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83E" w:rsidRPr="004D1BD1" w:rsidRDefault="00F55AD9" w:rsidP="0026283E">
      <w:pPr>
        <w:spacing w:after="6000"/>
      </w:pPr>
      <w:r>
        <w:rPr>
          <w:noProof/>
          <w:lang w:eastAsia="en-US"/>
        </w:rPr>
        <w:pict>
          <v:shapetype id="_x0000_t202" coordsize="21600,21600" o:spt="202" path="m,l,21600r21600,l21600,xe">
            <v:stroke joinstyle="miter"/>
            <v:path gradientshapeok="t" o:connecttype="rect"/>
          </v:shapetype>
          <v:shape id="_x0000_s1034" type="#_x0000_t202" style="position:absolute;left:0;text-align:left;margin-left:70.7pt;margin-top:2.2pt;width:225pt;height:1in;z-index:1" filled="f" stroked="f">
            <v:textbox style="mso-next-textbox:#_x0000_s1034">
              <w:txbxContent>
                <w:p w:rsidR="003C404E" w:rsidRDefault="003C404E" w:rsidP="00D82B97">
                  <w:pPr>
                    <w:pStyle w:val="StandardNumber"/>
                    <w:rPr>
                      <w:sz w:val="34"/>
                    </w:rPr>
                  </w:pPr>
                </w:p>
                <w:p w:rsidR="003C404E" w:rsidRDefault="003C404E" w:rsidP="00D82B97">
                  <w:pPr>
                    <w:pStyle w:val="StandardNumber"/>
                  </w:pPr>
                  <w:r>
                    <w:t>ECMA-262</w:t>
                  </w:r>
                </w:p>
                <w:p w:rsidR="003C404E" w:rsidRDefault="003C404E" w:rsidP="00E9100E">
                  <w:pPr>
                    <w:pStyle w:val="DateTitle"/>
                    <w:rPr>
                      <w:b/>
                      <w:sz w:val="40"/>
                    </w:rPr>
                  </w:pPr>
                  <w:r>
                    <w:t>6</w:t>
                  </w:r>
                  <w:r w:rsidRPr="006A4840">
                    <w:rPr>
                      <w:vertAlign w:val="superscript"/>
                    </w:rPr>
                    <w:t>th</w:t>
                  </w:r>
                  <w:r>
                    <w:t xml:space="preserve"> Edition / Draft </w:t>
                  </w:r>
                  <w:ins w:id="0" w:author="Rev 11 Allen Wirfs-Brock" w:date="2012-10-25T19:58:00Z">
                    <w:r>
                      <w:t>October</w:t>
                    </w:r>
                  </w:ins>
                  <w:ins w:id="1" w:author="Allen" w:date="2011-11-04T08:36:00Z">
                    <w:r>
                      <w:t xml:space="preserve"> </w:t>
                    </w:r>
                  </w:ins>
                  <w:ins w:id="2" w:author="Rev 10 Allen Wirfs-Brock" w:date="2012-09-27T11:14:00Z">
                    <w:r>
                      <w:t>2</w:t>
                    </w:r>
                  </w:ins>
                  <w:ins w:id="3" w:author="Rev 11 Allen Wirfs-Brock" w:date="2012-10-25T19:59:00Z">
                    <w:r>
                      <w:t>6</w:t>
                    </w:r>
                  </w:ins>
                  <w:r>
                    <w:t>, 2012</w:t>
                  </w:r>
                </w:p>
              </w:txbxContent>
            </v:textbox>
          </v:shape>
        </w:pict>
      </w:r>
      <w:r>
        <w:rPr>
          <w:noProof/>
          <w:lang w:eastAsia="en-US"/>
        </w:rPr>
        <w:pict>
          <v:shape id="_x0000_s1036" type="#_x0000_t202" style="position:absolute;left:0;text-align:left;margin-left:-47.6pt;margin-top:97.4pt;width:4in;height:378pt;z-index:2" filled="f" stroked="f">
            <v:fill opacity=".5"/>
            <v:textbox style="mso-next-textbox:#_x0000_s1036">
              <w:txbxContent>
                <w:p w:rsidR="003C404E" w:rsidRDefault="003C404E" w:rsidP="00C73632">
                  <w:pPr>
                    <w:pStyle w:val="StandardTitle"/>
                  </w:pPr>
                  <w:r w:rsidRPr="00E3357A">
                    <w:rPr>
                      <w:szCs w:val="40"/>
                    </w:rPr>
                    <w:t>ECMAScript Language Specification</w:t>
                  </w:r>
                </w:p>
              </w:txbxContent>
            </v:textbox>
          </v:shape>
        </w:pict>
      </w:r>
      <w:r>
        <w:rPr>
          <w:noProof/>
          <w:lang w:eastAsia="en-US"/>
        </w:rPr>
        <w:pict>
          <v:shape id="_x0000_s1195" type="#_x0000_t202" style="position:absolute;left:0;text-align:left;margin-left:-32.3pt;margin-top:63pt;width:275pt;height:181.5pt;z-index:6;mso-wrap-edited:f" wrapcoords="0 0 21600 0 21600 21600 0 21600 0 0" filled="f" stroked="f">
            <v:fill o:detectmouseclick="t"/>
            <v:textbox style="mso-next-textbox:#_x0000_s1195" inset=",7.2pt,,7.2pt">
              <w:txbxContent>
                <w:p w:rsidR="003C404E" w:rsidRPr="006E08EC" w:rsidRDefault="003C404E">
                  <w:pPr>
                    <w:rPr>
                      <w:rFonts w:ascii="Mistral" w:hAnsi="Mistral"/>
                      <w:sz w:val="260"/>
                      <w:szCs w:val="144"/>
                    </w:rPr>
                  </w:pPr>
                  <w:r w:rsidRPr="006E08EC">
                    <w:rPr>
                      <w:rFonts w:ascii="Mistral" w:hAnsi="Mistral"/>
                      <w:sz w:val="260"/>
                      <w:szCs w:val="144"/>
                    </w:rPr>
                    <w:t>Draft</w:t>
                  </w:r>
                </w:p>
              </w:txbxContent>
            </v:textbox>
            <w10:wrap type="square"/>
          </v:shape>
        </w:pict>
      </w:r>
      <w:r>
        <w:rPr>
          <w:noProof/>
          <w:lang w:eastAsia="fr-CH"/>
        </w:rPr>
        <w:pict>
          <v:shape id="_x0000_s1194" type="#_x0000_t202" style="position:absolute;left:0;text-align:left;margin-left:52.6pt;margin-top:-74.1pt;width:198pt;height:36pt;z-index:5" filled="f" stroked="f">
            <v:textbox style="mso-next-textbox:#_x0000_s1194">
              <w:txbxContent>
                <w:p w:rsidR="003C404E" w:rsidRDefault="003C404E" w:rsidP="00DA3971">
                  <w:pPr>
                    <w:pStyle w:val="ECMAWorkgroup"/>
                  </w:pPr>
                  <w:r>
                    <w:t>Ecma/TC39/</w:t>
                  </w:r>
                  <w:ins w:id="4" w:author="Rev 10 Allen Wirfs-Brock" w:date="2012-07-09T09:09:00Z">
                    <w:r>
                      <w:t>2012</w:t>
                    </w:r>
                  </w:ins>
                  <w:r>
                    <w:t>/0xx</w:t>
                  </w:r>
                </w:p>
              </w:txbxContent>
            </v:textbox>
          </v:shape>
        </w:pict>
      </w:r>
      <w:r>
        <w:rPr>
          <w:noProof/>
          <w:lang w:eastAsia="fr-CH"/>
        </w:rPr>
        <w:pict>
          <v:shape id="_x0000_s1193" type="#_x0000_t202" style="position:absolute;left:0;text-align:left;margin-left:10.1pt;margin-top:-123.7pt;width:180pt;height:54pt;z-index:4" filled="f" stroked="f">
            <v:textbox style="mso-next-textbox:#_x0000_s1193">
              <w:txbxContent>
                <w:p w:rsidR="003C404E" w:rsidRDefault="003C404E" w:rsidP="00DA3971">
                  <w:pPr>
                    <w:pStyle w:val="StandardNumber"/>
                    <w:rPr>
                      <w:sz w:val="34"/>
                    </w:rPr>
                  </w:pPr>
                </w:p>
                <w:p w:rsidR="003C404E" w:rsidRDefault="003C404E" w:rsidP="00DA3971">
                  <w:pPr>
                    <w:pStyle w:val="StandardNumber"/>
                    <w:jc w:val="right"/>
                  </w:pPr>
                  <w:r>
                    <w:t>Draft</w:t>
                  </w:r>
                </w:p>
                <w:p w:rsidR="003C404E" w:rsidRDefault="003C404E" w:rsidP="00DA3971"/>
              </w:txbxContent>
            </v:textbox>
          </v:shape>
        </w:pict>
      </w: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1;mso-position-horizontal-relative:page;mso-position-vertical-relative:page">
            <v:imagedata r:id="rId9" o:title="Couv ST"/>
            <o:lock v:ext="edit" aspectratio="f"/>
            <w10:wrap anchorx="page" anchory="page"/>
          </v:shape>
        </w:pict>
      </w:r>
    </w:p>
    <w:p w:rsidR="001A63F1" w:rsidRPr="00C7794D" w:rsidRDefault="00F55AD9" w:rsidP="001A63F1">
      <w:pPr>
        <w:spacing w:after="0"/>
      </w:pPr>
      <w:ins w:id="5" w:author="Rev 7 Allen Wirfs-Brock" w:date="2012-03-16T13:47:00Z">
        <w:r>
          <w:rPr>
            <w:noProof/>
          </w:rPr>
          <w:pict>
            <v:shape id="Text Box 2" o:spid="_x0000_s1197" type="#_x0000_t202" style="position:absolute;left:0;text-align:left;margin-left:108.4pt;margin-top:0;width:264pt;height:73.75pt;z-index: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v:textbox>
                <w:txbxContent>
                  <w:p w:rsidR="003C404E" w:rsidRDefault="003C404E">
                    <w:r>
                      <w:t xml:space="preserve">Report Errors and Issues at: </w:t>
                    </w:r>
                    <w:hyperlink r:id="rId10" w:history="1">
                      <w:r w:rsidRPr="000B2A13">
                        <w:rPr>
                          <w:rStyle w:val="Hyperlink"/>
                          <w:lang w:val="en-GB"/>
                        </w:rPr>
                        <w:t>https://bugs.ecmascript.org</w:t>
                      </w:r>
                    </w:hyperlink>
                    <w:r>
                      <w:t xml:space="preserve"> </w:t>
                    </w:r>
                  </w:p>
                  <w:p w:rsidR="003C404E" w:rsidRDefault="003C404E" w:rsidP="000504BF">
                    <w:pPr>
                      <w:contextualSpacing/>
                    </w:pPr>
                    <w:r>
                      <w:t>Product: Draft for 6</w:t>
                    </w:r>
                    <w:r w:rsidRPr="00226240">
                      <w:t>th</w:t>
                    </w:r>
                    <w:r>
                      <w:t xml:space="preserve"> Edition</w:t>
                    </w:r>
                  </w:p>
                  <w:p w:rsidR="003C404E" w:rsidRDefault="003C404E" w:rsidP="000504BF">
                    <w:pPr>
                      <w:contextualSpacing/>
                    </w:pPr>
                    <w:r>
                      <w:t>Component:  choose an appropriate one</w:t>
                    </w:r>
                  </w:p>
                  <w:p w:rsidR="003C404E" w:rsidRDefault="003C404E" w:rsidP="00E9100E">
                    <w:pPr>
                      <w:contextualSpacing/>
                    </w:pPr>
                    <w:r>
                      <w:t xml:space="preserve">Version:  </w:t>
                    </w:r>
                    <w:ins w:id="6" w:author="Rev 11 Allen Wirfs-Brock" w:date="2012-10-25T19:59:00Z">
                      <w:r>
                        <w:t>October</w:t>
                      </w:r>
                    </w:ins>
                    <w:ins w:id="7" w:author="Rev 9 Allen Wirfs-Brock" w:date="2012-07-08T16:34:00Z">
                      <w:r>
                        <w:t xml:space="preserve"> </w:t>
                      </w:r>
                    </w:ins>
                    <w:ins w:id="8" w:author="Rev 10 Allen Wirfs-Brock" w:date="2012-09-26T16:52:00Z">
                      <w:r>
                        <w:t>2</w:t>
                      </w:r>
                    </w:ins>
                    <w:ins w:id="9" w:author="Rev 11 Allen Wirfs-Brock" w:date="2012-10-25T19:59:00Z">
                      <w:r>
                        <w:t>6</w:t>
                      </w:r>
                    </w:ins>
                    <w:ins w:id="10" w:author="Rev 9 Allen Wirfs-Brock" w:date="2012-07-08T16:34:00Z">
                      <w:r>
                        <w:t>,</w:t>
                      </w:r>
                    </w:ins>
                    <w:ins w:id="11" w:author="Rev 9 Allen Wirfs-Brock" w:date="2012-06-16T09:26:00Z">
                      <w:r>
                        <w:t xml:space="preserve"> </w:t>
                      </w:r>
                    </w:ins>
                    <w:r>
                      <w:t>2012 Draft</w:t>
                    </w:r>
                  </w:p>
                  <w:p w:rsidR="003C404E" w:rsidRDefault="003C404E"/>
                  <w:p w:rsidR="003C404E" w:rsidRDefault="003C404E"/>
                </w:txbxContent>
              </v:textbox>
            </v:shape>
          </w:pict>
        </w:r>
      </w:ins>
      <w:r w:rsidR="0026283E" w:rsidRPr="00C7794D">
        <w:br w:type="page"/>
      </w:r>
    </w:p>
    <w:p w:rsidR="001A63F1" w:rsidRPr="00C7794D" w:rsidRDefault="001A63F1" w:rsidP="001A63F1">
      <w:pPr>
        <w:spacing w:after="0"/>
        <w:sectPr w:rsidR="001A63F1" w:rsidRPr="00C7794D" w:rsidSect="00887CB2">
          <w:headerReference w:type="even" r:id="rId11"/>
          <w:headerReference w:type="default" r:id="rId12"/>
          <w:footerReference w:type="even" r:id="rId13"/>
          <w:footerReference w:type="default" r:id="rId14"/>
          <w:headerReference w:type="first" r:id="rId15"/>
          <w:footerReference w:type="first" r:id="rId16"/>
          <w:pgSz w:w="11907" w:h="16840" w:code="9"/>
          <w:pgMar w:top="4395" w:right="737" w:bottom="567" w:left="851" w:header="709" w:footer="284" w:gutter="567"/>
          <w:pgNumType w:fmt="lowerRoman" w:start="1"/>
          <w:cols w:space="454"/>
          <w:titlePg/>
          <w:docGrid w:linePitch="272"/>
        </w:sectPr>
      </w:pPr>
    </w:p>
    <w:p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rsidR="00990F07" w:rsidRPr="00C7794D" w:rsidRDefault="00990F07">
      <w:pPr>
        <w:pStyle w:val="TOC1"/>
      </w:pPr>
      <w:r w:rsidRPr="00C7794D">
        <w:t>Introduction</w:t>
      </w:r>
      <w:r w:rsidRPr="00C7794D">
        <w:tab/>
        <w:t>vii</w:t>
      </w:r>
    </w:p>
    <w:p w:rsidR="003C404E" w:rsidRPr="00002F60" w:rsidRDefault="00F00556">
      <w:pPr>
        <w:pStyle w:val="TOC1"/>
        <w:rPr>
          <w:rFonts w:ascii="Calibri" w:eastAsia="Times New Roman" w:hAnsi="Calibri" w:cs="Arial"/>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39020221" w:history="1">
        <w:r w:rsidR="003C404E" w:rsidRPr="0026092C">
          <w:rPr>
            <w:rStyle w:val="Hyperlink"/>
            <w:noProof/>
          </w:rPr>
          <w:t>1</w:t>
        </w:r>
        <w:r w:rsidR="003C404E" w:rsidRPr="00002F60">
          <w:rPr>
            <w:rFonts w:ascii="Calibri" w:eastAsia="Times New Roman" w:hAnsi="Calibri" w:cs="Arial"/>
            <w:b w:val="0"/>
            <w:noProof/>
            <w:sz w:val="22"/>
            <w:szCs w:val="22"/>
            <w:lang w:val="en-US" w:eastAsia="en-US"/>
          </w:rPr>
          <w:tab/>
        </w:r>
        <w:r w:rsidR="003C404E" w:rsidRPr="0026092C">
          <w:rPr>
            <w:rStyle w:val="Hyperlink"/>
            <w:noProof/>
          </w:rPr>
          <w:t>Scope</w:t>
        </w:r>
        <w:r w:rsidR="003C404E">
          <w:rPr>
            <w:noProof/>
            <w:webHidden/>
          </w:rPr>
          <w:tab/>
        </w:r>
        <w:r w:rsidR="003C404E">
          <w:rPr>
            <w:noProof/>
            <w:webHidden/>
          </w:rPr>
          <w:fldChar w:fldCharType="begin"/>
        </w:r>
        <w:r w:rsidR="003C404E">
          <w:rPr>
            <w:noProof/>
            <w:webHidden/>
          </w:rPr>
          <w:instrText xml:space="preserve"> PAGEREF _Toc339020221 \h </w:instrText>
        </w:r>
        <w:r w:rsidR="003C404E">
          <w:rPr>
            <w:noProof/>
            <w:webHidden/>
          </w:rPr>
        </w:r>
        <w:r w:rsidR="003C404E">
          <w:rPr>
            <w:noProof/>
            <w:webHidden/>
          </w:rPr>
          <w:fldChar w:fldCharType="separate"/>
        </w:r>
        <w:r w:rsidR="003C404E">
          <w:rPr>
            <w:noProof/>
            <w:webHidden/>
          </w:rPr>
          <w:t>1</w:t>
        </w:r>
        <w:r w:rsidR="003C404E">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22" w:history="1">
        <w:r w:rsidRPr="0026092C">
          <w:rPr>
            <w:rStyle w:val="Hyperlink"/>
            <w:noProof/>
          </w:rPr>
          <w:t>2</w:t>
        </w:r>
        <w:r w:rsidRPr="00002F60">
          <w:rPr>
            <w:rFonts w:ascii="Calibri" w:eastAsia="Times New Roman" w:hAnsi="Calibri" w:cs="Arial"/>
            <w:b w:val="0"/>
            <w:noProof/>
            <w:sz w:val="22"/>
            <w:szCs w:val="22"/>
            <w:lang w:val="en-US" w:eastAsia="en-US"/>
          </w:rPr>
          <w:tab/>
        </w:r>
        <w:r w:rsidRPr="0026092C">
          <w:rPr>
            <w:rStyle w:val="Hyperlink"/>
            <w:noProof/>
          </w:rPr>
          <w:t>Conformance</w:t>
        </w:r>
        <w:r>
          <w:rPr>
            <w:noProof/>
            <w:webHidden/>
          </w:rPr>
          <w:tab/>
        </w:r>
        <w:r>
          <w:rPr>
            <w:noProof/>
            <w:webHidden/>
          </w:rPr>
          <w:fldChar w:fldCharType="begin"/>
        </w:r>
        <w:r>
          <w:rPr>
            <w:noProof/>
            <w:webHidden/>
          </w:rPr>
          <w:instrText xml:space="preserve"> PAGEREF _Toc339020222 \h </w:instrText>
        </w:r>
        <w:r>
          <w:rPr>
            <w:noProof/>
            <w:webHidden/>
          </w:rPr>
        </w:r>
        <w:r>
          <w:rPr>
            <w:noProof/>
            <w:webHidden/>
          </w:rPr>
          <w:fldChar w:fldCharType="separate"/>
        </w:r>
        <w:r>
          <w:rPr>
            <w:noProof/>
            <w:webHidden/>
          </w:rPr>
          <w:t>1</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23" w:history="1">
        <w:r w:rsidRPr="0026092C">
          <w:rPr>
            <w:rStyle w:val="Hyperlink"/>
            <w:noProof/>
          </w:rPr>
          <w:t>3</w:t>
        </w:r>
        <w:r w:rsidRPr="00002F60">
          <w:rPr>
            <w:rFonts w:ascii="Calibri" w:eastAsia="Times New Roman" w:hAnsi="Calibri" w:cs="Arial"/>
            <w:b w:val="0"/>
            <w:noProof/>
            <w:sz w:val="22"/>
            <w:szCs w:val="22"/>
            <w:lang w:val="en-US" w:eastAsia="en-US"/>
          </w:rPr>
          <w:tab/>
        </w:r>
        <w:r w:rsidRPr="0026092C">
          <w:rPr>
            <w:rStyle w:val="Hyperlink"/>
            <w:noProof/>
          </w:rPr>
          <w:t>Normative references</w:t>
        </w:r>
        <w:r>
          <w:rPr>
            <w:noProof/>
            <w:webHidden/>
          </w:rPr>
          <w:tab/>
        </w:r>
        <w:r>
          <w:rPr>
            <w:noProof/>
            <w:webHidden/>
          </w:rPr>
          <w:fldChar w:fldCharType="begin"/>
        </w:r>
        <w:r>
          <w:rPr>
            <w:noProof/>
            <w:webHidden/>
          </w:rPr>
          <w:instrText xml:space="preserve"> PAGEREF _Toc339020223 \h </w:instrText>
        </w:r>
        <w:r>
          <w:rPr>
            <w:noProof/>
            <w:webHidden/>
          </w:rPr>
        </w:r>
        <w:r>
          <w:rPr>
            <w:noProof/>
            <w:webHidden/>
          </w:rPr>
          <w:fldChar w:fldCharType="separate"/>
        </w:r>
        <w:r>
          <w:rPr>
            <w:noProof/>
            <w:webHidden/>
          </w:rPr>
          <w:t>1</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24" w:history="1">
        <w:r w:rsidRPr="0026092C">
          <w:rPr>
            <w:rStyle w:val="Hyperlink"/>
            <w:noProof/>
          </w:rPr>
          <w:t>4</w:t>
        </w:r>
        <w:r w:rsidRPr="00002F60">
          <w:rPr>
            <w:rFonts w:ascii="Calibri" w:eastAsia="Times New Roman" w:hAnsi="Calibri" w:cs="Arial"/>
            <w:b w:val="0"/>
            <w:noProof/>
            <w:sz w:val="22"/>
            <w:szCs w:val="22"/>
            <w:lang w:val="en-US" w:eastAsia="en-US"/>
          </w:rPr>
          <w:tab/>
        </w:r>
        <w:r w:rsidRPr="0026092C">
          <w:rPr>
            <w:rStyle w:val="Hyperlink"/>
            <w:noProof/>
          </w:rPr>
          <w:t>Overview</w:t>
        </w:r>
        <w:r>
          <w:rPr>
            <w:noProof/>
            <w:webHidden/>
          </w:rPr>
          <w:tab/>
        </w:r>
        <w:r>
          <w:rPr>
            <w:noProof/>
            <w:webHidden/>
          </w:rPr>
          <w:fldChar w:fldCharType="begin"/>
        </w:r>
        <w:r>
          <w:rPr>
            <w:noProof/>
            <w:webHidden/>
          </w:rPr>
          <w:instrText xml:space="preserve"> PAGEREF _Toc339020224 \h </w:instrText>
        </w:r>
        <w:r>
          <w:rPr>
            <w:noProof/>
            <w:webHidden/>
          </w:rPr>
        </w:r>
        <w:r>
          <w:rPr>
            <w:noProof/>
            <w:webHidden/>
          </w:rPr>
          <w:fldChar w:fldCharType="separate"/>
        </w:r>
        <w:r>
          <w:rPr>
            <w:noProof/>
            <w:webHidden/>
          </w:rPr>
          <w:t>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25" w:history="1">
        <w:r w:rsidRPr="0026092C">
          <w:rPr>
            <w:rStyle w:val="Hyperlink"/>
            <w:noProof/>
          </w:rPr>
          <w:t>4.1</w:t>
        </w:r>
        <w:r w:rsidRPr="00002F60">
          <w:rPr>
            <w:rFonts w:ascii="Calibri" w:eastAsia="Times New Roman" w:hAnsi="Calibri" w:cs="Arial"/>
            <w:b w:val="0"/>
            <w:noProof/>
            <w:sz w:val="22"/>
            <w:szCs w:val="22"/>
            <w:lang w:val="en-US" w:eastAsia="en-US"/>
          </w:rPr>
          <w:tab/>
        </w:r>
        <w:r w:rsidRPr="0026092C">
          <w:rPr>
            <w:rStyle w:val="Hyperlink"/>
            <w:noProof/>
          </w:rPr>
          <w:t>Web Scripting</w:t>
        </w:r>
        <w:r>
          <w:rPr>
            <w:noProof/>
            <w:webHidden/>
          </w:rPr>
          <w:tab/>
        </w:r>
        <w:r>
          <w:rPr>
            <w:noProof/>
            <w:webHidden/>
          </w:rPr>
          <w:fldChar w:fldCharType="begin"/>
        </w:r>
        <w:r>
          <w:rPr>
            <w:noProof/>
            <w:webHidden/>
          </w:rPr>
          <w:instrText xml:space="preserve"> PAGEREF _Toc339020225 \h </w:instrText>
        </w:r>
        <w:r>
          <w:rPr>
            <w:noProof/>
            <w:webHidden/>
          </w:rPr>
        </w:r>
        <w:r>
          <w:rPr>
            <w:noProof/>
            <w:webHidden/>
          </w:rPr>
          <w:fldChar w:fldCharType="separate"/>
        </w:r>
        <w:r>
          <w:rPr>
            <w:noProof/>
            <w:webHidden/>
          </w:rPr>
          <w:t>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26" w:history="1">
        <w:r w:rsidRPr="0026092C">
          <w:rPr>
            <w:rStyle w:val="Hyperlink"/>
            <w:noProof/>
          </w:rPr>
          <w:t>4.2</w:t>
        </w:r>
        <w:r w:rsidRPr="00002F60">
          <w:rPr>
            <w:rFonts w:ascii="Calibri" w:eastAsia="Times New Roman" w:hAnsi="Calibri" w:cs="Arial"/>
            <w:b w:val="0"/>
            <w:noProof/>
            <w:sz w:val="22"/>
            <w:szCs w:val="22"/>
            <w:lang w:val="en-US" w:eastAsia="en-US"/>
          </w:rPr>
          <w:tab/>
        </w:r>
        <w:r w:rsidRPr="0026092C">
          <w:rPr>
            <w:rStyle w:val="Hyperlink"/>
            <w:noProof/>
          </w:rPr>
          <w:t>Language Overview</w:t>
        </w:r>
        <w:r>
          <w:rPr>
            <w:noProof/>
            <w:webHidden/>
          </w:rPr>
          <w:tab/>
        </w:r>
        <w:r>
          <w:rPr>
            <w:noProof/>
            <w:webHidden/>
          </w:rPr>
          <w:fldChar w:fldCharType="begin"/>
        </w:r>
        <w:r>
          <w:rPr>
            <w:noProof/>
            <w:webHidden/>
          </w:rPr>
          <w:instrText xml:space="preserve"> PAGEREF _Toc339020226 \h </w:instrText>
        </w:r>
        <w:r>
          <w:rPr>
            <w:noProof/>
            <w:webHidden/>
          </w:rPr>
        </w:r>
        <w:r>
          <w:rPr>
            <w:noProof/>
            <w:webHidden/>
          </w:rPr>
          <w:fldChar w:fldCharType="separate"/>
        </w:r>
        <w:r>
          <w:rPr>
            <w:noProof/>
            <w:webHidden/>
          </w:rPr>
          <w:t>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27" w:history="1">
        <w:r w:rsidRPr="0026092C">
          <w:rPr>
            <w:rStyle w:val="Hyperlink"/>
            <w:noProof/>
          </w:rPr>
          <w:t>4.2.1</w:t>
        </w:r>
        <w:r w:rsidRPr="00002F60">
          <w:rPr>
            <w:rFonts w:ascii="Calibri" w:eastAsia="Times New Roman" w:hAnsi="Calibri" w:cs="Arial"/>
            <w:b w:val="0"/>
            <w:noProof/>
            <w:sz w:val="22"/>
            <w:szCs w:val="22"/>
            <w:lang w:val="en-US" w:eastAsia="en-US"/>
          </w:rPr>
          <w:tab/>
        </w:r>
        <w:r w:rsidRPr="0026092C">
          <w:rPr>
            <w:rStyle w:val="Hyperlink"/>
            <w:noProof/>
          </w:rPr>
          <w:t>Objects</w:t>
        </w:r>
        <w:r>
          <w:rPr>
            <w:noProof/>
            <w:webHidden/>
          </w:rPr>
          <w:tab/>
        </w:r>
        <w:r>
          <w:rPr>
            <w:noProof/>
            <w:webHidden/>
          </w:rPr>
          <w:fldChar w:fldCharType="begin"/>
        </w:r>
        <w:r>
          <w:rPr>
            <w:noProof/>
            <w:webHidden/>
          </w:rPr>
          <w:instrText xml:space="preserve"> PAGEREF _Toc339020227 \h </w:instrText>
        </w:r>
        <w:r>
          <w:rPr>
            <w:noProof/>
            <w:webHidden/>
          </w:rPr>
        </w:r>
        <w:r>
          <w:rPr>
            <w:noProof/>
            <w:webHidden/>
          </w:rPr>
          <w:fldChar w:fldCharType="separate"/>
        </w:r>
        <w:r>
          <w:rPr>
            <w:noProof/>
            <w:webHidden/>
          </w:rPr>
          <w:t>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28" w:history="1">
        <w:r w:rsidRPr="0026092C">
          <w:rPr>
            <w:rStyle w:val="Hyperlink"/>
            <w:noProof/>
          </w:rPr>
          <w:t>4.2.2</w:t>
        </w:r>
        <w:r w:rsidRPr="00002F60">
          <w:rPr>
            <w:rFonts w:ascii="Calibri" w:eastAsia="Times New Roman" w:hAnsi="Calibri" w:cs="Arial"/>
            <w:b w:val="0"/>
            <w:noProof/>
            <w:sz w:val="22"/>
            <w:szCs w:val="22"/>
            <w:lang w:val="en-US" w:eastAsia="en-US"/>
          </w:rPr>
          <w:tab/>
        </w:r>
        <w:r w:rsidRPr="0026092C">
          <w:rPr>
            <w:rStyle w:val="Hyperlink"/>
            <w:noProof/>
          </w:rPr>
          <w:t>The Strict Variant of ECMAScript</w:t>
        </w:r>
        <w:r>
          <w:rPr>
            <w:noProof/>
            <w:webHidden/>
          </w:rPr>
          <w:tab/>
        </w:r>
        <w:r>
          <w:rPr>
            <w:noProof/>
            <w:webHidden/>
          </w:rPr>
          <w:fldChar w:fldCharType="begin"/>
        </w:r>
        <w:r>
          <w:rPr>
            <w:noProof/>
            <w:webHidden/>
          </w:rPr>
          <w:instrText xml:space="preserve"> PAGEREF _Toc339020228 \h </w:instrText>
        </w:r>
        <w:r>
          <w:rPr>
            <w:noProof/>
            <w:webHidden/>
          </w:rPr>
        </w:r>
        <w:r>
          <w:rPr>
            <w:noProof/>
            <w:webHidden/>
          </w:rPr>
          <w:fldChar w:fldCharType="separate"/>
        </w:r>
        <w:r>
          <w:rPr>
            <w:noProof/>
            <w:webHidden/>
          </w:rPr>
          <w:t>4</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29" w:history="1">
        <w:r w:rsidRPr="0026092C">
          <w:rPr>
            <w:rStyle w:val="Hyperlink"/>
            <w:noProof/>
          </w:rPr>
          <w:t>4.3</w:t>
        </w:r>
        <w:r w:rsidRPr="00002F60">
          <w:rPr>
            <w:rFonts w:ascii="Calibri" w:eastAsia="Times New Roman" w:hAnsi="Calibri" w:cs="Arial"/>
            <w:b w:val="0"/>
            <w:noProof/>
            <w:sz w:val="22"/>
            <w:szCs w:val="22"/>
            <w:lang w:val="en-US" w:eastAsia="en-US"/>
          </w:rPr>
          <w:tab/>
        </w:r>
        <w:r w:rsidRPr="0026092C">
          <w:rPr>
            <w:rStyle w:val="Hyperlink"/>
            <w:noProof/>
          </w:rPr>
          <w:t>Terms and definitions</w:t>
        </w:r>
        <w:r>
          <w:rPr>
            <w:noProof/>
            <w:webHidden/>
          </w:rPr>
          <w:tab/>
        </w:r>
        <w:r>
          <w:rPr>
            <w:noProof/>
            <w:webHidden/>
          </w:rPr>
          <w:fldChar w:fldCharType="begin"/>
        </w:r>
        <w:r>
          <w:rPr>
            <w:noProof/>
            <w:webHidden/>
          </w:rPr>
          <w:instrText xml:space="preserve"> PAGEREF _Toc339020229 \h </w:instrText>
        </w:r>
        <w:r>
          <w:rPr>
            <w:noProof/>
            <w:webHidden/>
          </w:rPr>
        </w:r>
        <w:r>
          <w:rPr>
            <w:noProof/>
            <w:webHidden/>
          </w:rPr>
          <w:fldChar w:fldCharType="separate"/>
        </w:r>
        <w:r>
          <w:rPr>
            <w:noProof/>
            <w:webHidden/>
          </w:rPr>
          <w:t>4</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30" w:history="1">
        <w:r w:rsidRPr="0026092C">
          <w:rPr>
            <w:rStyle w:val="Hyperlink"/>
            <w:noProof/>
          </w:rPr>
          <w:t>5</w:t>
        </w:r>
        <w:r w:rsidRPr="00002F60">
          <w:rPr>
            <w:rFonts w:ascii="Calibri" w:eastAsia="Times New Roman" w:hAnsi="Calibri" w:cs="Arial"/>
            <w:b w:val="0"/>
            <w:noProof/>
            <w:sz w:val="22"/>
            <w:szCs w:val="22"/>
            <w:lang w:val="en-US" w:eastAsia="en-US"/>
          </w:rPr>
          <w:tab/>
        </w:r>
        <w:r w:rsidRPr="0026092C">
          <w:rPr>
            <w:rStyle w:val="Hyperlink"/>
            <w:noProof/>
          </w:rPr>
          <w:t>Notational Conventions</w:t>
        </w:r>
        <w:r>
          <w:rPr>
            <w:noProof/>
            <w:webHidden/>
          </w:rPr>
          <w:tab/>
        </w:r>
        <w:r>
          <w:rPr>
            <w:noProof/>
            <w:webHidden/>
          </w:rPr>
          <w:fldChar w:fldCharType="begin"/>
        </w:r>
        <w:r>
          <w:rPr>
            <w:noProof/>
            <w:webHidden/>
          </w:rPr>
          <w:instrText xml:space="preserve"> PAGEREF _Toc339020230 \h </w:instrText>
        </w:r>
        <w:r>
          <w:rPr>
            <w:noProof/>
            <w:webHidden/>
          </w:rPr>
        </w:r>
        <w:r>
          <w:rPr>
            <w:noProof/>
            <w:webHidden/>
          </w:rPr>
          <w:fldChar w:fldCharType="separate"/>
        </w:r>
        <w:r>
          <w:rPr>
            <w:noProof/>
            <w:webHidden/>
          </w:rPr>
          <w:t>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31" w:history="1">
        <w:r w:rsidRPr="0026092C">
          <w:rPr>
            <w:rStyle w:val="Hyperlink"/>
            <w:noProof/>
          </w:rPr>
          <w:t>5.1</w:t>
        </w:r>
        <w:r w:rsidRPr="00002F60">
          <w:rPr>
            <w:rFonts w:ascii="Calibri" w:eastAsia="Times New Roman" w:hAnsi="Calibri" w:cs="Arial"/>
            <w:b w:val="0"/>
            <w:noProof/>
            <w:sz w:val="22"/>
            <w:szCs w:val="22"/>
            <w:lang w:val="en-US" w:eastAsia="en-US"/>
          </w:rPr>
          <w:tab/>
        </w:r>
        <w:r w:rsidRPr="0026092C">
          <w:rPr>
            <w:rStyle w:val="Hyperlink"/>
            <w:noProof/>
          </w:rPr>
          <w:t>Syntactic and Lexical Grammars</w:t>
        </w:r>
        <w:r>
          <w:rPr>
            <w:noProof/>
            <w:webHidden/>
          </w:rPr>
          <w:tab/>
        </w:r>
        <w:r>
          <w:rPr>
            <w:noProof/>
            <w:webHidden/>
          </w:rPr>
          <w:fldChar w:fldCharType="begin"/>
        </w:r>
        <w:r>
          <w:rPr>
            <w:noProof/>
            <w:webHidden/>
          </w:rPr>
          <w:instrText xml:space="preserve"> PAGEREF _Toc339020231 \h </w:instrText>
        </w:r>
        <w:r>
          <w:rPr>
            <w:noProof/>
            <w:webHidden/>
          </w:rPr>
        </w:r>
        <w:r>
          <w:rPr>
            <w:noProof/>
            <w:webHidden/>
          </w:rPr>
          <w:fldChar w:fldCharType="separate"/>
        </w:r>
        <w:r>
          <w:rPr>
            <w:noProof/>
            <w:webHidden/>
          </w:rPr>
          <w:t>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32" w:history="1">
        <w:r w:rsidRPr="0026092C">
          <w:rPr>
            <w:rStyle w:val="Hyperlink"/>
            <w:noProof/>
          </w:rPr>
          <w:t>5.1.1</w:t>
        </w:r>
        <w:r w:rsidRPr="00002F60">
          <w:rPr>
            <w:rFonts w:ascii="Calibri" w:eastAsia="Times New Roman" w:hAnsi="Calibri" w:cs="Arial"/>
            <w:b w:val="0"/>
            <w:noProof/>
            <w:sz w:val="22"/>
            <w:szCs w:val="22"/>
            <w:lang w:val="en-US" w:eastAsia="en-US"/>
          </w:rPr>
          <w:tab/>
        </w:r>
        <w:r w:rsidRPr="0026092C">
          <w:rPr>
            <w:rStyle w:val="Hyperlink"/>
            <w:noProof/>
          </w:rPr>
          <w:t>Context-Free Grammars</w:t>
        </w:r>
        <w:r>
          <w:rPr>
            <w:noProof/>
            <w:webHidden/>
          </w:rPr>
          <w:tab/>
        </w:r>
        <w:r>
          <w:rPr>
            <w:noProof/>
            <w:webHidden/>
          </w:rPr>
          <w:fldChar w:fldCharType="begin"/>
        </w:r>
        <w:r>
          <w:rPr>
            <w:noProof/>
            <w:webHidden/>
          </w:rPr>
          <w:instrText xml:space="preserve"> PAGEREF _Toc339020232 \h </w:instrText>
        </w:r>
        <w:r>
          <w:rPr>
            <w:noProof/>
            <w:webHidden/>
          </w:rPr>
        </w:r>
        <w:r>
          <w:rPr>
            <w:noProof/>
            <w:webHidden/>
          </w:rPr>
          <w:fldChar w:fldCharType="separate"/>
        </w:r>
        <w:r>
          <w:rPr>
            <w:noProof/>
            <w:webHidden/>
          </w:rPr>
          <w:t>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33" w:history="1">
        <w:r w:rsidRPr="0026092C">
          <w:rPr>
            <w:rStyle w:val="Hyperlink"/>
            <w:noProof/>
          </w:rPr>
          <w:t>5.1.2</w:t>
        </w:r>
        <w:r w:rsidRPr="00002F60">
          <w:rPr>
            <w:rFonts w:ascii="Calibri" w:eastAsia="Times New Roman" w:hAnsi="Calibri" w:cs="Arial"/>
            <w:b w:val="0"/>
            <w:noProof/>
            <w:sz w:val="22"/>
            <w:szCs w:val="22"/>
            <w:lang w:val="en-US" w:eastAsia="en-US"/>
          </w:rPr>
          <w:tab/>
        </w:r>
        <w:r w:rsidRPr="0026092C">
          <w:rPr>
            <w:rStyle w:val="Hyperlink"/>
            <w:noProof/>
          </w:rPr>
          <w:t>The Lexical and RegExp Grammars</w:t>
        </w:r>
        <w:r>
          <w:rPr>
            <w:noProof/>
            <w:webHidden/>
          </w:rPr>
          <w:tab/>
        </w:r>
        <w:r>
          <w:rPr>
            <w:noProof/>
            <w:webHidden/>
          </w:rPr>
          <w:fldChar w:fldCharType="begin"/>
        </w:r>
        <w:r>
          <w:rPr>
            <w:noProof/>
            <w:webHidden/>
          </w:rPr>
          <w:instrText xml:space="preserve"> PAGEREF _Toc339020233 \h </w:instrText>
        </w:r>
        <w:r>
          <w:rPr>
            <w:noProof/>
            <w:webHidden/>
          </w:rPr>
        </w:r>
        <w:r>
          <w:rPr>
            <w:noProof/>
            <w:webHidden/>
          </w:rPr>
          <w:fldChar w:fldCharType="separate"/>
        </w:r>
        <w:r>
          <w:rPr>
            <w:noProof/>
            <w:webHidden/>
          </w:rPr>
          <w:t>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34" w:history="1">
        <w:r w:rsidRPr="0026092C">
          <w:rPr>
            <w:rStyle w:val="Hyperlink"/>
            <w:noProof/>
          </w:rPr>
          <w:t>5.1.3</w:t>
        </w:r>
        <w:r w:rsidRPr="00002F60">
          <w:rPr>
            <w:rFonts w:ascii="Calibri" w:eastAsia="Times New Roman" w:hAnsi="Calibri" w:cs="Arial"/>
            <w:b w:val="0"/>
            <w:noProof/>
            <w:sz w:val="22"/>
            <w:szCs w:val="22"/>
            <w:lang w:val="en-US" w:eastAsia="en-US"/>
          </w:rPr>
          <w:tab/>
        </w:r>
        <w:r w:rsidRPr="0026092C">
          <w:rPr>
            <w:rStyle w:val="Hyperlink"/>
            <w:noProof/>
          </w:rPr>
          <w:t>The Numeric String Grammar</w:t>
        </w:r>
        <w:r>
          <w:rPr>
            <w:noProof/>
            <w:webHidden/>
          </w:rPr>
          <w:tab/>
        </w:r>
        <w:r>
          <w:rPr>
            <w:noProof/>
            <w:webHidden/>
          </w:rPr>
          <w:fldChar w:fldCharType="begin"/>
        </w:r>
        <w:r>
          <w:rPr>
            <w:noProof/>
            <w:webHidden/>
          </w:rPr>
          <w:instrText xml:space="preserve"> PAGEREF _Toc339020234 \h </w:instrText>
        </w:r>
        <w:r>
          <w:rPr>
            <w:noProof/>
            <w:webHidden/>
          </w:rPr>
        </w:r>
        <w:r>
          <w:rPr>
            <w:noProof/>
            <w:webHidden/>
          </w:rPr>
          <w:fldChar w:fldCharType="separate"/>
        </w:r>
        <w:r>
          <w:rPr>
            <w:noProof/>
            <w:webHidden/>
          </w:rPr>
          <w:t>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35" w:history="1">
        <w:r w:rsidRPr="0026092C">
          <w:rPr>
            <w:rStyle w:val="Hyperlink"/>
            <w:noProof/>
          </w:rPr>
          <w:t>5.1.4</w:t>
        </w:r>
        <w:r w:rsidRPr="00002F60">
          <w:rPr>
            <w:rFonts w:ascii="Calibri" w:eastAsia="Times New Roman" w:hAnsi="Calibri" w:cs="Arial"/>
            <w:b w:val="0"/>
            <w:noProof/>
            <w:sz w:val="22"/>
            <w:szCs w:val="22"/>
            <w:lang w:val="en-US" w:eastAsia="en-US"/>
          </w:rPr>
          <w:tab/>
        </w:r>
        <w:r w:rsidRPr="0026092C">
          <w:rPr>
            <w:rStyle w:val="Hyperlink"/>
            <w:noProof/>
          </w:rPr>
          <w:t>The Syntactic Grammar</w:t>
        </w:r>
        <w:r>
          <w:rPr>
            <w:noProof/>
            <w:webHidden/>
          </w:rPr>
          <w:tab/>
        </w:r>
        <w:r>
          <w:rPr>
            <w:noProof/>
            <w:webHidden/>
          </w:rPr>
          <w:fldChar w:fldCharType="begin"/>
        </w:r>
        <w:r>
          <w:rPr>
            <w:noProof/>
            <w:webHidden/>
          </w:rPr>
          <w:instrText xml:space="preserve"> PAGEREF _Toc339020235 \h </w:instrText>
        </w:r>
        <w:r>
          <w:rPr>
            <w:noProof/>
            <w:webHidden/>
          </w:rPr>
        </w:r>
        <w:r>
          <w:rPr>
            <w:noProof/>
            <w:webHidden/>
          </w:rPr>
          <w:fldChar w:fldCharType="separate"/>
        </w:r>
        <w:r>
          <w:rPr>
            <w:noProof/>
            <w:webHidden/>
          </w:rPr>
          <w:t>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36" w:history="1">
        <w:r w:rsidRPr="0026092C">
          <w:rPr>
            <w:rStyle w:val="Hyperlink"/>
            <w:noProof/>
          </w:rPr>
          <w:t>5.1.5</w:t>
        </w:r>
        <w:r w:rsidRPr="00002F60">
          <w:rPr>
            <w:rFonts w:ascii="Calibri" w:eastAsia="Times New Roman" w:hAnsi="Calibri" w:cs="Arial"/>
            <w:b w:val="0"/>
            <w:noProof/>
            <w:sz w:val="22"/>
            <w:szCs w:val="22"/>
            <w:lang w:val="en-US" w:eastAsia="en-US"/>
          </w:rPr>
          <w:tab/>
        </w:r>
        <w:r w:rsidRPr="0026092C">
          <w:rPr>
            <w:rStyle w:val="Hyperlink"/>
            <w:noProof/>
          </w:rPr>
          <w:t>The JSON Grammar</w:t>
        </w:r>
        <w:r>
          <w:rPr>
            <w:noProof/>
            <w:webHidden/>
          </w:rPr>
          <w:tab/>
        </w:r>
        <w:r>
          <w:rPr>
            <w:noProof/>
            <w:webHidden/>
          </w:rPr>
          <w:fldChar w:fldCharType="begin"/>
        </w:r>
        <w:r>
          <w:rPr>
            <w:noProof/>
            <w:webHidden/>
          </w:rPr>
          <w:instrText xml:space="preserve"> PAGEREF _Toc339020236 \h </w:instrText>
        </w:r>
        <w:r>
          <w:rPr>
            <w:noProof/>
            <w:webHidden/>
          </w:rPr>
        </w:r>
        <w:r>
          <w:rPr>
            <w:noProof/>
            <w:webHidden/>
          </w:rPr>
          <w:fldChar w:fldCharType="separate"/>
        </w:r>
        <w:r>
          <w:rPr>
            <w:noProof/>
            <w:webHidden/>
          </w:rPr>
          <w:t>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37" w:history="1">
        <w:r w:rsidRPr="0026092C">
          <w:rPr>
            <w:rStyle w:val="Hyperlink"/>
            <w:noProof/>
          </w:rPr>
          <w:t>5.1.6</w:t>
        </w:r>
        <w:r w:rsidRPr="00002F60">
          <w:rPr>
            <w:rFonts w:ascii="Calibri" w:eastAsia="Times New Roman" w:hAnsi="Calibri" w:cs="Arial"/>
            <w:b w:val="0"/>
            <w:noProof/>
            <w:sz w:val="22"/>
            <w:szCs w:val="22"/>
            <w:lang w:val="en-US" w:eastAsia="en-US"/>
          </w:rPr>
          <w:tab/>
        </w:r>
        <w:r w:rsidRPr="0026092C">
          <w:rPr>
            <w:rStyle w:val="Hyperlink"/>
            <w:noProof/>
          </w:rPr>
          <w:t>Grammar Notation</w:t>
        </w:r>
        <w:r>
          <w:rPr>
            <w:noProof/>
            <w:webHidden/>
          </w:rPr>
          <w:tab/>
        </w:r>
        <w:r>
          <w:rPr>
            <w:noProof/>
            <w:webHidden/>
          </w:rPr>
          <w:fldChar w:fldCharType="begin"/>
        </w:r>
        <w:r>
          <w:rPr>
            <w:noProof/>
            <w:webHidden/>
          </w:rPr>
          <w:instrText xml:space="preserve"> PAGEREF _Toc339020237 \h </w:instrText>
        </w:r>
        <w:r>
          <w:rPr>
            <w:noProof/>
            <w:webHidden/>
          </w:rPr>
        </w:r>
        <w:r>
          <w:rPr>
            <w:noProof/>
            <w:webHidden/>
          </w:rPr>
          <w:fldChar w:fldCharType="separate"/>
        </w:r>
        <w:r>
          <w:rPr>
            <w:noProof/>
            <w:webHidden/>
          </w:rPr>
          <w:t>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38" w:history="1">
        <w:r w:rsidRPr="0026092C">
          <w:rPr>
            <w:rStyle w:val="Hyperlink"/>
            <w:noProof/>
          </w:rPr>
          <w:t>5.2</w:t>
        </w:r>
        <w:r w:rsidRPr="00002F60">
          <w:rPr>
            <w:rFonts w:ascii="Calibri" w:eastAsia="Times New Roman" w:hAnsi="Calibri" w:cs="Arial"/>
            <w:b w:val="0"/>
            <w:noProof/>
            <w:sz w:val="22"/>
            <w:szCs w:val="22"/>
            <w:lang w:val="en-US" w:eastAsia="en-US"/>
          </w:rPr>
          <w:tab/>
        </w:r>
        <w:r w:rsidRPr="0026092C">
          <w:rPr>
            <w:rStyle w:val="Hyperlink"/>
            <w:noProof/>
          </w:rPr>
          <w:t>Algorithm Conventions</w:t>
        </w:r>
        <w:r>
          <w:rPr>
            <w:noProof/>
            <w:webHidden/>
          </w:rPr>
          <w:tab/>
        </w:r>
        <w:r>
          <w:rPr>
            <w:noProof/>
            <w:webHidden/>
          </w:rPr>
          <w:fldChar w:fldCharType="begin"/>
        </w:r>
        <w:r>
          <w:rPr>
            <w:noProof/>
            <w:webHidden/>
          </w:rPr>
          <w:instrText xml:space="preserve"> PAGEREF _Toc339020238 \h </w:instrText>
        </w:r>
        <w:r>
          <w:rPr>
            <w:noProof/>
            <w:webHidden/>
          </w:rPr>
        </w:r>
        <w:r>
          <w:rPr>
            <w:noProof/>
            <w:webHidden/>
          </w:rPr>
          <w:fldChar w:fldCharType="separate"/>
        </w:r>
        <w:r>
          <w:rPr>
            <w:noProof/>
            <w:webHidden/>
          </w:rPr>
          <w:t>12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39" w:history="1">
        <w:r w:rsidRPr="0026092C">
          <w:rPr>
            <w:rStyle w:val="Hyperlink"/>
            <w:noProof/>
          </w:rPr>
          <w:t>5.3 Static Semantic Rules</w:t>
        </w:r>
        <w:r>
          <w:rPr>
            <w:noProof/>
            <w:webHidden/>
          </w:rPr>
          <w:tab/>
        </w:r>
        <w:r>
          <w:rPr>
            <w:noProof/>
            <w:webHidden/>
          </w:rPr>
          <w:fldChar w:fldCharType="begin"/>
        </w:r>
        <w:r>
          <w:rPr>
            <w:noProof/>
            <w:webHidden/>
          </w:rPr>
          <w:instrText xml:space="preserve"> PAGEREF _Toc339020239 \h </w:instrText>
        </w:r>
        <w:r>
          <w:rPr>
            <w:noProof/>
            <w:webHidden/>
          </w:rPr>
        </w:r>
        <w:r>
          <w:rPr>
            <w:noProof/>
            <w:webHidden/>
          </w:rPr>
          <w:fldChar w:fldCharType="separate"/>
        </w:r>
        <w:r>
          <w:rPr>
            <w:noProof/>
            <w:webHidden/>
          </w:rPr>
          <w:t>13</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40" w:history="1">
        <w:r w:rsidRPr="0026092C">
          <w:rPr>
            <w:rStyle w:val="Hyperlink"/>
            <w:noProof/>
          </w:rPr>
          <w:t>6</w:t>
        </w:r>
        <w:r w:rsidRPr="00002F60">
          <w:rPr>
            <w:rFonts w:ascii="Calibri" w:eastAsia="Times New Roman" w:hAnsi="Calibri" w:cs="Arial"/>
            <w:b w:val="0"/>
            <w:noProof/>
            <w:sz w:val="22"/>
            <w:szCs w:val="22"/>
            <w:lang w:val="en-US" w:eastAsia="en-US"/>
          </w:rPr>
          <w:tab/>
        </w:r>
        <w:r w:rsidRPr="0026092C">
          <w:rPr>
            <w:rStyle w:val="Hyperlink"/>
            <w:noProof/>
          </w:rPr>
          <w:t>Source Text</w:t>
        </w:r>
        <w:r>
          <w:rPr>
            <w:noProof/>
            <w:webHidden/>
          </w:rPr>
          <w:tab/>
        </w:r>
        <w:r>
          <w:rPr>
            <w:noProof/>
            <w:webHidden/>
          </w:rPr>
          <w:fldChar w:fldCharType="begin"/>
        </w:r>
        <w:r>
          <w:rPr>
            <w:noProof/>
            <w:webHidden/>
          </w:rPr>
          <w:instrText xml:space="preserve"> PAGEREF _Toc339020240 \h </w:instrText>
        </w:r>
        <w:r>
          <w:rPr>
            <w:noProof/>
            <w:webHidden/>
          </w:rPr>
        </w:r>
        <w:r>
          <w:rPr>
            <w:noProof/>
            <w:webHidden/>
          </w:rPr>
          <w:fldChar w:fldCharType="separate"/>
        </w:r>
        <w:r>
          <w:rPr>
            <w:noProof/>
            <w:webHidden/>
          </w:rPr>
          <w:t>14</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41" w:history="1">
        <w:r w:rsidRPr="0026092C">
          <w:rPr>
            <w:rStyle w:val="Hyperlink"/>
            <w:noProof/>
          </w:rPr>
          <w:t>7</w:t>
        </w:r>
        <w:r w:rsidRPr="00002F60">
          <w:rPr>
            <w:rFonts w:ascii="Calibri" w:eastAsia="Times New Roman" w:hAnsi="Calibri" w:cs="Arial"/>
            <w:b w:val="0"/>
            <w:noProof/>
            <w:sz w:val="22"/>
            <w:szCs w:val="22"/>
            <w:lang w:val="en-US" w:eastAsia="en-US"/>
          </w:rPr>
          <w:tab/>
        </w:r>
        <w:r w:rsidRPr="0026092C">
          <w:rPr>
            <w:rStyle w:val="Hyperlink"/>
            <w:noProof/>
          </w:rPr>
          <w:t>Lexical Conventions</w:t>
        </w:r>
        <w:r>
          <w:rPr>
            <w:noProof/>
            <w:webHidden/>
          </w:rPr>
          <w:tab/>
        </w:r>
        <w:r>
          <w:rPr>
            <w:noProof/>
            <w:webHidden/>
          </w:rPr>
          <w:fldChar w:fldCharType="begin"/>
        </w:r>
        <w:r>
          <w:rPr>
            <w:noProof/>
            <w:webHidden/>
          </w:rPr>
          <w:instrText xml:space="preserve"> PAGEREF _Toc339020241 \h </w:instrText>
        </w:r>
        <w:r>
          <w:rPr>
            <w:noProof/>
            <w:webHidden/>
          </w:rPr>
        </w:r>
        <w:r>
          <w:rPr>
            <w:noProof/>
            <w:webHidden/>
          </w:rPr>
          <w:fldChar w:fldCharType="separate"/>
        </w:r>
        <w:r>
          <w:rPr>
            <w:noProof/>
            <w:webHidden/>
          </w:rPr>
          <w:t>15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2" w:history="1">
        <w:r w:rsidRPr="0026092C">
          <w:rPr>
            <w:rStyle w:val="Hyperlink"/>
            <w:noProof/>
          </w:rPr>
          <w:t>7.1</w:t>
        </w:r>
        <w:r w:rsidRPr="00002F60">
          <w:rPr>
            <w:rFonts w:ascii="Calibri" w:eastAsia="Times New Roman" w:hAnsi="Calibri" w:cs="Arial"/>
            <w:b w:val="0"/>
            <w:noProof/>
            <w:sz w:val="22"/>
            <w:szCs w:val="22"/>
            <w:lang w:val="en-US" w:eastAsia="en-US"/>
          </w:rPr>
          <w:tab/>
        </w:r>
        <w:r w:rsidRPr="0026092C">
          <w:rPr>
            <w:rStyle w:val="Hyperlink"/>
            <w:noProof/>
          </w:rPr>
          <w:t>Unicode Format-Control Characters</w:t>
        </w:r>
        <w:r>
          <w:rPr>
            <w:noProof/>
            <w:webHidden/>
          </w:rPr>
          <w:tab/>
        </w:r>
        <w:r>
          <w:rPr>
            <w:noProof/>
            <w:webHidden/>
          </w:rPr>
          <w:fldChar w:fldCharType="begin"/>
        </w:r>
        <w:r>
          <w:rPr>
            <w:noProof/>
            <w:webHidden/>
          </w:rPr>
          <w:instrText xml:space="preserve"> PAGEREF _Toc339020242 \h </w:instrText>
        </w:r>
        <w:r>
          <w:rPr>
            <w:noProof/>
            <w:webHidden/>
          </w:rPr>
        </w:r>
        <w:r>
          <w:rPr>
            <w:noProof/>
            <w:webHidden/>
          </w:rPr>
          <w:fldChar w:fldCharType="separate"/>
        </w:r>
        <w:r>
          <w:rPr>
            <w:noProof/>
            <w:webHidden/>
          </w:rPr>
          <w:t>16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3" w:history="1">
        <w:r w:rsidRPr="0026092C">
          <w:rPr>
            <w:rStyle w:val="Hyperlink"/>
            <w:noProof/>
          </w:rPr>
          <w:t>7.2</w:t>
        </w:r>
        <w:r w:rsidRPr="00002F60">
          <w:rPr>
            <w:rFonts w:ascii="Calibri" w:eastAsia="Times New Roman" w:hAnsi="Calibri" w:cs="Arial"/>
            <w:b w:val="0"/>
            <w:noProof/>
            <w:sz w:val="22"/>
            <w:szCs w:val="22"/>
            <w:lang w:val="en-US" w:eastAsia="en-US"/>
          </w:rPr>
          <w:tab/>
        </w:r>
        <w:r w:rsidRPr="0026092C">
          <w:rPr>
            <w:rStyle w:val="Hyperlink"/>
            <w:noProof/>
          </w:rPr>
          <w:t>White Space</w:t>
        </w:r>
        <w:r>
          <w:rPr>
            <w:noProof/>
            <w:webHidden/>
          </w:rPr>
          <w:tab/>
        </w:r>
        <w:r>
          <w:rPr>
            <w:noProof/>
            <w:webHidden/>
          </w:rPr>
          <w:fldChar w:fldCharType="begin"/>
        </w:r>
        <w:r>
          <w:rPr>
            <w:noProof/>
            <w:webHidden/>
          </w:rPr>
          <w:instrText xml:space="preserve"> PAGEREF _Toc339020243 \h </w:instrText>
        </w:r>
        <w:r>
          <w:rPr>
            <w:noProof/>
            <w:webHidden/>
          </w:rPr>
        </w:r>
        <w:r>
          <w:rPr>
            <w:noProof/>
            <w:webHidden/>
          </w:rPr>
          <w:fldChar w:fldCharType="separate"/>
        </w:r>
        <w:r>
          <w:rPr>
            <w:noProof/>
            <w:webHidden/>
          </w:rPr>
          <w:t>16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4" w:history="1">
        <w:r w:rsidRPr="0026092C">
          <w:rPr>
            <w:rStyle w:val="Hyperlink"/>
            <w:noProof/>
          </w:rPr>
          <w:t>7.3</w:t>
        </w:r>
        <w:r w:rsidRPr="00002F60">
          <w:rPr>
            <w:rFonts w:ascii="Calibri" w:eastAsia="Times New Roman" w:hAnsi="Calibri" w:cs="Arial"/>
            <w:b w:val="0"/>
            <w:noProof/>
            <w:sz w:val="22"/>
            <w:szCs w:val="22"/>
            <w:lang w:val="en-US" w:eastAsia="en-US"/>
          </w:rPr>
          <w:tab/>
        </w:r>
        <w:r w:rsidRPr="0026092C">
          <w:rPr>
            <w:rStyle w:val="Hyperlink"/>
            <w:noProof/>
          </w:rPr>
          <w:t>Line Terminators</w:t>
        </w:r>
        <w:r>
          <w:rPr>
            <w:noProof/>
            <w:webHidden/>
          </w:rPr>
          <w:tab/>
        </w:r>
        <w:r>
          <w:rPr>
            <w:noProof/>
            <w:webHidden/>
          </w:rPr>
          <w:fldChar w:fldCharType="begin"/>
        </w:r>
        <w:r>
          <w:rPr>
            <w:noProof/>
            <w:webHidden/>
          </w:rPr>
          <w:instrText xml:space="preserve"> PAGEREF _Toc339020244 \h </w:instrText>
        </w:r>
        <w:r>
          <w:rPr>
            <w:noProof/>
            <w:webHidden/>
          </w:rPr>
        </w:r>
        <w:r>
          <w:rPr>
            <w:noProof/>
            <w:webHidden/>
          </w:rPr>
          <w:fldChar w:fldCharType="separate"/>
        </w:r>
        <w:r>
          <w:rPr>
            <w:noProof/>
            <w:webHidden/>
          </w:rPr>
          <w:t>17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5" w:history="1">
        <w:r w:rsidRPr="0026092C">
          <w:rPr>
            <w:rStyle w:val="Hyperlink"/>
            <w:noProof/>
          </w:rPr>
          <w:t>7.4</w:t>
        </w:r>
        <w:r w:rsidRPr="00002F60">
          <w:rPr>
            <w:rFonts w:ascii="Calibri" w:eastAsia="Times New Roman" w:hAnsi="Calibri" w:cs="Arial"/>
            <w:b w:val="0"/>
            <w:noProof/>
            <w:sz w:val="22"/>
            <w:szCs w:val="22"/>
            <w:lang w:val="en-US" w:eastAsia="en-US"/>
          </w:rPr>
          <w:tab/>
        </w:r>
        <w:r w:rsidRPr="0026092C">
          <w:rPr>
            <w:rStyle w:val="Hyperlink"/>
            <w:noProof/>
          </w:rPr>
          <w:t>Comments</w:t>
        </w:r>
        <w:r>
          <w:rPr>
            <w:noProof/>
            <w:webHidden/>
          </w:rPr>
          <w:tab/>
        </w:r>
        <w:r>
          <w:rPr>
            <w:noProof/>
            <w:webHidden/>
          </w:rPr>
          <w:fldChar w:fldCharType="begin"/>
        </w:r>
        <w:r>
          <w:rPr>
            <w:noProof/>
            <w:webHidden/>
          </w:rPr>
          <w:instrText xml:space="preserve"> PAGEREF _Toc339020245 \h </w:instrText>
        </w:r>
        <w:r>
          <w:rPr>
            <w:noProof/>
            <w:webHidden/>
          </w:rPr>
        </w:r>
        <w:r>
          <w:rPr>
            <w:noProof/>
            <w:webHidden/>
          </w:rPr>
          <w:fldChar w:fldCharType="separate"/>
        </w:r>
        <w:r>
          <w:rPr>
            <w:noProof/>
            <w:webHidden/>
          </w:rPr>
          <w:t>17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6" w:history="1">
        <w:r w:rsidRPr="0026092C">
          <w:rPr>
            <w:rStyle w:val="Hyperlink"/>
            <w:noProof/>
          </w:rPr>
          <w:t>7.5</w:t>
        </w:r>
        <w:r w:rsidRPr="00002F60">
          <w:rPr>
            <w:rFonts w:ascii="Calibri" w:eastAsia="Times New Roman" w:hAnsi="Calibri" w:cs="Arial"/>
            <w:b w:val="0"/>
            <w:noProof/>
            <w:sz w:val="22"/>
            <w:szCs w:val="22"/>
            <w:lang w:val="en-US" w:eastAsia="en-US"/>
          </w:rPr>
          <w:tab/>
        </w:r>
        <w:r w:rsidRPr="0026092C">
          <w:rPr>
            <w:rStyle w:val="Hyperlink"/>
            <w:noProof/>
          </w:rPr>
          <w:t>Tokens</w:t>
        </w:r>
        <w:r>
          <w:rPr>
            <w:noProof/>
            <w:webHidden/>
          </w:rPr>
          <w:tab/>
        </w:r>
        <w:r>
          <w:rPr>
            <w:noProof/>
            <w:webHidden/>
          </w:rPr>
          <w:fldChar w:fldCharType="begin"/>
        </w:r>
        <w:r>
          <w:rPr>
            <w:noProof/>
            <w:webHidden/>
          </w:rPr>
          <w:instrText xml:space="preserve"> PAGEREF _Toc339020246 \h </w:instrText>
        </w:r>
        <w:r>
          <w:rPr>
            <w:noProof/>
            <w:webHidden/>
          </w:rPr>
        </w:r>
        <w:r>
          <w:rPr>
            <w:noProof/>
            <w:webHidden/>
          </w:rPr>
          <w:fldChar w:fldCharType="separate"/>
        </w:r>
        <w:r>
          <w:rPr>
            <w:noProof/>
            <w:webHidden/>
          </w:rPr>
          <w:t>18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7" w:history="1">
        <w:r w:rsidRPr="0026092C">
          <w:rPr>
            <w:rStyle w:val="Hyperlink"/>
            <w:noProof/>
          </w:rPr>
          <w:t>7.6</w:t>
        </w:r>
        <w:r w:rsidRPr="00002F60">
          <w:rPr>
            <w:rFonts w:ascii="Calibri" w:eastAsia="Times New Roman" w:hAnsi="Calibri" w:cs="Arial"/>
            <w:b w:val="0"/>
            <w:noProof/>
            <w:sz w:val="22"/>
            <w:szCs w:val="22"/>
            <w:lang w:val="en-US" w:eastAsia="en-US"/>
          </w:rPr>
          <w:tab/>
        </w:r>
        <w:r w:rsidRPr="0026092C">
          <w:rPr>
            <w:rStyle w:val="Hyperlink"/>
            <w:noProof/>
          </w:rPr>
          <w:t>Identifier Names and Identifiers</w:t>
        </w:r>
        <w:r>
          <w:rPr>
            <w:noProof/>
            <w:webHidden/>
          </w:rPr>
          <w:tab/>
        </w:r>
        <w:r>
          <w:rPr>
            <w:noProof/>
            <w:webHidden/>
          </w:rPr>
          <w:fldChar w:fldCharType="begin"/>
        </w:r>
        <w:r>
          <w:rPr>
            <w:noProof/>
            <w:webHidden/>
          </w:rPr>
          <w:instrText xml:space="preserve"> PAGEREF _Toc339020247 \h </w:instrText>
        </w:r>
        <w:r>
          <w:rPr>
            <w:noProof/>
            <w:webHidden/>
          </w:rPr>
        </w:r>
        <w:r>
          <w:rPr>
            <w:noProof/>
            <w:webHidden/>
          </w:rPr>
          <w:fldChar w:fldCharType="separate"/>
        </w:r>
        <w:r>
          <w:rPr>
            <w:noProof/>
            <w:webHidden/>
          </w:rPr>
          <w:t>19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48" w:history="1">
        <w:r w:rsidRPr="0026092C">
          <w:rPr>
            <w:rStyle w:val="Hyperlink"/>
            <w:noProof/>
          </w:rPr>
          <w:t>7.6.1</w:t>
        </w:r>
        <w:r w:rsidRPr="00002F60">
          <w:rPr>
            <w:rFonts w:ascii="Calibri" w:eastAsia="Times New Roman" w:hAnsi="Calibri" w:cs="Arial"/>
            <w:b w:val="0"/>
            <w:noProof/>
            <w:sz w:val="22"/>
            <w:szCs w:val="22"/>
            <w:lang w:val="en-US" w:eastAsia="en-US"/>
          </w:rPr>
          <w:tab/>
        </w:r>
        <w:r w:rsidRPr="0026092C">
          <w:rPr>
            <w:rStyle w:val="Hyperlink"/>
            <w:noProof/>
          </w:rPr>
          <w:t>Reserved Words</w:t>
        </w:r>
        <w:r>
          <w:rPr>
            <w:noProof/>
            <w:webHidden/>
          </w:rPr>
          <w:tab/>
        </w:r>
        <w:r>
          <w:rPr>
            <w:noProof/>
            <w:webHidden/>
          </w:rPr>
          <w:fldChar w:fldCharType="begin"/>
        </w:r>
        <w:r>
          <w:rPr>
            <w:noProof/>
            <w:webHidden/>
          </w:rPr>
          <w:instrText xml:space="preserve"> PAGEREF _Toc339020248 \h </w:instrText>
        </w:r>
        <w:r>
          <w:rPr>
            <w:noProof/>
            <w:webHidden/>
          </w:rPr>
        </w:r>
        <w:r>
          <w:rPr>
            <w:noProof/>
            <w:webHidden/>
          </w:rPr>
          <w:fldChar w:fldCharType="separate"/>
        </w:r>
        <w:r>
          <w:rPr>
            <w:noProof/>
            <w:webHidden/>
          </w:rPr>
          <w:t>20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49" w:history="1">
        <w:r w:rsidRPr="0026092C">
          <w:rPr>
            <w:rStyle w:val="Hyperlink"/>
            <w:noProof/>
          </w:rPr>
          <w:t>7.7</w:t>
        </w:r>
        <w:r w:rsidRPr="00002F60">
          <w:rPr>
            <w:rFonts w:ascii="Calibri" w:eastAsia="Times New Roman" w:hAnsi="Calibri" w:cs="Arial"/>
            <w:b w:val="0"/>
            <w:noProof/>
            <w:sz w:val="22"/>
            <w:szCs w:val="22"/>
            <w:lang w:val="en-US" w:eastAsia="en-US"/>
          </w:rPr>
          <w:tab/>
        </w:r>
        <w:r w:rsidRPr="0026092C">
          <w:rPr>
            <w:rStyle w:val="Hyperlink"/>
            <w:noProof/>
          </w:rPr>
          <w:t>Punctuators</w:t>
        </w:r>
        <w:r>
          <w:rPr>
            <w:noProof/>
            <w:webHidden/>
          </w:rPr>
          <w:tab/>
        </w:r>
        <w:r>
          <w:rPr>
            <w:noProof/>
            <w:webHidden/>
          </w:rPr>
          <w:fldChar w:fldCharType="begin"/>
        </w:r>
        <w:r>
          <w:rPr>
            <w:noProof/>
            <w:webHidden/>
          </w:rPr>
          <w:instrText xml:space="preserve"> PAGEREF _Toc339020249 \h </w:instrText>
        </w:r>
        <w:r>
          <w:rPr>
            <w:noProof/>
            <w:webHidden/>
          </w:rPr>
        </w:r>
        <w:r>
          <w:rPr>
            <w:noProof/>
            <w:webHidden/>
          </w:rPr>
          <w:fldChar w:fldCharType="separate"/>
        </w:r>
        <w:r>
          <w:rPr>
            <w:noProof/>
            <w:webHidden/>
          </w:rPr>
          <w:t>21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50" w:history="1">
        <w:r w:rsidRPr="0026092C">
          <w:rPr>
            <w:rStyle w:val="Hyperlink"/>
            <w:noProof/>
          </w:rPr>
          <w:t>7.8</w:t>
        </w:r>
        <w:r w:rsidRPr="00002F60">
          <w:rPr>
            <w:rFonts w:ascii="Calibri" w:eastAsia="Times New Roman" w:hAnsi="Calibri" w:cs="Arial"/>
            <w:b w:val="0"/>
            <w:noProof/>
            <w:sz w:val="22"/>
            <w:szCs w:val="22"/>
            <w:lang w:val="en-US" w:eastAsia="en-US"/>
          </w:rPr>
          <w:tab/>
        </w:r>
        <w:r w:rsidRPr="0026092C">
          <w:rPr>
            <w:rStyle w:val="Hyperlink"/>
            <w:noProof/>
          </w:rPr>
          <w:t>Literals</w:t>
        </w:r>
        <w:r>
          <w:rPr>
            <w:noProof/>
            <w:webHidden/>
          </w:rPr>
          <w:tab/>
        </w:r>
        <w:r>
          <w:rPr>
            <w:noProof/>
            <w:webHidden/>
          </w:rPr>
          <w:fldChar w:fldCharType="begin"/>
        </w:r>
        <w:r>
          <w:rPr>
            <w:noProof/>
            <w:webHidden/>
          </w:rPr>
          <w:instrText xml:space="preserve"> PAGEREF _Toc339020250 \h </w:instrText>
        </w:r>
        <w:r>
          <w:rPr>
            <w:noProof/>
            <w:webHidden/>
          </w:rPr>
        </w:r>
        <w:r>
          <w:rPr>
            <w:noProof/>
            <w:webHidden/>
          </w:rPr>
          <w:fldChar w:fldCharType="separate"/>
        </w:r>
        <w:r>
          <w:rPr>
            <w:noProof/>
            <w:webHidden/>
          </w:rPr>
          <w:t>21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1" w:history="1">
        <w:r w:rsidRPr="0026092C">
          <w:rPr>
            <w:rStyle w:val="Hyperlink"/>
            <w:noProof/>
          </w:rPr>
          <w:t>7.8.1</w:t>
        </w:r>
        <w:r w:rsidRPr="00002F60">
          <w:rPr>
            <w:rFonts w:ascii="Calibri" w:eastAsia="Times New Roman" w:hAnsi="Calibri" w:cs="Arial"/>
            <w:b w:val="0"/>
            <w:noProof/>
            <w:sz w:val="22"/>
            <w:szCs w:val="22"/>
            <w:lang w:val="en-US" w:eastAsia="en-US"/>
          </w:rPr>
          <w:tab/>
        </w:r>
        <w:r w:rsidRPr="0026092C">
          <w:rPr>
            <w:rStyle w:val="Hyperlink"/>
            <w:noProof/>
          </w:rPr>
          <w:t>Null Literals</w:t>
        </w:r>
        <w:r>
          <w:rPr>
            <w:noProof/>
            <w:webHidden/>
          </w:rPr>
          <w:tab/>
        </w:r>
        <w:r>
          <w:rPr>
            <w:noProof/>
            <w:webHidden/>
          </w:rPr>
          <w:fldChar w:fldCharType="begin"/>
        </w:r>
        <w:r>
          <w:rPr>
            <w:noProof/>
            <w:webHidden/>
          </w:rPr>
          <w:instrText xml:space="preserve"> PAGEREF _Toc339020251 \h </w:instrText>
        </w:r>
        <w:r>
          <w:rPr>
            <w:noProof/>
            <w:webHidden/>
          </w:rPr>
        </w:r>
        <w:r>
          <w:rPr>
            <w:noProof/>
            <w:webHidden/>
          </w:rPr>
          <w:fldChar w:fldCharType="separate"/>
        </w:r>
        <w:r>
          <w:rPr>
            <w:noProof/>
            <w:webHidden/>
          </w:rPr>
          <w:t>21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2" w:history="1">
        <w:r w:rsidRPr="0026092C">
          <w:rPr>
            <w:rStyle w:val="Hyperlink"/>
            <w:noProof/>
          </w:rPr>
          <w:t>7.8.2</w:t>
        </w:r>
        <w:r w:rsidRPr="00002F60">
          <w:rPr>
            <w:rFonts w:ascii="Calibri" w:eastAsia="Times New Roman" w:hAnsi="Calibri" w:cs="Arial"/>
            <w:b w:val="0"/>
            <w:noProof/>
            <w:sz w:val="22"/>
            <w:szCs w:val="22"/>
            <w:lang w:val="en-US" w:eastAsia="en-US"/>
          </w:rPr>
          <w:tab/>
        </w:r>
        <w:r w:rsidRPr="0026092C">
          <w:rPr>
            <w:rStyle w:val="Hyperlink"/>
            <w:noProof/>
          </w:rPr>
          <w:t>Boolean Literals</w:t>
        </w:r>
        <w:r>
          <w:rPr>
            <w:noProof/>
            <w:webHidden/>
          </w:rPr>
          <w:tab/>
        </w:r>
        <w:r>
          <w:rPr>
            <w:noProof/>
            <w:webHidden/>
          </w:rPr>
          <w:fldChar w:fldCharType="begin"/>
        </w:r>
        <w:r>
          <w:rPr>
            <w:noProof/>
            <w:webHidden/>
          </w:rPr>
          <w:instrText xml:space="preserve"> PAGEREF _Toc339020252 \h </w:instrText>
        </w:r>
        <w:r>
          <w:rPr>
            <w:noProof/>
            <w:webHidden/>
          </w:rPr>
        </w:r>
        <w:r>
          <w:rPr>
            <w:noProof/>
            <w:webHidden/>
          </w:rPr>
          <w:fldChar w:fldCharType="separate"/>
        </w:r>
        <w:r>
          <w:rPr>
            <w:noProof/>
            <w:webHidden/>
          </w:rPr>
          <w:t>21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3" w:history="1">
        <w:r w:rsidRPr="0026092C">
          <w:rPr>
            <w:rStyle w:val="Hyperlink"/>
            <w:noProof/>
          </w:rPr>
          <w:t>7.8.3</w:t>
        </w:r>
        <w:r w:rsidRPr="00002F60">
          <w:rPr>
            <w:rFonts w:ascii="Calibri" w:eastAsia="Times New Roman" w:hAnsi="Calibri" w:cs="Arial"/>
            <w:b w:val="0"/>
            <w:noProof/>
            <w:sz w:val="22"/>
            <w:szCs w:val="22"/>
            <w:lang w:val="en-US" w:eastAsia="en-US"/>
          </w:rPr>
          <w:tab/>
        </w:r>
        <w:r w:rsidRPr="0026092C">
          <w:rPr>
            <w:rStyle w:val="Hyperlink"/>
            <w:noProof/>
          </w:rPr>
          <w:t>Numeric Literals</w:t>
        </w:r>
        <w:r>
          <w:rPr>
            <w:noProof/>
            <w:webHidden/>
          </w:rPr>
          <w:tab/>
        </w:r>
        <w:r>
          <w:rPr>
            <w:noProof/>
            <w:webHidden/>
          </w:rPr>
          <w:fldChar w:fldCharType="begin"/>
        </w:r>
        <w:r>
          <w:rPr>
            <w:noProof/>
            <w:webHidden/>
          </w:rPr>
          <w:instrText xml:space="preserve"> PAGEREF _Toc339020253 \h </w:instrText>
        </w:r>
        <w:r>
          <w:rPr>
            <w:noProof/>
            <w:webHidden/>
          </w:rPr>
        </w:r>
        <w:r>
          <w:rPr>
            <w:noProof/>
            <w:webHidden/>
          </w:rPr>
          <w:fldChar w:fldCharType="separate"/>
        </w:r>
        <w:r>
          <w:rPr>
            <w:noProof/>
            <w:webHidden/>
          </w:rPr>
          <w:t>22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4" w:history="1">
        <w:r w:rsidRPr="0026092C">
          <w:rPr>
            <w:rStyle w:val="Hyperlink"/>
            <w:noProof/>
          </w:rPr>
          <w:t>7.8.4</w:t>
        </w:r>
        <w:r w:rsidRPr="00002F60">
          <w:rPr>
            <w:rFonts w:ascii="Calibri" w:eastAsia="Times New Roman" w:hAnsi="Calibri" w:cs="Arial"/>
            <w:b w:val="0"/>
            <w:noProof/>
            <w:sz w:val="22"/>
            <w:szCs w:val="22"/>
            <w:lang w:val="en-US" w:eastAsia="en-US"/>
          </w:rPr>
          <w:tab/>
        </w:r>
        <w:r w:rsidRPr="0026092C">
          <w:rPr>
            <w:rStyle w:val="Hyperlink"/>
            <w:noProof/>
          </w:rPr>
          <w:t>String Literals</w:t>
        </w:r>
        <w:r>
          <w:rPr>
            <w:noProof/>
            <w:webHidden/>
          </w:rPr>
          <w:tab/>
        </w:r>
        <w:r>
          <w:rPr>
            <w:noProof/>
            <w:webHidden/>
          </w:rPr>
          <w:fldChar w:fldCharType="begin"/>
        </w:r>
        <w:r>
          <w:rPr>
            <w:noProof/>
            <w:webHidden/>
          </w:rPr>
          <w:instrText xml:space="preserve"> PAGEREF _Toc339020254 \h </w:instrText>
        </w:r>
        <w:r>
          <w:rPr>
            <w:noProof/>
            <w:webHidden/>
          </w:rPr>
        </w:r>
        <w:r>
          <w:rPr>
            <w:noProof/>
            <w:webHidden/>
          </w:rPr>
          <w:fldChar w:fldCharType="separate"/>
        </w:r>
        <w:r>
          <w:rPr>
            <w:noProof/>
            <w:webHidden/>
          </w:rPr>
          <w:t>24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5" w:history="1">
        <w:r w:rsidRPr="0026092C">
          <w:rPr>
            <w:rStyle w:val="Hyperlink"/>
            <w:noProof/>
          </w:rPr>
          <w:t>7.8.5</w:t>
        </w:r>
        <w:r w:rsidRPr="00002F60">
          <w:rPr>
            <w:rFonts w:ascii="Calibri" w:eastAsia="Times New Roman" w:hAnsi="Calibri" w:cs="Arial"/>
            <w:b w:val="0"/>
            <w:noProof/>
            <w:sz w:val="22"/>
            <w:szCs w:val="22"/>
            <w:lang w:val="en-US" w:eastAsia="en-US"/>
          </w:rPr>
          <w:tab/>
        </w:r>
        <w:r w:rsidRPr="0026092C">
          <w:rPr>
            <w:rStyle w:val="Hyperlink"/>
            <w:noProof/>
          </w:rPr>
          <w:t>Regular Expression Literals</w:t>
        </w:r>
        <w:r>
          <w:rPr>
            <w:noProof/>
            <w:webHidden/>
          </w:rPr>
          <w:tab/>
        </w:r>
        <w:r>
          <w:rPr>
            <w:noProof/>
            <w:webHidden/>
          </w:rPr>
          <w:fldChar w:fldCharType="begin"/>
        </w:r>
        <w:r>
          <w:rPr>
            <w:noProof/>
            <w:webHidden/>
          </w:rPr>
          <w:instrText xml:space="preserve"> PAGEREF _Toc339020255 \h </w:instrText>
        </w:r>
        <w:r>
          <w:rPr>
            <w:noProof/>
            <w:webHidden/>
          </w:rPr>
        </w:r>
        <w:r>
          <w:rPr>
            <w:noProof/>
            <w:webHidden/>
          </w:rPr>
          <w:fldChar w:fldCharType="separate"/>
        </w:r>
        <w:r>
          <w:rPr>
            <w:noProof/>
            <w:webHidden/>
          </w:rPr>
          <w:t>27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6" w:history="1">
        <w:r w:rsidRPr="0026092C">
          <w:rPr>
            <w:rStyle w:val="Hyperlink"/>
            <w:noProof/>
          </w:rPr>
          <w:t>7.8.6</w:t>
        </w:r>
        <w:r w:rsidRPr="00002F60">
          <w:rPr>
            <w:rFonts w:ascii="Calibri" w:eastAsia="Times New Roman" w:hAnsi="Calibri" w:cs="Arial"/>
            <w:b w:val="0"/>
            <w:noProof/>
            <w:sz w:val="22"/>
            <w:szCs w:val="22"/>
            <w:lang w:val="en-US" w:eastAsia="en-US"/>
          </w:rPr>
          <w:tab/>
        </w:r>
        <w:r w:rsidRPr="0026092C">
          <w:rPr>
            <w:rStyle w:val="Hyperlink"/>
            <w:noProof/>
          </w:rPr>
          <w:t>Template Literal Lexical Components</w:t>
        </w:r>
        <w:r>
          <w:rPr>
            <w:noProof/>
            <w:webHidden/>
          </w:rPr>
          <w:tab/>
        </w:r>
        <w:r>
          <w:rPr>
            <w:noProof/>
            <w:webHidden/>
          </w:rPr>
          <w:fldChar w:fldCharType="begin"/>
        </w:r>
        <w:r>
          <w:rPr>
            <w:noProof/>
            <w:webHidden/>
          </w:rPr>
          <w:instrText xml:space="preserve"> PAGEREF _Toc339020256 \h </w:instrText>
        </w:r>
        <w:r>
          <w:rPr>
            <w:noProof/>
            <w:webHidden/>
          </w:rPr>
        </w:r>
        <w:r>
          <w:rPr>
            <w:noProof/>
            <w:webHidden/>
          </w:rPr>
          <w:fldChar w:fldCharType="separate"/>
        </w:r>
        <w:r>
          <w:rPr>
            <w:noProof/>
            <w:webHidden/>
          </w:rPr>
          <w:t>28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57" w:history="1">
        <w:r w:rsidRPr="0026092C">
          <w:rPr>
            <w:rStyle w:val="Hyperlink"/>
            <w:noProof/>
          </w:rPr>
          <w:t>7.9</w:t>
        </w:r>
        <w:r w:rsidRPr="00002F60">
          <w:rPr>
            <w:rFonts w:ascii="Calibri" w:eastAsia="Times New Roman" w:hAnsi="Calibri" w:cs="Arial"/>
            <w:b w:val="0"/>
            <w:noProof/>
            <w:sz w:val="22"/>
            <w:szCs w:val="22"/>
            <w:lang w:val="en-US" w:eastAsia="en-US"/>
          </w:rPr>
          <w:tab/>
        </w:r>
        <w:r w:rsidRPr="0026092C">
          <w:rPr>
            <w:rStyle w:val="Hyperlink"/>
            <w:noProof/>
          </w:rPr>
          <w:t>Automatic Semicolon Insertion</w:t>
        </w:r>
        <w:r>
          <w:rPr>
            <w:noProof/>
            <w:webHidden/>
          </w:rPr>
          <w:tab/>
        </w:r>
        <w:r>
          <w:rPr>
            <w:noProof/>
            <w:webHidden/>
          </w:rPr>
          <w:fldChar w:fldCharType="begin"/>
        </w:r>
        <w:r>
          <w:rPr>
            <w:noProof/>
            <w:webHidden/>
          </w:rPr>
          <w:instrText xml:space="preserve"> PAGEREF _Toc339020257 \h </w:instrText>
        </w:r>
        <w:r>
          <w:rPr>
            <w:noProof/>
            <w:webHidden/>
          </w:rPr>
        </w:r>
        <w:r>
          <w:rPr>
            <w:noProof/>
            <w:webHidden/>
          </w:rPr>
          <w:fldChar w:fldCharType="separate"/>
        </w:r>
        <w:r>
          <w:rPr>
            <w:noProof/>
            <w:webHidden/>
          </w:rPr>
          <w:t>30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8" w:history="1">
        <w:r w:rsidRPr="0026092C">
          <w:rPr>
            <w:rStyle w:val="Hyperlink"/>
            <w:noProof/>
          </w:rPr>
          <w:t>7.9.1</w:t>
        </w:r>
        <w:r w:rsidRPr="00002F60">
          <w:rPr>
            <w:rFonts w:ascii="Calibri" w:eastAsia="Times New Roman" w:hAnsi="Calibri" w:cs="Arial"/>
            <w:b w:val="0"/>
            <w:noProof/>
            <w:sz w:val="22"/>
            <w:szCs w:val="22"/>
            <w:lang w:val="en-US" w:eastAsia="en-US"/>
          </w:rPr>
          <w:tab/>
        </w:r>
        <w:r w:rsidRPr="0026092C">
          <w:rPr>
            <w:rStyle w:val="Hyperlink"/>
            <w:noProof/>
          </w:rPr>
          <w:t>Rules of Automatic Semicolon Insertion</w:t>
        </w:r>
        <w:r>
          <w:rPr>
            <w:noProof/>
            <w:webHidden/>
          </w:rPr>
          <w:tab/>
        </w:r>
        <w:r>
          <w:rPr>
            <w:noProof/>
            <w:webHidden/>
          </w:rPr>
          <w:fldChar w:fldCharType="begin"/>
        </w:r>
        <w:r>
          <w:rPr>
            <w:noProof/>
            <w:webHidden/>
          </w:rPr>
          <w:instrText xml:space="preserve"> PAGEREF _Toc339020258 \h </w:instrText>
        </w:r>
        <w:r>
          <w:rPr>
            <w:noProof/>
            <w:webHidden/>
          </w:rPr>
        </w:r>
        <w:r>
          <w:rPr>
            <w:noProof/>
            <w:webHidden/>
          </w:rPr>
          <w:fldChar w:fldCharType="separate"/>
        </w:r>
        <w:r>
          <w:rPr>
            <w:noProof/>
            <w:webHidden/>
          </w:rPr>
          <w:t>30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59" w:history="1">
        <w:r w:rsidRPr="0026092C">
          <w:rPr>
            <w:rStyle w:val="Hyperlink"/>
            <w:noProof/>
          </w:rPr>
          <w:t>7.9.2</w:t>
        </w:r>
        <w:r w:rsidRPr="00002F60">
          <w:rPr>
            <w:rFonts w:ascii="Calibri" w:eastAsia="Times New Roman" w:hAnsi="Calibri" w:cs="Arial"/>
            <w:b w:val="0"/>
            <w:noProof/>
            <w:sz w:val="22"/>
            <w:szCs w:val="22"/>
            <w:lang w:val="en-US" w:eastAsia="en-US"/>
          </w:rPr>
          <w:tab/>
        </w:r>
        <w:r w:rsidRPr="0026092C">
          <w:rPr>
            <w:rStyle w:val="Hyperlink"/>
            <w:noProof/>
          </w:rPr>
          <w:t>Examples of Automatic Semicolon Insertion</w:t>
        </w:r>
        <w:r>
          <w:rPr>
            <w:noProof/>
            <w:webHidden/>
          </w:rPr>
          <w:tab/>
        </w:r>
        <w:r>
          <w:rPr>
            <w:noProof/>
            <w:webHidden/>
          </w:rPr>
          <w:fldChar w:fldCharType="begin"/>
        </w:r>
        <w:r>
          <w:rPr>
            <w:noProof/>
            <w:webHidden/>
          </w:rPr>
          <w:instrText xml:space="preserve"> PAGEREF _Toc339020259 \h </w:instrText>
        </w:r>
        <w:r>
          <w:rPr>
            <w:noProof/>
            <w:webHidden/>
          </w:rPr>
        </w:r>
        <w:r>
          <w:rPr>
            <w:noProof/>
            <w:webHidden/>
          </w:rPr>
          <w:fldChar w:fldCharType="separate"/>
        </w:r>
        <w:r>
          <w:rPr>
            <w:noProof/>
            <w:webHidden/>
          </w:rPr>
          <w:t>31</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60" w:history="1">
        <w:r w:rsidRPr="0026092C">
          <w:rPr>
            <w:rStyle w:val="Hyperlink"/>
            <w:noProof/>
          </w:rPr>
          <w:t>8</w:t>
        </w:r>
        <w:r w:rsidRPr="00002F60">
          <w:rPr>
            <w:rFonts w:ascii="Calibri" w:eastAsia="Times New Roman" w:hAnsi="Calibri" w:cs="Arial"/>
            <w:b w:val="0"/>
            <w:noProof/>
            <w:sz w:val="22"/>
            <w:szCs w:val="22"/>
            <w:lang w:val="en-US" w:eastAsia="en-US"/>
          </w:rPr>
          <w:tab/>
        </w:r>
        <w:r w:rsidRPr="0026092C">
          <w:rPr>
            <w:rStyle w:val="Hyperlink"/>
            <w:noProof/>
          </w:rPr>
          <w:t>Types</w:t>
        </w:r>
        <w:r>
          <w:rPr>
            <w:noProof/>
            <w:webHidden/>
          </w:rPr>
          <w:tab/>
        </w:r>
        <w:r>
          <w:rPr>
            <w:noProof/>
            <w:webHidden/>
          </w:rPr>
          <w:fldChar w:fldCharType="begin"/>
        </w:r>
        <w:r>
          <w:rPr>
            <w:noProof/>
            <w:webHidden/>
          </w:rPr>
          <w:instrText xml:space="preserve"> PAGEREF _Toc339020260 \h </w:instrText>
        </w:r>
        <w:r>
          <w:rPr>
            <w:noProof/>
            <w:webHidden/>
          </w:rPr>
        </w:r>
        <w:r>
          <w:rPr>
            <w:noProof/>
            <w:webHidden/>
          </w:rPr>
          <w:fldChar w:fldCharType="separate"/>
        </w:r>
        <w:r>
          <w:rPr>
            <w:noProof/>
            <w:webHidden/>
          </w:rPr>
          <w:t>32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1" w:history="1">
        <w:r w:rsidRPr="0026092C">
          <w:rPr>
            <w:rStyle w:val="Hyperlink"/>
            <w:noProof/>
          </w:rPr>
          <w:t>8.1</w:t>
        </w:r>
        <w:r w:rsidRPr="00002F60">
          <w:rPr>
            <w:rFonts w:ascii="Calibri" w:eastAsia="Times New Roman" w:hAnsi="Calibri" w:cs="Arial"/>
            <w:b w:val="0"/>
            <w:noProof/>
            <w:sz w:val="22"/>
            <w:szCs w:val="22"/>
            <w:lang w:val="en-US" w:eastAsia="en-US"/>
          </w:rPr>
          <w:tab/>
        </w:r>
        <w:r w:rsidRPr="0026092C">
          <w:rPr>
            <w:rStyle w:val="Hyperlink"/>
            <w:noProof/>
          </w:rPr>
          <w:t>The Undefined Type</w:t>
        </w:r>
        <w:r>
          <w:rPr>
            <w:noProof/>
            <w:webHidden/>
          </w:rPr>
          <w:tab/>
        </w:r>
        <w:r>
          <w:rPr>
            <w:noProof/>
            <w:webHidden/>
          </w:rPr>
          <w:fldChar w:fldCharType="begin"/>
        </w:r>
        <w:r>
          <w:rPr>
            <w:noProof/>
            <w:webHidden/>
          </w:rPr>
          <w:instrText xml:space="preserve"> PAGEREF _Toc339020261 \h </w:instrText>
        </w:r>
        <w:r>
          <w:rPr>
            <w:noProof/>
            <w:webHidden/>
          </w:rPr>
        </w:r>
        <w:r>
          <w:rPr>
            <w:noProof/>
            <w:webHidden/>
          </w:rPr>
          <w:fldChar w:fldCharType="separate"/>
        </w:r>
        <w:r>
          <w:rPr>
            <w:noProof/>
            <w:webHidden/>
          </w:rPr>
          <w:t>32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2" w:history="1">
        <w:r w:rsidRPr="0026092C">
          <w:rPr>
            <w:rStyle w:val="Hyperlink"/>
            <w:noProof/>
          </w:rPr>
          <w:t>8.2</w:t>
        </w:r>
        <w:r w:rsidRPr="00002F60">
          <w:rPr>
            <w:rFonts w:ascii="Calibri" w:eastAsia="Times New Roman" w:hAnsi="Calibri" w:cs="Arial"/>
            <w:b w:val="0"/>
            <w:noProof/>
            <w:sz w:val="22"/>
            <w:szCs w:val="22"/>
            <w:lang w:val="en-US" w:eastAsia="en-US"/>
          </w:rPr>
          <w:tab/>
        </w:r>
        <w:r w:rsidRPr="0026092C">
          <w:rPr>
            <w:rStyle w:val="Hyperlink"/>
            <w:noProof/>
          </w:rPr>
          <w:t>The Null Type</w:t>
        </w:r>
        <w:r>
          <w:rPr>
            <w:noProof/>
            <w:webHidden/>
          </w:rPr>
          <w:tab/>
        </w:r>
        <w:r>
          <w:rPr>
            <w:noProof/>
            <w:webHidden/>
          </w:rPr>
          <w:fldChar w:fldCharType="begin"/>
        </w:r>
        <w:r>
          <w:rPr>
            <w:noProof/>
            <w:webHidden/>
          </w:rPr>
          <w:instrText xml:space="preserve"> PAGEREF _Toc339020262 \h </w:instrText>
        </w:r>
        <w:r>
          <w:rPr>
            <w:noProof/>
            <w:webHidden/>
          </w:rPr>
        </w:r>
        <w:r>
          <w:rPr>
            <w:noProof/>
            <w:webHidden/>
          </w:rPr>
          <w:fldChar w:fldCharType="separate"/>
        </w:r>
        <w:r>
          <w:rPr>
            <w:noProof/>
            <w:webHidden/>
          </w:rPr>
          <w:t>32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3" w:history="1">
        <w:r w:rsidRPr="0026092C">
          <w:rPr>
            <w:rStyle w:val="Hyperlink"/>
            <w:noProof/>
          </w:rPr>
          <w:t>8.3</w:t>
        </w:r>
        <w:r w:rsidRPr="00002F60">
          <w:rPr>
            <w:rFonts w:ascii="Calibri" w:eastAsia="Times New Roman" w:hAnsi="Calibri" w:cs="Arial"/>
            <w:b w:val="0"/>
            <w:noProof/>
            <w:sz w:val="22"/>
            <w:szCs w:val="22"/>
            <w:lang w:val="en-US" w:eastAsia="en-US"/>
          </w:rPr>
          <w:tab/>
        </w:r>
        <w:r w:rsidRPr="0026092C">
          <w:rPr>
            <w:rStyle w:val="Hyperlink"/>
            <w:noProof/>
          </w:rPr>
          <w:t>The Boolean Type</w:t>
        </w:r>
        <w:r>
          <w:rPr>
            <w:noProof/>
            <w:webHidden/>
          </w:rPr>
          <w:tab/>
        </w:r>
        <w:r>
          <w:rPr>
            <w:noProof/>
            <w:webHidden/>
          </w:rPr>
          <w:fldChar w:fldCharType="begin"/>
        </w:r>
        <w:r>
          <w:rPr>
            <w:noProof/>
            <w:webHidden/>
          </w:rPr>
          <w:instrText xml:space="preserve"> PAGEREF _Toc339020263 \h </w:instrText>
        </w:r>
        <w:r>
          <w:rPr>
            <w:noProof/>
            <w:webHidden/>
          </w:rPr>
        </w:r>
        <w:r>
          <w:rPr>
            <w:noProof/>
            <w:webHidden/>
          </w:rPr>
          <w:fldChar w:fldCharType="separate"/>
        </w:r>
        <w:r>
          <w:rPr>
            <w:noProof/>
            <w:webHidden/>
          </w:rPr>
          <w:t>33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4" w:history="1">
        <w:r w:rsidRPr="0026092C">
          <w:rPr>
            <w:rStyle w:val="Hyperlink"/>
            <w:noProof/>
          </w:rPr>
          <w:t>8.4</w:t>
        </w:r>
        <w:r w:rsidRPr="00002F60">
          <w:rPr>
            <w:rFonts w:ascii="Calibri" w:eastAsia="Times New Roman" w:hAnsi="Calibri" w:cs="Arial"/>
            <w:b w:val="0"/>
            <w:noProof/>
            <w:sz w:val="22"/>
            <w:szCs w:val="22"/>
            <w:lang w:val="en-US" w:eastAsia="en-US"/>
          </w:rPr>
          <w:tab/>
        </w:r>
        <w:r w:rsidRPr="0026092C">
          <w:rPr>
            <w:rStyle w:val="Hyperlink"/>
            <w:noProof/>
          </w:rPr>
          <w:t>The String Type</w:t>
        </w:r>
        <w:r>
          <w:rPr>
            <w:noProof/>
            <w:webHidden/>
          </w:rPr>
          <w:tab/>
        </w:r>
        <w:r>
          <w:rPr>
            <w:noProof/>
            <w:webHidden/>
          </w:rPr>
          <w:fldChar w:fldCharType="begin"/>
        </w:r>
        <w:r>
          <w:rPr>
            <w:noProof/>
            <w:webHidden/>
          </w:rPr>
          <w:instrText xml:space="preserve"> PAGEREF _Toc339020264 \h </w:instrText>
        </w:r>
        <w:r>
          <w:rPr>
            <w:noProof/>
            <w:webHidden/>
          </w:rPr>
        </w:r>
        <w:r>
          <w:rPr>
            <w:noProof/>
            <w:webHidden/>
          </w:rPr>
          <w:fldChar w:fldCharType="separate"/>
        </w:r>
        <w:r>
          <w:rPr>
            <w:noProof/>
            <w:webHidden/>
          </w:rPr>
          <w:t>33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5" w:history="1">
        <w:r w:rsidRPr="0026092C">
          <w:rPr>
            <w:rStyle w:val="Hyperlink"/>
            <w:noProof/>
          </w:rPr>
          <w:t>8.5</w:t>
        </w:r>
        <w:r w:rsidRPr="00002F60">
          <w:rPr>
            <w:rFonts w:ascii="Calibri" w:eastAsia="Times New Roman" w:hAnsi="Calibri" w:cs="Arial"/>
            <w:b w:val="0"/>
            <w:noProof/>
            <w:sz w:val="22"/>
            <w:szCs w:val="22"/>
            <w:lang w:val="en-US" w:eastAsia="en-US"/>
          </w:rPr>
          <w:tab/>
        </w:r>
        <w:r w:rsidRPr="0026092C">
          <w:rPr>
            <w:rStyle w:val="Hyperlink"/>
            <w:noProof/>
          </w:rPr>
          <w:t>The Number Type</w:t>
        </w:r>
        <w:r>
          <w:rPr>
            <w:noProof/>
            <w:webHidden/>
          </w:rPr>
          <w:tab/>
        </w:r>
        <w:r>
          <w:rPr>
            <w:noProof/>
            <w:webHidden/>
          </w:rPr>
          <w:fldChar w:fldCharType="begin"/>
        </w:r>
        <w:r>
          <w:rPr>
            <w:noProof/>
            <w:webHidden/>
          </w:rPr>
          <w:instrText xml:space="preserve"> PAGEREF _Toc339020265 \h </w:instrText>
        </w:r>
        <w:r>
          <w:rPr>
            <w:noProof/>
            <w:webHidden/>
          </w:rPr>
        </w:r>
        <w:r>
          <w:rPr>
            <w:noProof/>
            <w:webHidden/>
          </w:rPr>
          <w:fldChar w:fldCharType="separate"/>
        </w:r>
        <w:r>
          <w:rPr>
            <w:noProof/>
            <w:webHidden/>
          </w:rPr>
          <w:t>33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6" w:history="1">
        <w:r w:rsidRPr="0026092C">
          <w:rPr>
            <w:rStyle w:val="Hyperlink"/>
            <w:noProof/>
          </w:rPr>
          <w:t>8.6</w:t>
        </w:r>
        <w:r w:rsidRPr="00002F60">
          <w:rPr>
            <w:rFonts w:ascii="Calibri" w:eastAsia="Times New Roman" w:hAnsi="Calibri" w:cs="Arial"/>
            <w:b w:val="0"/>
            <w:noProof/>
            <w:sz w:val="22"/>
            <w:szCs w:val="22"/>
            <w:lang w:val="en-US" w:eastAsia="en-US"/>
          </w:rPr>
          <w:tab/>
        </w:r>
        <w:r w:rsidRPr="0026092C">
          <w:rPr>
            <w:rStyle w:val="Hyperlink"/>
            <w:noProof/>
          </w:rPr>
          <w:t>The Object Type</w:t>
        </w:r>
        <w:r>
          <w:rPr>
            <w:noProof/>
            <w:webHidden/>
          </w:rPr>
          <w:tab/>
        </w:r>
        <w:r>
          <w:rPr>
            <w:noProof/>
            <w:webHidden/>
          </w:rPr>
          <w:fldChar w:fldCharType="begin"/>
        </w:r>
        <w:r>
          <w:rPr>
            <w:noProof/>
            <w:webHidden/>
          </w:rPr>
          <w:instrText xml:space="preserve"> PAGEREF _Toc339020266 \h </w:instrText>
        </w:r>
        <w:r>
          <w:rPr>
            <w:noProof/>
            <w:webHidden/>
          </w:rPr>
        </w:r>
        <w:r>
          <w:rPr>
            <w:noProof/>
            <w:webHidden/>
          </w:rPr>
          <w:fldChar w:fldCharType="separate"/>
        </w:r>
        <w:r>
          <w:rPr>
            <w:noProof/>
            <w:webHidden/>
          </w:rPr>
          <w:t>34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67" w:history="1">
        <w:r w:rsidRPr="0026092C">
          <w:rPr>
            <w:rStyle w:val="Hyperlink"/>
            <w:noProof/>
          </w:rPr>
          <w:t>8.6.1</w:t>
        </w:r>
        <w:r w:rsidRPr="00002F60">
          <w:rPr>
            <w:rFonts w:ascii="Calibri" w:eastAsia="Times New Roman" w:hAnsi="Calibri" w:cs="Arial"/>
            <w:b w:val="0"/>
            <w:noProof/>
            <w:sz w:val="22"/>
            <w:szCs w:val="22"/>
            <w:lang w:val="en-US" w:eastAsia="en-US"/>
          </w:rPr>
          <w:tab/>
        </w:r>
        <w:r w:rsidRPr="0026092C">
          <w:rPr>
            <w:rStyle w:val="Hyperlink"/>
            <w:noProof/>
          </w:rPr>
          <w:t>Property Attributes</w:t>
        </w:r>
        <w:r>
          <w:rPr>
            <w:noProof/>
            <w:webHidden/>
          </w:rPr>
          <w:tab/>
        </w:r>
        <w:r>
          <w:rPr>
            <w:noProof/>
            <w:webHidden/>
          </w:rPr>
          <w:fldChar w:fldCharType="begin"/>
        </w:r>
        <w:r>
          <w:rPr>
            <w:noProof/>
            <w:webHidden/>
          </w:rPr>
          <w:instrText xml:space="preserve"> PAGEREF _Toc339020267 \h </w:instrText>
        </w:r>
        <w:r>
          <w:rPr>
            <w:noProof/>
            <w:webHidden/>
          </w:rPr>
        </w:r>
        <w:r>
          <w:rPr>
            <w:noProof/>
            <w:webHidden/>
          </w:rPr>
          <w:fldChar w:fldCharType="separate"/>
        </w:r>
        <w:r>
          <w:rPr>
            <w:noProof/>
            <w:webHidden/>
          </w:rPr>
          <w:t>34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68" w:history="1">
        <w:r w:rsidRPr="0026092C">
          <w:rPr>
            <w:rStyle w:val="Hyperlink"/>
            <w:noProof/>
          </w:rPr>
          <w:t>8.6.2</w:t>
        </w:r>
        <w:r w:rsidRPr="00002F60">
          <w:rPr>
            <w:rFonts w:ascii="Calibri" w:eastAsia="Times New Roman" w:hAnsi="Calibri" w:cs="Arial"/>
            <w:b w:val="0"/>
            <w:noProof/>
            <w:sz w:val="22"/>
            <w:szCs w:val="22"/>
            <w:lang w:val="en-US" w:eastAsia="en-US"/>
          </w:rPr>
          <w:tab/>
        </w:r>
        <w:r w:rsidRPr="0026092C">
          <w:rPr>
            <w:rStyle w:val="Hyperlink"/>
            <w:noProof/>
          </w:rPr>
          <w:t>Object Internal Properties and Methods</w:t>
        </w:r>
        <w:r>
          <w:rPr>
            <w:noProof/>
            <w:webHidden/>
          </w:rPr>
          <w:tab/>
        </w:r>
        <w:r>
          <w:rPr>
            <w:noProof/>
            <w:webHidden/>
          </w:rPr>
          <w:fldChar w:fldCharType="begin"/>
        </w:r>
        <w:r>
          <w:rPr>
            <w:noProof/>
            <w:webHidden/>
          </w:rPr>
          <w:instrText xml:space="preserve"> PAGEREF _Toc339020268 \h </w:instrText>
        </w:r>
        <w:r>
          <w:rPr>
            <w:noProof/>
            <w:webHidden/>
          </w:rPr>
        </w:r>
        <w:r>
          <w:rPr>
            <w:noProof/>
            <w:webHidden/>
          </w:rPr>
          <w:fldChar w:fldCharType="separate"/>
        </w:r>
        <w:r>
          <w:rPr>
            <w:noProof/>
            <w:webHidden/>
          </w:rPr>
          <w:t>35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69" w:history="1">
        <w:r w:rsidRPr="0026092C">
          <w:rPr>
            <w:rStyle w:val="Hyperlink"/>
            <w:noProof/>
          </w:rPr>
          <w:t>8.7</w:t>
        </w:r>
        <w:r w:rsidRPr="00002F60">
          <w:rPr>
            <w:rFonts w:ascii="Calibri" w:eastAsia="Times New Roman" w:hAnsi="Calibri" w:cs="Arial"/>
            <w:b w:val="0"/>
            <w:noProof/>
            <w:sz w:val="22"/>
            <w:szCs w:val="22"/>
            <w:lang w:val="en-US" w:eastAsia="en-US"/>
          </w:rPr>
          <w:tab/>
        </w:r>
        <w:r w:rsidRPr="0026092C">
          <w:rPr>
            <w:rStyle w:val="Hyperlink"/>
            <w:noProof/>
          </w:rPr>
          <w:t>The List and Record Specification Type</w:t>
        </w:r>
        <w:r>
          <w:rPr>
            <w:noProof/>
            <w:webHidden/>
          </w:rPr>
          <w:tab/>
        </w:r>
        <w:r>
          <w:rPr>
            <w:noProof/>
            <w:webHidden/>
          </w:rPr>
          <w:fldChar w:fldCharType="begin"/>
        </w:r>
        <w:r>
          <w:rPr>
            <w:noProof/>
            <w:webHidden/>
          </w:rPr>
          <w:instrText xml:space="preserve"> PAGEREF _Toc339020269 \h </w:instrText>
        </w:r>
        <w:r>
          <w:rPr>
            <w:noProof/>
            <w:webHidden/>
          </w:rPr>
        </w:r>
        <w:r>
          <w:rPr>
            <w:noProof/>
            <w:webHidden/>
          </w:rPr>
          <w:fldChar w:fldCharType="separate"/>
        </w:r>
        <w:r>
          <w:rPr>
            <w:noProof/>
            <w:webHidden/>
          </w:rPr>
          <w:t>40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70" w:history="1">
        <w:r w:rsidRPr="0026092C">
          <w:rPr>
            <w:rStyle w:val="Hyperlink"/>
            <w:noProof/>
          </w:rPr>
          <w:t>8.8</w:t>
        </w:r>
        <w:r w:rsidRPr="00002F60">
          <w:rPr>
            <w:rFonts w:ascii="Calibri" w:eastAsia="Times New Roman" w:hAnsi="Calibri" w:cs="Arial"/>
            <w:b w:val="0"/>
            <w:noProof/>
            <w:sz w:val="22"/>
            <w:szCs w:val="22"/>
            <w:lang w:val="en-US" w:eastAsia="en-US"/>
          </w:rPr>
          <w:tab/>
        </w:r>
        <w:r w:rsidRPr="0026092C">
          <w:rPr>
            <w:rStyle w:val="Hyperlink"/>
            <w:noProof/>
          </w:rPr>
          <w:t>The Completion Record Specification Type</w:t>
        </w:r>
        <w:r>
          <w:rPr>
            <w:noProof/>
            <w:webHidden/>
          </w:rPr>
          <w:tab/>
        </w:r>
        <w:r>
          <w:rPr>
            <w:noProof/>
            <w:webHidden/>
          </w:rPr>
          <w:fldChar w:fldCharType="begin"/>
        </w:r>
        <w:r>
          <w:rPr>
            <w:noProof/>
            <w:webHidden/>
          </w:rPr>
          <w:instrText xml:space="preserve"> PAGEREF _Toc339020270 \h </w:instrText>
        </w:r>
        <w:r>
          <w:rPr>
            <w:noProof/>
            <w:webHidden/>
          </w:rPr>
        </w:r>
        <w:r>
          <w:rPr>
            <w:noProof/>
            <w:webHidden/>
          </w:rPr>
          <w:fldChar w:fldCharType="separate"/>
        </w:r>
        <w:r>
          <w:rPr>
            <w:noProof/>
            <w:webHidden/>
          </w:rPr>
          <w:t>40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1" w:history="1">
        <w:r w:rsidRPr="0026092C">
          <w:rPr>
            <w:rStyle w:val="Hyperlink"/>
            <w:noProof/>
          </w:rPr>
          <w:t>8.8.1 Implicit Completion Values</w:t>
        </w:r>
        <w:r>
          <w:rPr>
            <w:noProof/>
            <w:webHidden/>
          </w:rPr>
          <w:tab/>
        </w:r>
        <w:r>
          <w:rPr>
            <w:noProof/>
            <w:webHidden/>
          </w:rPr>
          <w:fldChar w:fldCharType="begin"/>
        </w:r>
        <w:r>
          <w:rPr>
            <w:noProof/>
            <w:webHidden/>
          </w:rPr>
          <w:instrText xml:space="preserve"> PAGEREF _Toc339020271 \h </w:instrText>
        </w:r>
        <w:r>
          <w:rPr>
            <w:noProof/>
            <w:webHidden/>
          </w:rPr>
        </w:r>
        <w:r>
          <w:rPr>
            <w:noProof/>
            <w:webHidden/>
          </w:rPr>
          <w:fldChar w:fldCharType="separate"/>
        </w:r>
        <w:r>
          <w:rPr>
            <w:noProof/>
            <w:webHidden/>
          </w:rPr>
          <w:t>41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2" w:history="1">
        <w:r w:rsidRPr="0026092C">
          <w:rPr>
            <w:rStyle w:val="Hyperlink"/>
            <w:noProof/>
            <w:lang w:eastAsia="en-US"/>
          </w:rPr>
          <w:t>8.8.2 NormalCompletion</w:t>
        </w:r>
        <w:r>
          <w:rPr>
            <w:noProof/>
            <w:webHidden/>
          </w:rPr>
          <w:tab/>
        </w:r>
        <w:r>
          <w:rPr>
            <w:noProof/>
            <w:webHidden/>
          </w:rPr>
          <w:fldChar w:fldCharType="begin"/>
        </w:r>
        <w:r>
          <w:rPr>
            <w:noProof/>
            <w:webHidden/>
          </w:rPr>
          <w:instrText xml:space="preserve"> PAGEREF _Toc339020272 \h </w:instrText>
        </w:r>
        <w:r>
          <w:rPr>
            <w:noProof/>
            <w:webHidden/>
          </w:rPr>
        </w:r>
        <w:r>
          <w:rPr>
            <w:noProof/>
            <w:webHidden/>
          </w:rPr>
          <w:fldChar w:fldCharType="separate"/>
        </w:r>
        <w:r>
          <w:rPr>
            <w:noProof/>
            <w:webHidden/>
          </w:rPr>
          <w:t>41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3" w:history="1">
        <w:r w:rsidRPr="0026092C">
          <w:rPr>
            <w:rStyle w:val="Hyperlink"/>
            <w:noProof/>
            <w:lang w:eastAsia="en-US"/>
          </w:rPr>
          <w:t>8.8.3 Throw an Exception</w:t>
        </w:r>
        <w:r>
          <w:rPr>
            <w:noProof/>
            <w:webHidden/>
          </w:rPr>
          <w:tab/>
        </w:r>
        <w:r>
          <w:rPr>
            <w:noProof/>
            <w:webHidden/>
          </w:rPr>
          <w:fldChar w:fldCharType="begin"/>
        </w:r>
        <w:r>
          <w:rPr>
            <w:noProof/>
            <w:webHidden/>
          </w:rPr>
          <w:instrText xml:space="preserve"> PAGEREF _Toc339020273 \h </w:instrText>
        </w:r>
        <w:r>
          <w:rPr>
            <w:noProof/>
            <w:webHidden/>
          </w:rPr>
        </w:r>
        <w:r>
          <w:rPr>
            <w:noProof/>
            <w:webHidden/>
          </w:rPr>
          <w:fldChar w:fldCharType="separate"/>
        </w:r>
        <w:r>
          <w:rPr>
            <w:noProof/>
            <w:webHidden/>
          </w:rPr>
          <w:t>41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4" w:history="1">
        <w:r w:rsidRPr="0026092C">
          <w:rPr>
            <w:rStyle w:val="Hyperlink"/>
            <w:noProof/>
            <w:lang w:eastAsia="en-US"/>
          </w:rPr>
          <w:t>8.8.4 ReturnIfAbrupt</w:t>
        </w:r>
        <w:r>
          <w:rPr>
            <w:noProof/>
            <w:webHidden/>
          </w:rPr>
          <w:tab/>
        </w:r>
        <w:r>
          <w:rPr>
            <w:noProof/>
            <w:webHidden/>
          </w:rPr>
          <w:fldChar w:fldCharType="begin"/>
        </w:r>
        <w:r>
          <w:rPr>
            <w:noProof/>
            <w:webHidden/>
          </w:rPr>
          <w:instrText xml:space="preserve"> PAGEREF _Toc339020274 \h </w:instrText>
        </w:r>
        <w:r>
          <w:rPr>
            <w:noProof/>
            <w:webHidden/>
          </w:rPr>
        </w:r>
        <w:r>
          <w:rPr>
            <w:noProof/>
            <w:webHidden/>
          </w:rPr>
          <w:fldChar w:fldCharType="separate"/>
        </w:r>
        <w:r>
          <w:rPr>
            <w:noProof/>
            <w:webHidden/>
          </w:rPr>
          <w:t>41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75" w:history="1">
        <w:r w:rsidRPr="0026092C">
          <w:rPr>
            <w:rStyle w:val="Hyperlink"/>
            <w:noProof/>
          </w:rPr>
          <w:t>8.9</w:t>
        </w:r>
        <w:r w:rsidRPr="00002F60">
          <w:rPr>
            <w:rFonts w:ascii="Calibri" w:eastAsia="Times New Roman" w:hAnsi="Calibri" w:cs="Arial"/>
            <w:b w:val="0"/>
            <w:noProof/>
            <w:sz w:val="22"/>
            <w:szCs w:val="22"/>
            <w:lang w:val="en-US" w:eastAsia="en-US"/>
          </w:rPr>
          <w:tab/>
        </w:r>
        <w:r w:rsidRPr="0026092C">
          <w:rPr>
            <w:rStyle w:val="Hyperlink"/>
            <w:noProof/>
          </w:rPr>
          <w:t>The Reference Specification Type</w:t>
        </w:r>
        <w:r>
          <w:rPr>
            <w:noProof/>
            <w:webHidden/>
          </w:rPr>
          <w:tab/>
        </w:r>
        <w:r>
          <w:rPr>
            <w:noProof/>
            <w:webHidden/>
          </w:rPr>
          <w:fldChar w:fldCharType="begin"/>
        </w:r>
        <w:r>
          <w:rPr>
            <w:noProof/>
            <w:webHidden/>
          </w:rPr>
          <w:instrText xml:space="preserve"> PAGEREF _Toc339020275 \h </w:instrText>
        </w:r>
        <w:r>
          <w:rPr>
            <w:noProof/>
            <w:webHidden/>
          </w:rPr>
        </w:r>
        <w:r>
          <w:rPr>
            <w:noProof/>
            <w:webHidden/>
          </w:rPr>
          <w:fldChar w:fldCharType="separate"/>
        </w:r>
        <w:r>
          <w:rPr>
            <w:noProof/>
            <w:webHidden/>
          </w:rPr>
          <w:t>42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6" w:history="1">
        <w:r w:rsidRPr="0026092C">
          <w:rPr>
            <w:rStyle w:val="Hyperlink"/>
            <w:noProof/>
          </w:rPr>
          <w:t>8.9.1</w:t>
        </w:r>
        <w:r w:rsidRPr="00002F60">
          <w:rPr>
            <w:rFonts w:ascii="Calibri" w:eastAsia="Times New Roman" w:hAnsi="Calibri" w:cs="Arial"/>
            <w:b w:val="0"/>
            <w:noProof/>
            <w:sz w:val="22"/>
            <w:szCs w:val="22"/>
            <w:lang w:val="en-US" w:eastAsia="en-US"/>
          </w:rPr>
          <w:tab/>
        </w:r>
        <w:r w:rsidRPr="0026092C">
          <w:rPr>
            <w:rStyle w:val="Hyperlink"/>
            <w:noProof/>
          </w:rPr>
          <w:t>GetValue (V)</w:t>
        </w:r>
        <w:r>
          <w:rPr>
            <w:noProof/>
            <w:webHidden/>
          </w:rPr>
          <w:tab/>
        </w:r>
        <w:r>
          <w:rPr>
            <w:noProof/>
            <w:webHidden/>
          </w:rPr>
          <w:fldChar w:fldCharType="begin"/>
        </w:r>
        <w:r>
          <w:rPr>
            <w:noProof/>
            <w:webHidden/>
          </w:rPr>
          <w:instrText xml:space="preserve"> PAGEREF _Toc339020276 \h </w:instrText>
        </w:r>
        <w:r>
          <w:rPr>
            <w:noProof/>
            <w:webHidden/>
          </w:rPr>
        </w:r>
        <w:r>
          <w:rPr>
            <w:noProof/>
            <w:webHidden/>
          </w:rPr>
          <w:fldChar w:fldCharType="separate"/>
        </w:r>
        <w:r>
          <w:rPr>
            <w:noProof/>
            <w:webHidden/>
          </w:rPr>
          <w:t>42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7" w:history="1">
        <w:r w:rsidRPr="0026092C">
          <w:rPr>
            <w:rStyle w:val="Hyperlink"/>
            <w:noProof/>
          </w:rPr>
          <w:t>8.9.2</w:t>
        </w:r>
        <w:r w:rsidRPr="00002F60">
          <w:rPr>
            <w:rFonts w:ascii="Calibri" w:eastAsia="Times New Roman" w:hAnsi="Calibri" w:cs="Arial"/>
            <w:b w:val="0"/>
            <w:noProof/>
            <w:sz w:val="22"/>
            <w:szCs w:val="22"/>
            <w:lang w:val="en-US" w:eastAsia="en-US"/>
          </w:rPr>
          <w:tab/>
        </w:r>
        <w:r w:rsidRPr="0026092C">
          <w:rPr>
            <w:rStyle w:val="Hyperlink"/>
            <w:noProof/>
          </w:rPr>
          <w:t>PutValue (V, W)</w:t>
        </w:r>
        <w:r>
          <w:rPr>
            <w:noProof/>
            <w:webHidden/>
          </w:rPr>
          <w:tab/>
        </w:r>
        <w:r>
          <w:rPr>
            <w:noProof/>
            <w:webHidden/>
          </w:rPr>
          <w:fldChar w:fldCharType="begin"/>
        </w:r>
        <w:r>
          <w:rPr>
            <w:noProof/>
            <w:webHidden/>
          </w:rPr>
          <w:instrText xml:space="preserve"> PAGEREF _Toc339020277 \h </w:instrText>
        </w:r>
        <w:r>
          <w:rPr>
            <w:noProof/>
            <w:webHidden/>
          </w:rPr>
        </w:r>
        <w:r>
          <w:rPr>
            <w:noProof/>
            <w:webHidden/>
          </w:rPr>
          <w:fldChar w:fldCharType="separate"/>
        </w:r>
        <w:r>
          <w:rPr>
            <w:noProof/>
            <w:webHidden/>
          </w:rPr>
          <w:t>43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78" w:history="1">
        <w:r w:rsidRPr="0026092C">
          <w:rPr>
            <w:rStyle w:val="Hyperlink"/>
            <w:noProof/>
          </w:rPr>
          <w:t>8.9.3</w:t>
        </w:r>
        <w:r w:rsidRPr="00002F60">
          <w:rPr>
            <w:rFonts w:ascii="Calibri" w:eastAsia="Times New Roman" w:hAnsi="Calibri" w:cs="Arial"/>
            <w:b w:val="0"/>
            <w:noProof/>
            <w:sz w:val="22"/>
            <w:szCs w:val="22"/>
            <w:lang w:val="en-US" w:eastAsia="en-US"/>
          </w:rPr>
          <w:tab/>
        </w:r>
        <w:r w:rsidRPr="0026092C">
          <w:rPr>
            <w:rStyle w:val="Hyperlink"/>
            <w:noProof/>
          </w:rPr>
          <w:t>GetThisValue (V)</w:t>
        </w:r>
        <w:r>
          <w:rPr>
            <w:noProof/>
            <w:webHidden/>
          </w:rPr>
          <w:tab/>
        </w:r>
        <w:r>
          <w:rPr>
            <w:noProof/>
            <w:webHidden/>
          </w:rPr>
          <w:fldChar w:fldCharType="begin"/>
        </w:r>
        <w:r>
          <w:rPr>
            <w:noProof/>
            <w:webHidden/>
          </w:rPr>
          <w:instrText xml:space="preserve"> PAGEREF _Toc339020278 \h </w:instrText>
        </w:r>
        <w:r>
          <w:rPr>
            <w:noProof/>
            <w:webHidden/>
          </w:rPr>
        </w:r>
        <w:r>
          <w:rPr>
            <w:noProof/>
            <w:webHidden/>
          </w:rPr>
          <w:fldChar w:fldCharType="separate"/>
        </w:r>
        <w:r>
          <w:rPr>
            <w:noProof/>
            <w:webHidden/>
          </w:rPr>
          <w:t>44</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79" w:history="1">
        <w:r w:rsidRPr="0026092C">
          <w:rPr>
            <w:rStyle w:val="Hyperlink"/>
            <w:noProof/>
          </w:rPr>
          <w:t xml:space="preserve">8.10 </w:t>
        </w:r>
        <w:r w:rsidRPr="00002F60">
          <w:rPr>
            <w:rFonts w:ascii="Calibri" w:eastAsia="Times New Roman" w:hAnsi="Calibri" w:cs="Arial"/>
            <w:b w:val="0"/>
            <w:noProof/>
            <w:sz w:val="22"/>
            <w:szCs w:val="22"/>
            <w:lang w:val="en-US" w:eastAsia="en-US"/>
          </w:rPr>
          <w:tab/>
        </w:r>
        <w:r w:rsidRPr="0026092C">
          <w:rPr>
            <w:rStyle w:val="Hyperlink"/>
            <w:noProof/>
          </w:rPr>
          <w:t>The Property Descriptor and Property Identifier Specification Types</w:t>
        </w:r>
        <w:r>
          <w:rPr>
            <w:noProof/>
            <w:webHidden/>
          </w:rPr>
          <w:tab/>
        </w:r>
        <w:r>
          <w:rPr>
            <w:noProof/>
            <w:webHidden/>
          </w:rPr>
          <w:fldChar w:fldCharType="begin"/>
        </w:r>
        <w:r>
          <w:rPr>
            <w:noProof/>
            <w:webHidden/>
          </w:rPr>
          <w:instrText xml:space="preserve"> PAGEREF _Toc339020279 \h </w:instrText>
        </w:r>
        <w:r>
          <w:rPr>
            <w:noProof/>
            <w:webHidden/>
          </w:rPr>
        </w:r>
        <w:r>
          <w:rPr>
            <w:noProof/>
            <w:webHidden/>
          </w:rPr>
          <w:fldChar w:fldCharType="separate"/>
        </w:r>
        <w:r>
          <w:rPr>
            <w:noProof/>
            <w:webHidden/>
          </w:rPr>
          <w:t>44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0" w:history="1">
        <w:r w:rsidRPr="0026092C">
          <w:rPr>
            <w:rStyle w:val="Hyperlink"/>
            <w:noProof/>
          </w:rPr>
          <w:t>8.10.1</w:t>
        </w:r>
        <w:r w:rsidRPr="00002F60">
          <w:rPr>
            <w:rFonts w:ascii="Calibri" w:eastAsia="Times New Roman" w:hAnsi="Calibri" w:cs="Arial"/>
            <w:b w:val="0"/>
            <w:noProof/>
            <w:sz w:val="22"/>
            <w:szCs w:val="22"/>
            <w:lang w:val="en-US" w:eastAsia="en-US"/>
          </w:rPr>
          <w:tab/>
        </w:r>
        <w:r w:rsidRPr="0026092C">
          <w:rPr>
            <w:rStyle w:val="Hyperlink"/>
            <w:noProof/>
          </w:rPr>
          <w:t>IsAccessorDescriptor ( Desc )</w:t>
        </w:r>
        <w:r>
          <w:rPr>
            <w:noProof/>
            <w:webHidden/>
          </w:rPr>
          <w:tab/>
        </w:r>
        <w:r>
          <w:rPr>
            <w:noProof/>
            <w:webHidden/>
          </w:rPr>
          <w:fldChar w:fldCharType="begin"/>
        </w:r>
        <w:r>
          <w:rPr>
            <w:noProof/>
            <w:webHidden/>
          </w:rPr>
          <w:instrText xml:space="preserve"> PAGEREF _Toc339020280 \h </w:instrText>
        </w:r>
        <w:r>
          <w:rPr>
            <w:noProof/>
            <w:webHidden/>
          </w:rPr>
        </w:r>
        <w:r>
          <w:rPr>
            <w:noProof/>
            <w:webHidden/>
          </w:rPr>
          <w:fldChar w:fldCharType="separate"/>
        </w:r>
        <w:r>
          <w:rPr>
            <w:noProof/>
            <w:webHidden/>
          </w:rPr>
          <w:t>44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1" w:history="1">
        <w:r w:rsidRPr="0026092C">
          <w:rPr>
            <w:rStyle w:val="Hyperlink"/>
            <w:noProof/>
          </w:rPr>
          <w:t>8.10.2</w:t>
        </w:r>
        <w:r w:rsidRPr="00002F60">
          <w:rPr>
            <w:rFonts w:ascii="Calibri" w:eastAsia="Times New Roman" w:hAnsi="Calibri" w:cs="Arial"/>
            <w:b w:val="0"/>
            <w:noProof/>
            <w:sz w:val="22"/>
            <w:szCs w:val="22"/>
            <w:lang w:val="en-US" w:eastAsia="en-US"/>
          </w:rPr>
          <w:tab/>
        </w:r>
        <w:r w:rsidRPr="0026092C">
          <w:rPr>
            <w:rStyle w:val="Hyperlink"/>
            <w:noProof/>
          </w:rPr>
          <w:t>IsDataDescriptor ( Desc )</w:t>
        </w:r>
        <w:r>
          <w:rPr>
            <w:noProof/>
            <w:webHidden/>
          </w:rPr>
          <w:tab/>
        </w:r>
        <w:r>
          <w:rPr>
            <w:noProof/>
            <w:webHidden/>
          </w:rPr>
          <w:fldChar w:fldCharType="begin"/>
        </w:r>
        <w:r>
          <w:rPr>
            <w:noProof/>
            <w:webHidden/>
          </w:rPr>
          <w:instrText xml:space="preserve"> PAGEREF _Toc339020281 \h </w:instrText>
        </w:r>
        <w:r>
          <w:rPr>
            <w:noProof/>
            <w:webHidden/>
          </w:rPr>
        </w:r>
        <w:r>
          <w:rPr>
            <w:noProof/>
            <w:webHidden/>
          </w:rPr>
          <w:fldChar w:fldCharType="separate"/>
        </w:r>
        <w:r>
          <w:rPr>
            <w:noProof/>
            <w:webHidden/>
          </w:rPr>
          <w:t>44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2" w:history="1">
        <w:r w:rsidRPr="0026092C">
          <w:rPr>
            <w:rStyle w:val="Hyperlink"/>
            <w:noProof/>
          </w:rPr>
          <w:t>8.10.3</w:t>
        </w:r>
        <w:r w:rsidRPr="00002F60">
          <w:rPr>
            <w:rFonts w:ascii="Calibri" w:eastAsia="Times New Roman" w:hAnsi="Calibri" w:cs="Arial"/>
            <w:b w:val="0"/>
            <w:noProof/>
            <w:sz w:val="22"/>
            <w:szCs w:val="22"/>
            <w:lang w:val="en-US" w:eastAsia="en-US"/>
          </w:rPr>
          <w:tab/>
        </w:r>
        <w:r w:rsidRPr="0026092C">
          <w:rPr>
            <w:rStyle w:val="Hyperlink"/>
            <w:noProof/>
          </w:rPr>
          <w:t>IsGenericDescriptor ( Desc )</w:t>
        </w:r>
        <w:r>
          <w:rPr>
            <w:noProof/>
            <w:webHidden/>
          </w:rPr>
          <w:tab/>
        </w:r>
        <w:r>
          <w:rPr>
            <w:noProof/>
            <w:webHidden/>
          </w:rPr>
          <w:fldChar w:fldCharType="begin"/>
        </w:r>
        <w:r>
          <w:rPr>
            <w:noProof/>
            <w:webHidden/>
          </w:rPr>
          <w:instrText xml:space="preserve"> PAGEREF _Toc339020282 \h </w:instrText>
        </w:r>
        <w:r>
          <w:rPr>
            <w:noProof/>
            <w:webHidden/>
          </w:rPr>
        </w:r>
        <w:r>
          <w:rPr>
            <w:noProof/>
            <w:webHidden/>
          </w:rPr>
          <w:fldChar w:fldCharType="separate"/>
        </w:r>
        <w:r>
          <w:rPr>
            <w:noProof/>
            <w:webHidden/>
          </w:rPr>
          <w:t>45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3" w:history="1">
        <w:r w:rsidRPr="0026092C">
          <w:rPr>
            <w:rStyle w:val="Hyperlink"/>
            <w:noProof/>
          </w:rPr>
          <w:t>8.10.4</w:t>
        </w:r>
        <w:r w:rsidRPr="00002F60">
          <w:rPr>
            <w:rFonts w:ascii="Calibri" w:eastAsia="Times New Roman" w:hAnsi="Calibri" w:cs="Arial"/>
            <w:b w:val="0"/>
            <w:noProof/>
            <w:sz w:val="22"/>
            <w:szCs w:val="22"/>
            <w:lang w:val="en-US" w:eastAsia="en-US"/>
          </w:rPr>
          <w:tab/>
        </w:r>
        <w:r w:rsidRPr="0026092C">
          <w:rPr>
            <w:rStyle w:val="Hyperlink"/>
            <w:noProof/>
          </w:rPr>
          <w:t>FromPropertyDescriptor ( Desc )</w:t>
        </w:r>
        <w:r>
          <w:rPr>
            <w:noProof/>
            <w:webHidden/>
          </w:rPr>
          <w:tab/>
        </w:r>
        <w:r>
          <w:rPr>
            <w:noProof/>
            <w:webHidden/>
          </w:rPr>
          <w:fldChar w:fldCharType="begin"/>
        </w:r>
        <w:r>
          <w:rPr>
            <w:noProof/>
            <w:webHidden/>
          </w:rPr>
          <w:instrText xml:space="preserve"> PAGEREF _Toc339020283 \h </w:instrText>
        </w:r>
        <w:r>
          <w:rPr>
            <w:noProof/>
            <w:webHidden/>
          </w:rPr>
        </w:r>
        <w:r>
          <w:rPr>
            <w:noProof/>
            <w:webHidden/>
          </w:rPr>
          <w:fldChar w:fldCharType="separate"/>
        </w:r>
        <w:r>
          <w:rPr>
            <w:noProof/>
            <w:webHidden/>
          </w:rPr>
          <w:t>45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4" w:history="1">
        <w:r w:rsidRPr="0026092C">
          <w:rPr>
            <w:rStyle w:val="Hyperlink"/>
            <w:noProof/>
          </w:rPr>
          <w:t>8.10.5</w:t>
        </w:r>
        <w:r w:rsidRPr="00002F60">
          <w:rPr>
            <w:rFonts w:ascii="Calibri" w:eastAsia="Times New Roman" w:hAnsi="Calibri" w:cs="Arial"/>
            <w:b w:val="0"/>
            <w:noProof/>
            <w:sz w:val="22"/>
            <w:szCs w:val="22"/>
            <w:lang w:val="en-US" w:eastAsia="en-US"/>
          </w:rPr>
          <w:tab/>
        </w:r>
        <w:r w:rsidRPr="0026092C">
          <w:rPr>
            <w:rStyle w:val="Hyperlink"/>
            <w:noProof/>
          </w:rPr>
          <w:t>ToPropertyDescriptor ( Obj )</w:t>
        </w:r>
        <w:r>
          <w:rPr>
            <w:noProof/>
            <w:webHidden/>
          </w:rPr>
          <w:tab/>
        </w:r>
        <w:r>
          <w:rPr>
            <w:noProof/>
            <w:webHidden/>
          </w:rPr>
          <w:fldChar w:fldCharType="begin"/>
        </w:r>
        <w:r>
          <w:rPr>
            <w:noProof/>
            <w:webHidden/>
          </w:rPr>
          <w:instrText xml:space="preserve"> PAGEREF _Toc339020284 \h </w:instrText>
        </w:r>
        <w:r>
          <w:rPr>
            <w:noProof/>
            <w:webHidden/>
          </w:rPr>
        </w:r>
        <w:r>
          <w:rPr>
            <w:noProof/>
            <w:webHidden/>
          </w:rPr>
          <w:fldChar w:fldCharType="separate"/>
        </w:r>
        <w:r>
          <w:rPr>
            <w:noProof/>
            <w:webHidden/>
          </w:rPr>
          <w:t>45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85" w:history="1">
        <w:r w:rsidRPr="0026092C">
          <w:rPr>
            <w:rStyle w:val="Hyperlink"/>
            <w:noProof/>
          </w:rPr>
          <w:t>8.11</w:t>
        </w:r>
        <w:r w:rsidRPr="00002F60">
          <w:rPr>
            <w:rFonts w:ascii="Calibri" w:eastAsia="Times New Roman" w:hAnsi="Calibri" w:cs="Arial"/>
            <w:b w:val="0"/>
            <w:noProof/>
            <w:sz w:val="22"/>
            <w:szCs w:val="22"/>
            <w:lang w:val="en-US" w:eastAsia="en-US"/>
          </w:rPr>
          <w:tab/>
        </w:r>
        <w:r w:rsidRPr="0026092C">
          <w:rPr>
            <w:rStyle w:val="Hyperlink"/>
            <w:noProof/>
          </w:rPr>
          <w:t>The Lexical Environment and Environment Record Specification Types</w:t>
        </w:r>
        <w:r>
          <w:rPr>
            <w:noProof/>
            <w:webHidden/>
          </w:rPr>
          <w:tab/>
        </w:r>
        <w:r>
          <w:rPr>
            <w:noProof/>
            <w:webHidden/>
          </w:rPr>
          <w:fldChar w:fldCharType="begin"/>
        </w:r>
        <w:r>
          <w:rPr>
            <w:noProof/>
            <w:webHidden/>
          </w:rPr>
          <w:instrText xml:space="preserve"> PAGEREF _Toc339020285 \h </w:instrText>
        </w:r>
        <w:r>
          <w:rPr>
            <w:noProof/>
            <w:webHidden/>
          </w:rPr>
        </w:r>
        <w:r>
          <w:rPr>
            <w:noProof/>
            <w:webHidden/>
          </w:rPr>
          <w:fldChar w:fldCharType="separate"/>
        </w:r>
        <w:r>
          <w:rPr>
            <w:noProof/>
            <w:webHidden/>
          </w:rPr>
          <w:t>46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86" w:history="1">
        <w:r w:rsidRPr="0026092C">
          <w:rPr>
            <w:rStyle w:val="Hyperlink"/>
            <w:noProof/>
          </w:rPr>
          <w:t>8.12</w:t>
        </w:r>
        <w:r w:rsidRPr="00002F60">
          <w:rPr>
            <w:rFonts w:ascii="Calibri" w:eastAsia="Times New Roman" w:hAnsi="Calibri" w:cs="Arial"/>
            <w:b w:val="0"/>
            <w:noProof/>
            <w:sz w:val="22"/>
            <w:szCs w:val="22"/>
            <w:lang w:val="en-US" w:eastAsia="en-US"/>
          </w:rPr>
          <w:tab/>
        </w:r>
        <w:r w:rsidRPr="0026092C">
          <w:rPr>
            <w:rStyle w:val="Hyperlink"/>
            <w:noProof/>
          </w:rPr>
          <w:t>Algorithms for Object Internal Methods</w:t>
        </w:r>
        <w:r>
          <w:rPr>
            <w:noProof/>
            <w:webHidden/>
          </w:rPr>
          <w:tab/>
        </w:r>
        <w:r>
          <w:rPr>
            <w:noProof/>
            <w:webHidden/>
          </w:rPr>
          <w:fldChar w:fldCharType="begin"/>
        </w:r>
        <w:r>
          <w:rPr>
            <w:noProof/>
            <w:webHidden/>
          </w:rPr>
          <w:instrText xml:space="preserve"> PAGEREF _Toc339020286 \h </w:instrText>
        </w:r>
        <w:r>
          <w:rPr>
            <w:noProof/>
            <w:webHidden/>
          </w:rPr>
        </w:r>
        <w:r>
          <w:rPr>
            <w:noProof/>
            <w:webHidden/>
          </w:rPr>
          <w:fldChar w:fldCharType="separate"/>
        </w:r>
        <w:r>
          <w:rPr>
            <w:noProof/>
            <w:webHidden/>
          </w:rPr>
          <w:t>46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7" w:history="1">
        <w:r w:rsidRPr="0026092C">
          <w:rPr>
            <w:rStyle w:val="Hyperlink"/>
            <w:noProof/>
          </w:rPr>
          <w:t>8.12.1</w:t>
        </w:r>
        <w:r w:rsidRPr="00002F60">
          <w:rPr>
            <w:rFonts w:ascii="Calibri" w:eastAsia="Times New Roman" w:hAnsi="Calibri" w:cs="Arial"/>
            <w:b w:val="0"/>
            <w:noProof/>
            <w:sz w:val="22"/>
            <w:szCs w:val="22"/>
            <w:lang w:val="en-US" w:eastAsia="en-US"/>
          </w:rPr>
          <w:tab/>
        </w:r>
        <w:r w:rsidRPr="0026092C">
          <w:rPr>
            <w:rStyle w:val="Hyperlink"/>
            <w:noProof/>
          </w:rPr>
          <w:t>[[GetOwnProperty]] (P)</w:t>
        </w:r>
        <w:r>
          <w:rPr>
            <w:noProof/>
            <w:webHidden/>
          </w:rPr>
          <w:tab/>
        </w:r>
        <w:r>
          <w:rPr>
            <w:noProof/>
            <w:webHidden/>
          </w:rPr>
          <w:fldChar w:fldCharType="begin"/>
        </w:r>
        <w:r>
          <w:rPr>
            <w:noProof/>
            <w:webHidden/>
          </w:rPr>
          <w:instrText xml:space="preserve"> PAGEREF _Toc339020287 \h </w:instrText>
        </w:r>
        <w:r>
          <w:rPr>
            <w:noProof/>
            <w:webHidden/>
          </w:rPr>
        </w:r>
        <w:r>
          <w:rPr>
            <w:noProof/>
            <w:webHidden/>
          </w:rPr>
          <w:fldChar w:fldCharType="separate"/>
        </w:r>
        <w:r>
          <w:rPr>
            <w:noProof/>
            <w:webHidden/>
          </w:rPr>
          <w:t>46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8" w:history="1">
        <w:r w:rsidRPr="0026092C">
          <w:rPr>
            <w:rStyle w:val="Hyperlink"/>
            <w:noProof/>
          </w:rPr>
          <w:t>8.12.2</w:t>
        </w:r>
        <w:r w:rsidRPr="00002F60">
          <w:rPr>
            <w:rFonts w:ascii="Calibri" w:eastAsia="Times New Roman" w:hAnsi="Calibri" w:cs="Arial"/>
            <w:b w:val="0"/>
            <w:noProof/>
            <w:sz w:val="22"/>
            <w:szCs w:val="22"/>
            <w:lang w:val="en-US" w:eastAsia="en-US"/>
          </w:rPr>
          <w:tab/>
        </w:r>
        <w:r w:rsidRPr="0026092C">
          <w:rPr>
            <w:rStyle w:val="Hyperlink"/>
            <w:noProof/>
          </w:rPr>
          <w:t>[[GetProperty]] (P)</w:t>
        </w:r>
        <w:r>
          <w:rPr>
            <w:noProof/>
            <w:webHidden/>
          </w:rPr>
          <w:tab/>
        </w:r>
        <w:r>
          <w:rPr>
            <w:noProof/>
            <w:webHidden/>
          </w:rPr>
          <w:fldChar w:fldCharType="begin"/>
        </w:r>
        <w:r>
          <w:rPr>
            <w:noProof/>
            <w:webHidden/>
          </w:rPr>
          <w:instrText xml:space="preserve"> PAGEREF _Toc339020288 \h </w:instrText>
        </w:r>
        <w:r>
          <w:rPr>
            <w:noProof/>
            <w:webHidden/>
          </w:rPr>
        </w:r>
        <w:r>
          <w:rPr>
            <w:noProof/>
            <w:webHidden/>
          </w:rPr>
          <w:fldChar w:fldCharType="separate"/>
        </w:r>
        <w:r>
          <w:rPr>
            <w:noProof/>
            <w:webHidden/>
          </w:rPr>
          <w:t>46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89" w:history="1">
        <w:r w:rsidRPr="0026092C">
          <w:rPr>
            <w:rStyle w:val="Hyperlink"/>
            <w:noProof/>
          </w:rPr>
          <w:t>8.12.3</w:t>
        </w:r>
        <w:r w:rsidRPr="00002F60">
          <w:rPr>
            <w:rFonts w:ascii="Calibri" w:eastAsia="Times New Roman" w:hAnsi="Calibri" w:cs="Arial"/>
            <w:b w:val="0"/>
            <w:noProof/>
            <w:sz w:val="22"/>
            <w:szCs w:val="22"/>
            <w:lang w:val="en-US" w:eastAsia="en-US"/>
          </w:rPr>
          <w:tab/>
        </w:r>
        <w:r w:rsidRPr="0026092C">
          <w:rPr>
            <w:rStyle w:val="Hyperlink"/>
            <w:noProof/>
          </w:rPr>
          <w:t>[[Get]] (P [, accessorThisValue] )</w:t>
        </w:r>
        <w:r>
          <w:rPr>
            <w:noProof/>
            <w:webHidden/>
          </w:rPr>
          <w:tab/>
        </w:r>
        <w:r>
          <w:rPr>
            <w:noProof/>
            <w:webHidden/>
          </w:rPr>
          <w:fldChar w:fldCharType="begin"/>
        </w:r>
        <w:r>
          <w:rPr>
            <w:noProof/>
            <w:webHidden/>
          </w:rPr>
          <w:instrText xml:space="preserve"> PAGEREF _Toc339020289 \h </w:instrText>
        </w:r>
        <w:r>
          <w:rPr>
            <w:noProof/>
            <w:webHidden/>
          </w:rPr>
        </w:r>
        <w:r>
          <w:rPr>
            <w:noProof/>
            <w:webHidden/>
          </w:rPr>
          <w:fldChar w:fldCharType="separate"/>
        </w:r>
        <w:r>
          <w:rPr>
            <w:noProof/>
            <w:webHidden/>
          </w:rPr>
          <w:t>46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0" w:history="1">
        <w:r w:rsidRPr="0026092C">
          <w:rPr>
            <w:rStyle w:val="Hyperlink"/>
            <w:noProof/>
          </w:rPr>
          <w:t>8.12.4</w:t>
        </w:r>
        <w:r w:rsidRPr="00002F60">
          <w:rPr>
            <w:rFonts w:ascii="Calibri" w:eastAsia="Times New Roman" w:hAnsi="Calibri" w:cs="Arial"/>
            <w:b w:val="0"/>
            <w:noProof/>
            <w:sz w:val="22"/>
            <w:szCs w:val="22"/>
            <w:lang w:val="en-US" w:eastAsia="en-US"/>
          </w:rPr>
          <w:tab/>
        </w:r>
        <w:r w:rsidRPr="0026092C">
          <w:rPr>
            <w:rStyle w:val="Hyperlink"/>
            <w:noProof/>
          </w:rPr>
          <w:t>[[CanPut]] (P)</w:t>
        </w:r>
        <w:r>
          <w:rPr>
            <w:noProof/>
            <w:webHidden/>
          </w:rPr>
          <w:tab/>
        </w:r>
        <w:r>
          <w:rPr>
            <w:noProof/>
            <w:webHidden/>
          </w:rPr>
          <w:fldChar w:fldCharType="begin"/>
        </w:r>
        <w:r>
          <w:rPr>
            <w:noProof/>
            <w:webHidden/>
          </w:rPr>
          <w:instrText xml:space="preserve"> PAGEREF _Toc339020290 \h </w:instrText>
        </w:r>
        <w:r>
          <w:rPr>
            <w:noProof/>
            <w:webHidden/>
          </w:rPr>
        </w:r>
        <w:r>
          <w:rPr>
            <w:noProof/>
            <w:webHidden/>
          </w:rPr>
          <w:fldChar w:fldCharType="separate"/>
        </w:r>
        <w:r>
          <w:rPr>
            <w:noProof/>
            <w:webHidden/>
          </w:rPr>
          <w:t>47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1" w:history="1">
        <w:r w:rsidRPr="0026092C">
          <w:rPr>
            <w:rStyle w:val="Hyperlink"/>
            <w:noProof/>
          </w:rPr>
          <w:t>8.12.5</w:t>
        </w:r>
        <w:r w:rsidRPr="00002F60">
          <w:rPr>
            <w:rFonts w:ascii="Calibri" w:eastAsia="Times New Roman" w:hAnsi="Calibri" w:cs="Arial"/>
            <w:b w:val="0"/>
            <w:noProof/>
            <w:sz w:val="22"/>
            <w:szCs w:val="22"/>
            <w:lang w:val="en-US" w:eastAsia="en-US"/>
          </w:rPr>
          <w:tab/>
        </w:r>
        <w:r w:rsidRPr="0026092C">
          <w:rPr>
            <w:rStyle w:val="Hyperlink"/>
            <w:noProof/>
          </w:rPr>
          <w:t>[[Put]] ( P, V, Throw[, accessorThisValue]  )</w:t>
        </w:r>
        <w:r>
          <w:rPr>
            <w:noProof/>
            <w:webHidden/>
          </w:rPr>
          <w:tab/>
        </w:r>
        <w:r>
          <w:rPr>
            <w:noProof/>
            <w:webHidden/>
          </w:rPr>
          <w:fldChar w:fldCharType="begin"/>
        </w:r>
        <w:r>
          <w:rPr>
            <w:noProof/>
            <w:webHidden/>
          </w:rPr>
          <w:instrText xml:space="preserve"> PAGEREF _Toc339020291 \h </w:instrText>
        </w:r>
        <w:r>
          <w:rPr>
            <w:noProof/>
            <w:webHidden/>
          </w:rPr>
        </w:r>
        <w:r>
          <w:rPr>
            <w:noProof/>
            <w:webHidden/>
          </w:rPr>
          <w:fldChar w:fldCharType="separate"/>
        </w:r>
        <w:r>
          <w:rPr>
            <w:noProof/>
            <w:webHidden/>
          </w:rPr>
          <w:t>47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2" w:history="1">
        <w:r w:rsidRPr="0026092C">
          <w:rPr>
            <w:rStyle w:val="Hyperlink"/>
            <w:noProof/>
          </w:rPr>
          <w:t>8.12.6</w:t>
        </w:r>
        <w:r w:rsidRPr="00002F60">
          <w:rPr>
            <w:rFonts w:ascii="Calibri" w:eastAsia="Times New Roman" w:hAnsi="Calibri" w:cs="Arial"/>
            <w:b w:val="0"/>
            <w:noProof/>
            <w:sz w:val="22"/>
            <w:szCs w:val="22"/>
            <w:lang w:val="en-US" w:eastAsia="en-US"/>
          </w:rPr>
          <w:tab/>
        </w:r>
        <w:r w:rsidRPr="0026092C">
          <w:rPr>
            <w:rStyle w:val="Hyperlink"/>
            <w:noProof/>
          </w:rPr>
          <w:t>[[HasProperty]] (P)</w:t>
        </w:r>
        <w:r>
          <w:rPr>
            <w:noProof/>
            <w:webHidden/>
          </w:rPr>
          <w:tab/>
        </w:r>
        <w:r>
          <w:rPr>
            <w:noProof/>
            <w:webHidden/>
          </w:rPr>
          <w:fldChar w:fldCharType="begin"/>
        </w:r>
        <w:r>
          <w:rPr>
            <w:noProof/>
            <w:webHidden/>
          </w:rPr>
          <w:instrText xml:space="preserve"> PAGEREF _Toc339020292 \h </w:instrText>
        </w:r>
        <w:r>
          <w:rPr>
            <w:noProof/>
            <w:webHidden/>
          </w:rPr>
        </w:r>
        <w:r>
          <w:rPr>
            <w:noProof/>
            <w:webHidden/>
          </w:rPr>
          <w:fldChar w:fldCharType="separate"/>
        </w:r>
        <w:r>
          <w:rPr>
            <w:noProof/>
            <w:webHidden/>
          </w:rPr>
          <w:t>48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3" w:history="1">
        <w:r w:rsidRPr="0026092C">
          <w:rPr>
            <w:rStyle w:val="Hyperlink"/>
            <w:noProof/>
          </w:rPr>
          <w:t>8.12.7</w:t>
        </w:r>
        <w:r w:rsidRPr="00002F60">
          <w:rPr>
            <w:rFonts w:ascii="Calibri" w:eastAsia="Times New Roman" w:hAnsi="Calibri" w:cs="Arial"/>
            <w:b w:val="0"/>
            <w:noProof/>
            <w:sz w:val="22"/>
            <w:szCs w:val="22"/>
            <w:lang w:val="en-US" w:eastAsia="en-US"/>
          </w:rPr>
          <w:tab/>
        </w:r>
        <w:r w:rsidRPr="0026092C">
          <w:rPr>
            <w:rStyle w:val="Hyperlink"/>
            <w:noProof/>
          </w:rPr>
          <w:t>[[Delete]] (P, Throw)</w:t>
        </w:r>
        <w:r>
          <w:rPr>
            <w:noProof/>
            <w:webHidden/>
          </w:rPr>
          <w:tab/>
        </w:r>
        <w:r>
          <w:rPr>
            <w:noProof/>
            <w:webHidden/>
          </w:rPr>
          <w:fldChar w:fldCharType="begin"/>
        </w:r>
        <w:r>
          <w:rPr>
            <w:noProof/>
            <w:webHidden/>
          </w:rPr>
          <w:instrText xml:space="preserve"> PAGEREF _Toc339020293 \h </w:instrText>
        </w:r>
        <w:r>
          <w:rPr>
            <w:noProof/>
            <w:webHidden/>
          </w:rPr>
        </w:r>
        <w:r>
          <w:rPr>
            <w:noProof/>
            <w:webHidden/>
          </w:rPr>
          <w:fldChar w:fldCharType="separate"/>
        </w:r>
        <w:r>
          <w:rPr>
            <w:noProof/>
            <w:webHidden/>
          </w:rPr>
          <w:t>48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4" w:history="1">
        <w:r w:rsidRPr="0026092C">
          <w:rPr>
            <w:rStyle w:val="Hyperlink"/>
            <w:noProof/>
          </w:rPr>
          <w:t>8.12.8</w:t>
        </w:r>
        <w:r w:rsidRPr="00002F60">
          <w:rPr>
            <w:rFonts w:ascii="Calibri" w:eastAsia="Times New Roman" w:hAnsi="Calibri" w:cs="Arial"/>
            <w:b w:val="0"/>
            <w:noProof/>
            <w:sz w:val="22"/>
            <w:szCs w:val="22"/>
            <w:lang w:val="en-US" w:eastAsia="en-US"/>
          </w:rPr>
          <w:tab/>
        </w:r>
        <w:r w:rsidRPr="0026092C">
          <w:rPr>
            <w:rStyle w:val="Hyperlink"/>
            <w:noProof/>
          </w:rPr>
          <w:t>[[DefaultValue]] (hint)</w:t>
        </w:r>
        <w:r>
          <w:rPr>
            <w:noProof/>
            <w:webHidden/>
          </w:rPr>
          <w:tab/>
        </w:r>
        <w:r>
          <w:rPr>
            <w:noProof/>
            <w:webHidden/>
          </w:rPr>
          <w:fldChar w:fldCharType="begin"/>
        </w:r>
        <w:r>
          <w:rPr>
            <w:noProof/>
            <w:webHidden/>
          </w:rPr>
          <w:instrText xml:space="preserve"> PAGEREF _Toc339020294 \h </w:instrText>
        </w:r>
        <w:r>
          <w:rPr>
            <w:noProof/>
            <w:webHidden/>
          </w:rPr>
        </w:r>
        <w:r>
          <w:rPr>
            <w:noProof/>
            <w:webHidden/>
          </w:rPr>
          <w:fldChar w:fldCharType="separate"/>
        </w:r>
        <w:r>
          <w:rPr>
            <w:noProof/>
            <w:webHidden/>
          </w:rPr>
          <w:t>48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5" w:history="1">
        <w:r w:rsidRPr="0026092C">
          <w:rPr>
            <w:rStyle w:val="Hyperlink"/>
            <w:noProof/>
          </w:rPr>
          <w:t>8.12.9</w:t>
        </w:r>
        <w:r w:rsidRPr="00002F60">
          <w:rPr>
            <w:rFonts w:ascii="Calibri" w:eastAsia="Times New Roman" w:hAnsi="Calibri" w:cs="Arial"/>
            <w:b w:val="0"/>
            <w:noProof/>
            <w:sz w:val="22"/>
            <w:szCs w:val="22"/>
            <w:lang w:val="en-US" w:eastAsia="en-US"/>
          </w:rPr>
          <w:tab/>
        </w:r>
        <w:r w:rsidRPr="0026092C">
          <w:rPr>
            <w:rStyle w:val="Hyperlink"/>
            <w:noProof/>
          </w:rPr>
          <w:t>[[DefineOwnProperty]] (P, Desc, Throw)</w:t>
        </w:r>
        <w:r>
          <w:rPr>
            <w:noProof/>
            <w:webHidden/>
          </w:rPr>
          <w:tab/>
        </w:r>
        <w:r>
          <w:rPr>
            <w:noProof/>
            <w:webHidden/>
          </w:rPr>
          <w:fldChar w:fldCharType="begin"/>
        </w:r>
        <w:r>
          <w:rPr>
            <w:noProof/>
            <w:webHidden/>
          </w:rPr>
          <w:instrText xml:space="preserve"> PAGEREF _Toc339020295 \h </w:instrText>
        </w:r>
        <w:r>
          <w:rPr>
            <w:noProof/>
            <w:webHidden/>
          </w:rPr>
        </w:r>
        <w:r>
          <w:rPr>
            <w:noProof/>
            <w:webHidden/>
          </w:rPr>
          <w:fldChar w:fldCharType="separate"/>
        </w:r>
        <w:r>
          <w:rPr>
            <w:noProof/>
            <w:webHidden/>
          </w:rPr>
          <w:t>49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6" w:history="1">
        <w:r w:rsidRPr="0026092C">
          <w:rPr>
            <w:rStyle w:val="Hyperlink"/>
            <w:noProof/>
          </w:rPr>
          <w:t>8.12.10</w:t>
        </w:r>
        <w:r w:rsidRPr="00002F60">
          <w:rPr>
            <w:rFonts w:ascii="Calibri" w:eastAsia="Times New Roman" w:hAnsi="Calibri" w:cs="Arial"/>
            <w:b w:val="0"/>
            <w:noProof/>
            <w:sz w:val="22"/>
            <w:szCs w:val="22"/>
            <w:lang w:val="en-US" w:eastAsia="en-US"/>
          </w:rPr>
          <w:tab/>
        </w:r>
        <w:r w:rsidRPr="0026092C">
          <w:rPr>
            <w:rStyle w:val="Hyperlink"/>
            <w:noProof/>
          </w:rPr>
          <w:t>[[Enumerate]] (includePrototype, onlyEnumerable )</w:t>
        </w:r>
        <w:r>
          <w:rPr>
            <w:noProof/>
            <w:webHidden/>
          </w:rPr>
          <w:tab/>
        </w:r>
        <w:r>
          <w:rPr>
            <w:noProof/>
            <w:webHidden/>
          </w:rPr>
          <w:fldChar w:fldCharType="begin"/>
        </w:r>
        <w:r>
          <w:rPr>
            <w:noProof/>
            <w:webHidden/>
          </w:rPr>
          <w:instrText xml:space="preserve"> PAGEREF _Toc339020296 \h </w:instrText>
        </w:r>
        <w:r>
          <w:rPr>
            <w:noProof/>
            <w:webHidden/>
          </w:rPr>
        </w:r>
        <w:r>
          <w:rPr>
            <w:noProof/>
            <w:webHidden/>
          </w:rPr>
          <w:fldChar w:fldCharType="separate"/>
        </w:r>
        <w:r>
          <w:rPr>
            <w:noProof/>
            <w:webHidden/>
          </w:rPr>
          <w:t>50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297" w:history="1">
        <w:r w:rsidRPr="0026092C">
          <w:rPr>
            <w:rStyle w:val="Hyperlink"/>
            <w:noProof/>
          </w:rPr>
          <w:t>8.12.11</w:t>
        </w:r>
        <w:r w:rsidRPr="00002F60">
          <w:rPr>
            <w:rFonts w:ascii="Calibri" w:eastAsia="Times New Roman" w:hAnsi="Calibri" w:cs="Arial"/>
            <w:b w:val="0"/>
            <w:noProof/>
            <w:sz w:val="22"/>
            <w:szCs w:val="22"/>
            <w:lang w:val="en-US" w:eastAsia="en-US"/>
          </w:rPr>
          <w:tab/>
        </w:r>
        <w:r w:rsidRPr="0026092C">
          <w:rPr>
            <w:rStyle w:val="Hyperlink"/>
            <w:noProof/>
          </w:rPr>
          <w:t>[[Iterate]] ( )</w:t>
        </w:r>
        <w:r>
          <w:rPr>
            <w:noProof/>
            <w:webHidden/>
          </w:rPr>
          <w:tab/>
        </w:r>
        <w:r>
          <w:rPr>
            <w:noProof/>
            <w:webHidden/>
          </w:rPr>
          <w:fldChar w:fldCharType="begin"/>
        </w:r>
        <w:r>
          <w:rPr>
            <w:noProof/>
            <w:webHidden/>
          </w:rPr>
          <w:instrText xml:space="preserve"> PAGEREF _Toc339020297 \h </w:instrText>
        </w:r>
        <w:r>
          <w:rPr>
            <w:noProof/>
            <w:webHidden/>
          </w:rPr>
        </w:r>
        <w:r>
          <w:rPr>
            <w:noProof/>
            <w:webHidden/>
          </w:rPr>
          <w:fldChar w:fldCharType="separate"/>
        </w:r>
        <w:r>
          <w:rPr>
            <w:noProof/>
            <w:webHidden/>
          </w:rPr>
          <w:t>50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298" w:history="1">
        <w:r w:rsidRPr="0026092C">
          <w:rPr>
            <w:rStyle w:val="Hyperlink"/>
            <w:noProof/>
          </w:rPr>
          <w:t>8.13 Data Blocks</w:t>
        </w:r>
        <w:r>
          <w:rPr>
            <w:noProof/>
            <w:webHidden/>
          </w:rPr>
          <w:tab/>
        </w:r>
        <w:r>
          <w:rPr>
            <w:noProof/>
            <w:webHidden/>
          </w:rPr>
          <w:fldChar w:fldCharType="begin"/>
        </w:r>
        <w:r>
          <w:rPr>
            <w:noProof/>
            <w:webHidden/>
          </w:rPr>
          <w:instrText xml:space="preserve"> PAGEREF _Toc339020298 \h </w:instrText>
        </w:r>
        <w:r>
          <w:rPr>
            <w:noProof/>
            <w:webHidden/>
          </w:rPr>
        </w:r>
        <w:r>
          <w:rPr>
            <w:noProof/>
            <w:webHidden/>
          </w:rPr>
          <w:fldChar w:fldCharType="separate"/>
        </w:r>
        <w:r>
          <w:rPr>
            <w:noProof/>
            <w:webHidden/>
          </w:rPr>
          <w:t>51</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299" w:history="1">
        <w:r w:rsidRPr="0026092C">
          <w:rPr>
            <w:rStyle w:val="Hyperlink"/>
            <w:noProof/>
          </w:rPr>
          <w:t>9 Abstract Operations</w:t>
        </w:r>
        <w:r>
          <w:rPr>
            <w:noProof/>
            <w:webHidden/>
          </w:rPr>
          <w:tab/>
        </w:r>
        <w:r>
          <w:rPr>
            <w:noProof/>
            <w:webHidden/>
          </w:rPr>
          <w:fldChar w:fldCharType="begin"/>
        </w:r>
        <w:r>
          <w:rPr>
            <w:noProof/>
            <w:webHidden/>
          </w:rPr>
          <w:instrText xml:space="preserve"> PAGEREF _Toc339020299 \h </w:instrText>
        </w:r>
        <w:r>
          <w:rPr>
            <w:noProof/>
            <w:webHidden/>
          </w:rPr>
        </w:r>
        <w:r>
          <w:rPr>
            <w:noProof/>
            <w:webHidden/>
          </w:rPr>
          <w:fldChar w:fldCharType="separate"/>
        </w:r>
        <w:r>
          <w:rPr>
            <w:noProof/>
            <w:webHidden/>
          </w:rPr>
          <w:t>51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00" w:history="1">
        <w:r w:rsidRPr="0026092C">
          <w:rPr>
            <w:rStyle w:val="Hyperlink"/>
            <w:noProof/>
          </w:rPr>
          <w:t>9.1</w:t>
        </w:r>
        <w:r w:rsidRPr="00002F60">
          <w:rPr>
            <w:rFonts w:ascii="Calibri" w:eastAsia="Times New Roman" w:hAnsi="Calibri" w:cs="Arial"/>
            <w:b w:val="0"/>
            <w:noProof/>
            <w:sz w:val="22"/>
            <w:szCs w:val="22"/>
            <w:lang w:val="en-US" w:eastAsia="en-US"/>
          </w:rPr>
          <w:tab/>
        </w:r>
        <w:r w:rsidRPr="0026092C">
          <w:rPr>
            <w:rStyle w:val="Hyperlink"/>
            <w:noProof/>
          </w:rPr>
          <w:t>Type Conversion and Testing</w:t>
        </w:r>
        <w:r>
          <w:rPr>
            <w:noProof/>
            <w:webHidden/>
          </w:rPr>
          <w:tab/>
        </w:r>
        <w:r>
          <w:rPr>
            <w:noProof/>
            <w:webHidden/>
          </w:rPr>
          <w:fldChar w:fldCharType="begin"/>
        </w:r>
        <w:r>
          <w:rPr>
            <w:noProof/>
            <w:webHidden/>
          </w:rPr>
          <w:instrText xml:space="preserve"> PAGEREF _Toc339020300 \h </w:instrText>
        </w:r>
        <w:r>
          <w:rPr>
            <w:noProof/>
            <w:webHidden/>
          </w:rPr>
        </w:r>
        <w:r>
          <w:rPr>
            <w:noProof/>
            <w:webHidden/>
          </w:rPr>
          <w:fldChar w:fldCharType="separate"/>
        </w:r>
        <w:r>
          <w:rPr>
            <w:noProof/>
            <w:webHidden/>
          </w:rPr>
          <w:t>51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1" w:history="1">
        <w:r w:rsidRPr="0026092C">
          <w:rPr>
            <w:rStyle w:val="Hyperlink"/>
            <w:noProof/>
          </w:rPr>
          <w:t>9.1.1</w:t>
        </w:r>
        <w:r w:rsidRPr="00002F60">
          <w:rPr>
            <w:rFonts w:ascii="Calibri" w:eastAsia="Times New Roman" w:hAnsi="Calibri" w:cs="Arial"/>
            <w:b w:val="0"/>
            <w:noProof/>
            <w:sz w:val="22"/>
            <w:szCs w:val="22"/>
            <w:lang w:val="en-US" w:eastAsia="en-US"/>
          </w:rPr>
          <w:tab/>
        </w:r>
        <w:r w:rsidRPr="0026092C">
          <w:rPr>
            <w:rStyle w:val="Hyperlink"/>
            <w:noProof/>
          </w:rPr>
          <w:t>ToPrimitive</w:t>
        </w:r>
        <w:r>
          <w:rPr>
            <w:noProof/>
            <w:webHidden/>
          </w:rPr>
          <w:tab/>
        </w:r>
        <w:r>
          <w:rPr>
            <w:noProof/>
            <w:webHidden/>
          </w:rPr>
          <w:fldChar w:fldCharType="begin"/>
        </w:r>
        <w:r>
          <w:rPr>
            <w:noProof/>
            <w:webHidden/>
          </w:rPr>
          <w:instrText xml:space="preserve"> PAGEREF _Toc339020301 \h </w:instrText>
        </w:r>
        <w:r>
          <w:rPr>
            <w:noProof/>
            <w:webHidden/>
          </w:rPr>
        </w:r>
        <w:r>
          <w:rPr>
            <w:noProof/>
            <w:webHidden/>
          </w:rPr>
          <w:fldChar w:fldCharType="separate"/>
        </w:r>
        <w:r>
          <w:rPr>
            <w:noProof/>
            <w:webHidden/>
          </w:rPr>
          <w:t>52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2" w:history="1">
        <w:r w:rsidRPr="0026092C">
          <w:rPr>
            <w:rStyle w:val="Hyperlink"/>
            <w:noProof/>
          </w:rPr>
          <w:t>9.1.2</w:t>
        </w:r>
        <w:r w:rsidRPr="00002F60">
          <w:rPr>
            <w:rFonts w:ascii="Calibri" w:eastAsia="Times New Roman" w:hAnsi="Calibri" w:cs="Arial"/>
            <w:b w:val="0"/>
            <w:noProof/>
            <w:sz w:val="22"/>
            <w:szCs w:val="22"/>
            <w:lang w:val="en-US" w:eastAsia="en-US"/>
          </w:rPr>
          <w:tab/>
        </w:r>
        <w:r w:rsidRPr="0026092C">
          <w:rPr>
            <w:rStyle w:val="Hyperlink"/>
            <w:noProof/>
          </w:rPr>
          <w:t>ToBoolean</w:t>
        </w:r>
        <w:r>
          <w:rPr>
            <w:noProof/>
            <w:webHidden/>
          </w:rPr>
          <w:tab/>
        </w:r>
        <w:r>
          <w:rPr>
            <w:noProof/>
            <w:webHidden/>
          </w:rPr>
          <w:fldChar w:fldCharType="begin"/>
        </w:r>
        <w:r>
          <w:rPr>
            <w:noProof/>
            <w:webHidden/>
          </w:rPr>
          <w:instrText xml:space="preserve"> PAGEREF _Toc339020302 \h </w:instrText>
        </w:r>
        <w:r>
          <w:rPr>
            <w:noProof/>
            <w:webHidden/>
          </w:rPr>
        </w:r>
        <w:r>
          <w:rPr>
            <w:noProof/>
            <w:webHidden/>
          </w:rPr>
          <w:fldChar w:fldCharType="separate"/>
        </w:r>
        <w:r>
          <w:rPr>
            <w:noProof/>
            <w:webHidden/>
          </w:rPr>
          <w:t>52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3" w:history="1">
        <w:r w:rsidRPr="0026092C">
          <w:rPr>
            <w:rStyle w:val="Hyperlink"/>
            <w:noProof/>
          </w:rPr>
          <w:t>9.1.3</w:t>
        </w:r>
        <w:r w:rsidRPr="00002F60">
          <w:rPr>
            <w:rFonts w:ascii="Calibri" w:eastAsia="Times New Roman" w:hAnsi="Calibri" w:cs="Arial"/>
            <w:b w:val="0"/>
            <w:noProof/>
            <w:sz w:val="22"/>
            <w:szCs w:val="22"/>
            <w:lang w:val="en-US" w:eastAsia="en-US"/>
          </w:rPr>
          <w:tab/>
        </w:r>
        <w:r w:rsidRPr="0026092C">
          <w:rPr>
            <w:rStyle w:val="Hyperlink"/>
            <w:noProof/>
          </w:rPr>
          <w:t>ToNumber</w:t>
        </w:r>
        <w:r>
          <w:rPr>
            <w:noProof/>
            <w:webHidden/>
          </w:rPr>
          <w:tab/>
        </w:r>
        <w:r>
          <w:rPr>
            <w:noProof/>
            <w:webHidden/>
          </w:rPr>
          <w:fldChar w:fldCharType="begin"/>
        </w:r>
        <w:r>
          <w:rPr>
            <w:noProof/>
            <w:webHidden/>
          </w:rPr>
          <w:instrText xml:space="preserve"> PAGEREF _Toc339020303 \h </w:instrText>
        </w:r>
        <w:r>
          <w:rPr>
            <w:noProof/>
            <w:webHidden/>
          </w:rPr>
        </w:r>
        <w:r>
          <w:rPr>
            <w:noProof/>
            <w:webHidden/>
          </w:rPr>
          <w:fldChar w:fldCharType="separate"/>
        </w:r>
        <w:r>
          <w:rPr>
            <w:noProof/>
            <w:webHidden/>
          </w:rPr>
          <w:t>53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4" w:history="1">
        <w:r w:rsidRPr="0026092C">
          <w:rPr>
            <w:rStyle w:val="Hyperlink"/>
            <w:noProof/>
          </w:rPr>
          <w:t>9.1.4</w:t>
        </w:r>
        <w:r w:rsidRPr="00002F60">
          <w:rPr>
            <w:rFonts w:ascii="Calibri" w:eastAsia="Times New Roman" w:hAnsi="Calibri" w:cs="Arial"/>
            <w:b w:val="0"/>
            <w:noProof/>
            <w:sz w:val="22"/>
            <w:szCs w:val="22"/>
            <w:lang w:val="en-US" w:eastAsia="en-US"/>
          </w:rPr>
          <w:tab/>
        </w:r>
        <w:r w:rsidRPr="0026092C">
          <w:rPr>
            <w:rStyle w:val="Hyperlink"/>
            <w:noProof/>
          </w:rPr>
          <w:t>ToInteger</w:t>
        </w:r>
        <w:r>
          <w:rPr>
            <w:noProof/>
            <w:webHidden/>
          </w:rPr>
          <w:tab/>
        </w:r>
        <w:r>
          <w:rPr>
            <w:noProof/>
            <w:webHidden/>
          </w:rPr>
          <w:fldChar w:fldCharType="begin"/>
        </w:r>
        <w:r>
          <w:rPr>
            <w:noProof/>
            <w:webHidden/>
          </w:rPr>
          <w:instrText xml:space="preserve"> PAGEREF _Toc339020304 \h </w:instrText>
        </w:r>
        <w:r>
          <w:rPr>
            <w:noProof/>
            <w:webHidden/>
          </w:rPr>
        </w:r>
        <w:r>
          <w:rPr>
            <w:noProof/>
            <w:webHidden/>
          </w:rPr>
          <w:fldChar w:fldCharType="separate"/>
        </w:r>
        <w:r>
          <w:rPr>
            <w:noProof/>
            <w:webHidden/>
          </w:rPr>
          <w:t>55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5" w:history="1">
        <w:r w:rsidRPr="0026092C">
          <w:rPr>
            <w:rStyle w:val="Hyperlink"/>
            <w:noProof/>
          </w:rPr>
          <w:t>9.1.5</w:t>
        </w:r>
        <w:r w:rsidRPr="00002F60">
          <w:rPr>
            <w:rFonts w:ascii="Calibri" w:eastAsia="Times New Roman" w:hAnsi="Calibri" w:cs="Arial"/>
            <w:b w:val="0"/>
            <w:noProof/>
            <w:sz w:val="22"/>
            <w:szCs w:val="22"/>
            <w:lang w:val="en-US" w:eastAsia="en-US"/>
          </w:rPr>
          <w:tab/>
        </w:r>
        <w:r w:rsidRPr="0026092C">
          <w:rPr>
            <w:rStyle w:val="Hyperlink"/>
            <w:noProof/>
          </w:rPr>
          <w:t>ToInt32: (Signed 32 Bit Integer)</w:t>
        </w:r>
        <w:r>
          <w:rPr>
            <w:noProof/>
            <w:webHidden/>
          </w:rPr>
          <w:tab/>
        </w:r>
        <w:r>
          <w:rPr>
            <w:noProof/>
            <w:webHidden/>
          </w:rPr>
          <w:fldChar w:fldCharType="begin"/>
        </w:r>
        <w:r>
          <w:rPr>
            <w:noProof/>
            <w:webHidden/>
          </w:rPr>
          <w:instrText xml:space="preserve"> PAGEREF _Toc339020305 \h </w:instrText>
        </w:r>
        <w:r>
          <w:rPr>
            <w:noProof/>
            <w:webHidden/>
          </w:rPr>
        </w:r>
        <w:r>
          <w:rPr>
            <w:noProof/>
            <w:webHidden/>
          </w:rPr>
          <w:fldChar w:fldCharType="separate"/>
        </w:r>
        <w:r>
          <w:rPr>
            <w:noProof/>
            <w:webHidden/>
          </w:rPr>
          <w:t>56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6" w:history="1">
        <w:r w:rsidRPr="0026092C">
          <w:rPr>
            <w:rStyle w:val="Hyperlink"/>
            <w:noProof/>
          </w:rPr>
          <w:t>9.1.6</w:t>
        </w:r>
        <w:r w:rsidRPr="00002F60">
          <w:rPr>
            <w:rFonts w:ascii="Calibri" w:eastAsia="Times New Roman" w:hAnsi="Calibri" w:cs="Arial"/>
            <w:b w:val="0"/>
            <w:noProof/>
            <w:sz w:val="22"/>
            <w:szCs w:val="22"/>
            <w:lang w:val="en-US" w:eastAsia="en-US"/>
          </w:rPr>
          <w:tab/>
        </w:r>
        <w:r w:rsidRPr="0026092C">
          <w:rPr>
            <w:rStyle w:val="Hyperlink"/>
            <w:noProof/>
          </w:rPr>
          <w:t>ToUint32: (Unsigned 32 Bit Integer)</w:t>
        </w:r>
        <w:r>
          <w:rPr>
            <w:noProof/>
            <w:webHidden/>
          </w:rPr>
          <w:tab/>
        </w:r>
        <w:r>
          <w:rPr>
            <w:noProof/>
            <w:webHidden/>
          </w:rPr>
          <w:fldChar w:fldCharType="begin"/>
        </w:r>
        <w:r>
          <w:rPr>
            <w:noProof/>
            <w:webHidden/>
          </w:rPr>
          <w:instrText xml:space="preserve"> PAGEREF _Toc339020306 \h </w:instrText>
        </w:r>
        <w:r>
          <w:rPr>
            <w:noProof/>
            <w:webHidden/>
          </w:rPr>
        </w:r>
        <w:r>
          <w:rPr>
            <w:noProof/>
            <w:webHidden/>
          </w:rPr>
          <w:fldChar w:fldCharType="separate"/>
        </w:r>
        <w:r>
          <w:rPr>
            <w:noProof/>
            <w:webHidden/>
          </w:rPr>
          <w:t>56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7" w:history="1">
        <w:r w:rsidRPr="0026092C">
          <w:rPr>
            <w:rStyle w:val="Hyperlink"/>
            <w:noProof/>
          </w:rPr>
          <w:t>9.1.7</w:t>
        </w:r>
        <w:r w:rsidRPr="00002F60">
          <w:rPr>
            <w:rFonts w:ascii="Calibri" w:eastAsia="Times New Roman" w:hAnsi="Calibri" w:cs="Arial"/>
            <w:b w:val="0"/>
            <w:noProof/>
            <w:sz w:val="22"/>
            <w:szCs w:val="22"/>
            <w:lang w:val="en-US" w:eastAsia="en-US"/>
          </w:rPr>
          <w:tab/>
        </w:r>
        <w:r w:rsidRPr="0026092C">
          <w:rPr>
            <w:rStyle w:val="Hyperlink"/>
            <w:noProof/>
          </w:rPr>
          <w:t>ToUint16: (Unsigned 16 Bit Integer)</w:t>
        </w:r>
        <w:r>
          <w:rPr>
            <w:noProof/>
            <w:webHidden/>
          </w:rPr>
          <w:tab/>
        </w:r>
        <w:r>
          <w:rPr>
            <w:noProof/>
            <w:webHidden/>
          </w:rPr>
          <w:fldChar w:fldCharType="begin"/>
        </w:r>
        <w:r>
          <w:rPr>
            <w:noProof/>
            <w:webHidden/>
          </w:rPr>
          <w:instrText xml:space="preserve"> PAGEREF _Toc339020307 \h </w:instrText>
        </w:r>
        <w:r>
          <w:rPr>
            <w:noProof/>
            <w:webHidden/>
          </w:rPr>
        </w:r>
        <w:r>
          <w:rPr>
            <w:noProof/>
            <w:webHidden/>
          </w:rPr>
          <w:fldChar w:fldCharType="separate"/>
        </w:r>
        <w:r>
          <w:rPr>
            <w:noProof/>
            <w:webHidden/>
          </w:rPr>
          <w:t>56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8" w:history="1">
        <w:r w:rsidRPr="0026092C">
          <w:rPr>
            <w:rStyle w:val="Hyperlink"/>
            <w:noProof/>
          </w:rPr>
          <w:t>9.1.8</w:t>
        </w:r>
        <w:r w:rsidRPr="00002F60">
          <w:rPr>
            <w:rFonts w:ascii="Calibri" w:eastAsia="Times New Roman" w:hAnsi="Calibri" w:cs="Arial"/>
            <w:b w:val="0"/>
            <w:noProof/>
            <w:sz w:val="22"/>
            <w:szCs w:val="22"/>
            <w:lang w:val="en-US" w:eastAsia="en-US"/>
          </w:rPr>
          <w:tab/>
        </w:r>
        <w:r w:rsidRPr="0026092C">
          <w:rPr>
            <w:rStyle w:val="Hyperlink"/>
            <w:noProof/>
          </w:rPr>
          <w:t>ToString</w:t>
        </w:r>
        <w:r>
          <w:rPr>
            <w:noProof/>
            <w:webHidden/>
          </w:rPr>
          <w:tab/>
        </w:r>
        <w:r>
          <w:rPr>
            <w:noProof/>
            <w:webHidden/>
          </w:rPr>
          <w:fldChar w:fldCharType="begin"/>
        </w:r>
        <w:r>
          <w:rPr>
            <w:noProof/>
            <w:webHidden/>
          </w:rPr>
          <w:instrText xml:space="preserve"> PAGEREF _Toc339020308 \h </w:instrText>
        </w:r>
        <w:r>
          <w:rPr>
            <w:noProof/>
            <w:webHidden/>
          </w:rPr>
        </w:r>
        <w:r>
          <w:rPr>
            <w:noProof/>
            <w:webHidden/>
          </w:rPr>
          <w:fldChar w:fldCharType="separate"/>
        </w:r>
        <w:r>
          <w:rPr>
            <w:noProof/>
            <w:webHidden/>
          </w:rPr>
          <w:t>57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09" w:history="1">
        <w:r w:rsidRPr="0026092C">
          <w:rPr>
            <w:rStyle w:val="Hyperlink"/>
            <w:noProof/>
          </w:rPr>
          <w:t>9.1.9</w:t>
        </w:r>
        <w:r w:rsidRPr="00002F60">
          <w:rPr>
            <w:rFonts w:ascii="Calibri" w:eastAsia="Times New Roman" w:hAnsi="Calibri" w:cs="Arial"/>
            <w:b w:val="0"/>
            <w:noProof/>
            <w:sz w:val="22"/>
            <w:szCs w:val="22"/>
            <w:lang w:val="en-US" w:eastAsia="en-US"/>
          </w:rPr>
          <w:tab/>
        </w:r>
        <w:r w:rsidRPr="0026092C">
          <w:rPr>
            <w:rStyle w:val="Hyperlink"/>
            <w:noProof/>
          </w:rPr>
          <w:t>ToObject</w:t>
        </w:r>
        <w:r>
          <w:rPr>
            <w:noProof/>
            <w:webHidden/>
          </w:rPr>
          <w:tab/>
        </w:r>
        <w:r>
          <w:rPr>
            <w:noProof/>
            <w:webHidden/>
          </w:rPr>
          <w:fldChar w:fldCharType="begin"/>
        </w:r>
        <w:r>
          <w:rPr>
            <w:noProof/>
            <w:webHidden/>
          </w:rPr>
          <w:instrText xml:space="preserve"> PAGEREF _Toc339020309 \h </w:instrText>
        </w:r>
        <w:r>
          <w:rPr>
            <w:noProof/>
            <w:webHidden/>
          </w:rPr>
        </w:r>
        <w:r>
          <w:rPr>
            <w:noProof/>
            <w:webHidden/>
          </w:rPr>
          <w:fldChar w:fldCharType="separate"/>
        </w:r>
        <w:r>
          <w:rPr>
            <w:noProof/>
            <w:webHidden/>
          </w:rPr>
          <w:t>58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10" w:history="1">
        <w:r w:rsidRPr="0026092C">
          <w:rPr>
            <w:rStyle w:val="Hyperlink"/>
            <w:noProof/>
          </w:rPr>
          <w:t>9.1.10</w:t>
        </w:r>
        <w:r w:rsidRPr="00002F60">
          <w:rPr>
            <w:rFonts w:ascii="Calibri" w:eastAsia="Times New Roman" w:hAnsi="Calibri" w:cs="Arial"/>
            <w:b w:val="0"/>
            <w:noProof/>
            <w:sz w:val="22"/>
            <w:szCs w:val="22"/>
            <w:lang w:val="en-US" w:eastAsia="en-US"/>
          </w:rPr>
          <w:tab/>
        </w:r>
        <w:r w:rsidRPr="0026092C">
          <w:rPr>
            <w:rStyle w:val="Hyperlink"/>
            <w:noProof/>
          </w:rPr>
          <w:t>ToPropertyKey</w:t>
        </w:r>
        <w:r>
          <w:rPr>
            <w:noProof/>
            <w:webHidden/>
          </w:rPr>
          <w:tab/>
        </w:r>
        <w:r>
          <w:rPr>
            <w:noProof/>
            <w:webHidden/>
          </w:rPr>
          <w:fldChar w:fldCharType="begin"/>
        </w:r>
        <w:r>
          <w:rPr>
            <w:noProof/>
            <w:webHidden/>
          </w:rPr>
          <w:instrText xml:space="preserve"> PAGEREF _Toc339020310 \h </w:instrText>
        </w:r>
        <w:r>
          <w:rPr>
            <w:noProof/>
            <w:webHidden/>
          </w:rPr>
        </w:r>
        <w:r>
          <w:rPr>
            <w:noProof/>
            <w:webHidden/>
          </w:rPr>
          <w:fldChar w:fldCharType="separate"/>
        </w:r>
        <w:r>
          <w:rPr>
            <w:noProof/>
            <w:webHidden/>
          </w:rPr>
          <w:t>58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11" w:history="1">
        <w:r w:rsidRPr="0026092C">
          <w:rPr>
            <w:rStyle w:val="Hyperlink"/>
            <w:noProof/>
          </w:rPr>
          <w:t>9.2</w:t>
        </w:r>
        <w:r w:rsidRPr="00002F60">
          <w:rPr>
            <w:rFonts w:ascii="Calibri" w:eastAsia="Times New Roman" w:hAnsi="Calibri" w:cs="Arial"/>
            <w:b w:val="0"/>
            <w:noProof/>
            <w:sz w:val="22"/>
            <w:szCs w:val="22"/>
            <w:lang w:val="en-US" w:eastAsia="en-US"/>
          </w:rPr>
          <w:tab/>
        </w:r>
        <w:r w:rsidRPr="0026092C">
          <w:rPr>
            <w:rStyle w:val="Hyperlink"/>
            <w:noProof/>
          </w:rPr>
          <w:t>Testing and Comparison Operations</w:t>
        </w:r>
        <w:r>
          <w:rPr>
            <w:noProof/>
            <w:webHidden/>
          </w:rPr>
          <w:tab/>
        </w:r>
        <w:r>
          <w:rPr>
            <w:noProof/>
            <w:webHidden/>
          </w:rPr>
          <w:fldChar w:fldCharType="begin"/>
        </w:r>
        <w:r>
          <w:rPr>
            <w:noProof/>
            <w:webHidden/>
          </w:rPr>
          <w:instrText xml:space="preserve"> PAGEREF _Toc339020311 \h </w:instrText>
        </w:r>
        <w:r>
          <w:rPr>
            <w:noProof/>
            <w:webHidden/>
          </w:rPr>
        </w:r>
        <w:r>
          <w:rPr>
            <w:noProof/>
            <w:webHidden/>
          </w:rPr>
          <w:fldChar w:fldCharType="separate"/>
        </w:r>
        <w:r>
          <w:rPr>
            <w:noProof/>
            <w:webHidden/>
          </w:rPr>
          <w:t>58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12" w:history="1">
        <w:r w:rsidRPr="0026092C">
          <w:rPr>
            <w:rStyle w:val="Hyperlink"/>
            <w:noProof/>
          </w:rPr>
          <w:t>9.2.1</w:t>
        </w:r>
        <w:r w:rsidRPr="00002F60">
          <w:rPr>
            <w:rFonts w:ascii="Calibri" w:eastAsia="Times New Roman" w:hAnsi="Calibri" w:cs="Arial"/>
            <w:b w:val="0"/>
            <w:noProof/>
            <w:sz w:val="22"/>
            <w:szCs w:val="22"/>
            <w:lang w:val="en-US" w:eastAsia="en-US"/>
          </w:rPr>
          <w:tab/>
        </w:r>
        <w:r w:rsidRPr="0026092C">
          <w:rPr>
            <w:rStyle w:val="Hyperlink"/>
            <w:noProof/>
          </w:rPr>
          <w:t>CheckObjectCoercible</w:t>
        </w:r>
        <w:r>
          <w:rPr>
            <w:noProof/>
            <w:webHidden/>
          </w:rPr>
          <w:tab/>
        </w:r>
        <w:r>
          <w:rPr>
            <w:noProof/>
            <w:webHidden/>
          </w:rPr>
          <w:fldChar w:fldCharType="begin"/>
        </w:r>
        <w:r>
          <w:rPr>
            <w:noProof/>
            <w:webHidden/>
          </w:rPr>
          <w:instrText xml:space="preserve"> PAGEREF _Toc339020312 \h </w:instrText>
        </w:r>
        <w:r>
          <w:rPr>
            <w:noProof/>
            <w:webHidden/>
          </w:rPr>
        </w:r>
        <w:r>
          <w:rPr>
            <w:noProof/>
            <w:webHidden/>
          </w:rPr>
          <w:fldChar w:fldCharType="separate"/>
        </w:r>
        <w:r>
          <w:rPr>
            <w:noProof/>
            <w:webHidden/>
          </w:rPr>
          <w:t>58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13" w:history="1">
        <w:r w:rsidRPr="0026092C">
          <w:rPr>
            <w:rStyle w:val="Hyperlink"/>
            <w:noProof/>
          </w:rPr>
          <w:t>9.2.2</w:t>
        </w:r>
        <w:r w:rsidRPr="00002F60">
          <w:rPr>
            <w:rFonts w:ascii="Calibri" w:eastAsia="Times New Roman" w:hAnsi="Calibri" w:cs="Arial"/>
            <w:b w:val="0"/>
            <w:noProof/>
            <w:sz w:val="22"/>
            <w:szCs w:val="22"/>
            <w:lang w:val="en-US" w:eastAsia="en-US"/>
          </w:rPr>
          <w:tab/>
        </w:r>
        <w:r w:rsidRPr="0026092C">
          <w:rPr>
            <w:rStyle w:val="Hyperlink"/>
            <w:noProof/>
          </w:rPr>
          <w:t>IsCallable</w:t>
        </w:r>
        <w:r>
          <w:rPr>
            <w:noProof/>
            <w:webHidden/>
          </w:rPr>
          <w:tab/>
        </w:r>
        <w:r>
          <w:rPr>
            <w:noProof/>
            <w:webHidden/>
          </w:rPr>
          <w:fldChar w:fldCharType="begin"/>
        </w:r>
        <w:r>
          <w:rPr>
            <w:noProof/>
            <w:webHidden/>
          </w:rPr>
          <w:instrText xml:space="preserve"> PAGEREF _Toc339020313 \h </w:instrText>
        </w:r>
        <w:r>
          <w:rPr>
            <w:noProof/>
            <w:webHidden/>
          </w:rPr>
        </w:r>
        <w:r>
          <w:rPr>
            <w:noProof/>
            <w:webHidden/>
          </w:rPr>
          <w:fldChar w:fldCharType="separate"/>
        </w:r>
        <w:r>
          <w:rPr>
            <w:noProof/>
            <w:webHidden/>
          </w:rPr>
          <w:t>59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14" w:history="1">
        <w:r w:rsidRPr="0026092C">
          <w:rPr>
            <w:rStyle w:val="Hyperlink"/>
            <w:noProof/>
          </w:rPr>
          <w:t>9.2.3</w:t>
        </w:r>
        <w:r w:rsidRPr="00002F60">
          <w:rPr>
            <w:rFonts w:ascii="Calibri" w:eastAsia="Times New Roman" w:hAnsi="Calibri" w:cs="Arial"/>
            <w:b w:val="0"/>
            <w:noProof/>
            <w:sz w:val="22"/>
            <w:szCs w:val="22"/>
            <w:lang w:val="en-US" w:eastAsia="en-US"/>
          </w:rPr>
          <w:tab/>
        </w:r>
        <w:r w:rsidRPr="0026092C">
          <w:rPr>
            <w:rStyle w:val="Hyperlink"/>
            <w:noProof/>
          </w:rPr>
          <w:t>The SameValue Algorithm</w:t>
        </w:r>
        <w:r>
          <w:rPr>
            <w:noProof/>
            <w:webHidden/>
          </w:rPr>
          <w:tab/>
        </w:r>
        <w:r>
          <w:rPr>
            <w:noProof/>
            <w:webHidden/>
          </w:rPr>
          <w:fldChar w:fldCharType="begin"/>
        </w:r>
        <w:r>
          <w:rPr>
            <w:noProof/>
            <w:webHidden/>
          </w:rPr>
          <w:instrText xml:space="preserve"> PAGEREF _Toc339020314 \h </w:instrText>
        </w:r>
        <w:r>
          <w:rPr>
            <w:noProof/>
            <w:webHidden/>
          </w:rPr>
        </w:r>
        <w:r>
          <w:rPr>
            <w:noProof/>
            <w:webHidden/>
          </w:rPr>
          <w:fldChar w:fldCharType="separate"/>
        </w:r>
        <w:r>
          <w:rPr>
            <w:noProof/>
            <w:webHidden/>
          </w:rPr>
          <w:t>59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15" w:history="1">
        <w:r w:rsidRPr="0026092C">
          <w:rPr>
            <w:rStyle w:val="Hyperlink"/>
            <w:noProof/>
          </w:rPr>
          <w:t>9.2.4</w:t>
        </w:r>
        <w:r w:rsidRPr="00002F60">
          <w:rPr>
            <w:rFonts w:ascii="Calibri" w:eastAsia="Times New Roman" w:hAnsi="Calibri" w:cs="Arial"/>
            <w:b w:val="0"/>
            <w:noProof/>
            <w:sz w:val="22"/>
            <w:szCs w:val="22"/>
            <w:lang w:val="en-US" w:eastAsia="en-US"/>
          </w:rPr>
          <w:tab/>
        </w:r>
        <w:r w:rsidRPr="0026092C">
          <w:rPr>
            <w:rStyle w:val="Hyperlink"/>
            <w:noProof/>
          </w:rPr>
          <w:t>IsConstructor</w:t>
        </w:r>
        <w:r>
          <w:rPr>
            <w:noProof/>
            <w:webHidden/>
          </w:rPr>
          <w:tab/>
        </w:r>
        <w:r>
          <w:rPr>
            <w:noProof/>
            <w:webHidden/>
          </w:rPr>
          <w:fldChar w:fldCharType="begin"/>
        </w:r>
        <w:r>
          <w:rPr>
            <w:noProof/>
            <w:webHidden/>
          </w:rPr>
          <w:instrText xml:space="preserve"> PAGEREF _Toc339020315 \h </w:instrText>
        </w:r>
        <w:r>
          <w:rPr>
            <w:noProof/>
            <w:webHidden/>
          </w:rPr>
        </w:r>
        <w:r>
          <w:rPr>
            <w:noProof/>
            <w:webHidden/>
          </w:rPr>
          <w:fldChar w:fldCharType="separate"/>
        </w:r>
        <w:r>
          <w:rPr>
            <w:noProof/>
            <w:webHidden/>
          </w:rPr>
          <w:t>59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16" w:history="1">
        <w:r w:rsidRPr="0026092C">
          <w:rPr>
            <w:rStyle w:val="Hyperlink"/>
            <w:noProof/>
          </w:rPr>
          <w:t>9.3</w:t>
        </w:r>
        <w:r w:rsidRPr="00002F60">
          <w:rPr>
            <w:rFonts w:ascii="Calibri" w:eastAsia="Times New Roman" w:hAnsi="Calibri" w:cs="Arial"/>
            <w:b w:val="0"/>
            <w:noProof/>
            <w:sz w:val="22"/>
            <w:szCs w:val="22"/>
            <w:lang w:val="en-US" w:eastAsia="en-US"/>
          </w:rPr>
          <w:tab/>
        </w:r>
        <w:r w:rsidRPr="0026092C">
          <w:rPr>
            <w:rStyle w:val="Hyperlink"/>
            <w:noProof/>
          </w:rPr>
          <w:t>Operations on Objects</w:t>
        </w:r>
        <w:r>
          <w:rPr>
            <w:noProof/>
            <w:webHidden/>
          </w:rPr>
          <w:tab/>
        </w:r>
        <w:r>
          <w:rPr>
            <w:noProof/>
            <w:webHidden/>
          </w:rPr>
          <w:fldChar w:fldCharType="begin"/>
        </w:r>
        <w:r>
          <w:rPr>
            <w:noProof/>
            <w:webHidden/>
          </w:rPr>
          <w:instrText xml:space="preserve"> PAGEREF _Toc339020316 \h </w:instrText>
        </w:r>
        <w:r>
          <w:rPr>
            <w:noProof/>
            <w:webHidden/>
          </w:rPr>
        </w:r>
        <w:r>
          <w:rPr>
            <w:noProof/>
            <w:webHidden/>
          </w:rPr>
          <w:fldChar w:fldCharType="separate"/>
        </w:r>
        <w:r>
          <w:rPr>
            <w:noProof/>
            <w:webHidden/>
          </w:rPr>
          <w:t>60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17" w:history="1">
        <w:r w:rsidRPr="0026092C">
          <w:rPr>
            <w:rStyle w:val="Hyperlink"/>
            <w:noProof/>
          </w:rPr>
          <w:t>9.3.1</w:t>
        </w:r>
        <w:r w:rsidRPr="00002F60">
          <w:rPr>
            <w:rFonts w:ascii="Calibri" w:eastAsia="Times New Roman" w:hAnsi="Calibri" w:cs="Arial"/>
            <w:b w:val="0"/>
            <w:noProof/>
            <w:sz w:val="22"/>
            <w:szCs w:val="22"/>
            <w:lang w:val="en-US" w:eastAsia="en-US"/>
          </w:rPr>
          <w:tab/>
        </w:r>
        <w:r w:rsidRPr="0026092C">
          <w:rPr>
            <w:rStyle w:val="Hyperlink"/>
            <w:noProof/>
          </w:rPr>
          <w:t>Invoke</w:t>
        </w:r>
        <w:r>
          <w:rPr>
            <w:noProof/>
            <w:webHidden/>
          </w:rPr>
          <w:tab/>
        </w:r>
        <w:r>
          <w:rPr>
            <w:noProof/>
            <w:webHidden/>
          </w:rPr>
          <w:fldChar w:fldCharType="begin"/>
        </w:r>
        <w:r>
          <w:rPr>
            <w:noProof/>
            <w:webHidden/>
          </w:rPr>
          <w:instrText xml:space="preserve"> PAGEREF _Toc339020317 \h </w:instrText>
        </w:r>
        <w:r>
          <w:rPr>
            <w:noProof/>
            <w:webHidden/>
          </w:rPr>
        </w:r>
        <w:r>
          <w:rPr>
            <w:noProof/>
            <w:webHidden/>
          </w:rPr>
          <w:fldChar w:fldCharType="separate"/>
        </w:r>
        <w:r>
          <w:rPr>
            <w:noProof/>
            <w:webHidden/>
          </w:rPr>
          <w:t>60</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318" w:history="1">
        <w:r w:rsidRPr="0026092C">
          <w:rPr>
            <w:rStyle w:val="Hyperlink"/>
            <w:noProof/>
          </w:rPr>
          <w:t>10</w:t>
        </w:r>
        <w:r w:rsidRPr="00002F60">
          <w:rPr>
            <w:rFonts w:ascii="Calibri" w:eastAsia="Times New Roman" w:hAnsi="Calibri" w:cs="Arial"/>
            <w:b w:val="0"/>
            <w:noProof/>
            <w:sz w:val="22"/>
            <w:szCs w:val="22"/>
            <w:lang w:val="en-US" w:eastAsia="en-US"/>
          </w:rPr>
          <w:tab/>
        </w:r>
        <w:r w:rsidRPr="0026092C">
          <w:rPr>
            <w:rStyle w:val="Hyperlink"/>
            <w:noProof/>
          </w:rPr>
          <w:t>Executable Code and Execution Contexts</w:t>
        </w:r>
        <w:r>
          <w:rPr>
            <w:noProof/>
            <w:webHidden/>
          </w:rPr>
          <w:tab/>
        </w:r>
        <w:r>
          <w:rPr>
            <w:noProof/>
            <w:webHidden/>
          </w:rPr>
          <w:fldChar w:fldCharType="begin"/>
        </w:r>
        <w:r>
          <w:rPr>
            <w:noProof/>
            <w:webHidden/>
          </w:rPr>
          <w:instrText xml:space="preserve"> PAGEREF _Toc339020318 \h </w:instrText>
        </w:r>
        <w:r>
          <w:rPr>
            <w:noProof/>
            <w:webHidden/>
          </w:rPr>
        </w:r>
        <w:r>
          <w:rPr>
            <w:noProof/>
            <w:webHidden/>
          </w:rPr>
          <w:fldChar w:fldCharType="separate"/>
        </w:r>
        <w:r>
          <w:rPr>
            <w:noProof/>
            <w:webHidden/>
          </w:rPr>
          <w:t>60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19" w:history="1">
        <w:r w:rsidRPr="0026092C">
          <w:rPr>
            <w:rStyle w:val="Hyperlink"/>
            <w:noProof/>
          </w:rPr>
          <w:t>10.1</w:t>
        </w:r>
        <w:r w:rsidRPr="00002F60">
          <w:rPr>
            <w:rFonts w:ascii="Calibri" w:eastAsia="Times New Roman" w:hAnsi="Calibri" w:cs="Arial"/>
            <w:b w:val="0"/>
            <w:noProof/>
            <w:sz w:val="22"/>
            <w:szCs w:val="22"/>
            <w:lang w:val="en-US" w:eastAsia="en-US"/>
          </w:rPr>
          <w:tab/>
        </w:r>
        <w:r w:rsidRPr="0026092C">
          <w:rPr>
            <w:rStyle w:val="Hyperlink"/>
            <w:noProof/>
          </w:rPr>
          <w:t>Types of Executable Code</w:t>
        </w:r>
        <w:r>
          <w:rPr>
            <w:noProof/>
            <w:webHidden/>
          </w:rPr>
          <w:tab/>
        </w:r>
        <w:r>
          <w:rPr>
            <w:noProof/>
            <w:webHidden/>
          </w:rPr>
          <w:fldChar w:fldCharType="begin"/>
        </w:r>
        <w:r>
          <w:rPr>
            <w:noProof/>
            <w:webHidden/>
          </w:rPr>
          <w:instrText xml:space="preserve"> PAGEREF _Toc339020319 \h </w:instrText>
        </w:r>
        <w:r>
          <w:rPr>
            <w:noProof/>
            <w:webHidden/>
          </w:rPr>
        </w:r>
        <w:r>
          <w:rPr>
            <w:noProof/>
            <w:webHidden/>
          </w:rPr>
          <w:fldChar w:fldCharType="separate"/>
        </w:r>
        <w:r>
          <w:rPr>
            <w:noProof/>
            <w:webHidden/>
          </w:rPr>
          <w:t>60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0" w:history="1">
        <w:r w:rsidRPr="0026092C">
          <w:rPr>
            <w:rStyle w:val="Hyperlink"/>
            <w:noProof/>
          </w:rPr>
          <w:t>10.1.1</w:t>
        </w:r>
        <w:r w:rsidRPr="00002F60">
          <w:rPr>
            <w:rFonts w:ascii="Calibri" w:eastAsia="Times New Roman" w:hAnsi="Calibri" w:cs="Arial"/>
            <w:b w:val="0"/>
            <w:noProof/>
            <w:sz w:val="22"/>
            <w:szCs w:val="22"/>
            <w:lang w:val="en-US" w:eastAsia="en-US"/>
          </w:rPr>
          <w:tab/>
        </w:r>
        <w:r w:rsidRPr="0026092C">
          <w:rPr>
            <w:rStyle w:val="Hyperlink"/>
            <w:noProof/>
          </w:rPr>
          <w:t>Strict Mode Code</w:t>
        </w:r>
        <w:r>
          <w:rPr>
            <w:noProof/>
            <w:webHidden/>
          </w:rPr>
          <w:tab/>
        </w:r>
        <w:r>
          <w:rPr>
            <w:noProof/>
            <w:webHidden/>
          </w:rPr>
          <w:fldChar w:fldCharType="begin"/>
        </w:r>
        <w:r>
          <w:rPr>
            <w:noProof/>
            <w:webHidden/>
          </w:rPr>
          <w:instrText xml:space="preserve"> PAGEREF _Toc339020320 \h </w:instrText>
        </w:r>
        <w:r>
          <w:rPr>
            <w:noProof/>
            <w:webHidden/>
          </w:rPr>
        </w:r>
        <w:r>
          <w:rPr>
            <w:noProof/>
            <w:webHidden/>
          </w:rPr>
          <w:fldChar w:fldCharType="separate"/>
        </w:r>
        <w:r>
          <w:rPr>
            <w:noProof/>
            <w:webHidden/>
          </w:rPr>
          <w:t>61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1" w:history="1">
        <w:r w:rsidRPr="0026092C">
          <w:rPr>
            <w:rStyle w:val="Hyperlink"/>
            <w:noProof/>
          </w:rPr>
          <w:t>10.1.2</w:t>
        </w:r>
        <w:r w:rsidRPr="00002F60">
          <w:rPr>
            <w:rFonts w:ascii="Calibri" w:eastAsia="Times New Roman" w:hAnsi="Calibri" w:cs="Arial"/>
            <w:b w:val="0"/>
            <w:noProof/>
            <w:sz w:val="22"/>
            <w:szCs w:val="22"/>
            <w:lang w:val="en-US" w:eastAsia="en-US"/>
          </w:rPr>
          <w:tab/>
        </w:r>
        <w:r w:rsidRPr="0026092C">
          <w:rPr>
            <w:rStyle w:val="Hyperlink"/>
            <w:noProof/>
          </w:rPr>
          <w:t>Non-ECMAScript Functions</w:t>
        </w:r>
        <w:r>
          <w:rPr>
            <w:noProof/>
            <w:webHidden/>
          </w:rPr>
          <w:tab/>
        </w:r>
        <w:r>
          <w:rPr>
            <w:noProof/>
            <w:webHidden/>
          </w:rPr>
          <w:fldChar w:fldCharType="begin"/>
        </w:r>
        <w:r>
          <w:rPr>
            <w:noProof/>
            <w:webHidden/>
          </w:rPr>
          <w:instrText xml:space="preserve"> PAGEREF _Toc339020321 \h </w:instrText>
        </w:r>
        <w:r>
          <w:rPr>
            <w:noProof/>
            <w:webHidden/>
          </w:rPr>
        </w:r>
        <w:r>
          <w:rPr>
            <w:noProof/>
            <w:webHidden/>
          </w:rPr>
          <w:fldChar w:fldCharType="separate"/>
        </w:r>
        <w:r>
          <w:rPr>
            <w:noProof/>
            <w:webHidden/>
          </w:rPr>
          <w:t>61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22" w:history="1">
        <w:r w:rsidRPr="0026092C">
          <w:rPr>
            <w:rStyle w:val="Hyperlink"/>
            <w:noProof/>
          </w:rPr>
          <w:t>10.2</w:t>
        </w:r>
        <w:r w:rsidRPr="00002F60">
          <w:rPr>
            <w:rFonts w:ascii="Calibri" w:eastAsia="Times New Roman" w:hAnsi="Calibri" w:cs="Arial"/>
            <w:b w:val="0"/>
            <w:noProof/>
            <w:sz w:val="22"/>
            <w:szCs w:val="22"/>
            <w:lang w:val="en-US" w:eastAsia="en-US"/>
          </w:rPr>
          <w:tab/>
        </w:r>
        <w:r w:rsidRPr="0026092C">
          <w:rPr>
            <w:rStyle w:val="Hyperlink"/>
            <w:noProof/>
          </w:rPr>
          <w:t>Lexical Environments</w:t>
        </w:r>
        <w:r>
          <w:rPr>
            <w:noProof/>
            <w:webHidden/>
          </w:rPr>
          <w:tab/>
        </w:r>
        <w:r>
          <w:rPr>
            <w:noProof/>
            <w:webHidden/>
          </w:rPr>
          <w:fldChar w:fldCharType="begin"/>
        </w:r>
        <w:r>
          <w:rPr>
            <w:noProof/>
            <w:webHidden/>
          </w:rPr>
          <w:instrText xml:space="preserve"> PAGEREF _Toc339020322 \h </w:instrText>
        </w:r>
        <w:r>
          <w:rPr>
            <w:noProof/>
            <w:webHidden/>
          </w:rPr>
        </w:r>
        <w:r>
          <w:rPr>
            <w:noProof/>
            <w:webHidden/>
          </w:rPr>
          <w:fldChar w:fldCharType="separate"/>
        </w:r>
        <w:r>
          <w:rPr>
            <w:noProof/>
            <w:webHidden/>
          </w:rPr>
          <w:t>61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3" w:history="1">
        <w:r w:rsidRPr="0026092C">
          <w:rPr>
            <w:rStyle w:val="Hyperlink"/>
            <w:noProof/>
          </w:rPr>
          <w:t>10.2.1</w:t>
        </w:r>
        <w:r w:rsidRPr="00002F60">
          <w:rPr>
            <w:rFonts w:ascii="Calibri" w:eastAsia="Times New Roman" w:hAnsi="Calibri" w:cs="Arial"/>
            <w:b w:val="0"/>
            <w:noProof/>
            <w:sz w:val="22"/>
            <w:szCs w:val="22"/>
            <w:lang w:val="en-US" w:eastAsia="en-US"/>
          </w:rPr>
          <w:tab/>
        </w:r>
        <w:r w:rsidRPr="0026092C">
          <w:rPr>
            <w:rStyle w:val="Hyperlink"/>
            <w:noProof/>
          </w:rPr>
          <w:t>Environment Records</w:t>
        </w:r>
        <w:r>
          <w:rPr>
            <w:noProof/>
            <w:webHidden/>
          </w:rPr>
          <w:tab/>
        </w:r>
        <w:r>
          <w:rPr>
            <w:noProof/>
            <w:webHidden/>
          </w:rPr>
          <w:fldChar w:fldCharType="begin"/>
        </w:r>
        <w:r>
          <w:rPr>
            <w:noProof/>
            <w:webHidden/>
          </w:rPr>
          <w:instrText xml:space="preserve"> PAGEREF _Toc339020323 \h </w:instrText>
        </w:r>
        <w:r>
          <w:rPr>
            <w:noProof/>
            <w:webHidden/>
          </w:rPr>
        </w:r>
        <w:r>
          <w:rPr>
            <w:noProof/>
            <w:webHidden/>
          </w:rPr>
          <w:fldChar w:fldCharType="separate"/>
        </w:r>
        <w:r>
          <w:rPr>
            <w:noProof/>
            <w:webHidden/>
          </w:rPr>
          <w:t>62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4" w:history="1">
        <w:r w:rsidRPr="0026092C">
          <w:rPr>
            <w:rStyle w:val="Hyperlink"/>
            <w:noProof/>
          </w:rPr>
          <w:t>10.2.2</w:t>
        </w:r>
        <w:r w:rsidRPr="00002F60">
          <w:rPr>
            <w:rFonts w:ascii="Calibri" w:eastAsia="Times New Roman" w:hAnsi="Calibri" w:cs="Arial"/>
            <w:b w:val="0"/>
            <w:noProof/>
            <w:sz w:val="22"/>
            <w:szCs w:val="22"/>
            <w:lang w:val="en-US" w:eastAsia="en-US"/>
          </w:rPr>
          <w:tab/>
        </w:r>
        <w:r w:rsidRPr="0026092C">
          <w:rPr>
            <w:rStyle w:val="Hyperlink"/>
            <w:noProof/>
          </w:rPr>
          <w:t>Lexical Environment Operations</w:t>
        </w:r>
        <w:r>
          <w:rPr>
            <w:noProof/>
            <w:webHidden/>
          </w:rPr>
          <w:tab/>
        </w:r>
        <w:r>
          <w:rPr>
            <w:noProof/>
            <w:webHidden/>
          </w:rPr>
          <w:fldChar w:fldCharType="begin"/>
        </w:r>
        <w:r>
          <w:rPr>
            <w:noProof/>
            <w:webHidden/>
          </w:rPr>
          <w:instrText xml:space="preserve"> PAGEREF _Toc339020324 \h </w:instrText>
        </w:r>
        <w:r>
          <w:rPr>
            <w:noProof/>
            <w:webHidden/>
          </w:rPr>
        </w:r>
        <w:r>
          <w:rPr>
            <w:noProof/>
            <w:webHidden/>
          </w:rPr>
          <w:fldChar w:fldCharType="separate"/>
        </w:r>
        <w:r>
          <w:rPr>
            <w:noProof/>
            <w:webHidden/>
          </w:rPr>
          <w:t>73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25" w:history="1">
        <w:r w:rsidRPr="0026092C">
          <w:rPr>
            <w:rStyle w:val="Hyperlink"/>
            <w:noProof/>
          </w:rPr>
          <w:t>10.3</w:t>
        </w:r>
        <w:r w:rsidRPr="00002F60">
          <w:rPr>
            <w:rFonts w:ascii="Calibri" w:eastAsia="Times New Roman" w:hAnsi="Calibri" w:cs="Arial"/>
            <w:b w:val="0"/>
            <w:noProof/>
            <w:sz w:val="22"/>
            <w:szCs w:val="22"/>
            <w:lang w:val="en-US" w:eastAsia="en-US"/>
          </w:rPr>
          <w:tab/>
        </w:r>
        <w:r w:rsidRPr="0026092C">
          <w:rPr>
            <w:rStyle w:val="Hyperlink"/>
            <w:noProof/>
          </w:rPr>
          <w:t>Code Realms</w:t>
        </w:r>
        <w:r>
          <w:rPr>
            <w:noProof/>
            <w:webHidden/>
          </w:rPr>
          <w:tab/>
        </w:r>
        <w:r>
          <w:rPr>
            <w:noProof/>
            <w:webHidden/>
          </w:rPr>
          <w:fldChar w:fldCharType="begin"/>
        </w:r>
        <w:r>
          <w:rPr>
            <w:noProof/>
            <w:webHidden/>
          </w:rPr>
          <w:instrText xml:space="preserve"> PAGEREF _Toc339020325 \h </w:instrText>
        </w:r>
        <w:r>
          <w:rPr>
            <w:noProof/>
            <w:webHidden/>
          </w:rPr>
        </w:r>
        <w:r>
          <w:rPr>
            <w:noProof/>
            <w:webHidden/>
          </w:rPr>
          <w:fldChar w:fldCharType="separate"/>
        </w:r>
        <w:r>
          <w:rPr>
            <w:noProof/>
            <w:webHidden/>
          </w:rPr>
          <w:t>74</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26" w:history="1">
        <w:r w:rsidRPr="0026092C">
          <w:rPr>
            <w:rStyle w:val="Hyperlink"/>
            <w:noProof/>
          </w:rPr>
          <w:t>10.4</w:t>
        </w:r>
        <w:r w:rsidRPr="00002F60">
          <w:rPr>
            <w:rFonts w:ascii="Calibri" w:eastAsia="Times New Roman" w:hAnsi="Calibri" w:cs="Arial"/>
            <w:b w:val="0"/>
            <w:noProof/>
            <w:sz w:val="22"/>
            <w:szCs w:val="22"/>
            <w:lang w:val="en-US" w:eastAsia="en-US"/>
          </w:rPr>
          <w:tab/>
        </w:r>
        <w:r w:rsidRPr="0026092C">
          <w:rPr>
            <w:rStyle w:val="Hyperlink"/>
            <w:noProof/>
          </w:rPr>
          <w:t>Execution Contexts</w:t>
        </w:r>
        <w:r>
          <w:rPr>
            <w:noProof/>
            <w:webHidden/>
          </w:rPr>
          <w:tab/>
        </w:r>
        <w:r>
          <w:rPr>
            <w:noProof/>
            <w:webHidden/>
          </w:rPr>
          <w:fldChar w:fldCharType="begin"/>
        </w:r>
        <w:r>
          <w:rPr>
            <w:noProof/>
            <w:webHidden/>
          </w:rPr>
          <w:instrText xml:space="preserve"> PAGEREF _Toc339020326 \h </w:instrText>
        </w:r>
        <w:r>
          <w:rPr>
            <w:noProof/>
            <w:webHidden/>
          </w:rPr>
        </w:r>
        <w:r>
          <w:rPr>
            <w:noProof/>
            <w:webHidden/>
          </w:rPr>
          <w:fldChar w:fldCharType="separate"/>
        </w:r>
        <w:r>
          <w:rPr>
            <w:noProof/>
            <w:webHidden/>
          </w:rPr>
          <w:t>75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7" w:history="1">
        <w:r w:rsidRPr="0026092C">
          <w:rPr>
            <w:rStyle w:val="Hyperlink"/>
            <w:noProof/>
          </w:rPr>
          <w:t>10.4.1</w:t>
        </w:r>
        <w:r w:rsidRPr="00002F60">
          <w:rPr>
            <w:rFonts w:ascii="Calibri" w:eastAsia="Times New Roman" w:hAnsi="Calibri" w:cs="Arial"/>
            <w:b w:val="0"/>
            <w:noProof/>
            <w:sz w:val="22"/>
            <w:szCs w:val="22"/>
            <w:lang w:val="en-US" w:eastAsia="en-US"/>
          </w:rPr>
          <w:tab/>
        </w:r>
        <w:r w:rsidRPr="0026092C">
          <w:rPr>
            <w:rStyle w:val="Hyperlink"/>
            <w:noProof/>
          </w:rPr>
          <w:t>Identifier Resolution</w:t>
        </w:r>
        <w:r>
          <w:rPr>
            <w:noProof/>
            <w:webHidden/>
          </w:rPr>
          <w:tab/>
        </w:r>
        <w:r>
          <w:rPr>
            <w:noProof/>
            <w:webHidden/>
          </w:rPr>
          <w:fldChar w:fldCharType="begin"/>
        </w:r>
        <w:r>
          <w:rPr>
            <w:noProof/>
            <w:webHidden/>
          </w:rPr>
          <w:instrText xml:space="preserve"> PAGEREF _Toc339020327 \h </w:instrText>
        </w:r>
        <w:r>
          <w:rPr>
            <w:noProof/>
            <w:webHidden/>
          </w:rPr>
        </w:r>
        <w:r>
          <w:rPr>
            <w:noProof/>
            <w:webHidden/>
          </w:rPr>
          <w:fldChar w:fldCharType="separate"/>
        </w:r>
        <w:r>
          <w:rPr>
            <w:noProof/>
            <w:webHidden/>
          </w:rPr>
          <w:t>76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8" w:history="1">
        <w:r w:rsidRPr="0026092C">
          <w:rPr>
            <w:rStyle w:val="Hyperlink"/>
            <w:noProof/>
          </w:rPr>
          <w:t>10.4.2</w:t>
        </w:r>
        <w:r w:rsidRPr="00002F60">
          <w:rPr>
            <w:rFonts w:ascii="Calibri" w:eastAsia="Times New Roman" w:hAnsi="Calibri" w:cs="Arial"/>
            <w:b w:val="0"/>
            <w:noProof/>
            <w:sz w:val="22"/>
            <w:szCs w:val="22"/>
            <w:lang w:val="en-US" w:eastAsia="en-US"/>
          </w:rPr>
          <w:tab/>
        </w:r>
        <w:r w:rsidRPr="0026092C">
          <w:rPr>
            <w:rStyle w:val="Hyperlink"/>
            <w:noProof/>
          </w:rPr>
          <w:t>GetThisEnvironment</w:t>
        </w:r>
        <w:r>
          <w:rPr>
            <w:noProof/>
            <w:webHidden/>
          </w:rPr>
          <w:tab/>
        </w:r>
        <w:r>
          <w:rPr>
            <w:noProof/>
            <w:webHidden/>
          </w:rPr>
          <w:fldChar w:fldCharType="begin"/>
        </w:r>
        <w:r>
          <w:rPr>
            <w:noProof/>
            <w:webHidden/>
          </w:rPr>
          <w:instrText xml:space="preserve"> PAGEREF _Toc339020328 \h </w:instrText>
        </w:r>
        <w:r>
          <w:rPr>
            <w:noProof/>
            <w:webHidden/>
          </w:rPr>
        </w:r>
        <w:r>
          <w:rPr>
            <w:noProof/>
            <w:webHidden/>
          </w:rPr>
          <w:fldChar w:fldCharType="separate"/>
        </w:r>
        <w:r>
          <w:rPr>
            <w:noProof/>
            <w:webHidden/>
          </w:rPr>
          <w:t>76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29" w:history="1">
        <w:r w:rsidRPr="0026092C">
          <w:rPr>
            <w:rStyle w:val="Hyperlink"/>
            <w:noProof/>
          </w:rPr>
          <w:t>10.4.3</w:t>
        </w:r>
        <w:r w:rsidRPr="00002F60">
          <w:rPr>
            <w:rFonts w:ascii="Calibri" w:eastAsia="Times New Roman" w:hAnsi="Calibri" w:cs="Arial"/>
            <w:b w:val="0"/>
            <w:noProof/>
            <w:sz w:val="22"/>
            <w:szCs w:val="22"/>
            <w:lang w:val="en-US" w:eastAsia="en-US"/>
          </w:rPr>
          <w:tab/>
        </w:r>
        <w:r w:rsidRPr="0026092C">
          <w:rPr>
            <w:rStyle w:val="Hyperlink"/>
            <w:noProof/>
          </w:rPr>
          <w:t>This Resolution</w:t>
        </w:r>
        <w:r>
          <w:rPr>
            <w:noProof/>
            <w:webHidden/>
          </w:rPr>
          <w:tab/>
        </w:r>
        <w:r>
          <w:rPr>
            <w:noProof/>
            <w:webHidden/>
          </w:rPr>
          <w:fldChar w:fldCharType="begin"/>
        </w:r>
        <w:r>
          <w:rPr>
            <w:noProof/>
            <w:webHidden/>
          </w:rPr>
          <w:instrText xml:space="preserve"> PAGEREF _Toc339020329 \h </w:instrText>
        </w:r>
        <w:r>
          <w:rPr>
            <w:noProof/>
            <w:webHidden/>
          </w:rPr>
        </w:r>
        <w:r>
          <w:rPr>
            <w:noProof/>
            <w:webHidden/>
          </w:rPr>
          <w:fldChar w:fldCharType="separate"/>
        </w:r>
        <w:r>
          <w:rPr>
            <w:noProof/>
            <w:webHidden/>
          </w:rPr>
          <w:t>76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30" w:history="1">
        <w:r w:rsidRPr="0026092C">
          <w:rPr>
            <w:rStyle w:val="Hyperlink"/>
            <w:noProof/>
          </w:rPr>
          <w:t>10.5</w:t>
        </w:r>
        <w:r w:rsidRPr="00002F60">
          <w:rPr>
            <w:rFonts w:ascii="Calibri" w:eastAsia="Times New Roman" w:hAnsi="Calibri" w:cs="Arial"/>
            <w:b w:val="0"/>
            <w:noProof/>
            <w:sz w:val="22"/>
            <w:szCs w:val="22"/>
            <w:lang w:val="en-US" w:eastAsia="en-US"/>
          </w:rPr>
          <w:tab/>
        </w:r>
        <w:r w:rsidRPr="0026092C">
          <w:rPr>
            <w:rStyle w:val="Hyperlink"/>
            <w:noProof/>
          </w:rPr>
          <w:t>Declaration Binding Instantiation</w:t>
        </w:r>
        <w:r>
          <w:rPr>
            <w:noProof/>
            <w:webHidden/>
          </w:rPr>
          <w:tab/>
        </w:r>
        <w:r>
          <w:rPr>
            <w:noProof/>
            <w:webHidden/>
          </w:rPr>
          <w:fldChar w:fldCharType="begin"/>
        </w:r>
        <w:r>
          <w:rPr>
            <w:noProof/>
            <w:webHidden/>
          </w:rPr>
          <w:instrText xml:space="preserve"> PAGEREF _Toc339020330 \h </w:instrText>
        </w:r>
        <w:r>
          <w:rPr>
            <w:noProof/>
            <w:webHidden/>
          </w:rPr>
        </w:r>
        <w:r>
          <w:rPr>
            <w:noProof/>
            <w:webHidden/>
          </w:rPr>
          <w:fldChar w:fldCharType="separate"/>
        </w:r>
        <w:r>
          <w:rPr>
            <w:noProof/>
            <w:webHidden/>
          </w:rPr>
          <w:t>76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31" w:history="1">
        <w:r w:rsidRPr="0026092C">
          <w:rPr>
            <w:rStyle w:val="Hyperlink"/>
            <w:noProof/>
          </w:rPr>
          <w:t>10.5.1</w:t>
        </w:r>
        <w:r w:rsidRPr="00002F60">
          <w:rPr>
            <w:rFonts w:ascii="Calibri" w:eastAsia="Times New Roman" w:hAnsi="Calibri" w:cs="Arial"/>
            <w:b w:val="0"/>
            <w:noProof/>
            <w:sz w:val="22"/>
            <w:szCs w:val="22"/>
            <w:lang w:val="en-US" w:eastAsia="en-US"/>
          </w:rPr>
          <w:tab/>
        </w:r>
        <w:r w:rsidRPr="0026092C">
          <w:rPr>
            <w:rStyle w:val="Hyperlink"/>
            <w:noProof/>
          </w:rPr>
          <w:t>Global Declaration Instantiation</w:t>
        </w:r>
        <w:r>
          <w:rPr>
            <w:noProof/>
            <w:webHidden/>
          </w:rPr>
          <w:tab/>
        </w:r>
        <w:r>
          <w:rPr>
            <w:noProof/>
            <w:webHidden/>
          </w:rPr>
          <w:fldChar w:fldCharType="begin"/>
        </w:r>
        <w:r>
          <w:rPr>
            <w:noProof/>
            <w:webHidden/>
          </w:rPr>
          <w:instrText xml:space="preserve"> PAGEREF _Toc339020331 \h </w:instrText>
        </w:r>
        <w:r>
          <w:rPr>
            <w:noProof/>
            <w:webHidden/>
          </w:rPr>
        </w:r>
        <w:r>
          <w:rPr>
            <w:noProof/>
            <w:webHidden/>
          </w:rPr>
          <w:fldChar w:fldCharType="separate"/>
        </w:r>
        <w:r>
          <w:rPr>
            <w:noProof/>
            <w:webHidden/>
          </w:rPr>
          <w:t>76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32" w:history="1">
        <w:r w:rsidRPr="0026092C">
          <w:rPr>
            <w:rStyle w:val="Hyperlink"/>
            <w:noProof/>
          </w:rPr>
          <w:t>10.5.2</w:t>
        </w:r>
        <w:r w:rsidRPr="00002F60">
          <w:rPr>
            <w:rFonts w:ascii="Calibri" w:eastAsia="Times New Roman" w:hAnsi="Calibri" w:cs="Arial"/>
            <w:b w:val="0"/>
            <w:noProof/>
            <w:sz w:val="22"/>
            <w:szCs w:val="22"/>
            <w:lang w:val="en-US" w:eastAsia="en-US"/>
          </w:rPr>
          <w:tab/>
        </w:r>
        <w:r w:rsidRPr="0026092C">
          <w:rPr>
            <w:rStyle w:val="Hyperlink"/>
            <w:noProof/>
          </w:rPr>
          <w:t>Module Declaration Instantiation</w:t>
        </w:r>
        <w:r>
          <w:rPr>
            <w:noProof/>
            <w:webHidden/>
          </w:rPr>
          <w:tab/>
        </w:r>
        <w:r>
          <w:rPr>
            <w:noProof/>
            <w:webHidden/>
          </w:rPr>
          <w:fldChar w:fldCharType="begin"/>
        </w:r>
        <w:r>
          <w:rPr>
            <w:noProof/>
            <w:webHidden/>
          </w:rPr>
          <w:instrText xml:space="preserve"> PAGEREF _Toc339020332 \h </w:instrText>
        </w:r>
        <w:r>
          <w:rPr>
            <w:noProof/>
            <w:webHidden/>
          </w:rPr>
        </w:r>
        <w:r>
          <w:rPr>
            <w:noProof/>
            <w:webHidden/>
          </w:rPr>
          <w:fldChar w:fldCharType="separate"/>
        </w:r>
        <w:r>
          <w:rPr>
            <w:noProof/>
            <w:webHidden/>
          </w:rPr>
          <w:t>77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33" w:history="1">
        <w:r w:rsidRPr="0026092C">
          <w:rPr>
            <w:rStyle w:val="Hyperlink"/>
            <w:noProof/>
          </w:rPr>
          <w:t>10.5.3</w:t>
        </w:r>
        <w:r w:rsidRPr="00002F60">
          <w:rPr>
            <w:rFonts w:ascii="Calibri" w:eastAsia="Times New Roman" w:hAnsi="Calibri" w:cs="Arial"/>
            <w:b w:val="0"/>
            <w:noProof/>
            <w:sz w:val="22"/>
            <w:szCs w:val="22"/>
            <w:lang w:val="en-US" w:eastAsia="en-US"/>
          </w:rPr>
          <w:tab/>
        </w:r>
        <w:r w:rsidRPr="0026092C">
          <w:rPr>
            <w:rStyle w:val="Hyperlink"/>
            <w:noProof/>
          </w:rPr>
          <w:t>Function Declaration Instantiation</w:t>
        </w:r>
        <w:r>
          <w:rPr>
            <w:noProof/>
            <w:webHidden/>
          </w:rPr>
          <w:tab/>
        </w:r>
        <w:r>
          <w:rPr>
            <w:noProof/>
            <w:webHidden/>
          </w:rPr>
          <w:fldChar w:fldCharType="begin"/>
        </w:r>
        <w:r>
          <w:rPr>
            <w:noProof/>
            <w:webHidden/>
          </w:rPr>
          <w:instrText xml:space="preserve"> PAGEREF _Toc339020333 \h </w:instrText>
        </w:r>
        <w:r>
          <w:rPr>
            <w:noProof/>
            <w:webHidden/>
          </w:rPr>
        </w:r>
        <w:r>
          <w:rPr>
            <w:noProof/>
            <w:webHidden/>
          </w:rPr>
          <w:fldChar w:fldCharType="separate"/>
        </w:r>
        <w:r>
          <w:rPr>
            <w:noProof/>
            <w:webHidden/>
          </w:rPr>
          <w:t>78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34" w:history="1">
        <w:r w:rsidRPr="0026092C">
          <w:rPr>
            <w:rStyle w:val="Hyperlink"/>
            <w:noProof/>
          </w:rPr>
          <w:t>10.5.4</w:t>
        </w:r>
        <w:r w:rsidRPr="00002F60">
          <w:rPr>
            <w:rFonts w:ascii="Calibri" w:eastAsia="Times New Roman" w:hAnsi="Calibri" w:cs="Arial"/>
            <w:b w:val="0"/>
            <w:noProof/>
            <w:sz w:val="22"/>
            <w:szCs w:val="22"/>
            <w:lang w:val="en-US" w:eastAsia="en-US"/>
          </w:rPr>
          <w:tab/>
        </w:r>
        <w:r w:rsidRPr="0026092C">
          <w:rPr>
            <w:rStyle w:val="Hyperlink"/>
            <w:noProof/>
          </w:rPr>
          <w:t>Block Declaration Instantiation</w:t>
        </w:r>
        <w:r>
          <w:rPr>
            <w:noProof/>
            <w:webHidden/>
          </w:rPr>
          <w:tab/>
        </w:r>
        <w:r>
          <w:rPr>
            <w:noProof/>
            <w:webHidden/>
          </w:rPr>
          <w:fldChar w:fldCharType="begin"/>
        </w:r>
        <w:r>
          <w:rPr>
            <w:noProof/>
            <w:webHidden/>
          </w:rPr>
          <w:instrText xml:space="preserve"> PAGEREF _Toc339020334 \h </w:instrText>
        </w:r>
        <w:r>
          <w:rPr>
            <w:noProof/>
            <w:webHidden/>
          </w:rPr>
        </w:r>
        <w:r>
          <w:rPr>
            <w:noProof/>
            <w:webHidden/>
          </w:rPr>
          <w:fldChar w:fldCharType="separate"/>
        </w:r>
        <w:r>
          <w:rPr>
            <w:noProof/>
            <w:webHidden/>
          </w:rPr>
          <w:t>79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35" w:history="1">
        <w:r w:rsidRPr="0026092C">
          <w:rPr>
            <w:rStyle w:val="Hyperlink"/>
            <w:noProof/>
          </w:rPr>
          <w:t>10.5.5 Eval Declaration Instantiation</w:t>
        </w:r>
        <w:r>
          <w:rPr>
            <w:noProof/>
            <w:webHidden/>
          </w:rPr>
          <w:tab/>
        </w:r>
        <w:r>
          <w:rPr>
            <w:noProof/>
            <w:webHidden/>
          </w:rPr>
          <w:fldChar w:fldCharType="begin"/>
        </w:r>
        <w:r>
          <w:rPr>
            <w:noProof/>
            <w:webHidden/>
          </w:rPr>
          <w:instrText xml:space="preserve"> PAGEREF _Toc339020335 \h </w:instrText>
        </w:r>
        <w:r>
          <w:rPr>
            <w:noProof/>
            <w:webHidden/>
          </w:rPr>
        </w:r>
        <w:r>
          <w:rPr>
            <w:noProof/>
            <w:webHidden/>
          </w:rPr>
          <w:fldChar w:fldCharType="separate"/>
        </w:r>
        <w:r>
          <w:rPr>
            <w:noProof/>
            <w:webHidden/>
          </w:rPr>
          <w:t>80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36" w:history="1">
        <w:r w:rsidRPr="0026092C">
          <w:rPr>
            <w:rStyle w:val="Hyperlink"/>
            <w:noProof/>
          </w:rPr>
          <w:t>10.6</w:t>
        </w:r>
        <w:r w:rsidRPr="00002F60">
          <w:rPr>
            <w:rFonts w:ascii="Calibri" w:eastAsia="Times New Roman" w:hAnsi="Calibri" w:cs="Arial"/>
            <w:b w:val="0"/>
            <w:noProof/>
            <w:sz w:val="22"/>
            <w:szCs w:val="22"/>
            <w:lang w:val="en-US" w:eastAsia="en-US"/>
          </w:rPr>
          <w:tab/>
        </w:r>
        <w:r w:rsidRPr="0026092C">
          <w:rPr>
            <w:rStyle w:val="Hyperlink"/>
            <w:noProof/>
          </w:rPr>
          <w:t>Arguments Object</w:t>
        </w:r>
        <w:r>
          <w:rPr>
            <w:noProof/>
            <w:webHidden/>
          </w:rPr>
          <w:tab/>
        </w:r>
        <w:r>
          <w:rPr>
            <w:noProof/>
            <w:webHidden/>
          </w:rPr>
          <w:fldChar w:fldCharType="begin"/>
        </w:r>
        <w:r>
          <w:rPr>
            <w:noProof/>
            <w:webHidden/>
          </w:rPr>
          <w:instrText xml:space="preserve"> PAGEREF _Toc339020336 \h </w:instrText>
        </w:r>
        <w:r>
          <w:rPr>
            <w:noProof/>
            <w:webHidden/>
          </w:rPr>
        </w:r>
        <w:r>
          <w:rPr>
            <w:noProof/>
            <w:webHidden/>
          </w:rPr>
          <w:fldChar w:fldCharType="separate"/>
        </w:r>
        <w:r>
          <w:rPr>
            <w:noProof/>
            <w:webHidden/>
          </w:rPr>
          <w:t>80</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337" w:history="1">
        <w:r w:rsidRPr="0026092C">
          <w:rPr>
            <w:rStyle w:val="Hyperlink"/>
            <w:noProof/>
          </w:rPr>
          <w:t>11</w:t>
        </w:r>
        <w:r w:rsidRPr="00002F60">
          <w:rPr>
            <w:rFonts w:ascii="Calibri" w:eastAsia="Times New Roman" w:hAnsi="Calibri" w:cs="Arial"/>
            <w:b w:val="0"/>
            <w:noProof/>
            <w:sz w:val="22"/>
            <w:szCs w:val="22"/>
            <w:lang w:val="en-US" w:eastAsia="en-US"/>
          </w:rPr>
          <w:tab/>
        </w:r>
        <w:r w:rsidRPr="0026092C">
          <w:rPr>
            <w:rStyle w:val="Hyperlink"/>
            <w:noProof/>
          </w:rPr>
          <w:t>Expressions</w:t>
        </w:r>
        <w:r>
          <w:rPr>
            <w:noProof/>
            <w:webHidden/>
          </w:rPr>
          <w:tab/>
        </w:r>
        <w:r>
          <w:rPr>
            <w:noProof/>
            <w:webHidden/>
          </w:rPr>
          <w:fldChar w:fldCharType="begin"/>
        </w:r>
        <w:r>
          <w:rPr>
            <w:noProof/>
            <w:webHidden/>
          </w:rPr>
          <w:instrText xml:space="preserve"> PAGEREF _Toc339020337 \h </w:instrText>
        </w:r>
        <w:r>
          <w:rPr>
            <w:noProof/>
            <w:webHidden/>
          </w:rPr>
        </w:r>
        <w:r>
          <w:rPr>
            <w:noProof/>
            <w:webHidden/>
          </w:rPr>
          <w:fldChar w:fldCharType="separate"/>
        </w:r>
        <w:r>
          <w:rPr>
            <w:noProof/>
            <w:webHidden/>
          </w:rPr>
          <w:t>83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38" w:history="1">
        <w:r w:rsidRPr="0026092C">
          <w:rPr>
            <w:rStyle w:val="Hyperlink"/>
            <w:noProof/>
          </w:rPr>
          <w:t>11.1</w:t>
        </w:r>
        <w:r w:rsidRPr="00002F60">
          <w:rPr>
            <w:rFonts w:ascii="Calibri" w:eastAsia="Times New Roman" w:hAnsi="Calibri" w:cs="Arial"/>
            <w:b w:val="0"/>
            <w:noProof/>
            <w:sz w:val="22"/>
            <w:szCs w:val="22"/>
            <w:lang w:val="en-US" w:eastAsia="en-US"/>
          </w:rPr>
          <w:tab/>
        </w:r>
        <w:r w:rsidRPr="0026092C">
          <w:rPr>
            <w:rStyle w:val="Hyperlink"/>
            <w:noProof/>
          </w:rPr>
          <w:t>Primary Expressions</w:t>
        </w:r>
        <w:r>
          <w:rPr>
            <w:noProof/>
            <w:webHidden/>
          </w:rPr>
          <w:tab/>
        </w:r>
        <w:r>
          <w:rPr>
            <w:noProof/>
            <w:webHidden/>
          </w:rPr>
          <w:fldChar w:fldCharType="begin"/>
        </w:r>
        <w:r>
          <w:rPr>
            <w:noProof/>
            <w:webHidden/>
          </w:rPr>
          <w:instrText xml:space="preserve"> PAGEREF _Toc339020338 \h </w:instrText>
        </w:r>
        <w:r>
          <w:rPr>
            <w:noProof/>
            <w:webHidden/>
          </w:rPr>
        </w:r>
        <w:r>
          <w:rPr>
            <w:noProof/>
            <w:webHidden/>
          </w:rPr>
          <w:fldChar w:fldCharType="separate"/>
        </w:r>
        <w:r>
          <w:rPr>
            <w:noProof/>
            <w:webHidden/>
          </w:rPr>
          <w:t>83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39" w:history="1">
        <w:r w:rsidRPr="0026092C">
          <w:rPr>
            <w:rStyle w:val="Hyperlink"/>
            <w:noProof/>
          </w:rPr>
          <w:t>11.1.1</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this</w:t>
        </w:r>
        <w:r w:rsidRPr="0026092C">
          <w:rPr>
            <w:rStyle w:val="Hyperlink"/>
            <w:noProof/>
          </w:rPr>
          <w:t xml:space="preserve"> Keyword</w:t>
        </w:r>
        <w:r>
          <w:rPr>
            <w:noProof/>
            <w:webHidden/>
          </w:rPr>
          <w:tab/>
        </w:r>
        <w:r>
          <w:rPr>
            <w:noProof/>
            <w:webHidden/>
          </w:rPr>
          <w:fldChar w:fldCharType="begin"/>
        </w:r>
        <w:r>
          <w:rPr>
            <w:noProof/>
            <w:webHidden/>
          </w:rPr>
          <w:instrText xml:space="preserve"> PAGEREF _Toc339020339 \h </w:instrText>
        </w:r>
        <w:r>
          <w:rPr>
            <w:noProof/>
            <w:webHidden/>
          </w:rPr>
        </w:r>
        <w:r>
          <w:rPr>
            <w:noProof/>
            <w:webHidden/>
          </w:rPr>
          <w:fldChar w:fldCharType="separate"/>
        </w:r>
        <w:r>
          <w:rPr>
            <w:noProof/>
            <w:webHidden/>
          </w:rPr>
          <w:t>84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0" w:history="1">
        <w:r w:rsidRPr="0026092C">
          <w:rPr>
            <w:rStyle w:val="Hyperlink"/>
            <w:noProof/>
          </w:rPr>
          <w:t>11.1.2</w:t>
        </w:r>
        <w:r w:rsidRPr="00002F60">
          <w:rPr>
            <w:rFonts w:ascii="Calibri" w:eastAsia="Times New Roman" w:hAnsi="Calibri" w:cs="Arial"/>
            <w:b w:val="0"/>
            <w:noProof/>
            <w:sz w:val="22"/>
            <w:szCs w:val="22"/>
            <w:lang w:val="en-US" w:eastAsia="en-US"/>
          </w:rPr>
          <w:tab/>
        </w:r>
        <w:r w:rsidRPr="0026092C">
          <w:rPr>
            <w:rStyle w:val="Hyperlink"/>
            <w:noProof/>
          </w:rPr>
          <w:t>Identifier Reference</w:t>
        </w:r>
        <w:r>
          <w:rPr>
            <w:noProof/>
            <w:webHidden/>
          </w:rPr>
          <w:tab/>
        </w:r>
        <w:r>
          <w:rPr>
            <w:noProof/>
            <w:webHidden/>
          </w:rPr>
          <w:fldChar w:fldCharType="begin"/>
        </w:r>
        <w:r>
          <w:rPr>
            <w:noProof/>
            <w:webHidden/>
          </w:rPr>
          <w:instrText xml:space="preserve"> PAGEREF _Toc339020340 \h </w:instrText>
        </w:r>
        <w:r>
          <w:rPr>
            <w:noProof/>
            <w:webHidden/>
          </w:rPr>
        </w:r>
        <w:r>
          <w:rPr>
            <w:noProof/>
            <w:webHidden/>
          </w:rPr>
          <w:fldChar w:fldCharType="separate"/>
        </w:r>
        <w:r>
          <w:rPr>
            <w:noProof/>
            <w:webHidden/>
          </w:rPr>
          <w:t>84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1" w:history="1">
        <w:r w:rsidRPr="0026092C">
          <w:rPr>
            <w:rStyle w:val="Hyperlink"/>
            <w:noProof/>
          </w:rPr>
          <w:t>11.1.3</w:t>
        </w:r>
        <w:r w:rsidRPr="00002F60">
          <w:rPr>
            <w:rFonts w:ascii="Calibri" w:eastAsia="Times New Roman" w:hAnsi="Calibri" w:cs="Arial"/>
            <w:b w:val="0"/>
            <w:noProof/>
            <w:sz w:val="22"/>
            <w:szCs w:val="22"/>
            <w:lang w:val="en-US" w:eastAsia="en-US"/>
          </w:rPr>
          <w:tab/>
        </w:r>
        <w:r w:rsidRPr="0026092C">
          <w:rPr>
            <w:rStyle w:val="Hyperlink"/>
            <w:noProof/>
          </w:rPr>
          <w:t>Literals</w:t>
        </w:r>
        <w:r>
          <w:rPr>
            <w:noProof/>
            <w:webHidden/>
          </w:rPr>
          <w:tab/>
        </w:r>
        <w:r>
          <w:rPr>
            <w:noProof/>
            <w:webHidden/>
          </w:rPr>
          <w:fldChar w:fldCharType="begin"/>
        </w:r>
        <w:r>
          <w:rPr>
            <w:noProof/>
            <w:webHidden/>
          </w:rPr>
          <w:instrText xml:space="preserve"> PAGEREF _Toc339020341 \h </w:instrText>
        </w:r>
        <w:r>
          <w:rPr>
            <w:noProof/>
            <w:webHidden/>
          </w:rPr>
        </w:r>
        <w:r>
          <w:rPr>
            <w:noProof/>
            <w:webHidden/>
          </w:rPr>
          <w:fldChar w:fldCharType="separate"/>
        </w:r>
        <w:r>
          <w:rPr>
            <w:noProof/>
            <w:webHidden/>
          </w:rPr>
          <w:t>84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2" w:history="1">
        <w:r w:rsidRPr="0026092C">
          <w:rPr>
            <w:rStyle w:val="Hyperlink"/>
            <w:noProof/>
          </w:rPr>
          <w:t>11.1.4</w:t>
        </w:r>
        <w:r w:rsidRPr="00002F60">
          <w:rPr>
            <w:rFonts w:ascii="Calibri" w:eastAsia="Times New Roman" w:hAnsi="Calibri" w:cs="Arial"/>
            <w:b w:val="0"/>
            <w:noProof/>
            <w:sz w:val="22"/>
            <w:szCs w:val="22"/>
            <w:lang w:val="en-US" w:eastAsia="en-US"/>
          </w:rPr>
          <w:tab/>
        </w:r>
        <w:r w:rsidRPr="0026092C">
          <w:rPr>
            <w:rStyle w:val="Hyperlink"/>
            <w:noProof/>
          </w:rPr>
          <w:t>Array Initialiser</w:t>
        </w:r>
        <w:r>
          <w:rPr>
            <w:noProof/>
            <w:webHidden/>
          </w:rPr>
          <w:tab/>
        </w:r>
        <w:r>
          <w:rPr>
            <w:noProof/>
            <w:webHidden/>
          </w:rPr>
          <w:fldChar w:fldCharType="begin"/>
        </w:r>
        <w:r>
          <w:rPr>
            <w:noProof/>
            <w:webHidden/>
          </w:rPr>
          <w:instrText xml:space="preserve"> PAGEREF _Toc339020342 \h </w:instrText>
        </w:r>
        <w:r>
          <w:rPr>
            <w:noProof/>
            <w:webHidden/>
          </w:rPr>
        </w:r>
        <w:r>
          <w:rPr>
            <w:noProof/>
            <w:webHidden/>
          </w:rPr>
          <w:fldChar w:fldCharType="separate"/>
        </w:r>
        <w:r>
          <w:rPr>
            <w:noProof/>
            <w:webHidden/>
          </w:rPr>
          <w:t>85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3" w:history="1">
        <w:r w:rsidRPr="0026092C">
          <w:rPr>
            <w:rStyle w:val="Hyperlink"/>
            <w:rFonts w:ascii="Times New Roman" w:hAnsi="Times New Roman"/>
            <w:i/>
            <w:noProof/>
          </w:rPr>
          <w:t>ToDo</w:t>
        </w:r>
        <w:r>
          <w:rPr>
            <w:noProof/>
            <w:webHidden/>
          </w:rPr>
          <w:tab/>
        </w:r>
        <w:r>
          <w:rPr>
            <w:noProof/>
            <w:webHidden/>
          </w:rPr>
          <w:fldChar w:fldCharType="begin"/>
        </w:r>
        <w:r>
          <w:rPr>
            <w:noProof/>
            <w:webHidden/>
          </w:rPr>
          <w:instrText xml:space="preserve"> PAGEREF _Toc339020343 \h </w:instrText>
        </w:r>
        <w:r>
          <w:rPr>
            <w:noProof/>
            <w:webHidden/>
          </w:rPr>
        </w:r>
        <w:r>
          <w:rPr>
            <w:noProof/>
            <w:webHidden/>
          </w:rPr>
          <w:fldChar w:fldCharType="separate"/>
        </w:r>
        <w:r>
          <w:rPr>
            <w:noProof/>
            <w:webHidden/>
          </w:rPr>
          <w:t>88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4" w:history="1">
        <w:r w:rsidRPr="0026092C">
          <w:rPr>
            <w:rStyle w:val="Hyperlink"/>
            <w:noProof/>
          </w:rPr>
          <w:t>11.1.5</w:t>
        </w:r>
        <w:r w:rsidRPr="00002F60">
          <w:rPr>
            <w:rFonts w:ascii="Calibri" w:eastAsia="Times New Roman" w:hAnsi="Calibri" w:cs="Arial"/>
            <w:b w:val="0"/>
            <w:noProof/>
            <w:sz w:val="22"/>
            <w:szCs w:val="22"/>
            <w:lang w:val="en-US" w:eastAsia="en-US"/>
          </w:rPr>
          <w:tab/>
        </w:r>
        <w:r w:rsidRPr="0026092C">
          <w:rPr>
            <w:rStyle w:val="Hyperlink"/>
            <w:noProof/>
          </w:rPr>
          <w:t>Object Initialiser</w:t>
        </w:r>
        <w:r>
          <w:rPr>
            <w:noProof/>
            <w:webHidden/>
          </w:rPr>
          <w:tab/>
        </w:r>
        <w:r>
          <w:rPr>
            <w:noProof/>
            <w:webHidden/>
          </w:rPr>
          <w:fldChar w:fldCharType="begin"/>
        </w:r>
        <w:r>
          <w:rPr>
            <w:noProof/>
            <w:webHidden/>
          </w:rPr>
          <w:instrText xml:space="preserve"> PAGEREF _Toc339020344 \h </w:instrText>
        </w:r>
        <w:r>
          <w:rPr>
            <w:noProof/>
            <w:webHidden/>
          </w:rPr>
        </w:r>
        <w:r>
          <w:rPr>
            <w:noProof/>
            <w:webHidden/>
          </w:rPr>
          <w:fldChar w:fldCharType="separate"/>
        </w:r>
        <w:r>
          <w:rPr>
            <w:noProof/>
            <w:webHidden/>
          </w:rPr>
          <w:t>88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5" w:history="1">
        <w:r w:rsidRPr="0026092C">
          <w:rPr>
            <w:rStyle w:val="Hyperlink"/>
            <w:noProof/>
          </w:rPr>
          <w:t>11.1.6</w:t>
        </w:r>
        <w:r w:rsidRPr="00002F60">
          <w:rPr>
            <w:rFonts w:ascii="Calibri" w:eastAsia="Times New Roman" w:hAnsi="Calibri" w:cs="Arial"/>
            <w:b w:val="0"/>
            <w:noProof/>
            <w:sz w:val="22"/>
            <w:szCs w:val="22"/>
            <w:lang w:val="en-US" w:eastAsia="en-US"/>
          </w:rPr>
          <w:tab/>
        </w:r>
        <w:r w:rsidRPr="0026092C">
          <w:rPr>
            <w:rStyle w:val="Hyperlink"/>
            <w:noProof/>
          </w:rPr>
          <w:t>Function Defining Expressions</w:t>
        </w:r>
        <w:r>
          <w:rPr>
            <w:noProof/>
            <w:webHidden/>
          </w:rPr>
          <w:tab/>
        </w:r>
        <w:r>
          <w:rPr>
            <w:noProof/>
            <w:webHidden/>
          </w:rPr>
          <w:fldChar w:fldCharType="begin"/>
        </w:r>
        <w:r>
          <w:rPr>
            <w:noProof/>
            <w:webHidden/>
          </w:rPr>
          <w:instrText xml:space="preserve"> PAGEREF _Toc339020345 \h </w:instrText>
        </w:r>
        <w:r>
          <w:rPr>
            <w:noProof/>
            <w:webHidden/>
          </w:rPr>
        </w:r>
        <w:r>
          <w:rPr>
            <w:noProof/>
            <w:webHidden/>
          </w:rPr>
          <w:fldChar w:fldCharType="separate"/>
        </w:r>
        <w:r>
          <w:rPr>
            <w:noProof/>
            <w:webHidden/>
          </w:rPr>
          <w:t>91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6" w:history="1">
        <w:r w:rsidRPr="0026092C">
          <w:rPr>
            <w:rStyle w:val="Hyperlink"/>
            <w:noProof/>
          </w:rPr>
          <w:t>11.1.7</w:t>
        </w:r>
        <w:r w:rsidRPr="00002F60">
          <w:rPr>
            <w:rFonts w:ascii="Calibri" w:eastAsia="Times New Roman" w:hAnsi="Calibri" w:cs="Arial"/>
            <w:b w:val="0"/>
            <w:noProof/>
            <w:sz w:val="22"/>
            <w:szCs w:val="22"/>
            <w:lang w:val="en-US" w:eastAsia="en-US"/>
          </w:rPr>
          <w:tab/>
        </w:r>
        <w:r w:rsidRPr="0026092C">
          <w:rPr>
            <w:rStyle w:val="Hyperlink"/>
            <w:noProof/>
          </w:rPr>
          <w:t>Generator Comprehensions</w:t>
        </w:r>
        <w:r>
          <w:rPr>
            <w:noProof/>
            <w:webHidden/>
          </w:rPr>
          <w:tab/>
        </w:r>
        <w:r>
          <w:rPr>
            <w:noProof/>
            <w:webHidden/>
          </w:rPr>
          <w:fldChar w:fldCharType="begin"/>
        </w:r>
        <w:r>
          <w:rPr>
            <w:noProof/>
            <w:webHidden/>
          </w:rPr>
          <w:instrText xml:space="preserve"> PAGEREF _Toc339020346 \h </w:instrText>
        </w:r>
        <w:r>
          <w:rPr>
            <w:noProof/>
            <w:webHidden/>
          </w:rPr>
        </w:r>
        <w:r>
          <w:rPr>
            <w:noProof/>
            <w:webHidden/>
          </w:rPr>
          <w:fldChar w:fldCharType="separate"/>
        </w:r>
        <w:r>
          <w:rPr>
            <w:noProof/>
            <w:webHidden/>
          </w:rPr>
          <w:t>91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7" w:history="1">
        <w:r w:rsidRPr="0026092C">
          <w:rPr>
            <w:rStyle w:val="Hyperlink"/>
            <w:noProof/>
          </w:rPr>
          <w:t>11.1.8</w:t>
        </w:r>
        <w:r w:rsidRPr="00002F60">
          <w:rPr>
            <w:rFonts w:ascii="Calibri" w:eastAsia="Times New Roman" w:hAnsi="Calibri" w:cs="Arial"/>
            <w:b w:val="0"/>
            <w:noProof/>
            <w:sz w:val="22"/>
            <w:szCs w:val="22"/>
            <w:lang w:val="en-US" w:eastAsia="en-US"/>
          </w:rPr>
          <w:tab/>
        </w:r>
        <w:r w:rsidRPr="0026092C">
          <w:rPr>
            <w:rStyle w:val="Hyperlink"/>
            <w:noProof/>
          </w:rPr>
          <w:t>Regular Expression Literals</w:t>
        </w:r>
        <w:r>
          <w:rPr>
            <w:noProof/>
            <w:webHidden/>
          </w:rPr>
          <w:tab/>
        </w:r>
        <w:r>
          <w:rPr>
            <w:noProof/>
            <w:webHidden/>
          </w:rPr>
          <w:fldChar w:fldCharType="begin"/>
        </w:r>
        <w:r>
          <w:rPr>
            <w:noProof/>
            <w:webHidden/>
          </w:rPr>
          <w:instrText xml:space="preserve"> PAGEREF _Toc339020347 \h </w:instrText>
        </w:r>
        <w:r>
          <w:rPr>
            <w:noProof/>
            <w:webHidden/>
          </w:rPr>
        </w:r>
        <w:r>
          <w:rPr>
            <w:noProof/>
            <w:webHidden/>
          </w:rPr>
          <w:fldChar w:fldCharType="separate"/>
        </w:r>
        <w:r>
          <w:rPr>
            <w:noProof/>
            <w:webHidden/>
          </w:rPr>
          <w:t>91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8" w:history="1">
        <w:r w:rsidRPr="0026092C">
          <w:rPr>
            <w:rStyle w:val="Hyperlink"/>
            <w:noProof/>
          </w:rPr>
          <w:t>11.1.9</w:t>
        </w:r>
        <w:r w:rsidRPr="00002F60">
          <w:rPr>
            <w:rFonts w:ascii="Calibri" w:eastAsia="Times New Roman" w:hAnsi="Calibri" w:cs="Arial"/>
            <w:b w:val="0"/>
            <w:noProof/>
            <w:sz w:val="22"/>
            <w:szCs w:val="22"/>
            <w:lang w:val="en-US" w:eastAsia="en-US"/>
          </w:rPr>
          <w:tab/>
        </w:r>
        <w:r w:rsidRPr="0026092C">
          <w:rPr>
            <w:rStyle w:val="Hyperlink"/>
            <w:noProof/>
          </w:rPr>
          <w:t>Template Literals</w:t>
        </w:r>
        <w:r>
          <w:rPr>
            <w:noProof/>
            <w:webHidden/>
          </w:rPr>
          <w:tab/>
        </w:r>
        <w:r>
          <w:rPr>
            <w:noProof/>
            <w:webHidden/>
          </w:rPr>
          <w:fldChar w:fldCharType="begin"/>
        </w:r>
        <w:r>
          <w:rPr>
            <w:noProof/>
            <w:webHidden/>
          </w:rPr>
          <w:instrText xml:space="preserve"> PAGEREF _Toc339020348 \h </w:instrText>
        </w:r>
        <w:r>
          <w:rPr>
            <w:noProof/>
            <w:webHidden/>
          </w:rPr>
        </w:r>
        <w:r>
          <w:rPr>
            <w:noProof/>
            <w:webHidden/>
          </w:rPr>
          <w:fldChar w:fldCharType="separate"/>
        </w:r>
        <w:r>
          <w:rPr>
            <w:noProof/>
            <w:webHidden/>
          </w:rPr>
          <w:t>92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49" w:history="1">
        <w:r w:rsidRPr="0026092C">
          <w:rPr>
            <w:rStyle w:val="Hyperlink"/>
            <w:noProof/>
          </w:rPr>
          <w:t>11.1.10</w:t>
        </w:r>
        <w:r w:rsidRPr="00002F60">
          <w:rPr>
            <w:rFonts w:ascii="Calibri" w:eastAsia="Times New Roman" w:hAnsi="Calibri" w:cs="Arial"/>
            <w:b w:val="0"/>
            <w:noProof/>
            <w:sz w:val="22"/>
            <w:szCs w:val="22"/>
            <w:lang w:val="en-US" w:eastAsia="en-US"/>
          </w:rPr>
          <w:tab/>
        </w:r>
        <w:r w:rsidRPr="0026092C">
          <w:rPr>
            <w:rStyle w:val="Hyperlink"/>
            <w:noProof/>
          </w:rPr>
          <w:t>The Grouping Operator</w:t>
        </w:r>
        <w:r>
          <w:rPr>
            <w:noProof/>
            <w:webHidden/>
          </w:rPr>
          <w:tab/>
        </w:r>
        <w:r>
          <w:rPr>
            <w:noProof/>
            <w:webHidden/>
          </w:rPr>
          <w:fldChar w:fldCharType="begin"/>
        </w:r>
        <w:r>
          <w:rPr>
            <w:noProof/>
            <w:webHidden/>
          </w:rPr>
          <w:instrText xml:space="preserve"> PAGEREF _Toc339020349 \h </w:instrText>
        </w:r>
        <w:r>
          <w:rPr>
            <w:noProof/>
            <w:webHidden/>
          </w:rPr>
        </w:r>
        <w:r>
          <w:rPr>
            <w:noProof/>
            <w:webHidden/>
          </w:rPr>
          <w:fldChar w:fldCharType="separate"/>
        </w:r>
        <w:r>
          <w:rPr>
            <w:noProof/>
            <w:webHidden/>
          </w:rPr>
          <w:t>95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50" w:history="1">
        <w:r w:rsidRPr="0026092C">
          <w:rPr>
            <w:rStyle w:val="Hyperlink"/>
            <w:noProof/>
          </w:rPr>
          <w:t>11.2</w:t>
        </w:r>
        <w:r w:rsidRPr="00002F60">
          <w:rPr>
            <w:rFonts w:ascii="Calibri" w:eastAsia="Times New Roman" w:hAnsi="Calibri" w:cs="Arial"/>
            <w:b w:val="0"/>
            <w:noProof/>
            <w:sz w:val="22"/>
            <w:szCs w:val="22"/>
            <w:lang w:val="en-US" w:eastAsia="en-US"/>
          </w:rPr>
          <w:tab/>
        </w:r>
        <w:r w:rsidRPr="0026092C">
          <w:rPr>
            <w:rStyle w:val="Hyperlink"/>
            <w:noProof/>
          </w:rPr>
          <w:t>Left-Hand-Side Expressions</w:t>
        </w:r>
        <w:r>
          <w:rPr>
            <w:noProof/>
            <w:webHidden/>
          </w:rPr>
          <w:tab/>
        </w:r>
        <w:r>
          <w:rPr>
            <w:noProof/>
            <w:webHidden/>
          </w:rPr>
          <w:fldChar w:fldCharType="begin"/>
        </w:r>
        <w:r>
          <w:rPr>
            <w:noProof/>
            <w:webHidden/>
          </w:rPr>
          <w:instrText xml:space="preserve"> PAGEREF _Toc339020350 \h </w:instrText>
        </w:r>
        <w:r>
          <w:rPr>
            <w:noProof/>
            <w:webHidden/>
          </w:rPr>
        </w:r>
        <w:r>
          <w:rPr>
            <w:noProof/>
            <w:webHidden/>
          </w:rPr>
          <w:fldChar w:fldCharType="separate"/>
        </w:r>
        <w:r>
          <w:rPr>
            <w:noProof/>
            <w:webHidden/>
          </w:rPr>
          <w:t>96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1" w:history="1">
        <w:r w:rsidRPr="0026092C">
          <w:rPr>
            <w:rStyle w:val="Hyperlink"/>
            <w:noProof/>
          </w:rPr>
          <w:t>11.2.1</w:t>
        </w:r>
        <w:r w:rsidRPr="00002F60">
          <w:rPr>
            <w:rFonts w:ascii="Calibri" w:eastAsia="Times New Roman" w:hAnsi="Calibri" w:cs="Arial"/>
            <w:b w:val="0"/>
            <w:noProof/>
            <w:sz w:val="22"/>
            <w:szCs w:val="22"/>
            <w:lang w:val="en-US" w:eastAsia="en-US"/>
          </w:rPr>
          <w:tab/>
        </w:r>
        <w:r w:rsidRPr="0026092C">
          <w:rPr>
            <w:rStyle w:val="Hyperlink"/>
            <w:noProof/>
          </w:rPr>
          <w:t>Property Accessors</w:t>
        </w:r>
        <w:r>
          <w:rPr>
            <w:noProof/>
            <w:webHidden/>
          </w:rPr>
          <w:tab/>
        </w:r>
        <w:r>
          <w:rPr>
            <w:noProof/>
            <w:webHidden/>
          </w:rPr>
          <w:fldChar w:fldCharType="begin"/>
        </w:r>
        <w:r>
          <w:rPr>
            <w:noProof/>
            <w:webHidden/>
          </w:rPr>
          <w:instrText xml:space="preserve"> PAGEREF _Toc339020351 \h </w:instrText>
        </w:r>
        <w:r>
          <w:rPr>
            <w:noProof/>
            <w:webHidden/>
          </w:rPr>
        </w:r>
        <w:r>
          <w:rPr>
            <w:noProof/>
            <w:webHidden/>
          </w:rPr>
          <w:fldChar w:fldCharType="separate"/>
        </w:r>
        <w:r>
          <w:rPr>
            <w:noProof/>
            <w:webHidden/>
          </w:rPr>
          <w:t>97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2" w:history="1">
        <w:r w:rsidRPr="0026092C">
          <w:rPr>
            <w:rStyle w:val="Hyperlink"/>
            <w:noProof/>
          </w:rPr>
          <w:t>11.2.2</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new</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_Toc339020352 \h </w:instrText>
        </w:r>
        <w:r>
          <w:rPr>
            <w:noProof/>
            <w:webHidden/>
          </w:rPr>
        </w:r>
        <w:r>
          <w:rPr>
            <w:noProof/>
            <w:webHidden/>
          </w:rPr>
          <w:fldChar w:fldCharType="separate"/>
        </w:r>
        <w:r>
          <w:rPr>
            <w:noProof/>
            <w:webHidden/>
          </w:rPr>
          <w:t>98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3" w:history="1">
        <w:r w:rsidRPr="0026092C">
          <w:rPr>
            <w:rStyle w:val="Hyperlink"/>
            <w:noProof/>
          </w:rPr>
          <w:t>11.2.3</w:t>
        </w:r>
        <w:r w:rsidRPr="00002F60">
          <w:rPr>
            <w:rFonts w:ascii="Calibri" w:eastAsia="Times New Roman" w:hAnsi="Calibri" w:cs="Arial"/>
            <w:b w:val="0"/>
            <w:noProof/>
            <w:sz w:val="22"/>
            <w:szCs w:val="22"/>
            <w:lang w:val="en-US" w:eastAsia="en-US"/>
          </w:rPr>
          <w:tab/>
        </w:r>
        <w:r w:rsidRPr="0026092C">
          <w:rPr>
            <w:rStyle w:val="Hyperlink"/>
            <w:noProof/>
          </w:rPr>
          <w:t>Function Calls</w:t>
        </w:r>
        <w:r>
          <w:rPr>
            <w:noProof/>
            <w:webHidden/>
          </w:rPr>
          <w:tab/>
        </w:r>
        <w:r>
          <w:rPr>
            <w:noProof/>
            <w:webHidden/>
          </w:rPr>
          <w:fldChar w:fldCharType="begin"/>
        </w:r>
        <w:r>
          <w:rPr>
            <w:noProof/>
            <w:webHidden/>
          </w:rPr>
          <w:instrText xml:space="preserve"> PAGEREF _Toc339020353 \h </w:instrText>
        </w:r>
        <w:r>
          <w:rPr>
            <w:noProof/>
            <w:webHidden/>
          </w:rPr>
        </w:r>
        <w:r>
          <w:rPr>
            <w:noProof/>
            <w:webHidden/>
          </w:rPr>
          <w:fldChar w:fldCharType="separate"/>
        </w:r>
        <w:r>
          <w:rPr>
            <w:noProof/>
            <w:webHidden/>
          </w:rPr>
          <w:t>99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4" w:history="1">
        <w:r w:rsidRPr="0026092C">
          <w:rPr>
            <w:rStyle w:val="Hyperlink"/>
            <w:noProof/>
          </w:rPr>
          <w:t>11.2.4</w:t>
        </w:r>
        <w:r w:rsidRPr="00002F60">
          <w:rPr>
            <w:rFonts w:ascii="Calibri" w:eastAsia="Times New Roman" w:hAnsi="Calibri" w:cs="Arial"/>
            <w:b w:val="0"/>
            <w:noProof/>
            <w:sz w:val="22"/>
            <w:szCs w:val="22"/>
            <w:lang w:val="en-US" w:eastAsia="en-US"/>
          </w:rPr>
          <w:tab/>
        </w:r>
        <w:r w:rsidRPr="0026092C">
          <w:rPr>
            <w:rStyle w:val="Hyperlink"/>
            <w:noProof/>
          </w:rPr>
          <w:t>The</w:t>
        </w:r>
        <w:r w:rsidRPr="0026092C">
          <w:rPr>
            <w:rStyle w:val="Hyperlink"/>
            <w:rFonts w:cs="Arial"/>
            <w:noProof/>
          </w:rPr>
          <w:t xml:space="preserve"> </w:t>
        </w:r>
        <w:r w:rsidRPr="0026092C">
          <w:rPr>
            <w:rStyle w:val="Hyperlink"/>
            <w:rFonts w:ascii="Courier New" w:hAnsi="Courier New"/>
            <w:noProof/>
          </w:rPr>
          <w:t>super</w:t>
        </w:r>
        <w:r w:rsidRPr="0026092C">
          <w:rPr>
            <w:rStyle w:val="Hyperlink"/>
            <w:noProof/>
          </w:rPr>
          <w:t xml:space="preserve"> Keyword</w:t>
        </w:r>
        <w:r>
          <w:rPr>
            <w:noProof/>
            <w:webHidden/>
          </w:rPr>
          <w:tab/>
        </w:r>
        <w:r>
          <w:rPr>
            <w:noProof/>
            <w:webHidden/>
          </w:rPr>
          <w:fldChar w:fldCharType="begin"/>
        </w:r>
        <w:r>
          <w:rPr>
            <w:noProof/>
            <w:webHidden/>
          </w:rPr>
          <w:instrText xml:space="preserve"> PAGEREF _Toc339020354 \h </w:instrText>
        </w:r>
        <w:r>
          <w:rPr>
            <w:noProof/>
            <w:webHidden/>
          </w:rPr>
        </w:r>
        <w:r>
          <w:rPr>
            <w:noProof/>
            <w:webHidden/>
          </w:rPr>
          <w:fldChar w:fldCharType="separate"/>
        </w:r>
        <w:r>
          <w:rPr>
            <w:noProof/>
            <w:webHidden/>
          </w:rPr>
          <w:t>100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5" w:history="1">
        <w:r w:rsidRPr="0026092C">
          <w:rPr>
            <w:rStyle w:val="Hyperlink"/>
            <w:noProof/>
          </w:rPr>
          <w:t>11.2.5</w:t>
        </w:r>
        <w:r w:rsidRPr="00002F60">
          <w:rPr>
            <w:rFonts w:ascii="Calibri" w:eastAsia="Times New Roman" w:hAnsi="Calibri" w:cs="Arial"/>
            <w:b w:val="0"/>
            <w:noProof/>
            <w:sz w:val="22"/>
            <w:szCs w:val="22"/>
            <w:lang w:val="en-US" w:eastAsia="en-US"/>
          </w:rPr>
          <w:tab/>
        </w:r>
        <w:r w:rsidRPr="0026092C">
          <w:rPr>
            <w:rStyle w:val="Hyperlink"/>
            <w:noProof/>
          </w:rPr>
          <w:t>Argument Lists</w:t>
        </w:r>
        <w:r>
          <w:rPr>
            <w:noProof/>
            <w:webHidden/>
          </w:rPr>
          <w:tab/>
        </w:r>
        <w:r>
          <w:rPr>
            <w:noProof/>
            <w:webHidden/>
          </w:rPr>
          <w:fldChar w:fldCharType="begin"/>
        </w:r>
        <w:r>
          <w:rPr>
            <w:noProof/>
            <w:webHidden/>
          </w:rPr>
          <w:instrText xml:space="preserve"> PAGEREF _Toc339020355 \h </w:instrText>
        </w:r>
        <w:r>
          <w:rPr>
            <w:noProof/>
            <w:webHidden/>
          </w:rPr>
        </w:r>
        <w:r>
          <w:rPr>
            <w:noProof/>
            <w:webHidden/>
          </w:rPr>
          <w:fldChar w:fldCharType="separate"/>
        </w:r>
        <w:r>
          <w:rPr>
            <w:noProof/>
            <w:webHidden/>
          </w:rPr>
          <w:t>101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6" w:history="1">
        <w:r w:rsidRPr="0026092C">
          <w:rPr>
            <w:rStyle w:val="Hyperlink"/>
            <w:noProof/>
          </w:rPr>
          <w:t>11.2.6</w:t>
        </w:r>
        <w:r w:rsidRPr="00002F60">
          <w:rPr>
            <w:rFonts w:ascii="Calibri" w:eastAsia="Times New Roman" w:hAnsi="Calibri" w:cs="Arial"/>
            <w:b w:val="0"/>
            <w:noProof/>
            <w:sz w:val="22"/>
            <w:szCs w:val="22"/>
            <w:lang w:val="en-US" w:eastAsia="en-US"/>
          </w:rPr>
          <w:tab/>
        </w:r>
        <w:r w:rsidRPr="0026092C">
          <w:rPr>
            <w:rStyle w:val="Hyperlink"/>
            <w:noProof/>
          </w:rPr>
          <w:t>Tagged Templates</w:t>
        </w:r>
        <w:r>
          <w:rPr>
            <w:noProof/>
            <w:webHidden/>
          </w:rPr>
          <w:tab/>
        </w:r>
        <w:r>
          <w:rPr>
            <w:noProof/>
            <w:webHidden/>
          </w:rPr>
          <w:fldChar w:fldCharType="begin"/>
        </w:r>
        <w:r>
          <w:rPr>
            <w:noProof/>
            <w:webHidden/>
          </w:rPr>
          <w:instrText xml:space="preserve"> PAGEREF _Toc339020356 \h </w:instrText>
        </w:r>
        <w:r>
          <w:rPr>
            <w:noProof/>
            <w:webHidden/>
          </w:rPr>
        </w:r>
        <w:r>
          <w:rPr>
            <w:noProof/>
            <w:webHidden/>
          </w:rPr>
          <w:fldChar w:fldCharType="separate"/>
        </w:r>
        <w:r>
          <w:rPr>
            <w:noProof/>
            <w:webHidden/>
          </w:rPr>
          <w:t>102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57" w:history="1">
        <w:r w:rsidRPr="0026092C">
          <w:rPr>
            <w:rStyle w:val="Hyperlink"/>
            <w:noProof/>
          </w:rPr>
          <w:t>11.3</w:t>
        </w:r>
        <w:r w:rsidRPr="00002F60">
          <w:rPr>
            <w:rFonts w:ascii="Calibri" w:eastAsia="Times New Roman" w:hAnsi="Calibri" w:cs="Arial"/>
            <w:b w:val="0"/>
            <w:noProof/>
            <w:sz w:val="22"/>
            <w:szCs w:val="22"/>
            <w:lang w:val="en-US" w:eastAsia="en-US"/>
          </w:rPr>
          <w:tab/>
        </w:r>
        <w:r w:rsidRPr="0026092C">
          <w:rPr>
            <w:rStyle w:val="Hyperlink"/>
            <w:noProof/>
          </w:rPr>
          <w:t>Postfix Expressions</w:t>
        </w:r>
        <w:r>
          <w:rPr>
            <w:noProof/>
            <w:webHidden/>
          </w:rPr>
          <w:tab/>
        </w:r>
        <w:r>
          <w:rPr>
            <w:noProof/>
            <w:webHidden/>
          </w:rPr>
          <w:fldChar w:fldCharType="begin"/>
        </w:r>
        <w:r>
          <w:rPr>
            <w:noProof/>
            <w:webHidden/>
          </w:rPr>
          <w:instrText xml:space="preserve"> PAGEREF _Toc339020357 \h </w:instrText>
        </w:r>
        <w:r>
          <w:rPr>
            <w:noProof/>
            <w:webHidden/>
          </w:rPr>
        </w:r>
        <w:r>
          <w:rPr>
            <w:noProof/>
            <w:webHidden/>
          </w:rPr>
          <w:fldChar w:fldCharType="separate"/>
        </w:r>
        <w:r>
          <w:rPr>
            <w:noProof/>
            <w:webHidden/>
          </w:rPr>
          <w:t>102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8" w:history="1">
        <w:r w:rsidRPr="0026092C">
          <w:rPr>
            <w:rStyle w:val="Hyperlink"/>
            <w:noProof/>
          </w:rPr>
          <w:t>11.3.1</w:t>
        </w:r>
        <w:r w:rsidRPr="00002F60">
          <w:rPr>
            <w:rFonts w:ascii="Calibri" w:eastAsia="Times New Roman" w:hAnsi="Calibri" w:cs="Arial"/>
            <w:b w:val="0"/>
            <w:noProof/>
            <w:sz w:val="22"/>
            <w:szCs w:val="22"/>
            <w:lang w:val="en-US" w:eastAsia="en-US"/>
          </w:rPr>
          <w:tab/>
        </w:r>
        <w:r w:rsidRPr="0026092C">
          <w:rPr>
            <w:rStyle w:val="Hyperlink"/>
            <w:noProof/>
          </w:rPr>
          <w:t>Postfix Increment Operator</w:t>
        </w:r>
        <w:r>
          <w:rPr>
            <w:noProof/>
            <w:webHidden/>
          </w:rPr>
          <w:tab/>
        </w:r>
        <w:r>
          <w:rPr>
            <w:noProof/>
            <w:webHidden/>
          </w:rPr>
          <w:fldChar w:fldCharType="begin"/>
        </w:r>
        <w:r>
          <w:rPr>
            <w:noProof/>
            <w:webHidden/>
          </w:rPr>
          <w:instrText xml:space="preserve"> PAGEREF _Toc339020358 \h </w:instrText>
        </w:r>
        <w:r>
          <w:rPr>
            <w:noProof/>
            <w:webHidden/>
          </w:rPr>
        </w:r>
        <w:r>
          <w:rPr>
            <w:noProof/>
            <w:webHidden/>
          </w:rPr>
          <w:fldChar w:fldCharType="separate"/>
        </w:r>
        <w:r>
          <w:rPr>
            <w:noProof/>
            <w:webHidden/>
          </w:rPr>
          <w:t>103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59" w:history="1">
        <w:r w:rsidRPr="0026092C">
          <w:rPr>
            <w:rStyle w:val="Hyperlink"/>
            <w:noProof/>
          </w:rPr>
          <w:t>11.3.2</w:t>
        </w:r>
        <w:r w:rsidRPr="00002F60">
          <w:rPr>
            <w:rFonts w:ascii="Calibri" w:eastAsia="Times New Roman" w:hAnsi="Calibri" w:cs="Arial"/>
            <w:b w:val="0"/>
            <w:noProof/>
            <w:sz w:val="22"/>
            <w:szCs w:val="22"/>
            <w:lang w:val="en-US" w:eastAsia="en-US"/>
          </w:rPr>
          <w:tab/>
        </w:r>
        <w:r w:rsidRPr="0026092C">
          <w:rPr>
            <w:rStyle w:val="Hyperlink"/>
            <w:noProof/>
          </w:rPr>
          <w:t>Postfix Decrement Operator</w:t>
        </w:r>
        <w:r>
          <w:rPr>
            <w:noProof/>
            <w:webHidden/>
          </w:rPr>
          <w:tab/>
        </w:r>
        <w:r>
          <w:rPr>
            <w:noProof/>
            <w:webHidden/>
          </w:rPr>
          <w:fldChar w:fldCharType="begin"/>
        </w:r>
        <w:r>
          <w:rPr>
            <w:noProof/>
            <w:webHidden/>
          </w:rPr>
          <w:instrText xml:space="preserve"> PAGEREF _Toc339020359 \h </w:instrText>
        </w:r>
        <w:r>
          <w:rPr>
            <w:noProof/>
            <w:webHidden/>
          </w:rPr>
        </w:r>
        <w:r>
          <w:rPr>
            <w:noProof/>
            <w:webHidden/>
          </w:rPr>
          <w:fldChar w:fldCharType="separate"/>
        </w:r>
        <w:r>
          <w:rPr>
            <w:noProof/>
            <w:webHidden/>
          </w:rPr>
          <w:t>103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60" w:history="1">
        <w:r w:rsidRPr="0026092C">
          <w:rPr>
            <w:rStyle w:val="Hyperlink"/>
            <w:noProof/>
          </w:rPr>
          <w:t>11.4</w:t>
        </w:r>
        <w:r w:rsidRPr="00002F60">
          <w:rPr>
            <w:rFonts w:ascii="Calibri" w:eastAsia="Times New Roman" w:hAnsi="Calibri" w:cs="Arial"/>
            <w:b w:val="0"/>
            <w:noProof/>
            <w:sz w:val="22"/>
            <w:szCs w:val="22"/>
            <w:lang w:val="en-US" w:eastAsia="en-US"/>
          </w:rPr>
          <w:tab/>
        </w:r>
        <w:r w:rsidRPr="0026092C">
          <w:rPr>
            <w:rStyle w:val="Hyperlink"/>
            <w:noProof/>
          </w:rPr>
          <w:t>Unary Operators</w:t>
        </w:r>
        <w:r>
          <w:rPr>
            <w:noProof/>
            <w:webHidden/>
          </w:rPr>
          <w:tab/>
        </w:r>
        <w:r>
          <w:rPr>
            <w:noProof/>
            <w:webHidden/>
          </w:rPr>
          <w:fldChar w:fldCharType="begin"/>
        </w:r>
        <w:r>
          <w:rPr>
            <w:noProof/>
            <w:webHidden/>
          </w:rPr>
          <w:instrText xml:space="preserve"> PAGEREF _Toc339020360 \h </w:instrText>
        </w:r>
        <w:r>
          <w:rPr>
            <w:noProof/>
            <w:webHidden/>
          </w:rPr>
        </w:r>
        <w:r>
          <w:rPr>
            <w:noProof/>
            <w:webHidden/>
          </w:rPr>
          <w:fldChar w:fldCharType="separate"/>
        </w:r>
        <w:r>
          <w:rPr>
            <w:noProof/>
            <w:webHidden/>
          </w:rPr>
          <w:t>103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1" w:history="1">
        <w:r w:rsidRPr="0026092C">
          <w:rPr>
            <w:rStyle w:val="Hyperlink"/>
            <w:noProof/>
          </w:rPr>
          <w:t>11.4.1</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delete</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_Toc339020361 \h </w:instrText>
        </w:r>
        <w:r>
          <w:rPr>
            <w:noProof/>
            <w:webHidden/>
          </w:rPr>
        </w:r>
        <w:r>
          <w:rPr>
            <w:noProof/>
            <w:webHidden/>
          </w:rPr>
          <w:fldChar w:fldCharType="separate"/>
        </w:r>
        <w:r>
          <w:rPr>
            <w:noProof/>
            <w:webHidden/>
          </w:rPr>
          <w:t>104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2" w:history="1">
        <w:r w:rsidRPr="0026092C">
          <w:rPr>
            <w:rStyle w:val="Hyperlink"/>
            <w:noProof/>
          </w:rPr>
          <w:t>11.4.2</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void</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_Toc339020362 \h </w:instrText>
        </w:r>
        <w:r>
          <w:rPr>
            <w:noProof/>
            <w:webHidden/>
          </w:rPr>
        </w:r>
        <w:r>
          <w:rPr>
            <w:noProof/>
            <w:webHidden/>
          </w:rPr>
          <w:fldChar w:fldCharType="separate"/>
        </w:r>
        <w:r>
          <w:rPr>
            <w:noProof/>
            <w:webHidden/>
          </w:rPr>
          <w:t>104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3" w:history="1">
        <w:r w:rsidRPr="0026092C">
          <w:rPr>
            <w:rStyle w:val="Hyperlink"/>
            <w:noProof/>
          </w:rPr>
          <w:t>11.4.3</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typeof</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_Toc339020363 \h </w:instrText>
        </w:r>
        <w:r>
          <w:rPr>
            <w:noProof/>
            <w:webHidden/>
          </w:rPr>
        </w:r>
        <w:r>
          <w:rPr>
            <w:noProof/>
            <w:webHidden/>
          </w:rPr>
          <w:fldChar w:fldCharType="separate"/>
        </w:r>
        <w:r>
          <w:rPr>
            <w:noProof/>
            <w:webHidden/>
          </w:rPr>
          <w:t>105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4" w:history="1">
        <w:r w:rsidRPr="0026092C">
          <w:rPr>
            <w:rStyle w:val="Hyperlink"/>
            <w:noProof/>
          </w:rPr>
          <w:t>11.4.4</w:t>
        </w:r>
        <w:r w:rsidRPr="00002F60">
          <w:rPr>
            <w:rFonts w:ascii="Calibri" w:eastAsia="Times New Roman" w:hAnsi="Calibri" w:cs="Arial"/>
            <w:b w:val="0"/>
            <w:noProof/>
            <w:sz w:val="22"/>
            <w:szCs w:val="22"/>
            <w:lang w:val="en-US" w:eastAsia="en-US"/>
          </w:rPr>
          <w:tab/>
        </w:r>
        <w:r w:rsidRPr="0026092C">
          <w:rPr>
            <w:rStyle w:val="Hyperlink"/>
            <w:noProof/>
          </w:rPr>
          <w:t>Prefix Increment Operator</w:t>
        </w:r>
        <w:r>
          <w:rPr>
            <w:noProof/>
            <w:webHidden/>
          </w:rPr>
          <w:tab/>
        </w:r>
        <w:r>
          <w:rPr>
            <w:noProof/>
            <w:webHidden/>
          </w:rPr>
          <w:fldChar w:fldCharType="begin"/>
        </w:r>
        <w:r>
          <w:rPr>
            <w:noProof/>
            <w:webHidden/>
          </w:rPr>
          <w:instrText xml:space="preserve"> PAGEREF _Toc339020364 \h </w:instrText>
        </w:r>
        <w:r>
          <w:rPr>
            <w:noProof/>
            <w:webHidden/>
          </w:rPr>
        </w:r>
        <w:r>
          <w:rPr>
            <w:noProof/>
            <w:webHidden/>
          </w:rPr>
          <w:fldChar w:fldCharType="separate"/>
        </w:r>
        <w:r>
          <w:rPr>
            <w:noProof/>
            <w:webHidden/>
          </w:rPr>
          <w:t>105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5" w:history="1">
        <w:r w:rsidRPr="0026092C">
          <w:rPr>
            <w:rStyle w:val="Hyperlink"/>
            <w:noProof/>
          </w:rPr>
          <w:t>11.4.5</w:t>
        </w:r>
        <w:r w:rsidRPr="00002F60">
          <w:rPr>
            <w:rFonts w:ascii="Calibri" w:eastAsia="Times New Roman" w:hAnsi="Calibri" w:cs="Arial"/>
            <w:b w:val="0"/>
            <w:noProof/>
            <w:sz w:val="22"/>
            <w:szCs w:val="22"/>
            <w:lang w:val="en-US" w:eastAsia="en-US"/>
          </w:rPr>
          <w:tab/>
        </w:r>
        <w:r w:rsidRPr="0026092C">
          <w:rPr>
            <w:rStyle w:val="Hyperlink"/>
            <w:noProof/>
          </w:rPr>
          <w:t>Prefix Decrement Operator</w:t>
        </w:r>
        <w:r>
          <w:rPr>
            <w:noProof/>
            <w:webHidden/>
          </w:rPr>
          <w:tab/>
        </w:r>
        <w:r>
          <w:rPr>
            <w:noProof/>
            <w:webHidden/>
          </w:rPr>
          <w:fldChar w:fldCharType="begin"/>
        </w:r>
        <w:r>
          <w:rPr>
            <w:noProof/>
            <w:webHidden/>
          </w:rPr>
          <w:instrText xml:space="preserve"> PAGEREF _Toc339020365 \h </w:instrText>
        </w:r>
        <w:r>
          <w:rPr>
            <w:noProof/>
            <w:webHidden/>
          </w:rPr>
        </w:r>
        <w:r>
          <w:rPr>
            <w:noProof/>
            <w:webHidden/>
          </w:rPr>
          <w:fldChar w:fldCharType="separate"/>
        </w:r>
        <w:r>
          <w:rPr>
            <w:noProof/>
            <w:webHidden/>
          </w:rPr>
          <w:t>105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6" w:history="1">
        <w:r w:rsidRPr="0026092C">
          <w:rPr>
            <w:rStyle w:val="Hyperlink"/>
            <w:noProof/>
          </w:rPr>
          <w:t>11.4.6</w:t>
        </w:r>
        <w:r w:rsidRPr="00002F60">
          <w:rPr>
            <w:rFonts w:ascii="Calibri" w:eastAsia="Times New Roman" w:hAnsi="Calibri" w:cs="Arial"/>
            <w:b w:val="0"/>
            <w:noProof/>
            <w:sz w:val="22"/>
            <w:szCs w:val="22"/>
            <w:lang w:val="en-US" w:eastAsia="en-US"/>
          </w:rPr>
          <w:tab/>
        </w:r>
        <w:r w:rsidRPr="0026092C">
          <w:rPr>
            <w:rStyle w:val="Hyperlink"/>
            <w:noProof/>
          </w:rPr>
          <w:t xml:space="preserve">Unary </w:t>
        </w:r>
        <w:r w:rsidRPr="0026092C">
          <w:rPr>
            <w:rStyle w:val="Hyperlink"/>
            <w:rFonts w:ascii="Courier New" w:hAnsi="Courier New"/>
            <w:noProof/>
          </w:rPr>
          <w:t>+</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_Toc339020366 \h </w:instrText>
        </w:r>
        <w:r>
          <w:rPr>
            <w:noProof/>
            <w:webHidden/>
          </w:rPr>
        </w:r>
        <w:r>
          <w:rPr>
            <w:noProof/>
            <w:webHidden/>
          </w:rPr>
          <w:fldChar w:fldCharType="separate"/>
        </w:r>
        <w:r>
          <w:rPr>
            <w:noProof/>
            <w:webHidden/>
          </w:rPr>
          <w:t>106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7" w:history="1">
        <w:r w:rsidRPr="0026092C">
          <w:rPr>
            <w:rStyle w:val="Hyperlink"/>
            <w:noProof/>
          </w:rPr>
          <w:t>11.4.7</w:t>
        </w:r>
        <w:r w:rsidRPr="00002F60">
          <w:rPr>
            <w:rFonts w:ascii="Calibri" w:eastAsia="Times New Roman" w:hAnsi="Calibri" w:cs="Arial"/>
            <w:b w:val="0"/>
            <w:noProof/>
            <w:sz w:val="22"/>
            <w:szCs w:val="22"/>
            <w:lang w:val="en-US" w:eastAsia="en-US"/>
          </w:rPr>
          <w:tab/>
        </w:r>
        <w:r w:rsidRPr="0026092C">
          <w:rPr>
            <w:rStyle w:val="Hyperlink"/>
            <w:noProof/>
          </w:rPr>
          <w:t xml:space="preserve">Unary </w:t>
        </w:r>
        <w:r w:rsidRPr="0026092C">
          <w:rPr>
            <w:rStyle w:val="Hyperlink"/>
            <w:rFonts w:ascii="Courier New" w:hAnsi="Courier New"/>
            <w:noProof/>
          </w:rPr>
          <w:t>-</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_Toc339020367 \h </w:instrText>
        </w:r>
        <w:r>
          <w:rPr>
            <w:noProof/>
            <w:webHidden/>
          </w:rPr>
        </w:r>
        <w:r>
          <w:rPr>
            <w:noProof/>
            <w:webHidden/>
          </w:rPr>
          <w:fldChar w:fldCharType="separate"/>
        </w:r>
        <w:r>
          <w:rPr>
            <w:noProof/>
            <w:webHidden/>
          </w:rPr>
          <w:t>106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8" w:history="1">
        <w:r w:rsidRPr="0026092C">
          <w:rPr>
            <w:rStyle w:val="Hyperlink"/>
            <w:noProof/>
          </w:rPr>
          <w:t>11.4.8</w:t>
        </w:r>
        <w:r w:rsidRPr="00002F60">
          <w:rPr>
            <w:rFonts w:ascii="Calibri" w:eastAsia="Times New Roman" w:hAnsi="Calibri" w:cs="Arial"/>
            <w:b w:val="0"/>
            <w:noProof/>
            <w:sz w:val="22"/>
            <w:szCs w:val="22"/>
            <w:lang w:val="en-US" w:eastAsia="en-US"/>
          </w:rPr>
          <w:tab/>
        </w:r>
        <w:r w:rsidRPr="0026092C">
          <w:rPr>
            <w:rStyle w:val="Hyperlink"/>
            <w:noProof/>
          </w:rPr>
          <w:t xml:space="preserve">Bitwise NOT Operator ( </w:t>
        </w:r>
        <w:r w:rsidRPr="0026092C">
          <w:rPr>
            <w:rStyle w:val="Hyperlink"/>
            <w:rFonts w:ascii="Courier New" w:hAnsi="Courier New"/>
            <w:noProof/>
          </w:rPr>
          <w:t>~</w:t>
        </w:r>
        <w:r w:rsidRPr="0026092C">
          <w:rPr>
            <w:rStyle w:val="Hyperlink"/>
            <w:noProof/>
          </w:rPr>
          <w:t xml:space="preserve"> )</w:t>
        </w:r>
        <w:r>
          <w:rPr>
            <w:noProof/>
            <w:webHidden/>
          </w:rPr>
          <w:tab/>
        </w:r>
        <w:r>
          <w:rPr>
            <w:noProof/>
            <w:webHidden/>
          </w:rPr>
          <w:fldChar w:fldCharType="begin"/>
        </w:r>
        <w:r>
          <w:rPr>
            <w:noProof/>
            <w:webHidden/>
          </w:rPr>
          <w:instrText xml:space="preserve"> PAGEREF _Toc339020368 \h </w:instrText>
        </w:r>
        <w:r>
          <w:rPr>
            <w:noProof/>
            <w:webHidden/>
          </w:rPr>
        </w:r>
        <w:r>
          <w:rPr>
            <w:noProof/>
            <w:webHidden/>
          </w:rPr>
          <w:fldChar w:fldCharType="separate"/>
        </w:r>
        <w:r>
          <w:rPr>
            <w:noProof/>
            <w:webHidden/>
          </w:rPr>
          <w:t>106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69" w:history="1">
        <w:r w:rsidRPr="0026092C">
          <w:rPr>
            <w:rStyle w:val="Hyperlink"/>
            <w:noProof/>
          </w:rPr>
          <w:t>11.4.9</w:t>
        </w:r>
        <w:r w:rsidRPr="00002F60">
          <w:rPr>
            <w:rFonts w:ascii="Calibri" w:eastAsia="Times New Roman" w:hAnsi="Calibri" w:cs="Arial"/>
            <w:b w:val="0"/>
            <w:noProof/>
            <w:sz w:val="22"/>
            <w:szCs w:val="22"/>
            <w:lang w:val="en-US" w:eastAsia="en-US"/>
          </w:rPr>
          <w:tab/>
        </w:r>
        <w:r w:rsidRPr="0026092C">
          <w:rPr>
            <w:rStyle w:val="Hyperlink"/>
            <w:noProof/>
          </w:rPr>
          <w:t xml:space="preserve">Logical NOT Operator ( </w:t>
        </w:r>
        <w:r w:rsidRPr="0026092C">
          <w:rPr>
            <w:rStyle w:val="Hyperlink"/>
            <w:rFonts w:ascii="Courier New" w:hAnsi="Courier New"/>
            <w:noProof/>
          </w:rPr>
          <w:t>!</w:t>
        </w:r>
        <w:r w:rsidRPr="0026092C">
          <w:rPr>
            <w:rStyle w:val="Hyperlink"/>
            <w:noProof/>
          </w:rPr>
          <w:t xml:space="preserve"> )</w:t>
        </w:r>
        <w:r>
          <w:rPr>
            <w:noProof/>
            <w:webHidden/>
          </w:rPr>
          <w:tab/>
        </w:r>
        <w:r>
          <w:rPr>
            <w:noProof/>
            <w:webHidden/>
          </w:rPr>
          <w:fldChar w:fldCharType="begin"/>
        </w:r>
        <w:r>
          <w:rPr>
            <w:noProof/>
            <w:webHidden/>
          </w:rPr>
          <w:instrText xml:space="preserve"> PAGEREF _Toc339020369 \h </w:instrText>
        </w:r>
        <w:r>
          <w:rPr>
            <w:noProof/>
            <w:webHidden/>
          </w:rPr>
        </w:r>
        <w:r>
          <w:rPr>
            <w:noProof/>
            <w:webHidden/>
          </w:rPr>
          <w:fldChar w:fldCharType="separate"/>
        </w:r>
        <w:r>
          <w:rPr>
            <w:noProof/>
            <w:webHidden/>
          </w:rPr>
          <w:t>106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70" w:history="1">
        <w:r w:rsidRPr="0026092C">
          <w:rPr>
            <w:rStyle w:val="Hyperlink"/>
            <w:noProof/>
          </w:rPr>
          <w:t>11.5</w:t>
        </w:r>
        <w:r w:rsidRPr="00002F60">
          <w:rPr>
            <w:rFonts w:ascii="Calibri" w:eastAsia="Times New Roman" w:hAnsi="Calibri" w:cs="Arial"/>
            <w:b w:val="0"/>
            <w:noProof/>
            <w:sz w:val="22"/>
            <w:szCs w:val="22"/>
            <w:lang w:val="en-US" w:eastAsia="en-US"/>
          </w:rPr>
          <w:tab/>
        </w:r>
        <w:r w:rsidRPr="0026092C">
          <w:rPr>
            <w:rStyle w:val="Hyperlink"/>
            <w:noProof/>
          </w:rPr>
          <w:t>Multiplicative Operators</w:t>
        </w:r>
        <w:r>
          <w:rPr>
            <w:noProof/>
            <w:webHidden/>
          </w:rPr>
          <w:tab/>
        </w:r>
        <w:r>
          <w:rPr>
            <w:noProof/>
            <w:webHidden/>
          </w:rPr>
          <w:fldChar w:fldCharType="begin"/>
        </w:r>
        <w:r>
          <w:rPr>
            <w:noProof/>
            <w:webHidden/>
          </w:rPr>
          <w:instrText xml:space="preserve"> PAGEREF _Toc339020370 \h </w:instrText>
        </w:r>
        <w:r>
          <w:rPr>
            <w:noProof/>
            <w:webHidden/>
          </w:rPr>
        </w:r>
        <w:r>
          <w:rPr>
            <w:noProof/>
            <w:webHidden/>
          </w:rPr>
          <w:fldChar w:fldCharType="separate"/>
        </w:r>
        <w:r>
          <w:rPr>
            <w:noProof/>
            <w:webHidden/>
          </w:rPr>
          <w:t>107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1" w:history="1">
        <w:r w:rsidRPr="0026092C">
          <w:rPr>
            <w:rStyle w:val="Hyperlink"/>
            <w:noProof/>
          </w:rPr>
          <w:t>11.5.1</w:t>
        </w:r>
        <w:r w:rsidRPr="00002F60">
          <w:rPr>
            <w:rFonts w:ascii="Calibri" w:eastAsia="Times New Roman" w:hAnsi="Calibri" w:cs="Arial"/>
            <w:b w:val="0"/>
            <w:noProof/>
            <w:sz w:val="22"/>
            <w:szCs w:val="22"/>
            <w:lang w:val="en-US" w:eastAsia="en-US"/>
          </w:rPr>
          <w:tab/>
        </w:r>
        <w:r w:rsidRPr="0026092C">
          <w:rPr>
            <w:rStyle w:val="Hyperlink"/>
            <w:noProof/>
          </w:rPr>
          <w:t xml:space="preserve">Applying the </w:t>
        </w:r>
        <w:r w:rsidRPr="0026092C">
          <w:rPr>
            <w:rStyle w:val="Hyperlink"/>
            <w:rFonts w:ascii="Courier New" w:hAnsi="Courier New"/>
            <w:noProof/>
          </w:rPr>
          <w:t>*</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_Toc339020371 \h </w:instrText>
        </w:r>
        <w:r>
          <w:rPr>
            <w:noProof/>
            <w:webHidden/>
          </w:rPr>
        </w:r>
        <w:r>
          <w:rPr>
            <w:noProof/>
            <w:webHidden/>
          </w:rPr>
          <w:fldChar w:fldCharType="separate"/>
        </w:r>
        <w:r>
          <w:rPr>
            <w:noProof/>
            <w:webHidden/>
          </w:rPr>
          <w:t>107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2" w:history="1">
        <w:r w:rsidRPr="0026092C">
          <w:rPr>
            <w:rStyle w:val="Hyperlink"/>
            <w:noProof/>
          </w:rPr>
          <w:t>11.5.2</w:t>
        </w:r>
        <w:r w:rsidRPr="00002F60">
          <w:rPr>
            <w:rFonts w:ascii="Calibri" w:eastAsia="Times New Roman" w:hAnsi="Calibri" w:cs="Arial"/>
            <w:b w:val="0"/>
            <w:noProof/>
            <w:sz w:val="22"/>
            <w:szCs w:val="22"/>
            <w:lang w:val="en-US" w:eastAsia="en-US"/>
          </w:rPr>
          <w:tab/>
        </w:r>
        <w:r w:rsidRPr="0026092C">
          <w:rPr>
            <w:rStyle w:val="Hyperlink"/>
            <w:noProof/>
          </w:rPr>
          <w:t xml:space="preserve">Applying the </w:t>
        </w:r>
        <w:r w:rsidRPr="0026092C">
          <w:rPr>
            <w:rStyle w:val="Hyperlink"/>
            <w:rFonts w:ascii="Courier New" w:hAnsi="Courier New"/>
            <w:noProof/>
          </w:rPr>
          <w:t>/</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_Toc339020372 \h </w:instrText>
        </w:r>
        <w:r>
          <w:rPr>
            <w:noProof/>
            <w:webHidden/>
          </w:rPr>
        </w:r>
        <w:r>
          <w:rPr>
            <w:noProof/>
            <w:webHidden/>
          </w:rPr>
          <w:fldChar w:fldCharType="separate"/>
        </w:r>
        <w:r>
          <w:rPr>
            <w:noProof/>
            <w:webHidden/>
          </w:rPr>
          <w:t>108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3" w:history="1">
        <w:r w:rsidRPr="0026092C">
          <w:rPr>
            <w:rStyle w:val="Hyperlink"/>
            <w:noProof/>
          </w:rPr>
          <w:t>11.5.3</w:t>
        </w:r>
        <w:r w:rsidRPr="00002F60">
          <w:rPr>
            <w:rFonts w:ascii="Calibri" w:eastAsia="Times New Roman" w:hAnsi="Calibri" w:cs="Arial"/>
            <w:b w:val="0"/>
            <w:noProof/>
            <w:sz w:val="22"/>
            <w:szCs w:val="22"/>
            <w:lang w:val="en-US" w:eastAsia="en-US"/>
          </w:rPr>
          <w:tab/>
        </w:r>
        <w:r w:rsidRPr="0026092C">
          <w:rPr>
            <w:rStyle w:val="Hyperlink"/>
            <w:noProof/>
          </w:rPr>
          <w:t xml:space="preserve">Applying the </w:t>
        </w:r>
        <w:r w:rsidRPr="0026092C">
          <w:rPr>
            <w:rStyle w:val="Hyperlink"/>
            <w:rFonts w:ascii="Courier New" w:hAnsi="Courier New"/>
            <w:noProof/>
          </w:rPr>
          <w:t>%</w:t>
        </w:r>
        <w:r w:rsidRPr="0026092C">
          <w:rPr>
            <w:rStyle w:val="Hyperlink"/>
            <w:noProof/>
          </w:rPr>
          <w:t xml:space="preserve"> Operator</w:t>
        </w:r>
        <w:r>
          <w:rPr>
            <w:noProof/>
            <w:webHidden/>
          </w:rPr>
          <w:tab/>
        </w:r>
        <w:r>
          <w:rPr>
            <w:noProof/>
            <w:webHidden/>
          </w:rPr>
          <w:fldChar w:fldCharType="begin"/>
        </w:r>
        <w:r>
          <w:rPr>
            <w:noProof/>
            <w:webHidden/>
          </w:rPr>
          <w:instrText xml:space="preserve"> PAGEREF _Toc339020373 \h </w:instrText>
        </w:r>
        <w:r>
          <w:rPr>
            <w:noProof/>
            <w:webHidden/>
          </w:rPr>
        </w:r>
        <w:r>
          <w:rPr>
            <w:noProof/>
            <w:webHidden/>
          </w:rPr>
          <w:fldChar w:fldCharType="separate"/>
        </w:r>
        <w:r>
          <w:rPr>
            <w:noProof/>
            <w:webHidden/>
          </w:rPr>
          <w:t>108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74" w:history="1">
        <w:r w:rsidRPr="0026092C">
          <w:rPr>
            <w:rStyle w:val="Hyperlink"/>
            <w:noProof/>
          </w:rPr>
          <w:t>11.6</w:t>
        </w:r>
        <w:r w:rsidRPr="00002F60">
          <w:rPr>
            <w:rFonts w:ascii="Calibri" w:eastAsia="Times New Roman" w:hAnsi="Calibri" w:cs="Arial"/>
            <w:b w:val="0"/>
            <w:noProof/>
            <w:sz w:val="22"/>
            <w:szCs w:val="22"/>
            <w:lang w:val="en-US" w:eastAsia="en-US"/>
          </w:rPr>
          <w:tab/>
        </w:r>
        <w:r w:rsidRPr="0026092C">
          <w:rPr>
            <w:rStyle w:val="Hyperlink"/>
            <w:noProof/>
          </w:rPr>
          <w:t>Additive Operators</w:t>
        </w:r>
        <w:r>
          <w:rPr>
            <w:noProof/>
            <w:webHidden/>
          </w:rPr>
          <w:tab/>
        </w:r>
        <w:r>
          <w:rPr>
            <w:noProof/>
            <w:webHidden/>
          </w:rPr>
          <w:fldChar w:fldCharType="begin"/>
        </w:r>
        <w:r>
          <w:rPr>
            <w:noProof/>
            <w:webHidden/>
          </w:rPr>
          <w:instrText xml:space="preserve"> PAGEREF _Toc339020374 \h </w:instrText>
        </w:r>
        <w:r>
          <w:rPr>
            <w:noProof/>
            <w:webHidden/>
          </w:rPr>
        </w:r>
        <w:r>
          <w:rPr>
            <w:noProof/>
            <w:webHidden/>
          </w:rPr>
          <w:fldChar w:fldCharType="separate"/>
        </w:r>
        <w:r>
          <w:rPr>
            <w:noProof/>
            <w:webHidden/>
          </w:rPr>
          <w:t>109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5" w:history="1">
        <w:r w:rsidRPr="0026092C">
          <w:rPr>
            <w:rStyle w:val="Hyperlink"/>
            <w:noProof/>
          </w:rPr>
          <w:t>11.6.1</w:t>
        </w:r>
        <w:r w:rsidRPr="00002F60">
          <w:rPr>
            <w:rFonts w:ascii="Calibri" w:eastAsia="Times New Roman" w:hAnsi="Calibri" w:cs="Arial"/>
            <w:b w:val="0"/>
            <w:noProof/>
            <w:sz w:val="22"/>
            <w:szCs w:val="22"/>
            <w:lang w:val="en-US" w:eastAsia="en-US"/>
          </w:rPr>
          <w:tab/>
        </w:r>
        <w:r w:rsidRPr="0026092C">
          <w:rPr>
            <w:rStyle w:val="Hyperlink"/>
            <w:noProof/>
          </w:rPr>
          <w:t xml:space="preserve">The Addition operator ( </w:t>
        </w:r>
        <w:r w:rsidRPr="0026092C">
          <w:rPr>
            <w:rStyle w:val="Hyperlink"/>
            <w:rFonts w:ascii="Courier New" w:hAnsi="Courier New"/>
            <w:noProof/>
          </w:rPr>
          <w:t>+</w:t>
        </w:r>
        <w:r w:rsidRPr="0026092C">
          <w:rPr>
            <w:rStyle w:val="Hyperlink"/>
            <w:noProof/>
          </w:rPr>
          <w:t xml:space="preserve"> )</w:t>
        </w:r>
        <w:r>
          <w:rPr>
            <w:noProof/>
            <w:webHidden/>
          </w:rPr>
          <w:tab/>
        </w:r>
        <w:r>
          <w:rPr>
            <w:noProof/>
            <w:webHidden/>
          </w:rPr>
          <w:fldChar w:fldCharType="begin"/>
        </w:r>
        <w:r>
          <w:rPr>
            <w:noProof/>
            <w:webHidden/>
          </w:rPr>
          <w:instrText xml:space="preserve"> PAGEREF _Toc339020375 \h </w:instrText>
        </w:r>
        <w:r>
          <w:rPr>
            <w:noProof/>
            <w:webHidden/>
          </w:rPr>
        </w:r>
        <w:r>
          <w:rPr>
            <w:noProof/>
            <w:webHidden/>
          </w:rPr>
          <w:fldChar w:fldCharType="separate"/>
        </w:r>
        <w:r>
          <w:rPr>
            <w:noProof/>
            <w:webHidden/>
          </w:rPr>
          <w:t>109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6" w:history="1">
        <w:r w:rsidRPr="0026092C">
          <w:rPr>
            <w:rStyle w:val="Hyperlink"/>
            <w:noProof/>
          </w:rPr>
          <w:t>11.6.2</w:t>
        </w:r>
        <w:r w:rsidRPr="00002F60">
          <w:rPr>
            <w:rFonts w:ascii="Calibri" w:eastAsia="Times New Roman" w:hAnsi="Calibri" w:cs="Arial"/>
            <w:b w:val="0"/>
            <w:noProof/>
            <w:sz w:val="22"/>
            <w:szCs w:val="22"/>
            <w:lang w:val="en-US" w:eastAsia="en-US"/>
          </w:rPr>
          <w:tab/>
        </w:r>
        <w:r w:rsidRPr="0026092C">
          <w:rPr>
            <w:rStyle w:val="Hyperlink"/>
            <w:noProof/>
          </w:rPr>
          <w:t xml:space="preserve">The Subtraction Operator ( </w:t>
        </w:r>
        <w:r w:rsidRPr="0026092C">
          <w:rPr>
            <w:rStyle w:val="Hyperlink"/>
            <w:rFonts w:ascii="Courier New" w:hAnsi="Courier New"/>
            <w:noProof/>
          </w:rPr>
          <w:t>-</w:t>
        </w:r>
        <w:r w:rsidRPr="0026092C">
          <w:rPr>
            <w:rStyle w:val="Hyperlink"/>
            <w:noProof/>
          </w:rPr>
          <w:t xml:space="preserve"> )</w:t>
        </w:r>
        <w:r>
          <w:rPr>
            <w:noProof/>
            <w:webHidden/>
          </w:rPr>
          <w:tab/>
        </w:r>
        <w:r>
          <w:rPr>
            <w:noProof/>
            <w:webHidden/>
          </w:rPr>
          <w:fldChar w:fldCharType="begin"/>
        </w:r>
        <w:r>
          <w:rPr>
            <w:noProof/>
            <w:webHidden/>
          </w:rPr>
          <w:instrText xml:space="preserve"> PAGEREF _Toc339020376 \h </w:instrText>
        </w:r>
        <w:r>
          <w:rPr>
            <w:noProof/>
            <w:webHidden/>
          </w:rPr>
        </w:r>
        <w:r>
          <w:rPr>
            <w:noProof/>
            <w:webHidden/>
          </w:rPr>
          <w:fldChar w:fldCharType="separate"/>
        </w:r>
        <w:r>
          <w:rPr>
            <w:noProof/>
            <w:webHidden/>
          </w:rPr>
          <w:t>109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7" w:history="1">
        <w:r w:rsidRPr="0026092C">
          <w:rPr>
            <w:rStyle w:val="Hyperlink"/>
            <w:noProof/>
          </w:rPr>
          <w:t>11.6.3</w:t>
        </w:r>
        <w:r w:rsidRPr="00002F60">
          <w:rPr>
            <w:rFonts w:ascii="Calibri" w:eastAsia="Times New Roman" w:hAnsi="Calibri" w:cs="Arial"/>
            <w:b w:val="0"/>
            <w:noProof/>
            <w:sz w:val="22"/>
            <w:szCs w:val="22"/>
            <w:lang w:val="en-US" w:eastAsia="en-US"/>
          </w:rPr>
          <w:tab/>
        </w:r>
        <w:r w:rsidRPr="0026092C">
          <w:rPr>
            <w:rStyle w:val="Hyperlink"/>
            <w:noProof/>
          </w:rPr>
          <w:t>Applying the Additive Operators to Numbers</w:t>
        </w:r>
        <w:r>
          <w:rPr>
            <w:noProof/>
            <w:webHidden/>
          </w:rPr>
          <w:tab/>
        </w:r>
        <w:r>
          <w:rPr>
            <w:noProof/>
            <w:webHidden/>
          </w:rPr>
          <w:fldChar w:fldCharType="begin"/>
        </w:r>
        <w:r>
          <w:rPr>
            <w:noProof/>
            <w:webHidden/>
          </w:rPr>
          <w:instrText xml:space="preserve"> PAGEREF _Toc339020377 \h </w:instrText>
        </w:r>
        <w:r>
          <w:rPr>
            <w:noProof/>
            <w:webHidden/>
          </w:rPr>
        </w:r>
        <w:r>
          <w:rPr>
            <w:noProof/>
            <w:webHidden/>
          </w:rPr>
          <w:fldChar w:fldCharType="separate"/>
        </w:r>
        <w:r>
          <w:rPr>
            <w:noProof/>
            <w:webHidden/>
          </w:rPr>
          <w:t>110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78" w:history="1">
        <w:r w:rsidRPr="0026092C">
          <w:rPr>
            <w:rStyle w:val="Hyperlink"/>
            <w:noProof/>
          </w:rPr>
          <w:t>11.7</w:t>
        </w:r>
        <w:r w:rsidRPr="00002F60">
          <w:rPr>
            <w:rFonts w:ascii="Calibri" w:eastAsia="Times New Roman" w:hAnsi="Calibri" w:cs="Arial"/>
            <w:b w:val="0"/>
            <w:noProof/>
            <w:sz w:val="22"/>
            <w:szCs w:val="22"/>
            <w:lang w:val="en-US" w:eastAsia="en-US"/>
          </w:rPr>
          <w:tab/>
        </w:r>
        <w:r w:rsidRPr="0026092C">
          <w:rPr>
            <w:rStyle w:val="Hyperlink"/>
            <w:noProof/>
          </w:rPr>
          <w:t>Bitwise Shift Operators</w:t>
        </w:r>
        <w:r>
          <w:rPr>
            <w:noProof/>
            <w:webHidden/>
          </w:rPr>
          <w:tab/>
        </w:r>
        <w:r>
          <w:rPr>
            <w:noProof/>
            <w:webHidden/>
          </w:rPr>
          <w:fldChar w:fldCharType="begin"/>
        </w:r>
        <w:r>
          <w:rPr>
            <w:noProof/>
            <w:webHidden/>
          </w:rPr>
          <w:instrText xml:space="preserve"> PAGEREF _Toc339020378 \h </w:instrText>
        </w:r>
        <w:r>
          <w:rPr>
            <w:noProof/>
            <w:webHidden/>
          </w:rPr>
        </w:r>
        <w:r>
          <w:rPr>
            <w:noProof/>
            <w:webHidden/>
          </w:rPr>
          <w:fldChar w:fldCharType="separate"/>
        </w:r>
        <w:r>
          <w:rPr>
            <w:noProof/>
            <w:webHidden/>
          </w:rPr>
          <w:t>110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79" w:history="1">
        <w:r w:rsidRPr="0026092C">
          <w:rPr>
            <w:rStyle w:val="Hyperlink"/>
            <w:noProof/>
          </w:rPr>
          <w:t>11.7.1</w:t>
        </w:r>
        <w:r w:rsidRPr="00002F60">
          <w:rPr>
            <w:rFonts w:ascii="Calibri" w:eastAsia="Times New Roman" w:hAnsi="Calibri" w:cs="Arial"/>
            <w:b w:val="0"/>
            <w:noProof/>
            <w:sz w:val="22"/>
            <w:szCs w:val="22"/>
            <w:lang w:val="en-US" w:eastAsia="en-US"/>
          </w:rPr>
          <w:tab/>
        </w:r>
        <w:r w:rsidRPr="0026092C">
          <w:rPr>
            <w:rStyle w:val="Hyperlink"/>
            <w:noProof/>
          </w:rPr>
          <w:t xml:space="preserve">The Left Shift Operator ( </w:t>
        </w:r>
        <w:r w:rsidRPr="0026092C">
          <w:rPr>
            <w:rStyle w:val="Hyperlink"/>
            <w:rFonts w:ascii="Courier New" w:hAnsi="Courier New"/>
            <w:noProof/>
          </w:rPr>
          <w:t>&lt;&lt;</w:t>
        </w:r>
        <w:r w:rsidRPr="0026092C">
          <w:rPr>
            <w:rStyle w:val="Hyperlink"/>
            <w:noProof/>
          </w:rPr>
          <w:t xml:space="preserve"> )</w:t>
        </w:r>
        <w:r>
          <w:rPr>
            <w:noProof/>
            <w:webHidden/>
          </w:rPr>
          <w:tab/>
        </w:r>
        <w:r>
          <w:rPr>
            <w:noProof/>
            <w:webHidden/>
          </w:rPr>
          <w:fldChar w:fldCharType="begin"/>
        </w:r>
        <w:r>
          <w:rPr>
            <w:noProof/>
            <w:webHidden/>
          </w:rPr>
          <w:instrText xml:space="preserve"> PAGEREF _Toc339020379 \h </w:instrText>
        </w:r>
        <w:r>
          <w:rPr>
            <w:noProof/>
            <w:webHidden/>
          </w:rPr>
        </w:r>
        <w:r>
          <w:rPr>
            <w:noProof/>
            <w:webHidden/>
          </w:rPr>
          <w:fldChar w:fldCharType="separate"/>
        </w:r>
        <w:r>
          <w:rPr>
            <w:noProof/>
            <w:webHidden/>
          </w:rPr>
          <w:t>110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80" w:history="1">
        <w:r w:rsidRPr="0026092C">
          <w:rPr>
            <w:rStyle w:val="Hyperlink"/>
            <w:noProof/>
          </w:rPr>
          <w:t>11.7.2</w:t>
        </w:r>
        <w:r w:rsidRPr="00002F60">
          <w:rPr>
            <w:rFonts w:ascii="Calibri" w:eastAsia="Times New Roman" w:hAnsi="Calibri" w:cs="Arial"/>
            <w:b w:val="0"/>
            <w:noProof/>
            <w:sz w:val="22"/>
            <w:szCs w:val="22"/>
            <w:lang w:val="en-US" w:eastAsia="en-US"/>
          </w:rPr>
          <w:tab/>
        </w:r>
        <w:r w:rsidRPr="0026092C">
          <w:rPr>
            <w:rStyle w:val="Hyperlink"/>
            <w:noProof/>
          </w:rPr>
          <w:t xml:space="preserve">The Signed Right Shift Operator ( </w:t>
        </w:r>
        <w:r w:rsidRPr="0026092C">
          <w:rPr>
            <w:rStyle w:val="Hyperlink"/>
            <w:rFonts w:ascii="Courier New" w:hAnsi="Courier New"/>
            <w:noProof/>
          </w:rPr>
          <w:t>&gt;&gt;</w:t>
        </w:r>
        <w:r w:rsidRPr="0026092C">
          <w:rPr>
            <w:rStyle w:val="Hyperlink"/>
            <w:noProof/>
          </w:rPr>
          <w:t xml:space="preserve"> )</w:t>
        </w:r>
        <w:r>
          <w:rPr>
            <w:noProof/>
            <w:webHidden/>
          </w:rPr>
          <w:tab/>
        </w:r>
        <w:r>
          <w:rPr>
            <w:noProof/>
            <w:webHidden/>
          </w:rPr>
          <w:fldChar w:fldCharType="begin"/>
        </w:r>
        <w:r>
          <w:rPr>
            <w:noProof/>
            <w:webHidden/>
          </w:rPr>
          <w:instrText xml:space="preserve"> PAGEREF _Toc339020380 \h </w:instrText>
        </w:r>
        <w:r>
          <w:rPr>
            <w:noProof/>
            <w:webHidden/>
          </w:rPr>
        </w:r>
        <w:r>
          <w:rPr>
            <w:noProof/>
            <w:webHidden/>
          </w:rPr>
          <w:fldChar w:fldCharType="separate"/>
        </w:r>
        <w:r>
          <w:rPr>
            <w:noProof/>
            <w:webHidden/>
          </w:rPr>
          <w:t>111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81" w:history="1">
        <w:r w:rsidRPr="0026092C">
          <w:rPr>
            <w:rStyle w:val="Hyperlink"/>
            <w:noProof/>
          </w:rPr>
          <w:t>11.7.3</w:t>
        </w:r>
        <w:r w:rsidRPr="00002F60">
          <w:rPr>
            <w:rFonts w:ascii="Calibri" w:eastAsia="Times New Roman" w:hAnsi="Calibri" w:cs="Arial"/>
            <w:b w:val="0"/>
            <w:noProof/>
            <w:sz w:val="22"/>
            <w:szCs w:val="22"/>
            <w:lang w:val="en-US" w:eastAsia="en-US"/>
          </w:rPr>
          <w:tab/>
        </w:r>
        <w:r w:rsidRPr="0026092C">
          <w:rPr>
            <w:rStyle w:val="Hyperlink"/>
            <w:noProof/>
          </w:rPr>
          <w:t xml:space="preserve">The Unsigned Right Shift Operator ( </w:t>
        </w:r>
        <w:r w:rsidRPr="0026092C">
          <w:rPr>
            <w:rStyle w:val="Hyperlink"/>
            <w:rFonts w:ascii="Courier New" w:hAnsi="Courier New"/>
            <w:noProof/>
          </w:rPr>
          <w:t>&gt;&gt;&gt;</w:t>
        </w:r>
        <w:r w:rsidRPr="0026092C">
          <w:rPr>
            <w:rStyle w:val="Hyperlink"/>
            <w:noProof/>
          </w:rPr>
          <w:t xml:space="preserve"> )</w:t>
        </w:r>
        <w:r>
          <w:rPr>
            <w:noProof/>
            <w:webHidden/>
          </w:rPr>
          <w:tab/>
        </w:r>
        <w:r>
          <w:rPr>
            <w:noProof/>
            <w:webHidden/>
          </w:rPr>
          <w:fldChar w:fldCharType="begin"/>
        </w:r>
        <w:r>
          <w:rPr>
            <w:noProof/>
            <w:webHidden/>
          </w:rPr>
          <w:instrText xml:space="preserve"> PAGEREF _Toc339020381 \h </w:instrText>
        </w:r>
        <w:r>
          <w:rPr>
            <w:noProof/>
            <w:webHidden/>
          </w:rPr>
        </w:r>
        <w:r>
          <w:rPr>
            <w:noProof/>
            <w:webHidden/>
          </w:rPr>
          <w:fldChar w:fldCharType="separate"/>
        </w:r>
        <w:r>
          <w:rPr>
            <w:noProof/>
            <w:webHidden/>
          </w:rPr>
          <w:t>111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82" w:history="1">
        <w:r w:rsidRPr="0026092C">
          <w:rPr>
            <w:rStyle w:val="Hyperlink"/>
            <w:noProof/>
          </w:rPr>
          <w:t>11.8</w:t>
        </w:r>
        <w:r w:rsidRPr="00002F60">
          <w:rPr>
            <w:rFonts w:ascii="Calibri" w:eastAsia="Times New Roman" w:hAnsi="Calibri" w:cs="Arial"/>
            <w:b w:val="0"/>
            <w:noProof/>
            <w:sz w:val="22"/>
            <w:szCs w:val="22"/>
            <w:lang w:val="en-US" w:eastAsia="en-US"/>
          </w:rPr>
          <w:tab/>
        </w:r>
        <w:r w:rsidRPr="0026092C">
          <w:rPr>
            <w:rStyle w:val="Hyperlink"/>
            <w:noProof/>
          </w:rPr>
          <w:t>Relational Operators</w:t>
        </w:r>
        <w:r>
          <w:rPr>
            <w:noProof/>
            <w:webHidden/>
          </w:rPr>
          <w:tab/>
        </w:r>
        <w:r>
          <w:rPr>
            <w:noProof/>
            <w:webHidden/>
          </w:rPr>
          <w:fldChar w:fldCharType="begin"/>
        </w:r>
        <w:r>
          <w:rPr>
            <w:noProof/>
            <w:webHidden/>
          </w:rPr>
          <w:instrText xml:space="preserve"> PAGEREF _Toc339020382 \h </w:instrText>
        </w:r>
        <w:r>
          <w:rPr>
            <w:noProof/>
            <w:webHidden/>
          </w:rPr>
        </w:r>
        <w:r>
          <w:rPr>
            <w:noProof/>
            <w:webHidden/>
          </w:rPr>
          <w:fldChar w:fldCharType="separate"/>
        </w:r>
        <w:r>
          <w:rPr>
            <w:noProof/>
            <w:webHidden/>
          </w:rPr>
          <w:t>112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83" w:history="1">
        <w:r w:rsidRPr="0026092C">
          <w:rPr>
            <w:rStyle w:val="Hyperlink"/>
            <w:noProof/>
          </w:rPr>
          <w:t>11.8.1 Runtime Semantics</w:t>
        </w:r>
        <w:r>
          <w:rPr>
            <w:noProof/>
            <w:webHidden/>
          </w:rPr>
          <w:tab/>
        </w:r>
        <w:r>
          <w:rPr>
            <w:noProof/>
            <w:webHidden/>
          </w:rPr>
          <w:fldChar w:fldCharType="begin"/>
        </w:r>
        <w:r>
          <w:rPr>
            <w:noProof/>
            <w:webHidden/>
          </w:rPr>
          <w:instrText xml:space="preserve"> PAGEREF _Toc339020383 \h </w:instrText>
        </w:r>
        <w:r>
          <w:rPr>
            <w:noProof/>
            <w:webHidden/>
          </w:rPr>
        </w:r>
        <w:r>
          <w:rPr>
            <w:noProof/>
            <w:webHidden/>
          </w:rPr>
          <w:fldChar w:fldCharType="separate"/>
        </w:r>
        <w:r>
          <w:rPr>
            <w:noProof/>
            <w:webHidden/>
          </w:rPr>
          <w:t>112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84" w:history="1">
        <w:r w:rsidRPr="0026092C">
          <w:rPr>
            <w:rStyle w:val="Hyperlink"/>
            <w:noProof/>
          </w:rPr>
          <w:t>11.9</w:t>
        </w:r>
        <w:r w:rsidRPr="00002F60">
          <w:rPr>
            <w:rFonts w:ascii="Calibri" w:eastAsia="Times New Roman" w:hAnsi="Calibri" w:cs="Arial"/>
            <w:b w:val="0"/>
            <w:noProof/>
            <w:sz w:val="22"/>
            <w:szCs w:val="22"/>
            <w:lang w:val="en-US" w:eastAsia="en-US"/>
          </w:rPr>
          <w:tab/>
        </w:r>
        <w:r w:rsidRPr="0026092C">
          <w:rPr>
            <w:rStyle w:val="Hyperlink"/>
            <w:noProof/>
          </w:rPr>
          <w:t>Equality Operators</w:t>
        </w:r>
        <w:r>
          <w:rPr>
            <w:noProof/>
            <w:webHidden/>
          </w:rPr>
          <w:tab/>
        </w:r>
        <w:r>
          <w:rPr>
            <w:noProof/>
            <w:webHidden/>
          </w:rPr>
          <w:fldChar w:fldCharType="begin"/>
        </w:r>
        <w:r>
          <w:rPr>
            <w:noProof/>
            <w:webHidden/>
          </w:rPr>
          <w:instrText xml:space="preserve"> PAGEREF _Toc339020384 \h </w:instrText>
        </w:r>
        <w:r>
          <w:rPr>
            <w:noProof/>
            <w:webHidden/>
          </w:rPr>
        </w:r>
        <w:r>
          <w:rPr>
            <w:noProof/>
            <w:webHidden/>
          </w:rPr>
          <w:fldChar w:fldCharType="separate"/>
        </w:r>
        <w:r>
          <w:rPr>
            <w:noProof/>
            <w:webHidden/>
          </w:rPr>
          <w:t>115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85" w:history="1">
        <w:r w:rsidRPr="0026092C">
          <w:rPr>
            <w:rStyle w:val="Hyperlink"/>
            <w:noProof/>
          </w:rPr>
          <w:t>11.9.1 Runtime Semantics</w:t>
        </w:r>
        <w:r>
          <w:rPr>
            <w:noProof/>
            <w:webHidden/>
          </w:rPr>
          <w:tab/>
        </w:r>
        <w:r>
          <w:rPr>
            <w:noProof/>
            <w:webHidden/>
          </w:rPr>
          <w:fldChar w:fldCharType="begin"/>
        </w:r>
        <w:r>
          <w:rPr>
            <w:noProof/>
            <w:webHidden/>
          </w:rPr>
          <w:instrText xml:space="preserve"> PAGEREF _Toc339020385 \h </w:instrText>
        </w:r>
        <w:r>
          <w:rPr>
            <w:noProof/>
            <w:webHidden/>
          </w:rPr>
        </w:r>
        <w:r>
          <w:rPr>
            <w:noProof/>
            <w:webHidden/>
          </w:rPr>
          <w:fldChar w:fldCharType="separate"/>
        </w:r>
        <w:r>
          <w:rPr>
            <w:noProof/>
            <w:webHidden/>
          </w:rPr>
          <w:t>115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86" w:history="1">
        <w:r w:rsidRPr="0026092C">
          <w:rPr>
            <w:rStyle w:val="Hyperlink"/>
            <w:noProof/>
          </w:rPr>
          <w:t>11.10</w:t>
        </w:r>
        <w:r w:rsidRPr="00002F60">
          <w:rPr>
            <w:rFonts w:ascii="Calibri" w:eastAsia="Times New Roman" w:hAnsi="Calibri" w:cs="Arial"/>
            <w:b w:val="0"/>
            <w:noProof/>
            <w:sz w:val="22"/>
            <w:szCs w:val="22"/>
            <w:lang w:val="en-US" w:eastAsia="en-US"/>
          </w:rPr>
          <w:tab/>
        </w:r>
        <w:r w:rsidRPr="0026092C">
          <w:rPr>
            <w:rStyle w:val="Hyperlink"/>
            <w:noProof/>
          </w:rPr>
          <w:t>Binary Bitwise Operators</w:t>
        </w:r>
        <w:r>
          <w:rPr>
            <w:noProof/>
            <w:webHidden/>
          </w:rPr>
          <w:tab/>
        </w:r>
        <w:r>
          <w:rPr>
            <w:noProof/>
            <w:webHidden/>
          </w:rPr>
          <w:fldChar w:fldCharType="begin"/>
        </w:r>
        <w:r>
          <w:rPr>
            <w:noProof/>
            <w:webHidden/>
          </w:rPr>
          <w:instrText xml:space="preserve"> PAGEREF _Toc339020386 \h </w:instrText>
        </w:r>
        <w:r>
          <w:rPr>
            <w:noProof/>
            <w:webHidden/>
          </w:rPr>
        </w:r>
        <w:r>
          <w:rPr>
            <w:noProof/>
            <w:webHidden/>
          </w:rPr>
          <w:fldChar w:fldCharType="separate"/>
        </w:r>
        <w:r>
          <w:rPr>
            <w:noProof/>
            <w:webHidden/>
          </w:rPr>
          <w:t>118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87" w:history="1">
        <w:r w:rsidRPr="0026092C">
          <w:rPr>
            <w:rStyle w:val="Hyperlink"/>
            <w:noProof/>
          </w:rPr>
          <w:t>11.11</w:t>
        </w:r>
        <w:r w:rsidRPr="00002F60">
          <w:rPr>
            <w:rFonts w:ascii="Calibri" w:eastAsia="Times New Roman" w:hAnsi="Calibri" w:cs="Arial"/>
            <w:b w:val="0"/>
            <w:noProof/>
            <w:sz w:val="22"/>
            <w:szCs w:val="22"/>
            <w:lang w:val="en-US" w:eastAsia="en-US"/>
          </w:rPr>
          <w:tab/>
        </w:r>
        <w:r w:rsidRPr="0026092C">
          <w:rPr>
            <w:rStyle w:val="Hyperlink"/>
            <w:noProof/>
          </w:rPr>
          <w:t>Binary Logical Operators</w:t>
        </w:r>
        <w:r>
          <w:rPr>
            <w:noProof/>
            <w:webHidden/>
          </w:rPr>
          <w:tab/>
        </w:r>
        <w:r>
          <w:rPr>
            <w:noProof/>
            <w:webHidden/>
          </w:rPr>
          <w:fldChar w:fldCharType="begin"/>
        </w:r>
        <w:r>
          <w:rPr>
            <w:noProof/>
            <w:webHidden/>
          </w:rPr>
          <w:instrText xml:space="preserve"> PAGEREF _Toc339020387 \h </w:instrText>
        </w:r>
        <w:r>
          <w:rPr>
            <w:noProof/>
            <w:webHidden/>
          </w:rPr>
        </w:r>
        <w:r>
          <w:rPr>
            <w:noProof/>
            <w:webHidden/>
          </w:rPr>
          <w:fldChar w:fldCharType="separate"/>
        </w:r>
        <w:r>
          <w:rPr>
            <w:noProof/>
            <w:webHidden/>
          </w:rPr>
          <w:t>118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88" w:history="1">
        <w:r w:rsidRPr="0026092C">
          <w:rPr>
            <w:rStyle w:val="Hyperlink"/>
            <w:noProof/>
          </w:rPr>
          <w:t>11.12</w:t>
        </w:r>
        <w:r w:rsidRPr="00002F60">
          <w:rPr>
            <w:rFonts w:ascii="Calibri" w:eastAsia="Times New Roman" w:hAnsi="Calibri" w:cs="Arial"/>
            <w:b w:val="0"/>
            <w:noProof/>
            <w:sz w:val="22"/>
            <w:szCs w:val="22"/>
            <w:lang w:val="en-US" w:eastAsia="en-US"/>
          </w:rPr>
          <w:tab/>
        </w:r>
        <w:r w:rsidRPr="0026092C">
          <w:rPr>
            <w:rStyle w:val="Hyperlink"/>
            <w:noProof/>
          </w:rPr>
          <w:t>Conditional Operator (</w:t>
        </w:r>
        <w:r w:rsidRPr="0026092C">
          <w:rPr>
            <w:rStyle w:val="Hyperlink"/>
            <w:rFonts w:ascii="Courier New" w:hAnsi="Courier New"/>
            <w:caps/>
            <w:noProof/>
          </w:rPr>
          <w:t xml:space="preserve"> ? : )</w:t>
        </w:r>
        <w:r>
          <w:rPr>
            <w:noProof/>
            <w:webHidden/>
          </w:rPr>
          <w:tab/>
        </w:r>
        <w:r>
          <w:rPr>
            <w:noProof/>
            <w:webHidden/>
          </w:rPr>
          <w:fldChar w:fldCharType="begin"/>
        </w:r>
        <w:r>
          <w:rPr>
            <w:noProof/>
            <w:webHidden/>
          </w:rPr>
          <w:instrText xml:space="preserve"> PAGEREF _Toc339020388 \h </w:instrText>
        </w:r>
        <w:r>
          <w:rPr>
            <w:noProof/>
            <w:webHidden/>
          </w:rPr>
        </w:r>
        <w:r>
          <w:rPr>
            <w:noProof/>
            <w:webHidden/>
          </w:rPr>
          <w:fldChar w:fldCharType="separate"/>
        </w:r>
        <w:r>
          <w:rPr>
            <w:noProof/>
            <w:webHidden/>
          </w:rPr>
          <w:t>119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89" w:history="1">
        <w:r w:rsidRPr="0026092C">
          <w:rPr>
            <w:rStyle w:val="Hyperlink"/>
            <w:noProof/>
          </w:rPr>
          <w:t>11.13</w:t>
        </w:r>
        <w:r w:rsidRPr="00002F60">
          <w:rPr>
            <w:rFonts w:ascii="Calibri" w:eastAsia="Times New Roman" w:hAnsi="Calibri" w:cs="Arial"/>
            <w:b w:val="0"/>
            <w:noProof/>
            <w:sz w:val="22"/>
            <w:szCs w:val="22"/>
            <w:lang w:val="en-US" w:eastAsia="en-US"/>
          </w:rPr>
          <w:tab/>
        </w:r>
        <w:r w:rsidRPr="0026092C">
          <w:rPr>
            <w:rStyle w:val="Hyperlink"/>
            <w:noProof/>
          </w:rPr>
          <w:t>Assignment Operators</w:t>
        </w:r>
        <w:r>
          <w:rPr>
            <w:noProof/>
            <w:webHidden/>
          </w:rPr>
          <w:tab/>
        </w:r>
        <w:r>
          <w:rPr>
            <w:noProof/>
            <w:webHidden/>
          </w:rPr>
          <w:fldChar w:fldCharType="begin"/>
        </w:r>
        <w:r>
          <w:rPr>
            <w:noProof/>
            <w:webHidden/>
          </w:rPr>
          <w:instrText xml:space="preserve"> PAGEREF _Toc339020389 \h </w:instrText>
        </w:r>
        <w:r>
          <w:rPr>
            <w:noProof/>
            <w:webHidden/>
          </w:rPr>
        </w:r>
        <w:r>
          <w:rPr>
            <w:noProof/>
            <w:webHidden/>
          </w:rPr>
          <w:fldChar w:fldCharType="separate"/>
        </w:r>
        <w:r>
          <w:rPr>
            <w:noProof/>
            <w:webHidden/>
          </w:rPr>
          <w:t>120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90" w:history="1">
        <w:r w:rsidRPr="0026092C">
          <w:rPr>
            <w:rStyle w:val="Hyperlink"/>
            <w:noProof/>
          </w:rPr>
          <w:t>Static Semantics</w:t>
        </w:r>
        <w:r>
          <w:rPr>
            <w:noProof/>
            <w:webHidden/>
          </w:rPr>
          <w:tab/>
        </w:r>
        <w:r>
          <w:rPr>
            <w:noProof/>
            <w:webHidden/>
          </w:rPr>
          <w:fldChar w:fldCharType="begin"/>
        </w:r>
        <w:r>
          <w:rPr>
            <w:noProof/>
            <w:webHidden/>
          </w:rPr>
          <w:instrText xml:space="preserve"> PAGEREF _Toc339020390 \h </w:instrText>
        </w:r>
        <w:r>
          <w:rPr>
            <w:noProof/>
            <w:webHidden/>
          </w:rPr>
        </w:r>
        <w:r>
          <w:rPr>
            <w:noProof/>
            <w:webHidden/>
          </w:rPr>
          <w:fldChar w:fldCharType="separate"/>
        </w:r>
        <w:r>
          <w:rPr>
            <w:noProof/>
            <w:webHidden/>
          </w:rPr>
          <w:t>120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91" w:history="1">
        <w:r w:rsidRPr="0026092C">
          <w:rPr>
            <w:rStyle w:val="Hyperlink"/>
            <w:noProof/>
          </w:rPr>
          <w:t>Runtime Semantics</w:t>
        </w:r>
        <w:r>
          <w:rPr>
            <w:noProof/>
            <w:webHidden/>
          </w:rPr>
          <w:tab/>
        </w:r>
        <w:r>
          <w:rPr>
            <w:noProof/>
            <w:webHidden/>
          </w:rPr>
          <w:fldChar w:fldCharType="begin"/>
        </w:r>
        <w:r>
          <w:rPr>
            <w:noProof/>
            <w:webHidden/>
          </w:rPr>
          <w:instrText xml:space="preserve"> PAGEREF _Toc339020391 \h </w:instrText>
        </w:r>
        <w:r>
          <w:rPr>
            <w:noProof/>
            <w:webHidden/>
          </w:rPr>
        </w:r>
        <w:r>
          <w:rPr>
            <w:noProof/>
            <w:webHidden/>
          </w:rPr>
          <w:fldChar w:fldCharType="separate"/>
        </w:r>
        <w:r>
          <w:rPr>
            <w:noProof/>
            <w:webHidden/>
          </w:rPr>
          <w:t>121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92" w:history="1">
        <w:r w:rsidRPr="0026092C">
          <w:rPr>
            <w:rStyle w:val="Hyperlink"/>
            <w:noProof/>
          </w:rPr>
          <w:t>11.13.1 Destructuring Assignment</w:t>
        </w:r>
        <w:r>
          <w:rPr>
            <w:noProof/>
            <w:webHidden/>
          </w:rPr>
          <w:tab/>
        </w:r>
        <w:r>
          <w:rPr>
            <w:noProof/>
            <w:webHidden/>
          </w:rPr>
          <w:fldChar w:fldCharType="begin"/>
        </w:r>
        <w:r>
          <w:rPr>
            <w:noProof/>
            <w:webHidden/>
          </w:rPr>
          <w:instrText xml:space="preserve"> PAGEREF _Toc339020392 \h </w:instrText>
        </w:r>
        <w:r>
          <w:rPr>
            <w:noProof/>
            <w:webHidden/>
          </w:rPr>
        </w:r>
        <w:r>
          <w:rPr>
            <w:noProof/>
            <w:webHidden/>
          </w:rPr>
          <w:fldChar w:fldCharType="separate"/>
        </w:r>
        <w:r>
          <w:rPr>
            <w:noProof/>
            <w:webHidden/>
          </w:rPr>
          <w:t>122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93" w:history="1">
        <w:r w:rsidRPr="0026092C">
          <w:rPr>
            <w:rStyle w:val="Hyperlink"/>
            <w:noProof/>
          </w:rPr>
          <w:t>11.14</w:t>
        </w:r>
        <w:r w:rsidRPr="00002F60">
          <w:rPr>
            <w:rFonts w:ascii="Calibri" w:eastAsia="Times New Roman" w:hAnsi="Calibri" w:cs="Arial"/>
            <w:b w:val="0"/>
            <w:noProof/>
            <w:sz w:val="22"/>
            <w:szCs w:val="22"/>
            <w:lang w:val="en-US" w:eastAsia="en-US"/>
          </w:rPr>
          <w:tab/>
        </w:r>
        <w:r w:rsidRPr="0026092C">
          <w:rPr>
            <w:rStyle w:val="Hyperlink"/>
            <w:noProof/>
          </w:rPr>
          <w:t>Comma Operator (</w:t>
        </w:r>
        <w:r w:rsidRPr="0026092C">
          <w:rPr>
            <w:rStyle w:val="Hyperlink"/>
            <w:rFonts w:ascii="Courier New" w:hAnsi="Courier New"/>
            <w:smallCaps/>
            <w:noProof/>
          </w:rPr>
          <w:t xml:space="preserve"> , )</w:t>
        </w:r>
        <w:r>
          <w:rPr>
            <w:noProof/>
            <w:webHidden/>
          </w:rPr>
          <w:tab/>
        </w:r>
        <w:r>
          <w:rPr>
            <w:noProof/>
            <w:webHidden/>
          </w:rPr>
          <w:fldChar w:fldCharType="begin"/>
        </w:r>
        <w:r>
          <w:rPr>
            <w:noProof/>
            <w:webHidden/>
          </w:rPr>
          <w:instrText xml:space="preserve"> PAGEREF _Toc339020393 \h </w:instrText>
        </w:r>
        <w:r>
          <w:rPr>
            <w:noProof/>
            <w:webHidden/>
          </w:rPr>
        </w:r>
        <w:r>
          <w:rPr>
            <w:noProof/>
            <w:webHidden/>
          </w:rPr>
          <w:fldChar w:fldCharType="separate"/>
        </w:r>
        <w:r>
          <w:rPr>
            <w:noProof/>
            <w:webHidden/>
          </w:rPr>
          <w:t>125</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394" w:history="1">
        <w:r w:rsidRPr="0026092C">
          <w:rPr>
            <w:rStyle w:val="Hyperlink"/>
            <w:noProof/>
          </w:rPr>
          <w:t>12</w:t>
        </w:r>
        <w:r w:rsidRPr="00002F60">
          <w:rPr>
            <w:rFonts w:ascii="Calibri" w:eastAsia="Times New Roman" w:hAnsi="Calibri" w:cs="Arial"/>
            <w:b w:val="0"/>
            <w:noProof/>
            <w:sz w:val="22"/>
            <w:szCs w:val="22"/>
            <w:lang w:val="en-US" w:eastAsia="en-US"/>
          </w:rPr>
          <w:tab/>
        </w:r>
        <w:r w:rsidRPr="0026092C">
          <w:rPr>
            <w:rStyle w:val="Hyperlink"/>
            <w:noProof/>
          </w:rPr>
          <w:t>Statements and Declarations</w:t>
        </w:r>
        <w:r>
          <w:rPr>
            <w:noProof/>
            <w:webHidden/>
          </w:rPr>
          <w:tab/>
        </w:r>
        <w:r>
          <w:rPr>
            <w:noProof/>
            <w:webHidden/>
          </w:rPr>
          <w:fldChar w:fldCharType="begin"/>
        </w:r>
        <w:r>
          <w:rPr>
            <w:noProof/>
            <w:webHidden/>
          </w:rPr>
          <w:instrText xml:space="preserve"> PAGEREF _Toc339020394 \h </w:instrText>
        </w:r>
        <w:r>
          <w:rPr>
            <w:noProof/>
            <w:webHidden/>
          </w:rPr>
        </w:r>
        <w:r>
          <w:rPr>
            <w:noProof/>
            <w:webHidden/>
          </w:rPr>
          <w:fldChar w:fldCharType="separate"/>
        </w:r>
        <w:r>
          <w:rPr>
            <w:noProof/>
            <w:webHidden/>
          </w:rPr>
          <w:t>126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95" w:history="1">
        <w:r w:rsidRPr="0026092C">
          <w:rPr>
            <w:rStyle w:val="Hyperlink"/>
            <w:noProof/>
          </w:rPr>
          <w:t>Static Semantics</w:t>
        </w:r>
        <w:r>
          <w:rPr>
            <w:noProof/>
            <w:webHidden/>
          </w:rPr>
          <w:tab/>
        </w:r>
        <w:r>
          <w:rPr>
            <w:noProof/>
            <w:webHidden/>
          </w:rPr>
          <w:fldChar w:fldCharType="begin"/>
        </w:r>
        <w:r>
          <w:rPr>
            <w:noProof/>
            <w:webHidden/>
          </w:rPr>
          <w:instrText xml:space="preserve"> PAGEREF _Toc339020395 \h </w:instrText>
        </w:r>
        <w:r>
          <w:rPr>
            <w:noProof/>
            <w:webHidden/>
          </w:rPr>
        </w:r>
        <w:r>
          <w:rPr>
            <w:noProof/>
            <w:webHidden/>
          </w:rPr>
          <w:fldChar w:fldCharType="separate"/>
        </w:r>
        <w:r>
          <w:rPr>
            <w:noProof/>
            <w:webHidden/>
          </w:rPr>
          <w:t>126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96" w:history="1">
        <w:r w:rsidRPr="0026092C">
          <w:rPr>
            <w:rStyle w:val="Hyperlink"/>
            <w:noProof/>
          </w:rPr>
          <w:t>Runtime Semantics</w:t>
        </w:r>
        <w:r>
          <w:rPr>
            <w:noProof/>
            <w:webHidden/>
          </w:rPr>
          <w:tab/>
        </w:r>
        <w:r>
          <w:rPr>
            <w:noProof/>
            <w:webHidden/>
          </w:rPr>
          <w:fldChar w:fldCharType="begin"/>
        </w:r>
        <w:r>
          <w:rPr>
            <w:noProof/>
            <w:webHidden/>
          </w:rPr>
          <w:instrText xml:space="preserve"> PAGEREF _Toc339020396 \h </w:instrText>
        </w:r>
        <w:r>
          <w:rPr>
            <w:noProof/>
            <w:webHidden/>
          </w:rPr>
        </w:r>
        <w:r>
          <w:rPr>
            <w:noProof/>
            <w:webHidden/>
          </w:rPr>
          <w:fldChar w:fldCharType="separate"/>
        </w:r>
        <w:r>
          <w:rPr>
            <w:noProof/>
            <w:webHidden/>
          </w:rPr>
          <w:t>127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97" w:history="1">
        <w:r w:rsidRPr="0026092C">
          <w:rPr>
            <w:rStyle w:val="Hyperlink"/>
            <w:noProof/>
          </w:rPr>
          <w:t>12.1</w:t>
        </w:r>
        <w:r w:rsidRPr="00002F60">
          <w:rPr>
            <w:rFonts w:ascii="Calibri" w:eastAsia="Times New Roman" w:hAnsi="Calibri" w:cs="Arial"/>
            <w:b w:val="0"/>
            <w:noProof/>
            <w:sz w:val="22"/>
            <w:szCs w:val="22"/>
            <w:lang w:val="en-US" w:eastAsia="en-US"/>
          </w:rPr>
          <w:tab/>
        </w:r>
        <w:r w:rsidRPr="0026092C">
          <w:rPr>
            <w:rStyle w:val="Hyperlink"/>
            <w:noProof/>
          </w:rPr>
          <w:t>Block</w:t>
        </w:r>
        <w:r>
          <w:rPr>
            <w:noProof/>
            <w:webHidden/>
          </w:rPr>
          <w:tab/>
        </w:r>
        <w:r>
          <w:rPr>
            <w:noProof/>
            <w:webHidden/>
          </w:rPr>
          <w:fldChar w:fldCharType="begin"/>
        </w:r>
        <w:r>
          <w:rPr>
            <w:noProof/>
            <w:webHidden/>
          </w:rPr>
          <w:instrText xml:space="preserve"> PAGEREF _Toc339020397 \h </w:instrText>
        </w:r>
        <w:r>
          <w:rPr>
            <w:noProof/>
            <w:webHidden/>
          </w:rPr>
        </w:r>
        <w:r>
          <w:rPr>
            <w:noProof/>
            <w:webHidden/>
          </w:rPr>
          <w:fldChar w:fldCharType="separate"/>
        </w:r>
        <w:r>
          <w:rPr>
            <w:noProof/>
            <w:webHidden/>
          </w:rPr>
          <w:t>127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398" w:history="1">
        <w:r w:rsidRPr="0026092C">
          <w:rPr>
            <w:rStyle w:val="Hyperlink"/>
            <w:noProof/>
          </w:rPr>
          <w:t>12.2</w:t>
        </w:r>
        <w:r w:rsidRPr="00002F60">
          <w:rPr>
            <w:rFonts w:ascii="Calibri" w:eastAsia="Times New Roman" w:hAnsi="Calibri" w:cs="Arial"/>
            <w:b w:val="0"/>
            <w:noProof/>
            <w:sz w:val="22"/>
            <w:szCs w:val="22"/>
            <w:lang w:val="en-US" w:eastAsia="en-US"/>
          </w:rPr>
          <w:tab/>
        </w:r>
        <w:r w:rsidRPr="0026092C">
          <w:rPr>
            <w:rStyle w:val="Hyperlink"/>
            <w:noProof/>
          </w:rPr>
          <w:t>Declarations and the Variable Statement</w:t>
        </w:r>
        <w:r>
          <w:rPr>
            <w:noProof/>
            <w:webHidden/>
          </w:rPr>
          <w:tab/>
        </w:r>
        <w:r>
          <w:rPr>
            <w:noProof/>
            <w:webHidden/>
          </w:rPr>
          <w:fldChar w:fldCharType="begin"/>
        </w:r>
        <w:r>
          <w:rPr>
            <w:noProof/>
            <w:webHidden/>
          </w:rPr>
          <w:instrText xml:space="preserve"> PAGEREF _Toc339020398 \h </w:instrText>
        </w:r>
        <w:r>
          <w:rPr>
            <w:noProof/>
            <w:webHidden/>
          </w:rPr>
        </w:r>
        <w:r>
          <w:rPr>
            <w:noProof/>
            <w:webHidden/>
          </w:rPr>
          <w:fldChar w:fldCharType="separate"/>
        </w:r>
        <w:r>
          <w:rPr>
            <w:noProof/>
            <w:webHidden/>
          </w:rPr>
          <w:t>130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399" w:history="1">
        <w:r w:rsidRPr="0026092C">
          <w:rPr>
            <w:rStyle w:val="Hyperlink"/>
            <w:noProof/>
          </w:rPr>
          <w:t>12.2.1</w:t>
        </w:r>
        <w:r w:rsidRPr="00002F60">
          <w:rPr>
            <w:rFonts w:ascii="Calibri" w:eastAsia="Times New Roman" w:hAnsi="Calibri" w:cs="Arial"/>
            <w:b w:val="0"/>
            <w:noProof/>
            <w:sz w:val="22"/>
            <w:szCs w:val="22"/>
            <w:lang w:val="en-US" w:eastAsia="en-US"/>
          </w:rPr>
          <w:tab/>
        </w:r>
        <w:r w:rsidRPr="0026092C">
          <w:rPr>
            <w:rStyle w:val="Hyperlink"/>
            <w:noProof/>
          </w:rPr>
          <w:t>Let and Const Declarations</w:t>
        </w:r>
        <w:r>
          <w:rPr>
            <w:noProof/>
            <w:webHidden/>
          </w:rPr>
          <w:tab/>
        </w:r>
        <w:r>
          <w:rPr>
            <w:noProof/>
            <w:webHidden/>
          </w:rPr>
          <w:fldChar w:fldCharType="begin"/>
        </w:r>
        <w:r>
          <w:rPr>
            <w:noProof/>
            <w:webHidden/>
          </w:rPr>
          <w:instrText xml:space="preserve"> PAGEREF _Toc339020399 \h </w:instrText>
        </w:r>
        <w:r>
          <w:rPr>
            <w:noProof/>
            <w:webHidden/>
          </w:rPr>
        </w:r>
        <w:r>
          <w:rPr>
            <w:noProof/>
            <w:webHidden/>
          </w:rPr>
          <w:fldChar w:fldCharType="separate"/>
        </w:r>
        <w:r>
          <w:rPr>
            <w:noProof/>
            <w:webHidden/>
          </w:rPr>
          <w:t>130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00" w:history="1">
        <w:r w:rsidRPr="0026092C">
          <w:rPr>
            <w:rStyle w:val="Hyperlink"/>
            <w:noProof/>
          </w:rPr>
          <w:t>12.2.2</w:t>
        </w:r>
        <w:r w:rsidRPr="00002F60">
          <w:rPr>
            <w:rFonts w:ascii="Calibri" w:eastAsia="Times New Roman" w:hAnsi="Calibri" w:cs="Arial"/>
            <w:b w:val="0"/>
            <w:noProof/>
            <w:sz w:val="22"/>
            <w:szCs w:val="22"/>
            <w:lang w:val="en-US" w:eastAsia="en-US"/>
          </w:rPr>
          <w:tab/>
        </w:r>
        <w:r w:rsidRPr="0026092C">
          <w:rPr>
            <w:rStyle w:val="Hyperlink"/>
            <w:noProof/>
          </w:rPr>
          <w:t>Variable Statement</w:t>
        </w:r>
        <w:r>
          <w:rPr>
            <w:noProof/>
            <w:webHidden/>
          </w:rPr>
          <w:tab/>
        </w:r>
        <w:r>
          <w:rPr>
            <w:noProof/>
            <w:webHidden/>
          </w:rPr>
          <w:fldChar w:fldCharType="begin"/>
        </w:r>
        <w:r>
          <w:rPr>
            <w:noProof/>
            <w:webHidden/>
          </w:rPr>
          <w:instrText xml:space="preserve"> PAGEREF _Toc339020400 \h </w:instrText>
        </w:r>
        <w:r>
          <w:rPr>
            <w:noProof/>
            <w:webHidden/>
          </w:rPr>
        </w:r>
        <w:r>
          <w:rPr>
            <w:noProof/>
            <w:webHidden/>
          </w:rPr>
          <w:fldChar w:fldCharType="separate"/>
        </w:r>
        <w:r>
          <w:rPr>
            <w:noProof/>
            <w:webHidden/>
          </w:rPr>
          <w:t>133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01" w:history="1">
        <w:r w:rsidRPr="0026092C">
          <w:rPr>
            <w:rStyle w:val="Hyperlink"/>
            <w:noProof/>
          </w:rPr>
          <w:t>12.2.4</w:t>
        </w:r>
        <w:r w:rsidRPr="00002F60">
          <w:rPr>
            <w:rFonts w:ascii="Calibri" w:eastAsia="Times New Roman" w:hAnsi="Calibri" w:cs="Arial"/>
            <w:b w:val="0"/>
            <w:noProof/>
            <w:sz w:val="22"/>
            <w:szCs w:val="22"/>
            <w:lang w:val="en-US" w:eastAsia="en-US"/>
          </w:rPr>
          <w:tab/>
        </w:r>
        <w:r w:rsidRPr="0026092C">
          <w:rPr>
            <w:rStyle w:val="Hyperlink"/>
            <w:noProof/>
          </w:rPr>
          <w:t>Destructuring Binding Patterns</w:t>
        </w:r>
        <w:r>
          <w:rPr>
            <w:noProof/>
            <w:webHidden/>
          </w:rPr>
          <w:tab/>
        </w:r>
        <w:r>
          <w:rPr>
            <w:noProof/>
            <w:webHidden/>
          </w:rPr>
          <w:fldChar w:fldCharType="begin"/>
        </w:r>
        <w:r>
          <w:rPr>
            <w:noProof/>
            <w:webHidden/>
          </w:rPr>
          <w:instrText xml:space="preserve"> PAGEREF _Toc339020401 \h </w:instrText>
        </w:r>
        <w:r>
          <w:rPr>
            <w:noProof/>
            <w:webHidden/>
          </w:rPr>
        </w:r>
        <w:r>
          <w:rPr>
            <w:noProof/>
            <w:webHidden/>
          </w:rPr>
          <w:fldChar w:fldCharType="separate"/>
        </w:r>
        <w:r>
          <w:rPr>
            <w:noProof/>
            <w:webHidden/>
          </w:rPr>
          <w:t>135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02" w:history="1">
        <w:r w:rsidRPr="0026092C">
          <w:rPr>
            <w:rStyle w:val="Hyperlink"/>
            <w:noProof/>
          </w:rPr>
          <w:t>12.3</w:t>
        </w:r>
        <w:r w:rsidRPr="00002F60">
          <w:rPr>
            <w:rFonts w:ascii="Calibri" w:eastAsia="Times New Roman" w:hAnsi="Calibri" w:cs="Arial"/>
            <w:b w:val="0"/>
            <w:noProof/>
            <w:sz w:val="22"/>
            <w:szCs w:val="22"/>
            <w:lang w:val="en-US" w:eastAsia="en-US"/>
          </w:rPr>
          <w:tab/>
        </w:r>
        <w:r w:rsidRPr="0026092C">
          <w:rPr>
            <w:rStyle w:val="Hyperlink"/>
            <w:noProof/>
          </w:rPr>
          <w:t>Empty Statement</w:t>
        </w:r>
        <w:r>
          <w:rPr>
            <w:noProof/>
            <w:webHidden/>
          </w:rPr>
          <w:tab/>
        </w:r>
        <w:r>
          <w:rPr>
            <w:noProof/>
            <w:webHidden/>
          </w:rPr>
          <w:fldChar w:fldCharType="begin"/>
        </w:r>
        <w:r>
          <w:rPr>
            <w:noProof/>
            <w:webHidden/>
          </w:rPr>
          <w:instrText xml:space="preserve"> PAGEREF _Toc339020402 \h </w:instrText>
        </w:r>
        <w:r>
          <w:rPr>
            <w:noProof/>
            <w:webHidden/>
          </w:rPr>
        </w:r>
        <w:r>
          <w:rPr>
            <w:noProof/>
            <w:webHidden/>
          </w:rPr>
          <w:fldChar w:fldCharType="separate"/>
        </w:r>
        <w:r>
          <w:rPr>
            <w:noProof/>
            <w:webHidden/>
          </w:rPr>
          <w:t>140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03" w:history="1">
        <w:r w:rsidRPr="0026092C">
          <w:rPr>
            <w:rStyle w:val="Hyperlink"/>
            <w:noProof/>
          </w:rPr>
          <w:t>12.4</w:t>
        </w:r>
        <w:r w:rsidRPr="00002F60">
          <w:rPr>
            <w:rFonts w:ascii="Calibri" w:eastAsia="Times New Roman" w:hAnsi="Calibri" w:cs="Arial"/>
            <w:b w:val="0"/>
            <w:noProof/>
            <w:sz w:val="22"/>
            <w:szCs w:val="22"/>
            <w:lang w:val="en-US" w:eastAsia="en-US"/>
          </w:rPr>
          <w:tab/>
        </w:r>
        <w:r w:rsidRPr="0026092C">
          <w:rPr>
            <w:rStyle w:val="Hyperlink"/>
            <w:noProof/>
          </w:rPr>
          <w:t>Expression Statement</w:t>
        </w:r>
        <w:r>
          <w:rPr>
            <w:noProof/>
            <w:webHidden/>
          </w:rPr>
          <w:tab/>
        </w:r>
        <w:r>
          <w:rPr>
            <w:noProof/>
            <w:webHidden/>
          </w:rPr>
          <w:fldChar w:fldCharType="begin"/>
        </w:r>
        <w:r>
          <w:rPr>
            <w:noProof/>
            <w:webHidden/>
          </w:rPr>
          <w:instrText xml:space="preserve"> PAGEREF _Toc339020403 \h </w:instrText>
        </w:r>
        <w:r>
          <w:rPr>
            <w:noProof/>
            <w:webHidden/>
          </w:rPr>
        </w:r>
        <w:r>
          <w:rPr>
            <w:noProof/>
            <w:webHidden/>
          </w:rPr>
          <w:fldChar w:fldCharType="separate"/>
        </w:r>
        <w:r>
          <w:rPr>
            <w:noProof/>
            <w:webHidden/>
          </w:rPr>
          <w:t>140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04" w:history="1">
        <w:r w:rsidRPr="0026092C">
          <w:rPr>
            <w:rStyle w:val="Hyperlink"/>
            <w:noProof/>
          </w:rPr>
          <w:t>12.5</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if</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_Toc339020404 \h </w:instrText>
        </w:r>
        <w:r>
          <w:rPr>
            <w:noProof/>
            <w:webHidden/>
          </w:rPr>
        </w:r>
        <w:r>
          <w:rPr>
            <w:noProof/>
            <w:webHidden/>
          </w:rPr>
          <w:fldChar w:fldCharType="separate"/>
        </w:r>
        <w:r>
          <w:rPr>
            <w:noProof/>
            <w:webHidden/>
          </w:rPr>
          <w:t>141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05" w:history="1">
        <w:r w:rsidRPr="0026092C">
          <w:rPr>
            <w:rStyle w:val="Hyperlink"/>
            <w:noProof/>
          </w:rPr>
          <w:t>12.6</w:t>
        </w:r>
        <w:r w:rsidRPr="00002F60">
          <w:rPr>
            <w:rFonts w:ascii="Calibri" w:eastAsia="Times New Roman" w:hAnsi="Calibri" w:cs="Arial"/>
            <w:b w:val="0"/>
            <w:noProof/>
            <w:sz w:val="22"/>
            <w:szCs w:val="22"/>
            <w:lang w:val="en-US" w:eastAsia="en-US"/>
          </w:rPr>
          <w:tab/>
        </w:r>
        <w:r w:rsidRPr="0026092C">
          <w:rPr>
            <w:rStyle w:val="Hyperlink"/>
            <w:noProof/>
          </w:rPr>
          <w:t>Iteration Statements</w:t>
        </w:r>
        <w:r>
          <w:rPr>
            <w:noProof/>
            <w:webHidden/>
          </w:rPr>
          <w:tab/>
        </w:r>
        <w:r>
          <w:rPr>
            <w:noProof/>
            <w:webHidden/>
          </w:rPr>
          <w:fldChar w:fldCharType="begin"/>
        </w:r>
        <w:r>
          <w:rPr>
            <w:noProof/>
            <w:webHidden/>
          </w:rPr>
          <w:instrText xml:space="preserve"> PAGEREF _Toc339020405 \h </w:instrText>
        </w:r>
        <w:r>
          <w:rPr>
            <w:noProof/>
            <w:webHidden/>
          </w:rPr>
        </w:r>
        <w:r>
          <w:rPr>
            <w:noProof/>
            <w:webHidden/>
          </w:rPr>
          <w:fldChar w:fldCharType="separate"/>
        </w:r>
        <w:r>
          <w:rPr>
            <w:noProof/>
            <w:webHidden/>
          </w:rPr>
          <w:t>142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06" w:history="1">
        <w:r w:rsidRPr="0026092C">
          <w:rPr>
            <w:rStyle w:val="Hyperlink"/>
            <w:noProof/>
          </w:rPr>
          <w:t>12.6.1</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do</w:t>
        </w:r>
        <w:r w:rsidRPr="0026092C">
          <w:rPr>
            <w:rStyle w:val="Hyperlink"/>
            <w:noProof/>
          </w:rPr>
          <w:t>-</w:t>
        </w:r>
        <w:r w:rsidRPr="0026092C">
          <w:rPr>
            <w:rStyle w:val="Hyperlink"/>
            <w:rFonts w:ascii="Courier New" w:hAnsi="Courier New"/>
            <w:noProof/>
          </w:rPr>
          <w:t>while</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_Toc339020406 \h </w:instrText>
        </w:r>
        <w:r>
          <w:rPr>
            <w:noProof/>
            <w:webHidden/>
          </w:rPr>
        </w:r>
        <w:r>
          <w:rPr>
            <w:noProof/>
            <w:webHidden/>
          </w:rPr>
          <w:fldChar w:fldCharType="separate"/>
        </w:r>
        <w:r>
          <w:rPr>
            <w:noProof/>
            <w:webHidden/>
          </w:rPr>
          <w:t>142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07" w:history="1">
        <w:r w:rsidRPr="0026092C">
          <w:rPr>
            <w:rStyle w:val="Hyperlink"/>
            <w:noProof/>
          </w:rPr>
          <w:t>12.6.2</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while</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_Toc339020407 \h </w:instrText>
        </w:r>
        <w:r>
          <w:rPr>
            <w:noProof/>
            <w:webHidden/>
          </w:rPr>
        </w:r>
        <w:r>
          <w:rPr>
            <w:noProof/>
            <w:webHidden/>
          </w:rPr>
          <w:fldChar w:fldCharType="separate"/>
        </w:r>
        <w:r>
          <w:rPr>
            <w:noProof/>
            <w:webHidden/>
          </w:rPr>
          <w:t>143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08" w:history="1">
        <w:r w:rsidRPr="0026092C">
          <w:rPr>
            <w:rStyle w:val="Hyperlink"/>
            <w:noProof/>
          </w:rPr>
          <w:t>12.6.3</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for</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_Toc339020408 \h </w:instrText>
        </w:r>
        <w:r>
          <w:rPr>
            <w:noProof/>
            <w:webHidden/>
          </w:rPr>
        </w:r>
        <w:r>
          <w:rPr>
            <w:noProof/>
            <w:webHidden/>
          </w:rPr>
          <w:fldChar w:fldCharType="separate"/>
        </w:r>
        <w:r>
          <w:rPr>
            <w:noProof/>
            <w:webHidden/>
          </w:rPr>
          <w:t>143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09" w:history="1">
        <w:r w:rsidRPr="0026092C">
          <w:rPr>
            <w:rStyle w:val="Hyperlink"/>
            <w:noProof/>
          </w:rPr>
          <w:t>12.6.4</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for</w:t>
        </w:r>
        <w:r w:rsidRPr="0026092C">
          <w:rPr>
            <w:rStyle w:val="Hyperlink"/>
            <w:noProof/>
          </w:rPr>
          <w:t>-</w:t>
        </w:r>
        <w:r w:rsidRPr="0026092C">
          <w:rPr>
            <w:rStyle w:val="Hyperlink"/>
            <w:rFonts w:ascii="Courier New" w:hAnsi="Courier New"/>
            <w:noProof/>
          </w:rPr>
          <w:t>in</w:t>
        </w:r>
        <w:r w:rsidRPr="0026092C">
          <w:rPr>
            <w:rStyle w:val="Hyperlink"/>
            <w:noProof/>
          </w:rPr>
          <w:t xml:space="preserve"> and </w:t>
        </w:r>
        <w:r w:rsidRPr="0026092C">
          <w:rPr>
            <w:rStyle w:val="Hyperlink"/>
            <w:rFonts w:ascii="Courier New" w:hAnsi="Courier New"/>
            <w:noProof/>
          </w:rPr>
          <w:t>for</w:t>
        </w:r>
        <w:r w:rsidRPr="0026092C">
          <w:rPr>
            <w:rStyle w:val="Hyperlink"/>
            <w:noProof/>
          </w:rPr>
          <w:t>-</w:t>
        </w:r>
        <w:r w:rsidRPr="0026092C">
          <w:rPr>
            <w:rStyle w:val="Hyperlink"/>
            <w:rFonts w:ascii="Courier New" w:hAnsi="Courier New"/>
            <w:noProof/>
          </w:rPr>
          <w:t>of</w:t>
        </w:r>
        <w:r w:rsidRPr="0026092C">
          <w:rPr>
            <w:rStyle w:val="Hyperlink"/>
            <w:noProof/>
          </w:rPr>
          <w:t xml:space="preserve"> Statements</w:t>
        </w:r>
        <w:r>
          <w:rPr>
            <w:noProof/>
            <w:webHidden/>
          </w:rPr>
          <w:tab/>
        </w:r>
        <w:r>
          <w:rPr>
            <w:noProof/>
            <w:webHidden/>
          </w:rPr>
          <w:fldChar w:fldCharType="begin"/>
        </w:r>
        <w:r>
          <w:rPr>
            <w:noProof/>
            <w:webHidden/>
          </w:rPr>
          <w:instrText xml:space="preserve"> PAGEREF _Toc339020409 \h </w:instrText>
        </w:r>
        <w:r>
          <w:rPr>
            <w:noProof/>
            <w:webHidden/>
          </w:rPr>
        </w:r>
        <w:r>
          <w:rPr>
            <w:noProof/>
            <w:webHidden/>
          </w:rPr>
          <w:fldChar w:fldCharType="separate"/>
        </w:r>
        <w:r>
          <w:rPr>
            <w:noProof/>
            <w:webHidden/>
          </w:rPr>
          <w:t>145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0" w:history="1">
        <w:r w:rsidRPr="0026092C">
          <w:rPr>
            <w:rStyle w:val="Hyperlink"/>
            <w:noProof/>
          </w:rPr>
          <w:t>12.7</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continue</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_Toc339020410 \h </w:instrText>
        </w:r>
        <w:r>
          <w:rPr>
            <w:noProof/>
            <w:webHidden/>
          </w:rPr>
        </w:r>
        <w:r>
          <w:rPr>
            <w:noProof/>
            <w:webHidden/>
          </w:rPr>
          <w:fldChar w:fldCharType="separate"/>
        </w:r>
        <w:r>
          <w:rPr>
            <w:noProof/>
            <w:webHidden/>
          </w:rPr>
          <w:t>148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1" w:history="1">
        <w:r w:rsidRPr="0026092C">
          <w:rPr>
            <w:rStyle w:val="Hyperlink"/>
            <w:noProof/>
          </w:rPr>
          <w:t>12.8</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break</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_Toc339020411 \h </w:instrText>
        </w:r>
        <w:r>
          <w:rPr>
            <w:noProof/>
            <w:webHidden/>
          </w:rPr>
        </w:r>
        <w:r>
          <w:rPr>
            <w:noProof/>
            <w:webHidden/>
          </w:rPr>
          <w:fldChar w:fldCharType="separate"/>
        </w:r>
        <w:r>
          <w:rPr>
            <w:noProof/>
            <w:webHidden/>
          </w:rPr>
          <w:t>149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2" w:history="1">
        <w:r w:rsidRPr="0026092C">
          <w:rPr>
            <w:rStyle w:val="Hyperlink"/>
            <w:noProof/>
          </w:rPr>
          <w:t>12.9</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return</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_Toc339020412 \h </w:instrText>
        </w:r>
        <w:r>
          <w:rPr>
            <w:noProof/>
            <w:webHidden/>
          </w:rPr>
        </w:r>
        <w:r>
          <w:rPr>
            <w:noProof/>
            <w:webHidden/>
          </w:rPr>
          <w:fldChar w:fldCharType="separate"/>
        </w:r>
        <w:r>
          <w:rPr>
            <w:noProof/>
            <w:webHidden/>
          </w:rPr>
          <w:t>149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3" w:history="1">
        <w:r w:rsidRPr="0026092C">
          <w:rPr>
            <w:rStyle w:val="Hyperlink"/>
            <w:noProof/>
          </w:rPr>
          <w:t>12.10</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with</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_Toc339020413 \h </w:instrText>
        </w:r>
        <w:r>
          <w:rPr>
            <w:noProof/>
            <w:webHidden/>
          </w:rPr>
        </w:r>
        <w:r>
          <w:rPr>
            <w:noProof/>
            <w:webHidden/>
          </w:rPr>
          <w:fldChar w:fldCharType="separate"/>
        </w:r>
        <w:r>
          <w:rPr>
            <w:noProof/>
            <w:webHidden/>
          </w:rPr>
          <w:t>150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4" w:history="1">
        <w:r w:rsidRPr="0026092C">
          <w:rPr>
            <w:rStyle w:val="Hyperlink"/>
            <w:noProof/>
          </w:rPr>
          <w:t>12.11</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switch</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_Toc339020414 \h </w:instrText>
        </w:r>
        <w:r>
          <w:rPr>
            <w:noProof/>
            <w:webHidden/>
          </w:rPr>
        </w:r>
        <w:r>
          <w:rPr>
            <w:noProof/>
            <w:webHidden/>
          </w:rPr>
          <w:fldChar w:fldCharType="separate"/>
        </w:r>
        <w:r>
          <w:rPr>
            <w:noProof/>
            <w:webHidden/>
          </w:rPr>
          <w:t>151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5" w:history="1">
        <w:r w:rsidRPr="0026092C">
          <w:rPr>
            <w:rStyle w:val="Hyperlink"/>
            <w:noProof/>
          </w:rPr>
          <w:t>12.12</w:t>
        </w:r>
        <w:r w:rsidRPr="00002F60">
          <w:rPr>
            <w:rFonts w:ascii="Calibri" w:eastAsia="Times New Roman" w:hAnsi="Calibri" w:cs="Arial"/>
            <w:b w:val="0"/>
            <w:noProof/>
            <w:sz w:val="22"/>
            <w:szCs w:val="22"/>
            <w:lang w:val="en-US" w:eastAsia="en-US"/>
          </w:rPr>
          <w:tab/>
        </w:r>
        <w:r w:rsidRPr="0026092C">
          <w:rPr>
            <w:rStyle w:val="Hyperlink"/>
            <w:noProof/>
          </w:rPr>
          <w:t>Labelled Statements</w:t>
        </w:r>
        <w:r>
          <w:rPr>
            <w:noProof/>
            <w:webHidden/>
          </w:rPr>
          <w:tab/>
        </w:r>
        <w:r>
          <w:rPr>
            <w:noProof/>
            <w:webHidden/>
          </w:rPr>
          <w:fldChar w:fldCharType="begin"/>
        </w:r>
        <w:r>
          <w:rPr>
            <w:noProof/>
            <w:webHidden/>
          </w:rPr>
          <w:instrText xml:space="preserve"> PAGEREF _Toc339020415 \h </w:instrText>
        </w:r>
        <w:r>
          <w:rPr>
            <w:noProof/>
            <w:webHidden/>
          </w:rPr>
        </w:r>
        <w:r>
          <w:rPr>
            <w:noProof/>
            <w:webHidden/>
          </w:rPr>
          <w:fldChar w:fldCharType="separate"/>
        </w:r>
        <w:r>
          <w:rPr>
            <w:noProof/>
            <w:webHidden/>
          </w:rPr>
          <w:t>155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6" w:history="1">
        <w:r w:rsidRPr="0026092C">
          <w:rPr>
            <w:rStyle w:val="Hyperlink"/>
            <w:noProof/>
          </w:rPr>
          <w:t>12.13</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throw</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_Toc339020416 \h </w:instrText>
        </w:r>
        <w:r>
          <w:rPr>
            <w:noProof/>
            <w:webHidden/>
          </w:rPr>
        </w:r>
        <w:r>
          <w:rPr>
            <w:noProof/>
            <w:webHidden/>
          </w:rPr>
          <w:fldChar w:fldCharType="separate"/>
        </w:r>
        <w:r>
          <w:rPr>
            <w:noProof/>
            <w:webHidden/>
          </w:rPr>
          <w:t>156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7" w:history="1">
        <w:r w:rsidRPr="0026092C">
          <w:rPr>
            <w:rStyle w:val="Hyperlink"/>
            <w:noProof/>
          </w:rPr>
          <w:t>12.14</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try</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_Toc339020417 \h </w:instrText>
        </w:r>
        <w:r>
          <w:rPr>
            <w:noProof/>
            <w:webHidden/>
          </w:rPr>
        </w:r>
        <w:r>
          <w:rPr>
            <w:noProof/>
            <w:webHidden/>
          </w:rPr>
          <w:fldChar w:fldCharType="separate"/>
        </w:r>
        <w:r>
          <w:rPr>
            <w:noProof/>
            <w:webHidden/>
          </w:rPr>
          <w:t>156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18" w:history="1">
        <w:r w:rsidRPr="0026092C">
          <w:rPr>
            <w:rStyle w:val="Hyperlink"/>
            <w:noProof/>
          </w:rPr>
          <w:t>12.15</w:t>
        </w:r>
        <w:r w:rsidRPr="00002F60">
          <w:rPr>
            <w:rFonts w:ascii="Calibri" w:eastAsia="Times New Roman" w:hAnsi="Calibri" w:cs="Arial"/>
            <w:b w:val="0"/>
            <w:noProof/>
            <w:sz w:val="22"/>
            <w:szCs w:val="22"/>
            <w:lang w:val="en-US" w:eastAsia="en-US"/>
          </w:rPr>
          <w:tab/>
        </w:r>
        <w:r w:rsidRPr="0026092C">
          <w:rPr>
            <w:rStyle w:val="Hyperlink"/>
            <w:noProof/>
          </w:rPr>
          <w:t xml:space="preserve">The </w:t>
        </w:r>
        <w:r w:rsidRPr="0026092C">
          <w:rPr>
            <w:rStyle w:val="Hyperlink"/>
            <w:rFonts w:ascii="Courier New" w:hAnsi="Courier New"/>
            <w:noProof/>
          </w:rPr>
          <w:t>debugger</w:t>
        </w:r>
        <w:r w:rsidRPr="0026092C">
          <w:rPr>
            <w:rStyle w:val="Hyperlink"/>
            <w:noProof/>
          </w:rPr>
          <w:t xml:space="preserve"> statement</w:t>
        </w:r>
        <w:r>
          <w:rPr>
            <w:noProof/>
            <w:webHidden/>
          </w:rPr>
          <w:tab/>
        </w:r>
        <w:r>
          <w:rPr>
            <w:noProof/>
            <w:webHidden/>
          </w:rPr>
          <w:fldChar w:fldCharType="begin"/>
        </w:r>
        <w:r>
          <w:rPr>
            <w:noProof/>
            <w:webHidden/>
          </w:rPr>
          <w:instrText xml:space="preserve"> PAGEREF _Toc339020418 \h </w:instrText>
        </w:r>
        <w:r>
          <w:rPr>
            <w:noProof/>
            <w:webHidden/>
          </w:rPr>
        </w:r>
        <w:r>
          <w:rPr>
            <w:noProof/>
            <w:webHidden/>
          </w:rPr>
          <w:fldChar w:fldCharType="separate"/>
        </w:r>
        <w:r>
          <w:rPr>
            <w:noProof/>
            <w:webHidden/>
          </w:rPr>
          <w:t>158</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419" w:history="1">
        <w:r w:rsidRPr="0026092C">
          <w:rPr>
            <w:rStyle w:val="Hyperlink"/>
            <w:noProof/>
          </w:rPr>
          <w:t>13</w:t>
        </w:r>
        <w:r w:rsidRPr="00002F60">
          <w:rPr>
            <w:rFonts w:ascii="Calibri" w:eastAsia="Times New Roman" w:hAnsi="Calibri" w:cs="Arial"/>
            <w:b w:val="0"/>
            <w:noProof/>
            <w:sz w:val="22"/>
            <w:szCs w:val="22"/>
            <w:lang w:val="en-US" w:eastAsia="en-US"/>
          </w:rPr>
          <w:tab/>
        </w:r>
        <w:r w:rsidRPr="0026092C">
          <w:rPr>
            <w:rStyle w:val="Hyperlink"/>
            <w:noProof/>
          </w:rPr>
          <w:t>Functions and Generators</w:t>
        </w:r>
        <w:r>
          <w:rPr>
            <w:noProof/>
            <w:webHidden/>
          </w:rPr>
          <w:tab/>
        </w:r>
        <w:r>
          <w:rPr>
            <w:noProof/>
            <w:webHidden/>
          </w:rPr>
          <w:fldChar w:fldCharType="begin"/>
        </w:r>
        <w:r>
          <w:rPr>
            <w:noProof/>
            <w:webHidden/>
          </w:rPr>
          <w:instrText xml:space="preserve"> PAGEREF _Toc339020419 \h </w:instrText>
        </w:r>
        <w:r>
          <w:rPr>
            <w:noProof/>
            <w:webHidden/>
          </w:rPr>
        </w:r>
        <w:r>
          <w:rPr>
            <w:noProof/>
            <w:webHidden/>
          </w:rPr>
          <w:fldChar w:fldCharType="separate"/>
        </w:r>
        <w:r>
          <w:rPr>
            <w:noProof/>
            <w:webHidden/>
          </w:rPr>
          <w:t>159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0" w:history="1">
        <w:r w:rsidRPr="0026092C">
          <w:rPr>
            <w:rStyle w:val="Hyperlink"/>
            <w:noProof/>
          </w:rPr>
          <w:t>13.1</w:t>
        </w:r>
        <w:r w:rsidRPr="00002F60">
          <w:rPr>
            <w:rFonts w:ascii="Calibri" w:eastAsia="Times New Roman" w:hAnsi="Calibri" w:cs="Arial"/>
            <w:b w:val="0"/>
            <w:noProof/>
            <w:sz w:val="22"/>
            <w:szCs w:val="22"/>
            <w:lang w:val="en-US" w:eastAsia="en-US"/>
          </w:rPr>
          <w:tab/>
        </w:r>
        <w:r w:rsidRPr="0026092C">
          <w:rPr>
            <w:rStyle w:val="Hyperlink"/>
            <w:noProof/>
          </w:rPr>
          <w:t>Function Definitions</w:t>
        </w:r>
        <w:r>
          <w:rPr>
            <w:noProof/>
            <w:webHidden/>
          </w:rPr>
          <w:tab/>
        </w:r>
        <w:r>
          <w:rPr>
            <w:noProof/>
            <w:webHidden/>
          </w:rPr>
          <w:fldChar w:fldCharType="begin"/>
        </w:r>
        <w:r>
          <w:rPr>
            <w:noProof/>
            <w:webHidden/>
          </w:rPr>
          <w:instrText xml:space="preserve"> PAGEREF _Toc339020420 \h </w:instrText>
        </w:r>
        <w:r>
          <w:rPr>
            <w:noProof/>
            <w:webHidden/>
          </w:rPr>
        </w:r>
        <w:r>
          <w:rPr>
            <w:noProof/>
            <w:webHidden/>
          </w:rPr>
          <w:fldChar w:fldCharType="separate"/>
        </w:r>
        <w:r>
          <w:rPr>
            <w:noProof/>
            <w:webHidden/>
          </w:rPr>
          <w:t>159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1" w:history="1">
        <w:r w:rsidRPr="0026092C">
          <w:rPr>
            <w:rStyle w:val="Hyperlink"/>
            <w:noProof/>
          </w:rPr>
          <w:t>13.2</w:t>
        </w:r>
        <w:r w:rsidRPr="00002F60">
          <w:rPr>
            <w:rFonts w:ascii="Calibri" w:eastAsia="Times New Roman" w:hAnsi="Calibri" w:cs="Arial"/>
            <w:b w:val="0"/>
            <w:noProof/>
            <w:sz w:val="22"/>
            <w:szCs w:val="22"/>
            <w:lang w:val="en-US" w:eastAsia="en-US"/>
          </w:rPr>
          <w:tab/>
        </w:r>
        <w:r w:rsidRPr="0026092C">
          <w:rPr>
            <w:rStyle w:val="Hyperlink"/>
            <w:noProof/>
          </w:rPr>
          <w:t>Arrow Function Definitions</w:t>
        </w:r>
        <w:r>
          <w:rPr>
            <w:noProof/>
            <w:webHidden/>
          </w:rPr>
          <w:tab/>
        </w:r>
        <w:r>
          <w:rPr>
            <w:noProof/>
            <w:webHidden/>
          </w:rPr>
          <w:fldChar w:fldCharType="begin"/>
        </w:r>
        <w:r>
          <w:rPr>
            <w:noProof/>
            <w:webHidden/>
          </w:rPr>
          <w:instrText xml:space="preserve"> PAGEREF _Toc339020421 \h </w:instrText>
        </w:r>
        <w:r>
          <w:rPr>
            <w:noProof/>
            <w:webHidden/>
          </w:rPr>
        </w:r>
        <w:r>
          <w:rPr>
            <w:noProof/>
            <w:webHidden/>
          </w:rPr>
          <w:fldChar w:fldCharType="separate"/>
        </w:r>
        <w:r>
          <w:rPr>
            <w:noProof/>
            <w:webHidden/>
          </w:rPr>
          <w:t>164</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2" w:history="1">
        <w:r w:rsidRPr="0026092C">
          <w:rPr>
            <w:rStyle w:val="Hyperlink"/>
            <w:noProof/>
          </w:rPr>
          <w:t>13.3</w:t>
        </w:r>
        <w:r w:rsidRPr="00002F60">
          <w:rPr>
            <w:rFonts w:ascii="Calibri" w:eastAsia="Times New Roman" w:hAnsi="Calibri" w:cs="Arial"/>
            <w:b w:val="0"/>
            <w:noProof/>
            <w:sz w:val="22"/>
            <w:szCs w:val="22"/>
            <w:lang w:val="en-US" w:eastAsia="en-US"/>
          </w:rPr>
          <w:tab/>
        </w:r>
        <w:r w:rsidRPr="0026092C">
          <w:rPr>
            <w:rStyle w:val="Hyperlink"/>
            <w:noProof/>
          </w:rPr>
          <w:t>Method Definitions</w:t>
        </w:r>
        <w:r>
          <w:rPr>
            <w:noProof/>
            <w:webHidden/>
          </w:rPr>
          <w:tab/>
        </w:r>
        <w:r>
          <w:rPr>
            <w:noProof/>
            <w:webHidden/>
          </w:rPr>
          <w:fldChar w:fldCharType="begin"/>
        </w:r>
        <w:r>
          <w:rPr>
            <w:noProof/>
            <w:webHidden/>
          </w:rPr>
          <w:instrText xml:space="preserve"> PAGEREF _Toc339020422 \h </w:instrText>
        </w:r>
        <w:r>
          <w:rPr>
            <w:noProof/>
            <w:webHidden/>
          </w:rPr>
        </w:r>
        <w:r>
          <w:rPr>
            <w:noProof/>
            <w:webHidden/>
          </w:rPr>
          <w:fldChar w:fldCharType="separate"/>
        </w:r>
        <w:r>
          <w:rPr>
            <w:noProof/>
            <w:webHidden/>
          </w:rPr>
          <w:t>167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3" w:history="1">
        <w:r w:rsidRPr="0026092C">
          <w:rPr>
            <w:rStyle w:val="Hyperlink"/>
            <w:noProof/>
          </w:rPr>
          <w:t>13.4</w:t>
        </w:r>
        <w:r w:rsidRPr="00002F60">
          <w:rPr>
            <w:rFonts w:ascii="Calibri" w:eastAsia="Times New Roman" w:hAnsi="Calibri" w:cs="Arial"/>
            <w:b w:val="0"/>
            <w:noProof/>
            <w:sz w:val="22"/>
            <w:szCs w:val="22"/>
            <w:lang w:val="en-US" w:eastAsia="en-US"/>
          </w:rPr>
          <w:tab/>
        </w:r>
        <w:r w:rsidRPr="0026092C">
          <w:rPr>
            <w:rStyle w:val="Hyperlink"/>
            <w:noProof/>
          </w:rPr>
          <w:t>Generator Definitions</w:t>
        </w:r>
        <w:r>
          <w:rPr>
            <w:noProof/>
            <w:webHidden/>
          </w:rPr>
          <w:tab/>
        </w:r>
        <w:r>
          <w:rPr>
            <w:noProof/>
            <w:webHidden/>
          </w:rPr>
          <w:fldChar w:fldCharType="begin"/>
        </w:r>
        <w:r>
          <w:rPr>
            <w:noProof/>
            <w:webHidden/>
          </w:rPr>
          <w:instrText xml:space="preserve"> PAGEREF _Toc339020423 \h </w:instrText>
        </w:r>
        <w:r>
          <w:rPr>
            <w:noProof/>
            <w:webHidden/>
          </w:rPr>
        </w:r>
        <w:r>
          <w:rPr>
            <w:noProof/>
            <w:webHidden/>
          </w:rPr>
          <w:fldChar w:fldCharType="separate"/>
        </w:r>
        <w:r>
          <w:rPr>
            <w:noProof/>
            <w:webHidden/>
          </w:rPr>
          <w:t>170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4" w:history="1">
        <w:r w:rsidRPr="0026092C">
          <w:rPr>
            <w:rStyle w:val="Hyperlink"/>
            <w:noProof/>
          </w:rPr>
          <w:t>13.5</w:t>
        </w:r>
        <w:r w:rsidRPr="00002F60">
          <w:rPr>
            <w:rFonts w:ascii="Calibri" w:eastAsia="Times New Roman" w:hAnsi="Calibri" w:cs="Arial"/>
            <w:b w:val="0"/>
            <w:noProof/>
            <w:sz w:val="22"/>
            <w:szCs w:val="22"/>
            <w:lang w:val="en-US" w:eastAsia="en-US"/>
          </w:rPr>
          <w:tab/>
        </w:r>
        <w:r w:rsidRPr="0026092C">
          <w:rPr>
            <w:rStyle w:val="Hyperlink"/>
            <w:noProof/>
          </w:rPr>
          <w:t>Class Definitions</w:t>
        </w:r>
        <w:r>
          <w:rPr>
            <w:noProof/>
            <w:webHidden/>
          </w:rPr>
          <w:tab/>
        </w:r>
        <w:r>
          <w:rPr>
            <w:noProof/>
            <w:webHidden/>
          </w:rPr>
          <w:fldChar w:fldCharType="begin"/>
        </w:r>
        <w:r>
          <w:rPr>
            <w:noProof/>
            <w:webHidden/>
          </w:rPr>
          <w:instrText xml:space="preserve"> PAGEREF _Toc339020424 \h </w:instrText>
        </w:r>
        <w:r>
          <w:rPr>
            <w:noProof/>
            <w:webHidden/>
          </w:rPr>
        </w:r>
        <w:r>
          <w:rPr>
            <w:noProof/>
            <w:webHidden/>
          </w:rPr>
          <w:fldChar w:fldCharType="separate"/>
        </w:r>
        <w:r>
          <w:rPr>
            <w:noProof/>
            <w:webHidden/>
          </w:rPr>
          <w:t>171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5" w:history="1">
        <w:r w:rsidRPr="0026092C">
          <w:rPr>
            <w:rStyle w:val="Hyperlink"/>
            <w:noProof/>
          </w:rPr>
          <w:t>13.6</w:t>
        </w:r>
        <w:r w:rsidRPr="00002F60">
          <w:rPr>
            <w:rFonts w:ascii="Calibri" w:eastAsia="Times New Roman" w:hAnsi="Calibri" w:cs="Arial"/>
            <w:b w:val="0"/>
            <w:noProof/>
            <w:sz w:val="22"/>
            <w:szCs w:val="22"/>
            <w:lang w:val="en-US" w:eastAsia="en-US"/>
          </w:rPr>
          <w:tab/>
        </w:r>
        <w:r w:rsidRPr="0026092C">
          <w:rPr>
            <w:rStyle w:val="Hyperlink"/>
            <w:noProof/>
          </w:rPr>
          <w:t>Creating Function Objects and Constructors</w:t>
        </w:r>
        <w:r>
          <w:rPr>
            <w:noProof/>
            <w:webHidden/>
          </w:rPr>
          <w:tab/>
        </w:r>
        <w:r>
          <w:rPr>
            <w:noProof/>
            <w:webHidden/>
          </w:rPr>
          <w:fldChar w:fldCharType="begin"/>
        </w:r>
        <w:r>
          <w:rPr>
            <w:noProof/>
            <w:webHidden/>
          </w:rPr>
          <w:instrText xml:space="preserve"> PAGEREF _Toc339020425 \h </w:instrText>
        </w:r>
        <w:r>
          <w:rPr>
            <w:noProof/>
            <w:webHidden/>
          </w:rPr>
        </w:r>
        <w:r>
          <w:rPr>
            <w:noProof/>
            <w:webHidden/>
          </w:rPr>
          <w:fldChar w:fldCharType="separate"/>
        </w:r>
        <w:r>
          <w:rPr>
            <w:noProof/>
            <w:webHidden/>
          </w:rPr>
          <w:t>175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6" w:history="1">
        <w:r w:rsidRPr="0026092C">
          <w:rPr>
            <w:rStyle w:val="Hyperlink"/>
            <w:noProof/>
          </w:rPr>
          <w:t>13.7 Tail Position Calls</w:t>
        </w:r>
        <w:r>
          <w:rPr>
            <w:noProof/>
            <w:webHidden/>
          </w:rPr>
          <w:tab/>
        </w:r>
        <w:r>
          <w:rPr>
            <w:noProof/>
            <w:webHidden/>
          </w:rPr>
          <w:fldChar w:fldCharType="begin"/>
        </w:r>
        <w:r>
          <w:rPr>
            <w:noProof/>
            <w:webHidden/>
          </w:rPr>
          <w:instrText xml:space="preserve"> PAGEREF _Toc339020426 \h </w:instrText>
        </w:r>
        <w:r>
          <w:rPr>
            <w:noProof/>
            <w:webHidden/>
          </w:rPr>
        </w:r>
        <w:r>
          <w:rPr>
            <w:noProof/>
            <w:webHidden/>
          </w:rPr>
          <w:fldChar w:fldCharType="separate"/>
        </w:r>
        <w:r>
          <w:rPr>
            <w:noProof/>
            <w:webHidden/>
          </w:rPr>
          <w:t>177</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427" w:history="1">
        <w:r w:rsidRPr="0026092C">
          <w:rPr>
            <w:rStyle w:val="Hyperlink"/>
            <w:noProof/>
          </w:rPr>
          <w:t>14</w:t>
        </w:r>
        <w:r w:rsidRPr="00002F60">
          <w:rPr>
            <w:rFonts w:ascii="Calibri" w:eastAsia="Times New Roman" w:hAnsi="Calibri" w:cs="Arial"/>
            <w:b w:val="0"/>
            <w:noProof/>
            <w:sz w:val="22"/>
            <w:szCs w:val="22"/>
            <w:lang w:val="en-US" w:eastAsia="en-US"/>
          </w:rPr>
          <w:tab/>
        </w:r>
        <w:r w:rsidRPr="0026092C">
          <w:rPr>
            <w:rStyle w:val="Hyperlink"/>
            <w:noProof/>
          </w:rPr>
          <w:t>Scripts and Modules</w:t>
        </w:r>
        <w:r>
          <w:rPr>
            <w:noProof/>
            <w:webHidden/>
          </w:rPr>
          <w:tab/>
        </w:r>
        <w:r>
          <w:rPr>
            <w:noProof/>
            <w:webHidden/>
          </w:rPr>
          <w:fldChar w:fldCharType="begin"/>
        </w:r>
        <w:r>
          <w:rPr>
            <w:noProof/>
            <w:webHidden/>
          </w:rPr>
          <w:instrText xml:space="preserve"> PAGEREF _Toc339020427 \h </w:instrText>
        </w:r>
        <w:r>
          <w:rPr>
            <w:noProof/>
            <w:webHidden/>
          </w:rPr>
        </w:r>
        <w:r>
          <w:rPr>
            <w:noProof/>
            <w:webHidden/>
          </w:rPr>
          <w:fldChar w:fldCharType="separate"/>
        </w:r>
        <w:r>
          <w:rPr>
            <w:noProof/>
            <w:webHidden/>
          </w:rPr>
          <w:t>178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28" w:history="1">
        <w:r w:rsidRPr="0026092C">
          <w:rPr>
            <w:rStyle w:val="Hyperlink"/>
            <w:noProof/>
          </w:rPr>
          <w:t>14.1 Script</w:t>
        </w:r>
        <w:r>
          <w:rPr>
            <w:noProof/>
            <w:webHidden/>
          </w:rPr>
          <w:tab/>
        </w:r>
        <w:r>
          <w:rPr>
            <w:noProof/>
            <w:webHidden/>
          </w:rPr>
          <w:fldChar w:fldCharType="begin"/>
        </w:r>
        <w:r>
          <w:rPr>
            <w:noProof/>
            <w:webHidden/>
          </w:rPr>
          <w:instrText xml:space="preserve"> PAGEREF _Toc339020428 \h </w:instrText>
        </w:r>
        <w:r>
          <w:rPr>
            <w:noProof/>
            <w:webHidden/>
          </w:rPr>
        </w:r>
        <w:r>
          <w:rPr>
            <w:noProof/>
            <w:webHidden/>
          </w:rPr>
          <w:fldChar w:fldCharType="separate"/>
        </w:r>
        <w:r>
          <w:rPr>
            <w:noProof/>
            <w:webHidden/>
          </w:rPr>
          <w:t>178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29" w:history="1">
        <w:r w:rsidRPr="0026092C">
          <w:rPr>
            <w:rStyle w:val="Hyperlink"/>
            <w:noProof/>
          </w:rPr>
          <w:t xml:space="preserve">14.1.1 </w:t>
        </w:r>
        <w:r w:rsidRPr="00002F60">
          <w:rPr>
            <w:rFonts w:ascii="Calibri" w:eastAsia="Times New Roman" w:hAnsi="Calibri" w:cs="Arial"/>
            <w:b w:val="0"/>
            <w:noProof/>
            <w:sz w:val="22"/>
            <w:szCs w:val="22"/>
            <w:lang w:val="en-US" w:eastAsia="en-US"/>
          </w:rPr>
          <w:tab/>
        </w:r>
        <w:r w:rsidRPr="0026092C">
          <w:rPr>
            <w:rStyle w:val="Hyperlink"/>
            <w:noProof/>
          </w:rPr>
          <w:t>Directive Prologues and the Use Strict Directive</w:t>
        </w:r>
        <w:r>
          <w:rPr>
            <w:noProof/>
            <w:webHidden/>
          </w:rPr>
          <w:tab/>
        </w:r>
        <w:r>
          <w:rPr>
            <w:noProof/>
            <w:webHidden/>
          </w:rPr>
          <w:fldChar w:fldCharType="begin"/>
        </w:r>
        <w:r>
          <w:rPr>
            <w:noProof/>
            <w:webHidden/>
          </w:rPr>
          <w:instrText xml:space="preserve"> PAGEREF _Toc339020429 \h </w:instrText>
        </w:r>
        <w:r>
          <w:rPr>
            <w:noProof/>
            <w:webHidden/>
          </w:rPr>
        </w:r>
        <w:r>
          <w:rPr>
            <w:noProof/>
            <w:webHidden/>
          </w:rPr>
          <w:fldChar w:fldCharType="separate"/>
        </w:r>
        <w:r>
          <w:rPr>
            <w:noProof/>
            <w:webHidden/>
          </w:rPr>
          <w:t>180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30" w:history="1">
        <w:r w:rsidRPr="0026092C">
          <w:rPr>
            <w:rStyle w:val="Hyperlink"/>
            <w:noProof/>
          </w:rPr>
          <w:t>14.2 Modules</w:t>
        </w:r>
        <w:r>
          <w:rPr>
            <w:noProof/>
            <w:webHidden/>
          </w:rPr>
          <w:tab/>
        </w:r>
        <w:r>
          <w:rPr>
            <w:noProof/>
            <w:webHidden/>
          </w:rPr>
          <w:fldChar w:fldCharType="begin"/>
        </w:r>
        <w:r>
          <w:rPr>
            <w:noProof/>
            <w:webHidden/>
          </w:rPr>
          <w:instrText xml:space="preserve"> PAGEREF _Toc339020430 \h </w:instrText>
        </w:r>
        <w:r>
          <w:rPr>
            <w:noProof/>
            <w:webHidden/>
          </w:rPr>
        </w:r>
        <w:r>
          <w:rPr>
            <w:noProof/>
            <w:webHidden/>
          </w:rPr>
          <w:fldChar w:fldCharType="separate"/>
        </w:r>
        <w:r>
          <w:rPr>
            <w:noProof/>
            <w:webHidden/>
          </w:rPr>
          <w:t>181</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431" w:history="1">
        <w:r w:rsidRPr="0026092C">
          <w:rPr>
            <w:rStyle w:val="Hyperlink"/>
            <w:noProof/>
          </w:rPr>
          <w:t>15</w:t>
        </w:r>
        <w:r w:rsidRPr="00002F60">
          <w:rPr>
            <w:rFonts w:ascii="Calibri" w:eastAsia="Times New Roman" w:hAnsi="Calibri" w:cs="Arial"/>
            <w:b w:val="0"/>
            <w:noProof/>
            <w:sz w:val="22"/>
            <w:szCs w:val="22"/>
            <w:lang w:val="en-US" w:eastAsia="en-US"/>
          </w:rPr>
          <w:tab/>
        </w:r>
        <w:r w:rsidRPr="0026092C">
          <w:rPr>
            <w:rStyle w:val="Hyperlink"/>
            <w:noProof/>
          </w:rPr>
          <w:t>Standard Built-in ECMAScript Objects</w:t>
        </w:r>
        <w:r>
          <w:rPr>
            <w:noProof/>
            <w:webHidden/>
          </w:rPr>
          <w:tab/>
        </w:r>
        <w:r>
          <w:rPr>
            <w:noProof/>
            <w:webHidden/>
          </w:rPr>
          <w:fldChar w:fldCharType="begin"/>
        </w:r>
        <w:r>
          <w:rPr>
            <w:noProof/>
            <w:webHidden/>
          </w:rPr>
          <w:instrText xml:space="preserve"> PAGEREF _Toc339020431 \h </w:instrText>
        </w:r>
        <w:r>
          <w:rPr>
            <w:noProof/>
            <w:webHidden/>
          </w:rPr>
        </w:r>
        <w:r>
          <w:rPr>
            <w:noProof/>
            <w:webHidden/>
          </w:rPr>
          <w:fldChar w:fldCharType="separate"/>
        </w:r>
        <w:r>
          <w:rPr>
            <w:noProof/>
            <w:webHidden/>
          </w:rPr>
          <w:t>181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32" w:history="1">
        <w:r w:rsidRPr="0026092C">
          <w:rPr>
            <w:rStyle w:val="Hyperlink"/>
            <w:noProof/>
          </w:rPr>
          <w:t>15.1</w:t>
        </w:r>
        <w:r w:rsidRPr="00002F60">
          <w:rPr>
            <w:rFonts w:ascii="Calibri" w:eastAsia="Times New Roman" w:hAnsi="Calibri" w:cs="Arial"/>
            <w:b w:val="0"/>
            <w:noProof/>
            <w:sz w:val="22"/>
            <w:szCs w:val="22"/>
            <w:lang w:val="en-US" w:eastAsia="en-US"/>
          </w:rPr>
          <w:tab/>
        </w:r>
        <w:r w:rsidRPr="0026092C">
          <w:rPr>
            <w:rStyle w:val="Hyperlink"/>
            <w:noProof/>
          </w:rPr>
          <w:t>The Global Object</w:t>
        </w:r>
        <w:r>
          <w:rPr>
            <w:noProof/>
            <w:webHidden/>
          </w:rPr>
          <w:tab/>
        </w:r>
        <w:r>
          <w:rPr>
            <w:noProof/>
            <w:webHidden/>
          </w:rPr>
          <w:fldChar w:fldCharType="begin"/>
        </w:r>
        <w:r>
          <w:rPr>
            <w:noProof/>
            <w:webHidden/>
          </w:rPr>
          <w:instrText xml:space="preserve"> PAGEREF _Toc339020432 \h </w:instrText>
        </w:r>
        <w:r>
          <w:rPr>
            <w:noProof/>
            <w:webHidden/>
          </w:rPr>
        </w:r>
        <w:r>
          <w:rPr>
            <w:noProof/>
            <w:webHidden/>
          </w:rPr>
          <w:fldChar w:fldCharType="separate"/>
        </w:r>
        <w:r>
          <w:rPr>
            <w:noProof/>
            <w:webHidden/>
          </w:rPr>
          <w:t>182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33" w:history="1">
        <w:r w:rsidRPr="0026092C">
          <w:rPr>
            <w:rStyle w:val="Hyperlink"/>
            <w:noProof/>
          </w:rPr>
          <w:t>15.1.1</w:t>
        </w:r>
        <w:r w:rsidRPr="00002F60">
          <w:rPr>
            <w:rFonts w:ascii="Calibri" w:eastAsia="Times New Roman" w:hAnsi="Calibri" w:cs="Arial"/>
            <w:b w:val="0"/>
            <w:noProof/>
            <w:sz w:val="22"/>
            <w:szCs w:val="22"/>
            <w:lang w:val="en-US" w:eastAsia="en-US"/>
          </w:rPr>
          <w:tab/>
        </w:r>
        <w:r w:rsidRPr="0026092C">
          <w:rPr>
            <w:rStyle w:val="Hyperlink"/>
            <w:noProof/>
          </w:rPr>
          <w:t>Value Properties of the Global Object</w:t>
        </w:r>
        <w:r>
          <w:rPr>
            <w:noProof/>
            <w:webHidden/>
          </w:rPr>
          <w:tab/>
        </w:r>
        <w:r>
          <w:rPr>
            <w:noProof/>
            <w:webHidden/>
          </w:rPr>
          <w:fldChar w:fldCharType="begin"/>
        </w:r>
        <w:r>
          <w:rPr>
            <w:noProof/>
            <w:webHidden/>
          </w:rPr>
          <w:instrText xml:space="preserve"> PAGEREF _Toc339020433 \h </w:instrText>
        </w:r>
        <w:r>
          <w:rPr>
            <w:noProof/>
            <w:webHidden/>
          </w:rPr>
        </w:r>
        <w:r>
          <w:rPr>
            <w:noProof/>
            <w:webHidden/>
          </w:rPr>
          <w:fldChar w:fldCharType="separate"/>
        </w:r>
        <w:r>
          <w:rPr>
            <w:noProof/>
            <w:webHidden/>
          </w:rPr>
          <w:t>182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34" w:history="1">
        <w:r w:rsidRPr="0026092C">
          <w:rPr>
            <w:rStyle w:val="Hyperlink"/>
            <w:noProof/>
          </w:rPr>
          <w:t>15.1.2</w:t>
        </w:r>
        <w:r w:rsidRPr="00002F60">
          <w:rPr>
            <w:rFonts w:ascii="Calibri" w:eastAsia="Times New Roman" w:hAnsi="Calibri" w:cs="Arial"/>
            <w:b w:val="0"/>
            <w:noProof/>
            <w:sz w:val="22"/>
            <w:szCs w:val="22"/>
            <w:lang w:val="en-US" w:eastAsia="en-US"/>
          </w:rPr>
          <w:tab/>
        </w:r>
        <w:r w:rsidRPr="0026092C">
          <w:rPr>
            <w:rStyle w:val="Hyperlink"/>
            <w:noProof/>
          </w:rPr>
          <w:t>Function Properties of the Global Object</w:t>
        </w:r>
        <w:r>
          <w:rPr>
            <w:noProof/>
            <w:webHidden/>
          </w:rPr>
          <w:tab/>
        </w:r>
        <w:r>
          <w:rPr>
            <w:noProof/>
            <w:webHidden/>
          </w:rPr>
          <w:fldChar w:fldCharType="begin"/>
        </w:r>
        <w:r>
          <w:rPr>
            <w:noProof/>
            <w:webHidden/>
          </w:rPr>
          <w:instrText xml:space="preserve"> PAGEREF _Toc339020434 \h </w:instrText>
        </w:r>
        <w:r>
          <w:rPr>
            <w:noProof/>
            <w:webHidden/>
          </w:rPr>
        </w:r>
        <w:r>
          <w:rPr>
            <w:noProof/>
            <w:webHidden/>
          </w:rPr>
          <w:fldChar w:fldCharType="separate"/>
        </w:r>
        <w:r>
          <w:rPr>
            <w:noProof/>
            <w:webHidden/>
          </w:rPr>
          <w:t>183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35" w:history="1">
        <w:r w:rsidRPr="0026092C">
          <w:rPr>
            <w:rStyle w:val="Hyperlink"/>
            <w:noProof/>
          </w:rPr>
          <w:t>15.1.3</w:t>
        </w:r>
        <w:r w:rsidRPr="00002F60">
          <w:rPr>
            <w:rFonts w:ascii="Calibri" w:eastAsia="Times New Roman" w:hAnsi="Calibri" w:cs="Arial"/>
            <w:b w:val="0"/>
            <w:noProof/>
            <w:sz w:val="22"/>
            <w:szCs w:val="22"/>
            <w:lang w:val="en-US" w:eastAsia="en-US"/>
          </w:rPr>
          <w:tab/>
        </w:r>
        <w:r w:rsidRPr="0026092C">
          <w:rPr>
            <w:rStyle w:val="Hyperlink"/>
            <w:noProof/>
          </w:rPr>
          <w:t>URI Handling Function Properties</w:t>
        </w:r>
        <w:r>
          <w:rPr>
            <w:noProof/>
            <w:webHidden/>
          </w:rPr>
          <w:tab/>
        </w:r>
        <w:r>
          <w:rPr>
            <w:noProof/>
            <w:webHidden/>
          </w:rPr>
          <w:fldChar w:fldCharType="begin"/>
        </w:r>
        <w:r>
          <w:rPr>
            <w:noProof/>
            <w:webHidden/>
          </w:rPr>
          <w:instrText xml:space="preserve"> PAGEREF _Toc339020435 \h </w:instrText>
        </w:r>
        <w:r>
          <w:rPr>
            <w:noProof/>
            <w:webHidden/>
          </w:rPr>
        </w:r>
        <w:r>
          <w:rPr>
            <w:noProof/>
            <w:webHidden/>
          </w:rPr>
          <w:fldChar w:fldCharType="separate"/>
        </w:r>
        <w:r>
          <w:rPr>
            <w:noProof/>
            <w:webHidden/>
          </w:rPr>
          <w:t>185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36" w:history="1">
        <w:r w:rsidRPr="0026092C">
          <w:rPr>
            <w:rStyle w:val="Hyperlink"/>
            <w:noProof/>
          </w:rPr>
          <w:t>15.1.4</w:t>
        </w:r>
        <w:r w:rsidRPr="00002F60">
          <w:rPr>
            <w:rFonts w:ascii="Calibri" w:eastAsia="Times New Roman" w:hAnsi="Calibri" w:cs="Arial"/>
            <w:b w:val="0"/>
            <w:noProof/>
            <w:sz w:val="22"/>
            <w:szCs w:val="22"/>
            <w:lang w:val="en-US" w:eastAsia="en-US"/>
          </w:rPr>
          <w:tab/>
        </w:r>
        <w:r w:rsidRPr="0026092C">
          <w:rPr>
            <w:rStyle w:val="Hyperlink"/>
            <w:noProof/>
          </w:rPr>
          <w:t>Constructor Properties of the Global Object</w:t>
        </w:r>
        <w:r>
          <w:rPr>
            <w:noProof/>
            <w:webHidden/>
          </w:rPr>
          <w:tab/>
        </w:r>
        <w:r>
          <w:rPr>
            <w:noProof/>
            <w:webHidden/>
          </w:rPr>
          <w:fldChar w:fldCharType="begin"/>
        </w:r>
        <w:r>
          <w:rPr>
            <w:noProof/>
            <w:webHidden/>
          </w:rPr>
          <w:instrText xml:space="preserve"> PAGEREF _Toc339020436 \h </w:instrText>
        </w:r>
        <w:r>
          <w:rPr>
            <w:noProof/>
            <w:webHidden/>
          </w:rPr>
        </w:r>
        <w:r>
          <w:rPr>
            <w:noProof/>
            <w:webHidden/>
          </w:rPr>
          <w:fldChar w:fldCharType="separate"/>
        </w:r>
        <w:r>
          <w:rPr>
            <w:noProof/>
            <w:webHidden/>
          </w:rPr>
          <w:t>190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37" w:history="1">
        <w:r w:rsidRPr="0026092C">
          <w:rPr>
            <w:rStyle w:val="Hyperlink"/>
            <w:noProof/>
          </w:rPr>
          <w:t>15.1.5</w:t>
        </w:r>
        <w:r w:rsidRPr="00002F60">
          <w:rPr>
            <w:rFonts w:ascii="Calibri" w:eastAsia="Times New Roman" w:hAnsi="Calibri" w:cs="Arial"/>
            <w:b w:val="0"/>
            <w:noProof/>
            <w:sz w:val="22"/>
            <w:szCs w:val="22"/>
            <w:lang w:val="en-US" w:eastAsia="en-US"/>
          </w:rPr>
          <w:tab/>
        </w:r>
        <w:r w:rsidRPr="0026092C">
          <w:rPr>
            <w:rStyle w:val="Hyperlink"/>
            <w:noProof/>
          </w:rPr>
          <w:t>Other Properties of the Global Object</w:t>
        </w:r>
        <w:r>
          <w:rPr>
            <w:noProof/>
            <w:webHidden/>
          </w:rPr>
          <w:tab/>
        </w:r>
        <w:r>
          <w:rPr>
            <w:noProof/>
            <w:webHidden/>
          </w:rPr>
          <w:fldChar w:fldCharType="begin"/>
        </w:r>
        <w:r>
          <w:rPr>
            <w:noProof/>
            <w:webHidden/>
          </w:rPr>
          <w:instrText xml:space="preserve"> PAGEREF _Toc339020437 \h </w:instrText>
        </w:r>
        <w:r>
          <w:rPr>
            <w:noProof/>
            <w:webHidden/>
          </w:rPr>
        </w:r>
        <w:r>
          <w:rPr>
            <w:noProof/>
            <w:webHidden/>
          </w:rPr>
          <w:fldChar w:fldCharType="separate"/>
        </w:r>
        <w:r>
          <w:rPr>
            <w:noProof/>
            <w:webHidden/>
          </w:rPr>
          <w:t>191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38" w:history="1">
        <w:r w:rsidRPr="0026092C">
          <w:rPr>
            <w:rStyle w:val="Hyperlink"/>
            <w:noProof/>
          </w:rPr>
          <w:t>15.2</w:t>
        </w:r>
        <w:r w:rsidRPr="00002F60">
          <w:rPr>
            <w:rFonts w:ascii="Calibri" w:eastAsia="Times New Roman" w:hAnsi="Calibri" w:cs="Arial"/>
            <w:b w:val="0"/>
            <w:noProof/>
            <w:sz w:val="22"/>
            <w:szCs w:val="22"/>
            <w:lang w:val="en-US" w:eastAsia="en-US"/>
          </w:rPr>
          <w:tab/>
        </w:r>
        <w:r w:rsidRPr="0026092C">
          <w:rPr>
            <w:rStyle w:val="Hyperlink"/>
            <w:noProof/>
          </w:rPr>
          <w:t>Object Objects</w:t>
        </w:r>
        <w:r>
          <w:rPr>
            <w:noProof/>
            <w:webHidden/>
          </w:rPr>
          <w:tab/>
        </w:r>
        <w:r>
          <w:rPr>
            <w:noProof/>
            <w:webHidden/>
          </w:rPr>
          <w:fldChar w:fldCharType="begin"/>
        </w:r>
        <w:r>
          <w:rPr>
            <w:noProof/>
            <w:webHidden/>
          </w:rPr>
          <w:instrText xml:space="preserve"> PAGEREF _Toc339020438 \h </w:instrText>
        </w:r>
        <w:r>
          <w:rPr>
            <w:noProof/>
            <w:webHidden/>
          </w:rPr>
        </w:r>
        <w:r>
          <w:rPr>
            <w:noProof/>
            <w:webHidden/>
          </w:rPr>
          <w:fldChar w:fldCharType="separate"/>
        </w:r>
        <w:r>
          <w:rPr>
            <w:noProof/>
            <w:webHidden/>
          </w:rPr>
          <w:t>191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39" w:history="1">
        <w:r w:rsidRPr="0026092C">
          <w:rPr>
            <w:rStyle w:val="Hyperlink"/>
            <w:noProof/>
          </w:rPr>
          <w:t>15.2.1</w:t>
        </w:r>
        <w:r w:rsidRPr="00002F60">
          <w:rPr>
            <w:rFonts w:ascii="Calibri" w:eastAsia="Times New Roman" w:hAnsi="Calibri" w:cs="Arial"/>
            <w:b w:val="0"/>
            <w:noProof/>
            <w:sz w:val="22"/>
            <w:szCs w:val="22"/>
            <w:lang w:val="en-US" w:eastAsia="en-US"/>
          </w:rPr>
          <w:tab/>
        </w:r>
        <w:r w:rsidRPr="0026092C">
          <w:rPr>
            <w:rStyle w:val="Hyperlink"/>
            <w:noProof/>
          </w:rPr>
          <w:t>The Object Constructor Called as a Function</w:t>
        </w:r>
        <w:r>
          <w:rPr>
            <w:noProof/>
            <w:webHidden/>
          </w:rPr>
          <w:tab/>
        </w:r>
        <w:r>
          <w:rPr>
            <w:noProof/>
            <w:webHidden/>
          </w:rPr>
          <w:fldChar w:fldCharType="begin"/>
        </w:r>
        <w:r>
          <w:rPr>
            <w:noProof/>
            <w:webHidden/>
          </w:rPr>
          <w:instrText xml:space="preserve"> PAGEREF _Toc339020439 \h </w:instrText>
        </w:r>
        <w:r>
          <w:rPr>
            <w:noProof/>
            <w:webHidden/>
          </w:rPr>
        </w:r>
        <w:r>
          <w:rPr>
            <w:noProof/>
            <w:webHidden/>
          </w:rPr>
          <w:fldChar w:fldCharType="separate"/>
        </w:r>
        <w:r>
          <w:rPr>
            <w:noProof/>
            <w:webHidden/>
          </w:rPr>
          <w:t>191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0" w:history="1">
        <w:r w:rsidRPr="0026092C">
          <w:rPr>
            <w:rStyle w:val="Hyperlink"/>
            <w:noProof/>
          </w:rPr>
          <w:t>15.2.2</w:t>
        </w:r>
        <w:r w:rsidRPr="00002F60">
          <w:rPr>
            <w:rFonts w:ascii="Calibri" w:eastAsia="Times New Roman" w:hAnsi="Calibri" w:cs="Arial"/>
            <w:b w:val="0"/>
            <w:noProof/>
            <w:sz w:val="22"/>
            <w:szCs w:val="22"/>
            <w:lang w:val="en-US" w:eastAsia="en-US"/>
          </w:rPr>
          <w:tab/>
        </w:r>
        <w:r w:rsidRPr="0026092C">
          <w:rPr>
            <w:rStyle w:val="Hyperlink"/>
            <w:noProof/>
          </w:rPr>
          <w:t>The Object Constructor</w:t>
        </w:r>
        <w:r>
          <w:rPr>
            <w:noProof/>
            <w:webHidden/>
          </w:rPr>
          <w:tab/>
        </w:r>
        <w:r>
          <w:rPr>
            <w:noProof/>
            <w:webHidden/>
          </w:rPr>
          <w:fldChar w:fldCharType="begin"/>
        </w:r>
        <w:r>
          <w:rPr>
            <w:noProof/>
            <w:webHidden/>
          </w:rPr>
          <w:instrText xml:space="preserve"> PAGEREF _Toc339020440 \h </w:instrText>
        </w:r>
        <w:r>
          <w:rPr>
            <w:noProof/>
            <w:webHidden/>
          </w:rPr>
        </w:r>
        <w:r>
          <w:rPr>
            <w:noProof/>
            <w:webHidden/>
          </w:rPr>
          <w:fldChar w:fldCharType="separate"/>
        </w:r>
        <w:r>
          <w:rPr>
            <w:noProof/>
            <w:webHidden/>
          </w:rPr>
          <w:t>191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1" w:history="1">
        <w:r w:rsidRPr="0026092C">
          <w:rPr>
            <w:rStyle w:val="Hyperlink"/>
            <w:noProof/>
          </w:rPr>
          <w:t>15.2.3</w:t>
        </w:r>
        <w:r w:rsidRPr="00002F60">
          <w:rPr>
            <w:rFonts w:ascii="Calibri" w:eastAsia="Times New Roman" w:hAnsi="Calibri" w:cs="Arial"/>
            <w:b w:val="0"/>
            <w:noProof/>
            <w:sz w:val="22"/>
            <w:szCs w:val="22"/>
            <w:lang w:val="en-US" w:eastAsia="en-US"/>
          </w:rPr>
          <w:tab/>
        </w:r>
        <w:r w:rsidRPr="0026092C">
          <w:rPr>
            <w:rStyle w:val="Hyperlink"/>
            <w:noProof/>
          </w:rPr>
          <w:t>Properties of the Object Constructor</w:t>
        </w:r>
        <w:r>
          <w:rPr>
            <w:noProof/>
            <w:webHidden/>
          </w:rPr>
          <w:tab/>
        </w:r>
        <w:r>
          <w:rPr>
            <w:noProof/>
            <w:webHidden/>
          </w:rPr>
          <w:fldChar w:fldCharType="begin"/>
        </w:r>
        <w:r>
          <w:rPr>
            <w:noProof/>
            <w:webHidden/>
          </w:rPr>
          <w:instrText xml:space="preserve"> PAGEREF _Toc339020441 \h </w:instrText>
        </w:r>
        <w:r>
          <w:rPr>
            <w:noProof/>
            <w:webHidden/>
          </w:rPr>
        </w:r>
        <w:r>
          <w:rPr>
            <w:noProof/>
            <w:webHidden/>
          </w:rPr>
          <w:fldChar w:fldCharType="separate"/>
        </w:r>
        <w:r>
          <w:rPr>
            <w:noProof/>
            <w:webHidden/>
          </w:rPr>
          <w:t>192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2" w:history="1">
        <w:r w:rsidRPr="0026092C">
          <w:rPr>
            <w:rStyle w:val="Hyperlink"/>
            <w:noProof/>
          </w:rPr>
          <w:t>15.2.4</w:t>
        </w:r>
        <w:r w:rsidRPr="00002F60">
          <w:rPr>
            <w:rFonts w:ascii="Calibri" w:eastAsia="Times New Roman" w:hAnsi="Calibri" w:cs="Arial"/>
            <w:b w:val="0"/>
            <w:noProof/>
            <w:sz w:val="22"/>
            <w:szCs w:val="22"/>
            <w:lang w:val="en-US" w:eastAsia="en-US"/>
          </w:rPr>
          <w:tab/>
        </w:r>
        <w:r w:rsidRPr="0026092C">
          <w:rPr>
            <w:rStyle w:val="Hyperlink"/>
            <w:noProof/>
          </w:rPr>
          <w:t>Properties of the Object Prototype Object</w:t>
        </w:r>
        <w:r>
          <w:rPr>
            <w:noProof/>
            <w:webHidden/>
          </w:rPr>
          <w:tab/>
        </w:r>
        <w:r>
          <w:rPr>
            <w:noProof/>
            <w:webHidden/>
          </w:rPr>
          <w:fldChar w:fldCharType="begin"/>
        </w:r>
        <w:r>
          <w:rPr>
            <w:noProof/>
            <w:webHidden/>
          </w:rPr>
          <w:instrText xml:space="preserve"> PAGEREF _Toc339020442 \h </w:instrText>
        </w:r>
        <w:r>
          <w:rPr>
            <w:noProof/>
            <w:webHidden/>
          </w:rPr>
        </w:r>
        <w:r>
          <w:rPr>
            <w:noProof/>
            <w:webHidden/>
          </w:rPr>
          <w:fldChar w:fldCharType="separate"/>
        </w:r>
        <w:r>
          <w:rPr>
            <w:noProof/>
            <w:webHidden/>
          </w:rPr>
          <w:t>195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3" w:history="1">
        <w:r w:rsidRPr="0026092C">
          <w:rPr>
            <w:rStyle w:val="Hyperlink"/>
            <w:noProof/>
          </w:rPr>
          <w:t>15.2.5</w:t>
        </w:r>
        <w:r w:rsidRPr="00002F60">
          <w:rPr>
            <w:rFonts w:ascii="Calibri" w:eastAsia="Times New Roman" w:hAnsi="Calibri" w:cs="Arial"/>
            <w:b w:val="0"/>
            <w:noProof/>
            <w:sz w:val="22"/>
            <w:szCs w:val="22"/>
            <w:lang w:val="en-US" w:eastAsia="en-US"/>
          </w:rPr>
          <w:tab/>
        </w:r>
        <w:r w:rsidRPr="0026092C">
          <w:rPr>
            <w:rStyle w:val="Hyperlink"/>
            <w:noProof/>
          </w:rPr>
          <w:t>Properties of Object Instances</w:t>
        </w:r>
        <w:r>
          <w:rPr>
            <w:noProof/>
            <w:webHidden/>
          </w:rPr>
          <w:tab/>
        </w:r>
        <w:r>
          <w:rPr>
            <w:noProof/>
            <w:webHidden/>
          </w:rPr>
          <w:fldChar w:fldCharType="begin"/>
        </w:r>
        <w:r>
          <w:rPr>
            <w:noProof/>
            <w:webHidden/>
          </w:rPr>
          <w:instrText xml:space="preserve"> PAGEREF _Toc339020443 \h </w:instrText>
        </w:r>
        <w:r>
          <w:rPr>
            <w:noProof/>
            <w:webHidden/>
          </w:rPr>
        </w:r>
        <w:r>
          <w:rPr>
            <w:noProof/>
            <w:webHidden/>
          </w:rPr>
          <w:fldChar w:fldCharType="separate"/>
        </w:r>
        <w:r>
          <w:rPr>
            <w:noProof/>
            <w:webHidden/>
          </w:rPr>
          <w:t>197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44" w:history="1">
        <w:r w:rsidRPr="0026092C">
          <w:rPr>
            <w:rStyle w:val="Hyperlink"/>
            <w:noProof/>
          </w:rPr>
          <w:t>15.3</w:t>
        </w:r>
        <w:r w:rsidRPr="00002F60">
          <w:rPr>
            <w:rFonts w:ascii="Calibri" w:eastAsia="Times New Roman" w:hAnsi="Calibri" w:cs="Arial"/>
            <w:b w:val="0"/>
            <w:noProof/>
            <w:sz w:val="22"/>
            <w:szCs w:val="22"/>
            <w:lang w:val="en-US" w:eastAsia="en-US"/>
          </w:rPr>
          <w:tab/>
        </w:r>
        <w:r w:rsidRPr="0026092C">
          <w:rPr>
            <w:rStyle w:val="Hyperlink"/>
            <w:noProof/>
          </w:rPr>
          <w:t>Function Objects</w:t>
        </w:r>
        <w:r>
          <w:rPr>
            <w:noProof/>
            <w:webHidden/>
          </w:rPr>
          <w:tab/>
        </w:r>
        <w:r>
          <w:rPr>
            <w:noProof/>
            <w:webHidden/>
          </w:rPr>
          <w:fldChar w:fldCharType="begin"/>
        </w:r>
        <w:r>
          <w:rPr>
            <w:noProof/>
            <w:webHidden/>
          </w:rPr>
          <w:instrText xml:space="preserve"> PAGEREF _Toc339020444 \h </w:instrText>
        </w:r>
        <w:r>
          <w:rPr>
            <w:noProof/>
            <w:webHidden/>
          </w:rPr>
        </w:r>
        <w:r>
          <w:rPr>
            <w:noProof/>
            <w:webHidden/>
          </w:rPr>
          <w:fldChar w:fldCharType="separate"/>
        </w:r>
        <w:r>
          <w:rPr>
            <w:noProof/>
            <w:webHidden/>
          </w:rPr>
          <w:t>198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5" w:history="1">
        <w:r w:rsidRPr="0026092C">
          <w:rPr>
            <w:rStyle w:val="Hyperlink"/>
            <w:noProof/>
          </w:rPr>
          <w:t>15.3.1</w:t>
        </w:r>
        <w:r w:rsidRPr="00002F60">
          <w:rPr>
            <w:rFonts w:ascii="Calibri" w:eastAsia="Times New Roman" w:hAnsi="Calibri" w:cs="Arial"/>
            <w:b w:val="0"/>
            <w:noProof/>
            <w:sz w:val="22"/>
            <w:szCs w:val="22"/>
            <w:lang w:val="en-US" w:eastAsia="en-US"/>
          </w:rPr>
          <w:tab/>
        </w:r>
        <w:r w:rsidRPr="0026092C">
          <w:rPr>
            <w:rStyle w:val="Hyperlink"/>
            <w:noProof/>
          </w:rPr>
          <w:t>The Function Constructor Called as a Function</w:t>
        </w:r>
        <w:r>
          <w:rPr>
            <w:noProof/>
            <w:webHidden/>
          </w:rPr>
          <w:tab/>
        </w:r>
        <w:r>
          <w:rPr>
            <w:noProof/>
            <w:webHidden/>
          </w:rPr>
          <w:fldChar w:fldCharType="begin"/>
        </w:r>
        <w:r>
          <w:rPr>
            <w:noProof/>
            <w:webHidden/>
          </w:rPr>
          <w:instrText xml:space="preserve"> PAGEREF _Toc339020445 \h </w:instrText>
        </w:r>
        <w:r>
          <w:rPr>
            <w:noProof/>
            <w:webHidden/>
          </w:rPr>
        </w:r>
        <w:r>
          <w:rPr>
            <w:noProof/>
            <w:webHidden/>
          </w:rPr>
          <w:fldChar w:fldCharType="separate"/>
        </w:r>
        <w:r>
          <w:rPr>
            <w:noProof/>
            <w:webHidden/>
          </w:rPr>
          <w:t>198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6" w:history="1">
        <w:r w:rsidRPr="0026092C">
          <w:rPr>
            <w:rStyle w:val="Hyperlink"/>
            <w:noProof/>
          </w:rPr>
          <w:t>15.3.2</w:t>
        </w:r>
        <w:r w:rsidRPr="00002F60">
          <w:rPr>
            <w:rFonts w:ascii="Calibri" w:eastAsia="Times New Roman" w:hAnsi="Calibri" w:cs="Arial"/>
            <w:b w:val="0"/>
            <w:noProof/>
            <w:sz w:val="22"/>
            <w:szCs w:val="22"/>
            <w:lang w:val="en-US" w:eastAsia="en-US"/>
          </w:rPr>
          <w:tab/>
        </w:r>
        <w:r w:rsidRPr="0026092C">
          <w:rPr>
            <w:rStyle w:val="Hyperlink"/>
            <w:noProof/>
          </w:rPr>
          <w:t>The Function Constructor</w:t>
        </w:r>
        <w:r>
          <w:rPr>
            <w:noProof/>
            <w:webHidden/>
          </w:rPr>
          <w:tab/>
        </w:r>
        <w:r>
          <w:rPr>
            <w:noProof/>
            <w:webHidden/>
          </w:rPr>
          <w:fldChar w:fldCharType="begin"/>
        </w:r>
        <w:r>
          <w:rPr>
            <w:noProof/>
            <w:webHidden/>
          </w:rPr>
          <w:instrText xml:space="preserve"> PAGEREF _Toc339020446 \h </w:instrText>
        </w:r>
        <w:r>
          <w:rPr>
            <w:noProof/>
            <w:webHidden/>
          </w:rPr>
        </w:r>
        <w:r>
          <w:rPr>
            <w:noProof/>
            <w:webHidden/>
          </w:rPr>
          <w:fldChar w:fldCharType="separate"/>
        </w:r>
        <w:r>
          <w:rPr>
            <w:noProof/>
            <w:webHidden/>
          </w:rPr>
          <w:t>198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7" w:history="1">
        <w:r w:rsidRPr="0026092C">
          <w:rPr>
            <w:rStyle w:val="Hyperlink"/>
            <w:noProof/>
          </w:rPr>
          <w:t>15.3.3</w:t>
        </w:r>
        <w:r w:rsidRPr="00002F60">
          <w:rPr>
            <w:rFonts w:ascii="Calibri" w:eastAsia="Times New Roman" w:hAnsi="Calibri" w:cs="Arial"/>
            <w:b w:val="0"/>
            <w:noProof/>
            <w:sz w:val="22"/>
            <w:szCs w:val="22"/>
            <w:lang w:val="en-US" w:eastAsia="en-US"/>
          </w:rPr>
          <w:tab/>
        </w:r>
        <w:r w:rsidRPr="0026092C">
          <w:rPr>
            <w:rStyle w:val="Hyperlink"/>
            <w:noProof/>
          </w:rPr>
          <w:t>Properties of the Function Constructor</w:t>
        </w:r>
        <w:r>
          <w:rPr>
            <w:noProof/>
            <w:webHidden/>
          </w:rPr>
          <w:tab/>
        </w:r>
        <w:r>
          <w:rPr>
            <w:noProof/>
            <w:webHidden/>
          </w:rPr>
          <w:fldChar w:fldCharType="begin"/>
        </w:r>
        <w:r>
          <w:rPr>
            <w:noProof/>
            <w:webHidden/>
          </w:rPr>
          <w:instrText xml:space="preserve"> PAGEREF _Toc339020447 \h </w:instrText>
        </w:r>
        <w:r>
          <w:rPr>
            <w:noProof/>
            <w:webHidden/>
          </w:rPr>
        </w:r>
        <w:r>
          <w:rPr>
            <w:noProof/>
            <w:webHidden/>
          </w:rPr>
          <w:fldChar w:fldCharType="separate"/>
        </w:r>
        <w:r>
          <w:rPr>
            <w:noProof/>
            <w:webHidden/>
          </w:rPr>
          <w:t>199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8" w:history="1">
        <w:r w:rsidRPr="0026092C">
          <w:rPr>
            <w:rStyle w:val="Hyperlink"/>
            <w:noProof/>
          </w:rPr>
          <w:t>15.3.4</w:t>
        </w:r>
        <w:r w:rsidRPr="00002F60">
          <w:rPr>
            <w:rFonts w:ascii="Calibri" w:eastAsia="Times New Roman" w:hAnsi="Calibri" w:cs="Arial"/>
            <w:b w:val="0"/>
            <w:noProof/>
            <w:sz w:val="22"/>
            <w:szCs w:val="22"/>
            <w:lang w:val="en-US" w:eastAsia="en-US"/>
          </w:rPr>
          <w:tab/>
        </w:r>
        <w:r w:rsidRPr="0026092C">
          <w:rPr>
            <w:rStyle w:val="Hyperlink"/>
            <w:noProof/>
          </w:rPr>
          <w:t>Properties of the Function Prototype Object</w:t>
        </w:r>
        <w:r>
          <w:rPr>
            <w:noProof/>
            <w:webHidden/>
          </w:rPr>
          <w:tab/>
        </w:r>
        <w:r>
          <w:rPr>
            <w:noProof/>
            <w:webHidden/>
          </w:rPr>
          <w:fldChar w:fldCharType="begin"/>
        </w:r>
        <w:r>
          <w:rPr>
            <w:noProof/>
            <w:webHidden/>
          </w:rPr>
          <w:instrText xml:space="preserve"> PAGEREF _Toc339020448 \h </w:instrText>
        </w:r>
        <w:r>
          <w:rPr>
            <w:noProof/>
            <w:webHidden/>
          </w:rPr>
        </w:r>
        <w:r>
          <w:rPr>
            <w:noProof/>
            <w:webHidden/>
          </w:rPr>
          <w:fldChar w:fldCharType="separate"/>
        </w:r>
        <w:r>
          <w:rPr>
            <w:noProof/>
            <w:webHidden/>
          </w:rPr>
          <w:t>199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49" w:history="1">
        <w:r w:rsidRPr="0026092C">
          <w:rPr>
            <w:rStyle w:val="Hyperlink"/>
            <w:noProof/>
          </w:rPr>
          <w:t>15.3.5</w:t>
        </w:r>
        <w:r w:rsidRPr="00002F60">
          <w:rPr>
            <w:rFonts w:ascii="Calibri" w:eastAsia="Times New Roman" w:hAnsi="Calibri" w:cs="Arial"/>
            <w:b w:val="0"/>
            <w:noProof/>
            <w:sz w:val="22"/>
            <w:szCs w:val="22"/>
            <w:lang w:val="en-US" w:eastAsia="en-US"/>
          </w:rPr>
          <w:tab/>
        </w:r>
        <w:r w:rsidRPr="0026092C">
          <w:rPr>
            <w:rStyle w:val="Hyperlink"/>
            <w:noProof/>
          </w:rPr>
          <w:t>Properties of Function Instances</w:t>
        </w:r>
        <w:r>
          <w:rPr>
            <w:noProof/>
            <w:webHidden/>
          </w:rPr>
          <w:tab/>
        </w:r>
        <w:r>
          <w:rPr>
            <w:noProof/>
            <w:webHidden/>
          </w:rPr>
          <w:fldChar w:fldCharType="begin"/>
        </w:r>
        <w:r>
          <w:rPr>
            <w:noProof/>
            <w:webHidden/>
          </w:rPr>
          <w:instrText xml:space="preserve"> PAGEREF _Toc339020449 \h </w:instrText>
        </w:r>
        <w:r>
          <w:rPr>
            <w:noProof/>
            <w:webHidden/>
          </w:rPr>
        </w:r>
        <w:r>
          <w:rPr>
            <w:noProof/>
            <w:webHidden/>
          </w:rPr>
          <w:fldChar w:fldCharType="separate"/>
        </w:r>
        <w:r>
          <w:rPr>
            <w:noProof/>
            <w:webHidden/>
          </w:rPr>
          <w:t>202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50" w:history="1">
        <w:r w:rsidRPr="0026092C">
          <w:rPr>
            <w:rStyle w:val="Hyperlink"/>
            <w:noProof/>
          </w:rPr>
          <w:t>15.4</w:t>
        </w:r>
        <w:r w:rsidRPr="00002F60">
          <w:rPr>
            <w:rFonts w:ascii="Calibri" w:eastAsia="Times New Roman" w:hAnsi="Calibri" w:cs="Arial"/>
            <w:b w:val="0"/>
            <w:noProof/>
            <w:sz w:val="22"/>
            <w:szCs w:val="22"/>
            <w:lang w:val="en-US" w:eastAsia="en-US"/>
          </w:rPr>
          <w:tab/>
        </w:r>
        <w:r w:rsidRPr="0026092C">
          <w:rPr>
            <w:rStyle w:val="Hyperlink"/>
            <w:noProof/>
          </w:rPr>
          <w:t>Array Objects</w:t>
        </w:r>
        <w:r>
          <w:rPr>
            <w:noProof/>
            <w:webHidden/>
          </w:rPr>
          <w:tab/>
        </w:r>
        <w:r>
          <w:rPr>
            <w:noProof/>
            <w:webHidden/>
          </w:rPr>
          <w:fldChar w:fldCharType="begin"/>
        </w:r>
        <w:r>
          <w:rPr>
            <w:noProof/>
            <w:webHidden/>
          </w:rPr>
          <w:instrText xml:space="preserve"> PAGEREF _Toc339020450 \h </w:instrText>
        </w:r>
        <w:r>
          <w:rPr>
            <w:noProof/>
            <w:webHidden/>
          </w:rPr>
        </w:r>
        <w:r>
          <w:rPr>
            <w:noProof/>
            <w:webHidden/>
          </w:rPr>
          <w:fldChar w:fldCharType="separate"/>
        </w:r>
        <w:r>
          <w:rPr>
            <w:noProof/>
            <w:webHidden/>
          </w:rPr>
          <w:t>203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1" w:history="1">
        <w:r w:rsidRPr="0026092C">
          <w:rPr>
            <w:rStyle w:val="Hyperlink"/>
            <w:noProof/>
          </w:rPr>
          <w:t>15.4.1</w:t>
        </w:r>
        <w:r w:rsidRPr="00002F60">
          <w:rPr>
            <w:rFonts w:ascii="Calibri" w:eastAsia="Times New Roman" w:hAnsi="Calibri" w:cs="Arial"/>
            <w:b w:val="0"/>
            <w:noProof/>
            <w:sz w:val="22"/>
            <w:szCs w:val="22"/>
            <w:lang w:val="en-US" w:eastAsia="en-US"/>
          </w:rPr>
          <w:tab/>
        </w:r>
        <w:r w:rsidRPr="0026092C">
          <w:rPr>
            <w:rStyle w:val="Hyperlink"/>
            <w:noProof/>
          </w:rPr>
          <w:t>The Array Constructor Called as a Function</w:t>
        </w:r>
        <w:r>
          <w:rPr>
            <w:noProof/>
            <w:webHidden/>
          </w:rPr>
          <w:tab/>
        </w:r>
        <w:r>
          <w:rPr>
            <w:noProof/>
            <w:webHidden/>
          </w:rPr>
          <w:fldChar w:fldCharType="begin"/>
        </w:r>
        <w:r>
          <w:rPr>
            <w:noProof/>
            <w:webHidden/>
          </w:rPr>
          <w:instrText xml:space="preserve"> PAGEREF _Toc339020451 \h </w:instrText>
        </w:r>
        <w:r>
          <w:rPr>
            <w:noProof/>
            <w:webHidden/>
          </w:rPr>
        </w:r>
        <w:r>
          <w:rPr>
            <w:noProof/>
            <w:webHidden/>
          </w:rPr>
          <w:fldChar w:fldCharType="separate"/>
        </w:r>
        <w:r>
          <w:rPr>
            <w:noProof/>
            <w:webHidden/>
          </w:rPr>
          <w:t>203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2" w:history="1">
        <w:r w:rsidRPr="0026092C">
          <w:rPr>
            <w:rStyle w:val="Hyperlink"/>
            <w:noProof/>
          </w:rPr>
          <w:t>15.4.2</w:t>
        </w:r>
        <w:r w:rsidRPr="00002F60">
          <w:rPr>
            <w:rFonts w:ascii="Calibri" w:eastAsia="Times New Roman" w:hAnsi="Calibri" w:cs="Arial"/>
            <w:b w:val="0"/>
            <w:noProof/>
            <w:sz w:val="22"/>
            <w:szCs w:val="22"/>
            <w:lang w:val="en-US" w:eastAsia="en-US"/>
          </w:rPr>
          <w:tab/>
        </w:r>
        <w:r w:rsidRPr="0026092C">
          <w:rPr>
            <w:rStyle w:val="Hyperlink"/>
            <w:noProof/>
          </w:rPr>
          <w:t>The Array Constructor</w:t>
        </w:r>
        <w:r>
          <w:rPr>
            <w:noProof/>
            <w:webHidden/>
          </w:rPr>
          <w:tab/>
        </w:r>
        <w:r>
          <w:rPr>
            <w:noProof/>
            <w:webHidden/>
          </w:rPr>
          <w:fldChar w:fldCharType="begin"/>
        </w:r>
        <w:r>
          <w:rPr>
            <w:noProof/>
            <w:webHidden/>
          </w:rPr>
          <w:instrText xml:space="preserve"> PAGEREF _Toc339020452 \h </w:instrText>
        </w:r>
        <w:r>
          <w:rPr>
            <w:noProof/>
            <w:webHidden/>
          </w:rPr>
        </w:r>
        <w:r>
          <w:rPr>
            <w:noProof/>
            <w:webHidden/>
          </w:rPr>
          <w:fldChar w:fldCharType="separate"/>
        </w:r>
        <w:r>
          <w:rPr>
            <w:noProof/>
            <w:webHidden/>
          </w:rPr>
          <w:t>204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3" w:history="1">
        <w:r w:rsidRPr="0026092C">
          <w:rPr>
            <w:rStyle w:val="Hyperlink"/>
            <w:noProof/>
          </w:rPr>
          <w:t>15.4.3</w:t>
        </w:r>
        <w:r w:rsidRPr="00002F60">
          <w:rPr>
            <w:rFonts w:ascii="Calibri" w:eastAsia="Times New Roman" w:hAnsi="Calibri" w:cs="Arial"/>
            <w:b w:val="0"/>
            <w:noProof/>
            <w:sz w:val="22"/>
            <w:szCs w:val="22"/>
            <w:lang w:val="en-US" w:eastAsia="en-US"/>
          </w:rPr>
          <w:tab/>
        </w:r>
        <w:r w:rsidRPr="0026092C">
          <w:rPr>
            <w:rStyle w:val="Hyperlink"/>
            <w:noProof/>
          </w:rPr>
          <w:t>Properties of the Array Constructor</w:t>
        </w:r>
        <w:r>
          <w:rPr>
            <w:noProof/>
            <w:webHidden/>
          </w:rPr>
          <w:tab/>
        </w:r>
        <w:r>
          <w:rPr>
            <w:noProof/>
            <w:webHidden/>
          </w:rPr>
          <w:fldChar w:fldCharType="begin"/>
        </w:r>
        <w:r>
          <w:rPr>
            <w:noProof/>
            <w:webHidden/>
          </w:rPr>
          <w:instrText xml:space="preserve"> PAGEREF _Toc339020453 \h </w:instrText>
        </w:r>
        <w:r>
          <w:rPr>
            <w:noProof/>
            <w:webHidden/>
          </w:rPr>
        </w:r>
        <w:r>
          <w:rPr>
            <w:noProof/>
            <w:webHidden/>
          </w:rPr>
          <w:fldChar w:fldCharType="separate"/>
        </w:r>
        <w:r>
          <w:rPr>
            <w:noProof/>
            <w:webHidden/>
          </w:rPr>
          <w:t>204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4" w:history="1">
        <w:r w:rsidRPr="0026092C">
          <w:rPr>
            <w:rStyle w:val="Hyperlink"/>
            <w:noProof/>
          </w:rPr>
          <w:t>15.4.4</w:t>
        </w:r>
        <w:r w:rsidRPr="00002F60">
          <w:rPr>
            <w:rFonts w:ascii="Calibri" w:eastAsia="Times New Roman" w:hAnsi="Calibri" w:cs="Arial"/>
            <w:b w:val="0"/>
            <w:noProof/>
            <w:sz w:val="22"/>
            <w:szCs w:val="22"/>
            <w:lang w:val="en-US" w:eastAsia="en-US"/>
          </w:rPr>
          <w:tab/>
        </w:r>
        <w:r w:rsidRPr="0026092C">
          <w:rPr>
            <w:rStyle w:val="Hyperlink"/>
            <w:noProof/>
          </w:rPr>
          <w:t>Properties of the Array Prototype Object</w:t>
        </w:r>
        <w:r>
          <w:rPr>
            <w:noProof/>
            <w:webHidden/>
          </w:rPr>
          <w:tab/>
        </w:r>
        <w:r>
          <w:rPr>
            <w:noProof/>
            <w:webHidden/>
          </w:rPr>
          <w:fldChar w:fldCharType="begin"/>
        </w:r>
        <w:r>
          <w:rPr>
            <w:noProof/>
            <w:webHidden/>
          </w:rPr>
          <w:instrText xml:space="preserve"> PAGEREF _Toc339020454 \h </w:instrText>
        </w:r>
        <w:r>
          <w:rPr>
            <w:noProof/>
            <w:webHidden/>
          </w:rPr>
        </w:r>
        <w:r>
          <w:rPr>
            <w:noProof/>
            <w:webHidden/>
          </w:rPr>
          <w:fldChar w:fldCharType="separate"/>
        </w:r>
        <w:r>
          <w:rPr>
            <w:noProof/>
            <w:webHidden/>
          </w:rPr>
          <w:t>206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5" w:history="1">
        <w:r w:rsidRPr="0026092C">
          <w:rPr>
            <w:rStyle w:val="Hyperlink"/>
            <w:noProof/>
          </w:rPr>
          <w:t>15.4.5</w:t>
        </w:r>
        <w:r w:rsidRPr="00002F60">
          <w:rPr>
            <w:rFonts w:ascii="Calibri" w:eastAsia="Times New Roman" w:hAnsi="Calibri" w:cs="Arial"/>
            <w:b w:val="0"/>
            <w:noProof/>
            <w:sz w:val="22"/>
            <w:szCs w:val="22"/>
            <w:lang w:val="en-US" w:eastAsia="en-US"/>
          </w:rPr>
          <w:tab/>
        </w:r>
        <w:r w:rsidRPr="0026092C">
          <w:rPr>
            <w:rStyle w:val="Hyperlink"/>
            <w:noProof/>
          </w:rPr>
          <w:t>Properties of Array Instances</w:t>
        </w:r>
        <w:r>
          <w:rPr>
            <w:noProof/>
            <w:webHidden/>
          </w:rPr>
          <w:tab/>
        </w:r>
        <w:r>
          <w:rPr>
            <w:noProof/>
            <w:webHidden/>
          </w:rPr>
          <w:fldChar w:fldCharType="begin"/>
        </w:r>
        <w:r>
          <w:rPr>
            <w:noProof/>
            <w:webHidden/>
          </w:rPr>
          <w:instrText xml:space="preserve"> PAGEREF _Toc339020455 \h </w:instrText>
        </w:r>
        <w:r>
          <w:rPr>
            <w:noProof/>
            <w:webHidden/>
          </w:rPr>
        </w:r>
        <w:r>
          <w:rPr>
            <w:noProof/>
            <w:webHidden/>
          </w:rPr>
          <w:fldChar w:fldCharType="separate"/>
        </w:r>
        <w:r>
          <w:rPr>
            <w:noProof/>
            <w:webHidden/>
          </w:rPr>
          <w:t>225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6" w:history="1">
        <w:r w:rsidRPr="0026092C">
          <w:rPr>
            <w:rStyle w:val="Hyperlink"/>
            <w:noProof/>
          </w:rPr>
          <w:t>15.4.6</w:t>
        </w:r>
        <w:r w:rsidRPr="00002F60">
          <w:rPr>
            <w:rFonts w:ascii="Calibri" w:eastAsia="Times New Roman" w:hAnsi="Calibri" w:cs="Arial"/>
            <w:b w:val="0"/>
            <w:noProof/>
            <w:sz w:val="22"/>
            <w:szCs w:val="22"/>
            <w:lang w:val="en-US" w:eastAsia="en-US"/>
          </w:rPr>
          <w:tab/>
        </w:r>
        <w:r w:rsidRPr="0026092C">
          <w:rPr>
            <w:rStyle w:val="Hyperlink"/>
            <w:noProof/>
          </w:rPr>
          <w:t>Array Iterator Object Structure</w:t>
        </w:r>
        <w:r>
          <w:rPr>
            <w:noProof/>
            <w:webHidden/>
          </w:rPr>
          <w:tab/>
        </w:r>
        <w:r>
          <w:rPr>
            <w:noProof/>
            <w:webHidden/>
          </w:rPr>
          <w:fldChar w:fldCharType="begin"/>
        </w:r>
        <w:r>
          <w:rPr>
            <w:noProof/>
            <w:webHidden/>
          </w:rPr>
          <w:instrText xml:space="preserve"> PAGEREF _Toc339020456 \h </w:instrText>
        </w:r>
        <w:r>
          <w:rPr>
            <w:noProof/>
            <w:webHidden/>
          </w:rPr>
        </w:r>
        <w:r>
          <w:rPr>
            <w:noProof/>
            <w:webHidden/>
          </w:rPr>
          <w:fldChar w:fldCharType="separate"/>
        </w:r>
        <w:r>
          <w:rPr>
            <w:noProof/>
            <w:webHidden/>
          </w:rPr>
          <w:t>227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57" w:history="1">
        <w:r w:rsidRPr="0026092C">
          <w:rPr>
            <w:rStyle w:val="Hyperlink"/>
            <w:noProof/>
          </w:rPr>
          <w:t>15.5</w:t>
        </w:r>
        <w:r w:rsidRPr="00002F60">
          <w:rPr>
            <w:rFonts w:ascii="Calibri" w:eastAsia="Times New Roman" w:hAnsi="Calibri" w:cs="Arial"/>
            <w:b w:val="0"/>
            <w:noProof/>
            <w:sz w:val="22"/>
            <w:szCs w:val="22"/>
            <w:lang w:val="en-US" w:eastAsia="en-US"/>
          </w:rPr>
          <w:tab/>
        </w:r>
        <w:r w:rsidRPr="0026092C">
          <w:rPr>
            <w:rStyle w:val="Hyperlink"/>
            <w:noProof/>
          </w:rPr>
          <w:t>String Objects</w:t>
        </w:r>
        <w:r>
          <w:rPr>
            <w:noProof/>
            <w:webHidden/>
          </w:rPr>
          <w:tab/>
        </w:r>
        <w:r>
          <w:rPr>
            <w:noProof/>
            <w:webHidden/>
          </w:rPr>
          <w:fldChar w:fldCharType="begin"/>
        </w:r>
        <w:r>
          <w:rPr>
            <w:noProof/>
            <w:webHidden/>
          </w:rPr>
          <w:instrText xml:space="preserve"> PAGEREF _Toc339020457 \h </w:instrText>
        </w:r>
        <w:r>
          <w:rPr>
            <w:noProof/>
            <w:webHidden/>
          </w:rPr>
        </w:r>
        <w:r>
          <w:rPr>
            <w:noProof/>
            <w:webHidden/>
          </w:rPr>
          <w:fldChar w:fldCharType="separate"/>
        </w:r>
        <w:r>
          <w:rPr>
            <w:noProof/>
            <w:webHidden/>
          </w:rPr>
          <w:t>228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8" w:history="1">
        <w:r w:rsidRPr="0026092C">
          <w:rPr>
            <w:rStyle w:val="Hyperlink"/>
            <w:noProof/>
          </w:rPr>
          <w:t>15.5.1</w:t>
        </w:r>
        <w:r w:rsidRPr="00002F60">
          <w:rPr>
            <w:rFonts w:ascii="Calibri" w:eastAsia="Times New Roman" w:hAnsi="Calibri" w:cs="Arial"/>
            <w:b w:val="0"/>
            <w:noProof/>
            <w:sz w:val="22"/>
            <w:szCs w:val="22"/>
            <w:lang w:val="en-US" w:eastAsia="en-US"/>
          </w:rPr>
          <w:tab/>
        </w:r>
        <w:r w:rsidRPr="0026092C">
          <w:rPr>
            <w:rStyle w:val="Hyperlink"/>
            <w:noProof/>
          </w:rPr>
          <w:t>The String Constructor Called as a Function</w:t>
        </w:r>
        <w:r>
          <w:rPr>
            <w:noProof/>
            <w:webHidden/>
          </w:rPr>
          <w:tab/>
        </w:r>
        <w:r>
          <w:rPr>
            <w:noProof/>
            <w:webHidden/>
          </w:rPr>
          <w:fldChar w:fldCharType="begin"/>
        </w:r>
        <w:r>
          <w:rPr>
            <w:noProof/>
            <w:webHidden/>
          </w:rPr>
          <w:instrText xml:space="preserve"> PAGEREF _Toc339020458 \h </w:instrText>
        </w:r>
        <w:r>
          <w:rPr>
            <w:noProof/>
            <w:webHidden/>
          </w:rPr>
        </w:r>
        <w:r>
          <w:rPr>
            <w:noProof/>
            <w:webHidden/>
          </w:rPr>
          <w:fldChar w:fldCharType="separate"/>
        </w:r>
        <w:r>
          <w:rPr>
            <w:noProof/>
            <w:webHidden/>
          </w:rPr>
          <w:t>228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59" w:history="1">
        <w:r w:rsidRPr="0026092C">
          <w:rPr>
            <w:rStyle w:val="Hyperlink"/>
            <w:noProof/>
          </w:rPr>
          <w:t>15.5.2</w:t>
        </w:r>
        <w:r w:rsidRPr="00002F60">
          <w:rPr>
            <w:rFonts w:ascii="Calibri" w:eastAsia="Times New Roman" w:hAnsi="Calibri" w:cs="Arial"/>
            <w:b w:val="0"/>
            <w:noProof/>
            <w:sz w:val="22"/>
            <w:szCs w:val="22"/>
            <w:lang w:val="en-US" w:eastAsia="en-US"/>
          </w:rPr>
          <w:tab/>
        </w:r>
        <w:r w:rsidRPr="0026092C">
          <w:rPr>
            <w:rStyle w:val="Hyperlink"/>
            <w:noProof/>
          </w:rPr>
          <w:t>The String Constructor</w:t>
        </w:r>
        <w:r>
          <w:rPr>
            <w:noProof/>
            <w:webHidden/>
          </w:rPr>
          <w:tab/>
        </w:r>
        <w:r>
          <w:rPr>
            <w:noProof/>
            <w:webHidden/>
          </w:rPr>
          <w:fldChar w:fldCharType="begin"/>
        </w:r>
        <w:r>
          <w:rPr>
            <w:noProof/>
            <w:webHidden/>
          </w:rPr>
          <w:instrText xml:space="preserve"> PAGEREF _Toc339020459 \h </w:instrText>
        </w:r>
        <w:r>
          <w:rPr>
            <w:noProof/>
            <w:webHidden/>
          </w:rPr>
        </w:r>
        <w:r>
          <w:rPr>
            <w:noProof/>
            <w:webHidden/>
          </w:rPr>
          <w:fldChar w:fldCharType="separate"/>
        </w:r>
        <w:r>
          <w:rPr>
            <w:noProof/>
            <w:webHidden/>
          </w:rPr>
          <w:t>229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0" w:history="1">
        <w:r w:rsidRPr="0026092C">
          <w:rPr>
            <w:rStyle w:val="Hyperlink"/>
            <w:noProof/>
          </w:rPr>
          <w:t>15.5.3</w:t>
        </w:r>
        <w:r w:rsidRPr="00002F60">
          <w:rPr>
            <w:rFonts w:ascii="Calibri" w:eastAsia="Times New Roman" w:hAnsi="Calibri" w:cs="Arial"/>
            <w:b w:val="0"/>
            <w:noProof/>
            <w:sz w:val="22"/>
            <w:szCs w:val="22"/>
            <w:lang w:val="en-US" w:eastAsia="en-US"/>
          </w:rPr>
          <w:tab/>
        </w:r>
        <w:r w:rsidRPr="0026092C">
          <w:rPr>
            <w:rStyle w:val="Hyperlink"/>
            <w:noProof/>
          </w:rPr>
          <w:t>Properties of the String Constructor</w:t>
        </w:r>
        <w:r>
          <w:rPr>
            <w:noProof/>
            <w:webHidden/>
          </w:rPr>
          <w:tab/>
        </w:r>
        <w:r>
          <w:rPr>
            <w:noProof/>
            <w:webHidden/>
          </w:rPr>
          <w:fldChar w:fldCharType="begin"/>
        </w:r>
        <w:r>
          <w:rPr>
            <w:noProof/>
            <w:webHidden/>
          </w:rPr>
          <w:instrText xml:space="preserve"> PAGEREF _Toc339020460 \h </w:instrText>
        </w:r>
        <w:r>
          <w:rPr>
            <w:noProof/>
            <w:webHidden/>
          </w:rPr>
        </w:r>
        <w:r>
          <w:rPr>
            <w:noProof/>
            <w:webHidden/>
          </w:rPr>
          <w:fldChar w:fldCharType="separate"/>
        </w:r>
        <w:r>
          <w:rPr>
            <w:noProof/>
            <w:webHidden/>
          </w:rPr>
          <w:t>229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1" w:history="1">
        <w:r w:rsidRPr="0026092C">
          <w:rPr>
            <w:rStyle w:val="Hyperlink"/>
            <w:noProof/>
          </w:rPr>
          <w:t>15.5.4</w:t>
        </w:r>
        <w:r w:rsidRPr="00002F60">
          <w:rPr>
            <w:rFonts w:ascii="Calibri" w:eastAsia="Times New Roman" w:hAnsi="Calibri" w:cs="Arial"/>
            <w:b w:val="0"/>
            <w:noProof/>
            <w:sz w:val="22"/>
            <w:szCs w:val="22"/>
            <w:lang w:val="en-US" w:eastAsia="en-US"/>
          </w:rPr>
          <w:tab/>
        </w:r>
        <w:r w:rsidRPr="0026092C">
          <w:rPr>
            <w:rStyle w:val="Hyperlink"/>
            <w:noProof/>
          </w:rPr>
          <w:t>Properties of the String Prototype Object</w:t>
        </w:r>
        <w:r>
          <w:rPr>
            <w:noProof/>
            <w:webHidden/>
          </w:rPr>
          <w:tab/>
        </w:r>
        <w:r>
          <w:rPr>
            <w:noProof/>
            <w:webHidden/>
          </w:rPr>
          <w:fldChar w:fldCharType="begin"/>
        </w:r>
        <w:r>
          <w:rPr>
            <w:noProof/>
            <w:webHidden/>
          </w:rPr>
          <w:instrText xml:space="preserve"> PAGEREF _Toc339020461 \h </w:instrText>
        </w:r>
        <w:r>
          <w:rPr>
            <w:noProof/>
            <w:webHidden/>
          </w:rPr>
        </w:r>
        <w:r>
          <w:rPr>
            <w:noProof/>
            <w:webHidden/>
          </w:rPr>
          <w:fldChar w:fldCharType="separate"/>
        </w:r>
        <w:r>
          <w:rPr>
            <w:noProof/>
            <w:webHidden/>
          </w:rPr>
          <w:t>230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2" w:history="1">
        <w:r w:rsidRPr="0026092C">
          <w:rPr>
            <w:rStyle w:val="Hyperlink"/>
            <w:noProof/>
          </w:rPr>
          <w:t>15.5.5</w:t>
        </w:r>
        <w:r w:rsidRPr="00002F60">
          <w:rPr>
            <w:rFonts w:ascii="Calibri" w:eastAsia="Times New Roman" w:hAnsi="Calibri" w:cs="Arial"/>
            <w:b w:val="0"/>
            <w:noProof/>
            <w:sz w:val="22"/>
            <w:szCs w:val="22"/>
            <w:lang w:val="en-US" w:eastAsia="en-US"/>
          </w:rPr>
          <w:tab/>
        </w:r>
        <w:r w:rsidRPr="0026092C">
          <w:rPr>
            <w:rStyle w:val="Hyperlink"/>
            <w:noProof/>
          </w:rPr>
          <w:t>Properties of String Instances</w:t>
        </w:r>
        <w:r>
          <w:rPr>
            <w:noProof/>
            <w:webHidden/>
          </w:rPr>
          <w:tab/>
        </w:r>
        <w:r>
          <w:rPr>
            <w:noProof/>
            <w:webHidden/>
          </w:rPr>
          <w:fldChar w:fldCharType="begin"/>
        </w:r>
        <w:r>
          <w:rPr>
            <w:noProof/>
            <w:webHidden/>
          </w:rPr>
          <w:instrText xml:space="preserve"> PAGEREF _Toc339020462 \h </w:instrText>
        </w:r>
        <w:r>
          <w:rPr>
            <w:noProof/>
            <w:webHidden/>
          </w:rPr>
        </w:r>
        <w:r>
          <w:rPr>
            <w:noProof/>
            <w:webHidden/>
          </w:rPr>
          <w:fldChar w:fldCharType="separate"/>
        </w:r>
        <w:r>
          <w:rPr>
            <w:noProof/>
            <w:webHidden/>
          </w:rPr>
          <w:t>243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63" w:history="1">
        <w:r w:rsidRPr="0026092C">
          <w:rPr>
            <w:rStyle w:val="Hyperlink"/>
            <w:noProof/>
          </w:rPr>
          <w:t>15.6</w:t>
        </w:r>
        <w:r w:rsidRPr="00002F60">
          <w:rPr>
            <w:rFonts w:ascii="Calibri" w:eastAsia="Times New Roman" w:hAnsi="Calibri" w:cs="Arial"/>
            <w:b w:val="0"/>
            <w:noProof/>
            <w:sz w:val="22"/>
            <w:szCs w:val="22"/>
            <w:lang w:val="en-US" w:eastAsia="en-US"/>
          </w:rPr>
          <w:tab/>
        </w:r>
        <w:r w:rsidRPr="0026092C">
          <w:rPr>
            <w:rStyle w:val="Hyperlink"/>
            <w:noProof/>
          </w:rPr>
          <w:t>Boolean Objects</w:t>
        </w:r>
        <w:r>
          <w:rPr>
            <w:noProof/>
            <w:webHidden/>
          </w:rPr>
          <w:tab/>
        </w:r>
        <w:r>
          <w:rPr>
            <w:noProof/>
            <w:webHidden/>
          </w:rPr>
          <w:fldChar w:fldCharType="begin"/>
        </w:r>
        <w:r>
          <w:rPr>
            <w:noProof/>
            <w:webHidden/>
          </w:rPr>
          <w:instrText xml:space="preserve"> PAGEREF _Toc339020463 \h </w:instrText>
        </w:r>
        <w:r>
          <w:rPr>
            <w:noProof/>
            <w:webHidden/>
          </w:rPr>
        </w:r>
        <w:r>
          <w:rPr>
            <w:noProof/>
            <w:webHidden/>
          </w:rPr>
          <w:fldChar w:fldCharType="separate"/>
        </w:r>
        <w:r>
          <w:rPr>
            <w:noProof/>
            <w:webHidden/>
          </w:rPr>
          <w:t>243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4" w:history="1">
        <w:r w:rsidRPr="0026092C">
          <w:rPr>
            <w:rStyle w:val="Hyperlink"/>
            <w:noProof/>
          </w:rPr>
          <w:t>15.6.1</w:t>
        </w:r>
        <w:r w:rsidRPr="00002F60">
          <w:rPr>
            <w:rFonts w:ascii="Calibri" w:eastAsia="Times New Roman" w:hAnsi="Calibri" w:cs="Arial"/>
            <w:b w:val="0"/>
            <w:noProof/>
            <w:sz w:val="22"/>
            <w:szCs w:val="22"/>
            <w:lang w:val="en-US" w:eastAsia="en-US"/>
          </w:rPr>
          <w:tab/>
        </w:r>
        <w:r w:rsidRPr="0026092C">
          <w:rPr>
            <w:rStyle w:val="Hyperlink"/>
            <w:noProof/>
          </w:rPr>
          <w:t>The Boolean Constructor Called as a Function</w:t>
        </w:r>
        <w:r>
          <w:rPr>
            <w:noProof/>
            <w:webHidden/>
          </w:rPr>
          <w:tab/>
        </w:r>
        <w:r>
          <w:rPr>
            <w:noProof/>
            <w:webHidden/>
          </w:rPr>
          <w:fldChar w:fldCharType="begin"/>
        </w:r>
        <w:r>
          <w:rPr>
            <w:noProof/>
            <w:webHidden/>
          </w:rPr>
          <w:instrText xml:space="preserve"> PAGEREF _Toc339020464 \h </w:instrText>
        </w:r>
        <w:r>
          <w:rPr>
            <w:noProof/>
            <w:webHidden/>
          </w:rPr>
        </w:r>
        <w:r>
          <w:rPr>
            <w:noProof/>
            <w:webHidden/>
          </w:rPr>
          <w:fldChar w:fldCharType="separate"/>
        </w:r>
        <w:r>
          <w:rPr>
            <w:noProof/>
            <w:webHidden/>
          </w:rPr>
          <w:t>243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5" w:history="1">
        <w:r w:rsidRPr="0026092C">
          <w:rPr>
            <w:rStyle w:val="Hyperlink"/>
            <w:noProof/>
          </w:rPr>
          <w:t>15.6.2</w:t>
        </w:r>
        <w:r w:rsidRPr="00002F60">
          <w:rPr>
            <w:rFonts w:ascii="Calibri" w:eastAsia="Times New Roman" w:hAnsi="Calibri" w:cs="Arial"/>
            <w:b w:val="0"/>
            <w:noProof/>
            <w:sz w:val="22"/>
            <w:szCs w:val="22"/>
            <w:lang w:val="en-US" w:eastAsia="en-US"/>
          </w:rPr>
          <w:tab/>
        </w:r>
        <w:r w:rsidRPr="0026092C">
          <w:rPr>
            <w:rStyle w:val="Hyperlink"/>
            <w:noProof/>
          </w:rPr>
          <w:t>The Boolean Constructor</w:t>
        </w:r>
        <w:r>
          <w:rPr>
            <w:noProof/>
            <w:webHidden/>
          </w:rPr>
          <w:tab/>
        </w:r>
        <w:r>
          <w:rPr>
            <w:noProof/>
            <w:webHidden/>
          </w:rPr>
          <w:fldChar w:fldCharType="begin"/>
        </w:r>
        <w:r>
          <w:rPr>
            <w:noProof/>
            <w:webHidden/>
          </w:rPr>
          <w:instrText xml:space="preserve"> PAGEREF _Toc339020465 \h </w:instrText>
        </w:r>
        <w:r>
          <w:rPr>
            <w:noProof/>
            <w:webHidden/>
          </w:rPr>
        </w:r>
        <w:r>
          <w:rPr>
            <w:noProof/>
            <w:webHidden/>
          </w:rPr>
          <w:fldChar w:fldCharType="separate"/>
        </w:r>
        <w:r>
          <w:rPr>
            <w:noProof/>
            <w:webHidden/>
          </w:rPr>
          <w:t>243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6" w:history="1">
        <w:r w:rsidRPr="0026092C">
          <w:rPr>
            <w:rStyle w:val="Hyperlink"/>
            <w:noProof/>
          </w:rPr>
          <w:t>15.6.3</w:t>
        </w:r>
        <w:r w:rsidRPr="00002F60">
          <w:rPr>
            <w:rFonts w:ascii="Calibri" w:eastAsia="Times New Roman" w:hAnsi="Calibri" w:cs="Arial"/>
            <w:b w:val="0"/>
            <w:noProof/>
            <w:sz w:val="22"/>
            <w:szCs w:val="22"/>
            <w:lang w:val="en-US" w:eastAsia="en-US"/>
          </w:rPr>
          <w:tab/>
        </w:r>
        <w:r w:rsidRPr="0026092C">
          <w:rPr>
            <w:rStyle w:val="Hyperlink"/>
            <w:noProof/>
          </w:rPr>
          <w:t>Properties of the Boolean Constructor</w:t>
        </w:r>
        <w:r>
          <w:rPr>
            <w:noProof/>
            <w:webHidden/>
          </w:rPr>
          <w:tab/>
        </w:r>
        <w:r>
          <w:rPr>
            <w:noProof/>
            <w:webHidden/>
          </w:rPr>
          <w:fldChar w:fldCharType="begin"/>
        </w:r>
        <w:r>
          <w:rPr>
            <w:noProof/>
            <w:webHidden/>
          </w:rPr>
          <w:instrText xml:space="preserve"> PAGEREF _Toc339020466 \h </w:instrText>
        </w:r>
        <w:r>
          <w:rPr>
            <w:noProof/>
            <w:webHidden/>
          </w:rPr>
        </w:r>
        <w:r>
          <w:rPr>
            <w:noProof/>
            <w:webHidden/>
          </w:rPr>
          <w:fldChar w:fldCharType="separate"/>
        </w:r>
        <w:r>
          <w:rPr>
            <w:noProof/>
            <w:webHidden/>
          </w:rPr>
          <w:t>244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7" w:history="1">
        <w:r w:rsidRPr="0026092C">
          <w:rPr>
            <w:rStyle w:val="Hyperlink"/>
            <w:noProof/>
          </w:rPr>
          <w:t>15.6.4</w:t>
        </w:r>
        <w:r w:rsidRPr="00002F60">
          <w:rPr>
            <w:rFonts w:ascii="Calibri" w:eastAsia="Times New Roman" w:hAnsi="Calibri" w:cs="Arial"/>
            <w:b w:val="0"/>
            <w:noProof/>
            <w:sz w:val="22"/>
            <w:szCs w:val="22"/>
            <w:lang w:val="en-US" w:eastAsia="en-US"/>
          </w:rPr>
          <w:tab/>
        </w:r>
        <w:r w:rsidRPr="0026092C">
          <w:rPr>
            <w:rStyle w:val="Hyperlink"/>
            <w:noProof/>
          </w:rPr>
          <w:t>Properties of the Boolean Prototype Object</w:t>
        </w:r>
        <w:r>
          <w:rPr>
            <w:noProof/>
            <w:webHidden/>
          </w:rPr>
          <w:tab/>
        </w:r>
        <w:r>
          <w:rPr>
            <w:noProof/>
            <w:webHidden/>
          </w:rPr>
          <w:fldChar w:fldCharType="begin"/>
        </w:r>
        <w:r>
          <w:rPr>
            <w:noProof/>
            <w:webHidden/>
          </w:rPr>
          <w:instrText xml:space="preserve"> PAGEREF _Toc339020467 \h </w:instrText>
        </w:r>
        <w:r>
          <w:rPr>
            <w:noProof/>
            <w:webHidden/>
          </w:rPr>
        </w:r>
        <w:r>
          <w:rPr>
            <w:noProof/>
            <w:webHidden/>
          </w:rPr>
          <w:fldChar w:fldCharType="separate"/>
        </w:r>
        <w:r>
          <w:rPr>
            <w:noProof/>
            <w:webHidden/>
          </w:rPr>
          <w:t>244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68" w:history="1">
        <w:r w:rsidRPr="0026092C">
          <w:rPr>
            <w:rStyle w:val="Hyperlink"/>
            <w:noProof/>
          </w:rPr>
          <w:t>15.6.5</w:t>
        </w:r>
        <w:r w:rsidRPr="00002F60">
          <w:rPr>
            <w:rFonts w:ascii="Calibri" w:eastAsia="Times New Roman" w:hAnsi="Calibri" w:cs="Arial"/>
            <w:b w:val="0"/>
            <w:noProof/>
            <w:sz w:val="22"/>
            <w:szCs w:val="22"/>
            <w:lang w:val="en-US" w:eastAsia="en-US"/>
          </w:rPr>
          <w:tab/>
        </w:r>
        <w:r w:rsidRPr="0026092C">
          <w:rPr>
            <w:rStyle w:val="Hyperlink"/>
            <w:noProof/>
          </w:rPr>
          <w:t>Properties of Boolean Instances</w:t>
        </w:r>
        <w:r>
          <w:rPr>
            <w:noProof/>
            <w:webHidden/>
          </w:rPr>
          <w:tab/>
        </w:r>
        <w:r>
          <w:rPr>
            <w:noProof/>
            <w:webHidden/>
          </w:rPr>
          <w:fldChar w:fldCharType="begin"/>
        </w:r>
        <w:r>
          <w:rPr>
            <w:noProof/>
            <w:webHidden/>
          </w:rPr>
          <w:instrText xml:space="preserve"> PAGEREF _Toc339020468 \h </w:instrText>
        </w:r>
        <w:r>
          <w:rPr>
            <w:noProof/>
            <w:webHidden/>
          </w:rPr>
        </w:r>
        <w:r>
          <w:rPr>
            <w:noProof/>
            <w:webHidden/>
          </w:rPr>
          <w:fldChar w:fldCharType="separate"/>
        </w:r>
        <w:r>
          <w:rPr>
            <w:noProof/>
            <w:webHidden/>
          </w:rPr>
          <w:t>245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69" w:history="1">
        <w:r w:rsidRPr="0026092C">
          <w:rPr>
            <w:rStyle w:val="Hyperlink"/>
            <w:noProof/>
          </w:rPr>
          <w:t>15.7</w:t>
        </w:r>
        <w:r w:rsidRPr="00002F60">
          <w:rPr>
            <w:rFonts w:ascii="Calibri" w:eastAsia="Times New Roman" w:hAnsi="Calibri" w:cs="Arial"/>
            <w:b w:val="0"/>
            <w:noProof/>
            <w:sz w:val="22"/>
            <w:szCs w:val="22"/>
            <w:lang w:val="en-US" w:eastAsia="en-US"/>
          </w:rPr>
          <w:tab/>
        </w:r>
        <w:r w:rsidRPr="0026092C">
          <w:rPr>
            <w:rStyle w:val="Hyperlink"/>
            <w:noProof/>
          </w:rPr>
          <w:t>Number Objects</w:t>
        </w:r>
        <w:r>
          <w:rPr>
            <w:noProof/>
            <w:webHidden/>
          </w:rPr>
          <w:tab/>
        </w:r>
        <w:r>
          <w:rPr>
            <w:noProof/>
            <w:webHidden/>
          </w:rPr>
          <w:fldChar w:fldCharType="begin"/>
        </w:r>
        <w:r>
          <w:rPr>
            <w:noProof/>
            <w:webHidden/>
          </w:rPr>
          <w:instrText xml:space="preserve"> PAGEREF _Toc339020469 \h </w:instrText>
        </w:r>
        <w:r>
          <w:rPr>
            <w:noProof/>
            <w:webHidden/>
          </w:rPr>
        </w:r>
        <w:r>
          <w:rPr>
            <w:noProof/>
            <w:webHidden/>
          </w:rPr>
          <w:fldChar w:fldCharType="separate"/>
        </w:r>
        <w:r>
          <w:rPr>
            <w:noProof/>
            <w:webHidden/>
          </w:rPr>
          <w:t>245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0" w:history="1">
        <w:r w:rsidRPr="0026092C">
          <w:rPr>
            <w:rStyle w:val="Hyperlink"/>
            <w:noProof/>
          </w:rPr>
          <w:t>15.7.1</w:t>
        </w:r>
        <w:r w:rsidRPr="00002F60">
          <w:rPr>
            <w:rFonts w:ascii="Calibri" w:eastAsia="Times New Roman" w:hAnsi="Calibri" w:cs="Arial"/>
            <w:b w:val="0"/>
            <w:noProof/>
            <w:sz w:val="22"/>
            <w:szCs w:val="22"/>
            <w:lang w:val="en-US" w:eastAsia="en-US"/>
          </w:rPr>
          <w:tab/>
        </w:r>
        <w:r w:rsidRPr="0026092C">
          <w:rPr>
            <w:rStyle w:val="Hyperlink"/>
            <w:noProof/>
          </w:rPr>
          <w:t>The Number Constructor Called as a Function</w:t>
        </w:r>
        <w:r>
          <w:rPr>
            <w:noProof/>
            <w:webHidden/>
          </w:rPr>
          <w:tab/>
        </w:r>
        <w:r>
          <w:rPr>
            <w:noProof/>
            <w:webHidden/>
          </w:rPr>
          <w:fldChar w:fldCharType="begin"/>
        </w:r>
        <w:r>
          <w:rPr>
            <w:noProof/>
            <w:webHidden/>
          </w:rPr>
          <w:instrText xml:space="preserve"> PAGEREF _Toc339020470 \h </w:instrText>
        </w:r>
        <w:r>
          <w:rPr>
            <w:noProof/>
            <w:webHidden/>
          </w:rPr>
        </w:r>
        <w:r>
          <w:rPr>
            <w:noProof/>
            <w:webHidden/>
          </w:rPr>
          <w:fldChar w:fldCharType="separate"/>
        </w:r>
        <w:r>
          <w:rPr>
            <w:noProof/>
            <w:webHidden/>
          </w:rPr>
          <w:t>245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1" w:history="1">
        <w:r w:rsidRPr="0026092C">
          <w:rPr>
            <w:rStyle w:val="Hyperlink"/>
            <w:noProof/>
          </w:rPr>
          <w:t>15.7.2</w:t>
        </w:r>
        <w:r w:rsidRPr="00002F60">
          <w:rPr>
            <w:rFonts w:ascii="Calibri" w:eastAsia="Times New Roman" w:hAnsi="Calibri" w:cs="Arial"/>
            <w:b w:val="0"/>
            <w:noProof/>
            <w:sz w:val="22"/>
            <w:szCs w:val="22"/>
            <w:lang w:val="en-US" w:eastAsia="en-US"/>
          </w:rPr>
          <w:tab/>
        </w:r>
        <w:r w:rsidRPr="0026092C">
          <w:rPr>
            <w:rStyle w:val="Hyperlink"/>
            <w:noProof/>
          </w:rPr>
          <w:t>The Number Constructor</w:t>
        </w:r>
        <w:r>
          <w:rPr>
            <w:noProof/>
            <w:webHidden/>
          </w:rPr>
          <w:tab/>
        </w:r>
        <w:r>
          <w:rPr>
            <w:noProof/>
            <w:webHidden/>
          </w:rPr>
          <w:fldChar w:fldCharType="begin"/>
        </w:r>
        <w:r>
          <w:rPr>
            <w:noProof/>
            <w:webHidden/>
          </w:rPr>
          <w:instrText xml:space="preserve"> PAGEREF _Toc339020471 \h </w:instrText>
        </w:r>
        <w:r>
          <w:rPr>
            <w:noProof/>
            <w:webHidden/>
          </w:rPr>
        </w:r>
        <w:r>
          <w:rPr>
            <w:noProof/>
            <w:webHidden/>
          </w:rPr>
          <w:fldChar w:fldCharType="separate"/>
        </w:r>
        <w:r>
          <w:rPr>
            <w:noProof/>
            <w:webHidden/>
          </w:rPr>
          <w:t>245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2" w:history="1">
        <w:r w:rsidRPr="0026092C">
          <w:rPr>
            <w:rStyle w:val="Hyperlink"/>
            <w:noProof/>
          </w:rPr>
          <w:t>15.7.3</w:t>
        </w:r>
        <w:r w:rsidRPr="00002F60">
          <w:rPr>
            <w:rFonts w:ascii="Calibri" w:eastAsia="Times New Roman" w:hAnsi="Calibri" w:cs="Arial"/>
            <w:b w:val="0"/>
            <w:noProof/>
            <w:sz w:val="22"/>
            <w:szCs w:val="22"/>
            <w:lang w:val="en-US" w:eastAsia="en-US"/>
          </w:rPr>
          <w:tab/>
        </w:r>
        <w:r w:rsidRPr="0026092C">
          <w:rPr>
            <w:rStyle w:val="Hyperlink"/>
            <w:noProof/>
          </w:rPr>
          <w:t>Properties of the Number Constructor</w:t>
        </w:r>
        <w:r>
          <w:rPr>
            <w:noProof/>
            <w:webHidden/>
          </w:rPr>
          <w:tab/>
        </w:r>
        <w:r>
          <w:rPr>
            <w:noProof/>
            <w:webHidden/>
          </w:rPr>
          <w:fldChar w:fldCharType="begin"/>
        </w:r>
        <w:r>
          <w:rPr>
            <w:noProof/>
            <w:webHidden/>
          </w:rPr>
          <w:instrText xml:space="preserve"> PAGEREF _Toc339020472 \h </w:instrText>
        </w:r>
        <w:r>
          <w:rPr>
            <w:noProof/>
            <w:webHidden/>
          </w:rPr>
        </w:r>
        <w:r>
          <w:rPr>
            <w:noProof/>
            <w:webHidden/>
          </w:rPr>
          <w:fldChar w:fldCharType="separate"/>
        </w:r>
        <w:r>
          <w:rPr>
            <w:noProof/>
            <w:webHidden/>
          </w:rPr>
          <w:t>245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3" w:history="1">
        <w:r w:rsidRPr="0026092C">
          <w:rPr>
            <w:rStyle w:val="Hyperlink"/>
            <w:noProof/>
          </w:rPr>
          <w:t>15.7.4</w:t>
        </w:r>
        <w:r w:rsidRPr="00002F60">
          <w:rPr>
            <w:rFonts w:ascii="Calibri" w:eastAsia="Times New Roman" w:hAnsi="Calibri" w:cs="Arial"/>
            <w:b w:val="0"/>
            <w:noProof/>
            <w:sz w:val="22"/>
            <w:szCs w:val="22"/>
            <w:lang w:val="en-US" w:eastAsia="en-US"/>
          </w:rPr>
          <w:tab/>
        </w:r>
        <w:r w:rsidRPr="0026092C">
          <w:rPr>
            <w:rStyle w:val="Hyperlink"/>
            <w:noProof/>
          </w:rPr>
          <w:t>Properties of the Number Prototype Object</w:t>
        </w:r>
        <w:r>
          <w:rPr>
            <w:noProof/>
            <w:webHidden/>
          </w:rPr>
          <w:tab/>
        </w:r>
        <w:r>
          <w:rPr>
            <w:noProof/>
            <w:webHidden/>
          </w:rPr>
          <w:fldChar w:fldCharType="begin"/>
        </w:r>
        <w:r>
          <w:rPr>
            <w:noProof/>
            <w:webHidden/>
          </w:rPr>
          <w:instrText xml:space="preserve"> PAGEREF _Toc339020473 \h </w:instrText>
        </w:r>
        <w:r>
          <w:rPr>
            <w:noProof/>
            <w:webHidden/>
          </w:rPr>
        </w:r>
        <w:r>
          <w:rPr>
            <w:noProof/>
            <w:webHidden/>
          </w:rPr>
          <w:fldChar w:fldCharType="separate"/>
        </w:r>
        <w:r>
          <w:rPr>
            <w:noProof/>
            <w:webHidden/>
          </w:rPr>
          <w:t>247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4" w:history="1">
        <w:r w:rsidRPr="0026092C">
          <w:rPr>
            <w:rStyle w:val="Hyperlink"/>
            <w:noProof/>
          </w:rPr>
          <w:t>15.7.5</w:t>
        </w:r>
        <w:r w:rsidRPr="00002F60">
          <w:rPr>
            <w:rFonts w:ascii="Calibri" w:eastAsia="Times New Roman" w:hAnsi="Calibri" w:cs="Arial"/>
            <w:b w:val="0"/>
            <w:noProof/>
            <w:sz w:val="22"/>
            <w:szCs w:val="22"/>
            <w:lang w:val="en-US" w:eastAsia="en-US"/>
          </w:rPr>
          <w:tab/>
        </w:r>
        <w:r w:rsidRPr="0026092C">
          <w:rPr>
            <w:rStyle w:val="Hyperlink"/>
            <w:noProof/>
          </w:rPr>
          <w:t>Properties of Number Instances</w:t>
        </w:r>
        <w:r>
          <w:rPr>
            <w:noProof/>
            <w:webHidden/>
          </w:rPr>
          <w:tab/>
        </w:r>
        <w:r>
          <w:rPr>
            <w:noProof/>
            <w:webHidden/>
          </w:rPr>
          <w:fldChar w:fldCharType="begin"/>
        </w:r>
        <w:r>
          <w:rPr>
            <w:noProof/>
            <w:webHidden/>
          </w:rPr>
          <w:instrText xml:space="preserve"> PAGEREF _Toc339020474 \h </w:instrText>
        </w:r>
        <w:r>
          <w:rPr>
            <w:noProof/>
            <w:webHidden/>
          </w:rPr>
        </w:r>
        <w:r>
          <w:rPr>
            <w:noProof/>
            <w:webHidden/>
          </w:rPr>
          <w:fldChar w:fldCharType="separate"/>
        </w:r>
        <w:r>
          <w:rPr>
            <w:noProof/>
            <w:webHidden/>
          </w:rPr>
          <w:t>251</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75" w:history="1">
        <w:r w:rsidRPr="0026092C">
          <w:rPr>
            <w:rStyle w:val="Hyperlink"/>
            <w:noProof/>
          </w:rPr>
          <w:t>15.8</w:t>
        </w:r>
        <w:r w:rsidRPr="00002F60">
          <w:rPr>
            <w:rFonts w:ascii="Calibri" w:eastAsia="Times New Roman" w:hAnsi="Calibri" w:cs="Arial"/>
            <w:b w:val="0"/>
            <w:noProof/>
            <w:sz w:val="22"/>
            <w:szCs w:val="22"/>
            <w:lang w:val="en-US" w:eastAsia="en-US"/>
          </w:rPr>
          <w:tab/>
        </w:r>
        <w:r w:rsidRPr="0026092C">
          <w:rPr>
            <w:rStyle w:val="Hyperlink"/>
            <w:noProof/>
          </w:rPr>
          <w:t>The Math Object</w:t>
        </w:r>
        <w:r>
          <w:rPr>
            <w:noProof/>
            <w:webHidden/>
          </w:rPr>
          <w:tab/>
        </w:r>
        <w:r>
          <w:rPr>
            <w:noProof/>
            <w:webHidden/>
          </w:rPr>
          <w:fldChar w:fldCharType="begin"/>
        </w:r>
        <w:r>
          <w:rPr>
            <w:noProof/>
            <w:webHidden/>
          </w:rPr>
          <w:instrText xml:space="preserve"> PAGEREF _Toc339020475 \h </w:instrText>
        </w:r>
        <w:r>
          <w:rPr>
            <w:noProof/>
            <w:webHidden/>
          </w:rPr>
        </w:r>
        <w:r>
          <w:rPr>
            <w:noProof/>
            <w:webHidden/>
          </w:rPr>
          <w:fldChar w:fldCharType="separate"/>
        </w:r>
        <w:r>
          <w:rPr>
            <w:noProof/>
            <w:webHidden/>
          </w:rPr>
          <w:t>251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6" w:history="1">
        <w:r w:rsidRPr="0026092C">
          <w:rPr>
            <w:rStyle w:val="Hyperlink"/>
            <w:noProof/>
          </w:rPr>
          <w:t>15.8.1</w:t>
        </w:r>
        <w:r w:rsidRPr="00002F60">
          <w:rPr>
            <w:rFonts w:ascii="Calibri" w:eastAsia="Times New Roman" w:hAnsi="Calibri" w:cs="Arial"/>
            <w:b w:val="0"/>
            <w:noProof/>
            <w:sz w:val="22"/>
            <w:szCs w:val="22"/>
            <w:lang w:val="en-US" w:eastAsia="en-US"/>
          </w:rPr>
          <w:tab/>
        </w:r>
        <w:r w:rsidRPr="0026092C">
          <w:rPr>
            <w:rStyle w:val="Hyperlink"/>
            <w:noProof/>
          </w:rPr>
          <w:t>Value Properties of the Math Object</w:t>
        </w:r>
        <w:r>
          <w:rPr>
            <w:noProof/>
            <w:webHidden/>
          </w:rPr>
          <w:tab/>
        </w:r>
        <w:r>
          <w:rPr>
            <w:noProof/>
            <w:webHidden/>
          </w:rPr>
          <w:fldChar w:fldCharType="begin"/>
        </w:r>
        <w:r>
          <w:rPr>
            <w:noProof/>
            <w:webHidden/>
          </w:rPr>
          <w:instrText xml:space="preserve"> PAGEREF _Toc339020476 \h </w:instrText>
        </w:r>
        <w:r>
          <w:rPr>
            <w:noProof/>
            <w:webHidden/>
          </w:rPr>
        </w:r>
        <w:r>
          <w:rPr>
            <w:noProof/>
            <w:webHidden/>
          </w:rPr>
          <w:fldChar w:fldCharType="separate"/>
        </w:r>
        <w:r>
          <w:rPr>
            <w:noProof/>
            <w:webHidden/>
          </w:rPr>
          <w:t>252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7" w:history="1">
        <w:r w:rsidRPr="0026092C">
          <w:rPr>
            <w:rStyle w:val="Hyperlink"/>
            <w:noProof/>
          </w:rPr>
          <w:t>15.8.2</w:t>
        </w:r>
        <w:r w:rsidRPr="00002F60">
          <w:rPr>
            <w:rFonts w:ascii="Calibri" w:eastAsia="Times New Roman" w:hAnsi="Calibri" w:cs="Arial"/>
            <w:b w:val="0"/>
            <w:noProof/>
            <w:sz w:val="22"/>
            <w:szCs w:val="22"/>
            <w:lang w:val="en-US" w:eastAsia="en-US"/>
          </w:rPr>
          <w:tab/>
        </w:r>
        <w:r w:rsidRPr="0026092C">
          <w:rPr>
            <w:rStyle w:val="Hyperlink"/>
            <w:noProof/>
          </w:rPr>
          <w:t>Function Properties of the Math Object</w:t>
        </w:r>
        <w:r>
          <w:rPr>
            <w:noProof/>
            <w:webHidden/>
          </w:rPr>
          <w:tab/>
        </w:r>
        <w:r>
          <w:rPr>
            <w:noProof/>
            <w:webHidden/>
          </w:rPr>
          <w:fldChar w:fldCharType="begin"/>
        </w:r>
        <w:r>
          <w:rPr>
            <w:noProof/>
            <w:webHidden/>
          </w:rPr>
          <w:instrText xml:space="preserve"> PAGEREF _Toc339020477 \h </w:instrText>
        </w:r>
        <w:r>
          <w:rPr>
            <w:noProof/>
            <w:webHidden/>
          </w:rPr>
        </w:r>
        <w:r>
          <w:rPr>
            <w:noProof/>
            <w:webHidden/>
          </w:rPr>
          <w:fldChar w:fldCharType="separate"/>
        </w:r>
        <w:r>
          <w:rPr>
            <w:noProof/>
            <w:webHidden/>
          </w:rPr>
          <w:t>253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78" w:history="1">
        <w:r w:rsidRPr="0026092C">
          <w:rPr>
            <w:rStyle w:val="Hyperlink"/>
            <w:noProof/>
          </w:rPr>
          <w:t>15.9</w:t>
        </w:r>
        <w:r w:rsidRPr="00002F60">
          <w:rPr>
            <w:rFonts w:ascii="Calibri" w:eastAsia="Times New Roman" w:hAnsi="Calibri" w:cs="Arial"/>
            <w:b w:val="0"/>
            <w:noProof/>
            <w:sz w:val="22"/>
            <w:szCs w:val="22"/>
            <w:lang w:val="en-US" w:eastAsia="en-US"/>
          </w:rPr>
          <w:tab/>
        </w:r>
        <w:r w:rsidRPr="0026092C">
          <w:rPr>
            <w:rStyle w:val="Hyperlink"/>
            <w:noProof/>
          </w:rPr>
          <w:t>Date Objects</w:t>
        </w:r>
        <w:r>
          <w:rPr>
            <w:noProof/>
            <w:webHidden/>
          </w:rPr>
          <w:tab/>
        </w:r>
        <w:r>
          <w:rPr>
            <w:noProof/>
            <w:webHidden/>
          </w:rPr>
          <w:fldChar w:fldCharType="begin"/>
        </w:r>
        <w:r>
          <w:rPr>
            <w:noProof/>
            <w:webHidden/>
          </w:rPr>
          <w:instrText xml:space="preserve"> PAGEREF _Toc339020478 \h </w:instrText>
        </w:r>
        <w:r>
          <w:rPr>
            <w:noProof/>
            <w:webHidden/>
          </w:rPr>
        </w:r>
        <w:r>
          <w:rPr>
            <w:noProof/>
            <w:webHidden/>
          </w:rPr>
          <w:fldChar w:fldCharType="separate"/>
        </w:r>
        <w:r>
          <w:rPr>
            <w:noProof/>
            <w:webHidden/>
          </w:rPr>
          <w:t>260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79" w:history="1">
        <w:r w:rsidRPr="0026092C">
          <w:rPr>
            <w:rStyle w:val="Hyperlink"/>
            <w:noProof/>
          </w:rPr>
          <w:t>15.9.1</w:t>
        </w:r>
        <w:r w:rsidRPr="00002F60">
          <w:rPr>
            <w:rFonts w:ascii="Calibri" w:eastAsia="Times New Roman" w:hAnsi="Calibri" w:cs="Arial"/>
            <w:b w:val="0"/>
            <w:noProof/>
            <w:sz w:val="22"/>
            <w:szCs w:val="22"/>
            <w:lang w:val="en-US" w:eastAsia="en-US"/>
          </w:rPr>
          <w:tab/>
        </w:r>
        <w:r w:rsidRPr="0026092C">
          <w:rPr>
            <w:rStyle w:val="Hyperlink"/>
            <w:noProof/>
          </w:rPr>
          <w:t>Overview of Date Objects and Definitions of Abstract Operators</w:t>
        </w:r>
        <w:r>
          <w:rPr>
            <w:noProof/>
            <w:webHidden/>
          </w:rPr>
          <w:tab/>
        </w:r>
        <w:r>
          <w:rPr>
            <w:noProof/>
            <w:webHidden/>
          </w:rPr>
          <w:fldChar w:fldCharType="begin"/>
        </w:r>
        <w:r>
          <w:rPr>
            <w:noProof/>
            <w:webHidden/>
          </w:rPr>
          <w:instrText xml:space="preserve"> PAGEREF _Toc339020479 \h </w:instrText>
        </w:r>
        <w:r>
          <w:rPr>
            <w:noProof/>
            <w:webHidden/>
          </w:rPr>
        </w:r>
        <w:r>
          <w:rPr>
            <w:noProof/>
            <w:webHidden/>
          </w:rPr>
          <w:fldChar w:fldCharType="separate"/>
        </w:r>
        <w:r>
          <w:rPr>
            <w:noProof/>
            <w:webHidden/>
          </w:rPr>
          <w:t>260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0" w:history="1">
        <w:r w:rsidRPr="0026092C">
          <w:rPr>
            <w:rStyle w:val="Hyperlink"/>
            <w:noProof/>
          </w:rPr>
          <w:t>15.9.2</w:t>
        </w:r>
        <w:r w:rsidRPr="00002F60">
          <w:rPr>
            <w:rFonts w:ascii="Calibri" w:eastAsia="Times New Roman" w:hAnsi="Calibri" w:cs="Arial"/>
            <w:b w:val="0"/>
            <w:noProof/>
            <w:sz w:val="22"/>
            <w:szCs w:val="22"/>
            <w:lang w:val="en-US" w:eastAsia="en-US"/>
          </w:rPr>
          <w:tab/>
        </w:r>
        <w:r w:rsidRPr="0026092C">
          <w:rPr>
            <w:rStyle w:val="Hyperlink"/>
            <w:noProof/>
          </w:rPr>
          <w:t>The Date Constructor Called as a Function</w:t>
        </w:r>
        <w:r>
          <w:rPr>
            <w:noProof/>
            <w:webHidden/>
          </w:rPr>
          <w:tab/>
        </w:r>
        <w:r>
          <w:rPr>
            <w:noProof/>
            <w:webHidden/>
          </w:rPr>
          <w:fldChar w:fldCharType="begin"/>
        </w:r>
        <w:r>
          <w:rPr>
            <w:noProof/>
            <w:webHidden/>
          </w:rPr>
          <w:instrText xml:space="preserve"> PAGEREF _Toc339020480 \h </w:instrText>
        </w:r>
        <w:r>
          <w:rPr>
            <w:noProof/>
            <w:webHidden/>
          </w:rPr>
        </w:r>
        <w:r>
          <w:rPr>
            <w:noProof/>
            <w:webHidden/>
          </w:rPr>
          <w:fldChar w:fldCharType="separate"/>
        </w:r>
        <w:r>
          <w:rPr>
            <w:noProof/>
            <w:webHidden/>
          </w:rPr>
          <w:t>265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1" w:history="1">
        <w:r w:rsidRPr="0026092C">
          <w:rPr>
            <w:rStyle w:val="Hyperlink"/>
            <w:noProof/>
          </w:rPr>
          <w:t>15.9.3</w:t>
        </w:r>
        <w:r w:rsidRPr="00002F60">
          <w:rPr>
            <w:rFonts w:ascii="Calibri" w:eastAsia="Times New Roman" w:hAnsi="Calibri" w:cs="Arial"/>
            <w:b w:val="0"/>
            <w:noProof/>
            <w:sz w:val="22"/>
            <w:szCs w:val="22"/>
            <w:lang w:val="en-US" w:eastAsia="en-US"/>
          </w:rPr>
          <w:tab/>
        </w:r>
        <w:r w:rsidRPr="0026092C">
          <w:rPr>
            <w:rStyle w:val="Hyperlink"/>
            <w:noProof/>
          </w:rPr>
          <w:t>The Date Constructor</w:t>
        </w:r>
        <w:r>
          <w:rPr>
            <w:noProof/>
            <w:webHidden/>
          </w:rPr>
          <w:tab/>
        </w:r>
        <w:r>
          <w:rPr>
            <w:noProof/>
            <w:webHidden/>
          </w:rPr>
          <w:fldChar w:fldCharType="begin"/>
        </w:r>
        <w:r>
          <w:rPr>
            <w:noProof/>
            <w:webHidden/>
          </w:rPr>
          <w:instrText xml:space="preserve"> PAGEREF _Toc339020481 \h </w:instrText>
        </w:r>
        <w:r>
          <w:rPr>
            <w:noProof/>
            <w:webHidden/>
          </w:rPr>
        </w:r>
        <w:r>
          <w:rPr>
            <w:noProof/>
            <w:webHidden/>
          </w:rPr>
          <w:fldChar w:fldCharType="separate"/>
        </w:r>
        <w:r>
          <w:rPr>
            <w:noProof/>
            <w:webHidden/>
          </w:rPr>
          <w:t>265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2" w:history="1">
        <w:r w:rsidRPr="0026092C">
          <w:rPr>
            <w:rStyle w:val="Hyperlink"/>
            <w:noProof/>
          </w:rPr>
          <w:t>15.9.4</w:t>
        </w:r>
        <w:r w:rsidRPr="00002F60">
          <w:rPr>
            <w:rFonts w:ascii="Calibri" w:eastAsia="Times New Roman" w:hAnsi="Calibri" w:cs="Arial"/>
            <w:b w:val="0"/>
            <w:noProof/>
            <w:sz w:val="22"/>
            <w:szCs w:val="22"/>
            <w:lang w:val="en-US" w:eastAsia="en-US"/>
          </w:rPr>
          <w:tab/>
        </w:r>
        <w:r w:rsidRPr="0026092C">
          <w:rPr>
            <w:rStyle w:val="Hyperlink"/>
            <w:noProof/>
          </w:rPr>
          <w:t>Properties of the Date Constructor</w:t>
        </w:r>
        <w:r>
          <w:rPr>
            <w:noProof/>
            <w:webHidden/>
          </w:rPr>
          <w:tab/>
        </w:r>
        <w:r>
          <w:rPr>
            <w:noProof/>
            <w:webHidden/>
          </w:rPr>
          <w:fldChar w:fldCharType="begin"/>
        </w:r>
        <w:r>
          <w:rPr>
            <w:noProof/>
            <w:webHidden/>
          </w:rPr>
          <w:instrText xml:space="preserve"> PAGEREF _Toc339020482 \h </w:instrText>
        </w:r>
        <w:r>
          <w:rPr>
            <w:noProof/>
            <w:webHidden/>
          </w:rPr>
        </w:r>
        <w:r>
          <w:rPr>
            <w:noProof/>
            <w:webHidden/>
          </w:rPr>
          <w:fldChar w:fldCharType="separate"/>
        </w:r>
        <w:r>
          <w:rPr>
            <w:noProof/>
            <w:webHidden/>
          </w:rPr>
          <w:t>266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3" w:history="1">
        <w:r w:rsidRPr="0026092C">
          <w:rPr>
            <w:rStyle w:val="Hyperlink"/>
            <w:noProof/>
          </w:rPr>
          <w:t>15.9.5</w:t>
        </w:r>
        <w:r w:rsidRPr="00002F60">
          <w:rPr>
            <w:rFonts w:ascii="Calibri" w:eastAsia="Times New Roman" w:hAnsi="Calibri" w:cs="Arial"/>
            <w:b w:val="0"/>
            <w:noProof/>
            <w:sz w:val="22"/>
            <w:szCs w:val="22"/>
            <w:lang w:val="en-US" w:eastAsia="en-US"/>
          </w:rPr>
          <w:tab/>
        </w:r>
        <w:r w:rsidRPr="0026092C">
          <w:rPr>
            <w:rStyle w:val="Hyperlink"/>
            <w:noProof/>
          </w:rPr>
          <w:t>Properties of the Date Prototype Object</w:t>
        </w:r>
        <w:r>
          <w:rPr>
            <w:noProof/>
            <w:webHidden/>
          </w:rPr>
          <w:tab/>
        </w:r>
        <w:r>
          <w:rPr>
            <w:noProof/>
            <w:webHidden/>
          </w:rPr>
          <w:fldChar w:fldCharType="begin"/>
        </w:r>
        <w:r>
          <w:rPr>
            <w:noProof/>
            <w:webHidden/>
          </w:rPr>
          <w:instrText xml:space="preserve"> PAGEREF _Toc339020483 \h </w:instrText>
        </w:r>
        <w:r>
          <w:rPr>
            <w:noProof/>
            <w:webHidden/>
          </w:rPr>
        </w:r>
        <w:r>
          <w:rPr>
            <w:noProof/>
            <w:webHidden/>
          </w:rPr>
          <w:fldChar w:fldCharType="separate"/>
        </w:r>
        <w:r>
          <w:rPr>
            <w:noProof/>
            <w:webHidden/>
          </w:rPr>
          <w:t>267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4" w:history="1">
        <w:r w:rsidRPr="0026092C">
          <w:rPr>
            <w:rStyle w:val="Hyperlink"/>
            <w:noProof/>
          </w:rPr>
          <w:t>15.9.6</w:t>
        </w:r>
        <w:r w:rsidRPr="00002F60">
          <w:rPr>
            <w:rFonts w:ascii="Calibri" w:eastAsia="Times New Roman" w:hAnsi="Calibri" w:cs="Arial"/>
            <w:b w:val="0"/>
            <w:noProof/>
            <w:sz w:val="22"/>
            <w:szCs w:val="22"/>
            <w:lang w:val="en-US" w:eastAsia="en-US"/>
          </w:rPr>
          <w:tab/>
        </w:r>
        <w:r w:rsidRPr="0026092C">
          <w:rPr>
            <w:rStyle w:val="Hyperlink"/>
            <w:noProof/>
          </w:rPr>
          <w:t>Properties of Date Instances</w:t>
        </w:r>
        <w:r>
          <w:rPr>
            <w:noProof/>
            <w:webHidden/>
          </w:rPr>
          <w:tab/>
        </w:r>
        <w:r>
          <w:rPr>
            <w:noProof/>
            <w:webHidden/>
          </w:rPr>
          <w:fldChar w:fldCharType="begin"/>
        </w:r>
        <w:r>
          <w:rPr>
            <w:noProof/>
            <w:webHidden/>
          </w:rPr>
          <w:instrText xml:space="preserve"> PAGEREF _Toc339020484 \h </w:instrText>
        </w:r>
        <w:r>
          <w:rPr>
            <w:noProof/>
            <w:webHidden/>
          </w:rPr>
        </w:r>
        <w:r>
          <w:rPr>
            <w:noProof/>
            <w:webHidden/>
          </w:rPr>
          <w:fldChar w:fldCharType="separate"/>
        </w:r>
        <w:r>
          <w:rPr>
            <w:noProof/>
            <w:webHidden/>
          </w:rPr>
          <w:t>275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85" w:history="1">
        <w:r w:rsidRPr="0026092C">
          <w:rPr>
            <w:rStyle w:val="Hyperlink"/>
            <w:noProof/>
          </w:rPr>
          <w:t>15.10</w:t>
        </w:r>
        <w:r w:rsidRPr="00002F60">
          <w:rPr>
            <w:rFonts w:ascii="Calibri" w:eastAsia="Times New Roman" w:hAnsi="Calibri" w:cs="Arial"/>
            <w:b w:val="0"/>
            <w:noProof/>
            <w:sz w:val="22"/>
            <w:szCs w:val="22"/>
            <w:lang w:val="en-US" w:eastAsia="en-US"/>
          </w:rPr>
          <w:tab/>
        </w:r>
        <w:r w:rsidRPr="0026092C">
          <w:rPr>
            <w:rStyle w:val="Hyperlink"/>
            <w:noProof/>
          </w:rPr>
          <w:t>RegExp (Regular Expression) Objects</w:t>
        </w:r>
        <w:r>
          <w:rPr>
            <w:noProof/>
            <w:webHidden/>
          </w:rPr>
          <w:tab/>
        </w:r>
        <w:r>
          <w:rPr>
            <w:noProof/>
            <w:webHidden/>
          </w:rPr>
          <w:fldChar w:fldCharType="begin"/>
        </w:r>
        <w:r>
          <w:rPr>
            <w:noProof/>
            <w:webHidden/>
          </w:rPr>
          <w:instrText xml:space="preserve"> PAGEREF _Toc339020485 \h </w:instrText>
        </w:r>
        <w:r>
          <w:rPr>
            <w:noProof/>
            <w:webHidden/>
          </w:rPr>
        </w:r>
        <w:r>
          <w:rPr>
            <w:noProof/>
            <w:webHidden/>
          </w:rPr>
          <w:fldChar w:fldCharType="separate"/>
        </w:r>
        <w:r>
          <w:rPr>
            <w:noProof/>
            <w:webHidden/>
          </w:rPr>
          <w:t>275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6" w:history="1">
        <w:r w:rsidRPr="0026092C">
          <w:rPr>
            <w:rStyle w:val="Hyperlink"/>
            <w:noProof/>
          </w:rPr>
          <w:t>15.10.1</w:t>
        </w:r>
        <w:r w:rsidRPr="00002F60">
          <w:rPr>
            <w:rFonts w:ascii="Calibri" w:eastAsia="Times New Roman" w:hAnsi="Calibri" w:cs="Arial"/>
            <w:b w:val="0"/>
            <w:noProof/>
            <w:sz w:val="22"/>
            <w:szCs w:val="22"/>
            <w:lang w:val="en-US" w:eastAsia="en-US"/>
          </w:rPr>
          <w:tab/>
        </w:r>
        <w:r w:rsidRPr="0026092C">
          <w:rPr>
            <w:rStyle w:val="Hyperlink"/>
            <w:noProof/>
          </w:rPr>
          <w:t>Patterns</w:t>
        </w:r>
        <w:r>
          <w:rPr>
            <w:noProof/>
            <w:webHidden/>
          </w:rPr>
          <w:tab/>
        </w:r>
        <w:r>
          <w:rPr>
            <w:noProof/>
            <w:webHidden/>
          </w:rPr>
          <w:fldChar w:fldCharType="begin"/>
        </w:r>
        <w:r>
          <w:rPr>
            <w:noProof/>
            <w:webHidden/>
          </w:rPr>
          <w:instrText xml:space="preserve"> PAGEREF _Toc339020486 \h </w:instrText>
        </w:r>
        <w:r>
          <w:rPr>
            <w:noProof/>
            <w:webHidden/>
          </w:rPr>
        </w:r>
        <w:r>
          <w:rPr>
            <w:noProof/>
            <w:webHidden/>
          </w:rPr>
          <w:fldChar w:fldCharType="separate"/>
        </w:r>
        <w:r>
          <w:rPr>
            <w:noProof/>
            <w:webHidden/>
          </w:rPr>
          <w:t>275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7" w:history="1">
        <w:r w:rsidRPr="0026092C">
          <w:rPr>
            <w:rStyle w:val="Hyperlink"/>
            <w:noProof/>
          </w:rPr>
          <w:t>15.10.2</w:t>
        </w:r>
        <w:r w:rsidRPr="00002F60">
          <w:rPr>
            <w:rFonts w:ascii="Calibri" w:eastAsia="Times New Roman" w:hAnsi="Calibri" w:cs="Arial"/>
            <w:b w:val="0"/>
            <w:noProof/>
            <w:sz w:val="22"/>
            <w:szCs w:val="22"/>
            <w:lang w:val="en-US" w:eastAsia="en-US"/>
          </w:rPr>
          <w:tab/>
        </w:r>
        <w:r w:rsidRPr="0026092C">
          <w:rPr>
            <w:rStyle w:val="Hyperlink"/>
            <w:noProof/>
          </w:rPr>
          <w:t>Pattern Semantics</w:t>
        </w:r>
        <w:r>
          <w:rPr>
            <w:noProof/>
            <w:webHidden/>
          </w:rPr>
          <w:tab/>
        </w:r>
        <w:r>
          <w:rPr>
            <w:noProof/>
            <w:webHidden/>
          </w:rPr>
          <w:fldChar w:fldCharType="begin"/>
        </w:r>
        <w:r>
          <w:rPr>
            <w:noProof/>
            <w:webHidden/>
          </w:rPr>
          <w:instrText xml:space="preserve"> PAGEREF _Toc339020487 \h </w:instrText>
        </w:r>
        <w:r>
          <w:rPr>
            <w:noProof/>
            <w:webHidden/>
          </w:rPr>
        </w:r>
        <w:r>
          <w:rPr>
            <w:noProof/>
            <w:webHidden/>
          </w:rPr>
          <w:fldChar w:fldCharType="separate"/>
        </w:r>
        <w:r>
          <w:rPr>
            <w:noProof/>
            <w:webHidden/>
          </w:rPr>
          <w:t>277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8" w:history="1">
        <w:r w:rsidRPr="0026092C">
          <w:rPr>
            <w:rStyle w:val="Hyperlink"/>
            <w:noProof/>
          </w:rPr>
          <w:t>15.10.3</w:t>
        </w:r>
        <w:r w:rsidRPr="00002F60">
          <w:rPr>
            <w:rFonts w:ascii="Calibri" w:eastAsia="Times New Roman" w:hAnsi="Calibri" w:cs="Arial"/>
            <w:b w:val="0"/>
            <w:noProof/>
            <w:sz w:val="22"/>
            <w:szCs w:val="22"/>
            <w:lang w:val="en-US" w:eastAsia="en-US"/>
          </w:rPr>
          <w:tab/>
        </w:r>
        <w:r w:rsidRPr="0026092C">
          <w:rPr>
            <w:rStyle w:val="Hyperlink"/>
            <w:noProof/>
          </w:rPr>
          <w:t>The RegExp Constructor Called as a Function</w:t>
        </w:r>
        <w:r>
          <w:rPr>
            <w:noProof/>
            <w:webHidden/>
          </w:rPr>
          <w:tab/>
        </w:r>
        <w:r>
          <w:rPr>
            <w:noProof/>
            <w:webHidden/>
          </w:rPr>
          <w:fldChar w:fldCharType="begin"/>
        </w:r>
        <w:r>
          <w:rPr>
            <w:noProof/>
            <w:webHidden/>
          </w:rPr>
          <w:instrText xml:space="preserve"> PAGEREF _Toc339020488 \h </w:instrText>
        </w:r>
        <w:r>
          <w:rPr>
            <w:noProof/>
            <w:webHidden/>
          </w:rPr>
        </w:r>
        <w:r>
          <w:rPr>
            <w:noProof/>
            <w:webHidden/>
          </w:rPr>
          <w:fldChar w:fldCharType="separate"/>
        </w:r>
        <w:r>
          <w:rPr>
            <w:noProof/>
            <w:webHidden/>
          </w:rPr>
          <w:t>289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89" w:history="1">
        <w:r w:rsidRPr="0026092C">
          <w:rPr>
            <w:rStyle w:val="Hyperlink"/>
            <w:noProof/>
          </w:rPr>
          <w:t>15.10.4</w:t>
        </w:r>
        <w:r w:rsidRPr="00002F60">
          <w:rPr>
            <w:rFonts w:ascii="Calibri" w:eastAsia="Times New Roman" w:hAnsi="Calibri" w:cs="Arial"/>
            <w:b w:val="0"/>
            <w:noProof/>
            <w:sz w:val="22"/>
            <w:szCs w:val="22"/>
            <w:lang w:val="en-US" w:eastAsia="en-US"/>
          </w:rPr>
          <w:tab/>
        </w:r>
        <w:r w:rsidRPr="0026092C">
          <w:rPr>
            <w:rStyle w:val="Hyperlink"/>
            <w:noProof/>
          </w:rPr>
          <w:t>The RegExp Constructor</w:t>
        </w:r>
        <w:r>
          <w:rPr>
            <w:noProof/>
            <w:webHidden/>
          </w:rPr>
          <w:tab/>
        </w:r>
        <w:r>
          <w:rPr>
            <w:noProof/>
            <w:webHidden/>
          </w:rPr>
          <w:fldChar w:fldCharType="begin"/>
        </w:r>
        <w:r>
          <w:rPr>
            <w:noProof/>
            <w:webHidden/>
          </w:rPr>
          <w:instrText xml:space="preserve"> PAGEREF _Toc339020489 \h </w:instrText>
        </w:r>
        <w:r>
          <w:rPr>
            <w:noProof/>
            <w:webHidden/>
          </w:rPr>
        </w:r>
        <w:r>
          <w:rPr>
            <w:noProof/>
            <w:webHidden/>
          </w:rPr>
          <w:fldChar w:fldCharType="separate"/>
        </w:r>
        <w:r>
          <w:rPr>
            <w:noProof/>
            <w:webHidden/>
          </w:rPr>
          <w:t>289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0" w:history="1">
        <w:r w:rsidRPr="0026092C">
          <w:rPr>
            <w:rStyle w:val="Hyperlink"/>
            <w:noProof/>
          </w:rPr>
          <w:t>15.10.5</w:t>
        </w:r>
        <w:r w:rsidRPr="00002F60">
          <w:rPr>
            <w:rFonts w:ascii="Calibri" w:eastAsia="Times New Roman" w:hAnsi="Calibri" w:cs="Arial"/>
            <w:b w:val="0"/>
            <w:noProof/>
            <w:sz w:val="22"/>
            <w:szCs w:val="22"/>
            <w:lang w:val="en-US" w:eastAsia="en-US"/>
          </w:rPr>
          <w:tab/>
        </w:r>
        <w:r w:rsidRPr="0026092C">
          <w:rPr>
            <w:rStyle w:val="Hyperlink"/>
            <w:noProof/>
          </w:rPr>
          <w:t>Properties of the RegExp Constructor</w:t>
        </w:r>
        <w:r>
          <w:rPr>
            <w:noProof/>
            <w:webHidden/>
          </w:rPr>
          <w:tab/>
        </w:r>
        <w:r>
          <w:rPr>
            <w:noProof/>
            <w:webHidden/>
          </w:rPr>
          <w:fldChar w:fldCharType="begin"/>
        </w:r>
        <w:r>
          <w:rPr>
            <w:noProof/>
            <w:webHidden/>
          </w:rPr>
          <w:instrText xml:space="preserve"> PAGEREF _Toc339020490 \h </w:instrText>
        </w:r>
        <w:r>
          <w:rPr>
            <w:noProof/>
            <w:webHidden/>
          </w:rPr>
        </w:r>
        <w:r>
          <w:rPr>
            <w:noProof/>
            <w:webHidden/>
          </w:rPr>
          <w:fldChar w:fldCharType="separate"/>
        </w:r>
        <w:r>
          <w:rPr>
            <w:noProof/>
            <w:webHidden/>
          </w:rPr>
          <w:t>290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1" w:history="1">
        <w:r w:rsidRPr="0026092C">
          <w:rPr>
            <w:rStyle w:val="Hyperlink"/>
            <w:noProof/>
          </w:rPr>
          <w:t>15.10.6</w:t>
        </w:r>
        <w:r w:rsidRPr="00002F60">
          <w:rPr>
            <w:rFonts w:ascii="Calibri" w:eastAsia="Times New Roman" w:hAnsi="Calibri" w:cs="Arial"/>
            <w:b w:val="0"/>
            <w:noProof/>
            <w:sz w:val="22"/>
            <w:szCs w:val="22"/>
            <w:lang w:val="en-US" w:eastAsia="en-US"/>
          </w:rPr>
          <w:tab/>
        </w:r>
        <w:r w:rsidRPr="0026092C">
          <w:rPr>
            <w:rStyle w:val="Hyperlink"/>
            <w:noProof/>
          </w:rPr>
          <w:t>Properties of the RegExp Prototype Object</w:t>
        </w:r>
        <w:r>
          <w:rPr>
            <w:noProof/>
            <w:webHidden/>
          </w:rPr>
          <w:tab/>
        </w:r>
        <w:r>
          <w:rPr>
            <w:noProof/>
            <w:webHidden/>
          </w:rPr>
          <w:fldChar w:fldCharType="begin"/>
        </w:r>
        <w:r>
          <w:rPr>
            <w:noProof/>
            <w:webHidden/>
          </w:rPr>
          <w:instrText xml:space="preserve"> PAGEREF _Toc339020491 \h </w:instrText>
        </w:r>
        <w:r>
          <w:rPr>
            <w:noProof/>
            <w:webHidden/>
          </w:rPr>
        </w:r>
        <w:r>
          <w:rPr>
            <w:noProof/>
            <w:webHidden/>
          </w:rPr>
          <w:fldChar w:fldCharType="separate"/>
        </w:r>
        <w:r>
          <w:rPr>
            <w:noProof/>
            <w:webHidden/>
          </w:rPr>
          <w:t>290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2" w:history="1">
        <w:r w:rsidRPr="0026092C">
          <w:rPr>
            <w:rStyle w:val="Hyperlink"/>
            <w:noProof/>
          </w:rPr>
          <w:t>15.10.7</w:t>
        </w:r>
        <w:r w:rsidRPr="00002F60">
          <w:rPr>
            <w:rFonts w:ascii="Calibri" w:eastAsia="Times New Roman" w:hAnsi="Calibri" w:cs="Arial"/>
            <w:b w:val="0"/>
            <w:noProof/>
            <w:sz w:val="22"/>
            <w:szCs w:val="22"/>
            <w:lang w:val="en-US" w:eastAsia="en-US"/>
          </w:rPr>
          <w:tab/>
        </w:r>
        <w:r w:rsidRPr="0026092C">
          <w:rPr>
            <w:rStyle w:val="Hyperlink"/>
            <w:noProof/>
          </w:rPr>
          <w:t>Properties of RegExp Instances</w:t>
        </w:r>
        <w:r>
          <w:rPr>
            <w:noProof/>
            <w:webHidden/>
          </w:rPr>
          <w:tab/>
        </w:r>
        <w:r>
          <w:rPr>
            <w:noProof/>
            <w:webHidden/>
          </w:rPr>
          <w:fldChar w:fldCharType="begin"/>
        </w:r>
        <w:r>
          <w:rPr>
            <w:noProof/>
            <w:webHidden/>
          </w:rPr>
          <w:instrText xml:space="preserve"> PAGEREF _Toc339020492 \h </w:instrText>
        </w:r>
        <w:r>
          <w:rPr>
            <w:noProof/>
            <w:webHidden/>
          </w:rPr>
        </w:r>
        <w:r>
          <w:rPr>
            <w:noProof/>
            <w:webHidden/>
          </w:rPr>
          <w:fldChar w:fldCharType="separate"/>
        </w:r>
        <w:r>
          <w:rPr>
            <w:noProof/>
            <w:webHidden/>
          </w:rPr>
          <w:t>292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493" w:history="1">
        <w:r w:rsidRPr="0026092C">
          <w:rPr>
            <w:rStyle w:val="Hyperlink"/>
            <w:noProof/>
          </w:rPr>
          <w:t>15.11</w:t>
        </w:r>
        <w:r w:rsidRPr="00002F60">
          <w:rPr>
            <w:rFonts w:ascii="Calibri" w:eastAsia="Times New Roman" w:hAnsi="Calibri" w:cs="Arial"/>
            <w:b w:val="0"/>
            <w:noProof/>
            <w:sz w:val="22"/>
            <w:szCs w:val="22"/>
            <w:lang w:val="en-US" w:eastAsia="en-US"/>
          </w:rPr>
          <w:tab/>
        </w:r>
        <w:r w:rsidRPr="0026092C">
          <w:rPr>
            <w:rStyle w:val="Hyperlink"/>
            <w:noProof/>
          </w:rPr>
          <w:t>Error Objects</w:t>
        </w:r>
        <w:r>
          <w:rPr>
            <w:noProof/>
            <w:webHidden/>
          </w:rPr>
          <w:tab/>
        </w:r>
        <w:r>
          <w:rPr>
            <w:noProof/>
            <w:webHidden/>
          </w:rPr>
          <w:fldChar w:fldCharType="begin"/>
        </w:r>
        <w:r>
          <w:rPr>
            <w:noProof/>
            <w:webHidden/>
          </w:rPr>
          <w:instrText xml:space="preserve"> PAGEREF _Toc339020493 \h </w:instrText>
        </w:r>
        <w:r>
          <w:rPr>
            <w:noProof/>
            <w:webHidden/>
          </w:rPr>
        </w:r>
        <w:r>
          <w:rPr>
            <w:noProof/>
            <w:webHidden/>
          </w:rPr>
          <w:fldChar w:fldCharType="separate"/>
        </w:r>
        <w:r>
          <w:rPr>
            <w:noProof/>
            <w:webHidden/>
          </w:rPr>
          <w:t>293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4" w:history="1">
        <w:r w:rsidRPr="0026092C">
          <w:rPr>
            <w:rStyle w:val="Hyperlink"/>
            <w:noProof/>
          </w:rPr>
          <w:t>15.11.1</w:t>
        </w:r>
        <w:r w:rsidRPr="00002F60">
          <w:rPr>
            <w:rFonts w:ascii="Calibri" w:eastAsia="Times New Roman" w:hAnsi="Calibri" w:cs="Arial"/>
            <w:b w:val="0"/>
            <w:noProof/>
            <w:sz w:val="22"/>
            <w:szCs w:val="22"/>
            <w:lang w:val="en-US" w:eastAsia="en-US"/>
          </w:rPr>
          <w:tab/>
        </w:r>
        <w:r w:rsidRPr="0026092C">
          <w:rPr>
            <w:rStyle w:val="Hyperlink"/>
            <w:noProof/>
          </w:rPr>
          <w:t>The Error Constructor Called as a Function</w:t>
        </w:r>
        <w:r>
          <w:rPr>
            <w:noProof/>
            <w:webHidden/>
          </w:rPr>
          <w:tab/>
        </w:r>
        <w:r>
          <w:rPr>
            <w:noProof/>
            <w:webHidden/>
          </w:rPr>
          <w:fldChar w:fldCharType="begin"/>
        </w:r>
        <w:r>
          <w:rPr>
            <w:noProof/>
            <w:webHidden/>
          </w:rPr>
          <w:instrText xml:space="preserve"> PAGEREF _Toc339020494 \h </w:instrText>
        </w:r>
        <w:r>
          <w:rPr>
            <w:noProof/>
            <w:webHidden/>
          </w:rPr>
        </w:r>
        <w:r>
          <w:rPr>
            <w:noProof/>
            <w:webHidden/>
          </w:rPr>
          <w:fldChar w:fldCharType="separate"/>
        </w:r>
        <w:r>
          <w:rPr>
            <w:noProof/>
            <w:webHidden/>
          </w:rPr>
          <w:t>293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5" w:history="1">
        <w:r w:rsidRPr="0026092C">
          <w:rPr>
            <w:rStyle w:val="Hyperlink"/>
            <w:noProof/>
          </w:rPr>
          <w:t>15.11.2</w:t>
        </w:r>
        <w:r w:rsidRPr="00002F60">
          <w:rPr>
            <w:rFonts w:ascii="Calibri" w:eastAsia="Times New Roman" w:hAnsi="Calibri" w:cs="Arial"/>
            <w:b w:val="0"/>
            <w:noProof/>
            <w:sz w:val="22"/>
            <w:szCs w:val="22"/>
            <w:lang w:val="en-US" w:eastAsia="en-US"/>
          </w:rPr>
          <w:tab/>
        </w:r>
        <w:r w:rsidRPr="0026092C">
          <w:rPr>
            <w:rStyle w:val="Hyperlink"/>
            <w:noProof/>
          </w:rPr>
          <w:t>The Error Constructor</w:t>
        </w:r>
        <w:r>
          <w:rPr>
            <w:noProof/>
            <w:webHidden/>
          </w:rPr>
          <w:tab/>
        </w:r>
        <w:r>
          <w:rPr>
            <w:noProof/>
            <w:webHidden/>
          </w:rPr>
          <w:fldChar w:fldCharType="begin"/>
        </w:r>
        <w:r>
          <w:rPr>
            <w:noProof/>
            <w:webHidden/>
          </w:rPr>
          <w:instrText xml:space="preserve"> PAGEREF _Toc339020495 \h </w:instrText>
        </w:r>
        <w:r>
          <w:rPr>
            <w:noProof/>
            <w:webHidden/>
          </w:rPr>
        </w:r>
        <w:r>
          <w:rPr>
            <w:noProof/>
            <w:webHidden/>
          </w:rPr>
          <w:fldChar w:fldCharType="separate"/>
        </w:r>
        <w:r>
          <w:rPr>
            <w:noProof/>
            <w:webHidden/>
          </w:rPr>
          <w:t>293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6" w:history="1">
        <w:r w:rsidRPr="0026092C">
          <w:rPr>
            <w:rStyle w:val="Hyperlink"/>
            <w:noProof/>
          </w:rPr>
          <w:t>15.11.3</w:t>
        </w:r>
        <w:r w:rsidRPr="00002F60">
          <w:rPr>
            <w:rFonts w:ascii="Calibri" w:eastAsia="Times New Roman" w:hAnsi="Calibri" w:cs="Arial"/>
            <w:b w:val="0"/>
            <w:noProof/>
            <w:sz w:val="22"/>
            <w:szCs w:val="22"/>
            <w:lang w:val="en-US" w:eastAsia="en-US"/>
          </w:rPr>
          <w:tab/>
        </w:r>
        <w:r w:rsidRPr="0026092C">
          <w:rPr>
            <w:rStyle w:val="Hyperlink"/>
            <w:noProof/>
          </w:rPr>
          <w:t>Properties of the Error Constructor</w:t>
        </w:r>
        <w:r>
          <w:rPr>
            <w:noProof/>
            <w:webHidden/>
          </w:rPr>
          <w:tab/>
        </w:r>
        <w:r>
          <w:rPr>
            <w:noProof/>
            <w:webHidden/>
          </w:rPr>
          <w:fldChar w:fldCharType="begin"/>
        </w:r>
        <w:r>
          <w:rPr>
            <w:noProof/>
            <w:webHidden/>
          </w:rPr>
          <w:instrText xml:space="preserve"> PAGEREF _Toc339020496 \h </w:instrText>
        </w:r>
        <w:r>
          <w:rPr>
            <w:noProof/>
            <w:webHidden/>
          </w:rPr>
        </w:r>
        <w:r>
          <w:rPr>
            <w:noProof/>
            <w:webHidden/>
          </w:rPr>
          <w:fldChar w:fldCharType="separate"/>
        </w:r>
        <w:r>
          <w:rPr>
            <w:noProof/>
            <w:webHidden/>
          </w:rPr>
          <w:t>294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7" w:history="1">
        <w:r w:rsidRPr="0026092C">
          <w:rPr>
            <w:rStyle w:val="Hyperlink"/>
            <w:noProof/>
          </w:rPr>
          <w:t>15.11.4</w:t>
        </w:r>
        <w:r w:rsidRPr="00002F60">
          <w:rPr>
            <w:rFonts w:ascii="Calibri" w:eastAsia="Times New Roman" w:hAnsi="Calibri" w:cs="Arial"/>
            <w:b w:val="0"/>
            <w:noProof/>
            <w:sz w:val="22"/>
            <w:szCs w:val="22"/>
            <w:lang w:val="en-US" w:eastAsia="en-US"/>
          </w:rPr>
          <w:tab/>
        </w:r>
        <w:r w:rsidRPr="0026092C">
          <w:rPr>
            <w:rStyle w:val="Hyperlink"/>
            <w:noProof/>
          </w:rPr>
          <w:t>Properties of the Error Prototype Object</w:t>
        </w:r>
        <w:r>
          <w:rPr>
            <w:noProof/>
            <w:webHidden/>
          </w:rPr>
          <w:tab/>
        </w:r>
        <w:r>
          <w:rPr>
            <w:noProof/>
            <w:webHidden/>
          </w:rPr>
          <w:fldChar w:fldCharType="begin"/>
        </w:r>
        <w:r>
          <w:rPr>
            <w:noProof/>
            <w:webHidden/>
          </w:rPr>
          <w:instrText xml:space="preserve"> PAGEREF _Toc339020497 \h </w:instrText>
        </w:r>
        <w:r>
          <w:rPr>
            <w:noProof/>
            <w:webHidden/>
          </w:rPr>
        </w:r>
        <w:r>
          <w:rPr>
            <w:noProof/>
            <w:webHidden/>
          </w:rPr>
          <w:fldChar w:fldCharType="separate"/>
        </w:r>
        <w:r>
          <w:rPr>
            <w:noProof/>
            <w:webHidden/>
          </w:rPr>
          <w:t>294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8" w:history="1">
        <w:r w:rsidRPr="0026092C">
          <w:rPr>
            <w:rStyle w:val="Hyperlink"/>
            <w:noProof/>
          </w:rPr>
          <w:t>15.11.5</w:t>
        </w:r>
        <w:r w:rsidRPr="00002F60">
          <w:rPr>
            <w:rFonts w:ascii="Calibri" w:eastAsia="Times New Roman" w:hAnsi="Calibri" w:cs="Arial"/>
            <w:b w:val="0"/>
            <w:noProof/>
            <w:sz w:val="22"/>
            <w:szCs w:val="22"/>
            <w:lang w:val="en-US" w:eastAsia="en-US"/>
          </w:rPr>
          <w:tab/>
        </w:r>
        <w:r w:rsidRPr="0026092C">
          <w:rPr>
            <w:rStyle w:val="Hyperlink"/>
            <w:noProof/>
          </w:rPr>
          <w:t>Properties of Error Instances</w:t>
        </w:r>
        <w:r>
          <w:rPr>
            <w:noProof/>
            <w:webHidden/>
          </w:rPr>
          <w:tab/>
        </w:r>
        <w:r>
          <w:rPr>
            <w:noProof/>
            <w:webHidden/>
          </w:rPr>
          <w:fldChar w:fldCharType="begin"/>
        </w:r>
        <w:r>
          <w:rPr>
            <w:noProof/>
            <w:webHidden/>
          </w:rPr>
          <w:instrText xml:space="preserve"> PAGEREF _Toc339020498 \h </w:instrText>
        </w:r>
        <w:r>
          <w:rPr>
            <w:noProof/>
            <w:webHidden/>
          </w:rPr>
        </w:r>
        <w:r>
          <w:rPr>
            <w:noProof/>
            <w:webHidden/>
          </w:rPr>
          <w:fldChar w:fldCharType="separate"/>
        </w:r>
        <w:r>
          <w:rPr>
            <w:noProof/>
            <w:webHidden/>
          </w:rPr>
          <w:t>294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499" w:history="1">
        <w:r w:rsidRPr="0026092C">
          <w:rPr>
            <w:rStyle w:val="Hyperlink"/>
            <w:noProof/>
          </w:rPr>
          <w:t>15.11.6</w:t>
        </w:r>
        <w:r w:rsidRPr="00002F60">
          <w:rPr>
            <w:rFonts w:ascii="Calibri" w:eastAsia="Times New Roman" w:hAnsi="Calibri" w:cs="Arial"/>
            <w:b w:val="0"/>
            <w:noProof/>
            <w:sz w:val="22"/>
            <w:szCs w:val="22"/>
            <w:lang w:val="en-US" w:eastAsia="en-US"/>
          </w:rPr>
          <w:tab/>
        </w:r>
        <w:r w:rsidRPr="0026092C">
          <w:rPr>
            <w:rStyle w:val="Hyperlink"/>
            <w:noProof/>
          </w:rPr>
          <w:t>Native Error Types Used in This Standard</w:t>
        </w:r>
        <w:r>
          <w:rPr>
            <w:noProof/>
            <w:webHidden/>
          </w:rPr>
          <w:tab/>
        </w:r>
        <w:r>
          <w:rPr>
            <w:noProof/>
            <w:webHidden/>
          </w:rPr>
          <w:fldChar w:fldCharType="begin"/>
        </w:r>
        <w:r>
          <w:rPr>
            <w:noProof/>
            <w:webHidden/>
          </w:rPr>
          <w:instrText xml:space="preserve"> PAGEREF _Toc339020499 \h </w:instrText>
        </w:r>
        <w:r>
          <w:rPr>
            <w:noProof/>
            <w:webHidden/>
          </w:rPr>
        </w:r>
        <w:r>
          <w:rPr>
            <w:noProof/>
            <w:webHidden/>
          </w:rPr>
          <w:fldChar w:fldCharType="separate"/>
        </w:r>
        <w:r>
          <w:rPr>
            <w:noProof/>
            <w:webHidden/>
          </w:rPr>
          <w:t>294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0" w:history="1">
        <w:r w:rsidRPr="0026092C">
          <w:rPr>
            <w:rStyle w:val="Hyperlink"/>
            <w:noProof/>
          </w:rPr>
          <w:t>15.11.7</w:t>
        </w:r>
        <w:r w:rsidRPr="00002F60">
          <w:rPr>
            <w:rFonts w:ascii="Calibri" w:eastAsia="Times New Roman" w:hAnsi="Calibri" w:cs="Arial"/>
            <w:b w:val="0"/>
            <w:noProof/>
            <w:sz w:val="22"/>
            <w:szCs w:val="22"/>
            <w:lang w:val="en-US" w:eastAsia="en-US"/>
          </w:rPr>
          <w:tab/>
        </w:r>
        <w:r w:rsidRPr="0026092C">
          <w:rPr>
            <w:rStyle w:val="Hyperlink"/>
            <w:i/>
            <w:noProof/>
          </w:rPr>
          <w:t>NativeError</w:t>
        </w:r>
        <w:r w:rsidRPr="0026092C">
          <w:rPr>
            <w:rStyle w:val="Hyperlink"/>
            <w:noProof/>
          </w:rPr>
          <w:t xml:space="preserve"> Object Structure</w:t>
        </w:r>
        <w:r>
          <w:rPr>
            <w:noProof/>
            <w:webHidden/>
          </w:rPr>
          <w:tab/>
        </w:r>
        <w:r>
          <w:rPr>
            <w:noProof/>
            <w:webHidden/>
          </w:rPr>
          <w:fldChar w:fldCharType="begin"/>
        </w:r>
        <w:r>
          <w:rPr>
            <w:noProof/>
            <w:webHidden/>
          </w:rPr>
          <w:instrText xml:space="preserve"> PAGEREF _Toc339020500 \h </w:instrText>
        </w:r>
        <w:r>
          <w:rPr>
            <w:noProof/>
            <w:webHidden/>
          </w:rPr>
        </w:r>
        <w:r>
          <w:rPr>
            <w:noProof/>
            <w:webHidden/>
          </w:rPr>
          <w:fldChar w:fldCharType="separate"/>
        </w:r>
        <w:r>
          <w:rPr>
            <w:noProof/>
            <w:webHidden/>
          </w:rPr>
          <w:t>295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01" w:history="1">
        <w:r w:rsidRPr="0026092C">
          <w:rPr>
            <w:rStyle w:val="Hyperlink"/>
            <w:noProof/>
          </w:rPr>
          <w:t>15.12</w:t>
        </w:r>
        <w:r w:rsidRPr="00002F60">
          <w:rPr>
            <w:rFonts w:ascii="Calibri" w:eastAsia="Times New Roman" w:hAnsi="Calibri" w:cs="Arial"/>
            <w:b w:val="0"/>
            <w:noProof/>
            <w:sz w:val="22"/>
            <w:szCs w:val="22"/>
            <w:lang w:val="en-US" w:eastAsia="en-US"/>
          </w:rPr>
          <w:tab/>
        </w:r>
        <w:r w:rsidRPr="0026092C">
          <w:rPr>
            <w:rStyle w:val="Hyperlink"/>
            <w:noProof/>
          </w:rPr>
          <w:t>The JSON Object</w:t>
        </w:r>
        <w:r>
          <w:rPr>
            <w:noProof/>
            <w:webHidden/>
          </w:rPr>
          <w:tab/>
        </w:r>
        <w:r>
          <w:rPr>
            <w:noProof/>
            <w:webHidden/>
          </w:rPr>
          <w:fldChar w:fldCharType="begin"/>
        </w:r>
        <w:r>
          <w:rPr>
            <w:noProof/>
            <w:webHidden/>
          </w:rPr>
          <w:instrText xml:space="preserve"> PAGEREF _Toc339020501 \h </w:instrText>
        </w:r>
        <w:r>
          <w:rPr>
            <w:noProof/>
            <w:webHidden/>
          </w:rPr>
        </w:r>
        <w:r>
          <w:rPr>
            <w:noProof/>
            <w:webHidden/>
          </w:rPr>
          <w:fldChar w:fldCharType="separate"/>
        </w:r>
        <w:r>
          <w:rPr>
            <w:noProof/>
            <w:webHidden/>
          </w:rPr>
          <w:t>297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2" w:history="1">
        <w:r w:rsidRPr="0026092C">
          <w:rPr>
            <w:rStyle w:val="Hyperlink"/>
            <w:noProof/>
          </w:rPr>
          <w:t>15.12.1</w:t>
        </w:r>
        <w:r w:rsidRPr="00002F60">
          <w:rPr>
            <w:rFonts w:ascii="Calibri" w:eastAsia="Times New Roman" w:hAnsi="Calibri" w:cs="Arial"/>
            <w:b w:val="0"/>
            <w:noProof/>
            <w:sz w:val="22"/>
            <w:szCs w:val="22"/>
            <w:lang w:val="en-US" w:eastAsia="en-US"/>
          </w:rPr>
          <w:tab/>
        </w:r>
        <w:r w:rsidRPr="0026092C">
          <w:rPr>
            <w:rStyle w:val="Hyperlink"/>
            <w:noProof/>
          </w:rPr>
          <w:t>The JSON Grammar</w:t>
        </w:r>
        <w:r>
          <w:rPr>
            <w:noProof/>
            <w:webHidden/>
          </w:rPr>
          <w:tab/>
        </w:r>
        <w:r>
          <w:rPr>
            <w:noProof/>
            <w:webHidden/>
          </w:rPr>
          <w:fldChar w:fldCharType="begin"/>
        </w:r>
        <w:r>
          <w:rPr>
            <w:noProof/>
            <w:webHidden/>
          </w:rPr>
          <w:instrText xml:space="preserve"> PAGEREF _Toc339020502 \h </w:instrText>
        </w:r>
        <w:r>
          <w:rPr>
            <w:noProof/>
            <w:webHidden/>
          </w:rPr>
        </w:r>
        <w:r>
          <w:rPr>
            <w:noProof/>
            <w:webHidden/>
          </w:rPr>
          <w:fldChar w:fldCharType="separate"/>
        </w:r>
        <w:r>
          <w:rPr>
            <w:noProof/>
            <w:webHidden/>
          </w:rPr>
          <w:t>297</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3" w:history="1">
        <w:r w:rsidRPr="0026092C">
          <w:rPr>
            <w:rStyle w:val="Hyperlink"/>
            <w:noProof/>
          </w:rPr>
          <w:t>15.12.2</w:t>
        </w:r>
        <w:r w:rsidRPr="00002F60">
          <w:rPr>
            <w:rFonts w:ascii="Calibri" w:eastAsia="Times New Roman" w:hAnsi="Calibri" w:cs="Arial"/>
            <w:b w:val="0"/>
            <w:noProof/>
            <w:sz w:val="22"/>
            <w:szCs w:val="22"/>
            <w:lang w:val="en-US" w:eastAsia="en-US"/>
          </w:rPr>
          <w:tab/>
        </w:r>
        <w:r w:rsidRPr="0026092C">
          <w:rPr>
            <w:rStyle w:val="Hyperlink"/>
            <w:noProof/>
          </w:rPr>
          <w:t>parse ( text [ , reviver ] )</w:t>
        </w:r>
        <w:r>
          <w:rPr>
            <w:noProof/>
            <w:webHidden/>
          </w:rPr>
          <w:tab/>
        </w:r>
        <w:r>
          <w:rPr>
            <w:noProof/>
            <w:webHidden/>
          </w:rPr>
          <w:fldChar w:fldCharType="begin"/>
        </w:r>
        <w:r>
          <w:rPr>
            <w:noProof/>
            <w:webHidden/>
          </w:rPr>
          <w:instrText xml:space="preserve"> PAGEREF _Toc339020503 \h </w:instrText>
        </w:r>
        <w:r>
          <w:rPr>
            <w:noProof/>
            <w:webHidden/>
          </w:rPr>
        </w:r>
        <w:r>
          <w:rPr>
            <w:noProof/>
            <w:webHidden/>
          </w:rPr>
          <w:fldChar w:fldCharType="separate"/>
        </w:r>
        <w:r>
          <w:rPr>
            <w:noProof/>
            <w:webHidden/>
          </w:rPr>
          <w:t>299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4" w:history="1">
        <w:r w:rsidRPr="0026092C">
          <w:rPr>
            <w:rStyle w:val="Hyperlink"/>
            <w:noProof/>
          </w:rPr>
          <w:t>15.12.3</w:t>
        </w:r>
        <w:r w:rsidRPr="00002F60">
          <w:rPr>
            <w:rFonts w:ascii="Calibri" w:eastAsia="Times New Roman" w:hAnsi="Calibri" w:cs="Arial"/>
            <w:b w:val="0"/>
            <w:noProof/>
            <w:sz w:val="22"/>
            <w:szCs w:val="22"/>
            <w:lang w:val="en-US" w:eastAsia="en-US"/>
          </w:rPr>
          <w:tab/>
        </w:r>
        <w:r w:rsidRPr="0026092C">
          <w:rPr>
            <w:rStyle w:val="Hyperlink"/>
            <w:noProof/>
          </w:rPr>
          <w:t>stringify ( value [ , replacer [ , space ] ] )</w:t>
        </w:r>
        <w:r>
          <w:rPr>
            <w:noProof/>
            <w:webHidden/>
          </w:rPr>
          <w:tab/>
        </w:r>
        <w:r>
          <w:rPr>
            <w:noProof/>
            <w:webHidden/>
          </w:rPr>
          <w:fldChar w:fldCharType="begin"/>
        </w:r>
        <w:r>
          <w:rPr>
            <w:noProof/>
            <w:webHidden/>
          </w:rPr>
          <w:instrText xml:space="preserve"> PAGEREF _Toc339020504 \h </w:instrText>
        </w:r>
        <w:r>
          <w:rPr>
            <w:noProof/>
            <w:webHidden/>
          </w:rPr>
        </w:r>
        <w:r>
          <w:rPr>
            <w:noProof/>
            <w:webHidden/>
          </w:rPr>
          <w:fldChar w:fldCharType="separate"/>
        </w:r>
        <w:r>
          <w:rPr>
            <w:noProof/>
            <w:webHidden/>
          </w:rPr>
          <w:t>300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05" w:history="1">
        <w:r w:rsidRPr="0026092C">
          <w:rPr>
            <w:rStyle w:val="Hyperlink"/>
            <w:noProof/>
          </w:rPr>
          <w:t>15.13</w:t>
        </w:r>
        <w:r w:rsidRPr="00002F60">
          <w:rPr>
            <w:rFonts w:ascii="Calibri" w:eastAsia="Times New Roman" w:hAnsi="Calibri" w:cs="Arial"/>
            <w:b w:val="0"/>
            <w:noProof/>
            <w:sz w:val="22"/>
            <w:szCs w:val="22"/>
            <w:lang w:val="en-US" w:eastAsia="en-US"/>
          </w:rPr>
          <w:tab/>
        </w:r>
        <w:r w:rsidRPr="0026092C">
          <w:rPr>
            <w:rStyle w:val="Hyperlink"/>
            <w:noProof/>
          </w:rPr>
          <w:t>Binary Data Objects</w:t>
        </w:r>
        <w:r>
          <w:rPr>
            <w:noProof/>
            <w:webHidden/>
          </w:rPr>
          <w:tab/>
        </w:r>
        <w:r>
          <w:rPr>
            <w:noProof/>
            <w:webHidden/>
          </w:rPr>
          <w:fldChar w:fldCharType="begin"/>
        </w:r>
        <w:r>
          <w:rPr>
            <w:noProof/>
            <w:webHidden/>
          </w:rPr>
          <w:instrText xml:space="preserve"> PAGEREF _Toc339020505 \h </w:instrText>
        </w:r>
        <w:r>
          <w:rPr>
            <w:noProof/>
            <w:webHidden/>
          </w:rPr>
        </w:r>
        <w:r>
          <w:rPr>
            <w:noProof/>
            <w:webHidden/>
          </w:rPr>
          <w:fldChar w:fldCharType="separate"/>
        </w:r>
        <w:r>
          <w:rPr>
            <w:noProof/>
            <w:webHidden/>
          </w:rPr>
          <w:t>304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6" w:history="1">
        <w:r w:rsidRPr="0026092C">
          <w:rPr>
            <w:rStyle w:val="Hyperlink"/>
            <w:noProof/>
          </w:rPr>
          <w:t>15.13.1 The BinaryData Module</w:t>
        </w:r>
        <w:r>
          <w:rPr>
            <w:noProof/>
            <w:webHidden/>
          </w:rPr>
          <w:tab/>
        </w:r>
        <w:r>
          <w:rPr>
            <w:noProof/>
            <w:webHidden/>
          </w:rPr>
          <w:fldChar w:fldCharType="begin"/>
        </w:r>
        <w:r>
          <w:rPr>
            <w:noProof/>
            <w:webHidden/>
          </w:rPr>
          <w:instrText xml:space="preserve"> PAGEREF _Toc339020506 \h </w:instrText>
        </w:r>
        <w:r>
          <w:rPr>
            <w:noProof/>
            <w:webHidden/>
          </w:rPr>
        </w:r>
        <w:r>
          <w:rPr>
            <w:noProof/>
            <w:webHidden/>
          </w:rPr>
          <w:fldChar w:fldCharType="separate"/>
        </w:r>
        <w:r>
          <w:rPr>
            <w:noProof/>
            <w:webHidden/>
          </w:rPr>
          <w:t>304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7" w:history="1">
        <w:r w:rsidRPr="0026092C">
          <w:rPr>
            <w:rStyle w:val="Hyperlink"/>
            <w:noProof/>
          </w:rPr>
          <w:t>15.13.2 The BinaryData.Type Object</w:t>
        </w:r>
        <w:r>
          <w:rPr>
            <w:noProof/>
            <w:webHidden/>
          </w:rPr>
          <w:tab/>
        </w:r>
        <w:r>
          <w:rPr>
            <w:noProof/>
            <w:webHidden/>
          </w:rPr>
          <w:fldChar w:fldCharType="begin"/>
        </w:r>
        <w:r>
          <w:rPr>
            <w:noProof/>
            <w:webHidden/>
          </w:rPr>
          <w:instrText xml:space="preserve"> PAGEREF _Toc339020507 \h </w:instrText>
        </w:r>
        <w:r>
          <w:rPr>
            <w:noProof/>
            <w:webHidden/>
          </w:rPr>
        </w:r>
        <w:r>
          <w:rPr>
            <w:noProof/>
            <w:webHidden/>
          </w:rPr>
          <w:fldChar w:fldCharType="separate"/>
        </w:r>
        <w:r>
          <w:rPr>
            <w:noProof/>
            <w:webHidden/>
          </w:rPr>
          <w:t>304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8" w:history="1">
        <w:r w:rsidRPr="0026092C">
          <w:rPr>
            <w:rStyle w:val="Hyperlink"/>
            <w:noProof/>
          </w:rPr>
          <w:t>15.13.3 The BinaryData.ArrayType Object</w:t>
        </w:r>
        <w:r>
          <w:rPr>
            <w:noProof/>
            <w:webHidden/>
          </w:rPr>
          <w:tab/>
        </w:r>
        <w:r>
          <w:rPr>
            <w:noProof/>
            <w:webHidden/>
          </w:rPr>
          <w:fldChar w:fldCharType="begin"/>
        </w:r>
        <w:r>
          <w:rPr>
            <w:noProof/>
            <w:webHidden/>
          </w:rPr>
          <w:instrText xml:space="preserve"> PAGEREF _Toc339020508 \h </w:instrText>
        </w:r>
        <w:r>
          <w:rPr>
            <w:noProof/>
            <w:webHidden/>
          </w:rPr>
        </w:r>
        <w:r>
          <w:rPr>
            <w:noProof/>
            <w:webHidden/>
          </w:rPr>
          <w:fldChar w:fldCharType="separate"/>
        </w:r>
        <w:r>
          <w:rPr>
            <w:noProof/>
            <w:webHidden/>
          </w:rPr>
          <w:t>304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09" w:history="1">
        <w:r w:rsidRPr="0026092C">
          <w:rPr>
            <w:rStyle w:val="Hyperlink"/>
            <w:noProof/>
          </w:rPr>
          <w:t>15.13.4 The BinaryData.StructType Object</w:t>
        </w:r>
        <w:r>
          <w:rPr>
            <w:noProof/>
            <w:webHidden/>
          </w:rPr>
          <w:tab/>
        </w:r>
        <w:r>
          <w:rPr>
            <w:noProof/>
            <w:webHidden/>
          </w:rPr>
          <w:fldChar w:fldCharType="begin"/>
        </w:r>
        <w:r>
          <w:rPr>
            <w:noProof/>
            <w:webHidden/>
          </w:rPr>
          <w:instrText xml:space="preserve"> PAGEREF _Toc339020509 \h </w:instrText>
        </w:r>
        <w:r>
          <w:rPr>
            <w:noProof/>
            <w:webHidden/>
          </w:rPr>
        </w:r>
        <w:r>
          <w:rPr>
            <w:noProof/>
            <w:webHidden/>
          </w:rPr>
          <w:fldChar w:fldCharType="separate"/>
        </w:r>
        <w:r>
          <w:rPr>
            <w:noProof/>
            <w:webHidden/>
          </w:rPr>
          <w:t>304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0" w:history="1">
        <w:r w:rsidRPr="0026092C">
          <w:rPr>
            <w:rStyle w:val="Hyperlink"/>
            <w:noProof/>
          </w:rPr>
          <w:t>15.13.5 ArrayBufferObjects</w:t>
        </w:r>
        <w:r>
          <w:rPr>
            <w:noProof/>
            <w:webHidden/>
          </w:rPr>
          <w:tab/>
        </w:r>
        <w:r>
          <w:rPr>
            <w:noProof/>
            <w:webHidden/>
          </w:rPr>
          <w:fldChar w:fldCharType="begin"/>
        </w:r>
        <w:r>
          <w:rPr>
            <w:noProof/>
            <w:webHidden/>
          </w:rPr>
          <w:instrText xml:space="preserve"> PAGEREF _Toc339020510 \h </w:instrText>
        </w:r>
        <w:r>
          <w:rPr>
            <w:noProof/>
            <w:webHidden/>
          </w:rPr>
        </w:r>
        <w:r>
          <w:rPr>
            <w:noProof/>
            <w:webHidden/>
          </w:rPr>
          <w:fldChar w:fldCharType="separate"/>
        </w:r>
        <w:r>
          <w:rPr>
            <w:noProof/>
            <w:webHidden/>
          </w:rPr>
          <w:t>305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1" w:history="1">
        <w:r w:rsidRPr="0026092C">
          <w:rPr>
            <w:rStyle w:val="Hyperlink"/>
            <w:noProof/>
          </w:rPr>
          <w:t xml:space="preserve">15.13.6 </w:t>
        </w:r>
        <w:r w:rsidRPr="0026092C">
          <w:rPr>
            <w:rStyle w:val="Hyperlink"/>
            <w:i/>
            <w:noProof/>
          </w:rPr>
          <w:t>TypeArray</w:t>
        </w:r>
        <w:r w:rsidRPr="0026092C">
          <w:rPr>
            <w:rStyle w:val="Hyperlink"/>
            <w:noProof/>
          </w:rPr>
          <w:t xml:space="preserve"> Object Structures</w:t>
        </w:r>
        <w:r>
          <w:rPr>
            <w:noProof/>
            <w:webHidden/>
          </w:rPr>
          <w:tab/>
        </w:r>
        <w:r>
          <w:rPr>
            <w:noProof/>
            <w:webHidden/>
          </w:rPr>
          <w:fldChar w:fldCharType="begin"/>
        </w:r>
        <w:r>
          <w:rPr>
            <w:noProof/>
            <w:webHidden/>
          </w:rPr>
          <w:instrText xml:space="preserve"> PAGEREF _Toc339020511 \h </w:instrText>
        </w:r>
        <w:r>
          <w:rPr>
            <w:noProof/>
            <w:webHidden/>
          </w:rPr>
        </w:r>
        <w:r>
          <w:rPr>
            <w:noProof/>
            <w:webHidden/>
          </w:rPr>
          <w:fldChar w:fldCharType="separate"/>
        </w:r>
        <w:r>
          <w:rPr>
            <w:noProof/>
            <w:webHidden/>
          </w:rPr>
          <w:t>306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2" w:history="1">
        <w:r w:rsidRPr="0026092C">
          <w:rPr>
            <w:rStyle w:val="Hyperlink"/>
            <w:noProof/>
          </w:rPr>
          <w:t>15.13.7 DataView Objects</w:t>
        </w:r>
        <w:r>
          <w:rPr>
            <w:noProof/>
            <w:webHidden/>
          </w:rPr>
          <w:tab/>
        </w:r>
        <w:r>
          <w:rPr>
            <w:noProof/>
            <w:webHidden/>
          </w:rPr>
          <w:fldChar w:fldCharType="begin"/>
        </w:r>
        <w:r>
          <w:rPr>
            <w:noProof/>
            <w:webHidden/>
          </w:rPr>
          <w:instrText xml:space="preserve"> PAGEREF _Toc339020512 \h </w:instrText>
        </w:r>
        <w:r>
          <w:rPr>
            <w:noProof/>
            <w:webHidden/>
          </w:rPr>
        </w:r>
        <w:r>
          <w:rPr>
            <w:noProof/>
            <w:webHidden/>
          </w:rPr>
          <w:fldChar w:fldCharType="separate"/>
        </w:r>
        <w:r>
          <w:rPr>
            <w:noProof/>
            <w:webHidden/>
          </w:rPr>
          <w:t>310</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13" w:history="1">
        <w:r w:rsidRPr="0026092C">
          <w:rPr>
            <w:rStyle w:val="Hyperlink"/>
            <w:noProof/>
          </w:rPr>
          <w:t>15.14 Map Objects</w:t>
        </w:r>
        <w:r>
          <w:rPr>
            <w:noProof/>
            <w:webHidden/>
          </w:rPr>
          <w:tab/>
        </w:r>
        <w:r>
          <w:rPr>
            <w:noProof/>
            <w:webHidden/>
          </w:rPr>
          <w:fldChar w:fldCharType="begin"/>
        </w:r>
        <w:r>
          <w:rPr>
            <w:noProof/>
            <w:webHidden/>
          </w:rPr>
          <w:instrText xml:space="preserve"> PAGEREF _Toc339020513 \h </w:instrText>
        </w:r>
        <w:r>
          <w:rPr>
            <w:noProof/>
            <w:webHidden/>
          </w:rPr>
        </w:r>
        <w:r>
          <w:rPr>
            <w:noProof/>
            <w:webHidden/>
          </w:rPr>
          <w:fldChar w:fldCharType="separate"/>
        </w:r>
        <w:r>
          <w:rPr>
            <w:noProof/>
            <w:webHidden/>
          </w:rPr>
          <w:t>314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4" w:history="1">
        <w:r w:rsidRPr="0026092C">
          <w:rPr>
            <w:rStyle w:val="Hyperlink"/>
            <w:noProof/>
          </w:rPr>
          <w:t>15.14.1 Abstract Operations For Map Objects</w:t>
        </w:r>
        <w:r>
          <w:rPr>
            <w:noProof/>
            <w:webHidden/>
          </w:rPr>
          <w:tab/>
        </w:r>
        <w:r>
          <w:rPr>
            <w:noProof/>
            <w:webHidden/>
          </w:rPr>
          <w:fldChar w:fldCharType="begin"/>
        </w:r>
        <w:r>
          <w:rPr>
            <w:noProof/>
            <w:webHidden/>
          </w:rPr>
          <w:instrText xml:space="preserve"> PAGEREF _Toc339020514 \h </w:instrText>
        </w:r>
        <w:r>
          <w:rPr>
            <w:noProof/>
            <w:webHidden/>
          </w:rPr>
        </w:r>
        <w:r>
          <w:rPr>
            <w:noProof/>
            <w:webHidden/>
          </w:rPr>
          <w:fldChar w:fldCharType="separate"/>
        </w:r>
        <w:r>
          <w:rPr>
            <w:noProof/>
            <w:webHidden/>
          </w:rPr>
          <w:t>314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5" w:history="1">
        <w:r w:rsidRPr="0026092C">
          <w:rPr>
            <w:rStyle w:val="Hyperlink"/>
            <w:noProof/>
          </w:rPr>
          <w:t>15.14.2</w:t>
        </w:r>
        <w:r w:rsidRPr="00002F60">
          <w:rPr>
            <w:rFonts w:ascii="Calibri" w:eastAsia="Times New Roman" w:hAnsi="Calibri" w:cs="Arial"/>
            <w:b w:val="0"/>
            <w:noProof/>
            <w:sz w:val="22"/>
            <w:szCs w:val="22"/>
            <w:lang w:val="en-US" w:eastAsia="en-US"/>
          </w:rPr>
          <w:tab/>
        </w:r>
        <w:r w:rsidRPr="0026092C">
          <w:rPr>
            <w:rStyle w:val="Hyperlink"/>
            <w:noProof/>
          </w:rPr>
          <w:t>The Map Constructor Called as a Function</w:t>
        </w:r>
        <w:r>
          <w:rPr>
            <w:noProof/>
            <w:webHidden/>
          </w:rPr>
          <w:tab/>
        </w:r>
        <w:r>
          <w:rPr>
            <w:noProof/>
            <w:webHidden/>
          </w:rPr>
          <w:fldChar w:fldCharType="begin"/>
        </w:r>
        <w:r>
          <w:rPr>
            <w:noProof/>
            <w:webHidden/>
          </w:rPr>
          <w:instrText xml:space="preserve"> PAGEREF _Toc339020515 \h </w:instrText>
        </w:r>
        <w:r>
          <w:rPr>
            <w:noProof/>
            <w:webHidden/>
          </w:rPr>
        </w:r>
        <w:r>
          <w:rPr>
            <w:noProof/>
            <w:webHidden/>
          </w:rPr>
          <w:fldChar w:fldCharType="separate"/>
        </w:r>
        <w:r>
          <w:rPr>
            <w:noProof/>
            <w:webHidden/>
          </w:rPr>
          <w:t>315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6" w:history="1">
        <w:r w:rsidRPr="0026092C">
          <w:rPr>
            <w:rStyle w:val="Hyperlink"/>
            <w:noProof/>
          </w:rPr>
          <w:t>15.14.3</w:t>
        </w:r>
        <w:r w:rsidRPr="00002F60">
          <w:rPr>
            <w:rFonts w:ascii="Calibri" w:eastAsia="Times New Roman" w:hAnsi="Calibri" w:cs="Arial"/>
            <w:b w:val="0"/>
            <w:noProof/>
            <w:sz w:val="22"/>
            <w:szCs w:val="22"/>
            <w:lang w:val="en-US" w:eastAsia="en-US"/>
          </w:rPr>
          <w:tab/>
        </w:r>
        <w:r w:rsidRPr="0026092C">
          <w:rPr>
            <w:rStyle w:val="Hyperlink"/>
            <w:noProof/>
          </w:rPr>
          <w:t>The Map Constructor</w:t>
        </w:r>
        <w:r>
          <w:rPr>
            <w:noProof/>
            <w:webHidden/>
          </w:rPr>
          <w:tab/>
        </w:r>
        <w:r>
          <w:rPr>
            <w:noProof/>
            <w:webHidden/>
          </w:rPr>
          <w:fldChar w:fldCharType="begin"/>
        </w:r>
        <w:r>
          <w:rPr>
            <w:noProof/>
            <w:webHidden/>
          </w:rPr>
          <w:instrText xml:space="preserve"> PAGEREF _Toc339020516 \h </w:instrText>
        </w:r>
        <w:r>
          <w:rPr>
            <w:noProof/>
            <w:webHidden/>
          </w:rPr>
        </w:r>
        <w:r>
          <w:rPr>
            <w:noProof/>
            <w:webHidden/>
          </w:rPr>
          <w:fldChar w:fldCharType="separate"/>
        </w:r>
        <w:r>
          <w:rPr>
            <w:noProof/>
            <w:webHidden/>
          </w:rPr>
          <w:t>315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7" w:history="1">
        <w:r w:rsidRPr="0026092C">
          <w:rPr>
            <w:rStyle w:val="Hyperlink"/>
            <w:noProof/>
          </w:rPr>
          <w:t>15.14.4</w:t>
        </w:r>
        <w:r w:rsidRPr="00002F60">
          <w:rPr>
            <w:rFonts w:ascii="Calibri" w:eastAsia="Times New Roman" w:hAnsi="Calibri" w:cs="Arial"/>
            <w:b w:val="0"/>
            <w:noProof/>
            <w:sz w:val="22"/>
            <w:szCs w:val="22"/>
            <w:lang w:val="en-US" w:eastAsia="en-US"/>
          </w:rPr>
          <w:tab/>
        </w:r>
        <w:r w:rsidRPr="0026092C">
          <w:rPr>
            <w:rStyle w:val="Hyperlink"/>
            <w:noProof/>
          </w:rPr>
          <w:t>Properties of the Map Constructor</w:t>
        </w:r>
        <w:r>
          <w:rPr>
            <w:noProof/>
            <w:webHidden/>
          </w:rPr>
          <w:tab/>
        </w:r>
        <w:r>
          <w:rPr>
            <w:noProof/>
            <w:webHidden/>
          </w:rPr>
          <w:fldChar w:fldCharType="begin"/>
        </w:r>
        <w:r>
          <w:rPr>
            <w:noProof/>
            <w:webHidden/>
          </w:rPr>
          <w:instrText xml:space="preserve"> PAGEREF _Toc339020517 \h </w:instrText>
        </w:r>
        <w:r>
          <w:rPr>
            <w:noProof/>
            <w:webHidden/>
          </w:rPr>
        </w:r>
        <w:r>
          <w:rPr>
            <w:noProof/>
            <w:webHidden/>
          </w:rPr>
          <w:fldChar w:fldCharType="separate"/>
        </w:r>
        <w:r>
          <w:rPr>
            <w:noProof/>
            <w:webHidden/>
          </w:rPr>
          <w:t>316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8" w:history="1">
        <w:r w:rsidRPr="0026092C">
          <w:rPr>
            <w:rStyle w:val="Hyperlink"/>
            <w:noProof/>
          </w:rPr>
          <w:t>15.14.5</w:t>
        </w:r>
        <w:r w:rsidRPr="00002F60">
          <w:rPr>
            <w:rFonts w:ascii="Calibri" w:eastAsia="Times New Roman" w:hAnsi="Calibri" w:cs="Arial"/>
            <w:b w:val="0"/>
            <w:noProof/>
            <w:sz w:val="22"/>
            <w:szCs w:val="22"/>
            <w:lang w:val="en-US" w:eastAsia="en-US"/>
          </w:rPr>
          <w:tab/>
        </w:r>
        <w:r w:rsidRPr="0026092C">
          <w:rPr>
            <w:rStyle w:val="Hyperlink"/>
            <w:noProof/>
          </w:rPr>
          <w:t>Properties of the Map Prototype Object</w:t>
        </w:r>
        <w:r>
          <w:rPr>
            <w:noProof/>
            <w:webHidden/>
          </w:rPr>
          <w:tab/>
        </w:r>
        <w:r>
          <w:rPr>
            <w:noProof/>
            <w:webHidden/>
          </w:rPr>
          <w:fldChar w:fldCharType="begin"/>
        </w:r>
        <w:r>
          <w:rPr>
            <w:noProof/>
            <w:webHidden/>
          </w:rPr>
          <w:instrText xml:space="preserve"> PAGEREF _Toc339020518 \h </w:instrText>
        </w:r>
        <w:r>
          <w:rPr>
            <w:noProof/>
            <w:webHidden/>
          </w:rPr>
        </w:r>
        <w:r>
          <w:rPr>
            <w:noProof/>
            <w:webHidden/>
          </w:rPr>
          <w:fldChar w:fldCharType="separate"/>
        </w:r>
        <w:r>
          <w:rPr>
            <w:noProof/>
            <w:webHidden/>
          </w:rPr>
          <w:t>316</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19" w:history="1">
        <w:r w:rsidRPr="0026092C">
          <w:rPr>
            <w:rStyle w:val="Hyperlink"/>
            <w:noProof/>
          </w:rPr>
          <w:t>15.14.6</w:t>
        </w:r>
        <w:r w:rsidRPr="00002F60">
          <w:rPr>
            <w:rFonts w:ascii="Calibri" w:eastAsia="Times New Roman" w:hAnsi="Calibri" w:cs="Arial"/>
            <w:b w:val="0"/>
            <w:noProof/>
            <w:sz w:val="22"/>
            <w:szCs w:val="22"/>
            <w:lang w:val="en-US" w:eastAsia="en-US"/>
          </w:rPr>
          <w:tab/>
        </w:r>
        <w:r w:rsidRPr="0026092C">
          <w:rPr>
            <w:rStyle w:val="Hyperlink"/>
            <w:noProof/>
          </w:rPr>
          <w:t>Properties of Map Instances</w:t>
        </w:r>
        <w:r>
          <w:rPr>
            <w:noProof/>
            <w:webHidden/>
          </w:rPr>
          <w:tab/>
        </w:r>
        <w:r>
          <w:rPr>
            <w:noProof/>
            <w:webHidden/>
          </w:rPr>
          <w:fldChar w:fldCharType="begin"/>
        </w:r>
        <w:r>
          <w:rPr>
            <w:noProof/>
            <w:webHidden/>
          </w:rPr>
          <w:instrText xml:space="preserve"> PAGEREF _Toc339020519 \h </w:instrText>
        </w:r>
        <w:r>
          <w:rPr>
            <w:noProof/>
            <w:webHidden/>
          </w:rPr>
        </w:r>
        <w:r>
          <w:rPr>
            <w:noProof/>
            <w:webHidden/>
          </w:rPr>
          <w:fldChar w:fldCharType="separate"/>
        </w:r>
        <w:r>
          <w:rPr>
            <w:noProof/>
            <w:webHidden/>
          </w:rPr>
          <w:t>319</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0" w:history="1">
        <w:r w:rsidRPr="0026092C">
          <w:rPr>
            <w:rStyle w:val="Hyperlink"/>
            <w:noProof/>
          </w:rPr>
          <w:t>15.14.7</w:t>
        </w:r>
        <w:r w:rsidRPr="00002F60">
          <w:rPr>
            <w:rFonts w:ascii="Calibri" w:eastAsia="Times New Roman" w:hAnsi="Calibri" w:cs="Arial"/>
            <w:b w:val="0"/>
            <w:noProof/>
            <w:sz w:val="22"/>
            <w:szCs w:val="22"/>
            <w:lang w:val="en-US" w:eastAsia="en-US"/>
          </w:rPr>
          <w:tab/>
        </w:r>
        <w:r w:rsidRPr="0026092C">
          <w:rPr>
            <w:rStyle w:val="Hyperlink"/>
            <w:noProof/>
          </w:rPr>
          <w:t>Map Iterator Object Structure</w:t>
        </w:r>
        <w:r>
          <w:rPr>
            <w:noProof/>
            <w:webHidden/>
          </w:rPr>
          <w:tab/>
        </w:r>
        <w:r>
          <w:rPr>
            <w:noProof/>
            <w:webHidden/>
          </w:rPr>
          <w:fldChar w:fldCharType="begin"/>
        </w:r>
        <w:r>
          <w:rPr>
            <w:noProof/>
            <w:webHidden/>
          </w:rPr>
          <w:instrText xml:space="preserve"> PAGEREF _Toc339020520 \h </w:instrText>
        </w:r>
        <w:r>
          <w:rPr>
            <w:noProof/>
            <w:webHidden/>
          </w:rPr>
        </w:r>
        <w:r>
          <w:rPr>
            <w:noProof/>
            <w:webHidden/>
          </w:rPr>
          <w:fldChar w:fldCharType="separate"/>
        </w:r>
        <w:r>
          <w:rPr>
            <w:noProof/>
            <w:webHidden/>
          </w:rPr>
          <w:t>319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21" w:history="1">
        <w:r w:rsidRPr="0026092C">
          <w:rPr>
            <w:rStyle w:val="Hyperlink"/>
            <w:noProof/>
          </w:rPr>
          <w:t>15.15 WeakMap Objects</w:t>
        </w:r>
        <w:r>
          <w:rPr>
            <w:noProof/>
            <w:webHidden/>
          </w:rPr>
          <w:tab/>
        </w:r>
        <w:r>
          <w:rPr>
            <w:noProof/>
            <w:webHidden/>
          </w:rPr>
          <w:fldChar w:fldCharType="begin"/>
        </w:r>
        <w:r>
          <w:rPr>
            <w:noProof/>
            <w:webHidden/>
          </w:rPr>
          <w:instrText xml:space="preserve"> PAGEREF _Toc339020521 \h </w:instrText>
        </w:r>
        <w:r>
          <w:rPr>
            <w:noProof/>
            <w:webHidden/>
          </w:rPr>
        </w:r>
        <w:r>
          <w:rPr>
            <w:noProof/>
            <w:webHidden/>
          </w:rPr>
          <w:fldChar w:fldCharType="separate"/>
        </w:r>
        <w:r>
          <w:rPr>
            <w:noProof/>
            <w:webHidden/>
          </w:rPr>
          <w:t>320</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2" w:history="1">
        <w:r w:rsidRPr="0026092C">
          <w:rPr>
            <w:rStyle w:val="Hyperlink"/>
            <w:noProof/>
          </w:rPr>
          <w:t>15.15.1 Abstract Operations For WeakMap Objects</w:t>
        </w:r>
        <w:r>
          <w:rPr>
            <w:noProof/>
            <w:webHidden/>
          </w:rPr>
          <w:tab/>
        </w:r>
        <w:r>
          <w:rPr>
            <w:noProof/>
            <w:webHidden/>
          </w:rPr>
          <w:fldChar w:fldCharType="begin"/>
        </w:r>
        <w:r>
          <w:rPr>
            <w:noProof/>
            <w:webHidden/>
          </w:rPr>
          <w:instrText xml:space="preserve"> PAGEREF _Toc339020522 \h </w:instrText>
        </w:r>
        <w:r>
          <w:rPr>
            <w:noProof/>
            <w:webHidden/>
          </w:rPr>
        </w:r>
        <w:r>
          <w:rPr>
            <w:noProof/>
            <w:webHidden/>
          </w:rPr>
          <w:fldChar w:fldCharType="separate"/>
        </w:r>
        <w:r>
          <w:rPr>
            <w:noProof/>
            <w:webHidden/>
          </w:rPr>
          <w:t>321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3" w:history="1">
        <w:r w:rsidRPr="0026092C">
          <w:rPr>
            <w:rStyle w:val="Hyperlink"/>
            <w:noProof/>
          </w:rPr>
          <w:t>15.15.2</w:t>
        </w:r>
        <w:r w:rsidRPr="00002F60">
          <w:rPr>
            <w:rFonts w:ascii="Calibri" w:eastAsia="Times New Roman" w:hAnsi="Calibri" w:cs="Arial"/>
            <w:b w:val="0"/>
            <w:noProof/>
            <w:sz w:val="22"/>
            <w:szCs w:val="22"/>
            <w:lang w:val="en-US" w:eastAsia="en-US"/>
          </w:rPr>
          <w:tab/>
        </w:r>
        <w:r w:rsidRPr="0026092C">
          <w:rPr>
            <w:rStyle w:val="Hyperlink"/>
            <w:noProof/>
          </w:rPr>
          <w:t>The WeakMap Constructor Called as a Function</w:t>
        </w:r>
        <w:r>
          <w:rPr>
            <w:noProof/>
            <w:webHidden/>
          </w:rPr>
          <w:tab/>
        </w:r>
        <w:r>
          <w:rPr>
            <w:noProof/>
            <w:webHidden/>
          </w:rPr>
          <w:fldChar w:fldCharType="begin"/>
        </w:r>
        <w:r>
          <w:rPr>
            <w:noProof/>
            <w:webHidden/>
          </w:rPr>
          <w:instrText xml:space="preserve"> PAGEREF _Toc339020523 \h </w:instrText>
        </w:r>
        <w:r>
          <w:rPr>
            <w:noProof/>
            <w:webHidden/>
          </w:rPr>
        </w:r>
        <w:r>
          <w:rPr>
            <w:noProof/>
            <w:webHidden/>
          </w:rPr>
          <w:fldChar w:fldCharType="separate"/>
        </w:r>
        <w:r>
          <w:rPr>
            <w:noProof/>
            <w:webHidden/>
          </w:rPr>
          <w:t>321</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4" w:history="1">
        <w:r w:rsidRPr="0026092C">
          <w:rPr>
            <w:rStyle w:val="Hyperlink"/>
            <w:noProof/>
          </w:rPr>
          <w:t>15.15.3</w:t>
        </w:r>
        <w:r w:rsidRPr="00002F60">
          <w:rPr>
            <w:rFonts w:ascii="Calibri" w:eastAsia="Times New Roman" w:hAnsi="Calibri" w:cs="Arial"/>
            <w:b w:val="0"/>
            <w:noProof/>
            <w:sz w:val="22"/>
            <w:szCs w:val="22"/>
            <w:lang w:val="en-US" w:eastAsia="en-US"/>
          </w:rPr>
          <w:tab/>
        </w:r>
        <w:r w:rsidRPr="0026092C">
          <w:rPr>
            <w:rStyle w:val="Hyperlink"/>
            <w:noProof/>
          </w:rPr>
          <w:t>The WeakMap Constructor</w:t>
        </w:r>
        <w:r>
          <w:rPr>
            <w:noProof/>
            <w:webHidden/>
          </w:rPr>
          <w:tab/>
        </w:r>
        <w:r>
          <w:rPr>
            <w:noProof/>
            <w:webHidden/>
          </w:rPr>
          <w:fldChar w:fldCharType="begin"/>
        </w:r>
        <w:r>
          <w:rPr>
            <w:noProof/>
            <w:webHidden/>
          </w:rPr>
          <w:instrText xml:space="preserve"> PAGEREF _Toc339020524 \h </w:instrText>
        </w:r>
        <w:r>
          <w:rPr>
            <w:noProof/>
            <w:webHidden/>
          </w:rPr>
        </w:r>
        <w:r>
          <w:rPr>
            <w:noProof/>
            <w:webHidden/>
          </w:rPr>
          <w:fldChar w:fldCharType="separate"/>
        </w:r>
        <w:r>
          <w:rPr>
            <w:noProof/>
            <w:webHidden/>
          </w:rPr>
          <w:t>322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5" w:history="1">
        <w:r w:rsidRPr="0026092C">
          <w:rPr>
            <w:rStyle w:val="Hyperlink"/>
            <w:noProof/>
          </w:rPr>
          <w:t>15.15.4</w:t>
        </w:r>
        <w:r w:rsidRPr="00002F60">
          <w:rPr>
            <w:rFonts w:ascii="Calibri" w:eastAsia="Times New Roman" w:hAnsi="Calibri" w:cs="Arial"/>
            <w:b w:val="0"/>
            <w:noProof/>
            <w:sz w:val="22"/>
            <w:szCs w:val="22"/>
            <w:lang w:val="en-US" w:eastAsia="en-US"/>
          </w:rPr>
          <w:tab/>
        </w:r>
        <w:r w:rsidRPr="0026092C">
          <w:rPr>
            <w:rStyle w:val="Hyperlink"/>
            <w:noProof/>
          </w:rPr>
          <w:t>Properties of the WeakMap Constructor</w:t>
        </w:r>
        <w:r>
          <w:rPr>
            <w:noProof/>
            <w:webHidden/>
          </w:rPr>
          <w:tab/>
        </w:r>
        <w:r>
          <w:rPr>
            <w:noProof/>
            <w:webHidden/>
          </w:rPr>
          <w:fldChar w:fldCharType="begin"/>
        </w:r>
        <w:r>
          <w:rPr>
            <w:noProof/>
            <w:webHidden/>
          </w:rPr>
          <w:instrText xml:space="preserve"> PAGEREF _Toc339020525 \h </w:instrText>
        </w:r>
        <w:r>
          <w:rPr>
            <w:noProof/>
            <w:webHidden/>
          </w:rPr>
        </w:r>
        <w:r>
          <w:rPr>
            <w:noProof/>
            <w:webHidden/>
          </w:rPr>
          <w:fldChar w:fldCharType="separate"/>
        </w:r>
        <w:r>
          <w:rPr>
            <w:noProof/>
            <w:webHidden/>
          </w:rPr>
          <w:t>322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6" w:history="1">
        <w:r w:rsidRPr="0026092C">
          <w:rPr>
            <w:rStyle w:val="Hyperlink"/>
            <w:noProof/>
          </w:rPr>
          <w:t>15.15.5</w:t>
        </w:r>
        <w:r w:rsidRPr="00002F60">
          <w:rPr>
            <w:rFonts w:ascii="Calibri" w:eastAsia="Times New Roman" w:hAnsi="Calibri" w:cs="Arial"/>
            <w:b w:val="0"/>
            <w:noProof/>
            <w:sz w:val="22"/>
            <w:szCs w:val="22"/>
            <w:lang w:val="en-US" w:eastAsia="en-US"/>
          </w:rPr>
          <w:tab/>
        </w:r>
        <w:r w:rsidRPr="0026092C">
          <w:rPr>
            <w:rStyle w:val="Hyperlink"/>
            <w:noProof/>
          </w:rPr>
          <w:t>Properties of the WeakMap Prototype Object</w:t>
        </w:r>
        <w:r>
          <w:rPr>
            <w:noProof/>
            <w:webHidden/>
          </w:rPr>
          <w:tab/>
        </w:r>
        <w:r>
          <w:rPr>
            <w:noProof/>
            <w:webHidden/>
          </w:rPr>
          <w:fldChar w:fldCharType="begin"/>
        </w:r>
        <w:r>
          <w:rPr>
            <w:noProof/>
            <w:webHidden/>
          </w:rPr>
          <w:instrText xml:space="preserve"> PAGEREF _Toc339020526 \h </w:instrText>
        </w:r>
        <w:r>
          <w:rPr>
            <w:noProof/>
            <w:webHidden/>
          </w:rPr>
        </w:r>
        <w:r>
          <w:rPr>
            <w:noProof/>
            <w:webHidden/>
          </w:rPr>
          <w:fldChar w:fldCharType="separate"/>
        </w:r>
        <w:r>
          <w:rPr>
            <w:noProof/>
            <w:webHidden/>
          </w:rPr>
          <w:t>322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7" w:history="1">
        <w:r w:rsidRPr="0026092C">
          <w:rPr>
            <w:rStyle w:val="Hyperlink"/>
            <w:noProof/>
          </w:rPr>
          <w:t>15.15.6</w:t>
        </w:r>
        <w:r w:rsidRPr="00002F60">
          <w:rPr>
            <w:rFonts w:ascii="Calibri" w:eastAsia="Times New Roman" w:hAnsi="Calibri" w:cs="Arial"/>
            <w:b w:val="0"/>
            <w:noProof/>
            <w:sz w:val="22"/>
            <w:szCs w:val="22"/>
            <w:lang w:val="en-US" w:eastAsia="en-US"/>
          </w:rPr>
          <w:tab/>
        </w:r>
        <w:r w:rsidRPr="0026092C">
          <w:rPr>
            <w:rStyle w:val="Hyperlink"/>
            <w:noProof/>
          </w:rPr>
          <w:t>Properties of WeakMap Instances</w:t>
        </w:r>
        <w:r>
          <w:rPr>
            <w:noProof/>
            <w:webHidden/>
          </w:rPr>
          <w:tab/>
        </w:r>
        <w:r>
          <w:rPr>
            <w:noProof/>
            <w:webHidden/>
          </w:rPr>
          <w:fldChar w:fldCharType="begin"/>
        </w:r>
        <w:r>
          <w:rPr>
            <w:noProof/>
            <w:webHidden/>
          </w:rPr>
          <w:instrText xml:space="preserve"> PAGEREF _Toc339020527 \h </w:instrText>
        </w:r>
        <w:r>
          <w:rPr>
            <w:noProof/>
            <w:webHidden/>
          </w:rPr>
        </w:r>
        <w:r>
          <w:rPr>
            <w:noProof/>
            <w:webHidden/>
          </w:rPr>
          <w:fldChar w:fldCharType="separate"/>
        </w:r>
        <w:r>
          <w:rPr>
            <w:noProof/>
            <w:webHidden/>
          </w:rPr>
          <w:t>324</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28" w:history="1">
        <w:r w:rsidRPr="0026092C">
          <w:rPr>
            <w:rStyle w:val="Hyperlink"/>
            <w:noProof/>
          </w:rPr>
          <w:t>15.16 Set Objects</w:t>
        </w:r>
        <w:r>
          <w:rPr>
            <w:noProof/>
            <w:webHidden/>
          </w:rPr>
          <w:tab/>
        </w:r>
        <w:r>
          <w:rPr>
            <w:noProof/>
            <w:webHidden/>
          </w:rPr>
          <w:fldChar w:fldCharType="begin"/>
        </w:r>
        <w:r>
          <w:rPr>
            <w:noProof/>
            <w:webHidden/>
          </w:rPr>
          <w:instrText xml:space="preserve"> PAGEREF _Toc339020528 \h </w:instrText>
        </w:r>
        <w:r>
          <w:rPr>
            <w:noProof/>
            <w:webHidden/>
          </w:rPr>
        </w:r>
        <w:r>
          <w:rPr>
            <w:noProof/>
            <w:webHidden/>
          </w:rPr>
          <w:fldChar w:fldCharType="separate"/>
        </w:r>
        <w:r>
          <w:rPr>
            <w:noProof/>
            <w:webHidden/>
          </w:rPr>
          <w:t>324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29" w:history="1">
        <w:r w:rsidRPr="0026092C">
          <w:rPr>
            <w:rStyle w:val="Hyperlink"/>
            <w:noProof/>
          </w:rPr>
          <w:t>15.16.1 Abstract Operations For Set Objects</w:t>
        </w:r>
        <w:r>
          <w:rPr>
            <w:noProof/>
            <w:webHidden/>
          </w:rPr>
          <w:tab/>
        </w:r>
        <w:r>
          <w:rPr>
            <w:noProof/>
            <w:webHidden/>
          </w:rPr>
          <w:fldChar w:fldCharType="begin"/>
        </w:r>
        <w:r>
          <w:rPr>
            <w:noProof/>
            <w:webHidden/>
          </w:rPr>
          <w:instrText xml:space="preserve"> PAGEREF _Toc339020529 \h </w:instrText>
        </w:r>
        <w:r>
          <w:rPr>
            <w:noProof/>
            <w:webHidden/>
          </w:rPr>
        </w:r>
        <w:r>
          <w:rPr>
            <w:noProof/>
            <w:webHidden/>
          </w:rPr>
          <w:fldChar w:fldCharType="separate"/>
        </w:r>
        <w:r>
          <w:rPr>
            <w:noProof/>
            <w:webHidden/>
          </w:rPr>
          <w:t>324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30" w:history="1">
        <w:r w:rsidRPr="0026092C">
          <w:rPr>
            <w:rStyle w:val="Hyperlink"/>
            <w:noProof/>
          </w:rPr>
          <w:t>15.16.2</w:t>
        </w:r>
        <w:r w:rsidRPr="00002F60">
          <w:rPr>
            <w:rFonts w:ascii="Calibri" w:eastAsia="Times New Roman" w:hAnsi="Calibri" w:cs="Arial"/>
            <w:b w:val="0"/>
            <w:noProof/>
            <w:sz w:val="22"/>
            <w:szCs w:val="22"/>
            <w:lang w:val="en-US" w:eastAsia="en-US"/>
          </w:rPr>
          <w:tab/>
        </w:r>
        <w:r w:rsidRPr="0026092C">
          <w:rPr>
            <w:rStyle w:val="Hyperlink"/>
            <w:noProof/>
          </w:rPr>
          <w:t>The Set Constructor Called as a Function</w:t>
        </w:r>
        <w:r>
          <w:rPr>
            <w:noProof/>
            <w:webHidden/>
          </w:rPr>
          <w:tab/>
        </w:r>
        <w:r>
          <w:rPr>
            <w:noProof/>
            <w:webHidden/>
          </w:rPr>
          <w:fldChar w:fldCharType="begin"/>
        </w:r>
        <w:r>
          <w:rPr>
            <w:noProof/>
            <w:webHidden/>
          </w:rPr>
          <w:instrText xml:space="preserve"> PAGEREF _Toc339020530 \h </w:instrText>
        </w:r>
        <w:r>
          <w:rPr>
            <w:noProof/>
            <w:webHidden/>
          </w:rPr>
        </w:r>
        <w:r>
          <w:rPr>
            <w:noProof/>
            <w:webHidden/>
          </w:rPr>
          <w:fldChar w:fldCharType="separate"/>
        </w:r>
        <w:r>
          <w:rPr>
            <w:noProof/>
            <w:webHidden/>
          </w:rPr>
          <w:t>325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31" w:history="1">
        <w:r w:rsidRPr="0026092C">
          <w:rPr>
            <w:rStyle w:val="Hyperlink"/>
            <w:noProof/>
          </w:rPr>
          <w:t>15.16.3</w:t>
        </w:r>
        <w:r w:rsidRPr="00002F60">
          <w:rPr>
            <w:rFonts w:ascii="Calibri" w:eastAsia="Times New Roman" w:hAnsi="Calibri" w:cs="Arial"/>
            <w:b w:val="0"/>
            <w:noProof/>
            <w:sz w:val="22"/>
            <w:szCs w:val="22"/>
            <w:lang w:val="en-US" w:eastAsia="en-US"/>
          </w:rPr>
          <w:tab/>
        </w:r>
        <w:r w:rsidRPr="0026092C">
          <w:rPr>
            <w:rStyle w:val="Hyperlink"/>
            <w:noProof/>
          </w:rPr>
          <w:t>The Set Constructor</w:t>
        </w:r>
        <w:r>
          <w:rPr>
            <w:noProof/>
            <w:webHidden/>
          </w:rPr>
          <w:tab/>
        </w:r>
        <w:r>
          <w:rPr>
            <w:noProof/>
            <w:webHidden/>
          </w:rPr>
          <w:fldChar w:fldCharType="begin"/>
        </w:r>
        <w:r>
          <w:rPr>
            <w:noProof/>
            <w:webHidden/>
          </w:rPr>
          <w:instrText xml:space="preserve"> PAGEREF _Toc339020531 \h </w:instrText>
        </w:r>
        <w:r>
          <w:rPr>
            <w:noProof/>
            <w:webHidden/>
          </w:rPr>
        </w:r>
        <w:r>
          <w:rPr>
            <w:noProof/>
            <w:webHidden/>
          </w:rPr>
          <w:fldChar w:fldCharType="separate"/>
        </w:r>
        <w:r>
          <w:rPr>
            <w:noProof/>
            <w:webHidden/>
          </w:rPr>
          <w:t>325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32" w:history="1">
        <w:r w:rsidRPr="0026092C">
          <w:rPr>
            <w:rStyle w:val="Hyperlink"/>
            <w:noProof/>
          </w:rPr>
          <w:t>15.16.4</w:t>
        </w:r>
        <w:r w:rsidRPr="00002F60">
          <w:rPr>
            <w:rFonts w:ascii="Calibri" w:eastAsia="Times New Roman" w:hAnsi="Calibri" w:cs="Arial"/>
            <w:b w:val="0"/>
            <w:noProof/>
            <w:sz w:val="22"/>
            <w:szCs w:val="22"/>
            <w:lang w:val="en-US" w:eastAsia="en-US"/>
          </w:rPr>
          <w:tab/>
        </w:r>
        <w:r w:rsidRPr="0026092C">
          <w:rPr>
            <w:rStyle w:val="Hyperlink"/>
            <w:noProof/>
          </w:rPr>
          <w:t>Properties of the Set Constructor</w:t>
        </w:r>
        <w:r>
          <w:rPr>
            <w:noProof/>
            <w:webHidden/>
          </w:rPr>
          <w:tab/>
        </w:r>
        <w:r>
          <w:rPr>
            <w:noProof/>
            <w:webHidden/>
          </w:rPr>
          <w:fldChar w:fldCharType="begin"/>
        </w:r>
        <w:r>
          <w:rPr>
            <w:noProof/>
            <w:webHidden/>
          </w:rPr>
          <w:instrText xml:space="preserve"> PAGEREF _Toc339020532 \h </w:instrText>
        </w:r>
        <w:r>
          <w:rPr>
            <w:noProof/>
            <w:webHidden/>
          </w:rPr>
        </w:r>
        <w:r>
          <w:rPr>
            <w:noProof/>
            <w:webHidden/>
          </w:rPr>
          <w:fldChar w:fldCharType="separate"/>
        </w:r>
        <w:r>
          <w:rPr>
            <w:noProof/>
            <w:webHidden/>
          </w:rPr>
          <w:t>325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33" w:history="1">
        <w:r w:rsidRPr="0026092C">
          <w:rPr>
            <w:rStyle w:val="Hyperlink"/>
            <w:noProof/>
          </w:rPr>
          <w:t>15.16.5</w:t>
        </w:r>
        <w:r w:rsidRPr="00002F60">
          <w:rPr>
            <w:rFonts w:ascii="Calibri" w:eastAsia="Times New Roman" w:hAnsi="Calibri" w:cs="Arial"/>
            <w:b w:val="0"/>
            <w:noProof/>
            <w:sz w:val="22"/>
            <w:szCs w:val="22"/>
            <w:lang w:val="en-US" w:eastAsia="en-US"/>
          </w:rPr>
          <w:tab/>
        </w:r>
        <w:r w:rsidRPr="0026092C">
          <w:rPr>
            <w:rStyle w:val="Hyperlink"/>
            <w:noProof/>
          </w:rPr>
          <w:t>Properties of the Set Prototype Object</w:t>
        </w:r>
        <w:r>
          <w:rPr>
            <w:noProof/>
            <w:webHidden/>
          </w:rPr>
          <w:tab/>
        </w:r>
        <w:r>
          <w:rPr>
            <w:noProof/>
            <w:webHidden/>
          </w:rPr>
          <w:fldChar w:fldCharType="begin"/>
        </w:r>
        <w:r>
          <w:rPr>
            <w:noProof/>
            <w:webHidden/>
          </w:rPr>
          <w:instrText xml:space="preserve"> PAGEREF _Toc339020533 \h </w:instrText>
        </w:r>
        <w:r>
          <w:rPr>
            <w:noProof/>
            <w:webHidden/>
          </w:rPr>
        </w:r>
        <w:r>
          <w:rPr>
            <w:noProof/>
            <w:webHidden/>
          </w:rPr>
          <w:fldChar w:fldCharType="separate"/>
        </w:r>
        <w:r>
          <w:rPr>
            <w:noProof/>
            <w:webHidden/>
          </w:rPr>
          <w:t>325</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34" w:history="1">
        <w:r w:rsidRPr="0026092C">
          <w:rPr>
            <w:rStyle w:val="Hyperlink"/>
            <w:noProof/>
          </w:rPr>
          <w:t>15.16.6</w:t>
        </w:r>
        <w:r w:rsidRPr="00002F60">
          <w:rPr>
            <w:rFonts w:ascii="Calibri" w:eastAsia="Times New Roman" w:hAnsi="Calibri" w:cs="Arial"/>
            <w:b w:val="0"/>
            <w:noProof/>
            <w:sz w:val="22"/>
            <w:szCs w:val="22"/>
            <w:lang w:val="en-US" w:eastAsia="en-US"/>
          </w:rPr>
          <w:tab/>
        </w:r>
        <w:r w:rsidRPr="0026092C">
          <w:rPr>
            <w:rStyle w:val="Hyperlink"/>
            <w:noProof/>
          </w:rPr>
          <w:t>Properties of Set Instances</w:t>
        </w:r>
        <w:r>
          <w:rPr>
            <w:noProof/>
            <w:webHidden/>
          </w:rPr>
          <w:tab/>
        </w:r>
        <w:r>
          <w:rPr>
            <w:noProof/>
            <w:webHidden/>
          </w:rPr>
          <w:fldChar w:fldCharType="begin"/>
        </w:r>
        <w:r>
          <w:rPr>
            <w:noProof/>
            <w:webHidden/>
          </w:rPr>
          <w:instrText xml:space="preserve"> PAGEREF _Toc339020534 \h </w:instrText>
        </w:r>
        <w:r>
          <w:rPr>
            <w:noProof/>
            <w:webHidden/>
          </w:rPr>
        </w:r>
        <w:r>
          <w:rPr>
            <w:noProof/>
            <w:webHidden/>
          </w:rPr>
          <w:fldChar w:fldCharType="separate"/>
        </w:r>
        <w:r>
          <w:rPr>
            <w:noProof/>
            <w:webHidden/>
          </w:rPr>
          <w:t>328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35" w:history="1">
        <w:r w:rsidRPr="0026092C">
          <w:rPr>
            <w:rStyle w:val="Hyperlink"/>
            <w:noProof/>
          </w:rPr>
          <w:t>15.16.7</w:t>
        </w:r>
        <w:r w:rsidRPr="00002F60">
          <w:rPr>
            <w:rFonts w:ascii="Calibri" w:eastAsia="Times New Roman" w:hAnsi="Calibri" w:cs="Arial"/>
            <w:b w:val="0"/>
            <w:noProof/>
            <w:sz w:val="22"/>
            <w:szCs w:val="22"/>
            <w:lang w:val="en-US" w:eastAsia="en-US"/>
          </w:rPr>
          <w:tab/>
        </w:r>
        <w:r w:rsidRPr="0026092C">
          <w:rPr>
            <w:rStyle w:val="Hyperlink"/>
            <w:noProof/>
          </w:rPr>
          <w:t>Set Iterator Object Structure</w:t>
        </w:r>
        <w:r>
          <w:rPr>
            <w:noProof/>
            <w:webHidden/>
          </w:rPr>
          <w:tab/>
        </w:r>
        <w:r>
          <w:rPr>
            <w:noProof/>
            <w:webHidden/>
          </w:rPr>
          <w:fldChar w:fldCharType="begin"/>
        </w:r>
        <w:r>
          <w:rPr>
            <w:noProof/>
            <w:webHidden/>
          </w:rPr>
          <w:instrText xml:space="preserve"> PAGEREF _Toc339020535 \h </w:instrText>
        </w:r>
        <w:r>
          <w:rPr>
            <w:noProof/>
            <w:webHidden/>
          </w:rPr>
        </w:r>
        <w:r>
          <w:rPr>
            <w:noProof/>
            <w:webHidden/>
          </w:rPr>
          <w:fldChar w:fldCharType="separate"/>
        </w:r>
        <w:r>
          <w:rPr>
            <w:noProof/>
            <w:webHidden/>
          </w:rPr>
          <w:t>328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36" w:history="1">
        <w:r w:rsidRPr="0026092C">
          <w:rPr>
            <w:rStyle w:val="Hyperlink"/>
            <w:noProof/>
          </w:rPr>
          <w:t>15.17 The Reflect Module</w:t>
        </w:r>
        <w:r>
          <w:rPr>
            <w:noProof/>
            <w:webHidden/>
          </w:rPr>
          <w:tab/>
        </w:r>
        <w:r>
          <w:rPr>
            <w:noProof/>
            <w:webHidden/>
          </w:rPr>
          <w:fldChar w:fldCharType="begin"/>
        </w:r>
        <w:r>
          <w:rPr>
            <w:noProof/>
            <w:webHidden/>
          </w:rPr>
          <w:instrText xml:space="preserve"> PAGEREF _Toc339020536 \h </w:instrText>
        </w:r>
        <w:r>
          <w:rPr>
            <w:noProof/>
            <w:webHidden/>
          </w:rPr>
        </w:r>
        <w:r>
          <w:rPr>
            <w:noProof/>
            <w:webHidden/>
          </w:rPr>
          <w:fldChar w:fldCharType="separate"/>
        </w:r>
        <w:r>
          <w:rPr>
            <w:noProof/>
            <w:webHidden/>
          </w:rPr>
          <w:t>329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37" w:history="1">
        <w:r w:rsidRPr="0026092C">
          <w:rPr>
            <w:rStyle w:val="Hyperlink"/>
            <w:noProof/>
          </w:rPr>
          <w:t>15.18 Proxy Objects</w:t>
        </w:r>
        <w:r>
          <w:rPr>
            <w:noProof/>
            <w:webHidden/>
          </w:rPr>
          <w:tab/>
        </w:r>
        <w:r>
          <w:rPr>
            <w:noProof/>
            <w:webHidden/>
          </w:rPr>
          <w:fldChar w:fldCharType="begin"/>
        </w:r>
        <w:r>
          <w:rPr>
            <w:noProof/>
            <w:webHidden/>
          </w:rPr>
          <w:instrText xml:space="preserve"> PAGEREF _Toc339020537 \h </w:instrText>
        </w:r>
        <w:r>
          <w:rPr>
            <w:noProof/>
            <w:webHidden/>
          </w:rPr>
        </w:r>
        <w:r>
          <w:rPr>
            <w:noProof/>
            <w:webHidden/>
          </w:rPr>
          <w:fldChar w:fldCharType="separate"/>
        </w:r>
        <w:r>
          <w:rPr>
            <w:noProof/>
            <w:webHidden/>
          </w:rPr>
          <w:t>329</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38" w:history="1">
        <w:r w:rsidRPr="0026092C">
          <w:rPr>
            <w:rStyle w:val="Hyperlink"/>
            <w:noProof/>
          </w:rPr>
          <w:t>16</w:t>
        </w:r>
        <w:r w:rsidRPr="00002F60">
          <w:rPr>
            <w:rFonts w:ascii="Calibri" w:eastAsia="Times New Roman" w:hAnsi="Calibri" w:cs="Arial"/>
            <w:b w:val="0"/>
            <w:noProof/>
            <w:sz w:val="22"/>
            <w:szCs w:val="22"/>
            <w:lang w:val="en-US" w:eastAsia="en-US"/>
          </w:rPr>
          <w:tab/>
        </w:r>
        <w:r w:rsidRPr="0026092C">
          <w:rPr>
            <w:rStyle w:val="Hyperlink"/>
            <w:noProof/>
          </w:rPr>
          <w:t>Errors</w:t>
        </w:r>
        <w:r>
          <w:rPr>
            <w:noProof/>
            <w:webHidden/>
          </w:rPr>
          <w:tab/>
        </w:r>
        <w:r>
          <w:rPr>
            <w:noProof/>
            <w:webHidden/>
          </w:rPr>
          <w:fldChar w:fldCharType="begin"/>
        </w:r>
        <w:r>
          <w:rPr>
            <w:noProof/>
            <w:webHidden/>
          </w:rPr>
          <w:instrText xml:space="preserve"> PAGEREF _Toc339020538 \h </w:instrText>
        </w:r>
        <w:r>
          <w:rPr>
            <w:noProof/>
            <w:webHidden/>
          </w:rPr>
        </w:r>
        <w:r>
          <w:rPr>
            <w:noProof/>
            <w:webHidden/>
          </w:rPr>
          <w:fldChar w:fldCharType="separate"/>
        </w:r>
        <w:r>
          <w:rPr>
            <w:noProof/>
            <w:webHidden/>
          </w:rPr>
          <w:t>329</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39" w:history="1">
        <w:r w:rsidRPr="0026092C">
          <w:rPr>
            <w:rStyle w:val="Hyperlink"/>
            <w:noProof/>
          </w:rPr>
          <w:t>Annex A (informative)  Grammar Summary</w:t>
        </w:r>
        <w:r>
          <w:rPr>
            <w:noProof/>
            <w:webHidden/>
          </w:rPr>
          <w:tab/>
        </w:r>
        <w:r>
          <w:rPr>
            <w:noProof/>
            <w:webHidden/>
          </w:rPr>
          <w:fldChar w:fldCharType="begin"/>
        </w:r>
        <w:r>
          <w:rPr>
            <w:noProof/>
            <w:webHidden/>
          </w:rPr>
          <w:instrText xml:space="preserve"> PAGEREF _Toc339020539 \h </w:instrText>
        </w:r>
        <w:r>
          <w:rPr>
            <w:noProof/>
            <w:webHidden/>
          </w:rPr>
        </w:r>
        <w:r>
          <w:rPr>
            <w:noProof/>
            <w:webHidden/>
          </w:rPr>
          <w:fldChar w:fldCharType="separate"/>
        </w:r>
        <w:r>
          <w:rPr>
            <w:noProof/>
            <w:webHidden/>
          </w:rPr>
          <w:t>332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0" w:history="1">
        <w:r w:rsidRPr="0026092C">
          <w:rPr>
            <w:rStyle w:val="Hyperlink"/>
            <w:noProof/>
          </w:rPr>
          <w:t>A.1</w:t>
        </w:r>
        <w:r w:rsidRPr="00002F60">
          <w:rPr>
            <w:rFonts w:ascii="Calibri" w:eastAsia="Times New Roman" w:hAnsi="Calibri" w:cs="Arial"/>
            <w:b w:val="0"/>
            <w:noProof/>
            <w:sz w:val="22"/>
            <w:szCs w:val="22"/>
            <w:lang w:val="en-US" w:eastAsia="en-US"/>
          </w:rPr>
          <w:tab/>
        </w:r>
        <w:r w:rsidRPr="0026092C">
          <w:rPr>
            <w:rStyle w:val="Hyperlink"/>
            <w:noProof/>
          </w:rPr>
          <w:t>Lexical Grammar</w:t>
        </w:r>
        <w:r>
          <w:rPr>
            <w:noProof/>
            <w:webHidden/>
          </w:rPr>
          <w:tab/>
        </w:r>
        <w:r>
          <w:rPr>
            <w:noProof/>
            <w:webHidden/>
          </w:rPr>
          <w:fldChar w:fldCharType="begin"/>
        </w:r>
        <w:r>
          <w:rPr>
            <w:noProof/>
            <w:webHidden/>
          </w:rPr>
          <w:instrText xml:space="preserve"> PAGEREF _Toc339020540 \h </w:instrText>
        </w:r>
        <w:r>
          <w:rPr>
            <w:noProof/>
            <w:webHidden/>
          </w:rPr>
        </w:r>
        <w:r>
          <w:rPr>
            <w:noProof/>
            <w:webHidden/>
          </w:rPr>
          <w:fldChar w:fldCharType="separate"/>
        </w:r>
        <w:r>
          <w:rPr>
            <w:noProof/>
            <w:webHidden/>
          </w:rPr>
          <w:t>332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1" w:history="1">
        <w:r w:rsidRPr="0026092C">
          <w:rPr>
            <w:rStyle w:val="Hyperlink"/>
            <w:noProof/>
          </w:rPr>
          <w:t>A.2</w:t>
        </w:r>
        <w:r w:rsidRPr="00002F60">
          <w:rPr>
            <w:rFonts w:ascii="Calibri" w:eastAsia="Times New Roman" w:hAnsi="Calibri" w:cs="Arial"/>
            <w:b w:val="0"/>
            <w:noProof/>
            <w:sz w:val="22"/>
            <w:szCs w:val="22"/>
            <w:lang w:val="en-US" w:eastAsia="en-US"/>
          </w:rPr>
          <w:tab/>
        </w:r>
        <w:r w:rsidRPr="0026092C">
          <w:rPr>
            <w:rStyle w:val="Hyperlink"/>
            <w:noProof/>
          </w:rPr>
          <w:t>Number Conversions</w:t>
        </w:r>
        <w:r>
          <w:rPr>
            <w:noProof/>
            <w:webHidden/>
          </w:rPr>
          <w:tab/>
        </w:r>
        <w:r>
          <w:rPr>
            <w:noProof/>
            <w:webHidden/>
          </w:rPr>
          <w:fldChar w:fldCharType="begin"/>
        </w:r>
        <w:r>
          <w:rPr>
            <w:noProof/>
            <w:webHidden/>
          </w:rPr>
          <w:instrText xml:space="preserve"> PAGEREF _Toc339020541 \h </w:instrText>
        </w:r>
        <w:r>
          <w:rPr>
            <w:noProof/>
            <w:webHidden/>
          </w:rPr>
        </w:r>
        <w:r>
          <w:rPr>
            <w:noProof/>
            <w:webHidden/>
          </w:rPr>
          <w:fldChar w:fldCharType="separate"/>
        </w:r>
        <w:r>
          <w:rPr>
            <w:noProof/>
            <w:webHidden/>
          </w:rPr>
          <w:t>338</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2" w:history="1">
        <w:r w:rsidRPr="0026092C">
          <w:rPr>
            <w:rStyle w:val="Hyperlink"/>
            <w:noProof/>
          </w:rPr>
          <w:t>A.3</w:t>
        </w:r>
        <w:r w:rsidRPr="00002F60">
          <w:rPr>
            <w:rFonts w:ascii="Calibri" w:eastAsia="Times New Roman" w:hAnsi="Calibri" w:cs="Arial"/>
            <w:b w:val="0"/>
            <w:noProof/>
            <w:sz w:val="22"/>
            <w:szCs w:val="22"/>
            <w:lang w:val="en-US" w:eastAsia="en-US"/>
          </w:rPr>
          <w:tab/>
        </w:r>
        <w:r w:rsidRPr="0026092C">
          <w:rPr>
            <w:rStyle w:val="Hyperlink"/>
            <w:noProof/>
          </w:rPr>
          <w:t>Expressions</w:t>
        </w:r>
        <w:r>
          <w:rPr>
            <w:noProof/>
            <w:webHidden/>
          </w:rPr>
          <w:tab/>
        </w:r>
        <w:r>
          <w:rPr>
            <w:noProof/>
            <w:webHidden/>
          </w:rPr>
          <w:fldChar w:fldCharType="begin"/>
        </w:r>
        <w:r>
          <w:rPr>
            <w:noProof/>
            <w:webHidden/>
          </w:rPr>
          <w:instrText xml:space="preserve"> PAGEREF _Toc339020542 \h </w:instrText>
        </w:r>
        <w:r>
          <w:rPr>
            <w:noProof/>
            <w:webHidden/>
          </w:rPr>
        </w:r>
        <w:r>
          <w:rPr>
            <w:noProof/>
            <w:webHidden/>
          </w:rPr>
          <w:fldChar w:fldCharType="separate"/>
        </w:r>
        <w:r>
          <w:rPr>
            <w:noProof/>
            <w:webHidden/>
          </w:rPr>
          <w:t>339</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3" w:history="1">
        <w:r w:rsidRPr="0026092C">
          <w:rPr>
            <w:rStyle w:val="Hyperlink"/>
            <w:noProof/>
          </w:rPr>
          <w:t>A.4</w:t>
        </w:r>
        <w:r w:rsidRPr="00002F60">
          <w:rPr>
            <w:rFonts w:ascii="Calibri" w:eastAsia="Times New Roman" w:hAnsi="Calibri" w:cs="Arial"/>
            <w:b w:val="0"/>
            <w:noProof/>
            <w:sz w:val="22"/>
            <w:szCs w:val="22"/>
            <w:lang w:val="en-US" w:eastAsia="en-US"/>
          </w:rPr>
          <w:tab/>
        </w:r>
        <w:r w:rsidRPr="0026092C">
          <w:rPr>
            <w:rStyle w:val="Hyperlink"/>
            <w:noProof/>
          </w:rPr>
          <w:t>Statements</w:t>
        </w:r>
        <w:r>
          <w:rPr>
            <w:noProof/>
            <w:webHidden/>
          </w:rPr>
          <w:tab/>
        </w:r>
        <w:r>
          <w:rPr>
            <w:noProof/>
            <w:webHidden/>
          </w:rPr>
          <w:fldChar w:fldCharType="begin"/>
        </w:r>
        <w:r>
          <w:rPr>
            <w:noProof/>
            <w:webHidden/>
          </w:rPr>
          <w:instrText xml:space="preserve"> PAGEREF _Toc339020543 \h </w:instrText>
        </w:r>
        <w:r>
          <w:rPr>
            <w:noProof/>
            <w:webHidden/>
          </w:rPr>
        </w:r>
        <w:r>
          <w:rPr>
            <w:noProof/>
            <w:webHidden/>
          </w:rPr>
          <w:fldChar w:fldCharType="separate"/>
        </w:r>
        <w:r>
          <w:rPr>
            <w:noProof/>
            <w:webHidden/>
          </w:rPr>
          <w:t>343</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4" w:history="1">
        <w:r w:rsidRPr="0026092C">
          <w:rPr>
            <w:rStyle w:val="Hyperlink"/>
            <w:noProof/>
          </w:rPr>
          <w:t>A.5</w:t>
        </w:r>
        <w:r w:rsidRPr="00002F60">
          <w:rPr>
            <w:rFonts w:ascii="Calibri" w:eastAsia="Times New Roman" w:hAnsi="Calibri" w:cs="Arial"/>
            <w:b w:val="0"/>
            <w:noProof/>
            <w:sz w:val="22"/>
            <w:szCs w:val="22"/>
            <w:lang w:val="en-US" w:eastAsia="en-US"/>
          </w:rPr>
          <w:tab/>
        </w:r>
        <w:r w:rsidRPr="0026092C">
          <w:rPr>
            <w:rStyle w:val="Hyperlink"/>
            <w:noProof/>
          </w:rPr>
          <w:t>Functions and Scripts</w:t>
        </w:r>
        <w:r>
          <w:rPr>
            <w:noProof/>
            <w:webHidden/>
          </w:rPr>
          <w:tab/>
        </w:r>
        <w:r>
          <w:rPr>
            <w:noProof/>
            <w:webHidden/>
          </w:rPr>
          <w:fldChar w:fldCharType="begin"/>
        </w:r>
        <w:r>
          <w:rPr>
            <w:noProof/>
            <w:webHidden/>
          </w:rPr>
          <w:instrText xml:space="preserve"> PAGEREF _Toc339020544 \h </w:instrText>
        </w:r>
        <w:r>
          <w:rPr>
            <w:noProof/>
            <w:webHidden/>
          </w:rPr>
        </w:r>
        <w:r>
          <w:rPr>
            <w:noProof/>
            <w:webHidden/>
          </w:rPr>
          <w:fldChar w:fldCharType="separate"/>
        </w:r>
        <w:r>
          <w:rPr>
            <w:noProof/>
            <w:webHidden/>
          </w:rPr>
          <w:t>345</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5" w:history="1">
        <w:r w:rsidRPr="0026092C">
          <w:rPr>
            <w:rStyle w:val="Hyperlink"/>
            <w:noProof/>
          </w:rPr>
          <w:t>A.6</w:t>
        </w:r>
        <w:r w:rsidRPr="00002F60">
          <w:rPr>
            <w:rFonts w:ascii="Calibri" w:eastAsia="Times New Roman" w:hAnsi="Calibri" w:cs="Arial"/>
            <w:b w:val="0"/>
            <w:noProof/>
            <w:sz w:val="22"/>
            <w:szCs w:val="22"/>
            <w:lang w:val="en-US" w:eastAsia="en-US"/>
          </w:rPr>
          <w:tab/>
        </w:r>
        <w:r w:rsidRPr="0026092C">
          <w:rPr>
            <w:rStyle w:val="Hyperlink"/>
            <w:noProof/>
          </w:rPr>
          <w:t>Universal Resource Identifier Character Classes</w:t>
        </w:r>
        <w:r>
          <w:rPr>
            <w:noProof/>
            <w:webHidden/>
          </w:rPr>
          <w:tab/>
        </w:r>
        <w:r>
          <w:rPr>
            <w:noProof/>
            <w:webHidden/>
          </w:rPr>
          <w:fldChar w:fldCharType="begin"/>
        </w:r>
        <w:r>
          <w:rPr>
            <w:noProof/>
            <w:webHidden/>
          </w:rPr>
          <w:instrText xml:space="preserve"> PAGEREF _Toc339020545 \h </w:instrText>
        </w:r>
        <w:r>
          <w:rPr>
            <w:noProof/>
            <w:webHidden/>
          </w:rPr>
        </w:r>
        <w:r>
          <w:rPr>
            <w:noProof/>
            <w:webHidden/>
          </w:rPr>
          <w:fldChar w:fldCharType="separate"/>
        </w:r>
        <w:r>
          <w:rPr>
            <w:noProof/>
            <w:webHidden/>
          </w:rPr>
          <w:t>346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6" w:history="1">
        <w:r w:rsidRPr="0026092C">
          <w:rPr>
            <w:rStyle w:val="Hyperlink"/>
            <w:noProof/>
          </w:rPr>
          <w:t>A.7</w:t>
        </w:r>
        <w:r w:rsidRPr="00002F60">
          <w:rPr>
            <w:rFonts w:ascii="Calibri" w:eastAsia="Times New Roman" w:hAnsi="Calibri" w:cs="Arial"/>
            <w:b w:val="0"/>
            <w:noProof/>
            <w:sz w:val="22"/>
            <w:szCs w:val="22"/>
            <w:lang w:val="en-US" w:eastAsia="en-US"/>
          </w:rPr>
          <w:tab/>
        </w:r>
        <w:r w:rsidRPr="0026092C">
          <w:rPr>
            <w:rStyle w:val="Hyperlink"/>
            <w:noProof/>
          </w:rPr>
          <w:t>Regular Expressions</w:t>
        </w:r>
        <w:r>
          <w:rPr>
            <w:noProof/>
            <w:webHidden/>
          </w:rPr>
          <w:tab/>
        </w:r>
        <w:r>
          <w:rPr>
            <w:noProof/>
            <w:webHidden/>
          </w:rPr>
          <w:fldChar w:fldCharType="begin"/>
        </w:r>
        <w:r>
          <w:rPr>
            <w:noProof/>
            <w:webHidden/>
          </w:rPr>
          <w:instrText xml:space="preserve"> PAGEREF _Toc339020546 \h </w:instrText>
        </w:r>
        <w:r>
          <w:rPr>
            <w:noProof/>
            <w:webHidden/>
          </w:rPr>
        </w:r>
        <w:r>
          <w:rPr>
            <w:noProof/>
            <w:webHidden/>
          </w:rPr>
          <w:fldChar w:fldCharType="separate"/>
        </w:r>
        <w:r>
          <w:rPr>
            <w:noProof/>
            <w:webHidden/>
          </w:rPr>
          <w:t>346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47" w:history="1">
        <w:r w:rsidRPr="0026092C">
          <w:rPr>
            <w:rStyle w:val="Hyperlink"/>
            <w:noProof/>
          </w:rPr>
          <w:t>A.8</w:t>
        </w:r>
        <w:r w:rsidRPr="00002F60">
          <w:rPr>
            <w:rFonts w:ascii="Calibri" w:eastAsia="Times New Roman" w:hAnsi="Calibri" w:cs="Arial"/>
            <w:b w:val="0"/>
            <w:noProof/>
            <w:sz w:val="22"/>
            <w:szCs w:val="22"/>
            <w:lang w:val="en-US" w:eastAsia="en-US"/>
          </w:rPr>
          <w:tab/>
        </w:r>
        <w:r w:rsidRPr="0026092C">
          <w:rPr>
            <w:rStyle w:val="Hyperlink"/>
            <w:noProof/>
          </w:rPr>
          <w:t>JSON</w:t>
        </w:r>
        <w:r>
          <w:rPr>
            <w:noProof/>
            <w:webHidden/>
          </w:rPr>
          <w:tab/>
        </w:r>
        <w:r>
          <w:rPr>
            <w:noProof/>
            <w:webHidden/>
          </w:rPr>
          <w:fldChar w:fldCharType="begin"/>
        </w:r>
        <w:r>
          <w:rPr>
            <w:noProof/>
            <w:webHidden/>
          </w:rPr>
          <w:instrText xml:space="preserve"> PAGEREF _Toc339020547 \h </w:instrText>
        </w:r>
        <w:r>
          <w:rPr>
            <w:noProof/>
            <w:webHidden/>
          </w:rPr>
        </w:r>
        <w:r>
          <w:rPr>
            <w:noProof/>
            <w:webHidden/>
          </w:rPr>
          <w:fldChar w:fldCharType="separate"/>
        </w:r>
        <w:r>
          <w:rPr>
            <w:noProof/>
            <w:webHidden/>
          </w:rPr>
          <w:t>348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48" w:history="1">
        <w:r w:rsidRPr="0026092C">
          <w:rPr>
            <w:rStyle w:val="Hyperlink"/>
            <w:noProof/>
          </w:rPr>
          <w:t>A.8.1</w:t>
        </w:r>
        <w:r w:rsidRPr="00002F60">
          <w:rPr>
            <w:rFonts w:ascii="Calibri" w:eastAsia="Times New Roman" w:hAnsi="Calibri" w:cs="Arial"/>
            <w:b w:val="0"/>
            <w:noProof/>
            <w:sz w:val="22"/>
            <w:szCs w:val="22"/>
            <w:lang w:val="en-US" w:eastAsia="en-US"/>
          </w:rPr>
          <w:tab/>
        </w:r>
        <w:r w:rsidRPr="0026092C">
          <w:rPr>
            <w:rStyle w:val="Hyperlink"/>
            <w:noProof/>
          </w:rPr>
          <w:t>JSON Lexical Grammar</w:t>
        </w:r>
        <w:r>
          <w:rPr>
            <w:noProof/>
            <w:webHidden/>
          </w:rPr>
          <w:tab/>
        </w:r>
        <w:r>
          <w:rPr>
            <w:noProof/>
            <w:webHidden/>
          </w:rPr>
          <w:fldChar w:fldCharType="begin"/>
        </w:r>
        <w:r>
          <w:rPr>
            <w:noProof/>
            <w:webHidden/>
          </w:rPr>
          <w:instrText xml:space="preserve"> PAGEREF _Toc339020548 \h </w:instrText>
        </w:r>
        <w:r>
          <w:rPr>
            <w:noProof/>
            <w:webHidden/>
          </w:rPr>
        </w:r>
        <w:r>
          <w:rPr>
            <w:noProof/>
            <w:webHidden/>
          </w:rPr>
          <w:fldChar w:fldCharType="separate"/>
        </w:r>
        <w:r>
          <w:rPr>
            <w:noProof/>
            <w:webHidden/>
          </w:rPr>
          <w:t>348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49" w:history="1">
        <w:r w:rsidRPr="0026092C">
          <w:rPr>
            <w:rStyle w:val="Hyperlink"/>
            <w:noProof/>
          </w:rPr>
          <w:t>A.8.2</w:t>
        </w:r>
        <w:r w:rsidRPr="00002F60">
          <w:rPr>
            <w:rFonts w:ascii="Calibri" w:eastAsia="Times New Roman" w:hAnsi="Calibri" w:cs="Arial"/>
            <w:b w:val="0"/>
            <w:noProof/>
            <w:sz w:val="22"/>
            <w:szCs w:val="22"/>
            <w:lang w:val="en-US" w:eastAsia="en-US"/>
          </w:rPr>
          <w:tab/>
        </w:r>
        <w:r w:rsidRPr="0026092C">
          <w:rPr>
            <w:rStyle w:val="Hyperlink"/>
            <w:noProof/>
          </w:rPr>
          <w:t>JSON Syntactic Grammar</w:t>
        </w:r>
        <w:r>
          <w:rPr>
            <w:noProof/>
            <w:webHidden/>
          </w:rPr>
          <w:tab/>
        </w:r>
        <w:r>
          <w:rPr>
            <w:noProof/>
            <w:webHidden/>
          </w:rPr>
          <w:fldChar w:fldCharType="begin"/>
        </w:r>
        <w:r>
          <w:rPr>
            <w:noProof/>
            <w:webHidden/>
          </w:rPr>
          <w:instrText xml:space="preserve"> PAGEREF _Toc339020549 \h </w:instrText>
        </w:r>
        <w:r>
          <w:rPr>
            <w:noProof/>
            <w:webHidden/>
          </w:rPr>
        </w:r>
        <w:r>
          <w:rPr>
            <w:noProof/>
            <w:webHidden/>
          </w:rPr>
          <w:fldChar w:fldCharType="separate"/>
        </w:r>
        <w:r>
          <w:rPr>
            <w:noProof/>
            <w:webHidden/>
          </w:rPr>
          <w:t>349</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50" w:history="1">
        <w:r w:rsidRPr="0026092C">
          <w:rPr>
            <w:rStyle w:val="Hyperlink"/>
            <w:noProof/>
          </w:rPr>
          <w:t>Annex B  (normative)  Additional ECMAScript Features for Web Browsers</w:t>
        </w:r>
        <w:r>
          <w:rPr>
            <w:noProof/>
            <w:webHidden/>
          </w:rPr>
          <w:tab/>
        </w:r>
        <w:r>
          <w:rPr>
            <w:noProof/>
            <w:webHidden/>
          </w:rPr>
          <w:fldChar w:fldCharType="begin"/>
        </w:r>
        <w:r>
          <w:rPr>
            <w:noProof/>
            <w:webHidden/>
          </w:rPr>
          <w:instrText xml:space="preserve"> PAGEREF _Toc339020550 \h </w:instrText>
        </w:r>
        <w:r>
          <w:rPr>
            <w:noProof/>
            <w:webHidden/>
          </w:rPr>
        </w:r>
        <w:r>
          <w:rPr>
            <w:noProof/>
            <w:webHidden/>
          </w:rPr>
          <w:fldChar w:fldCharType="separate"/>
        </w:r>
        <w:r>
          <w:rPr>
            <w:noProof/>
            <w:webHidden/>
          </w:rPr>
          <w:t>352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51" w:history="1">
        <w:r w:rsidRPr="0026092C">
          <w:rPr>
            <w:rStyle w:val="Hyperlink"/>
            <w:noProof/>
          </w:rPr>
          <w:t>B.1</w:t>
        </w:r>
        <w:r w:rsidRPr="00002F60">
          <w:rPr>
            <w:rFonts w:ascii="Calibri" w:eastAsia="Times New Roman" w:hAnsi="Calibri" w:cs="Arial"/>
            <w:b w:val="0"/>
            <w:noProof/>
            <w:sz w:val="22"/>
            <w:szCs w:val="22"/>
            <w:lang w:val="en-US" w:eastAsia="en-US"/>
          </w:rPr>
          <w:tab/>
        </w:r>
        <w:r w:rsidRPr="0026092C">
          <w:rPr>
            <w:rStyle w:val="Hyperlink"/>
            <w:noProof/>
          </w:rPr>
          <w:t>Additional Syntax</w:t>
        </w:r>
        <w:r>
          <w:rPr>
            <w:noProof/>
            <w:webHidden/>
          </w:rPr>
          <w:tab/>
        </w:r>
        <w:r>
          <w:rPr>
            <w:noProof/>
            <w:webHidden/>
          </w:rPr>
          <w:fldChar w:fldCharType="begin"/>
        </w:r>
        <w:r>
          <w:rPr>
            <w:noProof/>
            <w:webHidden/>
          </w:rPr>
          <w:instrText xml:space="preserve"> PAGEREF _Toc339020551 \h </w:instrText>
        </w:r>
        <w:r>
          <w:rPr>
            <w:noProof/>
            <w:webHidden/>
          </w:rPr>
        </w:r>
        <w:r>
          <w:rPr>
            <w:noProof/>
            <w:webHidden/>
          </w:rPr>
          <w:fldChar w:fldCharType="separate"/>
        </w:r>
        <w:r>
          <w:rPr>
            <w:noProof/>
            <w:webHidden/>
          </w:rPr>
          <w:t>352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53" w:history="1">
        <w:r w:rsidRPr="0026092C">
          <w:rPr>
            <w:rStyle w:val="Hyperlink"/>
            <w:noProof/>
          </w:rPr>
          <w:t>B.1.1</w:t>
        </w:r>
        <w:r w:rsidRPr="00002F60">
          <w:rPr>
            <w:rFonts w:ascii="Calibri" w:eastAsia="Times New Roman" w:hAnsi="Calibri" w:cs="Arial"/>
            <w:b w:val="0"/>
            <w:noProof/>
            <w:sz w:val="22"/>
            <w:szCs w:val="22"/>
            <w:lang w:val="en-US" w:eastAsia="en-US"/>
          </w:rPr>
          <w:tab/>
        </w:r>
        <w:r w:rsidRPr="0026092C">
          <w:rPr>
            <w:rStyle w:val="Hyperlink"/>
            <w:noProof/>
          </w:rPr>
          <w:t>Numeric Literals</w:t>
        </w:r>
        <w:bookmarkStart w:id="25" w:name="_GoBack"/>
        <w:bookmarkEnd w:id="25"/>
        <w:r>
          <w:rPr>
            <w:noProof/>
            <w:webHidden/>
          </w:rPr>
          <w:tab/>
        </w:r>
        <w:r>
          <w:rPr>
            <w:noProof/>
            <w:webHidden/>
          </w:rPr>
          <w:fldChar w:fldCharType="begin"/>
        </w:r>
        <w:r>
          <w:rPr>
            <w:noProof/>
            <w:webHidden/>
          </w:rPr>
          <w:instrText xml:space="preserve"> PAGEREF _Toc339020553 \h </w:instrText>
        </w:r>
        <w:r>
          <w:rPr>
            <w:noProof/>
            <w:webHidden/>
          </w:rPr>
        </w:r>
        <w:r>
          <w:rPr>
            <w:noProof/>
            <w:webHidden/>
          </w:rPr>
          <w:fldChar w:fldCharType="separate"/>
        </w:r>
        <w:r>
          <w:rPr>
            <w:noProof/>
            <w:webHidden/>
          </w:rPr>
          <w:t>352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54" w:history="1">
        <w:r w:rsidRPr="0026092C">
          <w:rPr>
            <w:rStyle w:val="Hyperlink"/>
            <w:noProof/>
          </w:rPr>
          <w:t>B.1.2</w:t>
        </w:r>
        <w:r w:rsidRPr="00002F60">
          <w:rPr>
            <w:rFonts w:ascii="Calibri" w:eastAsia="Times New Roman" w:hAnsi="Calibri" w:cs="Arial"/>
            <w:b w:val="0"/>
            <w:noProof/>
            <w:sz w:val="22"/>
            <w:szCs w:val="22"/>
            <w:lang w:val="en-US" w:eastAsia="en-US"/>
          </w:rPr>
          <w:tab/>
        </w:r>
        <w:r w:rsidRPr="0026092C">
          <w:rPr>
            <w:rStyle w:val="Hyperlink"/>
            <w:noProof/>
          </w:rPr>
          <w:t>String Literals</w:t>
        </w:r>
        <w:r>
          <w:rPr>
            <w:noProof/>
            <w:webHidden/>
          </w:rPr>
          <w:tab/>
        </w:r>
        <w:r>
          <w:rPr>
            <w:noProof/>
            <w:webHidden/>
          </w:rPr>
          <w:fldChar w:fldCharType="begin"/>
        </w:r>
        <w:r>
          <w:rPr>
            <w:noProof/>
            <w:webHidden/>
          </w:rPr>
          <w:instrText xml:space="preserve"> PAGEREF _Toc339020554 \h </w:instrText>
        </w:r>
        <w:r>
          <w:rPr>
            <w:noProof/>
            <w:webHidden/>
          </w:rPr>
        </w:r>
        <w:r>
          <w:rPr>
            <w:noProof/>
            <w:webHidden/>
          </w:rPr>
          <w:fldChar w:fldCharType="separate"/>
        </w:r>
        <w:r>
          <w:rPr>
            <w:noProof/>
            <w:webHidden/>
          </w:rPr>
          <w:t>352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55" w:history="1">
        <w:r w:rsidRPr="0026092C">
          <w:rPr>
            <w:rStyle w:val="Hyperlink"/>
            <w:noProof/>
          </w:rPr>
          <w:t>B.2</w:t>
        </w:r>
        <w:r w:rsidRPr="00002F60">
          <w:rPr>
            <w:rFonts w:ascii="Calibri" w:eastAsia="Times New Roman" w:hAnsi="Calibri" w:cs="Arial"/>
            <w:b w:val="0"/>
            <w:noProof/>
            <w:sz w:val="22"/>
            <w:szCs w:val="22"/>
            <w:lang w:val="en-US" w:eastAsia="en-US"/>
          </w:rPr>
          <w:tab/>
        </w:r>
        <w:r w:rsidRPr="0026092C">
          <w:rPr>
            <w:rStyle w:val="Hyperlink"/>
            <w:noProof/>
          </w:rPr>
          <w:t>Additional Properties</w:t>
        </w:r>
        <w:r>
          <w:rPr>
            <w:noProof/>
            <w:webHidden/>
          </w:rPr>
          <w:tab/>
        </w:r>
        <w:r>
          <w:rPr>
            <w:noProof/>
            <w:webHidden/>
          </w:rPr>
          <w:fldChar w:fldCharType="begin"/>
        </w:r>
        <w:r>
          <w:rPr>
            <w:noProof/>
            <w:webHidden/>
          </w:rPr>
          <w:instrText xml:space="preserve"> PAGEREF _Toc339020555 \h </w:instrText>
        </w:r>
        <w:r>
          <w:rPr>
            <w:noProof/>
            <w:webHidden/>
          </w:rPr>
        </w:r>
        <w:r>
          <w:rPr>
            <w:noProof/>
            <w:webHidden/>
          </w:rPr>
          <w:fldChar w:fldCharType="separate"/>
        </w:r>
        <w:r>
          <w:rPr>
            <w:noProof/>
            <w:webHidden/>
          </w:rPr>
          <w:t>353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56" w:history="1">
        <w:r w:rsidRPr="0026092C">
          <w:rPr>
            <w:rStyle w:val="Hyperlink"/>
            <w:noProof/>
          </w:rPr>
          <w:t>B.2.1</w:t>
        </w:r>
        <w:r w:rsidRPr="00002F60">
          <w:rPr>
            <w:rFonts w:ascii="Calibri" w:eastAsia="Times New Roman" w:hAnsi="Calibri" w:cs="Arial"/>
            <w:b w:val="0"/>
            <w:noProof/>
            <w:sz w:val="22"/>
            <w:szCs w:val="22"/>
            <w:lang w:val="en-US" w:eastAsia="en-US"/>
          </w:rPr>
          <w:tab/>
        </w:r>
        <w:r w:rsidRPr="0026092C">
          <w:rPr>
            <w:rStyle w:val="Hyperlink"/>
            <w:noProof/>
          </w:rPr>
          <w:t>Additional Properties of the Global Object</w:t>
        </w:r>
        <w:r>
          <w:rPr>
            <w:noProof/>
            <w:webHidden/>
          </w:rPr>
          <w:tab/>
        </w:r>
        <w:r>
          <w:rPr>
            <w:noProof/>
            <w:webHidden/>
          </w:rPr>
          <w:fldChar w:fldCharType="begin"/>
        </w:r>
        <w:r>
          <w:rPr>
            <w:noProof/>
            <w:webHidden/>
          </w:rPr>
          <w:instrText xml:space="preserve"> PAGEREF _Toc339020556 \h </w:instrText>
        </w:r>
        <w:r>
          <w:rPr>
            <w:noProof/>
            <w:webHidden/>
          </w:rPr>
        </w:r>
        <w:r>
          <w:rPr>
            <w:noProof/>
            <w:webHidden/>
          </w:rPr>
          <w:fldChar w:fldCharType="separate"/>
        </w:r>
        <w:r>
          <w:rPr>
            <w:noProof/>
            <w:webHidden/>
          </w:rPr>
          <w:t>353</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57" w:history="1">
        <w:r w:rsidRPr="0026092C">
          <w:rPr>
            <w:rStyle w:val="Hyperlink"/>
            <w:noProof/>
          </w:rPr>
          <w:t>B.2.2</w:t>
        </w:r>
        <w:r w:rsidRPr="00002F60">
          <w:rPr>
            <w:rFonts w:ascii="Calibri" w:eastAsia="Times New Roman" w:hAnsi="Calibri" w:cs="Arial"/>
            <w:b w:val="0"/>
            <w:noProof/>
            <w:sz w:val="22"/>
            <w:szCs w:val="22"/>
            <w:lang w:val="en-US" w:eastAsia="en-US"/>
          </w:rPr>
          <w:tab/>
        </w:r>
        <w:r w:rsidRPr="0026092C">
          <w:rPr>
            <w:rStyle w:val="Hyperlink"/>
            <w:noProof/>
          </w:rPr>
          <w:t>Additional Properties of the String.prototype Object</w:t>
        </w:r>
        <w:r>
          <w:rPr>
            <w:noProof/>
            <w:webHidden/>
          </w:rPr>
          <w:tab/>
        </w:r>
        <w:r>
          <w:rPr>
            <w:noProof/>
            <w:webHidden/>
          </w:rPr>
          <w:fldChar w:fldCharType="begin"/>
        </w:r>
        <w:r>
          <w:rPr>
            <w:noProof/>
            <w:webHidden/>
          </w:rPr>
          <w:instrText xml:space="preserve"> PAGEREF _Toc339020557 \h </w:instrText>
        </w:r>
        <w:r>
          <w:rPr>
            <w:noProof/>
            <w:webHidden/>
          </w:rPr>
        </w:r>
        <w:r>
          <w:rPr>
            <w:noProof/>
            <w:webHidden/>
          </w:rPr>
          <w:fldChar w:fldCharType="separate"/>
        </w:r>
        <w:r>
          <w:rPr>
            <w:noProof/>
            <w:webHidden/>
          </w:rPr>
          <w:t>354</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58" w:history="1">
        <w:r w:rsidRPr="0026092C">
          <w:rPr>
            <w:rStyle w:val="Hyperlink"/>
            <w:noProof/>
          </w:rPr>
          <w:t>B.2.3</w:t>
        </w:r>
        <w:r w:rsidRPr="00002F60">
          <w:rPr>
            <w:rFonts w:ascii="Calibri" w:eastAsia="Times New Roman" w:hAnsi="Calibri" w:cs="Arial"/>
            <w:b w:val="0"/>
            <w:noProof/>
            <w:sz w:val="22"/>
            <w:szCs w:val="22"/>
            <w:lang w:val="en-US" w:eastAsia="en-US"/>
          </w:rPr>
          <w:tab/>
        </w:r>
        <w:r w:rsidRPr="0026092C">
          <w:rPr>
            <w:rStyle w:val="Hyperlink"/>
            <w:noProof/>
          </w:rPr>
          <w:t>Additional Properties of the Date.prototype Object</w:t>
        </w:r>
        <w:r>
          <w:rPr>
            <w:noProof/>
            <w:webHidden/>
          </w:rPr>
          <w:tab/>
        </w:r>
        <w:r>
          <w:rPr>
            <w:noProof/>
            <w:webHidden/>
          </w:rPr>
          <w:fldChar w:fldCharType="begin"/>
        </w:r>
        <w:r>
          <w:rPr>
            <w:noProof/>
            <w:webHidden/>
          </w:rPr>
          <w:instrText xml:space="preserve"> PAGEREF _Toc339020558 \h </w:instrText>
        </w:r>
        <w:r>
          <w:rPr>
            <w:noProof/>
            <w:webHidden/>
          </w:rPr>
        </w:r>
        <w:r>
          <w:rPr>
            <w:noProof/>
            <w:webHidden/>
          </w:rPr>
          <w:fldChar w:fldCharType="separate"/>
        </w:r>
        <w:r>
          <w:rPr>
            <w:noProof/>
            <w:webHidden/>
          </w:rPr>
          <w:t>357</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59" w:history="1">
        <w:r w:rsidRPr="0026092C">
          <w:rPr>
            <w:rStyle w:val="Hyperlink"/>
            <w:noProof/>
          </w:rPr>
          <w:t>B.3</w:t>
        </w:r>
        <w:r w:rsidRPr="00002F60">
          <w:rPr>
            <w:rFonts w:ascii="Calibri" w:eastAsia="Times New Roman" w:hAnsi="Calibri" w:cs="Arial"/>
            <w:b w:val="0"/>
            <w:noProof/>
            <w:sz w:val="22"/>
            <w:szCs w:val="22"/>
            <w:lang w:val="en-US" w:eastAsia="en-US"/>
          </w:rPr>
          <w:tab/>
        </w:r>
        <w:r w:rsidRPr="0026092C">
          <w:rPr>
            <w:rStyle w:val="Hyperlink"/>
            <w:noProof/>
          </w:rPr>
          <w:t>Other Additional Features</w:t>
        </w:r>
        <w:r>
          <w:rPr>
            <w:noProof/>
            <w:webHidden/>
          </w:rPr>
          <w:tab/>
        </w:r>
        <w:r>
          <w:rPr>
            <w:noProof/>
            <w:webHidden/>
          </w:rPr>
          <w:fldChar w:fldCharType="begin"/>
        </w:r>
        <w:r>
          <w:rPr>
            <w:noProof/>
            <w:webHidden/>
          </w:rPr>
          <w:instrText xml:space="preserve"> PAGEREF _Toc339020559 \h </w:instrText>
        </w:r>
        <w:r>
          <w:rPr>
            <w:noProof/>
            <w:webHidden/>
          </w:rPr>
        </w:r>
        <w:r>
          <w:rPr>
            <w:noProof/>
            <w:webHidden/>
          </w:rPr>
          <w:fldChar w:fldCharType="separate"/>
        </w:r>
        <w:r>
          <w:rPr>
            <w:noProof/>
            <w:webHidden/>
          </w:rPr>
          <w:t>358</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60" w:history="1">
        <w:r w:rsidRPr="0026092C">
          <w:rPr>
            <w:rStyle w:val="Hyperlink"/>
            <w:noProof/>
          </w:rPr>
          <w:t>B.3.1</w:t>
        </w:r>
        <w:r w:rsidRPr="00002F60">
          <w:rPr>
            <w:rFonts w:ascii="Calibri" w:eastAsia="Times New Roman" w:hAnsi="Calibri" w:cs="Arial"/>
            <w:b w:val="0"/>
            <w:noProof/>
            <w:sz w:val="22"/>
            <w:szCs w:val="22"/>
            <w:lang w:val="en-US" w:eastAsia="en-US"/>
          </w:rPr>
          <w:tab/>
        </w:r>
        <w:r w:rsidRPr="0026092C">
          <w:rPr>
            <w:rStyle w:val="Hyperlink"/>
            <w:noProof/>
          </w:rPr>
          <w:t>The __proto__ pseudo property.</w:t>
        </w:r>
        <w:r>
          <w:rPr>
            <w:noProof/>
            <w:webHidden/>
          </w:rPr>
          <w:tab/>
        </w:r>
        <w:r>
          <w:rPr>
            <w:noProof/>
            <w:webHidden/>
          </w:rPr>
          <w:fldChar w:fldCharType="begin"/>
        </w:r>
        <w:r>
          <w:rPr>
            <w:noProof/>
            <w:webHidden/>
          </w:rPr>
          <w:instrText xml:space="preserve"> PAGEREF _Toc339020560 \h </w:instrText>
        </w:r>
        <w:r>
          <w:rPr>
            <w:noProof/>
            <w:webHidden/>
          </w:rPr>
        </w:r>
        <w:r>
          <w:rPr>
            <w:noProof/>
            <w:webHidden/>
          </w:rPr>
          <w:fldChar w:fldCharType="separate"/>
        </w:r>
        <w:r>
          <w:rPr>
            <w:noProof/>
            <w:webHidden/>
          </w:rPr>
          <w:t>358</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61" w:history="1">
        <w:r w:rsidRPr="0026092C">
          <w:rPr>
            <w:rStyle w:val="Hyperlink"/>
            <w:noProof/>
          </w:rPr>
          <w:t>Annex C (informative)  The Strict Mode of ECMAScript</w:t>
        </w:r>
        <w:r>
          <w:rPr>
            <w:noProof/>
            <w:webHidden/>
          </w:rPr>
          <w:tab/>
        </w:r>
        <w:r>
          <w:rPr>
            <w:noProof/>
            <w:webHidden/>
          </w:rPr>
          <w:fldChar w:fldCharType="begin"/>
        </w:r>
        <w:r>
          <w:rPr>
            <w:noProof/>
            <w:webHidden/>
          </w:rPr>
          <w:instrText xml:space="preserve"> PAGEREF _Toc339020561 \h </w:instrText>
        </w:r>
        <w:r>
          <w:rPr>
            <w:noProof/>
            <w:webHidden/>
          </w:rPr>
        </w:r>
        <w:r>
          <w:rPr>
            <w:noProof/>
            <w:webHidden/>
          </w:rPr>
          <w:fldChar w:fldCharType="separate"/>
        </w:r>
        <w:r>
          <w:rPr>
            <w:noProof/>
            <w:webHidden/>
          </w:rPr>
          <w:t>360</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62" w:history="1">
        <w:r w:rsidRPr="0026092C">
          <w:rPr>
            <w:rStyle w:val="Hyperlink"/>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_Toc339020562 \h </w:instrText>
        </w:r>
        <w:r>
          <w:rPr>
            <w:noProof/>
            <w:webHidden/>
          </w:rPr>
        </w:r>
        <w:r>
          <w:rPr>
            <w:noProof/>
            <w:webHidden/>
          </w:rPr>
          <w:fldChar w:fldCharType="separate"/>
        </w:r>
        <w:r>
          <w:rPr>
            <w:noProof/>
            <w:webHidden/>
          </w:rPr>
          <w:t>362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63" w:history="1">
        <w:r w:rsidRPr="0026092C">
          <w:rPr>
            <w:rStyle w:val="Hyperlink"/>
            <w:noProof/>
          </w:rPr>
          <w:t>In Edition 6</w:t>
        </w:r>
        <w:r>
          <w:rPr>
            <w:noProof/>
            <w:webHidden/>
          </w:rPr>
          <w:tab/>
        </w:r>
        <w:r>
          <w:rPr>
            <w:noProof/>
            <w:webHidden/>
          </w:rPr>
          <w:fldChar w:fldCharType="begin"/>
        </w:r>
        <w:r>
          <w:rPr>
            <w:noProof/>
            <w:webHidden/>
          </w:rPr>
          <w:instrText xml:space="preserve"> PAGEREF _Toc339020563 \h </w:instrText>
        </w:r>
        <w:r>
          <w:rPr>
            <w:noProof/>
            <w:webHidden/>
          </w:rPr>
        </w:r>
        <w:r>
          <w:rPr>
            <w:noProof/>
            <w:webHidden/>
          </w:rPr>
          <w:fldChar w:fldCharType="separate"/>
        </w:r>
        <w:r>
          <w:rPr>
            <w:noProof/>
            <w:webHidden/>
          </w:rPr>
          <w:t>362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64" w:history="1">
        <w:r w:rsidRPr="0026092C">
          <w:rPr>
            <w:rStyle w:val="Hyperlink"/>
            <w:noProof/>
          </w:rPr>
          <w:t>In 5</w:t>
        </w:r>
        <w:r w:rsidRPr="0026092C">
          <w:rPr>
            <w:rStyle w:val="Hyperlink"/>
            <w:bCs/>
            <w:noProof/>
          </w:rPr>
          <w:t>.1</w:t>
        </w:r>
        <w:r w:rsidRPr="0026092C">
          <w:rPr>
            <w:rStyle w:val="Hyperlink"/>
            <w:noProof/>
          </w:rPr>
          <w:t xml:space="preserve"> Edition 5.1</w:t>
        </w:r>
        <w:r>
          <w:rPr>
            <w:noProof/>
            <w:webHidden/>
          </w:rPr>
          <w:tab/>
        </w:r>
        <w:r>
          <w:rPr>
            <w:noProof/>
            <w:webHidden/>
          </w:rPr>
          <w:fldChar w:fldCharType="begin"/>
        </w:r>
        <w:r>
          <w:rPr>
            <w:noProof/>
            <w:webHidden/>
          </w:rPr>
          <w:instrText xml:space="preserve"> PAGEREF _Toc339020564 \h </w:instrText>
        </w:r>
        <w:r>
          <w:rPr>
            <w:noProof/>
            <w:webHidden/>
          </w:rPr>
        </w:r>
        <w:r>
          <w:rPr>
            <w:noProof/>
            <w:webHidden/>
          </w:rPr>
          <w:fldChar w:fldCharType="separate"/>
        </w:r>
        <w:r>
          <w:rPr>
            <w:noProof/>
            <w:webHidden/>
          </w:rPr>
          <w:t>362</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65" w:history="1">
        <w:r w:rsidRPr="0026092C">
          <w:rPr>
            <w:rStyle w:val="Hyperlink"/>
            <w:noProof/>
          </w:rPr>
          <w:t>In 5</w:t>
        </w:r>
        <w:r w:rsidRPr="0026092C">
          <w:rPr>
            <w:rStyle w:val="Hyperlink"/>
            <w:noProof/>
            <w:vertAlign w:val="superscript"/>
          </w:rPr>
          <w:t>th</w:t>
        </w:r>
        <w:r w:rsidRPr="0026092C">
          <w:rPr>
            <w:rStyle w:val="Hyperlink"/>
            <w:noProof/>
          </w:rPr>
          <w:t xml:space="preserve"> Edition 5</w:t>
        </w:r>
        <w:r>
          <w:rPr>
            <w:noProof/>
            <w:webHidden/>
          </w:rPr>
          <w:tab/>
        </w:r>
        <w:r>
          <w:rPr>
            <w:noProof/>
            <w:webHidden/>
          </w:rPr>
          <w:fldChar w:fldCharType="begin"/>
        </w:r>
        <w:r>
          <w:rPr>
            <w:noProof/>
            <w:webHidden/>
          </w:rPr>
          <w:instrText xml:space="preserve"> PAGEREF _Toc339020565 \h </w:instrText>
        </w:r>
        <w:r>
          <w:rPr>
            <w:noProof/>
            <w:webHidden/>
          </w:rPr>
        </w:r>
        <w:r>
          <w:rPr>
            <w:noProof/>
            <w:webHidden/>
          </w:rPr>
          <w:fldChar w:fldCharType="separate"/>
        </w:r>
        <w:r>
          <w:rPr>
            <w:noProof/>
            <w:webHidden/>
          </w:rPr>
          <w:t>363</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66" w:history="1">
        <w:r w:rsidRPr="0026092C">
          <w:rPr>
            <w:rStyle w:val="Hyperlink"/>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_Toc339020566 \h </w:instrText>
        </w:r>
        <w:r>
          <w:rPr>
            <w:noProof/>
            <w:webHidden/>
          </w:rPr>
        </w:r>
        <w:r>
          <w:rPr>
            <w:noProof/>
            <w:webHidden/>
          </w:rPr>
          <w:fldChar w:fldCharType="separate"/>
        </w:r>
        <w:r>
          <w:rPr>
            <w:noProof/>
            <w:webHidden/>
          </w:rPr>
          <w:t>366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67" w:history="1">
        <w:r w:rsidRPr="0026092C">
          <w:rPr>
            <w:rStyle w:val="Hyperlink"/>
            <w:noProof/>
          </w:rPr>
          <w:t>In the 6</w:t>
        </w:r>
        <w:r w:rsidRPr="0026092C">
          <w:rPr>
            <w:rStyle w:val="Hyperlink"/>
            <w:noProof/>
            <w:vertAlign w:val="superscript"/>
          </w:rPr>
          <w:t>th</w:t>
        </w:r>
        <w:r w:rsidRPr="0026092C">
          <w:rPr>
            <w:rStyle w:val="Hyperlink"/>
            <w:noProof/>
          </w:rPr>
          <w:t xml:space="preserve"> Edition</w:t>
        </w:r>
        <w:r>
          <w:rPr>
            <w:noProof/>
            <w:webHidden/>
          </w:rPr>
          <w:tab/>
        </w:r>
        <w:r>
          <w:rPr>
            <w:noProof/>
            <w:webHidden/>
          </w:rPr>
          <w:fldChar w:fldCharType="begin"/>
        </w:r>
        <w:r>
          <w:rPr>
            <w:noProof/>
            <w:webHidden/>
          </w:rPr>
          <w:instrText xml:space="preserve"> PAGEREF _Toc339020567 \h </w:instrText>
        </w:r>
        <w:r>
          <w:rPr>
            <w:noProof/>
            <w:webHidden/>
          </w:rPr>
        </w:r>
        <w:r>
          <w:rPr>
            <w:noProof/>
            <w:webHidden/>
          </w:rPr>
          <w:fldChar w:fldCharType="separate"/>
        </w:r>
        <w:r>
          <w:rPr>
            <w:noProof/>
            <w:webHidden/>
          </w:rPr>
          <w:t>366</w:t>
        </w:r>
        <w:r>
          <w:rPr>
            <w:noProof/>
            <w:webHidden/>
          </w:rPr>
          <w:fldChar w:fldCharType="end"/>
        </w:r>
      </w:hyperlink>
    </w:p>
    <w:p w:rsidR="003C404E" w:rsidRPr="00002F60" w:rsidRDefault="003C404E">
      <w:pPr>
        <w:pStyle w:val="TOC2"/>
        <w:rPr>
          <w:rFonts w:ascii="Calibri" w:eastAsia="Times New Roman" w:hAnsi="Calibri" w:cs="Arial"/>
          <w:b w:val="0"/>
          <w:noProof/>
          <w:sz w:val="22"/>
          <w:szCs w:val="22"/>
          <w:lang w:val="en-US" w:eastAsia="en-US"/>
        </w:rPr>
      </w:pPr>
      <w:hyperlink w:anchor="_Toc339020568" w:history="1">
        <w:r w:rsidRPr="0026092C">
          <w:rPr>
            <w:rStyle w:val="Hyperlink"/>
            <w:noProof/>
          </w:rPr>
          <w:t>In the 5</w:t>
        </w:r>
        <w:r w:rsidRPr="0026092C">
          <w:rPr>
            <w:rStyle w:val="Hyperlink"/>
            <w:noProof/>
            <w:vertAlign w:val="superscript"/>
          </w:rPr>
          <w:t>th</w:t>
        </w:r>
        <w:r w:rsidRPr="0026092C">
          <w:rPr>
            <w:rStyle w:val="Hyperlink"/>
            <w:noProof/>
          </w:rPr>
          <w:t xml:space="preserve"> Edition</w:t>
        </w:r>
        <w:r>
          <w:rPr>
            <w:noProof/>
            <w:webHidden/>
          </w:rPr>
          <w:tab/>
        </w:r>
        <w:r>
          <w:rPr>
            <w:noProof/>
            <w:webHidden/>
          </w:rPr>
          <w:fldChar w:fldCharType="begin"/>
        </w:r>
        <w:r>
          <w:rPr>
            <w:noProof/>
            <w:webHidden/>
          </w:rPr>
          <w:instrText xml:space="preserve"> PAGEREF _Toc339020568 \h </w:instrText>
        </w:r>
        <w:r>
          <w:rPr>
            <w:noProof/>
            <w:webHidden/>
          </w:rPr>
        </w:r>
        <w:r>
          <w:rPr>
            <w:noProof/>
            <w:webHidden/>
          </w:rPr>
          <w:fldChar w:fldCharType="separate"/>
        </w:r>
        <w:r>
          <w:rPr>
            <w:noProof/>
            <w:webHidden/>
          </w:rPr>
          <w:t>366</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69" w:history="1">
        <w:r w:rsidRPr="0026092C">
          <w:rPr>
            <w:rStyle w:val="Hyperlink"/>
            <w:noProof/>
          </w:rPr>
          <w:t>Annex F (informative)  Static Semantic Rule Cross Reference</w:t>
        </w:r>
        <w:r>
          <w:rPr>
            <w:noProof/>
            <w:webHidden/>
          </w:rPr>
          <w:tab/>
        </w:r>
        <w:r>
          <w:rPr>
            <w:noProof/>
            <w:webHidden/>
          </w:rPr>
          <w:fldChar w:fldCharType="begin"/>
        </w:r>
        <w:r>
          <w:rPr>
            <w:noProof/>
            <w:webHidden/>
          </w:rPr>
          <w:instrText xml:space="preserve"> PAGEREF _Toc339020569 \h </w:instrText>
        </w:r>
        <w:r>
          <w:rPr>
            <w:noProof/>
            <w:webHidden/>
          </w:rPr>
        </w:r>
        <w:r>
          <w:rPr>
            <w:noProof/>
            <w:webHidden/>
          </w:rPr>
          <w:fldChar w:fldCharType="separate"/>
        </w:r>
        <w:r>
          <w:rPr>
            <w:noProof/>
            <w:webHidden/>
          </w:rPr>
          <w:t>370</w:t>
        </w:r>
        <w:r>
          <w:rPr>
            <w:noProof/>
            <w:webHidden/>
          </w:rPr>
          <w:fldChar w:fldCharType="end"/>
        </w:r>
      </w:hyperlink>
    </w:p>
    <w:p w:rsidR="003C404E" w:rsidRPr="00002F60" w:rsidRDefault="003C404E">
      <w:pPr>
        <w:pStyle w:val="TOC1"/>
        <w:rPr>
          <w:rFonts w:ascii="Calibri" w:eastAsia="Times New Roman" w:hAnsi="Calibri" w:cs="Arial"/>
          <w:b w:val="0"/>
          <w:noProof/>
          <w:sz w:val="22"/>
          <w:szCs w:val="22"/>
          <w:lang w:val="en-US" w:eastAsia="en-US"/>
        </w:rPr>
      </w:pPr>
      <w:hyperlink w:anchor="_Toc339020570" w:history="1">
        <w:r w:rsidRPr="0026092C">
          <w:rPr>
            <w:rStyle w:val="Hyperlink"/>
            <w:noProof/>
          </w:rPr>
          <w:t>Scrap Heap</w:t>
        </w:r>
        <w:r>
          <w:rPr>
            <w:noProof/>
            <w:webHidden/>
          </w:rPr>
          <w:tab/>
        </w:r>
        <w:r>
          <w:rPr>
            <w:noProof/>
            <w:webHidden/>
          </w:rPr>
          <w:fldChar w:fldCharType="begin"/>
        </w:r>
        <w:r>
          <w:rPr>
            <w:noProof/>
            <w:webHidden/>
          </w:rPr>
          <w:instrText xml:space="preserve"> PAGEREF _Toc339020570 \h </w:instrText>
        </w:r>
        <w:r>
          <w:rPr>
            <w:noProof/>
            <w:webHidden/>
          </w:rPr>
        </w:r>
        <w:r>
          <w:rPr>
            <w:noProof/>
            <w:webHidden/>
          </w:rPr>
          <w:fldChar w:fldCharType="separate"/>
        </w:r>
        <w:r>
          <w:rPr>
            <w:noProof/>
            <w:webHidden/>
          </w:rPr>
          <w:t>372</w:t>
        </w:r>
        <w:r>
          <w:rPr>
            <w:noProof/>
            <w:webHidden/>
          </w:rPr>
          <w:fldChar w:fldCharType="end"/>
        </w:r>
      </w:hyperlink>
    </w:p>
    <w:p w:rsidR="003C404E" w:rsidRPr="00002F60" w:rsidRDefault="003C404E">
      <w:pPr>
        <w:pStyle w:val="TOC3"/>
        <w:rPr>
          <w:rFonts w:ascii="Calibri" w:eastAsia="Times New Roman" w:hAnsi="Calibri" w:cs="Arial"/>
          <w:b w:val="0"/>
          <w:noProof/>
          <w:sz w:val="22"/>
          <w:szCs w:val="22"/>
          <w:lang w:val="en-US" w:eastAsia="en-US"/>
        </w:rPr>
      </w:pPr>
      <w:hyperlink w:anchor="_Toc339020571" w:history="1">
        <w:r w:rsidRPr="0026092C">
          <w:rPr>
            <w:rStyle w:val="Hyperlink"/>
            <w:noProof/>
          </w:rPr>
          <w:t>10.5.3</w:t>
        </w:r>
        <w:r w:rsidRPr="00002F60">
          <w:rPr>
            <w:rFonts w:ascii="Calibri" w:eastAsia="Times New Roman" w:hAnsi="Calibri" w:cs="Arial"/>
            <w:b w:val="0"/>
            <w:noProof/>
            <w:sz w:val="22"/>
            <w:szCs w:val="22"/>
            <w:lang w:val="en-US" w:eastAsia="en-US"/>
          </w:rPr>
          <w:tab/>
        </w:r>
        <w:r w:rsidRPr="0026092C">
          <w:rPr>
            <w:rStyle w:val="Hyperlink"/>
            <w:noProof/>
          </w:rPr>
          <w:t>Function Declaration Instantiation</w:t>
        </w:r>
        <w:r>
          <w:rPr>
            <w:noProof/>
            <w:webHidden/>
          </w:rPr>
          <w:tab/>
        </w:r>
        <w:r>
          <w:rPr>
            <w:noProof/>
            <w:webHidden/>
          </w:rPr>
          <w:fldChar w:fldCharType="begin"/>
        </w:r>
        <w:r>
          <w:rPr>
            <w:noProof/>
            <w:webHidden/>
          </w:rPr>
          <w:instrText xml:space="preserve"> PAGEREF _Toc339020571 \h </w:instrText>
        </w:r>
        <w:r>
          <w:rPr>
            <w:noProof/>
            <w:webHidden/>
          </w:rPr>
        </w:r>
        <w:r>
          <w:rPr>
            <w:noProof/>
            <w:webHidden/>
          </w:rPr>
          <w:fldChar w:fldCharType="separate"/>
        </w:r>
        <w:r>
          <w:rPr>
            <w:noProof/>
            <w:webHidden/>
          </w:rPr>
          <w:t>373</w:t>
        </w:r>
        <w:r>
          <w:rPr>
            <w:noProof/>
            <w:webHidden/>
          </w:rPr>
          <w:fldChar w:fldCharType="end"/>
        </w:r>
      </w:hyperlink>
    </w:p>
    <w:p w:rsidR="00887CB2" w:rsidRPr="00E65A34" w:rsidRDefault="00F00556" w:rsidP="00BD219A">
      <w:pPr>
        <w:pStyle w:val="TOC9"/>
        <w:spacing w:before="80" w:line="230" w:lineRule="exact"/>
        <w:ind w:right="499"/>
      </w:pPr>
      <w:r w:rsidRPr="004D1BD1">
        <w:fldChar w:fldCharType="end"/>
      </w:r>
    </w:p>
    <w:p w:rsidR="00990F07" w:rsidRPr="009C202C" w:rsidRDefault="00887CB2" w:rsidP="00887CB2">
      <w:r w:rsidRPr="009C202C">
        <w:br w:type="page"/>
      </w:r>
    </w:p>
    <w:p w:rsidR="003E745B" w:rsidRPr="009C202C" w:rsidRDefault="003E745B" w:rsidP="00990F07"/>
    <w:p w:rsidR="003E745B" w:rsidRPr="009C202C" w:rsidRDefault="003E745B" w:rsidP="003E745B">
      <w:pPr>
        <w:pStyle w:val="Introduction"/>
      </w:pPr>
      <w:r w:rsidRPr="009C202C">
        <w:lastRenderedPageBreak/>
        <w:t>Introduction</w:t>
      </w:r>
    </w:p>
    <w:p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rsidR="00990F07" w:rsidRPr="00C7794D" w:rsidRDefault="00990F07" w:rsidP="00990F07">
      <w:r w:rsidRPr="00C7794D">
        <w:t>The development of this Standard started in November 1996. The first edition of this Ecma Standard was adopted by the Ecma General Assembly of June 1997.</w:t>
      </w:r>
    </w:p>
    <w:p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rsidR="0040057E" w:rsidRPr="00C7794D" w:rsidRDefault="0040057E" w:rsidP="00990F07">
      <w:r w:rsidRPr="00C7794D">
        <w:t>This present sixth edition of the Standard………</w:t>
      </w:r>
    </w:p>
    <w:p w:rsidR="00990F07" w:rsidRPr="004D1BD1" w:rsidRDefault="00990F07" w:rsidP="00990F07">
      <w:r w:rsidRPr="00C7794D">
        <w:t>ECMAScript is a vibrant language and the evolution of the language is not complete. Significant technical enhancement will continue with future editions of this specification.</w:t>
      </w:r>
    </w:p>
    <w:p w:rsidR="00990F07" w:rsidRPr="00E65A34" w:rsidRDefault="00990F07" w:rsidP="00990F07"/>
    <w:p w:rsidR="00990F07" w:rsidRPr="009C202C" w:rsidRDefault="00990F07" w:rsidP="00990F07"/>
    <w:p w:rsidR="00990F07" w:rsidRPr="009C202C" w:rsidRDefault="00990F07" w:rsidP="00990F07"/>
    <w:p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rsidR="0012311B" w:rsidRPr="00E77497" w:rsidRDefault="0012311B" w:rsidP="00A45072"/>
    <w:p w:rsidR="004F385F" w:rsidRPr="00E77497" w:rsidRDefault="004F385F" w:rsidP="00A45072"/>
    <w:p w:rsidR="00E7049F" w:rsidRPr="00E77497" w:rsidRDefault="00E7049F" w:rsidP="00E7049F"/>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E7049F" w:rsidRPr="00E77497" w:rsidRDefault="00E7049F" w:rsidP="00E7049F"/>
    <w:p w:rsidR="000B1504" w:rsidRPr="00E77497" w:rsidRDefault="000B1504" w:rsidP="003E745B"/>
    <w:p w:rsidR="000B1504" w:rsidRPr="00E77497" w:rsidRDefault="000B1504" w:rsidP="003E745B"/>
    <w:p w:rsidR="003E745B" w:rsidRPr="00E77497" w:rsidRDefault="003E745B">
      <w:pPr>
        <w:sectPr w:rsidR="003E745B" w:rsidRPr="00E77497" w:rsidSect="006E638D">
          <w:headerReference w:type="even" r:id="rId17"/>
          <w:headerReference w:type="default" r:id="rId18"/>
          <w:footerReference w:type="even" r:id="rId19"/>
          <w:footerReference w:type="default" r:id="rId20"/>
          <w:headerReference w:type="first" r:id="rId21"/>
          <w:footerReference w:type="first" r:id="rId22"/>
          <w:pgSz w:w="11906" w:h="16838"/>
          <w:pgMar w:top="1083" w:right="737" w:bottom="567" w:left="850" w:header="851" w:footer="283" w:gutter="567"/>
          <w:pgNumType w:fmt="lowerRoman" w:start="1"/>
          <w:cols w:space="720"/>
          <w:docGrid w:linePitch="272"/>
        </w:sectPr>
      </w:pPr>
    </w:p>
    <w:p w:rsidR="00990F07" w:rsidRPr="00C7794D" w:rsidRDefault="00990F07" w:rsidP="003E745B">
      <w:pPr>
        <w:pStyle w:val="zzSTDTitle"/>
        <w:rPr>
          <w:noProof/>
          <w:color w:val="auto"/>
        </w:rPr>
      </w:pPr>
      <w:r w:rsidRPr="00C7794D">
        <w:rPr>
          <w:noProof/>
          <w:color w:val="auto"/>
        </w:rPr>
        <w:lastRenderedPageBreak/>
        <w:t>ECMAScript Language Specification</w:t>
      </w:r>
    </w:p>
    <w:p w:rsidR="004C02EF" w:rsidRPr="004D1BD1" w:rsidRDefault="004C02EF" w:rsidP="002F0FA8">
      <w:pPr>
        <w:pStyle w:val="Heading1"/>
        <w:tabs>
          <w:tab w:val="clear" w:pos="560"/>
        </w:tabs>
        <w:ind w:hanging="11"/>
      </w:pPr>
      <w:bookmarkStart w:id="51" w:name="_Toc276630915"/>
      <w:bookmarkStart w:id="52" w:name="_Toc339020221"/>
      <w:r w:rsidRPr="004D1BD1">
        <w:t>Scope</w:t>
      </w:r>
      <w:bookmarkEnd w:id="51"/>
      <w:bookmarkEnd w:id="52"/>
    </w:p>
    <w:p w:rsidR="004C02EF" w:rsidRPr="009C202C" w:rsidRDefault="004C02EF" w:rsidP="004C02EF">
      <w:r w:rsidRPr="00E65A34">
        <w:rPr>
          <w:rFonts w:eastAsia="Arial Unicode MS"/>
        </w:rPr>
        <w:t>This Standard defines the ECMAScript scripting language.</w:t>
      </w:r>
    </w:p>
    <w:p w:rsidR="004C02EF" w:rsidRPr="009C202C" w:rsidRDefault="004C02EF" w:rsidP="002F0FA8">
      <w:pPr>
        <w:pStyle w:val="Heading1"/>
        <w:tabs>
          <w:tab w:val="clear" w:pos="560"/>
        </w:tabs>
        <w:ind w:hanging="11"/>
      </w:pPr>
      <w:bookmarkStart w:id="53" w:name="_Toc523562844"/>
      <w:bookmarkStart w:id="54" w:name="_Toc525704996"/>
      <w:bookmarkStart w:id="55" w:name="_Toc213731291"/>
      <w:bookmarkStart w:id="56" w:name="_Toc276630916"/>
      <w:bookmarkStart w:id="57" w:name="_Toc339020222"/>
      <w:r w:rsidRPr="009C202C">
        <w:t>Conformance</w:t>
      </w:r>
      <w:bookmarkEnd w:id="53"/>
      <w:bookmarkEnd w:id="54"/>
      <w:bookmarkEnd w:id="55"/>
      <w:bookmarkEnd w:id="56"/>
      <w:bookmarkEnd w:id="57"/>
    </w:p>
    <w:p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del w:id="58" w:author="Rev 9 Allen Wirfs-Brock" w:date="2012-07-07T10:46:00Z">
        <w:r w:rsidRPr="00E77497" w:rsidDel="006F5ACA">
          <w:rPr>
            <w:rFonts w:eastAsia="Arial Unicode MS"/>
          </w:rPr>
          <w:delText>3</w:delText>
        </w:r>
      </w:del>
      <w:ins w:id="59" w:author="Rev 9 Allen Wirfs-Brock" w:date="2012-07-07T10:46:00Z">
        <w:r w:rsidR="006F5ACA">
          <w:rPr>
            <w:rFonts w:eastAsia="Arial Unicode MS"/>
          </w:rPr>
          <w:t>5.1</w:t>
        </w:r>
      </w:ins>
      <w:r w:rsidRPr="00E77497">
        <w:rPr>
          <w:rFonts w:eastAsia="Arial Unicode MS"/>
        </w:rPr>
        <w:t>.0 or later and ISO/IEC 10646</w:t>
      </w:r>
      <w:del w:id="60" w:author="Rev 9 Allen Wirfs-Brock" w:date="2012-07-07T10:46:00Z">
        <w:r w:rsidRPr="00E77497" w:rsidDel="006F5ACA">
          <w:rPr>
            <w:rFonts w:eastAsia="Arial Unicode MS"/>
          </w:rPr>
          <w:delText>-1 with either UCS-2 or UTF-16 as the adopted encoding form, implementation level 3</w:delText>
        </w:r>
      </w:del>
      <w:r w:rsidRPr="00E77497">
        <w:rPr>
          <w:rFonts w:eastAsia="Arial Unicode MS"/>
        </w:rPr>
        <w:t xml:space="preserve">. If the adopted ISO/IEC 10646-1 subset is not otherwise specified, it is presumed to be the </w:t>
      </w:r>
      <w:del w:id="61" w:author="Rev 9 Allen Wirfs-Brock" w:date="2012-07-07T10:47:00Z">
        <w:r w:rsidRPr="00E77497" w:rsidDel="006F5ACA">
          <w:rPr>
            <w:rFonts w:eastAsia="Arial Unicode MS"/>
          </w:rPr>
          <w:delText>BMP subset</w:delText>
        </w:r>
      </w:del>
      <w:ins w:id="62" w:author="Rev 9 Allen Wirfs-Brock" w:date="2012-07-07T10:47:00Z">
        <w:r w:rsidR="006F5ACA">
          <w:rPr>
            <w:rFonts w:eastAsia="Arial Unicode MS"/>
          </w:rPr>
          <w:t>Unicode set</w:t>
        </w:r>
      </w:ins>
      <w:r w:rsidRPr="00E77497">
        <w:rPr>
          <w:rFonts w:eastAsia="Arial Unicode MS"/>
        </w:rPr>
        <w:t xml:space="preserve">, collection </w:t>
      </w:r>
      <w:del w:id="63" w:author="Rev 9 Allen Wirfs-Brock" w:date="2012-07-07T10:47:00Z">
        <w:r w:rsidRPr="00E77497" w:rsidDel="006F5ACA">
          <w:rPr>
            <w:rFonts w:eastAsia="Arial Unicode MS"/>
          </w:rPr>
          <w:delText>300</w:delText>
        </w:r>
      </w:del>
      <w:ins w:id="64" w:author="Rev 9 Allen Wirfs-Brock" w:date="2012-07-07T10:47:00Z">
        <w:r w:rsidR="006F5ACA">
          <w:rPr>
            <w:rFonts w:eastAsia="Arial Unicode MS"/>
          </w:rPr>
          <w:t>10646</w:t>
        </w:r>
      </w:ins>
      <w:r w:rsidRPr="00E77497">
        <w:rPr>
          <w:rFonts w:eastAsia="Arial Unicode MS"/>
        </w:rPr>
        <w:t>.</w:t>
      </w:r>
      <w:del w:id="65" w:author="Rev 9 Allen Wirfs-Brock" w:date="2012-07-07T10:48:00Z">
        <w:r w:rsidRPr="00E77497" w:rsidDel="006F5ACA">
          <w:rPr>
            <w:rFonts w:eastAsia="Arial Unicode MS"/>
          </w:rPr>
          <w:delText xml:space="preserve"> If the adopted encoding form is not otherwise specified, it presumed to be the UTF-16 encoding form.</w:delText>
        </w:r>
      </w:del>
    </w:p>
    <w:p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rsidR="004C02EF" w:rsidRPr="00E77497" w:rsidRDefault="004C02EF" w:rsidP="002F0FA8">
      <w:pPr>
        <w:pStyle w:val="Heading1"/>
        <w:tabs>
          <w:tab w:val="clear" w:pos="560"/>
        </w:tabs>
        <w:ind w:hanging="11"/>
      </w:pPr>
      <w:bookmarkStart w:id="66" w:name="_Toc276630917"/>
      <w:bookmarkStart w:id="67" w:name="_Toc339020223"/>
      <w:r w:rsidRPr="00E77497">
        <w:t>Normative references</w:t>
      </w:r>
      <w:bookmarkEnd w:id="66"/>
      <w:bookmarkEnd w:id="67"/>
    </w:p>
    <w:p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rsidR="004C02EF" w:rsidRPr="00E77497" w:rsidRDefault="004C02EF" w:rsidP="004C02EF">
      <w:pPr>
        <w:pStyle w:val="RefNorm"/>
        <w:spacing w:line="230" w:lineRule="exact"/>
        <w:rPr>
          <w:i/>
        </w:rPr>
      </w:pPr>
      <w:bookmarkStart w:id="68" w:name="_Toc136940934"/>
      <w:bookmarkStart w:id="69" w:name="_Toc136941001"/>
      <w:bookmarkStart w:id="70" w:name="_Toc136941270"/>
      <w:bookmarkStart w:id="71" w:name="_Toc136941398"/>
      <w:bookmarkStart w:id="72" w:name="_Toc136949347"/>
      <w:bookmarkStart w:id="73" w:name="_Toc141029224"/>
      <w:r w:rsidRPr="00E77497">
        <w:t>ISO/IEC 9899:1996</w:t>
      </w:r>
      <w:r w:rsidRPr="00E77497">
        <w:rPr>
          <w:i/>
        </w:rPr>
        <w:t>,</w:t>
      </w:r>
      <w:bookmarkEnd w:id="68"/>
      <w:bookmarkEnd w:id="69"/>
      <w:bookmarkEnd w:id="70"/>
      <w:bookmarkEnd w:id="71"/>
      <w:bookmarkEnd w:id="72"/>
      <w:bookmarkEnd w:id="73"/>
      <w:r w:rsidRPr="00E77497">
        <w:rPr>
          <w:i/>
        </w:rPr>
        <w:t xml:space="preserve"> Programming Languages – C, including amendment 1 and technical corrigenda 1 and 2</w:t>
      </w:r>
    </w:p>
    <w:p w:rsidR="004D46C4" w:rsidRDefault="004D46C4" w:rsidP="004C02EF">
      <w:pPr>
        <w:pStyle w:val="RefNorm"/>
        <w:spacing w:line="230" w:lineRule="exact"/>
        <w:rPr>
          <w:ins w:id="74" w:author="Rev 9 Allen Wirfs-Brock" w:date="2012-07-07T10:43:00Z"/>
          <w:lang w:val="en-US"/>
        </w:rPr>
      </w:pPr>
      <w:ins w:id="75" w:author="Rev 9 Allen Wirfs-Brock" w:date="2012-07-07T10:41:00Z">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l amendments and corrigenda</w:t>
        </w:r>
      </w:ins>
      <w:ins w:id="76" w:author="Rev 9 Allen Wirfs-Brock" w:date="2012-07-07T10:42:00Z">
        <w:r>
          <w:rPr>
            <w:lang w:val="en-US"/>
          </w:rPr>
          <w:t xml:space="preserve">, </w:t>
        </w:r>
      </w:ins>
      <w:ins w:id="77" w:author="Rev 9 Allen Wirfs-Brock" w:date="2012-07-07T10:43:00Z">
        <w:r w:rsidRPr="004D46C4">
          <w:rPr>
            <w:lang w:val="en-US"/>
          </w:rPr>
          <w:t>or successor</w:t>
        </w:r>
      </w:ins>
    </w:p>
    <w:p w:rsidR="004D46C4" w:rsidRDefault="004D46C4" w:rsidP="004C02EF">
      <w:pPr>
        <w:pStyle w:val="RefNorm"/>
        <w:spacing w:line="230" w:lineRule="exact"/>
        <w:rPr>
          <w:ins w:id="78" w:author="Rev 9 Allen Wirfs-Brock" w:date="2012-07-07T10:44:00Z"/>
          <w:lang w:val="en-US"/>
        </w:rPr>
      </w:pPr>
      <w:ins w:id="79" w:author="Rev 9 Allen Wirfs-Brock" w:date="2012-07-07T10:43:00Z">
        <w:r w:rsidRPr="004D46C4">
          <w:rPr>
            <w:i/>
            <w:lang w:val="en-US"/>
          </w:rPr>
          <w:t>The Unicode Standard, Version 5.0</w:t>
        </w:r>
        <w:r w:rsidRPr="004D46C4">
          <w:rPr>
            <w:lang w:val="en-US"/>
          </w:rPr>
          <w:t>, as amended by Unicode 5.1.0, or successor</w:t>
        </w:r>
      </w:ins>
    </w:p>
    <w:p w:rsidR="004D46C4" w:rsidRDefault="004D46C4" w:rsidP="004C02EF">
      <w:pPr>
        <w:pStyle w:val="RefNorm"/>
        <w:spacing w:line="230" w:lineRule="exact"/>
        <w:rPr>
          <w:ins w:id="80" w:author="Rev 9 Allen Wirfs-Brock" w:date="2012-07-07T10:45:00Z"/>
          <w:lang w:val="en-US"/>
        </w:rPr>
      </w:pPr>
      <w:ins w:id="81" w:author="Rev 9 Allen Wirfs-Brock" w:date="2012-07-07T10:44:00Z">
        <w:r w:rsidRPr="004D46C4">
          <w:rPr>
            <w:i/>
            <w:lang w:val="en-US"/>
          </w:rPr>
          <w:t>Unicode Standard Annex #15, Unicode Normalization Forms, version Unicode 5.1.0</w:t>
        </w:r>
        <w:r w:rsidRPr="004D46C4">
          <w:rPr>
            <w:lang w:val="en-US"/>
          </w:rPr>
          <w:t>, or successor</w:t>
        </w:r>
      </w:ins>
    </w:p>
    <w:p w:rsidR="004C02EF" w:rsidRPr="00E77497" w:rsidRDefault="004D46C4" w:rsidP="004C02EF">
      <w:pPr>
        <w:pStyle w:val="RefNorm"/>
        <w:spacing w:line="230" w:lineRule="exact"/>
        <w:rPr>
          <w:i/>
        </w:rPr>
      </w:pPr>
      <w:ins w:id="82" w:author="Rev 9 Allen Wirfs-Brock" w:date="2012-07-07T10:44:00Z">
        <w:r w:rsidRPr="004D46C4">
          <w:rPr>
            <w:i/>
            <w:lang w:val="en-US"/>
          </w:rPr>
          <w:t>Unicode Standard Annex #31, Unicode Identifiers and Pattern Syntax, version Unicode 5.1.0</w:t>
        </w:r>
        <w:r w:rsidRPr="004D46C4">
          <w:rPr>
            <w:lang w:val="en-US"/>
          </w:rPr>
          <w:t>, or successor.</w:t>
        </w:r>
      </w:ins>
      <w:del w:id="83" w:author="Rev 9 Allen Wirfs-Brock" w:date="2012-07-07T10:42:00Z">
        <w:r w:rsidR="004C02EF" w:rsidRPr="00E77497" w:rsidDel="004D46C4">
          <w:delText>ISO/IEC 10646-1:1993</w:delText>
        </w:r>
        <w:r w:rsidR="004C02EF" w:rsidRPr="00E77497" w:rsidDel="004D46C4">
          <w:rPr>
            <w:i/>
          </w:rPr>
          <w:delText>, Information Technology – Universal Multiple-Octet Coded Character Set (UCS) plus its amendments and corrigenda</w:delText>
        </w:r>
      </w:del>
    </w:p>
    <w:p w:rsidR="004C02EF" w:rsidRPr="00E77497" w:rsidRDefault="004C02EF" w:rsidP="004C02EF">
      <w:pPr>
        <w:pStyle w:val="Heading1"/>
        <w:numPr>
          <w:ilvl w:val="0"/>
          <w:numId w:val="0"/>
        </w:numPr>
      </w:pPr>
      <w:bookmarkStart w:id="84" w:name="_Toc276630918"/>
      <w:bookmarkStart w:id="85" w:name="_Toc339020224"/>
      <w:r w:rsidRPr="00E77497">
        <w:t>4</w:t>
      </w:r>
      <w:r w:rsidRPr="00E77497">
        <w:tab/>
        <w:t>Overview</w:t>
      </w:r>
      <w:bookmarkEnd w:id="84"/>
      <w:bookmarkEnd w:id="85"/>
    </w:p>
    <w:p w:rsidR="004C02EF" w:rsidRPr="00E77497" w:rsidRDefault="004C02EF" w:rsidP="004C02EF">
      <w:r w:rsidRPr="00E77497">
        <w:t>This section contains a non-normative overview of the ECMAScript language.</w:t>
      </w:r>
    </w:p>
    <w:p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del w:id="86" w:author="Rev 9 Allen Wirfs-Brock" w:date="2012-07-07T18:01:00Z">
        <w:r w:rsidRPr="00E77497" w:rsidDel="000625F1">
          <w:rPr>
            <w:i/>
          </w:rPr>
          <w:delText xml:space="preserve">host </w:delText>
        </w:r>
      </w:del>
      <w:r w:rsidRPr="00E77497">
        <w:t>objects, whose description and behaviour are beyond the scope of this specification except to indicate that they may provide certain properties that can be accessed and certain functions that can be called from an ECMAScript program.</w:t>
      </w:r>
    </w:p>
    <w:p w:rsidR="004C02EF" w:rsidRPr="00E77497" w:rsidRDefault="004C02EF" w:rsidP="004C02EF">
      <w:r w:rsidRPr="00E77497">
        <w:lastRenderedPageBreak/>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ins w:id="87" w:author="Rev 11 Allen Wirfs-Brock" w:date="2012-10-18T16:00:00Z">
        <w:r w:rsidR="0084788F">
          <w:t xml:space="preserve"> ECMAScript was </w:t>
        </w:r>
      </w:ins>
      <w:ins w:id="88" w:author="Rev 11 Allen Wirfs-Brock" w:date="2012-10-18T16:01:00Z">
        <w:r w:rsidR="0084788F">
          <w:t>originally designed to be used as a scripting language, but  has become widely used as a general purpose programming language.</w:t>
        </w:r>
      </w:ins>
    </w:p>
    <w:p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del w:id="89" w:author="Rev 11 Allen Wirfs-Brock" w:date="2012-10-18T16:03:00Z">
        <w:r w:rsidRPr="00E77497" w:rsidDel="00E343EB">
          <w:delText xml:space="preserve">can </w:delText>
        </w:r>
      </w:del>
      <w:ins w:id="90" w:author="Rev 11 Allen Wirfs-Brock" w:date="2012-10-18T16:03:00Z">
        <w:r w:rsidR="00E343EB">
          <w:t>is now used both as a general propose programming language</w:t>
        </w:r>
        <w:r w:rsidR="00E343EB" w:rsidRPr="00E77497">
          <w:t xml:space="preserve"> </w:t>
        </w:r>
        <w:r w:rsidR="00E343EB">
          <w:t xml:space="preserve">and to </w:t>
        </w:r>
      </w:ins>
      <w:r w:rsidRPr="00E77497">
        <w:t>provide core scripting capabilities for a variety of host environments</w:t>
      </w:r>
      <w:del w:id="91" w:author="Rev 11 Allen Wirfs-Brock" w:date="2012-10-18T16:04:00Z">
        <w:r w:rsidRPr="00E77497" w:rsidDel="00E343EB">
          <w:delText xml:space="preserve">, </w:delText>
        </w:r>
      </w:del>
      <w:ins w:id="92" w:author="Rev 11 Allen Wirfs-Brock" w:date="2012-10-18T16:04:00Z">
        <w:r w:rsidR="00E343EB">
          <w:t>.</w:t>
        </w:r>
        <w:r w:rsidR="00E343EB" w:rsidRPr="00E77497">
          <w:t xml:space="preserve"> </w:t>
        </w:r>
      </w:ins>
      <w:del w:id="93" w:author="Rev 11 Allen Wirfs-Brock" w:date="2012-10-18T16:04:00Z">
        <w:r w:rsidRPr="00E77497" w:rsidDel="00E343EB">
          <w:delText>and t</w:delText>
        </w:r>
      </w:del>
      <w:ins w:id="94" w:author="Rev 11 Allen Wirfs-Brock" w:date="2012-10-18T16:04:00Z">
        <w:r w:rsidR="00E343EB">
          <w:t>T</w:t>
        </w:r>
      </w:ins>
      <w:r w:rsidRPr="00E77497">
        <w:t xml:space="preserve">herefore the core </w:t>
      </w:r>
      <w:del w:id="95" w:author="Rev 11 Allen Wirfs-Brock" w:date="2012-10-18T16:04:00Z">
        <w:r w:rsidRPr="00E77497" w:rsidDel="00E343EB">
          <w:delText xml:space="preserve">scripting </w:delText>
        </w:r>
      </w:del>
      <w:r w:rsidRPr="00E77497">
        <w:t>language is specified in this document apart from any particular host environment.</w:t>
      </w:r>
    </w:p>
    <w:p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rsidR="004C02EF" w:rsidRPr="00E77497" w:rsidRDefault="004C02EF" w:rsidP="004C02EF">
      <w:r w:rsidRPr="00E77497">
        <w:t>Ungar, David, and Smith, Randall B. Self: The Power of Simplicity. OOPSLA '87 Conference Proceedings, pp. 227–241, Orlando, FL, October 1987.</w:t>
      </w:r>
    </w:p>
    <w:p w:rsidR="004C02EF" w:rsidRPr="00E77497" w:rsidRDefault="004C02EF" w:rsidP="004C02EF">
      <w:r w:rsidRPr="00E77497">
        <w:t>IEEE Standard for the Scheme Programming Language. IEEE Std 1178-1990.</w:t>
      </w:r>
    </w:p>
    <w:p w:rsidR="004C02EF" w:rsidRPr="00E77497" w:rsidRDefault="004C02EF" w:rsidP="004C02EF">
      <w:pPr>
        <w:pStyle w:val="Heading2"/>
        <w:numPr>
          <w:ilvl w:val="0"/>
          <w:numId w:val="0"/>
        </w:numPr>
      </w:pPr>
      <w:bookmarkStart w:id="96" w:name="_Toc276630919"/>
      <w:bookmarkStart w:id="97" w:name="_Toc339020225"/>
      <w:r w:rsidRPr="00E77497">
        <w:t>4.1</w:t>
      </w:r>
      <w:r w:rsidRPr="00E77497">
        <w:tab/>
        <w:t>Web Scripting</w:t>
      </w:r>
      <w:bookmarkEnd w:id="96"/>
      <w:bookmarkEnd w:id="97"/>
    </w:p>
    <w:p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rsidR="004C02EF" w:rsidRPr="00E77497" w:rsidRDefault="004C02EF" w:rsidP="004C02EF">
      <w:r w:rsidRPr="00E77497">
        <w:t>Each Web browser and server that supports ECMAScript supplies its own host environment, completing the ECMAScript execution environment.</w:t>
      </w:r>
    </w:p>
    <w:p w:rsidR="004C02EF" w:rsidRPr="00E77497" w:rsidRDefault="004C02EF" w:rsidP="004C02EF">
      <w:pPr>
        <w:pStyle w:val="Heading2"/>
        <w:numPr>
          <w:ilvl w:val="0"/>
          <w:numId w:val="0"/>
        </w:numPr>
      </w:pPr>
      <w:bookmarkStart w:id="98" w:name="_Toc276630920"/>
      <w:bookmarkStart w:id="99" w:name="_Toc339020226"/>
      <w:r w:rsidRPr="00E77497">
        <w:t>4.2</w:t>
      </w:r>
      <w:r w:rsidRPr="00E77497">
        <w:tab/>
        <w:t>Language Overview</w:t>
      </w:r>
      <w:bookmarkEnd w:id="98"/>
      <w:bookmarkEnd w:id="99"/>
    </w:p>
    <w:p w:rsidR="004C02EF" w:rsidRPr="00E77497" w:rsidRDefault="004C02EF" w:rsidP="004C02EF">
      <w:r w:rsidRPr="00E77497">
        <w:t>The following is an informal overview of ECMAScript—not all parts of the language are described. This overview is not part of the standard proper.</w:t>
      </w:r>
    </w:p>
    <w:p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w:t>
      </w:r>
      <w:r w:rsidRPr="00E77497">
        <w:lastRenderedPageBreak/>
        <w:t xml:space="preserve">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rsidR="004C02EF" w:rsidRPr="009C202C" w:rsidRDefault="004C02EF" w:rsidP="004C02EF">
      <w:pPr>
        <w:pStyle w:val="Heading3"/>
        <w:numPr>
          <w:ilvl w:val="0"/>
          <w:numId w:val="0"/>
        </w:numPr>
      </w:pPr>
      <w:bookmarkStart w:id="100" w:name="_Toc276630921"/>
      <w:bookmarkStart w:id="101" w:name="_Toc339020227"/>
      <w:r w:rsidRPr="009C202C">
        <w:t>4.2.1</w:t>
      </w:r>
      <w:r w:rsidRPr="009C202C">
        <w:tab/>
        <w:t>Objects</w:t>
      </w:r>
      <w:bookmarkEnd w:id="100"/>
      <w:bookmarkEnd w:id="101"/>
    </w:p>
    <w:p w:rsidR="004C02EF" w:rsidRPr="00E77497" w:rsidRDefault="004C02EF" w:rsidP="004C02EF">
      <w:commentRangeStart w:id="102"/>
      <w:r w:rsidRPr="009C202C">
        <w:t>ECMAScript does not use classes such as those in C++</w:t>
      </w:r>
      <w:commentRangeEnd w:id="102"/>
      <w:r w:rsidR="00E71DBF">
        <w:rPr>
          <w:rStyle w:val="CommentReference"/>
        </w:rPr>
        <w:commentReference w:id="102"/>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rsidR="004C02EF" w:rsidRPr="00675B74" w:rsidRDefault="00F55AD9"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Pr>
          <w:noProof/>
        </w:rPr>
        <w:pict>
          <v:group id="_x0000_s1114" style="position:absolute;left:0;text-align:left;margin-left:25.45pt;margin-top:10.1pt;width:396.4pt;height:221.2pt;z-index:3"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rsidR="003C404E" w:rsidRDefault="003C404E" w:rsidP="004C02EF">
                                      <w:r>
                                        <w:rPr>
                                          <w:b/>
                                        </w:rPr>
                                        <w:t xml:space="preserve"> cf</w:t>
                                      </w:r>
                                      <w:r>
                                        <w:rPr>
                                          <w:b/>
                                          <w:vertAlign w:val="subscript"/>
                                        </w:rPr>
                                        <w:t>5</w:t>
                                      </w:r>
                                    </w:p>
                                    <w:p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q1</w:t>
                                      </w:r>
                                    </w:p>
                                    <w:p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rsidR="003C404E" w:rsidRDefault="003C404E" w:rsidP="004C02EF">
                                                <w:r>
                                                  <w:rPr>
                                                    <w:b/>
                                                  </w:rPr>
                                                  <w:t xml:space="preserve"> cf</w:t>
                                                </w:r>
                                                <w:r>
                                                  <w:rPr>
                                                    <w:b/>
                                                    <w:vertAlign w:val="subscript"/>
                                                  </w:rPr>
                                                  <w:t>4</w:t>
                                                </w:r>
                                              </w:p>
                                              <w:p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q1</w:t>
                                                </w:r>
                                              </w:p>
                                              <w:p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rsidR="003C404E" w:rsidRDefault="003C404E" w:rsidP="004C02EF">
                                                    <w:r>
                                                      <w:rPr>
                                                        <w:b/>
                                                      </w:rPr>
                                                      <w:t xml:space="preserve"> cf</w:t>
                                                    </w:r>
                                                    <w:r>
                                                      <w:rPr>
                                                        <w:b/>
                                                        <w:vertAlign w:val="subscript"/>
                                                      </w:rPr>
                                                      <w:t>3</w:t>
                                                    </w:r>
                                                  </w:p>
                                                  <w:p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q1</w:t>
                                                    </w:r>
                                                  </w:p>
                                                  <w:p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rsidR="003C404E" w:rsidRDefault="003C404E" w:rsidP="004C02EF">
                                                                <w:r>
                                                                  <w:rPr>
                                                                    <w:b/>
                                                                  </w:rPr>
                                                                  <w:t xml:space="preserve"> CF</w:t>
                                                                </w:r>
                                                                <w:r>
                                                                  <w:rPr>
                                                                    <w:b/>
                                                                    <w:vertAlign w:val="subscript"/>
                                                                  </w:rPr>
                                                                  <w:t>p</w:t>
                                                                </w:r>
                                                              </w:p>
                                                              <w:p w:rsidR="003C404E" w:rsidRPr="009F344E" w:rsidRDefault="003C404E"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rsidR="003C404E" w:rsidRPr="00D436B4" w:rsidRDefault="003C404E" w:rsidP="004C02EF">
                                                                    <w:pPr>
                                                                      <w:spacing w:after="0" w:line="276" w:lineRule="auto"/>
                                                                      <w:rPr>
                                                                        <w:sz w:val="8"/>
                                                                        <w:szCs w:val="8"/>
                                                                      </w:rPr>
                                                                    </w:pPr>
                                                                    <w:r w:rsidRPr="00D436B4">
                                                                      <w:rPr>
                                                                        <w:sz w:val="8"/>
                                                                        <w:szCs w:val="8"/>
                                                                      </w:rPr>
                                                                      <w:t xml:space="preserve"> </w:t>
                                                                    </w:r>
                                                                    <w:r w:rsidRPr="00FF4073">
                                                                      <w:rPr>
                                                                        <w:b/>
                                                                      </w:rPr>
                                                                      <w:t>CF</w:t>
                                                                    </w:r>
                                                                  </w:p>
                                                                  <w:p w:rsidR="003C404E" w:rsidRPr="00D436B4" w:rsidRDefault="003C404E"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rsidR="003C404E" w:rsidRPr="009F344E" w:rsidRDefault="003C404E"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rsidR="003C404E" w:rsidRPr="009F344E" w:rsidRDefault="003C404E"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rsidR="003C404E" w:rsidRDefault="003C404E" w:rsidP="004C02EF">
                                                                  <w:pPr>
                                                                    <w:rPr>
                                                                      <w:vertAlign w:val="subscript"/>
                                                                    </w:rPr>
                                                                  </w:pPr>
                                                                  <w:r>
                                                                    <w:rPr>
                                                                      <w:b/>
                                                                    </w:rPr>
                                                                    <w:t xml:space="preserve"> cf</w:t>
                                                                  </w:r>
                                                                  <w:r>
                                                                    <w:rPr>
                                                                      <w:b/>
                                                                      <w:vertAlign w:val="subscript"/>
                                                                    </w:rPr>
                                                                    <w:t>1</w:t>
                                                                  </w:r>
                                                                </w:p>
                                                                <w:p w:rsidR="003C404E" w:rsidRPr="009F344E" w:rsidRDefault="003C404E"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rsidR="003C404E" w:rsidRDefault="003C404E" w:rsidP="004C02EF">
                                                              <w:r>
                                                                <w:rPr>
                                                                  <w:b/>
                                                                </w:rPr>
                                                                <w:t xml:space="preserve"> cf</w:t>
                                                              </w:r>
                                                              <w:r>
                                                                <w:rPr>
                                                                  <w:b/>
                                                                  <w:vertAlign w:val="subscript"/>
                                                                </w:rPr>
                                                                <w:t>2</w:t>
                                                              </w:r>
                                                            </w:p>
                                                            <w:p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rsidR="003C404E" w:rsidRDefault="003C404E"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rsidR="003C404E" w:rsidRPr="004E7DC4" w:rsidRDefault="003C404E" w:rsidP="004C02EF">
                    <w:pPr>
                      <w:jc w:val="left"/>
                      <w:rPr>
                        <w:sz w:val="18"/>
                        <w:szCs w:val="18"/>
                      </w:rPr>
                    </w:pPr>
                    <w:r w:rsidRPr="004E7DC4">
                      <w:rPr>
                        <w:sz w:val="18"/>
                        <w:szCs w:val="18"/>
                      </w:rPr>
                      <w:t>explicit prototype property</w:t>
                    </w:r>
                  </w:p>
                </w:txbxContent>
              </v:textbox>
            </v:rect>
          </v:group>
        </w:pict>
      </w:r>
    </w:p>
    <w:p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del w:id="103" w:author="Rev 10 Allen Wirfs-Brock" w:date="2012-09-25T13:41:00Z">
        <w:r w:rsidRPr="00E77497" w:rsidDel="00E71DBF">
          <w:delText xml:space="preserve">and </w:delText>
        </w:r>
      </w:del>
      <w:ins w:id="104" w:author="Rev 10 Allen Wirfs-Brock" w:date="2012-09-25T13:41:00Z">
        <w:r w:rsidR="00E71DBF">
          <w:t>while</w:t>
        </w:r>
        <w:r w:rsidR="00E71DBF" w:rsidRPr="00E77497">
          <w:t xml:space="preserve"> </w:t>
        </w:r>
      </w:ins>
      <w:r w:rsidRPr="00E77497">
        <w:t>structure, behaviour, and state are all inherited.</w:t>
      </w:r>
    </w:p>
    <w:p w:rsidR="004C02EF" w:rsidRPr="00E77497" w:rsidRDefault="004C02EF" w:rsidP="004C02EF">
      <w:r w:rsidRPr="00E77497">
        <w:lastRenderedPageBreak/>
        <w:t>All objects that do not directly contain a particular property that their prototype contains share that property and its value. Figure 1 illustrates this:</w:t>
      </w:r>
    </w:p>
    <w:p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rsidR="004C02EF" w:rsidRPr="00E77497" w:rsidRDefault="004C02EF" w:rsidP="004C02EF">
      <w:pPr>
        <w:pStyle w:val="Heading3"/>
        <w:numPr>
          <w:ilvl w:val="0"/>
          <w:numId w:val="0"/>
        </w:numPr>
      </w:pPr>
      <w:bookmarkStart w:id="105" w:name="_Toc276630922"/>
      <w:bookmarkStart w:id="106" w:name="_Toc339020228"/>
      <w:r w:rsidRPr="00E77497">
        <w:t>4.2.2</w:t>
      </w:r>
      <w:r w:rsidRPr="00E77497">
        <w:tab/>
        <w:t>The Strict Variant of ECMAScript</w:t>
      </w:r>
      <w:bookmarkEnd w:id="105"/>
      <w:bookmarkEnd w:id="106"/>
    </w:p>
    <w:p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rsidR="004C02EF" w:rsidRPr="00E77497" w:rsidRDefault="004C02EF" w:rsidP="004C02EF">
      <w:pPr>
        <w:pStyle w:val="Heading2"/>
        <w:numPr>
          <w:ilvl w:val="0"/>
          <w:numId w:val="0"/>
        </w:numPr>
      </w:pPr>
      <w:bookmarkStart w:id="107" w:name="_Toc276630923"/>
      <w:bookmarkStart w:id="108" w:name="_Toc339020229"/>
      <w:r w:rsidRPr="00E77497">
        <w:t>4.3</w:t>
      </w:r>
      <w:r w:rsidRPr="00E77497">
        <w:tab/>
        <w:t>Terms and definitions</w:t>
      </w:r>
      <w:bookmarkEnd w:id="107"/>
      <w:bookmarkEnd w:id="108"/>
    </w:p>
    <w:p w:rsidR="004C02EF" w:rsidRPr="00E77497" w:rsidRDefault="004C02EF" w:rsidP="004C02EF">
      <w:r w:rsidRPr="00E77497">
        <w:t>For the purposes of this document, the following terms and definitions apply.</w:t>
      </w:r>
    </w:p>
    <w:p w:rsidR="004C02EF" w:rsidRPr="00E77497" w:rsidRDefault="004C02EF" w:rsidP="004C02EF">
      <w:pPr>
        <w:pStyle w:val="TermNum"/>
      </w:pPr>
      <w:bookmarkStart w:id="109" w:name="_Toc472818721"/>
      <w:bookmarkStart w:id="110" w:name="_Toc235503267"/>
      <w:r w:rsidRPr="00E77497">
        <w:t>4.3.1</w:t>
      </w:r>
    </w:p>
    <w:bookmarkEnd w:id="109"/>
    <w:bookmarkEnd w:id="110"/>
    <w:p w:rsidR="004C02EF" w:rsidRPr="00E77497" w:rsidRDefault="004C02EF" w:rsidP="004C02EF">
      <w:pPr>
        <w:pStyle w:val="Terms"/>
      </w:pPr>
      <w:r w:rsidRPr="00E77497">
        <w:t>type</w:t>
      </w:r>
    </w:p>
    <w:p w:rsidR="004C02EF" w:rsidRPr="00E77497" w:rsidRDefault="004C02EF" w:rsidP="004C02EF">
      <w:pPr>
        <w:pStyle w:val="Definition"/>
      </w:pPr>
      <w:r w:rsidRPr="00E77497">
        <w:t>set of data values as defined in Clause 8 of this specification</w:t>
      </w:r>
    </w:p>
    <w:p w:rsidR="004C02EF" w:rsidRPr="00E77497" w:rsidRDefault="004C02EF" w:rsidP="004C02EF">
      <w:pPr>
        <w:pStyle w:val="TermNum"/>
      </w:pPr>
      <w:bookmarkStart w:id="111" w:name="_Toc385672087"/>
      <w:bookmarkStart w:id="112" w:name="_Toc393690178"/>
      <w:bookmarkStart w:id="113" w:name="_Toc472818722"/>
      <w:bookmarkStart w:id="114" w:name="_Toc235503268"/>
      <w:r w:rsidRPr="00E77497">
        <w:t>4.3.2</w:t>
      </w:r>
    </w:p>
    <w:p w:rsidR="004C02EF" w:rsidRPr="00E77497" w:rsidRDefault="004C02EF" w:rsidP="004C02EF">
      <w:pPr>
        <w:pStyle w:val="Terms"/>
      </w:pPr>
      <w:r w:rsidRPr="00E77497">
        <w:t xml:space="preserve">primitive </w:t>
      </w:r>
      <w:bookmarkEnd w:id="111"/>
      <w:bookmarkEnd w:id="112"/>
      <w:bookmarkEnd w:id="113"/>
      <w:bookmarkEnd w:id="114"/>
      <w:r w:rsidRPr="00E77497">
        <w:t>value</w:t>
      </w:r>
    </w:p>
    <w:p w:rsidR="004C02EF" w:rsidRPr="00E77497" w:rsidRDefault="004C02EF" w:rsidP="004C02EF">
      <w:pPr>
        <w:pStyle w:val="Definition"/>
      </w:pPr>
      <w:r w:rsidRPr="00E77497">
        <w:t>member of one of the types Undefined, Null, Boolean, Number, or String as defined in Clause 8</w:t>
      </w:r>
    </w:p>
    <w:p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115" w:name="_Toc385672088"/>
      <w:bookmarkStart w:id="116" w:name="_Toc393690179"/>
    </w:p>
    <w:p w:rsidR="004C02EF" w:rsidRPr="00E77497" w:rsidRDefault="004C02EF" w:rsidP="004C02EF">
      <w:pPr>
        <w:pStyle w:val="TermNum"/>
      </w:pPr>
      <w:bookmarkStart w:id="117" w:name="_Toc472818723"/>
      <w:bookmarkStart w:id="118" w:name="_Toc235503269"/>
      <w:r w:rsidRPr="00E77497">
        <w:t>4.3.3</w:t>
      </w:r>
    </w:p>
    <w:bookmarkEnd w:id="115"/>
    <w:bookmarkEnd w:id="116"/>
    <w:bookmarkEnd w:id="117"/>
    <w:bookmarkEnd w:id="118"/>
    <w:p w:rsidR="004C02EF" w:rsidRPr="00E77497" w:rsidRDefault="004C02EF" w:rsidP="004C02EF">
      <w:pPr>
        <w:pStyle w:val="Terms"/>
      </w:pPr>
      <w:r w:rsidRPr="00E77497">
        <w:t>object</w:t>
      </w:r>
    </w:p>
    <w:p w:rsidR="004C02EF" w:rsidRPr="00E77497" w:rsidRDefault="004C02EF" w:rsidP="004C02EF">
      <w:pPr>
        <w:pStyle w:val="Definition"/>
      </w:pPr>
      <w:r w:rsidRPr="00E77497">
        <w:t>member of the type Object</w:t>
      </w:r>
    </w:p>
    <w:p w:rsidR="004C02EF" w:rsidRPr="00E77497" w:rsidRDefault="004C02EF" w:rsidP="004C02EF">
      <w:pPr>
        <w:pStyle w:val="Note"/>
      </w:pPr>
      <w:r w:rsidRPr="00E77497">
        <w:t>NOTE</w:t>
      </w:r>
      <w:r w:rsidRPr="00E77497">
        <w:tab/>
        <w:t>An object is a collection of properties</w:t>
      </w:r>
      <w:bookmarkStart w:id="119" w:name="_Toc385672089"/>
      <w:bookmarkStart w:id="120" w:name="_Toc393690180"/>
      <w:r w:rsidRPr="00E77497">
        <w:t xml:space="preserve"> and has a single prototype object. The prototype may be the null value.</w:t>
      </w:r>
    </w:p>
    <w:p w:rsidR="004C02EF" w:rsidRPr="00E77497" w:rsidRDefault="004C02EF" w:rsidP="004C02EF">
      <w:pPr>
        <w:pStyle w:val="TermNum"/>
      </w:pPr>
      <w:bookmarkStart w:id="121" w:name="_Ref457703927"/>
      <w:bookmarkStart w:id="122" w:name="_Toc472818724"/>
      <w:bookmarkStart w:id="123" w:name="_Toc235503270"/>
      <w:r w:rsidRPr="00E77497">
        <w:lastRenderedPageBreak/>
        <w:t>4.3.4</w:t>
      </w:r>
    </w:p>
    <w:bookmarkEnd w:id="119"/>
    <w:bookmarkEnd w:id="120"/>
    <w:bookmarkEnd w:id="121"/>
    <w:bookmarkEnd w:id="122"/>
    <w:bookmarkEnd w:id="123"/>
    <w:p w:rsidR="004C02EF" w:rsidRPr="00E77497" w:rsidRDefault="004C02EF" w:rsidP="004C02EF">
      <w:pPr>
        <w:pStyle w:val="Terms"/>
      </w:pPr>
      <w:r w:rsidRPr="00E77497">
        <w:t>constructor</w:t>
      </w:r>
    </w:p>
    <w:p w:rsidR="004C02EF" w:rsidRPr="00E77497" w:rsidRDefault="004C02EF" w:rsidP="004C02EF">
      <w:pPr>
        <w:pStyle w:val="Definition"/>
      </w:pPr>
      <w:r w:rsidRPr="00E77497">
        <w:t>function object that creates and initialises objects</w:t>
      </w:r>
    </w:p>
    <w:p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124" w:name="_Toc385672090"/>
      <w:bookmarkStart w:id="125" w:name="_Toc393690181"/>
    </w:p>
    <w:p w:rsidR="004C02EF" w:rsidRPr="00E77497" w:rsidRDefault="004C02EF" w:rsidP="004C02EF">
      <w:pPr>
        <w:pStyle w:val="TermNum"/>
      </w:pPr>
      <w:bookmarkStart w:id="126" w:name="_Toc472818725"/>
      <w:bookmarkStart w:id="127" w:name="_Toc235503271"/>
      <w:r w:rsidRPr="00E77497">
        <w:t>4.3.5</w:t>
      </w:r>
    </w:p>
    <w:bookmarkEnd w:id="124"/>
    <w:bookmarkEnd w:id="125"/>
    <w:bookmarkEnd w:id="126"/>
    <w:bookmarkEnd w:id="127"/>
    <w:p w:rsidR="004C02EF" w:rsidRPr="00E77497" w:rsidRDefault="004C02EF" w:rsidP="004C02EF">
      <w:pPr>
        <w:pStyle w:val="Terms"/>
      </w:pPr>
      <w:r w:rsidRPr="00E77497">
        <w:t>prototype</w:t>
      </w:r>
    </w:p>
    <w:p w:rsidR="004C02EF" w:rsidRPr="00E77497" w:rsidRDefault="004C02EF" w:rsidP="004C02EF">
      <w:pPr>
        <w:pStyle w:val="Definition"/>
      </w:pPr>
      <w:r w:rsidRPr="00E77497">
        <w:t>object that provides shared properties for other objects</w:t>
      </w:r>
    </w:p>
    <w:p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128" w:name="_Toc385672091"/>
      <w:bookmarkStart w:id="129"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rsidR="004C02EF" w:rsidRPr="00E77497" w:rsidRDefault="004C02EF" w:rsidP="004C02EF">
      <w:pPr>
        <w:pStyle w:val="TermNum"/>
      </w:pPr>
      <w:bookmarkStart w:id="130" w:name="_Toc472818726"/>
      <w:bookmarkStart w:id="131" w:name="_Toc235503272"/>
      <w:r w:rsidRPr="00E77497">
        <w:t>4.3.6</w:t>
      </w:r>
    </w:p>
    <w:p w:rsidR="004C02EF" w:rsidRPr="00E77497" w:rsidRDefault="004C02EF" w:rsidP="004C02EF">
      <w:pPr>
        <w:pStyle w:val="Terms"/>
      </w:pPr>
      <w:del w:id="132" w:author="Rev 9 Allen Wirfs-Brock" w:date="2012-07-07T17:30:00Z">
        <w:r w:rsidRPr="00E77497" w:rsidDel="00575506">
          <w:delText xml:space="preserve">native </w:delText>
        </w:r>
      </w:del>
      <w:bookmarkEnd w:id="128"/>
      <w:bookmarkEnd w:id="129"/>
      <w:bookmarkEnd w:id="130"/>
      <w:bookmarkEnd w:id="131"/>
      <w:ins w:id="133" w:author="Rev 9 Allen Wirfs-Brock" w:date="2012-07-07T17:30:00Z">
        <w:r w:rsidR="00575506">
          <w:t>ordinary</w:t>
        </w:r>
        <w:r w:rsidR="00575506" w:rsidRPr="00E77497">
          <w:t xml:space="preserve"> </w:t>
        </w:r>
      </w:ins>
      <w:r w:rsidRPr="00E77497">
        <w:t>object</w:t>
      </w:r>
    </w:p>
    <w:p w:rsidR="004C02EF" w:rsidRPr="00E77497" w:rsidRDefault="004C02EF" w:rsidP="004C02EF">
      <w:pPr>
        <w:pStyle w:val="Definition"/>
      </w:pPr>
      <w:r w:rsidRPr="00E77497">
        <w:t xml:space="preserve">object </w:t>
      </w:r>
      <w:del w:id="134" w:author="Rev 9 Allen Wirfs-Brock" w:date="2012-07-07T18:02:00Z">
        <w:r w:rsidRPr="00E77497" w:rsidDel="000625F1">
          <w:delText xml:space="preserve">in an ECMAScript implementation </w:delText>
        </w:r>
      </w:del>
      <w:del w:id="135" w:author="Rev 9 Allen Wirfs-Brock" w:date="2012-07-07T17:31:00Z">
        <w:r w:rsidRPr="00E77497" w:rsidDel="00575506">
          <w:delText>whose semantics are fully defined by this specification rather than by  the host environment</w:delText>
        </w:r>
      </w:del>
      <w:ins w:id="136" w:author="Rev 9 Allen Wirfs-Brock" w:date="2012-07-07T17:31:00Z">
        <w:r w:rsidR="00575506">
          <w:t>that</w:t>
        </w:r>
        <w:r w:rsidR="00EB2682">
          <w:t xml:space="preserve"> ha</w:t>
        </w:r>
      </w:ins>
      <w:ins w:id="137" w:author="Rev 9 Allen Wirfs-Brock" w:date="2012-07-07T18:01:00Z">
        <w:r w:rsidR="000625F1">
          <w:t>s</w:t>
        </w:r>
      </w:ins>
      <w:ins w:id="138" w:author="Rev 9 Allen Wirfs-Brock" w:date="2012-07-07T17:31:00Z">
        <w:r w:rsidR="00EB2682">
          <w:t xml:space="preserve"> the default </w:t>
        </w:r>
      </w:ins>
      <w:ins w:id="139" w:author="Rev 9 Allen Wirfs-Brock" w:date="2012-07-07T17:32:00Z">
        <w:r w:rsidR="00EB2682">
          <w:t>behaviour</w:t>
        </w:r>
      </w:ins>
      <w:ins w:id="140" w:author="Rev 9 Allen Wirfs-Brock" w:date="2012-07-07T17:31:00Z">
        <w:r w:rsidR="00EB2682">
          <w:t xml:space="preserve"> </w:t>
        </w:r>
      </w:ins>
      <w:ins w:id="141" w:author="Rev 9 Allen Wirfs-Brock" w:date="2012-07-07T17:32:00Z">
        <w:r w:rsidR="00EB2682">
          <w:t xml:space="preserve">for the internal methods that </w:t>
        </w:r>
      </w:ins>
      <w:ins w:id="142" w:author="Rev 9 Allen Wirfs-Brock" w:date="2012-07-07T18:02:00Z">
        <w:r w:rsidR="000625F1">
          <w:t>must</w:t>
        </w:r>
      </w:ins>
      <w:ins w:id="143" w:author="Rev 9 Allen Wirfs-Brock" w:date="2012-07-07T17:32:00Z">
        <w:r w:rsidR="00EB2682">
          <w:t xml:space="preserve"> be supported by all </w:t>
        </w:r>
      </w:ins>
      <w:ins w:id="144" w:author="Rev 9 Allen Wirfs-Brock" w:date="2012-07-07T18:02:00Z">
        <w:r w:rsidR="000625F1">
          <w:t xml:space="preserve">ECMAScript </w:t>
        </w:r>
      </w:ins>
      <w:ins w:id="145" w:author="Rev 9 Allen Wirfs-Brock" w:date="2012-07-07T17:32:00Z">
        <w:r w:rsidR="00EB2682">
          <w:t>objects.</w:t>
        </w:r>
      </w:ins>
    </w:p>
    <w:p w:rsidR="004C02EF" w:rsidRPr="00E77497" w:rsidDel="00EB2682" w:rsidRDefault="004C02EF" w:rsidP="004C02EF">
      <w:pPr>
        <w:pStyle w:val="Note"/>
        <w:rPr>
          <w:del w:id="146" w:author="Rev 9 Allen Wirfs-Brock" w:date="2012-07-07T17:32:00Z"/>
        </w:rPr>
      </w:pPr>
      <w:del w:id="147" w:author="Rev 9 Allen Wirfs-Brock" w:date="2012-07-07T17:32:00Z">
        <w:r w:rsidRPr="00E77497" w:rsidDel="00EB2682">
          <w:delText>NOTE</w:delText>
        </w:r>
        <w:r w:rsidRPr="00E77497" w:rsidDel="00EB2682">
          <w:tab/>
          <w:delText>Standard native objects are defined in this specification. Some native objects are built-in; others may be constructed during the course of execution of an ECMAScript program.</w:delText>
        </w:r>
        <w:bookmarkStart w:id="148" w:name="_Toc393690183"/>
        <w:bookmarkStart w:id="149" w:name="_Toc385672092"/>
      </w:del>
    </w:p>
    <w:p w:rsidR="004C02EF" w:rsidRPr="00E77497" w:rsidRDefault="004C02EF" w:rsidP="004C02EF">
      <w:pPr>
        <w:pStyle w:val="TermNum"/>
      </w:pPr>
      <w:bookmarkStart w:id="150" w:name="_Toc472818727"/>
      <w:bookmarkStart w:id="151" w:name="_Toc235503273"/>
      <w:r w:rsidRPr="00E77497">
        <w:t>4.3.7</w:t>
      </w:r>
    </w:p>
    <w:p w:rsidR="004C02EF" w:rsidRPr="00E77497" w:rsidRDefault="004C02EF" w:rsidP="004C02EF">
      <w:pPr>
        <w:pStyle w:val="TermNum"/>
      </w:pPr>
      <w:r w:rsidRPr="00E77497">
        <w:t xml:space="preserve">built-in </w:t>
      </w:r>
      <w:bookmarkEnd w:id="148"/>
      <w:bookmarkEnd w:id="150"/>
      <w:bookmarkEnd w:id="151"/>
      <w:r w:rsidRPr="00E77497">
        <w:t>object</w:t>
      </w:r>
    </w:p>
    <w:p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del w:id="152" w:author="Rev 9 Allen Wirfs-Brock" w:date="2012-07-07T17:37:00Z">
        <w:r w:rsidRPr="00E77497" w:rsidDel="00EB2682">
          <w:delText>Every built-in object is a native object.</w:delText>
        </w:r>
        <w:bookmarkStart w:id="153" w:name="_Toc393690184"/>
        <w:r w:rsidRPr="00E77497" w:rsidDel="00EB2682">
          <w:delText xml:space="preserve"> </w:delText>
        </w:r>
      </w:del>
      <w:r w:rsidRPr="00E77497">
        <w:t xml:space="preserve">A </w:t>
      </w:r>
      <w:r w:rsidRPr="00E77497">
        <w:rPr>
          <w:i/>
        </w:rPr>
        <w:t>built-in constructor</w:t>
      </w:r>
      <w:r w:rsidRPr="00E77497">
        <w:rPr>
          <w:b/>
          <w:i/>
        </w:rPr>
        <w:t xml:space="preserve"> </w:t>
      </w:r>
      <w:r w:rsidRPr="00E77497">
        <w:t>is a built-in object that is also a constructor.</w:t>
      </w:r>
    </w:p>
    <w:p w:rsidR="004C02EF" w:rsidRPr="00E77497" w:rsidRDefault="004C02EF" w:rsidP="004C02EF">
      <w:pPr>
        <w:pStyle w:val="TermNum"/>
      </w:pPr>
      <w:bookmarkStart w:id="154" w:name="_Toc472818728"/>
      <w:bookmarkStart w:id="155" w:name="_Toc235503274"/>
      <w:r w:rsidRPr="00E77497">
        <w:t>4.3.8</w:t>
      </w:r>
    </w:p>
    <w:p w:rsidR="004C02EF" w:rsidRPr="00E77497" w:rsidRDefault="004C02EF" w:rsidP="004C02EF">
      <w:pPr>
        <w:pStyle w:val="Terms"/>
      </w:pPr>
      <w:del w:id="156" w:author="Rev 9 Allen Wirfs-Brock" w:date="2012-07-07T18:01:00Z">
        <w:r w:rsidRPr="00E77497" w:rsidDel="000625F1">
          <w:delText xml:space="preserve">host </w:delText>
        </w:r>
      </w:del>
      <w:bookmarkEnd w:id="149"/>
      <w:bookmarkEnd w:id="153"/>
      <w:bookmarkEnd w:id="154"/>
      <w:bookmarkEnd w:id="155"/>
      <w:ins w:id="157" w:author="Rev 9 Allen Wirfs-Brock" w:date="2012-07-07T18:01:00Z">
        <w:r w:rsidR="000625F1">
          <w:t>exotic</w:t>
        </w:r>
        <w:r w:rsidR="000625F1" w:rsidRPr="00E77497">
          <w:t xml:space="preserve"> </w:t>
        </w:r>
      </w:ins>
      <w:r w:rsidRPr="00E77497">
        <w:t>object</w:t>
      </w:r>
    </w:p>
    <w:p w:rsidR="004C02EF" w:rsidRPr="00E77497" w:rsidRDefault="004C02EF" w:rsidP="004C02EF">
      <w:pPr>
        <w:pStyle w:val="Definition"/>
      </w:pPr>
      <w:r w:rsidRPr="00E77497">
        <w:t xml:space="preserve">object </w:t>
      </w:r>
      <w:ins w:id="158" w:author="Rev 9 Allen Wirfs-Brock" w:date="2012-07-07T18:02:00Z">
        <w:r w:rsidR="000625F1">
          <w:t xml:space="preserve">that has some alternative behaviour for </w:t>
        </w:r>
      </w:ins>
      <w:ins w:id="159" w:author="Rev 9 Allen Wirfs-Brock" w:date="2012-07-07T18:03:00Z">
        <w:r w:rsidR="000625F1">
          <w:t>one or more of the</w:t>
        </w:r>
      </w:ins>
      <w:ins w:id="160" w:author="Rev 9 Allen Wirfs-Brock" w:date="2012-07-07T18:02:00Z">
        <w:r w:rsidR="000625F1">
          <w:t xml:space="preserve"> internal methods that must be supported by all ECMAScript objects.</w:t>
        </w:r>
      </w:ins>
      <w:del w:id="161" w:author="Rev 9 Allen Wirfs-Brock" w:date="2012-07-07T18:02:00Z">
        <w:r w:rsidRPr="00E77497" w:rsidDel="000625F1">
          <w:delText>supplied by the host environment to complete the execution environment of ECMAScript</w:delText>
        </w:r>
      </w:del>
    </w:p>
    <w:p w:rsidR="004C02EF" w:rsidRPr="00E77497" w:rsidRDefault="004C02EF" w:rsidP="004C02EF">
      <w:pPr>
        <w:pStyle w:val="Note"/>
      </w:pPr>
      <w:r w:rsidRPr="00E77497">
        <w:t>NOTE</w:t>
      </w:r>
      <w:r w:rsidRPr="00E77497">
        <w:tab/>
        <w:t xml:space="preserve">Any object that is not </w:t>
      </w:r>
      <w:ins w:id="162" w:author="Rev 9 Allen Wirfs-Brock" w:date="2012-07-07T18:03:00Z">
        <w:r w:rsidR="000625F1">
          <w:t xml:space="preserve">an </w:t>
        </w:r>
      </w:ins>
      <w:del w:id="163" w:author="Rev 9 Allen Wirfs-Brock" w:date="2012-07-07T18:03:00Z">
        <w:r w:rsidRPr="00E77497" w:rsidDel="000625F1">
          <w:delText xml:space="preserve">native </w:delText>
        </w:r>
      </w:del>
      <w:ins w:id="164" w:author="Rev 9 Allen Wirfs-Brock" w:date="2012-07-07T18:03:00Z">
        <w:r w:rsidR="000625F1">
          <w:t>ordinary object</w:t>
        </w:r>
        <w:r w:rsidR="000625F1" w:rsidRPr="00E77497">
          <w:t xml:space="preserve"> </w:t>
        </w:r>
      </w:ins>
      <w:r w:rsidRPr="00E77497">
        <w:t>is a</w:t>
      </w:r>
      <w:ins w:id="165" w:author="Rev 9 Allen Wirfs-Brock" w:date="2012-07-07T18:03:00Z">
        <w:r w:rsidR="000625F1">
          <w:t>n</w:t>
        </w:r>
      </w:ins>
      <w:r w:rsidRPr="00E77497">
        <w:t xml:space="preserve"> </w:t>
      </w:r>
      <w:del w:id="166" w:author="Rev 9 Allen Wirfs-Brock" w:date="2012-07-07T18:03:00Z">
        <w:r w:rsidRPr="00E77497" w:rsidDel="000625F1">
          <w:delText xml:space="preserve">host </w:delText>
        </w:r>
      </w:del>
      <w:ins w:id="167" w:author="Rev 9 Allen Wirfs-Brock" w:date="2012-07-07T18:03:00Z">
        <w:r w:rsidR="000625F1">
          <w:t>exotic</w:t>
        </w:r>
        <w:r w:rsidR="000625F1" w:rsidRPr="00E77497">
          <w:t xml:space="preserve"> </w:t>
        </w:r>
      </w:ins>
      <w:r w:rsidRPr="00E77497">
        <w:t>object.</w:t>
      </w:r>
      <w:bookmarkStart w:id="168" w:name="_Toc385672093"/>
      <w:bookmarkStart w:id="169" w:name="_Toc393690185"/>
      <w:bookmarkStart w:id="170" w:name="_Toc410465335"/>
      <w:bookmarkStart w:id="171" w:name="_Toc410465807"/>
      <w:bookmarkStart w:id="172" w:name="_Toc410466906"/>
      <w:bookmarkStart w:id="173" w:name="_Toc410533182"/>
    </w:p>
    <w:p w:rsidR="004C02EF" w:rsidRPr="00E77497" w:rsidRDefault="004C02EF" w:rsidP="004C02EF">
      <w:pPr>
        <w:pStyle w:val="TermNum"/>
      </w:pPr>
      <w:bookmarkStart w:id="174" w:name="_Toc472818729"/>
      <w:bookmarkStart w:id="175" w:name="_Toc235503275"/>
      <w:r w:rsidRPr="00E77497">
        <w:t>4.3.9</w:t>
      </w:r>
    </w:p>
    <w:bookmarkEnd w:id="168"/>
    <w:bookmarkEnd w:id="169"/>
    <w:bookmarkEnd w:id="170"/>
    <w:bookmarkEnd w:id="171"/>
    <w:bookmarkEnd w:id="172"/>
    <w:bookmarkEnd w:id="173"/>
    <w:p w:rsidR="004C02EF" w:rsidRPr="00E77497" w:rsidRDefault="004C02EF" w:rsidP="004C02EF">
      <w:pPr>
        <w:pStyle w:val="Terms"/>
      </w:pPr>
      <w:r w:rsidRPr="00E77497">
        <w:t xml:space="preserve">undefined </w:t>
      </w:r>
      <w:bookmarkEnd w:id="174"/>
      <w:bookmarkEnd w:id="175"/>
      <w:r w:rsidRPr="00E77497">
        <w:t>value</w:t>
      </w:r>
    </w:p>
    <w:p w:rsidR="004C02EF" w:rsidRPr="00E77497" w:rsidRDefault="004C02EF" w:rsidP="004C02EF">
      <w:pPr>
        <w:pStyle w:val="Definition"/>
      </w:pPr>
      <w:r w:rsidRPr="00E77497">
        <w:t>primitive value used when a variabl</w:t>
      </w:r>
      <w:bookmarkStart w:id="176" w:name="_Toc385672094"/>
      <w:bookmarkStart w:id="177" w:name="_Toc393690186"/>
      <w:r w:rsidRPr="00E77497">
        <w:t>e has not been assigned a value</w:t>
      </w:r>
    </w:p>
    <w:p w:rsidR="004C02EF" w:rsidRPr="00E77497" w:rsidRDefault="004C02EF" w:rsidP="004C02EF">
      <w:pPr>
        <w:pStyle w:val="TermNum"/>
      </w:pPr>
      <w:bookmarkStart w:id="178" w:name="_Toc472818730"/>
      <w:bookmarkStart w:id="179" w:name="_Toc235503276"/>
      <w:r w:rsidRPr="00E77497">
        <w:t>4.3.10</w:t>
      </w:r>
    </w:p>
    <w:p w:rsidR="004C02EF" w:rsidRPr="00E77497" w:rsidRDefault="004C02EF" w:rsidP="004C02EF">
      <w:pPr>
        <w:pStyle w:val="Terms"/>
      </w:pPr>
      <w:r w:rsidRPr="00E77497">
        <w:t xml:space="preserve">Undefined </w:t>
      </w:r>
      <w:bookmarkEnd w:id="176"/>
      <w:bookmarkEnd w:id="177"/>
      <w:bookmarkEnd w:id="178"/>
      <w:bookmarkEnd w:id="179"/>
      <w:r w:rsidRPr="00E77497">
        <w:t>type</w:t>
      </w:r>
    </w:p>
    <w:p w:rsidR="004C02EF" w:rsidRPr="00E77497" w:rsidRDefault="004C02EF" w:rsidP="004C02EF">
      <w:pPr>
        <w:pStyle w:val="Definition"/>
      </w:pPr>
      <w:r w:rsidRPr="00E77497">
        <w:t>type whose sole val</w:t>
      </w:r>
      <w:bookmarkStart w:id="180" w:name="_Toc385672095"/>
      <w:bookmarkStart w:id="181" w:name="_Toc393690187"/>
      <w:r w:rsidRPr="00E77497">
        <w:t>ue is the undefined value</w:t>
      </w:r>
    </w:p>
    <w:p w:rsidR="004C02EF" w:rsidRPr="00E77497" w:rsidRDefault="004C02EF" w:rsidP="004C02EF">
      <w:pPr>
        <w:pStyle w:val="TermNum"/>
      </w:pPr>
      <w:bookmarkStart w:id="182" w:name="_Toc472818731"/>
      <w:bookmarkStart w:id="183" w:name="_Toc235503277"/>
      <w:r w:rsidRPr="00E77497">
        <w:t>4.3.11</w:t>
      </w:r>
    </w:p>
    <w:bookmarkEnd w:id="180"/>
    <w:bookmarkEnd w:id="181"/>
    <w:p w:rsidR="004C02EF" w:rsidRPr="00E77497" w:rsidRDefault="004C02EF" w:rsidP="004C02EF">
      <w:pPr>
        <w:pStyle w:val="Terms"/>
      </w:pPr>
      <w:r w:rsidRPr="00E77497">
        <w:t xml:space="preserve">null </w:t>
      </w:r>
      <w:bookmarkEnd w:id="182"/>
      <w:bookmarkEnd w:id="183"/>
      <w:r w:rsidRPr="00E77497">
        <w:t>value</w:t>
      </w:r>
    </w:p>
    <w:p w:rsidR="004C02EF" w:rsidRPr="00E77497" w:rsidRDefault="004C02EF" w:rsidP="004C02EF">
      <w:pPr>
        <w:pStyle w:val="Definition"/>
      </w:pPr>
      <w:r w:rsidRPr="00E77497">
        <w:t>primitive value that represents the intentio</w:t>
      </w:r>
      <w:bookmarkStart w:id="184" w:name="_Toc385672096"/>
      <w:bookmarkStart w:id="185" w:name="_Toc393690188"/>
      <w:r w:rsidRPr="00E77497">
        <w:t>nal absence of any object value</w:t>
      </w:r>
    </w:p>
    <w:p w:rsidR="004C02EF" w:rsidRPr="00E77497" w:rsidRDefault="004C02EF" w:rsidP="004C02EF">
      <w:pPr>
        <w:pStyle w:val="TermNum"/>
      </w:pPr>
      <w:bookmarkStart w:id="186" w:name="_Toc472818732"/>
      <w:bookmarkStart w:id="187" w:name="_Toc235503278"/>
      <w:r w:rsidRPr="00E77497">
        <w:t>4.3.12</w:t>
      </w:r>
    </w:p>
    <w:p w:rsidR="004C02EF" w:rsidRPr="00E77497" w:rsidRDefault="004C02EF" w:rsidP="004C02EF">
      <w:pPr>
        <w:pStyle w:val="Terms"/>
      </w:pPr>
      <w:r w:rsidRPr="00E77497">
        <w:t xml:space="preserve">Null </w:t>
      </w:r>
      <w:bookmarkEnd w:id="184"/>
      <w:bookmarkEnd w:id="185"/>
      <w:bookmarkEnd w:id="186"/>
      <w:bookmarkEnd w:id="187"/>
      <w:r w:rsidRPr="00E77497">
        <w:t>type</w:t>
      </w:r>
    </w:p>
    <w:p w:rsidR="004C02EF" w:rsidRPr="00E77497" w:rsidRDefault="004C02EF" w:rsidP="004C02EF">
      <w:pPr>
        <w:pStyle w:val="Definition"/>
      </w:pPr>
      <w:r w:rsidRPr="00E77497">
        <w:t>type who</w:t>
      </w:r>
      <w:bookmarkStart w:id="188" w:name="_Toc385672097"/>
      <w:bookmarkStart w:id="189" w:name="_Toc393690189"/>
      <w:r w:rsidRPr="00E77497">
        <w:t>se sole value is the null value</w:t>
      </w:r>
    </w:p>
    <w:p w:rsidR="004C02EF" w:rsidRPr="00E77497" w:rsidRDefault="004C02EF" w:rsidP="004C02EF">
      <w:pPr>
        <w:pStyle w:val="TermNum"/>
      </w:pPr>
      <w:bookmarkStart w:id="190" w:name="_Toc472818733"/>
      <w:bookmarkStart w:id="191" w:name="_Toc235503279"/>
      <w:r w:rsidRPr="00E77497">
        <w:t>4.3.13</w:t>
      </w:r>
    </w:p>
    <w:p w:rsidR="004C02EF" w:rsidRPr="00E77497" w:rsidRDefault="004C02EF" w:rsidP="004C02EF">
      <w:pPr>
        <w:pStyle w:val="Terms"/>
      </w:pPr>
      <w:r w:rsidRPr="00E77497">
        <w:t xml:space="preserve">Boolean </w:t>
      </w:r>
      <w:bookmarkEnd w:id="188"/>
      <w:bookmarkEnd w:id="189"/>
      <w:bookmarkEnd w:id="190"/>
      <w:bookmarkEnd w:id="191"/>
      <w:r w:rsidRPr="00E77497">
        <w:t>value</w:t>
      </w:r>
    </w:p>
    <w:p w:rsidR="004C02EF" w:rsidRPr="00E77497" w:rsidRDefault="004C02EF" w:rsidP="004C02EF">
      <w:pPr>
        <w:pStyle w:val="Definition"/>
      </w:pPr>
      <w:r w:rsidRPr="00E77497">
        <w:t>member of the Boolean type</w:t>
      </w:r>
    </w:p>
    <w:p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92" w:name="_Toc385672098"/>
      <w:bookmarkStart w:id="193" w:name="_Toc393690190"/>
    </w:p>
    <w:p w:rsidR="004C02EF" w:rsidRPr="00E77497" w:rsidRDefault="004C02EF" w:rsidP="004C02EF">
      <w:pPr>
        <w:pStyle w:val="TermNum"/>
      </w:pPr>
      <w:bookmarkStart w:id="194" w:name="_Toc472818734"/>
      <w:bookmarkStart w:id="195" w:name="_Toc235503280"/>
      <w:r w:rsidRPr="00E77497">
        <w:lastRenderedPageBreak/>
        <w:t>4.3.14</w:t>
      </w:r>
    </w:p>
    <w:p w:rsidR="004C02EF" w:rsidRPr="00E77497" w:rsidRDefault="004C02EF" w:rsidP="004C02EF">
      <w:pPr>
        <w:pStyle w:val="Terms"/>
      </w:pPr>
      <w:r w:rsidRPr="00E77497">
        <w:t xml:space="preserve">Boolean </w:t>
      </w:r>
      <w:bookmarkEnd w:id="192"/>
      <w:bookmarkEnd w:id="193"/>
      <w:bookmarkEnd w:id="194"/>
      <w:bookmarkEnd w:id="195"/>
      <w:r w:rsidRPr="00E77497">
        <w:t>type</w:t>
      </w:r>
    </w:p>
    <w:p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96" w:name="_Toc385672099"/>
      <w:bookmarkStart w:id="197" w:name="_Toc393690191"/>
    </w:p>
    <w:p w:rsidR="004C02EF" w:rsidRPr="00E77497" w:rsidRDefault="004C02EF" w:rsidP="004C02EF">
      <w:pPr>
        <w:pStyle w:val="TermNum"/>
      </w:pPr>
      <w:bookmarkStart w:id="198" w:name="_Toc472818735"/>
      <w:bookmarkStart w:id="199" w:name="_Toc235503281"/>
      <w:r w:rsidRPr="00E77497">
        <w:t>4.3.15</w:t>
      </w:r>
    </w:p>
    <w:p w:rsidR="004C02EF" w:rsidRPr="00E77497" w:rsidRDefault="004C02EF" w:rsidP="004C02EF">
      <w:pPr>
        <w:pStyle w:val="Terms"/>
      </w:pPr>
      <w:r w:rsidRPr="00E77497">
        <w:t xml:space="preserve">Boolean </w:t>
      </w:r>
      <w:bookmarkEnd w:id="196"/>
      <w:bookmarkEnd w:id="197"/>
      <w:bookmarkEnd w:id="198"/>
      <w:bookmarkEnd w:id="199"/>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rsidR="004C02EF" w:rsidRPr="00E77497" w:rsidRDefault="004C02EF" w:rsidP="004C02EF">
      <w:pPr>
        <w:pStyle w:val="TermNum"/>
      </w:pPr>
      <w:bookmarkStart w:id="200" w:name="_Toc385672100"/>
      <w:bookmarkStart w:id="201" w:name="_Toc393690192"/>
      <w:bookmarkStart w:id="202" w:name="_Toc472818736"/>
      <w:bookmarkStart w:id="203" w:name="_Toc235503282"/>
      <w:r w:rsidRPr="00E77497">
        <w:t>4.3.16</w:t>
      </w:r>
    </w:p>
    <w:p w:rsidR="004C02EF" w:rsidRPr="00E77497" w:rsidRDefault="004C02EF" w:rsidP="004C02EF">
      <w:pPr>
        <w:pStyle w:val="TermNum"/>
      </w:pPr>
      <w:r w:rsidRPr="00E77497">
        <w:t xml:space="preserve">String </w:t>
      </w:r>
      <w:bookmarkEnd w:id="200"/>
      <w:bookmarkEnd w:id="201"/>
      <w:bookmarkEnd w:id="202"/>
      <w:bookmarkEnd w:id="203"/>
      <w:r w:rsidRPr="00E77497">
        <w:t>value</w:t>
      </w:r>
    </w:p>
    <w:p w:rsidR="004C02EF" w:rsidRPr="00E77497" w:rsidRDefault="004C02EF" w:rsidP="004C02EF">
      <w:r w:rsidRPr="00E77497">
        <w:t>primitive value that is a finite ordered sequence of zero o</w:t>
      </w:r>
      <w:bookmarkStart w:id="204" w:name="_Toc385672101"/>
      <w:bookmarkStart w:id="205" w:name="_Toc393690193"/>
      <w:r w:rsidRPr="00E77497">
        <w:t>r more 16-bit unsigned integer</w:t>
      </w:r>
    </w:p>
    <w:p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rsidR="004C02EF" w:rsidRPr="00E77497" w:rsidRDefault="004C02EF" w:rsidP="004C02EF">
      <w:pPr>
        <w:pStyle w:val="TermNum"/>
      </w:pPr>
      <w:bookmarkStart w:id="206" w:name="_Toc472818737"/>
      <w:bookmarkStart w:id="207" w:name="_Toc235503283"/>
      <w:r w:rsidRPr="00E77497">
        <w:t>4.3.17</w:t>
      </w:r>
    </w:p>
    <w:p w:rsidR="004C02EF" w:rsidRPr="00E77497" w:rsidRDefault="004C02EF" w:rsidP="004C02EF">
      <w:pPr>
        <w:pStyle w:val="Terms"/>
      </w:pPr>
      <w:r w:rsidRPr="00E77497">
        <w:t xml:space="preserve">String </w:t>
      </w:r>
      <w:bookmarkEnd w:id="204"/>
      <w:bookmarkEnd w:id="205"/>
      <w:bookmarkEnd w:id="206"/>
      <w:bookmarkEnd w:id="207"/>
      <w:r w:rsidRPr="00E77497">
        <w:t>type</w:t>
      </w:r>
    </w:p>
    <w:p w:rsidR="004C02EF" w:rsidRPr="00E77497" w:rsidRDefault="004C02EF" w:rsidP="004C02EF">
      <w:pPr>
        <w:pStyle w:val="Definition"/>
      </w:pPr>
      <w:r w:rsidRPr="00E77497">
        <w:t>se</w:t>
      </w:r>
      <w:bookmarkStart w:id="208" w:name="_Toc385672102"/>
      <w:bookmarkStart w:id="209" w:name="_Toc393690194"/>
      <w:r w:rsidRPr="00E77497">
        <w:t>t of all possible String values</w:t>
      </w:r>
    </w:p>
    <w:p w:rsidR="004C02EF" w:rsidRPr="00E77497" w:rsidRDefault="004C02EF" w:rsidP="004C02EF">
      <w:pPr>
        <w:pStyle w:val="TermNum"/>
      </w:pPr>
      <w:bookmarkStart w:id="210" w:name="_Ref457703934"/>
      <w:bookmarkStart w:id="211" w:name="_Toc472818738"/>
      <w:bookmarkStart w:id="212" w:name="_Toc235503284"/>
      <w:r w:rsidRPr="00E77497">
        <w:t>4.3.18</w:t>
      </w:r>
    </w:p>
    <w:p w:rsidR="004C02EF" w:rsidRPr="00E77497" w:rsidRDefault="004C02EF" w:rsidP="004C02EF">
      <w:pPr>
        <w:pStyle w:val="Terms"/>
      </w:pPr>
      <w:r w:rsidRPr="00E77497">
        <w:t xml:space="preserve">String </w:t>
      </w:r>
      <w:bookmarkEnd w:id="208"/>
      <w:bookmarkEnd w:id="209"/>
      <w:bookmarkEnd w:id="210"/>
      <w:bookmarkEnd w:id="211"/>
      <w:bookmarkEnd w:id="212"/>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rsidR="004C02EF" w:rsidRPr="00E77497" w:rsidRDefault="004C02EF" w:rsidP="004C02EF">
      <w:pPr>
        <w:pStyle w:val="TermNum"/>
      </w:pPr>
      <w:bookmarkStart w:id="213" w:name="_Toc385672103"/>
      <w:bookmarkStart w:id="214" w:name="_Toc393690195"/>
      <w:bookmarkStart w:id="215" w:name="_Toc472818739"/>
      <w:bookmarkStart w:id="216" w:name="_Toc235503285"/>
      <w:r w:rsidRPr="00E77497">
        <w:t>4.3.19</w:t>
      </w:r>
    </w:p>
    <w:p w:rsidR="004C02EF" w:rsidRPr="00E77497" w:rsidRDefault="004C02EF" w:rsidP="004C02EF">
      <w:pPr>
        <w:pStyle w:val="Terms"/>
      </w:pPr>
      <w:r w:rsidRPr="00E77497">
        <w:t xml:space="preserve">Number </w:t>
      </w:r>
      <w:bookmarkEnd w:id="213"/>
      <w:bookmarkEnd w:id="214"/>
      <w:bookmarkEnd w:id="215"/>
      <w:bookmarkEnd w:id="216"/>
      <w:r w:rsidRPr="00E77497">
        <w:t>value</w:t>
      </w:r>
    </w:p>
    <w:p w:rsidR="004C02EF" w:rsidRPr="00E77497" w:rsidRDefault="004C02EF" w:rsidP="004C02EF">
      <w:pPr>
        <w:pStyle w:val="Definition"/>
      </w:pPr>
      <w:r w:rsidRPr="00E77497">
        <w:t>primitive value corresponding to a double-precision 64-bit binary format IEEE 754 value</w:t>
      </w:r>
    </w:p>
    <w:p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217" w:name="_Toc385672104"/>
      <w:bookmarkStart w:id="218" w:name="_Toc393690196"/>
    </w:p>
    <w:p w:rsidR="004C02EF" w:rsidRPr="00E77497" w:rsidRDefault="004C02EF" w:rsidP="004C02EF">
      <w:pPr>
        <w:pStyle w:val="TermNum"/>
      </w:pPr>
      <w:bookmarkStart w:id="219" w:name="_Toc472818740"/>
      <w:bookmarkStart w:id="220" w:name="_Toc235503286"/>
      <w:r w:rsidRPr="00E77497">
        <w:t>4.3.20</w:t>
      </w:r>
    </w:p>
    <w:p w:rsidR="004C02EF" w:rsidRPr="00E77497" w:rsidRDefault="004C02EF" w:rsidP="004C02EF">
      <w:pPr>
        <w:pStyle w:val="Terms"/>
      </w:pPr>
      <w:r w:rsidRPr="00E77497">
        <w:t xml:space="preserve">Number </w:t>
      </w:r>
      <w:bookmarkEnd w:id="217"/>
      <w:bookmarkEnd w:id="218"/>
      <w:bookmarkEnd w:id="219"/>
      <w:bookmarkEnd w:id="220"/>
      <w:r w:rsidRPr="00E77497">
        <w:t>type</w:t>
      </w:r>
    </w:p>
    <w:p w:rsidR="004C02EF" w:rsidRPr="00E77497" w:rsidRDefault="004C02EF" w:rsidP="004C02EF">
      <w:pPr>
        <w:pStyle w:val="Definition"/>
      </w:pPr>
      <w:r w:rsidRPr="00E77497">
        <w:t>set of all possible Number values including the special “Not-a-Number” (NaN) value</w:t>
      </w:r>
      <w:del w:id="221" w:author="Rev 10 Allen Wirfs-Brock" w:date="2012-09-25T13:50:00Z">
        <w:r w:rsidRPr="00E77497" w:rsidDel="008F3C1F">
          <w:delText>s</w:delText>
        </w:r>
      </w:del>
      <w:r w:rsidRPr="00E77497">
        <w:t xml:space="preserve">, positive </w:t>
      </w:r>
      <w:bookmarkStart w:id="222" w:name="_Toc385672105"/>
      <w:bookmarkStart w:id="223" w:name="_Toc393690197"/>
      <w:r w:rsidRPr="00E77497">
        <w:t>infinity, and negative infinity</w:t>
      </w:r>
    </w:p>
    <w:p w:rsidR="004C02EF" w:rsidRPr="00E77497" w:rsidRDefault="004C02EF" w:rsidP="004C02EF">
      <w:pPr>
        <w:pStyle w:val="TermNum"/>
      </w:pPr>
      <w:bookmarkStart w:id="224" w:name="_Toc472818741"/>
      <w:bookmarkStart w:id="225" w:name="_Toc235503287"/>
      <w:r w:rsidRPr="00E77497">
        <w:t>4.3.21</w:t>
      </w:r>
    </w:p>
    <w:p w:rsidR="004C02EF" w:rsidRPr="00E77497" w:rsidRDefault="004C02EF" w:rsidP="004C02EF">
      <w:pPr>
        <w:pStyle w:val="Terms"/>
      </w:pPr>
      <w:r w:rsidRPr="00E77497">
        <w:t xml:space="preserve">Number </w:t>
      </w:r>
      <w:bookmarkEnd w:id="222"/>
      <w:bookmarkEnd w:id="223"/>
      <w:bookmarkEnd w:id="224"/>
      <w:bookmarkEnd w:id="225"/>
      <w:r w:rsidRPr="00E77497">
        <w:t>object</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226" w:name="_Toc385672106"/>
      <w:bookmarkStart w:id="227" w:name="_Toc393690198"/>
      <w:r w:rsidRPr="00E77497">
        <w:t>.</w:t>
      </w:r>
    </w:p>
    <w:p w:rsidR="004C02EF" w:rsidRPr="00E77497" w:rsidRDefault="004C02EF" w:rsidP="004C02EF">
      <w:pPr>
        <w:pStyle w:val="TermNum"/>
      </w:pPr>
      <w:bookmarkStart w:id="228" w:name="_Toc472818742"/>
      <w:bookmarkStart w:id="229" w:name="_Toc235503288"/>
      <w:r w:rsidRPr="00E77497">
        <w:t>4.3.22</w:t>
      </w:r>
    </w:p>
    <w:p w:rsidR="004C02EF" w:rsidRPr="00E77497" w:rsidRDefault="004C02EF" w:rsidP="004C02EF">
      <w:pPr>
        <w:pStyle w:val="Terms"/>
      </w:pPr>
      <w:r w:rsidRPr="00E77497">
        <w:t>Infinit</w:t>
      </w:r>
      <w:bookmarkEnd w:id="226"/>
      <w:bookmarkEnd w:id="227"/>
      <w:r w:rsidRPr="00E77497">
        <w:t>y</w:t>
      </w:r>
      <w:bookmarkEnd w:id="228"/>
      <w:bookmarkEnd w:id="229"/>
    </w:p>
    <w:p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230" w:name="_Toc385672107"/>
      <w:bookmarkStart w:id="231" w:name="_Toc393690199"/>
      <w:r w:rsidRPr="00E77497">
        <w:t xml:space="preserve"> positive infinite Number value</w:t>
      </w:r>
    </w:p>
    <w:p w:rsidR="004C02EF" w:rsidRPr="00E77497" w:rsidRDefault="004C02EF" w:rsidP="004C02EF">
      <w:pPr>
        <w:pStyle w:val="TermNum"/>
      </w:pPr>
      <w:bookmarkStart w:id="232" w:name="_Hlt424497426"/>
      <w:bookmarkStart w:id="233" w:name="_Toc472818743"/>
      <w:bookmarkStart w:id="234" w:name="_Toc235503289"/>
      <w:bookmarkEnd w:id="232"/>
      <w:r w:rsidRPr="00E77497">
        <w:t>4.3.23</w:t>
      </w:r>
    </w:p>
    <w:p w:rsidR="004C02EF" w:rsidRPr="00E77497" w:rsidRDefault="004C02EF" w:rsidP="004C02EF">
      <w:pPr>
        <w:pStyle w:val="Terms"/>
      </w:pPr>
      <w:r w:rsidRPr="00E77497">
        <w:t>Na</w:t>
      </w:r>
      <w:bookmarkEnd w:id="230"/>
      <w:bookmarkEnd w:id="231"/>
      <w:r w:rsidRPr="00E77497">
        <w:t>N</w:t>
      </w:r>
      <w:bookmarkEnd w:id="233"/>
      <w:bookmarkEnd w:id="234"/>
    </w:p>
    <w:p w:rsidR="004C02EF" w:rsidRPr="00E77497" w:rsidRDefault="004C02EF" w:rsidP="004C02EF">
      <w:r w:rsidRPr="00E77497">
        <w:t>number value that is a IEEE 754 “Not-a-Number” value</w:t>
      </w:r>
    </w:p>
    <w:p w:rsidR="004C02EF" w:rsidRPr="00E77497" w:rsidRDefault="004C02EF" w:rsidP="004C02EF">
      <w:pPr>
        <w:pStyle w:val="TermNum"/>
      </w:pPr>
      <w:bookmarkStart w:id="235" w:name="_Toc235503290"/>
      <w:r w:rsidRPr="00E77497">
        <w:lastRenderedPageBreak/>
        <w:t>4.3.24</w:t>
      </w:r>
    </w:p>
    <w:bookmarkEnd w:id="235"/>
    <w:p w:rsidR="004C02EF" w:rsidRPr="00E77497" w:rsidRDefault="004C02EF" w:rsidP="004C02EF">
      <w:pPr>
        <w:pStyle w:val="Terms"/>
      </w:pPr>
      <w:r w:rsidRPr="00E77497">
        <w:t>function</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rsidR="004C02EF" w:rsidRPr="00E77497" w:rsidRDefault="004C02EF" w:rsidP="004C02EF">
      <w:pPr>
        <w:pStyle w:val="TermNum"/>
      </w:pPr>
      <w:bookmarkStart w:id="236" w:name="_Toc235503291"/>
      <w:r w:rsidRPr="00E77497">
        <w:t>4.3.25</w:t>
      </w:r>
    </w:p>
    <w:p w:rsidR="004C02EF" w:rsidRPr="00E77497" w:rsidRDefault="004C02EF" w:rsidP="004C02EF">
      <w:pPr>
        <w:pStyle w:val="Terms"/>
      </w:pPr>
      <w:r w:rsidRPr="00E77497">
        <w:t xml:space="preserve">built-in </w:t>
      </w:r>
      <w:bookmarkEnd w:id="236"/>
      <w:r w:rsidRPr="00E77497">
        <w:t>function</w:t>
      </w:r>
    </w:p>
    <w:p w:rsidR="004C02EF" w:rsidRPr="00E77497" w:rsidRDefault="004C02EF" w:rsidP="004C02EF">
      <w:r w:rsidRPr="00E77497">
        <w:t>built-in object that is a function</w:t>
      </w:r>
    </w:p>
    <w:p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rsidR="004C02EF" w:rsidRPr="004D1BD1" w:rsidRDefault="004C02EF" w:rsidP="004C02EF">
      <w:pPr>
        <w:pStyle w:val="TermNum"/>
      </w:pPr>
      <w:bookmarkStart w:id="237" w:name="_Toc235503292"/>
      <w:r w:rsidRPr="004D1BD1">
        <w:t>4.3.26</w:t>
      </w:r>
    </w:p>
    <w:bookmarkEnd w:id="237"/>
    <w:p w:rsidR="004C02EF" w:rsidRPr="00E65A34" w:rsidRDefault="004C02EF" w:rsidP="004C02EF">
      <w:pPr>
        <w:pStyle w:val="Terms"/>
      </w:pPr>
      <w:r w:rsidRPr="00E65A34">
        <w:t>property</w:t>
      </w:r>
    </w:p>
    <w:p w:rsidR="004C02EF" w:rsidRPr="009C202C" w:rsidRDefault="004C02EF" w:rsidP="004C02EF">
      <w:r w:rsidRPr="009C202C">
        <w:t>association between a name and a value that is a part of an object</w:t>
      </w:r>
    </w:p>
    <w:p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rsidR="004C02EF" w:rsidRPr="00675B74" w:rsidRDefault="004C02EF" w:rsidP="004C02EF">
      <w:pPr>
        <w:pStyle w:val="TermNum"/>
      </w:pPr>
      <w:bookmarkStart w:id="238" w:name="_Toc235503293"/>
      <w:r w:rsidRPr="00675B74">
        <w:t>4.3.27</w:t>
      </w:r>
    </w:p>
    <w:bookmarkEnd w:id="238"/>
    <w:p w:rsidR="004C02EF" w:rsidRPr="00E77497" w:rsidRDefault="004C02EF" w:rsidP="004C02EF">
      <w:pPr>
        <w:pStyle w:val="Terms"/>
      </w:pPr>
      <w:r w:rsidRPr="00E77497">
        <w:t>method</w:t>
      </w:r>
    </w:p>
    <w:p w:rsidR="004C02EF" w:rsidRPr="00E77497" w:rsidRDefault="004C02EF" w:rsidP="004C02EF">
      <w:r w:rsidRPr="00E77497">
        <w:t>function that is the value of a property</w:t>
      </w:r>
    </w:p>
    <w:p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rsidR="004C02EF" w:rsidRPr="00E77497" w:rsidRDefault="004C02EF" w:rsidP="004C02EF">
      <w:pPr>
        <w:pStyle w:val="TermNum"/>
      </w:pPr>
      <w:bookmarkStart w:id="239" w:name="_Toc235503294"/>
      <w:r w:rsidRPr="00E77497">
        <w:t>4.3.28</w:t>
      </w:r>
    </w:p>
    <w:p w:rsidR="004C02EF" w:rsidRPr="00E77497" w:rsidRDefault="004C02EF" w:rsidP="004C02EF">
      <w:pPr>
        <w:pStyle w:val="Terms"/>
      </w:pPr>
      <w:r w:rsidRPr="00E77497">
        <w:t>built-in method</w:t>
      </w:r>
    </w:p>
    <w:p w:rsidR="004C02EF" w:rsidRPr="00E77497" w:rsidRDefault="004C02EF" w:rsidP="004C02EF">
      <w:r w:rsidRPr="00E77497">
        <w:t>method that is a built-in function</w:t>
      </w:r>
    </w:p>
    <w:p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rsidR="004C02EF" w:rsidRPr="00E77497" w:rsidRDefault="004C02EF" w:rsidP="004C02EF">
      <w:pPr>
        <w:pStyle w:val="TermNum"/>
      </w:pPr>
      <w:r w:rsidRPr="00E77497">
        <w:t>4.3.29</w:t>
      </w:r>
    </w:p>
    <w:bookmarkEnd w:id="239"/>
    <w:p w:rsidR="004C02EF" w:rsidRPr="00E77497" w:rsidRDefault="004C02EF" w:rsidP="004C02EF">
      <w:pPr>
        <w:pStyle w:val="Terms"/>
      </w:pPr>
      <w:r w:rsidRPr="00E77497">
        <w:t>attribute</w:t>
      </w:r>
    </w:p>
    <w:p w:rsidR="004C02EF" w:rsidRPr="00E77497" w:rsidRDefault="004C02EF" w:rsidP="004C02EF">
      <w:r w:rsidRPr="00E77497">
        <w:t>internal value that defines some characteristic of a property</w:t>
      </w:r>
    </w:p>
    <w:p w:rsidR="004C02EF" w:rsidRPr="00E77497" w:rsidRDefault="004C02EF" w:rsidP="004C02EF">
      <w:pPr>
        <w:pStyle w:val="TermNum"/>
      </w:pPr>
      <w:bookmarkStart w:id="240" w:name="_Toc235503295"/>
      <w:r w:rsidRPr="00E77497">
        <w:t>4.3.30</w:t>
      </w:r>
    </w:p>
    <w:p w:rsidR="004C02EF" w:rsidRPr="00E77497" w:rsidRDefault="004C02EF" w:rsidP="004C02EF">
      <w:pPr>
        <w:pStyle w:val="Terms"/>
      </w:pPr>
      <w:r w:rsidRPr="00E77497">
        <w:t xml:space="preserve">own </w:t>
      </w:r>
      <w:bookmarkEnd w:id="240"/>
      <w:r w:rsidRPr="00E77497">
        <w:t>property</w:t>
      </w:r>
    </w:p>
    <w:p w:rsidR="004C02EF" w:rsidRPr="00E77497" w:rsidRDefault="004C02EF" w:rsidP="004C02EF">
      <w:r w:rsidRPr="00E77497">
        <w:t>property that is directly contained by its object</w:t>
      </w:r>
    </w:p>
    <w:p w:rsidR="004C02EF" w:rsidRPr="00E77497" w:rsidRDefault="004C02EF" w:rsidP="004C02EF">
      <w:pPr>
        <w:pStyle w:val="TermNum"/>
      </w:pPr>
      <w:bookmarkStart w:id="241" w:name="_Toc235503296"/>
      <w:r w:rsidRPr="00E77497">
        <w:t>4.3.31</w:t>
      </w:r>
    </w:p>
    <w:p w:rsidR="004C02EF" w:rsidRPr="00E77497" w:rsidRDefault="004C02EF" w:rsidP="004C02EF">
      <w:pPr>
        <w:pStyle w:val="Terms"/>
      </w:pPr>
      <w:r w:rsidRPr="00E77497">
        <w:t xml:space="preserve">inherited </w:t>
      </w:r>
      <w:bookmarkEnd w:id="241"/>
      <w:r w:rsidRPr="00E77497">
        <w:t>property</w:t>
      </w:r>
    </w:p>
    <w:p w:rsidR="004C02EF" w:rsidRPr="00E77497" w:rsidRDefault="004C02EF" w:rsidP="004C02EF">
      <w:r w:rsidRPr="00E77497">
        <w:t>property of an object that is not an own property but is a property (either own or inherited) of the object’s prototype</w:t>
      </w:r>
    </w:p>
    <w:p w:rsidR="004C02EF" w:rsidRPr="00E77497" w:rsidRDefault="004C02EF" w:rsidP="004C02EF">
      <w:pPr>
        <w:pStyle w:val="Heading1"/>
        <w:numPr>
          <w:ilvl w:val="0"/>
          <w:numId w:val="0"/>
        </w:numPr>
      </w:pPr>
      <w:bookmarkStart w:id="242" w:name="_Toc472818744"/>
      <w:bookmarkStart w:id="243" w:name="_Toc235503298"/>
      <w:bookmarkStart w:id="244" w:name="_Toc241509073"/>
      <w:bookmarkStart w:id="245" w:name="_Toc244416560"/>
      <w:bookmarkStart w:id="246" w:name="_Toc276630924"/>
      <w:bookmarkStart w:id="247" w:name="_Toc339020230"/>
      <w:r w:rsidRPr="00E77497">
        <w:t>5</w:t>
      </w:r>
      <w:r w:rsidRPr="00E77497">
        <w:tab/>
        <w:t>Notational Conventions</w:t>
      </w:r>
      <w:bookmarkStart w:id="248" w:name="_Toc381513606"/>
      <w:bookmarkStart w:id="249" w:name="_Ref381520185"/>
      <w:bookmarkStart w:id="250" w:name="_Ref381520193"/>
      <w:bookmarkStart w:id="251" w:name="_Ref381520231"/>
      <w:bookmarkStart w:id="252" w:name="_Toc382202747"/>
      <w:bookmarkStart w:id="253" w:name="_Toc382202967"/>
      <w:bookmarkStart w:id="254" w:name="_Toc382212128"/>
      <w:bookmarkStart w:id="255" w:name="_Toc382212307"/>
      <w:bookmarkStart w:id="256" w:name="_Toc382291473"/>
      <w:bookmarkStart w:id="257" w:name="_Ref382710935"/>
      <w:bookmarkStart w:id="258" w:name="_Toc385672110"/>
      <w:bookmarkStart w:id="259" w:name="_Toc393690201"/>
      <w:bookmarkEnd w:id="242"/>
      <w:bookmarkEnd w:id="243"/>
      <w:bookmarkEnd w:id="244"/>
      <w:bookmarkEnd w:id="245"/>
      <w:bookmarkEnd w:id="246"/>
      <w:bookmarkEnd w:id="247"/>
    </w:p>
    <w:p w:rsidR="004C02EF" w:rsidRPr="00E77497" w:rsidRDefault="004C02EF" w:rsidP="004C02EF">
      <w:pPr>
        <w:pStyle w:val="Heading2"/>
        <w:numPr>
          <w:ilvl w:val="0"/>
          <w:numId w:val="0"/>
        </w:numPr>
      </w:pPr>
      <w:bookmarkStart w:id="260" w:name="_Toc472818745"/>
      <w:bookmarkStart w:id="261" w:name="_Toc235503299"/>
      <w:bookmarkStart w:id="262" w:name="_Toc241509074"/>
      <w:bookmarkStart w:id="263" w:name="_Toc244416561"/>
      <w:bookmarkStart w:id="264" w:name="_Toc276630925"/>
      <w:bookmarkStart w:id="265" w:name="_Toc339020231"/>
      <w:r w:rsidRPr="00E77497">
        <w:t>5.1</w:t>
      </w:r>
      <w:r w:rsidRPr="00E77497">
        <w:tab/>
        <w:t>Syntactic and Lexical Grammar</w:t>
      </w:r>
      <w:bookmarkEnd w:id="248"/>
      <w:bookmarkEnd w:id="249"/>
      <w:bookmarkEnd w:id="250"/>
      <w:bookmarkEnd w:id="251"/>
      <w:bookmarkEnd w:id="252"/>
      <w:bookmarkEnd w:id="253"/>
      <w:bookmarkEnd w:id="254"/>
      <w:bookmarkEnd w:id="255"/>
      <w:bookmarkEnd w:id="256"/>
      <w:bookmarkEnd w:id="257"/>
      <w:bookmarkEnd w:id="258"/>
      <w:bookmarkEnd w:id="259"/>
      <w:r w:rsidRPr="00E77497">
        <w:t>s</w:t>
      </w:r>
      <w:bookmarkEnd w:id="260"/>
      <w:bookmarkEnd w:id="261"/>
      <w:bookmarkEnd w:id="262"/>
      <w:bookmarkEnd w:id="263"/>
      <w:bookmarkEnd w:id="264"/>
      <w:bookmarkEnd w:id="265"/>
    </w:p>
    <w:p w:rsidR="004C02EF" w:rsidRPr="00E77497" w:rsidRDefault="004C02EF" w:rsidP="004C02EF">
      <w:pPr>
        <w:pStyle w:val="Heading3"/>
        <w:numPr>
          <w:ilvl w:val="0"/>
          <w:numId w:val="0"/>
        </w:numPr>
      </w:pPr>
      <w:bookmarkStart w:id="266" w:name="_Toc381513607"/>
      <w:bookmarkStart w:id="267" w:name="_Toc382202748"/>
      <w:bookmarkStart w:id="268" w:name="_Toc382202968"/>
      <w:bookmarkStart w:id="269" w:name="_Toc382212129"/>
      <w:bookmarkStart w:id="270" w:name="_Toc382212308"/>
      <w:bookmarkStart w:id="271" w:name="_Toc382291474"/>
      <w:bookmarkStart w:id="272" w:name="_Toc385672111"/>
      <w:bookmarkStart w:id="273" w:name="_Toc393690202"/>
      <w:bookmarkStart w:id="274" w:name="_Toc472818746"/>
      <w:bookmarkStart w:id="275" w:name="_Toc235503300"/>
      <w:bookmarkStart w:id="276" w:name="_Toc241509075"/>
      <w:bookmarkStart w:id="277" w:name="_Toc244416562"/>
      <w:bookmarkStart w:id="278" w:name="_Toc276630926"/>
      <w:bookmarkStart w:id="279" w:name="_Toc339020232"/>
      <w:r w:rsidRPr="00E77497">
        <w:t>5.1.1</w:t>
      </w:r>
      <w:r w:rsidRPr="00E77497">
        <w:tab/>
        <w:t>Context-Free Grammar</w:t>
      </w:r>
      <w:bookmarkEnd w:id="266"/>
      <w:bookmarkEnd w:id="267"/>
      <w:bookmarkEnd w:id="268"/>
      <w:bookmarkEnd w:id="269"/>
      <w:bookmarkEnd w:id="270"/>
      <w:bookmarkEnd w:id="271"/>
      <w:bookmarkEnd w:id="272"/>
      <w:bookmarkEnd w:id="273"/>
      <w:r w:rsidRPr="00E77497">
        <w:t>s</w:t>
      </w:r>
      <w:bookmarkEnd w:id="274"/>
      <w:bookmarkEnd w:id="275"/>
      <w:bookmarkEnd w:id="276"/>
      <w:bookmarkEnd w:id="277"/>
      <w:bookmarkEnd w:id="278"/>
      <w:bookmarkEnd w:id="279"/>
    </w:p>
    <w:p w:rsidR="00161FF2" w:rsidRDefault="004C02EF" w:rsidP="004C02EF">
      <w:pPr>
        <w:rPr>
          <w:ins w:id="280" w:author="Rev 10 Allen Wirfs-Brock" w:date="2012-09-25T13:59:00Z"/>
        </w:rPr>
      </w:pPr>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ins w:id="281" w:author="Rev 8 Allen Wirfs-Brock" w:date="2012-06-01T07:54:00Z">
        <w:del w:id="282" w:author="Rev 10 Allen Wirfs-Brock" w:date="2012-09-25T13:59:00Z">
          <w:r w:rsidR="0021277A" w:rsidDel="00161FF2">
            <w:delText xml:space="preserve"> </w:delText>
          </w:r>
        </w:del>
      </w:ins>
    </w:p>
    <w:p w:rsidR="004C02EF" w:rsidRPr="00E77497" w:rsidRDefault="0021277A" w:rsidP="004C02EF">
      <w:ins w:id="283" w:author="Rev 8 Allen Wirfs-Brock" w:date="2012-06-01T07:54:00Z">
        <w:r>
          <w:lastRenderedPageBreak/>
          <w:t xml:space="preserve">A </w:t>
        </w:r>
      </w:ins>
      <w:ins w:id="284" w:author="Rev 8 Allen Wirfs-Brock" w:date="2012-06-01T07:58:00Z">
        <w:r>
          <w:rPr>
            <w:i/>
          </w:rPr>
          <w:t>chain</w:t>
        </w:r>
      </w:ins>
      <w:ins w:id="285" w:author="Rev 8 Allen Wirfs-Brock" w:date="2012-06-01T07:57:00Z">
        <w:r w:rsidRPr="0021277A">
          <w:rPr>
            <w:i/>
          </w:rPr>
          <w:t xml:space="preserve"> </w:t>
        </w:r>
      </w:ins>
      <w:ins w:id="286" w:author="Rev 8 Allen Wirfs-Brock" w:date="2012-06-01T07:54:00Z">
        <w:r w:rsidRPr="0021277A">
          <w:rPr>
            <w:i/>
          </w:rPr>
          <w:t>production</w:t>
        </w:r>
        <w:r>
          <w:t xml:space="preserve"> </w:t>
        </w:r>
      </w:ins>
      <w:ins w:id="287" w:author="Rev 8 Allen Wirfs-Brock" w:date="2012-06-01T07:58:00Z">
        <w:r>
          <w:t xml:space="preserve">is </w:t>
        </w:r>
        <w:del w:id="288" w:author="Rev 10 Allen Wirfs-Brock" w:date="2012-09-25T14:00:00Z">
          <w:r w:rsidDel="00161FF2">
            <w:delText>one</w:delText>
          </w:r>
        </w:del>
      </w:ins>
      <w:ins w:id="289" w:author="Rev 10 Allen Wirfs-Brock" w:date="2012-09-25T14:00:00Z">
        <w:r w:rsidR="00161FF2">
          <w:t>a production</w:t>
        </w:r>
      </w:ins>
      <w:ins w:id="290" w:author="Rev 8 Allen Wirfs-Brock" w:date="2012-06-01T07:58:00Z">
        <w:r>
          <w:t xml:space="preserve"> that </w:t>
        </w:r>
      </w:ins>
      <w:ins w:id="291" w:author="Rev 8 Allen Wirfs-Brock" w:date="2012-06-01T07:54:00Z">
        <w:r>
          <w:t xml:space="preserve">has </w:t>
        </w:r>
      </w:ins>
      <w:ins w:id="292" w:author="Rev 8 Allen Wirfs-Brock" w:date="2012-06-01T07:58:00Z">
        <w:r>
          <w:t>exactly</w:t>
        </w:r>
      </w:ins>
      <w:ins w:id="293" w:author="Rev 8 Allen Wirfs-Brock" w:date="2012-06-01T07:59:00Z">
        <w:r>
          <w:t xml:space="preserve"> one</w:t>
        </w:r>
      </w:ins>
      <w:ins w:id="294" w:author="Rev 8 Allen Wirfs-Brock" w:date="2012-06-01T07:54:00Z">
        <w:r>
          <w:t xml:space="preserve"> nonterminal </w:t>
        </w:r>
      </w:ins>
      <w:ins w:id="295" w:author="Rev 8 Allen Wirfs-Brock" w:date="2012-06-01T07:59:00Z">
        <w:r>
          <w:t>symbol</w:t>
        </w:r>
      </w:ins>
      <w:ins w:id="296" w:author="Rev 8 Allen Wirfs-Brock" w:date="2012-06-01T07:54:00Z">
        <w:r>
          <w:t xml:space="preserve"> on  its right-hand si</w:t>
        </w:r>
      </w:ins>
      <w:ins w:id="297" w:author="Rev 8 Allen Wirfs-Brock" w:date="2012-06-01T07:58:00Z">
        <w:r>
          <w:t>d</w:t>
        </w:r>
      </w:ins>
      <w:ins w:id="298" w:author="Rev 8 Allen Wirfs-Brock" w:date="2012-06-01T07:54:00Z">
        <w:r>
          <w:t xml:space="preserve">e </w:t>
        </w:r>
      </w:ins>
      <w:ins w:id="299" w:author="Rev 8 Allen Wirfs-Brock" w:date="2012-06-01T07:59:00Z">
        <w:r>
          <w:t>along with zero or more terminal symbols</w:t>
        </w:r>
      </w:ins>
      <w:ins w:id="300" w:author="Rev 8 Allen Wirfs-Brock" w:date="2012-06-01T07:57:00Z">
        <w:r>
          <w:t>.</w:t>
        </w:r>
      </w:ins>
    </w:p>
    <w:p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301" w:name="_Toc381513608"/>
      <w:bookmarkStart w:id="302" w:name="_Toc382202749"/>
      <w:bookmarkStart w:id="303" w:name="_Toc382202969"/>
      <w:bookmarkStart w:id="304" w:name="_Toc382212130"/>
      <w:bookmarkStart w:id="305" w:name="_Toc382212309"/>
      <w:bookmarkStart w:id="306" w:name="_Toc382291475"/>
      <w:bookmarkStart w:id="307" w:name="_Ref382648155"/>
      <w:bookmarkStart w:id="308" w:name="_Ref384022086"/>
      <w:bookmarkStart w:id="309" w:name="_Toc385672112"/>
      <w:bookmarkStart w:id="310" w:name="_Toc393690203"/>
      <w:bookmarkStart w:id="311" w:name="_Ref404492853"/>
    </w:p>
    <w:p w:rsidR="004C02EF" w:rsidRPr="00E77497" w:rsidRDefault="004C02EF" w:rsidP="004C02EF">
      <w:pPr>
        <w:pStyle w:val="Heading3"/>
        <w:numPr>
          <w:ilvl w:val="0"/>
          <w:numId w:val="0"/>
        </w:numPr>
      </w:pPr>
      <w:bookmarkStart w:id="312" w:name="_Ref424530657"/>
      <w:bookmarkStart w:id="313" w:name="_Toc472818747"/>
      <w:bookmarkStart w:id="314" w:name="_Toc235503301"/>
      <w:bookmarkStart w:id="315" w:name="_Toc241509076"/>
      <w:bookmarkStart w:id="316" w:name="_Toc244416563"/>
      <w:bookmarkStart w:id="317" w:name="_Toc276630927"/>
      <w:bookmarkStart w:id="318" w:name="_Toc339020233"/>
      <w:r w:rsidRPr="00E77497">
        <w:t>5.1.2</w:t>
      </w:r>
      <w:r w:rsidRPr="00E77497">
        <w:tab/>
        <w:t>The Lexical and RegExp Gramma</w:t>
      </w:r>
      <w:bookmarkEnd w:id="301"/>
      <w:bookmarkEnd w:id="302"/>
      <w:bookmarkEnd w:id="303"/>
      <w:bookmarkEnd w:id="304"/>
      <w:bookmarkEnd w:id="305"/>
      <w:bookmarkEnd w:id="306"/>
      <w:bookmarkEnd w:id="307"/>
      <w:bookmarkEnd w:id="308"/>
      <w:bookmarkEnd w:id="309"/>
      <w:bookmarkEnd w:id="310"/>
      <w:bookmarkEnd w:id="311"/>
      <w:r w:rsidRPr="00E77497">
        <w:t>r</w:t>
      </w:r>
      <w:bookmarkEnd w:id="312"/>
      <w:r w:rsidRPr="00E77497">
        <w:t>s</w:t>
      </w:r>
      <w:bookmarkEnd w:id="313"/>
      <w:bookmarkEnd w:id="314"/>
      <w:bookmarkEnd w:id="315"/>
      <w:bookmarkEnd w:id="316"/>
      <w:bookmarkEnd w:id="317"/>
      <w:bookmarkEnd w:id="318"/>
    </w:p>
    <w:p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319" w:name="_Toc381513609"/>
      <w:bookmarkStart w:id="320" w:name="_Toc382202750"/>
      <w:bookmarkStart w:id="321" w:name="_Toc382202970"/>
      <w:bookmarkStart w:id="322" w:name="_Toc382212131"/>
      <w:bookmarkStart w:id="323" w:name="_Toc382212310"/>
      <w:bookmarkStart w:id="324" w:name="_Toc382291476"/>
      <w:bookmarkStart w:id="325" w:name="_Toc385672113"/>
      <w:bookmarkStart w:id="326" w:name="_Toc393690204"/>
      <w:r w:rsidRPr="00E77497">
        <w:t xml:space="preserve"> The lexical and RegExp grammars share some productions.</w:t>
      </w:r>
    </w:p>
    <w:p w:rsidR="004C02EF" w:rsidRPr="00E77497" w:rsidRDefault="004C02EF" w:rsidP="004C02EF">
      <w:pPr>
        <w:pStyle w:val="Heading3"/>
        <w:numPr>
          <w:ilvl w:val="0"/>
          <w:numId w:val="0"/>
        </w:numPr>
      </w:pPr>
      <w:bookmarkStart w:id="327" w:name="_Toc472818748"/>
      <w:bookmarkStart w:id="328" w:name="_Toc235503302"/>
      <w:bookmarkStart w:id="329" w:name="_Toc241509077"/>
      <w:bookmarkStart w:id="330" w:name="_Toc244416564"/>
      <w:bookmarkStart w:id="331" w:name="_Toc276630928"/>
      <w:bookmarkStart w:id="332" w:name="_Toc339020234"/>
      <w:r w:rsidRPr="00E77497">
        <w:t>5.1.3</w:t>
      </w:r>
      <w:r w:rsidRPr="00E77497">
        <w:tab/>
        <w:t>The Numeric String Gramma</w:t>
      </w:r>
      <w:bookmarkEnd w:id="319"/>
      <w:bookmarkEnd w:id="320"/>
      <w:bookmarkEnd w:id="321"/>
      <w:bookmarkEnd w:id="322"/>
      <w:bookmarkEnd w:id="323"/>
      <w:bookmarkEnd w:id="324"/>
      <w:bookmarkEnd w:id="325"/>
      <w:bookmarkEnd w:id="326"/>
      <w:r w:rsidRPr="00E77497">
        <w:t>r</w:t>
      </w:r>
      <w:bookmarkEnd w:id="327"/>
      <w:bookmarkEnd w:id="328"/>
      <w:bookmarkEnd w:id="329"/>
      <w:bookmarkEnd w:id="330"/>
      <w:bookmarkEnd w:id="331"/>
      <w:bookmarkEnd w:id="332"/>
    </w:p>
    <w:p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333" w:name="_Toc381513610"/>
    </w:p>
    <w:p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334" w:name="_Toc382202751"/>
      <w:bookmarkStart w:id="335" w:name="_Toc382202971"/>
      <w:bookmarkStart w:id="336" w:name="_Toc382212132"/>
      <w:bookmarkStart w:id="337" w:name="_Toc382212311"/>
      <w:bookmarkStart w:id="338" w:name="_Toc382291477"/>
      <w:bookmarkStart w:id="339" w:name="_Ref384024372"/>
      <w:bookmarkStart w:id="340" w:name="_Toc385672114"/>
      <w:bookmarkStart w:id="341" w:name="_Toc393690205"/>
    </w:p>
    <w:p w:rsidR="004C02EF" w:rsidRPr="00E77497" w:rsidRDefault="004C02EF" w:rsidP="004C02EF">
      <w:pPr>
        <w:pStyle w:val="Heading3"/>
        <w:numPr>
          <w:ilvl w:val="0"/>
          <w:numId w:val="0"/>
        </w:numPr>
      </w:pPr>
      <w:bookmarkStart w:id="342" w:name="_Toc472818749"/>
      <w:bookmarkStart w:id="343" w:name="_Toc235503303"/>
      <w:bookmarkStart w:id="344" w:name="_Toc241509078"/>
      <w:bookmarkStart w:id="345" w:name="_Toc244416565"/>
      <w:bookmarkStart w:id="346" w:name="_Toc276630929"/>
      <w:bookmarkStart w:id="347" w:name="_Toc339020235"/>
      <w:r w:rsidRPr="00E77497">
        <w:t>5.1.4</w:t>
      </w:r>
      <w:r w:rsidRPr="00E77497">
        <w:tab/>
        <w:t>The Syntactic Gramma</w:t>
      </w:r>
      <w:bookmarkEnd w:id="333"/>
      <w:bookmarkEnd w:id="334"/>
      <w:bookmarkEnd w:id="335"/>
      <w:bookmarkEnd w:id="336"/>
      <w:bookmarkEnd w:id="337"/>
      <w:bookmarkEnd w:id="338"/>
      <w:bookmarkEnd w:id="339"/>
      <w:bookmarkEnd w:id="340"/>
      <w:bookmarkEnd w:id="341"/>
      <w:r w:rsidRPr="00E77497">
        <w:t>r</w:t>
      </w:r>
      <w:bookmarkEnd w:id="342"/>
      <w:bookmarkEnd w:id="343"/>
      <w:bookmarkEnd w:id="344"/>
      <w:bookmarkEnd w:id="345"/>
      <w:bookmarkEnd w:id="346"/>
      <w:bookmarkEnd w:id="347"/>
    </w:p>
    <w:p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del w:id="348" w:author="Rev 11 Allen Wirfs-Brock" w:date="2012-10-18T16:05:00Z">
        <w:r w:rsidRPr="00E77497" w:rsidDel="00E343EB">
          <w:rPr>
            <w:rStyle w:val="bnf"/>
          </w:rPr>
          <w:delText>Program</w:delText>
        </w:r>
      </w:del>
      <w:ins w:id="349" w:author="Rev 11 Allen Wirfs-Brock" w:date="2012-10-18T16:05:00Z">
        <w:r w:rsidR="00E343EB">
          <w:rPr>
            <w:rStyle w:val="bnf"/>
          </w:rPr>
          <w:t>Script</w:t>
        </w:r>
      </w:ins>
      <w:r w:rsidRPr="00E77497">
        <w:t>, that describe how sequences of tokens can form syntactically correct</w:t>
      </w:r>
      <w:ins w:id="350" w:author="Rev 11 Allen Wirfs-Brock" w:date="2012-10-18T16:06:00Z">
        <w:r w:rsidR="00E343EB">
          <w:t xml:space="preserve"> independent components of an</w:t>
        </w:r>
      </w:ins>
      <w:r w:rsidRPr="00E77497">
        <w:t xml:space="preserve"> ECMAScript programs.</w:t>
      </w:r>
    </w:p>
    <w:p w:rsidR="004C02EF" w:rsidRPr="00E77497" w:rsidRDefault="004C02EF" w:rsidP="00E343EB">
      <w:r w:rsidRPr="00E77497">
        <w:t xml:space="preserve">When a stream of characters is to be parsed as an ECMAScript </w:t>
      </w:r>
      <w:del w:id="351" w:author="Rev 11 Allen Wirfs-Brock" w:date="2012-10-18T16:06:00Z">
        <w:r w:rsidRPr="00E77497" w:rsidDel="00E343EB">
          <w:delText>program</w:delText>
        </w:r>
      </w:del>
      <w:ins w:id="352" w:author="Rev 11 Allen Wirfs-Brock" w:date="2012-10-18T16:06:00Z">
        <w:r w:rsidR="00E343EB">
          <w:t>script</w:t>
        </w:r>
      </w:ins>
      <w:r w:rsidRPr="00E77497">
        <w:t xml:space="preserve">, it is first converted to a stream of input elements by repeated application of the lexical grammar; this stream of input elements is then parsed by a single application of the syntactic grammar. The </w:t>
      </w:r>
      <w:del w:id="353" w:author="Rev 11 Allen Wirfs-Brock" w:date="2012-10-18T16:06:00Z">
        <w:r w:rsidRPr="00E77497" w:rsidDel="00E343EB">
          <w:delText xml:space="preserve">program </w:delText>
        </w:r>
      </w:del>
      <w:ins w:id="354" w:author="Rev 11 Allen Wirfs-Brock" w:date="2012-10-18T16:06:00Z">
        <w:r w:rsidR="00E343EB">
          <w:t>script</w:t>
        </w:r>
        <w:r w:rsidR="00E343EB" w:rsidRPr="00E77497">
          <w:t xml:space="preserve"> </w:t>
        </w:r>
      </w:ins>
      <w:r w:rsidRPr="00E77497">
        <w:t xml:space="preserve">is syntactically in error if the tokens in the stream of input elements cannot be parsed as a single instance of the goal nonterminal </w:t>
      </w:r>
      <w:del w:id="355" w:author="Rev 11 Allen Wirfs-Brock" w:date="2012-10-18T16:06:00Z">
        <w:r w:rsidRPr="00E77497" w:rsidDel="00E343EB">
          <w:rPr>
            <w:rStyle w:val="bnf"/>
          </w:rPr>
          <w:delText>Program</w:delText>
        </w:r>
      </w:del>
      <w:ins w:id="356" w:author="Rev 11 Allen Wirfs-Brock" w:date="2012-10-18T16:06:00Z">
        <w:r w:rsidR="00E343EB">
          <w:rPr>
            <w:rStyle w:val="bnf"/>
          </w:rPr>
          <w:t>Script</w:t>
        </w:r>
      </w:ins>
      <w:r w:rsidRPr="00E77497">
        <w:t>, with no tokens left over.</w:t>
      </w:r>
    </w:p>
    <w:p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rsidR="004C02EF" w:rsidRPr="00E77497" w:rsidRDefault="004C02EF" w:rsidP="00E343EB">
      <w:pPr>
        <w:rPr>
          <w:ins w:id="357" w:author="Allen Wirfs-Brock" w:date="2011-07-02T12:04:00Z"/>
        </w:rPr>
      </w:pPr>
      <w:r w:rsidRPr="00E77497">
        <w:t xml:space="preserve">The syntactic grammar as presented in clauses 11, 12, 13 and 14 is actually not a complete account of which token sequences are accepted as correct ECMAScript </w:t>
      </w:r>
      <w:del w:id="358" w:author="Rev 11 Allen Wirfs-Brock" w:date="2012-10-18T16:07:00Z">
        <w:r w:rsidRPr="00E77497" w:rsidDel="00E343EB">
          <w:delText>programs</w:delText>
        </w:r>
      </w:del>
      <w:ins w:id="359" w:author="Rev 11 Allen Wirfs-Brock" w:date="2012-10-18T16:07:00Z">
        <w:r w:rsidR="00E343EB">
          <w:t>script</w:t>
        </w:r>
        <w:r w:rsidR="00E343EB" w:rsidRPr="00E77497">
          <w:t>s</w:t>
        </w:r>
      </w:ins>
      <w:r w:rsidRPr="00E77497">
        <w:t xml:space="preserve">. Certain additional token sequences are also accepted, namely, those that would be described by the grammar if only semicolons were added to the sequence in certain places (such as before line terminator characters). Furthermore, certain token sequences </w:t>
      </w:r>
      <w:r w:rsidRPr="00E77497">
        <w:lastRenderedPageBreak/>
        <w:t>that are described by the grammar are not considered acceptable if a terminator character appears in certain “awkward” places.</w:t>
      </w:r>
      <w:bookmarkStart w:id="360" w:name="_Toc381513611"/>
      <w:bookmarkStart w:id="361" w:name="_Toc382202752"/>
      <w:bookmarkStart w:id="362" w:name="_Toc382202972"/>
      <w:bookmarkStart w:id="363" w:name="_Toc382212133"/>
      <w:bookmarkStart w:id="364" w:name="_Toc382212312"/>
      <w:bookmarkStart w:id="365" w:name="_Toc382291478"/>
      <w:bookmarkStart w:id="366" w:name="_Ref382711005"/>
      <w:bookmarkStart w:id="367" w:name="_Toc385672115"/>
      <w:bookmarkStart w:id="368" w:name="_Toc393690206"/>
    </w:p>
    <w:p w:rsidR="00DD2A89" w:rsidRPr="00E77497" w:rsidRDefault="00DD2A89" w:rsidP="00E343EB">
      <w:ins w:id="369" w:author="Allen Wirfs-Brock" w:date="2011-07-02T12:04:00Z">
        <w:r w:rsidRPr="00E77497">
          <w:t xml:space="preserve">In certain cases in order to avoid </w:t>
        </w:r>
      </w:ins>
      <w:ins w:id="370" w:author="Allen Wirfs-Brock" w:date="2011-07-12T14:37:00Z">
        <w:r w:rsidR="00466989" w:rsidRPr="00E77497">
          <w:t>ambiguities</w:t>
        </w:r>
      </w:ins>
      <w:ins w:id="371" w:author="Allen Wirfs-Brock" w:date="2011-07-02T12:04:00Z">
        <w:r w:rsidRPr="00E77497">
          <w:t xml:space="preserve"> the syntactic</w:t>
        </w:r>
      </w:ins>
      <w:ins w:id="372" w:author="Allen Wirfs-Brock" w:date="2011-07-02T12:16:00Z">
        <w:r w:rsidR="008669D1" w:rsidRPr="00E77497">
          <w:t xml:space="preserve"> grammar</w:t>
        </w:r>
      </w:ins>
      <w:ins w:id="373" w:author="Allen Wirfs-Brock" w:date="2011-07-02T12:04:00Z">
        <w:r w:rsidRPr="00E77497">
          <w:t xml:space="preserve"> </w:t>
        </w:r>
      </w:ins>
      <w:ins w:id="374" w:author="Allen Wirfs-Brock" w:date="2011-07-02T12:06:00Z">
        <w:r w:rsidRPr="00E77497">
          <w:t xml:space="preserve">uses </w:t>
        </w:r>
      </w:ins>
      <w:ins w:id="375" w:author="Rev 10 Allen Wirfs-Brock" w:date="2012-09-25T14:07:00Z">
        <w:r w:rsidR="008473F8">
          <w:t>general</w:t>
        </w:r>
      </w:ins>
      <w:ins w:id="376" w:author="Rev 10 Allen Wirfs-Brock" w:date="2012-09-26T10:39:00Z">
        <w:r w:rsidR="006E6733">
          <w:t>ize</w:t>
        </w:r>
      </w:ins>
      <w:ins w:id="377" w:author="Rev 10 Allen Wirfs-Brock" w:date="2012-09-25T14:07:00Z">
        <w:r w:rsidR="008473F8">
          <w:t xml:space="preserve"> </w:t>
        </w:r>
      </w:ins>
      <w:ins w:id="378" w:author="Allen Wirfs-Brock" w:date="2011-07-02T12:06:00Z">
        <w:r w:rsidRPr="00E77497">
          <w:t xml:space="preserve">productions that </w:t>
        </w:r>
      </w:ins>
      <w:ins w:id="379" w:author="Allen Wirfs-Brock" w:date="2011-07-02T12:07:00Z">
        <w:r w:rsidRPr="00E77497">
          <w:t xml:space="preserve">permit token sequences that are not valid ECMAScript </w:t>
        </w:r>
        <w:del w:id="380" w:author="Rev 11 Allen Wirfs-Brock" w:date="2012-10-18T16:07:00Z">
          <w:r w:rsidRPr="00E77497" w:rsidDel="00E343EB">
            <w:delText>program</w:delText>
          </w:r>
        </w:del>
      </w:ins>
      <w:ins w:id="381" w:author="Rev 11 Allen Wirfs-Brock" w:date="2012-10-18T16:07:00Z">
        <w:r w:rsidR="00E343EB">
          <w:t>scripts</w:t>
        </w:r>
      </w:ins>
      <w:ins w:id="382" w:author="Allen Wirfs-Brock" w:date="2011-07-02T12:07:00Z">
        <w:r w:rsidRPr="00E77497">
          <w:t>s.</w:t>
        </w:r>
      </w:ins>
      <w:ins w:id="383" w:author="Rev 10 Allen Wirfs-Brock" w:date="2012-09-25T14:10:00Z">
        <w:r w:rsidR="008473F8">
          <w:t xml:space="preserve"> For example, this technique is used in with object literals and object destructuring patterns.</w:t>
        </w:r>
      </w:ins>
      <w:ins w:id="384" w:author="Allen Wirfs-Brock" w:date="2011-07-02T12:07:00Z">
        <w:del w:id="385" w:author="Rev 10 Allen Wirfs-Brock" w:date="2012-09-25T14:09:00Z">
          <w:r w:rsidRPr="00E77497" w:rsidDel="008473F8">
            <w:delText xml:space="preserve"> </w:delText>
          </w:r>
        </w:del>
        <w:r w:rsidRPr="00E77497">
          <w:t xml:space="preserve"> </w:t>
        </w:r>
      </w:ins>
      <w:ins w:id="386" w:author="Allen Wirfs-Brock" w:date="2011-07-02T12:17:00Z">
        <w:r w:rsidR="008669D1" w:rsidRPr="00E77497">
          <w:t xml:space="preserve">In such </w:t>
        </w:r>
      </w:ins>
      <w:ins w:id="387" w:author="Allen Wirfs-Brock" w:date="2011-07-02T12:18:00Z">
        <w:r w:rsidR="008669D1" w:rsidRPr="00E77497">
          <w:t>cases</w:t>
        </w:r>
      </w:ins>
      <w:ins w:id="388" w:author="Allen Wirfs-Brock" w:date="2011-07-02T12:17:00Z">
        <w:r w:rsidR="008669D1" w:rsidRPr="00E77497">
          <w:t xml:space="preserve"> </w:t>
        </w:r>
      </w:ins>
      <w:ins w:id="389" w:author="Allen Wirfs-Brock" w:date="2011-07-02T12:18:00Z">
        <w:r w:rsidR="008669D1" w:rsidRPr="00E77497">
          <w:t xml:space="preserve">a </w:t>
        </w:r>
      </w:ins>
      <w:ins w:id="390" w:author="Allen Wirfs-Brock" w:date="2011-07-02T12:20:00Z">
        <w:r w:rsidR="008669D1" w:rsidRPr="00E77497">
          <w:t xml:space="preserve">more restrictive </w:t>
        </w:r>
      </w:ins>
      <w:ins w:id="391" w:author="Allen Wirfs-Brock" w:date="2011-07-02T12:18:00Z">
        <w:r w:rsidR="008669D1" w:rsidRPr="00E77497">
          <w:rPr>
            <w:i/>
          </w:rPr>
          <w:t>supplemental</w:t>
        </w:r>
      </w:ins>
      <w:ins w:id="392" w:author="Allen Wirfs-Brock" w:date="2011-07-02T12:17:00Z">
        <w:r w:rsidR="008669D1" w:rsidRPr="00E77497">
          <w:rPr>
            <w:i/>
          </w:rPr>
          <w:t xml:space="preserve"> </w:t>
        </w:r>
      </w:ins>
      <w:ins w:id="393" w:author="Allen Wirfs-Brock" w:date="2011-07-02T12:18:00Z">
        <w:r w:rsidR="008669D1" w:rsidRPr="00E77497">
          <w:rPr>
            <w:i/>
          </w:rPr>
          <w:t>grammar</w:t>
        </w:r>
        <w:r w:rsidR="008669D1" w:rsidRPr="00E77497">
          <w:t xml:space="preserve"> is provided that further restricts </w:t>
        </w:r>
      </w:ins>
      <w:ins w:id="394" w:author="Allen Wirfs-Brock" w:date="2011-07-02T12:20:00Z">
        <w:r w:rsidR="008669D1" w:rsidRPr="00E77497">
          <w:t xml:space="preserve">the acceptable token sequences. </w:t>
        </w:r>
      </w:ins>
      <w:ins w:id="395" w:author="Allen Wirfs-Brock" w:date="2011-07-02T12:21:00Z">
        <w:r w:rsidR="008669D1" w:rsidRPr="00E77497">
          <w:t xml:space="preserve">In </w:t>
        </w:r>
        <w:del w:id="396" w:author="Rev 10 Allen Wirfs-Brock" w:date="2012-09-25T14:12:00Z">
          <w:r w:rsidR="008669D1" w:rsidRPr="00E77497" w:rsidDel="008473F8">
            <w:delText>such situations</w:delText>
          </w:r>
        </w:del>
      </w:ins>
      <w:ins w:id="397" w:author="Rev 10 Allen Wirfs-Brock" w:date="2012-09-25T14:12:00Z">
        <w:r w:rsidR="008473F8">
          <w:t>certain contexts</w:t>
        </w:r>
      </w:ins>
      <w:ins w:id="398" w:author="Allen Wirfs-Brock" w:date="2011-07-02T12:22:00Z">
        <w:r w:rsidR="008669D1" w:rsidRPr="00E77497">
          <w:t xml:space="preserve">, </w:t>
        </w:r>
      </w:ins>
      <w:ins w:id="399" w:author="Allen Wirfs-Brock" w:date="2011-07-02T12:23:00Z">
        <w:r w:rsidR="008669D1" w:rsidRPr="00E77497">
          <w:t>when</w:t>
        </w:r>
      </w:ins>
      <w:ins w:id="400" w:author="Allen Wirfs-Brock" w:date="2011-07-02T12:22:00Z">
        <w:r w:rsidR="008669D1" w:rsidRPr="00E77497">
          <w:t xml:space="preserve"> explicitly specific</w:t>
        </w:r>
      </w:ins>
      <w:ins w:id="401" w:author="Allen Wirfs-Brock" w:date="2011-07-12T14:37:00Z">
        <w:r w:rsidR="00466989" w:rsidRPr="00E77497">
          <w:t>, the</w:t>
        </w:r>
      </w:ins>
      <w:ins w:id="402" w:author="Allen Wirfs-Brock" w:date="2011-07-02T12:23:00Z">
        <w:r w:rsidR="008669D1" w:rsidRPr="00E77497">
          <w:t xml:space="preserve"> </w:t>
        </w:r>
      </w:ins>
      <w:ins w:id="403" w:author="Allen Wirfs-Brock" w:date="2011-07-02T12:29:00Z">
        <w:r w:rsidR="004571D2" w:rsidRPr="00E77497">
          <w:t>input elements</w:t>
        </w:r>
      </w:ins>
      <w:ins w:id="404" w:author="Allen Wirfs-Brock" w:date="2011-07-02T12:23:00Z">
        <w:r w:rsidR="008669D1" w:rsidRPr="00E77497">
          <w:t xml:space="preserve"> corresponding to</w:t>
        </w:r>
        <w:r w:rsidR="004571D2" w:rsidRPr="00E77497">
          <w:t xml:space="preserve"> such a production </w:t>
        </w:r>
      </w:ins>
      <w:ins w:id="405" w:author="Allen Wirfs-Brock" w:date="2011-07-02T12:27:00Z">
        <w:del w:id="406" w:author="Rev 10 Allen Wirfs-Brock" w:date="2012-09-25T14:08:00Z">
          <w:r w:rsidR="004571D2" w:rsidRPr="00E77497" w:rsidDel="008473F8">
            <w:delText>is</w:delText>
          </w:r>
        </w:del>
      </w:ins>
      <w:ins w:id="407" w:author="Rev 10 Allen Wirfs-Brock" w:date="2012-09-25T14:08:00Z">
        <w:r w:rsidR="008473F8">
          <w:t>are</w:t>
        </w:r>
      </w:ins>
      <w:ins w:id="408" w:author="Allen Wirfs-Brock" w:date="2011-07-02T12:23:00Z">
        <w:r w:rsidR="004571D2" w:rsidRPr="00E77497">
          <w:t xml:space="preserve"> parsed again using </w:t>
        </w:r>
      </w:ins>
      <w:ins w:id="409" w:author="Allen Wirfs-Brock" w:date="2011-07-02T12:27:00Z">
        <w:r w:rsidR="004571D2" w:rsidRPr="00E77497">
          <w:t>a</w:t>
        </w:r>
      </w:ins>
      <w:ins w:id="410" w:author="Allen Wirfs-Brock" w:date="2011-07-02T12:23:00Z">
        <w:r w:rsidR="004571D2" w:rsidRPr="00E77497">
          <w:t xml:space="preserve"> goal symbol of a supplemental grammar.  </w:t>
        </w:r>
      </w:ins>
      <w:ins w:id="411" w:author="Allen Wirfs-Brock" w:date="2011-07-02T12:26:00Z">
        <w:r w:rsidR="004571D2" w:rsidRPr="00E77497">
          <w:t xml:space="preserve">The </w:t>
        </w:r>
        <w:del w:id="412" w:author="Rev 11 Allen Wirfs-Brock" w:date="2012-10-18T16:07:00Z">
          <w:r w:rsidR="004571D2" w:rsidRPr="00E77497" w:rsidDel="00E343EB">
            <w:delText>program</w:delText>
          </w:r>
        </w:del>
      </w:ins>
      <w:ins w:id="413" w:author="Rev 11 Allen Wirfs-Brock" w:date="2012-10-18T16:07:00Z">
        <w:r w:rsidR="00E343EB">
          <w:t>script</w:t>
        </w:r>
      </w:ins>
      <w:ins w:id="414" w:author="Allen Wirfs-Brock" w:date="2011-07-02T12:26:00Z">
        <w:r w:rsidR="004571D2" w:rsidRPr="00E77497">
          <w:t xml:space="preserve"> is syntactically in error if the tokens in the stream of input elements cannot be parsed as a single instance of the </w:t>
        </w:r>
      </w:ins>
      <w:ins w:id="415" w:author="Allen Wirfs-Brock" w:date="2011-07-02T12:28:00Z">
        <w:r w:rsidR="004571D2" w:rsidRPr="00E77497">
          <w:t xml:space="preserve">supplemental </w:t>
        </w:r>
      </w:ins>
      <w:ins w:id="416" w:author="Allen Wirfs-Brock" w:date="2011-07-02T12:26:00Z">
        <w:r w:rsidR="004571D2" w:rsidRPr="00E77497">
          <w:t xml:space="preserve">goal </w:t>
        </w:r>
      </w:ins>
      <w:ins w:id="417" w:author="Allen Wirfs-Brock" w:date="2011-07-02T12:28:00Z">
        <w:r w:rsidR="004571D2" w:rsidRPr="00E77497">
          <w:t>symbol</w:t>
        </w:r>
      </w:ins>
      <w:ins w:id="418" w:author="Allen Wirfs-Brock" w:date="2011-07-02T12:26:00Z">
        <w:r w:rsidR="004571D2" w:rsidRPr="00E77497">
          <w:t>, with no tokens left over.</w:t>
        </w:r>
      </w:ins>
    </w:p>
    <w:p w:rsidR="004C02EF" w:rsidRPr="00E77497" w:rsidRDefault="004C02EF" w:rsidP="004C02EF">
      <w:pPr>
        <w:pStyle w:val="Heading3"/>
        <w:numPr>
          <w:ilvl w:val="0"/>
          <w:numId w:val="0"/>
        </w:numPr>
      </w:pPr>
      <w:bookmarkStart w:id="419" w:name="_Toc235503304"/>
      <w:bookmarkStart w:id="420" w:name="_Toc241509079"/>
      <w:bookmarkStart w:id="421" w:name="_Toc244416566"/>
      <w:bookmarkStart w:id="422" w:name="_Toc276630930"/>
      <w:bookmarkStart w:id="423" w:name="_Toc339020236"/>
      <w:r w:rsidRPr="00E77497">
        <w:t>5.1.5</w:t>
      </w:r>
      <w:r w:rsidRPr="00E77497">
        <w:tab/>
        <w:t>The JSON Grammar</w:t>
      </w:r>
      <w:bookmarkEnd w:id="419"/>
      <w:bookmarkEnd w:id="420"/>
      <w:bookmarkEnd w:id="421"/>
      <w:bookmarkEnd w:id="422"/>
      <w:bookmarkEnd w:id="423"/>
    </w:p>
    <w:p w:rsidR="004C02EF" w:rsidRPr="00E77497" w:rsidRDefault="004C02EF" w:rsidP="004C02EF">
      <w:r w:rsidRPr="00E77497">
        <w:t>The JSON grammar is used to translate a String describing a set of ECMAScript objects into actual objects. The JSON grammar is given in 15.12.1.</w:t>
      </w:r>
    </w:p>
    <w:p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rsidR="004C02EF" w:rsidRPr="00E77497" w:rsidRDefault="004C02EF" w:rsidP="004C02EF">
      <w:pPr>
        <w:pStyle w:val="Heading3"/>
        <w:numPr>
          <w:ilvl w:val="0"/>
          <w:numId w:val="0"/>
        </w:numPr>
      </w:pPr>
      <w:bookmarkStart w:id="424" w:name="_Ref456010386"/>
      <w:bookmarkStart w:id="425" w:name="_Toc472818750"/>
      <w:bookmarkStart w:id="426" w:name="_Toc235503305"/>
      <w:bookmarkStart w:id="427" w:name="_Toc241509080"/>
      <w:bookmarkStart w:id="428" w:name="_Toc244416567"/>
      <w:bookmarkStart w:id="429" w:name="_Toc276630931"/>
      <w:bookmarkStart w:id="430" w:name="_Toc339020237"/>
      <w:r w:rsidRPr="00E77497">
        <w:t>5.1.6</w:t>
      </w:r>
      <w:r w:rsidRPr="00E77497">
        <w:tab/>
        <w:t>Grammar Notatio</w:t>
      </w:r>
      <w:bookmarkEnd w:id="360"/>
      <w:bookmarkEnd w:id="361"/>
      <w:bookmarkEnd w:id="362"/>
      <w:bookmarkEnd w:id="363"/>
      <w:bookmarkEnd w:id="364"/>
      <w:bookmarkEnd w:id="365"/>
      <w:bookmarkEnd w:id="366"/>
      <w:bookmarkEnd w:id="367"/>
      <w:bookmarkEnd w:id="368"/>
      <w:r w:rsidRPr="00E77497">
        <w:t>n</w:t>
      </w:r>
      <w:bookmarkEnd w:id="424"/>
      <w:bookmarkEnd w:id="425"/>
      <w:bookmarkEnd w:id="426"/>
      <w:bookmarkEnd w:id="427"/>
      <w:bookmarkEnd w:id="428"/>
      <w:bookmarkEnd w:id="429"/>
      <w:bookmarkEnd w:id="430"/>
    </w:p>
    <w:p w:rsidR="004C02EF" w:rsidRPr="00E77497" w:rsidRDefault="004C02EF" w:rsidP="00E343EB">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del w:id="431" w:author="Rev 11 Allen Wirfs-Brock" w:date="2012-10-18T16:08:00Z">
        <w:r w:rsidRPr="00E77497" w:rsidDel="00E343EB">
          <w:delText xml:space="preserve">program </w:delText>
        </w:r>
      </w:del>
      <w:ins w:id="432" w:author="Rev 11 Allen Wirfs-Brock" w:date="2012-10-18T16:08:00Z">
        <w:r w:rsidR="00E343EB">
          <w:t>script</w:t>
        </w:r>
        <w:r w:rsidR="00E343EB" w:rsidRPr="00E77497">
          <w:t xml:space="preserve"> </w:t>
        </w:r>
      </w:ins>
      <w:r w:rsidRPr="00E77497">
        <w:t>exactly as written. All terminal symbol characters specified in this way are to be understood as the appropriate Unicode character from the ASCII range, as opposed to any similar-looking characters from other Unicode ranges.</w:t>
      </w:r>
    </w:p>
    <w:p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ins w:id="433" w:author="Rev 7 Allen Wirfs-Brock" w:date="2012-04-23T12:12:00Z">
        <w:r w:rsidR="00E32893">
          <w:t xml:space="preserve"> (also called a “production”)</w:t>
        </w:r>
      </w:ins>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rsidR="004C02EF" w:rsidRPr="00E77497" w:rsidRDefault="004C02EF" w:rsidP="004C02EF">
      <w:pPr>
        <w:pStyle w:val="SyntaxRule2"/>
      </w:pPr>
      <w:r w:rsidRPr="00E77497">
        <w:t xml:space="preserve">WhileStatement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rsidR="004C02EF" w:rsidRPr="00E77497" w:rsidRDefault="004C02EF" w:rsidP="004C02EF">
      <w:r w:rsidRPr="00E77497">
        <w:lastRenderedPageBreak/>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rsidR="004C02EF" w:rsidRPr="00E77497" w:rsidRDefault="004C02EF" w:rsidP="004C02EF">
      <w:r w:rsidRPr="00E77497">
        <w:t>is a convenient abbreviation for:</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Identifier</w:t>
      </w:r>
      <w:r w:rsidRPr="00E77497">
        <w:br/>
        <w:t>Identifier Initialiser</w:t>
      </w:r>
    </w:p>
    <w:p w:rsidR="004C02EF" w:rsidRPr="00E77497" w:rsidRDefault="004C02EF" w:rsidP="004C02EF">
      <w:r w:rsidRPr="00E77497">
        <w:t>and that:</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is a convenient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r w:rsidRPr="00E77497">
        <w:t>which is merely a convenient abbreviation for:</w:t>
      </w:r>
    </w:p>
    <w:p w:rsidR="004C02EF" w:rsidRPr="00E77497" w:rsidRDefault="004C02EF" w:rsidP="004C02EF">
      <w:pPr>
        <w:pStyle w:val="SyntaxRule2"/>
        <w:rPr>
          <w:b/>
        </w:rPr>
      </w:pPr>
      <w:r w:rsidRPr="00E77497">
        <w:lastRenderedPageBreak/>
        <w:t xml:space="preserve">NonZeroDigit </w:t>
      </w:r>
      <w:r w:rsidRPr="00E77497">
        <w:rPr>
          <w:rFonts w:ascii="Arial" w:hAnsi="Arial" w:cs="Arial"/>
          <w:b/>
          <w:i w:val="0"/>
        </w:rPr>
        <w:t>::</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2"/>
      </w:pPr>
      <w:r w:rsidRPr="00E77497">
        <w:t>DecimalDigit</w:t>
      </w:r>
      <w:r w:rsidRPr="00E77497">
        <w:br/>
        <w:t>DecimalDigits DecimalDigit</w:t>
      </w:r>
    </w:p>
    <w:p w:rsidR="004C02EF" w:rsidRPr="00E77497" w:rsidRDefault="004C02EF" w:rsidP="004C02EF">
      <w:r w:rsidRPr="00E77497">
        <w:t>the definition</w:t>
      </w:r>
    </w:p>
    <w:p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del w:id="434" w:author="Rev 11 Allen Wirfs-Brock" w:date="2012-10-18T16:08:00Z">
        <w:r w:rsidRPr="00E77497" w:rsidDel="00E343EB">
          <w:delText xml:space="preserve">program </w:delText>
        </w:r>
      </w:del>
      <w:ins w:id="435" w:author="Rev 11 Allen Wirfs-Brock" w:date="2012-10-18T16:08:00Z">
        <w:r w:rsidR="00E343EB">
          <w:t>script</w:t>
        </w:r>
        <w:r w:rsidR="00E343EB" w:rsidRPr="00E77497">
          <w:t xml:space="preserve"> </w:t>
        </w:r>
      </w:ins>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del w:id="436" w:author="Rev 11 Allen Wirfs-Brock" w:date="2012-10-18T16:08:00Z">
        <w:r w:rsidRPr="00E77497" w:rsidDel="00E343EB">
          <w:delText>program</w:delText>
        </w:r>
      </w:del>
      <w:ins w:id="437" w:author="Rev 11 Allen Wirfs-Brock" w:date="2012-10-18T16:08:00Z">
        <w:r w:rsidR="00E343EB">
          <w:t>script</w:t>
        </w:r>
      </w:ins>
      <w:r w:rsidRPr="00E77497">
        <w:t>.</w:t>
      </w:r>
    </w:p>
    <w:p w:rsidR="001B5C6D" w:rsidRDefault="001B5C6D" w:rsidP="004C02EF">
      <w:pPr>
        <w:rPr>
          <w:ins w:id="438" w:author="Rev 9 Allen Wirfs-Brock" w:date="2012-07-06T14:09:00Z"/>
        </w:rPr>
      </w:pPr>
      <w:ins w:id="439" w:author="Rev 9 Allen Wirfs-Brock" w:date="2012-07-06T14:10:00Z">
        <w:r>
          <w:t>The lexical grammar has multiple goal symbols and the appropriate goal symbol</w:t>
        </w:r>
      </w:ins>
      <w:ins w:id="440" w:author="Rev 9 Allen Wirfs-Brock" w:date="2012-07-06T14:18:00Z">
        <w:r>
          <w:t xml:space="preserve"> to use</w:t>
        </w:r>
      </w:ins>
      <w:ins w:id="441" w:author="Rev 9 Allen Wirfs-Brock" w:date="2012-07-06T14:10:00Z">
        <w:r>
          <w:t xml:space="preserve"> depends upon the syntactic grammar context.  If </w:t>
        </w:r>
      </w:ins>
      <w:ins w:id="442" w:author="Rev 9 Allen Wirfs-Brock" w:date="2012-07-06T14:12:00Z">
        <w:r>
          <w:t>a</w:t>
        </w:r>
      </w:ins>
      <w:ins w:id="443" w:author="Rev 9 Allen Wirfs-Brock" w:date="2012-07-06T14:10:00Z">
        <w:r>
          <w:t xml:space="preserve"> phrase</w:t>
        </w:r>
      </w:ins>
      <w:ins w:id="444" w:author="Rev 9 Allen Wirfs-Brock" w:date="2012-07-06T14:12:00Z">
        <w:r>
          <w:t xml:space="preserve"> of the form</w:t>
        </w:r>
      </w:ins>
      <w:ins w:id="445" w:author="Rev 9 Allen Wirfs-Brock" w:date="2012-07-06T14:10:00Z">
        <w:r>
          <w:t xml:space="preserve"> </w:t>
        </w:r>
      </w:ins>
      <w:ins w:id="446" w:author="Rev 9 Allen Wirfs-Brock" w:date="2012-07-06T14:11:00Z">
        <w:r>
          <w:t>“</w:t>
        </w:r>
      </w:ins>
      <w:ins w:id="447" w:author="Rev 9 Allen Wirfs-Brock" w:date="2012-07-06T14:12:00Z">
        <w:r w:rsidRPr="001B5C6D">
          <w:rPr>
            <w:rFonts w:cs="Arial"/>
            <w:sz w:val="16"/>
          </w:rPr>
          <w:t xml:space="preserve">[Lexical goal </w:t>
        </w:r>
      </w:ins>
      <w:ins w:id="448" w:author="Rev 9 Allen Wirfs-Brock" w:date="2012-07-06T14:13:00Z">
        <w:r w:rsidRPr="001B5C6D">
          <w:rPr>
            <w:i/>
            <w:sz w:val="16"/>
          </w:rPr>
          <w:t>LexicalGoalSymbol</w:t>
        </w:r>
      </w:ins>
      <w:ins w:id="449" w:author="Rev 9 Allen Wirfs-Brock" w:date="2012-07-06T14:12:00Z">
        <w:r w:rsidRPr="001B5C6D">
          <w:rPr>
            <w:rFonts w:cs="Arial"/>
            <w:sz w:val="16"/>
          </w:rPr>
          <w:t>]</w:t>
        </w:r>
      </w:ins>
      <w:ins w:id="450" w:author="Rev 9 Allen Wirfs-Brock" w:date="2012-07-06T14:11:00Z">
        <w:r>
          <w:t>”</w:t>
        </w:r>
      </w:ins>
      <w:ins w:id="451" w:author="Rev 9 Allen Wirfs-Brock" w:date="2012-07-06T14:13:00Z">
        <w:r>
          <w:t xml:space="preserve"> appears on the</w:t>
        </w:r>
      </w:ins>
      <w:ins w:id="452" w:author="Rev 9 Allen Wirfs-Brock" w:date="2012-07-06T14:14:00Z">
        <w:r>
          <w:t xml:space="preserve"> right-hand-side of a syntactic production then the next token </w:t>
        </w:r>
      </w:ins>
      <w:ins w:id="453" w:author="Rev 9 Allen Wirfs-Brock" w:date="2012-07-06T14:15:00Z">
        <w:r>
          <w:t>must</w:t>
        </w:r>
      </w:ins>
      <w:ins w:id="454" w:author="Rev 9 Allen Wirfs-Brock" w:date="2012-07-06T14:14:00Z">
        <w:r>
          <w:t xml:space="preserve"> be lexically recognized using the indicated goal symbol.</w:t>
        </w:r>
      </w:ins>
      <w:ins w:id="455" w:author="Rev 9 Allen Wirfs-Brock" w:date="2012-07-06T14:18:00Z">
        <w:r w:rsidR="002335EB">
          <w:t xml:space="preserve"> In the absence of such a phrase the default lexical goal symbol is used.</w:t>
        </w:r>
      </w:ins>
      <w:ins w:id="456" w:author="Rev 9 Allen Wirfs-Brock" w:date="2012-07-06T14:14:00Z">
        <w:r>
          <w:t xml:space="preserve"> </w:t>
        </w:r>
      </w:ins>
    </w:p>
    <w:p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rsidR="004C02EF" w:rsidRPr="00E77497" w:rsidRDefault="004C02EF" w:rsidP="004C02EF">
      <w:r w:rsidRPr="00E77497">
        <w:lastRenderedPageBreak/>
        <w:t>The right-hand side of a production may specify that certain expansions are not permitted by using the phrase “</w:t>
      </w:r>
      <w:r w:rsidRPr="00E77497">
        <w:rPr>
          <w:b/>
        </w:rPr>
        <w:t>but not</w:t>
      </w:r>
      <w:r w:rsidRPr="00E77497">
        <w:t>” and then indicating the expansions to be excluded. For example, the production:</w:t>
      </w:r>
    </w:p>
    <w:p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rsidR="004C02EF" w:rsidRPr="00E77497" w:rsidRDefault="004C02EF" w:rsidP="004C02EF">
      <w:r w:rsidRPr="00E77497">
        <w:t>Finally, a few nonterminal symbols are described by a descriptive phrase in sans-serif type in cases where it would be impractical to list all the alternatives:</w:t>
      </w:r>
    </w:p>
    <w:p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del w:id="457" w:author="Rev 10 Allen Wirfs-Brock" w:date="2012-07-09T09:08:00Z">
        <w:r w:rsidRPr="00E77497" w:rsidDel="0007086F">
          <w:rPr>
            <w:rFonts w:ascii="Arial" w:hAnsi="Arial" w:cs="Arial"/>
            <w:i w:val="0"/>
          </w:rPr>
          <w:delText>code unit</w:delText>
        </w:r>
      </w:del>
      <w:bookmarkStart w:id="458" w:name="_Toc381513612"/>
      <w:bookmarkStart w:id="459" w:name="_Toc382202753"/>
      <w:bookmarkStart w:id="460" w:name="_Toc382202973"/>
      <w:bookmarkStart w:id="461" w:name="_Toc382212134"/>
      <w:bookmarkStart w:id="462" w:name="_Toc382212313"/>
      <w:bookmarkStart w:id="463" w:name="_Toc382291479"/>
      <w:bookmarkStart w:id="464" w:name="_Ref385215256"/>
      <w:bookmarkStart w:id="465" w:name="_Ref385215268"/>
      <w:bookmarkStart w:id="466" w:name="_Toc385672116"/>
      <w:bookmarkStart w:id="467" w:name="_Toc393690207"/>
      <w:ins w:id="468" w:author="Rev 10 Allen Wirfs-Brock" w:date="2012-07-09T09:08:00Z">
        <w:r w:rsidR="0007086F">
          <w:rPr>
            <w:rFonts w:ascii="Arial" w:hAnsi="Arial" w:cs="Arial"/>
            <w:i w:val="0"/>
          </w:rPr>
          <w:t>character</w:t>
        </w:r>
      </w:ins>
    </w:p>
    <w:p w:rsidR="004C02EF" w:rsidRPr="00E77497" w:rsidRDefault="004C02EF" w:rsidP="004C02EF">
      <w:pPr>
        <w:pStyle w:val="Heading2"/>
        <w:numPr>
          <w:ilvl w:val="0"/>
          <w:numId w:val="0"/>
        </w:numPr>
      </w:pPr>
      <w:bookmarkStart w:id="469" w:name="_Ref455935214"/>
      <w:bookmarkStart w:id="470" w:name="_Ref456011133"/>
      <w:bookmarkStart w:id="471" w:name="_Toc472818751"/>
      <w:bookmarkStart w:id="472" w:name="_Toc235503306"/>
      <w:bookmarkStart w:id="473" w:name="_Toc241509081"/>
      <w:bookmarkStart w:id="474" w:name="_Toc244416568"/>
      <w:bookmarkStart w:id="475" w:name="_Toc276630932"/>
      <w:bookmarkStart w:id="476" w:name="_Toc339020238"/>
      <w:r w:rsidRPr="00E77497">
        <w:t>5.2</w:t>
      </w:r>
      <w:r w:rsidRPr="00E77497">
        <w:tab/>
        <w:t>Algorithm Convention</w:t>
      </w:r>
      <w:bookmarkEnd w:id="458"/>
      <w:bookmarkEnd w:id="459"/>
      <w:bookmarkEnd w:id="460"/>
      <w:bookmarkEnd w:id="461"/>
      <w:bookmarkEnd w:id="462"/>
      <w:bookmarkEnd w:id="463"/>
      <w:bookmarkEnd w:id="464"/>
      <w:bookmarkEnd w:id="465"/>
      <w:bookmarkEnd w:id="466"/>
      <w:bookmarkEnd w:id="467"/>
      <w:r w:rsidRPr="00E77497">
        <w:t>s</w:t>
      </w:r>
      <w:bookmarkEnd w:id="469"/>
      <w:bookmarkEnd w:id="470"/>
      <w:bookmarkEnd w:id="471"/>
      <w:bookmarkEnd w:id="472"/>
      <w:bookmarkEnd w:id="473"/>
      <w:bookmarkEnd w:id="474"/>
      <w:bookmarkEnd w:id="475"/>
      <w:bookmarkEnd w:id="476"/>
    </w:p>
    <w:p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rsidR="004C02EF" w:rsidRPr="00E77497" w:rsidRDefault="00AD18E3" w:rsidP="004C02EF">
      <w:ins w:id="477" w:author="Rev 8 Allen Wirfs-Brock" w:date="2012-06-01T08:23:00Z">
        <w:r>
          <w:t>Algorithms may be explicitly parameterized</w:t>
        </w:r>
      </w:ins>
      <w:ins w:id="478" w:author="Rev 8 Allen Wirfs-Brock" w:date="2012-06-01T08:24:00Z">
        <w:r>
          <w:t xml:space="preserve">, in which case the names and usage of the parameters must be provided as part of the </w:t>
        </w:r>
        <w:del w:id="479" w:author="Rev 10 Allen Wirfs-Brock" w:date="2012-08-13T15:46:00Z">
          <w:r w:rsidDel="0003414D">
            <w:delText xml:space="preserve">the </w:delText>
          </w:r>
        </w:del>
        <w:r>
          <w:t>algorithm</w:t>
        </w:r>
      </w:ins>
      <w:ins w:id="480" w:author="Rev 10 Allen Wirfs-Brock" w:date="2012-08-13T15:46:00Z">
        <w:r w:rsidR="0003414D">
          <w:t>’</w:t>
        </w:r>
      </w:ins>
      <w:ins w:id="481" w:author="Rev 8 Allen Wirfs-Brock" w:date="2012-06-01T08:24:00Z">
        <w:r>
          <w:t>s definition</w:t>
        </w:r>
      </w:ins>
      <w:ins w:id="482" w:author="Rev 8 Allen Wirfs-Brock" w:date="2012-06-01T08:23:00Z">
        <w:r>
          <w:t xml:space="preserve">. </w:t>
        </w:r>
      </w:ins>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rsidR="00E32893" w:rsidRDefault="00E32893" w:rsidP="00E343EB">
      <w:pPr>
        <w:rPr>
          <w:ins w:id="483" w:author="Rev 8 Allen Wirfs-Brock" w:date="2012-06-01T07:51:00Z"/>
        </w:rPr>
      </w:pPr>
      <w:ins w:id="484" w:author="Rev 7 Allen Wirfs-Brock" w:date="2012-04-23T12:25:00Z">
        <w:r>
          <w:t>Algorit</w:t>
        </w:r>
      </w:ins>
      <w:ins w:id="485" w:author="Rev 8 Allen Wirfs-Brock" w:date="2012-05-10T17:34:00Z">
        <w:r w:rsidR="007110FE">
          <w:t>h</w:t>
        </w:r>
      </w:ins>
      <w:ins w:id="486" w:author="Rev 7 Allen Wirfs-Brock" w:date="2012-04-23T12:25:00Z">
        <w:r>
          <w:t xml:space="preserve">ms may be associated with productions of one of the ECMAScript grammars. </w:t>
        </w:r>
      </w:ins>
      <w:ins w:id="487" w:author="Rev 7 Allen Wirfs-Brock" w:date="2012-04-23T12:26:00Z">
        <w:r>
          <w:t xml:space="preserve"> </w:t>
        </w:r>
      </w:ins>
      <w:ins w:id="488" w:author="Rev 7 Allen Wirfs-Brock" w:date="2012-04-23T12:27:00Z">
        <w:r>
          <w:t>A</w:t>
        </w:r>
      </w:ins>
      <w:ins w:id="489" w:author="Rev 7 Allen Wirfs-Brock" w:date="2012-04-23T12:26:00Z">
        <w:r>
          <w:t xml:space="preserve"> production that has multiple alternative definitions will typically have a distinct algorithm</w:t>
        </w:r>
      </w:ins>
      <w:ins w:id="490" w:author="Rev 7 Allen Wirfs-Brock" w:date="2012-04-23T12:27:00Z">
        <w:r w:rsidRPr="00E32893">
          <w:t xml:space="preserve"> </w:t>
        </w:r>
        <w:r>
          <w:t>for each alternative. When an algorithm is associated with a</w:t>
        </w:r>
      </w:ins>
      <w:ins w:id="491" w:author="Rev 7 Allen Wirfs-Brock" w:date="2012-04-23T12:28:00Z">
        <w:r>
          <w:t xml:space="preserve"> grammar production, it may reference the </w:t>
        </w:r>
      </w:ins>
      <w:ins w:id="492" w:author="Rev 7 Allen Wirfs-Brock" w:date="2012-04-23T12:29:00Z">
        <w:r>
          <w:t xml:space="preserve">terminal and non-terminal </w:t>
        </w:r>
      </w:ins>
      <w:ins w:id="493" w:author="Rev 7 Allen Wirfs-Brock" w:date="2012-04-23T12:28:00Z">
        <w:r>
          <w:t xml:space="preserve">symbols of the </w:t>
        </w:r>
      </w:ins>
      <w:ins w:id="494" w:author="Rev 7 Allen Wirfs-Brock" w:date="2012-04-23T12:29:00Z">
        <w:r w:rsidR="009E2EC9">
          <w:t>production alternative</w:t>
        </w:r>
        <w:r>
          <w:t xml:space="preserve"> as if they were parameters of the algorithm.  When used in this manner, </w:t>
        </w:r>
      </w:ins>
      <w:ins w:id="495" w:author="Rev 7 Allen Wirfs-Brock" w:date="2012-04-23T12:31:00Z">
        <w:r>
          <w:t>non-terminal</w:t>
        </w:r>
      </w:ins>
      <w:ins w:id="496" w:author="Rev 7 Allen Wirfs-Brock" w:date="2012-04-23T12:30:00Z">
        <w:r>
          <w:t xml:space="preserve"> symbols </w:t>
        </w:r>
      </w:ins>
      <w:ins w:id="497" w:author="Rev 7 Allen Wirfs-Brock" w:date="2012-04-23T12:31:00Z">
        <w:r>
          <w:t>refer to the actual alternative definition that</w:t>
        </w:r>
      </w:ins>
      <w:ins w:id="498" w:author="Rev 7 Allen Wirfs-Brock" w:date="2012-04-23T12:33:00Z">
        <w:r>
          <w:t xml:space="preserve"> </w:t>
        </w:r>
      </w:ins>
      <w:ins w:id="499" w:author="Rev 7 Allen Wirfs-Brock" w:date="2012-04-23T12:37:00Z">
        <w:r w:rsidR="009E2EC9">
          <w:t>is</w:t>
        </w:r>
      </w:ins>
      <w:ins w:id="500" w:author="Rev 7 Allen Wirfs-Brock" w:date="2012-04-23T12:33:00Z">
        <w:r>
          <w:t xml:space="preserve"> matched when parsing the </w:t>
        </w:r>
        <w:del w:id="501" w:author="Rev 11 Allen Wirfs-Brock" w:date="2012-10-18T16:08:00Z">
          <w:r w:rsidDel="00E343EB">
            <w:delText>program</w:delText>
          </w:r>
        </w:del>
      </w:ins>
      <w:ins w:id="502" w:author="Rev 11 Allen Wirfs-Brock" w:date="2012-10-18T16:08:00Z">
        <w:r w:rsidR="00E343EB">
          <w:t>script</w:t>
        </w:r>
      </w:ins>
      <w:ins w:id="503" w:author="Rev 7 Allen Wirfs-Brock" w:date="2012-04-23T12:33:00Z">
        <w:r>
          <w:t xml:space="preserve"> souce code.</w:t>
        </w:r>
      </w:ins>
    </w:p>
    <w:p w:rsidR="0021277A" w:rsidRDefault="0021277A" w:rsidP="004C02EF">
      <w:pPr>
        <w:rPr>
          <w:ins w:id="504" w:author="Rev 8 Allen Wirfs-Brock" w:date="2012-06-01T08:07:00Z"/>
        </w:rPr>
      </w:pPr>
      <w:ins w:id="505" w:author="Rev 8 Allen Wirfs-Brock" w:date="2012-06-01T07:52:00Z">
        <w:r>
          <w:t xml:space="preserve">Unless explicitly specified otherwise, all </w:t>
        </w:r>
      </w:ins>
      <w:ins w:id="506" w:author="Rev 8 Allen Wirfs-Brock" w:date="2012-06-01T08:00:00Z">
        <w:r>
          <w:t>chain productions</w:t>
        </w:r>
      </w:ins>
      <w:ins w:id="507" w:author="Rev 8 Allen Wirfs-Brock" w:date="2012-06-01T07:53:00Z">
        <w:r>
          <w:t xml:space="preserve"> </w:t>
        </w:r>
      </w:ins>
      <w:ins w:id="508" w:author="Rev 8 Allen Wirfs-Brock" w:date="2012-06-01T08:01:00Z">
        <w:r>
          <w:t>have an implicit associated definition for every algorithm that is</w:t>
        </w:r>
      </w:ins>
      <w:ins w:id="509" w:author="Rev 8 Allen Wirfs-Brock" w:date="2012-06-01T08:02:00Z">
        <w:r w:rsidR="00CA0354">
          <w:t xml:space="preserve"> might be applied to that production</w:t>
        </w:r>
      </w:ins>
      <w:ins w:id="510" w:author="Rev 8 Allen Wirfs-Brock" w:date="2012-06-01T08:06:00Z">
        <w:r w:rsidR="00CA0354">
          <w:t>’s left-hand side nonterminal</w:t>
        </w:r>
      </w:ins>
      <w:ins w:id="511" w:author="Rev 8 Allen Wirfs-Brock" w:date="2012-06-01T08:02:00Z">
        <w:r w:rsidR="00CA0354">
          <w:t xml:space="preserve">.  The implicit </w:t>
        </w:r>
      </w:ins>
      <w:ins w:id="512" w:author="Rev 8 Allen Wirfs-Brock" w:date="2012-06-01T08:03:00Z">
        <w:r w:rsidR="00CA0354">
          <w:t xml:space="preserve">simply reapplies the </w:t>
        </w:r>
      </w:ins>
      <w:ins w:id="513" w:author="Rev 8 Allen Wirfs-Brock" w:date="2012-06-01T08:06:00Z">
        <w:r w:rsidR="00CA0354">
          <w:t xml:space="preserve">same </w:t>
        </w:r>
      </w:ins>
      <w:ins w:id="514" w:author="Rev 8 Allen Wirfs-Brock" w:date="2012-06-01T08:03:00Z">
        <w:r w:rsidR="00CA0354">
          <w:t>algorithm</w:t>
        </w:r>
      </w:ins>
      <w:ins w:id="515" w:author="Rev 8 Allen Wirfs-Brock" w:date="2012-06-01T08:06:00Z">
        <w:r w:rsidR="00CA0354">
          <w:t xml:space="preserve"> name with the same p</w:t>
        </w:r>
        <w:del w:id="516" w:author="Rev 10 Allen Wirfs-Brock" w:date="2012-08-13T19:46:00Z">
          <w:r w:rsidR="00CA0354" w:rsidDel="00C700A2">
            <w:delText>ra</w:delText>
          </w:r>
        </w:del>
      </w:ins>
      <w:ins w:id="517" w:author="Rev 10 Allen Wirfs-Brock" w:date="2012-08-13T19:46:00Z">
        <w:r w:rsidR="00C700A2">
          <w:t>ara</w:t>
        </w:r>
      </w:ins>
      <w:ins w:id="518" w:author="Rev 8 Allen Wirfs-Brock" w:date="2012-06-01T08:06:00Z">
        <w:r w:rsidR="00CA0354">
          <w:t xml:space="preserve">meters, if any, </w:t>
        </w:r>
      </w:ins>
      <w:ins w:id="519" w:author="Rev 8 Allen Wirfs-Brock" w:date="2012-06-01T08:03:00Z">
        <w:r w:rsidR="00CA0354">
          <w:t xml:space="preserve"> to the chain production</w:t>
        </w:r>
      </w:ins>
      <w:ins w:id="520" w:author="Rev 8 Allen Wirfs-Brock" w:date="2012-06-01T08:04:00Z">
        <w:r w:rsidR="00CA0354">
          <w:t>’s sole right-hand side nonterminal</w:t>
        </w:r>
      </w:ins>
      <w:ins w:id="521" w:author="Rev 8 Allen Wirfs-Brock" w:date="2012-06-01T08:07:00Z">
        <w:r w:rsidR="00CA0354">
          <w:t xml:space="preserve"> and then result.  For example, </w:t>
        </w:r>
      </w:ins>
      <w:ins w:id="522" w:author="Rev 8 Allen Wirfs-Brock" w:date="2012-06-01T08:15:00Z">
        <w:r w:rsidR="00CB3D7A">
          <w:t>assume</w:t>
        </w:r>
      </w:ins>
      <w:ins w:id="523" w:author="Rev 8 Allen Wirfs-Brock" w:date="2012-06-01T08:07:00Z">
        <w:r w:rsidR="00CA0354">
          <w:t xml:space="preserve"> there is a production</w:t>
        </w:r>
      </w:ins>
    </w:p>
    <w:p w:rsidR="00CA0354" w:rsidRPr="00E77497" w:rsidRDefault="00CA0354" w:rsidP="00CA0354">
      <w:pPr>
        <w:pStyle w:val="SyntaxRule2"/>
        <w:rPr>
          <w:ins w:id="524" w:author="Rev 8 Allen Wirfs-Brock" w:date="2012-06-01T08:10:00Z"/>
        </w:rPr>
      </w:pPr>
      <w:ins w:id="525" w:author="Rev 8 Allen Wirfs-Brock" w:date="2012-06-01T08:10:00Z">
        <w:r>
          <w:t>Block</w:t>
        </w:r>
        <w:r w:rsidRPr="00E77497">
          <w:rPr>
            <w:b/>
          </w:rPr>
          <w:t xml:space="preserve"> </w:t>
        </w:r>
        <w:r w:rsidRPr="00E77497">
          <w:rPr>
            <w:rFonts w:ascii="Arial" w:hAnsi="Arial" w:cs="Arial"/>
            <w:b/>
            <w:i w:val="0"/>
          </w:rPr>
          <w:t>:</w:t>
        </w:r>
      </w:ins>
    </w:p>
    <w:p w:rsidR="00CA0354" w:rsidRPr="00E77497" w:rsidRDefault="00CA0354" w:rsidP="00CA0354">
      <w:pPr>
        <w:pStyle w:val="SyntaxDefinition2"/>
        <w:rPr>
          <w:ins w:id="526" w:author="Rev 8 Allen Wirfs-Brock" w:date="2012-06-01T08:10:00Z"/>
        </w:rPr>
      </w:pPr>
      <w:ins w:id="527" w:author="Rev 8 Allen Wirfs-Brock" w:date="2012-06-01T08:10:00Z">
        <w:r>
          <w:rPr>
            <w:rFonts w:ascii="Courier New" w:hAnsi="Courier New"/>
            <w:b/>
            <w:i w:val="0"/>
          </w:rPr>
          <w:t>{</w:t>
        </w:r>
      </w:ins>
      <w:ins w:id="528" w:author="Rev 8 Allen Wirfs-Brock" w:date="2012-06-01T08:11:00Z">
        <w:r>
          <w:rPr>
            <w:rFonts w:ascii="Courier New" w:hAnsi="Courier New"/>
            <w:b/>
            <w:i w:val="0"/>
          </w:rPr>
          <w:t xml:space="preserve"> </w:t>
        </w:r>
      </w:ins>
      <w:ins w:id="529" w:author="Rev 8 Allen Wirfs-Brock" w:date="2012-06-01T08:10:00Z">
        <w:r>
          <w:t>StatementList</w:t>
        </w:r>
        <w:r w:rsidRPr="00E77497">
          <w:t xml:space="preserve"> </w:t>
        </w:r>
        <w:r>
          <w:rPr>
            <w:rFonts w:ascii="Courier New" w:hAnsi="Courier New"/>
            <w:b/>
            <w:i w:val="0"/>
          </w:rPr>
          <w:t>}</w:t>
        </w:r>
      </w:ins>
    </w:p>
    <w:p w:rsidR="00CA0354" w:rsidRDefault="00CB3D7A" w:rsidP="004C02EF">
      <w:pPr>
        <w:rPr>
          <w:ins w:id="530" w:author="Rev 8 Allen Wirfs-Brock" w:date="2012-06-01T08:17:00Z"/>
        </w:rPr>
      </w:pPr>
      <w:ins w:id="531" w:author="Rev 8 Allen Wirfs-Brock" w:date="2012-06-01T08:15:00Z">
        <w:r>
          <w:t>b</w:t>
        </w:r>
      </w:ins>
      <w:ins w:id="532" w:author="Rev 8 Allen Wirfs-Brock" w:date="2012-06-01T08:14:00Z">
        <w:r>
          <w:t xml:space="preserve">ut there is no </w:t>
        </w:r>
        <w:r w:rsidRPr="00CB3D7A">
          <w:rPr>
            <w:rFonts w:ascii="Times New Roman" w:hAnsi="Times New Roman"/>
          </w:rPr>
          <w:t>evalution</w:t>
        </w:r>
        <w:r>
          <w:t xml:space="preserve"> algorithm </w:t>
        </w:r>
      </w:ins>
      <w:ins w:id="533" w:author="Rev 8 Allen Wirfs-Brock" w:date="2012-06-01T08:15:00Z">
        <w:r>
          <w:t xml:space="preserve">that is </w:t>
        </w:r>
      </w:ins>
      <w:ins w:id="534" w:author="Rev 8 Allen Wirfs-Brock" w:date="2012-06-01T08:14:00Z">
        <w:r>
          <w:t xml:space="preserve">explicitly specified for that production. </w:t>
        </w:r>
      </w:ins>
      <w:ins w:id="535" w:author="Rev 8 Allen Wirfs-Brock" w:date="2012-06-01T08:15:00Z">
        <w:r>
          <w:t>If</w:t>
        </w:r>
      </w:ins>
      <w:ins w:id="536" w:author="Rev 8 Allen Wirfs-Brock" w:date="2012-06-01T08:11:00Z">
        <w:r w:rsidR="00CA0354">
          <w:t xml:space="preserve"> in some algorithm there is a statement of the form:</w:t>
        </w:r>
      </w:ins>
      <w:ins w:id="537" w:author="Rev 8 Allen Wirfs-Brock" w:date="2012-06-01T08:12:00Z">
        <w:r>
          <w:t xml:space="preserve"> “</w:t>
        </w:r>
        <w:r w:rsidRPr="00CB3D7A">
          <w:rPr>
            <w:rFonts w:ascii="Times New Roman" w:hAnsi="Times New Roman"/>
          </w:rPr>
          <w:t xml:space="preserve">Return the result of evaluating </w:t>
        </w:r>
        <w:r w:rsidRPr="00CB3D7A">
          <w:rPr>
            <w:rFonts w:ascii="Times New Roman" w:hAnsi="Times New Roman"/>
            <w:i/>
          </w:rPr>
          <w:t>Block</w:t>
        </w:r>
        <w:r>
          <w:t>”</w:t>
        </w:r>
      </w:ins>
      <w:ins w:id="538" w:author="Rev 8 Allen Wirfs-Brock" w:date="2012-06-01T08:16:00Z">
        <w:r>
          <w:t xml:space="preserve"> it is implicit that the algorithm has an </w:t>
        </w:r>
        <w:r w:rsidRPr="00CB3D7A">
          <w:rPr>
            <w:rFonts w:ascii="Times New Roman" w:hAnsi="Times New Roman"/>
          </w:rPr>
          <w:t>evalution</w:t>
        </w:r>
        <w:r>
          <w:t xml:space="preserve"> algorithm of the form: </w:t>
        </w:r>
      </w:ins>
    </w:p>
    <w:p w:rsidR="00CB3D7A" w:rsidRPr="00E77497" w:rsidRDefault="00CB3D7A" w:rsidP="00CB3D7A">
      <w:pPr>
        <w:keepNext/>
        <w:ind w:left="403"/>
        <w:rPr>
          <w:ins w:id="539" w:author="Rev 8 Allen Wirfs-Brock" w:date="2012-06-01T08:19:00Z"/>
          <w:rFonts w:ascii="Helvetica" w:hAnsi="Helvetica"/>
          <w:b/>
        </w:rPr>
      </w:pPr>
      <w:ins w:id="540" w:author="Rev 8 Allen Wirfs-Brock" w:date="2012-06-01T08:19:00Z">
        <w:r w:rsidRPr="00E77497">
          <w:rPr>
            <w:rFonts w:ascii="Helvetica" w:hAnsi="Helvetica"/>
            <w:b/>
          </w:rPr>
          <w:t xml:space="preserve">Runtime Semantics: </w:t>
        </w:r>
        <w:r w:rsidRPr="00E77497">
          <w:rPr>
            <w:rFonts w:ascii="Helvetica" w:hAnsi="Helvetica"/>
            <w:b/>
            <w:spacing w:val="6"/>
          </w:rPr>
          <w:t>Evaluation</w:t>
        </w:r>
      </w:ins>
    </w:p>
    <w:p w:rsidR="00CB3D7A" w:rsidRPr="00CB3D7A" w:rsidRDefault="00CB3D7A" w:rsidP="00CB3D7A">
      <w:pPr>
        <w:pStyle w:val="SyntaxRule"/>
        <w:spacing w:after="240"/>
        <w:ind w:left="403"/>
        <w:rPr>
          <w:ins w:id="541" w:author="Rev 8 Allen Wirfs-Brock" w:date="2012-06-01T08:19:00Z"/>
          <w:i w:val="0"/>
        </w:rPr>
      </w:pPr>
      <w:ins w:id="542" w:author="Rev 8 Allen Wirfs-Brock" w:date="2012-06-01T08:19:00Z">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ins>
      <w:ins w:id="543" w:author="Rev 8 Allen Wirfs-Brock" w:date="2012-06-01T08:20:00Z">
        <w:r>
          <w:rPr>
            <w:rFonts w:ascii="Courier New" w:hAnsi="Courier New"/>
            <w:b/>
            <w:i w:val="0"/>
          </w:rPr>
          <w:t>}</w:t>
        </w:r>
      </w:ins>
    </w:p>
    <w:p w:rsidR="00CB3D7A" w:rsidRDefault="00CB3D7A" w:rsidP="00AD18E3">
      <w:pPr>
        <w:pStyle w:val="Alg4"/>
        <w:numPr>
          <w:ilvl w:val="0"/>
          <w:numId w:val="560"/>
        </w:numPr>
        <w:tabs>
          <w:tab w:val="clear" w:pos="360"/>
          <w:tab w:val="num" w:pos="763"/>
        </w:tabs>
        <w:spacing w:after="220"/>
        <w:ind w:left="763"/>
        <w:contextualSpacing/>
        <w:rPr>
          <w:ins w:id="544" w:author="Rev 7 Allen Wirfs-Brock" w:date="2012-04-23T12:25:00Z"/>
        </w:rPr>
      </w:pPr>
      <w:ins w:id="545" w:author="Rev 8 Allen Wirfs-Brock" w:date="2012-06-01T08:17:00Z">
        <w:r w:rsidRPr="00E77497">
          <w:t xml:space="preserve">Return </w:t>
        </w:r>
      </w:ins>
      <w:ins w:id="546" w:author="Rev 8 Allen Wirfs-Brock" w:date="2012-06-01T08:18:00Z">
        <w:r>
          <w:t>the result of evaluating</w:t>
        </w:r>
      </w:ins>
      <w:ins w:id="547" w:author="Rev 8 Allen Wirfs-Brock" w:date="2012-06-01T08:17:00Z">
        <w:r w:rsidRPr="00E77497">
          <w:t xml:space="preserve"> </w:t>
        </w:r>
      </w:ins>
      <w:ins w:id="548" w:author="Rev 8 Allen Wirfs-Brock" w:date="2012-06-01T08:18:00Z">
        <w:r>
          <w:rPr>
            <w:rStyle w:val="bnf"/>
          </w:rPr>
          <w:t>StatementList</w:t>
        </w:r>
      </w:ins>
    </w:p>
    <w:p w:rsidR="004C02EF" w:rsidRPr="00E77497" w:rsidDel="00CA0354" w:rsidRDefault="004C02EF" w:rsidP="004C02EF">
      <w:pPr>
        <w:rPr>
          <w:del w:id="549" w:author="Rev 8 Allen Wirfs-Brock" w:date="2012-06-01T08:03:00Z"/>
        </w:rPr>
      </w:pPr>
      <w:del w:id="550" w:author="Rev 8 Allen Wirfs-Brock" w:date="2012-06-01T08:03:00Z">
        <w:r w:rsidRPr="00E77497" w:rsidDel="00CA0354">
          <w:delText>When an algorithm is to produce a value as a result, the directive “</w:delText>
        </w:r>
        <w:r w:rsidRPr="00E77497" w:rsidDel="00CA0354">
          <w:rPr>
            <w:rFonts w:ascii="Times New Roman" w:hAnsi="Times New Roman"/>
          </w:rPr>
          <w:delText xml:space="preserve">return </w:delText>
        </w:r>
        <w:r w:rsidRPr="00E77497" w:rsidDel="00CA0354">
          <w:rPr>
            <w:rFonts w:ascii="Times New Roman" w:hAnsi="Times New Roman"/>
            <w:i/>
          </w:rPr>
          <w:delText>x</w:delText>
        </w:r>
        <w:r w:rsidRPr="00E77497" w:rsidDel="00CA0354">
          <w:delText xml:space="preserve">” is used to indicate that the result of the algorithm is the value of </w:delText>
        </w:r>
        <w:r w:rsidRPr="00E77497" w:rsidDel="00CA0354">
          <w:rPr>
            <w:rFonts w:ascii="Times New Roman" w:hAnsi="Times New Roman"/>
            <w:i/>
          </w:rPr>
          <w:delText>x</w:delText>
        </w:r>
        <w:r w:rsidRPr="00E77497" w:rsidDel="00CA0354">
          <w:delText xml:space="preserve"> and that the algorithm should terminate. The notation </w:delText>
        </w:r>
        <w:r w:rsidRPr="00E77497" w:rsidDel="00CA0354">
          <w:rPr>
            <w:rFonts w:ascii="Times New Roman" w:hAnsi="Times New Roman"/>
          </w:rPr>
          <w:delText>Result(</w:delText>
        </w:r>
        <w:r w:rsidRPr="00E77497" w:rsidDel="00CA0354">
          <w:rPr>
            <w:rFonts w:ascii="Times New Roman" w:hAnsi="Times New Roman"/>
            <w:i/>
          </w:rPr>
          <w:delText>n</w:delText>
        </w:r>
        <w:r w:rsidRPr="00E77497" w:rsidDel="00CA0354">
          <w:rPr>
            <w:rFonts w:ascii="Times New Roman" w:hAnsi="Times New Roman"/>
          </w:rPr>
          <w:delText>)</w:delText>
        </w:r>
        <w:r w:rsidRPr="00E77497" w:rsidDel="00CA0354">
          <w:delText xml:space="preserve"> is used as shorthand for “the </w:delText>
        </w:r>
        <w:r w:rsidRPr="00E77497" w:rsidDel="00CA0354">
          <w:rPr>
            <w:rFonts w:ascii="Times New Roman" w:hAnsi="Times New Roman"/>
          </w:rPr>
          <w:delText xml:space="preserve">result of step </w:delText>
        </w:r>
        <w:r w:rsidRPr="00E77497" w:rsidDel="00CA0354">
          <w:rPr>
            <w:rFonts w:ascii="Times New Roman" w:hAnsi="Times New Roman"/>
            <w:i/>
          </w:rPr>
          <w:delText>n</w:delText>
        </w:r>
        <w:r w:rsidRPr="00E77497" w:rsidDel="00CA0354">
          <w:delText xml:space="preserve">”. </w:delText>
        </w:r>
      </w:del>
    </w:p>
    <w:p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lastRenderedPageBreak/>
        <w:t xml:space="preserve">Substep </w:t>
      </w:r>
    </w:p>
    <w:p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rsidR="004C02EF" w:rsidRPr="00E77497" w:rsidRDefault="004C02EF" w:rsidP="004C02EF">
      <w:r w:rsidRPr="00E77497">
        <w:t>A step may specify the iterative application of its substeps.</w:t>
      </w:r>
    </w:p>
    <w:p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rsidR="00DB2A0E" w:rsidRPr="00E77497" w:rsidRDefault="004C02EF" w:rsidP="004C02EF">
      <w:pPr>
        <w:pStyle w:val="Note"/>
        <w:rPr>
          <w:ins w:id="551"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552" w:name="_Hlt410626652"/>
    </w:p>
    <w:p w:rsidR="00DB2A0E" w:rsidRPr="00E77497" w:rsidRDefault="00DB2A0E" w:rsidP="00DB2A0E">
      <w:pPr>
        <w:pStyle w:val="Heading2"/>
        <w:numPr>
          <w:ilvl w:val="0"/>
          <w:numId w:val="0"/>
        </w:numPr>
        <w:rPr>
          <w:ins w:id="553" w:author="Allen Wirfs-Brock" w:date="2011-07-04T19:19:00Z"/>
          <w:highlight w:val="yellow"/>
        </w:rPr>
      </w:pPr>
      <w:bookmarkStart w:id="554" w:name="_Toc339020239"/>
      <w:ins w:id="555" w:author="Allen Wirfs-Brock" w:date="2011-07-04T19:19:00Z">
        <w:r w:rsidRPr="00E77497">
          <w:t>5.3 Static Semantic Rules</w:t>
        </w:r>
        <w:bookmarkEnd w:id="554"/>
      </w:ins>
    </w:p>
    <w:p w:rsidR="004F5297" w:rsidRDefault="00DB2A0E" w:rsidP="00E343EB">
      <w:pPr>
        <w:rPr>
          <w:ins w:id="556" w:author="Rev 7 Allen Wirfs-Brock" w:date="2012-04-23T11:58:00Z"/>
        </w:rPr>
      </w:pPr>
      <w:ins w:id="557" w:author="Allen Wirfs-Brock" w:date="2011-07-04T19:21:00Z">
        <w:r w:rsidRPr="00E77497">
          <w:t>Context-</w:t>
        </w:r>
      </w:ins>
      <w:ins w:id="558" w:author="Allen Wirfs-Brock" w:date="2011-07-04T19:25:00Z">
        <w:r w:rsidR="002A0666" w:rsidRPr="00E77497">
          <w:t>f</w:t>
        </w:r>
      </w:ins>
      <w:ins w:id="559" w:author="Allen Wirfs-Brock" w:date="2011-07-04T19:21:00Z">
        <w:r w:rsidRPr="00E77497">
          <w:t xml:space="preserve">ree </w:t>
        </w:r>
      </w:ins>
      <w:ins w:id="560" w:author="Allen Wirfs-Brock" w:date="2011-07-04T19:25:00Z">
        <w:r w:rsidR="002A0666" w:rsidRPr="00E77497">
          <w:t>g</w:t>
        </w:r>
      </w:ins>
      <w:ins w:id="561" w:author="Allen Wirfs-Brock" w:date="2011-07-04T19:21:00Z">
        <w:r w:rsidRPr="00E77497">
          <w:t xml:space="preserve">rammars are not </w:t>
        </w:r>
      </w:ins>
      <w:ins w:id="562" w:author="Allen Wirfs-Brock rev2" w:date="2011-07-20T13:25:00Z">
        <w:r w:rsidR="00CD7A72" w:rsidRPr="00E77497">
          <w:t xml:space="preserve">sufficiently </w:t>
        </w:r>
      </w:ins>
      <w:ins w:id="563" w:author="Allen Wirfs-Brock" w:date="2011-07-04T19:21:00Z">
        <w:r w:rsidRPr="00E77497">
          <w:t xml:space="preserve">powerful to express all the rules that define </w:t>
        </w:r>
      </w:ins>
      <w:ins w:id="564" w:author="Allen Wirfs-Brock" w:date="2011-07-04T19:20:00Z">
        <w:r w:rsidR="002A0666" w:rsidRPr="00E77497">
          <w:t>whether a stream of input</w:t>
        </w:r>
      </w:ins>
      <w:ins w:id="565" w:author="Allen Wirfs-Brock" w:date="2011-07-04T19:24:00Z">
        <w:r w:rsidR="002A0666" w:rsidRPr="00E77497">
          <w:t xml:space="preserve"> elements make up a valid ECMAScript </w:t>
        </w:r>
        <w:del w:id="566" w:author="Rev 11 Allen Wirfs-Brock" w:date="2012-10-18T16:09:00Z">
          <w:r w:rsidR="002A0666" w:rsidRPr="00E77497" w:rsidDel="00E343EB">
            <w:delText>program</w:delText>
          </w:r>
        </w:del>
      </w:ins>
      <w:ins w:id="567" w:author="Rev 11 Allen Wirfs-Brock" w:date="2012-10-18T16:09:00Z">
        <w:r w:rsidR="00E343EB">
          <w:t>script</w:t>
        </w:r>
      </w:ins>
      <w:ins w:id="568" w:author="Allen Wirfs-Brock" w:date="2011-07-04T19:24:00Z">
        <w:r w:rsidR="002A0666" w:rsidRPr="00E77497">
          <w:t xml:space="preserve"> that may be evaluated. </w:t>
        </w:r>
      </w:ins>
      <w:ins w:id="569" w:author="Allen Wirfs-Brock" w:date="2011-07-04T19:20:00Z">
        <w:r w:rsidR="002A0666" w:rsidRPr="00E77497">
          <w:t xml:space="preserve"> </w:t>
        </w:r>
      </w:ins>
      <w:ins w:id="570" w:author="Allen Wirfs-Brock" w:date="2011-07-04T19:25:00Z">
        <w:r w:rsidR="002A0666" w:rsidRPr="00E77497">
          <w:t>In some situations addi</w:t>
        </w:r>
      </w:ins>
      <w:ins w:id="571" w:author="Allen Wirfs-Brock" w:date="2011-07-04T19:29:00Z">
        <w:r w:rsidR="002A0666" w:rsidRPr="00E77497">
          <w:t>ti</w:t>
        </w:r>
      </w:ins>
      <w:ins w:id="572" w:author="Allen Wirfs-Brock" w:date="2011-07-04T19:25:00Z">
        <w:r w:rsidR="002A0666" w:rsidRPr="00E77497">
          <w:t xml:space="preserve">onal rules are needed that </w:t>
        </w:r>
      </w:ins>
      <w:ins w:id="573" w:author="Allen Wirfs-Brock" w:date="2011-07-04T19:29:00Z">
        <w:r w:rsidR="002A0666" w:rsidRPr="00E77497">
          <w:t>may</w:t>
        </w:r>
      </w:ins>
      <w:ins w:id="574" w:author="Allen Wirfs-Brock" w:date="2011-07-04T19:25:00Z">
        <w:r w:rsidR="002A0666" w:rsidRPr="00E77497">
          <w:t xml:space="preserve"> be expressed using </w:t>
        </w:r>
      </w:ins>
      <w:ins w:id="575" w:author="Allen Wirfs-Brock" w:date="2011-07-04T19:28:00Z">
        <w:r w:rsidR="002A0666" w:rsidRPr="00E77497">
          <w:t xml:space="preserve">either </w:t>
        </w:r>
      </w:ins>
      <w:ins w:id="576" w:author="Allen Wirfs-Brock" w:date="2011-07-04T19:25:00Z">
        <w:r w:rsidR="002A0666" w:rsidRPr="00E77497">
          <w:t xml:space="preserve">ECMAScript </w:t>
        </w:r>
      </w:ins>
      <w:ins w:id="577" w:author="Allen Wirfs-Brock" w:date="2011-07-04T19:27:00Z">
        <w:r w:rsidR="002A0666" w:rsidRPr="00E77497">
          <w:t>algorithm</w:t>
        </w:r>
      </w:ins>
      <w:ins w:id="578" w:author="Allen Wirfs-Brock" w:date="2011-07-04T19:25:00Z">
        <w:r w:rsidR="002A0666" w:rsidRPr="00E77497">
          <w:t xml:space="preserve"> </w:t>
        </w:r>
      </w:ins>
      <w:ins w:id="579" w:author="Allen Wirfs-Brock" w:date="2011-07-04T19:27:00Z">
        <w:r w:rsidR="002A0666" w:rsidRPr="00E77497">
          <w:t xml:space="preserve">conventions or </w:t>
        </w:r>
      </w:ins>
      <w:ins w:id="580" w:author="Allen Wirfs-Brock" w:date="2011-07-04T19:28:00Z">
        <w:r w:rsidR="002A0666" w:rsidRPr="00E77497">
          <w:t xml:space="preserve">prose requirements. </w:t>
        </w:r>
      </w:ins>
      <w:ins w:id="581" w:author="Allen Wirfs-Brock" w:date="2011-07-04T19:30:00Z">
        <w:r w:rsidR="002A0666" w:rsidRPr="00E77497">
          <w:t>Such rules are always associate</w:t>
        </w:r>
      </w:ins>
      <w:ins w:id="582" w:author="Allen Wirfs-Brock rev2" w:date="2011-07-20T13:25:00Z">
        <w:r w:rsidR="00CD7A72" w:rsidRPr="00E77497">
          <w:t>d</w:t>
        </w:r>
      </w:ins>
      <w:ins w:id="583"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rsidR="009306E6" w:rsidRDefault="009306E6" w:rsidP="00DB2A0E">
      <w:pPr>
        <w:rPr>
          <w:ins w:id="584" w:author="Rev 7 Allen Wirfs-Brock" w:date="2012-04-23T11:58:00Z"/>
        </w:rPr>
      </w:pPr>
      <w:ins w:id="585" w:author="Rev 7 Allen Wirfs-Brock" w:date="2012-04-23T12:08:00Z">
        <w:r>
          <w:t xml:space="preserve">Static Semantic Rules have names </w:t>
        </w:r>
        <w:r w:rsidR="00E32893">
          <w:t xml:space="preserve">and </w:t>
        </w:r>
      </w:ins>
      <w:ins w:id="586" w:author="Rev 7 Allen Wirfs-Brock" w:date="2012-04-23T12:16:00Z">
        <w:r w:rsidR="00E32893">
          <w:t xml:space="preserve">typically are defined using an algorithm. </w:t>
        </w:r>
        <w:del w:id="587" w:author="Rev 8 Allen Wirfs-Brock" w:date="2012-06-01T08:22:00Z">
          <w:r w:rsidR="00E32893" w:rsidDel="00AD18E3">
            <w:delText xml:space="preserve">Such algorithms </w:delText>
          </w:r>
        </w:del>
      </w:ins>
      <w:ins w:id="588" w:author="Rev 7 Allen Wirfs-Brock" w:date="2012-04-23T12:08:00Z">
        <w:del w:id="589" w:author="Rev 8 Allen Wirfs-Brock" w:date="2012-06-01T08:22:00Z">
          <w:r w:rsidR="00E32893" w:rsidDel="00AD18E3">
            <w:delText xml:space="preserve">may be parameterized.  </w:delText>
          </w:r>
        </w:del>
      </w:ins>
      <w:ins w:id="590" w:author="Rev 7 Allen Wirfs-Brock" w:date="2012-04-23T12:17:00Z">
        <w:r w:rsidR="00E32893">
          <w:t xml:space="preserve">Named </w:t>
        </w:r>
      </w:ins>
      <w:ins w:id="591" w:author="Rev 7 Allen Wirfs-Brock" w:date="2012-04-23T12:03:00Z">
        <w:r>
          <w:t xml:space="preserve">Static Semantic Rules are associated with </w:t>
        </w:r>
      </w:ins>
      <w:ins w:id="592" w:author="Rev 7 Allen Wirfs-Brock" w:date="2012-04-23T12:14:00Z">
        <w:r w:rsidR="00E32893">
          <w:t xml:space="preserve">grammar productions and a production that has multiple alternative definitions will typically </w:t>
        </w:r>
      </w:ins>
      <w:ins w:id="593" w:author="Rev 7 Allen Wirfs-Brock" w:date="2012-04-23T12:18:00Z">
        <w:r w:rsidR="00E32893">
          <w:t>have</w:t>
        </w:r>
      </w:ins>
      <w:ins w:id="594" w:author="Rev 7 Allen Wirfs-Brock" w:date="2012-04-23T12:17:00Z">
        <w:r w:rsidR="00E32893">
          <w:t xml:space="preserve"> </w:t>
        </w:r>
      </w:ins>
      <w:ins w:id="595" w:author="Rev 7 Allen Wirfs-Brock" w:date="2012-04-23T12:19:00Z">
        <w:r w:rsidR="00E32893">
          <w:t xml:space="preserve">for each alternative </w:t>
        </w:r>
      </w:ins>
      <w:ins w:id="596" w:author="Rev 7 Allen Wirfs-Brock" w:date="2012-04-23T12:17:00Z">
        <w:r w:rsidR="00E32893">
          <w:t xml:space="preserve">a distinct algorithm </w:t>
        </w:r>
      </w:ins>
      <w:ins w:id="597" w:author="Rev 7 Allen Wirfs-Brock" w:date="2012-04-23T12:19:00Z">
        <w:r w:rsidR="00E32893">
          <w:t xml:space="preserve">for each applicable </w:t>
        </w:r>
      </w:ins>
      <w:ins w:id="598" w:author="Rev 7 Allen Wirfs-Brock" w:date="2012-04-23T12:20:00Z">
        <w:r w:rsidR="00E32893">
          <w:t>named static semantic rule.</w:t>
        </w:r>
      </w:ins>
      <w:ins w:id="599" w:author="Rev 7 Allen Wirfs-Brock" w:date="2012-04-23T12:23:00Z">
        <w:r w:rsidR="00E32893">
          <w:t xml:space="preserve"> </w:t>
        </w:r>
      </w:ins>
    </w:p>
    <w:p w:rsidR="009306E6" w:rsidRDefault="00E32893" w:rsidP="00DB2A0E">
      <w:pPr>
        <w:rPr>
          <w:ins w:id="600" w:author="Rev 7 Allen Wirfs-Brock" w:date="2012-04-23T12:49:00Z"/>
        </w:rPr>
      </w:pPr>
      <w:ins w:id="601" w:author="Rev 7 Allen Wirfs-Brock" w:date="2012-04-23T12:22:00Z">
        <w:r>
          <w:t>Unless otherwise specified every grammar production</w:t>
        </w:r>
      </w:ins>
      <w:ins w:id="602" w:author="Rev 7 Allen Wirfs-Brock" w:date="2012-04-23T12:38:00Z">
        <w:r w:rsidR="009E2EC9">
          <w:t xml:space="preserve"> alternative</w:t>
        </w:r>
      </w:ins>
      <w:ins w:id="603" w:author="Rev 7 Allen Wirfs-Brock" w:date="2012-04-23T12:22:00Z">
        <w:r>
          <w:t xml:space="preserve"> in this specification implicitly </w:t>
        </w:r>
      </w:ins>
      <w:ins w:id="604" w:author="Rev 7 Allen Wirfs-Brock" w:date="2012-04-23T12:38:00Z">
        <w:r w:rsidR="009E2EC9">
          <w:t>has a de</w:t>
        </w:r>
      </w:ins>
      <w:ins w:id="605" w:author="Rev 7 Allen Wirfs-Brock" w:date="2012-04-23T12:41:00Z">
        <w:r w:rsidR="009E2EC9">
          <w:t>finition for a static semantic rule name</w:t>
        </w:r>
      </w:ins>
      <w:ins w:id="606" w:author="Rev 8 Allen Wirfs-Brock" w:date="2012-05-31T17:25:00Z">
        <w:r w:rsidR="0013423F">
          <w:t>d</w:t>
        </w:r>
      </w:ins>
      <w:ins w:id="607" w:author="Rev 7 Allen Wirfs-Brock" w:date="2012-04-23T12:41:00Z">
        <w:r w:rsidR="009E2EC9">
          <w:t xml:space="preserve"> </w:t>
        </w:r>
        <w:r w:rsidR="009E2EC9" w:rsidRPr="009E2EC9">
          <w:rPr>
            <w:rFonts w:ascii="Times New Roman" w:hAnsi="Times New Roman"/>
          </w:rPr>
          <w:t>Contains</w:t>
        </w:r>
        <w:r w:rsidR="009E2EC9">
          <w:t xml:space="preserve"> which takes an argument</w:t>
        </w:r>
      </w:ins>
      <w:ins w:id="608" w:author="Rev 7 Allen Wirfs-Brock" w:date="2012-04-23T12:42:00Z">
        <w:r w:rsidR="009E2EC9">
          <w:t xml:space="preserve"> named </w:t>
        </w:r>
        <w:r w:rsidR="009E2EC9" w:rsidRPr="009E2EC9">
          <w:rPr>
            <w:rFonts w:ascii="Times New Roman" w:hAnsi="Times New Roman"/>
            <w:i/>
          </w:rPr>
          <w:t>symbol</w:t>
        </w:r>
      </w:ins>
      <w:ins w:id="609" w:author="Rev 7 Allen Wirfs-Brock" w:date="2012-04-23T12:44:00Z">
        <w:r w:rsidR="009E2EC9">
          <w:t xml:space="preserve"> whose value</w:t>
        </w:r>
      </w:ins>
      <w:ins w:id="610" w:author="Rev 7 Allen Wirfs-Brock" w:date="2012-04-23T12:42:00Z">
        <w:r w:rsidR="009E2EC9">
          <w:t xml:space="preserve"> is a terminal or non-terminal of the grammer that</w:t>
        </w:r>
      </w:ins>
      <w:ins w:id="611" w:author="Rev 7 Allen Wirfs-Brock" w:date="2012-04-23T12:43:00Z">
        <w:r w:rsidR="009E2EC9">
          <w:t xml:space="preserve"> includes the associated production.</w:t>
        </w:r>
      </w:ins>
      <w:ins w:id="612" w:author="Rev 7 Allen Wirfs-Brock" w:date="2012-04-23T12:44:00Z">
        <w:r w:rsidR="009E2EC9">
          <w:t xml:space="preserve">  The default </w:t>
        </w:r>
      </w:ins>
      <w:ins w:id="613" w:author="Rev 7 Allen Wirfs-Brock" w:date="2012-04-23T12:45:00Z">
        <w:r w:rsidR="009E2EC9">
          <w:t>definition</w:t>
        </w:r>
      </w:ins>
      <w:ins w:id="614" w:author="Rev 7 Allen Wirfs-Brock" w:date="2012-04-23T12:44:00Z">
        <w:r w:rsidR="009E2EC9">
          <w:t xml:space="preserve"> of </w:t>
        </w:r>
        <w:r w:rsidR="009E2EC9" w:rsidRPr="009E2EC9">
          <w:rPr>
            <w:rFonts w:ascii="Times New Roman" w:hAnsi="Times New Roman"/>
          </w:rPr>
          <w:t>Contains</w:t>
        </w:r>
      </w:ins>
      <w:ins w:id="615" w:author="Rev 7 Allen Wirfs-Brock" w:date="2012-04-23T12:57:00Z">
        <w:r w:rsidR="009E2EC9">
          <w:t xml:space="preserve"> is:</w:t>
        </w:r>
      </w:ins>
      <w:ins w:id="616" w:author="Rev 7 Allen Wirfs-Brock" w:date="2012-04-23T12:44:00Z">
        <w:r w:rsidR="009E2EC9">
          <w:t xml:space="preserve"> </w:t>
        </w:r>
      </w:ins>
    </w:p>
    <w:p w:rsidR="009E2EC9" w:rsidRPr="00E77497" w:rsidRDefault="009E2EC9" w:rsidP="009E2EC9">
      <w:pPr>
        <w:pStyle w:val="Alg2"/>
        <w:numPr>
          <w:ilvl w:val="0"/>
          <w:numId w:val="682"/>
        </w:numPr>
        <w:rPr>
          <w:ins w:id="617" w:author="Rev 7 Allen Wirfs-Brock" w:date="2012-04-23T12:50:00Z"/>
        </w:rPr>
      </w:pPr>
      <w:ins w:id="618" w:author="Rev 7 Allen Wirfs-Brock" w:date="2012-04-23T12:50:00Z">
        <w:r>
          <w:lastRenderedPageBreak/>
          <w:t>For each terminal and non-terminal grammar symbol</w:t>
        </w:r>
      </w:ins>
      <w:ins w:id="619" w:author="Rev 7 Allen Wirfs-Brock" w:date="2012-04-23T12:51:00Z">
        <w:r>
          <w:t xml:space="preserve">, </w:t>
        </w:r>
        <w:r w:rsidRPr="009E2EC9">
          <w:rPr>
            <w:i/>
          </w:rPr>
          <w:t>sym</w:t>
        </w:r>
        <w:r>
          <w:t xml:space="preserve">, </w:t>
        </w:r>
      </w:ins>
      <w:ins w:id="620" w:author="Rev 7 Allen Wirfs-Brock" w:date="2012-04-23T12:50:00Z">
        <w:r>
          <w:t xml:space="preserve"> in the definition of this production</w:t>
        </w:r>
      </w:ins>
      <w:ins w:id="621" w:author="Rev 7 Allen Wirfs-Brock" w:date="2012-04-23T12:51:00Z">
        <w:r>
          <w:t xml:space="preserve"> do</w:t>
        </w:r>
      </w:ins>
      <w:ins w:id="622" w:author="Rev 7 Allen Wirfs-Brock" w:date="2012-04-23T12:50:00Z">
        <w:r>
          <w:t xml:space="preserve"> </w:t>
        </w:r>
        <w:r w:rsidRPr="00E77497">
          <w:t xml:space="preserve"> </w:t>
        </w:r>
      </w:ins>
    </w:p>
    <w:p w:rsidR="009E2EC9" w:rsidRDefault="009E2EC9" w:rsidP="009E2EC9">
      <w:pPr>
        <w:pStyle w:val="Alg2"/>
        <w:numPr>
          <w:ilvl w:val="1"/>
          <w:numId w:val="682"/>
        </w:numPr>
        <w:contextualSpacing/>
        <w:rPr>
          <w:ins w:id="623" w:author="Rev 7 Allen Wirfs-Brock" w:date="2012-04-23T12:52:00Z"/>
        </w:rPr>
      </w:pPr>
      <w:ins w:id="624" w:author="Rev 7 Allen Wirfs-Brock" w:date="2012-04-23T12:52:00Z">
        <w:r>
          <w:t xml:space="preserve">If </w:t>
        </w:r>
        <w:r w:rsidRPr="009E2EC9">
          <w:rPr>
            <w:i/>
          </w:rPr>
          <w:t>sym</w:t>
        </w:r>
        <w:r>
          <w:t xml:space="preserve"> is the same grammar symbol as </w:t>
        </w:r>
        <w:r w:rsidRPr="009E2EC9">
          <w:rPr>
            <w:i/>
          </w:rPr>
          <w:t>symbol</w:t>
        </w:r>
        <w:r>
          <w:t xml:space="preserve">, return </w:t>
        </w:r>
        <w:r w:rsidRPr="009E2EC9">
          <w:rPr>
            <w:b/>
          </w:rPr>
          <w:t>true</w:t>
        </w:r>
        <w:r>
          <w:t>.</w:t>
        </w:r>
      </w:ins>
    </w:p>
    <w:p w:rsidR="0053000C" w:rsidRDefault="009E2EC9" w:rsidP="009E2EC9">
      <w:pPr>
        <w:pStyle w:val="Alg2"/>
        <w:numPr>
          <w:ilvl w:val="1"/>
          <w:numId w:val="682"/>
        </w:numPr>
        <w:contextualSpacing/>
        <w:rPr>
          <w:ins w:id="625" w:author="Rev 10 Allen Wirfs-Brock" w:date="2012-08-14T17:04:00Z"/>
        </w:rPr>
      </w:pPr>
      <w:ins w:id="626" w:author="Rev 7 Allen Wirfs-Brock" w:date="2012-04-23T12:53:00Z">
        <w:r>
          <w:t xml:space="preserve">If </w:t>
        </w:r>
        <w:r w:rsidRPr="009E2EC9">
          <w:rPr>
            <w:i/>
          </w:rPr>
          <w:t>sym</w:t>
        </w:r>
        <w:r>
          <w:t xml:space="preserve"> is a non-terminal,</w:t>
        </w:r>
        <w:del w:id="627" w:author="Rev 10 Allen Wirfs-Brock" w:date="2012-08-14T17:04:00Z">
          <w:r w:rsidDel="0053000C">
            <w:delText xml:space="preserve"> </w:delText>
          </w:r>
        </w:del>
      </w:ins>
      <w:ins w:id="628" w:author="Rev 10 Allen Wirfs-Brock" w:date="2012-08-14T17:04:00Z">
        <w:r w:rsidR="0053000C">
          <w:t xml:space="preserve"> then</w:t>
        </w:r>
      </w:ins>
    </w:p>
    <w:p w:rsidR="009E2EC9" w:rsidRDefault="009E2EC9" w:rsidP="00AA7866">
      <w:pPr>
        <w:pStyle w:val="Alg2"/>
        <w:numPr>
          <w:ilvl w:val="2"/>
          <w:numId w:val="682"/>
        </w:numPr>
        <w:contextualSpacing/>
        <w:rPr>
          <w:ins w:id="629" w:author="Rev 7 Allen Wirfs-Brock" w:date="2012-04-23T12:53:00Z"/>
        </w:rPr>
      </w:pPr>
      <w:ins w:id="630" w:author="Rev 7 Allen Wirfs-Brock" w:date="2012-04-23T12:54:00Z">
        <w:del w:id="631" w:author="Rev 10 Allen Wirfs-Brock" w:date="2012-08-14T17:04:00Z">
          <w:r w:rsidDel="0053000C">
            <w:delText>l</w:delText>
          </w:r>
        </w:del>
      </w:ins>
      <w:ins w:id="632" w:author="Rev 10 Allen Wirfs-Brock" w:date="2012-08-14T17:04:00Z">
        <w:r w:rsidR="0053000C">
          <w:t>L</w:t>
        </w:r>
      </w:ins>
      <w:ins w:id="633" w:author="Rev 7 Allen Wirfs-Brock" w:date="2012-04-23T12:54:00Z">
        <w:r>
          <w:t xml:space="preserve">et </w:t>
        </w:r>
        <w:r w:rsidRPr="009E2EC9">
          <w:rPr>
            <w:i/>
          </w:rPr>
          <w:t>contained</w:t>
        </w:r>
        <w:r>
          <w:t xml:space="preserve"> be the result of Contains for </w:t>
        </w:r>
        <w:r w:rsidRPr="009E2EC9">
          <w:rPr>
            <w:i/>
          </w:rPr>
          <w:t>sym</w:t>
        </w:r>
        <w:r>
          <w:t xml:space="preserve"> with argument </w:t>
        </w:r>
        <w:r w:rsidRPr="009E2EC9">
          <w:rPr>
            <w:i/>
          </w:rPr>
          <w:t>symbol</w:t>
        </w:r>
        <w:r>
          <w:t>.</w:t>
        </w:r>
      </w:ins>
    </w:p>
    <w:p w:rsidR="009E2EC9" w:rsidRDefault="009E2EC9" w:rsidP="00AA7866">
      <w:pPr>
        <w:pStyle w:val="Alg2"/>
        <w:numPr>
          <w:ilvl w:val="2"/>
          <w:numId w:val="682"/>
        </w:numPr>
        <w:contextualSpacing/>
        <w:rPr>
          <w:ins w:id="634" w:author="Rev 7 Allen Wirfs-Brock" w:date="2012-04-23T12:50:00Z"/>
        </w:rPr>
      </w:pPr>
      <w:ins w:id="635" w:author="Rev 7 Allen Wirfs-Brock" w:date="2012-04-23T12:55:00Z">
        <w:r>
          <w:t xml:space="preserve">If </w:t>
        </w:r>
        <w:r w:rsidRPr="009E2EC9">
          <w:rPr>
            <w:i/>
          </w:rPr>
          <w:t>contained</w:t>
        </w:r>
        <w:r>
          <w:t xml:space="preserve"> is </w:t>
        </w:r>
      </w:ins>
      <w:ins w:id="636" w:author="Rev 7 Allen Wirfs-Brock" w:date="2012-04-23T12:56:00Z">
        <w:r w:rsidRPr="009E2EC9">
          <w:rPr>
            <w:b/>
          </w:rPr>
          <w:t>true</w:t>
        </w:r>
      </w:ins>
      <w:ins w:id="637" w:author="Rev 7 Allen Wirfs-Brock" w:date="2012-04-23T12:55:00Z">
        <w:r>
          <w:t xml:space="preserve">, return </w:t>
        </w:r>
        <w:r w:rsidRPr="009E2EC9">
          <w:rPr>
            <w:b/>
          </w:rPr>
          <w:t>true</w:t>
        </w:r>
        <w:r>
          <w:t>.</w:t>
        </w:r>
      </w:ins>
    </w:p>
    <w:p w:rsidR="009E2EC9" w:rsidRPr="00E77497" w:rsidRDefault="009E2EC9" w:rsidP="009E2EC9">
      <w:pPr>
        <w:pStyle w:val="Alg4"/>
        <w:numPr>
          <w:ilvl w:val="0"/>
          <w:numId w:val="682"/>
        </w:numPr>
        <w:spacing w:after="220"/>
        <w:contextualSpacing/>
        <w:rPr>
          <w:ins w:id="638" w:author="Rev 7 Allen Wirfs-Brock" w:date="2012-04-23T12:50:00Z"/>
        </w:rPr>
      </w:pPr>
      <w:ins w:id="639" w:author="Rev 7 Allen Wirfs-Brock" w:date="2012-04-23T12:50:00Z">
        <w:r w:rsidRPr="00E77497">
          <w:t xml:space="preserve">Return </w:t>
        </w:r>
      </w:ins>
      <w:ins w:id="640" w:author="Rev 7 Allen Wirfs-Brock" w:date="2012-04-23T12:56:00Z">
        <w:r w:rsidRPr="009E2EC9">
          <w:rPr>
            <w:b/>
          </w:rPr>
          <w:t>false</w:t>
        </w:r>
      </w:ins>
      <w:ins w:id="641" w:author="Rev 7 Allen Wirfs-Brock" w:date="2012-04-23T12:50:00Z">
        <w:r w:rsidRPr="00E77497">
          <w:t>.</w:t>
        </w:r>
      </w:ins>
    </w:p>
    <w:p w:rsidR="009E2EC9" w:rsidRPr="00E77497" w:rsidRDefault="007372FF" w:rsidP="00DB2A0E">
      <w:pPr>
        <w:rPr>
          <w:ins w:id="642" w:author="Allen Wirfs-Brock" w:date="2011-07-04T19:41:00Z"/>
        </w:rPr>
      </w:pPr>
      <w:ins w:id="643" w:author="Rev 7 Allen Wirfs-Brock" w:date="2012-04-23T13:02:00Z">
        <w:r>
          <w:t xml:space="preserve">The above definition </w:t>
        </w:r>
      </w:ins>
      <w:ins w:id="644" w:author="Rev 7 Allen Wirfs-Brock" w:date="2012-05-01T17:35:00Z">
        <w:r w:rsidR="003B43C7">
          <w:t>is</w:t>
        </w:r>
      </w:ins>
      <w:ins w:id="645" w:author="Rev 7 Allen Wirfs-Brock" w:date="2012-04-23T13:02:00Z">
        <w:r>
          <w:t xml:space="preserve"> explicitly over-ridden for specific producti</w:t>
        </w:r>
      </w:ins>
      <w:ins w:id="646" w:author="Rev 7 Allen Wirfs-Brock" w:date="2012-05-01T17:36:00Z">
        <w:r w:rsidR="003B43C7">
          <w:t>o</w:t>
        </w:r>
      </w:ins>
      <w:ins w:id="647" w:author="Rev 7 Allen Wirfs-Brock" w:date="2012-04-23T13:02:00Z">
        <w:r>
          <w:t>ns.</w:t>
        </w:r>
      </w:ins>
    </w:p>
    <w:p w:rsidR="004C02EF" w:rsidRPr="00446E53" w:rsidRDefault="007372FF" w:rsidP="00E343EB">
      <w:ins w:id="648" w:author="Rev 7 Allen Wirfs-Brock" w:date="2012-04-23T13:03:00Z">
        <w:r>
          <w:t xml:space="preserve">A special kind of static semantic rule is an Early Error Rule. Early error rules define early error conditions (see clause 16) that are </w:t>
        </w:r>
      </w:ins>
      <w:ins w:id="649" w:author="Rev 7 Allen Wirfs-Brock" w:date="2012-04-23T13:05:00Z">
        <w:r>
          <w:t>associate</w:t>
        </w:r>
      </w:ins>
      <w:ins w:id="650" w:author="Rev 7 Allen Wirfs-Brock" w:date="2012-04-23T13:03:00Z">
        <w:r>
          <w:t xml:space="preserve"> </w:t>
        </w:r>
      </w:ins>
      <w:ins w:id="651" w:author="Rev 7 Allen Wirfs-Brock" w:date="2012-04-23T13:05:00Z">
        <w:r>
          <w:t xml:space="preserve">with specific grammar productions. </w:t>
        </w:r>
      </w:ins>
      <w:commentRangeStart w:id="652"/>
      <w:ins w:id="653" w:author="Allen Wirfs-Brock" w:date="2011-07-04T19:41:00Z">
        <w:del w:id="654" w:author="Rev 7 Allen Wirfs-Brock" w:date="2012-04-23T13:06:00Z">
          <w:r w:rsidR="004F5297" w:rsidRPr="00E77497" w:rsidDel="007372FF">
            <w:delText>An</w:delText>
          </w:r>
        </w:del>
      </w:ins>
      <w:ins w:id="655" w:author="Rev 7 Allen Wirfs-Brock" w:date="2012-04-23T13:06:00Z">
        <w:r>
          <w:t xml:space="preserve">Evaluation of </w:t>
        </w:r>
      </w:ins>
      <w:ins w:id="656" w:author="Rev 7 Allen Wirfs-Brock" w:date="2012-04-23T13:07:00Z">
        <w:r>
          <w:t xml:space="preserve">most </w:t>
        </w:r>
      </w:ins>
      <w:ins w:id="657" w:author="Rev 7 Allen Wirfs-Brock" w:date="2012-04-23T13:06:00Z">
        <w:r>
          <w:t xml:space="preserve">early error rules are not explicitly invoked within the algorithms of this specification. </w:t>
        </w:r>
      </w:ins>
      <w:ins w:id="658" w:author="Allen Wirfs-Brock" w:date="2011-07-04T19:41:00Z">
        <w:r w:rsidR="004F5297" w:rsidRPr="00E77497">
          <w:t xml:space="preserve"> </w:t>
        </w:r>
      </w:ins>
      <w:ins w:id="659" w:author="Rev 7 Allen Wirfs-Brock" w:date="2012-04-23T13:11:00Z">
        <w:r>
          <w:t>A c</w:t>
        </w:r>
      </w:ins>
      <w:ins w:id="660" w:author="Rev 7 Allen Wirfs-Brock" w:date="2012-04-23T13:07:00Z">
        <w:r>
          <w:t xml:space="preserve">omforming </w:t>
        </w:r>
      </w:ins>
      <w:ins w:id="661" w:author="Allen Wirfs-Brock" w:date="2011-07-04T19:41:00Z">
        <w:r w:rsidR="004F5297" w:rsidRPr="00E77497">
          <w:t>implementation must</w:t>
        </w:r>
      </w:ins>
      <w:ins w:id="662" w:author="Rev 7 Allen Wirfs-Brock" w:date="2012-04-23T13:08:00Z">
        <w:r>
          <w:t>,</w:t>
        </w:r>
      </w:ins>
      <w:ins w:id="663" w:author="Allen Wirfs-Brock" w:date="2011-07-04T19:41:00Z">
        <w:r w:rsidR="004F5297" w:rsidRPr="00E77497">
          <w:t xml:space="preserve"> </w:t>
        </w:r>
      </w:ins>
      <w:ins w:id="664" w:author="Rev 7 Allen Wirfs-Brock" w:date="2012-04-23T13:08:00Z">
        <w:r w:rsidRPr="00E77497">
          <w:t xml:space="preserve">prior to the first evaluation of </w:t>
        </w:r>
        <w:r>
          <w:t>a</w:t>
        </w:r>
        <w:r w:rsidRPr="00E77497">
          <w:t xml:space="preserve"> </w:t>
        </w:r>
        <w:del w:id="665" w:author="Rev 11 Allen Wirfs-Brock" w:date="2012-10-18T16:09:00Z">
          <w:r w:rsidRPr="00E77497" w:rsidDel="00E343EB">
            <w:rPr>
              <w:rFonts w:ascii="Times New Roman" w:hAnsi="Times New Roman"/>
              <w:i/>
            </w:rPr>
            <w:delText>Program</w:delText>
          </w:r>
        </w:del>
      </w:ins>
      <w:ins w:id="666" w:author="Rev 11 Allen Wirfs-Brock" w:date="2012-10-18T16:09:00Z">
        <w:r w:rsidR="00E343EB">
          <w:rPr>
            <w:rFonts w:ascii="Times New Roman" w:hAnsi="Times New Roman"/>
            <w:i/>
          </w:rPr>
          <w:t>Script</w:t>
        </w:r>
      </w:ins>
      <w:ins w:id="667" w:author="Rev 7 Allen Wirfs-Brock" w:date="2012-04-23T13:09:00Z">
        <w:r>
          <w:rPr>
            <w:rFonts w:cs="Arial"/>
          </w:rPr>
          <w:t>,</w:t>
        </w:r>
      </w:ins>
      <w:ins w:id="668" w:author="Rev 7 Allen Wirfs-Brock" w:date="2012-04-23T13:08:00Z">
        <w:r w:rsidRPr="00E77497">
          <w:t xml:space="preserve"> </w:t>
        </w:r>
      </w:ins>
      <w:ins w:id="669" w:author="Allen Wirfs-Brock" w:date="2011-07-04T19:41:00Z">
        <w:r w:rsidR="004F5297" w:rsidRPr="00E77497">
          <w:t xml:space="preserve">validate all of the </w:t>
        </w:r>
        <w:del w:id="670" w:author="Rev 7 Allen Wirfs-Brock" w:date="2012-04-23T13:07:00Z">
          <w:r w:rsidR="004F5297" w:rsidRPr="00E77497" w:rsidDel="007372FF">
            <w:delText>static semantic</w:delText>
          </w:r>
        </w:del>
      </w:ins>
      <w:ins w:id="671" w:author="Rev 7 Allen Wirfs-Brock" w:date="2012-04-23T13:07:00Z">
        <w:r>
          <w:t>early error</w:t>
        </w:r>
      </w:ins>
      <w:ins w:id="672" w:author="Allen Wirfs-Brock" w:date="2011-07-04T19:41:00Z">
        <w:r w:rsidR="004F5297" w:rsidRPr="00E77497">
          <w:t xml:space="preserve"> rules </w:t>
        </w:r>
      </w:ins>
      <w:ins w:id="673" w:author="Allen Wirfs-Brock" w:date="2011-07-04T19:43:00Z">
        <w:del w:id="674" w:author="Rev 7 Allen Wirfs-Brock" w:date="2012-04-23T13:07:00Z">
          <w:r w:rsidR="004F5297" w:rsidRPr="00E77497" w:rsidDel="007372FF">
            <w:delText>used to</w:delText>
          </w:r>
        </w:del>
      </w:ins>
      <w:ins w:id="675" w:author="Rev 7 Allen Wirfs-Brock" w:date="2012-04-23T13:07:00Z">
        <w:r>
          <w:t xml:space="preserve">of the productions </w:t>
        </w:r>
      </w:ins>
      <w:ins w:id="676" w:author="Rev 7 Allen Wirfs-Brock" w:date="2012-04-23T13:10:00Z">
        <w:r>
          <w:t>used</w:t>
        </w:r>
      </w:ins>
      <w:ins w:id="677" w:author="Rev 7 Allen Wirfs-Brock" w:date="2012-04-23T13:07:00Z">
        <w:r>
          <w:t xml:space="preserve"> </w:t>
        </w:r>
      </w:ins>
      <w:ins w:id="678" w:author="Rev 7 Allen Wirfs-Brock" w:date="2012-04-23T13:10:00Z">
        <w:r>
          <w:t>to</w:t>
        </w:r>
      </w:ins>
      <w:ins w:id="679" w:author="Allen Wirfs-Brock" w:date="2011-07-04T19:43:00Z">
        <w:r w:rsidR="004F5297" w:rsidRPr="00E77497">
          <w:t xml:space="preserve"> parse </w:t>
        </w:r>
      </w:ins>
      <w:ins w:id="680" w:author="Allen Wirfs-Brock" w:date="2011-07-04T19:41:00Z">
        <w:del w:id="681" w:author="Rev 7 Allen Wirfs-Brock" w:date="2012-04-23T13:09:00Z">
          <w:r w:rsidR="004F5297" w:rsidRPr="00E77497" w:rsidDel="007372FF">
            <w:delText>a</w:delText>
          </w:r>
        </w:del>
      </w:ins>
      <w:ins w:id="682" w:author="Rev 7 Allen Wirfs-Brock" w:date="2012-04-23T13:09:00Z">
        <w:r>
          <w:t>that</w:t>
        </w:r>
      </w:ins>
      <w:ins w:id="683" w:author="Allen Wirfs-Brock" w:date="2011-07-04T19:41:00Z">
        <w:r w:rsidR="004F5297" w:rsidRPr="00E77497">
          <w:t xml:space="preserve"> </w:t>
        </w:r>
        <w:del w:id="684" w:author="Rev 11 Allen Wirfs-Brock" w:date="2012-10-18T16:09:00Z">
          <w:r w:rsidR="004F5297" w:rsidRPr="00E77497" w:rsidDel="00E343EB">
            <w:rPr>
              <w:rFonts w:ascii="Times New Roman" w:hAnsi="Times New Roman"/>
              <w:i/>
            </w:rPr>
            <w:delText>Program</w:delText>
          </w:r>
        </w:del>
      </w:ins>
      <w:ins w:id="685" w:author="Rev 11 Allen Wirfs-Brock" w:date="2012-10-18T16:09:00Z">
        <w:r w:rsidR="00E343EB">
          <w:rPr>
            <w:rFonts w:ascii="Times New Roman" w:hAnsi="Times New Roman"/>
            <w:i/>
          </w:rPr>
          <w:t>Script</w:t>
        </w:r>
      </w:ins>
      <w:ins w:id="686" w:author="Allen Wirfs-Brock" w:date="2011-07-04T19:41:00Z">
        <w:del w:id="687" w:author="Rev 7 Allen Wirfs-Brock" w:date="2012-04-23T13:09:00Z">
          <w:r w:rsidR="004F5297" w:rsidRPr="00E77497" w:rsidDel="007372FF">
            <w:delText xml:space="preserve"> prior to the first evaluation of that </w:delText>
          </w:r>
          <w:r w:rsidR="004F5297" w:rsidRPr="00E77497" w:rsidDel="007372FF">
            <w:rPr>
              <w:rFonts w:ascii="Times New Roman" w:hAnsi="Times New Roman"/>
              <w:i/>
            </w:rPr>
            <w:delText>Program</w:delText>
          </w:r>
        </w:del>
        <w:r w:rsidR="004F5297" w:rsidRPr="00E77497">
          <w:t xml:space="preserve">. </w:t>
        </w:r>
      </w:ins>
      <w:ins w:id="688" w:author="Allen Wirfs-Brock" w:date="2011-07-04T19:43:00Z">
        <w:r w:rsidR="004F5297" w:rsidRPr="00E77497">
          <w:t xml:space="preserve">If any of the </w:t>
        </w:r>
        <w:del w:id="689" w:author="Rev 7 Allen Wirfs-Brock" w:date="2012-04-23T13:10:00Z">
          <w:r w:rsidR="004F5297" w:rsidRPr="00E77497" w:rsidDel="007372FF">
            <w:delText>static semantic</w:delText>
          </w:r>
        </w:del>
      </w:ins>
      <w:ins w:id="690" w:author="Rev 7 Allen Wirfs-Brock" w:date="2012-04-23T13:10:00Z">
        <w:r>
          <w:t>early error</w:t>
        </w:r>
      </w:ins>
      <w:ins w:id="691" w:author="Allen Wirfs-Brock" w:date="2011-07-04T19:43:00Z">
        <w:r w:rsidR="004F5297" w:rsidRPr="00E77497">
          <w:t xml:space="preserve"> rules are violated the </w:t>
        </w:r>
      </w:ins>
      <w:ins w:id="692" w:author="Rev 11 Allen Wirfs-Brock" w:date="2012-10-18T16:09:00Z">
        <w:r w:rsidR="00E343EB">
          <w:rPr>
            <w:rFonts w:ascii="Times New Roman" w:hAnsi="Times New Roman"/>
            <w:i/>
          </w:rPr>
          <w:t xml:space="preserve">Script </w:t>
        </w:r>
      </w:ins>
      <w:ins w:id="693" w:author="Allen Wirfs-Brock" w:date="2011-07-04T19:44:00Z">
        <w:del w:id="694" w:author="Rev 11 Allen Wirfs-Brock" w:date="2012-10-18T16:09:00Z">
          <w:r w:rsidR="004F5297" w:rsidRPr="00E77497" w:rsidDel="00E343EB">
            <w:rPr>
              <w:rFonts w:ascii="Times New Roman" w:hAnsi="Times New Roman"/>
              <w:i/>
            </w:rPr>
            <w:delText>Program</w:delText>
          </w:r>
          <w:r w:rsidR="004F5297" w:rsidRPr="00E77497" w:rsidDel="00E343EB">
            <w:delText xml:space="preserve"> </w:delText>
          </w:r>
        </w:del>
        <w:r w:rsidR="004F5297" w:rsidRPr="00E77497">
          <w:t xml:space="preserve">is invalid and can not be evaluated. </w:t>
        </w:r>
        <w:del w:id="695" w:author="Rev 7 Allen Wirfs-Brock" w:date="2012-04-23T13:11:00Z">
          <w:r w:rsidR="004F5297" w:rsidRPr="00E77497" w:rsidDel="007372FF">
            <w:delText xml:space="preserve"> Static semantic rule violations are </w:delText>
          </w:r>
        </w:del>
      </w:ins>
      <w:ins w:id="696" w:author="Allen Wirfs-Brock" w:date="2011-07-04T19:45:00Z">
        <w:del w:id="697" w:author="Rev 7 Allen Wirfs-Brock" w:date="2012-04-23T13:11:00Z">
          <w:r w:rsidR="004F5297" w:rsidRPr="00E77497" w:rsidDel="007372FF">
            <w:delText>early</w:delText>
          </w:r>
        </w:del>
      </w:ins>
      <w:ins w:id="698" w:author="Allen Wirfs-Brock" w:date="2011-07-04T19:44:00Z">
        <w:del w:id="699" w:author="Rev 7 Allen Wirfs-Brock" w:date="2012-04-23T13:11:00Z">
          <w:r w:rsidR="004F5297" w:rsidRPr="00E77497" w:rsidDel="007372FF">
            <w:delText xml:space="preserve"> errors (</w:delText>
          </w:r>
        </w:del>
      </w:ins>
      <w:ins w:id="700" w:author="Allen Wirfs-Brock" w:date="2011-07-04T19:45:00Z">
        <w:del w:id="701" w:author="Rev 7 Allen Wirfs-Brock" w:date="2012-04-23T13:11:00Z">
          <w:r w:rsidR="004F5297" w:rsidRPr="00E77497" w:rsidDel="007372FF">
            <w:delText>see c</w:delText>
          </w:r>
        </w:del>
      </w:ins>
      <w:ins w:id="702" w:author="Allen Wirfs-Brock" w:date="2011-07-04T19:44:00Z">
        <w:del w:id="703" w:author="Rev 7 Allen Wirfs-Brock" w:date="2012-04-23T13:11:00Z">
          <w:r w:rsidR="004F5297" w:rsidRPr="00E77497" w:rsidDel="007372FF">
            <w:delText xml:space="preserve">lause 16) </w:delText>
          </w:r>
        </w:del>
      </w:ins>
      <w:ins w:id="704" w:author="Allen Wirfs-Brock" w:date="2011-07-04T19:47:00Z">
        <w:del w:id="705" w:author="Rev 7 Allen Wirfs-Brock" w:date="2012-04-23T13:11:00Z">
          <w:r w:rsidR="004F5297" w:rsidRPr="00E77497" w:rsidDel="007372FF">
            <w:delText>and reported in the same manner as syntax errors</w:delText>
          </w:r>
        </w:del>
      </w:ins>
      <w:ins w:id="706" w:author="Allen Wirfs-Brock" w:date="2011-07-04T19:45:00Z">
        <w:del w:id="707" w:author="Rev 7 Allen Wirfs-Brock" w:date="2012-04-23T13:11:00Z">
          <w:r w:rsidR="004F5297" w:rsidRPr="00E77497" w:rsidDel="007372FF">
            <w:delText>.</w:delText>
          </w:r>
        </w:del>
      </w:ins>
      <w:ins w:id="708" w:author="Allen Wirfs-Brock" w:date="2011-07-04T19:44:00Z">
        <w:del w:id="709" w:author="Rev 7 Allen Wirfs-Brock" w:date="2012-04-23T13:11:00Z">
          <w:r w:rsidR="004F5297" w:rsidRPr="00E77497" w:rsidDel="007372FF">
            <w:delText xml:space="preserve"> </w:delText>
          </w:r>
        </w:del>
      </w:ins>
      <w:r w:rsidR="004C02EF" w:rsidRPr="00E77497">
        <w:rPr>
          <w:highlight w:val="yellow"/>
        </w:rPr>
        <w:fldChar w:fldCharType="begin"/>
      </w:r>
      <w:r w:rsidR="004C02EF" w:rsidRPr="00E77497">
        <w:rPr>
          <w:highlight w:val="yellow"/>
        </w:rPr>
        <w:fldChar w:fldCharType="end"/>
      </w:r>
      <w:bookmarkStart w:id="710" w:name="_Toc375031117"/>
      <w:bookmarkStart w:id="711" w:name="_Toc381513613"/>
      <w:bookmarkStart w:id="712" w:name="_Toc382202754"/>
      <w:bookmarkStart w:id="713" w:name="_Toc382202974"/>
      <w:bookmarkStart w:id="714" w:name="_Toc382212135"/>
      <w:bookmarkStart w:id="715" w:name="_Toc382212314"/>
      <w:bookmarkStart w:id="716" w:name="_Toc382291480"/>
      <w:bookmarkStart w:id="717" w:name="_Ref382705463"/>
      <w:bookmarkStart w:id="718" w:name="_Ref382705468"/>
      <w:bookmarkStart w:id="719" w:name="_Toc385672117"/>
      <w:bookmarkStart w:id="720" w:name="_Toc393690208"/>
      <w:bookmarkStart w:id="721" w:name="_Ref421431579"/>
      <w:bookmarkStart w:id="722" w:name="_Ref421432870"/>
      <w:bookmarkStart w:id="723" w:name="_Ref421433084"/>
      <w:bookmarkStart w:id="724" w:name="_Ref424530778"/>
      <w:bookmarkStart w:id="725" w:name="_Ref424530884"/>
      <w:bookmarkEnd w:id="552"/>
      <w:commentRangeEnd w:id="652"/>
      <w:r w:rsidR="004F5297" w:rsidRPr="00E77497">
        <w:rPr>
          <w:rStyle w:val="CommentReference"/>
          <w:lang w:val="en-GB"/>
        </w:rPr>
        <w:commentReference w:id="652"/>
      </w:r>
    </w:p>
    <w:p w:rsidR="004C02EF" w:rsidRPr="00E65A34" w:rsidRDefault="004C02EF" w:rsidP="004C02EF">
      <w:pPr>
        <w:pStyle w:val="Heading1"/>
        <w:numPr>
          <w:ilvl w:val="0"/>
          <w:numId w:val="0"/>
        </w:numPr>
      </w:pPr>
      <w:bookmarkStart w:id="726" w:name="_Ref440449662"/>
      <w:bookmarkStart w:id="727" w:name="_Ref457437433"/>
      <w:bookmarkStart w:id="728" w:name="_Ref459624386"/>
      <w:bookmarkStart w:id="729" w:name="_Ref459624423"/>
      <w:bookmarkStart w:id="730" w:name="_Ref459647164"/>
      <w:bookmarkStart w:id="731" w:name="_Toc472818752"/>
      <w:bookmarkStart w:id="732" w:name="_Toc235503307"/>
      <w:bookmarkStart w:id="733" w:name="_Toc241509082"/>
      <w:bookmarkStart w:id="734" w:name="_Toc244416569"/>
      <w:bookmarkStart w:id="735" w:name="_Toc276630933"/>
      <w:bookmarkStart w:id="736" w:name="_Toc339020240"/>
      <w:r w:rsidRPr="00E65A34">
        <w:t>6</w:t>
      </w:r>
      <w:r w:rsidRPr="00E65A34">
        <w:tab/>
        <w:t>Source Tex</w:t>
      </w:r>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sidRPr="00E65A34">
        <w:t>t</w:t>
      </w:r>
      <w:bookmarkStart w:id="737" w:name="_Toc382202756"/>
      <w:bookmarkStart w:id="738" w:name="_Toc382202976"/>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rsidR="004C02EF" w:rsidRPr="00E77497" w:rsidDel="002212EA" w:rsidRDefault="004C02EF" w:rsidP="004C02EF">
      <w:pPr>
        <w:rPr>
          <w:del w:id="739" w:author="Rev 9 Allen Wirfs-Brock" w:date="2012-07-07T10:26:00Z"/>
        </w:rPr>
      </w:pPr>
      <w:del w:id="740" w:author="Rev 9 Allen Wirfs-Brock" w:date="2012-07-07T10:26:00Z">
        <w:r w:rsidRPr="009C202C" w:rsidDel="002212EA">
          <w:delText xml:space="preserve">ECMAScript source text is </w:delText>
        </w:r>
      </w:del>
      <w:del w:id="741" w:author="Rev 9 Allen Wirfs-Brock" w:date="2012-07-02T15:40:00Z">
        <w:r w:rsidRPr="009C202C" w:rsidDel="00112E4B">
          <w:delText xml:space="preserve">represented as </w:delText>
        </w:r>
      </w:del>
      <w:del w:id="742" w:author="Rev 9 Allen Wirfs-Brock" w:date="2012-07-07T10:26:00Z">
        <w:r w:rsidRPr="009C202C" w:rsidDel="002212EA">
          <w:delText>a sequence of characters</w:delText>
        </w:r>
      </w:del>
      <w:del w:id="743" w:author="Rev 9 Allen Wirfs-Brock" w:date="2012-07-07T10:18:00Z">
        <w:r w:rsidRPr="009C202C" w:rsidDel="00F459F0">
          <w:delText xml:space="preserve"> in the Unicode character encoding, version </w:delText>
        </w:r>
      </w:del>
      <w:del w:id="744" w:author="Rev 9 Allen Wirfs-Brock" w:date="2012-07-02T15:41:00Z">
        <w:r w:rsidRPr="009C202C" w:rsidDel="00112E4B">
          <w:delText>3</w:delText>
        </w:r>
      </w:del>
      <w:del w:id="745" w:author="Rev 9 Allen Wirfs-Brock" w:date="2012-07-07T10:18:00Z">
        <w:r w:rsidRPr="009C202C" w:rsidDel="00F459F0">
          <w:delText>.</w:delText>
        </w:r>
      </w:del>
      <w:del w:id="746" w:author="Rev 9 Allen Wirfs-Brock" w:date="2012-07-02T15:41:00Z">
        <w:r w:rsidRPr="009C202C" w:rsidDel="00112E4B">
          <w:delText xml:space="preserve">0 </w:delText>
        </w:r>
      </w:del>
      <w:del w:id="747" w:author="Rev 9 Allen Wirfs-Brock" w:date="2012-07-07T10:18:00Z">
        <w:r w:rsidRPr="009C202C" w:rsidDel="00F459F0">
          <w:delText>or later</w:delText>
        </w:r>
      </w:del>
      <w:del w:id="748" w:author="Rev 9 Allen Wirfs-Brock" w:date="2012-07-07T10:26:00Z">
        <w:r w:rsidRPr="009C202C" w:rsidDel="002212EA">
          <w:delText xml:space="preserve">. </w:delText>
        </w:r>
      </w:del>
      <w:del w:id="749" w:author="Rev 9 Allen Wirfs-Brock" w:date="2012-07-02T15:43:00Z">
        <w:r w:rsidRPr="009C202C" w:rsidDel="00112E4B">
          <w:delText xml:space="preserve">The text is expected to have been normalised to Unicode Normalization Form C (canonical composition), as described in Unicode Technical Report #15. </w:delText>
        </w:r>
      </w:del>
      <w:del w:id="750" w:author="Rev 9 Allen Wirfs-Brock" w:date="2012-07-07T10:26:00Z">
        <w:r w:rsidRPr="009C202C" w:rsidDel="002212EA">
          <w:delText>Conforming ECMAScript implementations are not required to perform any normalisation of text, or behave as though they were performing normalisation of text</w:delText>
        </w:r>
      </w:del>
      <w:del w:id="751" w:author="Rev 9 Allen Wirfs-Brock" w:date="2012-07-07T10:25:00Z">
        <w:r w:rsidRPr="009C202C" w:rsidDel="002212EA">
          <w:delText>, themselves</w:delText>
        </w:r>
      </w:del>
      <w:del w:id="752" w:author="Rev 9 Allen Wirfs-Brock" w:date="2012-07-07T10:26:00Z">
        <w:r w:rsidRPr="009C202C" w:rsidDel="002212EA">
          <w:delText xml:space="preserve">.  </w:delText>
        </w:r>
      </w:del>
      <w:del w:id="753" w:author="Rev 9 Allen Wirfs-Brock" w:date="2012-07-07T10:20:00Z">
        <w:r w:rsidRPr="009C202C" w:rsidDel="00F459F0">
          <w:delText xml:space="preserve">ECMAScript source text is </w:delText>
        </w:r>
      </w:del>
      <w:del w:id="754" w:author="Rev 9 Allen Wirfs-Brock" w:date="2012-07-02T15:54:00Z">
        <w:r w:rsidRPr="009C202C" w:rsidDel="000605E6">
          <w:delText xml:space="preserve">assumed to be a sequence of 16-bit code units for the purposes of </w:delText>
        </w:r>
        <w:r w:rsidRPr="00675B74" w:rsidDel="000605E6">
          <w:delText>this specification. Such a source text may include sequences of 16-bit code units that are not valid UTF-16 character encodings. If an actual source text is encoded in a form other than 16-bit code units it must be processed as if it was first converted to</w:delText>
        </w:r>
        <w:r w:rsidRPr="00E77497" w:rsidDel="000605E6">
          <w:delText xml:space="preserve"> UTF-16.</w:delText>
        </w:r>
      </w:del>
    </w:p>
    <w:p w:rsidR="004C02EF" w:rsidRPr="00C7794D" w:rsidRDefault="004C02EF" w:rsidP="004C02EF">
      <w:pPr>
        <w:pStyle w:val="Syntax"/>
      </w:pPr>
      <w:r w:rsidRPr="00C7794D">
        <w:t>Syntax</w:t>
      </w:r>
    </w:p>
    <w:p w:rsidR="004C02EF" w:rsidRPr="00C7794D" w:rsidRDefault="004C02EF" w:rsidP="004C02EF">
      <w:pPr>
        <w:pStyle w:val="SyntaxRule2"/>
      </w:pPr>
      <w:r w:rsidRPr="00C7794D">
        <w:t xml:space="preserve">SourceCharacter </w:t>
      </w:r>
      <w:r w:rsidRPr="00C7794D">
        <w:rPr>
          <w:rFonts w:ascii="Arial" w:hAnsi="Arial"/>
          <w:b/>
          <w:i w:val="0"/>
        </w:rPr>
        <w:t>::</w:t>
      </w:r>
    </w:p>
    <w:p w:rsidR="004C02EF" w:rsidRPr="00C7794D" w:rsidRDefault="004C02EF" w:rsidP="004C02EF">
      <w:pPr>
        <w:pStyle w:val="SyntaxDefinition2"/>
        <w:rPr>
          <w:rFonts w:ascii="Arial" w:hAnsi="Arial" w:cs="Arial"/>
          <w:i w:val="0"/>
        </w:rPr>
      </w:pPr>
      <w:r w:rsidRPr="00C7794D">
        <w:rPr>
          <w:rFonts w:ascii="Arial" w:hAnsi="Arial" w:cs="Arial"/>
          <w:i w:val="0"/>
        </w:rPr>
        <w:t xml:space="preserve">any Unicode </w:t>
      </w:r>
      <w:del w:id="755" w:author="Rev 9 Allen Wirfs-Brock" w:date="2012-07-02T10:16:00Z">
        <w:r w:rsidRPr="00C7794D" w:rsidDel="00FA3FCC">
          <w:rPr>
            <w:rFonts w:ascii="Arial" w:hAnsi="Arial" w:cs="Arial"/>
            <w:i w:val="0"/>
          </w:rPr>
          <w:delText>code unit</w:delText>
        </w:r>
      </w:del>
      <w:ins w:id="756" w:author="Rev 9 Allen Wirfs-Brock" w:date="2012-07-02T10:16:00Z">
        <w:r w:rsidR="00FA3FCC">
          <w:rPr>
            <w:rFonts w:ascii="Arial" w:hAnsi="Arial" w:cs="Arial"/>
            <w:i w:val="0"/>
          </w:rPr>
          <w:t>character</w:t>
        </w:r>
      </w:ins>
    </w:p>
    <w:p w:rsidR="002212EA" w:rsidRPr="00E77497" w:rsidRDefault="002212EA" w:rsidP="002212EA">
      <w:pPr>
        <w:rPr>
          <w:ins w:id="757" w:author="Rev 9 Allen Wirfs-Brock" w:date="2012-07-07T10:26:00Z"/>
        </w:rPr>
      </w:pPr>
      <w:ins w:id="758" w:author="Rev 9 Allen Wirfs-Brock" w:date="2012-07-07T10:26:00Z">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ins>
      <w:ins w:id="759" w:author="Rev 10 Allen Wirfs-Brock" w:date="2012-07-09T15:18:00Z">
        <w:r w:rsidR="007F6FBE">
          <w:t>s</w:t>
        </w:r>
      </w:ins>
      <w:ins w:id="760" w:author="Rev 9 Allen Wirfs-Brock" w:date="2012-07-07T10:26:00Z">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not relevant to this specification. Any well defined encoding such as UTF-32 or UTF-16 may be used. Source text might even be externally represented using a non-Unicode character encoding.  Regardless of the external source text encoding, a conforming ECMAScript implementation processes the source text as if it was a</w:t>
        </w:r>
      </w:ins>
      <w:ins w:id="761" w:author="Rev 9 Allen Wirfs-Brock" w:date="2012-07-08T11:13:00Z">
        <w:r w:rsidR="00606F2D">
          <w:t>n equivalent</w:t>
        </w:r>
      </w:ins>
      <w:ins w:id="762" w:author="Rev 9 Allen Wirfs-Brock" w:date="2012-07-07T10:26:00Z">
        <w:r>
          <w:t xml:space="preserve"> sequence of </w:t>
        </w:r>
        <w:r w:rsidRPr="002212EA">
          <w:rPr>
            <w:rFonts w:ascii="Times New Roman" w:hAnsi="Times New Roman"/>
            <w:i/>
          </w:rPr>
          <w:t>SourceCharacter</w:t>
        </w:r>
        <w:r>
          <w:t xml:space="preserve"> values. Each </w:t>
        </w:r>
      </w:ins>
      <w:ins w:id="763" w:author="Rev 10 Allen Wirfs-Brock" w:date="2012-07-09T15:22:00Z">
        <w:r w:rsidR="007F6FBE" w:rsidRPr="002212EA">
          <w:rPr>
            <w:rFonts w:ascii="Times New Roman" w:hAnsi="Times New Roman"/>
            <w:i/>
          </w:rPr>
          <w:t>SourceCharacter</w:t>
        </w:r>
      </w:ins>
      <w:ins w:id="764" w:author="Rev 9 Allen Wirfs-Brock" w:date="2012-07-07T10:26:00Z">
        <w:del w:id="765" w:author="Rev 10 Allen Wirfs-Brock" w:date="2012-07-09T15:22:00Z">
          <w:r w:rsidDel="007F6FBE">
            <w:delText>source character</w:delText>
          </w:r>
        </w:del>
        <w:r>
          <w:t xml:space="preserve"> being an abstract Unicode character</w:t>
        </w:r>
        <w:del w:id="766" w:author="Rev 10 Allen Wirfs-Brock" w:date="2012-07-09T09:22:00Z">
          <w:r w:rsidDel="00926405">
            <w:delText>s</w:delText>
          </w:r>
        </w:del>
        <w:r>
          <w:t xml:space="preserve"> with a corresponding Unicode scalar value. </w:t>
        </w:r>
      </w:ins>
      <w:r w:rsidRPr="009C202C">
        <w:t>Conforming ECMAScript implementations are not required to perform any normalisation of text, or behave as though they were performing normalisation of text.</w:t>
      </w:r>
      <w:ins w:id="767" w:author="Rev 9 Allen Wirfs-Brock" w:date="2012-07-07T10:26:00Z">
        <w:r w:rsidRPr="009C202C">
          <w:t xml:space="preserve">  </w:t>
        </w:r>
      </w:ins>
    </w:p>
    <w:p w:rsidR="004C02EF" w:rsidRPr="009C202C" w:rsidRDefault="004C02EF" w:rsidP="004C02EF">
      <w:del w:id="768" w:author="Rev 9 Allen Wirfs-Brock" w:date="2012-07-02T16:04:00Z">
        <w:r w:rsidRPr="004D1BD1" w:rsidDel="0053584C">
          <w:delText xml:space="preserve">Throughout the rest of this document, the phrase “code unit” and the word “character” will be used to refer to a 16-bit unsigned value used to represent a single 16-bit unit of text. </w:delText>
        </w:r>
      </w:del>
      <w:del w:id="769" w:author="Rev 9 Allen Wirfs-Brock" w:date="2012-07-07T10:12:00Z">
        <w:r w:rsidRPr="004D1BD1" w:rsidDel="00F55BFC">
          <w:delText>The phrase “Unic</w:delText>
        </w:r>
        <w:r w:rsidRPr="00E65A34" w:rsidDel="00F55BFC">
          <w:delText>ode character” will be used to refer to the abstract linguistic or typographical unit represented by a single Unicode scalar value</w:delText>
        </w:r>
      </w:del>
      <w:del w:id="770" w:author="Rev 9 Allen Wirfs-Brock" w:date="2012-07-02T16:05:00Z">
        <w:r w:rsidRPr="00E65A34" w:rsidDel="0053584C">
          <w:delText xml:space="preserve"> (which may be longer than 16 bits and thus may be represented by more than one code unit)</w:delText>
        </w:r>
      </w:del>
      <w:del w:id="771" w:author="Rev 9 Allen Wirfs-Brock" w:date="2012-07-07T10:12:00Z">
        <w:r w:rsidRPr="00E65A34" w:rsidDel="00F55BFC">
          <w:delText xml:space="preserve">. </w:delText>
        </w:r>
      </w:del>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rsidR="004C02EF" w:rsidRDefault="004C02EF" w:rsidP="004C02EF">
      <w:pPr>
        <w:rPr>
          <w:ins w:id="772" w:author="Rev 9 Allen Wirfs-Brock" w:date="2012-07-02T16:18:00Z"/>
        </w:rPr>
      </w:pPr>
      <w:r w:rsidRPr="009C202C">
        <w:t>In string literals, regular expression literals,</w:t>
      </w:r>
      <w:ins w:id="773" w:author="Rev 9 Allen Wirfs-Brock" w:date="2012-07-02T16:06:00Z">
        <w:del w:id="774" w:author="Rev 10 Allen Wirfs-Brock" w:date="2012-07-29T11:08:00Z">
          <w:r w:rsidR="0053584C" w:rsidDel="005C6707">
            <w:delText>quasi</w:delText>
          </w:r>
        </w:del>
      </w:ins>
      <w:ins w:id="775" w:author="Rev 10 Allen Wirfs-Brock" w:date="2012-07-29T11:08:00Z">
        <w:r w:rsidR="005C6707">
          <w:t>template</w:t>
        </w:r>
      </w:ins>
      <w:ins w:id="776" w:author="Rev 9 Allen Wirfs-Brock" w:date="2012-07-02T16:06:00Z">
        <w:r w:rsidR="0053584C">
          <w:t xml:space="preserve"> literals</w:t>
        </w:r>
      </w:ins>
      <w:r w:rsidRPr="009C202C">
        <w:t xml:space="preserve"> and identifiers, any </w:t>
      </w:r>
      <w:ins w:id="777" w:author="Rev 9 Allen Wirfs-Brock" w:date="2012-07-02T16:07:00Z">
        <w:r w:rsidR="0053584C">
          <w:t xml:space="preserve">Unicode </w:t>
        </w:r>
      </w:ins>
      <w:r w:rsidRPr="009C202C">
        <w:t>character</w:t>
      </w:r>
      <w:ins w:id="778" w:author="Rev 9 Allen Wirfs-Brock" w:date="2012-07-02T16:07:00Z">
        <w:r w:rsidR="0053584C">
          <w:t>s</w:t>
        </w:r>
      </w:ins>
      <w:r w:rsidRPr="009C202C">
        <w:t xml:space="preserve"> </w:t>
      </w:r>
      <w:del w:id="779" w:author="Rev 9 Allen Wirfs-Brock" w:date="2012-07-02T16:07:00Z">
        <w:r w:rsidRPr="009C202C" w:rsidDel="0053584C">
          <w:delText xml:space="preserve">(code unit) </w:delText>
        </w:r>
      </w:del>
      <w:r w:rsidRPr="009C202C">
        <w:t xml:space="preserve">may also be expressed as a Unicode escape sequence </w:t>
      </w:r>
      <w:del w:id="780" w:author="Rev 9 Allen Wirfs-Brock" w:date="2012-07-02T16:09:00Z">
        <w:r w:rsidRPr="009C202C" w:rsidDel="0053584C">
          <w:delText xml:space="preserve">consisting </w:delText>
        </w:r>
      </w:del>
      <w:ins w:id="781" w:author="Rev 9 Allen Wirfs-Brock" w:date="2012-07-02T16:09:00Z">
        <w:r w:rsidR="0053584C">
          <w:t>that explicitly express a code point’s numeric value.</w:t>
        </w:r>
      </w:ins>
      <w:ins w:id="782" w:author="Rev 9 Allen Wirfs-Brock" w:date="2012-07-02T16:10:00Z">
        <w:r w:rsidR="0053584C">
          <w:t xml:space="preserve"> </w:t>
        </w:r>
      </w:ins>
      <w:del w:id="783" w:author="Rev 9 Allen Wirfs-Brock" w:date="2012-07-02T16:09:00Z">
        <w:r w:rsidRPr="009C202C" w:rsidDel="0053584C">
          <w:delText xml:space="preserve">of six characters, namely </w:delText>
        </w:r>
        <w:r w:rsidRPr="00675B74" w:rsidDel="0053584C">
          <w:rPr>
            <w:rFonts w:ascii="Courier New" w:hAnsi="Courier New"/>
            <w:b/>
          </w:rPr>
          <w:delText>\u</w:delText>
        </w:r>
        <w:r w:rsidRPr="00E77497" w:rsidDel="0053584C">
          <w:delText xml:space="preserve"> plus four hexadecimal digits. </w:delText>
        </w:r>
      </w:del>
      <w:r w:rsidRPr="00E77497">
        <w:t xml:space="preserve">Within a comment, such an escape sequence is effectively ignored as part of the comment. </w:t>
      </w:r>
      <w:del w:id="784" w:author="Rev 9 Allen Wirfs-Brock" w:date="2012-07-02T16:10:00Z">
        <w:r w:rsidRPr="00E77497" w:rsidDel="0053584C">
          <w:delText>Within a string literal or regular expression literal, the Unicode escape sequence contributes one character to the value of the literal. Within an identifier,</w:delText>
        </w:r>
      </w:del>
      <w:ins w:id="785" w:author="Rev 9 Allen Wirfs-Brock" w:date="2012-07-02T16:10:00Z">
        <w:r w:rsidR="0053584C">
          <w:t>Within other contexts, such an</w:t>
        </w:r>
      </w:ins>
      <w:r w:rsidRPr="00E77497">
        <w:t xml:space="preserve"> </w:t>
      </w:r>
      <w:del w:id="786" w:author="Rev 9 Allen Wirfs-Brock" w:date="2012-07-02T16:11:00Z">
        <w:r w:rsidRPr="00E77497" w:rsidDel="0053584C">
          <w:delText xml:space="preserve">the </w:delText>
        </w:r>
      </w:del>
      <w:r w:rsidRPr="00E77497">
        <w:t xml:space="preserve">escape sequence </w:t>
      </w:r>
      <w:ins w:id="787" w:author="Rev 9 Allen Wirfs-Brock" w:date="2012-07-02T16:11:00Z">
        <w:r w:rsidR="0053584C">
          <w:t xml:space="preserve">contextually </w:t>
        </w:r>
      </w:ins>
      <w:r w:rsidRPr="00E77497">
        <w:t xml:space="preserve">contributes one </w:t>
      </w:r>
      <w:ins w:id="788" w:author="Rev 9 Allen Wirfs-Brock" w:date="2012-07-02T16:11:00Z">
        <w:r w:rsidR="0053584C">
          <w:t xml:space="preserve">Unicode </w:t>
        </w:r>
      </w:ins>
      <w:r w:rsidRPr="00E77497">
        <w:t>character</w:t>
      </w:r>
      <w:del w:id="789" w:author="Rev 9 Allen Wirfs-Brock" w:date="2012-07-02T16:11:00Z">
        <w:r w:rsidRPr="00E77497" w:rsidDel="0053584C">
          <w:delText xml:space="preserve"> to the identifier</w:delText>
        </w:r>
      </w:del>
      <w:r w:rsidRPr="00E77497">
        <w:t>.</w:t>
      </w:r>
    </w:p>
    <w:p w:rsidR="00AA3A15" w:rsidRPr="00E77497" w:rsidDel="004D46C4" w:rsidRDefault="00AA3A15" w:rsidP="004C02EF">
      <w:pPr>
        <w:rPr>
          <w:del w:id="790" w:author="Rev 9 Allen Wirfs-Brock" w:date="2012-07-07T10:37:00Z"/>
        </w:rPr>
      </w:pPr>
    </w:p>
    <w:p w:rsidR="004C02EF" w:rsidRPr="00E77497" w:rsidDel="0053584C" w:rsidRDefault="00AA3A15">
      <w:pPr>
        <w:pStyle w:val="Note"/>
        <w:rPr>
          <w:del w:id="791" w:author="Rev 9 Allen Wirfs-Brock" w:date="2012-07-02T16:12:00Z"/>
        </w:rPr>
      </w:pPr>
      <w:ins w:id="792" w:author="Rev 9 Allen Wirfs-Brock" w:date="2012-07-02T16:15:00Z">
        <w:r>
          <w:t>NOTE</w:t>
        </w:r>
        <w:r>
          <w:tab/>
        </w:r>
      </w:ins>
      <w:del w:id="793" w:author="Rev 9 Allen Wirfs-Brock" w:date="2012-07-02T16:12:00Z">
        <w:r w:rsidR="004C02EF" w:rsidRPr="00E77497" w:rsidDel="0053584C">
          <w:delText>NOTE</w:delText>
        </w:r>
        <w:r w:rsidR="004C02EF" w:rsidRPr="00E77497" w:rsidDel="0053584C">
          <w:tab/>
          <w:delTex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delText>
        </w:r>
      </w:del>
    </w:p>
    <w:p w:rsidR="004C02EF" w:rsidRPr="00E77497" w:rsidRDefault="004C02EF">
      <w:pPr>
        <w:pStyle w:val="Note"/>
        <w:pPrChange w:id="794" w:author="Rev 9 Allen Wirfs-Brock" w:date="2012-07-02T16:14:00Z">
          <w:pPr/>
        </w:pPrChange>
      </w:pPr>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w:t>
      </w:r>
      <w:ins w:id="795" w:author="Rev 9 Allen Wirfs-Brock" w:date="2012-07-02T16:15:00Z">
        <w:r w:rsidR="00AA3A15">
          <w:t xml:space="preserve">Unicode </w:t>
        </w:r>
      </w:ins>
      <w:r w:rsidRPr="00E77497">
        <w:t xml:space="preserve">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ins w:id="796" w:author="Rev 9 Allen Wirfs-Brock" w:date="2012-07-02T16:13:00Z">
        <w:r w:rsidR="0053584C">
          <w:t xml:space="preserve">Unicode </w:t>
        </w:r>
      </w:ins>
      <w:r w:rsidRPr="00E77497">
        <w:t xml:space="preserve">character to the </w:t>
      </w:r>
      <w:del w:id="797" w:author="Rev 9 Allen Wirfs-Brock" w:date="2012-07-07T10:35:00Z">
        <w:r w:rsidRPr="00E77497" w:rsidDel="004D46C4">
          <w:delText xml:space="preserve">String value of the </w:delText>
        </w:r>
      </w:del>
      <w:r w:rsidRPr="00E77497">
        <w:t>literal and is never interpreted as a line terminator or as a quote mark that might terminate the string literal.</w:t>
      </w:r>
      <w:bookmarkStart w:id="798" w:name="_Toc381513616"/>
      <w:bookmarkStart w:id="799" w:name="_Toc382202758"/>
      <w:bookmarkStart w:id="800" w:name="_Toc382202978"/>
      <w:bookmarkStart w:id="801" w:name="_Toc382212138"/>
      <w:bookmarkStart w:id="802" w:name="_Toc382212317"/>
      <w:bookmarkStart w:id="803" w:name="_Toc382291483"/>
      <w:bookmarkStart w:id="804" w:name="_Toc385672118"/>
      <w:bookmarkStart w:id="805" w:name="_Ref386878476"/>
      <w:bookmarkStart w:id="806" w:name="_Toc393690209"/>
    </w:p>
    <w:p w:rsidR="004D46C4" w:rsidRPr="00E77497" w:rsidRDefault="004D46C4" w:rsidP="004D46C4">
      <w:pPr>
        <w:rPr>
          <w:ins w:id="807" w:author="Rev 9 Allen Wirfs-Brock" w:date="2012-07-07T10:37:00Z"/>
        </w:rPr>
      </w:pPr>
      <w:bookmarkStart w:id="808" w:name="_Ref456010393"/>
      <w:bookmarkStart w:id="809" w:name="_Ref457437434"/>
      <w:bookmarkStart w:id="810" w:name="_Ref463686584"/>
      <w:bookmarkStart w:id="811" w:name="_Toc472818753"/>
      <w:bookmarkStart w:id="812" w:name="_Toc235503308"/>
      <w:bookmarkStart w:id="813" w:name="_Toc241509083"/>
      <w:bookmarkStart w:id="814" w:name="_Toc244416570"/>
      <w:bookmarkStart w:id="815" w:name="_Toc276630934"/>
      <w:ins w:id="816" w:author="Rev 9 Allen Wirfs-Brock" w:date="2012-07-07T10:37:00Z">
        <w:r>
          <w:t xml:space="preserve">ECMAScript String values (8.4)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ins>
    </w:p>
    <w:p w:rsidR="00FA3FCC" w:rsidRDefault="00FA3FCC" w:rsidP="00FA3FCC">
      <w:pPr>
        <w:rPr>
          <w:ins w:id="817" w:author="Rev 9 Allen Wirfs-Brock" w:date="2012-07-02T10:17:00Z"/>
          <w:rStyle w:val="bnf"/>
          <w:rFonts w:ascii="Helvetica" w:hAnsi="Helvetica"/>
          <w:b/>
          <w:i w:val="0"/>
        </w:rPr>
      </w:pPr>
      <w:ins w:id="818" w:author="Rev 9 Allen Wirfs-Brock" w:date="2012-07-02T10:17:00Z">
        <w:r w:rsidRPr="00E77497">
          <w:rPr>
            <w:rFonts w:ascii="Helvetica" w:hAnsi="Helvetica"/>
            <w:b/>
          </w:rPr>
          <w:t xml:space="preserve">Static Semantics:  </w:t>
        </w:r>
        <w:r>
          <w:rPr>
            <w:rStyle w:val="bnf"/>
            <w:rFonts w:ascii="Helvetica" w:hAnsi="Helvetica"/>
            <w:b/>
            <w:i w:val="0"/>
          </w:rPr>
          <w:t xml:space="preserve">UTF-16 </w:t>
        </w:r>
      </w:ins>
      <w:ins w:id="819" w:author="Rev 9 Allen Wirfs-Brock" w:date="2012-07-06T09:56:00Z">
        <w:r w:rsidR="009C6441">
          <w:rPr>
            <w:rStyle w:val="bnf"/>
            <w:rFonts w:ascii="Helvetica" w:hAnsi="Helvetica"/>
            <w:b/>
            <w:i w:val="0"/>
          </w:rPr>
          <w:t>E</w:t>
        </w:r>
      </w:ins>
      <w:ins w:id="820" w:author="Rev 9 Allen Wirfs-Brock" w:date="2012-07-02T10:17:00Z">
        <w:r>
          <w:rPr>
            <w:rStyle w:val="bnf"/>
            <w:rFonts w:ascii="Helvetica" w:hAnsi="Helvetica"/>
            <w:b/>
            <w:i w:val="0"/>
          </w:rPr>
          <w:t>ncoding</w:t>
        </w:r>
      </w:ins>
    </w:p>
    <w:p w:rsidR="00FA3FCC" w:rsidRDefault="0005243C" w:rsidP="00FA3FCC">
      <w:pPr>
        <w:rPr>
          <w:ins w:id="821" w:author="Rev 9 Allen Wirfs-Brock" w:date="2012-07-02T10:22:00Z"/>
          <w:rFonts w:ascii="Helvetica" w:hAnsi="Helvetica"/>
          <w:b/>
        </w:rPr>
      </w:pPr>
      <w:ins w:id="822" w:author="Rev 9 Allen Wirfs-Brock" w:date="2012-07-02T10:22:00Z">
        <w:r w:rsidRPr="009C6441">
          <w:rPr>
            <w:rFonts w:ascii="Helvetica" w:hAnsi="Helvetica"/>
          </w:rPr>
          <w:t xml:space="preserve">The </w:t>
        </w:r>
        <w:r w:rsidRPr="009C6441">
          <w:rPr>
            <w:rFonts w:ascii="Times New Roman" w:hAnsi="Times New Roman"/>
          </w:rPr>
          <w:t xml:space="preserve">UTF-16 </w:t>
        </w:r>
      </w:ins>
      <w:ins w:id="823" w:author="Rev 9 Allen Wirfs-Brock" w:date="2012-07-06T09:57:00Z">
        <w:r w:rsidR="009C6441" w:rsidRPr="009C6441">
          <w:rPr>
            <w:rFonts w:ascii="Times New Roman" w:hAnsi="Times New Roman"/>
          </w:rPr>
          <w:t>E</w:t>
        </w:r>
      </w:ins>
      <w:ins w:id="824" w:author="Rev 9 Allen Wirfs-Brock" w:date="2012-07-02T10:22:00Z">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ins>
      <w:ins w:id="825" w:author="Rev 9 Allen Wirfs-Brock" w:date="2012-07-06T11:27:00Z">
        <w:r w:rsidR="00854991">
          <w:rPr>
            <w:rFonts w:cs="Arial"/>
          </w:rPr>
          <w:t>numeric</w:t>
        </w:r>
      </w:ins>
      <w:ins w:id="826" w:author="Rev 9 Allen Wirfs-Brock" w:date="2012-07-06T11:17:00Z">
        <w:r w:rsidR="00B16202">
          <w:rPr>
            <w:rFonts w:ascii="Helvetica" w:hAnsi="Helvetica"/>
          </w:rPr>
          <w:t xml:space="preserve"> code point</w:t>
        </w:r>
      </w:ins>
      <w:ins w:id="827" w:author="Rev 9 Allen Wirfs-Brock" w:date="2012-07-06T11:27:00Z">
        <w:r w:rsidR="00854991">
          <w:rPr>
            <w:rFonts w:ascii="Helvetica" w:hAnsi="Helvetica"/>
          </w:rPr>
          <w:t xml:space="preserve"> value, </w:t>
        </w:r>
      </w:ins>
      <w:ins w:id="828" w:author="Rev 9 Allen Wirfs-Brock" w:date="2012-07-06T11:28:00Z">
        <w:r w:rsidR="00854991">
          <w:rPr>
            <w:rFonts w:ascii="Times New Roman" w:hAnsi="Times New Roman"/>
            <w:i/>
          </w:rPr>
          <w:t>cp</w:t>
        </w:r>
      </w:ins>
      <w:ins w:id="829" w:author="Rev 9 Allen Wirfs-Brock" w:date="2012-07-06T11:27:00Z">
        <w:r w:rsidR="00854991">
          <w:rPr>
            <w:rFonts w:ascii="Helvetica" w:hAnsi="Helvetica"/>
          </w:rPr>
          <w:t>,</w:t>
        </w:r>
      </w:ins>
      <w:ins w:id="830" w:author="Rev 9 Allen Wirfs-Brock" w:date="2012-07-06T11:17:00Z">
        <w:r w:rsidR="00B16202">
          <w:rPr>
            <w:rFonts w:ascii="Helvetica" w:hAnsi="Helvetica"/>
          </w:rPr>
          <w:t xml:space="preserve"> </w:t>
        </w:r>
      </w:ins>
      <w:ins w:id="831" w:author="Rev 9 Allen Wirfs-Brock" w:date="2012-07-02T10:22:00Z">
        <w:r w:rsidRPr="009C6441">
          <w:rPr>
            <w:rFonts w:ascii="Helvetica" w:hAnsi="Helvetica"/>
          </w:rPr>
          <w:t>is deterimined as follows:</w:t>
        </w:r>
      </w:ins>
    </w:p>
    <w:p w:rsidR="00854991" w:rsidRDefault="00854991" w:rsidP="00854991">
      <w:pPr>
        <w:pStyle w:val="Alg4"/>
        <w:numPr>
          <w:ilvl w:val="0"/>
          <w:numId w:val="820"/>
        </w:numPr>
        <w:spacing w:after="220"/>
        <w:contextualSpacing/>
        <w:rPr>
          <w:ins w:id="832" w:author="Rev 9 Allen Wirfs-Brock" w:date="2012-07-06T11:28:00Z"/>
        </w:rPr>
      </w:pPr>
      <w:ins w:id="833" w:author="Rev 9 Allen Wirfs-Brock" w:date="2012-07-06T11:28:00Z">
        <w:r>
          <w:lastRenderedPageBreak/>
          <w:t>Assert: 0 ≤ cp ≤</w:t>
        </w:r>
      </w:ins>
      <w:ins w:id="834" w:author="Rev 9 Allen Wirfs-Brock" w:date="2012-07-06T11:30:00Z">
        <w:r>
          <w:t xml:space="preserve"> </w:t>
        </w:r>
      </w:ins>
      <w:ins w:id="835" w:author="Rev 9 Allen Wirfs-Brock" w:date="2012-07-06T17:39:00Z">
        <w:r w:rsidR="002875BF">
          <w:t>0x10FFFF</w:t>
        </w:r>
      </w:ins>
    </w:p>
    <w:p w:rsidR="0005243C" w:rsidRDefault="0005243C" w:rsidP="0005243C">
      <w:pPr>
        <w:pStyle w:val="Alg4"/>
        <w:numPr>
          <w:ilvl w:val="0"/>
          <w:numId w:val="820"/>
        </w:numPr>
        <w:spacing w:after="220"/>
        <w:contextualSpacing/>
        <w:rPr>
          <w:ins w:id="836" w:author="Rev 9 Allen Wirfs-Brock" w:date="2012-07-02T10:27:00Z"/>
        </w:rPr>
      </w:pPr>
      <w:ins w:id="837" w:author="Rev 9 Allen Wirfs-Brock" w:date="2012-07-02T10:27:00Z">
        <w:r>
          <w:t xml:space="preserve">If </w:t>
        </w:r>
        <w:r w:rsidRPr="0005243C">
          <w:rPr>
            <w:i/>
          </w:rPr>
          <w:t>cp</w:t>
        </w:r>
        <w:r>
          <w:t xml:space="preserve"> </w:t>
        </w:r>
      </w:ins>
      <w:ins w:id="838" w:author="Rev 9 Allen Wirfs-Brock" w:date="2012-07-02T10:28:00Z">
        <w:r>
          <w:t xml:space="preserve">≤ 65535, then return </w:t>
        </w:r>
        <w:r w:rsidRPr="0005243C">
          <w:rPr>
            <w:i/>
          </w:rPr>
          <w:t>cp</w:t>
        </w:r>
        <w:r>
          <w:t>.</w:t>
        </w:r>
      </w:ins>
    </w:p>
    <w:p w:rsidR="0005243C" w:rsidRDefault="0005243C" w:rsidP="0005243C">
      <w:pPr>
        <w:pStyle w:val="Alg4"/>
        <w:numPr>
          <w:ilvl w:val="0"/>
          <w:numId w:val="820"/>
        </w:numPr>
        <w:spacing w:after="220"/>
        <w:contextualSpacing/>
        <w:rPr>
          <w:ins w:id="839" w:author="Rev 9 Allen Wirfs-Brock" w:date="2012-07-02T10:30:00Z"/>
        </w:rPr>
      </w:pPr>
      <w:ins w:id="840" w:author="Rev 9 Allen Wirfs-Brock" w:date="2012-07-02T10:30:00Z">
        <w:r>
          <w:t xml:space="preserve">Let </w:t>
        </w:r>
        <w:r w:rsidRPr="00A409AF">
          <w:rPr>
            <w:i/>
          </w:rPr>
          <w:t>cu1</w:t>
        </w:r>
        <w:r>
          <w:t xml:space="preserve"> be </w:t>
        </w:r>
      </w:ins>
      <w:ins w:id="841" w:author="Rev 9 Allen Wirfs-Brock" w:date="2012-07-02T10:40:00Z">
        <w:r w:rsidR="00004D18">
          <w:t>floor</w:t>
        </w:r>
      </w:ins>
      <w:ins w:id="842" w:author="Rev 9 Allen Wirfs-Brock" w:date="2012-07-02T10:33:00Z">
        <w:r w:rsidR="00004D18">
          <w:t>(</w:t>
        </w:r>
      </w:ins>
      <w:ins w:id="843" w:author="Rev 9 Allen Wirfs-Brock" w:date="2012-07-02T10:32:00Z">
        <w:r w:rsidR="00004D18">
          <w:t>(</w:t>
        </w:r>
      </w:ins>
      <w:ins w:id="844" w:author="Rev 9 Allen Wirfs-Brock" w:date="2012-07-02T10:30:00Z">
        <w:r w:rsidRPr="00A409AF">
          <w:rPr>
            <w:i/>
          </w:rPr>
          <w:t>cp</w:t>
        </w:r>
        <w:r>
          <w:t xml:space="preserve"> </w:t>
        </w:r>
      </w:ins>
      <w:ins w:id="845" w:author="Rev 9 Allen Wirfs-Brock" w:date="2012-07-02T10:32:00Z">
        <w:r w:rsidR="00004D18">
          <w:t>–</w:t>
        </w:r>
      </w:ins>
      <w:ins w:id="846" w:author="Rev 9 Allen Wirfs-Brock" w:date="2012-07-02T10:30:00Z">
        <w:r>
          <w:t xml:space="preserve"> 65536</w:t>
        </w:r>
      </w:ins>
      <w:ins w:id="847" w:author="Rev 9 Allen Wirfs-Brock" w:date="2012-07-02T10:32:00Z">
        <w:r w:rsidR="00004D18">
          <w:t xml:space="preserve">) </w:t>
        </w:r>
      </w:ins>
      <w:ins w:id="848" w:author="Rev 9 Allen Wirfs-Brock" w:date="2012-07-02T10:39:00Z">
        <w:r w:rsidR="00004D18">
          <w:t>/</w:t>
        </w:r>
      </w:ins>
      <w:ins w:id="849" w:author="Rev 9 Allen Wirfs-Brock" w:date="2012-07-02T10:32:00Z">
        <w:r w:rsidR="00004D18">
          <w:t xml:space="preserve"> 1024</w:t>
        </w:r>
      </w:ins>
      <w:ins w:id="850" w:author="Rev 9 Allen Wirfs-Brock" w:date="2012-07-02T10:33:00Z">
        <w:r w:rsidR="00004D18">
          <w:t xml:space="preserve">) + </w:t>
        </w:r>
      </w:ins>
      <w:ins w:id="851" w:author="Rev 9 Allen Wirfs-Brock" w:date="2012-07-02T10:35:00Z">
        <w:r w:rsidR="00004D18">
          <w:t xml:space="preserve">55296. </w:t>
        </w:r>
      </w:ins>
      <w:ins w:id="852" w:author="Rev 9 Allen Wirfs-Brock" w:date="2012-07-02T10:37:00Z">
        <w:r w:rsidR="00004D18" w:rsidRPr="00A409AF">
          <w:rPr>
            <w:rFonts w:ascii="Arial" w:hAnsi="Arial" w:cs="Arial"/>
            <w:sz w:val="18"/>
            <w:szCs w:val="18"/>
          </w:rPr>
          <w:t>NOTE</w:t>
        </w:r>
      </w:ins>
      <w:ins w:id="853" w:author="Rev 9 Allen Wirfs-Brock" w:date="2012-07-02T10:35:00Z">
        <w:r w:rsidR="00004D18" w:rsidRPr="00A409AF">
          <w:rPr>
            <w:sz w:val="18"/>
            <w:szCs w:val="18"/>
          </w:rPr>
          <w:t xml:space="preserve"> 5</w:t>
        </w:r>
      </w:ins>
      <w:ins w:id="854" w:author="Rev 9 Allen Wirfs-Brock" w:date="2012-07-06T11:20:00Z">
        <w:r w:rsidR="00854991">
          <w:rPr>
            <w:sz w:val="18"/>
            <w:szCs w:val="18"/>
          </w:rPr>
          <w:t>5</w:t>
        </w:r>
      </w:ins>
      <w:ins w:id="855" w:author="Rev 9 Allen Wirfs-Brock" w:date="2012-07-02T10:35:00Z">
        <w:r w:rsidR="00004D18" w:rsidRPr="00A409AF">
          <w:rPr>
            <w:sz w:val="18"/>
            <w:szCs w:val="18"/>
          </w:rPr>
          <w:t>296 is 0x</w:t>
        </w:r>
      </w:ins>
      <w:ins w:id="856" w:author="Rev 9 Allen Wirfs-Brock" w:date="2012-07-02T10:36:00Z">
        <w:r w:rsidR="00004D18" w:rsidRPr="00A409AF">
          <w:rPr>
            <w:sz w:val="18"/>
            <w:szCs w:val="18"/>
          </w:rPr>
          <w:t>D800</w:t>
        </w:r>
      </w:ins>
      <w:ins w:id="857" w:author="Rev 9 Allen Wirfs-Brock" w:date="2012-07-02T10:37:00Z">
        <w:r w:rsidR="00004D18" w:rsidRPr="00A409AF">
          <w:rPr>
            <w:sz w:val="18"/>
            <w:szCs w:val="18"/>
          </w:rPr>
          <w:t>.</w:t>
        </w:r>
      </w:ins>
    </w:p>
    <w:p w:rsidR="00004D18" w:rsidRDefault="00004D18" w:rsidP="0005243C">
      <w:pPr>
        <w:pStyle w:val="Alg4"/>
        <w:numPr>
          <w:ilvl w:val="0"/>
          <w:numId w:val="820"/>
        </w:numPr>
        <w:spacing w:after="220"/>
        <w:contextualSpacing/>
        <w:rPr>
          <w:ins w:id="858" w:author="Rev 9 Allen Wirfs-Brock" w:date="2012-07-02T10:38:00Z"/>
        </w:rPr>
      </w:pPr>
      <w:ins w:id="859" w:author="Rev 9 Allen Wirfs-Brock" w:date="2012-07-02T10:38:00Z">
        <w:r>
          <w:t xml:space="preserve">Let </w:t>
        </w:r>
        <w:r w:rsidRPr="00A409AF">
          <w:rPr>
            <w:i/>
          </w:rPr>
          <w:t>cu2</w:t>
        </w:r>
        <w:r>
          <w:t xml:space="preserve"> be ((</w:t>
        </w:r>
        <w:r w:rsidRPr="00A409AF">
          <w:rPr>
            <w:i/>
          </w:rPr>
          <w:t>cp</w:t>
        </w:r>
        <w:r>
          <w:t xml:space="preserve"> </w:t>
        </w:r>
      </w:ins>
      <w:ins w:id="860" w:author="Rev 9 Allen Wirfs-Brock" w:date="2012-07-02T10:43:00Z">
        <w:r w:rsidR="00A409AF">
          <w:t xml:space="preserve">– 65536) </w:t>
        </w:r>
      </w:ins>
      <w:ins w:id="861" w:author="Rev 9 Allen Wirfs-Brock" w:date="2012-07-02T10:44:00Z">
        <w:r w:rsidR="00A409AF">
          <w:t>modulo</w:t>
        </w:r>
      </w:ins>
      <w:ins w:id="862" w:author="Rev 9 Allen Wirfs-Brock" w:date="2012-07-02T10:43:00Z">
        <w:r w:rsidR="00A409AF">
          <w:t xml:space="preserve"> 1024)</w:t>
        </w:r>
      </w:ins>
      <w:ins w:id="863" w:author="Rev 9 Allen Wirfs-Brock" w:date="2012-07-02T10:46:00Z">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ins>
      <w:ins w:id="864" w:author="Rev 9 Allen Wirfs-Brock" w:date="2012-07-06T11:19:00Z">
        <w:r w:rsidR="00854991">
          <w:rPr>
            <w:sz w:val="18"/>
            <w:szCs w:val="18"/>
          </w:rPr>
          <w:t>6</w:t>
        </w:r>
      </w:ins>
      <w:ins w:id="865" w:author="Rev 9 Allen Wirfs-Brock" w:date="2012-07-02T10:47:00Z">
        <w:r w:rsidR="00A409AF">
          <w:rPr>
            <w:sz w:val="18"/>
            <w:szCs w:val="18"/>
          </w:rPr>
          <w:t>320</w:t>
        </w:r>
      </w:ins>
      <w:ins w:id="866" w:author="Rev 9 Allen Wirfs-Brock" w:date="2012-07-02T10:46:00Z">
        <w:r w:rsidR="00A409AF" w:rsidRPr="00D639BE">
          <w:rPr>
            <w:sz w:val="18"/>
            <w:szCs w:val="18"/>
          </w:rPr>
          <w:t xml:space="preserve"> is 0xD</w:t>
        </w:r>
      </w:ins>
      <w:ins w:id="867" w:author="Rev 9 Allen Wirfs-Brock" w:date="2012-07-02T10:47:00Z">
        <w:r w:rsidR="00A409AF">
          <w:rPr>
            <w:sz w:val="18"/>
            <w:szCs w:val="18"/>
          </w:rPr>
          <w:t>C</w:t>
        </w:r>
      </w:ins>
      <w:ins w:id="868" w:author="Rev 9 Allen Wirfs-Brock" w:date="2012-07-02T10:46:00Z">
        <w:r w:rsidR="00A409AF" w:rsidRPr="00D639BE">
          <w:rPr>
            <w:sz w:val="18"/>
            <w:szCs w:val="18"/>
          </w:rPr>
          <w:t>00.</w:t>
        </w:r>
      </w:ins>
    </w:p>
    <w:p w:rsidR="0005243C" w:rsidRPr="00680F64" w:rsidRDefault="0005243C" w:rsidP="00680F64">
      <w:pPr>
        <w:pStyle w:val="Alg4"/>
        <w:numPr>
          <w:ilvl w:val="0"/>
          <w:numId w:val="820"/>
        </w:numPr>
        <w:spacing w:after="220"/>
        <w:contextualSpacing/>
        <w:rPr>
          <w:ins w:id="869" w:author="Rev 9 Allen Wirfs-Brock" w:date="2012-07-02T10:17:00Z"/>
        </w:rPr>
      </w:pPr>
      <w:ins w:id="870" w:author="Rev 9 Allen Wirfs-Brock" w:date="2012-07-02T10:23:00Z">
        <w:r>
          <w:t xml:space="preserve">Return </w:t>
        </w:r>
      </w:ins>
      <w:ins w:id="871" w:author="Rev 9 Allen Wirfs-Brock" w:date="2012-07-02T10:48:00Z">
        <w:r w:rsidR="00A409AF">
          <w:t xml:space="preserve">the </w:t>
        </w:r>
      </w:ins>
      <w:ins w:id="872" w:author="Rev 9 Allen Wirfs-Brock" w:date="2012-07-02T10:47:00Z">
        <w:r w:rsidR="00A409AF">
          <w:t xml:space="preserve">code unit sequence consisting of </w:t>
        </w:r>
        <w:r w:rsidR="00A409AF" w:rsidRPr="00A409AF">
          <w:rPr>
            <w:i/>
          </w:rPr>
          <w:t>cu1</w:t>
        </w:r>
        <w:r w:rsidR="00A409AF">
          <w:t xml:space="preserve"> followed by </w:t>
        </w:r>
        <w:r w:rsidR="00A409AF" w:rsidRPr="00A409AF">
          <w:rPr>
            <w:i/>
          </w:rPr>
          <w:t>cu2</w:t>
        </w:r>
        <w:r w:rsidR="00A409AF">
          <w:t>.</w:t>
        </w:r>
      </w:ins>
    </w:p>
    <w:p w:rsidR="004C02EF" w:rsidRPr="00E77497" w:rsidRDefault="004C02EF" w:rsidP="004C02EF">
      <w:pPr>
        <w:pStyle w:val="Heading1"/>
        <w:numPr>
          <w:ilvl w:val="0"/>
          <w:numId w:val="0"/>
        </w:numPr>
      </w:pPr>
      <w:bookmarkStart w:id="873" w:name="_Toc339020241"/>
      <w:r w:rsidRPr="00E77497">
        <w:t>7</w:t>
      </w:r>
      <w:r w:rsidRPr="00E77497">
        <w:tab/>
        <w:t>Lexical Convention</w:t>
      </w:r>
      <w:bookmarkEnd w:id="798"/>
      <w:bookmarkEnd w:id="799"/>
      <w:bookmarkEnd w:id="800"/>
      <w:bookmarkEnd w:id="801"/>
      <w:bookmarkEnd w:id="802"/>
      <w:bookmarkEnd w:id="803"/>
      <w:bookmarkEnd w:id="804"/>
      <w:bookmarkEnd w:id="805"/>
      <w:bookmarkEnd w:id="806"/>
      <w:r w:rsidRPr="00E77497">
        <w:t>s</w:t>
      </w:r>
      <w:bookmarkEnd w:id="808"/>
      <w:bookmarkEnd w:id="809"/>
      <w:bookmarkEnd w:id="810"/>
      <w:bookmarkEnd w:id="811"/>
      <w:bookmarkEnd w:id="812"/>
      <w:bookmarkEnd w:id="813"/>
      <w:bookmarkEnd w:id="814"/>
      <w:bookmarkEnd w:id="815"/>
      <w:bookmarkEnd w:id="873"/>
    </w:p>
    <w:p w:rsidR="004C02EF" w:rsidRPr="00E77497" w:rsidRDefault="004C02EF" w:rsidP="00E343EB">
      <w:r w:rsidRPr="00E77497">
        <w:t xml:space="preserve">The source text of an ECMAScript </w:t>
      </w:r>
      <w:del w:id="874" w:author="Rev 11 Allen Wirfs-Brock" w:date="2012-10-18T16:10:00Z">
        <w:r w:rsidRPr="00E77497" w:rsidDel="00E343EB">
          <w:delText xml:space="preserve">program </w:delText>
        </w:r>
      </w:del>
      <w:ins w:id="875" w:author="Rev 11 Allen Wirfs-Brock" w:date="2012-10-18T16:10:00Z">
        <w:r w:rsidR="00E343EB">
          <w:t>script</w:t>
        </w:r>
        <w:r w:rsidR="00E343EB" w:rsidRPr="00E77497">
          <w:t xml:space="preserve"> </w:t>
        </w:r>
      </w:ins>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rsidR="004C02EF" w:rsidRPr="00E77497" w:rsidRDefault="00256F98" w:rsidP="004C02EF">
      <w:ins w:id="876" w:author="Rev 9 Allen Wirfs-Brock" w:date="2012-06-24T08:35:00Z">
        <w:r>
          <w:t xml:space="preserve">There are several situations where the </w:t>
        </w:r>
      </w:ins>
      <w:ins w:id="877" w:author="Rev 9 Allen Wirfs-Brock" w:date="2012-06-24T08:36:00Z">
        <w:r>
          <w:t>identification</w:t>
        </w:r>
      </w:ins>
      <w:ins w:id="878" w:author="Rev 9 Allen Wirfs-Brock" w:date="2012-06-24T08:35:00Z">
        <w:r>
          <w:t xml:space="preserve"> </w:t>
        </w:r>
      </w:ins>
      <w:ins w:id="879" w:author="Rev 9 Allen Wirfs-Brock" w:date="2012-06-24T08:36:00Z">
        <w:r>
          <w:t xml:space="preserve">of lexical input elements is </w:t>
        </w:r>
      </w:ins>
      <w:ins w:id="880" w:author="Rev 9 Allen Wirfs-Brock" w:date="2012-06-24T08:37:00Z">
        <w:r>
          <w:t>sensitive</w:t>
        </w:r>
      </w:ins>
      <w:ins w:id="881" w:author="Rev 9 Allen Wirfs-Brock" w:date="2012-06-24T08:36:00Z">
        <w:r>
          <w:t xml:space="preserve"> </w:t>
        </w:r>
      </w:ins>
      <w:ins w:id="882" w:author="Rev 9 Allen Wirfs-Brock" w:date="2012-06-24T08:37:00Z">
        <w:r>
          <w:t>to the syntactic grammar context that is consuming the inp</w:t>
        </w:r>
        <w:del w:id="883" w:author="Rev 10 Allen Wirfs-Brock" w:date="2012-07-09T15:17:00Z">
          <w:r w:rsidDel="007F6FBE">
            <w:delText>o</w:delText>
          </w:r>
        </w:del>
        <w:r>
          <w:t>ut elements.</w:t>
        </w:r>
      </w:ins>
      <w:ins w:id="884" w:author="Rev 9 Allen Wirfs-Brock" w:date="2012-06-24T08:36:00Z">
        <w:r>
          <w:t xml:space="preserve"> </w:t>
        </w:r>
      </w:ins>
      <w:del w:id="885" w:author="Rev 9 Allen Wirfs-Brock" w:date="2012-06-24T08:38:00Z">
        <w:r w:rsidR="004C02EF" w:rsidRPr="00E77497" w:rsidDel="00256F98">
          <w:delText xml:space="preserve">There </w:delText>
        </w:r>
      </w:del>
      <w:ins w:id="886" w:author="Rev 9 Allen Wirfs-Brock" w:date="2012-06-24T08:38:00Z">
        <w:r>
          <w:t xml:space="preserve">This requires multiple </w:t>
        </w:r>
      </w:ins>
      <w:del w:id="887" w:author="Rev 9 Allen Wirfs-Brock" w:date="2012-06-24T08:38:00Z">
        <w:r w:rsidR="004C02EF" w:rsidRPr="00E77497" w:rsidDel="00256F98">
          <w:delText xml:space="preserve">are two </w:delText>
        </w:r>
      </w:del>
      <w:r w:rsidR="004C02EF" w:rsidRPr="00E77497">
        <w:t xml:space="preserve">goal symbols for the lexical grammar. The </w:t>
      </w:r>
      <w:r w:rsidR="004C02EF" w:rsidRPr="00E77497">
        <w:rPr>
          <w:rStyle w:val="bnf"/>
        </w:rPr>
        <w:t>InputElementDiv</w:t>
      </w:r>
      <w:r w:rsidR="004C02EF" w:rsidRPr="00E77497">
        <w:t xml:space="preserve"> </w:t>
      </w:r>
      <w:ins w:id="888" w:author="Rev 9 Allen Wirfs-Brock" w:date="2012-06-24T08:41:00Z">
        <w:r>
          <w:t xml:space="preserve">goal </w:t>
        </w:r>
      </w:ins>
      <w:r w:rsidR="004C02EF" w:rsidRPr="00E77497">
        <w:t xml:space="preserve">symbol is </w:t>
      </w:r>
      <w:ins w:id="889" w:author="Rev 9 Allen Wirfs-Brock" w:date="2012-07-06T14:16:00Z">
        <w:r w:rsidR="001B5C6D">
          <w:t xml:space="preserve">the default goal symbol and is </w:t>
        </w:r>
      </w:ins>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ins w:id="890" w:author="Rev 9 Allen Wirfs-Brock" w:date="2012-06-24T08:41:00Z">
        <w:r>
          <w:t xml:space="preserve">goal </w:t>
        </w:r>
      </w:ins>
      <w:r w:rsidR="004C02EF" w:rsidRPr="00E77497">
        <w:t xml:space="preserve">symbol is used in </w:t>
      </w:r>
      <w:ins w:id="891" w:author="Rev 9 Allen Wirfs-Brock" w:date="2012-06-24T13:40:00Z">
        <w:r w:rsidR="00FD73A2">
          <w:t xml:space="preserve">all </w:t>
        </w:r>
      </w:ins>
      <w:del w:id="892" w:author="Rev 9 Allen Wirfs-Brock" w:date="2012-07-06T14:16:00Z">
        <w:r w:rsidR="004C02EF" w:rsidRPr="00E77497" w:rsidDel="001B5C6D">
          <w:delText xml:space="preserve">other </w:delText>
        </w:r>
      </w:del>
      <w:r w:rsidR="004C02EF" w:rsidRPr="00E77497">
        <w:t>syntactic grammar contexts</w:t>
      </w:r>
      <w:ins w:id="893" w:author="Rev 9 Allen Wirfs-Brock" w:date="2012-06-24T08:40:00Z">
        <w:r>
          <w:t xml:space="preserve"> where a </w:t>
        </w:r>
        <w:r w:rsidRPr="00F94059">
          <w:rPr>
            <w:rStyle w:val="bnf"/>
          </w:rPr>
          <w:t>RegularExpressionLiteral</w:t>
        </w:r>
        <w:r>
          <w:t xml:space="preserve"> is permitted</w:t>
        </w:r>
      </w:ins>
      <w:r w:rsidR="004C02EF" w:rsidRPr="00E77497">
        <w:t>.</w:t>
      </w:r>
      <w:ins w:id="894" w:author="Rev 9 Allen Wirfs-Brock" w:date="2012-06-24T08:41:00Z">
        <w:r>
          <w:t xml:space="preserve"> The </w:t>
        </w:r>
      </w:ins>
      <w:ins w:id="895" w:author="Rev 9 Allen Wirfs-Brock" w:date="2012-06-24T13:42:00Z">
        <w:r w:rsidR="000B02F1" w:rsidRPr="00E77497">
          <w:rPr>
            <w:rStyle w:val="bnf"/>
          </w:rPr>
          <w:t>InputElement</w:t>
        </w:r>
      </w:ins>
      <w:ins w:id="896" w:author="Rev 9 Allen Wirfs-Brock" w:date="2012-06-24T08:51:00Z">
        <w:del w:id="897" w:author="Rev 10 Allen Wirfs-Brock" w:date="2012-07-29T11:09:00Z">
          <w:r w:rsidDel="005C6707">
            <w:rPr>
              <w:rStyle w:val="bnf"/>
            </w:rPr>
            <w:delText>Quasi</w:delText>
          </w:r>
        </w:del>
      </w:ins>
      <w:ins w:id="898" w:author="Rev 10 Allen Wirfs-Brock" w:date="2012-07-29T11:09:00Z">
        <w:r w:rsidR="005C6707">
          <w:rPr>
            <w:rStyle w:val="bnf"/>
          </w:rPr>
          <w:t>Template</w:t>
        </w:r>
      </w:ins>
      <w:ins w:id="899" w:author="Rev 9 Allen Wirfs-Brock" w:date="2012-06-24T08:51:00Z">
        <w:r>
          <w:rPr>
            <w:rStyle w:val="bnf"/>
          </w:rPr>
          <w:t>Tail</w:t>
        </w:r>
      </w:ins>
      <w:ins w:id="900" w:author="Rev 9 Allen Wirfs-Brock" w:date="2012-06-24T08:42:00Z">
        <w:r w:rsidRPr="00E77497">
          <w:t xml:space="preserve"> </w:t>
        </w:r>
        <w:r>
          <w:t>goal</w:t>
        </w:r>
      </w:ins>
      <w:ins w:id="901" w:author="Rev 9 Allen Wirfs-Brock" w:date="2012-06-24T08:52:00Z">
        <w:r w:rsidR="00F94059">
          <w:t xml:space="preserve"> is used in </w:t>
        </w:r>
      </w:ins>
      <w:ins w:id="902" w:author="Rev 9 Allen Wirfs-Brock" w:date="2012-06-24T13:32:00Z">
        <w:r w:rsidR="00FD73A2" w:rsidRPr="00E77497">
          <w:t>syntactic grammar contexts</w:t>
        </w:r>
        <w:r w:rsidR="00FD73A2">
          <w:t xml:space="preserve"> </w:t>
        </w:r>
      </w:ins>
      <w:ins w:id="903" w:author="Rev 9 Allen Wirfs-Brock" w:date="2012-06-24T08:53:00Z">
        <w:r w:rsidR="00F94059">
          <w:t xml:space="preserve">where a </w:t>
        </w:r>
        <w:del w:id="904" w:author="Rev 10 Allen Wirfs-Brock" w:date="2012-07-29T11:09:00Z">
          <w:r w:rsidR="00F94059" w:rsidRPr="00F94059" w:rsidDel="005C6707">
            <w:rPr>
              <w:rStyle w:val="bnf"/>
            </w:rPr>
            <w:delText>Quasi</w:delText>
          </w:r>
        </w:del>
      </w:ins>
      <w:ins w:id="905" w:author="Rev 10 Allen Wirfs-Brock" w:date="2012-07-29T11:09:00Z">
        <w:r w:rsidR="005C6707">
          <w:rPr>
            <w:rStyle w:val="bnf"/>
          </w:rPr>
          <w:t>Template</w:t>
        </w:r>
      </w:ins>
      <w:ins w:id="906" w:author="Rev 9 Allen Wirfs-Brock" w:date="2012-06-24T08:53:00Z">
        <w:r w:rsidR="00F94059" w:rsidRPr="00F94059">
          <w:rPr>
            <w:rStyle w:val="bnf"/>
          </w:rPr>
          <w:t>Literal</w:t>
        </w:r>
        <w:r w:rsidR="00F94059">
          <w:t xml:space="preserve"> logically continues after a substitution element.</w:t>
        </w:r>
      </w:ins>
    </w:p>
    <w:p w:rsidR="004C02EF" w:rsidRPr="00E77497" w:rsidRDefault="004C02EF" w:rsidP="004C02EF">
      <w:pPr>
        <w:pStyle w:val="Note"/>
        <w:rPr>
          <w:i/>
        </w:rPr>
      </w:pPr>
      <w:commentRangeStart w:id="907"/>
      <w:r w:rsidRPr="00E77497">
        <w:t>NOTE</w:t>
      </w:r>
      <w:commentRangeEnd w:id="907"/>
      <w:r w:rsidR="00F94059">
        <w:rPr>
          <w:rStyle w:val="CommentReference"/>
        </w:rPr>
        <w:commentReference w:id="907"/>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rsidR="004C02EF" w:rsidRPr="00E65A34" w:rsidRDefault="004C02EF" w:rsidP="004C02EF">
      <w:pPr>
        <w:pStyle w:val="Syntax"/>
      </w:pPr>
      <w:r w:rsidRPr="004D1BD1">
        <w:t>Syntax</w:t>
      </w:r>
    </w:p>
    <w:p w:rsidR="004C02EF" w:rsidRPr="009C202C" w:rsidRDefault="004C02EF" w:rsidP="004C02EF">
      <w:pPr>
        <w:pStyle w:val="SyntaxRule"/>
      </w:pPr>
      <w:bookmarkStart w:id="908" w:name="_Ref451679175"/>
      <w:bookmarkStart w:id="909" w:name="_Ref378386056"/>
      <w:bookmarkStart w:id="910" w:name="_Toc381513617"/>
      <w:bookmarkStart w:id="911" w:name="_Toc382202759"/>
      <w:bookmarkStart w:id="912" w:name="_Toc382202979"/>
      <w:bookmarkStart w:id="913" w:name="_Toc382212139"/>
      <w:bookmarkStart w:id="914" w:name="_Toc382212318"/>
      <w:bookmarkStart w:id="915" w:name="_Toc382291484"/>
      <w:bookmarkStart w:id="916" w:name="_Toc385672119"/>
      <w:bookmarkStart w:id="917" w:name="_Toc393690210"/>
      <w:bookmarkStart w:id="918" w:name="_Ref449966391"/>
      <w:r w:rsidRPr="009C202C">
        <w:t xml:space="preserve">InputElementDiv </w:t>
      </w:r>
      <w:r w:rsidRPr="009C202C">
        <w:rPr>
          <w:rFonts w:ascii="Arial" w:hAnsi="Arial" w:cs="Arial"/>
          <w:b/>
          <w:i w:val="0"/>
        </w:rPr>
        <w:t>::</w:t>
      </w:r>
    </w:p>
    <w:p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r>
      <w:ins w:id="919" w:author="Rev 9 Allen Wirfs-Brock" w:date="2012-06-24T13:58:00Z">
        <w:r w:rsidR="00CB3BD8">
          <w:t>RightBrace</w:t>
        </w:r>
        <w:r w:rsidR="00CB3BD8" w:rsidRPr="00E77497">
          <w:t>Punctuator</w:t>
        </w:r>
      </w:ins>
      <w:r w:rsidRPr="00675B74">
        <w:br/>
      </w:r>
    </w:p>
    <w:p w:rsidR="004C02EF" w:rsidRPr="00E77497" w:rsidRDefault="004C02EF" w:rsidP="004C02EF">
      <w:pPr>
        <w:pStyle w:val="SyntaxRule"/>
      </w:pPr>
      <w:r w:rsidRPr="00E77497">
        <w:t xml:space="preserve">InputElementRegExp </w:t>
      </w:r>
      <w:r w:rsidRPr="00E77497">
        <w:rPr>
          <w:rFonts w:ascii="Arial" w:hAnsi="Arial" w:cs="Arial"/>
          <w:b/>
          <w:i w:val="0"/>
        </w:rPr>
        <w:t>::</w:t>
      </w:r>
    </w:p>
    <w:p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ins w:id="920" w:author="Rev 9 Allen Wirfs-Brock" w:date="2012-06-24T13:58:00Z">
        <w:r w:rsidR="00CB3BD8">
          <w:t>RightBrace</w:t>
        </w:r>
        <w:r w:rsidR="00CB3BD8" w:rsidRPr="00E77497">
          <w:t>Punctuator</w:t>
        </w:r>
      </w:ins>
      <w:r w:rsidR="00CB3BD8" w:rsidRPr="00E77497">
        <w:t xml:space="preserve"> </w:t>
      </w:r>
      <w:r w:rsidR="00CB3BD8">
        <w:br/>
      </w:r>
      <w:r w:rsidRPr="00E77497">
        <w:t>RegularExpressionLiteral</w:t>
      </w:r>
    </w:p>
    <w:p w:rsidR="00FD73A2" w:rsidRPr="009C202C" w:rsidRDefault="00FD73A2" w:rsidP="00FD73A2">
      <w:pPr>
        <w:pStyle w:val="SyntaxRule"/>
        <w:rPr>
          <w:ins w:id="921" w:author="Rev 9 Allen Wirfs-Brock" w:date="2012-06-24T13:42:00Z"/>
        </w:rPr>
      </w:pPr>
      <w:bookmarkStart w:id="922" w:name="_Ref456028559"/>
      <w:bookmarkStart w:id="923" w:name="_Toc472818754"/>
      <w:bookmarkStart w:id="924" w:name="_Toc235503309"/>
      <w:bookmarkStart w:id="925" w:name="_Toc241509084"/>
      <w:bookmarkStart w:id="926" w:name="_Toc244416571"/>
      <w:bookmarkStart w:id="927" w:name="_Toc276630935"/>
      <w:ins w:id="928" w:author="Rev 9 Allen Wirfs-Brock" w:date="2012-06-24T13:42:00Z">
        <w:r w:rsidRPr="009C202C">
          <w:t>InputElement</w:t>
        </w:r>
      </w:ins>
      <w:ins w:id="929" w:author="Rev 9 Allen Wirfs-Brock" w:date="2012-06-24T13:43:00Z">
        <w:del w:id="930" w:author="Rev 10 Allen Wirfs-Brock" w:date="2012-07-29T11:09:00Z">
          <w:r w:rsidR="000B02F1" w:rsidDel="005C6707">
            <w:delText>Quasi</w:delText>
          </w:r>
        </w:del>
      </w:ins>
      <w:ins w:id="931" w:author="Rev 10 Allen Wirfs-Brock" w:date="2012-07-29T11:09:00Z">
        <w:r w:rsidR="005C6707">
          <w:t>Template</w:t>
        </w:r>
      </w:ins>
      <w:ins w:id="932" w:author="Rev 9 Allen Wirfs-Brock" w:date="2012-06-24T13:43:00Z">
        <w:r w:rsidR="000B02F1">
          <w:t>Tail</w:t>
        </w:r>
      </w:ins>
      <w:ins w:id="933" w:author="Rev 9 Allen Wirfs-Brock" w:date="2012-06-24T13:42:00Z">
        <w:r w:rsidRPr="009C202C">
          <w:t xml:space="preserve"> </w:t>
        </w:r>
        <w:r w:rsidRPr="009C202C">
          <w:rPr>
            <w:rFonts w:ascii="Arial" w:hAnsi="Arial" w:cs="Arial"/>
            <w:b/>
            <w:i w:val="0"/>
          </w:rPr>
          <w:t>::</w:t>
        </w:r>
      </w:ins>
    </w:p>
    <w:p w:rsidR="00FD73A2" w:rsidRPr="00675B74" w:rsidRDefault="00FD73A2" w:rsidP="00FD73A2">
      <w:pPr>
        <w:pStyle w:val="SyntaxDefinition"/>
        <w:rPr>
          <w:ins w:id="934" w:author="Rev 9 Allen Wirfs-Brock" w:date="2012-06-24T13:42:00Z"/>
        </w:rPr>
      </w:pPr>
      <w:ins w:id="935" w:author="Rev 9 Allen Wirfs-Brock" w:date="2012-06-24T13:42:00Z">
        <w:r w:rsidRPr="00675B74">
          <w:t>WhiteSpace</w:t>
        </w:r>
        <w:r w:rsidRPr="00675B74">
          <w:br/>
          <w:t>LineTerminator</w:t>
        </w:r>
        <w:r w:rsidRPr="00675B74">
          <w:br/>
          <w:t>Comment</w:t>
        </w:r>
        <w:r w:rsidRPr="00675B74">
          <w:br/>
          <w:t>Token</w:t>
        </w:r>
        <w:r w:rsidRPr="00675B74">
          <w:br/>
          <w:t>DivPunctuator</w:t>
        </w:r>
      </w:ins>
      <w:ins w:id="936" w:author="Rev 9 Allen Wirfs-Brock" w:date="2012-06-24T13:46:00Z">
        <w:r w:rsidR="000B02F1">
          <w:br/>
        </w:r>
        <w:del w:id="937" w:author="Rev 10 Allen Wirfs-Brock" w:date="2012-07-29T11:10:00Z">
          <w:r w:rsidR="000B02F1" w:rsidRPr="008E7E56" w:rsidDel="005C6707">
            <w:delText>Quasi</w:delText>
          </w:r>
        </w:del>
      </w:ins>
      <w:ins w:id="938" w:author="Rev 10 Allen Wirfs-Brock" w:date="2012-07-29T11:10:00Z">
        <w:r w:rsidR="005C6707">
          <w:t>Template</w:t>
        </w:r>
      </w:ins>
      <w:ins w:id="939" w:author="Rev 9 Allen Wirfs-Brock" w:date="2012-06-24T13:46:00Z">
        <w:r w:rsidR="000B02F1" w:rsidRPr="008E7E56">
          <w:t>SubstitutionTail</w:t>
        </w:r>
      </w:ins>
      <w:ins w:id="940" w:author="Rev 9 Allen Wirfs-Brock" w:date="2012-06-24T13:42:00Z">
        <w:r w:rsidRPr="00675B74">
          <w:br/>
        </w:r>
      </w:ins>
    </w:p>
    <w:p w:rsidR="004C02EF" w:rsidRPr="00E77497" w:rsidRDefault="004C02EF" w:rsidP="004C02EF">
      <w:pPr>
        <w:pStyle w:val="Heading2"/>
        <w:numPr>
          <w:ilvl w:val="0"/>
          <w:numId w:val="0"/>
        </w:numPr>
      </w:pPr>
      <w:bookmarkStart w:id="941" w:name="_Toc339020242"/>
      <w:r w:rsidRPr="00E77497">
        <w:lastRenderedPageBreak/>
        <w:t>7.1</w:t>
      </w:r>
      <w:r w:rsidRPr="00E77497">
        <w:tab/>
        <w:t>Unicode Format-Control Characters</w:t>
      </w:r>
      <w:bookmarkEnd w:id="908"/>
      <w:bookmarkEnd w:id="922"/>
      <w:bookmarkEnd w:id="923"/>
      <w:bookmarkEnd w:id="924"/>
      <w:bookmarkEnd w:id="925"/>
      <w:bookmarkEnd w:id="926"/>
      <w:bookmarkEnd w:id="927"/>
      <w:bookmarkEnd w:id="941"/>
    </w:p>
    <w:p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ins w:id="942" w:author="Rev 10 Allen Wirfs-Brock" w:date="2012-07-29T11:10:00Z">
        <w:r w:rsidR="005C6707">
          <w:t xml:space="preserve">, </w:t>
        </w:r>
      </w:ins>
      <w:ins w:id="943" w:author="Rev 9 Allen Wirfs-Brock" w:date="2012-07-02T16:48:00Z">
        <w:del w:id="944" w:author="Rev 10 Allen Wirfs-Brock" w:date="2012-07-29T11:10:00Z">
          <w:r w:rsidR="003205F6" w:rsidDel="005C6707">
            <w:delText>, quasis</w:delText>
          </w:r>
        </w:del>
      </w:ins>
      <w:ins w:id="945" w:author="Rev 10 Allen Wirfs-Brock" w:date="2012-07-29T11:10:00Z">
        <w:r w:rsidR="005C6707">
          <w:t>template literals</w:t>
        </w:r>
      </w:ins>
      <w:ins w:id="946" w:author="Rev 9 Allen Wirfs-Brock" w:date="2012-07-02T16:48:00Z">
        <w:r w:rsidR="003205F6">
          <w:t xml:space="preserve">, </w:t>
        </w:r>
      </w:ins>
      <w:r w:rsidRPr="00E77497">
        <w:t xml:space="preserve"> and regular expression literals.</w:t>
      </w:r>
    </w:p>
    <w:p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ins w:id="947" w:author="Rev 8 Allen Wirfs-Brock" w:date="2012-06-13T12:20:00Z">
        <w:r w:rsidR="00386630">
          <w:fldChar w:fldCharType="begin"/>
        </w:r>
        <w:r w:rsidR="00386630">
          <w:instrText xml:space="preserve"> REF _Ref327353382 \h </w:instrText>
        </w:r>
      </w:ins>
      <w:r w:rsidR="00386630">
        <w:fldChar w:fldCharType="separate"/>
      </w:r>
      <w:ins w:id="948" w:author="Rev 10 Allen Wirfs-Brock" w:date="2012-09-27T11:54:00Z">
        <w:r w:rsidR="00AE6982">
          <w:t xml:space="preserve">Table </w:t>
        </w:r>
        <w:r w:rsidR="00AE6982">
          <w:rPr>
            <w:noProof/>
          </w:rPr>
          <w:t>1</w:t>
        </w:r>
      </w:ins>
      <w:ins w:id="949" w:author="Rev 8 Allen Wirfs-Brock" w:date="2012-06-13T12:20:00Z">
        <w:r w:rsidR="00386630">
          <w:fldChar w:fldCharType="end"/>
        </w:r>
      </w:ins>
      <w:r w:rsidRPr="00E77497">
        <w:t>.</w:t>
      </w:r>
    </w:p>
    <w:p w:rsidR="004C02EF" w:rsidRPr="00E77497" w:rsidRDefault="00386630" w:rsidP="002F55F1">
      <w:pPr>
        <w:pStyle w:val="Tabletitle"/>
      </w:pPr>
      <w:bookmarkStart w:id="950" w:name="_Ref327353382"/>
      <w:ins w:id="951" w:author="Rev 8 Allen Wirfs-Brock" w:date="2012-06-13T12:17:00Z">
        <w:r>
          <w:t xml:space="preserve">Table </w:t>
        </w:r>
        <w:r>
          <w:fldChar w:fldCharType="begin"/>
        </w:r>
        <w:r>
          <w:instrText xml:space="preserve"> SEQ Table \* ARABIC </w:instrText>
        </w:r>
      </w:ins>
      <w:r>
        <w:fldChar w:fldCharType="separate"/>
      </w:r>
      <w:ins w:id="952" w:author="Rev 11 Allen Wirfs-Brock" w:date="2012-10-09T13:03:00Z">
        <w:r w:rsidR="00BD246C">
          <w:rPr>
            <w:noProof/>
          </w:rPr>
          <w:t>1</w:t>
        </w:r>
      </w:ins>
      <w:ins w:id="953" w:author="Rev 8 Allen Wirfs-Brock" w:date="2012-06-13T12:17:00Z">
        <w:r>
          <w:fldChar w:fldCharType="end"/>
        </w:r>
      </w:ins>
      <w:bookmarkEnd w:id="950"/>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del w:id="954" w:author="Rev 9 Allen Wirfs-Brock" w:date="2012-07-02T16:35:00Z">
              <w:r w:rsidRPr="00E77497" w:rsidDel="00CA6077">
                <w:rPr>
                  <w:b/>
                  <w:i/>
                  <w:color w:val="000000"/>
                  <w:shd w:val="solid" w:color="C0C0C0" w:fill="FFFFFF"/>
                </w:rPr>
                <w:delText xml:space="preserve">Unit </w:delText>
              </w:r>
            </w:del>
            <w:ins w:id="955" w:author="Rev 9 Allen Wirfs-Brock" w:date="2012-07-02T16:35:00Z">
              <w:r w:rsidR="00CA6077">
                <w:rPr>
                  <w:b/>
                  <w:i/>
                  <w:color w:val="000000"/>
                  <w:shd w:val="solid" w:color="C0C0C0" w:fill="FFFFFF"/>
                </w:rPr>
                <w:t>Point</w:t>
              </w:r>
              <w:r w:rsidR="00CA6077" w:rsidRPr="00E77497">
                <w:rPr>
                  <w:b/>
                  <w:i/>
                  <w:color w:val="000000"/>
                  <w:shd w:val="solid" w:color="C0C0C0" w:fill="FFFFFF"/>
                </w:rPr>
                <w:t xml:space="preserve"> </w:t>
              </w:r>
            </w:ins>
            <w:del w:id="956" w:author="Rev 9 Allen Wirfs-Brock" w:date="2012-07-07T10:03:00Z">
              <w:r w:rsidRPr="00E77497" w:rsidDel="00F55BFC">
                <w:rPr>
                  <w:b/>
                  <w:i/>
                  <w:color w:val="000000"/>
                  <w:shd w:val="solid" w:color="C0C0C0" w:fill="FFFFFF"/>
                </w:rPr>
                <w:delText>Value</w:delText>
              </w:r>
            </w:del>
          </w:p>
        </w:tc>
        <w:tc>
          <w:tcPr>
            <w:tcW w:w="261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rsidTr="00360FC8">
        <w:trPr>
          <w:jc w:val="center"/>
        </w:trPr>
        <w:tc>
          <w:tcPr>
            <w:tcW w:w="2245" w:type="dxa"/>
            <w:tcBorders>
              <w:left w:val="single" w:sz="6" w:space="0" w:color="000000"/>
            </w:tcBorders>
          </w:tcPr>
          <w:p w:rsidR="004C02EF" w:rsidRPr="00E77497" w:rsidRDefault="004C02EF" w:rsidP="003A4B22">
            <w:pPr>
              <w:keepNext/>
              <w:spacing w:after="40"/>
              <w:rPr>
                <w:rFonts w:ascii="Courier New" w:hAnsi="Courier New" w:cs="Courier New"/>
                <w:b/>
              </w:rPr>
            </w:pPr>
            <w:del w:id="957" w:author="Rev 9 Allen Wirfs-Brock" w:date="2012-07-02T16:36:00Z">
              <w:r w:rsidRPr="00E77497" w:rsidDel="00CA6077">
                <w:rPr>
                  <w:rFonts w:ascii="Courier New" w:hAnsi="Courier New" w:cs="Courier New"/>
                  <w:b/>
                </w:rPr>
                <w:delText>\u</w:delText>
              </w:r>
            </w:del>
            <w:ins w:id="958" w:author="Rev 9 Allen Wirfs-Brock" w:date="2012-07-02T16:36:00Z">
              <w:r w:rsidR="00CA6077">
                <w:rPr>
                  <w:rFonts w:ascii="Courier New" w:hAnsi="Courier New" w:cs="Courier New"/>
                  <w:b/>
                </w:rPr>
                <w:t>U+</w:t>
              </w:r>
            </w:ins>
            <w:r w:rsidRPr="00E77497">
              <w:rPr>
                <w:rFonts w:ascii="Courier New" w:hAnsi="Courier New" w:cs="Courier New"/>
                <w:b/>
              </w:rPr>
              <w:t>200C</w:t>
            </w:r>
          </w:p>
        </w:tc>
        <w:tc>
          <w:tcPr>
            <w:tcW w:w="2610" w:type="dxa"/>
          </w:tcPr>
          <w:p w:rsidR="004C02EF" w:rsidRPr="00E77497" w:rsidRDefault="004C02EF" w:rsidP="003A4B22">
            <w:pPr>
              <w:keepNext/>
              <w:spacing w:after="40"/>
              <w:rPr>
                <w:rFonts w:cs="Arial"/>
              </w:rPr>
            </w:pPr>
            <w:r w:rsidRPr="00E77497">
              <w:rPr>
                <w:rFonts w:cs="Arial"/>
              </w:rPr>
              <w:t>Zero width non-joiner</w:t>
            </w:r>
          </w:p>
        </w:tc>
        <w:tc>
          <w:tcPr>
            <w:tcW w:w="2112" w:type="dxa"/>
          </w:tcPr>
          <w:p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tcBorders>
          </w:tcPr>
          <w:p w:rsidR="004C02EF" w:rsidRPr="00E77497" w:rsidRDefault="004C02EF" w:rsidP="003A4B22">
            <w:pPr>
              <w:keepNext/>
              <w:spacing w:after="40"/>
              <w:rPr>
                <w:rFonts w:ascii="Courier New" w:hAnsi="Courier New" w:cs="Courier New"/>
                <w:b/>
              </w:rPr>
            </w:pPr>
            <w:del w:id="959" w:author="Rev 9 Allen Wirfs-Brock" w:date="2012-07-02T16:36:00Z">
              <w:r w:rsidRPr="00E77497" w:rsidDel="00CA6077">
                <w:rPr>
                  <w:rFonts w:ascii="Courier New" w:hAnsi="Courier New" w:cs="Courier New"/>
                  <w:b/>
                </w:rPr>
                <w:delText>\u</w:delText>
              </w:r>
            </w:del>
            <w:ins w:id="960" w:author="Rev 9 Allen Wirfs-Brock" w:date="2012-07-02T16:36:00Z">
              <w:r w:rsidR="00CA6077">
                <w:rPr>
                  <w:rFonts w:ascii="Courier New" w:hAnsi="Courier New" w:cs="Courier New"/>
                  <w:b/>
                </w:rPr>
                <w:t>U+</w:t>
              </w:r>
            </w:ins>
            <w:r w:rsidRPr="00E77497">
              <w:rPr>
                <w:rFonts w:ascii="Courier New" w:hAnsi="Courier New" w:cs="Courier New"/>
                <w:b/>
              </w:rPr>
              <w:t>200D</w:t>
            </w:r>
          </w:p>
        </w:tc>
        <w:tc>
          <w:tcPr>
            <w:tcW w:w="2610" w:type="dxa"/>
          </w:tcPr>
          <w:p w:rsidR="004C02EF" w:rsidRPr="00E77497" w:rsidRDefault="004C02EF" w:rsidP="003A4B22">
            <w:pPr>
              <w:keepNext/>
              <w:spacing w:after="40"/>
              <w:rPr>
                <w:rFonts w:cs="Arial"/>
              </w:rPr>
            </w:pPr>
            <w:r w:rsidRPr="00E77497">
              <w:rPr>
                <w:rFonts w:cs="Arial"/>
              </w:rPr>
              <w:t>Zero width joiner</w:t>
            </w:r>
          </w:p>
        </w:tc>
        <w:tc>
          <w:tcPr>
            <w:tcW w:w="2112" w:type="dxa"/>
          </w:tcPr>
          <w:p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bottom w:val="single" w:sz="12" w:space="0" w:color="000000"/>
            </w:tcBorders>
          </w:tcPr>
          <w:p w:rsidR="004C02EF" w:rsidRPr="00E77497" w:rsidRDefault="004C02EF" w:rsidP="003A4B22">
            <w:pPr>
              <w:spacing w:after="40"/>
              <w:rPr>
                <w:rFonts w:ascii="Courier New" w:hAnsi="Courier New" w:cs="Courier New"/>
              </w:rPr>
            </w:pPr>
            <w:del w:id="961" w:author="Rev 9 Allen Wirfs-Brock" w:date="2012-07-02T16:36:00Z">
              <w:r w:rsidRPr="00E77497" w:rsidDel="00CA6077">
                <w:rPr>
                  <w:rFonts w:ascii="Courier New" w:hAnsi="Courier New" w:cs="Courier New"/>
                  <w:b/>
                </w:rPr>
                <w:delText>\u</w:delText>
              </w:r>
            </w:del>
            <w:ins w:id="962" w:author="Rev 9 Allen Wirfs-Brock" w:date="2012-07-02T16:36:00Z">
              <w:r w:rsidR="00CA6077">
                <w:rPr>
                  <w:rFonts w:ascii="Courier New" w:hAnsi="Courier New" w:cs="Courier New"/>
                  <w:b/>
                </w:rPr>
                <w:t>U+</w:t>
              </w:r>
            </w:ins>
            <w:r w:rsidRPr="00E77497">
              <w:rPr>
                <w:rFonts w:ascii="Courier New" w:hAnsi="Courier New" w:cs="Courier New"/>
                <w:b/>
              </w:rPr>
              <w:t>FEFF</w:t>
            </w:r>
          </w:p>
        </w:tc>
        <w:tc>
          <w:tcPr>
            <w:tcW w:w="2610" w:type="dxa"/>
            <w:tcBorders>
              <w:bottom w:val="single" w:sz="12" w:space="0" w:color="000000"/>
            </w:tcBorders>
          </w:tcPr>
          <w:p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rsidR="004C02EF" w:rsidRPr="00E77497" w:rsidRDefault="004C02EF" w:rsidP="004C02EF">
      <w:pPr>
        <w:pStyle w:val="Heading2"/>
        <w:numPr>
          <w:ilvl w:val="0"/>
          <w:numId w:val="0"/>
        </w:numPr>
        <w:spacing w:before="240"/>
      </w:pPr>
      <w:bookmarkStart w:id="963" w:name="_Ref451679260"/>
      <w:bookmarkStart w:id="964" w:name="_Toc472818755"/>
      <w:bookmarkStart w:id="965" w:name="_Toc235503310"/>
      <w:bookmarkStart w:id="966" w:name="_Toc241509085"/>
      <w:bookmarkStart w:id="967" w:name="_Toc244416572"/>
      <w:bookmarkStart w:id="968" w:name="_Toc276630936"/>
      <w:bookmarkStart w:id="969" w:name="_Toc339020243"/>
      <w:r w:rsidRPr="00E77497">
        <w:t>7.2</w:t>
      </w:r>
      <w:r w:rsidRPr="00E77497">
        <w:tab/>
        <w:t>White Spac</w:t>
      </w:r>
      <w:bookmarkEnd w:id="909"/>
      <w:bookmarkEnd w:id="910"/>
      <w:bookmarkEnd w:id="911"/>
      <w:bookmarkEnd w:id="912"/>
      <w:bookmarkEnd w:id="913"/>
      <w:bookmarkEnd w:id="914"/>
      <w:bookmarkEnd w:id="915"/>
      <w:bookmarkEnd w:id="916"/>
      <w:bookmarkEnd w:id="917"/>
      <w:r w:rsidRPr="00E77497">
        <w:t>e</w:t>
      </w:r>
      <w:bookmarkEnd w:id="918"/>
      <w:bookmarkEnd w:id="963"/>
      <w:bookmarkEnd w:id="964"/>
      <w:bookmarkEnd w:id="965"/>
      <w:bookmarkEnd w:id="966"/>
      <w:bookmarkEnd w:id="967"/>
      <w:bookmarkEnd w:id="968"/>
      <w:bookmarkEnd w:id="969"/>
    </w:p>
    <w:p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w:t>
      </w:r>
      <w:del w:id="970" w:author="Rev 10 Allen Wirfs-Brock" w:date="2012-07-29T11:21:00Z">
        <w:r w:rsidRPr="00E77497" w:rsidDel="00387B31">
          <w:delText xml:space="preserve">also </w:delText>
        </w:r>
      </w:del>
      <w:r w:rsidRPr="00E77497">
        <w:t xml:space="preserve">occur within a </w:t>
      </w:r>
      <w:r w:rsidRPr="00E77497">
        <w:rPr>
          <w:rFonts w:ascii="Times New Roman" w:hAnsi="Times New Roman"/>
          <w:i/>
        </w:rPr>
        <w:t>StringLiteral</w:t>
      </w:r>
      <w:del w:id="971" w:author="Rev 9 Allen Wirfs-Brock" w:date="2012-06-24T13:51:00Z">
        <w:r w:rsidRPr="00E77497" w:rsidDel="000B02F1">
          <w:delText xml:space="preserve"> or </w:delText>
        </w:r>
      </w:del>
      <w:ins w:id="972" w:author="Rev 9 Allen Wirfs-Brock" w:date="2012-06-24T13:51:00Z">
        <w:r w:rsidR="000B02F1">
          <w:t>,</w:t>
        </w:r>
        <w:r w:rsidR="000B02F1" w:rsidRPr="00E77497">
          <w:t xml:space="preserve"> </w:t>
        </w:r>
      </w:ins>
      <w:r w:rsidRPr="00E77497">
        <w:t xml:space="preserve">a </w:t>
      </w:r>
      <w:r w:rsidRPr="00E77497">
        <w:rPr>
          <w:rFonts w:ascii="Times New Roman" w:hAnsi="Times New Roman"/>
          <w:i/>
        </w:rPr>
        <w:t>RegularExpressionLiteral</w:t>
      </w:r>
      <w:del w:id="973" w:author="Rev 9 Allen Wirfs-Brock" w:date="2012-06-24T13:52:00Z">
        <w:r w:rsidRPr="00E77497" w:rsidDel="00660C67">
          <w:delText xml:space="preserve"> </w:delText>
        </w:r>
      </w:del>
      <w:ins w:id="974" w:author="Rev 9 Allen Wirfs-Brock" w:date="2012-06-24T13:52:00Z">
        <w:r w:rsidR="000B02F1">
          <w:t>,</w:t>
        </w:r>
        <w:r w:rsidR="00660C67">
          <w:t xml:space="preserve"> </w:t>
        </w:r>
      </w:ins>
      <w:ins w:id="975" w:author="Rev 9 Allen Wirfs-Brock" w:date="2012-06-24T13:53:00Z">
        <w:r w:rsidR="00660C67">
          <w:t xml:space="preserve">a </w:t>
        </w:r>
        <w:del w:id="976" w:author="Rev 10 Allen Wirfs-Brock" w:date="2012-07-29T11:13:00Z">
          <w:r w:rsidR="00660C67" w:rsidRPr="00AA7866" w:rsidDel="005C6707">
            <w:rPr>
              <w:rFonts w:ascii="Times New Roman" w:hAnsi="Times New Roman"/>
              <w:i/>
            </w:rPr>
            <w:delText>Quasi</w:delText>
          </w:r>
        </w:del>
      </w:ins>
      <w:ins w:id="977" w:author="Rev 10 Allen Wirfs-Brock" w:date="2012-07-29T11:13:00Z">
        <w:r w:rsidR="005C6707">
          <w:rPr>
            <w:rFonts w:ascii="Times New Roman" w:hAnsi="Times New Roman"/>
            <w:i/>
          </w:rPr>
          <w:t>Template</w:t>
        </w:r>
      </w:ins>
      <w:ins w:id="978" w:author="Rev 9 Allen Wirfs-Brock" w:date="2012-06-24T13:54:00Z">
        <w:r w:rsidR="00660C67">
          <w:t>,</w:t>
        </w:r>
      </w:ins>
      <w:ins w:id="979" w:author="Rev 9 Allen Wirfs-Brock" w:date="2012-06-24T13:53:00Z">
        <w:r w:rsidR="00660C67">
          <w:t xml:space="preserve"> </w:t>
        </w:r>
      </w:ins>
      <w:ins w:id="980" w:author="Rev 9 Allen Wirfs-Brock" w:date="2012-06-24T13:52:00Z">
        <w:r w:rsidR="00660C67">
          <w:t>or</w:t>
        </w:r>
      </w:ins>
      <w:ins w:id="981" w:author="Rev 9 Allen Wirfs-Brock" w:date="2012-06-24T13:53:00Z">
        <w:r w:rsidR="00660C67">
          <w:t xml:space="preserve"> a </w:t>
        </w:r>
        <w:del w:id="982" w:author="Rev 10 Allen Wirfs-Brock" w:date="2012-07-29T11:11:00Z">
          <w:r w:rsidR="00660C67" w:rsidRPr="00AA7866" w:rsidDel="005C6707">
            <w:rPr>
              <w:rFonts w:ascii="Times New Roman" w:hAnsi="Times New Roman"/>
              <w:i/>
            </w:rPr>
            <w:delText>Quasi</w:delText>
          </w:r>
        </w:del>
      </w:ins>
      <w:ins w:id="983" w:author="Rev 10 Allen Wirfs-Brock" w:date="2012-07-29T11:11:00Z">
        <w:r w:rsidR="005C6707">
          <w:rPr>
            <w:rFonts w:ascii="Times New Roman" w:hAnsi="Times New Roman"/>
            <w:i/>
          </w:rPr>
          <w:t>Template</w:t>
        </w:r>
      </w:ins>
      <w:ins w:id="984" w:author="Rev 9 Allen Wirfs-Brock" w:date="2012-06-24T13:53:00Z">
        <w:r w:rsidR="00660C67" w:rsidRPr="00AA7866">
          <w:rPr>
            <w:rFonts w:ascii="Times New Roman" w:hAnsi="Times New Roman"/>
            <w:i/>
          </w:rPr>
          <w:t>SubstitutionTail</w:t>
        </w:r>
        <w:r w:rsidR="00660C67">
          <w:t xml:space="preserve"> </w:t>
        </w:r>
      </w:ins>
      <w:del w:id="985" w:author="Rev 10 Allen Wirfs-Brock" w:date="2012-07-29T11:20:00Z">
        <w:r w:rsidRPr="00E77497" w:rsidDel="00387B31">
          <w:delText>(</w:delText>
        </w:r>
      </w:del>
      <w:r w:rsidRPr="00E77497">
        <w:t xml:space="preserve">where they are considered significant characters forming part of </w:t>
      </w:r>
      <w:del w:id="986" w:author="Rev 10 Allen Wirfs-Brock" w:date="2012-07-29T11:21:00Z">
        <w:r w:rsidRPr="00E77497" w:rsidDel="00387B31">
          <w:delText xml:space="preserve">the </w:delText>
        </w:r>
      </w:del>
      <w:ins w:id="987" w:author="Rev 10 Allen Wirfs-Brock" w:date="2012-07-29T11:21:00Z">
        <w:r w:rsidR="00387B31">
          <w:t>a</w:t>
        </w:r>
        <w:r w:rsidR="00387B31" w:rsidRPr="00E77497">
          <w:t xml:space="preserve"> </w:t>
        </w:r>
      </w:ins>
      <w:r w:rsidRPr="00E77497">
        <w:t>literal value</w:t>
      </w:r>
      <w:del w:id="988" w:author="Rev 10 Allen Wirfs-Brock" w:date="2012-07-29T11:20:00Z">
        <w:r w:rsidRPr="00E77497" w:rsidDel="00387B31">
          <w:delText xml:space="preserve">) </w:delText>
        </w:r>
      </w:del>
      <w:ins w:id="989" w:author="Rev 10 Allen Wirfs-Brock" w:date="2012-07-29T11:20:00Z">
        <w:r w:rsidR="00387B31">
          <w:t>.</w:t>
        </w:r>
        <w:r w:rsidR="00387B31" w:rsidRPr="00E77497">
          <w:t xml:space="preserve"> </w:t>
        </w:r>
      </w:ins>
      <w:del w:id="990" w:author="Rev 10 Allen Wirfs-Brock" w:date="2012-07-29T11:21:00Z">
        <w:r w:rsidRPr="00E77497" w:rsidDel="00387B31">
          <w:delText xml:space="preserve">or </w:delText>
        </w:r>
      </w:del>
      <w:ins w:id="991" w:author="Rev 10 Allen Wirfs-Brock" w:date="2012-07-29T11:21:00Z">
        <w:r w:rsidR="00387B31">
          <w:t xml:space="preserve">They may </w:t>
        </w:r>
      </w:ins>
      <w:ins w:id="992" w:author="Rev 10 Allen Wirfs-Brock" w:date="2012-07-29T11:22:00Z">
        <w:r w:rsidR="00387B31">
          <w:t xml:space="preserve">also </w:t>
        </w:r>
      </w:ins>
      <w:ins w:id="993" w:author="Rev 10 Allen Wirfs-Brock" w:date="2012-07-29T11:21:00Z">
        <w:r w:rsidR="00387B31">
          <w:t>occur</w:t>
        </w:r>
        <w:r w:rsidR="00387B31" w:rsidRPr="00E77497">
          <w:t xml:space="preserve"> </w:t>
        </w:r>
      </w:ins>
      <w:r w:rsidRPr="00E77497">
        <w:t xml:space="preserve">within a </w:t>
      </w:r>
      <w:r w:rsidRPr="00E77497">
        <w:rPr>
          <w:rFonts w:ascii="Times New Roman" w:hAnsi="Times New Roman"/>
          <w:i/>
        </w:rPr>
        <w:t>Comment</w:t>
      </w:r>
      <w:r w:rsidRPr="00E77497">
        <w:t>, but cannot appear within any other kind of token.</w:t>
      </w:r>
    </w:p>
    <w:p w:rsidR="004C02EF" w:rsidRPr="00E77497" w:rsidRDefault="004C02EF" w:rsidP="004C02EF">
      <w:pPr>
        <w:spacing w:after="120"/>
      </w:pPr>
      <w:r w:rsidRPr="00E77497">
        <w:t xml:space="preserve">The ECMAScript white space characters are listed in </w:t>
      </w:r>
      <w:ins w:id="994" w:author="Rev 8 Allen Wirfs-Brock" w:date="2012-06-13T12:22:00Z">
        <w:r w:rsidR="00386630">
          <w:fldChar w:fldCharType="begin"/>
        </w:r>
        <w:r w:rsidR="00386630">
          <w:instrText xml:space="preserve"> REF _Ref327353486 \h </w:instrText>
        </w:r>
      </w:ins>
      <w:r w:rsidR="00386630">
        <w:fldChar w:fldCharType="separate"/>
      </w:r>
      <w:ins w:id="995" w:author="Rev 10 Allen Wirfs-Brock" w:date="2012-09-27T11:54:00Z">
        <w:r w:rsidR="00AE6982">
          <w:t xml:space="preserve">Table </w:t>
        </w:r>
        <w:r w:rsidR="00AE6982">
          <w:rPr>
            <w:noProof/>
          </w:rPr>
          <w:t>2</w:t>
        </w:r>
      </w:ins>
      <w:ins w:id="996" w:author="Rev 8 Allen Wirfs-Brock" w:date="2012-06-13T12:22:00Z">
        <w:r w:rsidR="00386630">
          <w:fldChar w:fldCharType="end"/>
        </w:r>
      </w:ins>
      <w:r w:rsidRPr="00E77497">
        <w:t>.</w:t>
      </w:r>
    </w:p>
    <w:p w:rsidR="004C02EF" w:rsidRPr="00E77497" w:rsidRDefault="00386630" w:rsidP="002F55F1">
      <w:pPr>
        <w:pStyle w:val="Tabletitle"/>
        <w:rPr>
          <w:rFonts w:eastAsia="Arial Unicode MS"/>
        </w:rPr>
      </w:pPr>
      <w:bookmarkStart w:id="997" w:name="_Ref327353486"/>
      <w:ins w:id="998" w:author="Rev 8 Allen Wirfs-Brock" w:date="2012-06-13T12:22:00Z">
        <w:r>
          <w:t xml:space="preserve">Table </w:t>
        </w:r>
        <w:r>
          <w:fldChar w:fldCharType="begin"/>
        </w:r>
        <w:r>
          <w:instrText xml:space="preserve"> SEQ Table \* ARABIC </w:instrText>
        </w:r>
      </w:ins>
      <w:r>
        <w:fldChar w:fldCharType="separate"/>
      </w:r>
      <w:ins w:id="999" w:author="Rev 11 Allen Wirfs-Brock" w:date="2012-10-09T13:03:00Z">
        <w:r w:rsidR="00BD246C">
          <w:rPr>
            <w:noProof/>
          </w:rPr>
          <w:t>2</w:t>
        </w:r>
      </w:ins>
      <w:ins w:id="1000" w:author="Rev 8 Allen Wirfs-Brock" w:date="2012-06-13T12:22:00Z">
        <w:r>
          <w:fldChar w:fldCharType="end"/>
        </w:r>
      </w:ins>
      <w:bookmarkEnd w:id="997"/>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1001" w:author="Rev 9 Allen Wirfs-Brock" w:date="2012-07-02T16:37:00Z">
              <w:r w:rsidRPr="00E77497" w:rsidDel="00CA6077">
                <w:rPr>
                  <w:b/>
                  <w:i/>
                  <w:color w:val="000000"/>
                  <w:shd w:val="solid" w:color="C0C0C0" w:fill="FFFFFF"/>
                </w:rPr>
                <w:delText xml:space="preserve">Unit </w:delText>
              </w:r>
            </w:del>
            <w:ins w:id="1002" w:author="Rev 9 Allen Wirfs-Brock" w:date="2012-07-02T16:37:00Z">
              <w:r w:rsidR="00CA6077">
                <w:rPr>
                  <w:b/>
                  <w:i/>
                  <w:color w:val="000000"/>
                  <w:shd w:val="solid" w:color="C0C0C0" w:fill="FFFFFF"/>
                </w:rPr>
                <w:t>Point</w:t>
              </w:r>
              <w:r w:rsidR="00CA6077" w:rsidRPr="00E77497">
                <w:rPr>
                  <w:b/>
                  <w:i/>
                  <w:color w:val="000000"/>
                  <w:shd w:val="solid" w:color="C0C0C0" w:fill="FFFFFF"/>
                </w:rPr>
                <w:t xml:space="preserve"> </w:t>
              </w:r>
            </w:ins>
            <w:del w:id="1003" w:author="Rev 9 Allen Wirfs-Brock" w:date="2012-07-07T10:03:00Z">
              <w:r w:rsidRPr="00E77497" w:rsidDel="00F55BFC">
                <w:rPr>
                  <w:b/>
                  <w:i/>
                  <w:color w:val="000000"/>
                  <w:shd w:val="solid" w:color="C0C0C0" w:fill="FFFFFF"/>
                </w:rPr>
                <w:delText>Value</w:delText>
              </w:r>
            </w:del>
          </w:p>
        </w:tc>
        <w:tc>
          <w:tcPr>
            <w:tcW w:w="2399" w:type="dxa"/>
            <w:tcBorders>
              <w:top w:val="single" w:sz="12" w:space="0" w:color="000000"/>
              <w:bottom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C7794D" w:rsidRDefault="004C02EF" w:rsidP="003A4B22">
            <w:pPr>
              <w:keepNext/>
              <w:keepLines/>
              <w:spacing w:after="40"/>
              <w:rPr>
                <w:rFonts w:ascii="Courier New" w:hAnsi="Courier New"/>
                <w:b/>
              </w:rPr>
            </w:pPr>
            <w:del w:id="1004" w:author="Rev 9 Allen Wirfs-Brock" w:date="2012-07-02T16:38:00Z">
              <w:r w:rsidRPr="00E77497" w:rsidDel="00CA6077">
                <w:rPr>
                  <w:rFonts w:ascii="Courier New" w:hAnsi="Courier New"/>
                  <w:b/>
                </w:rPr>
                <w:delText>\u</w:delText>
              </w:r>
            </w:del>
            <w:ins w:id="1005" w:author="Rev 9 Allen Wirfs-Brock" w:date="2012-07-02T16:38:00Z">
              <w:r w:rsidR="00CA6077">
                <w:rPr>
                  <w:rFonts w:ascii="Courier New" w:hAnsi="Courier New"/>
                  <w:b/>
                </w:rPr>
                <w:t>U+</w:t>
              </w:r>
            </w:ins>
            <w:r w:rsidRPr="00E77497">
              <w:rPr>
                <w:rFonts w:ascii="Courier New" w:hAnsi="Courier New"/>
                <w:b/>
              </w:rPr>
              <w:t>0009</w:t>
            </w:r>
          </w:p>
        </w:tc>
        <w:tc>
          <w:tcPr>
            <w:tcW w:w="2399" w:type="dxa"/>
          </w:tcPr>
          <w:p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rsidR="004C02EF" w:rsidRPr="004D1BD1" w:rsidRDefault="004C02EF" w:rsidP="003A4B22">
            <w:pPr>
              <w:keepNext/>
              <w:keepLines/>
              <w:spacing w:after="40"/>
            </w:pPr>
            <w:r w:rsidRPr="004D1BD1">
              <w:t>&lt;TAB&gt;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4C02EF" w:rsidP="003A4B22">
            <w:pPr>
              <w:keepNext/>
              <w:keepLines/>
              <w:spacing w:after="40"/>
              <w:rPr>
                <w:rFonts w:ascii="Courier New" w:hAnsi="Courier New"/>
                <w:b/>
              </w:rPr>
            </w:pPr>
            <w:del w:id="1006" w:author="Rev 9 Allen Wirfs-Brock" w:date="2012-07-02T16:38:00Z">
              <w:r w:rsidRPr="00E77497" w:rsidDel="00CA6077">
                <w:rPr>
                  <w:rFonts w:ascii="Courier New" w:hAnsi="Courier New"/>
                  <w:b/>
                </w:rPr>
                <w:delText>\u</w:delText>
              </w:r>
            </w:del>
            <w:ins w:id="1007" w:author="Rev 9 Allen Wirfs-Brock" w:date="2012-07-02T16:38:00Z">
              <w:r w:rsidR="00CA6077">
                <w:rPr>
                  <w:rFonts w:ascii="Courier New" w:hAnsi="Courier New"/>
                  <w:b/>
                </w:rPr>
                <w:t>U+</w:t>
              </w:r>
            </w:ins>
            <w:r w:rsidRPr="00E77497">
              <w:rPr>
                <w:rFonts w:ascii="Courier New" w:hAnsi="Courier New"/>
                <w:b/>
              </w:rPr>
              <w:t>000B</w:t>
            </w:r>
          </w:p>
        </w:tc>
        <w:tc>
          <w:tcPr>
            <w:tcW w:w="2399" w:type="dxa"/>
          </w:tcPr>
          <w:p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rsidR="004C02EF" w:rsidRPr="00E77497" w:rsidRDefault="004C02EF" w:rsidP="003A4B22">
            <w:pPr>
              <w:keepNext/>
              <w:keepLines/>
              <w:spacing w:after="40"/>
            </w:pPr>
            <w:r w:rsidRPr="00E77497">
              <w:t>&lt;VT&gt;</w:t>
            </w:r>
          </w:p>
        </w:tc>
      </w:tr>
      <w:tr w:rsidR="004C02EF" w:rsidRPr="00E77497" w:rsidTr="00360FC8">
        <w:trPr>
          <w:gridBefore w:val="1"/>
          <w:wBefore w:w="9" w:type="dxa"/>
          <w:jc w:val="center"/>
        </w:trPr>
        <w:tc>
          <w:tcPr>
            <w:tcW w:w="2387" w:type="dxa"/>
            <w:tcBorders>
              <w:left w:val="single" w:sz="6" w:space="0" w:color="000000"/>
            </w:tcBorders>
          </w:tcPr>
          <w:p w:rsidR="004C02EF" w:rsidRPr="00E77497" w:rsidRDefault="004C02EF" w:rsidP="003A4B22">
            <w:pPr>
              <w:keepNext/>
              <w:keepLines/>
              <w:spacing w:after="40"/>
              <w:rPr>
                <w:rFonts w:ascii="Courier New" w:hAnsi="Courier New"/>
                <w:b/>
              </w:rPr>
            </w:pPr>
            <w:del w:id="1008" w:author="Rev 9 Allen Wirfs-Brock" w:date="2012-07-02T16:38:00Z">
              <w:r w:rsidRPr="00E77497" w:rsidDel="00CA6077">
                <w:rPr>
                  <w:rFonts w:ascii="Courier New" w:hAnsi="Courier New"/>
                  <w:b/>
                </w:rPr>
                <w:delText>\u</w:delText>
              </w:r>
            </w:del>
            <w:ins w:id="1009" w:author="Rev 9 Allen Wirfs-Brock" w:date="2012-07-02T16:38:00Z">
              <w:r w:rsidR="00CA6077">
                <w:rPr>
                  <w:rFonts w:ascii="Courier New" w:hAnsi="Courier New"/>
                  <w:b/>
                </w:rPr>
                <w:t>U+</w:t>
              </w:r>
            </w:ins>
            <w:r w:rsidRPr="00E77497">
              <w:rPr>
                <w:rFonts w:ascii="Courier New" w:hAnsi="Courier New"/>
                <w:b/>
              </w:rPr>
              <w:t>000C</w:t>
            </w:r>
          </w:p>
        </w:tc>
        <w:tc>
          <w:tcPr>
            <w:tcW w:w="2412" w:type="dxa"/>
            <w:gridSpan w:val="2"/>
          </w:tcPr>
          <w:p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rsidR="004C02EF" w:rsidRPr="00E77497" w:rsidRDefault="004C02EF" w:rsidP="003A4B22">
            <w:pPr>
              <w:keepNext/>
              <w:keepLines/>
              <w:spacing w:after="40"/>
            </w:pPr>
            <w:r w:rsidRPr="00E77497">
              <w:t>&lt;FF&gt;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4C02EF" w:rsidP="003A4B22">
            <w:pPr>
              <w:keepNext/>
              <w:keepLines/>
              <w:spacing w:after="40"/>
              <w:rPr>
                <w:rFonts w:ascii="Courier New" w:hAnsi="Courier New"/>
                <w:b/>
              </w:rPr>
            </w:pPr>
            <w:del w:id="1010" w:author="Rev 9 Allen Wirfs-Brock" w:date="2012-07-02T16:38:00Z">
              <w:r w:rsidRPr="00E77497" w:rsidDel="00CA6077">
                <w:rPr>
                  <w:rFonts w:ascii="Courier New" w:hAnsi="Courier New"/>
                  <w:b/>
                </w:rPr>
                <w:delText>\u</w:delText>
              </w:r>
            </w:del>
            <w:ins w:id="1011" w:author="Rev 9 Allen Wirfs-Brock" w:date="2012-07-02T16:38:00Z">
              <w:r w:rsidR="00CA6077">
                <w:rPr>
                  <w:rFonts w:ascii="Courier New" w:hAnsi="Courier New"/>
                  <w:b/>
                </w:rPr>
                <w:t>U+</w:t>
              </w:r>
            </w:ins>
            <w:r w:rsidRPr="00E77497">
              <w:rPr>
                <w:rFonts w:ascii="Courier New" w:hAnsi="Courier New"/>
                <w:b/>
              </w:rPr>
              <w:t>0020</w:t>
            </w:r>
          </w:p>
        </w:tc>
        <w:tc>
          <w:tcPr>
            <w:tcW w:w="2399" w:type="dxa"/>
          </w:tcPr>
          <w:p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&lt;SP&gt;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4C02EF" w:rsidP="003A4B22">
            <w:pPr>
              <w:keepNext/>
              <w:keepLines/>
              <w:spacing w:after="40"/>
              <w:rPr>
                <w:rFonts w:ascii="Courier New" w:hAnsi="Courier New"/>
                <w:b/>
              </w:rPr>
            </w:pPr>
            <w:del w:id="1012" w:author="Rev 9 Allen Wirfs-Brock" w:date="2012-07-02T16:38:00Z">
              <w:r w:rsidRPr="00E77497" w:rsidDel="00CA6077">
                <w:rPr>
                  <w:rFonts w:ascii="Courier New" w:hAnsi="Courier New"/>
                  <w:b/>
                </w:rPr>
                <w:delText>\u</w:delText>
              </w:r>
            </w:del>
            <w:ins w:id="1013" w:author="Rev 9 Allen Wirfs-Brock" w:date="2012-07-02T16:38:00Z">
              <w:r w:rsidR="00CA6077">
                <w:rPr>
                  <w:rFonts w:ascii="Courier New" w:hAnsi="Courier New"/>
                  <w:b/>
                </w:rPr>
                <w:t>U+</w:t>
              </w:r>
            </w:ins>
            <w:r w:rsidRPr="00E77497">
              <w:rPr>
                <w:rFonts w:ascii="Courier New" w:hAnsi="Courier New"/>
                <w:b/>
              </w:rPr>
              <w:t>00A0</w:t>
            </w:r>
          </w:p>
        </w:tc>
        <w:tc>
          <w:tcPr>
            <w:tcW w:w="2399" w:type="dxa"/>
          </w:tcPr>
          <w:p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&lt;NBSP&gt;</w:t>
            </w:r>
          </w:p>
        </w:tc>
      </w:tr>
      <w:tr w:rsidR="004C02EF" w:rsidRPr="00E77497" w:rsidTr="00360FC8">
        <w:trPr>
          <w:gridAfter w:val="1"/>
          <w:wAfter w:w="13" w:type="dxa"/>
          <w:jc w:val="center"/>
        </w:trPr>
        <w:tc>
          <w:tcPr>
            <w:tcW w:w="2396" w:type="dxa"/>
            <w:gridSpan w:val="2"/>
            <w:tcBorders>
              <w:left w:val="single" w:sz="6" w:space="0" w:color="000000"/>
              <w:bottom w:val="single" w:sz="12" w:space="0" w:color="000000"/>
            </w:tcBorders>
          </w:tcPr>
          <w:p w:rsidR="004C02EF" w:rsidRPr="00E77497" w:rsidRDefault="004C02EF" w:rsidP="003A4B22">
            <w:pPr>
              <w:keepLines/>
              <w:spacing w:after="40"/>
              <w:rPr>
                <w:rFonts w:ascii="Courier New" w:hAnsi="Courier New" w:cs="Courier New"/>
                <w:b/>
              </w:rPr>
            </w:pPr>
            <w:del w:id="1014" w:author="Rev 9 Allen Wirfs-Brock" w:date="2012-07-02T16:38:00Z">
              <w:r w:rsidRPr="00E77497" w:rsidDel="00CA6077">
                <w:rPr>
                  <w:rFonts w:ascii="Courier New" w:hAnsi="Courier New" w:cs="Courier New"/>
                  <w:b/>
                </w:rPr>
                <w:delText>\u</w:delText>
              </w:r>
            </w:del>
            <w:ins w:id="1015" w:author="Rev 9 Allen Wirfs-Brock" w:date="2012-07-02T16:38:00Z">
              <w:r w:rsidR="00CA6077">
                <w:rPr>
                  <w:rFonts w:ascii="Courier New" w:hAnsi="Courier New" w:cs="Courier New"/>
                  <w:b/>
                </w:rPr>
                <w:t>U+</w:t>
              </w:r>
            </w:ins>
            <w:r w:rsidRPr="00E77497">
              <w:rPr>
                <w:rFonts w:ascii="Courier New" w:hAnsi="Courier New" w:cs="Courier New"/>
                <w:b/>
              </w:rPr>
              <w:t>FEFF</w:t>
            </w:r>
          </w:p>
          <w:p w:rsidR="004C02EF" w:rsidRPr="00E77497" w:rsidRDefault="004C02EF" w:rsidP="003A4B22">
            <w:pPr>
              <w:keepLines/>
              <w:spacing w:after="40"/>
            </w:pPr>
            <w:r w:rsidRPr="00E77497">
              <w:t>Other category “Zs”</w:t>
            </w:r>
          </w:p>
        </w:tc>
        <w:tc>
          <w:tcPr>
            <w:tcW w:w="2399" w:type="dxa"/>
            <w:tcBorders>
              <w:bottom w:val="single" w:sz="12" w:space="0" w:color="000000"/>
            </w:tcBorders>
          </w:tcPr>
          <w:p w:rsidR="004C02EF" w:rsidRPr="00E77497" w:rsidRDefault="004C02EF" w:rsidP="003A4B22">
            <w:pPr>
              <w:keepLines/>
              <w:spacing w:after="40"/>
            </w:pPr>
            <w:r w:rsidRPr="00E77497">
              <w:t>Byte Order Mark</w:t>
            </w:r>
          </w:p>
          <w:p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rsidR="004C02EF" w:rsidRPr="00E77497" w:rsidRDefault="004C02EF" w:rsidP="003A4B22">
            <w:pPr>
              <w:keepLines/>
              <w:spacing w:after="40"/>
            </w:pPr>
            <w:r w:rsidRPr="00E77497">
              <w:t>&lt;BOM&gt;</w:t>
            </w:r>
          </w:p>
          <w:p w:rsidR="004C02EF" w:rsidRPr="00E77497" w:rsidRDefault="004C02EF" w:rsidP="003A4B22">
            <w:pPr>
              <w:keepLines/>
              <w:spacing w:after="40"/>
            </w:pPr>
            <w:r w:rsidRPr="00E77497">
              <w:t>&lt;USP&gt;</w:t>
            </w:r>
          </w:p>
          <w:p w:rsidR="004C02EF" w:rsidRPr="00E77497" w:rsidRDefault="004C02EF" w:rsidP="003A4B22">
            <w:pPr>
              <w:keepLines/>
              <w:spacing w:after="40"/>
            </w:pPr>
          </w:p>
        </w:tc>
      </w:tr>
    </w:tbl>
    <w:p w:rsidR="004C02EF" w:rsidRPr="00E77497" w:rsidRDefault="004C02EF" w:rsidP="004C02EF">
      <w:pPr>
        <w:spacing w:after="120"/>
      </w:pPr>
    </w:p>
    <w:p w:rsidR="004C02EF" w:rsidRPr="00E77497" w:rsidRDefault="004C02EF" w:rsidP="004C02EF">
      <w:r w:rsidRPr="00E77497">
        <w:t xml:space="preserve">ECMAScript implementations must recognise all of the white space characters defined in Unicode </w:t>
      </w:r>
      <w:del w:id="1016" w:author="Rev 9 Allen Wirfs-Brock" w:date="2012-07-02T16:39:00Z">
        <w:r w:rsidRPr="00E77497" w:rsidDel="00CA6077">
          <w:delText>3</w:delText>
        </w:r>
      </w:del>
      <w:ins w:id="1017" w:author="Rev 9 Allen Wirfs-Brock" w:date="2012-07-02T16:39:00Z">
        <w:r w:rsidR="00CA6077">
          <w:t>5</w:t>
        </w:r>
      </w:ins>
      <w:r w:rsidRPr="00E77497">
        <w:t>.</w:t>
      </w:r>
      <w:del w:id="1018" w:author="Rev 9 Allen Wirfs-Brock" w:date="2012-07-02T16:39:00Z">
        <w:r w:rsidRPr="00E77497" w:rsidDel="00CA6077">
          <w:delText>0</w:delText>
        </w:r>
      </w:del>
      <w:ins w:id="1019" w:author="Rev 9 Allen Wirfs-Brock" w:date="2012-07-02T16:39:00Z">
        <w:r w:rsidR="00CA6077">
          <w:t>1</w:t>
        </w:r>
      </w:ins>
      <w:r w:rsidRPr="00E77497">
        <w:t>. Later editions of the Unicode Standard may define other white space characters. ECMAScript implementations may recognise white space characters from later editions of the Unicode Standard.</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020" w:name="_Toc385672120"/>
      <w:bookmarkStart w:id="1021" w:name="_Toc393690211"/>
      <w:r w:rsidRPr="00E77497">
        <w:rPr>
          <w:i w:val="0"/>
        </w:rPr>
        <w:br/>
        <w:t>&lt;NBSP&gt;</w:t>
      </w:r>
      <w:r w:rsidRPr="00E77497">
        <w:rPr>
          <w:i w:val="0"/>
        </w:rPr>
        <w:br/>
        <w:t>&lt;BOM&gt;</w:t>
      </w:r>
      <w:r w:rsidRPr="00E77497">
        <w:rPr>
          <w:i w:val="0"/>
        </w:rPr>
        <w:br/>
        <w:t>&lt;USP&gt;</w:t>
      </w:r>
    </w:p>
    <w:p w:rsidR="004C02EF" w:rsidRPr="00E77497" w:rsidRDefault="004C02EF" w:rsidP="004C02EF">
      <w:pPr>
        <w:pStyle w:val="Heading2"/>
        <w:numPr>
          <w:ilvl w:val="0"/>
          <w:numId w:val="0"/>
        </w:numPr>
      </w:pPr>
      <w:bookmarkStart w:id="1022" w:name="_Ref449966403"/>
      <w:bookmarkStart w:id="1023" w:name="_Toc472818756"/>
      <w:bookmarkStart w:id="1024" w:name="_Toc235503311"/>
      <w:bookmarkStart w:id="1025" w:name="_Toc241509086"/>
      <w:bookmarkStart w:id="1026" w:name="_Toc244416573"/>
      <w:bookmarkStart w:id="1027" w:name="_Toc276630937"/>
      <w:bookmarkStart w:id="1028" w:name="_Toc339020244"/>
      <w:r w:rsidRPr="00E77497">
        <w:t>7.3</w:t>
      </w:r>
      <w:r w:rsidRPr="00E77497">
        <w:tab/>
      </w:r>
      <w:commentRangeStart w:id="1029"/>
      <w:r w:rsidRPr="00E77497">
        <w:t>Line Terminator</w:t>
      </w:r>
      <w:bookmarkEnd w:id="1020"/>
      <w:bookmarkEnd w:id="1021"/>
      <w:r w:rsidRPr="00E77497">
        <w:t>s</w:t>
      </w:r>
      <w:bookmarkEnd w:id="1022"/>
      <w:bookmarkEnd w:id="1023"/>
      <w:bookmarkEnd w:id="1024"/>
      <w:bookmarkEnd w:id="1025"/>
      <w:bookmarkEnd w:id="1026"/>
      <w:bookmarkEnd w:id="1027"/>
      <w:commentRangeEnd w:id="1029"/>
      <w:r w:rsidR="00660C67">
        <w:rPr>
          <w:rStyle w:val="CommentReference"/>
          <w:b w:val="0"/>
        </w:rPr>
        <w:commentReference w:id="1029"/>
      </w:r>
      <w:bookmarkEnd w:id="1028"/>
    </w:p>
    <w:p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ins w:id="1030" w:author="Rev 9 Allen Wirfs-Brock" w:date="2012-07-02T16:43:00Z">
        <w:r w:rsidR="00CA6077">
          <w:rPr>
            <w:rFonts w:cs="Arial"/>
          </w:rPr>
          <w:t xml:space="preserve">, </w:t>
        </w:r>
        <w:del w:id="1031" w:author="Rev 10 Allen Wirfs-Brock" w:date="2012-07-29T11:22:00Z">
          <w:r w:rsidR="00CA6077" w:rsidDel="00387B31">
            <w:rPr>
              <w:rFonts w:ascii="Times New Roman" w:hAnsi="Times New Roman"/>
              <w:i/>
            </w:rPr>
            <w:delText>Quasi</w:delText>
          </w:r>
        </w:del>
      </w:ins>
      <w:ins w:id="1032" w:author="Rev 10 Allen Wirfs-Brock" w:date="2012-07-29T11:22:00Z">
        <w:r w:rsidR="00387B31">
          <w:rPr>
            <w:rFonts w:ascii="Times New Roman" w:hAnsi="Times New Roman"/>
            <w:i/>
          </w:rPr>
          <w:t>Template</w:t>
        </w:r>
      </w:ins>
      <w:ins w:id="1033" w:author="Rev 9 Allen Wirfs-Brock" w:date="2012-07-02T16:43:00Z">
        <w:r w:rsidR="00CA6077">
          <w:rPr>
            <w:rFonts w:cs="Arial"/>
          </w:rPr>
          <w:t>,</w:t>
        </w:r>
      </w:ins>
      <w:ins w:id="1034" w:author="Rev 9 Allen Wirfs-Brock" w:date="2012-07-02T16:44:00Z">
        <w:r w:rsidR="00CA6077">
          <w:rPr>
            <w:rFonts w:cs="Arial"/>
          </w:rPr>
          <w:t xml:space="preserve"> or </w:t>
        </w:r>
        <w:del w:id="1035" w:author="Rev 10 Allen Wirfs-Brock" w:date="2012-07-29T11:22:00Z">
          <w:r w:rsidR="00CA6077" w:rsidRPr="00CA6077" w:rsidDel="00387B31">
            <w:rPr>
              <w:rFonts w:ascii="Times New Roman" w:hAnsi="Times New Roman"/>
              <w:i/>
            </w:rPr>
            <w:delText>Quasi</w:delText>
          </w:r>
        </w:del>
      </w:ins>
      <w:ins w:id="1036" w:author="Rev 10 Allen Wirfs-Brock" w:date="2012-07-29T11:22:00Z">
        <w:r w:rsidR="00387B31">
          <w:rPr>
            <w:rFonts w:ascii="Times New Roman" w:hAnsi="Times New Roman"/>
            <w:i/>
          </w:rPr>
          <w:t>Template</w:t>
        </w:r>
      </w:ins>
      <w:ins w:id="1037" w:author="Rev 9 Allen Wirfs-Brock" w:date="2012-07-02T16:44:00Z">
        <w:r w:rsidR="00CA6077" w:rsidRPr="00CA6077">
          <w:rPr>
            <w:rFonts w:ascii="Times New Roman" w:hAnsi="Times New Roman"/>
            <w:i/>
          </w:rPr>
          <w:t>SubstitutionTail</w:t>
        </w:r>
      </w:ins>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rsidR="004C02EF" w:rsidRPr="00E77497" w:rsidRDefault="004C02EF" w:rsidP="004C02EF">
      <w:pPr>
        <w:spacing w:after="120"/>
      </w:pPr>
      <w:r w:rsidRPr="00E77497">
        <w:t xml:space="preserve">The ECMAScript line terminator characters are listed in </w:t>
      </w:r>
      <w:ins w:id="1038" w:author="Rev 8 Allen Wirfs-Brock" w:date="2012-06-13T12:23:00Z">
        <w:r w:rsidR="00386630">
          <w:fldChar w:fldCharType="begin"/>
        </w:r>
        <w:r w:rsidR="00386630">
          <w:instrText xml:space="preserve"> REF _Ref327353531 \h </w:instrText>
        </w:r>
      </w:ins>
      <w:r w:rsidR="00386630">
        <w:fldChar w:fldCharType="separate"/>
      </w:r>
      <w:ins w:id="1039" w:author="Rev 10 Allen Wirfs-Brock" w:date="2012-09-27T11:54:00Z">
        <w:r w:rsidR="00AE6982">
          <w:t xml:space="preserve">Table </w:t>
        </w:r>
        <w:r w:rsidR="00AE6982">
          <w:rPr>
            <w:noProof/>
          </w:rPr>
          <w:t>3</w:t>
        </w:r>
      </w:ins>
      <w:ins w:id="1040" w:author="Rev 8 Allen Wirfs-Brock" w:date="2012-06-13T12:23:00Z">
        <w:r w:rsidR="00386630">
          <w:fldChar w:fldCharType="end"/>
        </w:r>
      </w:ins>
      <w:r w:rsidRPr="00E77497">
        <w:t>.</w:t>
      </w:r>
    </w:p>
    <w:p w:rsidR="004C02EF" w:rsidRPr="00E77497" w:rsidRDefault="00386630" w:rsidP="002F55F1">
      <w:pPr>
        <w:pStyle w:val="Tabletitle"/>
        <w:rPr>
          <w:rFonts w:eastAsia="Arial Unicode MS"/>
        </w:rPr>
      </w:pPr>
      <w:bookmarkStart w:id="1041" w:name="_Ref327353531"/>
      <w:ins w:id="1042" w:author="Rev 8 Allen Wirfs-Brock" w:date="2012-06-13T12:23:00Z">
        <w:r>
          <w:t xml:space="preserve">Table </w:t>
        </w:r>
        <w:r>
          <w:fldChar w:fldCharType="begin"/>
        </w:r>
        <w:r>
          <w:instrText xml:space="preserve"> SEQ Table \* ARABIC </w:instrText>
        </w:r>
      </w:ins>
      <w:r>
        <w:fldChar w:fldCharType="separate"/>
      </w:r>
      <w:ins w:id="1043" w:author="Rev 11 Allen Wirfs-Brock" w:date="2012-10-09T13:03:00Z">
        <w:r w:rsidR="00BD246C">
          <w:rPr>
            <w:noProof/>
          </w:rPr>
          <w:t>3</w:t>
        </w:r>
      </w:ins>
      <w:ins w:id="1044" w:author="Rev 8 Allen Wirfs-Brock" w:date="2012-06-13T12:23:00Z">
        <w:r>
          <w:fldChar w:fldCharType="end"/>
        </w:r>
      </w:ins>
      <w:bookmarkEnd w:id="1041"/>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rsidTr="00360FC8">
        <w:trPr>
          <w:trHeight w:val="317"/>
          <w:jc w:val="center"/>
        </w:trPr>
        <w:tc>
          <w:tcPr>
            <w:tcW w:w="2292" w:type="dxa"/>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1045" w:author="Rev 9 Allen Wirfs-Brock" w:date="2012-07-02T16:45:00Z">
              <w:r w:rsidRPr="00E77497" w:rsidDel="003205F6">
                <w:rPr>
                  <w:b/>
                  <w:i/>
                  <w:color w:val="000000"/>
                  <w:shd w:val="solid" w:color="C0C0C0" w:fill="FFFFFF"/>
                </w:rPr>
                <w:delText xml:space="preserve">Unit </w:delText>
              </w:r>
            </w:del>
            <w:ins w:id="1046" w:author="Rev 9 Allen Wirfs-Brock" w:date="2012-07-02T16:45:00Z">
              <w:r w:rsidR="003205F6">
                <w:rPr>
                  <w:b/>
                  <w:i/>
                  <w:color w:val="000000"/>
                  <w:shd w:val="solid" w:color="C0C0C0" w:fill="FFFFFF"/>
                </w:rPr>
                <w:t>Point</w:t>
              </w:r>
              <w:r w:rsidR="003205F6" w:rsidRPr="00E77497">
                <w:rPr>
                  <w:b/>
                  <w:i/>
                  <w:color w:val="000000"/>
                  <w:shd w:val="solid" w:color="C0C0C0" w:fill="FFFFFF"/>
                </w:rPr>
                <w:t xml:space="preserve"> </w:t>
              </w:r>
            </w:ins>
            <w:del w:id="1047" w:author="Rev 9 Allen Wirfs-Brock" w:date="2012-07-07T10:04:00Z">
              <w:r w:rsidRPr="00E77497" w:rsidDel="00F55BFC">
                <w:rPr>
                  <w:b/>
                  <w:i/>
                  <w:color w:val="000000"/>
                  <w:shd w:val="solid" w:color="C0C0C0" w:fill="FFFFFF"/>
                </w:rPr>
                <w:delText>Value</w:delText>
              </w:r>
            </w:del>
          </w:p>
        </w:tc>
        <w:tc>
          <w:tcPr>
            <w:tcW w:w="2520"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jc w:val="center"/>
        </w:trPr>
        <w:tc>
          <w:tcPr>
            <w:tcW w:w="2292" w:type="dxa"/>
          </w:tcPr>
          <w:p w:rsidR="004C02EF" w:rsidRPr="00E77497" w:rsidRDefault="004C02EF" w:rsidP="003A4B22">
            <w:pPr>
              <w:keepNext/>
              <w:keepLines/>
              <w:spacing w:after="60"/>
              <w:rPr>
                <w:rFonts w:ascii="Courier New" w:hAnsi="Courier New"/>
                <w:b/>
              </w:rPr>
            </w:pPr>
            <w:del w:id="1048" w:author="Rev 9 Allen Wirfs-Brock" w:date="2012-07-02T16:44:00Z">
              <w:r w:rsidRPr="00E77497" w:rsidDel="003205F6">
                <w:rPr>
                  <w:rFonts w:ascii="Courier New" w:hAnsi="Courier New"/>
                  <w:b/>
                </w:rPr>
                <w:delText>\u</w:delText>
              </w:r>
            </w:del>
            <w:ins w:id="1049" w:author="Rev 9 Allen Wirfs-Brock" w:date="2012-07-02T16:44:00Z">
              <w:r w:rsidR="003205F6">
                <w:rPr>
                  <w:rFonts w:ascii="Courier New" w:hAnsi="Courier New"/>
                  <w:b/>
                </w:rPr>
                <w:t>U+</w:t>
              </w:r>
            </w:ins>
            <w:r w:rsidRPr="00E77497">
              <w:rPr>
                <w:rFonts w:ascii="Courier New" w:hAnsi="Courier New"/>
                <w:b/>
              </w:rPr>
              <w:t>000A</w:t>
            </w:r>
          </w:p>
        </w:tc>
        <w:tc>
          <w:tcPr>
            <w:tcW w:w="2520" w:type="dxa"/>
          </w:tcPr>
          <w:p w:rsidR="004C02EF" w:rsidRPr="00E77497" w:rsidRDefault="004C02EF" w:rsidP="003A4B22">
            <w:pPr>
              <w:keepNext/>
              <w:keepLines/>
              <w:spacing w:after="60"/>
            </w:pPr>
            <w:r w:rsidRPr="00E77497">
              <w:t>Line Feed</w:t>
            </w:r>
          </w:p>
        </w:tc>
        <w:tc>
          <w:tcPr>
            <w:tcW w:w="2449" w:type="dxa"/>
          </w:tcPr>
          <w:p w:rsidR="004C02EF" w:rsidRPr="00E77497" w:rsidRDefault="004C02EF" w:rsidP="003A4B22">
            <w:pPr>
              <w:keepNext/>
              <w:keepLines/>
              <w:spacing w:after="60"/>
            </w:pPr>
            <w:r w:rsidRPr="00E77497">
              <w:t>&lt;LF&gt;</w:t>
            </w:r>
          </w:p>
        </w:tc>
      </w:tr>
      <w:tr w:rsidR="004C02EF" w:rsidRPr="00E77497" w:rsidTr="00360FC8">
        <w:trPr>
          <w:jc w:val="center"/>
        </w:trPr>
        <w:tc>
          <w:tcPr>
            <w:tcW w:w="2292" w:type="dxa"/>
          </w:tcPr>
          <w:p w:rsidR="004C02EF" w:rsidRPr="00E77497" w:rsidRDefault="004C02EF" w:rsidP="003A4B22">
            <w:pPr>
              <w:keepNext/>
              <w:keepLines/>
              <w:spacing w:after="60"/>
              <w:rPr>
                <w:b/>
              </w:rPr>
            </w:pPr>
            <w:del w:id="1050" w:author="Rev 9 Allen Wirfs-Brock" w:date="2012-07-02T16:45:00Z">
              <w:r w:rsidRPr="00E77497" w:rsidDel="003205F6">
                <w:rPr>
                  <w:rFonts w:ascii="Courier New" w:hAnsi="Courier New"/>
                  <w:b/>
                </w:rPr>
                <w:delText>\u</w:delText>
              </w:r>
            </w:del>
            <w:ins w:id="1051" w:author="Rev 9 Allen Wirfs-Brock" w:date="2012-07-02T16:45:00Z">
              <w:r w:rsidR="003205F6">
                <w:rPr>
                  <w:rFonts w:ascii="Courier New" w:hAnsi="Courier New"/>
                  <w:b/>
                </w:rPr>
                <w:t>U+</w:t>
              </w:r>
            </w:ins>
            <w:r w:rsidRPr="00E77497">
              <w:rPr>
                <w:rFonts w:ascii="Courier New" w:hAnsi="Courier New"/>
                <w:b/>
              </w:rPr>
              <w:t>000D</w:t>
            </w:r>
          </w:p>
        </w:tc>
        <w:tc>
          <w:tcPr>
            <w:tcW w:w="2520" w:type="dxa"/>
          </w:tcPr>
          <w:p w:rsidR="004C02EF" w:rsidRPr="00E77497" w:rsidRDefault="004C02EF" w:rsidP="003A4B22">
            <w:pPr>
              <w:keepNext/>
              <w:keepLines/>
              <w:spacing w:after="60"/>
            </w:pPr>
            <w:r w:rsidRPr="00E77497">
              <w:t xml:space="preserve">Carriage Return </w:t>
            </w:r>
          </w:p>
        </w:tc>
        <w:tc>
          <w:tcPr>
            <w:tcW w:w="2449" w:type="dxa"/>
          </w:tcPr>
          <w:p w:rsidR="004C02EF" w:rsidRPr="00E77497" w:rsidRDefault="004C02EF" w:rsidP="003A4B22">
            <w:pPr>
              <w:keepNext/>
              <w:keepLines/>
              <w:spacing w:after="60"/>
            </w:pPr>
            <w:r w:rsidRPr="00E77497">
              <w:t>&lt;CR&gt;</w:t>
            </w:r>
          </w:p>
        </w:tc>
      </w:tr>
      <w:tr w:rsidR="004C02EF" w:rsidRPr="00E77497" w:rsidTr="00360FC8">
        <w:trPr>
          <w:jc w:val="center"/>
        </w:trPr>
        <w:tc>
          <w:tcPr>
            <w:tcW w:w="2292" w:type="dxa"/>
          </w:tcPr>
          <w:p w:rsidR="004C02EF" w:rsidRPr="00E77497" w:rsidRDefault="004C02EF" w:rsidP="003A4B22">
            <w:pPr>
              <w:keepNext/>
              <w:keepLines/>
              <w:spacing w:after="60"/>
              <w:rPr>
                <w:rFonts w:ascii="Courier New" w:hAnsi="Courier New"/>
                <w:b/>
              </w:rPr>
            </w:pPr>
            <w:del w:id="1052" w:author="Rev 9 Allen Wirfs-Brock" w:date="2012-07-02T16:45:00Z">
              <w:r w:rsidRPr="00E77497" w:rsidDel="003205F6">
                <w:rPr>
                  <w:rFonts w:ascii="Courier New" w:hAnsi="Courier New"/>
                  <w:b/>
                </w:rPr>
                <w:delText>\u</w:delText>
              </w:r>
            </w:del>
            <w:ins w:id="1053" w:author="Rev 9 Allen Wirfs-Brock" w:date="2012-07-02T16:45:00Z">
              <w:r w:rsidR="003205F6">
                <w:rPr>
                  <w:rFonts w:ascii="Courier New" w:hAnsi="Courier New"/>
                  <w:b/>
                </w:rPr>
                <w:t>U+</w:t>
              </w:r>
            </w:ins>
            <w:r w:rsidRPr="00E77497">
              <w:rPr>
                <w:rFonts w:ascii="Courier New" w:hAnsi="Courier New"/>
                <w:b/>
              </w:rPr>
              <w:t>2028</w:t>
            </w:r>
          </w:p>
        </w:tc>
        <w:tc>
          <w:tcPr>
            <w:tcW w:w="2520" w:type="dxa"/>
          </w:tcPr>
          <w:p w:rsidR="004C02EF" w:rsidRPr="00E77497" w:rsidRDefault="004C02EF" w:rsidP="003A4B22">
            <w:pPr>
              <w:keepNext/>
              <w:keepLines/>
              <w:spacing w:after="60"/>
            </w:pPr>
            <w:r w:rsidRPr="00E77497">
              <w:t>Line separator</w:t>
            </w:r>
          </w:p>
        </w:tc>
        <w:tc>
          <w:tcPr>
            <w:tcW w:w="2449" w:type="dxa"/>
          </w:tcPr>
          <w:p w:rsidR="004C02EF" w:rsidRPr="00E77497" w:rsidRDefault="004C02EF" w:rsidP="003A4B22">
            <w:pPr>
              <w:keepNext/>
              <w:keepLines/>
              <w:spacing w:after="60"/>
            </w:pPr>
            <w:r w:rsidRPr="00E77497">
              <w:t>&lt;LS&gt;</w:t>
            </w:r>
          </w:p>
        </w:tc>
      </w:tr>
      <w:tr w:rsidR="004C02EF" w:rsidRPr="00E77497" w:rsidTr="00360FC8">
        <w:trPr>
          <w:jc w:val="center"/>
        </w:trPr>
        <w:tc>
          <w:tcPr>
            <w:tcW w:w="2292" w:type="dxa"/>
          </w:tcPr>
          <w:p w:rsidR="004C02EF" w:rsidRPr="00E77497" w:rsidRDefault="004C02EF" w:rsidP="003A4B22">
            <w:pPr>
              <w:keepLines/>
              <w:spacing w:after="60"/>
              <w:rPr>
                <w:rFonts w:ascii="Courier New" w:hAnsi="Courier New"/>
                <w:b/>
              </w:rPr>
            </w:pPr>
            <w:del w:id="1054" w:author="Rev 9 Allen Wirfs-Brock" w:date="2012-07-02T16:45:00Z">
              <w:r w:rsidRPr="00E77497" w:rsidDel="003205F6">
                <w:rPr>
                  <w:rFonts w:ascii="Courier New" w:hAnsi="Courier New"/>
                  <w:b/>
                </w:rPr>
                <w:delText>\u</w:delText>
              </w:r>
            </w:del>
            <w:ins w:id="1055" w:author="Rev 9 Allen Wirfs-Brock" w:date="2012-07-02T16:45:00Z">
              <w:r w:rsidR="003205F6">
                <w:rPr>
                  <w:rFonts w:ascii="Courier New" w:hAnsi="Courier New"/>
                  <w:b/>
                </w:rPr>
                <w:t>U+</w:t>
              </w:r>
            </w:ins>
            <w:r w:rsidRPr="00E77497">
              <w:rPr>
                <w:rFonts w:ascii="Courier New" w:hAnsi="Courier New"/>
                <w:b/>
              </w:rPr>
              <w:t>2029</w:t>
            </w:r>
          </w:p>
        </w:tc>
        <w:tc>
          <w:tcPr>
            <w:tcW w:w="2520" w:type="dxa"/>
          </w:tcPr>
          <w:p w:rsidR="004C02EF" w:rsidRPr="00E77497" w:rsidRDefault="004C02EF" w:rsidP="003A4B22">
            <w:pPr>
              <w:keepLines/>
              <w:spacing w:after="60"/>
            </w:pPr>
            <w:r w:rsidRPr="00E77497">
              <w:t>Paragraph separator</w:t>
            </w:r>
          </w:p>
        </w:tc>
        <w:tc>
          <w:tcPr>
            <w:tcW w:w="2449" w:type="dxa"/>
          </w:tcPr>
          <w:p w:rsidR="004C02EF" w:rsidRPr="00E77497" w:rsidRDefault="004C02EF" w:rsidP="003A4B22">
            <w:pPr>
              <w:keepLines/>
              <w:spacing w:after="60"/>
            </w:pPr>
            <w:r w:rsidRPr="00E77497">
              <w:t>&lt;PS&gt;</w:t>
            </w:r>
          </w:p>
        </w:tc>
      </w:tr>
    </w:tbl>
    <w:p w:rsidR="004C02EF" w:rsidRPr="00E77497" w:rsidRDefault="004C02EF" w:rsidP="004C02EF">
      <w:r w:rsidRPr="00E77497">
        <w:t xml:space="preserve">Only the </w:t>
      </w:r>
      <w:ins w:id="1056" w:author="Rev 9 Allen Wirfs-Brock" w:date="2012-07-02T16:45:00Z">
        <w:r w:rsidR="003205F6">
          <w:t xml:space="preserve">Unicode </w:t>
        </w:r>
      </w:ins>
      <w:r w:rsidRPr="00E77497">
        <w:t xml:space="preserve">characters in </w:t>
      </w:r>
      <w:ins w:id="1057" w:author="Rev 8 Allen Wirfs-Brock" w:date="2012-06-13T12:23:00Z">
        <w:r w:rsidR="00386630">
          <w:fldChar w:fldCharType="begin"/>
        </w:r>
        <w:r w:rsidR="00386630">
          <w:instrText xml:space="preserve"> REF _Ref327353531 \h </w:instrText>
        </w:r>
      </w:ins>
      <w:r w:rsidR="00386630">
        <w:fldChar w:fldCharType="separate"/>
      </w:r>
      <w:ins w:id="1058" w:author="Rev 10 Allen Wirfs-Brock" w:date="2012-09-27T11:54:00Z">
        <w:r w:rsidR="00AE6982">
          <w:t xml:space="preserve">Table </w:t>
        </w:r>
        <w:r w:rsidR="00AE6982">
          <w:rPr>
            <w:noProof/>
          </w:rPr>
          <w:t>3</w:t>
        </w:r>
      </w:ins>
      <w:ins w:id="1059" w:author="Rev 8 Allen Wirfs-Brock" w:date="2012-06-13T12:23:00Z">
        <w:r w:rsidR="00386630">
          <w:fldChar w:fldCharType="end"/>
        </w:r>
      </w:ins>
      <w:r w:rsidRPr="00E77497">
        <w:t xml:space="preserve"> are treated as line terminators. Other new line or line breaking </w:t>
      </w:r>
      <w:ins w:id="1060" w:author="Rev 9 Allen Wirfs-Brock" w:date="2012-07-02T16:45:00Z">
        <w:r w:rsidR="003205F6">
          <w:t xml:space="preserve">Unicode </w:t>
        </w:r>
      </w:ins>
      <w:r w:rsidRPr="00E77497">
        <w:t xml:space="preserve">characters are treated as white space but not as line terminators. The </w:t>
      </w:r>
      <w:del w:id="1061" w:author="Rev 9 Allen Wirfs-Brock" w:date="2012-07-02T16:46:00Z">
        <w:r w:rsidRPr="00E77497" w:rsidDel="003205F6">
          <w:delText xml:space="preserve">character </w:delText>
        </w:r>
      </w:del>
      <w:r w:rsidRPr="00E77497">
        <w:t xml:space="preserve">sequence &lt;CR&gt;&lt;LF&gt; is commonly used as a line terminator. It should be considered a single </w:t>
      </w:r>
      <w:ins w:id="1062" w:author="Rev 9 Allen Wirfs-Brock" w:date="2012-07-02T16:47:00Z">
        <w:r w:rsidR="003205F6" w:rsidRPr="005D174A">
          <w:rPr>
            <w:rFonts w:ascii="Times New Roman" w:hAnsi="Times New Roman"/>
            <w:i/>
          </w:rPr>
          <w:t>SourceCharacter</w:t>
        </w:r>
        <w:r w:rsidR="003205F6">
          <w:t xml:space="preserve"> </w:t>
        </w:r>
      </w:ins>
      <w:del w:id="1063" w:author="Rev 9 Allen Wirfs-Brock" w:date="2012-07-02T16:47:00Z">
        <w:r w:rsidRPr="00E77497" w:rsidDel="003205F6">
          <w:delText xml:space="preserve">character </w:delText>
        </w:r>
      </w:del>
      <w:r w:rsidRPr="00E77497">
        <w:t>for the purpose of reporting line numbers.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LineTerminator </w:t>
      </w:r>
      <w:r w:rsidRPr="00E77497">
        <w:rPr>
          <w:rFonts w:ascii="Arial" w:hAnsi="Arial" w:cs="Arial"/>
          <w:b/>
          <w:i w:val="0"/>
        </w:rPr>
        <w:t>::</w:t>
      </w:r>
    </w:p>
    <w:p w:rsidR="004C02EF" w:rsidRPr="00E77497" w:rsidRDefault="004C02EF" w:rsidP="004C02EF">
      <w:pPr>
        <w:pStyle w:val="SyntaxDefinition"/>
        <w:rPr>
          <w:i w:val="0"/>
        </w:rPr>
      </w:pPr>
      <w:r w:rsidRPr="00E77497">
        <w:rPr>
          <w:i w:val="0"/>
        </w:rPr>
        <w:t>&lt;LF&gt;</w:t>
      </w:r>
      <w:r w:rsidRPr="00E77497">
        <w:rPr>
          <w:i w:val="0"/>
        </w:rPr>
        <w:br/>
        <w:t>&lt;CR&gt;</w:t>
      </w:r>
      <w:bookmarkStart w:id="1064" w:name="_Ref379871138"/>
      <w:bookmarkStart w:id="1065" w:name="_Toc381513618"/>
      <w:bookmarkStart w:id="1066" w:name="_Toc382202760"/>
      <w:bookmarkStart w:id="1067" w:name="_Toc382202980"/>
      <w:bookmarkStart w:id="1068" w:name="_Toc382212140"/>
      <w:bookmarkStart w:id="1069" w:name="_Toc382212319"/>
      <w:bookmarkStart w:id="1070" w:name="_Toc382291485"/>
      <w:bookmarkStart w:id="1071" w:name="_Toc385672121"/>
      <w:bookmarkStart w:id="1072" w:name="_Toc393690212"/>
      <w:r w:rsidRPr="00E77497">
        <w:rPr>
          <w:i w:val="0"/>
        </w:rPr>
        <w:br/>
        <w:t>&lt;LS&gt;</w:t>
      </w:r>
      <w:r w:rsidRPr="00E77497">
        <w:rPr>
          <w:i w:val="0"/>
        </w:rPr>
        <w:br/>
        <w:t>&lt;PS&gt;</w:t>
      </w:r>
    </w:p>
    <w:p w:rsidR="004C02EF" w:rsidRPr="00E77497" w:rsidRDefault="004C02EF" w:rsidP="004C02EF">
      <w:pPr>
        <w:pStyle w:val="SyntaxRule"/>
      </w:pPr>
      <w:r w:rsidRPr="00E77497">
        <w:t xml:space="preserve">LineTerminatorSequence </w:t>
      </w:r>
      <w:r w:rsidRPr="00E77497">
        <w:rPr>
          <w:rFonts w:ascii="Arial" w:hAnsi="Arial" w:cs="Arial"/>
          <w:b/>
          <w:i w:val="0"/>
        </w:rPr>
        <w:t>::</w:t>
      </w:r>
    </w:p>
    <w:p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rsidR="004C02EF" w:rsidRPr="00E77497" w:rsidRDefault="004C02EF" w:rsidP="004C02EF">
      <w:pPr>
        <w:pStyle w:val="Heading2"/>
        <w:numPr>
          <w:ilvl w:val="0"/>
          <w:numId w:val="0"/>
        </w:numPr>
      </w:pPr>
      <w:bookmarkStart w:id="1073" w:name="_Ref457437441"/>
      <w:bookmarkStart w:id="1074" w:name="_Ref457437442"/>
      <w:bookmarkStart w:id="1075" w:name="_Ref457437443"/>
      <w:bookmarkStart w:id="1076" w:name="_Ref457437444"/>
      <w:bookmarkStart w:id="1077" w:name="_Ref457437448"/>
      <w:bookmarkStart w:id="1078" w:name="_Ref457437449"/>
      <w:bookmarkStart w:id="1079" w:name="_Ref457437450"/>
      <w:bookmarkStart w:id="1080" w:name="_Ref457437451"/>
      <w:bookmarkStart w:id="1081" w:name="_Ref457437452"/>
      <w:bookmarkStart w:id="1082" w:name="_Toc472818757"/>
      <w:bookmarkStart w:id="1083" w:name="_Toc235503312"/>
      <w:bookmarkStart w:id="1084" w:name="_Toc241509087"/>
      <w:bookmarkStart w:id="1085" w:name="_Toc244416574"/>
      <w:bookmarkStart w:id="1086" w:name="_Toc276630938"/>
      <w:bookmarkStart w:id="1087" w:name="_Toc339020245"/>
      <w:r w:rsidRPr="00E77497">
        <w:t>7.4</w:t>
      </w:r>
      <w:r w:rsidRPr="00E77497">
        <w:tab/>
        <w:t>Comment</w:t>
      </w:r>
      <w:bookmarkEnd w:id="1064"/>
      <w:bookmarkEnd w:id="1065"/>
      <w:bookmarkEnd w:id="1066"/>
      <w:bookmarkEnd w:id="1067"/>
      <w:bookmarkEnd w:id="1068"/>
      <w:bookmarkEnd w:id="1069"/>
      <w:bookmarkEnd w:id="1070"/>
      <w:bookmarkEnd w:id="1071"/>
      <w:bookmarkEnd w:id="1072"/>
      <w:r w:rsidRPr="00E77497">
        <w:t>s</w:t>
      </w:r>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rsidR="004C02EF" w:rsidRPr="00E77497" w:rsidRDefault="004C02EF" w:rsidP="004C02EF">
      <w:r w:rsidRPr="00E77497">
        <w:t>Comments can be either single or multi-line. Multi-line comments cannot nest.</w:t>
      </w:r>
    </w:p>
    <w:p w:rsidR="004C02EF" w:rsidRPr="00E77497" w:rsidRDefault="004C02EF" w:rsidP="004C02EF">
      <w:r w:rsidRPr="00E77497">
        <w:lastRenderedPageBreak/>
        <w:t xml:space="preserve">Because a single-line comment can contain any </w:t>
      </w:r>
      <w:ins w:id="1088" w:author="Rev 9 Allen Wirfs-Brock" w:date="2012-07-02T16:48:00Z">
        <w:r w:rsidR="003205F6">
          <w:t xml:space="preserve">Unicode </w:t>
        </w:r>
      </w:ins>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Comment </w:t>
      </w:r>
      <w:r w:rsidRPr="00E77497">
        <w:rPr>
          <w:rFonts w:ascii="Arial" w:hAnsi="Arial" w:cs="Arial"/>
          <w:b/>
          <w:i w:val="0"/>
        </w:rPr>
        <w:t>::</w:t>
      </w:r>
    </w:p>
    <w:p w:rsidR="004C02EF" w:rsidRPr="00E77497" w:rsidRDefault="004C02EF" w:rsidP="004C02EF">
      <w:pPr>
        <w:pStyle w:val="SyntaxDefinition"/>
      </w:pPr>
      <w:r w:rsidRPr="00E77497">
        <w:t>MultiLineComment</w:t>
      </w:r>
      <w:r w:rsidRPr="00E77497">
        <w:br/>
        <w:t>SingleLineComment</w:t>
      </w:r>
    </w:p>
    <w:p w:rsidR="004C02EF" w:rsidRPr="00E77497" w:rsidRDefault="004C02EF" w:rsidP="004C02EF">
      <w:pPr>
        <w:pStyle w:val="SyntaxRule"/>
      </w:pPr>
      <w:r w:rsidRPr="00E77497">
        <w:t xml:space="preserve">MultiLineComment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MultiLineCommentChars </w:t>
      </w:r>
      <w:r w:rsidRPr="00E77497">
        <w:rPr>
          <w:rFonts w:ascii="Arial" w:hAnsi="Arial" w:cs="Arial"/>
          <w:b/>
          <w:i w:val="0"/>
        </w:rPr>
        <w:t>::</w:t>
      </w:r>
    </w:p>
    <w:p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 xml:space="preserve">PostAsteriskCommentChars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SingleLineComment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089" w:name="_Toc381513619"/>
      <w:bookmarkStart w:id="1090" w:name="_Toc382202761"/>
      <w:bookmarkStart w:id="1091" w:name="_Toc382202981"/>
      <w:bookmarkStart w:id="1092" w:name="_Toc382212141"/>
      <w:bookmarkStart w:id="1093" w:name="_Toc382212320"/>
      <w:bookmarkStart w:id="1094" w:name="_Toc382291486"/>
      <w:bookmarkStart w:id="1095" w:name="_Toc385672122"/>
      <w:bookmarkStart w:id="1096" w:name="_Toc393690213"/>
    </w:p>
    <w:p w:rsidR="004C02EF" w:rsidRPr="00E77497" w:rsidRDefault="004C02EF" w:rsidP="004C02EF">
      <w:pPr>
        <w:pStyle w:val="Heading2"/>
        <w:numPr>
          <w:ilvl w:val="0"/>
          <w:numId w:val="0"/>
        </w:numPr>
      </w:pPr>
      <w:bookmarkStart w:id="1097" w:name="_Ref457437455"/>
      <w:bookmarkStart w:id="1098" w:name="_Toc472818758"/>
      <w:bookmarkStart w:id="1099" w:name="_Toc235503313"/>
      <w:bookmarkStart w:id="1100" w:name="_Toc241509088"/>
      <w:bookmarkStart w:id="1101" w:name="_Toc244416575"/>
      <w:bookmarkStart w:id="1102" w:name="_Toc276630939"/>
      <w:bookmarkStart w:id="1103" w:name="_Toc339020246"/>
      <w:r w:rsidRPr="00E77497">
        <w:t>7.5</w:t>
      </w:r>
      <w:r w:rsidRPr="00E77497">
        <w:tab/>
        <w:t>Token</w:t>
      </w:r>
      <w:bookmarkEnd w:id="1089"/>
      <w:bookmarkEnd w:id="1090"/>
      <w:bookmarkEnd w:id="1091"/>
      <w:bookmarkEnd w:id="1092"/>
      <w:bookmarkEnd w:id="1093"/>
      <w:bookmarkEnd w:id="1094"/>
      <w:bookmarkEnd w:id="1095"/>
      <w:bookmarkEnd w:id="1096"/>
      <w:r w:rsidRPr="00E77497">
        <w:t>s</w:t>
      </w:r>
      <w:bookmarkEnd w:id="1097"/>
      <w:bookmarkEnd w:id="1098"/>
      <w:bookmarkEnd w:id="1099"/>
      <w:bookmarkEnd w:id="1100"/>
      <w:bookmarkEnd w:id="1101"/>
      <w:bookmarkEnd w:id="1102"/>
      <w:bookmarkEnd w:id="110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Token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104" w:name="_Toc381513620"/>
      <w:bookmarkStart w:id="1105" w:name="_Toc382202762"/>
      <w:bookmarkStart w:id="1106" w:name="_Toc382202982"/>
      <w:bookmarkStart w:id="1107" w:name="_Toc382212142"/>
      <w:bookmarkStart w:id="1108" w:name="_Toc382212321"/>
      <w:bookmarkStart w:id="1109" w:name="_Toc382291487"/>
      <w:bookmarkStart w:id="1110" w:name="_Toc385672123"/>
      <w:bookmarkStart w:id="1111" w:name="_Toc393690214"/>
      <w:ins w:id="1112" w:author="Rev 9 Allen Wirfs-Brock" w:date="2012-06-24T13:49:00Z">
        <w:r w:rsidR="000B02F1">
          <w:br/>
        </w:r>
        <w:del w:id="1113" w:author="Rev 10 Allen Wirfs-Brock" w:date="2012-07-29T11:23:00Z">
          <w:r w:rsidR="000B02F1" w:rsidDel="00387B31">
            <w:delText>Quasi</w:delText>
          </w:r>
        </w:del>
      </w:ins>
      <w:ins w:id="1114" w:author="Rev 10 Allen Wirfs-Brock" w:date="2012-07-29T11:23:00Z">
        <w:r w:rsidR="00387B31">
          <w:t>Template</w:t>
        </w:r>
      </w:ins>
      <w:ins w:id="1115" w:author="Rev 9 Allen Wirfs-Brock" w:date="2012-07-02T16:42:00Z">
        <w:r w:rsidR="00CA6077">
          <w:br/>
        </w:r>
      </w:ins>
    </w:p>
    <w:p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del w:id="1116" w:author="Rev 9 Allen Wirfs-Brock" w:date="2012-06-24T13:44:00Z">
        <w:r w:rsidRPr="00E77497" w:rsidDel="000B02F1">
          <w:delText xml:space="preserve"> and</w:delText>
        </w:r>
      </w:del>
      <w:ins w:id="1117" w:author="Rev 9 Allen Wirfs-Brock" w:date="2012-06-24T13:44:00Z">
        <w:r w:rsidR="000B02F1">
          <w:t>,</w:t>
        </w:r>
      </w:ins>
      <w:r w:rsidRPr="00E77497">
        <w:t xml:space="preserve"> </w:t>
      </w:r>
      <w:r w:rsidRPr="00E77497">
        <w:rPr>
          <w:rFonts w:ascii="Times New Roman" w:hAnsi="Times New Roman"/>
          <w:i/>
        </w:rPr>
        <w:t>RegularExpressionLiteral</w:t>
      </w:r>
      <w:ins w:id="1118" w:author="Rev 10 Allen Wirfs-Brock" w:date="2012-08-30T12:56:00Z">
        <w:r w:rsidR="000D6CD4">
          <w:t>,</w:t>
        </w:r>
        <w:r w:rsidR="000D6CD4" w:rsidRPr="00E77497">
          <w:t xml:space="preserve"> </w:t>
        </w:r>
        <w:r w:rsidR="000D6CD4">
          <w:rPr>
            <w:rFonts w:ascii="Times New Roman" w:hAnsi="Times New Roman"/>
            <w:i/>
          </w:rPr>
          <w:t>RightBracePunctuator,</w:t>
        </w:r>
      </w:ins>
      <w:ins w:id="1119" w:author="Rev 9 Allen Wirfs-Brock" w:date="2012-06-24T13:44:00Z">
        <w:r w:rsidR="000B02F1" w:rsidRPr="000B02F1">
          <w:t xml:space="preserve"> </w:t>
        </w:r>
        <w:r w:rsidR="000B02F1" w:rsidRPr="00E77497">
          <w:t xml:space="preserve">and </w:t>
        </w:r>
      </w:ins>
      <w:ins w:id="1120" w:author="Rev 9 Allen Wirfs-Brock" w:date="2012-06-24T13:45:00Z">
        <w:del w:id="1121" w:author="Rev 10 Allen Wirfs-Brock" w:date="2012-07-29T11:23:00Z">
          <w:r w:rsidR="000B02F1" w:rsidDel="00387B31">
            <w:rPr>
              <w:rFonts w:ascii="Times New Roman" w:hAnsi="Times New Roman"/>
              <w:i/>
            </w:rPr>
            <w:delText>Quasi</w:delText>
          </w:r>
        </w:del>
      </w:ins>
      <w:ins w:id="1122" w:author="Rev 10 Allen Wirfs-Brock" w:date="2012-07-29T11:23:00Z">
        <w:r w:rsidR="00387B31">
          <w:rPr>
            <w:rFonts w:ascii="Times New Roman" w:hAnsi="Times New Roman"/>
            <w:i/>
          </w:rPr>
          <w:t>Template</w:t>
        </w:r>
      </w:ins>
      <w:ins w:id="1123" w:author="Rev 9 Allen Wirfs-Brock" w:date="2012-06-24T13:45:00Z">
        <w:r w:rsidR="000B02F1">
          <w:rPr>
            <w:rFonts w:ascii="Times New Roman" w:hAnsi="Times New Roman"/>
            <w:i/>
          </w:rPr>
          <w:t>SubstitutionTail</w:t>
        </w:r>
      </w:ins>
      <w:r w:rsidRPr="00E77497">
        <w:t xml:space="preserve"> productions define tokens, but are not included in the </w:t>
      </w:r>
      <w:r w:rsidRPr="00E77497">
        <w:rPr>
          <w:rFonts w:ascii="Times New Roman" w:hAnsi="Times New Roman"/>
          <w:i/>
        </w:rPr>
        <w:t>Token</w:t>
      </w:r>
      <w:r w:rsidRPr="00E77497">
        <w:t xml:space="preserve"> production.</w:t>
      </w:r>
      <w:bookmarkStart w:id="1124" w:name="_Toc381513623"/>
      <w:bookmarkStart w:id="1125" w:name="_Toc382202765"/>
      <w:bookmarkStart w:id="1126" w:name="_Toc382202985"/>
      <w:bookmarkStart w:id="1127" w:name="_Toc382212145"/>
      <w:bookmarkStart w:id="1128" w:name="_Toc382212324"/>
      <w:bookmarkStart w:id="1129" w:name="_Toc382291490"/>
      <w:bookmarkStart w:id="1130" w:name="_Ref382709859"/>
      <w:bookmarkStart w:id="1131" w:name="_Toc385672126"/>
      <w:bookmarkStart w:id="1132" w:name="_Toc393690217"/>
      <w:bookmarkEnd w:id="1104"/>
      <w:bookmarkEnd w:id="1105"/>
      <w:bookmarkEnd w:id="1106"/>
      <w:bookmarkEnd w:id="1107"/>
      <w:bookmarkEnd w:id="1108"/>
      <w:bookmarkEnd w:id="1109"/>
      <w:bookmarkEnd w:id="1110"/>
      <w:bookmarkEnd w:id="1111"/>
    </w:p>
    <w:p w:rsidR="004C02EF" w:rsidRPr="004D1BD1" w:rsidRDefault="004C02EF" w:rsidP="004C02EF">
      <w:pPr>
        <w:pStyle w:val="Heading2"/>
        <w:numPr>
          <w:ilvl w:val="0"/>
          <w:numId w:val="0"/>
        </w:numPr>
      </w:pPr>
      <w:bookmarkStart w:id="1133" w:name="_Ref451679320"/>
      <w:bookmarkStart w:id="1134" w:name="_Toc472818762"/>
      <w:bookmarkStart w:id="1135" w:name="_Toc235503314"/>
      <w:bookmarkStart w:id="1136" w:name="_Toc241509089"/>
      <w:bookmarkStart w:id="1137" w:name="_Toc244416576"/>
      <w:bookmarkStart w:id="1138" w:name="_Toc276630940"/>
      <w:bookmarkStart w:id="1139" w:name="_Toc339020247"/>
      <w:r w:rsidRPr="004D1BD1">
        <w:lastRenderedPageBreak/>
        <w:t>7.6</w:t>
      </w:r>
      <w:r w:rsidRPr="004D1BD1">
        <w:tab/>
        <w:t>Identifier Names and Identifier</w:t>
      </w:r>
      <w:bookmarkEnd w:id="1124"/>
      <w:bookmarkEnd w:id="1125"/>
      <w:bookmarkEnd w:id="1126"/>
      <w:bookmarkEnd w:id="1127"/>
      <w:bookmarkEnd w:id="1128"/>
      <w:bookmarkEnd w:id="1129"/>
      <w:bookmarkEnd w:id="1130"/>
      <w:bookmarkEnd w:id="1131"/>
      <w:bookmarkEnd w:id="1132"/>
      <w:r w:rsidRPr="004D1BD1">
        <w:t>s</w:t>
      </w:r>
      <w:bookmarkEnd w:id="1133"/>
      <w:bookmarkEnd w:id="1134"/>
      <w:bookmarkEnd w:id="1135"/>
      <w:bookmarkEnd w:id="1136"/>
      <w:bookmarkEnd w:id="1137"/>
      <w:bookmarkEnd w:id="1138"/>
      <w:bookmarkEnd w:id="1139"/>
    </w:p>
    <w:p w:rsidR="004C02EF" w:rsidRPr="00E77497" w:rsidRDefault="00F170FE" w:rsidP="00606F2D">
      <w:ins w:id="1140" w:author="Rev 7 Allen Wirfs-Brock" w:date="2012-04-13T14:15:00Z">
        <w:del w:id="1141" w:author="Rev 9 Allen Wirfs-Brock" w:date="2012-07-08T11:19:00Z">
          <w:r w:rsidRPr="005E3AA9" w:rsidDel="00606F2D">
            <w:rPr>
              <w:rFonts w:ascii="Times New Roman" w:hAnsi="Times New Roman"/>
              <w:i/>
            </w:rPr>
            <w:delText>Identifer</w:delText>
          </w:r>
        </w:del>
      </w:ins>
      <w:ins w:id="1142" w:author="Rev 7 Allen Wirfs-Brock" w:date="2012-04-13T14:16:00Z">
        <w:del w:id="1143" w:author="Rev 9 Allen Wirfs-Brock" w:date="2012-07-08T11:19:00Z">
          <w:r w:rsidRPr="005E3AA9" w:rsidDel="00606F2D">
            <w:rPr>
              <w:rFonts w:cs="Arial"/>
            </w:rPr>
            <w:delText>,</w:delText>
          </w:r>
        </w:del>
      </w:ins>
      <w:ins w:id="1144" w:author="Rev 7 Allen Wirfs-Brock" w:date="2012-04-13T14:15:00Z">
        <w:del w:id="1145" w:author="Rev 9 Allen Wirfs-Brock" w:date="2012-07-08T11:19:00Z">
          <w:r w:rsidDel="00606F2D">
            <w:delText xml:space="preserve"> </w:delText>
          </w:r>
        </w:del>
        <w:r w:rsidRPr="005E3AA9">
          <w:rPr>
            <w:rFonts w:ascii="Times New Roman" w:hAnsi="Times New Roman"/>
            <w:i/>
          </w:rPr>
          <w:t>IdentifierName</w:t>
        </w:r>
        <w:r>
          <w:t xml:space="preserve">, </w:t>
        </w:r>
      </w:ins>
      <w:ins w:id="1146" w:author="Rev 9 Allen Wirfs-Brock" w:date="2012-07-08T11:19:00Z">
        <w:r w:rsidR="00606F2D" w:rsidRPr="005E3AA9">
          <w:rPr>
            <w:rFonts w:ascii="Times New Roman" w:hAnsi="Times New Roman"/>
            <w:i/>
          </w:rPr>
          <w:t>Identif</w:t>
        </w:r>
      </w:ins>
      <w:ins w:id="1147" w:author="Rev 10 Allen Wirfs-Brock" w:date="2012-08-30T16:34:00Z">
        <w:r w:rsidR="00626B1E">
          <w:rPr>
            <w:rFonts w:ascii="Times New Roman" w:hAnsi="Times New Roman"/>
            <w:i/>
          </w:rPr>
          <w:t>i</w:t>
        </w:r>
      </w:ins>
      <w:ins w:id="1148" w:author="Rev 9 Allen Wirfs-Brock" w:date="2012-07-08T11:19:00Z">
        <w:r w:rsidR="00606F2D" w:rsidRPr="005E3AA9">
          <w:rPr>
            <w:rFonts w:ascii="Times New Roman" w:hAnsi="Times New Roman"/>
            <w:i/>
          </w:rPr>
          <w:t>er</w:t>
        </w:r>
        <w:r w:rsidR="00606F2D" w:rsidRPr="005E3AA9">
          <w:rPr>
            <w:rFonts w:cs="Arial"/>
          </w:rPr>
          <w:t>,</w:t>
        </w:r>
        <w:r w:rsidR="00606F2D">
          <w:t xml:space="preserve"> </w:t>
        </w:r>
      </w:ins>
      <w:ins w:id="1149" w:author="Rev 7 Allen Wirfs-Brock" w:date="2012-04-13T14:15:00Z">
        <w:r>
          <w:t xml:space="preserve">and </w:t>
        </w:r>
        <w:r w:rsidRPr="005E3AA9">
          <w:rPr>
            <w:rFonts w:ascii="Times New Roman" w:hAnsi="Times New Roman"/>
            <w:i/>
          </w:rPr>
          <w:t>ReservedWord</w:t>
        </w:r>
        <w:r>
          <w:t xml:space="preserve"> </w:t>
        </w:r>
      </w:ins>
      <w:del w:id="1150" w:author="Rev 7 Allen Wirfs-Brock" w:date="2012-04-13T14:17:00Z">
        <w:r w:rsidR="004C02EF" w:rsidRPr="00E65A34" w:rsidDel="00F170FE">
          <w:delText xml:space="preserve">Identifier Names </w:delText>
        </w:r>
      </w:del>
      <w:r w:rsidR="004C02EF" w:rsidRPr="00E65A34">
        <w:t xml:space="preserve">are tokens that are interpreted according to the </w:t>
      </w:r>
      <w:ins w:id="1151" w:author="Rev 9 Allen Wirfs-Brock" w:date="2012-07-08T11:17:00Z">
        <w:r w:rsidR="00606F2D">
          <w:t>Default</w:t>
        </w:r>
      </w:ins>
      <w:ins w:id="1152" w:author="Rev 10 Allen Wirfs-Brock" w:date="2012-08-30T16:34:00Z">
        <w:r w:rsidR="00626B1E">
          <w:t xml:space="preserve"> </w:t>
        </w:r>
      </w:ins>
      <w:ins w:id="1153" w:author="Rev 9 Allen Wirfs-Brock" w:date="2012-07-08T11:17:00Z">
        <w:r w:rsidR="00606F2D">
          <w:t>Identifier Syntax given in Unicode Standard Annex #31, Identifier and Pattern</w:t>
        </w:r>
      </w:ins>
      <w:ins w:id="1154" w:author="Rev 9 Allen Wirfs-Brock" w:date="2012-07-08T11:18:00Z">
        <w:r w:rsidR="00606F2D">
          <w:t xml:space="preserve"> </w:t>
        </w:r>
      </w:ins>
      <w:ins w:id="1155" w:author="Rev 9 Allen Wirfs-Brock" w:date="2012-07-08T11:17:00Z">
        <w:r w:rsidR="00606F2D">
          <w:t>Syntax</w:t>
        </w:r>
      </w:ins>
      <w:del w:id="1156" w:author="Rev 9 Allen Wirfs-Brock" w:date="2012-07-08T11:17:00Z">
        <w:r w:rsidR="004C02EF" w:rsidRPr="00E65A34" w:rsidDel="00606F2D">
          <w:delText>grammar given in the “Identifiers” section of chapter 5 of the Unicode standard</w:delText>
        </w:r>
      </w:del>
      <w:r w:rsidR="004C02EF" w:rsidRPr="00E65A34">
        <w:t>, with some small mod</w:t>
      </w:r>
      <w:r w:rsidR="004C02EF" w:rsidRPr="009C202C">
        <w:t xml:space="preserve">ifications. </w:t>
      </w:r>
      <w:del w:id="1157" w:author="Rev 9 Allen Wirfs-Brock" w:date="2012-07-08T11:29:00Z">
        <w:r w:rsidR="004C02EF" w:rsidRPr="009C202C" w:rsidDel="007B283B">
          <w:delText xml:space="preserve">An </w:delText>
        </w:r>
      </w:del>
      <w:ins w:id="1158" w:author="Rev 9 Allen Wirfs-Brock" w:date="2012-07-08T11:30:00Z">
        <w:r w:rsidR="007B283B" w:rsidRPr="005E3AA9">
          <w:rPr>
            <w:rFonts w:ascii="Times New Roman" w:hAnsi="Times New Roman"/>
            <w:i/>
          </w:rPr>
          <w:t>ReservedWord</w:t>
        </w:r>
      </w:ins>
      <w:ins w:id="1159" w:author="Rev 9 Allen Wirfs-Brock" w:date="2012-07-08T11:29:00Z">
        <w:r w:rsidR="007B283B">
          <w:t xml:space="preserve">  is is an enumerated subset of </w:t>
        </w:r>
      </w:ins>
      <w:ins w:id="1160" w:author="Rev 9 Allen Wirfs-Brock" w:date="2012-07-08T11:30:00Z">
        <w:r w:rsidR="007B283B" w:rsidRPr="005E3AA9">
          <w:rPr>
            <w:rFonts w:ascii="Times New Roman" w:hAnsi="Times New Roman"/>
            <w:i/>
          </w:rPr>
          <w:t>IdentifierName</w:t>
        </w:r>
      </w:ins>
      <w:ins w:id="1161" w:author="Rev 9 Allen Wirfs-Brock" w:date="2012-07-08T11:29:00Z">
        <w:r w:rsidR="007B283B">
          <w:t xml:space="preserve"> and</w:t>
        </w:r>
        <w:r w:rsidR="007B283B" w:rsidRPr="009C202C">
          <w:t xml:space="preserve"> </w:t>
        </w:r>
      </w:ins>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w:t>
      </w:r>
      <w:del w:id="1162" w:author="Rev 9 Allen Wirfs-Brock" w:date="2012-07-08T11:19:00Z">
        <w:r w:rsidR="004C02EF" w:rsidRPr="00E77497" w:rsidDel="00606F2D">
          <w:delText xml:space="preserve">both normative and informative </w:delText>
        </w:r>
      </w:del>
      <w:r w:rsidR="004C02EF" w:rsidRPr="00E77497">
        <w:t xml:space="preserve">character </w:t>
      </w:r>
      <w:del w:id="1163" w:author="Rev 9 Allen Wirfs-Brock" w:date="2012-07-08T11:19:00Z">
        <w:r w:rsidR="004C02EF" w:rsidRPr="00E77497" w:rsidDel="00606F2D">
          <w:delText xml:space="preserve">categories </w:delText>
        </w:r>
      </w:del>
      <w:ins w:id="1164" w:author="Rev 9 Allen Wirfs-Brock" w:date="2012-07-08T11:19:00Z">
        <w:r w:rsidR="00606F2D">
          <w:t>properties</w:t>
        </w:r>
        <w:r w:rsidR="00606F2D" w:rsidRPr="00E77497">
          <w:t xml:space="preserve"> </w:t>
        </w:r>
      </w:ins>
      <w:r w:rsidR="004C02EF" w:rsidRPr="00E77497">
        <w:t xml:space="preserve">specified by the Unicode Standard. The </w:t>
      </w:r>
      <w:ins w:id="1165" w:author="Rev 9 Allen Wirfs-Brock" w:date="2012-07-08T11:20:00Z">
        <w:r w:rsidR="00606F2D">
          <w:t xml:space="preserve">Unicode </w:t>
        </w:r>
      </w:ins>
      <w:r w:rsidR="004C02EF" w:rsidRPr="00E77497">
        <w:t xml:space="preserve">characters in the specified categories in version </w:t>
      </w:r>
      <w:del w:id="1166" w:author="Rev 9 Allen Wirfs-Brock" w:date="2012-07-08T11:20:00Z">
        <w:r w:rsidR="004C02EF" w:rsidRPr="00E77497" w:rsidDel="00606F2D">
          <w:delText>3</w:delText>
        </w:r>
      </w:del>
      <w:ins w:id="1167" w:author="Rev 9 Allen Wirfs-Brock" w:date="2012-07-08T11:20:00Z">
        <w:r w:rsidR="00606F2D">
          <w:t>5.1</w:t>
        </w:r>
      </w:ins>
      <w:r w:rsidR="004C02EF" w:rsidRPr="00E77497">
        <w:t>.0 of the Unicode standard must be treated as in those categories by all conforming ECMAScript implementations.</w:t>
      </w:r>
      <w:ins w:id="1168" w:author="Rev 11 Allen Wirfs-Brock" w:date="2012-10-25T18:30:00Z">
        <w:r w:rsidR="00E867D2">
          <w:t xml:space="preserve"> </w:t>
        </w:r>
        <w:r w:rsidR="00E867D2" w:rsidRPr="00E77497">
          <w:t>ECMAScript implementations may recognise identifier characters defined in later editions of the Unicode Standard.</w:t>
        </w:r>
      </w:ins>
    </w:p>
    <w:p w:rsidR="004C02EF" w:rsidRPr="007B283B" w:rsidRDefault="00F477D2">
      <w:pPr>
        <w:pStyle w:val="Note"/>
        <w:rPr>
          <w:rFonts w:ascii="Times New Roman" w:hAnsi="Times New Roman"/>
          <w:i/>
        </w:rPr>
        <w:pPrChange w:id="1169" w:author="Rev 9 Allen Wirfs-Brock" w:date="2012-07-08T12:34:00Z">
          <w:pPr/>
        </w:pPrChange>
      </w:pPr>
      <w:ins w:id="1170" w:author="Rev 9 Allen Wirfs-Brock" w:date="2012-07-08T12:34:00Z">
        <w:r>
          <w:t>NOTE</w:t>
        </w:r>
      </w:ins>
      <w:ins w:id="1171" w:author="Rev 11 Allen Wirfs-Brock" w:date="2012-10-25T18:31:00Z">
        <w:r w:rsidR="00E21212">
          <w:t xml:space="preserve"> 1</w:t>
        </w:r>
      </w:ins>
      <w:ins w:id="1172" w:author="Rev 9 Allen Wirfs-Brock" w:date="2012-07-08T12:34:00Z">
        <w:r>
          <w:tab/>
        </w:r>
      </w:ins>
      <w:r w:rsidR="004C02EF" w:rsidRPr="00E77497">
        <w:t xml:space="preserve">This standard specifies specific character additions: The dollar sign </w:t>
      </w:r>
      <w:del w:id="1173" w:author="Rev 9 Allen Wirfs-Brock" w:date="2012-07-08T11:21:00Z">
        <w:r w:rsidR="004C02EF" w:rsidRPr="00E77497" w:rsidDel="00606F2D">
          <w:delText>(</w:delText>
        </w:r>
        <w:r w:rsidR="004C02EF" w:rsidRPr="00E77497" w:rsidDel="00606F2D">
          <w:rPr>
            <w:rFonts w:ascii="Courier New" w:hAnsi="Courier New" w:cs="Courier New"/>
            <w:b/>
          </w:rPr>
          <w:delText>$</w:delText>
        </w:r>
        <w:r w:rsidR="004C02EF" w:rsidRPr="00E77497" w:rsidDel="00606F2D">
          <w:delText xml:space="preserve">) </w:delText>
        </w:r>
      </w:del>
      <w:ins w:id="1174" w:author="Rev 9 Allen Wirfs-Brock" w:date="2012-07-08T11:21:00Z">
        <w:r w:rsidR="00606F2D" w:rsidRPr="00E77497">
          <w:t>(</w:t>
        </w:r>
        <w:r w:rsidR="00606F2D">
          <w:rPr>
            <w:rFonts w:ascii="Courier New" w:hAnsi="Courier New" w:cs="Courier New"/>
            <w:b/>
          </w:rPr>
          <w:t>U+0024</w:t>
        </w:r>
        <w:r w:rsidR="00606F2D" w:rsidRPr="00E77497">
          <w:t xml:space="preserve">) </w:t>
        </w:r>
      </w:ins>
      <w:r w:rsidR="004C02EF" w:rsidRPr="00E77497">
        <w:t xml:space="preserve">and the underscore </w:t>
      </w:r>
      <w:del w:id="1175" w:author="Rev 9 Allen Wirfs-Brock" w:date="2012-07-08T11:21:00Z">
        <w:r w:rsidR="004C02EF" w:rsidRPr="00E77497" w:rsidDel="00606F2D">
          <w:delText>(</w:delText>
        </w:r>
        <w:r w:rsidR="004C02EF" w:rsidRPr="00E77497" w:rsidDel="00606F2D">
          <w:rPr>
            <w:rFonts w:ascii="Courier New" w:hAnsi="Courier New" w:cs="Courier New"/>
            <w:b/>
          </w:rPr>
          <w:delText>_</w:delText>
        </w:r>
        <w:r w:rsidR="004C02EF" w:rsidRPr="00E77497" w:rsidDel="00606F2D">
          <w:delText xml:space="preserve">) </w:delText>
        </w:r>
      </w:del>
      <w:ins w:id="1176" w:author="Rev 9 Allen Wirfs-Brock" w:date="2012-07-08T11:21:00Z">
        <w:r w:rsidR="00606F2D" w:rsidRPr="00E77497">
          <w:t>(</w:t>
        </w:r>
        <w:r w:rsidR="00606F2D">
          <w:rPr>
            <w:rFonts w:ascii="Courier New" w:hAnsi="Courier New" w:cs="Courier New"/>
            <w:b/>
          </w:rPr>
          <w:t>U+005f</w:t>
        </w:r>
        <w:r w:rsidR="00606F2D" w:rsidRPr="00E77497">
          <w:t xml:space="preserve">) </w:t>
        </w:r>
      </w:ins>
      <w:r w:rsidR="004C02EF" w:rsidRPr="00E77497">
        <w:t xml:space="preserve">are permitted anywhere in an </w:t>
      </w:r>
      <w:r w:rsidR="004C02EF" w:rsidRPr="00E77497">
        <w:rPr>
          <w:rFonts w:ascii="Times New Roman" w:hAnsi="Times New Roman"/>
          <w:i/>
        </w:rPr>
        <w:t>IdentifierName</w:t>
      </w:r>
      <w:ins w:id="1177" w:author="Rev 9 Allen Wirfs-Brock" w:date="2012-07-08T11:26:00Z">
        <w:r w:rsidR="007B283B" w:rsidRPr="007B283B">
          <w:rPr>
            <w:rFonts w:cs="Arial"/>
          </w:rPr>
          <w:t>, and the characters zero width non-joiner (U+200C) and zero width joiner (U+200D)</w:t>
        </w:r>
      </w:ins>
      <w:ins w:id="1178" w:author="Rev 9 Allen Wirfs-Brock" w:date="2012-07-08T11:28:00Z">
        <w:r w:rsidR="007B283B">
          <w:rPr>
            <w:rFonts w:cs="Arial"/>
          </w:rPr>
          <w:t xml:space="preserve"> </w:t>
        </w:r>
      </w:ins>
      <w:ins w:id="1179" w:author="Rev 9 Allen Wirfs-Brock" w:date="2012-07-08T11:30:00Z">
        <w:r w:rsidR="007B283B">
          <w:rPr>
            <w:rFonts w:cs="Arial"/>
          </w:rPr>
          <w:t xml:space="preserve">are </w:t>
        </w:r>
      </w:ins>
      <w:ins w:id="1180" w:author="Rev 9 Allen Wirfs-Brock" w:date="2012-07-08T11:31:00Z">
        <w:r w:rsidR="007B283B">
          <w:rPr>
            <w:rFonts w:cs="Arial"/>
          </w:rPr>
          <w:t>permitted</w:t>
        </w:r>
      </w:ins>
      <w:ins w:id="1181" w:author="Rev 9 Allen Wirfs-Brock" w:date="2012-07-08T11:30:00Z">
        <w:r w:rsidR="007B283B">
          <w:rPr>
            <w:rFonts w:cs="Arial"/>
          </w:rPr>
          <w:t xml:space="preserve"> </w:t>
        </w:r>
      </w:ins>
      <w:ins w:id="1182" w:author="Rev 9 Allen Wirfs-Brock" w:date="2012-07-08T11:31:00Z">
        <w:r w:rsidR="007B283B">
          <w:rPr>
            <w:rFonts w:cs="Arial"/>
          </w:rPr>
          <w:t>anywhere</w:t>
        </w:r>
      </w:ins>
      <w:ins w:id="1183" w:author="Rev 9 Allen Wirfs-Brock" w:date="2012-07-08T11:26:00Z">
        <w:r w:rsidR="007B283B" w:rsidRPr="007B283B">
          <w:rPr>
            <w:rFonts w:cs="Arial"/>
          </w:rPr>
          <w:t xml:space="preserve"> after the first </w:t>
        </w:r>
      </w:ins>
      <w:ins w:id="1184" w:author="Rev 9 Allen Wirfs-Brock" w:date="2012-07-08T11:28:00Z">
        <w:r w:rsidR="007B283B">
          <w:rPr>
            <w:rFonts w:cs="Arial"/>
          </w:rPr>
          <w:t xml:space="preserve">character of an </w:t>
        </w:r>
        <w:r w:rsidR="007B283B" w:rsidRPr="007B283B">
          <w:rPr>
            <w:rFonts w:ascii="Times New Roman" w:hAnsi="Times New Roman"/>
            <w:i/>
          </w:rPr>
          <w:t>IdentifierName</w:t>
        </w:r>
      </w:ins>
      <w:r w:rsidR="004C02EF" w:rsidRPr="00E77497">
        <w:t>.</w:t>
      </w:r>
    </w:p>
    <w:p w:rsidR="004C02EF" w:rsidRPr="00E77497" w:rsidRDefault="004C02EF" w:rsidP="004C02EF">
      <w:r w:rsidRPr="00E77497">
        <w:t xml:space="preserve">Unicode escape sequences are </w:t>
      </w:r>
      <w:del w:id="1185" w:author="Rev 9 Allen Wirfs-Brock" w:date="2012-07-08T12:34:00Z">
        <w:r w:rsidRPr="00E77497" w:rsidDel="00F477D2">
          <w:delText xml:space="preserve">also </w:delText>
        </w:r>
      </w:del>
      <w:r w:rsidRPr="00E77497">
        <w:t xml:space="preserve">permitted in an </w:t>
      </w:r>
      <w:r w:rsidRPr="00E77497">
        <w:rPr>
          <w:rFonts w:ascii="Times New Roman" w:hAnsi="Times New Roman"/>
          <w:i/>
        </w:rPr>
        <w:t>IdentifierName</w:t>
      </w:r>
      <w:r w:rsidRPr="00E77497">
        <w:t xml:space="preserve">, where they contribute a single </w:t>
      </w:r>
      <w:ins w:id="1186" w:author="Rev 9 Allen Wirfs-Brock" w:date="2012-07-02T16:50:00Z">
        <w:r w:rsidR="003205F6">
          <w:t xml:space="preserve">Unicode </w:t>
        </w:r>
      </w:ins>
      <w:r w:rsidRPr="00E77497">
        <w:t xml:space="preserve">character to the </w:t>
      </w:r>
      <w:r w:rsidRPr="00E77497">
        <w:rPr>
          <w:rFonts w:ascii="Times New Roman" w:hAnsi="Times New Roman"/>
          <w:i/>
        </w:rPr>
        <w:t>IdentifierName</w:t>
      </w:r>
      <w:del w:id="1187" w:author="Rev 9 Allen Wirfs-Brock" w:date="2012-07-08T11:54:00Z">
        <w:r w:rsidRPr="00E77497" w:rsidDel="001601A2">
          <w:delText xml:space="preserve">, </w:delText>
        </w:r>
      </w:del>
      <w:ins w:id="1188" w:author="Rev 9 Allen Wirfs-Brock" w:date="2012-07-08T11:54:00Z">
        <w:r w:rsidR="001601A2">
          <w:t>.</w:t>
        </w:r>
        <w:r w:rsidR="001601A2" w:rsidRPr="00E77497">
          <w:t xml:space="preserve"> </w:t>
        </w:r>
      </w:ins>
      <w:del w:id="1189" w:author="Rev 9 Allen Wirfs-Brock" w:date="2012-07-08T11:54:00Z">
        <w:r w:rsidRPr="00E77497" w:rsidDel="001601A2">
          <w:delText>as computed by the CV of the</w:delText>
        </w:r>
      </w:del>
      <w:ins w:id="1190" w:author="Rev 9 Allen Wirfs-Brock" w:date="2012-07-08T11:54:00Z">
        <w:r w:rsidR="001601A2">
          <w:t xml:space="preserve">The code point of the contributed character is expressed by the </w:t>
        </w:r>
        <w:r w:rsidR="001601A2" w:rsidRPr="001601A2">
          <w:rPr>
            <w:rFonts w:ascii="Times New Roman" w:hAnsi="Times New Roman"/>
            <w:i/>
          </w:rPr>
          <w:t>HexDigits</w:t>
        </w:r>
        <w:r w:rsidR="001601A2">
          <w:t xml:space="preserve"> of the</w:t>
        </w:r>
      </w:ins>
      <w:r w:rsidRPr="00E77497">
        <w:t xml:space="preserv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ins w:id="1191" w:author="Rev 9 Allen Wirfs-Brock" w:date="2012-07-08T11:56:00Z">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ins>
      <w:r w:rsidRPr="00E77497">
        <w:t>do</w:t>
      </w:r>
      <w:del w:id="1192" w:author="Rev 9 Allen Wirfs-Brock" w:date="2012-07-08T11:57:00Z">
        <w:r w:rsidRPr="00E77497" w:rsidDel="001601A2">
          <w:delText>es</w:delText>
        </w:r>
      </w:del>
      <w:r w:rsidRPr="00E77497">
        <w:t xml:space="preserve"> not contribute </w:t>
      </w:r>
      <w:del w:id="1193" w:author="Rev 9 Allen Wirfs-Brock" w:date="2012-07-08T11:57:00Z">
        <w:r w:rsidRPr="00E77497" w:rsidDel="001601A2">
          <w:delText xml:space="preserve">a </w:delText>
        </w:r>
      </w:del>
      <w:r w:rsidRPr="00E77497">
        <w:t>character</w:t>
      </w:r>
      <w:ins w:id="1194" w:author="Rev 9 Allen Wirfs-Brock" w:date="2012-07-08T11:57:00Z">
        <w:r w:rsidR="001601A2">
          <w:t>s</w:t>
        </w:r>
      </w:ins>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del w:id="1195" w:author="Rev 9 Allen Wirfs-Brock" w:date="2012-07-08T11:59:00Z">
        <w:r w:rsidRPr="00E77497" w:rsidDel="001601A2">
          <w:delText xml:space="preserve">its </w:delText>
        </w:r>
      </w:del>
      <w:ins w:id="1196" w:author="Rev 9 Allen Wirfs-Brock" w:date="2012-07-08T11:59:00Z">
        <w:r w:rsidR="001601A2">
          <w:t>the Unicode character it constributes</w:t>
        </w:r>
      </w:ins>
      <w:del w:id="1197" w:author="Rev 9 Allen Wirfs-Brock" w:date="2012-07-08T12:00:00Z">
        <w:r w:rsidRPr="00E77497" w:rsidDel="001601A2">
          <w:rPr>
            <w:rFonts w:ascii="Times New Roman" w:hAnsi="Times New Roman"/>
            <w:i/>
          </w:rPr>
          <w:delText>UnicodeEscapeSequence</w:delText>
        </w:r>
        <w:r w:rsidRPr="00E77497" w:rsidDel="001601A2">
          <w:delText>'s CV</w:delText>
        </w:r>
      </w:del>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ins w:id="1198" w:author="Rev 7 Allen Wirfs-Brock" w:date="2012-04-13T14:57:00Z">
        <w:r w:rsidR="0030647A" w:rsidRPr="00E77497">
          <w:rPr>
            <w:rFonts w:ascii="Times New Roman" w:hAnsi="Times New Roman"/>
            <w:i/>
          </w:rPr>
          <w:t xml:space="preserve">IdentifierName </w:t>
        </w:r>
      </w:ins>
      <w:del w:id="1199" w:author="Rev 7 Allen Wirfs-Brock" w:date="2012-04-13T14:57:00Z">
        <w:r w:rsidRPr="00E77497" w:rsidDel="0030647A">
          <w:delText xml:space="preserve">identifiers </w:delText>
        </w:r>
      </w:del>
      <w:r w:rsidRPr="00E77497">
        <w:t>within this specification are based upon their actual characters regardless of whether or not an escape sequence was used to contribute any particular characters.</w:t>
      </w:r>
    </w:p>
    <w:p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del w:id="1200" w:author="Rev 9 Allen Wirfs-Brock" w:date="2012-07-08T12:04:00Z">
        <w:r w:rsidRPr="00E77497" w:rsidDel="001601A2">
          <w:delText>The intent is that the incoming source text has been converted to normalised form C before it reaches the compiler.</w:delText>
        </w:r>
      </w:del>
    </w:p>
    <w:p w:rsidR="004C02EF" w:rsidRPr="00E77497" w:rsidRDefault="00E21212" w:rsidP="00E21212">
      <w:pPr>
        <w:pStyle w:val="Note"/>
        <w:pPrChange w:id="1201" w:author="Rev 11 Allen Wirfs-Brock" w:date="2012-10-25T18:31:00Z">
          <w:pPr/>
        </w:pPrChange>
      </w:pPr>
      <w:ins w:id="1202" w:author="Rev 11 Allen Wirfs-Brock" w:date="2012-10-25T18:31:00Z">
        <w:r>
          <w:t>NOTE 2</w:t>
        </w:r>
        <w:r>
          <w:tab/>
        </w:r>
      </w:ins>
      <w:del w:id="1203" w:author="Rev 11 Allen Wirfs-Brock" w:date="2012-10-25T18:30:00Z">
        <w:r w:rsidR="004C02EF" w:rsidRPr="00E77497" w:rsidDel="00E867D2">
          <w:delText xml:space="preserve">ECMAScript implementations may recognise identifier characters defined in later editions of the Unicode Standard. </w:delText>
        </w:r>
      </w:del>
      <w:r w:rsidR="004C02EF" w:rsidRPr="00E77497">
        <w:t xml:space="preserve">If </w:t>
      </w:r>
      <w:ins w:id="1204" w:author="Rev 11 Allen Wirfs-Brock" w:date="2012-10-25T18:32:00Z">
        <w:r>
          <w:t xml:space="preserve">maximal </w:t>
        </w:r>
      </w:ins>
      <w:r w:rsidR="004C02EF" w:rsidRPr="00E77497">
        <w:t>portability is a concern, programmers should only employ</w:t>
      </w:r>
      <w:ins w:id="1205" w:author="Rev 11 Allen Wirfs-Brock" w:date="2012-10-25T18:32:00Z">
        <w:r>
          <w:t xml:space="preserve"> the</w:t>
        </w:r>
      </w:ins>
      <w:r w:rsidR="004C02EF" w:rsidRPr="00E77497">
        <w:t xml:space="preserve"> identifier characters </w:t>
      </w:r>
      <w:ins w:id="1206" w:author="Rev 11 Allen Wirfs-Brock" w:date="2012-10-25T18:32:00Z">
        <w:r>
          <w:t xml:space="preserve">that were </w:t>
        </w:r>
      </w:ins>
      <w:r w:rsidR="004C02EF" w:rsidRPr="00E77497">
        <w:t xml:space="preserve">defined in Unicode </w:t>
      </w:r>
      <w:commentRangeStart w:id="1207"/>
      <w:r w:rsidR="004C02EF" w:rsidRPr="00E77497">
        <w:t>3.0</w:t>
      </w:r>
      <w:commentRangeEnd w:id="1207"/>
      <w:r w:rsidR="001601A2">
        <w:rPr>
          <w:rStyle w:val="CommentReference"/>
        </w:rPr>
        <w:commentReference w:id="1207"/>
      </w:r>
      <w:r w:rsidR="004C02EF"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Identifier </w:t>
      </w:r>
      <w:r w:rsidRPr="00E77497">
        <w:rPr>
          <w:rFonts w:ascii="Arial" w:hAnsi="Arial" w:cs="Arial"/>
          <w:b/>
          <w:i w:val="0"/>
        </w:rPr>
        <w:t>::</w:t>
      </w:r>
    </w:p>
    <w:p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IdentifierStart</w:t>
      </w:r>
      <w:r w:rsidRPr="00E77497">
        <w:br/>
        <w:t>IdentifierName IdentifierPart</w:t>
      </w:r>
    </w:p>
    <w:p w:rsidR="004C02EF" w:rsidRPr="00E77497" w:rsidRDefault="004C02EF" w:rsidP="004C02EF">
      <w:pPr>
        <w:pStyle w:val="SyntaxRule"/>
      </w:pPr>
      <w:bookmarkStart w:id="1208" w:name="_Toc381513624"/>
      <w:bookmarkStart w:id="1209" w:name="_Toc382202766"/>
      <w:bookmarkStart w:id="1210" w:name="_Toc382202986"/>
      <w:bookmarkStart w:id="1211" w:name="_Toc382212146"/>
      <w:bookmarkStart w:id="1212" w:name="_Toc382212325"/>
      <w:bookmarkStart w:id="1213" w:name="_Toc382291491"/>
      <w:bookmarkStart w:id="1214" w:name="_Ref382710006"/>
      <w:bookmarkStart w:id="1215" w:name="_Toc385672127"/>
      <w:bookmarkStart w:id="1216" w:name="_Toc393690218"/>
      <w:r w:rsidRPr="00E77497">
        <w:t xml:space="preserve">IdentifierStart </w:t>
      </w:r>
      <w:r w:rsidRPr="00E77497">
        <w:rPr>
          <w:rFonts w:ascii="Arial" w:hAnsi="Arial" w:cs="Arial"/>
          <w:b/>
          <w:i w:val="0"/>
        </w:rPr>
        <w:t>::</w:t>
      </w:r>
    </w:p>
    <w:p w:rsidR="004C02EF" w:rsidRPr="00E77497" w:rsidRDefault="004C02EF" w:rsidP="004C02EF">
      <w:pPr>
        <w:pStyle w:val="SyntaxDefinition"/>
      </w:pPr>
      <w:del w:id="1217" w:author="Rev 9 Allen Wirfs-Brock" w:date="2012-07-08T12:12:00Z">
        <w:r w:rsidRPr="00E77497" w:rsidDel="00E85D87">
          <w:delText>UnicodeLetter</w:delText>
        </w:r>
      </w:del>
      <w:ins w:id="1218" w:author="Rev 9 Allen Wirfs-Brock" w:date="2012-07-08T12:12:00Z">
        <w:r w:rsidR="00E85D87" w:rsidRPr="00E77497">
          <w:t>Unicode</w:t>
        </w:r>
        <w:r w:rsidR="00E85D87">
          <w:t>IDStart</w:t>
        </w:r>
      </w:ins>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rsidR="004C02EF" w:rsidRPr="00E77497" w:rsidRDefault="004C02EF" w:rsidP="004C02EF">
      <w:pPr>
        <w:pStyle w:val="SyntaxRule"/>
      </w:pPr>
      <w:r w:rsidRPr="00E77497">
        <w:t xml:space="preserve">IdentifierPart </w:t>
      </w:r>
      <w:r w:rsidRPr="00E77497">
        <w:rPr>
          <w:rFonts w:ascii="Arial" w:hAnsi="Arial" w:cs="Arial"/>
          <w:b/>
          <w:i w:val="0"/>
        </w:rPr>
        <w:t>::</w:t>
      </w:r>
    </w:p>
    <w:p w:rsidR="004C02EF" w:rsidRPr="00E77497" w:rsidRDefault="004C02EF" w:rsidP="004C02EF">
      <w:pPr>
        <w:pStyle w:val="SyntaxDefinition"/>
      </w:pPr>
      <w:del w:id="1219" w:author="Rev 9 Allen Wirfs-Brock" w:date="2012-07-08T12:12:00Z">
        <w:r w:rsidRPr="00E77497" w:rsidDel="00E85D87">
          <w:delText>IdentifierStart</w:delText>
        </w:r>
      </w:del>
      <w:ins w:id="1220" w:author="Rev 9 Allen Wirfs-Brock" w:date="2012-07-08T12:12:00Z">
        <w:del w:id="1221" w:author="Rev 10 Allen Wirfs-Brock" w:date="2012-08-30T16:44:00Z">
          <w:r w:rsidR="00E85D87" w:rsidRPr="00E77497" w:rsidDel="00A105B6">
            <w:delText>Identifier</w:delText>
          </w:r>
        </w:del>
      </w:ins>
      <w:ins w:id="1222" w:author="Rev 10 Allen Wirfs-Brock" w:date="2012-08-30T16:44:00Z">
        <w:r w:rsidR="00A105B6">
          <w:t>Unicode</w:t>
        </w:r>
      </w:ins>
      <w:ins w:id="1223" w:author="Rev 9 Allen Wirfs-Brock" w:date="2012-07-08T12:12:00Z">
        <w:r w:rsidR="00E85D87">
          <w:t>IDContinue</w:t>
        </w:r>
      </w:ins>
      <w:del w:id="1224" w:author="Rev 9 Allen Wirfs-Brock" w:date="2012-07-08T12:12:00Z">
        <w:r w:rsidRPr="00E77497" w:rsidDel="00E85D87">
          <w:br/>
          <w:delText>UnicodeCombiningMark</w:delText>
        </w:r>
        <w:r w:rsidRPr="00E77497" w:rsidDel="00E85D87">
          <w:br/>
          <w:delText>UnicodeDigit</w:delText>
        </w:r>
        <w:r w:rsidRPr="00E77497" w:rsidDel="00E85D87">
          <w:br/>
          <w:delText>UnicodeConnectorPunctuation</w:delText>
        </w:r>
      </w:del>
      <w:r w:rsidRPr="00E77497">
        <w:br/>
      </w:r>
      <w:ins w:id="1225" w:author="Rev 10 Allen Wirfs-Brock" w:date="2012-08-30T16:48:00Z">
        <w:r w:rsidR="00A105B6" w:rsidRPr="00E77497">
          <w:rPr>
            <w:rFonts w:ascii="Courier New" w:hAnsi="Courier New"/>
            <w:b/>
            <w:i w:val="0"/>
          </w:rPr>
          <w:t>$</w:t>
        </w:r>
        <w:r w:rsidR="00A105B6" w:rsidRPr="00E77497">
          <w:rPr>
            <w:rFonts w:ascii="Courier New" w:hAnsi="Courier New"/>
            <w:b/>
            <w:i w:val="0"/>
          </w:rPr>
          <w:br/>
          <w:t>_</w:t>
        </w:r>
        <w:r w:rsidR="00A105B6" w:rsidRPr="00E77497">
          <w:br/>
        </w:r>
        <w:r w:rsidR="00A105B6" w:rsidRPr="00E77497">
          <w:rPr>
            <w:rFonts w:ascii="Courier New" w:hAnsi="Courier New"/>
            <w:b/>
            <w:i w:val="0"/>
          </w:rPr>
          <w:t xml:space="preserve">\ </w:t>
        </w:r>
        <w:r w:rsidR="00A105B6" w:rsidRPr="00E77497">
          <w:t>UnicodeEscapeSequence</w:t>
        </w:r>
        <w:r w:rsidR="00A105B6" w:rsidRPr="00E77497">
          <w:rPr>
            <w:i w:val="0"/>
          </w:rPr>
          <w:t xml:space="preserve"> </w:t>
        </w:r>
        <w:r w:rsidR="00A105B6">
          <w:rPr>
            <w:i w:val="0"/>
          </w:rPr>
          <w:br/>
        </w:r>
      </w:ins>
      <w:r w:rsidRPr="00E77497">
        <w:rPr>
          <w:i w:val="0"/>
        </w:rPr>
        <w:t>&lt;ZWNJ&gt;</w:t>
      </w:r>
      <w:r w:rsidRPr="00E77497">
        <w:rPr>
          <w:i w:val="0"/>
        </w:rPr>
        <w:br/>
        <w:t>&lt;ZWJ&gt;</w:t>
      </w:r>
    </w:p>
    <w:p w:rsidR="004C02EF" w:rsidRPr="00E77497" w:rsidRDefault="004C02EF" w:rsidP="004C02EF">
      <w:pPr>
        <w:pStyle w:val="SyntaxRule"/>
      </w:pPr>
      <w:del w:id="1226" w:author="Rev 9 Allen Wirfs-Brock" w:date="2012-07-08T12:13:00Z">
        <w:r w:rsidRPr="00E77497" w:rsidDel="00E85D87">
          <w:delText xml:space="preserve">UnicodeLetter </w:delText>
        </w:r>
      </w:del>
      <w:ins w:id="1227" w:author="Rev 9 Allen Wirfs-Brock" w:date="2012-07-08T12:13:00Z">
        <w:r w:rsidR="00E85D87" w:rsidRPr="00E77497">
          <w:t>Unicode</w:t>
        </w:r>
        <w:r w:rsidR="00E85D87">
          <w:t>IDStart</w:t>
        </w:r>
        <w:r w:rsidR="00E85D87" w:rsidRPr="00E77497">
          <w:t xml:space="preserve"> </w:t>
        </w:r>
      </w:ins>
      <w:r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228" w:author="Rev 9 Allen Wirfs-Brock" w:date="2012-07-08T12:13:00Z">
        <w:r w:rsidR="00E85D87">
          <w:rPr>
            <w:rFonts w:ascii="Arial" w:hAnsi="Arial" w:cs="Arial"/>
            <w:i w:val="0"/>
          </w:rPr>
          <w:t xml:space="preserve">Unicode </w:t>
        </w:r>
      </w:ins>
      <w:r w:rsidRPr="00E77497">
        <w:rPr>
          <w:rFonts w:ascii="Arial" w:hAnsi="Arial" w:cs="Arial"/>
          <w:i w:val="0"/>
        </w:rPr>
        <w:t xml:space="preserve">character </w:t>
      </w:r>
      <w:del w:id="1229" w:author="Rev 9 Allen Wirfs-Brock" w:date="2012-07-08T12:14:00Z">
        <w:r w:rsidRPr="00E77497" w:rsidDel="00E85D87">
          <w:rPr>
            <w:rFonts w:ascii="Arial" w:hAnsi="Arial" w:cs="Arial"/>
            <w:i w:val="0"/>
          </w:rPr>
          <w:delText xml:space="preserve">in </w:delText>
        </w:r>
      </w:del>
      <w:ins w:id="1230" w:author="Rev 9 Allen Wirfs-Brock" w:date="2012-07-08T12:14:00Z">
        <w:r w:rsidR="00E85D87">
          <w:rPr>
            <w:rFonts w:ascii="Arial" w:hAnsi="Arial" w:cs="Arial"/>
            <w:i w:val="0"/>
          </w:rPr>
          <w:t>with</w:t>
        </w:r>
        <w:r w:rsidR="00E85D87" w:rsidRPr="00E77497">
          <w:rPr>
            <w:rFonts w:ascii="Arial" w:hAnsi="Arial" w:cs="Arial"/>
            <w:i w:val="0"/>
          </w:rPr>
          <w:t xml:space="preserve"> </w:t>
        </w:r>
      </w:ins>
      <w:r w:rsidRPr="00E77497">
        <w:rPr>
          <w:rFonts w:ascii="Arial" w:hAnsi="Arial" w:cs="Arial"/>
          <w:i w:val="0"/>
        </w:rPr>
        <w:t xml:space="preserve">the Unicode </w:t>
      </w:r>
      <w:del w:id="1231" w:author="Rev 9 Allen Wirfs-Brock" w:date="2012-07-08T12:14:00Z">
        <w:r w:rsidRPr="00E77497" w:rsidDel="00E85D87">
          <w:rPr>
            <w:rFonts w:ascii="Arial" w:hAnsi="Arial" w:cs="Arial"/>
            <w:i w:val="0"/>
          </w:rPr>
          <w:delText xml:space="preserve">categories </w:delText>
        </w:r>
      </w:del>
      <w:ins w:id="1232" w:author="Rev 9 Allen Wirfs-Brock" w:date="2012-07-08T12:14:00Z">
        <w:r w:rsidR="00E85D87">
          <w:rPr>
            <w:rFonts w:ascii="Arial" w:hAnsi="Arial" w:cs="Arial"/>
            <w:i w:val="0"/>
          </w:rPr>
          <w:t>property</w:t>
        </w:r>
        <w:r w:rsidR="00E85D87" w:rsidRPr="00E77497">
          <w:rPr>
            <w:rFonts w:ascii="Arial" w:hAnsi="Arial" w:cs="Arial"/>
            <w:i w:val="0"/>
          </w:rPr>
          <w:t xml:space="preserve"> </w:t>
        </w:r>
      </w:ins>
      <w:r w:rsidRPr="00E77497">
        <w:rPr>
          <w:rFonts w:ascii="Arial" w:hAnsi="Arial" w:cs="Arial"/>
          <w:i w:val="0"/>
        </w:rPr>
        <w:t>“</w:t>
      </w:r>
      <w:del w:id="1233" w:author="Rev 9 Allen Wirfs-Brock" w:date="2012-07-08T12:14:00Z">
        <w:r w:rsidRPr="00E77497" w:rsidDel="00E85D87">
          <w:rPr>
            <w:rFonts w:ascii="Arial" w:hAnsi="Arial" w:cs="Arial"/>
            <w:i w:val="0"/>
          </w:rPr>
          <w:delText>Uppercase letter (Lu)</w:delText>
        </w:r>
      </w:del>
      <w:ins w:id="1234" w:author="Rev 9 Allen Wirfs-Brock" w:date="2012-07-08T12:14:00Z">
        <w:r w:rsidR="00E85D87">
          <w:rPr>
            <w:rFonts w:ascii="Arial" w:hAnsi="Arial" w:cs="Arial"/>
            <w:i w:val="0"/>
          </w:rPr>
          <w:t>ID_Start</w:t>
        </w:r>
      </w:ins>
      <w:r w:rsidRPr="00E77497">
        <w:rPr>
          <w:rFonts w:ascii="Arial" w:hAnsi="Arial" w:cs="Arial"/>
          <w:i w:val="0"/>
        </w:rPr>
        <w:t>”</w:t>
      </w:r>
      <w:del w:id="1235" w:author="Rev 9 Allen Wirfs-Brock" w:date="2012-07-08T12:14:00Z">
        <w:r w:rsidRPr="00E77497" w:rsidDel="00E85D87">
          <w:rPr>
            <w:rFonts w:ascii="Arial" w:hAnsi="Arial" w:cs="Arial"/>
            <w:i w:val="0"/>
          </w:rPr>
          <w:delText>, “Lowercase letter (Ll)”, “Titlecase letter (Lt)”, “Modifier letter (Lm)”, “Other letter (Lo)”, or “Letter number (Nl)”</w:delText>
        </w:r>
      </w:del>
      <w:r w:rsidRPr="00E77497">
        <w:rPr>
          <w:rFonts w:ascii="Arial" w:hAnsi="Arial" w:cs="Arial"/>
          <w:i w:val="0"/>
        </w:rPr>
        <w:t>.</w:t>
      </w:r>
    </w:p>
    <w:p w:rsidR="004C02EF" w:rsidRPr="00E77497" w:rsidRDefault="00933E1C" w:rsidP="004C02EF">
      <w:pPr>
        <w:pStyle w:val="SyntaxRule"/>
      </w:pPr>
      <w:ins w:id="1236" w:author="Rev 9 Allen Wirfs-Brock" w:date="2012-07-08T12:15:00Z">
        <w:r w:rsidRPr="00E77497">
          <w:t>Unicode</w:t>
        </w:r>
        <w:r>
          <w:t>ID</w:t>
        </w:r>
        <w:del w:id="1237" w:author="Rev 10 Allen Wirfs-Brock" w:date="2012-07-09T09:24:00Z">
          <w:r w:rsidDel="00926405">
            <w:delText>Start</w:delText>
          </w:r>
        </w:del>
      </w:ins>
      <w:ins w:id="1238" w:author="Rev 10 Allen Wirfs-Brock" w:date="2012-07-09T09:24:00Z">
        <w:r w:rsidR="00926405">
          <w:t>Continue</w:t>
        </w:r>
      </w:ins>
      <w:ins w:id="1239" w:author="Rev 9 Allen Wirfs-Brock" w:date="2012-07-08T12:15:00Z">
        <w:r>
          <w:t xml:space="preserve"> </w:t>
        </w:r>
      </w:ins>
      <w:del w:id="1240" w:author="Rev 9 Allen Wirfs-Brock" w:date="2012-07-08T12:15:00Z">
        <w:r w:rsidR="004C02EF" w:rsidRPr="00E77497" w:rsidDel="00933E1C">
          <w:delText xml:space="preserve">UnicodeCombiningMark </w:delText>
        </w:r>
      </w:del>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241" w:author="Rev 9 Allen Wirfs-Brock" w:date="2012-07-08T12:15:00Z">
        <w:r w:rsidR="00933E1C">
          <w:rPr>
            <w:rFonts w:ascii="Arial" w:hAnsi="Arial" w:cs="Arial"/>
            <w:i w:val="0"/>
          </w:rPr>
          <w:t xml:space="preserve">Unicode </w:t>
        </w:r>
      </w:ins>
      <w:r w:rsidRPr="00E77497">
        <w:rPr>
          <w:rFonts w:ascii="Arial" w:hAnsi="Arial" w:cs="Arial"/>
          <w:i w:val="0"/>
        </w:rPr>
        <w:t xml:space="preserve">character </w:t>
      </w:r>
      <w:del w:id="1242" w:author="Rev 9 Allen Wirfs-Brock" w:date="2012-07-08T12:15:00Z">
        <w:r w:rsidRPr="00E77497" w:rsidDel="00933E1C">
          <w:rPr>
            <w:rFonts w:ascii="Arial" w:hAnsi="Arial" w:cs="Arial"/>
            <w:i w:val="0"/>
          </w:rPr>
          <w:delText xml:space="preserve">in </w:delText>
        </w:r>
      </w:del>
      <w:ins w:id="1243" w:author="Rev 9 Allen Wirfs-Brock" w:date="2012-07-08T12:15:00Z">
        <w:r w:rsidR="00933E1C">
          <w:rPr>
            <w:rFonts w:ascii="Arial" w:hAnsi="Arial" w:cs="Arial"/>
            <w:i w:val="0"/>
          </w:rPr>
          <w:t>with</w:t>
        </w:r>
        <w:r w:rsidR="00933E1C" w:rsidRPr="00E77497">
          <w:rPr>
            <w:rFonts w:ascii="Arial" w:hAnsi="Arial" w:cs="Arial"/>
            <w:i w:val="0"/>
          </w:rPr>
          <w:t xml:space="preserve"> </w:t>
        </w:r>
      </w:ins>
      <w:r w:rsidRPr="00E77497">
        <w:rPr>
          <w:rFonts w:ascii="Arial" w:hAnsi="Arial" w:cs="Arial"/>
          <w:i w:val="0"/>
        </w:rPr>
        <w:t xml:space="preserve">the Unicode </w:t>
      </w:r>
      <w:ins w:id="1244" w:author="Rev 9 Allen Wirfs-Brock" w:date="2012-07-08T12:15:00Z">
        <w:r w:rsidR="00933E1C">
          <w:rPr>
            <w:rFonts w:ascii="Arial" w:hAnsi="Arial" w:cs="Arial"/>
            <w:i w:val="0"/>
          </w:rPr>
          <w:t>property</w:t>
        </w:r>
        <w:r w:rsidR="00933E1C" w:rsidRPr="00E77497">
          <w:rPr>
            <w:rFonts w:ascii="Arial" w:hAnsi="Arial" w:cs="Arial"/>
            <w:i w:val="0"/>
          </w:rPr>
          <w:t xml:space="preserve"> </w:t>
        </w:r>
      </w:ins>
      <w:del w:id="1245" w:author="Rev 9 Allen Wirfs-Brock" w:date="2012-07-08T12:15:00Z">
        <w:r w:rsidRPr="00E77497" w:rsidDel="00933E1C">
          <w:rPr>
            <w:rFonts w:ascii="Arial" w:hAnsi="Arial" w:cs="Arial"/>
            <w:i w:val="0"/>
          </w:rPr>
          <w:delText xml:space="preserve">categories </w:delText>
        </w:r>
      </w:del>
      <w:r w:rsidRPr="00E77497">
        <w:rPr>
          <w:rFonts w:ascii="Arial" w:hAnsi="Arial" w:cs="Arial"/>
          <w:i w:val="0"/>
        </w:rPr>
        <w:t>“</w:t>
      </w:r>
      <w:del w:id="1246" w:author="Rev 9 Allen Wirfs-Brock" w:date="2012-07-08T12:16:00Z">
        <w:r w:rsidRPr="00E77497" w:rsidDel="00933E1C">
          <w:rPr>
            <w:rFonts w:ascii="Arial" w:hAnsi="Arial" w:cs="Arial"/>
            <w:i w:val="0"/>
          </w:rPr>
          <w:delText>Non-spacing mark (Mn)</w:delText>
        </w:r>
      </w:del>
      <w:ins w:id="1247" w:author="Rev 9 Allen Wirfs-Brock" w:date="2012-07-08T12:16:00Z">
        <w:r w:rsidR="00933E1C">
          <w:rPr>
            <w:rFonts w:ascii="Arial" w:hAnsi="Arial" w:cs="Arial"/>
            <w:i w:val="0"/>
          </w:rPr>
          <w:t>ID_Continue</w:t>
        </w:r>
      </w:ins>
      <w:r w:rsidRPr="00E77497">
        <w:rPr>
          <w:rFonts w:ascii="Arial" w:hAnsi="Arial" w:cs="Arial"/>
          <w:i w:val="0"/>
        </w:rPr>
        <w:t>”</w:t>
      </w:r>
      <w:del w:id="1248" w:author="Rev 9 Allen Wirfs-Brock" w:date="2012-07-08T12:16:00Z">
        <w:r w:rsidRPr="00E77497" w:rsidDel="00933E1C">
          <w:rPr>
            <w:rFonts w:ascii="Arial" w:hAnsi="Arial" w:cs="Arial"/>
            <w:i w:val="0"/>
          </w:rPr>
          <w:delText xml:space="preserve"> </w:delText>
        </w:r>
      </w:del>
      <w:del w:id="1249" w:author="Rev 9 Allen Wirfs-Brock" w:date="2012-07-08T12:15:00Z">
        <w:r w:rsidRPr="00E77497" w:rsidDel="00933E1C">
          <w:rPr>
            <w:rFonts w:ascii="Arial" w:hAnsi="Arial" w:cs="Arial"/>
            <w:i w:val="0"/>
          </w:rPr>
          <w:delText>or “Combining spacing mark (Mc)”</w:delText>
        </w:r>
      </w:del>
    </w:p>
    <w:p w:rsidR="004C02EF" w:rsidRPr="00E77497" w:rsidDel="00933E1C" w:rsidRDefault="004C02EF" w:rsidP="004C02EF">
      <w:pPr>
        <w:pStyle w:val="SyntaxRule"/>
        <w:rPr>
          <w:del w:id="1250" w:author="Rev 9 Allen Wirfs-Brock" w:date="2012-07-08T12:16:00Z"/>
        </w:rPr>
      </w:pPr>
      <w:del w:id="1251" w:author="Rev 9 Allen Wirfs-Brock" w:date="2012-07-08T12:16:00Z">
        <w:r w:rsidRPr="00E77497" w:rsidDel="00933E1C">
          <w:lastRenderedPageBreak/>
          <w:delText xml:space="preserve">UnicodeDigit </w:delText>
        </w:r>
        <w:r w:rsidRPr="00E77497" w:rsidDel="00933E1C">
          <w:rPr>
            <w:rFonts w:ascii="Arial" w:hAnsi="Arial" w:cs="Arial"/>
            <w:b/>
            <w:i w:val="0"/>
          </w:rPr>
          <w:delText>::</w:delText>
        </w:r>
      </w:del>
    </w:p>
    <w:p w:rsidR="004C02EF" w:rsidRPr="00E77497" w:rsidDel="00933E1C" w:rsidRDefault="004C02EF" w:rsidP="004C02EF">
      <w:pPr>
        <w:pStyle w:val="SyntaxDefinition"/>
        <w:rPr>
          <w:del w:id="1252" w:author="Rev 9 Allen Wirfs-Brock" w:date="2012-07-08T12:16:00Z"/>
          <w:rFonts w:ascii="Arial" w:hAnsi="Arial" w:cs="Arial"/>
          <w:i w:val="0"/>
        </w:rPr>
      </w:pPr>
      <w:del w:id="1253" w:author="Rev 9 Allen Wirfs-Brock" w:date="2012-07-08T12:16:00Z">
        <w:r w:rsidRPr="00E77497" w:rsidDel="00933E1C">
          <w:rPr>
            <w:rFonts w:ascii="Arial" w:hAnsi="Arial" w:cs="Arial"/>
            <w:i w:val="0"/>
          </w:rPr>
          <w:delText>any character in the Unicode category “Decimal number (Nd)”</w:delText>
        </w:r>
      </w:del>
    </w:p>
    <w:p w:rsidR="004C02EF" w:rsidRPr="00E77497" w:rsidDel="00933E1C" w:rsidRDefault="004C02EF" w:rsidP="004C02EF">
      <w:pPr>
        <w:pStyle w:val="SyntaxRule"/>
        <w:rPr>
          <w:del w:id="1254" w:author="Rev 9 Allen Wirfs-Brock" w:date="2012-07-08T12:16:00Z"/>
        </w:rPr>
      </w:pPr>
      <w:del w:id="1255" w:author="Rev 9 Allen Wirfs-Brock" w:date="2012-07-08T12:16:00Z">
        <w:r w:rsidRPr="00E77497" w:rsidDel="00933E1C">
          <w:delText xml:space="preserve">UnicodeConnectorPunctuation </w:delText>
        </w:r>
        <w:r w:rsidRPr="00E77497" w:rsidDel="00933E1C">
          <w:rPr>
            <w:rFonts w:ascii="Arial" w:hAnsi="Arial" w:cs="Arial"/>
            <w:b/>
            <w:i w:val="0"/>
          </w:rPr>
          <w:delText>::</w:delText>
        </w:r>
      </w:del>
    </w:p>
    <w:p w:rsidR="004C02EF" w:rsidRPr="00E77497" w:rsidDel="00933E1C" w:rsidRDefault="004C02EF" w:rsidP="004C02EF">
      <w:pPr>
        <w:pStyle w:val="SyntaxDefinition"/>
        <w:rPr>
          <w:del w:id="1256" w:author="Rev 9 Allen Wirfs-Brock" w:date="2012-07-08T12:16:00Z"/>
          <w:rFonts w:ascii="Arial" w:hAnsi="Arial" w:cs="Arial"/>
          <w:i w:val="0"/>
        </w:rPr>
      </w:pPr>
      <w:del w:id="1257" w:author="Rev 9 Allen Wirfs-Brock" w:date="2012-07-08T12:16:00Z">
        <w:r w:rsidRPr="00E77497" w:rsidDel="00933E1C">
          <w:rPr>
            <w:rFonts w:ascii="Arial" w:hAnsi="Arial" w:cs="Arial"/>
            <w:i w:val="0"/>
          </w:rPr>
          <w:delText>any character in the Unicode category “Connector punctuation (Pc)”</w:delText>
        </w:r>
      </w:del>
    </w:p>
    <w:p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rsidR="00A2366F" w:rsidRPr="00E77497" w:rsidRDefault="00A2366F" w:rsidP="00A2366F">
      <w:pPr>
        <w:rPr>
          <w:ins w:id="1258" w:author="Rev 4 Allen Wirfs-Brock" w:date="2011-10-19T12:33:00Z"/>
          <w:rFonts w:ascii="Helvetica" w:hAnsi="Helvetica"/>
          <w:b/>
        </w:rPr>
      </w:pPr>
      <w:bookmarkStart w:id="1259" w:name="_Toc235503315"/>
      <w:bookmarkStart w:id="1260" w:name="_Toc241509090"/>
      <w:bookmarkStart w:id="1261" w:name="_Toc244416577"/>
      <w:bookmarkStart w:id="1262" w:name="_Toc276630941"/>
      <w:ins w:id="1263" w:author="Rev 4 Allen Wirfs-Brock" w:date="2011-10-19T12:33:00Z">
        <w:r w:rsidRPr="00E77497">
          <w:rPr>
            <w:rFonts w:ascii="Helvetica" w:hAnsi="Helvetica"/>
            <w:b/>
          </w:rPr>
          <w:t xml:space="preserve">Static Semantics:  </w:t>
        </w:r>
        <w:r w:rsidRPr="00E77497">
          <w:rPr>
            <w:rStyle w:val="bnf"/>
            <w:rFonts w:ascii="Helvetica" w:hAnsi="Helvetica"/>
            <w:b/>
            <w:i w:val="0"/>
          </w:rPr>
          <w:t>String</w:t>
        </w:r>
        <w:del w:id="1264" w:author="Rev 9 Allen Wirfs-Brock" w:date="2012-07-07T16:29:00Z">
          <w:r w:rsidRPr="00E77497" w:rsidDel="00D11231">
            <w:rPr>
              <w:rStyle w:val="bnf"/>
              <w:rFonts w:ascii="Helvetica" w:hAnsi="Helvetica"/>
              <w:b/>
              <w:i w:val="0"/>
            </w:rPr>
            <w:delText xml:space="preserve"> </w:delText>
          </w:r>
        </w:del>
        <w:r w:rsidRPr="00E77497">
          <w:rPr>
            <w:rStyle w:val="bnf"/>
            <w:rFonts w:ascii="Helvetica" w:hAnsi="Helvetica"/>
            <w:b/>
            <w:i w:val="0"/>
          </w:rPr>
          <w:t>Value</w:t>
        </w:r>
      </w:ins>
    </w:p>
    <w:p w:rsidR="009D6071" w:rsidRPr="00E77497" w:rsidDel="00A2366F" w:rsidRDefault="009D6071" w:rsidP="009D6071">
      <w:pPr>
        <w:pStyle w:val="Syntax"/>
        <w:rPr>
          <w:ins w:id="1265" w:author="Rev 3 Allen Wirfs-Brock" w:date="2011-09-22T13:54:00Z"/>
          <w:del w:id="1266" w:author="Rev 4 Allen Wirfs-Brock" w:date="2011-10-19T12:33:00Z"/>
        </w:rPr>
      </w:pPr>
      <w:ins w:id="1267" w:author="Rev 3 Allen Wirfs-Brock" w:date="2011-09-22T13:54:00Z">
        <w:del w:id="1268" w:author="Rev 4 Allen Wirfs-Brock" w:date="2011-10-19T12:33:00Z">
          <w:r w:rsidRPr="00E77497" w:rsidDel="00A2366F">
            <w:delText>Semantics</w:delText>
          </w:r>
        </w:del>
      </w:ins>
    </w:p>
    <w:p w:rsidR="009D6071" w:rsidRPr="00E77497" w:rsidRDefault="009D6071" w:rsidP="009D6071">
      <w:pPr>
        <w:rPr>
          <w:ins w:id="1269" w:author="Rev 3 Allen Wirfs-Brock" w:date="2011-09-22T13:54:00Z"/>
        </w:rPr>
      </w:pPr>
      <w:ins w:id="1270" w:author="Rev 3 Allen Wirfs-Brock" w:date="2011-09-22T13:54:00Z">
        <w:del w:id="1271"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1272" w:author="Rev 4 Allen Wirfs-Brock" w:date="2011-10-19T12:31:00Z">
          <w:r w:rsidRPr="00E77497" w:rsidDel="00A2366F">
            <w:rPr>
              <w:rFonts w:ascii="Times New Roman" w:eastAsia="Times New Roman" w:hAnsi="Times New Roman"/>
              <w:spacing w:val="6"/>
              <w:lang w:eastAsia="en-US"/>
            </w:rPr>
            <w:delText>v</w:delText>
          </w:r>
        </w:del>
        <w:del w:id="1273"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1274" w:author="Rev 3 Allen Wirfs-Brock" w:date="2011-09-22T13:55:00Z">
        <w:del w:id="1275" w:author="Rev 4 Allen Wirfs-Brock" w:date="2011-10-19T12:33:00Z">
          <w:r w:rsidRPr="00E77497" w:rsidDel="00A2366F">
            <w:delText>the production</w:delText>
          </w:r>
        </w:del>
      </w:ins>
      <w:ins w:id="1276" w:author="Rev 3 Allen Wirfs-Brock" w:date="2011-09-22T13:54:00Z">
        <w:del w:id="1277" w:author="Rev 4 Allen Wirfs-Brock" w:date="2011-10-19T12:33:00Z">
          <w:r w:rsidRPr="00E77497" w:rsidDel="00A2366F">
            <w:delText xml:space="preserve"> </w:delText>
          </w:r>
        </w:del>
        <w:r w:rsidRPr="00E77497">
          <w:rPr>
            <w:rStyle w:val="bnf"/>
          </w:rPr>
          <w:t>Identifier</w:t>
        </w:r>
        <w:r w:rsidRPr="00E77497">
          <w:t xml:space="preserve"> </w:t>
        </w:r>
      </w:ins>
      <w:ins w:id="1278"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1279" w:author="Rev 3 Allen Wirfs-Brock" w:date="2011-09-22T13:54:00Z">
        <w:del w:id="1280" w:author="Rev 4 Allen Wirfs-Brock" w:date="2011-10-19T12:33:00Z">
          <w:r w:rsidRPr="00E77497" w:rsidDel="00A2366F">
            <w:delText>is determined as follows:</w:delText>
          </w:r>
        </w:del>
      </w:ins>
    </w:p>
    <w:p w:rsidR="009D6071" w:rsidRPr="00E77497" w:rsidRDefault="009D6071" w:rsidP="009A20C6">
      <w:pPr>
        <w:pStyle w:val="Alg4"/>
        <w:numPr>
          <w:ilvl w:val="0"/>
          <w:numId w:val="452"/>
        </w:numPr>
        <w:spacing w:after="220"/>
        <w:contextualSpacing/>
        <w:rPr>
          <w:ins w:id="1281" w:author="Rev 3 Allen Wirfs-Brock" w:date="2011-09-22T13:54:00Z"/>
        </w:rPr>
      </w:pPr>
      <w:ins w:id="1282" w:author="Rev 3 Allen Wirfs-Brock" w:date="2011-09-22T13:54:00Z">
        <w:r w:rsidRPr="00E77497">
          <w:t xml:space="preserve">Return </w:t>
        </w:r>
      </w:ins>
      <w:ins w:id="1283" w:author="Rev 3 Allen Wirfs-Brock" w:date="2011-09-22T13:57:00Z">
        <w:r w:rsidR="006B058A" w:rsidRPr="00E77497">
          <w:t>the</w:t>
        </w:r>
      </w:ins>
      <w:ins w:id="1284" w:author="Rev 3 Allen Wirfs-Brock" w:date="2011-09-22T13:54:00Z">
        <w:r w:rsidRPr="00E77497">
          <w:t xml:space="preserve"> String</w:t>
        </w:r>
        <w:del w:id="1285" w:author="Rev 9 Allen Wirfs-Brock" w:date="2012-07-07T16:29:00Z">
          <w:r w:rsidRPr="00E77497" w:rsidDel="00D11231">
            <w:delText xml:space="preserve"> </w:delText>
          </w:r>
        </w:del>
        <w:del w:id="1286" w:author="Rev 4 Allen Wirfs-Brock" w:date="2011-10-19T12:33:00Z">
          <w:r w:rsidRPr="00E77497" w:rsidDel="00A2366F">
            <w:delText>v</w:delText>
          </w:r>
        </w:del>
      </w:ins>
      <w:ins w:id="1287" w:author="Rev 4 Allen Wirfs-Brock" w:date="2011-10-19T12:33:00Z">
        <w:r w:rsidR="00A2366F" w:rsidRPr="00E77497">
          <w:t>V</w:t>
        </w:r>
      </w:ins>
      <w:ins w:id="1288" w:author="Rev 3 Allen Wirfs-Brock" w:date="2011-09-22T13:54:00Z">
        <w:r w:rsidRPr="00E77497">
          <w:t xml:space="preserve">alue </w:t>
        </w:r>
        <w:del w:id="1289"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rsidR="00CB32E0" w:rsidRPr="00E77497" w:rsidRDefault="00CB32E0" w:rsidP="00CB32E0">
      <w:pPr>
        <w:pStyle w:val="SyntaxRule"/>
        <w:rPr>
          <w:ins w:id="1290" w:author="Rev 4 Allen Wirfs-Brock" w:date="2011-10-19T12:35:00Z"/>
        </w:rPr>
      </w:pPr>
      <w:ins w:id="1291"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rsidR="006B058A" w:rsidRPr="00E77497" w:rsidRDefault="00CB32E0" w:rsidP="00C7794D">
      <w:pPr>
        <w:pStyle w:val="SyntaxDefinition"/>
        <w:rPr>
          <w:ins w:id="1292" w:author="Rev 3 Allen Wirfs-Brock" w:date="2011-09-22T13:58:00Z"/>
        </w:rPr>
      </w:pPr>
      <w:ins w:id="1293" w:author="Rev 4 Allen Wirfs-Brock" w:date="2011-10-19T12:35:00Z">
        <w:r w:rsidRPr="00E77497">
          <w:t>IdentifierStart</w:t>
        </w:r>
        <w:r w:rsidRPr="00E77497">
          <w:br/>
          <w:t>IdentifierName IdentifierPart</w:t>
        </w:r>
      </w:ins>
      <w:ins w:id="1294" w:author="Rev 3 Allen Wirfs-Brock" w:date="2011-09-22T13:58:00Z">
        <w:del w:id="1295"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1296" w:author="Rev 4 Allen Wirfs-Brock" w:date="2011-10-19T12:35:00Z">
          <w:r w:rsidR="006B058A" w:rsidRPr="00E77497" w:rsidDel="00CB32E0">
            <w:rPr>
              <w:rStyle w:val="bnf"/>
            </w:rPr>
            <w:delText>IdentifierName</w:delText>
          </w:r>
          <w:r w:rsidR="006B058A" w:rsidRPr="00E77497" w:rsidDel="00CB32E0">
            <w:delText xml:space="preserve"> </w:delText>
          </w:r>
        </w:del>
        <w:del w:id="1297" w:author="Rev 4 Allen Wirfs-Brock" w:date="2011-10-19T12:34:00Z">
          <w:r w:rsidR="006B058A" w:rsidRPr="00E77497" w:rsidDel="00A2366F">
            <w:delText>is determined as follows:</w:delText>
          </w:r>
        </w:del>
      </w:ins>
    </w:p>
    <w:p w:rsidR="006B058A" w:rsidRPr="00E77497" w:rsidRDefault="006B058A" w:rsidP="005815B4">
      <w:pPr>
        <w:pStyle w:val="Alg4"/>
        <w:numPr>
          <w:ilvl w:val="0"/>
          <w:numId w:val="845"/>
        </w:numPr>
        <w:spacing w:after="220"/>
        <w:contextualSpacing/>
        <w:rPr>
          <w:ins w:id="1298" w:author="Rev 3 Allen Wirfs-Brock" w:date="2011-09-22T13:58:00Z"/>
        </w:rPr>
      </w:pPr>
      <w:ins w:id="1299" w:author="Rev 3 Allen Wirfs-Brock" w:date="2011-09-22T13:58:00Z">
        <w:r w:rsidRPr="00E77497">
          <w:t>Return the String value consisting of</w:t>
        </w:r>
      </w:ins>
      <w:ins w:id="1300" w:author="Rev 3 Allen Wirfs-Brock" w:date="2011-09-22T13:59:00Z">
        <w:r w:rsidRPr="00E77497">
          <w:t xml:space="preserve"> the sequence of </w:t>
        </w:r>
        <w:del w:id="1301" w:author="Rev 9 Allen Wirfs-Brock" w:date="2012-07-08T11:36:00Z">
          <w:r w:rsidRPr="00E77497" w:rsidDel="005956C7">
            <w:delText>characters</w:delText>
          </w:r>
        </w:del>
      </w:ins>
      <w:ins w:id="1302" w:author="Rev 9 Allen Wirfs-Brock" w:date="2012-07-08T11:36:00Z">
        <w:r w:rsidR="005956C7">
          <w:t>code units</w:t>
        </w:r>
      </w:ins>
      <w:ins w:id="1303" w:author="Rev 3 Allen Wirfs-Brock" w:date="2011-09-22T13:59:00Z">
        <w:r w:rsidRPr="00E77497">
          <w:t xml:space="preserve"> corresponding to</w:t>
        </w:r>
      </w:ins>
      <w:ins w:id="1304" w:author="Rev 3 Allen Wirfs-Brock" w:date="2011-09-22T13:58:00Z">
        <w:r w:rsidRPr="00E77497">
          <w:t xml:space="preserve"> </w:t>
        </w:r>
        <w:r w:rsidRPr="00E77497">
          <w:rPr>
            <w:rStyle w:val="bnf"/>
          </w:rPr>
          <w:t>IdentifierName</w:t>
        </w:r>
        <w:r w:rsidRPr="00E77497">
          <w:t>.</w:t>
        </w:r>
      </w:ins>
      <w:ins w:id="1305" w:author="Rev 9 Allen Wirfs-Brock" w:date="2012-07-08T11:37:00Z">
        <w:r w:rsidR="005956C7">
          <w:t xml:space="preserve"> In determining the sequence </w:t>
        </w:r>
      </w:ins>
      <w:ins w:id="1306" w:author="Rev 9 Allen Wirfs-Brock" w:date="2012-07-08T11:39:00Z">
        <w:r w:rsidR="005956C7">
          <w:t>any occur</w:t>
        </w:r>
      </w:ins>
      <w:ins w:id="1307" w:author="Rev 10 Allen Wirfs-Brock" w:date="2012-07-09T18:10:00Z">
        <w:r w:rsidR="007728C0">
          <w:t>r</w:t>
        </w:r>
      </w:ins>
      <w:ins w:id="1308" w:author="Rev 9 Allen Wirfs-Brock" w:date="2012-07-08T11:39:00Z">
        <w:del w:id="1309" w:author="Rev 10 Allen Wirfs-Brock" w:date="2012-07-09T15:16:00Z">
          <w:r w:rsidR="005956C7" w:rsidDel="00E40EE0">
            <w:delText>a</w:delText>
          </w:r>
        </w:del>
      </w:ins>
      <w:ins w:id="1310" w:author="Rev 10 Allen Wirfs-Brock" w:date="2012-07-09T15:16:00Z">
        <w:r w:rsidR="00E40EE0">
          <w:t>e</w:t>
        </w:r>
      </w:ins>
      <w:ins w:id="1311" w:author="Rev 9 Allen Wirfs-Brock" w:date="2012-07-08T11:39:00Z">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w:t>
        </w:r>
      </w:ins>
      <w:ins w:id="1312" w:author="Rev 9 Allen Wirfs-Brock" w:date="2012-07-08T11:40:00Z">
        <w:r w:rsidR="005956C7">
          <w:t>code point</w:t>
        </w:r>
      </w:ins>
      <w:ins w:id="1313" w:author="Rev 9 Allen Wirfs-Brock" w:date="2012-07-08T11:39:00Z">
        <w:r w:rsidR="005956C7">
          <w:t xml:space="preserve"> represented by the </w:t>
        </w:r>
      </w:ins>
      <w:ins w:id="1314" w:author="Rev 9 Allen Wirfs-Brock" w:date="2012-07-08T11:40:00Z">
        <w:r w:rsidR="005956C7" w:rsidRPr="00887FC2">
          <w:rPr>
            <w:i/>
          </w:rPr>
          <w:t>UnicodeEscapeSequence</w:t>
        </w:r>
      </w:ins>
      <w:ins w:id="1315" w:author="Rev 9 Allen Wirfs-Brock" w:date="2012-07-08T11:39:00Z">
        <w:r w:rsidR="005956C7">
          <w:t xml:space="preserve"> and </w:t>
        </w:r>
      </w:ins>
      <w:ins w:id="1316" w:author="Rev 9 Allen Wirfs-Brock" w:date="2012-07-08T11:40:00Z">
        <w:r w:rsidR="005956C7">
          <w:t>and then the c</w:t>
        </w:r>
      </w:ins>
      <w:ins w:id="1317" w:author="Rev 9 Allen Wirfs-Brock" w:date="2012-07-08T11:44:00Z">
        <w:r w:rsidR="00D63F1B">
          <w:t>od</w:t>
        </w:r>
      </w:ins>
      <w:ins w:id="1318" w:author="Rev 9 Allen Wirfs-Brock" w:date="2012-07-08T11:40:00Z">
        <w:r w:rsidR="005956C7">
          <w:t xml:space="preserve">e points of the entire </w:t>
        </w:r>
      </w:ins>
      <w:ins w:id="1319" w:author="Rev 9 Allen Wirfs-Brock" w:date="2012-07-08T11:44:00Z">
        <w:r w:rsidR="00D63F1B" w:rsidRPr="00E77497">
          <w:rPr>
            <w:rStyle w:val="bnf"/>
          </w:rPr>
          <w:t>IdentifierName</w:t>
        </w:r>
      </w:ins>
      <w:ins w:id="1320" w:author="Rev 9 Allen Wirfs-Brock" w:date="2012-07-08T11:40:00Z">
        <w:r w:rsidR="005956C7">
          <w:t xml:space="preserve"> are converted to code units</w:t>
        </w:r>
      </w:ins>
      <w:ins w:id="1321" w:author="Rev 9 Allen Wirfs-Brock" w:date="2012-07-08T11:43:00Z">
        <w:r w:rsidR="005956C7">
          <w:t xml:space="preserve"> by UTF-16 Encoding </w:t>
        </w:r>
      </w:ins>
      <w:ins w:id="1322" w:author="Rev 10 Allen Wirfs-Brock" w:date="2012-08-30T16:05:00Z">
        <w:r w:rsidR="00BF1666">
          <w:t xml:space="preserve">(clause 6) </w:t>
        </w:r>
      </w:ins>
      <w:ins w:id="1323" w:author="Rev 9 Allen Wirfs-Brock" w:date="2012-07-08T11:43:00Z">
        <w:r w:rsidR="005956C7">
          <w:t>each code point.</w:t>
        </w:r>
      </w:ins>
    </w:p>
    <w:p w:rsidR="004C02EF" w:rsidRPr="00E77497" w:rsidRDefault="004C02EF" w:rsidP="004C02EF">
      <w:pPr>
        <w:pStyle w:val="Heading3"/>
        <w:numPr>
          <w:ilvl w:val="0"/>
          <w:numId w:val="0"/>
        </w:numPr>
      </w:pPr>
      <w:bookmarkStart w:id="1324" w:name="_Toc339020248"/>
      <w:r w:rsidRPr="00E77497">
        <w:t>7.6.1</w:t>
      </w:r>
      <w:r w:rsidRPr="00E77497">
        <w:tab/>
        <w:t>Reserved Words</w:t>
      </w:r>
      <w:bookmarkEnd w:id="1259"/>
      <w:bookmarkEnd w:id="1260"/>
      <w:bookmarkEnd w:id="1261"/>
      <w:bookmarkEnd w:id="1262"/>
      <w:bookmarkEnd w:id="1324"/>
    </w:p>
    <w:p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rsidR="004C02EF" w:rsidRDefault="004C02EF" w:rsidP="004C02EF">
      <w:pPr>
        <w:pStyle w:val="SyntaxDefinition"/>
        <w:rPr>
          <w:ins w:id="1325" w:author="Rev 9 Allen Wirfs-Brock" w:date="2012-07-08T12:18:00Z"/>
        </w:rPr>
      </w:pPr>
      <w:r w:rsidRPr="00E77497">
        <w:t>Keyword</w:t>
      </w:r>
      <w:r w:rsidRPr="00E77497">
        <w:br/>
        <w:t>FutureReservedWord</w:t>
      </w:r>
      <w:r w:rsidRPr="00E77497">
        <w:br/>
        <w:t>NullLiteral</w:t>
      </w:r>
      <w:r w:rsidRPr="00E77497">
        <w:br/>
        <w:t>BooleanLiteral</w:t>
      </w:r>
    </w:p>
    <w:p w:rsidR="00933E1C" w:rsidRPr="00933E1C" w:rsidRDefault="00933E1C" w:rsidP="00F477D2">
      <w:ins w:id="1326" w:author="Rev 9 Allen Wirfs-Brock" w:date="2012-07-08T12:19:00Z">
        <w:r>
          <w:t xml:space="preserve">The </w:t>
        </w:r>
        <w:r w:rsidRPr="00933E1C">
          <w:rPr>
            <w:rFonts w:ascii="Times New Roman" w:hAnsi="Times New Roman"/>
            <w:i/>
          </w:rPr>
          <w:t>ReservedWord</w:t>
        </w:r>
        <w:r>
          <w:t xml:space="preserve"> definitions</w:t>
        </w:r>
      </w:ins>
      <w:ins w:id="1327" w:author="Rev 9 Allen Wirfs-Brock" w:date="2012-07-08T12:20:00Z">
        <w:r>
          <w:t xml:space="preserve"> are specified as literal sequences of Unicode characters.  However, any </w:t>
        </w:r>
      </w:ins>
      <w:ins w:id="1328" w:author="Rev 9 Allen Wirfs-Brock" w:date="2012-07-08T12:22:00Z">
        <w:r>
          <w:t xml:space="preserve">Unicode </w:t>
        </w:r>
      </w:ins>
      <w:ins w:id="1329" w:author="Rev 9 Allen Wirfs-Brock" w:date="2012-07-08T12:20:00Z">
        <w:r>
          <w:t xml:space="preserve">character in a </w:t>
        </w:r>
      </w:ins>
      <w:ins w:id="1330" w:author="Rev 9 Allen Wirfs-Brock" w:date="2012-07-08T12:22:00Z">
        <w:r w:rsidRPr="00887FC2">
          <w:rPr>
            <w:rFonts w:ascii="Times New Roman" w:hAnsi="Times New Roman"/>
            <w:i/>
          </w:rPr>
          <w:t>ReservedWord</w:t>
        </w:r>
      </w:ins>
      <w:ins w:id="1331" w:author="Rev 9 Allen Wirfs-Brock" w:date="2012-07-08T12:20:00Z">
        <w:r>
          <w:t xml:space="preserve"> can also be expressed by </w:t>
        </w:r>
      </w:ins>
      <w:ins w:id="1332" w:author="Rev 9 Allen Wirfs-Brock" w:date="2012-07-08T12:21:00Z">
        <w:r>
          <w:t xml:space="preserve">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w:t>
        </w:r>
      </w:ins>
      <w:ins w:id="1333" w:author="Rev 9 Allen Wirfs-Brock" w:date="2012-07-08T12:23:00Z">
        <w:r>
          <w:t>s</w:t>
        </w:r>
      </w:ins>
      <w:ins w:id="1334" w:author="Rev 9 Allen Wirfs-Brock" w:date="2012-07-08T12:21:00Z">
        <w:r>
          <w:t xml:space="preserve"> that same Unicode character</w:t>
        </w:r>
      </w:ins>
      <w:ins w:id="1335" w:author="Rev 9 Allen Wirfs-Brock" w:date="2012-07-08T12:22:00Z">
        <w:r>
          <w:t>’s code point.</w:t>
        </w:r>
      </w:ins>
      <w:ins w:id="1336" w:author="Rev 9 Allen Wirfs-Brock" w:date="2012-07-08T12:24:00Z">
        <w:r>
          <w:t xml:space="preserve"> Use of such escape sequences does not change the meaning of the </w:t>
        </w:r>
        <w:r w:rsidRPr="00887FC2">
          <w:rPr>
            <w:rFonts w:ascii="Times New Roman" w:hAnsi="Times New Roman"/>
            <w:i/>
          </w:rPr>
          <w:t>ReservedWord</w:t>
        </w:r>
        <w:r>
          <w:t>.</w:t>
        </w:r>
      </w:ins>
    </w:p>
    <w:p w:rsidR="004C02EF" w:rsidRPr="00E77497" w:rsidRDefault="004C02EF" w:rsidP="004C02EF">
      <w:pPr>
        <w:pStyle w:val="Heading4"/>
        <w:numPr>
          <w:ilvl w:val="0"/>
          <w:numId w:val="0"/>
        </w:numPr>
      </w:pPr>
      <w:r w:rsidRPr="00E77497">
        <w:t>7.6.1.1</w:t>
      </w:r>
      <w:r w:rsidRPr="00E77497">
        <w:tab/>
        <w:t>Keywords</w:t>
      </w:r>
    </w:p>
    <w:p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rsidTr="008E7E56">
        <w:trPr>
          <w:trHeight w:val="240"/>
        </w:trPr>
        <w:tc>
          <w:tcPr>
            <w:tcW w:w="1895" w:type="dxa"/>
          </w:tcPr>
          <w:p w:rsidR="002F55F1" w:rsidRPr="00E77497" w:rsidRDefault="002F55F1" w:rsidP="003A4B22">
            <w:pPr>
              <w:pStyle w:val="SyntaxOneOf"/>
              <w:keepNext/>
            </w:pPr>
            <w:r w:rsidRPr="00E77497">
              <w:t>break</w:t>
            </w:r>
          </w:p>
        </w:tc>
        <w:tc>
          <w:tcPr>
            <w:tcW w:w="1897" w:type="dxa"/>
          </w:tcPr>
          <w:p w:rsidR="002F55F1" w:rsidRPr="00E77497" w:rsidRDefault="002F55F1" w:rsidP="003A4B22">
            <w:pPr>
              <w:pStyle w:val="SyntaxOneOf"/>
              <w:keepNext/>
            </w:pPr>
            <w:r w:rsidRPr="00E77497">
              <w:t>delete</w:t>
            </w:r>
          </w:p>
        </w:tc>
        <w:tc>
          <w:tcPr>
            <w:tcW w:w="1895" w:type="dxa"/>
          </w:tcPr>
          <w:p w:rsidR="002F55F1" w:rsidRPr="00E77497" w:rsidRDefault="002F55F1" w:rsidP="003A4B22">
            <w:pPr>
              <w:pStyle w:val="SyntaxOneOf"/>
              <w:keepNext/>
            </w:pPr>
            <w:ins w:id="1337" w:author="Rev 8 Allen Wirfs-Brock" w:date="2012-06-15T18:25:00Z">
              <w:r w:rsidRPr="00E77497">
                <w:t>import</w:t>
              </w:r>
              <w:r w:rsidRPr="00E77497" w:rsidDel="002F55F1">
                <w:t xml:space="preserve"> </w:t>
              </w:r>
            </w:ins>
          </w:p>
        </w:tc>
        <w:tc>
          <w:tcPr>
            <w:tcW w:w="1895" w:type="dxa"/>
          </w:tcPr>
          <w:p w:rsidR="002F55F1" w:rsidRPr="00E77497" w:rsidRDefault="002F55F1" w:rsidP="003A4B22">
            <w:pPr>
              <w:pStyle w:val="SyntaxOneOf"/>
              <w:keepNext/>
            </w:pPr>
            <w:r w:rsidRPr="00E77497">
              <w:t>this</w:t>
            </w:r>
          </w:p>
        </w:tc>
      </w:tr>
      <w:tr w:rsidR="002F55F1" w:rsidRPr="00E77497" w:rsidTr="008E7E56">
        <w:trPr>
          <w:trHeight w:val="240"/>
        </w:trPr>
        <w:tc>
          <w:tcPr>
            <w:tcW w:w="1895" w:type="dxa"/>
          </w:tcPr>
          <w:p w:rsidR="002F55F1" w:rsidRPr="00E77497" w:rsidRDefault="002F55F1" w:rsidP="003A4B22">
            <w:pPr>
              <w:pStyle w:val="SyntaxOneOf"/>
              <w:keepNext/>
            </w:pPr>
            <w:r w:rsidRPr="00E77497">
              <w:t>case</w:t>
            </w:r>
          </w:p>
        </w:tc>
        <w:tc>
          <w:tcPr>
            <w:tcW w:w="1897" w:type="dxa"/>
          </w:tcPr>
          <w:p w:rsidR="002F55F1" w:rsidRPr="00E77497" w:rsidRDefault="002F55F1" w:rsidP="003A4B22">
            <w:pPr>
              <w:pStyle w:val="SyntaxOneOf"/>
              <w:keepNext/>
            </w:pPr>
            <w:r w:rsidRPr="00E77497">
              <w:t>do</w:t>
            </w:r>
            <w:r w:rsidRPr="00E77497" w:rsidDel="00777190">
              <w:t xml:space="preserve"> </w:t>
            </w:r>
          </w:p>
        </w:tc>
        <w:tc>
          <w:tcPr>
            <w:tcW w:w="1895" w:type="dxa"/>
          </w:tcPr>
          <w:p w:rsidR="002F55F1" w:rsidRPr="00E77497" w:rsidRDefault="002F55F1" w:rsidP="003A4B22">
            <w:pPr>
              <w:pStyle w:val="SyntaxOneOf"/>
              <w:keepNext/>
            </w:pPr>
            <w:r w:rsidRPr="00E77497">
              <w:t>in</w:t>
            </w:r>
          </w:p>
        </w:tc>
        <w:tc>
          <w:tcPr>
            <w:tcW w:w="1895" w:type="dxa"/>
          </w:tcPr>
          <w:p w:rsidR="002F55F1" w:rsidRPr="00E77497" w:rsidRDefault="002F55F1" w:rsidP="003A4B22">
            <w:pPr>
              <w:pStyle w:val="SyntaxOneOf"/>
              <w:keepNext/>
            </w:pPr>
            <w:r w:rsidRPr="00E77497">
              <w:t>throw</w:t>
            </w:r>
          </w:p>
        </w:tc>
      </w:tr>
      <w:tr w:rsidR="002F55F1" w:rsidRPr="00E77497" w:rsidTr="008E7E56">
        <w:trPr>
          <w:trHeight w:val="240"/>
        </w:trPr>
        <w:tc>
          <w:tcPr>
            <w:tcW w:w="1895" w:type="dxa"/>
          </w:tcPr>
          <w:p w:rsidR="002F55F1" w:rsidRPr="00E77497" w:rsidRDefault="002F55F1" w:rsidP="003A4B22">
            <w:pPr>
              <w:pStyle w:val="SyntaxOneOf"/>
              <w:keepNext/>
            </w:pPr>
            <w:r w:rsidRPr="00E77497">
              <w:t>catch</w:t>
            </w:r>
          </w:p>
        </w:tc>
        <w:tc>
          <w:tcPr>
            <w:tcW w:w="1897" w:type="dxa"/>
          </w:tcPr>
          <w:p w:rsidR="002F55F1" w:rsidRPr="00E77497" w:rsidRDefault="002F55F1" w:rsidP="003A4B22">
            <w:pPr>
              <w:pStyle w:val="SyntaxOneOf"/>
              <w:keepNext/>
            </w:pPr>
            <w:r w:rsidRPr="00E77497">
              <w:t>else</w:t>
            </w:r>
          </w:p>
        </w:tc>
        <w:tc>
          <w:tcPr>
            <w:tcW w:w="1895" w:type="dxa"/>
          </w:tcPr>
          <w:p w:rsidR="002F55F1" w:rsidRPr="00E77497" w:rsidRDefault="002F55F1" w:rsidP="003A4B22">
            <w:pPr>
              <w:pStyle w:val="SyntaxOneOf"/>
              <w:keepNext/>
            </w:pPr>
            <w:r w:rsidRPr="00E77497">
              <w:t>instanceof</w:t>
            </w:r>
            <w:r w:rsidRPr="00E77497" w:rsidDel="00777190">
              <w:t xml:space="preserve"> </w:t>
            </w:r>
          </w:p>
        </w:tc>
        <w:tc>
          <w:tcPr>
            <w:tcW w:w="1895" w:type="dxa"/>
          </w:tcPr>
          <w:p w:rsidR="002F55F1" w:rsidRPr="00E77497" w:rsidRDefault="002F55F1" w:rsidP="003A4B22">
            <w:pPr>
              <w:pStyle w:val="SyntaxOneOf"/>
              <w:keepNext/>
            </w:pPr>
            <w:r w:rsidRPr="00E77497">
              <w:t>try</w:t>
            </w:r>
          </w:p>
        </w:tc>
      </w:tr>
      <w:tr w:rsidR="002F55F1" w:rsidRPr="00E77497" w:rsidTr="008E7E56">
        <w:trPr>
          <w:trHeight w:val="240"/>
        </w:trPr>
        <w:tc>
          <w:tcPr>
            <w:tcW w:w="1895" w:type="dxa"/>
          </w:tcPr>
          <w:p w:rsidR="002F55F1" w:rsidRPr="00E77497" w:rsidRDefault="002F55F1" w:rsidP="003A4B22">
            <w:pPr>
              <w:pStyle w:val="SyntaxOneOf"/>
              <w:keepNext/>
            </w:pPr>
            <w:ins w:id="1338" w:author="Rev 8 Allen Wirfs-Brock" w:date="2012-06-15T18:21:00Z">
              <w:r w:rsidRPr="00E77497">
                <w:t>class</w:t>
              </w:r>
              <w:r w:rsidRPr="00E77497" w:rsidDel="002F55F1">
                <w:t xml:space="preserve"> </w:t>
              </w:r>
            </w:ins>
          </w:p>
        </w:tc>
        <w:tc>
          <w:tcPr>
            <w:tcW w:w="1897" w:type="dxa"/>
          </w:tcPr>
          <w:p w:rsidR="002F55F1" w:rsidRPr="00E77497" w:rsidRDefault="002F55F1" w:rsidP="003A4B22">
            <w:pPr>
              <w:pStyle w:val="SyntaxOneOf"/>
              <w:keepNext/>
            </w:pPr>
            <w:ins w:id="1339" w:author="Rev 8 Allen Wirfs-Brock" w:date="2012-06-15T18:24:00Z">
              <w:r w:rsidRPr="00E77497">
                <w:t>export</w:t>
              </w:r>
              <w:r w:rsidRPr="00E77497" w:rsidDel="002F55F1">
                <w:t xml:space="preserve"> </w:t>
              </w:r>
            </w:ins>
          </w:p>
        </w:tc>
        <w:tc>
          <w:tcPr>
            <w:tcW w:w="1895" w:type="dxa"/>
          </w:tcPr>
          <w:p w:rsidR="002F55F1" w:rsidRPr="00E77497" w:rsidRDefault="002F55F1" w:rsidP="003A4B22">
            <w:pPr>
              <w:pStyle w:val="SyntaxOneOf"/>
              <w:keepNext/>
            </w:pPr>
            <w:ins w:id="1340" w:author="Rev 8 Allen Wirfs-Brock" w:date="2012-06-15T18:18:00Z">
              <w:r w:rsidRPr="009C202C">
                <w:t>let</w:t>
              </w:r>
            </w:ins>
          </w:p>
        </w:tc>
        <w:tc>
          <w:tcPr>
            <w:tcW w:w="1895" w:type="dxa"/>
          </w:tcPr>
          <w:p w:rsidR="002F55F1" w:rsidRPr="00E77497" w:rsidRDefault="002F55F1" w:rsidP="003A4B22">
            <w:pPr>
              <w:pStyle w:val="SyntaxOneOf"/>
              <w:keepNext/>
            </w:pPr>
            <w:r w:rsidRPr="00E77497">
              <w:t>typeof</w:t>
            </w:r>
            <w:r w:rsidRPr="00E77497" w:rsidDel="00777190">
              <w:t xml:space="preserve"> </w:t>
            </w:r>
          </w:p>
        </w:tc>
      </w:tr>
      <w:tr w:rsidR="002F55F1" w:rsidRPr="00E77497" w:rsidTr="008E7E56">
        <w:trPr>
          <w:trHeight w:val="240"/>
        </w:trPr>
        <w:tc>
          <w:tcPr>
            <w:tcW w:w="1895" w:type="dxa"/>
          </w:tcPr>
          <w:p w:rsidR="002F55F1" w:rsidRPr="00E77497" w:rsidRDefault="002F55F1" w:rsidP="003A4B22">
            <w:pPr>
              <w:pStyle w:val="SyntaxOneOf"/>
            </w:pPr>
            <w:ins w:id="1341" w:author="Rev 8 Allen Wirfs-Brock" w:date="2012-06-15T18:21:00Z">
              <w:r w:rsidRPr="00E77497">
                <w:t>continue</w:t>
              </w:r>
            </w:ins>
          </w:p>
        </w:tc>
        <w:tc>
          <w:tcPr>
            <w:tcW w:w="1897" w:type="dxa"/>
          </w:tcPr>
          <w:p w:rsidR="002F55F1" w:rsidRPr="00E77497" w:rsidRDefault="002F55F1" w:rsidP="003A4B22">
            <w:pPr>
              <w:pStyle w:val="SyntaxOneOf"/>
            </w:pPr>
            <w:r w:rsidRPr="00E77497">
              <w:t>finally</w:t>
            </w:r>
          </w:p>
        </w:tc>
        <w:tc>
          <w:tcPr>
            <w:tcW w:w="1895" w:type="dxa"/>
          </w:tcPr>
          <w:p w:rsidR="002F55F1" w:rsidRPr="00E77497" w:rsidRDefault="002F55F1" w:rsidP="003A4B22">
            <w:pPr>
              <w:pStyle w:val="SyntaxOneOf"/>
            </w:pPr>
            <w:r w:rsidRPr="00E77497">
              <w:t>new</w:t>
            </w:r>
          </w:p>
        </w:tc>
        <w:tc>
          <w:tcPr>
            <w:tcW w:w="1895" w:type="dxa"/>
          </w:tcPr>
          <w:p w:rsidR="002F55F1" w:rsidRPr="00E77497" w:rsidRDefault="002F55F1" w:rsidP="003A4B22">
            <w:pPr>
              <w:pStyle w:val="SyntaxOneOf"/>
            </w:pPr>
            <w:r w:rsidRPr="00E77497">
              <w:t>var</w:t>
            </w:r>
          </w:p>
        </w:tc>
      </w:tr>
      <w:tr w:rsidR="002F55F1" w:rsidRPr="00E77497" w:rsidTr="008E7E56">
        <w:trPr>
          <w:trHeight w:val="240"/>
        </w:trPr>
        <w:tc>
          <w:tcPr>
            <w:tcW w:w="1895" w:type="dxa"/>
          </w:tcPr>
          <w:p w:rsidR="002F55F1" w:rsidRPr="00E77497" w:rsidRDefault="002F55F1" w:rsidP="003A4B22">
            <w:pPr>
              <w:pStyle w:val="SyntaxOneOf"/>
            </w:pPr>
            <w:ins w:id="1342" w:author="Rev 8 Allen Wirfs-Brock" w:date="2012-06-15T18:22:00Z">
              <w:r w:rsidRPr="00E77497">
                <w:t>const</w:t>
              </w:r>
            </w:ins>
          </w:p>
        </w:tc>
        <w:tc>
          <w:tcPr>
            <w:tcW w:w="1897" w:type="dxa"/>
          </w:tcPr>
          <w:p w:rsidR="002F55F1" w:rsidRPr="00E77497" w:rsidRDefault="002F55F1" w:rsidP="003A4B22">
            <w:pPr>
              <w:pStyle w:val="SyntaxOneOf"/>
            </w:pPr>
            <w:r w:rsidRPr="00E77497">
              <w:t>for</w:t>
            </w:r>
          </w:p>
        </w:tc>
        <w:tc>
          <w:tcPr>
            <w:tcW w:w="1895" w:type="dxa"/>
          </w:tcPr>
          <w:p w:rsidR="002F55F1" w:rsidRPr="00E77497" w:rsidRDefault="002F55F1" w:rsidP="003A4B22">
            <w:pPr>
              <w:pStyle w:val="SyntaxOneOf"/>
            </w:pPr>
            <w:r w:rsidRPr="00E77497">
              <w:t>return</w:t>
            </w:r>
          </w:p>
        </w:tc>
        <w:tc>
          <w:tcPr>
            <w:tcW w:w="1895" w:type="dxa"/>
          </w:tcPr>
          <w:p w:rsidR="002F55F1" w:rsidRPr="00E77497" w:rsidRDefault="002F55F1" w:rsidP="003A4B22">
            <w:pPr>
              <w:pStyle w:val="SyntaxOneOf"/>
            </w:pPr>
            <w:r w:rsidRPr="00E77497">
              <w:t>void</w:t>
            </w:r>
          </w:p>
        </w:tc>
      </w:tr>
      <w:tr w:rsidR="002F55F1" w:rsidRPr="00E77497" w:rsidTr="008E7E56">
        <w:trPr>
          <w:trHeight w:val="240"/>
        </w:trPr>
        <w:tc>
          <w:tcPr>
            <w:tcW w:w="1895" w:type="dxa"/>
          </w:tcPr>
          <w:p w:rsidR="002F55F1" w:rsidRPr="00E77497" w:rsidRDefault="002F55F1" w:rsidP="003A4B22">
            <w:pPr>
              <w:pStyle w:val="SyntaxOneOf"/>
            </w:pPr>
            <w:r w:rsidRPr="00E77497">
              <w:t>debugger</w:t>
            </w:r>
            <w:r w:rsidRPr="00E77497" w:rsidDel="00777190">
              <w:t xml:space="preserve"> </w:t>
            </w:r>
          </w:p>
        </w:tc>
        <w:tc>
          <w:tcPr>
            <w:tcW w:w="1897" w:type="dxa"/>
          </w:tcPr>
          <w:p w:rsidR="002F55F1" w:rsidRPr="00E77497" w:rsidRDefault="002F55F1" w:rsidP="003A4B22">
            <w:pPr>
              <w:pStyle w:val="SyntaxOneOf"/>
            </w:pPr>
            <w:r w:rsidRPr="00E77497">
              <w:t>function</w:t>
            </w:r>
          </w:p>
        </w:tc>
        <w:tc>
          <w:tcPr>
            <w:tcW w:w="1895" w:type="dxa"/>
          </w:tcPr>
          <w:p w:rsidR="002F55F1" w:rsidRPr="00E77497" w:rsidRDefault="002F55F1" w:rsidP="003A4B22">
            <w:pPr>
              <w:pStyle w:val="SyntaxOneOf"/>
            </w:pPr>
            <w:ins w:id="1343" w:author="Rev 8 Allen Wirfs-Brock" w:date="2012-06-15T18:18:00Z">
              <w:r w:rsidRPr="00E77497">
                <w:t>super</w:t>
              </w:r>
            </w:ins>
          </w:p>
        </w:tc>
        <w:tc>
          <w:tcPr>
            <w:tcW w:w="1895" w:type="dxa"/>
          </w:tcPr>
          <w:p w:rsidR="002F55F1" w:rsidRPr="00E77497" w:rsidRDefault="002F55F1" w:rsidP="003A4B22">
            <w:pPr>
              <w:pStyle w:val="SyntaxOneOf"/>
            </w:pPr>
            <w:r w:rsidRPr="00E77497">
              <w:t>while</w:t>
            </w:r>
          </w:p>
        </w:tc>
      </w:tr>
      <w:tr w:rsidR="002F55F1" w:rsidRPr="00E77497" w:rsidTr="002F55F1">
        <w:trPr>
          <w:trHeight w:val="240"/>
        </w:trPr>
        <w:tc>
          <w:tcPr>
            <w:tcW w:w="1895" w:type="dxa"/>
          </w:tcPr>
          <w:p w:rsidR="002F55F1" w:rsidRPr="00E77497" w:rsidRDefault="002F55F1" w:rsidP="003A4B22">
            <w:pPr>
              <w:pStyle w:val="SyntaxOneOf"/>
            </w:pPr>
            <w:r w:rsidRPr="00E77497">
              <w:t>default</w:t>
            </w:r>
          </w:p>
        </w:tc>
        <w:tc>
          <w:tcPr>
            <w:tcW w:w="1897" w:type="dxa"/>
          </w:tcPr>
          <w:p w:rsidR="002F55F1" w:rsidRPr="00E77497" w:rsidRDefault="002F55F1" w:rsidP="003A4B22">
            <w:pPr>
              <w:pStyle w:val="SyntaxOneOf"/>
            </w:pPr>
            <w:r w:rsidRPr="00E77497">
              <w:t>if</w:t>
            </w:r>
            <w:r w:rsidRPr="00E77497" w:rsidDel="002F55F1">
              <w:t xml:space="preserve"> </w:t>
            </w:r>
          </w:p>
        </w:tc>
        <w:tc>
          <w:tcPr>
            <w:tcW w:w="1895" w:type="dxa"/>
          </w:tcPr>
          <w:p w:rsidR="002F55F1" w:rsidRPr="00E77497" w:rsidRDefault="002F55F1" w:rsidP="003A4B22">
            <w:pPr>
              <w:pStyle w:val="SyntaxOneOf"/>
            </w:pPr>
            <w:r w:rsidRPr="00E77497">
              <w:t>switch</w:t>
            </w:r>
          </w:p>
        </w:tc>
        <w:tc>
          <w:tcPr>
            <w:tcW w:w="1895" w:type="dxa"/>
          </w:tcPr>
          <w:p w:rsidR="002F55F1" w:rsidRPr="00E77497" w:rsidRDefault="002F55F1" w:rsidP="003A4B22">
            <w:pPr>
              <w:pStyle w:val="SyntaxOneOf"/>
            </w:pPr>
            <w:r w:rsidRPr="00E77497">
              <w:t>with</w:t>
            </w:r>
          </w:p>
        </w:tc>
      </w:tr>
    </w:tbl>
    <w:p w:rsidR="004C02EF" w:rsidRPr="00E77497" w:rsidRDefault="004C02EF" w:rsidP="004C02EF">
      <w:pPr>
        <w:pStyle w:val="Heading4"/>
        <w:numPr>
          <w:ilvl w:val="0"/>
          <w:numId w:val="0"/>
        </w:numPr>
      </w:pPr>
      <w:r w:rsidRPr="00E77497">
        <w:t>7.6.1.2</w:t>
      </w:r>
      <w:r w:rsidRPr="00E77497">
        <w:tab/>
        <w:t>Future Reserved Words</w:t>
      </w:r>
    </w:p>
    <w:p w:rsidR="004C02EF" w:rsidRPr="00E77497" w:rsidRDefault="004C02EF" w:rsidP="004C02EF">
      <w:r w:rsidRPr="00E77497">
        <w:t>The following words are used as keywords in proposed extensions and are therefore reserved to allow for the possibility of future adoption of those extensions.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rsidTr="00F477D2">
        <w:trPr>
          <w:trHeight w:val="240"/>
        </w:trPr>
        <w:tc>
          <w:tcPr>
            <w:tcW w:w="1895" w:type="dxa"/>
          </w:tcPr>
          <w:p w:rsidR="004C02EF" w:rsidRPr="00E77497" w:rsidRDefault="004C02EF" w:rsidP="003A4B22">
            <w:pPr>
              <w:pStyle w:val="SyntaxOneOf"/>
            </w:pPr>
            <w:del w:id="1344" w:author="Rev 8 Allen Wirfs-Brock" w:date="2012-06-15T18:21:00Z">
              <w:r w:rsidRPr="00E77497" w:rsidDel="002F55F1">
                <w:delText>class</w:delText>
              </w:r>
            </w:del>
          </w:p>
        </w:tc>
        <w:tc>
          <w:tcPr>
            <w:tcW w:w="1895" w:type="dxa"/>
          </w:tcPr>
          <w:p w:rsidR="004C02EF" w:rsidRPr="00E77497" w:rsidRDefault="004C02EF" w:rsidP="003A4B22">
            <w:pPr>
              <w:pStyle w:val="SyntaxOneOf"/>
            </w:pPr>
            <w:r w:rsidRPr="00E77497">
              <w:t>enum</w:t>
            </w:r>
          </w:p>
        </w:tc>
        <w:tc>
          <w:tcPr>
            <w:tcW w:w="1895" w:type="dxa"/>
          </w:tcPr>
          <w:p w:rsidR="004C02EF" w:rsidRPr="00E77497" w:rsidRDefault="004C02EF" w:rsidP="003A4B22">
            <w:pPr>
              <w:pStyle w:val="SyntaxOneOf"/>
            </w:pPr>
            <w:commentRangeStart w:id="1345"/>
            <w:r w:rsidRPr="00E77497">
              <w:t>extends</w:t>
            </w:r>
            <w:commentRangeEnd w:id="1345"/>
            <w:r w:rsidR="002F55F1">
              <w:rPr>
                <w:rStyle w:val="CommentReference"/>
                <w:rFonts w:ascii="Arial" w:eastAsia="MS Mincho" w:hAnsi="Arial"/>
                <w:b w:val="0"/>
                <w:lang w:eastAsia="ja-JP"/>
              </w:rPr>
              <w:commentReference w:id="1345"/>
            </w:r>
          </w:p>
        </w:tc>
        <w:tc>
          <w:tcPr>
            <w:tcW w:w="1895" w:type="dxa"/>
          </w:tcPr>
          <w:p w:rsidR="004C02EF" w:rsidRPr="00E77497" w:rsidRDefault="004C02EF" w:rsidP="003A4B22">
            <w:pPr>
              <w:pStyle w:val="SyntaxOneOf"/>
            </w:pPr>
            <w:del w:id="1346" w:author="Rev 8 Allen Wirfs-Brock" w:date="2012-06-15T18:13:00Z">
              <w:r w:rsidRPr="00E77497" w:rsidDel="007727BA">
                <w:delText>super</w:delText>
              </w:r>
            </w:del>
          </w:p>
        </w:tc>
      </w:tr>
      <w:tr w:rsidR="004C02EF" w:rsidRPr="00E77497" w:rsidTr="00F477D2">
        <w:trPr>
          <w:trHeight w:val="240"/>
        </w:trPr>
        <w:tc>
          <w:tcPr>
            <w:tcW w:w="1895" w:type="dxa"/>
          </w:tcPr>
          <w:p w:rsidR="004C02EF" w:rsidRPr="00E77497" w:rsidRDefault="004C02EF" w:rsidP="003A4B22">
            <w:pPr>
              <w:pStyle w:val="SyntaxOneOf"/>
            </w:pPr>
            <w:del w:id="1347" w:author="Rev 8 Allen Wirfs-Brock" w:date="2012-06-15T18:22:00Z">
              <w:r w:rsidRPr="00E77497" w:rsidDel="002F55F1">
                <w:delText>const</w:delText>
              </w:r>
            </w:del>
          </w:p>
        </w:tc>
        <w:tc>
          <w:tcPr>
            <w:tcW w:w="1895" w:type="dxa"/>
          </w:tcPr>
          <w:p w:rsidR="004C02EF" w:rsidRPr="00E77497" w:rsidRDefault="004C02EF" w:rsidP="003A4B22">
            <w:pPr>
              <w:pStyle w:val="SyntaxOneOf"/>
            </w:pPr>
            <w:del w:id="1348" w:author="Rev 8 Allen Wirfs-Brock" w:date="2012-06-15T18:24:00Z">
              <w:r w:rsidRPr="00E77497" w:rsidDel="002F55F1">
                <w:delText>export</w:delText>
              </w:r>
            </w:del>
          </w:p>
        </w:tc>
        <w:tc>
          <w:tcPr>
            <w:tcW w:w="1895" w:type="dxa"/>
          </w:tcPr>
          <w:p w:rsidR="004C02EF" w:rsidRPr="00E77497" w:rsidRDefault="004C02EF" w:rsidP="003A4B22">
            <w:pPr>
              <w:pStyle w:val="SyntaxOneOf"/>
            </w:pPr>
            <w:del w:id="1349" w:author="Rev 8 Allen Wirfs-Brock" w:date="2012-06-15T18:25:00Z">
              <w:r w:rsidRPr="00E77497" w:rsidDel="002F55F1">
                <w:delText>import</w:delText>
              </w:r>
            </w:del>
          </w:p>
        </w:tc>
        <w:tc>
          <w:tcPr>
            <w:tcW w:w="1895" w:type="dxa"/>
          </w:tcPr>
          <w:p w:rsidR="004C02EF" w:rsidRPr="00E77497" w:rsidRDefault="004C02EF" w:rsidP="003A4B22">
            <w:pPr>
              <w:pStyle w:val="SyntaxOneOf"/>
            </w:pPr>
          </w:p>
        </w:tc>
      </w:tr>
    </w:tbl>
    <w:p w:rsidR="004C02EF" w:rsidRPr="00E77497" w:rsidRDefault="004C02EF" w:rsidP="004C02EF"/>
    <w:p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rsidTr="00F477D2">
        <w:trPr>
          <w:trHeight w:val="240"/>
        </w:trPr>
        <w:tc>
          <w:tcPr>
            <w:tcW w:w="1895" w:type="dxa"/>
          </w:tcPr>
          <w:p w:rsidR="004C02EF" w:rsidRPr="00E65A34" w:rsidRDefault="004C02EF" w:rsidP="003A4B22">
            <w:pPr>
              <w:pStyle w:val="SyntaxOneOf"/>
            </w:pPr>
            <w:r w:rsidRPr="004D1BD1">
              <w:t>imp</w:t>
            </w:r>
            <w:r w:rsidRPr="00E65A34">
              <w:t>lements</w:t>
            </w:r>
          </w:p>
        </w:tc>
        <w:tc>
          <w:tcPr>
            <w:tcW w:w="1895" w:type="dxa"/>
          </w:tcPr>
          <w:p w:rsidR="004C02EF" w:rsidRPr="009C202C" w:rsidRDefault="004C02EF" w:rsidP="003A4B22">
            <w:pPr>
              <w:pStyle w:val="SyntaxOneOf"/>
            </w:pPr>
            <w:del w:id="1350" w:author="Rev 8 Allen Wirfs-Brock" w:date="2012-06-15T18:15:00Z">
              <w:r w:rsidRPr="009C202C" w:rsidDel="007727BA">
                <w:delText>let</w:delText>
              </w:r>
            </w:del>
          </w:p>
        </w:tc>
        <w:tc>
          <w:tcPr>
            <w:tcW w:w="1895" w:type="dxa"/>
          </w:tcPr>
          <w:p w:rsidR="004C02EF" w:rsidRPr="009C202C" w:rsidRDefault="004C02EF" w:rsidP="003A4B22">
            <w:pPr>
              <w:pStyle w:val="SyntaxOneOf"/>
            </w:pPr>
            <w:r w:rsidRPr="009C202C">
              <w:t>private</w:t>
            </w:r>
          </w:p>
        </w:tc>
        <w:tc>
          <w:tcPr>
            <w:tcW w:w="1895" w:type="dxa"/>
          </w:tcPr>
          <w:p w:rsidR="004C02EF" w:rsidRPr="009C202C" w:rsidRDefault="004C02EF" w:rsidP="003A4B22">
            <w:pPr>
              <w:pStyle w:val="SyntaxOneOf"/>
            </w:pPr>
            <w:r w:rsidRPr="009C202C">
              <w:t>public</w:t>
            </w:r>
          </w:p>
        </w:tc>
        <w:tc>
          <w:tcPr>
            <w:tcW w:w="1895" w:type="dxa"/>
          </w:tcPr>
          <w:p w:rsidR="004C02EF" w:rsidRPr="00675B74" w:rsidRDefault="004C02EF" w:rsidP="003A4B22">
            <w:pPr>
              <w:pStyle w:val="SyntaxOneOf"/>
            </w:pPr>
            <w:commentRangeStart w:id="1351"/>
            <w:r w:rsidRPr="00675B74">
              <w:t>yield</w:t>
            </w:r>
            <w:commentRangeEnd w:id="1351"/>
            <w:r w:rsidR="002F55F1">
              <w:rPr>
                <w:rStyle w:val="CommentReference"/>
                <w:rFonts w:ascii="Arial" w:eastAsia="MS Mincho" w:hAnsi="Arial"/>
                <w:b w:val="0"/>
                <w:lang w:eastAsia="ja-JP"/>
              </w:rPr>
              <w:commentReference w:id="1351"/>
            </w:r>
          </w:p>
        </w:tc>
      </w:tr>
      <w:tr w:rsidR="004C02EF" w:rsidRPr="00E77497" w:rsidTr="00F477D2">
        <w:trPr>
          <w:trHeight w:val="240"/>
        </w:trPr>
        <w:tc>
          <w:tcPr>
            <w:tcW w:w="1895" w:type="dxa"/>
          </w:tcPr>
          <w:p w:rsidR="004C02EF" w:rsidRPr="00E77497" w:rsidRDefault="004C02EF" w:rsidP="003A4B22">
            <w:pPr>
              <w:pStyle w:val="SyntaxOneOf"/>
            </w:pPr>
            <w:r w:rsidRPr="00E77497">
              <w:t>interface</w:t>
            </w:r>
          </w:p>
        </w:tc>
        <w:tc>
          <w:tcPr>
            <w:tcW w:w="1895" w:type="dxa"/>
          </w:tcPr>
          <w:p w:rsidR="004C02EF" w:rsidRPr="00E77497" w:rsidRDefault="004C02EF" w:rsidP="003A4B22">
            <w:pPr>
              <w:pStyle w:val="SyntaxOneOf"/>
            </w:pPr>
            <w:r w:rsidRPr="00E77497">
              <w:t>package</w:t>
            </w:r>
          </w:p>
        </w:tc>
        <w:tc>
          <w:tcPr>
            <w:tcW w:w="1895" w:type="dxa"/>
          </w:tcPr>
          <w:p w:rsidR="004C02EF" w:rsidRPr="00E77497" w:rsidRDefault="004C02EF" w:rsidP="003A4B22">
            <w:pPr>
              <w:pStyle w:val="SyntaxOneOf"/>
            </w:pPr>
            <w:r w:rsidRPr="00E77497">
              <w:t>protected</w:t>
            </w:r>
          </w:p>
        </w:tc>
        <w:tc>
          <w:tcPr>
            <w:tcW w:w="1895" w:type="dxa"/>
          </w:tcPr>
          <w:p w:rsidR="004C02EF" w:rsidRPr="00E77497" w:rsidRDefault="004C02EF" w:rsidP="003A4B22">
            <w:pPr>
              <w:pStyle w:val="SyntaxOneOf"/>
            </w:pPr>
            <w:r w:rsidRPr="00E77497">
              <w:t>static</w:t>
            </w:r>
          </w:p>
        </w:tc>
        <w:tc>
          <w:tcPr>
            <w:tcW w:w="1895" w:type="dxa"/>
          </w:tcPr>
          <w:p w:rsidR="004C02EF" w:rsidRPr="00E77497" w:rsidRDefault="004C02EF" w:rsidP="003A4B22">
            <w:pPr>
              <w:pStyle w:val="SyntaxOneOf"/>
            </w:pPr>
          </w:p>
        </w:tc>
      </w:tr>
    </w:tbl>
    <w:p w:rsidR="004C02EF" w:rsidRPr="00E77497" w:rsidRDefault="004C02EF" w:rsidP="004C02EF">
      <w:pPr>
        <w:pStyle w:val="SyntaxDefinition"/>
      </w:pPr>
    </w:p>
    <w:p w:rsidR="004C02EF" w:rsidRPr="00E77497" w:rsidRDefault="004C02EF" w:rsidP="004C02EF">
      <w:pPr>
        <w:pStyle w:val="Heading2"/>
        <w:numPr>
          <w:ilvl w:val="0"/>
          <w:numId w:val="0"/>
        </w:numPr>
      </w:pPr>
      <w:bookmarkStart w:id="1352" w:name="_Ref456010399"/>
      <w:bookmarkStart w:id="1353" w:name="_Toc472818763"/>
      <w:bookmarkStart w:id="1354" w:name="_Toc235503316"/>
      <w:bookmarkStart w:id="1355" w:name="_Toc241509091"/>
      <w:bookmarkStart w:id="1356" w:name="_Toc244416578"/>
      <w:bookmarkStart w:id="1357" w:name="_Toc276630942"/>
      <w:bookmarkStart w:id="1358" w:name="_Toc339020249"/>
      <w:r w:rsidRPr="00E77497">
        <w:t>7.7</w:t>
      </w:r>
      <w:r w:rsidRPr="00E77497">
        <w:tab/>
        <w:t>Punctuator</w:t>
      </w:r>
      <w:bookmarkEnd w:id="1208"/>
      <w:bookmarkEnd w:id="1209"/>
      <w:bookmarkEnd w:id="1210"/>
      <w:bookmarkEnd w:id="1211"/>
      <w:bookmarkEnd w:id="1212"/>
      <w:bookmarkEnd w:id="1213"/>
      <w:bookmarkEnd w:id="1214"/>
      <w:bookmarkEnd w:id="1215"/>
      <w:bookmarkEnd w:id="1216"/>
      <w:r w:rsidRPr="00E77497">
        <w:t>s</w:t>
      </w:r>
      <w:bookmarkEnd w:id="1352"/>
      <w:bookmarkEnd w:id="1353"/>
      <w:bookmarkEnd w:id="1354"/>
      <w:bookmarkEnd w:id="1355"/>
      <w:bookmarkEnd w:id="1356"/>
      <w:bookmarkEnd w:id="1357"/>
      <w:bookmarkEnd w:id="1358"/>
    </w:p>
    <w:p w:rsidR="004C02EF" w:rsidRPr="00E77497" w:rsidRDefault="004C02EF" w:rsidP="004C02EF">
      <w:pPr>
        <w:pStyle w:val="Syntax"/>
      </w:pPr>
      <w:bookmarkStart w:id="1359" w:name="_Ref377322467"/>
      <w:bookmarkStart w:id="1360" w:name="_Ref377322512"/>
      <w:bookmarkStart w:id="1361" w:name="_Toc381513625"/>
      <w:bookmarkStart w:id="1362" w:name="_Toc382202767"/>
      <w:bookmarkStart w:id="1363" w:name="_Toc382202987"/>
      <w:bookmarkStart w:id="1364" w:name="_Toc382212147"/>
      <w:bookmarkStart w:id="1365" w:name="_Toc382212326"/>
      <w:bookmarkStart w:id="1366" w:name="_Toc382291492"/>
      <w:bookmarkStart w:id="1367" w:name="_Toc385672128"/>
      <w:bookmarkStart w:id="1368" w:name="_Toc393690219"/>
      <w:r w:rsidRPr="00E77497">
        <w:t>Syntax</w:t>
      </w:r>
    </w:p>
    <w:p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660C67" w:rsidP="003A4B22">
            <w:pPr>
              <w:pStyle w:val="SyntaxOneOf"/>
              <w:keepNext/>
            </w:pPr>
            <w:ins w:id="1369" w:author="Rev 9 Allen Wirfs-Brock" w:date="2012-06-24T14:02:00Z">
              <w:r w:rsidRPr="00E77497">
                <w:t>(</w:t>
              </w:r>
            </w:ins>
            <w:del w:id="1370" w:author="Rev 9 Allen Wirfs-Brock" w:date="2012-06-24T14:02:00Z">
              <w:r w:rsidR="004C02EF" w:rsidRPr="00E77497" w:rsidDel="00660C67">
                <w:delText>}</w:delText>
              </w:r>
            </w:del>
          </w:p>
        </w:tc>
        <w:tc>
          <w:tcPr>
            <w:tcW w:w="1263" w:type="dxa"/>
          </w:tcPr>
          <w:p w:rsidR="004C02EF" w:rsidRPr="00E77497" w:rsidRDefault="00660C67" w:rsidP="003A4B22">
            <w:pPr>
              <w:pStyle w:val="SyntaxOneOf"/>
              <w:keepNext/>
            </w:pPr>
            <w:ins w:id="1371" w:author="Rev 9 Allen Wirfs-Brock" w:date="2012-06-24T14:02:00Z">
              <w:r w:rsidRPr="00E77497">
                <w:t>)</w:t>
              </w:r>
            </w:ins>
          </w:p>
        </w:tc>
        <w:tc>
          <w:tcPr>
            <w:tcW w:w="1263" w:type="dxa"/>
          </w:tcPr>
          <w:p w:rsidR="004C02EF" w:rsidRPr="00E77497" w:rsidRDefault="00660C67" w:rsidP="003A4B22">
            <w:pPr>
              <w:pStyle w:val="SyntaxOneOf"/>
              <w:keepNext/>
            </w:pPr>
            <w:ins w:id="1372" w:author="Rev 9 Allen Wirfs-Brock" w:date="2012-06-24T14:02:00Z">
              <w:r w:rsidRPr="00E77497">
                <w:t>[</w:t>
              </w:r>
            </w:ins>
          </w:p>
        </w:tc>
        <w:tc>
          <w:tcPr>
            <w:tcW w:w="1263" w:type="dxa"/>
          </w:tcPr>
          <w:p w:rsidR="004C02EF" w:rsidRPr="00E77497" w:rsidRDefault="00660C67" w:rsidP="003A4B22">
            <w:pPr>
              <w:pStyle w:val="SyntaxOneOf"/>
              <w:keepNext/>
            </w:pPr>
            <w:ins w:id="1373" w:author="Rev 9 Allen Wirfs-Brock" w:date="2012-06-24T14:02:00Z">
              <w:r w:rsidRPr="00E77497">
                <w:t>]</w:t>
              </w:r>
            </w:ins>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w:t>
            </w:r>
          </w:p>
        </w:tc>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&lt;=</w:t>
            </w:r>
          </w:p>
        </w:tc>
      </w:tr>
      <w:tr w:rsidR="004C02EF" w:rsidRPr="00E77497" w:rsidTr="00660C67">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&lt;&lt;</w:t>
            </w:r>
          </w:p>
        </w:tc>
        <w:tc>
          <w:tcPr>
            <w:tcW w:w="1263" w:type="dxa"/>
          </w:tcPr>
          <w:p w:rsidR="004C02EF" w:rsidRPr="00E77497" w:rsidRDefault="004C02EF" w:rsidP="003A4B22">
            <w:pPr>
              <w:pStyle w:val="SyntaxOneOf"/>
              <w:keepNext/>
            </w:pPr>
            <w:r w:rsidRPr="00E77497">
              <w:t>&gt;&gt;</w:t>
            </w:r>
          </w:p>
        </w:tc>
        <w:tc>
          <w:tcPr>
            <w:tcW w:w="1263" w:type="dxa"/>
          </w:tcPr>
          <w:p w:rsidR="004C02EF" w:rsidRPr="00E77497" w:rsidRDefault="004C02EF" w:rsidP="003A4B22">
            <w:pPr>
              <w:pStyle w:val="SyntaxOneOf"/>
              <w:keepNext/>
            </w:pPr>
            <w:r w:rsidRPr="00E77497">
              <w:t>&gt;&gt;&gt;</w:t>
            </w:r>
          </w:p>
        </w:tc>
        <w:tc>
          <w:tcPr>
            <w:tcW w:w="1263" w:type="dxa"/>
          </w:tcPr>
          <w:p w:rsidR="004C02EF" w:rsidRPr="00E77497" w:rsidRDefault="004C02EF" w:rsidP="003A4B22">
            <w:pPr>
              <w:pStyle w:val="SyntaxOneOf"/>
              <w:keepNext/>
            </w:pPr>
            <w:r w:rsidRPr="00E77497">
              <w:t>&amp;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&amp;&amp;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&lt;&lt;=</w:t>
            </w:r>
          </w:p>
        </w:tc>
      </w:tr>
      <w:tr w:rsidR="004C02EF" w:rsidRPr="00E77497" w:rsidTr="00660C67">
        <w:tc>
          <w:tcPr>
            <w:tcW w:w="1263" w:type="dxa"/>
          </w:tcPr>
          <w:p w:rsidR="004C02EF" w:rsidRPr="00E77497" w:rsidRDefault="004C02EF" w:rsidP="003A4B22">
            <w:pPr>
              <w:pStyle w:val="SyntaxOneOf"/>
            </w:pPr>
            <w:r w:rsidRPr="00E77497">
              <w:t>&gt;&gt;=</w:t>
            </w:r>
          </w:p>
        </w:tc>
        <w:tc>
          <w:tcPr>
            <w:tcW w:w="1263" w:type="dxa"/>
          </w:tcPr>
          <w:p w:rsidR="004C02EF" w:rsidRPr="00E77497" w:rsidRDefault="004C02EF" w:rsidP="003A4B22">
            <w:pPr>
              <w:pStyle w:val="SyntaxOneOf"/>
            </w:pPr>
            <w:r w:rsidRPr="00E77497">
              <w:t>&gt;&gt;&gt;=</w:t>
            </w:r>
          </w:p>
        </w:tc>
        <w:tc>
          <w:tcPr>
            <w:tcW w:w="1263" w:type="dxa"/>
          </w:tcPr>
          <w:p w:rsidR="004C02EF" w:rsidRPr="00E77497" w:rsidRDefault="004C02EF" w:rsidP="003A4B22">
            <w:pPr>
              <w:pStyle w:val="SyntaxOneOf"/>
            </w:pPr>
            <w:r w:rsidRPr="00E77497">
              <w:t>&amp;=</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F46CA1" w:rsidP="003A4B22">
            <w:pPr>
              <w:pStyle w:val="SyntaxOneOf"/>
            </w:pPr>
            <w:ins w:id="1374" w:author="Rev 10 Allen Wirfs-Brock" w:date="2012-09-26T16:35:00Z">
              <w:r>
                <w:t>=&gt;</w:t>
              </w:r>
            </w:ins>
          </w:p>
        </w:tc>
      </w:tr>
    </w:tbl>
    <w:p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CB3BD8">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r>
    </w:tbl>
    <w:p w:rsidR="00660C67" w:rsidRPr="00E77497" w:rsidRDefault="00660C67" w:rsidP="00660C67">
      <w:pPr>
        <w:pStyle w:val="SyntaxRule"/>
        <w:rPr>
          <w:ins w:id="1375" w:author="Rev 9 Allen Wirfs-Brock" w:date="2012-06-24T13:58:00Z"/>
        </w:rPr>
      </w:pPr>
      <w:bookmarkStart w:id="1376" w:name="_Ref431982634"/>
      <w:bookmarkStart w:id="1377" w:name="_Toc472818764"/>
      <w:bookmarkStart w:id="1378" w:name="_Toc235503317"/>
      <w:bookmarkStart w:id="1379" w:name="_Toc241509092"/>
      <w:bookmarkStart w:id="1380" w:name="_Toc244416579"/>
      <w:bookmarkStart w:id="1381" w:name="_Toc276630943"/>
      <w:ins w:id="1382" w:author="Rev 9 Allen Wirfs-Brock" w:date="2012-06-24T13:58:00Z">
        <w:r>
          <w:t>RightBrace</w:t>
        </w:r>
        <w:r w:rsidRPr="00E77497">
          <w:t xml:space="preserve">Punctuator </w:t>
        </w:r>
        <w:r w:rsidRPr="00E77497">
          <w:rPr>
            <w:rFonts w:ascii="Arial" w:hAnsi="Arial" w:cs="Arial"/>
            <w:b/>
            <w:i w:val="0"/>
          </w:rPr>
          <w:t>::</w:t>
        </w:r>
        <w:r w:rsidRPr="00E77497">
          <w:rPr>
            <w:rFonts w:ascii="Arial" w:hAnsi="Arial" w:cs="Arial"/>
          </w:rPr>
          <w:t xml:space="preserve"> </w:t>
        </w:r>
      </w:ins>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rsidTr="00C74E77">
        <w:trPr>
          <w:ins w:id="1383" w:author="Rev 9 Allen Wirfs-Brock" w:date="2012-06-24T13:58:00Z"/>
        </w:trPr>
        <w:tc>
          <w:tcPr>
            <w:tcW w:w="1263" w:type="dxa"/>
          </w:tcPr>
          <w:p w:rsidR="00660C67" w:rsidRPr="00E77497" w:rsidRDefault="00660C67" w:rsidP="00C74E77">
            <w:pPr>
              <w:pStyle w:val="SyntaxOneOf"/>
              <w:rPr>
                <w:ins w:id="1384" w:author="Rev 9 Allen Wirfs-Brock" w:date="2012-06-24T13:58:00Z"/>
              </w:rPr>
            </w:pPr>
            <w:ins w:id="1385" w:author="Rev 9 Allen Wirfs-Brock" w:date="2012-06-24T13:59:00Z">
              <w:r>
                <w:t>}</w:t>
              </w:r>
            </w:ins>
          </w:p>
        </w:tc>
        <w:tc>
          <w:tcPr>
            <w:tcW w:w="1263" w:type="dxa"/>
          </w:tcPr>
          <w:p w:rsidR="00660C67" w:rsidRPr="00E77497" w:rsidRDefault="00660C67" w:rsidP="00C74E77">
            <w:pPr>
              <w:pStyle w:val="SyntaxOneOf"/>
              <w:rPr>
                <w:ins w:id="1386" w:author="Rev 9 Allen Wirfs-Brock" w:date="2012-06-24T13:58:00Z"/>
              </w:rPr>
            </w:pPr>
          </w:p>
        </w:tc>
        <w:tc>
          <w:tcPr>
            <w:tcW w:w="1263" w:type="dxa"/>
          </w:tcPr>
          <w:p w:rsidR="00660C67" w:rsidRPr="00E77497" w:rsidRDefault="00660C67" w:rsidP="00C74E77">
            <w:pPr>
              <w:pStyle w:val="SyntaxOneOf"/>
              <w:rPr>
                <w:ins w:id="1387" w:author="Rev 9 Allen Wirfs-Brock" w:date="2012-06-24T13:58:00Z"/>
              </w:rPr>
            </w:pPr>
          </w:p>
        </w:tc>
        <w:tc>
          <w:tcPr>
            <w:tcW w:w="1263" w:type="dxa"/>
          </w:tcPr>
          <w:p w:rsidR="00660C67" w:rsidRPr="00E77497" w:rsidRDefault="00660C67" w:rsidP="00C74E77">
            <w:pPr>
              <w:pStyle w:val="SyntaxOneOf"/>
              <w:rPr>
                <w:ins w:id="1388" w:author="Rev 9 Allen Wirfs-Brock" w:date="2012-06-24T13:58:00Z"/>
              </w:rPr>
            </w:pPr>
          </w:p>
        </w:tc>
        <w:tc>
          <w:tcPr>
            <w:tcW w:w="1263" w:type="dxa"/>
          </w:tcPr>
          <w:p w:rsidR="00660C67" w:rsidRPr="00E77497" w:rsidRDefault="00660C67" w:rsidP="00C74E77">
            <w:pPr>
              <w:pStyle w:val="SyntaxOneOf"/>
              <w:rPr>
                <w:ins w:id="1389" w:author="Rev 9 Allen Wirfs-Brock" w:date="2012-06-24T13:58:00Z"/>
              </w:rPr>
            </w:pPr>
          </w:p>
        </w:tc>
        <w:tc>
          <w:tcPr>
            <w:tcW w:w="1263" w:type="dxa"/>
          </w:tcPr>
          <w:p w:rsidR="00660C67" w:rsidRPr="00E77497" w:rsidRDefault="00660C67" w:rsidP="00C74E77">
            <w:pPr>
              <w:pStyle w:val="SyntaxOneOf"/>
              <w:rPr>
                <w:ins w:id="1390" w:author="Rev 9 Allen Wirfs-Brock" w:date="2012-06-24T13:58:00Z"/>
              </w:rPr>
            </w:pPr>
          </w:p>
        </w:tc>
      </w:tr>
    </w:tbl>
    <w:p w:rsidR="004C02EF" w:rsidRPr="00E77497" w:rsidRDefault="004C02EF" w:rsidP="004C02EF">
      <w:pPr>
        <w:pStyle w:val="Heading2"/>
        <w:numPr>
          <w:ilvl w:val="0"/>
          <w:numId w:val="0"/>
        </w:numPr>
      </w:pPr>
      <w:bookmarkStart w:id="1391" w:name="_Toc339020250"/>
      <w:r w:rsidRPr="00E77497">
        <w:t>7.8</w:t>
      </w:r>
      <w:r w:rsidRPr="00E77497">
        <w:tab/>
        <w:t>Literal</w:t>
      </w:r>
      <w:bookmarkEnd w:id="1359"/>
      <w:bookmarkEnd w:id="1360"/>
      <w:bookmarkEnd w:id="1361"/>
      <w:bookmarkEnd w:id="1362"/>
      <w:bookmarkEnd w:id="1363"/>
      <w:bookmarkEnd w:id="1364"/>
      <w:bookmarkEnd w:id="1365"/>
      <w:bookmarkEnd w:id="1366"/>
      <w:bookmarkEnd w:id="1367"/>
      <w:bookmarkEnd w:id="1368"/>
      <w:r w:rsidRPr="00E77497">
        <w:t>s</w:t>
      </w:r>
      <w:bookmarkEnd w:id="1376"/>
      <w:bookmarkEnd w:id="1377"/>
      <w:bookmarkEnd w:id="1378"/>
      <w:bookmarkEnd w:id="1379"/>
      <w:bookmarkEnd w:id="1380"/>
      <w:bookmarkEnd w:id="1381"/>
      <w:bookmarkEnd w:id="1391"/>
    </w:p>
    <w:p w:rsidR="004C02EF" w:rsidRPr="00E77497" w:rsidDel="00305A10" w:rsidRDefault="004C02EF" w:rsidP="004C02EF">
      <w:pPr>
        <w:pStyle w:val="Syntax"/>
        <w:rPr>
          <w:del w:id="1392" w:author="Rev 8 Allen Wirfs-Brock" w:date="2012-05-10T18:31:00Z"/>
        </w:rPr>
      </w:pPr>
      <w:del w:id="1393" w:author="Rev 8 Allen Wirfs-Brock" w:date="2012-05-10T18:31:00Z">
        <w:r w:rsidRPr="00E77497" w:rsidDel="00305A10">
          <w:delText>Syntax</w:delText>
        </w:r>
      </w:del>
    </w:p>
    <w:p w:rsidR="004C02EF" w:rsidRPr="00E77497" w:rsidDel="00305A10" w:rsidRDefault="004C02EF" w:rsidP="004C02EF">
      <w:pPr>
        <w:pStyle w:val="SyntaxRule"/>
        <w:rPr>
          <w:del w:id="1394" w:author="Rev 8 Allen Wirfs-Brock" w:date="2012-05-10T18:31:00Z"/>
        </w:rPr>
      </w:pPr>
      <w:del w:id="1395" w:author="Rev 8 Allen Wirfs-Brock" w:date="2012-05-10T18:31:00Z">
        <w:r w:rsidRPr="00E77497" w:rsidDel="00305A10">
          <w:delText xml:space="preserve">Literal </w:delText>
        </w:r>
        <w:r w:rsidRPr="00E77497" w:rsidDel="00305A10">
          <w:rPr>
            <w:rFonts w:ascii="Arial" w:hAnsi="Arial" w:cs="Arial"/>
            <w:b/>
            <w:i w:val="0"/>
          </w:rPr>
          <w:delText>::</w:delText>
        </w:r>
      </w:del>
    </w:p>
    <w:p w:rsidR="00B23154" w:rsidRPr="00E77497" w:rsidDel="00305A10" w:rsidRDefault="004C02EF" w:rsidP="004C02EF">
      <w:pPr>
        <w:pStyle w:val="SyntaxDefinition"/>
        <w:rPr>
          <w:ins w:id="1396" w:author="Rev 4 Allen Wirfs-Brock" w:date="2011-10-18T17:51:00Z"/>
          <w:del w:id="1397" w:author="Rev 8 Allen Wirfs-Brock" w:date="2012-05-10T18:31:00Z"/>
        </w:rPr>
      </w:pPr>
      <w:del w:id="1398" w:author="Rev 8 Allen Wirfs-Brock" w:date="2012-05-10T18:31:00Z">
        <w:r w:rsidRPr="00E77497" w:rsidDel="00305A10">
          <w:delText>NullLiteral</w:delText>
        </w:r>
      </w:del>
      <w:ins w:id="1399" w:author="Rev 4 Allen Wirfs-Brock" w:date="2011-10-18T17:52:00Z">
        <w:del w:id="1400" w:author="Rev 8 Allen Wirfs-Brock" w:date="2012-05-10T18:31:00Z">
          <w:r w:rsidR="00B23154" w:rsidRPr="00E77497" w:rsidDel="00305A10">
            <w:br/>
            <w:delText>ValueLiteral</w:delText>
          </w:r>
        </w:del>
      </w:ins>
      <w:del w:id="1401" w:author="Rev 8 Allen Wirfs-Brock" w:date="2012-05-10T18:31:00Z">
        <w:r w:rsidRPr="00E77497" w:rsidDel="00305A10">
          <w:br/>
        </w:r>
      </w:del>
    </w:p>
    <w:p w:rsidR="00B23154" w:rsidRPr="00E77497" w:rsidDel="00305A10" w:rsidRDefault="00B23154" w:rsidP="00B23154">
      <w:pPr>
        <w:pStyle w:val="SyntaxRule"/>
        <w:rPr>
          <w:ins w:id="1402" w:author="Rev 4 Allen Wirfs-Brock" w:date="2011-10-18T17:51:00Z"/>
          <w:del w:id="1403" w:author="Rev 8 Allen Wirfs-Brock" w:date="2012-05-10T18:31:00Z"/>
        </w:rPr>
      </w:pPr>
      <w:ins w:id="1404" w:author="Rev 4 Allen Wirfs-Brock" w:date="2011-10-18T17:51:00Z">
        <w:del w:id="1405" w:author="Rev 8 Allen Wirfs-Brock" w:date="2012-05-10T18:31:00Z">
          <w:r w:rsidRPr="00E77497" w:rsidDel="00305A10">
            <w:delText xml:space="preserve">ValueLiteral </w:delText>
          </w:r>
          <w:r w:rsidRPr="00E77497" w:rsidDel="00305A10">
            <w:rPr>
              <w:rFonts w:ascii="Arial" w:hAnsi="Arial" w:cs="Arial"/>
              <w:b/>
              <w:i w:val="0"/>
            </w:rPr>
            <w:delText>::</w:delText>
          </w:r>
        </w:del>
      </w:ins>
    </w:p>
    <w:p w:rsidR="004C02EF" w:rsidRPr="00E77497" w:rsidDel="00305A10" w:rsidRDefault="004C02EF" w:rsidP="004C02EF">
      <w:pPr>
        <w:pStyle w:val="SyntaxDefinition"/>
        <w:rPr>
          <w:del w:id="1406" w:author="Rev 8 Allen Wirfs-Brock" w:date="2012-05-10T18:31:00Z"/>
        </w:rPr>
      </w:pPr>
      <w:del w:id="1407" w:author="Rev 8 Allen Wirfs-Brock" w:date="2012-05-10T18:31:00Z">
        <w:r w:rsidRPr="00E77497" w:rsidDel="00305A10">
          <w:delText>BooleanLiteral</w:delText>
        </w:r>
        <w:r w:rsidRPr="00E77497" w:rsidDel="00305A10">
          <w:br/>
          <w:delText>NumericLiteral</w:delText>
        </w:r>
        <w:r w:rsidRPr="00E77497" w:rsidDel="00305A10">
          <w:br/>
          <w:delText>StringLiteral</w:delText>
        </w:r>
        <w:bookmarkStart w:id="1408" w:name="_Toc381513626"/>
        <w:bookmarkStart w:id="1409" w:name="_Ref381608289"/>
        <w:bookmarkStart w:id="1410" w:name="_Toc382202768"/>
        <w:bookmarkStart w:id="1411" w:name="_Toc382202988"/>
        <w:bookmarkStart w:id="1412" w:name="_Toc382212148"/>
        <w:bookmarkStart w:id="1413" w:name="_Toc382212327"/>
        <w:bookmarkStart w:id="1414" w:name="_Toc382291493"/>
        <w:bookmarkStart w:id="1415" w:name="_Toc385672129"/>
        <w:bookmarkStart w:id="1416" w:name="_Toc393690220"/>
        <w:r w:rsidRPr="00E77497" w:rsidDel="00305A10">
          <w:delText xml:space="preserve"> </w:delText>
        </w:r>
        <w:r w:rsidRPr="00E77497" w:rsidDel="00305A10">
          <w:br/>
          <w:delText>RegularExpressionLiteral</w:delText>
        </w:r>
      </w:del>
    </w:p>
    <w:p w:rsidR="004C02EF" w:rsidRPr="00E77497" w:rsidRDefault="004C02EF" w:rsidP="004C02EF">
      <w:pPr>
        <w:pStyle w:val="Heading3"/>
        <w:numPr>
          <w:ilvl w:val="0"/>
          <w:numId w:val="0"/>
        </w:numPr>
      </w:pPr>
      <w:bookmarkStart w:id="1417" w:name="_Ref457437478"/>
      <w:bookmarkStart w:id="1418" w:name="_Toc472818765"/>
      <w:bookmarkStart w:id="1419" w:name="_Toc235503318"/>
      <w:bookmarkStart w:id="1420" w:name="_Toc241509093"/>
      <w:bookmarkStart w:id="1421" w:name="_Toc244416580"/>
      <w:bookmarkStart w:id="1422" w:name="_Toc276630944"/>
      <w:bookmarkStart w:id="1423" w:name="_Toc339020251"/>
      <w:r w:rsidRPr="00E77497">
        <w:t>7.8.1</w:t>
      </w:r>
      <w:r w:rsidRPr="00E77497">
        <w:tab/>
        <w:t>Null Literal</w:t>
      </w:r>
      <w:bookmarkEnd w:id="1408"/>
      <w:bookmarkEnd w:id="1409"/>
      <w:bookmarkEnd w:id="1410"/>
      <w:bookmarkEnd w:id="1411"/>
      <w:bookmarkEnd w:id="1412"/>
      <w:bookmarkEnd w:id="1413"/>
      <w:bookmarkEnd w:id="1414"/>
      <w:bookmarkEnd w:id="1415"/>
      <w:bookmarkEnd w:id="1416"/>
      <w:r w:rsidRPr="00E77497">
        <w:t>s</w:t>
      </w:r>
      <w:bookmarkEnd w:id="1417"/>
      <w:bookmarkEnd w:id="1418"/>
      <w:bookmarkEnd w:id="1419"/>
      <w:bookmarkEnd w:id="1420"/>
      <w:bookmarkEnd w:id="1421"/>
      <w:bookmarkEnd w:id="1422"/>
      <w:bookmarkEnd w:id="142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NullLiteral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rsidR="004C02EF" w:rsidRPr="00E77497" w:rsidDel="00305A10" w:rsidRDefault="004C02EF" w:rsidP="004C02EF">
      <w:pPr>
        <w:pStyle w:val="Syntax"/>
        <w:rPr>
          <w:del w:id="1424" w:author="Rev 8 Allen Wirfs-Brock" w:date="2012-05-10T18:32:00Z"/>
        </w:rPr>
      </w:pPr>
      <w:bookmarkStart w:id="1425" w:name="_Toc381513627"/>
      <w:bookmarkStart w:id="1426" w:name="_Ref381607899"/>
      <w:del w:id="1427" w:author="Rev 8 Allen Wirfs-Brock" w:date="2012-05-10T18:32:00Z">
        <w:r w:rsidRPr="00E77497" w:rsidDel="00305A10">
          <w:delText>Semantics</w:delText>
        </w:r>
      </w:del>
    </w:p>
    <w:p w:rsidR="004C02EF" w:rsidRPr="00E77497" w:rsidDel="00305A10" w:rsidRDefault="004C02EF" w:rsidP="004C02EF">
      <w:pPr>
        <w:rPr>
          <w:del w:id="1428" w:author="Rev 8 Allen Wirfs-Brock" w:date="2012-05-10T18:32:00Z"/>
        </w:rPr>
      </w:pPr>
      <w:del w:id="1429" w:author="Rev 8 Allen Wirfs-Brock" w:date="2012-05-10T18:32:00Z">
        <w:r w:rsidRPr="00E77497" w:rsidDel="00305A10">
          <w:delText xml:space="preserve">The value of the null literal </w:delText>
        </w:r>
        <w:r w:rsidRPr="00E77497" w:rsidDel="00305A10">
          <w:rPr>
            <w:rFonts w:ascii="Courier New" w:hAnsi="Courier New"/>
            <w:b/>
          </w:rPr>
          <w:delText>null</w:delText>
        </w:r>
        <w:r w:rsidRPr="00E77497" w:rsidDel="00305A10">
          <w:delText xml:space="preserve"> is the sole value of the Null type, namely </w:delText>
        </w:r>
        <w:r w:rsidRPr="00E77497" w:rsidDel="00305A10">
          <w:rPr>
            <w:b/>
          </w:rPr>
          <w:delText>null</w:delText>
        </w:r>
        <w:r w:rsidRPr="00E77497" w:rsidDel="00305A10">
          <w:delText>.</w:delText>
        </w:r>
        <w:bookmarkStart w:id="1430" w:name="_Toc382202769"/>
        <w:bookmarkStart w:id="1431" w:name="_Toc382202989"/>
        <w:bookmarkStart w:id="1432" w:name="_Toc382212149"/>
        <w:bookmarkStart w:id="1433" w:name="_Toc382212328"/>
        <w:bookmarkStart w:id="1434" w:name="_Toc382291494"/>
        <w:bookmarkStart w:id="1435" w:name="_Toc385672130"/>
        <w:bookmarkStart w:id="1436" w:name="_Toc393690221"/>
      </w:del>
    </w:p>
    <w:p w:rsidR="004C02EF" w:rsidRPr="00E77497" w:rsidRDefault="004C02EF" w:rsidP="004C02EF">
      <w:pPr>
        <w:pStyle w:val="Heading3"/>
        <w:numPr>
          <w:ilvl w:val="0"/>
          <w:numId w:val="0"/>
        </w:numPr>
      </w:pPr>
      <w:bookmarkStart w:id="1437" w:name="_Ref457437479"/>
      <w:bookmarkStart w:id="1438" w:name="_Toc472818766"/>
      <w:bookmarkStart w:id="1439" w:name="_Toc235503319"/>
      <w:bookmarkStart w:id="1440" w:name="_Toc241509094"/>
      <w:bookmarkStart w:id="1441" w:name="_Toc244416581"/>
      <w:bookmarkStart w:id="1442" w:name="_Toc276630945"/>
      <w:bookmarkStart w:id="1443" w:name="_Toc339020252"/>
      <w:r w:rsidRPr="00E77497">
        <w:t>7.8.2</w:t>
      </w:r>
      <w:r w:rsidRPr="00E77497">
        <w:tab/>
        <w:t>Boolean Literal</w:t>
      </w:r>
      <w:bookmarkEnd w:id="1425"/>
      <w:bookmarkEnd w:id="1426"/>
      <w:bookmarkEnd w:id="1430"/>
      <w:bookmarkEnd w:id="1431"/>
      <w:bookmarkEnd w:id="1432"/>
      <w:bookmarkEnd w:id="1433"/>
      <w:bookmarkEnd w:id="1434"/>
      <w:bookmarkEnd w:id="1435"/>
      <w:bookmarkEnd w:id="1436"/>
      <w:r w:rsidRPr="00E77497">
        <w:t>s</w:t>
      </w:r>
      <w:bookmarkEnd w:id="1437"/>
      <w:bookmarkEnd w:id="1438"/>
      <w:bookmarkEnd w:id="1439"/>
      <w:bookmarkEnd w:id="1440"/>
      <w:bookmarkEnd w:id="1441"/>
      <w:bookmarkEnd w:id="1442"/>
      <w:bookmarkEnd w:id="144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BooleanLiteral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4C02EF" w:rsidRPr="00E77497" w:rsidDel="00926405" w:rsidRDefault="004C02EF" w:rsidP="004C02EF">
      <w:pPr>
        <w:pStyle w:val="Syntax"/>
        <w:rPr>
          <w:del w:id="1444" w:author="Rev 10 Allen Wirfs-Brock" w:date="2012-07-09T09:19:00Z"/>
        </w:rPr>
      </w:pPr>
      <w:del w:id="1445" w:author="Rev 10 Allen Wirfs-Brock" w:date="2012-07-09T09:19:00Z">
        <w:r w:rsidRPr="00E77497" w:rsidDel="00926405">
          <w:lastRenderedPageBreak/>
          <w:delText>Semantics</w:delText>
        </w:r>
      </w:del>
    </w:p>
    <w:p w:rsidR="004C02EF" w:rsidRPr="00E77497" w:rsidDel="00926405" w:rsidRDefault="004C02EF" w:rsidP="004C02EF">
      <w:pPr>
        <w:rPr>
          <w:del w:id="1446" w:author="Rev 10 Allen Wirfs-Brock" w:date="2012-07-09T09:19:00Z"/>
        </w:rPr>
      </w:pPr>
      <w:del w:id="1447" w:author="Rev 10 Allen Wirfs-Brock" w:date="2012-07-09T09:19:00Z">
        <w:r w:rsidRPr="00E77497" w:rsidDel="00926405">
          <w:delText xml:space="preserve">The value of the Boolean literal </w:delText>
        </w:r>
        <w:r w:rsidRPr="00E77497" w:rsidDel="00926405">
          <w:rPr>
            <w:rFonts w:ascii="Courier New" w:hAnsi="Courier New"/>
            <w:b/>
          </w:rPr>
          <w:delText>true</w:delText>
        </w:r>
        <w:r w:rsidRPr="00E77497" w:rsidDel="00926405">
          <w:delText xml:space="preserve"> is a value of the Boolean type, namely </w:delText>
        </w:r>
        <w:r w:rsidRPr="00E77497" w:rsidDel="00926405">
          <w:rPr>
            <w:b/>
          </w:rPr>
          <w:delText>true</w:delText>
        </w:r>
        <w:r w:rsidRPr="00E77497" w:rsidDel="00926405">
          <w:delText>.</w:delText>
        </w:r>
      </w:del>
    </w:p>
    <w:p w:rsidR="004C02EF" w:rsidRPr="00E77497" w:rsidDel="00926405" w:rsidRDefault="004C02EF" w:rsidP="004C02EF">
      <w:pPr>
        <w:rPr>
          <w:del w:id="1448" w:author="Rev 10 Allen Wirfs-Brock" w:date="2012-07-09T09:19:00Z"/>
        </w:rPr>
      </w:pPr>
      <w:del w:id="1449" w:author="Rev 10 Allen Wirfs-Brock" w:date="2012-07-09T09:19:00Z">
        <w:r w:rsidRPr="00E77497" w:rsidDel="00926405">
          <w:delText xml:space="preserve">The value of the Boolean literal </w:delText>
        </w:r>
        <w:r w:rsidRPr="00E77497" w:rsidDel="00926405">
          <w:rPr>
            <w:rFonts w:ascii="Courier New" w:hAnsi="Courier New"/>
            <w:b/>
          </w:rPr>
          <w:delText>false</w:delText>
        </w:r>
        <w:r w:rsidRPr="00E77497" w:rsidDel="00926405">
          <w:delText xml:space="preserve"> is a value of the Boolean type, namely </w:delText>
        </w:r>
        <w:r w:rsidRPr="00E77497" w:rsidDel="00926405">
          <w:rPr>
            <w:b/>
          </w:rPr>
          <w:delText>false</w:delText>
        </w:r>
        <w:bookmarkStart w:id="1450" w:name="_Ref379263013"/>
        <w:bookmarkStart w:id="1451" w:name="_Toc381513628"/>
        <w:r w:rsidRPr="00E77497" w:rsidDel="00926405">
          <w:delText>.</w:delText>
        </w:r>
        <w:bookmarkStart w:id="1452" w:name="_Toc382202770"/>
        <w:bookmarkStart w:id="1453" w:name="_Toc382202990"/>
        <w:bookmarkStart w:id="1454" w:name="_Toc382212150"/>
        <w:bookmarkStart w:id="1455" w:name="_Toc382212329"/>
        <w:bookmarkStart w:id="1456" w:name="_Toc382291495"/>
        <w:bookmarkStart w:id="1457" w:name="_Ref382706882"/>
        <w:bookmarkStart w:id="1458" w:name="_Ref382707062"/>
        <w:bookmarkStart w:id="1459" w:name="_Ref383597354"/>
        <w:bookmarkStart w:id="1460" w:name="_Toc385672131"/>
        <w:bookmarkStart w:id="1461" w:name="_Toc393690222"/>
        <w:bookmarkStart w:id="1462" w:name="_Ref404492947"/>
        <w:bookmarkStart w:id="1463" w:name="_Ref404492964"/>
        <w:bookmarkStart w:id="1464" w:name="_Ref404493248"/>
        <w:bookmarkStart w:id="1465" w:name="_Ref404493273"/>
      </w:del>
    </w:p>
    <w:p w:rsidR="004C02EF" w:rsidRPr="00E77497" w:rsidRDefault="004C02EF" w:rsidP="004C02EF">
      <w:pPr>
        <w:pStyle w:val="Heading3"/>
        <w:numPr>
          <w:ilvl w:val="0"/>
          <w:numId w:val="0"/>
        </w:numPr>
      </w:pPr>
      <w:bookmarkStart w:id="1466" w:name="_Hlt424531226"/>
      <w:bookmarkStart w:id="1467" w:name="_Ref424530746"/>
      <w:bookmarkStart w:id="1468" w:name="_Ref424530811"/>
      <w:bookmarkStart w:id="1469" w:name="_Ref424531213"/>
      <w:bookmarkStart w:id="1470" w:name="_Ref424531238"/>
      <w:bookmarkStart w:id="1471" w:name="_Toc472818767"/>
      <w:bookmarkStart w:id="1472" w:name="_Toc235503320"/>
      <w:bookmarkStart w:id="1473" w:name="_Toc241509095"/>
      <w:bookmarkStart w:id="1474" w:name="_Toc244416582"/>
      <w:bookmarkStart w:id="1475" w:name="_Toc276630946"/>
      <w:bookmarkStart w:id="1476" w:name="_Toc339020253"/>
      <w:bookmarkEnd w:id="1466"/>
      <w:r w:rsidRPr="00E77497">
        <w:t>7.8.3</w:t>
      </w:r>
      <w:r w:rsidRPr="00E77497">
        <w:tab/>
        <w:t>Numeric Literal</w:t>
      </w:r>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r w:rsidRPr="00E77497">
        <w:t>s</w:t>
      </w:r>
      <w:bookmarkEnd w:id="1467"/>
      <w:bookmarkEnd w:id="1468"/>
      <w:bookmarkEnd w:id="1469"/>
      <w:bookmarkEnd w:id="1470"/>
      <w:bookmarkEnd w:id="1471"/>
      <w:bookmarkEnd w:id="1472"/>
      <w:bookmarkEnd w:id="1473"/>
      <w:bookmarkEnd w:id="1474"/>
      <w:bookmarkEnd w:id="1475"/>
      <w:bookmarkEnd w:id="1476"/>
    </w:p>
    <w:p w:rsidR="004C02EF" w:rsidRPr="00E77497" w:rsidRDefault="004C02EF" w:rsidP="004C02EF">
      <w:pPr>
        <w:pStyle w:val="Syntax"/>
      </w:pPr>
      <w:commentRangeStart w:id="1477"/>
      <w:r w:rsidRPr="00E77497">
        <w:t>Syntax</w:t>
      </w:r>
      <w:commentRangeEnd w:id="1477"/>
      <w:r w:rsidR="007648B6">
        <w:rPr>
          <w:rStyle w:val="CommentReference"/>
          <w:rFonts w:ascii="Arial" w:eastAsia="MS Mincho" w:hAnsi="Arial"/>
          <w:b w:val="0"/>
          <w:lang w:eastAsia="ja-JP"/>
        </w:rPr>
        <w:commentReference w:id="1477"/>
      </w:r>
    </w:p>
    <w:p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DecimalLiteral</w:t>
      </w:r>
      <w:ins w:id="1478" w:author="Rev 7 Allen Wirfs-Brock" w:date="2012-05-04T10:19:00Z">
        <w:r w:rsidR="00591F2A">
          <w:br/>
          <w:t>BinaryIntegerLiteral</w:t>
        </w:r>
        <w:r w:rsidR="00591F2A">
          <w:br/>
          <w:t>OctalIntegerLiteral</w:t>
        </w:r>
      </w:ins>
      <w:r w:rsidRPr="00E77497">
        <w:br/>
        <w:t>HexIntegerLiteral</w:t>
      </w:r>
    </w:p>
    <w:p w:rsidR="004C02EF" w:rsidRPr="00E77497" w:rsidRDefault="004C02EF" w:rsidP="004C02EF">
      <w:pPr>
        <w:pStyle w:val="SyntaxRule"/>
      </w:pPr>
      <w:r w:rsidRPr="00E77497">
        <w:t xml:space="preserve">DecimalLiteral </w:t>
      </w:r>
      <w:r w:rsidRPr="00E77497">
        <w:rPr>
          <w:rFonts w:ascii="Arial" w:hAnsi="Arial" w:cs="Arial"/>
          <w:b/>
          <w:i w:val="0"/>
        </w:rPr>
        <w:t>::</w:t>
      </w:r>
    </w:p>
    <w:p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cs="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pPr>
      <w:commentRangeStart w:id="1479"/>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479"/>
      <w:r w:rsidR="00591F2A">
        <w:rPr>
          <w:rStyle w:val="CommentReference"/>
          <w:rFonts w:ascii="Arial" w:eastAsia="MS Mincho" w:hAnsi="Arial"/>
          <w:i w:val="0"/>
          <w:lang w:eastAsia="ja-JP"/>
        </w:rPr>
        <w:commentReference w:id="1479"/>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pPr>
        <w:pStyle w:val="SyntaxRule"/>
      </w:pPr>
      <w:r w:rsidRPr="00E77497">
        <w:t xml:space="preserve">ExponentPart </w:t>
      </w:r>
      <w:r w:rsidRPr="00E77497">
        <w:rPr>
          <w:rFonts w:ascii="Arial" w:hAnsi="Arial" w:cs="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591F2A" w:rsidRPr="00E77497" w:rsidRDefault="00591F2A" w:rsidP="00591F2A">
      <w:pPr>
        <w:pStyle w:val="SyntaxRule"/>
        <w:rPr>
          <w:ins w:id="1480" w:author="Rev 7 Allen Wirfs-Brock" w:date="2012-05-04T10:39:00Z"/>
        </w:rPr>
      </w:pPr>
      <w:ins w:id="1481" w:author="Rev 7 Allen Wirfs-Brock" w:date="2012-05-04T10:39:00Z">
        <w:r>
          <w:t>Binary</w:t>
        </w:r>
        <w:r w:rsidRPr="00E77497">
          <w:t xml:space="preserve">IntegerLiteral </w:t>
        </w:r>
        <w:r w:rsidRPr="00E77497">
          <w:rPr>
            <w:rFonts w:ascii="Arial" w:hAnsi="Arial"/>
            <w:b/>
            <w:i w:val="0"/>
          </w:rPr>
          <w:t>::</w:t>
        </w:r>
      </w:ins>
    </w:p>
    <w:p w:rsidR="00591F2A" w:rsidRPr="00E77497" w:rsidRDefault="00591F2A" w:rsidP="00591F2A">
      <w:pPr>
        <w:pStyle w:val="SyntaxDefinition"/>
        <w:rPr>
          <w:ins w:id="1482" w:author="Rev 7 Allen Wirfs-Brock" w:date="2012-05-04T10:39:00Z"/>
        </w:rPr>
      </w:pPr>
      <w:ins w:id="1483" w:author="Rev 7 Allen Wirfs-Brock" w:date="2012-05-04T10:39:00Z">
        <w:r>
          <w:rPr>
            <w:rFonts w:ascii="Courier New" w:hAnsi="Courier New"/>
            <w:b/>
            <w:i w:val="0"/>
          </w:rPr>
          <w:t>0b</w:t>
        </w:r>
        <w:r w:rsidRPr="00E77497">
          <w:t xml:space="preserve"> </w:t>
        </w:r>
        <w:r>
          <w:t>Binary</w:t>
        </w:r>
        <w:r w:rsidRPr="00E77497">
          <w:t>Digit</w:t>
        </w:r>
        <w:r>
          <w:br/>
        </w:r>
        <w:r>
          <w:rPr>
            <w:rFonts w:ascii="Courier New" w:hAnsi="Courier New"/>
            <w:b/>
            <w:i w:val="0"/>
          </w:rPr>
          <w:t>0B</w:t>
        </w:r>
        <w:r w:rsidRPr="00E77497">
          <w:t xml:space="preserve"> </w:t>
        </w:r>
        <w:r>
          <w:t>Binary</w:t>
        </w:r>
        <w:r w:rsidRPr="00E77497">
          <w:t>Digit</w:t>
        </w:r>
        <w:r w:rsidRPr="00E77497">
          <w:br/>
        </w:r>
      </w:ins>
      <w:ins w:id="1484" w:author="Rev 7 Allen Wirfs-Brock" w:date="2012-05-04T10:40:00Z">
        <w:r>
          <w:t>Binary</w:t>
        </w:r>
      </w:ins>
      <w:ins w:id="1485" w:author="Rev 7 Allen Wirfs-Brock" w:date="2012-05-04T10:39:00Z">
        <w:r w:rsidRPr="00E77497">
          <w:t xml:space="preserve">IntegerLiteral </w:t>
        </w:r>
      </w:ins>
      <w:ins w:id="1486" w:author="Rev 7 Allen Wirfs-Brock" w:date="2012-05-04T10:40:00Z">
        <w:r>
          <w:t>Binary</w:t>
        </w:r>
      </w:ins>
      <w:ins w:id="1487" w:author="Rev 7 Allen Wirfs-Brock" w:date="2012-05-04T10:39:00Z">
        <w:r w:rsidRPr="00E77497">
          <w:t>Digit</w:t>
        </w:r>
      </w:ins>
    </w:p>
    <w:p w:rsidR="00591F2A" w:rsidRPr="00C7794D" w:rsidRDefault="00591F2A" w:rsidP="00591F2A">
      <w:pPr>
        <w:pStyle w:val="SyntaxRule"/>
        <w:rPr>
          <w:ins w:id="1488" w:author="Rev 7 Allen Wirfs-Brock" w:date="2012-05-04T10:39:00Z"/>
          <w:rFonts w:ascii="Courier New" w:hAnsi="Courier New" w:cs="Courier New"/>
          <w:i w:val="0"/>
        </w:rPr>
      </w:pPr>
      <w:ins w:id="1489" w:author="Rev 7 Allen Wirfs-Brock" w:date="2012-05-04T10:40:00Z">
        <w:r>
          <w:t>Binary</w:t>
        </w:r>
      </w:ins>
      <w:ins w:id="1490" w:author="Rev 7 Allen Wirfs-Brock" w:date="2012-05-04T10:39:00Z">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rsidR="00591F2A" w:rsidRPr="00C7794D" w:rsidRDefault="00591F2A" w:rsidP="00591F2A">
      <w:pPr>
        <w:pStyle w:val="SyntaxDefinition"/>
        <w:rPr>
          <w:ins w:id="1491" w:author="Rev 7 Allen Wirfs-Brock" w:date="2012-05-04T10:39:00Z"/>
          <w:b/>
          <w:bCs/>
        </w:rPr>
      </w:pPr>
      <w:ins w:id="1492" w:author="Rev 7 Allen Wirfs-Brock" w:date="2012-05-04T10:39: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ins>
    </w:p>
    <w:p w:rsidR="00591F2A" w:rsidRPr="00E77497" w:rsidRDefault="00591F2A" w:rsidP="00591F2A">
      <w:pPr>
        <w:pStyle w:val="SyntaxRule"/>
        <w:rPr>
          <w:ins w:id="1493" w:author="Rev 7 Allen Wirfs-Brock" w:date="2012-05-04T10:22:00Z"/>
        </w:rPr>
      </w:pPr>
      <w:ins w:id="1494" w:author="Rev 7 Allen Wirfs-Brock" w:date="2012-05-04T10:22:00Z">
        <w:r w:rsidRPr="00E77497">
          <w:t xml:space="preserve">OctalIntegerLiteral </w:t>
        </w:r>
        <w:r w:rsidRPr="00E77497">
          <w:rPr>
            <w:rFonts w:ascii="Arial" w:hAnsi="Arial"/>
            <w:b/>
            <w:i w:val="0"/>
          </w:rPr>
          <w:t>::</w:t>
        </w:r>
      </w:ins>
    </w:p>
    <w:p w:rsidR="00591F2A" w:rsidRPr="00E77497" w:rsidRDefault="00591F2A" w:rsidP="00591F2A">
      <w:pPr>
        <w:pStyle w:val="SyntaxDefinition"/>
        <w:rPr>
          <w:ins w:id="1495" w:author="Rev 7 Allen Wirfs-Brock" w:date="2012-05-04T10:22:00Z"/>
        </w:rPr>
      </w:pPr>
      <w:ins w:id="1496" w:author="Rev 7 Allen Wirfs-Brock" w:date="2012-05-04T10:22:00Z">
        <w:r>
          <w:rPr>
            <w:rFonts w:ascii="Courier New" w:hAnsi="Courier New"/>
            <w:b/>
            <w:i w:val="0"/>
          </w:rPr>
          <w:t>0o</w:t>
        </w:r>
        <w:r w:rsidRPr="00E77497">
          <w:t xml:space="preserve"> OctalDigit</w:t>
        </w:r>
        <w:r>
          <w:br/>
        </w:r>
        <w:r>
          <w:rPr>
            <w:rFonts w:ascii="Courier New" w:hAnsi="Courier New"/>
            <w:b/>
            <w:i w:val="0"/>
          </w:rPr>
          <w:t>0O</w:t>
        </w:r>
        <w:r w:rsidRPr="00E77497">
          <w:t xml:space="preserve"> OctalDigit</w:t>
        </w:r>
        <w:r w:rsidRPr="00E77497">
          <w:br/>
          <w:t>OctalIntegerLiteral OctalDigit</w:t>
        </w:r>
      </w:ins>
    </w:p>
    <w:p w:rsidR="00591F2A" w:rsidRPr="00C7794D" w:rsidRDefault="00591F2A" w:rsidP="00591F2A">
      <w:pPr>
        <w:pStyle w:val="SyntaxRule"/>
        <w:rPr>
          <w:ins w:id="1497" w:author="Rev 7 Allen Wirfs-Brock" w:date="2012-05-04T10:22:00Z"/>
          <w:rFonts w:ascii="Courier New" w:hAnsi="Courier New" w:cs="Courier New"/>
          <w:i w:val="0"/>
        </w:rPr>
      </w:pPr>
      <w:ins w:id="1498" w:author="Rev 7 Allen Wirfs-Brock" w:date="2012-05-04T10:22:00Z">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rsidR="00591F2A" w:rsidRPr="00C7794D" w:rsidRDefault="00591F2A" w:rsidP="00591F2A">
      <w:pPr>
        <w:pStyle w:val="SyntaxDefinition"/>
        <w:rPr>
          <w:ins w:id="1499" w:author="Rev 7 Allen Wirfs-Brock" w:date="2012-05-04T10:22:00Z"/>
          <w:b/>
          <w:bCs/>
        </w:rPr>
      </w:pPr>
      <w:ins w:id="1500" w:author="Rev 7 Allen Wirfs-Brock" w:date="2012-05-04T10:22: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ins>
    </w:p>
    <w:p w:rsidR="004C02EF" w:rsidRPr="00E77497" w:rsidRDefault="004C02EF" w:rsidP="004C02EF">
      <w:pPr>
        <w:pStyle w:val="SyntaxRule"/>
      </w:pPr>
      <w:r w:rsidRPr="00E77497">
        <w:t xml:space="preserve">HexIntegerLiteral </w:t>
      </w:r>
      <w:r w:rsidRPr="00E77497">
        <w:rPr>
          <w:rFonts w:ascii="Arial" w:hAnsi="Arial"/>
          <w:b/>
          <w:i w:val="0"/>
        </w:rPr>
        <w:t>::</w:t>
      </w:r>
    </w:p>
    <w:p w:rsidR="00617BFA" w:rsidRDefault="004C02EF" w:rsidP="004C02EF">
      <w:pPr>
        <w:pStyle w:val="SyntaxDefinition"/>
        <w:rPr>
          <w:ins w:id="1501" w:author="Rev 9 Allen Wirfs-Brock" w:date="2012-07-06T11:50:00Z"/>
        </w:rPr>
      </w:pPr>
      <w:r w:rsidRPr="00E77497">
        <w:rPr>
          <w:rFonts w:ascii="Courier New" w:hAnsi="Courier New"/>
          <w:b/>
          <w:i w:val="0"/>
        </w:rPr>
        <w:t>0x</w:t>
      </w:r>
      <w:r w:rsidRPr="00E77497">
        <w:t xml:space="preserve"> HexDigit</w:t>
      </w:r>
      <w:ins w:id="1502" w:author="Rev 9 Allen Wirfs-Brock" w:date="2012-07-06T11:49:00Z">
        <w:r w:rsidR="00617BFA">
          <w:t>s</w:t>
        </w:r>
      </w:ins>
      <w:r w:rsidRPr="00E77497">
        <w:br/>
      </w:r>
      <w:r w:rsidRPr="00E77497">
        <w:rPr>
          <w:rFonts w:ascii="Courier New" w:hAnsi="Courier New"/>
          <w:b/>
          <w:i w:val="0"/>
        </w:rPr>
        <w:t>0X</w:t>
      </w:r>
      <w:r w:rsidRPr="00E77497">
        <w:t xml:space="preserve"> HexDigit</w:t>
      </w:r>
      <w:ins w:id="1503" w:author="Rev 9 Allen Wirfs-Brock" w:date="2012-07-06T11:49:00Z">
        <w:r w:rsidR="00617BFA">
          <w:t>s</w:t>
        </w:r>
      </w:ins>
    </w:p>
    <w:p w:rsidR="00617BFA" w:rsidRDefault="00617BFA" w:rsidP="00617BFA">
      <w:pPr>
        <w:pStyle w:val="SyntaxRule"/>
        <w:rPr>
          <w:ins w:id="1504" w:author="Rev 9 Allen Wirfs-Brock" w:date="2012-07-06T11:50:00Z"/>
          <w:rFonts w:ascii="Arial" w:hAnsi="Arial"/>
          <w:b/>
          <w:i w:val="0"/>
        </w:rPr>
      </w:pPr>
      <w:ins w:id="1505" w:author="Rev 9 Allen Wirfs-Brock" w:date="2012-07-06T11:50:00Z">
        <w:r w:rsidRPr="00E77497">
          <w:lastRenderedPageBreak/>
          <w:t>Hex</w:t>
        </w:r>
      </w:ins>
      <w:ins w:id="1506" w:author="Rev 9 Allen Wirfs-Brock" w:date="2012-07-06T11:51:00Z">
        <w:r w:rsidR="001F597D">
          <w:t>Digits</w:t>
        </w:r>
      </w:ins>
      <w:ins w:id="1507" w:author="Rev 9 Allen Wirfs-Brock" w:date="2012-07-06T11:50:00Z">
        <w:r w:rsidRPr="00E77497">
          <w:t xml:space="preserve"> </w:t>
        </w:r>
        <w:r w:rsidRPr="00E77497">
          <w:rPr>
            <w:rFonts w:ascii="Arial" w:hAnsi="Arial"/>
            <w:b/>
            <w:i w:val="0"/>
          </w:rPr>
          <w:t>::</w:t>
        </w:r>
      </w:ins>
    </w:p>
    <w:p w:rsidR="004C02EF" w:rsidRPr="00E77497" w:rsidRDefault="001F597D" w:rsidP="001F597D">
      <w:pPr>
        <w:pStyle w:val="SyntaxDefinition"/>
      </w:pPr>
      <w:ins w:id="1508" w:author="Rev 9 Allen Wirfs-Brock" w:date="2012-07-06T11:51:00Z">
        <w:r w:rsidRPr="00E77497">
          <w:t>HexDigi</w:t>
        </w:r>
        <w:r>
          <w:t>t</w:t>
        </w:r>
        <w:r>
          <w:br/>
        </w:r>
      </w:ins>
      <w:del w:id="1509" w:author="Rev 9 Allen Wirfs-Brock" w:date="2012-07-06T11:51:00Z">
        <w:r w:rsidR="004C02EF" w:rsidRPr="00E77497" w:rsidDel="001F597D">
          <w:br/>
        </w:r>
      </w:del>
      <w:r w:rsidR="004C02EF" w:rsidRPr="00E77497">
        <w:t>Hex</w:t>
      </w:r>
      <w:del w:id="1510" w:author="Rev 9 Allen Wirfs-Brock" w:date="2012-07-06T11:51:00Z">
        <w:r w:rsidR="004C02EF" w:rsidRPr="00E77497" w:rsidDel="001F597D">
          <w:delText>IntegerLiteral</w:delText>
        </w:r>
      </w:del>
      <w:ins w:id="1511" w:author="Rev 9 Allen Wirfs-Brock" w:date="2012-07-06T11:51:00Z">
        <w:r>
          <w:t>Digits</w:t>
        </w:r>
      </w:ins>
      <w:r w:rsidR="004C02EF" w:rsidRPr="00E77497">
        <w:t xml:space="preserve"> HexDigit</w:t>
      </w:r>
    </w:p>
    <w:p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4C02EF" w:rsidRPr="00E77497" w:rsidRDefault="004C02EF" w:rsidP="004C02EF">
      <w:r w:rsidRPr="00E77497">
        <w:t xml:space="preserve">The </w:t>
      </w:r>
      <w:ins w:id="1512" w:author="Rev 9 Allen Wirfs-Brock" w:date="2012-07-08T12:28:00Z">
        <w:r w:rsidR="00F477D2" w:rsidRPr="00F477D2">
          <w:rPr>
            <w:rFonts w:ascii="Times New Roman" w:hAnsi="Times New Roman"/>
            <w:i/>
          </w:rPr>
          <w:t>SourceCharacter</w:t>
        </w:r>
      </w:ins>
      <w:del w:id="1513" w:author="Rev 9 Allen Wirfs-Brock" w:date="2012-07-08T12:28:00Z">
        <w:r w:rsidRPr="00F477D2" w:rsidDel="00F477D2">
          <w:rPr>
            <w:rFonts w:ascii="Times New Roman" w:hAnsi="Times New Roman"/>
            <w:i/>
          </w:rPr>
          <w:delText>source character</w:delText>
        </w:r>
      </w:del>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rsidR="004C02EF" w:rsidRPr="00E77497" w:rsidRDefault="004C02EF" w:rsidP="004C02EF">
      <w:pPr>
        <w:pStyle w:val="Note"/>
        <w:keepNext/>
        <w:spacing w:after="60"/>
      </w:pPr>
      <w:r w:rsidRPr="00E77497">
        <w:t>NOTE</w:t>
      </w:r>
      <w:r w:rsidRPr="00E77497">
        <w:tab/>
        <w:t>For example:</w:t>
      </w:r>
    </w:p>
    <w:p w:rsidR="004C02EF" w:rsidRPr="00E77497" w:rsidRDefault="004C02EF" w:rsidP="004C02EF">
      <w:pPr>
        <w:pStyle w:val="CodeSample3"/>
        <w:keepNext/>
        <w:spacing w:after="60"/>
        <w:ind w:left="1440"/>
        <w:rPr>
          <w:sz w:val="18"/>
          <w:szCs w:val="18"/>
        </w:rPr>
      </w:pPr>
      <w:r w:rsidRPr="00E77497">
        <w:rPr>
          <w:sz w:val="18"/>
          <w:szCs w:val="18"/>
        </w:rPr>
        <w:t>3in</w:t>
      </w:r>
    </w:p>
    <w:p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rsidR="00305A10" w:rsidRPr="00E77497" w:rsidRDefault="005815B4" w:rsidP="00305A10">
      <w:ins w:id="1514" w:author="Rev 8 Allen Wirfs-Brock" w:date="2012-06-15T17:53:00Z">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ins>
    </w:p>
    <w:p w:rsidR="004C02EF" w:rsidRPr="00E77497" w:rsidRDefault="00305A10" w:rsidP="004C02EF">
      <w:pPr>
        <w:pStyle w:val="Syntax"/>
      </w:pPr>
      <w:ins w:id="1515" w:author="Rev 8 Allen Wirfs-Brock" w:date="2012-05-10T18:33:00Z">
        <w:r>
          <w:t xml:space="preserve">Static </w:t>
        </w:r>
      </w:ins>
      <w:r w:rsidR="004C02EF" w:rsidRPr="00E77497">
        <w:t>Semantics</w:t>
      </w:r>
      <w:ins w:id="1516" w:author="Rev 8 Allen Wirfs-Brock" w:date="2012-05-10T18:33:00Z">
        <w:r>
          <w:t>: MV’s</w:t>
        </w:r>
      </w:ins>
    </w:p>
    <w:p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rsidR="004C02EF" w:rsidRPr="00E77497" w:rsidRDefault="004C02EF" w:rsidP="004C02EF">
      <w:pPr>
        <w:pStyle w:val="MathSpecialCase3"/>
        <w:numPr>
          <w:ilvl w:val="2"/>
          <w:numId w:val="31"/>
        </w:numPr>
        <w:tabs>
          <w:tab w:val="left" w:pos="450"/>
        </w:tabs>
        <w:spacing w:after="0"/>
        <w:ind w:left="446" w:hanging="446"/>
      </w:pPr>
      <w:bookmarkStart w:id="1517" w:name="_Ref378386289"/>
      <w:bookmarkStart w:id="1518"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rsidR="0035504E" w:rsidRPr="00A67AF2" w:rsidRDefault="0035504E" w:rsidP="0035504E">
      <w:pPr>
        <w:pStyle w:val="MathSpecialCase3"/>
        <w:numPr>
          <w:ilvl w:val="2"/>
          <w:numId w:val="31"/>
        </w:numPr>
        <w:tabs>
          <w:tab w:val="left" w:pos="450"/>
        </w:tabs>
        <w:spacing w:after="0"/>
        <w:ind w:left="446" w:hanging="446"/>
        <w:rPr>
          <w:ins w:id="1519" w:author="Rev 9 Allen Wirfs-Brock" w:date="2012-07-06T12:09:00Z"/>
          <w:rFonts w:ascii="Arial" w:hAnsi="Arial"/>
        </w:rPr>
      </w:pPr>
      <w:ins w:id="1520"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ins>
    </w:p>
    <w:p w:rsidR="0035504E" w:rsidRPr="00A67AF2" w:rsidRDefault="0035504E" w:rsidP="0035504E">
      <w:pPr>
        <w:pStyle w:val="MathSpecialCase3"/>
        <w:numPr>
          <w:ilvl w:val="2"/>
          <w:numId w:val="31"/>
        </w:numPr>
        <w:tabs>
          <w:tab w:val="left" w:pos="450"/>
        </w:tabs>
        <w:spacing w:after="0"/>
        <w:ind w:left="446" w:hanging="446"/>
        <w:rPr>
          <w:ins w:id="1521" w:author="Rev 9 Allen Wirfs-Brock" w:date="2012-07-06T12:09:00Z"/>
          <w:rFonts w:ascii="Arial" w:hAnsi="Arial"/>
        </w:rPr>
      </w:pPr>
      <w:ins w:id="1522"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ins>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ins w:id="1523" w:author="Rev 9 Allen Wirfs-Brock" w:date="2012-07-06T11:59:00Z">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ins>
      <w:r w:rsidRPr="00E77497">
        <w:rPr>
          <w:rFonts w:ascii="Arial" w:hAnsi="Arial" w:cs="Arial"/>
        </w:rPr>
        <w:t xml:space="preserve">is </w:t>
      </w:r>
      <w:r w:rsidRPr="00E77497">
        <w:t>0</w:t>
      </w:r>
      <w:r w:rsidRPr="00E77497">
        <w:rPr>
          <w:rFonts w:ascii="Arial" w:hAnsi="Arial" w:cs="Arial"/>
        </w:rPr>
        <w:t>.</w:t>
      </w:r>
    </w:p>
    <w:p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ins w:id="1524" w:author="Rev 9 Allen Wirfs-Brock" w:date="2012-07-06T12:01:00Z">
        <w:r w:rsidR="0035504E">
          <w:rPr>
            <w:i/>
          </w:rPr>
          <w:t xml:space="preserve"> </w:t>
        </w:r>
      </w:ins>
      <w:del w:id="1525" w:author="Rev 9 Allen Wirfs-Brock" w:date="2012-07-06T12:01:00Z">
        <w:r w:rsidRPr="00E77497" w:rsidDel="0035504E">
          <w:delText xml:space="preserve"> </w:delText>
        </w:r>
      </w:del>
      <w:r w:rsidRPr="00E77497">
        <w:rPr>
          <w:rFonts w:ascii="Arial" w:hAnsi="Arial"/>
          <w:b/>
        </w:rPr>
        <w:t>::</w:t>
      </w:r>
      <w:r w:rsidRPr="00E77497">
        <w:t xml:space="preserve"> </w:t>
      </w:r>
      <w:r w:rsidRPr="00E77497">
        <w:rPr>
          <w:rFonts w:ascii="Courier New" w:hAnsi="Courier New"/>
          <w:b/>
        </w:rPr>
        <w:t>1</w:t>
      </w:r>
      <w:ins w:id="1526" w:author="Rev 9 Allen Wirfs-Brock" w:date="2012-07-06T12:01:00Z">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ins>
      <w:ins w:id="1527" w:author="Rev 9 Allen Wirfs-Brock" w:date="2012-07-06T11:58:00Z">
        <w:r w:rsidR="001F597D" w:rsidRPr="00E77497">
          <w:rPr>
            <w:rFonts w:ascii="Arial" w:hAnsi="Arial"/>
          </w:rPr>
          <w:t>or</w:t>
        </w:r>
      </w:ins>
      <w:ins w:id="1528" w:author="Rev 9 Allen Wirfs-Brock" w:date="2012-07-06T12:02:00Z">
        <w:r w:rsidR="0035504E">
          <w:rPr>
            <w:rFonts w:ascii="Arial" w:hAnsi="Arial"/>
          </w:rPr>
          <w:br/>
        </w:r>
      </w:ins>
      <w:ins w:id="1529" w:author="Rev 9 Allen Wirfs-Brock" w:date="2012-07-06T11:58:00Z">
        <w:r w:rsidR="001F597D" w:rsidRPr="00E77497">
          <w:rPr>
            <w:rFonts w:ascii="Arial" w:hAnsi="Arial"/>
          </w:rPr>
          <w:t xml:space="preserve">of </w:t>
        </w:r>
        <w:r w:rsidR="001F597D">
          <w:rPr>
            <w:i/>
          </w:rPr>
          <w:t>Binary</w:t>
        </w:r>
        <w:r w:rsidR="001F597D" w:rsidRPr="00E77497">
          <w:rPr>
            <w:i/>
          </w:rPr>
          <w:t>Digit</w:t>
        </w:r>
      </w:ins>
      <w:r w:rsidRPr="00E77497">
        <w:t xml:space="preserve"> </w:t>
      </w:r>
      <w:ins w:id="1530" w:author="Rev 9 Allen Wirfs-Brock" w:date="2012-07-06T11:59:00Z">
        <w:r w:rsidR="001F597D" w:rsidRPr="00E77497">
          <w:rPr>
            <w:rFonts w:ascii="Arial" w:hAnsi="Arial"/>
            <w:b/>
          </w:rPr>
          <w:t>::</w:t>
        </w:r>
        <w:r w:rsidR="001F597D" w:rsidRPr="00E77497">
          <w:t xml:space="preserve"> </w:t>
        </w:r>
        <w:r w:rsidR="001F597D" w:rsidRPr="00E77497">
          <w:rPr>
            <w:rFonts w:ascii="Courier New" w:hAnsi="Courier New"/>
            <w:b/>
          </w:rPr>
          <w:t>1</w:t>
        </w:r>
      </w:ins>
      <w:ins w:id="1531" w:author="Rev 9 Allen Wirfs-Brock" w:date="2012-07-06T12:01:00Z">
        <w:r w:rsidR="0035504E">
          <w:rPr>
            <w:rFonts w:ascii="Courier New" w:hAnsi="Courier New"/>
            <w:b/>
          </w:rPr>
          <w:t xml:space="preserve"> </w:t>
        </w:r>
      </w:ins>
      <w:r w:rsidRPr="00E77497">
        <w:rPr>
          <w:rFonts w:ascii="Arial" w:hAnsi="Arial" w:cs="Arial"/>
        </w:rPr>
        <w:t xml:space="preserve">is </w:t>
      </w:r>
      <w:r w:rsidRPr="00E77497">
        <w:t>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lastRenderedPageBreak/>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ins w:id="1532" w:author="Rev 9 Allen Wirfs-Brock" w:date="2012-07-06T12:03: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ins>
      <w:ins w:id="1533" w:author="Rev 9 Allen Wirfs-Brock" w:date="2012-07-06T12:04:00Z">
        <w:r w:rsidR="0035504E">
          <w:rPr>
            <w:rFonts w:ascii="Courier New" w:hAnsi="Courier New"/>
            <w:b/>
          </w:rPr>
          <w:t>2</w:t>
        </w:r>
      </w:ins>
      <w:ins w:id="1534" w:author="Rev 9 Allen Wirfs-Brock" w:date="2012-07-06T12:03:00Z">
        <w:r w:rsidR="0035504E">
          <w:rPr>
            <w:i/>
          </w:rPr>
          <w:t xml:space="preserve"> </w:t>
        </w:r>
      </w:ins>
      <w:r w:rsidRPr="00E77497">
        <w:t xml:space="preserve"> </w:t>
      </w:r>
      <w:r w:rsidRPr="00E77497">
        <w:rPr>
          <w:rFonts w:ascii="Arial" w:hAnsi="Arial" w:cs="Arial"/>
        </w:rPr>
        <w:t xml:space="preserve">is </w:t>
      </w:r>
      <w:r w:rsidRPr="00E77497">
        <w:t>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ins w:id="1535"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ins>
      <w:r w:rsidRPr="00E77497">
        <w:rPr>
          <w:rFonts w:ascii="Arial" w:hAnsi="Arial" w:cs="Arial"/>
        </w:rPr>
        <w:t xml:space="preserve">is </w:t>
      </w:r>
      <w:r w:rsidRPr="00E77497">
        <w:t>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ins w:id="1536"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ins>
      <w:r w:rsidRPr="00E77497">
        <w:rPr>
          <w:rFonts w:ascii="Arial" w:hAnsi="Arial" w:cs="Arial"/>
        </w:rPr>
        <w:t xml:space="preserve">is </w:t>
      </w:r>
      <w:r w:rsidRPr="00E77497">
        <w:t>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ins w:id="1537" w:author="Rev 9 Allen Wirfs-Brock" w:date="2012-07-06T12:04: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ins>
      <w:r w:rsidRPr="00E77497">
        <w:t xml:space="preserve"> </w:t>
      </w:r>
      <w:r w:rsidRPr="00E77497">
        <w:rPr>
          <w:rFonts w:ascii="Arial" w:hAnsi="Arial" w:cs="Arial"/>
        </w:rPr>
        <w:t xml:space="preserve">is </w:t>
      </w:r>
      <w:r w:rsidRPr="00E77497">
        <w:t>5</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ins w:id="1538"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ins>
      <w:r w:rsidRPr="00E77497">
        <w:rPr>
          <w:rFonts w:ascii="Arial" w:hAnsi="Arial" w:cs="Arial"/>
        </w:rPr>
        <w:t xml:space="preserve">is </w:t>
      </w:r>
      <w:r w:rsidRPr="00E77497">
        <w:t>6</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ins w:id="1539"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ins>
      <w:r w:rsidRPr="00E77497">
        <w:rPr>
          <w:rFonts w:ascii="Arial" w:hAnsi="Arial" w:cs="Arial"/>
        </w:rPr>
        <w:t xml:space="preserve">is </w:t>
      </w:r>
      <w:r w:rsidRPr="00591F2A">
        <w:t>7</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rsidR="00591F2A" w:rsidRPr="00A67AF2" w:rsidDel="0035504E" w:rsidRDefault="00591F2A" w:rsidP="00591F2A">
      <w:pPr>
        <w:pStyle w:val="MathSpecialCase3"/>
        <w:numPr>
          <w:ilvl w:val="2"/>
          <w:numId w:val="31"/>
        </w:numPr>
        <w:tabs>
          <w:tab w:val="left" w:pos="450"/>
        </w:tabs>
        <w:spacing w:after="0"/>
        <w:ind w:left="446" w:hanging="446"/>
        <w:rPr>
          <w:ins w:id="1540" w:author="Rev 7 Allen Wirfs-Brock" w:date="2012-05-04T10:41:00Z"/>
          <w:del w:id="1541" w:author="Rev 9 Allen Wirfs-Brock" w:date="2012-07-06T12:06:00Z"/>
          <w:rFonts w:ascii="Arial" w:hAnsi="Arial"/>
        </w:rPr>
      </w:pPr>
      <w:ins w:id="1542" w:author="Rev 7 Allen Wirfs-Brock" w:date="2012-05-04T10:41:00Z">
        <w:del w:id="1543"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Del="0035504E">
            <w:rPr>
              <w:i/>
            </w:rPr>
            <w:delText>Binary</w:delText>
          </w:r>
          <w:r w:rsidRPr="00591F2A" w:rsidDel="0035504E">
            <w:rPr>
              <w:i/>
            </w:rPr>
            <w:delText>IntegerLiteral</w:delText>
          </w:r>
          <w:r w:rsidRPr="00A67AF2" w:rsidDel="0035504E">
            <w:rPr>
              <w:rFonts w:ascii="Arial" w:hAnsi="Arial"/>
            </w:rPr>
            <w:delText xml:space="preserve"> is the MV of </w:delText>
          </w:r>
        </w:del>
      </w:ins>
      <w:ins w:id="1544" w:author="Rev 7 Allen Wirfs-Brock" w:date="2012-05-04T10:42:00Z">
        <w:del w:id="1545" w:author="Rev 9 Allen Wirfs-Brock" w:date="2012-07-06T12:06:00Z">
          <w:r w:rsidDel="0035504E">
            <w:rPr>
              <w:i/>
            </w:rPr>
            <w:delText>Binary</w:delText>
          </w:r>
        </w:del>
      </w:ins>
      <w:ins w:id="1546" w:author="Rev 7 Allen Wirfs-Brock" w:date="2012-05-04T10:41:00Z">
        <w:del w:id="1547" w:author="Rev 9 Allen Wirfs-Brock" w:date="2012-07-06T12:06:00Z">
          <w:r w:rsidRPr="00591F2A" w:rsidDel="0035504E">
            <w:rPr>
              <w:i/>
            </w:rPr>
            <w:delText>IntegerLiteral</w:delText>
          </w:r>
          <w:r w:rsidRPr="00A67AF2"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548" w:author="Rev 7 Allen Wirfs-Brock" w:date="2012-05-04T10:41:00Z"/>
          <w:del w:id="1549" w:author="Rev 9 Allen Wirfs-Brock" w:date="2012-07-06T12:03:00Z"/>
          <w:rFonts w:ascii="Arial" w:hAnsi="Arial"/>
        </w:rPr>
      </w:pPr>
      <w:ins w:id="1550" w:author="Rev 7 Allen Wirfs-Brock" w:date="2012-05-04T10:41:00Z">
        <w:del w:id="1551" w:author="Rev 9 Allen Wirfs-Brock" w:date="2012-07-06T12:03:00Z">
          <w:r w:rsidRPr="00B820AB" w:rsidDel="0035504E">
            <w:rPr>
              <w:rFonts w:ascii="Arial" w:hAnsi="Arial"/>
            </w:rPr>
            <w:delText xml:space="preserve">The MV of </w:delText>
          </w:r>
        </w:del>
      </w:ins>
      <w:ins w:id="1552" w:author="Rev 7 Allen Wirfs-Brock" w:date="2012-05-04T10:42:00Z">
        <w:del w:id="1553" w:author="Rev 9 Allen Wirfs-Brock" w:date="2012-07-06T12:03:00Z">
          <w:r w:rsidDel="0035504E">
            <w:rPr>
              <w:i/>
            </w:rPr>
            <w:delText>Binary</w:delText>
          </w:r>
        </w:del>
      </w:ins>
      <w:ins w:id="1554" w:author="Rev 7 Allen Wirfs-Brock" w:date="2012-05-04T10:41:00Z">
        <w:del w:id="1555" w:author="Rev 9 Allen Wirfs-Brock" w:date="2012-07-06T12:03:00Z">
          <w:r w:rsidRPr="00591F2A" w:rsidDel="0035504E">
            <w:rPr>
              <w:i/>
            </w:rPr>
            <w:delText>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rsidR="00591F2A" w:rsidRPr="00E77497" w:rsidDel="001F597D" w:rsidRDefault="00591F2A" w:rsidP="00591F2A">
      <w:pPr>
        <w:pStyle w:val="MathSpecialCase3"/>
        <w:numPr>
          <w:ilvl w:val="2"/>
          <w:numId w:val="31"/>
        </w:numPr>
        <w:tabs>
          <w:tab w:val="left" w:pos="450"/>
        </w:tabs>
        <w:spacing w:after="0"/>
        <w:ind w:left="446" w:hanging="446"/>
        <w:rPr>
          <w:ins w:id="1556" w:author="Rev 7 Allen Wirfs-Brock" w:date="2012-05-04T10:41:00Z"/>
          <w:del w:id="1557" w:author="Rev 9 Allen Wirfs-Brock" w:date="2012-07-06T11:59:00Z"/>
          <w:rFonts w:ascii="Arial" w:hAnsi="Arial"/>
        </w:rPr>
      </w:pPr>
      <w:ins w:id="1558" w:author="Rev 7 Allen Wirfs-Brock" w:date="2012-05-04T10:41:00Z">
        <w:del w:id="1559" w:author="Rev 9 Allen Wirfs-Brock" w:date="2012-07-06T11:59:00Z">
          <w:r w:rsidRPr="00E77497" w:rsidDel="001F597D">
            <w:rPr>
              <w:rFonts w:ascii="Arial" w:hAnsi="Arial"/>
            </w:rPr>
            <w:delText xml:space="preserve">The MV of </w:delText>
          </w:r>
        </w:del>
      </w:ins>
      <w:ins w:id="1560" w:author="Rev 7 Allen Wirfs-Brock" w:date="2012-05-04T10:42:00Z">
        <w:del w:id="1561" w:author="Rev 9 Allen Wirfs-Brock" w:date="2012-07-06T11:59:00Z">
          <w:r w:rsidDel="001F597D">
            <w:rPr>
              <w:i/>
            </w:rPr>
            <w:delText>Binary</w:delText>
          </w:r>
        </w:del>
      </w:ins>
      <w:ins w:id="1562" w:author="Rev 7 Allen Wirfs-Brock" w:date="2012-05-04T10:41:00Z">
        <w:del w:id="1563" w:author="Rev 9 Allen Wirfs-Brock" w:date="2012-07-06T11:59:00Z">
          <w:r w:rsidRPr="00591F2A" w:rsidDel="001F597D">
            <w:rPr>
              <w:i/>
            </w:rPr>
            <w:delText>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564" w:author="Rev 7 Allen Wirfs-Brock" w:date="2012-05-04T10:43:00Z"/>
          <w:del w:id="1565" w:author="Rev 9 Allen Wirfs-Brock" w:date="2012-07-06T12:06:00Z"/>
          <w:rFonts w:ascii="Arial" w:hAnsi="Arial"/>
        </w:rPr>
      </w:pPr>
      <w:ins w:id="1566" w:author="Rev 7 Allen Wirfs-Brock" w:date="2012-05-04T10:43:00Z">
        <w:del w:id="1567" w:author="Rev 9 Allen Wirfs-Brock" w:date="2012-07-06T12:06:00Z">
          <w:r w:rsidRPr="00E77497" w:rsidDel="0035504E">
            <w:rPr>
              <w:rFonts w:ascii="Arial" w:hAnsi="Arial"/>
            </w:rPr>
            <w:delText xml:space="preserve">The MV of </w:delText>
          </w:r>
          <w:r w:rsidDel="0035504E">
            <w:rPr>
              <w:i/>
            </w:rPr>
            <w:delText>Binary</w:delText>
          </w:r>
          <w:r w:rsidRPr="00591F2A" w:rsidDel="0035504E">
            <w:rPr>
              <w:i/>
            </w:rPr>
            <w:delText>IntegerLiteral</w:delText>
          </w:r>
          <w:r w:rsidDel="0035504E">
            <w:rPr>
              <w:i/>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568" w:author="Rev 8 Allen Wirfs-Brock" w:date="2012-06-13T17:46:00Z">
        <w:del w:id="1569" w:author="Rev 9 Allen Wirfs-Brock" w:date="2012-07-06T12:06:00Z">
          <w:r w:rsidR="00780A2F" w:rsidDel="0035504E">
            <w:rPr>
              <w:rFonts w:ascii="Courier New" w:hAnsi="Courier New" w:cs="Courier New"/>
              <w:b/>
            </w:rPr>
            <w:delText>b</w:delText>
          </w:r>
        </w:del>
      </w:ins>
      <w:ins w:id="1570" w:author="Rev 7 Allen Wirfs-Brock" w:date="2012-05-04T10:43:00Z">
        <w:del w:id="1571" w:author="Rev 9 Allen Wirfs-Brock" w:date="2012-07-06T12:06:00Z">
          <w:r w:rsidRPr="00E77497" w:rsidDel="0035504E">
            <w:rPr>
              <w:rFonts w:ascii="Arial" w:hAnsi="Arial"/>
            </w:rPr>
            <w:delText xml:space="preserve"> </w:delText>
          </w:r>
        </w:del>
      </w:ins>
      <w:ins w:id="1572" w:author="Rev 7 Allen Wirfs-Brock" w:date="2012-05-04T10:44:00Z">
        <w:del w:id="1573"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74" w:author="Rev 7 Allen Wirfs-Brock" w:date="2012-05-04T10:43:00Z">
        <w:del w:id="1575" w:author="Rev 9 Allen Wirfs-Brock" w:date="2012-07-06T12:06:00Z">
          <w:r w:rsidRPr="00E77497" w:rsidDel="0035504E">
            <w:rPr>
              <w:rFonts w:ascii="Arial" w:hAnsi="Arial"/>
            </w:rPr>
            <w:delText xml:space="preserve">is the MV of </w:delText>
          </w:r>
        </w:del>
      </w:ins>
      <w:ins w:id="1576" w:author="Rev 7 Allen Wirfs-Brock" w:date="2012-05-04T10:44:00Z">
        <w:del w:id="1577" w:author="Rev 9 Allen Wirfs-Brock" w:date="2012-07-06T12:06:00Z">
          <w:r w:rsidDel="0035504E">
            <w:rPr>
              <w:i/>
            </w:rPr>
            <w:delText>Binary</w:delText>
          </w:r>
          <w:r w:rsidRPr="00591F2A" w:rsidDel="0035504E">
            <w:rPr>
              <w:i/>
            </w:rPr>
            <w:delText>Digit</w:delText>
          </w:r>
        </w:del>
      </w:ins>
      <w:ins w:id="1578" w:author="Rev 7 Allen Wirfs-Brock" w:date="2012-05-04T10:43:00Z">
        <w:del w:id="1579" w:author="Rev 9 Allen Wirfs-Brock" w:date="2012-07-06T12:06:00Z">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580" w:author="Rev 7 Allen Wirfs-Brock" w:date="2012-05-04T10:43:00Z"/>
          <w:del w:id="1581" w:author="Rev 9 Allen Wirfs-Brock" w:date="2012-07-06T12:06:00Z"/>
          <w:rFonts w:ascii="Arial" w:hAnsi="Arial"/>
        </w:rPr>
      </w:pPr>
      <w:ins w:id="1582" w:author="Rev 7 Allen Wirfs-Brock" w:date="2012-05-04T10:43:00Z">
        <w:del w:id="1583" w:author="Rev 9 Allen Wirfs-Brock" w:date="2012-07-06T12:06:00Z">
          <w:r w:rsidRPr="00E77497" w:rsidDel="0035504E">
            <w:rPr>
              <w:rFonts w:ascii="Arial" w:hAnsi="Arial"/>
            </w:rPr>
            <w:delText xml:space="preserve">The MV of </w:delText>
          </w:r>
        </w:del>
      </w:ins>
      <w:ins w:id="1584" w:author="Rev 7 Allen Wirfs-Brock" w:date="2012-05-04T10:44:00Z">
        <w:del w:id="1585"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586" w:author="Rev 7 Allen Wirfs-Brock" w:date="2012-05-04T10:43:00Z">
        <w:del w:id="1587" w:author="Rev 9 Allen Wirfs-Brock" w:date="2012-07-06T12:06:00Z">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588" w:author="Rev 8 Allen Wirfs-Brock" w:date="2012-06-13T17:47:00Z">
        <w:del w:id="1589" w:author="Rev 9 Allen Wirfs-Brock" w:date="2012-07-06T12:06:00Z">
          <w:r w:rsidR="00780A2F" w:rsidDel="0035504E">
            <w:rPr>
              <w:rFonts w:ascii="Courier New" w:hAnsi="Courier New" w:cs="Courier New"/>
              <w:b/>
            </w:rPr>
            <w:delText>B</w:delText>
          </w:r>
        </w:del>
      </w:ins>
      <w:ins w:id="1590" w:author="Rev 7 Allen Wirfs-Brock" w:date="2012-05-04T10:43:00Z">
        <w:del w:id="1591" w:author="Rev 9 Allen Wirfs-Brock" w:date="2012-07-06T12:06:00Z">
          <w:r w:rsidRPr="00E77497" w:rsidDel="0035504E">
            <w:rPr>
              <w:rFonts w:ascii="Arial" w:hAnsi="Arial"/>
            </w:rPr>
            <w:delText xml:space="preserve"> </w:delText>
          </w:r>
        </w:del>
      </w:ins>
      <w:ins w:id="1592" w:author="Rev 7 Allen Wirfs-Brock" w:date="2012-05-04T10:45:00Z">
        <w:del w:id="1593"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94" w:author="Rev 7 Allen Wirfs-Brock" w:date="2012-05-04T10:43:00Z">
        <w:del w:id="1595" w:author="Rev 9 Allen Wirfs-Brock" w:date="2012-07-06T12:06:00Z">
          <w:r w:rsidRPr="00E77497" w:rsidDel="0035504E">
            <w:rPr>
              <w:rFonts w:ascii="Arial" w:hAnsi="Arial"/>
            </w:rPr>
            <w:delText xml:space="preserve">is the MV of </w:delText>
          </w:r>
        </w:del>
      </w:ins>
      <w:ins w:id="1596" w:author="Rev 7 Allen Wirfs-Brock" w:date="2012-05-04T10:45:00Z">
        <w:del w:id="1597" w:author="Rev 9 Allen Wirfs-Brock" w:date="2012-07-06T12:06:00Z">
          <w:r w:rsidDel="0035504E">
            <w:rPr>
              <w:i/>
            </w:rPr>
            <w:delText>Binary</w:delText>
          </w:r>
          <w:r w:rsidRPr="00591F2A" w:rsidDel="0035504E">
            <w:rPr>
              <w:i/>
            </w:rPr>
            <w:delText>Digit</w:delText>
          </w:r>
        </w:del>
      </w:ins>
      <w:ins w:id="1598" w:author="Rev 7 Allen Wirfs-Brock" w:date="2012-05-04T10:43:00Z">
        <w:del w:id="1599" w:author="Rev 9 Allen Wirfs-Brock" w:date="2012-07-06T12:06:00Z">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00" w:author="Rev 7 Allen Wirfs-Brock" w:date="2012-05-04T10:43:00Z"/>
          <w:del w:id="1601" w:author="Rev 9 Allen Wirfs-Brock" w:date="2012-07-06T12:06:00Z"/>
          <w:rFonts w:ascii="Arial" w:hAnsi="Arial"/>
        </w:rPr>
      </w:pPr>
      <w:ins w:id="1602" w:author="Rev 7 Allen Wirfs-Brock" w:date="2012-05-04T10:43:00Z">
        <w:del w:id="1603" w:author="Rev 9 Allen Wirfs-Brock" w:date="2012-07-06T12:06:00Z">
          <w:r w:rsidRPr="00E77497" w:rsidDel="0035504E">
            <w:rPr>
              <w:rFonts w:ascii="Arial" w:hAnsi="Arial"/>
            </w:rPr>
            <w:delText xml:space="preserve">The MV of </w:delText>
          </w:r>
        </w:del>
      </w:ins>
      <w:ins w:id="1604" w:author="Rev 7 Allen Wirfs-Brock" w:date="2012-05-04T10:44:00Z">
        <w:del w:id="1605"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606" w:author="Rev 7 Allen Wirfs-Brock" w:date="2012-05-04T10:43:00Z">
        <w:del w:id="1607" w:author="Rev 9 Allen Wirfs-Brock" w:date="2012-07-06T12:06:00Z">
          <w:r w:rsidRPr="00591F2A" w:rsidDel="0035504E">
            <w:rPr>
              <w:rFonts w:ascii="Arial" w:hAnsi="Arial"/>
              <w:b/>
            </w:rPr>
            <w:delText>::</w:delText>
          </w:r>
          <w:r w:rsidRPr="00E77497" w:rsidDel="0035504E">
            <w:rPr>
              <w:rFonts w:ascii="Arial" w:hAnsi="Arial"/>
            </w:rPr>
            <w:delText xml:space="preserve"> </w:delText>
          </w:r>
        </w:del>
      </w:ins>
      <w:ins w:id="1608" w:author="Rev 7 Allen Wirfs-Brock" w:date="2012-05-04T10:44:00Z">
        <w:del w:id="1609"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610" w:author="Rev 7 Allen Wirfs-Brock" w:date="2012-05-04T10:45:00Z">
        <w:del w:id="1611"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612" w:author="Rev 7 Allen Wirfs-Brock" w:date="2012-05-04T10:43:00Z">
        <w:del w:id="1613" w:author="Rev 9 Allen Wirfs-Brock" w:date="2012-07-06T12:06:00Z">
          <w:r w:rsidRPr="00E77497" w:rsidDel="0035504E">
            <w:rPr>
              <w:rFonts w:ascii="Arial" w:hAnsi="Arial"/>
            </w:rPr>
            <w:delText xml:space="preserve">is (the MV of </w:delText>
          </w:r>
        </w:del>
      </w:ins>
      <w:ins w:id="1614" w:author="Rev 7 Allen Wirfs-Brock" w:date="2012-05-04T10:44:00Z">
        <w:del w:id="1615"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616" w:author="Rev 7 Allen Wirfs-Brock" w:date="2012-05-04T10:43:00Z">
        <w:del w:id="1617" w:author="Rev 9 Allen Wirfs-Brock" w:date="2012-07-06T12:06:00Z">
          <w:r w:rsidRPr="00E77497" w:rsidDel="0035504E">
            <w:rPr>
              <w:rFonts w:ascii="Arial" w:hAnsi="Arial"/>
            </w:rPr>
            <w:delText xml:space="preserve">times </w:delText>
          </w:r>
        </w:del>
      </w:ins>
      <w:ins w:id="1618" w:author="Rev 7 Allen Wirfs-Brock" w:date="2012-05-04T10:46:00Z">
        <w:del w:id="1619" w:author="Rev 9 Allen Wirfs-Brock" w:date="2012-07-06T12:06:00Z">
          <w:r w:rsidDel="0035504E">
            <w:delText>2</w:delText>
          </w:r>
        </w:del>
      </w:ins>
      <w:ins w:id="1620" w:author="Rev 7 Allen Wirfs-Brock" w:date="2012-05-04T10:43:00Z">
        <w:del w:id="1621" w:author="Rev 9 Allen Wirfs-Brock" w:date="2012-07-06T12:06:00Z">
          <w:r w:rsidRPr="00E77497" w:rsidDel="0035504E">
            <w:rPr>
              <w:rFonts w:ascii="Arial" w:hAnsi="Arial"/>
            </w:rPr>
            <w:delText xml:space="preserve">) plus the MV of </w:delText>
          </w:r>
        </w:del>
      </w:ins>
      <w:ins w:id="1622" w:author="Rev 7 Allen Wirfs-Brock" w:date="2012-05-04T10:46:00Z">
        <w:del w:id="1623" w:author="Rev 9 Allen Wirfs-Brock" w:date="2012-07-06T12:06:00Z">
          <w:r w:rsidDel="0035504E">
            <w:rPr>
              <w:i/>
            </w:rPr>
            <w:delText>Binary</w:delText>
          </w:r>
          <w:r w:rsidRPr="00591F2A" w:rsidDel="0035504E">
            <w:rPr>
              <w:i/>
            </w:rPr>
            <w:delText>Digit</w:delText>
          </w:r>
        </w:del>
      </w:ins>
      <w:ins w:id="1624" w:author="Rev 7 Allen Wirfs-Brock" w:date="2012-05-04T10:43:00Z">
        <w:del w:id="1625" w:author="Rev 9 Allen Wirfs-Brock" w:date="2012-07-06T12:06:00Z">
          <w:r w:rsidRPr="00E77497" w:rsidDel="0035504E">
            <w:rPr>
              <w:rFonts w:ascii="Arial" w:hAnsi="Arial"/>
            </w:rPr>
            <w:delText>.</w:delText>
          </w:r>
        </w:del>
      </w:ins>
    </w:p>
    <w:p w:rsidR="00591F2A" w:rsidRPr="00A67AF2" w:rsidDel="0035504E" w:rsidRDefault="00591F2A" w:rsidP="00591F2A">
      <w:pPr>
        <w:pStyle w:val="MathSpecialCase3"/>
        <w:numPr>
          <w:ilvl w:val="2"/>
          <w:numId w:val="31"/>
        </w:numPr>
        <w:tabs>
          <w:tab w:val="left" w:pos="450"/>
        </w:tabs>
        <w:spacing w:after="0"/>
        <w:ind w:left="446" w:hanging="446"/>
        <w:rPr>
          <w:ins w:id="1626" w:author="Rev 7 Allen Wirfs-Brock" w:date="2012-05-04T10:28:00Z"/>
          <w:del w:id="1627" w:author="Rev 9 Allen Wirfs-Brock" w:date="2012-07-06T12:06:00Z"/>
          <w:rFonts w:ascii="Arial" w:hAnsi="Arial"/>
        </w:rPr>
      </w:pPr>
      <w:ins w:id="1628" w:author="Rev 7 Allen Wirfs-Brock" w:date="2012-05-04T10:28:00Z">
        <w:del w:id="1629"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RPr="00591F2A" w:rsidDel="0035504E">
            <w:rPr>
              <w:i/>
            </w:rPr>
            <w:delText>OctalIntegerLiteral</w:delText>
          </w:r>
          <w:r w:rsidRPr="00A67AF2" w:rsidDel="0035504E">
            <w:rPr>
              <w:rFonts w:ascii="Arial" w:hAnsi="Arial"/>
            </w:rPr>
            <w:delText xml:space="preserve"> is the MV of </w:delText>
          </w:r>
          <w:r w:rsidRPr="00591F2A" w:rsidDel="0035504E">
            <w:rPr>
              <w:i/>
            </w:rPr>
            <w:delText>OctalIntegerLiteral</w:delText>
          </w:r>
          <w:r w:rsidRPr="00A67AF2"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30" w:author="Rev 7 Allen Wirfs-Brock" w:date="2012-05-04T10:28:00Z"/>
          <w:del w:id="1631" w:author="Rev 9 Allen Wirfs-Brock" w:date="2012-07-06T12:03:00Z"/>
          <w:rFonts w:ascii="Arial" w:hAnsi="Arial"/>
        </w:rPr>
      </w:pPr>
      <w:ins w:id="1632" w:author="Rev 7 Allen Wirfs-Brock" w:date="2012-05-04T10:28:00Z">
        <w:del w:id="1633" w:author="Rev 9 Allen Wirfs-Brock" w:date="2012-07-06T12:03:00Z">
          <w:r w:rsidRPr="00B820AB"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rsidR="00591F2A" w:rsidRPr="00E77497" w:rsidDel="001F597D" w:rsidRDefault="00591F2A" w:rsidP="00591F2A">
      <w:pPr>
        <w:pStyle w:val="MathSpecialCase3"/>
        <w:numPr>
          <w:ilvl w:val="2"/>
          <w:numId w:val="31"/>
        </w:numPr>
        <w:tabs>
          <w:tab w:val="left" w:pos="450"/>
        </w:tabs>
        <w:spacing w:after="0"/>
        <w:ind w:left="446" w:hanging="446"/>
        <w:rPr>
          <w:ins w:id="1634" w:author="Rev 7 Allen Wirfs-Brock" w:date="2012-05-04T10:28:00Z"/>
          <w:del w:id="1635" w:author="Rev 9 Allen Wirfs-Brock" w:date="2012-07-06T11:59:00Z"/>
          <w:rFonts w:ascii="Arial" w:hAnsi="Arial"/>
        </w:rPr>
      </w:pPr>
      <w:ins w:id="1636" w:author="Rev 7 Allen Wirfs-Brock" w:date="2012-05-04T10:28:00Z">
        <w:del w:id="1637" w:author="Rev 9 Allen Wirfs-Brock" w:date="2012-07-06T11:59:00Z">
          <w:r w:rsidRPr="00E77497" w:rsidDel="001F597D">
            <w:rPr>
              <w:rFonts w:ascii="Arial" w:hAnsi="Arial"/>
            </w:rPr>
            <w:delText xml:space="preserve">The MV of </w:delText>
          </w:r>
          <w:r w:rsidRPr="00591F2A" w:rsidDel="001F597D">
            <w:rPr>
              <w:i/>
            </w:rPr>
            <w:delText>OctalDigit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38" w:author="Rev 7 Allen Wirfs-Brock" w:date="2012-05-04T10:28:00Z"/>
          <w:del w:id="1639" w:author="Rev 9 Allen Wirfs-Brock" w:date="2012-07-06T12:05:00Z"/>
          <w:rFonts w:ascii="Arial" w:hAnsi="Arial"/>
        </w:rPr>
      </w:pPr>
      <w:ins w:id="1640" w:author="Rev 7 Allen Wirfs-Brock" w:date="2012-05-04T10:28:00Z">
        <w:del w:id="1641"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2</w:delText>
          </w:r>
          <w:r w:rsidRPr="00E77497" w:rsidDel="0035504E">
            <w:rPr>
              <w:rFonts w:ascii="Arial" w:hAnsi="Arial"/>
            </w:rPr>
            <w:delText xml:space="preserve"> is </w:delText>
          </w:r>
          <w:r w:rsidRPr="00591F2A" w:rsidDel="0035504E">
            <w:delText>2</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42" w:author="Rev 7 Allen Wirfs-Brock" w:date="2012-05-04T10:28:00Z"/>
          <w:del w:id="1643" w:author="Rev 9 Allen Wirfs-Brock" w:date="2012-07-06T12:05:00Z"/>
          <w:rFonts w:ascii="Arial" w:hAnsi="Arial"/>
        </w:rPr>
      </w:pPr>
      <w:ins w:id="1644" w:author="Rev 7 Allen Wirfs-Brock" w:date="2012-05-04T10:28:00Z">
        <w:del w:id="1645"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3</w:delText>
          </w:r>
          <w:r w:rsidRPr="00E77497" w:rsidDel="0035504E">
            <w:rPr>
              <w:rFonts w:ascii="Arial" w:hAnsi="Arial"/>
            </w:rPr>
            <w:delText xml:space="preserve"> is </w:delText>
          </w:r>
          <w:r w:rsidRPr="00591F2A" w:rsidDel="0035504E">
            <w:delText>3</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46" w:author="Rev 7 Allen Wirfs-Brock" w:date="2012-05-04T10:28:00Z"/>
          <w:del w:id="1647" w:author="Rev 9 Allen Wirfs-Brock" w:date="2012-07-06T12:05:00Z"/>
          <w:rFonts w:ascii="Arial" w:hAnsi="Arial"/>
        </w:rPr>
      </w:pPr>
      <w:ins w:id="1648" w:author="Rev 7 Allen Wirfs-Brock" w:date="2012-05-04T10:28:00Z">
        <w:del w:id="1649"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4</w:delText>
          </w:r>
          <w:r w:rsidRPr="00E77497" w:rsidDel="0035504E">
            <w:rPr>
              <w:rFonts w:ascii="Arial" w:hAnsi="Arial"/>
            </w:rPr>
            <w:delText xml:space="preserve"> is </w:delText>
          </w:r>
          <w:r w:rsidRPr="00591F2A" w:rsidDel="0035504E">
            <w:delText>4</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50" w:author="Rev 7 Allen Wirfs-Brock" w:date="2012-05-04T10:28:00Z"/>
          <w:del w:id="1651" w:author="Rev 9 Allen Wirfs-Brock" w:date="2012-07-06T12:05:00Z"/>
          <w:rFonts w:ascii="Arial" w:hAnsi="Arial"/>
        </w:rPr>
      </w:pPr>
      <w:ins w:id="1652" w:author="Rev 7 Allen Wirfs-Brock" w:date="2012-05-04T10:28:00Z">
        <w:del w:id="1653"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5</w:delText>
          </w:r>
          <w:r w:rsidRPr="00E77497" w:rsidDel="0035504E">
            <w:rPr>
              <w:rFonts w:ascii="Arial" w:hAnsi="Arial"/>
            </w:rPr>
            <w:delText xml:space="preserve"> is </w:delText>
          </w:r>
          <w:r w:rsidRPr="00591F2A" w:rsidDel="0035504E">
            <w:delText>5</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54" w:author="Rev 7 Allen Wirfs-Brock" w:date="2012-05-04T10:28:00Z"/>
          <w:del w:id="1655" w:author="Rev 9 Allen Wirfs-Brock" w:date="2012-07-06T12:05:00Z"/>
          <w:rFonts w:ascii="Arial" w:hAnsi="Arial"/>
        </w:rPr>
      </w:pPr>
      <w:ins w:id="1656" w:author="Rev 7 Allen Wirfs-Brock" w:date="2012-05-04T10:28:00Z">
        <w:del w:id="1657"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6</w:delText>
          </w:r>
          <w:r w:rsidRPr="00E77497" w:rsidDel="0035504E">
            <w:rPr>
              <w:rFonts w:ascii="Arial" w:hAnsi="Arial"/>
            </w:rPr>
            <w:delText xml:space="preserve"> is </w:delText>
          </w:r>
          <w:r w:rsidRPr="00591F2A" w:rsidDel="0035504E">
            <w:delText>6</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58" w:author="Rev 7 Allen Wirfs-Brock" w:date="2012-05-04T10:28:00Z"/>
          <w:del w:id="1659" w:author="Rev 9 Allen Wirfs-Brock" w:date="2012-07-06T12:05:00Z"/>
          <w:rFonts w:ascii="Arial" w:hAnsi="Arial"/>
        </w:rPr>
      </w:pPr>
      <w:ins w:id="1660" w:author="Rev 7 Allen Wirfs-Brock" w:date="2012-05-04T10:28:00Z">
        <w:del w:id="1661"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7</w:delText>
          </w:r>
          <w:r w:rsidRPr="00E77497" w:rsidDel="0035504E">
            <w:rPr>
              <w:rFonts w:ascii="Arial" w:hAnsi="Arial"/>
            </w:rPr>
            <w:delText xml:space="preserve"> is </w:delText>
          </w:r>
          <w:r w:rsidRPr="00591F2A" w:rsidDel="0035504E">
            <w:delText>7</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62" w:author="Rev 7 Allen Wirfs-Brock" w:date="2012-05-04T10:28:00Z"/>
          <w:del w:id="1663" w:author="Rev 9 Allen Wirfs-Brock" w:date="2012-07-06T12:06:00Z"/>
          <w:rFonts w:ascii="Arial" w:hAnsi="Arial"/>
        </w:rPr>
      </w:pPr>
      <w:ins w:id="1664" w:author="Rev 7 Allen Wirfs-Brock" w:date="2012-05-04T10:28:00Z">
        <w:del w:id="1665"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del>
      </w:ins>
      <w:ins w:id="1666" w:author="Rev 7 Allen Wirfs-Brock" w:date="2012-05-04T10:35:00Z">
        <w:del w:id="1667" w:author="Rev 9 Allen Wirfs-Brock" w:date="2012-07-06T12:06:00Z">
          <w:r w:rsidDel="0035504E">
            <w:rPr>
              <w:rFonts w:ascii="Courier New" w:hAnsi="Courier New" w:cs="Courier New"/>
              <w:b/>
            </w:rPr>
            <w:delText>0o</w:delText>
          </w:r>
        </w:del>
      </w:ins>
      <w:ins w:id="1668" w:author="Rev 7 Allen Wirfs-Brock" w:date="2012-05-04T10:28:00Z">
        <w:del w:id="1669" w:author="Rev 9 Allen Wirfs-Brock" w:date="2012-07-06T12:06:00Z">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70" w:author="Rev 7 Allen Wirfs-Brock" w:date="2012-05-04T10:36:00Z"/>
          <w:del w:id="1671" w:author="Rev 9 Allen Wirfs-Brock" w:date="2012-07-06T12:06:00Z"/>
          <w:rFonts w:ascii="Arial" w:hAnsi="Arial"/>
        </w:rPr>
      </w:pPr>
      <w:ins w:id="1672" w:author="Rev 7 Allen Wirfs-Brock" w:date="2012-05-04T10:36:00Z">
        <w:del w:id="1673"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rsidR="00591F2A" w:rsidRPr="00E77497" w:rsidDel="0035504E" w:rsidRDefault="00591F2A" w:rsidP="00591F2A">
      <w:pPr>
        <w:pStyle w:val="MathSpecialCase3"/>
        <w:numPr>
          <w:ilvl w:val="2"/>
          <w:numId w:val="31"/>
        </w:numPr>
        <w:tabs>
          <w:tab w:val="left" w:pos="450"/>
        </w:tabs>
        <w:spacing w:after="0"/>
        <w:ind w:left="446" w:hanging="446"/>
        <w:rPr>
          <w:ins w:id="1674" w:author="Rev 7 Allen Wirfs-Brock" w:date="2012-05-04T10:28:00Z"/>
          <w:del w:id="1675" w:author="Rev 9 Allen Wirfs-Brock" w:date="2012-07-06T12:06:00Z"/>
          <w:rFonts w:ascii="Arial" w:hAnsi="Arial"/>
        </w:rPr>
      </w:pPr>
      <w:ins w:id="1676" w:author="Rev 7 Allen Wirfs-Brock" w:date="2012-05-04T10:28:00Z">
        <w:del w:id="1677"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i/>
            </w:rPr>
            <w:delText>OctalIntegerLiteral</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OctalIntegerLiteral</w:delText>
          </w:r>
          <w:r w:rsidRPr="00E77497" w:rsidDel="0035504E">
            <w:rPr>
              <w:rFonts w:ascii="Arial" w:hAnsi="Arial"/>
            </w:rPr>
            <w:delText xml:space="preserve"> times </w:delText>
          </w:r>
          <w:r w:rsidRPr="00591F2A" w:rsidDel="0035504E">
            <w:delText>8</w:delText>
          </w:r>
          <w:r w:rsidRPr="00E77497" w:rsidDel="0035504E">
            <w:rPr>
              <w:rFonts w:ascii="Arial" w:hAnsi="Arial"/>
            </w:rPr>
            <w:delText xml:space="preserve">) plus the MV of </w:delText>
          </w:r>
          <w:r w:rsidRPr="00591F2A" w:rsidDel="0035504E">
            <w:rPr>
              <w:i/>
            </w:rPr>
            <w:delText>OctalDigit</w:delText>
          </w:r>
          <w:r w:rsidRPr="00E77497" w:rsidDel="0035504E">
            <w:rPr>
              <w:rFonts w:ascii="Arial" w:hAnsi="Arial"/>
            </w:rPr>
            <w:delText>.</w:delText>
          </w:r>
        </w:del>
      </w:ins>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rsidR="0035504E" w:rsidRPr="00E77497" w:rsidRDefault="0035504E" w:rsidP="0035504E">
      <w:pPr>
        <w:pStyle w:val="MathSpecialCase3"/>
        <w:numPr>
          <w:ilvl w:val="2"/>
          <w:numId w:val="31"/>
        </w:numPr>
        <w:tabs>
          <w:tab w:val="left" w:pos="450"/>
        </w:tabs>
        <w:spacing w:after="0"/>
        <w:ind w:left="446" w:hanging="446"/>
        <w:rPr>
          <w:ins w:id="1678" w:author="Rev 9 Allen Wirfs-Brock" w:date="2012-07-06T12:06:00Z"/>
          <w:rFonts w:ascii="Arial" w:hAnsi="Arial"/>
        </w:rPr>
      </w:pPr>
      <w:ins w:id="1679"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rsidR="0035504E" w:rsidRPr="00E77497" w:rsidRDefault="0035504E" w:rsidP="0035504E">
      <w:pPr>
        <w:pStyle w:val="MathSpecialCase3"/>
        <w:numPr>
          <w:ilvl w:val="2"/>
          <w:numId w:val="31"/>
        </w:numPr>
        <w:tabs>
          <w:tab w:val="left" w:pos="450"/>
        </w:tabs>
        <w:spacing w:after="0"/>
        <w:ind w:left="446" w:hanging="446"/>
        <w:rPr>
          <w:ins w:id="1680" w:author="Rev 9 Allen Wirfs-Brock" w:date="2012-07-06T12:06:00Z"/>
          <w:rFonts w:ascii="Arial" w:hAnsi="Arial"/>
        </w:rPr>
      </w:pPr>
      <w:ins w:id="1681"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rsidR="0035504E" w:rsidRPr="00E77497" w:rsidRDefault="0035504E" w:rsidP="0035504E">
      <w:pPr>
        <w:pStyle w:val="MathSpecialCase3"/>
        <w:numPr>
          <w:ilvl w:val="2"/>
          <w:numId w:val="31"/>
        </w:numPr>
        <w:tabs>
          <w:tab w:val="left" w:pos="450"/>
        </w:tabs>
        <w:spacing w:after="0"/>
        <w:ind w:left="446" w:hanging="446"/>
        <w:rPr>
          <w:ins w:id="1682" w:author="Rev 9 Allen Wirfs-Brock" w:date="2012-07-06T12:06:00Z"/>
          <w:rFonts w:ascii="Arial" w:hAnsi="Arial"/>
        </w:rPr>
      </w:pPr>
      <w:ins w:id="1683"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i/>
          </w:rPr>
          <w:t>Binary</w:t>
        </w:r>
        <w:r w:rsidRPr="00591F2A">
          <w:rPr>
            <w:i/>
          </w:rPr>
          <w:t>IntegerLiteral</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IntegerLiteral</w:t>
        </w:r>
        <w:r w:rsidRPr="00A67AF2">
          <w:rPr>
            <w:rFonts w:ascii="Arial" w:hAnsi="Arial"/>
          </w:rPr>
          <w:t xml:space="preserve"> </w:t>
        </w:r>
        <w:r w:rsidRPr="00E77497">
          <w:rPr>
            <w:rFonts w:ascii="Arial" w:hAnsi="Arial"/>
          </w:rPr>
          <w:t xml:space="preserve">times </w:t>
        </w:r>
        <w:r>
          <w:t>2</w:t>
        </w:r>
        <w:r w:rsidRPr="00E77497">
          <w:rPr>
            <w:rFonts w:ascii="Arial" w:hAnsi="Arial"/>
          </w:rPr>
          <w:t xml:space="preserve">) plus the MV of </w:t>
        </w:r>
        <w:r>
          <w:rPr>
            <w:i/>
          </w:rPr>
          <w:t>Binary</w:t>
        </w:r>
        <w:r w:rsidRPr="00591F2A">
          <w:rPr>
            <w:i/>
          </w:rPr>
          <w:t>Digit</w:t>
        </w:r>
        <w:r w:rsidRPr="00E77497">
          <w:rPr>
            <w:rFonts w:ascii="Arial" w:hAnsi="Arial"/>
          </w:rPr>
          <w:t>.</w:t>
        </w:r>
      </w:ins>
    </w:p>
    <w:p w:rsidR="0035504E" w:rsidRPr="00E77497" w:rsidRDefault="0035504E" w:rsidP="0035504E">
      <w:pPr>
        <w:pStyle w:val="MathSpecialCase3"/>
        <w:numPr>
          <w:ilvl w:val="2"/>
          <w:numId w:val="31"/>
        </w:numPr>
        <w:tabs>
          <w:tab w:val="left" w:pos="450"/>
        </w:tabs>
        <w:spacing w:after="0"/>
        <w:ind w:left="446" w:hanging="446"/>
        <w:rPr>
          <w:ins w:id="1684" w:author="Rev 9 Allen Wirfs-Brock" w:date="2012-07-06T12:06:00Z"/>
          <w:rFonts w:ascii="Arial" w:hAnsi="Arial"/>
        </w:rPr>
      </w:pPr>
      <w:ins w:id="1685"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rsidR="0035504E" w:rsidRPr="00E77497" w:rsidRDefault="0035504E" w:rsidP="0035504E">
      <w:pPr>
        <w:pStyle w:val="MathSpecialCase3"/>
        <w:numPr>
          <w:ilvl w:val="2"/>
          <w:numId w:val="31"/>
        </w:numPr>
        <w:tabs>
          <w:tab w:val="left" w:pos="450"/>
        </w:tabs>
        <w:spacing w:after="0"/>
        <w:ind w:left="446" w:hanging="446"/>
        <w:rPr>
          <w:ins w:id="1686" w:author="Rev 9 Allen Wirfs-Brock" w:date="2012-07-06T12:06:00Z"/>
          <w:rFonts w:ascii="Arial" w:hAnsi="Arial"/>
        </w:rPr>
      </w:pPr>
      <w:ins w:id="1687"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rsidR="0035504E" w:rsidRPr="00E77497" w:rsidRDefault="0035504E" w:rsidP="0035504E">
      <w:pPr>
        <w:pStyle w:val="MathSpecialCase3"/>
        <w:numPr>
          <w:ilvl w:val="2"/>
          <w:numId w:val="31"/>
        </w:numPr>
        <w:tabs>
          <w:tab w:val="left" w:pos="450"/>
        </w:tabs>
        <w:spacing w:after="0"/>
        <w:ind w:left="446" w:hanging="446"/>
        <w:rPr>
          <w:ins w:id="1688" w:author="Rev 9 Allen Wirfs-Brock" w:date="2012-07-06T12:06:00Z"/>
          <w:rFonts w:ascii="Arial" w:hAnsi="Arial"/>
        </w:rPr>
      </w:pPr>
      <w:ins w:id="1689"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OctalIntegerLiteral</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OctalIntegerLiteral</w:t>
        </w:r>
        <w:r w:rsidRPr="00E77497">
          <w:rPr>
            <w:rFonts w:ascii="Arial" w:hAnsi="Arial"/>
          </w:rPr>
          <w:t xml:space="preserve"> times </w:t>
        </w:r>
        <w:r w:rsidRPr="00591F2A">
          <w:t>8</w:t>
        </w:r>
        <w:r w:rsidRPr="00E77497">
          <w:rPr>
            <w:rFonts w:ascii="Arial" w:hAnsi="Arial"/>
          </w:rPr>
          <w:t xml:space="preserve">) plus the MV of </w:t>
        </w:r>
        <w:r w:rsidRPr="00591F2A">
          <w:rPr>
            <w:i/>
          </w:rPr>
          <w:t>OctalDigit</w:t>
        </w:r>
        <w:r w:rsidRPr="00E77497">
          <w:rPr>
            <w:rFonts w:ascii="Arial" w:hAnsi="Arial"/>
          </w:rPr>
          <w:t>.</w:t>
        </w:r>
      </w:ins>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690"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691" w:author="Rev 9 Allen Wirfs-Brock" w:date="2012-07-06T11:53:00Z">
        <w:r w:rsidR="001F597D">
          <w:rPr>
            <w:i/>
          </w:rPr>
          <w:t>s</w:t>
        </w:r>
      </w:ins>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692"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693" w:author="Rev 9 Allen Wirfs-Brock" w:date="2012-07-06T11:53:00Z">
        <w:r w:rsidR="001F597D">
          <w:rPr>
            <w:i/>
          </w:rPr>
          <w:t>s</w:t>
        </w:r>
      </w:ins>
      <w:r w:rsidRPr="00E77497">
        <w:t>.</w:t>
      </w:r>
    </w:p>
    <w:p w:rsidR="001F597D" w:rsidRPr="00E77497" w:rsidRDefault="001F597D" w:rsidP="001F597D">
      <w:pPr>
        <w:pStyle w:val="MathSpecialCase3"/>
        <w:numPr>
          <w:ilvl w:val="2"/>
          <w:numId w:val="31"/>
        </w:numPr>
        <w:tabs>
          <w:tab w:val="left" w:pos="450"/>
        </w:tabs>
        <w:spacing w:after="0"/>
        <w:ind w:left="446" w:hanging="446"/>
        <w:rPr>
          <w:ins w:id="1694" w:author="Rev 9 Allen Wirfs-Brock" w:date="2012-07-06T11:55:00Z"/>
        </w:rPr>
      </w:pPr>
      <w:ins w:id="1695" w:author="Rev 9 Allen Wirfs-Brock" w:date="2012-07-06T11:55:00Z">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ins>
    </w:p>
    <w:p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del w:id="1696" w:author="Rev 9 Allen Wirfs-Brock" w:date="2012-07-06T11:55:00Z">
        <w:r w:rsidRPr="00E77497" w:rsidDel="001F597D">
          <w:rPr>
            <w:i/>
          </w:rPr>
          <w:delText xml:space="preserve">HexIntegerLiteral </w:delText>
        </w:r>
      </w:del>
      <w:ins w:id="1697" w:author="Rev 9 Allen Wirfs-Brock" w:date="2012-07-06T11:55:00Z">
        <w:r w:rsidR="001F597D" w:rsidRPr="00E77497">
          <w:rPr>
            <w:i/>
          </w:rPr>
          <w:t>Hex</w:t>
        </w:r>
        <w:r w:rsidR="001F597D">
          <w:rPr>
            <w:i/>
          </w:rPr>
          <w:t>Digits</w:t>
        </w:r>
        <w:r w:rsidR="001F597D" w:rsidRPr="00E77497">
          <w:rPr>
            <w:i/>
          </w:rPr>
          <w:t xml:space="preserve"> </w:t>
        </w:r>
      </w:ins>
      <w:r w:rsidRPr="00E77497">
        <w:rPr>
          <w:rFonts w:ascii="Arial" w:hAnsi="Arial"/>
          <w:b/>
        </w:rPr>
        <w:t>::</w:t>
      </w:r>
      <w:r w:rsidRPr="00E77497">
        <w:t xml:space="preserve"> </w:t>
      </w:r>
      <w:del w:id="1698" w:author="Rev 9 Allen Wirfs-Brock" w:date="2012-07-06T11:55:00Z">
        <w:r w:rsidRPr="00E77497" w:rsidDel="001F597D">
          <w:rPr>
            <w:i/>
          </w:rPr>
          <w:delText>HexIntegerLiteral</w:delText>
        </w:r>
        <w:r w:rsidRPr="00E77497" w:rsidDel="001F597D">
          <w:delText xml:space="preserve"> </w:delText>
        </w:r>
      </w:del>
      <w:ins w:id="1699" w:author="Rev 9 Allen Wirfs-Brock" w:date="2012-07-06T11:55:00Z">
        <w:r w:rsidR="001F597D" w:rsidRPr="00E77497">
          <w:rPr>
            <w:i/>
          </w:rPr>
          <w:t>Hex</w:t>
        </w:r>
        <w:r w:rsidR="001F597D">
          <w:rPr>
            <w:i/>
          </w:rPr>
          <w:t>Digits</w:t>
        </w:r>
        <w:r w:rsidR="001F597D" w:rsidRPr="00E77497">
          <w:t xml:space="preserve"> </w:t>
        </w:r>
      </w:ins>
      <w:r w:rsidRPr="00E77497">
        <w:rPr>
          <w:i/>
        </w:rPr>
        <w:t>HexDigit</w:t>
      </w:r>
      <w:r w:rsidRPr="00E77497">
        <w:t xml:space="preserve"> </w:t>
      </w:r>
      <w:r w:rsidRPr="00E77497">
        <w:rPr>
          <w:rFonts w:ascii="Arial" w:hAnsi="Arial" w:cs="Arial"/>
        </w:rPr>
        <w:t>is (the MV of</w:t>
      </w:r>
      <w:r w:rsidRPr="00E77497">
        <w:t xml:space="preserve"> </w:t>
      </w:r>
      <w:del w:id="1700" w:author="Rev 9 Allen Wirfs-Brock" w:date="2012-07-06T11:55:00Z">
        <w:r w:rsidRPr="00E77497" w:rsidDel="001F597D">
          <w:rPr>
            <w:i/>
          </w:rPr>
          <w:delText>HexIntegerLiteral</w:delText>
        </w:r>
        <w:r w:rsidRPr="00E77497" w:rsidDel="001F597D">
          <w:delText xml:space="preserve"> </w:delText>
        </w:r>
      </w:del>
      <w:ins w:id="1701" w:author="Rev 9 Allen Wirfs-Brock" w:date="2012-07-06T11:55:00Z">
        <w:r w:rsidR="001F597D" w:rsidRPr="00E77497">
          <w:rPr>
            <w:i/>
          </w:rPr>
          <w:t>Hex</w:t>
        </w:r>
        <w:r w:rsidR="001F597D">
          <w:rPr>
            <w:i/>
          </w:rPr>
          <w:t>Digits</w:t>
        </w:r>
        <w:r w:rsidR="001F597D" w:rsidRPr="00E77497">
          <w:t xml:space="preserve"> </w:t>
        </w:r>
      </w:ins>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702" w:name="_Toc382202771"/>
      <w:bookmarkStart w:id="1703" w:name="_Toc382202991"/>
      <w:bookmarkStart w:id="1704" w:name="_Toc382212151"/>
      <w:bookmarkStart w:id="1705" w:name="_Toc382212330"/>
      <w:bookmarkStart w:id="1706" w:name="_Toc382291496"/>
      <w:bookmarkStart w:id="1707" w:name="_Ref382709603"/>
      <w:bookmarkStart w:id="1708" w:name="_Ref382709689"/>
      <w:bookmarkStart w:id="1709" w:name="_Toc385672132"/>
      <w:bookmarkStart w:id="1710" w:name="_Toc393690223"/>
    </w:p>
    <w:p w:rsidR="004C02EF" w:rsidRPr="00E77497" w:rsidDel="00305A10" w:rsidRDefault="004C02EF" w:rsidP="004C02EF">
      <w:pPr>
        <w:rPr>
          <w:del w:id="1711" w:author="Rev 8 Allen Wirfs-Brock" w:date="2012-05-10T18:34:00Z"/>
        </w:rPr>
      </w:pPr>
      <w:del w:id="1712" w:author="Rev 8 Allen Wirfs-Brock" w:date="2012-05-10T18:34:00Z">
        <w:r w:rsidRPr="00E77497" w:rsidDel="00305A10">
          <w:delText xml:space="preserve">A conforming implementation, when processing strict mode code (see 10.1.1), must not extend the syntax of </w:delText>
        </w:r>
        <w:r w:rsidRPr="00E77497" w:rsidDel="00305A10">
          <w:rPr>
            <w:rFonts w:ascii="Times New Roman" w:hAnsi="Times New Roman"/>
            <w:i/>
          </w:rPr>
          <w:delText>NumericLiteral</w:delText>
        </w:r>
        <w:r w:rsidRPr="00E77497" w:rsidDel="00305A10">
          <w:delText xml:space="preserve"> to include </w:delText>
        </w:r>
        <w:r w:rsidRPr="00E77497" w:rsidDel="00305A10">
          <w:rPr>
            <w:rFonts w:ascii="Times New Roman" w:hAnsi="Times New Roman"/>
            <w:i/>
          </w:rPr>
          <w:delText>OctalIntegerLiteral</w:delText>
        </w:r>
        <w:r w:rsidRPr="00E77497" w:rsidDel="00305A10">
          <w:delText xml:space="preserve"> as described in B.1.1.</w:delText>
        </w:r>
      </w:del>
    </w:p>
    <w:p w:rsidR="004C02EF" w:rsidRPr="00E77497" w:rsidRDefault="004C02EF" w:rsidP="004C02EF">
      <w:pPr>
        <w:pStyle w:val="Heading3"/>
        <w:numPr>
          <w:ilvl w:val="0"/>
          <w:numId w:val="0"/>
        </w:numPr>
      </w:pPr>
      <w:bookmarkStart w:id="1713" w:name="_Hlt463778258"/>
      <w:bookmarkStart w:id="1714" w:name="_Ref440437891"/>
      <w:bookmarkStart w:id="1715" w:name="_Toc472818768"/>
      <w:bookmarkStart w:id="1716" w:name="_Toc235503321"/>
      <w:bookmarkStart w:id="1717" w:name="_Toc241509096"/>
      <w:bookmarkStart w:id="1718" w:name="_Toc244416583"/>
      <w:bookmarkStart w:id="1719" w:name="_Toc276630947"/>
      <w:bookmarkStart w:id="1720" w:name="_Toc339020254"/>
      <w:bookmarkEnd w:id="1713"/>
      <w:r w:rsidRPr="00E77497">
        <w:t>7.8.4</w:t>
      </w:r>
      <w:r w:rsidRPr="00E77497">
        <w:tab/>
        <w:t>String Literal</w:t>
      </w:r>
      <w:bookmarkEnd w:id="1517"/>
      <w:bookmarkEnd w:id="1518"/>
      <w:bookmarkEnd w:id="1702"/>
      <w:bookmarkEnd w:id="1703"/>
      <w:bookmarkEnd w:id="1704"/>
      <w:bookmarkEnd w:id="1705"/>
      <w:bookmarkEnd w:id="1706"/>
      <w:bookmarkEnd w:id="1707"/>
      <w:bookmarkEnd w:id="1708"/>
      <w:bookmarkEnd w:id="1709"/>
      <w:bookmarkEnd w:id="1710"/>
      <w:r w:rsidRPr="00E77497">
        <w:t>s</w:t>
      </w:r>
      <w:bookmarkEnd w:id="1714"/>
      <w:bookmarkEnd w:id="1715"/>
      <w:bookmarkEnd w:id="1716"/>
      <w:bookmarkEnd w:id="1717"/>
      <w:bookmarkEnd w:id="1718"/>
      <w:bookmarkEnd w:id="1719"/>
      <w:bookmarkEnd w:id="1720"/>
    </w:p>
    <w:p w:rsidR="004C02EF" w:rsidRPr="00E77497" w:rsidRDefault="00305A10">
      <w:pPr>
        <w:pStyle w:val="Note"/>
        <w:pPrChange w:id="1721" w:author="Rev 8 Allen Wirfs-Brock" w:date="2012-05-10T18:35:00Z">
          <w:pPr/>
        </w:pPrChange>
      </w:pPr>
      <w:ins w:id="1722" w:author="Rev 8 Allen Wirfs-Brock" w:date="2012-05-10T18:35:00Z">
        <w:r>
          <w:t>NOTE</w:t>
        </w:r>
        <w:r>
          <w:tab/>
        </w:r>
      </w:ins>
      <w:r w:rsidR="004C02EF" w:rsidRPr="00E77497">
        <w:t xml:space="preserve">A string literal is zero or more </w:t>
      </w:r>
      <w:ins w:id="1723" w:author="Rev 9 Allen Wirfs-Brock" w:date="2012-07-02T10:02:00Z">
        <w:r w:rsidR="00EF1FE0">
          <w:t xml:space="preserve">Unicode </w:t>
        </w:r>
      </w:ins>
      <w:del w:id="1724" w:author="Rev 10 Allen Wirfs-Brock" w:date="2012-08-30T16:26:00Z">
        <w:r w:rsidR="004C02EF" w:rsidRPr="00E77497" w:rsidDel="00053DB6">
          <w:delText xml:space="preserve">characters </w:delText>
        </w:r>
      </w:del>
      <w:ins w:id="1725" w:author="Rev 10 Allen Wirfs-Brock" w:date="2012-08-30T16:26:00Z">
        <w:r w:rsidR="00053DB6">
          <w:t>code points</w:t>
        </w:r>
        <w:r w:rsidR="00053DB6" w:rsidRPr="00E77497">
          <w:t xml:space="preserve"> </w:t>
        </w:r>
      </w:ins>
      <w:r w:rsidR="004C02EF" w:rsidRPr="00E77497">
        <w:t xml:space="preserve">enclosed in single or double quotes. </w:t>
      </w:r>
      <w:ins w:id="1726" w:author="Rev 9 Allen Wirfs-Brock" w:date="2012-07-02T16:55:00Z">
        <w:r w:rsidR="00E61CB4">
          <w:t xml:space="preserve">Unicode </w:t>
        </w:r>
      </w:ins>
      <w:del w:id="1727" w:author="Rev 9 Allen Wirfs-Brock" w:date="2012-07-02T16:55:00Z">
        <w:r w:rsidR="004C02EF" w:rsidRPr="00E77497" w:rsidDel="00E61CB4">
          <w:delText xml:space="preserve">Each </w:delText>
        </w:r>
      </w:del>
      <w:del w:id="1728" w:author="Rev 10 Allen Wirfs-Brock" w:date="2012-08-30T16:27:00Z">
        <w:r w:rsidR="004C02EF" w:rsidRPr="00E77497" w:rsidDel="00053DB6">
          <w:delText>character</w:delText>
        </w:r>
      </w:del>
      <w:ins w:id="1729" w:author="Rev 9 Allen Wirfs-Brock" w:date="2012-07-02T16:55:00Z">
        <w:del w:id="1730" w:author="Rev 10 Allen Wirfs-Brock" w:date="2012-08-30T16:27:00Z">
          <w:r w:rsidR="00E61CB4" w:rsidDel="00053DB6">
            <w:delText>s</w:delText>
          </w:r>
        </w:del>
      </w:ins>
      <w:ins w:id="1731" w:author="Rev 10 Allen Wirfs-Brock" w:date="2012-08-30T16:27:00Z">
        <w:r w:rsidR="00053DB6">
          <w:t>code points</w:t>
        </w:r>
      </w:ins>
      <w:r w:rsidR="004C02EF" w:rsidRPr="00E77497">
        <w:t xml:space="preserve"> may </w:t>
      </w:r>
      <w:ins w:id="1732" w:author="Rev 9 Allen Wirfs-Brock" w:date="2012-07-02T16:56:00Z">
        <w:r w:rsidR="00E61CB4">
          <w:t xml:space="preserve">also be </w:t>
        </w:r>
      </w:ins>
      <w:r w:rsidR="004C02EF" w:rsidRPr="00E77497">
        <w:t>be represented by an escape sequence. All characters may appear literally in a string literal except for the closing quote character, backslash, carriage return, line separator, paragraph separator, and line feed. Any character may appear in the form of an escape sequence.</w:t>
      </w:r>
      <w:ins w:id="1733" w:author="Rev 9 Allen Wirfs-Brock" w:date="2012-07-02T10:07:00Z">
        <w:r w:rsidR="00EF1FE0">
          <w:t xml:space="preserve"> String literals evaluate to ECAMScript </w:t>
        </w:r>
      </w:ins>
      <w:ins w:id="1734" w:author="Rev 9 Allen Wirfs-Brock" w:date="2012-07-02T10:08:00Z">
        <w:r w:rsidR="00EF1FE0">
          <w:t>S</w:t>
        </w:r>
      </w:ins>
      <w:ins w:id="1735" w:author="Rev 9 Allen Wirfs-Brock" w:date="2012-07-02T10:07:00Z">
        <w:r w:rsidR="00EF1FE0">
          <w:t xml:space="preserve">tring values. </w:t>
        </w:r>
      </w:ins>
      <w:ins w:id="1736" w:author="Rev 9 Allen Wirfs-Brock" w:date="2012-07-02T10:02:00Z">
        <w:r w:rsidR="00EF1FE0">
          <w:t xml:space="preserve"> </w:t>
        </w:r>
      </w:ins>
      <w:ins w:id="1737" w:author="Rev 9 Allen Wirfs-Brock" w:date="2012-07-02T10:08:00Z">
        <w:r w:rsidR="00EF1FE0">
          <w:t>When generat</w:t>
        </w:r>
      </w:ins>
      <w:ins w:id="1738" w:author="Rev 9 Allen Wirfs-Brock" w:date="2012-07-02T10:09:00Z">
        <w:r w:rsidR="00EF1FE0">
          <w:t>ing these</w:t>
        </w:r>
      </w:ins>
      <w:ins w:id="1739" w:author="Rev 9 Allen Wirfs-Brock" w:date="2012-07-02T10:08:00Z">
        <w:r w:rsidR="00EF1FE0">
          <w:t xml:space="preserve"> string values </w:t>
        </w:r>
      </w:ins>
      <w:ins w:id="1740" w:author="Rev 9 Allen Wirfs-Brock" w:date="2012-07-02T10:05:00Z">
        <w:r w:rsidR="00EF1FE0">
          <w:t xml:space="preserve">Unicode </w:t>
        </w:r>
        <w:del w:id="1741" w:author="Rev 10 Allen Wirfs-Brock" w:date="2012-08-30T16:28:00Z">
          <w:r w:rsidR="00EF1FE0" w:rsidDel="00626B1E">
            <w:delText>characters</w:delText>
          </w:r>
        </w:del>
      </w:ins>
      <w:ins w:id="1742" w:author="Rev 10 Allen Wirfs-Brock" w:date="2012-08-30T16:28:00Z">
        <w:r w:rsidR="00626B1E">
          <w:t>code points</w:t>
        </w:r>
      </w:ins>
      <w:ins w:id="1743" w:author="Rev 9 Allen Wirfs-Brock" w:date="2012-07-02T10:05:00Z">
        <w:r w:rsidR="00EF1FE0">
          <w:t xml:space="preserve"> </w:t>
        </w:r>
      </w:ins>
      <w:ins w:id="1744" w:author="Rev 10 Allen Wirfs-Brock" w:date="2012-08-30T16:29:00Z">
        <w:r w:rsidR="00626B1E">
          <w:t xml:space="preserve">are UTF-16 encoded </w:t>
        </w:r>
      </w:ins>
      <w:ins w:id="1745" w:author="Rev 10 Allen Wirfs-Brock" w:date="2012-08-30T16:30:00Z">
        <w:r w:rsidR="00626B1E">
          <w:t xml:space="preserve">as defined in </w:t>
        </w:r>
      </w:ins>
      <w:ins w:id="1746" w:author="Rev 10 Allen Wirfs-Brock" w:date="2012-08-30T16:29:00Z">
        <w:r w:rsidR="00626B1E">
          <w:t>clause 6</w:t>
        </w:r>
      </w:ins>
      <w:ins w:id="1747" w:author="Rev 10 Allen Wirfs-Brock" w:date="2012-08-30T16:30:00Z">
        <w:r w:rsidR="00626B1E">
          <w:t>.</w:t>
        </w:r>
      </w:ins>
      <w:ins w:id="1748" w:author="Rev 10 Allen Wirfs-Brock" w:date="2012-08-30T16:29:00Z">
        <w:r w:rsidR="00626B1E">
          <w:t xml:space="preserve"> </w:t>
        </w:r>
      </w:ins>
      <w:ins w:id="1749" w:author="Rev 10 Allen Wirfs-Brock" w:date="2012-08-30T16:30:00Z">
        <w:r w:rsidR="00626B1E">
          <w:t xml:space="preserve">Code points </w:t>
        </w:r>
      </w:ins>
      <w:ins w:id="1750" w:author="Rev 9 Allen Wirfs-Brock" w:date="2012-07-02T10:05:00Z">
        <w:r w:rsidR="00EF1FE0">
          <w:t xml:space="preserve">belonging to </w:t>
        </w:r>
      </w:ins>
      <w:ins w:id="1751" w:author="Rev 9 Allen Wirfs-Brock" w:date="2012-07-02T10:07:00Z">
        <w:r w:rsidR="00EF1FE0">
          <w:t>Basic Multilingual</w:t>
        </w:r>
      </w:ins>
      <w:ins w:id="1752" w:author="Rev 10 Allen Wirfs-Brock" w:date="2012-08-30T16:26:00Z">
        <w:r w:rsidR="00053DB6">
          <w:t xml:space="preserve"> </w:t>
        </w:r>
      </w:ins>
      <w:ins w:id="1753" w:author="Rev 9 Allen Wirfs-Brock" w:date="2012-07-02T10:07:00Z">
        <w:r w:rsidR="00EF1FE0">
          <w:t xml:space="preserve">Plane </w:t>
        </w:r>
      </w:ins>
      <w:ins w:id="1754" w:author="Rev 9 Allen Wirfs-Brock" w:date="2012-07-02T10:09:00Z">
        <w:r w:rsidR="00EF1FE0">
          <w:t>are encode</w:t>
        </w:r>
      </w:ins>
      <w:ins w:id="1755" w:author="Rev 11 Allen Wirfs-Brock" w:date="2012-09-28T13:10:00Z">
        <w:r w:rsidR="00983BAD">
          <w:t>d</w:t>
        </w:r>
      </w:ins>
      <w:ins w:id="1756" w:author="Rev 9 Allen Wirfs-Brock" w:date="2012-07-02T10:09:00Z">
        <w:del w:id="1757" w:author="Rev 10 Allen Wirfs-Brock" w:date="2012-08-30T16:32:00Z">
          <w:r w:rsidR="00EF1FE0" w:rsidDel="00626B1E">
            <w:delText>d</w:delText>
          </w:r>
        </w:del>
        <w:r w:rsidR="00EF1FE0">
          <w:t xml:space="preserve"> as a single code unit element of the string</w:t>
        </w:r>
      </w:ins>
      <w:ins w:id="1758" w:author="Rev 9 Allen Wirfs-Brock" w:date="2012-07-02T10:10:00Z">
        <w:r w:rsidR="00EF1FE0">
          <w:t xml:space="preserve">.  All other </w:t>
        </w:r>
        <w:del w:id="1759" w:author="Rev 10 Allen Wirfs-Brock" w:date="2012-08-30T16:30:00Z">
          <w:r w:rsidR="00EF1FE0" w:rsidDel="00626B1E">
            <w:delText>Unicode characters</w:delText>
          </w:r>
        </w:del>
      </w:ins>
      <w:ins w:id="1760" w:author="Rev 10 Allen Wirfs-Brock" w:date="2012-08-30T16:30:00Z">
        <w:r w:rsidR="00626B1E">
          <w:t>code points</w:t>
        </w:r>
      </w:ins>
      <w:ins w:id="1761" w:author="Rev 9 Allen Wirfs-Brock" w:date="2012-07-02T10:10:00Z">
        <w:r w:rsidR="00EF1FE0">
          <w:t xml:space="preserve"> are encode</w:t>
        </w:r>
      </w:ins>
      <w:ins w:id="1762" w:author="Rev 11 Allen Wirfs-Brock" w:date="2012-09-28T13:10:00Z">
        <w:r w:rsidR="00983BAD">
          <w:t>d</w:t>
        </w:r>
      </w:ins>
      <w:ins w:id="1763" w:author="Rev 9 Allen Wirfs-Brock" w:date="2012-07-06T18:44:00Z">
        <w:del w:id="1764" w:author="Rev 10 Allen Wirfs-Brock" w:date="2012-08-30T16:32:00Z">
          <w:r w:rsidR="00FF7935" w:rsidDel="00626B1E">
            <w:delText>d</w:delText>
          </w:r>
        </w:del>
      </w:ins>
      <w:ins w:id="1765" w:author="Rev 9 Allen Wirfs-Brock" w:date="2012-07-02T10:10:00Z">
        <w:r w:rsidR="00EF1FE0">
          <w:t xml:space="preserve"> </w:t>
        </w:r>
        <w:del w:id="1766" w:author="Rev 10 Allen Wirfs-Brock" w:date="2012-08-30T16:29:00Z">
          <w:r w:rsidR="00EF1FE0" w:rsidDel="00626B1E">
            <w:delText xml:space="preserve">using UTF-16 </w:delText>
          </w:r>
        </w:del>
        <w:r w:rsidR="00EF1FE0">
          <w:t xml:space="preserve">as </w:t>
        </w:r>
      </w:ins>
      <w:ins w:id="1767" w:author="Rev 9 Allen Wirfs-Brock" w:date="2012-07-02T10:11:00Z">
        <w:r w:rsidR="00FA3FCC">
          <w:t>two code unit elements of the string.</w:t>
        </w:r>
      </w:ins>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StringLiteral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DoubleStringCharacters </w:t>
      </w:r>
      <w:r w:rsidRPr="00E77497">
        <w:rPr>
          <w:rFonts w:ascii="Arial" w:hAnsi="Arial" w:cs="Arial"/>
          <w:b/>
          <w:i w:val="0"/>
        </w:rPr>
        <w:t>::</w:t>
      </w:r>
    </w:p>
    <w:p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rsidR="004C02EF" w:rsidRPr="00E77497" w:rsidRDefault="004C02EF" w:rsidP="004C02EF">
      <w:pPr>
        <w:pStyle w:val="SyntaxRule"/>
      </w:pPr>
      <w:r w:rsidRPr="00E77497">
        <w:lastRenderedPageBreak/>
        <w:t xml:space="preserve">SingleStringCharacters </w:t>
      </w:r>
      <w:r w:rsidRPr="00E77497">
        <w:rPr>
          <w:rFonts w:ascii="Arial" w:hAnsi="Arial" w:cs="Arial"/>
          <w:b/>
          <w:i w:val="0"/>
        </w:rPr>
        <w:t>::</w:t>
      </w:r>
    </w:p>
    <w:p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rsidR="004C02EF" w:rsidRPr="00E77497" w:rsidRDefault="004C02EF" w:rsidP="004C02EF">
      <w:pPr>
        <w:pStyle w:val="SyntaxRule"/>
      </w:pPr>
      <w:r w:rsidRPr="00E77497">
        <w:t xml:space="preserve">DoubleStringCharacter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4C02EF" w:rsidRPr="00E77497" w:rsidRDefault="004C02EF" w:rsidP="004C02EF">
      <w:pPr>
        <w:pStyle w:val="SyntaxRule"/>
      </w:pPr>
      <w:r w:rsidRPr="00E77497">
        <w:t xml:space="preserve">SingleStringCharacter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4C02EF" w:rsidRPr="00E77497" w:rsidRDefault="004C02EF" w:rsidP="004C02EF">
      <w:pPr>
        <w:pStyle w:val="SyntaxRule"/>
        <w:rPr>
          <w:b/>
        </w:rPr>
      </w:pPr>
      <w:r w:rsidRPr="00E77497">
        <w:t xml:space="preserve">LineContinuation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rsidR="004C02EF" w:rsidRPr="00E77497" w:rsidRDefault="004C02EF" w:rsidP="004C02EF">
      <w:pPr>
        <w:pStyle w:val="SyntaxRule"/>
      </w:pPr>
      <w:r w:rsidRPr="00E77497">
        <w:t xml:space="preserve">EscapeSequence </w:t>
      </w:r>
      <w:r w:rsidRPr="00E77497">
        <w:rPr>
          <w:rFonts w:ascii="Arial" w:hAnsi="Arial" w:cs="Arial"/>
          <w:b/>
          <w:i w:val="0"/>
        </w:rPr>
        <w:t>::</w:t>
      </w:r>
    </w:p>
    <w:p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rsidR="00215101" w:rsidRPr="00E77497" w:rsidRDefault="00215101" w:rsidP="00215101">
      <w:pPr>
        <w:rPr>
          <w:ins w:id="1768" w:author="Rev 8 Allen Wirfs-Brock" w:date="2012-05-10T18:41:00Z"/>
        </w:rPr>
      </w:pPr>
      <w:ins w:id="1769" w:author="Rev 8 Allen Wirfs-Brock" w:date="2012-05-10T18:41:00Z">
        <w:r w:rsidRPr="00E77497">
          <w:t xml:space="preserve">A conforming implementation, when processing strict mode code (see 10.1.1), </w:t>
        </w:r>
      </w:ins>
      <w:ins w:id="1770" w:author="Rev 8 Allen Wirfs-Brock" w:date="2012-06-15T17:54:00Z">
        <w:r w:rsidR="005815B4">
          <w:t>must</w:t>
        </w:r>
      </w:ins>
      <w:ins w:id="1771" w:author="Rev 8 Allen Wirfs-Brock" w:date="2012-05-10T18:41:00Z">
        <w:r w:rsidRPr="00E77497">
          <w:t xml:space="preserve">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ins>
    </w:p>
    <w:p w:rsidR="004C02EF" w:rsidRPr="00E77497" w:rsidRDefault="004C02EF" w:rsidP="004C02EF">
      <w:pPr>
        <w:pStyle w:val="SyntaxRule"/>
      </w:pPr>
      <w:r w:rsidRPr="00E77497">
        <w:t xml:space="preserve">CharacterEscapeSequence </w:t>
      </w:r>
      <w:r w:rsidRPr="00E77497">
        <w:rPr>
          <w:rFonts w:ascii="Arial" w:hAnsi="Arial" w:cs="Arial"/>
          <w:b/>
          <w:i w:val="0"/>
        </w:rPr>
        <w:t>::</w:t>
      </w:r>
    </w:p>
    <w:p w:rsidR="004C02EF" w:rsidRPr="00E77497" w:rsidRDefault="004C02EF" w:rsidP="004C02EF">
      <w:pPr>
        <w:pStyle w:val="SyntaxDefinition"/>
      </w:pPr>
      <w:r w:rsidRPr="00E77497">
        <w:t>SingleEscapeCharacter</w:t>
      </w:r>
      <w:r w:rsidRPr="00E77497">
        <w:br/>
        <w:t>NonEscapeCharacter</w:t>
      </w:r>
    </w:p>
    <w:p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rsidR="004C02EF" w:rsidRPr="00E77497" w:rsidRDefault="004C02EF" w:rsidP="004C02EF">
      <w:pPr>
        <w:pStyle w:val="SyntaxRule"/>
      </w:pPr>
      <w:r w:rsidRPr="00E77497">
        <w:t xml:space="preserve">EscapeCharacter </w:t>
      </w:r>
      <w:r w:rsidRPr="00E77497">
        <w:rPr>
          <w:rFonts w:ascii="Arial" w:hAnsi="Arial" w:cs="Arial"/>
          <w:b/>
          <w:i w:val="0"/>
        </w:rPr>
        <w:t>::</w:t>
      </w:r>
    </w:p>
    <w:p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rsidR="004C02EF" w:rsidRPr="00E77497" w:rsidRDefault="004C02EF" w:rsidP="004C02EF">
      <w:pPr>
        <w:pStyle w:val="SyntaxRule"/>
      </w:pPr>
      <w:r w:rsidRPr="00E77497">
        <w:t xml:space="preserve">HexEscapeSequence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x </w:t>
      </w:r>
      <w:r w:rsidRPr="00E77497">
        <w:t>HexDigit HexDigit</w:t>
      </w:r>
    </w:p>
    <w:p w:rsidR="004C02EF" w:rsidRPr="00E77497" w:rsidRDefault="004C02EF" w:rsidP="004C02EF">
      <w:pPr>
        <w:pStyle w:val="SyntaxRule"/>
      </w:pPr>
      <w:r w:rsidRPr="00E77497">
        <w:t xml:space="preserve">UnicodeEscapeSequence </w:t>
      </w:r>
      <w:r w:rsidRPr="00E77497">
        <w:rPr>
          <w:rFonts w:ascii="Arial" w:hAnsi="Arial" w:cs="Arial"/>
          <w:b/>
          <w:i w:val="0"/>
        </w:rPr>
        <w:t>::</w:t>
      </w:r>
    </w:p>
    <w:p w:rsidR="004C02EF" w:rsidRPr="0056346D" w:rsidRDefault="004C02EF" w:rsidP="004C02EF">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ins w:id="1772" w:author="Rev 9 Allen Wirfs-Brock" w:date="2012-07-02T08:37:00Z">
        <w:r w:rsidR="00E06B9B">
          <w:br/>
        </w:r>
      </w:ins>
      <w:ins w:id="1773" w:author="Rev 9 Allen Wirfs-Brock" w:date="2012-07-02T12:29:00Z">
        <w:r w:rsidR="00CF27DF">
          <w:rPr>
            <w:rFonts w:ascii="Courier New" w:hAnsi="Courier New" w:cs="Courier New"/>
            <w:b/>
            <w:i w:val="0"/>
          </w:rPr>
          <w:t>u</w:t>
        </w:r>
      </w:ins>
      <w:ins w:id="1774" w:author="Rev 9 Allen Wirfs-Brock" w:date="2012-07-02T08:38:00Z">
        <w:r w:rsidR="00E06B9B">
          <w:rPr>
            <w:rFonts w:ascii="Courier New" w:hAnsi="Courier New" w:cs="Courier New"/>
            <w:b/>
            <w:i w:val="0"/>
          </w:rPr>
          <w:t xml:space="preserve">{ </w:t>
        </w:r>
      </w:ins>
      <w:ins w:id="1775" w:author="Rev 9 Allen Wirfs-Brock" w:date="2012-07-02T08:52:00Z">
        <w:r w:rsidR="00BA4C34" w:rsidRPr="00E77497">
          <w:t>HexDigit</w:t>
        </w:r>
      </w:ins>
      <w:ins w:id="1776" w:author="Rev 9 Allen Wirfs-Brock" w:date="2012-07-06T12:11:00Z">
        <w:r w:rsidR="00355D90">
          <w:t>s</w:t>
        </w:r>
      </w:ins>
      <w:ins w:id="1777" w:author="Rev 9 Allen Wirfs-Brock" w:date="2012-07-06T12:12:00Z">
        <w:r w:rsidR="00355D90">
          <w:rPr>
            <w:rFonts w:ascii="Courier New" w:hAnsi="Courier New" w:cs="Courier New"/>
            <w:b/>
            <w:i w:val="0"/>
          </w:rPr>
          <w:t xml:space="preserve"> </w:t>
        </w:r>
      </w:ins>
      <w:ins w:id="1778" w:author="Rev 9 Allen Wirfs-Brock" w:date="2012-07-02T08:38:00Z">
        <w:r w:rsidR="00E06B9B">
          <w:rPr>
            <w:rFonts w:ascii="Courier New" w:hAnsi="Courier New" w:cs="Courier New"/>
            <w:b/>
            <w:i w:val="0"/>
          </w:rPr>
          <w:t>}</w:t>
        </w:r>
      </w:ins>
    </w:p>
    <w:p w:rsidR="00305A10" w:rsidRPr="00E77497" w:rsidDel="00215101" w:rsidRDefault="00305A10" w:rsidP="00305A10">
      <w:pPr>
        <w:rPr>
          <w:del w:id="1779" w:author="Rev 8 Allen Wirfs-Brock" w:date="2012-05-10T18:41:00Z"/>
        </w:rPr>
      </w:pPr>
      <w:del w:id="1780"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rsidR="00215101" w:rsidRPr="00E77497" w:rsidRDefault="00215101" w:rsidP="00215101">
      <w:pPr>
        <w:pStyle w:val="Note"/>
        <w:rPr>
          <w:ins w:id="1781" w:author="Rev 8 Allen Wirfs-Brock" w:date="2012-05-10T18:42:00Z"/>
        </w:rPr>
      </w:pPr>
      <w:ins w:id="1782" w:author="Rev 8 Allen Wirfs-Brock" w:date="2012-05-10T18:42:00Z">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ins>
    </w:p>
    <w:p w:rsidR="00D27CC9" w:rsidRDefault="00D27CC9" w:rsidP="00D27CC9">
      <w:pPr>
        <w:rPr>
          <w:ins w:id="1783" w:author="Rev 9 Allen Wirfs-Brock" w:date="2012-07-02T19:32:00Z"/>
          <w:rFonts w:ascii="Helvetica" w:hAnsi="Helvetica"/>
          <w:b/>
        </w:rPr>
      </w:pPr>
      <w:ins w:id="1784" w:author="Rev 9 Allen Wirfs-Brock" w:date="2012-07-02T19:32:00Z">
        <w:r>
          <w:rPr>
            <w:rFonts w:ascii="Helvetica" w:hAnsi="Helvetica"/>
            <w:b/>
          </w:rPr>
          <w:t>Static Semantics</w:t>
        </w:r>
      </w:ins>
    </w:p>
    <w:p w:rsidR="00D27CC9" w:rsidRDefault="00D27CC9" w:rsidP="00D27CC9">
      <w:pPr>
        <w:rPr>
          <w:ins w:id="1785" w:author="Rev 9 Allen Wirfs-Brock" w:date="2012-07-02T19:40:00Z"/>
          <w:rFonts w:ascii="Helvetica" w:hAnsi="Helvetica"/>
          <w:b/>
        </w:rPr>
      </w:pPr>
      <w:ins w:id="1786" w:author="Rev 9 Allen Wirfs-Brock" w:date="2012-07-02T19:31:00Z">
        <w:r w:rsidRPr="00E77497">
          <w:rPr>
            <w:rFonts w:ascii="Helvetica" w:hAnsi="Helvetica"/>
            <w:b/>
          </w:rPr>
          <w:t>Static Semantics:  Early Errors</w:t>
        </w:r>
      </w:ins>
    </w:p>
    <w:p w:rsidR="008469F4" w:rsidRPr="00E77497" w:rsidRDefault="008469F4" w:rsidP="00D27CC9">
      <w:pPr>
        <w:rPr>
          <w:ins w:id="1787" w:author="Rev 9 Allen Wirfs-Brock" w:date="2012-07-02T19:31:00Z"/>
          <w:rFonts w:ascii="Helvetica" w:hAnsi="Helvetica"/>
          <w:b/>
        </w:rPr>
      </w:pPr>
      <w:ins w:id="1788" w:author="Rev 9 Allen Wirfs-Brock" w:date="2012-07-02T19:40:00Z">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ins>
      <w:ins w:id="1789" w:author="Rev 9 Allen Wirfs-Brock" w:date="2012-07-06T12:12:00Z">
        <w:r w:rsidR="00355D90">
          <w:rPr>
            <w:rStyle w:val="bnf"/>
          </w:rPr>
          <w:t>s</w:t>
        </w:r>
      </w:ins>
      <w:ins w:id="1790" w:author="Rev 9 Allen Wirfs-Brock" w:date="2012-07-02T19:40:00Z">
        <w:r w:rsidRPr="00E77497">
          <w:rPr>
            <w:i/>
          </w:rPr>
          <w:t xml:space="preserve"> </w:t>
        </w:r>
        <w:r>
          <w:rPr>
            <w:rFonts w:ascii="Courier New" w:hAnsi="Courier New"/>
            <w:b/>
          </w:rPr>
          <w:t>}</w:t>
        </w:r>
      </w:ins>
    </w:p>
    <w:p w:rsidR="008469F4" w:rsidRDefault="008469F4" w:rsidP="00255A87">
      <w:pPr>
        <w:numPr>
          <w:ilvl w:val="0"/>
          <w:numId w:val="403"/>
        </w:numPr>
        <w:spacing w:before="240" w:after="220"/>
        <w:rPr>
          <w:ins w:id="1791" w:author="Rev 9 Allen Wirfs-Brock" w:date="2012-07-02T19:41:00Z"/>
        </w:rPr>
      </w:pPr>
      <w:ins w:id="1792" w:author="Rev 9 Allen Wirfs-Brock" w:date="2012-07-02T19:41:00Z">
        <w:r>
          <w:lastRenderedPageBreak/>
          <w:t xml:space="preserve">It is a Syntax Error if </w:t>
        </w:r>
      </w:ins>
      <w:ins w:id="1793" w:author="Rev 9 Allen Wirfs-Brock" w:date="2012-07-02T19:43:00Z">
        <w:r>
          <w:t xml:space="preserve">the </w:t>
        </w:r>
        <w:r>
          <w:rPr>
            <w:rFonts w:cs="Arial"/>
          </w:rPr>
          <w:t xml:space="preserve">MV of </w:t>
        </w:r>
        <w:r w:rsidRPr="00255A87">
          <w:rPr>
            <w:rStyle w:val="bnf"/>
          </w:rPr>
          <w:t>HexDigit</w:t>
        </w:r>
      </w:ins>
      <w:ins w:id="1794" w:author="Rev 9 Allen Wirfs-Brock" w:date="2012-07-06T12:12:00Z">
        <w:r w:rsidR="00355D90">
          <w:rPr>
            <w:rStyle w:val="bnf"/>
          </w:rPr>
          <w:t>s</w:t>
        </w:r>
      </w:ins>
      <w:ins w:id="1795" w:author="Rev 9 Allen Wirfs-Brock" w:date="2012-07-02T19:43:00Z">
        <w:r w:rsidRPr="007F2AF2">
          <w:rPr>
            <w:rFonts w:ascii="Times New Roman" w:hAnsi="Times New Roman"/>
            <w:i/>
          </w:rPr>
          <w:t xml:space="preserve"> </w:t>
        </w:r>
      </w:ins>
      <w:ins w:id="1796" w:author="Rev 9 Allen Wirfs-Brock" w:date="2012-07-02T19:45:00Z">
        <w:r>
          <w:t xml:space="preserve">&gt; </w:t>
        </w:r>
        <w:r w:rsidRPr="00255A87">
          <w:rPr>
            <w:rFonts w:ascii="Times New Roman" w:hAnsi="Times New Roman"/>
          </w:rPr>
          <w:t>1</w:t>
        </w:r>
      </w:ins>
      <w:ins w:id="1797" w:author="Rev 9 Allen Wirfs-Brock" w:date="2012-07-06T12:12:00Z">
        <w:r w:rsidR="00355D90">
          <w:rPr>
            <w:rFonts w:ascii="Times New Roman" w:hAnsi="Times New Roman"/>
          </w:rPr>
          <w:t>114111</w:t>
        </w:r>
      </w:ins>
      <w:ins w:id="1798" w:author="Rev 9 Allen Wirfs-Brock" w:date="2012-07-02T19:41:00Z">
        <w:r>
          <w:rPr>
            <w:rStyle w:val="bnf"/>
            <w:rFonts w:ascii="Arial" w:hAnsi="Arial" w:cs="Arial"/>
            <w:i w:val="0"/>
          </w:rPr>
          <w:t>.</w:t>
        </w:r>
        <w:r w:rsidRPr="00E77497">
          <w:rPr>
            <w:rFonts w:ascii="Courier New" w:hAnsi="Courier New" w:cs="Courier New"/>
            <w:b/>
            <w:iCs/>
          </w:rPr>
          <w:t xml:space="preserve"> </w:t>
        </w:r>
      </w:ins>
    </w:p>
    <w:p w:rsidR="008F08B3" w:rsidRPr="00E77497" w:rsidRDefault="008F08B3" w:rsidP="008F08B3">
      <w:pPr>
        <w:rPr>
          <w:ins w:id="1799" w:author="Rev 8 Allen Wirfs-Brock" w:date="2012-05-10T17:56:00Z"/>
          <w:rFonts w:ascii="Helvetica" w:hAnsi="Helvetica"/>
          <w:b/>
        </w:rPr>
      </w:pPr>
      <w:ins w:id="1800" w:author="Rev 8 Allen Wirfs-Brock" w:date="2012-05-10T17:56:00Z">
        <w:r w:rsidRPr="00E77497">
          <w:rPr>
            <w:rFonts w:ascii="Helvetica" w:hAnsi="Helvetica"/>
            <w:b/>
          </w:rPr>
          <w:t xml:space="preserve">Static </w:t>
        </w:r>
      </w:ins>
      <w:r w:rsidRPr="00E77497">
        <w:rPr>
          <w:rFonts w:ascii="Helvetica" w:hAnsi="Helvetica"/>
          <w:b/>
        </w:rPr>
        <w:t>Semantics</w:t>
      </w:r>
      <w:ins w:id="1801" w:author="Rev 8 Allen Wirfs-Brock" w:date="2012-05-10T17:56:00Z">
        <w:r w:rsidRPr="00E77497">
          <w:rPr>
            <w:rFonts w:ascii="Helvetica" w:hAnsi="Helvetica"/>
            <w:b/>
          </w:rPr>
          <w:t xml:space="preserve">:  </w:t>
        </w:r>
      </w:ins>
      <w:ins w:id="1802" w:author="Rev 8 Allen Wirfs-Brock" w:date="2012-05-10T17:57:00Z">
        <w:r>
          <w:rPr>
            <w:rStyle w:val="bnf"/>
            <w:rFonts w:ascii="Helvetica" w:hAnsi="Helvetica"/>
            <w:b/>
            <w:i w:val="0"/>
          </w:rPr>
          <w:t>SV’s and CV’s</w:t>
        </w:r>
      </w:ins>
    </w:p>
    <w:p w:rsidR="004C02EF" w:rsidRPr="00E77497" w:rsidRDefault="004C02EF" w:rsidP="004C02EF">
      <w:r w:rsidRPr="00E77497">
        <w:t xml:space="preserve">A string literal stands for a value of the String type. The String value (SV) of the literal is described in terms of </w:t>
      </w:r>
      <w:del w:id="1803" w:author="Rev 9 Allen Wirfs-Brock" w:date="2012-07-02T09:24:00Z">
        <w:r w:rsidRPr="00E77497" w:rsidDel="00DF1BCC">
          <w:delText xml:space="preserve">character </w:delText>
        </w:r>
      </w:del>
      <w:ins w:id="1804" w:author="Rev 9 Allen Wirfs-Brock" w:date="2012-07-02T09:24:00Z">
        <w:r w:rsidR="00DF1BCC">
          <w:t>code unit</w:t>
        </w:r>
        <w:r w:rsidR="00DF1BCC" w:rsidRPr="00E77497">
          <w:t xml:space="preserve"> </w:t>
        </w:r>
      </w:ins>
      <w:r w:rsidRPr="00E77497">
        <w:t xml:space="preserve">values (CV) contributed by the various parts of the string literal. As part of this process, some </w:t>
      </w:r>
      <w:ins w:id="1805" w:author="Rev 9 Allen Wirfs-Brock" w:date="2012-07-07T10:07:00Z">
        <w:r w:rsidR="00F55BFC">
          <w:t xml:space="preserve">Unicode </w:t>
        </w:r>
      </w:ins>
      <w:r w:rsidRPr="00E77497">
        <w:t>characters within the string literal are interpreted as having a mathematical value (MV), as described below or in 7.8.3.</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del w:id="1806" w:author="Rev 9 Allen Wirfs-Brock" w:date="2012-07-02T09:25:00Z">
        <w:r w:rsidRPr="00E77497" w:rsidDel="009975C2">
          <w:rPr>
            <w:rFonts w:ascii="Arial" w:hAnsi="Arial"/>
          </w:rPr>
          <w:delText xml:space="preserve">character </w:delText>
        </w:r>
      </w:del>
      <w:ins w:id="1807" w:author="Rev 9 Allen Wirfs-Brock" w:date="2012-07-02T09:25:00Z">
        <w:r w:rsidR="009975C2">
          <w:rPr>
            <w:rFonts w:ascii="Arial" w:hAnsi="Arial"/>
          </w:rPr>
          <w:t>code unit</w:t>
        </w:r>
        <w:r w:rsidR="009975C2" w:rsidRPr="00E77497">
          <w:rPr>
            <w:rFonts w:ascii="Arial" w:hAnsi="Arial"/>
          </w:rPr>
          <w:t xml:space="preserve"> </w:t>
        </w:r>
      </w:ins>
      <w:r w:rsidRPr="00E77497">
        <w:rPr>
          <w:rFonts w:ascii="Arial" w:hAnsi="Arial"/>
        </w:rPr>
        <w:t>sequence.</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ins w:id="1808" w:author="Rev 9 Allen Wirfs-Brock" w:date="2012-07-02T09:25:00Z">
        <w:r w:rsidR="009975C2">
          <w:rPr>
            <w:rFonts w:ascii="Arial" w:hAnsi="Arial"/>
          </w:rPr>
          <w:t>code unit</w:t>
        </w:r>
        <w:r w:rsidR="009975C2" w:rsidRPr="00E77497">
          <w:rPr>
            <w:rFonts w:ascii="Arial" w:hAnsi="Arial"/>
          </w:rPr>
          <w:t xml:space="preserve"> </w:t>
        </w:r>
      </w:ins>
      <w:del w:id="1809" w:author="Rev 9 Allen Wirfs-Brock" w:date="2012-07-02T09:25:00Z">
        <w:r w:rsidRPr="00E77497" w:rsidDel="009975C2">
          <w:rPr>
            <w:rFonts w:ascii="Arial" w:hAnsi="Arial"/>
          </w:rPr>
          <w:delText xml:space="preserve">character </w:delText>
        </w:r>
      </w:del>
      <w:r w:rsidRPr="00E77497">
        <w:rPr>
          <w:rFonts w:ascii="Arial" w:hAnsi="Arial"/>
        </w:rPr>
        <w:t>sequence.</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ins w:id="1810" w:author="Rev 9 Allen Wirfs-Brock" w:date="2012-07-02T09:26:00Z">
        <w:r w:rsidR="009975C2">
          <w:rPr>
            <w:rFonts w:ascii="Arial" w:hAnsi="Arial" w:cs="Arial"/>
          </w:rPr>
          <w:t xml:space="preserve"> or two</w:t>
        </w:r>
      </w:ins>
      <w:r w:rsidRPr="00E77497">
        <w:rPr>
          <w:rFonts w:ascii="Arial" w:hAnsi="Arial" w:cs="Arial"/>
        </w:rPr>
        <w:t xml:space="preserve"> </w:t>
      </w:r>
      <w:ins w:id="1811" w:author="Rev 9 Allen Wirfs-Brock" w:date="2012-07-02T09:25:00Z">
        <w:r w:rsidR="009975C2">
          <w:rPr>
            <w:rFonts w:ascii="Arial" w:hAnsi="Arial"/>
          </w:rPr>
          <w:t>code units</w:t>
        </w:r>
      </w:ins>
      <w:ins w:id="1812" w:author="Rev 9 Allen Wirfs-Brock" w:date="2012-07-02T09:27:00Z">
        <w:r w:rsidR="009975C2">
          <w:rPr>
            <w:rFonts w:ascii="Arial" w:hAnsi="Arial"/>
          </w:rPr>
          <w:t xml:space="preserve"> that i</w:t>
        </w:r>
      </w:ins>
      <w:del w:id="1813" w:author="Rev 9 Allen Wirfs-Brock" w:date="2012-07-02T09:25:00Z">
        <w:r w:rsidRPr="00E77497" w:rsidDel="009975C2">
          <w:rPr>
            <w:rFonts w:ascii="Arial" w:hAnsi="Arial" w:cs="Arial"/>
          </w:rPr>
          <w:delText>character</w:delText>
        </w:r>
      </w:del>
      <w:ins w:id="1814" w:author="Rev 9 Allen Wirfs-Brock" w:date="2012-07-02T09:29:00Z">
        <w:r w:rsidR="009975C2">
          <w:rPr>
            <w:rFonts w:ascii="Arial" w:hAnsi="Arial" w:cs="Arial"/>
          </w:rPr>
          <w:t>s</w:t>
        </w:r>
      </w:ins>
      <w:del w:id="1815" w:author="Rev 9 Allen Wirfs-Brock" w:date="2012-07-02T09:29:00Z">
        <w:r w:rsidRPr="00E77497" w:rsidDel="009975C2">
          <w:rPr>
            <w:rFonts w:ascii="Arial" w:hAnsi="Arial" w:cs="Arial"/>
          </w:rPr>
          <w:delText>,</w:delText>
        </w:r>
      </w:del>
      <w:r w:rsidRPr="00E77497">
        <w:rPr>
          <w:rFonts w:ascii="Arial" w:hAnsi="Arial" w:cs="Arial"/>
        </w:rPr>
        <w:t xml:space="preserve"> the CV of </w:t>
      </w:r>
      <w:r w:rsidRPr="00E77497">
        <w:rPr>
          <w:i/>
        </w:rPr>
        <w:t>DoubleStringCharacter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 xml:space="preserve">is a sequence of </w:t>
      </w:r>
      <w:ins w:id="1816" w:author="Rev 9 Allen Wirfs-Brock" w:date="2012-07-02T09:27:00Z">
        <w:r w:rsidR="009975C2" w:rsidRPr="00E77497">
          <w:rPr>
            <w:rFonts w:ascii="Arial" w:hAnsi="Arial" w:cs="Arial"/>
          </w:rPr>
          <w:t>one</w:t>
        </w:r>
        <w:r w:rsidR="009975C2">
          <w:rPr>
            <w:rFonts w:ascii="Arial" w:hAnsi="Arial" w:cs="Arial"/>
          </w:rPr>
          <w:t xml:space="preserve"> or two</w:t>
        </w:r>
        <w:r w:rsidR="009975C2" w:rsidRPr="00E77497">
          <w:rPr>
            <w:rFonts w:ascii="Arial" w:hAnsi="Arial" w:cs="Arial"/>
          </w:rPr>
          <w:t xml:space="preserve"> </w:t>
        </w:r>
        <w:r w:rsidR="009975C2">
          <w:rPr>
            <w:rFonts w:ascii="Arial" w:hAnsi="Arial"/>
          </w:rPr>
          <w:t xml:space="preserve">code units that is </w:t>
        </w:r>
      </w:ins>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ins w:id="1817" w:author="Rev 9 Allen Wirfs-Brock" w:date="2012-07-02T09:27:00Z">
        <w:r w:rsidR="009975C2">
          <w:rPr>
            <w:rFonts w:ascii="Arial" w:hAnsi="Arial"/>
          </w:rPr>
          <w:t xml:space="preserve">code units </w:t>
        </w:r>
      </w:ins>
      <w:del w:id="1818" w:author="Rev 9 Allen Wirfs-Brock" w:date="2012-07-02T09:27:00Z">
        <w:r w:rsidRPr="00E77497" w:rsidDel="009975C2">
          <w:rPr>
            <w:rFonts w:ascii="Arial" w:hAnsi="Arial" w:cs="Arial"/>
          </w:rPr>
          <w:delText xml:space="preserve">characters </w:delText>
        </w:r>
      </w:del>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ins w:id="1819" w:author="Rev 9 Allen Wirfs-Brock" w:date="2012-07-02T09:28:00Z">
        <w:r w:rsidR="009975C2">
          <w:rPr>
            <w:rFonts w:ascii="Arial" w:hAnsi="Arial" w:cs="Arial"/>
          </w:rPr>
          <w:t>or two</w:t>
        </w:r>
        <w:r w:rsidR="009975C2" w:rsidRPr="00E77497">
          <w:rPr>
            <w:rFonts w:ascii="Arial" w:hAnsi="Arial" w:cs="Arial"/>
          </w:rPr>
          <w:t xml:space="preserve"> </w:t>
        </w:r>
        <w:r w:rsidR="009975C2">
          <w:rPr>
            <w:rFonts w:ascii="Arial" w:hAnsi="Arial"/>
          </w:rPr>
          <w:t>code units that is</w:t>
        </w:r>
      </w:ins>
      <w:del w:id="1820" w:author="Rev 9 Allen Wirfs-Brock" w:date="2012-07-02T09:28:00Z">
        <w:r w:rsidRPr="00E77497" w:rsidDel="009975C2">
          <w:rPr>
            <w:rFonts w:ascii="Arial" w:hAnsi="Arial" w:cs="Arial"/>
          </w:rPr>
          <w:delText>character,</w:delText>
        </w:r>
      </w:del>
      <w:r w:rsidRPr="00E77497">
        <w:rPr>
          <w:rFonts w:ascii="Arial" w:hAnsi="Arial" w:cs="Arial"/>
        </w:rPr>
        <w:t xml:space="preserve"> the CV of</w:t>
      </w:r>
      <w:r w:rsidRPr="00E77497">
        <w:t xml:space="preserve"> </w:t>
      </w:r>
      <w:r w:rsidRPr="00E77497">
        <w:rPr>
          <w:i/>
        </w:rPr>
        <w:t>SingleStringCharacter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ins w:id="1821" w:author="Rev 9 Allen Wirfs-Brock" w:date="2012-07-02T09:30:00Z">
        <w:r w:rsidR="009975C2">
          <w:rPr>
            <w:rFonts w:ascii="Arial" w:hAnsi="Arial" w:cs="Arial"/>
          </w:rPr>
          <w:t xml:space="preserve"> one or two</w:t>
        </w:r>
        <w:r w:rsidR="009975C2" w:rsidRPr="00E77497">
          <w:rPr>
            <w:rFonts w:ascii="Arial" w:hAnsi="Arial" w:cs="Arial"/>
          </w:rPr>
          <w:t xml:space="preserve"> </w:t>
        </w:r>
        <w:r w:rsidR="009975C2">
          <w:rPr>
            <w:rFonts w:ascii="Arial" w:hAnsi="Arial"/>
          </w:rPr>
          <w:t>code units that is</w:t>
        </w:r>
      </w:ins>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ins w:id="1822" w:author="Rev 9 Allen Wirfs-Brock" w:date="2012-07-02T09:30:00Z">
        <w:r w:rsidR="009975C2">
          <w:rPr>
            <w:rFonts w:ascii="Arial" w:hAnsi="Arial"/>
          </w:rPr>
          <w:t>code units</w:t>
        </w:r>
        <w:r w:rsidR="009975C2" w:rsidRPr="00675B74" w:rsidDel="009975C2">
          <w:rPr>
            <w:rFonts w:ascii="Arial" w:hAnsi="Arial" w:cs="Arial"/>
          </w:rPr>
          <w:t xml:space="preserve"> </w:t>
        </w:r>
      </w:ins>
      <w:del w:id="1823" w:author="Rev 9 Allen Wirfs-Brock" w:date="2012-07-02T09:30:00Z">
        <w:r w:rsidRPr="00675B74" w:rsidDel="009975C2">
          <w:rPr>
            <w:rFonts w:ascii="Arial" w:hAnsi="Arial" w:cs="Arial"/>
          </w:rPr>
          <w:delText xml:space="preserve">characters </w:delText>
        </w:r>
      </w:del>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ins w:id="1824" w:author="Rev 9 Allen Wirfs-Brock" w:date="2012-07-02T09:30:00Z">
        <w:r w:rsidR="009975C2">
          <w:rPr>
            <w:rFonts w:ascii="Arial" w:hAnsi="Arial"/>
          </w:rPr>
          <w:t>code unit</w:t>
        </w:r>
        <w:r w:rsidR="009975C2" w:rsidRPr="00E77497" w:rsidDel="009975C2">
          <w:rPr>
            <w:rFonts w:ascii="Arial" w:hAnsi="Arial"/>
          </w:rPr>
          <w:t xml:space="preserve"> </w:t>
        </w:r>
      </w:ins>
      <w:del w:id="1825" w:author="Rev 9 Allen Wirfs-Brock" w:date="2012-07-02T09:30:00Z">
        <w:r w:rsidRPr="00E77497" w:rsidDel="009975C2">
          <w:rPr>
            <w:rFonts w:ascii="Arial" w:hAnsi="Arial"/>
          </w:rPr>
          <w:delText xml:space="preserve">character </w:delText>
        </w:r>
      </w:del>
      <w:r w:rsidRPr="00E77497">
        <w:rPr>
          <w:rFonts w:ascii="Arial" w:hAnsi="Arial"/>
        </w:rPr>
        <w:t>sequence.</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26" w:author="Rev 9 Allen Wirfs-Brock" w:date="2012-07-02T09:32:00Z">
        <w:r w:rsidR="009975C2" w:rsidRPr="009975C2">
          <w:rPr>
            <w:rFonts w:ascii="Arial" w:hAnsi="Arial"/>
          </w:rPr>
          <w:t xml:space="preserve"> </w:t>
        </w:r>
      </w:ins>
      <w:ins w:id="1827" w:author="Rev 9 Allen Wirfs-Brock" w:date="2012-07-06T11:01:00Z">
        <w:r w:rsidR="00320450" w:rsidRPr="00665EB3">
          <w:t>UTF</w:t>
        </w:r>
        <w:r w:rsidR="00320450">
          <w:t>-</w:t>
        </w:r>
        <w:r w:rsidR="00320450" w:rsidRPr="00665EB3">
          <w:t>16 Encoding</w:t>
        </w:r>
        <w:r w:rsidR="00320450">
          <w:rPr>
            <w:rFonts w:ascii="Arial" w:hAnsi="Arial" w:cs="Arial"/>
          </w:rPr>
          <w:t xml:space="preserve"> (clause 6) </w:t>
        </w:r>
      </w:ins>
      <w:del w:id="1828" w:author="Rev 9 Allen Wirfs-Brock" w:date="2012-07-06T11:01:00Z">
        <w:r w:rsidRPr="00E77497" w:rsidDel="00320450">
          <w:rPr>
            <w:i/>
          </w:rPr>
          <w:delText xml:space="preserve"> SourceCharacter</w:delText>
        </w:r>
        <w:r w:rsidRPr="00E77497" w:rsidDel="00320450">
          <w:delText xml:space="preserve"> </w:delText>
        </w:r>
      </w:del>
      <w:del w:id="1829" w:author="Rev 9 Allen Wirfs-Brock" w:date="2012-07-02T09:31:00Z">
        <w:r w:rsidRPr="00E77497" w:rsidDel="009975C2">
          <w:rPr>
            <w:rFonts w:ascii="Arial" w:hAnsi="Arial" w:cs="Arial"/>
          </w:rPr>
          <w:delText xml:space="preserve">character </w:delText>
        </w:r>
      </w:del>
      <w:del w:id="1830" w:author="Rev 9 Allen Wirfs-Brock" w:date="2012-07-02T09:32:00Z">
        <w:r w:rsidRPr="00E77497" w:rsidDel="009975C2">
          <w:rPr>
            <w:rFonts w:ascii="Arial" w:hAnsi="Arial" w:cs="Arial"/>
          </w:rPr>
          <w:delText>itself</w:delText>
        </w:r>
      </w:del>
      <w:del w:id="1831" w:author="Rev 9 Allen Wirfs-Brock" w:date="2012-07-06T11:01:00Z">
        <w:r w:rsidRPr="00E77497" w:rsidDel="00320450">
          <w:rPr>
            <w:rFonts w:ascii="Arial" w:hAnsi="Arial" w:cs="Arial"/>
          </w:rPr>
          <w:delText>.</w:delText>
        </w:r>
      </w:del>
      <w:ins w:id="1832" w:author="Rev 9 Allen Wirfs-Brock" w:date="2012-07-02T09:42:00Z">
        <w:r w:rsidR="0056346D">
          <w:rPr>
            <w:rFonts w:ascii="Arial" w:hAnsi="Arial" w:cs="Arial"/>
          </w:rPr>
          <w:t>of</w:t>
        </w:r>
      </w:ins>
      <w:ins w:id="1833" w:author="Rev 9 Allen Wirfs-Brock" w:date="2012-07-06T11:26:00Z">
        <w:r w:rsidR="00854991" w:rsidRPr="00854991">
          <w:rPr>
            <w:rFonts w:ascii="Arial" w:hAnsi="Arial" w:cs="Arial"/>
          </w:rPr>
          <w:t xml:space="preserve"> </w:t>
        </w:r>
        <w:r w:rsidR="00854991">
          <w:rPr>
            <w:rFonts w:ascii="Arial" w:hAnsi="Arial" w:cs="Arial"/>
          </w:rPr>
          <w:t>the code point value of</w:t>
        </w:r>
      </w:ins>
      <w:ins w:id="1834" w:author="Rev 9 Allen Wirfs-Brock" w:date="2012-07-02T09:42:00Z">
        <w:r w:rsidR="0056346D">
          <w:rPr>
            <w:rFonts w:ascii="Arial" w:hAnsi="Arial" w:cs="Arial"/>
          </w:rPr>
          <w:t xml:space="preserve"> </w:t>
        </w:r>
        <w:r w:rsidR="0056346D" w:rsidRPr="00E77497">
          <w:rPr>
            <w:i/>
          </w:rPr>
          <w:t>SourceCharacter</w:t>
        </w:r>
        <w:r w:rsidR="0056346D">
          <w:rPr>
            <w:rFonts w:ascii="Arial" w:hAnsi="Arial" w:cs="Arial"/>
          </w:rPr>
          <w:t>.</w:t>
        </w:r>
      </w:ins>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35" w:author="Rev 9 Allen Wirfs-Brock" w:date="2012-07-02T09:45:00Z">
        <w:r w:rsidR="0056346D" w:rsidRPr="0056346D">
          <w:rPr>
            <w:rFonts w:ascii="Arial" w:hAnsi="Arial"/>
          </w:rPr>
          <w:t xml:space="preserve"> </w:t>
        </w:r>
      </w:ins>
      <w:ins w:id="1836" w:author="Rev 9 Allen Wirfs-Brock" w:date="2012-07-06T11:02:00Z">
        <w:r w:rsidR="00320450" w:rsidRPr="00665EB3">
          <w:t>UTF</w:t>
        </w:r>
        <w:r w:rsidR="00320450">
          <w:t>-</w:t>
        </w:r>
        <w:r w:rsidR="00320450" w:rsidRPr="00665EB3">
          <w:t>16 Encoding</w:t>
        </w:r>
        <w:r w:rsidR="00320450">
          <w:rPr>
            <w:rFonts w:ascii="Arial" w:hAnsi="Arial" w:cs="Arial"/>
          </w:rPr>
          <w:t xml:space="preserve"> (clause 6) of </w:t>
        </w:r>
      </w:ins>
      <w:ins w:id="1837" w:author="Rev 9 Allen Wirfs-Brock" w:date="2012-07-06T11:23:00Z">
        <w:r w:rsidR="00854991">
          <w:rPr>
            <w:rFonts w:ascii="Arial" w:hAnsi="Arial" w:cs="Arial"/>
          </w:rPr>
          <w:t>the code point value of</w:t>
        </w:r>
      </w:ins>
      <w:r w:rsidRPr="00E77497">
        <w:rPr>
          <w:i/>
        </w:rPr>
        <w:t xml:space="preserve"> SourceCharacter</w:t>
      </w:r>
      <w:r w:rsidRPr="00E77497">
        <w:t xml:space="preserve"> </w:t>
      </w:r>
      <w:del w:id="1838" w:author="Rev 9 Allen Wirfs-Brock" w:date="2012-07-02T09:45:00Z">
        <w:r w:rsidRPr="00E77497" w:rsidDel="0056346D">
          <w:rPr>
            <w:rFonts w:ascii="Arial" w:hAnsi="Arial" w:cs="Arial"/>
          </w:rPr>
          <w:delText>character itself</w:delText>
        </w:r>
      </w:del>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del w:id="1839" w:author="Rev 9 Allen Wirfs-Brock" w:date="2012-07-02T09:47:00Z">
        <w:r w:rsidRPr="00E77497" w:rsidDel="0056346D">
          <w:rPr>
            <w:rFonts w:ascii="Arial" w:hAnsi="Arial" w:cs="Arial"/>
          </w:rPr>
          <w:delText>a &lt;NUL&gt; character</w:delText>
        </w:r>
      </w:del>
      <w:ins w:id="1840" w:author="Rev 9 Allen Wirfs-Brock" w:date="2012-07-02T09:47:00Z">
        <w:r w:rsidR="0056346D">
          <w:rPr>
            <w:rFonts w:ascii="Arial" w:hAnsi="Arial" w:cs="Arial"/>
          </w:rPr>
          <w:t xml:space="preserve">the code unit value </w:t>
        </w:r>
        <w:r w:rsidR="0056346D" w:rsidRPr="0056346D">
          <w:t>0</w:t>
        </w:r>
        <w:r w:rsidR="0056346D">
          <w:rPr>
            <w:rFonts w:ascii="Arial" w:hAnsi="Arial" w:cs="Arial"/>
          </w:rPr>
          <w:t>.</w:t>
        </w:r>
      </w:ins>
      <w:r w:rsidRPr="00E77497">
        <w:rPr>
          <w:rFonts w:ascii="Arial" w:hAnsi="Arial" w:cs="Arial"/>
        </w:rPr>
        <w:t xml:space="preserve"> </w:t>
      </w:r>
      <w:del w:id="1841" w:author="Rev 9 Allen Wirfs-Brock" w:date="2012-07-02T09:48:00Z">
        <w:r w:rsidRPr="00E77497" w:rsidDel="0056346D">
          <w:rPr>
            <w:rFonts w:ascii="Arial" w:hAnsi="Arial" w:cs="Arial"/>
          </w:rPr>
          <w:delText>(Unicode value 0000).</w:delText>
        </w:r>
      </w:del>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 xml:space="preserve">according to </w:t>
      </w:r>
      <w:ins w:id="1842" w:author="Rev 8 Allen Wirfs-Brock" w:date="2012-06-13T12:24:00Z">
        <w:r w:rsidR="00386630">
          <w:rPr>
            <w:rFonts w:ascii="Arial" w:hAnsi="Arial" w:cs="Arial"/>
          </w:rPr>
          <w:fldChar w:fldCharType="begin"/>
        </w:r>
        <w:r w:rsidR="00386630">
          <w:rPr>
            <w:rFonts w:ascii="Arial" w:hAnsi="Arial" w:cs="Arial"/>
          </w:rPr>
          <w:instrText xml:space="preserve"> REF _Ref327353613 \h </w:instrText>
        </w:r>
      </w:ins>
      <w:r w:rsidR="00386630">
        <w:rPr>
          <w:rFonts w:ascii="Arial" w:hAnsi="Arial" w:cs="Arial"/>
        </w:rPr>
        <w:instrText xml:space="preserve"> \* MERGEFORMAT </w:instrText>
      </w:r>
      <w:r w:rsidR="00386630">
        <w:rPr>
          <w:rFonts w:ascii="Arial" w:hAnsi="Arial" w:cs="Arial"/>
        </w:rPr>
      </w:r>
      <w:r w:rsidR="00386630">
        <w:rPr>
          <w:rFonts w:ascii="Arial" w:hAnsi="Arial" w:cs="Arial"/>
        </w:rPr>
        <w:fldChar w:fldCharType="separate"/>
      </w:r>
      <w:ins w:id="1843" w:author="Rev 10 Allen Wirfs-Brock" w:date="2012-09-27T11:54:00Z">
        <w:r w:rsidR="00AE6982" w:rsidRPr="005D449B">
          <w:rPr>
            <w:rFonts w:ascii="Arial" w:hAnsi="Arial" w:cs="Arial"/>
          </w:rPr>
          <w:t>Table 4</w:t>
        </w:r>
      </w:ins>
      <w:ins w:id="1844" w:author="Rev 8 Allen Wirfs-Brock" w:date="2012-06-15T19:42:00Z">
        <w:del w:id="1845" w:author="Rev 10 Allen Wirfs-Brock" w:date="2012-09-27T11:49:00Z">
          <w:r w:rsidR="00606E07" w:rsidRPr="008B444E" w:rsidDel="00AE6982">
            <w:rPr>
              <w:rFonts w:ascii="Arial" w:hAnsi="Arial" w:cs="Arial"/>
            </w:rPr>
            <w:delText>Table 4</w:delText>
          </w:r>
        </w:del>
      </w:ins>
      <w:ins w:id="1846" w:author="Rev 8 Allen Wirfs-Brock" w:date="2012-06-13T12:24:00Z">
        <w:r w:rsidR="00386630">
          <w:rPr>
            <w:rFonts w:ascii="Arial" w:hAnsi="Arial" w:cs="Arial"/>
          </w:rPr>
          <w:fldChar w:fldCharType="end"/>
        </w:r>
      </w:ins>
      <w:r w:rsidRPr="00E77497">
        <w:rPr>
          <w:rFonts w:ascii="Arial" w:hAnsi="Arial" w:cs="Arial"/>
        </w:rPr>
        <w:t>:</w:t>
      </w:r>
    </w:p>
    <w:p w:rsidR="004C02EF" w:rsidRPr="00E77497" w:rsidRDefault="00386630" w:rsidP="00AA1FF6">
      <w:pPr>
        <w:pStyle w:val="Tabletitle"/>
      </w:pPr>
      <w:bookmarkStart w:id="1847" w:name="_Ref327353613"/>
      <w:ins w:id="1848" w:author="Rev 8 Allen Wirfs-Brock" w:date="2012-06-13T12:24:00Z">
        <w:r>
          <w:t xml:space="preserve">Table </w:t>
        </w:r>
        <w:r>
          <w:fldChar w:fldCharType="begin"/>
        </w:r>
        <w:r>
          <w:instrText xml:space="preserve"> SEQ Table \* ARABIC </w:instrText>
        </w:r>
      </w:ins>
      <w:r>
        <w:fldChar w:fldCharType="separate"/>
      </w:r>
      <w:ins w:id="1849" w:author="Rev 11 Allen Wirfs-Brock" w:date="2012-10-09T13:03:00Z">
        <w:r w:rsidR="00BD246C">
          <w:rPr>
            <w:noProof/>
          </w:rPr>
          <w:t>4</w:t>
        </w:r>
      </w:ins>
      <w:ins w:id="1850" w:author="Rev 8 Allen Wirfs-Brock" w:date="2012-06-13T12:24:00Z">
        <w:r>
          <w:fldChar w:fldCharType="end"/>
        </w:r>
      </w:ins>
      <w:bookmarkEnd w:id="1847"/>
      <w:r w:rsidR="004C02EF" w:rsidRPr="00E77497">
        <w:t xml:space="preserve"> —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4C02EF" w:rsidRPr="00E77497" w:rsidTr="005D449B">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rsidTr="005D449B">
        <w:trPr>
          <w:jc w:val="center"/>
        </w:trPr>
        <w:tc>
          <w:tcPr>
            <w:tcW w:w="2198" w:type="dxa"/>
            <w:tcBorders>
              <w:left w:val="single" w:sz="6" w:space="0" w:color="000000"/>
            </w:tcBorders>
          </w:tcPr>
          <w:p w:rsidR="004C02EF" w:rsidRPr="00E77497" w:rsidRDefault="004C02EF" w:rsidP="003A4B22">
            <w:pPr>
              <w:keepNext/>
              <w:spacing w:after="60"/>
              <w:jc w:val="center"/>
            </w:pPr>
            <w:r w:rsidRPr="00E77497">
              <w:rPr>
                <w:rFonts w:ascii="Courier New" w:hAnsi="Courier New"/>
                <w:b/>
              </w:rPr>
              <w:t>\b</w:t>
            </w:r>
          </w:p>
        </w:tc>
        <w:tc>
          <w:tcPr>
            <w:tcW w:w="2160" w:type="dxa"/>
          </w:tcPr>
          <w:p w:rsidR="004C02EF" w:rsidRPr="00E77497" w:rsidRDefault="004C02EF" w:rsidP="003A4B22">
            <w:pPr>
              <w:keepNext/>
              <w:spacing w:after="60"/>
            </w:pPr>
            <w:del w:id="1851" w:author="Rev 9 Allen Wirfs-Brock" w:date="2012-07-02T09:48:00Z">
              <w:r w:rsidRPr="00E77497" w:rsidDel="0056346D">
                <w:rPr>
                  <w:rFonts w:ascii="Courier New" w:hAnsi="Courier New"/>
                  <w:b/>
                </w:rPr>
                <w:delText>\u000</w:delText>
              </w:r>
            </w:del>
            <w:ins w:id="1852" w:author="Rev 9 Allen Wirfs-Brock" w:date="2012-07-02T09:48:00Z">
              <w:r w:rsidR="0056346D">
                <w:rPr>
                  <w:rFonts w:ascii="Courier New" w:hAnsi="Courier New"/>
                  <w:b/>
                </w:rPr>
                <w:t>0x</w:t>
              </w:r>
            </w:ins>
            <w:ins w:id="1853" w:author="Rev 10 Allen Wirfs-Brock" w:date="2012-08-14T16:56:00Z">
              <w:r w:rsidR="0053000C">
                <w:rPr>
                  <w:rFonts w:ascii="Courier New" w:hAnsi="Courier New"/>
                  <w:b/>
                </w:rPr>
                <w:t>000</w:t>
              </w:r>
            </w:ins>
            <w:r w:rsidRPr="00E77497">
              <w:rPr>
                <w:rFonts w:ascii="Courier New" w:hAnsi="Courier New"/>
                <w:b/>
              </w:rPr>
              <w:t>8</w:t>
            </w:r>
          </w:p>
        </w:tc>
        <w:tc>
          <w:tcPr>
            <w:tcW w:w="2148" w:type="dxa"/>
          </w:tcPr>
          <w:p w:rsidR="004C02EF" w:rsidRPr="00E77497" w:rsidRDefault="004C02EF" w:rsidP="003A4B22">
            <w:pPr>
              <w:keepNext/>
              <w:spacing w:after="60"/>
            </w:pPr>
            <w:r w:rsidRPr="00E77497">
              <w:t>backspace</w:t>
            </w:r>
          </w:p>
        </w:tc>
        <w:tc>
          <w:tcPr>
            <w:tcW w:w="1264" w:type="dxa"/>
            <w:tcBorders>
              <w:right w:val="single" w:sz="6" w:space="0" w:color="000000"/>
            </w:tcBorders>
          </w:tcPr>
          <w:p w:rsidR="004C02EF" w:rsidRPr="00E77497" w:rsidRDefault="004C02EF" w:rsidP="003A4B22">
            <w:pPr>
              <w:keepNext/>
              <w:spacing w:after="60"/>
            </w:pPr>
            <w:r w:rsidRPr="00E77497">
              <w:t>&lt;BS&gt;</w:t>
            </w:r>
          </w:p>
        </w:tc>
      </w:tr>
      <w:tr w:rsidR="004C02EF" w:rsidRPr="00E77497" w:rsidTr="005D449B">
        <w:trPr>
          <w:jc w:val="center"/>
        </w:trPr>
        <w:tc>
          <w:tcPr>
            <w:tcW w:w="2198" w:type="dxa"/>
            <w:tcBorders>
              <w:left w:val="single" w:sz="6" w:space="0" w:color="000000"/>
            </w:tcBorders>
          </w:tcPr>
          <w:p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
          <w:p w:rsidR="004C02EF" w:rsidRPr="00E77497" w:rsidRDefault="004C02EF" w:rsidP="003A4B22">
            <w:pPr>
              <w:keepNext/>
              <w:spacing w:after="60"/>
              <w:rPr>
                <w:rFonts w:ascii="Courier" w:hAnsi="Courier"/>
                <w:b/>
              </w:rPr>
            </w:pPr>
            <w:del w:id="1854" w:author="Rev 9 Allen Wirfs-Brock" w:date="2012-07-02T09:49:00Z">
              <w:r w:rsidRPr="00E77497" w:rsidDel="0056346D">
                <w:rPr>
                  <w:rFonts w:ascii="Courier New" w:hAnsi="Courier New"/>
                  <w:b/>
                </w:rPr>
                <w:delText>\u000</w:delText>
              </w:r>
            </w:del>
            <w:ins w:id="1855" w:author="Rev 9 Allen Wirfs-Brock" w:date="2012-07-02T09:49:00Z">
              <w:r w:rsidR="0056346D">
                <w:rPr>
                  <w:rFonts w:ascii="Courier New" w:hAnsi="Courier New"/>
                  <w:b/>
                </w:rPr>
                <w:t>0x</w:t>
              </w:r>
            </w:ins>
            <w:ins w:id="1856" w:author="Rev 10 Allen Wirfs-Brock" w:date="2012-08-14T16:56:00Z">
              <w:r w:rsidR="0053000C">
                <w:rPr>
                  <w:rFonts w:ascii="Courier New" w:hAnsi="Courier New"/>
                  <w:b/>
                </w:rPr>
                <w:t>000</w:t>
              </w:r>
            </w:ins>
            <w:r w:rsidRPr="00E77497">
              <w:rPr>
                <w:rFonts w:ascii="Courier New" w:hAnsi="Courier New"/>
                <w:b/>
              </w:rPr>
              <w:t>9</w:t>
            </w:r>
          </w:p>
        </w:tc>
        <w:tc>
          <w:tcPr>
            <w:tcW w:w="2148" w:type="dxa"/>
          </w:tcPr>
          <w:p w:rsidR="004C02EF" w:rsidRPr="00E77497" w:rsidRDefault="004C02EF" w:rsidP="003A4B22">
            <w:pPr>
              <w:keepNext/>
              <w:spacing w:after="60"/>
            </w:pPr>
            <w:r w:rsidRPr="00E77497">
              <w:t>horizontal tab</w:t>
            </w:r>
          </w:p>
        </w:tc>
        <w:tc>
          <w:tcPr>
            <w:tcW w:w="1264" w:type="dxa"/>
            <w:tcBorders>
              <w:right w:val="single" w:sz="6" w:space="0" w:color="000000"/>
            </w:tcBorders>
          </w:tcPr>
          <w:p w:rsidR="004C02EF" w:rsidRPr="00E77497" w:rsidRDefault="004C02EF" w:rsidP="003A4B22">
            <w:pPr>
              <w:keepNext/>
              <w:spacing w:after="60"/>
            </w:pPr>
            <w:r w:rsidRPr="00E77497">
              <w:t>&lt;HT&gt;</w:t>
            </w:r>
          </w:p>
        </w:tc>
      </w:tr>
      <w:tr w:rsidR="004C02EF" w:rsidRPr="00E77497" w:rsidTr="005D449B">
        <w:trPr>
          <w:jc w:val="center"/>
        </w:trPr>
        <w:tc>
          <w:tcPr>
            <w:tcW w:w="2198" w:type="dxa"/>
            <w:tcBorders>
              <w:left w:val="single" w:sz="6" w:space="0" w:color="000000"/>
            </w:tcBorders>
          </w:tcPr>
          <w:p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
          <w:p w:rsidR="004C02EF" w:rsidRPr="00E77497" w:rsidRDefault="004C02EF" w:rsidP="003A4B22">
            <w:pPr>
              <w:keepNext/>
              <w:spacing w:after="60"/>
            </w:pPr>
            <w:del w:id="1857" w:author="Rev 9 Allen Wirfs-Brock" w:date="2012-07-02T09:49:00Z">
              <w:r w:rsidRPr="00E77497" w:rsidDel="0056346D">
                <w:rPr>
                  <w:rFonts w:ascii="Courier New" w:hAnsi="Courier New"/>
                  <w:b/>
                </w:rPr>
                <w:delText>\u000</w:delText>
              </w:r>
            </w:del>
            <w:ins w:id="1858" w:author="Rev 9 Allen Wirfs-Brock" w:date="2012-07-02T09:49:00Z">
              <w:r w:rsidR="0056346D">
                <w:rPr>
                  <w:rFonts w:ascii="Courier New" w:hAnsi="Courier New"/>
                  <w:b/>
                </w:rPr>
                <w:t>0x</w:t>
              </w:r>
            </w:ins>
            <w:ins w:id="1859" w:author="Rev 10 Allen Wirfs-Brock" w:date="2012-08-14T16:56:00Z">
              <w:r w:rsidR="0053000C">
                <w:rPr>
                  <w:rFonts w:ascii="Courier New" w:hAnsi="Courier New"/>
                  <w:b/>
                </w:rPr>
                <w:t>000</w:t>
              </w:r>
            </w:ins>
            <w:r w:rsidRPr="00E77497">
              <w:rPr>
                <w:rFonts w:ascii="Courier New" w:hAnsi="Courier New"/>
                <w:b/>
              </w:rPr>
              <w:t>A</w:t>
            </w:r>
          </w:p>
        </w:tc>
        <w:tc>
          <w:tcPr>
            <w:tcW w:w="2148" w:type="dxa"/>
          </w:tcPr>
          <w:p w:rsidR="004C02EF" w:rsidRPr="00E77497" w:rsidRDefault="004C02EF" w:rsidP="003A4B22">
            <w:pPr>
              <w:keepNext/>
              <w:spacing w:after="60"/>
            </w:pPr>
            <w:r w:rsidRPr="00E77497">
              <w:t>line feed (new line)</w:t>
            </w:r>
          </w:p>
        </w:tc>
        <w:tc>
          <w:tcPr>
            <w:tcW w:w="1264" w:type="dxa"/>
            <w:tcBorders>
              <w:right w:val="single" w:sz="6" w:space="0" w:color="000000"/>
            </w:tcBorders>
          </w:tcPr>
          <w:p w:rsidR="004C02EF" w:rsidRPr="00E77497" w:rsidRDefault="004C02EF" w:rsidP="003A4B22">
            <w:pPr>
              <w:keepNext/>
              <w:spacing w:after="60"/>
            </w:pPr>
            <w:r w:rsidRPr="00E77497">
              <w:t>&lt;LF&gt;</w:t>
            </w:r>
          </w:p>
        </w:tc>
      </w:tr>
      <w:tr w:rsidR="004C02EF" w:rsidRPr="00E77497" w:rsidTr="005D449B">
        <w:trPr>
          <w:jc w:val="center"/>
        </w:trPr>
        <w:tc>
          <w:tcPr>
            <w:tcW w:w="2198" w:type="dxa"/>
            <w:tcBorders>
              <w:left w:val="single" w:sz="6" w:space="0" w:color="000000"/>
            </w:tcBorders>
          </w:tcPr>
          <w:p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
          <w:p w:rsidR="004C02EF" w:rsidRPr="00E77497" w:rsidRDefault="004C02EF" w:rsidP="003A4B22">
            <w:pPr>
              <w:keepNext/>
              <w:spacing w:after="60"/>
              <w:rPr>
                <w:rFonts w:ascii="Courier New" w:hAnsi="Courier New"/>
                <w:b/>
              </w:rPr>
            </w:pPr>
            <w:del w:id="1860" w:author="Rev 9 Allen Wirfs-Brock" w:date="2012-07-02T09:49:00Z">
              <w:r w:rsidRPr="00E77497" w:rsidDel="0056346D">
                <w:rPr>
                  <w:rFonts w:ascii="Courier New" w:hAnsi="Courier New"/>
                  <w:b/>
                </w:rPr>
                <w:delText>\u000B</w:delText>
              </w:r>
            </w:del>
            <w:ins w:id="1861" w:author="Rev 9 Allen Wirfs-Brock" w:date="2012-07-02T09:49:00Z">
              <w:r w:rsidR="0056346D">
                <w:rPr>
                  <w:rFonts w:ascii="Courier New" w:hAnsi="Courier New"/>
                  <w:b/>
                </w:rPr>
                <w:t>0x</w:t>
              </w:r>
            </w:ins>
            <w:ins w:id="1862" w:author="Rev 10 Allen Wirfs-Brock" w:date="2012-08-14T16:56:00Z">
              <w:r w:rsidR="0053000C">
                <w:rPr>
                  <w:rFonts w:ascii="Courier New" w:hAnsi="Courier New"/>
                  <w:b/>
                </w:rPr>
                <w:t>000</w:t>
              </w:r>
            </w:ins>
            <w:r w:rsidR="0056346D">
              <w:rPr>
                <w:rFonts w:ascii="Courier New" w:hAnsi="Courier New"/>
                <w:b/>
              </w:rPr>
              <w:t>B</w:t>
            </w:r>
          </w:p>
        </w:tc>
        <w:tc>
          <w:tcPr>
            <w:tcW w:w="2148" w:type="dxa"/>
          </w:tcPr>
          <w:p w:rsidR="004C02EF" w:rsidRPr="00E77497" w:rsidRDefault="004C02EF" w:rsidP="003A4B22">
            <w:pPr>
              <w:keepNext/>
              <w:spacing w:after="60"/>
            </w:pPr>
            <w:r w:rsidRPr="00E77497">
              <w:t>vertical tab</w:t>
            </w:r>
          </w:p>
        </w:tc>
        <w:tc>
          <w:tcPr>
            <w:tcW w:w="1264" w:type="dxa"/>
            <w:tcBorders>
              <w:right w:val="single" w:sz="6" w:space="0" w:color="000000"/>
            </w:tcBorders>
          </w:tcPr>
          <w:p w:rsidR="004C02EF" w:rsidRPr="00E77497" w:rsidRDefault="004C02EF" w:rsidP="003A4B22">
            <w:pPr>
              <w:keepNext/>
              <w:spacing w:after="60"/>
            </w:pPr>
            <w:r w:rsidRPr="00E77497">
              <w:t>&lt;VT&gt;</w:t>
            </w:r>
          </w:p>
        </w:tc>
      </w:tr>
      <w:tr w:rsidR="004C02EF" w:rsidRPr="00E77497" w:rsidTr="005D449B">
        <w:trPr>
          <w:jc w:val="center"/>
        </w:trPr>
        <w:tc>
          <w:tcPr>
            <w:tcW w:w="2198" w:type="dxa"/>
            <w:tcBorders>
              <w:left w:val="single" w:sz="6" w:space="0" w:color="000000"/>
            </w:tcBorders>
          </w:tcPr>
          <w:p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
          <w:p w:rsidR="004C02EF" w:rsidRPr="00E65A34" w:rsidRDefault="004C02EF" w:rsidP="003A4B22">
            <w:pPr>
              <w:keepNext/>
              <w:spacing w:after="60"/>
            </w:pPr>
            <w:del w:id="1863" w:author="Rev 9 Allen Wirfs-Brock" w:date="2012-07-02T09:49:00Z">
              <w:r w:rsidRPr="004D1BD1" w:rsidDel="0056346D">
                <w:rPr>
                  <w:rFonts w:ascii="Courier New" w:hAnsi="Courier New"/>
                  <w:b/>
                </w:rPr>
                <w:delText>\u000</w:delText>
              </w:r>
            </w:del>
            <w:ins w:id="1864" w:author="Rev 9 Allen Wirfs-Brock" w:date="2012-07-02T09:49:00Z">
              <w:r w:rsidR="0056346D">
                <w:rPr>
                  <w:rFonts w:ascii="Courier New" w:hAnsi="Courier New"/>
                  <w:b/>
                </w:rPr>
                <w:t>0x</w:t>
              </w:r>
            </w:ins>
            <w:ins w:id="1865" w:author="Rev 10 Allen Wirfs-Brock" w:date="2012-08-14T16:56:00Z">
              <w:r w:rsidR="0053000C">
                <w:rPr>
                  <w:rFonts w:ascii="Courier New" w:hAnsi="Courier New"/>
                  <w:b/>
                </w:rPr>
                <w:t>000</w:t>
              </w:r>
            </w:ins>
            <w:r w:rsidRPr="004D1BD1">
              <w:rPr>
                <w:rFonts w:ascii="Courier New" w:hAnsi="Courier New"/>
                <w:b/>
              </w:rPr>
              <w:t>C</w:t>
            </w:r>
          </w:p>
        </w:tc>
        <w:tc>
          <w:tcPr>
            <w:tcW w:w="2148" w:type="dxa"/>
          </w:tcPr>
          <w:p w:rsidR="004C02EF" w:rsidRPr="009C202C" w:rsidRDefault="004C02EF" w:rsidP="003A4B22">
            <w:pPr>
              <w:keepNext/>
              <w:spacing w:after="60"/>
            </w:pPr>
            <w:r w:rsidRPr="009C202C">
              <w:t>form feed</w:t>
            </w:r>
          </w:p>
        </w:tc>
        <w:tc>
          <w:tcPr>
            <w:tcW w:w="1264" w:type="dxa"/>
            <w:tcBorders>
              <w:right w:val="single" w:sz="6" w:space="0" w:color="000000"/>
            </w:tcBorders>
          </w:tcPr>
          <w:p w:rsidR="004C02EF" w:rsidRPr="009C202C" w:rsidRDefault="004C02EF" w:rsidP="003A4B22">
            <w:pPr>
              <w:keepNext/>
              <w:spacing w:after="60"/>
            </w:pPr>
            <w:r w:rsidRPr="009C202C">
              <w:t>&lt;FF&gt;</w:t>
            </w:r>
          </w:p>
        </w:tc>
      </w:tr>
      <w:tr w:rsidR="004C02EF" w:rsidRPr="00E77497" w:rsidTr="005D449B">
        <w:trPr>
          <w:jc w:val="center"/>
        </w:trPr>
        <w:tc>
          <w:tcPr>
            <w:tcW w:w="2198" w:type="dxa"/>
            <w:tcBorders>
              <w:left w:val="single" w:sz="6" w:space="0" w:color="000000"/>
            </w:tcBorders>
          </w:tcPr>
          <w:p w:rsidR="004C02EF" w:rsidRPr="00E77497" w:rsidRDefault="004C02EF" w:rsidP="003A4B22">
            <w:pPr>
              <w:keepNext/>
              <w:spacing w:after="60"/>
              <w:jc w:val="center"/>
            </w:pPr>
            <w:r w:rsidRPr="00E77497">
              <w:rPr>
                <w:rFonts w:ascii="Courier New" w:hAnsi="Courier New"/>
                <w:b/>
              </w:rPr>
              <w:t>\r</w:t>
            </w:r>
          </w:p>
        </w:tc>
        <w:tc>
          <w:tcPr>
            <w:tcW w:w="2160" w:type="dxa"/>
          </w:tcPr>
          <w:p w:rsidR="004C02EF" w:rsidRPr="00E77497" w:rsidRDefault="004C02EF" w:rsidP="00913E8D">
            <w:pPr>
              <w:keepNext/>
              <w:spacing w:after="60"/>
            </w:pPr>
            <w:del w:id="1866" w:author="Rev 9 Allen Wirfs-Brock" w:date="2012-07-02T09:49:00Z">
              <w:r w:rsidRPr="00E77497" w:rsidDel="00913E8D">
                <w:rPr>
                  <w:rFonts w:ascii="Courier New" w:hAnsi="Courier New"/>
                  <w:b/>
                </w:rPr>
                <w:delText>\u000</w:delText>
              </w:r>
            </w:del>
            <w:ins w:id="1867" w:author="Rev 9 Allen Wirfs-Brock" w:date="2012-07-02T09:49:00Z">
              <w:r w:rsidR="00913E8D">
                <w:rPr>
                  <w:rFonts w:ascii="Courier New" w:hAnsi="Courier New"/>
                  <w:b/>
                </w:rPr>
                <w:t>0</w:t>
              </w:r>
            </w:ins>
            <w:ins w:id="1868" w:author="Rev 9 Allen Wirfs-Brock" w:date="2012-07-02T09:50:00Z">
              <w:r w:rsidR="00913E8D">
                <w:rPr>
                  <w:rFonts w:ascii="Courier New" w:hAnsi="Courier New"/>
                  <w:b/>
                </w:rPr>
                <w:t>x</w:t>
              </w:r>
            </w:ins>
            <w:ins w:id="1869" w:author="Rev 10 Allen Wirfs-Brock" w:date="2012-08-14T16:56:00Z">
              <w:r w:rsidR="0053000C">
                <w:rPr>
                  <w:rFonts w:ascii="Courier New" w:hAnsi="Courier New"/>
                  <w:b/>
                </w:rPr>
                <w:t>000</w:t>
              </w:r>
            </w:ins>
            <w:r w:rsidRPr="00E77497">
              <w:rPr>
                <w:rFonts w:ascii="Courier New" w:hAnsi="Courier New"/>
                <w:b/>
              </w:rPr>
              <w:t>D</w:t>
            </w:r>
          </w:p>
        </w:tc>
        <w:tc>
          <w:tcPr>
            <w:tcW w:w="2148" w:type="dxa"/>
          </w:tcPr>
          <w:p w:rsidR="004C02EF" w:rsidRPr="00E77497" w:rsidRDefault="004C02EF" w:rsidP="003A4B22">
            <w:pPr>
              <w:keepNext/>
              <w:spacing w:after="60"/>
            </w:pPr>
            <w:r w:rsidRPr="00E77497">
              <w:t>carriage return</w:t>
            </w:r>
          </w:p>
        </w:tc>
        <w:tc>
          <w:tcPr>
            <w:tcW w:w="1264" w:type="dxa"/>
            <w:tcBorders>
              <w:right w:val="single" w:sz="6" w:space="0" w:color="000000"/>
            </w:tcBorders>
          </w:tcPr>
          <w:p w:rsidR="004C02EF" w:rsidRPr="00E77497" w:rsidRDefault="004C02EF" w:rsidP="003A4B22">
            <w:pPr>
              <w:keepNext/>
              <w:spacing w:after="60"/>
            </w:pPr>
            <w:r w:rsidRPr="00E77497">
              <w:t>&lt;CR&gt;</w:t>
            </w:r>
          </w:p>
        </w:tc>
      </w:tr>
      <w:tr w:rsidR="004C02EF" w:rsidRPr="00E77497" w:rsidTr="005D449B">
        <w:trPr>
          <w:jc w:val="center"/>
        </w:trPr>
        <w:tc>
          <w:tcPr>
            <w:tcW w:w="2198" w:type="dxa"/>
            <w:tcBorders>
              <w:left w:val="single" w:sz="6" w:space="0" w:color="000000"/>
            </w:tcBorders>
          </w:tcPr>
          <w:p w:rsidR="004C02EF" w:rsidRPr="00C7794D" w:rsidRDefault="004C02EF" w:rsidP="003A4B22">
            <w:pPr>
              <w:keepNext/>
              <w:spacing w:after="60"/>
              <w:jc w:val="center"/>
            </w:pPr>
            <w:r w:rsidRPr="00E77497">
              <w:rPr>
                <w:rFonts w:ascii="Courier New" w:hAnsi="Courier New"/>
                <w:b/>
              </w:rPr>
              <w:t>\"</w:t>
            </w:r>
          </w:p>
        </w:tc>
        <w:tc>
          <w:tcPr>
            <w:tcW w:w="2160" w:type="dxa"/>
          </w:tcPr>
          <w:p w:rsidR="004C02EF" w:rsidRPr="00C7794D" w:rsidRDefault="004C02EF" w:rsidP="003A4B22">
            <w:pPr>
              <w:keepNext/>
              <w:spacing w:after="60"/>
            </w:pPr>
            <w:del w:id="1870" w:author="Rev 9 Allen Wirfs-Brock" w:date="2012-07-02T09:49:00Z">
              <w:r w:rsidRPr="004D1BD1" w:rsidDel="00913E8D">
                <w:rPr>
                  <w:rFonts w:ascii="Courier New" w:hAnsi="Courier New"/>
                  <w:b/>
                </w:rPr>
                <w:delText>\u00</w:delText>
              </w:r>
            </w:del>
            <w:ins w:id="1871" w:author="Rev 9 Allen Wirfs-Brock" w:date="2012-07-02T09:49:00Z">
              <w:r w:rsidR="00913E8D">
                <w:rPr>
                  <w:rFonts w:ascii="Courier New" w:hAnsi="Courier New"/>
                  <w:b/>
                </w:rPr>
                <w:t>0x</w:t>
              </w:r>
            </w:ins>
            <w:ins w:id="1872" w:author="Rev 10 Allen Wirfs-Brock" w:date="2012-08-14T16:57:00Z">
              <w:r w:rsidR="0053000C">
                <w:rPr>
                  <w:rFonts w:ascii="Courier New" w:hAnsi="Courier New"/>
                  <w:b/>
                </w:rPr>
                <w:t>00</w:t>
              </w:r>
            </w:ins>
            <w:r w:rsidRPr="004D1BD1">
              <w:rPr>
                <w:rFonts w:ascii="Courier New" w:hAnsi="Courier New"/>
                <w:b/>
              </w:rPr>
              <w:t>22</w:t>
            </w:r>
          </w:p>
        </w:tc>
        <w:tc>
          <w:tcPr>
            <w:tcW w:w="2148" w:type="dxa"/>
          </w:tcPr>
          <w:p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
          <w:p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rsidTr="005D449B">
        <w:trPr>
          <w:jc w:val="center"/>
        </w:trPr>
        <w:tc>
          <w:tcPr>
            <w:tcW w:w="2198" w:type="dxa"/>
            <w:tcBorders>
              <w:left w:val="single" w:sz="6" w:space="0" w:color="000000"/>
            </w:tcBorders>
          </w:tcPr>
          <w:p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
          <w:p w:rsidR="004C02EF" w:rsidRPr="00E77497" w:rsidRDefault="004C02EF" w:rsidP="003A4B22">
            <w:pPr>
              <w:keepNext/>
              <w:spacing w:after="60"/>
            </w:pPr>
            <w:del w:id="1873" w:author="Rev 9 Allen Wirfs-Brock" w:date="2012-07-02T09:50:00Z">
              <w:r w:rsidRPr="00E77497" w:rsidDel="00913E8D">
                <w:rPr>
                  <w:rFonts w:ascii="Courier New" w:hAnsi="Courier New"/>
                  <w:b/>
                </w:rPr>
                <w:delText>\u00</w:delText>
              </w:r>
            </w:del>
            <w:ins w:id="1874" w:author="Rev 9 Allen Wirfs-Brock" w:date="2012-07-02T09:50:00Z">
              <w:r w:rsidR="00913E8D">
                <w:rPr>
                  <w:rFonts w:ascii="Courier New" w:hAnsi="Courier New"/>
                  <w:b/>
                </w:rPr>
                <w:t>0x</w:t>
              </w:r>
            </w:ins>
            <w:ins w:id="1875" w:author="Rev 10 Allen Wirfs-Brock" w:date="2012-08-14T16:57:00Z">
              <w:r w:rsidR="0053000C">
                <w:rPr>
                  <w:rFonts w:ascii="Courier New" w:hAnsi="Courier New"/>
                  <w:b/>
                </w:rPr>
                <w:t>00</w:t>
              </w:r>
            </w:ins>
            <w:r w:rsidRPr="00E77497">
              <w:rPr>
                <w:rFonts w:ascii="Courier New" w:hAnsi="Courier New"/>
                <w:b/>
              </w:rPr>
              <w:t>27</w:t>
            </w:r>
          </w:p>
        </w:tc>
        <w:tc>
          <w:tcPr>
            <w:tcW w:w="2148" w:type="dxa"/>
          </w:tcPr>
          <w:p w:rsidR="004C02EF" w:rsidRPr="00E77497" w:rsidRDefault="004C02EF" w:rsidP="003A4B22">
            <w:pPr>
              <w:keepNext/>
              <w:spacing w:after="60"/>
            </w:pPr>
            <w:r w:rsidRPr="00E77497">
              <w:t>single quote</w:t>
            </w:r>
          </w:p>
        </w:tc>
        <w:tc>
          <w:tcPr>
            <w:tcW w:w="1264" w:type="dxa"/>
            <w:tcBorders>
              <w:right w:val="single" w:sz="6" w:space="0" w:color="000000"/>
            </w:tcBorders>
          </w:tcPr>
          <w:p w:rsidR="004C02EF" w:rsidRPr="00E77497" w:rsidRDefault="004C02EF" w:rsidP="003A4B22">
            <w:pPr>
              <w:keepNext/>
              <w:spacing w:after="60"/>
            </w:pPr>
            <w:r w:rsidRPr="00E77497">
              <w:rPr>
                <w:rFonts w:ascii="Courier New" w:hAnsi="Courier New"/>
                <w:b/>
              </w:rPr>
              <w:t>'</w:t>
            </w:r>
          </w:p>
        </w:tc>
      </w:tr>
      <w:tr w:rsidR="004C02EF" w:rsidRPr="00E77497" w:rsidTr="005D449B">
        <w:trPr>
          <w:jc w:val="center"/>
        </w:trPr>
        <w:tc>
          <w:tcPr>
            <w:tcW w:w="2198" w:type="dxa"/>
            <w:tcBorders>
              <w:left w:val="single" w:sz="6" w:space="0" w:color="000000"/>
              <w:bottom w:val="single" w:sz="12" w:space="0" w:color="000000"/>
            </w:tcBorders>
          </w:tcPr>
          <w:p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rsidR="004C02EF" w:rsidRPr="00E77497" w:rsidRDefault="004C02EF" w:rsidP="003A4B22">
            <w:pPr>
              <w:keepNext/>
              <w:spacing w:after="60"/>
              <w:rPr>
                <w:rFonts w:ascii="Courier" w:hAnsi="Courier"/>
                <w:b/>
              </w:rPr>
            </w:pPr>
            <w:del w:id="1876" w:author="Rev 9 Allen Wirfs-Brock" w:date="2012-07-02T09:50:00Z">
              <w:r w:rsidRPr="00E77497" w:rsidDel="00913E8D">
                <w:rPr>
                  <w:rFonts w:ascii="Courier New" w:hAnsi="Courier New"/>
                  <w:b/>
                </w:rPr>
                <w:delText>\u00</w:delText>
              </w:r>
            </w:del>
            <w:ins w:id="1877" w:author="Rev 9 Allen Wirfs-Brock" w:date="2012-07-02T09:50:00Z">
              <w:r w:rsidR="00913E8D">
                <w:rPr>
                  <w:rFonts w:ascii="Courier New" w:hAnsi="Courier New"/>
                  <w:b/>
                </w:rPr>
                <w:t>0x</w:t>
              </w:r>
            </w:ins>
            <w:ins w:id="1878" w:author="Rev 10 Allen Wirfs-Brock" w:date="2012-08-14T16:57:00Z">
              <w:r w:rsidR="0053000C">
                <w:rPr>
                  <w:rFonts w:ascii="Courier New" w:hAnsi="Courier New"/>
                  <w:b/>
                </w:rPr>
                <w:t>00</w:t>
              </w:r>
            </w:ins>
            <w:r w:rsidRPr="00E77497">
              <w:rPr>
                <w:rFonts w:ascii="Courier New" w:hAnsi="Courier New"/>
                <w:b/>
              </w:rPr>
              <w:t>5C</w:t>
            </w:r>
          </w:p>
        </w:tc>
        <w:tc>
          <w:tcPr>
            <w:tcW w:w="2148" w:type="dxa"/>
            <w:tcBorders>
              <w:bottom w:val="single" w:sz="12" w:space="0" w:color="000000"/>
            </w:tcBorders>
          </w:tcPr>
          <w:p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
          <w:p w:rsidR="004C02EF" w:rsidRPr="00E77497" w:rsidRDefault="004C02EF" w:rsidP="003A4B22">
            <w:pPr>
              <w:keepNext/>
              <w:spacing w:after="60"/>
              <w:rPr>
                <w:rFonts w:ascii="Courier" w:hAnsi="Courier"/>
                <w:b/>
              </w:rPr>
            </w:pPr>
            <w:r w:rsidRPr="00E77497">
              <w:rPr>
                <w:rFonts w:ascii="Courier New" w:hAnsi="Courier New"/>
                <w:b/>
              </w:rPr>
              <w:t>\</w:t>
            </w:r>
          </w:p>
        </w:tc>
      </w:tr>
    </w:tbl>
    <w:p w:rsidR="004C02EF" w:rsidRPr="00E77497" w:rsidRDefault="004C02EF" w:rsidP="004C02EF">
      <w:bookmarkStart w:id="1879" w:name="_Toc375031153"/>
      <w:bookmarkStart w:id="1880" w:name="_Ref378393823"/>
      <w:bookmarkStart w:id="1881" w:name="_Ref379172559"/>
      <w:bookmarkStart w:id="1882" w:name="_Ref379873477"/>
      <w:bookmarkStart w:id="1883" w:name="_Ref381174987"/>
      <w:bookmarkStart w:id="1884" w:name="_Ref381506868"/>
      <w:bookmarkStart w:id="1885" w:name="_Toc381513630"/>
      <w:bookmarkStart w:id="1886" w:name="_Toc382202772"/>
      <w:bookmarkStart w:id="1887" w:name="_Toc382202992"/>
      <w:bookmarkStart w:id="1888" w:name="_Toc382212152"/>
      <w:bookmarkStart w:id="1889" w:name="_Toc382212331"/>
      <w:bookmarkStart w:id="1890" w:name="_Toc382291497"/>
      <w:bookmarkStart w:id="1891" w:name="_Ref382649260"/>
      <w:bookmarkStart w:id="1892" w:name="_Ref382649794"/>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lastRenderedPageBreak/>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93" w:author="Rev 9 Allen Wirfs-Brock" w:date="2012-07-02T09:51:00Z">
        <w:r w:rsidR="00913E8D" w:rsidRPr="00913E8D">
          <w:rPr>
            <w:rFonts w:ascii="Arial" w:hAnsi="Arial"/>
          </w:rPr>
          <w:t xml:space="preserve"> </w:t>
        </w:r>
      </w:ins>
      <w:ins w:id="1894" w:author="Rev 9 Allen Wirfs-Brock" w:date="2012-07-06T11:13:00Z">
        <w:r w:rsidR="00B16202" w:rsidRPr="00665EB3">
          <w:t>UTF</w:t>
        </w:r>
        <w:r w:rsidR="00B16202">
          <w:t>-</w:t>
        </w:r>
        <w:r w:rsidR="00B16202" w:rsidRPr="00665EB3">
          <w:t>16 Encoding</w:t>
        </w:r>
        <w:r w:rsidR="00B16202">
          <w:rPr>
            <w:rFonts w:ascii="Arial" w:hAnsi="Arial" w:cs="Arial"/>
          </w:rPr>
          <w:t xml:space="preserve"> (clause 6) of</w:t>
        </w:r>
      </w:ins>
      <w:ins w:id="1895" w:author="Rev 9 Allen Wirfs-Brock" w:date="2012-07-06T11:23:00Z">
        <w:r w:rsidR="00854991" w:rsidRPr="00854991">
          <w:rPr>
            <w:rFonts w:ascii="Arial" w:hAnsi="Arial" w:cs="Arial"/>
          </w:rPr>
          <w:t xml:space="preserve"> </w:t>
        </w:r>
        <w:r w:rsidR="00854991">
          <w:rPr>
            <w:rFonts w:ascii="Arial" w:hAnsi="Arial" w:cs="Arial"/>
          </w:rPr>
          <w:t>the code point value of</w:t>
        </w:r>
      </w:ins>
      <w:r w:rsidRPr="00E77497">
        <w:rPr>
          <w:rFonts w:ascii="Arial" w:hAnsi="Arial" w:cs="Arial"/>
        </w:rPr>
        <w:t xml:space="preserve"> </w:t>
      </w:r>
      <w:r w:rsidRPr="00E77497">
        <w:rPr>
          <w:i/>
        </w:rPr>
        <w:t>SourceCharacter</w:t>
      </w:r>
      <w:r w:rsidRPr="00E77497">
        <w:t xml:space="preserve"> </w:t>
      </w:r>
      <w:del w:id="1896" w:author="Rev 9 Allen Wirfs-Brock" w:date="2012-07-02T09:52:00Z">
        <w:r w:rsidRPr="00E77497" w:rsidDel="00913E8D">
          <w:rPr>
            <w:rFonts w:ascii="Arial" w:hAnsi="Arial" w:cs="Arial"/>
          </w:rPr>
          <w:delText>character itself</w:delText>
        </w:r>
      </w:del>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w:t>
      </w:r>
      <w:del w:id="1897" w:author="Rev 9 Allen Wirfs-Brock" w:date="2012-07-02T09:53:00Z">
        <w:r w:rsidRPr="00E77497" w:rsidDel="00913E8D">
          <w:rPr>
            <w:rFonts w:ascii="Arial" w:hAnsi="Arial" w:cs="Arial"/>
          </w:rPr>
          <w:delText xml:space="preserve">character whose </w:delText>
        </w:r>
      </w:del>
      <w:r w:rsidRPr="00E77497">
        <w:rPr>
          <w:rFonts w:ascii="Arial" w:hAnsi="Arial" w:cs="Arial"/>
        </w:rPr>
        <w:t xml:space="preserve">code unit value </w:t>
      </w:r>
      <w:ins w:id="1898" w:author="Rev 9 Allen Wirfs-Brock" w:date="2012-07-02T09:53:00Z">
        <w:r w:rsidR="00913E8D">
          <w:rPr>
            <w:rFonts w:ascii="Arial" w:hAnsi="Arial" w:cs="Arial"/>
          </w:rPr>
          <w:t xml:space="preserve">that </w:t>
        </w:r>
      </w:ins>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rsidR="004C02EF" w:rsidRDefault="004C02EF" w:rsidP="00EF1FE0">
      <w:pPr>
        <w:pStyle w:val="MathSpecialCase3"/>
        <w:numPr>
          <w:ilvl w:val="2"/>
          <w:numId w:val="31"/>
        </w:numPr>
        <w:tabs>
          <w:tab w:val="left" w:pos="450"/>
        </w:tabs>
        <w:spacing w:after="240"/>
        <w:ind w:left="446" w:hanging="446"/>
        <w:contextualSpacing/>
        <w:rPr>
          <w:ins w:id="1899" w:author="Rev 9 Allen Wirfs-Brock" w:date="2012-07-02T08:55:00Z"/>
        </w:rPr>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w:t>
      </w:r>
      <w:del w:id="1900" w:author="Rev 9 Allen Wirfs-Brock" w:date="2012-07-02T09:54:00Z">
        <w:r w:rsidRPr="00E77497" w:rsidDel="00913E8D">
          <w:rPr>
            <w:rFonts w:ascii="Arial" w:hAnsi="Arial" w:cs="Arial"/>
          </w:rPr>
          <w:delText xml:space="preserve">character whose </w:delText>
        </w:r>
      </w:del>
      <w:r w:rsidRPr="00E77497">
        <w:rPr>
          <w:rFonts w:ascii="Arial" w:hAnsi="Arial" w:cs="Arial"/>
        </w:rPr>
        <w:t xml:space="preserve">code unit value </w:t>
      </w:r>
      <w:ins w:id="1901" w:author="Rev 9 Allen Wirfs-Brock" w:date="2012-07-02T09:54:00Z">
        <w:r w:rsidR="00913E8D">
          <w:rPr>
            <w:rFonts w:ascii="Arial" w:hAnsi="Arial" w:cs="Arial"/>
          </w:rPr>
          <w:t xml:space="preserve">that </w:t>
        </w:r>
      </w:ins>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rsidR="00BA4C34" w:rsidRPr="00E77497" w:rsidDel="00355D90" w:rsidRDefault="00BA4C34" w:rsidP="00EF1FE0">
      <w:pPr>
        <w:pStyle w:val="MathSpecialCase3"/>
        <w:numPr>
          <w:ilvl w:val="2"/>
          <w:numId w:val="31"/>
        </w:numPr>
        <w:tabs>
          <w:tab w:val="left" w:pos="450"/>
        </w:tabs>
        <w:spacing w:after="240"/>
        <w:ind w:left="446" w:hanging="446"/>
        <w:contextualSpacing/>
        <w:rPr>
          <w:del w:id="1902" w:author="Rev 9 Allen Wirfs-Brock" w:date="2012-07-06T12:15:00Z"/>
        </w:rPr>
      </w:pPr>
      <w:ins w:id="1903" w:author="Rev 9 Allen Wirfs-Brock" w:date="2012-07-02T08:55:00Z">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ins>
      <w:ins w:id="1904" w:author="Rev 9 Allen Wirfs-Brock" w:date="2012-07-02T12:29:00Z">
        <w:r w:rsidR="0015078A" w:rsidRPr="00355D90">
          <w:rPr>
            <w:rFonts w:ascii="Courier New" w:hAnsi="Courier New" w:cs="Courier New"/>
            <w:b/>
          </w:rPr>
          <w:t>u</w:t>
        </w:r>
      </w:ins>
      <w:ins w:id="1905" w:author="Rev 9 Allen Wirfs-Brock" w:date="2012-07-02T08:55:00Z">
        <w:r>
          <w:rPr>
            <w:rFonts w:ascii="Courier New" w:hAnsi="Courier New"/>
            <w:b/>
          </w:rPr>
          <w:t>{</w:t>
        </w:r>
        <w:r w:rsidRPr="00E77497">
          <w:rPr>
            <w:i/>
          </w:rPr>
          <w:t xml:space="preserve"> </w:t>
        </w:r>
        <w:r w:rsidRPr="00E77497">
          <w:rPr>
            <w:rStyle w:val="bnf"/>
          </w:rPr>
          <w:t>HexDigit</w:t>
        </w:r>
      </w:ins>
      <w:ins w:id="1906" w:author="Rev 9 Allen Wirfs-Brock" w:date="2012-07-06T12:14:00Z">
        <w:r w:rsidR="00355D90">
          <w:rPr>
            <w:rStyle w:val="bnf"/>
          </w:rPr>
          <w:t>s</w:t>
        </w:r>
      </w:ins>
      <w:ins w:id="1907" w:author="Rev 9 Allen Wirfs-Brock" w:date="2012-07-02T08:55:00Z">
        <w:r w:rsidRPr="00E77497">
          <w:t xml:space="preserve"> </w:t>
        </w:r>
      </w:ins>
      <w:ins w:id="1908" w:author="Rev 9 Allen Wirfs-Brock" w:date="2012-07-02T08:56:00Z">
        <w:r>
          <w:rPr>
            <w:rFonts w:ascii="Courier New" w:hAnsi="Courier New"/>
            <w:b/>
          </w:rPr>
          <w:t>}</w:t>
        </w:r>
      </w:ins>
      <w:ins w:id="1909" w:author="Rev 9 Allen Wirfs-Brock" w:date="2012-07-02T08:55:00Z">
        <w:r w:rsidRPr="00EF1FE0">
          <w:rPr>
            <w:rFonts w:ascii="Arial" w:hAnsi="Arial" w:cs="Arial"/>
          </w:rPr>
          <w:t>is</w:t>
        </w:r>
        <w:r w:rsidRPr="00E77497">
          <w:t xml:space="preserve"> </w:t>
        </w:r>
        <w:r w:rsidRPr="00E77497">
          <w:rPr>
            <w:rFonts w:ascii="Arial" w:hAnsi="Arial" w:cs="Arial"/>
          </w:rPr>
          <w:t xml:space="preserve">the </w:t>
        </w:r>
      </w:ins>
      <w:ins w:id="1910" w:author="Rev 9 Allen Wirfs-Brock" w:date="2012-07-06T12:14:00Z">
        <w:r w:rsidR="00355D90" w:rsidRPr="00D639BE">
          <w:rPr>
            <w:rFonts w:ascii="Arial" w:hAnsi="Arial" w:cs="Arial"/>
          </w:rPr>
          <w:t>is</w:t>
        </w:r>
        <w:r w:rsidR="00355D90" w:rsidRPr="00E77497">
          <w:t xml:space="preserve"> </w:t>
        </w:r>
        <w:r w:rsidR="00355D90" w:rsidRPr="00E77497">
          <w:rPr>
            <w:rFonts w:ascii="Arial" w:hAnsi="Arial" w:cs="Arial"/>
          </w:rPr>
          <w:t>the</w:t>
        </w:r>
        <w:r w:rsidR="00355D90">
          <w:rPr>
            <w:rFonts w:ascii="Arial" w:hAnsi="Arial" w:cs="Arial"/>
          </w:rPr>
          <w:t xml:space="preserve"> </w:t>
        </w:r>
        <w:r w:rsidR="00355D90" w:rsidRPr="00665EB3">
          <w:t>UTF</w:t>
        </w:r>
        <w:r w:rsidR="00355D90">
          <w:t>-</w:t>
        </w:r>
        <w:r w:rsidR="00355D90" w:rsidRPr="00665EB3">
          <w:t>16 Encoding</w:t>
        </w:r>
        <w:r w:rsidR="00355D90">
          <w:rPr>
            <w:rFonts w:ascii="Arial" w:hAnsi="Arial" w:cs="Arial"/>
          </w:rPr>
          <w:t xml:space="preserve"> (clause 6) of</w:t>
        </w:r>
        <w:r w:rsidR="00355D90" w:rsidRPr="00854991">
          <w:rPr>
            <w:rFonts w:ascii="Arial" w:hAnsi="Arial" w:cs="Arial"/>
          </w:rPr>
          <w:t xml:space="preserve"> </w:t>
        </w:r>
        <w:r w:rsidR="00355D90">
          <w:rPr>
            <w:rFonts w:ascii="Arial" w:hAnsi="Arial" w:cs="Arial"/>
          </w:rPr>
          <w:t xml:space="preserve">the MV of </w:t>
        </w:r>
        <w:r w:rsidR="00355D90" w:rsidRPr="00E77497">
          <w:rPr>
            <w:i/>
          </w:rPr>
          <w:t>HexDigit</w:t>
        </w:r>
      </w:ins>
      <w:ins w:id="1911" w:author="Rev 9 Allen Wirfs-Brock" w:date="2012-07-06T12:15:00Z">
        <w:r w:rsidR="00355D90">
          <w:rPr>
            <w:i/>
          </w:rPr>
          <w:t>s</w:t>
        </w:r>
      </w:ins>
      <w:ins w:id="1912" w:author="Rev 9 Allen Wirfs-Brock" w:date="2012-07-02T08:55:00Z">
        <w:r w:rsidRPr="00E77497">
          <w:t>.</w:t>
        </w:r>
      </w:ins>
    </w:p>
    <w:p w:rsidR="00DF1BCC" w:rsidRDefault="00DF1BCC" w:rsidP="00355D90">
      <w:pPr>
        <w:pStyle w:val="MathSpecialCase3"/>
        <w:numPr>
          <w:ilvl w:val="2"/>
          <w:numId w:val="31"/>
        </w:numPr>
        <w:tabs>
          <w:tab w:val="left" w:pos="450"/>
        </w:tabs>
        <w:spacing w:after="240"/>
        <w:ind w:left="446" w:hanging="446"/>
        <w:contextualSpacing/>
        <w:rPr>
          <w:ins w:id="1913" w:author="Rev 9 Allen Wirfs-Brock" w:date="2012-07-02T09:14:00Z"/>
        </w:rPr>
      </w:pPr>
    </w:p>
    <w:p w:rsidR="004C02EF" w:rsidRPr="00E77497" w:rsidDel="00215101" w:rsidRDefault="004C02EF" w:rsidP="004C02EF">
      <w:pPr>
        <w:rPr>
          <w:del w:id="1914" w:author="Rev 8 Allen Wirfs-Brock" w:date="2012-05-10T18:41:00Z"/>
        </w:rPr>
      </w:pPr>
      <w:del w:id="1915"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rsidR="004C02EF" w:rsidRPr="00E77497" w:rsidDel="00215101" w:rsidRDefault="004C02EF" w:rsidP="004C02EF">
      <w:pPr>
        <w:pStyle w:val="Note"/>
        <w:rPr>
          <w:del w:id="1916" w:author="Rev 8 Allen Wirfs-Brock" w:date="2012-05-10T18:42:00Z"/>
        </w:rPr>
      </w:pPr>
      <w:del w:id="1917" w:author="Rev 8 Allen Wirfs-Brock" w:date="2012-05-10T18:42:00Z">
        <w:r w:rsidRPr="00E77497" w:rsidDel="00215101">
          <w:delText>NOTE</w:delText>
        </w:r>
        <w:r w:rsidRPr="00E77497" w:rsidDel="00215101">
          <w:tab/>
          <w:delText xml:space="preserve">A line terminator character cannot appear in a string literal, except as part of a </w:delText>
        </w:r>
        <w:r w:rsidRPr="00E77497" w:rsidDel="00215101">
          <w:rPr>
            <w:rStyle w:val="bnf"/>
          </w:rPr>
          <w:delText>LineContinuation</w:delText>
        </w:r>
        <w:r w:rsidRPr="00E77497" w:rsidDel="00215101">
          <w:delText xml:space="preserve"> to produce the empty character sequence. The correct way to cause a line terminator character to be part of the String value of a string literal is to use an escape sequence such as </w:delText>
        </w:r>
        <w:r w:rsidRPr="00E77497" w:rsidDel="00215101">
          <w:rPr>
            <w:rFonts w:ascii="Courier New" w:hAnsi="Courier New"/>
            <w:b/>
          </w:rPr>
          <w:delText>\n</w:delText>
        </w:r>
        <w:r w:rsidRPr="00E77497" w:rsidDel="00215101">
          <w:delText xml:space="preserve"> or </w:delText>
        </w:r>
        <w:r w:rsidRPr="00E77497" w:rsidDel="00215101">
          <w:rPr>
            <w:rFonts w:ascii="Courier New" w:hAnsi="Courier New"/>
            <w:b/>
          </w:rPr>
          <w:delText>\u000A</w:delText>
        </w:r>
        <w:r w:rsidRPr="00E77497" w:rsidDel="00215101">
          <w:delText>.</w:delText>
        </w:r>
        <w:bookmarkStart w:id="1918" w:name="_Ref383594745"/>
        <w:bookmarkStart w:id="1919" w:name="_Toc385672133"/>
        <w:bookmarkStart w:id="1920" w:name="_Toc393690224"/>
      </w:del>
    </w:p>
    <w:p w:rsidR="004C02EF" w:rsidRPr="00E77497" w:rsidRDefault="004C02EF" w:rsidP="004C02EF">
      <w:pPr>
        <w:pStyle w:val="Heading3"/>
        <w:numPr>
          <w:ilvl w:val="0"/>
          <w:numId w:val="0"/>
        </w:numPr>
      </w:pPr>
      <w:bookmarkStart w:id="1921" w:name="_Toc432237481"/>
      <w:bookmarkStart w:id="1922" w:name="_Toc432984690"/>
      <w:bookmarkStart w:id="1923" w:name="_Ref456010409"/>
      <w:bookmarkStart w:id="1924" w:name="_Ref457437516"/>
      <w:bookmarkStart w:id="1925" w:name="_Ref457437517"/>
      <w:bookmarkStart w:id="1926" w:name="_Ref457437518"/>
      <w:bookmarkStart w:id="1927" w:name="_Ref457437523"/>
      <w:bookmarkStart w:id="1928" w:name="_Ref457437524"/>
      <w:bookmarkStart w:id="1929" w:name="_Ref457437525"/>
      <w:bookmarkStart w:id="1930" w:name="_Ref457437526"/>
      <w:bookmarkStart w:id="1931" w:name="_Ref457437527"/>
      <w:bookmarkStart w:id="1932" w:name="_Ref457705277"/>
      <w:bookmarkStart w:id="1933" w:name="_Ref457705317"/>
      <w:bookmarkStart w:id="1934" w:name="_Ref457792658"/>
      <w:bookmarkStart w:id="1935" w:name="_Ref457792662"/>
      <w:bookmarkStart w:id="1936" w:name="_Toc472818769"/>
      <w:bookmarkStart w:id="1937" w:name="_Toc235503322"/>
      <w:bookmarkStart w:id="1938" w:name="_Toc241509097"/>
      <w:bookmarkStart w:id="1939" w:name="_Toc244416584"/>
      <w:bookmarkStart w:id="1940" w:name="_Toc276630948"/>
      <w:bookmarkStart w:id="1941" w:name="_Ref424530589"/>
      <w:bookmarkStart w:id="1942" w:name="_Ref424535009"/>
      <w:bookmarkStart w:id="1943" w:name="_Toc339020255"/>
      <w:r w:rsidRPr="00E77497">
        <w:t>7.8.5</w:t>
      </w:r>
      <w:r w:rsidRPr="00E77497">
        <w:tab/>
        <w:t>Regular Expression Literals</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3"/>
    </w:p>
    <w:p w:rsidR="004C02EF" w:rsidRPr="00E77497" w:rsidRDefault="00215101">
      <w:pPr>
        <w:pStyle w:val="Note"/>
        <w:pPrChange w:id="1944" w:author="Rev 8 Allen Wirfs-Brock" w:date="2012-05-10T18:49:00Z">
          <w:pPr/>
        </w:pPrChange>
      </w:pPr>
      <w:ins w:id="1945" w:author="Rev 8 Allen Wirfs-Brock" w:date="2012-05-10T18:49:00Z">
        <w:r>
          <w:t>NOTE</w:t>
        </w:r>
        <w:r>
          <w:tab/>
        </w:r>
      </w:ins>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rsidR="00C3505C" w:rsidRDefault="004C02EF" w:rsidP="004C02EF">
      <w:pPr>
        <w:rPr>
          <w:ins w:id="1946" w:author="Rev 9 Allen Wirfs-Brock" w:date="2012-06-23T17:53:00Z"/>
        </w:rPr>
      </w:pPr>
      <w:r w:rsidRPr="00E77497">
        <w:t xml:space="preserve">The productions below describe the syntax for a regular expression literal and are used by the input element scanner to find the end of the regular expression literal. The </w:t>
      </w:r>
      <w:del w:id="1947" w:author="Rev 9 Allen Wirfs-Brock" w:date="2012-06-23T17:50:00Z">
        <w:r w:rsidRPr="00E77497" w:rsidDel="00C3505C">
          <w:delText>Strings of characters</w:delText>
        </w:r>
      </w:del>
      <w:ins w:id="1948" w:author="Rev 9 Allen Wirfs-Brock" w:date="2012-06-23T17:50:00Z">
        <w:r w:rsidR="00C3505C">
          <w:t>source code</w:t>
        </w:r>
      </w:ins>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ins w:id="1949" w:author="Rev 9 Allen Wirfs-Brock" w:date="2012-06-23T17:50:00Z">
        <w:r w:rsidR="00C3505C">
          <w:t>subsequently parsed using</w:t>
        </w:r>
      </w:ins>
      <w:ins w:id="1950" w:author="Rev 9 Allen Wirfs-Brock" w:date="2012-06-23T17:52:00Z">
        <w:r w:rsidR="00C3505C">
          <w:t xml:space="preserve"> the </w:t>
        </w:r>
      </w:ins>
      <w:r w:rsidR="00C3505C" w:rsidRPr="00E77497">
        <w:t>more stringent</w:t>
      </w:r>
      <w:r w:rsidR="00C3505C">
        <w:t xml:space="preserve"> </w:t>
      </w:r>
      <w:ins w:id="1951" w:author="Rev 9 Allen Wirfs-Brock" w:date="2012-06-23T17:50:00Z">
        <w:r w:rsidR="00C3505C">
          <w:t>ECMAScript Regular Expression grammar (15.10.1)</w:t>
        </w:r>
      </w:ins>
      <w:ins w:id="1952" w:author="Rev 9 Allen Wirfs-Brock" w:date="2012-06-23T17:52:00Z">
        <w:r w:rsidR="00C3505C">
          <w:t>.</w:t>
        </w:r>
      </w:ins>
      <w:ins w:id="1953" w:author="Rev 9 Allen Wirfs-Brock" w:date="2012-06-23T17:50:00Z">
        <w:r w:rsidR="00C3505C">
          <w:t xml:space="preserve"> </w:t>
        </w:r>
      </w:ins>
    </w:p>
    <w:p w:rsidR="004C02EF" w:rsidRPr="00E77497" w:rsidRDefault="004C02EF" w:rsidP="004C02EF">
      <w:del w:id="1954" w:author="Rev 9 Allen Wirfs-Brock" w:date="2012-06-23T17:53:00Z">
        <w:r w:rsidRPr="00E77497" w:rsidDel="00C3505C">
          <w:delText xml:space="preserve">passed uninterpreted to the regular expression constructor, which interprets them according to its own, grammar. </w:delText>
        </w:r>
      </w:del>
      <w:r w:rsidRPr="00E77497">
        <w:t>An implementation may extend the</w:t>
      </w:r>
      <w:ins w:id="1955" w:author="Rev 9 Allen Wirfs-Brock" w:date="2012-06-23T17:53:00Z">
        <w:r w:rsidR="00C3505C" w:rsidRPr="00C3505C">
          <w:t xml:space="preserve"> </w:t>
        </w:r>
        <w:r w:rsidR="00C3505C">
          <w:t>ECMAScript Regular Expression grammar defined in 15.10.1</w:t>
        </w:r>
      </w:ins>
      <w:del w:id="1956" w:author="Rev 9 Allen Wirfs-Brock" w:date="2012-06-23T17:54:00Z">
        <w:r w:rsidRPr="00E77497" w:rsidDel="00C3505C">
          <w:delText xml:space="preserve"> regular expression constructor's grammar</w:delText>
        </w:r>
      </w:del>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ins w:id="1957" w:author="Rev 9 Allen Wirfs-Brock" w:date="2012-06-23T17:54:00Z">
        <w:r w:rsidR="00C3505C">
          <w:t xml:space="preserve">defined below </w:t>
        </w:r>
      </w:ins>
      <w:r w:rsidRPr="00E77497">
        <w:t>or the productions used by these productions.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RegularExpressionLiteral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RegularExpressionFirstChar RegularExpressionChars</w:t>
      </w:r>
    </w:p>
    <w:p w:rsidR="004C02EF" w:rsidRPr="00E77497" w:rsidRDefault="004C02EF" w:rsidP="004C02EF">
      <w:pPr>
        <w:pStyle w:val="SyntaxRule"/>
      </w:pPr>
      <w:r w:rsidRPr="00E77497">
        <w:t xml:space="preserve">RegularExpressionChars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rsidR="004C02EF" w:rsidRPr="00E77497" w:rsidRDefault="004C02EF" w:rsidP="004C02EF">
      <w:pPr>
        <w:pStyle w:val="SyntaxRule"/>
      </w:pPr>
      <w:r w:rsidRPr="00E77497">
        <w:t xml:space="preserve">RegularExpressionFirstChar </w:t>
      </w:r>
      <w:r w:rsidRPr="00E77497">
        <w:rPr>
          <w:rFonts w:ascii="Arial" w:hAnsi="Arial" w:cs="Arial"/>
          <w:b/>
          <w:i w:val="0"/>
        </w:rPr>
        <w:t>::</w:t>
      </w:r>
    </w:p>
    <w:p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RegularExpressionChar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rsidR="004C02EF" w:rsidRPr="00E77497" w:rsidRDefault="004C02EF" w:rsidP="004C02EF">
      <w:pPr>
        <w:pStyle w:val="SyntaxRule"/>
      </w:pPr>
      <w:r w:rsidRPr="00E77497">
        <w:t xml:space="preserve">RegularExpressionNonTerminator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rsidR="004C02EF" w:rsidRPr="00E77497" w:rsidRDefault="004C02EF" w:rsidP="004C02EF">
      <w:pPr>
        <w:pStyle w:val="SyntaxRule"/>
      </w:pPr>
      <w:r w:rsidRPr="00E77497">
        <w:t xml:space="preserve">RegularExpressionClass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rsidR="004C02EF" w:rsidRPr="00E77497" w:rsidRDefault="004C02EF" w:rsidP="004C02EF">
      <w:pPr>
        <w:pStyle w:val="SyntaxRule"/>
      </w:pPr>
      <w:r w:rsidRPr="00E77497">
        <w:lastRenderedPageBreak/>
        <w:t>RegularExpressionClassChar</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rsidR="000611A9" w:rsidRPr="00E77497" w:rsidRDefault="000611A9" w:rsidP="000611A9">
      <w:pPr>
        <w:rPr>
          <w:ins w:id="1958" w:author="Rev 9 Allen Wirfs-Brock" w:date="2012-06-23T17:42:00Z"/>
          <w:rFonts w:ascii="Helvetica" w:hAnsi="Helvetica"/>
          <w:b/>
        </w:rPr>
      </w:pPr>
      <w:ins w:id="1959" w:author="Rev 9 Allen Wirfs-Brock" w:date="2012-06-23T17:42:00Z">
        <w:r w:rsidRPr="00E77497">
          <w:rPr>
            <w:rFonts w:ascii="Helvetica" w:hAnsi="Helvetica"/>
            <w:b/>
          </w:rPr>
          <w:t xml:space="preserve">Static Semantics:  </w:t>
        </w:r>
        <w:r>
          <w:rPr>
            <w:rStyle w:val="bnf"/>
            <w:rFonts w:ascii="Helvetica" w:hAnsi="Helvetica"/>
            <w:b/>
            <w:i w:val="0"/>
          </w:rPr>
          <w:t>BodyText</w:t>
        </w:r>
      </w:ins>
    </w:p>
    <w:p w:rsidR="000611A9" w:rsidRPr="00E77497" w:rsidRDefault="000611A9" w:rsidP="000611A9">
      <w:pPr>
        <w:rPr>
          <w:ins w:id="1960" w:author="Rev 9 Allen Wirfs-Brock" w:date="2012-06-23T17:44:00Z"/>
        </w:rPr>
      </w:pPr>
      <w:ins w:id="1961" w:author="Rev 9 Allen Wirfs-Brock" w:date="2012-06-23T17:44:00Z">
        <w:r>
          <w:rPr>
            <w:rStyle w:val="bnf"/>
          </w:rPr>
          <w:t>RegularExpressionLiteral</w:t>
        </w:r>
        <w:r w:rsidRPr="00E77497">
          <w:t xml:space="preserve"> </w:t>
        </w:r>
        <w:r w:rsidRPr="00E77497">
          <w:rPr>
            <w:b/>
          </w:rPr>
          <w:t>::</w:t>
        </w:r>
        <w:r w:rsidRPr="00E77497">
          <w:t xml:space="preserve"> </w:t>
        </w:r>
      </w:ins>
      <w:ins w:id="1962" w:author="Rev 9 Allen Wirfs-Brock" w:date="2012-06-23T17:45:00Z">
        <w:r w:rsidRPr="000611A9">
          <w:rPr>
            <w:rFonts w:ascii="Courier New" w:hAnsi="Courier New" w:cs="Courier New"/>
            <w:b/>
          </w:rPr>
          <w:t>/</w:t>
        </w:r>
        <w:r w:rsidRPr="00E77497">
          <w:rPr>
            <w:rFonts w:cs="Arial"/>
            <w:b/>
          </w:rPr>
          <w:t xml:space="preserve"> </w:t>
        </w:r>
        <w:r>
          <w:rPr>
            <w:rStyle w:val="bnf"/>
          </w:rPr>
          <w:t xml:space="preserve">RegularExpressionBody </w:t>
        </w:r>
      </w:ins>
      <w:ins w:id="1963" w:author="Rev 9 Allen Wirfs-Brock" w:date="2012-06-23T17:46:00Z">
        <w:r w:rsidRPr="001E1EC2">
          <w:rPr>
            <w:rFonts w:ascii="Courier New" w:hAnsi="Courier New" w:cs="Courier New"/>
            <w:b/>
          </w:rPr>
          <w:t>/</w:t>
        </w:r>
      </w:ins>
      <w:ins w:id="1964" w:author="Rev 9 Allen Wirfs-Brock" w:date="2012-06-23T17:44:00Z">
        <w:r w:rsidRPr="00E77497">
          <w:t xml:space="preserve"> </w:t>
        </w:r>
      </w:ins>
      <w:ins w:id="1965" w:author="Rev 9 Allen Wirfs-Brock" w:date="2012-06-23T17:46:00Z">
        <w:r>
          <w:rPr>
            <w:rStyle w:val="bnf"/>
          </w:rPr>
          <w:t>RegularExpressionFlags</w:t>
        </w:r>
      </w:ins>
    </w:p>
    <w:p w:rsidR="000611A9" w:rsidRPr="00E77497" w:rsidRDefault="000611A9" w:rsidP="000611A9">
      <w:pPr>
        <w:pStyle w:val="Alg4"/>
        <w:numPr>
          <w:ilvl w:val="0"/>
          <w:numId w:val="891"/>
        </w:numPr>
        <w:spacing w:after="220"/>
        <w:contextualSpacing/>
        <w:rPr>
          <w:ins w:id="1966" w:author="Rev 9 Allen Wirfs-Brock" w:date="2012-06-23T17:44:00Z"/>
        </w:rPr>
      </w:pPr>
      <w:ins w:id="1967" w:author="Rev 9 Allen Wirfs-Brock" w:date="2012-06-23T17:44:00Z">
        <w:r w:rsidRPr="00E77497">
          <w:t xml:space="preserve">Return the </w:t>
        </w:r>
      </w:ins>
      <w:ins w:id="1968" w:author="Rev 9 Allen Wirfs-Brock" w:date="2012-06-23T17:46:00Z">
        <w:r>
          <w:t>source code that was recognized as</w:t>
        </w:r>
      </w:ins>
      <w:ins w:id="1969" w:author="Rev 9 Allen Wirfs-Brock" w:date="2012-06-23T17:44:00Z">
        <w:r w:rsidRPr="00E77497">
          <w:t xml:space="preserve"> </w:t>
        </w:r>
      </w:ins>
      <w:ins w:id="1970" w:author="Rev 9 Allen Wirfs-Brock" w:date="2012-06-23T17:47:00Z">
        <w:r>
          <w:rPr>
            <w:rStyle w:val="bnf"/>
          </w:rPr>
          <w:t>RegularExpressionBody</w:t>
        </w:r>
      </w:ins>
      <w:ins w:id="1971" w:author="Rev 9 Allen Wirfs-Brock" w:date="2012-06-23T17:44:00Z">
        <w:r w:rsidRPr="00E77497">
          <w:t>.</w:t>
        </w:r>
      </w:ins>
    </w:p>
    <w:p w:rsidR="000611A9" w:rsidRPr="00E77497" w:rsidRDefault="000611A9" w:rsidP="000611A9">
      <w:pPr>
        <w:rPr>
          <w:ins w:id="1972" w:author="Rev 9 Allen Wirfs-Brock" w:date="2012-06-23T17:47:00Z"/>
          <w:rFonts w:ascii="Helvetica" w:hAnsi="Helvetica"/>
          <w:b/>
        </w:rPr>
      </w:pPr>
      <w:ins w:id="1973" w:author="Rev 9 Allen Wirfs-Brock" w:date="2012-06-23T17:47:00Z">
        <w:r w:rsidRPr="00E77497">
          <w:rPr>
            <w:rFonts w:ascii="Helvetica" w:hAnsi="Helvetica"/>
            <w:b/>
          </w:rPr>
          <w:t xml:space="preserve">Static Semantics:  </w:t>
        </w:r>
        <w:r>
          <w:rPr>
            <w:rStyle w:val="bnf"/>
            <w:rFonts w:ascii="Helvetica" w:hAnsi="Helvetica"/>
            <w:b/>
            <w:i w:val="0"/>
          </w:rPr>
          <w:t>FlagText</w:t>
        </w:r>
      </w:ins>
    </w:p>
    <w:p w:rsidR="000611A9" w:rsidRPr="00E77497" w:rsidRDefault="000611A9" w:rsidP="000611A9">
      <w:pPr>
        <w:rPr>
          <w:ins w:id="1974" w:author="Rev 9 Allen Wirfs-Brock" w:date="2012-06-23T17:47:00Z"/>
        </w:rPr>
      </w:pPr>
      <w:ins w:id="1975" w:author="Rev 9 Allen Wirfs-Brock" w:date="2012-06-23T17:47:00Z">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ins>
    </w:p>
    <w:p w:rsidR="000611A9" w:rsidRPr="00E77497" w:rsidRDefault="000611A9" w:rsidP="000611A9">
      <w:pPr>
        <w:pStyle w:val="Alg4"/>
        <w:numPr>
          <w:ilvl w:val="0"/>
          <w:numId w:val="892"/>
        </w:numPr>
        <w:spacing w:after="220"/>
        <w:contextualSpacing/>
        <w:rPr>
          <w:ins w:id="1976" w:author="Rev 9 Allen Wirfs-Brock" w:date="2012-06-23T17:47:00Z"/>
        </w:rPr>
      </w:pPr>
      <w:ins w:id="1977" w:author="Rev 9 Allen Wirfs-Brock" w:date="2012-06-23T17:47:00Z">
        <w:r w:rsidRPr="00E77497">
          <w:t xml:space="preserve">Return the </w:t>
        </w:r>
        <w:r>
          <w:t>source code that was recognized as</w:t>
        </w:r>
        <w:r w:rsidRPr="00E77497">
          <w:t xml:space="preserve"> </w:t>
        </w:r>
        <w:r>
          <w:rPr>
            <w:rStyle w:val="bnf"/>
          </w:rPr>
          <w:t>RegularExpression</w:t>
        </w:r>
      </w:ins>
      <w:ins w:id="1978" w:author="Rev 9 Allen Wirfs-Brock" w:date="2012-06-23T17:48:00Z">
        <w:r>
          <w:rPr>
            <w:rStyle w:val="bnf"/>
          </w:rPr>
          <w:t>Flags</w:t>
        </w:r>
      </w:ins>
      <w:ins w:id="1979" w:author="Rev 9 Allen Wirfs-Brock" w:date="2012-06-23T17:47:00Z">
        <w:r w:rsidRPr="00E77497">
          <w:t>.</w:t>
        </w:r>
      </w:ins>
    </w:p>
    <w:p w:rsidR="004C02EF" w:rsidRPr="00E77497" w:rsidDel="00215101" w:rsidRDefault="004C02EF" w:rsidP="004C02EF">
      <w:pPr>
        <w:pStyle w:val="Syntax"/>
        <w:rPr>
          <w:del w:id="1980" w:author="Rev 8 Allen Wirfs-Brock" w:date="2012-05-10T18:43:00Z"/>
        </w:rPr>
      </w:pPr>
      <w:del w:id="1981" w:author="Rev 8 Allen Wirfs-Brock" w:date="2012-05-10T18:43:00Z">
        <w:r w:rsidRPr="00E77497" w:rsidDel="00215101">
          <w:delText>Semantics</w:delText>
        </w:r>
      </w:del>
    </w:p>
    <w:p w:rsidR="004C02EF" w:rsidRPr="00E77497" w:rsidDel="00215101" w:rsidRDefault="004C02EF" w:rsidP="004C02EF">
      <w:pPr>
        <w:rPr>
          <w:del w:id="1982" w:author="Rev 8 Allen Wirfs-Brock" w:date="2012-05-10T18:43:00Z"/>
        </w:rPr>
      </w:pPr>
      <w:del w:id="1983" w:author="Rev 8 Allen Wirfs-Brock" w:date="2012-05-10T18:43:00Z">
        <w:r w:rsidRPr="00E77497" w:rsidDel="00215101">
          <w:delText xml:space="preserve">A regular expression literal evaluates to a value of the Object type that is an instance of the standard built-in constructor RegExp. This value is determined in two steps: first, the characters comprising the regular expression's </w:delText>
        </w:r>
        <w:r w:rsidRPr="00E77497" w:rsidDel="00215101">
          <w:rPr>
            <w:rFonts w:ascii="Times New Roman" w:hAnsi="Times New Roman"/>
            <w:i/>
          </w:rPr>
          <w:delText>RegularExpressionBody</w:delText>
        </w:r>
        <w:r w:rsidRPr="00E77497" w:rsidDel="00215101">
          <w:delText xml:space="preserve"> and </w:delText>
        </w:r>
        <w:r w:rsidRPr="00E77497" w:rsidDel="00215101">
          <w:rPr>
            <w:rFonts w:ascii="Times New Roman" w:hAnsi="Times New Roman"/>
            <w:i/>
          </w:rPr>
          <w:delText>RegularExpressionFlags</w:delText>
        </w:r>
        <w:r w:rsidRPr="00E77497" w:rsidDel="00215101">
          <w:delText xml:space="preserve"> production expansions are collected uninterpreted into two Strings Pattern and Flags, respectively. Then each time the literal is evaluated, a new object is created as if by the expression </w:delText>
        </w:r>
        <w:r w:rsidRPr="00E77497" w:rsidDel="00215101">
          <w:rPr>
            <w:rFonts w:ascii="Courier New" w:hAnsi="Courier New"/>
            <w:b/>
          </w:rPr>
          <w:delText>new RegExp(</w:delText>
        </w:r>
        <w:r w:rsidRPr="00E77497" w:rsidDel="00215101">
          <w:rPr>
            <w:rFonts w:ascii="Courier New" w:hAnsi="Courier New"/>
          </w:rPr>
          <w:delText>Pattern, Flags</w:delText>
        </w:r>
        <w:r w:rsidRPr="00E77497" w:rsidDel="00215101">
          <w:rPr>
            <w:rFonts w:ascii="Courier New" w:hAnsi="Courier New"/>
            <w:b/>
          </w:rPr>
          <w:delText>)</w:delText>
        </w:r>
        <w:r w:rsidRPr="00E77497" w:rsidDel="00215101">
          <w:delText xml:space="preserve"> where RegExp is the standard built-in constructor with that name. The newly constructed object becomes the value of the </w:delText>
        </w:r>
        <w:r w:rsidRPr="00E77497" w:rsidDel="00215101">
          <w:rPr>
            <w:rFonts w:ascii="Times New Roman" w:hAnsi="Times New Roman"/>
            <w:i/>
          </w:rPr>
          <w:delText>RegularExpressionLiteral</w:delText>
        </w:r>
        <w:r w:rsidRPr="00E77497" w:rsidDel="00215101">
          <w:delText xml:space="preserve">. If the call to </w:delText>
        </w:r>
        <w:r w:rsidRPr="00E77497" w:rsidDel="00215101">
          <w:rPr>
            <w:rFonts w:ascii="Courier New" w:hAnsi="Courier New"/>
            <w:b/>
          </w:rPr>
          <w:delText>new RegExp</w:delText>
        </w:r>
        <w:r w:rsidRPr="00E77497" w:rsidDel="00215101">
          <w:delText xml:space="preserve"> would generate an error as specified in 15.10.4.1, the error must be treated as an early error (Clause 16).</w:delText>
        </w:r>
      </w:del>
    </w:p>
    <w:p w:rsidR="00B6358F" w:rsidRPr="00E77497" w:rsidRDefault="00B6358F" w:rsidP="00B6358F">
      <w:pPr>
        <w:pStyle w:val="Heading3"/>
        <w:numPr>
          <w:ilvl w:val="0"/>
          <w:numId w:val="0"/>
        </w:numPr>
        <w:rPr>
          <w:ins w:id="1984" w:author="Rev 9 Allen Wirfs-Brock" w:date="2012-06-24T14:19:00Z"/>
        </w:rPr>
      </w:pPr>
      <w:bookmarkStart w:id="1985" w:name="_Ref463859562"/>
      <w:bookmarkStart w:id="1986" w:name="_Toc472818770"/>
      <w:bookmarkStart w:id="1987" w:name="_Toc235503323"/>
      <w:bookmarkStart w:id="1988" w:name="_Toc241509098"/>
      <w:bookmarkStart w:id="1989" w:name="_Toc244416585"/>
      <w:bookmarkStart w:id="1990" w:name="_Toc276630949"/>
      <w:bookmarkStart w:id="1991" w:name="_Toc339020256"/>
      <w:ins w:id="1992" w:author="Rev 9 Allen Wirfs-Brock" w:date="2012-06-24T14:19:00Z">
        <w:r w:rsidRPr="00E77497">
          <w:t>7.8.</w:t>
        </w:r>
        <w:r>
          <w:t>6</w:t>
        </w:r>
        <w:r w:rsidRPr="00E77497">
          <w:tab/>
        </w:r>
        <w:del w:id="1993" w:author="Rev 10 Allen Wirfs-Brock" w:date="2012-07-29T11:24:00Z">
          <w:r w:rsidDel="00387B31">
            <w:delText>Quasi</w:delText>
          </w:r>
        </w:del>
      </w:ins>
      <w:ins w:id="1994" w:author="Rev 10 Allen Wirfs-Brock" w:date="2012-07-29T11:24:00Z">
        <w:r w:rsidR="00387B31">
          <w:t xml:space="preserve">Template </w:t>
        </w:r>
      </w:ins>
      <w:ins w:id="1995" w:author="Rev 9 Allen Wirfs-Brock" w:date="2012-06-24T14:19:00Z">
        <w:del w:id="1996" w:author="Rev 10 Allen Wirfs-Brock" w:date="2012-07-29T11:25:00Z">
          <w:r w:rsidRPr="00E77497" w:rsidDel="00387B31">
            <w:delText xml:space="preserve"> </w:delText>
          </w:r>
        </w:del>
        <w:r w:rsidRPr="00E77497">
          <w:t>Literal</w:t>
        </w:r>
        <w:r>
          <w:t xml:space="preserve"> Lexical Comp</w:t>
        </w:r>
      </w:ins>
      <w:ins w:id="1997" w:author="Rev 9 Allen Wirfs-Brock" w:date="2012-07-06T09:33:00Z">
        <w:r w:rsidR="002C1B8F">
          <w:t>o</w:t>
        </w:r>
      </w:ins>
      <w:ins w:id="1998" w:author="Rev 9 Allen Wirfs-Brock" w:date="2012-06-24T14:19:00Z">
        <w:r>
          <w:t>nents</w:t>
        </w:r>
        <w:bookmarkEnd w:id="1991"/>
      </w:ins>
    </w:p>
    <w:p w:rsidR="00B6358F" w:rsidRPr="00E77497" w:rsidRDefault="00B6358F" w:rsidP="00B6358F">
      <w:pPr>
        <w:pStyle w:val="Syntax"/>
        <w:rPr>
          <w:ins w:id="1999" w:author="Rev 9 Allen Wirfs-Brock" w:date="2012-06-24T14:19:00Z"/>
        </w:rPr>
      </w:pPr>
      <w:ins w:id="2000" w:author="Rev 9 Allen Wirfs-Brock" w:date="2012-06-24T14:19:00Z">
        <w:del w:id="2001" w:author="Rev 10 Allen Wirfs-Brock" w:date="2012-07-09T09:20:00Z">
          <w:r w:rsidRPr="00E77497" w:rsidDel="00926405">
            <w:delText>7.9</w:delText>
          </w:r>
          <w:r w:rsidRPr="00E77497" w:rsidDel="00926405">
            <w:tab/>
          </w:r>
        </w:del>
        <w:r w:rsidRPr="00E77497">
          <w:t>Syntax</w:t>
        </w:r>
      </w:ins>
    </w:p>
    <w:p w:rsidR="00B6358F" w:rsidRPr="00E77497" w:rsidRDefault="00B6358F" w:rsidP="00B6358F">
      <w:pPr>
        <w:pStyle w:val="SyntaxRule"/>
        <w:rPr>
          <w:ins w:id="2002" w:author="Rev 9 Allen Wirfs-Brock" w:date="2012-06-24T14:19:00Z"/>
        </w:rPr>
      </w:pPr>
      <w:ins w:id="2003" w:author="Rev 9 Allen Wirfs-Brock" w:date="2012-06-24T14:19:00Z">
        <w:del w:id="2004" w:author="Rev 10 Allen Wirfs-Brock" w:date="2012-07-29T11:20:00Z">
          <w:r w:rsidDel="00387B31">
            <w:delText>Quasi</w:delText>
          </w:r>
        </w:del>
      </w:ins>
      <w:ins w:id="2005" w:author="Rev 10 Allen Wirfs-Brock" w:date="2012-07-29T11:20:00Z">
        <w:r w:rsidR="00387B31">
          <w:t>Template</w:t>
        </w:r>
      </w:ins>
      <w:ins w:id="2006" w:author="Rev 9 Allen Wirfs-Brock" w:date="2012-06-24T14:19:00Z">
        <w:r>
          <w:t xml:space="preserve"> </w:t>
        </w:r>
        <w:r w:rsidRPr="00E77497">
          <w:rPr>
            <w:rFonts w:ascii="Arial" w:hAnsi="Arial" w:cs="Arial"/>
            <w:b/>
            <w:i w:val="0"/>
          </w:rPr>
          <w:t>::</w:t>
        </w:r>
      </w:ins>
    </w:p>
    <w:p w:rsidR="00B6358F" w:rsidRPr="00B43B49" w:rsidRDefault="005F297D" w:rsidP="00B6358F">
      <w:pPr>
        <w:pStyle w:val="SyntaxDefinition"/>
        <w:rPr>
          <w:ins w:id="2007" w:author="Rev 9 Allen Wirfs-Brock" w:date="2012-06-24T14:22:00Z"/>
          <w:i w:val="0"/>
        </w:rPr>
      </w:pPr>
      <w:ins w:id="2008" w:author="Rev 9 Allen Wirfs-Brock" w:date="2012-06-24T14:24:00Z">
        <w:del w:id="2009" w:author="Rev 10 Allen Wirfs-Brock" w:date="2012-07-29T11:19:00Z">
          <w:r w:rsidDel="00387B31">
            <w:delText>FullQuasi</w:delText>
          </w:r>
        </w:del>
      </w:ins>
      <w:ins w:id="2010" w:author="Rev 10 Allen Wirfs-Brock" w:date="2012-07-29T11:19:00Z">
        <w:r w:rsidR="00387B31">
          <w:t>NoSubstitutionTe</w:t>
        </w:r>
      </w:ins>
      <w:ins w:id="2011" w:author="Rev 10 Allen Wirfs-Brock" w:date="2012-07-29T11:20:00Z">
        <w:r w:rsidR="00387B31">
          <w:t>m</w:t>
        </w:r>
      </w:ins>
      <w:ins w:id="2012" w:author="Rev 10 Allen Wirfs-Brock" w:date="2012-07-29T11:19:00Z">
        <w:r w:rsidR="00387B31">
          <w:t>plate</w:t>
        </w:r>
      </w:ins>
      <w:ins w:id="2013" w:author="Rev 9 Allen Wirfs-Brock" w:date="2012-06-24T14:22:00Z">
        <w:r w:rsidR="00B6358F" w:rsidRPr="00E77497">
          <w:rPr>
            <w:b/>
          </w:rPr>
          <w:t xml:space="preserve"> </w:t>
        </w:r>
        <w:r w:rsidR="00B6358F" w:rsidRPr="00E77497">
          <w:rPr>
            <w:rFonts w:ascii="Courier New" w:hAnsi="Courier New"/>
            <w:b/>
            <w:i w:val="0"/>
          </w:rPr>
          <w:br/>
        </w:r>
      </w:ins>
      <w:ins w:id="2014" w:author="Rev 9 Allen Wirfs-Brock" w:date="2012-06-24T14:24:00Z">
        <w:del w:id="2015" w:author="Rev 10 Allen Wirfs-Brock" w:date="2012-07-29T11:19:00Z">
          <w:r w:rsidRPr="008B6A17" w:rsidDel="00387B31">
            <w:delText>Quasi</w:delText>
          </w:r>
        </w:del>
      </w:ins>
      <w:ins w:id="2016" w:author="Rev 10 Allen Wirfs-Brock" w:date="2012-07-29T11:19:00Z">
        <w:r w:rsidR="00387B31">
          <w:t>Template</w:t>
        </w:r>
      </w:ins>
      <w:ins w:id="2017" w:author="Rev 9 Allen Wirfs-Brock" w:date="2012-06-24T14:24:00Z">
        <w:r w:rsidRPr="008B6A17">
          <w:t>Head</w:t>
        </w:r>
      </w:ins>
    </w:p>
    <w:p w:rsidR="005F297D" w:rsidRPr="00B43B49" w:rsidRDefault="005F297D" w:rsidP="005F297D">
      <w:pPr>
        <w:pStyle w:val="SyntaxRule"/>
        <w:rPr>
          <w:ins w:id="2018" w:author="Rev 9 Allen Wirfs-Brock" w:date="2012-06-24T14:26:00Z"/>
          <w:i w:val="0"/>
        </w:rPr>
      </w:pPr>
      <w:ins w:id="2019" w:author="Rev 9 Allen Wirfs-Brock" w:date="2012-06-24T14:26:00Z">
        <w:del w:id="2020" w:author="Rev 10 Allen Wirfs-Brock" w:date="2012-07-29T11:19:00Z">
          <w:r w:rsidRPr="008B6A17" w:rsidDel="00387B31">
            <w:delText>FullQuasi</w:delText>
          </w:r>
        </w:del>
      </w:ins>
      <w:ins w:id="2021" w:author="Rev 10 Allen Wirfs-Brock" w:date="2012-07-29T11:19:00Z">
        <w:r w:rsidR="00387B31">
          <w:t>NoSubstitutionTemplate</w:t>
        </w:r>
      </w:ins>
      <w:ins w:id="2022" w:author="Rev 9 Allen Wirfs-Brock" w:date="2012-06-24T14:26:00Z">
        <w:r w:rsidRPr="00B43B49">
          <w:rPr>
            <w:i w:val="0"/>
          </w:rPr>
          <w:t xml:space="preserve"> </w:t>
        </w:r>
        <w:r w:rsidRPr="008B6A17">
          <w:rPr>
            <w:rFonts w:ascii="Arial" w:hAnsi="Arial" w:cs="Arial"/>
            <w:b/>
            <w:i w:val="0"/>
          </w:rPr>
          <w:t>::</w:t>
        </w:r>
      </w:ins>
    </w:p>
    <w:p w:rsidR="005F297D" w:rsidRPr="00E77497" w:rsidRDefault="005F297D" w:rsidP="005F297D">
      <w:pPr>
        <w:pStyle w:val="SyntaxDefinition"/>
        <w:rPr>
          <w:ins w:id="2023" w:author="Rev 9 Allen Wirfs-Brock" w:date="2012-06-24T14:26:00Z"/>
        </w:rPr>
      </w:pPr>
      <w:ins w:id="2024" w:author="Rev 9 Allen Wirfs-Brock" w:date="2012-06-24T14:26:00Z">
        <w:r w:rsidRPr="00B43B49">
          <w:rPr>
            <w:rFonts w:ascii="Courier New" w:hAnsi="Courier New" w:cs="Courier New"/>
            <w:b/>
            <w:i w:val="0"/>
          </w:rPr>
          <w:t>`</w:t>
        </w:r>
      </w:ins>
      <w:ins w:id="2025" w:author="Rev 9 Allen Wirfs-Brock" w:date="2012-06-24T15:29:00Z">
        <w:r w:rsidR="008B6A17">
          <w:t xml:space="preserve"> </w:t>
        </w:r>
        <w:del w:id="2026" w:author="Rev 10 Allen Wirfs-Brock" w:date="2012-07-29T11:18:00Z">
          <w:r w:rsidR="008B6A17" w:rsidDel="005C6707">
            <w:delText>Quasi</w:delText>
          </w:r>
        </w:del>
      </w:ins>
      <w:ins w:id="2027" w:author="Rev 10 Allen Wirfs-Brock" w:date="2012-07-29T11:18:00Z">
        <w:r w:rsidR="005C6707">
          <w:t>Template</w:t>
        </w:r>
      </w:ins>
      <w:ins w:id="2028" w:author="Rev 9 Allen Wirfs-Brock" w:date="2012-06-24T15:29:00Z">
        <w:r w:rsidR="008B6A17">
          <w:t>Characters</w:t>
        </w:r>
      </w:ins>
      <w:ins w:id="2029" w:author="Rev 9 Allen Wirfs-Brock" w:date="2012-06-24T15:31:00Z">
        <w:r w:rsidR="008B6A17" w:rsidRPr="00E77497">
          <w:rPr>
            <w:rFonts w:ascii="Arial" w:hAnsi="Arial"/>
            <w:i w:val="0"/>
            <w:vertAlign w:val="subscript"/>
          </w:rPr>
          <w:t>opt</w:t>
        </w:r>
      </w:ins>
      <w:ins w:id="2030" w:author="Rev 9 Allen Wirfs-Brock" w:date="2012-06-24T15:29:00Z">
        <w:r w:rsidR="008B6A17">
          <w:t xml:space="preserve"> </w:t>
        </w:r>
        <w:r w:rsidR="008B6A17" w:rsidRPr="00B43B49">
          <w:rPr>
            <w:rFonts w:ascii="Courier New" w:hAnsi="Courier New" w:cs="Courier New"/>
            <w:b/>
            <w:i w:val="0"/>
          </w:rPr>
          <w:t>`</w:t>
        </w:r>
      </w:ins>
      <w:ins w:id="2031" w:author="Rev 9 Allen Wirfs-Brock" w:date="2012-06-24T14:26:00Z">
        <w:r>
          <w:t xml:space="preserve"> </w:t>
        </w:r>
      </w:ins>
    </w:p>
    <w:p w:rsidR="008B6A17" w:rsidRPr="001E1EC2" w:rsidRDefault="008B6A17" w:rsidP="008B6A17">
      <w:pPr>
        <w:pStyle w:val="SyntaxRule"/>
        <w:rPr>
          <w:ins w:id="2032" w:author="Rev 9 Allen Wirfs-Brock" w:date="2012-06-24T15:32:00Z"/>
          <w:i w:val="0"/>
        </w:rPr>
      </w:pPr>
      <w:ins w:id="2033" w:author="Rev 9 Allen Wirfs-Brock" w:date="2012-06-24T15:32:00Z">
        <w:del w:id="2034" w:author="Rev 10 Allen Wirfs-Brock" w:date="2012-07-29T11:18:00Z">
          <w:r w:rsidRPr="00B43B49" w:rsidDel="005C6707">
            <w:delText>Quasi</w:delText>
          </w:r>
        </w:del>
      </w:ins>
      <w:ins w:id="2035" w:author="Rev 10 Allen Wirfs-Brock" w:date="2012-07-29T11:18:00Z">
        <w:r w:rsidR="005C6707">
          <w:t>Template</w:t>
        </w:r>
      </w:ins>
      <w:ins w:id="2036" w:author="Rev 9 Allen Wirfs-Brock" w:date="2012-06-24T15:32:00Z">
        <w:r>
          <w:t>Head</w:t>
        </w:r>
        <w:r w:rsidRPr="001E1EC2">
          <w:rPr>
            <w:i w:val="0"/>
          </w:rPr>
          <w:t xml:space="preserve"> </w:t>
        </w:r>
        <w:r w:rsidRPr="008B6A17">
          <w:rPr>
            <w:rFonts w:ascii="Arial" w:hAnsi="Arial" w:cs="Arial"/>
            <w:b/>
            <w:i w:val="0"/>
          </w:rPr>
          <w:t>::</w:t>
        </w:r>
      </w:ins>
    </w:p>
    <w:p w:rsidR="008B6A17" w:rsidRPr="00E77497" w:rsidRDefault="008B6A17" w:rsidP="008B6A17">
      <w:pPr>
        <w:pStyle w:val="SyntaxDefinition"/>
        <w:rPr>
          <w:ins w:id="2037" w:author="Rev 9 Allen Wirfs-Brock" w:date="2012-06-24T15:32:00Z"/>
        </w:rPr>
      </w:pPr>
      <w:ins w:id="2038" w:author="Rev 9 Allen Wirfs-Brock" w:date="2012-06-24T15:32:00Z">
        <w:r w:rsidRPr="001E1EC2">
          <w:rPr>
            <w:rFonts w:ascii="Courier New" w:hAnsi="Courier New" w:cs="Courier New"/>
            <w:b/>
            <w:i w:val="0"/>
          </w:rPr>
          <w:t>`</w:t>
        </w:r>
        <w:r>
          <w:t xml:space="preserve"> </w:t>
        </w:r>
        <w:del w:id="2039" w:author="Rev 10 Allen Wirfs-Brock" w:date="2012-07-29T11:18:00Z">
          <w:r w:rsidDel="005C6707">
            <w:delText>Quasi</w:delText>
          </w:r>
        </w:del>
      </w:ins>
      <w:ins w:id="2040" w:author="Rev 10 Allen Wirfs-Brock" w:date="2012-07-29T11:18:00Z">
        <w:r w:rsidR="005C6707">
          <w:t>Template</w:t>
        </w:r>
      </w:ins>
      <w:ins w:id="2041" w:author="Rev 9 Allen Wirfs-Brock" w:date="2012-06-24T15:32:00Z">
        <w:r>
          <w:t>Characters</w:t>
        </w:r>
        <w:r w:rsidRPr="00E77497">
          <w:rPr>
            <w:rFonts w:ascii="Arial" w:hAnsi="Arial"/>
            <w:i w:val="0"/>
            <w:vertAlign w:val="subscript"/>
          </w:rPr>
          <w:t>opt</w:t>
        </w:r>
        <w:r>
          <w:t xml:space="preserve"> </w:t>
        </w:r>
      </w:ins>
      <w:ins w:id="2042" w:author="Rev 9 Allen Wirfs-Brock" w:date="2012-06-24T15:49:00Z">
        <w:r w:rsidR="00B43B49">
          <w:rPr>
            <w:rFonts w:ascii="Courier New" w:hAnsi="Courier New" w:cs="Courier New"/>
            <w:b/>
            <w:i w:val="0"/>
          </w:rPr>
          <w:t>$</w:t>
        </w:r>
      </w:ins>
      <w:ins w:id="2043" w:author="Rev 9 Allen Wirfs-Brock" w:date="2012-06-26T15:07:00Z">
        <w:r w:rsidR="000D671D">
          <w:rPr>
            <w:rFonts w:ascii="Courier New" w:hAnsi="Courier New" w:cs="Courier New"/>
            <w:b/>
            <w:i w:val="0"/>
          </w:rPr>
          <w:t>{</w:t>
        </w:r>
      </w:ins>
      <w:ins w:id="2044" w:author="Rev 9 Allen Wirfs-Brock" w:date="2012-06-24T15:32:00Z">
        <w:r>
          <w:t xml:space="preserve"> </w:t>
        </w:r>
      </w:ins>
    </w:p>
    <w:p w:rsidR="008B6A17" w:rsidRPr="00E77497" w:rsidRDefault="008B6A17" w:rsidP="008B6A17">
      <w:pPr>
        <w:pStyle w:val="SyntaxRule"/>
        <w:rPr>
          <w:ins w:id="2045" w:author="Rev 9 Allen Wirfs-Brock" w:date="2012-06-24T15:35:00Z"/>
        </w:rPr>
      </w:pPr>
      <w:ins w:id="2046" w:author="Rev 9 Allen Wirfs-Brock" w:date="2012-06-24T15:35:00Z">
        <w:del w:id="2047" w:author="Rev 10 Allen Wirfs-Brock" w:date="2012-07-29T11:17:00Z">
          <w:r w:rsidDel="005C6707">
            <w:delText>Quasi</w:delText>
          </w:r>
        </w:del>
      </w:ins>
      <w:ins w:id="2048" w:author="Rev 10 Allen Wirfs-Brock" w:date="2012-07-29T11:17:00Z">
        <w:r w:rsidR="005C6707">
          <w:t>Template</w:t>
        </w:r>
      </w:ins>
      <w:ins w:id="2049" w:author="Rev 9 Allen Wirfs-Brock" w:date="2012-06-24T15:35:00Z">
        <w:r>
          <w:t xml:space="preserve">SubstitutionTail </w:t>
        </w:r>
        <w:r w:rsidRPr="00E77497">
          <w:rPr>
            <w:rFonts w:ascii="Arial" w:hAnsi="Arial" w:cs="Arial"/>
            <w:b/>
            <w:i w:val="0"/>
          </w:rPr>
          <w:t>::</w:t>
        </w:r>
      </w:ins>
    </w:p>
    <w:p w:rsidR="008B6A17" w:rsidRPr="001E1EC2" w:rsidRDefault="008B6A17" w:rsidP="008B6A17">
      <w:pPr>
        <w:pStyle w:val="SyntaxDefinition"/>
        <w:rPr>
          <w:ins w:id="2050" w:author="Rev 9 Allen Wirfs-Brock" w:date="2012-06-24T15:35:00Z"/>
          <w:i w:val="0"/>
        </w:rPr>
      </w:pPr>
      <w:ins w:id="2051" w:author="Rev 9 Allen Wirfs-Brock" w:date="2012-06-24T15:35:00Z">
        <w:del w:id="2052" w:author="Rev 10 Allen Wirfs-Brock" w:date="2012-07-29T11:17:00Z">
          <w:r w:rsidDel="005C6707">
            <w:delText>Quasi</w:delText>
          </w:r>
        </w:del>
      </w:ins>
      <w:ins w:id="2053" w:author="Rev 10 Allen Wirfs-Brock" w:date="2012-07-29T11:17:00Z">
        <w:r w:rsidR="005C6707">
          <w:t>Template</w:t>
        </w:r>
      </w:ins>
      <w:ins w:id="2054" w:author="Rev 9 Allen Wirfs-Brock" w:date="2012-06-24T15:35:00Z">
        <w:r>
          <w:t>Middle</w:t>
        </w:r>
        <w:r w:rsidRPr="00E77497">
          <w:rPr>
            <w:b/>
          </w:rPr>
          <w:t xml:space="preserve"> </w:t>
        </w:r>
      </w:ins>
      <w:ins w:id="2055" w:author="Rev 9 Allen Wirfs-Brock" w:date="2012-06-24T16:05:00Z">
        <w:r w:rsidR="00576D5A">
          <w:rPr>
            <w:b/>
          </w:rPr>
          <w:br/>
        </w:r>
      </w:ins>
      <w:ins w:id="2056" w:author="Rev 9 Allen Wirfs-Brock" w:date="2012-06-24T16:06:00Z">
        <w:del w:id="2057" w:author="Rev 10 Allen Wirfs-Brock" w:date="2012-07-29T11:17:00Z">
          <w:r w:rsidR="00576D5A" w:rsidDel="005C6707">
            <w:delText>Quasi</w:delText>
          </w:r>
        </w:del>
      </w:ins>
      <w:ins w:id="2058" w:author="Rev 10 Allen Wirfs-Brock" w:date="2012-07-29T11:17:00Z">
        <w:r w:rsidR="005C6707">
          <w:t>Template</w:t>
        </w:r>
      </w:ins>
      <w:ins w:id="2059" w:author="Rev 9 Allen Wirfs-Brock" w:date="2012-06-24T16:06:00Z">
        <w:r w:rsidR="00576D5A">
          <w:t>Tail</w:t>
        </w:r>
      </w:ins>
    </w:p>
    <w:p w:rsidR="00576D5A" w:rsidRPr="001E1EC2" w:rsidRDefault="00576D5A" w:rsidP="00576D5A">
      <w:pPr>
        <w:pStyle w:val="SyntaxRule"/>
        <w:rPr>
          <w:ins w:id="2060" w:author="Rev 9 Allen Wirfs-Brock" w:date="2012-06-24T16:07:00Z"/>
          <w:i w:val="0"/>
        </w:rPr>
      </w:pPr>
      <w:ins w:id="2061" w:author="Rev 9 Allen Wirfs-Brock" w:date="2012-06-24T16:07:00Z">
        <w:del w:id="2062" w:author="Rev 10 Allen Wirfs-Brock" w:date="2012-07-29T11:17:00Z">
          <w:r w:rsidRPr="001E1EC2" w:rsidDel="005C6707">
            <w:delText>Quasi</w:delText>
          </w:r>
        </w:del>
      </w:ins>
      <w:ins w:id="2063" w:author="Rev 10 Allen Wirfs-Brock" w:date="2012-07-29T11:17:00Z">
        <w:r w:rsidR="005C6707">
          <w:t>Template</w:t>
        </w:r>
      </w:ins>
      <w:ins w:id="2064" w:author="Rev 9 Allen Wirfs-Brock" w:date="2012-06-24T16:07:00Z">
        <w:r>
          <w:t>Middle</w:t>
        </w:r>
        <w:r w:rsidRPr="001E1EC2">
          <w:rPr>
            <w:i w:val="0"/>
          </w:rPr>
          <w:t xml:space="preserve"> </w:t>
        </w:r>
        <w:r w:rsidRPr="008B6A17">
          <w:rPr>
            <w:rFonts w:ascii="Arial" w:hAnsi="Arial" w:cs="Arial"/>
            <w:b/>
            <w:i w:val="0"/>
          </w:rPr>
          <w:t>::</w:t>
        </w:r>
      </w:ins>
    </w:p>
    <w:p w:rsidR="00576D5A" w:rsidRPr="00E77497" w:rsidRDefault="00576D5A" w:rsidP="00576D5A">
      <w:pPr>
        <w:pStyle w:val="SyntaxDefinition"/>
        <w:rPr>
          <w:ins w:id="2065" w:author="Rev 9 Allen Wirfs-Brock" w:date="2012-06-24T16:07:00Z"/>
        </w:rPr>
      </w:pPr>
      <w:ins w:id="2066" w:author="Rev 9 Allen Wirfs-Brock" w:date="2012-06-24T16:07:00Z">
        <w:r>
          <w:rPr>
            <w:rFonts w:ascii="Courier New" w:hAnsi="Courier New" w:cs="Courier New"/>
            <w:b/>
            <w:i w:val="0"/>
          </w:rPr>
          <w:t>}</w:t>
        </w:r>
        <w:r>
          <w:t xml:space="preserve"> </w:t>
        </w:r>
        <w:del w:id="2067" w:author="Rev 10 Allen Wirfs-Brock" w:date="2012-07-29T11:17:00Z">
          <w:r w:rsidDel="005C6707">
            <w:delText>Quasi</w:delText>
          </w:r>
        </w:del>
      </w:ins>
      <w:ins w:id="2068" w:author="Rev 10 Allen Wirfs-Brock" w:date="2012-07-29T11:17:00Z">
        <w:r w:rsidR="005C6707">
          <w:t>Template</w:t>
        </w:r>
      </w:ins>
      <w:ins w:id="2069" w:author="Rev 9 Allen Wirfs-Brock" w:date="2012-06-24T16:07:00Z">
        <w:r>
          <w:t>Characters</w:t>
        </w:r>
        <w:r w:rsidRPr="00E77497">
          <w:rPr>
            <w:rFonts w:ascii="Arial" w:hAnsi="Arial"/>
            <w:i w:val="0"/>
            <w:vertAlign w:val="subscript"/>
          </w:rPr>
          <w:t>opt</w:t>
        </w:r>
        <w:r>
          <w:t xml:space="preserve"> </w:t>
        </w:r>
        <w:r>
          <w:rPr>
            <w:rFonts w:ascii="Courier New" w:hAnsi="Courier New" w:cs="Courier New"/>
            <w:b/>
            <w:i w:val="0"/>
          </w:rPr>
          <w:t>$</w:t>
        </w:r>
      </w:ins>
      <w:ins w:id="2070" w:author="Rev 9 Allen Wirfs-Brock" w:date="2012-06-26T15:07:00Z">
        <w:r w:rsidR="000D671D">
          <w:rPr>
            <w:rFonts w:ascii="Courier New" w:hAnsi="Courier New" w:cs="Courier New"/>
            <w:b/>
            <w:i w:val="0"/>
          </w:rPr>
          <w:t>{</w:t>
        </w:r>
      </w:ins>
      <w:ins w:id="2071" w:author="Rev 9 Allen Wirfs-Brock" w:date="2012-06-24T16:07:00Z">
        <w:r>
          <w:t xml:space="preserve"> </w:t>
        </w:r>
      </w:ins>
    </w:p>
    <w:p w:rsidR="00E32DB2" w:rsidRPr="001E1EC2" w:rsidRDefault="00E32DB2" w:rsidP="00E32DB2">
      <w:pPr>
        <w:pStyle w:val="SyntaxRule"/>
        <w:rPr>
          <w:ins w:id="2072" w:author="Rev 9 Allen Wirfs-Brock" w:date="2012-06-24T15:40:00Z"/>
          <w:i w:val="0"/>
        </w:rPr>
      </w:pPr>
      <w:ins w:id="2073" w:author="Rev 9 Allen Wirfs-Brock" w:date="2012-06-24T15:40:00Z">
        <w:del w:id="2074" w:author="Rev 10 Allen Wirfs-Brock" w:date="2012-07-29T11:17:00Z">
          <w:r w:rsidRPr="001E1EC2" w:rsidDel="005C6707">
            <w:delText>Quasi</w:delText>
          </w:r>
        </w:del>
      </w:ins>
      <w:ins w:id="2075" w:author="Rev 10 Allen Wirfs-Brock" w:date="2012-07-29T11:17:00Z">
        <w:r w:rsidR="005C6707">
          <w:t>Template</w:t>
        </w:r>
      </w:ins>
      <w:ins w:id="2076" w:author="Rev 9 Allen Wirfs-Brock" w:date="2012-06-24T15:40:00Z">
        <w:r>
          <w:t>Tail</w:t>
        </w:r>
        <w:r w:rsidRPr="001E1EC2">
          <w:rPr>
            <w:i w:val="0"/>
          </w:rPr>
          <w:t xml:space="preserve"> </w:t>
        </w:r>
        <w:r w:rsidRPr="008B6A17">
          <w:rPr>
            <w:rFonts w:ascii="Arial" w:hAnsi="Arial" w:cs="Arial"/>
            <w:b/>
            <w:i w:val="0"/>
          </w:rPr>
          <w:t>::</w:t>
        </w:r>
      </w:ins>
    </w:p>
    <w:p w:rsidR="00E32DB2" w:rsidRPr="00E77497" w:rsidRDefault="00E32DB2" w:rsidP="00E32DB2">
      <w:pPr>
        <w:pStyle w:val="SyntaxDefinition"/>
        <w:rPr>
          <w:ins w:id="2077" w:author="Rev 9 Allen Wirfs-Brock" w:date="2012-06-24T15:40:00Z"/>
        </w:rPr>
      </w:pPr>
      <w:ins w:id="2078" w:author="Rev 9 Allen Wirfs-Brock" w:date="2012-06-24T15:40:00Z">
        <w:r>
          <w:rPr>
            <w:rFonts w:ascii="Courier New" w:hAnsi="Courier New" w:cs="Courier New"/>
            <w:b/>
            <w:i w:val="0"/>
          </w:rPr>
          <w:t>}</w:t>
        </w:r>
        <w:r>
          <w:t xml:space="preserve"> </w:t>
        </w:r>
        <w:del w:id="2079" w:author="Rev 10 Allen Wirfs-Brock" w:date="2012-07-29T11:17:00Z">
          <w:r w:rsidDel="005C6707">
            <w:delText>Quasi</w:delText>
          </w:r>
        </w:del>
      </w:ins>
      <w:ins w:id="2080" w:author="Rev 10 Allen Wirfs-Brock" w:date="2012-07-29T11:17:00Z">
        <w:r w:rsidR="005C6707">
          <w:t>Template</w:t>
        </w:r>
      </w:ins>
      <w:ins w:id="2081" w:author="Rev 9 Allen Wirfs-Brock" w:date="2012-06-24T15:40:00Z">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ins>
    </w:p>
    <w:p w:rsidR="00B43B49" w:rsidRPr="00E77497" w:rsidRDefault="00B43B49" w:rsidP="00B43B49">
      <w:pPr>
        <w:pStyle w:val="SyntaxRule"/>
        <w:rPr>
          <w:ins w:id="2082" w:author="Rev 9 Allen Wirfs-Brock" w:date="2012-06-24T15:43:00Z"/>
        </w:rPr>
      </w:pPr>
      <w:ins w:id="2083" w:author="Rev 9 Allen Wirfs-Brock" w:date="2012-06-24T15:43:00Z">
        <w:del w:id="2084" w:author="Rev 10 Allen Wirfs-Brock" w:date="2012-07-29T11:16:00Z">
          <w:r w:rsidDel="005C6707">
            <w:delText>Quasi</w:delText>
          </w:r>
        </w:del>
      </w:ins>
      <w:ins w:id="2085" w:author="Rev 10 Allen Wirfs-Brock" w:date="2012-07-29T11:16:00Z">
        <w:r w:rsidR="005C6707">
          <w:t>Template</w:t>
        </w:r>
      </w:ins>
      <w:ins w:id="2086" w:author="Rev 9 Allen Wirfs-Brock" w:date="2012-06-24T15:43:00Z">
        <w:r w:rsidRPr="00E77497">
          <w:t xml:space="preserve">Characters </w:t>
        </w:r>
        <w:r w:rsidRPr="00E77497">
          <w:rPr>
            <w:rFonts w:ascii="Arial" w:hAnsi="Arial" w:cs="Arial"/>
            <w:b/>
            <w:i w:val="0"/>
          </w:rPr>
          <w:t>::</w:t>
        </w:r>
      </w:ins>
    </w:p>
    <w:p w:rsidR="00B43B49" w:rsidRPr="00E77497" w:rsidRDefault="00B43B49" w:rsidP="00B43B49">
      <w:pPr>
        <w:pStyle w:val="SyntaxDefinition"/>
        <w:rPr>
          <w:ins w:id="2087" w:author="Rev 9 Allen Wirfs-Brock" w:date="2012-06-24T15:43:00Z"/>
          <w:vertAlign w:val="subscript"/>
        </w:rPr>
      </w:pPr>
      <w:ins w:id="2088" w:author="Rev 9 Allen Wirfs-Brock" w:date="2012-06-24T15:43:00Z">
        <w:del w:id="2089" w:author="Rev 10 Allen Wirfs-Brock" w:date="2012-07-29T11:17:00Z">
          <w:r w:rsidDel="005C6707">
            <w:delText>Quasi</w:delText>
          </w:r>
        </w:del>
      </w:ins>
      <w:ins w:id="2090" w:author="Rev 10 Allen Wirfs-Brock" w:date="2012-07-29T11:17:00Z">
        <w:r w:rsidR="005C6707">
          <w:t>Template</w:t>
        </w:r>
      </w:ins>
      <w:ins w:id="2091" w:author="Rev 9 Allen Wirfs-Brock" w:date="2012-06-24T15:43:00Z">
        <w:r w:rsidRPr="00E77497">
          <w:t xml:space="preserve">Character </w:t>
        </w:r>
        <w:del w:id="2092" w:author="Rev 10 Allen Wirfs-Brock" w:date="2012-07-29T11:17:00Z">
          <w:r w:rsidDel="005C6707">
            <w:delText>Quasi</w:delText>
          </w:r>
        </w:del>
      </w:ins>
      <w:ins w:id="2093" w:author="Rev 10 Allen Wirfs-Brock" w:date="2012-07-29T11:17:00Z">
        <w:r w:rsidR="005C6707">
          <w:t>Template</w:t>
        </w:r>
      </w:ins>
      <w:ins w:id="2094" w:author="Rev 9 Allen Wirfs-Brock" w:date="2012-06-24T15:43:00Z">
        <w:r w:rsidRPr="00E77497">
          <w:t>Characters</w:t>
        </w:r>
        <w:r w:rsidRPr="00E77497">
          <w:rPr>
            <w:rFonts w:ascii="Arial" w:hAnsi="Arial"/>
            <w:i w:val="0"/>
            <w:vertAlign w:val="subscript"/>
          </w:rPr>
          <w:t>opt</w:t>
        </w:r>
      </w:ins>
    </w:p>
    <w:p w:rsidR="00B43B49" w:rsidRPr="00E77497" w:rsidRDefault="00B43B49" w:rsidP="00B43B49">
      <w:pPr>
        <w:pStyle w:val="SyntaxRule"/>
        <w:rPr>
          <w:ins w:id="2095" w:author="Rev 9 Allen Wirfs-Brock" w:date="2012-06-24T15:44:00Z"/>
        </w:rPr>
      </w:pPr>
      <w:ins w:id="2096" w:author="Rev 9 Allen Wirfs-Brock" w:date="2012-06-24T15:44:00Z">
        <w:del w:id="2097" w:author="Rev 10 Allen Wirfs-Brock" w:date="2012-07-29T11:16:00Z">
          <w:r w:rsidDel="005C6707">
            <w:delText>Quasi</w:delText>
          </w:r>
        </w:del>
      </w:ins>
      <w:ins w:id="2098" w:author="Rev 10 Allen Wirfs-Brock" w:date="2012-07-29T11:16:00Z">
        <w:r w:rsidR="005C6707">
          <w:t>Template</w:t>
        </w:r>
      </w:ins>
      <w:ins w:id="2099" w:author="Rev 9 Allen Wirfs-Brock" w:date="2012-06-24T15:44:00Z">
        <w:r w:rsidRPr="00E77497">
          <w:t xml:space="preserve">Character </w:t>
        </w:r>
        <w:r w:rsidRPr="00E77497">
          <w:rPr>
            <w:rFonts w:ascii="Arial" w:hAnsi="Arial" w:cs="Arial"/>
            <w:b/>
            <w:i w:val="0"/>
          </w:rPr>
          <w:t>::</w:t>
        </w:r>
      </w:ins>
    </w:p>
    <w:p w:rsidR="00B43B49" w:rsidRPr="00E77497" w:rsidRDefault="00B43B49" w:rsidP="00B43B49">
      <w:pPr>
        <w:pStyle w:val="SyntaxDefinition"/>
        <w:rPr>
          <w:ins w:id="2100" w:author="Rev 9 Allen Wirfs-Brock" w:date="2012-06-24T15:44:00Z"/>
        </w:rPr>
      </w:pPr>
      <w:ins w:id="2101" w:author="Rev 9 Allen Wirfs-Brock" w:date="2012-06-24T15:44:00Z">
        <w:r w:rsidRPr="00E77497">
          <w:t xml:space="preserve">SourceCharacter </w:t>
        </w:r>
        <w:r w:rsidRPr="00E77497">
          <w:rPr>
            <w:rFonts w:ascii="Arial" w:hAnsi="Arial" w:cs="Arial"/>
            <w:b/>
            <w:i w:val="0"/>
          </w:rPr>
          <w:t>but not one of</w:t>
        </w:r>
        <w:r w:rsidRPr="00E77497">
          <w:t xml:space="preserve"> </w:t>
        </w:r>
      </w:ins>
      <w:ins w:id="2102" w:author="Rev 9 Allen Wirfs-Brock" w:date="2012-06-24T15:49:00Z">
        <w:r w:rsidR="00822130">
          <w:rPr>
            <w:rFonts w:ascii="Courier New" w:hAnsi="Courier New"/>
            <w:b/>
            <w:i w:val="0"/>
          </w:rPr>
          <w:t>`</w:t>
        </w:r>
      </w:ins>
      <w:ins w:id="2103" w:author="Rev 9 Allen Wirfs-Brock" w:date="2012-06-24T15:44:00Z">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ins>
      <w:ins w:id="2104" w:author="Rev 9 Allen Wirfs-Brock" w:date="2012-06-24T15:51:00Z">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2105"/>
        <w:r w:rsidR="00822130">
          <w:rPr>
            <w:rFonts w:ascii="Courier New" w:hAnsi="Courier New"/>
            <w:b/>
            <w:i w:val="0"/>
          </w:rPr>
          <w:t>$</w:t>
        </w:r>
      </w:ins>
      <w:commentRangeEnd w:id="2105"/>
      <w:ins w:id="2106" w:author="Rev 9 Allen Wirfs-Brock" w:date="2012-06-24T16:09:00Z">
        <w:r w:rsidR="00576D5A">
          <w:rPr>
            <w:rStyle w:val="CommentReference"/>
            <w:rFonts w:ascii="Arial" w:eastAsia="MS Mincho" w:hAnsi="Arial"/>
            <w:i w:val="0"/>
            <w:lang w:eastAsia="ja-JP"/>
          </w:rPr>
          <w:commentReference w:id="2105"/>
        </w:r>
      </w:ins>
      <w:ins w:id="2107" w:author="Rev 9 Allen Wirfs-Brock" w:date="2012-06-24T15:44:00Z">
        <w:r w:rsidRPr="00E77497">
          <w:t xml:space="preserve"> </w:t>
        </w:r>
        <w:r w:rsidRPr="00E77497">
          <w:br/>
        </w:r>
      </w:ins>
      <w:ins w:id="2108" w:author="Rev 9 Allen Wirfs-Brock" w:date="2012-06-26T15:16:00Z">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ins>
      <w:ins w:id="2109" w:author="Rev 9 Allen Wirfs-Brock" w:date="2012-06-26T15:17:00Z">
        <w:r w:rsidR="000D671D" w:rsidRPr="000D671D">
          <w:rPr>
            <w:rFonts w:ascii="Courier New" w:hAnsi="Courier New"/>
            <w:b/>
            <w:i w:val="0"/>
            <w:sz w:val="16"/>
            <w:szCs w:val="16"/>
          </w:rPr>
          <w:t>{</w:t>
        </w:r>
        <w:r w:rsidR="000D671D" w:rsidRPr="000D671D">
          <w:rPr>
            <w:rFonts w:ascii="Arial" w:hAnsi="Arial" w:cs="Arial"/>
            <w:i w:val="0"/>
          </w:rPr>
          <w:t xml:space="preserve"> </w:t>
        </w:r>
      </w:ins>
      <w:ins w:id="2110" w:author="Rev 9 Allen Wirfs-Brock" w:date="2012-06-26T15:16:00Z">
        <w:r w:rsidR="000D671D" w:rsidRPr="00E77497">
          <w:rPr>
            <w:rFonts w:ascii="Arial" w:hAnsi="Arial" w:cs="Arial"/>
            <w:i w:val="0"/>
            <w:sz w:val="16"/>
            <w:szCs w:val="16"/>
          </w:rPr>
          <w:t>]</w:t>
        </w:r>
      </w:ins>
      <w:ins w:id="2111" w:author="Rev 9 Allen Wirfs-Brock" w:date="2012-06-26T15:15:00Z">
        <w:r w:rsidR="000D671D">
          <w:rPr>
            <w:rFonts w:ascii="Courier New" w:hAnsi="Courier New"/>
            <w:b/>
            <w:i w:val="0"/>
          </w:rPr>
          <w:br/>
        </w:r>
      </w:ins>
      <w:ins w:id="2112" w:author="Rev 9 Allen Wirfs-Brock" w:date="2012-06-24T15:44:00Z">
        <w:r w:rsidRPr="00E77497">
          <w:rPr>
            <w:rFonts w:ascii="Courier New" w:hAnsi="Courier New"/>
            <w:b/>
            <w:i w:val="0"/>
          </w:rPr>
          <w:t xml:space="preserve">\ </w:t>
        </w:r>
      </w:ins>
      <w:ins w:id="2113" w:author="Rev 9 Allen Wirfs-Brock" w:date="2012-06-25T17:43:00Z">
        <w:r w:rsidR="00C61AA1">
          <w:t>E</w:t>
        </w:r>
      </w:ins>
      <w:ins w:id="2114" w:author="Rev 9 Allen Wirfs-Brock" w:date="2012-06-24T15:44:00Z">
        <w:r w:rsidRPr="00E77497">
          <w:t>scapeSequence</w:t>
        </w:r>
        <w:r w:rsidRPr="00E77497">
          <w:br/>
          <w:t>LineContinuation</w:t>
        </w:r>
      </w:ins>
    </w:p>
    <w:p w:rsidR="00D24575" w:rsidRPr="00E77497" w:rsidRDefault="00D24575" w:rsidP="00D24575">
      <w:pPr>
        <w:rPr>
          <w:ins w:id="2115" w:author="Rev 9 Allen Wirfs-Brock" w:date="2012-06-24T16:24:00Z"/>
          <w:rFonts w:ascii="Helvetica" w:hAnsi="Helvetica"/>
          <w:b/>
        </w:rPr>
      </w:pPr>
      <w:ins w:id="2116" w:author="Rev 9 Allen Wirfs-Brock" w:date="2012-06-24T16:24:00Z">
        <w:r w:rsidRPr="00E77497">
          <w:rPr>
            <w:rFonts w:ascii="Helvetica" w:hAnsi="Helvetica"/>
            <w:b/>
          </w:rPr>
          <w:t xml:space="preserve">Static Semantics:  </w:t>
        </w:r>
        <w:del w:id="2117" w:author="Rev 10 Allen Wirfs-Brock" w:date="2012-07-29T11:26:00Z">
          <w:r w:rsidDel="00387B31">
            <w:rPr>
              <w:rStyle w:val="bnf"/>
              <w:rFonts w:ascii="Helvetica" w:hAnsi="Helvetica"/>
              <w:b/>
              <w:i w:val="0"/>
            </w:rPr>
            <w:delText>QV</w:delText>
          </w:r>
        </w:del>
      </w:ins>
      <w:ins w:id="2118" w:author="Rev 10 Allen Wirfs-Brock" w:date="2012-07-29T11:26:00Z">
        <w:r w:rsidR="00387B31">
          <w:rPr>
            <w:rStyle w:val="bnf"/>
            <w:rFonts w:ascii="Helvetica" w:hAnsi="Helvetica"/>
            <w:b/>
            <w:i w:val="0"/>
          </w:rPr>
          <w:t>TV</w:t>
        </w:r>
      </w:ins>
      <w:ins w:id="2119" w:author="Rev 9 Allen Wirfs-Brock" w:date="2012-06-24T16:24:00Z">
        <w:r>
          <w:rPr>
            <w:rStyle w:val="bnf"/>
            <w:rFonts w:ascii="Helvetica" w:hAnsi="Helvetica"/>
            <w:b/>
            <w:i w:val="0"/>
          </w:rPr>
          <w:t xml:space="preserve">’s </w:t>
        </w:r>
      </w:ins>
      <w:ins w:id="2120" w:author="Rev 9 Allen Wirfs-Brock" w:date="2012-06-26T15:47:00Z">
        <w:r w:rsidR="00FE4F42">
          <w:rPr>
            <w:rStyle w:val="bnf"/>
            <w:rFonts w:ascii="Helvetica" w:hAnsi="Helvetica"/>
            <w:b/>
            <w:i w:val="0"/>
          </w:rPr>
          <w:t xml:space="preserve">and </w:t>
        </w:r>
        <w:del w:id="2121" w:author="Rev 10 Allen Wirfs-Brock" w:date="2012-07-09T09:21:00Z">
          <w:r w:rsidR="00FE4F42" w:rsidDel="00926405">
            <w:rPr>
              <w:rStyle w:val="bnf"/>
              <w:rFonts w:ascii="Helvetica" w:hAnsi="Helvetica"/>
              <w:b/>
              <w:i w:val="0"/>
            </w:rPr>
            <w:delText>RQ</w:delText>
          </w:r>
        </w:del>
        <w:del w:id="2122" w:author="Rev 10 Allen Wirfs-Brock" w:date="2012-07-29T11:27:00Z">
          <w:r w:rsidR="00FE4F42" w:rsidDel="00387B31">
            <w:rPr>
              <w:rStyle w:val="bnf"/>
              <w:rFonts w:ascii="Helvetica" w:hAnsi="Helvetica"/>
              <w:b/>
              <w:i w:val="0"/>
            </w:rPr>
            <w:delText>V</w:delText>
          </w:r>
        </w:del>
      </w:ins>
      <w:ins w:id="2123" w:author="Rev 10 Allen Wirfs-Brock" w:date="2012-07-29T11:27:00Z">
        <w:r w:rsidR="00387B31">
          <w:rPr>
            <w:rStyle w:val="bnf"/>
            <w:rFonts w:ascii="Helvetica" w:hAnsi="Helvetica"/>
            <w:b/>
            <w:i w:val="0"/>
          </w:rPr>
          <w:t>TRV</w:t>
        </w:r>
      </w:ins>
      <w:ins w:id="2124" w:author="Rev 9 Allen Wirfs-Brock" w:date="2012-06-26T15:47:00Z">
        <w:r w:rsidR="00FE4F42">
          <w:rPr>
            <w:rStyle w:val="bnf"/>
            <w:rFonts w:ascii="Helvetica" w:hAnsi="Helvetica"/>
            <w:b/>
            <w:i w:val="0"/>
          </w:rPr>
          <w:t>’s</w:t>
        </w:r>
      </w:ins>
    </w:p>
    <w:p w:rsidR="002C1B8F" w:rsidRPr="00E77497" w:rsidRDefault="002C1B8F" w:rsidP="002C1B8F">
      <w:pPr>
        <w:rPr>
          <w:ins w:id="2125" w:author="Rev 9 Allen Wirfs-Brock" w:date="2012-07-06T09:33:00Z"/>
        </w:rPr>
      </w:pPr>
      <w:ins w:id="2126" w:author="Rev 9 Allen Wirfs-Brock" w:date="2012-07-06T09:33:00Z">
        <w:r w:rsidRPr="00E77497">
          <w:t xml:space="preserve">A </w:t>
        </w:r>
      </w:ins>
      <w:ins w:id="2127" w:author="Rev 9 Allen Wirfs-Brock" w:date="2012-07-06T09:36:00Z">
        <w:del w:id="2128" w:author="Rev 10 Allen Wirfs-Brock" w:date="2012-07-29T11:25:00Z">
          <w:r w:rsidDel="00387B31">
            <w:delText>q</w:delText>
          </w:r>
        </w:del>
      </w:ins>
      <w:ins w:id="2129" w:author="Rev 9 Allen Wirfs-Brock" w:date="2012-07-06T09:35:00Z">
        <w:del w:id="2130" w:author="Rev 10 Allen Wirfs-Brock" w:date="2012-07-29T11:25:00Z">
          <w:r w:rsidDel="00387B31">
            <w:delText>uasi</w:delText>
          </w:r>
        </w:del>
      </w:ins>
      <w:ins w:id="2131" w:author="Rev 10 Allen Wirfs-Brock" w:date="2012-07-29T11:25:00Z">
        <w:r w:rsidR="00387B31">
          <w:t>template</w:t>
        </w:r>
      </w:ins>
      <w:ins w:id="2132" w:author="Rev 9 Allen Wirfs-Brock" w:date="2012-07-06T09:33:00Z">
        <w:r w:rsidRPr="00E77497">
          <w:t xml:space="preserve"> literal </w:t>
        </w:r>
      </w:ins>
      <w:ins w:id="2133" w:author="Rev 9 Allen Wirfs-Brock" w:date="2012-07-06T09:35:00Z">
        <w:r>
          <w:t xml:space="preserve">component is interpreted as a sequence of Unicode </w:t>
        </w:r>
      </w:ins>
      <w:ins w:id="2134" w:author="Rev 9 Allen Wirfs-Brock" w:date="2012-07-07T10:08:00Z">
        <w:r w:rsidR="00F55BFC">
          <w:t>characters</w:t>
        </w:r>
      </w:ins>
      <w:ins w:id="2135" w:author="Rev 9 Allen Wirfs-Brock" w:date="2012-07-06T09:33:00Z">
        <w:r w:rsidRPr="00E77497">
          <w:t xml:space="preserve">. The </w:t>
        </w:r>
      </w:ins>
      <w:ins w:id="2136" w:author="Rev 9 Allen Wirfs-Brock" w:date="2012-07-06T09:34:00Z">
        <w:del w:id="2137" w:author="Rev 10 Allen Wirfs-Brock" w:date="2012-07-29T11:28:00Z">
          <w:r w:rsidDel="00387B31">
            <w:delText>Quasi</w:delText>
          </w:r>
        </w:del>
      </w:ins>
      <w:ins w:id="2138" w:author="Rev 10 Allen Wirfs-Brock" w:date="2012-07-29T11:28:00Z">
        <w:r w:rsidR="00387B31">
          <w:t>Template</w:t>
        </w:r>
      </w:ins>
      <w:ins w:id="2139" w:author="Rev 9 Allen Wirfs-Brock" w:date="2012-07-06T09:33:00Z">
        <w:r w:rsidRPr="00E77497">
          <w:t xml:space="preserve"> </w:t>
        </w:r>
      </w:ins>
      <w:ins w:id="2140" w:author="Rev 9 Allen Wirfs-Brock" w:date="2012-07-06T09:35:00Z">
        <w:r>
          <w:t>V</w:t>
        </w:r>
      </w:ins>
      <w:ins w:id="2141" w:author="Rev 9 Allen Wirfs-Brock" w:date="2012-07-06T09:33:00Z">
        <w:r w:rsidRPr="00E77497">
          <w:t>alue (</w:t>
        </w:r>
      </w:ins>
      <w:ins w:id="2142" w:author="Rev 9 Allen Wirfs-Brock" w:date="2012-07-06T09:36:00Z">
        <w:del w:id="2143" w:author="Rev 10 Allen Wirfs-Brock" w:date="2012-07-29T11:26:00Z">
          <w:r w:rsidDel="00387B31">
            <w:delText>Q</w:delText>
          </w:r>
        </w:del>
      </w:ins>
      <w:ins w:id="2144" w:author="Rev 9 Allen Wirfs-Brock" w:date="2012-07-06T09:33:00Z">
        <w:del w:id="2145" w:author="Rev 10 Allen Wirfs-Brock" w:date="2012-07-29T11:26:00Z">
          <w:r w:rsidRPr="00E77497" w:rsidDel="00387B31">
            <w:delText>V</w:delText>
          </w:r>
        </w:del>
      </w:ins>
      <w:ins w:id="2146" w:author="Rev 10 Allen Wirfs-Brock" w:date="2012-07-29T11:26:00Z">
        <w:r w:rsidR="00387B31">
          <w:t>TV</w:t>
        </w:r>
      </w:ins>
      <w:ins w:id="2147" w:author="Rev 9 Allen Wirfs-Brock" w:date="2012-07-06T09:33:00Z">
        <w:r w:rsidRPr="00E77497">
          <w:t xml:space="preserve">) of </w:t>
        </w:r>
      </w:ins>
      <w:ins w:id="2148" w:author="Rev 9 Allen Wirfs-Brock" w:date="2012-07-06T09:42:00Z">
        <w:r>
          <w:t>a</w:t>
        </w:r>
      </w:ins>
      <w:ins w:id="2149" w:author="Rev 9 Allen Wirfs-Brock" w:date="2012-07-06T09:33:00Z">
        <w:r w:rsidRPr="00E77497">
          <w:t xml:space="preserve"> literal </w:t>
        </w:r>
      </w:ins>
      <w:ins w:id="2150" w:author="Rev 9 Allen Wirfs-Brock" w:date="2012-07-06T09:36:00Z">
        <w:r>
          <w:t xml:space="preserve">component </w:t>
        </w:r>
      </w:ins>
      <w:ins w:id="2151" w:author="Rev 9 Allen Wirfs-Brock" w:date="2012-07-06T09:33:00Z">
        <w:r w:rsidRPr="00E77497">
          <w:t xml:space="preserve">is described in terms of </w:t>
        </w:r>
        <w:r>
          <w:t>code unit</w:t>
        </w:r>
        <w:r w:rsidRPr="00E77497">
          <w:t xml:space="preserve"> values (</w:t>
        </w:r>
      </w:ins>
      <w:ins w:id="2152" w:author="Rev 9 Allen Wirfs-Brock" w:date="2012-07-06T09:38:00Z">
        <w:r>
          <w:t xml:space="preserve">CV, </w:t>
        </w:r>
      </w:ins>
      <w:ins w:id="2153" w:author="Rev 9 Allen Wirfs-Brock" w:date="2012-07-06T09:37:00Z">
        <w:r>
          <w:t>7.8.4</w:t>
        </w:r>
      </w:ins>
      <w:ins w:id="2154" w:author="Rev 9 Allen Wirfs-Brock" w:date="2012-07-06T09:33:00Z">
        <w:r w:rsidRPr="00E77497">
          <w:t xml:space="preserve">) contributed by the various parts of the </w:t>
        </w:r>
      </w:ins>
      <w:ins w:id="2155" w:author="Rev 9 Allen Wirfs-Brock" w:date="2012-07-06T09:37:00Z">
        <w:del w:id="2156" w:author="Rev 10 Allen Wirfs-Brock" w:date="2012-07-29T11:41:00Z">
          <w:r w:rsidDel="000B1F1B">
            <w:lastRenderedPageBreak/>
            <w:delText>quasi</w:delText>
          </w:r>
        </w:del>
      </w:ins>
      <w:ins w:id="2157" w:author="Rev 10 Allen Wirfs-Brock" w:date="2012-07-29T11:41:00Z">
        <w:r w:rsidR="000B1F1B">
          <w:t>template</w:t>
        </w:r>
      </w:ins>
      <w:ins w:id="2158" w:author="Rev 9 Allen Wirfs-Brock" w:date="2012-07-06T09:33:00Z">
        <w:r w:rsidRPr="00E77497">
          <w:t xml:space="preserve"> literal</w:t>
        </w:r>
      </w:ins>
      <w:ins w:id="2159" w:author="Rev 9 Allen Wirfs-Brock" w:date="2012-07-06T09:37:00Z">
        <w:r>
          <w:t xml:space="preserve"> c</w:t>
        </w:r>
      </w:ins>
      <w:ins w:id="2160" w:author="Rev 11 Allen Wirfs-Brock" w:date="2012-09-28T13:09:00Z">
        <w:r w:rsidR="0043620C">
          <w:t>o</w:t>
        </w:r>
      </w:ins>
      <w:ins w:id="2161" w:author="Rev 9 Allen Wirfs-Brock" w:date="2012-07-06T09:37:00Z">
        <w:r>
          <w:t>mponent</w:t>
        </w:r>
      </w:ins>
      <w:ins w:id="2162" w:author="Rev 9 Allen Wirfs-Brock" w:date="2012-07-06T09:33:00Z">
        <w:r w:rsidRPr="00E77497">
          <w:t xml:space="preserve">. As part of this process, some </w:t>
        </w:r>
      </w:ins>
      <w:ins w:id="2163" w:author="Rev 9 Allen Wirfs-Brock" w:date="2012-07-07T10:09:00Z">
        <w:r w:rsidR="00F55BFC">
          <w:t>Unicode characters</w:t>
        </w:r>
      </w:ins>
      <w:ins w:id="2164" w:author="Rev 9 Allen Wirfs-Brock" w:date="2012-07-06T09:33:00Z">
        <w:r w:rsidRPr="00E77497">
          <w:t xml:space="preserve"> within the </w:t>
        </w:r>
      </w:ins>
      <w:ins w:id="2165" w:author="Rev 9 Allen Wirfs-Brock" w:date="2012-07-06T09:43:00Z">
        <w:del w:id="2166" w:author="Rev 10 Allen Wirfs-Brock" w:date="2012-07-29T11:28:00Z">
          <w:r w:rsidDel="00387B31">
            <w:delText>quasi</w:delText>
          </w:r>
        </w:del>
      </w:ins>
      <w:ins w:id="2167" w:author="Rev 10 Allen Wirfs-Brock" w:date="2012-07-29T11:28:00Z">
        <w:r w:rsidR="00387B31">
          <w:t>template</w:t>
        </w:r>
      </w:ins>
      <w:ins w:id="2168" w:author="Rev 9 Allen Wirfs-Brock" w:date="2012-07-06T09:43:00Z">
        <w:r>
          <w:t xml:space="preserve"> component</w:t>
        </w:r>
      </w:ins>
      <w:ins w:id="2169" w:author="Rev 9 Allen Wirfs-Brock" w:date="2012-07-06T09:33:00Z">
        <w:r w:rsidRPr="00E77497">
          <w:t xml:space="preserve"> are interpreted as having a mathematical value (MV</w:t>
        </w:r>
      </w:ins>
      <w:ins w:id="2170" w:author="Rev 9 Allen Wirfs-Brock" w:date="2012-07-06T09:38:00Z">
        <w:r>
          <w:t>,</w:t>
        </w:r>
      </w:ins>
      <w:ins w:id="2171" w:author="Rev 9 Allen Wirfs-Brock" w:date="2012-07-06T09:33:00Z">
        <w:r w:rsidRPr="00E77497">
          <w:t xml:space="preserve"> 7.8.3</w:t>
        </w:r>
      </w:ins>
      <w:ins w:id="2172" w:author="Rev 9 Allen Wirfs-Brock" w:date="2012-07-06T09:38:00Z">
        <w:r>
          <w:t>)</w:t>
        </w:r>
      </w:ins>
      <w:ins w:id="2173" w:author="Rev 9 Allen Wirfs-Brock" w:date="2012-07-06T09:33:00Z">
        <w:r w:rsidRPr="00E77497">
          <w:t>.</w:t>
        </w:r>
      </w:ins>
      <w:ins w:id="2174" w:author="Rev 9 Allen Wirfs-Brock" w:date="2012-07-06T09:38:00Z">
        <w:r>
          <w:t xml:space="preserve">  </w:t>
        </w:r>
      </w:ins>
      <w:ins w:id="2175" w:author="Rev 9 Allen Wirfs-Brock" w:date="2012-07-06T09:41:00Z">
        <w:r>
          <w:t xml:space="preserve">In determining a </w:t>
        </w:r>
        <w:del w:id="2176" w:author="Rev 10 Allen Wirfs-Brock" w:date="2012-07-29T11:26:00Z">
          <w:r w:rsidDel="00387B31">
            <w:delText>QV</w:delText>
          </w:r>
        </w:del>
      </w:ins>
      <w:ins w:id="2177" w:author="Rev 10 Allen Wirfs-Brock" w:date="2012-07-29T11:26:00Z">
        <w:r w:rsidR="00387B31">
          <w:t>TV</w:t>
        </w:r>
      </w:ins>
      <w:ins w:id="2178" w:author="Rev 9 Allen Wirfs-Brock" w:date="2012-07-06T09:41:00Z">
        <w:r>
          <w:t>, e</w:t>
        </w:r>
      </w:ins>
      <w:ins w:id="2179" w:author="Rev 9 Allen Wirfs-Brock" w:date="2012-07-06T09:39:00Z">
        <w:r>
          <w:t xml:space="preserve">scape sequences are </w:t>
        </w:r>
      </w:ins>
      <w:ins w:id="2180" w:author="Rev 9 Allen Wirfs-Brock" w:date="2012-07-06T09:40:00Z">
        <w:r>
          <w:t>replaced</w:t>
        </w:r>
      </w:ins>
      <w:ins w:id="2181" w:author="Rev 9 Allen Wirfs-Brock" w:date="2012-07-06T09:39:00Z">
        <w:r>
          <w:t xml:space="preserve"> </w:t>
        </w:r>
      </w:ins>
      <w:ins w:id="2182" w:author="Rev 9 Allen Wirfs-Brock" w:date="2012-07-06T09:40:00Z">
        <w:r>
          <w:t xml:space="preserve">by the code unit of the </w:t>
        </w:r>
      </w:ins>
      <w:ins w:id="2183" w:author="Rev 9 Allen Wirfs-Brock" w:date="2012-07-07T10:09:00Z">
        <w:r w:rsidR="00F55BFC">
          <w:t xml:space="preserve">Unicode </w:t>
        </w:r>
      </w:ins>
      <w:ins w:id="2184" w:author="Rev 9 Allen Wirfs-Brock" w:date="2012-07-06T09:40:00Z">
        <w:r>
          <w:t>characters represented by the escape</w:t>
        </w:r>
      </w:ins>
      <w:ins w:id="2185" w:author="Rev 9 Allen Wirfs-Brock" w:date="2012-07-06T09:43:00Z">
        <w:r w:rsidR="007E0FF6">
          <w:t xml:space="preserve"> sequence</w:t>
        </w:r>
      </w:ins>
      <w:ins w:id="2186" w:author="Rev 9 Allen Wirfs-Brock" w:date="2012-07-06T09:40:00Z">
        <w:r>
          <w:t xml:space="preserve">. </w:t>
        </w:r>
      </w:ins>
      <w:ins w:id="2187" w:author="Rev 9 Allen Wirfs-Brock" w:date="2012-07-06T09:39:00Z">
        <w:r>
          <w:t xml:space="preserve"> </w:t>
        </w:r>
      </w:ins>
      <w:ins w:id="2188" w:author="Rev 9 Allen Wirfs-Brock" w:date="2012-07-06T09:41:00Z">
        <w:r>
          <w:t xml:space="preserve">The </w:t>
        </w:r>
        <w:del w:id="2189" w:author="Rev 10 Allen Wirfs-Brock" w:date="2012-07-29T11:28:00Z">
          <w:r w:rsidDel="00387B31">
            <w:delText>Quasi</w:delText>
          </w:r>
        </w:del>
      </w:ins>
      <w:ins w:id="2190" w:author="Rev 10 Allen Wirfs-Brock" w:date="2012-07-29T11:28:00Z">
        <w:r w:rsidR="00387B31">
          <w:t>Template</w:t>
        </w:r>
      </w:ins>
      <w:ins w:id="2191" w:author="Rev 9 Allen Wirfs-Brock" w:date="2012-07-06T09:42:00Z">
        <w:r>
          <w:t xml:space="preserve"> </w:t>
        </w:r>
      </w:ins>
      <w:ins w:id="2192" w:author="Rev 9 Allen Wirfs-Brock" w:date="2012-07-06T09:41:00Z">
        <w:r>
          <w:t>Raw</w:t>
        </w:r>
      </w:ins>
      <w:ins w:id="2193" w:author="Rev 9 Allen Wirfs-Brock" w:date="2012-07-06T09:42:00Z">
        <w:r>
          <w:t xml:space="preserve"> </w:t>
        </w:r>
      </w:ins>
      <w:ins w:id="2194" w:author="Rev 9 Allen Wirfs-Brock" w:date="2012-07-06T09:41:00Z">
        <w:r>
          <w:t>Value</w:t>
        </w:r>
      </w:ins>
      <w:ins w:id="2195" w:author="Rev 9 Allen Wirfs-Brock" w:date="2012-07-06T09:42:00Z">
        <w:r>
          <w:t xml:space="preserve"> (</w:t>
        </w:r>
        <w:del w:id="2196" w:author="Rev 10 Allen Wirfs-Brock" w:date="2012-07-29T11:27:00Z">
          <w:r w:rsidDel="00387B31">
            <w:delText>QRV</w:delText>
          </w:r>
        </w:del>
      </w:ins>
      <w:ins w:id="2197" w:author="Rev 10 Allen Wirfs-Brock" w:date="2012-07-29T11:27:00Z">
        <w:r w:rsidR="00387B31">
          <w:t>TRV</w:t>
        </w:r>
      </w:ins>
      <w:ins w:id="2198" w:author="Rev 9 Allen Wirfs-Brock" w:date="2012-07-06T09:42:00Z">
        <w:r>
          <w:t xml:space="preserve">) is </w:t>
        </w:r>
      </w:ins>
      <w:ins w:id="2199" w:author="Rev 9 Allen Wirfs-Brock" w:date="2012-07-06T09:43:00Z">
        <w:r w:rsidR="007E0FF6">
          <w:t xml:space="preserve">similar to a </w:t>
        </w:r>
        <w:del w:id="2200" w:author="Rev 10 Allen Wirfs-Brock" w:date="2012-07-29T11:28:00Z">
          <w:r w:rsidR="007E0FF6" w:rsidDel="00387B31">
            <w:delText>Quasi</w:delText>
          </w:r>
        </w:del>
      </w:ins>
      <w:ins w:id="2201" w:author="Rev 10 Allen Wirfs-Brock" w:date="2012-07-29T11:28:00Z">
        <w:r w:rsidR="00387B31">
          <w:t>Template</w:t>
        </w:r>
      </w:ins>
      <w:ins w:id="2202" w:author="Rev 9 Allen Wirfs-Brock" w:date="2012-07-06T09:43:00Z">
        <w:r w:rsidR="007E0FF6">
          <w:t xml:space="preserve"> Value with the difference that in </w:t>
        </w:r>
        <w:del w:id="2203" w:author="Rev 10 Allen Wirfs-Brock" w:date="2012-07-29T11:27:00Z">
          <w:r w:rsidR="007E0FF6" w:rsidDel="00387B31">
            <w:delText>QRV</w:delText>
          </w:r>
        </w:del>
      </w:ins>
      <w:ins w:id="2204" w:author="Rev 10 Allen Wirfs-Brock" w:date="2012-07-29T11:27:00Z">
        <w:r w:rsidR="00387B31">
          <w:t>TRV</w:t>
        </w:r>
      </w:ins>
      <w:ins w:id="2205" w:author="Rev 9 Allen Wirfs-Brock" w:date="2012-07-06T09:43:00Z">
        <w:r w:rsidR="007E0FF6">
          <w:t xml:space="preserve">s escape </w:t>
        </w:r>
      </w:ins>
      <w:ins w:id="2206" w:author="Rev 9 Allen Wirfs-Brock" w:date="2012-07-06T09:44:00Z">
        <w:r w:rsidR="007E0FF6">
          <w:t>sequences</w:t>
        </w:r>
      </w:ins>
      <w:ins w:id="2207" w:author="Rev 9 Allen Wirfs-Brock" w:date="2012-07-06T09:43:00Z">
        <w:r w:rsidR="007E0FF6">
          <w:t xml:space="preserve"> </w:t>
        </w:r>
      </w:ins>
      <w:ins w:id="2208" w:author="Rev 9 Allen Wirfs-Brock" w:date="2012-07-06T09:44:00Z">
        <w:r w:rsidR="007E0FF6">
          <w:t>are interpreted literally.</w:t>
        </w:r>
      </w:ins>
    </w:p>
    <w:p w:rsidR="00CF290C" w:rsidRPr="00E77497" w:rsidRDefault="00CF290C" w:rsidP="00CF290C">
      <w:pPr>
        <w:pStyle w:val="MathSpecialCase3"/>
        <w:numPr>
          <w:ilvl w:val="2"/>
          <w:numId w:val="31"/>
        </w:numPr>
        <w:tabs>
          <w:tab w:val="left" w:pos="450"/>
        </w:tabs>
        <w:spacing w:after="0"/>
        <w:ind w:left="446" w:hanging="446"/>
        <w:rPr>
          <w:ins w:id="2209" w:author="Rev 9 Allen Wirfs-Brock" w:date="2012-06-24T16:26:00Z"/>
        </w:rPr>
      </w:pPr>
      <w:ins w:id="2210" w:author="Rev 9 Allen Wirfs-Brock" w:date="2012-06-24T16:26:00Z">
        <w:r w:rsidRPr="00E77497">
          <w:rPr>
            <w:rFonts w:ascii="Arial" w:hAnsi="Arial"/>
          </w:rPr>
          <w:t xml:space="preserve">The </w:t>
        </w:r>
        <w:del w:id="2211" w:author="Rev 10 Allen Wirfs-Brock" w:date="2012-07-29T11:26:00Z">
          <w:r w:rsidDel="00387B31">
            <w:rPr>
              <w:rFonts w:ascii="Arial" w:hAnsi="Arial"/>
            </w:rPr>
            <w:delText>Q</w:delText>
          </w:r>
          <w:r w:rsidRPr="00E77497" w:rsidDel="00387B31">
            <w:rPr>
              <w:rFonts w:ascii="Arial" w:hAnsi="Arial"/>
            </w:rPr>
            <w:delText>V</w:delText>
          </w:r>
        </w:del>
      </w:ins>
      <w:ins w:id="2212" w:author="Rev 10 Allen Wirfs-Brock" w:date="2012-07-29T11:26:00Z">
        <w:r w:rsidR="00387B31">
          <w:rPr>
            <w:rFonts w:ascii="Arial" w:hAnsi="Arial"/>
          </w:rPr>
          <w:t>TV</w:t>
        </w:r>
      </w:ins>
      <w:ins w:id="2213" w:author="Rev 9 Allen Wirfs-Brock" w:date="2012-07-06T10:02:00Z">
        <w:r w:rsidR="009C6441">
          <w:rPr>
            <w:rFonts w:ascii="Arial" w:hAnsi="Arial"/>
          </w:rPr>
          <w:t xml:space="preserve"> and </w:t>
        </w:r>
        <w:del w:id="2214" w:author="Rev 10 Allen Wirfs-Brock" w:date="2012-07-29T11:27:00Z">
          <w:r w:rsidR="009C6441" w:rsidDel="00387B31">
            <w:rPr>
              <w:rFonts w:ascii="Arial" w:hAnsi="Arial"/>
            </w:rPr>
            <w:delText>QRV</w:delText>
          </w:r>
        </w:del>
      </w:ins>
      <w:ins w:id="2215" w:author="Rev 10 Allen Wirfs-Brock" w:date="2012-07-29T11:27:00Z">
        <w:r w:rsidR="00387B31">
          <w:rPr>
            <w:rFonts w:ascii="Arial" w:hAnsi="Arial"/>
          </w:rPr>
          <w:t>TRV</w:t>
        </w:r>
      </w:ins>
      <w:ins w:id="2216" w:author="Rev 9 Allen Wirfs-Brock" w:date="2012-06-24T16:26:00Z">
        <w:r w:rsidRPr="00E77497">
          <w:rPr>
            <w:rFonts w:ascii="Arial" w:hAnsi="Arial"/>
          </w:rPr>
          <w:t xml:space="preserve"> of</w:t>
        </w:r>
        <w:r w:rsidRPr="00E77497">
          <w:t xml:space="preserve"> </w:t>
        </w:r>
      </w:ins>
      <w:ins w:id="2217" w:author="Rev 9 Allen Wirfs-Brock" w:date="2012-06-24T16:27:00Z">
        <w:del w:id="2218" w:author="Rev 10 Allen Wirfs-Brock" w:date="2012-07-29T11:29:00Z">
          <w:r w:rsidDel="00387B31">
            <w:rPr>
              <w:i/>
            </w:rPr>
            <w:delText>Ful</w:delText>
          </w:r>
        </w:del>
      </w:ins>
      <w:ins w:id="2219" w:author="Rev 9 Allen Wirfs-Brock" w:date="2012-06-24T16:28:00Z">
        <w:del w:id="2220" w:author="Rev 10 Allen Wirfs-Brock" w:date="2012-07-29T11:29:00Z">
          <w:r w:rsidDel="00387B31">
            <w:rPr>
              <w:i/>
            </w:rPr>
            <w:delText>l</w:delText>
          </w:r>
        </w:del>
      </w:ins>
      <w:ins w:id="2221" w:author="Rev 9 Allen Wirfs-Brock" w:date="2012-06-24T16:27:00Z">
        <w:del w:id="2222" w:author="Rev 10 Allen Wirfs-Brock" w:date="2012-07-29T11:29:00Z">
          <w:r w:rsidDel="00387B31">
            <w:rPr>
              <w:i/>
            </w:rPr>
            <w:delText>Quasi</w:delText>
          </w:r>
        </w:del>
      </w:ins>
      <w:ins w:id="2223" w:author="Rev 10 Allen Wirfs-Brock" w:date="2012-07-29T11:29:00Z">
        <w:r w:rsidR="00387B31">
          <w:rPr>
            <w:i/>
          </w:rPr>
          <w:t xml:space="preserve">NoSubstitutionTemplate </w:t>
        </w:r>
      </w:ins>
      <w:ins w:id="2224" w:author="Rev 9 Allen Wirfs-Brock" w:date="2012-06-24T16:26:00Z">
        <w:r w:rsidRPr="00E77497">
          <w:t xml:space="preserve"> </w:t>
        </w:r>
        <w:r w:rsidRPr="00E77497">
          <w:rPr>
            <w:rFonts w:ascii="Arial" w:hAnsi="Arial"/>
            <w:b/>
          </w:rPr>
          <w:t>::</w:t>
        </w:r>
        <w:r w:rsidRPr="00E77497">
          <w:t xml:space="preserve"> </w:t>
        </w:r>
      </w:ins>
      <w:ins w:id="2225" w:author="Rev 9 Allen Wirfs-Brock" w:date="2012-06-24T16:28:00Z">
        <w:r>
          <w:rPr>
            <w:rFonts w:ascii="Courier New" w:hAnsi="Courier New"/>
            <w:b/>
          </w:rPr>
          <w:t>``</w:t>
        </w:r>
      </w:ins>
      <w:ins w:id="2226" w:author="Rev 9 Allen Wirfs-Brock" w:date="2012-06-24T16:26:00Z">
        <w:r w:rsidRPr="00E77497">
          <w:t xml:space="preserve"> </w:t>
        </w:r>
        <w:r w:rsidRPr="00E77497">
          <w:rPr>
            <w:rFonts w:ascii="Arial" w:hAnsi="Arial"/>
          </w:rPr>
          <w:t xml:space="preserve">is the empty </w:t>
        </w:r>
      </w:ins>
      <w:ins w:id="2227" w:author="Rev 9 Allen Wirfs-Brock" w:date="2012-07-02T11:16:00Z">
        <w:r w:rsidR="008E1679">
          <w:rPr>
            <w:rFonts w:ascii="Arial" w:hAnsi="Arial"/>
          </w:rPr>
          <w:t>code unit</w:t>
        </w:r>
      </w:ins>
      <w:ins w:id="2228" w:author="Rev 9 Allen Wirfs-Brock" w:date="2012-06-24T16:26:00Z">
        <w:r w:rsidRPr="00E77497">
          <w:rPr>
            <w:rFonts w:ascii="Arial" w:hAnsi="Arial"/>
          </w:rPr>
          <w:t xml:space="preserve"> sequence.</w:t>
        </w:r>
      </w:ins>
    </w:p>
    <w:p w:rsidR="00CF290C" w:rsidRPr="00E77497" w:rsidRDefault="00CF290C" w:rsidP="00CF290C">
      <w:pPr>
        <w:pStyle w:val="MathSpecialCase3"/>
        <w:numPr>
          <w:ilvl w:val="2"/>
          <w:numId w:val="31"/>
        </w:numPr>
        <w:tabs>
          <w:tab w:val="left" w:pos="450"/>
        </w:tabs>
        <w:spacing w:after="0"/>
        <w:ind w:left="446" w:hanging="446"/>
        <w:rPr>
          <w:ins w:id="2229" w:author="Rev 9 Allen Wirfs-Brock" w:date="2012-06-24T16:26:00Z"/>
        </w:rPr>
      </w:pPr>
      <w:ins w:id="2230" w:author="Rev 9 Allen Wirfs-Brock" w:date="2012-06-24T16:26:00Z">
        <w:r w:rsidRPr="00E77497">
          <w:rPr>
            <w:rFonts w:ascii="Arial" w:hAnsi="Arial"/>
          </w:rPr>
          <w:t xml:space="preserve">The </w:t>
        </w:r>
      </w:ins>
      <w:ins w:id="2231" w:author="Rev 9 Allen Wirfs-Brock" w:date="2012-06-24T16:31:00Z">
        <w:del w:id="2232" w:author="Rev 10 Allen Wirfs-Brock" w:date="2012-07-29T11:26:00Z">
          <w:r w:rsidDel="00387B31">
            <w:rPr>
              <w:rFonts w:ascii="Arial" w:hAnsi="Arial"/>
            </w:rPr>
            <w:delText>Q</w:delText>
          </w:r>
        </w:del>
      </w:ins>
      <w:ins w:id="2233" w:author="Rev 9 Allen Wirfs-Brock" w:date="2012-06-24T16:26:00Z">
        <w:del w:id="2234" w:author="Rev 10 Allen Wirfs-Brock" w:date="2012-07-29T11:26:00Z">
          <w:r w:rsidRPr="00E77497" w:rsidDel="00387B31">
            <w:rPr>
              <w:rFonts w:ascii="Arial" w:hAnsi="Arial"/>
            </w:rPr>
            <w:delText>V</w:delText>
          </w:r>
        </w:del>
      </w:ins>
      <w:ins w:id="2235" w:author="Rev 10 Allen Wirfs-Brock" w:date="2012-07-29T11:26:00Z">
        <w:r w:rsidR="00387B31">
          <w:rPr>
            <w:rFonts w:ascii="Arial" w:hAnsi="Arial"/>
          </w:rPr>
          <w:t>TV</w:t>
        </w:r>
      </w:ins>
      <w:ins w:id="2236" w:author="Rev 9 Allen Wirfs-Brock" w:date="2012-06-24T16:26:00Z">
        <w:r w:rsidRPr="00E77497">
          <w:rPr>
            <w:rFonts w:ascii="Arial" w:hAnsi="Arial"/>
          </w:rPr>
          <w:t xml:space="preserve"> </w:t>
        </w:r>
      </w:ins>
      <w:ins w:id="2237" w:author="Rev 9 Allen Wirfs-Brock" w:date="2012-07-06T10:03:00Z">
        <w:r w:rsidR="009C6441">
          <w:rPr>
            <w:rFonts w:ascii="Arial" w:hAnsi="Arial"/>
          </w:rPr>
          <w:t xml:space="preserve">and </w:t>
        </w:r>
        <w:del w:id="2238" w:author="Rev 10 Allen Wirfs-Brock" w:date="2012-07-29T11:27:00Z">
          <w:r w:rsidR="009C6441" w:rsidDel="00387B31">
            <w:rPr>
              <w:rFonts w:ascii="Arial" w:hAnsi="Arial"/>
            </w:rPr>
            <w:delText>QRV</w:delText>
          </w:r>
        </w:del>
      </w:ins>
      <w:ins w:id="2239" w:author="Rev 10 Allen Wirfs-Brock" w:date="2012-07-29T11:27:00Z">
        <w:r w:rsidR="00387B31">
          <w:rPr>
            <w:rFonts w:ascii="Arial" w:hAnsi="Arial"/>
          </w:rPr>
          <w:t>TRV</w:t>
        </w:r>
      </w:ins>
      <w:ins w:id="2240" w:author="Rev 9 Allen Wirfs-Brock" w:date="2012-07-06T10:03:00Z">
        <w:r w:rsidR="009C6441" w:rsidRPr="00E77497">
          <w:rPr>
            <w:rFonts w:ascii="Arial" w:hAnsi="Arial"/>
          </w:rPr>
          <w:t xml:space="preserve"> </w:t>
        </w:r>
      </w:ins>
      <w:ins w:id="2241" w:author="Rev 9 Allen Wirfs-Brock" w:date="2012-06-24T16:26:00Z">
        <w:r w:rsidRPr="00E77497">
          <w:rPr>
            <w:rFonts w:ascii="Arial" w:hAnsi="Arial"/>
          </w:rPr>
          <w:t>of</w:t>
        </w:r>
        <w:r w:rsidRPr="00E77497">
          <w:t xml:space="preserve"> </w:t>
        </w:r>
      </w:ins>
      <w:ins w:id="2242" w:author="Rev 9 Allen Wirfs-Brock" w:date="2012-06-24T16:30:00Z">
        <w:del w:id="2243" w:author="Rev 10 Allen Wirfs-Brock" w:date="2012-07-29T11:29:00Z">
          <w:r w:rsidDel="00387B31">
            <w:rPr>
              <w:i/>
            </w:rPr>
            <w:delText>Quasi</w:delText>
          </w:r>
        </w:del>
      </w:ins>
      <w:ins w:id="2244" w:author="Rev 10 Allen Wirfs-Brock" w:date="2012-07-29T11:29:00Z">
        <w:r w:rsidR="00387B31">
          <w:rPr>
            <w:i/>
          </w:rPr>
          <w:t>Template</w:t>
        </w:r>
      </w:ins>
      <w:ins w:id="2245" w:author="Rev 9 Allen Wirfs-Brock" w:date="2012-06-24T16:30:00Z">
        <w:r>
          <w:rPr>
            <w:i/>
          </w:rPr>
          <w:t>Head</w:t>
        </w:r>
      </w:ins>
      <w:ins w:id="2246" w:author="Rev 9 Allen Wirfs-Brock" w:date="2012-06-24T16:26:00Z">
        <w:r w:rsidRPr="00E77497">
          <w:t xml:space="preserve"> </w:t>
        </w:r>
        <w:r w:rsidRPr="00E77497">
          <w:rPr>
            <w:rFonts w:ascii="Arial" w:hAnsi="Arial"/>
            <w:b/>
          </w:rPr>
          <w:t>::</w:t>
        </w:r>
        <w:r w:rsidRPr="00E77497">
          <w:t xml:space="preserve"> </w:t>
        </w:r>
      </w:ins>
      <w:ins w:id="2247" w:author="Rev 9 Allen Wirfs-Brock" w:date="2012-06-24T16:30:00Z">
        <w:r>
          <w:rPr>
            <w:rFonts w:ascii="Courier New" w:hAnsi="Courier New"/>
            <w:b/>
          </w:rPr>
          <w:t>`$</w:t>
        </w:r>
      </w:ins>
      <w:ins w:id="2248" w:author="Rev 9 Allen Wirfs-Brock" w:date="2012-06-26T15:11:00Z">
        <w:r w:rsidR="000D671D">
          <w:rPr>
            <w:rFonts w:ascii="Courier New" w:hAnsi="Courier New"/>
            <w:b/>
          </w:rPr>
          <w:t xml:space="preserve">{ </w:t>
        </w:r>
      </w:ins>
      <w:ins w:id="2249" w:author="Rev 9 Allen Wirfs-Brock" w:date="2012-06-24T16:26:00Z">
        <w:r w:rsidRPr="00E77497">
          <w:t xml:space="preserve"> </w:t>
        </w:r>
        <w:r w:rsidRPr="00E77497">
          <w:rPr>
            <w:rFonts w:ascii="Arial" w:hAnsi="Arial"/>
          </w:rPr>
          <w:t xml:space="preserve">is the empty </w:t>
        </w:r>
      </w:ins>
      <w:ins w:id="2250" w:author="Rev 9 Allen Wirfs-Brock" w:date="2012-07-02T11:16:00Z">
        <w:r w:rsidR="008E1679">
          <w:rPr>
            <w:rFonts w:ascii="Arial" w:hAnsi="Arial"/>
          </w:rPr>
          <w:t>code unit</w:t>
        </w:r>
        <w:r w:rsidR="008E1679" w:rsidRPr="00E77497">
          <w:rPr>
            <w:rFonts w:ascii="Arial" w:hAnsi="Arial"/>
          </w:rPr>
          <w:t xml:space="preserve"> </w:t>
        </w:r>
      </w:ins>
      <w:ins w:id="2251" w:author="Rev 9 Allen Wirfs-Brock" w:date="2012-06-24T16:26:00Z">
        <w:r w:rsidRPr="00E77497">
          <w:rPr>
            <w:rFonts w:ascii="Arial" w:hAnsi="Arial"/>
          </w:rPr>
          <w:t>sequence.</w:t>
        </w:r>
      </w:ins>
    </w:p>
    <w:p w:rsidR="00CF290C" w:rsidRPr="00E77497" w:rsidRDefault="00CF290C" w:rsidP="00AA44E9">
      <w:pPr>
        <w:pStyle w:val="MathSpecialCase3"/>
        <w:numPr>
          <w:ilvl w:val="2"/>
          <w:numId w:val="31"/>
        </w:numPr>
        <w:tabs>
          <w:tab w:val="left" w:pos="450"/>
        </w:tabs>
        <w:spacing w:after="0"/>
        <w:ind w:left="446" w:hanging="446"/>
        <w:rPr>
          <w:ins w:id="2252" w:author="Rev 9 Allen Wirfs-Brock" w:date="2012-06-24T16:32:00Z"/>
        </w:rPr>
      </w:pPr>
      <w:ins w:id="2253" w:author="Rev 9 Allen Wirfs-Brock" w:date="2012-06-24T16:32:00Z">
        <w:r w:rsidRPr="00E77497">
          <w:rPr>
            <w:rFonts w:ascii="Arial" w:hAnsi="Arial"/>
          </w:rPr>
          <w:t xml:space="preserve">The </w:t>
        </w:r>
        <w:del w:id="2254" w:author="Rev 10 Allen Wirfs-Brock" w:date="2012-07-29T11:26:00Z">
          <w:r w:rsidDel="00387B31">
            <w:rPr>
              <w:rFonts w:ascii="Arial" w:hAnsi="Arial"/>
            </w:rPr>
            <w:delText>Q</w:delText>
          </w:r>
          <w:r w:rsidRPr="00E77497" w:rsidDel="00387B31">
            <w:rPr>
              <w:rFonts w:ascii="Arial" w:hAnsi="Arial"/>
            </w:rPr>
            <w:delText>V</w:delText>
          </w:r>
        </w:del>
      </w:ins>
      <w:ins w:id="2255" w:author="Rev 10 Allen Wirfs-Brock" w:date="2012-07-29T11:26:00Z">
        <w:r w:rsidR="00387B31">
          <w:rPr>
            <w:rFonts w:ascii="Arial" w:hAnsi="Arial"/>
          </w:rPr>
          <w:t>TV</w:t>
        </w:r>
      </w:ins>
      <w:ins w:id="2256" w:author="Rev 9 Allen Wirfs-Brock" w:date="2012-06-24T16:32:00Z">
        <w:r w:rsidRPr="00E77497">
          <w:rPr>
            <w:rFonts w:ascii="Arial" w:hAnsi="Arial"/>
          </w:rPr>
          <w:t xml:space="preserve"> </w:t>
        </w:r>
      </w:ins>
      <w:ins w:id="2257" w:author="Rev 9 Allen Wirfs-Brock" w:date="2012-07-06T10:03:00Z">
        <w:r w:rsidR="009C6441">
          <w:rPr>
            <w:rFonts w:ascii="Arial" w:hAnsi="Arial"/>
          </w:rPr>
          <w:t xml:space="preserve">and </w:t>
        </w:r>
        <w:del w:id="2258" w:author="Rev 10 Allen Wirfs-Brock" w:date="2012-07-29T11:27:00Z">
          <w:r w:rsidR="009C6441" w:rsidDel="00387B31">
            <w:rPr>
              <w:rFonts w:ascii="Arial" w:hAnsi="Arial"/>
            </w:rPr>
            <w:delText>QRV</w:delText>
          </w:r>
        </w:del>
      </w:ins>
      <w:ins w:id="2259" w:author="Rev 10 Allen Wirfs-Brock" w:date="2012-07-29T11:27:00Z">
        <w:r w:rsidR="00387B31">
          <w:rPr>
            <w:rFonts w:ascii="Arial" w:hAnsi="Arial"/>
          </w:rPr>
          <w:t>TRV</w:t>
        </w:r>
      </w:ins>
      <w:ins w:id="2260" w:author="Rev 9 Allen Wirfs-Brock" w:date="2012-07-06T10:03:00Z">
        <w:r w:rsidR="009C6441" w:rsidRPr="00E77497">
          <w:rPr>
            <w:rFonts w:ascii="Arial" w:hAnsi="Arial"/>
          </w:rPr>
          <w:t xml:space="preserve"> </w:t>
        </w:r>
      </w:ins>
      <w:ins w:id="2261" w:author="Rev 9 Allen Wirfs-Brock" w:date="2012-06-24T16:32:00Z">
        <w:r w:rsidRPr="00E77497">
          <w:rPr>
            <w:rFonts w:ascii="Arial" w:hAnsi="Arial"/>
          </w:rPr>
          <w:t>of</w:t>
        </w:r>
        <w:r w:rsidRPr="00E77497">
          <w:t xml:space="preserve"> </w:t>
        </w:r>
        <w:del w:id="2262" w:author="Rev 10 Allen Wirfs-Brock" w:date="2012-07-29T11:30:00Z">
          <w:r w:rsidDel="00387B31">
            <w:rPr>
              <w:i/>
            </w:rPr>
            <w:delText>Quasi</w:delText>
          </w:r>
        </w:del>
      </w:ins>
      <w:ins w:id="2263" w:author="Rev 10 Allen Wirfs-Brock" w:date="2012-07-29T11:30:00Z">
        <w:r w:rsidR="00387B31">
          <w:rPr>
            <w:i/>
          </w:rPr>
          <w:t>Te</w:t>
        </w:r>
        <w:del w:id="2264" w:author="Rev 11 Allen Wirfs-Brock" w:date="2012-10-25T16:14:00Z">
          <w:r w:rsidR="00387B31" w:rsidDel="00AA44E9">
            <w:rPr>
              <w:i/>
            </w:rPr>
            <w:delText>r</w:delText>
          </w:r>
        </w:del>
        <w:r w:rsidR="00387B31">
          <w:rPr>
            <w:i/>
          </w:rPr>
          <w:t>mplate</w:t>
        </w:r>
      </w:ins>
      <w:ins w:id="2265" w:author="Rev 9 Allen Wirfs-Brock" w:date="2012-06-24T16:32:00Z">
        <w:r>
          <w:rPr>
            <w:i/>
          </w:rPr>
          <w:t>Middle</w:t>
        </w:r>
        <w:r w:rsidRPr="00E77497">
          <w:t xml:space="preserve"> </w:t>
        </w:r>
        <w:r w:rsidRPr="00E77497">
          <w:rPr>
            <w:rFonts w:ascii="Arial" w:hAnsi="Arial"/>
            <w:b/>
          </w:rPr>
          <w:t>::</w:t>
        </w:r>
        <w:r w:rsidRPr="00E77497">
          <w:t xml:space="preserve"> </w:t>
        </w:r>
        <w:r>
          <w:rPr>
            <w:rFonts w:ascii="Courier New" w:hAnsi="Courier New"/>
            <w:b/>
          </w:rPr>
          <w:t>}$</w:t>
        </w:r>
      </w:ins>
      <w:ins w:id="2266" w:author="Rev 9 Allen Wirfs-Brock" w:date="2012-06-26T15:10:00Z">
        <w:r w:rsidR="000D671D">
          <w:rPr>
            <w:rFonts w:ascii="Courier New" w:hAnsi="Courier New"/>
            <w:b/>
          </w:rPr>
          <w:t>{</w:t>
        </w:r>
      </w:ins>
      <w:ins w:id="2267" w:author="Rev 9 Allen Wirfs-Brock" w:date="2012-06-24T16:32:00Z">
        <w:r w:rsidRPr="00E77497">
          <w:t xml:space="preserve"> </w:t>
        </w:r>
        <w:r w:rsidRPr="00E77497">
          <w:rPr>
            <w:rFonts w:ascii="Arial" w:hAnsi="Arial"/>
          </w:rPr>
          <w:t xml:space="preserve">is the empty </w:t>
        </w:r>
      </w:ins>
      <w:ins w:id="2268" w:author="Rev 9 Allen Wirfs-Brock" w:date="2012-07-02T11:16:00Z">
        <w:r w:rsidR="008E1679">
          <w:rPr>
            <w:rFonts w:ascii="Arial" w:hAnsi="Arial"/>
          </w:rPr>
          <w:t>code unit</w:t>
        </w:r>
        <w:r w:rsidR="008E1679" w:rsidRPr="00E77497">
          <w:rPr>
            <w:rFonts w:ascii="Arial" w:hAnsi="Arial"/>
          </w:rPr>
          <w:t xml:space="preserve"> </w:t>
        </w:r>
      </w:ins>
      <w:ins w:id="2269" w:author="Rev 9 Allen Wirfs-Brock" w:date="2012-06-24T16:32:00Z">
        <w:r w:rsidRPr="00E77497">
          <w:rPr>
            <w:rFonts w:ascii="Arial" w:hAnsi="Arial"/>
          </w:rPr>
          <w:t>sequence.</w:t>
        </w:r>
      </w:ins>
    </w:p>
    <w:p w:rsidR="00CF290C" w:rsidRPr="00E77497" w:rsidRDefault="00CF290C" w:rsidP="00CF290C">
      <w:pPr>
        <w:pStyle w:val="MathSpecialCase3"/>
        <w:numPr>
          <w:ilvl w:val="2"/>
          <w:numId w:val="31"/>
        </w:numPr>
        <w:tabs>
          <w:tab w:val="left" w:pos="450"/>
        </w:tabs>
        <w:spacing w:after="0"/>
        <w:ind w:left="446" w:hanging="446"/>
        <w:rPr>
          <w:ins w:id="2270" w:author="Rev 9 Allen Wirfs-Brock" w:date="2012-06-24T16:33:00Z"/>
        </w:rPr>
      </w:pPr>
      <w:ins w:id="2271" w:author="Rev 9 Allen Wirfs-Brock" w:date="2012-06-24T16:33:00Z">
        <w:r w:rsidRPr="00E77497">
          <w:rPr>
            <w:rFonts w:ascii="Arial" w:hAnsi="Arial"/>
          </w:rPr>
          <w:t xml:space="preserve">The </w:t>
        </w:r>
        <w:del w:id="2272" w:author="Rev 10 Allen Wirfs-Brock" w:date="2012-07-29T11:26:00Z">
          <w:r w:rsidDel="00387B31">
            <w:rPr>
              <w:rFonts w:ascii="Arial" w:hAnsi="Arial"/>
            </w:rPr>
            <w:delText>Q</w:delText>
          </w:r>
          <w:r w:rsidRPr="00E77497" w:rsidDel="00387B31">
            <w:rPr>
              <w:rFonts w:ascii="Arial" w:hAnsi="Arial"/>
            </w:rPr>
            <w:delText>V</w:delText>
          </w:r>
        </w:del>
      </w:ins>
      <w:ins w:id="2273" w:author="Rev 10 Allen Wirfs-Brock" w:date="2012-07-29T11:26:00Z">
        <w:r w:rsidR="00387B31">
          <w:rPr>
            <w:rFonts w:ascii="Arial" w:hAnsi="Arial"/>
          </w:rPr>
          <w:t>TV</w:t>
        </w:r>
      </w:ins>
      <w:ins w:id="2274" w:author="Rev 9 Allen Wirfs-Brock" w:date="2012-06-24T16:33:00Z">
        <w:r w:rsidRPr="00E77497">
          <w:rPr>
            <w:rFonts w:ascii="Arial" w:hAnsi="Arial"/>
          </w:rPr>
          <w:t xml:space="preserve"> </w:t>
        </w:r>
      </w:ins>
      <w:ins w:id="2275" w:author="Rev 9 Allen Wirfs-Brock" w:date="2012-07-06T10:03:00Z">
        <w:r w:rsidR="009C6441">
          <w:rPr>
            <w:rFonts w:ascii="Arial" w:hAnsi="Arial"/>
          </w:rPr>
          <w:t xml:space="preserve">and </w:t>
        </w:r>
        <w:del w:id="2276" w:author="Rev 10 Allen Wirfs-Brock" w:date="2012-07-29T11:27:00Z">
          <w:r w:rsidR="009C6441" w:rsidDel="00387B31">
            <w:rPr>
              <w:rFonts w:ascii="Arial" w:hAnsi="Arial"/>
            </w:rPr>
            <w:delText>QRV</w:delText>
          </w:r>
        </w:del>
      </w:ins>
      <w:ins w:id="2277" w:author="Rev 10 Allen Wirfs-Brock" w:date="2012-07-29T11:27:00Z">
        <w:r w:rsidR="00387B31">
          <w:rPr>
            <w:rFonts w:ascii="Arial" w:hAnsi="Arial"/>
          </w:rPr>
          <w:t>TRV</w:t>
        </w:r>
      </w:ins>
      <w:ins w:id="2278" w:author="Rev 9 Allen Wirfs-Brock" w:date="2012-07-06T10:03:00Z">
        <w:r w:rsidR="009C6441" w:rsidRPr="00E77497">
          <w:rPr>
            <w:rFonts w:ascii="Arial" w:hAnsi="Arial"/>
          </w:rPr>
          <w:t xml:space="preserve"> </w:t>
        </w:r>
      </w:ins>
      <w:ins w:id="2279" w:author="Rev 9 Allen Wirfs-Brock" w:date="2012-06-24T16:33:00Z">
        <w:r w:rsidRPr="00E77497">
          <w:rPr>
            <w:rFonts w:ascii="Arial" w:hAnsi="Arial"/>
          </w:rPr>
          <w:t>of</w:t>
        </w:r>
        <w:r w:rsidRPr="00E77497">
          <w:t xml:space="preserve"> </w:t>
        </w:r>
        <w:del w:id="2280" w:author="Rev 10 Allen Wirfs-Brock" w:date="2012-07-29T11:30:00Z">
          <w:r w:rsidDel="00387B31">
            <w:rPr>
              <w:i/>
            </w:rPr>
            <w:delText>Quasi</w:delText>
          </w:r>
        </w:del>
      </w:ins>
      <w:ins w:id="2281" w:author="Rev 10 Allen Wirfs-Brock" w:date="2012-07-29T11:30:00Z">
        <w:r w:rsidR="00387B31">
          <w:rPr>
            <w:i/>
          </w:rPr>
          <w:t>Template</w:t>
        </w:r>
      </w:ins>
      <w:ins w:id="2282" w:author="Rev 9 Allen Wirfs-Brock" w:date="2012-06-24T16:33:00Z">
        <w:r>
          <w:rPr>
            <w:i/>
          </w:rPr>
          <w:t>Tail</w:t>
        </w:r>
        <w:r w:rsidRPr="00E77497">
          <w:t xml:space="preserve"> </w:t>
        </w:r>
        <w:r w:rsidRPr="00E77497">
          <w:rPr>
            <w:rFonts w:ascii="Arial" w:hAnsi="Arial"/>
            <w:b/>
          </w:rPr>
          <w:t>::</w:t>
        </w:r>
        <w:r w:rsidRPr="00E77497">
          <w:t xml:space="preserve"> </w:t>
        </w:r>
        <w:r>
          <w:rPr>
            <w:rFonts w:ascii="Courier New" w:hAnsi="Courier New"/>
            <w:b/>
          </w:rPr>
          <w:t>}</w:t>
        </w:r>
      </w:ins>
      <w:ins w:id="2283" w:author="Rev 9 Allen Wirfs-Brock" w:date="2012-06-24T16:34:00Z">
        <w:r>
          <w:rPr>
            <w:rFonts w:ascii="Courier New" w:hAnsi="Courier New"/>
            <w:b/>
          </w:rPr>
          <w:t>`</w:t>
        </w:r>
      </w:ins>
      <w:ins w:id="2284" w:author="Rev 9 Allen Wirfs-Brock" w:date="2012-06-24T16:33:00Z">
        <w:r w:rsidRPr="00E77497">
          <w:t xml:space="preserve"> </w:t>
        </w:r>
        <w:r w:rsidRPr="00E77497">
          <w:rPr>
            <w:rFonts w:ascii="Arial" w:hAnsi="Arial"/>
          </w:rPr>
          <w:t xml:space="preserve">is the empty </w:t>
        </w:r>
      </w:ins>
      <w:ins w:id="2285" w:author="Rev 9 Allen Wirfs-Brock" w:date="2012-07-02T11:16:00Z">
        <w:r w:rsidR="008E1679">
          <w:rPr>
            <w:rFonts w:ascii="Arial" w:hAnsi="Arial"/>
          </w:rPr>
          <w:t>code unit</w:t>
        </w:r>
        <w:r w:rsidR="008E1679" w:rsidRPr="00E77497">
          <w:rPr>
            <w:rFonts w:ascii="Arial" w:hAnsi="Arial"/>
          </w:rPr>
          <w:t xml:space="preserve"> </w:t>
        </w:r>
      </w:ins>
      <w:ins w:id="2286" w:author="Rev 9 Allen Wirfs-Brock" w:date="2012-06-24T16:33:00Z">
        <w:r w:rsidRPr="00E77497">
          <w:rPr>
            <w:rFonts w:ascii="Arial" w:hAnsi="Arial"/>
          </w:rPr>
          <w:t>sequence.</w:t>
        </w:r>
      </w:ins>
    </w:p>
    <w:p w:rsidR="001C6DE6" w:rsidRPr="00E77497" w:rsidRDefault="001C6DE6" w:rsidP="001C6DE6">
      <w:pPr>
        <w:pStyle w:val="MathSpecialCase3"/>
        <w:numPr>
          <w:ilvl w:val="2"/>
          <w:numId w:val="31"/>
        </w:numPr>
        <w:tabs>
          <w:tab w:val="left" w:pos="450"/>
        </w:tabs>
        <w:spacing w:after="0"/>
        <w:ind w:left="446" w:hanging="446"/>
        <w:rPr>
          <w:ins w:id="2287" w:author="Rev 9 Allen Wirfs-Brock" w:date="2012-06-24T16:35:00Z"/>
        </w:rPr>
      </w:pPr>
      <w:ins w:id="2288" w:author="Rev 9 Allen Wirfs-Brock" w:date="2012-06-24T16:35:00Z">
        <w:r w:rsidRPr="00E77497">
          <w:rPr>
            <w:rFonts w:ascii="Arial" w:hAnsi="Arial"/>
          </w:rPr>
          <w:t xml:space="preserve">The </w:t>
        </w:r>
        <w:del w:id="2289" w:author="Rev 10 Allen Wirfs-Brock" w:date="2012-07-29T11:26:00Z">
          <w:r w:rsidDel="00387B31">
            <w:rPr>
              <w:rFonts w:ascii="Arial" w:hAnsi="Arial"/>
            </w:rPr>
            <w:delText>Q</w:delText>
          </w:r>
          <w:r w:rsidRPr="00E77497" w:rsidDel="00387B31">
            <w:rPr>
              <w:rFonts w:ascii="Arial" w:hAnsi="Arial"/>
            </w:rPr>
            <w:delText>V</w:delText>
          </w:r>
        </w:del>
      </w:ins>
      <w:ins w:id="2290" w:author="Rev 10 Allen Wirfs-Brock" w:date="2012-07-29T11:26:00Z">
        <w:r w:rsidR="00387B31">
          <w:rPr>
            <w:rFonts w:ascii="Arial" w:hAnsi="Arial"/>
          </w:rPr>
          <w:t>TV</w:t>
        </w:r>
      </w:ins>
      <w:ins w:id="2291" w:author="Rev 9 Allen Wirfs-Brock" w:date="2012-06-24T16:35:00Z">
        <w:r w:rsidRPr="00E77497">
          <w:rPr>
            <w:rFonts w:ascii="Arial" w:hAnsi="Arial"/>
          </w:rPr>
          <w:t xml:space="preserve"> of</w:t>
        </w:r>
        <w:r w:rsidRPr="00E77497">
          <w:t xml:space="preserve"> </w:t>
        </w:r>
        <w:del w:id="2292" w:author="Rev 10 Allen Wirfs-Brock" w:date="2012-07-29T11:40:00Z">
          <w:r w:rsidDel="00387B31">
            <w:rPr>
              <w:i/>
            </w:rPr>
            <w:delText>FullQuasi</w:delText>
          </w:r>
        </w:del>
      </w:ins>
      <w:ins w:id="2293" w:author="Rev 10 Allen Wirfs-Brock" w:date="2012-07-29T11:40:00Z">
        <w:r w:rsidR="00387B31">
          <w:rPr>
            <w:i/>
          </w:rPr>
          <w:t>NoSubstitutionTemplate</w:t>
        </w:r>
      </w:ins>
      <w:ins w:id="2294" w:author="Rev 9 Allen Wirfs-Brock" w:date="2012-06-24T16:35:00Z">
        <w:r w:rsidRPr="00E77497">
          <w:t xml:space="preserve"> </w:t>
        </w:r>
        <w:r w:rsidRPr="00E77497">
          <w:rPr>
            <w:rFonts w:ascii="Arial" w:hAnsi="Arial"/>
            <w:b/>
          </w:rPr>
          <w:t>::</w:t>
        </w:r>
        <w:r w:rsidRPr="00E77497">
          <w:t xml:space="preserve"> </w:t>
        </w:r>
        <w:r>
          <w:rPr>
            <w:rFonts w:ascii="Courier New" w:hAnsi="Courier New"/>
            <w:b/>
          </w:rPr>
          <w:t>`</w:t>
        </w:r>
      </w:ins>
      <w:ins w:id="2295" w:author="Rev 9 Allen Wirfs-Brock" w:date="2012-06-24T16:36:00Z">
        <w:r>
          <w:rPr>
            <w:rFonts w:ascii="Courier New" w:hAnsi="Courier New"/>
            <w:b/>
          </w:rPr>
          <w:t xml:space="preserve"> </w:t>
        </w:r>
      </w:ins>
      <w:ins w:id="2296" w:author="Rev 9 Allen Wirfs-Brock" w:date="2012-06-24T16:35:00Z">
        <w:del w:id="2297" w:author="Rev 10 Allen Wirfs-Brock" w:date="2012-07-29T11:30:00Z">
          <w:r w:rsidRPr="001C6DE6" w:rsidDel="00387B31">
            <w:rPr>
              <w:i/>
            </w:rPr>
            <w:delText>Quasi</w:delText>
          </w:r>
        </w:del>
      </w:ins>
      <w:ins w:id="2298" w:author="Rev 10 Allen Wirfs-Brock" w:date="2012-07-29T11:30:00Z">
        <w:r w:rsidR="00387B31">
          <w:rPr>
            <w:i/>
          </w:rPr>
          <w:t>Template</w:t>
        </w:r>
      </w:ins>
      <w:ins w:id="2299" w:author="Rev 9 Allen Wirfs-Brock" w:date="2012-06-24T16:35:00Z">
        <w:r w:rsidRPr="001C6DE6">
          <w:rPr>
            <w:i/>
          </w:rPr>
          <w:t>Characters</w:t>
        </w:r>
      </w:ins>
      <w:ins w:id="2300" w:author="Rev 9 Allen Wirfs-Brock" w:date="2012-06-24T16:36:00Z">
        <w:r>
          <w:rPr>
            <w:i/>
          </w:rPr>
          <w:t xml:space="preserve"> </w:t>
        </w:r>
      </w:ins>
      <w:ins w:id="2301" w:author="Rev 9 Allen Wirfs-Brock" w:date="2012-06-24T16:35:00Z">
        <w:r>
          <w:rPr>
            <w:rFonts w:ascii="Courier New" w:hAnsi="Courier New"/>
            <w:b/>
          </w:rPr>
          <w:t>`</w:t>
        </w:r>
        <w:r w:rsidRPr="00E77497">
          <w:t xml:space="preserve"> </w:t>
        </w:r>
        <w:r w:rsidRPr="00E77497">
          <w:rPr>
            <w:rFonts w:ascii="Arial" w:hAnsi="Arial"/>
          </w:rPr>
          <w:t xml:space="preserve">is the </w:t>
        </w:r>
      </w:ins>
      <w:ins w:id="2302" w:author="Rev 9 Allen Wirfs-Brock" w:date="2012-06-24T16:37:00Z">
        <w:del w:id="2303" w:author="Rev 10 Allen Wirfs-Brock" w:date="2012-07-29T11:26:00Z">
          <w:r w:rsidDel="00387B31">
            <w:rPr>
              <w:rFonts w:ascii="Arial" w:hAnsi="Arial"/>
            </w:rPr>
            <w:delText>QV</w:delText>
          </w:r>
        </w:del>
      </w:ins>
      <w:ins w:id="2304" w:author="Rev 10 Allen Wirfs-Brock" w:date="2012-07-29T11:26:00Z">
        <w:r w:rsidR="00387B31">
          <w:rPr>
            <w:rFonts w:ascii="Arial" w:hAnsi="Arial"/>
          </w:rPr>
          <w:t>TV</w:t>
        </w:r>
      </w:ins>
      <w:ins w:id="2305" w:author="Rev 9 Allen Wirfs-Brock" w:date="2012-06-24T16:37:00Z">
        <w:r>
          <w:rPr>
            <w:rFonts w:ascii="Arial" w:hAnsi="Arial"/>
          </w:rPr>
          <w:t xml:space="preserve"> of </w:t>
        </w:r>
        <w:del w:id="2306" w:author="Rev 10 Allen Wirfs-Brock" w:date="2012-07-29T11:31:00Z">
          <w:r w:rsidRPr="001E1EC2" w:rsidDel="00387B31">
            <w:rPr>
              <w:i/>
            </w:rPr>
            <w:delText>Quasi</w:delText>
          </w:r>
        </w:del>
      </w:ins>
      <w:ins w:id="2307" w:author="Rev 10 Allen Wirfs-Brock" w:date="2012-07-29T11:31:00Z">
        <w:r w:rsidR="00387B31">
          <w:rPr>
            <w:i/>
          </w:rPr>
          <w:t>Template</w:t>
        </w:r>
      </w:ins>
      <w:ins w:id="2308" w:author="Rev 9 Allen Wirfs-Brock" w:date="2012-06-24T16:37:00Z">
        <w:r w:rsidRPr="001E1EC2">
          <w:rPr>
            <w:i/>
          </w:rPr>
          <w:t>Characters</w:t>
        </w:r>
      </w:ins>
      <w:ins w:id="2309" w:author="Rev 9 Allen Wirfs-Brock" w:date="2012-06-24T16:35:00Z">
        <w:r w:rsidRPr="00E77497">
          <w:rPr>
            <w:rFonts w:ascii="Arial" w:hAnsi="Arial"/>
          </w:rPr>
          <w:t>.</w:t>
        </w:r>
      </w:ins>
    </w:p>
    <w:p w:rsidR="001C6DE6" w:rsidRPr="00E77497" w:rsidRDefault="001C6DE6" w:rsidP="001C6DE6">
      <w:pPr>
        <w:pStyle w:val="MathSpecialCase3"/>
        <w:numPr>
          <w:ilvl w:val="2"/>
          <w:numId w:val="31"/>
        </w:numPr>
        <w:tabs>
          <w:tab w:val="left" w:pos="450"/>
        </w:tabs>
        <w:spacing w:after="0"/>
        <w:ind w:left="446" w:hanging="446"/>
        <w:rPr>
          <w:ins w:id="2310" w:author="Rev 9 Allen Wirfs-Brock" w:date="2012-06-24T16:35:00Z"/>
        </w:rPr>
      </w:pPr>
      <w:ins w:id="2311" w:author="Rev 9 Allen Wirfs-Brock" w:date="2012-06-24T16:35:00Z">
        <w:r w:rsidRPr="00E77497">
          <w:rPr>
            <w:rFonts w:ascii="Arial" w:hAnsi="Arial"/>
          </w:rPr>
          <w:t xml:space="preserve">The </w:t>
        </w:r>
        <w:del w:id="2312" w:author="Rev 10 Allen Wirfs-Brock" w:date="2012-07-29T11:26:00Z">
          <w:r w:rsidDel="00387B31">
            <w:rPr>
              <w:rFonts w:ascii="Arial" w:hAnsi="Arial"/>
            </w:rPr>
            <w:delText>Q</w:delText>
          </w:r>
          <w:r w:rsidRPr="00E77497" w:rsidDel="00387B31">
            <w:rPr>
              <w:rFonts w:ascii="Arial" w:hAnsi="Arial"/>
            </w:rPr>
            <w:delText>V</w:delText>
          </w:r>
        </w:del>
      </w:ins>
      <w:ins w:id="2313" w:author="Rev 10 Allen Wirfs-Brock" w:date="2012-07-29T11:26:00Z">
        <w:r w:rsidR="00387B31">
          <w:rPr>
            <w:rFonts w:ascii="Arial" w:hAnsi="Arial"/>
          </w:rPr>
          <w:t>TV</w:t>
        </w:r>
      </w:ins>
      <w:ins w:id="2314" w:author="Rev 9 Allen Wirfs-Brock" w:date="2012-06-24T16:35:00Z">
        <w:r w:rsidRPr="00E77497">
          <w:rPr>
            <w:rFonts w:ascii="Arial" w:hAnsi="Arial"/>
          </w:rPr>
          <w:t xml:space="preserve"> of</w:t>
        </w:r>
        <w:r w:rsidRPr="00E77497">
          <w:t xml:space="preserve"> </w:t>
        </w:r>
        <w:del w:id="2315" w:author="Rev 10 Allen Wirfs-Brock" w:date="2012-07-29T11:31:00Z">
          <w:r w:rsidDel="00387B31">
            <w:rPr>
              <w:i/>
            </w:rPr>
            <w:delText>Quasi</w:delText>
          </w:r>
        </w:del>
      </w:ins>
      <w:ins w:id="2316" w:author="Rev 10 Allen Wirfs-Brock" w:date="2012-07-29T11:31:00Z">
        <w:r w:rsidR="00387B31">
          <w:rPr>
            <w:i/>
          </w:rPr>
          <w:t>Template</w:t>
        </w:r>
      </w:ins>
      <w:ins w:id="2317" w:author="Rev 9 Allen Wirfs-Brock" w:date="2012-06-24T16:35:00Z">
        <w:r>
          <w:rPr>
            <w:i/>
          </w:rPr>
          <w:t>Head</w:t>
        </w:r>
        <w:r w:rsidRPr="00E77497">
          <w:t xml:space="preserve"> </w:t>
        </w:r>
        <w:r w:rsidRPr="00E77497">
          <w:rPr>
            <w:rFonts w:ascii="Arial" w:hAnsi="Arial"/>
            <w:b/>
          </w:rPr>
          <w:t>::</w:t>
        </w:r>
        <w:r w:rsidRPr="00E77497">
          <w:t xml:space="preserve"> </w:t>
        </w:r>
        <w:r>
          <w:rPr>
            <w:rFonts w:ascii="Courier New" w:hAnsi="Courier New"/>
            <w:b/>
          </w:rPr>
          <w:t>`</w:t>
        </w:r>
      </w:ins>
      <w:ins w:id="2318" w:author="Rev 9 Allen Wirfs-Brock" w:date="2012-06-24T16:36:00Z">
        <w:r w:rsidRPr="001C6DE6">
          <w:rPr>
            <w:i/>
          </w:rPr>
          <w:t xml:space="preserve"> </w:t>
        </w:r>
        <w:del w:id="2319" w:author="Rev 10 Allen Wirfs-Brock" w:date="2012-07-29T11:31:00Z">
          <w:r w:rsidRPr="001E1EC2" w:rsidDel="00387B31">
            <w:rPr>
              <w:i/>
            </w:rPr>
            <w:delText>Quasi</w:delText>
          </w:r>
        </w:del>
      </w:ins>
      <w:ins w:id="2320" w:author="Rev 10 Allen Wirfs-Brock" w:date="2012-07-29T11:31:00Z">
        <w:r w:rsidR="00387B31">
          <w:rPr>
            <w:i/>
          </w:rPr>
          <w:t>Template</w:t>
        </w:r>
      </w:ins>
      <w:ins w:id="2321" w:author="Rev 9 Allen Wirfs-Brock" w:date="2012-06-24T16:36:00Z">
        <w:r w:rsidRPr="001E1EC2">
          <w:rPr>
            <w:i/>
          </w:rPr>
          <w:t>Characters</w:t>
        </w:r>
        <w:r>
          <w:rPr>
            <w:rFonts w:ascii="Courier New" w:hAnsi="Courier New"/>
            <w:b/>
          </w:rPr>
          <w:t xml:space="preserve"> </w:t>
        </w:r>
      </w:ins>
      <w:ins w:id="2322" w:author="Rev 9 Allen Wirfs-Brock" w:date="2012-06-24T16:35:00Z">
        <w:r>
          <w:rPr>
            <w:rFonts w:ascii="Courier New" w:hAnsi="Courier New"/>
            <w:b/>
          </w:rPr>
          <w:t>$</w:t>
        </w:r>
      </w:ins>
      <w:ins w:id="2323" w:author="Rev 9 Allen Wirfs-Brock" w:date="2012-06-26T15:12:00Z">
        <w:r w:rsidR="000D671D">
          <w:rPr>
            <w:rFonts w:ascii="Courier New" w:hAnsi="Courier New"/>
            <w:b/>
          </w:rPr>
          <w:t>{</w:t>
        </w:r>
      </w:ins>
      <w:ins w:id="2324" w:author="Rev 9 Allen Wirfs-Brock" w:date="2012-06-24T16:35:00Z">
        <w:r w:rsidRPr="00E77497">
          <w:t xml:space="preserve"> </w:t>
        </w:r>
        <w:r w:rsidRPr="00E77497">
          <w:rPr>
            <w:rFonts w:ascii="Arial" w:hAnsi="Arial"/>
          </w:rPr>
          <w:t xml:space="preserve">is the </w:t>
        </w:r>
      </w:ins>
      <w:ins w:id="2325" w:author="Rev 9 Allen Wirfs-Brock" w:date="2012-06-24T16:37:00Z">
        <w:del w:id="2326" w:author="Rev 10 Allen Wirfs-Brock" w:date="2012-07-29T11:26:00Z">
          <w:r w:rsidDel="00387B31">
            <w:rPr>
              <w:rFonts w:ascii="Arial" w:hAnsi="Arial"/>
            </w:rPr>
            <w:delText>QV</w:delText>
          </w:r>
        </w:del>
      </w:ins>
      <w:ins w:id="2327" w:author="Rev 10 Allen Wirfs-Brock" w:date="2012-07-29T11:26:00Z">
        <w:r w:rsidR="00387B31">
          <w:rPr>
            <w:rFonts w:ascii="Arial" w:hAnsi="Arial"/>
          </w:rPr>
          <w:t>TV</w:t>
        </w:r>
      </w:ins>
      <w:ins w:id="2328" w:author="Rev 9 Allen Wirfs-Brock" w:date="2012-06-24T16:37:00Z">
        <w:r>
          <w:rPr>
            <w:rFonts w:ascii="Arial" w:hAnsi="Arial"/>
          </w:rPr>
          <w:t xml:space="preserve"> of </w:t>
        </w:r>
        <w:del w:id="2329" w:author="Rev 10 Allen Wirfs-Brock" w:date="2012-07-29T11:31:00Z">
          <w:r w:rsidRPr="001E1EC2" w:rsidDel="00387B31">
            <w:rPr>
              <w:i/>
            </w:rPr>
            <w:delText>Quasi</w:delText>
          </w:r>
        </w:del>
      </w:ins>
      <w:ins w:id="2330" w:author="Rev 10 Allen Wirfs-Brock" w:date="2012-07-29T11:31:00Z">
        <w:r w:rsidR="00387B31">
          <w:rPr>
            <w:i/>
          </w:rPr>
          <w:t>Template</w:t>
        </w:r>
      </w:ins>
      <w:ins w:id="2331" w:author="Rev 9 Allen Wirfs-Brock" w:date="2012-06-24T16:37:00Z">
        <w:r w:rsidRPr="001E1EC2">
          <w:rPr>
            <w:i/>
          </w:rPr>
          <w:t>Characters</w:t>
        </w:r>
      </w:ins>
      <w:ins w:id="2332" w:author="Rev 9 Allen Wirfs-Brock" w:date="2012-06-24T16:35:00Z">
        <w:r w:rsidRPr="00E77497">
          <w:rPr>
            <w:rFonts w:ascii="Arial" w:hAnsi="Arial"/>
          </w:rPr>
          <w:t>.</w:t>
        </w:r>
      </w:ins>
    </w:p>
    <w:p w:rsidR="001C6DE6" w:rsidRPr="00E77497" w:rsidRDefault="001C6DE6" w:rsidP="001C6DE6">
      <w:pPr>
        <w:pStyle w:val="MathSpecialCase3"/>
        <w:numPr>
          <w:ilvl w:val="2"/>
          <w:numId w:val="31"/>
        </w:numPr>
        <w:tabs>
          <w:tab w:val="left" w:pos="450"/>
        </w:tabs>
        <w:spacing w:after="0"/>
        <w:ind w:left="446" w:hanging="446"/>
        <w:rPr>
          <w:ins w:id="2333" w:author="Rev 9 Allen Wirfs-Brock" w:date="2012-06-24T16:35:00Z"/>
        </w:rPr>
      </w:pPr>
      <w:ins w:id="2334" w:author="Rev 9 Allen Wirfs-Brock" w:date="2012-06-24T16:35:00Z">
        <w:r w:rsidRPr="00E77497">
          <w:rPr>
            <w:rFonts w:ascii="Arial" w:hAnsi="Arial"/>
          </w:rPr>
          <w:t xml:space="preserve">The </w:t>
        </w:r>
        <w:del w:id="2335" w:author="Rev 10 Allen Wirfs-Brock" w:date="2012-07-29T11:26:00Z">
          <w:r w:rsidDel="00387B31">
            <w:rPr>
              <w:rFonts w:ascii="Arial" w:hAnsi="Arial"/>
            </w:rPr>
            <w:delText>Q</w:delText>
          </w:r>
          <w:r w:rsidRPr="00E77497" w:rsidDel="00387B31">
            <w:rPr>
              <w:rFonts w:ascii="Arial" w:hAnsi="Arial"/>
            </w:rPr>
            <w:delText>V</w:delText>
          </w:r>
        </w:del>
      </w:ins>
      <w:ins w:id="2336" w:author="Rev 10 Allen Wirfs-Brock" w:date="2012-07-29T11:26:00Z">
        <w:r w:rsidR="00387B31">
          <w:rPr>
            <w:rFonts w:ascii="Arial" w:hAnsi="Arial"/>
          </w:rPr>
          <w:t>TV</w:t>
        </w:r>
      </w:ins>
      <w:ins w:id="2337" w:author="Rev 9 Allen Wirfs-Brock" w:date="2012-06-24T16:35:00Z">
        <w:r w:rsidRPr="00E77497">
          <w:rPr>
            <w:rFonts w:ascii="Arial" w:hAnsi="Arial"/>
          </w:rPr>
          <w:t xml:space="preserve"> of</w:t>
        </w:r>
        <w:r w:rsidRPr="00E77497">
          <w:t xml:space="preserve"> </w:t>
        </w:r>
        <w:del w:id="2338" w:author="Rev 10 Allen Wirfs-Brock" w:date="2012-07-29T11:31:00Z">
          <w:r w:rsidDel="00387B31">
            <w:rPr>
              <w:i/>
            </w:rPr>
            <w:delText>Quasi</w:delText>
          </w:r>
        </w:del>
      </w:ins>
      <w:ins w:id="2339" w:author="Rev 10 Allen Wirfs-Brock" w:date="2012-07-29T11:31:00Z">
        <w:r w:rsidR="00387B31">
          <w:rPr>
            <w:i/>
          </w:rPr>
          <w:t>Template</w:t>
        </w:r>
      </w:ins>
      <w:ins w:id="2340" w:author="Rev 9 Allen Wirfs-Brock" w:date="2012-06-24T16:35:00Z">
        <w:r>
          <w:rPr>
            <w:i/>
          </w:rPr>
          <w:t>Middle</w:t>
        </w:r>
        <w:r w:rsidRPr="00E77497">
          <w:t xml:space="preserve"> </w:t>
        </w:r>
        <w:r w:rsidRPr="00E77497">
          <w:rPr>
            <w:rFonts w:ascii="Arial" w:hAnsi="Arial"/>
            <w:b/>
          </w:rPr>
          <w:t>::</w:t>
        </w:r>
        <w:r w:rsidRPr="00E77497">
          <w:t xml:space="preserve"> </w:t>
        </w:r>
        <w:r>
          <w:rPr>
            <w:rFonts w:ascii="Courier New" w:hAnsi="Courier New"/>
            <w:b/>
          </w:rPr>
          <w:t>}</w:t>
        </w:r>
      </w:ins>
      <w:ins w:id="2341" w:author="Rev 9 Allen Wirfs-Brock" w:date="2012-06-24T16:36:00Z">
        <w:r w:rsidRPr="001C6DE6">
          <w:rPr>
            <w:i/>
          </w:rPr>
          <w:t xml:space="preserve"> </w:t>
        </w:r>
        <w:del w:id="2342" w:author="Rev 10 Allen Wirfs-Brock" w:date="2012-07-29T11:31:00Z">
          <w:r w:rsidRPr="001E1EC2" w:rsidDel="00387B31">
            <w:rPr>
              <w:i/>
            </w:rPr>
            <w:delText>Quasi</w:delText>
          </w:r>
        </w:del>
      </w:ins>
      <w:ins w:id="2343" w:author="Rev 10 Allen Wirfs-Brock" w:date="2012-07-29T11:31:00Z">
        <w:r w:rsidR="00387B31">
          <w:rPr>
            <w:i/>
          </w:rPr>
          <w:t>Template</w:t>
        </w:r>
      </w:ins>
      <w:ins w:id="2344" w:author="Rev 9 Allen Wirfs-Brock" w:date="2012-06-24T16:36:00Z">
        <w:r w:rsidRPr="001E1EC2">
          <w:rPr>
            <w:i/>
          </w:rPr>
          <w:t>Characters</w:t>
        </w:r>
        <w:r>
          <w:rPr>
            <w:rFonts w:ascii="Courier New" w:hAnsi="Courier New"/>
            <w:b/>
          </w:rPr>
          <w:t xml:space="preserve"> </w:t>
        </w:r>
      </w:ins>
      <w:ins w:id="2345" w:author="Rev 9 Allen Wirfs-Brock" w:date="2012-06-24T16:35:00Z">
        <w:r>
          <w:rPr>
            <w:rFonts w:ascii="Courier New" w:hAnsi="Courier New"/>
            <w:b/>
          </w:rPr>
          <w:t>$</w:t>
        </w:r>
      </w:ins>
      <w:ins w:id="2346" w:author="Rev 9 Allen Wirfs-Brock" w:date="2012-06-26T15:13:00Z">
        <w:r w:rsidR="000D671D">
          <w:rPr>
            <w:rFonts w:ascii="Courier New" w:hAnsi="Courier New"/>
            <w:b/>
          </w:rPr>
          <w:t>{</w:t>
        </w:r>
      </w:ins>
      <w:ins w:id="2347" w:author="Rev 9 Allen Wirfs-Brock" w:date="2012-06-24T16:35:00Z">
        <w:r w:rsidRPr="00E77497">
          <w:t xml:space="preserve"> </w:t>
        </w:r>
        <w:r w:rsidRPr="00E77497">
          <w:rPr>
            <w:rFonts w:ascii="Arial" w:hAnsi="Arial"/>
          </w:rPr>
          <w:t xml:space="preserve">is the </w:t>
        </w:r>
      </w:ins>
      <w:ins w:id="2348" w:author="Rev 9 Allen Wirfs-Brock" w:date="2012-06-24T16:37:00Z">
        <w:del w:id="2349" w:author="Rev 10 Allen Wirfs-Brock" w:date="2012-07-29T11:26:00Z">
          <w:r w:rsidDel="00387B31">
            <w:rPr>
              <w:rFonts w:ascii="Arial" w:hAnsi="Arial"/>
            </w:rPr>
            <w:delText>QV</w:delText>
          </w:r>
        </w:del>
      </w:ins>
      <w:ins w:id="2350" w:author="Rev 10 Allen Wirfs-Brock" w:date="2012-07-29T11:26:00Z">
        <w:r w:rsidR="00387B31">
          <w:rPr>
            <w:rFonts w:ascii="Arial" w:hAnsi="Arial"/>
          </w:rPr>
          <w:t>TV</w:t>
        </w:r>
      </w:ins>
      <w:ins w:id="2351" w:author="Rev 9 Allen Wirfs-Brock" w:date="2012-06-24T16:37:00Z">
        <w:r>
          <w:rPr>
            <w:rFonts w:ascii="Arial" w:hAnsi="Arial"/>
          </w:rPr>
          <w:t xml:space="preserve"> of </w:t>
        </w:r>
        <w:del w:id="2352" w:author="Rev 10 Allen Wirfs-Brock" w:date="2012-07-29T11:31:00Z">
          <w:r w:rsidRPr="001E1EC2" w:rsidDel="00387B31">
            <w:rPr>
              <w:i/>
            </w:rPr>
            <w:delText>Quasi</w:delText>
          </w:r>
        </w:del>
      </w:ins>
      <w:ins w:id="2353" w:author="Rev 10 Allen Wirfs-Brock" w:date="2012-07-29T11:31:00Z">
        <w:r w:rsidR="00387B31">
          <w:rPr>
            <w:i/>
          </w:rPr>
          <w:t>Template</w:t>
        </w:r>
      </w:ins>
      <w:ins w:id="2354" w:author="Rev 9 Allen Wirfs-Brock" w:date="2012-06-24T16:37:00Z">
        <w:r w:rsidRPr="001E1EC2">
          <w:rPr>
            <w:i/>
          </w:rPr>
          <w:t>Characters</w:t>
        </w:r>
      </w:ins>
      <w:ins w:id="2355" w:author="Rev 9 Allen Wirfs-Brock" w:date="2012-06-24T16:35:00Z">
        <w:r w:rsidRPr="00E77497">
          <w:rPr>
            <w:rFonts w:ascii="Arial" w:hAnsi="Arial"/>
          </w:rPr>
          <w:t>.</w:t>
        </w:r>
      </w:ins>
    </w:p>
    <w:p w:rsidR="001C6DE6" w:rsidRPr="00E77497" w:rsidRDefault="001C6DE6" w:rsidP="001C6DE6">
      <w:pPr>
        <w:pStyle w:val="MathSpecialCase3"/>
        <w:numPr>
          <w:ilvl w:val="2"/>
          <w:numId w:val="31"/>
        </w:numPr>
        <w:tabs>
          <w:tab w:val="left" w:pos="450"/>
        </w:tabs>
        <w:spacing w:after="0"/>
        <w:ind w:left="446" w:hanging="446"/>
        <w:rPr>
          <w:ins w:id="2356" w:author="Rev 9 Allen Wirfs-Brock" w:date="2012-06-24T16:35:00Z"/>
        </w:rPr>
      </w:pPr>
      <w:ins w:id="2357" w:author="Rev 9 Allen Wirfs-Brock" w:date="2012-06-24T16:35:00Z">
        <w:r w:rsidRPr="00E77497">
          <w:rPr>
            <w:rFonts w:ascii="Arial" w:hAnsi="Arial"/>
          </w:rPr>
          <w:t xml:space="preserve">The </w:t>
        </w:r>
        <w:del w:id="2358" w:author="Rev 10 Allen Wirfs-Brock" w:date="2012-07-29T11:26:00Z">
          <w:r w:rsidDel="00387B31">
            <w:rPr>
              <w:rFonts w:ascii="Arial" w:hAnsi="Arial"/>
            </w:rPr>
            <w:delText>Q</w:delText>
          </w:r>
          <w:r w:rsidRPr="00E77497" w:rsidDel="00387B31">
            <w:rPr>
              <w:rFonts w:ascii="Arial" w:hAnsi="Arial"/>
            </w:rPr>
            <w:delText>V</w:delText>
          </w:r>
        </w:del>
      </w:ins>
      <w:ins w:id="2359" w:author="Rev 10 Allen Wirfs-Brock" w:date="2012-07-29T11:26:00Z">
        <w:r w:rsidR="00387B31">
          <w:rPr>
            <w:rFonts w:ascii="Arial" w:hAnsi="Arial"/>
          </w:rPr>
          <w:t>TV</w:t>
        </w:r>
      </w:ins>
      <w:ins w:id="2360" w:author="Rev 9 Allen Wirfs-Brock" w:date="2012-06-24T16:35:00Z">
        <w:r w:rsidRPr="00E77497">
          <w:rPr>
            <w:rFonts w:ascii="Arial" w:hAnsi="Arial"/>
          </w:rPr>
          <w:t xml:space="preserve"> of</w:t>
        </w:r>
        <w:r w:rsidRPr="00E77497">
          <w:t xml:space="preserve"> </w:t>
        </w:r>
        <w:del w:id="2361" w:author="Rev 10 Allen Wirfs-Brock" w:date="2012-07-29T11:31:00Z">
          <w:r w:rsidDel="00387B31">
            <w:rPr>
              <w:i/>
            </w:rPr>
            <w:delText>Quasi</w:delText>
          </w:r>
        </w:del>
      </w:ins>
      <w:ins w:id="2362" w:author="Rev 10 Allen Wirfs-Brock" w:date="2012-07-29T11:31:00Z">
        <w:r w:rsidR="00387B31">
          <w:rPr>
            <w:i/>
          </w:rPr>
          <w:t>Template</w:t>
        </w:r>
      </w:ins>
      <w:ins w:id="2363" w:author="Rev 9 Allen Wirfs-Brock" w:date="2012-06-24T16:35:00Z">
        <w:r>
          <w:rPr>
            <w:i/>
          </w:rPr>
          <w:t>Tail</w:t>
        </w:r>
        <w:r w:rsidRPr="00E77497">
          <w:t xml:space="preserve"> </w:t>
        </w:r>
        <w:r w:rsidRPr="00E77497">
          <w:rPr>
            <w:rFonts w:ascii="Arial" w:hAnsi="Arial"/>
            <w:b/>
          </w:rPr>
          <w:t>::</w:t>
        </w:r>
        <w:r w:rsidRPr="00E77497">
          <w:t xml:space="preserve"> </w:t>
        </w:r>
        <w:r>
          <w:rPr>
            <w:rFonts w:ascii="Courier New" w:hAnsi="Courier New"/>
            <w:b/>
          </w:rPr>
          <w:t>}</w:t>
        </w:r>
      </w:ins>
      <w:ins w:id="2364" w:author="Rev 9 Allen Wirfs-Brock" w:date="2012-06-24T16:36:00Z">
        <w:r w:rsidRPr="001C6DE6">
          <w:rPr>
            <w:i/>
          </w:rPr>
          <w:t xml:space="preserve"> </w:t>
        </w:r>
        <w:del w:id="2365" w:author="Rev 10 Allen Wirfs-Brock" w:date="2012-07-29T11:31:00Z">
          <w:r w:rsidRPr="001E1EC2" w:rsidDel="00387B31">
            <w:rPr>
              <w:i/>
            </w:rPr>
            <w:delText>Quasi</w:delText>
          </w:r>
        </w:del>
      </w:ins>
      <w:ins w:id="2366" w:author="Rev 10 Allen Wirfs-Brock" w:date="2012-07-29T11:31:00Z">
        <w:r w:rsidR="00387B31">
          <w:rPr>
            <w:i/>
          </w:rPr>
          <w:t>Template</w:t>
        </w:r>
      </w:ins>
      <w:ins w:id="2367" w:author="Rev 9 Allen Wirfs-Brock" w:date="2012-06-24T16:36:00Z">
        <w:r w:rsidRPr="001E1EC2">
          <w:rPr>
            <w:i/>
          </w:rPr>
          <w:t>Characters</w:t>
        </w:r>
        <w:r>
          <w:rPr>
            <w:rFonts w:ascii="Courier New" w:hAnsi="Courier New"/>
            <w:b/>
          </w:rPr>
          <w:t xml:space="preserve"> </w:t>
        </w:r>
      </w:ins>
      <w:ins w:id="2368" w:author="Rev 9 Allen Wirfs-Brock" w:date="2012-06-24T16:35:00Z">
        <w:r>
          <w:rPr>
            <w:rFonts w:ascii="Courier New" w:hAnsi="Courier New"/>
            <w:b/>
          </w:rPr>
          <w:t>`</w:t>
        </w:r>
        <w:r w:rsidRPr="00E77497">
          <w:t xml:space="preserve"> </w:t>
        </w:r>
        <w:r w:rsidRPr="00E77497">
          <w:rPr>
            <w:rFonts w:ascii="Arial" w:hAnsi="Arial"/>
          </w:rPr>
          <w:t xml:space="preserve">is the </w:t>
        </w:r>
      </w:ins>
      <w:ins w:id="2369" w:author="Rev 9 Allen Wirfs-Brock" w:date="2012-06-24T16:38:00Z">
        <w:del w:id="2370" w:author="Rev 10 Allen Wirfs-Brock" w:date="2012-07-29T11:26:00Z">
          <w:r w:rsidDel="00387B31">
            <w:rPr>
              <w:rFonts w:ascii="Arial" w:hAnsi="Arial"/>
            </w:rPr>
            <w:delText>QV</w:delText>
          </w:r>
        </w:del>
      </w:ins>
      <w:ins w:id="2371" w:author="Rev 10 Allen Wirfs-Brock" w:date="2012-07-29T11:26:00Z">
        <w:r w:rsidR="00387B31">
          <w:rPr>
            <w:rFonts w:ascii="Arial" w:hAnsi="Arial"/>
          </w:rPr>
          <w:t>TV</w:t>
        </w:r>
      </w:ins>
      <w:ins w:id="2372" w:author="Rev 9 Allen Wirfs-Brock" w:date="2012-06-24T16:38:00Z">
        <w:r>
          <w:rPr>
            <w:rFonts w:ascii="Arial" w:hAnsi="Arial"/>
          </w:rPr>
          <w:t xml:space="preserve"> of </w:t>
        </w:r>
        <w:del w:id="2373" w:author="Rev 10 Allen Wirfs-Brock" w:date="2012-07-29T11:31:00Z">
          <w:r w:rsidRPr="001E1EC2" w:rsidDel="00387B31">
            <w:rPr>
              <w:i/>
            </w:rPr>
            <w:delText>Quasi</w:delText>
          </w:r>
        </w:del>
      </w:ins>
      <w:ins w:id="2374" w:author="Rev 10 Allen Wirfs-Brock" w:date="2012-07-29T11:31:00Z">
        <w:r w:rsidR="00387B31">
          <w:rPr>
            <w:i/>
          </w:rPr>
          <w:t>Template</w:t>
        </w:r>
      </w:ins>
      <w:ins w:id="2375" w:author="Rev 9 Allen Wirfs-Brock" w:date="2012-06-24T16:38:00Z">
        <w:r w:rsidRPr="001E1EC2">
          <w:rPr>
            <w:i/>
          </w:rPr>
          <w:t>Characters</w:t>
        </w:r>
      </w:ins>
      <w:ins w:id="2376" w:author="Rev 9 Allen Wirfs-Brock" w:date="2012-06-24T16:35:00Z">
        <w:r w:rsidRPr="00E77497">
          <w:rPr>
            <w:rFonts w:ascii="Arial" w:hAnsi="Arial"/>
          </w:rPr>
          <w:t>.</w:t>
        </w:r>
      </w:ins>
    </w:p>
    <w:p w:rsidR="00CF290C" w:rsidRPr="00E77497" w:rsidRDefault="00CF290C" w:rsidP="00CF290C">
      <w:pPr>
        <w:pStyle w:val="MathSpecialCase3"/>
        <w:numPr>
          <w:ilvl w:val="2"/>
          <w:numId w:val="31"/>
        </w:numPr>
        <w:tabs>
          <w:tab w:val="left" w:pos="450"/>
        </w:tabs>
        <w:spacing w:after="0"/>
        <w:ind w:left="446" w:hanging="446"/>
        <w:rPr>
          <w:ins w:id="2377" w:author="Rev 9 Allen Wirfs-Brock" w:date="2012-06-24T16:26:00Z"/>
        </w:rPr>
      </w:pPr>
      <w:ins w:id="2378" w:author="Rev 9 Allen Wirfs-Brock" w:date="2012-06-24T16:26:00Z">
        <w:r w:rsidRPr="00E77497">
          <w:rPr>
            <w:rFonts w:ascii="Arial" w:hAnsi="Arial"/>
          </w:rPr>
          <w:t xml:space="preserve">The </w:t>
        </w:r>
      </w:ins>
      <w:ins w:id="2379" w:author="Rev 9 Allen Wirfs-Brock" w:date="2012-06-25T17:35:00Z">
        <w:del w:id="2380" w:author="Rev 10 Allen Wirfs-Brock" w:date="2012-07-29T11:26:00Z">
          <w:r w:rsidR="00C61AA1" w:rsidDel="00387B31">
            <w:rPr>
              <w:rFonts w:ascii="Arial" w:hAnsi="Arial"/>
            </w:rPr>
            <w:delText>Q</w:delText>
          </w:r>
        </w:del>
      </w:ins>
      <w:ins w:id="2381" w:author="Rev 9 Allen Wirfs-Brock" w:date="2012-06-24T16:26:00Z">
        <w:del w:id="2382" w:author="Rev 10 Allen Wirfs-Brock" w:date="2012-07-29T11:26:00Z">
          <w:r w:rsidRPr="00E77497" w:rsidDel="00387B31">
            <w:rPr>
              <w:rFonts w:ascii="Arial" w:hAnsi="Arial"/>
            </w:rPr>
            <w:delText>V</w:delText>
          </w:r>
        </w:del>
      </w:ins>
      <w:ins w:id="2383" w:author="Rev 10 Allen Wirfs-Brock" w:date="2012-07-29T11:26:00Z">
        <w:r w:rsidR="00387B31">
          <w:rPr>
            <w:rFonts w:ascii="Arial" w:hAnsi="Arial"/>
          </w:rPr>
          <w:t>TV</w:t>
        </w:r>
      </w:ins>
      <w:ins w:id="2384" w:author="Rev 9 Allen Wirfs-Brock" w:date="2012-06-24T16:26:00Z">
        <w:r w:rsidRPr="00E77497">
          <w:rPr>
            <w:rFonts w:ascii="Arial" w:hAnsi="Arial"/>
          </w:rPr>
          <w:t xml:space="preserve"> of</w:t>
        </w:r>
        <w:r w:rsidRPr="00E77497">
          <w:t xml:space="preserve"> </w:t>
        </w:r>
      </w:ins>
      <w:ins w:id="2385" w:author="Rev 9 Allen Wirfs-Brock" w:date="2012-06-25T17:36:00Z">
        <w:del w:id="2386" w:author="Rev 10 Allen Wirfs-Brock" w:date="2012-07-29T11:31:00Z">
          <w:r w:rsidR="00C61AA1" w:rsidRPr="001C6DE6" w:rsidDel="00387B31">
            <w:rPr>
              <w:i/>
            </w:rPr>
            <w:delText>Quasi</w:delText>
          </w:r>
        </w:del>
      </w:ins>
      <w:ins w:id="2387" w:author="Rev 10 Allen Wirfs-Brock" w:date="2012-07-29T11:31:00Z">
        <w:r w:rsidR="00387B31">
          <w:rPr>
            <w:i/>
          </w:rPr>
          <w:t>Template</w:t>
        </w:r>
      </w:ins>
      <w:ins w:id="2388" w:author="Rev 9 Allen Wirfs-Brock" w:date="2012-06-25T17:36:00Z">
        <w:r w:rsidR="00C61AA1" w:rsidRPr="001C6DE6">
          <w:rPr>
            <w:i/>
          </w:rPr>
          <w:t>Characters</w:t>
        </w:r>
      </w:ins>
      <w:ins w:id="2389" w:author="Rev 9 Allen Wirfs-Brock" w:date="2012-06-24T16:26:00Z">
        <w:r w:rsidRPr="00E77497">
          <w:rPr>
            <w:rFonts w:ascii="Arial" w:hAnsi="Arial"/>
            <w:b/>
          </w:rPr>
          <w:t>::</w:t>
        </w:r>
        <w:r w:rsidRPr="00E77497">
          <w:t xml:space="preserve"> </w:t>
        </w:r>
      </w:ins>
      <w:ins w:id="2390" w:author="Rev 9 Allen Wirfs-Brock" w:date="2012-06-25T17:37:00Z">
        <w:del w:id="2391" w:author="Rev 10 Allen Wirfs-Brock" w:date="2012-07-29T11:31:00Z">
          <w:r w:rsidR="00C61AA1" w:rsidRPr="00C74E77" w:rsidDel="00387B31">
            <w:rPr>
              <w:i/>
            </w:rPr>
            <w:delText>Quasi</w:delText>
          </w:r>
        </w:del>
      </w:ins>
      <w:ins w:id="2392" w:author="Rev 10 Allen Wirfs-Brock" w:date="2012-07-29T11:31:00Z">
        <w:r w:rsidR="00387B31">
          <w:rPr>
            <w:i/>
          </w:rPr>
          <w:t>Template</w:t>
        </w:r>
      </w:ins>
      <w:ins w:id="2393" w:author="Rev 9 Allen Wirfs-Brock" w:date="2012-06-25T17:37:00Z">
        <w:r w:rsidR="00C61AA1" w:rsidRPr="00C74E77">
          <w:rPr>
            <w:i/>
          </w:rPr>
          <w:t>Character</w:t>
        </w:r>
        <w:r w:rsidR="00C61AA1" w:rsidRPr="00E77497">
          <w:t xml:space="preserve"> </w:t>
        </w:r>
      </w:ins>
      <w:ins w:id="2394" w:author="Rev 9 Allen Wirfs-Brock" w:date="2012-06-24T16:26:00Z">
        <w:r w:rsidRPr="00E77497">
          <w:t xml:space="preserve"> </w:t>
        </w:r>
        <w:r w:rsidRPr="00E77497">
          <w:rPr>
            <w:rFonts w:ascii="Arial" w:hAnsi="Arial" w:cs="Arial"/>
          </w:rPr>
          <w:t xml:space="preserve">is the </w:t>
        </w:r>
      </w:ins>
      <w:ins w:id="2395" w:author="Rev 9 Allen Wirfs-Brock" w:date="2012-06-25T17:37:00Z">
        <w:del w:id="2396" w:author="Rev 10 Allen Wirfs-Brock" w:date="2012-07-29T11:26:00Z">
          <w:r w:rsidR="00C61AA1" w:rsidDel="00387B31">
            <w:rPr>
              <w:rFonts w:ascii="Arial" w:hAnsi="Arial" w:cs="Arial"/>
            </w:rPr>
            <w:delText>Q</w:delText>
          </w:r>
        </w:del>
      </w:ins>
      <w:ins w:id="2397" w:author="Rev 9 Allen Wirfs-Brock" w:date="2012-06-24T16:26:00Z">
        <w:del w:id="2398" w:author="Rev 10 Allen Wirfs-Brock" w:date="2012-07-29T11:26:00Z">
          <w:r w:rsidRPr="00E77497" w:rsidDel="00387B31">
            <w:rPr>
              <w:rFonts w:ascii="Arial" w:hAnsi="Arial" w:cs="Arial"/>
            </w:rPr>
            <w:delText>V</w:delText>
          </w:r>
        </w:del>
      </w:ins>
      <w:ins w:id="2399" w:author="Rev 10 Allen Wirfs-Brock" w:date="2012-07-29T11:26:00Z">
        <w:r w:rsidR="00387B31">
          <w:rPr>
            <w:rFonts w:ascii="Arial" w:hAnsi="Arial" w:cs="Arial"/>
          </w:rPr>
          <w:t>TV</w:t>
        </w:r>
      </w:ins>
      <w:ins w:id="2400" w:author="Rev 9 Allen Wirfs-Brock" w:date="2012-06-24T16:26:00Z">
        <w:r w:rsidRPr="00E77497">
          <w:t xml:space="preserve"> of </w:t>
        </w:r>
      </w:ins>
      <w:ins w:id="2401" w:author="Rev 9 Allen Wirfs-Brock" w:date="2012-06-25T17:37:00Z">
        <w:del w:id="2402" w:author="Rev 10 Allen Wirfs-Brock" w:date="2012-07-29T11:31:00Z">
          <w:r w:rsidR="00C61AA1" w:rsidRPr="001E1EC2" w:rsidDel="00387B31">
            <w:rPr>
              <w:i/>
            </w:rPr>
            <w:delText>Quasi</w:delText>
          </w:r>
        </w:del>
      </w:ins>
      <w:ins w:id="2403" w:author="Rev 10 Allen Wirfs-Brock" w:date="2012-07-29T11:31:00Z">
        <w:r w:rsidR="00387B31">
          <w:rPr>
            <w:i/>
          </w:rPr>
          <w:t>Template</w:t>
        </w:r>
      </w:ins>
      <w:ins w:id="2404" w:author="Rev 9 Allen Wirfs-Brock" w:date="2012-06-25T17:37:00Z">
        <w:r w:rsidR="00C61AA1" w:rsidRPr="001E1EC2">
          <w:rPr>
            <w:i/>
          </w:rPr>
          <w:t>Character</w:t>
        </w:r>
      </w:ins>
      <w:ins w:id="2405" w:author="Rev 9 Allen Wirfs-Brock" w:date="2012-06-24T16:26:00Z">
        <w:r w:rsidRPr="00E77497">
          <w:t>.</w:t>
        </w:r>
      </w:ins>
    </w:p>
    <w:p w:rsidR="00CF290C" w:rsidRPr="00E77497" w:rsidRDefault="00CF290C" w:rsidP="00CF290C">
      <w:pPr>
        <w:pStyle w:val="MathSpecialCase3"/>
        <w:numPr>
          <w:ilvl w:val="2"/>
          <w:numId w:val="31"/>
        </w:numPr>
        <w:tabs>
          <w:tab w:val="left" w:pos="450"/>
        </w:tabs>
        <w:spacing w:after="0"/>
        <w:ind w:left="446" w:hanging="446"/>
        <w:rPr>
          <w:ins w:id="2406" w:author="Rev 9 Allen Wirfs-Brock" w:date="2012-06-24T16:26:00Z"/>
        </w:rPr>
      </w:pPr>
      <w:ins w:id="2407" w:author="Rev 9 Allen Wirfs-Brock" w:date="2012-06-24T16:26:00Z">
        <w:r w:rsidRPr="00E77497">
          <w:rPr>
            <w:rFonts w:ascii="Arial" w:hAnsi="Arial"/>
          </w:rPr>
          <w:t xml:space="preserve">The </w:t>
        </w:r>
      </w:ins>
      <w:ins w:id="2408" w:author="Rev 9 Allen Wirfs-Brock" w:date="2012-06-25T17:39:00Z">
        <w:del w:id="2409" w:author="Rev 10 Allen Wirfs-Brock" w:date="2012-07-29T11:26:00Z">
          <w:r w:rsidR="00C61AA1" w:rsidDel="00387B31">
            <w:rPr>
              <w:rFonts w:ascii="Arial" w:hAnsi="Arial"/>
            </w:rPr>
            <w:delText>Q</w:delText>
          </w:r>
        </w:del>
      </w:ins>
      <w:ins w:id="2410" w:author="Rev 9 Allen Wirfs-Brock" w:date="2012-06-24T16:26:00Z">
        <w:del w:id="2411" w:author="Rev 10 Allen Wirfs-Brock" w:date="2012-07-29T11:26:00Z">
          <w:r w:rsidRPr="00E77497" w:rsidDel="00387B31">
            <w:rPr>
              <w:rFonts w:ascii="Arial" w:hAnsi="Arial"/>
            </w:rPr>
            <w:delText>V</w:delText>
          </w:r>
        </w:del>
      </w:ins>
      <w:ins w:id="2412" w:author="Rev 10 Allen Wirfs-Brock" w:date="2012-07-29T11:26:00Z">
        <w:r w:rsidR="00387B31">
          <w:rPr>
            <w:rFonts w:ascii="Arial" w:hAnsi="Arial"/>
          </w:rPr>
          <w:t>TV</w:t>
        </w:r>
      </w:ins>
      <w:ins w:id="2413" w:author="Rev 9 Allen Wirfs-Brock" w:date="2012-06-24T16:26:00Z">
        <w:r w:rsidRPr="00E77497">
          <w:rPr>
            <w:rFonts w:ascii="Arial" w:hAnsi="Arial"/>
          </w:rPr>
          <w:t xml:space="preserve"> of</w:t>
        </w:r>
        <w:r w:rsidRPr="00E77497">
          <w:t xml:space="preserve"> </w:t>
        </w:r>
      </w:ins>
      <w:ins w:id="2414" w:author="Rev 9 Allen Wirfs-Brock" w:date="2012-07-06T09:47:00Z">
        <w:del w:id="2415" w:author="Rev 10 Allen Wirfs-Brock" w:date="2012-07-29T11:31:00Z">
          <w:r w:rsidR="007E0FF6" w:rsidRPr="001E1EC2" w:rsidDel="00387B31">
            <w:rPr>
              <w:i/>
            </w:rPr>
            <w:delText>Quasi</w:delText>
          </w:r>
        </w:del>
      </w:ins>
      <w:ins w:id="2416" w:author="Rev 10 Allen Wirfs-Brock" w:date="2012-07-29T11:31:00Z">
        <w:r w:rsidR="00387B31">
          <w:rPr>
            <w:i/>
          </w:rPr>
          <w:t>Template</w:t>
        </w:r>
      </w:ins>
      <w:ins w:id="2417" w:author="Rev 9 Allen Wirfs-Brock" w:date="2012-07-06T09:47:00Z">
        <w:r w:rsidR="007E0FF6" w:rsidRPr="001E1EC2">
          <w:rPr>
            <w:i/>
          </w:rPr>
          <w:t>Characters</w:t>
        </w:r>
        <w:r w:rsidR="007E0FF6">
          <w:rPr>
            <w:i/>
          </w:rPr>
          <w:t xml:space="preserve"> </w:t>
        </w:r>
      </w:ins>
      <w:ins w:id="2418" w:author="Rev 9 Allen Wirfs-Brock" w:date="2012-06-24T16:26:00Z">
        <w:r w:rsidRPr="00E77497">
          <w:rPr>
            <w:rFonts w:ascii="Arial" w:hAnsi="Arial"/>
            <w:b/>
          </w:rPr>
          <w:t>::</w:t>
        </w:r>
        <w:r w:rsidRPr="00E77497">
          <w:t xml:space="preserve"> </w:t>
        </w:r>
      </w:ins>
      <w:ins w:id="2419" w:author="Rev 9 Allen Wirfs-Brock" w:date="2012-06-25T17:39:00Z">
        <w:del w:id="2420" w:author="Rev 10 Allen Wirfs-Brock" w:date="2012-07-29T11:31:00Z">
          <w:r w:rsidR="00C61AA1" w:rsidRPr="001E1EC2" w:rsidDel="00387B31">
            <w:rPr>
              <w:i/>
            </w:rPr>
            <w:delText>Quasi</w:delText>
          </w:r>
        </w:del>
      </w:ins>
      <w:ins w:id="2421" w:author="Rev 10 Allen Wirfs-Brock" w:date="2012-07-29T11:31:00Z">
        <w:r w:rsidR="00387B31">
          <w:rPr>
            <w:i/>
          </w:rPr>
          <w:t>Template</w:t>
        </w:r>
      </w:ins>
      <w:ins w:id="2422" w:author="Rev 9 Allen Wirfs-Brock" w:date="2012-06-25T17:39:00Z">
        <w:r w:rsidR="00C61AA1" w:rsidRPr="001E1EC2">
          <w:rPr>
            <w:i/>
          </w:rPr>
          <w:t>Character</w:t>
        </w:r>
        <w:r w:rsidR="00C61AA1" w:rsidRPr="00E77497">
          <w:t xml:space="preserve"> </w:t>
        </w:r>
        <w:del w:id="2423" w:author="Rev 10 Allen Wirfs-Brock" w:date="2012-07-29T11:31:00Z">
          <w:r w:rsidR="00C61AA1" w:rsidRPr="001E1EC2" w:rsidDel="00387B31">
            <w:rPr>
              <w:i/>
            </w:rPr>
            <w:delText>Quasi</w:delText>
          </w:r>
        </w:del>
      </w:ins>
      <w:ins w:id="2424" w:author="Rev 10 Allen Wirfs-Brock" w:date="2012-07-29T11:31:00Z">
        <w:r w:rsidR="00387B31">
          <w:rPr>
            <w:i/>
          </w:rPr>
          <w:t>Template</w:t>
        </w:r>
      </w:ins>
      <w:ins w:id="2425" w:author="Rev 9 Allen Wirfs-Brock" w:date="2012-06-25T17:39:00Z">
        <w:r w:rsidR="00C61AA1" w:rsidRPr="001E1EC2">
          <w:rPr>
            <w:i/>
          </w:rPr>
          <w:t>Characters</w:t>
        </w:r>
        <w:r w:rsidR="00C61AA1" w:rsidRPr="00E77497">
          <w:t xml:space="preserve"> </w:t>
        </w:r>
      </w:ins>
      <w:ins w:id="2426" w:author="Rev 9 Allen Wirfs-Brock" w:date="2012-06-25T17:38:00Z">
        <w:r w:rsidR="00C61AA1" w:rsidRPr="00E65A34">
          <w:rPr>
            <w:rFonts w:ascii="Arial" w:hAnsi="Arial" w:cs="Arial"/>
          </w:rPr>
          <w:t xml:space="preserve">is a sequence </w:t>
        </w:r>
      </w:ins>
      <w:ins w:id="2427" w:author="Rev 9 Allen Wirfs-Brock" w:date="2012-07-02T11:17:00Z">
        <w:r w:rsidR="008E1679">
          <w:rPr>
            <w:rFonts w:ascii="Arial" w:hAnsi="Arial" w:cs="Arial"/>
          </w:rPr>
          <w:t xml:space="preserve">consisting </w:t>
        </w:r>
      </w:ins>
      <w:ins w:id="2428" w:author="Rev 9 Allen Wirfs-Brock" w:date="2012-06-25T17:38:00Z">
        <w:r w:rsidR="00C61AA1" w:rsidRPr="00E65A34">
          <w:rPr>
            <w:rFonts w:ascii="Arial" w:hAnsi="Arial" w:cs="Arial"/>
          </w:rPr>
          <w:t>of the</w:t>
        </w:r>
      </w:ins>
      <w:ins w:id="2429" w:author="Rev 9 Allen Wirfs-Brock" w:date="2012-06-25T17:40:00Z">
        <w:r w:rsidR="00C61AA1">
          <w:rPr>
            <w:rFonts w:ascii="Arial" w:hAnsi="Arial" w:cs="Arial"/>
          </w:rPr>
          <w:t xml:space="preserve"> </w:t>
        </w:r>
      </w:ins>
      <w:ins w:id="2430" w:author="Rev 9 Allen Wirfs-Brock" w:date="2012-07-02T11:17:00Z">
        <w:r w:rsidR="008E1679">
          <w:rPr>
            <w:rFonts w:ascii="Arial" w:hAnsi="Arial"/>
          </w:rPr>
          <w:t>code units</w:t>
        </w:r>
        <w:r w:rsidR="008E1679">
          <w:rPr>
            <w:rFonts w:ascii="Arial" w:hAnsi="Arial" w:cs="Arial"/>
          </w:rPr>
          <w:t xml:space="preserve"> </w:t>
        </w:r>
      </w:ins>
      <w:ins w:id="2431" w:author="Rev 9 Allen Wirfs-Brock" w:date="2012-06-25T17:40:00Z">
        <w:r w:rsidR="00C61AA1">
          <w:rPr>
            <w:rFonts w:ascii="Arial" w:hAnsi="Arial" w:cs="Arial"/>
          </w:rPr>
          <w:t>in the</w:t>
        </w:r>
      </w:ins>
      <w:ins w:id="2432" w:author="Rev 9 Allen Wirfs-Brock" w:date="2012-06-25T17:38:00Z">
        <w:r w:rsidR="00C61AA1" w:rsidRPr="00E65A34">
          <w:rPr>
            <w:rFonts w:ascii="Arial" w:hAnsi="Arial" w:cs="Arial"/>
          </w:rPr>
          <w:t xml:space="preserve"> </w:t>
        </w:r>
      </w:ins>
      <w:ins w:id="2433" w:author="Rev 9 Allen Wirfs-Brock" w:date="2012-06-25T17:39:00Z">
        <w:del w:id="2434" w:author="Rev 10 Allen Wirfs-Brock" w:date="2012-07-29T11:26:00Z">
          <w:r w:rsidR="00C61AA1" w:rsidDel="00387B31">
            <w:rPr>
              <w:rFonts w:ascii="Arial" w:hAnsi="Arial" w:cs="Arial"/>
            </w:rPr>
            <w:delText>Q</w:delText>
          </w:r>
        </w:del>
      </w:ins>
      <w:ins w:id="2435" w:author="Rev 9 Allen Wirfs-Brock" w:date="2012-06-25T17:38:00Z">
        <w:del w:id="2436" w:author="Rev 10 Allen Wirfs-Brock" w:date="2012-07-29T11:26:00Z">
          <w:r w:rsidR="00C61AA1" w:rsidRPr="00E65A34" w:rsidDel="00387B31">
            <w:rPr>
              <w:rFonts w:ascii="Arial" w:hAnsi="Arial" w:cs="Arial"/>
            </w:rPr>
            <w:delText>V</w:delText>
          </w:r>
        </w:del>
      </w:ins>
      <w:ins w:id="2437" w:author="Rev 10 Allen Wirfs-Brock" w:date="2012-07-29T11:26:00Z">
        <w:r w:rsidR="00387B31">
          <w:rPr>
            <w:rFonts w:ascii="Arial" w:hAnsi="Arial" w:cs="Arial"/>
          </w:rPr>
          <w:t>TV</w:t>
        </w:r>
      </w:ins>
      <w:ins w:id="2438" w:author="Rev 9 Allen Wirfs-Brock" w:date="2012-06-25T17:38:00Z">
        <w:r w:rsidR="00C61AA1" w:rsidRPr="00E65A34">
          <w:rPr>
            <w:rFonts w:ascii="Arial" w:hAnsi="Arial" w:cs="Arial"/>
          </w:rPr>
          <w:t xml:space="preserve"> of</w:t>
        </w:r>
        <w:r w:rsidR="00C61AA1" w:rsidRPr="009C202C">
          <w:t xml:space="preserve"> </w:t>
        </w:r>
      </w:ins>
      <w:ins w:id="2439" w:author="Rev 9 Allen Wirfs-Brock" w:date="2012-06-25T17:40:00Z">
        <w:del w:id="2440" w:author="Rev 10 Allen Wirfs-Brock" w:date="2012-07-29T11:31:00Z">
          <w:r w:rsidR="00C61AA1" w:rsidRPr="001E1EC2" w:rsidDel="00387B31">
            <w:rPr>
              <w:i/>
            </w:rPr>
            <w:delText>Quasi</w:delText>
          </w:r>
        </w:del>
      </w:ins>
      <w:ins w:id="2441" w:author="Rev 10 Allen Wirfs-Brock" w:date="2012-07-29T11:31:00Z">
        <w:r w:rsidR="00387B31">
          <w:rPr>
            <w:i/>
          </w:rPr>
          <w:t>Template</w:t>
        </w:r>
      </w:ins>
      <w:ins w:id="2442" w:author="Rev 9 Allen Wirfs-Brock" w:date="2012-06-25T17:40:00Z">
        <w:r w:rsidR="00C61AA1" w:rsidRPr="001E1EC2">
          <w:rPr>
            <w:i/>
          </w:rPr>
          <w:t>Character</w:t>
        </w:r>
        <w:r w:rsidR="00C61AA1" w:rsidRPr="00675B74">
          <w:rPr>
            <w:rFonts w:ascii="Arial" w:hAnsi="Arial" w:cs="Arial"/>
          </w:rPr>
          <w:t xml:space="preserve"> </w:t>
        </w:r>
      </w:ins>
      <w:ins w:id="2443" w:author="Rev 9 Allen Wirfs-Brock" w:date="2012-06-25T17:38:00Z">
        <w:r w:rsidR="00C61AA1" w:rsidRPr="00675B74">
          <w:rPr>
            <w:rFonts w:ascii="Arial" w:hAnsi="Arial" w:cs="Arial"/>
          </w:rPr>
          <w:t xml:space="preserve">followed by all the </w:t>
        </w:r>
      </w:ins>
      <w:ins w:id="2444" w:author="Rev 9 Allen Wirfs-Brock" w:date="2012-07-02T11:17:00Z">
        <w:r w:rsidR="008E1679">
          <w:rPr>
            <w:rFonts w:ascii="Arial" w:hAnsi="Arial"/>
          </w:rPr>
          <w:t>code units</w:t>
        </w:r>
        <w:r w:rsidR="008E1679" w:rsidRPr="00675B74">
          <w:rPr>
            <w:rFonts w:ascii="Arial" w:hAnsi="Arial" w:cs="Arial"/>
          </w:rPr>
          <w:t xml:space="preserve"> </w:t>
        </w:r>
      </w:ins>
      <w:ins w:id="2445" w:author="Rev 9 Allen Wirfs-Brock" w:date="2012-06-25T17:38:00Z">
        <w:r w:rsidR="00C61AA1" w:rsidRPr="00675B74">
          <w:rPr>
            <w:rFonts w:ascii="Arial" w:hAnsi="Arial" w:cs="Arial"/>
          </w:rPr>
          <w:t xml:space="preserve">in the </w:t>
        </w:r>
      </w:ins>
      <w:ins w:id="2446" w:author="Rev 9 Allen Wirfs-Brock" w:date="2012-06-25T17:40:00Z">
        <w:del w:id="2447" w:author="Rev 10 Allen Wirfs-Brock" w:date="2012-07-29T11:26:00Z">
          <w:r w:rsidR="00C61AA1" w:rsidDel="00387B31">
            <w:rPr>
              <w:rFonts w:ascii="Arial" w:hAnsi="Arial" w:cs="Arial"/>
            </w:rPr>
            <w:delText>Q</w:delText>
          </w:r>
        </w:del>
      </w:ins>
      <w:ins w:id="2448" w:author="Rev 9 Allen Wirfs-Brock" w:date="2012-06-25T17:38:00Z">
        <w:del w:id="2449" w:author="Rev 10 Allen Wirfs-Brock" w:date="2012-07-29T11:26:00Z">
          <w:r w:rsidR="00C61AA1" w:rsidRPr="00675B74" w:rsidDel="00387B31">
            <w:rPr>
              <w:rFonts w:ascii="Arial" w:hAnsi="Arial" w:cs="Arial"/>
            </w:rPr>
            <w:delText>V</w:delText>
          </w:r>
        </w:del>
      </w:ins>
      <w:ins w:id="2450" w:author="Rev 10 Allen Wirfs-Brock" w:date="2012-07-29T11:26:00Z">
        <w:r w:rsidR="00387B31">
          <w:rPr>
            <w:rFonts w:ascii="Arial" w:hAnsi="Arial" w:cs="Arial"/>
          </w:rPr>
          <w:t>TV</w:t>
        </w:r>
      </w:ins>
      <w:ins w:id="2451" w:author="Rev 9 Allen Wirfs-Brock" w:date="2012-06-25T17:38:00Z">
        <w:r w:rsidR="00C61AA1" w:rsidRPr="00675B74">
          <w:rPr>
            <w:rFonts w:ascii="Arial" w:hAnsi="Arial" w:cs="Arial"/>
          </w:rPr>
          <w:t xml:space="preserve"> of</w:t>
        </w:r>
        <w:r w:rsidR="00C61AA1" w:rsidRPr="00E77497">
          <w:t xml:space="preserve"> </w:t>
        </w:r>
      </w:ins>
      <w:ins w:id="2452" w:author="Rev 9 Allen Wirfs-Brock" w:date="2012-06-25T17:40:00Z">
        <w:del w:id="2453" w:author="Rev 10 Allen Wirfs-Brock" w:date="2012-07-29T11:31:00Z">
          <w:r w:rsidR="00C61AA1" w:rsidRPr="001E1EC2" w:rsidDel="00387B31">
            <w:rPr>
              <w:i/>
            </w:rPr>
            <w:delText>Quasi</w:delText>
          </w:r>
        </w:del>
      </w:ins>
      <w:ins w:id="2454" w:author="Rev 10 Allen Wirfs-Brock" w:date="2012-07-29T11:31:00Z">
        <w:r w:rsidR="00387B31">
          <w:rPr>
            <w:i/>
          </w:rPr>
          <w:t>Template</w:t>
        </w:r>
      </w:ins>
      <w:ins w:id="2455" w:author="Rev 9 Allen Wirfs-Brock" w:date="2012-06-25T17:40:00Z">
        <w:r w:rsidR="00C61AA1" w:rsidRPr="001E1EC2">
          <w:rPr>
            <w:i/>
          </w:rPr>
          <w:t>Characters</w:t>
        </w:r>
        <w:r w:rsidR="00C61AA1" w:rsidRPr="00E77497">
          <w:t xml:space="preserve"> </w:t>
        </w:r>
      </w:ins>
      <w:ins w:id="2456" w:author="Rev 9 Allen Wirfs-Brock" w:date="2012-06-25T17:38:00Z">
        <w:r w:rsidR="009C6441">
          <w:rPr>
            <w:rFonts w:ascii="Arial" w:hAnsi="Arial" w:cs="Arial"/>
          </w:rPr>
          <w:t>in order</w:t>
        </w:r>
      </w:ins>
      <w:ins w:id="2457" w:author="Rev 9 Allen Wirfs-Brock" w:date="2012-06-24T16:26:00Z">
        <w:r w:rsidRPr="00E77497">
          <w:t>.</w:t>
        </w:r>
      </w:ins>
    </w:p>
    <w:p w:rsidR="00CF290C" w:rsidRPr="00E77497" w:rsidRDefault="00CF290C" w:rsidP="00C61AA1">
      <w:pPr>
        <w:pStyle w:val="MathSpecialCase3"/>
        <w:numPr>
          <w:ilvl w:val="2"/>
          <w:numId w:val="31"/>
        </w:numPr>
        <w:tabs>
          <w:tab w:val="left" w:pos="450"/>
        </w:tabs>
        <w:spacing w:after="0"/>
        <w:ind w:left="446" w:hanging="446"/>
        <w:rPr>
          <w:ins w:id="2458" w:author="Rev 9 Allen Wirfs-Brock" w:date="2012-06-24T16:26:00Z"/>
        </w:rPr>
      </w:pPr>
      <w:ins w:id="2459" w:author="Rev 9 Allen Wirfs-Brock" w:date="2012-06-24T16:26:00Z">
        <w:r w:rsidRPr="00E77497">
          <w:rPr>
            <w:rFonts w:ascii="Arial" w:hAnsi="Arial"/>
          </w:rPr>
          <w:t xml:space="preserve">The </w:t>
        </w:r>
      </w:ins>
      <w:ins w:id="2460" w:author="Rev 9 Allen Wirfs-Brock" w:date="2012-06-25T17:45:00Z">
        <w:del w:id="2461" w:author="Rev 10 Allen Wirfs-Brock" w:date="2012-07-29T11:26:00Z">
          <w:r w:rsidR="00C61AA1" w:rsidDel="00387B31">
            <w:rPr>
              <w:rFonts w:ascii="Arial" w:hAnsi="Arial"/>
            </w:rPr>
            <w:delText>Q</w:delText>
          </w:r>
        </w:del>
      </w:ins>
      <w:ins w:id="2462" w:author="Rev 9 Allen Wirfs-Brock" w:date="2012-06-24T16:26:00Z">
        <w:del w:id="2463" w:author="Rev 10 Allen Wirfs-Brock" w:date="2012-07-29T11:26:00Z">
          <w:r w:rsidRPr="00E77497" w:rsidDel="00387B31">
            <w:rPr>
              <w:rFonts w:ascii="Arial" w:hAnsi="Arial"/>
            </w:rPr>
            <w:delText>V</w:delText>
          </w:r>
        </w:del>
      </w:ins>
      <w:ins w:id="2464" w:author="Rev 10 Allen Wirfs-Brock" w:date="2012-07-29T11:26:00Z">
        <w:r w:rsidR="00387B31">
          <w:rPr>
            <w:rFonts w:ascii="Arial" w:hAnsi="Arial"/>
          </w:rPr>
          <w:t>TV</w:t>
        </w:r>
      </w:ins>
      <w:ins w:id="2465" w:author="Rev 9 Allen Wirfs-Brock" w:date="2012-06-24T16:26:00Z">
        <w:r w:rsidRPr="00E77497">
          <w:rPr>
            <w:rFonts w:ascii="Arial" w:hAnsi="Arial"/>
          </w:rPr>
          <w:t xml:space="preserve"> of</w:t>
        </w:r>
        <w:r w:rsidRPr="00E77497">
          <w:t xml:space="preserve"> </w:t>
        </w:r>
      </w:ins>
      <w:ins w:id="2466" w:author="Rev 9 Allen Wirfs-Brock" w:date="2012-06-25T17:45:00Z">
        <w:del w:id="2467" w:author="Rev 10 Allen Wirfs-Brock" w:date="2012-07-29T11:31:00Z">
          <w:r w:rsidR="00C61AA1" w:rsidRPr="001E1EC2" w:rsidDel="00387B31">
            <w:rPr>
              <w:i/>
            </w:rPr>
            <w:delText>Quasi</w:delText>
          </w:r>
        </w:del>
      </w:ins>
      <w:ins w:id="2468" w:author="Rev 10 Allen Wirfs-Brock" w:date="2012-07-29T11:31:00Z">
        <w:r w:rsidR="00387B31">
          <w:rPr>
            <w:i/>
          </w:rPr>
          <w:t>Template</w:t>
        </w:r>
      </w:ins>
      <w:ins w:id="2469" w:author="Rev 9 Allen Wirfs-Brock" w:date="2012-06-25T17:45:00Z">
        <w:r w:rsidR="00C61AA1">
          <w:rPr>
            <w:i/>
          </w:rPr>
          <w:t>Characte</w:t>
        </w:r>
      </w:ins>
      <w:ins w:id="2470" w:author="Rev 9 Allen Wirfs-Brock" w:date="2012-06-25T17:47:00Z">
        <w:r w:rsidR="00F30E98">
          <w:rPr>
            <w:i/>
          </w:rPr>
          <w:t>r</w:t>
        </w:r>
      </w:ins>
      <w:ins w:id="2471" w:author="Rev 9 Allen Wirfs-Brock" w:date="2012-06-25T17:45:00Z">
        <w:r w:rsidR="00C61AA1">
          <w:rPr>
            <w:i/>
          </w:rPr>
          <w:t xml:space="preserve"> </w:t>
        </w:r>
      </w:ins>
      <w:ins w:id="2472" w:author="Rev 9 Allen Wirfs-Brock" w:date="2012-06-24T16:26:00Z">
        <w:r w:rsidRPr="00E77497">
          <w:rPr>
            <w:rFonts w:ascii="Arial" w:hAnsi="Arial"/>
            <w:b/>
          </w:rPr>
          <w:t>::</w:t>
        </w:r>
        <w:r w:rsidRPr="00E77497">
          <w:t xml:space="preserve"> </w:t>
        </w:r>
      </w:ins>
      <w:ins w:id="2473" w:author="Rev 9 Allen Wirfs-Brock" w:date="2012-06-25T17:46:00Z">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ins>
      <w:ins w:id="2474" w:author="Rev 9 Allen Wirfs-Brock" w:date="2012-06-25T17:53:00Z">
        <w:r w:rsidR="00F30E98">
          <w:rPr>
            <w:rFonts w:ascii="Courier New" w:hAnsi="Courier New"/>
            <w:b/>
          </w:rPr>
          <w:t>`</w:t>
        </w:r>
      </w:ins>
      <w:ins w:id="2475" w:author="Rev 9 Allen Wirfs-Brock" w:date="2012-06-25T17:46:00Z">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ins>
      <w:ins w:id="2476" w:author="Rev 9 Allen Wirfs-Brock" w:date="2012-06-25T17:53:00Z">
        <w:r w:rsidR="00F30E98">
          <w:rPr>
            <w:rFonts w:ascii="Courier New" w:hAnsi="Courier New"/>
            <w:b/>
          </w:rPr>
          <w:t>$</w:t>
        </w:r>
      </w:ins>
      <w:ins w:id="2477" w:author="Rev 9 Allen Wirfs-Brock" w:date="2012-07-06T10:34:00Z">
        <w:r w:rsidR="00554BFC" w:rsidRPr="00554BFC">
          <w:rPr>
            <w:rFonts w:ascii="Arial" w:hAnsi="Arial" w:cs="Arial"/>
            <w:b/>
            <w:i/>
          </w:rPr>
          <w:t xml:space="preserve"> </w:t>
        </w:r>
      </w:ins>
      <w:ins w:id="2478" w:author="Rev 9 Allen Wirfs-Brock" w:date="2012-06-25T17:46:00Z">
        <w:r w:rsidR="00C61AA1" w:rsidRPr="00E77497">
          <w:rPr>
            <w:rFonts w:ascii="Arial" w:hAnsi="Arial" w:cs="Arial"/>
          </w:rPr>
          <w:t xml:space="preserve">is </w:t>
        </w:r>
      </w:ins>
      <w:ins w:id="2479" w:author="Rev 9 Allen Wirfs-Brock" w:date="2012-07-02T12:09:00Z">
        <w:r w:rsidR="0028144B">
          <w:rPr>
            <w:rFonts w:ascii="Arial" w:hAnsi="Arial" w:cs="Arial"/>
          </w:rPr>
          <w:t xml:space="preserve">the </w:t>
        </w:r>
        <w:r w:rsidR="0028144B" w:rsidRPr="00665EB3">
          <w:t>UTF</w:t>
        </w:r>
      </w:ins>
      <w:ins w:id="2480" w:author="Rev 9 Allen Wirfs-Brock" w:date="2012-07-06T10:59:00Z">
        <w:r w:rsidR="00320450">
          <w:t>-</w:t>
        </w:r>
      </w:ins>
      <w:ins w:id="2481" w:author="Rev 9 Allen Wirfs-Brock" w:date="2012-07-02T12:09:00Z">
        <w:r w:rsidR="0028144B" w:rsidRPr="00665EB3">
          <w:t xml:space="preserve">16 </w:t>
        </w:r>
      </w:ins>
      <w:ins w:id="2482" w:author="Rev 9 Allen Wirfs-Brock" w:date="2012-07-06T09:58:00Z">
        <w:r w:rsidR="009C6441" w:rsidRPr="00665EB3">
          <w:t>E</w:t>
        </w:r>
      </w:ins>
      <w:ins w:id="2483" w:author="Rev 9 Allen Wirfs-Brock" w:date="2012-07-02T12:09:00Z">
        <w:r w:rsidR="0028144B" w:rsidRPr="00665EB3">
          <w:t>ncoding</w:t>
        </w:r>
        <w:r w:rsidR="0028144B">
          <w:rPr>
            <w:rFonts w:ascii="Arial" w:hAnsi="Arial" w:cs="Arial"/>
          </w:rPr>
          <w:t xml:space="preserve"> </w:t>
        </w:r>
      </w:ins>
      <w:ins w:id="2484" w:author="Rev 9 Allen Wirfs-Brock" w:date="2012-07-06T09:58:00Z">
        <w:r w:rsidR="009C6441">
          <w:rPr>
            <w:rFonts w:ascii="Arial" w:hAnsi="Arial" w:cs="Arial"/>
          </w:rPr>
          <w:t xml:space="preserve">(clause 6) </w:t>
        </w:r>
      </w:ins>
      <w:ins w:id="2485" w:author="Rev 9 Allen Wirfs-Brock" w:date="2012-07-02T12:09:00Z">
        <w:r w:rsidR="0028144B">
          <w:rPr>
            <w:rFonts w:ascii="Arial" w:hAnsi="Arial" w:cs="Arial"/>
          </w:rPr>
          <w:t>of</w:t>
        </w:r>
      </w:ins>
      <w:ins w:id="2486" w:author="Rev 9 Allen Wirfs-Brock" w:date="2012-07-06T11:24:00Z">
        <w:r w:rsidR="00854991" w:rsidRPr="00854991">
          <w:rPr>
            <w:rFonts w:ascii="Arial" w:hAnsi="Arial" w:cs="Arial"/>
          </w:rPr>
          <w:t xml:space="preserve"> </w:t>
        </w:r>
        <w:r w:rsidR="00854991">
          <w:rPr>
            <w:rFonts w:ascii="Arial" w:hAnsi="Arial" w:cs="Arial"/>
          </w:rPr>
          <w:t>the code point value of</w:t>
        </w:r>
      </w:ins>
      <w:ins w:id="2487" w:author="Rev 9 Allen Wirfs-Brock" w:date="2012-07-02T12:09:00Z">
        <w:r w:rsidR="0028144B">
          <w:rPr>
            <w:rFonts w:ascii="Arial" w:hAnsi="Arial" w:cs="Arial"/>
          </w:rPr>
          <w:t xml:space="preserve"> </w:t>
        </w:r>
        <w:r w:rsidR="0028144B" w:rsidRPr="00E77497">
          <w:rPr>
            <w:i/>
          </w:rPr>
          <w:t>SourceCharacter</w:t>
        </w:r>
      </w:ins>
      <w:ins w:id="2488" w:author="Rev 9 Allen Wirfs-Brock" w:date="2012-06-25T17:46:00Z">
        <w:r w:rsidR="00C61AA1" w:rsidRPr="00E77497">
          <w:rPr>
            <w:rFonts w:ascii="Arial" w:hAnsi="Arial" w:cs="Arial"/>
          </w:rPr>
          <w:t>.</w:t>
        </w:r>
      </w:ins>
    </w:p>
    <w:p w:rsidR="00317AA1" w:rsidRPr="00E77497" w:rsidRDefault="00317AA1" w:rsidP="00317AA1">
      <w:pPr>
        <w:pStyle w:val="MathSpecialCase3"/>
        <w:numPr>
          <w:ilvl w:val="2"/>
          <w:numId w:val="31"/>
        </w:numPr>
        <w:tabs>
          <w:tab w:val="left" w:pos="450"/>
        </w:tabs>
        <w:spacing w:after="0"/>
        <w:ind w:left="446" w:hanging="446"/>
        <w:rPr>
          <w:ins w:id="2489" w:author="Rev 9 Allen Wirfs-Brock" w:date="2012-06-26T15:20:00Z"/>
        </w:rPr>
      </w:pPr>
      <w:ins w:id="2490" w:author="Rev 9 Allen Wirfs-Brock" w:date="2012-06-26T15:20:00Z">
        <w:r w:rsidRPr="00E77497">
          <w:rPr>
            <w:rFonts w:ascii="Arial" w:hAnsi="Arial"/>
          </w:rPr>
          <w:t xml:space="preserve">The </w:t>
        </w:r>
        <w:del w:id="2491" w:author="Rev 10 Allen Wirfs-Brock" w:date="2012-07-29T11:26:00Z">
          <w:r w:rsidDel="00387B31">
            <w:rPr>
              <w:rFonts w:ascii="Arial" w:hAnsi="Arial"/>
            </w:rPr>
            <w:delText>Q</w:delText>
          </w:r>
          <w:r w:rsidRPr="00E77497" w:rsidDel="00387B31">
            <w:rPr>
              <w:rFonts w:ascii="Arial" w:hAnsi="Arial"/>
            </w:rPr>
            <w:delText>V</w:delText>
          </w:r>
        </w:del>
      </w:ins>
      <w:ins w:id="2492" w:author="Rev 10 Allen Wirfs-Brock" w:date="2012-07-29T11:26:00Z">
        <w:r w:rsidR="00387B31">
          <w:rPr>
            <w:rFonts w:ascii="Arial" w:hAnsi="Arial"/>
          </w:rPr>
          <w:t>TV</w:t>
        </w:r>
      </w:ins>
      <w:ins w:id="2493" w:author="Rev 9 Allen Wirfs-Brock" w:date="2012-06-26T15:20:00Z">
        <w:r w:rsidRPr="00E77497">
          <w:rPr>
            <w:rFonts w:ascii="Arial" w:hAnsi="Arial"/>
          </w:rPr>
          <w:t xml:space="preserve"> of</w:t>
        </w:r>
        <w:r w:rsidRPr="00E77497">
          <w:t xml:space="preserve"> </w:t>
        </w:r>
        <w:del w:id="2494" w:author="Rev 10 Allen Wirfs-Brock" w:date="2012-07-29T11:31:00Z">
          <w:r w:rsidRPr="001E1EC2" w:rsidDel="00387B31">
            <w:rPr>
              <w:i/>
            </w:rPr>
            <w:delText>Quasi</w:delText>
          </w:r>
        </w:del>
      </w:ins>
      <w:ins w:id="2495" w:author="Rev 10 Allen Wirfs-Brock" w:date="2012-07-29T11:31:00Z">
        <w:r w:rsidR="00387B31">
          <w:rPr>
            <w:i/>
          </w:rPr>
          <w:t>Template</w:t>
        </w:r>
      </w:ins>
      <w:ins w:id="2496" w:author="Rev 9 Allen Wirfs-Brock" w:date="2012-06-26T15:20:00Z">
        <w:r>
          <w:rPr>
            <w:i/>
          </w:rPr>
          <w:t xml:space="preserve">Character </w:t>
        </w:r>
        <w:r w:rsidRPr="00E77497">
          <w:rPr>
            <w:rFonts w:ascii="Arial" w:hAnsi="Arial"/>
            <w:b/>
          </w:rPr>
          <w:t>::</w:t>
        </w:r>
        <w:r w:rsidRPr="00317AA1">
          <w:t xml:space="preserve"> </w:t>
        </w:r>
      </w:ins>
      <w:ins w:id="2497" w:author="Rev 9 Allen Wirfs-Brock" w:date="2012-06-26T15:21:00Z">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ins>
      <w:ins w:id="2498" w:author="Rev 9 Allen Wirfs-Brock" w:date="2012-06-26T15:20:00Z">
        <w:r w:rsidRPr="00317AA1">
          <w:rPr>
            <w:rFonts w:ascii="Courier New" w:hAnsi="Courier New"/>
            <w:b/>
          </w:rPr>
          <w:t xml:space="preserve"> </w:t>
        </w:r>
        <w:r w:rsidRPr="00E77497">
          <w:rPr>
            <w:rFonts w:ascii="Arial" w:hAnsi="Arial" w:cs="Arial"/>
          </w:rPr>
          <w:t xml:space="preserve">is </w:t>
        </w:r>
      </w:ins>
      <w:ins w:id="2499" w:author="Rev 9 Allen Wirfs-Brock" w:date="2012-07-02T12:11:00Z">
        <w:r w:rsidR="0028144B">
          <w:rPr>
            <w:rFonts w:ascii="Arial" w:hAnsi="Arial" w:cs="Arial"/>
          </w:rPr>
          <w:t xml:space="preserve">the code unit value </w:t>
        </w:r>
      </w:ins>
      <w:ins w:id="2500" w:author="Rev 9 Allen Wirfs-Brock" w:date="2012-07-02T12:12:00Z">
        <w:r w:rsidR="0028144B">
          <w:t>0x0024</w:t>
        </w:r>
      </w:ins>
      <w:ins w:id="2501" w:author="Rev 9 Allen Wirfs-Brock" w:date="2012-06-26T15:20:00Z">
        <w:r w:rsidRPr="00E77497">
          <w:rPr>
            <w:rFonts w:ascii="Arial" w:hAnsi="Arial" w:cs="Arial"/>
          </w:rPr>
          <w:t>.</w:t>
        </w:r>
      </w:ins>
    </w:p>
    <w:p w:rsidR="00CF290C" w:rsidRPr="00E77497" w:rsidRDefault="00CF290C" w:rsidP="00CF290C">
      <w:pPr>
        <w:pStyle w:val="MathSpecialCase3"/>
        <w:numPr>
          <w:ilvl w:val="2"/>
          <w:numId w:val="31"/>
        </w:numPr>
        <w:tabs>
          <w:tab w:val="left" w:pos="450"/>
        </w:tabs>
        <w:spacing w:after="0"/>
        <w:ind w:left="446" w:hanging="446"/>
        <w:rPr>
          <w:ins w:id="2502" w:author="Rev 9 Allen Wirfs-Brock" w:date="2012-06-24T16:26:00Z"/>
        </w:rPr>
      </w:pPr>
      <w:ins w:id="2503" w:author="Rev 9 Allen Wirfs-Brock" w:date="2012-06-24T16:26:00Z">
        <w:r w:rsidRPr="00E77497">
          <w:rPr>
            <w:rFonts w:ascii="Arial" w:hAnsi="Arial"/>
          </w:rPr>
          <w:t xml:space="preserve">The </w:t>
        </w:r>
      </w:ins>
      <w:ins w:id="2504" w:author="Rev 9 Allen Wirfs-Brock" w:date="2012-06-25T17:47:00Z">
        <w:del w:id="2505" w:author="Rev 10 Allen Wirfs-Brock" w:date="2012-07-29T11:26:00Z">
          <w:r w:rsidR="00F30E98" w:rsidDel="00387B31">
            <w:rPr>
              <w:rFonts w:ascii="Arial" w:hAnsi="Arial"/>
            </w:rPr>
            <w:delText>Q</w:delText>
          </w:r>
        </w:del>
      </w:ins>
      <w:ins w:id="2506" w:author="Rev 9 Allen Wirfs-Brock" w:date="2012-06-24T16:26:00Z">
        <w:del w:id="2507" w:author="Rev 10 Allen Wirfs-Brock" w:date="2012-07-29T11:26:00Z">
          <w:r w:rsidRPr="00E77497" w:rsidDel="00387B31">
            <w:rPr>
              <w:rFonts w:ascii="Arial" w:hAnsi="Arial"/>
            </w:rPr>
            <w:delText>V</w:delText>
          </w:r>
        </w:del>
      </w:ins>
      <w:ins w:id="2508" w:author="Rev 10 Allen Wirfs-Brock" w:date="2012-07-29T11:26:00Z">
        <w:r w:rsidR="00387B31">
          <w:rPr>
            <w:rFonts w:ascii="Arial" w:hAnsi="Arial"/>
          </w:rPr>
          <w:t>TV</w:t>
        </w:r>
      </w:ins>
      <w:ins w:id="2509" w:author="Rev 9 Allen Wirfs-Brock" w:date="2012-06-24T16:26:00Z">
        <w:r w:rsidRPr="00E77497">
          <w:rPr>
            <w:rFonts w:ascii="Arial" w:hAnsi="Arial"/>
          </w:rPr>
          <w:t xml:space="preserve"> of</w:t>
        </w:r>
        <w:r w:rsidRPr="00E77497">
          <w:t xml:space="preserve"> </w:t>
        </w:r>
      </w:ins>
      <w:ins w:id="2510" w:author="Rev 9 Allen Wirfs-Brock" w:date="2012-06-25T17:47:00Z">
        <w:del w:id="2511" w:author="Rev 10 Allen Wirfs-Brock" w:date="2012-07-29T11:31:00Z">
          <w:r w:rsidR="00F30E98" w:rsidRPr="001E1EC2" w:rsidDel="00387B31">
            <w:rPr>
              <w:i/>
            </w:rPr>
            <w:delText>Quasi</w:delText>
          </w:r>
        </w:del>
      </w:ins>
      <w:ins w:id="2512" w:author="Rev 10 Allen Wirfs-Brock" w:date="2012-07-29T11:31:00Z">
        <w:r w:rsidR="00387B31">
          <w:rPr>
            <w:i/>
          </w:rPr>
          <w:t>Template</w:t>
        </w:r>
      </w:ins>
      <w:ins w:id="2513" w:author="Rev 9 Allen Wirfs-Brock" w:date="2012-06-25T17:47:00Z">
        <w:r w:rsidR="00F30E98">
          <w:rPr>
            <w:i/>
          </w:rPr>
          <w:t>Character</w:t>
        </w:r>
      </w:ins>
      <w:ins w:id="2514" w:author="Rev 9 Allen Wirfs-Brock" w:date="2012-06-25T17:49:00Z">
        <w:r w:rsidR="00F30E98">
          <w:rPr>
            <w:i/>
          </w:rPr>
          <w:t xml:space="preserve"> </w:t>
        </w:r>
      </w:ins>
      <w:ins w:id="2515" w:author="Rev 9 Allen Wirfs-Brock" w:date="2012-06-24T16:26:00Z">
        <w:r w:rsidRPr="00E77497">
          <w:rPr>
            <w:rFonts w:ascii="Arial" w:hAnsi="Arial"/>
            <w:b/>
          </w:rPr>
          <w:t>::</w:t>
        </w:r>
        <w:r w:rsidRPr="00E77497">
          <w:t xml:space="preserve"> </w:t>
        </w:r>
      </w:ins>
      <w:ins w:id="2516" w:author="Rev 9 Allen Wirfs-Brock" w:date="2012-06-25T17:48:00Z">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ins>
      <w:ins w:id="2517" w:author="Rev 9 Allen Wirfs-Brock" w:date="2012-06-24T16:26:00Z">
        <w:r w:rsidRPr="00E77497">
          <w:rPr>
            <w:i/>
          </w:rPr>
          <w:t xml:space="preserve"> </w:t>
        </w:r>
        <w:r w:rsidRPr="00E77497">
          <w:rPr>
            <w:rFonts w:ascii="Arial" w:hAnsi="Arial" w:cs="Arial"/>
          </w:rPr>
          <w:t xml:space="preserve">is </w:t>
        </w:r>
      </w:ins>
      <w:ins w:id="2518" w:author="Rev 9 Allen Wirfs-Brock" w:date="2012-06-26T15:32:00Z">
        <w:r w:rsidR="004C402C">
          <w:rPr>
            <w:rFonts w:ascii="Arial" w:hAnsi="Arial" w:cs="Arial"/>
          </w:rPr>
          <w:t xml:space="preserve">the CV of </w:t>
        </w:r>
        <w:r w:rsidR="004C402C" w:rsidRPr="001E1EC2">
          <w:rPr>
            <w:i/>
          </w:rPr>
          <w:t>EscapeSequence</w:t>
        </w:r>
      </w:ins>
      <w:ins w:id="2519" w:author="Rev 9 Allen Wirfs-Brock" w:date="2012-06-24T16:26:00Z">
        <w:r w:rsidRPr="00E77497">
          <w:rPr>
            <w:rFonts w:ascii="Arial" w:hAnsi="Arial" w:cs="Arial"/>
          </w:rPr>
          <w:t>.</w:t>
        </w:r>
      </w:ins>
    </w:p>
    <w:p w:rsidR="00CF290C" w:rsidRPr="00E77497" w:rsidRDefault="00CF290C" w:rsidP="00CF290C">
      <w:pPr>
        <w:pStyle w:val="MathSpecialCase3"/>
        <w:numPr>
          <w:ilvl w:val="2"/>
          <w:numId w:val="31"/>
        </w:numPr>
        <w:tabs>
          <w:tab w:val="left" w:pos="450"/>
        </w:tabs>
        <w:spacing w:after="0"/>
        <w:ind w:left="446" w:hanging="446"/>
        <w:rPr>
          <w:ins w:id="2520" w:author="Rev 9 Allen Wirfs-Brock" w:date="2012-06-24T16:26:00Z"/>
        </w:rPr>
      </w:pPr>
      <w:ins w:id="2521" w:author="Rev 9 Allen Wirfs-Brock" w:date="2012-06-24T16:26:00Z">
        <w:r w:rsidRPr="00E77497">
          <w:rPr>
            <w:rFonts w:ascii="Arial" w:hAnsi="Arial"/>
          </w:rPr>
          <w:t xml:space="preserve">The </w:t>
        </w:r>
      </w:ins>
      <w:ins w:id="2522" w:author="Rev 9 Allen Wirfs-Brock" w:date="2012-06-25T17:49:00Z">
        <w:del w:id="2523" w:author="Rev 10 Allen Wirfs-Brock" w:date="2012-07-29T11:26:00Z">
          <w:r w:rsidR="00F30E98" w:rsidDel="00387B31">
            <w:rPr>
              <w:rFonts w:ascii="Arial" w:hAnsi="Arial"/>
            </w:rPr>
            <w:delText>Q</w:delText>
          </w:r>
        </w:del>
      </w:ins>
      <w:ins w:id="2524" w:author="Rev 9 Allen Wirfs-Brock" w:date="2012-06-24T16:26:00Z">
        <w:del w:id="2525" w:author="Rev 10 Allen Wirfs-Brock" w:date="2012-07-29T11:26:00Z">
          <w:r w:rsidRPr="00E77497" w:rsidDel="00387B31">
            <w:rPr>
              <w:rFonts w:ascii="Arial" w:hAnsi="Arial"/>
            </w:rPr>
            <w:delText>V</w:delText>
          </w:r>
        </w:del>
      </w:ins>
      <w:ins w:id="2526" w:author="Rev 10 Allen Wirfs-Brock" w:date="2012-07-29T11:26:00Z">
        <w:r w:rsidR="00387B31">
          <w:rPr>
            <w:rFonts w:ascii="Arial" w:hAnsi="Arial"/>
          </w:rPr>
          <w:t>TV</w:t>
        </w:r>
      </w:ins>
      <w:ins w:id="2527" w:author="Rev 9 Allen Wirfs-Brock" w:date="2012-06-24T16:26:00Z">
        <w:r w:rsidRPr="00E77497">
          <w:rPr>
            <w:rFonts w:ascii="Arial" w:hAnsi="Arial"/>
          </w:rPr>
          <w:t xml:space="preserve"> of</w:t>
        </w:r>
        <w:r w:rsidRPr="00E77497">
          <w:t xml:space="preserve"> </w:t>
        </w:r>
      </w:ins>
      <w:ins w:id="2528" w:author="Rev 9 Allen Wirfs-Brock" w:date="2012-06-25T17:49:00Z">
        <w:del w:id="2529" w:author="Rev 10 Allen Wirfs-Brock" w:date="2012-07-29T11:31:00Z">
          <w:r w:rsidR="00F30E98" w:rsidRPr="001E1EC2" w:rsidDel="00387B31">
            <w:rPr>
              <w:i/>
            </w:rPr>
            <w:delText>Quasi</w:delText>
          </w:r>
        </w:del>
      </w:ins>
      <w:ins w:id="2530" w:author="Rev 10 Allen Wirfs-Brock" w:date="2012-07-29T11:31:00Z">
        <w:r w:rsidR="00387B31">
          <w:rPr>
            <w:i/>
          </w:rPr>
          <w:t>Template</w:t>
        </w:r>
      </w:ins>
      <w:ins w:id="2531" w:author="Rev 9 Allen Wirfs-Brock" w:date="2012-06-25T17:49:00Z">
        <w:r w:rsidR="00F30E98">
          <w:rPr>
            <w:i/>
          </w:rPr>
          <w:t>Character</w:t>
        </w:r>
      </w:ins>
      <w:ins w:id="2532" w:author="Rev 9 Allen Wirfs-Brock" w:date="2012-07-06T11:09:00Z">
        <w:r w:rsidR="00320450">
          <w:rPr>
            <w:i/>
          </w:rPr>
          <w:t xml:space="preserve"> </w:t>
        </w:r>
      </w:ins>
      <w:ins w:id="2533" w:author="Rev 9 Allen Wirfs-Brock" w:date="2012-06-24T16:26:00Z">
        <w:r w:rsidRPr="00E77497">
          <w:rPr>
            <w:rFonts w:ascii="Arial" w:hAnsi="Arial"/>
            <w:b/>
          </w:rPr>
          <w:t>::</w:t>
        </w:r>
        <w:r w:rsidRPr="00E77497">
          <w:t xml:space="preserve"> </w:t>
        </w:r>
      </w:ins>
      <w:ins w:id="2534" w:author="Rev 9 Allen Wirfs-Brock" w:date="2012-06-25T17:49:00Z">
        <w:r w:rsidR="00F30E98" w:rsidRPr="00C74E77">
          <w:rPr>
            <w:i/>
          </w:rPr>
          <w:t>LineContinuation</w:t>
        </w:r>
        <w:r w:rsidR="00F30E98" w:rsidRPr="00E77497">
          <w:rPr>
            <w:rFonts w:ascii="Arial" w:hAnsi="Arial" w:cs="Arial"/>
          </w:rPr>
          <w:t xml:space="preserve"> </w:t>
        </w:r>
      </w:ins>
      <w:ins w:id="2535" w:author="Rev 9 Allen Wirfs-Brock" w:date="2012-06-24T16:26:00Z">
        <w:r w:rsidRPr="00E77497">
          <w:rPr>
            <w:rFonts w:ascii="Arial" w:hAnsi="Arial" w:cs="Arial"/>
          </w:rPr>
          <w:t xml:space="preserve">is </w:t>
        </w:r>
      </w:ins>
      <w:ins w:id="2536" w:author="Rev 9 Allen Wirfs-Brock" w:date="2012-06-25T17:51:00Z">
        <w:r w:rsidR="00F30E98" w:rsidRPr="00E77497">
          <w:rPr>
            <w:rFonts w:ascii="Arial" w:hAnsi="Arial"/>
          </w:rPr>
          <w:t xml:space="preserve">the </w:t>
        </w:r>
        <w:del w:id="2537" w:author="Rev 10 Allen Wirfs-Brock" w:date="2012-07-29T11:26:00Z">
          <w:r w:rsidR="00F30E98" w:rsidDel="00387B31">
            <w:rPr>
              <w:rFonts w:ascii="Arial" w:hAnsi="Arial"/>
            </w:rPr>
            <w:delText>QV</w:delText>
          </w:r>
        </w:del>
      </w:ins>
      <w:ins w:id="2538" w:author="Rev 10 Allen Wirfs-Brock" w:date="2012-07-29T11:26:00Z">
        <w:r w:rsidR="00387B31">
          <w:rPr>
            <w:rFonts w:ascii="Arial" w:hAnsi="Arial"/>
          </w:rPr>
          <w:t>TV</w:t>
        </w:r>
      </w:ins>
      <w:ins w:id="2539" w:author="Rev 9 Allen Wirfs-Brock" w:date="2012-06-25T17:51:00Z">
        <w:r w:rsidR="00F30E98">
          <w:rPr>
            <w:rFonts w:ascii="Arial" w:hAnsi="Arial"/>
          </w:rPr>
          <w:t xml:space="preserve"> of </w:t>
        </w:r>
      </w:ins>
      <w:ins w:id="2540" w:author="Rev 9 Allen Wirfs-Brock" w:date="2012-06-25T17:52:00Z">
        <w:r w:rsidR="00F30E98" w:rsidRPr="001E1EC2">
          <w:rPr>
            <w:i/>
          </w:rPr>
          <w:t>LineContinuation</w:t>
        </w:r>
      </w:ins>
      <w:ins w:id="2541" w:author="Rev 9 Allen Wirfs-Brock" w:date="2012-06-24T16:26:00Z">
        <w:r w:rsidRPr="00E77497">
          <w:t>.</w:t>
        </w:r>
      </w:ins>
    </w:p>
    <w:p w:rsidR="0028144B" w:rsidRPr="00CF27DF" w:rsidRDefault="004C402C" w:rsidP="005D449B">
      <w:pPr>
        <w:pStyle w:val="MathSpecialCase3"/>
        <w:numPr>
          <w:ilvl w:val="2"/>
          <w:numId w:val="31"/>
        </w:numPr>
        <w:tabs>
          <w:tab w:val="left" w:pos="450"/>
        </w:tabs>
        <w:spacing w:after="240"/>
        <w:ind w:left="446" w:hanging="446"/>
        <w:contextualSpacing/>
        <w:rPr>
          <w:ins w:id="2542" w:author="Rev 9 Allen Wirfs-Brock" w:date="2012-07-02T12:13:00Z"/>
        </w:rPr>
      </w:pPr>
      <w:ins w:id="2543" w:author="Rev 9 Allen Wirfs-Brock" w:date="2012-06-26T15:34:00Z">
        <w:r w:rsidRPr="00FE4F42">
          <w:rPr>
            <w:rFonts w:ascii="Arial" w:hAnsi="Arial"/>
          </w:rPr>
          <w:t xml:space="preserve">The </w:t>
        </w:r>
        <w:del w:id="2544" w:author="Rev 10 Allen Wirfs-Brock" w:date="2012-07-29T11:26:00Z">
          <w:r w:rsidRPr="00FE4F42" w:rsidDel="00387B31">
            <w:rPr>
              <w:rFonts w:ascii="Arial" w:hAnsi="Arial"/>
            </w:rPr>
            <w:delText>QV</w:delText>
          </w:r>
        </w:del>
      </w:ins>
      <w:ins w:id="2545" w:author="Rev 10 Allen Wirfs-Brock" w:date="2012-07-29T11:26:00Z">
        <w:r w:rsidR="00387B31">
          <w:rPr>
            <w:rFonts w:ascii="Arial" w:hAnsi="Arial"/>
          </w:rPr>
          <w:t>TV</w:t>
        </w:r>
      </w:ins>
      <w:ins w:id="2546" w:author="Rev 9 Allen Wirfs-Brock" w:date="2012-06-26T15:34:00Z">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2547" w:author="Rev 9 Allen Wirfs-Brock" w:date="2012-07-06T10:28:00Z">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ins>
      <w:ins w:id="2548" w:author="Rev 9 Allen Wirfs-Brock" w:date="2012-06-26T15:34:00Z">
        <w:r w:rsidRPr="00FE4F42">
          <w:rPr>
            <w:rFonts w:ascii="Arial" w:hAnsi="Arial"/>
          </w:rPr>
          <w:t>.</w:t>
        </w:r>
      </w:ins>
    </w:p>
    <w:p w:rsidR="007E0FF6" w:rsidRPr="00E77497" w:rsidRDefault="007E0FF6" w:rsidP="007E0FF6">
      <w:pPr>
        <w:pStyle w:val="MathSpecialCase3"/>
        <w:numPr>
          <w:ilvl w:val="2"/>
          <w:numId w:val="31"/>
        </w:numPr>
        <w:tabs>
          <w:tab w:val="left" w:pos="450"/>
        </w:tabs>
        <w:spacing w:after="0"/>
        <w:ind w:left="446" w:hanging="446"/>
        <w:rPr>
          <w:ins w:id="2549" w:author="Rev 9 Allen Wirfs-Brock" w:date="2012-07-06T09:44:00Z"/>
        </w:rPr>
      </w:pPr>
      <w:ins w:id="2550" w:author="Rev 9 Allen Wirfs-Brock" w:date="2012-07-06T09:44:00Z">
        <w:r w:rsidRPr="00E77497">
          <w:rPr>
            <w:rFonts w:ascii="Arial" w:hAnsi="Arial"/>
          </w:rPr>
          <w:t xml:space="preserve">The </w:t>
        </w:r>
        <w:del w:id="2551" w:author="Rev 10 Allen Wirfs-Brock" w:date="2012-07-29T11:27:00Z">
          <w:r w:rsidDel="00387B31">
            <w:rPr>
              <w:rFonts w:ascii="Arial" w:hAnsi="Arial"/>
            </w:rPr>
            <w:delText>Q</w:delText>
          </w:r>
        </w:del>
      </w:ins>
      <w:ins w:id="2552" w:author="Rev 9 Allen Wirfs-Brock" w:date="2012-07-06T09:45:00Z">
        <w:del w:id="2553" w:author="Rev 10 Allen Wirfs-Brock" w:date="2012-07-29T11:27:00Z">
          <w:r w:rsidDel="00387B31">
            <w:rPr>
              <w:rFonts w:ascii="Arial" w:hAnsi="Arial"/>
            </w:rPr>
            <w:delText>R</w:delText>
          </w:r>
        </w:del>
      </w:ins>
      <w:ins w:id="2554" w:author="Rev 9 Allen Wirfs-Brock" w:date="2012-07-06T09:44:00Z">
        <w:del w:id="2555" w:author="Rev 10 Allen Wirfs-Brock" w:date="2012-07-29T11:27:00Z">
          <w:r w:rsidRPr="00E77497" w:rsidDel="00387B31">
            <w:rPr>
              <w:rFonts w:ascii="Arial" w:hAnsi="Arial"/>
            </w:rPr>
            <w:delText>V</w:delText>
          </w:r>
        </w:del>
      </w:ins>
      <w:ins w:id="2556" w:author="Rev 10 Allen Wirfs-Brock" w:date="2012-07-29T11:27:00Z">
        <w:r w:rsidR="00387B31">
          <w:rPr>
            <w:rFonts w:ascii="Arial" w:hAnsi="Arial"/>
          </w:rPr>
          <w:t>TRV</w:t>
        </w:r>
      </w:ins>
      <w:ins w:id="2557" w:author="Rev 9 Allen Wirfs-Brock" w:date="2012-07-06T09:44:00Z">
        <w:r w:rsidRPr="00E77497">
          <w:rPr>
            <w:rFonts w:ascii="Arial" w:hAnsi="Arial"/>
          </w:rPr>
          <w:t xml:space="preserve"> of</w:t>
        </w:r>
        <w:r w:rsidRPr="00E77497">
          <w:t xml:space="preserve"> </w:t>
        </w:r>
        <w:del w:id="2558" w:author="Rev 10 Allen Wirfs-Brock" w:date="2012-07-29T11:40:00Z">
          <w:r w:rsidDel="00387B31">
            <w:rPr>
              <w:i/>
            </w:rPr>
            <w:delText>FullQuasi</w:delText>
          </w:r>
        </w:del>
      </w:ins>
      <w:ins w:id="2559" w:author="Rev 10 Allen Wirfs-Brock" w:date="2012-07-29T11:40:00Z">
        <w:r w:rsidR="00387B31">
          <w:rPr>
            <w:i/>
          </w:rPr>
          <w:t>NoSubstitutionTemplate</w:t>
        </w:r>
      </w:ins>
      <w:ins w:id="2560" w:author="Rev 9 Allen Wirfs-Brock" w:date="2012-07-06T09:44:00Z">
        <w:r w:rsidRPr="00E77497">
          <w:t xml:space="preserve"> </w:t>
        </w:r>
        <w:r w:rsidRPr="00E77497">
          <w:rPr>
            <w:rFonts w:ascii="Arial" w:hAnsi="Arial"/>
            <w:b/>
          </w:rPr>
          <w:t>::</w:t>
        </w:r>
        <w:r w:rsidRPr="00E77497">
          <w:t xml:space="preserve"> </w:t>
        </w:r>
        <w:r>
          <w:rPr>
            <w:rFonts w:ascii="Courier New" w:hAnsi="Courier New"/>
            <w:b/>
          </w:rPr>
          <w:t xml:space="preserve">` </w:t>
        </w:r>
        <w:del w:id="2561" w:author="Rev 10 Allen Wirfs-Brock" w:date="2012-07-29T11:31:00Z">
          <w:r w:rsidRPr="001C6DE6" w:rsidDel="00387B31">
            <w:rPr>
              <w:i/>
            </w:rPr>
            <w:delText>Quasi</w:delText>
          </w:r>
        </w:del>
      </w:ins>
      <w:ins w:id="2562" w:author="Rev 10 Allen Wirfs-Brock" w:date="2012-07-29T11:31:00Z">
        <w:r w:rsidR="00387B31">
          <w:rPr>
            <w:i/>
          </w:rPr>
          <w:t>Template</w:t>
        </w:r>
      </w:ins>
      <w:ins w:id="2563" w:author="Rev 9 Allen Wirfs-Brock" w:date="2012-07-06T09:44:00Z">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del w:id="2564" w:author="Rev 10 Allen Wirfs-Brock" w:date="2012-07-29T11:27:00Z">
          <w:r w:rsidDel="00387B31">
            <w:rPr>
              <w:rFonts w:ascii="Arial" w:hAnsi="Arial"/>
            </w:rPr>
            <w:delText>Q</w:delText>
          </w:r>
        </w:del>
      </w:ins>
      <w:ins w:id="2565" w:author="Rev 9 Allen Wirfs-Brock" w:date="2012-07-06T09:46:00Z">
        <w:del w:id="2566" w:author="Rev 10 Allen Wirfs-Brock" w:date="2012-07-29T11:27:00Z">
          <w:r w:rsidDel="00387B31">
            <w:rPr>
              <w:rFonts w:ascii="Arial" w:hAnsi="Arial"/>
            </w:rPr>
            <w:delText>R</w:delText>
          </w:r>
        </w:del>
      </w:ins>
      <w:ins w:id="2567" w:author="Rev 9 Allen Wirfs-Brock" w:date="2012-07-06T09:44:00Z">
        <w:del w:id="2568" w:author="Rev 10 Allen Wirfs-Brock" w:date="2012-07-29T11:27:00Z">
          <w:r w:rsidDel="00387B31">
            <w:rPr>
              <w:rFonts w:ascii="Arial" w:hAnsi="Arial"/>
            </w:rPr>
            <w:delText>V</w:delText>
          </w:r>
        </w:del>
      </w:ins>
      <w:ins w:id="2569" w:author="Rev 10 Allen Wirfs-Brock" w:date="2012-07-29T11:27:00Z">
        <w:r w:rsidR="00387B31">
          <w:rPr>
            <w:rFonts w:ascii="Arial" w:hAnsi="Arial"/>
          </w:rPr>
          <w:t>TRV</w:t>
        </w:r>
      </w:ins>
      <w:ins w:id="2570" w:author="Rev 9 Allen Wirfs-Brock" w:date="2012-07-06T09:44:00Z">
        <w:r>
          <w:rPr>
            <w:rFonts w:ascii="Arial" w:hAnsi="Arial"/>
          </w:rPr>
          <w:t xml:space="preserve"> of </w:t>
        </w:r>
        <w:del w:id="2571" w:author="Rev 10 Allen Wirfs-Brock" w:date="2012-07-29T11:31:00Z">
          <w:r w:rsidRPr="001E1EC2" w:rsidDel="00387B31">
            <w:rPr>
              <w:i/>
            </w:rPr>
            <w:delText>Quasi</w:delText>
          </w:r>
        </w:del>
      </w:ins>
      <w:ins w:id="2572" w:author="Rev 10 Allen Wirfs-Brock" w:date="2012-07-29T11:31:00Z">
        <w:r w:rsidR="00387B31">
          <w:rPr>
            <w:i/>
          </w:rPr>
          <w:t>Template</w:t>
        </w:r>
      </w:ins>
      <w:ins w:id="2573" w:author="Rev 9 Allen Wirfs-Brock" w:date="2012-07-06T09:44:00Z">
        <w:r w:rsidRPr="001E1EC2">
          <w:rPr>
            <w:i/>
          </w:rPr>
          <w:t>Characters</w:t>
        </w:r>
        <w:r w:rsidRPr="00E77497">
          <w:rPr>
            <w:rFonts w:ascii="Arial" w:hAnsi="Arial"/>
          </w:rPr>
          <w:t>.</w:t>
        </w:r>
      </w:ins>
    </w:p>
    <w:p w:rsidR="007E0FF6" w:rsidRPr="00E77497" w:rsidRDefault="007E0FF6" w:rsidP="007E0FF6">
      <w:pPr>
        <w:pStyle w:val="MathSpecialCase3"/>
        <w:numPr>
          <w:ilvl w:val="2"/>
          <w:numId w:val="31"/>
        </w:numPr>
        <w:tabs>
          <w:tab w:val="left" w:pos="450"/>
        </w:tabs>
        <w:spacing w:after="0"/>
        <w:ind w:left="446" w:hanging="446"/>
        <w:rPr>
          <w:ins w:id="2574" w:author="Rev 9 Allen Wirfs-Brock" w:date="2012-07-06T09:44:00Z"/>
        </w:rPr>
      </w:pPr>
      <w:ins w:id="2575" w:author="Rev 9 Allen Wirfs-Brock" w:date="2012-07-06T09:44:00Z">
        <w:r w:rsidRPr="00E77497">
          <w:rPr>
            <w:rFonts w:ascii="Arial" w:hAnsi="Arial"/>
          </w:rPr>
          <w:t xml:space="preserve">The </w:t>
        </w:r>
        <w:del w:id="2576" w:author="Rev 10 Allen Wirfs-Brock" w:date="2012-07-29T11:27:00Z">
          <w:r w:rsidDel="00387B31">
            <w:rPr>
              <w:rFonts w:ascii="Arial" w:hAnsi="Arial"/>
            </w:rPr>
            <w:delText>Q</w:delText>
          </w:r>
        </w:del>
      </w:ins>
      <w:ins w:id="2577" w:author="Rev 9 Allen Wirfs-Brock" w:date="2012-07-06T09:45:00Z">
        <w:del w:id="2578" w:author="Rev 10 Allen Wirfs-Brock" w:date="2012-07-29T11:27:00Z">
          <w:r w:rsidDel="00387B31">
            <w:rPr>
              <w:rFonts w:ascii="Arial" w:hAnsi="Arial"/>
            </w:rPr>
            <w:delText>R</w:delText>
          </w:r>
        </w:del>
      </w:ins>
      <w:ins w:id="2579" w:author="Rev 9 Allen Wirfs-Brock" w:date="2012-07-06T09:44:00Z">
        <w:del w:id="2580" w:author="Rev 10 Allen Wirfs-Brock" w:date="2012-07-29T11:27:00Z">
          <w:r w:rsidRPr="00E77497" w:rsidDel="00387B31">
            <w:rPr>
              <w:rFonts w:ascii="Arial" w:hAnsi="Arial"/>
            </w:rPr>
            <w:delText>V</w:delText>
          </w:r>
        </w:del>
      </w:ins>
      <w:ins w:id="2581" w:author="Rev 10 Allen Wirfs-Brock" w:date="2012-07-29T11:27:00Z">
        <w:r w:rsidR="00387B31">
          <w:rPr>
            <w:rFonts w:ascii="Arial" w:hAnsi="Arial"/>
          </w:rPr>
          <w:t>TRV</w:t>
        </w:r>
      </w:ins>
      <w:ins w:id="2582" w:author="Rev 9 Allen Wirfs-Brock" w:date="2012-07-06T09:44:00Z">
        <w:r w:rsidRPr="00E77497">
          <w:rPr>
            <w:rFonts w:ascii="Arial" w:hAnsi="Arial"/>
          </w:rPr>
          <w:t xml:space="preserve"> of</w:t>
        </w:r>
        <w:r w:rsidRPr="00E77497">
          <w:t xml:space="preserve"> </w:t>
        </w:r>
        <w:del w:id="2583" w:author="Rev 10 Allen Wirfs-Brock" w:date="2012-07-29T11:31:00Z">
          <w:r w:rsidDel="00387B31">
            <w:rPr>
              <w:i/>
            </w:rPr>
            <w:delText>Quasi</w:delText>
          </w:r>
        </w:del>
      </w:ins>
      <w:ins w:id="2584" w:author="Rev 10 Allen Wirfs-Brock" w:date="2012-07-29T11:31:00Z">
        <w:r w:rsidR="00387B31">
          <w:rPr>
            <w:i/>
          </w:rPr>
          <w:t>Template</w:t>
        </w:r>
      </w:ins>
      <w:ins w:id="2585" w:author="Rev 9 Allen Wirfs-Brock" w:date="2012-07-06T09:44:00Z">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586" w:author="Rev 10 Allen Wirfs-Brock" w:date="2012-07-29T11:31:00Z">
          <w:r w:rsidRPr="001E1EC2" w:rsidDel="00387B31">
            <w:rPr>
              <w:i/>
            </w:rPr>
            <w:delText>Quasi</w:delText>
          </w:r>
        </w:del>
      </w:ins>
      <w:ins w:id="2587" w:author="Rev 10 Allen Wirfs-Brock" w:date="2012-07-29T11:31:00Z">
        <w:r w:rsidR="00387B31">
          <w:rPr>
            <w:i/>
          </w:rPr>
          <w:t>Template</w:t>
        </w:r>
      </w:ins>
      <w:ins w:id="2588"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589" w:author="Rev 10 Allen Wirfs-Brock" w:date="2012-07-29T11:27:00Z">
          <w:r w:rsidDel="00387B31">
            <w:rPr>
              <w:rFonts w:ascii="Arial" w:hAnsi="Arial"/>
            </w:rPr>
            <w:delText>Q</w:delText>
          </w:r>
        </w:del>
      </w:ins>
      <w:ins w:id="2590" w:author="Rev 9 Allen Wirfs-Brock" w:date="2012-07-06T09:46:00Z">
        <w:del w:id="2591" w:author="Rev 10 Allen Wirfs-Brock" w:date="2012-07-29T11:27:00Z">
          <w:r w:rsidDel="00387B31">
            <w:rPr>
              <w:rFonts w:ascii="Arial" w:hAnsi="Arial"/>
            </w:rPr>
            <w:delText>R</w:delText>
          </w:r>
        </w:del>
      </w:ins>
      <w:ins w:id="2592" w:author="Rev 9 Allen Wirfs-Brock" w:date="2012-07-06T09:44:00Z">
        <w:del w:id="2593" w:author="Rev 10 Allen Wirfs-Brock" w:date="2012-07-29T11:27:00Z">
          <w:r w:rsidDel="00387B31">
            <w:rPr>
              <w:rFonts w:ascii="Arial" w:hAnsi="Arial"/>
            </w:rPr>
            <w:delText>V</w:delText>
          </w:r>
        </w:del>
      </w:ins>
      <w:ins w:id="2594" w:author="Rev 10 Allen Wirfs-Brock" w:date="2012-07-29T11:27:00Z">
        <w:r w:rsidR="00387B31">
          <w:rPr>
            <w:rFonts w:ascii="Arial" w:hAnsi="Arial"/>
          </w:rPr>
          <w:t>TRV</w:t>
        </w:r>
      </w:ins>
      <w:ins w:id="2595" w:author="Rev 9 Allen Wirfs-Brock" w:date="2012-07-06T09:44:00Z">
        <w:r>
          <w:rPr>
            <w:rFonts w:ascii="Arial" w:hAnsi="Arial"/>
          </w:rPr>
          <w:t xml:space="preserve"> of </w:t>
        </w:r>
        <w:del w:id="2596" w:author="Rev 10 Allen Wirfs-Brock" w:date="2012-07-29T11:31:00Z">
          <w:r w:rsidRPr="001E1EC2" w:rsidDel="00387B31">
            <w:rPr>
              <w:i/>
            </w:rPr>
            <w:delText>Quasi</w:delText>
          </w:r>
        </w:del>
      </w:ins>
      <w:ins w:id="2597" w:author="Rev 10 Allen Wirfs-Brock" w:date="2012-07-29T11:31:00Z">
        <w:r w:rsidR="00387B31">
          <w:rPr>
            <w:i/>
          </w:rPr>
          <w:t>Template</w:t>
        </w:r>
      </w:ins>
      <w:ins w:id="2598" w:author="Rev 9 Allen Wirfs-Brock" w:date="2012-07-06T09:44:00Z">
        <w:r w:rsidRPr="001E1EC2">
          <w:rPr>
            <w:i/>
          </w:rPr>
          <w:t>Characters</w:t>
        </w:r>
        <w:r w:rsidRPr="00E77497">
          <w:rPr>
            <w:rFonts w:ascii="Arial" w:hAnsi="Arial"/>
          </w:rPr>
          <w:t>.</w:t>
        </w:r>
      </w:ins>
    </w:p>
    <w:p w:rsidR="007E0FF6" w:rsidRPr="00E77497" w:rsidRDefault="007E0FF6" w:rsidP="007E0FF6">
      <w:pPr>
        <w:pStyle w:val="MathSpecialCase3"/>
        <w:numPr>
          <w:ilvl w:val="2"/>
          <w:numId w:val="31"/>
        </w:numPr>
        <w:tabs>
          <w:tab w:val="left" w:pos="450"/>
        </w:tabs>
        <w:spacing w:after="0"/>
        <w:ind w:left="446" w:hanging="446"/>
        <w:rPr>
          <w:ins w:id="2599" w:author="Rev 9 Allen Wirfs-Brock" w:date="2012-07-06T09:44:00Z"/>
        </w:rPr>
      </w:pPr>
      <w:ins w:id="2600" w:author="Rev 9 Allen Wirfs-Brock" w:date="2012-07-06T09:44:00Z">
        <w:r w:rsidRPr="00E77497">
          <w:rPr>
            <w:rFonts w:ascii="Arial" w:hAnsi="Arial"/>
          </w:rPr>
          <w:t xml:space="preserve">The </w:t>
        </w:r>
        <w:del w:id="2601" w:author="Rev 10 Allen Wirfs-Brock" w:date="2012-07-29T11:27:00Z">
          <w:r w:rsidDel="00387B31">
            <w:rPr>
              <w:rFonts w:ascii="Arial" w:hAnsi="Arial"/>
            </w:rPr>
            <w:delText>Q</w:delText>
          </w:r>
        </w:del>
      </w:ins>
      <w:ins w:id="2602" w:author="Rev 9 Allen Wirfs-Brock" w:date="2012-07-06T09:46:00Z">
        <w:del w:id="2603" w:author="Rev 10 Allen Wirfs-Brock" w:date="2012-07-29T11:27:00Z">
          <w:r w:rsidDel="00387B31">
            <w:rPr>
              <w:rFonts w:ascii="Arial" w:hAnsi="Arial"/>
            </w:rPr>
            <w:delText>R</w:delText>
          </w:r>
        </w:del>
      </w:ins>
      <w:ins w:id="2604" w:author="Rev 9 Allen Wirfs-Brock" w:date="2012-07-06T09:44:00Z">
        <w:del w:id="2605" w:author="Rev 10 Allen Wirfs-Brock" w:date="2012-07-29T11:27:00Z">
          <w:r w:rsidRPr="00E77497" w:rsidDel="00387B31">
            <w:rPr>
              <w:rFonts w:ascii="Arial" w:hAnsi="Arial"/>
            </w:rPr>
            <w:delText>V</w:delText>
          </w:r>
        </w:del>
      </w:ins>
      <w:ins w:id="2606" w:author="Rev 10 Allen Wirfs-Brock" w:date="2012-07-29T11:27:00Z">
        <w:r w:rsidR="00387B31">
          <w:rPr>
            <w:rFonts w:ascii="Arial" w:hAnsi="Arial"/>
          </w:rPr>
          <w:t>TRV</w:t>
        </w:r>
      </w:ins>
      <w:ins w:id="2607" w:author="Rev 9 Allen Wirfs-Brock" w:date="2012-07-06T09:44:00Z">
        <w:r w:rsidRPr="00E77497">
          <w:rPr>
            <w:rFonts w:ascii="Arial" w:hAnsi="Arial"/>
          </w:rPr>
          <w:t xml:space="preserve"> of</w:t>
        </w:r>
        <w:r w:rsidRPr="00E77497">
          <w:t xml:space="preserve"> </w:t>
        </w:r>
        <w:del w:id="2608" w:author="Rev 10 Allen Wirfs-Brock" w:date="2012-07-29T11:31:00Z">
          <w:r w:rsidDel="00387B31">
            <w:rPr>
              <w:i/>
            </w:rPr>
            <w:delText>Quasi</w:delText>
          </w:r>
        </w:del>
      </w:ins>
      <w:ins w:id="2609" w:author="Rev 10 Allen Wirfs-Brock" w:date="2012-07-29T11:31:00Z">
        <w:r w:rsidR="00387B31">
          <w:rPr>
            <w:i/>
          </w:rPr>
          <w:t>Template</w:t>
        </w:r>
      </w:ins>
      <w:ins w:id="2610" w:author="Rev 9 Allen Wirfs-Brock" w:date="2012-07-06T09:44:00Z">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611" w:author="Rev 10 Allen Wirfs-Brock" w:date="2012-07-29T11:31:00Z">
          <w:r w:rsidRPr="001E1EC2" w:rsidDel="00387B31">
            <w:rPr>
              <w:i/>
            </w:rPr>
            <w:delText>Quasi</w:delText>
          </w:r>
        </w:del>
      </w:ins>
      <w:ins w:id="2612" w:author="Rev 10 Allen Wirfs-Brock" w:date="2012-07-29T11:31:00Z">
        <w:r w:rsidR="00387B31">
          <w:rPr>
            <w:i/>
          </w:rPr>
          <w:t>Template</w:t>
        </w:r>
      </w:ins>
      <w:ins w:id="2613"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614" w:author="Rev 10 Allen Wirfs-Brock" w:date="2012-07-29T11:27:00Z">
          <w:r w:rsidDel="00387B31">
            <w:rPr>
              <w:rFonts w:ascii="Arial" w:hAnsi="Arial"/>
            </w:rPr>
            <w:delText>Q</w:delText>
          </w:r>
        </w:del>
      </w:ins>
      <w:ins w:id="2615" w:author="Rev 9 Allen Wirfs-Brock" w:date="2012-07-06T09:46:00Z">
        <w:del w:id="2616" w:author="Rev 10 Allen Wirfs-Brock" w:date="2012-07-29T11:27:00Z">
          <w:r w:rsidDel="00387B31">
            <w:rPr>
              <w:rFonts w:ascii="Arial" w:hAnsi="Arial"/>
            </w:rPr>
            <w:delText>R</w:delText>
          </w:r>
        </w:del>
      </w:ins>
      <w:ins w:id="2617" w:author="Rev 9 Allen Wirfs-Brock" w:date="2012-07-06T09:44:00Z">
        <w:del w:id="2618" w:author="Rev 10 Allen Wirfs-Brock" w:date="2012-07-29T11:27:00Z">
          <w:r w:rsidDel="00387B31">
            <w:rPr>
              <w:rFonts w:ascii="Arial" w:hAnsi="Arial"/>
            </w:rPr>
            <w:delText>V</w:delText>
          </w:r>
        </w:del>
      </w:ins>
      <w:ins w:id="2619" w:author="Rev 10 Allen Wirfs-Brock" w:date="2012-07-29T11:27:00Z">
        <w:r w:rsidR="00387B31">
          <w:rPr>
            <w:rFonts w:ascii="Arial" w:hAnsi="Arial"/>
          </w:rPr>
          <w:t>TRV</w:t>
        </w:r>
      </w:ins>
      <w:ins w:id="2620" w:author="Rev 9 Allen Wirfs-Brock" w:date="2012-07-06T09:44:00Z">
        <w:r>
          <w:rPr>
            <w:rFonts w:ascii="Arial" w:hAnsi="Arial"/>
          </w:rPr>
          <w:t xml:space="preserve"> of </w:t>
        </w:r>
        <w:del w:id="2621" w:author="Rev 10 Allen Wirfs-Brock" w:date="2012-07-29T11:31:00Z">
          <w:r w:rsidRPr="001E1EC2" w:rsidDel="00387B31">
            <w:rPr>
              <w:i/>
            </w:rPr>
            <w:delText>Quasi</w:delText>
          </w:r>
        </w:del>
      </w:ins>
      <w:ins w:id="2622" w:author="Rev 10 Allen Wirfs-Brock" w:date="2012-07-29T11:31:00Z">
        <w:r w:rsidR="00387B31">
          <w:rPr>
            <w:i/>
          </w:rPr>
          <w:t>Template</w:t>
        </w:r>
      </w:ins>
      <w:ins w:id="2623" w:author="Rev 9 Allen Wirfs-Brock" w:date="2012-07-06T09:44:00Z">
        <w:r w:rsidRPr="001E1EC2">
          <w:rPr>
            <w:i/>
          </w:rPr>
          <w:t>Characters</w:t>
        </w:r>
        <w:r w:rsidRPr="00E77497">
          <w:rPr>
            <w:rFonts w:ascii="Arial" w:hAnsi="Arial"/>
          </w:rPr>
          <w:t>.</w:t>
        </w:r>
      </w:ins>
    </w:p>
    <w:p w:rsidR="007E0FF6" w:rsidRPr="00E77497" w:rsidRDefault="007E0FF6" w:rsidP="007E0FF6">
      <w:pPr>
        <w:pStyle w:val="MathSpecialCase3"/>
        <w:numPr>
          <w:ilvl w:val="2"/>
          <w:numId w:val="31"/>
        </w:numPr>
        <w:tabs>
          <w:tab w:val="left" w:pos="450"/>
        </w:tabs>
        <w:spacing w:after="0"/>
        <w:ind w:left="446" w:hanging="446"/>
        <w:rPr>
          <w:ins w:id="2624" w:author="Rev 9 Allen Wirfs-Brock" w:date="2012-07-06T09:44:00Z"/>
        </w:rPr>
      </w:pPr>
      <w:ins w:id="2625" w:author="Rev 9 Allen Wirfs-Brock" w:date="2012-07-06T09:44:00Z">
        <w:r w:rsidRPr="00E77497">
          <w:rPr>
            <w:rFonts w:ascii="Arial" w:hAnsi="Arial"/>
          </w:rPr>
          <w:t xml:space="preserve">The </w:t>
        </w:r>
        <w:del w:id="2626" w:author="Rev 10 Allen Wirfs-Brock" w:date="2012-07-29T11:27:00Z">
          <w:r w:rsidDel="00387B31">
            <w:rPr>
              <w:rFonts w:ascii="Arial" w:hAnsi="Arial"/>
            </w:rPr>
            <w:delText>Q</w:delText>
          </w:r>
        </w:del>
      </w:ins>
      <w:ins w:id="2627" w:author="Rev 9 Allen Wirfs-Brock" w:date="2012-07-06T09:46:00Z">
        <w:del w:id="2628" w:author="Rev 10 Allen Wirfs-Brock" w:date="2012-07-29T11:27:00Z">
          <w:r w:rsidDel="00387B31">
            <w:rPr>
              <w:rFonts w:ascii="Arial" w:hAnsi="Arial"/>
            </w:rPr>
            <w:delText>R</w:delText>
          </w:r>
        </w:del>
      </w:ins>
      <w:ins w:id="2629" w:author="Rev 9 Allen Wirfs-Brock" w:date="2012-07-06T09:44:00Z">
        <w:del w:id="2630" w:author="Rev 10 Allen Wirfs-Brock" w:date="2012-07-29T11:27:00Z">
          <w:r w:rsidRPr="00E77497" w:rsidDel="00387B31">
            <w:rPr>
              <w:rFonts w:ascii="Arial" w:hAnsi="Arial"/>
            </w:rPr>
            <w:delText>V</w:delText>
          </w:r>
        </w:del>
      </w:ins>
      <w:ins w:id="2631" w:author="Rev 10 Allen Wirfs-Brock" w:date="2012-07-29T11:27:00Z">
        <w:r w:rsidR="00387B31">
          <w:rPr>
            <w:rFonts w:ascii="Arial" w:hAnsi="Arial"/>
          </w:rPr>
          <w:t>TRV</w:t>
        </w:r>
      </w:ins>
      <w:ins w:id="2632" w:author="Rev 9 Allen Wirfs-Brock" w:date="2012-07-06T09:44:00Z">
        <w:r w:rsidRPr="00E77497">
          <w:rPr>
            <w:rFonts w:ascii="Arial" w:hAnsi="Arial"/>
          </w:rPr>
          <w:t xml:space="preserve"> of</w:t>
        </w:r>
        <w:r w:rsidRPr="00E77497">
          <w:t xml:space="preserve"> </w:t>
        </w:r>
        <w:del w:id="2633" w:author="Rev 10 Allen Wirfs-Brock" w:date="2012-07-29T11:31:00Z">
          <w:r w:rsidDel="00387B31">
            <w:rPr>
              <w:i/>
            </w:rPr>
            <w:delText>Quasi</w:delText>
          </w:r>
        </w:del>
      </w:ins>
      <w:ins w:id="2634" w:author="Rev 10 Allen Wirfs-Brock" w:date="2012-07-29T11:31:00Z">
        <w:r w:rsidR="00387B31">
          <w:rPr>
            <w:i/>
          </w:rPr>
          <w:t>Template</w:t>
        </w:r>
      </w:ins>
      <w:ins w:id="2635" w:author="Rev 9 Allen Wirfs-Brock" w:date="2012-07-06T09:44:00Z">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636" w:author="Rev 10 Allen Wirfs-Brock" w:date="2012-07-29T11:31:00Z">
          <w:r w:rsidRPr="001E1EC2" w:rsidDel="00387B31">
            <w:rPr>
              <w:i/>
            </w:rPr>
            <w:delText>Quasi</w:delText>
          </w:r>
        </w:del>
      </w:ins>
      <w:ins w:id="2637" w:author="Rev 10 Allen Wirfs-Brock" w:date="2012-07-29T11:31:00Z">
        <w:r w:rsidR="00387B31">
          <w:rPr>
            <w:i/>
          </w:rPr>
          <w:t>Template</w:t>
        </w:r>
      </w:ins>
      <w:ins w:id="2638"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639" w:author="Rev 10 Allen Wirfs-Brock" w:date="2012-07-29T11:27:00Z">
          <w:r w:rsidDel="00387B31">
            <w:rPr>
              <w:rFonts w:ascii="Arial" w:hAnsi="Arial"/>
            </w:rPr>
            <w:delText>Q</w:delText>
          </w:r>
        </w:del>
      </w:ins>
      <w:ins w:id="2640" w:author="Rev 9 Allen Wirfs-Brock" w:date="2012-07-06T09:46:00Z">
        <w:del w:id="2641" w:author="Rev 10 Allen Wirfs-Brock" w:date="2012-07-29T11:27:00Z">
          <w:r w:rsidDel="00387B31">
            <w:rPr>
              <w:rFonts w:ascii="Arial" w:hAnsi="Arial"/>
            </w:rPr>
            <w:delText>R</w:delText>
          </w:r>
        </w:del>
      </w:ins>
      <w:ins w:id="2642" w:author="Rev 9 Allen Wirfs-Brock" w:date="2012-07-06T09:44:00Z">
        <w:del w:id="2643" w:author="Rev 10 Allen Wirfs-Brock" w:date="2012-07-29T11:27:00Z">
          <w:r w:rsidDel="00387B31">
            <w:rPr>
              <w:rFonts w:ascii="Arial" w:hAnsi="Arial"/>
            </w:rPr>
            <w:delText>V</w:delText>
          </w:r>
        </w:del>
      </w:ins>
      <w:ins w:id="2644" w:author="Rev 10 Allen Wirfs-Brock" w:date="2012-07-29T11:27:00Z">
        <w:r w:rsidR="00387B31">
          <w:rPr>
            <w:rFonts w:ascii="Arial" w:hAnsi="Arial"/>
          </w:rPr>
          <w:t>TRV</w:t>
        </w:r>
      </w:ins>
      <w:ins w:id="2645" w:author="Rev 9 Allen Wirfs-Brock" w:date="2012-07-06T09:44:00Z">
        <w:r>
          <w:rPr>
            <w:rFonts w:ascii="Arial" w:hAnsi="Arial"/>
          </w:rPr>
          <w:t xml:space="preserve"> of </w:t>
        </w:r>
        <w:del w:id="2646" w:author="Rev 10 Allen Wirfs-Brock" w:date="2012-07-29T11:31:00Z">
          <w:r w:rsidRPr="001E1EC2" w:rsidDel="00387B31">
            <w:rPr>
              <w:i/>
            </w:rPr>
            <w:delText>Quasi</w:delText>
          </w:r>
        </w:del>
      </w:ins>
      <w:ins w:id="2647" w:author="Rev 10 Allen Wirfs-Brock" w:date="2012-07-29T11:31:00Z">
        <w:r w:rsidR="00387B31">
          <w:rPr>
            <w:i/>
          </w:rPr>
          <w:t>Template</w:t>
        </w:r>
      </w:ins>
      <w:ins w:id="2648" w:author="Rev 9 Allen Wirfs-Brock" w:date="2012-07-06T09:44:00Z">
        <w:r w:rsidRPr="001E1EC2">
          <w:rPr>
            <w:i/>
          </w:rPr>
          <w:t>Characters</w:t>
        </w:r>
        <w:r w:rsidRPr="00E77497">
          <w:rPr>
            <w:rFonts w:ascii="Arial" w:hAnsi="Arial"/>
          </w:rPr>
          <w:t>.</w:t>
        </w:r>
      </w:ins>
    </w:p>
    <w:p w:rsidR="007E0FF6" w:rsidRPr="00E77497" w:rsidRDefault="007E0FF6" w:rsidP="007E0FF6">
      <w:pPr>
        <w:pStyle w:val="MathSpecialCase3"/>
        <w:numPr>
          <w:ilvl w:val="2"/>
          <w:numId w:val="31"/>
        </w:numPr>
        <w:tabs>
          <w:tab w:val="left" w:pos="450"/>
        </w:tabs>
        <w:spacing w:after="0"/>
        <w:ind w:left="446" w:hanging="446"/>
        <w:rPr>
          <w:ins w:id="2649" w:author="Rev 9 Allen Wirfs-Brock" w:date="2012-07-06T09:44:00Z"/>
        </w:rPr>
      </w:pPr>
      <w:ins w:id="2650" w:author="Rev 9 Allen Wirfs-Brock" w:date="2012-07-06T09:44:00Z">
        <w:r w:rsidRPr="00E77497">
          <w:rPr>
            <w:rFonts w:ascii="Arial" w:hAnsi="Arial"/>
          </w:rPr>
          <w:t xml:space="preserve">The </w:t>
        </w:r>
        <w:del w:id="2651" w:author="Rev 10 Allen Wirfs-Brock" w:date="2012-07-29T11:27:00Z">
          <w:r w:rsidDel="00387B31">
            <w:rPr>
              <w:rFonts w:ascii="Arial" w:hAnsi="Arial"/>
            </w:rPr>
            <w:delText>Q</w:delText>
          </w:r>
        </w:del>
      </w:ins>
      <w:ins w:id="2652" w:author="Rev 9 Allen Wirfs-Brock" w:date="2012-07-06T09:46:00Z">
        <w:del w:id="2653" w:author="Rev 10 Allen Wirfs-Brock" w:date="2012-07-29T11:27:00Z">
          <w:r w:rsidDel="00387B31">
            <w:rPr>
              <w:rFonts w:ascii="Arial" w:hAnsi="Arial"/>
            </w:rPr>
            <w:delText>R</w:delText>
          </w:r>
        </w:del>
      </w:ins>
      <w:ins w:id="2654" w:author="Rev 9 Allen Wirfs-Brock" w:date="2012-07-06T09:44:00Z">
        <w:del w:id="2655" w:author="Rev 10 Allen Wirfs-Brock" w:date="2012-07-29T11:27:00Z">
          <w:r w:rsidRPr="00E77497" w:rsidDel="00387B31">
            <w:rPr>
              <w:rFonts w:ascii="Arial" w:hAnsi="Arial"/>
            </w:rPr>
            <w:delText>V</w:delText>
          </w:r>
        </w:del>
      </w:ins>
      <w:ins w:id="2656" w:author="Rev 10 Allen Wirfs-Brock" w:date="2012-07-29T11:27:00Z">
        <w:r w:rsidR="00387B31">
          <w:rPr>
            <w:rFonts w:ascii="Arial" w:hAnsi="Arial"/>
          </w:rPr>
          <w:t>TRV</w:t>
        </w:r>
      </w:ins>
      <w:ins w:id="2657" w:author="Rev 9 Allen Wirfs-Brock" w:date="2012-07-06T09:44:00Z">
        <w:r w:rsidRPr="00E77497">
          <w:rPr>
            <w:rFonts w:ascii="Arial" w:hAnsi="Arial"/>
          </w:rPr>
          <w:t xml:space="preserve"> of</w:t>
        </w:r>
        <w:r w:rsidRPr="00E77497">
          <w:t xml:space="preserve"> </w:t>
        </w:r>
        <w:del w:id="2658" w:author="Rev 10 Allen Wirfs-Brock" w:date="2012-07-29T11:31:00Z">
          <w:r w:rsidRPr="001C6DE6" w:rsidDel="00387B31">
            <w:rPr>
              <w:i/>
            </w:rPr>
            <w:delText>Quasi</w:delText>
          </w:r>
        </w:del>
      </w:ins>
      <w:ins w:id="2659" w:author="Rev 10 Allen Wirfs-Brock" w:date="2012-07-29T11:31:00Z">
        <w:r w:rsidR="00387B31">
          <w:rPr>
            <w:i/>
          </w:rPr>
          <w:t>Template</w:t>
        </w:r>
      </w:ins>
      <w:ins w:id="2660" w:author="Rev 9 Allen Wirfs-Brock" w:date="2012-07-06T09:44:00Z">
        <w:r w:rsidRPr="001C6DE6">
          <w:rPr>
            <w:i/>
          </w:rPr>
          <w:t>Characters</w:t>
        </w:r>
        <w:r w:rsidRPr="00E77497">
          <w:rPr>
            <w:rFonts w:ascii="Arial" w:hAnsi="Arial"/>
            <w:b/>
          </w:rPr>
          <w:t>::</w:t>
        </w:r>
        <w:r w:rsidRPr="00E77497">
          <w:t xml:space="preserve"> </w:t>
        </w:r>
        <w:del w:id="2661" w:author="Rev 10 Allen Wirfs-Brock" w:date="2012-07-29T11:32:00Z">
          <w:r w:rsidRPr="00C74E77" w:rsidDel="00387B31">
            <w:rPr>
              <w:i/>
            </w:rPr>
            <w:delText>Quasi</w:delText>
          </w:r>
        </w:del>
      </w:ins>
      <w:ins w:id="2662" w:author="Rev 10 Allen Wirfs-Brock" w:date="2012-07-29T11:32:00Z">
        <w:r w:rsidR="00387B31">
          <w:rPr>
            <w:i/>
          </w:rPr>
          <w:t>Template</w:t>
        </w:r>
      </w:ins>
      <w:ins w:id="2663" w:author="Rev 9 Allen Wirfs-Brock" w:date="2012-07-06T09:44:00Z">
        <w:r w:rsidRPr="00C74E77">
          <w:rPr>
            <w:i/>
          </w:rPr>
          <w:t>Character</w:t>
        </w:r>
        <w:r w:rsidRPr="00E77497">
          <w:t xml:space="preserve">  </w:t>
        </w:r>
        <w:r w:rsidRPr="00E77497">
          <w:rPr>
            <w:rFonts w:ascii="Arial" w:hAnsi="Arial" w:cs="Arial"/>
          </w:rPr>
          <w:t xml:space="preserve">is the </w:t>
        </w:r>
        <w:del w:id="2664" w:author="Rev 10 Allen Wirfs-Brock" w:date="2012-07-29T11:27:00Z">
          <w:r w:rsidDel="00387B31">
            <w:rPr>
              <w:rFonts w:ascii="Arial" w:hAnsi="Arial" w:cs="Arial"/>
            </w:rPr>
            <w:delText>Q</w:delText>
          </w:r>
        </w:del>
      </w:ins>
      <w:ins w:id="2665" w:author="Rev 9 Allen Wirfs-Brock" w:date="2012-07-06T09:46:00Z">
        <w:del w:id="2666" w:author="Rev 10 Allen Wirfs-Brock" w:date="2012-07-29T11:27:00Z">
          <w:r w:rsidDel="00387B31">
            <w:rPr>
              <w:rFonts w:ascii="Arial" w:hAnsi="Arial" w:cs="Arial"/>
            </w:rPr>
            <w:delText>R</w:delText>
          </w:r>
        </w:del>
      </w:ins>
      <w:ins w:id="2667" w:author="Rev 9 Allen Wirfs-Brock" w:date="2012-07-06T09:44:00Z">
        <w:del w:id="2668" w:author="Rev 10 Allen Wirfs-Brock" w:date="2012-07-29T11:27:00Z">
          <w:r w:rsidRPr="00E77497" w:rsidDel="00387B31">
            <w:rPr>
              <w:rFonts w:ascii="Arial" w:hAnsi="Arial" w:cs="Arial"/>
            </w:rPr>
            <w:delText>V</w:delText>
          </w:r>
        </w:del>
      </w:ins>
      <w:ins w:id="2669" w:author="Rev 10 Allen Wirfs-Brock" w:date="2012-07-29T11:27:00Z">
        <w:r w:rsidR="00387B31">
          <w:rPr>
            <w:rFonts w:ascii="Arial" w:hAnsi="Arial" w:cs="Arial"/>
          </w:rPr>
          <w:t>TRV</w:t>
        </w:r>
      </w:ins>
      <w:ins w:id="2670" w:author="Rev 9 Allen Wirfs-Brock" w:date="2012-07-06T09:44:00Z">
        <w:r w:rsidRPr="00E77497">
          <w:t xml:space="preserve"> of </w:t>
        </w:r>
        <w:del w:id="2671" w:author="Rev 10 Allen Wirfs-Brock" w:date="2012-07-29T11:32:00Z">
          <w:r w:rsidRPr="001E1EC2" w:rsidDel="00387B31">
            <w:rPr>
              <w:i/>
            </w:rPr>
            <w:delText>Quasi</w:delText>
          </w:r>
        </w:del>
      </w:ins>
      <w:ins w:id="2672" w:author="Rev 10 Allen Wirfs-Brock" w:date="2012-07-29T11:32:00Z">
        <w:r w:rsidR="00387B31">
          <w:rPr>
            <w:i/>
          </w:rPr>
          <w:t>Template</w:t>
        </w:r>
      </w:ins>
      <w:ins w:id="2673" w:author="Rev 9 Allen Wirfs-Brock" w:date="2012-07-06T09:44:00Z">
        <w:r w:rsidRPr="001E1EC2">
          <w:rPr>
            <w:i/>
          </w:rPr>
          <w:t>Character</w:t>
        </w:r>
        <w:r w:rsidRPr="00E77497">
          <w:t>.</w:t>
        </w:r>
      </w:ins>
    </w:p>
    <w:p w:rsidR="007E0FF6" w:rsidRPr="00E77497" w:rsidRDefault="007E0FF6" w:rsidP="007E0FF6">
      <w:pPr>
        <w:pStyle w:val="MathSpecialCase3"/>
        <w:numPr>
          <w:ilvl w:val="2"/>
          <w:numId w:val="31"/>
        </w:numPr>
        <w:tabs>
          <w:tab w:val="left" w:pos="450"/>
        </w:tabs>
        <w:spacing w:after="0"/>
        <w:ind w:left="446" w:hanging="446"/>
        <w:rPr>
          <w:ins w:id="2674" w:author="Rev 9 Allen Wirfs-Brock" w:date="2012-07-06T09:44:00Z"/>
        </w:rPr>
      </w:pPr>
      <w:ins w:id="2675" w:author="Rev 9 Allen Wirfs-Brock" w:date="2012-07-06T09:44:00Z">
        <w:r w:rsidRPr="00E77497">
          <w:rPr>
            <w:rFonts w:ascii="Arial" w:hAnsi="Arial"/>
          </w:rPr>
          <w:t xml:space="preserve">The </w:t>
        </w:r>
        <w:del w:id="2676" w:author="Rev 10 Allen Wirfs-Brock" w:date="2012-07-29T11:27:00Z">
          <w:r w:rsidDel="00387B31">
            <w:rPr>
              <w:rFonts w:ascii="Arial" w:hAnsi="Arial"/>
            </w:rPr>
            <w:delText>Q</w:delText>
          </w:r>
        </w:del>
      </w:ins>
      <w:ins w:id="2677" w:author="Rev 9 Allen Wirfs-Brock" w:date="2012-07-06T09:47:00Z">
        <w:del w:id="2678" w:author="Rev 10 Allen Wirfs-Brock" w:date="2012-07-29T11:27:00Z">
          <w:r w:rsidDel="00387B31">
            <w:rPr>
              <w:rFonts w:ascii="Arial" w:hAnsi="Arial"/>
            </w:rPr>
            <w:delText>R</w:delText>
          </w:r>
        </w:del>
      </w:ins>
      <w:ins w:id="2679" w:author="Rev 9 Allen Wirfs-Brock" w:date="2012-07-06T09:44:00Z">
        <w:del w:id="2680" w:author="Rev 10 Allen Wirfs-Brock" w:date="2012-07-29T11:27:00Z">
          <w:r w:rsidRPr="00E77497" w:rsidDel="00387B31">
            <w:rPr>
              <w:rFonts w:ascii="Arial" w:hAnsi="Arial"/>
            </w:rPr>
            <w:delText>V</w:delText>
          </w:r>
        </w:del>
      </w:ins>
      <w:ins w:id="2681" w:author="Rev 10 Allen Wirfs-Brock" w:date="2012-07-29T11:27:00Z">
        <w:r w:rsidR="00387B31">
          <w:rPr>
            <w:rFonts w:ascii="Arial" w:hAnsi="Arial"/>
          </w:rPr>
          <w:t>TRV</w:t>
        </w:r>
      </w:ins>
      <w:ins w:id="2682" w:author="Rev 9 Allen Wirfs-Brock" w:date="2012-07-06T09:44:00Z">
        <w:r w:rsidRPr="00E77497">
          <w:rPr>
            <w:rFonts w:ascii="Arial" w:hAnsi="Arial"/>
          </w:rPr>
          <w:t xml:space="preserve"> of</w:t>
        </w:r>
        <w:r w:rsidRPr="00E77497">
          <w:t xml:space="preserve"> </w:t>
        </w:r>
      </w:ins>
      <w:ins w:id="2683" w:author="Rev 9 Allen Wirfs-Brock" w:date="2012-07-06T09:47:00Z">
        <w:del w:id="2684" w:author="Rev 10 Allen Wirfs-Brock" w:date="2012-07-29T11:32:00Z">
          <w:r w:rsidRPr="001C6DE6" w:rsidDel="00387B31">
            <w:rPr>
              <w:i/>
            </w:rPr>
            <w:delText>Quasi</w:delText>
          </w:r>
        </w:del>
      </w:ins>
      <w:ins w:id="2685" w:author="Rev 10 Allen Wirfs-Brock" w:date="2012-07-29T11:32:00Z">
        <w:r w:rsidR="00387B31">
          <w:rPr>
            <w:i/>
          </w:rPr>
          <w:t>Template</w:t>
        </w:r>
      </w:ins>
      <w:ins w:id="2686" w:author="Rev 9 Allen Wirfs-Brock" w:date="2012-07-06T09:47:00Z">
        <w:r w:rsidRPr="001C6DE6">
          <w:rPr>
            <w:i/>
          </w:rPr>
          <w:t>Characters</w:t>
        </w:r>
      </w:ins>
      <w:ins w:id="2687" w:author="Rev 9 Allen Wirfs-Brock" w:date="2012-07-06T09:44:00Z">
        <w:r w:rsidRPr="00E77497">
          <w:rPr>
            <w:rFonts w:ascii="Arial" w:hAnsi="Arial"/>
            <w:b/>
          </w:rPr>
          <w:t>::</w:t>
        </w:r>
        <w:r w:rsidRPr="00E77497">
          <w:t xml:space="preserve"> </w:t>
        </w:r>
        <w:del w:id="2688" w:author="Rev 10 Allen Wirfs-Brock" w:date="2012-07-29T11:32:00Z">
          <w:r w:rsidRPr="001E1EC2" w:rsidDel="00387B31">
            <w:rPr>
              <w:i/>
            </w:rPr>
            <w:delText>Quasi</w:delText>
          </w:r>
        </w:del>
      </w:ins>
      <w:ins w:id="2689" w:author="Rev 10 Allen Wirfs-Brock" w:date="2012-07-29T11:32:00Z">
        <w:r w:rsidR="00387B31">
          <w:rPr>
            <w:i/>
          </w:rPr>
          <w:t>Template</w:t>
        </w:r>
      </w:ins>
      <w:ins w:id="2690" w:author="Rev 9 Allen Wirfs-Brock" w:date="2012-07-06T09:44:00Z">
        <w:r w:rsidRPr="001E1EC2">
          <w:rPr>
            <w:i/>
          </w:rPr>
          <w:t>Character</w:t>
        </w:r>
        <w:r w:rsidRPr="00E77497">
          <w:t xml:space="preserve"> </w:t>
        </w:r>
        <w:del w:id="2691" w:author="Rev 10 Allen Wirfs-Brock" w:date="2012-07-29T11:32:00Z">
          <w:r w:rsidRPr="001E1EC2" w:rsidDel="00387B31">
            <w:rPr>
              <w:i/>
            </w:rPr>
            <w:delText>Quasi</w:delText>
          </w:r>
        </w:del>
      </w:ins>
      <w:ins w:id="2692" w:author="Rev 10 Allen Wirfs-Brock" w:date="2012-07-29T11:32:00Z">
        <w:r w:rsidR="00387B31">
          <w:rPr>
            <w:i/>
          </w:rPr>
          <w:t>Template</w:t>
        </w:r>
      </w:ins>
      <w:ins w:id="2693" w:author="Rev 9 Allen Wirfs-Brock" w:date="2012-07-06T09:44:00Z">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del w:id="2694" w:author="Rev 10 Allen Wirfs-Brock" w:date="2012-07-29T11:27:00Z">
          <w:r w:rsidDel="00387B31">
            <w:rPr>
              <w:rFonts w:ascii="Arial" w:hAnsi="Arial" w:cs="Arial"/>
            </w:rPr>
            <w:delText>Q</w:delText>
          </w:r>
        </w:del>
      </w:ins>
      <w:ins w:id="2695" w:author="Rev 9 Allen Wirfs-Brock" w:date="2012-07-06T09:47:00Z">
        <w:del w:id="2696" w:author="Rev 10 Allen Wirfs-Brock" w:date="2012-07-29T11:27:00Z">
          <w:r w:rsidDel="00387B31">
            <w:rPr>
              <w:rFonts w:ascii="Arial" w:hAnsi="Arial" w:cs="Arial"/>
            </w:rPr>
            <w:delText>R</w:delText>
          </w:r>
        </w:del>
      </w:ins>
      <w:ins w:id="2697" w:author="Rev 9 Allen Wirfs-Brock" w:date="2012-07-06T09:44:00Z">
        <w:del w:id="2698" w:author="Rev 10 Allen Wirfs-Brock" w:date="2012-07-29T11:27:00Z">
          <w:r w:rsidRPr="00E65A34" w:rsidDel="00387B31">
            <w:rPr>
              <w:rFonts w:ascii="Arial" w:hAnsi="Arial" w:cs="Arial"/>
            </w:rPr>
            <w:delText>V</w:delText>
          </w:r>
        </w:del>
      </w:ins>
      <w:ins w:id="2699" w:author="Rev 10 Allen Wirfs-Brock" w:date="2012-07-29T11:27:00Z">
        <w:r w:rsidR="00387B31">
          <w:rPr>
            <w:rFonts w:ascii="Arial" w:hAnsi="Arial" w:cs="Arial"/>
          </w:rPr>
          <w:t>TRV</w:t>
        </w:r>
      </w:ins>
      <w:ins w:id="2700" w:author="Rev 9 Allen Wirfs-Brock" w:date="2012-07-06T09:44:00Z">
        <w:r w:rsidRPr="00E65A34">
          <w:rPr>
            <w:rFonts w:ascii="Arial" w:hAnsi="Arial" w:cs="Arial"/>
          </w:rPr>
          <w:t xml:space="preserve"> of</w:t>
        </w:r>
        <w:r w:rsidRPr="009C202C">
          <w:t xml:space="preserve"> </w:t>
        </w:r>
        <w:del w:id="2701" w:author="Rev 10 Allen Wirfs-Brock" w:date="2012-07-29T11:32:00Z">
          <w:r w:rsidRPr="001E1EC2" w:rsidDel="00387B31">
            <w:rPr>
              <w:i/>
            </w:rPr>
            <w:delText>Quasi</w:delText>
          </w:r>
        </w:del>
      </w:ins>
      <w:ins w:id="2702" w:author="Rev 10 Allen Wirfs-Brock" w:date="2012-07-29T11:32:00Z">
        <w:r w:rsidR="00387B31">
          <w:rPr>
            <w:i/>
          </w:rPr>
          <w:t>Template</w:t>
        </w:r>
      </w:ins>
      <w:ins w:id="2703" w:author="Rev 9 Allen Wirfs-Brock" w:date="2012-07-06T09:44:00Z">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del w:id="2704" w:author="Rev 10 Allen Wirfs-Brock" w:date="2012-07-29T11:27:00Z">
          <w:r w:rsidDel="00387B31">
            <w:rPr>
              <w:rFonts w:ascii="Arial" w:hAnsi="Arial" w:cs="Arial"/>
            </w:rPr>
            <w:delText>Q</w:delText>
          </w:r>
        </w:del>
      </w:ins>
      <w:ins w:id="2705" w:author="Rev 9 Allen Wirfs-Brock" w:date="2012-07-06T09:48:00Z">
        <w:del w:id="2706" w:author="Rev 10 Allen Wirfs-Brock" w:date="2012-07-29T11:27:00Z">
          <w:r w:rsidDel="00387B31">
            <w:rPr>
              <w:rFonts w:ascii="Arial" w:hAnsi="Arial" w:cs="Arial"/>
            </w:rPr>
            <w:delText>R</w:delText>
          </w:r>
        </w:del>
      </w:ins>
      <w:ins w:id="2707" w:author="Rev 9 Allen Wirfs-Brock" w:date="2012-07-06T09:44:00Z">
        <w:del w:id="2708" w:author="Rev 10 Allen Wirfs-Brock" w:date="2012-07-29T11:27:00Z">
          <w:r w:rsidRPr="00675B74" w:rsidDel="00387B31">
            <w:rPr>
              <w:rFonts w:ascii="Arial" w:hAnsi="Arial" w:cs="Arial"/>
            </w:rPr>
            <w:delText>V</w:delText>
          </w:r>
        </w:del>
      </w:ins>
      <w:ins w:id="2709" w:author="Rev 10 Allen Wirfs-Brock" w:date="2012-07-29T11:27:00Z">
        <w:r w:rsidR="00387B31">
          <w:rPr>
            <w:rFonts w:ascii="Arial" w:hAnsi="Arial" w:cs="Arial"/>
          </w:rPr>
          <w:t>TRV</w:t>
        </w:r>
      </w:ins>
      <w:ins w:id="2710" w:author="Rev 9 Allen Wirfs-Brock" w:date="2012-07-06T09:44:00Z">
        <w:r w:rsidRPr="00675B74">
          <w:rPr>
            <w:rFonts w:ascii="Arial" w:hAnsi="Arial" w:cs="Arial"/>
          </w:rPr>
          <w:t xml:space="preserve"> of</w:t>
        </w:r>
        <w:r w:rsidRPr="00E77497">
          <w:t xml:space="preserve"> </w:t>
        </w:r>
        <w:del w:id="2711" w:author="Rev 10 Allen Wirfs-Brock" w:date="2012-07-29T11:32:00Z">
          <w:r w:rsidRPr="001E1EC2" w:rsidDel="00387B31">
            <w:rPr>
              <w:i/>
            </w:rPr>
            <w:delText>Quasi</w:delText>
          </w:r>
        </w:del>
      </w:ins>
      <w:ins w:id="2712" w:author="Rev 10 Allen Wirfs-Brock" w:date="2012-07-29T11:32:00Z">
        <w:r w:rsidR="00387B31">
          <w:rPr>
            <w:i/>
          </w:rPr>
          <w:t>Template</w:t>
        </w:r>
      </w:ins>
      <w:ins w:id="2713" w:author="Rev 9 Allen Wirfs-Brock" w:date="2012-07-06T09:44:00Z">
        <w:r w:rsidRPr="001E1EC2">
          <w:rPr>
            <w:i/>
          </w:rPr>
          <w:t>Characters</w:t>
        </w:r>
      </w:ins>
      <w:ins w:id="2714" w:author="Rev 9 Allen Wirfs-Brock" w:date="2012-07-06T10:00:00Z">
        <w:r w:rsidR="009C6441">
          <w:rPr>
            <w:i/>
          </w:rPr>
          <w:t>,</w:t>
        </w:r>
      </w:ins>
      <w:ins w:id="2715" w:author="Rev 9 Allen Wirfs-Brock" w:date="2012-07-06T09:44:00Z">
        <w:r w:rsidRPr="00E77497">
          <w:t xml:space="preserve"> </w:t>
        </w:r>
        <w:r w:rsidR="009C6441">
          <w:rPr>
            <w:rFonts w:ascii="Arial" w:hAnsi="Arial" w:cs="Arial"/>
          </w:rPr>
          <w:t>in order</w:t>
        </w:r>
        <w:r w:rsidRPr="00E77497">
          <w:t>.</w:t>
        </w:r>
      </w:ins>
    </w:p>
    <w:p w:rsidR="007E0FF6" w:rsidRPr="00E77497" w:rsidRDefault="007E0FF6" w:rsidP="007E0FF6">
      <w:pPr>
        <w:pStyle w:val="MathSpecialCase3"/>
        <w:numPr>
          <w:ilvl w:val="2"/>
          <w:numId w:val="31"/>
        </w:numPr>
        <w:tabs>
          <w:tab w:val="left" w:pos="450"/>
        </w:tabs>
        <w:spacing w:after="0"/>
        <w:ind w:left="446" w:hanging="446"/>
        <w:rPr>
          <w:ins w:id="2716" w:author="Rev 9 Allen Wirfs-Brock" w:date="2012-07-06T09:44:00Z"/>
        </w:rPr>
      </w:pPr>
      <w:ins w:id="2717" w:author="Rev 9 Allen Wirfs-Brock" w:date="2012-07-06T09:44:00Z">
        <w:r w:rsidRPr="00E77497">
          <w:rPr>
            <w:rFonts w:ascii="Arial" w:hAnsi="Arial"/>
          </w:rPr>
          <w:t xml:space="preserve">The </w:t>
        </w:r>
        <w:del w:id="2718" w:author="Rev 10 Allen Wirfs-Brock" w:date="2012-07-29T11:27:00Z">
          <w:r w:rsidDel="00387B31">
            <w:rPr>
              <w:rFonts w:ascii="Arial" w:hAnsi="Arial"/>
            </w:rPr>
            <w:delText>Q</w:delText>
          </w:r>
        </w:del>
      </w:ins>
      <w:ins w:id="2719" w:author="Rev 9 Allen Wirfs-Brock" w:date="2012-07-06T09:48:00Z">
        <w:del w:id="2720" w:author="Rev 10 Allen Wirfs-Brock" w:date="2012-07-29T11:27:00Z">
          <w:r w:rsidDel="00387B31">
            <w:rPr>
              <w:rFonts w:ascii="Arial" w:hAnsi="Arial"/>
            </w:rPr>
            <w:delText>R</w:delText>
          </w:r>
        </w:del>
      </w:ins>
      <w:ins w:id="2721" w:author="Rev 9 Allen Wirfs-Brock" w:date="2012-07-06T09:44:00Z">
        <w:del w:id="2722" w:author="Rev 10 Allen Wirfs-Brock" w:date="2012-07-29T11:27:00Z">
          <w:r w:rsidRPr="00E77497" w:rsidDel="00387B31">
            <w:rPr>
              <w:rFonts w:ascii="Arial" w:hAnsi="Arial"/>
            </w:rPr>
            <w:delText>V</w:delText>
          </w:r>
        </w:del>
      </w:ins>
      <w:ins w:id="2723" w:author="Rev 10 Allen Wirfs-Brock" w:date="2012-07-29T11:27:00Z">
        <w:r w:rsidR="00387B31">
          <w:rPr>
            <w:rFonts w:ascii="Arial" w:hAnsi="Arial"/>
          </w:rPr>
          <w:t>TRV</w:t>
        </w:r>
      </w:ins>
      <w:ins w:id="2724" w:author="Rev 9 Allen Wirfs-Brock" w:date="2012-07-06T09:44:00Z">
        <w:r w:rsidRPr="00E77497">
          <w:rPr>
            <w:rFonts w:ascii="Arial" w:hAnsi="Arial"/>
          </w:rPr>
          <w:t xml:space="preserve"> of</w:t>
        </w:r>
        <w:r w:rsidRPr="00E77497">
          <w:t xml:space="preserve"> </w:t>
        </w:r>
        <w:del w:id="2725" w:author="Rev 10 Allen Wirfs-Brock" w:date="2012-07-29T11:32:00Z">
          <w:r w:rsidRPr="001E1EC2" w:rsidDel="00387B31">
            <w:rPr>
              <w:i/>
            </w:rPr>
            <w:delText>Quasi</w:delText>
          </w:r>
        </w:del>
      </w:ins>
      <w:ins w:id="2726" w:author="Rev 10 Allen Wirfs-Brock" w:date="2012-07-29T11:32:00Z">
        <w:r w:rsidR="00387B31">
          <w:rPr>
            <w:i/>
          </w:rPr>
          <w:t>Template</w:t>
        </w:r>
      </w:ins>
      <w:ins w:id="2727" w:author="Rev 9 Allen Wirfs-Brock" w:date="2012-07-06T09:44:00Z">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ins>
      <w:ins w:id="2728" w:author="Rev 9 Allen Wirfs-Brock" w:date="2012-07-06T12:54:00Z">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ins>
    </w:p>
    <w:p w:rsidR="007E0FF6" w:rsidRPr="00E77497" w:rsidRDefault="007E0FF6" w:rsidP="007E0FF6">
      <w:pPr>
        <w:pStyle w:val="MathSpecialCase3"/>
        <w:numPr>
          <w:ilvl w:val="2"/>
          <w:numId w:val="31"/>
        </w:numPr>
        <w:tabs>
          <w:tab w:val="left" w:pos="450"/>
        </w:tabs>
        <w:spacing w:after="0"/>
        <w:ind w:left="446" w:hanging="446"/>
        <w:rPr>
          <w:ins w:id="2729" w:author="Rev 9 Allen Wirfs-Brock" w:date="2012-07-06T09:44:00Z"/>
        </w:rPr>
      </w:pPr>
      <w:ins w:id="2730" w:author="Rev 9 Allen Wirfs-Brock" w:date="2012-07-06T09:44:00Z">
        <w:r w:rsidRPr="00E77497">
          <w:rPr>
            <w:rFonts w:ascii="Arial" w:hAnsi="Arial"/>
          </w:rPr>
          <w:t xml:space="preserve">The </w:t>
        </w:r>
        <w:del w:id="2731" w:author="Rev 10 Allen Wirfs-Brock" w:date="2012-07-29T11:27:00Z">
          <w:r w:rsidDel="00387B31">
            <w:rPr>
              <w:rFonts w:ascii="Arial" w:hAnsi="Arial"/>
            </w:rPr>
            <w:delText>Q</w:delText>
          </w:r>
        </w:del>
      </w:ins>
      <w:ins w:id="2732" w:author="Rev 9 Allen Wirfs-Brock" w:date="2012-07-06T10:00:00Z">
        <w:del w:id="2733" w:author="Rev 10 Allen Wirfs-Brock" w:date="2012-07-29T11:27:00Z">
          <w:r w:rsidR="009C6441" w:rsidDel="00387B31">
            <w:rPr>
              <w:rFonts w:ascii="Arial" w:hAnsi="Arial"/>
            </w:rPr>
            <w:delText>R</w:delText>
          </w:r>
        </w:del>
      </w:ins>
      <w:ins w:id="2734" w:author="Rev 9 Allen Wirfs-Brock" w:date="2012-07-06T09:44:00Z">
        <w:del w:id="2735" w:author="Rev 10 Allen Wirfs-Brock" w:date="2012-07-29T11:27:00Z">
          <w:r w:rsidRPr="00E77497" w:rsidDel="00387B31">
            <w:rPr>
              <w:rFonts w:ascii="Arial" w:hAnsi="Arial"/>
            </w:rPr>
            <w:delText>V</w:delText>
          </w:r>
        </w:del>
      </w:ins>
      <w:ins w:id="2736" w:author="Rev 10 Allen Wirfs-Brock" w:date="2012-07-29T11:27:00Z">
        <w:r w:rsidR="00387B31">
          <w:rPr>
            <w:rFonts w:ascii="Arial" w:hAnsi="Arial"/>
          </w:rPr>
          <w:t>TRV</w:t>
        </w:r>
      </w:ins>
      <w:ins w:id="2737" w:author="Rev 9 Allen Wirfs-Brock" w:date="2012-07-06T09:44:00Z">
        <w:r w:rsidRPr="00E77497">
          <w:rPr>
            <w:rFonts w:ascii="Arial" w:hAnsi="Arial"/>
          </w:rPr>
          <w:t xml:space="preserve"> of</w:t>
        </w:r>
        <w:r w:rsidRPr="00E77497">
          <w:t xml:space="preserve"> </w:t>
        </w:r>
        <w:del w:id="2738" w:author="Rev 10 Allen Wirfs-Brock" w:date="2012-07-29T11:32:00Z">
          <w:r w:rsidRPr="001E1EC2" w:rsidDel="00387B31">
            <w:rPr>
              <w:i/>
            </w:rPr>
            <w:delText>Quasi</w:delText>
          </w:r>
        </w:del>
      </w:ins>
      <w:ins w:id="2739" w:author="Rev 10 Allen Wirfs-Brock" w:date="2012-07-29T11:32:00Z">
        <w:r w:rsidR="00387B31">
          <w:rPr>
            <w:i/>
          </w:rPr>
          <w:t>Template</w:t>
        </w:r>
      </w:ins>
      <w:ins w:id="2740" w:author="Rev 9 Allen Wirfs-Brock" w:date="2012-07-06T09:44:00Z">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ins>
    </w:p>
    <w:p w:rsidR="007E0FF6" w:rsidRPr="00E77497" w:rsidRDefault="007E0FF6" w:rsidP="007E0FF6">
      <w:pPr>
        <w:pStyle w:val="MathSpecialCase3"/>
        <w:numPr>
          <w:ilvl w:val="2"/>
          <w:numId w:val="31"/>
        </w:numPr>
        <w:tabs>
          <w:tab w:val="left" w:pos="450"/>
        </w:tabs>
        <w:spacing w:after="0"/>
        <w:ind w:left="446" w:hanging="446"/>
        <w:rPr>
          <w:ins w:id="2741" w:author="Rev 9 Allen Wirfs-Brock" w:date="2012-07-06T09:44:00Z"/>
        </w:rPr>
      </w:pPr>
      <w:ins w:id="2742" w:author="Rev 9 Allen Wirfs-Brock" w:date="2012-07-06T09:44:00Z">
        <w:r w:rsidRPr="00E77497">
          <w:rPr>
            <w:rFonts w:ascii="Arial" w:hAnsi="Arial"/>
          </w:rPr>
          <w:t xml:space="preserve">The </w:t>
        </w:r>
        <w:del w:id="2743" w:author="Rev 10 Allen Wirfs-Brock" w:date="2012-07-29T11:27:00Z">
          <w:r w:rsidDel="00387B31">
            <w:rPr>
              <w:rFonts w:ascii="Arial" w:hAnsi="Arial"/>
            </w:rPr>
            <w:delText>Q</w:delText>
          </w:r>
        </w:del>
      </w:ins>
      <w:ins w:id="2744" w:author="Rev 9 Allen Wirfs-Brock" w:date="2012-07-06T10:14:00Z">
        <w:del w:id="2745" w:author="Rev 10 Allen Wirfs-Brock" w:date="2012-07-29T11:27:00Z">
          <w:r w:rsidR="00665EB3" w:rsidDel="00387B31">
            <w:rPr>
              <w:rFonts w:ascii="Arial" w:hAnsi="Arial"/>
            </w:rPr>
            <w:delText>R</w:delText>
          </w:r>
        </w:del>
      </w:ins>
      <w:ins w:id="2746" w:author="Rev 9 Allen Wirfs-Brock" w:date="2012-07-06T09:44:00Z">
        <w:del w:id="2747" w:author="Rev 10 Allen Wirfs-Brock" w:date="2012-07-29T11:27:00Z">
          <w:r w:rsidRPr="00E77497" w:rsidDel="00387B31">
            <w:rPr>
              <w:rFonts w:ascii="Arial" w:hAnsi="Arial"/>
            </w:rPr>
            <w:delText>V</w:delText>
          </w:r>
        </w:del>
      </w:ins>
      <w:ins w:id="2748" w:author="Rev 10 Allen Wirfs-Brock" w:date="2012-07-29T11:27:00Z">
        <w:r w:rsidR="00387B31">
          <w:rPr>
            <w:rFonts w:ascii="Arial" w:hAnsi="Arial"/>
          </w:rPr>
          <w:t>TRV</w:t>
        </w:r>
      </w:ins>
      <w:ins w:id="2749" w:author="Rev 9 Allen Wirfs-Brock" w:date="2012-07-06T09:44:00Z">
        <w:r w:rsidRPr="00E77497">
          <w:rPr>
            <w:rFonts w:ascii="Arial" w:hAnsi="Arial"/>
          </w:rPr>
          <w:t xml:space="preserve"> of</w:t>
        </w:r>
        <w:r w:rsidRPr="00E77497">
          <w:t xml:space="preserve"> </w:t>
        </w:r>
        <w:del w:id="2750" w:author="Rev 10 Allen Wirfs-Brock" w:date="2012-07-29T11:32:00Z">
          <w:r w:rsidRPr="001E1EC2" w:rsidDel="00387B31">
            <w:rPr>
              <w:i/>
            </w:rPr>
            <w:delText>Quasi</w:delText>
          </w:r>
        </w:del>
      </w:ins>
      <w:ins w:id="2751" w:author="Rev 10 Allen Wirfs-Brock" w:date="2012-07-29T11:32:00Z">
        <w:r w:rsidR="00387B31">
          <w:rPr>
            <w:i/>
          </w:rPr>
          <w:t>Template</w:t>
        </w:r>
      </w:ins>
      <w:ins w:id="2752" w:author="Rev 9 Allen Wirfs-Brock" w:date="2012-07-06T09:44:00Z">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ins>
      <w:ins w:id="2753" w:author="Rev 9 Allen Wirfs-Brock" w:date="2012-07-06T10:14:00Z">
        <w:r w:rsidR="00665EB3">
          <w:rPr>
            <w:rFonts w:ascii="Arial" w:hAnsi="Arial" w:cs="Arial"/>
          </w:rPr>
          <w:t xml:space="preserve"> sequence consisting of the</w:t>
        </w:r>
      </w:ins>
      <w:ins w:id="2754" w:author="Rev 9 Allen Wirfs-Brock" w:date="2012-07-06T10:15:00Z">
        <w:r w:rsidR="00665EB3">
          <w:rPr>
            <w:rFonts w:ascii="Arial" w:hAnsi="Arial" w:cs="Arial"/>
          </w:rPr>
          <w:t xml:space="preserve"> code unit value </w:t>
        </w:r>
        <w:r w:rsidR="00665EB3">
          <w:t>0x00</w:t>
        </w:r>
      </w:ins>
      <w:ins w:id="2755" w:author="Rev 9 Allen Wirfs-Brock" w:date="2012-07-06T10:16:00Z">
        <w:r w:rsidR="00665EB3">
          <w:t>5C</w:t>
        </w:r>
      </w:ins>
      <w:ins w:id="2756" w:author="Rev 9 Allen Wirfs-Brock" w:date="2012-07-06T10:14:00Z">
        <w:r w:rsidR="00665EB3">
          <w:rPr>
            <w:rFonts w:ascii="Arial" w:hAnsi="Arial" w:cs="Arial"/>
          </w:rPr>
          <w:t xml:space="preserve"> </w:t>
        </w:r>
      </w:ins>
      <w:ins w:id="2757" w:author="Rev 9 Allen Wirfs-Brock" w:date="2012-07-06T09:44:00Z">
        <w:r>
          <w:rPr>
            <w:rFonts w:ascii="Arial" w:hAnsi="Arial" w:cs="Arial"/>
          </w:rPr>
          <w:t xml:space="preserve"> </w:t>
        </w:r>
      </w:ins>
      <w:ins w:id="2758" w:author="Rev 9 Allen Wirfs-Brock" w:date="2012-07-06T10:16:00Z">
        <w:r w:rsidR="00665EB3">
          <w:rPr>
            <w:rFonts w:ascii="Arial" w:hAnsi="Arial" w:cs="Arial"/>
          </w:rPr>
          <w:t xml:space="preserve">followed by the code units of </w:t>
        </w:r>
      </w:ins>
      <w:ins w:id="2759" w:author="Rev 9 Allen Wirfs-Brock" w:date="2012-07-06T10:19:00Z">
        <w:del w:id="2760" w:author="Rev 10 Allen Wirfs-Brock" w:date="2012-07-29T11:27:00Z">
          <w:r w:rsidR="00665EB3" w:rsidDel="00387B31">
            <w:rPr>
              <w:rFonts w:ascii="Arial" w:hAnsi="Arial" w:cs="Arial"/>
            </w:rPr>
            <w:delText>Q</w:delText>
          </w:r>
        </w:del>
      </w:ins>
      <w:ins w:id="2761" w:author="Rev 9 Allen Wirfs-Brock" w:date="2012-07-06T10:16:00Z">
        <w:del w:id="2762" w:author="Rev 10 Allen Wirfs-Brock" w:date="2012-07-29T11:27:00Z">
          <w:r w:rsidR="00665EB3" w:rsidDel="00387B31">
            <w:rPr>
              <w:rFonts w:ascii="Arial" w:hAnsi="Arial" w:cs="Arial"/>
            </w:rPr>
            <w:delText>R</w:delText>
          </w:r>
        </w:del>
      </w:ins>
      <w:ins w:id="2763" w:author="Rev 9 Allen Wirfs-Brock" w:date="2012-07-06T09:44:00Z">
        <w:del w:id="2764" w:author="Rev 10 Allen Wirfs-Brock" w:date="2012-07-29T11:27:00Z">
          <w:r w:rsidDel="00387B31">
            <w:rPr>
              <w:rFonts w:ascii="Arial" w:hAnsi="Arial" w:cs="Arial"/>
            </w:rPr>
            <w:delText>V</w:delText>
          </w:r>
        </w:del>
      </w:ins>
      <w:ins w:id="2765" w:author="Rev 10 Allen Wirfs-Brock" w:date="2012-07-29T11:27:00Z">
        <w:r w:rsidR="00387B31">
          <w:rPr>
            <w:rFonts w:ascii="Arial" w:hAnsi="Arial" w:cs="Arial"/>
          </w:rPr>
          <w:t>TRV</w:t>
        </w:r>
      </w:ins>
      <w:ins w:id="2766" w:author="Rev 9 Allen Wirfs-Brock" w:date="2012-07-06T09:44:00Z">
        <w:r>
          <w:rPr>
            <w:rFonts w:ascii="Arial" w:hAnsi="Arial" w:cs="Arial"/>
          </w:rPr>
          <w:t xml:space="preserve"> of </w:t>
        </w:r>
        <w:r w:rsidRPr="001E1EC2">
          <w:rPr>
            <w:i/>
          </w:rPr>
          <w:t>EscapeSequence</w:t>
        </w:r>
        <w:r w:rsidRPr="00E77497">
          <w:rPr>
            <w:rFonts w:ascii="Arial" w:hAnsi="Arial" w:cs="Arial"/>
          </w:rPr>
          <w:t>.</w:t>
        </w:r>
      </w:ins>
    </w:p>
    <w:p w:rsidR="007E0FF6" w:rsidRPr="00E77497" w:rsidRDefault="007E0FF6" w:rsidP="007E0FF6">
      <w:pPr>
        <w:pStyle w:val="MathSpecialCase3"/>
        <w:numPr>
          <w:ilvl w:val="2"/>
          <w:numId w:val="31"/>
        </w:numPr>
        <w:tabs>
          <w:tab w:val="left" w:pos="450"/>
        </w:tabs>
        <w:spacing w:after="0"/>
        <w:ind w:left="446" w:hanging="446"/>
        <w:rPr>
          <w:ins w:id="2767" w:author="Rev 9 Allen Wirfs-Brock" w:date="2012-07-06T09:44:00Z"/>
        </w:rPr>
      </w:pPr>
      <w:ins w:id="2768" w:author="Rev 9 Allen Wirfs-Brock" w:date="2012-07-06T09:44:00Z">
        <w:r w:rsidRPr="00E77497">
          <w:rPr>
            <w:rFonts w:ascii="Arial" w:hAnsi="Arial"/>
          </w:rPr>
          <w:t xml:space="preserve">The </w:t>
        </w:r>
        <w:del w:id="2769" w:author="Rev 10 Allen Wirfs-Brock" w:date="2012-07-29T11:27:00Z">
          <w:r w:rsidDel="00387B31">
            <w:rPr>
              <w:rFonts w:ascii="Arial" w:hAnsi="Arial"/>
            </w:rPr>
            <w:delText>Q</w:delText>
          </w:r>
        </w:del>
      </w:ins>
      <w:ins w:id="2770" w:author="Rev 9 Allen Wirfs-Brock" w:date="2012-07-06T10:17:00Z">
        <w:del w:id="2771" w:author="Rev 10 Allen Wirfs-Brock" w:date="2012-07-29T11:27:00Z">
          <w:r w:rsidR="00665EB3" w:rsidDel="00387B31">
            <w:rPr>
              <w:rFonts w:ascii="Arial" w:hAnsi="Arial"/>
            </w:rPr>
            <w:delText>R</w:delText>
          </w:r>
        </w:del>
      </w:ins>
      <w:ins w:id="2772" w:author="Rev 9 Allen Wirfs-Brock" w:date="2012-07-06T09:44:00Z">
        <w:del w:id="2773" w:author="Rev 10 Allen Wirfs-Brock" w:date="2012-07-29T11:27:00Z">
          <w:r w:rsidRPr="00E77497" w:rsidDel="00387B31">
            <w:rPr>
              <w:rFonts w:ascii="Arial" w:hAnsi="Arial"/>
            </w:rPr>
            <w:delText>V</w:delText>
          </w:r>
        </w:del>
      </w:ins>
      <w:ins w:id="2774" w:author="Rev 10 Allen Wirfs-Brock" w:date="2012-07-29T11:27:00Z">
        <w:r w:rsidR="00387B31">
          <w:rPr>
            <w:rFonts w:ascii="Arial" w:hAnsi="Arial"/>
          </w:rPr>
          <w:t>TRV</w:t>
        </w:r>
      </w:ins>
      <w:ins w:id="2775" w:author="Rev 9 Allen Wirfs-Brock" w:date="2012-07-06T09:44:00Z">
        <w:r w:rsidRPr="00E77497">
          <w:rPr>
            <w:rFonts w:ascii="Arial" w:hAnsi="Arial"/>
          </w:rPr>
          <w:t xml:space="preserve"> of</w:t>
        </w:r>
        <w:r w:rsidRPr="00E77497">
          <w:t xml:space="preserve"> </w:t>
        </w:r>
        <w:del w:id="2776" w:author="Rev 10 Allen Wirfs-Brock" w:date="2012-07-29T11:32:00Z">
          <w:r w:rsidRPr="001E1EC2" w:rsidDel="00387B31">
            <w:rPr>
              <w:i/>
            </w:rPr>
            <w:delText>Quasi</w:delText>
          </w:r>
        </w:del>
      </w:ins>
      <w:ins w:id="2777" w:author="Rev 10 Allen Wirfs-Brock" w:date="2012-07-29T11:32:00Z">
        <w:r w:rsidR="00387B31">
          <w:rPr>
            <w:i/>
          </w:rPr>
          <w:t>Template</w:t>
        </w:r>
      </w:ins>
      <w:ins w:id="2778" w:author="Rev 9 Allen Wirfs-Brock" w:date="2012-07-06T09:44:00Z">
        <w:r>
          <w:rPr>
            <w:i/>
          </w:rPr>
          <w:t>Character</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del w:id="2779" w:author="Rev 10 Allen Wirfs-Brock" w:date="2012-07-29T11:27:00Z">
          <w:r w:rsidDel="00387B31">
            <w:rPr>
              <w:rFonts w:ascii="Arial" w:hAnsi="Arial"/>
            </w:rPr>
            <w:delText>Q</w:delText>
          </w:r>
        </w:del>
      </w:ins>
      <w:ins w:id="2780" w:author="Rev 9 Allen Wirfs-Brock" w:date="2012-07-06T10:18:00Z">
        <w:del w:id="2781" w:author="Rev 10 Allen Wirfs-Brock" w:date="2012-07-29T11:27:00Z">
          <w:r w:rsidR="00665EB3" w:rsidDel="00387B31">
            <w:rPr>
              <w:rFonts w:ascii="Arial" w:hAnsi="Arial"/>
            </w:rPr>
            <w:delText>R</w:delText>
          </w:r>
        </w:del>
      </w:ins>
      <w:ins w:id="2782" w:author="Rev 9 Allen Wirfs-Brock" w:date="2012-07-06T09:44:00Z">
        <w:del w:id="2783" w:author="Rev 10 Allen Wirfs-Brock" w:date="2012-07-29T11:27:00Z">
          <w:r w:rsidDel="00387B31">
            <w:rPr>
              <w:rFonts w:ascii="Arial" w:hAnsi="Arial"/>
            </w:rPr>
            <w:delText>V</w:delText>
          </w:r>
        </w:del>
      </w:ins>
      <w:ins w:id="2784" w:author="Rev 10 Allen Wirfs-Brock" w:date="2012-07-29T11:27:00Z">
        <w:r w:rsidR="00387B31">
          <w:rPr>
            <w:rFonts w:ascii="Arial" w:hAnsi="Arial"/>
          </w:rPr>
          <w:t>TRV</w:t>
        </w:r>
      </w:ins>
      <w:ins w:id="2785" w:author="Rev 9 Allen Wirfs-Brock" w:date="2012-07-06T09:44:00Z">
        <w:r>
          <w:rPr>
            <w:rFonts w:ascii="Arial" w:hAnsi="Arial"/>
          </w:rPr>
          <w:t xml:space="preserve"> of </w:t>
        </w:r>
        <w:r w:rsidRPr="001E1EC2">
          <w:rPr>
            <w:i/>
          </w:rPr>
          <w:t>LineContinuation</w:t>
        </w:r>
        <w:r w:rsidRPr="00E77497">
          <w:t>.</w:t>
        </w:r>
      </w:ins>
    </w:p>
    <w:p w:rsidR="00C5377E" w:rsidRPr="00E77497" w:rsidRDefault="00C5377E" w:rsidP="00C5377E">
      <w:pPr>
        <w:pStyle w:val="MathSpecialCase3"/>
        <w:numPr>
          <w:ilvl w:val="2"/>
          <w:numId w:val="31"/>
        </w:numPr>
        <w:tabs>
          <w:tab w:val="left" w:pos="450"/>
        </w:tabs>
        <w:spacing w:after="0"/>
        <w:ind w:left="446" w:hanging="446"/>
        <w:rPr>
          <w:ins w:id="2786" w:author="Rev 9 Allen Wirfs-Brock" w:date="2012-07-06T12:59:00Z"/>
        </w:rPr>
      </w:pPr>
      <w:ins w:id="2787" w:author="Rev 9 Allen Wirfs-Brock" w:date="2012-07-06T12:59:00Z">
        <w:r w:rsidRPr="00E77497">
          <w:rPr>
            <w:rFonts w:ascii="Arial" w:hAnsi="Arial"/>
          </w:rPr>
          <w:t xml:space="preserve">The </w:t>
        </w:r>
        <w:del w:id="2788" w:author="Rev 10 Allen Wirfs-Brock" w:date="2012-07-29T11:27:00Z">
          <w:r w:rsidDel="00387B31">
            <w:rPr>
              <w:rFonts w:ascii="Arial" w:hAnsi="Arial"/>
            </w:rPr>
            <w:delText>QR</w:delText>
          </w:r>
          <w:r w:rsidRPr="00E77497" w:rsidDel="00387B31">
            <w:rPr>
              <w:rFonts w:ascii="Arial" w:hAnsi="Arial"/>
            </w:rPr>
            <w:delText>V</w:delText>
          </w:r>
        </w:del>
      </w:ins>
      <w:ins w:id="2789" w:author="Rev 10 Allen Wirfs-Brock" w:date="2012-07-29T11:27:00Z">
        <w:r w:rsidR="00387B31">
          <w:rPr>
            <w:rFonts w:ascii="Arial" w:hAnsi="Arial"/>
          </w:rPr>
          <w:t>TRV</w:t>
        </w:r>
      </w:ins>
      <w:ins w:id="2790"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ins>
      <w:ins w:id="2791" w:author="Rev 9 Allen Wirfs-Brock" w:date="2012-07-06T13:15:00Z">
        <w:del w:id="2792" w:author="Rev 10 Allen Wirfs-Brock" w:date="2012-07-29T11:27:00Z">
          <w:r w:rsidR="00806173" w:rsidDel="00387B31">
            <w:rPr>
              <w:rFonts w:ascii="Arial" w:hAnsi="Arial" w:cs="Arial"/>
            </w:rPr>
            <w:delText>QRV</w:delText>
          </w:r>
        </w:del>
      </w:ins>
      <w:ins w:id="2793" w:author="Rev 10 Allen Wirfs-Brock" w:date="2012-07-29T11:27:00Z">
        <w:r w:rsidR="00387B31">
          <w:rPr>
            <w:rFonts w:ascii="Arial" w:hAnsi="Arial" w:cs="Arial"/>
          </w:rPr>
          <w:t>TRV</w:t>
        </w:r>
      </w:ins>
      <w:ins w:id="2794" w:author="Rev 9 Allen Wirfs-Brock" w:date="2012-07-06T12:59:00Z">
        <w:r w:rsidRPr="00E77497">
          <w:rPr>
            <w:rFonts w:ascii="Arial" w:hAnsi="Arial" w:cs="Arial"/>
          </w:rPr>
          <w:t xml:space="preserve"> of the</w:t>
        </w:r>
        <w:r w:rsidRPr="00E77497">
          <w:rPr>
            <w:i/>
          </w:rPr>
          <w:t xml:space="preserve"> CharacterEscapeSequence</w:t>
        </w:r>
        <w:r w:rsidRPr="00E77497">
          <w:t>.</w:t>
        </w:r>
      </w:ins>
    </w:p>
    <w:p w:rsidR="00C5377E" w:rsidRPr="00E77497" w:rsidRDefault="00C5377E" w:rsidP="00C5377E">
      <w:pPr>
        <w:pStyle w:val="MathSpecialCase3"/>
        <w:numPr>
          <w:ilvl w:val="2"/>
          <w:numId w:val="31"/>
        </w:numPr>
        <w:tabs>
          <w:tab w:val="left" w:pos="450"/>
        </w:tabs>
        <w:spacing w:after="0"/>
        <w:ind w:left="446" w:hanging="446"/>
        <w:rPr>
          <w:ins w:id="2795" w:author="Rev 9 Allen Wirfs-Brock" w:date="2012-07-06T12:59:00Z"/>
        </w:rPr>
      </w:pPr>
      <w:ins w:id="2796" w:author="Rev 9 Allen Wirfs-Brock" w:date="2012-07-06T12:59:00Z">
        <w:r w:rsidRPr="00E77497">
          <w:rPr>
            <w:rFonts w:ascii="Arial" w:hAnsi="Arial"/>
          </w:rPr>
          <w:t xml:space="preserve">The </w:t>
        </w:r>
      </w:ins>
      <w:ins w:id="2797" w:author="Rev 9 Allen Wirfs-Brock" w:date="2012-07-06T13:26:00Z">
        <w:del w:id="2798" w:author="Rev 10 Allen Wirfs-Brock" w:date="2012-07-29T11:27:00Z">
          <w:r w:rsidR="003B1D6B" w:rsidDel="00387B31">
            <w:rPr>
              <w:rFonts w:ascii="Arial" w:hAnsi="Arial"/>
            </w:rPr>
            <w:delText>QR</w:delText>
          </w:r>
        </w:del>
      </w:ins>
      <w:ins w:id="2799" w:author="Rev 9 Allen Wirfs-Brock" w:date="2012-07-06T12:59:00Z">
        <w:del w:id="2800" w:author="Rev 10 Allen Wirfs-Brock" w:date="2012-07-29T11:27:00Z">
          <w:r w:rsidRPr="00E77497" w:rsidDel="00387B31">
            <w:rPr>
              <w:rFonts w:ascii="Arial" w:hAnsi="Arial"/>
            </w:rPr>
            <w:delText>V</w:delText>
          </w:r>
        </w:del>
      </w:ins>
      <w:ins w:id="2801" w:author="Rev 10 Allen Wirfs-Brock" w:date="2012-07-29T11:27:00Z">
        <w:r w:rsidR="00387B31">
          <w:rPr>
            <w:rFonts w:ascii="Arial" w:hAnsi="Arial"/>
          </w:rPr>
          <w:t>TRV</w:t>
        </w:r>
      </w:ins>
      <w:ins w:id="2802"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ins>
      <w:ins w:id="2803" w:author="Rev 9 Allen Wirfs-Brock" w:date="2012-07-06T13:28:00Z">
        <w:r w:rsidR="003B1D6B">
          <w:t>0x</w:t>
        </w:r>
      </w:ins>
      <w:ins w:id="2804" w:author="Rev 9 Allen Wirfs-Brock" w:date="2012-07-06T13:59:00Z">
        <w:r w:rsidR="004A5E29">
          <w:t>00</w:t>
        </w:r>
      </w:ins>
      <w:ins w:id="2805" w:author="Rev 9 Allen Wirfs-Brock" w:date="2012-07-06T13:28:00Z">
        <w:r w:rsidR="003B1D6B">
          <w:t>30</w:t>
        </w:r>
      </w:ins>
      <w:ins w:id="2806" w:author="Rev 9 Allen Wirfs-Brock" w:date="2012-07-06T12:59:00Z">
        <w:r>
          <w:rPr>
            <w:rFonts w:ascii="Arial" w:hAnsi="Arial" w:cs="Arial"/>
          </w:rPr>
          <w:t>.</w:t>
        </w:r>
        <w:r w:rsidRPr="00E77497">
          <w:rPr>
            <w:rFonts w:ascii="Arial" w:hAnsi="Arial" w:cs="Arial"/>
          </w:rPr>
          <w:t xml:space="preserve"> </w:t>
        </w:r>
      </w:ins>
    </w:p>
    <w:p w:rsidR="00C5377E" w:rsidRPr="00E77497" w:rsidRDefault="00C5377E" w:rsidP="00C5377E">
      <w:pPr>
        <w:pStyle w:val="MathSpecialCase3"/>
        <w:numPr>
          <w:ilvl w:val="2"/>
          <w:numId w:val="31"/>
        </w:numPr>
        <w:tabs>
          <w:tab w:val="left" w:pos="450"/>
        </w:tabs>
        <w:spacing w:after="0"/>
        <w:ind w:left="446" w:hanging="446"/>
        <w:rPr>
          <w:ins w:id="2807" w:author="Rev 9 Allen Wirfs-Brock" w:date="2012-07-06T12:59:00Z"/>
        </w:rPr>
      </w:pPr>
      <w:ins w:id="2808" w:author="Rev 9 Allen Wirfs-Brock" w:date="2012-07-06T12:59:00Z">
        <w:r w:rsidRPr="00E77497">
          <w:rPr>
            <w:rFonts w:ascii="Arial" w:hAnsi="Arial"/>
          </w:rPr>
          <w:t xml:space="preserve">The </w:t>
        </w:r>
      </w:ins>
      <w:ins w:id="2809" w:author="Rev 9 Allen Wirfs-Brock" w:date="2012-07-06T13:28:00Z">
        <w:del w:id="2810" w:author="Rev 10 Allen Wirfs-Brock" w:date="2012-07-29T11:27:00Z">
          <w:r w:rsidR="003B1D6B" w:rsidDel="00387B31">
            <w:rPr>
              <w:rFonts w:ascii="Arial" w:hAnsi="Arial"/>
            </w:rPr>
            <w:delText>QR</w:delText>
          </w:r>
        </w:del>
      </w:ins>
      <w:ins w:id="2811" w:author="Rev 9 Allen Wirfs-Brock" w:date="2012-07-06T12:59:00Z">
        <w:del w:id="2812" w:author="Rev 10 Allen Wirfs-Brock" w:date="2012-07-29T11:27:00Z">
          <w:r w:rsidRPr="00E77497" w:rsidDel="00387B31">
            <w:rPr>
              <w:rFonts w:ascii="Arial" w:hAnsi="Arial"/>
            </w:rPr>
            <w:delText>V</w:delText>
          </w:r>
        </w:del>
      </w:ins>
      <w:ins w:id="2813" w:author="Rev 10 Allen Wirfs-Brock" w:date="2012-07-29T11:27:00Z">
        <w:r w:rsidR="00387B31">
          <w:rPr>
            <w:rFonts w:ascii="Arial" w:hAnsi="Arial"/>
          </w:rPr>
          <w:t>TRV</w:t>
        </w:r>
      </w:ins>
      <w:ins w:id="2814"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ins>
      <w:ins w:id="2815" w:author="Rev 9 Allen Wirfs-Brock" w:date="2012-07-06T13:29:00Z">
        <w:del w:id="2816" w:author="Rev 10 Allen Wirfs-Brock" w:date="2012-07-29T11:27:00Z">
          <w:r w:rsidR="003B1D6B" w:rsidDel="00387B31">
            <w:rPr>
              <w:rFonts w:ascii="Arial" w:hAnsi="Arial" w:cs="Arial"/>
            </w:rPr>
            <w:delText>QRV</w:delText>
          </w:r>
        </w:del>
      </w:ins>
      <w:ins w:id="2817" w:author="Rev 10 Allen Wirfs-Brock" w:date="2012-07-29T11:27:00Z">
        <w:r w:rsidR="00387B31">
          <w:rPr>
            <w:rFonts w:ascii="Arial" w:hAnsi="Arial" w:cs="Arial"/>
          </w:rPr>
          <w:t>TRV</w:t>
        </w:r>
      </w:ins>
      <w:ins w:id="2818" w:author="Rev 9 Allen Wirfs-Brock" w:date="2012-07-06T12:59:00Z">
        <w:r w:rsidRPr="00E77497">
          <w:rPr>
            <w:rFonts w:ascii="Arial" w:hAnsi="Arial" w:cs="Arial"/>
          </w:rPr>
          <w:t xml:space="preserve"> of the</w:t>
        </w:r>
        <w:r w:rsidRPr="00E77497">
          <w:rPr>
            <w:i/>
          </w:rPr>
          <w:t xml:space="preserve"> HexEscapeSequence</w:t>
        </w:r>
        <w:r w:rsidRPr="00E77497">
          <w:t>.</w:t>
        </w:r>
      </w:ins>
    </w:p>
    <w:p w:rsidR="00C5377E" w:rsidRPr="00E77497" w:rsidRDefault="00C5377E" w:rsidP="00375AC0">
      <w:pPr>
        <w:pStyle w:val="MathSpecialCase3"/>
        <w:numPr>
          <w:ilvl w:val="2"/>
          <w:numId w:val="31"/>
        </w:numPr>
        <w:tabs>
          <w:tab w:val="left" w:pos="450"/>
        </w:tabs>
        <w:spacing w:after="0"/>
        <w:ind w:left="446" w:hanging="446"/>
        <w:rPr>
          <w:ins w:id="2819" w:author="Rev 9 Allen Wirfs-Brock" w:date="2012-07-06T12:59:00Z"/>
        </w:rPr>
      </w:pPr>
      <w:ins w:id="2820" w:author="Rev 9 Allen Wirfs-Brock" w:date="2012-07-06T12:59:00Z">
        <w:r w:rsidRPr="00E77497">
          <w:rPr>
            <w:rFonts w:ascii="Arial" w:hAnsi="Arial"/>
          </w:rPr>
          <w:t xml:space="preserve">The </w:t>
        </w:r>
        <w:del w:id="2821" w:author="Rev 11 Allen Wirfs-Brock" w:date="2012-10-25T16:44:00Z">
          <w:r w:rsidRPr="00E77497" w:rsidDel="00375AC0">
            <w:rPr>
              <w:rFonts w:ascii="Arial" w:hAnsi="Arial"/>
            </w:rPr>
            <w:delText>C</w:delText>
          </w:r>
        </w:del>
      </w:ins>
      <w:ins w:id="2822" w:author="Rev 11 Allen Wirfs-Brock" w:date="2012-10-25T16:44:00Z">
        <w:r w:rsidR="00375AC0">
          <w:rPr>
            <w:rFonts w:ascii="Arial" w:hAnsi="Arial"/>
          </w:rPr>
          <w:t>T</w:t>
        </w:r>
      </w:ins>
      <w:ins w:id="2823" w:author="Rev 9 Allen Wirfs-Brock" w:date="2012-07-06T13:44:00Z">
        <w:r w:rsidR="008B0F52">
          <w:rPr>
            <w:rFonts w:ascii="Arial" w:hAnsi="Arial"/>
          </w:rPr>
          <w:t>R</w:t>
        </w:r>
      </w:ins>
      <w:ins w:id="2824" w:author="Rev 9 Allen Wirfs-Brock" w:date="2012-07-06T12:59:00Z">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del w:id="2825" w:author="Rev 11 Allen Wirfs-Brock" w:date="2012-10-25T16:44:00Z">
          <w:r w:rsidRPr="00E77497" w:rsidDel="00375AC0">
            <w:rPr>
              <w:rFonts w:ascii="Arial" w:hAnsi="Arial" w:cs="Arial"/>
            </w:rPr>
            <w:delText>C</w:delText>
          </w:r>
        </w:del>
      </w:ins>
      <w:ins w:id="2826" w:author="Rev 11 Allen Wirfs-Brock" w:date="2012-10-25T16:44:00Z">
        <w:r w:rsidR="00375AC0">
          <w:rPr>
            <w:rFonts w:ascii="Arial" w:hAnsi="Arial" w:cs="Arial"/>
          </w:rPr>
          <w:t>T</w:t>
        </w:r>
      </w:ins>
      <w:ins w:id="2827" w:author="Rev 9 Allen Wirfs-Brock" w:date="2012-07-06T13:44:00Z">
        <w:r w:rsidR="008B0F52">
          <w:rPr>
            <w:rFonts w:ascii="Arial" w:hAnsi="Arial" w:cs="Arial"/>
          </w:rPr>
          <w:t>R</w:t>
        </w:r>
      </w:ins>
      <w:ins w:id="2828" w:author="Rev 9 Allen Wirfs-Brock" w:date="2012-07-06T12:59:00Z">
        <w:r w:rsidRPr="00E77497">
          <w:rPr>
            <w:rFonts w:ascii="Arial" w:hAnsi="Arial" w:cs="Arial"/>
          </w:rPr>
          <w:t>V of the</w:t>
        </w:r>
        <w:r w:rsidRPr="00E77497">
          <w:rPr>
            <w:i/>
          </w:rPr>
          <w:t xml:space="preserve"> UnicodeEscapeSequence</w:t>
        </w:r>
        <w:r w:rsidRPr="00E77497">
          <w:t>.</w:t>
        </w:r>
      </w:ins>
    </w:p>
    <w:p w:rsidR="00806173" w:rsidRPr="00E77497" w:rsidRDefault="00806173" w:rsidP="00806173">
      <w:pPr>
        <w:pStyle w:val="MathSpecialCase3"/>
        <w:numPr>
          <w:ilvl w:val="2"/>
          <w:numId w:val="31"/>
        </w:numPr>
        <w:tabs>
          <w:tab w:val="left" w:pos="450"/>
        </w:tabs>
        <w:spacing w:after="0"/>
        <w:ind w:left="446" w:hanging="446"/>
        <w:rPr>
          <w:ins w:id="2829" w:author="Rev 9 Allen Wirfs-Brock" w:date="2012-07-06T13:06:00Z"/>
        </w:rPr>
      </w:pPr>
      <w:ins w:id="2830" w:author="Rev 9 Allen Wirfs-Brock" w:date="2012-07-06T13:06:00Z">
        <w:r w:rsidRPr="00E77497">
          <w:rPr>
            <w:rFonts w:ascii="Arial" w:hAnsi="Arial"/>
          </w:rPr>
          <w:t xml:space="preserve">The </w:t>
        </w:r>
      </w:ins>
      <w:ins w:id="2831" w:author="Rev 9 Allen Wirfs-Brock" w:date="2012-07-06T13:07:00Z">
        <w:del w:id="2832" w:author="Rev 10 Allen Wirfs-Brock" w:date="2012-07-29T11:27:00Z">
          <w:r w:rsidDel="00387B31">
            <w:rPr>
              <w:rFonts w:ascii="Arial" w:hAnsi="Arial"/>
            </w:rPr>
            <w:delText>QR</w:delText>
          </w:r>
        </w:del>
      </w:ins>
      <w:ins w:id="2833" w:author="Rev 9 Allen Wirfs-Brock" w:date="2012-07-06T13:06:00Z">
        <w:del w:id="2834" w:author="Rev 10 Allen Wirfs-Brock" w:date="2012-07-29T11:27:00Z">
          <w:r w:rsidRPr="00E77497" w:rsidDel="00387B31">
            <w:rPr>
              <w:rFonts w:ascii="Arial" w:hAnsi="Arial"/>
            </w:rPr>
            <w:delText>V</w:delText>
          </w:r>
        </w:del>
      </w:ins>
      <w:ins w:id="2835" w:author="Rev 10 Allen Wirfs-Brock" w:date="2012-07-29T11:27:00Z">
        <w:r w:rsidR="00387B31">
          <w:rPr>
            <w:rFonts w:ascii="Arial" w:hAnsi="Arial"/>
          </w:rPr>
          <w:t>TRV</w:t>
        </w:r>
      </w:ins>
      <w:ins w:id="2836" w:author="Rev 9 Allen Wirfs-Brock" w:date="2012-07-06T13:06:00Z">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ins>
      <w:ins w:id="2837" w:author="Rev 9 Allen Wirfs-Brock" w:date="2012-07-06T13:07:00Z">
        <w:r>
          <w:rPr>
            <w:i/>
          </w:rPr>
          <w:t>Single</w:t>
        </w:r>
      </w:ins>
      <w:ins w:id="2838" w:author="Rev 9 Allen Wirfs-Brock" w:date="2012-07-06T13:06:00Z">
        <w:r w:rsidRPr="00E77497">
          <w:rPr>
            <w:i/>
          </w:rPr>
          <w:t>EscapeCharacter</w:t>
        </w:r>
        <w:r w:rsidRPr="00E77497">
          <w:t xml:space="preserve"> </w:t>
        </w:r>
        <w:r w:rsidRPr="00E77497">
          <w:rPr>
            <w:rFonts w:ascii="Arial" w:hAnsi="Arial" w:cs="Arial"/>
          </w:rPr>
          <w:t xml:space="preserve">is the </w:t>
        </w:r>
      </w:ins>
      <w:ins w:id="2839" w:author="Rev 9 Allen Wirfs-Brock" w:date="2012-07-06T13:08:00Z">
        <w:del w:id="2840" w:author="Rev 10 Allen Wirfs-Brock" w:date="2012-07-29T11:27:00Z">
          <w:r w:rsidDel="00387B31">
            <w:rPr>
              <w:rFonts w:ascii="Arial" w:hAnsi="Arial" w:cs="Arial"/>
            </w:rPr>
            <w:delText>QR</w:delText>
          </w:r>
        </w:del>
      </w:ins>
      <w:ins w:id="2841" w:author="Rev 9 Allen Wirfs-Brock" w:date="2012-07-06T13:06:00Z">
        <w:del w:id="2842" w:author="Rev 10 Allen Wirfs-Brock" w:date="2012-07-29T11:27:00Z">
          <w:r w:rsidRPr="00E77497" w:rsidDel="00387B31">
            <w:rPr>
              <w:rFonts w:ascii="Arial" w:hAnsi="Arial" w:cs="Arial"/>
            </w:rPr>
            <w:delText>V</w:delText>
          </w:r>
        </w:del>
      </w:ins>
      <w:ins w:id="2843" w:author="Rev 10 Allen Wirfs-Brock" w:date="2012-07-29T11:27:00Z">
        <w:r w:rsidR="00387B31">
          <w:rPr>
            <w:rFonts w:ascii="Arial" w:hAnsi="Arial" w:cs="Arial"/>
          </w:rPr>
          <w:t>TRV</w:t>
        </w:r>
      </w:ins>
      <w:ins w:id="2844" w:author="Rev 9 Allen Wirfs-Brock" w:date="2012-07-06T13:06:00Z">
        <w:r w:rsidRPr="00E77497">
          <w:rPr>
            <w:rFonts w:ascii="Arial" w:hAnsi="Arial" w:cs="Arial"/>
          </w:rPr>
          <w:t xml:space="preserve"> of the</w:t>
        </w:r>
        <w:r w:rsidRPr="00E77497">
          <w:rPr>
            <w:i/>
          </w:rPr>
          <w:t xml:space="preserve"> </w:t>
        </w:r>
      </w:ins>
      <w:ins w:id="2845" w:author="Rev 9 Allen Wirfs-Brock" w:date="2012-07-06T13:15:00Z">
        <w:r>
          <w:rPr>
            <w:i/>
          </w:rPr>
          <w:t>Single</w:t>
        </w:r>
      </w:ins>
      <w:ins w:id="2846" w:author="Rev 9 Allen Wirfs-Brock" w:date="2012-07-06T13:06:00Z">
        <w:r w:rsidRPr="00E77497">
          <w:rPr>
            <w:i/>
          </w:rPr>
          <w:t>EscapeCharacter</w:t>
        </w:r>
        <w:r w:rsidRPr="00E77497">
          <w:t>.</w:t>
        </w:r>
      </w:ins>
    </w:p>
    <w:p w:rsidR="00806173" w:rsidRPr="00E77497" w:rsidRDefault="00806173" w:rsidP="00806173">
      <w:pPr>
        <w:pStyle w:val="MathSpecialCase3"/>
        <w:numPr>
          <w:ilvl w:val="2"/>
          <w:numId w:val="31"/>
        </w:numPr>
        <w:tabs>
          <w:tab w:val="left" w:pos="450"/>
        </w:tabs>
        <w:spacing w:after="0"/>
        <w:ind w:left="446" w:hanging="446"/>
        <w:rPr>
          <w:ins w:id="2847" w:author="Rev 9 Allen Wirfs-Brock" w:date="2012-07-06T13:06:00Z"/>
        </w:rPr>
      </w:pPr>
      <w:ins w:id="2848" w:author="Rev 9 Allen Wirfs-Brock" w:date="2012-07-06T13:06:00Z">
        <w:r w:rsidRPr="00E77497">
          <w:rPr>
            <w:rFonts w:ascii="Arial" w:hAnsi="Arial"/>
          </w:rPr>
          <w:t xml:space="preserve">The </w:t>
        </w:r>
      </w:ins>
      <w:ins w:id="2849" w:author="Rev 9 Allen Wirfs-Brock" w:date="2012-07-06T13:07:00Z">
        <w:del w:id="2850" w:author="Rev 10 Allen Wirfs-Brock" w:date="2012-07-29T11:27:00Z">
          <w:r w:rsidDel="00387B31">
            <w:rPr>
              <w:rFonts w:ascii="Arial" w:hAnsi="Arial"/>
            </w:rPr>
            <w:delText>QR</w:delText>
          </w:r>
        </w:del>
      </w:ins>
      <w:ins w:id="2851" w:author="Rev 9 Allen Wirfs-Brock" w:date="2012-07-06T13:06:00Z">
        <w:del w:id="2852" w:author="Rev 10 Allen Wirfs-Brock" w:date="2012-07-29T11:27:00Z">
          <w:r w:rsidRPr="00E77497" w:rsidDel="00387B31">
            <w:rPr>
              <w:rFonts w:ascii="Arial" w:hAnsi="Arial"/>
            </w:rPr>
            <w:delText>V</w:delText>
          </w:r>
        </w:del>
      </w:ins>
      <w:ins w:id="2853" w:author="Rev 10 Allen Wirfs-Brock" w:date="2012-07-29T11:27:00Z">
        <w:r w:rsidR="00387B31">
          <w:rPr>
            <w:rFonts w:ascii="Arial" w:hAnsi="Arial"/>
          </w:rPr>
          <w:t>TRV</w:t>
        </w:r>
      </w:ins>
      <w:ins w:id="2854" w:author="Rev 9 Allen Wirfs-Brock" w:date="2012-07-06T13:06:00Z">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ins>
    </w:p>
    <w:p w:rsidR="0057551E" w:rsidRPr="00E77497" w:rsidRDefault="0057551E" w:rsidP="0057551E">
      <w:pPr>
        <w:pStyle w:val="MathSpecialCase3"/>
        <w:numPr>
          <w:ilvl w:val="2"/>
          <w:numId w:val="31"/>
        </w:numPr>
        <w:tabs>
          <w:tab w:val="left" w:pos="450"/>
        </w:tabs>
        <w:spacing w:after="0"/>
        <w:ind w:left="446" w:hanging="446"/>
        <w:jc w:val="left"/>
        <w:rPr>
          <w:ins w:id="2855" w:author="Rev 9 Allen Wirfs-Brock" w:date="2012-07-06T13:18:00Z"/>
        </w:rPr>
      </w:pPr>
      <w:ins w:id="2856" w:author="Rev 9 Allen Wirfs-Brock" w:date="2012-07-06T13:18:00Z">
        <w:r w:rsidRPr="00E77497">
          <w:rPr>
            <w:rFonts w:ascii="Arial" w:hAnsi="Arial"/>
          </w:rPr>
          <w:t xml:space="preserve">The </w:t>
        </w:r>
        <w:del w:id="2857" w:author="Rev 10 Allen Wirfs-Brock" w:date="2012-07-29T11:27:00Z">
          <w:r w:rsidDel="00387B31">
            <w:rPr>
              <w:rFonts w:ascii="Arial" w:hAnsi="Arial"/>
            </w:rPr>
            <w:delText>QR</w:delText>
          </w:r>
          <w:r w:rsidRPr="00E77497" w:rsidDel="00387B31">
            <w:rPr>
              <w:rFonts w:ascii="Arial" w:hAnsi="Arial"/>
            </w:rPr>
            <w:delText>V</w:delText>
          </w:r>
        </w:del>
      </w:ins>
      <w:ins w:id="2858" w:author="Rev 10 Allen Wirfs-Brock" w:date="2012-07-29T11:27:00Z">
        <w:r w:rsidR="00387B31">
          <w:rPr>
            <w:rFonts w:ascii="Arial" w:hAnsi="Arial"/>
          </w:rPr>
          <w:t>TRV</w:t>
        </w:r>
      </w:ins>
      <w:ins w:id="2859" w:author="Rev 9 Allen Wirfs-Brock" w:date="2012-07-06T13:18:00Z">
        <w:r w:rsidRPr="00E77497">
          <w:rPr>
            <w:rFonts w:ascii="Arial" w:hAnsi="Arial"/>
          </w:rPr>
          <w:t xml:space="preserve"> of</w:t>
        </w:r>
        <w:r w:rsidRPr="00E77497">
          <w:t xml:space="preserve"> </w:t>
        </w:r>
      </w:ins>
      <w:ins w:id="2860" w:author="Rev 9 Allen Wirfs-Brock" w:date="2012-07-06T13:19:00Z">
        <w:r>
          <w:rPr>
            <w:i/>
          </w:rPr>
          <w:t>Single</w:t>
        </w:r>
        <w:r w:rsidRPr="00E77497">
          <w:rPr>
            <w:i/>
          </w:rPr>
          <w:t>EscapeCharacter</w:t>
        </w:r>
        <w:r>
          <w:rPr>
            <w:i/>
          </w:rPr>
          <w:t xml:space="preserve"> </w:t>
        </w:r>
      </w:ins>
      <w:ins w:id="2861" w:author="Rev 9 Allen Wirfs-Brock" w:date="2012-07-06T13:18:00Z">
        <w:r w:rsidRPr="00E77497">
          <w:rPr>
            <w:rFonts w:ascii="Arial" w:hAnsi="Arial"/>
            <w:b/>
          </w:rPr>
          <w:t>::</w:t>
        </w:r>
        <w:r w:rsidRPr="00E77497">
          <w:t xml:space="preserve"> </w:t>
        </w:r>
      </w:ins>
      <w:ins w:id="2862" w:author="Rev 9 Allen Wirfs-Brock" w:date="2012-07-06T13:20:00Z">
        <w:r w:rsidRPr="0057551E">
          <w:rPr>
            <w:rFonts w:ascii="Arial" w:hAnsi="Arial" w:cs="Arial"/>
            <w:b/>
          </w:rPr>
          <w:t>one of</w:t>
        </w:r>
        <w:r w:rsidRPr="0057551E">
          <w:rPr>
            <w:rFonts w:ascii="Arial" w:hAnsi="Arial" w:cs="Arial"/>
          </w:rPr>
          <w:t xml:space="preserve"> </w:t>
        </w:r>
      </w:ins>
      <w:ins w:id="2863" w:author="Rev 9 Allen Wirfs-Brock" w:date="2012-07-06T13:21:00Z">
        <w:r w:rsidRPr="0057551E">
          <w:rPr>
            <w:rFonts w:ascii="Courier New" w:hAnsi="Courier New" w:cs="Courier New"/>
            <w:b/>
          </w:rPr>
          <w:t>'  "  \  b  f  n  r  t  v</w:t>
        </w:r>
        <w:r w:rsidRPr="00E77497">
          <w:rPr>
            <w:rFonts w:ascii="Arial" w:hAnsi="Arial" w:cs="Arial"/>
          </w:rPr>
          <w:t xml:space="preserve"> </w:t>
        </w:r>
      </w:ins>
      <w:ins w:id="2864" w:author="Rev 9 Allen Wirfs-Brock" w:date="2012-07-06T13:24:00Z">
        <w:r>
          <w:rPr>
            <w:rFonts w:ascii="Arial" w:hAnsi="Arial" w:cs="Arial"/>
          </w:rPr>
          <w:t xml:space="preserve"> </w:t>
        </w:r>
      </w:ins>
      <w:ins w:id="2865" w:author="Rev 9 Allen Wirfs-Brock" w:date="2012-07-06T13:18:00Z">
        <w:r w:rsidRPr="00E77497">
          <w:rPr>
            <w:rFonts w:ascii="Arial" w:hAnsi="Arial" w:cs="Arial"/>
          </w:rPr>
          <w:t>is the CV of the</w:t>
        </w:r>
      </w:ins>
      <w:ins w:id="2866" w:author="Rev 9 Allen Wirfs-Brock" w:date="2012-07-06T13:23:00Z">
        <w:r>
          <w:rPr>
            <w:rFonts w:ascii="Arial" w:hAnsi="Arial" w:cs="Arial"/>
          </w:rPr>
          <w:t xml:space="preserve"> </w:t>
        </w:r>
        <w:r w:rsidRPr="00E77497">
          <w:rPr>
            <w:i/>
          </w:rPr>
          <w:t>SourceCharacter</w:t>
        </w:r>
      </w:ins>
      <w:ins w:id="2867" w:author="Rev 9 Allen Wirfs-Brock" w:date="2012-07-06T13:22:00Z">
        <w:r>
          <w:rPr>
            <w:rFonts w:ascii="Arial" w:hAnsi="Arial" w:cs="Arial"/>
          </w:rPr>
          <w:t xml:space="preserve"> that is</w:t>
        </w:r>
      </w:ins>
      <w:ins w:id="2868" w:author="Rev 9 Allen Wirfs-Brock" w:date="2012-07-06T13:23:00Z">
        <w:r>
          <w:rPr>
            <w:rFonts w:ascii="Arial" w:hAnsi="Arial" w:cs="Arial"/>
          </w:rPr>
          <w:t xml:space="preserve"> </w:t>
        </w:r>
      </w:ins>
      <w:ins w:id="2869" w:author="Rev 9 Allen Wirfs-Brock" w:date="2012-07-06T13:24:00Z">
        <w:r>
          <w:rPr>
            <w:rFonts w:ascii="Arial" w:hAnsi="Arial" w:cs="Arial"/>
          </w:rPr>
          <w:t>that</w:t>
        </w:r>
      </w:ins>
      <w:ins w:id="2870" w:author="Rev 9 Allen Wirfs-Brock" w:date="2012-07-06T13:23:00Z">
        <w:r>
          <w:rPr>
            <w:rFonts w:ascii="Arial" w:hAnsi="Arial" w:cs="Arial"/>
          </w:rPr>
          <w:t xml:space="preserve"> single character</w:t>
        </w:r>
      </w:ins>
      <w:ins w:id="2871" w:author="Rev 9 Allen Wirfs-Brock" w:date="2012-07-06T13:18:00Z">
        <w:r w:rsidRPr="00E77497">
          <w:t>.</w:t>
        </w:r>
      </w:ins>
    </w:p>
    <w:p w:rsidR="003B1D6B" w:rsidRPr="00E77497" w:rsidRDefault="003B1D6B" w:rsidP="003B1D6B">
      <w:pPr>
        <w:pStyle w:val="MathSpecialCase3"/>
        <w:numPr>
          <w:ilvl w:val="2"/>
          <w:numId w:val="31"/>
        </w:numPr>
        <w:tabs>
          <w:tab w:val="left" w:pos="450"/>
        </w:tabs>
        <w:spacing w:after="0"/>
        <w:ind w:left="446" w:hanging="446"/>
        <w:rPr>
          <w:ins w:id="2872" w:author="Rev 9 Allen Wirfs-Brock" w:date="2012-07-06T13:31:00Z"/>
        </w:rPr>
      </w:pPr>
      <w:ins w:id="2873" w:author="Rev 9 Allen Wirfs-Brock" w:date="2012-07-06T13:31:00Z">
        <w:r w:rsidRPr="00E77497">
          <w:rPr>
            <w:rFonts w:ascii="Arial" w:hAnsi="Arial"/>
          </w:rPr>
          <w:t xml:space="preserve">The </w:t>
        </w:r>
        <w:del w:id="2874" w:author="Rev 10 Allen Wirfs-Brock" w:date="2012-07-29T11:27:00Z">
          <w:r w:rsidDel="00387B31">
            <w:rPr>
              <w:rFonts w:ascii="Arial" w:hAnsi="Arial"/>
            </w:rPr>
            <w:delText>QR</w:delText>
          </w:r>
          <w:r w:rsidRPr="00E77497" w:rsidDel="00387B31">
            <w:rPr>
              <w:rFonts w:ascii="Arial" w:hAnsi="Arial"/>
            </w:rPr>
            <w:delText>V</w:delText>
          </w:r>
        </w:del>
      </w:ins>
      <w:ins w:id="2875" w:author="Rev 10 Allen Wirfs-Brock" w:date="2012-07-29T11:27:00Z">
        <w:r w:rsidR="00387B31">
          <w:rPr>
            <w:rFonts w:ascii="Arial" w:hAnsi="Arial"/>
          </w:rPr>
          <w:t>TRV</w:t>
        </w:r>
      </w:ins>
      <w:ins w:id="2876" w:author="Rev 9 Allen Wirfs-Brock" w:date="2012-07-06T13:31:00Z">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ins>
      <w:ins w:id="2877" w:author="Rev 9 Allen Wirfs-Brock" w:date="2012-07-06T13:32:00Z">
        <w:r>
          <w:rPr>
            <w:i/>
          </w:rPr>
          <w:t xml:space="preserve">HexDigit HexDigit </w:t>
        </w:r>
      </w:ins>
      <w:ins w:id="2878" w:author="Rev 9 Allen Wirfs-Brock" w:date="2012-07-06T13:31:00Z">
        <w:r w:rsidRPr="00E77497">
          <w:t xml:space="preserve"> </w:t>
        </w:r>
      </w:ins>
      <w:ins w:id="2879" w:author="Rev 9 Allen Wirfs-Brock" w:date="2012-07-06T13:37:00Z">
        <w:r w:rsidRPr="00E65A34">
          <w:rPr>
            <w:rFonts w:ascii="Arial" w:hAnsi="Arial" w:cs="Arial"/>
          </w:rPr>
          <w:t xml:space="preserve">is </w:t>
        </w:r>
      </w:ins>
      <w:ins w:id="2880" w:author="Rev 9 Allen Wirfs-Brock" w:date="2012-07-06T13:38:00Z">
        <w:r w:rsidR="008B0F52">
          <w:rPr>
            <w:rFonts w:ascii="Arial" w:hAnsi="Arial" w:cs="Arial"/>
          </w:rPr>
          <w:t>the</w:t>
        </w:r>
      </w:ins>
      <w:ins w:id="2881" w:author="Rev 9 Allen Wirfs-Brock" w:date="2012-07-06T13:37:00Z">
        <w:r w:rsidRPr="00E65A34">
          <w:rPr>
            <w:rFonts w:ascii="Arial" w:hAnsi="Arial" w:cs="Arial"/>
          </w:rPr>
          <w:t xml:space="preserve"> sequence</w:t>
        </w:r>
      </w:ins>
      <w:ins w:id="2882" w:author="Rev 10 Allen Wirfs-Brock" w:date="2012-08-13T15:54:00Z">
        <w:r w:rsidR="0003414D">
          <w:rPr>
            <w:rFonts w:ascii="Arial" w:hAnsi="Arial" w:cs="Arial"/>
          </w:rPr>
          <w:t xml:space="preserve"> </w:t>
        </w:r>
      </w:ins>
      <w:ins w:id="2883" w:author="Rev 9 Allen Wirfs-Brock" w:date="2012-07-06T13:37:00Z">
        <w:del w:id="2884" w:author="Rev 10 Allen Wirfs-Brock" w:date="2012-08-13T15:54:00Z">
          <w:r w:rsidRPr="00E65A34" w:rsidDel="0003414D">
            <w:rPr>
              <w:rFonts w:ascii="Arial" w:hAnsi="Arial" w:cs="Arial"/>
            </w:rPr>
            <w:delText xml:space="preserve"> </w:delText>
          </w:r>
          <w:r w:rsidDel="0003414D">
            <w:rPr>
              <w:rFonts w:ascii="Arial" w:hAnsi="Arial" w:cs="Arial"/>
            </w:rPr>
            <w:delText xml:space="preserve">consisting </w:delText>
          </w:r>
          <w:r w:rsidRPr="00E65A34" w:rsidDel="0003414D">
            <w:rPr>
              <w:rFonts w:ascii="Arial" w:hAnsi="Arial" w:cs="Arial"/>
            </w:rPr>
            <w:delText>of the</w:delText>
          </w:r>
          <w:r w:rsidDel="0003414D">
            <w:rPr>
              <w:rFonts w:ascii="Arial" w:hAnsi="Arial" w:cs="Arial"/>
            </w:rPr>
            <w:delText xml:space="preserve"> </w:delText>
          </w:r>
          <w:r w:rsidDel="0003414D">
            <w:rPr>
              <w:rFonts w:ascii="Arial" w:hAnsi="Arial"/>
            </w:rPr>
            <w:delText>code units</w:delText>
          </w:r>
        </w:del>
      </w:ins>
      <w:ins w:id="2885" w:author="Rev 9 Allen Wirfs-Brock" w:date="2012-07-06T13:38:00Z">
        <w:del w:id="2886" w:author="Rev 10 Allen Wirfs-Brock" w:date="2012-08-13T15:54:00Z">
          <w:r w:rsidR="008B0F52" w:rsidDel="0003414D">
            <w:rPr>
              <w:rFonts w:ascii="Arial" w:hAnsi="Arial"/>
            </w:rPr>
            <w:delText xml:space="preserve"> </w:delText>
          </w:r>
        </w:del>
        <w:r w:rsidR="008B0F52">
          <w:rPr>
            <w:rFonts w:ascii="Arial" w:hAnsi="Arial"/>
          </w:rPr>
          <w:t xml:space="preserve">consisting of code unit value </w:t>
        </w:r>
        <w:r w:rsidR="008B0F52" w:rsidRPr="004A5E29">
          <w:t>0x</w:t>
        </w:r>
      </w:ins>
      <w:ins w:id="2887" w:author="Rev 9 Allen Wirfs-Brock" w:date="2012-07-06T13:48:00Z">
        <w:r w:rsidR="00C6133D">
          <w:t>0</w:t>
        </w:r>
      </w:ins>
      <w:ins w:id="2888" w:author="Rev 10 Allen Wirfs-Brock" w:date="2012-08-13T15:50:00Z">
        <w:r w:rsidR="0003414D">
          <w:t>0</w:t>
        </w:r>
      </w:ins>
      <w:ins w:id="2889" w:author="Rev 9 Allen Wirfs-Brock" w:date="2012-07-06T13:38:00Z">
        <w:r w:rsidR="008B0F52" w:rsidRPr="004A5E29">
          <w:t>78</w:t>
        </w:r>
        <w:r w:rsidR="008B0F52">
          <w:rPr>
            <w:rFonts w:ascii="Arial" w:hAnsi="Arial"/>
          </w:rPr>
          <w:t xml:space="preserve"> followed</w:t>
        </w:r>
      </w:ins>
      <w:ins w:id="2890" w:author="Rev 9 Allen Wirfs-Brock" w:date="2012-07-06T13:41:00Z">
        <w:r w:rsidR="008B0F52">
          <w:rPr>
            <w:rFonts w:ascii="Arial" w:hAnsi="Arial"/>
          </w:rPr>
          <w:t xml:space="preserve"> by</w:t>
        </w:r>
      </w:ins>
      <w:ins w:id="2891" w:author="Rev 9 Allen Wirfs-Brock" w:date="2012-07-06T13:38:00Z">
        <w:r w:rsidR="008B0F52">
          <w:rPr>
            <w:rFonts w:ascii="Arial" w:hAnsi="Arial"/>
          </w:rPr>
          <w:t xml:space="preserve"> </w:t>
        </w:r>
      </w:ins>
      <w:ins w:id="2892" w:author="Rev 9 Allen Wirfs-Brock" w:date="2012-07-06T13:41:00Z">
        <w:del w:id="2893" w:author="Rev 10 Allen Wirfs-Brock" w:date="2012-07-29T11:27:00Z">
          <w:r w:rsidR="008B0F52" w:rsidDel="00387B31">
            <w:rPr>
              <w:rFonts w:ascii="Arial" w:hAnsi="Arial"/>
            </w:rPr>
            <w:delText>QRV</w:delText>
          </w:r>
        </w:del>
      </w:ins>
      <w:ins w:id="2894" w:author="Rev 10 Allen Wirfs-Brock" w:date="2012-07-29T11:27:00Z">
        <w:r w:rsidR="00387B31">
          <w:rPr>
            <w:rFonts w:ascii="Arial" w:hAnsi="Arial"/>
          </w:rPr>
          <w:t>TRV</w:t>
        </w:r>
      </w:ins>
      <w:ins w:id="2895" w:author="Rev 9 Allen Wirfs-Brock" w:date="2012-07-06T13:38:00Z">
        <w:r w:rsidR="008B0F52">
          <w:rPr>
            <w:rFonts w:ascii="Arial" w:hAnsi="Arial"/>
          </w:rPr>
          <w:t xml:space="preserve"> of the first </w:t>
        </w:r>
      </w:ins>
      <w:ins w:id="2896" w:author="Rev 9 Allen Wirfs-Brock" w:date="2012-07-06T13:39:00Z">
        <w:r w:rsidR="008B0F52">
          <w:rPr>
            <w:i/>
          </w:rPr>
          <w:t>HexDigit</w:t>
        </w:r>
      </w:ins>
      <w:ins w:id="2897" w:author="Rev 9 Allen Wirfs-Brock" w:date="2012-07-06T13:38:00Z">
        <w:r w:rsidR="008B0F52">
          <w:rPr>
            <w:rFonts w:ascii="Arial" w:hAnsi="Arial"/>
          </w:rPr>
          <w:t xml:space="preserve"> followe</w:t>
        </w:r>
      </w:ins>
      <w:ins w:id="2898" w:author="Rev 9 Allen Wirfs-Brock" w:date="2012-07-06T13:39:00Z">
        <w:r w:rsidR="008B0F52">
          <w:rPr>
            <w:rFonts w:ascii="Arial" w:hAnsi="Arial"/>
          </w:rPr>
          <w:t>d</w:t>
        </w:r>
      </w:ins>
      <w:ins w:id="2899" w:author="Rev 9 Allen Wirfs-Brock" w:date="2012-07-06T13:38:00Z">
        <w:r w:rsidR="008B0F52">
          <w:rPr>
            <w:rFonts w:ascii="Arial" w:hAnsi="Arial"/>
          </w:rPr>
          <w:t xml:space="preserve"> by the </w:t>
        </w:r>
      </w:ins>
      <w:ins w:id="2900" w:author="Rev 9 Allen Wirfs-Brock" w:date="2012-07-06T13:41:00Z">
        <w:del w:id="2901" w:author="Rev 10 Allen Wirfs-Brock" w:date="2012-07-29T11:27:00Z">
          <w:r w:rsidR="008B0F52" w:rsidDel="00387B31">
            <w:rPr>
              <w:rFonts w:ascii="Arial" w:hAnsi="Arial"/>
            </w:rPr>
            <w:delText>QRV</w:delText>
          </w:r>
        </w:del>
      </w:ins>
      <w:ins w:id="2902" w:author="Rev 10 Allen Wirfs-Brock" w:date="2012-07-29T11:27:00Z">
        <w:r w:rsidR="00387B31">
          <w:rPr>
            <w:rFonts w:ascii="Arial" w:hAnsi="Arial"/>
          </w:rPr>
          <w:t>TRV</w:t>
        </w:r>
      </w:ins>
      <w:ins w:id="2903" w:author="Rev 9 Allen Wirfs-Brock" w:date="2012-07-06T13:38:00Z">
        <w:r w:rsidR="008B0F52">
          <w:rPr>
            <w:rFonts w:ascii="Arial" w:hAnsi="Arial"/>
          </w:rPr>
          <w:t xml:space="preserve"> of the second</w:t>
        </w:r>
      </w:ins>
      <w:ins w:id="2904" w:author="Rev 9 Allen Wirfs-Brock" w:date="2012-07-06T13:39:00Z">
        <w:r w:rsidR="008B0F52">
          <w:rPr>
            <w:rFonts w:ascii="Arial" w:hAnsi="Arial"/>
          </w:rPr>
          <w:t xml:space="preserve"> </w:t>
        </w:r>
        <w:r w:rsidR="008B0F52">
          <w:rPr>
            <w:i/>
          </w:rPr>
          <w:t>HexDigit</w:t>
        </w:r>
      </w:ins>
      <w:ins w:id="2905" w:author="Rev 9 Allen Wirfs-Brock" w:date="2012-07-06T13:31:00Z">
        <w:r w:rsidRPr="00E77497">
          <w:t>.</w:t>
        </w:r>
      </w:ins>
    </w:p>
    <w:p w:rsidR="008B0F52" w:rsidRDefault="008B0F52" w:rsidP="008B0F52">
      <w:pPr>
        <w:pStyle w:val="MathSpecialCase3"/>
        <w:numPr>
          <w:ilvl w:val="2"/>
          <w:numId w:val="31"/>
        </w:numPr>
        <w:tabs>
          <w:tab w:val="left" w:pos="450"/>
        </w:tabs>
        <w:spacing w:after="240"/>
        <w:ind w:left="446" w:hanging="446"/>
        <w:contextualSpacing/>
        <w:rPr>
          <w:ins w:id="2906" w:author="Rev 9 Allen Wirfs-Brock" w:date="2012-07-06T13:45:00Z"/>
        </w:rPr>
      </w:pPr>
      <w:ins w:id="2907" w:author="Rev 9 Allen Wirfs-Brock" w:date="2012-07-06T13:45:00Z">
        <w:r w:rsidRPr="00E77497">
          <w:rPr>
            <w:rFonts w:ascii="Arial" w:hAnsi="Arial"/>
          </w:rPr>
          <w:t xml:space="preserve">The </w:t>
        </w:r>
      </w:ins>
      <w:ins w:id="2908" w:author="Rev 9 Allen Wirfs-Brock" w:date="2012-07-06T13:49:00Z">
        <w:del w:id="2909" w:author="Rev 10 Allen Wirfs-Brock" w:date="2012-07-29T11:27:00Z">
          <w:r w:rsidR="00C6133D" w:rsidDel="00387B31">
            <w:rPr>
              <w:rFonts w:ascii="Arial" w:hAnsi="Arial"/>
            </w:rPr>
            <w:delText>Q</w:delText>
          </w:r>
        </w:del>
      </w:ins>
      <w:ins w:id="2910" w:author="Rev 9 Allen Wirfs-Brock" w:date="2012-07-06T13:46:00Z">
        <w:del w:id="2911" w:author="Rev 10 Allen Wirfs-Brock" w:date="2012-07-29T11:27:00Z">
          <w:r w:rsidDel="00387B31">
            <w:rPr>
              <w:rFonts w:ascii="Arial" w:hAnsi="Arial"/>
            </w:rPr>
            <w:delText>RV</w:delText>
          </w:r>
        </w:del>
      </w:ins>
      <w:ins w:id="2912" w:author="Rev 10 Allen Wirfs-Brock" w:date="2012-07-29T11:27:00Z">
        <w:r w:rsidR="00387B31">
          <w:rPr>
            <w:rFonts w:ascii="Arial" w:hAnsi="Arial"/>
          </w:rPr>
          <w:t>TRV</w:t>
        </w:r>
      </w:ins>
      <w:ins w:id="2913"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ins>
      <w:ins w:id="2914" w:author="Rev 9 Allen Wirfs-Brock" w:date="2012-07-06T13:47:00Z">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ins>
      <w:ins w:id="2915" w:author="Rev 9 Allen Wirfs-Brock" w:date="2012-07-06T13:58:00Z">
        <w:r w:rsidR="004A5E29">
          <w:t>00</w:t>
        </w:r>
      </w:ins>
      <w:ins w:id="2916" w:author="Rev 9 Allen Wirfs-Brock" w:date="2012-07-06T13:47:00Z">
        <w:r w:rsidRPr="004A5E29">
          <w:t>75</w:t>
        </w:r>
        <w:r>
          <w:rPr>
            <w:rFonts w:ascii="Arial" w:hAnsi="Arial"/>
          </w:rPr>
          <w:t xml:space="preserve"> followed by </w:t>
        </w:r>
        <w:del w:id="2917" w:author="Rev 10 Allen Wirfs-Brock" w:date="2012-07-29T11:27:00Z">
          <w:r w:rsidDel="00387B31">
            <w:rPr>
              <w:rFonts w:ascii="Arial" w:hAnsi="Arial"/>
            </w:rPr>
            <w:delText>QRV</w:delText>
          </w:r>
        </w:del>
      </w:ins>
      <w:ins w:id="2918" w:author="Rev 10 Allen Wirfs-Brock" w:date="2012-07-29T11:27:00Z">
        <w:r w:rsidR="00387B31">
          <w:rPr>
            <w:rFonts w:ascii="Arial" w:hAnsi="Arial"/>
          </w:rPr>
          <w:t>TRV</w:t>
        </w:r>
      </w:ins>
      <w:ins w:id="2919" w:author="Rev 9 Allen Wirfs-Brock" w:date="2012-07-06T13:47:00Z">
        <w:r>
          <w:rPr>
            <w:rFonts w:ascii="Arial" w:hAnsi="Arial"/>
          </w:rPr>
          <w:t xml:space="preserve"> of the first </w:t>
        </w:r>
        <w:r>
          <w:rPr>
            <w:i/>
          </w:rPr>
          <w:t>HexDigit</w:t>
        </w:r>
        <w:r>
          <w:rPr>
            <w:rFonts w:ascii="Arial" w:hAnsi="Arial"/>
          </w:rPr>
          <w:t xml:space="preserve"> followed by the </w:t>
        </w:r>
        <w:del w:id="2920" w:author="Rev 10 Allen Wirfs-Brock" w:date="2012-07-29T11:27:00Z">
          <w:r w:rsidDel="00387B31">
            <w:rPr>
              <w:rFonts w:ascii="Arial" w:hAnsi="Arial"/>
            </w:rPr>
            <w:delText>QRV</w:delText>
          </w:r>
        </w:del>
      </w:ins>
      <w:ins w:id="2921" w:author="Rev 10 Allen Wirfs-Brock" w:date="2012-07-29T11:27:00Z">
        <w:r w:rsidR="00387B31">
          <w:rPr>
            <w:rFonts w:ascii="Arial" w:hAnsi="Arial"/>
          </w:rPr>
          <w:t>TRV</w:t>
        </w:r>
      </w:ins>
      <w:ins w:id="2922" w:author="Rev 9 Allen Wirfs-Brock" w:date="2012-07-06T13:47:00Z">
        <w:r>
          <w:rPr>
            <w:rFonts w:ascii="Arial" w:hAnsi="Arial"/>
          </w:rPr>
          <w:t xml:space="preserve"> of the second </w:t>
        </w:r>
        <w:r>
          <w:rPr>
            <w:i/>
          </w:rPr>
          <w:t>HexDigit</w:t>
        </w:r>
      </w:ins>
      <w:ins w:id="2923" w:author="Rev 9 Allen Wirfs-Brock" w:date="2012-07-06T13:45:00Z">
        <w:r w:rsidRPr="00E77497">
          <w:rPr>
            <w:rFonts w:ascii="Arial" w:hAnsi="Arial" w:cs="Arial"/>
          </w:rPr>
          <w:t xml:space="preserve"> </w:t>
        </w:r>
      </w:ins>
      <w:ins w:id="2924" w:author="Rev 9 Allen Wirfs-Brock" w:date="2012-07-06T13:49:00Z">
        <w:r w:rsidR="00C6133D">
          <w:rPr>
            <w:rFonts w:ascii="Arial" w:hAnsi="Arial"/>
          </w:rPr>
          <w:t xml:space="preserve">followed by </w:t>
        </w:r>
        <w:del w:id="2925" w:author="Rev 10 Allen Wirfs-Brock" w:date="2012-07-29T11:27:00Z">
          <w:r w:rsidR="00C6133D" w:rsidDel="00387B31">
            <w:rPr>
              <w:rFonts w:ascii="Arial" w:hAnsi="Arial"/>
            </w:rPr>
            <w:delText>QRV</w:delText>
          </w:r>
        </w:del>
      </w:ins>
      <w:ins w:id="2926" w:author="Rev 10 Allen Wirfs-Brock" w:date="2012-07-29T11:27:00Z">
        <w:r w:rsidR="00387B31">
          <w:rPr>
            <w:rFonts w:ascii="Arial" w:hAnsi="Arial"/>
          </w:rPr>
          <w:t>TRV</w:t>
        </w:r>
      </w:ins>
      <w:ins w:id="2927" w:author="Rev 9 Allen Wirfs-Brock" w:date="2012-07-06T13:49:00Z">
        <w:r w:rsidR="00C6133D">
          <w:rPr>
            <w:rFonts w:ascii="Arial" w:hAnsi="Arial"/>
          </w:rPr>
          <w:t xml:space="preserve"> of the third </w:t>
        </w:r>
        <w:r w:rsidR="00C6133D">
          <w:rPr>
            <w:i/>
          </w:rPr>
          <w:t>HexDigit</w:t>
        </w:r>
        <w:r w:rsidR="00C6133D">
          <w:rPr>
            <w:rFonts w:ascii="Arial" w:hAnsi="Arial"/>
          </w:rPr>
          <w:t xml:space="preserve"> followed by the </w:t>
        </w:r>
        <w:del w:id="2928" w:author="Rev 10 Allen Wirfs-Brock" w:date="2012-07-29T11:27:00Z">
          <w:r w:rsidR="00C6133D" w:rsidDel="00387B31">
            <w:rPr>
              <w:rFonts w:ascii="Arial" w:hAnsi="Arial"/>
            </w:rPr>
            <w:delText>QRV</w:delText>
          </w:r>
        </w:del>
      </w:ins>
      <w:ins w:id="2929" w:author="Rev 10 Allen Wirfs-Brock" w:date="2012-07-29T11:27:00Z">
        <w:r w:rsidR="00387B31">
          <w:rPr>
            <w:rFonts w:ascii="Arial" w:hAnsi="Arial"/>
          </w:rPr>
          <w:t>TRV</w:t>
        </w:r>
      </w:ins>
      <w:ins w:id="2930" w:author="Rev 9 Allen Wirfs-Brock" w:date="2012-07-06T13:49:00Z">
        <w:r w:rsidR="00C6133D">
          <w:rPr>
            <w:rFonts w:ascii="Arial" w:hAnsi="Arial"/>
          </w:rPr>
          <w:t xml:space="preserve"> </w:t>
        </w:r>
      </w:ins>
      <w:ins w:id="2931" w:author="Rev 9 Allen Wirfs-Brock" w:date="2012-07-06T13:45:00Z">
        <w:r w:rsidRPr="00E77497">
          <w:rPr>
            <w:rFonts w:ascii="Arial" w:hAnsi="Arial" w:cs="Arial"/>
          </w:rPr>
          <w:t>of the fourth</w:t>
        </w:r>
        <w:r w:rsidRPr="00E77497">
          <w:t xml:space="preserve"> </w:t>
        </w:r>
        <w:r w:rsidRPr="00E77497">
          <w:rPr>
            <w:i/>
          </w:rPr>
          <w:t>HexDigit</w:t>
        </w:r>
        <w:r w:rsidRPr="00E77497">
          <w:t>.</w:t>
        </w:r>
      </w:ins>
    </w:p>
    <w:p w:rsidR="008B0F52" w:rsidRDefault="008B0F52" w:rsidP="008B0F52">
      <w:pPr>
        <w:pStyle w:val="MathSpecialCase3"/>
        <w:numPr>
          <w:ilvl w:val="2"/>
          <w:numId w:val="31"/>
        </w:numPr>
        <w:tabs>
          <w:tab w:val="left" w:pos="450"/>
        </w:tabs>
        <w:spacing w:after="0"/>
        <w:ind w:left="446" w:hanging="446"/>
        <w:rPr>
          <w:ins w:id="2932" w:author="Rev 9 Allen Wirfs-Brock" w:date="2012-07-06T13:45:00Z"/>
        </w:rPr>
      </w:pPr>
      <w:ins w:id="2933" w:author="Rev 9 Allen Wirfs-Brock" w:date="2012-07-06T13:45:00Z">
        <w:r w:rsidRPr="00E77497">
          <w:rPr>
            <w:rFonts w:ascii="Arial" w:hAnsi="Arial"/>
          </w:rPr>
          <w:t xml:space="preserve">The </w:t>
        </w:r>
      </w:ins>
      <w:ins w:id="2934" w:author="Rev 9 Allen Wirfs-Brock" w:date="2012-07-06T13:49:00Z">
        <w:del w:id="2935" w:author="Rev 10 Allen Wirfs-Brock" w:date="2012-07-29T11:27:00Z">
          <w:r w:rsidR="00C6133D" w:rsidDel="00387B31">
            <w:rPr>
              <w:rFonts w:ascii="Arial" w:hAnsi="Arial"/>
            </w:rPr>
            <w:delText>QR</w:delText>
          </w:r>
        </w:del>
      </w:ins>
      <w:ins w:id="2936" w:author="Rev 9 Allen Wirfs-Brock" w:date="2012-07-06T13:45:00Z">
        <w:del w:id="2937" w:author="Rev 10 Allen Wirfs-Brock" w:date="2012-07-29T11:27:00Z">
          <w:r w:rsidRPr="00E77497" w:rsidDel="00387B31">
            <w:rPr>
              <w:rFonts w:ascii="Arial" w:hAnsi="Arial"/>
            </w:rPr>
            <w:delText>V</w:delText>
          </w:r>
        </w:del>
      </w:ins>
      <w:ins w:id="2938" w:author="Rev 10 Allen Wirfs-Brock" w:date="2012-07-29T11:27:00Z">
        <w:r w:rsidR="00387B31">
          <w:rPr>
            <w:rFonts w:ascii="Arial" w:hAnsi="Arial"/>
          </w:rPr>
          <w:t>TRV</w:t>
        </w:r>
      </w:ins>
      <w:ins w:id="2939"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F1FE0">
          <w:rPr>
            <w:rFonts w:ascii="Arial" w:hAnsi="Arial" w:cs="Arial"/>
          </w:rPr>
          <w:t>is</w:t>
        </w:r>
        <w:r w:rsidRPr="00E77497">
          <w:t xml:space="preserve"> </w:t>
        </w:r>
        <w:r w:rsidRPr="00E77497">
          <w:rPr>
            <w:rFonts w:ascii="Arial" w:hAnsi="Arial" w:cs="Arial"/>
          </w:rPr>
          <w:t xml:space="preserve">the </w:t>
        </w:r>
      </w:ins>
      <w:ins w:id="2940" w:author="Rev 9 Allen Wirfs-Brock" w:date="2012-07-06T13:51:00Z">
        <w:r w:rsidR="00C6133D" w:rsidRPr="00E65A34">
          <w:rPr>
            <w:rFonts w:ascii="Arial" w:hAnsi="Arial" w:cs="Arial"/>
          </w:rPr>
          <w:t xml:space="preserve">sequence </w:t>
        </w:r>
        <w:del w:id="2941" w:author="Rev 10 Allen Wirfs-Brock" w:date="2012-08-13T15:54:00Z">
          <w:r w:rsidR="00C6133D" w:rsidDel="0003414D">
            <w:rPr>
              <w:rFonts w:ascii="Arial" w:hAnsi="Arial" w:cs="Arial"/>
            </w:rPr>
            <w:delText xml:space="preserve">consisting </w:delText>
          </w:r>
          <w:r w:rsidR="00C6133D" w:rsidRPr="00E65A34" w:rsidDel="0003414D">
            <w:rPr>
              <w:rFonts w:ascii="Arial" w:hAnsi="Arial" w:cs="Arial"/>
            </w:rPr>
            <w:delText>of the</w:delText>
          </w:r>
          <w:r w:rsidR="00C6133D" w:rsidDel="0003414D">
            <w:rPr>
              <w:rFonts w:ascii="Arial" w:hAnsi="Arial" w:cs="Arial"/>
            </w:rPr>
            <w:delText xml:space="preserve"> </w:delText>
          </w:r>
          <w:r w:rsidR="00C6133D" w:rsidDel="0003414D">
            <w:rPr>
              <w:rFonts w:ascii="Arial" w:hAnsi="Arial"/>
            </w:rPr>
            <w:delText xml:space="preserve">code units </w:delText>
          </w:r>
        </w:del>
        <w:r w:rsidR="00C6133D">
          <w:rPr>
            <w:rFonts w:ascii="Arial" w:hAnsi="Arial"/>
          </w:rPr>
          <w:t xml:space="preserve">consisting of code unit value </w:t>
        </w:r>
        <w:r w:rsidR="00C6133D" w:rsidRPr="00887FC2">
          <w:t>0x</w:t>
        </w:r>
      </w:ins>
      <w:ins w:id="2942" w:author="Rev 9 Allen Wirfs-Brock" w:date="2012-07-06T13:58:00Z">
        <w:r w:rsidR="004A5E29">
          <w:t>00</w:t>
        </w:r>
      </w:ins>
      <w:ins w:id="2943" w:author="Rev 9 Allen Wirfs-Brock" w:date="2012-07-06T13:51:00Z">
        <w:r w:rsidR="00C6133D" w:rsidRPr="00887FC2">
          <w:t>75</w:t>
        </w:r>
        <w:r w:rsidR="00C6133D">
          <w:rPr>
            <w:rFonts w:ascii="Arial" w:hAnsi="Arial"/>
          </w:rPr>
          <w:t xml:space="preserve"> followed by</w:t>
        </w:r>
      </w:ins>
      <w:ins w:id="2944" w:author="Rev 9 Allen Wirfs-Brock" w:date="2012-07-06T13:52:00Z">
        <w:r w:rsidR="00C6133D" w:rsidRPr="00C6133D">
          <w:rPr>
            <w:rFonts w:ascii="Arial" w:hAnsi="Arial"/>
          </w:rPr>
          <w:t xml:space="preserve"> </w:t>
        </w:r>
        <w:r w:rsidR="00C6133D">
          <w:rPr>
            <w:rFonts w:ascii="Arial" w:hAnsi="Arial"/>
          </w:rPr>
          <w:t xml:space="preserve">code unit value </w:t>
        </w:r>
        <w:r w:rsidR="00C6133D" w:rsidRPr="00887FC2">
          <w:t>0x</w:t>
        </w:r>
      </w:ins>
      <w:ins w:id="2945" w:author="Rev 9 Allen Wirfs-Brock" w:date="2012-07-06T13:58:00Z">
        <w:r w:rsidR="004A5E29">
          <w:t>00</w:t>
        </w:r>
      </w:ins>
      <w:ins w:id="2946" w:author="Rev 9 Allen Wirfs-Brock" w:date="2012-07-06T13:52:00Z">
        <w:r w:rsidR="00C6133D" w:rsidRPr="00887FC2">
          <w:t>7</w:t>
        </w:r>
      </w:ins>
      <w:ins w:id="2947" w:author="Rev 9 Allen Wirfs-Brock" w:date="2012-07-06T13:54:00Z">
        <w:r w:rsidR="00C6133D">
          <w:t>B</w:t>
        </w:r>
      </w:ins>
      <w:ins w:id="2948" w:author="Rev 9 Allen Wirfs-Brock" w:date="2012-07-06T13:52:00Z">
        <w:r w:rsidR="00C6133D">
          <w:rPr>
            <w:rFonts w:ascii="Arial" w:hAnsi="Arial"/>
          </w:rPr>
          <w:t xml:space="preserve"> </w:t>
        </w:r>
      </w:ins>
      <w:ins w:id="2949" w:author="Rev 9 Allen Wirfs-Brock" w:date="2012-07-06T13:51:00Z">
        <w:r w:rsidR="00C6133D">
          <w:rPr>
            <w:rFonts w:ascii="Arial" w:hAnsi="Arial"/>
          </w:rPr>
          <w:t xml:space="preserve"> </w:t>
        </w:r>
      </w:ins>
      <w:ins w:id="2950" w:author="Rev 9 Allen Wirfs-Brock" w:date="2012-07-06T13:54:00Z">
        <w:r w:rsidR="00C6133D">
          <w:rPr>
            <w:rFonts w:ascii="Arial" w:hAnsi="Arial"/>
          </w:rPr>
          <w:t>followed by</w:t>
        </w:r>
        <w:r w:rsidR="00C6133D" w:rsidRPr="00C6133D">
          <w:rPr>
            <w:rFonts w:ascii="Arial" w:hAnsi="Arial"/>
          </w:rPr>
          <w:t xml:space="preserve"> </w:t>
        </w:r>
      </w:ins>
      <w:ins w:id="2951" w:author="Rev 9 Allen Wirfs-Brock" w:date="2012-07-06T13:51:00Z">
        <w:del w:id="2952" w:author="Rev 10 Allen Wirfs-Brock" w:date="2012-07-29T11:27:00Z">
          <w:r w:rsidR="00C6133D" w:rsidDel="00387B31">
            <w:rPr>
              <w:rFonts w:ascii="Arial" w:hAnsi="Arial"/>
            </w:rPr>
            <w:delText>QRV</w:delText>
          </w:r>
        </w:del>
      </w:ins>
      <w:ins w:id="2953" w:author="Rev 10 Allen Wirfs-Brock" w:date="2012-07-29T11:27:00Z">
        <w:r w:rsidR="00387B31">
          <w:rPr>
            <w:rFonts w:ascii="Arial" w:hAnsi="Arial"/>
          </w:rPr>
          <w:t>TRV</w:t>
        </w:r>
      </w:ins>
      <w:ins w:id="2954" w:author="Rev 9 Allen Wirfs-Brock" w:date="2012-07-06T13:51:00Z">
        <w:r w:rsidR="00C6133D">
          <w:rPr>
            <w:rFonts w:ascii="Arial" w:hAnsi="Arial"/>
          </w:rPr>
          <w:t xml:space="preserve"> of </w:t>
        </w:r>
        <w:r w:rsidR="00C6133D">
          <w:rPr>
            <w:i/>
          </w:rPr>
          <w:t>HexDigit</w:t>
        </w:r>
        <w:r w:rsidR="00C6133D">
          <w:rPr>
            <w:rFonts w:ascii="Arial" w:hAnsi="Arial"/>
          </w:rPr>
          <w:t xml:space="preserve"> followed by</w:t>
        </w:r>
      </w:ins>
      <w:ins w:id="2955" w:author="Rev 9 Allen Wirfs-Brock" w:date="2012-07-06T13:54:00Z">
        <w:r w:rsidR="00C6133D" w:rsidRPr="00C6133D">
          <w:rPr>
            <w:rFonts w:ascii="Arial" w:hAnsi="Arial"/>
          </w:rPr>
          <w:t xml:space="preserve"> </w:t>
        </w:r>
        <w:r w:rsidR="00C6133D">
          <w:rPr>
            <w:rFonts w:ascii="Arial" w:hAnsi="Arial"/>
          </w:rPr>
          <w:t xml:space="preserve">code unit value </w:t>
        </w:r>
        <w:r w:rsidR="00C6133D" w:rsidRPr="00887FC2">
          <w:t>0x</w:t>
        </w:r>
      </w:ins>
      <w:ins w:id="2956" w:author="Rev 9 Allen Wirfs-Brock" w:date="2012-07-06T13:58:00Z">
        <w:r w:rsidR="004A5E29">
          <w:t>00</w:t>
        </w:r>
      </w:ins>
      <w:ins w:id="2957" w:author="Rev 9 Allen Wirfs-Brock" w:date="2012-07-06T13:54:00Z">
        <w:r w:rsidR="00C6133D" w:rsidRPr="00887FC2">
          <w:t>7</w:t>
        </w:r>
        <w:r w:rsidR="00C6133D">
          <w:t>D</w:t>
        </w:r>
      </w:ins>
      <w:ins w:id="2958" w:author="Rev 9 Allen Wirfs-Brock" w:date="2012-07-06T13:45:00Z">
        <w:r w:rsidRPr="00E77497">
          <w:t>.</w:t>
        </w:r>
      </w:ins>
    </w:p>
    <w:p w:rsidR="00C6133D" w:rsidRPr="00E77497" w:rsidRDefault="00C6133D" w:rsidP="00C6133D">
      <w:pPr>
        <w:pStyle w:val="MathSpecialCase3"/>
        <w:numPr>
          <w:ilvl w:val="2"/>
          <w:numId w:val="31"/>
        </w:numPr>
        <w:tabs>
          <w:tab w:val="left" w:pos="450"/>
        </w:tabs>
        <w:spacing w:after="0"/>
        <w:ind w:left="446" w:hanging="446"/>
        <w:rPr>
          <w:ins w:id="2959" w:author="Rev 9 Allen Wirfs-Brock" w:date="2012-07-06T13:56:00Z"/>
        </w:rPr>
      </w:pPr>
      <w:ins w:id="2960" w:author="Rev 9 Allen Wirfs-Brock" w:date="2012-07-06T13:56:00Z">
        <w:r w:rsidRPr="00E77497">
          <w:rPr>
            <w:rFonts w:ascii="Arial" w:hAnsi="Arial" w:cs="Arial"/>
          </w:rPr>
          <w:lastRenderedPageBreak/>
          <w:t>The</w:t>
        </w:r>
        <w:r w:rsidRPr="00E77497">
          <w:rPr>
            <w:rFonts w:ascii="Arial" w:hAnsi="Arial"/>
          </w:rPr>
          <w:t xml:space="preserve"> </w:t>
        </w:r>
        <w:del w:id="2961" w:author="Rev 10 Allen Wirfs-Brock" w:date="2012-07-29T11:27:00Z">
          <w:r w:rsidDel="00387B31">
            <w:rPr>
              <w:rFonts w:ascii="Arial" w:hAnsi="Arial"/>
            </w:rPr>
            <w:delText>QRV</w:delText>
          </w:r>
        </w:del>
      </w:ins>
      <w:ins w:id="2962" w:author="Rev 10 Allen Wirfs-Brock" w:date="2012-07-29T11:27:00Z">
        <w:r w:rsidR="00387B31">
          <w:rPr>
            <w:rFonts w:ascii="Arial" w:hAnsi="Arial"/>
          </w:rPr>
          <w:t>TRV</w:t>
        </w:r>
      </w:ins>
      <w:ins w:id="2963" w:author="Rev 9 Allen Wirfs-Brock" w:date="2012-07-06T13:56:00Z">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ins>
      <w:ins w:id="2964" w:author="Rev 9 Allen Wirfs-Brock" w:date="2012-07-06T13:57:00Z">
        <w:del w:id="2965" w:author="Rev 10 Allen Wirfs-Brock" w:date="2012-07-29T11:27:00Z">
          <w:r w:rsidDel="00387B31">
            <w:rPr>
              <w:rFonts w:ascii="Arial" w:hAnsi="Arial"/>
            </w:rPr>
            <w:delText>QRV</w:delText>
          </w:r>
        </w:del>
      </w:ins>
      <w:ins w:id="2966" w:author="Rev 10 Allen Wirfs-Brock" w:date="2012-07-29T11:27:00Z">
        <w:r w:rsidR="00387B31">
          <w:rPr>
            <w:rFonts w:ascii="Arial" w:hAnsi="Arial"/>
          </w:rPr>
          <w:t>TRV</w:t>
        </w:r>
      </w:ins>
      <w:ins w:id="2967" w:author="Rev 9 Allen Wirfs-Brock" w:date="2012-07-06T13:56:00Z">
        <w:r w:rsidRPr="00E77497">
          <w:rPr>
            <w:rFonts w:ascii="Arial" w:hAnsi="Arial"/>
          </w:rPr>
          <w:t xml:space="preserve"> of </w:t>
        </w:r>
        <w:r w:rsidRPr="00E77497">
          <w:rPr>
            <w:i/>
          </w:rPr>
          <w:t>HexDigit</w:t>
        </w:r>
        <w:r w:rsidRPr="00E77497">
          <w:t>.</w:t>
        </w:r>
      </w:ins>
    </w:p>
    <w:p w:rsidR="00C6133D" w:rsidRPr="004A5E29" w:rsidRDefault="00C6133D" w:rsidP="00C6133D">
      <w:pPr>
        <w:pStyle w:val="MathSpecialCase3"/>
        <w:numPr>
          <w:ilvl w:val="2"/>
          <w:numId w:val="31"/>
        </w:numPr>
        <w:tabs>
          <w:tab w:val="left" w:pos="450"/>
        </w:tabs>
        <w:spacing w:after="0"/>
        <w:ind w:left="446" w:hanging="446"/>
        <w:rPr>
          <w:ins w:id="2968" w:author="Rev 9 Allen Wirfs-Brock" w:date="2012-07-06T13:56:00Z"/>
        </w:rPr>
      </w:pPr>
      <w:ins w:id="2969" w:author="Rev 9 Allen Wirfs-Brock" w:date="2012-07-06T13:56:00Z">
        <w:r w:rsidRPr="00E77497">
          <w:rPr>
            <w:rFonts w:ascii="Arial" w:hAnsi="Arial" w:cs="Arial"/>
          </w:rPr>
          <w:t>The</w:t>
        </w:r>
        <w:r w:rsidRPr="00E77497">
          <w:rPr>
            <w:rFonts w:ascii="Arial" w:hAnsi="Arial"/>
          </w:rPr>
          <w:t xml:space="preserve"> </w:t>
        </w:r>
      </w:ins>
      <w:ins w:id="2970" w:author="Rev 9 Allen Wirfs-Brock" w:date="2012-07-06T13:57:00Z">
        <w:del w:id="2971" w:author="Rev 10 Allen Wirfs-Brock" w:date="2012-07-29T11:27:00Z">
          <w:r w:rsidDel="00387B31">
            <w:rPr>
              <w:rFonts w:ascii="Arial" w:hAnsi="Arial"/>
            </w:rPr>
            <w:delText>QRV</w:delText>
          </w:r>
        </w:del>
      </w:ins>
      <w:ins w:id="2972" w:author="Rev 10 Allen Wirfs-Brock" w:date="2012-07-29T11:27:00Z">
        <w:r w:rsidR="00387B31">
          <w:rPr>
            <w:rFonts w:ascii="Arial" w:hAnsi="Arial"/>
          </w:rPr>
          <w:t>TRV</w:t>
        </w:r>
      </w:ins>
      <w:ins w:id="2973" w:author="Rev 9 Allen Wirfs-Brock" w:date="2012-07-06T13:56:00Z">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ins>
      <w:ins w:id="2974" w:author="Rev 9 Allen Wirfs-Brock" w:date="2012-07-06T13:57:00Z">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del w:id="2975" w:author="Rev 10 Allen Wirfs-Brock" w:date="2012-07-29T11:27:00Z">
          <w:r w:rsidDel="00387B31">
            <w:rPr>
              <w:rFonts w:ascii="Arial" w:hAnsi="Arial" w:cs="Arial"/>
            </w:rPr>
            <w:delText>QRV</w:delText>
          </w:r>
        </w:del>
      </w:ins>
      <w:ins w:id="2976" w:author="Rev 10 Allen Wirfs-Brock" w:date="2012-07-29T11:27:00Z">
        <w:r w:rsidR="00387B31">
          <w:rPr>
            <w:rFonts w:ascii="Arial" w:hAnsi="Arial" w:cs="Arial"/>
          </w:rPr>
          <w:t>TRV</w:t>
        </w:r>
      </w:ins>
      <w:ins w:id="2977" w:author="Rev 9 Allen Wirfs-Brock" w:date="2012-07-06T13:57:00Z">
        <w:r>
          <w:rPr>
            <w:rFonts w:ascii="Arial" w:hAnsi="Arial" w:cs="Arial"/>
          </w:rPr>
          <w:t xml:space="preserve"> of </w:t>
        </w:r>
      </w:ins>
      <w:ins w:id="2978" w:author="Rev 9 Allen Wirfs-Brock" w:date="2012-07-06T13:56:00Z">
        <w:r w:rsidRPr="00E77497">
          <w:rPr>
            <w:i/>
          </w:rPr>
          <w:t>Hex</w:t>
        </w:r>
        <w:r>
          <w:rPr>
            <w:i/>
          </w:rPr>
          <w:t>Digits</w:t>
        </w:r>
        <w:r w:rsidRPr="00E77497">
          <w:t xml:space="preserve"> </w:t>
        </w:r>
      </w:ins>
      <w:ins w:id="2979" w:author="Rev 9 Allen Wirfs-Brock" w:date="2012-07-06T13:58:00Z">
        <w:r>
          <w:rPr>
            <w:rFonts w:ascii="Arial" w:hAnsi="Arial"/>
          </w:rPr>
          <w:t>followed by</w:t>
        </w:r>
        <w:r w:rsidRPr="00C6133D">
          <w:rPr>
            <w:rFonts w:ascii="Arial" w:hAnsi="Arial"/>
          </w:rPr>
          <w:t xml:space="preserve"> </w:t>
        </w:r>
        <w:del w:id="2980" w:author="Rev 10 Allen Wirfs-Brock" w:date="2012-07-29T11:27:00Z">
          <w:r w:rsidDel="00387B31">
            <w:rPr>
              <w:rFonts w:ascii="Arial" w:hAnsi="Arial"/>
            </w:rPr>
            <w:delText>QRV</w:delText>
          </w:r>
        </w:del>
      </w:ins>
      <w:ins w:id="2981" w:author="Rev 10 Allen Wirfs-Brock" w:date="2012-07-29T11:27:00Z">
        <w:r w:rsidR="00387B31">
          <w:rPr>
            <w:rFonts w:ascii="Arial" w:hAnsi="Arial"/>
          </w:rPr>
          <w:t>TRV</w:t>
        </w:r>
      </w:ins>
      <w:ins w:id="2982" w:author="Rev 9 Allen Wirfs-Brock" w:date="2012-07-06T13:58:00Z">
        <w:r>
          <w:rPr>
            <w:rFonts w:ascii="Arial" w:hAnsi="Arial"/>
          </w:rPr>
          <w:t xml:space="preserve"> of</w:t>
        </w:r>
      </w:ins>
      <w:ins w:id="2983" w:author="Rev 9 Allen Wirfs-Brock" w:date="2012-07-06T13:56:00Z">
        <w:r w:rsidRPr="00E77497">
          <w:t xml:space="preserve"> </w:t>
        </w:r>
        <w:r w:rsidRPr="00E77497">
          <w:rPr>
            <w:i/>
          </w:rPr>
          <w:t>HexDigit</w:t>
        </w:r>
        <w:r w:rsidRPr="00E77497">
          <w:rPr>
            <w:rFonts w:ascii="Arial" w:hAnsi="Arial" w:cs="Arial"/>
          </w:rPr>
          <w:t>.</w:t>
        </w:r>
      </w:ins>
    </w:p>
    <w:p w:rsidR="008B0F52" w:rsidRPr="008B0F52" w:rsidRDefault="008B0F52" w:rsidP="008B0F52">
      <w:pPr>
        <w:pStyle w:val="MathSpecialCase3"/>
        <w:numPr>
          <w:ilvl w:val="2"/>
          <w:numId w:val="31"/>
        </w:numPr>
        <w:tabs>
          <w:tab w:val="left" w:pos="450"/>
        </w:tabs>
        <w:spacing w:after="0"/>
        <w:ind w:left="446" w:hanging="446"/>
        <w:rPr>
          <w:ins w:id="2984" w:author="Rev 9 Allen Wirfs-Brock" w:date="2012-07-06T13:42:00Z"/>
        </w:rPr>
      </w:pPr>
      <w:ins w:id="2985" w:author="Rev 9 Allen Wirfs-Brock" w:date="2012-07-06T13:42:00Z">
        <w:r w:rsidRPr="00FE4F42">
          <w:rPr>
            <w:rFonts w:ascii="Arial" w:hAnsi="Arial"/>
          </w:rPr>
          <w:t xml:space="preserve">The </w:t>
        </w:r>
        <w:del w:id="2986" w:author="Rev 10 Allen Wirfs-Brock" w:date="2012-07-29T11:27:00Z">
          <w:r w:rsidRPr="00FE4F42" w:rsidDel="00387B31">
            <w:rPr>
              <w:rFonts w:ascii="Arial" w:hAnsi="Arial"/>
            </w:rPr>
            <w:delText>Q</w:delText>
          </w:r>
          <w:r w:rsidDel="00387B31">
            <w:rPr>
              <w:rFonts w:ascii="Arial" w:hAnsi="Arial"/>
            </w:rPr>
            <w:delText>R</w:delText>
          </w:r>
          <w:r w:rsidRPr="00FE4F42" w:rsidDel="00387B31">
            <w:rPr>
              <w:rFonts w:ascii="Arial" w:hAnsi="Arial"/>
            </w:rPr>
            <w:delText>V</w:delText>
          </w:r>
        </w:del>
      </w:ins>
      <w:ins w:id="2987" w:author="Rev 10 Allen Wirfs-Brock" w:date="2012-07-29T11:27:00Z">
        <w:r w:rsidR="00387B31">
          <w:rPr>
            <w:rFonts w:ascii="Arial" w:hAnsi="Arial"/>
          </w:rPr>
          <w:t>TRV</w:t>
        </w:r>
      </w:ins>
      <w:ins w:id="2988" w:author="Rev 9 Allen Wirfs-Brock" w:date="2012-07-06T13:42:00Z">
        <w:r w:rsidRPr="00FE4F42">
          <w:rPr>
            <w:rFonts w:ascii="Arial" w:hAnsi="Arial"/>
          </w:rPr>
          <w:t xml:space="preserve"> of</w:t>
        </w:r>
        <w:r>
          <w:rPr>
            <w:rFonts w:ascii="Arial" w:hAnsi="Arial"/>
          </w:rPr>
          <w:t xml:space="preserve"> a </w:t>
        </w:r>
        <w:r>
          <w:rPr>
            <w:i/>
          </w:rPr>
          <w:t>HexDigit</w:t>
        </w:r>
        <w:r>
          <w:rPr>
            <w:rFonts w:ascii="Arial" w:hAnsi="Arial"/>
          </w:rPr>
          <w:t xml:space="preserve">  is</w:t>
        </w:r>
      </w:ins>
      <w:ins w:id="2989" w:author="Rev 11 Allen Wirfs-Brock" w:date="2012-10-25T16:46:00Z">
        <w:r w:rsidR="00375AC0">
          <w:rPr>
            <w:rFonts w:ascii="Arial" w:hAnsi="Arial"/>
          </w:rPr>
          <w:t xml:space="preserve"> the</w:t>
        </w:r>
      </w:ins>
      <w:ins w:id="2990" w:author="Rev 9 Allen Wirfs-Brock" w:date="2012-07-06T13:42:00Z">
        <w:r>
          <w:rPr>
            <w:rFonts w:ascii="Arial" w:hAnsi="Arial"/>
          </w:rPr>
          <w:t xml:space="preserve"> </w:t>
        </w:r>
      </w:ins>
      <w:ins w:id="2991" w:author="Rev 9 Allen Wirfs-Brock" w:date="2012-07-06T13:43:00Z">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ins>
      <w:ins w:id="2992" w:author="Rev 9 Allen Wirfs-Brock" w:date="2012-07-06T13:44:00Z">
        <w:r>
          <w:rPr>
            <w:i/>
          </w:rPr>
          <w:t>HexDigit</w:t>
        </w:r>
      </w:ins>
      <w:ins w:id="2993" w:author="Rev 9 Allen Wirfs-Brock" w:date="2012-07-06T13:43:00Z">
        <w:r w:rsidRPr="00E77497">
          <w:t>.</w:t>
        </w:r>
      </w:ins>
    </w:p>
    <w:p w:rsidR="007E0FF6" w:rsidRPr="00CF27DF" w:rsidRDefault="007E0FF6" w:rsidP="007E0FF6">
      <w:pPr>
        <w:pStyle w:val="MathSpecialCase3"/>
        <w:numPr>
          <w:ilvl w:val="2"/>
          <w:numId w:val="31"/>
        </w:numPr>
        <w:tabs>
          <w:tab w:val="left" w:pos="450"/>
        </w:tabs>
        <w:spacing w:after="0"/>
        <w:ind w:left="446" w:hanging="446"/>
        <w:rPr>
          <w:ins w:id="2994" w:author="Rev 9 Allen Wirfs-Brock" w:date="2012-07-06T09:44:00Z"/>
        </w:rPr>
      </w:pPr>
      <w:ins w:id="2995" w:author="Rev 9 Allen Wirfs-Brock" w:date="2012-07-06T09:44:00Z">
        <w:r w:rsidRPr="00FE4F42">
          <w:rPr>
            <w:rFonts w:ascii="Arial" w:hAnsi="Arial"/>
          </w:rPr>
          <w:t xml:space="preserve">The </w:t>
        </w:r>
        <w:del w:id="2996" w:author="Rev 10 Allen Wirfs-Brock" w:date="2012-07-29T11:27:00Z">
          <w:r w:rsidRPr="00FE4F42" w:rsidDel="00387B31">
            <w:rPr>
              <w:rFonts w:ascii="Arial" w:hAnsi="Arial"/>
            </w:rPr>
            <w:delText>Q</w:delText>
          </w:r>
        </w:del>
      </w:ins>
      <w:ins w:id="2997" w:author="Rev 9 Allen Wirfs-Brock" w:date="2012-07-06T10:18:00Z">
        <w:del w:id="2998" w:author="Rev 10 Allen Wirfs-Brock" w:date="2012-07-29T11:27:00Z">
          <w:r w:rsidR="00665EB3" w:rsidDel="00387B31">
            <w:rPr>
              <w:rFonts w:ascii="Arial" w:hAnsi="Arial"/>
            </w:rPr>
            <w:delText>R</w:delText>
          </w:r>
        </w:del>
      </w:ins>
      <w:ins w:id="2999" w:author="Rev 9 Allen Wirfs-Brock" w:date="2012-07-06T09:44:00Z">
        <w:del w:id="3000" w:author="Rev 10 Allen Wirfs-Brock" w:date="2012-07-29T11:27:00Z">
          <w:r w:rsidRPr="00FE4F42" w:rsidDel="00387B31">
            <w:rPr>
              <w:rFonts w:ascii="Arial" w:hAnsi="Arial"/>
            </w:rPr>
            <w:delText>V</w:delText>
          </w:r>
        </w:del>
      </w:ins>
      <w:ins w:id="3001" w:author="Rev 10 Allen Wirfs-Brock" w:date="2012-07-29T11:27:00Z">
        <w:r w:rsidR="00387B31">
          <w:rPr>
            <w:rFonts w:ascii="Arial" w:hAnsi="Arial"/>
          </w:rPr>
          <w:t>TRV</w:t>
        </w:r>
      </w:ins>
      <w:ins w:id="3002" w:author="Rev 9 Allen Wirfs-Brock" w:date="2012-07-06T09:44:00Z">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3003" w:author="Rev 9 Allen Wirfs-Brock" w:date="2012-07-06T10:19:00Z">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ins>
      <w:ins w:id="3004" w:author="Rev 9 Allen Wirfs-Brock" w:date="2012-07-06T10:20:00Z">
        <w:del w:id="3005" w:author="Rev 10 Allen Wirfs-Brock" w:date="2012-07-29T11:27:00Z">
          <w:r w:rsidR="00665EB3" w:rsidDel="00387B31">
            <w:rPr>
              <w:rFonts w:ascii="Arial" w:hAnsi="Arial" w:cs="Arial"/>
            </w:rPr>
            <w:delText>Q</w:delText>
          </w:r>
        </w:del>
      </w:ins>
      <w:ins w:id="3006" w:author="Rev 9 Allen Wirfs-Brock" w:date="2012-07-06T12:56:00Z">
        <w:del w:id="3007" w:author="Rev 10 Allen Wirfs-Brock" w:date="2012-07-29T11:27:00Z">
          <w:r w:rsidR="00C5377E" w:rsidDel="00387B31">
            <w:rPr>
              <w:rFonts w:ascii="Arial" w:hAnsi="Arial" w:cs="Arial"/>
            </w:rPr>
            <w:delText>R</w:delText>
          </w:r>
        </w:del>
      </w:ins>
      <w:ins w:id="3008" w:author="Rev 9 Allen Wirfs-Brock" w:date="2012-07-06T10:19:00Z">
        <w:del w:id="3009" w:author="Rev 10 Allen Wirfs-Brock" w:date="2012-07-29T11:27:00Z">
          <w:r w:rsidR="00665EB3" w:rsidDel="00387B31">
            <w:rPr>
              <w:rFonts w:ascii="Arial" w:hAnsi="Arial" w:cs="Arial"/>
            </w:rPr>
            <w:delText>V</w:delText>
          </w:r>
        </w:del>
      </w:ins>
      <w:ins w:id="3010" w:author="Rev 10 Allen Wirfs-Brock" w:date="2012-07-29T11:27:00Z">
        <w:r w:rsidR="00387B31">
          <w:rPr>
            <w:rFonts w:ascii="Arial" w:hAnsi="Arial" w:cs="Arial"/>
          </w:rPr>
          <w:t>TRV</w:t>
        </w:r>
      </w:ins>
      <w:ins w:id="3011" w:author="Rev 9 Allen Wirfs-Brock" w:date="2012-07-06T10:19:00Z">
        <w:r w:rsidR="00665EB3">
          <w:rPr>
            <w:rFonts w:ascii="Arial" w:hAnsi="Arial" w:cs="Arial"/>
          </w:rPr>
          <w:t xml:space="preserve"> of </w:t>
        </w:r>
      </w:ins>
      <w:ins w:id="3012" w:author="Rev 9 Allen Wirfs-Brock" w:date="2012-07-06T09:44:00Z">
        <w:r w:rsidRPr="00FE4F42">
          <w:rPr>
            <w:i/>
          </w:rPr>
          <w:t>LineTerminatorSequence</w:t>
        </w:r>
        <w:r w:rsidRPr="00FE4F42">
          <w:rPr>
            <w:rFonts w:ascii="Arial" w:hAnsi="Arial"/>
          </w:rPr>
          <w:t>.</w:t>
        </w:r>
      </w:ins>
    </w:p>
    <w:p w:rsidR="007E0FF6" w:rsidRPr="00FE4F42" w:rsidRDefault="007E0FF6" w:rsidP="007E0FF6">
      <w:pPr>
        <w:pStyle w:val="MathSpecialCase3"/>
        <w:numPr>
          <w:ilvl w:val="2"/>
          <w:numId w:val="31"/>
        </w:numPr>
        <w:tabs>
          <w:tab w:val="left" w:pos="450"/>
        </w:tabs>
        <w:spacing w:after="0"/>
        <w:ind w:left="446" w:hanging="446"/>
        <w:rPr>
          <w:ins w:id="3013" w:author="Rev 9 Allen Wirfs-Brock" w:date="2012-07-06T09:44:00Z"/>
        </w:rPr>
      </w:pPr>
      <w:ins w:id="3014" w:author="Rev 9 Allen Wirfs-Brock" w:date="2012-07-06T09:44:00Z">
        <w:r w:rsidRPr="00FE4F42">
          <w:rPr>
            <w:rFonts w:ascii="Arial" w:hAnsi="Arial"/>
          </w:rPr>
          <w:t xml:space="preserve">The </w:t>
        </w:r>
        <w:del w:id="3015" w:author="Rev 10 Allen Wirfs-Brock" w:date="2012-07-29T11:27:00Z">
          <w:r w:rsidRPr="00FE4F42" w:rsidDel="00387B31">
            <w:rPr>
              <w:rFonts w:ascii="Arial" w:hAnsi="Arial"/>
            </w:rPr>
            <w:delText>Q</w:delText>
          </w:r>
        </w:del>
      </w:ins>
      <w:ins w:id="3016" w:author="Rev 9 Allen Wirfs-Brock" w:date="2012-07-06T12:56:00Z">
        <w:del w:id="3017" w:author="Rev 10 Allen Wirfs-Brock" w:date="2012-07-29T11:27:00Z">
          <w:r w:rsidR="00C5377E" w:rsidDel="00387B31">
            <w:rPr>
              <w:rFonts w:ascii="Arial" w:hAnsi="Arial"/>
            </w:rPr>
            <w:delText>R</w:delText>
          </w:r>
        </w:del>
      </w:ins>
      <w:ins w:id="3018" w:author="Rev 9 Allen Wirfs-Brock" w:date="2012-07-06T09:44:00Z">
        <w:del w:id="3019" w:author="Rev 10 Allen Wirfs-Brock" w:date="2012-07-29T11:27:00Z">
          <w:r w:rsidRPr="00FE4F42" w:rsidDel="00387B31">
            <w:rPr>
              <w:rFonts w:ascii="Arial" w:hAnsi="Arial"/>
            </w:rPr>
            <w:delText>V</w:delText>
          </w:r>
        </w:del>
      </w:ins>
      <w:ins w:id="3020" w:author="Rev 10 Allen Wirfs-Brock" w:date="2012-07-29T11:27:00Z">
        <w:r w:rsidR="00387B31">
          <w:rPr>
            <w:rFonts w:ascii="Arial" w:hAnsi="Arial"/>
          </w:rPr>
          <w:t>TRV</w:t>
        </w:r>
      </w:ins>
      <w:ins w:id="3021" w:author="Rev 9 Allen Wirfs-Brock" w:date="2012-07-06T09:44:00Z">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ins>
    </w:p>
    <w:p w:rsidR="007E0FF6" w:rsidRPr="001E1EC2" w:rsidRDefault="007E0FF6" w:rsidP="007E0FF6">
      <w:pPr>
        <w:pStyle w:val="MathSpecialCase3"/>
        <w:numPr>
          <w:ilvl w:val="2"/>
          <w:numId w:val="31"/>
        </w:numPr>
        <w:tabs>
          <w:tab w:val="left" w:pos="450"/>
        </w:tabs>
        <w:spacing w:after="0"/>
        <w:ind w:left="446" w:hanging="446"/>
        <w:rPr>
          <w:ins w:id="3022" w:author="Rev 9 Allen Wirfs-Brock" w:date="2012-07-06T09:44:00Z"/>
        </w:rPr>
      </w:pPr>
      <w:ins w:id="3023" w:author="Rev 9 Allen Wirfs-Brock" w:date="2012-07-06T09:44:00Z">
        <w:r w:rsidRPr="00E77497">
          <w:rPr>
            <w:rFonts w:ascii="Arial" w:hAnsi="Arial"/>
          </w:rPr>
          <w:t xml:space="preserve">The </w:t>
        </w:r>
        <w:del w:id="3024" w:author="Rev 10 Allen Wirfs-Brock" w:date="2012-07-29T11:27:00Z">
          <w:r w:rsidDel="00387B31">
            <w:rPr>
              <w:rFonts w:ascii="Arial" w:hAnsi="Arial"/>
            </w:rPr>
            <w:delText>Q</w:delText>
          </w:r>
        </w:del>
      </w:ins>
      <w:ins w:id="3025" w:author="Rev 9 Allen Wirfs-Brock" w:date="2012-07-06T12:56:00Z">
        <w:del w:id="3026" w:author="Rev 10 Allen Wirfs-Brock" w:date="2012-07-29T11:27:00Z">
          <w:r w:rsidR="00C5377E" w:rsidDel="00387B31">
            <w:rPr>
              <w:rFonts w:ascii="Arial" w:hAnsi="Arial"/>
            </w:rPr>
            <w:delText>R</w:delText>
          </w:r>
        </w:del>
      </w:ins>
      <w:ins w:id="3027" w:author="Rev 9 Allen Wirfs-Brock" w:date="2012-07-06T09:44:00Z">
        <w:del w:id="3028" w:author="Rev 10 Allen Wirfs-Brock" w:date="2012-07-29T11:27:00Z">
          <w:r w:rsidRPr="00E77497" w:rsidDel="00387B31">
            <w:rPr>
              <w:rFonts w:ascii="Arial" w:hAnsi="Arial"/>
            </w:rPr>
            <w:delText>V</w:delText>
          </w:r>
        </w:del>
      </w:ins>
      <w:ins w:id="3029" w:author="Rev 10 Allen Wirfs-Brock" w:date="2012-07-29T11:27:00Z">
        <w:r w:rsidR="00387B31">
          <w:rPr>
            <w:rFonts w:ascii="Arial" w:hAnsi="Arial"/>
          </w:rPr>
          <w:t>TRV</w:t>
        </w:r>
      </w:ins>
      <w:ins w:id="3030"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ins>
    </w:p>
    <w:p w:rsidR="007E0FF6" w:rsidRPr="00FE4F42" w:rsidRDefault="007E0FF6" w:rsidP="007E0FF6">
      <w:pPr>
        <w:pStyle w:val="MathSpecialCase3"/>
        <w:numPr>
          <w:ilvl w:val="2"/>
          <w:numId w:val="31"/>
        </w:numPr>
        <w:tabs>
          <w:tab w:val="left" w:pos="450"/>
        </w:tabs>
        <w:spacing w:after="0"/>
        <w:ind w:left="446" w:hanging="446"/>
        <w:rPr>
          <w:ins w:id="3031" w:author="Rev 9 Allen Wirfs-Brock" w:date="2012-07-06T09:44:00Z"/>
        </w:rPr>
      </w:pPr>
      <w:ins w:id="3032" w:author="Rev 9 Allen Wirfs-Brock" w:date="2012-07-06T09:44:00Z">
        <w:r w:rsidRPr="00E77497">
          <w:rPr>
            <w:rFonts w:ascii="Arial" w:hAnsi="Arial"/>
          </w:rPr>
          <w:t xml:space="preserve">The </w:t>
        </w:r>
        <w:del w:id="3033" w:author="Rev 10 Allen Wirfs-Brock" w:date="2012-07-29T11:27:00Z">
          <w:r w:rsidDel="00387B31">
            <w:rPr>
              <w:rFonts w:ascii="Arial" w:hAnsi="Arial"/>
            </w:rPr>
            <w:delText>Q</w:delText>
          </w:r>
        </w:del>
      </w:ins>
      <w:ins w:id="3034" w:author="Rev 9 Allen Wirfs-Brock" w:date="2012-07-06T12:56:00Z">
        <w:del w:id="3035" w:author="Rev 10 Allen Wirfs-Brock" w:date="2012-07-29T11:27:00Z">
          <w:r w:rsidR="00C5377E" w:rsidDel="00387B31">
            <w:rPr>
              <w:rFonts w:ascii="Arial" w:hAnsi="Arial"/>
            </w:rPr>
            <w:delText>R</w:delText>
          </w:r>
        </w:del>
      </w:ins>
      <w:ins w:id="3036" w:author="Rev 9 Allen Wirfs-Brock" w:date="2012-07-06T09:44:00Z">
        <w:del w:id="3037" w:author="Rev 10 Allen Wirfs-Brock" w:date="2012-07-29T11:27:00Z">
          <w:r w:rsidRPr="00E77497" w:rsidDel="00387B31">
            <w:rPr>
              <w:rFonts w:ascii="Arial" w:hAnsi="Arial"/>
            </w:rPr>
            <w:delText>V</w:delText>
          </w:r>
        </w:del>
      </w:ins>
      <w:ins w:id="3038" w:author="Rev 10 Allen Wirfs-Brock" w:date="2012-07-29T11:27:00Z">
        <w:r w:rsidR="00387B31">
          <w:rPr>
            <w:rFonts w:ascii="Arial" w:hAnsi="Arial"/>
          </w:rPr>
          <w:t>TRV</w:t>
        </w:r>
      </w:ins>
      <w:ins w:id="3039"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ins>
    </w:p>
    <w:p w:rsidR="007E0FF6" w:rsidRPr="00FE4F42" w:rsidRDefault="007E0FF6" w:rsidP="007E0FF6">
      <w:pPr>
        <w:pStyle w:val="MathSpecialCase3"/>
        <w:numPr>
          <w:ilvl w:val="2"/>
          <w:numId w:val="31"/>
        </w:numPr>
        <w:tabs>
          <w:tab w:val="left" w:pos="450"/>
        </w:tabs>
        <w:spacing w:after="0"/>
        <w:ind w:left="446" w:hanging="446"/>
        <w:rPr>
          <w:ins w:id="3040" w:author="Rev 9 Allen Wirfs-Brock" w:date="2012-07-06T09:44:00Z"/>
        </w:rPr>
      </w:pPr>
      <w:ins w:id="3041" w:author="Rev 9 Allen Wirfs-Brock" w:date="2012-07-06T09:44:00Z">
        <w:r w:rsidRPr="00E77497">
          <w:rPr>
            <w:rFonts w:ascii="Arial" w:hAnsi="Arial"/>
          </w:rPr>
          <w:t xml:space="preserve">The </w:t>
        </w:r>
        <w:del w:id="3042" w:author="Rev 10 Allen Wirfs-Brock" w:date="2012-07-29T11:27:00Z">
          <w:r w:rsidDel="00387B31">
            <w:rPr>
              <w:rFonts w:ascii="Arial" w:hAnsi="Arial"/>
            </w:rPr>
            <w:delText>Q</w:delText>
          </w:r>
        </w:del>
      </w:ins>
      <w:ins w:id="3043" w:author="Rev 9 Allen Wirfs-Brock" w:date="2012-07-06T12:56:00Z">
        <w:del w:id="3044" w:author="Rev 10 Allen Wirfs-Brock" w:date="2012-07-29T11:27:00Z">
          <w:r w:rsidR="00C5377E" w:rsidDel="00387B31">
            <w:rPr>
              <w:rFonts w:ascii="Arial" w:hAnsi="Arial"/>
            </w:rPr>
            <w:delText>R</w:delText>
          </w:r>
        </w:del>
      </w:ins>
      <w:ins w:id="3045" w:author="Rev 9 Allen Wirfs-Brock" w:date="2012-07-06T09:44:00Z">
        <w:del w:id="3046" w:author="Rev 10 Allen Wirfs-Brock" w:date="2012-07-29T11:27:00Z">
          <w:r w:rsidRPr="00E77497" w:rsidDel="00387B31">
            <w:rPr>
              <w:rFonts w:ascii="Arial" w:hAnsi="Arial"/>
            </w:rPr>
            <w:delText>V</w:delText>
          </w:r>
        </w:del>
      </w:ins>
      <w:ins w:id="3047" w:author="Rev 10 Allen Wirfs-Brock" w:date="2012-07-29T11:27:00Z">
        <w:r w:rsidR="00387B31">
          <w:rPr>
            <w:rFonts w:ascii="Arial" w:hAnsi="Arial"/>
          </w:rPr>
          <w:t>TRV</w:t>
        </w:r>
      </w:ins>
      <w:ins w:id="3048"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ins>
    </w:p>
    <w:p w:rsidR="007E0FF6" w:rsidRPr="00E77497" w:rsidRDefault="007E0FF6" w:rsidP="007E0FF6">
      <w:pPr>
        <w:pStyle w:val="MathSpecialCase3"/>
        <w:numPr>
          <w:ilvl w:val="2"/>
          <w:numId w:val="31"/>
        </w:numPr>
        <w:tabs>
          <w:tab w:val="left" w:pos="450"/>
        </w:tabs>
        <w:spacing w:after="240"/>
        <w:ind w:left="446" w:hanging="446"/>
        <w:rPr>
          <w:ins w:id="3049" w:author="Rev 9 Allen Wirfs-Brock" w:date="2012-07-06T09:44:00Z"/>
        </w:rPr>
      </w:pPr>
      <w:ins w:id="3050" w:author="Rev 9 Allen Wirfs-Brock" w:date="2012-07-06T09:44:00Z">
        <w:r w:rsidRPr="00E77497">
          <w:rPr>
            <w:rFonts w:ascii="Arial" w:hAnsi="Arial"/>
          </w:rPr>
          <w:t xml:space="preserve">The </w:t>
        </w:r>
        <w:del w:id="3051" w:author="Rev 10 Allen Wirfs-Brock" w:date="2012-07-29T11:27:00Z">
          <w:r w:rsidDel="00387B31">
            <w:rPr>
              <w:rFonts w:ascii="Arial" w:hAnsi="Arial"/>
            </w:rPr>
            <w:delText>Q</w:delText>
          </w:r>
        </w:del>
      </w:ins>
      <w:ins w:id="3052" w:author="Rev 9 Allen Wirfs-Brock" w:date="2012-07-06T12:57:00Z">
        <w:del w:id="3053" w:author="Rev 10 Allen Wirfs-Brock" w:date="2012-07-29T11:27:00Z">
          <w:r w:rsidR="00C5377E" w:rsidDel="00387B31">
            <w:rPr>
              <w:rFonts w:ascii="Arial" w:hAnsi="Arial"/>
            </w:rPr>
            <w:delText>R</w:delText>
          </w:r>
        </w:del>
      </w:ins>
      <w:ins w:id="3054" w:author="Rev 9 Allen Wirfs-Brock" w:date="2012-07-06T09:44:00Z">
        <w:del w:id="3055" w:author="Rev 10 Allen Wirfs-Brock" w:date="2012-07-29T11:27:00Z">
          <w:r w:rsidRPr="00E77497" w:rsidDel="00387B31">
            <w:rPr>
              <w:rFonts w:ascii="Arial" w:hAnsi="Arial"/>
            </w:rPr>
            <w:delText>V</w:delText>
          </w:r>
        </w:del>
      </w:ins>
      <w:ins w:id="3056" w:author="Rev 10 Allen Wirfs-Brock" w:date="2012-07-29T11:27:00Z">
        <w:r w:rsidR="00387B31">
          <w:rPr>
            <w:rFonts w:ascii="Arial" w:hAnsi="Arial"/>
          </w:rPr>
          <w:t>TRV</w:t>
        </w:r>
      </w:ins>
      <w:ins w:id="3057"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ins>
    </w:p>
    <w:p w:rsidR="007F3D4F" w:rsidRDefault="007F3D4F" w:rsidP="007F3D4F">
      <w:pPr>
        <w:pStyle w:val="Note"/>
        <w:rPr>
          <w:ins w:id="3058" w:author="Rev 9 Allen Wirfs-Brock" w:date="2012-07-06T10:24:00Z"/>
        </w:rPr>
      </w:pPr>
      <w:ins w:id="3059" w:author="Rev 9 Allen Wirfs-Brock" w:date="2012-07-06T10:24:00Z">
        <w:r>
          <w:t>NOTE</w:t>
        </w:r>
        <w:r>
          <w:tab/>
        </w:r>
        <w:del w:id="3060" w:author="Rev 10 Allen Wirfs-Brock" w:date="2012-07-29T11:26:00Z">
          <w:r w:rsidDel="00387B31">
            <w:delText>QV</w:delText>
          </w:r>
        </w:del>
      </w:ins>
      <w:ins w:id="3061" w:author="Rev 10 Allen Wirfs-Brock" w:date="2012-07-29T11:26:00Z">
        <w:r w:rsidR="00387B31">
          <w:t>TV</w:t>
        </w:r>
      </w:ins>
      <w:ins w:id="3062" w:author="Rev 9 Allen Wirfs-Brock" w:date="2012-07-06T10:24:00Z">
        <w:r>
          <w:t xml:space="preserve"> </w:t>
        </w:r>
      </w:ins>
      <w:ins w:id="3063" w:author="Rev 9 Allen Wirfs-Brock" w:date="2012-07-06T10:26:00Z">
        <w:r>
          <w:t>excludes the code units of</w:t>
        </w:r>
      </w:ins>
      <w:ins w:id="3064" w:author="Rev 9 Allen Wirfs-Brock" w:date="2012-07-06T10:24:00Z">
        <w:r>
          <w:t xml:space="preserve"> </w:t>
        </w:r>
        <w:r w:rsidRPr="007F3D4F">
          <w:rPr>
            <w:rFonts w:ascii="Times New Roman" w:hAnsi="Times New Roman"/>
            <w:i/>
          </w:rPr>
          <w:t>LineContinuation</w:t>
        </w:r>
        <w:r>
          <w:t xml:space="preserve"> while </w:t>
        </w:r>
        <w:del w:id="3065" w:author="Rev 10 Allen Wirfs-Brock" w:date="2012-07-29T11:27:00Z">
          <w:r w:rsidDel="00387B31">
            <w:delText>QRV</w:delText>
          </w:r>
        </w:del>
      </w:ins>
      <w:ins w:id="3066" w:author="Rev 10 Allen Wirfs-Brock" w:date="2012-07-29T11:27:00Z">
        <w:r w:rsidR="00387B31">
          <w:t>TRV</w:t>
        </w:r>
      </w:ins>
      <w:ins w:id="3067" w:author="Rev 9 Allen Wirfs-Brock" w:date="2012-07-06T12:57:00Z">
        <w:r w:rsidR="00C5377E">
          <w:t xml:space="preserve"> includes</w:t>
        </w:r>
      </w:ins>
      <w:ins w:id="3068" w:author="Rev 9 Allen Wirfs-Brock" w:date="2012-07-06T10:24:00Z">
        <w:r>
          <w:t xml:space="preserve"> </w:t>
        </w:r>
      </w:ins>
      <w:ins w:id="3069" w:author="Rev 9 Allen Wirfs-Brock" w:date="2012-07-06T10:26:00Z">
        <w:r>
          <w:t>them.</w:t>
        </w:r>
      </w:ins>
    </w:p>
    <w:p w:rsidR="004C02EF" w:rsidRPr="00E77497" w:rsidRDefault="00D27CC9" w:rsidP="00D27CC9">
      <w:pPr>
        <w:pStyle w:val="Heading2"/>
        <w:numPr>
          <w:ilvl w:val="0"/>
          <w:numId w:val="0"/>
        </w:numPr>
      </w:pPr>
      <w:ins w:id="3070" w:author="Rev 9 Allen Wirfs-Brock" w:date="2012-07-02T19:31:00Z">
        <w:del w:id="3071" w:author="Rev 10 Allen Wirfs-Brock" w:date="2012-07-09T14:58:00Z">
          <w:r w:rsidDel="00E40EE0">
            <w:delText xml:space="preserve"> </w:delText>
          </w:r>
        </w:del>
      </w:ins>
      <w:bookmarkStart w:id="3072" w:name="_Toc339020257"/>
      <w:r w:rsidR="00B6358F">
        <w:t>7</w:t>
      </w:r>
      <w:r w:rsidR="004C02EF" w:rsidRPr="00E77497">
        <w:t>.9</w:t>
      </w:r>
      <w:r w:rsidR="004C02EF" w:rsidRPr="00E77497">
        <w:tab/>
        <w:t>Automatic Semicolon Insertio</w:t>
      </w:r>
      <w:bookmarkStart w:id="3073" w:name="_Toc382202773"/>
      <w:bookmarkStart w:id="3074" w:name="_Toc382202993"/>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918"/>
      <w:bookmarkEnd w:id="1919"/>
      <w:bookmarkEnd w:id="1920"/>
      <w:bookmarkEnd w:id="3073"/>
      <w:bookmarkEnd w:id="3074"/>
      <w:r w:rsidR="004C02EF" w:rsidRPr="00E77497">
        <w:t>n</w:t>
      </w:r>
      <w:bookmarkEnd w:id="1941"/>
      <w:bookmarkEnd w:id="1942"/>
      <w:bookmarkEnd w:id="1985"/>
      <w:bookmarkEnd w:id="1986"/>
      <w:bookmarkEnd w:id="1987"/>
      <w:bookmarkEnd w:id="1988"/>
      <w:bookmarkEnd w:id="1989"/>
      <w:bookmarkEnd w:id="1990"/>
      <w:bookmarkEnd w:id="3072"/>
    </w:p>
    <w:p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3075" w:name="_Toc393690225"/>
    </w:p>
    <w:p w:rsidR="004C02EF" w:rsidRPr="00E77497" w:rsidRDefault="004C02EF" w:rsidP="004C02EF">
      <w:pPr>
        <w:pStyle w:val="Heading3"/>
        <w:numPr>
          <w:ilvl w:val="0"/>
          <w:numId w:val="0"/>
        </w:numPr>
      </w:pPr>
      <w:bookmarkStart w:id="3076" w:name="_Ref456011139"/>
      <w:bookmarkStart w:id="3077" w:name="_Toc472818771"/>
      <w:bookmarkStart w:id="3078" w:name="_Toc235503324"/>
      <w:bookmarkStart w:id="3079" w:name="_Toc241509099"/>
      <w:bookmarkStart w:id="3080" w:name="_Toc244416586"/>
      <w:bookmarkStart w:id="3081" w:name="_Toc276630950"/>
      <w:bookmarkStart w:id="3082" w:name="_Toc339020258"/>
      <w:r w:rsidRPr="00E77497">
        <w:t>7.9.1</w:t>
      </w:r>
      <w:r w:rsidRPr="00E77497">
        <w:tab/>
        <w:t>Rules of Automatic Semicolon Insertio</w:t>
      </w:r>
      <w:bookmarkEnd w:id="3075"/>
      <w:r w:rsidRPr="00E77497">
        <w:t>n</w:t>
      </w:r>
      <w:bookmarkEnd w:id="3076"/>
      <w:bookmarkEnd w:id="3077"/>
      <w:bookmarkEnd w:id="3078"/>
      <w:bookmarkEnd w:id="3079"/>
      <w:bookmarkEnd w:id="3080"/>
      <w:bookmarkEnd w:id="3081"/>
      <w:bookmarkEnd w:id="3082"/>
    </w:p>
    <w:p w:rsidR="004C02EF" w:rsidRPr="00E77497" w:rsidRDefault="004C02EF" w:rsidP="004C02EF">
      <w:r w:rsidRPr="00E77497">
        <w:t>There are three basic rules of semicolon insertion:</w:t>
      </w:r>
    </w:p>
    <w:p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del w:id="3083" w:author="Rev 11 Allen Wirfs-Brock" w:date="2012-10-18T16:10:00Z">
        <w:r w:rsidRPr="00E77497" w:rsidDel="00E343EB">
          <w:rPr>
            <w:rFonts w:ascii="Arial" w:hAnsi="Arial" w:cs="Arial"/>
          </w:rPr>
          <w:delText xml:space="preserve">program </w:delText>
        </w:r>
      </w:del>
      <w:ins w:id="3084" w:author="Rev 11 Allen Wirfs-Brock" w:date="2012-10-18T16:10:00Z">
        <w:r w:rsidR="00E343EB">
          <w:rPr>
            <w:rFonts w:ascii="Arial" w:hAnsi="Arial" w:cs="Arial"/>
          </w:rPr>
          <w:t>script</w:t>
        </w:r>
        <w:r w:rsidR="00E343EB" w:rsidRPr="00E77497">
          <w:rPr>
            <w:rFonts w:ascii="Arial" w:hAnsi="Arial" w:cs="Arial"/>
          </w:rPr>
          <w:t xml:space="preserve"> </w:t>
        </w:r>
      </w:ins>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del w:id="3085" w:author="Rev 11 Allen Wirfs-Brock" w:date="2012-10-18T16:11:00Z">
        <w:r w:rsidRPr="00E77497" w:rsidDel="00E343EB">
          <w:rPr>
            <w:rFonts w:ascii="Arial" w:hAnsi="Arial" w:cs="Arial"/>
          </w:rPr>
          <w:delText xml:space="preserve">program </w:delText>
        </w:r>
      </w:del>
      <w:ins w:id="3086" w:author="Rev 11 Allen Wirfs-Brock" w:date="2012-10-18T16:11:00Z">
        <w:r w:rsidR="00E343EB">
          <w:rPr>
            <w:rFonts w:ascii="Arial" w:hAnsi="Arial" w:cs="Arial"/>
          </w:rPr>
          <w:t>script</w:t>
        </w:r>
        <w:r w:rsidR="00E343EB" w:rsidRPr="00E77497">
          <w:rPr>
            <w:rFonts w:ascii="Arial" w:hAnsi="Arial" w:cs="Arial"/>
          </w:rPr>
          <w:t xml:space="preserve"> </w:t>
        </w:r>
      </w:ins>
      <w:r w:rsidRPr="00E77497">
        <w:rPr>
          <w:rFonts w:ascii="Arial" w:hAnsi="Arial" w:cs="Arial"/>
        </w:rPr>
        <w:t xml:space="preserve">is parsed from left to right, the end of the input stream of tokens is encountered and the parser is unable to parse the input token stream as a single complete ECMAScript </w:t>
      </w:r>
      <w:del w:id="3087" w:author="Rev 11 Allen Wirfs-Brock" w:date="2012-10-18T16:11:00Z">
        <w:r w:rsidRPr="00E77497" w:rsidDel="00E343EB">
          <w:rPr>
            <w:rStyle w:val="bnf"/>
          </w:rPr>
          <w:delText>Program</w:delText>
        </w:r>
      </w:del>
      <w:ins w:id="3088" w:author="Rev 11 Allen Wirfs-Brock" w:date="2012-10-18T16:11:00Z">
        <w:r w:rsidR="00E343EB">
          <w:rPr>
            <w:rStyle w:val="bnf"/>
          </w:rPr>
          <w:t>script</w:t>
        </w:r>
      </w:ins>
      <w:r w:rsidRPr="00E77497">
        <w:rPr>
          <w:rFonts w:ascii="Arial" w:hAnsi="Arial" w:cs="Arial"/>
        </w:rPr>
        <w:t>, then a semicolon is automatically inserted at the end of the input stream.</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del w:id="3089" w:author="Rev 11 Allen Wirfs-Brock" w:date="2012-10-18T16:11:00Z">
        <w:r w:rsidRPr="00E77497" w:rsidDel="00E343EB">
          <w:rPr>
            <w:rFonts w:ascii="Arial" w:hAnsi="Arial" w:cs="Arial"/>
          </w:rPr>
          <w:delText xml:space="preserve">program </w:delText>
        </w:r>
      </w:del>
      <w:ins w:id="3090" w:author="Rev 11 Allen Wirfs-Brock" w:date="2012-10-18T16:11:00Z">
        <w:r w:rsidR="00E343EB">
          <w:rPr>
            <w:rFonts w:ascii="Arial" w:hAnsi="Arial" w:cs="Arial"/>
          </w:rPr>
          <w:t>script</w:t>
        </w:r>
        <w:r w:rsidR="00E343EB" w:rsidRPr="00E77497">
          <w:rPr>
            <w:rFonts w:ascii="Arial" w:hAnsi="Arial" w:cs="Arial"/>
          </w:rPr>
          <w:t xml:space="preserve"> </w:t>
        </w:r>
      </w:ins>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rsidR="004C02EF" w:rsidRPr="00E77497" w:rsidRDefault="004C02EF" w:rsidP="004C02EF">
      <w:pPr>
        <w:pStyle w:val="Note"/>
        <w:spacing w:after="120"/>
      </w:pPr>
      <w:bookmarkStart w:id="3091" w:name="_Toc393690226"/>
      <w:bookmarkStart w:id="3092" w:name="_Ref404492883"/>
      <w:bookmarkStart w:id="3093" w:name="_Ref404492911"/>
      <w:r w:rsidRPr="00E77497">
        <w:t>NOTE</w:t>
      </w:r>
      <w:r w:rsidRPr="00E77497">
        <w:tab/>
        <w:t>The following are the only restricted productions in the grammar:</w:t>
      </w:r>
    </w:p>
    <w:p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lastRenderedPageBreak/>
        <w:t xml:space="preserve">BreakStatement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rsidR="004C02EF" w:rsidRPr="00E77497" w:rsidRDefault="004C02EF" w:rsidP="004C02EF">
      <w:pPr>
        <w:rPr>
          <w:sz w:val="18"/>
        </w:rPr>
      </w:pPr>
      <w:bookmarkStart w:id="3094" w:name="_Ref424532635"/>
      <w:bookmarkStart w:id="3095" w:name="_Ref424532665"/>
      <w:r w:rsidRPr="00E77497">
        <w:rPr>
          <w:sz w:val="18"/>
        </w:rPr>
        <w:t>The practical effect of these restricted productions is as follows:</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spacing w:after="220"/>
        <w:ind w:left="400"/>
        <w:rPr>
          <w:sz w:val="18"/>
        </w:rPr>
      </w:pPr>
      <w:r w:rsidRPr="00E77497">
        <w:rPr>
          <w:sz w:val="18"/>
        </w:rPr>
        <w:t>The resulting practical advice to ECMAScript programmers is:</w:t>
      </w:r>
    </w:p>
    <w:p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rsidR="004C02EF" w:rsidRPr="00E77497" w:rsidRDefault="004C02EF" w:rsidP="004C02EF">
      <w:pPr>
        <w:pStyle w:val="Heading3"/>
        <w:numPr>
          <w:ilvl w:val="0"/>
          <w:numId w:val="0"/>
        </w:numPr>
      </w:pPr>
      <w:bookmarkStart w:id="3096" w:name="_Toc472818772"/>
      <w:bookmarkStart w:id="3097" w:name="_Toc235503325"/>
      <w:bookmarkStart w:id="3098" w:name="_Toc241509100"/>
      <w:bookmarkStart w:id="3099" w:name="_Toc244416587"/>
      <w:bookmarkStart w:id="3100" w:name="_Toc276630951"/>
      <w:bookmarkStart w:id="3101" w:name="_Toc339020259"/>
      <w:r w:rsidRPr="00E77497">
        <w:t>7.9.2</w:t>
      </w:r>
      <w:r w:rsidRPr="00E77497">
        <w:tab/>
        <w:t>Examples of Automatic Semicolon Insertio</w:t>
      </w:r>
      <w:bookmarkEnd w:id="3091"/>
      <w:bookmarkEnd w:id="3092"/>
      <w:bookmarkEnd w:id="3093"/>
      <w:r w:rsidRPr="00E77497">
        <w:t>n</w:t>
      </w:r>
      <w:bookmarkEnd w:id="3094"/>
      <w:bookmarkEnd w:id="3095"/>
      <w:bookmarkEnd w:id="3096"/>
      <w:bookmarkEnd w:id="3097"/>
      <w:bookmarkEnd w:id="3098"/>
      <w:bookmarkEnd w:id="3099"/>
      <w:bookmarkEnd w:id="3100"/>
      <w:bookmarkEnd w:id="3101"/>
    </w:p>
    <w:p w:rsidR="004C02EF" w:rsidRPr="00E77497" w:rsidRDefault="004C02EF" w:rsidP="004C02EF">
      <w:pPr>
        <w:keepNext/>
        <w:spacing w:after="60"/>
      </w:pPr>
      <w:r w:rsidRPr="00E77497">
        <w:t>The source</w:t>
      </w:r>
    </w:p>
    <w:p w:rsidR="004C02EF" w:rsidRPr="00E77497" w:rsidRDefault="004C02EF" w:rsidP="004C02EF">
      <w:pPr>
        <w:pStyle w:val="CodeSample3"/>
        <w:spacing w:after="60"/>
        <w:ind w:left="1440"/>
        <w:jc w:val="left"/>
      </w:pPr>
      <w:r w:rsidRPr="00E77497">
        <w:t>{ 1 2 } 3</w:t>
      </w:r>
    </w:p>
    <w:p w:rsidR="004C02EF" w:rsidRPr="00E77497" w:rsidRDefault="004C02EF" w:rsidP="004C02EF">
      <w:pPr>
        <w:spacing w:after="60"/>
      </w:pPr>
      <w:r w:rsidRPr="00E77497">
        <w:t>is not a valid sentence in the ECMAScript grammar, even with the automatic semicolon insertion rules. In contrast, the source</w:t>
      </w:r>
    </w:p>
    <w:p w:rsidR="004C02EF" w:rsidRPr="00E77497" w:rsidRDefault="004C02EF" w:rsidP="004C02EF">
      <w:pPr>
        <w:pStyle w:val="CodeSample3"/>
        <w:ind w:left="1440"/>
        <w:jc w:val="left"/>
      </w:pPr>
      <w:r w:rsidRPr="00E77497">
        <w:t>{ 1</w:t>
      </w:r>
      <w:r w:rsidRPr="00E77497">
        <w:br/>
        <w:t>2 } 3</w:t>
      </w:r>
    </w:p>
    <w:p w:rsidR="004C02EF" w:rsidRPr="00E77497" w:rsidRDefault="004C02EF" w:rsidP="004C02EF">
      <w:pPr>
        <w:spacing w:after="60"/>
      </w:pPr>
      <w:r w:rsidRPr="00E77497">
        <w:t>is also not a valid ECMAScript sentence, but is transformed by automatic semicolon insertion into the following:</w:t>
      </w:r>
    </w:p>
    <w:p w:rsidR="004C02EF" w:rsidRPr="00E77497" w:rsidRDefault="004C02EF" w:rsidP="004C02EF">
      <w:pPr>
        <w:pStyle w:val="CodeSample3"/>
        <w:spacing w:after="60"/>
        <w:ind w:left="1440"/>
        <w:jc w:val="left"/>
      </w:pPr>
      <w:r w:rsidRPr="00E77497">
        <w:t>{ 1</w:t>
      </w:r>
      <w:r w:rsidRPr="00E77497">
        <w:br/>
        <w:t>;2 ;} 3;</w:t>
      </w:r>
    </w:p>
    <w:p w:rsidR="004C02EF" w:rsidRPr="00E77497" w:rsidRDefault="004C02EF" w:rsidP="004C02EF">
      <w:r w:rsidRPr="00E77497">
        <w:t>which is a valid ECMAScript sentence.</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for (a; b</w:t>
      </w:r>
      <w:r w:rsidRPr="00E77497">
        <w:br/>
        <w:t>)</w:t>
      </w:r>
    </w:p>
    <w:p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pPr>
      <w:r w:rsidRPr="00E77497">
        <w:t>return</w:t>
      </w:r>
      <w:r w:rsidRPr="00E77497">
        <w:br/>
        <w:t>a + b</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pPr>
      <w:r w:rsidRPr="00E77497">
        <w:t>return;</w:t>
      </w:r>
      <w:r w:rsidRPr="00E77497">
        <w:br/>
        <w:t>a + b;</w:t>
      </w:r>
    </w:p>
    <w:p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rsidR="004C02EF" w:rsidRPr="00E77497" w:rsidRDefault="004C02EF" w:rsidP="004C02EF">
      <w:pPr>
        <w:spacing w:after="60"/>
      </w:pPr>
      <w:r w:rsidRPr="00E77497">
        <w:lastRenderedPageBreak/>
        <w:t>The source</w:t>
      </w:r>
    </w:p>
    <w:p w:rsidR="004C02EF" w:rsidRPr="00E77497" w:rsidRDefault="004C02EF" w:rsidP="004C02EF">
      <w:pPr>
        <w:pStyle w:val="CodeSample3"/>
        <w:spacing w:after="60"/>
        <w:ind w:left="1440"/>
        <w:jc w:val="left"/>
      </w:pPr>
      <w:r w:rsidRPr="00E77497">
        <w:t>a = b</w:t>
      </w:r>
      <w:r w:rsidRPr="00E77497">
        <w:br/>
        <w:t>++c</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jc w:val="left"/>
      </w:pPr>
      <w:r w:rsidRPr="00E77497">
        <w:t>a = b;</w:t>
      </w:r>
      <w:r w:rsidRPr="00E77497">
        <w:br/>
        <w:t>++c;</w:t>
      </w:r>
    </w:p>
    <w:p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if (a &gt; b)</w:t>
      </w:r>
      <w:r w:rsidRPr="00E77497">
        <w:br/>
        <w:t>else c = d</w:t>
      </w:r>
    </w:p>
    <w:p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3102" w:name="_Toc381513631"/>
      <w:bookmarkStart w:id="3103" w:name="_Toc382202774"/>
      <w:bookmarkStart w:id="3104" w:name="_Toc382202994"/>
      <w:bookmarkStart w:id="3105" w:name="_Toc382212153"/>
      <w:bookmarkStart w:id="3106" w:name="_Toc382212332"/>
      <w:bookmarkStart w:id="3107" w:name="_Toc382291498"/>
      <w:bookmarkStart w:id="3108" w:name="_Toc385672134"/>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 + c</w:t>
      </w:r>
      <w:r w:rsidRPr="00E77497">
        <w:br/>
        <w:t>(d + e).print()</w:t>
      </w:r>
    </w:p>
    <w:p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rsidR="004C02EF" w:rsidRPr="00E77497" w:rsidRDefault="004C02EF" w:rsidP="004C02EF">
      <w:pPr>
        <w:pStyle w:val="CodeSample3"/>
        <w:ind w:firstLine="720"/>
      </w:pPr>
      <w:r w:rsidRPr="00E77497">
        <w:t>a = b + c(d + e).print()</w:t>
      </w:r>
    </w:p>
    <w:p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3109" w:name="_Toc393690227"/>
    </w:p>
    <w:p w:rsidR="004C02EF" w:rsidRPr="00E77497" w:rsidRDefault="004C02EF" w:rsidP="004C02EF">
      <w:pPr>
        <w:pStyle w:val="Heading1"/>
        <w:numPr>
          <w:ilvl w:val="0"/>
          <w:numId w:val="0"/>
        </w:numPr>
        <w:spacing w:after="120"/>
      </w:pPr>
      <w:bookmarkStart w:id="3110" w:name="_Toc472818773"/>
      <w:bookmarkStart w:id="3111" w:name="_Toc235503326"/>
      <w:bookmarkStart w:id="3112" w:name="_Toc241509101"/>
      <w:bookmarkStart w:id="3113" w:name="_Toc244416588"/>
      <w:bookmarkStart w:id="3114" w:name="_Toc276630952"/>
      <w:bookmarkStart w:id="3115" w:name="_Toc339020260"/>
      <w:r w:rsidRPr="00E77497">
        <w:t>8</w:t>
      </w:r>
      <w:r w:rsidRPr="00E77497">
        <w:tab/>
        <w:t>Type</w:t>
      </w:r>
      <w:bookmarkEnd w:id="3102"/>
      <w:bookmarkEnd w:id="3103"/>
      <w:bookmarkEnd w:id="3104"/>
      <w:bookmarkEnd w:id="3105"/>
      <w:bookmarkEnd w:id="3106"/>
      <w:bookmarkEnd w:id="3107"/>
      <w:bookmarkEnd w:id="3108"/>
      <w:bookmarkEnd w:id="3109"/>
      <w:r w:rsidRPr="00E77497">
        <w:t>s</w:t>
      </w:r>
      <w:bookmarkEnd w:id="3110"/>
      <w:bookmarkEnd w:id="3111"/>
      <w:bookmarkEnd w:id="3112"/>
      <w:bookmarkEnd w:id="3113"/>
      <w:bookmarkEnd w:id="3114"/>
      <w:bookmarkEnd w:id="3115"/>
    </w:p>
    <w:p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w:t>
      </w:r>
      <w:ins w:id="3116" w:author="Rev 10 Allen Wirfs-Brock" w:date="2012-09-06T10:52:00Z">
        <w:r w:rsidR="00565344">
          <w:t xml:space="preserve"> </w:t>
        </w:r>
      </w:ins>
      <w:del w:id="3117" w:author="Rev 10 Allen Wirfs-Brock" w:date="2012-09-06T10:52:00Z">
        <w:r w:rsidRPr="00E77497" w:rsidDel="00565344">
          <w:delText xml:space="preserve"> and </w:delText>
        </w:r>
      </w:del>
      <w:r w:rsidRPr="00E77497">
        <w:t>Environment Record</w:t>
      </w:r>
      <w:ins w:id="3118" w:author="Rev 10 Allen Wirfs-Brock" w:date="2012-09-06T10:53:00Z">
        <w:r w:rsidR="00565344">
          <w:t>,</w:t>
        </w:r>
      </w:ins>
      <w:ins w:id="3119" w:author="Rev 10 Allen Wirfs-Brock" w:date="2012-09-26T16:59:00Z">
        <w:r w:rsidR="004012E4">
          <w:t xml:space="preserve"> and</w:t>
        </w:r>
      </w:ins>
      <w:ins w:id="3120" w:author="Rev 10 Allen Wirfs-Brock" w:date="2012-09-06T10:53:00Z">
        <w:r w:rsidR="00565344">
          <w:t xml:space="preserve"> Data Block</w:t>
        </w:r>
      </w:ins>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3121" w:name="_Toc381513632"/>
      <w:bookmarkStart w:id="3122" w:name="_Toc382202775"/>
      <w:bookmarkStart w:id="3123" w:name="_Toc382202995"/>
      <w:bookmarkStart w:id="3124" w:name="_Toc382212154"/>
      <w:bookmarkStart w:id="3125" w:name="_Toc382212333"/>
      <w:bookmarkStart w:id="3126" w:name="_Toc382291499"/>
      <w:bookmarkStart w:id="3127" w:name="_Toc385672135"/>
      <w:bookmarkStart w:id="3128" w:name="_Toc393690228"/>
    </w:p>
    <w:p w:rsidR="004C02EF" w:rsidRPr="00E77497" w:rsidRDefault="004C02EF" w:rsidP="004C02EF">
      <w:pPr>
        <w:pStyle w:val="Heading2"/>
        <w:numPr>
          <w:ilvl w:val="0"/>
          <w:numId w:val="0"/>
        </w:numPr>
      </w:pPr>
      <w:bookmarkStart w:id="3129" w:name="_Ref449763253"/>
      <w:bookmarkStart w:id="3130" w:name="_Toc472818774"/>
      <w:bookmarkStart w:id="3131" w:name="_Toc235503327"/>
      <w:bookmarkStart w:id="3132" w:name="_Toc241509102"/>
      <w:bookmarkStart w:id="3133" w:name="_Toc244416589"/>
      <w:bookmarkStart w:id="3134" w:name="_Toc276630953"/>
      <w:bookmarkStart w:id="3135" w:name="_Toc339020261"/>
      <w:r w:rsidRPr="00E77497">
        <w:t>8.1</w:t>
      </w:r>
      <w:r w:rsidRPr="00E77497">
        <w:tab/>
        <w:t>The Undefined Typ</w:t>
      </w:r>
      <w:bookmarkEnd w:id="3121"/>
      <w:bookmarkEnd w:id="3122"/>
      <w:bookmarkEnd w:id="3123"/>
      <w:bookmarkEnd w:id="3124"/>
      <w:bookmarkEnd w:id="3125"/>
      <w:bookmarkEnd w:id="3126"/>
      <w:bookmarkEnd w:id="3127"/>
      <w:bookmarkEnd w:id="3128"/>
      <w:r w:rsidRPr="00E77497">
        <w:t>e</w:t>
      </w:r>
      <w:bookmarkEnd w:id="3129"/>
      <w:bookmarkEnd w:id="3130"/>
      <w:bookmarkEnd w:id="3131"/>
      <w:bookmarkEnd w:id="3132"/>
      <w:bookmarkEnd w:id="3133"/>
      <w:bookmarkEnd w:id="3134"/>
      <w:bookmarkEnd w:id="3135"/>
    </w:p>
    <w:p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3136" w:name="_Toc381513633"/>
      <w:bookmarkStart w:id="3137" w:name="_Toc382202776"/>
      <w:bookmarkStart w:id="3138" w:name="_Toc382202996"/>
      <w:bookmarkStart w:id="3139" w:name="_Toc382212155"/>
      <w:bookmarkStart w:id="3140" w:name="_Toc382212334"/>
      <w:bookmarkStart w:id="3141" w:name="_Toc382291500"/>
      <w:bookmarkStart w:id="3142" w:name="_Toc385672136"/>
      <w:bookmarkStart w:id="3143" w:name="_Toc393690229"/>
    </w:p>
    <w:p w:rsidR="004C02EF" w:rsidRPr="00E77497" w:rsidRDefault="004C02EF" w:rsidP="004C02EF">
      <w:pPr>
        <w:pStyle w:val="Heading2"/>
        <w:numPr>
          <w:ilvl w:val="0"/>
          <w:numId w:val="0"/>
        </w:numPr>
      </w:pPr>
      <w:bookmarkStart w:id="3144" w:name="_Toc472818775"/>
      <w:bookmarkStart w:id="3145" w:name="_Toc235503328"/>
      <w:bookmarkStart w:id="3146" w:name="_Toc241509103"/>
      <w:bookmarkStart w:id="3147" w:name="_Toc244416590"/>
      <w:bookmarkStart w:id="3148" w:name="_Toc276630954"/>
      <w:bookmarkStart w:id="3149" w:name="_Toc339020262"/>
      <w:r w:rsidRPr="00E77497">
        <w:t>8.2</w:t>
      </w:r>
      <w:r w:rsidRPr="00E77497">
        <w:tab/>
        <w:t>The Null Typ</w:t>
      </w:r>
      <w:bookmarkEnd w:id="3136"/>
      <w:bookmarkEnd w:id="3137"/>
      <w:bookmarkEnd w:id="3138"/>
      <w:bookmarkEnd w:id="3139"/>
      <w:bookmarkEnd w:id="3140"/>
      <w:bookmarkEnd w:id="3141"/>
      <w:bookmarkEnd w:id="3142"/>
      <w:bookmarkEnd w:id="3143"/>
      <w:r w:rsidRPr="00E77497">
        <w:t>e</w:t>
      </w:r>
      <w:bookmarkEnd w:id="3144"/>
      <w:bookmarkEnd w:id="3145"/>
      <w:bookmarkEnd w:id="3146"/>
      <w:bookmarkEnd w:id="3147"/>
      <w:bookmarkEnd w:id="3148"/>
      <w:bookmarkEnd w:id="3149"/>
    </w:p>
    <w:p w:rsidR="004C02EF" w:rsidRPr="00E77497" w:rsidRDefault="004C02EF" w:rsidP="004C02EF">
      <w:r w:rsidRPr="00E77497">
        <w:t xml:space="preserve">The Null type has exactly one value, called </w:t>
      </w:r>
      <w:r w:rsidRPr="00E77497">
        <w:rPr>
          <w:b/>
        </w:rPr>
        <w:t>null</w:t>
      </w:r>
      <w:r w:rsidRPr="00E77497">
        <w:t>.</w:t>
      </w:r>
      <w:bookmarkStart w:id="3150" w:name="_Toc381513634"/>
      <w:bookmarkStart w:id="3151" w:name="_Toc382202777"/>
      <w:bookmarkStart w:id="3152" w:name="_Toc382202997"/>
      <w:bookmarkStart w:id="3153" w:name="_Toc382212156"/>
      <w:bookmarkStart w:id="3154" w:name="_Toc382212335"/>
      <w:bookmarkStart w:id="3155" w:name="_Toc382291501"/>
      <w:bookmarkStart w:id="3156" w:name="_Toc385672137"/>
      <w:bookmarkStart w:id="3157" w:name="_Toc393690230"/>
    </w:p>
    <w:p w:rsidR="004C02EF" w:rsidRPr="00E77497" w:rsidRDefault="004C02EF" w:rsidP="004C02EF">
      <w:pPr>
        <w:pStyle w:val="Heading2"/>
        <w:numPr>
          <w:ilvl w:val="0"/>
          <w:numId w:val="0"/>
        </w:numPr>
      </w:pPr>
      <w:bookmarkStart w:id="3158" w:name="_Toc472818776"/>
      <w:bookmarkStart w:id="3159" w:name="_Toc235503329"/>
      <w:bookmarkStart w:id="3160" w:name="_Toc241509104"/>
      <w:bookmarkStart w:id="3161" w:name="_Toc244416591"/>
      <w:bookmarkStart w:id="3162" w:name="_Toc276630955"/>
      <w:bookmarkStart w:id="3163" w:name="_Toc339020263"/>
      <w:r w:rsidRPr="00E77497">
        <w:lastRenderedPageBreak/>
        <w:t>8.3</w:t>
      </w:r>
      <w:r w:rsidRPr="00E77497">
        <w:tab/>
        <w:t>The Boolean Typ</w:t>
      </w:r>
      <w:bookmarkEnd w:id="3150"/>
      <w:bookmarkEnd w:id="3151"/>
      <w:bookmarkEnd w:id="3152"/>
      <w:bookmarkEnd w:id="3153"/>
      <w:bookmarkEnd w:id="3154"/>
      <w:bookmarkEnd w:id="3155"/>
      <w:bookmarkEnd w:id="3156"/>
      <w:bookmarkEnd w:id="3157"/>
      <w:r w:rsidRPr="00E77497">
        <w:t>e</w:t>
      </w:r>
      <w:bookmarkEnd w:id="3158"/>
      <w:bookmarkEnd w:id="3159"/>
      <w:bookmarkEnd w:id="3160"/>
      <w:bookmarkEnd w:id="3161"/>
      <w:bookmarkEnd w:id="3162"/>
      <w:bookmarkEnd w:id="3163"/>
    </w:p>
    <w:p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3164" w:name="_Ref384033349"/>
      <w:bookmarkStart w:id="3165" w:name="_Toc385672138"/>
      <w:bookmarkStart w:id="3166" w:name="_Toc393690231"/>
      <w:bookmarkStart w:id="3167" w:name="_Ref379873913"/>
      <w:bookmarkStart w:id="3168" w:name="_Ref379873915"/>
      <w:bookmarkStart w:id="3169" w:name="_Toc381513635"/>
      <w:bookmarkStart w:id="3170" w:name="_Toc382202778"/>
      <w:bookmarkStart w:id="3171" w:name="_Toc382202998"/>
      <w:bookmarkStart w:id="3172" w:name="_Toc382212157"/>
      <w:bookmarkStart w:id="3173" w:name="_Toc382212336"/>
      <w:bookmarkStart w:id="3174" w:name="_Toc382291502"/>
    </w:p>
    <w:p w:rsidR="004C02EF" w:rsidRPr="00E77497" w:rsidRDefault="004C02EF" w:rsidP="004C02EF">
      <w:pPr>
        <w:pStyle w:val="Heading2"/>
        <w:numPr>
          <w:ilvl w:val="0"/>
          <w:numId w:val="0"/>
        </w:numPr>
      </w:pPr>
      <w:bookmarkStart w:id="3175" w:name="_Ref451679925"/>
      <w:bookmarkStart w:id="3176" w:name="_Toc472818777"/>
      <w:bookmarkStart w:id="3177" w:name="_Toc235503330"/>
      <w:bookmarkStart w:id="3178" w:name="_Toc241509105"/>
      <w:bookmarkStart w:id="3179" w:name="_Toc244416592"/>
      <w:bookmarkStart w:id="3180" w:name="_Toc276630956"/>
      <w:bookmarkStart w:id="3181" w:name="_Toc339020264"/>
      <w:r w:rsidRPr="00E77497">
        <w:t>8.4</w:t>
      </w:r>
      <w:r w:rsidRPr="00E77497">
        <w:tab/>
        <w:t xml:space="preserve">The String </w:t>
      </w:r>
      <w:bookmarkEnd w:id="3164"/>
      <w:bookmarkEnd w:id="3165"/>
      <w:bookmarkEnd w:id="3166"/>
      <w:r w:rsidRPr="00E77497">
        <w:t>Type</w:t>
      </w:r>
      <w:bookmarkEnd w:id="3175"/>
      <w:bookmarkEnd w:id="3176"/>
      <w:bookmarkEnd w:id="3177"/>
      <w:bookmarkEnd w:id="3178"/>
      <w:bookmarkEnd w:id="3179"/>
      <w:bookmarkEnd w:id="3180"/>
      <w:bookmarkEnd w:id="3181"/>
    </w:p>
    <w:p w:rsidR="004C02EF" w:rsidRPr="00E77497" w:rsidRDefault="004C02EF" w:rsidP="00AF1771">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ins w:id="3182" w:author="Rev 9 Allen Wirfs-Brock" w:date="2012-07-06T18:34:00Z">
        <w:del w:id="3183" w:author="Rev 10 Allen Wirfs-Brock" w:date="2012-08-30T16:24:00Z">
          <w:r w:rsidR="00281181" w:rsidDel="00053DB6">
            <w:delText>Unicode</w:delText>
          </w:r>
        </w:del>
      </w:ins>
      <w:ins w:id="3184" w:author="Rev 10 Allen Wirfs-Brock" w:date="2012-08-30T16:24:00Z">
        <w:r w:rsidR="00053DB6">
          <w:t>UTF-16</w:t>
        </w:r>
      </w:ins>
      <w:ins w:id="3185" w:author="Rev 9 Allen Wirfs-Brock" w:date="2012-07-06T18:34:00Z">
        <w:r w:rsidR="00281181">
          <w:t xml:space="preserve"> </w:t>
        </w:r>
      </w:ins>
      <w:r w:rsidRPr="00E77497">
        <w:t>code unit value</w:t>
      </w:r>
      <w:del w:id="3186" w:author="Rev 9 Allen Wirfs-Brock" w:date="2012-07-06T18:34:00Z">
        <w:r w:rsidRPr="00E77497" w:rsidDel="00281181">
          <w:delText xml:space="preserve"> (see Clause 6)</w:delText>
        </w:r>
      </w:del>
      <w:r w:rsidRPr="00E77497">
        <w:t xml:space="preserve">. Each element is regarded as occupying a position within the sequence. These positions are indexed with nonnegative integers. The first element (if any) is at </w:t>
      </w:r>
      <w:del w:id="3187" w:author="Rev 11 Allen Wirfs-Brock" w:date="2012-10-25T15:15:00Z">
        <w:r w:rsidRPr="00E77497" w:rsidDel="00AF1771">
          <w:delText xml:space="preserve">position </w:delText>
        </w:r>
      </w:del>
      <w:ins w:id="3188" w:author="Rev 11 Allen Wirfs-Brock" w:date="2012-10-25T15:15:00Z">
        <w:r w:rsidR="00AF1771">
          <w:t>index</w:t>
        </w:r>
        <w:r w:rsidR="00AF1771" w:rsidRPr="00E77497">
          <w:t xml:space="preserve"> </w:t>
        </w:r>
      </w:ins>
      <w:r w:rsidRPr="00E77497">
        <w:t xml:space="preserve">0, the next element (if any) at </w:t>
      </w:r>
      <w:del w:id="3189" w:author="Rev 11 Allen Wirfs-Brock" w:date="2012-10-25T15:15:00Z">
        <w:r w:rsidRPr="00E77497" w:rsidDel="00AF1771">
          <w:delText xml:space="preserve">position </w:delText>
        </w:r>
      </w:del>
      <w:ins w:id="3190" w:author="Rev 11 Allen Wirfs-Brock" w:date="2012-10-25T15:15:00Z">
        <w:r w:rsidR="00AF1771">
          <w:t>index</w:t>
        </w:r>
        <w:r w:rsidR="00AF1771" w:rsidRPr="00E77497">
          <w:t xml:space="preserve"> </w:t>
        </w:r>
      </w:ins>
      <w:r w:rsidRPr="00E77497">
        <w:t>1, and so on. The length of a String is the number of elements (i.e., 16-bit values) within it. The empty String has length zero and therefore contains no elements.</w:t>
      </w:r>
      <w:bookmarkStart w:id="3191" w:name="_Toc385672139"/>
      <w:bookmarkStart w:id="3192" w:name="_Ref393616595"/>
      <w:bookmarkStart w:id="3193" w:name="_Toc393690232"/>
      <w:bookmarkStart w:id="3194" w:name="_Ref404492926"/>
      <w:bookmarkStart w:id="3195" w:name="_Ref404493293"/>
      <w:bookmarkStart w:id="3196" w:name="_Ref404504794"/>
    </w:p>
    <w:p w:rsidR="00922332" w:rsidRDefault="00281181" w:rsidP="00281181">
      <w:pPr>
        <w:rPr>
          <w:ins w:id="3197" w:author="Rev 9 Allen Wirfs-Brock" w:date="2012-07-07T12:38:00Z"/>
        </w:rPr>
      </w:pPr>
      <w:ins w:id="3198" w:author="Rev 9 Allen Wirfs-Brock" w:date="2012-07-06T18:36:00Z">
        <w:r>
          <w:t xml:space="preserve">Where ECMAScript operations interpret String </w:t>
        </w:r>
      </w:ins>
      <w:ins w:id="3199" w:author="Rev 9 Allen Wirfs-Brock" w:date="2012-07-06T18:37:00Z">
        <w:r>
          <w:t>values</w:t>
        </w:r>
      </w:ins>
      <w:ins w:id="3200" w:author="Rev 9 Allen Wirfs-Brock" w:date="2012-07-06T18:36:00Z">
        <w:r>
          <w:t xml:space="preserve">,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w:t>
        </w:r>
      </w:ins>
      <w:ins w:id="3201" w:author="Rev 9 Allen Wirfs-Brock" w:date="2012-07-06T18:40:00Z">
        <w:r>
          <w:t xml:space="preserve">a </w:t>
        </w:r>
      </w:ins>
      <w:ins w:id="3202" w:author="Rev 9 Allen Wirfs-Brock" w:date="2012-07-06T18:36:00Z">
        <w:r>
          <w:t>normalized form. Only operations that are explicitly specified to be language or locale sensitive produce language-sensitive results</w:t>
        </w:r>
      </w:ins>
    </w:p>
    <w:p w:rsidR="004C02EF" w:rsidRPr="00E77497" w:rsidDel="00206DEC" w:rsidRDefault="004C02EF" w:rsidP="00206DEC">
      <w:pPr>
        <w:numPr>
          <w:ilvl w:val="0"/>
          <w:numId w:val="912"/>
        </w:numPr>
        <w:rPr>
          <w:del w:id="3203" w:author="Rev 9 Allen Wirfs-Brock" w:date="2012-07-07T12:50:00Z"/>
        </w:rPr>
      </w:pPr>
      <w:del w:id="3204" w:author="Rev 9 Allen Wirfs-Brock" w:date="2012-07-06T18:39:00Z">
        <w:r w:rsidRPr="00E77497" w:rsidDel="00281181">
          <w:delText xml:space="preserve">When a String contains actual textual data, each element is considered to be a single UTF-16 code unit. Whether or not this is the actual storage format of a String, the </w:delText>
        </w:r>
      </w:del>
      <w:del w:id="3205" w:author="Rev 9 Allen Wirfs-Brock" w:date="2012-07-06T18:32:00Z">
        <w:r w:rsidRPr="00E77497" w:rsidDel="00281181">
          <w:delText xml:space="preserve">characters </w:delText>
        </w:r>
      </w:del>
      <w:del w:id="3206" w:author="Rev 9 Allen Wirfs-Brock" w:date="2012-07-06T18:39:00Z">
        <w:r w:rsidRPr="00E77497" w:rsidDel="00281181">
          <w:delText>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delText>
        </w:r>
      </w:del>
    </w:p>
    <w:p w:rsidR="004C02EF" w:rsidRPr="00E77497" w:rsidRDefault="004C02EF" w:rsidP="004C02EF">
      <w:pPr>
        <w:pStyle w:val="Note"/>
      </w:pPr>
      <w:r w:rsidRPr="00E77497">
        <w:t>NOTE</w:t>
      </w:r>
      <w:r w:rsidRPr="00E77497">
        <w:tab/>
        <w:t xml:space="preserve">The rationale behind this design was to keep the implementation of Strings as simple and high-performing as possible. </w:t>
      </w:r>
      <w:del w:id="3207" w:author="Rev 9 Allen Wirfs-Brock" w:date="2012-07-02T17:40:00Z">
        <w:r w:rsidRPr="00E77497" w:rsidDel="00A0691D">
          <w:delText xml:space="preserve">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w:delText>
        </w:r>
      </w:del>
      <w:del w:id="3208" w:author="Rev 9 Allen Wirfs-Brock" w:date="2012-07-02T17:41:00Z">
        <w:r w:rsidRPr="00E77497" w:rsidDel="00A0691D">
          <w:delText>Since it is recommended that</w:delText>
        </w:r>
      </w:del>
      <w:ins w:id="3209" w:author="Rev 9 Allen Wirfs-Brock" w:date="2012-07-02T17:41:00Z">
        <w:r w:rsidR="00A0691D">
          <w:t>If</w:t>
        </w:r>
      </w:ins>
      <w:r w:rsidRPr="00E77497">
        <w:t xml:space="preserve"> ECMAScript source code </w:t>
      </w:r>
      <w:del w:id="3210" w:author="Rev 9 Allen Wirfs-Brock" w:date="2012-07-02T19:28:00Z">
        <w:r w:rsidRPr="00E77497" w:rsidDel="00D27CC9">
          <w:delText xml:space="preserve">be </w:delText>
        </w:r>
      </w:del>
      <w:ins w:id="3211" w:author="Rev 9 Allen Wirfs-Brock" w:date="2012-07-02T19:28:00Z">
        <w:r w:rsidR="00D27CC9">
          <w:t>is</w:t>
        </w:r>
        <w:r w:rsidR="00D27CC9" w:rsidRPr="00E77497">
          <w:t xml:space="preserve"> </w:t>
        </w:r>
      </w:ins>
      <w:r w:rsidRPr="00E77497">
        <w:t xml:space="preserve">in Normalised Form C, string literals are guaranteed to </w:t>
      </w:r>
      <w:ins w:id="3212" w:author="Rev 9 Allen Wirfs-Brock" w:date="2012-07-02T19:29:00Z">
        <w:r w:rsidR="00D27CC9">
          <w:t xml:space="preserve">also </w:t>
        </w:r>
      </w:ins>
      <w:r w:rsidRPr="00E77497">
        <w:t>be normalised</w:t>
      </w:r>
      <w:del w:id="3213" w:author="Rev 9 Allen Wirfs-Brock" w:date="2012-07-02T19:29:00Z">
        <w:r w:rsidRPr="00E77497" w:rsidDel="00D27CC9">
          <w:delText xml:space="preserve"> (if source text is guaranteed to be normalised)</w:delText>
        </w:r>
      </w:del>
      <w:r w:rsidRPr="00E77497">
        <w:t>, as long as they do not contain any Unicode escape sequences.</w:t>
      </w:r>
    </w:p>
    <w:p w:rsidR="00206DEC" w:rsidRDefault="00206DEC" w:rsidP="008E7E56">
      <w:pPr>
        <w:contextualSpacing/>
        <w:rPr>
          <w:ins w:id="3214" w:author="Rev 9 Allen Wirfs-Brock" w:date="2012-07-07T12:50:00Z"/>
        </w:rPr>
      </w:pPr>
      <w:bookmarkStart w:id="3215" w:name="_Ref424530687"/>
      <w:bookmarkStart w:id="3216" w:name="_Ref424531262"/>
      <w:bookmarkStart w:id="3217" w:name="_Ref424532158"/>
      <w:bookmarkStart w:id="3218" w:name="_Toc472818778"/>
      <w:bookmarkStart w:id="3219" w:name="_Toc235503331"/>
      <w:bookmarkStart w:id="3220" w:name="_Toc241509106"/>
      <w:bookmarkStart w:id="3221" w:name="_Toc244416593"/>
      <w:bookmarkStart w:id="3222" w:name="_Toc276630957"/>
      <w:ins w:id="3223" w:author="Rev 9 Allen Wirfs-Brock" w:date="2012-07-07T12:50:00Z">
        <w:r>
          <w:t xml:space="preserve">Some operations interpret String contents as UTF-16 encoded Unicode code points. In that case the interpretation is: </w:t>
        </w:r>
      </w:ins>
    </w:p>
    <w:p w:rsidR="00206DEC" w:rsidRDefault="00206DEC" w:rsidP="00206DEC">
      <w:pPr>
        <w:numPr>
          <w:ilvl w:val="0"/>
          <w:numId w:val="912"/>
        </w:numPr>
        <w:contextualSpacing/>
        <w:rPr>
          <w:ins w:id="3224" w:author="Rev 9 Allen Wirfs-Brock" w:date="2012-07-07T12:50:00Z"/>
        </w:rPr>
      </w:pPr>
      <w:ins w:id="3225" w:author="Rev 9 Allen Wirfs-Brock" w:date="2012-07-07T12:50:00Z">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ins>
    </w:p>
    <w:p w:rsidR="00206DEC" w:rsidRDefault="00206DEC" w:rsidP="00206DEC">
      <w:pPr>
        <w:numPr>
          <w:ilvl w:val="0"/>
          <w:numId w:val="912"/>
        </w:numPr>
        <w:contextualSpacing/>
        <w:rPr>
          <w:ins w:id="3226" w:author="Rev 9 Allen Wirfs-Brock" w:date="2012-07-07T12:50:00Z"/>
        </w:rPr>
      </w:pPr>
      <w:ins w:id="3227" w:author="Rev 9 Allen Wirfs-Brock" w:date="2012-07-07T12:50:00Z">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ins>
    </w:p>
    <w:p w:rsidR="00206DEC" w:rsidRPr="00E77497" w:rsidRDefault="00206DEC" w:rsidP="00206DEC">
      <w:pPr>
        <w:numPr>
          <w:ilvl w:val="0"/>
          <w:numId w:val="912"/>
        </w:numPr>
        <w:rPr>
          <w:ins w:id="3228" w:author="Rev 9 Allen Wirfs-Brock" w:date="2012-07-07T12:50:00Z"/>
        </w:rPr>
      </w:pPr>
      <w:ins w:id="3229" w:author="Rev 9 Allen Wirfs-Brock" w:date="2012-07-07T12:50:00Z">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ins>
    </w:p>
    <w:p w:rsidR="004C02EF" w:rsidRPr="00E77497" w:rsidRDefault="004C02EF" w:rsidP="004C02EF">
      <w:pPr>
        <w:pStyle w:val="Heading2"/>
        <w:numPr>
          <w:ilvl w:val="0"/>
          <w:numId w:val="0"/>
        </w:numPr>
      </w:pPr>
      <w:bookmarkStart w:id="3230" w:name="_Toc339020265"/>
      <w:r w:rsidRPr="00E77497">
        <w:t>8.5</w:t>
      </w:r>
      <w:r w:rsidRPr="00E77497">
        <w:tab/>
        <w:t>The Number Typ</w:t>
      </w:r>
      <w:bookmarkEnd w:id="3167"/>
      <w:bookmarkEnd w:id="3168"/>
      <w:bookmarkEnd w:id="3169"/>
      <w:bookmarkEnd w:id="3170"/>
      <w:bookmarkEnd w:id="3171"/>
      <w:bookmarkEnd w:id="3172"/>
      <w:bookmarkEnd w:id="3173"/>
      <w:bookmarkEnd w:id="3174"/>
      <w:bookmarkEnd w:id="3191"/>
      <w:bookmarkEnd w:id="3192"/>
      <w:bookmarkEnd w:id="3193"/>
      <w:bookmarkEnd w:id="3194"/>
      <w:bookmarkEnd w:id="3195"/>
      <w:bookmarkEnd w:id="3196"/>
      <w:r w:rsidRPr="00E77497">
        <w:t>e</w:t>
      </w:r>
      <w:bookmarkEnd w:id="3215"/>
      <w:bookmarkEnd w:id="3216"/>
      <w:bookmarkEnd w:id="3217"/>
      <w:bookmarkEnd w:id="3218"/>
      <w:bookmarkEnd w:id="3219"/>
      <w:bookmarkEnd w:id="3220"/>
      <w:bookmarkEnd w:id="3221"/>
      <w:bookmarkEnd w:id="3222"/>
      <w:bookmarkEnd w:id="3230"/>
    </w:p>
    <w:p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rsidR="004C02EF" w:rsidRPr="00E65A34" w:rsidRDefault="004C02EF" w:rsidP="004C02EF">
      <w:r w:rsidRPr="00E77497">
        <w:lastRenderedPageBreak/>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3231" w:name="_Toc381513636"/>
      <w:bookmarkStart w:id="3232" w:name="_Toc382202779"/>
      <w:bookmarkStart w:id="3233" w:name="_Toc382202999"/>
      <w:bookmarkStart w:id="3234" w:name="_Toc382212158"/>
      <w:bookmarkStart w:id="3235" w:name="_Toc382212337"/>
      <w:bookmarkStart w:id="3236" w:name="_Toc382291503"/>
      <w:bookmarkStart w:id="3237" w:name="_Toc385672140"/>
      <w:bookmarkStart w:id="3238" w:name="_Toc393690233"/>
    </w:p>
    <w:p w:rsidR="004C02EF" w:rsidRPr="00675B74" w:rsidRDefault="004C02EF" w:rsidP="004C02EF">
      <w:pPr>
        <w:pStyle w:val="Heading2"/>
        <w:numPr>
          <w:ilvl w:val="0"/>
          <w:numId w:val="0"/>
        </w:numPr>
      </w:pPr>
      <w:bookmarkStart w:id="3239" w:name="_Toc472818779"/>
      <w:bookmarkStart w:id="3240" w:name="_Toc235503332"/>
      <w:bookmarkStart w:id="3241" w:name="_Toc241509107"/>
      <w:bookmarkStart w:id="3242" w:name="_Toc244416594"/>
      <w:bookmarkStart w:id="3243" w:name="_Toc276630958"/>
      <w:bookmarkStart w:id="3244" w:name="_Toc339020266"/>
      <w:r w:rsidRPr="00675B74">
        <w:t>8.6</w:t>
      </w:r>
      <w:r w:rsidRPr="00675B74">
        <w:tab/>
        <w:t>The Object Typ</w:t>
      </w:r>
      <w:bookmarkEnd w:id="3231"/>
      <w:bookmarkEnd w:id="3232"/>
      <w:bookmarkEnd w:id="3233"/>
      <w:bookmarkEnd w:id="3234"/>
      <w:bookmarkEnd w:id="3235"/>
      <w:bookmarkEnd w:id="3236"/>
      <w:bookmarkEnd w:id="3237"/>
      <w:bookmarkEnd w:id="3238"/>
      <w:r w:rsidRPr="00675B74">
        <w:t>e</w:t>
      </w:r>
      <w:bookmarkEnd w:id="3239"/>
      <w:bookmarkEnd w:id="3240"/>
      <w:bookmarkEnd w:id="3241"/>
      <w:bookmarkEnd w:id="3242"/>
      <w:bookmarkEnd w:id="3243"/>
      <w:bookmarkEnd w:id="3244"/>
    </w:p>
    <w:p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rsidR="004C02EF" w:rsidRPr="00E77497" w:rsidRDefault="004C02EF" w:rsidP="004C02EF">
      <w:pPr>
        <w:pStyle w:val="Heading3"/>
        <w:numPr>
          <w:ilvl w:val="0"/>
          <w:numId w:val="0"/>
        </w:numPr>
      </w:pPr>
      <w:bookmarkStart w:id="3245" w:name="_Ref379172771"/>
      <w:bookmarkStart w:id="3246" w:name="_Toc381513637"/>
      <w:bookmarkStart w:id="3247" w:name="_Toc382202780"/>
      <w:bookmarkStart w:id="3248" w:name="_Toc382203000"/>
      <w:bookmarkStart w:id="3249" w:name="_Toc382212159"/>
      <w:bookmarkStart w:id="3250" w:name="_Toc382212338"/>
      <w:bookmarkStart w:id="3251" w:name="_Toc382291504"/>
      <w:bookmarkStart w:id="3252" w:name="_Toc385672141"/>
      <w:bookmarkStart w:id="3253" w:name="_Toc393690234"/>
      <w:bookmarkStart w:id="3254" w:name="_Ref457707512"/>
      <w:bookmarkStart w:id="3255" w:name="_Toc472818780"/>
      <w:bookmarkStart w:id="3256" w:name="_Toc235503333"/>
      <w:bookmarkStart w:id="3257" w:name="_Toc241509108"/>
      <w:bookmarkStart w:id="3258" w:name="_Toc244416595"/>
      <w:bookmarkStart w:id="3259" w:name="_Toc276630959"/>
      <w:bookmarkStart w:id="3260" w:name="_Toc339020267"/>
      <w:r w:rsidRPr="00E77497">
        <w:t>8.6.1</w:t>
      </w:r>
      <w:r w:rsidRPr="00E77497">
        <w:tab/>
        <w:t>Property Attribute</w:t>
      </w:r>
      <w:bookmarkEnd w:id="3245"/>
      <w:bookmarkEnd w:id="3246"/>
      <w:bookmarkEnd w:id="3247"/>
      <w:bookmarkEnd w:id="3248"/>
      <w:bookmarkEnd w:id="3249"/>
      <w:bookmarkEnd w:id="3250"/>
      <w:bookmarkEnd w:id="3251"/>
      <w:bookmarkEnd w:id="3252"/>
      <w:bookmarkEnd w:id="3253"/>
      <w:r w:rsidRPr="00E77497">
        <w:t>s</w:t>
      </w:r>
      <w:bookmarkEnd w:id="3254"/>
      <w:bookmarkEnd w:id="3255"/>
      <w:bookmarkEnd w:id="3256"/>
      <w:bookmarkEnd w:id="3257"/>
      <w:bookmarkEnd w:id="3258"/>
      <w:bookmarkEnd w:id="3259"/>
      <w:bookmarkEnd w:id="3260"/>
    </w:p>
    <w:p w:rsidR="004C02EF" w:rsidRPr="00E77497" w:rsidRDefault="004C02EF" w:rsidP="004C02EF">
      <w:r w:rsidRPr="00E77497">
        <w:t xml:space="preserve">Attributes are used in this specification to define and explain the state of named properties. A named data property associates a name with the attributes listed in </w:t>
      </w:r>
      <w:ins w:id="3261" w:author="Rev 8 Allen Wirfs-Brock" w:date="2012-06-13T12:26:00Z">
        <w:r w:rsidR="00386630">
          <w:fldChar w:fldCharType="begin"/>
        </w:r>
        <w:r w:rsidR="00386630">
          <w:instrText xml:space="preserve"> REF _Ref327353731 \h </w:instrText>
        </w:r>
      </w:ins>
      <w:r w:rsidR="00386630">
        <w:fldChar w:fldCharType="separate"/>
      </w:r>
      <w:ins w:id="3262" w:author="Rev 10 Allen Wirfs-Brock" w:date="2012-09-27T11:54:00Z">
        <w:r w:rsidR="00AE6982">
          <w:t xml:space="preserve">Table </w:t>
        </w:r>
        <w:r w:rsidR="00AE6982">
          <w:rPr>
            <w:noProof/>
          </w:rPr>
          <w:t>5</w:t>
        </w:r>
      </w:ins>
      <w:ins w:id="3263" w:author="Rev 8 Allen Wirfs-Brock" w:date="2012-06-13T12:26:00Z">
        <w:r w:rsidR="00386630">
          <w:fldChar w:fldCharType="end"/>
        </w:r>
        <w:r w:rsidR="00386630">
          <w:t>.</w:t>
        </w:r>
      </w:ins>
    </w:p>
    <w:p w:rsidR="004C02EF" w:rsidRPr="00E77497" w:rsidRDefault="00386630" w:rsidP="00AA1FF6">
      <w:pPr>
        <w:pStyle w:val="Tabletitle"/>
        <w:rPr>
          <w:rFonts w:eastAsia="Arial Unicode MS"/>
        </w:rPr>
      </w:pPr>
      <w:bookmarkStart w:id="3264" w:name="_Ref327353731"/>
      <w:ins w:id="3265" w:author="Rev 8 Allen Wirfs-Brock" w:date="2012-06-13T12:26:00Z">
        <w:r>
          <w:lastRenderedPageBreak/>
          <w:t xml:space="preserve">Table </w:t>
        </w:r>
        <w:r>
          <w:fldChar w:fldCharType="begin"/>
        </w:r>
        <w:r>
          <w:instrText xml:space="preserve"> SEQ Table \* ARABIC </w:instrText>
        </w:r>
      </w:ins>
      <w:r>
        <w:fldChar w:fldCharType="separate"/>
      </w:r>
      <w:ins w:id="3266" w:author="Rev 11 Allen Wirfs-Brock" w:date="2012-10-09T13:03:00Z">
        <w:r w:rsidR="00BD246C">
          <w:rPr>
            <w:noProof/>
          </w:rPr>
          <w:t>5</w:t>
        </w:r>
      </w:ins>
      <w:ins w:id="3267" w:author="Rev 8 Allen Wirfs-Brock" w:date="2012-06-13T12:26:00Z">
        <w:r>
          <w:fldChar w:fldCharType="end"/>
        </w:r>
      </w:ins>
      <w:bookmarkEnd w:id="3264"/>
      <w:r w:rsidR="004C02EF" w:rsidRPr="00E77497">
        <w:rPr>
          <w:rFonts w:eastAsia="Arial Unicode MS"/>
        </w:rPr>
        <w:t xml:space="preserve"> — </w:t>
      </w:r>
      <w:r w:rsidR="004C02EF"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rsidR="004C02EF" w:rsidRPr="00E77497" w:rsidRDefault="004C02EF" w:rsidP="003A4B22">
            <w:pPr>
              <w:keepNext/>
              <w:keepLines/>
              <w:spacing w:after="0"/>
              <w:jc w:val="center"/>
              <w:rPr>
                <w:b/>
                <w:i/>
              </w:rPr>
            </w:pPr>
            <w:r w:rsidRPr="00E77497">
              <w:rPr>
                <w:b/>
                <w:i/>
              </w:rPr>
              <w:t>Description</w:t>
            </w:r>
          </w:p>
        </w:tc>
      </w:tr>
      <w:tr w:rsidR="004C02EF" w:rsidRPr="00E7749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The value retrieved by reading the property.</w:t>
            </w:r>
          </w:p>
        </w:tc>
      </w:tr>
      <w:tr w:rsidR="004C02EF" w:rsidRPr="00E7749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rsidR="004C02EF" w:rsidRPr="00E77497" w:rsidRDefault="004C02EF" w:rsidP="004C02EF">
      <w:pPr>
        <w:spacing w:after="0"/>
      </w:pPr>
    </w:p>
    <w:p w:rsidR="004C02EF" w:rsidRPr="00E77497" w:rsidRDefault="004C02EF" w:rsidP="004C02EF">
      <w:pPr>
        <w:spacing w:after="120"/>
      </w:pPr>
      <w:r w:rsidRPr="00E77497">
        <w:t xml:space="preserve">A named accessor property associates a name with the attributes listed in </w:t>
      </w:r>
      <w:ins w:id="3268" w:author="Rev 8 Allen Wirfs-Brock" w:date="2012-06-13T12:27:00Z">
        <w:r w:rsidR="00386630">
          <w:fldChar w:fldCharType="begin"/>
        </w:r>
        <w:r w:rsidR="00386630">
          <w:instrText xml:space="preserve"> REF _Ref327353763 \h </w:instrText>
        </w:r>
      </w:ins>
      <w:r w:rsidR="00386630">
        <w:fldChar w:fldCharType="separate"/>
      </w:r>
      <w:ins w:id="3269" w:author="Rev 10 Allen Wirfs-Brock" w:date="2012-09-27T11:54:00Z">
        <w:r w:rsidR="00AE6982">
          <w:t xml:space="preserve">Table </w:t>
        </w:r>
        <w:r w:rsidR="00AE6982">
          <w:rPr>
            <w:noProof/>
          </w:rPr>
          <w:t>6</w:t>
        </w:r>
      </w:ins>
      <w:ins w:id="3270" w:author="Rev 8 Allen Wirfs-Brock" w:date="2012-06-13T12:27:00Z">
        <w:r w:rsidR="00386630">
          <w:fldChar w:fldCharType="end"/>
        </w:r>
      </w:ins>
      <w:r w:rsidRPr="00E77497">
        <w:t>.</w:t>
      </w:r>
    </w:p>
    <w:p w:rsidR="004C02EF" w:rsidRPr="00E77497" w:rsidRDefault="00386630" w:rsidP="00AA1FF6">
      <w:pPr>
        <w:pStyle w:val="Tabletitle"/>
      </w:pPr>
      <w:bookmarkStart w:id="3271" w:name="_Ref327353763"/>
      <w:ins w:id="3272" w:author="Rev 8 Allen Wirfs-Brock" w:date="2012-06-13T12:26:00Z">
        <w:r>
          <w:t xml:space="preserve">Table </w:t>
        </w:r>
        <w:r>
          <w:fldChar w:fldCharType="begin"/>
        </w:r>
        <w:r>
          <w:instrText xml:space="preserve"> SEQ Table \* ARABIC </w:instrText>
        </w:r>
      </w:ins>
      <w:r>
        <w:fldChar w:fldCharType="separate"/>
      </w:r>
      <w:ins w:id="3273" w:author="Rev 11 Allen Wirfs-Brock" w:date="2012-10-09T13:03:00Z">
        <w:r w:rsidR="00BD246C">
          <w:rPr>
            <w:noProof/>
          </w:rPr>
          <w:t>6</w:t>
        </w:r>
      </w:ins>
      <w:ins w:id="3274" w:author="Rev 8 Allen Wirfs-Brock" w:date="2012-06-13T12:26:00Z">
        <w:r>
          <w:fldChar w:fldCharType="end"/>
        </w:r>
      </w:ins>
      <w:bookmarkEnd w:id="3271"/>
      <w:r w:rsidR="004C02EF" w:rsidRPr="00E77497">
        <w:rPr>
          <w:rFonts w:eastAsia="Arial Unicode MS"/>
        </w:rPr>
        <w:t xml:space="preserve"> — </w:t>
      </w:r>
      <w:r w:rsidR="004C02EF"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contextualSpacing/>
              <w:jc w:val="center"/>
              <w:rPr>
                <w:b/>
                <w:i/>
              </w:rPr>
            </w:pPr>
            <w:r w:rsidRPr="00E77497">
              <w:rPr>
                <w:b/>
                <w:i/>
              </w:rPr>
              <w:t>Description</w:t>
            </w:r>
          </w:p>
        </w:tc>
      </w:tr>
      <w:tr w:rsidR="004C02EF" w:rsidRPr="00E7749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rsidR="004C02EF" w:rsidRPr="00E77497" w:rsidRDefault="004C02EF" w:rsidP="004C02EF">
      <w:pPr>
        <w:spacing w:after="120"/>
      </w:pPr>
      <w:bookmarkStart w:id="3275" w:name="_Toc381513638"/>
      <w:bookmarkStart w:id="3276" w:name="_Toc382202781"/>
      <w:bookmarkStart w:id="3277" w:name="_Toc382203001"/>
      <w:bookmarkStart w:id="3278" w:name="_Toc382212160"/>
      <w:bookmarkStart w:id="3279" w:name="_Toc382212339"/>
      <w:bookmarkStart w:id="3280" w:name="_Toc382291505"/>
      <w:bookmarkStart w:id="3281" w:name="_Ref382731829"/>
      <w:bookmarkStart w:id="3282" w:name="_Toc385672142"/>
      <w:bookmarkStart w:id="3283" w:name="_Toc393690235"/>
      <w:bookmarkStart w:id="3284" w:name="_Ref440438264"/>
      <w:bookmarkStart w:id="3285" w:name="_Toc472818781"/>
    </w:p>
    <w:p w:rsidR="004C02EF" w:rsidRPr="00E77497" w:rsidRDefault="004C02EF" w:rsidP="004C02EF">
      <w:r w:rsidRPr="00E77497">
        <w:t xml:space="preserve">If the value of an attribute is not explicitly specified by this specification for a named property, the default value defined in </w:t>
      </w:r>
      <w:ins w:id="3286" w:author="Rev 8 Allen Wirfs-Brock" w:date="2012-06-13T12:28:00Z">
        <w:r w:rsidR="00386630">
          <w:fldChar w:fldCharType="begin"/>
        </w:r>
        <w:r w:rsidR="00386630">
          <w:instrText xml:space="preserve"> REF _Ref327353811 \h </w:instrText>
        </w:r>
      </w:ins>
      <w:r w:rsidR="00386630">
        <w:fldChar w:fldCharType="separate"/>
      </w:r>
      <w:ins w:id="3287" w:author="Rev 10 Allen Wirfs-Brock" w:date="2012-09-27T11:54:00Z">
        <w:r w:rsidR="00AE6982">
          <w:t xml:space="preserve">Table </w:t>
        </w:r>
        <w:r w:rsidR="00AE6982">
          <w:rPr>
            <w:noProof/>
          </w:rPr>
          <w:t>7</w:t>
        </w:r>
      </w:ins>
      <w:ins w:id="3288" w:author="Rev 8 Allen Wirfs-Brock" w:date="2012-06-13T12:28:00Z">
        <w:r w:rsidR="00386630">
          <w:fldChar w:fldCharType="end"/>
        </w:r>
      </w:ins>
      <w:r w:rsidRPr="00E77497">
        <w:t xml:space="preserve"> is used.</w:t>
      </w:r>
    </w:p>
    <w:p w:rsidR="004C02EF" w:rsidRPr="00E77497" w:rsidRDefault="00386630" w:rsidP="00AA1FF6">
      <w:pPr>
        <w:pStyle w:val="Tabletitle"/>
        <w:rPr>
          <w:rFonts w:eastAsia="Arial Unicode MS"/>
        </w:rPr>
      </w:pPr>
      <w:bookmarkStart w:id="3289" w:name="_Ref327353811"/>
      <w:ins w:id="3290" w:author="Rev 8 Allen Wirfs-Brock" w:date="2012-06-13T12:27:00Z">
        <w:r>
          <w:t xml:space="preserve">Table </w:t>
        </w:r>
        <w:r>
          <w:fldChar w:fldCharType="begin"/>
        </w:r>
        <w:r>
          <w:instrText xml:space="preserve"> SEQ Table \* ARABIC </w:instrText>
        </w:r>
      </w:ins>
      <w:r>
        <w:fldChar w:fldCharType="separate"/>
      </w:r>
      <w:ins w:id="3291" w:author="Rev 11 Allen Wirfs-Brock" w:date="2012-10-09T13:03:00Z">
        <w:r w:rsidR="00BD246C">
          <w:rPr>
            <w:noProof/>
          </w:rPr>
          <w:t>7</w:t>
        </w:r>
      </w:ins>
      <w:ins w:id="3292" w:author="Rev 8 Allen Wirfs-Brock" w:date="2012-06-13T12:27:00Z">
        <w:r>
          <w:fldChar w:fldCharType="end"/>
        </w:r>
      </w:ins>
      <w:bookmarkEnd w:id="3289"/>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jc w:val="center"/>
              <w:rPr>
                <w:b/>
              </w:rPr>
            </w:pPr>
            <w:r w:rsidRPr="00E77497">
              <w:rPr>
                <w:b/>
              </w:rPr>
              <w:t>Default Value</w:t>
            </w:r>
          </w:p>
        </w:tc>
      </w:tr>
      <w:tr w:rsidR="004C02EF" w:rsidRPr="00E7749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rsidR="004C02EF" w:rsidRPr="00E77497" w:rsidRDefault="004C02EF" w:rsidP="003A4B22">
            <w:pPr>
              <w:keepNext/>
              <w:spacing w:after="0"/>
              <w:jc w:val="left"/>
              <w:rPr>
                <w:b/>
              </w:rPr>
            </w:pPr>
            <w:r w:rsidRPr="00E77497">
              <w:rPr>
                <w:b/>
              </w:rPr>
              <w:t>undefined</w:t>
            </w:r>
          </w:p>
        </w:tc>
      </w:tr>
      <w:tr w:rsidR="004C02EF" w:rsidRPr="00E7749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undefined</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undefined</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false</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false</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spacing w:after="0"/>
              <w:jc w:val="left"/>
              <w:rPr>
                <w:b/>
              </w:rPr>
            </w:pPr>
            <w:r w:rsidRPr="00E77497">
              <w:rPr>
                <w:b/>
              </w:rPr>
              <w:t>false</w:t>
            </w:r>
          </w:p>
        </w:tc>
      </w:tr>
    </w:tbl>
    <w:p w:rsidR="004C02EF" w:rsidRPr="00E77497" w:rsidRDefault="004C02EF" w:rsidP="004C02EF">
      <w:bookmarkStart w:id="3293" w:name="_Toc235503334"/>
    </w:p>
    <w:p w:rsidR="004C02EF" w:rsidRPr="00E77497" w:rsidRDefault="004C02EF" w:rsidP="004C02EF">
      <w:pPr>
        <w:pStyle w:val="Heading3"/>
        <w:numPr>
          <w:ilvl w:val="0"/>
          <w:numId w:val="0"/>
        </w:numPr>
      </w:pPr>
      <w:bookmarkStart w:id="3294" w:name="_Toc241509109"/>
      <w:bookmarkStart w:id="3295" w:name="_Toc244416596"/>
      <w:bookmarkStart w:id="3296" w:name="_Toc276630960"/>
      <w:bookmarkStart w:id="3297" w:name="_Toc339020268"/>
      <w:r w:rsidRPr="00E77497">
        <w:t>8.6.2</w:t>
      </w:r>
      <w:r w:rsidRPr="00E77497">
        <w:tab/>
        <w:t>Object Internal Properties and Method</w:t>
      </w:r>
      <w:bookmarkEnd w:id="3275"/>
      <w:bookmarkEnd w:id="3276"/>
      <w:bookmarkEnd w:id="3277"/>
      <w:bookmarkEnd w:id="3278"/>
      <w:bookmarkEnd w:id="3279"/>
      <w:bookmarkEnd w:id="3280"/>
      <w:bookmarkEnd w:id="3281"/>
      <w:bookmarkEnd w:id="3282"/>
      <w:bookmarkEnd w:id="3283"/>
      <w:r w:rsidRPr="00E77497">
        <w:t>s</w:t>
      </w:r>
      <w:bookmarkEnd w:id="3284"/>
      <w:bookmarkEnd w:id="3285"/>
      <w:bookmarkEnd w:id="3293"/>
      <w:bookmarkEnd w:id="3294"/>
      <w:bookmarkEnd w:id="3295"/>
      <w:bookmarkEnd w:id="3296"/>
      <w:bookmarkEnd w:id="3297"/>
    </w:p>
    <w:p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w:t>
      </w:r>
      <w:r w:rsidRPr="00E77497">
        <w:lastRenderedPageBreak/>
        <w:t xml:space="preserve">square brackets [[ ]]. When an algorithm uses an internal property of an object and the object does not implement the indicated internal property, a </w:t>
      </w:r>
      <w:r w:rsidRPr="00E77497">
        <w:rPr>
          <w:b/>
        </w:rPr>
        <w:t>TypeError</w:t>
      </w:r>
      <w:r w:rsidRPr="00E77497">
        <w:t xml:space="preserve"> exception is thrown.</w:t>
      </w:r>
    </w:p>
    <w:p w:rsidR="00575506" w:rsidRDefault="004C02EF" w:rsidP="004C02EF">
      <w:pPr>
        <w:rPr>
          <w:ins w:id="3298" w:author="Rev 9 Allen Wirfs-Brock" w:date="2012-07-07T17:21:00Z"/>
        </w:rPr>
      </w:pPr>
      <w:del w:id="3299" w:author="Rev 9 Allen Wirfs-Brock" w:date="2012-07-07T17:21:00Z">
        <w:r w:rsidRPr="00E77497" w:rsidDel="006A77CE">
          <w:delText xml:space="preserve">The </w:delText>
        </w:r>
      </w:del>
      <w:ins w:id="3300" w:author="Rev 8 Allen Wirfs-Brock" w:date="2012-06-13T12:31:00Z">
        <w:r w:rsidR="00386630">
          <w:fldChar w:fldCharType="begin"/>
        </w:r>
        <w:r w:rsidR="00386630">
          <w:instrText xml:space="preserve"> REF _Ref327354012 \h </w:instrText>
        </w:r>
      </w:ins>
      <w:r w:rsidR="00386630">
        <w:fldChar w:fldCharType="separate"/>
      </w:r>
      <w:ins w:id="3301" w:author="Rev 10 Allen Wirfs-Brock" w:date="2012-09-27T11:54:00Z">
        <w:r w:rsidR="00AE6982">
          <w:t xml:space="preserve">Table </w:t>
        </w:r>
        <w:r w:rsidR="00AE6982">
          <w:rPr>
            <w:noProof/>
          </w:rPr>
          <w:t>8</w:t>
        </w:r>
      </w:ins>
      <w:ins w:id="3302" w:author="Rev 8 Allen Wirfs-Brock" w:date="2012-06-13T12:31:00Z">
        <w:r w:rsidR="00386630">
          <w:fldChar w:fldCharType="end"/>
        </w:r>
      </w:ins>
      <w:r w:rsidRPr="00E77497">
        <w:t xml:space="preserve"> summarises the internal properties used by this specification that are applicable to all ECMAScript objects. </w:t>
      </w:r>
      <w:del w:id="3303" w:author="Rev 9 Allen Wirfs-Brock" w:date="2012-07-07T17:21:00Z">
        <w:r w:rsidRPr="00E77497" w:rsidDel="006A77CE">
          <w:delText xml:space="preserve">The </w:delText>
        </w:r>
      </w:del>
      <w:ins w:id="3304" w:author="Rev 8 Allen Wirfs-Brock" w:date="2012-06-13T12:31:00Z">
        <w:r w:rsidR="00386630">
          <w:fldChar w:fldCharType="begin"/>
        </w:r>
        <w:r w:rsidR="00386630">
          <w:instrText xml:space="preserve"> REF _Ref327354026 \h </w:instrText>
        </w:r>
      </w:ins>
      <w:r w:rsidR="00386630">
        <w:fldChar w:fldCharType="separate"/>
      </w:r>
      <w:ins w:id="3305" w:author="Rev 10 Allen Wirfs-Brock" w:date="2012-09-27T11:54:00Z">
        <w:r w:rsidR="00AE6982">
          <w:t xml:space="preserve">Table </w:t>
        </w:r>
        <w:r w:rsidR="00AE6982">
          <w:rPr>
            <w:noProof/>
          </w:rPr>
          <w:t>9</w:t>
        </w:r>
      </w:ins>
      <w:ins w:id="3306" w:author="Rev 8 Allen Wirfs-Brock" w:date="2012-06-13T12:31:00Z">
        <w:r w:rsidR="00386630">
          <w:fldChar w:fldCharType="end"/>
        </w:r>
      </w:ins>
      <w:r w:rsidRPr="00E77497">
        <w:t xml:space="preserve"> summarises the internal properties used by this specification that are only applicable to some ECMAScript objects</w:t>
      </w:r>
      <w:del w:id="3307" w:author="Rev 9 Allen Wirfs-Brock" w:date="2012-07-07T17:21:00Z">
        <w:r w:rsidRPr="00E77497" w:rsidDel="00575506">
          <w:delText xml:space="preserve">. </w:delText>
        </w:r>
      </w:del>
      <w:ins w:id="3308" w:author="Rev 9 Allen Wirfs-Brock" w:date="2012-07-07T17:21:00Z">
        <w:r w:rsidR="00575506" w:rsidRPr="00E77497">
          <w:t>.</w:t>
        </w:r>
      </w:ins>
    </w:p>
    <w:p w:rsidR="00575506" w:rsidRDefault="00575506" w:rsidP="004C02EF">
      <w:pPr>
        <w:rPr>
          <w:ins w:id="3309" w:author="Rev 9 Allen Wirfs-Brock" w:date="2012-07-07T17:29:00Z"/>
        </w:rPr>
      </w:pPr>
      <w:ins w:id="3310" w:author="Rev 9 Allen Wirfs-Brock" w:date="2012-07-07T17:23:00Z">
        <w:r>
          <w:t xml:space="preserve">Clause 8.12 </w:t>
        </w:r>
      </w:ins>
      <w:ins w:id="3311" w:author="Rev 9 Allen Wirfs-Brock" w:date="2012-07-07T17:27:00Z">
        <w:r>
          <w:t>provides</w:t>
        </w:r>
      </w:ins>
      <w:ins w:id="3312" w:author="Rev 9 Allen Wirfs-Brock" w:date="2012-07-07T17:23:00Z">
        <w:r>
          <w:t xml:space="preserve"> the algorithm</w:t>
        </w:r>
      </w:ins>
      <w:ins w:id="3313" w:author="Rev 9 Allen Wirfs-Brock" w:date="2012-07-07T17:25:00Z">
        <w:r>
          <w:t>s</w:t>
        </w:r>
      </w:ins>
      <w:ins w:id="3314" w:author="Rev 9 Allen Wirfs-Brock" w:date="2012-07-07T17:23:00Z">
        <w:r>
          <w:t xml:space="preserve"> </w:t>
        </w:r>
      </w:ins>
      <w:ins w:id="3315" w:author="Rev 9 Allen Wirfs-Brock" w:date="2012-07-07T17:27:00Z">
        <w:r>
          <w:t xml:space="preserve">that defined the default </w:t>
        </w:r>
      </w:ins>
      <w:ins w:id="3316" w:author="Rev 9 Allen Wirfs-Brock" w:date="2012-07-07T17:28:00Z">
        <w:r>
          <w:t>behaviour</w:t>
        </w:r>
      </w:ins>
      <w:ins w:id="3317" w:author="Rev 9 Allen Wirfs-Brock" w:date="2012-07-07T17:27:00Z">
        <w:r>
          <w:t xml:space="preserve"> </w:t>
        </w:r>
      </w:ins>
      <w:ins w:id="3318" w:author="Rev 9 Allen Wirfs-Brock" w:date="2012-07-07T17:24:00Z">
        <w:r>
          <w:t xml:space="preserve">for the internal methods in </w:t>
        </w:r>
        <w:r>
          <w:fldChar w:fldCharType="begin"/>
        </w:r>
        <w:r>
          <w:instrText xml:space="preserve"> REF _Ref327354012 \h </w:instrText>
        </w:r>
      </w:ins>
      <w:ins w:id="3319" w:author="Rev 9 Allen Wirfs-Brock" w:date="2012-07-07T17:24:00Z">
        <w:r>
          <w:fldChar w:fldCharType="separate"/>
        </w:r>
      </w:ins>
      <w:ins w:id="3320" w:author="Rev 10 Allen Wirfs-Brock" w:date="2012-09-27T11:54:00Z">
        <w:r w:rsidR="00AE6982">
          <w:t xml:space="preserve">Table </w:t>
        </w:r>
        <w:r w:rsidR="00AE6982">
          <w:rPr>
            <w:noProof/>
          </w:rPr>
          <w:t>8</w:t>
        </w:r>
      </w:ins>
      <w:ins w:id="3321" w:author="Rev 9 Allen Wirfs-Brock" w:date="2012-07-07T17:24:00Z">
        <w:r>
          <w:fldChar w:fldCharType="end"/>
        </w:r>
      </w:ins>
      <w:ins w:id="3322" w:author="Rev 9 Allen Wirfs-Brock" w:date="2012-07-07T17:25:00Z">
        <w:r>
          <w:t xml:space="preserve">.  </w:t>
        </w:r>
      </w:ins>
      <w:ins w:id="3323" w:author="Rev 9 Allen Wirfs-Brock" w:date="2012-07-07T17:26:00Z">
        <w:r>
          <w:t xml:space="preserve">An </w:t>
        </w:r>
        <w:r w:rsidRPr="00575506">
          <w:rPr>
            <w:i/>
          </w:rPr>
          <w:t>ordinary object</w:t>
        </w:r>
        <w:r>
          <w:t xml:space="preserve"> is </w:t>
        </w:r>
      </w:ins>
      <w:ins w:id="3324" w:author="Rev 9 Allen Wirfs-Brock" w:date="2012-07-07T17:27:00Z">
        <w:r>
          <w:t>an</w:t>
        </w:r>
      </w:ins>
      <w:ins w:id="3325" w:author="Rev 9 Allen Wirfs-Brock" w:date="2012-07-07T17:25:00Z">
        <w:r>
          <w:t xml:space="preserve"> object that uses all of these default algorithms</w:t>
        </w:r>
      </w:ins>
      <w:ins w:id="3326" w:author="Rev 9 Allen Wirfs-Brock" w:date="2012-07-07T17:26:00Z">
        <w:r>
          <w:t xml:space="preserve">. An </w:t>
        </w:r>
        <w:r w:rsidRPr="00AA7866">
          <w:rPr>
            <w:i/>
          </w:rPr>
          <w:t xml:space="preserve">exotic object </w:t>
        </w:r>
        <w:r>
          <w:t xml:space="preserve">is an </w:t>
        </w:r>
      </w:ins>
      <w:ins w:id="3327" w:author="Rev 9 Allen Wirfs-Brock" w:date="2012-07-07T17:27:00Z">
        <w:r>
          <w:t>object that uses some other</w:t>
        </w:r>
      </w:ins>
      <w:ins w:id="3328" w:author="Rev 9 Allen Wirfs-Brock" w:date="2012-07-07T17:28:00Z">
        <w:r>
          <w:t xml:space="preserve"> algorithm to provide alternative behaviour for one or more of these internal methods.</w:t>
        </w:r>
      </w:ins>
      <w:ins w:id="3329" w:author="Rev 9 Allen Wirfs-Brock" w:date="2012-07-07T17:24:00Z">
        <w:r w:rsidRPr="00E77497">
          <w:t xml:space="preserve"> </w:t>
        </w:r>
      </w:ins>
      <w:del w:id="3330" w:author="Rev 9 Allen Wirfs-Brock" w:date="2012-07-07T17:29:00Z">
        <w:r w:rsidR="004C02EF" w:rsidRPr="00E77497" w:rsidDel="00575506">
          <w:delText xml:space="preserve">The descriptions in these tables indicate their behaviour for native ECMAScript objects, unless stated otherwise in this document for particular kinds of native ECMAScript objects. </w:delText>
        </w:r>
      </w:del>
    </w:p>
    <w:p w:rsidR="004C02EF" w:rsidRPr="00E77497" w:rsidDel="00575506" w:rsidRDefault="004C02EF" w:rsidP="004C02EF">
      <w:pPr>
        <w:rPr>
          <w:ins w:id="3331" w:author="Allen Wirfs-Brock" w:date="2011-07-02T12:59:00Z"/>
          <w:del w:id="3332" w:author="Rev 9 Allen Wirfs-Brock" w:date="2012-07-07T17:29:00Z"/>
        </w:rPr>
      </w:pPr>
      <w:del w:id="3333" w:author="Rev 9 Allen Wirfs-Brock" w:date="2012-07-07T17:29:00Z">
        <w:r w:rsidRPr="00E77497" w:rsidDel="00575506">
          <w:delText>Host objects may support these internal properties with any implementation-dependent behaviour as long as it is consistent with the specific host object restrictions stated in this document.</w:delText>
        </w:r>
      </w:del>
    </w:p>
    <w:p w:rsidR="004C02EF" w:rsidRPr="00E77497" w:rsidRDefault="004C02EF" w:rsidP="00880BC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ins w:id="3334" w:author="Rev 11 Allen Wirfs-Brock" w:date="2012-10-23T16:25:00Z">
        <w:r w:rsidR="00837E61">
          <w:t xml:space="preserve"> </w:t>
        </w:r>
      </w:ins>
      <w:ins w:id="3335" w:author="Rev 11 Allen Wirfs-Brock" w:date="2012-10-23T16:26:00Z">
        <w:r w:rsidR="00837E61">
          <w:t>A “SpecOp</w:t>
        </w:r>
      </w:ins>
      <w:ins w:id="3336" w:author="Rev 11 Allen Wirfs-Brock" w:date="2012-10-23T16:27:00Z">
        <w:r w:rsidR="00837E61">
          <w:t xml:space="preserve"> </w:t>
        </w:r>
        <w:r w:rsidR="00880BCF">
          <w:t xml:space="preserve">implicitly </w:t>
        </w:r>
      </w:ins>
      <w:ins w:id="3337" w:author="Rev 11 Allen Wirfs-Brock" w:date="2012-10-23T16:29:00Z">
        <w:r w:rsidR="00880BCF">
          <w:t>returns a</w:t>
        </w:r>
      </w:ins>
      <w:ins w:id="3338" w:author="Rev 11 Allen Wirfs-Brock" w:date="2012-10-23T16:27:00Z">
        <w:r w:rsidR="00880BCF">
          <w:t xml:space="preserve"> Completion  </w:t>
        </w:r>
      </w:ins>
      <w:ins w:id="3339" w:author="Rev 11 Allen Wirfs-Brock" w:date="2012-10-23T16:30:00Z">
        <w:r w:rsidR="00880BCF">
          <w:t>Record as described in 8.8.</w:t>
        </w:r>
      </w:ins>
      <w:ins w:id="3340" w:author="Rev 11 Allen Wirfs-Brock" w:date="2012-10-23T16:31:00Z">
        <w:r w:rsidR="00880BCF">
          <w:t xml:space="preserve"> In addition to its parameters, a </w:t>
        </w:r>
      </w:ins>
      <w:ins w:id="3341" w:author="Rev 11 Allen Wirfs-Brock" w:date="2012-10-23T16:32:00Z">
        <w:r w:rsidR="00880BCF">
          <w:t>“SpecOp” also has access to the object upon which it is invoked as a method.</w:t>
        </w:r>
      </w:ins>
      <w:ins w:id="3342" w:author="Rev 11 Allen Wirfs-Brock" w:date="2012-10-23T16:26:00Z">
        <w:r w:rsidR="00837E61">
          <w:t xml:space="preserve"> </w:t>
        </w:r>
      </w:ins>
    </w:p>
    <w:p w:rsidR="004C02EF" w:rsidRPr="00E77497" w:rsidRDefault="00386630" w:rsidP="00AA1FF6">
      <w:pPr>
        <w:pStyle w:val="Tabletitle"/>
      </w:pPr>
      <w:bookmarkStart w:id="3343" w:name="_Ref327354012"/>
      <w:ins w:id="3344" w:author="Rev 8 Allen Wirfs-Brock" w:date="2012-06-13T12:29:00Z">
        <w:r>
          <w:lastRenderedPageBreak/>
          <w:t xml:space="preserve">Table </w:t>
        </w:r>
        <w:r>
          <w:fldChar w:fldCharType="begin"/>
        </w:r>
        <w:r>
          <w:instrText xml:space="preserve"> SEQ Table \* ARABIC </w:instrText>
        </w:r>
      </w:ins>
      <w:r>
        <w:fldChar w:fldCharType="separate"/>
      </w:r>
      <w:ins w:id="3345" w:author="Rev 11 Allen Wirfs-Brock" w:date="2012-10-09T13:03:00Z">
        <w:r w:rsidR="00BD246C">
          <w:rPr>
            <w:noProof/>
          </w:rPr>
          <w:t>8</w:t>
        </w:r>
      </w:ins>
      <w:ins w:id="3346" w:author="Rev 8 Allen Wirfs-Brock" w:date="2012-06-13T12:29:00Z">
        <w:r>
          <w:fldChar w:fldCharType="end"/>
        </w:r>
      </w:ins>
      <w:bookmarkEnd w:id="3343"/>
      <w:r w:rsidR="004C02EF" w:rsidRPr="00E77497">
        <w:rPr>
          <w:rFonts w:eastAsia="Arial Unicode MS"/>
        </w:rPr>
        <w:t xml:space="preserve"> — </w:t>
      </w:r>
      <w:r w:rsidR="004C02EF"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4C02EF" w:rsidRPr="00E77497" w:rsidTr="005D449B">
        <w:trPr>
          <w:jc w:val="right"/>
        </w:trPr>
        <w:tc>
          <w:tcPr>
            <w:tcW w:w="2245"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rsidTr="005D449B">
        <w:trPr>
          <w:jc w:val="right"/>
        </w:trPr>
        <w:tc>
          <w:tcPr>
            <w:tcW w:w="2245" w:type="dxa"/>
            <w:tcBorders>
              <w:top w:val="nil"/>
            </w:tcBorders>
          </w:tcPr>
          <w:p w:rsidR="004C02EF" w:rsidRPr="00E77497" w:rsidRDefault="004C02EF" w:rsidP="003A4B22">
            <w:pPr>
              <w:keepNext/>
              <w:spacing w:after="0"/>
            </w:pPr>
            <w:r w:rsidRPr="00E77497">
              <w:t>[[Prototype]]</w:t>
            </w:r>
          </w:p>
        </w:tc>
        <w:tc>
          <w:tcPr>
            <w:tcW w:w="2697" w:type="dxa"/>
            <w:tcBorders>
              <w:top w:val="nil"/>
            </w:tcBorders>
          </w:tcPr>
          <w:p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
          <w:p w:rsidR="004C02EF" w:rsidRPr="00E77497" w:rsidRDefault="004C02EF" w:rsidP="003A4B22">
            <w:pPr>
              <w:keepNext/>
              <w:spacing w:after="0"/>
            </w:pPr>
            <w:r w:rsidRPr="00E77497">
              <w:t>The prototype of this object.</w:t>
            </w:r>
          </w:p>
        </w:tc>
      </w:tr>
      <w:tr w:rsidR="004C02EF" w:rsidRPr="00E77497" w:rsidDel="000011A1" w:rsidTr="005D449B">
        <w:trPr>
          <w:jc w:val="right"/>
          <w:del w:id="3347" w:author="Allen Wirfs-Brock" w:date="2011-07-02T13:14:00Z"/>
        </w:trPr>
        <w:tc>
          <w:tcPr>
            <w:tcW w:w="2245" w:type="dxa"/>
          </w:tcPr>
          <w:p w:rsidR="004C02EF" w:rsidRPr="00E77497" w:rsidDel="000011A1" w:rsidRDefault="004C02EF" w:rsidP="003A4B22">
            <w:pPr>
              <w:keepNext/>
              <w:spacing w:after="0"/>
              <w:rPr>
                <w:del w:id="3348" w:author="Allen Wirfs-Brock" w:date="2011-07-02T13:14:00Z"/>
              </w:rPr>
            </w:pPr>
            <w:del w:id="3349" w:author="Allen Wirfs-Brock" w:date="2011-07-02T13:14:00Z">
              <w:r w:rsidRPr="00E77497" w:rsidDel="000011A1">
                <w:delText>[[Class]]</w:delText>
              </w:r>
            </w:del>
          </w:p>
        </w:tc>
        <w:tc>
          <w:tcPr>
            <w:tcW w:w="2697" w:type="dxa"/>
          </w:tcPr>
          <w:p w:rsidR="004C02EF" w:rsidRPr="00E77497" w:rsidDel="000011A1" w:rsidRDefault="004C02EF" w:rsidP="003A4B22">
            <w:pPr>
              <w:keepNext/>
              <w:spacing w:after="0"/>
              <w:jc w:val="left"/>
              <w:rPr>
                <w:del w:id="3350" w:author="Allen Wirfs-Brock" w:date="2011-07-02T13:14:00Z"/>
              </w:rPr>
            </w:pPr>
            <w:del w:id="3351" w:author="Allen Wirfs-Brock" w:date="2011-07-02T13:14:00Z">
              <w:r w:rsidRPr="00E77497" w:rsidDel="000011A1">
                <w:delText>String</w:delText>
              </w:r>
            </w:del>
          </w:p>
        </w:tc>
        <w:tc>
          <w:tcPr>
            <w:tcW w:w="4553" w:type="dxa"/>
          </w:tcPr>
          <w:p w:rsidR="004C02EF" w:rsidRPr="00E77497" w:rsidDel="000011A1" w:rsidRDefault="004C02EF" w:rsidP="003A4B22">
            <w:pPr>
              <w:keepNext/>
              <w:spacing w:after="0"/>
              <w:rPr>
                <w:del w:id="3352" w:author="Allen Wirfs-Brock" w:date="2011-07-02T13:14:00Z"/>
              </w:rPr>
            </w:pPr>
            <w:del w:id="3353" w:author="Allen Wirfs-Brock" w:date="2011-07-02T13:14:00Z">
              <w:r w:rsidRPr="00E77497" w:rsidDel="000011A1">
                <w:delText>A String value indicating a specification defined classification of objects.</w:delText>
              </w:r>
            </w:del>
          </w:p>
        </w:tc>
      </w:tr>
      <w:tr w:rsidR="004C02EF" w:rsidRPr="00E77497" w:rsidTr="005D449B">
        <w:trPr>
          <w:jc w:val="right"/>
        </w:trPr>
        <w:tc>
          <w:tcPr>
            <w:tcW w:w="2245" w:type="dxa"/>
          </w:tcPr>
          <w:p w:rsidR="004C02EF" w:rsidRPr="00E77497" w:rsidRDefault="004C02EF" w:rsidP="003A4B22">
            <w:pPr>
              <w:keepNext/>
              <w:spacing w:after="0"/>
            </w:pPr>
            <w:r w:rsidRPr="00E77497">
              <w:t>[[Extensible]]</w:t>
            </w:r>
          </w:p>
        </w:tc>
        <w:tc>
          <w:tcPr>
            <w:tcW w:w="2697" w:type="dxa"/>
          </w:tcPr>
          <w:p w:rsidR="004C02EF" w:rsidRPr="00E77497" w:rsidRDefault="004C02EF" w:rsidP="003A4B22">
            <w:pPr>
              <w:keepNext/>
              <w:spacing w:after="0"/>
              <w:jc w:val="left"/>
            </w:pPr>
            <w:r w:rsidRPr="00E77497">
              <w:t>Boolean</w:t>
            </w:r>
          </w:p>
        </w:tc>
        <w:tc>
          <w:tcPr>
            <w:tcW w:w="4553" w:type="dxa"/>
          </w:tcPr>
          <w:p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rsidTr="005D449B">
        <w:trPr>
          <w:jc w:val="right"/>
        </w:trPr>
        <w:tc>
          <w:tcPr>
            <w:tcW w:w="2245" w:type="dxa"/>
          </w:tcPr>
          <w:p w:rsidR="004C02EF" w:rsidRPr="00E77497" w:rsidRDefault="004C02EF" w:rsidP="003A4B22">
            <w:pPr>
              <w:keepNext/>
              <w:spacing w:after="0"/>
            </w:pPr>
            <w:r w:rsidRPr="00E77497">
              <w:t>[[Get]]</w:t>
            </w:r>
          </w:p>
        </w:tc>
        <w:tc>
          <w:tcPr>
            <w:tcW w:w="2697" w:type="dxa"/>
          </w:tcPr>
          <w:p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
          <w:p w:rsidR="004C02EF" w:rsidRPr="00E77497" w:rsidRDefault="004C02EF" w:rsidP="003A4B22">
            <w:pPr>
              <w:keepNext/>
              <w:spacing w:after="0"/>
            </w:pPr>
            <w:r w:rsidRPr="00E77497">
              <w:t>Returns the value of the named property.</w:t>
            </w:r>
          </w:p>
        </w:tc>
      </w:tr>
      <w:tr w:rsidR="004C02EF" w:rsidRPr="00E77497" w:rsidTr="005D449B">
        <w:trPr>
          <w:jc w:val="right"/>
        </w:trPr>
        <w:tc>
          <w:tcPr>
            <w:tcW w:w="2245" w:type="dxa"/>
          </w:tcPr>
          <w:p w:rsidR="004C02EF" w:rsidRPr="00E77497" w:rsidRDefault="004C02EF" w:rsidP="003A4B22">
            <w:pPr>
              <w:keepNext/>
              <w:spacing w:after="0"/>
            </w:pPr>
            <w:r w:rsidRPr="00E77497">
              <w:t>[[GetOwnProperty]]</w:t>
            </w:r>
          </w:p>
        </w:tc>
        <w:tc>
          <w:tcPr>
            <w:tcW w:w="2697" w:type="dxa"/>
          </w:tcPr>
          <w:p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rsidTr="005D449B">
        <w:trPr>
          <w:jc w:val="right"/>
        </w:trPr>
        <w:tc>
          <w:tcPr>
            <w:tcW w:w="2245" w:type="dxa"/>
          </w:tcPr>
          <w:p w:rsidR="004C02EF" w:rsidRPr="00E77497" w:rsidRDefault="004C02EF" w:rsidP="003A4B22">
            <w:pPr>
              <w:keepNext/>
              <w:spacing w:after="0"/>
            </w:pPr>
            <w:r w:rsidRPr="00E77497">
              <w:t>[[GetProperty]]</w:t>
            </w:r>
          </w:p>
        </w:tc>
        <w:tc>
          <w:tcPr>
            <w:tcW w:w="2697" w:type="dxa"/>
          </w:tcPr>
          <w:p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rsidTr="005D449B">
        <w:trPr>
          <w:jc w:val="right"/>
        </w:trPr>
        <w:tc>
          <w:tcPr>
            <w:tcW w:w="2245" w:type="dxa"/>
            <w:tcBorders>
              <w:bottom w:val="nil"/>
            </w:tcBorders>
          </w:tcPr>
          <w:p w:rsidR="004C02EF" w:rsidRPr="00E77497" w:rsidRDefault="004C02EF" w:rsidP="003A4B22">
            <w:pPr>
              <w:keepNext/>
              <w:spacing w:after="0"/>
            </w:pPr>
            <w:r w:rsidRPr="00E77497">
              <w:t>[[Put]]</w:t>
            </w:r>
          </w:p>
        </w:tc>
        <w:tc>
          <w:tcPr>
            <w:tcW w:w="2697" w:type="dxa"/>
          </w:tcPr>
          <w:p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
          <w:p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rsidTr="005D449B">
        <w:trPr>
          <w:jc w:val="right"/>
        </w:trPr>
        <w:tc>
          <w:tcPr>
            <w:tcW w:w="2245" w:type="dxa"/>
          </w:tcPr>
          <w:p w:rsidR="004C02EF" w:rsidRPr="00E77497" w:rsidRDefault="004C02EF" w:rsidP="003A4B22">
            <w:pPr>
              <w:keepNext/>
              <w:spacing w:after="0"/>
            </w:pPr>
            <w:r w:rsidRPr="00E77497">
              <w:t>[[CanPut]]</w:t>
            </w:r>
          </w:p>
        </w:tc>
        <w:tc>
          <w:tcPr>
            <w:tcW w:w="2697" w:type="dxa"/>
          </w:tcPr>
          <w:p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
          <w:p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rsidTr="005D449B">
        <w:trPr>
          <w:jc w:val="right"/>
        </w:trPr>
        <w:tc>
          <w:tcPr>
            <w:tcW w:w="2245" w:type="dxa"/>
          </w:tcPr>
          <w:p w:rsidR="004C02EF" w:rsidRPr="00E77497" w:rsidRDefault="004C02EF" w:rsidP="003A4B22">
            <w:pPr>
              <w:keepNext/>
              <w:spacing w:after="0"/>
            </w:pPr>
            <w:r w:rsidRPr="00E77497">
              <w:t>[[HasProperty]]</w:t>
            </w:r>
          </w:p>
        </w:tc>
        <w:tc>
          <w:tcPr>
            <w:tcW w:w="2697" w:type="dxa"/>
          </w:tcPr>
          <w:p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
          <w:p w:rsidR="004C02EF" w:rsidRPr="00E77497" w:rsidRDefault="004C02EF" w:rsidP="003A4B22">
            <w:pPr>
              <w:keepNext/>
              <w:spacing w:after="0"/>
            </w:pPr>
            <w:r w:rsidRPr="00E77497">
              <w:t>Returns a Boolean value indicating whether the object already has a property with the given name.</w:t>
            </w:r>
          </w:p>
        </w:tc>
      </w:tr>
      <w:tr w:rsidR="004C02EF" w:rsidRPr="00E77497" w:rsidTr="005D449B">
        <w:trPr>
          <w:jc w:val="right"/>
        </w:trPr>
        <w:tc>
          <w:tcPr>
            <w:tcW w:w="2245" w:type="dxa"/>
          </w:tcPr>
          <w:p w:rsidR="004C02EF" w:rsidRPr="00E77497" w:rsidRDefault="004C02EF" w:rsidP="003A4B22">
            <w:pPr>
              <w:keepNext/>
              <w:spacing w:after="0"/>
            </w:pPr>
            <w:r w:rsidRPr="00E77497">
              <w:t>[[Delete]]</w:t>
            </w:r>
          </w:p>
        </w:tc>
        <w:tc>
          <w:tcPr>
            <w:tcW w:w="2697" w:type="dxa"/>
          </w:tcPr>
          <w:p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
          <w:p w:rsidR="004C02EF" w:rsidRPr="00E77497" w:rsidRDefault="004C02EF" w:rsidP="003A4B22">
            <w:pPr>
              <w:keepNext/>
              <w:spacing w:after="0"/>
            </w:pPr>
            <w:r w:rsidRPr="00E77497">
              <w:t>Removes the specified named own property from the object. The flag controls failure handling.</w:t>
            </w:r>
          </w:p>
        </w:tc>
      </w:tr>
      <w:tr w:rsidR="004C02EF" w:rsidRPr="00E77497" w:rsidTr="005D449B">
        <w:trPr>
          <w:jc w:val="right"/>
        </w:trPr>
        <w:tc>
          <w:tcPr>
            <w:tcW w:w="2245" w:type="dxa"/>
          </w:tcPr>
          <w:p w:rsidR="004C02EF" w:rsidRPr="00E77497" w:rsidRDefault="004C02EF" w:rsidP="003A4B22">
            <w:pPr>
              <w:keepNext/>
              <w:spacing w:after="0"/>
            </w:pPr>
            <w:r w:rsidRPr="00E77497">
              <w:t>[[DefaultValue]]</w:t>
            </w:r>
          </w:p>
        </w:tc>
        <w:tc>
          <w:tcPr>
            <w:tcW w:w="2697" w:type="dxa"/>
          </w:tcPr>
          <w:p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
          <w:p w:rsidR="004C02EF" w:rsidRPr="00E77497" w:rsidRDefault="004C02EF" w:rsidP="003A4B22">
            <w:pPr>
              <w:keepNext/>
              <w:spacing w:after="0"/>
            </w:pPr>
            <w:r w:rsidRPr="00E77497">
              <w:t>Hint is a String. Returns a default value for the object.</w:t>
            </w:r>
          </w:p>
        </w:tc>
      </w:tr>
      <w:tr w:rsidR="004C02EF" w:rsidRPr="00E77497" w:rsidTr="005D449B">
        <w:trPr>
          <w:jc w:val="right"/>
        </w:trPr>
        <w:tc>
          <w:tcPr>
            <w:tcW w:w="2245" w:type="dxa"/>
          </w:tcPr>
          <w:p w:rsidR="004C02EF" w:rsidRPr="00E77497" w:rsidRDefault="004C02EF" w:rsidP="003A4B22">
            <w:pPr>
              <w:keepNext/>
              <w:spacing w:after="0"/>
            </w:pPr>
            <w:r w:rsidRPr="00E77497">
              <w:t>[[DefineOwnProperty]]</w:t>
            </w:r>
          </w:p>
        </w:tc>
        <w:tc>
          <w:tcPr>
            <w:tcW w:w="2697" w:type="dxa"/>
          </w:tcPr>
          <w:p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
          <w:p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rsidTr="005D449B">
        <w:trPr>
          <w:jc w:val="right"/>
          <w:ins w:id="3354" w:author="Rev 6 Allen Wirfs-Brock" w:date="2012-02-01T13:59:00Z"/>
        </w:trPr>
        <w:tc>
          <w:tcPr>
            <w:tcW w:w="2245" w:type="dxa"/>
          </w:tcPr>
          <w:p w:rsidR="00FF7312" w:rsidRPr="00E77497" w:rsidRDefault="00FF7312" w:rsidP="003A4B22">
            <w:pPr>
              <w:keepNext/>
              <w:spacing w:after="0"/>
              <w:rPr>
                <w:ins w:id="3355" w:author="Rev 6 Allen Wirfs-Brock" w:date="2012-02-01T13:59:00Z"/>
              </w:rPr>
            </w:pPr>
            <w:ins w:id="3356" w:author="Rev 6 Allen Wirfs-Brock" w:date="2012-02-01T13:59:00Z">
              <w:r>
                <w:t>[[Enumerate]]</w:t>
              </w:r>
            </w:ins>
          </w:p>
        </w:tc>
        <w:tc>
          <w:tcPr>
            <w:tcW w:w="2697" w:type="dxa"/>
          </w:tcPr>
          <w:p w:rsidR="00FF7312" w:rsidRPr="00FF7312" w:rsidRDefault="00FF7312" w:rsidP="00BB04E8">
            <w:pPr>
              <w:keepNext/>
              <w:spacing w:after="0"/>
              <w:jc w:val="left"/>
              <w:rPr>
                <w:ins w:id="3357" w:author="Rev 6 Allen Wirfs-Brock" w:date="2012-02-01T13:59:00Z"/>
              </w:rPr>
            </w:pPr>
            <w:ins w:id="3358" w:author="Rev 6 Allen Wirfs-Brock" w:date="2012-02-01T14:00:00Z">
              <w:r>
                <w:t>SpecOp()</w:t>
              </w:r>
              <w:r w:rsidRPr="00E77497">
                <w:rPr>
                  <w:b/>
                  <w:i/>
                  <w:color w:val="000000"/>
                </w:rPr>
                <w:t>→</w:t>
              </w:r>
            </w:ins>
            <w:ins w:id="3359" w:author="Rev 6 Allen Wirfs-Brock" w:date="2012-02-26T16:37:00Z">
              <w:r w:rsidR="00BB04E8">
                <w:rPr>
                  <w:color w:val="000000"/>
                </w:rPr>
                <w:t>Object</w:t>
              </w:r>
            </w:ins>
          </w:p>
        </w:tc>
        <w:tc>
          <w:tcPr>
            <w:tcW w:w="4553" w:type="dxa"/>
          </w:tcPr>
          <w:p w:rsidR="00FF7312" w:rsidRPr="00E77497" w:rsidRDefault="00BB04E8" w:rsidP="00BB04E8">
            <w:pPr>
              <w:keepNext/>
              <w:spacing w:after="0"/>
              <w:rPr>
                <w:ins w:id="3360" w:author="Rev 6 Allen Wirfs-Brock" w:date="2012-02-01T13:59:00Z"/>
              </w:rPr>
            </w:pPr>
            <w:ins w:id="3361" w:author="Rev 6 Allen Wirfs-Brock" w:date="2012-02-01T14:01:00Z">
              <w:r>
                <w:t xml:space="preserve">Returns an object that </w:t>
              </w:r>
            </w:ins>
            <w:ins w:id="3362" w:author="Rev 6 Allen Wirfs-Brock" w:date="2012-02-26T16:39:00Z">
              <w:r>
                <w:t>can</w:t>
              </w:r>
            </w:ins>
            <w:ins w:id="3363" w:author="Rev 6 Allen Wirfs-Brock" w:date="2012-02-01T14:01:00Z">
              <w:r>
                <w:t xml:space="preserve"> </w:t>
              </w:r>
            </w:ins>
            <w:ins w:id="3364" w:author="Rev 6 Allen Wirfs-Brock" w:date="2012-02-26T16:39:00Z">
              <w:r>
                <w:t>enumerate</w:t>
              </w:r>
            </w:ins>
            <w:ins w:id="3365" w:author="Rev 6 Allen Wirfs-Brock" w:date="2012-02-01T14:01:00Z">
              <w:r w:rsidR="00FF7312">
                <w:t xml:space="preserve"> </w:t>
              </w:r>
            </w:ins>
            <w:ins w:id="3366" w:author="Rev 6 Allen Wirfs-Brock" w:date="2012-02-01T14:02:00Z">
              <w:r w:rsidR="00FF7312">
                <w:t xml:space="preserve">the </w:t>
              </w:r>
            </w:ins>
            <w:ins w:id="3367" w:author="Rev 6 Allen Wirfs-Brock" w:date="2012-02-01T14:01:00Z">
              <w:r w:rsidR="00FF7312">
                <w:t>string values of the keys of the enumerable propert</w:t>
              </w:r>
            </w:ins>
            <w:ins w:id="3368" w:author="Rev 6 Allen Wirfs-Brock" w:date="2012-02-26T16:39:00Z">
              <w:r>
                <w:t>ie</w:t>
              </w:r>
            </w:ins>
            <w:ins w:id="3369" w:author="Rev 6 Allen Wirfs-Brock" w:date="2012-02-01T14:01:00Z">
              <w:r w:rsidR="00FF7312">
                <w:t>s of the object.</w:t>
              </w:r>
            </w:ins>
            <w:ins w:id="3370" w:author="Rev 6 Allen Wirfs-Brock" w:date="2012-02-26T16:39:00Z">
              <w:r>
                <w:t xml:space="preserve"> The return</w:t>
              </w:r>
            </w:ins>
            <w:ins w:id="3371" w:author="Rev 6 Allen Wirfs-Brock" w:date="2012-02-26T16:41:00Z">
              <w:r>
                <w:t>ed</w:t>
              </w:r>
            </w:ins>
            <w:ins w:id="3372" w:author="Rev 6 Allen Wirfs-Brock" w:date="2012-02-26T16:39:00Z">
              <w:r>
                <w:t xml:space="preserve"> object is an Iterator object.</w:t>
              </w:r>
            </w:ins>
          </w:p>
        </w:tc>
      </w:tr>
      <w:tr w:rsidR="00FF7312" w:rsidRPr="00E77497" w:rsidTr="005D449B">
        <w:trPr>
          <w:jc w:val="right"/>
          <w:ins w:id="3373" w:author="Rev 6 Allen Wirfs-Brock" w:date="2012-02-01T13:59:00Z"/>
        </w:trPr>
        <w:tc>
          <w:tcPr>
            <w:tcW w:w="2245" w:type="dxa"/>
          </w:tcPr>
          <w:p w:rsidR="00FF7312" w:rsidRPr="00E77497" w:rsidRDefault="00FF7312" w:rsidP="003A4B22">
            <w:pPr>
              <w:keepNext/>
              <w:spacing w:after="0"/>
              <w:rPr>
                <w:ins w:id="3374" w:author="Rev 6 Allen Wirfs-Brock" w:date="2012-02-01T13:59:00Z"/>
              </w:rPr>
            </w:pPr>
            <w:ins w:id="3375" w:author="Rev 6 Allen Wirfs-Brock" w:date="2012-02-01T14:00:00Z">
              <w:r>
                <w:t>[[Iterate]]</w:t>
              </w:r>
            </w:ins>
          </w:p>
        </w:tc>
        <w:tc>
          <w:tcPr>
            <w:tcW w:w="2697" w:type="dxa"/>
          </w:tcPr>
          <w:p w:rsidR="00FF7312" w:rsidRPr="00E77497" w:rsidRDefault="00BB04E8" w:rsidP="003A4B22">
            <w:pPr>
              <w:keepNext/>
              <w:spacing w:after="0"/>
              <w:jc w:val="left"/>
              <w:rPr>
                <w:ins w:id="3376" w:author="Rev 6 Allen Wirfs-Brock" w:date="2012-02-01T13:59:00Z"/>
              </w:rPr>
            </w:pPr>
            <w:ins w:id="3377" w:author="Rev 6 Allen Wirfs-Brock" w:date="2012-02-26T16:37:00Z">
              <w:r>
                <w:t>SpecOp()</w:t>
              </w:r>
              <w:r w:rsidRPr="00E77497">
                <w:rPr>
                  <w:b/>
                  <w:i/>
                  <w:color w:val="000000"/>
                </w:rPr>
                <w:t>→</w:t>
              </w:r>
              <w:r>
                <w:rPr>
                  <w:color w:val="000000"/>
                </w:rPr>
                <w:t>Object</w:t>
              </w:r>
            </w:ins>
          </w:p>
        </w:tc>
        <w:tc>
          <w:tcPr>
            <w:tcW w:w="4553" w:type="dxa"/>
          </w:tcPr>
          <w:p w:rsidR="00FF7312" w:rsidRPr="00E77497" w:rsidRDefault="00BB04E8" w:rsidP="00BB04E8">
            <w:pPr>
              <w:keepNext/>
              <w:spacing w:after="0"/>
              <w:rPr>
                <w:ins w:id="3378" w:author="Rev 6 Allen Wirfs-Brock" w:date="2012-02-01T13:59:00Z"/>
              </w:rPr>
            </w:pPr>
            <w:ins w:id="3379" w:author="Rev 6 Allen Wirfs-Brock" w:date="2012-02-26T16:39:00Z">
              <w:r>
                <w:t>Returns an object that can enum</w:t>
              </w:r>
            </w:ins>
            <w:ins w:id="3380" w:author="Rev 8 Allen Wirfs-Brock" w:date="2012-06-13T17:48:00Z">
              <w:r w:rsidR="00780A2F">
                <w:t>er</w:t>
              </w:r>
            </w:ins>
            <w:ins w:id="3381" w:author="Rev 6 Allen Wirfs-Brock" w:date="2012-02-26T16:39:00Z">
              <w:r>
                <w:t xml:space="preserve">ate the </w:t>
              </w:r>
            </w:ins>
            <w:ins w:id="3382" w:author="Rev 6 Allen Wirfs-Brock" w:date="2012-02-26T16:40:00Z">
              <w:r>
                <w:t>logical component</w:t>
              </w:r>
            </w:ins>
            <w:ins w:id="3383" w:author="Rev 6 Allen Wirfs-Brock" w:date="2012-02-26T16:39:00Z">
              <w:r>
                <w:t xml:space="preserve"> values of the object. The return</w:t>
              </w:r>
            </w:ins>
            <w:ins w:id="3384" w:author="Rev 6 Allen Wirfs-Brock" w:date="2012-02-26T16:41:00Z">
              <w:r>
                <w:t>ed</w:t>
              </w:r>
            </w:ins>
            <w:ins w:id="3385" w:author="Rev 6 Allen Wirfs-Brock" w:date="2012-02-26T16:39:00Z">
              <w:r>
                <w:t xml:space="preserve"> object is an Iterator object.</w:t>
              </w:r>
            </w:ins>
          </w:p>
        </w:tc>
      </w:tr>
    </w:tbl>
    <w:p w:rsidR="004C02EF" w:rsidRPr="00E77497" w:rsidRDefault="004C02EF" w:rsidP="004C02EF">
      <w:pPr>
        <w:spacing w:after="120"/>
      </w:pPr>
    </w:p>
    <w:p w:rsidR="004C02EF" w:rsidRPr="00E77497" w:rsidRDefault="004C02EF" w:rsidP="004C02EF">
      <w:r w:rsidRPr="00E77497">
        <w:t xml:space="preserve">Every object </w:t>
      </w:r>
      <w:del w:id="3386" w:author="Rev 9 Allen Wirfs-Brock" w:date="2012-07-07T17:37:00Z">
        <w:r w:rsidRPr="00E77497" w:rsidDel="00EB2682">
          <w:delText>(including host objects)</w:delText>
        </w:r>
      </w:del>
      <w:r w:rsidRPr="00E77497">
        <w:t xml:space="preserve"> must implement all of the internal properties listed in </w:t>
      </w:r>
      <w:ins w:id="3387" w:author="Rev 8 Allen Wirfs-Brock" w:date="2012-06-13T12:32:00Z">
        <w:r w:rsidR="00386630">
          <w:fldChar w:fldCharType="begin"/>
        </w:r>
        <w:r w:rsidR="00386630">
          <w:instrText xml:space="preserve"> REF _Ref327354012 \h </w:instrText>
        </w:r>
      </w:ins>
      <w:r w:rsidR="00386630">
        <w:fldChar w:fldCharType="separate"/>
      </w:r>
      <w:ins w:id="3388" w:author="Rev 10 Allen Wirfs-Brock" w:date="2012-09-27T11:54:00Z">
        <w:r w:rsidR="00AE6982">
          <w:t xml:space="preserve">Table </w:t>
        </w:r>
        <w:r w:rsidR="00AE6982">
          <w:rPr>
            <w:noProof/>
          </w:rPr>
          <w:t>8</w:t>
        </w:r>
      </w:ins>
      <w:ins w:id="3389" w:author="Rev 8 Allen Wirfs-Brock" w:date="2012-06-13T12:32:00Z">
        <w:r w:rsidR="00386630">
          <w:fldChar w:fldCharType="end"/>
        </w:r>
      </w:ins>
      <w:r w:rsidRPr="00E77497">
        <w:t xml:space="preserve">. However, the [[DefaultValue]] internal method may, for some objects, simply throw a </w:t>
      </w:r>
      <w:r w:rsidRPr="00E77497">
        <w:rPr>
          <w:b/>
        </w:rPr>
        <w:t>TypeError</w:t>
      </w:r>
      <w:r w:rsidRPr="00E77497">
        <w:t xml:space="preserve"> exception.</w:t>
      </w:r>
    </w:p>
    <w:p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w:t>
      </w:r>
      <w:ins w:id="3390" w:author="Rev 9 Allen Wirfs-Brock" w:date="2012-07-07T17:33:00Z">
        <w:r w:rsidR="00EB2682">
          <w:t>n</w:t>
        </w:r>
      </w:ins>
      <w:r w:rsidRPr="00E77497">
        <w:t xml:space="preserve"> </w:t>
      </w:r>
      <w:del w:id="3391" w:author="Rev 9 Allen Wirfs-Brock" w:date="2012-07-07T17:33:00Z">
        <w:r w:rsidRPr="00E77497" w:rsidDel="00EB2682">
          <w:delText xml:space="preserve">native </w:delText>
        </w:r>
      </w:del>
      <w:ins w:id="3392" w:author="Rev 9 Allen Wirfs-Brock" w:date="2012-07-07T17:33:00Z">
        <w:r w:rsidR="00EB2682">
          <w:t>ordinary</w:t>
        </w:r>
        <w:r w:rsidR="00EB2682" w:rsidRPr="00E77497">
          <w:t xml:space="preserve"> </w:t>
        </w:r>
      </w:ins>
      <w:r w:rsidRPr="00E77497">
        <w:t>object can have a</w:t>
      </w:r>
      <w:ins w:id="3393" w:author="Rev 9 Allen Wirfs-Brock" w:date="2012-07-07T17:33:00Z">
        <w:r w:rsidR="00EB2682">
          <w:t>n</w:t>
        </w:r>
      </w:ins>
      <w:r w:rsidRPr="00E77497">
        <w:t xml:space="preserve"> </w:t>
      </w:r>
      <w:del w:id="3394" w:author="Rev 9 Allen Wirfs-Brock" w:date="2012-07-07T17:33:00Z">
        <w:r w:rsidRPr="00E77497" w:rsidDel="00EB2682">
          <w:delText xml:space="preserve">host </w:delText>
        </w:r>
      </w:del>
      <w:ins w:id="3395" w:author="Rev 9 Allen Wirfs-Brock" w:date="2012-07-07T17:33:00Z">
        <w:r w:rsidR="00EB2682">
          <w:t>exotic</w:t>
        </w:r>
        <w:r w:rsidR="00EB2682" w:rsidRPr="00E77497">
          <w:t xml:space="preserve"> </w:t>
        </w:r>
      </w:ins>
      <w:r w:rsidRPr="00E77497">
        <w:t xml:space="preserve">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3396"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3397"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w:t>
      </w:r>
      <w:r w:rsidRPr="00E77497">
        <w:lastRenderedPageBreak/>
        <w:t xml:space="preserve">Implementation specific extensions that modify </w:t>
      </w:r>
      <w:del w:id="3398" w:author="Allen Wirfs-Brock" w:date="2011-07-02T13:16:00Z">
        <w:r w:rsidRPr="00E77497" w:rsidDel="000011A1">
          <w:delText xml:space="preserve">[[Class]], </w:delText>
        </w:r>
      </w:del>
      <w:r w:rsidRPr="00E77497">
        <w:t>[[Prototype]] or [[Extensible]] must not violate the invariants defined in the preceding paragraph.</w:t>
      </w:r>
    </w:p>
    <w:p w:rsidR="004C02EF" w:rsidRPr="00E77497" w:rsidDel="000011A1" w:rsidRDefault="004C02EF" w:rsidP="004C02EF">
      <w:pPr>
        <w:rPr>
          <w:del w:id="3399" w:author="Allen Wirfs-Brock" w:date="2011-07-02T13:17:00Z"/>
        </w:rPr>
      </w:pPr>
      <w:del w:id="3400"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rsidR="004C02EF" w:rsidRPr="00E77497" w:rsidRDefault="004C02EF" w:rsidP="004C02EF">
      <w:del w:id="3401" w:author="Rev 9 Allen Wirfs-Brock" w:date="2012-07-07T17:37:00Z">
        <w:r w:rsidRPr="00E77497" w:rsidDel="00EB2682">
          <w:delText xml:space="preserve">Host </w:delText>
        </w:r>
      </w:del>
      <w:ins w:id="3402" w:author="Rev 9 Allen Wirfs-Brock" w:date="2012-07-07T17:37:00Z">
        <w:r w:rsidR="00EB2682">
          <w:t>Exotic</w:t>
        </w:r>
        <w:r w:rsidR="00EB2682" w:rsidRPr="00E77497">
          <w:t xml:space="preserve"> </w:t>
        </w:r>
      </w:ins>
      <w:r w:rsidRPr="00E77497">
        <w:t xml:space="preserve">objects may implement these internal methods in any manner unless specified otherwise; for example, one possibility is that [[Get]] and [[Put]] for a particular </w:t>
      </w:r>
      <w:del w:id="3403" w:author="Rev 9 Allen Wirfs-Brock" w:date="2012-07-07T17:38:00Z">
        <w:r w:rsidRPr="00E77497" w:rsidDel="00EB2682">
          <w:delText xml:space="preserve">host </w:delText>
        </w:r>
      </w:del>
      <w:ins w:id="3404" w:author="Rev 9 Allen Wirfs-Brock" w:date="2012-07-07T17:38:00Z">
        <w:r w:rsidR="00EB2682">
          <w:t>exotic</w:t>
        </w:r>
        <w:r w:rsidR="00EB2682" w:rsidRPr="00E77497">
          <w:t xml:space="preserve"> </w:t>
        </w:r>
      </w:ins>
      <w:r w:rsidRPr="00E77497">
        <w:t xml:space="preserve">object indeed fetch and store property values but [[HasProperty]] always generates </w:t>
      </w:r>
      <w:r w:rsidRPr="00E77497">
        <w:rPr>
          <w:b/>
        </w:rPr>
        <w:t>false</w:t>
      </w:r>
      <w:r w:rsidRPr="00E77497">
        <w:t>. However, if any specified manipulation of a</w:t>
      </w:r>
      <w:ins w:id="3405" w:author="Rev 9 Allen Wirfs-Brock" w:date="2012-07-07T17:38:00Z">
        <w:r w:rsidR="00EB2682">
          <w:t>n</w:t>
        </w:r>
      </w:ins>
      <w:r w:rsidRPr="00E77497">
        <w:t xml:space="preserve"> </w:t>
      </w:r>
      <w:del w:id="3406" w:author="Rev 9 Allen Wirfs-Brock" w:date="2012-07-07T17:38:00Z">
        <w:r w:rsidRPr="00E77497" w:rsidDel="00EB2682">
          <w:delText xml:space="preserve">host </w:delText>
        </w:r>
      </w:del>
      <w:ins w:id="3407" w:author="Rev 9 Allen Wirfs-Brock" w:date="2012-07-07T17:38:00Z">
        <w:r w:rsidR="00EB2682">
          <w:t>exotic</w:t>
        </w:r>
        <w:r w:rsidR="00EB2682" w:rsidRPr="00E77497">
          <w:t xml:space="preserve"> </w:t>
        </w:r>
      </w:ins>
      <w:r w:rsidRPr="00E77497">
        <w:t xml:space="preserve">object's internal properties is not supported by an implementation, that manipulation must throw a </w:t>
      </w:r>
      <w:r w:rsidRPr="00E77497">
        <w:rPr>
          <w:b/>
        </w:rPr>
        <w:t>TypeError</w:t>
      </w:r>
      <w:r w:rsidRPr="00E77497">
        <w:t xml:space="preserve"> exception when attempted.</w:t>
      </w:r>
    </w:p>
    <w:p w:rsidR="004C02EF" w:rsidRPr="00E77497" w:rsidRDefault="004C02EF" w:rsidP="004C02EF">
      <w:pPr>
        <w:spacing w:after="120"/>
      </w:pPr>
      <w:r w:rsidRPr="00E77497">
        <w:t>The [[GetOwnProperty]] internal method of a</w:t>
      </w:r>
      <w:ins w:id="3408" w:author="Rev 9 Allen Wirfs-Brock" w:date="2012-07-07T17:39:00Z">
        <w:r w:rsidR="00EB2682">
          <w:t>ll</w:t>
        </w:r>
      </w:ins>
      <w:r w:rsidRPr="00E77497">
        <w:t xml:space="preserve"> </w:t>
      </w:r>
      <w:del w:id="3409" w:author="Rev 9 Allen Wirfs-Brock" w:date="2012-07-07T17:39:00Z">
        <w:r w:rsidRPr="00E77497" w:rsidDel="00EB2682">
          <w:delText xml:space="preserve">host </w:delText>
        </w:r>
      </w:del>
      <w:r w:rsidRPr="00E77497">
        <w:t>object</w:t>
      </w:r>
      <w:ins w:id="3410" w:author="Rev 9 Allen Wirfs-Brock" w:date="2012-07-07T17:39:00Z">
        <w:r w:rsidR="00EB2682">
          <w:t>s</w:t>
        </w:r>
      </w:ins>
      <w:r w:rsidRPr="00E77497">
        <w:t xml:space="preserve"> must conform to the following invariants for each property of the </w:t>
      </w:r>
      <w:del w:id="3411" w:author="Rev 9 Allen Wirfs-Brock" w:date="2012-07-07T17:39:00Z">
        <w:r w:rsidRPr="00E77497" w:rsidDel="00EB2682">
          <w:delText xml:space="preserve">host </w:delText>
        </w:r>
      </w:del>
      <w:r w:rsidRPr="00E77497">
        <w:t>object:</w:t>
      </w:r>
    </w:p>
    <w:p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rsidR="004C02EF" w:rsidRPr="00E77497" w:rsidRDefault="004C02EF" w:rsidP="004C02EF">
      <w:pPr>
        <w:numPr>
          <w:ilvl w:val="0"/>
          <w:numId w:val="35"/>
        </w:numPr>
      </w:pPr>
      <w:r w:rsidRPr="00E77497">
        <w:t xml:space="preserve">If the value of the </w:t>
      </w:r>
      <w:del w:id="3412" w:author="Rev 9 Allen Wirfs-Brock" w:date="2012-07-07T17:39:00Z">
        <w:r w:rsidRPr="00E77497" w:rsidDel="00EB2682">
          <w:delText xml:space="preserve">host </w:delText>
        </w:r>
      </w:del>
      <w:r w:rsidRPr="00E77497">
        <w:t xml:space="preserve">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rsidR="004C02EF" w:rsidRPr="00E77497" w:rsidRDefault="004C02EF" w:rsidP="004C02EF">
      <w:r w:rsidRPr="00E77497">
        <w:t>The [[DefineOwnProperty]] internal method of a</w:t>
      </w:r>
      <w:ins w:id="3413" w:author="Rev 9 Allen Wirfs-Brock" w:date="2012-07-07T17:40:00Z">
        <w:r w:rsidR="00EB2682">
          <w:t>ll</w:t>
        </w:r>
      </w:ins>
      <w:r w:rsidRPr="00E77497">
        <w:t xml:space="preserve"> </w:t>
      </w:r>
      <w:del w:id="3414" w:author="Rev 9 Allen Wirfs-Brock" w:date="2012-07-07T17:40:00Z">
        <w:r w:rsidRPr="00E77497" w:rsidDel="00EB2682">
          <w:delText xml:space="preserve">host </w:delText>
        </w:r>
      </w:del>
      <w:r w:rsidRPr="00E77497">
        <w:t>object</w:t>
      </w:r>
      <w:ins w:id="3415" w:author="Rev 9 Allen Wirfs-Brock" w:date="2012-07-07T17:40:00Z">
        <w:r w:rsidR="00EB2682">
          <w:t>s</w:t>
        </w:r>
      </w:ins>
      <w:r w:rsidRPr="00E77497">
        <w:t xml:space="preserve"> must not permit the addition of a new property to a</w:t>
      </w:r>
      <w:ins w:id="3416" w:author="Rev 10 Allen Wirfs-Brock" w:date="2012-07-09T14:48:00Z">
        <w:r w:rsidR="00664EF3">
          <w:t>n</w:t>
        </w:r>
      </w:ins>
      <w:r w:rsidRPr="00E77497">
        <w:t xml:space="preserve"> </w:t>
      </w:r>
      <w:del w:id="3417" w:author="Rev 9 Allen Wirfs-Brock" w:date="2012-07-07T18:04:00Z">
        <w:r w:rsidRPr="00E77497" w:rsidDel="0086056A">
          <w:delText xml:space="preserve">host </w:delText>
        </w:r>
      </w:del>
      <w:ins w:id="3418" w:author="Rev 9 Allen Wirfs-Brock" w:date="2012-07-07T18:04:00Z">
        <w:del w:id="3419" w:author="Rev 10 Allen Wirfs-Brock" w:date="2012-07-09T14:48:00Z">
          <w:r w:rsidR="0086056A" w:rsidDel="00664EF3">
            <w:delText>that</w:delText>
          </w:r>
          <w:r w:rsidR="0086056A" w:rsidRPr="00E77497" w:rsidDel="00664EF3">
            <w:delText xml:space="preserve"> </w:delText>
          </w:r>
        </w:del>
      </w:ins>
      <w:r w:rsidRPr="00E77497">
        <w:t xml:space="preserve">object if the [[Extensible]] internal property of that </w:t>
      </w:r>
      <w:del w:id="3420"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w:t>
      </w:r>
    </w:p>
    <w:p w:rsidR="004C02EF" w:rsidRPr="00E77497" w:rsidRDefault="004C02EF" w:rsidP="004C02EF">
      <w:r w:rsidRPr="00E77497">
        <w:t xml:space="preserve">If the [[Extensible]] internal property of </w:t>
      </w:r>
      <w:del w:id="3421" w:author="Rev 9 Allen Wirfs-Brock" w:date="2012-07-07T17:40:00Z">
        <w:r w:rsidRPr="00E77497" w:rsidDel="00EB2682">
          <w:delText xml:space="preserve">that </w:delText>
        </w:r>
      </w:del>
      <w:ins w:id="3422" w:author="Rev 9 Allen Wirfs-Brock" w:date="2012-07-07T17:40:00Z">
        <w:r w:rsidR="00EB2682">
          <w:t>an</w:t>
        </w:r>
        <w:r w:rsidR="00EB2682" w:rsidRPr="00E77497">
          <w:t xml:space="preserve"> </w:t>
        </w:r>
      </w:ins>
      <w:del w:id="3423"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then it must not subsequently become </w:t>
      </w:r>
      <w:r w:rsidRPr="00E77497">
        <w:rPr>
          <w:b/>
        </w:rPr>
        <w:t>true</w:t>
      </w:r>
      <w:r w:rsidRPr="00E77497">
        <w:t>.</w:t>
      </w:r>
    </w:p>
    <w:p w:rsidR="004C02EF" w:rsidRPr="00E77497" w:rsidRDefault="00787AF9" w:rsidP="00AA1FF6">
      <w:pPr>
        <w:pStyle w:val="Tabletitle"/>
      </w:pPr>
      <w:bookmarkStart w:id="3424" w:name="_Toc381513640"/>
      <w:bookmarkStart w:id="3425" w:name="_Toc382202783"/>
      <w:bookmarkStart w:id="3426" w:name="_Toc382203003"/>
      <w:bookmarkStart w:id="3427" w:name="_Toc382212162"/>
      <w:bookmarkStart w:id="3428" w:name="_Toc382212345"/>
      <w:bookmarkStart w:id="3429" w:name="_Toc382291507"/>
      <w:bookmarkStart w:id="3430" w:name="_Ref382730731"/>
      <w:bookmarkStart w:id="3431" w:name="_Ref382730741"/>
      <w:bookmarkStart w:id="3432" w:name="_Toc385672143"/>
      <w:bookmarkStart w:id="3433" w:name="_Ref393616854"/>
      <w:bookmarkStart w:id="3434" w:name="_Toc393690236"/>
      <w:bookmarkStart w:id="3435" w:name="_Ref404493061"/>
      <w:r w:rsidRPr="00E77497">
        <w:rPr>
          <w:rFonts w:eastAsia="Arial Unicode MS"/>
        </w:rPr>
        <w:br w:type="page"/>
      </w:r>
      <w:bookmarkStart w:id="3436" w:name="_Ref327354026"/>
      <w:ins w:id="3437" w:author="Rev 8 Allen Wirfs-Brock" w:date="2012-06-13T12:30:00Z">
        <w:r w:rsidR="00386630">
          <w:lastRenderedPageBreak/>
          <w:t xml:space="preserve">Table </w:t>
        </w:r>
        <w:r w:rsidR="00386630">
          <w:fldChar w:fldCharType="begin"/>
        </w:r>
        <w:r w:rsidR="00386630">
          <w:instrText xml:space="preserve"> SEQ Table \* ARABIC </w:instrText>
        </w:r>
      </w:ins>
      <w:r w:rsidR="00386630">
        <w:fldChar w:fldCharType="separate"/>
      </w:r>
      <w:ins w:id="3438" w:author="Rev 11 Allen Wirfs-Brock" w:date="2012-10-09T13:03:00Z">
        <w:r w:rsidR="00BD246C">
          <w:rPr>
            <w:noProof/>
          </w:rPr>
          <w:t>9</w:t>
        </w:r>
      </w:ins>
      <w:ins w:id="3439" w:author="Rev 8 Allen Wirfs-Brock" w:date="2012-06-13T12:30:00Z">
        <w:r w:rsidR="00386630">
          <w:fldChar w:fldCharType="end"/>
        </w:r>
      </w:ins>
      <w:bookmarkEnd w:id="3436"/>
      <w:r w:rsidR="004C02EF" w:rsidRPr="00E77497">
        <w:rPr>
          <w:rFonts w:eastAsia="Arial Unicode MS"/>
        </w:rPr>
        <w:t xml:space="preserve">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4C02EF" w:rsidRPr="00E77497" w:rsidTr="005D449B">
        <w:trPr>
          <w:jc w:val="center"/>
        </w:trPr>
        <w:tc>
          <w:tcPr>
            <w:tcW w:w="2192"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rsidTr="005D449B">
        <w:trPr>
          <w:jc w:val="center"/>
          <w:ins w:id="3440" w:author="Rev 3 Allen Wirfs-Brock" w:date="2011-09-07T15:03:00Z"/>
        </w:trPr>
        <w:tc>
          <w:tcPr>
            <w:tcW w:w="2192" w:type="dxa"/>
          </w:tcPr>
          <w:p w:rsidR="0066558F" w:rsidRPr="00E77497" w:rsidRDefault="0066558F" w:rsidP="003A4B22">
            <w:pPr>
              <w:keepNext/>
              <w:spacing w:after="0"/>
              <w:rPr>
                <w:ins w:id="3441" w:author="Rev 3 Allen Wirfs-Brock" w:date="2011-09-07T15:03:00Z"/>
              </w:rPr>
            </w:pPr>
            <w:ins w:id="3442" w:author="Rev 3 Allen Wirfs-Brock" w:date="2011-09-07T15:03:00Z">
              <w:r w:rsidRPr="00E77497">
                <w:t>[[Native</w:t>
              </w:r>
            </w:ins>
            <w:ins w:id="3443" w:author="Rev 3 Allen Wirfs-Brock" w:date="2011-09-07T15:04:00Z">
              <w:r w:rsidRPr="00E77497">
                <w:t>Brand]]</w:t>
              </w:r>
            </w:ins>
          </w:p>
        </w:tc>
        <w:tc>
          <w:tcPr>
            <w:tcW w:w="2043" w:type="dxa"/>
          </w:tcPr>
          <w:p w:rsidR="0066558F" w:rsidRPr="00E77497" w:rsidRDefault="0066558F" w:rsidP="003A4B22">
            <w:pPr>
              <w:keepNext/>
              <w:spacing w:after="0"/>
              <w:jc w:val="left"/>
              <w:rPr>
                <w:ins w:id="3444" w:author="Rev 3 Allen Wirfs-Brock" w:date="2011-09-07T15:03:00Z"/>
                <w:i/>
              </w:rPr>
            </w:pPr>
            <w:ins w:id="3445" w:author="Rev 3 Allen Wirfs-Brock" w:date="2011-09-07T15:06:00Z">
              <w:r w:rsidRPr="00E77497">
                <w:t>Members of the NativeBrand enumeration.</w:t>
              </w:r>
            </w:ins>
          </w:p>
        </w:tc>
        <w:tc>
          <w:tcPr>
            <w:tcW w:w="5580" w:type="dxa"/>
          </w:tcPr>
          <w:p w:rsidR="0066558F" w:rsidRPr="00E77497" w:rsidRDefault="0066558F" w:rsidP="00343EB9">
            <w:pPr>
              <w:keepNext/>
              <w:spacing w:after="0"/>
              <w:rPr>
                <w:ins w:id="3446" w:author="Rev 3 Allen Wirfs-Brock" w:date="2011-09-07T15:03:00Z"/>
              </w:rPr>
            </w:pPr>
            <w:ins w:id="3447" w:author="Rev 3 Allen Wirfs-Brock" w:date="2011-09-07T15:05:00Z">
              <w:r w:rsidRPr="00E77497">
                <w:t>A tag value used by this specification to categorize various kinds of native ECMAScript objects defined in this specification.</w:t>
              </w:r>
            </w:ins>
            <w:ins w:id="3448" w:author="Rev 3 Allen Wirfs-Brock" w:date="2011-09-07T15:07:00Z">
              <w:r w:rsidRPr="00E77497">
                <w:t xml:space="preserve"> </w:t>
              </w:r>
              <w:del w:id="3449" w:author="Rev 11 Allen Wirfs-Brock" w:date="2012-10-25T19:19:00Z">
                <w:r w:rsidRPr="00E77497" w:rsidDel="00343EB9">
                  <w:delText>Host objects do not have this internal property.</w:delText>
                </w:r>
              </w:del>
            </w:ins>
          </w:p>
        </w:tc>
      </w:tr>
      <w:tr w:rsidR="004C02EF" w:rsidRPr="00E77497" w:rsidTr="005D449B">
        <w:trPr>
          <w:jc w:val="center"/>
        </w:trPr>
        <w:tc>
          <w:tcPr>
            <w:tcW w:w="2192" w:type="dxa"/>
          </w:tcPr>
          <w:p w:rsidR="004C02EF" w:rsidRPr="00E77497" w:rsidRDefault="004C02EF" w:rsidP="003A4B22">
            <w:pPr>
              <w:keepNext/>
              <w:spacing w:after="0"/>
            </w:pPr>
            <w:r w:rsidRPr="00E77497">
              <w:t>[[PrimitiveValue]]</w:t>
            </w:r>
          </w:p>
        </w:tc>
        <w:tc>
          <w:tcPr>
            <w:tcW w:w="2043" w:type="dxa"/>
          </w:tcPr>
          <w:p w:rsidR="004C02EF" w:rsidRPr="00E77497" w:rsidRDefault="004C02EF" w:rsidP="003A4B22">
            <w:pPr>
              <w:keepNext/>
              <w:spacing w:after="0"/>
              <w:jc w:val="left"/>
            </w:pPr>
            <w:r w:rsidRPr="00E77497">
              <w:rPr>
                <w:i/>
              </w:rPr>
              <w:t>primitive</w:t>
            </w:r>
          </w:p>
        </w:tc>
        <w:tc>
          <w:tcPr>
            <w:tcW w:w="5580" w:type="dxa"/>
          </w:tcPr>
          <w:p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rsidTr="005D449B">
        <w:trPr>
          <w:jc w:val="center"/>
        </w:trPr>
        <w:tc>
          <w:tcPr>
            <w:tcW w:w="2192" w:type="dxa"/>
          </w:tcPr>
          <w:p w:rsidR="004C02EF" w:rsidRPr="00E77497" w:rsidRDefault="004C02EF" w:rsidP="003A4B22">
            <w:pPr>
              <w:keepNext/>
              <w:spacing w:after="0"/>
            </w:pPr>
            <w:r w:rsidRPr="00E77497">
              <w:t>[[Construct]]</w:t>
            </w:r>
          </w:p>
        </w:tc>
        <w:tc>
          <w:tcPr>
            <w:tcW w:w="2043" w:type="dxa"/>
          </w:tcPr>
          <w:p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
          <w:p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rsidTr="005D449B">
        <w:trPr>
          <w:jc w:val="center"/>
        </w:trPr>
        <w:tc>
          <w:tcPr>
            <w:tcW w:w="2192" w:type="dxa"/>
          </w:tcPr>
          <w:p w:rsidR="004C02EF" w:rsidRPr="00E77497" w:rsidRDefault="004C02EF" w:rsidP="003A4B22">
            <w:pPr>
              <w:keepNext/>
              <w:spacing w:after="0"/>
            </w:pPr>
            <w:r w:rsidRPr="00E77497">
              <w:t>[[Call]]</w:t>
            </w:r>
          </w:p>
        </w:tc>
        <w:tc>
          <w:tcPr>
            <w:tcW w:w="2043" w:type="dxa"/>
          </w:tcPr>
          <w:p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
          <w:p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xml:space="preserve">. </w:t>
            </w:r>
            <w:commentRangeStart w:id="3450"/>
            <w:r w:rsidRPr="00E77497">
              <w:t>Only callable objects that are host objects may return Reference values.</w:t>
            </w:r>
            <w:commentRangeEnd w:id="3450"/>
            <w:r w:rsidR="00EB2682">
              <w:rPr>
                <w:rStyle w:val="CommentReference"/>
              </w:rPr>
              <w:commentReference w:id="3450"/>
            </w:r>
          </w:p>
        </w:tc>
      </w:tr>
      <w:tr w:rsidR="004C02EF" w:rsidRPr="00E77497" w:rsidTr="005D449B">
        <w:trPr>
          <w:jc w:val="center"/>
        </w:trPr>
        <w:tc>
          <w:tcPr>
            <w:tcW w:w="2192" w:type="dxa"/>
          </w:tcPr>
          <w:p w:rsidR="004C02EF" w:rsidRPr="00E77497" w:rsidRDefault="004C02EF" w:rsidP="003A4B22">
            <w:pPr>
              <w:keepNext/>
              <w:spacing w:after="0"/>
            </w:pPr>
            <w:r w:rsidRPr="00E77497">
              <w:t>[[HasInstance]]</w:t>
            </w:r>
          </w:p>
        </w:tc>
        <w:tc>
          <w:tcPr>
            <w:tcW w:w="2043" w:type="dxa"/>
          </w:tcPr>
          <w:p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
          <w:p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rsidTr="005D449B">
        <w:trPr>
          <w:jc w:val="center"/>
        </w:trPr>
        <w:tc>
          <w:tcPr>
            <w:tcW w:w="2192" w:type="dxa"/>
          </w:tcPr>
          <w:p w:rsidR="004C02EF" w:rsidRPr="00E77497" w:rsidRDefault="004C02EF" w:rsidP="003A4B22">
            <w:pPr>
              <w:keepNext/>
              <w:spacing w:after="0"/>
            </w:pPr>
            <w:r w:rsidRPr="00E77497">
              <w:t>[[Scope]]</w:t>
            </w:r>
          </w:p>
        </w:tc>
        <w:tc>
          <w:tcPr>
            <w:tcW w:w="2043" w:type="dxa"/>
          </w:tcPr>
          <w:p w:rsidR="004C02EF" w:rsidRPr="00E77497" w:rsidRDefault="004C02EF" w:rsidP="003A4B22">
            <w:pPr>
              <w:keepNext/>
              <w:spacing w:after="0"/>
              <w:jc w:val="left"/>
            </w:pPr>
            <w:r w:rsidRPr="00E77497">
              <w:t>Lexical Environment</w:t>
            </w:r>
          </w:p>
        </w:tc>
        <w:tc>
          <w:tcPr>
            <w:tcW w:w="5580" w:type="dxa"/>
          </w:tcPr>
          <w:p w:rsidR="004C02EF" w:rsidRPr="00E77497" w:rsidRDefault="004C02EF" w:rsidP="001F03D6">
            <w:pPr>
              <w:keepNext/>
              <w:spacing w:after="0"/>
            </w:pPr>
            <w:r w:rsidRPr="00E77497">
              <w:t xml:space="preserve">A lexical environment that </w:t>
            </w:r>
            <w:del w:id="3451" w:author="Rev 4 Allen Wirfs-Brock" w:date="2011-10-18T12:18:00Z">
              <w:r w:rsidRPr="00E77497" w:rsidDel="001F03D6">
                <w:delText xml:space="preserve">defines </w:delText>
              </w:r>
            </w:del>
            <w:ins w:id="3452"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rsidTr="005D449B">
        <w:trPr>
          <w:jc w:val="center"/>
        </w:trPr>
        <w:tc>
          <w:tcPr>
            <w:tcW w:w="2192" w:type="dxa"/>
          </w:tcPr>
          <w:p w:rsidR="004C02EF" w:rsidRPr="00E77497" w:rsidRDefault="004C02EF" w:rsidP="003A4B22">
            <w:pPr>
              <w:keepNext/>
              <w:spacing w:after="0"/>
            </w:pPr>
            <w:r w:rsidRPr="00E77497">
              <w:t>[[FormalParameters]]</w:t>
            </w:r>
          </w:p>
        </w:tc>
        <w:tc>
          <w:tcPr>
            <w:tcW w:w="2043" w:type="dxa"/>
          </w:tcPr>
          <w:p w:rsidR="004C02EF" w:rsidRPr="00E77497" w:rsidRDefault="004C02EF" w:rsidP="003A4B22">
            <w:pPr>
              <w:keepNext/>
              <w:spacing w:after="0"/>
              <w:jc w:val="left"/>
            </w:pPr>
            <w:del w:id="3453" w:author="Rev 4 Allen Wirfs-Brock" w:date="2011-10-18T11:54:00Z">
              <w:r w:rsidRPr="00E77497" w:rsidDel="00E33CF9">
                <w:delText>List of Strings</w:delText>
              </w:r>
            </w:del>
            <w:ins w:id="3454" w:author="Rev 4 Allen Wirfs-Brock" w:date="2011-10-18T11:54:00Z">
              <w:r w:rsidR="00E33CF9" w:rsidRPr="00E77497">
                <w:t>Parse Tree</w:t>
              </w:r>
            </w:ins>
          </w:p>
        </w:tc>
        <w:tc>
          <w:tcPr>
            <w:tcW w:w="5580" w:type="dxa"/>
          </w:tcPr>
          <w:p w:rsidR="004C02EF" w:rsidRPr="009C202C" w:rsidRDefault="004C02EF" w:rsidP="006F049D">
            <w:pPr>
              <w:keepNext/>
              <w:spacing w:after="0"/>
            </w:pPr>
            <w:del w:id="3455" w:author="Rev 4 Allen Wirfs-Brock" w:date="2011-10-18T11:56:00Z">
              <w:r w:rsidRPr="00E77497" w:rsidDel="00E33CF9">
                <w:delText>A possibly empty List containing the identifier Strings of a Function’s</w:delText>
              </w:r>
            </w:del>
            <w:ins w:id="3456" w:author="Rev 4 Allen Wirfs-Brock" w:date="2011-10-18T11:56:00Z">
              <w:r w:rsidR="00E33CF9" w:rsidRPr="00E77497">
                <w:t xml:space="preserve">A parse tree for ECMAScript code </w:t>
              </w:r>
            </w:ins>
            <w:ins w:id="3457" w:author="Rev 4 Allen Wirfs-Brock" w:date="2011-10-18T11:58:00Z">
              <w:r w:rsidR="005F1687" w:rsidRPr="00E77497">
                <w:t>parsed</w:t>
              </w:r>
            </w:ins>
            <w:ins w:id="3458" w:author="Rev 4 Allen Wirfs-Brock" w:date="2011-10-18T11:56:00Z">
              <w:r w:rsidR="00E33CF9" w:rsidRPr="00E77497">
                <w:t xml:space="preserve"> </w:t>
              </w:r>
            </w:ins>
            <w:ins w:id="3459" w:author="Rev 4 Allen Wirfs-Brock" w:date="2011-10-18T12:18:00Z">
              <w:r w:rsidR="006F049D" w:rsidRPr="00E77497">
                <w:t>with</w:t>
              </w:r>
            </w:ins>
            <w:r w:rsidRPr="00E77497">
              <w:t xml:space="preserve"> </w:t>
            </w:r>
            <w:r w:rsidRPr="004D1BD1">
              <w:rPr>
                <w:rStyle w:val="bnf"/>
              </w:rPr>
              <w:t>FormalParameterList</w:t>
            </w:r>
            <w:ins w:id="3460"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3461" w:author="Rev 4 Allen Wirfs-Brock" w:date="2011-10-18T11:56:00Z">
              <w:r w:rsidRPr="009C202C" w:rsidDel="00E33CF9">
                <w:delText>FormalParameterList</w:delText>
              </w:r>
            </w:del>
            <w:ins w:id="3462" w:author="Rev 4 Allen Wirfs-Brock" w:date="2011-10-18T11:56:00Z">
              <w:r w:rsidR="00E33CF9" w:rsidRPr="009C202C">
                <w:t>FormalParameters</w:t>
              </w:r>
            </w:ins>
            <w:r w:rsidRPr="009C202C">
              <w:t>]].</w:t>
            </w:r>
          </w:p>
        </w:tc>
      </w:tr>
      <w:tr w:rsidR="004C02EF" w:rsidRPr="00E77497" w:rsidTr="005D449B">
        <w:trPr>
          <w:jc w:val="center"/>
        </w:trPr>
        <w:tc>
          <w:tcPr>
            <w:tcW w:w="2192" w:type="dxa"/>
          </w:tcPr>
          <w:p w:rsidR="004C02EF" w:rsidRPr="00E77497" w:rsidRDefault="004C02EF" w:rsidP="003A4B22">
            <w:pPr>
              <w:keepNext/>
              <w:spacing w:after="0"/>
            </w:pPr>
            <w:r w:rsidRPr="00E77497">
              <w:t>[[Code]]</w:t>
            </w:r>
          </w:p>
        </w:tc>
        <w:tc>
          <w:tcPr>
            <w:tcW w:w="2043" w:type="dxa"/>
          </w:tcPr>
          <w:p w:rsidR="004C02EF" w:rsidRPr="00E77497" w:rsidRDefault="004C02EF" w:rsidP="003A4B22">
            <w:pPr>
              <w:keepNext/>
              <w:spacing w:after="0"/>
              <w:jc w:val="left"/>
            </w:pPr>
            <w:del w:id="3463" w:author="Rev 4 Allen Wirfs-Brock" w:date="2011-10-18T11:55:00Z">
              <w:r w:rsidRPr="00E77497" w:rsidDel="00E33CF9">
                <w:delText>ECMAScript code</w:delText>
              </w:r>
            </w:del>
            <w:ins w:id="3464" w:author="Rev 4 Allen Wirfs-Brock" w:date="2011-10-18T11:55:00Z">
              <w:r w:rsidR="00E33CF9" w:rsidRPr="00E77497">
                <w:t>Parse Tree</w:t>
              </w:r>
            </w:ins>
          </w:p>
        </w:tc>
        <w:tc>
          <w:tcPr>
            <w:tcW w:w="5580" w:type="dxa"/>
          </w:tcPr>
          <w:p w:rsidR="004C02EF" w:rsidRPr="00E77497" w:rsidRDefault="005F1687" w:rsidP="006F049D">
            <w:pPr>
              <w:keepNext/>
              <w:spacing w:after="0"/>
            </w:pPr>
            <w:ins w:id="3465" w:author="Rev 4 Allen Wirfs-Brock" w:date="2011-10-18T11:58:00Z">
              <w:r w:rsidRPr="00E77497">
                <w:t xml:space="preserve">A parse tree for ECMAScript code parsed </w:t>
              </w:r>
            </w:ins>
            <w:ins w:id="3466" w:author="Rev 4 Allen Wirfs-Brock" w:date="2011-10-18T12:17:00Z">
              <w:r w:rsidR="006F049D" w:rsidRPr="00E77497">
                <w:t>with</w:t>
              </w:r>
            </w:ins>
            <w:ins w:id="3467" w:author="Rev 4 Allen Wirfs-Brock" w:date="2011-10-18T11:58:00Z">
              <w:r w:rsidRPr="00E77497">
                <w:t xml:space="preserve"> </w:t>
              </w:r>
              <w:r w:rsidRPr="00E77497">
                <w:rPr>
                  <w:rStyle w:val="bnf"/>
                </w:rPr>
                <w:t xml:space="preserve">FunctionBody </w:t>
              </w:r>
              <w:r w:rsidRPr="00E77497">
                <w:t xml:space="preserve">as the goal symbol. </w:t>
              </w:r>
            </w:ins>
            <w:del w:id="3468"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rsidTr="005D449B">
        <w:trPr>
          <w:jc w:val="center"/>
          <w:ins w:id="3469" w:author="Rev 4 Allen Wirfs-Brock" w:date="2011-10-18T12:13:00Z"/>
        </w:trPr>
        <w:tc>
          <w:tcPr>
            <w:tcW w:w="2192" w:type="dxa"/>
          </w:tcPr>
          <w:p w:rsidR="006F049D" w:rsidRPr="00E77497" w:rsidRDefault="006F049D" w:rsidP="003A4B22">
            <w:pPr>
              <w:keepNext/>
              <w:spacing w:after="0"/>
              <w:rPr>
                <w:ins w:id="3470" w:author="Rev 4 Allen Wirfs-Brock" w:date="2011-10-18T12:13:00Z"/>
              </w:rPr>
            </w:pPr>
            <w:ins w:id="3471" w:author="Rev 4 Allen Wirfs-Brock" w:date="2011-10-18T12:13:00Z">
              <w:r w:rsidRPr="00E77497">
                <w:t>[[Strict]]</w:t>
              </w:r>
            </w:ins>
          </w:p>
        </w:tc>
        <w:tc>
          <w:tcPr>
            <w:tcW w:w="2043" w:type="dxa"/>
          </w:tcPr>
          <w:p w:rsidR="006F049D" w:rsidRPr="00E77497" w:rsidRDefault="006F049D" w:rsidP="003A4B22">
            <w:pPr>
              <w:keepNext/>
              <w:spacing w:after="0"/>
              <w:jc w:val="left"/>
              <w:rPr>
                <w:ins w:id="3472" w:author="Rev 4 Allen Wirfs-Brock" w:date="2011-10-18T12:13:00Z"/>
              </w:rPr>
            </w:pPr>
            <w:ins w:id="3473" w:author="Rev 4 Allen Wirfs-Brock" w:date="2011-10-18T12:13:00Z">
              <w:r w:rsidRPr="00E77497">
                <w:t>Boolean</w:t>
              </w:r>
            </w:ins>
          </w:p>
        </w:tc>
        <w:tc>
          <w:tcPr>
            <w:tcW w:w="5580" w:type="dxa"/>
          </w:tcPr>
          <w:p w:rsidR="006F049D" w:rsidRPr="00E77497" w:rsidRDefault="006F049D" w:rsidP="006F049D">
            <w:pPr>
              <w:keepNext/>
              <w:spacing w:after="0"/>
              <w:rPr>
                <w:ins w:id="3474" w:author="Rev 4 Allen Wirfs-Brock" w:date="2011-10-18T12:13:00Z"/>
              </w:rPr>
            </w:pPr>
            <w:ins w:id="3475" w:author="Rev 4 Allen Wirfs-Brock" w:date="2011-10-18T12:14:00Z">
              <w:r w:rsidRPr="00E77497">
                <w:t>True if a Function object is a strict mode function.</w:t>
              </w:r>
            </w:ins>
            <w:ins w:id="3476" w:author="Rev 4 Allen Wirfs-Brock" w:date="2011-10-18T12:15:00Z">
              <w:r w:rsidRPr="00E77497">
                <w:t xml:space="preserve"> Of the standard built-in ECMAScript objects, only Function objects implement [[Strict]].</w:t>
              </w:r>
            </w:ins>
          </w:p>
        </w:tc>
      </w:tr>
      <w:tr w:rsidR="004C02EF" w:rsidRPr="00E77497" w:rsidTr="005D449B">
        <w:trPr>
          <w:jc w:val="center"/>
        </w:trPr>
        <w:tc>
          <w:tcPr>
            <w:tcW w:w="2192" w:type="dxa"/>
          </w:tcPr>
          <w:p w:rsidR="004C02EF" w:rsidRPr="00E77497" w:rsidRDefault="004C02EF" w:rsidP="003A4B22">
            <w:pPr>
              <w:keepNext/>
              <w:spacing w:after="0"/>
            </w:pPr>
            <w:r w:rsidRPr="00E77497">
              <w:t>[[TargetFunction]]</w:t>
            </w:r>
          </w:p>
        </w:tc>
        <w:tc>
          <w:tcPr>
            <w:tcW w:w="2043" w:type="dxa"/>
          </w:tcPr>
          <w:p w:rsidR="004C02EF" w:rsidRPr="00E77497" w:rsidRDefault="004C02EF" w:rsidP="003A4B22">
            <w:pPr>
              <w:keepNext/>
              <w:spacing w:after="0"/>
              <w:jc w:val="left"/>
            </w:pPr>
            <w:r w:rsidRPr="00E77497">
              <w:t>Object</w:t>
            </w:r>
          </w:p>
        </w:tc>
        <w:tc>
          <w:tcPr>
            <w:tcW w:w="5580" w:type="dxa"/>
          </w:tcPr>
          <w:p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rsidTr="005D449B">
        <w:trPr>
          <w:jc w:val="center"/>
        </w:trPr>
        <w:tc>
          <w:tcPr>
            <w:tcW w:w="2192" w:type="dxa"/>
          </w:tcPr>
          <w:p w:rsidR="004C02EF" w:rsidRPr="00E77497" w:rsidRDefault="004C02EF" w:rsidP="003A4B22">
            <w:pPr>
              <w:keepNext/>
              <w:spacing w:after="0"/>
            </w:pPr>
            <w:r w:rsidRPr="00E77497">
              <w:t>[[BoundThis]]</w:t>
            </w:r>
          </w:p>
        </w:tc>
        <w:tc>
          <w:tcPr>
            <w:tcW w:w="2043" w:type="dxa"/>
          </w:tcPr>
          <w:p w:rsidR="004C02EF" w:rsidRPr="00E77497" w:rsidRDefault="004C02EF" w:rsidP="003A4B22">
            <w:pPr>
              <w:keepNext/>
              <w:spacing w:after="0"/>
              <w:jc w:val="left"/>
              <w:rPr>
                <w:i/>
              </w:rPr>
            </w:pPr>
            <w:r w:rsidRPr="00E77497">
              <w:rPr>
                <w:i/>
              </w:rPr>
              <w:t>any</w:t>
            </w:r>
          </w:p>
        </w:tc>
        <w:tc>
          <w:tcPr>
            <w:tcW w:w="5580" w:type="dxa"/>
          </w:tcPr>
          <w:p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rsidTr="005D449B">
        <w:trPr>
          <w:jc w:val="center"/>
        </w:trPr>
        <w:tc>
          <w:tcPr>
            <w:tcW w:w="2192" w:type="dxa"/>
          </w:tcPr>
          <w:p w:rsidR="004C02EF" w:rsidRPr="00E77497" w:rsidRDefault="004C02EF" w:rsidP="003A4B22">
            <w:pPr>
              <w:keepNext/>
              <w:keepLines/>
              <w:spacing w:after="0"/>
            </w:pPr>
            <w:r w:rsidRPr="00E77497">
              <w:t>[[BoundArguments]]</w:t>
            </w:r>
          </w:p>
        </w:tc>
        <w:tc>
          <w:tcPr>
            <w:tcW w:w="2043" w:type="dxa"/>
          </w:tcPr>
          <w:p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
          <w:p w:rsidR="004C02EF" w:rsidRPr="00E77497" w:rsidRDefault="004C02EF" w:rsidP="001F03D6">
            <w:pPr>
              <w:keepNext/>
              <w:keepLines/>
              <w:spacing w:after="0"/>
            </w:pPr>
            <w:r w:rsidRPr="00E77497">
              <w:t xml:space="preserve">The pre-bound argument values of a function Object created </w:t>
            </w:r>
            <w:del w:id="3477" w:author="Rev 4 Allen Wirfs-Brock" w:date="2011-10-18T12:22:00Z">
              <w:r w:rsidRPr="00E77497" w:rsidDel="001F03D6">
                <w:delText xml:space="preserve">using </w:delText>
              </w:r>
            </w:del>
            <w:ins w:id="3478" w:author="Rev 4 Allen Wirfs-Brock" w:date="2011-10-18T12:22:00Z">
              <w:r w:rsidR="001F03D6" w:rsidRPr="00E77497">
                <w:t xml:space="preserve">by </w:t>
              </w:r>
            </w:ins>
            <w:r w:rsidRPr="00E77497">
              <w:t xml:space="preserve">the standard built-in Function.prototype.bind method. Only </w:t>
            </w:r>
            <w:del w:id="3479" w:author="Rev 4 Allen Wirfs-Brock" w:date="2011-10-18T12:23:00Z">
              <w:r w:rsidRPr="00E77497" w:rsidDel="001F03D6">
                <w:delText xml:space="preserve">ECMAScript </w:delText>
              </w:r>
            </w:del>
            <w:r w:rsidRPr="00E77497">
              <w:t xml:space="preserve">objects created </w:t>
            </w:r>
            <w:del w:id="3480" w:author="Rev 4 Allen Wirfs-Brock" w:date="2011-10-18T12:22:00Z">
              <w:r w:rsidRPr="00E77497" w:rsidDel="001F03D6">
                <w:delText xml:space="preserve">using </w:delText>
              </w:r>
            </w:del>
            <w:ins w:id="3481" w:author="Rev 4 Allen Wirfs-Brock" w:date="2011-10-18T12:22:00Z">
              <w:r w:rsidR="001F03D6" w:rsidRPr="00E77497">
                <w:t xml:space="preserve">by </w:t>
              </w:r>
            </w:ins>
            <w:r w:rsidRPr="00E77497">
              <w:t>Function.prototype.bind have a [[BoundArguments]] internal property.</w:t>
            </w:r>
          </w:p>
        </w:tc>
      </w:tr>
      <w:tr w:rsidR="004C02EF" w:rsidRPr="00E77497" w:rsidTr="005D449B">
        <w:trPr>
          <w:jc w:val="center"/>
        </w:trPr>
        <w:tc>
          <w:tcPr>
            <w:tcW w:w="2192" w:type="dxa"/>
          </w:tcPr>
          <w:p w:rsidR="004C02EF" w:rsidRPr="00E77497" w:rsidRDefault="004C02EF" w:rsidP="003A4B22">
            <w:pPr>
              <w:keepNext/>
              <w:spacing w:after="0"/>
            </w:pPr>
            <w:r w:rsidRPr="00E77497">
              <w:t>[[Match]]</w:t>
            </w:r>
          </w:p>
        </w:tc>
        <w:tc>
          <w:tcPr>
            <w:tcW w:w="2043" w:type="dxa"/>
          </w:tcPr>
          <w:p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rsidTr="005D449B">
        <w:trPr>
          <w:jc w:val="center"/>
        </w:trPr>
        <w:tc>
          <w:tcPr>
            <w:tcW w:w="2192" w:type="dxa"/>
          </w:tcPr>
          <w:p w:rsidR="004C02EF" w:rsidRPr="00E77497" w:rsidRDefault="004C02EF" w:rsidP="003A4B22">
            <w:pPr>
              <w:keepNext/>
              <w:spacing w:after="0"/>
            </w:pPr>
            <w:r w:rsidRPr="00E77497">
              <w:t>[[ParameterMap]]</w:t>
            </w:r>
          </w:p>
        </w:tc>
        <w:tc>
          <w:tcPr>
            <w:tcW w:w="2043" w:type="dxa"/>
          </w:tcPr>
          <w:p w:rsidR="004C02EF" w:rsidRPr="00E77497" w:rsidRDefault="004C02EF" w:rsidP="003A4B22">
            <w:pPr>
              <w:keepNext/>
              <w:spacing w:after="0"/>
              <w:jc w:val="left"/>
            </w:pPr>
            <w:r w:rsidRPr="00E77497">
              <w:t>Object</w:t>
            </w:r>
          </w:p>
        </w:tc>
        <w:tc>
          <w:tcPr>
            <w:tcW w:w="5580" w:type="dxa"/>
          </w:tcPr>
          <w:p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3482" w:author="Rev 4 Allen Wirfs-Brock" w:date="2011-10-18T12:23:00Z">
              <w:r w:rsidRPr="00E77497" w:rsidDel="001F03D6">
                <w:delText xml:space="preserve">ECMAScript </w:delText>
              </w:r>
            </w:del>
            <w:r w:rsidRPr="00E77497">
              <w:t>objects that are arguments objects have a [[ParameterMap]] internal property.</w:t>
            </w:r>
          </w:p>
        </w:tc>
      </w:tr>
    </w:tbl>
    <w:p w:rsidR="00FC56FA" w:rsidRPr="00E77497" w:rsidRDefault="00FC56FA" w:rsidP="00FC56FA">
      <w:pPr>
        <w:rPr>
          <w:ins w:id="3483" w:author="Allen Wirfs-Brock" w:date="2011-07-02T13:05:00Z"/>
        </w:rPr>
      </w:pPr>
    </w:p>
    <w:p w:rsidR="00FC56FA" w:rsidRPr="00E77497" w:rsidRDefault="007526C2" w:rsidP="00343EB9">
      <w:pPr>
        <w:rPr>
          <w:ins w:id="3484" w:author="Allen Wirfs-Brock" w:date="2011-07-02T13:05:00Z"/>
        </w:rPr>
      </w:pPr>
      <w:ins w:id="3485" w:author="Rev 3 Allen Wirfs-Brock" w:date="2011-09-07T15:09:00Z">
        <w:r w:rsidRPr="00E77497">
          <w:lastRenderedPageBreak/>
          <w:t xml:space="preserve">The [[NativeBrand]] internal property is used to identify native ECMASCript objects as objects that conform to specific parts of this </w:t>
        </w:r>
      </w:ins>
      <w:ins w:id="3486" w:author="Rev 3 Allen Wirfs-Brock" w:date="2011-09-07T15:11:00Z">
        <w:r w:rsidRPr="00E77497">
          <w:t>specification</w:t>
        </w:r>
      </w:ins>
      <w:ins w:id="3487" w:author="Rev 3 Allen Wirfs-Brock" w:date="2011-09-07T15:09:00Z">
        <w:r w:rsidRPr="00E77497">
          <w:t>.</w:t>
        </w:r>
      </w:ins>
      <w:ins w:id="3488" w:author="Rev 3 Allen Wirfs-Brock" w:date="2011-09-07T15:11:00Z">
        <w:r w:rsidRPr="00E77497">
          <w:t xml:space="preserve"> The value of a [[NativeBrand]] property is a single member of this set of enumerated values: NativeFunction</w:t>
        </w:r>
      </w:ins>
      <w:ins w:id="3489" w:author="Rev 3 Allen Wirfs-Brock" w:date="2011-09-07T15:13:00Z">
        <w:r w:rsidRPr="00E77497">
          <w:t>, NativeArray, String</w:t>
        </w:r>
      </w:ins>
      <w:ins w:id="3490" w:author="Rev 3 Allen Wirfs-Brock" w:date="2011-09-07T15:14:00Z">
        <w:r w:rsidRPr="00E77497">
          <w:t>Wrapper</w:t>
        </w:r>
      </w:ins>
      <w:ins w:id="3491" w:author="Rev 3 Allen Wirfs-Brock" w:date="2011-09-07T15:13:00Z">
        <w:r w:rsidRPr="00E77497">
          <w:t>, Boolean</w:t>
        </w:r>
      </w:ins>
      <w:ins w:id="3492" w:author="Rev 3 Allen Wirfs-Brock" w:date="2011-09-07T15:14:00Z">
        <w:r w:rsidRPr="00E77497">
          <w:t>Wrapper</w:t>
        </w:r>
      </w:ins>
      <w:ins w:id="3493" w:author="Rev 3 Allen Wirfs-Brock" w:date="2011-09-07T15:13:00Z">
        <w:r w:rsidRPr="00E77497">
          <w:t>,</w:t>
        </w:r>
      </w:ins>
      <w:ins w:id="3494" w:author="Rev 3 Allen Wirfs-Brock" w:date="2011-09-07T15:14:00Z">
        <w:r w:rsidRPr="00E77497">
          <w:t xml:space="preserve"> NumberWrapper, NativeMath, NativeDate, NativeRegExp, NativeError, NativeJSON, NativeArguments</w:t>
        </w:r>
      </w:ins>
      <w:ins w:id="3495" w:author="Rev 7 Allen Wirfs-Brock" w:date="2012-05-01T17:02:00Z">
        <w:r w:rsidR="006C4D5D">
          <w:t>, NativePrivateName</w:t>
        </w:r>
      </w:ins>
      <w:ins w:id="3496" w:author="Rev 3 Allen Wirfs-Brock" w:date="2011-09-07T15:14:00Z">
        <w:r w:rsidRPr="00E77497">
          <w:t>.</w:t>
        </w:r>
      </w:ins>
      <w:ins w:id="3497" w:author="Rev 3 Allen Wirfs-Brock" w:date="2011-09-07T15:13:00Z">
        <w:r w:rsidRPr="00E77497">
          <w:t xml:space="preserve"> </w:t>
        </w:r>
      </w:ins>
      <w:ins w:id="3498" w:author="Allen Wirfs-Brock" w:date="2011-07-02T13:05:00Z">
        <w:del w:id="3499"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3500" w:author="Allen Wirfs-Brock" w:date="2011-07-02T13:06:00Z">
        <w:r w:rsidR="00FC56FA" w:rsidRPr="00E77497">
          <w:t xml:space="preserve">The actual value of </w:t>
        </w:r>
        <w:del w:id="3501" w:author="Rev 3 Allen Wirfs-Brock" w:date="2011-09-07T15:18:00Z">
          <w:r w:rsidR="00FC56FA" w:rsidRPr="00E77497" w:rsidDel="007526C2">
            <w:delText>these</w:delText>
          </w:r>
        </w:del>
      </w:ins>
      <w:ins w:id="3502" w:author="Rev 3 Allen Wirfs-Brock" w:date="2011-09-07T15:18:00Z">
        <w:r w:rsidRPr="00E77497">
          <w:t>the [[NativeBrand]] internal</w:t>
        </w:r>
      </w:ins>
      <w:ins w:id="3503" w:author="Allen Wirfs-Brock" w:date="2011-07-02T13:06:00Z">
        <w:r w:rsidR="00FC56FA" w:rsidRPr="00E77497">
          <w:t xml:space="preserve"> propert</w:t>
        </w:r>
        <w:del w:id="3504" w:author="Rev 3 Allen Wirfs-Brock" w:date="2011-09-07T15:18:00Z">
          <w:r w:rsidR="00FC56FA" w:rsidRPr="00E77497" w:rsidDel="007526C2">
            <w:delText>ies</w:delText>
          </w:r>
        </w:del>
      </w:ins>
      <w:ins w:id="3505" w:author="Rev 3 Allen Wirfs-Brock" w:date="2011-09-07T15:18:00Z">
        <w:r w:rsidRPr="00E77497">
          <w:t>y</w:t>
        </w:r>
      </w:ins>
      <w:ins w:id="3506" w:author="Allen Wirfs-Brock" w:date="2011-07-02T13:06:00Z">
        <w:r w:rsidR="00FC56FA" w:rsidRPr="00E77497">
          <w:t xml:space="preserve"> </w:t>
        </w:r>
        <w:del w:id="3507" w:author="Rev 3 Allen Wirfs-Brock" w:date="2011-09-07T15:18:00Z">
          <w:r w:rsidR="00FC56FA" w:rsidRPr="00E77497" w:rsidDel="007526C2">
            <w:delText>are not</w:delText>
          </w:r>
        </w:del>
      </w:ins>
      <w:ins w:id="3508" w:author="Rev 3 Allen Wirfs-Brock" w:date="2011-09-07T15:18:00Z">
        <w:r w:rsidRPr="00E77497">
          <w:t>is only used</w:t>
        </w:r>
      </w:ins>
      <w:ins w:id="3509" w:author="Allen Wirfs-Brock" w:date="2011-07-02T13:06:00Z">
        <w:r w:rsidR="00FC56FA" w:rsidRPr="00E77497">
          <w:t xml:space="preserve"> </w:t>
        </w:r>
        <w:del w:id="3510" w:author="Rev 3 Allen Wirfs-Brock" w:date="2011-09-09T11:33:00Z">
          <w:r w:rsidR="00FC56FA" w:rsidRPr="00E77497" w:rsidDel="00FB6304">
            <w:delText>used</w:delText>
          </w:r>
        </w:del>
      </w:ins>
      <w:ins w:id="3511" w:author="Rev 3 Allen Wirfs-Brock" w:date="2011-09-09T11:33:00Z">
        <w:r w:rsidR="00FB6304" w:rsidRPr="00E77497">
          <w:t>to</w:t>
        </w:r>
      </w:ins>
      <w:ins w:id="3512" w:author="Rev 3 Allen Wirfs-Brock" w:date="2011-09-07T15:18:00Z">
        <w:r w:rsidRPr="00E77497">
          <w:t xml:space="preserve"> identify specific kinds of native ECMAScript</w:t>
        </w:r>
      </w:ins>
      <w:ins w:id="3513" w:author="Rev 3 Allen Wirfs-Brock" w:date="2011-09-07T15:19:00Z">
        <w:r w:rsidRPr="00E77497">
          <w:t xml:space="preserve"> objects</w:t>
        </w:r>
      </w:ins>
      <w:ins w:id="3514" w:author="Allen Wirfs-Brock" w:date="2011-07-02T13:06:00Z">
        <w:r w:rsidR="00FC56FA" w:rsidRPr="00E77497">
          <w:t>.</w:t>
        </w:r>
      </w:ins>
      <w:ins w:id="3515" w:author="Allen Wirfs-Brock" w:date="2011-07-02T13:05:00Z">
        <w:r w:rsidR="00FC56FA" w:rsidRPr="00E77497">
          <w:t xml:space="preserve"> </w:t>
        </w:r>
        <w:del w:id="3516" w:author="Rev 11 Allen Wirfs-Brock" w:date="2012-10-25T19:16:00Z">
          <w:r w:rsidR="00FC56FA" w:rsidRPr="00E77497" w:rsidDel="00343EB9">
            <w:delText>Host objects</w:delText>
          </w:r>
        </w:del>
      </w:ins>
      <w:ins w:id="3517" w:author="Rev 11 Allen Wirfs-Brock" w:date="2012-10-25T19:16:00Z">
        <w:r w:rsidR="00343EB9">
          <w:t xml:space="preserve">Only the objects explicitly identified in </w:t>
        </w:r>
      </w:ins>
      <w:ins w:id="3518" w:author="Rev 11 Allen Wirfs-Brock" w:date="2012-10-25T19:17:00Z">
        <w:r w:rsidR="00343EB9">
          <w:fldChar w:fldCharType="begin"/>
        </w:r>
        <w:r w:rsidR="00343EB9">
          <w:instrText xml:space="preserve"> REF _Ref338955997 \h </w:instrText>
        </w:r>
      </w:ins>
      <w:r w:rsidR="00343EB9">
        <w:fldChar w:fldCharType="separate"/>
      </w:r>
      <w:ins w:id="3519" w:author="Rev 11 Allen Wirfs-Brock" w:date="2012-10-25T19:17:00Z">
        <w:r w:rsidR="00343EB9">
          <w:t xml:space="preserve">Table </w:t>
        </w:r>
        <w:r w:rsidR="00343EB9">
          <w:rPr>
            <w:noProof/>
          </w:rPr>
          <w:t>10</w:t>
        </w:r>
        <w:r w:rsidR="00343EB9">
          <w:fldChar w:fldCharType="end"/>
        </w:r>
      </w:ins>
      <w:ins w:id="3520" w:author="Rev 11 Allen Wirfs-Brock" w:date="2012-10-25T19:18:00Z">
        <w:r w:rsidR="00343EB9">
          <w:t xml:space="preserve"> may have a [[NativeBrand]] internal property.</w:t>
        </w:r>
      </w:ins>
      <w:ins w:id="3521" w:author="Allen Wirfs-Brock" w:date="2011-07-02T13:05:00Z">
        <w:r w:rsidR="00FC56FA" w:rsidRPr="00E77497">
          <w:t xml:space="preserve"> </w:t>
        </w:r>
        <w:del w:id="3522" w:author="Rev 3 Allen Wirfs-Brock" w:date="2011-09-07T15:19:00Z">
          <w:r w:rsidR="00FC56FA" w:rsidRPr="00E77497" w:rsidDel="00FE434F">
            <w:delText>may</w:delText>
          </w:r>
        </w:del>
      </w:ins>
      <w:ins w:id="3523" w:author="Rev 3 Allen Wirfs-Brock" w:date="2011-09-07T15:19:00Z">
        <w:del w:id="3524" w:author="Rev 11 Allen Wirfs-Brock" w:date="2012-10-25T19:18:00Z">
          <w:r w:rsidR="00FE434F" w:rsidRPr="00E77497" w:rsidDel="00343EB9">
            <w:delText>do</w:delText>
          </w:r>
        </w:del>
      </w:ins>
      <w:ins w:id="3525" w:author="Allen Wirfs-Brock" w:date="2011-07-02T13:05:00Z">
        <w:del w:id="3526" w:author="Rev 11 Allen Wirfs-Brock" w:date="2012-10-25T19:18:00Z">
          <w:r w:rsidR="00FC56FA" w:rsidRPr="00E77497" w:rsidDel="00343EB9">
            <w:delText xml:space="preserve"> not have any of these </w:delText>
          </w:r>
        </w:del>
      </w:ins>
      <w:ins w:id="3527" w:author="Rev 3 Allen Wirfs-Brock" w:date="2011-09-07T15:19:00Z">
        <w:del w:id="3528" w:author="Rev 11 Allen Wirfs-Brock" w:date="2012-10-25T19:18:00Z">
          <w:r w:rsidR="00FE434F" w:rsidRPr="00E77497" w:rsidDel="00343EB9">
            <w:delText xml:space="preserve">this </w:delText>
          </w:r>
        </w:del>
      </w:ins>
      <w:ins w:id="3529" w:author="Allen Wirfs-Brock" w:date="2011-07-02T13:05:00Z">
        <w:del w:id="3530" w:author="Rev 11 Allen Wirfs-Brock" w:date="2012-10-25T19:18:00Z">
          <w:r w:rsidR="00FC56FA" w:rsidRPr="00E77497" w:rsidDel="00343EB9">
            <w:delText>internal properties</w:delText>
          </w:r>
        </w:del>
      </w:ins>
      <w:ins w:id="3531" w:author="Rev 3 Allen Wirfs-Brock" w:date="2011-09-07T15:19:00Z">
        <w:del w:id="3532" w:author="Rev 11 Allen Wirfs-Brock" w:date="2012-10-25T19:18:00Z">
          <w:r w:rsidR="00FE434F" w:rsidRPr="00E77497" w:rsidDel="00343EB9">
            <w:delText>y</w:delText>
          </w:r>
        </w:del>
      </w:ins>
      <w:ins w:id="3533" w:author="Allen Wirfs-Brock" w:date="2011-07-02T13:05:00Z">
        <w:del w:id="3534" w:author="Rev 11 Allen Wirfs-Brock" w:date="2012-10-25T19:18:00Z">
          <w:r w:rsidR="00FC56FA" w:rsidRPr="00E77497" w:rsidDel="00343EB9">
            <w:delText>,</w:delText>
          </w:r>
        </w:del>
      </w:ins>
    </w:p>
    <w:p w:rsidR="00134E95" w:rsidRPr="00E77497" w:rsidRDefault="00386630" w:rsidP="00AA1FF6">
      <w:pPr>
        <w:pStyle w:val="Tabletitle"/>
        <w:rPr>
          <w:ins w:id="3535" w:author="Allen Wirfs-Brock" w:date="2011-07-02T13:04:00Z"/>
        </w:rPr>
      </w:pPr>
      <w:bookmarkStart w:id="3536" w:name="_Ref338955997"/>
      <w:ins w:id="3537" w:author="Rev 8 Allen Wirfs-Brock" w:date="2012-06-13T12:32:00Z">
        <w:r>
          <w:t xml:space="preserve">Table </w:t>
        </w:r>
        <w:r>
          <w:fldChar w:fldCharType="begin"/>
        </w:r>
        <w:r>
          <w:instrText xml:space="preserve"> SEQ Table \* ARABIC </w:instrText>
        </w:r>
      </w:ins>
      <w:r>
        <w:fldChar w:fldCharType="separate"/>
      </w:r>
      <w:ins w:id="3538" w:author="Rev 11 Allen Wirfs-Brock" w:date="2012-10-09T13:03:00Z">
        <w:r w:rsidR="00BD246C">
          <w:rPr>
            <w:noProof/>
          </w:rPr>
          <w:t>10</w:t>
        </w:r>
      </w:ins>
      <w:ins w:id="3539" w:author="Rev 8 Allen Wirfs-Brock" w:date="2012-06-13T12:32:00Z">
        <w:r>
          <w:fldChar w:fldCharType="end"/>
        </w:r>
      </w:ins>
      <w:bookmarkEnd w:id="3536"/>
      <w:ins w:id="3540" w:author="Allen Wirfs-Brock" w:date="2011-07-02T13:04:00Z">
        <w:r w:rsidR="00134E95" w:rsidRPr="00E77497">
          <w:rPr>
            <w:rFonts w:eastAsia="Arial Unicode MS"/>
          </w:rPr>
          <w:t xml:space="preserve"> — </w:t>
        </w:r>
        <w:del w:id="3541" w:author="Rev 3 Allen Wirfs-Brock" w:date="2011-09-07T15:20:00Z">
          <w:r w:rsidR="00134E95" w:rsidRPr="00E77497" w:rsidDel="00FE434F">
            <w:delText xml:space="preserve">Internal </w:delText>
          </w:r>
          <w:r w:rsidR="00FC56FA" w:rsidRPr="00E77497" w:rsidDel="00FE434F">
            <w:delText>Properties</w:delText>
          </w:r>
        </w:del>
      </w:ins>
      <w:ins w:id="3542" w:author="Rev 3 Allen Wirfs-Brock" w:date="2011-09-07T15:20:00Z">
        <w:r w:rsidR="00FE434F" w:rsidRPr="00E77497">
          <w:t xml:space="preserve">Values of the [[NativeBrand]] </w:t>
        </w:r>
      </w:ins>
      <w:ins w:id="3543" w:author="Allen Wirfs-Brock" w:date="2011-07-02T13:04:00Z">
        <w:r w:rsidR="00FC56FA" w:rsidRPr="00E77497">
          <w:t xml:space="preserve"> </w:t>
        </w:r>
        <w:del w:id="3544" w:author="Rev 3 Allen Wirfs-Brock" w:date="2011-09-07T15:20:00Z">
          <w:r w:rsidR="00FC56FA" w:rsidRPr="00E77497" w:rsidDel="00FE434F">
            <w:delText>that Categorize Native Object</w:delText>
          </w:r>
        </w:del>
      </w:ins>
      <w:ins w:id="3545" w:author="Rev 3 Allen Wirfs-Brock" w:date="2011-09-07T15:20:00Z">
        <w:r w:rsidR="00FE434F" w:rsidRPr="00E77497">
          <w:t>Internal Property</w:t>
        </w:r>
      </w:ins>
      <w:ins w:id="3546" w:author="Allen Wirfs-Brock" w:date="2011-07-02T13:04:00Z">
        <w:del w:id="3547" w:author="Rev 3 Allen Wirfs-Brock" w:date="2011-09-07T15:20:00Z">
          <w:r w:rsidR="00FC56FA" w:rsidRPr="00E77497" w:rsidDel="00FE434F">
            <w:delText>s</w:delText>
          </w:r>
        </w:del>
      </w:ins>
    </w:p>
    <w:tbl>
      <w:tblPr>
        <w:tblW w:w="0" w:type="auto"/>
        <w:jc w:val="right"/>
        <w:tblInd w:w="-4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3095"/>
        <w:gridCol w:w="2592"/>
        <w:gridCol w:w="3936"/>
        <w:gridCol w:w="393"/>
      </w:tblGrid>
      <w:tr w:rsidR="00134E95" w:rsidRPr="00E77497" w:rsidTr="005D449B">
        <w:trPr>
          <w:gridAfter w:val="1"/>
          <w:wAfter w:w="393" w:type="dxa"/>
          <w:jc w:val="right"/>
          <w:ins w:id="3548" w:author="Allen Wirfs-Brock" w:date="2011-07-02T13:04:00Z"/>
        </w:trPr>
        <w:tc>
          <w:tcPr>
            <w:tcW w:w="3095" w:type="dxa"/>
            <w:tcBorders>
              <w:top w:val="single" w:sz="12" w:space="0" w:color="000000"/>
              <w:left w:val="single" w:sz="6" w:space="0" w:color="000000"/>
              <w:bottom w:val="single" w:sz="6" w:space="0" w:color="000000"/>
              <w:right w:val="nil"/>
            </w:tcBorders>
            <w:shd w:val="solid" w:color="C0C0C0" w:fill="FFFFFF"/>
          </w:tcPr>
          <w:p w:rsidR="00134E95" w:rsidRPr="00E77497" w:rsidRDefault="00134E95" w:rsidP="00134E95">
            <w:pPr>
              <w:keepNext/>
              <w:shd w:val="solid" w:color="C0C0C0" w:fill="FFFFFF"/>
              <w:spacing w:after="0"/>
              <w:rPr>
                <w:ins w:id="3549" w:author="Allen Wirfs-Brock" w:date="2011-07-02T13:04:00Z"/>
                <w:b/>
                <w:i/>
                <w:color w:val="000000"/>
                <w:shd w:val="solid" w:color="C0C0C0" w:fill="FFFFFF"/>
              </w:rPr>
            </w:pPr>
            <w:ins w:id="3550" w:author="Allen Wirfs-Brock" w:date="2011-07-02T13:04:00Z">
              <w:del w:id="3551" w:author="Rev 7 Allen Wirfs-Brock" w:date="2012-05-01T17:01:00Z">
                <w:r w:rsidRPr="00E77497" w:rsidDel="006C4D5D">
                  <w:rPr>
                    <w:b/>
                    <w:i/>
                    <w:color w:val="000000"/>
                    <w:shd w:val="solid" w:color="C0C0C0" w:fill="FFFFFF"/>
                  </w:rPr>
                  <w:delText>Internal Property</w:delText>
                </w:r>
              </w:del>
            </w:ins>
            <w:ins w:id="3552" w:author="Rev 7 Allen Wirfs-Brock" w:date="2012-05-01T17:01:00Z">
              <w:r w:rsidR="006C4D5D">
                <w:rPr>
                  <w:b/>
                  <w:i/>
                  <w:color w:val="000000"/>
                  <w:shd w:val="solid" w:color="C0C0C0" w:fill="FFFFFF"/>
                </w:rPr>
                <w:t>Value</w:t>
              </w:r>
            </w:ins>
          </w:p>
        </w:tc>
        <w:tc>
          <w:tcPr>
            <w:tcW w:w="2592" w:type="dxa"/>
            <w:tcBorders>
              <w:top w:val="single" w:sz="12" w:space="0" w:color="000000"/>
              <w:left w:val="nil"/>
              <w:bottom w:val="single" w:sz="6" w:space="0" w:color="000000"/>
              <w:right w:val="nil"/>
            </w:tcBorders>
            <w:shd w:val="solid" w:color="C0C0C0" w:fill="FFFFFF"/>
          </w:tcPr>
          <w:p w:rsidR="00134E95" w:rsidRPr="00E77497" w:rsidRDefault="00FC56FA" w:rsidP="00134E95">
            <w:pPr>
              <w:keepNext/>
              <w:shd w:val="solid" w:color="C0C0C0" w:fill="FFFFFF"/>
              <w:spacing w:after="0"/>
              <w:jc w:val="left"/>
              <w:rPr>
                <w:ins w:id="3553" w:author="Allen Wirfs-Brock" w:date="2011-07-02T13:04:00Z"/>
                <w:b/>
                <w:i/>
                <w:color w:val="000000"/>
                <w:shd w:val="solid" w:color="C0C0C0" w:fill="FFFFFF"/>
              </w:rPr>
            </w:pPr>
            <w:ins w:id="3554" w:author="Allen Wirfs-Brock" w:date="2011-07-02T13:07:00Z">
              <w:r w:rsidRPr="00E77497">
                <w:rPr>
                  <w:b/>
                  <w:i/>
                  <w:color w:val="000000"/>
                  <w:shd w:val="solid" w:color="C0C0C0" w:fill="FFFFFF"/>
                </w:rPr>
                <w:t>Category</w:t>
              </w:r>
            </w:ins>
          </w:p>
        </w:tc>
        <w:tc>
          <w:tcPr>
            <w:tcW w:w="3936" w:type="dxa"/>
            <w:tcBorders>
              <w:top w:val="single" w:sz="12" w:space="0" w:color="000000"/>
              <w:left w:val="nil"/>
              <w:bottom w:val="single" w:sz="6" w:space="0" w:color="000000"/>
              <w:right w:val="single" w:sz="6" w:space="0" w:color="000000"/>
            </w:tcBorders>
            <w:shd w:val="solid" w:color="C0C0C0" w:fill="FFFFFF"/>
          </w:tcPr>
          <w:p w:rsidR="00134E95" w:rsidRPr="00E77497" w:rsidRDefault="00134E95" w:rsidP="00134E95">
            <w:pPr>
              <w:keepNext/>
              <w:shd w:val="solid" w:color="C0C0C0" w:fill="FFFFFF"/>
              <w:spacing w:after="0"/>
              <w:rPr>
                <w:ins w:id="3555" w:author="Allen Wirfs-Brock" w:date="2011-07-02T13:04:00Z"/>
                <w:b/>
                <w:i/>
                <w:color w:val="000000"/>
                <w:shd w:val="solid" w:color="C0C0C0" w:fill="FFFFFF"/>
              </w:rPr>
            </w:pPr>
            <w:ins w:id="3556" w:author="Allen Wirfs-Brock" w:date="2011-07-02T13:04:00Z">
              <w:r w:rsidRPr="00E77497">
                <w:rPr>
                  <w:b/>
                  <w:i/>
                  <w:color w:val="000000"/>
                  <w:shd w:val="solid" w:color="C0C0C0" w:fill="FFFFFF"/>
                </w:rPr>
                <w:t>Description</w:t>
              </w:r>
            </w:ins>
          </w:p>
        </w:tc>
      </w:tr>
      <w:tr w:rsidR="00134E95" w:rsidRPr="00E77497" w:rsidTr="005D449B">
        <w:trPr>
          <w:gridAfter w:val="1"/>
          <w:wAfter w:w="393" w:type="dxa"/>
          <w:jc w:val="right"/>
          <w:ins w:id="3557" w:author="Allen Wirfs-Brock" w:date="2011-07-02T13:04:00Z"/>
        </w:trPr>
        <w:tc>
          <w:tcPr>
            <w:tcW w:w="3095" w:type="dxa"/>
            <w:tcBorders>
              <w:top w:val="nil"/>
            </w:tcBorders>
          </w:tcPr>
          <w:p w:rsidR="00134E95" w:rsidRPr="00E77497" w:rsidRDefault="00FC56FA" w:rsidP="007516CC">
            <w:pPr>
              <w:keepNext/>
              <w:spacing w:after="0"/>
              <w:rPr>
                <w:ins w:id="3558" w:author="Allen Wirfs-Brock" w:date="2011-07-02T13:04:00Z"/>
              </w:rPr>
            </w:pPr>
            <w:ins w:id="3559" w:author="Allen Wirfs-Brock" w:date="2011-07-02T13:07:00Z">
              <w:del w:id="3560" w:author="Rev 3 Allen Wirfs-Brock" w:date="2011-09-07T15:35:00Z">
                <w:r w:rsidRPr="00E77497" w:rsidDel="007516CC">
                  <w:delText>[[</w:delText>
                </w:r>
              </w:del>
              <w:del w:id="3561" w:author="Rev 3 Allen Wirfs-Brock" w:date="2011-09-07T15:34:00Z">
                <w:r w:rsidRPr="00E77497" w:rsidDel="007516CC">
                  <w:delText>IsFunction</w:delText>
                </w:r>
              </w:del>
            </w:ins>
            <w:ins w:id="3562" w:author="Rev 3 Allen Wirfs-Brock" w:date="2011-09-07T15:34:00Z">
              <w:r w:rsidR="007516CC" w:rsidRPr="00E77497">
                <w:t>NativeFunction</w:t>
              </w:r>
            </w:ins>
            <w:ins w:id="3563" w:author="Allen Wirfs-Brock" w:date="2011-07-02T13:07:00Z">
              <w:del w:id="3564" w:author="Rev 3 Allen Wirfs-Brock" w:date="2011-09-07T15:35:00Z">
                <w:r w:rsidRPr="00E77497" w:rsidDel="007516CC">
                  <w:delText>]]</w:delText>
                </w:r>
              </w:del>
            </w:ins>
          </w:p>
        </w:tc>
        <w:tc>
          <w:tcPr>
            <w:tcW w:w="2592" w:type="dxa"/>
            <w:tcBorders>
              <w:top w:val="nil"/>
            </w:tcBorders>
          </w:tcPr>
          <w:p w:rsidR="00134E95" w:rsidRPr="00E77497" w:rsidRDefault="00FC56FA" w:rsidP="00134E95">
            <w:pPr>
              <w:keepNext/>
              <w:spacing w:after="0"/>
              <w:jc w:val="left"/>
              <w:rPr>
                <w:ins w:id="3565" w:author="Allen Wirfs-Brock" w:date="2011-07-02T13:04:00Z"/>
              </w:rPr>
            </w:pPr>
            <w:ins w:id="3566" w:author="Allen Wirfs-Brock" w:date="2011-07-02T13:08:00Z">
              <w:r w:rsidRPr="00E77497">
                <w:t>Function objects</w:t>
              </w:r>
            </w:ins>
          </w:p>
        </w:tc>
        <w:tc>
          <w:tcPr>
            <w:tcW w:w="3936" w:type="dxa"/>
            <w:tcBorders>
              <w:top w:val="nil"/>
            </w:tcBorders>
          </w:tcPr>
          <w:p w:rsidR="00134E95" w:rsidRPr="00E77497" w:rsidRDefault="00134E95" w:rsidP="00134E95">
            <w:pPr>
              <w:keepNext/>
              <w:spacing w:after="0"/>
              <w:rPr>
                <w:ins w:id="3567" w:author="Allen Wirfs-Brock" w:date="2011-07-02T13:04:00Z"/>
              </w:rPr>
            </w:pPr>
          </w:p>
        </w:tc>
      </w:tr>
      <w:tr w:rsidR="00134E95" w:rsidRPr="00E77497" w:rsidTr="005D449B">
        <w:trPr>
          <w:gridAfter w:val="1"/>
          <w:wAfter w:w="393" w:type="dxa"/>
          <w:jc w:val="right"/>
          <w:ins w:id="3568" w:author="Allen Wirfs-Brock" w:date="2011-07-02T13:04:00Z"/>
        </w:trPr>
        <w:tc>
          <w:tcPr>
            <w:tcW w:w="3095" w:type="dxa"/>
          </w:tcPr>
          <w:p w:rsidR="00134E95" w:rsidRPr="00E77497" w:rsidRDefault="00FC56FA" w:rsidP="00134E95">
            <w:pPr>
              <w:keepNext/>
              <w:spacing w:after="0"/>
              <w:rPr>
                <w:ins w:id="3569" w:author="Allen Wirfs-Brock" w:date="2011-07-02T13:04:00Z"/>
              </w:rPr>
            </w:pPr>
            <w:ins w:id="3570" w:author="Allen Wirfs-Brock" w:date="2011-07-02T13:08:00Z">
              <w:del w:id="3571" w:author="Rev 3 Allen Wirfs-Brock" w:date="2011-09-07T15:44:00Z">
                <w:r w:rsidRPr="00E77497" w:rsidDel="009D141F">
                  <w:delText>[[IsArray]]</w:delText>
                </w:r>
              </w:del>
            </w:ins>
            <w:ins w:id="3572" w:author="Rev 3 Allen Wirfs-Brock" w:date="2011-09-07T15:44:00Z">
              <w:r w:rsidR="009D141F" w:rsidRPr="00E77497">
                <w:t>NativeArray</w:t>
              </w:r>
            </w:ins>
          </w:p>
        </w:tc>
        <w:tc>
          <w:tcPr>
            <w:tcW w:w="2592" w:type="dxa"/>
          </w:tcPr>
          <w:p w:rsidR="00FC56FA" w:rsidRPr="00E77497" w:rsidRDefault="00FC56FA" w:rsidP="00FC56FA">
            <w:pPr>
              <w:keepNext/>
              <w:spacing w:after="0"/>
              <w:jc w:val="left"/>
              <w:rPr>
                <w:ins w:id="3573" w:author="Allen Wirfs-Brock" w:date="2011-07-02T13:04:00Z"/>
              </w:rPr>
            </w:pPr>
            <w:ins w:id="3574" w:author="Allen Wirfs-Brock" w:date="2011-07-02T13:08:00Z">
              <w:r w:rsidRPr="00E77497">
                <w:t xml:space="preserve">Array </w:t>
              </w:r>
            </w:ins>
            <w:ins w:id="3575" w:author="Allen Wirfs-Brock" w:date="2011-07-02T13:12:00Z">
              <w:r w:rsidRPr="00E77497">
                <w:t>o</w:t>
              </w:r>
            </w:ins>
            <w:ins w:id="3576" w:author="Allen Wirfs-Brock" w:date="2011-07-02T13:08:00Z">
              <w:r w:rsidRPr="00E77497">
                <w:t>bjects</w:t>
              </w:r>
            </w:ins>
          </w:p>
        </w:tc>
        <w:tc>
          <w:tcPr>
            <w:tcW w:w="3936" w:type="dxa"/>
          </w:tcPr>
          <w:p w:rsidR="00134E95" w:rsidRPr="00E77497" w:rsidRDefault="00134E95" w:rsidP="00134E95">
            <w:pPr>
              <w:keepNext/>
              <w:spacing w:after="0"/>
              <w:rPr>
                <w:ins w:id="3577" w:author="Allen Wirfs-Brock" w:date="2011-07-02T13:04:00Z"/>
              </w:rPr>
            </w:pPr>
          </w:p>
        </w:tc>
      </w:tr>
      <w:tr w:rsidR="00134E95" w:rsidRPr="00E77497" w:rsidTr="005D449B">
        <w:trPr>
          <w:gridAfter w:val="1"/>
          <w:wAfter w:w="393" w:type="dxa"/>
          <w:jc w:val="right"/>
          <w:ins w:id="3578" w:author="Allen Wirfs-Brock" w:date="2011-07-02T13:04:00Z"/>
        </w:trPr>
        <w:tc>
          <w:tcPr>
            <w:tcW w:w="3095" w:type="dxa"/>
          </w:tcPr>
          <w:p w:rsidR="00134E95" w:rsidRPr="00E77497" w:rsidRDefault="00134E95" w:rsidP="00FC56FA">
            <w:pPr>
              <w:keepNext/>
              <w:spacing w:after="0"/>
              <w:rPr>
                <w:ins w:id="3579" w:author="Allen Wirfs-Brock" w:date="2011-07-02T13:04:00Z"/>
              </w:rPr>
            </w:pPr>
            <w:ins w:id="3580" w:author="Allen Wirfs-Brock" w:date="2011-07-02T13:04:00Z">
              <w:del w:id="3581" w:author="Rev 3 Allen Wirfs-Brock" w:date="2011-09-07T17:58:00Z">
                <w:r w:rsidRPr="00E77497" w:rsidDel="00065D08">
                  <w:delText>[[</w:delText>
                </w:r>
              </w:del>
            </w:ins>
            <w:ins w:id="3582" w:author="Allen Wirfs-Brock" w:date="2011-07-02T13:09:00Z">
              <w:del w:id="3583" w:author="Rev 3 Allen Wirfs-Brock" w:date="2011-09-07T17:58:00Z">
                <w:r w:rsidR="00FC56FA" w:rsidRPr="00E77497" w:rsidDel="00065D08">
                  <w:delText>IsString</w:delText>
                </w:r>
              </w:del>
            </w:ins>
            <w:ins w:id="3584" w:author="Allen Wirfs-Brock" w:date="2011-07-02T13:04:00Z">
              <w:del w:id="3585" w:author="Rev 3 Allen Wirfs-Brock" w:date="2011-09-07T17:58:00Z">
                <w:r w:rsidRPr="00E77497" w:rsidDel="00065D08">
                  <w:delText>]]</w:delText>
                </w:r>
              </w:del>
            </w:ins>
            <w:ins w:id="3586" w:author="Rev 3 Allen Wirfs-Brock" w:date="2011-09-07T17:58:00Z">
              <w:r w:rsidR="00065D08" w:rsidRPr="00E77497">
                <w:t>StringWrapper</w:t>
              </w:r>
            </w:ins>
          </w:p>
        </w:tc>
        <w:tc>
          <w:tcPr>
            <w:tcW w:w="2592" w:type="dxa"/>
          </w:tcPr>
          <w:p w:rsidR="00134E95" w:rsidRPr="00E77497" w:rsidRDefault="00FC56FA" w:rsidP="00FC56FA">
            <w:pPr>
              <w:keepNext/>
              <w:spacing w:after="0"/>
              <w:jc w:val="left"/>
              <w:rPr>
                <w:ins w:id="3587" w:author="Allen Wirfs-Brock" w:date="2011-07-02T13:04:00Z"/>
              </w:rPr>
            </w:pPr>
            <w:ins w:id="3588" w:author="Allen Wirfs-Brock" w:date="2011-07-02T13:09:00Z">
              <w:r w:rsidRPr="00E77497">
                <w:t xml:space="preserve">String </w:t>
              </w:r>
            </w:ins>
            <w:ins w:id="3589" w:author="Allen Wirfs-Brock" w:date="2011-07-02T13:12:00Z">
              <w:r w:rsidRPr="00E77497">
                <w:t>o</w:t>
              </w:r>
            </w:ins>
            <w:ins w:id="3590" w:author="Allen Wirfs-Brock" w:date="2011-07-02T13:09:00Z">
              <w:r w:rsidRPr="00E77497">
                <w:t>bjects</w:t>
              </w:r>
            </w:ins>
          </w:p>
        </w:tc>
        <w:tc>
          <w:tcPr>
            <w:tcW w:w="3936" w:type="dxa"/>
          </w:tcPr>
          <w:p w:rsidR="00134E95" w:rsidRPr="00E77497" w:rsidRDefault="00134E95" w:rsidP="00134E95">
            <w:pPr>
              <w:keepNext/>
              <w:spacing w:after="0"/>
              <w:rPr>
                <w:ins w:id="3591" w:author="Allen Wirfs-Brock" w:date="2011-07-02T13:04:00Z"/>
              </w:rPr>
            </w:pPr>
          </w:p>
        </w:tc>
      </w:tr>
      <w:tr w:rsidR="00134E95" w:rsidRPr="00E77497" w:rsidTr="005D449B">
        <w:trPr>
          <w:gridAfter w:val="1"/>
          <w:wAfter w:w="393" w:type="dxa"/>
          <w:jc w:val="right"/>
          <w:ins w:id="3592" w:author="Allen Wirfs-Brock" w:date="2011-07-02T13:04:00Z"/>
        </w:trPr>
        <w:tc>
          <w:tcPr>
            <w:tcW w:w="3095" w:type="dxa"/>
          </w:tcPr>
          <w:p w:rsidR="00134E95" w:rsidRPr="00E77497" w:rsidRDefault="00134E95" w:rsidP="00FC56FA">
            <w:pPr>
              <w:keepNext/>
              <w:spacing w:after="0"/>
              <w:rPr>
                <w:ins w:id="3593" w:author="Allen Wirfs-Brock" w:date="2011-07-02T13:04:00Z"/>
              </w:rPr>
            </w:pPr>
            <w:ins w:id="3594" w:author="Allen Wirfs-Brock" w:date="2011-07-02T13:04:00Z">
              <w:del w:id="3595" w:author="Rev 3 Allen Wirfs-Brock" w:date="2011-09-07T18:02:00Z">
                <w:r w:rsidRPr="00E77497" w:rsidDel="00187187">
                  <w:delText>[[</w:delText>
                </w:r>
              </w:del>
            </w:ins>
            <w:ins w:id="3596" w:author="Allen Wirfs-Brock" w:date="2011-07-02T13:09:00Z">
              <w:del w:id="3597" w:author="Rev 3 Allen Wirfs-Brock" w:date="2011-09-07T17:59:00Z">
                <w:r w:rsidR="00FC56FA" w:rsidRPr="00E77497" w:rsidDel="00065D08">
                  <w:delText>IsBoolean</w:delText>
                </w:r>
              </w:del>
            </w:ins>
            <w:ins w:id="3598" w:author="Allen Wirfs-Brock" w:date="2011-07-02T13:04:00Z">
              <w:del w:id="3599" w:author="Rev 3 Allen Wirfs-Brock" w:date="2011-09-07T18:02:00Z">
                <w:r w:rsidRPr="00E77497" w:rsidDel="00187187">
                  <w:delText>]]</w:delText>
                </w:r>
              </w:del>
            </w:ins>
            <w:ins w:id="3600" w:author="Rev 3 Allen Wirfs-Brock" w:date="2011-09-07T18:02:00Z">
              <w:r w:rsidR="00187187" w:rsidRPr="00E77497">
                <w:t>BooleanWrapper</w:t>
              </w:r>
            </w:ins>
          </w:p>
        </w:tc>
        <w:tc>
          <w:tcPr>
            <w:tcW w:w="2592" w:type="dxa"/>
          </w:tcPr>
          <w:p w:rsidR="00134E95" w:rsidRPr="00E77497" w:rsidRDefault="00FC56FA" w:rsidP="00134E95">
            <w:pPr>
              <w:keepNext/>
              <w:spacing w:after="0"/>
              <w:jc w:val="left"/>
              <w:rPr>
                <w:ins w:id="3601" w:author="Allen Wirfs-Brock" w:date="2011-07-02T13:04:00Z"/>
              </w:rPr>
            </w:pPr>
            <w:ins w:id="3602" w:author="Allen Wirfs-Brock" w:date="2011-07-02T13:12:00Z">
              <w:r w:rsidRPr="00E77497">
                <w:t>Boolean objects</w:t>
              </w:r>
            </w:ins>
          </w:p>
        </w:tc>
        <w:tc>
          <w:tcPr>
            <w:tcW w:w="3936" w:type="dxa"/>
          </w:tcPr>
          <w:p w:rsidR="00134E95" w:rsidRPr="00E77497" w:rsidRDefault="00134E95" w:rsidP="00134E95">
            <w:pPr>
              <w:keepNext/>
              <w:spacing w:after="0"/>
              <w:rPr>
                <w:ins w:id="3603" w:author="Allen Wirfs-Brock" w:date="2011-07-02T13:04:00Z"/>
              </w:rPr>
            </w:pPr>
          </w:p>
        </w:tc>
      </w:tr>
      <w:tr w:rsidR="00134E95" w:rsidRPr="00E77497" w:rsidTr="005D449B">
        <w:trPr>
          <w:gridAfter w:val="1"/>
          <w:wAfter w:w="393" w:type="dxa"/>
          <w:jc w:val="right"/>
          <w:ins w:id="3604" w:author="Allen Wirfs-Brock" w:date="2011-07-02T13:04:00Z"/>
        </w:trPr>
        <w:tc>
          <w:tcPr>
            <w:tcW w:w="3095" w:type="dxa"/>
          </w:tcPr>
          <w:p w:rsidR="00134E95" w:rsidRPr="00E77497" w:rsidRDefault="00134E95" w:rsidP="00FC56FA">
            <w:pPr>
              <w:keepNext/>
              <w:spacing w:after="0"/>
              <w:rPr>
                <w:ins w:id="3605" w:author="Allen Wirfs-Brock" w:date="2011-07-02T13:04:00Z"/>
              </w:rPr>
            </w:pPr>
            <w:ins w:id="3606" w:author="Allen Wirfs-Brock" w:date="2011-07-02T13:04:00Z">
              <w:del w:id="3607" w:author="Rev 3 Allen Wirfs-Brock" w:date="2011-09-07T18:06:00Z">
                <w:r w:rsidRPr="00E77497" w:rsidDel="00187187">
                  <w:delText>[[</w:delText>
                </w:r>
              </w:del>
            </w:ins>
            <w:ins w:id="3608" w:author="Allen Wirfs-Brock" w:date="2011-07-02T13:10:00Z">
              <w:del w:id="3609" w:author="Rev 3 Allen Wirfs-Brock" w:date="2011-09-07T18:06:00Z">
                <w:r w:rsidR="00FC56FA" w:rsidRPr="00E77497" w:rsidDel="00187187">
                  <w:delText>IsNumber</w:delText>
                </w:r>
              </w:del>
            </w:ins>
            <w:ins w:id="3610" w:author="Allen Wirfs-Brock" w:date="2011-07-02T13:04:00Z">
              <w:del w:id="3611" w:author="Rev 3 Allen Wirfs-Brock" w:date="2011-09-07T18:06:00Z">
                <w:r w:rsidRPr="00E77497" w:rsidDel="00187187">
                  <w:delText>]]</w:delText>
                </w:r>
              </w:del>
            </w:ins>
            <w:ins w:id="3612" w:author="Rev 3 Allen Wirfs-Brock" w:date="2011-09-07T18:06:00Z">
              <w:r w:rsidR="00187187" w:rsidRPr="00E77497">
                <w:t>NumberWrapper</w:t>
              </w:r>
            </w:ins>
          </w:p>
        </w:tc>
        <w:tc>
          <w:tcPr>
            <w:tcW w:w="2592" w:type="dxa"/>
          </w:tcPr>
          <w:p w:rsidR="00134E95" w:rsidRPr="00E77497" w:rsidRDefault="00FC56FA" w:rsidP="00134E95">
            <w:pPr>
              <w:keepNext/>
              <w:spacing w:after="0"/>
              <w:jc w:val="left"/>
              <w:rPr>
                <w:ins w:id="3613" w:author="Allen Wirfs-Brock" w:date="2011-07-02T13:04:00Z"/>
                <w:i/>
              </w:rPr>
            </w:pPr>
            <w:ins w:id="3614" w:author="Allen Wirfs-Brock" w:date="2011-07-02T13:12:00Z">
              <w:r w:rsidRPr="00E77497">
                <w:t>Number objects</w:t>
              </w:r>
            </w:ins>
          </w:p>
        </w:tc>
        <w:tc>
          <w:tcPr>
            <w:tcW w:w="3936" w:type="dxa"/>
          </w:tcPr>
          <w:p w:rsidR="00134E95" w:rsidRPr="00E77497" w:rsidRDefault="00134E95" w:rsidP="00134E95">
            <w:pPr>
              <w:keepNext/>
              <w:spacing w:after="0"/>
              <w:rPr>
                <w:ins w:id="3615" w:author="Allen Wirfs-Brock" w:date="2011-07-02T13:04:00Z"/>
              </w:rPr>
            </w:pPr>
          </w:p>
        </w:tc>
      </w:tr>
      <w:tr w:rsidR="00134E95" w:rsidRPr="00E77497" w:rsidTr="005D449B">
        <w:trPr>
          <w:gridAfter w:val="1"/>
          <w:wAfter w:w="393" w:type="dxa"/>
          <w:jc w:val="right"/>
          <w:ins w:id="3616" w:author="Allen Wirfs-Brock" w:date="2011-07-02T13:04:00Z"/>
        </w:trPr>
        <w:tc>
          <w:tcPr>
            <w:tcW w:w="3095" w:type="dxa"/>
          </w:tcPr>
          <w:p w:rsidR="00134E95" w:rsidRPr="00E77497" w:rsidRDefault="00134E95" w:rsidP="00FC56FA">
            <w:pPr>
              <w:keepNext/>
              <w:spacing w:after="0"/>
              <w:rPr>
                <w:ins w:id="3617" w:author="Allen Wirfs-Brock" w:date="2011-07-02T13:04:00Z"/>
              </w:rPr>
            </w:pPr>
            <w:ins w:id="3618" w:author="Allen Wirfs-Brock" w:date="2011-07-02T13:04:00Z">
              <w:del w:id="3619" w:author="Rev 3 Allen Wirfs-Brock" w:date="2011-09-07T18:07:00Z">
                <w:r w:rsidRPr="00E77497" w:rsidDel="00187187">
                  <w:delText>[[</w:delText>
                </w:r>
              </w:del>
            </w:ins>
            <w:ins w:id="3620" w:author="Allen Wirfs-Brock" w:date="2011-07-02T13:10:00Z">
              <w:del w:id="3621" w:author="Rev 3 Allen Wirfs-Brock" w:date="2011-09-07T18:07:00Z">
                <w:r w:rsidR="00FC56FA" w:rsidRPr="00E77497" w:rsidDel="00187187">
                  <w:delText>IsMath</w:delText>
                </w:r>
              </w:del>
            </w:ins>
            <w:ins w:id="3622" w:author="Allen Wirfs-Brock" w:date="2011-07-02T13:04:00Z">
              <w:del w:id="3623" w:author="Rev 3 Allen Wirfs-Brock" w:date="2011-09-07T18:07:00Z">
                <w:r w:rsidRPr="00E77497" w:rsidDel="00187187">
                  <w:delText>]]</w:delText>
                </w:r>
              </w:del>
            </w:ins>
            <w:ins w:id="3624" w:author="Rev 3 Allen Wirfs-Brock" w:date="2011-09-07T18:07:00Z">
              <w:r w:rsidR="00187187" w:rsidRPr="00E77497">
                <w:t>NativeMath</w:t>
              </w:r>
            </w:ins>
          </w:p>
        </w:tc>
        <w:tc>
          <w:tcPr>
            <w:tcW w:w="2592" w:type="dxa"/>
          </w:tcPr>
          <w:p w:rsidR="00134E95" w:rsidRPr="00E77497" w:rsidRDefault="00FC56FA" w:rsidP="007526C2">
            <w:pPr>
              <w:keepNext/>
              <w:spacing w:after="0"/>
              <w:jc w:val="left"/>
              <w:rPr>
                <w:ins w:id="3625" w:author="Allen Wirfs-Brock" w:date="2011-07-02T13:04:00Z"/>
                <w:i/>
              </w:rPr>
            </w:pPr>
            <w:ins w:id="3626" w:author="Allen Wirfs-Brock" w:date="2011-07-02T13:12:00Z">
              <w:r w:rsidRPr="00E77497">
                <w:t>The Mat</w:t>
              </w:r>
              <w:del w:id="3627" w:author="Rev 3 Allen Wirfs-Brock" w:date="2011-09-07T15:16:00Z">
                <w:r w:rsidRPr="00E77497" w:rsidDel="007526C2">
                  <w:delText>c</w:delText>
                </w:r>
              </w:del>
              <w:r w:rsidRPr="00E77497">
                <w:t>h object</w:t>
              </w:r>
            </w:ins>
          </w:p>
        </w:tc>
        <w:tc>
          <w:tcPr>
            <w:tcW w:w="3936" w:type="dxa"/>
          </w:tcPr>
          <w:p w:rsidR="00134E95" w:rsidRPr="00E77497" w:rsidRDefault="00134E95" w:rsidP="00134E95">
            <w:pPr>
              <w:keepNext/>
              <w:spacing w:after="0"/>
              <w:rPr>
                <w:ins w:id="3628" w:author="Allen Wirfs-Brock" w:date="2011-07-02T13:04:00Z"/>
              </w:rPr>
            </w:pPr>
          </w:p>
        </w:tc>
      </w:tr>
      <w:tr w:rsidR="00134E95" w:rsidRPr="00E77497" w:rsidTr="005D449B">
        <w:trPr>
          <w:gridAfter w:val="1"/>
          <w:wAfter w:w="393" w:type="dxa"/>
          <w:jc w:val="right"/>
          <w:ins w:id="3629" w:author="Allen Wirfs-Brock" w:date="2011-07-02T13:04:00Z"/>
        </w:trPr>
        <w:tc>
          <w:tcPr>
            <w:tcW w:w="3095" w:type="dxa"/>
            <w:tcBorders>
              <w:bottom w:val="nil"/>
            </w:tcBorders>
          </w:tcPr>
          <w:p w:rsidR="00134E95" w:rsidRPr="00E77497" w:rsidRDefault="00134E95" w:rsidP="00FA2A04">
            <w:pPr>
              <w:keepNext/>
              <w:spacing w:after="0"/>
              <w:rPr>
                <w:ins w:id="3630" w:author="Allen Wirfs-Brock" w:date="2011-07-02T13:04:00Z"/>
              </w:rPr>
            </w:pPr>
            <w:ins w:id="3631" w:author="Allen Wirfs-Brock" w:date="2011-07-02T13:04:00Z">
              <w:del w:id="3632" w:author="Rev 3 Allen Wirfs-Brock" w:date="2011-09-08T14:47:00Z">
                <w:r w:rsidRPr="00E77497" w:rsidDel="00FA2A04">
                  <w:delText>[[</w:delText>
                </w:r>
              </w:del>
            </w:ins>
            <w:ins w:id="3633" w:author="Allen Wirfs-Brock" w:date="2011-07-02T13:10:00Z">
              <w:del w:id="3634" w:author="Rev 3 Allen Wirfs-Brock" w:date="2011-09-08T14:47:00Z">
                <w:r w:rsidR="00FC56FA" w:rsidRPr="00E77497" w:rsidDel="00FA2A04">
                  <w:delText>IsDate</w:delText>
                </w:r>
              </w:del>
            </w:ins>
            <w:ins w:id="3635" w:author="Rev 3 Allen Wirfs-Brock" w:date="2011-09-08T14:47:00Z">
              <w:r w:rsidR="00FA2A04" w:rsidRPr="00E77497">
                <w:t>NativeDat</w:t>
              </w:r>
            </w:ins>
            <w:ins w:id="3636" w:author="Allen Wirfs-Brock" w:date="2011-07-02T13:04:00Z">
              <w:del w:id="3637" w:author="Rev 3 Allen Wirfs-Brock" w:date="2011-09-08T14:47:00Z">
                <w:r w:rsidRPr="00E77497" w:rsidDel="00FA2A04">
                  <w:delText>]</w:delText>
                </w:r>
              </w:del>
            </w:ins>
            <w:ins w:id="3638" w:author="Rev 3 Allen Wirfs-Brock" w:date="2011-09-08T14:47:00Z">
              <w:r w:rsidR="00FA2A04" w:rsidRPr="00E77497">
                <w:t>e</w:t>
              </w:r>
            </w:ins>
            <w:ins w:id="3639" w:author="Allen Wirfs-Brock" w:date="2011-07-02T13:04:00Z">
              <w:del w:id="3640" w:author="Rev 3 Allen Wirfs-Brock" w:date="2011-09-08T14:47:00Z">
                <w:r w:rsidRPr="00E77497" w:rsidDel="00FA2A04">
                  <w:delText>]</w:delText>
                </w:r>
              </w:del>
            </w:ins>
          </w:p>
        </w:tc>
        <w:tc>
          <w:tcPr>
            <w:tcW w:w="2592" w:type="dxa"/>
          </w:tcPr>
          <w:p w:rsidR="00134E95" w:rsidRPr="00E77497" w:rsidRDefault="00FC56FA" w:rsidP="00134E95">
            <w:pPr>
              <w:keepNext/>
              <w:spacing w:after="0"/>
              <w:jc w:val="left"/>
              <w:rPr>
                <w:ins w:id="3641" w:author="Allen Wirfs-Brock" w:date="2011-07-02T13:04:00Z"/>
              </w:rPr>
            </w:pPr>
            <w:ins w:id="3642" w:author="Allen Wirfs-Brock" w:date="2011-07-02T13:12:00Z">
              <w:r w:rsidRPr="00E77497">
                <w:t>Date objects</w:t>
              </w:r>
            </w:ins>
          </w:p>
        </w:tc>
        <w:tc>
          <w:tcPr>
            <w:tcW w:w="3936" w:type="dxa"/>
          </w:tcPr>
          <w:p w:rsidR="00134E95" w:rsidRPr="00E77497" w:rsidRDefault="00134E95" w:rsidP="00134E95">
            <w:pPr>
              <w:keepNext/>
              <w:spacing w:after="0"/>
              <w:rPr>
                <w:ins w:id="3643" w:author="Allen Wirfs-Brock" w:date="2011-07-02T13:04:00Z"/>
              </w:rPr>
            </w:pPr>
          </w:p>
        </w:tc>
      </w:tr>
      <w:tr w:rsidR="00134E95" w:rsidRPr="00E77497" w:rsidTr="005D449B">
        <w:trPr>
          <w:gridAfter w:val="1"/>
          <w:wAfter w:w="393" w:type="dxa"/>
          <w:jc w:val="right"/>
          <w:ins w:id="3644" w:author="Allen Wirfs-Brock" w:date="2011-07-02T13:04:00Z"/>
        </w:trPr>
        <w:tc>
          <w:tcPr>
            <w:tcW w:w="3095" w:type="dxa"/>
          </w:tcPr>
          <w:p w:rsidR="00134E95" w:rsidRPr="00E77497" w:rsidRDefault="00134E95" w:rsidP="00FC56FA">
            <w:pPr>
              <w:keepNext/>
              <w:spacing w:after="0"/>
              <w:rPr>
                <w:ins w:id="3645" w:author="Allen Wirfs-Brock" w:date="2011-07-02T13:04:00Z"/>
              </w:rPr>
            </w:pPr>
            <w:ins w:id="3646" w:author="Allen Wirfs-Brock" w:date="2011-07-02T13:04:00Z">
              <w:del w:id="3647" w:author="Rev 3 Allen Wirfs-Brock" w:date="2011-09-08T14:57:00Z">
                <w:r w:rsidRPr="00E77497" w:rsidDel="00BA3B3B">
                  <w:delText>[[</w:delText>
                </w:r>
              </w:del>
            </w:ins>
            <w:ins w:id="3648" w:author="Allen Wirfs-Brock" w:date="2011-07-02T13:10:00Z">
              <w:del w:id="3649" w:author="Rev 3 Allen Wirfs-Brock" w:date="2011-09-08T14:57:00Z">
                <w:r w:rsidR="00FC56FA" w:rsidRPr="00E77497" w:rsidDel="00BA3B3B">
                  <w:delText>IsRegExp</w:delText>
                </w:r>
              </w:del>
            </w:ins>
            <w:ins w:id="3650" w:author="Allen Wirfs-Brock" w:date="2011-07-02T13:04:00Z">
              <w:del w:id="3651" w:author="Rev 3 Allen Wirfs-Brock" w:date="2011-09-08T14:57:00Z">
                <w:r w:rsidRPr="00E77497" w:rsidDel="00BA3B3B">
                  <w:delText>]]</w:delText>
                </w:r>
              </w:del>
            </w:ins>
            <w:ins w:id="3652" w:author="Rev 3 Allen Wirfs-Brock" w:date="2011-09-08T14:57:00Z">
              <w:r w:rsidR="00BA3B3B" w:rsidRPr="00E77497">
                <w:t>NativeRegExp</w:t>
              </w:r>
            </w:ins>
          </w:p>
        </w:tc>
        <w:tc>
          <w:tcPr>
            <w:tcW w:w="2592" w:type="dxa"/>
          </w:tcPr>
          <w:p w:rsidR="00134E95" w:rsidRPr="00E77497" w:rsidRDefault="00FC56FA" w:rsidP="00134E95">
            <w:pPr>
              <w:keepNext/>
              <w:spacing w:after="0"/>
              <w:jc w:val="left"/>
              <w:rPr>
                <w:ins w:id="3653" w:author="Allen Wirfs-Brock" w:date="2011-07-02T13:04:00Z"/>
              </w:rPr>
            </w:pPr>
            <w:ins w:id="3654" w:author="Allen Wirfs-Brock" w:date="2011-07-02T13:13:00Z">
              <w:r w:rsidRPr="00E77497">
                <w:t>RegExp objects</w:t>
              </w:r>
            </w:ins>
          </w:p>
        </w:tc>
        <w:tc>
          <w:tcPr>
            <w:tcW w:w="3936" w:type="dxa"/>
          </w:tcPr>
          <w:p w:rsidR="00134E95" w:rsidRPr="00E77497" w:rsidRDefault="00134E95" w:rsidP="00134E95">
            <w:pPr>
              <w:keepNext/>
              <w:spacing w:after="0"/>
              <w:rPr>
                <w:ins w:id="3655" w:author="Allen Wirfs-Brock" w:date="2011-07-02T13:04:00Z"/>
              </w:rPr>
            </w:pPr>
          </w:p>
        </w:tc>
      </w:tr>
      <w:tr w:rsidR="00134E95" w:rsidRPr="00E77497" w:rsidTr="005D449B">
        <w:trPr>
          <w:gridAfter w:val="1"/>
          <w:wAfter w:w="393" w:type="dxa"/>
          <w:jc w:val="right"/>
          <w:ins w:id="3656" w:author="Allen Wirfs-Brock" w:date="2011-07-02T13:04:00Z"/>
        </w:trPr>
        <w:tc>
          <w:tcPr>
            <w:tcW w:w="3095" w:type="dxa"/>
          </w:tcPr>
          <w:p w:rsidR="00134E95" w:rsidRPr="00E77497" w:rsidRDefault="00134E95" w:rsidP="00FC56FA">
            <w:pPr>
              <w:keepNext/>
              <w:spacing w:after="0"/>
              <w:rPr>
                <w:ins w:id="3657" w:author="Allen Wirfs-Brock" w:date="2011-07-02T13:04:00Z"/>
              </w:rPr>
            </w:pPr>
            <w:ins w:id="3658" w:author="Allen Wirfs-Brock" w:date="2011-07-02T13:04:00Z">
              <w:del w:id="3659" w:author="Rev 3 Allen Wirfs-Brock" w:date="2011-09-08T15:01:00Z">
                <w:r w:rsidRPr="00E77497" w:rsidDel="004B7D01">
                  <w:delText>[[</w:delText>
                </w:r>
              </w:del>
            </w:ins>
            <w:ins w:id="3660" w:author="Allen Wirfs-Brock" w:date="2011-07-02T13:10:00Z">
              <w:del w:id="3661" w:author="Rev 3 Allen Wirfs-Brock" w:date="2011-09-08T15:01:00Z">
                <w:r w:rsidR="00FC56FA" w:rsidRPr="00E77497" w:rsidDel="004B7D01">
                  <w:delText>IsError</w:delText>
                </w:r>
              </w:del>
            </w:ins>
            <w:ins w:id="3662" w:author="Allen Wirfs-Brock" w:date="2011-07-02T13:04:00Z">
              <w:del w:id="3663" w:author="Rev 3 Allen Wirfs-Brock" w:date="2011-09-08T15:01:00Z">
                <w:r w:rsidRPr="00E77497" w:rsidDel="004B7D01">
                  <w:delText>]]</w:delText>
                </w:r>
              </w:del>
            </w:ins>
            <w:ins w:id="3664" w:author="Rev 3 Allen Wirfs-Brock" w:date="2011-09-08T15:01:00Z">
              <w:r w:rsidR="004B7D01" w:rsidRPr="00E77497">
                <w:t>NativeError</w:t>
              </w:r>
            </w:ins>
          </w:p>
        </w:tc>
        <w:tc>
          <w:tcPr>
            <w:tcW w:w="2592" w:type="dxa"/>
          </w:tcPr>
          <w:p w:rsidR="00134E95" w:rsidRPr="00E77497" w:rsidRDefault="00FC56FA" w:rsidP="00FC56FA">
            <w:pPr>
              <w:keepNext/>
              <w:spacing w:after="0"/>
              <w:jc w:val="left"/>
              <w:rPr>
                <w:ins w:id="3665" w:author="Allen Wirfs-Brock" w:date="2011-07-02T13:04:00Z"/>
              </w:rPr>
            </w:pPr>
            <w:ins w:id="3666" w:author="Allen Wirfs-Brock" w:date="2011-07-02T13:04:00Z">
              <w:r w:rsidRPr="00E77497">
                <w:t>Error objects</w:t>
              </w:r>
            </w:ins>
          </w:p>
        </w:tc>
        <w:tc>
          <w:tcPr>
            <w:tcW w:w="3936" w:type="dxa"/>
          </w:tcPr>
          <w:p w:rsidR="00134E95" w:rsidRPr="00E77497" w:rsidRDefault="00134E95" w:rsidP="00134E95">
            <w:pPr>
              <w:keepNext/>
              <w:spacing w:after="0"/>
              <w:rPr>
                <w:ins w:id="3667" w:author="Allen Wirfs-Brock" w:date="2011-07-02T13:04:00Z"/>
              </w:rPr>
            </w:pPr>
          </w:p>
        </w:tc>
      </w:tr>
      <w:tr w:rsidR="00134E95" w:rsidRPr="00E77497" w:rsidTr="005D449B">
        <w:trPr>
          <w:gridAfter w:val="1"/>
          <w:wAfter w:w="393" w:type="dxa"/>
          <w:jc w:val="right"/>
          <w:ins w:id="3668" w:author="Allen Wirfs-Brock" w:date="2011-07-02T13:04:00Z"/>
        </w:trPr>
        <w:tc>
          <w:tcPr>
            <w:tcW w:w="3095" w:type="dxa"/>
          </w:tcPr>
          <w:p w:rsidR="00134E95" w:rsidRPr="00E77497" w:rsidRDefault="00134E95" w:rsidP="00FC56FA">
            <w:pPr>
              <w:keepNext/>
              <w:spacing w:after="0"/>
              <w:rPr>
                <w:ins w:id="3669" w:author="Allen Wirfs-Brock" w:date="2011-07-02T13:04:00Z"/>
              </w:rPr>
            </w:pPr>
            <w:ins w:id="3670" w:author="Allen Wirfs-Brock" w:date="2011-07-02T13:04:00Z">
              <w:del w:id="3671" w:author="Rev 3 Allen Wirfs-Brock" w:date="2011-09-08T15:03:00Z">
                <w:r w:rsidRPr="00E77497" w:rsidDel="00883E25">
                  <w:delText>[[</w:delText>
                </w:r>
              </w:del>
            </w:ins>
            <w:ins w:id="3672" w:author="Allen Wirfs-Brock" w:date="2011-07-02T13:11:00Z">
              <w:del w:id="3673" w:author="Rev 3 Allen Wirfs-Brock" w:date="2011-09-08T15:03:00Z">
                <w:r w:rsidR="00FC56FA" w:rsidRPr="00E77497" w:rsidDel="00883E25">
                  <w:delText>IsJSON</w:delText>
                </w:r>
              </w:del>
            </w:ins>
            <w:ins w:id="3674" w:author="Allen Wirfs-Brock" w:date="2011-07-02T13:04:00Z">
              <w:del w:id="3675" w:author="Rev 3 Allen Wirfs-Brock" w:date="2011-09-08T15:03:00Z">
                <w:r w:rsidRPr="00E77497" w:rsidDel="00883E25">
                  <w:delText>]]</w:delText>
                </w:r>
              </w:del>
            </w:ins>
            <w:ins w:id="3676" w:author="Rev 3 Allen Wirfs-Brock" w:date="2011-09-08T15:03:00Z">
              <w:r w:rsidR="00883E25" w:rsidRPr="00E77497">
                <w:t>NativeJSON</w:t>
              </w:r>
            </w:ins>
          </w:p>
        </w:tc>
        <w:tc>
          <w:tcPr>
            <w:tcW w:w="2592" w:type="dxa"/>
          </w:tcPr>
          <w:p w:rsidR="00134E95" w:rsidRPr="00E77497" w:rsidRDefault="00FC56FA" w:rsidP="00134E95">
            <w:pPr>
              <w:keepNext/>
              <w:spacing w:after="0"/>
              <w:jc w:val="left"/>
              <w:rPr>
                <w:ins w:id="3677" w:author="Allen Wirfs-Brock" w:date="2011-07-02T13:04:00Z"/>
              </w:rPr>
            </w:pPr>
            <w:ins w:id="3678" w:author="Allen Wirfs-Brock" w:date="2011-07-02T13:13:00Z">
              <w:r w:rsidRPr="00E77497">
                <w:t>The JSON object</w:t>
              </w:r>
            </w:ins>
          </w:p>
        </w:tc>
        <w:tc>
          <w:tcPr>
            <w:tcW w:w="3936" w:type="dxa"/>
          </w:tcPr>
          <w:p w:rsidR="00134E95" w:rsidRPr="00E77497" w:rsidRDefault="00134E95" w:rsidP="00134E95">
            <w:pPr>
              <w:keepNext/>
              <w:spacing w:after="0"/>
              <w:rPr>
                <w:ins w:id="3679" w:author="Allen Wirfs-Brock" w:date="2011-07-02T13:04:00Z"/>
              </w:rPr>
            </w:pPr>
          </w:p>
        </w:tc>
      </w:tr>
      <w:tr w:rsidR="00134E95" w:rsidRPr="00E77497" w:rsidTr="005D449B">
        <w:trPr>
          <w:gridAfter w:val="1"/>
          <w:wAfter w:w="393" w:type="dxa"/>
          <w:jc w:val="right"/>
          <w:ins w:id="3680" w:author="Allen Wirfs-Brock" w:date="2011-07-02T13:04:00Z"/>
        </w:trPr>
        <w:tc>
          <w:tcPr>
            <w:tcW w:w="3095" w:type="dxa"/>
          </w:tcPr>
          <w:p w:rsidR="00134E95" w:rsidRPr="00E77497" w:rsidRDefault="00134E95" w:rsidP="00FC56FA">
            <w:pPr>
              <w:keepNext/>
              <w:spacing w:after="0"/>
              <w:rPr>
                <w:ins w:id="3681" w:author="Allen Wirfs-Brock" w:date="2011-07-02T13:04:00Z"/>
              </w:rPr>
            </w:pPr>
            <w:ins w:id="3682" w:author="Allen Wirfs-Brock" w:date="2011-07-02T13:04:00Z">
              <w:del w:id="3683" w:author="Rev 3 Allen Wirfs-Brock" w:date="2011-09-08T15:06:00Z">
                <w:r w:rsidRPr="00E77497" w:rsidDel="00883E25">
                  <w:delText>[[</w:delText>
                </w:r>
              </w:del>
            </w:ins>
            <w:ins w:id="3684" w:author="Allen Wirfs-Brock" w:date="2011-07-02T13:11:00Z">
              <w:del w:id="3685" w:author="Rev 3 Allen Wirfs-Brock" w:date="2011-09-08T15:06:00Z">
                <w:r w:rsidR="00FC56FA" w:rsidRPr="00E77497" w:rsidDel="00883E25">
                  <w:delText>IsArguments</w:delText>
                </w:r>
              </w:del>
            </w:ins>
            <w:ins w:id="3686" w:author="Allen Wirfs-Brock" w:date="2011-07-02T13:04:00Z">
              <w:del w:id="3687" w:author="Rev 3 Allen Wirfs-Brock" w:date="2011-09-08T15:06:00Z">
                <w:r w:rsidRPr="00E77497" w:rsidDel="00883E25">
                  <w:delText>]]</w:delText>
                </w:r>
              </w:del>
            </w:ins>
            <w:ins w:id="3688" w:author="Rev 3 Allen Wirfs-Brock" w:date="2011-09-08T15:06:00Z">
              <w:r w:rsidR="00883E25" w:rsidRPr="00E77497">
                <w:t>NativeArguments</w:t>
              </w:r>
            </w:ins>
          </w:p>
        </w:tc>
        <w:tc>
          <w:tcPr>
            <w:tcW w:w="2592" w:type="dxa"/>
          </w:tcPr>
          <w:p w:rsidR="00134E95" w:rsidRPr="00E77497" w:rsidRDefault="00FC56FA" w:rsidP="00134E95">
            <w:pPr>
              <w:keepNext/>
              <w:spacing w:after="0"/>
              <w:jc w:val="left"/>
              <w:rPr>
                <w:ins w:id="3689" w:author="Allen Wirfs-Brock" w:date="2011-07-02T13:04:00Z"/>
              </w:rPr>
            </w:pPr>
            <w:ins w:id="3690" w:author="Allen Wirfs-Brock" w:date="2011-07-02T13:13:00Z">
              <w:r w:rsidRPr="00E77497">
                <w:t>Arguments objects</w:t>
              </w:r>
            </w:ins>
          </w:p>
        </w:tc>
        <w:tc>
          <w:tcPr>
            <w:tcW w:w="3936" w:type="dxa"/>
          </w:tcPr>
          <w:p w:rsidR="00134E95" w:rsidRPr="00E77497" w:rsidRDefault="00134E95" w:rsidP="00134E95">
            <w:pPr>
              <w:keepNext/>
              <w:spacing w:after="0"/>
              <w:rPr>
                <w:ins w:id="3691" w:author="Allen Wirfs-Brock" w:date="2011-07-02T13:04:00Z"/>
              </w:rPr>
            </w:pPr>
          </w:p>
        </w:tc>
      </w:tr>
      <w:tr w:rsidR="006C4D5D" w:rsidRPr="00E77497" w:rsidTr="005D449B">
        <w:trPr>
          <w:gridAfter w:val="1"/>
          <w:wAfter w:w="393" w:type="dxa"/>
          <w:jc w:val="right"/>
          <w:ins w:id="3692" w:author="Rev 7 Allen Wirfs-Brock" w:date="2012-05-01T17:00:00Z"/>
        </w:trPr>
        <w:tc>
          <w:tcPr>
            <w:tcW w:w="3095" w:type="dxa"/>
          </w:tcPr>
          <w:p w:rsidR="006C4D5D" w:rsidRPr="00E77497" w:rsidDel="00883E25" w:rsidRDefault="006C4D5D" w:rsidP="00FC56FA">
            <w:pPr>
              <w:keepNext/>
              <w:spacing w:after="0"/>
              <w:rPr>
                <w:ins w:id="3693" w:author="Rev 7 Allen Wirfs-Brock" w:date="2012-05-01T17:00:00Z"/>
              </w:rPr>
            </w:pPr>
            <w:ins w:id="3694" w:author="Rev 7 Allen Wirfs-Brock" w:date="2012-05-01T17:02:00Z">
              <w:r>
                <w:t>Native</w:t>
              </w:r>
            </w:ins>
            <w:ins w:id="3695" w:author="Rev 7 Allen Wirfs-Brock" w:date="2012-05-01T17:01:00Z">
              <w:r>
                <w:t>PrivateName</w:t>
              </w:r>
            </w:ins>
          </w:p>
        </w:tc>
        <w:tc>
          <w:tcPr>
            <w:tcW w:w="2592" w:type="dxa"/>
          </w:tcPr>
          <w:p w:rsidR="006C4D5D" w:rsidRPr="00E77497" w:rsidRDefault="006C4D5D" w:rsidP="00134E95">
            <w:pPr>
              <w:keepNext/>
              <w:spacing w:after="0"/>
              <w:jc w:val="left"/>
              <w:rPr>
                <w:ins w:id="3696" w:author="Rev 7 Allen Wirfs-Brock" w:date="2012-05-01T17:00:00Z"/>
              </w:rPr>
            </w:pPr>
            <w:ins w:id="3697" w:author="Rev 7 Allen Wirfs-Brock" w:date="2012-05-01T17:02:00Z">
              <w:r>
                <w:t>Private Name objects</w:t>
              </w:r>
            </w:ins>
          </w:p>
        </w:tc>
        <w:tc>
          <w:tcPr>
            <w:tcW w:w="3936" w:type="dxa"/>
          </w:tcPr>
          <w:p w:rsidR="006C4D5D" w:rsidRPr="00E77497" w:rsidRDefault="006C4D5D" w:rsidP="00134E95">
            <w:pPr>
              <w:keepNext/>
              <w:spacing w:after="0"/>
              <w:rPr>
                <w:ins w:id="3698" w:author="Rev 7 Allen Wirfs-Brock" w:date="2012-05-01T17:00:00Z"/>
              </w:rPr>
            </w:pPr>
          </w:p>
        </w:tc>
      </w:tr>
      <w:tr w:rsidR="00134E95" w:rsidRPr="00E77497" w:rsidDel="00883E25" w:rsidTr="005D449B">
        <w:trPr>
          <w:jc w:val="right"/>
          <w:ins w:id="3699" w:author="Allen Wirfs-Brock" w:date="2011-07-02T13:04:00Z"/>
          <w:del w:id="3700" w:author="Rev 3 Allen Wirfs-Brock" w:date="2011-09-08T15:06:00Z"/>
        </w:trPr>
        <w:tc>
          <w:tcPr>
            <w:tcW w:w="3095" w:type="dxa"/>
          </w:tcPr>
          <w:p w:rsidR="00134E95" w:rsidRPr="00E77497" w:rsidDel="00883E25" w:rsidRDefault="00134E95" w:rsidP="00FC56FA">
            <w:pPr>
              <w:keepNext/>
              <w:spacing w:after="0"/>
              <w:rPr>
                <w:ins w:id="3701" w:author="Allen Wirfs-Brock" w:date="2011-07-02T13:04:00Z"/>
                <w:del w:id="3702" w:author="Rev 3 Allen Wirfs-Brock" w:date="2011-09-08T15:06:00Z"/>
              </w:rPr>
            </w:pPr>
            <w:ins w:id="3703" w:author="Allen Wirfs-Brock" w:date="2011-07-02T13:04:00Z">
              <w:del w:id="3704" w:author="Rev 3 Allen Wirfs-Brock" w:date="2011-09-08T15:06:00Z">
                <w:r w:rsidRPr="00E77497" w:rsidDel="00883E25">
                  <w:delText>[[]]</w:delText>
                </w:r>
              </w:del>
            </w:ins>
          </w:p>
        </w:tc>
        <w:tc>
          <w:tcPr>
            <w:tcW w:w="2592" w:type="dxa"/>
          </w:tcPr>
          <w:p w:rsidR="00134E95" w:rsidRPr="00E77497" w:rsidDel="00883E25" w:rsidRDefault="00134E95" w:rsidP="00134E95">
            <w:pPr>
              <w:keepNext/>
              <w:spacing w:after="0"/>
              <w:jc w:val="left"/>
              <w:rPr>
                <w:ins w:id="3705" w:author="Allen Wirfs-Brock" w:date="2011-07-02T13:04:00Z"/>
                <w:del w:id="3706" w:author="Rev 3 Allen Wirfs-Brock" w:date="2011-09-08T15:06:00Z"/>
              </w:rPr>
            </w:pPr>
          </w:p>
        </w:tc>
        <w:tc>
          <w:tcPr>
            <w:tcW w:w="4329" w:type="dxa"/>
            <w:gridSpan w:val="2"/>
          </w:tcPr>
          <w:p w:rsidR="00134E95" w:rsidRPr="00E77497" w:rsidDel="00883E25" w:rsidRDefault="00134E95" w:rsidP="00134E95">
            <w:pPr>
              <w:keepNext/>
              <w:spacing w:after="0"/>
              <w:rPr>
                <w:ins w:id="3707" w:author="Allen Wirfs-Brock" w:date="2011-07-02T13:04:00Z"/>
                <w:del w:id="3708" w:author="Rev 3 Allen Wirfs-Brock" w:date="2011-09-08T15:06:00Z"/>
              </w:rPr>
            </w:pPr>
          </w:p>
        </w:tc>
      </w:tr>
    </w:tbl>
    <w:p w:rsidR="004C02EF" w:rsidRPr="00E77497" w:rsidRDefault="004C02EF" w:rsidP="004C02EF"/>
    <w:p w:rsidR="00F87676" w:rsidRPr="00E77497" w:rsidRDefault="00F87676" w:rsidP="00F87676">
      <w:pPr>
        <w:pStyle w:val="Heading2"/>
        <w:numPr>
          <w:ilvl w:val="0"/>
          <w:numId w:val="0"/>
        </w:numPr>
        <w:rPr>
          <w:ins w:id="3709" w:author="Rev 6 Allen Wirfs-Brock" w:date="2012-02-22T12:33:00Z"/>
        </w:rPr>
      </w:pPr>
      <w:bookmarkStart w:id="3710" w:name="_Hlt458484268"/>
      <w:bookmarkStart w:id="3711" w:name="_Hlt455971670"/>
      <w:bookmarkStart w:id="3712" w:name="_Toc381513643"/>
      <w:bookmarkStart w:id="3713" w:name="_Toc382202786"/>
      <w:bookmarkStart w:id="3714" w:name="_Toc382203006"/>
      <w:bookmarkStart w:id="3715" w:name="_Toc382212165"/>
      <w:bookmarkStart w:id="3716" w:name="_Toc382212367"/>
      <w:bookmarkStart w:id="3717" w:name="_Toc382291510"/>
      <w:bookmarkStart w:id="3718" w:name="_Ref383596004"/>
      <w:bookmarkStart w:id="3719" w:name="_Toc385672147"/>
      <w:bookmarkStart w:id="3720" w:name="_Toc393690242"/>
      <w:bookmarkStart w:id="3721" w:name="_Toc472818782"/>
      <w:bookmarkStart w:id="3722" w:name="_Toc235503335"/>
      <w:bookmarkStart w:id="3723" w:name="_Toc241509110"/>
      <w:bookmarkStart w:id="3724" w:name="_Toc244416597"/>
      <w:bookmarkStart w:id="3725" w:name="_Toc276630961"/>
      <w:bookmarkStart w:id="3726" w:name="_Toc339020269"/>
      <w:bookmarkEnd w:id="3424"/>
      <w:bookmarkEnd w:id="3425"/>
      <w:bookmarkEnd w:id="3426"/>
      <w:bookmarkEnd w:id="3427"/>
      <w:bookmarkEnd w:id="3428"/>
      <w:bookmarkEnd w:id="3429"/>
      <w:bookmarkEnd w:id="3430"/>
      <w:bookmarkEnd w:id="3431"/>
      <w:bookmarkEnd w:id="3432"/>
      <w:bookmarkEnd w:id="3433"/>
      <w:bookmarkEnd w:id="3434"/>
      <w:bookmarkEnd w:id="3435"/>
      <w:bookmarkEnd w:id="3710"/>
      <w:bookmarkEnd w:id="3711"/>
      <w:ins w:id="3727" w:author="Rev 6 Allen Wirfs-Brock" w:date="2012-02-22T12:33:00Z">
        <w:r w:rsidRPr="00E77497">
          <w:t>8.</w:t>
        </w:r>
        <w:r>
          <w:t>7</w:t>
        </w:r>
        <w:r w:rsidRPr="00E77497">
          <w:tab/>
          <w:t xml:space="preserve">The List </w:t>
        </w:r>
        <w:r>
          <w:t xml:space="preserve">and Record </w:t>
        </w:r>
        <w:r w:rsidRPr="00E77497">
          <w:t>Specification Type</w:t>
        </w:r>
        <w:bookmarkEnd w:id="3726"/>
      </w:ins>
    </w:p>
    <w:p w:rsidR="00F87676" w:rsidRDefault="00F87676" w:rsidP="00F87676">
      <w:pPr>
        <w:rPr>
          <w:ins w:id="3728" w:author="Rev 6 Allen Wirfs-Brock" w:date="2012-02-22T12:33:00Z"/>
        </w:rPr>
      </w:pPr>
      <w:ins w:id="3729"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rsidR="00F87676" w:rsidRDefault="00F87676" w:rsidP="00F87676">
      <w:pPr>
        <w:rPr>
          <w:ins w:id="3730" w:author="Rev 6 Allen Wirfs-Brock" w:date="2012-02-22T12:33:00Z"/>
        </w:rPr>
      </w:pPr>
      <w:ins w:id="3731" w:author="Rev 6 Allen Wirfs-Brock" w:date="2012-02-22T12:33:00Z">
        <w:r>
          <w:t xml:space="preserve">The Record type is used to describe data </w:t>
        </w:r>
        <w:del w:id="3732" w:author="Rev 10 Allen Wirfs-Brock" w:date="2012-08-14T17:06:00Z">
          <w:r w:rsidDel="0053000C">
            <w:delText>aggrations</w:delText>
          </w:r>
        </w:del>
      </w:ins>
      <w:ins w:id="3733" w:author="Rev 10 Allen Wirfs-Brock" w:date="2012-08-14T17:06:00Z">
        <w:r w:rsidR="0053000C">
          <w:t>aggregations</w:t>
        </w:r>
      </w:ins>
      <w:ins w:id="3734" w:author="Rev 6 Allen Wirfs-Brock" w:date="2012-02-22T12:33:00Z">
        <w:r>
          <w:t xml:space="preserve"> within the algorithms of this specif</w:t>
        </w:r>
      </w:ins>
      <w:ins w:id="3735" w:author="Rev 10 Allen Wirfs-Brock" w:date="2012-08-14T17:06:00Z">
        <w:r w:rsidR="0053000C">
          <w:t>ic</w:t>
        </w:r>
      </w:ins>
      <w:ins w:id="3736" w:author="Rev 6 Allen Wirfs-Brock" w:date="2012-02-22T12:33:00Z">
        <w:r>
          <w:t xml:space="preserve">ation. A Record type value consists of one or more named fields.  The value of each field is either </w:t>
        </w:r>
        <w:del w:id="3737" w:author="Rev 10 Allen Wirfs-Brock" w:date="2012-08-14T17:07:00Z">
          <w:r w:rsidDel="0053000C">
            <w:delText>the</w:delText>
          </w:r>
        </w:del>
      </w:ins>
      <w:ins w:id="3738" w:author="Rev 10 Allen Wirfs-Brock" w:date="2012-08-14T17:07:00Z">
        <w:r w:rsidR="0053000C">
          <w:t>an</w:t>
        </w:r>
      </w:ins>
      <w:ins w:id="3739" w:author="Rev 6 Allen Wirfs-Brock" w:date="2012-02-22T12:33:00Z">
        <w:r>
          <w:t xml:space="preserve"> ECMAScript </w:t>
        </w:r>
        <w:del w:id="3740" w:author="Rev 10 Allen Wirfs-Brock" w:date="2012-08-14T17:07:00Z">
          <w:r w:rsidDel="0053000C">
            <w:delText xml:space="preserve">type </w:delText>
          </w:r>
        </w:del>
        <w:r>
          <w:t xml:space="preserve">value or </w:t>
        </w:r>
        <w:del w:id="3741" w:author="Rev 10 Allen Wirfs-Brock" w:date="2012-08-14T17:08:00Z">
          <w:r w:rsidDel="0053000C">
            <w:delText xml:space="preserve">a </w:delText>
          </w:r>
        </w:del>
        <w:r>
          <w:t>an abstract value represented by a name assoc</w:t>
        </w:r>
        <w:del w:id="3742" w:author="Rev 10 Allen Wirfs-Brock" w:date="2012-08-14T17:07:00Z">
          <w:r w:rsidDel="0053000C">
            <w:delText>at</w:delText>
          </w:r>
        </w:del>
        <w:r>
          <w:t>iated with the Record type. Field names are always enclosed in double brackets</w:t>
        </w:r>
        <w:del w:id="3743" w:author="Rev 10 Allen Wirfs-Brock" w:date="2012-08-14T17:09:00Z">
          <w:r w:rsidDel="0053000C">
            <w:delText>.</w:delText>
          </w:r>
        </w:del>
      </w:ins>
      <w:ins w:id="3744" w:author="Rev 10 Allen Wirfs-Brock" w:date="2012-08-14T17:09:00Z">
        <w:r w:rsidR="0053000C">
          <w:t>,</w:t>
        </w:r>
      </w:ins>
      <w:ins w:id="3745" w:author="Rev 6 Allen Wirfs-Brock" w:date="2012-02-22T12:33:00Z">
        <w:r>
          <w:t xml:space="preserve"> </w:t>
        </w:r>
      </w:ins>
      <w:ins w:id="3746" w:author="Rev 10 Allen Wirfs-Brock" w:date="2012-08-14T17:09:00Z">
        <w:r w:rsidR="0053000C">
          <w:t>f</w:t>
        </w:r>
      </w:ins>
      <w:ins w:id="3747" w:author="Rev 6 Allen Wirfs-Brock" w:date="2012-02-22T12:33:00Z">
        <w:del w:id="3748" w:author="Rev 10 Allen Wirfs-Brock" w:date="2012-08-14T17:09:00Z">
          <w:r w:rsidDel="0053000C">
            <w:delText xml:space="preserve"> F</w:delText>
          </w:r>
        </w:del>
        <w:r>
          <w:t>or example</w:t>
        </w:r>
        <w:del w:id="3749" w:author="Rev 10 Allen Wirfs-Brock" w:date="2012-08-14T17:09:00Z">
          <w:r w:rsidDel="0053000C">
            <w:delText>,</w:delText>
          </w:r>
        </w:del>
        <w:r>
          <w:t xml:space="preserve"> [[value]]</w:t>
        </w:r>
      </w:ins>
    </w:p>
    <w:p w:rsidR="00F87676" w:rsidRPr="00E77497" w:rsidRDefault="00F87676" w:rsidP="00F87676">
      <w:pPr>
        <w:rPr>
          <w:ins w:id="3750" w:author="Rev 6 Allen Wirfs-Brock" w:date="2012-02-22T12:33:00Z"/>
        </w:rPr>
      </w:pPr>
      <w:ins w:id="3751"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 xml:space="preserve">Record value that has </w:t>
        </w:r>
        <w:del w:id="3752" w:author="Rev 10 Allen Wirfs-Brock" w:date="2012-08-14T17:09:00Z">
          <w:r w:rsidDel="0053000C">
            <w:delText xml:space="preserve">fields </w:delText>
          </w:r>
        </w:del>
        <w:r>
          <w:t xml:space="preserve">three fields each of </w:t>
        </w:r>
        <w:del w:id="3753" w:author="Rev 10 Allen Wirfs-Brock" w:date="2012-08-14T17:09:00Z">
          <w:r w:rsidDel="0053000C">
            <w:delText>why</w:delText>
          </w:r>
        </w:del>
      </w:ins>
      <w:ins w:id="3754" w:author="Rev 10 Allen Wirfs-Brock" w:date="2012-08-14T17:09:00Z">
        <w:r w:rsidR="0053000C">
          <w:t>which</w:t>
        </w:r>
      </w:ins>
      <w:ins w:id="3755" w:author="Rev 6 Allen Wirfs-Brock" w:date="2012-02-22T12:33:00Z">
        <w:r>
          <w:t xml:space="preserve"> is initialized to a specific value</w:t>
        </w:r>
        <w:r w:rsidRPr="00E77497">
          <w:t>. Field name order is not significant. Any fields that are not explicitly listed are considered to be absent.</w:t>
        </w:r>
      </w:ins>
    </w:p>
    <w:p w:rsidR="00F87676" w:rsidRDefault="00F87676" w:rsidP="00F87676">
      <w:pPr>
        <w:rPr>
          <w:ins w:id="3756" w:author="Rev 6 Allen Wirfs-Brock" w:date="2012-02-22T12:33:00Z"/>
        </w:rPr>
      </w:pPr>
      <w:ins w:id="3757" w:author="Rev 6 Allen Wirfs-Brock" w:date="2012-02-22T12:33:00Z">
        <w:r w:rsidRPr="00E77497">
          <w:t xml:space="preserve">In specification text and algorithms, dot notation may be used to refer to a specific field of a </w:t>
        </w:r>
        <w:r>
          <w:t>Record value</w:t>
        </w:r>
        <w:r w:rsidRPr="00E77497">
          <w:t xml:space="preserve">. For example, if </w:t>
        </w:r>
        <w:del w:id="3758" w:author="Rev 10 Allen Wirfs-Brock" w:date="2012-08-14T17:10:00Z">
          <w:r w:rsidRPr="00E77497" w:rsidDel="0053000C">
            <w:delText>D</w:delText>
          </w:r>
        </w:del>
      </w:ins>
      <w:ins w:id="3759" w:author="Rev 10 Allen Wirfs-Brock" w:date="2012-08-14T17:10:00Z">
        <w:r w:rsidR="0053000C">
          <w:t>R</w:t>
        </w:r>
      </w:ins>
      <w:ins w:id="3760" w:author="Rev 6 Allen Wirfs-Brock" w:date="2012-02-22T12:33:00Z">
        <w:r w:rsidRPr="00E77497">
          <w:t xml:space="preserve"> is </w:t>
        </w:r>
        <w:r>
          <w:t>the record shown in the previous paragraph</w:t>
        </w:r>
        <w:r w:rsidRPr="00E77497">
          <w:t xml:space="preserve"> then </w:t>
        </w:r>
        <w:del w:id="3761" w:author="Rev 10 Allen Wirfs-Brock" w:date="2012-08-14T17:10:00Z">
          <w:r w:rsidRPr="00E77497" w:rsidDel="0053000C">
            <w:delText>D</w:delText>
          </w:r>
        </w:del>
      </w:ins>
      <w:ins w:id="3762" w:author="Rev 10 Allen Wirfs-Brock" w:date="2012-08-14T17:10:00Z">
        <w:r w:rsidR="0053000C">
          <w:t>R</w:t>
        </w:r>
      </w:ins>
      <w:ins w:id="3763" w:author="Rev 6 Allen Wirfs-Brock" w:date="2012-02-22T12:33:00Z">
        <w:r w:rsidRPr="00E77497">
          <w:t>.[[</w:t>
        </w:r>
        <w:r>
          <w:t>field2</w:t>
        </w:r>
        <w:r w:rsidRPr="00E77497">
          <w:t xml:space="preserve">]] is shorthand for “the field of </w:t>
        </w:r>
        <w:del w:id="3764" w:author="Rev 10 Allen Wirfs-Brock" w:date="2012-08-14T17:10:00Z">
          <w:r w:rsidRPr="00E77497" w:rsidDel="0053000C">
            <w:delText>D</w:delText>
          </w:r>
        </w:del>
      </w:ins>
      <w:ins w:id="3765" w:author="Rev 10 Allen Wirfs-Brock" w:date="2012-08-14T17:10:00Z">
        <w:r w:rsidR="0053000C">
          <w:t>R</w:t>
        </w:r>
      </w:ins>
      <w:ins w:id="3766" w:author="Rev 6 Allen Wirfs-Brock" w:date="2012-02-22T12:33:00Z">
        <w:r w:rsidRPr="00E77497">
          <w:t xml:space="preserve"> named [[</w:t>
        </w:r>
        <w:del w:id="3767" w:author="Rev 10 Allen Wirfs-Brock" w:date="2012-08-14T17:10:00Z">
          <w:r w:rsidDel="0053000C">
            <w:delText>F</w:delText>
          </w:r>
        </w:del>
      </w:ins>
      <w:ins w:id="3768" w:author="Rev 10 Allen Wirfs-Brock" w:date="2012-08-14T17:10:00Z">
        <w:r w:rsidR="0053000C">
          <w:t>f</w:t>
        </w:r>
      </w:ins>
      <w:ins w:id="3769" w:author="Rev 6 Allen Wirfs-Brock" w:date="2012-02-22T12:33:00Z">
        <w:r>
          <w:t>ield2</w:t>
        </w:r>
        <w:r w:rsidRPr="00E77497">
          <w:t>]]”.</w:t>
        </w:r>
      </w:ins>
    </w:p>
    <w:p w:rsidR="00F87676" w:rsidRPr="00E77497" w:rsidRDefault="00F87676" w:rsidP="00F87676">
      <w:pPr>
        <w:rPr>
          <w:ins w:id="3770" w:author="Rev 6 Allen Wirfs-Brock" w:date="2012-02-22T12:33:00Z"/>
        </w:rPr>
      </w:pPr>
      <w:ins w:id="3771" w:author="Rev 6 Allen Wirfs-Brock" w:date="2012-02-22T12:33:00Z">
        <w:r>
          <w:t>Schema for commonly used Record field combination</w:t>
        </w:r>
      </w:ins>
      <w:ins w:id="3772" w:author="Rev 10 Allen Wirfs-Brock" w:date="2012-08-14T17:11:00Z">
        <w:r w:rsidR="0053000C">
          <w:t>s</w:t>
        </w:r>
      </w:ins>
      <w:ins w:id="3773" w:author="Rev 6 Allen Wirfs-Brock" w:date="2012-02-22T12:33:00Z">
        <w:r>
          <w:t xml:space="preserve"> may be named</w:t>
        </w:r>
      </w:ins>
      <w:ins w:id="3774" w:author="Rev 10 Allen Wirfs-Brock" w:date="2012-08-14T17:12:00Z">
        <w:r w:rsidR="0053000C">
          <w:t>,</w:t>
        </w:r>
      </w:ins>
      <w:ins w:id="3775" w:author="Rev 6 Allen Wirfs-Brock" w:date="2012-02-22T12:33:00Z">
        <w:r>
          <w:t xml:space="preserve"> and that name may be used as a prefix to a literal Record value to identify the specific kind of </w:t>
        </w:r>
      </w:ins>
      <w:ins w:id="3776" w:author="Rev 10 Allen Wirfs-Brock" w:date="2012-08-14T17:06:00Z">
        <w:r w:rsidR="0053000C">
          <w:t xml:space="preserve">aggregations </w:t>
        </w:r>
      </w:ins>
      <w:ins w:id="3777" w:author="Rev 6 Allen Wirfs-Brock" w:date="2012-02-22T12:33:00Z">
        <w:del w:id="3778" w:author="Rev 10 Allen Wirfs-Brock" w:date="2012-08-14T17:06:00Z">
          <w:r w:rsidDel="0053000C">
            <w:delText xml:space="preserve">aggrations </w:delText>
          </w:r>
        </w:del>
        <w:r>
          <w:t xml:space="preserve">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ins w:id="3779" w:author="Rev 10 Allen Wirfs-Brock" w:date="2012-08-14T17:12:00Z">
        <w:r w:rsidR="0053000C">
          <w:t>.</w:t>
        </w:r>
      </w:ins>
    </w:p>
    <w:p w:rsidR="00F87676" w:rsidRPr="00E77497" w:rsidRDefault="00F87676" w:rsidP="00F87676">
      <w:pPr>
        <w:pStyle w:val="Heading2"/>
        <w:numPr>
          <w:ilvl w:val="0"/>
          <w:numId w:val="0"/>
        </w:numPr>
        <w:rPr>
          <w:ins w:id="3780" w:author="Rev 6 Allen Wirfs-Brock" w:date="2012-02-22T12:33:00Z"/>
        </w:rPr>
      </w:pPr>
      <w:bookmarkStart w:id="3781" w:name="_Toc339020270"/>
      <w:ins w:id="3782" w:author="Rev 6 Allen Wirfs-Brock" w:date="2012-02-22T12:33:00Z">
        <w:r w:rsidRPr="00E77497">
          <w:t>8.</w:t>
        </w:r>
      </w:ins>
      <w:ins w:id="3783" w:author="Rev 6 Allen Wirfs-Brock" w:date="2012-02-22T12:34:00Z">
        <w:r>
          <w:t>8</w:t>
        </w:r>
      </w:ins>
      <w:ins w:id="3784" w:author="Rev 6 Allen Wirfs-Brock" w:date="2012-02-22T12:33:00Z">
        <w:r w:rsidRPr="00E77497">
          <w:tab/>
          <w:t>The Completion</w:t>
        </w:r>
      </w:ins>
      <w:ins w:id="3785" w:author="Rev 6 Allen Wirfs-Brock" w:date="2012-02-22T12:34:00Z">
        <w:r>
          <w:t xml:space="preserve"> Record</w:t>
        </w:r>
      </w:ins>
      <w:ins w:id="3786" w:author="Rev 6 Allen Wirfs-Brock" w:date="2012-02-22T12:33:00Z">
        <w:r w:rsidRPr="00E77497">
          <w:t xml:space="preserve"> Specification Type</w:t>
        </w:r>
        <w:bookmarkEnd w:id="3781"/>
      </w:ins>
    </w:p>
    <w:p w:rsidR="00F87676" w:rsidRDefault="00F87676" w:rsidP="00F87676">
      <w:pPr>
        <w:rPr>
          <w:ins w:id="3787" w:author="Rev 6 Allen Wirfs-Brock" w:date="2012-02-22T12:33:00Z"/>
        </w:rPr>
      </w:pPr>
      <w:ins w:id="3788"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rsidR="00F87676" w:rsidRDefault="00F87676" w:rsidP="00F87676">
      <w:pPr>
        <w:rPr>
          <w:ins w:id="3789" w:author="Rev 6 Allen Wirfs-Brock" w:date="2012-02-22T12:33:00Z"/>
        </w:rPr>
      </w:pPr>
      <w:ins w:id="3790" w:author="Rev 6 Allen Wirfs-Brock" w:date="2012-02-22T12:33:00Z">
        <w:r w:rsidRPr="00E77497">
          <w:t xml:space="preserve">Values of the Completion type are </w:t>
        </w:r>
        <w:r>
          <w:t>Record value</w:t>
        </w:r>
      </w:ins>
      <w:ins w:id="3791" w:author="Rev 7 Allen Wirfs-Brock" w:date="2012-04-09T15:35:00Z">
        <w:r w:rsidR="00401267">
          <w:t>s</w:t>
        </w:r>
      </w:ins>
      <w:ins w:id="3792" w:author="Rev 6 Allen Wirfs-Brock" w:date="2012-02-22T12:33:00Z">
        <w:r>
          <w:t xml:space="preserve"> whole fi</w:t>
        </w:r>
        <w:del w:id="3793" w:author="Rev 7 Allen Wirfs-Brock" w:date="2012-04-09T15:35:00Z">
          <w:r w:rsidDel="00401267">
            <w:delText>le</w:delText>
          </w:r>
        </w:del>
      </w:ins>
      <w:ins w:id="3794" w:author="Rev 7 Allen Wirfs-Brock" w:date="2012-04-09T15:35:00Z">
        <w:r w:rsidR="00401267">
          <w:t>el</w:t>
        </w:r>
      </w:ins>
      <w:ins w:id="3795" w:author="Rev 6 Allen Wirfs-Brock" w:date="2012-02-22T12:33:00Z">
        <w:r>
          <w:t xml:space="preserve">ds are defined as by </w:t>
        </w:r>
      </w:ins>
      <w:ins w:id="3796" w:author="Rev 8 Allen Wirfs-Brock" w:date="2012-06-13T12:33:00Z">
        <w:r w:rsidR="00386630">
          <w:fldChar w:fldCharType="begin"/>
        </w:r>
        <w:r w:rsidR="00386630">
          <w:instrText xml:space="preserve"> REF _Ref327354160 \h </w:instrText>
        </w:r>
      </w:ins>
      <w:r w:rsidR="00386630">
        <w:fldChar w:fldCharType="separate"/>
      </w:r>
      <w:ins w:id="3797" w:author="Rev 10 Allen Wirfs-Brock" w:date="2012-09-27T11:54:00Z">
        <w:r w:rsidR="00AE6982">
          <w:t xml:space="preserve">Table </w:t>
        </w:r>
        <w:r w:rsidR="00AE6982">
          <w:rPr>
            <w:noProof/>
          </w:rPr>
          <w:t>11</w:t>
        </w:r>
      </w:ins>
      <w:ins w:id="3798" w:author="Rev 8 Allen Wirfs-Brock" w:date="2012-06-13T12:33:00Z">
        <w:r w:rsidR="00386630">
          <w:fldChar w:fldCharType="end"/>
        </w:r>
      </w:ins>
      <w:ins w:id="3799" w:author="Rev 6 Allen Wirfs-Brock" w:date="2012-02-22T12:33:00Z">
        <w:r>
          <w:t>.</w:t>
        </w:r>
      </w:ins>
    </w:p>
    <w:p w:rsidR="00F87676" w:rsidRPr="00E77497" w:rsidRDefault="00386630" w:rsidP="00AA1FF6">
      <w:pPr>
        <w:pStyle w:val="Tabletitle"/>
        <w:rPr>
          <w:ins w:id="3800" w:author="Rev 6 Allen Wirfs-Brock" w:date="2012-02-22T12:33:00Z"/>
        </w:rPr>
      </w:pPr>
      <w:bookmarkStart w:id="3801" w:name="_Ref327354160"/>
      <w:ins w:id="3802" w:author="Rev 8 Allen Wirfs-Brock" w:date="2012-06-13T12:33:00Z">
        <w:r>
          <w:lastRenderedPageBreak/>
          <w:t xml:space="preserve">Table </w:t>
        </w:r>
        <w:r>
          <w:fldChar w:fldCharType="begin"/>
        </w:r>
        <w:r>
          <w:instrText xml:space="preserve"> SEQ Table \* ARABIC </w:instrText>
        </w:r>
      </w:ins>
      <w:r>
        <w:fldChar w:fldCharType="separate"/>
      </w:r>
      <w:ins w:id="3803" w:author="Rev 11 Allen Wirfs-Brock" w:date="2012-10-09T13:03:00Z">
        <w:r w:rsidR="00BD246C">
          <w:rPr>
            <w:noProof/>
          </w:rPr>
          <w:t>11</w:t>
        </w:r>
      </w:ins>
      <w:ins w:id="3804" w:author="Rev 8 Allen Wirfs-Brock" w:date="2012-06-13T12:33:00Z">
        <w:r>
          <w:fldChar w:fldCharType="end"/>
        </w:r>
      </w:ins>
      <w:bookmarkEnd w:id="3801"/>
      <w:ins w:id="3805" w:author="Rev 6 Allen Wirfs-Brock" w:date="2012-02-22T12:33:00Z">
        <w:r w:rsidR="00F87676" w:rsidRPr="00E77497">
          <w:rPr>
            <w:rFonts w:eastAsia="Arial Unicode MS"/>
          </w:rPr>
          <w:t xml:space="preserve"> — </w:t>
        </w:r>
        <w:r w:rsidR="00F87676">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rsidTr="007B3D38">
        <w:trPr>
          <w:trHeight w:val="338"/>
          <w:jc w:val="center"/>
          <w:ins w:id="3806" w:author="Rev 6 Allen Wirfs-Brock" w:date="2012-02-22T12:33: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F87676" w:rsidRPr="00E77497" w:rsidRDefault="00F87676" w:rsidP="00A83EB4">
            <w:pPr>
              <w:keepNext/>
              <w:shd w:val="solid" w:color="C0C0C0" w:fill="FFFFFF"/>
              <w:spacing w:after="0"/>
              <w:rPr>
                <w:ins w:id="3807" w:author="Rev 6 Allen Wirfs-Brock" w:date="2012-02-22T12:33:00Z"/>
                <w:b/>
                <w:i/>
                <w:shd w:val="solid" w:color="C0C0C0" w:fill="FFFFFF"/>
              </w:rPr>
            </w:pPr>
            <w:ins w:id="3808"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F87676" w:rsidRPr="00E77497" w:rsidRDefault="00F87676" w:rsidP="00A83EB4">
            <w:pPr>
              <w:keepNext/>
              <w:shd w:val="solid" w:color="C0C0C0" w:fill="FFFFFF"/>
              <w:spacing w:after="0"/>
              <w:rPr>
                <w:ins w:id="3809" w:author="Rev 6 Allen Wirfs-Brock" w:date="2012-02-22T12:33:00Z"/>
                <w:b/>
                <w:i/>
                <w:shd w:val="solid" w:color="C0C0C0" w:fill="FFFFFF"/>
              </w:rPr>
            </w:pPr>
            <w:ins w:id="3810"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rsidR="00F87676" w:rsidRDefault="00F87676" w:rsidP="00A83EB4">
            <w:pPr>
              <w:keepNext/>
              <w:shd w:val="solid" w:color="C0C0C0" w:fill="FFFFFF"/>
              <w:spacing w:after="0"/>
              <w:rPr>
                <w:ins w:id="3811" w:author="Rev 6 Allen Wirfs-Brock" w:date="2012-02-22T12:33:00Z"/>
                <w:b/>
                <w:i/>
                <w:shd w:val="solid" w:color="C0C0C0" w:fill="FFFFFF"/>
              </w:rPr>
            </w:pPr>
            <w:ins w:id="3812" w:author="Rev 6 Allen Wirfs-Brock" w:date="2012-02-22T12:33:00Z">
              <w:r>
                <w:rPr>
                  <w:b/>
                  <w:i/>
                  <w:shd w:val="solid" w:color="C0C0C0" w:fill="FFFFFF"/>
                </w:rPr>
                <w:t>Meaning</w:t>
              </w:r>
            </w:ins>
          </w:p>
        </w:tc>
      </w:tr>
      <w:tr w:rsidR="00F87676" w:rsidRPr="00E77497" w:rsidTr="007B3D38">
        <w:trPr>
          <w:jc w:val="center"/>
          <w:ins w:id="3813" w:author="Rev 6 Allen Wirfs-Brock" w:date="2012-02-22T12:33:00Z"/>
        </w:trPr>
        <w:tc>
          <w:tcPr>
            <w:tcW w:w="1397" w:type="dxa"/>
            <w:tcBorders>
              <w:top w:val="nil"/>
            </w:tcBorders>
          </w:tcPr>
          <w:p w:rsidR="00F87676" w:rsidRPr="00543DFB" w:rsidRDefault="00F87676" w:rsidP="00A83EB4">
            <w:pPr>
              <w:keepNext/>
              <w:spacing w:after="60"/>
              <w:rPr>
                <w:ins w:id="3814" w:author="Rev 6 Allen Wirfs-Brock" w:date="2012-02-22T12:33:00Z"/>
                <w:rFonts w:ascii="Times New Roman" w:hAnsi="Times New Roman"/>
              </w:rPr>
            </w:pPr>
            <w:ins w:id="3815" w:author="Rev 6 Allen Wirfs-Brock" w:date="2012-02-22T12:33:00Z">
              <w:r w:rsidRPr="00543DFB">
                <w:rPr>
                  <w:rFonts w:ascii="Times New Roman" w:hAnsi="Times New Roman"/>
                </w:rPr>
                <w:t>[[type]]</w:t>
              </w:r>
            </w:ins>
          </w:p>
        </w:tc>
        <w:tc>
          <w:tcPr>
            <w:tcW w:w="4098" w:type="dxa"/>
            <w:tcBorders>
              <w:top w:val="nil"/>
            </w:tcBorders>
          </w:tcPr>
          <w:p w:rsidR="00F87676" w:rsidRPr="00E77497" w:rsidRDefault="00F87676" w:rsidP="00A83EB4">
            <w:pPr>
              <w:keepNext/>
              <w:spacing w:after="60"/>
              <w:rPr>
                <w:ins w:id="3816" w:author="Rev 6 Allen Wirfs-Brock" w:date="2012-02-22T12:33:00Z"/>
              </w:rPr>
            </w:pPr>
            <w:ins w:id="3817"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
          <w:p w:rsidR="00F87676" w:rsidRPr="00E77497" w:rsidRDefault="00F87676" w:rsidP="00A83EB4">
            <w:pPr>
              <w:keepNext/>
              <w:spacing w:after="60"/>
              <w:rPr>
                <w:ins w:id="3818" w:author="Rev 6 Allen Wirfs-Brock" w:date="2012-02-22T12:33:00Z"/>
              </w:rPr>
            </w:pPr>
            <w:ins w:id="3819" w:author="Rev 6 Allen Wirfs-Brock" w:date="2012-02-22T12:33:00Z">
              <w:r>
                <w:t>The type of completion that occurred.</w:t>
              </w:r>
            </w:ins>
          </w:p>
        </w:tc>
      </w:tr>
      <w:tr w:rsidR="00F87676" w:rsidRPr="00E77497" w:rsidTr="007B3D38">
        <w:trPr>
          <w:jc w:val="center"/>
          <w:ins w:id="3820" w:author="Rev 6 Allen Wirfs-Brock" w:date="2012-02-22T12:33:00Z"/>
        </w:trPr>
        <w:tc>
          <w:tcPr>
            <w:tcW w:w="1397" w:type="dxa"/>
          </w:tcPr>
          <w:p w:rsidR="00F87676" w:rsidRPr="00E77497" w:rsidRDefault="00F87676" w:rsidP="00A83EB4">
            <w:pPr>
              <w:keepNext/>
              <w:spacing w:after="60"/>
              <w:rPr>
                <w:ins w:id="3821" w:author="Rev 6 Allen Wirfs-Brock" w:date="2012-02-22T12:33:00Z"/>
              </w:rPr>
            </w:pPr>
            <w:ins w:id="3822" w:author="Rev 6 Allen Wirfs-Brock" w:date="2012-02-22T12:33:00Z">
              <w:r w:rsidRPr="00543DFB">
                <w:rPr>
                  <w:rFonts w:ascii="Times New Roman" w:hAnsi="Times New Roman"/>
                </w:rPr>
                <w:t>[[value]]</w:t>
              </w:r>
            </w:ins>
          </w:p>
        </w:tc>
        <w:tc>
          <w:tcPr>
            <w:tcW w:w="4098" w:type="dxa"/>
          </w:tcPr>
          <w:p w:rsidR="00F87676" w:rsidRPr="00E77497" w:rsidRDefault="00F87676" w:rsidP="00A83EB4">
            <w:pPr>
              <w:keepNext/>
              <w:spacing w:after="60"/>
              <w:rPr>
                <w:ins w:id="3823" w:author="Rev 6 Allen Wirfs-Brock" w:date="2012-02-22T12:33:00Z"/>
              </w:rPr>
            </w:pPr>
            <w:ins w:id="3824" w:author="Rev 6 Allen Wirfs-Brock" w:date="2012-02-22T12:33:00Z">
              <w:r w:rsidRPr="00E77497">
                <w:t xml:space="preserve">any ECMAScript language value or </w:t>
              </w:r>
              <w:r w:rsidRPr="00E77497">
                <w:rPr>
                  <w:b/>
                </w:rPr>
                <w:t>empty</w:t>
              </w:r>
            </w:ins>
          </w:p>
        </w:tc>
        <w:tc>
          <w:tcPr>
            <w:tcW w:w="4230" w:type="dxa"/>
          </w:tcPr>
          <w:p w:rsidR="00F87676" w:rsidRPr="00E77497" w:rsidRDefault="00F87676" w:rsidP="00A83EB4">
            <w:pPr>
              <w:keepNext/>
              <w:spacing w:after="60"/>
              <w:rPr>
                <w:ins w:id="3825" w:author="Rev 6 Allen Wirfs-Brock" w:date="2012-02-22T12:33:00Z"/>
              </w:rPr>
            </w:pPr>
            <w:ins w:id="3826" w:author="Rev 6 Allen Wirfs-Brock" w:date="2012-02-22T12:33:00Z">
              <w:r>
                <w:t>The value that was produced.</w:t>
              </w:r>
            </w:ins>
          </w:p>
        </w:tc>
      </w:tr>
      <w:tr w:rsidR="00F87676" w:rsidRPr="00E77497" w:rsidTr="007B3D38">
        <w:trPr>
          <w:jc w:val="center"/>
          <w:ins w:id="3827" w:author="Rev 6 Allen Wirfs-Brock" w:date="2012-02-22T12:33:00Z"/>
        </w:trPr>
        <w:tc>
          <w:tcPr>
            <w:tcW w:w="1397" w:type="dxa"/>
          </w:tcPr>
          <w:p w:rsidR="00F87676" w:rsidRPr="00E77497" w:rsidRDefault="00F87676" w:rsidP="00A83EB4">
            <w:pPr>
              <w:keepNext/>
              <w:spacing w:after="60"/>
              <w:rPr>
                <w:ins w:id="3828" w:author="Rev 6 Allen Wirfs-Brock" w:date="2012-02-22T12:33:00Z"/>
              </w:rPr>
            </w:pPr>
            <w:ins w:id="3829" w:author="Rev 6 Allen Wirfs-Brock" w:date="2012-02-22T12:33:00Z">
              <w:r w:rsidRPr="00543DFB">
                <w:rPr>
                  <w:rFonts w:ascii="Times New Roman" w:hAnsi="Times New Roman"/>
                </w:rPr>
                <w:t>[[target]]</w:t>
              </w:r>
            </w:ins>
          </w:p>
        </w:tc>
        <w:tc>
          <w:tcPr>
            <w:tcW w:w="4098" w:type="dxa"/>
          </w:tcPr>
          <w:p w:rsidR="00F87676" w:rsidRPr="00E77497" w:rsidRDefault="00F87676" w:rsidP="00A83EB4">
            <w:pPr>
              <w:keepNext/>
              <w:spacing w:after="60"/>
              <w:rPr>
                <w:ins w:id="3830" w:author="Rev 6 Allen Wirfs-Brock" w:date="2012-02-22T12:33:00Z"/>
              </w:rPr>
            </w:pPr>
            <w:ins w:id="3831" w:author="Rev 6 Allen Wirfs-Brock" w:date="2012-02-22T12:33:00Z">
              <w:r w:rsidRPr="00E77497">
                <w:t xml:space="preserve">any ECMAScript identifier or </w:t>
              </w:r>
              <w:r w:rsidRPr="00E77497">
                <w:rPr>
                  <w:b/>
                </w:rPr>
                <w:t>empty</w:t>
              </w:r>
            </w:ins>
          </w:p>
        </w:tc>
        <w:tc>
          <w:tcPr>
            <w:tcW w:w="4230" w:type="dxa"/>
          </w:tcPr>
          <w:p w:rsidR="00F87676" w:rsidRPr="00E77497" w:rsidRDefault="00F87676" w:rsidP="00A83EB4">
            <w:pPr>
              <w:keepNext/>
              <w:spacing w:after="60"/>
              <w:rPr>
                <w:ins w:id="3832" w:author="Rev 6 Allen Wirfs-Brock" w:date="2012-02-22T12:33:00Z"/>
              </w:rPr>
            </w:pPr>
            <w:ins w:id="3833" w:author="Rev 6 Allen Wirfs-Brock" w:date="2012-02-22T12:33:00Z">
              <w:r>
                <w:t>The target label for directed control transfers.</w:t>
              </w:r>
            </w:ins>
          </w:p>
        </w:tc>
      </w:tr>
    </w:tbl>
    <w:p w:rsidR="00F87676" w:rsidRDefault="00F87676" w:rsidP="00F87676">
      <w:pPr>
        <w:rPr>
          <w:ins w:id="3834" w:author="Rev 6 Allen Wirfs-Brock" w:date="2012-02-22T12:33:00Z"/>
        </w:rPr>
      </w:pPr>
    </w:p>
    <w:p w:rsidR="00F87676" w:rsidRDefault="00F87676" w:rsidP="00F87676">
      <w:pPr>
        <w:rPr>
          <w:ins w:id="3835" w:author="Rev 6 Allen Wirfs-Brock" w:date="2012-02-22T12:33:00Z"/>
        </w:rPr>
      </w:pPr>
      <w:ins w:id="3836"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rsidR="007B3D38" w:rsidRDefault="00081283" w:rsidP="008E7E56">
      <w:pPr>
        <w:pStyle w:val="Heading3"/>
        <w:numPr>
          <w:ilvl w:val="0"/>
          <w:numId w:val="0"/>
        </w:numPr>
        <w:rPr>
          <w:ins w:id="3837" w:author="Rev 8 Allen Wirfs-Brock" w:date="2012-06-14T17:49:00Z"/>
        </w:rPr>
      </w:pPr>
      <w:bookmarkStart w:id="3838" w:name="_Toc339020271"/>
      <w:ins w:id="3839" w:author="Rev 9 Allen Wirfs-Brock" w:date="2012-07-07T13:30:00Z">
        <w:r>
          <w:t xml:space="preserve">8.8.1 </w:t>
        </w:r>
      </w:ins>
      <w:ins w:id="3840" w:author="Rev 8 Allen Wirfs-Brock" w:date="2012-06-14T17:49:00Z">
        <w:r w:rsidR="007B3D38">
          <w:t>Implic</w:t>
        </w:r>
        <w:del w:id="3841" w:author="Rev 9 Allen Wirfs-Brock" w:date="2012-06-29T11:01:00Z">
          <w:r w:rsidR="007B3D38" w:rsidDel="00116059">
            <w:delText>l</w:delText>
          </w:r>
        </w:del>
      </w:ins>
      <w:ins w:id="3842" w:author="Rev 9 Allen Wirfs-Brock" w:date="2012-06-29T11:01:00Z">
        <w:r w:rsidR="00116059">
          <w:t>i</w:t>
        </w:r>
      </w:ins>
      <w:ins w:id="3843" w:author="Rev 8 Allen Wirfs-Brock" w:date="2012-06-14T17:49:00Z">
        <w:r w:rsidR="007B3D38">
          <w:t>t</w:t>
        </w:r>
        <w:del w:id="3844" w:author="Rev 9 Allen Wirfs-Brock" w:date="2012-06-29T11:01:00Z">
          <w:r w:rsidR="007B3D38" w:rsidDel="00116059">
            <w:delText>y</w:delText>
          </w:r>
        </w:del>
        <w:r w:rsidR="007B3D38">
          <w:t xml:space="preserve"> Completion Values</w:t>
        </w:r>
        <w:bookmarkEnd w:id="3838"/>
      </w:ins>
    </w:p>
    <w:p w:rsidR="00F87676" w:rsidRDefault="00F87676" w:rsidP="00F87676">
      <w:pPr>
        <w:rPr>
          <w:ins w:id="3845" w:author="Rev 6 Allen Wirfs-Brock" w:date="2012-02-22T12:33:00Z"/>
        </w:rPr>
      </w:pPr>
      <w:ins w:id="3846" w:author="Rev 6 Allen Wirfs-Brock" w:date="2012-02-22T12:33:00Z">
        <w:r>
          <w:t xml:space="preserve">The algorithms of this specification often implicitly return </w:t>
        </w:r>
      </w:ins>
      <w:ins w:id="3847" w:author="Rev 6 Allen Wirfs-Brock" w:date="2012-02-22T12:44:00Z">
        <w:r w:rsidR="00B35191">
          <w:t>C</w:t>
        </w:r>
      </w:ins>
      <w:ins w:id="3848" w:author="Rev 6 Allen Wirfs-Brock" w:date="2012-02-22T12:33:00Z">
        <w:r>
          <w:t xml:space="preserve">ompletion </w:t>
        </w:r>
      </w:ins>
      <w:ins w:id="3849" w:author="Rev 6 Allen Wirfs-Brock" w:date="2012-02-22T12:44:00Z">
        <w:r w:rsidR="00B35191">
          <w:t>R</w:t>
        </w:r>
      </w:ins>
      <w:ins w:id="3850" w:author="Rev 6 Allen Wirfs-Brock" w:date="2012-02-22T12:45:00Z">
        <w:r w:rsidR="00B35191">
          <w:t>ecords</w:t>
        </w:r>
      </w:ins>
      <w:ins w:id="3851" w:author="Rev 6 Allen Wirfs-Brock" w:date="2012-02-22T12:46:00Z">
        <w:r w:rsidR="00B35191">
          <w:t xml:space="preserve"> whose [[type]] is </w:t>
        </w:r>
        <w:r w:rsidR="00B35191" w:rsidRPr="00F56AD5">
          <w:rPr>
            <w:b/>
          </w:rPr>
          <w:t>normal</w:t>
        </w:r>
      </w:ins>
      <w:ins w:id="3852" w:author="Rev 6 Allen Wirfs-Brock" w:date="2012-02-22T12:33:00Z">
        <w:r>
          <w:t xml:space="preserve">.  Unless it is otherwise </w:t>
        </w:r>
      </w:ins>
      <w:ins w:id="3853" w:author="Rev 6 Allen Wirfs-Brock" w:date="2012-02-22T12:47:00Z">
        <w:r w:rsidR="00F56AD5">
          <w:t>obvious</w:t>
        </w:r>
      </w:ins>
      <w:ins w:id="3854" w:author="Rev 6 Allen Wirfs-Brock" w:date="2012-02-22T12:33:00Z">
        <w:r>
          <w:t xml:space="preserve"> from the context, an algorithm statement </w:t>
        </w:r>
        <w:r w:rsidR="00B35191">
          <w:t>that returns a</w:t>
        </w:r>
        <w:r>
          <w:t xml:space="preserve"> value</w:t>
        </w:r>
      </w:ins>
      <w:ins w:id="3855" w:author="Rev 6 Allen Wirfs-Brock" w:date="2012-02-22T12:45:00Z">
        <w:r w:rsidR="00B35191">
          <w:t xml:space="preserve"> that is not a Completion Record</w:t>
        </w:r>
      </w:ins>
      <w:ins w:id="3856" w:author="Rev 6 Allen Wirfs-Brock" w:date="2012-02-22T12:33:00Z">
        <w:r>
          <w:t>, such as:</w:t>
        </w:r>
      </w:ins>
    </w:p>
    <w:p w:rsidR="00F87676" w:rsidRPr="00E77497" w:rsidRDefault="00F87676" w:rsidP="00F87676">
      <w:pPr>
        <w:pStyle w:val="Alg3"/>
        <w:numPr>
          <w:ilvl w:val="0"/>
          <w:numId w:val="354"/>
        </w:numPr>
        <w:spacing w:after="220"/>
        <w:rPr>
          <w:ins w:id="3857" w:author="Rev 6 Allen Wirfs-Brock" w:date="2012-02-22T12:33:00Z"/>
        </w:rPr>
      </w:pPr>
      <w:ins w:id="3858" w:author="Rev 6 Allen Wirfs-Brock" w:date="2012-02-22T12:33:00Z">
        <w:r>
          <w:t>R</w:t>
        </w:r>
        <w:r w:rsidRPr="00E77497">
          <w:t xml:space="preserve">eturn the String </w:t>
        </w:r>
        <w:r w:rsidRPr="00E77497">
          <w:rPr>
            <w:rFonts w:ascii="Courier New" w:hAnsi="Courier New"/>
            <w:b/>
          </w:rPr>
          <w:t>"Infinity"</w:t>
        </w:r>
        <w:r w:rsidRPr="00E77497">
          <w:t>.</w:t>
        </w:r>
      </w:ins>
    </w:p>
    <w:p w:rsidR="00F87676" w:rsidRDefault="00F87676" w:rsidP="00F87676">
      <w:pPr>
        <w:rPr>
          <w:ins w:id="3859" w:author="Rev 6 Allen Wirfs-Brock" w:date="2012-02-22T12:33:00Z"/>
        </w:rPr>
      </w:pPr>
      <w:ins w:id="3860" w:author="Rev 6 Allen Wirfs-Brock" w:date="2012-02-22T12:33:00Z">
        <w:r>
          <w:t>mean the same things as:</w:t>
        </w:r>
      </w:ins>
    </w:p>
    <w:p w:rsidR="00F87676" w:rsidRDefault="00F87676" w:rsidP="00F87676">
      <w:pPr>
        <w:pStyle w:val="Alg3"/>
        <w:numPr>
          <w:ilvl w:val="0"/>
          <w:numId w:val="663"/>
        </w:numPr>
        <w:spacing w:after="220"/>
        <w:rPr>
          <w:ins w:id="3861" w:author="Rev 6 Allen Wirfs-Brock" w:date="2012-02-22T12:33:00Z"/>
        </w:rPr>
      </w:pPr>
      <w:ins w:id="3862"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rsidR="00F87676" w:rsidRDefault="00F87676" w:rsidP="00F56AD5">
      <w:pPr>
        <w:rPr>
          <w:ins w:id="3863" w:author="Rev 6 Allen Wirfs-Brock" w:date="2012-02-22T12:33:00Z"/>
          <w:lang w:eastAsia="en-US"/>
        </w:rPr>
      </w:pPr>
      <w:ins w:id="3864"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rsidR="007B3D38" w:rsidRDefault="00081283" w:rsidP="006A77CE">
      <w:pPr>
        <w:pStyle w:val="Heading3"/>
        <w:numPr>
          <w:ilvl w:val="0"/>
          <w:numId w:val="0"/>
        </w:numPr>
        <w:rPr>
          <w:ins w:id="3865" w:author="Rev 8 Allen Wirfs-Brock" w:date="2012-06-14T17:50:00Z"/>
          <w:lang w:eastAsia="en-US"/>
        </w:rPr>
      </w:pPr>
      <w:bookmarkStart w:id="3866" w:name="_Toc339020272"/>
      <w:ins w:id="3867" w:author="Rev 9 Allen Wirfs-Brock" w:date="2012-07-07T13:30:00Z">
        <w:r>
          <w:rPr>
            <w:lang w:eastAsia="en-US"/>
          </w:rPr>
          <w:t xml:space="preserve">8.8.2 </w:t>
        </w:r>
      </w:ins>
      <w:ins w:id="3868" w:author="Rev 8 Allen Wirfs-Brock" w:date="2012-06-14T17:50:00Z">
        <w:r w:rsidR="007B3D38">
          <w:rPr>
            <w:lang w:eastAsia="en-US"/>
          </w:rPr>
          <w:t>NormalCompletion</w:t>
        </w:r>
        <w:bookmarkEnd w:id="3866"/>
      </w:ins>
    </w:p>
    <w:p w:rsidR="00AA7866" w:rsidRPr="00AA7866" w:rsidRDefault="00AA7866" w:rsidP="00AA7866">
      <w:pPr>
        <w:rPr>
          <w:ins w:id="3869" w:author="Rev 10 Allen Wirfs-Brock" w:date="2012-09-27T11:22:00Z"/>
        </w:rPr>
      </w:pPr>
      <w:ins w:id="3870" w:author="Rev 10 Allen Wirfs-Brock" w:date="2012-09-27T11:22:00Z">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ins>
    </w:p>
    <w:p w:rsidR="00F56AD5" w:rsidDel="00A55C37" w:rsidRDefault="00F56AD5" w:rsidP="00F87676">
      <w:pPr>
        <w:rPr>
          <w:ins w:id="3871" w:author="Rev 6 Allen Wirfs-Brock" w:date="2012-02-22T12:48:00Z"/>
          <w:del w:id="3872" w:author="Rev 7 Allen Wirfs-Brock" w:date="2012-04-09T16:03:00Z"/>
          <w:lang w:eastAsia="en-US"/>
        </w:rPr>
      </w:pPr>
      <w:ins w:id="3873" w:author="Rev 6 Allen Wirfs-Brock" w:date="2012-02-22T12:48:00Z">
        <w:del w:id="3874" w:author="Rev 7 Allen Wirfs-Brock" w:date="2012-04-09T16:03:00Z">
          <w:r w:rsidDel="00A55C37">
            <w:rPr>
              <w:lang w:eastAsia="en-US"/>
            </w:rPr>
            <w:delText xml:space="preserve">The abstraction </w:delText>
          </w:r>
        </w:del>
      </w:ins>
      <w:ins w:id="3875" w:author="Rev 6 Allen Wirfs-Brock" w:date="2012-02-25T09:49:00Z">
        <w:del w:id="3876" w:author="Rev 7 Allen Wirfs-Brock" w:date="2012-04-09T16:03:00Z">
          <w:r w:rsidR="00542A4C" w:rsidDel="00A55C37">
            <w:rPr>
              <w:lang w:eastAsia="en-US"/>
            </w:rPr>
            <w:delText>operation</w:delText>
          </w:r>
        </w:del>
      </w:ins>
      <w:ins w:id="3877" w:author="Rev 6 Allen Wirfs-Brock" w:date="2012-02-22T12:48:00Z">
        <w:del w:id="3878" w:author="Rev 7 Allen Wirfs-Brock" w:date="2012-04-09T16:03:00Z">
          <w:r w:rsidDel="00A55C37">
            <w:rPr>
              <w:lang w:eastAsia="en-US"/>
            </w:rPr>
            <w:delText xml:space="preserve"> NormalValue with a single </w:delText>
          </w:r>
          <w:r w:rsidRPr="00F56AD5" w:rsidDel="00A55C37">
            <w:rPr>
              <w:i/>
              <w:lang w:eastAsia="en-US"/>
            </w:rPr>
            <w:delText>argument</w:delText>
          </w:r>
          <w:r w:rsidDel="00A55C37">
            <w:rPr>
              <w:lang w:eastAsia="en-US"/>
            </w:rPr>
            <w:delText xml:space="preserve"> is a short hand that is defined as follows:</w:delText>
          </w:r>
        </w:del>
      </w:ins>
    </w:p>
    <w:p w:rsidR="00F56AD5" w:rsidRPr="00C7794D" w:rsidDel="00A55C37" w:rsidRDefault="00F56AD5" w:rsidP="00F56AD5">
      <w:pPr>
        <w:pStyle w:val="MediumGrid21"/>
        <w:numPr>
          <w:ilvl w:val="0"/>
          <w:numId w:val="335"/>
        </w:numPr>
        <w:rPr>
          <w:ins w:id="3879" w:author="Rev 6 Allen Wirfs-Brock" w:date="2012-02-22T12:51:00Z"/>
          <w:del w:id="3880" w:author="Rev 7 Allen Wirfs-Brock" w:date="2012-04-09T16:03:00Z"/>
          <w:rFonts w:ascii="Times New Roman" w:hAnsi="Times New Roman"/>
          <w:lang w:val="en-GB"/>
        </w:rPr>
      </w:pPr>
      <w:ins w:id="3881" w:author="Rev 6 Allen Wirfs-Brock" w:date="2012-02-22T12:51:00Z">
        <w:del w:id="3882"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del>
      </w:ins>
      <w:ins w:id="3883" w:author="Rev 6 Allen Wirfs-Brock" w:date="2012-02-22T12:52:00Z">
        <w:del w:id="3884" w:author="Rev 7 Allen Wirfs-Brock" w:date="2012-04-09T16:03:00Z">
          <w:r w:rsidDel="00A55C37">
            <w:rPr>
              <w:rFonts w:ascii="Times New Roman" w:hAnsi="Times New Roman"/>
              <w:lang w:val="en-GB"/>
            </w:rPr>
            <w:delText xml:space="preserve"> not a Completion</w:delText>
          </w:r>
        </w:del>
      </w:ins>
      <w:ins w:id="3885" w:author="Rev 6 Allen Wirfs-Brock" w:date="2012-02-22T12:53:00Z">
        <w:del w:id="3886" w:author="Rev 7 Allen Wirfs-Brock" w:date="2012-04-09T16:03:00Z">
          <w:r w:rsidDel="00A55C37">
            <w:rPr>
              <w:rFonts w:ascii="Times New Roman" w:hAnsi="Times New Roman"/>
              <w:lang w:val="en-GB"/>
            </w:rPr>
            <w:delText xml:space="preserve"> </w:delText>
          </w:r>
        </w:del>
      </w:ins>
      <w:ins w:id="3887" w:author="Rev 6 Allen Wirfs-Brock" w:date="2012-02-22T12:52:00Z">
        <w:del w:id="3888" w:author="Rev 7 Allen Wirfs-Brock" w:date="2012-04-09T16:03:00Z">
          <w:r w:rsidDel="00A55C37">
            <w:rPr>
              <w:rFonts w:ascii="Times New Roman" w:hAnsi="Times New Roman"/>
              <w:lang w:val="en-GB"/>
            </w:rPr>
            <w:delText xml:space="preserve">Record, return </w:delText>
          </w:r>
          <w:r w:rsidRPr="00F56AD5" w:rsidDel="00A55C37">
            <w:rPr>
              <w:rFonts w:ascii="Times New Roman" w:hAnsi="Times New Roman"/>
              <w:i/>
              <w:lang w:val="en-GB"/>
            </w:rPr>
            <w:delText>argument</w:delText>
          </w:r>
        </w:del>
      </w:ins>
      <w:ins w:id="3889" w:author="Rev 6 Allen Wirfs-Brock" w:date="2012-02-22T12:51:00Z">
        <w:del w:id="3890" w:author="Rev 7 Allen Wirfs-Brock" w:date="2012-04-09T16:03:00Z">
          <w:r w:rsidRPr="00C7794D" w:rsidDel="00A55C37">
            <w:rPr>
              <w:rFonts w:ascii="Times New Roman" w:hAnsi="Times New Roman"/>
              <w:lang w:val="en-GB"/>
            </w:rPr>
            <w:delText>.</w:delText>
          </w:r>
        </w:del>
      </w:ins>
    </w:p>
    <w:p w:rsidR="00F56AD5" w:rsidRPr="00C7794D" w:rsidDel="00A55C37" w:rsidRDefault="00F56AD5" w:rsidP="00F56AD5">
      <w:pPr>
        <w:pStyle w:val="MediumGrid21"/>
        <w:numPr>
          <w:ilvl w:val="0"/>
          <w:numId w:val="335"/>
        </w:numPr>
        <w:rPr>
          <w:ins w:id="3891" w:author="Rev 6 Allen Wirfs-Brock" w:date="2012-02-22T12:51:00Z"/>
          <w:del w:id="3892" w:author="Rev 7 Allen Wirfs-Brock" w:date="2012-04-09T16:03:00Z"/>
          <w:rFonts w:ascii="Times New Roman" w:hAnsi="Times New Roman"/>
          <w:lang w:val="en-GB"/>
        </w:rPr>
      </w:pPr>
      <w:ins w:id="3893" w:author="Rev 6 Allen Wirfs-Brock" w:date="2012-02-22T12:53:00Z">
        <w:del w:id="3894"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r w:rsidDel="00A55C37">
            <w:rPr>
              <w:rFonts w:ascii="Times New Roman" w:hAnsi="Times New Roman"/>
              <w:lang w:val="en-GB"/>
            </w:rPr>
            <w:delText xml:space="preserve"> an abrupt completion, return </w:delText>
          </w:r>
          <w:r w:rsidRPr="006A5E27" w:rsidDel="00A55C37">
            <w:rPr>
              <w:rFonts w:ascii="Times New Roman" w:hAnsi="Times New Roman"/>
              <w:i/>
              <w:lang w:val="en-GB"/>
            </w:rPr>
            <w:delText>argument</w:delText>
          </w:r>
          <w:r w:rsidRPr="00C7794D" w:rsidDel="00A55C37">
            <w:rPr>
              <w:rFonts w:ascii="Times New Roman" w:hAnsi="Times New Roman"/>
              <w:lang w:val="en-GB"/>
            </w:rPr>
            <w:delText>.</w:delText>
          </w:r>
        </w:del>
      </w:ins>
    </w:p>
    <w:p w:rsidR="00F56AD5" w:rsidRPr="00AA7866" w:rsidDel="00A55C37" w:rsidRDefault="00F56AD5">
      <w:pPr>
        <w:pStyle w:val="MediumGrid21"/>
        <w:numPr>
          <w:ilvl w:val="0"/>
          <w:numId w:val="335"/>
        </w:numPr>
        <w:spacing w:after="240"/>
        <w:rPr>
          <w:ins w:id="3895" w:author="Rev 6 Allen Wirfs-Brock" w:date="2012-02-22T12:48:00Z"/>
          <w:del w:id="3896" w:author="Rev 7 Allen Wirfs-Brock" w:date="2012-04-09T16:03:00Z"/>
          <w:rFonts w:ascii="Times New Roman" w:hAnsi="Times New Roman"/>
        </w:rPr>
        <w:pPrChange w:id="3897" w:author="Rev 6 Allen Wirfs-Brock" w:date="2012-02-22T12:55:00Z">
          <w:pPr/>
        </w:pPrChange>
      </w:pPr>
      <w:ins w:id="3898" w:author="Rev 6 Allen Wirfs-Brock" w:date="2012-02-22T12:51:00Z">
        <w:del w:id="3899" w:author="Rev 7 Allen Wirfs-Brock" w:date="2012-04-09T16:03:00Z">
          <w:r w:rsidRPr="00C7794D" w:rsidDel="00A55C37">
            <w:rPr>
              <w:rFonts w:ascii="Times New Roman" w:hAnsi="Times New Roman"/>
              <w:lang w:val="en-GB"/>
            </w:rPr>
            <w:delText>Return</w:delText>
          </w:r>
        </w:del>
      </w:ins>
      <w:ins w:id="3900" w:author="Rev 6 Allen Wirfs-Brock" w:date="2012-02-22T12:53:00Z">
        <w:del w:id="3901" w:author="Rev 7 Allen Wirfs-Brock" w:date="2012-04-09T16:03:00Z">
          <w:r w:rsidDel="00A55C37">
            <w:rPr>
              <w:rFonts w:ascii="Times New Roman" w:hAnsi="Times New Roman"/>
              <w:b/>
              <w:lang w:val="en-GB"/>
            </w:rPr>
            <w:delText xml:space="preserve"> </w:delText>
          </w:r>
          <w:r w:rsidRPr="00F56AD5" w:rsidDel="00A55C37">
            <w:rPr>
              <w:rFonts w:ascii="Times New Roman" w:hAnsi="Times New Roman"/>
              <w:i/>
              <w:lang w:val="en-GB"/>
            </w:rPr>
            <w:delText>argument</w:delText>
          </w:r>
          <w:r w:rsidDel="00A55C37">
            <w:rPr>
              <w:rFonts w:ascii="Times New Roman" w:hAnsi="Times New Roman"/>
              <w:lang w:val="en-GB"/>
            </w:rPr>
            <w:delText>.[[value]]</w:delText>
          </w:r>
        </w:del>
      </w:ins>
      <w:ins w:id="3902" w:author="Rev 6 Allen Wirfs-Brock" w:date="2012-02-22T12:51:00Z">
        <w:del w:id="3903" w:author="Rev 7 Allen Wirfs-Brock" w:date="2012-04-09T16:03:00Z">
          <w:r w:rsidRPr="00C7794D" w:rsidDel="00A55C37">
            <w:rPr>
              <w:rFonts w:ascii="Times New Roman" w:hAnsi="Times New Roman"/>
              <w:lang w:val="en-GB"/>
            </w:rPr>
            <w:delText>.</w:delText>
          </w:r>
        </w:del>
      </w:ins>
      <w:ins w:id="3904" w:author="Rev 6 Allen Wirfs-Brock" w:date="2012-02-22T12:53:00Z">
        <w:del w:id="3905" w:author="Rev 7 Allen Wirfs-Brock" w:date="2012-04-09T16:03:00Z">
          <w:r w:rsidDel="00A55C37">
            <w:rPr>
              <w:rFonts w:ascii="Times New Roman" w:hAnsi="Times New Roman"/>
              <w:lang w:val="en-GB"/>
            </w:rPr>
            <w:delText xml:space="preserve"> </w:delText>
          </w:r>
        </w:del>
      </w:ins>
    </w:p>
    <w:p w:rsidR="007B3D38" w:rsidDel="00AA7866" w:rsidRDefault="0055587E" w:rsidP="0055587E">
      <w:pPr>
        <w:rPr>
          <w:ins w:id="3906" w:author="Rev 8 Allen Wirfs-Brock" w:date="2012-06-14T17:55:00Z"/>
          <w:del w:id="3907" w:author="Rev 10 Allen Wirfs-Brock" w:date="2012-09-27T11:21:00Z"/>
          <w:rFonts w:cs="Arial"/>
          <w:lang w:eastAsia="en-US"/>
        </w:rPr>
      </w:pPr>
      <w:ins w:id="3908" w:author="Rev 6 Allen Wirfs-Brock" w:date="2012-02-23T12:28:00Z">
        <w:del w:id="3909" w:author="Rev 10 Allen Wirfs-Brock" w:date="2012-09-27T11:21:00Z">
          <w:r w:rsidDel="00AA7866">
            <w:rPr>
              <w:lang w:eastAsia="en-US"/>
            </w:rPr>
            <w:delText xml:space="preserve">The abstraction </w:delText>
          </w:r>
        </w:del>
      </w:ins>
      <w:ins w:id="3910" w:author="Rev 6 Allen Wirfs-Brock" w:date="2012-02-25T09:49:00Z">
        <w:del w:id="3911" w:author="Rev 10 Allen Wirfs-Brock" w:date="2012-09-27T11:21:00Z">
          <w:r w:rsidR="00542A4C" w:rsidDel="00AA7866">
            <w:rPr>
              <w:lang w:eastAsia="en-US"/>
            </w:rPr>
            <w:delText>operation</w:delText>
          </w:r>
        </w:del>
      </w:ins>
      <w:ins w:id="3912" w:author="Rev 8 Allen Wirfs-Brock" w:date="2012-06-14T14:41:00Z">
        <w:del w:id="3913" w:author="Rev 10 Allen Wirfs-Brock" w:date="2012-09-27T11:21:00Z">
          <w:r w:rsidR="00D4543D" w:rsidDel="00AA7866">
            <w:rPr>
              <w:lang w:eastAsia="en-US"/>
            </w:rPr>
            <w:delText>abstract operation</w:delText>
          </w:r>
        </w:del>
      </w:ins>
      <w:ins w:id="3914" w:author="Rev 6 Allen Wirfs-Brock" w:date="2012-02-23T12:28:00Z">
        <w:del w:id="3915" w:author="Rev 10 Allen Wirfs-Brock" w:date="2012-09-27T11:21:00Z">
          <w:r w:rsidDel="00AA7866">
            <w:rPr>
              <w:lang w:eastAsia="en-US"/>
            </w:rPr>
            <w:delText xml:space="preserve"> NormalCompletion with a single </w:delText>
          </w:r>
          <w:r w:rsidRPr="007B3D38" w:rsidDel="00AA7866">
            <w:rPr>
              <w:rFonts w:ascii="Times New Roman" w:hAnsi="Times New Roman"/>
              <w:i/>
              <w:lang w:eastAsia="en-US"/>
            </w:rPr>
            <w:delText>argument</w:delText>
          </w:r>
        </w:del>
      </w:ins>
      <w:ins w:id="3916" w:author="Rev 8 Allen Wirfs-Brock" w:date="2012-06-14T17:55:00Z">
        <w:del w:id="3917" w:author="Rev 10 Allen Wirfs-Brock" w:date="2012-09-27T11:21:00Z">
          <w:r w:rsidR="007B3D38" w:rsidDel="00AA7866">
            <w:rPr>
              <w:rFonts w:cs="Arial"/>
              <w:lang w:eastAsia="en-US"/>
            </w:rPr>
            <w:delText>, such as:</w:delText>
          </w:r>
        </w:del>
      </w:ins>
    </w:p>
    <w:p w:rsidR="007B3D38" w:rsidRPr="00E77497" w:rsidRDefault="007B3D38" w:rsidP="007B3D38">
      <w:pPr>
        <w:pStyle w:val="Alg3"/>
        <w:numPr>
          <w:ilvl w:val="0"/>
          <w:numId w:val="889"/>
        </w:numPr>
        <w:spacing w:after="220"/>
        <w:rPr>
          <w:ins w:id="3918" w:author="Rev 8 Allen Wirfs-Brock" w:date="2012-06-14T17:55:00Z"/>
        </w:rPr>
      </w:pPr>
      <w:ins w:id="3919" w:author="Rev 8 Allen Wirfs-Brock" w:date="2012-06-14T17:55:00Z">
        <w:r>
          <w:t>R</w:t>
        </w:r>
        <w:r w:rsidRPr="00E77497">
          <w:t xml:space="preserve">eturn </w:t>
        </w:r>
      </w:ins>
      <w:ins w:id="3920" w:author="Rev 8 Allen Wirfs-Brock" w:date="2012-06-14T17:56:00Z">
        <w:r>
          <w:t>NormalCompletion(</w:t>
        </w:r>
        <w:r w:rsidRPr="00142A0A">
          <w:rPr>
            <w:i/>
          </w:rPr>
          <w:t>argument</w:t>
        </w:r>
        <w:r>
          <w:t>)</w:t>
        </w:r>
      </w:ins>
      <w:ins w:id="3921" w:author="Rev 8 Allen Wirfs-Brock" w:date="2012-06-14T17:55:00Z">
        <w:r w:rsidRPr="00E77497">
          <w:t>.</w:t>
        </w:r>
      </w:ins>
    </w:p>
    <w:p w:rsidR="0055587E" w:rsidRDefault="00081283" w:rsidP="0055587E">
      <w:pPr>
        <w:rPr>
          <w:ins w:id="3922" w:author="Rev 6 Allen Wirfs-Brock" w:date="2012-02-23T12:28:00Z"/>
          <w:lang w:eastAsia="en-US"/>
        </w:rPr>
      </w:pPr>
      <w:ins w:id="3923" w:author="Rev 6 Allen Wirfs-Brock" w:date="2012-02-23T12:28:00Z">
        <w:r>
          <w:rPr>
            <w:lang w:eastAsia="en-US"/>
          </w:rPr>
          <w:t>I</w:t>
        </w:r>
        <w:r w:rsidR="0055587E">
          <w:rPr>
            <w:lang w:eastAsia="en-US"/>
          </w:rPr>
          <w:t>s a short hand that is defined as follows:</w:t>
        </w:r>
      </w:ins>
    </w:p>
    <w:p w:rsidR="0055587E" w:rsidRPr="000D29DF" w:rsidRDefault="0055587E" w:rsidP="006F1578">
      <w:pPr>
        <w:pStyle w:val="Alg3"/>
        <w:numPr>
          <w:ilvl w:val="0"/>
          <w:numId w:val="674"/>
        </w:numPr>
        <w:spacing w:after="220"/>
        <w:rPr>
          <w:ins w:id="3924" w:author="Rev 6 Allen Wirfs-Brock" w:date="2012-02-23T12:29:00Z"/>
        </w:rPr>
      </w:pPr>
      <w:ins w:id="3925" w:author="Rev 6 Allen Wirfs-Brock" w:date="2012-02-23T12:29:00Z">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ins>
    </w:p>
    <w:p w:rsidR="007B3D38" w:rsidRDefault="00081283" w:rsidP="006A77CE">
      <w:pPr>
        <w:pStyle w:val="Heading3"/>
        <w:numPr>
          <w:ilvl w:val="0"/>
          <w:numId w:val="0"/>
        </w:numPr>
        <w:rPr>
          <w:ins w:id="3926" w:author="Rev 8 Allen Wirfs-Brock" w:date="2012-06-14T17:50:00Z"/>
          <w:lang w:eastAsia="en-US"/>
        </w:rPr>
      </w:pPr>
      <w:bookmarkStart w:id="3927" w:name="_Toc339020273"/>
      <w:ins w:id="3928" w:author="Rev 9 Allen Wirfs-Brock" w:date="2012-07-07T13:30:00Z">
        <w:r>
          <w:rPr>
            <w:lang w:eastAsia="en-US"/>
          </w:rPr>
          <w:t xml:space="preserve">8.8.3 </w:t>
        </w:r>
      </w:ins>
      <w:ins w:id="3929" w:author="Rev 8 Allen Wirfs-Brock" w:date="2012-06-14T17:51:00Z">
        <w:r w:rsidR="007B3D38">
          <w:rPr>
            <w:lang w:eastAsia="en-US"/>
          </w:rPr>
          <w:t>Throw an Exception</w:t>
        </w:r>
      </w:ins>
      <w:bookmarkEnd w:id="3927"/>
    </w:p>
    <w:p w:rsidR="00F87676" w:rsidRDefault="00F87676" w:rsidP="00F87676">
      <w:pPr>
        <w:rPr>
          <w:ins w:id="3930" w:author="Rev 6 Allen Wirfs-Brock" w:date="2012-02-22T12:33:00Z"/>
          <w:lang w:eastAsia="en-US"/>
        </w:rPr>
      </w:pPr>
      <w:ins w:id="3931" w:author="Rev 6 Allen Wirfs-Brock" w:date="2012-02-22T12:33:00Z">
        <w:r>
          <w:rPr>
            <w:lang w:eastAsia="en-US"/>
          </w:rPr>
          <w:t xml:space="preserve">Algorithms steps that say to throw an exception, such as </w:t>
        </w:r>
      </w:ins>
    </w:p>
    <w:p w:rsidR="00F87676" w:rsidRPr="00E77497" w:rsidRDefault="00F87676" w:rsidP="00F87676">
      <w:pPr>
        <w:pStyle w:val="Alg3"/>
        <w:numPr>
          <w:ilvl w:val="0"/>
          <w:numId w:val="667"/>
        </w:numPr>
        <w:spacing w:after="220"/>
        <w:rPr>
          <w:ins w:id="3932" w:author="Rev 6 Allen Wirfs-Brock" w:date="2012-02-22T12:33:00Z"/>
        </w:rPr>
      </w:pPr>
      <w:ins w:id="3933" w:author="Rev 6 Allen Wirfs-Brock" w:date="2012-02-22T12:33:00Z">
        <w:r>
          <w:t xml:space="preserve">Throw a </w:t>
        </w:r>
        <w:r w:rsidRPr="006A5E27">
          <w:rPr>
            <w:b/>
          </w:rPr>
          <w:t>TypeError</w:t>
        </w:r>
        <w:r>
          <w:t xml:space="preserve"> exception</w:t>
        </w:r>
        <w:r w:rsidRPr="00E77497">
          <w:t>.</w:t>
        </w:r>
      </w:ins>
    </w:p>
    <w:p w:rsidR="00F87676" w:rsidRDefault="00081283" w:rsidP="00F87676">
      <w:pPr>
        <w:rPr>
          <w:ins w:id="3934" w:author="Rev 6 Allen Wirfs-Brock" w:date="2012-02-22T12:33:00Z"/>
        </w:rPr>
      </w:pPr>
      <w:ins w:id="3935" w:author="Rev 6 Allen Wirfs-Brock" w:date="2012-02-22T12:33:00Z">
        <w:r>
          <w:t>M</w:t>
        </w:r>
        <w:r w:rsidR="00F87676">
          <w:t>ean the same things as:</w:t>
        </w:r>
      </w:ins>
    </w:p>
    <w:p w:rsidR="00F87676" w:rsidRPr="000D29DF" w:rsidRDefault="00F87676" w:rsidP="006F1578">
      <w:pPr>
        <w:pStyle w:val="Alg3"/>
        <w:numPr>
          <w:ilvl w:val="0"/>
          <w:numId w:val="666"/>
        </w:numPr>
        <w:spacing w:after="220"/>
        <w:rPr>
          <w:ins w:id="3936" w:author="Rev 6 Allen Wirfs-Brock" w:date="2012-02-22T12:33:00Z"/>
        </w:rPr>
      </w:pPr>
      <w:ins w:id="3937"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rsidR="007B3D38" w:rsidRDefault="00081283" w:rsidP="006A77CE">
      <w:pPr>
        <w:pStyle w:val="Heading3"/>
        <w:numPr>
          <w:ilvl w:val="0"/>
          <w:numId w:val="0"/>
        </w:numPr>
        <w:rPr>
          <w:ins w:id="3938" w:author="Rev 8 Allen Wirfs-Brock" w:date="2012-06-14T17:51:00Z"/>
          <w:lang w:eastAsia="en-US"/>
        </w:rPr>
      </w:pPr>
      <w:bookmarkStart w:id="3939" w:name="_Toc339020274"/>
      <w:ins w:id="3940" w:author="Rev 9 Allen Wirfs-Brock" w:date="2012-07-07T13:31:00Z">
        <w:r>
          <w:rPr>
            <w:lang w:eastAsia="en-US"/>
          </w:rPr>
          <w:t xml:space="preserve">8.8.4 </w:t>
        </w:r>
      </w:ins>
      <w:ins w:id="3941" w:author="Rev 8 Allen Wirfs-Brock" w:date="2012-06-14T17:51:00Z">
        <w:r w:rsidR="007B3D38">
          <w:rPr>
            <w:lang w:eastAsia="en-US"/>
          </w:rPr>
          <w:t>ReturnIfAbrupt</w:t>
        </w:r>
        <w:bookmarkEnd w:id="3939"/>
      </w:ins>
    </w:p>
    <w:p w:rsidR="00A01CD2" w:rsidRDefault="0055587E" w:rsidP="0055587E">
      <w:pPr>
        <w:rPr>
          <w:ins w:id="3942" w:author="Rev 7 Allen Wirfs-Brock" w:date="2012-04-09T15:53:00Z"/>
          <w:lang w:eastAsia="en-US"/>
        </w:rPr>
      </w:pPr>
      <w:ins w:id="3943" w:author="Rev 6 Allen Wirfs-Brock" w:date="2012-02-23T12:31:00Z">
        <w:r>
          <w:rPr>
            <w:lang w:eastAsia="en-US"/>
          </w:rPr>
          <w:t>Algorithms steps that say</w:t>
        </w:r>
        <w:del w:id="3944" w:author="Rev 7 Allen Wirfs-Brock" w:date="2012-04-09T15:53:00Z">
          <w:r w:rsidDel="00A01CD2">
            <w:rPr>
              <w:lang w:eastAsia="en-US"/>
            </w:rPr>
            <w:delText xml:space="preserve"> </w:delText>
          </w:r>
        </w:del>
      </w:ins>
    </w:p>
    <w:p w:rsidR="00A01CD2" w:rsidRDefault="0055587E" w:rsidP="00A55C37">
      <w:pPr>
        <w:pStyle w:val="Alg3"/>
        <w:numPr>
          <w:ilvl w:val="0"/>
          <w:numId w:val="675"/>
        </w:numPr>
        <w:spacing w:after="220"/>
        <w:rPr>
          <w:ins w:id="3945" w:author="Rev 7 Allen Wirfs-Brock" w:date="2012-04-09T15:54:00Z"/>
        </w:rPr>
      </w:pPr>
      <w:ins w:id="3946" w:author="Rev 6 Allen Wirfs-Brock" w:date="2012-02-23T12:31:00Z">
        <w:r>
          <w:t>ReturnIfAbrupt(</w:t>
        </w:r>
        <w:r w:rsidRPr="00A55C37">
          <w:rPr>
            <w:i/>
          </w:rPr>
          <w:t>argument</w:t>
        </w:r>
        <w:r>
          <w:t>)</w:t>
        </w:r>
        <w:del w:id="3947" w:author="Rev 8 Allen Wirfs-Brock" w:date="2012-06-14T16:04:00Z">
          <w:r w:rsidDel="004B2239">
            <w:delText>,</w:delText>
          </w:r>
        </w:del>
      </w:ins>
      <w:ins w:id="3948" w:author="Rev 8 Allen Wirfs-Brock" w:date="2012-06-14T16:04:00Z">
        <w:r w:rsidR="004B2239">
          <w:t>.</w:t>
        </w:r>
      </w:ins>
    </w:p>
    <w:p w:rsidR="0055587E" w:rsidRDefault="0055587E" w:rsidP="0055587E">
      <w:pPr>
        <w:rPr>
          <w:ins w:id="3949" w:author="Rev 6 Allen Wirfs-Brock" w:date="2012-02-23T12:31:00Z"/>
        </w:rPr>
      </w:pPr>
      <w:ins w:id="3950" w:author="Rev 6 Allen Wirfs-Brock" w:date="2012-02-23T12:31:00Z">
        <w:r>
          <w:t>mean the same things as:</w:t>
        </w:r>
      </w:ins>
    </w:p>
    <w:p w:rsidR="00A55C37" w:rsidRDefault="0055587E" w:rsidP="00A55C37">
      <w:pPr>
        <w:pStyle w:val="Alg3"/>
        <w:numPr>
          <w:ilvl w:val="0"/>
          <w:numId w:val="701"/>
        </w:numPr>
        <w:spacing w:after="220"/>
        <w:contextualSpacing/>
        <w:rPr>
          <w:ins w:id="3951" w:author="Rev 7 Allen Wirfs-Brock" w:date="2012-04-09T15:55:00Z"/>
        </w:rPr>
      </w:pPr>
      <w:ins w:id="3952" w:author="Rev 6 Allen Wirfs-Brock" w:date="2012-02-23T12:33:00Z">
        <w:r w:rsidRPr="00C7794D">
          <w:t xml:space="preserve">If </w:t>
        </w:r>
        <w:r>
          <w:rPr>
            <w:i/>
          </w:rPr>
          <w:t>argument</w:t>
        </w:r>
        <w:r w:rsidRPr="00C7794D">
          <w:t xml:space="preserve"> is</w:t>
        </w:r>
        <w:r>
          <w:t xml:space="preserve"> an abrupt completion, </w:t>
        </w:r>
      </w:ins>
      <w:ins w:id="3953" w:author="Rev 7 Allen Wirfs-Brock" w:date="2012-04-09T15:55:00Z">
        <w:r w:rsidR="00A55C37">
          <w:t xml:space="preserve">then </w:t>
        </w:r>
      </w:ins>
      <w:ins w:id="3954" w:author="Rev 6 Allen Wirfs-Brock" w:date="2012-02-23T12:33:00Z">
        <w:r>
          <w:t xml:space="preserve">return </w:t>
        </w:r>
        <w:r w:rsidRPr="006A5E27">
          <w:rPr>
            <w:i/>
          </w:rPr>
          <w:t>argument</w:t>
        </w:r>
      </w:ins>
      <w:ins w:id="3955" w:author="Rev 7 Allen Wirfs-Brock" w:date="2012-04-09T15:57:00Z">
        <w:del w:id="3956" w:author="Rev 8 Allen Wirfs-Brock" w:date="2012-06-14T16:04:00Z">
          <w:r w:rsidR="00A55C37" w:rsidDel="004B2239">
            <w:delText>,</w:delText>
          </w:r>
        </w:del>
      </w:ins>
      <w:ins w:id="3957" w:author="Rev 8 Allen Wirfs-Brock" w:date="2012-06-14T16:04:00Z">
        <w:r w:rsidR="004B2239">
          <w:t>.</w:t>
        </w:r>
      </w:ins>
    </w:p>
    <w:p w:rsidR="00A55C37" w:rsidRDefault="00E82328" w:rsidP="005E3AA9">
      <w:pPr>
        <w:pStyle w:val="Alg3"/>
        <w:numPr>
          <w:ilvl w:val="0"/>
          <w:numId w:val="701"/>
        </w:numPr>
        <w:spacing w:after="220"/>
        <w:rPr>
          <w:ins w:id="3958" w:author="Rev 7 Allen Wirfs-Brock" w:date="2012-04-09T15:56:00Z"/>
        </w:rPr>
      </w:pPr>
      <w:ins w:id="3959" w:author="Rev 7 Allen Wirfs-Brock" w:date="2012-04-09T15:52:00Z">
        <w:r>
          <w:t>Else</w:t>
        </w:r>
        <w:r w:rsidR="00A55C37">
          <w:t xml:space="preserve"> if </w:t>
        </w:r>
        <w:r w:rsidR="00A55C37" w:rsidRPr="00A55C37">
          <w:rPr>
            <w:i/>
          </w:rPr>
          <w:t>argument</w:t>
        </w:r>
        <w:r w:rsidR="00A55C37">
          <w:t xml:space="preserve"> is a </w:t>
        </w:r>
      </w:ins>
      <w:ins w:id="3960" w:author="Rev 7 Allen Wirfs-Brock" w:date="2012-04-09T16:19:00Z">
        <w:r>
          <w:t>C</w:t>
        </w:r>
      </w:ins>
      <w:ins w:id="3961" w:author="Rev 7 Allen Wirfs-Brock" w:date="2012-04-09T15:52:00Z">
        <w:r w:rsidR="00A55C37">
          <w:t xml:space="preserve">ompletion </w:t>
        </w:r>
      </w:ins>
      <w:ins w:id="3962" w:author="Rev 7 Allen Wirfs-Brock" w:date="2012-04-09T16:19:00Z">
        <w:r>
          <w:t>R</w:t>
        </w:r>
      </w:ins>
      <w:ins w:id="3963" w:author="Rev 7 Allen Wirfs-Brock" w:date="2012-04-09T15:52:00Z">
        <w:r w:rsidR="00A55C37">
          <w:t xml:space="preserve">ecord, then let </w:t>
        </w:r>
      </w:ins>
      <w:ins w:id="3964" w:author="Rev 7 Allen Wirfs-Brock" w:date="2012-04-09T16:18:00Z">
        <w:r w:rsidRPr="00A55C37">
          <w:rPr>
            <w:i/>
          </w:rPr>
          <w:t>argument</w:t>
        </w:r>
        <w:r>
          <w:t xml:space="preserve"> </w:t>
        </w:r>
      </w:ins>
      <w:ins w:id="3965" w:author="Rev 7 Allen Wirfs-Brock" w:date="2012-04-09T15:52:00Z">
        <w:r w:rsidR="00A55C37">
          <w:t xml:space="preserve">be </w:t>
        </w:r>
      </w:ins>
      <w:ins w:id="3966" w:author="Rev 7 Allen Wirfs-Brock" w:date="2012-04-09T15:57:00Z">
        <w:r w:rsidR="00A55C37" w:rsidRPr="00A55C37">
          <w:rPr>
            <w:i/>
          </w:rPr>
          <w:t>argument</w:t>
        </w:r>
        <w:r w:rsidR="00A55C37">
          <w:t>.[[value]]</w:t>
        </w:r>
        <w:del w:id="3967" w:author="Rev 8 Allen Wirfs-Brock" w:date="2012-06-14T16:04:00Z">
          <w:r w:rsidR="00A55C37" w:rsidDel="004B2239">
            <w:delText>,</w:delText>
          </w:r>
        </w:del>
      </w:ins>
      <w:ins w:id="3968" w:author="Rev 8 Allen Wirfs-Brock" w:date="2012-06-14T16:04:00Z">
        <w:r w:rsidR="004B2239">
          <w:t>.</w:t>
        </w:r>
      </w:ins>
    </w:p>
    <w:p w:rsidR="0055587E" w:rsidRPr="000D29DF" w:rsidDel="00E82328" w:rsidRDefault="0055587E" w:rsidP="00A55C37">
      <w:pPr>
        <w:pStyle w:val="Alg3"/>
        <w:numPr>
          <w:ilvl w:val="0"/>
          <w:numId w:val="701"/>
        </w:numPr>
        <w:spacing w:after="220"/>
        <w:rPr>
          <w:ins w:id="3969" w:author="Rev 6 Allen Wirfs-Brock" w:date="2012-02-23T12:31:00Z"/>
          <w:del w:id="3970" w:author="Rev 7 Allen Wirfs-Brock" w:date="2012-04-09T16:18:00Z"/>
        </w:rPr>
      </w:pPr>
      <w:ins w:id="3971" w:author="Rev 6 Allen Wirfs-Brock" w:date="2012-02-23T12:31:00Z">
        <w:del w:id="3972" w:author="Rev 7 Allen Wirfs-Brock" w:date="2012-04-09T16:00:00Z">
          <w:r w:rsidRPr="00E77497" w:rsidDel="00A55C37">
            <w:lastRenderedPageBreak/>
            <w:delText>.</w:delText>
          </w:r>
        </w:del>
      </w:ins>
    </w:p>
    <w:p w:rsidR="004C02EF" w:rsidRPr="00E77497" w:rsidRDefault="004C02EF" w:rsidP="004C02EF">
      <w:pPr>
        <w:pStyle w:val="Heading2"/>
        <w:numPr>
          <w:ilvl w:val="0"/>
          <w:numId w:val="0"/>
        </w:numPr>
        <w:spacing w:before="240"/>
      </w:pPr>
      <w:bookmarkStart w:id="3973" w:name="_Toc339020275"/>
      <w:r w:rsidRPr="00E77497">
        <w:t>8.</w:t>
      </w:r>
      <w:del w:id="3974" w:author="Rev 6 Allen Wirfs-Brock" w:date="2012-02-22T12:34:00Z">
        <w:r w:rsidRPr="00E77497" w:rsidDel="00F87676">
          <w:delText>7</w:delText>
        </w:r>
      </w:del>
      <w:ins w:id="3975" w:author="Rev 6 Allen Wirfs-Brock" w:date="2012-02-22T12:34:00Z">
        <w:r w:rsidR="00F87676">
          <w:t>9</w:t>
        </w:r>
      </w:ins>
      <w:r w:rsidRPr="00E77497">
        <w:tab/>
        <w:t>The Reference Specification Typ</w:t>
      </w:r>
      <w:bookmarkEnd w:id="3712"/>
      <w:bookmarkEnd w:id="3713"/>
      <w:bookmarkEnd w:id="3714"/>
      <w:bookmarkEnd w:id="3715"/>
      <w:bookmarkEnd w:id="3716"/>
      <w:bookmarkEnd w:id="3717"/>
      <w:bookmarkEnd w:id="3718"/>
      <w:bookmarkEnd w:id="3719"/>
      <w:bookmarkEnd w:id="3720"/>
      <w:r w:rsidRPr="00E77497">
        <w:t>e</w:t>
      </w:r>
      <w:bookmarkEnd w:id="3721"/>
      <w:bookmarkEnd w:id="3722"/>
      <w:bookmarkEnd w:id="3723"/>
      <w:bookmarkEnd w:id="3724"/>
      <w:bookmarkEnd w:id="3725"/>
      <w:bookmarkEnd w:id="3973"/>
    </w:p>
    <w:p w:rsidR="004C02EF" w:rsidRPr="006F1578" w:rsidRDefault="008D16CB" w:rsidP="004C02EF">
      <w:pPr>
        <w:rPr>
          <w:sz w:val="18"/>
          <w:szCs w:val="18"/>
        </w:rPr>
      </w:pPr>
      <w:ins w:id="3976" w:author="Rev 5 Allen Wirfs-Brock" w:date="2012-01-11T13:58:00Z">
        <w:r w:rsidRPr="006F1578">
          <w:rPr>
            <w:sz w:val="18"/>
            <w:szCs w:val="18"/>
          </w:rPr>
          <w:t>NOTE</w:t>
        </w:r>
        <w:r w:rsidRPr="006F1578">
          <w:rPr>
            <w:sz w:val="18"/>
            <w:szCs w:val="18"/>
          </w:rPr>
          <w:tab/>
        </w:r>
      </w:ins>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xml:space="preserve">, </w:t>
      </w:r>
      <w:del w:id="3977" w:author="Rev 9 Allen Wirfs-Brock" w:date="2012-07-07T17:44:00Z">
        <w:r w:rsidR="004C02EF" w:rsidRPr="006F1578" w:rsidDel="003D5776">
          <w:rPr>
            <w:sz w:val="18"/>
            <w:szCs w:val="18"/>
          </w:rPr>
          <w:delText xml:space="preserve">and </w:delText>
        </w:r>
      </w:del>
      <w:r w:rsidR="004C02EF" w:rsidRPr="006F1578">
        <w:rPr>
          <w:sz w:val="18"/>
          <w:szCs w:val="18"/>
        </w:rPr>
        <w:t>the assignment operators</w:t>
      </w:r>
      <w:ins w:id="3978" w:author="Rev 9 Allen Wirfs-Brock" w:date="2012-07-07T17:44:00Z">
        <w:r w:rsidR="003D5776">
          <w:rPr>
            <w:sz w:val="18"/>
            <w:szCs w:val="18"/>
          </w:rPr>
          <w:t xml:space="preserve">, the </w:t>
        </w:r>
        <w:r w:rsidR="003D5776" w:rsidRPr="004012E4">
          <w:rPr>
            <w:rFonts w:ascii="Courier New" w:hAnsi="Courier New"/>
            <w:b/>
            <w:sz w:val="18"/>
            <w:szCs w:val="18"/>
          </w:rPr>
          <w:t>super</w:t>
        </w:r>
        <w:r w:rsidR="003D5776">
          <w:rPr>
            <w:sz w:val="18"/>
            <w:szCs w:val="18"/>
          </w:rPr>
          <w:t xml:space="preserve"> keyword and other lanauge features.</w:t>
        </w:r>
      </w:ins>
      <w:r w:rsidR="004C02EF" w:rsidRPr="006F1578">
        <w:rPr>
          <w:sz w:val="18"/>
          <w:szCs w:val="18"/>
        </w:rPr>
        <w:t xml:space="preserve">. For example, the left-hand operand of an assignment is expected to produce a reference. </w:t>
      </w:r>
      <w:del w:id="3979" w:author="Rev 9 Allen Wirfs-Brock" w:date="2012-07-07T17:44:00Z">
        <w:r w:rsidR="004C02EF" w:rsidRPr="006F1578" w:rsidDel="003D5776">
          <w:rPr>
            <w:sz w:val="18"/>
            <w:szCs w:val="18"/>
          </w:rPr>
          <w:delText>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delText>
        </w:r>
      </w:del>
    </w:p>
    <w:p w:rsidR="004C02EF" w:rsidRDefault="004C02EF" w:rsidP="004C02EF">
      <w:pPr>
        <w:rPr>
          <w:ins w:id="3980"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6A77CE">
        <w:rPr>
          <w:rFonts w:ascii="Times New Roman" w:hAnsi="Times New Roman"/>
          <w:i/>
        </w:rPr>
        <w:t>base</w:t>
      </w:r>
      <w:r w:rsidRPr="00E77497">
        <w:t xml:space="preserve"> value of </w:t>
      </w:r>
      <w:r w:rsidRPr="00E77497">
        <w:rPr>
          <w:b/>
        </w:rPr>
        <w:t>undefined</w:t>
      </w:r>
      <w:r w:rsidRPr="00E77497">
        <w:t xml:space="preserve"> indicates that the </w:t>
      </w:r>
      <w:del w:id="3981" w:author="Rev 5 Allen Wirfs-Brock" w:date="2012-01-11T14:05:00Z">
        <w:r w:rsidRPr="00E77497" w:rsidDel="008D16CB">
          <w:delText xml:space="preserve">reference </w:delText>
        </w:r>
      </w:del>
      <w:ins w:id="3982" w:author="Rev 5 Allen Wirfs-Brock" w:date="2012-01-11T14:05:00Z">
        <w:r w:rsidR="008D16CB">
          <w:t>R</w:t>
        </w:r>
        <w:r w:rsidR="008D16CB" w:rsidRPr="00E77497">
          <w:t xml:space="preserve">eference </w:t>
        </w:r>
      </w:ins>
      <w:r w:rsidRPr="00E77497">
        <w:t xml:space="preserve">could not be resolved to a binding. The </w:t>
      </w:r>
      <w:r w:rsidRPr="006A77CE">
        <w:rPr>
          <w:rFonts w:ascii="Times New Roman" w:hAnsi="Times New Roman"/>
          <w:i/>
        </w:rPr>
        <w:t>referenced name</w:t>
      </w:r>
      <w:r w:rsidRPr="00E77497">
        <w:t xml:space="preserve"> is a String.</w:t>
      </w:r>
    </w:p>
    <w:p w:rsidR="008D16CB" w:rsidRPr="00E77497" w:rsidRDefault="008D16CB" w:rsidP="004C02EF">
      <w:ins w:id="3983" w:author="Rev 5 Allen Wirfs-Brock" w:date="2012-01-11T13:59:00Z">
        <w:r>
          <w:t xml:space="preserve">A Super Reference is a Reference that is used to represents a </w:t>
        </w:r>
      </w:ins>
      <w:ins w:id="3984" w:author="Rev 5 Allen Wirfs-Brock" w:date="2012-01-11T14:01:00Z">
        <w:r>
          <w:t xml:space="preserve">name </w:t>
        </w:r>
      </w:ins>
      <w:ins w:id="3985" w:author="Rev 5 Allen Wirfs-Brock" w:date="2012-01-11T13:59:00Z">
        <w:r>
          <w:t xml:space="preserve">binding that </w:t>
        </w:r>
      </w:ins>
      <w:ins w:id="3986" w:author="Rev 5 Allen Wirfs-Brock" w:date="2012-01-11T14:01:00Z">
        <w:r>
          <w:t xml:space="preserve">was expressed using the </w:t>
        </w:r>
        <w:r w:rsidRPr="006A77CE">
          <w:t>super</w:t>
        </w:r>
        <w:r>
          <w:t xml:space="preserve"> keyword. </w:t>
        </w:r>
      </w:ins>
      <w:ins w:id="3987" w:author="Rev 5 Allen Wirfs-Brock" w:date="2012-01-11T14:02:00Z">
        <w:r>
          <w:t xml:space="preserve"> A Super Reference has an additional </w:t>
        </w:r>
        <w:r w:rsidRPr="006A77CE">
          <w:rPr>
            <w:rFonts w:ascii="Times New Roman" w:hAnsi="Times New Roman"/>
            <w:i/>
          </w:rPr>
          <w:t>thisValue</w:t>
        </w:r>
        <w:r>
          <w:t xml:space="preserve"> component</w:t>
        </w:r>
      </w:ins>
      <w:ins w:id="3988" w:author="Rev 5 Allen Wirfs-Brock" w:date="2012-01-11T14:06:00Z">
        <w:r>
          <w:t xml:space="preserve"> and its </w:t>
        </w:r>
        <w:r w:rsidRPr="006A77CE">
          <w:rPr>
            <w:rFonts w:ascii="Times New Roman" w:hAnsi="Times New Roman"/>
            <w:i/>
          </w:rPr>
          <w:t>base</w:t>
        </w:r>
        <w:r>
          <w:t xml:space="preserve"> value will </w:t>
        </w:r>
        <w:r w:rsidR="004349F5">
          <w:t>never be an environment record</w:t>
        </w:r>
      </w:ins>
      <w:ins w:id="3989" w:author="Rev 5 Allen Wirfs-Brock" w:date="2012-01-11T14:02:00Z">
        <w:r>
          <w:t xml:space="preserve">. </w:t>
        </w:r>
      </w:ins>
    </w:p>
    <w:p w:rsidR="004C02EF" w:rsidRPr="00E77497" w:rsidRDefault="004C02EF" w:rsidP="004C02EF">
      <w:r w:rsidRPr="00E77497">
        <w:t>The following abstract operations are used in this specification to access the components of references:</w:t>
      </w:r>
    </w:p>
    <w:p w:rsidR="004C02EF" w:rsidRPr="00E77497" w:rsidRDefault="004C02EF" w:rsidP="006A77CE">
      <w:pPr>
        <w:numPr>
          <w:ilvl w:val="0"/>
          <w:numId w:val="36"/>
        </w:numPr>
        <w:spacing w:after="60"/>
        <w:contextualSpacing/>
      </w:pPr>
      <w:r w:rsidRPr="00E77497">
        <w:t>GetBase(V). Returns the base value component of the reference V.</w:t>
      </w:r>
    </w:p>
    <w:p w:rsidR="004C02EF" w:rsidRPr="00E77497" w:rsidRDefault="004C02EF" w:rsidP="006A77CE">
      <w:pPr>
        <w:numPr>
          <w:ilvl w:val="0"/>
          <w:numId w:val="36"/>
        </w:numPr>
        <w:spacing w:after="60"/>
        <w:contextualSpacing/>
      </w:pPr>
      <w:r w:rsidRPr="00E77497">
        <w:t>GetReferencedName(V). Returns the referenced name component of the reference V.</w:t>
      </w:r>
    </w:p>
    <w:p w:rsidR="004C02EF" w:rsidRPr="00E77497" w:rsidRDefault="004C02EF" w:rsidP="006A77CE">
      <w:pPr>
        <w:numPr>
          <w:ilvl w:val="0"/>
          <w:numId w:val="36"/>
        </w:numPr>
        <w:spacing w:after="60"/>
        <w:contextualSpacing/>
      </w:pPr>
      <w:r w:rsidRPr="00E77497">
        <w:t>IsStrictReference(V). Returns the strict reference component of the reference V.</w:t>
      </w:r>
    </w:p>
    <w:p w:rsidR="004C02EF" w:rsidRPr="00E77497" w:rsidRDefault="004C02EF" w:rsidP="006A77C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rsidR="004C02EF" w:rsidRPr="00E77497" w:rsidRDefault="004C02EF" w:rsidP="006A77C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rsidR="004C02EF" w:rsidRDefault="004C02EF" w:rsidP="006A77CE">
      <w:pPr>
        <w:numPr>
          <w:ilvl w:val="0"/>
          <w:numId w:val="36"/>
        </w:numPr>
        <w:contextualSpacing/>
        <w:rPr>
          <w:ins w:id="3990" w:author="Rev 5 Allen Wirfs-Brock" w:date="2012-01-11T14:10:00Z"/>
        </w:rPr>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rsidR="00AD64E6" w:rsidRPr="00E77497" w:rsidRDefault="004349F5" w:rsidP="004C02EF">
      <w:pPr>
        <w:numPr>
          <w:ilvl w:val="0"/>
          <w:numId w:val="36"/>
        </w:numPr>
      </w:pPr>
      <w:ins w:id="3991"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rsidR="004C02EF" w:rsidRPr="00E77497" w:rsidRDefault="004C02EF" w:rsidP="004C02EF">
      <w:bookmarkStart w:id="3992" w:name="_Toc381513644"/>
      <w:bookmarkStart w:id="3993" w:name="_Toc382202787"/>
      <w:bookmarkStart w:id="3994" w:name="_Toc382203007"/>
      <w:bookmarkStart w:id="3995" w:name="_Toc382212166"/>
      <w:bookmarkStart w:id="3996" w:name="_Toc382212368"/>
      <w:bookmarkStart w:id="3997" w:name="_Toc382291511"/>
      <w:bookmarkStart w:id="3998" w:name="_Toc385672148"/>
      <w:bookmarkStart w:id="3999" w:name="_Toc393690243"/>
      <w:bookmarkStart w:id="4000" w:name="_Ref455971374"/>
      <w:bookmarkStart w:id="4001" w:name="_Ref456011162"/>
      <w:r w:rsidRPr="00E77497">
        <w:t>The following abstract operations are used in this specification to operate on references:</w:t>
      </w:r>
    </w:p>
    <w:p w:rsidR="004C02EF" w:rsidRPr="00E77497" w:rsidRDefault="004C02EF" w:rsidP="004C02EF">
      <w:pPr>
        <w:pStyle w:val="Heading3"/>
        <w:numPr>
          <w:ilvl w:val="0"/>
          <w:numId w:val="0"/>
        </w:numPr>
      </w:pPr>
      <w:bookmarkStart w:id="4002" w:name="_Toc381513646"/>
      <w:bookmarkStart w:id="4003" w:name="_Toc382202789"/>
      <w:bookmarkStart w:id="4004" w:name="_Toc382203009"/>
      <w:bookmarkStart w:id="4005" w:name="_Toc382212168"/>
      <w:bookmarkStart w:id="4006" w:name="_Toc382212374"/>
      <w:bookmarkStart w:id="4007" w:name="_Toc382291513"/>
      <w:bookmarkStart w:id="4008" w:name="_Toc385672150"/>
      <w:bookmarkStart w:id="4009" w:name="_Toc393690245"/>
      <w:bookmarkStart w:id="4010" w:name="_Ref455971379"/>
      <w:bookmarkStart w:id="4011" w:name="_Ref456011174"/>
      <w:bookmarkStart w:id="4012" w:name="_Toc472818783"/>
      <w:bookmarkStart w:id="4013" w:name="_Toc235503336"/>
      <w:bookmarkStart w:id="4014" w:name="_Toc241509111"/>
      <w:bookmarkStart w:id="4015" w:name="_Toc244416598"/>
      <w:bookmarkStart w:id="4016" w:name="_Toc276630962"/>
      <w:bookmarkStart w:id="4017" w:name="_Toc339020276"/>
      <w:bookmarkEnd w:id="3992"/>
      <w:bookmarkEnd w:id="3993"/>
      <w:bookmarkEnd w:id="3994"/>
      <w:bookmarkEnd w:id="3995"/>
      <w:bookmarkEnd w:id="3996"/>
      <w:bookmarkEnd w:id="3997"/>
      <w:bookmarkEnd w:id="3998"/>
      <w:bookmarkEnd w:id="3999"/>
      <w:bookmarkEnd w:id="4000"/>
      <w:bookmarkEnd w:id="4001"/>
      <w:r w:rsidRPr="00E77497">
        <w:t>8.</w:t>
      </w:r>
      <w:del w:id="4018" w:author="Rev 6 Allen Wirfs-Brock" w:date="2012-02-22T12:34:00Z">
        <w:r w:rsidRPr="00E77497" w:rsidDel="00F87676">
          <w:delText>7</w:delText>
        </w:r>
      </w:del>
      <w:ins w:id="4019" w:author="Rev 6 Allen Wirfs-Brock" w:date="2012-02-22T12:34:00Z">
        <w:r w:rsidR="00F87676">
          <w:t>9</w:t>
        </w:r>
      </w:ins>
      <w:r w:rsidRPr="00E77497">
        <w:t>.1</w:t>
      </w:r>
      <w:r w:rsidRPr="00E77497">
        <w:tab/>
        <w:t>GetValu</w:t>
      </w:r>
      <w:bookmarkEnd w:id="4002"/>
      <w:bookmarkEnd w:id="4003"/>
      <w:bookmarkEnd w:id="4004"/>
      <w:bookmarkEnd w:id="4005"/>
      <w:bookmarkEnd w:id="4006"/>
      <w:bookmarkEnd w:id="4007"/>
      <w:r w:rsidRPr="00E77497">
        <w:t>e (V</w:t>
      </w:r>
      <w:bookmarkEnd w:id="4008"/>
      <w:bookmarkEnd w:id="4009"/>
      <w:r w:rsidRPr="00E77497">
        <w:t>)</w:t>
      </w:r>
      <w:bookmarkStart w:id="4020" w:name="_Toc382212375"/>
      <w:bookmarkEnd w:id="4010"/>
      <w:bookmarkEnd w:id="4011"/>
      <w:bookmarkEnd w:id="4012"/>
      <w:bookmarkEnd w:id="4013"/>
      <w:bookmarkEnd w:id="4014"/>
      <w:bookmarkEnd w:id="4015"/>
      <w:bookmarkEnd w:id="4016"/>
      <w:bookmarkEnd w:id="4017"/>
    </w:p>
    <w:p w:rsidR="008C11D4" w:rsidRDefault="00B868C9" w:rsidP="00471CAA">
      <w:pPr>
        <w:pStyle w:val="Alg4"/>
        <w:numPr>
          <w:ilvl w:val="0"/>
          <w:numId w:val="332"/>
        </w:numPr>
        <w:rPr>
          <w:ins w:id="4021" w:author="Rev 6 Allen Wirfs-Brock" w:date="2012-02-16T13:32:00Z"/>
        </w:rPr>
      </w:pPr>
      <w:ins w:id="4022" w:author="Rev 6 Allen Wirfs-Brock" w:date="2012-02-23T13:09:00Z">
        <w:r>
          <w:t>ReturnIfAbrupt(</w:t>
        </w:r>
      </w:ins>
      <w:ins w:id="4023" w:author="Rev 6 Allen Wirfs-Brock" w:date="2012-02-16T13:32:00Z">
        <w:r w:rsidR="008C11D4" w:rsidRPr="008C11D4">
          <w:rPr>
            <w:i/>
          </w:rPr>
          <w:t>V</w:t>
        </w:r>
      </w:ins>
      <w:ins w:id="4024" w:author="Rev 6 Allen Wirfs-Brock" w:date="2012-02-23T13:10:00Z">
        <w:r>
          <w:t>)</w:t>
        </w:r>
      </w:ins>
      <w:ins w:id="4025" w:author="Rev 6 Allen Wirfs-Brock" w:date="2012-02-16T13:32:00Z">
        <w:r w:rsidR="008C11D4">
          <w:t>.</w:t>
        </w:r>
      </w:ins>
    </w:p>
    <w:p w:rsidR="00B35191" w:rsidDel="00A55C37" w:rsidRDefault="00F56AD5" w:rsidP="00471CAA">
      <w:pPr>
        <w:pStyle w:val="Alg4"/>
        <w:numPr>
          <w:ilvl w:val="0"/>
          <w:numId w:val="332"/>
        </w:numPr>
        <w:rPr>
          <w:ins w:id="4026" w:author="Rev 6 Allen Wirfs-Brock" w:date="2012-02-22T12:36:00Z"/>
          <w:del w:id="4027" w:author="Rev 7 Allen Wirfs-Brock" w:date="2012-04-09T16:02:00Z"/>
        </w:rPr>
      </w:pPr>
      <w:ins w:id="4028" w:author="Rev 6 Allen Wirfs-Brock" w:date="2012-02-22T12:57:00Z">
        <w:del w:id="4029" w:author="Rev 7 Allen Wirfs-Brock" w:date="2012-04-09T16:02:00Z">
          <w:r w:rsidDel="00A55C37">
            <w:delText xml:space="preserve">Let </w:delText>
          </w:r>
          <w:r w:rsidRPr="00B35191" w:rsidDel="00A55C37">
            <w:rPr>
              <w:i/>
            </w:rPr>
            <w:delText>V</w:delText>
          </w:r>
          <w:r w:rsidDel="00A55C37">
            <w:delText xml:space="preserve"> be NormalValue(</w:delText>
          </w:r>
          <w:r w:rsidRPr="00B35191" w:rsidDel="00A55C37">
            <w:rPr>
              <w:i/>
            </w:rPr>
            <w:delText>V</w:delText>
          </w:r>
          <w:r w:rsidDel="00A55C37">
            <w:delText>).</w:delText>
          </w:r>
        </w:del>
      </w:ins>
    </w:p>
    <w:p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4020"/>
      <w:r w:rsidRPr="00E77497">
        <w:t>.</w:t>
      </w:r>
      <w:bookmarkStart w:id="4030" w:name="_Toc382212376"/>
    </w:p>
    <w:p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4030"/>
      <w:r w:rsidRPr="00E77497">
        <w:t>.</w:t>
      </w:r>
      <w:bookmarkStart w:id="4031" w:name="_Toc382212377"/>
    </w:p>
    <w:p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4031"/>
      <w:r w:rsidRPr="00E77497">
        <w:t xml:space="preserve">throw a </w:t>
      </w:r>
      <w:r w:rsidRPr="00E77497">
        <w:rPr>
          <w:b/>
        </w:rPr>
        <w:t>ReferenceError</w:t>
      </w:r>
      <w:r w:rsidRPr="00E77497">
        <w:t xml:space="preserve"> exception.</w:t>
      </w:r>
      <w:bookmarkStart w:id="4032" w:name="_Toc382212378"/>
    </w:p>
    <w:p w:rsidR="004C02EF" w:rsidRPr="00E77497" w:rsidRDefault="004C02EF" w:rsidP="00471CAA">
      <w:pPr>
        <w:pStyle w:val="Alg4"/>
        <w:numPr>
          <w:ilvl w:val="0"/>
          <w:numId w:val="332"/>
        </w:numPr>
      </w:pPr>
      <w:r w:rsidRPr="00E77497">
        <w:t>If IsPropertyReference(</w:t>
      </w:r>
      <w:r w:rsidRPr="00E77497">
        <w:rPr>
          <w:i/>
        </w:rPr>
        <w:t>V</w:t>
      </w:r>
      <w:r w:rsidRPr="00E77497">
        <w:t>), then</w:t>
      </w:r>
    </w:p>
    <w:p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rsidR="00AD64E6" w:rsidRDefault="00AD64E6" w:rsidP="00471CAA">
      <w:pPr>
        <w:pStyle w:val="Alg4"/>
        <w:numPr>
          <w:ilvl w:val="1"/>
          <w:numId w:val="332"/>
        </w:numPr>
        <w:rPr>
          <w:ins w:id="4033" w:author="Rev 7 Allen Wirfs-Brock" w:date="2012-05-01T15:55:00Z"/>
        </w:rPr>
      </w:pPr>
      <w:ins w:id="4034" w:author="Rev 7 Allen Wirfs-Brock" w:date="2012-05-01T15:55:00Z">
        <w:r>
          <w:t>If IsSuperReference(</w:t>
        </w:r>
        <w:r w:rsidRPr="00B02127">
          <w:rPr>
            <w:i/>
          </w:rPr>
          <w:t>V</w:t>
        </w:r>
        <w:r>
          <w:t xml:space="preserve">) is </w:t>
        </w:r>
        <w:r w:rsidRPr="00B02127">
          <w:rPr>
            <w:b/>
          </w:rPr>
          <w:t>false</w:t>
        </w:r>
      </w:ins>
      <w:ins w:id="4035" w:author="Rev 7 Allen Wirfs-Brock" w:date="2012-05-01T15:56:00Z">
        <w:r w:rsidRPr="00B02127">
          <w:t>,</w:t>
        </w:r>
        <w:r>
          <w:rPr>
            <w:b/>
          </w:rPr>
          <w:t xml:space="preserve"> </w:t>
        </w:r>
        <w:r w:rsidRPr="00B02127">
          <w:t>then</w:t>
        </w:r>
      </w:ins>
      <w:ins w:id="4036" w:author="Rev 7 Allen Wirfs-Brock" w:date="2012-05-01T15:55:00Z">
        <w:r>
          <w:t xml:space="preserve"> </w:t>
        </w:r>
      </w:ins>
    </w:p>
    <w:p w:rsidR="004C02EF" w:rsidRPr="00E77497" w:rsidRDefault="004C02EF" w:rsidP="00B02127">
      <w:pPr>
        <w:pStyle w:val="Alg4"/>
        <w:numPr>
          <w:ilvl w:val="2"/>
          <w:numId w:val="332"/>
        </w:numPr>
      </w:pPr>
      <w:r w:rsidRPr="00E77497">
        <w:t xml:space="preserve">Return the result of calling </w:t>
      </w:r>
      <w:del w:id="4037" w:author="Rev 5 Allen Wirfs-Brock" w:date="2012-01-12T12:36:00Z">
        <w:r w:rsidRPr="00E77497" w:rsidDel="00AE79C3">
          <w:delText xml:space="preserve">the </w:delText>
        </w:r>
      </w:del>
      <w:r w:rsidRPr="00E77497">
        <w:rPr>
          <w:i/>
        </w:rPr>
        <w:t>get</w:t>
      </w:r>
      <w:r w:rsidRPr="00E77497">
        <w:t xml:space="preserve"> </w:t>
      </w:r>
      <w:ins w:id="4038" w:author="Rev 5 Allen Wirfs-Brock" w:date="2012-01-12T12:36:00Z">
        <w:r w:rsidR="00AE79C3">
          <w:t>a</w:t>
        </w:r>
      </w:ins>
      <w:ins w:id="4039" w:author="Rev 5 Allen Wirfs-Brock" w:date="2012-01-12T12:37:00Z">
        <w:r w:rsidR="00AE79C3">
          <w:t>s</w:t>
        </w:r>
      </w:ins>
      <w:ins w:id="4040" w:author="Rev 5 Allen Wirfs-Brock" w:date="2012-01-12T12:36:00Z">
        <w:r w:rsidR="00AE79C3">
          <w:t xml:space="preserve"> an </w:t>
        </w:r>
      </w:ins>
      <w:r w:rsidRPr="00E77497">
        <w:t xml:space="preserve">internal method </w:t>
      </w:r>
      <w:del w:id="4041" w:author="Rev 5 Allen Wirfs-Brock" w:date="2012-01-12T12:37:00Z">
        <w:r w:rsidRPr="00E77497" w:rsidDel="00AE79C3">
          <w:delText xml:space="preserve">using </w:delText>
        </w:r>
      </w:del>
      <w:ins w:id="4042" w:author="Rev 5 Allen Wirfs-Brock" w:date="2012-01-12T12:37:00Z">
        <w:r w:rsidR="00AE79C3">
          <w:t>of</w:t>
        </w:r>
        <w:r w:rsidR="00AE79C3" w:rsidRPr="00E77497">
          <w:t xml:space="preserve"> </w:t>
        </w:r>
      </w:ins>
      <w:r w:rsidRPr="00E77497">
        <w:rPr>
          <w:i/>
        </w:rPr>
        <w:t xml:space="preserve">base </w:t>
      </w:r>
      <w:del w:id="4043"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4032"/>
      <w:r w:rsidRPr="00E77497">
        <w:t>argument.</w:t>
      </w:r>
      <w:bookmarkStart w:id="4044" w:name="_Toc382212379"/>
    </w:p>
    <w:p w:rsidR="00AD64E6" w:rsidRPr="00AD64E6" w:rsidRDefault="00AD64E6" w:rsidP="00B02127">
      <w:pPr>
        <w:pStyle w:val="Alg4"/>
        <w:numPr>
          <w:ilvl w:val="1"/>
          <w:numId w:val="332"/>
        </w:numPr>
        <w:rPr>
          <w:ins w:id="4045" w:author="Rev 7 Allen Wirfs-Brock" w:date="2012-05-01T15:56:00Z"/>
        </w:rPr>
      </w:pPr>
      <w:ins w:id="4046" w:author="Rev 7 Allen Wirfs-Brock" w:date="2012-05-01T15:56:00Z">
        <w:r>
          <w:t>Else,</w:t>
        </w:r>
      </w:ins>
    </w:p>
    <w:p w:rsidR="00AD64E6" w:rsidRDefault="00AD64E6" w:rsidP="00B02127">
      <w:pPr>
        <w:pStyle w:val="Alg4"/>
        <w:numPr>
          <w:ilvl w:val="2"/>
          <w:numId w:val="332"/>
        </w:numPr>
        <w:rPr>
          <w:ins w:id="4047" w:author="Rev 7 Allen Wirfs-Brock" w:date="2012-05-01T15:58:00Z"/>
        </w:rPr>
      </w:pPr>
      <w:ins w:id="4048" w:author="Rev 7 Allen Wirfs-Brock" w:date="2012-05-01T15:58:00Z">
        <w:r w:rsidRPr="00E77497">
          <w:t xml:space="preserve">Return the result of calling </w:t>
        </w:r>
        <w:r w:rsidRPr="00E77497">
          <w:rPr>
            <w:i/>
          </w:rPr>
          <w:t>get</w:t>
        </w:r>
        <w:r w:rsidRPr="00E77497">
          <w:t xml:space="preserve"> </w:t>
        </w:r>
        <w:r>
          <w:t xml:space="preserve">as an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ins>
      <w:ins w:id="4049" w:author="Rev 9 Allen Wirfs-Brock" w:date="2012-07-07T16:41:00Z">
        <w:r w:rsidR="00625115">
          <w:t>Get</w:t>
        </w:r>
      </w:ins>
      <w:ins w:id="4050" w:author="Rev 7 Allen Wirfs-Brock" w:date="2012-05-01T15:59:00Z">
        <w:r>
          <w:t>ThisValue(</w:t>
        </w:r>
        <w:r w:rsidRPr="00250FC6">
          <w:rPr>
            <w:i/>
          </w:rPr>
          <w:t>V</w:t>
        </w:r>
        <w:r>
          <w:t>) as</w:t>
        </w:r>
      </w:ins>
      <w:ins w:id="4051" w:author="Rev 7 Allen Wirfs-Brock" w:date="2012-05-01T15:58:00Z">
        <w:r>
          <w:t xml:space="preserve"> the argument</w:t>
        </w:r>
      </w:ins>
      <w:ins w:id="4052" w:author="Rev 7 Allen Wirfs-Brock" w:date="2012-05-01T15:59:00Z">
        <w:r>
          <w:t>s</w:t>
        </w:r>
      </w:ins>
      <w:ins w:id="4053" w:author="Rev 7 Allen Wirfs-Brock" w:date="2012-05-01T15:58:00Z">
        <w:r>
          <w:t>.</w:t>
        </w:r>
      </w:ins>
    </w:p>
    <w:p w:rsidR="004C02EF" w:rsidRPr="00E77497" w:rsidRDefault="004C02EF" w:rsidP="00BE1C30">
      <w:pPr>
        <w:pStyle w:val="Alg4"/>
        <w:numPr>
          <w:ilvl w:val="0"/>
          <w:numId w:val="332"/>
        </w:numPr>
      </w:pPr>
      <w:r w:rsidRPr="00E77497">
        <w:t>Else</w:t>
      </w:r>
      <w:del w:id="4054" w:author="Rev 11 Allen Wirfs-Brock" w:date="2012-10-25T09:57:00Z">
        <w:r w:rsidRPr="00E77497" w:rsidDel="00BE1C30">
          <w:delText>,</w:delText>
        </w:r>
      </w:del>
      <w:r w:rsidRPr="00E77497">
        <w:t xml:space="preserve"> </w:t>
      </w:r>
      <w:r w:rsidRPr="00E77497">
        <w:rPr>
          <w:i/>
        </w:rPr>
        <w:t>base</w:t>
      </w:r>
      <w:r w:rsidRPr="00E77497">
        <w:t xml:space="preserve"> must be an environment record</w:t>
      </w:r>
      <w:ins w:id="4055" w:author="Rev 11 Allen Wirfs-Brock" w:date="2012-10-25T09:57:00Z">
        <w:r w:rsidR="00BE1C30" w:rsidRPr="00E77497">
          <w:t>,</w:t>
        </w:r>
      </w:ins>
      <w:del w:id="4056" w:author="Rev 11 Allen Wirfs-Brock" w:date="2012-10-25T09:57:00Z">
        <w:r w:rsidRPr="00E77497" w:rsidDel="00BE1C30">
          <w:delText>.</w:delText>
        </w:r>
      </w:del>
    </w:p>
    <w:p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4057" w:name="_Toc381513647"/>
      <w:bookmarkStart w:id="4058" w:name="_Toc382202790"/>
      <w:bookmarkStart w:id="4059" w:name="_Toc382203010"/>
      <w:bookmarkStart w:id="4060" w:name="_Toc382212169"/>
      <w:bookmarkStart w:id="4061" w:name="_Toc382212380"/>
      <w:bookmarkStart w:id="4062" w:name="_Toc382291514"/>
      <w:bookmarkStart w:id="4063" w:name="_Toc385672151"/>
      <w:bookmarkStart w:id="4064" w:name="_Toc393690246"/>
      <w:bookmarkEnd w:id="4044"/>
    </w:p>
    <w:p w:rsidR="004C02EF" w:rsidRPr="00E77497" w:rsidRDefault="004C02EF" w:rsidP="004C02EF">
      <w:r w:rsidRPr="00E77497">
        <w:t>The following [[Get]]</w:t>
      </w:r>
      <w:ins w:id="4065" w:author="Rev 7 Allen Wirfs-Brock" w:date="2012-05-01T16:00:00Z">
        <w:r w:rsidR="00AD64E6">
          <w:t>(P [, accessorThisValue])</w:t>
        </w:r>
      </w:ins>
      <w:r w:rsidRPr="00E77497">
        <w:t xml:space="preserve"> internal method is used by GetValue when </w:t>
      </w:r>
      <w:r w:rsidRPr="00E77497">
        <w:rPr>
          <w:rFonts w:ascii="Times New Roman" w:hAnsi="Times New Roman"/>
          <w:i/>
        </w:rPr>
        <w:t>V</w:t>
      </w:r>
      <w:r w:rsidRPr="00E77497">
        <w:t xml:space="preserve"> is a property reference with a primitive base value. </w:t>
      </w:r>
      <w:del w:id="4066"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4067" w:author="Rev 5 Allen Wirfs-Brock" w:date="2012-01-12T12:42:00Z">
        <w:r w:rsidRPr="00E77497" w:rsidDel="00AE79C3">
          <w:delText xml:space="preserve">as </w:delText>
        </w:r>
      </w:del>
      <w:ins w:id="4068" w:author="Rev 5 Allen Wirfs-Brock" w:date="2012-01-12T12:42:00Z">
        <w:r w:rsidR="00AE79C3">
          <w:t xml:space="preserve">is the value the internal method is called upon </w:t>
        </w:r>
      </w:ins>
      <w:del w:id="4069"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4070"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AD64E6" w:rsidRDefault="00AD64E6" w:rsidP="00AD64E6">
      <w:pPr>
        <w:pStyle w:val="Alg4"/>
        <w:numPr>
          <w:ilvl w:val="0"/>
          <w:numId w:val="342"/>
        </w:numPr>
        <w:spacing w:after="120"/>
        <w:contextualSpacing/>
        <w:rPr>
          <w:ins w:id="4071" w:author="Rev 7 Allen Wirfs-Brock" w:date="2012-05-01T16:00:00Z"/>
        </w:rPr>
      </w:pPr>
      <w:ins w:id="4072" w:author="Rev 7 Allen Wirfs-Brock" w:date="2012-05-01T16:02:00Z">
        <w:r>
          <w:t>If the</w:t>
        </w:r>
      </w:ins>
      <w:ins w:id="4073" w:author="Rev 7 Allen Wirfs-Brock" w:date="2012-05-01T16:00:00Z">
        <w:r>
          <w:t xml:space="preserve"> </w:t>
        </w:r>
        <w:r w:rsidRPr="00AD64E6">
          <w:rPr>
            <w:i/>
          </w:rPr>
          <w:t>accessorThisValue</w:t>
        </w:r>
        <w:r>
          <w:t xml:space="preserve"> </w:t>
        </w:r>
      </w:ins>
      <w:ins w:id="4074" w:author="Rev 7 Allen Wirfs-Brock" w:date="2012-05-01T16:02:00Z">
        <w:r>
          <w:t xml:space="preserve">argument </w:t>
        </w:r>
      </w:ins>
      <w:ins w:id="4075" w:author="Rev 7 Allen Wirfs-Brock" w:date="2012-05-01T16:00:00Z">
        <w:r>
          <w:t xml:space="preserve">is not present, let </w:t>
        </w:r>
        <w:r w:rsidRPr="00AD64E6">
          <w:rPr>
            <w:i/>
          </w:rPr>
          <w:t>accessorThisValue</w:t>
        </w:r>
        <w:r>
          <w:t xml:space="preserve"> be </w:t>
        </w:r>
        <w:r w:rsidRPr="00AD64E6">
          <w:rPr>
            <w:i/>
          </w:rPr>
          <w:t>base</w:t>
        </w:r>
      </w:ins>
    </w:p>
    <w:p w:rsidR="004C02EF" w:rsidRPr="00E77497" w:rsidRDefault="004C02EF" w:rsidP="00AF1A54">
      <w:pPr>
        <w:pStyle w:val="Alg4"/>
        <w:numPr>
          <w:ilvl w:val="0"/>
          <w:numId w:val="342"/>
        </w:numPr>
        <w:spacing w:after="120"/>
      </w:pPr>
      <w:r w:rsidRPr="00E77497">
        <w:lastRenderedPageBreak/>
        <w:t>Return the result</w:t>
      </w:r>
      <w:ins w:id="4076"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ins w:id="4077" w:author="Rev 7 Allen Wirfs-Brock" w:date="2012-05-01T16:13:00Z">
        <w:r w:rsidR="00B02127" w:rsidRPr="00AD64E6">
          <w:rPr>
            <w:i/>
          </w:rPr>
          <w:t>accessorThisValue</w:t>
        </w:r>
        <w:r w:rsidR="00B02127">
          <w:t xml:space="preserve"> </w:t>
        </w:r>
      </w:ins>
      <w:del w:id="4078" w:author="Rev 7 Allen Wirfs-Brock" w:date="2012-05-01T16:13:00Z">
        <w:r w:rsidRPr="00E77497" w:rsidDel="00B02127">
          <w:rPr>
            <w:i/>
          </w:rPr>
          <w:delText xml:space="preserve">base </w:delText>
        </w:r>
      </w:del>
      <w:r w:rsidRPr="00E77497">
        <w:t xml:space="preserve">as </w:t>
      </w:r>
      <w:ins w:id="4079" w:author="Rev 11 Allen Wirfs-Brock" w:date="2012-10-24T09:47:00Z">
        <w:r w:rsidR="00AF1A54" w:rsidRPr="006637C6">
          <w:rPr>
            <w:i/>
          </w:rPr>
          <w:t>this</w:t>
        </w:r>
        <w:r w:rsidR="00AF1A54">
          <w:rPr>
            <w:i/>
          </w:rPr>
          <w:t>Argument</w:t>
        </w:r>
        <w:r w:rsidR="00AF1A54" w:rsidRPr="00E77497">
          <w:t xml:space="preserve"> </w:t>
        </w:r>
      </w:ins>
      <w:del w:id="4080" w:author="Rev 11 Allen Wirfs-Brock" w:date="2012-10-24T09:47: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4081" w:author="Rev 11 Allen Wirfs-Brock" w:date="2012-10-24T09:47:00Z">
        <w:r w:rsidRPr="00E77497" w:rsidDel="00AF1A54">
          <w:delText xml:space="preserve">providing </w:delText>
        </w:r>
      </w:del>
      <w:ins w:id="4082" w:author="Rev 11 Allen Wirfs-Brock" w:date="2012-10-24T09:47:00Z">
        <w:r w:rsidR="00AF1A54">
          <w:t>an empty List</w:t>
        </w:r>
        <w:r w:rsidR="00AF1A54" w:rsidRPr="00E77497">
          <w:t xml:space="preserve"> </w:t>
        </w:r>
      </w:ins>
      <w:del w:id="4083" w:author="Rev 11 Allen Wirfs-Brock" w:date="2012-10-24T09:48:00Z">
        <w:r w:rsidRPr="00E77497" w:rsidDel="00AF1A54">
          <w:delText xml:space="preserve">no </w:delText>
        </w:r>
      </w:del>
      <w:ins w:id="4084" w:author="Rev 11 Allen Wirfs-Brock" w:date="2012-10-24T09:48:00Z">
        <w:r w:rsidR="00AF1A54">
          <w:t>as</w:t>
        </w:r>
        <w:r w:rsidR="00AF1A54" w:rsidRPr="00E77497">
          <w:t xml:space="preserve"> </w:t>
        </w:r>
      </w:ins>
      <w:r w:rsidRPr="005D449B">
        <w:rPr>
          <w:i/>
          <w:iCs/>
        </w:rPr>
        <w:t>arguments</w:t>
      </w:r>
      <w:ins w:id="4085" w:author="Rev 11 Allen Wirfs-Brock" w:date="2012-10-24T09:48:00Z">
        <w:r w:rsidR="00AF1A54">
          <w:rPr>
            <w:i/>
            <w:iCs/>
          </w:rPr>
          <w:t>List</w:t>
        </w:r>
      </w:ins>
      <w:r w:rsidRPr="00E77497">
        <w:t>.</w:t>
      </w:r>
    </w:p>
    <w:p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rsidR="004C02EF" w:rsidRPr="00E77497" w:rsidRDefault="004C02EF" w:rsidP="004C02EF">
      <w:pPr>
        <w:pStyle w:val="Heading3"/>
        <w:numPr>
          <w:ilvl w:val="0"/>
          <w:numId w:val="0"/>
        </w:numPr>
      </w:pPr>
      <w:bookmarkStart w:id="4086" w:name="_Ref455971381"/>
      <w:bookmarkStart w:id="4087" w:name="_Ref456011179"/>
      <w:bookmarkStart w:id="4088" w:name="_Toc472818784"/>
      <w:bookmarkStart w:id="4089" w:name="_Toc235503337"/>
      <w:bookmarkStart w:id="4090" w:name="_Toc241509112"/>
      <w:bookmarkStart w:id="4091" w:name="_Toc244416599"/>
      <w:bookmarkStart w:id="4092" w:name="_Toc276630963"/>
      <w:bookmarkStart w:id="4093" w:name="_Toc339020277"/>
      <w:r w:rsidRPr="00E77497">
        <w:t>8.</w:t>
      </w:r>
      <w:del w:id="4094" w:author="Rev 6 Allen Wirfs-Brock" w:date="2012-02-22T12:34:00Z">
        <w:r w:rsidRPr="00E77497" w:rsidDel="00F87676">
          <w:delText>7</w:delText>
        </w:r>
      </w:del>
      <w:ins w:id="4095" w:author="Rev 6 Allen Wirfs-Brock" w:date="2012-02-22T12:34:00Z">
        <w:r w:rsidR="00F87676">
          <w:t>9</w:t>
        </w:r>
      </w:ins>
      <w:r w:rsidRPr="00E77497">
        <w:t>.2</w:t>
      </w:r>
      <w:r w:rsidRPr="00E77497">
        <w:tab/>
        <w:t>PutValu</w:t>
      </w:r>
      <w:bookmarkEnd w:id="4057"/>
      <w:bookmarkEnd w:id="4058"/>
      <w:bookmarkEnd w:id="4059"/>
      <w:bookmarkEnd w:id="4060"/>
      <w:bookmarkEnd w:id="4061"/>
      <w:bookmarkEnd w:id="4062"/>
      <w:r w:rsidRPr="00E77497">
        <w:t>e (V, W</w:t>
      </w:r>
      <w:bookmarkEnd w:id="4063"/>
      <w:bookmarkEnd w:id="4064"/>
      <w:r w:rsidRPr="00E77497">
        <w:t>)</w:t>
      </w:r>
      <w:bookmarkStart w:id="4096" w:name="_Toc382212381"/>
      <w:bookmarkEnd w:id="4086"/>
      <w:bookmarkEnd w:id="4087"/>
      <w:bookmarkEnd w:id="4088"/>
      <w:bookmarkEnd w:id="4089"/>
      <w:bookmarkEnd w:id="4090"/>
      <w:bookmarkEnd w:id="4091"/>
      <w:bookmarkEnd w:id="4092"/>
      <w:bookmarkEnd w:id="4093"/>
    </w:p>
    <w:p w:rsidR="008C11D4" w:rsidRDefault="00B868C9" w:rsidP="008C11D4">
      <w:pPr>
        <w:pStyle w:val="Alg4"/>
        <w:numPr>
          <w:ilvl w:val="0"/>
          <w:numId w:val="333"/>
        </w:numPr>
        <w:rPr>
          <w:ins w:id="4097" w:author="Rev 6 Allen Wirfs-Brock" w:date="2012-02-16T13:34:00Z"/>
        </w:rPr>
      </w:pPr>
      <w:ins w:id="4098" w:author="Rev 6 Allen Wirfs-Brock" w:date="2012-02-23T13:10:00Z">
        <w:r>
          <w:t>ReturnIfAbrupt(</w:t>
        </w:r>
      </w:ins>
      <w:ins w:id="4099" w:author="Rev 6 Allen Wirfs-Brock" w:date="2012-02-16T13:34:00Z">
        <w:r w:rsidR="008C11D4" w:rsidRPr="008C11D4">
          <w:rPr>
            <w:i/>
          </w:rPr>
          <w:t>V</w:t>
        </w:r>
      </w:ins>
      <w:ins w:id="4100" w:author="Rev 6 Allen Wirfs-Brock" w:date="2012-02-23T13:10:00Z">
        <w:r>
          <w:t>)</w:t>
        </w:r>
      </w:ins>
      <w:ins w:id="4101" w:author="Rev 6 Allen Wirfs-Brock" w:date="2012-02-16T13:34:00Z">
        <w:r w:rsidR="008C11D4">
          <w:t>.</w:t>
        </w:r>
      </w:ins>
    </w:p>
    <w:p w:rsidR="00392591" w:rsidRDefault="00B868C9" w:rsidP="00392591">
      <w:pPr>
        <w:pStyle w:val="Alg4"/>
        <w:numPr>
          <w:ilvl w:val="0"/>
          <w:numId w:val="333"/>
        </w:numPr>
        <w:rPr>
          <w:ins w:id="4102" w:author="Rev 6 Allen Wirfs-Brock" w:date="2012-02-16T18:47:00Z"/>
        </w:rPr>
      </w:pPr>
      <w:ins w:id="4103" w:author="Rev 6 Allen Wirfs-Brock" w:date="2012-02-23T13:11:00Z">
        <w:r>
          <w:t>ReturnIfAbrupt(</w:t>
        </w:r>
      </w:ins>
      <w:ins w:id="4104" w:author="Rev 6 Allen Wirfs-Brock" w:date="2012-02-16T18:48:00Z">
        <w:r w:rsidR="00392591">
          <w:rPr>
            <w:i/>
          </w:rPr>
          <w:t>W</w:t>
        </w:r>
      </w:ins>
      <w:ins w:id="4105" w:author="Rev 6 Allen Wirfs-Brock" w:date="2012-02-23T13:11:00Z">
        <w:r>
          <w:t>)</w:t>
        </w:r>
      </w:ins>
      <w:ins w:id="4106" w:author="Rev 6 Allen Wirfs-Brock" w:date="2012-02-16T18:47:00Z">
        <w:r w:rsidR="00392591">
          <w:t>.</w:t>
        </w:r>
      </w:ins>
    </w:p>
    <w:p w:rsidR="00B35191" w:rsidDel="00A55C37" w:rsidRDefault="00F56AD5" w:rsidP="00B35191">
      <w:pPr>
        <w:pStyle w:val="Alg4"/>
        <w:numPr>
          <w:ilvl w:val="0"/>
          <w:numId w:val="333"/>
        </w:numPr>
        <w:rPr>
          <w:ins w:id="4107" w:author="Rev 6 Allen Wirfs-Brock" w:date="2012-02-22T12:41:00Z"/>
          <w:del w:id="4108" w:author="Rev 7 Allen Wirfs-Brock" w:date="2012-04-09T16:03:00Z"/>
        </w:rPr>
      </w:pPr>
      <w:ins w:id="4109" w:author="Rev 6 Allen Wirfs-Brock" w:date="2012-02-22T12:56:00Z">
        <w:del w:id="4110" w:author="Rev 7 Allen Wirfs-Brock" w:date="2012-04-09T16:03:00Z">
          <w:r w:rsidDel="00A55C37">
            <w:delText>L</w:delText>
          </w:r>
        </w:del>
      </w:ins>
      <w:ins w:id="4111" w:author="Rev 6 Allen Wirfs-Brock" w:date="2012-02-22T12:41:00Z">
        <w:del w:id="4112" w:author="Rev 7 Allen Wirfs-Brock" w:date="2012-04-09T16:03:00Z">
          <w:r w:rsidR="00B35191" w:rsidDel="00A55C37">
            <w:delText xml:space="preserve">et </w:delText>
          </w:r>
          <w:r w:rsidR="00B35191" w:rsidRPr="00B35191" w:rsidDel="00A55C37">
            <w:rPr>
              <w:i/>
            </w:rPr>
            <w:delText>V</w:delText>
          </w:r>
          <w:r w:rsidR="00B35191" w:rsidDel="00A55C37">
            <w:delText xml:space="preserve"> be </w:delText>
          </w:r>
        </w:del>
      </w:ins>
      <w:ins w:id="4113" w:author="Rev 6 Allen Wirfs-Brock" w:date="2012-02-22T12:56:00Z">
        <w:del w:id="4114" w:author="Rev 7 Allen Wirfs-Brock" w:date="2012-04-09T16:03:00Z">
          <w:r w:rsidDel="00A55C37">
            <w:delText>NormalValue(</w:delText>
          </w:r>
        </w:del>
      </w:ins>
      <w:ins w:id="4115" w:author="Rev 6 Allen Wirfs-Brock" w:date="2012-02-22T12:41:00Z">
        <w:del w:id="4116" w:author="Rev 7 Allen Wirfs-Brock" w:date="2012-04-09T16:03:00Z">
          <w:r w:rsidR="00B35191" w:rsidRPr="00B35191" w:rsidDel="00A55C37">
            <w:rPr>
              <w:i/>
            </w:rPr>
            <w:delText>V</w:delText>
          </w:r>
        </w:del>
      </w:ins>
      <w:ins w:id="4117" w:author="Rev 6 Allen Wirfs-Brock" w:date="2012-02-22T12:56:00Z">
        <w:del w:id="4118" w:author="Rev 7 Allen Wirfs-Brock" w:date="2012-04-09T16:03:00Z">
          <w:r w:rsidDel="00A55C37">
            <w:delText>).</w:delText>
          </w:r>
        </w:del>
      </w:ins>
    </w:p>
    <w:p w:rsidR="00F56AD5" w:rsidDel="00A55C37" w:rsidRDefault="00F56AD5" w:rsidP="00F56AD5">
      <w:pPr>
        <w:pStyle w:val="Alg4"/>
        <w:numPr>
          <w:ilvl w:val="0"/>
          <w:numId w:val="333"/>
        </w:numPr>
        <w:rPr>
          <w:ins w:id="4119" w:author="Rev 6 Allen Wirfs-Brock" w:date="2012-02-22T12:56:00Z"/>
          <w:del w:id="4120" w:author="Rev 7 Allen Wirfs-Brock" w:date="2012-04-09T16:03:00Z"/>
        </w:rPr>
      </w:pPr>
      <w:ins w:id="4121" w:author="Rev 6 Allen Wirfs-Brock" w:date="2012-02-22T12:56:00Z">
        <w:del w:id="4122" w:author="Rev 7 Allen Wirfs-Brock" w:date="2012-04-09T16:03:00Z">
          <w:r w:rsidDel="00A55C37">
            <w:delText xml:space="preserve">Let </w:delText>
          </w:r>
          <w:r w:rsidDel="00A55C37">
            <w:rPr>
              <w:i/>
            </w:rPr>
            <w:delText>W</w:delText>
          </w:r>
          <w:r w:rsidDel="00A55C37">
            <w:delText xml:space="preserve"> be NormalValue(</w:delText>
          </w:r>
          <w:r w:rsidDel="00A55C37">
            <w:rPr>
              <w:i/>
            </w:rPr>
            <w:delText>W</w:delText>
          </w:r>
          <w:r w:rsidDel="00A55C37">
            <w:delText>).</w:delText>
          </w:r>
        </w:del>
      </w:ins>
    </w:p>
    <w:p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rsidR="004C02EF" w:rsidRPr="00E77497" w:rsidRDefault="004C02EF" w:rsidP="00471CAA">
      <w:pPr>
        <w:pStyle w:val="Alg4"/>
        <w:numPr>
          <w:ilvl w:val="0"/>
          <w:numId w:val="333"/>
        </w:numPr>
      </w:pPr>
      <w:r w:rsidRPr="00E77497">
        <w:t>If IsUnresolvableReference(</w:t>
      </w:r>
      <w:r w:rsidRPr="00E77497">
        <w:rPr>
          <w:i/>
        </w:rPr>
        <w:t>V</w:t>
      </w:r>
      <w:r w:rsidRPr="00E77497">
        <w:t>), then</w:t>
      </w:r>
    </w:p>
    <w:p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rsidR="004C02EF" w:rsidRPr="00E77497" w:rsidRDefault="004C02EF" w:rsidP="00471CAA">
      <w:pPr>
        <w:pStyle w:val="Alg4"/>
        <w:numPr>
          <w:ilvl w:val="1"/>
          <w:numId w:val="333"/>
        </w:numPr>
      </w:pPr>
      <w:del w:id="4123" w:author="Rev 6 Allen Wirfs-Brock" w:date="2012-02-22T13:06:00Z">
        <w:r w:rsidRPr="00E77497" w:rsidDel="00FB01DF">
          <w:delText xml:space="preserve">Call </w:delText>
        </w:r>
      </w:del>
      <w:ins w:id="4124"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rsidR="004C02EF" w:rsidRPr="00E77497" w:rsidRDefault="004C02EF" w:rsidP="00471CAA">
      <w:pPr>
        <w:pStyle w:val="Alg4"/>
        <w:numPr>
          <w:ilvl w:val="0"/>
          <w:numId w:val="333"/>
        </w:numPr>
      </w:pPr>
      <w:r w:rsidRPr="00E77497">
        <w:t>Else if IsPropertyReference(</w:t>
      </w:r>
      <w:r w:rsidRPr="00E77497">
        <w:rPr>
          <w:i/>
        </w:rPr>
        <w:t>V</w:t>
      </w:r>
      <w:r w:rsidRPr="00E77497">
        <w:t>), then</w:t>
      </w:r>
    </w:p>
    <w:p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rsidR="00B02127" w:rsidRDefault="00B02127" w:rsidP="00B02127">
      <w:pPr>
        <w:pStyle w:val="Alg4"/>
        <w:numPr>
          <w:ilvl w:val="1"/>
          <w:numId w:val="333"/>
        </w:numPr>
        <w:rPr>
          <w:ins w:id="4125" w:author="Rev 7 Allen Wirfs-Brock" w:date="2012-05-01T16:05:00Z"/>
        </w:rPr>
      </w:pPr>
      <w:ins w:id="4126" w:author="Rev 7 Allen Wirfs-Brock" w:date="2012-05-01T16:05:00Z">
        <w:r>
          <w:t>If IsSuperReference(</w:t>
        </w:r>
        <w:r w:rsidRPr="00B02127">
          <w:rPr>
            <w:i/>
          </w:rPr>
          <w:t>V</w:t>
        </w:r>
        <w:r>
          <w:t xml:space="preserve">) is </w:t>
        </w:r>
        <w:r w:rsidRPr="00B02127">
          <w:rPr>
            <w:b/>
          </w:rPr>
          <w:t>false</w:t>
        </w:r>
        <w:r w:rsidRPr="00B02127">
          <w:t>,</w:t>
        </w:r>
        <w:r>
          <w:rPr>
            <w:b/>
          </w:rPr>
          <w:t xml:space="preserve"> </w:t>
        </w:r>
        <w:r w:rsidRPr="00B02127">
          <w:t>then</w:t>
        </w:r>
        <w:r>
          <w:t xml:space="preserve"> </w:t>
        </w:r>
      </w:ins>
    </w:p>
    <w:p w:rsidR="004C02EF" w:rsidRPr="00E77497" w:rsidRDefault="00627D24" w:rsidP="006A77CE">
      <w:pPr>
        <w:pStyle w:val="Alg4"/>
        <w:numPr>
          <w:ilvl w:val="2"/>
          <w:numId w:val="333"/>
        </w:numPr>
      </w:pPr>
      <w:ins w:id="4127" w:author="Rev 6 Allen Wirfs-Brock" w:date="2012-02-22T13:07:00Z">
        <w:r>
          <w:t>Return the result of calling</w:t>
        </w:r>
        <w:r w:rsidRPr="00E77497" w:rsidDel="00627D24">
          <w:t xml:space="preserve"> </w:t>
        </w:r>
      </w:ins>
      <w:del w:id="4128" w:author="Rev 6 Allen Wirfs-Brock" w:date="2012-02-22T13:07:00Z">
        <w:r w:rsidR="004C02EF" w:rsidRPr="00E77497" w:rsidDel="00627D24">
          <w:delText xml:space="preserve">Call </w:delText>
        </w:r>
      </w:del>
      <w:del w:id="4129" w:author="Rev 5 Allen Wirfs-Brock" w:date="2012-01-12T12:38:00Z">
        <w:r w:rsidR="004C02EF" w:rsidRPr="00E77497" w:rsidDel="00AE79C3">
          <w:delText xml:space="preserve">the </w:delText>
        </w:r>
      </w:del>
      <w:r w:rsidR="004C02EF" w:rsidRPr="00E77497">
        <w:rPr>
          <w:i/>
        </w:rPr>
        <w:t xml:space="preserve">put </w:t>
      </w:r>
      <w:ins w:id="4130" w:author="Rev 5 Allen Wirfs-Brock" w:date="2012-01-12T12:38:00Z">
        <w:r w:rsidR="00AE79C3" w:rsidRPr="00AE79C3">
          <w:t>as an</w:t>
        </w:r>
        <w:r w:rsidR="00AE79C3">
          <w:rPr>
            <w:i/>
          </w:rPr>
          <w:t xml:space="preserve"> </w:t>
        </w:r>
      </w:ins>
      <w:r w:rsidR="004C02EF" w:rsidRPr="00E77497">
        <w:t xml:space="preserve">internal method </w:t>
      </w:r>
      <w:del w:id="4131" w:author="Rev 5 Allen Wirfs-Brock" w:date="2012-01-12T12:39:00Z">
        <w:r w:rsidR="004C02EF" w:rsidRPr="00E77497" w:rsidDel="00AE79C3">
          <w:delText xml:space="preserve">using </w:delText>
        </w:r>
      </w:del>
      <w:ins w:id="4132" w:author="Rev 5 Allen Wirfs-Brock" w:date="2012-01-12T12:39:00Z">
        <w:r w:rsidR="00AE79C3">
          <w:t>of</w:t>
        </w:r>
        <w:r w:rsidR="00AE79C3" w:rsidRPr="00E77497">
          <w:t xml:space="preserve"> </w:t>
        </w:r>
      </w:ins>
      <w:r w:rsidR="004C02EF" w:rsidRPr="00E77497">
        <w:rPr>
          <w:i/>
        </w:rPr>
        <w:t xml:space="preserve">base </w:t>
      </w:r>
      <w:del w:id="4133"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rsidR="00B02127" w:rsidRPr="00AD64E6" w:rsidRDefault="00B02127" w:rsidP="00B02127">
      <w:pPr>
        <w:pStyle w:val="Alg4"/>
        <w:numPr>
          <w:ilvl w:val="1"/>
          <w:numId w:val="333"/>
        </w:numPr>
        <w:rPr>
          <w:ins w:id="4134" w:author="Rev 7 Allen Wirfs-Brock" w:date="2012-05-01T16:06:00Z"/>
        </w:rPr>
      </w:pPr>
      <w:ins w:id="4135" w:author="Rev 7 Allen Wirfs-Brock" w:date="2012-05-01T16:06:00Z">
        <w:r>
          <w:t>Else,</w:t>
        </w:r>
      </w:ins>
    </w:p>
    <w:p w:rsidR="00B02127" w:rsidRDefault="00B02127" w:rsidP="00B02127">
      <w:pPr>
        <w:pStyle w:val="Alg4"/>
        <w:numPr>
          <w:ilvl w:val="2"/>
          <w:numId w:val="333"/>
        </w:numPr>
        <w:rPr>
          <w:ins w:id="4136" w:author="Rev 7 Allen Wirfs-Brock" w:date="2012-05-01T16:06:00Z"/>
        </w:rPr>
      </w:pPr>
      <w:ins w:id="4137" w:author="Rev 7 Allen Wirfs-Brock" w:date="2012-05-01T16:06:00Z">
        <w:r w:rsidRPr="00E77497">
          <w:t xml:space="preserve">Return the result of calling </w:t>
        </w:r>
        <w:r w:rsidRPr="00E77497">
          <w:rPr>
            <w:i/>
          </w:rPr>
          <w:t xml:space="preserve">put </w:t>
        </w:r>
        <w:r w:rsidRPr="00AE79C3">
          <w:t>as an</w:t>
        </w:r>
        <w:r>
          <w:rPr>
            <w:i/>
          </w:rP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for the property name, </w:t>
        </w:r>
        <w:r w:rsidRPr="00E77497">
          <w:rPr>
            <w:i/>
          </w:rPr>
          <w:t xml:space="preserve">W </w:t>
        </w:r>
        <w:r w:rsidRPr="00E77497">
          <w:t>for the value, IsStrictReference(</w:t>
        </w:r>
        <w:r w:rsidRPr="00E77497">
          <w:rPr>
            <w:i/>
          </w:rPr>
          <w:t>V</w:t>
        </w:r>
        <w:r w:rsidRPr="00E77497">
          <w:t>)</w:t>
        </w:r>
      </w:ins>
      <w:ins w:id="4138" w:author="Rev 7 Allen Wirfs-Brock" w:date="2012-05-01T16:07:00Z">
        <w:r>
          <w:t xml:space="preserve"> </w:t>
        </w:r>
      </w:ins>
      <w:ins w:id="4139" w:author="Rev 7 Allen Wirfs-Brock" w:date="2012-05-01T16:06:00Z">
        <w:r w:rsidRPr="00E77497">
          <w:t xml:space="preserve"> for the </w:t>
        </w:r>
        <w:r w:rsidRPr="00E77497">
          <w:rPr>
            <w:i/>
          </w:rPr>
          <w:t xml:space="preserve">Throw </w:t>
        </w:r>
        <w:r w:rsidRPr="00E77497">
          <w:t>flag</w:t>
        </w:r>
      </w:ins>
      <w:ins w:id="4140" w:author="Rev 7 Allen Wirfs-Brock" w:date="2012-05-01T16:07:00Z">
        <w:r>
          <w:t xml:space="preserve">, and </w:t>
        </w:r>
      </w:ins>
      <w:ins w:id="4141" w:author="Rev 9 Allen Wirfs-Brock" w:date="2012-07-07T16:43:00Z">
        <w:r w:rsidR="00625115">
          <w:t>Get</w:t>
        </w:r>
      </w:ins>
      <w:ins w:id="4142" w:author="Rev 7 Allen Wirfs-Brock" w:date="2012-05-01T16:07:00Z">
        <w:r>
          <w:t>ThisValue(</w:t>
        </w:r>
        <w:r w:rsidRPr="00250FC6">
          <w:rPr>
            <w:i/>
          </w:rPr>
          <w:t>V</w:t>
        </w:r>
        <w:r>
          <w:t xml:space="preserve">) as the </w:t>
        </w:r>
        <w:r w:rsidRPr="00B02127">
          <w:rPr>
            <w:i/>
          </w:rPr>
          <w:t>accessorThisValue</w:t>
        </w:r>
        <w:r>
          <w:t xml:space="preserve"> argument.</w:t>
        </w:r>
      </w:ins>
    </w:p>
    <w:p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rsidR="004C02EF" w:rsidRPr="00E77497" w:rsidRDefault="00627D24" w:rsidP="00471CAA">
      <w:pPr>
        <w:pStyle w:val="Alg4"/>
        <w:numPr>
          <w:ilvl w:val="1"/>
          <w:numId w:val="333"/>
        </w:numPr>
      </w:pPr>
      <w:ins w:id="4143" w:author="Rev 6 Allen Wirfs-Brock" w:date="2012-02-22T13:07:00Z">
        <w:r>
          <w:t>Return the result of calling</w:t>
        </w:r>
        <w:r w:rsidRPr="00E77497" w:rsidDel="00627D24">
          <w:t xml:space="preserve"> </w:t>
        </w:r>
      </w:ins>
      <w:del w:id="4144"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rsidR="004C02EF" w:rsidRPr="00E77497" w:rsidRDefault="004C02EF" w:rsidP="00471CAA">
      <w:pPr>
        <w:pStyle w:val="Alg4"/>
        <w:numPr>
          <w:ilvl w:val="0"/>
          <w:numId w:val="333"/>
        </w:numPr>
        <w:spacing w:after="120"/>
      </w:pPr>
      <w:r w:rsidRPr="00E77497">
        <w:t>Return</w:t>
      </w:r>
      <w:ins w:id="4145" w:author="Rev 6 Allen Wirfs-Brock" w:date="2012-02-22T13:08:00Z">
        <w:r w:rsidR="00627D24">
          <w:t xml:space="preserve"> </w:t>
        </w:r>
        <w:r w:rsidR="00627D24" w:rsidRPr="00627D24">
          <w:rPr>
            <w:b/>
          </w:rPr>
          <w:t>undefined</w:t>
        </w:r>
      </w:ins>
      <w:r w:rsidRPr="00E77497">
        <w:t>.</w:t>
      </w:r>
    </w:p>
    <w:p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4146"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4147" w:author="Rev 5 Allen Wirfs-Brock" w:date="2012-01-12T12:44:00Z">
        <w:r w:rsidR="00AE79C3">
          <w:t xml:space="preserve">is the value the internal method is called upon </w:t>
        </w:r>
      </w:ins>
      <w:del w:id="4148"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4149"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w:t>
      </w:r>
      <w:ins w:id="4150" w:author="Rev 7 Allen Wirfs-Brock" w:date="2012-05-01T16:10:00Z">
        <w:r w:rsidR="00B02127">
          <w:t xml:space="preserve">required </w:t>
        </w:r>
      </w:ins>
      <w:r w:rsidRPr="00E77497">
        <w:t>arguments</w:t>
      </w:r>
      <w:ins w:id="4151" w:author="Rev 7 Allen Wirfs-Brock" w:date="2012-05-01T16:10:00Z">
        <w:r w:rsidR="00B02127">
          <w:t xml:space="preserve"> and optional argument </w:t>
        </w:r>
        <w:r w:rsidR="00B02127" w:rsidRPr="00B02127">
          <w:rPr>
            <w:rFonts w:ascii="Times New Roman" w:hAnsi="Times New Roman"/>
            <w:i/>
          </w:rPr>
          <w:t>accessorThisValue</w:t>
        </w:r>
      </w:ins>
      <w:r w:rsidRPr="00E77497">
        <w:t>. The following steps are taken:</w:t>
      </w:r>
    </w:p>
    <w:p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rsidR="004C02EF" w:rsidRPr="00E77497" w:rsidRDefault="004C02EF" w:rsidP="00471CAA">
      <w:pPr>
        <w:pStyle w:val="Alg4"/>
        <w:numPr>
          <w:ilvl w:val="1"/>
          <w:numId w:val="334"/>
        </w:numPr>
      </w:pPr>
      <w:r w:rsidRPr="00E77497">
        <w:t>Else return</w:t>
      </w:r>
      <w:ins w:id="4152" w:author="Rev 6 Allen Wirfs-Brock" w:date="2012-02-22T13:10:00Z">
        <w:r w:rsidR="00627D24">
          <w:t xml:space="preserve"> </w:t>
        </w:r>
        <w:r w:rsidR="00627D24" w:rsidRPr="006A5E27">
          <w:rPr>
            <w:b/>
          </w:rPr>
          <w:t>undefined</w:t>
        </w:r>
      </w:ins>
      <w:r w:rsidRPr="00E77497">
        <w:t>.</w:t>
      </w:r>
    </w:p>
    <w:p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6A77CE">
        <w:t>exception</w:t>
      </w:r>
      <w:r w:rsidRPr="00E77497">
        <w:t>.</w:t>
      </w:r>
    </w:p>
    <w:p w:rsidR="004C02EF" w:rsidRPr="00E77497" w:rsidRDefault="004C02EF" w:rsidP="00471CAA">
      <w:pPr>
        <w:pStyle w:val="Alg4"/>
        <w:numPr>
          <w:ilvl w:val="1"/>
          <w:numId w:val="334"/>
        </w:numPr>
      </w:pPr>
      <w:r w:rsidRPr="00E77497">
        <w:t>Else return</w:t>
      </w:r>
      <w:ins w:id="4153" w:author="Rev 6 Allen Wirfs-Brock" w:date="2012-02-22T13:09:00Z">
        <w:r w:rsidR="00627D24" w:rsidRPr="00627D24">
          <w:rPr>
            <w:b/>
          </w:rPr>
          <w:t xml:space="preserve"> </w:t>
        </w:r>
        <w:r w:rsidR="00627D24" w:rsidRPr="006A5E27">
          <w:rPr>
            <w:b/>
          </w:rPr>
          <w:t>undefined</w:t>
        </w:r>
      </w:ins>
      <w:r w:rsidRPr="00E77497">
        <w:t>.</w:t>
      </w:r>
    </w:p>
    <w:p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rsidR="00B02127" w:rsidRDefault="00B02127" w:rsidP="00B02127">
      <w:pPr>
        <w:pStyle w:val="Alg4"/>
        <w:numPr>
          <w:ilvl w:val="1"/>
          <w:numId w:val="334"/>
        </w:numPr>
        <w:spacing w:after="120"/>
        <w:contextualSpacing/>
        <w:rPr>
          <w:ins w:id="4154" w:author="Rev 7 Allen Wirfs-Brock" w:date="2012-05-01T16:12:00Z"/>
        </w:rPr>
      </w:pPr>
      <w:ins w:id="4155" w:author="Rev 7 Allen Wirfs-Brock" w:date="2012-05-01T16:12:00Z">
        <w:r>
          <w:t xml:space="preserve">If </w:t>
        </w:r>
        <w:r>
          <w:rPr>
            <w:i/>
          </w:rPr>
          <w:t>accessorT</w:t>
        </w:r>
        <w:r w:rsidRPr="00791170">
          <w:rPr>
            <w:i/>
          </w:rPr>
          <w:t>hisValue</w:t>
        </w:r>
        <w:r>
          <w:t xml:space="preserve"> is not present, then let </w:t>
        </w:r>
        <w:r>
          <w:rPr>
            <w:i/>
          </w:rPr>
          <w:t>accessorT</w:t>
        </w:r>
        <w:r w:rsidRPr="00791170">
          <w:rPr>
            <w:i/>
          </w:rPr>
          <w:t>hisValue</w:t>
        </w:r>
        <w:r>
          <w:t xml:space="preserve"> be </w:t>
        </w:r>
        <w:r>
          <w:rPr>
            <w:i/>
          </w:rPr>
          <w:t>base</w:t>
        </w:r>
        <w:r>
          <w:t>.</w:t>
        </w:r>
      </w:ins>
    </w:p>
    <w:p w:rsidR="004C02EF" w:rsidRPr="00E77497" w:rsidRDefault="004C02EF" w:rsidP="00AF1A54">
      <w:pPr>
        <w:pStyle w:val="Alg4"/>
        <w:numPr>
          <w:ilvl w:val="1"/>
          <w:numId w:val="334"/>
        </w:numPr>
      </w:pPr>
      <w:del w:id="4156" w:author="Rev 6 Allen Wirfs-Brock" w:date="2012-02-22T13:06:00Z">
        <w:r w:rsidRPr="00E77497" w:rsidDel="00FB01DF">
          <w:delText xml:space="preserve">Call </w:delText>
        </w:r>
      </w:del>
      <w:ins w:id="4157"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del w:id="4158" w:author="Rev 7 Allen Wirfs-Brock" w:date="2012-05-01T16:12:00Z">
        <w:r w:rsidRPr="00E77497" w:rsidDel="00B02127">
          <w:rPr>
            <w:i/>
          </w:rPr>
          <w:delText>base</w:delText>
        </w:r>
        <w:r w:rsidRPr="00E77497" w:rsidDel="00B02127">
          <w:delText xml:space="preserve"> </w:delText>
        </w:r>
      </w:del>
      <w:ins w:id="4159" w:author="Rev 7 Allen Wirfs-Brock" w:date="2012-05-01T16:12:00Z">
        <w:r w:rsidR="00B02127">
          <w:rPr>
            <w:i/>
          </w:rPr>
          <w:t>accessorThisValue</w:t>
        </w:r>
        <w:r w:rsidR="00B02127" w:rsidRPr="00E77497">
          <w:t xml:space="preserve"> </w:t>
        </w:r>
      </w:ins>
      <w:r w:rsidRPr="00E77497">
        <w:t xml:space="preserve">as </w:t>
      </w:r>
      <w:ins w:id="4160" w:author="Rev 11 Allen Wirfs-Brock" w:date="2012-10-24T09:50:00Z">
        <w:r w:rsidR="00AF1A54" w:rsidRPr="006637C6">
          <w:rPr>
            <w:i/>
          </w:rPr>
          <w:t>this</w:t>
        </w:r>
        <w:r w:rsidR="00AF1A54">
          <w:rPr>
            <w:i/>
          </w:rPr>
          <w:t>Argument</w:t>
        </w:r>
        <w:r w:rsidR="00AF1A54" w:rsidRPr="00E77497">
          <w:t xml:space="preserve"> </w:t>
        </w:r>
      </w:ins>
      <w:del w:id="4161" w:author="Rev 11 Allen Wirfs-Brock" w:date="2012-10-24T09:50: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4162" w:author="Rev 11 Allen Wirfs-Brock" w:date="2012-10-24T09:50:00Z">
        <w:r w:rsidRPr="00E77497" w:rsidDel="00AF1A54">
          <w:delText>an argument</w:delText>
        </w:r>
      </w:del>
      <w:ins w:id="4163" w:author="Rev 11 Allen Wirfs-Brock" w:date="2012-10-24T09:50:00Z">
        <w:r w:rsidR="00AF1A54">
          <w:t>a</w:t>
        </w:r>
      </w:ins>
      <w:r w:rsidRPr="00E77497">
        <w:t xml:space="preserve"> </w:t>
      </w:r>
      <w:del w:id="4164" w:author="Rev 11 Allen Wirfs-Brock" w:date="2012-10-24T09:50:00Z">
        <w:r w:rsidRPr="00E77497" w:rsidDel="00AF1A54">
          <w:delText xml:space="preserve">list </w:delText>
        </w:r>
      </w:del>
      <w:ins w:id="4165" w:author="Rev 11 Allen Wirfs-Brock" w:date="2012-10-24T09:50:00Z">
        <w:r w:rsidR="00AF1A54">
          <w:t>L</w:t>
        </w:r>
        <w:r w:rsidR="00AF1A54" w:rsidRPr="00E77497">
          <w:t xml:space="preserve">st </w:t>
        </w:r>
      </w:ins>
      <w:r w:rsidRPr="00E77497">
        <w:t xml:space="preserve">containing only </w:t>
      </w:r>
      <w:r w:rsidRPr="00E77497">
        <w:rPr>
          <w:i/>
        </w:rPr>
        <w:t>W</w:t>
      </w:r>
      <w:ins w:id="4166" w:author="Rev 11 Allen Wirfs-Brock" w:date="2012-10-24T09:50:00Z">
        <w:r w:rsidR="00AF1A54">
          <w:rPr>
            <w:iCs/>
          </w:rPr>
          <w:t xml:space="preserve"> as </w:t>
        </w:r>
        <w:r w:rsidR="00AF1A54">
          <w:rPr>
            <w:i/>
          </w:rPr>
          <w:t>argumentsList</w:t>
        </w:r>
      </w:ins>
      <w:r w:rsidRPr="00E77497">
        <w:t>.</w:t>
      </w:r>
    </w:p>
    <w:p w:rsidR="004C02EF" w:rsidRPr="00E77497" w:rsidRDefault="004C02EF" w:rsidP="00BE1C30">
      <w:pPr>
        <w:pStyle w:val="Alg4"/>
        <w:numPr>
          <w:ilvl w:val="0"/>
          <w:numId w:val="334"/>
        </w:numPr>
      </w:pPr>
      <w:r w:rsidRPr="00E77497">
        <w:t>Else</w:t>
      </w:r>
      <w:del w:id="4167" w:author="Rev 11 Allen Wirfs-Brock" w:date="2012-10-25T09:58:00Z">
        <w:r w:rsidRPr="00E77497" w:rsidDel="00BE1C30">
          <w:delText>,</w:delText>
        </w:r>
      </w:del>
      <w:r w:rsidRPr="00E77497">
        <w:t xml:space="preserve"> this is a request to create an own property on the transient object </w:t>
      </w:r>
      <w:r w:rsidRPr="00E77497">
        <w:rPr>
          <w:i/>
        </w:rPr>
        <w:t>O</w:t>
      </w:r>
      <w:ins w:id="4168" w:author="Rev 11 Allen Wirfs-Brock" w:date="2012-10-25T09:58:00Z">
        <w:r w:rsidR="00BE1C30" w:rsidRPr="00E77497">
          <w:t>,</w:t>
        </w:r>
      </w:ins>
    </w:p>
    <w:p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rsidR="004C02EF" w:rsidRPr="00E77497" w:rsidRDefault="004C02EF" w:rsidP="00471CAA">
      <w:pPr>
        <w:pStyle w:val="Alg4"/>
        <w:numPr>
          <w:ilvl w:val="0"/>
          <w:numId w:val="334"/>
        </w:numPr>
        <w:spacing w:after="120"/>
      </w:pPr>
      <w:r w:rsidRPr="00E77497">
        <w:t>Return</w:t>
      </w:r>
      <w:ins w:id="4169" w:author="Rev 6 Allen Wirfs-Brock" w:date="2012-02-22T13:09:00Z">
        <w:r w:rsidR="00627D24">
          <w:t xml:space="preserve"> </w:t>
        </w:r>
        <w:r w:rsidR="00627D24" w:rsidRPr="006A5E27">
          <w:rPr>
            <w:b/>
          </w:rPr>
          <w:t>undefined</w:t>
        </w:r>
      </w:ins>
      <w:r w:rsidRPr="00E77497">
        <w:t>.</w:t>
      </w:r>
    </w:p>
    <w:p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rsidR="0012147D" w:rsidRPr="00E77497" w:rsidRDefault="0012147D" w:rsidP="0012147D">
      <w:pPr>
        <w:pStyle w:val="Heading3"/>
        <w:numPr>
          <w:ilvl w:val="0"/>
          <w:numId w:val="0"/>
        </w:numPr>
        <w:rPr>
          <w:ins w:id="4170" w:author="Rev 7 Allen Wirfs-Brock" w:date="2012-05-01T17:20:00Z"/>
        </w:rPr>
      </w:pPr>
      <w:bookmarkStart w:id="4171" w:name="_Ref384027166"/>
      <w:bookmarkStart w:id="4172" w:name="_Toc385672152"/>
      <w:bookmarkStart w:id="4173" w:name="_Toc393690247"/>
      <w:bookmarkStart w:id="4174" w:name="_Ref424533023"/>
      <w:bookmarkStart w:id="4175" w:name="_Ref424667800"/>
      <w:bookmarkStart w:id="4176" w:name="_Toc472818785"/>
      <w:bookmarkStart w:id="4177" w:name="_Toc235503338"/>
      <w:bookmarkStart w:id="4178" w:name="_Toc241509113"/>
      <w:bookmarkStart w:id="4179" w:name="_Toc244416600"/>
      <w:bookmarkStart w:id="4180" w:name="_Toc276630964"/>
      <w:bookmarkStart w:id="4181" w:name="_Toc381513648"/>
      <w:bookmarkStart w:id="4182" w:name="_Toc382202791"/>
      <w:bookmarkStart w:id="4183" w:name="_Toc382203011"/>
      <w:bookmarkStart w:id="4184" w:name="_Toc382212170"/>
      <w:bookmarkStart w:id="4185" w:name="_Toc382212388"/>
      <w:bookmarkStart w:id="4186" w:name="_Toc382291515"/>
      <w:bookmarkStart w:id="4187" w:name="_Toc339020278"/>
      <w:bookmarkEnd w:id="4096"/>
      <w:ins w:id="4188" w:author="Rev 7 Allen Wirfs-Brock" w:date="2012-05-01T17:20:00Z">
        <w:r w:rsidRPr="00E77497">
          <w:lastRenderedPageBreak/>
          <w:t>8.</w:t>
        </w:r>
        <w:r>
          <w:t>9</w:t>
        </w:r>
        <w:r w:rsidRPr="00E77497">
          <w:t>.</w:t>
        </w:r>
        <w:r>
          <w:t>3</w:t>
        </w:r>
        <w:r w:rsidRPr="00E77497">
          <w:tab/>
          <w:t>Get</w:t>
        </w:r>
        <w:r>
          <w:t>This</w:t>
        </w:r>
        <w:r w:rsidRPr="00E77497">
          <w:t>Value (V)</w:t>
        </w:r>
        <w:bookmarkEnd w:id="4187"/>
      </w:ins>
    </w:p>
    <w:p w:rsidR="0012147D" w:rsidRDefault="0012147D" w:rsidP="0012147D">
      <w:pPr>
        <w:pStyle w:val="Alg4"/>
        <w:numPr>
          <w:ilvl w:val="0"/>
          <w:numId w:val="790"/>
        </w:numPr>
        <w:rPr>
          <w:ins w:id="4189" w:author="Rev 7 Allen Wirfs-Brock" w:date="2012-05-01T17:20:00Z"/>
        </w:rPr>
      </w:pPr>
      <w:ins w:id="4190" w:author="Rev 7 Allen Wirfs-Brock" w:date="2012-05-01T17:20:00Z">
        <w:r>
          <w:t>ReturnIfAbrupt(</w:t>
        </w:r>
        <w:r w:rsidRPr="008C11D4">
          <w:rPr>
            <w:i/>
          </w:rPr>
          <w:t>V</w:t>
        </w:r>
        <w:r>
          <w:t>).</w:t>
        </w:r>
      </w:ins>
    </w:p>
    <w:p w:rsidR="0012147D" w:rsidRPr="00E77497" w:rsidRDefault="0012147D" w:rsidP="0012147D">
      <w:pPr>
        <w:pStyle w:val="Alg4"/>
        <w:numPr>
          <w:ilvl w:val="0"/>
          <w:numId w:val="790"/>
        </w:numPr>
        <w:rPr>
          <w:ins w:id="4191" w:author="Rev 7 Allen Wirfs-Brock" w:date="2012-05-01T17:20:00Z"/>
        </w:rPr>
      </w:pPr>
      <w:ins w:id="4192" w:author="Rev 7 Allen Wirfs-Brock" w:date="2012-05-01T17:20:00Z">
        <w:r w:rsidRPr="00E77497">
          <w:t>If Type(</w:t>
        </w:r>
        <w:r w:rsidRPr="00E77497">
          <w:rPr>
            <w:i/>
          </w:rPr>
          <w:t>V</w:t>
        </w:r>
        <w:r w:rsidRPr="00E77497">
          <w:t xml:space="preserve">) is not Reference, return </w:t>
        </w:r>
        <w:r w:rsidRPr="00E77497">
          <w:rPr>
            <w:i/>
          </w:rPr>
          <w:t>V</w:t>
        </w:r>
        <w:r w:rsidRPr="00E77497">
          <w:t>.</w:t>
        </w:r>
      </w:ins>
    </w:p>
    <w:p w:rsidR="0012147D" w:rsidRPr="00E77497" w:rsidRDefault="0012147D" w:rsidP="0012147D">
      <w:pPr>
        <w:pStyle w:val="Alg4"/>
        <w:numPr>
          <w:ilvl w:val="0"/>
          <w:numId w:val="790"/>
        </w:numPr>
        <w:rPr>
          <w:ins w:id="4193" w:author="Rev 7 Allen Wirfs-Brock" w:date="2012-05-01T17:20:00Z"/>
        </w:rPr>
      </w:pPr>
      <w:ins w:id="4194" w:author="Rev 7 Allen Wirfs-Brock" w:date="2012-05-01T17:20:00Z">
        <w:r w:rsidRPr="00E77497">
          <w:t>If IsUnresolvableReference(</w:t>
        </w:r>
        <w:r w:rsidRPr="00E77497">
          <w:rPr>
            <w:i/>
          </w:rPr>
          <w:t>V</w:t>
        </w:r>
        <w:r w:rsidRPr="00E77497">
          <w:t xml:space="preserve">), throw a </w:t>
        </w:r>
        <w:r w:rsidRPr="00E77497">
          <w:rPr>
            <w:b/>
          </w:rPr>
          <w:t>ReferenceError</w:t>
        </w:r>
        <w:r w:rsidRPr="00E77497">
          <w:t xml:space="preserve"> exception.</w:t>
        </w:r>
      </w:ins>
    </w:p>
    <w:p w:rsidR="0012147D" w:rsidRDefault="0012147D" w:rsidP="0012147D">
      <w:pPr>
        <w:pStyle w:val="Alg4"/>
        <w:numPr>
          <w:ilvl w:val="0"/>
          <w:numId w:val="790"/>
        </w:numPr>
        <w:rPr>
          <w:ins w:id="4195" w:author="Rev 7 Allen Wirfs-Brock" w:date="2012-05-01T17:24:00Z"/>
        </w:rPr>
      </w:pPr>
      <w:ins w:id="4196" w:author="Rev 7 Allen Wirfs-Brock" w:date="2012-05-01T17:20:00Z">
        <w:r w:rsidRPr="00E77497">
          <w:t>If Is</w:t>
        </w:r>
      </w:ins>
      <w:ins w:id="4197" w:author="Rev 7 Allen Wirfs-Brock" w:date="2012-05-01T17:23:00Z">
        <w:r>
          <w:t>Super</w:t>
        </w:r>
      </w:ins>
      <w:ins w:id="4198" w:author="Rev 7 Allen Wirfs-Brock" w:date="2012-05-01T17:20:00Z">
        <w:r w:rsidRPr="00E77497">
          <w:t>Reference(</w:t>
        </w:r>
        <w:r w:rsidRPr="00E77497">
          <w:rPr>
            <w:i/>
          </w:rPr>
          <w:t>V</w:t>
        </w:r>
        <w:r w:rsidRPr="00E77497">
          <w:t>), then</w:t>
        </w:r>
      </w:ins>
    </w:p>
    <w:p w:rsidR="0012147D" w:rsidRPr="00E77497" w:rsidRDefault="0012147D" w:rsidP="0012147D">
      <w:pPr>
        <w:pStyle w:val="Alg4"/>
        <w:numPr>
          <w:ilvl w:val="1"/>
          <w:numId w:val="790"/>
        </w:numPr>
        <w:rPr>
          <w:ins w:id="4199" w:author="Rev 7 Allen Wirfs-Brock" w:date="2012-05-01T17:20:00Z"/>
        </w:rPr>
      </w:pPr>
      <w:ins w:id="4200" w:author="Rev 7 Allen Wirfs-Brock" w:date="2012-05-01T17:24:00Z">
        <w:r>
          <w:t xml:space="preserve">Return the value of the </w:t>
        </w:r>
        <w:r w:rsidRPr="00B02127">
          <w:rPr>
            <w:i/>
          </w:rPr>
          <w:t>thisValue</w:t>
        </w:r>
        <w:r>
          <w:t xml:space="preserve"> component of the reference </w:t>
        </w:r>
        <w:r w:rsidRPr="0012147D">
          <w:rPr>
            <w:i/>
          </w:rPr>
          <w:t>V</w:t>
        </w:r>
        <w:r>
          <w:t>.</w:t>
        </w:r>
      </w:ins>
    </w:p>
    <w:p w:rsidR="0012147D" w:rsidRPr="00E77497" w:rsidRDefault="0028262A" w:rsidP="0028262A">
      <w:pPr>
        <w:pStyle w:val="Alg4"/>
        <w:numPr>
          <w:ilvl w:val="0"/>
          <w:numId w:val="790"/>
        </w:numPr>
        <w:spacing w:after="240"/>
        <w:rPr>
          <w:ins w:id="4201" w:author="Rev 7 Allen Wirfs-Brock" w:date="2012-05-01T17:20:00Z"/>
        </w:rPr>
      </w:pPr>
      <w:ins w:id="4202" w:author="Rev 7 Allen Wirfs-Brock" w:date="2012-05-01T17:26:00Z">
        <w:r>
          <w:t>Return GetBase(</w:t>
        </w:r>
        <w:r w:rsidRPr="0028262A">
          <w:rPr>
            <w:i/>
          </w:rPr>
          <w:t>V</w:t>
        </w:r>
        <w:r>
          <w:t>)</w:t>
        </w:r>
      </w:ins>
      <w:ins w:id="4203" w:author="Rev 7 Allen Wirfs-Brock" w:date="2012-05-01T17:20:00Z">
        <w:r w:rsidR="0012147D" w:rsidRPr="00E77497">
          <w:t>.</w:t>
        </w:r>
      </w:ins>
    </w:p>
    <w:p w:rsidR="004C02EF" w:rsidRPr="00E77497" w:rsidDel="00F87676" w:rsidRDefault="004C02EF" w:rsidP="00C623F2">
      <w:pPr>
        <w:pStyle w:val="Heading2"/>
        <w:numPr>
          <w:ilvl w:val="0"/>
          <w:numId w:val="0"/>
        </w:numPr>
        <w:rPr>
          <w:del w:id="4204" w:author="Rev 6 Allen Wirfs-Brock" w:date="2012-02-22T12:33:00Z"/>
        </w:rPr>
      </w:pPr>
      <w:del w:id="4205" w:author="Rev 6 Allen Wirfs-Brock" w:date="2012-02-22T12:33:00Z">
        <w:r w:rsidRPr="00E77497" w:rsidDel="00F87676">
          <w:delText>8.8</w:delText>
        </w:r>
        <w:r w:rsidRPr="00E77497" w:rsidDel="00F87676">
          <w:tab/>
          <w:delText>The List Specification Typ</w:delText>
        </w:r>
        <w:bookmarkEnd w:id="4171"/>
        <w:bookmarkEnd w:id="4172"/>
        <w:bookmarkEnd w:id="4173"/>
        <w:r w:rsidRPr="00E77497" w:rsidDel="00F87676">
          <w:delText>e</w:delText>
        </w:r>
        <w:bookmarkEnd w:id="4174"/>
        <w:bookmarkEnd w:id="4175"/>
        <w:bookmarkEnd w:id="4176"/>
        <w:bookmarkEnd w:id="4177"/>
        <w:bookmarkEnd w:id="4178"/>
        <w:bookmarkEnd w:id="4179"/>
        <w:bookmarkEnd w:id="4180"/>
      </w:del>
    </w:p>
    <w:p w:rsidR="00B90F3D" w:rsidRPr="00E77497" w:rsidDel="00DB5CC3" w:rsidRDefault="004C02EF" w:rsidP="004C02EF">
      <w:pPr>
        <w:rPr>
          <w:del w:id="4206" w:author="Rev 6 Allen Wirfs-Brock" w:date="2012-02-16T11:59:00Z"/>
        </w:rPr>
      </w:pPr>
      <w:del w:id="4207"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4208" w:name="_Toc385672153"/>
      <w:bookmarkStart w:id="4209" w:name="_Toc393690248"/>
    </w:p>
    <w:p w:rsidR="004C02EF" w:rsidRPr="00E77497" w:rsidDel="00F87676" w:rsidRDefault="004C02EF" w:rsidP="00C623F2">
      <w:pPr>
        <w:pStyle w:val="Heading2"/>
        <w:numPr>
          <w:ilvl w:val="0"/>
          <w:numId w:val="0"/>
        </w:numPr>
        <w:rPr>
          <w:del w:id="4210" w:author="Rev 6 Allen Wirfs-Brock" w:date="2012-02-22T12:33:00Z"/>
        </w:rPr>
      </w:pPr>
      <w:bookmarkStart w:id="4211" w:name="_Toc472818786"/>
      <w:bookmarkStart w:id="4212" w:name="_Toc235503339"/>
      <w:bookmarkStart w:id="4213" w:name="_Toc241509114"/>
      <w:bookmarkStart w:id="4214" w:name="_Toc244416601"/>
      <w:bookmarkStart w:id="4215" w:name="_Toc276630965"/>
      <w:del w:id="4216" w:author="Rev 6 Allen Wirfs-Brock" w:date="2012-02-22T12:33:00Z">
        <w:r w:rsidRPr="00E77497" w:rsidDel="00F87676">
          <w:delText>8.9</w:delText>
        </w:r>
        <w:r w:rsidRPr="00E77497" w:rsidDel="00F87676">
          <w:tab/>
          <w:delText>The Completion Specification Typ</w:delText>
        </w:r>
        <w:bookmarkEnd w:id="4208"/>
        <w:bookmarkEnd w:id="4209"/>
        <w:r w:rsidRPr="00E77497" w:rsidDel="00F87676">
          <w:delText>e</w:delText>
        </w:r>
        <w:bookmarkEnd w:id="4211"/>
        <w:bookmarkEnd w:id="4212"/>
        <w:bookmarkEnd w:id="4213"/>
        <w:bookmarkEnd w:id="4214"/>
        <w:bookmarkEnd w:id="4215"/>
      </w:del>
    </w:p>
    <w:p w:rsidR="004C02EF" w:rsidRPr="00E77497" w:rsidDel="00543DFB" w:rsidRDefault="004C02EF" w:rsidP="004C02EF">
      <w:pPr>
        <w:rPr>
          <w:del w:id="4217" w:author="Rev 6 Allen Wirfs-Brock" w:date="2012-02-16T12:15:00Z"/>
        </w:rPr>
      </w:pPr>
      <w:del w:id="4218"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4219" w:author="Rev 6 Allen Wirfs-Brock" w:date="2012-02-16T12:02:00Z">
        <w:r w:rsidRPr="00E77497" w:rsidDel="00DB5CC3">
          <w:delText xml:space="preserve">. </w:delText>
        </w:r>
      </w:del>
      <w:del w:id="4220" w:author="Rev 6 Allen Wirfs-Brock" w:date="2012-02-22T12:33:00Z">
        <w:r w:rsidRPr="00E77497" w:rsidDel="00F87676">
          <w:delText xml:space="preserve">Values of the Completion type are </w:delText>
        </w:r>
      </w:del>
      <w:del w:id="4221"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rsidR="00905436" w:rsidRPr="000D29DF" w:rsidDel="00F87676" w:rsidRDefault="004C02EF" w:rsidP="000D29DF">
      <w:pPr>
        <w:rPr>
          <w:del w:id="4222" w:author="Rev 6 Allen Wirfs-Brock" w:date="2012-02-22T12:33:00Z"/>
          <w:lang w:eastAsia="en-US"/>
        </w:rPr>
      </w:pPr>
      <w:del w:id="4223"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rsidR="004C02EF" w:rsidRPr="00E77497" w:rsidRDefault="004C02EF" w:rsidP="00C623F2">
      <w:pPr>
        <w:pStyle w:val="Heading2"/>
        <w:numPr>
          <w:ilvl w:val="0"/>
          <w:numId w:val="0"/>
        </w:numPr>
      </w:pPr>
      <w:bookmarkStart w:id="4224" w:name="_Toc202449367"/>
      <w:bookmarkStart w:id="4225" w:name="_Toc235503340"/>
      <w:bookmarkStart w:id="4226" w:name="_Toc241509115"/>
      <w:bookmarkStart w:id="4227" w:name="_Toc244416602"/>
      <w:bookmarkStart w:id="4228" w:name="_Toc276630966"/>
      <w:bookmarkStart w:id="4229" w:name="_Toc339020279"/>
      <w:r w:rsidRPr="00E77497">
        <w:t xml:space="preserve">8.10 </w:t>
      </w:r>
      <w:r w:rsidRPr="00E77497">
        <w:tab/>
        <w:t xml:space="preserve">The Property Descriptor and </w:t>
      </w:r>
      <w:commentRangeStart w:id="4230"/>
      <w:r w:rsidRPr="00E77497">
        <w:t>Property Identifier</w:t>
      </w:r>
      <w:commentRangeEnd w:id="4230"/>
      <w:r w:rsidR="00C5717D">
        <w:rPr>
          <w:rStyle w:val="CommentReference"/>
          <w:b w:val="0"/>
        </w:rPr>
        <w:commentReference w:id="4230"/>
      </w:r>
      <w:r w:rsidRPr="00E77497">
        <w:t xml:space="preserve"> Specification Type</w:t>
      </w:r>
      <w:bookmarkEnd w:id="4224"/>
      <w:r w:rsidRPr="00E77497">
        <w:t>s</w:t>
      </w:r>
      <w:bookmarkEnd w:id="4225"/>
      <w:bookmarkEnd w:id="4226"/>
      <w:bookmarkEnd w:id="4227"/>
      <w:bookmarkEnd w:id="4228"/>
      <w:bookmarkEnd w:id="4229"/>
    </w:p>
    <w:p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rsidR="004C02EF" w:rsidRPr="00E77497" w:rsidRDefault="004C02EF" w:rsidP="004C02EF">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w:t>
      </w:r>
      <w:ins w:id="4231" w:author="Rev 8 Allen Wirfs-Brock" w:date="2012-06-13T12:34:00Z">
        <w:r w:rsidR="00386630">
          <w:fldChar w:fldCharType="begin"/>
        </w:r>
        <w:r w:rsidR="00386630">
          <w:instrText xml:space="preserve"> REF _Ref327353731 \h </w:instrText>
        </w:r>
      </w:ins>
      <w:r w:rsidR="00386630">
        <w:fldChar w:fldCharType="separate"/>
      </w:r>
      <w:ins w:id="4232" w:author="Rev 10 Allen Wirfs-Brock" w:date="2012-09-27T11:54:00Z">
        <w:r w:rsidR="00AE6982">
          <w:t xml:space="preserve">Table </w:t>
        </w:r>
        <w:r w:rsidR="00AE6982">
          <w:rPr>
            <w:noProof/>
          </w:rPr>
          <w:t>5</w:t>
        </w:r>
      </w:ins>
      <w:ins w:id="4233" w:author="Rev 8 Allen Wirfs-Brock" w:date="2012-06-13T12:34:00Z">
        <w:r w:rsidR="00386630">
          <w:fldChar w:fldCharType="end"/>
        </w:r>
      </w:ins>
      <w:r w:rsidRPr="00E77497">
        <w:t xml:space="preserve"> or </w:t>
      </w:r>
      <w:ins w:id="4234" w:author="Rev 8 Allen Wirfs-Brock" w:date="2012-06-13T12:34:00Z">
        <w:r w:rsidR="00386630">
          <w:fldChar w:fldCharType="begin"/>
        </w:r>
        <w:r w:rsidR="00386630">
          <w:instrText xml:space="preserve"> REF _Ref327353763 \h </w:instrText>
        </w:r>
      </w:ins>
      <w:r w:rsidR="00386630">
        <w:fldChar w:fldCharType="separate"/>
      </w:r>
      <w:ins w:id="4235" w:author="Rev 10 Allen Wirfs-Brock" w:date="2012-09-27T11:54:00Z">
        <w:r w:rsidR="00AE6982">
          <w:t xml:space="preserve">Table </w:t>
        </w:r>
        <w:r w:rsidR="00AE6982">
          <w:rPr>
            <w:noProof/>
          </w:rPr>
          <w:t>6</w:t>
        </w:r>
      </w:ins>
      <w:ins w:id="4236" w:author="Rev 8 Allen Wirfs-Brock" w:date="2012-06-13T12:34:00Z">
        <w:r w:rsidR="00386630">
          <w:fldChar w:fldCharType="end"/>
        </w:r>
      </w:ins>
      <w:r w:rsidRPr="00E77497">
        <w:t>.</w:t>
      </w:r>
    </w:p>
    <w:p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rsidR="004C02EF" w:rsidRPr="00E77497" w:rsidRDefault="004C02EF" w:rsidP="004C02EF">
      <w:r w:rsidRPr="00E77497">
        <w:t>The following abstract operations are used in this specification to operate upon Property Descriptor values:</w:t>
      </w:r>
    </w:p>
    <w:p w:rsidR="004C02EF" w:rsidRPr="00E77497" w:rsidRDefault="004C02EF" w:rsidP="00C623F2">
      <w:pPr>
        <w:pStyle w:val="Heading3"/>
        <w:numPr>
          <w:ilvl w:val="0"/>
          <w:numId w:val="0"/>
        </w:numPr>
      </w:pPr>
      <w:bookmarkStart w:id="4237" w:name="_Toc202449369"/>
      <w:bookmarkStart w:id="4238" w:name="_Toc235503341"/>
      <w:bookmarkStart w:id="4239" w:name="_Toc241509116"/>
      <w:bookmarkStart w:id="4240" w:name="_Toc244416603"/>
      <w:bookmarkStart w:id="4241" w:name="_Toc276630967"/>
      <w:bookmarkStart w:id="4242" w:name="_Toc339020280"/>
      <w:r w:rsidRPr="00E77497">
        <w:t>8.10.1</w:t>
      </w:r>
      <w:r w:rsidRPr="00E77497">
        <w:tab/>
        <w:t>IsAccessorDescriptor ( Desc )</w:t>
      </w:r>
      <w:bookmarkEnd w:id="4237"/>
      <w:bookmarkEnd w:id="4238"/>
      <w:bookmarkEnd w:id="4239"/>
      <w:bookmarkEnd w:id="4240"/>
      <w:bookmarkEnd w:id="4241"/>
      <w:bookmarkEnd w:id="4242"/>
    </w:p>
    <w:p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6A77CE">
      <w:pPr>
        <w:pStyle w:val="MediumGrid21"/>
        <w:numPr>
          <w:ilvl w:val="0"/>
          <w:numId w:val="674"/>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4C02EF" w:rsidRPr="004D1BD1" w:rsidRDefault="004C02EF" w:rsidP="00C623F2">
      <w:pPr>
        <w:pStyle w:val="Heading3"/>
        <w:numPr>
          <w:ilvl w:val="0"/>
          <w:numId w:val="0"/>
        </w:numPr>
      </w:pPr>
      <w:bookmarkStart w:id="4243" w:name="_Toc202449370"/>
      <w:bookmarkStart w:id="4244" w:name="_Toc235503342"/>
      <w:bookmarkStart w:id="4245" w:name="_Toc241509117"/>
      <w:bookmarkStart w:id="4246" w:name="_Toc244416604"/>
      <w:bookmarkStart w:id="4247" w:name="_Toc276630968"/>
      <w:bookmarkStart w:id="4248" w:name="_Toc339020281"/>
      <w:r w:rsidRPr="004D1BD1">
        <w:t>8.10.2</w:t>
      </w:r>
      <w:r w:rsidRPr="004D1BD1">
        <w:tab/>
        <w:t>IsDataDescriptor ( Desc )</w:t>
      </w:r>
      <w:bookmarkEnd w:id="4243"/>
      <w:bookmarkEnd w:id="4244"/>
      <w:bookmarkEnd w:id="4245"/>
      <w:bookmarkEnd w:id="4246"/>
      <w:bookmarkEnd w:id="4247"/>
      <w:bookmarkEnd w:id="4248"/>
    </w:p>
    <w:p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4C02EF" w:rsidRPr="004D1BD1" w:rsidRDefault="004C02EF" w:rsidP="00C623F2">
      <w:pPr>
        <w:pStyle w:val="Heading3"/>
        <w:numPr>
          <w:ilvl w:val="0"/>
          <w:numId w:val="0"/>
        </w:numPr>
      </w:pPr>
      <w:bookmarkStart w:id="4249" w:name="_Toc202449371"/>
      <w:bookmarkStart w:id="4250" w:name="_Toc235503343"/>
      <w:bookmarkStart w:id="4251" w:name="_Toc241509118"/>
      <w:bookmarkStart w:id="4252" w:name="_Toc244416605"/>
      <w:bookmarkStart w:id="4253" w:name="_Toc276630969"/>
      <w:bookmarkStart w:id="4254" w:name="_Toc339020282"/>
      <w:r w:rsidRPr="004D1BD1">
        <w:lastRenderedPageBreak/>
        <w:t>8.10.3</w:t>
      </w:r>
      <w:r w:rsidRPr="004D1BD1">
        <w:tab/>
        <w:t>IsGenericDescriptor ( Desc )</w:t>
      </w:r>
      <w:bookmarkEnd w:id="4249"/>
      <w:bookmarkEnd w:id="4250"/>
      <w:bookmarkEnd w:id="4251"/>
      <w:bookmarkEnd w:id="4252"/>
      <w:bookmarkEnd w:id="4253"/>
      <w:bookmarkEnd w:id="4254"/>
    </w:p>
    <w:p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rsidR="004C02EF" w:rsidRPr="004D1BD1" w:rsidRDefault="004C02EF" w:rsidP="00C623F2">
      <w:pPr>
        <w:pStyle w:val="Heading3"/>
        <w:numPr>
          <w:ilvl w:val="0"/>
          <w:numId w:val="0"/>
        </w:numPr>
      </w:pPr>
      <w:bookmarkStart w:id="4255" w:name="_Toc202449372"/>
      <w:bookmarkStart w:id="4256" w:name="_Toc235503344"/>
      <w:bookmarkStart w:id="4257" w:name="_Toc241509119"/>
      <w:bookmarkStart w:id="4258" w:name="_Toc244416606"/>
      <w:bookmarkStart w:id="4259" w:name="_Toc276630970"/>
      <w:bookmarkStart w:id="4260" w:name="_Toc339020283"/>
      <w:r w:rsidRPr="004D1BD1">
        <w:t>8.10.4</w:t>
      </w:r>
      <w:r w:rsidRPr="004D1BD1">
        <w:tab/>
        <w:t>FromPropertyDescriptor ( Desc )</w:t>
      </w:r>
      <w:bookmarkEnd w:id="4255"/>
      <w:bookmarkEnd w:id="4256"/>
      <w:bookmarkEnd w:id="4257"/>
      <w:bookmarkEnd w:id="4258"/>
      <w:bookmarkEnd w:id="4259"/>
      <w:bookmarkEnd w:id="4260"/>
    </w:p>
    <w:p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ins w:id="4261" w:author="Rev 7 Allen Wirfs-Brock" w:date="2012-05-04T14:12:00Z">
        <w:r w:rsidR="00F77917" w:rsidRPr="005F7AD6">
          <w:t>the abstract</w:t>
        </w:r>
        <w:del w:id="4262" w:author="Rev 8 Allen Wirfs-Brock" w:date="2012-06-14T14:37:00Z">
          <w:r w:rsidR="00F77917" w:rsidRPr="005F7AD6" w:rsidDel="00D4543D">
            <w:delText>ion</w:delText>
          </w:r>
        </w:del>
        <w:r w:rsidR="00F77917" w:rsidRPr="005F7AD6">
          <w:t xml:space="preserve"> operation ObjectCreate</w:t>
        </w:r>
        <w:r w:rsidR="00F77917">
          <w:t xml:space="preserve"> (15.2)</w:t>
        </w:r>
      </w:ins>
      <w:del w:id="4263" w:author="Rev 7 Allen Wirfs-Brock" w:date="2012-05-04T14:12:00Z">
        <w:r w:rsidRPr="00C7794D" w:rsidDel="00F77917">
          <w:rPr>
            <w:rFonts w:ascii="Times New Roman" w:hAnsi="Times New Roman"/>
            <w:lang w:val="en-GB"/>
          </w:rPr>
          <w:delText xml:space="preserve">creating a new object as if by the expression </w:delText>
        </w:r>
        <w:r w:rsidRPr="00C7794D" w:rsidDel="00F77917">
          <w:rPr>
            <w:rFonts w:ascii="Times New Roman" w:hAnsi="Times New Roman"/>
            <w:b/>
            <w:lang w:val="en-GB"/>
          </w:rPr>
          <w:delText xml:space="preserve">new Object() </w:delText>
        </w:r>
        <w:r w:rsidRPr="00C7794D" w:rsidDel="00F77917">
          <w:rPr>
            <w:rFonts w:ascii="Times New Roman" w:hAnsi="Times New Roman"/>
            <w:lang w:val="en-GB"/>
          </w:rPr>
          <w:delText>where</w:delText>
        </w:r>
        <w:r w:rsidRPr="00C7794D" w:rsidDel="00F77917">
          <w:rPr>
            <w:rFonts w:ascii="Times New Roman" w:hAnsi="Times New Roman"/>
            <w:b/>
            <w:lang w:val="en-GB"/>
          </w:rPr>
          <w:delText xml:space="preserve"> Object </w:delText>
        </w:r>
        <w:r w:rsidRPr="00C7794D" w:rsidDel="00F77917">
          <w:rPr>
            <w:rFonts w:ascii="Times New Roman" w:hAnsi="Times New Roman"/>
            <w:lang w:val="en-GB"/>
          </w:rPr>
          <w:delText>is the standard built-in constructor with that name</w:delText>
        </w:r>
      </w:del>
      <w:r w:rsidRPr="00C7794D">
        <w:rPr>
          <w:rFonts w:ascii="Times New Roman" w:hAnsi="Times New Roman"/>
          <w:lang w:val="en-GB"/>
        </w:rPr>
        <w:t>.</w:t>
      </w:r>
    </w:p>
    <w:p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rsidR="004C02EF" w:rsidRPr="00C7794D" w:rsidRDefault="004C02EF" w:rsidP="00BE1C30">
      <w:pPr>
        <w:pStyle w:val="MediumGrid21"/>
        <w:numPr>
          <w:ilvl w:val="0"/>
          <w:numId w:val="338"/>
        </w:numPr>
        <w:rPr>
          <w:rFonts w:ascii="Times New Roman" w:hAnsi="Times New Roman"/>
          <w:lang w:val="en-GB"/>
        </w:rPr>
      </w:pPr>
      <w:r w:rsidRPr="00C7794D">
        <w:rPr>
          <w:rFonts w:ascii="Times New Roman" w:hAnsi="Times New Roman"/>
          <w:lang w:val="en-GB"/>
        </w:rPr>
        <w:t>Else</w:t>
      </w:r>
      <w:del w:id="4264" w:author="Rev 11 Allen Wirfs-Brock" w:date="2012-10-25T09:58:00Z">
        <w:r w:rsidRPr="00C7794D" w:rsidDel="00BE1C30">
          <w:rPr>
            <w:rFonts w:ascii="Times New Roman" w:hAnsi="Times New Roman"/>
            <w:lang w:val="en-GB"/>
          </w:rPr>
          <w:delText>,</w:delText>
        </w:r>
      </w:del>
      <w:r w:rsidRPr="00C7794D">
        <w:rPr>
          <w:rFonts w:ascii="Times New Roman" w:hAnsi="Times New Roman"/>
          <w:lang w:val="en-GB"/>
        </w:rPr>
        <w:t xml:space="preserv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w:t>
      </w:r>
      <w:del w:id="4265" w:author="Rev 11 Allen Wirfs-Brock" w:date="2012-10-25T09:58:00Z">
        <w:r w:rsidRPr="00C7794D" w:rsidDel="00BE1C30">
          <w:rPr>
            <w:rFonts w:ascii="Times New Roman" w:hAnsi="Times New Roman"/>
            <w:lang w:val="en-GB"/>
          </w:rPr>
          <w:delText xml:space="preserve"> so</w:delText>
        </w:r>
      </w:del>
    </w:p>
    <w:p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rsidR="004C02EF" w:rsidRPr="004D1BD1" w:rsidRDefault="004C02EF" w:rsidP="00C623F2">
      <w:pPr>
        <w:pStyle w:val="Heading3"/>
        <w:numPr>
          <w:ilvl w:val="0"/>
          <w:numId w:val="0"/>
        </w:numPr>
      </w:pPr>
      <w:bookmarkStart w:id="4266" w:name="_Toc202449373"/>
      <w:bookmarkStart w:id="4267" w:name="_Toc235503345"/>
      <w:bookmarkStart w:id="4268" w:name="_Toc241509120"/>
      <w:bookmarkStart w:id="4269" w:name="_Toc244416607"/>
      <w:bookmarkStart w:id="4270" w:name="_Toc276630971"/>
      <w:bookmarkStart w:id="4271" w:name="_Toc339020284"/>
      <w:r w:rsidRPr="004D1BD1">
        <w:t>8.10.5</w:t>
      </w:r>
      <w:r w:rsidRPr="004D1BD1">
        <w:tab/>
        <w:t>ToPropertyDescriptor ( Obj )</w:t>
      </w:r>
      <w:bookmarkEnd w:id="4266"/>
      <w:bookmarkEnd w:id="4267"/>
      <w:bookmarkEnd w:id="4268"/>
      <w:bookmarkEnd w:id="4269"/>
      <w:bookmarkEnd w:id="4270"/>
      <w:bookmarkEnd w:id="4271"/>
    </w:p>
    <w:p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rsidR="00627D24" w:rsidRDefault="00B868C9" w:rsidP="00627D24">
      <w:pPr>
        <w:pStyle w:val="Alg4"/>
        <w:numPr>
          <w:ilvl w:val="0"/>
          <w:numId w:val="339"/>
        </w:numPr>
        <w:rPr>
          <w:ins w:id="4272" w:author="Rev 6 Allen Wirfs-Brock" w:date="2012-02-22T13:13:00Z"/>
        </w:rPr>
      </w:pPr>
      <w:ins w:id="4273" w:author="Rev 6 Allen Wirfs-Brock" w:date="2012-02-23T13:12:00Z">
        <w:r>
          <w:t>ReturnIfAbrupt(</w:t>
        </w:r>
      </w:ins>
      <w:ins w:id="4274" w:author="Rev 6 Allen Wirfs-Brock" w:date="2012-02-22T13:14:00Z">
        <w:r w:rsidR="00627D24">
          <w:rPr>
            <w:i/>
          </w:rPr>
          <w:t>Obj</w:t>
        </w:r>
      </w:ins>
      <w:ins w:id="4275" w:author="Rev 6 Allen Wirfs-Brock" w:date="2012-02-23T13:12:00Z">
        <w:r>
          <w:t>)</w:t>
        </w:r>
      </w:ins>
      <w:ins w:id="4276" w:author="Rev 6 Allen Wirfs-Brock" w:date="2012-02-22T13:14:00Z">
        <w:r w:rsidR="00627D24">
          <w:t>.</w:t>
        </w:r>
      </w:ins>
    </w:p>
    <w:p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rsidR="00627D24" w:rsidRDefault="00B868C9" w:rsidP="00627D24">
      <w:pPr>
        <w:pStyle w:val="Alg4"/>
        <w:numPr>
          <w:ilvl w:val="1"/>
          <w:numId w:val="339"/>
        </w:numPr>
        <w:rPr>
          <w:ins w:id="4277" w:author="Rev 6 Allen Wirfs-Brock" w:date="2012-02-22T13:15:00Z"/>
        </w:rPr>
      </w:pPr>
      <w:ins w:id="4278" w:author="Rev 6 Allen Wirfs-Brock" w:date="2012-02-23T13:12:00Z">
        <w:r>
          <w:t>ReturnIfAbrupt(</w:t>
        </w:r>
      </w:ins>
      <w:ins w:id="4279" w:author="Rev 6 Allen Wirfs-Brock" w:date="2012-02-22T13:16:00Z">
        <w:r w:rsidR="00627D24" w:rsidRPr="009C202C">
          <w:rPr>
            <w:i/>
          </w:rPr>
          <w:t>enum</w:t>
        </w:r>
      </w:ins>
      <w:ins w:id="4280" w:author="Rev 6 Allen Wirfs-Brock" w:date="2012-02-23T13:13:00Z">
        <w:r>
          <w:t>)</w:t>
        </w:r>
      </w:ins>
      <w:ins w:id="4281" w:author="Rev 6 Allen Wirfs-Brock" w:date="2012-02-22T13:15:00Z">
        <w:r w:rsidR="00627D24">
          <w:t>.</w:t>
        </w:r>
      </w:ins>
    </w:p>
    <w:p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rsidR="00627D24" w:rsidRDefault="00B868C9" w:rsidP="00627D24">
      <w:pPr>
        <w:pStyle w:val="Alg4"/>
        <w:numPr>
          <w:ilvl w:val="1"/>
          <w:numId w:val="339"/>
        </w:numPr>
        <w:rPr>
          <w:ins w:id="4282" w:author="Rev 6 Allen Wirfs-Brock" w:date="2012-02-22T13:16:00Z"/>
        </w:rPr>
      </w:pPr>
      <w:ins w:id="4283" w:author="Rev 6 Allen Wirfs-Brock" w:date="2012-02-23T13:13:00Z">
        <w:r>
          <w:t>ReturnIfAbrupt(</w:t>
        </w:r>
        <w:r w:rsidRPr="00DE13A5">
          <w:rPr>
            <w:i/>
          </w:rPr>
          <w:t>con</w:t>
        </w:r>
        <w:del w:id="4284" w:author="Rev 7 Allen Wirfs-Brock" w:date="2012-04-09T16:06:00Z">
          <w:r w:rsidRPr="00DE13A5" w:rsidDel="00D8563F">
            <w:rPr>
              <w:i/>
            </w:rPr>
            <w:delText>g</w:delText>
          </w:r>
        </w:del>
      </w:ins>
      <w:ins w:id="4285" w:author="Rev 7 Allen Wirfs-Brock" w:date="2012-04-09T16:06:00Z">
        <w:r w:rsidR="00D8563F" w:rsidRPr="00DE13A5">
          <w:rPr>
            <w:i/>
          </w:rPr>
          <w:t>f</w:t>
        </w:r>
      </w:ins>
      <w:ins w:id="4286" w:author="Rev 6 Allen Wirfs-Brock" w:date="2012-02-23T13:13:00Z">
        <w:r>
          <w:t>)</w:t>
        </w:r>
      </w:ins>
      <w:ins w:id="4287" w:author="Rev 6 Allen Wirfs-Brock" w:date="2012-02-22T13:16:00Z">
        <w:r w:rsidR="00627D24">
          <w:t>.</w:t>
        </w:r>
      </w:ins>
    </w:p>
    <w:p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rsidR="00627D24" w:rsidRDefault="00B868C9" w:rsidP="00627D24">
      <w:pPr>
        <w:pStyle w:val="Alg4"/>
        <w:numPr>
          <w:ilvl w:val="1"/>
          <w:numId w:val="339"/>
        </w:numPr>
        <w:rPr>
          <w:ins w:id="4288" w:author="Rev 6 Allen Wirfs-Brock" w:date="2012-02-22T13:16:00Z"/>
        </w:rPr>
      </w:pPr>
      <w:ins w:id="4289" w:author="Rev 6 Allen Wirfs-Brock" w:date="2012-02-23T13:14:00Z">
        <w:r>
          <w:t>ReturnIfAbrupt(</w:t>
        </w:r>
      </w:ins>
      <w:ins w:id="4290" w:author="Rev 6 Allen Wirfs-Brock" w:date="2012-02-22T13:17:00Z">
        <w:r w:rsidR="00627D24" w:rsidRPr="009C202C">
          <w:rPr>
            <w:i/>
          </w:rPr>
          <w:t>value</w:t>
        </w:r>
      </w:ins>
      <w:ins w:id="4291" w:author="Rev 6 Allen Wirfs-Brock" w:date="2012-02-23T13:14:00Z">
        <w:r>
          <w:t>)</w:t>
        </w:r>
      </w:ins>
      <w:ins w:id="4292" w:author="Rev 6 Allen Wirfs-Brock" w:date="2012-02-22T13:16:00Z">
        <w:r w:rsidR="00627D24">
          <w:t>.</w:t>
        </w:r>
      </w:ins>
    </w:p>
    <w:p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rsidR="00627D24" w:rsidRDefault="00B868C9" w:rsidP="00627D24">
      <w:pPr>
        <w:pStyle w:val="Alg4"/>
        <w:numPr>
          <w:ilvl w:val="1"/>
          <w:numId w:val="339"/>
        </w:numPr>
        <w:rPr>
          <w:ins w:id="4293" w:author="Rev 6 Allen Wirfs-Brock" w:date="2012-02-22T13:16:00Z"/>
        </w:rPr>
      </w:pPr>
      <w:ins w:id="4294" w:author="Rev 6 Allen Wirfs-Brock" w:date="2012-02-23T13:14:00Z">
        <w:r>
          <w:t>ReturnIfAbrupt(</w:t>
        </w:r>
      </w:ins>
      <w:ins w:id="4295" w:author="Rev 6 Allen Wirfs-Brock" w:date="2012-02-22T13:17:00Z">
        <w:r w:rsidR="00627D24" w:rsidRPr="009C202C">
          <w:rPr>
            <w:i/>
          </w:rPr>
          <w:t>writable</w:t>
        </w:r>
      </w:ins>
      <w:ins w:id="4296" w:author="Rev 6 Allen Wirfs-Brock" w:date="2012-02-23T13:14:00Z">
        <w:r>
          <w:t>)</w:t>
        </w:r>
      </w:ins>
      <w:ins w:id="4297" w:author="Rev 6 Allen Wirfs-Brock" w:date="2012-02-22T13:16:00Z">
        <w:r w:rsidR="00627D24">
          <w:t>.</w:t>
        </w:r>
      </w:ins>
    </w:p>
    <w:p w:rsidR="004C02EF" w:rsidRPr="00675B74" w:rsidRDefault="004C02EF" w:rsidP="00471CAA">
      <w:pPr>
        <w:pStyle w:val="Alg4"/>
        <w:numPr>
          <w:ilvl w:val="1"/>
          <w:numId w:val="339"/>
        </w:numPr>
      </w:pPr>
      <w:r w:rsidRPr="00E65A34">
        <w:lastRenderedPageBreak/>
        <w:t xml:space="preserve">Set the [[Writable]] field of </w:t>
      </w:r>
      <w:r w:rsidRPr="009C202C">
        <w:rPr>
          <w:i/>
        </w:rPr>
        <w:t>desc</w:t>
      </w:r>
      <w:r w:rsidRPr="009C202C">
        <w:t xml:space="preserve"> to ToBoolean(</w:t>
      </w:r>
      <w:r w:rsidRPr="009C202C">
        <w:rPr>
          <w:i/>
        </w:rPr>
        <w:t>writable</w:t>
      </w:r>
      <w:r w:rsidRPr="00675B74">
        <w:t>).</w:t>
      </w:r>
    </w:p>
    <w:p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rsidR="00627D24" w:rsidRDefault="00B868C9" w:rsidP="00627D24">
      <w:pPr>
        <w:pStyle w:val="Alg4"/>
        <w:numPr>
          <w:ilvl w:val="1"/>
          <w:numId w:val="339"/>
        </w:numPr>
        <w:rPr>
          <w:ins w:id="4298" w:author="Rev 6 Allen Wirfs-Brock" w:date="2012-02-22T13:16:00Z"/>
        </w:rPr>
      </w:pPr>
      <w:ins w:id="4299" w:author="Rev 6 Allen Wirfs-Brock" w:date="2012-02-23T13:14:00Z">
        <w:r>
          <w:t>ReturnIfAbrupt(</w:t>
        </w:r>
      </w:ins>
      <w:ins w:id="4300" w:author="Rev 6 Allen Wirfs-Brock" w:date="2012-02-22T13:17:00Z">
        <w:r w:rsidR="00627D24" w:rsidRPr="009C202C">
          <w:rPr>
            <w:i/>
          </w:rPr>
          <w:t>getter</w:t>
        </w:r>
      </w:ins>
      <w:ins w:id="4301" w:author="Rev 6 Allen Wirfs-Brock" w:date="2012-02-23T13:14:00Z">
        <w:r>
          <w:t>)</w:t>
        </w:r>
      </w:ins>
      <w:ins w:id="4302" w:author="Rev 6 Allen Wirfs-Brock" w:date="2012-02-22T13:16:00Z">
        <w:r w:rsidR="00627D24">
          <w:t>.</w:t>
        </w:r>
      </w:ins>
    </w:p>
    <w:p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rsidR="00627D24" w:rsidRDefault="00B868C9" w:rsidP="00627D24">
      <w:pPr>
        <w:pStyle w:val="Alg4"/>
        <w:numPr>
          <w:ilvl w:val="1"/>
          <w:numId w:val="339"/>
        </w:numPr>
        <w:rPr>
          <w:ins w:id="4303" w:author="Rev 6 Allen Wirfs-Brock" w:date="2012-02-22T13:16:00Z"/>
        </w:rPr>
      </w:pPr>
      <w:ins w:id="4304" w:author="Rev 6 Allen Wirfs-Brock" w:date="2012-02-23T13:15:00Z">
        <w:r>
          <w:t>ReturnIfAbrupt(</w:t>
        </w:r>
      </w:ins>
      <w:ins w:id="4305" w:author="Rev 6 Allen Wirfs-Brock" w:date="2012-02-22T13:17:00Z">
        <w:r w:rsidR="004E4ED3" w:rsidRPr="009C202C">
          <w:rPr>
            <w:i/>
          </w:rPr>
          <w:t>setter</w:t>
        </w:r>
      </w:ins>
      <w:ins w:id="4306" w:author="Rev 6 Allen Wirfs-Brock" w:date="2012-02-23T13:15:00Z">
        <w:r>
          <w:t>)</w:t>
        </w:r>
      </w:ins>
      <w:ins w:id="4307" w:author="Rev 6 Allen Wirfs-Brock" w:date="2012-02-22T13:16:00Z">
        <w:r w:rsidR="00627D24">
          <w:t>.</w:t>
        </w:r>
      </w:ins>
    </w:p>
    <w:p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rsidR="004C02EF" w:rsidRPr="00E77497" w:rsidRDefault="004C02EF" w:rsidP="00C623F2">
      <w:pPr>
        <w:pStyle w:val="Heading2"/>
        <w:numPr>
          <w:ilvl w:val="0"/>
          <w:numId w:val="0"/>
        </w:numPr>
      </w:pPr>
      <w:bookmarkStart w:id="4308" w:name="_Toc235503346"/>
      <w:bookmarkStart w:id="4309" w:name="_Toc241509121"/>
      <w:bookmarkStart w:id="4310" w:name="_Toc244416608"/>
      <w:bookmarkStart w:id="4311" w:name="_Toc276630972"/>
      <w:bookmarkStart w:id="4312" w:name="_Toc385672154"/>
      <w:bookmarkStart w:id="4313" w:name="_Toc393690249"/>
      <w:bookmarkStart w:id="4314" w:name="_Toc472818787"/>
      <w:bookmarkStart w:id="4315" w:name="_Toc339020285"/>
      <w:r w:rsidRPr="00E77497">
        <w:t>8.11</w:t>
      </w:r>
      <w:r w:rsidRPr="00E77497">
        <w:tab/>
        <w:t>The Lexical Environment and Environment Record Specification Types</w:t>
      </w:r>
      <w:bookmarkEnd w:id="4308"/>
      <w:bookmarkEnd w:id="4309"/>
      <w:bookmarkEnd w:id="4310"/>
      <w:bookmarkEnd w:id="4311"/>
      <w:bookmarkEnd w:id="4315"/>
    </w:p>
    <w:p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rsidR="004C02EF" w:rsidRPr="00E77497" w:rsidRDefault="004C02EF" w:rsidP="00C623F2">
      <w:pPr>
        <w:pStyle w:val="Heading2"/>
        <w:numPr>
          <w:ilvl w:val="0"/>
          <w:numId w:val="0"/>
        </w:numPr>
      </w:pPr>
      <w:bookmarkStart w:id="4316" w:name="_Toc235503347"/>
      <w:bookmarkStart w:id="4317" w:name="_Toc241509122"/>
      <w:bookmarkStart w:id="4318" w:name="_Toc244416609"/>
      <w:bookmarkStart w:id="4319" w:name="_Toc276630973"/>
      <w:bookmarkStart w:id="4320" w:name="_Toc339020286"/>
      <w:r w:rsidRPr="00E77497">
        <w:t>8.12</w:t>
      </w:r>
      <w:r w:rsidRPr="00E77497">
        <w:tab/>
        <w:t>Algorithms for Object Internal Methods</w:t>
      </w:r>
      <w:bookmarkEnd w:id="4316"/>
      <w:bookmarkEnd w:id="4317"/>
      <w:bookmarkEnd w:id="4318"/>
      <w:bookmarkEnd w:id="4319"/>
      <w:bookmarkEnd w:id="4320"/>
    </w:p>
    <w:p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rsidR="004C02EF" w:rsidRPr="00E77497" w:rsidRDefault="004C02EF" w:rsidP="00C623F2">
      <w:pPr>
        <w:pStyle w:val="Heading3"/>
        <w:numPr>
          <w:ilvl w:val="0"/>
          <w:numId w:val="0"/>
        </w:numPr>
      </w:pPr>
      <w:bookmarkStart w:id="4321" w:name="_Toc235503348"/>
      <w:bookmarkStart w:id="4322" w:name="_Toc241509123"/>
      <w:bookmarkStart w:id="4323" w:name="_Toc244416610"/>
      <w:bookmarkStart w:id="4324" w:name="_Toc276630974"/>
      <w:bookmarkStart w:id="4325" w:name="_Toc339020287"/>
      <w:r w:rsidRPr="00E77497">
        <w:t>8.12.1</w:t>
      </w:r>
      <w:r w:rsidRPr="00E77497">
        <w:tab/>
        <w:t>[[GetOwnProperty]] (P)</w:t>
      </w:r>
      <w:bookmarkEnd w:id="4321"/>
      <w:bookmarkEnd w:id="4322"/>
      <w:bookmarkEnd w:id="4323"/>
      <w:bookmarkEnd w:id="4324"/>
      <w:bookmarkEnd w:id="4325"/>
    </w:p>
    <w:p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rsidR="004E4ED3" w:rsidDel="00D8563F" w:rsidRDefault="00B868C9" w:rsidP="004E4ED3">
      <w:pPr>
        <w:pStyle w:val="Alg4"/>
        <w:numPr>
          <w:ilvl w:val="0"/>
          <w:numId w:val="340"/>
        </w:numPr>
        <w:rPr>
          <w:ins w:id="4326" w:author="Rev 6 Allen Wirfs-Brock" w:date="2012-02-22T13:20:00Z"/>
          <w:del w:id="4327" w:author="Rev 7 Allen Wirfs-Brock" w:date="2012-04-09T16:09:00Z"/>
        </w:rPr>
      </w:pPr>
      <w:ins w:id="4328" w:author="Rev 6 Allen Wirfs-Brock" w:date="2012-02-23T13:15:00Z">
        <w:del w:id="4329" w:author="Rev 7 Allen Wirfs-Brock" w:date="2012-04-09T16:09:00Z">
          <w:r w:rsidDel="00D8563F">
            <w:delText>ReturnIfAbrupt(</w:delText>
          </w:r>
        </w:del>
      </w:ins>
      <w:ins w:id="4330" w:author="Rev 6 Allen Wirfs-Brock" w:date="2012-02-22T13:20:00Z">
        <w:del w:id="4331" w:author="Rev 7 Allen Wirfs-Brock" w:date="2012-04-09T16:09:00Z">
          <w:r w:rsidR="004E4ED3" w:rsidDel="00D8563F">
            <w:rPr>
              <w:i/>
            </w:rPr>
            <w:delText>O</w:delText>
          </w:r>
        </w:del>
      </w:ins>
      <w:ins w:id="4332" w:author="Rev 6 Allen Wirfs-Brock" w:date="2012-02-23T13:15:00Z">
        <w:del w:id="4333" w:author="Rev 7 Allen Wirfs-Brock" w:date="2012-04-09T16:09:00Z">
          <w:r w:rsidDel="00D8563F">
            <w:delText>)</w:delText>
          </w:r>
        </w:del>
      </w:ins>
      <w:ins w:id="4334" w:author="Rev 6 Allen Wirfs-Brock" w:date="2012-02-22T13:20:00Z">
        <w:del w:id="4335" w:author="Rev 7 Allen Wirfs-Brock" w:date="2012-04-09T16:09:00Z">
          <w:r w:rsidR="004E4ED3" w:rsidDel="00D8563F">
            <w:delText>.</w:delText>
          </w:r>
        </w:del>
      </w:ins>
    </w:p>
    <w:p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rsidR="004C02EF" w:rsidRPr="00E77497" w:rsidRDefault="004C02EF" w:rsidP="00C623F2">
      <w:pPr>
        <w:pStyle w:val="Heading3"/>
        <w:numPr>
          <w:ilvl w:val="0"/>
          <w:numId w:val="0"/>
        </w:numPr>
      </w:pPr>
      <w:bookmarkStart w:id="4336" w:name="_Toc235503349"/>
      <w:bookmarkStart w:id="4337" w:name="_Toc241509124"/>
      <w:bookmarkStart w:id="4338" w:name="_Toc244416611"/>
      <w:bookmarkStart w:id="4339" w:name="_Toc276630975"/>
      <w:bookmarkStart w:id="4340" w:name="_Toc339020288"/>
      <w:r w:rsidRPr="00E77497">
        <w:t>8.12.2</w:t>
      </w:r>
      <w:r w:rsidRPr="00E77497">
        <w:tab/>
        <w:t>[[GetProperty]] (P)</w:t>
      </w:r>
      <w:bookmarkEnd w:id="4336"/>
      <w:bookmarkEnd w:id="4337"/>
      <w:bookmarkEnd w:id="4338"/>
      <w:bookmarkEnd w:id="4339"/>
      <w:bookmarkEnd w:id="4340"/>
    </w:p>
    <w:p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rsidR="004E4ED3" w:rsidDel="00D8563F" w:rsidRDefault="00B868C9" w:rsidP="004E4ED3">
      <w:pPr>
        <w:pStyle w:val="Alg4"/>
        <w:numPr>
          <w:ilvl w:val="0"/>
          <w:numId w:val="341"/>
        </w:numPr>
        <w:rPr>
          <w:ins w:id="4341" w:author="Rev 6 Allen Wirfs-Brock" w:date="2012-02-22T13:20:00Z"/>
          <w:del w:id="4342" w:author="Rev 7 Allen Wirfs-Brock" w:date="2012-04-09T16:09:00Z"/>
        </w:rPr>
      </w:pPr>
      <w:ins w:id="4343" w:author="Rev 6 Allen Wirfs-Brock" w:date="2012-02-23T13:16:00Z">
        <w:del w:id="4344" w:author="Rev 7 Allen Wirfs-Brock" w:date="2012-04-09T16:09:00Z">
          <w:r w:rsidDel="00D8563F">
            <w:delText>ReturnIfAbrupt(</w:delText>
          </w:r>
          <w:r w:rsidDel="00D8563F">
            <w:rPr>
              <w:i/>
            </w:rPr>
            <w:delText>O</w:delText>
          </w:r>
          <w:r w:rsidDel="00D8563F">
            <w:delText>)</w:delText>
          </w:r>
        </w:del>
      </w:ins>
      <w:ins w:id="4345" w:author="Rev 6 Allen Wirfs-Brock" w:date="2012-02-22T13:20:00Z">
        <w:del w:id="4346" w:author="Rev 7 Allen Wirfs-Brock" w:date="2012-04-09T16:09:00Z">
          <w:r w:rsidR="004E4ED3" w:rsidDel="00D8563F">
            <w:delText>.</w:delText>
          </w:r>
        </w:del>
      </w:ins>
    </w:p>
    <w:p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rsidR="004C02EF" w:rsidRPr="00E77497" w:rsidRDefault="004C02EF" w:rsidP="00C623F2">
      <w:pPr>
        <w:pStyle w:val="Heading3"/>
        <w:numPr>
          <w:ilvl w:val="0"/>
          <w:numId w:val="0"/>
        </w:numPr>
      </w:pPr>
      <w:bookmarkStart w:id="4347" w:name="_Toc235503350"/>
      <w:bookmarkStart w:id="4348" w:name="_Toc241509125"/>
      <w:bookmarkStart w:id="4349" w:name="_Toc244416612"/>
      <w:bookmarkStart w:id="4350" w:name="_Toc276630976"/>
      <w:bookmarkStart w:id="4351" w:name="_Toc339020289"/>
      <w:r w:rsidRPr="00E77497">
        <w:t>8.12.3</w:t>
      </w:r>
      <w:r w:rsidRPr="00E77497">
        <w:tab/>
        <w:t>[[Get]] (P</w:t>
      </w:r>
      <w:ins w:id="4352" w:author="Rev 7 Allen Wirfs-Brock" w:date="2012-05-01T15:47:00Z">
        <w:r w:rsidR="00791170">
          <w:t xml:space="preserve"> [</w:t>
        </w:r>
      </w:ins>
      <w:ins w:id="4353" w:author="Rev 7 Allen Wirfs-Brock" w:date="2012-05-01T15:43:00Z">
        <w:r w:rsidR="00791170">
          <w:t>,</w:t>
        </w:r>
      </w:ins>
      <w:ins w:id="4354" w:author="Rev 7 Allen Wirfs-Brock" w:date="2012-05-01T15:47:00Z">
        <w:r w:rsidR="00791170">
          <w:t xml:space="preserve"> </w:t>
        </w:r>
      </w:ins>
      <w:ins w:id="4355" w:author="Rev 7 Allen Wirfs-Brock" w:date="2012-05-01T15:53:00Z">
        <w:r w:rsidR="00791170">
          <w:t>accessorT</w:t>
        </w:r>
      </w:ins>
      <w:ins w:id="4356" w:author="Rev 7 Allen Wirfs-Brock" w:date="2012-05-01T15:47:00Z">
        <w:r w:rsidR="00791170">
          <w:t>hisValue]</w:t>
        </w:r>
      </w:ins>
      <w:ins w:id="4357" w:author="Rev 7 Allen Wirfs-Brock" w:date="2012-05-01T15:43:00Z">
        <w:r w:rsidR="00791170">
          <w:t xml:space="preserve"> </w:t>
        </w:r>
      </w:ins>
      <w:r w:rsidRPr="00E77497">
        <w:t>)</w:t>
      </w:r>
      <w:bookmarkEnd w:id="4347"/>
      <w:bookmarkEnd w:id="4348"/>
      <w:bookmarkEnd w:id="4349"/>
      <w:bookmarkEnd w:id="4350"/>
      <w:bookmarkEnd w:id="4351"/>
    </w:p>
    <w:p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rsidR="004E4ED3" w:rsidDel="00D8563F" w:rsidRDefault="00B868C9" w:rsidP="004E4ED3">
      <w:pPr>
        <w:pStyle w:val="Alg4"/>
        <w:numPr>
          <w:ilvl w:val="0"/>
          <w:numId w:val="401"/>
        </w:numPr>
        <w:rPr>
          <w:ins w:id="4358" w:author="Rev 6 Allen Wirfs-Brock" w:date="2012-02-22T13:20:00Z"/>
          <w:del w:id="4359" w:author="Rev 7 Allen Wirfs-Brock" w:date="2012-04-09T16:10:00Z"/>
        </w:rPr>
      </w:pPr>
      <w:bookmarkStart w:id="4360" w:name="_Toc235503351"/>
      <w:bookmarkStart w:id="4361" w:name="_Toc241509126"/>
      <w:bookmarkStart w:id="4362" w:name="_Toc244416613"/>
      <w:ins w:id="4363" w:author="Rev 6 Allen Wirfs-Brock" w:date="2012-02-23T13:16:00Z">
        <w:del w:id="4364" w:author="Rev 7 Allen Wirfs-Brock" w:date="2012-04-09T16:10:00Z">
          <w:r w:rsidDel="00D8563F">
            <w:delText>ReturnIfAbrupt(</w:delText>
          </w:r>
          <w:r w:rsidDel="00D8563F">
            <w:rPr>
              <w:i/>
            </w:rPr>
            <w:delText>O</w:delText>
          </w:r>
          <w:r w:rsidDel="00D8563F">
            <w:delText>)</w:delText>
          </w:r>
        </w:del>
      </w:ins>
      <w:ins w:id="4365" w:author="Rev 6 Allen Wirfs-Brock" w:date="2012-02-22T13:20:00Z">
        <w:del w:id="4366" w:author="Rev 7 Allen Wirfs-Brock" w:date="2012-04-09T16:10:00Z">
          <w:r w:rsidR="004E4ED3" w:rsidDel="00D8563F">
            <w:delText>.</w:delText>
          </w:r>
        </w:del>
      </w:ins>
    </w:p>
    <w:p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rsidR="004C02EF" w:rsidRPr="00E77497" w:rsidRDefault="004C02EF" w:rsidP="00FA3203">
      <w:pPr>
        <w:pStyle w:val="Alg4"/>
        <w:numPr>
          <w:ilvl w:val="0"/>
          <w:numId w:val="401"/>
        </w:numPr>
      </w:pPr>
      <w:r w:rsidRPr="00E77497">
        <w:lastRenderedPageBreak/>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791170" w:rsidRDefault="00791170" w:rsidP="00791170">
      <w:pPr>
        <w:pStyle w:val="Alg4"/>
        <w:numPr>
          <w:ilvl w:val="0"/>
          <w:numId w:val="401"/>
        </w:numPr>
        <w:spacing w:after="120"/>
        <w:contextualSpacing/>
        <w:rPr>
          <w:ins w:id="4367" w:author="Rev 7 Allen Wirfs-Brock" w:date="2012-05-01T15:48:00Z"/>
        </w:rPr>
      </w:pPr>
      <w:ins w:id="4368" w:author="Rev 7 Allen Wirfs-Brock" w:date="2012-05-01T15:48:00Z">
        <w:r>
          <w:t xml:space="preserve">If </w:t>
        </w:r>
      </w:ins>
      <w:ins w:id="4369" w:author="Rev 7 Allen Wirfs-Brock" w:date="2012-05-01T15:52:00Z">
        <w:r>
          <w:rPr>
            <w:i/>
          </w:rPr>
          <w:t>accessorT</w:t>
        </w:r>
        <w:r w:rsidRPr="00791170">
          <w:rPr>
            <w:i/>
          </w:rPr>
          <w:t>hisValue</w:t>
        </w:r>
        <w:r>
          <w:t xml:space="preserve"> </w:t>
        </w:r>
      </w:ins>
      <w:ins w:id="4370" w:author="Rev 7 Allen Wirfs-Brock" w:date="2012-05-01T15:48:00Z">
        <w:r>
          <w:t xml:space="preserve">is not present, then let </w:t>
        </w:r>
      </w:ins>
      <w:ins w:id="4371" w:author="Rev 7 Allen Wirfs-Brock" w:date="2012-05-01T15:52:00Z">
        <w:r>
          <w:rPr>
            <w:i/>
          </w:rPr>
          <w:t>accessorT</w:t>
        </w:r>
        <w:r w:rsidRPr="00791170">
          <w:rPr>
            <w:i/>
          </w:rPr>
          <w:t>hisValue</w:t>
        </w:r>
        <w:r>
          <w:t xml:space="preserve"> </w:t>
        </w:r>
      </w:ins>
      <w:ins w:id="4372" w:author="Rev 7 Allen Wirfs-Brock" w:date="2012-05-01T15:48:00Z">
        <w:r>
          <w:t xml:space="preserve">be </w:t>
        </w:r>
        <w:r w:rsidRPr="00791170">
          <w:rPr>
            <w:i/>
          </w:rPr>
          <w:t>O</w:t>
        </w:r>
        <w:r>
          <w:t>.</w:t>
        </w:r>
      </w:ins>
    </w:p>
    <w:p w:rsidR="004C02EF" w:rsidRPr="00E77497" w:rsidRDefault="004C02EF" w:rsidP="00A11130">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del w:id="4373" w:author="Rev 7 Allen Wirfs-Brock" w:date="2012-05-01T15:49:00Z">
        <w:r w:rsidRPr="00E77497" w:rsidDel="00791170">
          <w:rPr>
            <w:i/>
          </w:rPr>
          <w:delText xml:space="preserve">O </w:delText>
        </w:r>
      </w:del>
      <w:ins w:id="4374" w:author="Rev 7 Allen Wirfs-Brock" w:date="2012-05-01T15:52:00Z">
        <w:r w:rsidR="00791170">
          <w:rPr>
            <w:i/>
          </w:rPr>
          <w:t>accessorT</w:t>
        </w:r>
        <w:r w:rsidR="00791170" w:rsidRPr="00791170">
          <w:rPr>
            <w:i/>
          </w:rPr>
          <w:t>hisValue</w:t>
        </w:r>
        <w:r w:rsidR="00791170">
          <w:t xml:space="preserve"> </w:t>
        </w:r>
      </w:ins>
      <w:r w:rsidRPr="00E77497">
        <w:t xml:space="preserve">as </w:t>
      </w:r>
      <w:ins w:id="4375" w:author="Rev 11 Allen Wirfs-Brock" w:date="2012-10-24T09:56:00Z">
        <w:r w:rsidR="00A11130" w:rsidRPr="006637C6">
          <w:rPr>
            <w:i/>
          </w:rPr>
          <w:t>this</w:t>
        </w:r>
        <w:r w:rsidR="00A11130">
          <w:rPr>
            <w:i/>
          </w:rPr>
          <w:t>Argument</w:t>
        </w:r>
        <w:r w:rsidR="00A11130" w:rsidRPr="00E77497">
          <w:t xml:space="preserve"> </w:t>
        </w:r>
      </w:ins>
      <w:del w:id="4376" w:author="Rev 11 Allen Wirfs-Brock" w:date="2012-10-24T09:56:00Z">
        <w:r w:rsidRPr="00E77497" w:rsidDel="00A11130">
          <w:delText xml:space="preserve">the </w:delText>
        </w:r>
        <w:r w:rsidRPr="00E77497" w:rsidDel="00A11130">
          <w:rPr>
            <w:b/>
          </w:rPr>
          <w:delText>this</w:delText>
        </w:r>
        <w:r w:rsidRPr="00E77497" w:rsidDel="00A11130">
          <w:delText xml:space="preserve"> value </w:delText>
        </w:r>
      </w:del>
      <w:r w:rsidRPr="00E77497">
        <w:t xml:space="preserve">and </w:t>
      </w:r>
      <w:del w:id="4377" w:author="Rev 11 Allen Wirfs-Brock" w:date="2012-10-24T09:56:00Z">
        <w:r w:rsidRPr="00E77497" w:rsidDel="00A11130">
          <w:delText xml:space="preserve">providing </w:delText>
        </w:r>
      </w:del>
      <w:ins w:id="4378" w:author="Rev 11 Allen Wirfs-Brock" w:date="2012-10-24T09:56:00Z">
        <w:r w:rsidR="00A11130">
          <w:t>an empty List</w:t>
        </w:r>
        <w:r w:rsidR="00A11130" w:rsidRPr="00E77497">
          <w:t xml:space="preserve"> </w:t>
        </w:r>
      </w:ins>
      <w:del w:id="4379" w:author="Rev 11 Allen Wirfs-Brock" w:date="2012-10-24T09:56:00Z">
        <w:r w:rsidRPr="00E77497" w:rsidDel="00A11130">
          <w:delText xml:space="preserve">no </w:delText>
        </w:r>
      </w:del>
      <w:ins w:id="4380" w:author="Rev 11 Allen Wirfs-Brock" w:date="2012-10-24T09:56:00Z">
        <w:r w:rsidR="00A11130">
          <w:t>as</w:t>
        </w:r>
        <w:r w:rsidR="00A11130" w:rsidRPr="00E77497">
          <w:t xml:space="preserve"> </w:t>
        </w:r>
      </w:ins>
      <w:r w:rsidRPr="00A11130">
        <w:rPr>
          <w:i/>
          <w:iCs/>
        </w:rPr>
        <w:t>arguments</w:t>
      </w:r>
      <w:ins w:id="4381" w:author="Rev 11 Allen Wirfs-Brock" w:date="2012-10-24T09:56:00Z">
        <w:r w:rsidR="00A11130">
          <w:rPr>
            <w:i/>
            <w:iCs/>
          </w:rPr>
          <w:t>List</w:t>
        </w:r>
      </w:ins>
      <w:r w:rsidRPr="00E77497">
        <w:t>.</w:t>
      </w:r>
    </w:p>
    <w:p w:rsidR="004C02EF" w:rsidRPr="00E77497" w:rsidRDefault="004C02EF" w:rsidP="00C623F2">
      <w:pPr>
        <w:pStyle w:val="Heading3"/>
        <w:numPr>
          <w:ilvl w:val="0"/>
          <w:numId w:val="0"/>
        </w:numPr>
      </w:pPr>
      <w:bookmarkStart w:id="4382" w:name="_Toc276630977"/>
      <w:bookmarkStart w:id="4383" w:name="_Toc339020290"/>
      <w:r w:rsidRPr="00E77497">
        <w:t>8.12.4</w:t>
      </w:r>
      <w:r w:rsidRPr="00E77497">
        <w:tab/>
        <w:t>[[CanPut]] (P)</w:t>
      </w:r>
      <w:bookmarkEnd w:id="4360"/>
      <w:bookmarkEnd w:id="4361"/>
      <w:bookmarkEnd w:id="4362"/>
      <w:bookmarkEnd w:id="4382"/>
      <w:bookmarkEnd w:id="4383"/>
    </w:p>
    <w:p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rsidR="004E4ED3" w:rsidDel="00D8563F" w:rsidRDefault="00B868C9" w:rsidP="004E4ED3">
      <w:pPr>
        <w:pStyle w:val="Alg4"/>
        <w:numPr>
          <w:ilvl w:val="0"/>
          <w:numId w:val="343"/>
        </w:numPr>
        <w:rPr>
          <w:ins w:id="4384" w:author="Rev 6 Allen Wirfs-Brock" w:date="2012-02-22T13:21:00Z"/>
          <w:del w:id="4385" w:author="Rev 7 Allen Wirfs-Brock" w:date="2012-04-09T16:10:00Z"/>
        </w:rPr>
      </w:pPr>
      <w:ins w:id="4386" w:author="Rev 6 Allen Wirfs-Brock" w:date="2012-02-23T13:16:00Z">
        <w:del w:id="4387" w:author="Rev 7 Allen Wirfs-Brock" w:date="2012-04-09T16:10:00Z">
          <w:r w:rsidDel="00D8563F">
            <w:delText>ReturnIfAbrupt(</w:delText>
          </w:r>
          <w:r w:rsidDel="00D8563F">
            <w:rPr>
              <w:i/>
            </w:rPr>
            <w:delText>O</w:delText>
          </w:r>
          <w:r w:rsidDel="00D8563F">
            <w:delText>)</w:delText>
          </w:r>
        </w:del>
      </w:ins>
      <w:ins w:id="4388" w:author="Rev 6 Allen Wirfs-Brock" w:date="2012-02-22T13:21:00Z">
        <w:del w:id="4389" w:author="Rev 7 Allen Wirfs-Brock" w:date="2012-04-09T16:10:00Z">
          <w:r w:rsidR="004E4ED3" w:rsidDel="00D8563F">
            <w:delText>.</w:delText>
          </w:r>
        </w:del>
      </w:ins>
    </w:p>
    <w:p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rsidR="004C02EF" w:rsidRPr="00E77497" w:rsidRDefault="004C02EF" w:rsidP="00FA3203">
      <w:pPr>
        <w:pStyle w:val="Alg4"/>
        <w:numPr>
          <w:ilvl w:val="2"/>
          <w:numId w:val="343"/>
        </w:numPr>
      </w:pPr>
      <w:r w:rsidRPr="00E77497">
        <w:t xml:space="preserve">Else return </w:t>
      </w:r>
      <w:r w:rsidRPr="00E77497">
        <w:rPr>
          <w:b/>
        </w:rPr>
        <w:t>true</w:t>
      </w:r>
      <w:r w:rsidRPr="00E77497">
        <w:t>.</w:t>
      </w:r>
    </w:p>
    <w:p w:rsidR="00BE1C30" w:rsidRDefault="004C02EF" w:rsidP="00BE1C30">
      <w:pPr>
        <w:pStyle w:val="Alg4"/>
        <w:numPr>
          <w:ilvl w:val="1"/>
          <w:numId w:val="343"/>
        </w:numPr>
        <w:rPr>
          <w:ins w:id="4390" w:author="Rev 11 Allen Wirfs-Brock" w:date="2012-10-25T09:58:00Z"/>
        </w:rPr>
      </w:pPr>
      <w:r w:rsidRPr="00E77497">
        <w:t>Else</w:t>
      </w:r>
      <w:del w:id="4391" w:author="Rev 11 Allen Wirfs-Brock" w:date="2012-10-25T09:58:00Z">
        <w:r w:rsidRPr="00E77497" w:rsidDel="00BE1C30">
          <w:delText>,</w:delText>
        </w:r>
      </w:del>
      <w:r w:rsidRPr="00E77497">
        <w:t xml:space="preserve"> </w:t>
      </w:r>
      <w:r w:rsidRPr="00E77497">
        <w:rPr>
          <w:i/>
        </w:rPr>
        <w:t>desc</w:t>
      </w:r>
      <w:r w:rsidRPr="00E77497">
        <w:t xml:space="preserve"> must be a DataDescriptor</w:t>
      </w:r>
      <w:del w:id="4392" w:author="Rev 11 Allen Wirfs-Brock" w:date="2012-10-25T09:58:00Z">
        <w:r w:rsidRPr="00E77497" w:rsidDel="00BE1C30">
          <w:delText xml:space="preserve"> </w:delText>
        </w:r>
      </w:del>
      <w:ins w:id="4393" w:author="Rev 11 Allen Wirfs-Brock" w:date="2012-10-25T09:58:00Z">
        <w:r w:rsidR="00BE1C30" w:rsidRPr="00E77497">
          <w:t>,</w:t>
        </w:r>
      </w:ins>
    </w:p>
    <w:p w:rsidR="004C02EF" w:rsidRPr="00E77497" w:rsidRDefault="004C02EF" w:rsidP="00BE1C30">
      <w:pPr>
        <w:pStyle w:val="Alg4"/>
        <w:numPr>
          <w:ilvl w:val="2"/>
          <w:numId w:val="343"/>
        </w:numPr>
      </w:pPr>
      <w:del w:id="4394" w:author="Rev 11 Allen Wirfs-Brock" w:date="2012-10-25T09:59:00Z">
        <w:r w:rsidRPr="00E77497" w:rsidDel="00BE1C30">
          <w:delText>so r</w:delText>
        </w:r>
      </w:del>
      <w:ins w:id="4395" w:author="Rev 11 Allen Wirfs-Brock" w:date="2012-10-25T09:59:00Z">
        <w:r w:rsidR="00BE1C30">
          <w:t>R</w:t>
        </w:r>
      </w:ins>
      <w:r w:rsidRPr="00E77497">
        <w:t xml:space="preserve">eturn the value of </w:t>
      </w:r>
      <w:r w:rsidRPr="00E77497">
        <w:rPr>
          <w:i/>
        </w:rPr>
        <w:t>desc</w:t>
      </w:r>
      <w:r w:rsidRPr="00E77497">
        <w:t>.[[Writable]].</w:t>
      </w:r>
    </w:p>
    <w:p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rsidR="004C02EF" w:rsidRPr="00E77497" w:rsidRDefault="004C02EF" w:rsidP="00FA3203">
      <w:pPr>
        <w:pStyle w:val="Alg4"/>
        <w:numPr>
          <w:ilvl w:val="1"/>
          <w:numId w:val="343"/>
        </w:numPr>
      </w:pPr>
      <w:r w:rsidRPr="00E77497">
        <w:t xml:space="preserve">Else return </w:t>
      </w:r>
      <w:r w:rsidRPr="00E77497">
        <w:rPr>
          <w:b/>
        </w:rPr>
        <w:t>true</w:t>
      </w:r>
      <w:r w:rsidRPr="00E77497">
        <w:t>.</w:t>
      </w:r>
    </w:p>
    <w:p w:rsidR="004C02EF" w:rsidRPr="00E77497" w:rsidRDefault="004C02EF" w:rsidP="008002D2">
      <w:pPr>
        <w:pStyle w:val="Alg4"/>
        <w:numPr>
          <w:ilvl w:val="0"/>
          <w:numId w:val="343"/>
        </w:numPr>
      </w:pPr>
      <w:r w:rsidRPr="00E77497">
        <w:t>Else</w:t>
      </w:r>
      <w:del w:id="4396" w:author="Rev 11 Allen Wirfs-Brock" w:date="2012-10-25T09:59:00Z">
        <w:r w:rsidRPr="00E77497" w:rsidDel="008002D2">
          <w:delText>,</w:delText>
        </w:r>
      </w:del>
      <w:r w:rsidRPr="00E77497">
        <w:t xml:space="preserve"> </w:t>
      </w:r>
      <w:r w:rsidRPr="00E77497">
        <w:rPr>
          <w:i/>
        </w:rPr>
        <w:t>inherited</w:t>
      </w:r>
      <w:r w:rsidRPr="00E77497">
        <w:t xml:space="preserve"> must be a DataDescriptor</w:t>
      </w:r>
      <w:ins w:id="4397" w:author="Rev 11 Allen Wirfs-Brock" w:date="2012-10-25T09:59:00Z">
        <w:r w:rsidR="008002D2" w:rsidRPr="00E77497">
          <w:t>,</w:t>
        </w:r>
      </w:ins>
    </w:p>
    <w:p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rsidR="004C02EF" w:rsidRPr="00E77497" w:rsidRDefault="004C02EF" w:rsidP="004C02EF">
      <w:pPr>
        <w:pStyle w:val="Note"/>
        <w:rPr>
          <w:sz w:val="20"/>
        </w:rPr>
      </w:pPr>
      <w:del w:id="4398" w:author="Rev 9 Allen Wirfs-Brock" w:date="2012-07-07T17:45:00Z">
        <w:r w:rsidRPr="00E77497" w:rsidDel="003D5776">
          <w:rPr>
            <w:sz w:val="20"/>
          </w:rPr>
          <w:delText xml:space="preserve">Host </w:delText>
        </w:r>
      </w:del>
      <w:ins w:id="4399" w:author="Rev 9 Allen Wirfs-Brock" w:date="2012-07-07T17:45:00Z">
        <w:r w:rsidR="003D5776">
          <w:rPr>
            <w:sz w:val="20"/>
          </w:rPr>
          <w:t>Exotic</w:t>
        </w:r>
        <w:r w:rsidR="003D5776" w:rsidRPr="00E77497">
          <w:rPr>
            <w:sz w:val="20"/>
          </w:rPr>
          <w:t xml:space="preserve"> </w:t>
        </w:r>
      </w:ins>
      <w:r w:rsidRPr="00E77497">
        <w:rPr>
          <w:sz w:val="20"/>
        </w:rPr>
        <w:t xml:space="preserve">objects may define additional constraints upon [[Put]] operations. If possible, </w:t>
      </w:r>
      <w:del w:id="4400" w:author="Rev 9 Allen Wirfs-Brock" w:date="2012-07-07T17:45:00Z">
        <w:r w:rsidRPr="00E77497" w:rsidDel="003D5776">
          <w:rPr>
            <w:sz w:val="20"/>
          </w:rPr>
          <w:delText xml:space="preserve">host </w:delText>
        </w:r>
      </w:del>
      <w:ins w:id="4401" w:author="Rev 9 Allen Wirfs-Brock" w:date="2012-07-07T17:45:00Z">
        <w:r w:rsidR="003D5776">
          <w:rPr>
            <w:sz w:val="20"/>
          </w:rPr>
          <w:t>exotic</w:t>
        </w:r>
        <w:r w:rsidR="003D5776" w:rsidRPr="00E77497">
          <w:rPr>
            <w:sz w:val="20"/>
          </w:rPr>
          <w:t xml:space="preserve"> </w:t>
        </w:r>
      </w:ins>
      <w:r w:rsidRPr="00E77497">
        <w:rPr>
          <w:sz w:val="20"/>
        </w:rPr>
        <w:t>objects should not allow [[Put]] operations in situations where this definition of [[CanPut]] returns false.</w:t>
      </w:r>
    </w:p>
    <w:p w:rsidR="004C02EF" w:rsidRPr="00E77497" w:rsidRDefault="004C02EF" w:rsidP="00C623F2">
      <w:pPr>
        <w:pStyle w:val="Heading3"/>
        <w:numPr>
          <w:ilvl w:val="0"/>
          <w:numId w:val="0"/>
        </w:numPr>
      </w:pPr>
      <w:bookmarkStart w:id="4402" w:name="_Toc235503352"/>
      <w:bookmarkStart w:id="4403" w:name="_Toc241509127"/>
      <w:bookmarkStart w:id="4404" w:name="_Toc244416614"/>
      <w:bookmarkStart w:id="4405" w:name="_Toc276630978"/>
      <w:bookmarkStart w:id="4406" w:name="_Toc339020291"/>
      <w:r w:rsidRPr="00E77497">
        <w:t>8.12.5</w:t>
      </w:r>
      <w:r w:rsidRPr="00E77497">
        <w:tab/>
        <w:t>[[Put]] ( P, V, Throw</w:t>
      </w:r>
      <w:ins w:id="4407" w:author="Rev 7 Allen Wirfs-Brock" w:date="2012-05-01T15:48:00Z">
        <w:r w:rsidR="00791170">
          <w:t xml:space="preserve">[, </w:t>
        </w:r>
      </w:ins>
      <w:ins w:id="4408" w:author="Rev 7 Allen Wirfs-Brock" w:date="2012-05-01T15:51:00Z">
        <w:r w:rsidR="00791170">
          <w:t>accessorT</w:t>
        </w:r>
      </w:ins>
      <w:ins w:id="4409" w:author="Rev 7 Allen Wirfs-Brock" w:date="2012-05-01T15:48:00Z">
        <w:r w:rsidR="00791170">
          <w:t xml:space="preserve">hisValue] </w:t>
        </w:r>
      </w:ins>
      <w:r w:rsidRPr="00E77497">
        <w:t xml:space="preserve"> )</w:t>
      </w:r>
      <w:bookmarkEnd w:id="4402"/>
      <w:bookmarkEnd w:id="4403"/>
      <w:bookmarkEnd w:id="4404"/>
      <w:bookmarkEnd w:id="4405"/>
      <w:bookmarkEnd w:id="4406"/>
    </w:p>
    <w:p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rsidR="004E4ED3" w:rsidDel="00D8563F" w:rsidRDefault="00B868C9" w:rsidP="004E4ED3">
      <w:pPr>
        <w:pStyle w:val="Alg4"/>
        <w:numPr>
          <w:ilvl w:val="0"/>
          <w:numId w:val="344"/>
        </w:numPr>
        <w:rPr>
          <w:ins w:id="4410" w:author="Rev 6 Allen Wirfs-Brock" w:date="2012-02-22T13:22:00Z"/>
          <w:del w:id="4411" w:author="Rev 7 Allen Wirfs-Brock" w:date="2012-04-09T16:11:00Z"/>
        </w:rPr>
      </w:pPr>
      <w:ins w:id="4412" w:author="Rev 6 Allen Wirfs-Brock" w:date="2012-02-23T13:16:00Z">
        <w:del w:id="4413" w:author="Rev 7 Allen Wirfs-Brock" w:date="2012-04-09T16:11:00Z">
          <w:r w:rsidDel="00D8563F">
            <w:delText>ReturnIfAbrupt(</w:delText>
          </w:r>
          <w:r w:rsidDel="00D8563F">
            <w:rPr>
              <w:i/>
            </w:rPr>
            <w:delText>O</w:delText>
          </w:r>
          <w:r w:rsidDel="00D8563F">
            <w:delText>)</w:delText>
          </w:r>
        </w:del>
      </w:ins>
      <w:ins w:id="4414" w:author="Rev 6 Allen Wirfs-Brock" w:date="2012-02-22T13:22:00Z">
        <w:del w:id="4415" w:author="Rev 7 Allen Wirfs-Brock" w:date="2012-04-09T16:11:00Z">
          <w:r w:rsidR="004E4ED3" w:rsidDel="00D8563F">
            <w:delText>.</w:delText>
          </w:r>
        </w:del>
      </w:ins>
    </w:p>
    <w:p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rsidR="004C02EF" w:rsidRPr="00E77497" w:rsidRDefault="004C02EF" w:rsidP="00FA3203">
      <w:pPr>
        <w:pStyle w:val="Alg4"/>
        <w:numPr>
          <w:ilvl w:val="1"/>
          <w:numId w:val="344"/>
        </w:numPr>
      </w:pPr>
      <w:r w:rsidRPr="00E77497">
        <w:t>Else return</w:t>
      </w:r>
      <w:ins w:id="4416" w:author="Rev 6 Allen Wirfs-Brock" w:date="2012-02-22T13:22:00Z">
        <w:r w:rsidR="004E4ED3" w:rsidRPr="004E4ED3">
          <w:rPr>
            <w:b/>
          </w:rPr>
          <w:t xml:space="preserve"> </w:t>
        </w:r>
        <w:r w:rsidR="004E4ED3" w:rsidRPr="00E77497">
          <w:rPr>
            <w:b/>
          </w:rPr>
          <w:t>undefined</w:t>
        </w:r>
      </w:ins>
      <w:r w:rsidRPr="00E77497">
        <w:t>.</w:t>
      </w:r>
    </w:p>
    <w:p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rsidR="004C02EF" w:rsidRPr="00E77497" w:rsidRDefault="004C02EF" w:rsidP="00FA3203">
      <w:pPr>
        <w:pStyle w:val="Alg4"/>
        <w:numPr>
          <w:ilvl w:val="1"/>
          <w:numId w:val="344"/>
        </w:numPr>
      </w:pPr>
      <w:del w:id="4417" w:author="Rev 6 Allen Wirfs-Brock" w:date="2012-02-22T13:23:00Z">
        <w:r w:rsidRPr="00E77497" w:rsidDel="004E4ED3">
          <w:delText xml:space="preserve">Call </w:delText>
        </w:r>
      </w:del>
      <w:ins w:id="4418"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rsidR="004C02EF" w:rsidRPr="00E77497" w:rsidDel="00DE13A5" w:rsidRDefault="004C02EF" w:rsidP="00FA3203">
      <w:pPr>
        <w:pStyle w:val="Alg4"/>
        <w:numPr>
          <w:ilvl w:val="1"/>
          <w:numId w:val="344"/>
        </w:numPr>
        <w:rPr>
          <w:del w:id="4419" w:author="Rev 7 Allen Wirfs-Brock" w:date="2012-05-04T14:02:00Z"/>
        </w:rPr>
      </w:pPr>
      <w:del w:id="4420" w:author="Rev 7 Allen Wirfs-Brock" w:date="2012-05-04T14:02:00Z">
        <w:r w:rsidRPr="00E77497" w:rsidDel="00DE13A5">
          <w:delText>Return.</w:delText>
        </w:r>
      </w:del>
    </w:p>
    <w:p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xml:space="preserve">. This may be </w:t>
      </w:r>
      <w:ins w:id="4421" w:author="Rev 10 Allen Wirfs-Brock" w:date="2012-09-27T08:35:00Z">
        <w:r w:rsidR="00E224CC">
          <w:t xml:space="preserve"> </w:t>
        </w:r>
        <w:r w:rsidR="00E224CC" w:rsidRPr="00E224CC">
          <w:rPr>
            <w:b/>
          </w:rPr>
          <w:t>undefined</w:t>
        </w:r>
        <w:r w:rsidR="00E224CC">
          <w:t xml:space="preserve"> or </w:t>
        </w:r>
      </w:ins>
      <w:r w:rsidRPr="00E77497">
        <w:t>either an own or inherited accessor property descriptor or an inherited data property descriptor.</w:t>
      </w:r>
    </w:p>
    <w:p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rsidR="00791170" w:rsidRDefault="00791170" w:rsidP="00791170">
      <w:pPr>
        <w:pStyle w:val="Alg4"/>
        <w:numPr>
          <w:ilvl w:val="1"/>
          <w:numId w:val="344"/>
        </w:numPr>
        <w:spacing w:after="120"/>
        <w:contextualSpacing/>
        <w:rPr>
          <w:ins w:id="4422" w:author="Rev 7 Allen Wirfs-Brock" w:date="2012-05-01T15:51:00Z"/>
        </w:rPr>
      </w:pPr>
      <w:ins w:id="4423" w:author="Rev 7 Allen Wirfs-Brock" w:date="2012-05-01T15:51:00Z">
        <w:r>
          <w:t xml:space="preserve">If </w:t>
        </w:r>
      </w:ins>
      <w:ins w:id="4424" w:author="Rev 7 Allen Wirfs-Brock" w:date="2012-05-01T15:52:00Z">
        <w:r>
          <w:rPr>
            <w:i/>
          </w:rPr>
          <w:t>accessorT</w:t>
        </w:r>
      </w:ins>
      <w:ins w:id="4425" w:author="Rev 7 Allen Wirfs-Brock" w:date="2012-05-01T15:51:00Z">
        <w:r w:rsidRPr="00791170">
          <w:rPr>
            <w:i/>
          </w:rPr>
          <w:t>hisValue</w:t>
        </w:r>
        <w:r>
          <w:t xml:space="preserve"> is not present, then let </w:t>
        </w:r>
      </w:ins>
      <w:ins w:id="4426" w:author="Rev 7 Allen Wirfs-Brock" w:date="2012-05-01T15:52:00Z">
        <w:r>
          <w:rPr>
            <w:i/>
          </w:rPr>
          <w:t>accessorT</w:t>
        </w:r>
        <w:r w:rsidRPr="00791170">
          <w:rPr>
            <w:i/>
          </w:rPr>
          <w:t>hisValue</w:t>
        </w:r>
        <w:r>
          <w:t xml:space="preserve"> </w:t>
        </w:r>
      </w:ins>
      <w:ins w:id="4427" w:author="Rev 7 Allen Wirfs-Brock" w:date="2012-05-01T15:51:00Z">
        <w:r>
          <w:t xml:space="preserve">be </w:t>
        </w:r>
        <w:r w:rsidRPr="00791170">
          <w:rPr>
            <w:i/>
          </w:rPr>
          <w:t>O</w:t>
        </w:r>
        <w:r>
          <w:t>.</w:t>
        </w:r>
      </w:ins>
    </w:p>
    <w:p w:rsidR="004C02EF" w:rsidRPr="00E77497" w:rsidRDefault="004E4ED3" w:rsidP="00A11130">
      <w:pPr>
        <w:pStyle w:val="Alg4"/>
        <w:numPr>
          <w:ilvl w:val="1"/>
          <w:numId w:val="344"/>
        </w:numPr>
      </w:pPr>
      <w:ins w:id="4428" w:author="Rev 6 Allen Wirfs-Brock" w:date="2012-02-22T13:23:00Z">
        <w:r>
          <w:t>Return the result of calling</w:t>
        </w:r>
        <w:r w:rsidRPr="00E77497">
          <w:t xml:space="preserve"> </w:t>
        </w:r>
      </w:ins>
      <w:del w:id="4429"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ins w:id="4430" w:author="Rev 10 Allen Wirfs-Brock" w:date="2012-08-14T16:18:00Z">
        <w:r w:rsidR="00EA1B5F">
          <w:rPr>
            <w:i/>
          </w:rPr>
          <w:t>accessorT</w:t>
        </w:r>
        <w:r w:rsidR="00EA1B5F" w:rsidRPr="00791170">
          <w:rPr>
            <w:i/>
          </w:rPr>
          <w:t>hisValue</w:t>
        </w:r>
        <w:r w:rsidR="00EA1B5F">
          <w:t xml:space="preserve"> </w:t>
        </w:r>
      </w:ins>
      <w:ins w:id="4431" w:author="Rev 7 Allen Wirfs-Brock" w:date="2012-05-01T15:51:00Z">
        <w:del w:id="4432" w:author="Rev 10 Allen Wirfs-Brock" w:date="2012-08-14T16:18:00Z">
          <w:r w:rsidR="00791170" w:rsidRPr="00791170" w:rsidDel="00EA1B5F">
            <w:rPr>
              <w:i/>
            </w:rPr>
            <w:delText>thisValue</w:delText>
          </w:r>
        </w:del>
      </w:ins>
      <w:del w:id="4433" w:author="Rev 10 Allen Wirfs-Brock" w:date="2012-08-14T16:18:00Z">
        <w:r w:rsidR="004C02EF" w:rsidRPr="00E77497" w:rsidDel="00EA1B5F">
          <w:rPr>
            <w:i/>
          </w:rPr>
          <w:delText xml:space="preserve">O </w:delText>
        </w:r>
      </w:del>
      <w:r w:rsidR="004C02EF" w:rsidRPr="00E77497">
        <w:t xml:space="preserve">as </w:t>
      </w:r>
      <w:ins w:id="4434" w:author="Rev 11 Allen Wirfs-Brock" w:date="2012-10-24T09:56:00Z">
        <w:r w:rsidR="00A11130" w:rsidRPr="006637C6">
          <w:rPr>
            <w:i/>
          </w:rPr>
          <w:t>this</w:t>
        </w:r>
        <w:r w:rsidR="00A11130">
          <w:rPr>
            <w:i/>
          </w:rPr>
          <w:t>Argument</w:t>
        </w:r>
        <w:r w:rsidR="00A11130" w:rsidRPr="00E77497">
          <w:t xml:space="preserve"> </w:t>
        </w:r>
      </w:ins>
      <w:del w:id="4435" w:author="Rev 11 Allen Wirfs-Brock" w:date="2012-10-24T09:56:00Z">
        <w:r w:rsidR="004C02EF" w:rsidRPr="00E77497" w:rsidDel="00A11130">
          <w:delText xml:space="preserve">the </w:delText>
        </w:r>
        <w:r w:rsidR="004C02EF" w:rsidRPr="00E77497" w:rsidDel="00A11130">
          <w:rPr>
            <w:b/>
          </w:rPr>
          <w:delText xml:space="preserve">this </w:delText>
        </w:r>
        <w:r w:rsidR="004C02EF" w:rsidRPr="00E77497" w:rsidDel="00A11130">
          <w:delText xml:space="preserve">value </w:delText>
        </w:r>
      </w:del>
      <w:r w:rsidR="004C02EF" w:rsidRPr="00E77497">
        <w:t xml:space="preserve">and </w:t>
      </w:r>
      <w:ins w:id="4436" w:author="Rev 11 Allen Wirfs-Brock" w:date="2012-10-24T09:57:00Z">
        <w:r w:rsidR="00A11130">
          <w:t xml:space="preserve">List containing </w:t>
        </w:r>
      </w:ins>
      <w:del w:id="4437" w:author="Rev 11 Allen Wirfs-Brock" w:date="2012-10-24T09:57:00Z">
        <w:r w:rsidR="004C02EF" w:rsidRPr="00E77497" w:rsidDel="00A11130">
          <w:delText xml:space="preserve">providing </w:delText>
        </w:r>
      </w:del>
      <w:r w:rsidR="004C02EF" w:rsidRPr="00E77497">
        <w:rPr>
          <w:i/>
        </w:rPr>
        <w:t xml:space="preserve">V </w:t>
      </w:r>
      <w:r w:rsidR="004C02EF" w:rsidRPr="00E77497">
        <w:t xml:space="preserve">as </w:t>
      </w:r>
      <w:del w:id="4438" w:author="Rev 11 Allen Wirfs-Brock" w:date="2012-10-24T09:57:00Z">
        <w:r w:rsidR="004C02EF" w:rsidRPr="00A11130" w:rsidDel="00A11130">
          <w:rPr>
            <w:i/>
            <w:iCs/>
          </w:rPr>
          <w:delText>the sole argument</w:delText>
        </w:r>
      </w:del>
      <w:ins w:id="4439" w:author="Rev 11 Allen Wirfs-Brock" w:date="2012-10-24T09:57:00Z">
        <w:r w:rsidR="00A11130">
          <w:rPr>
            <w:i/>
            <w:iCs/>
          </w:rPr>
          <w:t>argumentsList</w:t>
        </w:r>
      </w:ins>
      <w:r w:rsidR="004C02EF" w:rsidRPr="00E77497">
        <w:t>.</w:t>
      </w:r>
    </w:p>
    <w:p w:rsidR="004C02EF" w:rsidRPr="00E77497" w:rsidRDefault="004C02EF" w:rsidP="008002D2">
      <w:pPr>
        <w:pStyle w:val="Alg4"/>
        <w:numPr>
          <w:ilvl w:val="0"/>
          <w:numId w:val="344"/>
        </w:numPr>
      </w:pPr>
      <w:r w:rsidRPr="00E77497">
        <w:t>Else</w:t>
      </w:r>
      <w:del w:id="4440" w:author="Rev 11 Allen Wirfs-Brock" w:date="2012-10-25T09:59:00Z">
        <w:r w:rsidRPr="00E77497" w:rsidDel="008002D2">
          <w:delText>,</w:delText>
        </w:r>
      </w:del>
      <w:r w:rsidRPr="00E77497">
        <w:t xml:space="preserve"> create a named data property named </w:t>
      </w:r>
      <w:r w:rsidRPr="00E77497">
        <w:rPr>
          <w:i/>
        </w:rPr>
        <w:t xml:space="preserve">P </w:t>
      </w:r>
      <w:r w:rsidRPr="00E77497">
        <w:t xml:space="preserve">on object </w:t>
      </w:r>
      <w:r w:rsidRPr="00E77497">
        <w:rPr>
          <w:i/>
        </w:rPr>
        <w:t xml:space="preserve">O </w:t>
      </w:r>
      <w:r w:rsidRPr="00E77497">
        <w:t>as follows</w:t>
      </w:r>
      <w:ins w:id="4441" w:author="Rev 11 Allen Wirfs-Brock" w:date="2012-10-25T09:59:00Z">
        <w:r w:rsidR="008002D2" w:rsidRPr="00E77497">
          <w:t>,</w:t>
        </w:r>
      </w:ins>
    </w:p>
    <w:p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E4ED3" w:rsidP="004E4ED3">
      <w:pPr>
        <w:pStyle w:val="Alg4"/>
        <w:numPr>
          <w:ilvl w:val="1"/>
          <w:numId w:val="344"/>
        </w:numPr>
        <w:spacing w:after="220"/>
      </w:pPr>
      <w:ins w:id="4442" w:author="Rev 6 Allen Wirfs-Brock" w:date="2012-02-22T13:23:00Z">
        <w:r>
          <w:t>Return the result of calling</w:t>
        </w:r>
        <w:r w:rsidRPr="00E77497">
          <w:t xml:space="preserve"> </w:t>
        </w:r>
      </w:ins>
      <w:del w:id="4443"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rsidR="004C02EF" w:rsidRPr="00E77497" w:rsidDel="004E4ED3" w:rsidRDefault="004C02EF" w:rsidP="009A20C6">
      <w:pPr>
        <w:pStyle w:val="Alg4"/>
        <w:numPr>
          <w:ilvl w:val="0"/>
          <w:numId w:val="344"/>
        </w:numPr>
        <w:spacing w:after="120"/>
        <w:rPr>
          <w:del w:id="4444" w:author="Rev 6 Allen Wirfs-Brock" w:date="2012-02-22T13:24:00Z"/>
        </w:rPr>
      </w:pPr>
      <w:del w:id="4445" w:author="Rev 6 Allen Wirfs-Brock" w:date="2012-02-22T13:24:00Z">
        <w:r w:rsidRPr="00E77497" w:rsidDel="004E4ED3">
          <w:lastRenderedPageBreak/>
          <w:delText>Return.</w:delText>
        </w:r>
      </w:del>
    </w:p>
    <w:p w:rsidR="004C02EF" w:rsidRPr="00E77497" w:rsidRDefault="004C02EF" w:rsidP="00C623F2">
      <w:pPr>
        <w:pStyle w:val="Heading3"/>
        <w:numPr>
          <w:ilvl w:val="0"/>
          <w:numId w:val="0"/>
        </w:numPr>
      </w:pPr>
      <w:bookmarkStart w:id="4446" w:name="_Toc235503353"/>
      <w:bookmarkStart w:id="4447" w:name="_Toc241509128"/>
      <w:bookmarkStart w:id="4448" w:name="_Toc244416615"/>
      <w:bookmarkStart w:id="4449" w:name="_Toc276630979"/>
      <w:bookmarkStart w:id="4450" w:name="_Toc339020292"/>
      <w:r w:rsidRPr="00E77497">
        <w:t>8.12.6</w:t>
      </w:r>
      <w:r w:rsidRPr="00E77497">
        <w:tab/>
        <w:t>[[HasProperty]] (P)</w:t>
      </w:r>
      <w:bookmarkEnd w:id="4446"/>
      <w:bookmarkEnd w:id="4447"/>
      <w:bookmarkEnd w:id="4448"/>
      <w:bookmarkEnd w:id="4449"/>
      <w:bookmarkEnd w:id="4450"/>
    </w:p>
    <w:p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rsidR="004E4ED3" w:rsidDel="00D8563F" w:rsidRDefault="00B868C9" w:rsidP="004E4ED3">
      <w:pPr>
        <w:pStyle w:val="Alg4"/>
        <w:numPr>
          <w:ilvl w:val="0"/>
          <w:numId w:val="345"/>
        </w:numPr>
        <w:rPr>
          <w:ins w:id="4451" w:author="Rev 6 Allen Wirfs-Brock" w:date="2012-02-22T13:24:00Z"/>
          <w:del w:id="4452" w:author="Rev 7 Allen Wirfs-Brock" w:date="2012-04-09T16:12:00Z"/>
        </w:rPr>
      </w:pPr>
      <w:ins w:id="4453" w:author="Rev 6 Allen Wirfs-Brock" w:date="2012-02-23T13:16:00Z">
        <w:del w:id="4454" w:author="Rev 7 Allen Wirfs-Brock" w:date="2012-04-09T16:12:00Z">
          <w:r w:rsidDel="00D8563F">
            <w:delText>ReturnIfAbrupt(</w:delText>
          </w:r>
          <w:r w:rsidDel="00D8563F">
            <w:rPr>
              <w:i/>
            </w:rPr>
            <w:delText>O</w:delText>
          </w:r>
          <w:r w:rsidDel="00D8563F">
            <w:delText>)</w:delText>
          </w:r>
        </w:del>
      </w:ins>
      <w:ins w:id="4455" w:author="Rev 6 Allen Wirfs-Brock" w:date="2012-02-22T13:24:00Z">
        <w:del w:id="4456" w:author="Rev 7 Allen Wirfs-Brock" w:date="2012-04-09T16:12:00Z">
          <w:r w:rsidR="004E4ED3" w:rsidDel="00D8563F">
            <w:delText>.</w:delText>
          </w:r>
        </w:del>
      </w:ins>
    </w:p>
    <w:p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rsidR="004C02EF" w:rsidRPr="00E77497" w:rsidRDefault="004C02EF" w:rsidP="00C623F2">
      <w:pPr>
        <w:pStyle w:val="Heading3"/>
        <w:numPr>
          <w:ilvl w:val="0"/>
          <w:numId w:val="0"/>
        </w:numPr>
      </w:pPr>
      <w:bookmarkStart w:id="4457" w:name="_Toc235503354"/>
      <w:bookmarkStart w:id="4458" w:name="_Toc241509129"/>
      <w:bookmarkStart w:id="4459" w:name="_Toc244416616"/>
      <w:bookmarkStart w:id="4460" w:name="_Toc276630980"/>
      <w:bookmarkStart w:id="4461" w:name="_Toc339020293"/>
      <w:r w:rsidRPr="00E77497">
        <w:t>8.12.7</w:t>
      </w:r>
      <w:r w:rsidRPr="00E77497">
        <w:tab/>
        <w:t>[[Delete]] (P, Throw)</w:t>
      </w:r>
      <w:bookmarkEnd w:id="4457"/>
      <w:bookmarkEnd w:id="4458"/>
      <w:bookmarkEnd w:id="4459"/>
      <w:bookmarkEnd w:id="4460"/>
      <w:bookmarkEnd w:id="4461"/>
    </w:p>
    <w:p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rsidR="004E4ED3" w:rsidDel="00D8563F" w:rsidRDefault="00B868C9" w:rsidP="004E4ED3">
      <w:pPr>
        <w:pStyle w:val="Alg4"/>
        <w:numPr>
          <w:ilvl w:val="0"/>
          <w:numId w:val="346"/>
        </w:numPr>
        <w:rPr>
          <w:ins w:id="4462" w:author="Rev 6 Allen Wirfs-Brock" w:date="2012-02-22T13:24:00Z"/>
          <w:del w:id="4463" w:author="Rev 7 Allen Wirfs-Brock" w:date="2012-04-09T16:12:00Z"/>
        </w:rPr>
      </w:pPr>
      <w:ins w:id="4464" w:author="Rev 6 Allen Wirfs-Brock" w:date="2012-02-23T13:16:00Z">
        <w:del w:id="4465" w:author="Rev 7 Allen Wirfs-Brock" w:date="2012-04-09T16:12:00Z">
          <w:r w:rsidDel="00D8563F">
            <w:delText>ReturnIfAbrupt(</w:delText>
          </w:r>
          <w:r w:rsidDel="00D8563F">
            <w:rPr>
              <w:i/>
            </w:rPr>
            <w:delText>O</w:delText>
          </w:r>
          <w:r w:rsidDel="00D8563F">
            <w:delText>)</w:delText>
          </w:r>
        </w:del>
      </w:ins>
      <w:ins w:id="4466" w:author="Rev 6 Allen Wirfs-Brock" w:date="2012-02-22T13:24:00Z">
        <w:del w:id="4467" w:author="Rev 7 Allen Wirfs-Brock" w:date="2012-04-09T16:12:00Z">
          <w:r w:rsidR="004E4ED3" w:rsidDel="00D8563F">
            <w:delText>.</w:delText>
          </w:r>
        </w:del>
      </w:ins>
    </w:p>
    <w:p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rsidR="004C02EF" w:rsidRPr="00E77497" w:rsidRDefault="004C02EF" w:rsidP="009A20C6">
      <w:pPr>
        <w:pStyle w:val="Alg4"/>
        <w:numPr>
          <w:ilvl w:val="1"/>
          <w:numId w:val="346"/>
        </w:numPr>
      </w:pPr>
      <w:r w:rsidRPr="00E77497">
        <w:t xml:space="preserve">Return </w:t>
      </w:r>
      <w:r w:rsidRPr="00E77497">
        <w:rPr>
          <w:b/>
        </w:rPr>
        <w:t>true</w:t>
      </w:r>
      <w:r w:rsidRPr="00E77497">
        <w:t>.</w:t>
      </w:r>
    </w:p>
    <w:p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rsidR="004C02EF" w:rsidRPr="00E77497" w:rsidRDefault="004C02EF" w:rsidP="00C623F2">
      <w:pPr>
        <w:pStyle w:val="Heading3"/>
        <w:numPr>
          <w:ilvl w:val="0"/>
          <w:numId w:val="0"/>
        </w:numPr>
      </w:pPr>
      <w:bookmarkStart w:id="4468" w:name="_Toc235503355"/>
      <w:bookmarkStart w:id="4469" w:name="_Toc241509130"/>
      <w:bookmarkStart w:id="4470" w:name="_Toc244416617"/>
      <w:bookmarkStart w:id="4471" w:name="_Toc276630981"/>
      <w:bookmarkStart w:id="4472" w:name="_Toc339020294"/>
      <w:r w:rsidRPr="00E77497">
        <w:t>8.12.8</w:t>
      </w:r>
      <w:r w:rsidRPr="00E77497">
        <w:tab/>
        <w:t>[[DefaultValue]] (hint)</w:t>
      </w:r>
      <w:bookmarkEnd w:id="4468"/>
      <w:bookmarkEnd w:id="4469"/>
      <w:bookmarkEnd w:id="4470"/>
      <w:bookmarkEnd w:id="4471"/>
      <w:bookmarkEnd w:id="4472"/>
    </w:p>
    <w:p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rsidR="004E4ED3" w:rsidDel="00D8563F" w:rsidRDefault="00B868C9" w:rsidP="004E4ED3">
      <w:pPr>
        <w:pStyle w:val="Alg4"/>
        <w:numPr>
          <w:ilvl w:val="0"/>
          <w:numId w:val="347"/>
        </w:numPr>
        <w:rPr>
          <w:ins w:id="4473" w:author="Rev 6 Allen Wirfs-Brock" w:date="2012-02-22T13:25:00Z"/>
          <w:del w:id="4474" w:author="Rev 7 Allen Wirfs-Brock" w:date="2012-04-09T16:12:00Z"/>
        </w:rPr>
      </w:pPr>
      <w:ins w:id="4475" w:author="Rev 6 Allen Wirfs-Brock" w:date="2012-02-23T13:17:00Z">
        <w:del w:id="4476" w:author="Rev 7 Allen Wirfs-Brock" w:date="2012-04-09T16:12:00Z">
          <w:r w:rsidDel="00D8563F">
            <w:delText>ReturnIfAbrupt(</w:delText>
          </w:r>
          <w:r w:rsidDel="00D8563F">
            <w:rPr>
              <w:i/>
            </w:rPr>
            <w:delText>O</w:delText>
          </w:r>
          <w:r w:rsidDel="00D8563F">
            <w:delText>)</w:delText>
          </w:r>
        </w:del>
      </w:ins>
      <w:ins w:id="4477" w:author="Rev 6 Allen Wirfs-Brock" w:date="2012-02-22T13:25:00Z">
        <w:del w:id="4478" w:author="Rev 7 Allen Wirfs-Brock" w:date="2012-04-09T16:12:00Z">
          <w:r w:rsidR="004E4ED3" w:rsidDel="00D8563F">
            <w:delText>.</w:delText>
          </w:r>
        </w:del>
      </w:ins>
    </w:p>
    <w:p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rsidR="004E4ED3" w:rsidRDefault="002861C6" w:rsidP="004E4ED3">
      <w:pPr>
        <w:pStyle w:val="Alg4"/>
        <w:numPr>
          <w:ilvl w:val="0"/>
          <w:numId w:val="347"/>
        </w:numPr>
        <w:rPr>
          <w:ins w:id="4479" w:author="Rev 6 Allen Wirfs-Brock" w:date="2012-02-22T13:26:00Z"/>
        </w:rPr>
      </w:pPr>
      <w:ins w:id="4480" w:author="Rev 6 Allen Wirfs-Brock" w:date="2012-02-23T13:17:00Z">
        <w:r>
          <w:t>ReturnIfAbrupt(</w:t>
        </w:r>
        <w:r>
          <w:rPr>
            <w:i/>
          </w:rPr>
          <w:t>toString</w:t>
        </w:r>
        <w:r>
          <w:t>)</w:t>
        </w:r>
      </w:ins>
      <w:ins w:id="4481" w:author="Rev 6 Allen Wirfs-Brock" w:date="2012-02-22T13:26:00Z">
        <w:r w:rsidR="004E4ED3">
          <w:t>.</w:t>
        </w:r>
      </w:ins>
    </w:p>
    <w:p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rsidR="004C02EF" w:rsidRPr="00E77497" w:rsidRDefault="004C02EF" w:rsidP="00A11130">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w:t>
      </w:r>
      <w:ins w:id="4482" w:author="Rev 11 Allen Wirfs-Brock" w:date="2012-10-24T09:58:00Z">
        <w:r w:rsidR="00A11130" w:rsidRPr="006637C6">
          <w:rPr>
            <w:i/>
          </w:rPr>
          <w:t>this</w:t>
        </w:r>
        <w:r w:rsidR="00A11130">
          <w:rPr>
            <w:i/>
          </w:rPr>
          <w:t>Argument</w:t>
        </w:r>
        <w:r w:rsidR="00A11130" w:rsidRPr="00E77497">
          <w:t xml:space="preserve"> </w:t>
        </w:r>
      </w:ins>
      <w:del w:id="4483" w:author="Rev 11 Allen Wirfs-Brock" w:date="2012-10-24T09:58:00Z">
        <w:r w:rsidRPr="00E77497" w:rsidDel="00A11130">
          <w:delText xml:space="preserve">the </w:delText>
        </w:r>
        <w:r w:rsidRPr="00E77497" w:rsidDel="00A11130">
          <w:rPr>
            <w:b/>
          </w:rPr>
          <w:delText>this</w:delText>
        </w:r>
        <w:r w:rsidRPr="00E77497" w:rsidDel="00A11130">
          <w:delText xml:space="preserve"> value </w:delText>
        </w:r>
      </w:del>
      <w:r w:rsidRPr="00E77497">
        <w:t xml:space="preserve">and an empty </w:t>
      </w:r>
      <w:ins w:id="4484" w:author="Rev 11 Allen Wirfs-Brock" w:date="2012-10-24T09:58:00Z">
        <w:r w:rsidR="00A11130">
          <w:t>L</w:t>
        </w:r>
      </w:ins>
      <w:del w:id="4485" w:author="Rev 11 Allen Wirfs-Brock" w:date="2012-10-24T09:58:00Z">
        <w:r w:rsidRPr="00E77497" w:rsidDel="00A11130">
          <w:delText>argument l</w:delText>
        </w:r>
      </w:del>
      <w:r w:rsidRPr="00E77497">
        <w:t>ist</w:t>
      </w:r>
      <w:ins w:id="4486" w:author="Rev 11 Allen Wirfs-Brock" w:date="2012-10-24T09:58:00Z">
        <w:r w:rsidR="00A11130">
          <w:t xml:space="preserve"> as </w:t>
        </w:r>
        <w:r w:rsidR="00A11130">
          <w:rPr>
            <w:i/>
            <w:iCs/>
          </w:rPr>
          <w:t>argumentsList</w:t>
        </w:r>
      </w:ins>
      <w:r w:rsidRPr="00E77497">
        <w:t>.</w:t>
      </w:r>
    </w:p>
    <w:p w:rsidR="002D271D" w:rsidRDefault="002861C6" w:rsidP="002D271D">
      <w:pPr>
        <w:pStyle w:val="Alg4"/>
        <w:numPr>
          <w:ilvl w:val="1"/>
          <w:numId w:val="347"/>
        </w:numPr>
        <w:rPr>
          <w:ins w:id="4487" w:author="Rev 6 Allen Wirfs-Brock" w:date="2012-02-22T13:28:00Z"/>
        </w:rPr>
      </w:pPr>
      <w:ins w:id="4488" w:author="Rev 6 Allen Wirfs-Brock" w:date="2012-02-23T13:17:00Z">
        <w:r>
          <w:t>ReturnIfAbrupt(</w:t>
        </w:r>
      </w:ins>
      <w:ins w:id="4489" w:author="Rev 6 Allen Wirfs-Brock" w:date="2012-02-23T13:18:00Z">
        <w:r>
          <w:rPr>
            <w:i/>
          </w:rPr>
          <w:t>str</w:t>
        </w:r>
      </w:ins>
      <w:ins w:id="4490" w:author="Rev 6 Allen Wirfs-Brock" w:date="2012-02-23T13:17:00Z">
        <w:r>
          <w:t>)</w:t>
        </w:r>
      </w:ins>
      <w:ins w:id="4491" w:author="Rev 6 Allen Wirfs-Brock" w:date="2012-02-22T13:28:00Z">
        <w:r w:rsidR="002D271D">
          <w:t>.</w:t>
        </w:r>
      </w:ins>
    </w:p>
    <w:p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rsidR="004E4ED3" w:rsidRDefault="002861C6" w:rsidP="004E4ED3">
      <w:pPr>
        <w:pStyle w:val="Alg4"/>
        <w:numPr>
          <w:ilvl w:val="0"/>
          <w:numId w:val="347"/>
        </w:numPr>
        <w:rPr>
          <w:ins w:id="4492" w:author="Rev 6 Allen Wirfs-Brock" w:date="2012-02-22T13:27:00Z"/>
        </w:rPr>
      </w:pPr>
      <w:ins w:id="4493" w:author="Rev 6 Allen Wirfs-Brock" w:date="2012-02-23T13:18:00Z">
        <w:r>
          <w:t>ReturnIfAbrupt(</w:t>
        </w:r>
        <w:r>
          <w:rPr>
            <w:i/>
          </w:rPr>
          <w:t>valueOf</w:t>
        </w:r>
        <w:r>
          <w:t>)</w:t>
        </w:r>
      </w:ins>
      <w:ins w:id="4494" w:author="Rev 6 Allen Wirfs-Brock" w:date="2012-02-22T13:27:00Z">
        <w:r w:rsidR="004E4ED3">
          <w:t>.</w:t>
        </w:r>
      </w:ins>
    </w:p>
    <w:p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rsidR="004C02EF" w:rsidRPr="00E77497" w:rsidRDefault="004C02EF" w:rsidP="00A11130">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w:t>
      </w:r>
      <w:ins w:id="4495" w:author="Rev 11 Allen Wirfs-Brock" w:date="2012-10-24T09:59:00Z">
        <w:r w:rsidR="00A11130" w:rsidRPr="006637C6">
          <w:rPr>
            <w:i/>
          </w:rPr>
          <w:t>this</w:t>
        </w:r>
        <w:r w:rsidR="00A11130">
          <w:rPr>
            <w:i/>
          </w:rPr>
          <w:t>Argument</w:t>
        </w:r>
        <w:r w:rsidR="00A11130" w:rsidRPr="00E77497">
          <w:t xml:space="preserve"> </w:t>
        </w:r>
      </w:ins>
      <w:del w:id="4496" w:author="Rev 11 Allen Wirfs-Brock" w:date="2012-10-24T09:59:00Z">
        <w:r w:rsidRPr="00E77497" w:rsidDel="00A11130">
          <w:delText xml:space="preserve">the </w:delText>
        </w:r>
        <w:r w:rsidRPr="00AA7866" w:rsidDel="00A11130">
          <w:rPr>
            <w:b/>
          </w:rPr>
          <w:delText>this</w:delText>
        </w:r>
        <w:r w:rsidRPr="00E77497" w:rsidDel="00A11130">
          <w:delText xml:space="preserve"> value </w:delText>
        </w:r>
      </w:del>
      <w:r w:rsidRPr="00E77497">
        <w:t>and an empty argument list.</w:t>
      </w:r>
    </w:p>
    <w:p w:rsidR="002D271D" w:rsidRDefault="002861C6" w:rsidP="002D271D">
      <w:pPr>
        <w:pStyle w:val="Alg4"/>
        <w:numPr>
          <w:ilvl w:val="1"/>
          <w:numId w:val="347"/>
        </w:numPr>
        <w:rPr>
          <w:ins w:id="4497" w:author="Rev 6 Allen Wirfs-Brock" w:date="2012-02-22T13:28:00Z"/>
        </w:rPr>
      </w:pPr>
      <w:ins w:id="4498" w:author="Rev 6 Allen Wirfs-Brock" w:date="2012-02-23T13:18:00Z">
        <w:r>
          <w:t>ReturnIfAbrupt(</w:t>
        </w:r>
        <w:r>
          <w:rPr>
            <w:i/>
          </w:rPr>
          <w:t>val</w:t>
        </w:r>
        <w:r>
          <w:t>)</w:t>
        </w:r>
      </w:ins>
      <w:ins w:id="4499" w:author="Rev 6 Allen Wirfs-Brock" w:date="2012-02-22T13:28:00Z">
        <w:r w:rsidR="002D271D">
          <w:t>.</w:t>
        </w:r>
      </w:ins>
    </w:p>
    <w:p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rsidR="004E4ED3" w:rsidDel="00D8563F" w:rsidRDefault="00B868C9" w:rsidP="004E4ED3">
      <w:pPr>
        <w:pStyle w:val="Alg4"/>
        <w:numPr>
          <w:ilvl w:val="0"/>
          <w:numId w:val="348"/>
        </w:numPr>
        <w:rPr>
          <w:ins w:id="4500" w:author="Rev 6 Allen Wirfs-Brock" w:date="2012-02-22T13:25:00Z"/>
          <w:del w:id="4501" w:author="Rev 7 Allen Wirfs-Brock" w:date="2012-04-09T16:15:00Z"/>
        </w:rPr>
      </w:pPr>
      <w:ins w:id="4502" w:author="Rev 6 Allen Wirfs-Brock" w:date="2012-02-23T13:17:00Z">
        <w:del w:id="4503" w:author="Rev 7 Allen Wirfs-Brock" w:date="2012-04-09T16:15:00Z">
          <w:r w:rsidDel="00D8563F">
            <w:delText>ReturnIfAbrupt(</w:delText>
          </w:r>
          <w:r w:rsidDel="00D8563F">
            <w:rPr>
              <w:i/>
            </w:rPr>
            <w:delText>O</w:delText>
          </w:r>
          <w:r w:rsidDel="00D8563F">
            <w:delText>)</w:delText>
          </w:r>
        </w:del>
      </w:ins>
      <w:ins w:id="4504" w:author="Rev 6 Allen Wirfs-Brock" w:date="2012-02-22T13:25:00Z">
        <w:del w:id="4505" w:author="Rev 7 Allen Wirfs-Brock" w:date="2012-04-09T16:15:00Z">
          <w:r w:rsidR="004E4ED3" w:rsidDel="00D8563F">
            <w:delText>.</w:delText>
          </w:r>
        </w:del>
      </w:ins>
    </w:p>
    <w:p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rsidR="002861C6" w:rsidRDefault="002861C6" w:rsidP="002861C6">
      <w:pPr>
        <w:pStyle w:val="Alg4"/>
        <w:numPr>
          <w:ilvl w:val="0"/>
          <w:numId w:val="348"/>
        </w:numPr>
        <w:rPr>
          <w:ins w:id="4506" w:author="Rev 6 Allen Wirfs-Brock" w:date="2012-02-23T13:19:00Z"/>
        </w:rPr>
      </w:pPr>
      <w:ins w:id="4507" w:author="Rev 6 Allen Wirfs-Brock" w:date="2012-02-23T13:19:00Z">
        <w:r>
          <w:t>ReturnIfAbrupt(</w:t>
        </w:r>
        <w:r>
          <w:rPr>
            <w:i/>
          </w:rPr>
          <w:t>valueOf</w:t>
        </w:r>
        <w:r>
          <w:t>).</w:t>
        </w:r>
      </w:ins>
    </w:p>
    <w:p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rsidR="004C02EF" w:rsidRPr="00E77497" w:rsidRDefault="004C02EF" w:rsidP="00A11130">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w:t>
      </w:r>
      <w:ins w:id="4508" w:author="Rev 11 Allen Wirfs-Brock" w:date="2012-10-24T09:59:00Z">
        <w:r w:rsidR="00A11130" w:rsidRPr="006637C6">
          <w:rPr>
            <w:i/>
          </w:rPr>
          <w:t>this</w:t>
        </w:r>
        <w:r w:rsidR="00A11130">
          <w:rPr>
            <w:i/>
          </w:rPr>
          <w:t>Argument</w:t>
        </w:r>
        <w:r w:rsidR="00A11130" w:rsidRPr="00E77497">
          <w:t xml:space="preserve"> </w:t>
        </w:r>
      </w:ins>
      <w:del w:id="4509" w:author="Rev 11 Allen Wirfs-Brock" w:date="2012-10-24T09:59:00Z">
        <w:r w:rsidRPr="00E77497" w:rsidDel="00A11130">
          <w:delText xml:space="preserve">the </w:delText>
        </w:r>
        <w:r w:rsidRPr="00E77497" w:rsidDel="00A11130">
          <w:rPr>
            <w:b/>
          </w:rPr>
          <w:delText>this</w:delText>
        </w:r>
        <w:r w:rsidRPr="00E77497" w:rsidDel="00A11130">
          <w:delText xml:space="preserve"> value </w:delText>
        </w:r>
      </w:del>
      <w:r w:rsidRPr="00E77497">
        <w:t xml:space="preserve">and an empty </w:t>
      </w:r>
      <w:del w:id="4510" w:author="Rev 11 Allen Wirfs-Brock" w:date="2012-10-24T10:00:00Z">
        <w:r w:rsidRPr="00E77497" w:rsidDel="00A11130">
          <w:delText xml:space="preserve">argument </w:delText>
        </w:r>
      </w:del>
      <w:ins w:id="4511" w:author="Rev 11 Allen Wirfs-Brock" w:date="2012-10-24T10:00:00Z">
        <w:r w:rsidR="00A11130">
          <w:t>L</w:t>
        </w:r>
        <w:r w:rsidR="00A11130" w:rsidRPr="00E77497">
          <w:t>ist</w:t>
        </w:r>
        <w:r w:rsidR="00A11130">
          <w:t xml:space="preserve"> as </w:t>
        </w:r>
        <w:r w:rsidR="00A11130">
          <w:rPr>
            <w:i/>
            <w:iCs/>
          </w:rPr>
          <w:t>argumentsList</w:t>
        </w:r>
      </w:ins>
      <w:del w:id="4512" w:author="Rev 11 Allen Wirfs-Brock" w:date="2012-10-24T10:00:00Z">
        <w:r w:rsidRPr="00E77497" w:rsidDel="00A11130">
          <w:delText>list</w:delText>
        </w:r>
      </w:del>
      <w:r w:rsidRPr="00E77497">
        <w:t>.</w:t>
      </w:r>
    </w:p>
    <w:p w:rsidR="002861C6" w:rsidRDefault="002861C6" w:rsidP="002861C6">
      <w:pPr>
        <w:pStyle w:val="Alg4"/>
        <w:numPr>
          <w:ilvl w:val="1"/>
          <w:numId w:val="348"/>
        </w:numPr>
        <w:rPr>
          <w:ins w:id="4513" w:author="Rev 6 Allen Wirfs-Brock" w:date="2012-02-23T13:19:00Z"/>
        </w:rPr>
      </w:pPr>
      <w:ins w:id="4514" w:author="Rev 6 Allen Wirfs-Brock" w:date="2012-02-23T13:19:00Z">
        <w:r>
          <w:t>ReturnIfAbrupt(</w:t>
        </w:r>
        <w:r>
          <w:rPr>
            <w:i/>
          </w:rPr>
          <w:t>val</w:t>
        </w:r>
        <w:r>
          <w:t>).</w:t>
        </w:r>
      </w:ins>
    </w:p>
    <w:p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rsidR="002861C6" w:rsidRDefault="002861C6" w:rsidP="002861C6">
      <w:pPr>
        <w:pStyle w:val="Alg4"/>
        <w:numPr>
          <w:ilvl w:val="0"/>
          <w:numId w:val="348"/>
        </w:numPr>
        <w:rPr>
          <w:ins w:id="4515" w:author="Rev 6 Allen Wirfs-Brock" w:date="2012-02-23T13:18:00Z"/>
        </w:rPr>
      </w:pPr>
      <w:ins w:id="4516" w:author="Rev 6 Allen Wirfs-Brock" w:date="2012-02-23T13:18:00Z">
        <w:r>
          <w:t>ReturnIfAbrupt(</w:t>
        </w:r>
        <w:r>
          <w:rPr>
            <w:i/>
          </w:rPr>
          <w:t>toString</w:t>
        </w:r>
        <w:r>
          <w:t>).</w:t>
        </w:r>
      </w:ins>
    </w:p>
    <w:p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rsidR="004C02EF" w:rsidRPr="00E77497" w:rsidRDefault="004C02EF" w:rsidP="00A11130">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w:t>
      </w:r>
      <w:ins w:id="4517" w:author="Rev 11 Allen Wirfs-Brock" w:date="2012-10-24T09:59:00Z">
        <w:r w:rsidR="00A11130" w:rsidRPr="006637C6">
          <w:rPr>
            <w:i/>
          </w:rPr>
          <w:t>this</w:t>
        </w:r>
        <w:r w:rsidR="00A11130">
          <w:rPr>
            <w:i/>
          </w:rPr>
          <w:t>Argument</w:t>
        </w:r>
        <w:r w:rsidR="00A11130" w:rsidRPr="00E77497">
          <w:t xml:space="preserve"> </w:t>
        </w:r>
      </w:ins>
      <w:del w:id="4518" w:author="Rev 11 Allen Wirfs-Brock" w:date="2012-10-24T09:59:00Z">
        <w:r w:rsidRPr="00E77497" w:rsidDel="00A11130">
          <w:delText xml:space="preserve">the </w:delText>
        </w:r>
        <w:r w:rsidRPr="00AA7866" w:rsidDel="00A11130">
          <w:rPr>
            <w:b/>
          </w:rPr>
          <w:delText>this</w:delText>
        </w:r>
        <w:r w:rsidRPr="00E77497" w:rsidDel="00A11130">
          <w:delText xml:space="preserve"> value </w:delText>
        </w:r>
      </w:del>
      <w:r w:rsidRPr="00E77497">
        <w:t xml:space="preserve">and an empty </w:t>
      </w:r>
      <w:ins w:id="4519" w:author="Rev 11 Allen Wirfs-Brock" w:date="2012-10-24T10:00:00Z">
        <w:r w:rsidR="00A11130">
          <w:t>L</w:t>
        </w:r>
        <w:r w:rsidR="00A11130" w:rsidRPr="00E77497">
          <w:t>ist</w:t>
        </w:r>
        <w:r w:rsidR="00A11130">
          <w:t xml:space="preserve"> as </w:t>
        </w:r>
        <w:r w:rsidR="00A11130">
          <w:rPr>
            <w:i/>
            <w:iCs/>
          </w:rPr>
          <w:t>argumentsList</w:t>
        </w:r>
      </w:ins>
      <w:del w:id="4520" w:author="Rev 11 Allen Wirfs-Brock" w:date="2012-10-24T10:00:00Z">
        <w:r w:rsidRPr="00E77497" w:rsidDel="00A11130">
          <w:delText>argument list</w:delText>
        </w:r>
      </w:del>
      <w:r w:rsidRPr="00E77497">
        <w:t>.</w:t>
      </w:r>
    </w:p>
    <w:p w:rsidR="002861C6" w:rsidRDefault="002861C6" w:rsidP="002861C6">
      <w:pPr>
        <w:pStyle w:val="Alg4"/>
        <w:numPr>
          <w:ilvl w:val="1"/>
          <w:numId w:val="348"/>
        </w:numPr>
        <w:rPr>
          <w:ins w:id="4521" w:author="Rev 6 Allen Wirfs-Brock" w:date="2012-02-23T13:20:00Z"/>
        </w:rPr>
      </w:pPr>
      <w:ins w:id="4522" w:author="Rev 6 Allen Wirfs-Brock" w:date="2012-02-23T13:20:00Z">
        <w:r>
          <w:t>ReturnIfAbrupt(</w:t>
        </w:r>
        <w:r>
          <w:rPr>
            <w:i/>
          </w:rPr>
          <w:t>str</w:t>
        </w:r>
        <w:r>
          <w:t>).</w:t>
        </w:r>
      </w:ins>
    </w:p>
    <w:p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rsidR="004C02EF" w:rsidRPr="00E77497" w:rsidRDefault="004C02EF" w:rsidP="004C02EF">
      <w:r w:rsidRPr="00E77497">
        <w:lastRenderedPageBreak/>
        <w:t xml:space="preserve">The above specification of [[DefaultValue]] for </w:t>
      </w:r>
      <w:del w:id="4523" w:author="Rev 9 Allen Wirfs-Brock" w:date="2012-07-07T17:33:00Z">
        <w:r w:rsidRPr="00E77497" w:rsidDel="00EB2682">
          <w:delText xml:space="preserve">native </w:delText>
        </w:r>
      </w:del>
      <w:ins w:id="4524" w:author="Rev 9 Allen Wirfs-Brock" w:date="2012-07-07T17:33:00Z">
        <w:r w:rsidR="00EB2682">
          <w:t>ordinary</w:t>
        </w:r>
        <w:r w:rsidR="00EB2682" w:rsidRPr="00E77497">
          <w:t xml:space="preserve"> </w:t>
        </w:r>
      </w:ins>
      <w:r w:rsidRPr="00E77497">
        <w:t>objects can return only primitive values. If a</w:t>
      </w:r>
      <w:ins w:id="4525" w:author="Rev 9 Allen Wirfs-Brock" w:date="2012-07-07T17:33:00Z">
        <w:r w:rsidR="00EB2682">
          <w:t>n</w:t>
        </w:r>
      </w:ins>
      <w:r w:rsidRPr="00E77497">
        <w:t xml:space="preserve"> </w:t>
      </w:r>
      <w:del w:id="4526" w:author="Rev 9 Allen Wirfs-Brock" w:date="2012-07-07T17:34:00Z">
        <w:r w:rsidRPr="00E77497" w:rsidDel="00EB2682">
          <w:delText xml:space="preserve">host </w:delText>
        </w:r>
      </w:del>
      <w:ins w:id="4527" w:author="Rev 9 Allen Wirfs-Brock" w:date="2012-07-07T17:34:00Z">
        <w:r w:rsidR="00EB2682">
          <w:t>exotic</w:t>
        </w:r>
        <w:r w:rsidR="00EB2682" w:rsidRPr="00E77497">
          <w:t xml:space="preserve"> </w:t>
        </w:r>
      </w:ins>
      <w:r w:rsidRPr="00E77497">
        <w:t>object implements its own [[DefaultValue]] internal method, it must ensure that its [[DefaultValue]] internal method can return only primitive values.</w:t>
      </w:r>
    </w:p>
    <w:p w:rsidR="004C02EF" w:rsidRPr="00E77497" w:rsidRDefault="004C02EF" w:rsidP="00C623F2">
      <w:pPr>
        <w:pStyle w:val="Heading3"/>
        <w:numPr>
          <w:ilvl w:val="0"/>
          <w:numId w:val="0"/>
        </w:numPr>
      </w:pPr>
      <w:bookmarkStart w:id="4528" w:name="_Toc235503356"/>
      <w:bookmarkStart w:id="4529" w:name="_Toc241509131"/>
      <w:bookmarkStart w:id="4530" w:name="_Toc244416618"/>
      <w:bookmarkStart w:id="4531" w:name="_Toc276630982"/>
      <w:bookmarkStart w:id="4532" w:name="_Toc339020295"/>
      <w:r w:rsidRPr="00E77497">
        <w:t>8.12.9</w:t>
      </w:r>
      <w:r w:rsidRPr="00E77497">
        <w:tab/>
        <w:t>[[DefineOwnProperty]] (P, Desc, Throw)</w:t>
      </w:r>
      <w:bookmarkEnd w:id="4528"/>
      <w:bookmarkEnd w:id="4529"/>
      <w:bookmarkEnd w:id="4530"/>
      <w:bookmarkEnd w:id="4531"/>
      <w:bookmarkEnd w:id="4532"/>
    </w:p>
    <w:p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rsidR="002D271D" w:rsidDel="00E82328" w:rsidRDefault="002861C6" w:rsidP="002D271D">
      <w:pPr>
        <w:pStyle w:val="Alg4"/>
        <w:numPr>
          <w:ilvl w:val="0"/>
          <w:numId w:val="349"/>
        </w:numPr>
        <w:rPr>
          <w:ins w:id="4533" w:author="Rev 6 Allen Wirfs-Brock" w:date="2012-02-22T13:32:00Z"/>
          <w:del w:id="4534" w:author="Rev 7 Allen Wirfs-Brock" w:date="2012-04-09T16:16:00Z"/>
        </w:rPr>
      </w:pPr>
      <w:ins w:id="4535" w:author="Rev 6 Allen Wirfs-Brock" w:date="2012-02-23T13:20:00Z">
        <w:del w:id="4536" w:author="Rev 7 Allen Wirfs-Brock" w:date="2012-04-09T16:16:00Z">
          <w:r w:rsidDel="00E82328">
            <w:delText>ReturnIfAbrupt(</w:delText>
          </w:r>
          <w:r w:rsidDel="00E82328">
            <w:rPr>
              <w:i/>
            </w:rPr>
            <w:delText>O</w:delText>
          </w:r>
          <w:r w:rsidDel="00E82328">
            <w:delText>)</w:delText>
          </w:r>
        </w:del>
      </w:ins>
      <w:ins w:id="4537" w:author="Rev 6 Allen Wirfs-Brock" w:date="2012-02-22T13:32:00Z">
        <w:del w:id="4538" w:author="Rev 7 Allen Wirfs-Brock" w:date="2012-04-09T16:16:00Z">
          <w:r w:rsidR="002D271D" w:rsidDel="00E82328">
            <w:delText>.</w:delText>
          </w:r>
        </w:del>
      </w:ins>
    </w:p>
    <w:p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4C02EF" w:rsidRPr="00E77497" w:rsidRDefault="004C02EF" w:rsidP="008002D2">
      <w:pPr>
        <w:pStyle w:val="Alg4"/>
        <w:numPr>
          <w:ilvl w:val="1"/>
          <w:numId w:val="349"/>
        </w:numPr>
      </w:pPr>
      <w:r w:rsidRPr="00E77497">
        <w:t>Else</w:t>
      </w:r>
      <w:del w:id="4539" w:author="Rev 11 Allen Wirfs-Brock" w:date="2012-10-25T09:59:00Z">
        <w:r w:rsidRPr="00E77497" w:rsidDel="008002D2">
          <w:delText>,</w:delText>
        </w:r>
      </w:del>
      <w:r w:rsidRPr="00E77497">
        <w:t xml:space="preserve"> </w:t>
      </w:r>
      <w:r w:rsidRPr="00E77497">
        <w:rPr>
          <w:i/>
        </w:rPr>
        <w:t>Desc</w:t>
      </w:r>
      <w:r w:rsidRPr="00E77497">
        <w:t xml:space="preserve"> must be an accessor Property Descriptor</w:t>
      </w:r>
      <w:del w:id="4540" w:author="Rev 11 Allen Wirfs-Brock" w:date="2012-10-25T09:59:00Z">
        <w:r w:rsidRPr="00E77497" w:rsidDel="008002D2">
          <w:delText xml:space="preserve"> so</w:delText>
        </w:r>
      </w:del>
      <w:r w:rsidRPr="00E77497">
        <w:t>,</w:t>
      </w:r>
    </w:p>
    <w:p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4C02EF" w:rsidRPr="00E77497" w:rsidRDefault="004C02EF" w:rsidP="009A20C6">
      <w:pPr>
        <w:pStyle w:val="Alg4"/>
        <w:numPr>
          <w:ilvl w:val="1"/>
          <w:numId w:val="349"/>
        </w:numPr>
      </w:pPr>
      <w:r w:rsidRPr="00E77497">
        <w:t xml:space="preserve">Return </w:t>
      </w:r>
      <w:r w:rsidRPr="00E77497">
        <w:rPr>
          <w:b/>
        </w:rPr>
        <w:t>true</w:t>
      </w:r>
      <w:r w:rsidRPr="00E77497">
        <w:t>.</w:t>
      </w:r>
    </w:p>
    <w:p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rsidR="004C02EF" w:rsidRPr="00E77497" w:rsidRDefault="004C02EF" w:rsidP="008002D2">
      <w:pPr>
        <w:pStyle w:val="Alg4"/>
        <w:numPr>
          <w:ilvl w:val="0"/>
          <w:numId w:val="349"/>
        </w:numPr>
      </w:pPr>
      <w:r w:rsidRPr="00E77497">
        <w:t>Else</w:t>
      </w:r>
      <w:del w:id="4541" w:author="Rev 11 Allen Wirfs-Brock" w:date="2012-10-25T10:00:00Z">
        <w:r w:rsidRPr="00E77497" w:rsidDel="008002D2">
          <w:delText>,</w:delText>
        </w:r>
      </w:del>
      <w:r w:rsidRPr="00E77497">
        <w:t xml:space="preserve"> if IsDataDescriptor(</w:t>
      </w:r>
      <w:r w:rsidRPr="00E77497">
        <w:rPr>
          <w:i/>
        </w:rPr>
        <w:t>current</w:t>
      </w:r>
      <w:r w:rsidRPr="00E77497">
        <w:t>) and IsDataDescriptor(</w:t>
      </w:r>
      <w:r w:rsidRPr="00E77497">
        <w:rPr>
          <w:i/>
        </w:rPr>
        <w:t>Desc</w:t>
      </w:r>
      <w:r w:rsidRPr="00E77497">
        <w:t>) have different results, then</w:t>
      </w:r>
    </w:p>
    <w:p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rsidR="004C02EF" w:rsidRPr="00E77497" w:rsidRDefault="004C02EF" w:rsidP="009A20C6">
      <w:pPr>
        <w:pStyle w:val="Alg4"/>
        <w:numPr>
          <w:ilvl w:val="1"/>
          <w:numId w:val="349"/>
        </w:numPr>
      </w:pPr>
      <w:r w:rsidRPr="00E77497">
        <w:t>Else,</w:t>
      </w:r>
    </w:p>
    <w:p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rsidR="004C02EF" w:rsidRPr="00E77497" w:rsidRDefault="004C02EF" w:rsidP="008002D2">
      <w:pPr>
        <w:pStyle w:val="Alg4"/>
        <w:numPr>
          <w:ilvl w:val="0"/>
          <w:numId w:val="349"/>
        </w:numPr>
      </w:pPr>
      <w:r w:rsidRPr="00E77497">
        <w:t>Else</w:t>
      </w:r>
      <w:del w:id="4542" w:author="Rev 11 Allen Wirfs-Brock" w:date="2012-10-25T10:00:00Z">
        <w:r w:rsidRPr="00E77497" w:rsidDel="008002D2">
          <w:delText>,</w:delText>
        </w:r>
      </w:del>
      <w:r w:rsidRPr="00E77497">
        <w:t xml:space="preserv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rsidR="004C02EF" w:rsidRPr="00E77497" w:rsidRDefault="004C02EF" w:rsidP="008002D2">
      <w:pPr>
        <w:pStyle w:val="Alg4"/>
        <w:numPr>
          <w:ilvl w:val="1"/>
          <w:numId w:val="349"/>
        </w:numPr>
      </w:pPr>
      <w:r w:rsidRPr="00E77497">
        <w:t>else</w:t>
      </w:r>
      <w:del w:id="4543" w:author="Rev 11 Allen Wirfs-Brock" w:date="2012-10-25T10:07:00Z">
        <w:r w:rsidRPr="00E77497" w:rsidDel="008002D2">
          <w:delText>,</w:delText>
        </w:r>
      </w:del>
      <w:r w:rsidRPr="00E77497">
        <w:t xml:space="preserve"> the [[Configurable]] field of </w:t>
      </w:r>
      <w:r w:rsidRPr="00E77497">
        <w:rPr>
          <w:i/>
        </w:rPr>
        <w:t>current</w:t>
      </w:r>
      <w:r w:rsidRPr="00E77497">
        <w:t xml:space="preserve"> is </w:t>
      </w:r>
      <w:r w:rsidRPr="00E77497">
        <w:rPr>
          <w:b/>
        </w:rPr>
        <w:t>true</w:t>
      </w:r>
      <w:r w:rsidRPr="00E77497">
        <w:t>, so any change is acceptable.</w:t>
      </w:r>
    </w:p>
    <w:p w:rsidR="004C02EF" w:rsidRPr="00E77497" w:rsidRDefault="004C02EF" w:rsidP="008002D2">
      <w:pPr>
        <w:pStyle w:val="Alg4"/>
        <w:numPr>
          <w:ilvl w:val="0"/>
          <w:numId w:val="349"/>
        </w:numPr>
      </w:pPr>
      <w:r w:rsidRPr="00E77497">
        <w:t>Else</w:t>
      </w:r>
      <w:del w:id="4544" w:author="Rev 11 Allen Wirfs-Brock" w:date="2012-10-25T10:00:00Z">
        <w:r w:rsidRPr="00E77497" w:rsidDel="008002D2">
          <w:delText>,</w:delText>
        </w:r>
      </w:del>
      <w:r w:rsidRPr="00E77497">
        <w:t xml:space="preserve"> IsAccessorDescriptor(</w:t>
      </w:r>
      <w:r w:rsidRPr="00E77497">
        <w:rPr>
          <w:i/>
        </w:rPr>
        <w:t>current</w:t>
      </w:r>
      <w:r w:rsidRPr="00E77497">
        <w:t>) and IsAccessorDescriptor(</w:t>
      </w:r>
      <w:r w:rsidRPr="00E77497">
        <w:rPr>
          <w:i/>
        </w:rPr>
        <w:t>Desc</w:t>
      </w:r>
      <w:r w:rsidRPr="00E77497">
        <w:t xml:space="preserve">) are both </w:t>
      </w:r>
      <w:r w:rsidRPr="00E77497">
        <w:rPr>
          <w:b/>
        </w:rPr>
        <w:t>true</w:t>
      </w:r>
      <w:del w:id="4545" w:author="Rev 11 Allen Wirfs-Brock" w:date="2012-10-25T10:00:00Z">
        <w:r w:rsidRPr="00E77497" w:rsidDel="008002D2">
          <w:delText xml:space="preserve"> so</w:delText>
        </w:r>
      </w:del>
      <w:r w:rsidRPr="00E77497">
        <w:t>,</w:t>
      </w:r>
    </w:p>
    <w:p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rsidR="004C02EF" w:rsidRPr="00E77497" w:rsidRDefault="004C02EF" w:rsidP="009A20C6">
      <w:pPr>
        <w:pStyle w:val="Alg4"/>
        <w:numPr>
          <w:ilvl w:val="0"/>
          <w:numId w:val="349"/>
        </w:numPr>
      </w:pPr>
      <w:r w:rsidRPr="00E77497">
        <w:lastRenderedPageBreak/>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rsidR="004C02EF" w:rsidRPr="00E77497" w:rsidRDefault="004C02EF" w:rsidP="004C02EF">
      <w:r w:rsidRPr="00E77497">
        <w:t xml:space="preserve">However, if </w:t>
      </w:r>
      <w:r w:rsidRPr="00E77497">
        <w:rPr>
          <w:rFonts w:ascii="Times New Roman" w:hAnsi="Times New Roman"/>
          <w:i/>
        </w:rPr>
        <w:t>O</w:t>
      </w:r>
      <w:r w:rsidRPr="00E77497">
        <w:t xml:space="preserve"> </w:t>
      </w:r>
      <w:ins w:id="4546" w:author="Allen Wirfs-Brock" w:date="2011-07-02T14:56:00Z">
        <w:r w:rsidR="001C6822" w:rsidRPr="00E77497">
          <w:t>has a</w:t>
        </w:r>
      </w:ins>
      <w:ins w:id="4547" w:author="Allen Wirfs-Brock" w:date="2011-07-02T14:57:00Z">
        <w:r w:rsidR="001C6822" w:rsidRPr="00E77497">
          <w:t>n</w:t>
        </w:r>
      </w:ins>
      <w:ins w:id="4548" w:author="Allen Wirfs-Brock" w:date="2011-07-02T14:56:00Z">
        <w:r w:rsidR="001C6822" w:rsidRPr="00E77497">
          <w:t xml:space="preserve"> [[</w:t>
        </w:r>
        <w:del w:id="4549" w:author="Rev 3 Allen Wirfs-Brock" w:date="2011-09-07T15:36:00Z">
          <w:r w:rsidR="001C6822" w:rsidRPr="00E77497" w:rsidDel="007516CC">
            <w:delText>IsArray</w:delText>
          </w:r>
        </w:del>
      </w:ins>
      <w:ins w:id="4550" w:author="Rev 3 Allen Wirfs-Brock" w:date="2011-09-07T15:36:00Z">
        <w:r w:rsidR="007516CC" w:rsidRPr="00E77497">
          <w:t>NativeBrand</w:t>
        </w:r>
      </w:ins>
      <w:ins w:id="4551" w:author="Allen Wirfs-Brock" w:date="2011-07-02T14:56:00Z">
        <w:r w:rsidR="001C6822" w:rsidRPr="00E77497">
          <w:t>]] internal property</w:t>
        </w:r>
      </w:ins>
      <w:ins w:id="4552" w:author="Rev 3 Allen Wirfs-Brock" w:date="2011-09-07T15:37:00Z">
        <w:r w:rsidR="007516CC" w:rsidRPr="00E77497">
          <w:t xml:space="preserve"> whose value is NativeArray</w:t>
        </w:r>
      </w:ins>
      <w:del w:id="4553" w:author="Allen Wirfs-Brock" w:date="2011-07-02T14:56:00Z">
        <w:r w:rsidRPr="00E77497" w:rsidDel="001C6822">
          <w:delText>is an Array object,</w:delText>
        </w:r>
      </w:del>
      <w:r w:rsidRPr="00E77497">
        <w:t xml:space="preserve"> </w:t>
      </w:r>
      <w:ins w:id="4554" w:author="Rev 3 Allen Wirfs-Brock" w:date="2011-09-07T15:37:00Z">
        <w:r w:rsidR="007516CC" w:rsidRPr="00E77497">
          <w:rPr>
            <w:rFonts w:ascii="Times New Roman" w:hAnsi="Times New Roman"/>
            <w:i/>
          </w:rPr>
          <w:t>O</w:t>
        </w:r>
        <w:r w:rsidR="007516CC" w:rsidRPr="00E77497" w:rsidDel="007516CC">
          <w:t xml:space="preserve"> </w:t>
        </w:r>
      </w:ins>
      <w:del w:id="4555" w:author="Rev 3 Allen Wirfs-Brock" w:date="2011-09-07T15:37:00Z">
        <w:r w:rsidRPr="00E77497" w:rsidDel="007516CC">
          <w:delText xml:space="preserve">it </w:delText>
        </w:r>
      </w:del>
      <w:ins w:id="4556" w:author="Allen Wirfs-Brock" w:date="2011-07-02T14:57:00Z">
        <w:r w:rsidR="001C6822" w:rsidRPr="00E77497">
          <w:t xml:space="preserve">also </w:t>
        </w:r>
      </w:ins>
      <w:r w:rsidRPr="00E77497">
        <w:t>has a more elaborate [[DefineOwnProperty]] internal method defined in 15.4.5.1.</w:t>
      </w:r>
    </w:p>
    <w:p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rsidR="00FF7312" w:rsidRPr="00E77497" w:rsidRDefault="00FF7312" w:rsidP="00FF7312">
      <w:pPr>
        <w:pStyle w:val="Heading3"/>
        <w:numPr>
          <w:ilvl w:val="0"/>
          <w:numId w:val="0"/>
        </w:numPr>
        <w:rPr>
          <w:ins w:id="4557" w:author="Rev 6 Allen Wirfs-Brock" w:date="2012-02-01T14:04:00Z"/>
        </w:rPr>
      </w:pPr>
      <w:bookmarkStart w:id="4558" w:name="_Toc235503357"/>
      <w:bookmarkStart w:id="4559" w:name="_Toc241509132"/>
      <w:bookmarkStart w:id="4560" w:name="_Toc244416619"/>
      <w:bookmarkStart w:id="4561" w:name="_Toc276630983"/>
      <w:bookmarkStart w:id="4562" w:name="_Toc339020296"/>
      <w:ins w:id="4563" w:author="Rev 6 Allen Wirfs-Brock" w:date="2012-02-01T14:04:00Z">
        <w:r w:rsidRPr="00E77497">
          <w:t>8.12.</w:t>
        </w:r>
        <w:r>
          <w:t>10</w:t>
        </w:r>
        <w:r w:rsidRPr="00E77497">
          <w:tab/>
          <w:t>[[</w:t>
        </w:r>
        <w:r>
          <w:t>Enumerate</w:t>
        </w:r>
        <w:r w:rsidRPr="00E77497">
          <w:t>]] (</w:t>
        </w:r>
      </w:ins>
      <w:commentRangeStart w:id="4564"/>
      <w:ins w:id="4565" w:author="Rev 6 Allen Wirfs-Brock" w:date="2012-02-03T11:30:00Z">
        <w:r w:rsidR="00DB0602">
          <w:t>includePrototype, onlyEnumerable</w:t>
        </w:r>
      </w:ins>
      <w:ins w:id="4566" w:author="Rev 6 Allen Wirfs-Brock" w:date="2012-02-01T14:04:00Z">
        <w:r>
          <w:t xml:space="preserve"> </w:t>
        </w:r>
      </w:ins>
      <w:commentRangeEnd w:id="4564"/>
      <w:ins w:id="4567" w:author="Rev 6 Allen Wirfs-Brock" w:date="2012-02-27T18:27:00Z">
        <w:r w:rsidR="002F0FA8">
          <w:rPr>
            <w:rStyle w:val="CommentReference"/>
            <w:b w:val="0"/>
          </w:rPr>
          <w:commentReference w:id="4564"/>
        </w:r>
      </w:ins>
      <w:ins w:id="4568" w:author="Rev 6 Allen Wirfs-Brock" w:date="2012-02-01T14:04:00Z">
        <w:r w:rsidRPr="00E77497">
          <w:t>)</w:t>
        </w:r>
        <w:bookmarkEnd w:id="4562"/>
      </w:ins>
    </w:p>
    <w:p w:rsidR="00FF7312" w:rsidRPr="00E77497" w:rsidRDefault="00FF7312" w:rsidP="00FF7312">
      <w:pPr>
        <w:rPr>
          <w:ins w:id="4569" w:author="Rev 6 Allen Wirfs-Brock" w:date="2012-02-01T14:04:00Z"/>
        </w:rPr>
      </w:pPr>
      <w:ins w:id="4570"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4571"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4572" w:author="Rev 6 Allen Wirfs-Brock" w:date="2012-02-01T14:04:00Z">
        <w:r w:rsidRPr="00E77497">
          <w:t xml:space="preserve"> the following steps are taken:</w:t>
        </w:r>
      </w:ins>
    </w:p>
    <w:p w:rsidR="00DC1627" w:rsidRPr="00E77497" w:rsidDel="004372C5" w:rsidRDefault="00DC1627" w:rsidP="00DC1627">
      <w:pPr>
        <w:pStyle w:val="Alg4"/>
        <w:numPr>
          <w:ilvl w:val="0"/>
          <w:numId w:val="655"/>
        </w:numPr>
        <w:rPr>
          <w:ins w:id="4573" w:author="Rev 6 Allen Wirfs-Brock" w:date="2012-02-26T17:10:00Z"/>
        </w:rPr>
      </w:pPr>
      <w:ins w:id="4574" w:author="Rev 6 Allen Wirfs-Brock" w:date="2012-02-26T17:10:00Z">
        <w:r>
          <w:t>Return an Iterator object (</w:t>
        </w:r>
        <w:commentRangeStart w:id="4575"/>
        <w:r>
          <w:t>reference xxxx</w:t>
        </w:r>
      </w:ins>
      <w:commentRangeEnd w:id="4575"/>
      <w:ins w:id="4576" w:author="Rev 6 Allen Wirfs-Brock" w:date="2012-02-26T17:12:00Z">
        <w:r>
          <w:rPr>
            <w:rStyle w:val="CommentReference"/>
            <w:rFonts w:ascii="Arial" w:eastAsia="MS Mincho" w:hAnsi="Arial"/>
            <w:spacing w:val="0"/>
            <w:lang w:eastAsia="ja-JP"/>
          </w:rPr>
          <w:commentReference w:id="4575"/>
        </w:r>
      </w:ins>
      <w:ins w:id="4577"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4578"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4579" w:author="Rev 6 Allen Wirfs-Brock" w:date="2012-02-26T17:17:00Z">
        <w:r>
          <w:t>d</w:t>
        </w:r>
      </w:ins>
      <w:ins w:id="4580" w:author="Rev 6 Allen Wirfs-Brock" w:date="2012-02-26T17:15:00Z">
        <w:r>
          <w:t xml:space="preserve">. If </w:t>
        </w:r>
        <w:r w:rsidRPr="00DC1627">
          <w:rPr>
            <w:i/>
          </w:rPr>
          <w:t>onlyEnumerable</w:t>
        </w:r>
        <w:r>
          <w:t xml:space="preserve"> is </w:t>
        </w:r>
        <w:r w:rsidRPr="00DC1627">
          <w:rPr>
            <w:b/>
          </w:rPr>
          <w:t>false</w:t>
        </w:r>
        <w:r>
          <w:t>, then</w:t>
        </w:r>
      </w:ins>
      <w:ins w:id="4581" w:author="Rev 6 Allen Wirfs-Brock" w:date="2012-02-26T17:16:00Z">
        <w:r>
          <w:t xml:space="preserve"> all properties that do not have private name keys are included. </w:t>
        </w:r>
      </w:ins>
      <w:ins w:id="4582" w:author="Rev 6 Allen Wirfs-Brock" w:date="2012-02-26T17:10:00Z">
        <w:r w:rsidRPr="00E77497">
          <w:t>The mechanics and order of enumerating the properties  is not specified</w:t>
        </w:r>
      </w:ins>
      <w:ins w:id="4583" w:author="Rev 6 Allen Wirfs-Brock" w:date="2012-02-26T17:12:00Z">
        <w:r>
          <w:t xml:space="preserve"> but must conform to the rules specified below</w:t>
        </w:r>
      </w:ins>
      <w:ins w:id="4584" w:author="Rev 6 Allen Wirfs-Brock" w:date="2012-02-26T17:10:00Z">
        <w:r w:rsidRPr="00E77497">
          <w:t>.</w:t>
        </w:r>
      </w:ins>
      <w:ins w:id="4585" w:author="Rev 6 Allen Wirfs-Brock" w:date="2012-02-26T17:14:00Z">
        <w:r>
          <w:t xml:space="preserve">  </w:t>
        </w:r>
      </w:ins>
    </w:p>
    <w:p w:rsidR="00F671C5" w:rsidRDefault="00F671C5" w:rsidP="00DC1627">
      <w:pPr>
        <w:pStyle w:val="Alg4"/>
        <w:spacing w:after="120"/>
        <w:ind w:left="360"/>
        <w:rPr>
          <w:ins w:id="4586" w:author="Rev 6 Allen Wirfs-Brock" w:date="2012-02-26T17:12:00Z"/>
        </w:rPr>
      </w:pPr>
    </w:p>
    <w:p w:rsidR="00DC1627" w:rsidRPr="00E77497" w:rsidRDefault="00DC1627" w:rsidP="00DC1627">
      <w:pPr>
        <w:rPr>
          <w:ins w:id="4587" w:author="Rev 6 Allen Wirfs-Brock" w:date="2012-02-26T17:12:00Z"/>
        </w:rPr>
      </w:pPr>
      <w:ins w:id="4588" w:author="Rev 6 Allen Wirfs-Brock" w:date="2012-02-26T17:13:00Z">
        <w:r>
          <w:t xml:space="preserve">Enumerated properties do not include properties whose property key is a private name. </w:t>
        </w:r>
      </w:ins>
      <w:ins w:id="4589"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rsidR="00DC1627" w:rsidRPr="00E77497" w:rsidRDefault="00DC1627" w:rsidP="00DC1627">
      <w:pPr>
        <w:rPr>
          <w:ins w:id="4590" w:author="Rev 6 Allen Wirfs-Brock" w:date="2012-02-26T17:12:00Z"/>
        </w:rPr>
      </w:pPr>
      <w:ins w:id="4591"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rsidR="00DC1627" w:rsidRPr="002A07A7" w:rsidRDefault="002A07A7" w:rsidP="002A07A7">
      <w:pPr>
        <w:rPr>
          <w:ins w:id="4592" w:author="Rev 6 Allen Wirfs-Brock" w:date="2012-02-26T17:04:00Z"/>
          <w:lang w:eastAsia="en-US"/>
        </w:rPr>
      </w:pPr>
      <w:commentRangeStart w:id="4593"/>
      <w:ins w:id="4594" w:author="Rev 6 Allen Wirfs-Brock" w:date="2012-02-26T17:18:00Z">
        <w:r>
          <w:rPr>
            <w:lang w:eastAsia="en-US"/>
          </w:rPr>
          <w:t>The following is an informative algorithm that conforms to these rules</w:t>
        </w:r>
      </w:ins>
      <w:commentRangeEnd w:id="4593"/>
      <w:ins w:id="4595" w:author="Rev 6 Allen Wirfs-Brock" w:date="2012-02-26T17:20:00Z">
        <w:r>
          <w:rPr>
            <w:rStyle w:val="CommentReference"/>
          </w:rPr>
          <w:commentReference w:id="4593"/>
        </w:r>
      </w:ins>
    </w:p>
    <w:p w:rsidR="00FF7312" w:rsidRPr="00E77497" w:rsidDel="004372C5" w:rsidRDefault="00FF7312" w:rsidP="002A07A7">
      <w:pPr>
        <w:pStyle w:val="Alg4"/>
        <w:numPr>
          <w:ilvl w:val="0"/>
          <w:numId w:val="698"/>
        </w:numPr>
        <w:rPr>
          <w:ins w:id="4596" w:author="Rev 6 Allen Wirfs-Brock" w:date="2012-02-01T14:04:00Z"/>
        </w:rPr>
      </w:pPr>
      <w:ins w:id="4597" w:author="Rev 6 Allen Wirfs-Brock" w:date="2012-02-01T14:04:00Z">
        <w:r w:rsidRPr="00E77497">
          <w:t xml:space="preserve">Let </w:t>
        </w:r>
      </w:ins>
      <w:ins w:id="4598" w:author="Rev 6 Allen Wirfs-Brock" w:date="2012-02-01T14:08:00Z">
        <w:r w:rsidR="00FF3D07">
          <w:rPr>
            <w:i/>
          </w:rPr>
          <w:t xml:space="preserve">obj </w:t>
        </w:r>
        <w:r w:rsidR="00FF3D07" w:rsidRPr="00FF3D07">
          <w:t xml:space="preserve">be </w:t>
        </w:r>
      </w:ins>
      <w:ins w:id="4599" w:author="Rev 6 Allen Wirfs-Brock" w:date="2012-02-01T14:09:00Z">
        <w:r w:rsidR="00FF3D07">
          <w:rPr>
            <w:i/>
          </w:rPr>
          <w:t>O</w:t>
        </w:r>
      </w:ins>
      <w:ins w:id="4600" w:author="Rev 6 Allen Wirfs-Brock" w:date="2012-02-01T14:04:00Z">
        <w:r w:rsidRPr="00E77497" w:rsidDel="004372C5">
          <w:t>.</w:t>
        </w:r>
      </w:ins>
    </w:p>
    <w:p w:rsidR="00222858" w:rsidRDefault="00222858" w:rsidP="002A07A7">
      <w:pPr>
        <w:pStyle w:val="Alg4"/>
        <w:numPr>
          <w:ilvl w:val="0"/>
          <w:numId w:val="698"/>
        </w:numPr>
        <w:rPr>
          <w:ins w:id="4601" w:author="Rev 6 Allen Wirfs-Brock" w:date="2012-02-02T18:19:00Z"/>
        </w:rPr>
      </w:pPr>
      <w:ins w:id="4602" w:author="Rev 6 Allen Wirfs-Brock" w:date="2012-02-02T18:19:00Z">
        <w:r>
          <w:t xml:space="preserve">Let </w:t>
        </w:r>
        <w:r w:rsidRPr="00CB4E8F">
          <w:rPr>
            <w:i/>
          </w:rPr>
          <w:t>proto</w:t>
        </w:r>
        <w:r>
          <w:t xml:space="preserve"> be the value of the [[Prototype]] internal property of </w:t>
        </w:r>
        <w:r w:rsidRPr="00CB4E8F">
          <w:rPr>
            <w:i/>
          </w:rPr>
          <w:t>O</w:t>
        </w:r>
        <w:r>
          <w:t>.</w:t>
        </w:r>
      </w:ins>
    </w:p>
    <w:p w:rsidR="00222858" w:rsidRDefault="00222858" w:rsidP="002A07A7">
      <w:pPr>
        <w:pStyle w:val="Alg4"/>
        <w:numPr>
          <w:ilvl w:val="0"/>
          <w:numId w:val="698"/>
        </w:numPr>
        <w:rPr>
          <w:ins w:id="4603" w:author="Rev 6 Allen Wirfs-Brock" w:date="2012-02-02T18:22:00Z"/>
        </w:rPr>
      </w:pPr>
      <w:ins w:id="4604" w:author="Rev 6 Allen Wirfs-Brock" w:date="2012-02-02T18:22:00Z">
        <w:r>
          <w:t xml:space="preserve">If </w:t>
        </w:r>
      </w:ins>
      <w:ins w:id="4605" w:author="Rev 6 Allen Wirfs-Brock" w:date="2012-02-03T11:34:00Z">
        <w:r w:rsidR="00DB0602">
          <w:rPr>
            <w:i/>
          </w:rPr>
          <w:t>includePrototype</w:t>
        </w:r>
      </w:ins>
      <w:ins w:id="4606" w:author="Rev 6 Allen Wirfs-Brock" w:date="2012-02-03T11:35:00Z">
        <w:r w:rsidR="00DB0602">
          <w:t xml:space="preserve"> is false or </w:t>
        </w:r>
        <w:r w:rsidR="00DB0602" w:rsidRPr="00CB4E8F">
          <w:rPr>
            <w:i/>
          </w:rPr>
          <w:t>proto</w:t>
        </w:r>
      </w:ins>
      <w:ins w:id="4607" w:author="Rev 6 Allen Wirfs-Brock" w:date="2012-02-02T18:22:00Z">
        <w:r>
          <w:t xml:space="preserve"> is the value </w:t>
        </w:r>
        <w:r w:rsidRPr="00CB4E8F">
          <w:rPr>
            <w:b/>
          </w:rPr>
          <w:t>null</w:t>
        </w:r>
        <w:r>
          <w:t>, then</w:t>
        </w:r>
      </w:ins>
    </w:p>
    <w:p w:rsidR="00222858" w:rsidRDefault="00222858" w:rsidP="002A07A7">
      <w:pPr>
        <w:pStyle w:val="Alg4"/>
        <w:numPr>
          <w:ilvl w:val="1"/>
          <w:numId w:val="698"/>
        </w:numPr>
        <w:rPr>
          <w:ins w:id="4608" w:author="Rev 6 Allen Wirfs-Brock" w:date="2012-02-02T18:22:00Z"/>
        </w:rPr>
      </w:pPr>
      <w:ins w:id="4609" w:author="Rev 6 Allen Wirfs-Brock" w:date="2012-02-02T18:22:00Z">
        <w:r>
          <w:t xml:space="preserve">Let </w:t>
        </w:r>
      </w:ins>
      <w:ins w:id="4610" w:author="Rev 6 Allen Wirfs-Brock" w:date="2012-02-02T18:25:00Z">
        <w:r>
          <w:rPr>
            <w:i/>
          </w:rPr>
          <w:t>propList</w:t>
        </w:r>
      </w:ins>
      <w:ins w:id="4611" w:author="Rev 6 Allen Wirfs-Brock" w:date="2012-02-02T18:22:00Z">
        <w:r>
          <w:t xml:space="preserve"> be </w:t>
        </w:r>
      </w:ins>
      <w:ins w:id="4612" w:author="Rev 6 Allen Wirfs-Brock" w:date="2012-02-02T18:23:00Z">
        <w:r>
          <w:t>a new</w:t>
        </w:r>
      </w:ins>
      <w:ins w:id="4613" w:author="Rev 6 Allen Wirfs-Brock" w:date="2012-02-02T18:22:00Z">
        <w:r>
          <w:t xml:space="preserve"> empty List.</w:t>
        </w:r>
      </w:ins>
    </w:p>
    <w:p w:rsidR="00222858" w:rsidRDefault="00222858" w:rsidP="002A07A7">
      <w:pPr>
        <w:pStyle w:val="Alg4"/>
        <w:numPr>
          <w:ilvl w:val="0"/>
          <w:numId w:val="698"/>
        </w:numPr>
        <w:rPr>
          <w:ins w:id="4614" w:author="Rev 6 Allen Wirfs-Brock" w:date="2012-02-02T18:23:00Z"/>
        </w:rPr>
      </w:pPr>
      <w:ins w:id="4615" w:author="Rev 6 Allen Wirfs-Brock" w:date="2012-02-02T18:23:00Z">
        <w:r>
          <w:t>Else</w:t>
        </w:r>
      </w:ins>
    </w:p>
    <w:p w:rsidR="00222858" w:rsidRDefault="00222858" w:rsidP="002A07A7">
      <w:pPr>
        <w:pStyle w:val="Alg4"/>
        <w:numPr>
          <w:ilvl w:val="1"/>
          <w:numId w:val="698"/>
        </w:numPr>
        <w:rPr>
          <w:ins w:id="4616" w:author="Rev 6 Allen Wirfs-Brock" w:date="2012-02-02T18:23:00Z"/>
        </w:rPr>
      </w:pPr>
      <w:ins w:id="4617" w:author="Rev 6 Allen Wirfs-Brock" w:date="2012-02-02T18:23:00Z">
        <w:r>
          <w:t xml:space="preserve">Let </w:t>
        </w:r>
      </w:ins>
      <w:ins w:id="4618" w:author="Rev 6 Allen Wirfs-Brock" w:date="2012-02-02T18:25:00Z">
        <w:r>
          <w:rPr>
            <w:i/>
          </w:rPr>
          <w:t>propList</w:t>
        </w:r>
      </w:ins>
      <w:ins w:id="4619" w:author="Rev 6 Allen Wirfs-Brock" w:date="2012-02-02T18:23:00Z">
        <w:r>
          <w:t xml:space="preserve"> be the result of calling the [[Enumerate]] internal met</w:t>
        </w:r>
      </w:ins>
      <w:ins w:id="4620" w:author="Rev 6 Allen Wirfs-Brock" w:date="2012-02-03T11:36:00Z">
        <w:r w:rsidR="00DB0602">
          <w:t>h</w:t>
        </w:r>
      </w:ins>
      <w:ins w:id="4621" w:author="Rev 6 Allen Wirfs-Brock" w:date="2012-02-02T18:23:00Z">
        <w:r>
          <w:t xml:space="preserve">od of </w:t>
        </w:r>
      </w:ins>
      <w:ins w:id="4622" w:author="Rev 6 Allen Wirfs-Brock" w:date="2012-02-22T14:50:00Z">
        <w:r w:rsidR="006F021A">
          <w:rPr>
            <w:i/>
          </w:rPr>
          <w:t>proto</w:t>
        </w:r>
      </w:ins>
      <w:ins w:id="4623"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4624" w:author="Rev 6 Allen Wirfs-Brock" w:date="2012-02-22T14:50:00Z">
        <w:r w:rsidR="006F021A" w:rsidRPr="006F021A">
          <w:rPr>
            <w:b/>
          </w:rPr>
          <w:t>true</w:t>
        </w:r>
      </w:ins>
      <w:ins w:id="4625" w:author="Rev 6 Allen Wirfs-Brock" w:date="2012-02-03T11:36:00Z">
        <w:r w:rsidR="00DB0602" w:rsidRPr="00E77497">
          <w:t xml:space="preserve"> </w:t>
        </w:r>
        <w:r w:rsidR="00DB0602">
          <w:t>and</w:t>
        </w:r>
      </w:ins>
      <w:ins w:id="4626" w:author="Rev 6 Allen Wirfs-Brock" w:date="2012-02-03T11:37:00Z">
        <w:r w:rsidR="00DB0602" w:rsidRPr="00DB0602">
          <w:rPr>
            <w:i/>
          </w:rPr>
          <w:t xml:space="preserve"> </w:t>
        </w:r>
        <w:r w:rsidR="00DB0602" w:rsidRPr="00650BA7">
          <w:rPr>
            <w:i/>
          </w:rPr>
          <w:t>onlyEnumerable</w:t>
        </w:r>
      </w:ins>
      <w:ins w:id="4627" w:author="Rev 6 Allen Wirfs-Brock" w:date="2012-02-02T18:23:00Z">
        <w:r>
          <w:t>.</w:t>
        </w:r>
      </w:ins>
    </w:p>
    <w:p w:rsidR="00FF3D07" w:rsidRDefault="00222858" w:rsidP="002A07A7">
      <w:pPr>
        <w:pStyle w:val="Alg4"/>
        <w:numPr>
          <w:ilvl w:val="0"/>
          <w:numId w:val="698"/>
        </w:numPr>
        <w:rPr>
          <w:ins w:id="4628" w:author="Rev 6 Allen Wirfs-Brock" w:date="2012-02-01T14:10:00Z"/>
        </w:rPr>
      </w:pPr>
      <w:ins w:id="4629" w:author="Rev 6 Allen Wirfs-Brock" w:date="2012-02-02T18:25:00Z">
        <w:r>
          <w:t xml:space="preserve">For each </w:t>
        </w:r>
      </w:ins>
      <w:ins w:id="4630" w:author="Rev 6 Allen Wirfs-Brock" w:date="2012-02-02T18:26:00Z">
        <w:r>
          <w:t xml:space="preserve">string </w:t>
        </w:r>
        <w:r w:rsidRPr="00CB4E8F">
          <w:rPr>
            <w:i/>
          </w:rPr>
          <w:t>name</w:t>
        </w:r>
      </w:ins>
      <w:ins w:id="4631" w:author="Rev 6 Allen Wirfs-Brock" w:date="2012-02-02T18:25:00Z">
        <w:r>
          <w:t xml:space="preserve"> that is the property key </w:t>
        </w:r>
      </w:ins>
      <w:ins w:id="4632" w:author="Rev 6 Allen Wirfs-Brock" w:date="2012-02-02T18:26:00Z">
        <w:r>
          <w:t>of an own prop</w:t>
        </w:r>
        <w:del w:id="4633" w:author="Rev 7 Allen Wirfs-Brock" w:date="2012-05-04T14:09:00Z">
          <w:r w:rsidDel="00F77917">
            <w:delText>op</w:delText>
          </w:r>
        </w:del>
        <w:r>
          <w:t xml:space="preserve">erty of </w:t>
        </w:r>
        <w:r w:rsidRPr="00CB4E8F">
          <w:rPr>
            <w:i/>
          </w:rPr>
          <w:t>O</w:t>
        </w:r>
      </w:ins>
    </w:p>
    <w:p w:rsidR="00FF3D07" w:rsidRDefault="00DB0602" w:rsidP="002A07A7">
      <w:pPr>
        <w:pStyle w:val="Alg4"/>
        <w:numPr>
          <w:ilvl w:val="1"/>
          <w:numId w:val="698"/>
        </w:numPr>
        <w:rPr>
          <w:ins w:id="4634" w:author="Rev 6 Allen Wirfs-Brock" w:date="2012-02-01T14:11:00Z"/>
        </w:rPr>
      </w:pPr>
      <w:ins w:id="4635" w:author="Rev 6 Allen Wirfs-Brock" w:date="2012-02-03T11:38:00Z">
        <w:r>
          <w:t xml:space="preserve">Let </w:t>
        </w:r>
        <w:r w:rsidRPr="00CB4E8F">
          <w:rPr>
            <w:i/>
          </w:rPr>
          <w:t>desc</w:t>
        </w:r>
        <w:r>
          <w:t xml:space="preserve"> be the </w:t>
        </w:r>
      </w:ins>
      <w:ins w:id="4636" w:author="Rev 6 Allen Wirfs-Brock" w:date="2012-02-03T11:39:00Z">
        <w:r>
          <w:t>result</w:t>
        </w:r>
      </w:ins>
      <w:ins w:id="4637" w:author="Rev 6 Allen Wirfs-Brock" w:date="2012-02-03T11:38:00Z">
        <w:r>
          <w:t xml:space="preserve"> </w:t>
        </w:r>
      </w:ins>
      <w:ins w:id="4638"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rsidR="00FF7312" w:rsidRPr="00E77497" w:rsidRDefault="00CB4E8F" w:rsidP="002A07A7">
      <w:pPr>
        <w:pStyle w:val="Alg4"/>
        <w:numPr>
          <w:ilvl w:val="1"/>
          <w:numId w:val="698"/>
        </w:numPr>
        <w:rPr>
          <w:ins w:id="4639" w:author="Rev 6 Allen Wirfs-Brock" w:date="2012-02-01T14:04:00Z"/>
        </w:rPr>
      </w:pPr>
      <w:ins w:id="4640" w:author="Rev 6 Allen Wirfs-Brock" w:date="2012-02-03T12:02:00Z">
        <w:r w:rsidRPr="00E77497">
          <w:t xml:space="preserve">If </w:t>
        </w:r>
      </w:ins>
      <w:ins w:id="4641" w:author="Rev 6 Allen Wirfs-Brock" w:date="2012-02-03T12:01:00Z">
        <w:r w:rsidRPr="00650BA7">
          <w:rPr>
            <w:i/>
          </w:rPr>
          <w:t>name</w:t>
        </w:r>
        <w:r>
          <w:t xml:space="preserve"> is an element of </w:t>
        </w:r>
        <w:r w:rsidRPr="00650BA7">
          <w:rPr>
            <w:i/>
          </w:rPr>
          <w:t>propList</w:t>
        </w:r>
        <w:r>
          <w:t>, then</w:t>
        </w:r>
      </w:ins>
      <w:ins w:id="4642"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rsidR="00F34354" w:rsidRPr="00E77497" w:rsidRDefault="0026197F" w:rsidP="002A07A7">
      <w:pPr>
        <w:pStyle w:val="Alg4"/>
        <w:numPr>
          <w:ilvl w:val="1"/>
          <w:numId w:val="698"/>
        </w:numPr>
        <w:rPr>
          <w:ins w:id="4643" w:author="Rev 6 Allen Wirfs-Brock" w:date="2012-02-03T11:50:00Z"/>
        </w:rPr>
      </w:pPr>
      <w:ins w:id="4644" w:author="Rev 6 Allen Wirfs-Brock" w:date="2012-02-03T12:41:00Z">
        <w:r>
          <w:t>I</w:t>
        </w:r>
      </w:ins>
      <w:ins w:id="4645" w:author="Rev 6 Allen Wirfs-Brock" w:date="2012-02-03T12:06:00Z">
        <w:r w:rsidR="00CB4E8F">
          <w:t xml:space="preserve">f </w:t>
        </w:r>
      </w:ins>
      <w:ins w:id="4646" w:author="Rev 6 Allen Wirfs-Brock" w:date="2012-02-03T12:05:00Z">
        <w:r w:rsidR="00CB4E8F" w:rsidRPr="00650BA7">
          <w:rPr>
            <w:i/>
          </w:rPr>
          <w:t>onlyEnumerable</w:t>
        </w:r>
        <w:r w:rsidR="00CB4E8F" w:rsidRPr="00E77497">
          <w:t xml:space="preserve"> is </w:t>
        </w:r>
        <w:r w:rsidR="00CB4E8F">
          <w:rPr>
            <w:b/>
          </w:rPr>
          <w:t>false</w:t>
        </w:r>
      </w:ins>
      <w:ins w:id="4647" w:author="Rev 6 Allen Wirfs-Brock" w:date="2012-02-03T12:07:00Z">
        <w:r w:rsidR="00CB4E8F">
          <w:rPr>
            <w:b/>
          </w:rPr>
          <w:t xml:space="preserve"> </w:t>
        </w:r>
        <w:r w:rsidR="00CB4E8F">
          <w:t>or</w:t>
        </w:r>
      </w:ins>
      <w:ins w:id="4648" w:author="Rev 6 Allen Wirfs-Brock" w:date="2012-02-03T11:50:00Z">
        <w:r w:rsidR="00F34354">
          <w:t xml:space="preserve"> </w:t>
        </w:r>
      </w:ins>
      <w:ins w:id="4649"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4650" w:author="Rev 6 Allen Wirfs-Brock" w:date="2012-02-03T11:50:00Z">
        <w:r w:rsidR="00F34354">
          <w:t xml:space="preserve">, then </w:t>
        </w:r>
      </w:ins>
      <w:ins w:id="4651" w:author="Rev 6 Allen Wirfs-Brock" w:date="2012-02-03T12:06:00Z">
        <w:r w:rsidR="00CB4E8F">
          <w:t>add</w:t>
        </w:r>
      </w:ins>
      <w:ins w:id="4652"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rsidR="00F34354" w:rsidRDefault="00F34354" w:rsidP="002A07A7">
      <w:pPr>
        <w:pStyle w:val="Alg4"/>
        <w:numPr>
          <w:ilvl w:val="0"/>
          <w:numId w:val="698"/>
        </w:numPr>
        <w:spacing w:after="120"/>
        <w:contextualSpacing/>
        <w:rPr>
          <w:ins w:id="4653" w:author="Rev 6 Allen Wirfs-Brock" w:date="2012-02-03T11:51:00Z"/>
        </w:rPr>
      </w:pPr>
      <w:ins w:id="4654" w:author="Rev 6 Allen Wirfs-Brock" w:date="2012-02-03T11:52:00Z">
        <w:r>
          <w:t xml:space="preserve">Order the elements of </w:t>
        </w:r>
        <w:r w:rsidRPr="00CB4E8F">
          <w:rPr>
            <w:i/>
          </w:rPr>
          <w:t>propList</w:t>
        </w:r>
        <w:r>
          <w:t xml:space="preserve"> in an implementation defined order. </w:t>
        </w:r>
      </w:ins>
    </w:p>
    <w:p w:rsidR="00FF7312" w:rsidRPr="00E77497" w:rsidRDefault="00FF7312" w:rsidP="002A07A7">
      <w:pPr>
        <w:pStyle w:val="Alg4"/>
        <w:numPr>
          <w:ilvl w:val="0"/>
          <w:numId w:val="698"/>
        </w:numPr>
        <w:spacing w:after="120"/>
        <w:rPr>
          <w:ins w:id="4655" w:author="Rev 6 Allen Wirfs-Brock" w:date="2012-02-01T14:04:00Z"/>
        </w:rPr>
      </w:pPr>
      <w:ins w:id="4656" w:author="Rev 6 Allen Wirfs-Brock" w:date="2012-02-01T14:04:00Z">
        <w:r w:rsidRPr="00E77497">
          <w:t xml:space="preserve">Return </w:t>
        </w:r>
      </w:ins>
      <w:ins w:id="4657" w:author="Rev 6 Allen Wirfs-Brock" w:date="2012-02-03T11:52:00Z">
        <w:r w:rsidR="00F34354" w:rsidRPr="00650BA7">
          <w:rPr>
            <w:i/>
          </w:rPr>
          <w:t>propList</w:t>
        </w:r>
      </w:ins>
      <w:ins w:id="4658" w:author="Rev 6 Allen Wirfs-Brock" w:date="2012-02-01T14:04:00Z">
        <w:r w:rsidRPr="00E77497">
          <w:t>.</w:t>
        </w:r>
      </w:ins>
    </w:p>
    <w:p w:rsidR="00F671C5" w:rsidRPr="00E77497" w:rsidRDefault="00F671C5" w:rsidP="00F671C5">
      <w:pPr>
        <w:pStyle w:val="Heading3"/>
        <w:numPr>
          <w:ilvl w:val="0"/>
          <w:numId w:val="0"/>
        </w:numPr>
        <w:rPr>
          <w:ins w:id="4659" w:author="Rev 6 Allen Wirfs-Brock" w:date="2012-02-26T16:57:00Z"/>
        </w:rPr>
      </w:pPr>
      <w:bookmarkStart w:id="4660" w:name="_Toc339020297"/>
      <w:ins w:id="4661" w:author="Rev 6 Allen Wirfs-Brock" w:date="2012-02-26T16:57:00Z">
        <w:r w:rsidRPr="00E77497">
          <w:t>8.12.</w:t>
        </w:r>
        <w:r>
          <w:t>11</w:t>
        </w:r>
        <w:r w:rsidRPr="00E77497">
          <w:tab/>
          <w:t>[[</w:t>
        </w:r>
        <w:r>
          <w:t>Iterate</w:t>
        </w:r>
        <w:r w:rsidRPr="00E77497">
          <w:t>]] (</w:t>
        </w:r>
        <w:r>
          <w:t xml:space="preserve"> </w:t>
        </w:r>
        <w:r w:rsidRPr="00E77497">
          <w:t>)</w:t>
        </w:r>
        <w:bookmarkEnd w:id="4660"/>
      </w:ins>
    </w:p>
    <w:p w:rsidR="00F671C5" w:rsidRPr="00E77497" w:rsidRDefault="00F671C5" w:rsidP="00F671C5">
      <w:pPr>
        <w:rPr>
          <w:ins w:id="4662" w:author="Rev 6 Allen Wirfs-Brock" w:date="2012-02-26T16:57:00Z"/>
        </w:rPr>
      </w:pPr>
      <w:ins w:id="4663" w:author="Rev 6 Allen Wirfs-Brock" w:date="2012-02-26T16:57:00Z">
        <w:r w:rsidRPr="00E77497">
          <w:t>When the [[</w:t>
        </w:r>
      </w:ins>
      <w:ins w:id="4664" w:author="Rev 6 Allen Wirfs-Brock" w:date="2012-02-26T16:58:00Z">
        <w:r>
          <w:t>Iterate</w:t>
        </w:r>
      </w:ins>
      <w:ins w:id="4665"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rsidR="00F671C5" w:rsidRDefault="00F671C5" w:rsidP="00F671C5">
      <w:pPr>
        <w:pStyle w:val="Alg4"/>
        <w:numPr>
          <w:ilvl w:val="0"/>
          <w:numId w:val="697"/>
        </w:numPr>
        <w:rPr>
          <w:ins w:id="4666" w:author="Rev 6 Allen Wirfs-Brock" w:date="2012-02-26T16:57:00Z"/>
        </w:rPr>
      </w:pPr>
      <w:ins w:id="4667" w:author="Rev 6 Allen Wirfs-Brock" w:date="2012-02-26T16:57:00Z">
        <w:r>
          <w:t xml:space="preserve">Let </w:t>
        </w:r>
      </w:ins>
      <w:ins w:id="4668" w:author="Rev 6 Allen Wirfs-Brock" w:date="2012-02-26T16:59:00Z">
        <w:r>
          <w:rPr>
            <w:i/>
          </w:rPr>
          <w:t>itr</w:t>
        </w:r>
      </w:ins>
      <w:ins w:id="4669" w:author="Rev 6 Allen Wirfs-Brock" w:date="2012-02-26T16:57:00Z">
        <w:r>
          <w:t xml:space="preserve"> be the </w:t>
        </w:r>
      </w:ins>
      <w:ins w:id="4670" w:author="Rev 6 Allen Wirfs-Brock" w:date="2012-02-26T16:59:00Z">
        <w:r>
          <w:t>result of performing Invoke with</w:t>
        </w:r>
      </w:ins>
      <w:ins w:id="4671" w:author="Rev 6 Allen Wirfs-Brock" w:date="2012-02-26T17:02:00Z">
        <w:r>
          <w:t xml:space="preserve"> arguments</w:t>
        </w:r>
      </w:ins>
      <w:ins w:id="4672" w:author="Rev 6 Allen Wirfs-Brock" w:date="2012-02-26T16:59:00Z">
        <w:r>
          <w:t xml:space="preserve"> </w:t>
        </w:r>
      </w:ins>
      <w:commentRangeStart w:id="4673"/>
      <w:ins w:id="4674" w:author="Rev 6 Allen Wirfs-Brock" w:date="2012-02-26T17:00:00Z">
        <w:r>
          <w:t>%iterator%</w:t>
        </w:r>
      </w:ins>
      <w:commentRangeEnd w:id="4673"/>
      <w:ins w:id="4675" w:author="Rev 6 Allen Wirfs-Brock" w:date="2012-02-27T18:21:00Z">
        <w:r w:rsidR="00FE23BC">
          <w:rPr>
            <w:rStyle w:val="CommentReference"/>
            <w:rFonts w:ascii="Arial" w:eastAsia="MS Mincho" w:hAnsi="Arial"/>
            <w:spacing w:val="0"/>
            <w:lang w:eastAsia="ja-JP"/>
          </w:rPr>
          <w:commentReference w:id="4673"/>
        </w:r>
      </w:ins>
      <w:ins w:id="4676" w:author="Rev 6 Allen Wirfs-Brock" w:date="2012-02-26T17:00:00Z">
        <w:r>
          <w:t xml:space="preserve">, </w:t>
        </w:r>
        <w:r w:rsidRPr="00F671C5">
          <w:rPr>
            <w:i/>
          </w:rPr>
          <w:t>O</w:t>
        </w:r>
        <w:r>
          <w:t xml:space="preserve"> and an empty argument List.</w:t>
        </w:r>
      </w:ins>
    </w:p>
    <w:p w:rsidR="00F671C5" w:rsidRPr="00E77497" w:rsidRDefault="00F671C5" w:rsidP="00F671C5">
      <w:pPr>
        <w:pStyle w:val="Alg4"/>
        <w:numPr>
          <w:ilvl w:val="0"/>
          <w:numId w:val="697"/>
        </w:numPr>
        <w:spacing w:after="120"/>
        <w:rPr>
          <w:ins w:id="4677" w:author="Rev 6 Allen Wirfs-Brock" w:date="2012-02-26T16:57:00Z"/>
        </w:rPr>
      </w:pPr>
      <w:ins w:id="4678" w:author="Rev 6 Allen Wirfs-Brock" w:date="2012-02-26T16:57:00Z">
        <w:r w:rsidRPr="00E77497">
          <w:t xml:space="preserve">Return </w:t>
        </w:r>
      </w:ins>
      <w:ins w:id="4679" w:author="Rev 6 Allen Wirfs-Brock" w:date="2012-02-26T17:03:00Z">
        <w:r>
          <w:rPr>
            <w:i/>
          </w:rPr>
          <w:t>itr</w:t>
        </w:r>
      </w:ins>
      <w:ins w:id="4680" w:author="Rev 6 Allen Wirfs-Brock" w:date="2012-02-26T16:57:00Z">
        <w:r w:rsidRPr="00E77497">
          <w:t>.</w:t>
        </w:r>
      </w:ins>
    </w:p>
    <w:p w:rsidR="00565344" w:rsidRDefault="00565344" w:rsidP="008E2885">
      <w:pPr>
        <w:pStyle w:val="Heading2"/>
        <w:numPr>
          <w:ilvl w:val="0"/>
          <w:numId w:val="0"/>
        </w:numPr>
        <w:rPr>
          <w:ins w:id="4681" w:author="Rev 10 Allen Wirfs-Brock" w:date="2012-09-06T10:59:00Z"/>
        </w:rPr>
      </w:pPr>
      <w:bookmarkStart w:id="4682" w:name="_Toc339020298"/>
      <w:ins w:id="4683" w:author="Rev 10 Allen Wirfs-Brock" w:date="2012-09-06T10:56:00Z">
        <w:r>
          <w:lastRenderedPageBreak/>
          <w:t>8.13</w:t>
        </w:r>
      </w:ins>
      <w:ins w:id="4684" w:author="Rev 10 Allen Wirfs-Brock" w:date="2012-09-06T10:57:00Z">
        <w:r>
          <w:t xml:space="preserve"> Data Blocks</w:t>
        </w:r>
      </w:ins>
      <w:bookmarkEnd w:id="4682"/>
    </w:p>
    <w:p w:rsidR="00565344" w:rsidRPr="008E2885" w:rsidRDefault="008E2885" w:rsidP="00565344">
      <w:pPr>
        <w:rPr>
          <w:ins w:id="4685" w:author="Rev 10 Allen Wirfs-Brock" w:date="2012-09-06T10:59:00Z"/>
          <w:rFonts w:ascii="Times New Roman" w:hAnsi="Times New Roman"/>
          <w:b/>
          <w:i/>
          <w:sz w:val="28"/>
        </w:rPr>
      </w:pPr>
      <w:ins w:id="4686" w:author="Rev 10 Allen Wirfs-Brock" w:date="2012-09-06T11:01:00Z">
        <w:r w:rsidRPr="008E2885">
          <w:rPr>
            <w:rFonts w:ascii="Times New Roman" w:hAnsi="Times New Roman"/>
            <w:b/>
            <w:i/>
            <w:sz w:val="28"/>
          </w:rPr>
          <w:t>Th</w:t>
        </w:r>
        <w:r w:rsidR="00565344" w:rsidRPr="008E2885">
          <w:rPr>
            <w:rFonts w:ascii="Times New Roman" w:hAnsi="Times New Roman"/>
            <w:b/>
            <w:i/>
            <w:sz w:val="28"/>
          </w:rPr>
          <w:t xml:space="preserve">is </w:t>
        </w:r>
      </w:ins>
      <w:ins w:id="4687" w:author="Rev 10 Allen Wirfs-Brock" w:date="2012-09-06T11:04:00Z">
        <w:r>
          <w:rPr>
            <w:rFonts w:ascii="Times New Roman" w:hAnsi="Times New Roman"/>
            <w:b/>
            <w:i/>
            <w:sz w:val="28"/>
          </w:rPr>
          <w:t xml:space="preserve">section </w:t>
        </w:r>
      </w:ins>
      <w:ins w:id="4688" w:author="Rev 10 Allen Wirfs-Brock" w:date="2012-09-06T11:01:00Z">
        <w:r w:rsidR="00565344" w:rsidRPr="008E2885">
          <w:rPr>
            <w:rFonts w:ascii="Times New Roman" w:hAnsi="Times New Roman"/>
            <w:b/>
            <w:i/>
            <w:sz w:val="28"/>
          </w:rPr>
          <w:t xml:space="preserve">is a placeholder </w:t>
        </w:r>
      </w:ins>
      <w:ins w:id="4689" w:author="Rev 10 Allen Wirfs-Brock" w:date="2012-09-06T11:04:00Z">
        <w:r>
          <w:rPr>
            <w:rFonts w:ascii="Times New Roman" w:hAnsi="Times New Roman"/>
            <w:b/>
            <w:i/>
            <w:sz w:val="28"/>
          </w:rPr>
          <w:t>for</w:t>
        </w:r>
      </w:ins>
      <w:ins w:id="4690" w:author="Rev 10 Allen Wirfs-Brock" w:date="2012-09-06T11:01:00Z">
        <w:r w:rsidR="00565344" w:rsidRPr="008E2885">
          <w:rPr>
            <w:rFonts w:ascii="Times New Roman" w:hAnsi="Times New Roman"/>
            <w:b/>
            <w:i/>
            <w:sz w:val="28"/>
          </w:rPr>
          <w:t xml:space="preserve"> describ</w:t>
        </w:r>
      </w:ins>
      <w:ins w:id="4691" w:author="Rev 10 Allen Wirfs-Brock" w:date="2012-09-06T11:04:00Z">
        <w:r>
          <w:rPr>
            <w:rFonts w:ascii="Times New Roman" w:hAnsi="Times New Roman"/>
            <w:b/>
            <w:i/>
            <w:sz w:val="28"/>
          </w:rPr>
          <w:t>ing</w:t>
        </w:r>
      </w:ins>
      <w:ins w:id="4692" w:author="Rev 10 Allen Wirfs-Brock" w:date="2012-09-06T11:01:00Z">
        <w:r w:rsidR="00565344" w:rsidRPr="008E2885">
          <w:rPr>
            <w:rFonts w:ascii="Times New Roman" w:hAnsi="Times New Roman"/>
            <w:b/>
            <w:i/>
            <w:sz w:val="28"/>
          </w:rPr>
          <w:t xml:space="preserve"> the Data Block internal type.  The following material is verbatium from the the </w:t>
        </w:r>
      </w:ins>
      <w:ins w:id="4693" w:author="Rev 10 Allen Wirfs-Brock" w:date="2012-09-06T11:02:00Z">
        <w:r w:rsidR="00565344" w:rsidRPr="008E2885">
          <w:rPr>
            <w:rFonts w:ascii="Times New Roman" w:hAnsi="Times New Roman"/>
            <w:b/>
            <w:i/>
            <w:sz w:val="28"/>
          </w:rPr>
          <w:t xml:space="preserve">Binary Data ES wiki proposal. </w:t>
        </w:r>
      </w:ins>
      <w:ins w:id="4694" w:author="Rev 10 Allen Wirfs-Brock" w:date="2012-09-06T11:03:00Z">
        <w:r w:rsidRPr="008E2885">
          <w:rPr>
            <w:rFonts w:ascii="Times New Roman" w:hAnsi="Times New Roman"/>
            <w:b/>
            <w:i/>
            <w:sz w:val="28"/>
          </w:rPr>
          <w:t xml:space="preserve"> The material has not yet been reviewed or integrated with the rest of this spec.</w:t>
        </w:r>
      </w:ins>
    </w:p>
    <w:p w:rsidR="00565344" w:rsidRDefault="00565344" w:rsidP="00565344">
      <w:pPr>
        <w:rPr>
          <w:ins w:id="4695" w:author="Rev 10 Allen Wirfs-Brock" w:date="2012-09-06T10:59:00Z"/>
        </w:rPr>
      </w:pPr>
      <w:ins w:id="4696" w:author="Rev 10 Allen Wirfs-Brock" w:date="2012-09-06T10:59:00Z">
        <w:r>
          <w:t>This spec introduces a new, spec-internal block datatype, intuitively representing a contiguously allocated block of binary data. Blocks are not ECMAScript values and appear only in the program store (aka heap).</w:t>
        </w:r>
      </w:ins>
    </w:p>
    <w:p w:rsidR="00565344" w:rsidRDefault="00565344" w:rsidP="00565344">
      <w:pPr>
        <w:rPr>
          <w:ins w:id="4697" w:author="Rev 10 Allen Wirfs-Brock" w:date="2012-09-06T10:59:00Z"/>
        </w:rPr>
      </w:pPr>
      <w:ins w:id="4698" w:author="Rev 10 Allen Wirfs-Brock" w:date="2012-09-06T10:59:00Z">
        <w:r>
          <w:t>A block is one of:</w:t>
        </w:r>
      </w:ins>
    </w:p>
    <w:p w:rsidR="00565344" w:rsidRDefault="00565344" w:rsidP="008E2885">
      <w:pPr>
        <w:numPr>
          <w:ilvl w:val="0"/>
          <w:numId w:val="954"/>
        </w:numPr>
        <w:contextualSpacing/>
        <w:rPr>
          <w:ins w:id="4699" w:author="Rev 10 Allen Wirfs-Brock" w:date="2012-09-06T10:59:00Z"/>
        </w:rPr>
      </w:pPr>
      <w:ins w:id="4700" w:author="Rev 10 Allen Wirfs-Brock" w:date="2012-09-06T10:59:00Z">
        <w:r>
          <w:t>a number-block</w:t>
        </w:r>
      </w:ins>
    </w:p>
    <w:p w:rsidR="00565344" w:rsidRDefault="00565344" w:rsidP="008E2885">
      <w:pPr>
        <w:numPr>
          <w:ilvl w:val="0"/>
          <w:numId w:val="954"/>
        </w:numPr>
        <w:contextualSpacing/>
        <w:rPr>
          <w:ins w:id="4701" w:author="Rev 10 Allen Wirfs-Brock" w:date="2012-09-06T10:59:00Z"/>
        </w:rPr>
      </w:pPr>
      <w:ins w:id="4702" w:author="Rev 10 Allen Wirfs-Brock" w:date="2012-09-06T10:59:00Z">
        <w:r>
          <w:t>an array-block[t, n]</w:t>
        </w:r>
      </w:ins>
    </w:p>
    <w:p w:rsidR="00565344" w:rsidRDefault="00565344" w:rsidP="008E2885">
      <w:pPr>
        <w:numPr>
          <w:ilvl w:val="0"/>
          <w:numId w:val="954"/>
        </w:numPr>
        <w:rPr>
          <w:ins w:id="4703" w:author="Rev 10 Allen Wirfs-Brock" w:date="2012-09-06T10:59:00Z"/>
        </w:rPr>
      </w:pPr>
      <w:ins w:id="4704" w:author="Rev 10 Allen Wirfs-Brock" w:date="2012-09-06T10:59:00Z">
        <w:r>
          <w:t>a struct-block[t1, ..., tn]</w:t>
        </w:r>
      </w:ins>
    </w:p>
    <w:p w:rsidR="00565344" w:rsidRDefault="00565344" w:rsidP="00565344">
      <w:pPr>
        <w:rPr>
          <w:ins w:id="4705" w:author="Rev 10 Allen Wirfs-Brock" w:date="2012-09-06T10:59:00Z"/>
        </w:rPr>
      </w:pPr>
      <w:ins w:id="4706" w:author="Rev 10 Allen Wirfs-Brock" w:date="2012-09-06T10:59:00Z">
        <w:r>
          <w:t>A number-block is one of:</w:t>
        </w:r>
      </w:ins>
    </w:p>
    <w:p w:rsidR="00565344" w:rsidRDefault="00565344" w:rsidP="008E2885">
      <w:pPr>
        <w:numPr>
          <w:ilvl w:val="0"/>
          <w:numId w:val="955"/>
        </w:numPr>
        <w:contextualSpacing/>
        <w:rPr>
          <w:ins w:id="4707" w:author="Rev 10 Allen Wirfs-Brock" w:date="2012-09-06T10:59:00Z"/>
        </w:rPr>
      </w:pPr>
      <w:ins w:id="4708" w:author="Rev 10 Allen Wirfs-Brock" w:date="2012-09-06T10:59:00Z">
        <w:r>
          <w:t>an unsigned-integer; i.e., one of uint8, uint16, uint32, or uint64</w:t>
        </w:r>
      </w:ins>
    </w:p>
    <w:p w:rsidR="00565344" w:rsidRDefault="00565344" w:rsidP="008E2885">
      <w:pPr>
        <w:numPr>
          <w:ilvl w:val="0"/>
          <w:numId w:val="955"/>
        </w:numPr>
        <w:contextualSpacing/>
        <w:rPr>
          <w:ins w:id="4709" w:author="Rev 10 Allen Wirfs-Brock" w:date="2012-09-06T10:59:00Z"/>
        </w:rPr>
      </w:pPr>
      <w:ins w:id="4710" w:author="Rev 10 Allen Wirfs-Brock" w:date="2012-09-06T10:59:00Z">
        <w:r>
          <w:t>a signed-integer; i.e., one of int8, int16, int32, or int64</w:t>
        </w:r>
      </w:ins>
    </w:p>
    <w:p w:rsidR="00565344" w:rsidRDefault="00565344" w:rsidP="008E2885">
      <w:pPr>
        <w:numPr>
          <w:ilvl w:val="0"/>
          <w:numId w:val="955"/>
        </w:numPr>
        <w:rPr>
          <w:ins w:id="4711" w:author="Rev 10 Allen Wirfs-Brock" w:date="2012-09-06T10:59:00Z"/>
        </w:rPr>
      </w:pPr>
      <w:ins w:id="4712" w:author="Rev 10 Allen Wirfs-Brock" w:date="2012-09-06T10:59:00Z">
        <w:r>
          <w:t>a floating-point; i.e., one of float32 or float64</w:t>
        </w:r>
      </w:ins>
    </w:p>
    <w:p w:rsidR="00565344" w:rsidRDefault="00565344" w:rsidP="00565344">
      <w:pPr>
        <w:rPr>
          <w:ins w:id="4713" w:author="Rev 10 Allen Wirfs-Brock" w:date="2012-09-06T10:59:00Z"/>
        </w:rPr>
      </w:pPr>
      <w:ins w:id="4714" w:author="Rev 10 Allen Wirfs-Brock" w:date="2012-09-06T10:59:00Z">
        <w:r>
          <w:t>A uintk is an integer in the range [0, 2k). An intk is an integer in the range [-2k-1, 2k-1). A floatk is a floating-point number representable as a k-bit IEE754 value.</w:t>
        </w:r>
      </w:ins>
    </w:p>
    <w:p w:rsidR="00565344" w:rsidRDefault="00565344" w:rsidP="00565344">
      <w:pPr>
        <w:rPr>
          <w:ins w:id="4715" w:author="Rev 10 Allen Wirfs-Brock" w:date="2012-09-06T10:59:00Z"/>
        </w:rPr>
      </w:pPr>
      <w:ins w:id="4716" w:author="Rev 10 Allen Wirfs-Brock" w:date="2012-09-06T10:59:00Z">
        <w:r>
          <w:t>An array-block[t, n] is an ordered sequence of n blocks of homogeneous block type t. Each element of the array is stored at in independently addressable location in the program store, and multiple Data objects may contain references to the element.</w:t>
        </w:r>
      </w:ins>
    </w:p>
    <w:p w:rsidR="00565344" w:rsidRDefault="00565344" w:rsidP="00565344">
      <w:pPr>
        <w:rPr>
          <w:ins w:id="4717" w:author="Rev 10 Allen Wirfs-Brock" w:date="2012-09-06T10:59:00Z"/>
        </w:rPr>
      </w:pPr>
      <w:ins w:id="4718" w:author="Rev 10 Allen Wirfs-Brock" w:date="2012-09-06T10:59:00Z">
        <w:r>
          <w:t>A struct-block[t1, ..., tn] is an ordered sequence of n blocks of heterogeneous types t1 to tn, respectively. Each field of the struct is stored at in independently addressable location in the program store, and multiple Data objects may contain references to the field.</w:t>
        </w:r>
      </w:ins>
    </w:p>
    <w:p w:rsidR="00565344" w:rsidRDefault="00565344" w:rsidP="00565344">
      <w:pPr>
        <w:rPr>
          <w:ins w:id="4719" w:author="Rev 10 Allen Wirfs-Brock" w:date="2012-09-06T10:59:00Z"/>
        </w:rPr>
      </w:pPr>
      <w:ins w:id="4720" w:author="Rev 10 Allen Wirfs-Brock" w:date="2012-09-06T10:59:00Z">
        <w:r>
          <w:t>The spec also introduces a datatype of Data objects, which are ECMAScript values that encapsulate references to block data in the program store. Every Data object has the following properties:</w:t>
        </w:r>
      </w:ins>
    </w:p>
    <w:p w:rsidR="00565344" w:rsidRDefault="00565344" w:rsidP="00565344">
      <w:pPr>
        <w:rPr>
          <w:ins w:id="4721" w:author="Rev 10 Allen Wirfs-Brock" w:date="2012-09-06T10:59:00Z"/>
        </w:rPr>
      </w:pPr>
      <w:ins w:id="4722" w:author="Rev 10 Allen Wirfs-Brock" w:date="2012-09-06T10:59:00Z">
        <w:r>
          <w:t xml:space="preserve">    [[Class]] = “Data”</w:t>
        </w:r>
      </w:ins>
    </w:p>
    <w:p w:rsidR="00565344" w:rsidRDefault="00565344" w:rsidP="00565344">
      <w:pPr>
        <w:rPr>
          <w:ins w:id="4723" w:author="Rev 10 Allen Wirfs-Brock" w:date="2012-09-06T10:59:00Z"/>
        </w:rPr>
      </w:pPr>
      <w:ins w:id="4724" w:author="Rev 10 Allen Wirfs-Brock" w:date="2012-09-06T10:59:00Z">
        <w:r>
          <w:t xml:space="preserve">    [[Value]] : reference[block] – a reference to a block in the program store</w:t>
        </w:r>
      </w:ins>
    </w:p>
    <w:p w:rsidR="00565344" w:rsidRPr="00565344" w:rsidRDefault="00565344" w:rsidP="004012E4">
      <w:pPr>
        <w:rPr>
          <w:ins w:id="4725" w:author="Rev 10 Allen Wirfs-Brock" w:date="2012-09-06T10:56:00Z"/>
        </w:rPr>
      </w:pPr>
      <w:ins w:id="4726" w:author="Rev 10 Allen Wirfs-Brock" w:date="2012-09-06T10:59:00Z">
        <w:r>
          <w:t xml:space="preserve">    [[DataType]] : reference[Type] – a reference to a Type object describing this object’s data block</w:t>
        </w:r>
      </w:ins>
    </w:p>
    <w:p w:rsidR="009E6FBC" w:rsidRDefault="009E6FBC" w:rsidP="004C02EF">
      <w:pPr>
        <w:pStyle w:val="Heading1"/>
        <w:numPr>
          <w:ilvl w:val="0"/>
          <w:numId w:val="0"/>
        </w:numPr>
        <w:rPr>
          <w:ins w:id="4727" w:author="Rev 6 Allen Wirfs-Brock" w:date="2012-02-22T15:44:00Z"/>
        </w:rPr>
      </w:pPr>
      <w:bookmarkStart w:id="4728" w:name="_Toc339020299"/>
      <w:ins w:id="4729" w:author="Rev 6 Allen Wirfs-Brock" w:date="2012-02-22T15:44:00Z">
        <w:r>
          <w:t>9 Abstract Operations</w:t>
        </w:r>
        <w:bookmarkEnd w:id="4728"/>
        <w:r>
          <w:t xml:space="preserve"> </w:t>
        </w:r>
      </w:ins>
    </w:p>
    <w:p w:rsidR="001D4C27" w:rsidRDefault="001D4C27" w:rsidP="001D4C27">
      <w:pPr>
        <w:rPr>
          <w:ins w:id="4730" w:author="Rev 6 Allen Wirfs-Brock" w:date="2012-02-22T15:55:00Z"/>
        </w:rPr>
      </w:pPr>
      <w:ins w:id="4731" w:author="Rev 6 Allen Wirfs-Brock" w:date="2012-02-22T15:56:00Z">
        <w:r w:rsidRPr="00E77497">
          <w:t>These operations are not a part of the</w:t>
        </w:r>
        <w:r>
          <w:t xml:space="preserve"> ECMAScript</w:t>
        </w:r>
        <w:r w:rsidRPr="00E77497">
          <w:t xml:space="preserve"> language; they are defined here to </w:t>
        </w:r>
      </w:ins>
      <w:ins w:id="4732" w:author="Rev 6 Allen Wirfs-Brock" w:date="2012-02-22T15:58:00Z">
        <w:r>
          <w:t xml:space="preserve">solely to </w:t>
        </w:r>
      </w:ins>
      <w:ins w:id="4733" w:author="Rev 6 Allen Wirfs-Brock" w:date="2012-02-22T15:56:00Z">
        <w:r w:rsidRPr="00E77497">
          <w:t xml:space="preserve">aid the specification of the semantics of </w:t>
        </w:r>
      </w:ins>
      <w:ins w:id="4734" w:author="Rev 6 Allen Wirfs-Brock" w:date="2012-02-22T15:57:00Z">
        <w:r>
          <w:t xml:space="preserve">the </w:t>
        </w:r>
      </w:ins>
      <w:ins w:id="4735" w:author="Rev 6 Allen Wirfs-Brock" w:date="2012-02-22T15:56:00Z">
        <w:r>
          <w:t>ECMAScript</w:t>
        </w:r>
      </w:ins>
      <w:ins w:id="4736" w:author="Rev 6 Allen Wirfs-Brock" w:date="2012-02-22T15:57:00Z">
        <w:r>
          <w:t xml:space="preserve"> Language</w:t>
        </w:r>
      </w:ins>
      <w:ins w:id="4737" w:author="Rev 6 Allen Wirfs-Brock" w:date="2012-02-22T15:56:00Z">
        <w:r>
          <w:t>.</w:t>
        </w:r>
      </w:ins>
      <w:ins w:id="4738" w:author="Rev 10 Allen Wirfs-Brock" w:date="2012-09-06T11:05:00Z">
        <w:r w:rsidR="008E2885">
          <w:t xml:space="preserve"> Other, more specialized abstract operations are defined throughout this specification.</w:t>
        </w:r>
      </w:ins>
    </w:p>
    <w:p w:rsidR="004C02EF" w:rsidRPr="00E77497" w:rsidRDefault="004C02EF" w:rsidP="001D4C27">
      <w:pPr>
        <w:pStyle w:val="Heading2"/>
        <w:numPr>
          <w:ilvl w:val="0"/>
          <w:numId w:val="0"/>
        </w:numPr>
      </w:pPr>
      <w:bookmarkStart w:id="4739" w:name="_Toc339020300"/>
      <w:r w:rsidRPr="00E77497">
        <w:t>9</w:t>
      </w:r>
      <w:ins w:id="4740" w:author="Rev 6 Allen Wirfs-Brock" w:date="2012-02-22T15:45:00Z">
        <w:r w:rsidR="00852030">
          <w:t>.1</w:t>
        </w:r>
      </w:ins>
      <w:r w:rsidRPr="00E77497">
        <w:tab/>
        <w:t>Type Conversio</w:t>
      </w:r>
      <w:bookmarkEnd w:id="4181"/>
      <w:bookmarkEnd w:id="4182"/>
      <w:bookmarkEnd w:id="4183"/>
      <w:bookmarkEnd w:id="4184"/>
      <w:bookmarkEnd w:id="4185"/>
      <w:bookmarkEnd w:id="4186"/>
      <w:bookmarkEnd w:id="4312"/>
      <w:bookmarkEnd w:id="4313"/>
      <w:r w:rsidRPr="00E77497">
        <w:t>n</w:t>
      </w:r>
      <w:bookmarkEnd w:id="4314"/>
      <w:r w:rsidRPr="00E77497">
        <w:t xml:space="preserve"> and Testing</w:t>
      </w:r>
      <w:bookmarkEnd w:id="4558"/>
      <w:bookmarkEnd w:id="4559"/>
      <w:bookmarkEnd w:id="4560"/>
      <w:bookmarkEnd w:id="4561"/>
      <w:bookmarkEnd w:id="4739"/>
    </w:p>
    <w:p w:rsidR="004C02EF" w:rsidRPr="00E77497" w:rsidRDefault="004C02EF" w:rsidP="004C02EF">
      <w:r w:rsidRPr="00E77497">
        <w:t xml:space="preserve">The ECMAScript </w:t>
      </w:r>
      <w:del w:id="4741" w:author="Rev 6 Allen Wirfs-Brock" w:date="2012-02-22T15:58:00Z">
        <w:r w:rsidRPr="00E77497" w:rsidDel="001D4C27">
          <w:delText>runtime system</w:delText>
        </w:r>
      </w:del>
      <w:ins w:id="4742"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4743"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4744" w:name="_Toc375031131"/>
      <w:bookmarkStart w:id="4745" w:name="_Ref378389486"/>
      <w:bookmarkStart w:id="4746" w:name="_Toc381513649"/>
      <w:bookmarkStart w:id="4747" w:name="_Toc382202792"/>
      <w:bookmarkStart w:id="4748" w:name="_Toc382203012"/>
      <w:bookmarkStart w:id="4749" w:name="_Toc382212171"/>
      <w:bookmarkStart w:id="4750" w:name="_Toc382212389"/>
      <w:bookmarkStart w:id="4751" w:name="_Toc382291516"/>
      <w:bookmarkStart w:id="4752" w:name="_Toc385672155"/>
      <w:bookmarkStart w:id="4753" w:name="_Toc393690250"/>
    </w:p>
    <w:p w:rsidR="004C02EF" w:rsidRPr="00E77497" w:rsidRDefault="004C02EF" w:rsidP="00FE23BC">
      <w:pPr>
        <w:pStyle w:val="Heading3"/>
        <w:numPr>
          <w:ilvl w:val="0"/>
          <w:numId w:val="0"/>
        </w:numPr>
      </w:pPr>
      <w:bookmarkStart w:id="4754" w:name="_Ref455971611"/>
      <w:bookmarkStart w:id="4755" w:name="_Ref456011185"/>
      <w:bookmarkStart w:id="4756" w:name="_Toc472818788"/>
      <w:bookmarkStart w:id="4757" w:name="_Toc235503358"/>
      <w:bookmarkStart w:id="4758" w:name="_Toc241509133"/>
      <w:bookmarkStart w:id="4759" w:name="_Toc244416620"/>
      <w:bookmarkStart w:id="4760" w:name="_Toc276630984"/>
      <w:bookmarkStart w:id="4761" w:name="_Toc339020301"/>
      <w:r w:rsidRPr="00E77497">
        <w:lastRenderedPageBreak/>
        <w:t>9.1</w:t>
      </w:r>
      <w:del w:id="4762" w:author="Rev 6 Allen Wirfs-Brock" w:date="2012-02-22T15:45:00Z">
        <w:r w:rsidRPr="00E77497" w:rsidDel="00852030">
          <w:tab/>
        </w:r>
      </w:del>
      <w:ins w:id="4763" w:author="Rev 6 Allen Wirfs-Brock" w:date="2012-02-22T15:45:00Z">
        <w:r w:rsidR="00852030">
          <w:t>.1</w:t>
        </w:r>
      </w:ins>
      <w:ins w:id="4764" w:author="Rev 6 Allen Wirfs-Brock" w:date="2012-02-22T15:46:00Z">
        <w:r w:rsidR="00852030">
          <w:tab/>
        </w:r>
      </w:ins>
      <w:r w:rsidRPr="00E77497">
        <w:t>ToPrimitiv</w:t>
      </w:r>
      <w:bookmarkEnd w:id="4744"/>
      <w:bookmarkEnd w:id="4745"/>
      <w:bookmarkEnd w:id="4746"/>
      <w:bookmarkEnd w:id="4747"/>
      <w:bookmarkEnd w:id="4748"/>
      <w:bookmarkEnd w:id="4749"/>
      <w:bookmarkEnd w:id="4750"/>
      <w:bookmarkEnd w:id="4751"/>
      <w:bookmarkEnd w:id="4752"/>
      <w:bookmarkEnd w:id="4753"/>
      <w:r w:rsidRPr="00E77497">
        <w:t>e</w:t>
      </w:r>
      <w:bookmarkEnd w:id="4754"/>
      <w:bookmarkEnd w:id="4755"/>
      <w:bookmarkEnd w:id="4756"/>
      <w:bookmarkEnd w:id="4757"/>
      <w:bookmarkEnd w:id="4758"/>
      <w:bookmarkEnd w:id="4759"/>
      <w:bookmarkEnd w:id="4760"/>
      <w:bookmarkEnd w:id="4761"/>
    </w:p>
    <w:p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ins w:id="4765" w:author="Rev 8 Allen Wirfs-Brock" w:date="2012-06-13T12:36:00Z">
        <w:r w:rsidR="00386630">
          <w:fldChar w:fldCharType="begin"/>
        </w:r>
        <w:r w:rsidR="00386630">
          <w:instrText xml:space="preserve"> REF _Ref327354299 \h </w:instrText>
        </w:r>
      </w:ins>
      <w:r w:rsidR="00386630">
        <w:fldChar w:fldCharType="separate"/>
      </w:r>
      <w:ins w:id="4766" w:author="Rev 10 Allen Wirfs-Brock" w:date="2012-09-27T11:54:00Z">
        <w:r w:rsidR="00AE6982">
          <w:t xml:space="preserve">Table </w:t>
        </w:r>
        <w:r w:rsidR="00AE6982">
          <w:rPr>
            <w:noProof/>
          </w:rPr>
          <w:t>12</w:t>
        </w:r>
      </w:ins>
      <w:ins w:id="4767" w:author="Rev 8 Allen Wirfs-Brock" w:date="2012-06-13T12:36:00Z">
        <w:r w:rsidR="00386630">
          <w:fldChar w:fldCharType="end"/>
        </w:r>
      </w:ins>
      <w:r w:rsidRPr="00E77497">
        <w:t>:</w:t>
      </w:r>
    </w:p>
    <w:p w:rsidR="004C02EF" w:rsidRPr="00E77497" w:rsidRDefault="00386630" w:rsidP="00AA1FF6">
      <w:pPr>
        <w:pStyle w:val="Tabletitle"/>
      </w:pPr>
      <w:bookmarkStart w:id="4768" w:name="_Ref327354299"/>
      <w:ins w:id="4769" w:author="Rev 8 Allen Wirfs-Brock" w:date="2012-06-13T12:35:00Z">
        <w:r>
          <w:t xml:space="preserve">Table </w:t>
        </w:r>
        <w:r>
          <w:fldChar w:fldCharType="begin"/>
        </w:r>
        <w:r>
          <w:instrText xml:space="preserve"> SEQ Table \* ARABIC </w:instrText>
        </w:r>
      </w:ins>
      <w:r>
        <w:fldChar w:fldCharType="separate"/>
      </w:r>
      <w:ins w:id="4770" w:author="Rev 11 Allen Wirfs-Brock" w:date="2012-10-09T13:03:00Z">
        <w:r w:rsidR="00BD246C">
          <w:rPr>
            <w:noProof/>
          </w:rPr>
          <w:t>12</w:t>
        </w:r>
      </w:ins>
      <w:ins w:id="4771" w:author="Rev 8 Allen Wirfs-Brock" w:date="2012-06-13T12:35:00Z">
        <w:r>
          <w:fldChar w:fldCharType="end"/>
        </w:r>
      </w:ins>
      <w:bookmarkEnd w:id="4768"/>
      <w:ins w:id="4772" w:author="Allen Wirfs-Brock" w:date="2011-07-02T13:27:00Z">
        <w:r w:rsidR="008962D8" w:rsidRPr="00E77497">
          <w:rPr>
            <w:rFonts w:eastAsia="Arial Unicode MS"/>
          </w:rPr>
          <w:t xml:space="preserve"> </w:t>
        </w:r>
      </w:ins>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ins w:id="4773" w:author="Rev 6 Allen Wirfs-Brock" w:date="2012-02-16T18:25:00Z"/>
        </w:trPr>
        <w:tc>
          <w:tcPr>
            <w:tcW w:w="1998" w:type="dxa"/>
            <w:tcBorders>
              <w:top w:val="nil"/>
            </w:tcBorders>
          </w:tcPr>
          <w:p w:rsidR="00CB4C00" w:rsidRPr="00E77497" w:rsidRDefault="00CB4C00" w:rsidP="000348AE">
            <w:pPr>
              <w:keepNext/>
              <w:spacing w:after="60"/>
              <w:rPr>
                <w:ins w:id="4774" w:author="Rev 6 Allen Wirfs-Brock" w:date="2012-02-16T18:25:00Z"/>
              </w:rPr>
            </w:pPr>
            <w:ins w:id="4775" w:author="Rev 6 Allen Wirfs-Brock" w:date="2012-02-16T18:25:00Z">
              <w:r>
                <w:t>Completion Record</w:t>
              </w:r>
            </w:ins>
          </w:p>
        </w:tc>
        <w:tc>
          <w:tcPr>
            <w:tcW w:w="6858" w:type="dxa"/>
            <w:tcBorders>
              <w:top w:val="nil"/>
            </w:tcBorders>
          </w:tcPr>
          <w:p w:rsidR="00CB4C00" w:rsidRPr="00E77497" w:rsidRDefault="00CB4C00" w:rsidP="00B07504">
            <w:pPr>
              <w:keepNext/>
              <w:spacing w:after="60"/>
              <w:rPr>
                <w:ins w:id="4776" w:author="Rev 6 Allen Wirfs-Brock" w:date="2012-02-16T18:25:00Z"/>
              </w:rPr>
            </w:pPr>
            <w:ins w:id="4777" w:author="Rev 6 Allen Wirfs-Brock" w:date="2012-02-16T18:25:00Z">
              <w:r>
                <w:t xml:space="preserve">If </w:t>
              </w:r>
            </w:ins>
            <w:ins w:id="4778" w:author="Rev 6 Allen Wirfs-Brock" w:date="2012-02-22T12:19:00Z">
              <w:r w:rsidR="00B07504">
                <w:rPr>
                  <w:i/>
                </w:rPr>
                <w:t>argument</w:t>
              </w:r>
            </w:ins>
            <w:ins w:id="4779" w:author="Rev 6 Allen Wirfs-Brock" w:date="2012-02-16T18:25:00Z">
              <w:r>
                <w:t xml:space="preserve"> is an abrupt completion, return </w:t>
              </w:r>
              <w:r w:rsidRPr="00B07504">
                <w:rPr>
                  <w:i/>
                </w:rPr>
                <w:t>argument</w:t>
              </w:r>
              <w:r>
                <w:t>. Otherwise return ToPrimitive(</w:t>
              </w:r>
            </w:ins>
            <w:ins w:id="4780" w:author="Rev 6 Allen Wirfs-Brock" w:date="2012-02-22T12:21:00Z">
              <w:r w:rsidR="00B07504">
                <w:rPr>
                  <w:i/>
                </w:rPr>
                <w:t>argument</w:t>
              </w:r>
            </w:ins>
            <w:ins w:id="4781" w:author="Rev 6 Allen Wirfs-Brock" w:date="2012-02-16T18:25:00Z">
              <w:r>
                <w:t>.[[value]])</w:t>
              </w:r>
            </w:ins>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del w:id="4782" w:author="Rev 6 Allen Wirfs-Brock" w:date="2012-02-16T12:35:00Z">
              <w:r w:rsidRPr="00E77497" w:rsidDel="000D29DF">
                <w:delText>The result equals</w:delText>
              </w:r>
            </w:del>
            <w:ins w:id="4783" w:author="Rev 6 Allen Wirfs-Brock" w:date="2012-02-16T12:35:00Z">
              <w:r w:rsidR="000D29DF">
                <w:t>Return</w:t>
              </w:r>
            </w:ins>
            <w:r w:rsidRPr="00E77497">
              <w:t xml:space="preserve"> </w:t>
            </w:r>
            <w:ins w:id="4784" w:author="Rev 6 Allen Wirfs-Brock" w:date="2012-02-22T12:20:00Z">
              <w:r w:rsidR="00B07504" w:rsidRPr="006A5E27">
                <w:rPr>
                  <w:i/>
                </w:rPr>
                <w:t>argument</w:t>
              </w:r>
              <w:r w:rsidR="00B07504" w:rsidRPr="00E77497" w:rsidDel="00B07504">
                <w:t xml:space="preserve"> </w:t>
              </w:r>
            </w:ins>
            <w:del w:id="4785"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del w:id="4786" w:author="Rev 6 Allen Wirfs-Brock" w:date="2012-02-16T12:35:00Z">
              <w:r w:rsidRPr="00E77497" w:rsidDel="000D29DF">
                <w:delText>The result equals</w:delText>
              </w:r>
            </w:del>
            <w:ins w:id="4787" w:author="Rev 6 Allen Wirfs-Brock" w:date="2012-02-16T12:35:00Z">
              <w:r w:rsidR="000D29DF">
                <w:t>Return</w:t>
              </w:r>
            </w:ins>
            <w:r w:rsidRPr="00E77497">
              <w:t xml:space="preserve"> </w:t>
            </w:r>
            <w:ins w:id="4788" w:author="Rev 6 Allen Wirfs-Brock" w:date="2012-02-22T12:20:00Z">
              <w:r w:rsidR="00B07504" w:rsidRPr="006A5E27">
                <w:rPr>
                  <w:i/>
                </w:rPr>
                <w:t>argument</w:t>
              </w:r>
            </w:ins>
            <w:del w:id="4789"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keepNext/>
              <w:spacing w:after="60"/>
            </w:pPr>
            <w:del w:id="4790" w:author="Rev 6 Allen Wirfs-Brock" w:date="2012-02-16T12:36:00Z">
              <w:r w:rsidRPr="00E77497" w:rsidDel="000D29DF">
                <w:delText>The result equals</w:delText>
              </w:r>
            </w:del>
            <w:ins w:id="4791" w:author="Rev 6 Allen Wirfs-Brock" w:date="2012-02-16T12:36:00Z">
              <w:r w:rsidR="000D29DF">
                <w:t>Return</w:t>
              </w:r>
            </w:ins>
            <w:r w:rsidRPr="00E77497">
              <w:t xml:space="preserve"> </w:t>
            </w:r>
            <w:ins w:id="4792" w:author="Rev 6 Allen Wirfs-Brock" w:date="2012-02-22T12:20:00Z">
              <w:r w:rsidR="00B07504" w:rsidRPr="006A5E27">
                <w:rPr>
                  <w:i/>
                </w:rPr>
                <w:t>argument</w:t>
              </w:r>
            </w:ins>
            <w:del w:id="4793"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keepNext/>
              <w:spacing w:after="60"/>
            </w:pPr>
            <w:del w:id="4794" w:author="Rev 6 Allen Wirfs-Brock" w:date="2012-02-16T12:36:00Z">
              <w:r w:rsidRPr="00E77497" w:rsidDel="000D29DF">
                <w:delText>The result equals</w:delText>
              </w:r>
            </w:del>
            <w:ins w:id="4795" w:author="Rev 6 Allen Wirfs-Brock" w:date="2012-02-16T12:36:00Z">
              <w:r w:rsidR="000D29DF">
                <w:t>Return</w:t>
              </w:r>
            </w:ins>
            <w:r w:rsidRPr="00E77497">
              <w:t xml:space="preserve"> </w:t>
            </w:r>
            <w:ins w:id="4796" w:author="Rev 6 Allen Wirfs-Brock" w:date="2012-02-22T12:20:00Z">
              <w:r w:rsidR="00B07504" w:rsidRPr="006A5E27">
                <w:rPr>
                  <w:i/>
                </w:rPr>
                <w:t>argument</w:t>
              </w:r>
            </w:ins>
            <w:del w:id="4797"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3A4B22">
            <w:pPr>
              <w:keepNext/>
              <w:spacing w:after="60"/>
            </w:pPr>
            <w:del w:id="4798" w:author="Rev 6 Allen Wirfs-Brock" w:date="2012-02-16T12:36:00Z">
              <w:r w:rsidRPr="00E77497" w:rsidDel="000D29DF">
                <w:delText>The result equals</w:delText>
              </w:r>
            </w:del>
            <w:ins w:id="4799" w:author="Rev 6 Allen Wirfs-Brock" w:date="2012-02-16T12:36:00Z">
              <w:r w:rsidR="000D29DF">
                <w:t>Return</w:t>
              </w:r>
            </w:ins>
            <w:r w:rsidRPr="00E77497">
              <w:t xml:space="preserve"> </w:t>
            </w:r>
            <w:ins w:id="4800" w:author="Rev 6 Allen Wirfs-Brock" w:date="2012-02-22T12:21:00Z">
              <w:r w:rsidR="00B07504" w:rsidRPr="006A5E27">
                <w:rPr>
                  <w:i/>
                </w:rPr>
                <w:t>argument</w:t>
              </w:r>
            </w:ins>
            <w:del w:id="4801"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0D29DF" w:rsidRPr="00E77497" w:rsidRDefault="0001107E" w:rsidP="000D29DF">
            <w:pPr>
              <w:keepNext/>
              <w:tabs>
                <w:tab w:val="left" w:pos="360"/>
              </w:tabs>
              <w:spacing w:after="60"/>
              <w:rPr>
                <w:ins w:id="4802" w:author="Rev 6 Allen Wirfs-Brock" w:date="2012-02-16T12:37:00Z"/>
              </w:rPr>
            </w:pPr>
            <w:ins w:id="4803" w:author="Rev 6 Allen Wirfs-Brock" w:date="2012-02-16T12:38:00Z">
              <w:r>
                <w:t>Perform</w:t>
              </w:r>
            </w:ins>
            <w:ins w:id="4804" w:author="Rev 6 Allen Wirfs-Brock" w:date="2012-02-16T12:37:00Z">
              <w:r w:rsidR="000D29DF" w:rsidRPr="00E77497">
                <w:t xml:space="preserve"> the following steps:</w:t>
              </w:r>
            </w:ins>
          </w:p>
          <w:p w:rsidR="0001107E" w:rsidRDefault="0095410B" w:rsidP="0001107E">
            <w:pPr>
              <w:keepNext/>
              <w:numPr>
                <w:ilvl w:val="0"/>
                <w:numId w:val="22"/>
              </w:numPr>
              <w:spacing w:after="60"/>
              <w:rPr>
                <w:ins w:id="4805" w:author="Rev 6 Allen Wirfs-Brock" w:date="2012-02-22T12:05:00Z"/>
                <w:rFonts w:ascii="Times New Roman" w:hAnsi="Times New Roman"/>
              </w:rPr>
            </w:pPr>
            <w:ins w:id="4806"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4807" w:author="Rev 6 Allen Wirfs-Brock" w:date="2012-02-16T12:38:00Z">
              <w:r w:rsidR="0001107E">
                <w:rPr>
                  <w:rFonts w:ascii="Times New Roman" w:hAnsi="Times New Roman"/>
                </w:rPr>
                <w:t xml:space="preserve"> result of </w:t>
              </w:r>
            </w:ins>
            <w:ins w:id="4808" w:author="Rev 6 Allen Wirfs-Brock" w:date="2012-02-16T12:39:00Z">
              <w:r w:rsidR="0001107E" w:rsidRPr="0001107E">
                <w:rPr>
                  <w:rFonts w:ascii="Times New Roman" w:hAnsi="Times New Roman"/>
                </w:rPr>
                <w:t xml:space="preserve">calling the [[DefaultValue]] internal method of </w:t>
              </w:r>
            </w:ins>
            <w:ins w:id="4809" w:author="Rev 6 Allen Wirfs-Brock" w:date="2012-02-22T12:20:00Z">
              <w:r w:rsidR="00B07504">
                <w:rPr>
                  <w:rFonts w:ascii="Times New Roman" w:hAnsi="Times New Roman"/>
                  <w:i/>
                </w:rPr>
                <w:t>argument</w:t>
              </w:r>
            </w:ins>
            <w:ins w:id="4810"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4811" w:author="Rev 6 Allen Wirfs-Brock" w:date="2012-02-16T12:37:00Z">
              <w:r w:rsidR="000D29DF" w:rsidRPr="00E77497">
                <w:rPr>
                  <w:rFonts w:ascii="Times New Roman" w:hAnsi="Times New Roman"/>
                </w:rPr>
                <w:t>.</w:t>
              </w:r>
            </w:ins>
          </w:p>
          <w:p w:rsidR="0095410B" w:rsidRDefault="0095410B" w:rsidP="0095410B">
            <w:pPr>
              <w:keepNext/>
              <w:numPr>
                <w:ilvl w:val="0"/>
                <w:numId w:val="22"/>
              </w:numPr>
              <w:spacing w:after="220"/>
              <w:rPr>
                <w:ins w:id="4812" w:author="Rev 6 Allen Wirfs-Brock" w:date="2012-02-16T12:38:00Z"/>
                <w:rFonts w:ascii="Times New Roman" w:hAnsi="Times New Roman"/>
              </w:rPr>
            </w:pPr>
            <w:ins w:id="4813"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rsidR="004C02EF" w:rsidRPr="00E77497" w:rsidRDefault="004C02EF" w:rsidP="000D29DF">
            <w:pPr>
              <w:keepNext/>
              <w:spacing w:after="60"/>
            </w:pPr>
            <w:del w:id="4814"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rsidR="004C02EF" w:rsidRPr="00E77497" w:rsidRDefault="004C02EF" w:rsidP="004C02EF">
      <w:bookmarkStart w:id="4815" w:name="_Toc375031132"/>
      <w:bookmarkStart w:id="4816" w:name="_Toc381513650"/>
      <w:bookmarkStart w:id="4817" w:name="_Toc382202793"/>
      <w:bookmarkStart w:id="4818" w:name="_Toc382203013"/>
      <w:bookmarkStart w:id="4819" w:name="_Toc382212172"/>
      <w:bookmarkStart w:id="4820" w:name="_Toc382212390"/>
      <w:bookmarkStart w:id="4821" w:name="_Toc382291517"/>
      <w:bookmarkStart w:id="4822" w:name="_Toc385672156"/>
      <w:bookmarkStart w:id="4823" w:name="_Toc393690251"/>
    </w:p>
    <w:p w:rsidR="004C02EF" w:rsidRPr="00E77497" w:rsidRDefault="004C02EF" w:rsidP="00FE23BC">
      <w:pPr>
        <w:pStyle w:val="Heading3"/>
        <w:numPr>
          <w:ilvl w:val="0"/>
          <w:numId w:val="0"/>
        </w:numPr>
      </w:pPr>
      <w:bookmarkStart w:id="4824" w:name="_Toc472818789"/>
      <w:bookmarkStart w:id="4825" w:name="_Toc235503359"/>
      <w:bookmarkStart w:id="4826" w:name="_Toc241509134"/>
      <w:bookmarkStart w:id="4827" w:name="_Toc244416621"/>
      <w:bookmarkStart w:id="4828" w:name="_Toc276630985"/>
      <w:bookmarkStart w:id="4829" w:name="_Toc339020302"/>
      <w:r w:rsidRPr="00E77497">
        <w:t>9.</w:t>
      </w:r>
      <w:ins w:id="4830" w:author="Rev 6 Allen Wirfs-Brock" w:date="2012-02-22T15:46:00Z">
        <w:r w:rsidR="00852030">
          <w:t>1.</w:t>
        </w:r>
      </w:ins>
      <w:r w:rsidRPr="00E77497">
        <w:t>2</w:t>
      </w:r>
      <w:r w:rsidRPr="00E77497">
        <w:tab/>
        <w:t>ToBoolea</w:t>
      </w:r>
      <w:bookmarkEnd w:id="4815"/>
      <w:bookmarkEnd w:id="4816"/>
      <w:bookmarkEnd w:id="4817"/>
      <w:bookmarkEnd w:id="4818"/>
      <w:bookmarkEnd w:id="4819"/>
      <w:bookmarkEnd w:id="4820"/>
      <w:bookmarkEnd w:id="4821"/>
      <w:bookmarkEnd w:id="4822"/>
      <w:bookmarkEnd w:id="4823"/>
      <w:r w:rsidRPr="00E77497">
        <w:t>n</w:t>
      </w:r>
      <w:bookmarkEnd w:id="4824"/>
      <w:bookmarkEnd w:id="4825"/>
      <w:bookmarkEnd w:id="4826"/>
      <w:bookmarkEnd w:id="4827"/>
      <w:bookmarkEnd w:id="4828"/>
      <w:bookmarkEnd w:id="4829"/>
    </w:p>
    <w:p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ins w:id="4831" w:author="Rev 8 Allen Wirfs-Brock" w:date="2012-06-13T12:37:00Z">
        <w:r w:rsidR="00386630">
          <w:fldChar w:fldCharType="begin"/>
        </w:r>
        <w:r w:rsidR="00386630">
          <w:instrText xml:space="preserve"> REF _Ref327354360 \h </w:instrText>
        </w:r>
      </w:ins>
      <w:r w:rsidR="00386630">
        <w:fldChar w:fldCharType="separate"/>
      </w:r>
      <w:ins w:id="4832" w:author="Rev 10 Allen Wirfs-Brock" w:date="2012-09-27T11:54:00Z">
        <w:r w:rsidR="00AE6982">
          <w:t xml:space="preserve">Table </w:t>
        </w:r>
        <w:r w:rsidR="00AE6982">
          <w:rPr>
            <w:noProof/>
          </w:rPr>
          <w:t>13</w:t>
        </w:r>
      </w:ins>
      <w:ins w:id="4833" w:author="Rev 8 Allen Wirfs-Brock" w:date="2012-06-13T12:37:00Z">
        <w:r w:rsidR="00386630">
          <w:fldChar w:fldCharType="end"/>
        </w:r>
      </w:ins>
      <w:r w:rsidRPr="00E77497">
        <w:t>:</w:t>
      </w:r>
    </w:p>
    <w:p w:rsidR="004C02EF" w:rsidRPr="00E77497" w:rsidRDefault="00386630" w:rsidP="00AA1FF6">
      <w:pPr>
        <w:pStyle w:val="Tabletitle"/>
      </w:pPr>
      <w:bookmarkStart w:id="4834" w:name="_Ref327354360"/>
      <w:ins w:id="4835" w:author="Rev 8 Allen Wirfs-Brock" w:date="2012-06-13T12:36:00Z">
        <w:r>
          <w:t xml:space="preserve">Table </w:t>
        </w:r>
        <w:r>
          <w:fldChar w:fldCharType="begin"/>
        </w:r>
        <w:r>
          <w:instrText xml:space="preserve"> SEQ Table \* ARABIC </w:instrText>
        </w:r>
      </w:ins>
      <w:r>
        <w:fldChar w:fldCharType="separate"/>
      </w:r>
      <w:ins w:id="4836" w:author="Rev 11 Allen Wirfs-Brock" w:date="2012-10-09T13:03:00Z">
        <w:r w:rsidR="00BD246C">
          <w:rPr>
            <w:noProof/>
          </w:rPr>
          <w:t>13</w:t>
        </w:r>
      </w:ins>
      <w:ins w:id="4837" w:author="Rev 8 Allen Wirfs-Brock" w:date="2012-06-13T12:36:00Z">
        <w:r>
          <w:fldChar w:fldCharType="end"/>
        </w:r>
      </w:ins>
      <w:bookmarkEnd w:id="4834"/>
      <w:ins w:id="4838"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rsidTr="00FE23BC">
        <w:trPr>
          <w:jc w:val="center"/>
          <w:ins w:id="4839" w:author="Rev 6 Allen Wirfs-Brock" w:date="2012-02-16T15:26:00Z"/>
        </w:trPr>
        <w:tc>
          <w:tcPr>
            <w:tcW w:w="1998" w:type="dxa"/>
            <w:tcBorders>
              <w:top w:val="nil"/>
            </w:tcBorders>
          </w:tcPr>
          <w:p w:rsidR="00855852" w:rsidRPr="00E77497" w:rsidRDefault="00855852" w:rsidP="003258C2">
            <w:pPr>
              <w:keepNext/>
              <w:spacing w:after="60"/>
              <w:rPr>
                <w:ins w:id="4840" w:author="Rev 6 Allen Wirfs-Brock" w:date="2012-02-16T15:26:00Z"/>
              </w:rPr>
            </w:pPr>
            <w:ins w:id="4841" w:author="Rev 6 Allen Wirfs-Brock" w:date="2012-02-16T15:26:00Z">
              <w:r>
                <w:t>Completion Record</w:t>
              </w:r>
            </w:ins>
          </w:p>
        </w:tc>
        <w:tc>
          <w:tcPr>
            <w:tcW w:w="6858" w:type="dxa"/>
            <w:tcBorders>
              <w:top w:val="nil"/>
            </w:tcBorders>
          </w:tcPr>
          <w:p w:rsidR="00855852" w:rsidRPr="00E77497" w:rsidRDefault="00855852" w:rsidP="00855852">
            <w:pPr>
              <w:keepNext/>
              <w:spacing w:after="60"/>
              <w:rPr>
                <w:ins w:id="4842" w:author="Rev 6 Allen Wirfs-Brock" w:date="2012-02-16T15:26:00Z"/>
              </w:rPr>
            </w:pPr>
            <w:ins w:id="4843"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rsidTr="00FE23BC">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1107E" w:rsidP="003A4B22">
            <w:pPr>
              <w:keepNext/>
              <w:spacing w:after="60"/>
            </w:pPr>
            <w:ins w:id="4844" w:author="Rev 6 Allen Wirfs-Brock" w:date="2012-02-16T12:43:00Z">
              <w:r>
                <w:t>Return</w:t>
              </w:r>
              <w:r w:rsidRPr="00E77497">
                <w:t xml:space="preserve"> </w:t>
              </w:r>
            </w:ins>
            <w:r w:rsidR="004C02EF" w:rsidRPr="00E77497">
              <w:rPr>
                <w:b/>
              </w:rPr>
              <w:t>false</w:t>
            </w:r>
          </w:p>
        </w:tc>
      </w:tr>
      <w:tr w:rsidR="004C02EF" w:rsidRPr="00E77497" w:rsidTr="00FE23BC">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1107E" w:rsidP="003A4B22">
            <w:pPr>
              <w:keepNext/>
              <w:spacing w:after="60"/>
            </w:pPr>
            <w:ins w:id="4845" w:author="Rev 6 Allen Wirfs-Brock" w:date="2012-02-16T12:44:00Z">
              <w:r>
                <w:t>Return</w:t>
              </w:r>
              <w:r w:rsidRPr="00E77497">
                <w:t xml:space="preserve"> </w:t>
              </w:r>
            </w:ins>
            <w:r w:rsidR="004C02EF" w:rsidRPr="00E77497">
              <w:rPr>
                <w:b/>
              </w:rPr>
              <w:t>false</w:t>
            </w:r>
          </w:p>
        </w:tc>
      </w:tr>
      <w:tr w:rsidR="004C02EF" w:rsidRPr="00E77497" w:rsidTr="00FE23BC">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keepNext/>
              <w:spacing w:after="60"/>
            </w:pPr>
            <w:del w:id="4846" w:author="Rev 6 Allen Wirfs-Brock" w:date="2012-02-16T12:42:00Z">
              <w:r w:rsidRPr="00E77497" w:rsidDel="0001107E">
                <w:delText>The result equals</w:delText>
              </w:r>
            </w:del>
            <w:ins w:id="4847" w:author="Rev 6 Allen Wirfs-Brock" w:date="2012-02-16T12:42:00Z">
              <w:r w:rsidR="0001107E">
                <w:t>Return</w:t>
              </w:r>
            </w:ins>
            <w:r w:rsidRPr="00E77497">
              <w:t xml:space="preserve"> the input argument (no conversion).</w:t>
            </w:r>
          </w:p>
        </w:tc>
      </w:tr>
      <w:tr w:rsidR="004C02EF" w:rsidRPr="00E77497" w:rsidTr="00FE23BC">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675B74" w:rsidRDefault="004C02EF" w:rsidP="0001107E">
            <w:pPr>
              <w:keepNext/>
              <w:spacing w:after="60"/>
            </w:pPr>
            <w:del w:id="4848" w:author="Rev 6 Allen Wirfs-Brock" w:date="2012-02-16T12:43:00Z">
              <w:r w:rsidRPr="00E77497" w:rsidDel="0001107E">
                <w:delText>The result is</w:delText>
              </w:r>
            </w:del>
            <w:ins w:id="4849"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4850" w:author="Rev 6 Allen Wirfs-Brock" w:date="2012-02-16T12:43:00Z">
              <w:r w:rsidRPr="009C202C" w:rsidDel="0001107E">
                <w:delText>the result is</w:delText>
              </w:r>
            </w:del>
            <w:ins w:id="4851" w:author="Rev 6 Allen Wirfs-Brock" w:date="2012-02-16T12:43:00Z">
              <w:r w:rsidR="0001107E">
                <w:t>return</w:t>
              </w:r>
            </w:ins>
            <w:r w:rsidRPr="009C202C">
              <w:t xml:space="preserve"> </w:t>
            </w:r>
            <w:r w:rsidRPr="009C202C">
              <w:rPr>
                <w:b/>
              </w:rPr>
              <w:t>true</w:t>
            </w:r>
            <w:r w:rsidRPr="00675B74">
              <w:t xml:space="preserve">. </w:t>
            </w:r>
          </w:p>
        </w:tc>
      </w:tr>
      <w:tr w:rsidR="004C02EF" w:rsidRPr="00E77497" w:rsidTr="00FE23BC">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01107E">
            <w:pPr>
              <w:keepNext/>
              <w:spacing w:after="60"/>
              <w:rPr>
                <w:rFonts w:ascii="Courier New" w:hAnsi="Courier New"/>
              </w:rPr>
            </w:pPr>
            <w:del w:id="4852" w:author="Rev 6 Allen Wirfs-Brock" w:date="2012-02-16T12:43:00Z">
              <w:r w:rsidRPr="00E77497" w:rsidDel="0001107E">
                <w:delText>The result is</w:delText>
              </w:r>
            </w:del>
            <w:ins w:id="4853"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4854" w:author="Rev 6 Allen Wirfs-Brock" w:date="2012-02-16T12:43:00Z">
              <w:r w:rsidRPr="00E77497" w:rsidDel="0001107E">
                <w:delText>the result is</w:delText>
              </w:r>
            </w:del>
            <w:ins w:id="4855" w:author="Rev 6 Allen Wirfs-Brock" w:date="2012-02-16T12:43:00Z">
              <w:r w:rsidR="0001107E">
                <w:t>return</w:t>
              </w:r>
            </w:ins>
            <w:r w:rsidRPr="00E77497">
              <w:t xml:space="preserve"> </w:t>
            </w:r>
            <w:r w:rsidRPr="00E77497">
              <w:rPr>
                <w:b/>
              </w:rPr>
              <w:t>true</w:t>
            </w:r>
            <w:r w:rsidRPr="00E77497">
              <w:t>.</w:t>
            </w:r>
          </w:p>
        </w:tc>
      </w:tr>
      <w:tr w:rsidR="004C02EF" w:rsidRPr="00E77497" w:rsidTr="00FE23BC">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01107E" w:rsidP="003A4B22">
            <w:pPr>
              <w:spacing w:after="60"/>
            </w:pPr>
            <w:ins w:id="4856" w:author="Rev 6 Allen Wirfs-Brock" w:date="2012-02-16T12:44:00Z">
              <w:r>
                <w:t>Return</w:t>
              </w:r>
              <w:r w:rsidRPr="00E77497">
                <w:t xml:space="preserve"> </w:t>
              </w:r>
            </w:ins>
            <w:r w:rsidR="004C02EF" w:rsidRPr="00E77497">
              <w:rPr>
                <w:b/>
              </w:rPr>
              <w:t>true</w:t>
            </w:r>
          </w:p>
        </w:tc>
      </w:tr>
    </w:tbl>
    <w:p w:rsidR="004C02EF" w:rsidRPr="00E77497" w:rsidRDefault="004C02EF" w:rsidP="004C02EF">
      <w:bookmarkStart w:id="4857" w:name="_Toc375031133"/>
      <w:bookmarkStart w:id="4858" w:name="_Ref379262782"/>
      <w:bookmarkStart w:id="4859" w:name="_Toc381513651"/>
      <w:bookmarkStart w:id="4860" w:name="_Toc382202794"/>
      <w:bookmarkStart w:id="4861" w:name="_Toc382203014"/>
      <w:bookmarkStart w:id="4862" w:name="_Toc382212173"/>
      <w:bookmarkStart w:id="4863" w:name="_Toc382212391"/>
      <w:bookmarkStart w:id="4864" w:name="_Toc382291518"/>
      <w:bookmarkStart w:id="4865" w:name="_Toc385672157"/>
      <w:bookmarkStart w:id="4866" w:name="_Toc393690252"/>
    </w:p>
    <w:p w:rsidR="004C02EF" w:rsidRPr="00E77497" w:rsidRDefault="004C02EF" w:rsidP="00FE23BC">
      <w:pPr>
        <w:pStyle w:val="Heading3"/>
        <w:numPr>
          <w:ilvl w:val="0"/>
          <w:numId w:val="0"/>
        </w:numPr>
      </w:pPr>
      <w:bookmarkStart w:id="4867" w:name="_Toc472818790"/>
      <w:bookmarkStart w:id="4868" w:name="_Toc235503360"/>
      <w:bookmarkStart w:id="4869" w:name="_Toc241509135"/>
      <w:bookmarkStart w:id="4870" w:name="_Toc244416622"/>
      <w:bookmarkStart w:id="4871" w:name="_Toc276630986"/>
      <w:bookmarkStart w:id="4872" w:name="_Toc339020303"/>
      <w:r w:rsidRPr="00E77497">
        <w:lastRenderedPageBreak/>
        <w:t>9.</w:t>
      </w:r>
      <w:ins w:id="4873" w:author="Rev 6 Allen Wirfs-Brock" w:date="2012-02-22T15:47:00Z">
        <w:r w:rsidR="00852030">
          <w:t>1.</w:t>
        </w:r>
      </w:ins>
      <w:r w:rsidRPr="00E77497">
        <w:t>3</w:t>
      </w:r>
      <w:r w:rsidRPr="00E77497">
        <w:tab/>
        <w:t>ToNumbe</w:t>
      </w:r>
      <w:bookmarkEnd w:id="4857"/>
      <w:bookmarkEnd w:id="4858"/>
      <w:bookmarkEnd w:id="4859"/>
      <w:bookmarkEnd w:id="4860"/>
      <w:bookmarkEnd w:id="4861"/>
      <w:bookmarkEnd w:id="4862"/>
      <w:bookmarkEnd w:id="4863"/>
      <w:bookmarkEnd w:id="4864"/>
      <w:bookmarkEnd w:id="4865"/>
      <w:bookmarkEnd w:id="4866"/>
      <w:r w:rsidRPr="00E77497">
        <w:t>r</w:t>
      </w:r>
      <w:bookmarkEnd w:id="4867"/>
      <w:bookmarkEnd w:id="4868"/>
      <w:bookmarkEnd w:id="4869"/>
      <w:bookmarkEnd w:id="4870"/>
      <w:bookmarkEnd w:id="4871"/>
      <w:bookmarkEnd w:id="4872"/>
    </w:p>
    <w:p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ins w:id="4874" w:author="Rev 8 Allen Wirfs-Brock" w:date="2012-06-13T12:38:00Z">
        <w:r w:rsidR="00386630">
          <w:fldChar w:fldCharType="begin"/>
        </w:r>
        <w:r w:rsidR="00386630">
          <w:instrText xml:space="preserve"> REF _Ref327354415 \h </w:instrText>
        </w:r>
      </w:ins>
      <w:r w:rsidR="00386630">
        <w:fldChar w:fldCharType="separate"/>
      </w:r>
      <w:ins w:id="4875" w:author="Rev 10 Allen Wirfs-Brock" w:date="2012-09-27T11:54:00Z">
        <w:r w:rsidR="00AE6982">
          <w:t xml:space="preserve">Table </w:t>
        </w:r>
        <w:r w:rsidR="00AE6982">
          <w:rPr>
            <w:noProof/>
          </w:rPr>
          <w:t>14</w:t>
        </w:r>
      </w:ins>
      <w:ins w:id="4876" w:author="Rev 8 Allen Wirfs-Brock" w:date="2012-06-13T12:38:00Z">
        <w:r w:rsidR="00386630">
          <w:fldChar w:fldCharType="end"/>
        </w:r>
      </w:ins>
      <w:r w:rsidRPr="00E77497">
        <w:t>:</w:t>
      </w:r>
    </w:p>
    <w:p w:rsidR="004C02EF" w:rsidRPr="00E77497" w:rsidRDefault="00386630" w:rsidP="00AA1FF6">
      <w:pPr>
        <w:pStyle w:val="Tabletitle"/>
      </w:pPr>
      <w:bookmarkStart w:id="4877" w:name="_Ref327354415"/>
      <w:ins w:id="4878" w:author="Rev 8 Allen Wirfs-Brock" w:date="2012-06-13T12:37:00Z">
        <w:r>
          <w:t xml:space="preserve">Table </w:t>
        </w:r>
        <w:r>
          <w:fldChar w:fldCharType="begin"/>
        </w:r>
        <w:r>
          <w:instrText xml:space="preserve"> SEQ Table \* ARABIC </w:instrText>
        </w:r>
      </w:ins>
      <w:r>
        <w:fldChar w:fldCharType="separate"/>
      </w:r>
      <w:ins w:id="4879" w:author="Rev 11 Allen Wirfs-Brock" w:date="2012-10-09T13:03:00Z">
        <w:r w:rsidR="00BD246C">
          <w:rPr>
            <w:noProof/>
          </w:rPr>
          <w:t>14</w:t>
        </w:r>
      </w:ins>
      <w:ins w:id="4880" w:author="Rev 8 Allen Wirfs-Brock" w:date="2012-06-13T12:37:00Z">
        <w:r>
          <w:fldChar w:fldCharType="end"/>
        </w:r>
      </w:ins>
      <w:bookmarkEnd w:id="4877"/>
      <w:ins w:id="4881"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rsidTr="006E1632">
        <w:trPr>
          <w:jc w:val="center"/>
          <w:ins w:id="4882" w:author="Rev 6 Allen Wirfs-Brock" w:date="2012-02-16T15:09:00Z"/>
        </w:trPr>
        <w:tc>
          <w:tcPr>
            <w:tcW w:w="1998" w:type="dxa"/>
            <w:tcBorders>
              <w:top w:val="nil"/>
            </w:tcBorders>
          </w:tcPr>
          <w:p w:rsidR="004736CE" w:rsidRPr="00E77497" w:rsidRDefault="004736CE" w:rsidP="003258C2">
            <w:pPr>
              <w:keepNext/>
              <w:spacing w:after="60"/>
              <w:rPr>
                <w:ins w:id="4883" w:author="Rev 6 Allen Wirfs-Brock" w:date="2012-02-16T15:09:00Z"/>
              </w:rPr>
            </w:pPr>
            <w:ins w:id="4884" w:author="Rev 6 Allen Wirfs-Brock" w:date="2012-02-16T15:09:00Z">
              <w:r>
                <w:t>Completion Record</w:t>
              </w:r>
            </w:ins>
          </w:p>
        </w:tc>
        <w:tc>
          <w:tcPr>
            <w:tcW w:w="6858" w:type="dxa"/>
            <w:tcBorders>
              <w:top w:val="nil"/>
            </w:tcBorders>
          </w:tcPr>
          <w:p w:rsidR="004736CE" w:rsidRPr="00E77497" w:rsidRDefault="004736CE" w:rsidP="0095410B">
            <w:pPr>
              <w:keepNext/>
              <w:spacing w:after="60"/>
              <w:rPr>
                <w:ins w:id="4885" w:author="Rev 6 Allen Wirfs-Brock" w:date="2012-02-16T15:09:00Z"/>
              </w:rPr>
            </w:pPr>
            <w:ins w:id="4886"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4887" w:author="Rev 6 Allen Wirfs-Brock" w:date="2012-02-16T15:10:00Z">
              <w:r>
                <w:t>Number</w:t>
              </w:r>
            </w:ins>
            <w:ins w:id="4888" w:author="Rev 6 Allen Wirfs-Brock" w:date="2012-02-16T15:09:00Z">
              <w:r>
                <w:t>(</w:t>
              </w:r>
              <w:r w:rsidRPr="0039396D">
                <w:rPr>
                  <w:i/>
                </w:rPr>
                <w:t>argument</w:t>
              </w:r>
              <w:r>
                <w:t>.[[value]])</w:t>
              </w:r>
            </w:ins>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1107E" w:rsidP="003A4B22">
            <w:pPr>
              <w:keepNext/>
              <w:spacing w:after="60"/>
            </w:pPr>
            <w:ins w:id="4889" w:author="Rev 6 Allen Wirfs-Brock" w:date="2012-02-16T12:44:00Z">
              <w:r>
                <w:t>Return</w:t>
              </w:r>
              <w:r w:rsidRPr="00E77497">
                <w:t xml:space="preserve"> </w:t>
              </w:r>
            </w:ins>
            <w:r w:rsidR="004C02EF" w:rsidRPr="00E77497">
              <w:rPr>
                <w:b/>
              </w:rPr>
              <w:t>NaN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1107E" w:rsidP="003A4B22">
            <w:pPr>
              <w:keepNext/>
              <w:spacing w:after="60"/>
            </w:pPr>
            <w:ins w:id="4890" w:author="Rev 6 Allen Wirfs-Brock" w:date="2012-02-16T12:44:00Z">
              <w:r>
                <w:t>Return</w:t>
              </w:r>
              <w:r w:rsidRPr="00E77497">
                <w:t xml:space="preserve"> </w:t>
              </w:r>
            </w:ins>
            <w:r w:rsidR="004C02EF" w:rsidRPr="00E77497">
              <w:rPr>
                <w:b/>
              </w:rPr>
              <w:t>+0</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1107E" w:rsidP="00CB4C00">
            <w:pPr>
              <w:keepNext/>
              <w:spacing w:after="60"/>
            </w:pPr>
            <w:ins w:id="4891" w:author="Rev 6 Allen Wirfs-Brock" w:date="2012-02-16T12:47:00Z">
              <w:r>
                <w:t>Return</w:t>
              </w:r>
            </w:ins>
            <w:del w:id="4892"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4893"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4894" w:author="Rev 6 Allen Wirfs-Brock" w:date="2012-02-16T12:47:00Z">
              <w:r>
                <w:t>Return</w:t>
              </w:r>
            </w:ins>
            <w:del w:id="4895"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4896"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01107E" w:rsidP="00CB4C00">
            <w:pPr>
              <w:keepNext/>
              <w:spacing w:after="60"/>
            </w:pPr>
            <w:ins w:id="4897" w:author="Rev 6 Allen Wirfs-Brock" w:date="2012-02-16T12:47:00Z">
              <w:r>
                <w:t>Return</w:t>
              </w:r>
            </w:ins>
            <w:del w:id="4898" w:author="Rev 6 Allen Wirfs-Brock" w:date="2012-02-16T12:47:00Z">
              <w:r w:rsidR="004C02EF" w:rsidRPr="00E77497" w:rsidDel="0001107E">
                <w:delText>The result equals</w:delText>
              </w:r>
            </w:del>
            <w:r w:rsidR="004C02EF" w:rsidRPr="00E77497">
              <w:t xml:space="preserve"> </w:t>
            </w:r>
            <w:del w:id="4899" w:author="Rev 6 Allen Wirfs-Brock" w:date="2012-02-16T18:28:00Z">
              <w:r w:rsidR="004C02EF" w:rsidRPr="00E77497" w:rsidDel="00CB4C00">
                <w:delText xml:space="preserve">the </w:delText>
              </w:r>
            </w:del>
            <w:del w:id="4900"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3A4B22">
            <w:pPr>
              <w:keepNext/>
              <w:spacing w:after="60"/>
            </w:pPr>
            <w:r w:rsidRPr="00E77497">
              <w:t>See grammar and note below.</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4C02EF" w:rsidP="003A4B22">
            <w:pPr>
              <w:keepNext/>
              <w:tabs>
                <w:tab w:val="left" w:pos="360"/>
              </w:tabs>
              <w:spacing w:after="60"/>
            </w:pPr>
            <w:r w:rsidRPr="00E77497">
              <w:t>Apply the following steps</w:t>
            </w:r>
            <w:bookmarkStart w:id="4901" w:name="_Toc382212392"/>
            <w:r w:rsidRPr="00E77497">
              <w:t>:</w:t>
            </w:r>
          </w:p>
          <w:p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4902"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4903" w:name="_Toc382212393"/>
            <w:bookmarkEnd w:id="4901"/>
            <w:r w:rsidRPr="00E77497">
              <w:rPr>
                <w:rFonts w:ascii="Times New Roman" w:hAnsi="Times New Roman"/>
              </w:rPr>
              <w:t>.</w:t>
            </w:r>
          </w:p>
          <w:p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4903"/>
            <w:r w:rsidRPr="00E77497">
              <w:rPr>
                <w:rFonts w:ascii="Times New Roman" w:hAnsi="Times New Roman"/>
              </w:rPr>
              <w:t>)</w:t>
            </w:r>
            <w:bookmarkStart w:id="4904" w:name="_Toc382212394"/>
            <w:r w:rsidRPr="00E77497">
              <w:rPr>
                <w:rFonts w:ascii="Times New Roman" w:hAnsi="Times New Roman"/>
              </w:rPr>
              <w:t>.</w:t>
            </w:r>
            <w:bookmarkEnd w:id="4904"/>
          </w:p>
        </w:tc>
      </w:tr>
    </w:tbl>
    <w:p w:rsidR="004C02EF" w:rsidRPr="00E77497" w:rsidRDefault="004C02EF" w:rsidP="004C02EF">
      <w:bookmarkStart w:id="4905" w:name="_Toc375031134"/>
      <w:bookmarkStart w:id="4906" w:name="_Ref378387275"/>
      <w:bookmarkStart w:id="4907" w:name="_Ref378387280"/>
      <w:bookmarkStart w:id="4908" w:name="_Ref378387297"/>
      <w:bookmarkStart w:id="4909" w:name="_Ref378387363"/>
      <w:bookmarkStart w:id="4910" w:name="_Ref379173723"/>
      <w:bookmarkStart w:id="4911" w:name="_Ref381502823"/>
      <w:bookmarkStart w:id="4912" w:name="_Toc381513652"/>
      <w:bookmarkStart w:id="4913" w:name="_Toc382202795"/>
      <w:bookmarkStart w:id="4914" w:name="_Toc382203015"/>
      <w:bookmarkStart w:id="4915" w:name="_Toc382212174"/>
      <w:bookmarkStart w:id="4916" w:name="_Toc382212395"/>
      <w:bookmarkStart w:id="4917" w:name="_Toc382291519"/>
      <w:bookmarkStart w:id="4918" w:name="_Toc385672158"/>
      <w:bookmarkStart w:id="4919" w:name="_Ref386878569"/>
      <w:bookmarkStart w:id="4920" w:name="_Ref387126025"/>
      <w:bookmarkStart w:id="4921" w:name="_Toc393690253"/>
      <w:bookmarkStart w:id="4922" w:name="_Ref404492817"/>
      <w:bookmarkStart w:id="4923" w:name="_Ref404501361"/>
      <w:bookmarkStart w:id="4924" w:name="_Ref424530616"/>
      <w:bookmarkStart w:id="4925" w:name="_Ref424535777"/>
    </w:p>
    <w:p w:rsidR="004C02EF" w:rsidRPr="00E77497" w:rsidRDefault="004C02EF" w:rsidP="00FE23BC">
      <w:pPr>
        <w:pStyle w:val="Heading4"/>
        <w:numPr>
          <w:ilvl w:val="0"/>
          <w:numId w:val="0"/>
        </w:numPr>
      </w:pPr>
      <w:bookmarkStart w:id="4926" w:name="_Ref456028389"/>
      <w:bookmarkStart w:id="4927" w:name="_Toc472818791"/>
      <w:bookmarkStart w:id="4928" w:name="_Toc235503361"/>
      <w:bookmarkStart w:id="4929" w:name="_Toc241509136"/>
      <w:bookmarkStart w:id="4930" w:name="_Toc244416623"/>
      <w:bookmarkStart w:id="4931" w:name="_Toc276630987"/>
      <w:r w:rsidRPr="00E77497">
        <w:t>9</w:t>
      </w:r>
      <w:ins w:id="4932" w:author="Rev 6 Allen Wirfs-Brock" w:date="2012-02-22T15:47:00Z">
        <w:r w:rsidR="00852030">
          <w:t>.1</w:t>
        </w:r>
      </w:ins>
      <w:r w:rsidRPr="00E77497">
        <w:t>.3.1</w:t>
      </w:r>
      <w:r w:rsidRPr="00E77497">
        <w:tab/>
        <w:t>ToNumber Applied to the String Typ</w:t>
      </w:r>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r w:rsidRPr="00E77497">
        <w:t>e</w:t>
      </w:r>
      <w:bookmarkEnd w:id="4924"/>
      <w:bookmarkEnd w:id="4925"/>
      <w:bookmarkEnd w:id="4926"/>
      <w:bookmarkEnd w:id="4927"/>
      <w:bookmarkEnd w:id="4928"/>
      <w:bookmarkEnd w:id="4929"/>
      <w:bookmarkEnd w:id="4930"/>
      <w:bookmarkEnd w:id="4931"/>
    </w:p>
    <w:p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StringNumericLiteral </w:t>
      </w:r>
      <w:r w:rsidRPr="00E77497">
        <w:rPr>
          <w:rFonts w:ascii="Arial" w:hAnsi="Arial"/>
          <w:b/>
          <w:i w:val="0"/>
        </w:rPr>
        <w:t>:::</w:t>
      </w:r>
    </w:p>
    <w:p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rsidR="004C02EF" w:rsidRPr="00E77497" w:rsidRDefault="004C02EF" w:rsidP="004C02EF">
      <w:pPr>
        <w:pStyle w:val="SyntaxRule"/>
      </w:pPr>
      <w:r w:rsidRPr="00E77497">
        <w:t xml:space="preserve">StrWhiteSpace </w:t>
      </w:r>
      <w:r w:rsidRPr="00E77497">
        <w:rPr>
          <w:rFonts w:ascii="Arial" w:hAnsi="Arial"/>
          <w:b/>
          <w:i w:val="0"/>
        </w:rPr>
        <w:t>:::</w:t>
      </w:r>
    </w:p>
    <w:p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rsidR="004C02EF" w:rsidRPr="00E77497" w:rsidRDefault="004C02EF" w:rsidP="004C02EF">
      <w:pPr>
        <w:pStyle w:val="SyntaxRule"/>
      </w:pPr>
      <w:r w:rsidRPr="00E77497">
        <w:t xml:space="preserve">StrWhiteSpaceChar </w:t>
      </w:r>
      <w:r w:rsidRPr="00E77497">
        <w:rPr>
          <w:rFonts w:ascii="Arial" w:hAnsi="Arial"/>
          <w:b/>
          <w:i w:val="0"/>
        </w:rPr>
        <w:t>:::</w:t>
      </w:r>
    </w:p>
    <w:p w:rsidR="004C02EF" w:rsidRPr="00E77497" w:rsidRDefault="004C02EF" w:rsidP="004C02EF">
      <w:pPr>
        <w:pStyle w:val="SyntaxDefinition"/>
      </w:pPr>
      <w:r w:rsidRPr="00E77497">
        <w:t>WhiteSpace</w:t>
      </w:r>
      <w:r w:rsidRPr="00E77497">
        <w:br/>
        <w:t>LineTerminator</w:t>
      </w:r>
    </w:p>
    <w:p w:rsidR="004C02EF" w:rsidRPr="00E77497" w:rsidRDefault="004C02EF" w:rsidP="004C02EF">
      <w:pPr>
        <w:pStyle w:val="SyntaxRule"/>
      </w:pPr>
      <w:r w:rsidRPr="00E77497">
        <w:t xml:space="preserve">StrNumericLiteral </w:t>
      </w:r>
      <w:r w:rsidRPr="00E77497">
        <w:rPr>
          <w:rFonts w:ascii="Arial" w:hAnsi="Arial"/>
          <w:b/>
          <w:i w:val="0"/>
        </w:rPr>
        <w:t>:::</w:t>
      </w:r>
    </w:p>
    <w:p w:rsidR="004C02EF" w:rsidRPr="00E77497" w:rsidRDefault="004C02EF" w:rsidP="004C02EF">
      <w:pPr>
        <w:pStyle w:val="SyntaxDefinition"/>
      </w:pPr>
      <w:r w:rsidRPr="00E77497">
        <w:t>StrDecimalLiteral</w:t>
      </w:r>
      <w:r w:rsidRPr="00E77497">
        <w:br/>
        <w:t>HexIntegerLiteral</w:t>
      </w:r>
    </w:p>
    <w:p w:rsidR="004C02EF" w:rsidRPr="00E77497" w:rsidRDefault="004C02EF" w:rsidP="004C02EF">
      <w:pPr>
        <w:pStyle w:val="SyntaxRule"/>
      </w:pPr>
      <w:r w:rsidRPr="00E77497">
        <w:t xml:space="preserve">StrDecimalLiteral </w:t>
      </w:r>
      <w:r w:rsidRPr="00E77497">
        <w:rPr>
          <w:rFonts w:ascii="Arial" w:hAnsi="Arial"/>
          <w:b/>
          <w:i w:val="0"/>
        </w:rPr>
        <w:t>:::</w:t>
      </w:r>
    </w:p>
    <w:p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4C02EF" w:rsidRPr="00E77497" w:rsidRDefault="004C02EF" w:rsidP="004C02EF">
      <w:pPr>
        <w:pStyle w:val="SyntaxRule"/>
      </w:pPr>
      <w:r w:rsidRPr="00E77497">
        <w:t xml:space="preserve">StrUnsignedDecimalLiteral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lastRenderedPageBreak/>
        <w:t xml:space="preserve">ExponentPart </w:t>
      </w:r>
      <w:r w:rsidRPr="00E77497">
        <w:rPr>
          <w:rFonts w:ascii="Arial" w:hAnsi="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 xml:space="preserve">SignedInteger </w:t>
      </w:r>
      <w:r w:rsidRPr="00E77497">
        <w:rPr>
          <w:rFonts w:ascii="Arial" w:hAnsi="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4C02EF" w:rsidRPr="00E77497" w:rsidRDefault="004C02EF" w:rsidP="004C02EF">
      <w:pPr>
        <w:pStyle w:val="SyntaxRule"/>
      </w:pPr>
      <w:r w:rsidRPr="00E77497">
        <w:t xml:space="preserve">HexIntegerLiteral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bookmarkStart w:id="4933" w:name="_Toc375031135"/>
      <w:bookmarkStart w:id="4934" w:name="_Toc381513653"/>
      <w:bookmarkStart w:id="4935" w:name="_Toc382202796"/>
      <w:bookmarkStart w:id="4936" w:name="_Toc382203016"/>
      <w:bookmarkStart w:id="4937" w:name="_Toc382212175"/>
      <w:bookmarkStart w:id="4938" w:name="_Toc382212396"/>
      <w:bookmarkStart w:id="4939" w:name="_Toc382291520"/>
      <w:r w:rsidRPr="00E77497">
        <w:rPr>
          <w:rFonts w:ascii="Courier New" w:hAnsi="Courier New" w:cs="Courier New"/>
          <w:b/>
          <w:i w:val="0"/>
        </w:rPr>
        <w:t>0  1  2  3  4  5  6  7  8  9  a  b  c  d  e  f  A  B  C  D  E  F</w:t>
      </w:r>
    </w:p>
    <w:p w:rsidR="004C02EF" w:rsidRPr="00E77497" w:rsidRDefault="00CA30A6" w:rsidP="00CA30A6">
      <w:pPr>
        <w:pStyle w:val="Note"/>
        <w:contextualSpacing/>
      </w:pPr>
      <w:ins w:id="4940" w:author="Rev 8 Allen Wirfs-Brock" w:date="2012-06-14T14:55:00Z">
        <w:r>
          <w:t>NOTE</w:t>
        </w:r>
        <w:r>
          <w:tab/>
        </w:r>
      </w:ins>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rsidR="00524C69" w:rsidRDefault="004C02EF" w:rsidP="00524C69">
      <w:pPr>
        <w:pStyle w:val="Note"/>
        <w:numPr>
          <w:ilvl w:val="0"/>
          <w:numId w:val="888"/>
        </w:numPr>
        <w:contextualSpacing/>
        <w:rPr>
          <w:ins w:id="4941" w:author="Rev 10 Allen Wirfs-Brock" w:date="2012-09-08T08:31:00Z"/>
        </w:r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rsidR="00524C69" w:rsidRPr="00524C69" w:rsidRDefault="00524C69" w:rsidP="00524C69">
      <w:pPr>
        <w:pStyle w:val="Note"/>
        <w:numPr>
          <w:ilvl w:val="0"/>
          <w:numId w:val="888"/>
        </w:numPr>
      </w:pPr>
      <w:ins w:id="4942" w:author="Rev 10 Allen Wirfs-Brock" w:date="2012-09-08T08:32:00Z">
        <w:r w:rsidRPr="00524C69">
          <w:rPr>
            <w:rFonts w:ascii="Courier New" w:hAnsi="Courier New" w:cs="Courier New"/>
            <w:b/>
          </w:rPr>
          <w:t>Infinity</w:t>
        </w:r>
        <w:r>
          <w:t xml:space="preserve"> </w:t>
        </w:r>
        <w:r w:rsidRPr="00524C69">
          <w:rPr>
            <w:rFonts w:ascii="Courier New" w:hAnsi="Courier New" w:cs="Courier New"/>
            <w:b/>
          </w:rPr>
          <w:t>and –Infinity</w:t>
        </w:r>
        <w:r>
          <w:t xml:space="preserve"> are</w:t>
        </w:r>
      </w:ins>
      <w:ins w:id="4943" w:author="Rev 10 Allen Wirfs-Brock" w:date="2012-09-08T08:33:00Z">
        <w:r>
          <w:t xml:space="preserve"> recognized as a</w:t>
        </w:r>
      </w:ins>
      <w:ins w:id="4944" w:author="Rev 10 Allen Wirfs-Brock" w:date="2012-09-08T08:32:00Z">
        <w:r>
          <w:t xml:space="preserve"> </w:t>
        </w:r>
      </w:ins>
      <w:ins w:id="4945" w:author="Rev 10 Allen Wirfs-Brock" w:date="2012-09-08T08:33:00Z">
        <w:r w:rsidRPr="00E77497">
          <w:rPr>
            <w:rStyle w:val="bnf"/>
          </w:rPr>
          <w:t>StringNumericLiteral</w:t>
        </w:r>
      </w:ins>
      <w:ins w:id="4946" w:author="Rev 10 Allen Wirfs-Brock" w:date="2012-09-08T08:32:00Z">
        <w:r>
          <w:t xml:space="preserve">  but not</w:t>
        </w:r>
      </w:ins>
      <w:ins w:id="4947" w:author="Rev 10 Allen Wirfs-Brock" w:date="2012-09-08T08:34:00Z">
        <w:r>
          <w:t xml:space="preserve"> as a</w:t>
        </w:r>
      </w:ins>
      <w:ins w:id="4948" w:author="Rev 10 Allen Wirfs-Brock" w:date="2012-09-08T08:32:00Z">
        <w:r>
          <w:t xml:space="preserve">  </w:t>
        </w:r>
      </w:ins>
      <w:ins w:id="4949" w:author="Rev 10 Allen Wirfs-Brock" w:date="2012-09-08T08:33:00Z">
        <w:r w:rsidRPr="00E77497">
          <w:rPr>
            <w:rStyle w:val="bnf"/>
          </w:rPr>
          <w:t>NumericLiteral</w:t>
        </w:r>
      </w:ins>
      <w:ins w:id="4950" w:author="Rev 10 Allen Wirfs-Brock" w:date="2012-09-08T08:32:00Z">
        <w:r>
          <w:t>.</w:t>
        </w:r>
      </w:ins>
    </w:p>
    <w:p w:rsidR="00CA30A6" w:rsidRPr="00E77497" w:rsidRDefault="00CA30A6" w:rsidP="00CA30A6">
      <w:pPr>
        <w:keepNext/>
        <w:rPr>
          <w:ins w:id="4951" w:author="Rev 8 Allen Wirfs-Brock" w:date="2012-06-14T14:55:00Z"/>
          <w:rFonts w:ascii="Helvetica" w:hAnsi="Helvetica"/>
          <w:b/>
        </w:rPr>
      </w:pPr>
      <w:ins w:id="4952" w:author="Rev 8 Allen Wirfs-Brock" w:date="2012-06-14T14:55:00Z">
        <w:r w:rsidRPr="00E77497">
          <w:rPr>
            <w:rFonts w:ascii="Helvetica" w:hAnsi="Helvetica"/>
            <w:b/>
          </w:rPr>
          <w:t>Runtime Semantics</w:t>
        </w:r>
      </w:ins>
    </w:p>
    <w:p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lastRenderedPageBreak/>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4953" w:name="_Toc385672159"/>
      <w:bookmarkStart w:id="4954" w:name="_Toc393690254"/>
    </w:p>
    <w:p w:rsidR="004C02EF" w:rsidRPr="00E77497" w:rsidRDefault="004C02EF" w:rsidP="006E1632">
      <w:pPr>
        <w:pStyle w:val="Heading3"/>
        <w:numPr>
          <w:ilvl w:val="0"/>
          <w:numId w:val="0"/>
        </w:numPr>
      </w:pPr>
      <w:bookmarkStart w:id="4955" w:name="_Toc472818792"/>
      <w:bookmarkStart w:id="4956" w:name="_Toc235503362"/>
      <w:bookmarkStart w:id="4957" w:name="_Toc241509137"/>
      <w:bookmarkStart w:id="4958" w:name="_Toc244416624"/>
      <w:bookmarkStart w:id="4959" w:name="_Toc276630988"/>
      <w:bookmarkStart w:id="4960" w:name="_Toc339020304"/>
      <w:r w:rsidRPr="00E77497">
        <w:t>9</w:t>
      </w:r>
      <w:ins w:id="4961" w:author="Rev 6 Allen Wirfs-Brock" w:date="2012-02-22T15:48:00Z">
        <w:r w:rsidR="00852030">
          <w:t>.1</w:t>
        </w:r>
      </w:ins>
      <w:r w:rsidRPr="00E77497">
        <w:t>.4</w:t>
      </w:r>
      <w:r w:rsidRPr="00E77497">
        <w:tab/>
        <w:t>ToIntege</w:t>
      </w:r>
      <w:bookmarkEnd w:id="4933"/>
      <w:bookmarkEnd w:id="4934"/>
      <w:bookmarkEnd w:id="4935"/>
      <w:bookmarkEnd w:id="4936"/>
      <w:bookmarkEnd w:id="4937"/>
      <w:bookmarkEnd w:id="4938"/>
      <w:bookmarkEnd w:id="4939"/>
      <w:bookmarkEnd w:id="4953"/>
      <w:bookmarkEnd w:id="4954"/>
      <w:r w:rsidRPr="00E77497">
        <w:t>r</w:t>
      </w:r>
      <w:bookmarkEnd w:id="4955"/>
      <w:bookmarkEnd w:id="4956"/>
      <w:bookmarkEnd w:id="4957"/>
      <w:bookmarkEnd w:id="4958"/>
      <w:bookmarkEnd w:id="4959"/>
      <w:bookmarkEnd w:id="4960"/>
    </w:p>
    <w:p w:rsidR="004C02EF" w:rsidRPr="00E77497" w:rsidRDefault="004C02EF" w:rsidP="004C02EF">
      <w:r w:rsidRPr="00E77497">
        <w:t>The abstract operation ToInteger converts its argument to an integral numeric value. This abstract operation functions as follows:</w:t>
      </w:r>
      <w:bookmarkStart w:id="4962" w:name="_Toc382212397"/>
    </w:p>
    <w:p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4962"/>
      <w:r w:rsidRPr="00E77497">
        <w:t>.</w:t>
      </w:r>
      <w:bookmarkStart w:id="4963" w:name="_Toc382212398"/>
    </w:p>
    <w:p w:rsidR="00CB4C00" w:rsidRDefault="002861C6" w:rsidP="00CB4C00">
      <w:pPr>
        <w:pStyle w:val="Alg4"/>
        <w:numPr>
          <w:ilvl w:val="0"/>
          <w:numId w:val="350"/>
        </w:numPr>
        <w:contextualSpacing/>
        <w:rPr>
          <w:ins w:id="4964" w:author="Rev 6 Allen Wirfs-Brock" w:date="2012-02-16T18:20:00Z"/>
        </w:rPr>
      </w:pPr>
      <w:ins w:id="4965" w:author="Rev 6 Allen Wirfs-Brock" w:date="2012-02-23T13:21:00Z">
        <w:r>
          <w:t>ReturnIfAbrupt(</w:t>
        </w:r>
        <w:r>
          <w:rPr>
            <w:i/>
          </w:rPr>
          <w:t>number</w:t>
        </w:r>
        <w:r>
          <w:t>)</w:t>
        </w:r>
      </w:ins>
      <w:ins w:id="4966" w:author="Rev 6 Allen Wirfs-Brock" w:date="2012-02-16T18:20:00Z">
        <w:r w:rsidR="00CB4C00">
          <w:t>.</w:t>
        </w:r>
      </w:ins>
    </w:p>
    <w:p w:rsidR="004C02EF" w:rsidRPr="00E77497" w:rsidRDefault="004C02EF" w:rsidP="009A20C6">
      <w:pPr>
        <w:pStyle w:val="Alg2"/>
        <w:numPr>
          <w:ilvl w:val="0"/>
          <w:numId w:val="350"/>
        </w:numPr>
      </w:pPr>
      <w:r w:rsidRPr="00E77497">
        <w:lastRenderedPageBreak/>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4963"/>
      <w:r w:rsidRPr="00E77497">
        <w:t>.</w:t>
      </w:r>
      <w:bookmarkStart w:id="4967" w:name="_Toc382212399"/>
    </w:p>
    <w:p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4967"/>
      <w:r w:rsidRPr="00E77497">
        <w:t>.</w:t>
      </w:r>
      <w:bookmarkStart w:id="4968" w:name="_Toc382212400"/>
    </w:p>
    <w:p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4968"/>
      <w:r w:rsidRPr="00E77497">
        <w:t>.</w:t>
      </w:r>
      <w:bookmarkStart w:id="4969" w:name="_Toc375031136"/>
      <w:bookmarkStart w:id="4970" w:name="_Ref379906863"/>
      <w:bookmarkStart w:id="4971" w:name="_Ref381179003"/>
      <w:bookmarkStart w:id="4972" w:name="_Toc381513654"/>
      <w:bookmarkStart w:id="4973" w:name="_Toc382202797"/>
      <w:bookmarkStart w:id="4974" w:name="_Toc382203017"/>
      <w:bookmarkStart w:id="4975" w:name="_Toc382212176"/>
      <w:bookmarkStart w:id="4976" w:name="_Toc382212402"/>
      <w:bookmarkStart w:id="4977" w:name="_Toc382291521"/>
      <w:bookmarkStart w:id="4978" w:name="_Ref382713431"/>
      <w:bookmarkStart w:id="4979" w:name="_Ref383595223"/>
      <w:bookmarkStart w:id="4980" w:name="_Toc385672160"/>
      <w:bookmarkStart w:id="4981" w:name="_Toc393690255"/>
      <w:bookmarkStart w:id="4982" w:name="_Ref404492982"/>
      <w:bookmarkStart w:id="4983" w:name="_Ref424532750"/>
      <w:bookmarkStart w:id="4984" w:name="_Ref424667409"/>
      <w:bookmarkStart w:id="4985" w:name="_Toc472818793"/>
    </w:p>
    <w:p w:rsidR="004C02EF" w:rsidRPr="00E77497" w:rsidRDefault="004C02EF" w:rsidP="00FE23BC">
      <w:pPr>
        <w:pStyle w:val="Heading3"/>
        <w:numPr>
          <w:ilvl w:val="0"/>
          <w:numId w:val="0"/>
        </w:numPr>
      </w:pPr>
      <w:bookmarkStart w:id="4986" w:name="_Toc235503363"/>
      <w:bookmarkStart w:id="4987" w:name="_Toc241509138"/>
      <w:bookmarkStart w:id="4988" w:name="_Toc244416625"/>
      <w:bookmarkStart w:id="4989" w:name="_Toc276630989"/>
      <w:bookmarkStart w:id="4990" w:name="_Toc339020305"/>
      <w:r w:rsidRPr="00E77497">
        <w:t>9</w:t>
      </w:r>
      <w:ins w:id="4991" w:author="Rev 6 Allen Wirfs-Brock" w:date="2012-02-22T15:48:00Z">
        <w:r w:rsidR="00852030">
          <w:t>.1</w:t>
        </w:r>
      </w:ins>
      <w:r w:rsidRPr="00E77497">
        <w:t>.5</w:t>
      </w:r>
      <w:r w:rsidRPr="00E77497">
        <w:tab/>
        <w:t>ToInt32: (Signed 32 Bit Integer</w:t>
      </w:r>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r w:rsidRPr="00E77497">
        <w:t>)</w:t>
      </w:r>
      <w:bookmarkEnd w:id="4983"/>
      <w:bookmarkEnd w:id="4984"/>
      <w:bookmarkEnd w:id="4985"/>
      <w:bookmarkEnd w:id="4986"/>
      <w:bookmarkEnd w:id="4987"/>
      <w:bookmarkEnd w:id="4988"/>
      <w:bookmarkEnd w:id="4989"/>
      <w:bookmarkEnd w:id="4990"/>
    </w:p>
    <w:p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4992" w:name="_Toc382212403"/>
    </w:p>
    <w:p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4992"/>
      <w:r w:rsidRPr="00675B74">
        <w:t>.</w:t>
      </w:r>
      <w:bookmarkStart w:id="4993" w:name="_Toc382212404"/>
    </w:p>
    <w:p w:rsidR="00CB4C00" w:rsidRDefault="002861C6" w:rsidP="00CB4C00">
      <w:pPr>
        <w:pStyle w:val="Alg4"/>
        <w:numPr>
          <w:ilvl w:val="0"/>
          <w:numId w:val="351"/>
        </w:numPr>
        <w:contextualSpacing/>
        <w:rPr>
          <w:ins w:id="4994" w:author="Rev 6 Allen Wirfs-Brock" w:date="2012-02-16T18:21:00Z"/>
        </w:rPr>
      </w:pPr>
      <w:ins w:id="4995" w:author="Rev 6 Allen Wirfs-Brock" w:date="2012-02-23T13:22:00Z">
        <w:r>
          <w:t>ReturnIfAbrupt(</w:t>
        </w:r>
        <w:r>
          <w:rPr>
            <w:i/>
          </w:rPr>
          <w:t>number</w:t>
        </w:r>
        <w:r>
          <w:t>)</w:t>
        </w:r>
      </w:ins>
      <w:ins w:id="4996" w:author="Rev 6 Allen Wirfs-Brock" w:date="2012-02-16T18:21:00Z">
        <w:r w:rsidR="00CB4C00">
          <w:t>.</w:t>
        </w:r>
      </w:ins>
    </w:p>
    <w:p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4993"/>
      <w:r w:rsidRPr="00E77497">
        <w:t>.</w:t>
      </w:r>
      <w:bookmarkStart w:id="4997" w:name="_Toc382212405"/>
    </w:p>
    <w:p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4997"/>
      <w:r w:rsidRPr="00E77497">
        <w:t>.</w:t>
      </w:r>
      <w:bookmarkStart w:id="4998" w:name="_Toc382212407"/>
    </w:p>
    <w:p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4998"/>
      <w:r w:rsidRPr="00E77497">
        <w:t>.</w:t>
      </w:r>
    </w:p>
    <w:p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rsidR="004C02EF" w:rsidRPr="00E77497" w:rsidRDefault="004C02EF" w:rsidP="004C02EF">
      <w:pPr>
        <w:pStyle w:val="Note"/>
        <w:spacing w:after="120"/>
      </w:pPr>
      <w:r w:rsidRPr="00E77497">
        <w:t>NOTE</w:t>
      </w:r>
      <w:r w:rsidRPr="00E77497">
        <w:tab/>
        <w:t>Given the above definition of ToInt32:</w:t>
      </w:r>
    </w:p>
    <w:p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4999" w:name="_Toc375031137"/>
      <w:bookmarkStart w:id="5000" w:name="_Ref379906881"/>
      <w:bookmarkStart w:id="5001" w:name="_Ref379913789"/>
      <w:bookmarkStart w:id="5002" w:name="_Ref381179032"/>
      <w:bookmarkStart w:id="5003" w:name="_Toc381513655"/>
      <w:bookmarkStart w:id="5004" w:name="_Toc382202798"/>
      <w:bookmarkStart w:id="5005" w:name="_Toc382203018"/>
      <w:bookmarkStart w:id="5006" w:name="_Toc382212177"/>
      <w:bookmarkStart w:id="5007" w:name="_Toc382212408"/>
      <w:bookmarkStart w:id="5008" w:name="_Toc382291522"/>
      <w:bookmarkStart w:id="5009" w:name="_Ref382713437"/>
      <w:bookmarkStart w:id="5010" w:name="_Ref383595202"/>
      <w:bookmarkStart w:id="5011" w:name="_Toc385672161"/>
      <w:bookmarkStart w:id="5012" w:name="_Toc393690256"/>
      <w:bookmarkStart w:id="5013" w:name="_Ref404492996"/>
    </w:p>
    <w:p w:rsidR="004C02EF" w:rsidRPr="00E77497" w:rsidRDefault="004C02EF" w:rsidP="00FE23BC">
      <w:pPr>
        <w:pStyle w:val="Heading3"/>
        <w:numPr>
          <w:ilvl w:val="0"/>
          <w:numId w:val="0"/>
        </w:numPr>
      </w:pPr>
      <w:bookmarkStart w:id="5014" w:name="_Ref424532763"/>
      <w:bookmarkStart w:id="5015" w:name="_Toc472818794"/>
      <w:bookmarkStart w:id="5016" w:name="_Toc235503364"/>
      <w:bookmarkStart w:id="5017" w:name="_Toc241509139"/>
      <w:bookmarkStart w:id="5018" w:name="_Toc244416626"/>
      <w:bookmarkStart w:id="5019" w:name="_Toc276630990"/>
      <w:bookmarkStart w:id="5020" w:name="_Toc339020306"/>
      <w:r w:rsidRPr="00E77497">
        <w:t>9</w:t>
      </w:r>
      <w:ins w:id="5021" w:author="Rev 6 Allen Wirfs-Brock" w:date="2012-02-22T15:48:00Z">
        <w:r w:rsidR="00852030">
          <w:t>.1</w:t>
        </w:r>
      </w:ins>
      <w:r w:rsidRPr="00E77497">
        <w:t>.6</w:t>
      </w:r>
      <w:r w:rsidRPr="00E77497">
        <w:tab/>
        <w:t>ToUint32: (Unsigned 32 Bit Integer</w:t>
      </w:r>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r w:rsidRPr="00E77497">
        <w:t>)</w:t>
      </w:r>
      <w:bookmarkStart w:id="5022" w:name="_Toc382212409"/>
      <w:bookmarkEnd w:id="5014"/>
      <w:bookmarkEnd w:id="5015"/>
      <w:bookmarkEnd w:id="5016"/>
      <w:bookmarkEnd w:id="5017"/>
      <w:bookmarkEnd w:id="5018"/>
      <w:bookmarkEnd w:id="5019"/>
      <w:bookmarkEnd w:id="5020"/>
    </w:p>
    <w:p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w:t>
      </w:r>
      <w:del w:id="5023" w:author="Rev 8 Allen Wirfs-Brock" w:date="2012-06-14T14:37:00Z">
        <w:r w:rsidRPr="009C202C" w:rsidDel="00D4543D">
          <w:delText>ion</w:delText>
        </w:r>
      </w:del>
      <w:r w:rsidRPr="009C202C">
        <w:t xml:space="preserve"> operation functions as follows:</w:t>
      </w:r>
    </w:p>
    <w:p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5022"/>
      <w:r w:rsidRPr="00675B74">
        <w:t>.</w:t>
      </w:r>
      <w:bookmarkStart w:id="5024" w:name="_Toc382212410"/>
    </w:p>
    <w:p w:rsidR="00CB4C00" w:rsidRDefault="002861C6" w:rsidP="00CB4C00">
      <w:pPr>
        <w:pStyle w:val="Alg4"/>
        <w:numPr>
          <w:ilvl w:val="0"/>
          <w:numId w:val="352"/>
        </w:numPr>
        <w:contextualSpacing/>
        <w:rPr>
          <w:ins w:id="5025" w:author="Rev 6 Allen Wirfs-Brock" w:date="2012-02-16T18:21:00Z"/>
        </w:rPr>
      </w:pPr>
      <w:ins w:id="5026" w:author="Rev 6 Allen Wirfs-Brock" w:date="2012-02-23T13:22:00Z">
        <w:r>
          <w:t>ReturnIfAbrupt(</w:t>
        </w:r>
        <w:r>
          <w:rPr>
            <w:i/>
          </w:rPr>
          <w:t>number</w:t>
        </w:r>
        <w:r>
          <w:t>)</w:t>
        </w:r>
      </w:ins>
      <w:ins w:id="5027" w:author="Rev 6 Allen Wirfs-Brock" w:date="2012-02-16T18:21:00Z">
        <w:r w:rsidR="00CB4C00">
          <w:t>.</w:t>
        </w:r>
      </w:ins>
    </w:p>
    <w:p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5024"/>
      <w:r w:rsidRPr="00E77497">
        <w:t>.</w:t>
      </w:r>
      <w:bookmarkStart w:id="5028" w:name="_Toc382212411"/>
    </w:p>
    <w:p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5028"/>
      <w:r w:rsidRPr="00E77497">
        <w:t>.</w:t>
      </w:r>
      <w:bookmarkStart w:id="5029" w:name="_Toc382212413"/>
    </w:p>
    <w:p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5029"/>
      <w:r w:rsidRPr="00E77497">
        <w:t>.</w:t>
      </w:r>
    </w:p>
    <w:p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rsidR="004C02EF" w:rsidRPr="00E77497" w:rsidRDefault="004C02EF" w:rsidP="004C02EF">
      <w:pPr>
        <w:pStyle w:val="Note"/>
        <w:spacing w:after="120"/>
      </w:pPr>
      <w:r w:rsidRPr="00E77497">
        <w:t>NOTE</w:t>
      </w:r>
      <w:r w:rsidRPr="00E77497">
        <w:tab/>
        <w:t>Given the above definition of ToUInt32:</w:t>
      </w:r>
    </w:p>
    <w:p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5030" w:name="_Toc375031138"/>
      <w:bookmarkStart w:id="5031" w:name="_Ref379262870"/>
      <w:bookmarkStart w:id="5032" w:name="_Toc381513656"/>
      <w:bookmarkStart w:id="5033" w:name="_Toc382202799"/>
      <w:bookmarkStart w:id="5034" w:name="_Toc382203019"/>
      <w:bookmarkStart w:id="5035" w:name="_Toc382212178"/>
      <w:bookmarkStart w:id="5036" w:name="_Toc382212414"/>
      <w:bookmarkStart w:id="5037" w:name="_Toc382291523"/>
    </w:p>
    <w:p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5038" w:name="_Ref383930447"/>
      <w:bookmarkStart w:id="5039" w:name="_Toc385672162"/>
      <w:bookmarkStart w:id="5040" w:name="_Toc393690257"/>
    </w:p>
    <w:p w:rsidR="004C02EF" w:rsidRPr="00E77497" w:rsidRDefault="004C02EF" w:rsidP="006E1632">
      <w:pPr>
        <w:pStyle w:val="Heading3"/>
        <w:numPr>
          <w:ilvl w:val="0"/>
          <w:numId w:val="0"/>
        </w:numPr>
      </w:pPr>
      <w:bookmarkStart w:id="5041" w:name="_Hlt458400770"/>
      <w:bookmarkStart w:id="5042" w:name="_Ref424532099"/>
      <w:bookmarkStart w:id="5043" w:name="_Toc472818795"/>
      <w:bookmarkStart w:id="5044" w:name="_Toc235503365"/>
      <w:bookmarkStart w:id="5045" w:name="_Toc241509140"/>
      <w:bookmarkStart w:id="5046" w:name="_Toc244416627"/>
      <w:bookmarkStart w:id="5047" w:name="_Toc276630991"/>
      <w:bookmarkStart w:id="5048" w:name="_Toc339020307"/>
      <w:bookmarkEnd w:id="5041"/>
      <w:r w:rsidRPr="00E77497">
        <w:t>9</w:t>
      </w:r>
      <w:ins w:id="5049" w:author="Rev 6 Allen Wirfs-Brock" w:date="2012-02-22T15:49:00Z">
        <w:r w:rsidR="00852030">
          <w:t>.1</w:t>
        </w:r>
      </w:ins>
      <w:r w:rsidRPr="00E77497">
        <w:t>.7</w:t>
      </w:r>
      <w:r w:rsidRPr="00E77497">
        <w:tab/>
        <w:t>ToUint16: (Unsigned 16 Bit Integer</w:t>
      </w:r>
      <w:bookmarkEnd w:id="5038"/>
      <w:bookmarkEnd w:id="5039"/>
      <w:bookmarkEnd w:id="5040"/>
      <w:r w:rsidRPr="00E77497">
        <w:t>)</w:t>
      </w:r>
      <w:bookmarkEnd w:id="5042"/>
      <w:bookmarkEnd w:id="5043"/>
      <w:bookmarkEnd w:id="5044"/>
      <w:bookmarkEnd w:id="5045"/>
      <w:bookmarkEnd w:id="5046"/>
      <w:bookmarkEnd w:id="5047"/>
      <w:bookmarkEnd w:id="5048"/>
    </w:p>
    <w:p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rsidR="00CB4C00" w:rsidRDefault="002861C6" w:rsidP="00CB4C00">
      <w:pPr>
        <w:pStyle w:val="Alg4"/>
        <w:numPr>
          <w:ilvl w:val="0"/>
          <w:numId w:val="353"/>
        </w:numPr>
        <w:contextualSpacing/>
        <w:rPr>
          <w:ins w:id="5050" w:author="Rev 6 Allen Wirfs-Brock" w:date="2012-02-16T18:21:00Z"/>
        </w:rPr>
      </w:pPr>
      <w:ins w:id="5051" w:author="Rev 6 Allen Wirfs-Brock" w:date="2012-02-23T13:22:00Z">
        <w:r>
          <w:t>ReturnIfAbrupt(</w:t>
        </w:r>
        <w:r>
          <w:rPr>
            <w:i/>
          </w:rPr>
          <w:t>number</w:t>
        </w:r>
        <w:r>
          <w:t>)</w:t>
        </w:r>
      </w:ins>
      <w:ins w:id="5052" w:author="Rev 6 Allen Wirfs-Brock" w:date="2012-02-16T18:21:00Z">
        <w:r w:rsidR="00CB4C00">
          <w:t>.</w:t>
        </w:r>
      </w:ins>
    </w:p>
    <w:p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rsidR="004C02EF" w:rsidRPr="00E77497" w:rsidRDefault="004C02EF" w:rsidP="009A20C6">
      <w:pPr>
        <w:pStyle w:val="Alg2"/>
        <w:numPr>
          <w:ilvl w:val="0"/>
          <w:numId w:val="353"/>
        </w:numPr>
        <w:spacing w:after="220"/>
      </w:pPr>
      <w:r w:rsidRPr="00E77497">
        <w:lastRenderedPageBreak/>
        <w:t xml:space="preserve">Return </w:t>
      </w:r>
      <w:r w:rsidRPr="00E77497">
        <w:rPr>
          <w:i/>
        </w:rPr>
        <w:t>int16bit</w:t>
      </w:r>
      <w:r w:rsidRPr="00E77497">
        <w:t>.</w:t>
      </w:r>
    </w:p>
    <w:p w:rsidR="004C02EF" w:rsidRPr="00E77497" w:rsidRDefault="004C02EF" w:rsidP="004C02EF">
      <w:pPr>
        <w:pStyle w:val="Note"/>
        <w:spacing w:after="120"/>
      </w:pPr>
      <w:r w:rsidRPr="00E77497">
        <w:t>NOTE</w:t>
      </w:r>
      <w:r w:rsidRPr="00E77497">
        <w:tab/>
        <w:t>Given the above definition of ToUint16:</w:t>
      </w:r>
    </w:p>
    <w:p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5053" w:name="_Toc385672163"/>
      <w:bookmarkStart w:id="5054" w:name="_Toc393690258"/>
    </w:p>
    <w:p w:rsidR="004C02EF" w:rsidRPr="00E77497" w:rsidRDefault="004C02EF" w:rsidP="006E1632">
      <w:pPr>
        <w:pStyle w:val="Heading3"/>
        <w:numPr>
          <w:ilvl w:val="0"/>
          <w:numId w:val="0"/>
        </w:numPr>
      </w:pPr>
      <w:bookmarkStart w:id="5055" w:name="_Toc472818796"/>
      <w:bookmarkStart w:id="5056" w:name="_Toc235503366"/>
      <w:bookmarkStart w:id="5057" w:name="_Toc241509141"/>
      <w:bookmarkStart w:id="5058" w:name="_Toc244416628"/>
      <w:bookmarkStart w:id="5059" w:name="_Toc276630992"/>
      <w:bookmarkStart w:id="5060" w:name="_Toc339020308"/>
      <w:r w:rsidRPr="00E77497">
        <w:t>9</w:t>
      </w:r>
      <w:ins w:id="5061" w:author="Rev 6 Allen Wirfs-Brock" w:date="2012-02-22T15:49:00Z">
        <w:r w:rsidR="00852030">
          <w:t>.1</w:t>
        </w:r>
      </w:ins>
      <w:r w:rsidRPr="00E77497">
        <w:t>.8</w:t>
      </w:r>
      <w:r w:rsidRPr="00E77497">
        <w:tab/>
        <w:t>ToStrin</w:t>
      </w:r>
      <w:bookmarkEnd w:id="5030"/>
      <w:bookmarkEnd w:id="5031"/>
      <w:bookmarkEnd w:id="5032"/>
      <w:bookmarkEnd w:id="5033"/>
      <w:bookmarkEnd w:id="5034"/>
      <w:bookmarkEnd w:id="5035"/>
      <w:bookmarkEnd w:id="5036"/>
      <w:bookmarkEnd w:id="5037"/>
      <w:bookmarkEnd w:id="5053"/>
      <w:bookmarkEnd w:id="5054"/>
      <w:r w:rsidRPr="00E77497">
        <w:t>g</w:t>
      </w:r>
      <w:bookmarkEnd w:id="5055"/>
      <w:bookmarkEnd w:id="5056"/>
      <w:bookmarkEnd w:id="5057"/>
      <w:bookmarkEnd w:id="5058"/>
      <w:bookmarkEnd w:id="5059"/>
      <w:bookmarkEnd w:id="5060"/>
    </w:p>
    <w:p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ins w:id="5062" w:author="Rev 8 Allen Wirfs-Brock" w:date="2012-06-13T12:38:00Z">
        <w:r w:rsidR="00386630">
          <w:fldChar w:fldCharType="begin"/>
        </w:r>
        <w:r w:rsidR="00386630">
          <w:instrText xml:space="preserve"> REF _Ref327354467 \h </w:instrText>
        </w:r>
      </w:ins>
      <w:r w:rsidR="00386630">
        <w:fldChar w:fldCharType="separate"/>
      </w:r>
      <w:ins w:id="5063" w:author="Rev 10 Allen Wirfs-Brock" w:date="2012-09-27T11:54:00Z">
        <w:r w:rsidR="00AE6982">
          <w:t xml:space="preserve">Table </w:t>
        </w:r>
        <w:r w:rsidR="00AE6982">
          <w:rPr>
            <w:noProof/>
          </w:rPr>
          <w:t>15</w:t>
        </w:r>
      </w:ins>
      <w:ins w:id="5064" w:author="Rev 8 Allen Wirfs-Brock" w:date="2012-06-13T12:38:00Z">
        <w:r w:rsidR="00386630">
          <w:fldChar w:fldCharType="end"/>
        </w:r>
      </w:ins>
      <w:r w:rsidRPr="00E77497">
        <w:t>:</w:t>
      </w:r>
    </w:p>
    <w:p w:rsidR="004C02EF" w:rsidRPr="00E77497" w:rsidRDefault="00386630" w:rsidP="00AA1FF6">
      <w:pPr>
        <w:pStyle w:val="Tabletitle"/>
      </w:pPr>
      <w:bookmarkStart w:id="5065" w:name="_Ref327354467"/>
      <w:ins w:id="5066" w:author="Rev 8 Allen Wirfs-Brock" w:date="2012-06-13T12:38:00Z">
        <w:r>
          <w:t xml:space="preserve">Table </w:t>
        </w:r>
        <w:r>
          <w:fldChar w:fldCharType="begin"/>
        </w:r>
        <w:r>
          <w:instrText xml:space="preserve"> SEQ Table \* ARABIC </w:instrText>
        </w:r>
      </w:ins>
      <w:r>
        <w:fldChar w:fldCharType="separate"/>
      </w:r>
      <w:ins w:id="5067" w:author="Rev 11 Allen Wirfs-Brock" w:date="2012-10-09T13:03:00Z">
        <w:r w:rsidR="00BD246C">
          <w:rPr>
            <w:noProof/>
          </w:rPr>
          <w:t>15</w:t>
        </w:r>
      </w:ins>
      <w:ins w:id="5068" w:author="Rev 8 Allen Wirfs-Brock" w:date="2012-06-13T12:38:00Z">
        <w:r>
          <w:fldChar w:fldCharType="end"/>
        </w:r>
      </w:ins>
      <w:bookmarkEnd w:id="5065"/>
      <w:ins w:id="5069"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ins w:id="5070" w:author="Rev 6 Allen Wirfs-Brock" w:date="2012-02-16T18:24:00Z"/>
        </w:trPr>
        <w:tc>
          <w:tcPr>
            <w:tcW w:w="1998" w:type="dxa"/>
            <w:tcBorders>
              <w:top w:val="nil"/>
            </w:tcBorders>
          </w:tcPr>
          <w:p w:rsidR="00CB4C00" w:rsidRPr="00E77497" w:rsidRDefault="00CB4C00" w:rsidP="000348AE">
            <w:pPr>
              <w:keepNext/>
              <w:spacing w:after="60"/>
              <w:rPr>
                <w:ins w:id="5071" w:author="Rev 6 Allen Wirfs-Brock" w:date="2012-02-16T18:24:00Z"/>
              </w:rPr>
            </w:pPr>
            <w:ins w:id="5072" w:author="Rev 6 Allen Wirfs-Brock" w:date="2012-02-16T18:24:00Z">
              <w:r>
                <w:t>Completion Record</w:t>
              </w:r>
            </w:ins>
          </w:p>
        </w:tc>
        <w:tc>
          <w:tcPr>
            <w:tcW w:w="6858" w:type="dxa"/>
            <w:tcBorders>
              <w:top w:val="nil"/>
            </w:tcBorders>
          </w:tcPr>
          <w:p w:rsidR="00CB4C00" w:rsidRPr="00E77497" w:rsidRDefault="00CB4C00" w:rsidP="00E83F05">
            <w:pPr>
              <w:keepNext/>
              <w:spacing w:after="60"/>
              <w:rPr>
                <w:ins w:id="5073" w:author="Rev 6 Allen Wirfs-Brock" w:date="2012-02-16T18:24:00Z"/>
              </w:rPr>
            </w:pPr>
            <w:ins w:id="5074"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spacing w:after="60"/>
            </w:pPr>
            <w:r w:rsidRPr="00E77497">
              <w:t xml:space="preserve">If </w:t>
            </w:r>
            <w:del w:id="5075"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5076" w:author="Rev 6 Allen Wirfs-Brock" w:date="2012-02-16T12:49:00Z">
              <w:r w:rsidR="00905436">
                <w:t>return</w:t>
              </w:r>
            </w:ins>
            <w:del w:id="5077"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rsidR="004C02EF" w:rsidRPr="00E77497" w:rsidRDefault="004C02EF" w:rsidP="00E83F05">
            <w:pPr>
              <w:spacing w:after="60"/>
            </w:pPr>
            <w:r w:rsidRPr="00E77497">
              <w:t xml:space="preserve">If </w:t>
            </w:r>
            <w:del w:id="5078"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5079" w:author="Rev 6 Allen Wirfs-Brock" w:date="2012-02-16T12:49:00Z">
              <w:r w:rsidR="00905436">
                <w:t>return</w:t>
              </w:r>
            </w:ins>
            <w:del w:id="5080"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spacing w:after="60"/>
            </w:pPr>
            <w:r w:rsidRPr="00E77497">
              <w:t>See 9.8.1.</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E83F05">
            <w:pPr>
              <w:spacing w:after="60"/>
            </w:pPr>
            <w:r w:rsidRPr="00E77497">
              <w:t xml:space="preserve">Return </w:t>
            </w:r>
            <w:del w:id="5081"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4C02EF" w:rsidP="003A4B22">
            <w:pPr>
              <w:spacing w:after="60"/>
            </w:pPr>
            <w:r w:rsidRPr="00E77497">
              <w:t>Apply the following steps</w:t>
            </w:r>
            <w:bookmarkStart w:id="5082" w:name="_Toc382212415"/>
            <w:r w:rsidRPr="00E77497">
              <w:t>:</w:t>
            </w:r>
          </w:p>
          <w:p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5083"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5084" w:name="_Toc382212416"/>
            <w:bookmarkEnd w:id="5082"/>
            <w:r w:rsidRPr="00E77497">
              <w:rPr>
                <w:rFonts w:ascii="Times New Roman" w:hAnsi="Times New Roman"/>
              </w:rPr>
              <w:t>.</w:t>
            </w:r>
          </w:p>
          <w:p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5084"/>
            <w:r w:rsidRPr="00E77497">
              <w:rPr>
                <w:rFonts w:ascii="Times New Roman" w:hAnsi="Times New Roman"/>
              </w:rPr>
              <w:t>)</w:t>
            </w:r>
            <w:bookmarkStart w:id="5085" w:name="_Toc382212417"/>
            <w:r w:rsidRPr="00E77497">
              <w:rPr>
                <w:rFonts w:ascii="Times New Roman" w:hAnsi="Times New Roman"/>
              </w:rPr>
              <w:t>.</w:t>
            </w:r>
            <w:bookmarkEnd w:id="5085"/>
          </w:p>
        </w:tc>
      </w:tr>
    </w:tbl>
    <w:p w:rsidR="004C02EF" w:rsidRPr="00E77497" w:rsidRDefault="004C02EF" w:rsidP="00AA1FF6">
      <w:pPr>
        <w:pStyle w:val="Heading4"/>
        <w:numPr>
          <w:ilvl w:val="0"/>
          <w:numId w:val="0"/>
        </w:numPr>
        <w:spacing w:before="240"/>
      </w:pPr>
      <w:bookmarkStart w:id="5086" w:name="_Toc375031139"/>
      <w:bookmarkStart w:id="5087" w:name="_Toc381513657"/>
      <w:bookmarkStart w:id="5088" w:name="_Ref381522270"/>
      <w:bookmarkStart w:id="5089" w:name="_Toc382202800"/>
      <w:bookmarkStart w:id="5090" w:name="_Toc382203020"/>
      <w:bookmarkStart w:id="5091" w:name="_Toc382212179"/>
      <w:bookmarkStart w:id="5092" w:name="_Toc382212418"/>
      <w:bookmarkStart w:id="5093" w:name="_Toc382291524"/>
      <w:bookmarkStart w:id="5094" w:name="_Ref382713649"/>
      <w:bookmarkStart w:id="5095" w:name="_Ref384025880"/>
      <w:bookmarkStart w:id="5096" w:name="_Toc385672164"/>
      <w:bookmarkStart w:id="5097" w:name="_Toc393690259"/>
      <w:bookmarkStart w:id="5098" w:name="_Ref457790568"/>
      <w:bookmarkStart w:id="5099" w:name="_Toc472818797"/>
      <w:bookmarkStart w:id="5100" w:name="_Toc235503367"/>
      <w:bookmarkStart w:id="5101" w:name="_Toc241509142"/>
      <w:bookmarkStart w:id="5102" w:name="_Toc244416629"/>
      <w:bookmarkStart w:id="5103" w:name="_Toc276630993"/>
      <w:r w:rsidRPr="00E77497">
        <w:t>9</w:t>
      </w:r>
      <w:ins w:id="5104" w:author="Rev 6 Allen Wirfs-Brock" w:date="2012-02-22T15:49:00Z">
        <w:r w:rsidR="00852030">
          <w:t>.1</w:t>
        </w:r>
      </w:ins>
      <w:r w:rsidRPr="00E77497">
        <w:t>.8.1</w:t>
      </w:r>
      <w:r w:rsidRPr="00E77497">
        <w:tab/>
        <w:t>ToString Applied to the Number Typ</w:t>
      </w:r>
      <w:bookmarkEnd w:id="5086"/>
      <w:bookmarkEnd w:id="5087"/>
      <w:bookmarkEnd w:id="5088"/>
      <w:bookmarkEnd w:id="5089"/>
      <w:bookmarkEnd w:id="5090"/>
      <w:bookmarkEnd w:id="5091"/>
      <w:bookmarkEnd w:id="5092"/>
      <w:bookmarkEnd w:id="5093"/>
      <w:bookmarkEnd w:id="5094"/>
      <w:bookmarkEnd w:id="5095"/>
      <w:bookmarkEnd w:id="5096"/>
      <w:bookmarkEnd w:id="5097"/>
      <w:r w:rsidRPr="00E77497">
        <w:t>e</w:t>
      </w:r>
      <w:bookmarkEnd w:id="5098"/>
      <w:bookmarkEnd w:id="5099"/>
      <w:bookmarkEnd w:id="5100"/>
      <w:bookmarkEnd w:id="5101"/>
      <w:bookmarkEnd w:id="5102"/>
      <w:bookmarkEnd w:id="5103"/>
    </w:p>
    <w:p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rsidR="004C02EF" w:rsidRPr="00E77497" w:rsidRDefault="004C02EF" w:rsidP="008E7E56">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rsidR="004C02EF" w:rsidRPr="00E77497" w:rsidRDefault="004C02EF" w:rsidP="008E7E56">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rsidR="004C02EF" w:rsidRPr="00E77497" w:rsidRDefault="004C02EF" w:rsidP="008E7E56">
      <w:pPr>
        <w:pStyle w:val="Alg3"/>
        <w:numPr>
          <w:ilvl w:val="0"/>
          <w:numId w:val="913"/>
        </w:numPr>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rsidR="004C02EF" w:rsidRPr="00E77497" w:rsidRDefault="004C02EF" w:rsidP="008E7E56">
      <w:pPr>
        <w:pStyle w:val="Alg3"/>
        <w:numPr>
          <w:ilvl w:val="0"/>
          <w:numId w:val="913"/>
        </w:numPr>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rsidR="004C02EF" w:rsidRPr="00E77497" w:rsidRDefault="004C02EF" w:rsidP="008E7E56">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4C02EF" w:rsidRPr="00E77497" w:rsidRDefault="004C02EF" w:rsidP="008E7E56">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5105" w:name="_Toc375031140"/>
      <w:bookmarkStart w:id="5106" w:name="_Toc381513658"/>
      <w:bookmarkStart w:id="5107" w:name="_Toc382202801"/>
      <w:bookmarkStart w:id="5108" w:name="_Toc382203021"/>
      <w:bookmarkStart w:id="5109" w:name="_Toc382212180"/>
      <w:bookmarkStart w:id="5110" w:name="_Toc382212419"/>
      <w:bookmarkStart w:id="5111" w:name="_Toc382291525"/>
      <w:bookmarkStart w:id="5112" w:name="_Toc385672165"/>
      <w:bookmarkStart w:id="5113" w:name="_Toc393690260"/>
    </w:p>
    <w:p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rsidR="004C02EF" w:rsidRPr="00E77497" w:rsidRDefault="004C02EF" w:rsidP="004C02EF">
      <w:pPr>
        <w:pStyle w:val="Note"/>
        <w:tabs>
          <w:tab w:val="clear" w:pos="960"/>
          <w:tab w:val="left" w:pos="360"/>
        </w:tabs>
        <w:spacing w:after="60"/>
      </w:pPr>
      <w:r w:rsidRPr="00E77497">
        <w:lastRenderedPageBreak/>
        <w:t>NOTE 2</w:t>
      </w:r>
      <w:r w:rsidRPr="00E77497">
        <w:tab/>
        <w:t>For implementations that provide more accurate conversions than required by the rules above, it is recommended that the following alternative version of step 5 be used as a guideline:</w:t>
      </w:r>
    </w:p>
    <w:p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rsidR="004C02EF" w:rsidRPr="00E77497" w:rsidRDefault="004C02EF" w:rsidP="00386630">
      <w:pPr>
        <w:pStyle w:val="Heading3"/>
        <w:numPr>
          <w:ilvl w:val="0"/>
          <w:numId w:val="0"/>
        </w:numPr>
      </w:pPr>
      <w:bookmarkStart w:id="5114" w:name="_Ref455971449"/>
      <w:bookmarkStart w:id="5115" w:name="_Ref456011191"/>
      <w:bookmarkStart w:id="5116" w:name="_Toc472818798"/>
      <w:bookmarkStart w:id="5117" w:name="_Toc235503368"/>
      <w:bookmarkStart w:id="5118" w:name="_Toc241509143"/>
      <w:bookmarkStart w:id="5119" w:name="_Toc244416630"/>
      <w:bookmarkStart w:id="5120" w:name="_Toc276630994"/>
      <w:bookmarkStart w:id="5121" w:name="_Toc339020309"/>
      <w:r w:rsidRPr="00E77497">
        <w:t>9</w:t>
      </w:r>
      <w:ins w:id="5122" w:author="Rev 6 Allen Wirfs-Brock" w:date="2012-02-22T15:49:00Z">
        <w:r w:rsidR="00852030">
          <w:t>.1</w:t>
        </w:r>
      </w:ins>
      <w:r w:rsidRPr="00E77497">
        <w:t>.9</w:t>
      </w:r>
      <w:r w:rsidRPr="00E77497">
        <w:tab/>
        <w:t>ToObjec</w:t>
      </w:r>
      <w:bookmarkEnd w:id="5105"/>
      <w:bookmarkEnd w:id="5106"/>
      <w:bookmarkEnd w:id="5107"/>
      <w:bookmarkEnd w:id="5108"/>
      <w:bookmarkEnd w:id="5109"/>
      <w:bookmarkEnd w:id="5110"/>
      <w:bookmarkEnd w:id="5111"/>
      <w:bookmarkEnd w:id="5112"/>
      <w:bookmarkEnd w:id="5113"/>
      <w:r w:rsidRPr="00E77497">
        <w:t>t</w:t>
      </w:r>
      <w:bookmarkEnd w:id="5114"/>
      <w:bookmarkEnd w:id="5115"/>
      <w:bookmarkEnd w:id="5116"/>
      <w:bookmarkEnd w:id="5117"/>
      <w:bookmarkEnd w:id="5118"/>
      <w:bookmarkEnd w:id="5119"/>
      <w:bookmarkEnd w:id="5120"/>
      <w:bookmarkEnd w:id="5121"/>
    </w:p>
    <w:p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ins w:id="5123" w:author="Rev 8 Allen Wirfs-Brock" w:date="2012-06-13T12:39:00Z">
        <w:r w:rsidR="00386630">
          <w:fldChar w:fldCharType="begin"/>
        </w:r>
        <w:r w:rsidR="00386630">
          <w:instrText xml:space="preserve"> REF _Ref327354519 \h </w:instrText>
        </w:r>
      </w:ins>
      <w:r w:rsidR="00386630">
        <w:fldChar w:fldCharType="separate"/>
      </w:r>
      <w:ins w:id="5124" w:author="Rev 10 Allen Wirfs-Brock" w:date="2012-09-27T11:54:00Z">
        <w:r w:rsidR="00AE6982">
          <w:t xml:space="preserve">Table </w:t>
        </w:r>
        <w:r w:rsidR="00AE6982">
          <w:rPr>
            <w:noProof/>
          </w:rPr>
          <w:t>16</w:t>
        </w:r>
      </w:ins>
      <w:ins w:id="5125" w:author="Rev 8 Allen Wirfs-Brock" w:date="2012-06-13T12:39:00Z">
        <w:r w:rsidR="00386630">
          <w:fldChar w:fldCharType="end"/>
        </w:r>
      </w:ins>
      <w:r w:rsidRPr="00E77497">
        <w:t>:</w:t>
      </w:r>
    </w:p>
    <w:p w:rsidR="004C02EF" w:rsidRPr="00E77497" w:rsidRDefault="00386630" w:rsidP="00AA1FF6">
      <w:pPr>
        <w:pStyle w:val="Tabletitle"/>
      </w:pPr>
      <w:bookmarkStart w:id="5126" w:name="_Ref327354519"/>
      <w:ins w:id="5127" w:author="Rev 8 Allen Wirfs-Brock" w:date="2012-06-13T12:39:00Z">
        <w:r>
          <w:t xml:space="preserve">Table </w:t>
        </w:r>
        <w:r>
          <w:fldChar w:fldCharType="begin"/>
        </w:r>
        <w:r>
          <w:instrText xml:space="preserve"> SEQ Table \* ARABIC </w:instrText>
        </w:r>
      </w:ins>
      <w:r>
        <w:fldChar w:fldCharType="separate"/>
      </w:r>
      <w:ins w:id="5128" w:author="Rev 11 Allen Wirfs-Brock" w:date="2012-10-09T13:03:00Z">
        <w:r w:rsidR="00BD246C">
          <w:rPr>
            <w:noProof/>
          </w:rPr>
          <w:t>16</w:t>
        </w:r>
      </w:ins>
      <w:ins w:id="5129" w:author="Rev 8 Allen Wirfs-Brock" w:date="2012-06-13T12:39:00Z">
        <w:r>
          <w:fldChar w:fldCharType="end"/>
        </w:r>
      </w:ins>
      <w:bookmarkEnd w:id="5126"/>
      <w:ins w:id="5130"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rsidTr="006E1632">
        <w:trPr>
          <w:jc w:val="center"/>
          <w:ins w:id="5131" w:author="Rev 6 Allen Wirfs-Brock" w:date="2012-02-16T14:57:00Z"/>
        </w:trPr>
        <w:tc>
          <w:tcPr>
            <w:tcW w:w="1998" w:type="dxa"/>
            <w:tcBorders>
              <w:top w:val="nil"/>
            </w:tcBorders>
          </w:tcPr>
          <w:p w:rsidR="0039396D" w:rsidRPr="00E77497" w:rsidRDefault="0039396D" w:rsidP="003A4B22">
            <w:pPr>
              <w:keepNext/>
              <w:spacing w:after="60"/>
              <w:rPr>
                <w:ins w:id="5132" w:author="Rev 6 Allen Wirfs-Brock" w:date="2012-02-16T14:57:00Z"/>
              </w:rPr>
            </w:pPr>
            <w:ins w:id="5133" w:author="Rev 6 Allen Wirfs-Brock" w:date="2012-02-16T14:57:00Z">
              <w:r>
                <w:t>Completion Record</w:t>
              </w:r>
            </w:ins>
          </w:p>
        </w:tc>
        <w:tc>
          <w:tcPr>
            <w:tcW w:w="6858" w:type="dxa"/>
            <w:tcBorders>
              <w:top w:val="nil"/>
            </w:tcBorders>
          </w:tcPr>
          <w:p w:rsidR="0039396D" w:rsidRPr="00E77497" w:rsidRDefault="0039396D" w:rsidP="00B07504">
            <w:pPr>
              <w:keepNext/>
              <w:spacing w:after="60"/>
              <w:rPr>
                <w:ins w:id="5134" w:author="Rev 6 Allen Wirfs-Brock" w:date="2012-02-16T14:57:00Z"/>
              </w:rPr>
            </w:pPr>
            <w:ins w:id="5135"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5136" w:author="Rev 6 Allen Wirfs-Brock" w:date="2012-02-16T14:59:00Z">
              <w:r>
                <w:t>[[</w:t>
              </w:r>
            </w:ins>
            <w:ins w:id="5137" w:author="Rev 6 Allen Wirfs-Brock" w:date="2012-02-16T14:58:00Z">
              <w:r>
                <w:t>value</w:t>
              </w:r>
            </w:ins>
            <w:ins w:id="5138" w:author="Rev 6 Allen Wirfs-Brock" w:date="2012-02-16T14:59:00Z">
              <w:r>
                <w:t>]]</w:t>
              </w:r>
            </w:ins>
            <w:ins w:id="5139" w:author="Rev 6 Allen Wirfs-Brock" w:date="2012-02-16T14:58:00Z">
              <w:r>
                <w:t>)</w:t>
              </w:r>
            </w:ins>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905436" w:rsidP="00E83F05">
            <w:pPr>
              <w:keepNext/>
              <w:spacing w:after="60"/>
            </w:pPr>
            <w:ins w:id="5140" w:author="Rev 6 Allen Wirfs-Brock" w:date="2012-02-16T12:50:00Z">
              <w:r>
                <w:t>Return</w:t>
              </w:r>
              <w:r w:rsidRPr="00E77497">
                <w:t xml:space="preserve"> </w:t>
              </w:r>
            </w:ins>
            <w:del w:id="5141"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5142"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905436" w:rsidP="00E83F05">
            <w:pPr>
              <w:keepNext/>
              <w:spacing w:after="60"/>
            </w:pPr>
            <w:ins w:id="5143" w:author="Rev 6 Allen Wirfs-Brock" w:date="2012-02-16T12:50:00Z">
              <w:r>
                <w:t>Return</w:t>
              </w:r>
              <w:r w:rsidRPr="00E77497">
                <w:t xml:space="preserve"> </w:t>
              </w:r>
            </w:ins>
            <w:del w:id="5144"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5145"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905436" w:rsidP="00E83F05">
            <w:pPr>
              <w:keepNext/>
              <w:spacing w:after="60"/>
            </w:pPr>
            <w:ins w:id="5146" w:author="Rev 6 Allen Wirfs-Brock" w:date="2012-02-16T12:50:00Z">
              <w:r>
                <w:t>Return</w:t>
              </w:r>
              <w:r w:rsidRPr="00E77497">
                <w:t xml:space="preserve"> </w:t>
              </w:r>
            </w:ins>
            <w:del w:id="5147"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5148"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rsidTr="006E1632">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905436" w:rsidP="00E83F05">
            <w:pPr>
              <w:spacing w:after="60"/>
            </w:pPr>
            <w:ins w:id="5149" w:author="Rev 6 Allen Wirfs-Brock" w:date="2012-02-16T12:50:00Z">
              <w:r>
                <w:t>Return</w:t>
              </w:r>
            </w:ins>
            <w:del w:id="5150" w:author="Rev 6 Allen Wirfs-Brock" w:date="2012-02-16T12:50:00Z">
              <w:r w:rsidR="004C02EF" w:rsidRPr="00E77497" w:rsidDel="00905436">
                <w:delText>The result is</w:delText>
              </w:r>
            </w:del>
            <w:r w:rsidR="004C02EF" w:rsidRPr="00E77497">
              <w:t xml:space="preserve"> </w:t>
            </w:r>
            <w:del w:id="5151"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rsidR="001F7810" w:rsidRPr="00E77497" w:rsidRDefault="001F7810" w:rsidP="00D11231">
      <w:pPr>
        <w:pStyle w:val="Heading3"/>
        <w:numPr>
          <w:ilvl w:val="0"/>
          <w:numId w:val="0"/>
        </w:numPr>
        <w:spacing w:before="200"/>
        <w:rPr>
          <w:ins w:id="5152" w:author="Rev 7 Allen Wirfs-Brock" w:date="2012-05-01T16:52:00Z"/>
        </w:rPr>
      </w:pPr>
      <w:bookmarkStart w:id="5153" w:name="_Toc235503369"/>
      <w:bookmarkStart w:id="5154" w:name="_Toc241509144"/>
      <w:bookmarkStart w:id="5155" w:name="_Toc244416631"/>
      <w:bookmarkStart w:id="5156" w:name="_Toc276630995"/>
      <w:bookmarkStart w:id="5157" w:name="_Toc381513659"/>
      <w:bookmarkStart w:id="5158" w:name="_Toc382202802"/>
      <w:bookmarkStart w:id="5159" w:name="_Toc382203022"/>
      <w:bookmarkStart w:id="5160" w:name="_Toc382212181"/>
      <w:bookmarkStart w:id="5161" w:name="_Toc382212420"/>
      <w:bookmarkStart w:id="5162" w:name="_Toc382291526"/>
      <w:bookmarkStart w:id="5163" w:name="_Toc385672166"/>
      <w:bookmarkStart w:id="5164" w:name="_Toc393690261"/>
      <w:bookmarkStart w:id="5165" w:name="_Ref449966566"/>
      <w:bookmarkStart w:id="5166" w:name="_Toc472818799"/>
      <w:bookmarkStart w:id="5167" w:name="_Toc339020310"/>
      <w:ins w:id="5168" w:author="Rev 7 Allen Wirfs-Brock" w:date="2012-05-01T16:52:00Z">
        <w:r w:rsidRPr="00E77497">
          <w:t>9</w:t>
        </w:r>
        <w:r>
          <w:t>.1</w:t>
        </w:r>
        <w:r w:rsidRPr="00E77497">
          <w:t>.</w:t>
        </w:r>
        <w:r>
          <w:t>10</w:t>
        </w:r>
        <w:r w:rsidRPr="00E77497">
          <w:tab/>
          <w:t>To</w:t>
        </w:r>
      </w:ins>
      <w:ins w:id="5169" w:author="Rev 7 Allen Wirfs-Brock" w:date="2012-05-01T16:53:00Z">
        <w:r>
          <w:t>PropertyKey</w:t>
        </w:r>
      </w:ins>
      <w:bookmarkEnd w:id="5167"/>
      <w:ins w:id="5170" w:author="Rev 7 Allen Wirfs-Brock" w:date="2012-05-01T16:52:00Z">
        <w:r w:rsidRPr="00E77497">
          <w:t xml:space="preserve"> </w:t>
        </w:r>
      </w:ins>
    </w:p>
    <w:p w:rsidR="001F7810" w:rsidRPr="009C202C" w:rsidRDefault="001F7810" w:rsidP="001F7810">
      <w:pPr>
        <w:rPr>
          <w:ins w:id="5171" w:author="Rev 7 Allen Wirfs-Brock" w:date="2012-05-01T16:52:00Z"/>
        </w:rPr>
      </w:pPr>
      <w:ins w:id="5172" w:author="Rev 7 Allen Wirfs-Brock" w:date="2012-05-01T16:52:00Z">
        <w:r w:rsidRPr="00E77497">
          <w:t>The abstract operation To</w:t>
        </w:r>
      </w:ins>
      <w:ins w:id="5173" w:author="Rev 7 Allen Wirfs-Brock" w:date="2012-05-01T16:54:00Z">
        <w:r>
          <w:t>Property</w:t>
        </w:r>
      </w:ins>
      <w:ins w:id="5174" w:author="Rev 9 Allen Wirfs-Brock" w:date="2012-07-07T16:35:00Z">
        <w:r w:rsidR="00D11231">
          <w:t>Key</w:t>
        </w:r>
      </w:ins>
      <w:ins w:id="5175" w:author="Rev 7 Allen Wirfs-Brock" w:date="2012-05-01T16:52:00Z">
        <w:r w:rsidRPr="00E77497">
          <w:t xml:space="preserve"> converts its </w:t>
        </w:r>
        <w:r w:rsidRPr="006C4D5D">
          <w:rPr>
            <w:rFonts w:ascii="Times New Roman" w:hAnsi="Times New Roman"/>
            <w:i/>
          </w:rPr>
          <w:t>argument</w:t>
        </w:r>
        <w:r w:rsidRPr="00E77497">
          <w:t xml:space="preserve"> to </w:t>
        </w:r>
      </w:ins>
      <w:ins w:id="5176" w:author="Rev 7 Allen Wirfs-Brock" w:date="2012-05-01T16:54:00Z">
        <w:r>
          <w:t xml:space="preserve">a </w:t>
        </w:r>
      </w:ins>
      <w:ins w:id="5177" w:author="Rev 7 Allen Wirfs-Brock" w:date="2012-05-01T16:55:00Z">
        <w:r w:rsidR="006C4D5D">
          <w:t>value that can be used as a</w:t>
        </w:r>
      </w:ins>
      <w:ins w:id="5178" w:author="Rev 10 Allen Wirfs-Brock" w:date="2012-07-09T14:46:00Z">
        <w:r w:rsidR="00664EF3">
          <w:t xml:space="preserve"> </w:t>
        </w:r>
      </w:ins>
      <w:ins w:id="5179" w:author="Rev 7 Allen Wirfs-Brock" w:date="2012-05-01T16:54:00Z">
        <w:r w:rsidR="006C4D5D">
          <w:t>property key</w:t>
        </w:r>
      </w:ins>
      <w:ins w:id="5180" w:author="Rev 7 Allen Wirfs-Brock" w:date="2012-05-01T16:55:00Z">
        <w:r w:rsidR="006C4D5D">
          <w:t xml:space="preserve"> by performing the following steps</w:t>
        </w:r>
      </w:ins>
      <w:ins w:id="5181" w:author="Rev 7 Allen Wirfs-Brock" w:date="2012-05-01T16:52:00Z">
        <w:r w:rsidRPr="009C202C">
          <w:t>:</w:t>
        </w:r>
      </w:ins>
    </w:p>
    <w:p w:rsidR="001F7810" w:rsidRDefault="001F7810" w:rsidP="001F7810">
      <w:pPr>
        <w:pStyle w:val="Alg4"/>
        <w:numPr>
          <w:ilvl w:val="0"/>
          <w:numId w:val="788"/>
        </w:numPr>
        <w:contextualSpacing/>
        <w:rPr>
          <w:ins w:id="5182" w:author="Rev 7 Allen Wirfs-Brock" w:date="2012-05-01T16:52:00Z"/>
        </w:rPr>
      </w:pPr>
      <w:ins w:id="5183" w:author="Rev 7 Allen Wirfs-Brock" w:date="2012-05-01T16:52:00Z">
        <w:r>
          <w:t>ReturnIfAbrupt(</w:t>
        </w:r>
      </w:ins>
      <w:ins w:id="5184" w:author="Rev 7 Allen Wirfs-Brock" w:date="2012-05-01T16:55:00Z">
        <w:r w:rsidR="006C4D5D">
          <w:rPr>
            <w:i/>
          </w:rPr>
          <w:t>argument</w:t>
        </w:r>
      </w:ins>
      <w:ins w:id="5185" w:author="Rev 7 Allen Wirfs-Brock" w:date="2012-05-01T16:52:00Z">
        <w:r>
          <w:t>).</w:t>
        </w:r>
      </w:ins>
    </w:p>
    <w:p w:rsidR="006C4D5D" w:rsidRDefault="006C4D5D" w:rsidP="001F7810">
      <w:pPr>
        <w:pStyle w:val="Alg2"/>
        <w:numPr>
          <w:ilvl w:val="0"/>
          <w:numId w:val="788"/>
        </w:numPr>
        <w:rPr>
          <w:ins w:id="5186" w:author="Rev 7 Allen Wirfs-Brock" w:date="2012-05-01T16:56:00Z"/>
        </w:rPr>
      </w:pPr>
      <w:ins w:id="5187" w:author="Rev 7 Allen Wirfs-Brock" w:date="2012-05-01T16:56:00Z">
        <w:r>
          <w:t>If Type(</w:t>
        </w:r>
        <w:r w:rsidRPr="006C4D5D">
          <w:rPr>
            <w:i/>
          </w:rPr>
          <w:t>argument</w:t>
        </w:r>
        <w:r>
          <w:t>) is Object, then</w:t>
        </w:r>
      </w:ins>
    </w:p>
    <w:p w:rsidR="006C4D5D" w:rsidRDefault="001F7810" w:rsidP="006C4D5D">
      <w:pPr>
        <w:pStyle w:val="Alg2"/>
        <w:numPr>
          <w:ilvl w:val="1"/>
          <w:numId w:val="788"/>
        </w:numPr>
        <w:rPr>
          <w:ins w:id="5188" w:author="Rev 7 Allen Wirfs-Brock" w:date="2012-05-01T17:04:00Z"/>
        </w:rPr>
      </w:pPr>
      <w:ins w:id="5189" w:author="Rev 7 Allen Wirfs-Brock" w:date="2012-05-01T16:52:00Z">
        <w:r w:rsidRPr="00E77497">
          <w:t xml:space="preserve">If </w:t>
        </w:r>
      </w:ins>
      <w:ins w:id="5190" w:author="Rev 7 Allen Wirfs-Brock" w:date="2012-05-01T17:03:00Z">
        <w:r w:rsidR="006C4D5D">
          <w:rPr>
            <w:i/>
          </w:rPr>
          <w:t>argument</w:t>
        </w:r>
      </w:ins>
      <w:ins w:id="5191" w:author="Rev 7 Allen Wirfs-Brock" w:date="2012-05-01T16:52:00Z">
        <w:r w:rsidRPr="00E77497">
          <w:t xml:space="preserve"> </w:t>
        </w:r>
      </w:ins>
      <w:ins w:id="5192" w:author="Rev 7 Allen Wirfs-Brock" w:date="2012-05-01T17:04:00Z">
        <w:r w:rsidR="006C4D5D">
          <w:t>has a [[NativeBrand]] internal property whose value is NativePrivateName, then</w:t>
        </w:r>
      </w:ins>
    </w:p>
    <w:p w:rsidR="001F7810" w:rsidRPr="00E77497" w:rsidRDefault="006C4D5D" w:rsidP="006C4D5D">
      <w:pPr>
        <w:pStyle w:val="Alg2"/>
        <w:numPr>
          <w:ilvl w:val="2"/>
          <w:numId w:val="788"/>
        </w:numPr>
        <w:rPr>
          <w:ins w:id="5193" w:author="Rev 7 Allen Wirfs-Brock" w:date="2012-05-01T16:52:00Z"/>
        </w:rPr>
      </w:pPr>
      <w:ins w:id="5194" w:author="Rev 7 Allen Wirfs-Brock" w:date="2012-05-01T17:05:00Z">
        <w:r>
          <w:t>R</w:t>
        </w:r>
      </w:ins>
      <w:ins w:id="5195" w:author="Rev 7 Allen Wirfs-Brock" w:date="2012-05-01T17:04:00Z">
        <w:r>
          <w:t xml:space="preserve">eturn </w:t>
        </w:r>
        <w:r w:rsidRPr="006C4D5D">
          <w:rPr>
            <w:i/>
          </w:rPr>
          <w:t>argument</w:t>
        </w:r>
        <w:r>
          <w:t>.</w:t>
        </w:r>
      </w:ins>
    </w:p>
    <w:p w:rsidR="001F7810" w:rsidRPr="00E77497" w:rsidRDefault="001F7810" w:rsidP="001F7810">
      <w:pPr>
        <w:pStyle w:val="Alg2"/>
        <w:numPr>
          <w:ilvl w:val="0"/>
          <w:numId w:val="788"/>
        </w:numPr>
        <w:spacing w:after="220"/>
        <w:rPr>
          <w:ins w:id="5196" w:author="Rev 7 Allen Wirfs-Brock" w:date="2012-05-01T16:52:00Z"/>
        </w:rPr>
      </w:pPr>
      <w:ins w:id="5197" w:author="Rev 7 Allen Wirfs-Brock" w:date="2012-05-01T16:52:00Z">
        <w:r w:rsidRPr="00E77497">
          <w:t xml:space="preserve">Return </w:t>
        </w:r>
      </w:ins>
      <w:ins w:id="5198" w:author="Rev 7 Allen Wirfs-Brock" w:date="2012-05-01T16:57:00Z">
        <w:r w:rsidR="006C4D5D">
          <w:t>ToString(</w:t>
        </w:r>
        <w:r w:rsidR="006C4D5D">
          <w:rPr>
            <w:i/>
          </w:rPr>
          <w:t>argument</w:t>
        </w:r>
        <w:r w:rsidR="006C4D5D">
          <w:t>)</w:t>
        </w:r>
      </w:ins>
      <w:ins w:id="5199" w:author="Rev 7 Allen Wirfs-Brock" w:date="2012-05-01T16:52:00Z">
        <w:r w:rsidRPr="00E77497">
          <w:t>.</w:t>
        </w:r>
      </w:ins>
    </w:p>
    <w:p w:rsidR="00852030" w:rsidRDefault="00852030" w:rsidP="002F0FA8">
      <w:pPr>
        <w:pStyle w:val="Heading2"/>
        <w:numPr>
          <w:ilvl w:val="0"/>
          <w:numId w:val="0"/>
        </w:numPr>
        <w:rPr>
          <w:ins w:id="5200" w:author="Rev 6 Allen Wirfs-Brock" w:date="2012-02-22T15:50:00Z"/>
        </w:rPr>
      </w:pPr>
      <w:bookmarkStart w:id="5201" w:name="_Toc339020311"/>
      <w:ins w:id="5202" w:author="Rev 6 Allen Wirfs-Brock" w:date="2012-02-22T15:50:00Z">
        <w:r>
          <w:t>9.2</w:t>
        </w:r>
        <w:r>
          <w:tab/>
          <w:t xml:space="preserve">Testing </w:t>
        </w:r>
      </w:ins>
      <w:ins w:id="5203" w:author="Rev 6 Allen Wirfs-Brock" w:date="2012-02-22T15:53:00Z">
        <w:r>
          <w:t>and Comparis</w:t>
        </w:r>
        <w:del w:id="5204" w:author="Rev 11 Allen Wirfs-Brock" w:date="2012-10-24T09:04:00Z">
          <w:r w:rsidDel="00703487">
            <w:delText>i</w:delText>
          </w:r>
        </w:del>
        <w:r>
          <w:t xml:space="preserve">on </w:t>
        </w:r>
      </w:ins>
      <w:ins w:id="5205" w:author="Rev 6 Allen Wirfs-Brock" w:date="2012-02-22T15:50:00Z">
        <w:r>
          <w:t>Operation</w:t>
        </w:r>
      </w:ins>
      <w:ins w:id="5206" w:author="Rev 6 Allen Wirfs-Brock" w:date="2012-02-22T15:53:00Z">
        <w:r>
          <w:t>s</w:t>
        </w:r>
      </w:ins>
      <w:bookmarkEnd w:id="5201"/>
    </w:p>
    <w:p w:rsidR="004C02EF" w:rsidRPr="00E77497" w:rsidRDefault="004C02EF" w:rsidP="00FE23BC">
      <w:pPr>
        <w:pStyle w:val="Heading3"/>
        <w:numPr>
          <w:ilvl w:val="0"/>
          <w:numId w:val="0"/>
        </w:numPr>
      </w:pPr>
      <w:bookmarkStart w:id="5207" w:name="_Toc339020312"/>
      <w:r w:rsidRPr="00E77497">
        <w:t>9</w:t>
      </w:r>
      <w:ins w:id="5208" w:author="Rev 6 Allen Wirfs-Brock" w:date="2012-02-22T15:51:00Z">
        <w:r w:rsidR="00852030">
          <w:t>.2</w:t>
        </w:r>
      </w:ins>
      <w:r w:rsidRPr="00E77497">
        <w:t>.1</w:t>
      </w:r>
      <w:del w:id="5209" w:author="Rev 6 Allen Wirfs-Brock" w:date="2012-02-22T15:51:00Z">
        <w:r w:rsidRPr="00E77497" w:rsidDel="00852030">
          <w:delText>0</w:delText>
        </w:r>
      </w:del>
      <w:r w:rsidRPr="00E77497">
        <w:tab/>
        <w:t>CheckObjectCoercible</w:t>
      </w:r>
      <w:bookmarkEnd w:id="5153"/>
      <w:bookmarkEnd w:id="5154"/>
      <w:bookmarkEnd w:id="5155"/>
      <w:bookmarkEnd w:id="5156"/>
      <w:bookmarkEnd w:id="5207"/>
    </w:p>
    <w:p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ins w:id="5210" w:author="Rev 8 Allen Wirfs-Brock" w:date="2012-06-13T12:40:00Z">
        <w:r w:rsidR="00386630">
          <w:fldChar w:fldCharType="begin"/>
        </w:r>
        <w:r w:rsidR="00386630">
          <w:instrText xml:space="preserve"> REF _Ref327354583 \h </w:instrText>
        </w:r>
      </w:ins>
      <w:r w:rsidR="00386630">
        <w:fldChar w:fldCharType="separate"/>
      </w:r>
      <w:ins w:id="5211" w:author="Rev 10 Allen Wirfs-Brock" w:date="2012-09-27T11:54:00Z">
        <w:r w:rsidR="00AE6982">
          <w:t xml:space="preserve">Table </w:t>
        </w:r>
        <w:r w:rsidR="00AE6982">
          <w:rPr>
            <w:noProof/>
          </w:rPr>
          <w:t>17</w:t>
        </w:r>
      </w:ins>
      <w:ins w:id="5212" w:author="Rev 8 Allen Wirfs-Brock" w:date="2012-06-13T12:40:00Z">
        <w:r w:rsidR="00386630">
          <w:fldChar w:fldCharType="end"/>
        </w:r>
      </w:ins>
      <w:r w:rsidRPr="00E77497">
        <w:t>:</w:t>
      </w:r>
    </w:p>
    <w:p w:rsidR="004C02EF" w:rsidRPr="00E77497" w:rsidRDefault="00386630" w:rsidP="00AA1FF6">
      <w:pPr>
        <w:pStyle w:val="Tabletitle"/>
      </w:pPr>
      <w:bookmarkStart w:id="5213" w:name="_Ref327354583"/>
      <w:ins w:id="5214" w:author="Rev 8 Allen Wirfs-Brock" w:date="2012-06-13T12:40:00Z">
        <w:r>
          <w:lastRenderedPageBreak/>
          <w:t xml:space="preserve">Table </w:t>
        </w:r>
        <w:r>
          <w:fldChar w:fldCharType="begin"/>
        </w:r>
        <w:r>
          <w:instrText xml:space="preserve"> SEQ Table \* ARABIC </w:instrText>
        </w:r>
      </w:ins>
      <w:r>
        <w:fldChar w:fldCharType="separate"/>
      </w:r>
      <w:ins w:id="5215" w:author="Rev 11 Allen Wirfs-Brock" w:date="2012-10-09T13:03:00Z">
        <w:r w:rsidR="00BD246C">
          <w:rPr>
            <w:noProof/>
          </w:rPr>
          <w:t>17</w:t>
        </w:r>
      </w:ins>
      <w:ins w:id="5216" w:author="Rev 8 Allen Wirfs-Brock" w:date="2012-06-13T12:40:00Z">
        <w:r>
          <w:fldChar w:fldCharType="end"/>
        </w:r>
      </w:ins>
      <w:bookmarkEnd w:id="5213"/>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2F0FA8">
        <w:tblPrEx>
          <w:tblLook w:val="0000" w:firstRow="0" w:lastRow="0" w:firstColumn="0" w:lastColumn="0" w:noHBand="0" w:noVBand="0"/>
        </w:tblPrEx>
        <w:trPr>
          <w:jc w:val="center"/>
          <w:ins w:id="5217" w:author="Rev 6 Allen Wirfs-Brock" w:date="2012-02-16T18:22:00Z"/>
        </w:trPr>
        <w:tc>
          <w:tcPr>
            <w:tcW w:w="1998" w:type="dxa"/>
            <w:tcBorders>
              <w:top w:val="nil"/>
            </w:tcBorders>
          </w:tcPr>
          <w:p w:rsidR="00CB4C00" w:rsidRPr="00E77497" w:rsidRDefault="00CB4C00" w:rsidP="000348AE">
            <w:pPr>
              <w:keepNext/>
              <w:spacing w:after="60"/>
              <w:rPr>
                <w:ins w:id="5218" w:author="Rev 6 Allen Wirfs-Brock" w:date="2012-02-16T18:22:00Z"/>
              </w:rPr>
            </w:pPr>
            <w:ins w:id="5219" w:author="Rev 6 Allen Wirfs-Brock" w:date="2012-02-16T18:22:00Z">
              <w:r>
                <w:t>Completion Record</w:t>
              </w:r>
            </w:ins>
          </w:p>
        </w:tc>
        <w:tc>
          <w:tcPr>
            <w:tcW w:w="6858" w:type="dxa"/>
            <w:tcBorders>
              <w:top w:val="nil"/>
            </w:tcBorders>
          </w:tcPr>
          <w:p w:rsidR="00CB4C00" w:rsidRPr="00E77497" w:rsidRDefault="00CB4C00" w:rsidP="0095410B">
            <w:pPr>
              <w:keepNext/>
              <w:spacing w:after="60"/>
              <w:rPr>
                <w:ins w:id="5220" w:author="Rev 6 Allen Wirfs-Brock" w:date="2012-02-16T18:22:00Z"/>
              </w:rPr>
            </w:pPr>
            <w:ins w:id="5221"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5222" w:author="Rev 6 Allen Wirfs-Brock" w:date="2012-02-16T18:23:00Z">
              <w:r>
                <w:t>CheckObjectCoercible</w:t>
              </w:r>
            </w:ins>
            <w:ins w:id="5223" w:author="Rev 6 Allen Wirfs-Brock" w:date="2012-02-16T18:22:00Z">
              <w:r>
                <w:t>(</w:t>
              </w:r>
              <w:r w:rsidRPr="0039396D">
                <w:rPr>
                  <w:i/>
                </w:rPr>
                <w:t>argument</w:t>
              </w:r>
              <w:r>
                <w:t>.[[value]])</w:t>
              </w:r>
            </w:ins>
          </w:p>
        </w:tc>
      </w:tr>
      <w:tr w:rsidR="004C02EF" w:rsidRPr="004D1BD1" w:rsidTr="002F0FA8">
        <w:trPr>
          <w:jc w:val="center"/>
        </w:trPr>
        <w:tc>
          <w:tcPr>
            <w:tcW w:w="1998" w:type="dxa"/>
            <w:tcBorders>
              <w:top w:val="nil"/>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ins w:id="5224" w:author="Rev 6 Allen Wirfs-Brock" w:date="2012-02-22T15:51:00Z">
              <w:r w:rsidR="00852030">
                <w:t xml:space="preserve"> </w:t>
              </w:r>
              <w:r w:rsidR="00852030" w:rsidRPr="006E1632">
                <w:rPr>
                  <w:i/>
                </w:rPr>
                <w:t>argument</w:t>
              </w:r>
            </w:ins>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ins w:id="5225" w:author="Rev 6 Allen Wirfs-Brock" w:date="2012-02-22T15:52:00Z">
              <w:r w:rsidR="00852030" w:rsidRPr="006A5E27">
                <w:rPr>
                  <w:i/>
                </w:rPr>
                <w:t xml:space="preserve"> argument</w:t>
              </w:r>
            </w:ins>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ins w:id="5226" w:author="Rev 6 Allen Wirfs-Brock" w:date="2012-02-22T15:52:00Z">
              <w:r w:rsidR="00852030" w:rsidRPr="006A5E27">
                <w:rPr>
                  <w:i/>
                </w:rPr>
                <w:t xml:space="preserve"> argument</w:t>
              </w:r>
            </w:ins>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spacing w:after="60"/>
            </w:pPr>
            <w:r w:rsidRPr="00E65A34">
              <w:t>Return</w:t>
            </w:r>
            <w:ins w:id="5227" w:author="Rev 6 Allen Wirfs-Brock" w:date="2012-02-22T15:52:00Z">
              <w:r w:rsidR="00852030" w:rsidRPr="006A5E27">
                <w:rPr>
                  <w:i/>
                </w:rPr>
                <w:t xml:space="preserve"> argument</w:t>
              </w:r>
            </w:ins>
          </w:p>
        </w:tc>
      </w:tr>
    </w:tbl>
    <w:p w:rsidR="004C02EF" w:rsidRPr="004D1BD1" w:rsidRDefault="004C02EF" w:rsidP="002F0FA8">
      <w:pPr>
        <w:pStyle w:val="Heading3"/>
        <w:numPr>
          <w:ilvl w:val="0"/>
          <w:numId w:val="0"/>
        </w:numPr>
      </w:pPr>
      <w:bookmarkStart w:id="5228" w:name="_Toc235503370"/>
      <w:bookmarkStart w:id="5229" w:name="_Toc241509145"/>
      <w:bookmarkStart w:id="5230" w:name="_Toc244416632"/>
      <w:bookmarkStart w:id="5231" w:name="_Toc276630996"/>
      <w:bookmarkStart w:id="5232" w:name="_Toc339020313"/>
      <w:r w:rsidRPr="004D1BD1">
        <w:t>9.</w:t>
      </w:r>
      <w:del w:id="5233" w:author="Rev 6 Allen Wirfs-Brock" w:date="2012-02-22T15:52:00Z">
        <w:r w:rsidRPr="004D1BD1" w:rsidDel="00852030">
          <w:delText>11</w:delText>
        </w:r>
      </w:del>
      <w:ins w:id="5234" w:author="Rev 6 Allen Wirfs-Brock" w:date="2012-02-22T15:52:00Z">
        <w:r w:rsidR="00852030">
          <w:t>2.2</w:t>
        </w:r>
      </w:ins>
      <w:r w:rsidRPr="004D1BD1">
        <w:tab/>
        <w:t>IsCallable</w:t>
      </w:r>
      <w:bookmarkEnd w:id="5228"/>
      <w:bookmarkEnd w:id="5229"/>
      <w:bookmarkEnd w:id="5230"/>
      <w:bookmarkEnd w:id="5231"/>
      <w:bookmarkEnd w:id="5232"/>
    </w:p>
    <w:p w:rsidR="004C02EF" w:rsidRPr="009C202C" w:rsidRDefault="004C02EF" w:rsidP="004C02EF">
      <w:r w:rsidRPr="00E65A34">
        <w:t xml:space="preserve">The abstract operation IsCallable determines if its </w:t>
      </w:r>
      <w:r w:rsidRPr="00002F60">
        <w:rPr>
          <w:rFonts w:ascii="Times New Roman" w:hAnsi="Times New Roman"/>
          <w:i/>
        </w:rPr>
        <w:t>argument</w:t>
      </w:r>
      <w:r w:rsidRPr="00E65A34">
        <w:t>, which must be an ECMAScript language value</w:t>
      </w:r>
      <w:ins w:id="5235" w:author="Rev 11 Allen Wirfs-Brock" w:date="2012-10-25T19:04:00Z">
        <w:r w:rsidR="008C06E6">
          <w:t xml:space="preserve"> or a Completion Record</w:t>
        </w:r>
      </w:ins>
      <w:r w:rsidRPr="00E65A34">
        <w:t xml:space="preserve">, is a callable function Object according to </w:t>
      </w:r>
      <w:ins w:id="5236" w:author="Rev 8 Allen Wirfs-Brock" w:date="2012-06-13T12:42:00Z">
        <w:r w:rsidR="00386630">
          <w:fldChar w:fldCharType="begin"/>
        </w:r>
        <w:r w:rsidR="00386630">
          <w:instrText xml:space="preserve"> REF _Ref327354668 \h </w:instrText>
        </w:r>
      </w:ins>
      <w:r w:rsidR="00386630">
        <w:fldChar w:fldCharType="separate"/>
      </w:r>
      <w:ins w:id="5237" w:author="Rev 10 Allen Wirfs-Brock" w:date="2012-09-27T11:54:00Z">
        <w:r w:rsidR="00AE6982">
          <w:t xml:space="preserve">Table </w:t>
        </w:r>
        <w:r w:rsidR="00AE6982">
          <w:rPr>
            <w:noProof/>
          </w:rPr>
          <w:t>18</w:t>
        </w:r>
      </w:ins>
      <w:ins w:id="5238" w:author="Rev 8 Allen Wirfs-Brock" w:date="2012-06-13T12:42:00Z">
        <w:r w:rsidR="00386630">
          <w:fldChar w:fldCharType="end"/>
        </w:r>
      </w:ins>
      <w:r w:rsidRPr="009C202C">
        <w:t>:</w:t>
      </w:r>
    </w:p>
    <w:p w:rsidR="004C02EF" w:rsidRPr="00E77497" w:rsidRDefault="00386630" w:rsidP="00AA1FF6">
      <w:pPr>
        <w:pStyle w:val="Tabletitle"/>
      </w:pPr>
      <w:bookmarkStart w:id="5239" w:name="_Ref327354668"/>
      <w:ins w:id="5240" w:author="Rev 8 Allen Wirfs-Brock" w:date="2012-06-13T12:41:00Z">
        <w:r>
          <w:t xml:space="preserve">Table </w:t>
        </w:r>
        <w:r>
          <w:fldChar w:fldCharType="begin"/>
        </w:r>
        <w:r>
          <w:instrText xml:space="preserve"> SEQ Table \* ARABIC </w:instrText>
        </w:r>
      </w:ins>
      <w:r>
        <w:fldChar w:fldCharType="separate"/>
      </w:r>
      <w:ins w:id="5241" w:author="Rev 11 Allen Wirfs-Brock" w:date="2012-10-09T13:03:00Z">
        <w:r w:rsidR="00BD246C">
          <w:rPr>
            <w:noProof/>
          </w:rPr>
          <w:t>18</w:t>
        </w:r>
      </w:ins>
      <w:ins w:id="5242" w:author="Rev 8 Allen Wirfs-Brock" w:date="2012-06-13T12:41:00Z">
        <w:r>
          <w:fldChar w:fldCharType="end"/>
        </w:r>
      </w:ins>
      <w:bookmarkEnd w:id="5239"/>
      <w:ins w:id="5243"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ins w:id="5244" w:author="Rev 6 Allen Wirfs-Brock" w:date="2012-02-16T18:23:00Z"/>
        </w:trPr>
        <w:tc>
          <w:tcPr>
            <w:tcW w:w="1998" w:type="dxa"/>
            <w:tcBorders>
              <w:top w:val="nil"/>
            </w:tcBorders>
          </w:tcPr>
          <w:p w:rsidR="00CB4C00" w:rsidRPr="00E77497" w:rsidRDefault="00CB4C00" w:rsidP="000348AE">
            <w:pPr>
              <w:keepNext/>
              <w:spacing w:after="60"/>
              <w:rPr>
                <w:ins w:id="5245" w:author="Rev 6 Allen Wirfs-Brock" w:date="2012-02-16T18:23:00Z"/>
              </w:rPr>
            </w:pPr>
            <w:ins w:id="5246" w:author="Rev 6 Allen Wirfs-Brock" w:date="2012-02-16T18:23:00Z">
              <w:r>
                <w:t>Completion Record</w:t>
              </w:r>
            </w:ins>
          </w:p>
        </w:tc>
        <w:tc>
          <w:tcPr>
            <w:tcW w:w="6858" w:type="dxa"/>
            <w:tcBorders>
              <w:top w:val="nil"/>
            </w:tcBorders>
          </w:tcPr>
          <w:p w:rsidR="00CB4C00" w:rsidRPr="00E77497" w:rsidRDefault="00CB4C00" w:rsidP="005D449B">
            <w:pPr>
              <w:keepNext/>
              <w:spacing w:after="60"/>
              <w:rPr>
                <w:ins w:id="5247" w:author="Rev 6 Allen Wirfs-Brock" w:date="2012-02-16T18:23:00Z"/>
              </w:rPr>
            </w:pPr>
            <w:ins w:id="5248" w:author="Rev 6 Allen Wirfs-Brock" w:date="2012-02-16T18:23:00Z">
              <w:r>
                <w:t>If</w:t>
              </w:r>
            </w:ins>
            <w:ins w:id="5249" w:author="Rev 11 Allen Wirfs-Brock" w:date="2012-10-26T12:19:00Z">
              <w:r w:rsidR="005D449B">
                <w:t xml:space="preserve"> </w:t>
              </w:r>
            </w:ins>
            <w:ins w:id="5250" w:author="Rev 6 Allen Wirfs-Brock" w:date="2012-02-16T18:23:00Z">
              <w:del w:id="5251" w:author="Rev 11 Allen Wirfs-Brock" w:date="2012-10-26T12:18:00Z">
                <w:r w:rsidDel="005D449B">
                  <w:delText xml:space="preserve"> </w:delText>
                </w:r>
                <w:r w:rsidRPr="00002F60" w:rsidDel="005D449B">
                  <w:rPr>
                    <w:rFonts w:ascii="Times New Roman" w:hAnsi="Times New Roman"/>
                    <w:i/>
                  </w:rPr>
                  <w:delText>argument</w:delText>
                </w:r>
                <w:r w:rsidDel="005D449B">
                  <w:delText xml:space="preserve"> </w:delText>
                </w:r>
              </w:del>
            </w:ins>
            <w:ins w:id="5252" w:author="Rev 11 Allen Wirfs-Brock" w:date="2012-10-26T12:18:00Z">
              <w:r w:rsidR="005D449B" w:rsidRPr="005D449B">
                <w:rPr>
                  <w:rFonts w:ascii="Times New Roman" w:hAnsi="Times New Roman"/>
                  <w:i/>
                </w:rPr>
                <w:t>argument</w:t>
              </w:r>
              <w:r w:rsidR="005D449B">
                <w:t xml:space="preserve"> </w:t>
              </w:r>
            </w:ins>
            <w:ins w:id="5253" w:author="Rev 6 Allen Wirfs-Brock" w:date="2012-02-16T18:23:00Z">
              <w:r>
                <w:t xml:space="preserve">is an abrupt completion, return </w:t>
              </w:r>
              <w:r w:rsidRPr="00002F60">
                <w:rPr>
                  <w:rFonts w:ascii="Times New Roman" w:hAnsi="Times New Roman"/>
                  <w:i/>
                </w:rPr>
                <w:t>argument</w:t>
              </w:r>
              <w:r>
                <w:t>. Otherwise return IsCallable(</w:t>
              </w:r>
            </w:ins>
            <w:ins w:id="5254" w:author="Rev 11 Allen Wirfs-Brock" w:date="2012-10-26T12:19:00Z">
              <w:r w:rsidR="005D449B" w:rsidRPr="005D449B">
                <w:rPr>
                  <w:rFonts w:ascii="Times New Roman" w:hAnsi="Times New Roman"/>
                  <w:i/>
                </w:rPr>
                <w:t>argument</w:t>
              </w:r>
            </w:ins>
            <w:ins w:id="5255" w:author="Rev 6 Allen Wirfs-Brock" w:date="2012-02-16T18:23:00Z">
              <w:del w:id="5256" w:author="Rev 11 Allen Wirfs-Brock" w:date="2012-10-26T12:19:00Z">
                <w:r w:rsidRPr="00002F60" w:rsidDel="005D449B">
                  <w:rPr>
                    <w:rFonts w:ascii="Times New Roman" w:hAnsi="Times New Roman"/>
                    <w:i/>
                  </w:rPr>
                  <w:delText>argument</w:delText>
                </w:r>
              </w:del>
              <w:r>
                <w:t>.[[value]])</w:t>
              </w:r>
            </w:ins>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4C02EF" w:rsidP="00E83F05">
            <w:pPr>
              <w:spacing w:after="60"/>
            </w:pPr>
            <w:r w:rsidRPr="00E77497">
              <w:t xml:space="preserve">If </w:t>
            </w:r>
            <w:del w:id="5257" w:author="Rev 6 Allen Wirfs-Brock" w:date="2012-02-16T18:31:00Z">
              <w:r w:rsidRPr="00002F60" w:rsidDel="00E83F05">
                <w:rPr>
                  <w:rFonts w:ascii="Times New Roman" w:hAnsi="Times New Roman"/>
                  <w:i/>
                </w:rPr>
                <w:delText xml:space="preserve">the </w:delText>
              </w:r>
            </w:del>
            <w:r w:rsidRPr="00002F60">
              <w:rPr>
                <w:rFonts w:ascii="Times New Roman" w:hAnsi="Times New Roman"/>
                <w:i/>
              </w:rPr>
              <w:t>argument</w:t>
            </w:r>
            <w:r w:rsidRPr="00E77497">
              <w:t xml:space="preserve"> </w:t>
            </w:r>
            <w:del w:id="5258"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rsidR="004C02EF" w:rsidRPr="00E77497" w:rsidRDefault="004C02EF" w:rsidP="006E1632">
      <w:pPr>
        <w:pStyle w:val="Heading3"/>
        <w:numPr>
          <w:ilvl w:val="0"/>
          <w:numId w:val="0"/>
        </w:numPr>
      </w:pPr>
      <w:bookmarkStart w:id="5259" w:name="_Toc235503371"/>
      <w:bookmarkStart w:id="5260" w:name="_Toc241509146"/>
      <w:bookmarkStart w:id="5261" w:name="_Toc244416633"/>
      <w:bookmarkStart w:id="5262" w:name="_Toc276630997"/>
      <w:bookmarkStart w:id="5263" w:name="_Toc339020314"/>
      <w:r w:rsidRPr="00E77497">
        <w:t>9.</w:t>
      </w:r>
      <w:del w:id="5264" w:author="Rev 6 Allen Wirfs-Brock" w:date="2012-02-22T15:54:00Z">
        <w:r w:rsidRPr="00E77497" w:rsidDel="00852030">
          <w:delText>12</w:delText>
        </w:r>
      </w:del>
      <w:ins w:id="5265" w:author="Rev 6 Allen Wirfs-Brock" w:date="2012-02-22T15:54:00Z">
        <w:r w:rsidR="00852030">
          <w:t>2.3</w:t>
        </w:r>
      </w:ins>
      <w:r w:rsidRPr="00E77497">
        <w:tab/>
        <w:t>The SameValue Algorithm</w:t>
      </w:r>
      <w:bookmarkEnd w:id="5259"/>
      <w:bookmarkEnd w:id="5260"/>
      <w:bookmarkEnd w:id="5261"/>
      <w:bookmarkEnd w:id="5262"/>
      <w:bookmarkEnd w:id="5263"/>
    </w:p>
    <w:p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E83F05" w:rsidRDefault="002861C6" w:rsidP="00E83F05">
      <w:pPr>
        <w:pStyle w:val="Alg4"/>
        <w:numPr>
          <w:ilvl w:val="0"/>
          <w:numId w:val="355"/>
        </w:numPr>
        <w:contextualSpacing/>
        <w:rPr>
          <w:ins w:id="5266" w:author="Rev 6 Allen Wirfs-Brock" w:date="2012-02-16T18:32:00Z"/>
        </w:rPr>
      </w:pPr>
      <w:ins w:id="5267" w:author="Rev 6 Allen Wirfs-Brock" w:date="2012-02-23T13:23:00Z">
        <w:r>
          <w:t>ReturnIfAbrupt(</w:t>
        </w:r>
        <w:r>
          <w:rPr>
            <w:i/>
          </w:rPr>
          <w:t>x</w:t>
        </w:r>
        <w:r>
          <w:t>)</w:t>
        </w:r>
      </w:ins>
      <w:ins w:id="5268" w:author="Rev 6 Allen Wirfs-Brock" w:date="2012-02-16T18:32:00Z">
        <w:r w:rsidR="00E83F05">
          <w:t>.</w:t>
        </w:r>
      </w:ins>
    </w:p>
    <w:p w:rsidR="00E83F05" w:rsidRDefault="002861C6" w:rsidP="00E83F05">
      <w:pPr>
        <w:pStyle w:val="Alg4"/>
        <w:numPr>
          <w:ilvl w:val="0"/>
          <w:numId w:val="355"/>
        </w:numPr>
        <w:contextualSpacing/>
        <w:rPr>
          <w:ins w:id="5269" w:author="Rev 6 Allen Wirfs-Brock" w:date="2012-02-16T18:32:00Z"/>
        </w:rPr>
      </w:pPr>
      <w:ins w:id="5270" w:author="Rev 6 Allen Wirfs-Brock" w:date="2012-02-23T13:23:00Z">
        <w:r>
          <w:t>ReturnIfAbrupt(</w:t>
        </w:r>
        <w:r>
          <w:rPr>
            <w:i/>
          </w:rPr>
          <w:t>y</w:t>
        </w:r>
        <w:r>
          <w:t>)</w:t>
        </w:r>
      </w:ins>
      <w:ins w:id="5271" w:author="Rev 6 Allen Wirfs-Brock" w:date="2012-02-16T18:32:00Z">
        <w:r w:rsidR="00E83F05">
          <w:t>.</w:t>
        </w:r>
      </w:ins>
    </w:p>
    <w:p w:rsidR="00B07504" w:rsidDel="00E82328" w:rsidRDefault="00B07504" w:rsidP="009A20C6">
      <w:pPr>
        <w:pStyle w:val="Alg4"/>
        <w:numPr>
          <w:ilvl w:val="0"/>
          <w:numId w:val="355"/>
        </w:numPr>
        <w:rPr>
          <w:ins w:id="5272" w:author="Rev 6 Allen Wirfs-Brock" w:date="2012-02-22T12:22:00Z"/>
          <w:del w:id="5273" w:author="Rev 7 Allen Wirfs-Brock" w:date="2012-04-09T16:24:00Z"/>
        </w:rPr>
      </w:pPr>
      <w:ins w:id="5274" w:author="Rev 6 Allen Wirfs-Brock" w:date="2012-02-22T12:23:00Z">
        <w:del w:id="5275" w:author="Rev 7 Allen Wirfs-Brock" w:date="2012-04-09T16:24:00Z">
          <w:r w:rsidDel="00E82328">
            <w:delText xml:space="preserve">If </w:delText>
          </w:r>
          <w:r w:rsidDel="00E82328">
            <w:rPr>
              <w:i/>
            </w:rPr>
            <w:delText>x</w:delText>
          </w:r>
          <w:r w:rsidRPr="00E77497" w:rsidDel="00E82328">
            <w:delText xml:space="preserve"> </w:delText>
          </w:r>
          <w:r w:rsidDel="00E82328">
            <w:delText xml:space="preserve">is an Completion Record, let </w:delText>
          </w:r>
        </w:del>
      </w:ins>
      <w:ins w:id="5276" w:author="Rev 6 Allen Wirfs-Brock" w:date="2012-02-22T12:24:00Z">
        <w:del w:id="5277" w:author="Rev 7 Allen Wirfs-Brock" w:date="2012-04-09T16:24:00Z">
          <w:r w:rsidRPr="006E1632" w:rsidDel="00E82328">
            <w:rPr>
              <w:i/>
            </w:rPr>
            <w:delText>x</w:delText>
          </w:r>
          <w:r w:rsidDel="00E82328">
            <w:delText xml:space="preserve"> be</w:delText>
          </w:r>
        </w:del>
      </w:ins>
      <w:ins w:id="5278" w:author="Rev 6 Allen Wirfs-Brock" w:date="2012-02-22T12:23:00Z">
        <w:del w:id="5279" w:author="Rev 7 Allen Wirfs-Brock" w:date="2012-04-09T16:24:00Z">
          <w:r w:rsidDel="00E82328">
            <w:delText xml:space="preserve"> </w:delText>
          </w:r>
          <w:r w:rsidDel="00E82328">
            <w:rPr>
              <w:i/>
            </w:rPr>
            <w:delText>x</w:delText>
          </w:r>
        </w:del>
      </w:ins>
      <w:ins w:id="5280" w:author="Rev 6 Allen Wirfs-Brock" w:date="2012-02-22T12:24:00Z">
        <w:del w:id="5281" w:author="Rev 7 Allen Wirfs-Brock" w:date="2012-04-09T16:24:00Z">
          <w:r w:rsidDel="00E82328">
            <w:delText>.[[value]]</w:delText>
          </w:r>
        </w:del>
      </w:ins>
      <w:ins w:id="5282" w:author="Rev 6 Allen Wirfs-Brock" w:date="2012-02-22T12:23:00Z">
        <w:del w:id="5283" w:author="Rev 7 Allen Wirfs-Brock" w:date="2012-04-09T16:24:00Z">
          <w:r w:rsidDel="00E82328">
            <w:delText xml:space="preserve">. </w:delText>
          </w:r>
        </w:del>
      </w:ins>
    </w:p>
    <w:p w:rsidR="00B07504" w:rsidDel="00E82328" w:rsidRDefault="00B07504" w:rsidP="00B07504">
      <w:pPr>
        <w:pStyle w:val="Alg4"/>
        <w:numPr>
          <w:ilvl w:val="0"/>
          <w:numId w:val="355"/>
        </w:numPr>
        <w:rPr>
          <w:ins w:id="5284" w:author="Rev 6 Allen Wirfs-Brock" w:date="2012-02-22T12:24:00Z"/>
          <w:del w:id="5285" w:author="Rev 7 Allen Wirfs-Brock" w:date="2012-04-09T16:24:00Z"/>
        </w:rPr>
      </w:pPr>
      <w:ins w:id="5286" w:author="Rev 6 Allen Wirfs-Brock" w:date="2012-02-22T12:24:00Z">
        <w:del w:id="5287" w:author="Rev 7 Allen Wirfs-Brock" w:date="2012-04-09T16:24:00Z">
          <w:r w:rsidDel="00E82328">
            <w:delText xml:space="preserve">If </w:delText>
          </w:r>
          <w:r w:rsidDel="00E82328">
            <w:rPr>
              <w:i/>
            </w:rPr>
            <w:delText>y</w:delText>
          </w:r>
          <w:r w:rsidRPr="00E77497" w:rsidDel="00E82328">
            <w:delText xml:space="preserve"> </w:delText>
          </w:r>
          <w:r w:rsidDel="00E82328">
            <w:delText xml:space="preserve">is an Completion Record, let </w:delText>
          </w:r>
          <w:r w:rsidDel="00E82328">
            <w:rPr>
              <w:i/>
            </w:rPr>
            <w:delText>y</w:delText>
          </w:r>
          <w:r w:rsidDel="00E82328">
            <w:delText xml:space="preserve"> be </w:delText>
          </w:r>
        </w:del>
      </w:ins>
      <w:ins w:id="5288" w:author="Rev 6 Allen Wirfs-Brock" w:date="2012-02-22T12:25:00Z">
        <w:del w:id="5289" w:author="Rev 7 Allen Wirfs-Brock" w:date="2012-04-09T16:24:00Z">
          <w:r w:rsidDel="00E82328">
            <w:rPr>
              <w:i/>
            </w:rPr>
            <w:delText>y</w:delText>
          </w:r>
        </w:del>
      </w:ins>
      <w:ins w:id="5290" w:author="Rev 6 Allen Wirfs-Brock" w:date="2012-02-22T12:24:00Z">
        <w:del w:id="5291" w:author="Rev 7 Allen Wirfs-Brock" w:date="2012-04-09T16:24:00Z">
          <w:r w:rsidDel="00E82328">
            <w:delText xml:space="preserve">.[[value]]. </w:delText>
          </w:r>
        </w:del>
      </w:ins>
    </w:p>
    <w:p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rsidR="004C02EF" w:rsidRPr="00E77497" w:rsidRDefault="004C02EF" w:rsidP="009A20C6">
      <w:pPr>
        <w:pStyle w:val="Alg4"/>
        <w:numPr>
          <w:ilvl w:val="0"/>
          <w:numId w:val="355"/>
        </w:numPr>
      </w:pPr>
      <w:r w:rsidRPr="00E77497">
        <w:t>If Type(</w:t>
      </w:r>
      <w:r w:rsidRPr="00E77497">
        <w:rPr>
          <w:i/>
        </w:rPr>
        <w:t>x</w:t>
      </w:r>
      <w:r w:rsidRPr="00E77497">
        <w:t>) is Number, then.</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4C02EF" w:rsidRPr="00E77497" w:rsidRDefault="004C02EF" w:rsidP="009A20C6">
      <w:pPr>
        <w:pStyle w:val="Alg4"/>
        <w:numPr>
          <w:ilvl w:val="1"/>
          <w:numId w:val="355"/>
        </w:numPr>
      </w:pPr>
      <w:r w:rsidRPr="00E77497">
        <w:t xml:space="preserve">Return </w:t>
      </w:r>
      <w:r w:rsidRPr="00E77497">
        <w:rPr>
          <w:b/>
        </w:rPr>
        <w:t>false</w:t>
      </w:r>
      <w:r w:rsidRPr="00E77497">
        <w:t>.</w:t>
      </w:r>
    </w:p>
    <w:p w:rsidR="003B3043" w:rsidRDefault="004C02EF" w:rsidP="009A20C6">
      <w:pPr>
        <w:pStyle w:val="Alg4"/>
        <w:numPr>
          <w:ilvl w:val="0"/>
          <w:numId w:val="355"/>
        </w:numPr>
        <w:rPr>
          <w:ins w:id="5292" w:author="Rev 11 Allen Wirfs-Brock" w:date="2012-10-25T14:46:00Z"/>
        </w:rPr>
      </w:pPr>
      <w:r w:rsidRPr="00E77497">
        <w:t>If Type(</w:t>
      </w:r>
      <w:r w:rsidRPr="00E77497">
        <w:rPr>
          <w:i/>
        </w:rPr>
        <w:t>x</w:t>
      </w:r>
      <w:r w:rsidRPr="00E77497">
        <w:t>) is String, then</w:t>
      </w:r>
    </w:p>
    <w:p w:rsidR="004C02EF" w:rsidRPr="00E77497" w:rsidRDefault="004C02EF" w:rsidP="003B3043">
      <w:pPr>
        <w:pStyle w:val="Alg4"/>
        <w:numPr>
          <w:ilvl w:val="1"/>
          <w:numId w:val="355"/>
        </w:numPr>
      </w:pPr>
      <w:r w:rsidRPr="00E77497">
        <w:t xml:space="preserve"> </w:t>
      </w:r>
      <w:del w:id="5293" w:author="Rev 11 Allen Wirfs-Brock" w:date="2012-10-25T14:47:00Z">
        <w:r w:rsidRPr="00E77497" w:rsidDel="003B3043">
          <w:delText xml:space="preserve">return </w:delText>
        </w:r>
        <w:r w:rsidRPr="00E77497" w:rsidDel="003B3043">
          <w:rPr>
            <w:b/>
          </w:rPr>
          <w:delText xml:space="preserve">true </w:delText>
        </w:r>
        <w:r w:rsidRPr="00E77497" w:rsidDel="003B3043">
          <w:delText>i</w:delText>
        </w:r>
      </w:del>
      <w:ins w:id="5294" w:author="Rev 11 Allen Wirfs-Brock" w:date="2012-10-25T14:47:00Z">
        <w:r w:rsidR="003B3043">
          <w:t>I</w:t>
        </w:r>
      </w:ins>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ins w:id="5295" w:author="Rev 11 Allen Wirfs-Brock" w:date="2012-10-25T14:47:00Z">
        <w:r w:rsidR="003B3043">
          <w:t xml:space="preserve"> </w:t>
        </w:r>
        <w:r w:rsidR="003B3043" w:rsidRPr="00E77497">
          <w:t xml:space="preserve">return </w:t>
        </w:r>
        <w:r w:rsidR="003B3043" w:rsidRPr="00E77497">
          <w:rPr>
            <w:b/>
          </w:rPr>
          <w:t>true</w:t>
        </w:r>
      </w:ins>
      <w:r w:rsidRPr="00E77497">
        <w:t xml:space="preserve">; otherwise, return </w:t>
      </w:r>
      <w:r w:rsidRPr="00E77497">
        <w:rPr>
          <w:b/>
        </w:rPr>
        <w:t>false</w:t>
      </w:r>
      <w:r w:rsidRPr="00E77497">
        <w:t>.</w:t>
      </w:r>
    </w:p>
    <w:p w:rsidR="003B3043" w:rsidRDefault="004C02EF" w:rsidP="009A20C6">
      <w:pPr>
        <w:pStyle w:val="Alg4"/>
        <w:numPr>
          <w:ilvl w:val="0"/>
          <w:numId w:val="355"/>
        </w:numPr>
        <w:rPr>
          <w:ins w:id="5296" w:author="Rev 11 Allen Wirfs-Brock" w:date="2012-10-25T14:48:00Z"/>
        </w:rPr>
      </w:pPr>
      <w:r w:rsidRPr="00E77497">
        <w:t>If Type(</w:t>
      </w:r>
      <w:r w:rsidRPr="00E77497">
        <w:rPr>
          <w:i/>
        </w:rPr>
        <w:t>x</w:t>
      </w:r>
      <w:r w:rsidRPr="00E77497">
        <w:t xml:space="preserve">) is Boolean, </w:t>
      </w:r>
      <w:ins w:id="5297" w:author="Rev 11 Allen Wirfs-Brock" w:date="2012-10-25T14:48:00Z">
        <w:r w:rsidR="003B3043">
          <w:t>then</w:t>
        </w:r>
      </w:ins>
    </w:p>
    <w:p w:rsidR="004C02EF" w:rsidRPr="00E77497" w:rsidRDefault="004C02EF" w:rsidP="003B3043">
      <w:pPr>
        <w:pStyle w:val="Alg4"/>
        <w:numPr>
          <w:ilvl w:val="1"/>
          <w:numId w:val="355"/>
        </w:numPr>
      </w:pPr>
      <w:del w:id="5298" w:author="Rev 11 Allen Wirfs-Brock" w:date="2012-10-25T14:48:00Z">
        <w:r w:rsidRPr="00E77497" w:rsidDel="003B3043">
          <w:delText xml:space="preserve">return </w:delText>
        </w:r>
        <w:r w:rsidRPr="00E77497" w:rsidDel="003B3043">
          <w:rPr>
            <w:b/>
          </w:rPr>
          <w:delText xml:space="preserve">true </w:delText>
        </w:r>
        <w:r w:rsidRPr="00E77497" w:rsidDel="003B3043">
          <w:delText>i</w:delText>
        </w:r>
      </w:del>
      <w:ins w:id="5299" w:author="Rev 11 Allen Wirfs-Brock" w:date="2012-10-25T14:48:00Z">
        <w:r w:rsidR="003B3043">
          <w:t>I</w:t>
        </w:r>
      </w:ins>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ins w:id="5300" w:author="Rev 11 Allen Wirfs-Brock" w:date="2012-10-25T14:48:00Z">
        <w:r w:rsidR="003B3043">
          <w:rPr>
            <w:b/>
          </w:rPr>
          <w:t xml:space="preserve">, then </w:t>
        </w:r>
        <w:r w:rsidR="003B3043" w:rsidRPr="00E77497">
          <w:t xml:space="preserve">return </w:t>
        </w:r>
        <w:r w:rsidR="003B3043" w:rsidRPr="00E77497">
          <w:rPr>
            <w:b/>
          </w:rPr>
          <w:t>true</w:t>
        </w:r>
      </w:ins>
      <w:r w:rsidRPr="00E77497">
        <w:t xml:space="preserve">; otherwise, return </w:t>
      </w:r>
      <w:r w:rsidRPr="00E77497">
        <w:rPr>
          <w:b/>
        </w:rPr>
        <w:t>false</w:t>
      </w:r>
      <w:r w:rsidRPr="00E77497">
        <w:t>.</w:t>
      </w:r>
    </w:p>
    <w:p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5301" w:author="Rev 5 Allen Wirfs-Brock" w:date="2012-01-05T12:52:00Z">
        <w:r w:rsidRPr="00E77497" w:rsidDel="00C30F74">
          <w:delText>refer to</w:delText>
        </w:r>
      </w:del>
      <w:ins w:id="5302" w:author="Rev 5 Allen Wirfs-Brock" w:date="2012-01-05T12:52:00Z">
        <w:r w:rsidR="00C30F74">
          <w:t>are</w:t>
        </w:r>
      </w:ins>
      <w:r w:rsidRPr="00E77497">
        <w:t xml:space="preserve"> the same </w:t>
      </w:r>
      <w:del w:id="5303" w:author="Rev 5 Allen Wirfs-Brock" w:date="2012-01-05T12:54:00Z">
        <w:r w:rsidRPr="00E77497" w:rsidDel="00C30F74">
          <w:delText>object</w:delText>
        </w:r>
      </w:del>
      <w:ins w:id="5304" w:author="Rev 5 Allen Wirfs-Brock" w:date="2012-01-05T12:54:00Z">
        <w:r w:rsidR="00C30F74">
          <w:t>O</w:t>
        </w:r>
        <w:r w:rsidR="00C30F74" w:rsidRPr="00E77497">
          <w:t>bject</w:t>
        </w:r>
        <w:r w:rsidR="00C30F74">
          <w:t xml:space="preserve"> </w:t>
        </w:r>
      </w:ins>
      <w:ins w:id="5305" w:author="Rev 5 Allen Wirfs-Brock" w:date="2012-01-05T12:53:00Z">
        <w:r w:rsidR="00C30F74">
          <w:t>value</w:t>
        </w:r>
      </w:ins>
      <w:r w:rsidRPr="00E77497">
        <w:t xml:space="preserve">. Otherwise, return </w:t>
      </w:r>
      <w:r w:rsidRPr="00E77497">
        <w:rPr>
          <w:b/>
        </w:rPr>
        <w:t>false</w:t>
      </w:r>
      <w:r w:rsidRPr="00E77497">
        <w:t>.</w:t>
      </w:r>
    </w:p>
    <w:p w:rsidR="008C06E6" w:rsidRPr="004D1BD1" w:rsidRDefault="008C06E6" w:rsidP="008C06E6">
      <w:pPr>
        <w:pStyle w:val="Heading3"/>
        <w:numPr>
          <w:ilvl w:val="0"/>
          <w:numId w:val="0"/>
        </w:numPr>
        <w:rPr>
          <w:ins w:id="5306" w:author="Rev 11 Allen Wirfs-Brock" w:date="2012-10-25T19:03:00Z"/>
        </w:rPr>
      </w:pPr>
      <w:bookmarkStart w:id="5307" w:name="_Toc235503372"/>
      <w:bookmarkStart w:id="5308" w:name="_Toc241509147"/>
      <w:bookmarkStart w:id="5309" w:name="_Toc244416634"/>
      <w:bookmarkStart w:id="5310" w:name="_Toc276630998"/>
      <w:bookmarkStart w:id="5311" w:name="_Toc339020315"/>
      <w:ins w:id="5312" w:author="Rev 11 Allen Wirfs-Brock" w:date="2012-10-25T19:03:00Z">
        <w:r w:rsidRPr="004D1BD1">
          <w:t>9.</w:t>
        </w:r>
        <w:r>
          <w:t>2.4</w:t>
        </w:r>
        <w:r w:rsidRPr="004D1BD1">
          <w:tab/>
          <w:t>Is</w:t>
        </w:r>
        <w:r>
          <w:t>Constructor</w:t>
        </w:r>
        <w:bookmarkEnd w:id="5311"/>
      </w:ins>
    </w:p>
    <w:p w:rsidR="008C06E6" w:rsidRDefault="008C06E6" w:rsidP="008C06E6">
      <w:pPr>
        <w:rPr>
          <w:ins w:id="5313" w:author="Rev 11 Allen Wirfs-Brock" w:date="2012-10-25T19:06:00Z"/>
        </w:rPr>
      </w:pPr>
      <w:ins w:id="5314" w:author="Rev 11 Allen Wirfs-Brock" w:date="2012-10-25T19:03:00Z">
        <w:r w:rsidRPr="00E65A34">
          <w:t xml:space="preserve">The abstract operation IsCallable determines if its </w:t>
        </w:r>
        <w:r w:rsidRPr="00002F60">
          <w:rPr>
            <w:rFonts w:ascii="Times New Roman" w:hAnsi="Times New Roman"/>
            <w:i/>
          </w:rPr>
          <w:t>argument</w:t>
        </w:r>
        <w:r w:rsidRPr="00E65A34">
          <w:t>, which must be an ECMAScript language value</w:t>
        </w:r>
      </w:ins>
      <w:ins w:id="5315" w:author="Rev 11 Allen Wirfs-Brock" w:date="2012-10-25T19:05:00Z">
        <w:r>
          <w:t xml:space="preserve"> </w:t>
        </w:r>
        <w:r w:rsidRPr="00E65A34">
          <w:t>value</w:t>
        </w:r>
        <w:r>
          <w:t xml:space="preserve"> or a Completion Record</w:t>
        </w:r>
      </w:ins>
      <w:ins w:id="5316" w:author="Rev 11 Allen Wirfs-Brock" w:date="2012-10-25T19:03:00Z">
        <w:r w:rsidRPr="00E65A34">
          <w:t xml:space="preserve">, is a function </w:t>
        </w:r>
      </w:ins>
      <w:ins w:id="5317" w:author="Rev 11 Allen Wirfs-Brock" w:date="2012-10-25T19:05:00Z">
        <w:r>
          <w:t>object with a [[Construct]] internal method.</w:t>
        </w:r>
      </w:ins>
    </w:p>
    <w:p w:rsidR="008C06E6" w:rsidRDefault="008C06E6" w:rsidP="008C06E6">
      <w:pPr>
        <w:pStyle w:val="Alg4"/>
        <w:numPr>
          <w:ilvl w:val="0"/>
          <w:numId w:val="1102"/>
        </w:numPr>
        <w:contextualSpacing/>
        <w:rPr>
          <w:ins w:id="5318" w:author="Rev 11 Allen Wirfs-Brock" w:date="2012-10-25T19:06:00Z"/>
        </w:rPr>
      </w:pPr>
      <w:ins w:id="5319" w:author="Rev 11 Allen Wirfs-Brock" w:date="2012-10-25T19:06:00Z">
        <w:r>
          <w:lastRenderedPageBreak/>
          <w:t>ReturnIfAbrupt(</w:t>
        </w:r>
      </w:ins>
      <w:ins w:id="5320" w:author="Rev 11 Allen Wirfs-Brock" w:date="2012-10-25T19:09:00Z">
        <w:r w:rsidRPr="008C06E6">
          <w:rPr>
            <w:i/>
          </w:rPr>
          <w:t>argument</w:t>
        </w:r>
      </w:ins>
      <w:ins w:id="5321" w:author="Rev 11 Allen Wirfs-Brock" w:date="2012-10-25T19:06:00Z">
        <w:r>
          <w:t>).</w:t>
        </w:r>
      </w:ins>
    </w:p>
    <w:p w:rsidR="008C06E6" w:rsidRDefault="008C06E6" w:rsidP="008C06E6">
      <w:pPr>
        <w:pStyle w:val="Alg4"/>
        <w:numPr>
          <w:ilvl w:val="0"/>
          <w:numId w:val="1102"/>
        </w:numPr>
        <w:contextualSpacing/>
        <w:rPr>
          <w:ins w:id="5322" w:author="Rev 11 Allen Wirfs-Brock" w:date="2012-10-25T19:06:00Z"/>
        </w:rPr>
      </w:pPr>
      <w:ins w:id="5323" w:author="Rev 11 Allen Wirfs-Brock" w:date="2012-10-25T19:09:00Z">
        <w:r>
          <w:t>If Type(</w:t>
        </w:r>
        <w:r w:rsidRPr="008C06E6">
          <w:rPr>
            <w:i/>
          </w:rPr>
          <w:t>argument</w:t>
        </w:r>
        <w:r>
          <w:t xml:space="preserve">) is not Object, return </w:t>
        </w:r>
        <w:r w:rsidRPr="008C06E6">
          <w:rPr>
            <w:b/>
          </w:rPr>
          <w:t>false</w:t>
        </w:r>
      </w:ins>
      <w:ins w:id="5324" w:author="Rev 11 Allen Wirfs-Brock" w:date="2012-10-25T19:06:00Z">
        <w:r>
          <w:t>.</w:t>
        </w:r>
      </w:ins>
    </w:p>
    <w:p w:rsidR="008C06E6" w:rsidRDefault="008C06E6" w:rsidP="008C06E6">
      <w:pPr>
        <w:pStyle w:val="Alg4"/>
        <w:numPr>
          <w:ilvl w:val="0"/>
          <w:numId w:val="1102"/>
        </w:numPr>
        <w:rPr>
          <w:ins w:id="5325" w:author="Rev 11 Allen Wirfs-Brock" w:date="2012-10-25T19:10:00Z"/>
        </w:rPr>
      </w:pPr>
      <w:ins w:id="5326" w:author="Rev 11 Allen Wirfs-Brock" w:date="2012-10-25T19:10:00Z">
        <w:r>
          <w:t xml:space="preserve">If </w:t>
        </w:r>
        <w:r>
          <w:rPr>
            <w:i/>
            <w:iCs/>
          </w:rPr>
          <w:t>argument</w:t>
        </w:r>
        <w:r>
          <w:t xml:space="preserve"> has a [[Construct]] internal method, </w:t>
        </w:r>
      </w:ins>
      <w:ins w:id="5327" w:author="Rev 11 Allen Wirfs-Brock" w:date="2012-10-25T19:11:00Z">
        <w:r>
          <w:t xml:space="preserve">return </w:t>
        </w:r>
        <w:r>
          <w:rPr>
            <w:b/>
          </w:rPr>
          <w:t>true</w:t>
        </w:r>
        <w:r>
          <w:t>.</w:t>
        </w:r>
      </w:ins>
    </w:p>
    <w:p w:rsidR="008C06E6" w:rsidRDefault="008C06E6" w:rsidP="008C06E6">
      <w:pPr>
        <w:pStyle w:val="Alg4"/>
        <w:numPr>
          <w:ilvl w:val="0"/>
          <w:numId w:val="1102"/>
        </w:numPr>
        <w:spacing w:after="240"/>
        <w:rPr>
          <w:ins w:id="5328" w:author="Rev 11 Allen Wirfs-Brock" w:date="2012-10-25T19:04:00Z"/>
        </w:rPr>
      </w:pPr>
      <w:ins w:id="5329" w:author="Rev 11 Allen Wirfs-Brock" w:date="2012-10-25T19:11:00Z">
        <w:r>
          <w:t>R</w:t>
        </w:r>
      </w:ins>
      <w:ins w:id="5330" w:author="Rev 11 Allen Wirfs-Brock" w:date="2012-10-25T19:06:00Z">
        <w:r w:rsidRPr="00E77497">
          <w:t xml:space="preserve">eturn </w:t>
        </w:r>
        <w:r w:rsidRPr="00E77497">
          <w:rPr>
            <w:b/>
          </w:rPr>
          <w:t>false</w:t>
        </w:r>
        <w:r w:rsidRPr="00E77497">
          <w:t>.</w:t>
        </w:r>
      </w:ins>
    </w:p>
    <w:p w:rsidR="001D4C27" w:rsidRDefault="001D4C27" w:rsidP="008C06E6">
      <w:pPr>
        <w:pStyle w:val="Heading2"/>
        <w:numPr>
          <w:ilvl w:val="0"/>
          <w:numId w:val="0"/>
        </w:numPr>
        <w:rPr>
          <w:ins w:id="5331" w:author="Rev 6 Allen Wirfs-Brock" w:date="2012-02-22T15:59:00Z"/>
        </w:rPr>
      </w:pPr>
      <w:bookmarkStart w:id="5332" w:name="_Toc339020316"/>
      <w:ins w:id="5333" w:author="Rev 6 Allen Wirfs-Brock" w:date="2012-02-22T15:59:00Z">
        <w:r>
          <w:t>9.3</w:t>
        </w:r>
        <w:r>
          <w:tab/>
        </w:r>
        <w:del w:id="5334" w:author="Rev 9 Allen Wirfs-Brock" w:date="2012-07-05T20:00:00Z">
          <w:r w:rsidDel="00EE34CE">
            <w:delText xml:space="preserve">Property Access </w:delText>
          </w:r>
        </w:del>
        <w:r>
          <w:t>Operations</w:t>
        </w:r>
      </w:ins>
      <w:ins w:id="5335" w:author="Rev 9 Allen Wirfs-Brock" w:date="2012-07-05T20:00:00Z">
        <w:r w:rsidR="00EE34CE">
          <w:t xml:space="preserve"> on Objects</w:t>
        </w:r>
      </w:ins>
      <w:bookmarkEnd w:id="5332"/>
    </w:p>
    <w:p w:rsidR="001D4C27" w:rsidRDefault="001D4C27" w:rsidP="006E1632">
      <w:pPr>
        <w:pStyle w:val="Heading3"/>
        <w:numPr>
          <w:ilvl w:val="0"/>
          <w:numId w:val="0"/>
        </w:numPr>
        <w:rPr>
          <w:ins w:id="5336" w:author="Rev 6 Allen Wirfs-Brock" w:date="2012-02-22T16:00:00Z"/>
        </w:rPr>
      </w:pPr>
      <w:bookmarkStart w:id="5337" w:name="_Toc339020317"/>
      <w:ins w:id="5338" w:author="Rev 6 Allen Wirfs-Brock" w:date="2012-02-22T16:00:00Z">
        <w:r>
          <w:t>9.3.1</w:t>
        </w:r>
        <w:r>
          <w:tab/>
          <w:t>Invoke</w:t>
        </w:r>
        <w:bookmarkEnd w:id="5337"/>
      </w:ins>
    </w:p>
    <w:p w:rsidR="001D4C27" w:rsidRPr="00E77497" w:rsidRDefault="001D4C27" w:rsidP="001D4C27">
      <w:pPr>
        <w:rPr>
          <w:ins w:id="5339" w:author="Rev 6 Allen Wirfs-Brock" w:date="2012-02-22T16:02:00Z"/>
        </w:rPr>
      </w:pPr>
      <w:ins w:id="5340" w:author="Rev 6 Allen Wirfs-Brock" w:date="2012-02-22T16:03:00Z">
        <w:r>
          <w:t xml:space="preserve">The </w:t>
        </w:r>
        <w:del w:id="5341" w:author="Rev 9 Allen Wirfs-Brock" w:date="2012-07-07T16:51:00Z">
          <w:r w:rsidDel="000358AB">
            <w:delText xml:space="preserve">Invoke </w:delText>
          </w:r>
        </w:del>
        <w:r>
          <w:t>abstract</w:t>
        </w:r>
        <w:del w:id="5342" w:author="Rev 8 Allen Wirfs-Brock" w:date="2012-06-14T14:37:00Z">
          <w:r w:rsidDel="00D4543D">
            <w:delText>ion</w:delText>
          </w:r>
        </w:del>
        <w:r>
          <w:t xml:space="preserve"> </w:t>
        </w:r>
      </w:ins>
      <w:ins w:id="5343" w:author="Rev 6 Allen Wirfs-Brock" w:date="2012-02-22T16:04:00Z">
        <w:del w:id="5344" w:author="Rev 9 Allen Wirfs-Brock" w:date="2012-07-07T16:51:00Z">
          <w:r w:rsidDel="000358AB">
            <w:delText xml:space="preserve">abstract </w:delText>
          </w:r>
        </w:del>
        <w:r>
          <w:t xml:space="preserve">operation </w:t>
        </w:r>
      </w:ins>
      <w:ins w:id="5345" w:author="Rev 9 Allen Wirfs-Brock" w:date="2012-07-07T16:51:00Z">
        <w:r w:rsidR="000358AB">
          <w:t xml:space="preserve">Invoke </w:t>
        </w:r>
      </w:ins>
      <w:ins w:id="5346" w:author="Rev 6 Allen Wirfs-Brock" w:date="2012-02-22T16:03:00Z">
        <w:r>
          <w:t>is used to call a method property of an object.  The operation is</w:t>
        </w:r>
      </w:ins>
      <w:ins w:id="5347" w:author="Rev 6 Allen Wirfs-Brock" w:date="2012-02-22T16:04:00Z">
        <w:r>
          <w:t xml:space="preserve"> called with arguments </w:t>
        </w:r>
      </w:ins>
      <w:ins w:id="5348" w:author="Rev 6 Allen Wirfs-Brock" w:date="2012-02-22T16:02:00Z">
        <w:r w:rsidRPr="00E77497">
          <w:t xml:space="preserve"> </w:t>
        </w:r>
      </w:ins>
      <w:ins w:id="5349"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5350" w:author="Rev 6 Allen Wirfs-Brock" w:date="2012-02-22T16:09:00Z">
        <w:r w:rsidR="00A83EB4" w:rsidRPr="008A2636">
          <w:rPr>
            <w:rFonts w:ascii="Times New Roman" w:hAnsi="Times New Roman"/>
            <w:i/>
          </w:rPr>
          <w:t>O</w:t>
        </w:r>
      </w:ins>
      <w:ins w:id="5351"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5352" w:author="Rev 6 Allen Wirfs-Brock" w:date="2012-02-22T16:09:00Z">
        <w:r w:rsidR="00A83EB4">
          <w:rPr>
            <w:rFonts w:ascii="Times New Roman" w:hAnsi="Times New Roman"/>
            <w:i/>
          </w:rPr>
          <w:t>O</w:t>
        </w:r>
      </w:ins>
      <w:ins w:id="5353" w:author="Rev 6 Allen Wirfs-Brock" w:date="2012-02-22T16:05:00Z">
        <w:r w:rsidR="00A83EB4">
          <w:rPr>
            <w:rFonts w:cs="Arial"/>
          </w:rPr>
          <w:t xml:space="preserve"> serves as both the lookup point </w:t>
        </w:r>
      </w:ins>
      <w:ins w:id="5354" w:author="Rev 6 Allen Wirfs-Brock" w:date="2012-02-22T16:09:00Z">
        <w:r w:rsidR="00A83EB4">
          <w:rPr>
            <w:rFonts w:cs="Arial"/>
          </w:rPr>
          <w:t>f</w:t>
        </w:r>
      </w:ins>
      <w:ins w:id="5355" w:author="Rev 6 Allen Wirfs-Brock" w:date="2012-02-22T16:05:00Z">
        <w:r w:rsidR="00A83EB4">
          <w:rPr>
            <w:rFonts w:cs="Arial"/>
          </w:rPr>
          <w:t xml:space="preserve">or the property and the this value of the </w:t>
        </w:r>
      </w:ins>
      <w:ins w:id="5356" w:author="Rev 6 Allen Wirfs-Brock" w:date="2012-02-22T16:09:00Z">
        <w:r w:rsidR="00A83EB4">
          <w:rPr>
            <w:rFonts w:cs="Arial"/>
          </w:rPr>
          <w:t>call</w:t>
        </w:r>
      </w:ins>
      <w:ins w:id="5357"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5358" w:author="Rev 6 Allen Wirfs-Brock" w:date="2012-02-22T16:02:00Z">
        <w:r w:rsidRPr="00E77497">
          <w:t xml:space="preserve"> </w:t>
        </w:r>
      </w:ins>
      <w:ins w:id="5359" w:author="Rev 6 Allen Wirfs-Brock" w:date="2012-02-22T16:07:00Z">
        <w:r w:rsidR="00A83EB4">
          <w:t>This abstract operation perform</w:t>
        </w:r>
      </w:ins>
      <w:ins w:id="5360" w:author="Rev 6 Allen Wirfs-Brock" w:date="2012-02-22T16:02:00Z">
        <w:r w:rsidRPr="00E77497">
          <w:t>, the following steps:</w:t>
        </w:r>
      </w:ins>
    </w:p>
    <w:p w:rsidR="004D1203" w:rsidRPr="00E77497" w:rsidRDefault="004D1203" w:rsidP="004D1203">
      <w:pPr>
        <w:pStyle w:val="Alg4"/>
        <w:numPr>
          <w:ilvl w:val="0"/>
          <w:numId w:val="181"/>
        </w:numPr>
        <w:rPr>
          <w:ins w:id="5361" w:author="Rev 6 Allen Wirfs-Brock" w:date="2012-02-22T16:17:00Z"/>
        </w:rPr>
      </w:pPr>
      <w:ins w:id="5362" w:author="Rev 6 Allen Wirfs-Brock" w:date="2012-02-22T16:17:00Z">
        <w:r w:rsidRPr="00E77497">
          <w:t xml:space="preserve">Let </w:t>
        </w:r>
      </w:ins>
      <w:ins w:id="5363" w:author="Rev 6 Allen Wirfs-Brock" w:date="2012-02-22T16:30:00Z">
        <w:r w:rsidR="008A2636">
          <w:rPr>
            <w:i/>
          </w:rPr>
          <w:t>obj</w:t>
        </w:r>
      </w:ins>
      <w:ins w:id="5364" w:author="Rev 6 Allen Wirfs-Brock" w:date="2012-02-22T16:17:00Z">
        <w:r w:rsidRPr="00E77497">
          <w:rPr>
            <w:i/>
          </w:rPr>
          <w:t xml:space="preserve"> </w:t>
        </w:r>
        <w:r w:rsidRPr="00E77497">
          <w:t>be ToObject</w:t>
        </w:r>
      </w:ins>
      <w:ins w:id="5365" w:author="Rev 6 Allen Wirfs-Brock" w:date="2012-02-22T16:29:00Z">
        <w:r w:rsidR="008A2636">
          <w:t>(</w:t>
        </w:r>
        <w:r w:rsidR="008A2636" w:rsidRPr="008A2636">
          <w:rPr>
            <w:i/>
          </w:rPr>
          <w:t>O</w:t>
        </w:r>
        <w:r w:rsidR="008A2636">
          <w:t>)</w:t>
        </w:r>
      </w:ins>
      <w:ins w:id="5366" w:author="Rev 6 Allen Wirfs-Brock" w:date="2012-02-22T16:17:00Z">
        <w:r w:rsidRPr="00E77497">
          <w:t>.</w:t>
        </w:r>
      </w:ins>
    </w:p>
    <w:p w:rsidR="008A2636" w:rsidRDefault="002861C6" w:rsidP="008A2636">
      <w:pPr>
        <w:pStyle w:val="Alg4"/>
        <w:numPr>
          <w:ilvl w:val="0"/>
          <w:numId w:val="181"/>
        </w:numPr>
        <w:contextualSpacing/>
        <w:rPr>
          <w:ins w:id="5367" w:author="Rev 6 Allen Wirfs-Brock" w:date="2012-02-22T16:31:00Z"/>
        </w:rPr>
      </w:pPr>
      <w:ins w:id="5368" w:author="Rev 6 Allen Wirfs-Brock" w:date="2012-02-23T13:23:00Z">
        <w:r>
          <w:t>ReturnIfAbrupt(</w:t>
        </w:r>
        <w:r>
          <w:rPr>
            <w:i/>
          </w:rPr>
          <w:t>obj</w:t>
        </w:r>
        <w:r>
          <w:t>)</w:t>
        </w:r>
      </w:ins>
      <w:ins w:id="5369" w:author="Rev 6 Allen Wirfs-Brock" w:date="2012-02-22T16:31:00Z">
        <w:r w:rsidR="008A2636">
          <w:t>.</w:t>
        </w:r>
      </w:ins>
    </w:p>
    <w:p w:rsidR="004D1203" w:rsidRPr="00E77497" w:rsidRDefault="004D1203" w:rsidP="004D1203">
      <w:pPr>
        <w:pStyle w:val="Alg4"/>
        <w:numPr>
          <w:ilvl w:val="0"/>
          <w:numId w:val="181"/>
        </w:numPr>
        <w:rPr>
          <w:ins w:id="5370" w:author="Rev 6 Allen Wirfs-Brock" w:date="2012-02-22T16:17:00Z"/>
        </w:rPr>
      </w:pPr>
      <w:ins w:id="5371" w:author="Rev 6 Allen Wirfs-Brock" w:date="2012-02-22T16:17:00Z">
        <w:r w:rsidRPr="00E77497">
          <w:t xml:space="preserve">Let </w:t>
        </w:r>
      </w:ins>
      <w:ins w:id="5372" w:author="Rev 6 Allen Wirfs-Brock" w:date="2012-02-22T16:29:00Z">
        <w:r w:rsidR="008A2636">
          <w:rPr>
            <w:i/>
          </w:rPr>
          <w:t>func</w:t>
        </w:r>
      </w:ins>
      <w:ins w:id="5373" w:author="Rev 6 Allen Wirfs-Brock" w:date="2012-02-22T16:17:00Z">
        <w:r w:rsidRPr="00E77497">
          <w:t xml:space="preserve"> be the result of calling the [[Get]] internal method of </w:t>
        </w:r>
      </w:ins>
      <w:ins w:id="5374" w:author="Rev 6 Allen Wirfs-Brock" w:date="2012-02-22T16:31:00Z">
        <w:r w:rsidR="008A2636">
          <w:rPr>
            <w:i/>
          </w:rPr>
          <w:t>obj</w:t>
        </w:r>
      </w:ins>
      <w:ins w:id="5375" w:author="Rev 6 Allen Wirfs-Brock" w:date="2012-02-22T16:17:00Z">
        <w:r w:rsidRPr="00E77497">
          <w:rPr>
            <w:i/>
          </w:rPr>
          <w:t xml:space="preserve"> </w:t>
        </w:r>
        <w:r w:rsidRPr="00E77497">
          <w:t xml:space="preserve">passing </w:t>
        </w:r>
      </w:ins>
      <w:ins w:id="5376" w:author="Rev 6 Allen Wirfs-Brock" w:date="2012-02-22T16:30:00Z">
        <w:r w:rsidR="008A2636">
          <w:rPr>
            <w:i/>
          </w:rPr>
          <w:t>P</w:t>
        </w:r>
      </w:ins>
      <w:ins w:id="5377" w:author="Rev 6 Allen Wirfs-Brock" w:date="2012-02-22T16:17:00Z">
        <w:r w:rsidRPr="00E77497">
          <w:t xml:space="preserve"> as the argument.</w:t>
        </w:r>
      </w:ins>
    </w:p>
    <w:p w:rsidR="008A2636" w:rsidRDefault="002861C6" w:rsidP="008A2636">
      <w:pPr>
        <w:pStyle w:val="Alg4"/>
        <w:numPr>
          <w:ilvl w:val="0"/>
          <w:numId w:val="181"/>
        </w:numPr>
        <w:contextualSpacing/>
        <w:rPr>
          <w:ins w:id="5378" w:author="Rev 6 Allen Wirfs-Brock" w:date="2012-02-22T16:31:00Z"/>
        </w:rPr>
      </w:pPr>
      <w:ins w:id="5379" w:author="Rev 6 Allen Wirfs-Brock" w:date="2012-02-23T13:24:00Z">
        <w:r>
          <w:t>ReturnIfAbrupt(</w:t>
        </w:r>
        <w:r>
          <w:rPr>
            <w:i/>
          </w:rPr>
          <w:t>func</w:t>
        </w:r>
        <w:r>
          <w:t>)</w:t>
        </w:r>
      </w:ins>
      <w:ins w:id="5380" w:author="Rev 6 Allen Wirfs-Brock" w:date="2012-02-22T16:31:00Z">
        <w:r w:rsidR="008A2636">
          <w:t>.</w:t>
        </w:r>
      </w:ins>
    </w:p>
    <w:p w:rsidR="004D1203" w:rsidRPr="00E77497" w:rsidRDefault="004D1203" w:rsidP="004D1203">
      <w:pPr>
        <w:pStyle w:val="Alg4"/>
        <w:numPr>
          <w:ilvl w:val="0"/>
          <w:numId w:val="181"/>
        </w:numPr>
        <w:rPr>
          <w:ins w:id="5381" w:author="Rev 6 Allen Wirfs-Brock" w:date="2012-02-22T16:17:00Z"/>
        </w:rPr>
      </w:pPr>
      <w:ins w:id="5382" w:author="Rev 6 Allen Wirfs-Brock" w:date="2012-02-22T16:17:00Z">
        <w:r w:rsidRPr="00E77497">
          <w:t>If IsCallable(</w:t>
        </w:r>
      </w:ins>
      <w:ins w:id="5383" w:author="Rev 6 Allen Wirfs-Brock" w:date="2012-02-22T16:32:00Z">
        <w:r w:rsidR="008A2636">
          <w:rPr>
            <w:i/>
          </w:rPr>
          <w:t>func</w:t>
        </w:r>
      </w:ins>
      <w:ins w:id="5384"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rsidR="004D1203" w:rsidRPr="00E77497" w:rsidRDefault="004D1203" w:rsidP="00AF1ED2">
      <w:pPr>
        <w:pStyle w:val="Alg4"/>
        <w:numPr>
          <w:ilvl w:val="0"/>
          <w:numId w:val="181"/>
        </w:numPr>
        <w:spacing w:after="120"/>
        <w:rPr>
          <w:ins w:id="5385" w:author="Rev 6 Allen Wirfs-Brock" w:date="2012-02-22T16:17:00Z"/>
        </w:rPr>
      </w:pPr>
      <w:ins w:id="5386" w:author="Rev 6 Allen Wirfs-Brock" w:date="2012-02-22T16:17:00Z">
        <w:r w:rsidRPr="00E77497">
          <w:t xml:space="preserve">Return the result of calling the [[Call]] internal method of </w:t>
        </w:r>
      </w:ins>
      <w:ins w:id="5387" w:author="Rev 6 Allen Wirfs-Brock" w:date="2012-02-22T16:32:00Z">
        <w:r w:rsidR="008A2636">
          <w:rPr>
            <w:i/>
          </w:rPr>
          <w:t>func</w:t>
        </w:r>
        <w:r w:rsidR="008A2636" w:rsidRPr="00E77497">
          <w:t xml:space="preserve"> </w:t>
        </w:r>
      </w:ins>
      <w:ins w:id="5388" w:author="Rev 6 Allen Wirfs-Brock" w:date="2012-02-22T16:17:00Z">
        <w:r w:rsidRPr="00E77497">
          <w:t xml:space="preserve">passing </w:t>
        </w:r>
        <w:r w:rsidRPr="00E77497">
          <w:rPr>
            <w:i/>
          </w:rPr>
          <w:t xml:space="preserve">O </w:t>
        </w:r>
        <w:r w:rsidRPr="00E77497">
          <w:t xml:space="preserve">as </w:t>
        </w:r>
      </w:ins>
      <w:ins w:id="5389" w:author="Rev 11 Allen Wirfs-Brock" w:date="2012-10-24T10:01:00Z">
        <w:r w:rsidR="00AF1ED2" w:rsidRPr="006637C6">
          <w:rPr>
            <w:i/>
          </w:rPr>
          <w:t>this</w:t>
        </w:r>
        <w:r w:rsidR="00AF1ED2">
          <w:rPr>
            <w:i/>
          </w:rPr>
          <w:t>Argument</w:t>
        </w:r>
        <w:r w:rsidR="00AF1ED2" w:rsidRPr="00E77497">
          <w:t xml:space="preserve"> </w:t>
        </w:r>
      </w:ins>
      <w:ins w:id="5390" w:author="Rev 6 Allen Wirfs-Brock" w:date="2012-02-22T16:17:00Z">
        <w:del w:id="5391" w:author="Rev 11 Allen Wirfs-Brock" w:date="2012-10-24T10:01:00Z">
          <w:r w:rsidRPr="00E77497" w:rsidDel="00AF1ED2">
            <w:delText xml:space="preserve">the </w:delText>
          </w:r>
          <w:r w:rsidRPr="00E77497" w:rsidDel="00AF1ED2">
            <w:rPr>
              <w:b/>
            </w:rPr>
            <w:delText xml:space="preserve">this </w:delText>
          </w:r>
          <w:r w:rsidRPr="00E77497" w:rsidDel="00AF1ED2">
            <w:delText xml:space="preserve">value </w:delText>
          </w:r>
        </w:del>
        <w:r w:rsidRPr="00E77497">
          <w:t xml:space="preserve">and </w:t>
        </w:r>
      </w:ins>
      <w:ins w:id="5392" w:author="Rev 6 Allen Wirfs-Brock" w:date="2012-02-22T16:33:00Z">
        <w:del w:id="5393" w:author="Rev 11 Allen Wirfs-Brock" w:date="2012-10-24T10:01:00Z">
          <w:r w:rsidR="008A2636" w:rsidDel="00AF1ED2">
            <w:delText xml:space="preserve">argument list </w:delText>
          </w:r>
        </w:del>
        <w:r w:rsidR="008A2636" w:rsidRPr="008A2636">
          <w:rPr>
            <w:i/>
          </w:rPr>
          <w:t>args</w:t>
        </w:r>
      </w:ins>
      <w:ins w:id="5394" w:author="Rev 11 Allen Wirfs-Brock" w:date="2012-10-24T10:02:00Z">
        <w:r w:rsidR="00AF1ED2">
          <w:rPr>
            <w:iCs/>
          </w:rPr>
          <w:t xml:space="preserve"> as </w:t>
        </w:r>
        <w:r w:rsidR="00AF1ED2">
          <w:rPr>
            <w:i/>
          </w:rPr>
          <w:t>argumentsList</w:t>
        </w:r>
      </w:ins>
      <w:ins w:id="5395" w:author="Rev 6 Allen Wirfs-Brock" w:date="2012-02-22T16:17:00Z">
        <w:r w:rsidRPr="00E77497">
          <w:t>.</w:t>
        </w:r>
      </w:ins>
    </w:p>
    <w:p w:rsidR="001D4C27" w:rsidRPr="001D4C27" w:rsidRDefault="001D4C27" w:rsidP="008A2636">
      <w:pPr>
        <w:rPr>
          <w:ins w:id="5396" w:author="Rev 6 Allen Wirfs-Brock" w:date="2012-02-22T15:59:00Z"/>
        </w:rPr>
      </w:pPr>
    </w:p>
    <w:p w:rsidR="004C02EF" w:rsidRPr="00E77497" w:rsidRDefault="004C02EF" w:rsidP="004C02EF">
      <w:pPr>
        <w:pStyle w:val="Heading1"/>
        <w:numPr>
          <w:ilvl w:val="0"/>
          <w:numId w:val="0"/>
        </w:numPr>
      </w:pPr>
      <w:bookmarkStart w:id="5397" w:name="_Toc339020318"/>
      <w:r w:rsidRPr="00E77497">
        <w:t>10</w:t>
      </w:r>
      <w:r w:rsidRPr="00E77497">
        <w:tab/>
        <w:t>Executable Code and Execution Context</w:t>
      </w:r>
      <w:bookmarkEnd w:id="5157"/>
      <w:bookmarkEnd w:id="5158"/>
      <w:bookmarkEnd w:id="5159"/>
      <w:bookmarkEnd w:id="5160"/>
      <w:bookmarkEnd w:id="5161"/>
      <w:bookmarkEnd w:id="5162"/>
      <w:bookmarkEnd w:id="5163"/>
      <w:bookmarkEnd w:id="5164"/>
      <w:r w:rsidRPr="00E77497">
        <w:t>s</w:t>
      </w:r>
      <w:bookmarkEnd w:id="5165"/>
      <w:bookmarkEnd w:id="5166"/>
      <w:bookmarkEnd w:id="5307"/>
      <w:bookmarkEnd w:id="5308"/>
      <w:bookmarkEnd w:id="5309"/>
      <w:bookmarkEnd w:id="5310"/>
      <w:bookmarkEnd w:id="5397"/>
    </w:p>
    <w:p w:rsidR="004C02EF" w:rsidRPr="00E77497" w:rsidRDefault="004C02EF" w:rsidP="00C623F2">
      <w:pPr>
        <w:pStyle w:val="Heading2"/>
        <w:numPr>
          <w:ilvl w:val="0"/>
          <w:numId w:val="0"/>
        </w:numPr>
      </w:pPr>
      <w:bookmarkStart w:id="5398" w:name="_Toc235503373"/>
      <w:bookmarkStart w:id="5399" w:name="_Toc241509148"/>
      <w:bookmarkStart w:id="5400" w:name="_Toc244416635"/>
      <w:bookmarkStart w:id="5401" w:name="_Toc276630999"/>
      <w:bookmarkStart w:id="5402" w:name="_Toc339020319"/>
      <w:r w:rsidRPr="00E77497">
        <w:t>10.1</w:t>
      </w:r>
      <w:r w:rsidRPr="00E77497">
        <w:tab/>
        <w:t>Types of Executable Code</w:t>
      </w:r>
      <w:bookmarkEnd w:id="5398"/>
      <w:bookmarkEnd w:id="5399"/>
      <w:bookmarkEnd w:id="5400"/>
      <w:bookmarkEnd w:id="5401"/>
      <w:bookmarkEnd w:id="5402"/>
    </w:p>
    <w:p w:rsidR="004C02EF" w:rsidRPr="00E77497" w:rsidRDefault="004C02EF" w:rsidP="004C02EF">
      <w:r w:rsidRPr="00E77497">
        <w:t>There are three types of ECMAScript executable code:</w:t>
      </w:r>
    </w:p>
    <w:p w:rsidR="004C02EF" w:rsidRPr="00E77497" w:rsidRDefault="004C02EF" w:rsidP="00E343EB">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ins w:id="5403" w:author="Rev 11 Allen Wirfs-Brock" w:date="2012-10-18T16:12:00Z">
        <w:r w:rsidR="00E343EB">
          <w:rPr>
            <w:i/>
          </w:rPr>
          <w:t>Script</w:t>
        </w:r>
      </w:ins>
      <w:del w:id="5404" w:author="Rev 11 Allen Wirfs-Brock" w:date="2012-10-18T16:12:00Z">
        <w:r w:rsidRPr="00E77497" w:rsidDel="00E343EB">
          <w:rPr>
            <w:rFonts w:cs="Arial"/>
            <w:i/>
          </w:rPr>
          <w:delText>Program</w:delText>
        </w:r>
      </w:del>
      <w:r w:rsidRPr="00E77497">
        <w:rPr>
          <w:rFonts w:ascii="Arial" w:hAnsi="Arial" w:cs="Arial"/>
        </w:rPr>
        <w:t xml:space="preserve">. The global code of a particular </w:t>
      </w:r>
      <w:ins w:id="5405" w:author="Rev 11 Allen Wirfs-Brock" w:date="2012-10-18T16:13:00Z">
        <w:r w:rsidR="00E343EB">
          <w:rPr>
            <w:i/>
          </w:rPr>
          <w:t xml:space="preserve">Script </w:t>
        </w:r>
      </w:ins>
      <w:del w:id="5406" w:author="Rev 11 Allen Wirfs-Brock" w:date="2012-10-18T16:13:00Z">
        <w:r w:rsidRPr="00E77497" w:rsidDel="00E343EB">
          <w:rPr>
            <w:rFonts w:cs="Arial"/>
            <w:i/>
          </w:rPr>
          <w:delText>Program</w:delText>
        </w:r>
        <w:r w:rsidRPr="00E77497" w:rsidDel="00E343EB">
          <w:rPr>
            <w:rFonts w:ascii="Arial" w:hAnsi="Arial" w:cs="Arial"/>
          </w:rPr>
          <w:delText xml:space="preserve"> </w:delText>
        </w:r>
      </w:del>
      <w:r w:rsidRPr="00E77497">
        <w:rPr>
          <w:rFonts w:ascii="Arial" w:hAnsi="Arial" w:cs="Arial"/>
        </w:rPr>
        <w:t xml:space="preserve">does not include any source text that is parsed as part of a </w:t>
      </w:r>
      <w:r w:rsidRPr="00E77497">
        <w:rPr>
          <w:rFonts w:cs="Arial"/>
          <w:i/>
        </w:rPr>
        <w:t>FunctionBody</w:t>
      </w:r>
      <w:ins w:id="5407" w:author="Rev 11 Allen Wirfs-Brock" w:date="2012-10-22T12:47:00Z">
        <w:r w:rsidR="001E3E7A">
          <w:rPr>
            <w:rFonts w:cs="Arial"/>
            <w:iCs/>
          </w:rPr>
          <w:t xml:space="preserve">, </w:t>
        </w:r>
      </w:ins>
      <w:ins w:id="5408" w:author="Rev 11 Allen Wirfs-Brock" w:date="2012-10-22T12:49:00Z">
        <w:r w:rsidR="001E3E7A" w:rsidRPr="001E3E7A">
          <w:rPr>
            <w:rFonts w:cs="Arial"/>
            <w:i/>
          </w:rPr>
          <w:t>ConciseBody</w:t>
        </w:r>
        <w:r w:rsidR="001E3E7A">
          <w:rPr>
            <w:rFonts w:cs="Arial"/>
            <w:iCs/>
          </w:rPr>
          <w:t xml:space="preserve">, </w:t>
        </w:r>
      </w:ins>
      <w:ins w:id="5409" w:author="Rev 11 Allen Wirfs-Brock" w:date="2012-10-22T12:47:00Z">
        <w:r w:rsidR="001E3E7A" w:rsidRPr="001E3E7A">
          <w:rPr>
            <w:rFonts w:cs="Arial"/>
            <w:i/>
          </w:rPr>
          <w:t>ClassBody</w:t>
        </w:r>
        <w:r w:rsidR="001E3E7A">
          <w:rPr>
            <w:rFonts w:cs="Arial"/>
            <w:iCs/>
          </w:rPr>
          <w:t xml:space="preserve">, or </w:t>
        </w:r>
        <w:r w:rsidR="001E3E7A" w:rsidRPr="001E3E7A">
          <w:rPr>
            <w:rFonts w:cs="Arial"/>
            <w:i/>
          </w:rPr>
          <w:t>ModuleBody</w:t>
        </w:r>
      </w:ins>
      <w:r w:rsidRPr="00E77497">
        <w:rPr>
          <w:rFonts w:ascii="Arial" w:hAnsi="Arial" w:cs="Arial"/>
        </w:rPr>
        <w:t>.</w:t>
      </w:r>
    </w:p>
    <w:p w:rsidR="004C02EF" w:rsidRPr="00E77497" w:rsidRDefault="004C02EF" w:rsidP="00674591">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ins w:id="5410" w:author="Rev 11 Allen Wirfs-Brock" w:date="2012-10-18T16:13:00Z">
        <w:r w:rsidR="00674591">
          <w:rPr>
            <w:i/>
          </w:rPr>
          <w:t>Script</w:t>
        </w:r>
      </w:ins>
      <w:del w:id="5411" w:author="Rev 11 Allen Wirfs-Brock" w:date="2012-10-18T16:13:00Z">
        <w:r w:rsidRPr="00E77497" w:rsidDel="00674591">
          <w:rPr>
            <w:i/>
          </w:rPr>
          <w:delText>Program</w:delText>
        </w:r>
      </w:del>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ins w:id="5412" w:author="Rev 11 Allen Wirfs-Brock" w:date="2012-10-18T16:13:00Z">
        <w:r w:rsidR="00674591">
          <w:rPr>
            <w:i/>
          </w:rPr>
          <w:t>Script</w:t>
        </w:r>
      </w:ins>
      <w:del w:id="5413" w:author="Rev 11 Allen Wirfs-Brock" w:date="2012-10-18T16:13:00Z">
        <w:r w:rsidRPr="00E77497" w:rsidDel="00674591">
          <w:rPr>
            <w:i/>
          </w:rPr>
          <w:delText>Program</w:delText>
        </w:r>
      </w:del>
      <w:r w:rsidRPr="00E77497">
        <w:rPr>
          <w:rFonts w:ascii="Arial" w:hAnsi="Arial"/>
        </w:rPr>
        <w:t>.</w:t>
      </w:r>
    </w:p>
    <w:p w:rsidR="001E3E7A" w:rsidRDefault="004C02EF" w:rsidP="00F6224C">
      <w:pPr>
        <w:pStyle w:val="BulletLast"/>
        <w:numPr>
          <w:ilvl w:val="0"/>
          <w:numId w:val="27"/>
        </w:numPr>
        <w:ind w:left="360"/>
        <w:rPr>
          <w:ins w:id="5414" w:author="Rev 11 Allen Wirfs-Brock" w:date="2012-10-22T12:42:00Z"/>
          <w:rFonts w:ascii="Arial" w:hAnsi="Arial"/>
        </w:rPr>
      </w:pPr>
      <w:r w:rsidRPr="00E77497">
        <w:rPr>
          <w:rFonts w:ascii="Arial" w:hAnsi="Arial"/>
          <w:i/>
        </w:rPr>
        <w:t>Function code</w:t>
      </w:r>
      <w:r w:rsidRPr="00E77497">
        <w:rPr>
          <w:rFonts w:ascii="Arial" w:hAnsi="Arial"/>
        </w:rPr>
        <w:t xml:space="preserve"> is source text that is parsed </w:t>
      </w:r>
      <w:ins w:id="5415" w:author="Rev 7 Allen Wirfs-Brock" w:date="2012-05-01T08:39:00Z">
        <w:r w:rsidR="00B776CC">
          <w:rPr>
            <w:rFonts w:ascii="Arial" w:hAnsi="Arial"/>
          </w:rPr>
          <w:t xml:space="preserve">to supply the value of the [[Code]] internal property </w:t>
        </w:r>
      </w:ins>
      <w:commentRangeStart w:id="5416"/>
      <w:ins w:id="5417" w:author="Rev 7 Allen Wirfs-Brock" w:date="2012-05-01T08:40:00Z">
        <w:r w:rsidR="00B776CC">
          <w:rPr>
            <w:rFonts w:ascii="Arial" w:hAnsi="Arial"/>
          </w:rPr>
          <w:t>(see 13.</w:t>
        </w:r>
        <w:del w:id="5418" w:author="Rev 11 Allen Wirfs-Brock" w:date="2012-10-26T09:13:00Z">
          <w:r w:rsidR="00B776CC" w:rsidDel="00F6224C">
            <w:rPr>
              <w:rFonts w:ascii="Arial" w:hAnsi="Arial"/>
            </w:rPr>
            <w:delText>5</w:delText>
          </w:r>
        </w:del>
      </w:ins>
      <w:ins w:id="5419" w:author="Rev 11 Allen Wirfs-Brock" w:date="2012-10-26T09:13:00Z">
        <w:r w:rsidR="00F6224C">
          <w:rPr>
            <w:rFonts w:ascii="Arial" w:hAnsi="Arial"/>
          </w:rPr>
          <w:t>6</w:t>
        </w:r>
      </w:ins>
      <w:ins w:id="5420" w:author="Rev 7 Allen Wirfs-Brock" w:date="2012-05-01T08:40:00Z">
        <w:r w:rsidR="00B776CC">
          <w:rPr>
            <w:rFonts w:ascii="Arial" w:hAnsi="Arial"/>
          </w:rPr>
          <w:t>)</w:t>
        </w:r>
      </w:ins>
      <w:commentRangeEnd w:id="5416"/>
      <w:ins w:id="5421" w:author="Rev 7 Allen Wirfs-Brock" w:date="2012-05-01T08:44:00Z">
        <w:r w:rsidR="00B776CC">
          <w:rPr>
            <w:rStyle w:val="CommentReference"/>
            <w:rFonts w:ascii="Arial" w:eastAsia="MS Mincho" w:hAnsi="Arial"/>
            <w:spacing w:val="0"/>
            <w:lang w:eastAsia="ja-JP"/>
          </w:rPr>
          <w:commentReference w:id="5416"/>
        </w:r>
      </w:ins>
      <w:ins w:id="5422" w:author="Rev 7 Allen Wirfs-Brock" w:date="2012-05-01T08:40:00Z">
        <w:r w:rsidR="00B776CC">
          <w:rPr>
            <w:rFonts w:ascii="Arial" w:hAnsi="Arial"/>
          </w:rPr>
          <w:t xml:space="preserve"> </w:t>
        </w:r>
      </w:ins>
      <w:ins w:id="5423" w:author="Rev 7 Allen Wirfs-Brock" w:date="2012-05-01T08:39:00Z">
        <w:r w:rsidR="00B776CC">
          <w:rPr>
            <w:rFonts w:ascii="Arial" w:hAnsi="Arial"/>
          </w:rPr>
          <w:t xml:space="preserve">of function </w:t>
        </w:r>
      </w:ins>
      <w:ins w:id="5424" w:author="Rev 7 Allen Wirfs-Brock" w:date="2012-05-01T08:44:00Z">
        <w:r w:rsidR="00B776CC">
          <w:rPr>
            <w:rFonts w:ascii="Arial" w:hAnsi="Arial"/>
          </w:rPr>
          <w:t>and</w:t>
        </w:r>
      </w:ins>
      <w:ins w:id="5425" w:author="Rev 7 Allen Wirfs-Brock" w:date="2012-05-01T08:39:00Z">
        <w:r w:rsidR="00B776CC">
          <w:rPr>
            <w:rFonts w:ascii="Arial" w:hAnsi="Arial"/>
          </w:rPr>
          <w:t xml:space="preserve"> generator objects. </w:t>
        </w:r>
      </w:ins>
      <w:del w:id="5426" w:author="Rev 7 Allen Wirfs-Brock" w:date="2012-05-01T08:39:00Z">
        <w:r w:rsidRPr="00E77497" w:rsidDel="00B776CC">
          <w:rPr>
            <w:rFonts w:ascii="Arial" w:hAnsi="Arial"/>
          </w:rPr>
          <w:delText xml:space="preserve">as </w:delText>
        </w:r>
      </w:del>
      <w:del w:id="5427" w:author="Rev 7 Allen Wirfs-Brock" w:date="2012-05-01T08:41:00Z">
        <w:r w:rsidRPr="00E77497" w:rsidDel="00B776CC">
          <w:rPr>
            <w:rFonts w:ascii="Arial" w:hAnsi="Arial"/>
          </w:rPr>
          <w:delText xml:space="preserve">part of a </w:delText>
        </w:r>
        <w:r w:rsidRPr="00E77497" w:rsidDel="00B776CC">
          <w:rPr>
            <w:i/>
          </w:rPr>
          <w:delText>FunctionBody</w:delText>
        </w:r>
        <w:r w:rsidRPr="00E77497" w:rsidDel="00B776CC">
          <w:rPr>
            <w:rFonts w:ascii="Arial" w:hAnsi="Arial"/>
          </w:rPr>
          <w:delText>.</w:delText>
        </w:r>
      </w:del>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ins w:id="5428" w:author="Rev 7 Allen Wirfs-Brock" w:date="2012-05-01T08:42:00Z">
        <w:r w:rsidR="00B776CC">
          <w:rPr>
            <w:rFonts w:ascii="Arial" w:hAnsi="Arial"/>
          </w:rPr>
          <w:t xml:space="preserve"> function or generator</w:t>
        </w:r>
      </w:ins>
      <w:r w:rsidRPr="00E77497">
        <w:rPr>
          <w:rFonts w:ascii="Arial" w:hAnsi="Arial"/>
        </w:rPr>
        <w:t xml:space="preserve"> </w:t>
      </w:r>
      <w:del w:id="5429" w:author="Rev 7 Allen Wirfs-Brock" w:date="2012-05-01T08:41:00Z">
        <w:r w:rsidRPr="00E77497" w:rsidDel="00B776CC">
          <w:rPr>
            <w:i/>
          </w:rPr>
          <w:delText>FunctionBody</w:delText>
        </w:r>
        <w:r w:rsidRPr="00E77497" w:rsidDel="00B776CC">
          <w:rPr>
            <w:rFonts w:ascii="Arial" w:hAnsi="Arial"/>
          </w:rPr>
          <w:delText xml:space="preserve"> </w:delText>
        </w:r>
      </w:del>
      <w:r w:rsidRPr="00E77497">
        <w:rPr>
          <w:rFonts w:ascii="Arial" w:hAnsi="Arial"/>
        </w:rPr>
        <w:t xml:space="preserve">does not include any source text that is parsed as </w:t>
      </w:r>
      <w:del w:id="5430" w:author="Rev 7 Allen Wirfs-Brock" w:date="2012-05-01T08:42:00Z">
        <w:r w:rsidRPr="00E77497" w:rsidDel="00B776CC">
          <w:rPr>
            <w:rFonts w:ascii="Arial" w:hAnsi="Arial"/>
          </w:rPr>
          <w:delText xml:space="preserve">part </w:delText>
        </w:r>
      </w:del>
      <w:ins w:id="5431" w:author="Rev 7 Allen Wirfs-Brock" w:date="2012-05-01T08:42:00Z">
        <w:r w:rsidR="00B776CC">
          <w:rPr>
            <w:rFonts w:ascii="Arial" w:hAnsi="Arial"/>
          </w:rPr>
          <w:t>the function code</w:t>
        </w:r>
        <w:r w:rsidR="00B776CC" w:rsidRPr="00E77497">
          <w:rPr>
            <w:rFonts w:ascii="Arial" w:hAnsi="Arial"/>
          </w:rPr>
          <w:t xml:space="preserve"> </w:t>
        </w:r>
      </w:ins>
      <w:r w:rsidRPr="00E77497">
        <w:rPr>
          <w:rFonts w:ascii="Arial" w:hAnsi="Arial"/>
        </w:rPr>
        <w:t>of a nested</w:t>
      </w:r>
      <w:ins w:id="5432" w:author="Rev 7 Allen Wirfs-Brock" w:date="2012-05-01T08:42:00Z">
        <w:r w:rsidR="00B776CC" w:rsidRPr="00B776CC">
          <w:rPr>
            <w:rFonts w:ascii="Arial" w:hAnsi="Arial"/>
          </w:rPr>
          <w:t xml:space="preserve"> </w:t>
        </w:r>
      </w:ins>
      <w:ins w:id="5433" w:author="Rev 11 Allen Wirfs-Brock" w:date="2012-10-22T12:50:00Z">
        <w:r w:rsidR="001E3E7A" w:rsidRPr="00E77497">
          <w:rPr>
            <w:rFonts w:cs="Arial"/>
            <w:i/>
          </w:rPr>
          <w:t>FunctionBody</w:t>
        </w:r>
        <w:r w:rsidR="001E3E7A">
          <w:rPr>
            <w:rFonts w:cs="Arial"/>
            <w:iCs/>
          </w:rPr>
          <w:t xml:space="preserve">, </w:t>
        </w:r>
        <w:r w:rsidR="001E3E7A" w:rsidRPr="001E3E7A">
          <w:rPr>
            <w:rFonts w:cs="Arial"/>
            <w:i/>
          </w:rPr>
          <w:t>ConciseBody</w:t>
        </w:r>
        <w:r w:rsidR="001E3E7A">
          <w:rPr>
            <w:rFonts w:cs="Arial"/>
            <w:iCs/>
          </w:rPr>
          <w:t xml:space="preserve">, or </w:t>
        </w:r>
        <w:r w:rsidR="001E3E7A" w:rsidRPr="001E3E7A">
          <w:rPr>
            <w:rFonts w:cs="Arial"/>
            <w:i/>
          </w:rPr>
          <w:t>ClassBody</w:t>
        </w:r>
        <w:r w:rsidR="001E3E7A" w:rsidRPr="00E77497">
          <w:rPr>
            <w:rFonts w:ascii="Arial" w:hAnsi="Arial" w:cs="Arial"/>
          </w:rPr>
          <w:t>.</w:t>
        </w:r>
      </w:ins>
      <w:ins w:id="5434" w:author="Rev 7 Allen Wirfs-Brock" w:date="2012-05-01T08:42:00Z">
        <w:del w:id="5435" w:author="Rev 11 Allen Wirfs-Brock" w:date="2012-10-22T12:50:00Z">
          <w:r w:rsidR="00B776CC" w:rsidDel="001E3E7A">
            <w:rPr>
              <w:rFonts w:ascii="Arial" w:hAnsi="Arial"/>
            </w:rPr>
            <w:delText>function or generator</w:delText>
          </w:r>
        </w:del>
      </w:ins>
      <w:del w:id="5436" w:author="Rev 7 Allen Wirfs-Brock" w:date="2012-05-01T08:42:00Z">
        <w:r w:rsidRPr="00E77497" w:rsidDel="00B776CC">
          <w:rPr>
            <w:rFonts w:ascii="Arial" w:hAnsi="Arial"/>
          </w:rPr>
          <w:delText xml:space="preserve"> </w:delText>
        </w:r>
        <w:r w:rsidRPr="00E77497" w:rsidDel="00B776CC">
          <w:rPr>
            <w:i/>
          </w:rPr>
          <w:delText>FunctionBody</w:delText>
        </w:r>
      </w:del>
      <w:r w:rsidRPr="00E77497">
        <w:rPr>
          <w:rFonts w:ascii="Arial" w:hAnsi="Arial"/>
        </w:rPr>
        <w:t xml:space="preserve">. </w:t>
      </w:r>
    </w:p>
    <w:p w:rsidR="00F6224C" w:rsidRPr="00452F0C" w:rsidRDefault="00F6224C" w:rsidP="00F6224C">
      <w:pPr>
        <w:pStyle w:val="BulletLast"/>
        <w:numPr>
          <w:ilvl w:val="0"/>
          <w:numId w:val="27"/>
        </w:numPr>
        <w:ind w:left="360"/>
        <w:rPr>
          <w:ins w:id="5437" w:author="Rev 11 Allen Wirfs-Brock" w:date="2012-10-26T09:10:00Z"/>
          <w:rFonts w:ascii="Arial" w:hAnsi="Arial"/>
        </w:rPr>
      </w:pPr>
      <w:ins w:id="5438" w:author="Rev 11 Allen Wirfs-Brock" w:date="2012-10-26T09:11:00Z">
        <w:r>
          <w:rPr>
            <w:rFonts w:ascii="Arial" w:hAnsi="Arial"/>
            <w:i/>
          </w:rPr>
          <w:t>Generator</w:t>
        </w:r>
        <w:r w:rsidRPr="00E77497">
          <w:rPr>
            <w:rFonts w:ascii="Arial" w:hAnsi="Arial"/>
            <w:i/>
          </w:rPr>
          <w:t xml:space="preserve"> code</w:t>
        </w:r>
        <w:r w:rsidRPr="00E77497">
          <w:rPr>
            <w:rFonts w:ascii="Arial" w:hAnsi="Arial"/>
          </w:rPr>
          <w:t xml:space="preserve"> is source text that is parsed </w:t>
        </w:r>
        <w:r>
          <w:rPr>
            <w:rFonts w:ascii="Arial" w:hAnsi="Arial"/>
          </w:rPr>
          <w:t xml:space="preserve">to supply the value of the [[Code]] internal property (see 13.5) of generator objects. </w:t>
        </w:r>
        <w:r w:rsidRPr="00E77497">
          <w:rPr>
            <w:rFonts w:ascii="Arial" w:hAnsi="Arial"/>
          </w:rPr>
          <w:t xml:space="preserve"> The </w:t>
        </w:r>
      </w:ins>
      <w:ins w:id="5439" w:author="Rev 11 Allen Wirfs-Brock" w:date="2012-10-26T09:12:00Z">
        <w:r>
          <w:rPr>
            <w:rFonts w:ascii="Arial" w:hAnsi="Arial"/>
            <w:i/>
          </w:rPr>
          <w:t>generator</w:t>
        </w:r>
      </w:ins>
      <w:ins w:id="5440" w:author="Rev 11 Allen Wirfs-Brock" w:date="2012-10-26T09:11:00Z">
        <w:r w:rsidRPr="00E77497">
          <w:rPr>
            <w:rFonts w:ascii="Arial" w:hAnsi="Arial"/>
            <w:i/>
          </w:rPr>
          <w:t xml:space="preserve"> code</w:t>
        </w:r>
        <w:r w:rsidRPr="00E77497">
          <w:rPr>
            <w:rFonts w:ascii="Arial" w:hAnsi="Arial"/>
          </w:rPr>
          <w:t xml:space="preserve"> of a particular</w:t>
        </w:r>
        <w:r>
          <w:rPr>
            <w:rFonts w:ascii="Arial" w:hAnsi="Arial"/>
          </w:rPr>
          <w:t xml:space="preserve">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ins>
      <w:ins w:id="5441" w:author="Rev 11 Allen Wirfs-Brock" w:date="2012-10-26T09:13:00Z">
        <w:r>
          <w:rPr>
            <w:rFonts w:ascii="Arial" w:hAnsi="Arial" w:cs="Arial"/>
          </w:rPr>
          <w:t xml:space="preserve"> All generator code is also considered to be function code, but </w:t>
        </w:r>
      </w:ins>
      <w:ins w:id="5442" w:author="Rev 11 Allen Wirfs-Brock" w:date="2012-10-26T09:15:00Z">
        <w:r>
          <w:rPr>
            <w:rFonts w:ascii="Arial" w:hAnsi="Arial" w:cs="Arial"/>
          </w:rPr>
          <w:t>only</w:t>
        </w:r>
      </w:ins>
      <w:ins w:id="5443" w:author="Rev 11 Allen Wirfs-Brock" w:date="2012-10-26T09:13:00Z">
        <w:r>
          <w:rPr>
            <w:rFonts w:ascii="Arial" w:hAnsi="Arial" w:cs="Arial"/>
          </w:rPr>
          <w:t xml:space="preserve"> function code </w:t>
        </w:r>
      </w:ins>
      <w:ins w:id="5444" w:author="Rev 11 Allen Wirfs-Brock" w:date="2012-10-26T09:15:00Z">
        <w:r>
          <w:rPr>
            <w:rFonts w:ascii="Arial" w:hAnsi="Arial" w:cs="Arial"/>
          </w:rPr>
          <w:t>that is defined within a generator is</w:t>
        </w:r>
      </w:ins>
      <w:ins w:id="5445" w:author="Rev 11 Allen Wirfs-Brock" w:date="2012-10-26T09:13:00Z">
        <w:r>
          <w:rPr>
            <w:rFonts w:ascii="Arial" w:hAnsi="Arial" w:cs="Arial"/>
          </w:rPr>
          <w:t xml:space="preserve"> generator</w:t>
        </w:r>
      </w:ins>
      <w:ins w:id="5446" w:author="Rev 11 Allen Wirfs-Brock" w:date="2012-10-26T09:14:00Z">
        <w:r>
          <w:rPr>
            <w:rFonts w:ascii="Arial" w:hAnsi="Arial" w:cs="Arial"/>
          </w:rPr>
          <w:t xml:space="preserve"> code</w:t>
        </w:r>
      </w:ins>
      <w:ins w:id="5447" w:author="Rev 11 Allen Wirfs-Brock" w:date="2012-10-26T09:11:00Z">
        <w:r w:rsidRPr="00E77497">
          <w:rPr>
            <w:rFonts w:ascii="Arial" w:hAnsi="Arial"/>
          </w:rPr>
          <w:t xml:space="preserve">. </w:t>
        </w:r>
      </w:ins>
    </w:p>
    <w:p w:rsidR="004C02EF" w:rsidRPr="00F6224C" w:rsidRDefault="001E3E7A" w:rsidP="00F6224C">
      <w:pPr>
        <w:pStyle w:val="BulletLast"/>
        <w:numPr>
          <w:ilvl w:val="0"/>
          <w:numId w:val="27"/>
        </w:numPr>
        <w:ind w:left="360"/>
        <w:rPr>
          <w:rFonts w:ascii="Arial" w:hAnsi="Arial"/>
        </w:rPr>
      </w:pPr>
      <w:ins w:id="5448" w:author="Rev 11 Allen Wirfs-Brock" w:date="2012-10-22T12:42:00Z">
        <w:r>
          <w:rPr>
            <w:rFonts w:ascii="Arial" w:hAnsi="Arial"/>
            <w:i/>
          </w:rPr>
          <w:t>Module code</w:t>
        </w:r>
        <w:r>
          <w:rPr>
            <w:rFonts w:ascii="Arial" w:hAnsi="Arial"/>
            <w:iCs/>
          </w:rPr>
          <w:t xml:space="preserve"> is source text that is parse code that is provided as a </w:t>
        </w:r>
        <w:r w:rsidRPr="00452F0C">
          <w:rPr>
            <w:rFonts w:cs="Arial"/>
            <w:i/>
          </w:rPr>
          <w:t>ModuleBody</w:t>
        </w:r>
        <w:r>
          <w:rPr>
            <w:rFonts w:ascii="Arial" w:hAnsi="Arial"/>
            <w:iCs/>
          </w:rPr>
          <w:t>.</w:t>
        </w:r>
      </w:ins>
      <w:ins w:id="5449" w:author="Rev 11 Allen Wirfs-Brock" w:date="2012-10-22T12:44:00Z">
        <w:r>
          <w:rPr>
            <w:rFonts w:ascii="Arial" w:hAnsi="Arial"/>
            <w:iCs/>
          </w:rPr>
          <w:t xml:space="preserve"> It is the code that is directly evaluated when a module is initialized.  The module code of a particular module does not include any source text</w:t>
        </w:r>
      </w:ins>
      <w:ins w:id="5450" w:author="Rev 11 Allen Wirfs-Brock" w:date="2012-10-22T12:45:00Z">
        <w:r>
          <w:rPr>
            <w:rFonts w:ascii="Arial" w:hAnsi="Arial"/>
            <w:iCs/>
          </w:rPr>
          <w:t xml:space="preserve"> that</w:t>
        </w:r>
      </w:ins>
      <w:ins w:id="5451" w:author="Rev 11 Allen Wirfs-Brock" w:date="2012-10-22T12:44:00Z">
        <w:r>
          <w:rPr>
            <w:rFonts w:ascii="Arial" w:hAnsi="Arial"/>
            <w:iCs/>
          </w:rPr>
          <w:t xml:space="preserve"> </w:t>
        </w:r>
      </w:ins>
      <w:ins w:id="5452" w:author="Rev 11 Allen Wirfs-Brock" w:date="2012-10-22T12:45:00Z">
        <w:r w:rsidRPr="00E77497">
          <w:rPr>
            <w:rFonts w:ascii="Arial" w:hAnsi="Arial"/>
          </w:rPr>
          <w:t xml:space="preserve">is parsed as </w:t>
        </w:r>
      </w:ins>
      <w:ins w:id="5453" w:author="Rev 11 Allen Wirfs-Brock" w:date="2012-10-22T12:51:00Z">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ins>
      <w:ins w:id="5454" w:author="Rev 11 Allen Wirfs-Brock" w:date="2012-10-22T12:45:00Z">
        <w:r w:rsidRPr="00E77497">
          <w:rPr>
            <w:rFonts w:ascii="Arial" w:hAnsi="Arial"/>
          </w:rPr>
          <w:t xml:space="preserve">. </w:t>
        </w:r>
      </w:ins>
      <w:del w:id="5455" w:author="Rev 7 Allen Wirfs-Brock" w:date="2012-05-01T08:43:00Z">
        <w:r w:rsidR="004C02EF" w:rsidRPr="00F6224C" w:rsidDel="00B776CC">
          <w:rPr>
            <w:rFonts w:ascii="Arial" w:hAnsi="Arial"/>
            <w:i/>
          </w:rPr>
          <w:delText>Function code</w:delText>
        </w:r>
        <w:r w:rsidR="004C02EF" w:rsidRPr="00F6224C" w:rsidDel="00B776CC">
          <w:rPr>
            <w:rFonts w:ascii="Arial" w:hAnsi="Arial"/>
          </w:rPr>
          <w:delText xml:space="preserve"> also denotes the source text supplied when using the built-in </w:delText>
        </w:r>
        <w:r w:rsidR="004C02EF" w:rsidRPr="00F6224C" w:rsidDel="00B776CC">
          <w:rPr>
            <w:rFonts w:ascii="Courier New" w:hAnsi="Courier New"/>
            <w:b/>
          </w:rPr>
          <w:delText>Function</w:delText>
        </w:r>
        <w:r w:rsidR="004C02EF" w:rsidRPr="00F6224C" w:rsidDel="00B776CC">
          <w:rPr>
            <w:rFonts w:ascii="Arial" w:hAnsi="Arial"/>
          </w:rPr>
          <w:delText xml:space="preserve"> object as a constructor. More precisely, the last parameter provided to the </w:delText>
        </w:r>
        <w:r w:rsidR="004C02EF" w:rsidRPr="00F6224C" w:rsidDel="00B776CC">
          <w:rPr>
            <w:rFonts w:ascii="Courier New" w:hAnsi="Courier New"/>
            <w:b/>
          </w:rPr>
          <w:delText>Function</w:delText>
        </w:r>
        <w:r w:rsidR="004C02EF" w:rsidRPr="00F6224C" w:rsidDel="00B776CC">
          <w:rPr>
            <w:rFonts w:ascii="Arial" w:hAnsi="Arial"/>
          </w:rPr>
          <w:delText xml:space="preserve"> constructor is converted to a String and treated as the </w:delText>
        </w:r>
        <w:r w:rsidR="004C02EF" w:rsidRPr="00F6224C" w:rsidDel="00B776CC">
          <w:rPr>
            <w:i/>
          </w:rPr>
          <w:delText>FunctionBody</w:delText>
        </w:r>
        <w:r w:rsidR="004C02EF" w:rsidRPr="00F6224C" w:rsidDel="00B776CC">
          <w:rPr>
            <w:rFonts w:ascii="Arial" w:hAnsi="Arial"/>
          </w:rPr>
          <w:delText xml:space="preserve">. If more than one parameter is provided to the </w:delText>
        </w:r>
        <w:r w:rsidR="004C02EF" w:rsidRPr="00F6224C" w:rsidDel="00B776CC">
          <w:rPr>
            <w:rFonts w:ascii="Courier New" w:hAnsi="Courier New"/>
            <w:b/>
          </w:rPr>
          <w:delText>Function</w:delText>
        </w:r>
        <w:r w:rsidR="004C02EF" w:rsidRPr="00F6224C" w:rsidDel="00B776CC">
          <w:rPr>
            <w:rFonts w:ascii="Arial" w:hAnsi="Arial"/>
          </w:rPr>
          <w:delText xml:space="preserve"> constructor, all parameters except the last one are converted to Strings and concatenated together, separated by commas. The resulting String is interpreted as the </w:delText>
        </w:r>
        <w:r w:rsidR="004C02EF" w:rsidRPr="00F6224C" w:rsidDel="00B776CC">
          <w:rPr>
            <w:i/>
          </w:rPr>
          <w:delText>FormalParameterList</w:delText>
        </w:r>
        <w:r w:rsidR="004C02EF" w:rsidRPr="00F6224C" w:rsidDel="00B776CC">
          <w:rPr>
            <w:rFonts w:ascii="Arial" w:hAnsi="Arial"/>
          </w:rPr>
          <w:delText xml:space="preserve"> for the </w:delText>
        </w:r>
        <w:r w:rsidR="004C02EF" w:rsidRPr="00F6224C" w:rsidDel="00B776CC">
          <w:rPr>
            <w:i/>
          </w:rPr>
          <w:delText>FunctionBody</w:delText>
        </w:r>
        <w:r w:rsidR="004C02EF" w:rsidRPr="00F6224C" w:rsidDel="00B776CC">
          <w:rPr>
            <w:rFonts w:ascii="Arial" w:hAnsi="Arial"/>
          </w:rPr>
          <w:delText xml:space="preserve"> defined by the last parameter. The function code for a particular instantiation of a </w:delText>
        </w:r>
        <w:r w:rsidR="004C02EF" w:rsidRPr="00F6224C" w:rsidDel="00B776CC">
          <w:rPr>
            <w:rFonts w:ascii="Courier New" w:hAnsi="Courier New"/>
            <w:b/>
          </w:rPr>
          <w:delText>Function</w:delText>
        </w:r>
        <w:r w:rsidR="004C02EF" w:rsidRPr="00F6224C" w:rsidDel="00B776CC">
          <w:rPr>
            <w:rFonts w:ascii="Arial" w:hAnsi="Arial"/>
          </w:rPr>
          <w:delText xml:space="preserve"> does not include any source text that is parsed as part of a nested </w:delText>
        </w:r>
        <w:r w:rsidR="004C02EF" w:rsidRPr="00F6224C" w:rsidDel="00B776CC">
          <w:rPr>
            <w:i/>
          </w:rPr>
          <w:delText>FunctionBody</w:delText>
        </w:r>
        <w:r w:rsidR="004C02EF" w:rsidRPr="00F6224C" w:rsidDel="00B776CC">
          <w:rPr>
            <w:rFonts w:ascii="Arial" w:hAnsi="Arial"/>
          </w:rPr>
          <w:delText>.</w:delText>
        </w:r>
      </w:del>
    </w:p>
    <w:p w:rsidR="00B776CC" w:rsidRDefault="00B776CC">
      <w:pPr>
        <w:pStyle w:val="Note"/>
        <w:rPr>
          <w:ins w:id="5456" w:author="Rev 7 Allen Wirfs-Brock" w:date="2012-05-01T08:45:00Z"/>
        </w:rPr>
        <w:pPrChange w:id="5457" w:author="Rev 7 Allen Wirfs-Brock" w:date="2012-05-01T08:45:00Z">
          <w:pPr>
            <w:pStyle w:val="Heading3"/>
            <w:numPr>
              <w:ilvl w:val="0"/>
              <w:numId w:val="0"/>
            </w:numPr>
            <w:tabs>
              <w:tab w:val="clear" w:pos="990"/>
            </w:tabs>
            <w:ind w:left="0"/>
          </w:pPr>
        </w:pPrChange>
      </w:pPr>
      <w:bookmarkStart w:id="5458" w:name="_Toc235503374"/>
      <w:bookmarkStart w:id="5459" w:name="_Toc241509149"/>
      <w:bookmarkStart w:id="5460" w:name="_Toc244416636"/>
      <w:bookmarkStart w:id="5461" w:name="_Toc276631000"/>
      <w:ins w:id="5462" w:author="Rev 7 Allen Wirfs-Brock" w:date="2012-05-01T08:46:00Z">
        <w:r>
          <w:t>NOTE</w:t>
        </w:r>
        <w:r>
          <w:tab/>
          <w:t xml:space="preserve">Function code is generally provided </w:t>
        </w:r>
      </w:ins>
      <w:ins w:id="5463" w:author="Rev 7 Allen Wirfs-Brock" w:date="2012-05-01T08:48:00Z">
        <w:r w:rsidR="00612205">
          <w:t>as</w:t>
        </w:r>
      </w:ins>
      <w:ins w:id="5464" w:author="Rev 7 Allen Wirfs-Brock" w:date="2012-05-01T08:46:00Z">
        <w:r>
          <w:t xml:space="preserve"> the bodies of Function Definitions (</w:t>
        </w:r>
      </w:ins>
      <w:ins w:id="5465" w:author="Rev 7 Allen Wirfs-Brock" w:date="2012-05-01T08:47:00Z">
        <w:r w:rsidR="00612205">
          <w:t xml:space="preserve">13.1), Arrow Function Definditions (13.2), Method Definitions (13.3) and Generator Definitions (13.4). </w:t>
        </w:r>
      </w:ins>
      <w:ins w:id="5466" w:author="Rev 7 Allen Wirfs-Brock" w:date="2012-05-01T08:48:00Z">
        <w:r w:rsidR="00612205">
          <w:t>Function code is also derived from the last argument to the Function constructor (</w:t>
        </w:r>
      </w:ins>
      <w:ins w:id="5467" w:author="Rev 7 Allen Wirfs-Brock" w:date="2012-05-01T08:49:00Z">
        <w:r w:rsidR="00612205">
          <w:t>15.3).</w:t>
        </w:r>
      </w:ins>
      <w:ins w:id="5468" w:author="Rev 11 Allen Wirfs-Brock" w:date="2012-10-26T09:16:00Z">
        <w:r w:rsidR="00F6224C">
          <w:t xml:space="preserve"> Generator code is provided as the bodies of Generator Definitions 13.4 and</w:t>
        </w:r>
      </w:ins>
      <w:ins w:id="5469" w:author="Rev 11 Allen Wirfs-Brock" w:date="2012-10-26T09:17:00Z">
        <w:r w:rsidR="00F6224C">
          <w:t xml:space="preserve"> Generator Expressions (</w:t>
        </w:r>
      </w:ins>
      <w:ins w:id="5470" w:author="Rev 11 Allen Wirfs-Brock" w:date="2012-10-26T09:19:00Z">
        <w:r w:rsidR="00F6224C">
          <w:t>11.</w:t>
        </w:r>
        <w:commentRangeStart w:id="5471"/>
        <w:r w:rsidR="00F6224C">
          <w:t>????</w:t>
        </w:r>
        <w:commentRangeEnd w:id="5471"/>
        <w:r w:rsidR="00F6224C">
          <w:rPr>
            <w:rStyle w:val="CommentReference"/>
          </w:rPr>
          <w:commentReference w:id="5471"/>
        </w:r>
        <w:r w:rsidR="00F6224C">
          <w:t>).</w:t>
        </w:r>
      </w:ins>
    </w:p>
    <w:p w:rsidR="004C02EF" w:rsidRPr="00E77497" w:rsidRDefault="004C02EF" w:rsidP="00C623F2">
      <w:pPr>
        <w:pStyle w:val="Heading3"/>
        <w:numPr>
          <w:ilvl w:val="0"/>
          <w:numId w:val="0"/>
        </w:numPr>
      </w:pPr>
      <w:bookmarkStart w:id="5472" w:name="_Toc339020320"/>
      <w:r w:rsidRPr="00E77497">
        <w:lastRenderedPageBreak/>
        <w:t>10.1.1</w:t>
      </w:r>
      <w:r w:rsidRPr="00E77497">
        <w:tab/>
        <w:t>Strict Mode Code</w:t>
      </w:r>
      <w:bookmarkEnd w:id="5458"/>
      <w:bookmarkEnd w:id="5459"/>
      <w:bookmarkEnd w:id="5460"/>
      <w:bookmarkEnd w:id="5461"/>
      <w:bookmarkEnd w:id="5472"/>
    </w:p>
    <w:p w:rsidR="004C02EF" w:rsidRPr="00E77497" w:rsidRDefault="004C02EF" w:rsidP="00674591">
      <w:r w:rsidRPr="00E77497">
        <w:t xml:space="preserve">An ECMAScript </w:t>
      </w:r>
      <w:ins w:id="5473" w:author="Rev 11 Allen Wirfs-Brock" w:date="2012-10-18T16:13:00Z">
        <w:r w:rsidR="00674591">
          <w:rPr>
            <w:rFonts w:ascii="Times New Roman" w:hAnsi="Times New Roman"/>
            <w:i/>
          </w:rPr>
          <w:t>Script</w:t>
        </w:r>
      </w:ins>
      <w:del w:id="5474" w:author="Rev 11 Allen Wirfs-Brock" w:date="2012-10-18T16:13:00Z">
        <w:r w:rsidRPr="00E77497" w:rsidDel="00674591">
          <w:rPr>
            <w:rFonts w:ascii="Times New Roman" w:hAnsi="Times New Roman"/>
            <w:i/>
          </w:rPr>
          <w:delText>Program</w:delText>
        </w:r>
      </w:del>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rsidR="00F6224C" w:rsidRDefault="00F6224C" w:rsidP="00C8555D">
      <w:pPr>
        <w:numPr>
          <w:ilvl w:val="0"/>
          <w:numId w:val="40"/>
        </w:numPr>
        <w:ind w:left="360"/>
        <w:rPr>
          <w:ins w:id="5475" w:author="Rev 11 Allen Wirfs-Brock" w:date="2012-10-26T09:20:00Z"/>
        </w:rPr>
      </w:pPr>
      <w:ins w:id="5476" w:author="Rev 11 Allen Wirfs-Brock" w:date="2012-10-26T09:20:00Z">
        <w:r>
          <w:t xml:space="preserve">Module code is </w:t>
        </w:r>
      </w:ins>
      <w:ins w:id="5477" w:author="Rev 11 Allen Wirfs-Brock" w:date="2012-10-26T09:21:00Z">
        <w:r w:rsidR="00C8555D">
          <w:t xml:space="preserve">always </w:t>
        </w:r>
      </w:ins>
      <w:ins w:id="5478" w:author="Rev 11 Allen Wirfs-Brock" w:date="2012-10-26T09:20:00Z">
        <w:r>
          <w:t>strict code</w:t>
        </w:r>
      </w:ins>
      <w:ins w:id="5479" w:author="Rev 11 Allen Wirfs-Brock" w:date="2012-10-26T09:21:00Z">
        <w:r w:rsidR="00C8555D">
          <w:t>.</w:t>
        </w:r>
      </w:ins>
    </w:p>
    <w:p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del w:id="5480" w:author="Rev 7 Allen Wirfs-Brock" w:date="2012-04-20T09:35:00Z">
        <w:r w:rsidRPr="00E77497" w:rsidDel="001A6289">
          <w:rPr>
            <w:rFonts w:ascii="Times New Roman" w:hAnsi="Times New Roman"/>
            <w:i/>
          </w:rPr>
          <w:delText>PropertyAssignment</w:delText>
        </w:r>
      </w:del>
      <w:ins w:id="5481" w:author="Rev 7 Allen Wirfs-Brock" w:date="2012-04-20T09:35:00Z">
        <w:r w:rsidR="001A6289">
          <w:rPr>
            <w:rFonts w:ascii="Times New Roman" w:hAnsi="Times New Roman"/>
            <w:i/>
          </w:rPr>
          <w:t>PropertyDefinition</w:t>
        </w:r>
      </w:ins>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del w:id="5482" w:author="Rev 7 Allen Wirfs-Brock" w:date="2012-04-20T09:35:00Z">
        <w:r w:rsidRPr="00E77497" w:rsidDel="001A6289">
          <w:rPr>
            <w:rFonts w:ascii="Times New Roman" w:hAnsi="Times New Roman"/>
            <w:i/>
          </w:rPr>
          <w:delText>PropertyAssignment</w:delText>
        </w:r>
      </w:del>
      <w:ins w:id="5483" w:author="Rev 7 Allen Wirfs-Brock" w:date="2012-04-20T09:35:00Z">
        <w:r w:rsidR="001A6289">
          <w:rPr>
            <w:rFonts w:ascii="Times New Roman" w:hAnsi="Times New Roman"/>
            <w:i/>
          </w:rPr>
          <w:t>PropertyDefinition</w:t>
        </w:r>
      </w:ins>
      <w:r w:rsidRPr="00E77497">
        <w:t xml:space="preserve"> is contained in strict mode code or if the function code begins with a Directive Prologue that contains a Use Strict Directive.</w:t>
      </w:r>
    </w:p>
    <w:p w:rsidR="004C02EF" w:rsidRPr="00E77497" w:rsidDel="00C8555D" w:rsidRDefault="004C02EF" w:rsidP="004C02EF">
      <w:pPr>
        <w:numPr>
          <w:ilvl w:val="0"/>
          <w:numId w:val="40"/>
        </w:numPr>
        <w:ind w:left="360"/>
        <w:rPr>
          <w:ins w:id="5484" w:author="Allen Wirfs-Brock" w:date="2011-07-01T16:55:00Z"/>
          <w:del w:id="5485" w:author="Rev 11 Allen Wirfs-Brock" w:date="2012-10-26T09:22: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rsidR="00655CEE" w:rsidRPr="00E77497" w:rsidDel="00612205" w:rsidRDefault="00655CEE" w:rsidP="004C02EF">
      <w:pPr>
        <w:numPr>
          <w:ilvl w:val="0"/>
          <w:numId w:val="40"/>
        </w:numPr>
        <w:ind w:left="360"/>
        <w:rPr>
          <w:ins w:id="5486" w:author="Allen Wirfs-Brock" w:date="2011-07-01T16:20:00Z"/>
          <w:del w:id="5487" w:author="Rev 7 Allen Wirfs-Brock" w:date="2012-05-01T08:50:00Z"/>
        </w:rPr>
        <w:pPrChange w:id="5488" w:author="Rev 11 Allen Wirfs-Brock" w:date="2012-10-26T09:22:00Z">
          <w:pPr>
            <w:numPr>
              <w:numId w:val="40"/>
            </w:numPr>
            <w:ind w:left="360" w:hanging="360"/>
          </w:pPr>
        </w:pPrChange>
      </w:pPr>
      <w:ins w:id="5489" w:author="Allen Wirfs-Brock" w:date="2011-07-01T16:55:00Z">
        <w:del w:id="5490" w:author="Rev 7 Allen Wirfs-Brock" w:date="2012-05-01T08:50:00Z">
          <w:r w:rsidRPr="00E77497" w:rsidDel="00612205">
            <w:delText>Unless specified otherwise, extended code (10.2</w:delText>
          </w:r>
        </w:del>
      </w:ins>
      <w:ins w:id="5491" w:author="Allen Wirfs-Brock rev2" w:date="2011-07-25T15:20:00Z">
        <w:del w:id="5492" w:author="Rev 7 Allen Wirfs-Brock" w:date="2012-05-01T08:50:00Z">
          <w:r w:rsidR="00046185" w:rsidRPr="00E77497" w:rsidDel="00612205">
            <w:delText>1</w:delText>
          </w:r>
        </w:del>
      </w:ins>
      <w:ins w:id="5493" w:author="Allen Wirfs-Brock" w:date="2011-07-01T16:55:00Z">
        <w:del w:id="5494" w:author="Rev 7 Allen Wirfs-Brock" w:date="2012-05-01T08:50:00Z">
          <w:r w:rsidRPr="00E77497" w:rsidDel="00612205">
            <w:delText>.1</w:delText>
          </w:r>
        </w:del>
      </w:ins>
      <w:ins w:id="5495" w:author="Allen Wirfs-Brock rev2" w:date="2011-07-25T15:20:00Z">
        <w:del w:id="5496" w:author="Rev 7 Allen Wirfs-Brock" w:date="2012-05-01T08:50:00Z">
          <w:r w:rsidR="00046185" w:rsidRPr="00E77497" w:rsidDel="00612205">
            <w:delText>2</w:delText>
          </w:r>
        </w:del>
      </w:ins>
      <w:ins w:id="5497" w:author="Allen Wirfs-Brock" w:date="2011-07-01T16:55:00Z">
        <w:del w:id="5498" w:author="Rev 7 Allen Wirfs-Brock" w:date="2012-05-01T08:50:00Z">
          <w:r w:rsidRPr="00E77497" w:rsidDel="00612205">
            <w:delText>) is also consider</w:delText>
          </w:r>
        </w:del>
      </w:ins>
      <w:ins w:id="5499" w:author="Allen Wirfs-Brock" w:date="2011-07-12T14:59:00Z">
        <w:del w:id="5500" w:author="Rev 7 Allen Wirfs-Brock" w:date="2012-05-01T08:50:00Z">
          <w:r w:rsidR="002C254E" w:rsidRPr="00E77497" w:rsidDel="00612205">
            <w:delText>ed</w:delText>
          </w:r>
        </w:del>
      </w:ins>
      <w:ins w:id="5501" w:author="Allen Wirfs-Brock" w:date="2011-07-01T16:55:00Z">
        <w:del w:id="5502" w:author="Rev 7 Allen Wirfs-Brock" w:date="2012-05-01T08:50:00Z">
          <w:r w:rsidRPr="00E77497" w:rsidDel="00612205">
            <w:delText xml:space="preserve"> strict </w:delText>
          </w:r>
        </w:del>
      </w:ins>
      <w:ins w:id="5503" w:author="Allen Wirfs-Brock rev2" w:date="2011-07-25T15:21:00Z">
        <w:del w:id="5504" w:author="Rev 7 Allen Wirfs-Brock" w:date="2012-05-01T08:50:00Z">
          <w:r w:rsidR="00046185" w:rsidRPr="00E77497" w:rsidDel="00612205">
            <w:delText xml:space="preserve">mode </w:delText>
          </w:r>
        </w:del>
      </w:ins>
      <w:ins w:id="5505" w:author="Allen Wirfs-Brock" w:date="2011-07-01T16:55:00Z">
        <w:del w:id="5506" w:author="Rev 7 Allen Wirfs-Brock" w:date="2012-05-01T08:50:00Z">
          <w:r w:rsidRPr="00E77497" w:rsidDel="00612205">
            <w:delText>code.</w:delText>
          </w:r>
        </w:del>
      </w:ins>
    </w:p>
    <w:p w:rsidR="00741E7F" w:rsidRPr="00E77497" w:rsidDel="00EB1E7F" w:rsidRDefault="00741E7F" w:rsidP="00741E7F">
      <w:pPr>
        <w:pStyle w:val="Heading3"/>
        <w:numPr>
          <w:ilvl w:val="0"/>
          <w:numId w:val="0"/>
        </w:numPr>
        <w:rPr>
          <w:ins w:id="5507" w:author="Allen Wirfs-Brock" w:date="2011-07-01T16:25:00Z"/>
          <w:del w:id="5508" w:author="Rev 6 Allen Wirfs-Brock" w:date="2012-01-26T11:03:00Z"/>
        </w:rPr>
      </w:pPr>
      <w:ins w:id="5509" w:author="Allen Wirfs-Brock" w:date="2011-07-01T16:20:00Z">
        <w:del w:id="5510" w:author="Rev 6 Allen Wirfs-Brock" w:date="2012-01-26T11:03:00Z">
          <w:r w:rsidRPr="00E77497" w:rsidDel="00EB1E7F">
            <w:delText>10.1.2</w:delText>
          </w:r>
          <w:r w:rsidRPr="00E77497" w:rsidDel="00EB1E7F">
            <w:tab/>
          </w:r>
        </w:del>
      </w:ins>
      <w:ins w:id="5511" w:author="Allen Wirfs-Brock" w:date="2011-07-01T16:21:00Z">
        <w:del w:id="5512" w:author="Rev 6 Allen Wirfs-Brock" w:date="2012-01-26T11:03:00Z">
          <w:r w:rsidRPr="00E77497" w:rsidDel="00EB1E7F">
            <w:delText>Extended</w:delText>
          </w:r>
        </w:del>
      </w:ins>
      <w:ins w:id="5513" w:author="Allen Wirfs-Brock" w:date="2011-07-01T16:20:00Z">
        <w:del w:id="5514" w:author="Rev 6 Allen Wirfs-Brock" w:date="2012-01-26T11:03:00Z">
          <w:r w:rsidRPr="00E77497" w:rsidDel="00EB1E7F">
            <w:delText xml:space="preserve"> Code</w:delText>
          </w:r>
        </w:del>
      </w:ins>
    </w:p>
    <w:p w:rsidR="006B134A" w:rsidRPr="00E77497" w:rsidDel="00EB1E7F" w:rsidRDefault="006B134A" w:rsidP="00B20723">
      <w:pPr>
        <w:rPr>
          <w:ins w:id="5515" w:author="Allen Wirfs-Brock" w:date="2011-07-01T16:31:00Z"/>
          <w:del w:id="5516" w:author="Rev 6 Allen Wirfs-Brock" w:date="2012-01-26T11:03:00Z"/>
        </w:rPr>
      </w:pPr>
      <w:ins w:id="5517" w:author="Allen Wirfs-Brock" w:date="2011-07-01T16:27:00Z">
        <w:del w:id="5518" w:author="Rev 6 Allen Wirfs-Brock" w:date="2012-01-26T11:03:00Z">
          <w:r w:rsidRPr="00E77497" w:rsidDel="00EB1E7F">
            <w:rPr>
              <w:i/>
            </w:rPr>
            <w:delText>Extended code</w:delText>
          </w:r>
          <w:r w:rsidRPr="00E77497" w:rsidDel="00EB1E7F">
            <w:delText xml:space="preserve"> is any any code contained in an</w:delText>
          </w:r>
        </w:del>
      </w:ins>
      <w:ins w:id="5519" w:author="Allen Wirfs-Brock" w:date="2011-07-01T16:25:00Z">
        <w:del w:id="5520"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5521" w:author="Allen Wirfs-Brock" w:date="2011-07-01T16:26:00Z">
        <w:del w:id="5522" w:author="Rev 6 Allen Wirfs-Brock" w:date="2012-01-26T11:03:00Z">
          <w:r w:rsidRPr="00E77497" w:rsidDel="00EB1E7F">
            <w:delText xml:space="preserve">that </w:delText>
          </w:r>
        </w:del>
      </w:ins>
      <w:ins w:id="5523" w:author="Allen Wirfs-Brock" w:date="2011-07-01T16:28:00Z">
        <w:del w:id="5524" w:author="Rev 6 Allen Wirfs-Brock" w:date="2012-01-26T11:03:00Z">
          <w:r w:rsidRPr="00E77497" w:rsidDel="00EB1E7F">
            <w:delText>contains occur</w:delText>
          </w:r>
        </w:del>
      </w:ins>
      <w:ins w:id="5525" w:author="Allen Wirfs-Brock rev2" w:date="2011-07-25T15:23:00Z">
        <w:del w:id="5526" w:author="Rev 6 Allen Wirfs-Brock" w:date="2012-01-26T11:03:00Z">
          <w:r w:rsidR="00046185" w:rsidRPr="00E77497" w:rsidDel="00EB1E7F">
            <w:delText>r</w:delText>
          </w:r>
        </w:del>
      </w:ins>
      <w:ins w:id="5527" w:author="Allen Wirfs-Brock" w:date="2011-07-01T16:28:00Z">
        <w:del w:id="5528" w:author="Rev 6 Allen Wirfs-Brock" w:date="2012-01-26T11:03:00Z">
          <w:r w:rsidRPr="00E77497" w:rsidDel="00EB1E7F">
            <w:delText>a</w:delText>
          </w:r>
        </w:del>
      </w:ins>
      <w:ins w:id="5529" w:author="Allen Wirfs-Brock rev2" w:date="2011-07-25T15:23:00Z">
        <w:del w:id="5530" w:author="Rev 6 Allen Wirfs-Brock" w:date="2012-01-26T11:03:00Z">
          <w:r w:rsidR="00046185" w:rsidRPr="00E77497" w:rsidDel="00EB1E7F">
            <w:delText>e</w:delText>
          </w:r>
        </w:del>
      </w:ins>
      <w:ins w:id="5531" w:author="Allen Wirfs-Brock" w:date="2011-07-01T16:28:00Z">
        <w:del w:id="5532" w:author="Rev 6 Allen Wirfs-Brock" w:date="2012-01-26T11:03:00Z">
          <w:r w:rsidRPr="00E77497" w:rsidDel="00EB1E7F">
            <w:delText>nces of</w:delText>
          </w:r>
        </w:del>
      </w:ins>
      <w:ins w:id="5533" w:author="Allen Wirfs-Brock" w:date="2011-07-01T16:26:00Z">
        <w:del w:id="5534" w:author="Rev 6 Allen Wirfs-Brock" w:date="2012-01-26T11:03:00Z">
          <w:r w:rsidRPr="00E77497" w:rsidDel="00EB1E7F">
            <w:delText xml:space="preserve"> lexical or syntactic productions define</w:delText>
          </w:r>
        </w:del>
      </w:ins>
      <w:ins w:id="5535" w:author="Allen Wirfs-Brock" w:date="2011-07-12T14:50:00Z">
        <w:del w:id="5536" w:author="Rev 6 Allen Wirfs-Brock" w:date="2012-01-26T11:03:00Z">
          <w:r w:rsidR="0006214F" w:rsidRPr="00E77497" w:rsidDel="00EB1E7F">
            <w:delText>d</w:delText>
          </w:r>
        </w:del>
      </w:ins>
      <w:ins w:id="5537" w:author="Allen Wirfs-Brock" w:date="2011-07-01T16:26:00Z">
        <w:del w:id="5538" w:author="Rev 6 Allen Wirfs-Brock" w:date="2012-01-26T11:03:00Z">
          <w:r w:rsidRPr="00E77497" w:rsidDel="00EB1E7F">
            <w:delText xml:space="preserve"> subsequent to the Fifth Edition of the ECMAScript </w:delText>
          </w:r>
        </w:del>
      </w:ins>
      <w:ins w:id="5539" w:author="Allen Wirfs-Brock" w:date="2011-07-01T16:28:00Z">
        <w:del w:id="5540" w:author="Rev 6 Allen Wirfs-Brock" w:date="2012-01-26T11:03:00Z">
          <w:r w:rsidRPr="00E77497" w:rsidDel="00EB1E7F">
            <w:delText>specification.</w:delText>
          </w:r>
        </w:del>
      </w:ins>
      <w:ins w:id="5541" w:author="Allen Wirfs-Brock" w:date="2011-07-01T16:31:00Z">
        <w:del w:id="5542" w:author="Rev 6 Allen Wirfs-Brock" w:date="2012-01-26T11:03:00Z">
          <w:r w:rsidRPr="00E77497" w:rsidDel="00EB1E7F">
            <w:delText xml:space="preserve"> Code is interpreted as </w:delText>
          </w:r>
        </w:del>
      </w:ins>
      <w:ins w:id="5543" w:author="Allen Wirfs-Brock" w:date="2011-07-01T17:01:00Z">
        <w:del w:id="5544" w:author="Rev 6 Allen Wirfs-Brock" w:date="2012-01-26T11:03:00Z">
          <w:r w:rsidR="00655CEE" w:rsidRPr="00E77497" w:rsidDel="00EB1E7F">
            <w:delText>extended</w:delText>
          </w:r>
        </w:del>
      </w:ins>
      <w:ins w:id="5545" w:author="Allen Wirfs-Brock" w:date="2011-07-01T16:31:00Z">
        <w:del w:id="5546" w:author="Rev 6 Allen Wirfs-Brock" w:date="2012-01-26T11:03:00Z">
          <w:r w:rsidRPr="00E77497" w:rsidDel="00EB1E7F">
            <w:delText xml:space="preserve"> code in the following situations:</w:delText>
          </w:r>
        </w:del>
      </w:ins>
    </w:p>
    <w:p w:rsidR="006B134A" w:rsidRPr="004D1BD1" w:rsidDel="00EB1E7F" w:rsidRDefault="006B134A" w:rsidP="006B134A">
      <w:pPr>
        <w:numPr>
          <w:ilvl w:val="0"/>
          <w:numId w:val="40"/>
        </w:numPr>
        <w:ind w:left="360"/>
        <w:rPr>
          <w:ins w:id="5547" w:author="Allen Wirfs-Brock" w:date="2011-07-01T16:31:00Z"/>
          <w:del w:id="5548" w:author="Rev 6 Allen Wirfs-Brock" w:date="2012-01-26T11:03:00Z"/>
        </w:rPr>
      </w:pPr>
      <w:ins w:id="5549" w:author="Allen Wirfs-Brock" w:date="2011-07-01T16:31:00Z">
        <w:del w:id="5550" w:author="Rev 6 Allen Wirfs-Brock" w:date="2012-01-26T11:03:00Z">
          <w:r w:rsidRPr="00E77497" w:rsidDel="00EB1E7F">
            <w:delText>Global code is extended global code if it</w:delText>
          </w:r>
        </w:del>
      </w:ins>
      <w:ins w:id="5551" w:author="Allen Wirfs-Brock" w:date="2011-07-01T16:32:00Z">
        <w:del w:id="5552" w:author="Rev 6 Allen Wirfs-Brock" w:date="2012-01-26T11:03:00Z">
          <w:r w:rsidRPr="00E77497" w:rsidDel="00EB1E7F">
            <w:delText xml:space="preserve"> is contained in an </w:delText>
          </w:r>
        </w:del>
      </w:ins>
      <w:ins w:id="5553" w:author="Allen Wirfs-Brock" w:date="2011-07-01T16:31:00Z">
        <w:del w:id="5554" w:author="Rev 6 Allen Wirfs-Brock" w:date="2012-01-26T11:03:00Z">
          <w:r w:rsidRPr="00E77497" w:rsidDel="00EB1E7F">
            <w:delText xml:space="preserve"> </w:delText>
          </w:r>
        </w:del>
      </w:ins>
      <w:ins w:id="5555" w:author="Allen Wirfs-Brock" w:date="2011-07-01T16:33:00Z">
        <w:del w:id="5556"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5557" w:author="Allen Wirfs-Brock" w:date="2011-07-01T16:34:00Z">
        <w:del w:id="5558"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5559" w:author="Allen Wirfs-Brock" w:date="2011-07-01T16:33:00Z">
        <w:del w:id="5560" w:author="Rev 6 Allen Wirfs-Brock" w:date="2012-01-26T11:03:00Z">
          <w:r w:rsidRPr="00E77497" w:rsidDel="00EB1E7F">
            <w:delText xml:space="preserve"> </w:delText>
          </w:r>
        </w:del>
      </w:ins>
      <w:ins w:id="5561" w:author="Allen Wirfs-Brock" w:date="2011-07-01T16:34:00Z">
        <w:del w:id="5562" w:author="Rev 6 Allen Wirfs-Brock" w:date="2012-01-26T11:03:00Z">
          <w:r w:rsidR="00B20723" w:rsidRPr="00E77497" w:rsidDel="00EB1E7F">
            <w:delText xml:space="preserve">in an implementation defined manner or if </w:delText>
          </w:r>
        </w:del>
      </w:ins>
      <w:ins w:id="5563" w:author="Allen Wirfs-Brock" w:date="2011-07-01T16:35:00Z">
        <w:del w:id="5564" w:author="Rev 6 Allen Wirfs-Brock" w:date="2012-01-26T11:03:00Z">
          <w:r w:rsidR="00B20723" w:rsidRPr="00E77497" w:rsidDel="00EB1E7F">
            <w:delText>???</w:delText>
          </w:r>
        </w:del>
      </w:ins>
      <w:ins w:id="5565" w:author="Allen Wirfs-Brock" w:date="2011-07-01T16:31:00Z">
        <w:del w:id="5566" w:author="Rev 6 Allen Wirfs-Brock" w:date="2012-01-26T11:03:00Z">
          <w:r w:rsidRPr="004D1BD1" w:rsidDel="00EB1E7F">
            <w:delText>.</w:delText>
          </w:r>
        </w:del>
      </w:ins>
    </w:p>
    <w:p w:rsidR="006B134A" w:rsidRPr="004D1BD1" w:rsidDel="00EB1E7F" w:rsidRDefault="006B134A" w:rsidP="006B134A">
      <w:pPr>
        <w:numPr>
          <w:ilvl w:val="0"/>
          <w:numId w:val="40"/>
        </w:numPr>
        <w:ind w:left="360"/>
        <w:rPr>
          <w:ins w:id="5567" w:author="Allen Wirfs-Brock" w:date="2011-07-01T16:31:00Z"/>
          <w:del w:id="5568" w:author="Rev 6 Allen Wirfs-Brock" w:date="2012-01-26T11:03:00Z"/>
        </w:rPr>
      </w:pPr>
      <w:ins w:id="5569" w:author="Allen Wirfs-Brock" w:date="2011-07-01T16:31:00Z">
        <w:del w:id="5570" w:author="Rev 6 Allen Wirfs-Brock" w:date="2012-01-26T11:03:00Z">
          <w:r w:rsidRPr="00E65A34" w:rsidDel="00EB1E7F">
            <w:delText xml:space="preserve">Eval code is </w:delText>
          </w:r>
        </w:del>
      </w:ins>
      <w:ins w:id="5571" w:author="Allen Wirfs-Brock" w:date="2011-07-01T16:36:00Z">
        <w:del w:id="5572" w:author="Rev 6 Allen Wirfs-Brock" w:date="2012-01-26T11:03:00Z">
          <w:r w:rsidR="00B20723" w:rsidRPr="009C202C" w:rsidDel="00EB1E7F">
            <w:delText>extended</w:delText>
          </w:r>
        </w:del>
      </w:ins>
      <w:ins w:id="5573" w:author="Allen Wirfs-Brock" w:date="2011-07-01T16:31:00Z">
        <w:del w:id="5574" w:author="Rev 6 Allen Wirfs-Brock" w:date="2012-01-26T11:03:00Z">
          <w:r w:rsidRPr="009C202C" w:rsidDel="00EB1E7F">
            <w:delText xml:space="preserve"> eval code if the call to eval is a direct call (see 15.1.2.1.1) to the eval function that is contained in </w:delText>
          </w:r>
        </w:del>
      </w:ins>
      <w:ins w:id="5575" w:author="Allen Wirfs-Brock" w:date="2011-07-01T16:37:00Z">
        <w:del w:id="5576" w:author="Rev 6 Allen Wirfs-Brock" w:date="2012-01-26T11:03:00Z">
          <w:r w:rsidR="00B20723" w:rsidRPr="009C202C" w:rsidDel="00EB1E7F">
            <w:delText>extended</w:delText>
          </w:r>
        </w:del>
      </w:ins>
      <w:ins w:id="5577" w:author="Allen Wirfs-Brock" w:date="2011-07-01T16:31:00Z">
        <w:del w:id="5578" w:author="Rev 6 Allen Wirfs-Brock" w:date="2012-01-26T11:03:00Z">
          <w:r w:rsidRPr="00675B74" w:rsidDel="00EB1E7F">
            <w:delText xml:space="preserve"> mode code</w:delText>
          </w:r>
        </w:del>
      </w:ins>
      <w:ins w:id="5579" w:author="Allen Wirfs-Brock" w:date="2011-07-01T16:37:00Z">
        <w:del w:id="5580" w:author="Rev 6 Allen Wirfs-Brock" w:date="2012-01-26T11:03:00Z">
          <w:r w:rsidR="00B20723" w:rsidRPr="00E77497" w:rsidDel="00EB1E7F">
            <w:delText xml:space="preserve"> or if it begins with ???</w:delText>
          </w:r>
        </w:del>
      </w:ins>
      <w:ins w:id="5581" w:author="Allen Wirfs-Brock" w:date="2011-07-01T16:31:00Z">
        <w:del w:id="5582" w:author="Rev 6 Allen Wirfs-Brock" w:date="2012-01-26T11:03:00Z">
          <w:r w:rsidRPr="00E77497" w:rsidDel="00EB1E7F">
            <w:delText xml:space="preserve">. </w:delText>
          </w:r>
        </w:del>
      </w:ins>
    </w:p>
    <w:p w:rsidR="006B134A" w:rsidRPr="004D1BD1" w:rsidDel="00EB1E7F" w:rsidRDefault="006B134A" w:rsidP="006B134A">
      <w:pPr>
        <w:numPr>
          <w:ilvl w:val="0"/>
          <w:numId w:val="40"/>
        </w:numPr>
        <w:ind w:left="360"/>
        <w:rPr>
          <w:ins w:id="5583" w:author="Allen Wirfs-Brock" w:date="2011-07-01T16:31:00Z"/>
          <w:del w:id="5584" w:author="Rev 6 Allen Wirfs-Brock" w:date="2012-01-26T11:03:00Z"/>
        </w:rPr>
      </w:pPr>
      <w:ins w:id="5585" w:author="Allen Wirfs-Brock" w:date="2011-07-01T16:31:00Z">
        <w:del w:id="5586"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5587" w:author="Allen Wirfs-Brock" w:date="2011-07-01T16:38:00Z">
        <w:del w:id="5588" w:author="Rev 6 Allen Wirfs-Brock" w:date="2012-01-26T11:03:00Z">
          <w:r w:rsidR="00B20723" w:rsidRPr="00E77497" w:rsidDel="00EB1E7F">
            <w:delText>extended</w:delText>
          </w:r>
        </w:del>
      </w:ins>
      <w:ins w:id="5589" w:author="Allen Wirfs-Brock" w:date="2011-07-01T16:31:00Z">
        <w:del w:id="5590"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5591" w:author="Allen Wirfs-Brock" w:date="2011-07-01T16:38:00Z">
        <w:del w:id="5592" w:author="Rev 6 Allen Wirfs-Brock" w:date="2012-01-26T11:03:00Z">
          <w:r w:rsidR="00B20723" w:rsidRPr="00E77497" w:rsidDel="00EB1E7F">
            <w:delText>extended</w:delText>
          </w:r>
        </w:del>
      </w:ins>
      <w:ins w:id="5593" w:author="Allen Wirfs-Brock" w:date="2011-07-01T16:31:00Z">
        <w:del w:id="5594" w:author="Rev 6 Allen Wirfs-Brock" w:date="2012-01-26T11:03:00Z">
          <w:r w:rsidRPr="00E77497" w:rsidDel="00EB1E7F">
            <w:delText xml:space="preserve"> mode code or if the function code begins with </w:delText>
          </w:r>
        </w:del>
      </w:ins>
      <w:ins w:id="5595" w:author="Allen Wirfs-Brock" w:date="2011-07-01T16:39:00Z">
        <w:del w:id="5596" w:author="Rev 6 Allen Wirfs-Brock" w:date="2012-01-26T11:03:00Z">
          <w:r w:rsidR="00B20723" w:rsidRPr="00E77497" w:rsidDel="00EB1E7F">
            <w:delText>???</w:delText>
          </w:r>
        </w:del>
      </w:ins>
      <w:ins w:id="5597" w:author="Allen Wirfs-Brock" w:date="2011-07-01T16:31:00Z">
        <w:del w:id="5598" w:author="Rev 6 Allen Wirfs-Brock" w:date="2012-01-26T11:03:00Z">
          <w:r w:rsidRPr="004D1BD1" w:rsidDel="00EB1E7F">
            <w:delText>.</w:delText>
          </w:r>
        </w:del>
      </w:ins>
    </w:p>
    <w:p w:rsidR="00741E7F" w:rsidRPr="003B4312" w:rsidDel="00EB1E7F" w:rsidRDefault="006B134A" w:rsidP="003B4312">
      <w:pPr>
        <w:numPr>
          <w:ilvl w:val="0"/>
          <w:numId w:val="40"/>
        </w:numPr>
        <w:ind w:left="360"/>
        <w:rPr>
          <w:ins w:id="5599" w:author="Allen Wirfs-Brock" w:date="2011-07-01T16:56:00Z"/>
          <w:del w:id="5600" w:author="Rev 6 Allen Wirfs-Brock" w:date="2012-01-26T11:03:00Z"/>
        </w:rPr>
      </w:pPr>
      <w:ins w:id="5601" w:author="Allen Wirfs-Brock" w:date="2011-07-01T16:31:00Z">
        <w:del w:id="5602"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ins w:id="5603" w:author="Allen Wirfs-Brock" w:date="2011-07-01T16:39:00Z">
        <w:del w:id="5604" w:author="Rev 6 Allen Wirfs-Brock" w:date="2012-01-26T11:03:00Z">
          <w:r w:rsidR="00B20723" w:rsidRPr="003B4312" w:rsidDel="00EB1E7F">
            <w:delText>???</w:delText>
          </w:r>
        </w:del>
      </w:ins>
      <w:ins w:id="5605" w:author="Allen Wirfs-Brock" w:date="2011-07-01T16:31:00Z">
        <w:del w:id="5606" w:author="Rev 6 Allen Wirfs-Brock" w:date="2012-01-26T11:03:00Z">
          <w:r w:rsidRPr="004D1BD1" w:rsidDel="00EB1E7F">
            <w:delText>.</w:delText>
          </w:r>
        </w:del>
      </w:ins>
    </w:p>
    <w:p w:rsidR="00655CEE" w:rsidRPr="003B4312" w:rsidRDefault="00655CEE" w:rsidP="005D449B">
      <w:pPr>
        <w:numPr>
          <w:ilvl w:val="0"/>
          <w:numId w:val="40"/>
        </w:numPr>
        <w:ind w:left="360"/>
      </w:pPr>
      <w:ins w:id="5607" w:author="Allen Wirfs-Brock" w:date="2011-07-01T16:57:00Z">
        <w:del w:id="5608" w:author="Rev 6 Allen Wirfs-Brock" w:date="2012-01-26T11:03:00Z">
          <w:r w:rsidRPr="003B4312" w:rsidDel="00EB1E7F">
            <w:delText>The</w:delText>
          </w:r>
        </w:del>
      </w:ins>
      <w:ins w:id="5609" w:author="Allen Wirfs-Brock rev2" w:date="2011-07-25T15:24:00Z">
        <w:del w:id="5610" w:author="Rev 6 Allen Wirfs-Brock" w:date="2012-01-26T11:03:00Z">
          <w:r w:rsidR="00046185" w:rsidRPr="003B4312" w:rsidDel="00EB1E7F">
            <w:delText xml:space="preserve"> term</w:delText>
          </w:r>
        </w:del>
      </w:ins>
      <w:ins w:id="5611" w:author="Allen Wirfs-Brock" w:date="2011-07-01T16:57:00Z">
        <w:del w:id="5612" w:author="Rev 6 Allen Wirfs-Brock" w:date="2012-01-26T11:03:00Z">
          <w:r w:rsidRPr="00446E53" w:rsidDel="00EB1E7F">
            <w:delText xml:space="preserve"> </w:delText>
          </w:r>
        </w:del>
      </w:ins>
      <w:ins w:id="5613" w:author="Allen Wirfs-Brock" w:date="2011-07-01T17:07:00Z">
        <w:del w:id="5614" w:author="Rev 6 Allen Wirfs-Brock" w:date="2012-01-26T11:03:00Z">
          <w:r w:rsidR="00F1783C" w:rsidRPr="00E65A34" w:rsidDel="00EB1E7F">
            <w:delText>“</w:delText>
          </w:r>
        </w:del>
      </w:ins>
      <w:ins w:id="5615" w:author="Allen Wirfs-Brock" w:date="2011-07-01T16:58:00Z">
        <w:del w:id="5616" w:author="Rev 6 Allen Wirfs-Brock" w:date="2012-01-26T11:03:00Z">
          <w:r w:rsidRPr="009C202C" w:rsidDel="00EB1E7F">
            <w:delText>strict code</w:delText>
          </w:r>
        </w:del>
      </w:ins>
      <w:ins w:id="5617" w:author="Allen Wirfs-Brock" w:date="2011-07-01T17:07:00Z">
        <w:del w:id="5618" w:author="Rev 6 Allen Wirfs-Brock" w:date="2012-01-26T11:03:00Z">
          <w:r w:rsidR="00F1783C" w:rsidRPr="009C202C" w:rsidDel="00EB1E7F">
            <w:delText>”</w:delText>
          </w:r>
        </w:del>
      </w:ins>
      <w:ins w:id="5619" w:author="Allen Wirfs-Brock" w:date="2011-07-01T16:58:00Z">
        <w:del w:id="5620" w:author="Rev 6 Allen Wirfs-Brock" w:date="2012-01-26T11:03:00Z">
          <w:r w:rsidRPr="009C202C" w:rsidDel="00EB1E7F">
            <w:delText xml:space="preserve"> </w:delText>
          </w:r>
        </w:del>
      </w:ins>
      <w:ins w:id="5621" w:author="Allen Wirfs-Brock" w:date="2011-07-01T17:02:00Z">
        <w:del w:id="5622" w:author="Rev 6 Allen Wirfs-Brock" w:date="2012-01-26T11:03:00Z">
          <w:r w:rsidRPr="00675B74" w:rsidDel="00EB1E7F">
            <w:delText>includes</w:delText>
          </w:r>
        </w:del>
      </w:ins>
      <w:ins w:id="5623" w:author="Allen Wirfs-Brock rev2" w:date="2011-07-25T15:26:00Z">
        <w:del w:id="5624" w:author="Rev 6 Allen Wirfs-Brock" w:date="2012-01-26T11:03:00Z">
          <w:r w:rsidR="00046185" w:rsidRPr="00E77497" w:rsidDel="00EB1E7F">
            <w:delText>is used to designate</w:delText>
          </w:r>
        </w:del>
      </w:ins>
      <w:ins w:id="5625" w:author="Allen Wirfs-Brock" w:date="2011-07-01T17:02:00Z">
        <w:del w:id="5626" w:author="Rev 6 Allen Wirfs-Brock" w:date="2012-01-26T11:03:00Z">
          <w:r w:rsidRPr="00E77497" w:rsidDel="00EB1E7F">
            <w:delText xml:space="preserve"> both actual strict mode code</w:delText>
          </w:r>
        </w:del>
      </w:ins>
      <w:ins w:id="5627" w:author="Allen Wirfs-Brock rev2" w:date="2011-07-25T15:25:00Z">
        <w:del w:id="5628" w:author="Rev 6 Allen Wirfs-Brock" w:date="2012-01-26T11:03:00Z">
          <w:r w:rsidR="00046185" w:rsidRPr="00E77497" w:rsidDel="00EB1E7F">
            <w:delText xml:space="preserve"> and extended </w:delText>
          </w:r>
        </w:del>
      </w:ins>
      <w:ins w:id="5629" w:author="Allen Wirfs-Brock rev2" w:date="2011-07-25T15:28:00Z">
        <w:del w:id="5630" w:author="Rev 6 Allen Wirfs-Brock" w:date="2012-01-26T11:03:00Z">
          <w:r w:rsidR="006B2955" w:rsidRPr="00E77497" w:rsidDel="00EB1E7F">
            <w:delText>code</w:delText>
          </w:r>
        </w:del>
      </w:ins>
      <w:ins w:id="5631" w:author="Allen Wirfs-Brock" w:date="2011-07-01T17:02:00Z">
        <w:del w:id="5632" w:author="Rev 6 Allen Wirfs-Brock" w:date="2012-01-26T11:03:00Z">
          <w:r w:rsidRPr="00E77497" w:rsidDel="00EB1E7F">
            <w:delText xml:space="preserve"> </w:delText>
          </w:r>
        </w:del>
      </w:ins>
      <w:ins w:id="5633" w:author="Allen Wirfs-Brock" w:date="2011-07-01T17:07:00Z">
        <w:del w:id="5634" w:author="Rev 6 Allen Wirfs-Brock" w:date="2012-01-26T11:03:00Z">
          <w:r w:rsidR="00F1783C" w:rsidRPr="00E77497" w:rsidDel="00EB1E7F">
            <w:delText>while</w:delText>
          </w:r>
        </w:del>
      </w:ins>
      <w:ins w:id="5635" w:author="Allen Wirfs-Brock rev2" w:date="2011-07-25T15:25:00Z">
        <w:del w:id="5636" w:author="Rev 6 Allen Wirfs-Brock" w:date="2012-01-26T11:03:00Z">
          <w:r w:rsidR="00046185" w:rsidRPr="00E77497" w:rsidDel="00EB1E7F">
            <w:delText xml:space="preserve"> the term</w:delText>
          </w:r>
        </w:del>
      </w:ins>
      <w:ins w:id="5637" w:author="Allen Wirfs-Brock" w:date="2011-07-01T17:02:00Z">
        <w:del w:id="5638" w:author="Rev 6 Allen Wirfs-Brock" w:date="2012-01-26T11:03:00Z">
          <w:r w:rsidRPr="00E77497" w:rsidDel="00EB1E7F">
            <w:delText xml:space="preserve"> </w:delText>
          </w:r>
        </w:del>
      </w:ins>
      <w:ins w:id="5639" w:author="Allen Wirfs-Brock" w:date="2011-07-01T17:07:00Z">
        <w:del w:id="5640" w:author="Rev 6 Allen Wirfs-Brock" w:date="2012-01-26T11:03:00Z">
          <w:r w:rsidR="00F1783C" w:rsidRPr="00E77497" w:rsidDel="00EB1E7F">
            <w:delText>“</w:delText>
          </w:r>
        </w:del>
      </w:ins>
      <w:ins w:id="5641" w:author="Allen Wirfs-Brock" w:date="2011-07-01T17:02:00Z">
        <w:del w:id="5642" w:author="Rev 6 Allen Wirfs-Brock" w:date="2012-01-26T11:03:00Z">
          <w:r w:rsidRPr="00E77497" w:rsidDel="00EB1E7F">
            <w:delText>extended code</w:delText>
          </w:r>
        </w:del>
      </w:ins>
      <w:ins w:id="5643" w:author="Allen Wirfs-Brock" w:date="2011-07-01T17:07:00Z">
        <w:del w:id="5644" w:author="Rev 6 Allen Wirfs-Brock" w:date="2012-01-26T11:03:00Z">
          <w:r w:rsidR="00F1783C" w:rsidRPr="00E77497" w:rsidDel="00EB1E7F">
            <w:delText>”</w:delText>
          </w:r>
        </w:del>
      </w:ins>
      <w:ins w:id="5645" w:author="Allen Wirfs-Brock" w:date="2011-07-01T17:02:00Z">
        <w:del w:id="5646" w:author="Rev 6 Allen Wirfs-Brock" w:date="2012-01-26T11:03:00Z">
          <w:r w:rsidRPr="00E77497" w:rsidDel="00EB1E7F">
            <w:delText xml:space="preserve"> </w:delText>
          </w:r>
        </w:del>
      </w:ins>
      <w:ins w:id="5647" w:author="Allen Wirfs-Brock" w:date="2011-07-01T17:08:00Z">
        <w:del w:id="5648" w:author="Rev 6 Allen Wirfs-Brock" w:date="2012-01-26T11:03:00Z">
          <w:r w:rsidR="00F1783C" w:rsidRPr="00E77497" w:rsidDel="00EB1E7F">
            <w:delText>is</w:delText>
          </w:r>
        </w:del>
      </w:ins>
      <w:ins w:id="5649" w:author="Allen Wirfs-Brock" w:date="2011-07-01T17:12:00Z">
        <w:del w:id="5650" w:author="Rev 6 Allen Wirfs-Brock" w:date="2012-01-26T11:03:00Z">
          <w:r w:rsidR="00636473" w:rsidRPr="00E77497" w:rsidDel="00EB1E7F">
            <w:delText>lucco</w:delText>
          </w:r>
        </w:del>
      </w:ins>
      <w:ins w:id="5651" w:author="Rev 3 Allen Wirfs-Brock" w:date="2011-08-30T10:55:00Z">
        <w:del w:id="5652" w:author="Rev 6 Allen Wirfs-Brock" w:date="2012-01-26T11:03:00Z">
          <w:r w:rsidR="00734C3F" w:rsidRPr="00E77497" w:rsidDel="00EB1E7F">
            <w:delText>only</w:delText>
          </w:r>
        </w:del>
      </w:ins>
      <w:ins w:id="5653" w:author="Allen Wirfs-Brock" w:date="2011-07-01T17:05:00Z">
        <w:del w:id="5654" w:author="Rev 6 Allen Wirfs-Brock" w:date="2012-01-26T11:03:00Z">
          <w:r w:rsidR="00F1783C" w:rsidRPr="00E77497" w:rsidDel="00EB1E7F">
            <w:delText xml:space="preserve"> </w:delText>
          </w:r>
        </w:del>
      </w:ins>
      <w:ins w:id="5655" w:author="Allen Wirfs-Brock rev2" w:date="2011-07-25T15:27:00Z">
        <w:del w:id="5656" w:author="Rev 6 Allen Wirfs-Brock" w:date="2012-01-26T11:03:00Z">
          <w:r w:rsidR="00046185" w:rsidRPr="00E77497" w:rsidDel="00EB1E7F">
            <w:delText xml:space="preserve">designates </w:delText>
          </w:r>
        </w:del>
      </w:ins>
      <w:ins w:id="5657" w:author="Allen Wirfs-Brock" w:date="2011-07-01T17:05:00Z">
        <w:del w:id="5658" w:author="Rev 6 Allen Wirfs-Brock" w:date="2012-01-26T11:03:00Z">
          <w:r w:rsidR="00F1783C" w:rsidRPr="00E77497" w:rsidDel="00EB1E7F">
            <w:delText xml:space="preserve">only used to </w:delText>
          </w:r>
        </w:del>
      </w:ins>
      <w:ins w:id="5659" w:author="Allen Wirfs-Brock" w:date="2011-07-01T17:02:00Z">
        <w:del w:id="5660" w:author="Rev 6 Allen Wirfs-Brock" w:date="2012-01-26T11:03:00Z">
          <w:r w:rsidR="00F1783C" w:rsidRPr="00E77497" w:rsidDel="00EB1E7F">
            <w:delText>to mean actual extended code.</w:delText>
          </w:r>
        </w:del>
      </w:ins>
    </w:p>
    <w:p w:rsidR="00FB6E5E" w:rsidRDefault="00FB6E5E" w:rsidP="00FB6E5E">
      <w:pPr>
        <w:pStyle w:val="Heading3"/>
        <w:numPr>
          <w:ilvl w:val="0"/>
          <w:numId w:val="0"/>
        </w:numPr>
        <w:rPr>
          <w:ins w:id="5661" w:author="Rev 8 Allen Wirfs-Brock" w:date="2012-06-12T16:05:00Z"/>
        </w:rPr>
      </w:pPr>
      <w:bookmarkStart w:id="5662" w:name="_Toc235503375"/>
      <w:bookmarkStart w:id="5663" w:name="_Toc241509150"/>
      <w:bookmarkStart w:id="5664" w:name="_Toc244416637"/>
      <w:bookmarkStart w:id="5665" w:name="_Toc276631001"/>
      <w:bookmarkStart w:id="5666" w:name="_Toc339020321"/>
      <w:ins w:id="5667" w:author="Rev 8 Allen Wirfs-Brock" w:date="2012-06-12T16:05:00Z">
        <w:r w:rsidRPr="00E77497">
          <w:t>10.1.</w:t>
        </w:r>
        <w:r>
          <w:t>2</w:t>
        </w:r>
        <w:r w:rsidRPr="00E77497">
          <w:tab/>
        </w:r>
        <w:r>
          <w:t>Non-ECMAScript Functions</w:t>
        </w:r>
        <w:bookmarkEnd w:id="5666"/>
      </w:ins>
    </w:p>
    <w:p w:rsidR="00FB6E5E" w:rsidRDefault="00FB6E5E" w:rsidP="00FB6E5E">
      <w:pPr>
        <w:rPr>
          <w:ins w:id="5668" w:author="Rev 8 Allen Wirfs-Brock" w:date="2012-06-12T16:05:00Z"/>
        </w:rPr>
      </w:pPr>
      <w:ins w:id="5669" w:author="Rev 8 Allen Wirfs-Brock" w:date="2012-06-12T16:06:00Z">
        <w:r>
          <w:t xml:space="preserve">An ECMAScript implementation may support the </w:t>
        </w:r>
      </w:ins>
      <w:ins w:id="5670" w:author="Rev 8 Allen Wirfs-Brock" w:date="2012-06-12T16:08:00Z">
        <w:r>
          <w:t>evaluation</w:t>
        </w:r>
      </w:ins>
      <w:ins w:id="5671" w:author="Rev 8 Allen Wirfs-Brock" w:date="2012-06-12T16:06:00Z">
        <w:r>
          <w:t xml:space="preserve"> of function objects whose </w:t>
        </w:r>
      </w:ins>
      <w:ins w:id="5672" w:author="Rev 8 Allen Wirfs-Brock" w:date="2012-06-12T16:08:00Z">
        <w:r>
          <w:t xml:space="preserve">evaluative behaviour is expressed in some implementation defined </w:t>
        </w:r>
      </w:ins>
      <w:ins w:id="5673" w:author="Rev 8 Allen Wirfs-Brock" w:date="2012-06-13T15:49:00Z">
        <w:r w:rsidR="00CB5151">
          <w:t>form of executable code</w:t>
        </w:r>
      </w:ins>
      <w:ins w:id="5674" w:author="Rev 8 Allen Wirfs-Brock" w:date="2012-06-12T16:08:00Z">
        <w:r>
          <w:t xml:space="preserve"> </w:t>
        </w:r>
        <w:r w:rsidR="0073553A">
          <w:t xml:space="preserve">other than via ECMAScript code. Whether a function object is an ECMAScript code function or a </w:t>
        </w:r>
      </w:ins>
      <w:ins w:id="5675" w:author="Rev 8 Allen Wirfs-Brock" w:date="2012-06-12T16:14:00Z">
        <w:r w:rsidR="0073553A">
          <w:t>n</w:t>
        </w:r>
      </w:ins>
      <w:ins w:id="5676" w:author="Rev 8 Allen Wirfs-Brock" w:date="2012-06-12T16:08:00Z">
        <w:r w:rsidR="0073553A">
          <w:t xml:space="preserve">on-ECMAScript function is not </w:t>
        </w:r>
      </w:ins>
      <w:ins w:id="5677" w:author="Rev 8 Allen Wirfs-Brock" w:date="2012-06-12T16:16:00Z">
        <w:r w:rsidR="0073553A">
          <w:t xml:space="preserve">semantically </w:t>
        </w:r>
      </w:ins>
      <w:ins w:id="5678" w:author="Rev 8 Allen Wirfs-Brock" w:date="2012-06-12T16:08:00Z">
        <w:r w:rsidR="0073553A">
          <w:t>observable from the perspective of an ECMAScript code function that calls</w:t>
        </w:r>
      </w:ins>
      <w:ins w:id="5679" w:author="Rev 8 Allen Wirfs-Brock" w:date="2012-06-12T16:15:00Z">
        <w:r w:rsidR="0073553A">
          <w:t xml:space="preserve"> or is called by</w:t>
        </w:r>
      </w:ins>
      <w:ins w:id="5680" w:author="Rev 8 Allen Wirfs-Brock" w:date="2012-06-12T16:08:00Z">
        <w:r w:rsidR="0073553A">
          <w:t xml:space="preserve"> such a non-</w:t>
        </w:r>
      </w:ins>
      <w:ins w:id="5681" w:author="Rev 8 Allen Wirfs-Brock" w:date="2012-06-12T16:14:00Z">
        <w:r w:rsidR="0073553A">
          <w:t>ECMAScript function</w:t>
        </w:r>
      </w:ins>
      <w:ins w:id="5682" w:author="Rev 8 Allen Wirfs-Brock" w:date="2012-06-12T16:15:00Z">
        <w:r w:rsidR="0073553A">
          <w:t>.</w:t>
        </w:r>
      </w:ins>
    </w:p>
    <w:p w:rsidR="004C02EF" w:rsidRPr="00E65A34" w:rsidRDefault="004C02EF" w:rsidP="00C623F2">
      <w:pPr>
        <w:pStyle w:val="Heading2"/>
        <w:numPr>
          <w:ilvl w:val="0"/>
          <w:numId w:val="0"/>
        </w:numPr>
      </w:pPr>
      <w:bookmarkStart w:id="5683" w:name="_Toc339020322"/>
      <w:r w:rsidRPr="00E65A34">
        <w:t>10.2</w:t>
      </w:r>
      <w:r w:rsidRPr="00E65A34">
        <w:tab/>
        <w:t>Lexical Environments</w:t>
      </w:r>
      <w:bookmarkEnd w:id="5662"/>
      <w:bookmarkEnd w:id="5663"/>
      <w:bookmarkEnd w:id="5664"/>
      <w:bookmarkEnd w:id="5665"/>
      <w:bookmarkEnd w:id="5683"/>
    </w:p>
    <w:p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del w:id="5684" w:author="Rev 7 Allen Wirfs-Brock" w:date="2012-05-01T09:48:00Z">
        <w:r w:rsidRPr="00E77497" w:rsidDel="00C35D22">
          <w:rPr>
            <w:rFonts w:ascii="Times New Roman" w:hAnsi="Times New Roman"/>
            <w:i/>
          </w:rPr>
          <w:delText>WithStatement</w:delText>
        </w:r>
      </w:del>
      <w:ins w:id="5685" w:author="Rev 7 Allen Wirfs-Brock" w:date="2012-05-01T09:48:00Z">
        <w:r w:rsidR="00C35D22">
          <w:rPr>
            <w:rFonts w:ascii="Times New Roman" w:hAnsi="Times New Roman"/>
            <w:i/>
          </w:rPr>
          <w:t>Block</w:t>
        </w:r>
        <w:r w:rsidR="00C35D22" w:rsidRPr="00E77497">
          <w:rPr>
            <w:rFonts w:ascii="Times New Roman" w:hAnsi="Times New Roman"/>
            <w:i/>
          </w:rPr>
          <w:t>Statement</w:t>
        </w:r>
      </w:ins>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del w:id="5686" w:author="Rev 8 Allen Wirfs-Brock" w:date="2012-06-13T16:04:00Z">
        <w:r w:rsidRPr="00E77497" w:rsidDel="00B33FB4">
          <w:delText xml:space="preserve">execution </w:delText>
        </w:r>
      </w:del>
      <w:ins w:id="5687" w:author="Rev 8 Allen Wirfs-Brock" w:date="2012-06-13T16:04:00Z">
        <w:r w:rsidR="00B33FB4">
          <w:t>evaluation</w:t>
        </w:r>
        <w:r w:rsidR="00B33FB4" w:rsidRPr="00E77497">
          <w:t xml:space="preserve"> </w:t>
        </w:r>
      </w:ins>
      <w:r w:rsidRPr="00E77497">
        <w:t>of the surrounding function.</w:t>
      </w:r>
    </w:p>
    <w:p w:rsidR="00C35D22" w:rsidRPr="00120381" w:rsidRDefault="00C35D22" w:rsidP="00C35D22">
      <w:pPr>
        <w:rPr>
          <w:ins w:id="5688" w:author="Rev 7 Allen Wirfs-Brock" w:date="2012-05-01T09:57:00Z"/>
          <w:sz w:val="24"/>
          <w:szCs w:val="24"/>
        </w:rPr>
      </w:pPr>
      <w:ins w:id="5689" w:author="Rev 7 Allen Wirfs-Brock" w:date="2012-05-01T09:58:00Z">
        <w:r>
          <w:t>A</w:t>
        </w:r>
      </w:ins>
      <w:ins w:id="5690" w:author="Rev 7 Allen Wirfs-Brock" w:date="2012-05-01T09:57:00Z">
        <w:r w:rsidRPr="00E77497">
          <w:t xml:space="preserve"> </w:t>
        </w:r>
        <w:r w:rsidRPr="00E77497">
          <w:rPr>
            <w:i/>
          </w:rPr>
          <w:t>global environment</w:t>
        </w:r>
        <w:r w:rsidRPr="00E77497">
          <w:t xml:space="preserve"> is a Lexical Environment which </w:t>
        </w:r>
      </w:ins>
      <w:ins w:id="5691" w:author="Rev 7 Allen Wirfs-Brock" w:date="2012-05-01T10:00:00Z">
        <w:r w:rsidR="007942F6">
          <w:t>does not have an outer environment</w:t>
        </w:r>
      </w:ins>
      <w:ins w:id="5692" w:author="Rev 7 Allen Wirfs-Brock" w:date="2012-05-01T09:57:00Z">
        <w:r w:rsidRPr="00E77497">
          <w:t xml:space="preserve">. </w:t>
        </w:r>
      </w:ins>
      <w:ins w:id="5693" w:author="Rev 7 Allen Wirfs-Brock" w:date="2012-05-01T10:00:00Z">
        <w:r w:rsidR="007942F6" w:rsidRPr="00E77497">
          <w:t xml:space="preserve">The global environment’s outer environment reference is </w:t>
        </w:r>
        <w:r w:rsidR="007942F6" w:rsidRPr="00E77497">
          <w:rPr>
            <w:b/>
          </w:rPr>
          <w:t>null</w:t>
        </w:r>
        <w:r w:rsidR="007942F6" w:rsidRPr="00E77497">
          <w:t>.</w:t>
        </w:r>
      </w:ins>
      <w:ins w:id="5694" w:author="Rev 7 Allen Wirfs-Brock" w:date="2012-05-01T10:02:00Z">
        <w:r w:rsidR="007942F6">
          <w:t xml:space="preserve"> A global environment</w:t>
        </w:r>
      </w:ins>
      <w:ins w:id="5695" w:author="Rev 7 Allen Wirfs-Brock" w:date="2012-05-01T11:11:00Z">
        <w:r w:rsidR="00E41B65">
          <w:t>’s environment record</w:t>
        </w:r>
      </w:ins>
      <w:ins w:id="5696" w:author="Rev 7 Allen Wirfs-Brock" w:date="2012-05-01T10:02:00Z">
        <w:r w:rsidR="007942F6">
          <w:t xml:space="preserve"> may be prepopulated </w:t>
        </w:r>
      </w:ins>
      <w:ins w:id="5697" w:author="Rev 7 Allen Wirfs-Brock" w:date="2012-05-01T10:03:00Z">
        <w:r w:rsidR="00E41B65">
          <w:t>with identifier bindings</w:t>
        </w:r>
      </w:ins>
      <w:ins w:id="5698" w:author="Rev 7 Allen Wirfs-Brock" w:date="2012-05-01T11:12:00Z">
        <w:r w:rsidR="00E41B65">
          <w:t xml:space="preserve"> and includes</w:t>
        </w:r>
      </w:ins>
      <w:ins w:id="5699" w:author="Rev 7 Allen Wirfs-Brock" w:date="2012-05-01T11:08:00Z">
        <w:r w:rsidR="00E41B65">
          <w:t xml:space="preserve"> an associated </w:t>
        </w:r>
        <w:r w:rsidR="00E41B65" w:rsidRPr="00E41B65">
          <w:rPr>
            <w:i/>
          </w:rPr>
          <w:t>global object</w:t>
        </w:r>
        <w:r w:rsidR="00E41B65">
          <w:t xml:space="preserve"> whose</w:t>
        </w:r>
      </w:ins>
      <w:ins w:id="5700" w:author="Rev 7 Allen Wirfs-Brock" w:date="2012-05-01T11:09:00Z">
        <w:r w:rsidR="00E41B65">
          <w:t xml:space="preserve"> properties provide some of the global environment</w:t>
        </w:r>
      </w:ins>
      <w:ins w:id="5701" w:author="Rev 7 Allen Wirfs-Brock" w:date="2012-05-01T11:10:00Z">
        <w:r w:rsidR="00E41B65">
          <w:t>’s identifier bindings.</w:t>
        </w:r>
        <w:r w:rsidR="00E41B65" w:rsidRPr="00E77497">
          <w:t xml:space="preserve"> </w:t>
        </w:r>
      </w:ins>
      <w:ins w:id="5702" w:author="Rev 7 Allen Wirfs-Brock" w:date="2012-05-01T11:43:00Z">
        <w:r w:rsidR="008F06EA">
          <w:t xml:space="preserve">This global object is the value of </w:t>
        </w:r>
      </w:ins>
      <w:ins w:id="5703" w:author="Rev 7 Allen Wirfs-Brock" w:date="2012-05-01T11:44:00Z">
        <w:r w:rsidR="008F06EA">
          <w:t xml:space="preserve">a global environment’s </w:t>
        </w:r>
      </w:ins>
      <w:ins w:id="5704" w:author="Rev 7 Allen Wirfs-Brock" w:date="2012-05-01T11:43:00Z">
        <w:r w:rsidR="008F06EA">
          <w:t xml:space="preserve"> </w:t>
        </w:r>
        <w:r w:rsidR="008F06EA" w:rsidRPr="005B1DB1">
          <w:rPr>
            <w:rFonts w:ascii="Courier New" w:hAnsi="Courier New" w:cs="Courier New"/>
            <w:b/>
          </w:rPr>
          <w:t>this</w:t>
        </w:r>
        <w:r w:rsidR="008F06EA">
          <w:t xml:space="preserve"> binding</w:t>
        </w:r>
      </w:ins>
      <w:ins w:id="5705" w:author="Rev 11 Allen Wirfs-Brock" w:date="2012-10-09T09:11:00Z">
        <w:r w:rsidR="009C74A8">
          <w:t xml:space="preserve">. </w:t>
        </w:r>
      </w:ins>
      <w:ins w:id="5706" w:author="Rev 7 Allen Wirfs-Brock" w:date="2012-05-01T09:57:00Z">
        <w:r w:rsidRPr="00E77497">
          <w:t>As ECMAScript code is executed, additional properties may be added to the global object and the initial properties may be modified.</w:t>
        </w:r>
        <w:r w:rsidRPr="00120381">
          <w:rPr>
            <w:sz w:val="24"/>
            <w:szCs w:val="24"/>
          </w:rPr>
          <w:t xml:space="preserve"> </w:t>
        </w:r>
      </w:ins>
    </w:p>
    <w:p w:rsidR="008F06EA" w:rsidRDefault="008F06EA" w:rsidP="009C74A8">
      <w:pPr>
        <w:rPr>
          <w:ins w:id="5707" w:author="Rev 7 Allen Wirfs-Brock" w:date="2012-05-01T11:34:00Z"/>
        </w:rPr>
      </w:pPr>
      <w:ins w:id="5708" w:author="Rev 7 Allen Wirfs-Brock" w:date="2012-05-01T11:34:00Z">
        <w:r>
          <w:lastRenderedPageBreak/>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w:t>
        </w:r>
      </w:ins>
      <w:ins w:id="5709" w:author="Rev 7 Allen Wirfs-Brock" w:date="2012-05-01T11:40:00Z">
        <w:r>
          <w:t>environment</w:t>
        </w:r>
      </w:ins>
      <w:ins w:id="5710" w:author="Rev 7 Allen Wirfs-Brock" w:date="2012-05-01T11:34:00Z">
        <w:r>
          <w:t xml:space="preserve"> </w:t>
        </w:r>
      </w:ins>
      <w:ins w:id="5711" w:author="Rev 7 Allen Wirfs-Brock" w:date="2012-05-01T11:40:00Z">
        <w:r>
          <w:t xml:space="preserve">also captures the state necessary to support </w:t>
        </w:r>
        <w:del w:id="5712" w:author="Rev 11 Allen Wirfs-Brock" w:date="2012-10-09T09:11:00Z">
          <w:r w:rsidDel="009C74A8">
            <w:delText xml:space="preserve">the </w:delText>
          </w:r>
        </w:del>
        <w:r w:rsidRPr="008F06EA">
          <w:rPr>
            <w:rFonts w:ascii="Courier New" w:hAnsi="Courier New" w:cs="Courier New"/>
            <w:b/>
          </w:rPr>
          <w:t>super</w:t>
        </w:r>
        <w:r>
          <w:t xml:space="preserve"> method invocations.</w:t>
        </w:r>
      </w:ins>
    </w:p>
    <w:p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rsidR="004C02EF" w:rsidRPr="00E77497" w:rsidRDefault="004C02EF" w:rsidP="00C623F2">
      <w:pPr>
        <w:pStyle w:val="Heading3"/>
        <w:numPr>
          <w:ilvl w:val="0"/>
          <w:numId w:val="0"/>
        </w:numPr>
      </w:pPr>
      <w:bookmarkStart w:id="5713" w:name="_Toc235503376"/>
      <w:bookmarkStart w:id="5714" w:name="_Toc241509151"/>
      <w:bookmarkStart w:id="5715" w:name="_Toc244416638"/>
      <w:bookmarkStart w:id="5716" w:name="_Toc276631002"/>
      <w:bookmarkStart w:id="5717" w:name="_Toc339020323"/>
      <w:r w:rsidRPr="00E77497">
        <w:t>10.2.1</w:t>
      </w:r>
      <w:r w:rsidRPr="00E77497">
        <w:tab/>
        <w:t>Environment Records</w:t>
      </w:r>
      <w:bookmarkEnd w:id="5713"/>
      <w:bookmarkEnd w:id="5714"/>
      <w:bookmarkEnd w:id="5715"/>
      <w:bookmarkEnd w:id="5716"/>
      <w:bookmarkEnd w:id="5717"/>
    </w:p>
    <w:p w:rsidR="004C02EF" w:rsidRPr="00E77497" w:rsidRDefault="004C02EF" w:rsidP="00E32283">
      <w:r w:rsidRPr="00E77497">
        <w:t xml:space="preserve">There are two </w:t>
      </w:r>
      <w:ins w:id="5718" w:author="Rev 11 Allen Wirfs-Brock" w:date="2012-10-17T11:39:00Z">
        <w:r w:rsidR="004526EB">
          <w:t xml:space="preserve">primary </w:t>
        </w:r>
      </w:ins>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del w:id="5719" w:author="Rev 11 Allen Wirfs-Brock" w:date="2012-10-17T11:38:00Z">
        <w:r w:rsidRPr="00E77497" w:rsidDel="004526EB">
          <w:rPr>
            <w:rFonts w:ascii="Times New Roman" w:hAnsi="Times New Roman"/>
            <w:i/>
          </w:rPr>
          <w:delText>Program</w:delText>
        </w:r>
        <w:r w:rsidRPr="00E77497" w:rsidDel="004526EB">
          <w:delText xml:space="preserve"> </w:delText>
        </w:r>
      </w:del>
      <w:del w:id="5720" w:author="Rev 11 Allen Wirfs-Brock" w:date="2012-10-17T12:34:00Z">
        <w:r w:rsidRPr="00E77497" w:rsidDel="00E32283">
          <w:delText xml:space="preserve">and </w:delText>
        </w:r>
      </w:del>
      <w:r w:rsidRPr="00E77497">
        <w:rPr>
          <w:rFonts w:ascii="Times New Roman" w:hAnsi="Times New Roman"/>
          <w:i/>
        </w:rPr>
        <w:t>WithStatement</w:t>
      </w:r>
      <w:r w:rsidRPr="00E77497">
        <w:t xml:space="preserve"> that associate identifier bindings with the properties of some object.</w:t>
      </w:r>
      <w:ins w:id="5721" w:author="Rev 11 Allen Wirfs-Brock" w:date="2012-10-17T12:35:00Z">
        <w:r w:rsidR="00E32283">
          <w:t xml:space="preserve"> Global </w:t>
        </w:r>
      </w:ins>
      <w:ins w:id="5722" w:author="Rev 11 Allen Wirfs-Brock" w:date="2012-10-17T12:36:00Z">
        <w:r w:rsidR="00E32283">
          <w:t>E</w:t>
        </w:r>
      </w:ins>
      <w:ins w:id="5723" w:author="Rev 11 Allen Wirfs-Brock" w:date="2012-10-17T12:35:00Z">
        <w:r w:rsidR="00E32283">
          <w:t xml:space="preserve">nvironment </w:t>
        </w:r>
      </w:ins>
      <w:ins w:id="5724" w:author="Rev 11 Allen Wirfs-Brock" w:date="2012-10-17T12:36:00Z">
        <w:r w:rsidR="00E32283">
          <w:t>R</w:t>
        </w:r>
      </w:ins>
      <w:ins w:id="5725" w:author="Rev 11 Allen Wirfs-Brock" w:date="2012-10-17T12:35:00Z">
        <w:r w:rsidR="00E32283">
          <w:t xml:space="preserve">ecords and </w:t>
        </w:r>
      </w:ins>
      <w:ins w:id="5726" w:author="Rev 11 Allen Wirfs-Brock" w:date="2012-10-17T12:36:00Z">
        <w:r w:rsidR="00E32283">
          <w:t>Function Environment Records</w:t>
        </w:r>
      </w:ins>
      <w:ins w:id="5727" w:author="Rev 11 Allen Wirfs-Brock" w:date="2012-10-17T12:37:00Z">
        <w:r w:rsidR="00E32283">
          <w:t xml:space="preserve"> </w:t>
        </w:r>
      </w:ins>
      <w:ins w:id="5728" w:author="Rev 11 Allen Wirfs-Brock" w:date="2012-10-17T12:36:00Z">
        <w:r w:rsidR="00E32283">
          <w:t xml:space="preserve">are specializations </w:t>
        </w:r>
      </w:ins>
      <w:ins w:id="5729" w:author="Rev 11 Allen Wirfs-Brock" w:date="2012-10-17T12:37:00Z">
        <w:r w:rsidR="00E32283">
          <w:t xml:space="preserve"> that are used for</w:t>
        </w:r>
      </w:ins>
      <w:ins w:id="5730" w:author="Rev 11 Allen Wirfs-Brock" w:date="2012-10-17T12:38:00Z">
        <w:r w:rsidR="00E32283">
          <w:t xml:space="preserve"> specifically for </w:t>
        </w:r>
        <w:r w:rsidR="00E32283" w:rsidRPr="005D449B">
          <w:rPr>
            <w:rFonts w:ascii="Times New Roman" w:hAnsi="Times New Roman"/>
            <w:i/>
          </w:rPr>
          <w:t>Script</w:t>
        </w:r>
      </w:ins>
      <w:ins w:id="5731" w:author="Rev 11 Allen Wirfs-Brock" w:date="2012-10-17T12:37:00Z">
        <w:r w:rsidR="00E32283">
          <w:t xml:space="preserve"> global declarations and </w:t>
        </w:r>
      </w:ins>
      <w:ins w:id="5732" w:author="Rev 11 Allen Wirfs-Brock" w:date="2012-10-17T12:39:00Z">
        <w:r w:rsidR="00E32283">
          <w:t>for top-level declarations within funtions.</w:t>
        </w:r>
      </w:ins>
    </w:p>
    <w:p w:rsidR="004C02EF" w:rsidRPr="00E77497" w:rsidRDefault="004C02EF" w:rsidP="00E32283">
      <w:r w:rsidRPr="00E77497">
        <w:t xml:space="preserve">For specification purposes Environment Record values can be thought of as existing in a simple object-oriented hierarchy where Environment Record is an abstract class with </w:t>
      </w:r>
      <w:del w:id="5733" w:author="Rev 11 Allen Wirfs-Brock" w:date="2012-10-17T12:40:00Z">
        <w:r w:rsidRPr="00E77497" w:rsidDel="00E32283">
          <w:delText xml:space="preserve">two </w:delText>
        </w:r>
      </w:del>
      <w:ins w:id="5734" w:author="Rev 11 Allen Wirfs-Brock" w:date="2012-10-17T12:40:00Z">
        <w:r w:rsidR="00E32283">
          <w:t>thr</w:t>
        </w:r>
      </w:ins>
      <w:ins w:id="5735" w:author="Rev 11 Allen Wirfs-Brock" w:date="2012-10-17T12:41:00Z">
        <w:r w:rsidR="00E32283">
          <w:t>e</w:t>
        </w:r>
      </w:ins>
      <w:ins w:id="5736" w:author="Rev 11 Allen Wirfs-Brock" w:date="2012-10-17T12:40:00Z">
        <w:r w:rsidR="00E32283">
          <w:t>e</w:t>
        </w:r>
        <w:r w:rsidR="00E32283" w:rsidRPr="00E77497">
          <w:t xml:space="preserve"> </w:t>
        </w:r>
      </w:ins>
      <w:r w:rsidRPr="00E77497">
        <w:t>concrete subclasses, declarative environment record</w:t>
      </w:r>
      <w:ins w:id="5737" w:author="Rev 11 Allen Wirfs-Brock" w:date="2012-10-17T12:40:00Z">
        <w:r w:rsidR="00E32283">
          <w:t>,</w:t>
        </w:r>
      </w:ins>
      <w:r w:rsidRPr="00E77497">
        <w:t xml:space="preserve"> </w:t>
      </w:r>
      <w:del w:id="5738" w:author="Rev 11 Allen Wirfs-Brock" w:date="2012-10-17T12:40:00Z">
        <w:r w:rsidRPr="00E77497" w:rsidDel="00E32283">
          <w:delText xml:space="preserve">and </w:delText>
        </w:r>
      </w:del>
      <w:r w:rsidRPr="00E77497">
        <w:t>object environment record</w:t>
      </w:r>
      <w:ins w:id="5739" w:author="Rev 11 Allen Wirfs-Brock" w:date="2012-10-17T12:40:00Z">
        <w:r w:rsidR="00E32283">
          <w:t>, and global environment record</w:t>
        </w:r>
      </w:ins>
      <w:r w:rsidRPr="00E77497">
        <w:t xml:space="preserve">. </w:t>
      </w:r>
      <w:ins w:id="5740" w:author="Rev 11 Allen Wirfs-Brock" w:date="2012-10-17T12:41:00Z">
        <w:r w:rsidR="00E32283">
          <w:t xml:space="preserve">Function environment records are a subclass of declarative environment record. </w:t>
        </w:r>
      </w:ins>
      <w:r w:rsidRPr="00E77497">
        <w:t xml:space="preserve">The abstract class includes the abstract specification methods defined in </w:t>
      </w:r>
      <w:ins w:id="5741" w:author="Rev 8 Allen Wirfs-Brock" w:date="2012-06-13T12:44:00Z">
        <w:r w:rsidR="00386630">
          <w:fldChar w:fldCharType="begin"/>
        </w:r>
        <w:r w:rsidR="00386630">
          <w:instrText xml:space="preserve"> REF _Ref327354769 \h </w:instrText>
        </w:r>
      </w:ins>
      <w:r w:rsidR="00386630">
        <w:fldChar w:fldCharType="separate"/>
      </w:r>
      <w:ins w:id="5742" w:author="Rev 10 Allen Wirfs-Brock" w:date="2012-09-27T11:54:00Z">
        <w:r w:rsidR="00AE6982">
          <w:t xml:space="preserve">Table </w:t>
        </w:r>
        <w:r w:rsidR="00AE6982">
          <w:rPr>
            <w:noProof/>
          </w:rPr>
          <w:t>19</w:t>
        </w:r>
      </w:ins>
      <w:ins w:id="5743" w:author="Rev 8 Allen Wirfs-Brock" w:date="2012-06-13T12:44:00Z">
        <w:r w:rsidR="00386630">
          <w:fldChar w:fldCharType="end"/>
        </w:r>
      </w:ins>
      <w:r w:rsidRPr="00E77497">
        <w:t xml:space="preserve">. These abstract methods have distinct concrete algorithms for each of the concrete subclasses. </w:t>
      </w:r>
    </w:p>
    <w:p w:rsidR="004C02EF" w:rsidRPr="00E77497" w:rsidRDefault="00386630" w:rsidP="00AA1FF6">
      <w:pPr>
        <w:pStyle w:val="Tabletitle"/>
      </w:pPr>
      <w:bookmarkStart w:id="5744" w:name="_Ref327354769"/>
      <w:ins w:id="5745" w:author="Rev 8 Allen Wirfs-Brock" w:date="2012-06-13T12:43:00Z">
        <w:r>
          <w:lastRenderedPageBreak/>
          <w:t xml:space="preserve">Table </w:t>
        </w:r>
        <w:r>
          <w:fldChar w:fldCharType="begin"/>
        </w:r>
        <w:r>
          <w:instrText xml:space="preserve"> SEQ Table \* ARABIC </w:instrText>
        </w:r>
      </w:ins>
      <w:r>
        <w:fldChar w:fldCharType="separate"/>
      </w:r>
      <w:ins w:id="5746" w:author="Rev 11 Allen Wirfs-Brock" w:date="2012-10-09T13:03:00Z">
        <w:r w:rsidR="00BD246C">
          <w:rPr>
            <w:noProof/>
          </w:rPr>
          <w:t>19</w:t>
        </w:r>
      </w:ins>
      <w:ins w:id="5747" w:author="Rev 8 Allen Wirfs-Brock" w:date="2012-06-13T12:43:00Z">
        <w:r>
          <w:fldChar w:fldCharType="end"/>
        </w:r>
      </w:ins>
      <w:bookmarkEnd w:id="5744"/>
      <w:ins w:id="5748" w:author="Allen Wirfs-Brock" w:date="2011-07-02T13:30:00Z">
        <w:r w:rsidR="008962D8" w:rsidRPr="00E77497">
          <w:t xml:space="preserve"> </w:t>
        </w:r>
      </w:ins>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Change w:id="5749">
          <w:tblGrid>
            <w:gridCol w:w="3162"/>
            <w:gridCol w:w="5930"/>
          </w:tblGrid>
        </w:tblGridChange>
      </w:tblGrid>
      <w:tr w:rsidR="004C02EF" w:rsidRPr="004D1BD1"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rsidTr="00C0326B">
        <w:trPr>
          <w:jc w:val="right"/>
        </w:trPr>
        <w:tc>
          <w:tcPr>
            <w:tcW w:w="3162" w:type="dxa"/>
            <w:tcBorders>
              <w:top w:val="nil"/>
              <w:left w:val="single" w:sz="6" w:space="0" w:color="auto"/>
              <w:bottom w:val="single" w:sz="6" w:space="0" w:color="auto"/>
              <w:right w:val="single" w:sz="6" w:space="0" w:color="auto"/>
            </w:tcBorders>
            <w:hideMark/>
          </w:tcPr>
          <w:p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rsidR="004C02EF" w:rsidRPr="00E77497" w:rsidRDefault="004C02EF" w:rsidP="003A4B22">
            <w:pPr>
              <w:keepNext/>
              <w:spacing w:after="60"/>
            </w:pPr>
            <w:r w:rsidRPr="009C202C">
              <w:t xml:space="preserve">Create a new </w:t>
            </w:r>
            <w:ins w:id="5750" w:author="Rev 11 Allen Wirfs-Brock" w:date="2012-10-17T12:46:00Z">
              <w:r w:rsidR="00A023E9" w:rsidRPr="00EA116D">
                <w:t xml:space="preserve">but uninitialised </w:t>
              </w:r>
            </w:ins>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E32283" w:rsidRPr="00E77497" w:rsidTr="00A023E9">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5751" w:author="Rev 11 Allen Wirfs-Brock" w:date="2012-10-17T12:45: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blPrExChange>
        </w:tblPrEx>
        <w:trPr>
          <w:trHeight w:val="830"/>
          <w:jc w:val="right"/>
          <w:ins w:id="5752" w:author="Rev 11 Allen Wirfs-Brock" w:date="2012-10-17T12:43:00Z"/>
          <w:trPrChange w:id="5753" w:author="Rev 11 Allen Wirfs-Brock" w:date="2012-10-17T12:45:00Z">
            <w:trPr>
              <w:trHeight w:val="1181"/>
              <w:jc w:val="right"/>
            </w:trPr>
          </w:trPrChange>
        </w:trPr>
        <w:tc>
          <w:tcPr>
            <w:tcW w:w="3162" w:type="dxa"/>
            <w:tcBorders>
              <w:top w:val="single" w:sz="6" w:space="0" w:color="auto"/>
              <w:left w:val="single" w:sz="6" w:space="0" w:color="auto"/>
              <w:bottom w:val="single" w:sz="6" w:space="0" w:color="auto"/>
              <w:right w:val="single" w:sz="6" w:space="0" w:color="auto"/>
            </w:tcBorders>
            <w:tcPrChange w:id="5754" w:author="Rev 11 Allen Wirfs-Brock" w:date="2012-10-17T12:45:00Z">
              <w:tcPr>
                <w:tcW w:w="3162" w:type="dxa"/>
                <w:tcBorders>
                  <w:top w:val="single" w:sz="6" w:space="0" w:color="auto"/>
                  <w:left w:val="single" w:sz="6" w:space="0" w:color="auto"/>
                  <w:bottom w:val="single" w:sz="6" w:space="0" w:color="auto"/>
                  <w:right w:val="single" w:sz="6" w:space="0" w:color="auto"/>
                </w:tcBorders>
              </w:tcPr>
            </w:tcPrChange>
          </w:tcPr>
          <w:p w:rsidR="00E32283" w:rsidRPr="004D1BD1" w:rsidRDefault="00E32283" w:rsidP="003A4B22">
            <w:pPr>
              <w:keepNext/>
              <w:spacing w:after="60"/>
              <w:rPr>
                <w:ins w:id="5755" w:author="Rev 11 Allen Wirfs-Brock" w:date="2012-10-17T12:43:00Z"/>
              </w:rPr>
            </w:pPr>
            <w:ins w:id="5756" w:author="Rev 11 Allen Wirfs-Brock" w:date="2012-10-17T12:45:00Z">
              <w:r w:rsidRPr="00EA116D">
                <w:t>CreateImmutableBinding(N)</w:t>
              </w:r>
            </w:ins>
          </w:p>
        </w:tc>
        <w:tc>
          <w:tcPr>
            <w:tcW w:w="5930" w:type="dxa"/>
            <w:tcBorders>
              <w:top w:val="single" w:sz="6" w:space="0" w:color="auto"/>
              <w:left w:val="single" w:sz="6" w:space="0" w:color="auto"/>
              <w:bottom w:val="single" w:sz="6" w:space="0" w:color="auto"/>
              <w:right w:val="single" w:sz="6" w:space="0" w:color="auto"/>
            </w:tcBorders>
            <w:tcPrChange w:id="5757" w:author="Rev 11 Allen Wirfs-Brock" w:date="2012-10-17T12:45:00Z">
              <w:tcPr>
                <w:tcW w:w="5930" w:type="dxa"/>
                <w:tcBorders>
                  <w:top w:val="single" w:sz="6" w:space="0" w:color="auto"/>
                  <w:left w:val="single" w:sz="6" w:space="0" w:color="auto"/>
                  <w:bottom w:val="single" w:sz="6" w:space="0" w:color="auto"/>
                  <w:right w:val="single" w:sz="6" w:space="0" w:color="auto"/>
                </w:tcBorders>
              </w:tcPr>
            </w:tcPrChange>
          </w:tcPr>
          <w:p w:rsidR="00E32283" w:rsidRPr="009C202C" w:rsidRDefault="00E32283" w:rsidP="003A4B22">
            <w:pPr>
              <w:keepNext/>
              <w:spacing w:after="60"/>
              <w:rPr>
                <w:ins w:id="5758" w:author="Rev 11 Allen Wirfs-Brock" w:date="2012-10-17T12:43:00Z"/>
              </w:rPr>
            </w:pPr>
            <w:ins w:id="5759" w:author="Rev 11 Allen Wirfs-Brock" w:date="2012-10-17T12:45:00Z">
              <w:r w:rsidRPr="00EA116D">
                <w:t>Create a new but uninitialised immutable binding in an environment record. The String value N is the text of the bound name.</w:t>
              </w:r>
            </w:ins>
          </w:p>
        </w:tc>
      </w:tr>
      <w:tr w:rsidR="00E32283" w:rsidRPr="00E77497" w:rsidTr="00A023E9">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5760" w:author="Rev 11 Allen Wirfs-Brock" w:date="2012-10-17T12:46: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blPrExChange>
        </w:tblPrEx>
        <w:trPr>
          <w:trHeight w:val="1064"/>
          <w:jc w:val="right"/>
          <w:ins w:id="5761" w:author="Rev 11 Allen Wirfs-Brock" w:date="2012-10-17T12:44:00Z"/>
          <w:trPrChange w:id="5762" w:author="Rev 11 Allen Wirfs-Brock" w:date="2012-10-17T12:46:00Z">
            <w:trPr>
              <w:trHeight w:val="1181"/>
              <w:jc w:val="right"/>
            </w:trPr>
          </w:trPrChange>
        </w:trPr>
        <w:tc>
          <w:tcPr>
            <w:tcW w:w="3162" w:type="dxa"/>
            <w:tcBorders>
              <w:top w:val="single" w:sz="6" w:space="0" w:color="auto"/>
              <w:left w:val="single" w:sz="6" w:space="0" w:color="auto"/>
              <w:bottom w:val="single" w:sz="6" w:space="0" w:color="auto"/>
              <w:right w:val="single" w:sz="6" w:space="0" w:color="auto"/>
            </w:tcBorders>
            <w:tcPrChange w:id="5763" w:author="Rev 11 Allen Wirfs-Brock" w:date="2012-10-17T12:46:00Z">
              <w:tcPr>
                <w:tcW w:w="3162" w:type="dxa"/>
                <w:tcBorders>
                  <w:top w:val="single" w:sz="6" w:space="0" w:color="auto"/>
                  <w:left w:val="single" w:sz="6" w:space="0" w:color="auto"/>
                  <w:bottom w:val="single" w:sz="6" w:space="0" w:color="auto"/>
                  <w:right w:val="single" w:sz="6" w:space="0" w:color="auto"/>
                </w:tcBorders>
              </w:tcPr>
            </w:tcPrChange>
          </w:tcPr>
          <w:p w:rsidR="00E32283" w:rsidRPr="004D1BD1" w:rsidRDefault="00E32283" w:rsidP="003A4B22">
            <w:pPr>
              <w:keepNext/>
              <w:spacing w:after="60"/>
              <w:rPr>
                <w:ins w:id="5764" w:author="Rev 11 Allen Wirfs-Brock" w:date="2012-10-17T12:44:00Z"/>
              </w:rPr>
            </w:pPr>
            <w:ins w:id="5765" w:author="Rev 11 Allen Wirfs-Brock" w:date="2012-10-17T12:45:00Z">
              <w:r w:rsidRPr="00EA116D">
                <w:t>InitializeBinding(N,V)</w:t>
              </w:r>
            </w:ins>
          </w:p>
        </w:tc>
        <w:tc>
          <w:tcPr>
            <w:tcW w:w="5930" w:type="dxa"/>
            <w:tcBorders>
              <w:top w:val="single" w:sz="6" w:space="0" w:color="auto"/>
              <w:left w:val="single" w:sz="6" w:space="0" w:color="auto"/>
              <w:bottom w:val="single" w:sz="6" w:space="0" w:color="auto"/>
              <w:right w:val="single" w:sz="6" w:space="0" w:color="auto"/>
            </w:tcBorders>
            <w:tcPrChange w:id="5766" w:author="Rev 11 Allen Wirfs-Brock" w:date="2012-10-17T12:46:00Z">
              <w:tcPr>
                <w:tcW w:w="5930" w:type="dxa"/>
                <w:tcBorders>
                  <w:top w:val="single" w:sz="6" w:space="0" w:color="auto"/>
                  <w:left w:val="single" w:sz="6" w:space="0" w:color="auto"/>
                  <w:bottom w:val="single" w:sz="6" w:space="0" w:color="auto"/>
                  <w:right w:val="single" w:sz="6" w:space="0" w:color="auto"/>
                </w:tcBorders>
              </w:tcPr>
            </w:tcPrChange>
          </w:tcPr>
          <w:p w:rsidR="00E32283" w:rsidRPr="009C202C" w:rsidRDefault="00E32283" w:rsidP="003A4B22">
            <w:pPr>
              <w:keepNext/>
              <w:spacing w:after="60"/>
              <w:rPr>
                <w:ins w:id="5767" w:author="Rev 11 Allen Wirfs-Brock" w:date="2012-10-17T12:44:00Z"/>
              </w:rPr>
            </w:pPr>
            <w:ins w:id="5768" w:author="Rev 11 Allen Wirfs-Brock" w:date="2012-10-17T12:45:00Z">
              <w:r w:rsidRPr="00E32283">
                <w:t>Set the value of an already existing but uninitialised binding in an environment record. The String value N is the text of the bound name. V is the value for the binding and is a value of any ECMAScript language type.</w:t>
              </w:r>
            </w:ins>
          </w:p>
        </w:tc>
      </w:tr>
      <w:tr w:rsidR="00C0326B" w:rsidRPr="00E7749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rsidDel="007225E0" w:rsidTr="00476EC7">
        <w:trPr>
          <w:jc w:val="right"/>
          <w:ins w:id="5769" w:author="Rev 7 Allen Wirfs-Brock" w:date="2012-05-02T16:34:00Z"/>
          <w:del w:id="5770" w:author="Rev 11 Allen Wirfs-Brock" w:date="2012-10-16T16:39:00Z"/>
        </w:trPr>
        <w:tc>
          <w:tcPr>
            <w:tcW w:w="3162" w:type="dxa"/>
            <w:tcBorders>
              <w:top w:val="single" w:sz="6" w:space="0" w:color="auto"/>
              <w:left w:val="single" w:sz="6" w:space="0" w:color="auto"/>
              <w:bottom w:val="single" w:sz="6" w:space="0" w:color="auto"/>
              <w:right w:val="single" w:sz="6" w:space="0" w:color="auto"/>
            </w:tcBorders>
          </w:tcPr>
          <w:p w:rsidR="00FC5053" w:rsidDel="007225E0" w:rsidRDefault="00FC5053" w:rsidP="00F16EA2">
            <w:pPr>
              <w:spacing w:after="60"/>
              <w:rPr>
                <w:ins w:id="5771" w:author="Rev 7 Allen Wirfs-Brock" w:date="2012-05-02T16:34:00Z"/>
                <w:del w:id="5772" w:author="Rev 11 Allen Wirfs-Brock" w:date="2012-10-16T16:39:00Z"/>
              </w:rPr>
            </w:pPr>
            <w:ins w:id="5773" w:author="Rev 7 Allen Wirfs-Brock" w:date="2012-05-02T16:34:00Z">
              <w:del w:id="5774" w:author="Rev 11 Allen Wirfs-Brock" w:date="2012-10-16T16:39:00Z">
                <w:r w:rsidRPr="004D1BD1" w:rsidDel="007225E0">
                  <w:delText>Create</w:delText>
                </w:r>
                <w:r w:rsidDel="007225E0">
                  <w:delText>Var</w:delText>
                </w:r>
                <w:r w:rsidRPr="004D1BD1" w:rsidDel="007225E0">
                  <w:delText>Binding(N</w:delText>
                </w:r>
                <w:r w:rsidRPr="00E65A34" w:rsidDel="007225E0">
                  <w:delText>, D)</w:delText>
                </w:r>
              </w:del>
            </w:ins>
          </w:p>
        </w:tc>
        <w:tc>
          <w:tcPr>
            <w:tcW w:w="5930" w:type="dxa"/>
            <w:tcBorders>
              <w:top w:val="single" w:sz="6" w:space="0" w:color="auto"/>
              <w:left w:val="single" w:sz="6" w:space="0" w:color="auto"/>
              <w:bottom w:val="single" w:sz="6" w:space="0" w:color="auto"/>
              <w:right w:val="single" w:sz="6" w:space="0" w:color="auto"/>
            </w:tcBorders>
          </w:tcPr>
          <w:p w:rsidR="00FC5053" w:rsidRPr="009C202C" w:rsidDel="007225E0" w:rsidRDefault="00FC5053" w:rsidP="005B1DB1">
            <w:pPr>
              <w:spacing w:after="60"/>
              <w:rPr>
                <w:ins w:id="5775" w:author="Rev 7 Allen Wirfs-Brock" w:date="2012-05-02T16:34:00Z"/>
                <w:del w:id="5776" w:author="Rev 11 Allen Wirfs-Brock" w:date="2012-10-16T16:39:00Z"/>
              </w:rPr>
            </w:pPr>
            <w:ins w:id="5777" w:author="Rev 7 Allen Wirfs-Brock" w:date="2012-05-02T16:34:00Z">
              <w:del w:id="5778" w:author="Rev 11 Allen Wirfs-Brock" w:date="2012-10-16T16:39:00Z">
                <w:r w:rsidDel="007225E0">
                  <w:delText xml:space="preserve">Used for global </w:delText>
                </w:r>
                <w:r w:rsidRPr="00C0326B" w:rsidDel="007225E0">
                  <w:rPr>
                    <w:rFonts w:ascii="Courier New" w:hAnsi="Courier New" w:cs="Courier New"/>
                    <w:b/>
                  </w:rPr>
                  <w:delText>var</w:delText>
                </w:r>
                <w:r w:rsidDel="007225E0">
                  <w:delText xml:space="preserve"> and </w:delText>
                </w:r>
                <w:r w:rsidRPr="00C0326B" w:rsidDel="007225E0">
                  <w:rPr>
                    <w:rFonts w:ascii="Courier New" w:hAnsi="Courier New" w:cs="Courier New"/>
                    <w:b/>
                  </w:rPr>
                  <w:delText>function</w:delText>
                </w:r>
                <w:r w:rsidDel="007225E0">
                  <w:delText xml:space="preserve"> bindings. </w:delText>
                </w:r>
                <w:r w:rsidRPr="009C202C" w:rsidDel="007225E0">
                  <w:delText xml:space="preserve">Create a new mutable binding in an environment record. The String value </w:delText>
                </w:r>
                <w:r w:rsidRPr="009C202C" w:rsidDel="007225E0">
                  <w:rPr>
                    <w:rFonts w:ascii="Times New Roman" w:hAnsi="Times New Roman"/>
                    <w:i/>
                  </w:rPr>
                  <w:delText>N</w:delText>
                </w:r>
                <w:r w:rsidRPr="00675B74" w:rsidDel="007225E0">
                  <w:delText xml:space="preserve"> is the text of the bound name. If the optional Boolean argument </w:delText>
                </w:r>
                <w:r w:rsidRPr="00E77497" w:rsidDel="007225E0">
                  <w:rPr>
                    <w:rFonts w:ascii="Times New Roman" w:hAnsi="Times New Roman"/>
                    <w:i/>
                  </w:rPr>
                  <w:delText>D</w:delText>
                </w:r>
                <w:r w:rsidRPr="00E77497" w:rsidDel="007225E0">
                  <w:delText xml:space="preserve"> is </w:delText>
                </w:r>
                <w:r w:rsidRPr="00E77497" w:rsidDel="007225E0">
                  <w:rPr>
                    <w:b/>
                  </w:rPr>
                  <w:delText>true</w:delText>
                </w:r>
                <w:r w:rsidRPr="00E77497" w:rsidDel="007225E0">
                  <w:delText xml:space="preserve"> the binding is may be subsequently deleted.  </w:delText>
                </w:r>
                <w:r w:rsidDel="007225E0">
                  <w:delText>This is logically equivalent to CreateMutableBinding but it allows var and function declaration to receive special treatment.</w:delText>
                </w:r>
              </w:del>
            </w:ins>
          </w:p>
        </w:tc>
      </w:tr>
      <w:tr w:rsidR="00FC5053" w:rsidRPr="00606A1B" w:rsidTr="00476EC7">
        <w:trPr>
          <w:jc w:val="right"/>
          <w:ins w:id="5779" w:author="Rev 7 Allen Wirfs-Brock" w:date="2012-05-01T11:51:00Z"/>
        </w:trPr>
        <w:tc>
          <w:tcPr>
            <w:tcW w:w="3162" w:type="dxa"/>
            <w:tcBorders>
              <w:top w:val="single" w:sz="6" w:space="0" w:color="auto"/>
              <w:left w:val="single" w:sz="6" w:space="0" w:color="auto"/>
              <w:bottom w:val="single" w:sz="6" w:space="0" w:color="auto"/>
              <w:right w:val="single" w:sz="6" w:space="0" w:color="auto"/>
            </w:tcBorders>
          </w:tcPr>
          <w:p w:rsidR="00FC5053" w:rsidRPr="004D1BD1" w:rsidDel="00F16EA2" w:rsidRDefault="00FC5053" w:rsidP="00F16EA2">
            <w:pPr>
              <w:spacing w:after="60"/>
              <w:rPr>
                <w:ins w:id="5780" w:author="Rev 7 Allen Wirfs-Brock" w:date="2012-05-01T11:51:00Z"/>
              </w:rPr>
            </w:pPr>
            <w:ins w:id="5781" w:author="Rev 7 Allen Wirfs-Brock" w:date="2012-05-01T11:54:00Z">
              <w:r>
                <w:t>HasThisBinding</w:t>
              </w:r>
            </w:ins>
            <w:ins w:id="5782" w:author="Rev 7 Allen Wirfs-Brock" w:date="2012-05-01T11:51:00Z">
              <w:r>
                <w:t>()</w:t>
              </w:r>
            </w:ins>
          </w:p>
        </w:tc>
        <w:tc>
          <w:tcPr>
            <w:tcW w:w="5930" w:type="dxa"/>
            <w:tcBorders>
              <w:top w:val="single" w:sz="6" w:space="0" w:color="auto"/>
              <w:left w:val="single" w:sz="6" w:space="0" w:color="auto"/>
              <w:bottom w:val="single" w:sz="6" w:space="0" w:color="auto"/>
              <w:right w:val="single" w:sz="6" w:space="0" w:color="auto"/>
            </w:tcBorders>
          </w:tcPr>
          <w:p w:rsidR="00FC5053" w:rsidRDefault="00FC5053" w:rsidP="005B1DB1">
            <w:pPr>
              <w:spacing w:after="60"/>
              <w:rPr>
                <w:ins w:id="5783" w:author="Rev 7 Allen Wirfs-Brock" w:date="2012-05-01T11:51:00Z"/>
              </w:rPr>
            </w:pPr>
            <w:ins w:id="5784" w:author="Rev 7 Allen Wirfs-Brock" w:date="2012-05-01T11:55:00Z">
              <w:r w:rsidRPr="009C202C">
                <w:t xml:space="preserve">Determine if an </w:t>
              </w:r>
            </w:ins>
            <w:ins w:id="5785" w:author="Rev 7 Allen Wirfs-Brock" w:date="2012-05-01T11:52:00Z">
              <w:r>
                <w:t xml:space="preserve">environment record establishes a </w:t>
              </w:r>
              <w:r w:rsidRPr="005B1DB1">
                <w:rPr>
                  <w:rFonts w:ascii="Courier New" w:hAnsi="Courier New" w:cs="Courier New"/>
                  <w:b/>
                </w:rPr>
                <w:t>this</w:t>
              </w:r>
              <w:r>
                <w:t xml:space="preserve"> binding. </w:t>
              </w:r>
            </w:ins>
            <w:ins w:id="5786" w:author="Rev 7 Allen Wirfs-Brock" w:date="2012-05-01T11:55:00Z">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606A1B" w:rsidTr="00476EC7">
        <w:trPr>
          <w:jc w:val="right"/>
          <w:ins w:id="5787" w:author="Rev 7 Allen Wirfs-Brock" w:date="2012-05-01T11:56:00Z"/>
        </w:trPr>
        <w:tc>
          <w:tcPr>
            <w:tcW w:w="3162" w:type="dxa"/>
            <w:tcBorders>
              <w:top w:val="single" w:sz="6" w:space="0" w:color="auto"/>
              <w:left w:val="single" w:sz="6" w:space="0" w:color="auto"/>
              <w:bottom w:val="single" w:sz="6" w:space="0" w:color="auto"/>
              <w:right w:val="single" w:sz="6" w:space="0" w:color="auto"/>
            </w:tcBorders>
          </w:tcPr>
          <w:p w:rsidR="00FC5053" w:rsidRDefault="00FC5053" w:rsidP="00476EC7">
            <w:pPr>
              <w:spacing w:after="60"/>
              <w:rPr>
                <w:ins w:id="5788" w:author="Rev 7 Allen Wirfs-Brock" w:date="2012-05-01T11:56:00Z"/>
              </w:rPr>
            </w:pPr>
            <w:ins w:id="5789" w:author="Rev 7 Allen Wirfs-Brock" w:date="2012-05-01T11:56:00Z">
              <w:r>
                <w:t>Has</w:t>
              </w:r>
            </w:ins>
            <w:ins w:id="5790" w:author="Rev 7 Allen Wirfs-Brock" w:date="2012-05-01T11:57:00Z">
              <w:r>
                <w:t>Super</w:t>
              </w:r>
            </w:ins>
            <w:ins w:id="5791" w:author="Rev 7 Allen Wirfs-Brock" w:date="2012-05-01T11:56:00Z">
              <w:r>
                <w:t>Binding()</w:t>
              </w:r>
            </w:ins>
          </w:p>
        </w:tc>
        <w:tc>
          <w:tcPr>
            <w:tcW w:w="5930" w:type="dxa"/>
            <w:tcBorders>
              <w:top w:val="single" w:sz="6" w:space="0" w:color="auto"/>
              <w:left w:val="single" w:sz="6" w:space="0" w:color="auto"/>
              <w:bottom w:val="single" w:sz="6" w:space="0" w:color="auto"/>
              <w:right w:val="single" w:sz="6" w:space="0" w:color="auto"/>
            </w:tcBorders>
          </w:tcPr>
          <w:p w:rsidR="00FC5053" w:rsidRPr="009C202C" w:rsidRDefault="00FC5053" w:rsidP="00476EC7">
            <w:pPr>
              <w:spacing w:after="60"/>
              <w:rPr>
                <w:ins w:id="5792" w:author="Rev 7 Allen Wirfs-Brock" w:date="2012-05-01T11:56:00Z"/>
              </w:rPr>
            </w:pPr>
            <w:ins w:id="5793" w:author="Rev 7 Allen Wirfs-Brock" w:date="2012-05-01T11:56:00Z">
              <w:r w:rsidRPr="009C202C">
                <w:t xml:space="preserve">Determine if an </w:t>
              </w:r>
              <w:r>
                <w:t xml:space="preserve">environment record establishes a </w:t>
              </w:r>
            </w:ins>
            <w:ins w:id="5794" w:author="Rev 7 Allen Wirfs-Brock" w:date="2012-05-01T11:57:00Z">
              <w:r>
                <w:rPr>
                  <w:rFonts w:ascii="Courier New" w:hAnsi="Courier New" w:cs="Courier New"/>
                  <w:b/>
                </w:rPr>
                <w:t>super</w:t>
              </w:r>
            </w:ins>
            <w:ins w:id="5795" w:author="Rev 7 Allen Wirfs-Brock" w:date="2012-05-01T11:56:00Z">
              <w:r>
                <w:t xml:space="preserve"> </w:t>
              </w:r>
            </w:ins>
            <w:ins w:id="5796" w:author="Rev 7 Allen Wirfs-Brock" w:date="2012-05-01T11:57:00Z">
              <w:r>
                <w:t xml:space="preserve">method </w:t>
              </w:r>
            </w:ins>
            <w:ins w:id="5797" w:author="Rev 7 Allen Wirfs-Brock" w:date="2012-05-01T11:56:00Z">
              <w:r>
                <w:t xml:space="preserve">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4D1BD1" w:rsidTr="005D449B">
        <w:trPr>
          <w:jc w:val="right"/>
        </w:trPr>
        <w:tc>
          <w:tcPr>
            <w:tcW w:w="3162" w:type="dxa"/>
            <w:tcBorders>
              <w:top w:val="single" w:sz="6" w:space="0" w:color="auto"/>
              <w:left w:val="single" w:sz="6" w:space="0" w:color="auto"/>
              <w:bottom w:val="single" w:sz="6" w:space="0" w:color="auto"/>
              <w:right w:val="single" w:sz="6" w:space="0" w:color="auto"/>
            </w:tcBorders>
            <w:hideMark/>
          </w:tcPr>
          <w:p w:rsidR="00FC5053" w:rsidRPr="00E65A34" w:rsidRDefault="00FC5053" w:rsidP="00F16EA2">
            <w:pPr>
              <w:spacing w:after="60"/>
            </w:pPr>
            <w:del w:id="5798" w:author="Rev 7 Allen Wirfs-Brock" w:date="2012-04-26T08:08:00Z">
              <w:r w:rsidRPr="004D1BD1" w:rsidDel="00F16EA2">
                <w:delText>ImplicitThisV</w:delText>
              </w:r>
              <w:r w:rsidRPr="00E65A34" w:rsidDel="00F16EA2">
                <w:delText>alue</w:delText>
              </w:r>
            </w:del>
            <w:ins w:id="5799" w:author="Rev 7 Allen Wirfs-Brock" w:date="2012-04-26T08:08:00Z">
              <w:r>
                <w:t>With</w:t>
              </w:r>
            </w:ins>
            <w:ins w:id="5800" w:author="Rev 7 Allen Wirfs-Brock" w:date="2012-04-26T08:10:00Z">
              <w:r>
                <w:t>Base</w:t>
              </w:r>
            </w:ins>
            <w:ins w:id="5801" w:author="Rev 7 Allen Wirfs-Brock" w:date="2012-04-26T08:08:00Z">
              <w:r>
                <w:t>Object</w:t>
              </w:r>
            </w:ins>
            <w:ins w:id="5802" w:author="Rev 7 Allen Wirfs-Brock" w:date="2012-04-26T08:09:00Z">
              <w:r w:rsidRPr="00E65A34">
                <w:t xml:space="preserve"> </w:t>
              </w:r>
            </w:ins>
            <w:r w:rsidRPr="00E65A34">
              <w:t>()</w:t>
            </w:r>
          </w:p>
        </w:tc>
        <w:tc>
          <w:tcPr>
            <w:tcW w:w="5930" w:type="dxa"/>
            <w:tcBorders>
              <w:top w:val="single" w:sz="6" w:space="0" w:color="auto"/>
              <w:left w:val="single" w:sz="6" w:space="0" w:color="auto"/>
              <w:bottom w:val="single" w:sz="6" w:space="0" w:color="auto"/>
              <w:right w:val="single" w:sz="6" w:space="0" w:color="auto"/>
            </w:tcBorders>
            <w:hideMark/>
          </w:tcPr>
          <w:p w:rsidR="00FC5053" w:rsidRPr="009C202C" w:rsidRDefault="00FC5053" w:rsidP="00017E44">
            <w:pPr>
              <w:spacing w:after="60"/>
            </w:pPr>
            <w:ins w:id="5803" w:author="Rev 7 Allen Wirfs-Brock" w:date="2012-04-26T08:17:00Z">
              <w:r>
                <w:t xml:space="preserve">If this </w:t>
              </w:r>
            </w:ins>
            <w:ins w:id="5804" w:author="Rev 7 Allen Wirfs-Brock" w:date="2012-04-26T08:18:00Z">
              <w:r>
                <w:t>environment</w:t>
              </w:r>
            </w:ins>
            <w:ins w:id="5805" w:author="Rev 7 Allen Wirfs-Brock" w:date="2012-04-26T08:17:00Z">
              <w:r>
                <w:t xml:space="preserve"> </w:t>
              </w:r>
            </w:ins>
            <w:ins w:id="5806" w:author="Rev 7 Allen Wirfs-Brock" w:date="2012-04-26T08:18:00Z">
              <w:r>
                <w:t xml:space="preserve">record is associated with a </w:t>
              </w:r>
              <w:r w:rsidRPr="00017E44">
                <w:rPr>
                  <w:rFonts w:ascii="Courier New" w:hAnsi="Courier New" w:cs="Courier New"/>
                  <w:b/>
                </w:rPr>
                <w:t>with</w:t>
              </w:r>
              <w:r>
                <w:t xml:space="preserve"> statement, return</w:t>
              </w:r>
            </w:ins>
            <w:ins w:id="5807" w:author="Rev 7 Allen Wirfs-Brock" w:date="2012-04-26T08:19:00Z">
              <w:r>
                <w:t xml:space="preserve"> the with object. Otherwise, return </w:t>
              </w:r>
              <w:r w:rsidRPr="00017E44">
                <w:rPr>
                  <w:rFonts w:ascii="Times New Roman" w:hAnsi="Times New Roman"/>
                  <w:b/>
                </w:rPr>
                <w:t>undefined</w:t>
              </w:r>
              <w:r>
                <w:t xml:space="preserve">. </w:t>
              </w:r>
            </w:ins>
            <w:del w:id="5808" w:author="Rev 7 Allen Wirfs-Brock" w:date="2012-04-26T08:20:00Z">
              <w:r w:rsidRPr="009C202C" w:rsidDel="00017E44">
                <w:delText xml:space="preserve">Returns the value to use as the </w:delText>
              </w:r>
              <w:r w:rsidRPr="009C202C" w:rsidDel="00017E44">
                <w:rPr>
                  <w:b/>
                </w:rPr>
                <w:delText>this</w:delText>
              </w:r>
              <w:r w:rsidRPr="009C202C" w:rsidDel="00017E44">
                <w:delText xml:space="preserve"> value on calls to function objects that are obtained as binding values from this environment record. </w:delText>
              </w:r>
            </w:del>
          </w:p>
        </w:tc>
      </w:tr>
    </w:tbl>
    <w:p w:rsidR="004C02EF" w:rsidRPr="004D1BD1" w:rsidRDefault="004C02EF" w:rsidP="004C02EF">
      <w:pPr>
        <w:spacing w:after="120"/>
      </w:pPr>
    </w:p>
    <w:p w:rsidR="004C02EF" w:rsidRPr="009C202C" w:rsidRDefault="004C02EF" w:rsidP="004C02EF">
      <w:pPr>
        <w:pStyle w:val="Heading4"/>
        <w:numPr>
          <w:ilvl w:val="0"/>
          <w:numId w:val="0"/>
        </w:numPr>
      </w:pPr>
      <w:r w:rsidRPr="00E65A34">
        <w:t>10.2.1.1</w:t>
      </w:r>
      <w:r w:rsidRPr="00E65A34">
        <w:tab/>
        <w:t xml:space="preserve">Declarative Environment </w:t>
      </w:r>
      <w:r w:rsidRPr="009C202C">
        <w:t>Records</w:t>
      </w:r>
    </w:p>
    <w:p w:rsidR="00A023E9" w:rsidRPr="004D1BD1" w:rsidRDefault="004C02EF" w:rsidP="00A023E9">
      <w:r w:rsidRPr="009C202C">
        <w:t>Each declarative environment record is associated with an ECMAScript program scope containing variable</w:t>
      </w:r>
      <w:ins w:id="5809" w:author="Rev 3 Allen Wirfs-Brock" w:date="2011-08-30T17:24:00Z">
        <w:r w:rsidR="00EB385B" w:rsidRPr="009C202C">
          <w:t>, constant,</w:t>
        </w:r>
      </w:ins>
      <w:ins w:id="5810" w:author="Rev 11 Allen Wirfs-Brock" w:date="2012-10-17T12:47:00Z">
        <w:r w:rsidR="00A023E9">
          <w:t xml:space="preserve"> let, class, module, import,</w:t>
        </w:r>
      </w:ins>
      <w:r w:rsidRPr="00675B74">
        <w:t xml:space="preserve"> and/or function declarations. A declarative environment record binds the set of identifiers defined by the declarations contained with</w:t>
      </w:r>
      <w:r w:rsidRPr="00E77497">
        <w:t>in its scope</w:t>
      </w:r>
      <w:ins w:id="5811" w:author="Rev 11 Allen Wirfs-Brock" w:date="2012-10-17T12:51:00Z">
        <w:r w:rsidR="00A023E9">
          <w:t>.</w:t>
        </w:r>
      </w:ins>
    </w:p>
    <w:p w:rsidR="004C02EF" w:rsidRPr="00E65A34" w:rsidRDefault="004C02EF" w:rsidP="004C02EF">
      <w:r w:rsidRPr="00E65A34">
        <w:t>The behaviour of the concrete specification methods for Declarative Environment Records is defined by the following algorithms.</w:t>
      </w:r>
    </w:p>
    <w:p w:rsidR="004C02EF" w:rsidRPr="009C202C" w:rsidRDefault="004C02EF" w:rsidP="004C02EF">
      <w:pPr>
        <w:pStyle w:val="Heading5"/>
        <w:numPr>
          <w:ilvl w:val="0"/>
          <w:numId w:val="0"/>
        </w:numPr>
      </w:pPr>
      <w:r w:rsidRPr="009C202C">
        <w:t>10.2.1.1.1</w:t>
      </w:r>
      <w:r w:rsidRPr="009C202C">
        <w:tab/>
        <w:t>HasBinding(N)</w:t>
      </w:r>
    </w:p>
    <w:p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rsidR="004C02EF" w:rsidRPr="00E77497" w:rsidRDefault="004C02EF" w:rsidP="009A20C6">
      <w:pPr>
        <w:pStyle w:val="Alg4"/>
        <w:numPr>
          <w:ilvl w:val="0"/>
          <w:numId w:val="356"/>
        </w:numPr>
        <w:spacing w:after="240"/>
      </w:pPr>
      <w:r w:rsidRPr="00E77497">
        <w:lastRenderedPageBreak/>
        <w:t xml:space="preserve">If it does not have such a binding, return </w:t>
      </w:r>
      <w:r w:rsidRPr="00E77497">
        <w:rPr>
          <w:b/>
        </w:rPr>
        <w:t>false</w:t>
      </w:r>
      <w:r w:rsidRPr="00E77497">
        <w:t>.</w:t>
      </w:r>
    </w:p>
    <w:p w:rsidR="004C02EF" w:rsidRPr="00E77497" w:rsidRDefault="004C02EF" w:rsidP="004C02EF">
      <w:pPr>
        <w:pStyle w:val="Heading5"/>
        <w:numPr>
          <w:ilvl w:val="0"/>
          <w:numId w:val="0"/>
        </w:numPr>
      </w:pPr>
      <w:r w:rsidRPr="00E77497">
        <w:t>10.2.1.1.2</w:t>
      </w:r>
      <w:r w:rsidRPr="00E77497">
        <w:tab/>
        <w:t>CreateMutableBinding (N, D)</w:t>
      </w:r>
    </w:p>
    <w:p w:rsidR="004C02EF" w:rsidRPr="00E77497" w:rsidRDefault="004C02EF" w:rsidP="0070508E">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ins w:id="5812" w:author="Rev 11 Allen Wirfs-Brock" w:date="2012-10-09T13:39:00Z">
        <w:r w:rsidR="0070508E">
          <w:t>un</w:t>
        </w:r>
      </w:ins>
      <w:r w:rsidRPr="00E77497">
        <w:t>initialised</w:t>
      </w:r>
      <w:del w:id="5813" w:author="Rev 11 Allen Wirfs-Brock" w:date="2012-10-09T13:40:00Z">
        <w:r w:rsidRPr="00E77497" w:rsidDel="0070508E">
          <w:delText xml:space="preserve"> to the value </w:delText>
        </w:r>
        <w:r w:rsidRPr="00E77497" w:rsidDel="0070508E">
          <w:rPr>
            <w:b/>
          </w:rPr>
          <w:delText>undefined</w:delText>
        </w:r>
      </w:del>
      <w:r w:rsidRPr="00E77497">
        <w:t>.</w:t>
      </w:r>
      <w:del w:id="5814" w:author="Rev 11 Allen Wirfs-Brock" w:date="2012-10-09T13:40:00Z">
        <w:r w:rsidRPr="00E77497" w:rsidDel="0070508E">
          <w:delText xml:space="preserve"> </w:delText>
        </w:r>
      </w:del>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rsidR="004C02EF" w:rsidRPr="00E77497" w:rsidRDefault="004C02EF" w:rsidP="00C24EEA">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w:t>
      </w:r>
      <w:ins w:id="5815" w:author="Rev 3 Allen Wirfs-Brock" w:date="2011-08-30T18:12:00Z">
        <w:r w:rsidR="00CD21C3" w:rsidRPr="00E77497">
          <w:t>and record that it is uninitialised</w:t>
        </w:r>
      </w:ins>
      <w:del w:id="5816"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rsidR="00C24EEA" w:rsidRDefault="00C24EEA" w:rsidP="00C24EEA">
      <w:pPr>
        <w:pStyle w:val="Alg4"/>
        <w:numPr>
          <w:ilvl w:val="0"/>
          <w:numId w:val="357"/>
        </w:numPr>
        <w:spacing w:after="120"/>
        <w:rPr>
          <w:ins w:id="5817" w:author="Rev 9 Allen Wirfs-Brock" w:date="2012-07-08T14:06:00Z"/>
        </w:rPr>
      </w:pPr>
      <w:ins w:id="5818" w:author="Rev 9 Allen Wirfs-Brock" w:date="2012-07-08T14:06:00Z">
        <w:r>
          <w:t>Return NormalComp</w:t>
        </w:r>
      </w:ins>
      <w:ins w:id="5819" w:author="Rev 11 Allen Wirfs-Brock" w:date="2012-10-24T15:05:00Z">
        <w:r w:rsidR="00E36E97">
          <w:t>l</w:t>
        </w:r>
      </w:ins>
      <w:ins w:id="5820" w:author="Rev 9 Allen Wirfs-Brock" w:date="2012-07-08T14:06:00Z">
        <w:r>
          <w:t>etion(</w:t>
        </w:r>
        <w:r w:rsidRPr="00A9140A">
          <w:rPr>
            <w:rFonts w:ascii="Arial" w:hAnsi="Arial" w:cs="Arial"/>
          </w:rPr>
          <w:t>empty</w:t>
        </w:r>
        <w:r>
          <w:t>)</w:t>
        </w:r>
      </w:ins>
    </w:p>
    <w:p w:rsidR="00A023E9" w:rsidRPr="00E77497" w:rsidRDefault="00A023E9" w:rsidP="00A023E9">
      <w:pPr>
        <w:pStyle w:val="Heading5"/>
        <w:numPr>
          <w:ilvl w:val="0"/>
          <w:numId w:val="0"/>
        </w:numPr>
        <w:rPr>
          <w:ins w:id="5821" w:author="Rev 11 Allen Wirfs-Brock" w:date="2012-10-17T12:53:00Z"/>
        </w:rPr>
      </w:pPr>
      <w:ins w:id="5822" w:author="Rev 11 Allen Wirfs-Brock" w:date="2012-10-17T12:53:00Z">
        <w:r w:rsidRPr="00E77497">
          <w:t>10.2.1.1.</w:t>
        </w:r>
      </w:ins>
      <w:ins w:id="5823" w:author="Rev 11 Allen Wirfs-Brock" w:date="2012-10-17T12:55:00Z">
        <w:r>
          <w:t>3</w:t>
        </w:r>
      </w:ins>
      <w:ins w:id="5824" w:author="Rev 11 Allen Wirfs-Brock" w:date="2012-10-17T12:53:00Z">
        <w:r w:rsidRPr="00E77497">
          <w:tab/>
          <w:t xml:space="preserve">CreateImmutableBinding </w:t>
        </w:r>
        <w:commentRangeStart w:id="5825"/>
        <w:r w:rsidRPr="00E77497">
          <w:t>(N)</w:t>
        </w:r>
        <w:commentRangeEnd w:id="5825"/>
        <w:r>
          <w:rPr>
            <w:rStyle w:val="CommentReference"/>
            <w:b w:val="0"/>
          </w:rPr>
          <w:commentReference w:id="5825"/>
        </w:r>
      </w:ins>
    </w:p>
    <w:p w:rsidR="00A023E9" w:rsidRPr="00E77497" w:rsidRDefault="00A023E9" w:rsidP="00A023E9">
      <w:pPr>
        <w:rPr>
          <w:ins w:id="5826" w:author="Rev 11 Allen Wirfs-Brock" w:date="2012-10-17T12:53:00Z"/>
        </w:rPr>
      </w:pPr>
      <w:ins w:id="5827" w:author="Rev 11 Allen Wirfs-Brock" w:date="2012-10-17T12:53:00Z">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ins>
    </w:p>
    <w:p w:rsidR="00A023E9" w:rsidRPr="00E77497" w:rsidRDefault="00A023E9" w:rsidP="00A023E9">
      <w:pPr>
        <w:pStyle w:val="Alg4"/>
        <w:numPr>
          <w:ilvl w:val="0"/>
          <w:numId w:val="362"/>
        </w:numPr>
        <w:rPr>
          <w:ins w:id="5828" w:author="Rev 11 Allen Wirfs-Brock" w:date="2012-10-17T12:53:00Z"/>
        </w:rPr>
      </w:pPr>
      <w:ins w:id="5829" w:author="Rev 11 Allen Wirfs-Brock" w:date="2012-10-17T12:53:00Z">
        <w:r w:rsidRPr="00E77497">
          <w:t xml:space="preserve">Let </w:t>
        </w:r>
        <w:r w:rsidRPr="00E77497">
          <w:rPr>
            <w:i/>
          </w:rPr>
          <w:t xml:space="preserve">envRec </w:t>
        </w:r>
        <w:r w:rsidRPr="00E77497">
          <w:t>be the declarative environment record for which the method was invoked.</w:t>
        </w:r>
      </w:ins>
    </w:p>
    <w:p w:rsidR="00A023E9" w:rsidRPr="00E77497" w:rsidRDefault="00A023E9" w:rsidP="00A023E9">
      <w:pPr>
        <w:pStyle w:val="Alg4"/>
        <w:numPr>
          <w:ilvl w:val="0"/>
          <w:numId w:val="362"/>
        </w:numPr>
        <w:rPr>
          <w:ins w:id="5830" w:author="Rev 11 Allen Wirfs-Brock" w:date="2012-10-17T12:53:00Z"/>
        </w:rPr>
      </w:pPr>
      <w:ins w:id="5831" w:author="Rev 11 Allen Wirfs-Brock" w:date="2012-10-17T12:53:00Z">
        <w:r w:rsidRPr="00E77497">
          <w:t xml:space="preserve">Assert: </w:t>
        </w:r>
        <w:r w:rsidRPr="00E77497">
          <w:rPr>
            <w:i/>
          </w:rPr>
          <w:t xml:space="preserve">envRec </w:t>
        </w:r>
        <w:r w:rsidRPr="00E77497">
          <w:t xml:space="preserve">does not already have a binding for </w:t>
        </w:r>
        <w:r w:rsidRPr="00E77497">
          <w:rPr>
            <w:i/>
          </w:rPr>
          <w:t>N</w:t>
        </w:r>
        <w:r w:rsidRPr="00E77497">
          <w:t>.</w:t>
        </w:r>
      </w:ins>
    </w:p>
    <w:p w:rsidR="00A023E9" w:rsidRPr="00E77497" w:rsidRDefault="00A023E9" w:rsidP="00A023E9">
      <w:pPr>
        <w:pStyle w:val="Alg4"/>
        <w:numPr>
          <w:ilvl w:val="0"/>
          <w:numId w:val="362"/>
        </w:numPr>
        <w:spacing w:after="120"/>
        <w:rPr>
          <w:ins w:id="5832" w:author="Rev 11 Allen Wirfs-Brock" w:date="2012-10-17T12:53:00Z"/>
        </w:rPr>
      </w:pPr>
      <w:ins w:id="5833" w:author="Rev 11 Allen Wirfs-Brock" w:date="2012-10-17T12:53:00Z">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ins>
    </w:p>
    <w:p w:rsidR="00A023E9" w:rsidRPr="00E77497" w:rsidRDefault="00A023E9" w:rsidP="00A023E9">
      <w:pPr>
        <w:pStyle w:val="Heading5"/>
        <w:numPr>
          <w:ilvl w:val="0"/>
          <w:numId w:val="0"/>
        </w:numPr>
        <w:rPr>
          <w:ins w:id="5834" w:author="Rev 11 Allen Wirfs-Brock" w:date="2012-10-17T12:53:00Z"/>
        </w:rPr>
      </w:pPr>
      <w:ins w:id="5835" w:author="Rev 11 Allen Wirfs-Brock" w:date="2012-10-17T12:53:00Z">
        <w:r w:rsidRPr="00E77497">
          <w:t>10.2.1.1.</w:t>
        </w:r>
      </w:ins>
      <w:ins w:id="5836" w:author="Rev 11 Allen Wirfs-Brock" w:date="2012-10-17T12:55:00Z">
        <w:r>
          <w:t>4</w:t>
        </w:r>
      </w:ins>
      <w:ins w:id="5837" w:author="Rev 11 Allen Wirfs-Brock" w:date="2012-10-17T12:53:00Z">
        <w:r w:rsidRPr="00E77497">
          <w:tab/>
          <w:t>InitializeBinding (N,V)</w:t>
        </w:r>
      </w:ins>
    </w:p>
    <w:p w:rsidR="00A023E9" w:rsidRPr="00E77497" w:rsidRDefault="00A023E9" w:rsidP="00A023E9">
      <w:pPr>
        <w:rPr>
          <w:ins w:id="5838" w:author="Rev 11 Allen Wirfs-Brock" w:date="2012-10-17T12:53:00Z"/>
        </w:rPr>
      </w:pPr>
      <w:ins w:id="5839" w:author="Rev 11 Allen Wirfs-Brock" w:date="2012-10-17T12:53:00Z">
        <w:r w:rsidRPr="00E77497">
          <w:t xml:space="preserve">The concrete Environment Record method InitializeBinding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ins>
    </w:p>
    <w:p w:rsidR="00A023E9" w:rsidRPr="00E77497" w:rsidRDefault="00A023E9" w:rsidP="00A023E9">
      <w:pPr>
        <w:pStyle w:val="Alg4"/>
        <w:numPr>
          <w:ilvl w:val="0"/>
          <w:numId w:val="363"/>
        </w:numPr>
        <w:rPr>
          <w:ins w:id="5840" w:author="Rev 11 Allen Wirfs-Brock" w:date="2012-10-17T12:53:00Z"/>
        </w:rPr>
      </w:pPr>
      <w:ins w:id="5841" w:author="Rev 11 Allen Wirfs-Brock" w:date="2012-10-17T12:53:00Z">
        <w:r w:rsidRPr="00E77497">
          <w:t xml:space="preserve">Let </w:t>
        </w:r>
        <w:r w:rsidRPr="00E77497">
          <w:rPr>
            <w:i/>
          </w:rPr>
          <w:t xml:space="preserve">envRec </w:t>
        </w:r>
        <w:r w:rsidRPr="00E77497">
          <w:t>be the declarative environment record for which the method was invoked.</w:t>
        </w:r>
      </w:ins>
    </w:p>
    <w:p w:rsidR="00A023E9" w:rsidRPr="00E77497" w:rsidRDefault="00A023E9" w:rsidP="00A023E9">
      <w:pPr>
        <w:pStyle w:val="Alg4"/>
        <w:numPr>
          <w:ilvl w:val="0"/>
          <w:numId w:val="363"/>
        </w:numPr>
        <w:rPr>
          <w:ins w:id="5842" w:author="Rev 11 Allen Wirfs-Brock" w:date="2012-10-17T12:53:00Z"/>
        </w:rPr>
      </w:pPr>
      <w:ins w:id="5843" w:author="Rev 11 Allen Wirfs-Brock" w:date="2012-10-17T12:53:00Z">
        <w:r w:rsidRPr="00E77497">
          <w:t xml:space="preserve">Assert: </w:t>
        </w:r>
        <w:r w:rsidRPr="00E77497">
          <w:rPr>
            <w:i/>
          </w:rPr>
          <w:t>envRec</w:t>
        </w:r>
        <w:r w:rsidRPr="00E77497">
          <w:t xml:space="preserve"> must have an uninitialised binding for N.</w:t>
        </w:r>
      </w:ins>
    </w:p>
    <w:p w:rsidR="00A023E9" w:rsidRPr="00E77497" w:rsidRDefault="00A023E9" w:rsidP="00A023E9">
      <w:pPr>
        <w:pStyle w:val="Alg4"/>
        <w:numPr>
          <w:ilvl w:val="0"/>
          <w:numId w:val="363"/>
        </w:numPr>
        <w:rPr>
          <w:ins w:id="5844" w:author="Rev 11 Allen Wirfs-Brock" w:date="2012-10-17T12:53:00Z"/>
        </w:rPr>
      </w:pPr>
      <w:ins w:id="5845" w:author="Rev 11 Allen Wirfs-Brock" w:date="2012-10-17T12:53:00Z">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ins>
    </w:p>
    <w:p w:rsidR="00A023E9" w:rsidRPr="00E77497" w:rsidRDefault="00A023E9" w:rsidP="00A023E9">
      <w:pPr>
        <w:pStyle w:val="Alg4"/>
        <w:numPr>
          <w:ilvl w:val="0"/>
          <w:numId w:val="363"/>
        </w:numPr>
        <w:spacing w:after="120"/>
        <w:rPr>
          <w:ins w:id="5846" w:author="Rev 11 Allen Wirfs-Brock" w:date="2012-10-17T12:53:00Z"/>
        </w:rPr>
      </w:pPr>
      <w:ins w:id="5847" w:author="Rev 11 Allen Wirfs-Brock" w:date="2012-10-17T12:53:00Z">
        <w:r w:rsidRPr="00E77497">
          <w:t xml:space="preserve">Record that the binding for </w:t>
        </w:r>
        <w:r w:rsidRPr="00E77497">
          <w:rPr>
            <w:i/>
          </w:rPr>
          <w:t>N</w:t>
        </w:r>
        <w:r w:rsidRPr="00E77497">
          <w:t xml:space="preserve"> in </w:t>
        </w:r>
        <w:r w:rsidRPr="00E77497">
          <w:rPr>
            <w:i/>
          </w:rPr>
          <w:t>envRec</w:t>
        </w:r>
        <w:r w:rsidRPr="00E77497">
          <w:t xml:space="preserve"> has been initialised.</w:t>
        </w:r>
      </w:ins>
    </w:p>
    <w:p w:rsidR="004C02EF" w:rsidRPr="00E77497" w:rsidRDefault="004C02EF" w:rsidP="00A023E9">
      <w:pPr>
        <w:pStyle w:val="Heading5"/>
        <w:numPr>
          <w:ilvl w:val="0"/>
          <w:numId w:val="0"/>
        </w:numPr>
      </w:pPr>
      <w:r w:rsidRPr="00E77497">
        <w:t>10.2.1.1.</w:t>
      </w:r>
      <w:del w:id="5848" w:author="Rev 11 Allen Wirfs-Brock" w:date="2012-10-17T12:55:00Z">
        <w:r w:rsidRPr="00E77497" w:rsidDel="00A023E9">
          <w:delText>3</w:delText>
        </w:r>
      </w:del>
      <w:ins w:id="5849" w:author="Rev 11 Allen Wirfs-Brock" w:date="2012-10-17T12:55:00Z">
        <w:r w:rsidR="00A023E9">
          <w:t>5</w:t>
        </w:r>
      </w:ins>
      <w:r w:rsidRPr="00E77497">
        <w:tab/>
        <w:t>SetMutableBinding (N,V,S)</w:t>
      </w:r>
    </w:p>
    <w:p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rsidR="00E72878" w:rsidRPr="00E77497" w:rsidRDefault="00E72878" w:rsidP="009A20C6">
      <w:pPr>
        <w:pStyle w:val="Alg4"/>
        <w:numPr>
          <w:ilvl w:val="0"/>
          <w:numId w:val="358"/>
        </w:numPr>
        <w:spacing w:after="120"/>
        <w:contextualSpacing/>
        <w:rPr>
          <w:ins w:id="5850" w:author="Rev 3 Allen Wirfs-Brock" w:date="2011-08-31T09:54:00Z"/>
        </w:rPr>
      </w:pPr>
      <w:ins w:id="5851"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rsidR="004C02EF" w:rsidRPr="00E77497" w:rsidRDefault="004C02EF" w:rsidP="00C24EEA">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w:t>
      </w:r>
      <w:del w:id="5852" w:author="Rev 5 Allen Wirfs-Brock" w:date="2012-01-05T11:53:00Z">
        <w:r w:rsidRPr="00E77497" w:rsidDel="005B1B0C">
          <w:delText xml:space="preserve">if </w:delText>
        </w:r>
      </w:del>
      <w:ins w:id="5853"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rsidR="00C24EEA" w:rsidRDefault="00C24EEA" w:rsidP="00E50B17">
      <w:pPr>
        <w:pStyle w:val="Alg4"/>
        <w:numPr>
          <w:ilvl w:val="0"/>
          <w:numId w:val="358"/>
        </w:numPr>
        <w:spacing w:after="120"/>
        <w:rPr>
          <w:ins w:id="5854" w:author="Rev 9 Allen Wirfs-Brock" w:date="2012-07-08T14:07:00Z"/>
        </w:rPr>
      </w:pPr>
      <w:ins w:id="5855" w:author="Rev 9 Allen Wirfs-Brock" w:date="2012-07-08T14:07:00Z">
        <w:r>
          <w:t>Return NormalCompletion(</w:t>
        </w:r>
      </w:ins>
      <w:ins w:id="5856" w:author="Rev 11 Allen Wirfs-Brock" w:date="2012-10-09T14:00:00Z">
        <w:r w:rsidR="00E50B17" w:rsidRPr="00A9140A">
          <w:rPr>
            <w:rFonts w:ascii="Arial" w:hAnsi="Arial" w:cs="Arial"/>
          </w:rPr>
          <w:t>empty</w:t>
        </w:r>
      </w:ins>
      <w:ins w:id="5857" w:author="Rev 9 Allen Wirfs-Brock" w:date="2012-07-08T14:07:00Z">
        <w:del w:id="5858" w:author="Rev 11 Allen Wirfs-Brock" w:date="2012-10-09T14:00:00Z">
          <w:r w:rsidRPr="00C24EEA" w:rsidDel="00E50B17">
            <w:rPr>
              <w:b/>
            </w:rPr>
            <w:delText>undefined</w:delText>
          </w:r>
        </w:del>
        <w:r>
          <w:t>).</w:t>
        </w:r>
      </w:ins>
    </w:p>
    <w:p w:rsidR="004C02EF" w:rsidRPr="00E77497" w:rsidRDefault="004C02EF" w:rsidP="00A023E9">
      <w:pPr>
        <w:pStyle w:val="Heading5"/>
        <w:numPr>
          <w:ilvl w:val="0"/>
          <w:numId w:val="0"/>
        </w:numPr>
      </w:pPr>
      <w:r w:rsidRPr="00E77497">
        <w:t>10.2.1.1.</w:t>
      </w:r>
      <w:del w:id="5859" w:author="Rev 11 Allen Wirfs-Brock" w:date="2012-10-17T12:55:00Z">
        <w:r w:rsidRPr="00E77497" w:rsidDel="00A023E9">
          <w:delText>4</w:delText>
        </w:r>
      </w:del>
      <w:ins w:id="5860" w:author="Rev 11 Allen Wirfs-Brock" w:date="2012-10-17T12:55:00Z">
        <w:r w:rsidR="00A023E9">
          <w:t>6</w:t>
        </w:r>
      </w:ins>
      <w:r w:rsidRPr="00E77497">
        <w:tab/>
        <w:t>GetBindingValue(N,S)</w:t>
      </w:r>
    </w:p>
    <w:p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5861" w:author="Rev 3 Allen Wirfs-Brock" w:date="2011-08-31T09:56:00Z">
        <w:r w:rsidRPr="00E77497" w:rsidDel="00BB586E">
          <w:delText xml:space="preserve">immutable </w:delText>
        </w:r>
      </w:del>
      <w:r w:rsidRPr="00E77497">
        <w:t>binding, then</w:t>
      </w:r>
    </w:p>
    <w:p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rsidR="008002D2" w:rsidRDefault="004C02EF" w:rsidP="005D449B">
      <w:pPr>
        <w:pStyle w:val="Alg4"/>
        <w:numPr>
          <w:ilvl w:val="0"/>
          <w:numId w:val="359"/>
        </w:numPr>
        <w:spacing w:after="120"/>
        <w:contextualSpacing/>
        <w:rPr>
          <w:ins w:id="5862" w:author="Rev 11 Allen Wirfs-Brock" w:date="2012-10-25T10:00:00Z"/>
        </w:rPr>
      </w:pPr>
      <w:r w:rsidRPr="00E77497">
        <w:lastRenderedPageBreak/>
        <w:t>Else</w:t>
      </w:r>
      <w:del w:id="5863" w:author="Rev 11 Allen Wirfs-Brock" w:date="2012-10-25T10:00:00Z">
        <w:r w:rsidRPr="00E77497" w:rsidDel="008002D2">
          <w:delText xml:space="preserve">, </w:delText>
        </w:r>
      </w:del>
      <w:ins w:id="5864" w:author="Rev 11 Allen Wirfs-Brock" w:date="2012-10-25T10:00:00Z">
        <w:r w:rsidR="008002D2" w:rsidRPr="00E77497">
          <w:t>,</w:t>
        </w:r>
      </w:ins>
    </w:p>
    <w:p w:rsidR="004C02EF" w:rsidRPr="00E77497" w:rsidRDefault="004C02EF" w:rsidP="005D449B">
      <w:pPr>
        <w:pStyle w:val="Alg4"/>
        <w:numPr>
          <w:ilvl w:val="1"/>
          <w:numId w:val="359"/>
        </w:numPr>
        <w:spacing w:after="120"/>
      </w:pPr>
      <w:del w:id="5865" w:author="Rev 11 Allen Wirfs-Brock" w:date="2012-10-25T10:00:00Z">
        <w:r w:rsidRPr="00E77497" w:rsidDel="008002D2">
          <w:delText xml:space="preserve">return </w:delText>
        </w:r>
      </w:del>
      <w:ins w:id="5866" w:author="Rev 11 Allen Wirfs-Brock" w:date="2012-10-25T10:00:00Z">
        <w:r w:rsidR="008002D2">
          <w:t>R</w:t>
        </w:r>
        <w:r w:rsidR="008002D2" w:rsidRPr="00E77497">
          <w:t xml:space="preserve">eturn </w:t>
        </w:r>
      </w:ins>
      <w:r w:rsidRPr="00E77497">
        <w:t xml:space="preserve">the value currently bound to </w:t>
      </w:r>
      <w:r w:rsidRPr="00E77497">
        <w:rPr>
          <w:i/>
        </w:rPr>
        <w:t>N</w:t>
      </w:r>
      <w:r w:rsidRPr="00E77497">
        <w:t xml:space="preserve"> in </w:t>
      </w:r>
      <w:r w:rsidRPr="00E77497">
        <w:rPr>
          <w:i/>
        </w:rPr>
        <w:t>envRec</w:t>
      </w:r>
      <w:r w:rsidRPr="00E77497">
        <w:t>.</w:t>
      </w:r>
    </w:p>
    <w:p w:rsidR="004C02EF" w:rsidRPr="00E77497" w:rsidRDefault="004C02EF" w:rsidP="00A023E9">
      <w:pPr>
        <w:pStyle w:val="Heading5"/>
        <w:numPr>
          <w:ilvl w:val="0"/>
          <w:numId w:val="0"/>
        </w:numPr>
      </w:pPr>
      <w:r w:rsidRPr="00E77497">
        <w:t>10.2.1.1.</w:t>
      </w:r>
      <w:del w:id="5867" w:author="Rev 11 Allen Wirfs-Brock" w:date="2012-10-17T12:55:00Z">
        <w:r w:rsidRPr="00E77497" w:rsidDel="00A023E9">
          <w:delText>5</w:delText>
        </w:r>
      </w:del>
      <w:ins w:id="5868" w:author="Rev 11 Allen Wirfs-Brock" w:date="2012-10-17T12:55:00Z">
        <w:r w:rsidR="00A023E9">
          <w:t>7</w:t>
        </w:r>
      </w:ins>
      <w:r w:rsidRPr="00E77497">
        <w:tab/>
        <w:t>DeleteBinding (N)</w:t>
      </w:r>
    </w:p>
    <w:p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rsidR="00FC5053" w:rsidRPr="00E77497" w:rsidDel="007225E0" w:rsidRDefault="00FC5053">
      <w:pPr>
        <w:pStyle w:val="Heading5"/>
        <w:numPr>
          <w:ilvl w:val="0"/>
          <w:numId w:val="0"/>
        </w:numPr>
        <w:rPr>
          <w:ins w:id="5869" w:author="Rev 7 Allen Wirfs-Brock" w:date="2012-05-02T16:37:00Z"/>
          <w:del w:id="5870" w:author="Rev 11 Allen Wirfs-Brock" w:date="2012-10-16T16:40:00Z"/>
        </w:rPr>
      </w:pPr>
      <w:ins w:id="5871" w:author="Rev 7 Allen Wirfs-Brock" w:date="2012-05-02T16:37:00Z">
        <w:del w:id="5872" w:author="Rev 11 Allen Wirfs-Brock" w:date="2012-10-16T16:40:00Z">
          <w:r w:rsidRPr="00E77497" w:rsidDel="007225E0">
            <w:delText>10.2.1.1.</w:delText>
          </w:r>
          <w:r w:rsidDel="007225E0">
            <w:delText>6</w:delText>
          </w:r>
          <w:r w:rsidRPr="00E77497" w:rsidDel="007225E0">
            <w:tab/>
            <w:delText>Create</w:delText>
          </w:r>
        </w:del>
      </w:ins>
      <w:ins w:id="5873" w:author="Rev 7 Allen Wirfs-Brock" w:date="2012-05-02T16:38:00Z">
        <w:del w:id="5874" w:author="Rev 11 Allen Wirfs-Brock" w:date="2012-10-16T16:40:00Z">
          <w:r w:rsidDel="007225E0">
            <w:delText>Var</w:delText>
          </w:r>
        </w:del>
      </w:ins>
      <w:ins w:id="5875" w:author="Rev 7 Allen Wirfs-Brock" w:date="2012-05-02T16:37:00Z">
        <w:del w:id="5876" w:author="Rev 11 Allen Wirfs-Brock" w:date="2012-10-16T16:40:00Z">
          <w:r w:rsidRPr="00E77497" w:rsidDel="007225E0">
            <w:delText>Binding (N, D)</w:delText>
          </w:r>
        </w:del>
      </w:ins>
    </w:p>
    <w:p w:rsidR="00FC5053" w:rsidRPr="00E77497" w:rsidDel="007225E0" w:rsidRDefault="00FC5053">
      <w:pPr>
        <w:pStyle w:val="Heading5"/>
        <w:numPr>
          <w:ilvl w:val="0"/>
          <w:numId w:val="0"/>
        </w:numPr>
        <w:rPr>
          <w:ins w:id="5877" w:author="Rev 7 Allen Wirfs-Brock" w:date="2012-05-02T16:37:00Z"/>
          <w:del w:id="5878" w:author="Rev 11 Allen Wirfs-Brock" w:date="2012-10-16T16:40:00Z"/>
        </w:rPr>
        <w:pPrChange w:id="5879" w:author="Rev 11 Allen Wirfs-Brock" w:date="2012-10-16T16:40:00Z">
          <w:pPr/>
        </w:pPrChange>
      </w:pPr>
      <w:ins w:id="5880" w:author="Rev 7 Allen Wirfs-Brock" w:date="2012-05-02T16:37:00Z">
        <w:del w:id="5881" w:author="Rev 11 Allen Wirfs-Brock" w:date="2012-10-16T16:40:00Z">
          <w:r w:rsidRPr="00E77497" w:rsidDel="007225E0">
            <w:delText>The concrete Environment Record method Create</w:delText>
          </w:r>
        </w:del>
      </w:ins>
      <w:ins w:id="5882" w:author="Rev 7 Allen Wirfs-Brock" w:date="2012-05-02T16:41:00Z">
        <w:del w:id="5883" w:author="Rev 11 Allen Wirfs-Brock" w:date="2012-10-16T16:40:00Z">
          <w:r w:rsidDel="007225E0">
            <w:delText>Var</w:delText>
          </w:r>
        </w:del>
      </w:ins>
      <w:ins w:id="5884" w:author="Rev 7 Allen Wirfs-Brock" w:date="2012-05-02T16:37:00Z">
        <w:del w:id="5885" w:author="Rev 11 Allen Wirfs-Brock" w:date="2012-10-16T16:40:00Z">
          <w:r w:rsidRPr="00E77497" w:rsidDel="007225E0">
            <w:delText xml:space="preserve">Binding for declarative environment records </w:delText>
          </w:r>
        </w:del>
      </w:ins>
      <w:ins w:id="5886" w:author="Rev 7 Allen Wirfs-Brock" w:date="2012-05-02T16:42:00Z">
        <w:del w:id="5887" w:author="Rev 11 Allen Wirfs-Brock" w:date="2012-10-09T17:23:00Z">
          <w:r w:rsidDel="001F1942">
            <w:delText>performs</w:delText>
          </w:r>
        </w:del>
        <w:del w:id="5888" w:author="Rev 11 Allen Wirfs-Brock" w:date="2012-10-16T16:40:00Z">
          <w:r w:rsidDel="007225E0">
            <w:delText xml:space="preserve"> </w:delText>
          </w:r>
        </w:del>
        <w:del w:id="5889" w:author="Rev 11 Allen Wirfs-Brock" w:date="2012-10-09T17:24:00Z">
          <w:r w:rsidDel="001F1942">
            <w:delText>the same action as the CreateMutableBinding concrete method of the same environment Record.</w:delText>
          </w:r>
        </w:del>
      </w:ins>
    </w:p>
    <w:p w:rsidR="00FC5053" w:rsidRPr="00E77497" w:rsidDel="007225E0" w:rsidRDefault="00FC5053">
      <w:pPr>
        <w:pStyle w:val="Heading5"/>
        <w:numPr>
          <w:ilvl w:val="0"/>
          <w:numId w:val="0"/>
        </w:numPr>
        <w:rPr>
          <w:ins w:id="5890" w:author="Rev 7 Allen Wirfs-Brock" w:date="2012-05-02T16:37:00Z"/>
          <w:del w:id="5891" w:author="Rev 11 Allen Wirfs-Brock" w:date="2012-10-16T16:40:00Z"/>
        </w:rPr>
        <w:pPrChange w:id="5892" w:author="Rev 11 Allen Wirfs-Brock" w:date="2012-10-16T16:40:00Z">
          <w:pPr>
            <w:pStyle w:val="Alg4"/>
            <w:numPr>
              <w:numId w:val="793"/>
            </w:numPr>
            <w:tabs>
              <w:tab w:val="num" w:pos="360"/>
            </w:tabs>
            <w:ind w:left="360" w:hanging="360"/>
          </w:pPr>
        </w:pPrChange>
      </w:pPr>
      <w:ins w:id="5893" w:author="Rev 7 Allen Wirfs-Brock" w:date="2012-05-02T16:37:00Z">
        <w:del w:id="5894" w:author="Rev 11 Allen Wirfs-Brock" w:date="2012-10-16T16:40:00Z">
          <w:r w:rsidRPr="00E77497" w:rsidDel="007225E0">
            <w:delText xml:space="preserve">Let </w:delText>
          </w:r>
          <w:r w:rsidRPr="00E77497" w:rsidDel="007225E0">
            <w:rPr>
              <w:i/>
            </w:rPr>
            <w:delText xml:space="preserve">envRec </w:delText>
          </w:r>
          <w:r w:rsidRPr="00E77497" w:rsidDel="007225E0">
            <w:delText>be the declarative environment record for which the method was invoked.</w:delText>
          </w:r>
        </w:del>
      </w:ins>
    </w:p>
    <w:p w:rsidR="00FC5053" w:rsidRPr="00E77497" w:rsidDel="007225E0" w:rsidRDefault="00FC5053">
      <w:pPr>
        <w:pStyle w:val="Heading5"/>
        <w:numPr>
          <w:ilvl w:val="0"/>
          <w:numId w:val="0"/>
        </w:numPr>
        <w:rPr>
          <w:ins w:id="5895" w:author="Rev 7 Allen Wirfs-Brock" w:date="2012-05-02T16:37:00Z"/>
          <w:del w:id="5896" w:author="Rev 11 Allen Wirfs-Brock" w:date="2012-10-16T16:40:00Z"/>
        </w:rPr>
        <w:pPrChange w:id="5897" w:author="Rev 11 Allen Wirfs-Brock" w:date="2012-10-16T16:40:00Z">
          <w:pPr>
            <w:pStyle w:val="Alg4"/>
            <w:numPr>
              <w:numId w:val="793"/>
            </w:numPr>
            <w:tabs>
              <w:tab w:val="num" w:pos="360"/>
            </w:tabs>
            <w:spacing w:after="120"/>
            <w:ind w:left="360" w:hanging="360"/>
          </w:pPr>
        </w:pPrChange>
      </w:pPr>
      <w:ins w:id="5898" w:author="Rev 7 Allen Wirfs-Brock" w:date="2012-05-02T16:38:00Z">
        <w:del w:id="5899" w:author="Rev 11 Allen Wirfs-Brock" w:date="2012-10-09T17:24:00Z">
          <w:r w:rsidDel="001F1942">
            <w:delText>Return</w:delText>
          </w:r>
        </w:del>
        <w:del w:id="5900" w:author="Rev 11 Allen Wirfs-Brock" w:date="2012-10-09T17:25:00Z">
          <w:r w:rsidDel="001F1942">
            <w:delText xml:space="preserve"> </w:delText>
          </w:r>
        </w:del>
        <w:del w:id="5901" w:author="Rev 11 Allen Wirfs-Brock" w:date="2012-10-16T16:40:00Z">
          <w:r w:rsidDel="007225E0">
            <w:delText xml:space="preserve">the result of calling </w:delText>
          </w:r>
        </w:del>
      </w:ins>
      <w:ins w:id="5902" w:author="Rev 7 Allen Wirfs-Brock" w:date="2012-05-02T16:40:00Z">
        <w:del w:id="5903" w:author="Rev 11 Allen Wirfs-Brock" w:date="2012-10-16T16:40:00Z">
          <w:r w:rsidRPr="00FC5053" w:rsidDel="007225E0">
            <w:rPr>
              <w:i/>
            </w:rPr>
            <w:delText>envRec’s</w:delText>
          </w:r>
        </w:del>
      </w:ins>
      <w:ins w:id="5904" w:author="Rev 7 Allen Wirfs-Brock" w:date="2012-05-02T16:38:00Z">
        <w:del w:id="5905" w:author="Rev 11 Allen Wirfs-Brock" w:date="2012-10-16T16:40:00Z">
          <w:r w:rsidDel="007225E0">
            <w:delText xml:space="preserve"> CreateMutableBinding concrete method </w:delText>
          </w:r>
        </w:del>
      </w:ins>
      <w:ins w:id="5906" w:author="Rev 7 Allen Wirfs-Brock" w:date="2012-05-02T16:40:00Z">
        <w:del w:id="5907" w:author="Rev 11 Allen Wirfs-Brock" w:date="2012-10-16T16:40:00Z">
          <w:r w:rsidDel="007225E0">
            <w:delText xml:space="preserve">with arguments </w:delText>
          </w:r>
          <w:r w:rsidRPr="00FC5053" w:rsidDel="007225E0">
            <w:rPr>
              <w:i/>
            </w:rPr>
            <w:delText>N</w:delText>
          </w:r>
          <w:r w:rsidDel="007225E0">
            <w:delText xml:space="preserve"> and </w:delText>
          </w:r>
          <w:r w:rsidRPr="00FC5053" w:rsidDel="007225E0">
            <w:rPr>
              <w:i/>
            </w:rPr>
            <w:delText>D</w:delText>
          </w:r>
          <w:r w:rsidDel="007225E0">
            <w:delText>.</w:delText>
          </w:r>
        </w:del>
      </w:ins>
      <w:ins w:id="5908" w:author="Rev 7 Allen Wirfs-Brock" w:date="2012-05-02T16:38:00Z">
        <w:del w:id="5909" w:author="Rev 11 Allen Wirfs-Brock" w:date="2012-10-16T16:40:00Z">
          <w:r w:rsidDel="007225E0">
            <w:delText xml:space="preserve"> </w:delText>
          </w:r>
        </w:del>
      </w:ins>
    </w:p>
    <w:p w:rsidR="00CC3839" w:rsidRPr="00E77497" w:rsidRDefault="00CC3839" w:rsidP="005D449B">
      <w:pPr>
        <w:pStyle w:val="Heading5"/>
        <w:numPr>
          <w:ilvl w:val="0"/>
          <w:numId w:val="0"/>
        </w:numPr>
        <w:tabs>
          <w:tab w:val="left" w:pos="403"/>
          <w:tab w:val="left" w:pos="806"/>
          <w:tab w:val="left" w:pos="1209"/>
          <w:tab w:val="left" w:pos="1612"/>
          <w:tab w:val="left" w:pos="2015"/>
          <w:tab w:val="left" w:pos="2418"/>
          <w:tab w:val="left" w:pos="2821"/>
          <w:tab w:val="center" w:pos="4876"/>
        </w:tabs>
        <w:rPr>
          <w:ins w:id="5910" w:author="Rev 7 Allen Wirfs-Brock" w:date="2012-05-01T13:45:00Z"/>
        </w:rPr>
      </w:pPr>
      <w:ins w:id="5911" w:author="Rev 7 Allen Wirfs-Brock" w:date="2012-05-01T13:45:00Z">
        <w:r w:rsidRPr="00E77497">
          <w:t>10.2.1.1.</w:t>
        </w:r>
      </w:ins>
      <w:ins w:id="5912" w:author="Rev 7 Allen Wirfs-Brock" w:date="2012-05-02T16:37:00Z">
        <w:del w:id="5913" w:author="Rev 11 Allen Wirfs-Brock" w:date="2012-10-16T16:40:00Z">
          <w:r w:rsidR="00FC5053" w:rsidDel="007225E0">
            <w:delText>7</w:delText>
          </w:r>
        </w:del>
      </w:ins>
      <w:ins w:id="5914" w:author="Rev 11 Allen Wirfs-Brock" w:date="2012-10-17T12:55:00Z">
        <w:r w:rsidR="00A023E9">
          <w:t>8</w:t>
        </w:r>
      </w:ins>
      <w:ins w:id="5915" w:author="Rev 7 Allen Wirfs-Brock" w:date="2012-05-01T13:45:00Z">
        <w:r w:rsidRPr="00E77497">
          <w:tab/>
        </w:r>
      </w:ins>
      <w:ins w:id="5916" w:author="Rev 7 Allen Wirfs-Brock" w:date="2012-05-01T13:46:00Z">
        <w:r>
          <w:t>HasThisBinding</w:t>
        </w:r>
        <w:r w:rsidRPr="00E77497">
          <w:t xml:space="preserve"> </w:t>
        </w:r>
      </w:ins>
      <w:ins w:id="5917" w:author="Rev 7 Allen Wirfs-Brock" w:date="2012-05-01T13:45:00Z">
        <w:r w:rsidRPr="00E77497">
          <w:t>()</w:t>
        </w:r>
      </w:ins>
      <w:ins w:id="5918" w:author="Rev 11 Allen Wirfs-Brock" w:date="2012-10-16T16:40:00Z">
        <w:r w:rsidR="007225E0">
          <w:tab/>
        </w:r>
      </w:ins>
    </w:p>
    <w:p w:rsidR="00CC3839" w:rsidRPr="00E77497" w:rsidRDefault="00BC1C9D" w:rsidP="00CC3839">
      <w:pPr>
        <w:rPr>
          <w:ins w:id="5919" w:author="Rev 7 Allen Wirfs-Brock" w:date="2012-05-01T13:45:00Z"/>
        </w:rPr>
      </w:pPr>
      <w:ins w:id="5920" w:author="Rev 7 Allen Wirfs-Brock" w:date="2012-05-01T13:48:00Z">
        <w:r>
          <w:t>Regular D</w:t>
        </w:r>
      </w:ins>
      <w:ins w:id="5921" w:author="Rev 7 Allen Wirfs-Brock" w:date="2012-05-01T13:45:00Z">
        <w:r w:rsidR="00CC3839" w:rsidRPr="00E77497">
          <w:t xml:space="preserve">eclarative Environment Records </w:t>
        </w:r>
      </w:ins>
      <w:ins w:id="5922" w:author="Rev 7 Allen Wirfs-Brock" w:date="2012-05-01T13:47:00Z">
        <w:r w:rsidR="00CC3839">
          <w:t xml:space="preserve">do not </w:t>
        </w:r>
      </w:ins>
      <w:ins w:id="5923" w:author="Rev 7 Allen Wirfs-Brock" w:date="2012-05-01T13:48:00Z">
        <w:r>
          <w:t>provide</w:t>
        </w:r>
      </w:ins>
      <w:ins w:id="5924" w:author="Rev 7 Allen Wirfs-Brock" w:date="2012-05-01T13:47:00Z">
        <w:r w:rsidR="00CC3839">
          <w:t xml:space="preserve"> a </w:t>
        </w:r>
        <w:r w:rsidR="00CC3839" w:rsidRPr="00CC3839">
          <w:rPr>
            <w:rFonts w:ascii="Courier New" w:hAnsi="Courier New" w:cs="Courier New"/>
            <w:b/>
          </w:rPr>
          <w:t>this</w:t>
        </w:r>
        <w:r w:rsidR="00CC3839">
          <w:t xml:space="preserve"> binding</w:t>
        </w:r>
      </w:ins>
      <w:ins w:id="5925" w:author="Rev 7 Allen Wirfs-Brock" w:date="2012-05-01T13:45:00Z">
        <w:r w:rsidR="00CC3839" w:rsidRPr="00E77497">
          <w:t>.</w:t>
        </w:r>
      </w:ins>
    </w:p>
    <w:p w:rsidR="00CC3839" w:rsidRPr="00E77497" w:rsidRDefault="00CC3839" w:rsidP="00CC3839">
      <w:pPr>
        <w:pStyle w:val="Alg4"/>
        <w:numPr>
          <w:ilvl w:val="0"/>
          <w:numId w:val="776"/>
        </w:numPr>
        <w:spacing w:after="120"/>
        <w:rPr>
          <w:ins w:id="5926" w:author="Rev 7 Allen Wirfs-Brock" w:date="2012-05-01T13:45:00Z"/>
        </w:rPr>
      </w:pPr>
      <w:ins w:id="5927" w:author="Rev 7 Allen Wirfs-Brock" w:date="2012-05-01T13:45:00Z">
        <w:r w:rsidRPr="00E77497">
          <w:t xml:space="preserve">Return </w:t>
        </w:r>
      </w:ins>
      <w:ins w:id="5928" w:author="Rev 7 Allen Wirfs-Brock" w:date="2012-05-01T13:46:00Z">
        <w:r>
          <w:rPr>
            <w:b/>
          </w:rPr>
          <w:t>false</w:t>
        </w:r>
      </w:ins>
      <w:ins w:id="5929" w:author="Rev 7 Allen Wirfs-Brock" w:date="2012-05-01T13:45:00Z">
        <w:r w:rsidRPr="00E77497">
          <w:t>.</w:t>
        </w:r>
      </w:ins>
    </w:p>
    <w:p w:rsidR="00CC3839" w:rsidRPr="00E77497" w:rsidRDefault="00CC3839" w:rsidP="00A023E9">
      <w:pPr>
        <w:pStyle w:val="Heading5"/>
        <w:numPr>
          <w:ilvl w:val="0"/>
          <w:numId w:val="0"/>
        </w:numPr>
        <w:rPr>
          <w:ins w:id="5930" w:author="Rev 7 Allen Wirfs-Brock" w:date="2012-05-01T13:45:00Z"/>
        </w:rPr>
      </w:pPr>
      <w:ins w:id="5931" w:author="Rev 7 Allen Wirfs-Brock" w:date="2012-05-01T13:45:00Z">
        <w:r w:rsidRPr="00E77497">
          <w:t>10.2.1.1.</w:t>
        </w:r>
      </w:ins>
      <w:ins w:id="5932" w:author="Rev 7 Allen Wirfs-Brock" w:date="2012-05-02T16:37:00Z">
        <w:del w:id="5933" w:author="Rev 11 Allen Wirfs-Brock" w:date="2012-10-16T16:40:00Z">
          <w:r w:rsidR="00FC5053" w:rsidDel="007225E0">
            <w:delText>8</w:delText>
          </w:r>
        </w:del>
      </w:ins>
      <w:ins w:id="5934" w:author="Rev 11 Allen Wirfs-Brock" w:date="2012-10-17T12:55:00Z">
        <w:r w:rsidR="00A023E9">
          <w:t>9</w:t>
        </w:r>
      </w:ins>
      <w:ins w:id="5935" w:author="Rev 7 Allen Wirfs-Brock" w:date="2012-05-01T13:45:00Z">
        <w:r w:rsidRPr="00E77497">
          <w:tab/>
        </w:r>
      </w:ins>
      <w:ins w:id="5936" w:author="Rev 7 Allen Wirfs-Brock" w:date="2012-05-01T13:46:00Z">
        <w:r>
          <w:t>HasSuperBinding</w:t>
        </w:r>
        <w:r w:rsidRPr="00E77497">
          <w:t xml:space="preserve"> </w:t>
        </w:r>
      </w:ins>
      <w:ins w:id="5937" w:author="Rev 7 Allen Wirfs-Brock" w:date="2012-05-01T13:45:00Z">
        <w:r w:rsidRPr="00E77497">
          <w:t>()</w:t>
        </w:r>
      </w:ins>
    </w:p>
    <w:p w:rsidR="00CC3839" w:rsidRPr="00E77497" w:rsidRDefault="00BC1C9D" w:rsidP="00CC3839">
      <w:pPr>
        <w:rPr>
          <w:ins w:id="5938" w:author="Rev 7 Allen Wirfs-Brock" w:date="2012-05-01T13:45:00Z"/>
        </w:rPr>
      </w:pPr>
      <w:ins w:id="5939" w:author="Rev 7 Allen Wirfs-Brock" w:date="2012-05-01T13:49:00Z">
        <w:r>
          <w:t xml:space="preserve">Regular </w:t>
        </w:r>
      </w:ins>
      <w:ins w:id="5940" w:author="Rev 7 Allen Wirfs-Brock" w:date="2012-05-01T13:45:00Z">
        <w:r w:rsidR="00CC3839" w:rsidRPr="00E77497">
          <w:t xml:space="preserve">Declarative Environment Records </w:t>
        </w:r>
      </w:ins>
      <w:ins w:id="5941" w:author="Rev 7 Allen Wirfs-Brock" w:date="2012-05-01T13:48:00Z">
        <w:r>
          <w:t xml:space="preserve">do not provide a </w:t>
        </w:r>
        <w:r>
          <w:rPr>
            <w:rFonts w:ascii="Courier New" w:hAnsi="Courier New" w:cs="Courier New"/>
            <w:b/>
          </w:rPr>
          <w:t>super</w:t>
        </w:r>
        <w:r>
          <w:t xml:space="preserve"> binding</w:t>
        </w:r>
      </w:ins>
      <w:ins w:id="5942" w:author="Rev 7 Allen Wirfs-Brock" w:date="2012-05-01T13:45:00Z">
        <w:r w:rsidR="00CC3839" w:rsidRPr="00E77497">
          <w:t>.</w:t>
        </w:r>
      </w:ins>
    </w:p>
    <w:p w:rsidR="00CC3839" w:rsidRPr="00E77497" w:rsidRDefault="00CC3839" w:rsidP="00CC3839">
      <w:pPr>
        <w:pStyle w:val="Alg4"/>
        <w:numPr>
          <w:ilvl w:val="0"/>
          <w:numId w:val="777"/>
        </w:numPr>
        <w:spacing w:after="120"/>
        <w:rPr>
          <w:ins w:id="5943" w:author="Rev 7 Allen Wirfs-Brock" w:date="2012-05-01T13:45:00Z"/>
        </w:rPr>
      </w:pPr>
      <w:ins w:id="5944" w:author="Rev 7 Allen Wirfs-Brock" w:date="2012-05-01T13:45:00Z">
        <w:r w:rsidRPr="00E77497">
          <w:t xml:space="preserve">Return </w:t>
        </w:r>
      </w:ins>
      <w:ins w:id="5945" w:author="Rev 7 Allen Wirfs-Brock" w:date="2012-05-01T13:46:00Z">
        <w:r>
          <w:rPr>
            <w:b/>
          </w:rPr>
          <w:t>false</w:t>
        </w:r>
      </w:ins>
      <w:ins w:id="5946" w:author="Rev 7 Allen Wirfs-Brock" w:date="2012-05-01T13:45:00Z">
        <w:r w:rsidRPr="00E77497">
          <w:t>.</w:t>
        </w:r>
      </w:ins>
    </w:p>
    <w:p w:rsidR="004C02EF" w:rsidRPr="00E77497" w:rsidRDefault="004C02EF" w:rsidP="00A023E9">
      <w:pPr>
        <w:pStyle w:val="Heading5"/>
        <w:numPr>
          <w:ilvl w:val="0"/>
          <w:numId w:val="0"/>
        </w:numPr>
      </w:pPr>
      <w:r w:rsidRPr="00E77497">
        <w:t>10.2.1.1.</w:t>
      </w:r>
      <w:del w:id="5947" w:author="Rev 7 Allen Wirfs-Brock" w:date="2012-05-01T13:45:00Z">
        <w:r w:rsidRPr="00E77497" w:rsidDel="00CC3839">
          <w:delText>6</w:delText>
        </w:r>
      </w:del>
      <w:ins w:id="5948" w:author="Rev 7 Allen Wirfs-Brock" w:date="2012-05-02T16:37:00Z">
        <w:del w:id="5949" w:author="Rev 11 Allen Wirfs-Brock" w:date="2012-10-16T16:40:00Z">
          <w:r w:rsidR="00FC5053" w:rsidDel="007225E0">
            <w:delText>9</w:delText>
          </w:r>
        </w:del>
      </w:ins>
      <w:ins w:id="5950" w:author="Rev 11 Allen Wirfs-Brock" w:date="2012-10-17T12:56:00Z">
        <w:r w:rsidR="00A023E9">
          <w:t>10</w:t>
        </w:r>
      </w:ins>
      <w:r w:rsidRPr="00E77497">
        <w:tab/>
      </w:r>
      <w:del w:id="5951" w:author="Rev 7 Allen Wirfs-Brock" w:date="2012-04-26T08:12:00Z">
        <w:r w:rsidRPr="00E77497" w:rsidDel="00F16EA2">
          <w:delText>ImplicitThisValue</w:delText>
        </w:r>
      </w:del>
      <w:ins w:id="5952" w:author="Rev 7 Allen Wirfs-Brock" w:date="2012-04-26T08:12:00Z">
        <w:r w:rsidR="00F16EA2">
          <w:t>WithBase</w:t>
        </w:r>
      </w:ins>
      <w:ins w:id="5953" w:author="Rev 7 Allen Wirfs-Brock" w:date="2012-04-26T08:13:00Z">
        <w:r w:rsidR="00F16EA2">
          <w:t>Object</w:t>
        </w:r>
      </w:ins>
      <w:r w:rsidRPr="00E77497">
        <w:t>()</w:t>
      </w:r>
    </w:p>
    <w:p w:rsidR="004C02EF" w:rsidRPr="00E77497" w:rsidRDefault="004C02EF" w:rsidP="004C02EF">
      <w:r w:rsidRPr="00E77497">
        <w:t xml:space="preserve">Declarative Environment Records always return </w:t>
      </w:r>
      <w:r w:rsidRPr="00E77497">
        <w:rPr>
          <w:b/>
        </w:rPr>
        <w:t>undefined</w:t>
      </w:r>
      <w:r w:rsidRPr="00E77497">
        <w:t xml:space="preserve"> as their </w:t>
      </w:r>
      <w:del w:id="5954" w:author="Rev 7 Allen Wirfs-Brock" w:date="2012-04-26T08:13:00Z">
        <w:r w:rsidRPr="00E77497" w:rsidDel="00F16EA2">
          <w:delText>ImplicitThisValue</w:delText>
        </w:r>
      </w:del>
      <w:ins w:id="5955" w:author="Rev 7 Allen Wirfs-Brock" w:date="2012-04-26T08:13:00Z">
        <w:r w:rsidR="00F16EA2">
          <w:t>WithBaseObject</w:t>
        </w:r>
      </w:ins>
      <w:r w:rsidRPr="00E77497">
        <w:t>.</w:t>
      </w:r>
    </w:p>
    <w:p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rsidR="004C02EF" w:rsidRPr="00E77497" w:rsidDel="00A023E9" w:rsidRDefault="004C02EF" w:rsidP="007225E0">
      <w:pPr>
        <w:pStyle w:val="Heading5"/>
        <w:numPr>
          <w:ilvl w:val="0"/>
          <w:numId w:val="0"/>
        </w:numPr>
        <w:rPr>
          <w:del w:id="5956" w:author="Rev 11 Allen Wirfs-Brock" w:date="2012-10-17T12:53:00Z"/>
        </w:rPr>
      </w:pPr>
      <w:del w:id="5957" w:author="Rev 11 Allen Wirfs-Brock" w:date="2012-10-17T12:53:00Z">
        <w:r w:rsidRPr="00E77497" w:rsidDel="00A023E9">
          <w:delText>10.2.1.1.7</w:delText>
        </w:r>
      </w:del>
      <w:ins w:id="5958" w:author="Rev 7 Allen Wirfs-Brock" w:date="2012-05-02T16:38:00Z">
        <w:del w:id="5959" w:author="Rev 11 Allen Wirfs-Brock" w:date="2012-10-16T16:40:00Z">
          <w:r w:rsidR="00FC5053" w:rsidDel="007225E0">
            <w:delText>10</w:delText>
          </w:r>
        </w:del>
      </w:ins>
      <w:del w:id="5960" w:author="Rev 11 Allen Wirfs-Brock" w:date="2012-10-17T12:53:00Z">
        <w:r w:rsidRPr="00E77497" w:rsidDel="00A023E9">
          <w:tab/>
          <w:delText xml:space="preserve">CreateImmutableBinding </w:delText>
        </w:r>
        <w:commentRangeStart w:id="5961"/>
        <w:r w:rsidRPr="00E77497" w:rsidDel="00A023E9">
          <w:delText>(N)</w:delText>
        </w:r>
        <w:commentRangeEnd w:id="5961"/>
        <w:r w:rsidR="00F04E83" w:rsidDel="00A023E9">
          <w:rPr>
            <w:rStyle w:val="CommentReference"/>
            <w:b w:val="0"/>
          </w:rPr>
          <w:commentReference w:id="5961"/>
        </w:r>
      </w:del>
    </w:p>
    <w:p w:rsidR="004C02EF" w:rsidRPr="00E77497" w:rsidDel="00A023E9" w:rsidRDefault="004C02EF" w:rsidP="0070508E">
      <w:pPr>
        <w:rPr>
          <w:del w:id="5962" w:author="Rev 11 Allen Wirfs-Brock" w:date="2012-10-17T12:53:00Z"/>
        </w:rPr>
      </w:pPr>
      <w:del w:id="5963" w:author="Rev 11 Allen Wirfs-Brock" w:date="2012-10-17T12:53:00Z">
        <w:r w:rsidRPr="00E77497" w:rsidDel="00A023E9">
          <w:delText xml:space="preserve">The concrete Environment Record method CreateImmutableBinding for declarative environment records creates a new immutable binding for the name </w:delText>
        </w:r>
        <w:r w:rsidRPr="00E77497" w:rsidDel="00A023E9">
          <w:rPr>
            <w:rFonts w:ascii="Times New Roman" w:hAnsi="Times New Roman"/>
            <w:i/>
          </w:rPr>
          <w:delText>N</w:delText>
        </w:r>
        <w:r w:rsidRPr="00E77497" w:rsidDel="00A023E9">
          <w:delText xml:space="preserve"> that is initialised</w:delText>
        </w:r>
      </w:del>
      <w:del w:id="5964" w:author="Rev 11 Allen Wirfs-Brock" w:date="2012-10-09T13:40:00Z">
        <w:r w:rsidRPr="00E77497" w:rsidDel="0070508E">
          <w:delText xml:space="preserve"> to the value </w:delText>
        </w:r>
        <w:r w:rsidRPr="00E77497" w:rsidDel="0070508E">
          <w:rPr>
            <w:b/>
          </w:rPr>
          <w:delText>undefined</w:delText>
        </w:r>
      </w:del>
      <w:del w:id="5965" w:author="Rev 11 Allen Wirfs-Brock" w:date="2012-10-17T12:53:00Z">
        <w:r w:rsidRPr="00E77497" w:rsidDel="00A023E9">
          <w:delText>.</w:delText>
        </w:r>
      </w:del>
      <w:del w:id="5966" w:author="Rev 11 Allen Wirfs-Brock" w:date="2012-10-09T13:41:00Z">
        <w:r w:rsidRPr="00E77497" w:rsidDel="0070508E">
          <w:delText xml:space="preserve"> </w:delText>
        </w:r>
      </w:del>
      <w:del w:id="5967" w:author="Rev 11 Allen Wirfs-Brock" w:date="2012-10-17T12:53:00Z">
        <w:r w:rsidRPr="00E77497" w:rsidDel="00A023E9">
          <w:delText xml:space="preserve"> A binding must not already exist in this environment record for </w:delText>
        </w:r>
        <w:r w:rsidRPr="00E77497" w:rsidDel="00A023E9">
          <w:rPr>
            <w:rFonts w:ascii="Times New Roman" w:hAnsi="Times New Roman"/>
            <w:i/>
          </w:rPr>
          <w:delText>N</w:delText>
        </w:r>
        <w:r w:rsidRPr="00E77497" w:rsidDel="00A023E9">
          <w:delText>.</w:delText>
        </w:r>
      </w:del>
    </w:p>
    <w:p w:rsidR="004C02EF" w:rsidRPr="00E77497" w:rsidDel="00A023E9" w:rsidRDefault="004C02EF" w:rsidP="009A20C6">
      <w:pPr>
        <w:pStyle w:val="Alg4"/>
        <w:numPr>
          <w:ilvl w:val="0"/>
          <w:numId w:val="362"/>
        </w:numPr>
        <w:rPr>
          <w:del w:id="5968" w:author="Rev 11 Allen Wirfs-Brock" w:date="2012-10-17T12:53:00Z"/>
        </w:rPr>
      </w:pPr>
      <w:del w:id="5969" w:author="Rev 11 Allen Wirfs-Brock" w:date="2012-10-17T12:53:00Z">
        <w:r w:rsidRPr="00E77497" w:rsidDel="00A023E9">
          <w:delText xml:space="preserve">Let </w:delText>
        </w:r>
        <w:r w:rsidRPr="00E77497" w:rsidDel="00A023E9">
          <w:rPr>
            <w:i/>
          </w:rPr>
          <w:delText xml:space="preserve">envRec </w:delText>
        </w:r>
        <w:r w:rsidRPr="00E77497" w:rsidDel="00A023E9">
          <w:delText>be the declarative environment record for which the method was invoked.</w:delText>
        </w:r>
      </w:del>
    </w:p>
    <w:p w:rsidR="004C02EF" w:rsidRPr="00E77497" w:rsidDel="00A023E9" w:rsidRDefault="004C02EF" w:rsidP="009A20C6">
      <w:pPr>
        <w:pStyle w:val="Alg4"/>
        <w:numPr>
          <w:ilvl w:val="0"/>
          <w:numId w:val="362"/>
        </w:numPr>
        <w:rPr>
          <w:del w:id="5970" w:author="Rev 11 Allen Wirfs-Brock" w:date="2012-10-17T12:53:00Z"/>
        </w:rPr>
      </w:pPr>
      <w:del w:id="5971" w:author="Rev 11 Allen Wirfs-Brock" w:date="2012-10-17T12:53:00Z">
        <w:r w:rsidRPr="00E77497" w:rsidDel="00A023E9">
          <w:delText xml:space="preserve">Assert: </w:delText>
        </w:r>
        <w:r w:rsidRPr="00E77497" w:rsidDel="00A023E9">
          <w:rPr>
            <w:i/>
          </w:rPr>
          <w:delText xml:space="preserve">envRec </w:delText>
        </w:r>
        <w:r w:rsidRPr="00E77497" w:rsidDel="00A023E9">
          <w:delText xml:space="preserve">does not already have a binding for </w:delText>
        </w:r>
        <w:r w:rsidRPr="00E77497" w:rsidDel="00A023E9">
          <w:rPr>
            <w:i/>
          </w:rPr>
          <w:delText>N</w:delText>
        </w:r>
        <w:r w:rsidRPr="00E77497" w:rsidDel="00A023E9">
          <w:delText>.</w:delText>
        </w:r>
      </w:del>
    </w:p>
    <w:p w:rsidR="004C02EF" w:rsidRPr="00E77497" w:rsidDel="00A023E9" w:rsidRDefault="004C02EF" w:rsidP="009A20C6">
      <w:pPr>
        <w:pStyle w:val="Alg4"/>
        <w:numPr>
          <w:ilvl w:val="0"/>
          <w:numId w:val="362"/>
        </w:numPr>
        <w:spacing w:after="120"/>
        <w:rPr>
          <w:del w:id="5972" w:author="Rev 11 Allen Wirfs-Brock" w:date="2012-10-17T12:53:00Z"/>
        </w:rPr>
      </w:pPr>
      <w:del w:id="5973" w:author="Rev 11 Allen Wirfs-Brock" w:date="2012-10-17T12:53:00Z">
        <w:r w:rsidRPr="00E77497" w:rsidDel="00A023E9">
          <w:delText xml:space="preserve">Create an immutable binding in </w:delText>
        </w:r>
        <w:r w:rsidRPr="00E77497" w:rsidDel="00A023E9">
          <w:rPr>
            <w:i/>
          </w:rPr>
          <w:delText>envRec</w:delText>
        </w:r>
        <w:r w:rsidRPr="00E77497" w:rsidDel="00A023E9">
          <w:delText xml:space="preserve"> for </w:delText>
        </w:r>
        <w:r w:rsidRPr="00E77497" w:rsidDel="00A023E9">
          <w:rPr>
            <w:i/>
          </w:rPr>
          <w:delText>N</w:delText>
        </w:r>
        <w:r w:rsidRPr="00E77497" w:rsidDel="00A023E9">
          <w:delText xml:space="preserve"> and record that it is uninitialised.</w:delText>
        </w:r>
      </w:del>
    </w:p>
    <w:p w:rsidR="004C02EF" w:rsidRPr="00E77497" w:rsidDel="00A023E9" w:rsidRDefault="004C02EF" w:rsidP="007225E0">
      <w:pPr>
        <w:pStyle w:val="Heading5"/>
        <w:numPr>
          <w:ilvl w:val="0"/>
          <w:numId w:val="0"/>
        </w:numPr>
        <w:rPr>
          <w:del w:id="5974" w:author="Rev 11 Allen Wirfs-Brock" w:date="2012-10-17T12:53:00Z"/>
        </w:rPr>
      </w:pPr>
      <w:del w:id="5975" w:author="Rev 11 Allen Wirfs-Brock" w:date="2012-10-17T12:53:00Z">
        <w:r w:rsidRPr="00E77497" w:rsidDel="00A023E9">
          <w:delText>10.2.1.1.8</w:delText>
        </w:r>
      </w:del>
      <w:ins w:id="5976" w:author="Rev 7 Allen Wirfs-Brock" w:date="2012-05-02T16:37:00Z">
        <w:del w:id="5977" w:author="Rev 11 Allen Wirfs-Brock" w:date="2012-10-17T12:53:00Z">
          <w:r w:rsidR="00FC5053" w:rsidDel="00A023E9">
            <w:delText>1</w:delText>
          </w:r>
        </w:del>
      </w:ins>
      <w:ins w:id="5978" w:author="Rev 7 Allen Wirfs-Brock" w:date="2012-05-02T16:38:00Z">
        <w:del w:id="5979" w:author="Rev 11 Allen Wirfs-Brock" w:date="2012-10-16T16:40:00Z">
          <w:r w:rsidR="00FC5053" w:rsidDel="007225E0">
            <w:delText>1</w:delText>
          </w:r>
        </w:del>
      </w:ins>
      <w:del w:id="5980" w:author="Rev 11 Allen Wirfs-Brock" w:date="2012-10-17T12:53:00Z">
        <w:r w:rsidRPr="00E77497" w:rsidDel="00A023E9">
          <w:tab/>
          <w:delText>InitializeImmutableBinding (N,V)</w:delText>
        </w:r>
      </w:del>
    </w:p>
    <w:p w:rsidR="004C02EF" w:rsidRPr="00E77497" w:rsidDel="00A023E9" w:rsidRDefault="004C02EF" w:rsidP="004C02EF">
      <w:pPr>
        <w:rPr>
          <w:del w:id="5981" w:author="Rev 11 Allen Wirfs-Brock" w:date="2012-10-17T12:53:00Z"/>
        </w:rPr>
      </w:pPr>
      <w:del w:id="5982" w:author="Rev 11 Allen Wirfs-Brock" w:date="2012-10-17T12:53:00Z">
        <w:r w:rsidRPr="00E77497" w:rsidDel="00A023E9">
          <w:delText xml:space="preserve">The concrete Environment Record method InitializeImmutableBinding for declarative environment records is used to set the bound value of the current binding of the identifier whose name is the value of the argument </w:delText>
        </w:r>
        <w:r w:rsidRPr="00E77497" w:rsidDel="00A023E9">
          <w:rPr>
            <w:rFonts w:ascii="Times New Roman" w:hAnsi="Times New Roman"/>
            <w:i/>
          </w:rPr>
          <w:delText>N</w:delText>
        </w:r>
        <w:r w:rsidRPr="00E77497" w:rsidDel="00A023E9">
          <w:delText xml:space="preserve"> to the value of argument </w:delText>
        </w:r>
        <w:r w:rsidRPr="00E77497" w:rsidDel="00A023E9">
          <w:rPr>
            <w:rFonts w:ascii="Times New Roman" w:hAnsi="Times New Roman"/>
            <w:i/>
          </w:rPr>
          <w:delText>V</w:delText>
        </w:r>
        <w:r w:rsidRPr="00E77497" w:rsidDel="00A023E9">
          <w:delText xml:space="preserve">. An uninitialised immutable binding for </w:delText>
        </w:r>
        <w:r w:rsidRPr="00E77497" w:rsidDel="00A023E9">
          <w:rPr>
            <w:rFonts w:ascii="Times New Roman" w:hAnsi="Times New Roman"/>
            <w:i/>
          </w:rPr>
          <w:delText>N</w:delText>
        </w:r>
        <w:r w:rsidRPr="00E77497" w:rsidDel="00A023E9">
          <w:delText xml:space="preserve"> must already exist. </w:delText>
        </w:r>
      </w:del>
    </w:p>
    <w:p w:rsidR="004C02EF" w:rsidRPr="00E77497" w:rsidDel="00A023E9" w:rsidRDefault="004C02EF" w:rsidP="009A20C6">
      <w:pPr>
        <w:pStyle w:val="Alg4"/>
        <w:numPr>
          <w:ilvl w:val="0"/>
          <w:numId w:val="363"/>
        </w:numPr>
        <w:rPr>
          <w:del w:id="5983" w:author="Rev 11 Allen Wirfs-Brock" w:date="2012-10-17T12:53:00Z"/>
        </w:rPr>
      </w:pPr>
      <w:del w:id="5984" w:author="Rev 11 Allen Wirfs-Brock" w:date="2012-10-17T12:53:00Z">
        <w:r w:rsidRPr="00E77497" w:rsidDel="00A023E9">
          <w:delText xml:space="preserve">Let </w:delText>
        </w:r>
        <w:r w:rsidRPr="00E77497" w:rsidDel="00A023E9">
          <w:rPr>
            <w:i/>
          </w:rPr>
          <w:delText xml:space="preserve">envRec </w:delText>
        </w:r>
        <w:r w:rsidRPr="00E77497" w:rsidDel="00A023E9">
          <w:delText>be the declarative environment record for which the method was invoked.</w:delText>
        </w:r>
      </w:del>
    </w:p>
    <w:p w:rsidR="004C02EF" w:rsidRPr="00E77497" w:rsidDel="00A023E9" w:rsidRDefault="004C02EF" w:rsidP="009A20C6">
      <w:pPr>
        <w:pStyle w:val="Alg4"/>
        <w:numPr>
          <w:ilvl w:val="0"/>
          <w:numId w:val="363"/>
        </w:numPr>
        <w:rPr>
          <w:del w:id="5985" w:author="Rev 11 Allen Wirfs-Brock" w:date="2012-10-17T12:53:00Z"/>
        </w:rPr>
      </w:pPr>
      <w:del w:id="5986" w:author="Rev 11 Allen Wirfs-Brock" w:date="2012-10-17T12:53:00Z">
        <w:r w:rsidRPr="00E77497" w:rsidDel="00A023E9">
          <w:delText xml:space="preserve">Assert: </w:delText>
        </w:r>
        <w:r w:rsidRPr="00E77497" w:rsidDel="00A023E9">
          <w:rPr>
            <w:i/>
          </w:rPr>
          <w:delText>envRec</w:delText>
        </w:r>
        <w:r w:rsidRPr="00E77497" w:rsidDel="00A023E9">
          <w:delText xml:space="preserve"> must have an uninitialised immutable binding for N.</w:delText>
        </w:r>
      </w:del>
    </w:p>
    <w:p w:rsidR="004C02EF" w:rsidRPr="00E77497" w:rsidDel="00A023E9" w:rsidRDefault="004C02EF" w:rsidP="009A20C6">
      <w:pPr>
        <w:pStyle w:val="Alg4"/>
        <w:numPr>
          <w:ilvl w:val="0"/>
          <w:numId w:val="363"/>
        </w:numPr>
        <w:rPr>
          <w:del w:id="5987" w:author="Rev 11 Allen Wirfs-Brock" w:date="2012-10-17T12:53:00Z"/>
        </w:rPr>
      </w:pPr>
      <w:del w:id="5988" w:author="Rev 11 Allen Wirfs-Brock" w:date="2012-10-17T12:53:00Z">
        <w:r w:rsidRPr="00E77497" w:rsidDel="00A023E9">
          <w:delText xml:space="preserve">Set the bound value for </w:delText>
        </w:r>
        <w:r w:rsidRPr="00E77497" w:rsidDel="00A023E9">
          <w:rPr>
            <w:i/>
          </w:rPr>
          <w:delText>N</w:delText>
        </w:r>
        <w:r w:rsidRPr="00E77497" w:rsidDel="00A023E9">
          <w:delText xml:space="preserve"> in </w:delText>
        </w:r>
        <w:r w:rsidRPr="00E77497" w:rsidDel="00A023E9">
          <w:rPr>
            <w:i/>
          </w:rPr>
          <w:delText>envRec</w:delText>
        </w:r>
        <w:r w:rsidRPr="00E77497" w:rsidDel="00A023E9">
          <w:delText xml:space="preserve"> to </w:delText>
        </w:r>
        <w:r w:rsidRPr="00E77497" w:rsidDel="00A023E9">
          <w:rPr>
            <w:i/>
          </w:rPr>
          <w:delText>V</w:delText>
        </w:r>
        <w:r w:rsidRPr="00E77497" w:rsidDel="00A023E9">
          <w:delText>.</w:delText>
        </w:r>
      </w:del>
    </w:p>
    <w:p w:rsidR="004C02EF" w:rsidRPr="00E77497" w:rsidDel="00A023E9" w:rsidRDefault="004C02EF" w:rsidP="009A20C6">
      <w:pPr>
        <w:pStyle w:val="Alg4"/>
        <w:numPr>
          <w:ilvl w:val="0"/>
          <w:numId w:val="363"/>
        </w:numPr>
        <w:spacing w:after="120"/>
        <w:rPr>
          <w:del w:id="5989" w:author="Rev 11 Allen Wirfs-Brock" w:date="2012-10-17T12:53:00Z"/>
        </w:rPr>
      </w:pPr>
      <w:del w:id="5990" w:author="Rev 11 Allen Wirfs-Brock" w:date="2012-10-17T12:53:00Z">
        <w:r w:rsidRPr="00E77497" w:rsidDel="00A023E9">
          <w:delText xml:space="preserve">Record that the immutable binding for </w:delText>
        </w:r>
        <w:r w:rsidRPr="00E77497" w:rsidDel="00A023E9">
          <w:rPr>
            <w:i/>
          </w:rPr>
          <w:delText>N</w:delText>
        </w:r>
        <w:r w:rsidRPr="00E77497" w:rsidDel="00A023E9">
          <w:delText xml:space="preserve"> in </w:delText>
        </w:r>
        <w:r w:rsidRPr="00E77497" w:rsidDel="00A023E9">
          <w:rPr>
            <w:i/>
          </w:rPr>
          <w:delText>envRec</w:delText>
        </w:r>
        <w:r w:rsidRPr="00E77497" w:rsidDel="00A023E9">
          <w:delText xml:space="preserve"> has been initialised.</w:delText>
        </w:r>
      </w:del>
    </w:p>
    <w:p w:rsidR="004C02EF" w:rsidRPr="00E77497" w:rsidRDefault="004C02EF" w:rsidP="004C02EF">
      <w:pPr>
        <w:pStyle w:val="Heading4"/>
        <w:numPr>
          <w:ilvl w:val="0"/>
          <w:numId w:val="0"/>
        </w:numPr>
      </w:pPr>
      <w:r w:rsidRPr="00E77497">
        <w:t>10.2.1.2</w:t>
      </w:r>
      <w:r w:rsidRPr="00E77497">
        <w:tab/>
        <w:t>Object Environment Records</w:t>
      </w:r>
    </w:p>
    <w:p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rsidR="004C02EF" w:rsidRPr="00E77497" w:rsidRDefault="004C02EF" w:rsidP="004C02EF">
      <w:r w:rsidRPr="00E77497">
        <w:t xml:space="preserve">Object environment records </w:t>
      </w:r>
      <w:ins w:id="5991" w:author="Rev 7 Allen Wirfs-Brock" w:date="2012-04-26T08:50:00Z">
        <w:r w:rsidR="00933B52">
          <w:t xml:space="preserve">created for </w:t>
        </w:r>
        <w:r w:rsidR="00933B52" w:rsidRPr="004012E4">
          <w:rPr>
            <w:rFonts w:ascii="Courier New" w:hAnsi="Courier New" w:cs="Courier New"/>
            <w:b/>
          </w:rPr>
          <w:t>with</w:t>
        </w:r>
        <w:r w:rsidR="00933B52">
          <w:t xml:space="preserve"> statements</w:t>
        </w:r>
      </w:ins>
      <w:ins w:id="5992" w:author="Rev 7 Allen Wirfs-Brock" w:date="2012-04-26T08:51:00Z">
        <w:r w:rsidR="00933B52">
          <w:t xml:space="preserve"> </w:t>
        </w:r>
        <w:r w:rsidR="00933B52" w:rsidRPr="00E77497">
          <w:t>(12.10)</w:t>
        </w:r>
      </w:ins>
      <w:ins w:id="5993" w:author="Rev 7 Allen Wirfs-Brock" w:date="2012-04-26T08:50:00Z">
        <w:r w:rsidR="00933B52">
          <w:t xml:space="preserve"> </w:t>
        </w:r>
      </w:ins>
      <w:r w:rsidRPr="00E77497">
        <w:t xml:space="preserve">can </w:t>
      </w:r>
      <w:del w:id="5994" w:author="Rev 7 Allen Wirfs-Brock" w:date="2012-04-26T08:50:00Z">
        <w:r w:rsidRPr="00E77497" w:rsidDel="00933B52">
          <w:delText xml:space="preserve">be configured to </w:delText>
        </w:r>
      </w:del>
      <w:r w:rsidRPr="00E77497">
        <w:t xml:space="preserve">provide their binding object as an implicit this value for use in function calls. </w:t>
      </w:r>
      <w:del w:id="5995" w:author="Rev 7 Allen Wirfs-Brock" w:date="2012-04-26T08:51:00Z">
        <w:r w:rsidRPr="00E77497" w:rsidDel="00933B52">
          <w:delText xml:space="preserve">This capability is used to specify the behaviour of With Statement (12.10) induced bindings. </w:delText>
        </w:r>
      </w:del>
      <w:r w:rsidRPr="00E77497">
        <w:t xml:space="preserve">The capability is controlled by a </w:t>
      </w:r>
      <w:del w:id="5996" w:author="Rev 7 Allen Wirfs-Brock" w:date="2012-04-26T08:52:00Z">
        <w:r w:rsidRPr="00E77497" w:rsidDel="00933B52">
          <w:rPr>
            <w:rFonts w:ascii="Times New Roman" w:hAnsi="Times New Roman"/>
            <w:i/>
          </w:rPr>
          <w:delText>provideThis</w:delText>
        </w:r>
        <w:r w:rsidRPr="00E77497" w:rsidDel="00933B52">
          <w:delText xml:space="preserve"> </w:delText>
        </w:r>
      </w:del>
      <w:ins w:id="5997" w:author="Rev 7 Allen Wirfs-Brock" w:date="2012-04-26T08:52:00Z">
        <w:r w:rsidR="00933B52">
          <w:rPr>
            <w:rFonts w:ascii="Times New Roman" w:hAnsi="Times New Roman"/>
            <w:i/>
          </w:rPr>
          <w:t>withEnvironment</w:t>
        </w:r>
        <w:r w:rsidR="00933B52" w:rsidRPr="00E77497">
          <w:t xml:space="preserve"> </w:t>
        </w:r>
      </w:ins>
      <w:r w:rsidRPr="00E77497">
        <w:t xml:space="preserve">Boolean value that is associated with each object environment record.  By default, the value of </w:t>
      </w:r>
      <w:ins w:id="5998" w:author="Rev 7 Allen Wirfs-Brock" w:date="2012-04-26T08:53:00Z">
        <w:r w:rsidR="00933B52">
          <w:rPr>
            <w:rFonts w:ascii="Times New Roman" w:hAnsi="Times New Roman"/>
            <w:i/>
          </w:rPr>
          <w:t>withEnvironment</w:t>
        </w:r>
        <w:r w:rsidR="00933B52" w:rsidRPr="00E77497">
          <w:t xml:space="preserve"> </w:t>
        </w:r>
      </w:ins>
      <w:del w:id="5999"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is </w:t>
      </w:r>
      <w:r w:rsidRPr="00E77497">
        <w:rPr>
          <w:b/>
        </w:rPr>
        <w:t>false</w:t>
      </w:r>
      <w:r w:rsidRPr="00E77497">
        <w:t xml:space="preserve"> for any object environment record.</w:t>
      </w:r>
    </w:p>
    <w:p w:rsidR="004C02EF" w:rsidRPr="00E77497" w:rsidRDefault="004C02EF" w:rsidP="004C02EF">
      <w:r w:rsidRPr="00E77497">
        <w:t>The behaviour of the concrete specification methods for Object Environment Records is defined by the following algorithms.</w:t>
      </w:r>
    </w:p>
    <w:p w:rsidR="004C02EF" w:rsidRPr="00E77497" w:rsidRDefault="004C02EF" w:rsidP="004C02EF">
      <w:pPr>
        <w:pStyle w:val="Heading5"/>
        <w:numPr>
          <w:ilvl w:val="0"/>
          <w:numId w:val="0"/>
        </w:numPr>
      </w:pPr>
      <w:r w:rsidRPr="00E77497">
        <w:t>10.2.1.2.1</w:t>
      </w:r>
      <w:r w:rsidRPr="00E77497">
        <w:tab/>
        <w:t>HasBinding(N)</w:t>
      </w:r>
    </w:p>
    <w:p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rsidR="004C02EF" w:rsidRPr="00E77497" w:rsidRDefault="004C02EF" w:rsidP="004C02EF">
      <w:pPr>
        <w:pStyle w:val="Heading5"/>
        <w:numPr>
          <w:ilvl w:val="0"/>
          <w:numId w:val="0"/>
        </w:numPr>
      </w:pPr>
      <w:r w:rsidRPr="00E77497">
        <w:lastRenderedPageBreak/>
        <w:t>10.2.1.2.2</w:t>
      </w:r>
      <w:r w:rsidRPr="00E77497">
        <w:tab/>
        <w:t>CreateMutableBinding (N, D)</w:t>
      </w:r>
    </w:p>
    <w:p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rsidR="004C02EF" w:rsidRPr="00E77497" w:rsidRDefault="004C02EF" w:rsidP="009A20C6">
      <w:pPr>
        <w:pStyle w:val="Alg4"/>
        <w:numPr>
          <w:ilvl w:val="0"/>
          <w:numId w:val="365"/>
        </w:numPr>
        <w:spacing w:after="120"/>
      </w:pPr>
      <w:del w:id="6000" w:author="Rev 9 Allen Wirfs-Brock" w:date="2012-07-08T14:08:00Z">
        <w:r w:rsidRPr="00E77497" w:rsidDel="00C24EEA">
          <w:delText xml:space="preserve">Call </w:delText>
        </w:r>
      </w:del>
      <w:ins w:id="6001" w:author="Rev 9 Allen Wirfs-Brock" w:date="2012-07-08T14:08:00Z">
        <w:r w:rsidR="00C24EEA">
          <w:t>Return the result of calling</w:t>
        </w:r>
        <w:r w:rsidR="00C24EEA" w:rsidRPr="00E77497">
          <w:t xml:space="preserve"> </w:t>
        </w:r>
      </w:ins>
      <w:r w:rsidRPr="00E77497">
        <w:t xml:space="preserve">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rsidR="003144CB" w:rsidRPr="00E77497" w:rsidRDefault="003144CB" w:rsidP="003144CB">
      <w:pPr>
        <w:pStyle w:val="Heading5"/>
        <w:numPr>
          <w:ilvl w:val="0"/>
          <w:numId w:val="0"/>
        </w:numPr>
        <w:rPr>
          <w:ins w:id="6002" w:author="Rev 11 Allen Wirfs-Brock" w:date="2012-10-17T12:58:00Z"/>
        </w:rPr>
      </w:pPr>
      <w:ins w:id="6003" w:author="Rev 11 Allen Wirfs-Brock" w:date="2012-10-17T12:58:00Z">
        <w:r w:rsidRPr="00E77497">
          <w:t>10.2.1.1.</w:t>
        </w:r>
        <w:r>
          <w:t>3</w:t>
        </w:r>
        <w:r w:rsidRPr="00E77497">
          <w:tab/>
          <w:t xml:space="preserve">CreateImmutableBinding </w:t>
        </w:r>
        <w:commentRangeStart w:id="6004"/>
        <w:r w:rsidRPr="00E77497">
          <w:t>(N)</w:t>
        </w:r>
        <w:commentRangeEnd w:id="6004"/>
        <w:r>
          <w:rPr>
            <w:rStyle w:val="CommentReference"/>
            <w:b w:val="0"/>
          </w:rPr>
          <w:commentReference w:id="6004"/>
        </w:r>
      </w:ins>
    </w:p>
    <w:p w:rsidR="003144CB" w:rsidRPr="00E77497" w:rsidRDefault="003144CB" w:rsidP="003144CB">
      <w:pPr>
        <w:rPr>
          <w:ins w:id="6005" w:author="Rev 11 Allen Wirfs-Brock" w:date="2012-10-17T12:58:00Z"/>
        </w:rPr>
      </w:pPr>
      <w:ins w:id="6006" w:author="Rev 11 Allen Wirfs-Brock" w:date="2012-10-17T12:58:00Z">
        <w:r w:rsidRPr="00E77497">
          <w:t xml:space="preserve">The concrete Environment Record method CreateImmutableBinding </w:t>
        </w:r>
      </w:ins>
      <w:ins w:id="6007" w:author="Rev 11 Allen Wirfs-Brock" w:date="2012-10-17T13:00:00Z">
        <w:r>
          <w:t>is never used within this specification in association with</w:t>
        </w:r>
      </w:ins>
      <w:ins w:id="6008" w:author="Rev 11 Allen Wirfs-Brock" w:date="2012-10-17T12:58:00Z">
        <w:r w:rsidRPr="00E77497">
          <w:t xml:space="preserve"> </w:t>
        </w:r>
      </w:ins>
      <w:ins w:id="6009" w:author="Rev 11 Allen Wirfs-Brock" w:date="2012-10-17T13:01:00Z">
        <w:r>
          <w:t>Object</w:t>
        </w:r>
      </w:ins>
      <w:ins w:id="6010" w:author="Rev 11 Allen Wirfs-Brock" w:date="2012-10-17T12:58:00Z">
        <w:r w:rsidRPr="00E77497">
          <w:t xml:space="preserve"> environment records</w:t>
        </w:r>
      </w:ins>
      <w:ins w:id="6011" w:author="Rev 11 Allen Wirfs-Brock" w:date="2012-10-17T13:01:00Z">
        <w:r>
          <w:t>.</w:t>
        </w:r>
      </w:ins>
      <w:ins w:id="6012" w:author="Rev 11 Allen Wirfs-Brock" w:date="2012-10-17T12:58:00Z">
        <w:r w:rsidRPr="00E77497">
          <w:t xml:space="preserve"> </w:t>
        </w:r>
      </w:ins>
    </w:p>
    <w:p w:rsidR="003144CB" w:rsidRPr="00E77497" w:rsidRDefault="003144CB" w:rsidP="003144CB">
      <w:pPr>
        <w:pStyle w:val="Heading5"/>
        <w:numPr>
          <w:ilvl w:val="0"/>
          <w:numId w:val="0"/>
        </w:numPr>
        <w:rPr>
          <w:ins w:id="6013" w:author="Rev 11 Allen Wirfs-Brock" w:date="2012-10-17T12:58:00Z"/>
        </w:rPr>
      </w:pPr>
      <w:ins w:id="6014" w:author="Rev 11 Allen Wirfs-Brock" w:date="2012-10-17T12:58:00Z">
        <w:r w:rsidRPr="00E77497">
          <w:t>10.2.1.1.</w:t>
        </w:r>
        <w:r>
          <w:t>4</w:t>
        </w:r>
        <w:r w:rsidRPr="00E77497">
          <w:tab/>
          <w:t>InitializeBinding (N,V)</w:t>
        </w:r>
      </w:ins>
    </w:p>
    <w:p w:rsidR="003144CB" w:rsidRPr="00E77497" w:rsidRDefault="003144CB" w:rsidP="003144CB">
      <w:pPr>
        <w:rPr>
          <w:ins w:id="6015" w:author="Rev 11 Allen Wirfs-Brock" w:date="2012-10-17T12:58:00Z"/>
        </w:rPr>
      </w:pPr>
      <w:ins w:id="6016" w:author="Rev 11 Allen Wirfs-Brock" w:date="2012-10-17T12:58:00Z">
        <w:r w:rsidRPr="00E77497">
          <w:t xml:space="preserve">The concrete Environment Record method InitializeBinding for </w:t>
        </w:r>
      </w:ins>
      <w:ins w:id="6017" w:author="Rev 11 Allen Wirfs-Brock" w:date="2012-10-17T13:02:00Z">
        <w:r>
          <w:t>object</w:t>
        </w:r>
      </w:ins>
      <w:ins w:id="6018" w:author="Rev 11 Allen Wirfs-Brock" w:date="2012-10-17T12:58:00Z">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ins>
    </w:p>
    <w:p w:rsidR="003144CB" w:rsidRPr="00E77497" w:rsidRDefault="003144CB" w:rsidP="003144CB">
      <w:pPr>
        <w:pStyle w:val="Alg4"/>
        <w:numPr>
          <w:ilvl w:val="0"/>
          <w:numId w:val="1047"/>
        </w:numPr>
        <w:rPr>
          <w:ins w:id="6019" w:author="Rev 11 Allen Wirfs-Brock" w:date="2012-10-17T12:58:00Z"/>
        </w:rPr>
      </w:pPr>
      <w:ins w:id="6020" w:author="Rev 11 Allen Wirfs-Brock" w:date="2012-10-17T12:58:00Z">
        <w:r w:rsidRPr="00E77497">
          <w:t xml:space="preserve">Let </w:t>
        </w:r>
        <w:r w:rsidRPr="00E77497">
          <w:rPr>
            <w:i/>
          </w:rPr>
          <w:t xml:space="preserve">envRec </w:t>
        </w:r>
        <w:r w:rsidRPr="00E77497">
          <w:t xml:space="preserve">be the </w:t>
        </w:r>
      </w:ins>
      <w:ins w:id="6021" w:author="Rev 11 Allen Wirfs-Brock" w:date="2012-10-17T13:03:00Z">
        <w:r>
          <w:t>object</w:t>
        </w:r>
      </w:ins>
      <w:ins w:id="6022" w:author="Rev 11 Allen Wirfs-Brock" w:date="2012-10-17T12:58:00Z">
        <w:r w:rsidRPr="00E77497">
          <w:t xml:space="preserve"> environment record for which the method was invoked.</w:t>
        </w:r>
      </w:ins>
    </w:p>
    <w:p w:rsidR="003144CB" w:rsidRPr="00E77497" w:rsidRDefault="003144CB" w:rsidP="003144CB">
      <w:pPr>
        <w:pStyle w:val="Alg4"/>
        <w:numPr>
          <w:ilvl w:val="0"/>
          <w:numId w:val="1047"/>
        </w:numPr>
        <w:rPr>
          <w:ins w:id="6023" w:author="Rev 11 Allen Wirfs-Brock" w:date="2012-10-17T12:58:00Z"/>
        </w:rPr>
      </w:pPr>
      <w:ins w:id="6024" w:author="Rev 11 Allen Wirfs-Brock" w:date="2012-10-17T12:58:00Z">
        <w:r w:rsidRPr="00E77497">
          <w:t xml:space="preserve">Assert: </w:t>
        </w:r>
        <w:r w:rsidRPr="00E77497">
          <w:rPr>
            <w:i/>
          </w:rPr>
          <w:t>envRec</w:t>
        </w:r>
        <w:r w:rsidRPr="00E77497">
          <w:t xml:space="preserve"> must have an uninitialised binding for N.</w:t>
        </w:r>
      </w:ins>
    </w:p>
    <w:p w:rsidR="001A59C0" w:rsidRPr="00E77497" w:rsidRDefault="001A59C0" w:rsidP="001A59C0">
      <w:pPr>
        <w:pStyle w:val="Alg4"/>
        <w:numPr>
          <w:ilvl w:val="0"/>
          <w:numId w:val="1047"/>
        </w:numPr>
        <w:contextualSpacing/>
        <w:rPr>
          <w:ins w:id="6025" w:author="Rev 11 Allen Wirfs-Brock" w:date="2012-10-17T13:06:00Z"/>
        </w:rPr>
      </w:pPr>
      <w:ins w:id="6026" w:author="Rev 11 Allen Wirfs-Brock" w:date="2012-10-17T13:06:00Z">
        <w:r w:rsidRPr="00E77497">
          <w:t xml:space="preserve">Record that the binding for </w:t>
        </w:r>
        <w:r w:rsidRPr="00E77497">
          <w:rPr>
            <w:i/>
          </w:rPr>
          <w:t>N</w:t>
        </w:r>
        <w:r w:rsidRPr="00E77497">
          <w:t xml:space="preserve"> in </w:t>
        </w:r>
        <w:r w:rsidRPr="00E77497">
          <w:rPr>
            <w:i/>
          </w:rPr>
          <w:t>envRec</w:t>
        </w:r>
        <w:r w:rsidRPr="00E77497">
          <w:t xml:space="preserve"> has been initialised.</w:t>
        </w:r>
      </w:ins>
    </w:p>
    <w:p w:rsidR="003144CB" w:rsidRPr="00E77497" w:rsidRDefault="003144CB" w:rsidP="001A59C0">
      <w:pPr>
        <w:pStyle w:val="Alg4"/>
        <w:numPr>
          <w:ilvl w:val="0"/>
          <w:numId w:val="1047"/>
        </w:numPr>
        <w:spacing w:after="240"/>
        <w:rPr>
          <w:ins w:id="6027" w:author="Rev 11 Allen Wirfs-Brock" w:date="2012-10-17T12:58:00Z"/>
        </w:rPr>
      </w:pPr>
      <w:ins w:id="6028" w:author="Rev 11 Allen Wirfs-Brock" w:date="2012-10-17T13:04:00Z">
        <w:r>
          <w:t xml:space="preserve">Call the SetMutableBinding concrete method of </w:t>
        </w:r>
        <w:r w:rsidRPr="003144CB">
          <w:rPr>
            <w:i/>
            <w:iCs/>
          </w:rPr>
          <w:t>envRec</w:t>
        </w:r>
        <w:r>
          <w:t xml:space="preserve"> with </w:t>
        </w:r>
        <w:r w:rsidRPr="003144CB">
          <w:rPr>
            <w:i/>
            <w:iCs/>
          </w:rPr>
          <w:t>N</w:t>
        </w:r>
      </w:ins>
      <w:ins w:id="6029" w:author="Rev 11 Allen Wirfs-Brock" w:date="2012-10-17T13:05:00Z">
        <w:r>
          <w:t>,</w:t>
        </w:r>
      </w:ins>
      <w:ins w:id="6030" w:author="Rev 11 Allen Wirfs-Brock" w:date="2012-10-17T13:04:00Z">
        <w:r>
          <w:t xml:space="preserve"> </w:t>
        </w:r>
        <w:r w:rsidRPr="003144CB">
          <w:rPr>
            <w:i/>
            <w:iCs/>
          </w:rPr>
          <w:t>V</w:t>
        </w:r>
      </w:ins>
      <w:ins w:id="6031" w:author="Rev 11 Allen Wirfs-Brock" w:date="2012-10-17T13:05:00Z">
        <w:r>
          <w:t xml:space="preserve">, and </w:t>
        </w:r>
        <w:r w:rsidRPr="003144CB">
          <w:rPr>
            <w:b/>
            <w:bCs/>
          </w:rPr>
          <w:t>false</w:t>
        </w:r>
      </w:ins>
      <w:ins w:id="6032" w:author="Rev 11 Allen Wirfs-Brock" w:date="2012-10-17T13:04:00Z">
        <w:r w:rsidR="001A59C0">
          <w:t xml:space="preserve"> as arguments</w:t>
        </w:r>
      </w:ins>
      <w:ins w:id="6033" w:author="Rev 11 Allen Wirfs-Brock" w:date="2012-10-17T12:58:00Z">
        <w:r w:rsidRPr="00E77497">
          <w:t>.</w:t>
        </w:r>
      </w:ins>
    </w:p>
    <w:p w:rsidR="004C02EF" w:rsidRPr="00E77497" w:rsidRDefault="004C02EF" w:rsidP="001A59C0">
      <w:pPr>
        <w:pStyle w:val="Heading5"/>
        <w:numPr>
          <w:ilvl w:val="0"/>
          <w:numId w:val="0"/>
        </w:numPr>
      </w:pPr>
      <w:r w:rsidRPr="00E77497">
        <w:t>10.2.1.2.</w:t>
      </w:r>
      <w:del w:id="6034" w:author="Rev 11 Allen Wirfs-Brock" w:date="2012-10-17T13:07:00Z">
        <w:r w:rsidRPr="00E77497" w:rsidDel="001A59C0">
          <w:delText>3</w:delText>
        </w:r>
      </w:del>
      <w:ins w:id="6035" w:author="Rev 11 Allen Wirfs-Brock" w:date="2012-10-17T13:07:00Z">
        <w:r w:rsidR="001A59C0">
          <w:t>5</w:t>
        </w:r>
      </w:ins>
      <w:r w:rsidRPr="00E77497">
        <w:tab/>
        <w:t>SetMutableBinding (N,V,S)</w:t>
      </w:r>
    </w:p>
    <w:p w:rsidR="004C02EF" w:rsidRPr="00E77497" w:rsidRDefault="004C02EF" w:rsidP="00E55B98">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del w:id="6036" w:author="Rev 11 Allen Wirfs-Brock" w:date="2012-10-09T14:05:00Z">
        <w:r w:rsidRPr="00E77497" w:rsidDel="00E55B98">
          <w:delText xml:space="preserve">should </w:delText>
        </w:r>
      </w:del>
      <w:ins w:id="6037" w:author="Rev 11 Allen Wirfs-Brock" w:date="2012-10-09T14:05:00Z">
        <w:r w:rsidR="00E55B98">
          <w:t>normally</w:t>
        </w:r>
        <w:r w:rsidR="00E55B98" w:rsidRPr="00E77497">
          <w:t xml:space="preserve"> </w:t>
        </w:r>
      </w:ins>
      <w:r w:rsidRPr="00E77497">
        <w:t>already exist</w:t>
      </w:r>
      <w:ins w:id="6038" w:author="Rev 11 Allen Wirfs-Brock" w:date="2012-10-09T14:05:00Z">
        <w:r w:rsidR="00E55B98">
          <w:t>s</w:t>
        </w:r>
      </w:ins>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9A20C6">
      <w:pPr>
        <w:pStyle w:val="Alg4"/>
        <w:numPr>
          <w:ilvl w:val="0"/>
          <w:numId w:val="366"/>
        </w:numPr>
        <w:spacing w:after="120"/>
      </w:pPr>
      <w:del w:id="6039" w:author="Rev 9 Allen Wirfs-Brock" w:date="2012-07-08T13:56:00Z">
        <w:r w:rsidRPr="00E77497" w:rsidDel="0039463E">
          <w:delText xml:space="preserve">Call </w:delText>
        </w:r>
      </w:del>
      <w:ins w:id="6040" w:author="Rev 9 Allen Wirfs-Brock" w:date="2012-07-08T13:56:00Z">
        <w:r w:rsidR="0039463E">
          <w:t>Return the result of calling</w:t>
        </w:r>
        <w:r w:rsidR="0039463E" w:rsidRPr="00E77497">
          <w:t xml:space="preserve"> </w:t>
        </w:r>
      </w:ins>
      <w:r w:rsidRPr="00E77497">
        <w:t xml:space="preserve">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rsidR="004C02EF" w:rsidRPr="00E77497" w:rsidRDefault="004C02EF" w:rsidP="001A59C0">
      <w:pPr>
        <w:pStyle w:val="Heading5"/>
        <w:numPr>
          <w:ilvl w:val="0"/>
          <w:numId w:val="0"/>
        </w:numPr>
      </w:pPr>
      <w:r w:rsidRPr="00E77497">
        <w:t>10.2.1.2.</w:t>
      </w:r>
      <w:del w:id="6041" w:author="Rev 11 Allen Wirfs-Brock" w:date="2012-10-17T13:07:00Z">
        <w:r w:rsidRPr="00E77497" w:rsidDel="001A59C0">
          <w:delText>4</w:delText>
        </w:r>
      </w:del>
      <w:ins w:id="6042" w:author="Rev 11 Allen Wirfs-Brock" w:date="2012-10-17T13:07:00Z">
        <w:r w:rsidR="001A59C0">
          <w:t>6</w:t>
        </w:r>
      </w:ins>
      <w:r w:rsidRPr="00E77497">
        <w:tab/>
        <w:t>GetBindingValue(N,S)</w:t>
      </w:r>
    </w:p>
    <w:p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rsidR="004C02EF" w:rsidRPr="00E77497" w:rsidRDefault="004C02EF" w:rsidP="001A59C0">
      <w:pPr>
        <w:pStyle w:val="Heading5"/>
        <w:numPr>
          <w:ilvl w:val="0"/>
          <w:numId w:val="0"/>
        </w:numPr>
      </w:pPr>
      <w:r w:rsidRPr="00E77497">
        <w:lastRenderedPageBreak/>
        <w:t>10.2.1.2.</w:t>
      </w:r>
      <w:del w:id="6043" w:author="Rev 11 Allen Wirfs-Brock" w:date="2012-10-17T13:08:00Z">
        <w:r w:rsidRPr="00E77497" w:rsidDel="001A59C0">
          <w:delText>5</w:delText>
        </w:r>
      </w:del>
      <w:ins w:id="6044" w:author="Rev 11 Allen Wirfs-Brock" w:date="2012-10-17T13:08:00Z">
        <w:r w:rsidR="001A59C0">
          <w:t>7</w:t>
        </w:r>
      </w:ins>
      <w:r w:rsidRPr="00E77497">
        <w:tab/>
        <w:t>DeleteBinding (N)</w:t>
      </w:r>
    </w:p>
    <w:p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rsidR="00760432" w:rsidRPr="00E77497" w:rsidDel="007225E0" w:rsidRDefault="00760432">
      <w:pPr>
        <w:pStyle w:val="Heading5"/>
        <w:numPr>
          <w:ilvl w:val="0"/>
          <w:numId w:val="0"/>
        </w:numPr>
        <w:rPr>
          <w:ins w:id="6045" w:author="Rev 7 Allen Wirfs-Brock" w:date="2012-05-02T16:44:00Z"/>
          <w:del w:id="6046" w:author="Rev 11 Allen Wirfs-Brock" w:date="2012-10-16T16:41:00Z"/>
        </w:rPr>
      </w:pPr>
      <w:ins w:id="6047" w:author="Rev 7 Allen Wirfs-Brock" w:date="2012-05-02T16:44:00Z">
        <w:del w:id="6048" w:author="Rev 11 Allen Wirfs-Brock" w:date="2012-10-16T16:41:00Z">
          <w:r w:rsidRPr="00E77497" w:rsidDel="007225E0">
            <w:delText>10.2.1.1</w:delText>
          </w:r>
        </w:del>
      </w:ins>
      <w:ins w:id="6049" w:author="Rev 8 Allen Wirfs-Brock" w:date="2012-06-13T17:50:00Z">
        <w:del w:id="6050" w:author="Rev 11 Allen Wirfs-Brock" w:date="2012-10-16T16:41:00Z">
          <w:r w:rsidR="00780A2F" w:rsidDel="007225E0">
            <w:delText>2</w:delText>
          </w:r>
        </w:del>
      </w:ins>
      <w:ins w:id="6051" w:author="Rev 7 Allen Wirfs-Brock" w:date="2012-05-02T16:44:00Z">
        <w:del w:id="6052" w:author="Rev 11 Allen Wirfs-Brock" w:date="2012-10-16T16:41:00Z">
          <w:r w:rsidRPr="00E77497" w:rsidDel="007225E0">
            <w:delText>.</w:delText>
          </w:r>
          <w:r w:rsidDel="007225E0">
            <w:delText>6</w:delText>
          </w:r>
          <w:r w:rsidRPr="00E77497" w:rsidDel="007225E0">
            <w:tab/>
            <w:delText>Create</w:delText>
          </w:r>
          <w:r w:rsidDel="007225E0">
            <w:delText>Var</w:delText>
          </w:r>
          <w:r w:rsidRPr="00E77497" w:rsidDel="007225E0">
            <w:delText>Binding (N, D)</w:delText>
          </w:r>
        </w:del>
      </w:ins>
    </w:p>
    <w:p w:rsidR="00760432" w:rsidRPr="00E77497" w:rsidDel="007225E0" w:rsidRDefault="00760432">
      <w:pPr>
        <w:pStyle w:val="Heading5"/>
        <w:numPr>
          <w:ilvl w:val="0"/>
          <w:numId w:val="0"/>
        </w:numPr>
        <w:rPr>
          <w:ins w:id="6053" w:author="Rev 7 Allen Wirfs-Brock" w:date="2012-05-02T16:44:00Z"/>
          <w:del w:id="6054" w:author="Rev 11 Allen Wirfs-Brock" w:date="2012-10-16T16:41:00Z"/>
        </w:rPr>
        <w:pPrChange w:id="6055" w:author="Rev 11 Allen Wirfs-Brock" w:date="2012-10-16T16:41:00Z">
          <w:pPr/>
        </w:pPrChange>
      </w:pPr>
      <w:ins w:id="6056" w:author="Rev 7 Allen Wirfs-Brock" w:date="2012-05-02T16:44:00Z">
        <w:del w:id="6057" w:author="Rev 11 Allen Wirfs-Brock" w:date="2012-10-16T16:41:00Z">
          <w:r w:rsidRPr="00E77497" w:rsidDel="007225E0">
            <w:delText>The concrete Environment Record method Create</w:delText>
          </w:r>
          <w:r w:rsidDel="007225E0">
            <w:delText>Var</w:delText>
          </w:r>
          <w:r w:rsidRPr="00E77497" w:rsidDel="007225E0">
            <w:delText xml:space="preserve">Binding for </w:delText>
          </w:r>
          <w:r w:rsidDel="007225E0">
            <w:delText>object</w:delText>
          </w:r>
          <w:r w:rsidRPr="00E77497" w:rsidDel="007225E0">
            <w:delText xml:space="preserve"> environment records </w:delText>
          </w:r>
          <w:r w:rsidDel="007225E0">
            <w:delText>performs the same action as the CreateMutableBinding concrete method of the same environment Record.</w:delText>
          </w:r>
        </w:del>
      </w:ins>
    </w:p>
    <w:p w:rsidR="00760432" w:rsidRPr="00E77497" w:rsidDel="007225E0" w:rsidRDefault="00760432">
      <w:pPr>
        <w:pStyle w:val="Heading5"/>
        <w:numPr>
          <w:ilvl w:val="0"/>
          <w:numId w:val="0"/>
        </w:numPr>
        <w:rPr>
          <w:ins w:id="6058" w:author="Rev 7 Allen Wirfs-Brock" w:date="2012-05-02T16:44:00Z"/>
          <w:del w:id="6059" w:author="Rev 11 Allen Wirfs-Brock" w:date="2012-10-16T16:41:00Z"/>
        </w:rPr>
        <w:pPrChange w:id="6060" w:author="Rev 11 Allen Wirfs-Brock" w:date="2012-10-16T16:41:00Z">
          <w:pPr>
            <w:pStyle w:val="Alg4"/>
            <w:numPr>
              <w:numId w:val="794"/>
            </w:numPr>
            <w:tabs>
              <w:tab w:val="num" w:pos="360"/>
            </w:tabs>
            <w:ind w:left="360" w:hanging="360"/>
          </w:pPr>
        </w:pPrChange>
      </w:pPr>
      <w:ins w:id="6061" w:author="Rev 7 Allen Wirfs-Brock" w:date="2012-05-02T16:44:00Z">
        <w:del w:id="6062" w:author="Rev 11 Allen Wirfs-Brock" w:date="2012-10-16T16:41:00Z">
          <w:r w:rsidRPr="00E77497" w:rsidDel="007225E0">
            <w:delText xml:space="preserve">Let </w:delText>
          </w:r>
          <w:r w:rsidRPr="00E77497" w:rsidDel="007225E0">
            <w:rPr>
              <w:i/>
            </w:rPr>
            <w:delText xml:space="preserve">envRec </w:delText>
          </w:r>
          <w:r w:rsidRPr="00E77497" w:rsidDel="007225E0">
            <w:delText>be the declarative environment record for which the method was invoked.</w:delText>
          </w:r>
        </w:del>
      </w:ins>
    </w:p>
    <w:p w:rsidR="00760432" w:rsidRPr="00E77497" w:rsidDel="007225E0" w:rsidRDefault="00760432">
      <w:pPr>
        <w:pStyle w:val="Heading5"/>
        <w:numPr>
          <w:ilvl w:val="0"/>
          <w:numId w:val="0"/>
        </w:numPr>
        <w:rPr>
          <w:ins w:id="6063" w:author="Rev 7 Allen Wirfs-Brock" w:date="2012-05-02T16:44:00Z"/>
          <w:del w:id="6064" w:author="Rev 11 Allen Wirfs-Brock" w:date="2012-10-16T16:41:00Z"/>
        </w:rPr>
        <w:pPrChange w:id="6065" w:author="Rev 11 Allen Wirfs-Brock" w:date="2012-10-16T16:41:00Z">
          <w:pPr>
            <w:pStyle w:val="Alg4"/>
            <w:numPr>
              <w:numId w:val="794"/>
            </w:numPr>
            <w:tabs>
              <w:tab w:val="num" w:pos="360"/>
            </w:tabs>
            <w:spacing w:after="120"/>
            <w:ind w:left="360" w:hanging="360"/>
          </w:pPr>
        </w:pPrChange>
      </w:pPr>
      <w:ins w:id="6066" w:author="Rev 7 Allen Wirfs-Brock" w:date="2012-05-02T16:44:00Z">
        <w:del w:id="6067" w:author="Rev 11 Allen Wirfs-Brock" w:date="2012-10-16T16:41:00Z">
          <w:r w:rsidDel="007225E0">
            <w:delText xml:space="preserve">Return the result of calling </w:delText>
          </w:r>
          <w:r w:rsidRPr="00FC5053" w:rsidDel="007225E0">
            <w:rPr>
              <w:i/>
            </w:rPr>
            <w:delText>envRec’s</w:delText>
          </w:r>
          <w:r w:rsidDel="007225E0">
            <w:delText xml:space="preserve"> CreateMutableBinding concrete method with arguments </w:delText>
          </w:r>
          <w:r w:rsidRPr="00FC5053" w:rsidDel="007225E0">
            <w:rPr>
              <w:i/>
            </w:rPr>
            <w:delText>N</w:delText>
          </w:r>
          <w:r w:rsidDel="007225E0">
            <w:delText xml:space="preserve"> and </w:delText>
          </w:r>
          <w:r w:rsidRPr="00FC5053" w:rsidDel="007225E0">
            <w:rPr>
              <w:i/>
            </w:rPr>
            <w:delText>D</w:delText>
          </w:r>
          <w:r w:rsidDel="007225E0">
            <w:delText xml:space="preserve">. </w:delText>
          </w:r>
        </w:del>
      </w:ins>
    </w:p>
    <w:p w:rsidR="00BC1C9D" w:rsidRPr="00E77497" w:rsidRDefault="00BC1C9D" w:rsidP="001A59C0">
      <w:pPr>
        <w:pStyle w:val="Heading5"/>
        <w:numPr>
          <w:ilvl w:val="0"/>
          <w:numId w:val="0"/>
        </w:numPr>
        <w:rPr>
          <w:ins w:id="6068" w:author="Rev 7 Allen Wirfs-Brock" w:date="2012-05-01T13:50:00Z"/>
        </w:rPr>
      </w:pPr>
      <w:ins w:id="6069" w:author="Rev 7 Allen Wirfs-Brock" w:date="2012-05-01T13:50:00Z">
        <w:r w:rsidRPr="00E77497">
          <w:t>10.2.1.</w:t>
        </w:r>
        <w:r>
          <w:t>2</w:t>
        </w:r>
        <w:r w:rsidRPr="00E77497">
          <w:t>.</w:t>
        </w:r>
      </w:ins>
      <w:ins w:id="6070" w:author="Rev 7 Allen Wirfs-Brock" w:date="2012-05-02T16:44:00Z">
        <w:del w:id="6071" w:author="Rev 11 Allen Wirfs-Brock" w:date="2012-10-16T16:41:00Z">
          <w:r w:rsidR="00760432" w:rsidDel="007225E0">
            <w:delText>7</w:delText>
          </w:r>
        </w:del>
      </w:ins>
      <w:ins w:id="6072" w:author="Rev 11 Allen Wirfs-Brock" w:date="2012-10-17T13:09:00Z">
        <w:r w:rsidR="001A59C0">
          <w:t>8</w:t>
        </w:r>
      </w:ins>
      <w:ins w:id="6073" w:author="Rev 7 Allen Wirfs-Brock" w:date="2012-05-01T13:50:00Z">
        <w:r w:rsidRPr="00E77497">
          <w:tab/>
        </w:r>
        <w:r>
          <w:t>HasThisBinding</w:t>
        </w:r>
        <w:r w:rsidRPr="00E77497">
          <w:t xml:space="preserve"> ()</w:t>
        </w:r>
      </w:ins>
    </w:p>
    <w:p w:rsidR="00BC1C9D" w:rsidRPr="00E77497" w:rsidRDefault="00BC1C9D" w:rsidP="00BC1C9D">
      <w:pPr>
        <w:rPr>
          <w:ins w:id="6074" w:author="Rev 7 Allen Wirfs-Brock" w:date="2012-05-01T13:50:00Z"/>
        </w:rPr>
      </w:pPr>
      <w:ins w:id="6075" w:author="Rev 7 Allen Wirfs-Brock" w:date="2012-05-01T13:50:00Z">
        <w:r>
          <w:t xml:space="preserve">Regular </w:t>
        </w:r>
      </w:ins>
      <w:ins w:id="6076" w:author="Rev 7 Allen Wirfs-Brock" w:date="2012-05-01T13:51:00Z">
        <w:r>
          <w:t>Object</w:t>
        </w:r>
      </w:ins>
      <w:ins w:id="6077" w:author="Rev 7 Allen Wirfs-Brock" w:date="2012-05-01T13:50:00Z">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ins>
    </w:p>
    <w:p w:rsidR="00BC1C9D" w:rsidRPr="00E77497" w:rsidRDefault="00BC1C9D" w:rsidP="00BC1C9D">
      <w:pPr>
        <w:pStyle w:val="Alg4"/>
        <w:numPr>
          <w:ilvl w:val="0"/>
          <w:numId w:val="778"/>
        </w:numPr>
        <w:spacing w:after="120"/>
        <w:rPr>
          <w:ins w:id="6078" w:author="Rev 7 Allen Wirfs-Brock" w:date="2012-05-01T13:50:00Z"/>
        </w:rPr>
      </w:pPr>
      <w:ins w:id="6079" w:author="Rev 7 Allen Wirfs-Brock" w:date="2012-05-01T13:50:00Z">
        <w:r w:rsidRPr="00E77497">
          <w:t xml:space="preserve">Return </w:t>
        </w:r>
        <w:r>
          <w:rPr>
            <w:b/>
          </w:rPr>
          <w:t>false</w:t>
        </w:r>
        <w:r w:rsidRPr="00E77497">
          <w:t>.</w:t>
        </w:r>
      </w:ins>
    </w:p>
    <w:p w:rsidR="00BC1C9D" w:rsidRPr="00E77497" w:rsidRDefault="00BC1C9D" w:rsidP="001A59C0">
      <w:pPr>
        <w:pStyle w:val="Heading5"/>
        <w:numPr>
          <w:ilvl w:val="0"/>
          <w:numId w:val="0"/>
        </w:numPr>
        <w:rPr>
          <w:ins w:id="6080" w:author="Rev 7 Allen Wirfs-Brock" w:date="2012-05-01T13:50:00Z"/>
        </w:rPr>
      </w:pPr>
      <w:ins w:id="6081" w:author="Rev 7 Allen Wirfs-Brock" w:date="2012-05-01T13:50:00Z">
        <w:r w:rsidRPr="00E77497">
          <w:t>10.2.1.</w:t>
        </w:r>
        <w:r>
          <w:t>2</w:t>
        </w:r>
        <w:r w:rsidRPr="00E77497">
          <w:t>.</w:t>
        </w:r>
      </w:ins>
      <w:ins w:id="6082" w:author="Rev 7 Allen Wirfs-Brock" w:date="2012-05-02T16:44:00Z">
        <w:del w:id="6083" w:author="Rev 11 Allen Wirfs-Brock" w:date="2012-10-16T16:41:00Z">
          <w:r w:rsidR="00760432" w:rsidDel="007225E0">
            <w:delText>8</w:delText>
          </w:r>
        </w:del>
      </w:ins>
      <w:ins w:id="6084" w:author="Rev 11 Allen Wirfs-Brock" w:date="2012-10-17T13:09:00Z">
        <w:r w:rsidR="001A59C0">
          <w:t>9</w:t>
        </w:r>
      </w:ins>
      <w:ins w:id="6085" w:author="Rev 7 Allen Wirfs-Brock" w:date="2012-05-01T13:50:00Z">
        <w:r w:rsidRPr="00E77497">
          <w:tab/>
        </w:r>
        <w:r>
          <w:t>HasSuperBinding</w:t>
        </w:r>
        <w:r w:rsidRPr="00E77497">
          <w:t xml:space="preserve"> ()</w:t>
        </w:r>
      </w:ins>
    </w:p>
    <w:p w:rsidR="00BC1C9D" w:rsidRPr="00E77497" w:rsidRDefault="00BC1C9D" w:rsidP="00BC1C9D">
      <w:pPr>
        <w:rPr>
          <w:ins w:id="6086" w:author="Rev 7 Allen Wirfs-Brock" w:date="2012-05-01T13:50:00Z"/>
        </w:rPr>
      </w:pPr>
      <w:ins w:id="6087" w:author="Rev 7 Allen Wirfs-Brock" w:date="2012-05-01T13:50:00Z">
        <w:r>
          <w:t xml:space="preserve">Regular </w:t>
        </w:r>
      </w:ins>
      <w:ins w:id="6088" w:author="Rev 7 Allen Wirfs-Brock" w:date="2012-05-01T13:51:00Z">
        <w:r>
          <w:t>Object</w:t>
        </w:r>
      </w:ins>
      <w:ins w:id="6089" w:author="Rev 7 Allen Wirfs-Brock" w:date="2012-05-01T13:50:00Z">
        <w:r w:rsidRPr="00E77497">
          <w:t xml:space="preserve"> Environment Records </w:t>
        </w:r>
        <w:r>
          <w:t xml:space="preserve">do not provide a </w:t>
        </w:r>
        <w:r>
          <w:rPr>
            <w:rFonts w:ascii="Courier New" w:hAnsi="Courier New" w:cs="Courier New"/>
            <w:b/>
          </w:rPr>
          <w:t>super</w:t>
        </w:r>
        <w:r>
          <w:t xml:space="preserve"> binding</w:t>
        </w:r>
        <w:r w:rsidRPr="00E77497">
          <w:t>.</w:t>
        </w:r>
      </w:ins>
    </w:p>
    <w:p w:rsidR="00BC1C9D" w:rsidRPr="00E77497" w:rsidRDefault="00BC1C9D" w:rsidP="00BC1C9D">
      <w:pPr>
        <w:pStyle w:val="Alg4"/>
        <w:numPr>
          <w:ilvl w:val="0"/>
          <w:numId w:val="779"/>
        </w:numPr>
        <w:spacing w:after="120"/>
        <w:rPr>
          <w:ins w:id="6090" w:author="Rev 7 Allen Wirfs-Brock" w:date="2012-05-01T13:50:00Z"/>
        </w:rPr>
      </w:pPr>
      <w:ins w:id="6091" w:author="Rev 7 Allen Wirfs-Brock" w:date="2012-05-01T13:50:00Z">
        <w:r w:rsidRPr="00E77497">
          <w:t xml:space="preserve">Return </w:t>
        </w:r>
        <w:r>
          <w:rPr>
            <w:b/>
          </w:rPr>
          <w:t>false</w:t>
        </w:r>
        <w:r w:rsidRPr="00E77497">
          <w:t>.</w:t>
        </w:r>
      </w:ins>
    </w:p>
    <w:p w:rsidR="004C02EF" w:rsidRPr="00E77497" w:rsidRDefault="004C02EF" w:rsidP="001A59C0">
      <w:pPr>
        <w:pStyle w:val="Heading5"/>
        <w:numPr>
          <w:ilvl w:val="0"/>
          <w:numId w:val="0"/>
        </w:numPr>
      </w:pPr>
      <w:r w:rsidRPr="00E77497">
        <w:t>10.2.1.2.</w:t>
      </w:r>
      <w:del w:id="6092" w:author="Rev 7 Allen Wirfs-Brock" w:date="2012-05-01T13:50:00Z">
        <w:r w:rsidRPr="00E77497" w:rsidDel="00BC1C9D">
          <w:delText>6</w:delText>
        </w:r>
      </w:del>
      <w:ins w:id="6093" w:author="Rev 7 Allen Wirfs-Brock" w:date="2012-05-02T16:44:00Z">
        <w:del w:id="6094" w:author="Rev 11 Allen Wirfs-Brock" w:date="2012-10-16T16:41:00Z">
          <w:r w:rsidR="00760432" w:rsidDel="007225E0">
            <w:delText>9</w:delText>
          </w:r>
        </w:del>
      </w:ins>
      <w:ins w:id="6095" w:author="Rev 11 Allen Wirfs-Brock" w:date="2012-10-17T13:09:00Z">
        <w:r w:rsidR="001A59C0">
          <w:t>10</w:t>
        </w:r>
      </w:ins>
      <w:r w:rsidRPr="00E77497">
        <w:tab/>
      </w:r>
      <w:del w:id="6096" w:author="Rev 7 Allen Wirfs-Brock" w:date="2012-04-26T08:15:00Z">
        <w:r w:rsidRPr="00E77497" w:rsidDel="00F16EA2">
          <w:delText>ImplicitThisValue</w:delText>
        </w:r>
      </w:del>
      <w:ins w:id="6097" w:author="Rev 7 Allen Wirfs-Brock" w:date="2012-04-26T08:15:00Z">
        <w:r w:rsidR="00F16EA2">
          <w:t>WithBaseObject</w:t>
        </w:r>
      </w:ins>
      <w:r w:rsidRPr="00E77497">
        <w:t>()</w:t>
      </w:r>
    </w:p>
    <w:p w:rsidR="004C02EF" w:rsidRPr="00E77497" w:rsidRDefault="004C02EF" w:rsidP="004C02EF">
      <w:r w:rsidRPr="00E77497">
        <w:t xml:space="preserve">Object Environment Records return </w:t>
      </w:r>
      <w:r w:rsidRPr="00E77497">
        <w:rPr>
          <w:b/>
        </w:rPr>
        <w:t>undefined</w:t>
      </w:r>
      <w:r w:rsidRPr="00E77497">
        <w:t xml:space="preserve"> as their </w:t>
      </w:r>
      <w:del w:id="6098" w:author="Rev 7 Allen Wirfs-Brock" w:date="2012-04-26T08:15:00Z">
        <w:r w:rsidRPr="00E77497" w:rsidDel="00F16EA2">
          <w:delText xml:space="preserve">ImplicitThisValue </w:delText>
        </w:r>
      </w:del>
      <w:ins w:id="6099" w:author="Rev 7 Allen Wirfs-Brock" w:date="2012-04-26T08:15:00Z">
        <w:r w:rsidR="00F16EA2">
          <w:t>WithBaseObject</w:t>
        </w:r>
        <w:r w:rsidR="00F16EA2" w:rsidRPr="00E77497">
          <w:t xml:space="preserve"> </w:t>
        </w:r>
      </w:ins>
      <w:r w:rsidRPr="00E77497">
        <w:t xml:space="preserve">unless their </w:t>
      </w:r>
      <w:ins w:id="6100" w:author="Rev 7 Allen Wirfs-Brock" w:date="2012-04-26T08:53:00Z">
        <w:r w:rsidR="00933B52">
          <w:rPr>
            <w:rFonts w:ascii="Times New Roman" w:hAnsi="Times New Roman"/>
            <w:i/>
          </w:rPr>
          <w:t>withEnvironment</w:t>
        </w:r>
        <w:r w:rsidR="00933B52" w:rsidRPr="00E77497">
          <w:t xml:space="preserve"> </w:t>
        </w:r>
      </w:ins>
      <w:del w:id="6101"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flag is </w:t>
      </w:r>
      <w:r w:rsidRPr="00E77497">
        <w:rPr>
          <w:b/>
        </w:rPr>
        <w:t>true</w:t>
      </w:r>
      <w:r w:rsidRPr="00E77497">
        <w:t>.</w:t>
      </w:r>
    </w:p>
    <w:p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9"/>
        </w:numPr>
        <w:spacing w:after="120"/>
        <w:contextualSpacing/>
      </w:pPr>
      <w:r w:rsidRPr="00E77497">
        <w:t xml:space="preserve">If the </w:t>
      </w:r>
      <w:ins w:id="6102" w:author="Rev 7 Allen Wirfs-Brock" w:date="2012-04-26T08:53:00Z">
        <w:r w:rsidR="00933B52">
          <w:rPr>
            <w:i/>
          </w:rPr>
          <w:t>withEnvironment</w:t>
        </w:r>
        <w:r w:rsidR="00933B52" w:rsidRPr="00E77497">
          <w:t xml:space="preserve"> </w:t>
        </w:r>
      </w:ins>
      <w:del w:id="6103"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rsidR="007638E0" w:rsidRPr="009C202C" w:rsidRDefault="007638E0" w:rsidP="00E32283">
      <w:pPr>
        <w:pStyle w:val="Heading4"/>
        <w:numPr>
          <w:ilvl w:val="0"/>
          <w:numId w:val="0"/>
        </w:numPr>
        <w:rPr>
          <w:ins w:id="6104" w:author="Rev 7 Allen Wirfs-Brock" w:date="2012-05-01T12:21:00Z"/>
        </w:rPr>
      </w:pPr>
      <w:bookmarkStart w:id="6105" w:name="_Toc235503377"/>
      <w:bookmarkStart w:id="6106" w:name="_Toc241509152"/>
      <w:bookmarkStart w:id="6107" w:name="_Toc244416639"/>
      <w:bookmarkStart w:id="6108" w:name="_Toc276631003"/>
      <w:ins w:id="6109" w:author="Rev 7 Allen Wirfs-Brock" w:date="2012-05-01T12:21:00Z">
        <w:r w:rsidRPr="00E65A34">
          <w:t>10.2.1.</w:t>
        </w:r>
      </w:ins>
      <w:ins w:id="6110" w:author="Rev 7 Allen Wirfs-Brock" w:date="2012-05-03T17:30:00Z">
        <w:del w:id="6111" w:author="Rev 8 Allen Wirfs-Brock" w:date="2012-06-13T17:51:00Z">
          <w:r w:rsidR="00EA0A8D" w:rsidDel="00780A2F">
            <w:delText>4</w:delText>
          </w:r>
        </w:del>
      </w:ins>
      <w:ins w:id="6112" w:author="Rev 8 Allen Wirfs-Brock" w:date="2012-06-13T17:51:00Z">
        <w:r w:rsidR="00780A2F">
          <w:t>3</w:t>
        </w:r>
      </w:ins>
      <w:ins w:id="6113" w:author="Rev 7 Allen Wirfs-Brock" w:date="2012-05-01T12:21:00Z">
        <w:r w:rsidRPr="00E65A34">
          <w:tab/>
        </w:r>
      </w:ins>
      <w:ins w:id="6114" w:author="Rev 7 Allen Wirfs-Brock" w:date="2012-05-04T13:45:00Z">
        <w:del w:id="6115" w:author="Rev 11 Allen Wirfs-Brock" w:date="2012-10-17T12:36:00Z">
          <w:r w:rsidR="00EE1F3C" w:rsidDel="00E32283">
            <w:delText>Method</w:delText>
          </w:r>
        </w:del>
      </w:ins>
      <w:ins w:id="6116" w:author="Rev 11 Allen Wirfs-Brock" w:date="2012-10-17T12:36:00Z">
        <w:r w:rsidR="00E32283">
          <w:t>Function</w:t>
        </w:r>
      </w:ins>
      <w:ins w:id="6117" w:author="Rev 7 Allen Wirfs-Brock" w:date="2012-05-01T12:21:00Z">
        <w:r w:rsidRPr="00E65A34">
          <w:t xml:space="preserve"> Environment </w:t>
        </w:r>
        <w:r w:rsidRPr="009C202C">
          <w:t>Records</w:t>
        </w:r>
      </w:ins>
    </w:p>
    <w:p w:rsidR="007638E0" w:rsidRPr="00E77497" w:rsidRDefault="007638E0" w:rsidP="001A59C0">
      <w:pPr>
        <w:rPr>
          <w:ins w:id="6118" w:author="Rev 7 Allen Wirfs-Brock" w:date="2012-05-01T12:21:00Z"/>
        </w:rPr>
      </w:pPr>
      <w:ins w:id="6119" w:author="Rev 7 Allen Wirfs-Brock" w:date="2012-05-01T12:21:00Z">
        <w:r w:rsidRPr="00675B74">
          <w:t xml:space="preserve">A </w:t>
        </w:r>
      </w:ins>
      <w:ins w:id="6120" w:author="Rev 7 Allen Wirfs-Brock" w:date="2012-05-01T12:22:00Z">
        <w:del w:id="6121" w:author="Rev 11 Allen Wirfs-Brock" w:date="2012-10-17T13:09:00Z">
          <w:r w:rsidDel="001A59C0">
            <w:delText>method</w:delText>
          </w:r>
        </w:del>
      </w:ins>
      <w:ins w:id="6122" w:author="Rev 11 Allen Wirfs-Brock" w:date="2012-10-17T13:09:00Z">
        <w:r w:rsidR="001A59C0">
          <w:t>function</w:t>
        </w:r>
      </w:ins>
      <w:ins w:id="6123" w:author="Rev 7 Allen Wirfs-Brock" w:date="2012-05-01T12:21:00Z">
        <w:r w:rsidRPr="00675B74">
          <w:t xml:space="preserve"> environment record </w:t>
        </w:r>
      </w:ins>
      <w:ins w:id="6124" w:author="Rev 7 Allen Wirfs-Brock" w:date="2012-05-01T12:23:00Z">
        <w:r>
          <w:t xml:space="preserve">is a declarative </w:t>
        </w:r>
      </w:ins>
      <w:ins w:id="6125" w:author="Rev 7 Allen Wirfs-Brock" w:date="2012-05-01T12:50:00Z">
        <w:r w:rsidR="00F77938">
          <w:t>environment</w:t>
        </w:r>
      </w:ins>
      <w:ins w:id="6126" w:author="Rev 7 Allen Wirfs-Brock" w:date="2012-05-01T12:23:00Z">
        <w:r>
          <w:t xml:space="preserve"> record</w:t>
        </w:r>
      </w:ins>
      <w:ins w:id="6127" w:author="Rev 7 Allen Wirfs-Brock" w:date="2012-05-01T12:28:00Z">
        <w:r w:rsidR="00597584">
          <w:t xml:space="preserve"> that </w:t>
        </w:r>
      </w:ins>
      <w:ins w:id="6128" w:author="Rev 7 Allen Wirfs-Brock" w:date="2012-05-01T12:30:00Z">
        <w:r w:rsidR="00597584">
          <w:t>is used to represent</w:t>
        </w:r>
      </w:ins>
      <w:ins w:id="6129" w:author="Rev 7 Allen Wirfs-Brock" w:date="2012-05-01T12:28:00Z">
        <w:r w:rsidR="00597584">
          <w:t xml:space="preserve"> the outer most scope of a function</w:t>
        </w:r>
      </w:ins>
      <w:ins w:id="6130" w:author="Rev 7 Allen Wirfs-Brock" w:date="2012-05-01T12:23:00Z">
        <w:r>
          <w:t xml:space="preserve"> that </w:t>
        </w:r>
      </w:ins>
      <w:ins w:id="6131" w:author="Rev 7 Allen Wirfs-Brock" w:date="2012-05-01T12:24:00Z">
        <w:r>
          <w:t>pr</w:t>
        </w:r>
      </w:ins>
      <w:ins w:id="6132" w:author="Rev 7 Allen Wirfs-Brock" w:date="2012-05-01T12:38:00Z">
        <w:r w:rsidR="00D634EC">
          <w:t>o</w:t>
        </w:r>
      </w:ins>
      <w:ins w:id="6133" w:author="Rev 7 Allen Wirfs-Brock" w:date="2012-05-01T12:24:00Z">
        <w:r>
          <w:t xml:space="preserve">vides a </w:t>
        </w:r>
        <w:r w:rsidRPr="00597584">
          <w:rPr>
            <w:rFonts w:ascii="Courier New" w:hAnsi="Courier New" w:cs="Courier New"/>
            <w:b/>
          </w:rPr>
          <w:t>this</w:t>
        </w:r>
        <w:r>
          <w:t xml:space="preserve"> binding</w:t>
        </w:r>
      </w:ins>
      <w:ins w:id="6134" w:author="Rev 7 Allen Wirfs-Brock" w:date="2012-05-01T12:29:00Z">
        <w:r w:rsidR="00597584">
          <w:t>.</w:t>
        </w:r>
      </w:ins>
      <w:ins w:id="6135" w:author="Rev 7 Allen Wirfs-Brock" w:date="2012-05-01T12:24:00Z">
        <w:r>
          <w:t xml:space="preserve"> </w:t>
        </w:r>
      </w:ins>
      <w:ins w:id="6136" w:author="Rev 7 Allen Wirfs-Brock" w:date="2012-05-01T12:30:00Z">
        <w:r w:rsidR="00597584">
          <w:t>I</w:t>
        </w:r>
      </w:ins>
      <w:ins w:id="6137" w:author="Rev 7 Allen Wirfs-Brock" w:date="2012-05-01T12:24:00Z">
        <w:r>
          <w:t xml:space="preserve">n addition </w:t>
        </w:r>
      </w:ins>
      <w:ins w:id="6138" w:author="Rev 7 Allen Wirfs-Brock" w:date="2012-05-01T12:25:00Z">
        <w:r>
          <w:t>to</w:t>
        </w:r>
      </w:ins>
      <w:ins w:id="6139" w:author="Rev 7 Allen Wirfs-Brock" w:date="2012-05-01T12:21:00Z">
        <w:r w:rsidRPr="00675B74">
          <w:t xml:space="preserve"> </w:t>
        </w:r>
      </w:ins>
      <w:ins w:id="6140" w:author="Rev 7 Allen Wirfs-Brock" w:date="2012-05-01T12:30:00Z">
        <w:r w:rsidR="00597584">
          <w:t xml:space="preserve">its </w:t>
        </w:r>
      </w:ins>
      <w:ins w:id="6141" w:author="Rev 7 Allen Wirfs-Brock" w:date="2012-05-01T12:26:00Z">
        <w:r w:rsidR="00597584">
          <w:t>identifier bindings</w:t>
        </w:r>
      </w:ins>
      <w:ins w:id="6142" w:author="Rev 7 Allen Wirfs-Brock" w:date="2012-05-01T12:30:00Z">
        <w:r w:rsidR="00597584">
          <w:t xml:space="preserve">, a </w:t>
        </w:r>
        <w:del w:id="6143" w:author="Rev 11 Allen Wirfs-Brock" w:date="2012-10-17T13:10:00Z">
          <w:r w:rsidR="00597584" w:rsidDel="001A59C0">
            <w:delText>method</w:delText>
          </w:r>
        </w:del>
      </w:ins>
      <w:ins w:id="6144" w:author="Rev 11 Allen Wirfs-Brock" w:date="2012-10-17T13:10:00Z">
        <w:r w:rsidR="001A59C0">
          <w:t>function</w:t>
        </w:r>
      </w:ins>
      <w:ins w:id="6145" w:author="Rev 7 Allen Wirfs-Brock" w:date="2012-05-01T12:30:00Z">
        <w:r w:rsidR="00597584">
          <w:t xml:space="preserve"> </w:t>
        </w:r>
      </w:ins>
      <w:ins w:id="6146" w:author="Rev 7 Allen Wirfs-Brock" w:date="2012-05-01T12:31:00Z">
        <w:r w:rsidR="00597584">
          <w:t>environment</w:t>
        </w:r>
      </w:ins>
      <w:ins w:id="6147" w:author="Rev 7 Allen Wirfs-Brock" w:date="2012-05-01T12:30:00Z">
        <w:r w:rsidR="00597584">
          <w:t xml:space="preserve"> </w:t>
        </w:r>
      </w:ins>
      <w:ins w:id="6148" w:author="Rev 7 Allen Wirfs-Brock" w:date="2012-05-01T12:31:00Z">
        <w:r w:rsidR="00597584">
          <w:t xml:space="preserve">record contains the </w:t>
        </w:r>
        <w:r w:rsidR="00597584" w:rsidRPr="00D634EC">
          <w:rPr>
            <w:rFonts w:ascii="Courier New" w:hAnsi="Courier New" w:cs="Courier New"/>
            <w:b/>
          </w:rPr>
          <w:t>this</w:t>
        </w:r>
        <w:r w:rsidR="00597584">
          <w:t xml:space="preserve"> value used within its scope. </w:t>
        </w:r>
      </w:ins>
      <w:ins w:id="6149" w:author="Rev 7 Allen Wirfs-Brock" w:date="2012-05-01T12:32:00Z">
        <w:r w:rsidR="00597584">
          <w:t xml:space="preserve">If such a function references </w:t>
        </w:r>
        <w:r w:rsidR="00597584" w:rsidRPr="00597584">
          <w:rPr>
            <w:rFonts w:ascii="Courier New" w:hAnsi="Courier New" w:cs="Courier New"/>
            <w:b/>
          </w:rPr>
          <w:t>super</w:t>
        </w:r>
        <w:r w:rsidR="00597584">
          <w:t xml:space="preserve">, its </w:t>
        </w:r>
        <w:del w:id="6150" w:author="Rev 11 Allen Wirfs-Brock" w:date="2012-10-17T13:10:00Z">
          <w:r w:rsidR="00597584" w:rsidDel="001A59C0">
            <w:delText>method</w:delText>
          </w:r>
        </w:del>
      </w:ins>
      <w:ins w:id="6151" w:author="Rev 11 Allen Wirfs-Brock" w:date="2012-10-17T13:10:00Z">
        <w:r w:rsidR="001A59C0">
          <w:t>function</w:t>
        </w:r>
      </w:ins>
      <w:ins w:id="6152" w:author="Rev 7 Allen Wirfs-Brock" w:date="2012-05-01T12:32:00Z">
        <w:r w:rsidR="00597584">
          <w:t xml:space="preserve"> environment record </w:t>
        </w:r>
      </w:ins>
      <w:ins w:id="6153" w:author="Rev 7 Allen Wirfs-Brock" w:date="2012-05-01T12:31:00Z">
        <w:r w:rsidR="00597584">
          <w:t xml:space="preserve"> also </w:t>
        </w:r>
      </w:ins>
      <w:ins w:id="6154" w:author="Rev 7 Allen Wirfs-Brock" w:date="2012-05-01T12:33:00Z">
        <w:r w:rsidR="00597584">
          <w:t>contains</w:t>
        </w:r>
      </w:ins>
      <w:ins w:id="6155" w:author="Rev 7 Allen Wirfs-Brock" w:date="2012-05-01T12:31:00Z">
        <w:r w:rsidR="00597584">
          <w:t xml:space="preserve"> </w:t>
        </w:r>
      </w:ins>
      <w:ins w:id="6156" w:author="Rev 7 Allen Wirfs-Brock" w:date="2012-05-01T12:37:00Z">
        <w:r w:rsidR="00D634EC">
          <w:t>the state</w:t>
        </w:r>
      </w:ins>
      <w:ins w:id="6157" w:author="Rev 7 Allen Wirfs-Brock" w:date="2012-05-01T12:33:00Z">
        <w:r w:rsidR="00597584">
          <w:t xml:space="preserve"> that </w:t>
        </w:r>
      </w:ins>
      <w:ins w:id="6158" w:author="Rev 7 Allen Wirfs-Brock" w:date="2012-05-01T12:37:00Z">
        <w:r w:rsidR="00D634EC">
          <w:t>is</w:t>
        </w:r>
      </w:ins>
      <w:ins w:id="6159" w:author="Rev 7 Allen Wirfs-Brock" w:date="2012-05-01T12:33:00Z">
        <w:r w:rsidR="00597584">
          <w:t xml:space="preserve"> used to perform </w:t>
        </w:r>
        <w:r w:rsidR="00597584" w:rsidRPr="00D634EC">
          <w:rPr>
            <w:rFonts w:ascii="Courier New" w:hAnsi="Courier New" w:cs="Courier New"/>
            <w:b/>
          </w:rPr>
          <w:t>super</w:t>
        </w:r>
        <w:r w:rsidR="00597584">
          <w:t xml:space="preserve"> method invocations from within the function. </w:t>
        </w:r>
      </w:ins>
      <w:ins w:id="6160" w:author="Rev 7 Allen Wirfs-Brock" w:date="2012-05-01T12:31:00Z">
        <w:r w:rsidR="00597584">
          <w:t xml:space="preserve"> </w:t>
        </w:r>
      </w:ins>
      <w:ins w:id="6161" w:author="Rev 7 Allen Wirfs-Brock" w:date="2012-05-01T12:21:00Z">
        <w:r w:rsidRPr="00675B74">
          <w:t xml:space="preserve"> </w:t>
        </w:r>
      </w:ins>
    </w:p>
    <w:p w:rsidR="00D634EC" w:rsidRPr="00E77497" w:rsidRDefault="00D634EC" w:rsidP="00D634EC">
      <w:pPr>
        <w:rPr>
          <w:ins w:id="6162" w:author="Rev 7 Allen Wirfs-Brock" w:date="2012-05-01T12:36:00Z"/>
        </w:rPr>
      </w:pPr>
      <w:ins w:id="6163" w:author="Rev 7 Allen Wirfs-Brock" w:date="2012-05-01T12:38:00Z">
        <w:del w:id="6164" w:author="Rev 11 Allen Wirfs-Brock" w:date="2012-10-17T13:10:00Z">
          <w:r w:rsidDel="001A59C0">
            <w:delText>Method</w:delText>
          </w:r>
        </w:del>
      </w:ins>
      <w:ins w:id="6165" w:author="Rev 11 Allen Wirfs-Brock" w:date="2012-10-17T13:10:00Z">
        <w:r w:rsidR="001A59C0">
          <w:t>Function</w:t>
        </w:r>
      </w:ins>
      <w:ins w:id="6166" w:author="Rev 7 Allen Wirfs-Brock" w:date="2012-05-01T12:36:00Z">
        <w:r w:rsidRPr="00E77497">
          <w:t xml:space="preserve"> environment records </w:t>
        </w:r>
      </w:ins>
      <w:ins w:id="6167" w:author="Rev 7 Allen Wirfs-Brock" w:date="2012-05-01T12:39:00Z">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ins>
      <w:ins w:id="6168" w:author="Rev 7 Allen Wirfs-Brock" w:date="2012-05-01T12:36:00Z">
        <w:r w:rsidRPr="00E77497">
          <w:t xml:space="preserve">. </w:t>
        </w:r>
      </w:ins>
      <w:ins w:id="6169" w:author="Rev 7 Allen Wirfs-Brock" w:date="2012-05-01T12:42:00Z">
        <w:r>
          <w:t xml:space="preserve">If the associated function references </w:t>
        </w:r>
        <w:r w:rsidRPr="00F77938">
          <w:rPr>
            <w:rFonts w:ascii="Courier New" w:hAnsi="Courier New" w:cs="Courier New"/>
            <w:b/>
          </w:rPr>
          <w:t>super</w:t>
        </w:r>
        <w:r>
          <w:t>, the environment</w:t>
        </w:r>
      </w:ins>
      <w:ins w:id="6170" w:author="Rev 7 Allen Wirfs-Brock" w:date="2012-05-01T12:47:00Z">
        <w:r w:rsidR="00F77938">
          <w:t xml:space="preserve"> record</w:t>
        </w:r>
      </w:ins>
      <w:ins w:id="6171" w:author="Rev 7 Allen Wirfs-Brock" w:date="2012-05-01T12:42:00Z">
        <w:r>
          <w:t xml:space="preserve"> stores</w:t>
        </w:r>
      </w:ins>
      <w:ins w:id="6172" w:author="Rev 7 Allen Wirfs-Brock" w:date="2012-05-01T12:43:00Z">
        <w:r>
          <w:t xml:space="preserve"> in </w:t>
        </w:r>
        <w:r w:rsidRPr="00F77938">
          <w:rPr>
            <w:rFonts w:ascii="Times New Roman" w:hAnsi="Times New Roman"/>
            <w:i/>
          </w:rPr>
          <w:t>HomeObject</w:t>
        </w:r>
      </w:ins>
      <w:ins w:id="6173" w:author="Rev 7 Allen Wirfs-Brock" w:date="2012-05-01T12:42:00Z">
        <w:r>
          <w:t xml:space="preserve"> the object that the function is bound to as a method</w:t>
        </w:r>
      </w:ins>
      <w:ins w:id="6174" w:author="Rev 7 Allen Wirfs-Brock" w:date="2012-05-01T12:47:00Z">
        <w:r w:rsidR="00F77938">
          <w:t xml:space="preserve"> and in </w:t>
        </w:r>
        <w:r w:rsidR="00F77938" w:rsidRPr="00F77938">
          <w:rPr>
            <w:rFonts w:ascii="Times New Roman" w:hAnsi="Times New Roman"/>
            <w:i/>
          </w:rPr>
          <w:t>MethodName</w:t>
        </w:r>
        <w:r w:rsidR="00F77938">
          <w:t xml:space="preserve"> the property key used </w:t>
        </w:r>
      </w:ins>
      <w:ins w:id="6175" w:author="Rev 7 Allen Wirfs-Brock" w:date="2012-05-01T12:48:00Z">
        <w:r w:rsidR="00F77938">
          <w:t>for unqualified</w:t>
        </w:r>
      </w:ins>
      <w:ins w:id="6176" w:author="Rev 7 Allen Wirfs-Brock" w:date="2012-05-01T12:47:00Z">
        <w:r w:rsidR="00F77938">
          <w:t xml:space="preserve"> </w:t>
        </w:r>
      </w:ins>
      <w:ins w:id="6177" w:author="Rev 7 Allen Wirfs-Brock" w:date="2012-05-01T12:48:00Z">
        <w:r w:rsidR="00F77938">
          <w:t>super invocations from within the function</w:t>
        </w:r>
      </w:ins>
      <w:ins w:id="6178" w:author="Rev 7 Allen Wirfs-Brock" w:date="2012-05-01T12:47:00Z">
        <w:r w:rsidR="00F77938">
          <w:t xml:space="preserve">. </w:t>
        </w:r>
      </w:ins>
      <w:ins w:id="6179" w:author="Rev 7 Allen Wirfs-Brock" w:date="2012-05-01T12:44:00Z">
        <w:r>
          <w:t xml:space="preserve"> </w:t>
        </w:r>
      </w:ins>
      <w:ins w:id="6180" w:author="Rev 7 Allen Wirfs-Brock" w:date="2012-05-01T12:46:00Z">
        <w:r w:rsidR="00F77938">
          <w:t>T</w:t>
        </w:r>
      </w:ins>
      <w:ins w:id="6181" w:author="Rev 7 Allen Wirfs-Brock" w:date="2012-05-01T12:45:00Z">
        <w:r w:rsidR="00F77938" w:rsidRPr="00E77497">
          <w:t xml:space="preserve">he </w:t>
        </w:r>
      </w:ins>
      <w:ins w:id="6182" w:author="Rev 7 Allen Wirfs-Brock" w:date="2012-05-01T12:46:00Z">
        <w:r w:rsidR="00F77938">
          <w:t xml:space="preserve">default </w:t>
        </w:r>
      </w:ins>
      <w:ins w:id="6183" w:author="Rev 7 Allen Wirfs-Brock" w:date="2012-05-01T12:45:00Z">
        <w:r w:rsidR="00F77938" w:rsidRPr="00E77497">
          <w:t xml:space="preserve">value </w:t>
        </w:r>
      </w:ins>
      <w:ins w:id="6184" w:author="Rev 7 Allen Wirfs-Brock" w:date="2012-05-01T12:49:00Z">
        <w:r w:rsidR="00F77938">
          <w:t>for</w:t>
        </w:r>
      </w:ins>
      <w:ins w:id="6185" w:author="Rev 7 Allen Wirfs-Brock" w:date="2012-05-01T12:45:00Z">
        <w:r w:rsidR="00F77938" w:rsidRPr="00E77497">
          <w:t xml:space="preserve"> </w:t>
        </w:r>
        <w:r w:rsidR="00F77938" w:rsidRPr="00250FC6">
          <w:rPr>
            <w:rFonts w:ascii="Times New Roman" w:hAnsi="Times New Roman"/>
            <w:i/>
          </w:rPr>
          <w:t>HomeObject</w:t>
        </w:r>
        <w:r w:rsidR="00F77938">
          <w:t xml:space="preserve"> </w:t>
        </w:r>
      </w:ins>
      <w:ins w:id="6186" w:author="Rev 7 Allen Wirfs-Brock" w:date="2012-05-01T12:49:00Z">
        <w:r w:rsidR="00F77938">
          <w:t>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ins>
      <w:ins w:id="6187" w:author="Rev 7 Allen Wirfs-Brock" w:date="2012-05-01T12:45:00Z">
        <w:r w:rsidR="00F77938" w:rsidRPr="00E77497">
          <w:t xml:space="preserve"> </w:t>
        </w:r>
        <w:r w:rsidR="00F77938" w:rsidRPr="00F77938">
          <w:rPr>
            <w:rFonts w:ascii="Times New Roman" w:hAnsi="Times New Roman"/>
            <w:b/>
          </w:rPr>
          <w:t>undefined</w:t>
        </w:r>
        <w:r w:rsidR="00F77938" w:rsidRPr="00E77497">
          <w:t>.</w:t>
        </w:r>
      </w:ins>
    </w:p>
    <w:p w:rsidR="007638E0" w:rsidRPr="00E77497" w:rsidRDefault="00CC3839" w:rsidP="00BC4BAF">
      <w:pPr>
        <w:spacing w:after="120"/>
        <w:rPr>
          <w:ins w:id="6188" w:author="Rev 7 Allen Wirfs-Brock" w:date="2012-05-01T12:21:00Z"/>
        </w:rPr>
      </w:pPr>
      <w:ins w:id="6189" w:author="Rev 7 Allen Wirfs-Brock" w:date="2012-05-01T13:38:00Z">
        <w:r>
          <w:t>Methods</w:t>
        </w:r>
      </w:ins>
      <w:ins w:id="6190" w:author="Rev 7 Allen Wirfs-Brock" w:date="2012-05-01T12:21:00Z">
        <w:r w:rsidR="007638E0" w:rsidRPr="00E77497">
          <w:t xml:space="preserve"> environment records support </w:t>
        </w:r>
      </w:ins>
      <w:ins w:id="6191" w:author="Rev 7 Allen Wirfs-Brock" w:date="2012-05-01T13:39:00Z">
        <w:r>
          <w:t>all of Declarative Environment Record methods listed in</w:t>
        </w:r>
      </w:ins>
      <w:ins w:id="6192" w:author="Rev 8 Allen Wirfs-Brock" w:date="2012-06-13T12:47:00Z">
        <w:r w:rsidR="00676727">
          <w:t xml:space="preserve"> </w:t>
        </w:r>
      </w:ins>
      <w:ins w:id="6193" w:author="Rev 8 Allen Wirfs-Brock" w:date="2012-06-13T12:48:00Z">
        <w:r w:rsidR="00676727">
          <w:fldChar w:fldCharType="begin"/>
        </w:r>
        <w:r w:rsidR="00676727">
          <w:instrText xml:space="preserve"> REF _Ref327354769 \h </w:instrText>
        </w:r>
      </w:ins>
      <w:r w:rsidR="00676727">
        <w:fldChar w:fldCharType="separate"/>
      </w:r>
      <w:ins w:id="6194" w:author="Rev 10 Allen Wirfs-Brock" w:date="2012-09-27T11:54:00Z">
        <w:r w:rsidR="00AE6982">
          <w:t xml:space="preserve">Table </w:t>
        </w:r>
        <w:r w:rsidR="00AE6982">
          <w:rPr>
            <w:noProof/>
          </w:rPr>
          <w:t>19</w:t>
        </w:r>
      </w:ins>
      <w:ins w:id="6195" w:author="Rev 8 Allen Wirfs-Brock" w:date="2012-06-13T12:48:00Z">
        <w:r w:rsidR="00676727">
          <w:fldChar w:fldCharType="end"/>
        </w:r>
        <w:r w:rsidR="00676727">
          <w:t xml:space="preserve"> </w:t>
        </w:r>
        <w:del w:id="6196" w:author="Rev 11 Allen Wirfs-Brock" w:date="2012-10-17T13:15:00Z">
          <w:r w:rsidR="00676727" w:rsidDel="000D6D22">
            <w:delText>and</w:delText>
          </w:r>
        </w:del>
      </w:ins>
      <w:ins w:id="6197" w:author="Rev 7 Allen Wirfs-Brock" w:date="2012-05-01T13:39:00Z">
        <w:del w:id="6198" w:author="Rev 11 Allen Wirfs-Brock" w:date="2012-10-17T13:15:00Z">
          <w:r w:rsidDel="000D6D22">
            <w:delText xml:space="preserve"> </w:delText>
          </w:r>
        </w:del>
      </w:ins>
      <w:ins w:id="6199" w:author="Rev 8 Allen Wirfs-Brock" w:date="2012-06-13T12:47:00Z">
        <w:del w:id="6200" w:author="Rev 11 Allen Wirfs-Brock" w:date="2012-10-17T13:15:00Z">
          <w:r w:rsidR="00676727" w:rsidDel="000D6D22">
            <w:fldChar w:fldCharType="begin"/>
          </w:r>
          <w:r w:rsidR="00676727" w:rsidDel="000D6D22">
            <w:delInstrText xml:space="preserve"> REF _Ref327354825 \h </w:delInstrText>
          </w:r>
        </w:del>
      </w:ins>
      <w:del w:id="6201" w:author="Rev 11 Allen Wirfs-Brock" w:date="2012-10-17T13:15:00Z">
        <w:r w:rsidR="00676727" w:rsidDel="000D6D22">
          <w:fldChar w:fldCharType="separate"/>
        </w:r>
      </w:del>
      <w:ins w:id="6202" w:author="Rev 10 Allen Wirfs-Brock" w:date="2012-09-27T11:54:00Z">
        <w:del w:id="6203" w:author="Rev 11 Allen Wirfs-Brock" w:date="2012-10-17T13:15:00Z">
          <w:r w:rsidR="00AE6982" w:rsidDel="000D6D22">
            <w:delText xml:space="preserve">Table </w:delText>
          </w:r>
          <w:r w:rsidR="00AE6982" w:rsidDel="000D6D22">
            <w:rPr>
              <w:noProof/>
            </w:rPr>
            <w:delText>20</w:delText>
          </w:r>
        </w:del>
      </w:ins>
      <w:ins w:id="6204" w:author="Rev 8 Allen Wirfs-Brock" w:date="2012-06-13T12:47:00Z">
        <w:del w:id="6205" w:author="Rev 11 Allen Wirfs-Brock" w:date="2012-10-17T13:15:00Z">
          <w:r w:rsidR="00676727" w:rsidDel="000D6D22">
            <w:fldChar w:fldCharType="end"/>
          </w:r>
        </w:del>
      </w:ins>
      <w:ins w:id="6206" w:author="Rev 7 Allen Wirfs-Brock" w:date="2012-05-01T13:39:00Z">
        <w:del w:id="6207" w:author="Rev 11 Allen Wirfs-Brock" w:date="2012-10-17T13:15:00Z">
          <w:r w:rsidDel="000D6D22">
            <w:delText xml:space="preserve"> </w:delText>
          </w:r>
        </w:del>
      </w:ins>
      <w:ins w:id="6208" w:author="Rev 7 Allen Wirfs-Brock" w:date="2012-05-01T13:41:00Z">
        <w:r>
          <w:t>and share</w:t>
        </w:r>
      </w:ins>
      <w:ins w:id="6209" w:author="Rev 7 Allen Wirfs-Brock" w:date="2012-05-01T13:39:00Z">
        <w:r>
          <w:t xml:space="preserve"> the same specifications</w:t>
        </w:r>
      </w:ins>
      <w:ins w:id="6210" w:author="Rev 7 Allen Wirfs-Brock" w:date="2012-05-01T13:41:00Z">
        <w:r>
          <w:t xml:space="preserve"> for </w:t>
        </w:r>
        <w:del w:id="6211" w:author="Rev 11 Allen Wirfs-Brock" w:date="2012-10-17T13:16:00Z">
          <w:r w:rsidDel="00BC4BAF">
            <w:delText>those</w:delText>
          </w:r>
        </w:del>
      </w:ins>
      <w:ins w:id="6212" w:author="Rev 11 Allen Wirfs-Brock" w:date="2012-10-17T13:16:00Z">
        <w:r w:rsidR="00BC4BAF">
          <w:t>all of those</w:t>
        </w:r>
      </w:ins>
      <w:ins w:id="6213" w:author="Rev 7 Allen Wirfs-Brock" w:date="2012-05-01T13:41:00Z">
        <w:r>
          <w:t xml:space="preserve"> met</w:t>
        </w:r>
        <w:del w:id="6214" w:author="Rev 11 Allen Wirfs-Brock" w:date="2012-10-09T09:15:00Z">
          <w:r w:rsidDel="009C74A8">
            <w:delText>j</w:delText>
          </w:r>
        </w:del>
        <w:r>
          <w:t>hods</w:t>
        </w:r>
      </w:ins>
      <w:ins w:id="6215" w:author="Rev 11 Allen Wirfs-Brock" w:date="2012-10-17T13:16:00Z">
        <w:r w:rsidR="00BC4BAF">
          <w:t xml:space="preserve"> except for HasThisBinding and HasSuperBinding</w:t>
        </w:r>
      </w:ins>
      <w:ins w:id="6216" w:author="Rev 7 Allen Wirfs-Brock" w:date="2012-05-01T13:39:00Z">
        <w:r>
          <w:t xml:space="preserve">. </w:t>
        </w:r>
      </w:ins>
      <w:ins w:id="6217" w:author="Rev 7 Allen Wirfs-Brock" w:date="2012-05-01T13:43:00Z">
        <w:r>
          <w:t>In addition, d</w:t>
        </w:r>
        <w:r w:rsidRPr="00E77497">
          <w:t>eclarative environment records support the methods listed in</w:t>
        </w:r>
        <w:del w:id="6218" w:author="Rev 11 Allen Wirfs-Brock" w:date="2012-10-17T13:18:00Z">
          <w:r w:rsidRPr="00E77497" w:rsidDel="00BC4BAF">
            <w:delText xml:space="preserve"> </w:delText>
          </w:r>
        </w:del>
      </w:ins>
      <w:ins w:id="6219" w:author="Rev 11 Allen Wirfs-Brock" w:date="2012-10-17T13:18:00Z">
        <w:r w:rsidR="00BC4BAF">
          <w:t xml:space="preserve"> </w:t>
        </w:r>
        <w:r w:rsidR="00BC4BAF">
          <w:fldChar w:fldCharType="begin"/>
        </w:r>
        <w:r w:rsidR="00BC4BAF">
          <w:instrText xml:space="preserve"> REF _Ref327354950 \h </w:instrText>
        </w:r>
      </w:ins>
      <w:r w:rsidR="00BC4BAF">
        <w:fldChar w:fldCharType="separate"/>
      </w:r>
      <w:ins w:id="6220" w:author="Rev 11 Allen Wirfs-Brock" w:date="2012-10-17T13:18:00Z">
        <w:r w:rsidR="00BC4BAF">
          <w:t xml:space="preserve">Table </w:t>
        </w:r>
        <w:r w:rsidR="00BC4BAF">
          <w:rPr>
            <w:noProof/>
          </w:rPr>
          <w:t>20</w:t>
        </w:r>
        <w:r w:rsidR="00BC4BAF">
          <w:fldChar w:fldCharType="end"/>
        </w:r>
      </w:ins>
      <w:ins w:id="6221" w:author="Rev 8 Allen Wirfs-Brock" w:date="2012-06-13T12:47:00Z">
        <w:del w:id="6222" w:author="Rev 11 Allen Wirfs-Brock" w:date="2012-10-17T13:18:00Z">
          <w:r w:rsidR="00386630" w:rsidDel="00BC4BAF">
            <w:fldChar w:fldCharType="begin"/>
          </w:r>
          <w:r w:rsidR="00386630" w:rsidDel="00BC4BAF">
            <w:delInstrText xml:space="preserve"> REF _Ref327354950 \h </w:delInstrText>
          </w:r>
        </w:del>
      </w:ins>
      <w:del w:id="6223" w:author="Rev 11 Allen Wirfs-Brock" w:date="2012-10-17T13:18:00Z">
        <w:r w:rsidR="00386630" w:rsidDel="00BC4BAF">
          <w:fldChar w:fldCharType="separate"/>
        </w:r>
        <w:r w:rsidR="00AE6982" w:rsidDel="00BC4BAF">
          <w:delText xml:space="preserve">Table </w:delText>
        </w:r>
        <w:r w:rsidR="00AE6982" w:rsidDel="00BC4BAF">
          <w:rPr>
            <w:noProof/>
          </w:rPr>
          <w:delText>21</w:delText>
        </w:r>
      </w:del>
      <w:ins w:id="6224" w:author="Rev 8 Allen Wirfs-Brock" w:date="2012-06-13T12:47:00Z">
        <w:del w:id="6225" w:author="Rev 11 Allen Wirfs-Brock" w:date="2012-10-17T13:18:00Z">
          <w:r w:rsidR="00386630" w:rsidDel="00BC4BAF">
            <w:fldChar w:fldCharType="end"/>
          </w:r>
        </w:del>
      </w:ins>
      <w:ins w:id="6226" w:author="Rev 7 Allen Wirfs-Brock" w:date="2012-05-01T13:43:00Z">
        <w:r w:rsidR="00825110">
          <w:t>:</w:t>
        </w:r>
      </w:ins>
    </w:p>
    <w:p w:rsidR="007638E0" w:rsidRPr="00E77497" w:rsidRDefault="00386630" w:rsidP="001A59C0">
      <w:pPr>
        <w:pStyle w:val="Tabletitle"/>
        <w:rPr>
          <w:ins w:id="6227" w:author="Rev 7 Allen Wirfs-Brock" w:date="2012-05-01T12:21:00Z"/>
        </w:rPr>
      </w:pPr>
      <w:bookmarkStart w:id="6228" w:name="_Ref327354950"/>
      <w:ins w:id="6229" w:author="Rev 8 Allen Wirfs-Brock" w:date="2012-06-13T12:46:00Z">
        <w:r>
          <w:t xml:space="preserve">Table </w:t>
        </w:r>
        <w:r>
          <w:fldChar w:fldCharType="begin"/>
        </w:r>
        <w:r>
          <w:instrText xml:space="preserve"> SEQ Table \* ARABIC </w:instrText>
        </w:r>
      </w:ins>
      <w:r>
        <w:fldChar w:fldCharType="separate"/>
      </w:r>
      <w:ins w:id="6230" w:author="Rev 11 Allen Wirfs-Brock" w:date="2012-10-17T13:17:00Z">
        <w:r w:rsidR="00BC4BAF">
          <w:rPr>
            <w:noProof/>
          </w:rPr>
          <w:t>20</w:t>
        </w:r>
      </w:ins>
      <w:del w:id="6231" w:author="Rev 11 Allen Wirfs-Brock" w:date="2012-10-17T13:17:00Z">
        <w:r w:rsidR="00BD246C" w:rsidDel="00BC4BAF">
          <w:rPr>
            <w:noProof/>
          </w:rPr>
          <w:delText>21</w:delText>
        </w:r>
      </w:del>
      <w:ins w:id="6232" w:author="Rev 8 Allen Wirfs-Brock" w:date="2012-06-13T12:46:00Z">
        <w:r>
          <w:fldChar w:fldCharType="end"/>
        </w:r>
      </w:ins>
      <w:bookmarkEnd w:id="6228"/>
      <w:ins w:id="6233" w:author="Rev 7 Allen Wirfs-Brock" w:date="2012-05-01T12:21:00Z">
        <w:r w:rsidR="007638E0" w:rsidRPr="00E77497">
          <w:t xml:space="preserve"> — Additional Methods of </w:t>
        </w:r>
      </w:ins>
      <w:ins w:id="6234" w:author="Rev 7 Allen Wirfs-Brock" w:date="2012-05-01T13:43:00Z">
        <w:del w:id="6235" w:author="Rev 11 Allen Wirfs-Brock" w:date="2012-10-17T13:10:00Z">
          <w:r w:rsidR="00CC3839" w:rsidDel="001A59C0">
            <w:delText>Method</w:delText>
          </w:r>
        </w:del>
      </w:ins>
      <w:ins w:id="6236" w:author="Rev 11 Allen Wirfs-Brock" w:date="2012-10-17T13:10:00Z">
        <w:r w:rsidR="001A59C0">
          <w:t>Function</w:t>
        </w:r>
      </w:ins>
      <w:ins w:id="6237" w:author="Rev 7 Allen Wirfs-Brock" w:date="2012-05-01T12:21:00Z">
        <w:r w:rsidR="007638E0" w:rsidRPr="00E77497">
          <w:t xml:space="preserve"> Environment Records</w:t>
        </w:r>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rsidTr="00141C64">
        <w:trPr>
          <w:trHeight w:val="320"/>
          <w:jc w:val="center"/>
          <w:ins w:id="6238" w:author="Rev 7 Allen Wirfs-Brock" w:date="2012-05-01T12:21:00Z"/>
        </w:trPr>
        <w:tc>
          <w:tcPr>
            <w:tcW w:w="3033" w:type="dxa"/>
            <w:tcBorders>
              <w:top w:val="single" w:sz="12" w:space="0" w:color="000000"/>
              <w:left w:val="single" w:sz="6" w:space="0" w:color="000000"/>
              <w:bottom w:val="single" w:sz="6" w:space="0" w:color="000000"/>
              <w:right w:val="nil"/>
            </w:tcBorders>
            <w:shd w:val="solid" w:color="C0C0C0" w:fill="FFFFFF"/>
            <w:hideMark/>
          </w:tcPr>
          <w:p w:rsidR="007638E0" w:rsidRPr="00E77497" w:rsidRDefault="007638E0" w:rsidP="00141C64">
            <w:pPr>
              <w:keepNext/>
              <w:shd w:val="solid" w:color="C0C0C0" w:fill="FFFFFF"/>
              <w:spacing w:after="0"/>
              <w:rPr>
                <w:ins w:id="6239" w:author="Rev 7 Allen Wirfs-Brock" w:date="2012-05-01T12:21:00Z"/>
                <w:b/>
                <w:i/>
                <w:shd w:val="solid" w:color="C0C0C0" w:fill="FFFFFF"/>
              </w:rPr>
            </w:pPr>
            <w:ins w:id="6240" w:author="Rev 7 Allen Wirfs-Brock" w:date="2012-05-01T12:21:00Z">
              <w:r w:rsidRPr="00E77497">
                <w:rPr>
                  <w:b/>
                  <w:i/>
                  <w:shd w:val="solid" w:color="C0C0C0" w:fill="FFFFFF"/>
                </w:rPr>
                <w:t>Method</w:t>
              </w:r>
            </w:ins>
          </w:p>
        </w:tc>
        <w:tc>
          <w:tcPr>
            <w:tcW w:w="5930" w:type="dxa"/>
            <w:tcBorders>
              <w:top w:val="single" w:sz="12" w:space="0" w:color="000000"/>
              <w:left w:val="nil"/>
              <w:bottom w:val="single" w:sz="6" w:space="0" w:color="000000"/>
              <w:right w:val="single" w:sz="6" w:space="0" w:color="000000"/>
            </w:tcBorders>
            <w:shd w:val="solid" w:color="C0C0C0" w:fill="FFFFFF"/>
            <w:hideMark/>
          </w:tcPr>
          <w:p w:rsidR="007638E0" w:rsidRPr="00E77497" w:rsidRDefault="007638E0" w:rsidP="00141C64">
            <w:pPr>
              <w:keepNext/>
              <w:shd w:val="solid" w:color="C0C0C0" w:fill="FFFFFF"/>
              <w:spacing w:after="0"/>
              <w:rPr>
                <w:ins w:id="6241" w:author="Rev 7 Allen Wirfs-Brock" w:date="2012-05-01T12:21:00Z"/>
                <w:b/>
                <w:i/>
                <w:shd w:val="solid" w:color="C0C0C0" w:fill="FFFFFF"/>
              </w:rPr>
            </w:pPr>
            <w:ins w:id="6242" w:author="Rev 7 Allen Wirfs-Brock" w:date="2012-05-01T12:21:00Z">
              <w:r w:rsidRPr="00E77497">
                <w:rPr>
                  <w:b/>
                  <w:i/>
                  <w:shd w:val="solid" w:color="C0C0C0" w:fill="FFFFFF"/>
                </w:rPr>
                <w:t>Purpose</w:t>
              </w:r>
            </w:ins>
          </w:p>
        </w:tc>
      </w:tr>
      <w:tr w:rsidR="007638E0" w:rsidRPr="00250FC6" w:rsidTr="00141C64">
        <w:trPr>
          <w:jc w:val="center"/>
          <w:ins w:id="6243"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rsidR="007638E0" w:rsidRPr="00E65A34" w:rsidRDefault="00825110" w:rsidP="00825110">
            <w:pPr>
              <w:keepNext/>
              <w:spacing w:after="60"/>
              <w:rPr>
                <w:ins w:id="6244" w:author="Rev 7 Allen Wirfs-Brock" w:date="2012-05-01T12:21:00Z"/>
              </w:rPr>
            </w:pPr>
            <w:ins w:id="6245" w:author="Rev 7 Allen Wirfs-Brock" w:date="2012-05-01T13:58:00Z">
              <w:r>
                <w:t>GetThis</w:t>
              </w:r>
            </w:ins>
            <w:ins w:id="6246" w:author="Rev 7 Allen Wirfs-Brock" w:date="2012-05-01T13:59:00Z">
              <w:r>
                <w:t>Binding</w:t>
              </w:r>
            </w:ins>
            <w:ins w:id="6247" w:author="Rev 7 Allen Wirfs-Brock" w:date="2012-05-01T12:21:00Z">
              <w:r w:rsidR="007638E0" w:rsidRPr="004D1BD1">
                <w:t>()</w:t>
              </w:r>
            </w:ins>
          </w:p>
        </w:tc>
        <w:tc>
          <w:tcPr>
            <w:tcW w:w="5930" w:type="dxa"/>
            <w:tcBorders>
              <w:top w:val="single" w:sz="6" w:space="0" w:color="auto"/>
              <w:left w:val="single" w:sz="6" w:space="0" w:color="auto"/>
              <w:bottom w:val="single" w:sz="6" w:space="0" w:color="auto"/>
              <w:right w:val="single" w:sz="6" w:space="0" w:color="auto"/>
            </w:tcBorders>
            <w:hideMark/>
          </w:tcPr>
          <w:p w:rsidR="007638E0" w:rsidRPr="00675B74" w:rsidRDefault="00825110" w:rsidP="00825110">
            <w:pPr>
              <w:keepNext/>
              <w:spacing w:after="60"/>
              <w:rPr>
                <w:ins w:id="6248" w:author="Rev 7 Allen Wirfs-Brock" w:date="2012-05-01T12:21:00Z"/>
              </w:rPr>
            </w:pPr>
            <w:ins w:id="6249" w:author="Rev 7 Allen Wirfs-Brock" w:date="2012-05-01T13:59:00Z">
              <w:r>
                <w:t>Return the value of</w:t>
              </w:r>
            </w:ins>
            <w:ins w:id="6250" w:author="Rev 7 Allen Wirfs-Brock" w:date="2012-05-01T14:00:00Z">
              <w:r>
                <w:t xml:space="preserve"> this environment record</w:t>
              </w:r>
            </w:ins>
            <w:ins w:id="6251" w:author="Rev 7 Allen Wirfs-Brock" w:date="2012-05-01T14:03:00Z">
              <w:r>
                <w:t>’</w:t>
              </w:r>
            </w:ins>
            <w:ins w:id="6252" w:author="Rev 7 Allen Wirfs-Brock" w:date="2012-05-01T14:00:00Z">
              <w:r>
                <w:t>s</w:t>
              </w:r>
            </w:ins>
            <w:ins w:id="6253" w:author="Rev 7 Allen Wirfs-Brock" w:date="2012-05-01T13:59:00Z">
              <w:r>
                <w:t xml:space="preserve"> </w:t>
              </w:r>
              <w:r w:rsidRPr="00825110">
                <w:rPr>
                  <w:rFonts w:ascii="Courier New" w:hAnsi="Courier New" w:cs="Courier New"/>
                  <w:b/>
                </w:rPr>
                <w:t>this</w:t>
              </w:r>
              <w:r>
                <w:t xml:space="preserve"> </w:t>
              </w:r>
            </w:ins>
            <w:ins w:id="6254" w:author="Rev 7 Allen Wirfs-Brock" w:date="2012-05-01T14:00:00Z">
              <w:r>
                <w:t>binding.</w:t>
              </w:r>
            </w:ins>
          </w:p>
        </w:tc>
      </w:tr>
      <w:tr w:rsidR="00825110" w:rsidRPr="00250FC6" w:rsidTr="00141C64">
        <w:trPr>
          <w:jc w:val="center"/>
          <w:ins w:id="6255" w:author="Rev 7 Allen Wirfs-Brock" w:date="2012-05-01T13:58:00Z"/>
        </w:trPr>
        <w:tc>
          <w:tcPr>
            <w:tcW w:w="3033" w:type="dxa"/>
            <w:tcBorders>
              <w:top w:val="single" w:sz="6" w:space="0" w:color="auto"/>
              <w:left w:val="single" w:sz="6" w:space="0" w:color="auto"/>
              <w:bottom w:val="single" w:sz="6" w:space="0" w:color="auto"/>
              <w:right w:val="single" w:sz="6" w:space="0" w:color="auto"/>
            </w:tcBorders>
          </w:tcPr>
          <w:p w:rsidR="00825110" w:rsidRPr="004D1BD1" w:rsidRDefault="00825110" w:rsidP="000B265D">
            <w:pPr>
              <w:spacing w:after="60"/>
              <w:rPr>
                <w:ins w:id="6256" w:author="Rev 7 Allen Wirfs-Brock" w:date="2012-05-01T13:58:00Z"/>
              </w:rPr>
            </w:pPr>
            <w:ins w:id="6257" w:author="Rev 7 Allen Wirfs-Brock" w:date="2012-05-01T13:58:00Z">
              <w:r>
                <w:t>Get</w:t>
              </w:r>
            </w:ins>
            <w:ins w:id="6258" w:author="Rev 7 Allen Wirfs-Brock" w:date="2012-05-01T14:00:00Z">
              <w:del w:id="6259" w:author="Rev 9 Allen Wirfs-Brock" w:date="2012-06-30T08:15:00Z">
                <w:r w:rsidDel="000B265D">
                  <w:delText>Home</w:delText>
                </w:r>
              </w:del>
            </w:ins>
            <w:ins w:id="6260" w:author="Rev 9 Allen Wirfs-Brock" w:date="2012-06-30T08:15:00Z">
              <w:r w:rsidR="000B265D">
                <w:t>Super</w:t>
              </w:r>
            </w:ins>
            <w:ins w:id="6261" w:author="Rev 7 Allen Wirfs-Brock" w:date="2012-05-01T14:00:00Z">
              <w:del w:id="6262" w:author="Rev 9 Allen Wirfs-Brock" w:date="2012-06-30T08:16:00Z">
                <w:r w:rsidDel="000B265D">
                  <w:delText>Object</w:delText>
                </w:r>
              </w:del>
            </w:ins>
            <w:ins w:id="6263" w:author="Rev 9 Allen Wirfs-Brock" w:date="2012-06-30T08:16:00Z">
              <w:r w:rsidR="000B265D">
                <w:t>Base</w:t>
              </w:r>
            </w:ins>
            <w:ins w:id="6264" w:author="Rev 7 Allen Wirfs-Brock" w:date="2012-05-01T13:58:00Z">
              <w:r>
                <w:t>()</w:t>
              </w:r>
            </w:ins>
          </w:p>
        </w:tc>
        <w:tc>
          <w:tcPr>
            <w:tcW w:w="5930" w:type="dxa"/>
            <w:tcBorders>
              <w:top w:val="single" w:sz="6" w:space="0" w:color="auto"/>
              <w:left w:val="single" w:sz="6" w:space="0" w:color="auto"/>
              <w:bottom w:val="single" w:sz="6" w:space="0" w:color="auto"/>
              <w:right w:val="single" w:sz="6" w:space="0" w:color="auto"/>
            </w:tcBorders>
          </w:tcPr>
          <w:p w:rsidR="00825110" w:rsidRPr="009C202C" w:rsidRDefault="00825110" w:rsidP="000B265D">
            <w:pPr>
              <w:spacing w:after="60"/>
              <w:rPr>
                <w:ins w:id="6265" w:author="Rev 7 Allen Wirfs-Brock" w:date="2012-05-01T13:58:00Z"/>
              </w:rPr>
            </w:pPr>
            <w:ins w:id="6266" w:author="Rev 7 Allen Wirfs-Brock" w:date="2012-05-01T14:01:00Z">
              <w:r>
                <w:t xml:space="preserve">Return the </w:t>
              </w:r>
              <w:del w:id="6267" w:author="Rev 9 Allen Wirfs-Brock" w:date="2012-06-30T08:18:00Z">
                <w:r w:rsidDel="000B265D">
                  <w:delText>value</w:delText>
                </w:r>
              </w:del>
            </w:ins>
            <w:ins w:id="6268" w:author="Rev 9 Allen Wirfs-Brock" w:date="2012-06-30T08:18:00Z">
              <w:r w:rsidR="000B265D">
                <w:t xml:space="preserve">object that is the base for </w:t>
              </w:r>
              <w:r w:rsidR="000B265D" w:rsidRPr="000B265D">
                <w:rPr>
                  <w:rFonts w:ascii="Courier New" w:hAnsi="Courier New" w:cs="Courier New"/>
                  <w:b/>
                </w:rPr>
                <w:t>super</w:t>
              </w:r>
              <w:r w:rsidR="000B265D">
                <w:t xml:space="preserve"> property accesses</w:t>
              </w:r>
            </w:ins>
            <w:ins w:id="6269" w:author="Rev 9 Allen Wirfs-Brock" w:date="2012-06-30T08:20:00Z">
              <w:r w:rsidR="000B265D">
                <w:t xml:space="preserve"> bound in this environment record</w:t>
              </w:r>
            </w:ins>
            <w:ins w:id="6270" w:author="Rev 9 Allen Wirfs-Brock" w:date="2012-06-30T08:18:00Z">
              <w:r w:rsidR="000B265D">
                <w:t xml:space="preserve">. </w:t>
              </w:r>
            </w:ins>
            <w:ins w:id="6271" w:author="Rev 9 Allen Wirfs-Brock" w:date="2012-06-30T08:20:00Z">
              <w:r w:rsidR="000B265D">
                <w:t xml:space="preserve">The object is </w:t>
              </w:r>
            </w:ins>
            <w:ins w:id="6272" w:author="Rev 9 Allen Wirfs-Brock" w:date="2012-06-30T08:18:00Z">
              <w:r w:rsidR="000B265D">
                <w:t>derived from</w:t>
              </w:r>
            </w:ins>
            <w:ins w:id="6273" w:author="Rev 7 Allen Wirfs-Brock" w:date="2012-05-01T14:01:00Z">
              <w:r>
                <w:t xml:space="preserve"> </w:t>
              </w:r>
              <w:del w:id="6274" w:author="Rev 9 Allen Wirfs-Brock" w:date="2012-06-30T08:18:00Z">
                <w:r w:rsidDel="000B265D">
                  <w:delText xml:space="preserve">of </w:delText>
                </w:r>
              </w:del>
              <w:r>
                <w:t>this environment record</w:t>
              </w:r>
            </w:ins>
            <w:ins w:id="6275" w:author="Rev 7 Allen Wirfs-Brock" w:date="2012-05-01T14:03:00Z">
              <w:r>
                <w:t>’</w:t>
              </w:r>
            </w:ins>
            <w:ins w:id="6276" w:author="Rev 7 Allen Wirfs-Brock" w:date="2012-05-01T14:01:00Z">
              <w:r>
                <w:t xml:space="preserve">s </w:t>
              </w:r>
              <w:r w:rsidRPr="00825110">
                <w:rPr>
                  <w:rFonts w:ascii="Times New Roman" w:hAnsi="Times New Roman"/>
                </w:rPr>
                <w:t>HomeObject</w:t>
              </w:r>
              <w:r>
                <w:rPr>
                  <w:rFonts w:ascii="Courier New" w:hAnsi="Courier New" w:cs="Courier New"/>
                  <w:b/>
                </w:rPr>
                <w:t xml:space="preserve"> </w:t>
              </w:r>
              <w:r w:rsidRPr="00825110">
                <w:rPr>
                  <w:rFonts w:cs="Arial"/>
                </w:rPr>
                <w:t>binding.</w:t>
              </w:r>
            </w:ins>
            <w:ins w:id="6277" w:author="Rev 7 Allen Wirfs-Brock" w:date="2012-05-01T14:02:00Z">
              <w:r>
                <w:rPr>
                  <w:rFonts w:cs="Arial"/>
                </w:rPr>
                <w:t xml:space="preserve"> If the value is Empty, return </w:t>
              </w:r>
              <w:r w:rsidRPr="00825110">
                <w:rPr>
                  <w:rFonts w:ascii="Times New Roman" w:hAnsi="Times New Roman"/>
                  <w:b/>
                </w:rPr>
                <w:t>undefined</w:t>
              </w:r>
              <w:r>
                <w:rPr>
                  <w:rFonts w:cs="Arial"/>
                </w:rPr>
                <w:t xml:space="preserve">. </w:t>
              </w:r>
            </w:ins>
          </w:p>
        </w:tc>
      </w:tr>
      <w:tr w:rsidR="00825110" w:rsidRPr="00250FC6" w:rsidTr="00141C64">
        <w:trPr>
          <w:jc w:val="center"/>
          <w:ins w:id="6278"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rsidR="00825110" w:rsidRPr="009C202C" w:rsidRDefault="00825110" w:rsidP="00141C64">
            <w:pPr>
              <w:spacing w:after="60"/>
              <w:rPr>
                <w:ins w:id="6279" w:author="Rev 7 Allen Wirfs-Brock" w:date="2012-05-01T12:21:00Z"/>
              </w:rPr>
            </w:pPr>
            <w:ins w:id="6280" w:author="Rev 7 Allen Wirfs-Brock" w:date="2012-05-01T13:58:00Z">
              <w:r>
                <w:t>GetMethodName()</w:t>
              </w:r>
            </w:ins>
          </w:p>
        </w:tc>
        <w:tc>
          <w:tcPr>
            <w:tcW w:w="5930" w:type="dxa"/>
            <w:tcBorders>
              <w:top w:val="single" w:sz="6" w:space="0" w:color="auto"/>
              <w:left w:val="single" w:sz="6" w:space="0" w:color="auto"/>
              <w:bottom w:val="single" w:sz="6" w:space="0" w:color="auto"/>
              <w:right w:val="single" w:sz="6" w:space="0" w:color="auto"/>
            </w:tcBorders>
            <w:hideMark/>
          </w:tcPr>
          <w:p w:rsidR="00825110" w:rsidRPr="00E77497" w:rsidRDefault="00825110" w:rsidP="00825110">
            <w:pPr>
              <w:spacing w:after="60"/>
              <w:rPr>
                <w:ins w:id="6281" w:author="Rev 7 Allen Wirfs-Brock" w:date="2012-05-01T12:21:00Z"/>
              </w:rPr>
            </w:pPr>
            <w:ins w:id="6282" w:author="Rev 7 Allen Wirfs-Brock" w:date="2012-05-01T14:03:00Z">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ins>
          </w:p>
        </w:tc>
      </w:tr>
    </w:tbl>
    <w:p w:rsidR="007638E0" w:rsidRPr="004D1BD1" w:rsidRDefault="007638E0" w:rsidP="007638E0">
      <w:pPr>
        <w:rPr>
          <w:ins w:id="6283" w:author="Rev 7 Allen Wirfs-Brock" w:date="2012-05-01T12:21:00Z"/>
        </w:rPr>
      </w:pPr>
    </w:p>
    <w:p w:rsidR="007638E0" w:rsidRPr="00E65A34" w:rsidRDefault="007638E0" w:rsidP="001A59C0">
      <w:pPr>
        <w:rPr>
          <w:ins w:id="6284" w:author="Rev 7 Allen Wirfs-Brock" w:date="2012-05-01T12:21:00Z"/>
        </w:rPr>
      </w:pPr>
      <w:ins w:id="6285" w:author="Rev 7 Allen Wirfs-Brock" w:date="2012-05-01T12:21:00Z">
        <w:r w:rsidRPr="00E65A34">
          <w:lastRenderedPageBreak/>
          <w:t xml:space="preserve">The behaviour of the </w:t>
        </w:r>
      </w:ins>
      <w:ins w:id="6286" w:author="Rev 7 Allen Wirfs-Brock" w:date="2012-05-01T14:27:00Z">
        <w:r w:rsidR="0090471B">
          <w:t xml:space="preserve">additional </w:t>
        </w:r>
      </w:ins>
      <w:ins w:id="6287" w:author="Rev 7 Allen Wirfs-Brock" w:date="2012-05-01T12:21:00Z">
        <w:r w:rsidRPr="00E65A34">
          <w:t xml:space="preserve">concrete specification methods for </w:t>
        </w:r>
      </w:ins>
      <w:ins w:id="6288" w:author="Rev 7 Allen Wirfs-Brock" w:date="2012-05-01T13:52:00Z">
        <w:del w:id="6289" w:author="Rev 11 Allen Wirfs-Brock" w:date="2012-10-17T13:11:00Z">
          <w:r w:rsidR="00BC1C9D" w:rsidDel="001A59C0">
            <w:delText>Method</w:delText>
          </w:r>
        </w:del>
      </w:ins>
      <w:ins w:id="6290" w:author="Rev 11 Allen Wirfs-Brock" w:date="2012-10-17T13:11:00Z">
        <w:r w:rsidR="001A59C0">
          <w:t>Function</w:t>
        </w:r>
      </w:ins>
      <w:ins w:id="6291" w:author="Rev 7 Allen Wirfs-Brock" w:date="2012-05-01T12:21:00Z">
        <w:r w:rsidRPr="00E65A34">
          <w:t xml:space="preserve"> Environment Records is defined by the following algorithms</w:t>
        </w:r>
      </w:ins>
      <w:ins w:id="6292" w:author="Rev 7 Allen Wirfs-Brock" w:date="2012-05-01T14:25:00Z">
        <w:r w:rsidR="0090471B">
          <w:t>:</w:t>
        </w:r>
      </w:ins>
    </w:p>
    <w:p w:rsidR="00BC1C9D" w:rsidRPr="00E77497" w:rsidRDefault="00BC1C9D" w:rsidP="00BC1C9D">
      <w:pPr>
        <w:pStyle w:val="Heading5"/>
        <w:numPr>
          <w:ilvl w:val="0"/>
          <w:numId w:val="0"/>
        </w:numPr>
        <w:rPr>
          <w:ins w:id="6293" w:author="Rev 7 Allen Wirfs-Brock" w:date="2012-05-01T13:52:00Z"/>
        </w:rPr>
      </w:pPr>
      <w:ins w:id="6294" w:author="Rev 7 Allen Wirfs-Brock" w:date="2012-05-01T13:52:00Z">
        <w:r w:rsidRPr="00E77497">
          <w:t>10.2.1.</w:t>
        </w:r>
      </w:ins>
      <w:ins w:id="6295" w:author="Rev 7 Allen Wirfs-Brock" w:date="2012-05-01T14:17:00Z">
        <w:r w:rsidR="00BE6B07">
          <w:t>3</w:t>
        </w:r>
      </w:ins>
      <w:ins w:id="6296" w:author="Rev 7 Allen Wirfs-Brock" w:date="2012-05-01T13:52:00Z">
        <w:r w:rsidRPr="00E77497">
          <w:t>.</w:t>
        </w:r>
      </w:ins>
      <w:ins w:id="6297" w:author="Rev 7 Allen Wirfs-Brock" w:date="2012-05-01T14:17:00Z">
        <w:r w:rsidR="00BE6B07">
          <w:t>1</w:t>
        </w:r>
      </w:ins>
      <w:ins w:id="6298" w:author="Rev 7 Allen Wirfs-Brock" w:date="2012-05-01T13:52:00Z">
        <w:r w:rsidRPr="00E77497">
          <w:tab/>
        </w:r>
        <w:r>
          <w:t>HasThisBinding</w:t>
        </w:r>
        <w:r w:rsidRPr="00E77497">
          <w:t xml:space="preserve"> ()</w:t>
        </w:r>
      </w:ins>
    </w:p>
    <w:p w:rsidR="00BC1C9D" w:rsidRPr="00E77497" w:rsidRDefault="00BC1C9D" w:rsidP="00BC1C9D">
      <w:pPr>
        <w:rPr>
          <w:ins w:id="6299" w:author="Rev 7 Allen Wirfs-Brock" w:date="2012-05-01T13:52:00Z"/>
        </w:rPr>
      </w:pPr>
      <w:ins w:id="6300" w:author="Rev 7 Allen Wirfs-Brock" w:date="2012-05-01T13:52:00Z">
        <w:del w:id="6301" w:author="Rev 11 Allen Wirfs-Brock" w:date="2012-10-09T16:51:00Z">
          <w:r w:rsidDel="007A15DD">
            <w:delText xml:space="preserve">Regular </w:delText>
          </w:r>
        </w:del>
      </w:ins>
      <w:ins w:id="6302" w:author="Rev 11 Allen Wirfs-Brock" w:date="2012-10-17T13:11:00Z">
        <w:r w:rsidR="001A59C0">
          <w:t>Function</w:t>
        </w:r>
        <w:r w:rsidR="001A59C0" w:rsidRPr="00E65A34">
          <w:t xml:space="preserve"> </w:t>
        </w:r>
      </w:ins>
      <w:ins w:id="6303" w:author="Rev 7 Allen Wirfs-Brock" w:date="2012-05-01T13:53:00Z">
        <w:del w:id="6304" w:author="Rev 11 Allen Wirfs-Brock" w:date="2012-10-17T13:11:00Z">
          <w:r w:rsidDel="001A59C0">
            <w:delText>Method</w:delText>
          </w:r>
        </w:del>
      </w:ins>
      <w:ins w:id="6305" w:author="Rev 7 Allen Wirfs-Brock" w:date="2012-05-01T13:52:00Z">
        <w:del w:id="6306" w:author="Rev 11 Allen Wirfs-Brock" w:date="2012-10-17T13:11:00Z">
          <w:r w:rsidRPr="00E77497" w:rsidDel="001A59C0">
            <w:delText xml:space="preserve"> </w:delText>
          </w:r>
        </w:del>
        <w:r w:rsidRPr="00E77497">
          <w:t xml:space="preserve">Environment Records </w:t>
        </w:r>
      </w:ins>
      <w:ins w:id="6307" w:author="Rev 7 Allen Wirfs-Brock" w:date="2012-05-01T13:53:00Z">
        <w:r>
          <w:t>always</w:t>
        </w:r>
      </w:ins>
      <w:ins w:id="6308" w:author="Rev 7 Allen Wirfs-Brock" w:date="2012-05-01T13:52:00Z">
        <w:r>
          <w:t xml:space="preserve"> provide a </w:t>
        </w:r>
        <w:r w:rsidRPr="00CC3839">
          <w:rPr>
            <w:rFonts w:ascii="Courier New" w:hAnsi="Courier New" w:cs="Courier New"/>
            <w:b/>
          </w:rPr>
          <w:t>this</w:t>
        </w:r>
        <w:r>
          <w:t xml:space="preserve"> binding</w:t>
        </w:r>
        <w:r w:rsidRPr="00E77497">
          <w:t>.</w:t>
        </w:r>
      </w:ins>
    </w:p>
    <w:p w:rsidR="00BC1C9D" w:rsidRPr="00E77497" w:rsidRDefault="0090471B" w:rsidP="00BC1C9D">
      <w:pPr>
        <w:pStyle w:val="Alg4"/>
        <w:numPr>
          <w:ilvl w:val="0"/>
          <w:numId w:val="780"/>
        </w:numPr>
        <w:spacing w:after="120"/>
        <w:rPr>
          <w:ins w:id="6309" w:author="Rev 7 Allen Wirfs-Brock" w:date="2012-05-01T13:52:00Z"/>
        </w:rPr>
      </w:pPr>
      <w:ins w:id="6310" w:author="Rev 7 Allen Wirfs-Brock" w:date="2012-05-01T14:20:00Z">
        <w:r w:rsidRPr="00E77497">
          <w:t xml:space="preserve">Return </w:t>
        </w:r>
        <w:r>
          <w:rPr>
            <w:b/>
          </w:rPr>
          <w:t>true</w:t>
        </w:r>
        <w:r w:rsidRPr="00E77497">
          <w:t>.</w:t>
        </w:r>
      </w:ins>
    </w:p>
    <w:p w:rsidR="00BC1C9D" w:rsidRPr="00E77497" w:rsidRDefault="00BC1C9D" w:rsidP="00BC1C9D">
      <w:pPr>
        <w:pStyle w:val="Heading5"/>
        <w:numPr>
          <w:ilvl w:val="0"/>
          <w:numId w:val="0"/>
        </w:numPr>
        <w:rPr>
          <w:ins w:id="6311" w:author="Rev 7 Allen Wirfs-Brock" w:date="2012-05-01T13:52:00Z"/>
        </w:rPr>
      </w:pPr>
      <w:ins w:id="6312" w:author="Rev 7 Allen Wirfs-Brock" w:date="2012-05-01T13:52:00Z">
        <w:r w:rsidRPr="00E77497">
          <w:t>10.2.1.</w:t>
        </w:r>
      </w:ins>
      <w:ins w:id="6313" w:author="Rev 7 Allen Wirfs-Brock" w:date="2012-05-01T14:17:00Z">
        <w:r w:rsidR="00BE6B07">
          <w:t>3</w:t>
        </w:r>
      </w:ins>
      <w:ins w:id="6314" w:author="Rev 7 Allen Wirfs-Brock" w:date="2012-05-01T13:52:00Z">
        <w:r w:rsidRPr="00E77497">
          <w:t>.</w:t>
        </w:r>
      </w:ins>
      <w:ins w:id="6315" w:author="Rev 7 Allen Wirfs-Brock" w:date="2012-05-01T14:17:00Z">
        <w:r w:rsidR="00BE6B07">
          <w:t>2</w:t>
        </w:r>
      </w:ins>
      <w:ins w:id="6316" w:author="Rev 7 Allen Wirfs-Brock" w:date="2012-05-01T13:52:00Z">
        <w:r w:rsidRPr="00E77497">
          <w:tab/>
        </w:r>
        <w:r>
          <w:t>HasSuperBinding</w:t>
        </w:r>
        <w:r w:rsidRPr="00E77497">
          <w:t xml:space="preserve"> ()</w:t>
        </w:r>
      </w:ins>
    </w:p>
    <w:p w:rsidR="00BC1C9D" w:rsidRPr="00E77497" w:rsidRDefault="0090471B" w:rsidP="00BC1C9D">
      <w:pPr>
        <w:pStyle w:val="Alg4"/>
        <w:numPr>
          <w:ilvl w:val="0"/>
          <w:numId w:val="781"/>
        </w:numPr>
        <w:spacing w:after="120"/>
        <w:rPr>
          <w:ins w:id="6317" w:author="Rev 7 Allen Wirfs-Brock" w:date="2012-05-01T13:53:00Z"/>
        </w:rPr>
      </w:pPr>
      <w:ins w:id="6318" w:author="Rev 7 Allen Wirfs-Brock" w:date="2012-05-01T14:20: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ins>
    </w:p>
    <w:p w:rsidR="00BE6B07" w:rsidRPr="00E77497" w:rsidRDefault="00BE6B07" w:rsidP="00BE6B07">
      <w:pPr>
        <w:pStyle w:val="Heading5"/>
        <w:numPr>
          <w:ilvl w:val="0"/>
          <w:numId w:val="0"/>
        </w:numPr>
        <w:rPr>
          <w:ins w:id="6319" w:author="Rev 7 Allen Wirfs-Brock" w:date="2012-05-01T14:16:00Z"/>
        </w:rPr>
      </w:pPr>
      <w:ins w:id="6320" w:author="Rev 7 Allen Wirfs-Brock" w:date="2012-05-01T14:16:00Z">
        <w:r w:rsidRPr="00E77497">
          <w:t>10.2.1.</w:t>
        </w:r>
      </w:ins>
      <w:ins w:id="6321" w:author="Rev 7 Allen Wirfs-Brock" w:date="2012-05-01T14:17:00Z">
        <w:r>
          <w:t>3</w:t>
        </w:r>
      </w:ins>
      <w:ins w:id="6322" w:author="Rev 7 Allen Wirfs-Brock" w:date="2012-05-01T14:16:00Z">
        <w:r w:rsidRPr="00E77497">
          <w:t>.</w:t>
        </w:r>
      </w:ins>
      <w:ins w:id="6323" w:author="Rev 7 Allen Wirfs-Brock" w:date="2012-05-01T14:17:00Z">
        <w:r>
          <w:t>3</w:t>
        </w:r>
      </w:ins>
      <w:ins w:id="6324" w:author="Rev 7 Allen Wirfs-Brock" w:date="2012-05-01T14:16:00Z">
        <w:r w:rsidRPr="00E77497">
          <w:tab/>
        </w:r>
      </w:ins>
      <w:ins w:id="6325" w:author="Rev 7 Allen Wirfs-Brock" w:date="2012-05-01T14:18:00Z">
        <w:r w:rsidR="0090471B">
          <w:t>Get</w:t>
        </w:r>
      </w:ins>
      <w:ins w:id="6326" w:author="Rev 7 Allen Wirfs-Brock" w:date="2012-05-01T14:16:00Z">
        <w:r>
          <w:t>ThisBinding</w:t>
        </w:r>
        <w:r w:rsidRPr="00E77497">
          <w:t xml:space="preserve"> ()</w:t>
        </w:r>
      </w:ins>
    </w:p>
    <w:p w:rsidR="00BE6B07" w:rsidRPr="00E77497" w:rsidRDefault="0090471B" w:rsidP="0090471B">
      <w:pPr>
        <w:pStyle w:val="Alg4"/>
        <w:numPr>
          <w:ilvl w:val="0"/>
          <w:numId w:val="783"/>
        </w:numPr>
        <w:spacing w:after="120"/>
        <w:rPr>
          <w:ins w:id="6327" w:author="Rev 7 Allen Wirfs-Brock" w:date="2012-05-01T14:16:00Z"/>
        </w:rPr>
      </w:pPr>
      <w:ins w:id="6328" w:author="Rev 7 Allen Wirfs-Brock" w:date="2012-05-01T14:18:00Z">
        <w:r>
          <w:t>Return the value of this</w:t>
        </w:r>
      </w:ins>
      <w:ins w:id="6329" w:author="Rev 7 Allen Wirfs-Brock" w:date="2012-05-01T14:16:00Z">
        <w:r w:rsidR="00BE6B07">
          <w:t xml:space="preserve"> environment record’s </w:t>
        </w:r>
      </w:ins>
      <w:ins w:id="6330" w:author="Rev 7 Allen Wirfs-Brock" w:date="2012-05-01T14:21:00Z">
        <w:r>
          <w:rPr>
            <w:i/>
          </w:rPr>
          <w:t>thisValue</w:t>
        </w:r>
      </w:ins>
      <w:ins w:id="6331" w:author="Rev 7 Allen Wirfs-Brock" w:date="2012-05-01T14:16:00Z">
        <w:r w:rsidR="00BE6B07" w:rsidRPr="00E77497">
          <w:t>.</w:t>
        </w:r>
      </w:ins>
    </w:p>
    <w:p w:rsidR="00BE6B07" w:rsidRPr="00E77497" w:rsidRDefault="00BE6B07" w:rsidP="00BE6B07">
      <w:pPr>
        <w:pStyle w:val="Heading5"/>
        <w:numPr>
          <w:ilvl w:val="0"/>
          <w:numId w:val="0"/>
        </w:numPr>
        <w:rPr>
          <w:ins w:id="6332" w:author="Rev 7 Allen Wirfs-Brock" w:date="2012-05-01T14:16:00Z"/>
        </w:rPr>
      </w:pPr>
      <w:ins w:id="6333" w:author="Rev 7 Allen Wirfs-Brock" w:date="2012-05-01T14:16:00Z">
        <w:r w:rsidRPr="00E77497">
          <w:t>10.2.1.</w:t>
        </w:r>
      </w:ins>
      <w:ins w:id="6334" w:author="Rev 7 Allen Wirfs-Brock" w:date="2012-05-01T14:17:00Z">
        <w:r>
          <w:t>3</w:t>
        </w:r>
      </w:ins>
      <w:ins w:id="6335" w:author="Rev 7 Allen Wirfs-Brock" w:date="2012-05-01T14:16:00Z">
        <w:r w:rsidRPr="00E77497">
          <w:t>.</w:t>
        </w:r>
      </w:ins>
      <w:ins w:id="6336" w:author="Rev 7 Allen Wirfs-Brock" w:date="2012-05-01T14:17:00Z">
        <w:r>
          <w:t>4</w:t>
        </w:r>
      </w:ins>
      <w:ins w:id="6337" w:author="Rev 7 Allen Wirfs-Brock" w:date="2012-05-01T14:16:00Z">
        <w:r w:rsidRPr="00E77497">
          <w:tab/>
        </w:r>
      </w:ins>
      <w:ins w:id="6338" w:author="Rev 7 Allen Wirfs-Brock" w:date="2012-05-01T14:22:00Z">
        <w:r w:rsidR="0090471B">
          <w:t>Get</w:t>
        </w:r>
        <w:del w:id="6339" w:author="Rev 9 Allen Wirfs-Brock" w:date="2012-06-30T08:21:00Z">
          <w:r w:rsidR="0090471B" w:rsidDel="000B265D">
            <w:delText>HomeObject</w:delText>
          </w:r>
        </w:del>
      </w:ins>
      <w:ins w:id="6340" w:author="Rev 9 Allen Wirfs-Brock" w:date="2012-06-30T08:21:00Z">
        <w:r w:rsidR="000B265D">
          <w:t>SuperBase</w:t>
        </w:r>
      </w:ins>
      <w:ins w:id="6341" w:author="Rev 7 Allen Wirfs-Brock" w:date="2012-05-01T14:16:00Z">
        <w:r w:rsidRPr="00E77497">
          <w:t xml:space="preserve"> ()</w:t>
        </w:r>
      </w:ins>
    </w:p>
    <w:p w:rsidR="000B265D" w:rsidRDefault="000B265D" w:rsidP="003228B0">
      <w:pPr>
        <w:pStyle w:val="Alg4"/>
        <w:numPr>
          <w:ilvl w:val="0"/>
          <w:numId w:val="784"/>
        </w:numPr>
        <w:spacing w:after="120"/>
        <w:contextualSpacing/>
        <w:rPr>
          <w:ins w:id="6342" w:author="Rev 9 Allen Wirfs-Brock" w:date="2012-06-30T08:23:00Z"/>
        </w:rPr>
      </w:pPr>
      <w:ins w:id="6343" w:author="Rev 9 Allen Wirfs-Brock" w:date="2012-06-30T08:23:00Z">
        <w:r>
          <w:t xml:space="preserve">Let </w:t>
        </w:r>
        <w:r w:rsidRPr="003228B0">
          <w:rPr>
            <w:i/>
          </w:rPr>
          <w:t>home</w:t>
        </w:r>
        <w:r>
          <w:t xml:space="preserve"> be</w:t>
        </w:r>
      </w:ins>
      <w:ins w:id="6344" w:author="Rev 9 Allen Wirfs-Brock" w:date="2012-06-30T08:24:00Z">
        <w:r>
          <w:t xml:space="preserve"> the value of</w:t>
        </w:r>
      </w:ins>
      <w:ins w:id="6345" w:author="Rev 9 Allen Wirfs-Brock" w:date="2012-06-30T08:23:00Z">
        <w:r w:rsidRPr="000B265D">
          <w:t xml:space="preserve"> </w:t>
        </w:r>
        <w:r>
          <w:t xml:space="preserve">this environment record’s </w:t>
        </w:r>
        <w:r w:rsidRPr="00BC1C9D">
          <w:rPr>
            <w:i/>
          </w:rPr>
          <w:t>HomeObject</w:t>
        </w:r>
        <w:r>
          <w:t>.</w:t>
        </w:r>
      </w:ins>
    </w:p>
    <w:p w:rsidR="000B265D" w:rsidRDefault="0090471B" w:rsidP="003228B0">
      <w:pPr>
        <w:pStyle w:val="Alg4"/>
        <w:numPr>
          <w:ilvl w:val="0"/>
          <w:numId w:val="784"/>
        </w:numPr>
        <w:spacing w:after="120"/>
        <w:contextualSpacing/>
        <w:rPr>
          <w:ins w:id="6346" w:author="Rev 9 Allen Wirfs-Brock" w:date="2012-06-30T08:22:00Z"/>
        </w:rPr>
      </w:pPr>
      <w:ins w:id="6347" w:author="Rev 7 Allen Wirfs-Brock" w:date="2012-05-01T14:23:00Z">
        <w:r>
          <w:t xml:space="preserve">If </w:t>
        </w:r>
      </w:ins>
      <w:ins w:id="6348" w:author="Rev 9 Allen Wirfs-Brock" w:date="2012-06-30T08:24:00Z">
        <w:r w:rsidR="000B265D" w:rsidRPr="00D639BE">
          <w:rPr>
            <w:i/>
          </w:rPr>
          <w:t>home</w:t>
        </w:r>
      </w:ins>
      <w:ins w:id="6349" w:author="Rev 7 Allen Wirfs-Brock" w:date="2012-05-01T14:23:00Z">
        <w:del w:id="6350" w:author="Rev 9 Allen Wirfs-Brock" w:date="2012-06-30T08:24:00Z">
          <w:r w:rsidDel="000B265D">
            <w:delText xml:space="preserve">this environment record’s </w:delText>
          </w:r>
          <w:r w:rsidRPr="00BC1C9D" w:rsidDel="000B265D">
            <w:rPr>
              <w:i/>
            </w:rPr>
            <w:delText>HomeObject</w:delText>
          </w:r>
        </w:del>
        <w:r>
          <w:t xml:space="preserve"> has the value </w:t>
        </w:r>
        <w:r w:rsidRPr="00BC1C9D">
          <w:rPr>
            <w:rFonts w:ascii="Arial" w:hAnsi="Arial" w:cs="Arial"/>
          </w:rPr>
          <w:t>Empty</w:t>
        </w:r>
        <w:r>
          <w:t xml:space="preserve">, then return </w:t>
        </w:r>
        <w:r>
          <w:rPr>
            <w:b/>
          </w:rPr>
          <w:t>undefined</w:t>
        </w:r>
        <w:r>
          <w:t>.</w:t>
        </w:r>
        <w:del w:id="6351" w:author="Rev 9 Allen Wirfs-Brock" w:date="2012-06-30T08:21:00Z">
          <w:r w:rsidDel="000B265D">
            <w:delText xml:space="preserve"> </w:delText>
          </w:r>
        </w:del>
      </w:ins>
    </w:p>
    <w:p w:rsidR="003228B0" w:rsidRDefault="003228B0" w:rsidP="003228B0">
      <w:pPr>
        <w:pStyle w:val="Alg4"/>
        <w:numPr>
          <w:ilvl w:val="0"/>
          <w:numId w:val="784"/>
        </w:numPr>
        <w:spacing w:after="120"/>
        <w:contextualSpacing/>
        <w:rPr>
          <w:ins w:id="6352" w:author="Rev 9 Allen Wirfs-Brock" w:date="2012-06-30T08:26:00Z"/>
        </w:rPr>
      </w:pPr>
      <w:ins w:id="6353" w:author="Rev 9 Allen Wirfs-Brock" w:date="2012-06-30T08:26:00Z">
        <w:r>
          <w:t>Assert Type(</w:t>
        </w:r>
        <w:r w:rsidRPr="003C276D">
          <w:rPr>
            <w:i/>
          </w:rPr>
          <w:t>home</w:t>
        </w:r>
        <w:r>
          <w:t>) is Object.</w:t>
        </w:r>
      </w:ins>
    </w:p>
    <w:p w:rsidR="00BE6B07" w:rsidRPr="00E77497" w:rsidRDefault="0090471B" w:rsidP="003228B0">
      <w:pPr>
        <w:pStyle w:val="Alg4"/>
        <w:numPr>
          <w:ilvl w:val="0"/>
          <w:numId w:val="784"/>
        </w:numPr>
        <w:spacing w:after="120"/>
        <w:rPr>
          <w:ins w:id="6354" w:author="Rev 7 Allen Wirfs-Brock" w:date="2012-05-01T14:16:00Z"/>
        </w:rPr>
      </w:pPr>
      <w:ins w:id="6355" w:author="Rev 7 Allen Wirfs-Brock" w:date="2012-05-01T14:23:00Z">
        <w:del w:id="6356" w:author="Rev 9 Allen Wirfs-Brock" w:date="2012-06-30T08:28:00Z">
          <w:r w:rsidDel="003228B0">
            <w:delText>Otherwise, r</w:delText>
          </w:r>
        </w:del>
      </w:ins>
      <w:ins w:id="6357" w:author="Rev 9 Allen Wirfs-Brock" w:date="2012-06-30T08:28:00Z">
        <w:r w:rsidR="003228B0">
          <w:t>R</w:t>
        </w:r>
      </w:ins>
      <w:ins w:id="6358" w:author="Rev 7 Allen Wirfs-Brock" w:date="2012-05-01T14:23:00Z">
        <w:r>
          <w:t>eturn</w:t>
        </w:r>
        <w:r>
          <w:rPr>
            <w:b/>
          </w:rPr>
          <w:t xml:space="preserve"> </w:t>
        </w:r>
        <w:r>
          <w:t xml:space="preserve">the </w:t>
        </w:r>
      </w:ins>
      <w:ins w:id="6359" w:author="Rev 9 Allen Wirfs-Brock" w:date="2012-06-30T08:29:00Z">
        <w:r w:rsidR="003228B0">
          <w:t xml:space="preserve">value of </w:t>
        </w:r>
        <w:r w:rsidR="003228B0" w:rsidRPr="00D639BE">
          <w:rPr>
            <w:i/>
          </w:rPr>
          <w:t>home’s</w:t>
        </w:r>
        <w:r w:rsidR="003228B0">
          <w:t xml:space="preserve"> [[Prototype]] internal property.</w:t>
        </w:r>
      </w:ins>
      <w:ins w:id="6360" w:author="Rev 7 Allen Wirfs-Brock" w:date="2012-05-01T14:23:00Z">
        <w:del w:id="6361" w:author="Rev 9 Allen Wirfs-Brock" w:date="2012-06-30T08:29:00Z">
          <w:r w:rsidRPr="0090471B" w:rsidDel="003228B0">
            <w:rPr>
              <w:i/>
            </w:rPr>
            <w:delText>HomeObject</w:delText>
          </w:r>
          <w:r w:rsidDel="003228B0">
            <w:delText xml:space="preserve"> value</w:delText>
          </w:r>
        </w:del>
        <w:r w:rsidRPr="00E77497">
          <w:t>.</w:t>
        </w:r>
      </w:ins>
    </w:p>
    <w:p w:rsidR="0090471B" w:rsidRPr="00E77497" w:rsidRDefault="0090471B" w:rsidP="0090471B">
      <w:pPr>
        <w:pStyle w:val="Heading5"/>
        <w:numPr>
          <w:ilvl w:val="0"/>
          <w:numId w:val="0"/>
        </w:numPr>
        <w:rPr>
          <w:ins w:id="6362" w:author="Rev 7 Allen Wirfs-Brock" w:date="2012-05-01T14:24:00Z"/>
        </w:rPr>
      </w:pPr>
      <w:ins w:id="6363" w:author="Rev 7 Allen Wirfs-Brock" w:date="2012-05-01T14:24:00Z">
        <w:r w:rsidRPr="00E77497">
          <w:t>10.2.1.</w:t>
        </w:r>
        <w:r>
          <w:t>3</w:t>
        </w:r>
        <w:r w:rsidRPr="00E77497">
          <w:t>.</w:t>
        </w:r>
        <w:r>
          <w:t>5</w:t>
        </w:r>
        <w:r w:rsidRPr="00E77497">
          <w:tab/>
        </w:r>
        <w:r>
          <w:t>GetMethodName</w:t>
        </w:r>
        <w:r w:rsidRPr="00E77497">
          <w:t xml:space="preserve"> ()</w:t>
        </w:r>
      </w:ins>
    </w:p>
    <w:p w:rsidR="0090471B" w:rsidRPr="00E77497" w:rsidRDefault="0090471B" w:rsidP="0090471B">
      <w:pPr>
        <w:pStyle w:val="Alg4"/>
        <w:numPr>
          <w:ilvl w:val="0"/>
          <w:numId w:val="785"/>
        </w:numPr>
        <w:spacing w:after="120"/>
        <w:rPr>
          <w:ins w:id="6364" w:author="Rev 7 Allen Wirfs-Brock" w:date="2012-05-01T14:24:00Z"/>
        </w:rPr>
      </w:pPr>
      <w:ins w:id="6365" w:author="Rev 7 Allen Wirfs-Brock" w:date="2012-05-01T14:25:00Z">
        <w:r>
          <w:t xml:space="preserve">Return the value of this environment record’s </w:t>
        </w:r>
        <w:r>
          <w:rPr>
            <w:i/>
          </w:rPr>
          <w:t>MethodName</w:t>
        </w:r>
        <w:r w:rsidRPr="00E77497">
          <w:t>.</w:t>
        </w:r>
      </w:ins>
    </w:p>
    <w:p w:rsidR="00760432" w:rsidRPr="00E77497" w:rsidRDefault="00760432" w:rsidP="00760432">
      <w:pPr>
        <w:pStyle w:val="Heading4"/>
        <w:numPr>
          <w:ilvl w:val="0"/>
          <w:numId w:val="0"/>
        </w:numPr>
        <w:rPr>
          <w:ins w:id="6366" w:author="Rev 7 Allen Wirfs-Brock" w:date="2012-05-02T16:47:00Z"/>
        </w:rPr>
      </w:pPr>
      <w:ins w:id="6367" w:author="Rev 7 Allen Wirfs-Brock" w:date="2012-05-02T16:47:00Z">
        <w:r w:rsidRPr="00E77497">
          <w:t>10.2.1.</w:t>
        </w:r>
        <w:r>
          <w:t>4</w:t>
        </w:r>
        <w:r w:rsidRPr="00E77497">
          <w:tab/>
        </w:r>
        <w:r>
          <w:t>Global</w:t>
        </w:r>
        <w:r w:rsidRPr="00E77497">
          <w:t xml:space="preserve"> Environment Records</w:t>
        </w:r>
      </w:ins>
    </w:p>
    <w:p w:rsidR="00760432" w:rsidRPr="00E77497" w:rsidRDefault="00760432" w:rsidP="006D5B99">
      <w:pPr>
        <w:rPr>
          <w:ins w:id="6368" w:author="Rev 7 Allen Wirfs-Brock" w:date="2012-05-02T16:47:00Z"/>
        </w:rPr>
      </w:pPr>
      <w:ins w:id="6369" w:author="Rev 7 Allen Wirfs-Brock" w:date="2012-05-02T16:50:00Z">
        <w:r>
          <w:t xml:space="preserve">A global environment </w:t>
        </w:r>
        <w:del w:id="6370" w:author="Rev 11 Allen Wirfs-Brock" w:date="2012-10-09T10:03:00Z">
          <w:r w:rsidDel="006E5D7D">
            <w:delText>is</w:delText>
          </w:r>
        </w:del>
      </w:ins>
      <w:ins w:id="6371" w:author="Rev 11 Allen Wirfs-Brock" w:date="2012-10-09T10:03:00Z">
        <w:r w:rsidR="006E5D7D">
          <w:t>record</w:t>
        </w:r>
      </w:ins>
      <w:ins w:id="6372" w:author="Rev 7 Allen Wirfs-Brock" w:date="2012-05-04T13:47:00Z">
        <w:r w:rsidR="00EE1F3C">
          <w:t xml:space="preserve"> is used to represent the outer most scope </w:t>
        </w:r>
      </w:ins>
      <w:ins w:id="6373" w:author="Rev 11 Allen Wirfs-Brock" w:date="2012-10-17T13:21:00Z">
        <w:r w:rsidR="006D5B99">
          <w:t xml:space="preserve">that is shared by </w:t>
        </w:r>
      </w:ins>
      <w:ins w:id="6374" w:author="Rev 7 Allen Wirfs-Brock" w:date="2012-05-04T13:47:00Z">
        <w:del w:id="6375" w:author="Rev 11 Allen Wirfs-Brock" w:date="2012-10-17T13:21:00Z">
          <w:r w:rsidR="00EE1F3C" w:rsidDel="006D5B99">
            <w:delText>of a</w:delText>
          </w:r>
        </w:del>
      </w:ins>
      <w:ins w:id="6376" w:author="Rev 11 Allen Wirfs-Brock" w:date="2012-10-17T13:21:00Z">
        <w:r w:rsidR="006D5B99">
          <w:t>all of the</w:t>
        </w:r>
      </w:ins>
      <w:ins w:id="6377" w:author="Rev 7 Allen Wirfs-Brock" w:date="2012-05-04T13:47:00Z">
        <w:r w:rsidR="00EE1F3C">
          <w:t xml:space="preserve"> ECMAScript </w:t>
        </w:r>
        <w:del w:id="6378" w:author="Rev 11 Allen Wirfs-Brock" w:date="2012-10-17T10:52:00Z">
          <w:r w:rsidR="00EE1F3C" w:rsidRPr="00EE1F3C" w:rsidDel="000D7758">
            <w:rPr>
              <w:rFonts w:ascii="Times New Roman" w:hAnsi="Times New Roman"/>
              <w:i/>
            </w:rPr>
            <w:delText>Program</w:delText>
          </w:r>
        </w:del>
      </w:ins>
      <w:ins w:id="6379" w:author="Rev 11 Allen Wirfs-Brock" w:date="2012-10-17T10:52:00Z">
        <w:r w:rsidR="000D7758">
          <w:rPr>
            <w:rFonts w:ascii="Times New Roman" w:hAnsi="Times New Roman"/>
            <w:i/>
          </w:rPr>
          <w:t>Script</w:t>
        </w:r>
      </w:ins>
      <w:ins w:id="6380" w:author="Rev 11 Allen Wirfs-Brock" w:date="2012-10-17T13:22:00Z">
        <w:r w:rsidR="006D5B99">
          <w:rPr>
            <w:rFonts w:ascii="Times New Roman" w:hAnsi="Times New Roman"/>
            <w:iCs/>
          </w:rPr>
          <w:t xml:space="preserve"> elements </w:t>
        </w:r>
      </w:ins>
      <w:ins w:id="6381" w:author="Rev 11 Allen Wirfs-Brock" w:date="2012-10-17T13:23:00Z">
        <w:r w:rsidR="006D5B99">
          <w:rPr>
            <w:rFonts w:ascii="Times New Roman" w:hAnsi="Times New Roman"/>
            <w:iCs/>
          </w:rPr>
          <w:t>that are processed in</w:t>
        </w:r>
      </w:ins>
      <w:ins w:id="6382" w:author="Rev 11 Allen Wirfs-Brock" w:date="2012-10-17T13:22:00Z">
        <w:r w:rsidR="006D5B99">
          <w:rPr>
            <w:rFonts w:ascii="Times New Roman" w:hAnsi="Times New Roman"/>
            <w:iCs/>
          </w:rPr>
          <w:t xml:space="preserve"> a common Realm (10.3)</w:t>
        </w:r>
      </w:ins>
      <w:ins w:id="6383" w:author="Rev 7 Allen Wirfs-Brock" w:date="2012-05-04T13:47:00Z">
        <w:r w:rsidR="00EE1F3C">
          <w:t xml:space="preserve">. </w:t>
        </w:r>
        <w:del w:id="6384" w:author="Rev 11 Allen Wirfs-Brock" w:date="2012-10-09T09:54:00Z">
          <w:r w:rsidR="00EE1F3C" w:rsidDel="006E5D7D">
            <w:delText xml:space="preserve">If such a function references </w:delText>
          </w:r>
          <w:r w:rsidR="00EE1F3C" w:rsidRPr="00597584" w:rsidDel="006E5D7D">
            <w:rPr>
              <w:rFonts w:ascii="Courier New" w:hAnsi="Courier New" w:cs="Courier New"/>
              <w:b/>
            </w:rPr>
            <w:delText>super</w:delText>
          </w:r>
          <w:r w:rsidR="00EE1F3C" w:rsidDel="006E5D7D">
            <w:delText xml:space="preserve">, </w:delText>
          </w:r>
        </w:del>
      </w:ins>
      <w:ins w:id="6385" w:author="Rev 7 Allen Wirfs-Brock" w:date="2012-05-04T13:50:00Z">
        <w:r w:rsidR="00EE1F3C">
          <w:t>A global environment provides the bindings for built-in globals (15.1), properties of the global object, and for all declarations</w:t>
        </w:r>
      </w:ins>
      <w:ins w:id="6386" w:author="Rev 7 Allen Wirfs-Brock" w:date="2012-05-04T13:54:00Z">
        <w:r w:rsidR="00EE1F3C">
          <w:t xml:space="preserve"> that are not function code and</w:t>
        </w:r>
      </w:ins>
      <w:ins w:id="6387" w:author="Rev 7 Allen Wirfs-Brock" w:date="2012-05-04T13:50:00Z">
        <w:r w:rsidR="00EE1F3C">
          <w:t xml:space="preserve"> that occur</w:t>
        </w:r>
      </w:ins>
      <w:ins w:id="6388" w:author="Rev 7 Allen Wirfs-Brock" w:date="2012-05-04T13:53:00Z">
        <w:r w:rsidR="00EE1F3C">
          <w:t xml:space="preserve"> within </w:t>
        </w:r>
        <w:del w:id="6389" w:author="Rev 11 Allen Wirfs-Brock" w:date="2012-10-17T10:52:00Z">
          <w:r w:rsidR="00EE1F3C" w:rsidRPr="00EE1F3C" w:rsidDel="000D7758">
            <w:rPr>
              <w:rFonts w:ascii="Times New Roman" w:hAnsi="Times New Roman"/>
              <w:i/>
            </w:rPr>
            <w:delText>Program</w:delText>
          </w:r>
        </w:del>
      </w:ins>
      <w:ins w:id="6390" w:author="Rev 11 Allen Wirfs-Brock" w:date="2012-10-17T10:52:00Z">
        <w:r w:rsidR="000D7758">
          <w:rPr>
            <w:rFonts w:ascii="Times New Roman" w:hAnsi="Times New Roman"/>
            <w:i/>
          </w:rPr>
          <w:t>Script</w:t>
        </w:r>
      </w:ins>
      <w:ins w:id="6391" w:author="Rev 7 Allen Wirfs-Brock" w:date="2012-05-04T13:53:00Z">
        <w:r w:rsidR="00EE1F3C">
          <w:t xml:space="preserve"> productions.</w:t>
        </w:r>
      </w:ins>
      <w:ins w:id="6392" w:author="Rev 7 Allen Wirfs-Brock" w:date="2012-05-04T13:47:00Z">
        <w:del w:id="6393" w:author="Rev 11 Allen Wirfs-Brock" w:date="2012-10-17T13:23:00Z">
          <w:r w:rsidR="00EE1F3C" w:rsidDel="006D5B99">
            <w:delText>.</w:delText>
          </w:r>
        </w:del>
      </w:ins>
      <w:ins w:id="6394" w:author="Rev 7 Allen Wirfs-Brock" w:date="2012-05-04T13:48:00Z">
        <w:del w:id="6395" w:author="Rev 11 Allen Wirfs-Brock" w:date="2012-10-17T13:23:00Z">
          <w:r w:rsidR="00EE1F3C" w:rsidDel="006D5B99">
            <w:delText xml:space="preserve"> All ECMAScript </w:delText>
          </w:r>
        </w:del>
        <w:del w:id="6396" w:author="Rev 11 Allen Wirfs-Brock" w:date="2012-10-17T10:52:00Z">
          <w:r w:rsidR="00EE1F3C" w:rsidRPr="00EE1F3C" w:rsidDel="000D7758">
            <w:rPr>
              <w:rFonts w:ascii="Times New Roman" w:hAnsi="Times New Roman"/>
              <w:i/>
            </w:rPr>
            <w:delText>Program</w:delText>
          </w:r>
        </w:del>
        <w:del w:id="6397" w:author="Rev 11 Allen Wirfs-Brock" w:date="2012-10-17T13:23:00Z">
          <w:r w:rsidR="00EE1F3C" w:rsidDel="006D5B99">
            <w:delText xml:space="preserve"> productions that are processed </w:delText>
          </w:r>
        </w:del>
        <w:del w:id="6398" w:author="Rev 11 Allen Wirfs-Brock" w:date="2012-10-09T10:07:00Z">
          <w:r w:rsidR="00EE1F3C" w:rsidDel="00270CDB">
            <w:delText>i</w:delText>
          </w:r>
        </w:del>
        <w:del w:id="6399" w:author="Rev 11 Allen Wirfs-Brock" w:date="2012-10-17T13:23:00Z">
          <w:r w:rsidR="00EE1F3C" w:rsidDel="006D5B99">
            <w:delText xml:space="preserve">in a specific Realm </w:delText>
          </w:r>
        </w:del>
      </w:ins>
      <w:ins w:id="6400" w:author="Rev 7 Allen Wirfs-Brock" w:date="2012-05-04T13:49:00Z">
        <w:del w:id="6401" w:author="Rev 11 Allen Wirfs-Brock" w:date="2012-10-17T13:23:00Z">
          <w:r w:rsidR="00EE1F3C" w:rsidDel="006D5B99">
            <w:delText xml:space="preserve">(10.3) </w:delText>
          </w:r>
        </w:del>
      </w:ins>
      <w:ins w:id="6402" w:author="Rev 7 Allen Wirfs-Brock" w:date="2012-05-04T13:48:00Z">
        <w:del w:id="6403" w:author="Rev 11 Allen Wirfs-Brock" w:date="2012-10-17T13:23:00Z">
          <w:r w:rsidR="00EE1F3C" w:rsidDel="006D5B99">
            <w:delText xml:space="preserve">share the same global </w:delText>
          </w:r>
        </w:del>
      </w:ins>
      <w:ins w:id="6404" w:author="Rev 7 Allen Wirfs-Brock" w:date="2012-05-04T13:49:00Z">
        <w:del w:id="6405" w:author="Rev 11 Allen Wirfs-Brock" w:date="2012-10-17T13:23:00Z">
          <w:r w:rsidR="00EE1F3C" w:rsidDel="006D5B99">
            <w:delText>environment</w:delText>
          </w:r>
        </w:del>
      </w:ins>
      <w:ins w:id="6406" w:author="Rev 7 Allen Wirfs-Brock" w:date="2012-05-04T13:48:00Z">
        <w:del w:id="6407" w:author="Rev 11 Allen Wirfs-Brock" w:date="2012-10-17T13:23:00Z">
          <w:r w:rsidR="00EE1F3C" w:rsidDel="006D5B99">
            <w:delText xml:space="preserve"> </w:delText>
          </w:r>
        </w:del>
      </w:ins>
      <w:ins w:id="6408" w:author="Rev 7 Allen Wirfs-Brock" w:date="2012-05-04T13:49:00Z">
        <w:del w:id="6409" w:author="Rev 11 Allen Wirfs-Brock" w:date="2012-10-17T13:23:00Z">
          <w:r w:rsidR="00EE1F3C" w:rsidDel="006D5B99">
            <w:delText>record.</w:delText>
          </w:r>
        </w:del>
      </w:ins>
      <w:ins w:id="6410" w:author="Rev 7 Allen Wirfs-Brock" w:date="2012-05-02T16:47:00Z">
        <w:del w:id="6411" w:author="Rev 11 Allen Wirfs-Brock" w:date="2012-10-17T13:23:00Z">
          <w:r w:rsidRPr="00E77497" w:rsidDel="006D5B99">
            <w:delText>.</w:delText>
          </w:r>
        </w:del>
      </w:ins>
    </w:p>
    <w:p w:rsidR="006E5D7D" w:rsidRDefault="006E5D7D" w:rsidP="000D7758">
      <w:pPr>
        <w:rPr>
          <w:ins w:id="6412" w:author="Rev 11 Allen Wirfs-Brock" w:date="2012-10-09T10:56:00Z"/>
        </w:rPr>
      </w:pPr>
      <w:ins w:id="6413" w:author="Rev 11 Allen Wirfs-Brock" w:date="2012-10-09T10:02:00Z">
        <w:r>
          <w:t>A global</w:t>
        </w:r>
      </w:ins>
      <w:ins w:id="6414" w:author="Rev 11 Allen Wirfs-Brock" w:date="2012-10-09T10:03:00Z">
        <w:r>
          <w:t xml:space="preserve"> environment record is logically a single record but </w:t>
        </w:r>
        <w:r w:rsidR="00270CDB">
          <w:t>it is specified as a composit</w:t>
        </w:r>
      </w:ins>
      <w:ins w:id="6415" w:author="Rev 11 Allen Wirfs-Brock" w:date="2012-10-09T10:04:00Z">
        <w:r w:rsidR="00270CDB">
          <w:t xml:space="preserve"> </w:t>
        </w:r>
      </w:ins>
      <w:ins w:id="6416" w:author="Rev 11 Allen Wirfs-Brock" w:date="2012-10-09T10:54:00Z">
        <w:r w:rsidR="00965ABF">
          <w:t xml:space="preserve">encapsulating </w:t>
        </w:r>
      </w:ins>
      <w:ins w:id="6417" w:author="Rev 11 Allen Wirfs-Brock" w:date="2012-10-09T10:04:00Z">
        <w:r w:rsidR="00270CDB">
          <w:t xml:space="preserve">an object environment record and a </w:t>
        </w:r>
      </w:ins>
      <w:ins w:id="6418" w:author="Rev 11 Allen Wirfs-Brock" w:date="2012-10-09T10:05:00Z">
        <w:r w:rsidR="00270CDB">
          <w:t>declarative environment</w:t>
        </w:r>
      </w:ins>
      <w:ins w:id="6419" w:author="Rev 11 Allen Wirfs-Brock" w:date="2012-10-09T10:54:00Z">
        <w:r w:rsidR="00965ABF">
          <w:t xml:space="preserve"> record</w:t>
        </w:r>
      </w:ins>
      <w:ins w:id="6420" w:author="Rev 11 Allen Wirfs-Brock" w:date="2012-10-09T10:05:00Z">
        <w:r w:rsidR="00270CDB">
          <w:t xml:space="preserve">.  The object environment record </w:t>
        </w:r>
      </w:ins>
      <w:ins w:id="6421" w:author="Rev 11 Allen Wirfs-Brock" w:date="2012-10-09T10:07:00Z">
        <w:r w:rsidR="00270CDB">
          <w:t>has</w:t>
        </w:r>
      </w:ins>
      <w:ins w:id="6422" w:author="Rev 11 Allen Wirfs-Brock" w:date="2012-10-09T10:08:00Z">
        <w:r w:rsidR="00270CDB">
          <w:t xml:space="preserve"> as its base object</w:t>
        </w:r>
      </w:ins>
      <w:ins w:id="6423" w:author="Rev 11 Allen Wirfs-Brock" w:date="2012-10-09T10:05:00Z">
        <w:r w:rsidR="00270CDB">
          <w:t xml:space="preserve"> the</w:t>
        </w:r>
      </w:ins>
      <w:ins w:id="6424" w:author="Rev 11 Allen Wirfs-Brock" w:date="2012-10-09T10:07:00Z">
        <w:r w:rsidR="00270CDB">
          <w:t xml:space="preserve"> global object of</w:t>
        </w:r>
      </w:ins>
      <w:ins w:id="6425" w:author="Rev 11 Allen Wirfs-Brock" w:date="2012-10-09T10:08:00Z">
        <w:r w:rsidR="00270CDB">
          <w:t xml:space="preserve"> </w:t>
        </w:r>
      </w:ins>
      <w:ins w:id="6426" w:author="Rev 11 Allen Wirfs-Brock" w:date="2012-10-09T10:55:00Z">
        <w:r w:rsidR="00965ABF">
          <w:t>the</w:t>
        </w:r>
      </w:ins>
      <w:ins w:id="6427" w:author="Rev 11 Allen Wirfs-Brock" w:date="2012-10-09T10:08:00Z">
        <w:r w:rsidR="00270CDB">
          <w:t xml:space="preserve"> associated Realm. </w:t>
        </w:r>
      </w:ins>
      <w:ins w:id="6428" w:author="Rev 11 Allen Wirfs-Brock" w:date="2012-10-09T11:32:00Z">
        <w:r w:rsidR="00031EBD">
          <w:t>This global object is also the value of the glo</w:t>
        </w:r>
      </w:ins>
      <w:ins w:id="6429" w:author="Rev 11 Allen Wirfs-Brock" w:date="2012-10-17T10:53:00Z">
        <w:r w:rsidR="000D7758">
          <w:t>b</w:t>
        </w:r>
      </w:ins>
      <w:ins w:id="6430" w:author="Rev 11 Allen Wirfs-Brock" w:date="2012-10-09T11:32:00Z">
        <w:r w:rsidR="00031EBD">
          <w:t xml:space="preserve">al environment record’s </w:t>
        </w:r>
        <w:r w:rsidR="00031EBD" w:rsidRPr="00D634EC">
          <w:rPr>
            <w:rFonts w:ascii="Times New Roman" w:hAnsi="Times New Roman"/>
            <w:i/>
          </w:rPr>
          <w:t>thisValue</w:t>
        </w:r>
        <w:r w:rsidR="00031EBD">
          <w:t xml:space="preserve">. </w:t>
        </w:r>
      </w:ins>
      <w:ins w:id="6431" w:author="Rev 11 Allen Wirfs-Brock" w:date="2012-10-09T10:08:00Z">
        <w:r w:rsidR="00270CDB">
          <w:t xml:space="preserve">The </w:t>
        </w:r>
      </w:ins>
      <w:ins w:id="6432" w:author="Rev 11 Allen Wirfs-Brock" w:date="2012-10-09T10:15:00Z">
        <w:r w:rsidR="002949AF">
          <w:t>object environment record</w:t>
        </w:r>
      </w:ins>
      <w:ins w:id="6433" w:author="Rev 11 Allen Wirfs-Brock" w:date="2012-10-09T11:33:00Z">
        <w:r w:rsidR="00031EBD">
          <w:t xml:space="preserve"> component of a global environment record</w:t>
        </w:r>
      </w:ins>
      <w:ins w:id="6434" w:author="Rev 11 Allen Wirfs-Brock" w:date="2012-10-09T10:15:00Z">
        <w:r w:rsidR="002949AF">
          <w:t xml:space="preserve"> contains the </w:t>
        </w:r>
      </w:ins>
      <w:ins w:id="6435" w:author="Rev 11 Allen Wirfs-Brock" w:date="2012-10-09T10:08:00Z">
        <w:r w:rsidR="00270CDB">
          <w:t xml:space="preserve">bindings for all built-in globals (15.1) and all </w:t>
        </w:r>
      </w:ins>
      <w:ins w:id="6436" w:author="Rev 11 Allen Wirfs-Brock" w:date="2012-10-09T10:11:00Z">
        <w:r w:rsidR="00270CDB">
          <w:t xml:space="preserve">bindings introduced by a </w:t>
        </w:r>
      </w:ins>
      <w:ins w:id="6437" w:author="Rev 11 Allen Wirfs-Brock" w:date="2012-10-09T10:12:00Z">
        <w:r w:rsidR="00270CDB" w:rsidRPr="0018409E">
          <w:rPr>
            <w:rFonts w:ascii="Times New Roman" w:hAnsi="Times New Roman"/>
            <w:i/>
            <w:iCs/>
          </w:rPr>
          <w:t>FunctionDeclaration</w:t>
        </w:r>
        <w:r w:rsidR="00270CDB">
          <w:t xml:space="preserve"> or </w:t>
        </w:r>
      </w:ins>
      <w:ins w:id="6438" w:author="Rev 11 Allen Wirfs-Brock" w:date="2012-10-09T10:13:00Z">
        <w:r w:rsidR="00270CDB" w:rsidRPr="0018409E">
          <w:rPr>
            <w:rFonts w:ascii="Times New Roman" w:hAnsi="Times New Roman"/>
            <w:i/>
            <w:iCs/>
          </w:rPr>
          <w:t>VarStatement</w:t>
        </w:r>
        <w:r w:rsidR="00270CDB">
          <w:t xml:space="preserve"> contained in global code.</w:t>
        </w:r>
      </w:ins>
      <w:ins w:id="6439" w:author="Rev 11 Allen Wirfs-Brock" w:date="2012-10-09T10:17:00Z">
        <w:r w:rsidR="002949AF">
          <w:t xml:space="preserve"> </w:t>
        </w:r>
      </w:ins>
      <w:ins w:id="6440" w:author="Rev 11 Allen Wirfs-Brock" w:date="2012-10-09T10:18:00Z">
        <w:r w:rsidR="002949AF">
          <w:t>The bindings</w:t>
        </w:r>
      </w:ins>
      <w:ins w:id="6441" w:author="Rev 11 Allen Wirfs-Brock" w:date="2012-10-09T10:17:00Z">
        <w:r w:rsidR="002949AF">
          <w:t xml:space="preserve"> </w:t>
        </w:r>
      </w:ins>
      <w:ins w:id="6442" w:author="Rev 11 Allen Wirfs-Brock" w:date="2012-10-09T11:33:00Z">
        <w:r w:rsidR="00031EBD">
          <w:t xml:space="preserve">for all </w:t>
        </w:r>
      </w:ins>
      <w:ins w:id="6443" w:author="Rev 11 Allen Wirfs-Brock" w:date="2012-10-09T10:17:00Z">
        <w:r w:rsidR="002949AF">
          <w:t xml:space="preserve">other ECMAScript declarations in global code </w:t>
        </w:r>
      </w:ins>
      <w:ins w:id="6444" w:author="Rev 11 Allen Wirfs-Brock" w:date="2012-10-09T10:18:00Z">
        <w:r w:rsidR="002949AF">
          <w:t>are contained in the declarative environment</w:t>
        </w:r>
      </w:ins>
      <w:ins w:id="6445" w:author="Rev 11 Allen Wirfs-Brock" w:date="2012-10-09T10:19:00Z">
        <w:r w:rsidR="002949AF">
          <w:t xml:space="preserve"> record</w:t>
        </w:r>
      </w:ins>
      <w:ins w:id="6446" w:author="Rev 11 Allen Wirfs-Brock" w:date="2012-10-09T11:34:00Z">
        <w:r w:rsidR="00031EBD">
          <w:t xml:space="preserve"> component of the global environment record</w:t>
        </w:r>
      </w:ins>
      <w:ins w:id="6447" w:author="Rev 11 Allen Wirfs-Brock" w:date="2012-10-09T10:18:00Z">
        <w:r w:rsidR="002949AF">
          <w:t>.</w:t>
        </w:r>
      </w:ins>
    </w:p>
    <w:p w:rsidR="00965ABF" w:rsidRDefault="00031EBD" w:rsidP="00B36033">
      <w:pPr>
        <w:rPr>
          <w:ins w:id="6448" w:author="Rev 11 Allen Wirfs-Brock" w:date="2012-10-09T12:30:00Z"/>
        </w:rPr>
      </w:pPr>
      <w:ins w:id="6449" w:author="Rev 11 Allen Wirfs-Brock" w:date="2012-10-09T11:35:00Z">
        <w:r>
          <w:t>Properties may be created direc</w:t>
        </w:r>
        <w:r w:rsidR="00B36033">
          <w:t>tly on a global object.  Hence,</w:t>
        </w:r>
        <w:r>
          <w:t xml:space="preserve"> </w:t>
        </w:r>
      </w:ins>
      <w:ins w:id="6450" w:author="Rev 11 Allen Wirfs-Brock" w:date="2012-10-09T11:46:00Z">
        <w:r w:rsidR="00B36033">
          <w:t xml:space="preserve">the </w:t>
        </w:r>
      </w:ins>
      <w:ins w:id="6451" w:author="Rev 11 Allen Wirfs-Brock" w:date="2012-10-09T11:35:00Z">
        <w:r>
          <w:t xml:space="preserve">object environment record component of </w:t>
        </w:r>
      </w:ins>
      <w:ins w:id="6452" w:author="Rev 11 Allen Wirfs-Brock" w:date="2012-10-09T11:39:00Z">
        <w:r>
          <w:t>a global environment record may</w:t>
        </w:r>
      </w:ins>
      <w:ins w:id="6453" w:author="Rev 11 Allen Wirfs-Brock" w:date="2012-10-09T11:46:00Z">
        <w:r w:rsidR="00B36033">
          <w:t xml:space="preserve"> contain both</w:t>
        </w:r>
      </w:ins>
      <w:ins w:id="6454" w:author="Rev 11 Allen Wirfs-Brock" w:date="2012-10-09T11:39:00Z">
        <w:r>
          <w:t xml:space="preserve"> bindings created </w:t>
        </w:r>
      </w:ins>
      <w:ins w:id="6455" w:author="Rev 11 Allen Wirfs-Brock" w:date="2012-10-09T11:41:00Z">
        <w:r>
          <w:t>explicitly by</w:t>
        </w:r>
      </w:ins>
      <w:ins w:id="6456" w:author="Rev 11 Allen Wirfs-Brock" w:date="2012-10-09T11:39:00Z">
        <w:r>
          <w:t xml:space="preserve"> </w:t>
        </w:r>
      </w:ins>
      <w:ins w:id="6457" w:author="Rev 11 Allen Wirfs-Brock" w:date="2012-10-09T11:15:00Z">
        <w:r w:rsidR="00B74802">
          <w:t xml:space="preserve"> </w:t>
        </w:r>
      </w:ins>
      <w:ins w:id="6458" w:author="Rev 11 Allen Wirfs-Brock" w:date="2012-10-09T11:40:00Z">
        <w:r w:rsidRPr="00031EBD">
          <w:rPr>
            <w:rFonts w:ascii="Times New Roman" w:hAnsi="Times New Roman"/>
            <w:i/>
            <w:iCs/>
          </w:rPr>
          <w:t>FunctionDeclaration</w:t>
        </w:r>
        <w:r>
          <w:t xml:space="preserve"> or </w:t>
        </w:r>
        <w:r w:rsidRPr="00031EBD">
          <w:rPr>
            <w:rFonts w:ascii="Times New Roman" w:hAnsi="Times New Roman"/>
            <w:i/>
            <w:iCs/>
          </w:rPr>
          <w:t>VarStatement</w:t>
        </w:r>
        <w:r>
          <w:t xml:space="preserve"> </w:t>
        </w:r>
      </w:ins>
      <w:ins w:id="6459" w:author="Rev 11 Allen Wirfs-Brock" w:date="2012-10-09T11:41:00Z">
        <w:r>
          <w:t xml:space="preserve">declarations and binding created implicitly as properties of the global object. </w:t>
        </w:r>
      </w:ins>
      <w:ins w:id="6460" w:author="Rev 11 Allen Wirfs-Brock" w:date="2012-10-09T11:43:00Z">
        <w:r w:rsidR="00B36033">
          <w:t>In order to identify which bindings were explicitly created</w:t>
        </w:r>
      </w:ins>
      <w:ins w:id="6461" w:author="Rev 11 Allen Wirfs-Brock" w:date="2012-10-09T11:47:00Z">
        <w:r w:rsidR="00B36033">
          <w:t xml:space="preserve"> </w:t>
        </w:r>
      </w:ins>
      <w:ins w:id="6462" w:author="Rev 11 Allen Wirfs-Brock" w:date="2012-10-09T11:48:00Z">
        <w:r w:rsidR="00B36033">
          <w:t>using declarations</w:t>
        </w:r>
      </w:ins>
      <w:ins w:id="6463" w:author="Rev 11 Allen Wirfs-Brock" w:date="2012-10-09T11:43:00Z">
        <w:r w:rsidR="00B36033">
          <w:t>, a</w:t>
        </w:r>
      </w:ins>
      <w:ins w:id="6464" w:author="Rev 11 Allen Wirfs-Brock" w:date="2012-10-09T11:42:00Z">
        <w:r w:rsidR="00B36033">
          <w:t xml:space="preserve"> global environment record </w:t>
        </w:r>
      </w:ins>
      <w:ins w:id="6465" w:author="Rev 11 Allen Wirfs-Brock" w:date="2012-10-09T11:45:00Z">
        <w:r w:rsidR="00B36033">
          <w:t xml:space="preserve">maintains a list of </w:t>
        </w:r>
      </w:ins>
      <w:ins w:id="6466" w:author="Rev 11 Allen Wirfs-Brock" w:date="2012-10-09T11:49:00Z">
        <w:r w:rsidR="00B36033">
          <w:t>the names</w:t>
        </w:r>
      </w:ins>
      <w:ins w:id="6467" w:author="Rev 11 Allen Wirfs-Brock" w:date="2012-10-09T11:45:00Z">
        <w:r w:rsidR="00B36033">
          <w:t xml:space="preserve"> </w:t>
        </w:r>
      </w:ins>
      <w:ins w:id="6468" w:author="Rev 11 Allen Wirfs-Brock" w:date="2012-10-09T11:49:00Z">
        <w:r w:rsidR="00B36033">
          <w:t>bound</w:t>
        </w:r>
      </w:ins>
      <w:ins w:id="6469" w:author="Rev 11 Allen Wirfs-Brock" w:date="2012-10-09T11:45:00Z">
        <w:r w:rsidR="00B36033">
          <w:t xml:space="preserve"> </w:t>
        </w:r>
      </w:ins>
      <w:ins w:id="6470" w:author="Rev 11 Allen Wirfs-Brock" w:date="2012-10-09T11:50:00Z">
        <w:r w:rsidR="00B36033">
          <w:t>using</w:t>
        </w:r>
      </w:ins>
      <w:ins w:id="6471" w:author="Rev 11 Allen Wirfs-Brock" w:date="2012-10-09T11:45:00Z">
        <w:r w:rsidR="00B36033">
          <w:t xml:space="preserve"> its Create</w:t>
        </w:r>
      </w:ins>
      <w:ins w:id="6472" w:author="Rev 11 Allen Wirfs-Brock" w:date="2012-10-17T10:54:00Z">
        <w:r w:rsidR="000D7758">
          <w:t>Global</w:t>
        </w:r>
      </w:ins>
      <w:ins w:id="6473" w:author="Rev 11 Allen Wirfs-Brock" w:date="2012-10-09T11:45:00Z">
        <w:r w:rsidR="00B36033">
          <w:t>VarBindings</w:t>
        </w:r>
      </w:ins>
      <w:ins w:id="6474" w:author="Rev 11 Allen Wirfs-Brock" w:date="2012-10-17T10:55:00Z">
        <w:r w:rsidR="000D7758">
          <w:t xml:space="preserve"> and CreateGlobalFunctionBindings</w:t>
        </w:r>
      </w:ins>
      <w:ins w:id="6475" w:author="Rev 11 Allen Wirfs-Brock" w:date="2012-10-09T11:45:00Z">
        <w:r w:rsidR="00B36033">
          <w:t xml:space="preserve"> concrete method</w:t>
        </w:r>
      </w:ins>
      <w:ins w:id="6476" w:author="Rev 11 Allen Wirfs-Brock" w:date="2012-10-17T10:55:00Z">
        <w:r w:rsidR="000D7758">
          <w:t>s</w:t>
        </w:r>
      </w:ins>
      <w:ins w:id="6477" w:author="Rev 11 Allen Wirfs-Brock" w:date="2012-10-09T11:45:00Z">
        <w:r w:rsidR="00B36033">
          <w:t>.</w:t>
        </w:r>
      </w:ins>
    </w:p>
    <w:p w:rsidR="00D1216A" w:rsidRDefault="007225E0" w:rsidP="0013110A">
      <w:pPr>
        <w:rPr>
          <w:ins w:id="6478" w:author="Rev 11 Allen Wirfs-Brock" w:date="2012-10-09T12:31:00Z"/>
        </w:rPr>
      </w:pPr>
      <w:ins w:id="6479" w:author="Rev 11 Allen Wirfs-Brock" w:date="2012-10-16T16:44:00Z">
        <w:r>
          <w:t>Global environment records have</w:t>
        </w:r>
      </w:ins>
      <w:ins w:id="6480" w:author="Rev 11 Allen Wirfs-Brock" w:date="2012-10-09T12:31:00Z">
        <w:r w:rsidR="00D1216A">
          <w:t xml:space="preserve"> the additional state components listed in</w:t>
        </w:r>
      </w:ins>
      <w:ins w:id="6481" w:author="Rev 11 Allen Wirfs-Brock" w:date="2012-10-09T13:11:00Z">
        <w:r w:rsidR="007034EE">
          <w:t xml:space="preserve"> </w:t>
        </w:r>
      </w:ins>
      <w:ins w:id="6482" w:author="Rev 11 Allen Wirfs-Brock" w:date="2012-10-09T13:13:00Z">
        <w:r w:rsidR="007034EE">
          <w:fldChar w:fldCharType="begin"/>
        </w:r>
        <w:r w:rsidR="007034EE">
          <w:instrText xml:space="preserve"> REF _Ref337551749 \h </w:instrText>
        </w:r>
      </w:ins>
      <w:r w:rsidR="007034EE">
        <w:fldChar w:fldCharType="separate"/>
      </w:r>
      <w:ins w:id="6483" w:author="Rev 11 Allen Wirfs-Brock" w:date="2012-10-09T13:13:00Z">
        <w:r w:rsidR="007034EE">
          <w:t xml:space="preserve">Table </w:t>
        </w:r>
        <w:r w:rsidR="007034EE">
          <w:rPr>
            <w:noProof/>
          </w:rPr>
          <w:t>22</w:t>
        </w:r>
        <w:r w:rsidR="007034EE">
          <w:fldChar w:fldCharType="end"/>
        </w:r>
      </w:ins>
      <w:ins w:id="6484" w:author="Rev 11 Allen Wirfs-Brock" w:date="2012-10-09T12:31:00Z">
        <w:r w:rsidR="00D1216A">
          <w:t xml:space="preserve"> </w:t>
        </w:r>
      </w:ins>
      <w:ins w:id="6485" w:author="Rev 11 Allen Wirfs-Brock" w:date="2012-10-16T16:47:00Z">
        <w:r w:rsidR="0013110A">
          <w:t xml:space="preserve">and the additional methods listed in </w:t>
        </w:r>
      </w:ins>
      <w:ins w:id="6486" w:author="Rev 11 Allen Wirfs-Brock" w:date="2012-10-16T16:50:00Z">
        <w:r w:rsidR="0013110A">
          <w:fldChar w:fldCharType="begin"/>
        </w:r>
        <w:r w:rsidR="0013110A">
          <w:instrText xml:space="preserve"> REF _Ref338169530 \h </w:instrText>
        </w:r>
      </w:ins>
      <w:r w:rsidR="0013110A">
        <w:fldChar w:fldCharType="separate"/>
      </w:r>
      <w:ins w:id="6487" w:author="Rev 11 Allen Wirfs-Brock" w:date="2012-10-16T16:50:00Z">
        <w:r w:rsidR="0013110A">
          <w:t xml:space="preserve">Table </w:t>
        </w:r>
        <w:r w:rsidR="0013110A">
          <w:rPr>
            <w:noProof/>
          </w:rPr>
          <w:t>23</w:t>
        </w:r>
        <w:r w:rsidR="0013110A">
          <w:fldChar w:fldCharType="end"/>
        </w:r>
      </w:ins>
      <w:del w:id="6488" w:author="Rev 11 Allen Wirfs-Brock" w:date="2012-10-09T13:10:00Z">
        <w:r w:rsidR="00D1216A" w:rsidDel="00BD246C">
          <w:fldChar w:fldCharType="begin"/>
        </w:r>
        <w:r w:rsidR="00D1216A" w:rsidDel="00BD246C">
          <w:delInstrText xml:space="preserve"> REF _Ref327353055 \h </w:delInstrText>
        </w:r>
        <w:r w:rsidR="00D1216A" w:rsidDel="00BD246C">
          <w:fldChar w:fldCharType="separate"/>
        </w:r>
        <w:r w:rsidR="00D1216A" w:rsidDel="00BD246C">
          <w:delText xml:space="preserve">Table </w:delText>
        </w:r>
        <w:r w:rsidR="00D1216A" w:rsidDel="00BD246C">
          <w:rPr>
            <w:noProof/>
          </w:rPr>
          <w:delText>24</w:delText>
        </w:r>
        <w:r w:rsidR="00D1216A" w:rsidDel="00BD246C">
          <w:fldChar w:fldCharType="end"/>
        </w:r>
      </w:del>
      <w:ins w:id="6489" w:author="Rev 11 Allen Wirfs-Brock" w:date="2012-10-09T12:31:00Z">
        <w:r w:rsidR="00D1216A">
          <w:t>.</w:t>
        </w:r>
      </w:ins>
    </w:p>
    <w:p w:rsidR="00BD246C" w:rsidRDefault="00D1216A" w:rsidP="00140C76">
      <w:pPr>
        <w:pStyle w:val="Caption"/>
        <w:keepNext/>
        <w:jc w:val="center"/>
        <w:rPr>
          <w:ins w:id="6490" w:author="Rev 11 Allen Wirfs-Brock" w:date="2012-10-09T13:03:00Z"/>
        </w:rPr>
      </w:pPr>
      <w:bookmarkStart w:id="6491" w:name="_Ref337551749"/>
      <w:bookmarkStart w:id="6492" w:name="_Ref337551710"/>
      <w:ins w:id="6493" w:author="Rev 11 Allen Wirfs-Brock" w:date="2012-10-09T12:33:00Z">
        <w:r>
          <w:lastRenderedPageBreak/>
          <w:t xml:space="preserve">Table </w:t>
        </w:r>
        <w:r>
          <w:fldChar w:fldCharType="begin"/>
        </w:r>
        <w:r>
          <w:instrText xml:space="preserve"> SEQ Table \* ARABIC </w:instrText>
        </w:r>
      </w:ins>
      <w:r>
        <w:fldChar w:fldCharType="separate"/>
      </w:r>
      <w:ins w:id="6494" w:author="Rev 11 Allen Wirfs-Brock" w:date="2012-10-09T13:03:00Z">
        <w:r w:rsidR="00BD246C">
          <w:rPr>
            <w:noProof/>
          </w:rPr>
          <w:t>22</w:t>
        </w:r>
      </w:ins>
      <w:ins w:id="6495" w:author="Rev 11 Allen Wirfs-Brock" w:date="2012-10-09T12:33:00Z">
        <w:r>
          <w:fldChar w:fldCharType="end"/>
        </w:r>
        <w:bookmarkEnd w:id="6491"/>
        <w:r>
          <w:rPr>
            <w:lang w:val="en-US"/>
          </w:rPr>
          <w:t xml:space="preserve"> </w:t>
        </w:r>
      </w:ins>
      <w:ins w:id="6496" w:author="Rev 11 Allen Wirfs-Brock" w:date="2012-10-09T13:15:00Z">
        <w:r w:rsidR="007034EE">
          <w:rPr>
            <w:lang w:val="en-US"/>
          </w:rPr>
          <w:t xml:space="preserve">-- </w:t>
        </w:r>
      </w:ins>
      <w:ins w:id="6497" w:author="Rev 11 Allen Wirfs-Brock" w:date="2012-10-09T12:33:00Z">
        <w:r>
          <w:rPr>
            <w:lang w:val="en-US"/>
          </w:rPr>
          <w:t>Components of Global Environment Records</w:t>
        </w:r>
      </w:ins>
      <w:bookmarkEnd w:id="6492"/>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39"/>
        <w:gridCol w:w="6566"/>
      </w:tblGrid>
      <w:tr w:rsidR="00D1216A" w:rsidRPr="00ED2E78" w:rsidTr="00CE4D07">
        <w:trPr>
          <w:trHeight w:val="356"/>
          <w:jc w:val="center"/>
          <w:ins w:id="6498" w:author="Rev 11 Allen Wirfs-Brock" w:date="2012-10-09T12:31:00Z"/>
        </w:trPr>
        <w:tc>
          <w:tcPr>
            <w:tcW w:w="2290" w:type="dxa"/>
            <w:tcBorders>
              <w:top w:val="single" w:sz="12" w:space="0" w:color="000000"/>
              <w:left w:val="single" w:sz="6" w:space="0" w:color="000000"/>
              <w:bottom w:val="single" w:sz="6" w:space="0" w:color="000000"/>
              <w:right w:val="nil"/>
            </w:tcBorders>
            <w:shd w:val="solid" w:color="C0C0C0" w:fill="FFFFFF"/>
            <w:hideMark/>
          </w:tcPr>
          <w:p w:rsidR="00D1216A" w:rsidRPr="00E77497" w:rsidRDefault="00D1216A" w:rsidP="00CE4D07">
            <w:pPr>
              <w:keepNext/>
              <w:shd w:val="solid" w:color="C0C0C0" w:fill="FFFFFF"/>
              <w:spacing w:after="0"/>
              <w:rPr>
                <w:ins w:id="6499" w:author="Rev 11 Allen Wirfs-Brock" w:date="2012-10-09T12:31:00Z"/>
                <w:b/>
                <w:i/>
                <w:shd w:val="solid" w:color="C0C0C0" w:fill="FFFFFF"/>
              </w:rPr>
            </w:pPr>
            <w:ins w:id="6500" w:author="Rev 11 Allen Wirfs-Brock" w:date="2012-10-09T12:31: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rsidR="00D1216A" w:rsidRPr="00E77497" w:rsidRDefault="00D1216A" w:rsidP="00CE4D07">
            <w:pPr>
              <w:keepNext/>
              <w:shd w:val="solid" w:color="C0C0C0" w:fill="FFFFFF"/>
              <w:spacing w:after="0"/>
              <w:rPr>
                <w:ins w:id="6501" w:author="Rev 11 Allen Wirfs-Brock" w:date="2012-10-09T12:31:00Z"/>
                <w:b/>
                <w:i/>
                <w:shd w:val="solid" w:color="C0C0C0" w:fill="FFFFFF"/>
              </w:rPr>
            </w:pPr>
            <w:ins w:id="6502" w:author="Rev 11 Allen Wirfs-Brock" w:date="2012-10-09T12:31:00Z">
              <w:r w:rsidRPr="00E77497">
                <w:rPr>
                  <w:b/>
                  <w:i/>
                  <w:shd w:val="solid" w:color="C0C0C0" w:fill="FFFFFF"/>
                </w:rPr>
                <w:t>Purpose</w:t>
              </w:r>
            </w:ins>
          </w:p>
        </w:tc>
      </w:tr>
      <w:tr w:rsidR="00D1216A" w:rsidRPr="00ED2E78" w:rsidTr="00CE4D07">
        <w:trPr>
          <w:jc w:val="center"/>
          <w:ins w:id="6503" w:author="Rev 11 Allen Wirfs-Brock" w:date="2012-10-09T12:31:00Z"/>
        </w:trPr>
        <w:tc>
          <w:tcPr>
            <w:tcW w:w="2290" w:type="dxa"/>
            <w:tcBorders>
              <w:top w:val="nil"/>
              <w:left w:val="single" w:sz="6" w:space="0" w:color="auto"/>
              <w:bottom w:val="single" w:sz="6" w:space="0" w:color="auto"/>
              <w:right w:val="single" w:sz="6" w:space="0" w:color="auto"/>
            </w:tcBorders>
            <w:hideMark/>
          </w:tcPr>
          <w:p w:rsidR="00D1216A" w:rsidRPr="003B4312" w:rsidRDefault="00056558" w:rsidP="00CE4D07">
            <w:pPr>
              <w:keepNext/>
              <w:spacing w:after="60"/>
              <w:rPr>
                <w:ins w:id="6504" w:author="Rev 11 Allen Wirfs-Brock" w:date="2012-10-09T12:31:00Z"/>
              </w:rPr>
            </w:pPr>
            <w:ins w:id="6505" w:author="Rev 11 Allen Wirfs-Brock" w:date="2012-10-09T13:24:00Z">
              <w:r>
                <w:t>ObjectEnviornment</w:t>
              </w:r>
            </w:ins>
          </w:p>
        </w:tc>
        <w:tc>
          <w:tcPr>
            <w:tcW w:w="6566" w:type="dxa"/>
            <w:tcBorders>
              <w:top w:val="nil"/>
              <w:left w:val="single" w:sz="6" w:space="0" w:color="auto"/>
              <w:bottom w:val="single" w:sz="6" w:space="0" w:color="auto"/>
              <w:right w:val="single" w:sz="6" w:space="0" w:color="auto"/>
            </w:tcBorders>
            <w:hideMark/>
          </w:tcPr>
          <w:p w:rsidR="00D1216A" w:rsidRPr="00E65A34" w:rsidRDefault="00056558" w:rsidP="00056558">
            <w:pPr>
              <w:keepNext/>
              <w:spacing w:after="60"/>
              <w:rPr>
                <w:ins w:id="6506" w:author="Rev 11 Allen Wirfs-Brock" w:date="2012-10-09T12:31:00Z"/>
              </w:rPr>
            </w:pPr>
            <w:ins w:id="6507" w:author="Rev 11 Allen Wirfs-Brock" w:date="2012-10-09T13:25:00Z">
              <w:r>
                <w:t>A Object Environment Record whose base object is the global object.  Contains global built-in bindings as well as</w:t>
              </w:r>
            </w:ins>
            <w:ins w:id="6508" w:author="Rev 11 Allen Wirfs-Brock" w:date="2012-10-09T13:28:00Z">
              <w:r>
                <w:t xml:space="preserve"> </w:t>
              </w:r>
            </w:ins>
            <w:ins w:id="6509" w:author="Rev 11 Allen Wirfs-Brock" w:date="2012-10-09T13:25:00Z">
              <w:r>
                <w:t xml:space="preserve">bindings for </w:t>
              </w:r>
            </w:ins>
            <w:ins w:id="6510" w:author="Rev 11 Allen Wirfs-Brock" w:date="2012-10-09T13:28:00Z">
              <w:r w:rsidRPr="00031EBD">
                <w:rPr>
                  <w:rFonts w:ascii="Times New Roman" w:hAnsi="Times New Roman"/>
                  <w:i/>
                  <w:iCs/>
                </w:rPr>
                <w:t>FunctionDeclaration</w:t>
              </w:r>
              <w:r>
                <w:t xml:space="preserve"> or </w:t>
              </w:r>
              <w:r w:rsidRPr="00031EBD">
                <w:rPr>
                  <w:rFonts w:ascii="Times New Roman" w:hAnsi="Times New Roman"/>
                  <w:i/>
                  <w:iCs/>
                </w:rPr>
                <w:t>VarStatement</w:t>
              </w:r>
              <w:r>
                <w:t xml:space="preserve"> declarations in global code</w:t>
              </w:r>
            </w:ins>
            <w:ins w:id="6511" w:author="Rev 11 Allen Wirfs-Brock" w:date="2012-10-09T13:31:00Z">
              <w:r>
                <w:t xml:space="preserve"> for the associated Realm</w:t>
              </w:r>
            </w:ins>
            <w:ins w:id="6512" w:author="Rev 11 Allen Wirfs-Brock" w:date="2012-10-09T13:28:00Z">
              <w:r>
                <w:t>.</w:t>
              </w:r>
            </w:ins>
          </w:p>
        </w:tc>
      </w:tr>
      <w:tr w:rsidR="00D1216A" w:rsidRPr="00ED2E78" w:rsidTr="00CE4D07">
        <w:trPr>
          <w:jc w:val="center"/>
          <w:ins w:id="6513" w:author="Rev 11 Allen Wirfs-Brock" w:date="2012-10-09T12:31:00Z"/>
        </w:trPr>
        <w:tc>
          <w:tcPr>
            <w:tcW w:w="2290" w:type="dxa"/>
            <w:tcBorders>
              <w:top w:val="single" w:sz="6" w:space="0" w:color="auto"/>
              <w:left w:val="single" w:sz="6" w:space="0" w:color="auto"/>
              <w:bottom w:val="single" w:sz="6" w:space="0" w:color="auto"/>
              <w:right w:val="single" w:sz="6" w:space="0" w:color="auto"/>
            </w:tcBorders>
            <w:hideMark/>
          </w:tcPr>
          <w:p w:rsidR="00D1216A" w:rsidRPr="003B4312" w:rsidRDefault="00056558" w:rsidP="00CE4D07">
            <w:pPr>
              <w:keepNext/>
              <w:spacing w:after="60"/>
              <w:rPr>
                <w:ins w:id="6514" w:author="Rev 11 Allen Wirfs-Brock" w:date="2012-10-09T12:31:00Z"/>
              </w:rPr>
            </w:pPr>
            <w:ins w:id="6515" w:author="Rev 11 Allen Wirfs-Brock" w:date="2012-10-09T13:24:00Z">
              <w:r>
                <w:t>Declarative</w:t>
              </w:r>
            </w:ins>
            <w:ins w:id="6516" w:author="Rev 11 Allen Wirfs-Brock" w:date="2012-10-09T12:31:00Z">
              <w:r w:rsidR="00D1216A" w:rsidRPr="004D1BD1">
                <w:t>Environment</w:t>
              </w:r>
            </w:ins>
          </w:p>
        </w:tc>
        <w:tc>
          <w:tcPr>
            <w:tcW w:w="6566" w:type="dxa"/>
            <w:tcBorders>
              <w:top w:val="single" w:sz="6" w:space="0" w:color="auto"/>
              <w:left w:val="single" w:sz="6" w:space="0" w:color="auto"/>
              <w:bottom w:val="single" w:sz="6" w:space="0" w:color="auto"/>
              <w:right w:val="single" w:sz="6" w:space="0" w:color="auto"/>
            </w:tcBorders>
            <w:hideMark/>
          </w:tcPr>
          <w:p w:rsidR="00D1216A" w:rsidRPr="00E77497" w:rsidRDefault="00056558" w:rsidP="00056558">
            <w:pPr>
              <w:keepNext/>
              <w:spacing w:after="60"/>
              <w:rPr>
                <w:ins w:id="6517" w:author="Rev 11 Allen Wirfs-Brock" w:date="2012-10-09T12:31:00Z"/>
              </w:rPr>
            </w:pPr>
            <w:ins w:id="6518" w:author="Rev 11 Allen Wirfs-Brock" w:date="2012-10-09T13:28:00Z">
              <w:r>
                <w:t>A Declarative Environment Record</w:t>
              </w:r>
            </w:ins>
            <w:ins w:id="6519" w:author="Rev 11 Allen Wirfs-Brock" w:date="2012-10-09T13:29:00Z">
              <w:r>
                <w:t xml:space="preserve"> that </w:t>
              </w:r>
            </w:ins>
            <w:ins w:id="6520" w:author="Rev 11 Allen Wirfs-Brock" w:date="2012-10-09T13:30:00Z">
              <w:r>
                <w:t>c</w:t>
              </w:r>
            </w:ins>
            <w:ins w:id="6521" w:author="Rev 11 Allen Wirfs-Brock" w:date="2012-10-09T13:28:00Z">
              <w:r>
                <w:t xml:space="preserve">ontains bindings for </w:t>
              </w:r>
            </w:ins>
            <w:ins w:id="6522" w:author="Rev 11 Allen Wirfs-Brock" w:date="2012-10-09T13:29:00Z">
              <w:r>
                <w:t xml:space="preserve">all declarations in global </w:t>
              </w:r>
            </w:ins>
            <w:ins w:id="6523" w:author="Rev 11 Allen Wirfs-Brock" w:date="2012-10-09T13:32:00Z">
              <w:r>
                <w:t xml:space="preserve">for the associated Realm </w:t>
              </w:r>
            </w:ins>
            <w:ins w:id="6524" w:author="Rev 11 Allen Wirfs-Brock" w:date="2012-10-09T13:29:00Z">
              <w:r>
                <w:t xml:space="preserve">code except for </w:t>
              </w:r>
            </w:ins>
            <w:ins w:id="6525" w:author="Rev 11 Allen Wirfs-Brock" w:date="2012-10-09T13:28:00Z">
              <w:r w:rsidRPr="00031EBD">
                <w:rPr>
                  <w:rFonts w:ascii="Times New Roman" w:hAnsi="Times New Roman"/>
                  <w:i/>
                  <w:iCs/>
                </w:rPr>
                <w:t>FunctionDeclaration</w:t>
              </w:r>
              <w:r>
                <w:t xml:space="preserve"> </w:t>
              </w:r>
            </w:ins>
            <w:ins w:id="6526" w:author="Rev 11 Allen Wirfs-Brock" w:date="2012-10-09T13:30:00Z">
              <w:r>
                <w:t>and</w:t>
              </w:r>
            </w:ins>
            <w:ins w:id="6527" w:author="Rev 11 Allen Wirfs-Brock" w:date="2012-10-09T13:28:00Z">
              <w:r>
                <w:t xml:space="preserve"> </w:t>
              </w:r>
              <w:r w:rsidRPr="00031EBD">
                <w:rPr>
                  <w:rFonts w:ascii="Times New Roman" w:hAnsi="Times New Roman"/>
                  <w:i/>
                  <w:iCs/>
                </w:rPr>
                <w:t>VarStatement</w:t>
              </w:r>
              <w:r>
                <w:t xml:space="preserve"> declarations.</w:t>
              </w:r>
            </w:ins>
          </w:p>
        </w:tc>
      </w:tr>
      <w:tr w:rsidR="00056558" w:rsidRPr="00ED2E78" w:rsidTr="00CE4D07">
        <w:trPr>
          <w:jc w:val="center"/>
          <w:ins w:id="6528" w:author="Rev 11 Allen Wirfs-Brock" w:date="2012-10-09T13:25:00Z"/>
        </w:trPr>
        <w:tc>
          <w:tcPr>
            <w:tcW w:w="2290" w:type="dxa"/>
            <w:tcBorders>
              <w:top w:val="single" w:sz="6" w:space="0" w:color="auto"/>
              <w:left w:val="single" w:sz="6" w:space="0" w:color="auto"/>
              <w:bottom w:val="single" w:sz="6" w:space="0" w:color="auto"/>
              <w:right w:val="single" w:sz="6" w:space="0" w:color="auto"/>
            </w:tcBorders>
          </w:tcPr>
          <w:p w:rsidR="00056558" w:rsidRDefault="00056558" w:rsidP="00CE4D07">
            <w:pPr>
              <w:keepNext/>
              <w:spacing w:after="60"/>
              <w:rPr>
                <w:ins w:id="6529" w:author="Rev 11 Allen Wirfs-Brock" w:date="2012-10-09T13:25:00Z"/>
              </w:rPr>
            </w:pPr>
            <w:ins w:id="6530" w:author="Rev 11 Allen Wirfs-Brock" w:date="2012-10-09T13:25:00Z">
              <w:r>
                <w:t>VarNames</w:t>
              </w:r>
            </w:ins>
          </w:p>
        </w:tc>
        <w:tc>
          <w:tcPr>
            <w:tcW w:w="6566" w:type="dxa"/>
            <w:tcBorders>
              <w:top w:val="single" w:sz="6" w:space="0" w:color="auto"/>
              <w:left w:val="single" w:sz="6" w:space="0" w:color="auto"/>
              <w:bottom w:val="single" w:sz="6" w:space="0" w:color="auto"/>
              <w:right w:val="single" w:sz="6" w:space="0" w:color="auto"/>
            </w:tcBorders>
          </w:tcPr>
          <w:p w:rsidR="00056558" w:rsidRPr="00E65A34" w:rsidRDefault="00056558" w:rsidP="00056558">
            <w:pPr>
              <w:keepNext/>
              <w:spacing w:after="60"/>
              <w:rPr>
                <w:ins w:id="6531" w:author="Rev 11 Allen Wirfs-Brock" w:date="2012-10-09T13:25:00Z"/>
              </w:rPr>
            </w:pPr>
            <w:ins w:id="6532" w:author="Rev 11 Allen Wirfs-Brock" w:date="2012-10-09T13:30:00Z">
              <w:r>
                <w:t xml:space="preserve">A List containing the string names bound by </w:t>
              </w:r>
            </w:ins>
            <w:ins w:id="6533" w:author="Rev 11 Allen Wirfs-Brock" w:date="2012-10-09T13:31:00Z">
              <w:r w:rsidRPr="00031EBD">
                <w:rPr>
                  <w:rFonts w:ascii="Times New Roman" w:hAnsi="Times New Roman"/>
                  <w:i/>
                  <w:iCs/>
                </w:rPr>
                <w:t>FunctionDeclaration</w:t>
              </w:r>
              <w:r>
                <w:t xml:space="preserve"> or </w:t>
              </w:r>
              <w:r w:rsidRPr="00031EBD">
                <w:rPr>
                  <w:rFonts w:ascii="Times New Roman" w:hAnsi="Times New Roman"/>
                  <w:i/>
                  <w:iCs/>
                </w:rPr>
                <w:t>VarStatement</w:t>
              </w:r>
              <w:r>
                <w:t xml:space="preserve"> declarations in global code for the associated Realm.</w:t>
              </w:r>
            </w:ins>
          </w:p>
        </w:tc>
      </w:tr>
    </w:tbl>
    <w:p w:rsidR="00D1216A" w:rsidRDefault="00D1216A" w:rsidP="00B36033">
      <w:pPr>
        <w:rPr>
          <w:ins w:id="6534" w:author="Rev 11 Allen Wirfs-Brock" w:date="2012-10-16T16:45:00Z"/>
        </w:rPr>
      </w:pPr>
    </w:p>
    <w:p w:rsidR="007225E0" w:rsidRPr="00E77497" w:rsidRDefault="007225E0" w:rsidP="001A59C0">
      <w:pPr>
        <w:pStyle w:val="Tabletitle"/>
        <w:rPr>
          <w:ins w:id="6535" w:author="Rev 11 Allen Wirfs-Brock" w:date="2012-10-16T16:45:00Z"/>
        </w:rPr>
      </w:pPr>
      <w:bookmarkStart w:id="6536" w:name="_Ref338169530"/>
      <w:r>
        <w:t xml:space="preserve">Table </w:t>
      </w:r>
      <w:r>
        <w:fldChar w:fldCharType="begin"/>
      </w:r>
      <w:r>
        <w:instrText xml:space="preserve"> SEQ Table \* ARABIC </w:instrText>
      </w:r>
      <w:r>
        <w:fldChar w:fldCharType="separate"/>
      </w:r>
      <w:ins w:id="6537" w:author="Rev 11 Allen Wirfs-Brock" w:date="2012-10-16T16:45:00Z">
        <w:r>
          <w:rPr>
            <w:noProof/>
          </w:rPr>
          <w:t>23</w:t>
        </w:r>
      </w:ins>
      <w:del w:id="6538" w:author="Rev 11 Allen Wirfs-Brock" w:date="2012-10-16T16:45:00Z">
        <w:r w:rsidDel="007225E0">
          <w:rPr>
            <w:noProof/>
          </w:rPr>
          <w:delText>21</w:delText>
        </w:r>
      </w:del>
      <w:r>
        <w:fldChar w:fldCharType="end"/>
      </w:r>
      <w:bookmarkEnd w:id="6536"/>
      <w:r w:rsidRPr="00E77497">
        <w:t xml:space="preserve"> </w:t>
      </w:r>
      <w:ins w:id="6539" w:author="Rev 11 Allen Wirfs-Brock" w:date="2012-10-16T16:45:00Z">
        <w:r w:rsidRPr="00E77497">
          <w:t xml:space="preserve">— Additional Methods of </w:t>
        </w:r>
      </w:ins>
      <w:ins w:id="6540" w:author="Rev 11 Allen Wirfs-Brock" w:date="2012-10-17T13:11:00Z">
        <w:r w:rsidR="001A59C0">
          <w:t>Global</w:t>
        </w:r>
      </w:ins>
      <w:ins w:id="6541" w:author="Rev 11 Allen Wirfs-Brock" w:date="2012-10-16T16:45:00Z">
        <w:r w:rsidRPr="00E77497">
          <w:t xml:space="preserve"> Environment Records</w:t>
        </w:r>
      </w:ins>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7225E0" w:rsidRPr="00250FC6" w:rsidTr="000B26D2">
        <w:trPr>
          <w:gridBefore w:val="1"/>
          <w:wBefore w:w="31" w:type="dxa"/>
          <w:trHeight w:val="320"/>
          <w:jc w:val="center"/>
          <w:ins w:id="6542" w:author="Rev 11 Allen Wirfs-Brock" w:date="2012-10-16T16:45:00Z"/>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rsidR="007225E0" w:rsidRPr="00E77497" w:rsidRDefault="007225E0" w:rsidP="000D6D22">
            <w:pPr>
              <w:keepNext/>
              <w:shd w:val="solid" w:color="C0C0C0" w:fill="FFFFFF"/>
              <w:spacing w:after="0"/>
              <w:rPr>
                <w:ins w:id="6543" w:author="Rev 11 Allen Wirfs-Brock" w:date="2012-10-16T16:45:00Z"/>
                <w:b/>
                <w:i/>
                <w:shd w:val="solid" w:color="C0C0C0" w:fill="FFFFFF"/>
              </w:rPr>
            </w:pPr>
            <w:ins w:id="6544" w:author="Rev 11 Allen Wirfs-Brock" w:date="2012-10-16T16:45:00Z">
              <w:r w:rsidRPr="00E77497">
                <w:rPr>
                  <w:b/>
                  <w:i/>
                  <w:shd w:val="solid" w:color="C0C0C0" w:fill="FFFFFF"/>
                </w:rPr>
                <w:t>Method</w:t>
              </w:r>
            </w:ins>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rsidR="007225E0" w:rsidRPr="00E77497" w:rsidRDefault="007225E0" w:rsidP="000D6D22">
            <w:pPr>
              <w:keepNext/>
              <w:shd w:val="solid" w:color="C0C0C0" w:fill="FFFFFF"/>
              <w:spacing w:after="0"/>
              <w:rPr>
                <w:ins w:id="6545" w:author="Rev 11 Allen Wirfs-Brock" w:date="2012-10-16T16:45:00Z"/>
                <w:b/>
                <w:i/>
                <w:shd w:val="solid" w:color="C0C0C0" w:fill="FFFFFF"/>
              </w:rPr>
            </w:pPr>
            <w:ins w:id="6546" w:author="Rev 11 Allen Wirfs-Brock" w:date="2012-10-16T16:45:00Z">
              <w:r w:rsidRPr="00E77497">
                <w:rPr>
                  <w:b/>
                  <w:i/>
                  <w:shd w:val="solid" w:color="C0C0C0" w:fill="FFFFFF"/>
                </w:rPr>
                <w:t>Purpose</w:t>
              </w:r>
            </w:ins>
          </w:p>
        </w:tc>
      </w:tr>
      <w:tr w:rsidR="000B26D2" w:rsidRPr="00675B74" w:rsidTr="000B26D2">
        <w:trPr>
          <w:gridAfter w:val="1"/>
          <w:wAfter w:w="31" w:type="dxa"/>
          <w:jc w:val="center"/>
          <w:ins w:id="6547" w:author="Rev 11 Allen Wirfs-Brock" w:date="2012-10-18T14:46:00Z"/>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E65A34" w:rsidRDefault="000B26D2" w:rsidP="0084788F">
            <w:pPr>
              <w:keepNext/>
              <w:spacing w:after="60"/>
              <w:rPr>
                <w:ins w:id="6548" w:author="Rev 11 Allen Wirfs-Brock" w:date="2012-10-18T14:46:00Z"/>
              </w:rPr>
            </w:pPr>
            <w:ins w:id="6549" w:author="Rev 11 Allen Wirfs-Brock" w:date="2012-10-18T14:46:00Z">
              <w:r>
                <w:t>GetThisBinding</w:t>
              </w:r>
              <w:r w:rsidRPr="004D1BD1">
                <w:t>()</w:t>
              </w:r>
            </w:ins>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675B74" w:rsidRDefault="000B26D2" w:rsidP="0084788F">
            <w:pPr>
              <w:keepNext/>
              <w:spacing w:after="60"/>
              <w:rPr>
                <w:ins w:id="6550" w:author="Rev 11 Allen Wirfs-Brock" w:date="2012-10-18T14:46:00Z"/>
              </w:rPr>
            </w:pPr>
            <w:ins w:id="6551" w:author="Rev 11 Allen Wirfs-Brock" w:date="2012-10-18T14:46:00Z">
              <w:r>
                <w:t xml:space="preserve">Return the value of this environment record’s </w:t>
              </w:r>
              <w:r w:rsidRPr="00825110">
                <w:rPr>
                  <w:rFonts w:ascii="Courier New" w:hAnsi="Courier New" w:cs="Courier New"/>
                  <w:b/>
                </w:rPr>
                <w:t>this</w:t>
              </w:r>
              <w:r>
                <w:t xml:space="preserve"> binding.</w:t>
              </w:r>
            </w:ins>
          </w:p>
        </w:tc>
      </w:tr>
      <w:tr w:rsidR="000B26D2" w:rsidRPr="00250FC6" w:rsidTr="000B26D2">
        <w:trPr>
          <w:gridBefore w:val="1"/>
          <w:wBefore w:w="31" w:type="dxa"/>
          <w:jc w:val="center"/>
          <w:ins w:id="6552" w:author="Rev 11 Allen Wirfs-Brock" w:date="2012-10-18T14:45:00Z"/>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rPr>
                <w:ins w:id="6553" w:author="Rev 11 Allen Wirfs-Brock" w:date="2012-10-18T14:45:00Z"/>
              </w:rPr>
            </w:pPr>
            <w:ins w:id="6554" w:author="Rev 11 Allen Wirfs-Brock" w:date="2012-10-18T14:50:00Z">
              <w:r w:rsidRPr="000B26D2">
                <w:t>HasVarDeclaration (N)</w:t>
              </w:r>
            </w:ins>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D31304">
            <w:pPr>
              <w:keepNext/>
              <w:spacing w:after="60"/>
              <w:rPr>
                <w:ins w:id="6555" w:author="Rev 11 Allen Wirfs-Brock" w:date="2012-10-18T14:45:00Z"/>
              </w:rPr>
            </w:pPr>
            <w:ins w:id="6556" w:author="Rev 11 Allen Wirfs-Brock" w:date="2012-10-18T14:50:00Z">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ins>
          </w:p>
        </w:tc>
      </w:tr>
      <w:tr w:rsidR="000B26D2" w:rsidRPr="00250FC6" w:rsidTr="000B26D2">
        <w:trPr>
          <w:gridBefore w:val="1"/>
          <w:wBefore w:w="31" w:type="dxa"/>
          <w:jc w:val="center"/>
          <w:ins w:id="6557" w:author="Rev 11 Allen Wirfs-Brock" w:date="2012-10-18T14:45:00Z"/>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rPr>
                <w:ins w:id="6558" w:author="Rev 11 Allen Wirfs-Brock" w:date="2012-10-18T14:45:00Z"/>
              </w:rPr>
            </w:pPr>
            <w:ins w:id="6559" w:author="Rev 11 Allen Wirfs-Brock" w:date="2012-10-18T14:50:00Z">
              <w:r w:rsidRPr="000B26D2">
                <w:t>HasLexicalDeclaration (N)</w:t>
              </w:r>
            </w:ins>
          </w:p>
        </w:tc>
        <w:tc>
          <w:tcPr>
            <w:tcW w:w="6236" w:type="dxa"/>
            <w:gridSpan w:val="2"/>
            <w:tcBorders>
              <w:top w:val="single" w:sz="6" w:space="0" w:color="auto"/>
              <w:left w:val="single" w:sz="6" w:space="0" w:color="auto"/>
              <w:bottom w:val="single" w:sz="6" w:space="0" w:color="auto"/>
              <w:right w:val="single" w:sz="6" w:space="0" w:color="auto"/>
            </w:tcBorders>
          </w:tcPr>
          <w:p w:rsidR="000B26D2" w:rsidRPr="000B26D2" w:rsidRDefault="000B26D2" w:rsidP="00D31304">
            <w:pPr>
              <w:keepNext/>
              <w:spacing w:after="60"/>
              <w:rPr>
                <w:ins w:id="6560" w:author="Rev 11 Allen Wirfs-Brock" w:date="2012-10-18T14:45:00Z"/>
              </w:rPr>
            </w:pPr>
            <w:ins w:id="6561" w:author="Rev 11 Allen Wirfs-Brock" w:date="2012-10-18T14:50:00Z">
              <w:r>
                <w:t>D</w:t>
              </w:r>
              <w:r w:rsidRPr="009C202C">
                <w:t xml:space="preserve">etermines if the argument identifier </w:t>
              </w:r>
              <w:r>
                <w:t xml:space="preserve">has a binding in this </w:t>
              </w:r>
            </w:ins>
            <w:ins w:id="6562" w:author="Rev 11 Allen Wirfs-Brock" w:date="2012-10-18T14:51:00Z">
              <w:r>
                <w:t xml:space="preserve">environment </w:t>
              </w:r>
            </w:ins>
            <w:ins w:id="6563" w:author="Rev 11 Allen Wirfs-Brock" w:date="2012-10-18T14:50:00Z">
              <w:r>
                <w:t xml:space="preserve">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ins>
          </w:p>
        </w:tc>
      </w:tr>
      <w:tr w:rsidR="000B26D2" w:rsidRPr="00250FC6" w:rsidTr="000B26D2">
        <w:trPr>
          <w:gridBefore w:val="1"/>
          <w:wBefore w:w="31" w:type="dxa"/>
          <w:jc w:val="center"/>
          <w:ins w:id="6564" w:author="Rev 11 Allen Wirfs-Brock" w:date="2012-10-18T14:44:00Z"/>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rPr>
                <w:ins w:id="6565" w:author="Rev 11 Allen Wirfs-Brock" w:date="2012-10-18T14:44:00Z"/>
              </w:rPr>
            </w:pPr>
            <w:ins w:id="6566" w:author="Rev 11 Allen Wirfs-Brock" w:date="2012-10-18T14:51:00Z">
              <w:r w:rsidRPr="000B26D2">
                <w:t>CanDeclareGlobalVar (N)</w:t>
              </w:r>
            </w:ins>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D31304">
            <w:pPr>
              <w:keepNext/>
              <w:spacing w:after="60"/>
              <w:rPr>
                <w:ins w:id="6567" w:author="Rev 11 Allen Wirfs-Brock" w:date="2012-10-18T14:44:00Z"/>
              </w:rPr>
            </w:pPr>
            <w:ins w:id="6568" w:author="Rev 11 Allen Wirfs-Brock" w:date="2012-10-18T14:52:00Z">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ins>
          </w:p>
        </w:tc>
      </w:tr>
      <w:tr w:rsidR="000B26D2" w:rsidRPr="00250FC6" w:rsidTr="000B26D2">
        <w:trPr>
          <w:gridBefore w:val="1"/>
          <w:wBefore w:w="31" w:type="dxa"/>
          <w:jc w:val="center"/>
          <w:ins w:id="6569" w:author="Rev 11 Allen Wirfs-Brock" w:date="2012-10-18T14:44:00Z"/>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rPr>
                <w:ins w:id="6570" w:author="Rev 11 Allen Wirfs-Brock" w:date="2012-10-18T14:44:00Z"/>
              </w:rPr>
            </w:pPr>
            <w:ins w:id="6571" w:author="Rev 11 Allen Wirfs-Brock" w:date="2012-10-18T14:52:00Z">
              <w:r w:rsidRPr="000B26D2">
                <w:t>CanDeclareGlobalFunction</w:t>
              </w:r>
              <w:r>
                <w:t xml:space="preserve"> (N)</w:t>
              </w:r>
            </w:ins>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0B26D2">
            <w:pPr>
              <w:keepNext/>
              <w:spacing w:after="60"/>
              <w:rPr>
                <w:ins w:id="6572" w:author="Rev 11 Allen Wirfs-Brock" w:date="2012-10-18T14:44:00Z"/>
              </w:rPr>
            </w:pPr>
            <w:ins w:id="6573" w:author="Rev 11 Allen Wirfs-Brock" w:date="2012-10-18T14:52:00Z">
              <w:r>
                <w:t>D</w:t>
              </w:r>
              <w:r w:rsidRPr="009C202C">
                <w:t xml:space="preserve">etermines if </w:t>
              </w:r>
              <w:r>
                <w:t>a corresponding CreateGlobal</w:t>
              </w:r>
            </w:ins>
            <w:ins w:id="6574" w:author="Rev 11 Allen Wirfs-Brock" w:date="2012-10-18T14:53:00Z">
              <w:r>
                <w:t>Function</w:t>
              </w:r>
            </w:ins>
            <w:ins w:id="6575" w:author="Rev 11 Allen Wirfs-Brock" w:date="2012-10-18T14:52:00Z">
              <w:r>
                <w:t>Binding call would succeed if called for the same</w:t>
              </w:r>
              <w:r w:rsidRPr="009C202C">
                <w:t xml:space="preserve"> argument </w:t>
              </w:r>
              <w:r w:rsidRPr="000B26D2">
                <w:rPr>
                  <w:rFonts w:ascii="Times New Roman" w:hAnsi="Times New Roman"/>
                  <w:i/>
                  <w:iCs/>
                </w:rPr>
                <w:t>N</w:t>
              </w:r>
              <w:r>
                <w:t>.</w:t>
              </w:r>
            </w:ins>
          </w:p>
        </w:tc>
      </w:tr>
      <w:tr w:rsidR="000B26D2" w:rsidRPr="00250FC6" w:rsidTr="000B26D2">
        <w:trPr>
          <w:gridBefore w:val="1"/>
          <w:wBefore w:w="31" w:type="dxa"/>
          <w:jc w:val="center"/>
          <w:ins w:id="6576" w:author="Rev 11 Allen Wirfs-Brock" w:date="2012-10-16T16:45:00Z"/>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E65A34" w:rsidRDefault="000B26D2" w:rsidP="000D6D22">
            <w:pPr>
              <w:keepNext/>
              <w:spacing w:after="60"/>
              <w:rPr>
                <w:ins w:id="6577" w:author="Rev 11 Allen Wirfs-Brock" w:date="2012-10-16T16:45:00Z"/>
              </w:rPr>
            </w:pPr>
            <w:ins w:id="6578" w:author="Rev 11 Allen Wirfs-Brock" w:date="2012-10-16T16:46:00Z">
              <w:r w:rsidRPr="004D1BD1">
                <w:t>Create</w:t>
              </w:r>
            </w:ins>
            <w:ins w:id="6579" w:author="Rev 11 Allen Wirfs-Brock" w:date="2012-10-17T10:56:00Z">
              <w:r>
                <w:t>Global</w:t>
              </w:r>
            </w:ins>
            <w:ins w:id="6580" w:author="Rev 11 Allen Wirfs-Brock" w:date="2012-10-16T16:46:00Z">
              <w:r>
                <w:t>Var</w:t>
              </w:r>
              <w:r w:rsidRPr="004D1BD1">
                <w:t>Binding(N</w:t>
              </w:r>
              <w:r w:rsidRPr="00E65A34">
                <w:t>, D)</w:t>
              </w:r>
            </w:ins>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675B74" w:rsidRDefault="000B26D2" w:rsidP="00CF5D00">
            <w:pPr>
              <w:keepNext/>
              <w:spacing w:after="60"/>
              <w:rPr>
                <w:ins w:id="6581" w:author="Rev 11 Allen Wirfs-Brock" w:date="2012-10-16T16:45:00Z"/>
              </w:rPr>
            </w:pPr>
            <w:ins w:id="6582" w:author="Rev 11 Allen Wirfs-Brock" w:date="2012-10-16T16:46:00Z">
              <w:r>
                <w:t xml:space="preserve">Used </w:t>
              </w:r>
            </w:ins>
            <w:ins w:id="6583" w:author="Rev 11 Allen Wirfs-Brock" w:date="2012-10-17T10:56:00Z">
              <w:r>
                <w:t>to create</w:t>
              </w:r>
            </w:ins>
            <w:ins w:id="6584" w:author="Rev 11 Allen Wirfs-Brock" w:date="2012-10-16T16:46:00Z">
              <w:r>
                <w:t xml:space="preserve"> global </w:t>
              </w:r>
              <w:r w:rsidRPr="00C0326B">
                <w:rPr>
                  <w:rFonts w:ascii="Courier New" w:hAnsi="Courier New" w:cs="Courier New"/>
                  <w:b/>
                </w:rPr>
                <w:t>var</w:t>
              </w:r>
              <w:r>
                <w:t xml:space="preserve"> bindings</w:t>
              </w:r>
            </w:ins>
            <w:ins w:id="6585" w:author="Rev 11 Allen Wirfs-Brock" w:date="2012-10-17T16:20:00Z">
              <w:r>
                <w:t xml:space="preserve"> in the ObjectEnviornmentComponent of the environment record</w:t>
              </w:r>
            </w:ins>
            <w:ins w:id="6586" w:author="Rev 11 Allen Wirfs-Brock" w:date="2012-10-16T16:46:00Z">
              <w:r>
                <w:t xml:space="preserve">. </w:t>
              </w:r>
            </w:ins>
            <w:ins w:id="6587" w:author="Rev 11 Allen Wirfs-Brock" w:date="2012-10-17T16:21:00Z">
              <w:r>
                <w:t>The binding will be a mutable binding. The corresponding global object</w:t>
              </w:r>
            </w:ins>
            <w:ins w:id="6588" w:author="Rev 11 Allen Wirfs-Brock" w:date="2012-10-17T16:22:00Z">
              <w:r>
                <w:t xml:space="preserve"> property will have</w:t>
              </w:r>
            </w:ins>
            <w:ins w:id="6589" w:author="Rev 11 Allen Wirfs-Brock" w:date="2012-10-17T16:21:00Z">
              <w:r>
                <w:t xml:space="preserve"> attribute</w:t>
              </w:r>
            </w:ins>
            <w:ins w:id="6590" w:author="Rev 11 Allen Wirfs-Brock" w:date="2012-10-17T16:22:00Z">
              <w:r>
                <w:t xml:space="preserve"> values approate for a </w:t>
              </w:r>
              <w:r w:rsidRPr="00D31304">
                <w:rPr>
                  <w:rFonts w:ascii="Courier New" w:hAnsi="Courier New" w:cs="Courier New"/>
                  <w:b/>
                </w:rPr>
                <w:t>var</w:t>
              </w:r>
              <w:r>
                <w:t xml:space="preserve">. </w:t>
              </w:r>
            </w:ins>
            <w:ins w:id="6591" w:author="Rev 11 Allen Wirfs-Brock" w:date="2012-10-16T16:46:00Z">
              <w:r w:rsidRPr="009C202C">
                <w:t xml:space="preserve"> The String value </w:t>
              </w:r>
              <w:r w:rsidRPr="009C202C">
                <w:rPr>
                  <w:rFonts w:ascii="Times New Roman" w:hAnsi="Times New Roman"/>
                  <w:i/>
                </w:rPr>
                <w:t>N</w:t>
              </w:r>
              <w:r w:rsidRPr="00675B74">
                <w:t xml:space="preserve"> is the text of the bound name.</w:t>
              </w:r>
            </w:ins>
            <w:ins w:id="6592" w:author="Rev 11 Allen Wirfs-Brock" w:date="2012-10-18T14:56:00Z">
              <w:r w:rsidR="00CF5D00">
                <w:t xml:space="preserve"> </w:t>
              </w:r>
              <w:r w:rsidR="00CF5D00" w:rsidRPr="00CF5D00">
                <w:rPr>
                  <w:i/>
                  <w:iCs/>
                </w:rPr>
                <w:t>V</w:t>
              </w:r>
              <w:r w:rsidR="00CF5D00">
                <w:t xml:space="preserve"> is the initial value of the binding</w:t>
              </w:r>
            </w:ins>
            <w:ins w:id="6593" w:author="Rev 11 Allen Wirfs-Brock" w:date="2012-10-16T16:46:00Z">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w:t>
              </w:r>
            </w:ins>
            <w:ins w:id="6594" w:author="Rev 11 Allen Wirfs-Brock" w:date="2012-10-17T10:58:00Z">
              <w:r>
                <w:t>s</w:t>
              </w:r>
            </w:ins>
            <w:ins w:id="6595" w:author="Rev 11 Allen Wirfs-Brock" w:date="2012-10-16T16:46:00Z">
              <w:r>
                <w:t xml:space="preserve"> to receive special treatment.</w:t>
              </w:r>
            </w:ins>
          </w:p>
        </w:tc>
      </w:tr>
      <w:tr w:rsidR="000B26D2" w:rsidRPr="00250FC6" w:rsidTr="000B26D2">
        <w:trPr>
          <w:gridBefore w:val="1"/>
          <w:wBefore w:w="31" w:type="dxa"/>
          <w:jc w:val="center"/>
          <w:ins w:id="6596" w:author="Rev 11 Allen Wirfs-Brock" w:date="2012-10-16T16:45:00Z"/>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7758">
            <w:pPr>
              <w:spacing w:after="60"/>
              <w:rPr>
                <w:ins w:id="6597" w:author="Rev 11 Allen Wirfs-Brock" w:date="2012-10-16T16:45:00Z"/>
              </w:rPr>
            </w:pPr>
            <w:ins w:id="6598" w:author="Rev 11 Allen Wirfs-Brock" w:date="2012-10-17T10:56:00Z">
              <w:r w:rsidRPr="004D1BD1">
                <w:t>Create</w:t>
              </w:r>
              <w:r>
                <w:t>GlobalFunction</w:t>
              </w:r>
              <w:r w:rsidRPr="004D1BD1">
                <w:t>Binding(N</w:t>
              </w:r>
              <w:r w:rsidRPr="00E65A34">
                <w:t xml:space="preserve">, </w:t>
              </w:r>
            </w:ins>
            <w:ins w:id="6599" w:author="Rev 11 Allen Wirfs-Brock" w:date="2012-10-17T10:58:00Z">
              <w:r>
                <w:t xml:space="preserve">V, </w:t>
              </w:r>
            </w:ins>
            <w:ins w:id="6600" w:author="Rev 11 Allen Wirfs-Brock" w:date="2012-10-17T10:56:00Z">
              <w:r w:rsidRPr="00E65A34">
                <w:t>D)</w:t>
              </w:r>
            </w:ins>
          </w:p>
        </w:tc>
        <w:tc>
          <w:tcPr>
            <w:tcW w:w="6236" w:type="dxa"/>
            <w:gridSpan w:val="2"/>
            <w:tcBorders>
              <w:top w:val="single" w:sz="6" w:space="0" w:color="auto"/>
              <w:left w:val="single" w:sz="6" w:space="0" w:color="auto"/>
              <w:bottom w:val="single" w:sz="6" w:space="0" w:color="auto"/>
              <w:right w:val="single" w:sz="6" w:space="0" w:color="auto"/>
            </w:tcBorders>
          </w:tcPr>
          <w:p w:rsidR="000B26D2" w:rsidRPr="009C202C" w:rsidRDefault="000B26D2" w:rsidP="00CF5D00">
            <w:pPr>
              <w:spacing w:after="60"/>
              <w:rPr>
                <w:ins w:id="6601" w:author="Rev 11 Allen Wirfs-Brock" w:date="2012-10-16T16:45:00Z"/>
              </w:rPr>
            </w:pPr>
            <w:ins w:id="6602" w:author="Rev 11 Allen Wirfs-Brock" w:date="2012-10-17T10:57:00Z">
              <w:r>
                <w:t xml:space="preserve">Used to create </w:t>
              </w:r>
            </w:ins>
            <w:ins w:id="6603" w:author="Rev 11 Allen Wirfs-Brock" w:date="2012-10-18T14:54:00Z">
              <w:r w:rsidR="00CF5D00">
                <w:t xml:space="preserve">and initialize </w:t>
              </w:r>
            </w:ins>
            <w:ins w:id="6604" w:author="Rev 11 Allen Wirfs-Brock" w:date="2012-10-17T10:57:00Z">
              <w:r>
                <w:t xml:space="preserve">global </w:t>
              </w:r>
              <w:r>
                <w:rPr>
                  <w:rFonts w:ascii="Courier New" w:hAnsi="Courier New" w:cs="Courier New"/>
                  <w:b/>
                </w:rPr>
                <w:t>function</w:t>
              </w:r>
              <w:r>
                <w:t xml:space="preserve"> bindings</w:t>
              </w:r>
            </w:ins>
            <w:ins w:id="6605" w:author="Rev 11 Allen Wirfs-Brock" w:date="2012-10-18T14:55:00Z">
              <w:r w:rsidR="00CF5D00">
                <w:t xml:space="preserve"> in the ObjectEnviornmentComponent of the environment record</w:t>
              </w:r>
            </w:ins>
            <w:ins w:id="6606" w:author="Rev 11 Allen Wirfs-Brock" w:date="2012-10-17T10:57:00Z">
              <w:r>
                <w:t xml:space="preserve">. </w:t>
              </w:r>
            </w:ins>
            <w:ins w:id="6607" w:author="Rev 11 Allen Wirfs-Brock" w:date="2012-10-18T14:55:00Z">
              <w:r w:rsidR="00CF5D00">
                <w:t xml:space="preserve">The binding will be a mutable binding. The corresponding global object property will have attribute values approate for a </w:t>
              </w:r>
              <w:r w:rsidR="00CF5D00">
                <w:rPr>
                  <w:rFonts w:ascii="Courier New" w:hAnsi="Courier New" w:cs="Courier New"/>
                  <w:b/>
                </w:rPr>
                <w:t>function</w:t>
              </w:r>
              <w:r w:rsidR="00CF5D00">
                <w:t>.</w:t>
              </w:r>
            </w:ins>
            <w:ins w:id="6608" w:author="Rev 11 Allen Wirfs-Brock" w:date="2012-10-17T10:57:00Z">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w:t>
              </w:r>
            </w:ins>
            <w:ins w:id="6609" w:author="Rev 11 Allen Wirfs-Brock" w:date="2012-10-18T14:57:00Z">
              <w:r w:rsidR="00CF5D00">
                <w:t xml:space="preserve"> followed by a SetMutableBinding</w:t>
              </w:r>
            </w:ins>
            <w:ins w:id="6610" w:author="Rev 11 Allen Wirfs-Brock" w:date="2012-10-17T10:57:00Z">
              <w:r>
                <w:t xml:space="preserve"> but it allows </w:t>
              </w:r>
              <w:r w:rsidRPr="00F532C5">
                <w:rPr>
                  <w:sz w:val="22"/>
                  <w:szCs w:val="22"/>
                </w:rPr>
                <w:t xml:space="preserve">function </w:t>
              </w:r>
              <w:r>
                <w:t>declaration</w:t>
              </w:r>
            </w:ins>
            <w:ins w:id="6611" w:author="Rev 11 Allen Wirfs-Brock" w:date="2012-10-17T10:58:00Z">
              <w:r>
                <w:t>s</w:t>
              </w:r>
            </w:ins>
            <w:ins w:id="6612" w:author="Rev 11 Allen Wirfs-Brock" w:date="2012-10-17T10:57:00Z">
              <w:r>
                <w:t xml:space="preserve"> to receive special treatment.</w:t>
              </w:r>
            </w:ins>
          </w:p>
        </w:tc>
      </w:tr>
      <w:tr w:rsidR="000B26D2" w:rsidRPr="00250FC6" w:rsidTr="000B26D2">
        <w:trPr>
          <w:gridBefore w:val="1"/>
          <w:wBefore w:w="31" w:type="dxa"/>
          <w:jc w:val="center"/>
          <w:ins w:id="6613" w:author="Rev 11 Allen Wirfs-Brock" w:date="2012-10-16T16:45:00Z"/>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9C202C" w:rsidRDefault="000B26D2" w:rsidP="000D6D22">
            <w:pPr>
              <w:spacing w:after="60"/>
              <w:rPr>
                <w:ins w:id="6614" w:author="Rev 11 Allen Wirfs-Brock" w:date="2012-10-16T16:45:00Z"/>
              </w:rPr>
            </w:pP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E77497" w:rsidRDefault="000B26D2" w:rsidP="000D6D22">
            <w:pPr>
              <w:spacing w:after="60"/>
              <w:rPr>
                <w:ins w:id="6615" w:author="Rev 11 Allen Wirfs-Brock" w:date="2012-10-16T16:45:00Z"/>
              </w:rPr>
            </w:pPr>
          </w:p>
        </w:tc>
      </w:tr>
    </w:tbl>
    <w:p w:rsidR="007225E0" w:rsidRDefault="007225E0" w:rsidP="00B36033">
      <w:pPr>
        <w:rPr>
          <w:ins w:id="6616" w:author="Rev 11 Allen Wirfs-Brock" w:date="2012-10-09T10:00:00Z"/>
        </w:rPr>
      </w:pPr>
    </w:p>
    <w:p w:rsidR="00760432" w:rsidRDefault="00760432" w:rsidP="00760432">
      <w:pPr>
        <w:rPr>
          <w:ins w:id="6617" w:author="Rev 11 Allen Wirfs-Brock" w:date="2012-10-09T12:27:00Z"/>
        </w:rPr>
      </w:pPr>
      <w:ins w:id="6618" w:author="Rev 7 Allen Wirfs-Brock" w:date="2012-05-02T16:47:00Z">
        <w:r w:rsidRPr="00E77497">
          <w:t xml:space="preserve">The behaviour of the concrete specification methods for </w:t>
        </w:r>
        <w:r>
          <w:t>Global</w:t>
        </w:r>
        <w:r w:rsidRPr="00E77497">
          <w:t xml:space="preserve"> Environment Records is defined by the following algorithms.</w:t>
        </w:r>
      </w:ins>
    </w:p>
    <w:p w:rsidR="00D1216A" w:rsidRPr="009C202C" w:rsidRDefault="00D1216A" w:rsidP="00D1216A">
      <w:pPr>
        <w:pStyle w:val="Heading5"/>
        <w:numPr>
          <w:ilvl w:val="0"/>
          <w:numId w:val="0"/>
        </w:numPr>
        <w:rPr>
          <w:ins w:id="6619" w:author="Rev 11 Allen Wirfs-Brock" w:date="2012-10-09T12:27:00Z"/>
        </w:rPr>
      </w:pPr>
      <w:ins w:id="6620" w:author="Rev 11 Allen Wirfs-Brock" w:date="2012-10-09T12:27:00Z">
        <w:r w:rsidRPr="009C202C">
          <w:t>10.2.1.</w:t>
        </w:r>
      </w:ins>
      <w:ins w:id="6621" w:author="Rev 11 Allen Wirfs-Brock" w:date="2012-10-09T12:28:00Z">
        <w:r>
          <w:t>4</w:t>
        </w:r>
      </w:ins>
      <w:ins w:id="6622" w:author="Rev 11 Allen Wirfs-Brock" w:date="2012-10-09T12:27:00Z">
        <w:r w:rsidRPr="009C202C">
          <w:t>.1</w:t>
        </w:r>
        <w:r w:rsidRPr="009C202C">
          <w:tab/>
          <w:t>HasBinding(N)</w:t>
        </w:r>
      </w:ins>
    </w:p>
    <w:p w:rsidR="00D1216A" w:rsidRPr="009C202C" w:rsidRDefault="00D1216A" w:rsidP="0070508E">
      <w:pPr>
        <w:rPr>
          <w:ins w:id="6623" w:author="Rev 11 Allen Wirfs-Brock" w:date="2012-10-09T12:27:00Z"/>
        </w:rPr>
      </w:pPr>
      <w:ins w:id="6624" w:author="Rev 11 Allen Wirfs-Brock" w:date="2012-10-09T12:27:00Z">
        <w:r w:rsidRPr="009C202C">
          <w:t xml:space="preserve">The concrete environment record method HasBinding for </w:t>
        </w:r>
      </w:ins>
      <w:ins w:id="6625" w:author="Rev 11 Allen Wirfs-Brock" w:date="2012-10-09T13:38:00Z">
        <w:r w:rsidR="0070508E">
          <w:t>global</w:t>
        </w:r>
      </w:ins>
      <w:ins w:id="6626" w:author="Rev 11 Allen Wirfs-Brock" w:date="2012-10-09T12:27:00Z">
        <w:r w:rsidRPr="009C202C">
          <w:t xml:space="preserve"> environment records simply determines if the argument identifier is one of the identifiers bound by the record:</w:t>
        </w:r>
      </w:ins>
    </w:p>
    <w:p w:rsidR="00D1216A" w:rsidRPr="00E77497" w:rsidRDefault="00D1216A" w:rsidP="0070508E">
      <w:pPr>
        <w:pStyle w:val="Alg4"/>
        <w:numPr>
          <w:ilvl w:val="0"/>
          <w:numId w:val="1023"/>
        </w:numPr>
        <w:rPr>
          <w:ins w:id="6627" w:author="Rev 11 Allen Wirfs-Brock" w:date="2012-10-09T12:27:00Z"/>
        </w:rPr>
      </w:pPr>
      <w:ins w:id="6628" w:author="Rev 11 Allen Wirfs-Brock" w:date="2012-10-09T12:27:00Z">
        <w:r w:rsidRPr="00675B74">
          <w:lastRenderedPageBreak/>
          <w:t xml:space="preserve">Let </w:t>
        </w:r>
        <w:r w:rsidRPr="00E77497">
          <w:rPr>
            <w:i/>
          </w:rPr>
          <w:t xml:space="preserve">envRec </w:t>
        </w:r>
        <w:r w:rsidRPr="00E77497">
          <w:t xml:space="preserve">be the </w:t>
        </w:r>
      </w:ins>
      <w:ins w:id="6629" w:author="Rev 11 Allen Wirfs-Brock" w:date="2012-10-09T13:32:00Z">
        <w:r w:rsidR="00056558">
          <w:t>global</w:t>
        </w:r>
      </w:ins>
      <w:ins w:id="6630" w:author="Rev 11 Allen Wirfs-Brock" w:date="2012-10-09T12:27:00Z">
        <w:r w:rsidRPr="00E77497">
          <w:t xml:space="preserve"> environment record for which the method was invoked.</w:t>
        </w:r>
      </w:ins>
    </w:p>
    <w:p w:rsidR="00056558" w:rsidRDefault="00056558" w:rsidP="0070508E">
      <w:pPr>
        <w:pStyle w:val="Alg4"/>
        <w:numPr>
          <w:ilvl w:val="0"/>
          <w:numId w:val="1023"/>
        </w:numPr>
        <w:rPr>
          <w:ins w:id="6631" w:author="Rev 11 Allen Wirfs-Brock" w:date="2012-10-09T13:33:00Z"/>
        </w:rPr>
      </w:pPr>
      <w:ins w:id="6632" w:author="Rev 11 Allen Wirfs-Brock" w:date="2012-10-09T13:33: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D1216A" w:rsidRPr="00E77497" w:rsidRDefault="00D1216A" w:rsidP="0070508E">
      <w:pPr>
        <w:pStyle w:val="Alg4"/>
        <w:numPr>
          <w:ilvl w:val="0"/>
          <w:numId w:val="1023"/>
        </w:numPr>
        <w:rPr>
          <w:ins w:id="6633" w:author="Rev 11 Allen Wirfs-Brock" w:date="2012-10-09T12:27:00Z"/>
        </w:rPr>
      </w:pPr>
      <w:ins w:id="6634" w:author="Rev 11 Allen Wirfs-Brock" w:date="2012-10-09T12:27:00Z">
        <w:r w:rsidRPr="00E77497">
          <w:t>If</w:t>
        </w:r>
      </w:ins>
      <w:ins w:id="6635" w:author="Rev 11 Allen Wirfs-Brock" w:date="2012-10-09T13:35:00Z">
        <w:r w:rsidR="0070508E">
          <w:t xml:space="preserve"> the result of calling</w:t>
        </w:r>
      </w:ins>
      <w:ins w:id="6636" w:author="Rev 11 Allen Wirfs-Brock" w:date="2012-10-09T12:27:00Z">
        <w:r w:rsidRPr="00E77497">
          <w:t xml:space="preserve"> </w:t>
        </w:r>
      </w:ins>
      <w:ins w:id="6637" w:author="Rev 11 Allen Wirfs-Brock" w:date="2012-10-09T13:35:00Z">
        <w:r w:rsidR="0070508E">
          <w:rPr>
            <w:i/>
          </w:rPr>
          <w:t>Dcl</w:t>
        </w:r>
        <w:r w:rsidR="0070508E" w:rsidRPr="00FC5053">
          <w:rPr>
            <w:i/>
          </w:rPr>
          <w:t>Rec’s</w:t>
        </w:r>
        <w:r w:rsidR="0070508E">
          <w:t xml:space="preserve"> </w:t>
        </w:r>
      </w:ins>
      <w:ins w:id="6638" w:author="Rev 11 Allen Wirfs-Brock" w:date="2012-10-09T13:36:00Z">
        <w:r w:rsidR="0070508E">
          <w:t>HasBinding</w:t>
        </w:r>
      </w:ins>
      <w:ins w:id="6639" w:author="Rev 11 Allen Wirfs-Brock" w:date="2012-10-09T13:35:00Z">
        <w:r w:rsidR="0070508E">
          <w:t xml:space="preserve"> concrete method with argument</w:t>
        </w:r>
      </w:ins>
      <w:ins w:id="6640" w:author="Rev 11 Allen Wirfs-Brock" w:date="2012-10-09T13:36:00Z">
        <w:r w:rsidR="0070508E">
          <w:t>n</w:t>
        </w:r>
      </w:ins>
      <w:ins w:id="6641" w:author="Rev 11 Allen Wirfs-Brock" w:date="2012-10-09T13:35:00Z">
        <w:r w:rsidR="0070508E">
          <w:t xml:space="preserve"> </w:t>
        </w:r>
      </w:ins>
      <w:ins w:id="6642" w:author="Rev 11 Allen Wirfs-Brock" w:date="2012-10-09T12:27:00Z">
        <w:r w:rsidRPr="00E77497">
          <w:rPr>
            <w:i/>
          </w:rPr>
          <w:t>N</w:t>
        </w:r>
      </w:ins>
      <w:ins w:id="6643" w:author="Rev 11 Allen Wirfs-Brock" w:date="2012-10-09T13:36:00Z">
        <w:r w:rsidR="0070508E">
          <w:rPr>
            <w:iCs/>
          </w:rPr>
          <w:t xml:space="preserve"> is </w:t>
        </w:r>
        <w:r w:rsidR="0070508E" w:rsidRPr="0070508E">
          <w:rPr>
            <w:b/>
            <w:bCs/>
            <w:iCs/>
          </w:rPr>
          <w:t>true</w:t>
        </w:r>
      </w:ins>
      <w:ins w:id="6644" w:author="Rev 11 Allen Wirfs-Brock" w:date="2012-10-09T12:27:00Z">
        <w:r w:rsidRPr="00E77497">
          <w:t xml:space="preserve">, return </w:t>
        </w:r>
        <w:r w:rsidRPr="00E77497">
          <w:rPr>
            <w:b/>
          </w:rPr>
          <w:t>true</w:t>
        </w:r>
        <w:r w:rsidRPr="00E77497">
          <w:t>.</w:t>
        </w:r>
      </w:ins>
    </w:p>
    <w:p w:rsidR="0070508E" w:rsidRDefault="0070508E" w:rsidP="0070508E">
      <w:pPr>
        <w:pStyle w:val="Alg4"/>
        <w:numPr>
          <w:ilvl w:val="0"/>
          <w:numId w:val="1023"/>
        </w:numPr>
        <w:rPr>
          <w:ins w:id="6645" w:author="Rev 11 Allen Wirfs-Brock" w:date="2012-10-09T13:36:00Z"/>
        </w:rPr>
      </w:pPr>
      <w:ins w:id="6646" w:author="Rev 11 Allen Wirfs-Brock" w:date="2012-10-09T13:36:00Z">
        <w:r>
          <w:t xml:space="preserve">Let </w:t>
        </w:r>
      </w:ins>
      <w:ins w:id="6647" w:author="Rev 11 Allen Wirfs-Brock" w:date="2012-10-09T13:37:00Z">
        <w:r>
          <w:rPr>
            <w:i/>
            <w:iCs/>
          </w:rPr>
          <w:t>Obj</w:t>
        </w:r>
      </w:ins>
      <w:ins w:id="6648" w:author="Rev 11 Allen Wirfs-Brock" w:date="2012-10-09T13:36:00Z">
        <w:r w:rsidRPr="00056558">
          <w:rPr>
            <w:i/>
            <w:iCs/>
          </w:rPr>
          <w:t>Rec</w:t>
        </w:r>
        <w:r>
          <w:t xml:space="preserve"> be </w:t>
        </w:r>
        <w:r w:rsidRPr="00056558">
          <w:rPr>
            <w:i/>
            <w:iCs/>
          </w:rPr>
          <w:t>envRec</w:t>
        </w:r>
        <w:r w:rsidRPr="0070508E">
          <w:rPr>
            <w:i/>
            <w:iCs/>
          </w:rPr>
          <w:t>’s</w:t>
        </w:r>
        <w:r>
          <w:t xml:space="preserve"> </w:t>
        </w:r>
      </w:ins>
      <w:ins w:id="6649" w:author="Rev 11 Allen Wirfs-Brock" w:date="2012-10-09T13:37:00Z">
        <w:r>
          <w:t>Object</w:t>
        </w:r>
      </w:ins>
      <w:ins w:id="6650" w:author="Rev 11 Allen Wirfs-Brock" w:date="2012-10-09T13:36:00Z">
        <w:r>
          <w:t>Environment.</w:t>
        </w:r>
      </w:ins>
    </w:p>
    <w:p w:rsidR="00D1216A" w:rsidRPr="00E77497" w:rsidRDefault="0070508E" w:rsidP="0070508E">
      <w:pPr>
        <w:pStyle w:val="Alg4"/>
        <w:numPr>
          <w:ilvl w:val="0"/>
          <w:numId w:val="1023"/>
        </w:numPr>
        <w:spacing w:after="240"/>
        <w:rPr>
          <w:ins w:id="6651" w:author="Rev 11 Allen Wirfs-Brock" w:date="2012-10-09T12:27:00Z"/>
        </w:rPr>
      </w:pPr>
      <w:ins w:id="6652" w:author="Rev 11 Allen Wirfs-Brock" w:date="2012-10-09T13:37:00Z">
        <w:r>
          <w:t>Return the</w:t>
        </w:r>
      </w:ins>
      <w:ins w:id="6653" w:author="Rev 11 Allen Wirfs-Brock" w:date="2012-10-09T13:36:00Z">
        <w:r>
          <w:t xml:space="preserve"> result of calling</w:t>
        </w:r>
        <w:r w:rsidRPr="00E77497">
          <w:t xml:space="preserve"> </w:t>
        </w:r>
      </w:ins>
      <w:ins w:id="6654" w:author="Rev 11 Allen Wirfs-Brock" w:date="2012-10-09T13:38:00Z">
        <w:r>
          <w:rPr>
            <w:i/>
          </w:rPr>
          <w:t>Obj</w:t>
        </w:r>
      </w:ins>
      <w:ins w:id="6655" w:author="Rev 11 Allen Wirfs-Brock" w:date="2012-10-09T13:36:00Z">
        <w:r w:rsidRPr="00FC5053">
          <w:rPr>
            <w:i/>
          </w:rPr>
          <w:t>Rec’s</w:t>
        </w:r>
        <w:r>
          <w:t xml:space="preserve"> HasBinding concrete method with argumentn </w:t>
        </w:r>
        <w:r w:rsidRPr="00E77497">
          <w:rPr>
            <w:i/>
          </w:rPr>
          <w:t>N</w:t>
        </w:r>
      </w:ins>
      <w:ins w:id="6656" w:author="Rev 11 Allen Wirfs-Brock" w:date="2012-10-09T13:37:00Z">
        <w:r>
          <w:t>.</w:t>
        </w:r>
      </w:ins>
      <w:ins w:id="6657" w:author="Rev 11 Allen Wirfs-Brock" w:date="2012-10-09T13:36:00Z">
        <w:r w:rsidRPr="00E77497">
          <w:t xml:space="preserve"> </w:t>
        </w:r>
      </w:ins>
    </w:p>
    <w:p w:rsidR="00D1216A" w:rsidRPr="00E77497" w:rsidRDefault="00D1216A" w:rsidP="00D1216A">
      <w:pPr>
        <w:pStyle w:val="Heading5"/>
        <w:numPr>
          <w:ilvl w:val="0"/>
          <w:numId w:val="0"/>
        </w:numPr>
        <w:rPr>
          <w:ins w:id="6658" w:author="Rev 11 Allen Wirfs-Brock" w:date="2012-10-09T12:27:00Z"/>
        </w:rPr>
      </w:pPr>
      <w:ins w:id="6659" w:author="Rev 11 Allen Wirfs-Brock" w:date="2012-10-09T12:27:00Z">
        <w:r w:rsidRPr="00E77497">
          <w:t>10.2.1.</w:t>
        </w:r>
      </w:ins>
      <w:ins w:id="6660" w:author="Rev 11 Allen Wirfs-Brock" w:date="2012-10-09T12:28:00Z">
        <w:r>
          <w:t>4</w:t>
        </w:r>
      </w:ins>
      <w:ins w:id="6661" w:author="Rev 11 Allen Wirfs-Brock" w:date="2012-10-09T12:27:00Z">
        <w:r w:rsidRPr="00E77497">
          <w:t>.2</w:t>
        </w:r>
        <w:r w:rsidRPr="00E77497">
          <w:tab/>
          <w:t>CreateMutableBinding (N, D)</w:t>
        </w:r>
      </w:ins>
    </w:p>
    <w:p w:rsidR="00D1216A" w:rsidRPr="00E77497" w:rsidRDefault="00D1216A" w:rsidP="00140C76">
      <w:pPr>
        <w:rPr>
          <w:ins w:id="6662" w:author="Rev 11 Allen Wirfs-Brock" w:date="2012-10-09T12:27:00Z"/>
        </w:rPr>
      </w:pPr>
      <w:ins w:id="6663" w:author="Rev 11 Allen Wirfs-Brock" w:date="2012-10-09T12:27:00Z">
        <w:r w:rsidRPr="00E77497">
          <w:t xml:space="preserve">The concrete </w:t>
        </w:r>
      </w:ins>
      <w:ins w:id="6664" w:author="Rev 11 Allen Wirfs-Brock" w:date="2012-10-09T13:49:00Z">
        <w:r w:rsidR="00140C76">
          <w:t>e</w:t>
        </w:r>
      </w:ins>
      <w:ins w:id="6665" w:author="Rev 11 Allen Wirfs-Brock" w:date="2012-10-09T12:27:00Z">
        <w:r w:rsidRPr="00E77497">
          <w:t xml:space="preserve">nvironment </w:t>
        </w:r>
      </w:ins>
      <w:ins w:id="6666" w:author="Rev 11 Allen Wirfs-Brock" w:date="2012-10-09T13:49:00Z">
        <w:r w:rsidR="00140C76">
          <w:t>r</w:t>
        </w:r>
      </w:ins>
      <w:ins w:id="6667" w:author="Rev 11 Allen Wirfs-Brock" w:date="2012-10-09T12:27:00Z">
        <w:r w:rsidRPr="00E77497">
          <w:t xml:space="preserve">ecord method CreateMutableBinding for </w:t>
        </w:r>
      </w:ins>
      <w:ins w:id="6668" w:author="Rev 11 Allen Wirfs-Brock" w:date="2012-10-09T13:49:00Z">
        <w:r w:rsidR="00140C76">
          <w:t>global</w:t>
        </w:r>
      </w:ins>
      <w:ins w:id="6669" w:author="Rev 11 Allen Wirfs-Brock" w:date="2012-10-09T12:27:00Z">
        <w:r w:rsidRPr="00E77497">
          <w:t xml:space="preserve"> environment records creates a new mutable binding for the name </w:t>
        </w:r>
        <w:r w:rsidRPr="00E77497">
          <w:rPr>
            <w:rFonts w:ascii="Times New Roman" w:hAnsi="Times New Roman"/>
            <w:i/>
          </w:rPr>
          <w:t>N</w:t>
        </w:r>
        <w:r w:rsidRPr="00E77497">
          <w:t xml:space="preserve"> that is </w:t>
        </w:r>
      </w:ins>
      <w:ins w:id="6670" w:author="Rev 11 Allen Wirfs-Brock" w:date="2012-10-09T13:44:00Z">
        <w:r w:rsidR="0070508E">
          <w:t>un</w:t>
        </w:r>
      </w:ins>
      <w:ins w:id="6671" w:author="Rev 11 Allen Wirfs-Brock" w:date="2012-10-09T12:27:00Z">
        <w:r w:rsidRPr="00E77497">
          <w:t>initialised</w:t>
        </w:r>
        <w:r w:rsidR="0070508E">
          <w:t>.</w:t>
        </w:r>
        <w:r w:rsidRPr="00E77497">
          <w:t xml:space="preserve"> </w:t>
        </w:r>
      </w:ins>
      <w:ins w:id="6672" w:author="Rev 11 Allen Wirfs-Brock" w:date="2012-10-09T13:49:00Z">
        <w:r w:rsidR="00140C76">
          <w:t>The binding is created in the associate</w:t>
        </w:r>
      </w:ins>
      <w:ins w:id="6673" w:author="Rev 11 Allen Wirfs-Brock" w:date="2012-10-09T13:50:00Z">
        <w:r w:rsidR="00140C76">
          <w:t xml:space="preserve">d DeclarativeEnvironment. </w:t>
        </w:r>
      </w:ins>
      <w:ins w:id="6674" w:author="Rev 11 Allen Wirfs-Brock" w:date="2012-10-09T12:27:00Z">
        <w:r w:rsidRPr="00E77497">
          <w:t xml:space="preserve">A binding </w:t>
        </w:r>
      </w:ins>
      <w:ins w:id="6675" w:author="Rev 11 Allen Wirfs-Brock" w:date="2012-10-09T13:51:00Z">
        <w:r w:rsidR="00140C76" w:rsidRPr="00E77497">
          <w:t xml:space="preserve">for </w:t>
        </w:r>
        <w:r w:rsidR="00140C76" w:rsidRPr="00E77497">
          <w:rPr>
            <w:rFonts w:ascii="Times New Roman" w:hAnsi="Times New Roman"/>
            <w:i/>
          </w:rPr>
          <w:t>N</w:t>
        </w:r>
        <w:r w:rsidR="00140C76" w:rsidRPr="00E77497">
          <w:t xml:space="preserve"> </w:t>
        </w:r>
      </w:ins>
      <w:ins w:id="6676" w:author="Rev 11 Allen Wirfs-Brock" w:date="2012-10-09T12:27:00Z">
        <w:r w:rsidRPr="00E77497">
          <w:t xml:space="preserve">must not already exist in </w:t>
        </w:r>
      </w:ins>
      <w:ins w:id="6677" w:author="Rev 11 Allen Wirfs-Brock" w:date="2012-10-09T13:50:00Z">
        <w:r w:rsidR="00140C76">
          <w:t>the DeclarativeEnviornment</w:t>
        </w:r>
      </w:ins>
      <w:ins w:id="6678" w:author="Rev 11 Allen Wirfs-Brock" w:date="2012-10-09T12:27:00Z">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ins>
    </w:p>
    <w:p w:rsidR="00D1216A" w:rsidRPr="00E77497" w:rsidRDefault="00D1216A" w:rsidP="00E50B17">
      <w:pPr>
        <w:pStyle w:val="Alg4"/>
        <w:numPr>
          <w:ilvl w:val="0"/>
          <w:numId w:val="1024"/>
        </w:numPr>
        <w:rPr>
          <w:ins w:id="6679" w:author="Rev 11 Allen Wirfs-Brock" w:date="2012-10-09T12:27:00Z"/>
        </w:rPr>
      </w:pPr>
      <w:ins w:id="6680" w:author="Rev 11 Allen Wirfs-Brock" w:date="2012-10-09T12:27:00Z">
        <w:r w:rsidRPr="00E77497">
          <w:t xml:space="preserve">Let </w:t>
        </w:r>
        <w:r w:rsidRPr="00E77497">
          <w:rPr>
            <w:i/>
          </w:rPr>
          <w:t xml:space="preserve">envRec </w:t>
        </w:r>
        <w:r w:rsidRPr="00E77497">
          <w:t xml:space="preserve">be the </w:t>
        </w:r>
      </w:ins>
      <w:ins w:id="6681" w:author="Rev 11 Allen Wirfs-Brock" w:date="2012-10-09T13:51:00Z">
        <w:r w:rsidR="00140C76">
          <w:t>global</w:t>
        </w:r>
      </w:ins>
      <w:ins w:id="6682" w:author="Rev 11 Allen Wirfs-Brock" w:date="2012-10-09T12:27:00Z">
        <w:r w:rsidRPr="00E77497">
          <w:t xml:space="preserve"> environment record for which the method was invoked.</w:t>
        </w:r>
      </w:ins>
    </w:p>
    <w:p w:rsidR="00140C76" w:rsidRDefault="00140C76" w:rsidP="00E50B17">
      <w:pPr>
        <w:pStyle w:val="Alg4"/>
        <w:numPr>
          <w:ilvl w:val="0"/>
          <w:numId w:val="1024"/>
        </w:numPr>
        <w:rPr>
          <w:ins w:id="6683" w:author="Rev 11 Allen Wirfs-Brock" w:date="2012-10-09T13:51:00Z"/>
        </w:rPr>
      </w:pPr>
      <w:ins w:id="6684" w:author="Rev 11 Allen Wirfs-Brock" w:date="2012-10-09T13:51: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D1216A" w:rsidRPr="00E77497" w:rsidRDefault="00D1216A" w:rsidP="00E50B17">
      <w:pPr>
        <w:pStyle w:val="Alg4"/>
        <w:numPr>
          <w:ilvl w:val="0"/>
          <w:numId w:val="1024"/>
        </w:numPr>
        <w:rPr>
          <w:ins w:id="6685" w:author="Rev 11 Allen Wirfs-Brock" w:date="2012-10-09T12:27:00Z"/>
        </w:rPr>
      </w:pPr>
      <w:ins w:id="6686" w:author="Rev 11 Allen Wirfs-Brock" w:date="2012-10-09T12:27:00Z">
        <w:r w:rsidRPr="00E77497">
          <w:t xml:space="preserve">Assert: </w:t>
        </w:r>
      </w:ins>
      <w:ins w:id="6687" w:author="Rev 11 Allen Wirfs-Brock" w:date="2012-10-09T13:51:00Z">
        <w:r w:rsidR="00140C76" w:rsidRPr="00056558">
          <w:rPr>
            <w:i/>
            <w:iCs/>
          </w:rPr>
          <w:t>DclRec</w:t>
        </w:r>
        <w:r w:rsidR="00140C76">
          <w:t xml:space="preserve"> </w:t>
        </w:r>
      </w:ins>
      <w:ins w:id="6688" w:author="Rev 11 Allen Wirfs-Brock" w:date="2012-10-09T12:27:00Z">
        <w:r w:rsidRPr="00E77497">
          <w:t xml:space="preserve">does not already have a binding for </w:t>
        </w:r>
        <w:r w:rsidRPr="00E77497">
          <w:rPr>
            <w:i/>
          </w:rPr>
          <w:t>N</w:t>
        </w:r>
        <w:r w:rsidRPr="00E77497">
          <w:t>.</w:t>
        </w:r>
      </w:ins>
    </w:p>
    <w:p w:rsidR="00D1216A" w:rsidRPr="00E77497" w:rsidRDefault="00D1216A" w:rsidP="00E50B17">
      <w:pPr>
        <w:pStyle w:val="Alg4"/>
        <w:numPr>
          <w:ilvl w:val="0"/>
          <w:numId w:val="1024"/>
        </w:numPr>
        <w:spacing w:after="120"/>
        <w:contextualSpacing/>
        <w:rPr>
          <w:ins w:id="6689" w:author="Rev 11 Allen Wirfs-Brock" w:date="2012-10-09T12:27:00Z"/>
        </w:rPr>
      </w:pPr>
      <w:ins w:id="6690" w:author="Rev 11 Allen Wirfs-Brock" w:date="2012-10-09T12:27:00Z">
        <w:r w:rsidRPr="00E77497">
          <w:t xml:space="preserve">Create a mutable binding in </w:t>
        </w:r>
      </w:ins>
      <w:ins w:id="6691" w:author="Rev 11 Allen Wirfs-Brock" w:date="2012-10-09T13:51:00Z">
        <w:r w:rsidR="00140C76" w:rsidRPr="00056558">
          <w:rPr>
            <w:i/>
            <w:iCs/>
          </w:rPr>
          <w:t>DclRec</w:t>
        </w:r>
        <w:r w:rsidR="00140C76">
          <w:t xml:space="preserve"> </w:t>
        </w:r>
      </w:ins>
      <w:ins w:id="6692" w:author="Rev 11 Allen Wirfs-Brock" w:date="2012-10-09T12:27:00Z">
        <w:r w:rsidRPr="00E77497">
          <w:t xml:space="preserve">for </w:t>
        </w:r>
        <w:r w:rsidRPr="00E77497">
          <w:rPr>
            <w:i/>
          </w:rPr>
          <w:t>N</w:t>
        </w:r>
        <w:r w:rsidRPr="00E77497">
          <w:t xml:space="preserve"> and and record that it is uninitialised. If </w:t>
        </w:r>
        <w:r w:rsidRPr="00E77497">
          <w:rPr>
            <w:i/>
          </w:rPr>
          <w:t>D</w:t>
        </w:r>
        <w:r w:rsidRPr="00E77497">
          <w:t xml:space="preserve"> is true record that the newly created binding may be deleted by a subsequent DeleteBinding call.</w:t>
        </w:r>
      </w:ins>
    </w:p>
    <w:p w:rsidR="00D1216A" w:rsidRDefault="00D1216A" w:rsidP="00E50B17">
      <w:pPr>
        <w:pStyle w:val="Alg4"/>
        <w:numPr>
          <w:ilvl w:val="0"/>
          <w:numId w:val="1024"/>
        </w:numPr>
        <w:spacing w:after="120"/>
        <w:rPr>
          <w:ins w:id="6693" w:author="Rev 11 Allen Wirfs-Brock" w:date="2012-10-09T12:27:00Z"/>
        </w:rPr>
      </w:pPr>
      <w:ins w:id="6694" w:author="Rev 11 Allen Wirfs-Brock" w:date="2012-10-09T12:27:00Z">
        <w:r>
          <w:t>Return NormalComp</w:t>
        </w:r>
      </w:ins>
      <w:ins w:id="6695" w:author="Rev 11 Allen Wirfs-Brock" w:date="2012-10-24T15:05:00Z">
        <w:r w:rsidR="00E36E97">
          <w:t>l</w:t>
        </w:r>
      </w:ins>
      <w:ins w:id="6696" w:author="Rev 11 Allen Wirfs-Brock" w:date="2012-10-09T12:27:00Z">
        <w:r>
          <w:t>etion(</w:t>
        </w:r>
        <w:r w:rsidRPr="00A9140A">
          <w:rPr>
            <w:rFonts w:ascii="Arial" w:hAnsi="Arial" w:cs="Arial"/>
          </w:rPr>
          <w:t>empty</w:t>
        </w:r>
        <w:r>
          <w:t>)</w:t>
        </w:r>
      </w:ins>
    </w:p>
    <w:p w:rsidR="00855C5C" w:rsidRPr="00E77497" w:rsidRDefault="00855C5C" w:rsidP="00855C5C">
      <w:pPr>
        <w:pStyle w:val="Heading5"/>
        <w:numPr>
          <w:ilvl w:val="0"/>
          <w:numId w:val="0"/>
        </w:numPr>
        <w:rPr>
          <w:ins w:id="6697" w:author="Rev 11 Allen Wirfs-Brock" w:date="2012-10-17T13:34:00Z"/>
        </w:rPr>
      </w:pPr>
      <w:ins w:id="6698" w:author="Rev 11 Allen Wirfs-Brock" w:date="2012-10-17T13:34:00Z">
        <w:r w:rsidRPr="00E77497">
          <w:t>10.2.1.</w:t>
        </w:r>
        <w:r>
          <w:t>4</w:t>
        </w:r>
        <w:r w:rsidRPr="00E77497">
          <w:t>.</w:t>
        </w:r>
      </w:ins>
      <w:ins w:id="6699" w:author="Rev 11 Allen Wirfs-Brock" w:date="2012-10-17T13:35:00Z">
        <w:r>
          <w:t>3</w:t>
        </w:r>
      </w:ins>
      <w:ins w:id="6700" w:author="Rev 11 Allen Wirfs-Brock" w:date="2012-10-17T13:34:00Z">
        <w:r w:rsidRPr="00E77497">
          <w:tab/>
          <w:t xml:space="preserve">CreateImmutableBinding </w:t>
        </w:r>
        <w:commentRangeStart w:id="6701"/>
        <w:r w:rsidRPr="00E77497">
          <w:t>(N)</w:t>
        </w:r>
        <w:commentRangeEnd w:id="6701"/>
        <w:r>
          <w:rPr>
            <w:rStyle w:val="CommentReference"/>
            <w:b w:val="0"/>
          </w:rPr>
          <w:commentReference w:id="6701"/>
        </w:r>
      </w:ins>
    </w:p>
    <w:p w:rsidR="00855C5C" w:rsidRPr="00E77497" w:rsidRDefault="00855C5C" w:rsidP="00855C5C">
      <w:pPr>
        <w:rPr>
          <w:ins w:id="6702" w:author="Rev 11 Allen Wirfs-Brock" w:date="2012-10-17T13:34:00Z"/>
        </w:rPr>
      </w:pPr>
      <w:ins w:id="6703" w:author="Rev 11 Allen Wirfs-Brock" w:date="2012-10-17T13:34:00Z">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ins>
    </w:p>
    <w:p w:rsidR="00855C5C" w:rsidRPr="00E77497" w:rsidRDefault="00855C5C" w:rsidP="00855C5C">
      <w:pPr>
        <w:pStyle w:val="Alg4"/>
        <w:numPr>
          <w:ilvl w:val="0"/>
          <w:numId w:val="362"/>
        </w:numPr>
        <w:rPr>
          <w:ins w:id="6704" w:author="Rev 11 Allen Wirfs-Brock" w:date="2012-10-17T13:34:00Z"/>
        </w:rPr>
      </w:pPr>
      <w:ins w:id="6705" w:author="Rev 11 Allen Wirfs-Brock" w:date="2012-10-17T13:34: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rsidR="00855C5C" w:rsidRPr="00E77497" w:rsidRDefault="00855C5C" w:rsidP="00855C5C">
      <w:pPr>
        <w:pStyle w:val="Alg4"/>
        <w:numPr>
          <w:ilvl w:val="0"/>
          <w:numId w:val="362"/>
        </w:numPr>
        <w:rPr>
          <w:ins w:id="6706" w:author="Rev 11 Allen Wirfs-Brock" w:date="2012-10-17T13:34:00Z"/>
        </w:rPr>
      </w:pPr>
      <w:ins w:id="6707" w:author="Rev 11 Allen Wirfs-Brock" w:date="2012-10-17T13:34:00Z">
        <w:r w:rsidRPr="00E77497">
          <w:t xml:space="preserve">Assert: </w:t>
        </w:r>
        <w:r w:rsidRPr="00E77497">
          <w:rPr>
            <w:i/>
          </w:rPr>
          <w:t xml:space="preserve">envRec </w:t>
        </w:r>
        <w:r w:rsidRPr="00E77497">
          <w:t xml:space="preserve">does not already have a binding for </w:t>
        </w:r>
        <w:r w:rsidRPr="00E77497">
          <w:rPr>
            <w:i/>
          </w:rPr>
          <w:t>N</w:t>
        </w:r>
        <w:r w:rsidRPr="00E77497">
          <w:t>.</w:t>
        </w:r>
      </w:ins>
    </w:p>
    <w:p w:rsidR="00855C5C" w:rsidRPr="00E77497" w:rsidRDefault="00855C5C" w:rsidP="00855C5C">
      <w:pPr>
        <w:pStyle w:val="Alg4"/>
        <w:numPr>
          <w:ilvl w:val="0"/>
          <w:numId w:val="362"/>
        </w:numPr>
        <w:spacing w:after="120"/>
        <w:rPr>
          <w:ins w:id="6708" w:author="Rev 11 Allen Wirfs-Brock" w:date="2012-10-17T13:34:00Z"/>
        </w:rPr>
      </w:pPr>
      <w:ins w:id="6709" w:author="Rev 11 Allen Wirfs-Brock" w:date="2012-10-17T13:34:00Z">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ins>
    </w:p>
    <w:p w:rsidR="00855C5C" w:rsidRPr="00E77497" w:rsidRDefault="00855C5C" w:rsidP="00855C5C">
      <w:pPr>
        <w:pStyle w:val="Heading5"/>
        <w:numPr>
          <w:ilvl w:val="0"/>
          <w:numId w:val="0"/>
        </w:numPr>
        <w:rPr>
          <w:ins w:id="6710" w:author="Rev 11 Allen Wirfs-Brock" w:date="2012-10-17T13:34:00Z"/>
        </w:rPr>
      </w:pPr>
      <w:ins w:id="6711" w:author="Rev 11 Allen Wirfs-Brock" w:date="2012-10-17T13:34:00Z">
        <w:r w:rsidRPr="00E77497">
          <w:t>10.2.1.</w:t>
        </w:r>
        <w:r>
          <w:t>4</w:t>
        </w:r>
        <w:r w:rsidRPr="00E77497">
          <w:t>.</w:t>
        </w:r>
      </w:ins>
      <w:ins w:id="6712" w:author="Rev 11 Allen Wirfs-Brock" w:date="2012-10-17T13:35:00Z">
        <w:r>
          <w:t>4</w:t>
        </w:r>
      </w:ins>
      <w:ins w:id="6713" w:author="Rev 11 Allen Wirfs-Brock" w:date="2012-10-17T13:34:00Z">
        <w:r w:rsidRPr="00E77497">
          <w:tab/>
          <w:t>InitializeBinding (N,V)</w:t>
        </w:r>
      </w:ins>
    </w:p>
    <w:p w:rsidR="00855C5C" w:rsidRPr="00E77497" w:rsidRDefault="00855C5C" w:rsidP="00855C5C">
      <w:pPr>
        <w:rPr>
          <w:ins w:id="6714" w:author="Rev 11 Allen Wirfs-Brock" w:date="2012-10-17T13:34:00Z"/>
        </w:rPr>
      </w:pPr>
      <w:ins w:id="6715" w:author="Rev 11 Allen Wirfs-Brock" w:date="2012-10-17T13:34:00Z">
        <w:r w:rsidRPr="00E77497">
          <w:t xml:space="preserve">The concrete Environment Record method InitializeBinding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ins>
    </w:p>
    <w:p w:rsidR="00855C5C" w:rsidRPr="00E77497" w:rsidRDefault="00855C5C" w:rsidP="00855C5C">
      <w:pPr>
        <w:pStyle w:val="Alg4"/>
        <w:numPr>
          <w:ilvl w:val="0"/>
          <w:numId w:val="1047"/>
        </w:numPr>
        <w:rPr>
          <w:ins w:id="6716" w:author="Rev 11 Allen Wirfs-Brock" w:date="2012-10-17T13:34:00Z"/>
        </w:rPr>
      </w:pPr>
      <w:ins w:id="6717" w:author="Rev 11 Allen Wirfs-Brock" w:date="2012-10-17T13:34: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rsidR="00855C5C" w:rsidRDefault="00855C5C" w:rsidP="00855C5C">
      <w:pPr>
        <w:pStyle w:val="Alg4"/>
        <w:numPr>
          <w:ilvl w:val="0"/>
          <w:numId w:val="1047"/>
        </w:numPr>
        <w:rPr>
          <w:ins w:id="6718" w:author="Rev 11 Allen Wirfs-Brock" w:date="2012-10-17T13:34:00Z"/>
        </w:rPr>
      </w:pPr>
      <w:ins w:id="6719" w:author="Rev 11 Allen Wirfs-Brock" w:date="2012-10-17T13:34: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855C5C" w:rsidRDefault="00855C5C" w:rsidP="00855C5C">
      <w:pPr>
        <w:pStyle w:val="Alg4"/>
        <w:numPr>
          <w:ilvl w:val="0"/>
          <w:numId w:val="1047"/>
        </w:numPr>
        <w:rPr>
          <w:ins w:id="6720" w:author="Rev 11 Allen Wirfs-Brock" w:date="2012-10-17T13:34:00Z"/>
        </w:rPr>
      </w:pPr>
      <w:ins w:id="6721" w:author="Rev 11 Allen Wirfs-Brock" w:date="2012-10-17T13:34: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rsidR="00855C5C" w:rsidRDefault="00855C5C" w:rsidP="00855C5C">
      <w:pPr>
        <w:pStyle w:val="Alg4"/>
        <w:numPr>
          <w:ilvl w:val="1"/>
          <w:numId w:val="1047"/>
        </w:numPr>
        <w:rPr>
          <w:ins w:id="6722" w:author="Rev 11 Allen Wirfs-Brock" w:date="2012-10-17T13:34:00Z"/>
        </w:rPr>
      </w:pPr>
      <w:ins w:id="6723" w:author="Rev 11 Allen Wirfs-Brock" w:date="2012-10-17T13:34:00Z">
        <w:r>
          <w:t xml:space="preserve">Return the result of calling the InitializeBinding concrete method with arguments </w:t>
        </w:r>
        <w:r w:rsidRPr="00E77497">
          <w:rPr>
            <w:i/>
          </w:rPr>
          <w:t>N</w:t>
        </w:r>
        <w:r>
          <w:rPr>
            <w:iCs/>
          </w:rPr>
          <w:t xml:space="preserve"> and </w:t>
        </w:r>
        <w:r>
          <w:rPr>
            <w:i/>
          </w:rPr>
          <w:t>V</w:t>
        </w:r>
        <w:r>
          <w:t>.</w:t>
        </w:r>
      </w:ins>
    </w:p>
    <w:p w:rsidR="00855C5C" w:rsidRPr="00E77497" w:rsidRDefault="00855C5C" w:rsidP="00855C5C">
      <w:pPr>
        <w:pStyle w:val="Alg4"/>
        <w:numPr>
          <w:ilvl w:val="0"/>
          <w:numId w:val="1047"/>
        </w:numPr>
        <w:rPr>
          <w:ins w:id="6724" w:author="Rev 11 Allen Wirfs-Brock" w:date="2012-10-17T13:34:00Z"/>
        </w:rPr>
      </w:pPr>
      <w:ins w:id="6725" w:author="Rev 11 Allen Wirfs-Brock" w:date="2012-10-17T13:34:00Z">
        <w:r>
          <w:t xml:space="preserve">Let </w:t>
        </w:r>
        <w:r>
          <w:rPr>
            <w:i/>
            <w:iCs/>
          </w:rPr>
          <w:t>Obj</w:t>
        </w:r>
        <w:r w:rsidRPr="00056558">
          <w:rPr>
            <w:i/>
            <w:iCs/>
          </w:rPr>
          <w:t>Rec</w:t>
        </w:r>
        <w:r>
          <w:t xml:space="preserve"> be </w:t>
        </w:r>
        <w:r w:rsidRPr="00056558">
          <w:rPr>
            <w:i/>
            <w:iCs/>
          </w:rPr>
          <w:t>envRec</w:t>
        </w:r>
        <w:r w:rsidRPr="0070508E">
          <w:rPr>
            <w:i/>
            <w:iCs/>
          </w:rPr>
          <w:t>’s</w:t>
        </w:r>
        <w:r>
          <w:t xml:space="preserve"> DeclarativeEnvironment.</w:t>
        </w:r>
      </w:ins>
    </w:p>
    <w:p w:rsidR="00855C5C" w:rsidRDefault="00855C5C" w:rsidP="00855C5C">
      <w:pPr>
        <w:pStyle w:val="Alg4"/>
        <w:numPr>
          <w:ilvl w:val="0"/>
          <w:numId w:val="1047"/>
        </w:numPr>
        <w:rPr>
          <w:ins w:id="6726" w:author="Rev 11 Allen Wirfs-Brock" w:date="2012-10-17T13:34:00Z"/>
        </w:rPr>
      </w:pPr>
      <w:ins w:id="6727" w:author="Rev 11 Allen Wirfs-Brock" w:date="2012-10-17T13:34:00Z">
        <w:r w:rsidRPr="00E77497">
          <w:t>If</w:t>
        </w:r>
        <w:r>
          <w:t xml:space="preserve"> the result of calling</w:t>
        </w:r>
        <w:r w:rsidRPr="00E77497">
          <w:t xml:space="preserve"> </w:t>
        </w:r>
        <w:r>
          <w:rPr>
            <w:i/>
            <w:iCs/>
          </w:rPr>
          <w:t>Obj</w:t>
        </w:r>
        <w:r w:rsidRPr="00056558">
          <w:rPr>
            <w:i/>
            <w:iCs/>
          </w:rPr>
          <w:t>Rec</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rsidR="00855C5C" w:rsidRPr="00E77497" w:rsidRDefault="00855C5C" w:rsidP="00855C5C">
      <w:pPr>
        <w:pStyle w:val="Alg4"/>
        <w:numPr>
          <w:ilvl w:val="0"/>
          <w:numId w:val="1047"/>
        </w:numPr>
        <w:rPr>
          <w:ins w:id="6728" w:author="Rev 11 Allen Wirfs-Brock" w:date="2012-10-17T13:34:00Z"/>
        </w:rPr>
      </w:pPr>
      <w:ins w:id="6729" w:author="Rev 11 Allen Wirfs-Brock" w:date="2012-10-17T13:34:00Z">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ins>
    </w:p>
    <w:p w:rsidR="00855C5C" w:rsidRPr="00E77497" w:rsidRDefault="00855C5C" w:rsidP="00855C5C">
      <w:pPr>
        <w:pStyle w:val="Alg4"/>
        <w:numPr>
          <w:ilvl w:val="0"/>
          <w:numId w:val="1047"/>
        </w:numPr>
        <w:spacing w:after="240"/>
        <w:rPr>
          <w:ins w:id="6730" w:author="Rev 11 Allen Wirfs-Brock" w:date="2012-10-17T13:34:00Z"/>
        </w:rPr>
      </w:pPr>
      <w:ins w:id="6731" w:author="Rev 11 Allen Wirfs-Brock" w:date="2012-10-17T13:34:00Z">
        <w:r w:rsidRPr="00E77497">
          <w:t xml:space="preserve">Record that the binding for </w:t>
        </w:r>
        <w:r w:rsidRPr="00E77497">
          <w:rPr>
            <w:i/>
          </w:rPr>
          <w:t>N</w:t>
        </w:r>
        <w:r w:rsidRPr="00E77497">
          <w:t xml:space="preserve"> in </w:t>
        </w:r>
        <w:r w:rsidRPr="00E77497">
          <w:rPr>
            <w:i/>
          </w:rPr>
          <w:t>envRec</w:t>
        </w:r>
        <w:r w:rsidRPr="00E77497">
          <w:t xml:space="preserve"> has been initialised.</w:t>
        </w:r>
      </w:ins>
    </w:p>
    <w:p w:rsidR="00D1216A" w:rsidRPr="00E77497" w:rsidRDefault="00D1216A" w:rsidP="00855C5C">
      <w:pPr>
        <w:pStyle w:val="Heading5"/>
        <w:numPr>
          <w:ilvl w:val="0"/>
          <w:numId w:val="0"/>
        </w:numPr>
        <w:rPr>
          <w:ins w:id="6732" w:author="Rev 11 Allen Wirfs-Brock" w:date="2012-10-09T12:27:00Z"/>
        </w:rPr>
      </w:pPr>
      <w:ins w:id="6733" w:author="Rev 11 Allen Wirfs-Brock" w:date="2012-10-09T12:27:00Z">
        <w:r w:rsidRPr="00E77497">
          <w:t>10.2.1.</w:t>
        </w:r>
      </w:ins>
      <w:ins w:id="6734" w:author="Rev 11 Allen Wirfs-Brock" w:date="2012-10-09T12:28:00Z">
        <w:r>
          <w:t>4</w:t>
        </w:r>
      </w:ins>
      <w:ins w:id="6735" w:author="Rev 11 Allen Wirfs-Brock" w:date="2012-10-09T12:27:00Z">
        <w:r w:rsidRPr="00E77497">
          <w:t>.</w:t>
        </w:r>
      </w:ins>
      <w:ins w:id="6736" w:author="Rev 11 Allen Wirfs-Brock" w:date="2012-10-17T13:35:00Z">
        <w:r w:rsidR="00855C5C">
          <w:t>5</w:t>
        </w:r>
      </w:ins>
      <w:ins w:id="6737" w:author="Rev 11 Allen Wirfs-Brock" w:date="2012-10-09T12:27:00Z">
        <w:r w:rsidRPr="00E77497">
          <w:tab/>
          <w:t>SetMutableBinding (N,V,S)</w:t>
        </w:r>
      </w:ins>
    </w:p>
    <w:p w:rsidR="00D1216A" w:rsidRPr="00E77497" w:rsidRDefault="00D1216A" w:rsidP="00E55B98">
      <w:pPr>
        <w:rPr>
          <w:ins w:id="6738" w:author="Rev 11 Allen Wirfs-Brock" w:date="2012-10-09T12:27:00Z"/>
        </w:rPr>
      </w:pPr>
      <w:ins w:id="6739" w:author="Rev 11 Allen Wirfs-Brock" w:date="2012-10-09T12:27:00Z">
        <w:r w:rsidRPr="00E77497">
          <w:t xml:space="preserve">The concrete Environment Record method SetMutableBinding for </w:t>
        </w:r>
      </w:ins>
      <w:ins w:id="6740" w:author="Rev 11 Allen Wirfs-Brock" w:date="2012-10-09T13:52:00Z">
        <w:r w:rsidR="00140C76">
          <w:t>global</w:t>
        </w:r>
      </w:ins>
      <w:ins w:id="6741" w:author="Rev 11 Allen Wirfs-Brock" w:date="2012-10-09T12:27:00Z">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ins>
      <w:ins w:id="6742" w:author="Rev 11 Allen Wirfs-Brock" w:date="2012-10-09T14:06:00Z">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ins>
    </w:p>
    <w:p w:rsidR="00D1216A" w:rsidRPr="00E77497" w:rsidRDefault="00D1216A" w:rsidP="00E50B17">
      <w:pPr>
        <w:pStyle w:val="Alg4"/>
        <w:numPr>
          <w:ilvl w:val="0"/>
          <w:numId w:val="1025"/>
        </w:numPr>
        <w:rPr>
          <w:ins w:id="6743" w:author="Rev 11 Allen Wirfs-Brock" w:date="2012-10-09T12:27:00Z"/>
        </w:rPr>
      </w:pPr>
      <w:ins w:id="6744" w:author="Rev 11 Allen Wirfs-Brock" w:date="2012-10-09T12:27:00Z">
        <w:r w:rsidRPr="00E77497">
          <w:t xml:space="preserve">Let </w:t>
        </w:r>
        <w:r w:rsidRPr="00E77497">
          <w:rPr>
            <w:i/>
          </w:rPr>
          <w:t>envRec</w:t>
        </w:r>
        <w:r w:rsidRPr="00E77497">
          <w:t xml:space="preserve"> be the declarative environment record for which the method was invoked.</w:t>
        </w:r>
      </w:ins>
    </w:p>
    <w:p w:rsidR="00E50B17" w:rsidRDefault="00E50B17" w:rsidP="00E50B17">
      <w:pPr>
        <w:pStyle w:val="Alg4"/>
        <w:numPr>
          <w:ilvl w:val="0"/>
          <w:numId w:val="1025"/>
        </w:numPr>
        <w:rPr>
          <w:ins w:id="6745" w:author="Rev 11 Allen Wirfs-Brock" w:date="2012-10-09T13:56:00Z"/>
        </w:rPr>
      </w:pPr>
      <w:ins w:id="6746" w:author="Rev 11 Allen Wirfs-Brock" w:date="2012-10-09T13:56: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E50B17" w:rsidRDefault="00E50B17" w:rsidP="00E50B17">
      <w:pPr>
        <w:pStyle w:val="Alg4"/>
        <w:numPr>
          <w:ilvl w:val="0"/>
          <w:numId w:val="1025"/>
        </w:numPr>
        <w:rPr>
          <w:ins w:id="6747" w:author="Rev 11 Allen Wirfs-Brock" w:date="2012-10-09T13:56:00Z"/>
        </w:rPr>
      </w:pPr>
      <w:ins w:id="6748" w:author="Rev 11 Allen Wirfs-Brock" w:date="2012-10-09T13:56: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rsidR="00E50B17" w:rsidRDefault="00E50B17" w:rsidP="00BC200A">
      <w:pPr>
        <w:pStyle w:val="Alg4"/>
        <w:numPr>
          <w:ilvl w:val="1"/>
          <w:numId w:val="1025"/>
        </w:numPr>
        <w:rPr>
          <w:ins w:id="6749" w:author="Rev 11 Allen Wirfs-Brock" w:date="2012-10-09T13:59:00Z"/>
        </w:rPr>
      </w:pPr>
      <w:ins w:id="6750" w:author="Rev 11 Allen Wirfs-Brock" w:date="2012-10-09T13:59:00Z">
        <w:r>
          <w:t xml:space="preserve">Return </w:t>
        </w:r>
      </w:ins>
      <w:ins w:id="6751" w:author="Rev 11 Allen Wirfs-Brock" w:date="2012-10-09T14:20:00Z">
        <w:r w:rsidR="00BC200A">
          <w:t xml:space="preserve">the result of calling the SetMutableBinding concrete method of </w:t>
        </w:r>
      </w:ins>
      <w:ins w:id="6752" w:author="Rev 11 Allen Wirfs-Brock" w:date="2012-10-09T14:21:00Z">
        <w:r w:rsidR="00BC200A" w:rsidRPr="00056558">
          <w:rPr>
            <w:i/>
            <w:iCs/>
          </w:rPr>
          <w:t>DclRec</w:t>
        </w:r>
      </w:ins>
      <w:ins w:id="6753" w:author="Rev 11 Allen Wirfs-Brock" w:date="2012-10-09T14:20:00Z">
        <w:r w:rsidR="00BC200A">
          <w:t xml:space="preserve"> with arguments</w:t>
        </w:r>
      </w:ins>
      <w:ins w:id="6754" w:author="Rev 11 Allen Wirfs-Brock" w:date="2012-10-09T14:21:00Z">
        <w:r w:rsidR="00BC200A">
          <w:t xml:space="preserve"> </w:t>
        </w:r>
        <w:r w:rsidR="00BC200A">
          <w:rPr>
            <w:i/>
            <w:iCs/>
          </w:rPr>
          <w:t>N</w:t>
        </w:r>
        <w:r w:rsidR="00BC200A">
          <w:t xml:space="preserve">, </w:t>
        </w:r>
        <w:r w:rsidR="00BC200A">
          <w:rPr>
            <w:i/>
            <w:iCs/>
          </w:rPr>
          <w:t>V</w:t>
        </w:r>
        <w:r w:rsidR="00BC200A">
          <w:t xml:space="preserve">, and </w:t>
        </w:r>
        <w:r w:rsidR="00BC200A">
          <w:rPr>
            <w:i/>
            <w:iCs/>
          </w:rPr>
          <w:t>S</w:t>
        </w:r>
      </w:ins>
      <w:ins w:id="6755" w:author="Rev 11 Allen Wirfs-Brock" w:date="2012-10-09T14:22:00Z">
        <w:r w:rsidR="00BC200A">
          <w:t>.</w:t>
        </w:r>
      </w:ins>
    </w:p>
    <w:p w:rsidR="00140C76" w:rsidRPr="00E77497" w:rsidRDefault="00E50B17" w:rsidP="00E50B17">
      <w:pPr>
        <w:pStyle w:val="Alg4"/>
        <w:numPr>
          <w:ilvl w:val="0"/>
          <w:numId w:val="1025"/>
        </w:numPr>
        <w:rPr>
          <w:ins w:id="6756" w:author="Rev 11 Allen Wirfs-Brock" w:date="2012-10-09T13:54:00Z"/>
        </w:rPr>
      </w:pPr>
      <w:ins w:id="6757" w:author="Rev 11 Allen Wirfs-Brock" w:date="2012-10-09T14:01:00Z">
        <w:r>
          <w:t xml:space="preserve">Let </w:t>
        </w:r>
      </w:ins>
      <w:ins w:id="6758" w:author="Rev 11 Allen Wirfs-Brock" w:date="2012-10-09T14:02:00Z">
        <w:r>
          <w:rPr>
            <w:i/>
            <w:iCs/>
          </w:rPr>
          <w:t>Obj</w:t>
        </w:r>
      </w:ins>
      <w:ins w:id="6759" w:author="Rev 11 Allen Wirfs-Brock" w:date="2012-10-09T14:01:00Z">
        <w:r w:rsidRPr="00056558">
          <w:rPr>
            <w:i/>
            <w:iCs/>
          </w:rPr>
          <w:t>Rec</w:t>
        </w:r>
        <w:r>
          <w:t xml:space="preserve"> be </w:t>
        </w:r>
        <w:r w:rsidRPr="00056558">
          <w:rPr>
            <w:i/>
            <w:iCs/>
          </w:rPr>
          <w:t>envRec</w:t>
        </w:r>
        <w:r w:rsidRPr="0070508E">
          <w:rPr>
            <w:i/>
            <w:iCs/>
          </w:rPr>
          <w:t>’s</w:t>
        </w:r>
        <w:r>
          <w:t xml:space="preserve"> DeclarativeEnvironment.</w:t>
        </w:r>
      </w:ins>
    </w:p>
    <w:p w:rsidR="00140C76" w:rsidRPr="00E77497" w:rsidRDefault="00BC200A" w:rsidP="00BC200A">
      <w:pPr>
        <w:pStyle w:val="Alg4"/>
        <w:numPr>
          <w:ilvl w:val="0"/>
          <w:numId w:val="1025"/>
        </w:numPr>
        <w:spacing w:after="240"/>
        <w:rPr>
          <w:ins w:id="6760" w:author="Rev 11 Allen Wirfs-Brock" w:date="2012-10-09T13:54:00Z"/>
        </w:rPr>
      </w:pPr>
      <w:ins w:id="6761" w:author="Rev 11 Allen Wirfs-Brock" w:date="2012-10-09T14:22:00Z">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ins>
    </w:p>
    <w:p w:rsidR="00D1216A" w:rsidRPr="00E77497" w:rsidRDefault="00D1216A" w:rsidP="00855C5C">
      <w:pPr>
        <w:pStyle w:val="Heading5"/>
        <w:numPr>
          <w:ilvl w:val="0"/>
          <w:numId w:val="0"/>
        </w:numPr>
        <w:rPr>
          <w:ins w:id="6762" w:author="Rev 11 Allen Wirfs-Brock" w:date="2012-10-09T12:27:00Z"/>
        </w:rPr>
      </w:pPr>
      <w:ins w:id="6763" w:author="Rev 11 Allen Wirfs-Brock" w:date="2012-10-09T12:27:00Z">
        <w:r w:rsidRPr="00E77497">
          <w:lastRenderedPageBreak/>
          <w:t>10.2.1.</w:t>
        </w:r>
      </w:ins>
      <w:ins w:id="6764" w:author="Rev 11 Allen Wirfs-Brock" w:date="2012-10-09T12:28:00Z">
        <w:r>
          <w:t>4</w:t>
        </w:r>
      </w:ins>
      <w:ins w:id="6765" w:author="Rev 11 Allen Wirfs-Brock" w:date="2012-10-09T12:27:00Z">
        <w:r w:rsidRPr="00E77497">
          <w:t>.</w:t>
        </w:r>
      </w:ins>
      <w:ins w:id="6766" w:author="Rev 11 Allen Wirfs-Brock" w:date="2012-10-17T13:35:00Z">
        <w:r w:rsidR="00855C5C">
          <w:t>6</w:t>
        </w:r>
      </w:ins>
      <w:ins w:id="6767" w:author="Rev 11 Allen Wirfs-Brock" w:date="2012-10-09T12:27:00Z">
        <w:r w:rsidRPr="00E77497">
          <w:tab/>
          <w:t>GetBindingValue(N,S)</w:t>
        </w:r>
      </w:ins>
    </w:p>
    <w:p w:rsidR="00D1216A" w:rsidRPr="00E77497" w:rsidRDefault="00D1216A" w:rsidP="00BC200A">
      <w:pPr>
        <w:rPr>
          <w:ins w:id="6768" w:author="Rev 11 Allen Wirfs-Brock" w:date="2012-10-09T12:27:00Z"/>
        </w:rPr>
      </w:pPr>
      <w:ins w:id="6769" w:author="Rev 11 Allen Wirfs-Brock" w:date="2012-10-09T12:27:00Z">
        <w:r w:rsidRPr="00E77497">
          <w:t xml:space="preserve">The concrete Environment Record method GetBindingValue for </w:t>
        </w:r>
      </w:ins>
      <w:ins w:id="6770" w:author="Rev 11 Allen Wirfs-Brock" w:date="2012-10-09T14:04:00Z">
        <w:r w:rsidR="00E50B17">
          <w:t>global</w:t>
        </w:r>
      </w:ins>
      <w:ins w:id="6771" w:author="Rev 11 Allen Wirfs-Brock" w:date="2012-10-09T12:27:00Z">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ins>
      <w:ins w:id="6772" w:author="Rev 11 Allen Wirfs-Brock" w:date="2012-10-09T14:08:00Z">
        <w:r w:rsidR="00E55B98">
          <w:t xml:space="preserve"> </w:t>
        </w:r>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ins>
    </w:p>
    <w:p w:rsidR="00D1216A" w:rsidRPr="00E77497" w:rsidRDefault="00D1216A" w:rsidP="00E55B98">
      <w:pPr>
        <w:pStyle w:val="Alg4"/>
        <w:numPr>
          <w:ilvl w:val="0"/>
          <w:numId w:val="1026"/>
        </w:numPr>
        <w:rPr>
          <w:ins w:id="6773" w:author="Rev 11 Allen Wirfs-Brock" w:date="2012-10-09T12:27:00Z"/>
        </w:rPr>
      </w:pPr>
      <w:ins w:id="6774" w:author="Rev 11 Allen Wirfs-Brock" w:date="2012-10-09T12:27:00Z">
        <w:r w:rsidRPr="00E77497">
          <w:t xml:space="preserve">Let </w:t>
        </w:r>
        <w:r w:rsidRPr="00E77497">
          <w:rPr>
            <w:i/>
          </w:rPr>
          <w:t>envRec</w:t>
        </w:r>
        <w:r w:rsidRPr="00E77497">
          <w:t xml:space="preserve"> be the declarative environment record for which the method was invoked.</w:t>
        </w:r>
      </w:ins>
    </w:p>
    <w:p w:rsidR="00BC200A" w:rsidRDefault="00BC200A" w:rsidP="00BC200A">
      <w:pPr>
        <w:pStyle w:val="Alg4"/>
        <w:numPr>
          <w:ilvl w:val="0"/>
          <w:numId w:val="1026"/>
        </w:numPr>
        <w:rPr>
          <w:ins w:id="6775" w:author="Rev 11 Allen Wirfs-Brock" w:date="2012-10-09T14:15:00Z"/>
        </w:rPr>
      </w:pPr>
      <w:ins w:id="6776" w:author="Rev 11 Allen Wirfs-Brock" w:date="2012-10-09T14:15: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BC200A" w:rsidRDefault="00BC200A" w:rsidP="00BC200A">
      <w:pPr>
        <w:pStyle w:val="Alg4"/>
        <w:numPr>
          <w:ilvl w:val="0"/>
          <w:numId w:val="1026"/>
        </w:numPr>
        <w:rPr>
          <w:ins w:id="6777" w:author="Rev 11 Allen Wirfs-Brock" w:date="2012-10-09T14:15:00Z"/>
        </w:rPr>
      </w:pPr>
      <w:ins w:id="6778" w:author="Rev 11 Allen Wirfs-Brock" w:date="2012-10-09T14:15: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rsidR="00BC200A" w:rsidRDefault="00BC200A" w:rsidP="00BC200A">
      <w:pPr>
        <w:pStyle w:val="Alg4"/>
        <w:numPr>
          <w:ilvl w:val="1"/>
          <w:numId w:val="1026"/>
        </w:numPr>
        <w:rPr>
          <w:ins w:id="6779" w:author="Rev 11 Allen Wirfs-Brock" w:date="2012-10-09T14:23:00Z"/>
        </w:rPr>
      </w:pPr>
      <w:ins w:id="6780" w:author="Rev 11 Allen Wirfs-Brock" w:date="2012-10-09T14:23:00Z">
        <w:r>
          <w:t xml:space="preserve">Return the result of calling the GetBindingValue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ins>
    </w:p>
    <w:p w:rsidR="00BC200A" w:rsidRPr="00E77497" w:rsidRDefault="00BC200A" w:rsidP="00BC200A">
      <w:pPr>
        <w:pStyle w:val="Alg4"/>
        <w:numPr>
          <w:ilvl w:val="0"/>
          <w:numId w:val="1026"/>
        </w:numPr>
        <w:rPr>
          <w:ins w:id="6781" w:author="Rev 11 Allen Wirfs-Brock" w:date="2012-10-09T14:17:00Z"/>
        </w:rPr>
      </w:pPr>
      <w:ins w:id="6782" w:author="Rev 11 Allen Wirfs-Brock" w:date="2012-10-09T14:17:00Z">
        <w:r>
          <w:t xml:space="preserve">Let </w:t>
        </w:r>
        <w:r>
          <w:rPr>
            <w:i/>
            <w:iCs/>
          </w:rPr>
          <w:t>Obj</w:t>
        </w:r>
        <w:r w:rsidRPr="00056558">
          <w:rPr>
            <w:i/>
            <w:iCs/>
          </w:rPr>
          <w:t>Rec</w:t>
        </w:r>
        <w:r>
          <w:t xml:space="preserve"> be </w:t>
        </w:r>
        <w:r w:rsidRPr="00056558">
          <w:rPr>
            <w:i/>
            <w:iCs/>
          </w:rPr>
          <w:t>envRec</w:t>
        </w:r>
        <w:r w:rsidRPr="0070508E">
          <w:rPr>
            <w:i/>
            <w:iCs/>
          </w:rPr>
          <w:t>’s</w:t>
        </w:r>
        <w:r>
          <w:t xml:space="preserve"> DeclarativeEnvironment.</w:t>
        </w:r>
      </w:ins>
    </w:p>
    <w:p w:rsidR="00BC200A" w:rsidRPr="00E77497" w:rsidRDefault="00BC200A" w:rsidP="00BC200A">
      <w:pPr>
        <w:pStyle w:val="Alg4"/>
        <w:numPr>
          <w:ilvl w:val="0"/>
          <w:numId w:val="1026"/>
        </w:numPr>
        <w:spacing w:after="120"/>
        <w:rPr>
          <w:ins w:id="6783" w:author="Rev 11 Allen Wirfs-Brock" w:date="2012-10-09T14:18:00Z"/>
        </w:rPr>
      </w:pPr>
      <w:ins w:id="6784" w:author="Rev 11 Allen Wirfs-Brock" w:date="2012-10-09T14:24:00Z">
        <w:r>
          <w:t xml:space="preserve">Return the result of calling the GetBindingValue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ins>
    </w:p>
    <w:p w:rsidR="00D1216A" w:rsidRPr="00E77497" w:rsidRDefault="00D1216A" w:rsidP="00855C5C">
      <w:pPr>
        <w:pStyle w:val="Heading5"/>
        <w:numPr>
          <w:ilvl w:val="0"/>
          <w:numId w:val="0"/>
        </w:numPr>
        <w:rPr>
          <w:ins w:id="6785" w:author="Rev 11 Allen Wirfs-Brock" w:date="2012-10-09T12:27:00Z"/>
        </w:rPr>
      </w:pPr>
      <w:ins w:id="6786" w:author="Rev 11 Allen Wirfs-Brock" w:date="2012-10-09T12:27:00Z">
        <w:r w:rsidRPr="00E77497">
          <w:t>10.2.1.</w:t>
        </w:r>
      </w:ins>
      <w:ins w:id="6787" w:author="Rev 11 Allen Wirfs-Brock" w:date="2012-10-09T12:28:00Z">
        <w:r>
          <w:t>4</w:t>
        </w:r>
      </w:ins>
      <w:ins w:id="6788" w:author="Rev 11 Allen Wirfs-Brock" w:date="2012-10-09T12:27:00Z">
        <w:r w:rsidRPr="00E77497">
          <w:t>.</w:t>
        </w:r>
      </w:ins>
      <w:ins w:id="6789" w:author="Rev 11 Allen Wirfs-Brock" w:date="2012-10-17T13:35:00Z">
        <w:r w:rsidR="00855C5C">
          <w:t>7</w:t>
        </w:r>
      </w:ins>
      <w:ins w:id="6790" w:author="Rev 11 Allen Wirfs-Brock" w:date="2012-10-09T12:27:00Z">
        <w:r w:rsidRPr="00E77497">
          <w:tab/>
          <w:t>DeleteBinding (N)</w:t>
        </w:r>
      </w:ins>
    </w:p>
    <w:p w:rsidR="00D1216A" w:rsidRPr="00E77497" w:rsidRDefault="00D1216A" w:rsidP="00A3445C">
      <w:pPr>
        <w:rPr>
          <w:ins w:id="6791" w:author="Rev 11 Allen Wirfs-Brock" w:date="2012-10-09T12:27:00Z"/>
        </w:rPr>
      </w:pPr>
      <w:ins w:id="6792" w:author="Rev 11 Allen Wirfs-Brock" w:date="2012-10-09T12:27:00Z">
        <w:r w:rsidRPr="00E77497">
          <w:t xml:space="preserve">The concrete Environment Record method DeleteBinding for </w:t>
        </w:r>
      </w:ins>
      <w:ins w:id="6793" w:author="Rev 11 Allen Wirfs-Brock" w:date="2012-10-09T14:30:00Z">
        <w:r w:rsidR="00A3445C">
          <w:t>global</w:t>
        </w:r>
      </w:ins>
      <w:ins w:id="6794" w:author="Rev 11 Allen Wirfs-Brock" w:date="2012-10-09T12:27:00Z">
        <w:r w:rsidRPr="00E77497">
          <w:t xml:space="preserve"> environment records can only delete bindings that have been explicitly designated as being subject to deletion.</w:t>
        </w:r>
      </w:ins>
    </w:p>
    <w:p w:rsidR="00D1216A" w:rsidRPr="00E77497" w:rsidRDefault="00D1216A" w:rsidP="007217F2">
      <w:pPr>
        <w:pStyle w:val="Alg4"/>
        <w:numPr>
          <w:ilvl w:val="0"/>
          <w:numId w:val="1027"/>
        </w:numPr>
        <w:rPr>
          <w:ins w:id="6795" w:author="Rev 11 Allen Wirfs-Brock" w:date="2012-10-09T12:27:00Z"/>
        </w:rPr>
      </w:pPr>
      <w:ins w:id="6796" w:author="Rev 11 Allen Wirfs-Brock" w:date="2012-10-09T12:27:00Z">
        <w:r w:rsidRPr="00E77497">
          <w:t xml:space="preserve">Let </w:t>
        </w:r>
        <w:r w:rsidRPr="00E77497">
          <w:rPr>
            <w:i/>
          </w:rPr>
          <w:t>envRec</w:t>
        </w:r>
        <w:r w:rsidRPr="00E77497">
          <w:t xml:space="preserve"> be the declarative environment record for which the method was invoked.</w:t>
        </w:r>
      </w:ins>
    </w:p>
    <w:p w:rsidR="00A3445C" w:rsidRDefault="00A3445C" w:rsidP="007217F2">
      <w:pPr>
        <w:pStyle w:val="Alg4"/>
        <w:numPr>
          <w:ilvl w:val="0"/>
          <w:numId w:val="1027"/>
        </w:numPr>
        <w:rPr>
          <w:ins w:id="6797" w:author="Rev 11 Allen Wirfs-Brock" w:date="2012-10-09T14:28:00Z"/>
        </w:rPr>
      </w:pPr>
      <w:ins w:id="6798" w:author="Rev 11 Allen Wirfs-Brock" w:date="2012-10-09T14:28: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A3445C" w:rsidRDefault="00A3445C" w:rsidP="007217F2">
      <w:pPr>
        <w:pStyle w:val="Alg4"/>
        <w:numPr>
          <w:ilvl w:val="0"/>
          <w:numId w:val="1027"/>
        </w:numPr>
        <w:rPr>
          <w:ins w:id="6799" w:author="Rev 11 Allen Wirfs-Brock" w:date="2012-10-09T14:28:00Z"/>
        </w:rPr>
      </w:pPr>
      <w:ins w:id="6800" w:author="Rev 11 Allen Wirfs-Brock" w:date="2012-10-09T14:28: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rsidR="00A3445C" w:rsidRDefault="00A3445C" w:rsidP="007217F2">
      <w:pPr>
        <w:pStyle w:val="Alg4"/>
        <w:numPr>
          <w:ilvl w:val="1"/>
          <w:numId w:val="1027"/>
        </w:numPr>
        <w:rPr>
          <w:ins w:id="6801" w:author="Rev 11 Allen Wirfs-Brock" w:date="2012-10-09T14:29:00Z"/>
        </w:rPr>
      </w:pPr>
      <w:ins w:id="6802" w:author="Rev 11 Allen Wirfs-Brock" w:date="2012-10-09T14:29:00Z">
        <w:r>
          <w:t xml:space="preserve">Return the result of calling the DeleteBinding concrete method of </w:t>
        </w:r>
        <w:r w:rsidRPr="00056558">
          <w:rPr>
            <w:i/>
            <w:iCs/>
          </w:rPr>
          <w:t>DclRec</w:t>
        </w:r>
        <w:r>
          <w:t xml:space="preserve"> with argument </w:t>
        </w:r>
        <w:r>
          <w:rPr>
            <w:i/>
            <w:iCs/>
          </w:rPr>
          <w:t>N</w:t>
        </w:r>
        <w:r>
          <w:t>.</w:t>
        </w:r>
      </w:ins>
    </w:p>
    <w:p w:rsidR="00A3445C" w:rsidRPr="00E77497" w:rsidRDefault="00A3445C" w:rsidP="00725DF9">
      <w:pPr>
        <w:pStyle w:val="Alg4"/>
        <w:numPr>
          <w:ilvl w:val="0"/>
          <w:numId w:val="1027"/>
        </w:numPr>
        <w:rPr>
          <w:ins w:id="6803" w:author="Rev 11 Allen Wirfs-Brock" w:date="2012-10-09T14:30:00Z"/>
        </w:rPr>
      </w:pPr>
      <w:ins w:id="6804" w:author="Rev 11 Allen Wirfs-Brock" w:date="2012-10-09T14:30:00Z">
        <w:r>
          <w:t xml:space="preserve">Let </w:t>
        </w:r>
        <w:r>
          <w:rPr>
            <w:i/>
            <w:iCs/>
          </w:rPr>
          <w:t>Obj</w:t>
        </w:r>
        <w:r w:rsidRPr="00056558">
          <w:rPr>
            <w:i/>
            <w:iCs/>
          </w:rPr>
          <w:t>Rec</w:t>
        </w:r>
        <w:r>
          <w:t xml:space="preserve"> be </w:t>
        </w:r>
        <w:r w:rsidRPr="00056558">
          <w:rPr>
            <w:i/>
            <w:iCs/>
          </w:rPr>
          <w:t>envRec</w:t>
        </w:r>
        <w:r w:rsidRPr="0070508E">
          <w:rPr>
            <w:i/>
            <w:iCs/>
          </w:rPr>
          <w:t>’s</w:t>
        </w:r>
        <w:r>
          <w:t xml:space="preserve"> </w:t>
        </w:r>
      </w:ins>
      <w:ins w:id="6805" w:author="Rev 11 Allen Wirfs-Brock" w:date="2012-10-16T15:39:00Z">
        <w:r w:rsidR="00725DF9">
          <w:t>Object</w:t>
        </w:r>
      </w:ins>
      <w:ins w:id="6806" w:author="Rev 11 Allen Wirfs-Brock" w:date="2012-10-09T14:30:00Z">
        <w:r>
          <w:t>Environment.</w:t>
        </w:r>
      </w:ins>
    </w:p>
    <w:p w:rsidR="00A3445C" w:rsidRDefault="00A3445C" w:rsidP="007217F2">
      <w:pPr>
        <w:pStyle w:val="Alg4"/>
        <w:numPr>
          <w:ilvl w:val="0"/>
          <w:numId w:val="1027"/>
        </w:numPr>
        <w:rPr>
          <w:ins w:id="6807" w:author="Rev 11 Allen Wirfs-Brock" w:date="2012-10-09T14:33:00Z"/>
        </w:rPr>
      </w:pPr>
      <w:ins w:id="6808" w:author="Rev 11 Allen Wirfs-Brock" w:date="2012-10-09T14:33:00Z">
        <w:r w:rsidRPr="00E77497">
          <w:t>If</w:t>
        </w:r>
        <w:r>
          <w:t xml:space="preserve"> the result of calling</w:t>
        </w:r>
        <w:r w:rsidRPr="00E77497">
          <w:t xml:space="preserve"> </w:t>
        </w:r>
        <w:r>
          <w:rPr>
            <w:i/>
            <w:iCs/>
          </w:rPr>
          <w:t>Obj</w:t>
        </w:r>
        <w:r w:rsidRPr="00056558">
          <w:rPr>
            <w:i/>
            <w:iCs/>
          </w:rPr>
          <w:t>Rec</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rsidR="00A3445C" w:rsidRDefault="007217F2" w:rsidP="007217F2">
      <w:pPr>
        <w:pStyle w:val="Alg4"/>
        <w:numPr>
          <w:ilvl w:val="1"/>
          <w:numId w:val="1027"/>
        </w:numPr>
        <w:rPr>
          <w:ins w:id="6809" w:author="Rev 11 Allen Wirfs-Brock" w:date="2012-10-09T14:33:00Z"/>
        </w:rPr>
      </w:pPr>
      <w:ins w:id="6810" w:author="Rev 11 Allen Wirfs-Brock" w:date="2012-10-09T14:38:00Z">
        <w:r>
          <w:t xml:space="preserve">Let </w:t>
        </w:r>
        <w:r w:rsidRPr="007217F2">
          <w:rPr>
            <w:i/>
            <w:iCs/>
          </w:rPr>
          <w:t>status</w:t>
        </w:r>
      </w:ins>
      <w:ins w:id="6811" w:author="Rev 11 Allen Wirfs-Brock" w:date="2012-10-09T14:33:00Z">
        <w:r w:rsidR="00A3445C">
          <w:t xml:space="preserve"> result of calling the DeleteBinding concrete method of </w:t>
        </w:r>
        <w:r w:rsidR="00A3445C" w:rsidRPr="00056558">
          <w:rPr>
            <w:i/>
            <w:iCs/>
          </w:rPr>
          <w:t>DclRec</w:t>
        </w:r>
        <w:r w:rsidR="00A3445C">
          <w:t xml:space="preserve"> with argument </w:t>
        </w:r>
        <w:r w:rsidR="00A3445C">
          <w:rPr>
            <w:i/>
            <w:iCs/>
          </w:rPr>
          <w:t>N</w:t>
        </w:r>
        <w:r w:rsidR="00A3445C">
          <w:t>.</w:t>
        </w:r>
      </w:ins>
    </w:p>
    <w:p w:rsidR="007217F2" w:rsidRDefault="007217F2" w:rsidP="007217F2">
      <w:pPr>
        <w:pStyle w:val="Alg4"/>
        <w:numPr>
          <w:ilvl w:val="1"/>
          <w:numId w:val="1027"/>
        </w:numPr>
        <w:rPr>
          <w:ins w:id="6812" w:author="Rev 11 Allen Wirfs-Brock" w:date="2012-10-09T14:38:00Z"/>
        </w:rPr>
      </w:pPr>
      <w:ins w:id="6813" w:author="Rev 11 Allen Wirfs-Brock" w:date="2012-10-09T14:38:00Z">
        <w:r>
          <w:t>R</w:t>
        </w:r>
      </w:ins>
      <w:ins w:id="6814" w:author="Rev 11 Allen Wirfs-Brock" w:date="2012-10-09T14:39:00Z">
        <w:r>
          <w:t>e</w:t>
        </w:r>
      </w:ins>
      <w:ins w:id="6815" w:author="Rev 11 Allen Wirfs-Brock" w:date="2012-10-09T14:38:00Z">
        <w:r>
          <w:t>turnIfAbrupt(</w:t>
        </w:r>
        <w:r w:rsidRPr="007217F2">
          <w:rPr>
            <w:i/>
            <w:iCs/>
          </w:rPr>
          <w:t>status</w:t>
        </w:r>
        <w:r>
          <w:t>).</w:t>
        </w:r>
      </w:ins>
    </w:p>
    <w:p w:rsidR="007217F2" w:rsidRDefault="007217F2" w:rsidP="007217F2">
      <w:pPr>
        <w:pStyle w:val="Alg4"/>
        <w:numPr>
          <w:ilvl w:val="1"/>
          <w:numId w:val="1027"/>
        </w:numPr>
        <w:rPr>
          <w:ins w:id="6816" w:author="Rev 11 Allen Wirfs-Brock" w:date="2012-10-09T14:39:00Z"/>
        </w:rPr>
      </w:pPr>
      <w:ins w:id="6817" w:author="Rev 11 Allen Wirfs-Brock" w:date="2012-10-09T14:39:00Z">
        <w:r>
          <w:t xml:space="preserve">If </w:t>
        </w:r>
        <w:r w:rsidRPr="007217F2">
          <w:rPr>
            <w:i/>
            <w:iCs/>
          </w:rPr>
          <w:t>status</w:t>
        </w:r>
        <w:r>
          <w:t xml:space="preserve"> </w:t>
        </w:r>
      </w:ins>
      <w:ins w:id="6818" w:author="Rev 11 Allen Wirfs-Brock" w:date="2012-10-09T14:40:00Z">
        <w:r>
          <w:t xml:space="preserve">is </w:t>
        </w:r>
        <w:r w:rsidRPr="007217F2">
          <w:rPr>
            <w:b/>
            <w:bCs/>
          </w:rPr>
          <w:t>true</w:t>
        </w:r>
        <w:r>
          <w:t>, then</w:t>
        </w:r>
      </w:ins>
    </w:p>
    <w:p w:rsidR="007217F2" w:rsidRDefault="007217F2" w:rsidP="007217F2">
      <w:pPr>
        <w:pStyle w:val="Alg4"/>
        <w:numPr>
          <w:ilvl w:val="2"/>
          <w:numId w:val="1027"/>
        </w:numPr>
        <w:rPr>
          <w:ins w:id="6819" w:author="Rev 11 Allen Wirfs-Brock" w:date="2012-10-09T14:36:00Z"/>
        </w:rPr>
      </w:pPr>
      <w:ins w:id="6820" w:author="Rev 11 Allen Wirfs-Brock" w:date="2012-10-09T14:36:00Z">
        <w:r>
          <w:t xml:space="preserve">Let </w:t>
        </w:r>
        <w:r>
          <w:rPr>
            <w:i/>
            <w:iCs/>
          </w:rPr>
          <w:t>varNames</w:t>
        </w:r>
        <w:r>
          <w:t xml:space="preserve"> be </w:t>
        </w:r>
        <w:r w:rsidRPr="00056558">
          <w:rPr>
            <w:i/>
            <w:iCs/>
          </w:rPr>
          <w:t>envRec</w:t>
        </w:r>
        <w:r w:rsidRPr="0070508E">
          <w:rPr>
            <w:i/>
            <w:iCs/>
          </w:rPr>
          <w:t>’s</w:t>
        </w:r>
        <w:r>
          <w:t xml:space="preserve"> VarNames List.</w:t>
        </w:r>
      </w:ins>
    </w:p>
    <w:p w:rsidR="007217F2" w:rsidRDefault="007217F2" w:rsidP="007217F2">
      <w:pPr>
        <w:pStyle w:val="Alg4"/>
        <w:numPr>
          <w:ilvl w:val="2"/>
          <w:numId w:val="1027"/>
        </w:numPr>
        <w:rPr>
          <w:ins w:id="6821" w:author="Rev 11 Allen Wirfs-Brock" w:date="2012-10-09T14:36:00Z"/>
        </w:rPr>
      </w:pPr>
      <w:ins w:id="6822" w:author="Rev 11 Allen Wirfs-Brock" w:date="2012-10-09T14:36:00Z">
        <w:r>
          <w:t xml:space="preserve">If </w:t>
        </w:r>
        <w:r>
          <w:rPr>
            <w:i/>
            <w:iCs/>
          </w:rPr>
          <w:t>N</w:t>
        </w:r>
        <w:r>
          <w:t xml:space="preserve"> is an element of </w:t>
        </w:r>
        <w:r>
          <w:rPr>
            <w:i/>
            <w:iCs/>
          </w:rPr>
          <w:t>varNames</w:t>
        </w:r>
        <w:r>
          <w:t xml:space="preserve">, then remove that element from the </w:t>
        </w:r>
        <w:r>
          <w:rPr>
            <w:i/>
            <w:iCs/>
          </w:rPr>
          <w:t>varNames</w:t>
        </w:r>
        <w:r>
          <w:t>.</w:t>
        </w:r>
      </w:ins>
    </w:p>
    <w:p w:rsidR="00D1216A" w:rsidRPr="00E77497" w:rsidRDefault="007217F2" w:rsidP="007217F2">
      <w:pPr>
        <w:pStyle w:val="Alg4"/>
        <w:numPr>
          <w:ilvl w:val="1"/>
          <w:numId w:val="1027"/>
        </w:numPr>
        <w:rPr>
          <w:ins w:id="6823" w:author="Rev 11 Allen Wirfs-Brock" w:date="2012-10-09T12:27:00Z"/>
        </w:rPr>
      </w:pPr>
      <w:ins w:id="6824" w:author="Rev 11 Allen Wirfs-Brock" w:date="2012-10-09T14:40:00Z">
        <w:r>
          <w:t xml:space="preserve">Return </w:t>
        </w:r>
        <w:r>
          <w:rPr>
            <w:i/>
            <w:iCs/>
          </w:rPr>
          <w:t>status</w:t>
        </w:r>
      </w:ins>
      <w:ins w:id="6825" w:author="Rev 11 Allen Wirfs-Brock" w:date="2012-10-09T14:41:00Z">
        <w:r>
          <w:t>.</w:t>
        </w:r>
      </w:ins>
    </w:p>
    <w:p w:rsidR="00D1216A" w:rsidRPr="00E77497" w:rsidRDefault="00D1216A" w:rsidP="007217F2">
      <w:pPr>
        <w:pStyle w:val="Alg4"/>
        <w:numPr>
          <w:ilvl w:val="0"/>
          <w:numId w:val="1027"/>
        </w:numPr>
        <w:spacing w:after="120"/>
        <w:rPr>
          <w:ins w:id="6826" w:author="Rev 11 Allen Wirfs-Brock" w:date="2012-10-09T12:27:00Z"/>
        </w:rPr>
      </w:pPr>
      <w:ins w:id="6827" w:author="Rev 11 Allen Wirfs-Brock" w:date="2012-10-09T12:27:00Z">
        <w:r w:rsidRPr="00E77497">
          <w:t xml:space="preserve">Return </w:t>
        </w:r>
        <w:r w:rsidRPr="00E77497">
          <w:rPr>
            <w:b/>
          </w:rPr>
          <w:t>true</w:t>
        </w:r>
        <w:r w:rsidRPr="00E77497">
          <w:t>.</w:t>
        </w:r>
      </w:ins>
    </w:p>
    <w:p w:rsidR="007203D1" w:rsidRPr="00E77497" w:rsidRDefault="007203D1" w:rsidP="00855C5C">
      <w:pPr>
        <w:pStyle w:val="Heading5"/>
        <w:numPr>
          <w:ilvl w:val="0"/>
          <w:numId w:val="0"/>
        </w:numPr>
        <w:rPr>
          <w:ins w:id="6828" w:author="Rev 11 Allen Wirfs-Brock" w:date="2012-10-17T11:10:00Z"/>
        </w:rPr>
      </w:pPr>
      <w:ins w:id="6829" w:author="Rev 11 Allen Wirfs-Brock" w:date="2012-10-17T11:10:00Z">
        <w:r w:rsidRPr="00E77497">
          <w:t>10.2.1.</w:t>
        </w:r>
      </w:ins>
      <w:ins w:id="6830" w:author="Rev 11 Allen Wirfs-Brock" w:date="2012-10-17T11:11:00Z">
        <w:r>
          <w:t>4</w:t>
        </w:r>
      </w:ins>
      <w:ins w:id="6831" w:author="Rev 11 Allen Wirfs-Brock" w:date="2012-10-17T11:10:00Z">
        <w:r w:rsidRPr="00E77497">
          <w:t>.</w:t>
        </w:r>
      </w:ins>
      <w:ins w:id="6832" w:author="Rev 11 Allen Wirfs-Brock" w:date="2012-10-17T13:36:00Z">
        <w:r w:rsidR="00855C5C">
          <w:t>8</w:t>
        </w:r>
      </w:ins>
      <w:ins w:id="6833" w:author="Rev 11 Allen Wirfs-Brock" w:date="2012-10-17T11:10:00Z">
        <w:r w:rsidRPr="00E77497">
          <w:tab/>
        </w:r>
        <w:r>
          <w:t>HasThisBinding</w:t>
        </w:r>
        <w:r w:rsidRPr="00E77497">
          <w:t xml:space="preserve"> ()</w:t>
        </w:r>
      </w:ins>
    </w:p>
    <w:p w:rsidR="007203D1" w:rsidRPr="00E77497" w:rsidRDefault="007203D1" w:rsidP="007203D1">
      <w:pPr>
        <w:rPr>
          <w:ins w:id="6834" w:author="Rev 11 Allen Wirfs-Brock" w:date="2012-10-17T11:10:00Z"/>
        </w:rPr>
      </w:pPr>
      <w:ins w:id="6835" w:author="Rev 11 Allen Wirfs-Brock" w:date="2012-10-17T11:11:00Z">
        <w:r>
          <w:t>Global</w:t>
        </w:r>
      </w:ins>
      <w:ins w:id="6836" w:author="Rev 11 Allen Wirfs-Brock" w:date="2012-10-17T11:10:00Z">
        <w:r w:rsidRPr="00E77497">
          <w:t xml:space="preserve"> Environment Records </w:t>
        </w:r>
        <w:r>
          <w:t xml:space="preserve">always provide a </w:t>
        </w:r>
        <w:r w:rsidRPr="00CC3839">
          <w:rPr>
            <w:rFonts w:ascii="Courier New" w:hAnsi="Courier New" w:cs="Courier New"/>
            <w:b/>
          </w:rPr>
          <w:t>this</w:t>
        </w:r>
        <w:r>
          <w:t xml:space="preserve"> bindin</w:t>
        </w:r>
      </w:ins>
      <w:ins w:id="6837" w:author="Rev 11 Allen Wirfs-Brock" w:date="2012-10-17T11:11:00Z">
        <w:r>
          <w:t>g whose value is the associated global object</w:t>
        </w:r>
      </w:ins>
      <w:ins w:id="6838" w:author="Rev 11 Allen Wirfs-Brock" w:date="2012-10-17T11:10:00Z">
        <w:r w:rsidRPr="00E77497">
          <w:t>.</w:t>
        </w:r>
      </w:ins>
    </w:p>
    <w:p w:rsidR="007203D1" w:rsidRPr="00E77497" w:rsidRDefault="007203D1" w:rsidP="002C7A62">
      <w:pPr>
        <w:pStyle w:val="Alg4"/>
        <w:numPr>
          <w:ilvl w:val="0"/>
          <w:numId w:val="1045"/>
        </w:numPr>
        <w:spacing w:after="120"/>
        <w:rPr>
          <w:ins w:id="6839" w:author="Rev 11 Allen Wirfs-Brock" w:date="2012-10-17T11:10:00Z"/>
        </w:rPr>
      </w:pPr>
      <w:ins w:id="6840" w:author="Rev 11 Allen Wirfs-Brock" w:date="2012-10-17T11:10:00Z">
        <w:r w:rsidRPr="00E77497">
          <w:t xml:space="preserve">Return </w:t>
        </w:r>
        <w:r>
          <w:rPr>
            <w:b/>
          </w:rPr>
          <w:t>true</w:t>
        </w:r>
        <w:r w:rsidRPr="00E77497">
          <w:t>.</w:t>
        </w:r>
      </w:ins>
    </w:p>
    <w:p w:rsidR="007203D1" w:rsidRPr="00E77497" w:rsidRDefault="007203D1" w:rsidP="00855C5C">
      <w:pPr>
        <w:pStyle w:val="Heading5"/>
        <w:numPr>
          <w:ilvl w:val="0"/>
          <w:numId w:val="0"/>
        </w:numPr>
        <w:rPr>
          <w:ins w:id="6841" w:author="Rev 11 Allen Wirfs-Brock" w:date="2012-10-17T11:10:00Z"/>
        </w:rPr>
      </w:pPr>
      <w:ins w:id="6842" w:author="Rev 11 Allen Wirfs-Brock" w:date="2012-10-17T11:10:00Z">
        <w:r w:rsidRPr="00E77497">
          <w:t>10.2.1.</w:t>
        </w:r>
      </w:ins>
      <w:ins w:id="6843" w:author="Rev 11 Allen Wirfs-Brock" w:date="2012-10-17T11:12:00Z">
        <w:r>
          <w:t>4</w:t>
        </w:r>
      </w:ins>
      <w:ins w:id="6844" w:author="Rev 11 Allen Wirfs-Brock" w:date="2012-10-17T11:10:00Z">
        <w:r w:rsidRPr="00E77497">
          <w:t>.</w:t>
        </w:r>
      </w:ins>
      <w:ins w:id="6845" w:author="Rev 11 Allen Wirfs-Brock" w:date="2012-10-17T13:36:00Z">
        <w:r w:rsidR="00855C5C">
          <w:t>9</w:t>
        </w:r>
      </w:ins>
      <w:ins w:id="6846" w:author="Rev 11 Allen Wirfs-Brock" w:date="2012-10-17T11:10:00Z">
        <w:r w:rsidRPr="00E77497">
          <w:tab/>
        </w:r>
        <w:r>
          <w:t>HasSuperBinding</w:t>
        </w:r>
        <w:r w:rsidRPr="00E77497">
          <w:t xml:space="preserve"> ()</w:t>
        </w:r>
      </w:ins>
    </w:p>
    <w:p w:rsidR="007203D1" w:rsidRPr="00E77497" w:rsidRDefault="007203D1" w:rsidP="002C7A62">
      <w:pPr>
        <w:pStyle w:val="Alg4"/>
        <w:numPr>
          <w:ilvl w:val="0"/>
          <w:numId w:val="1044"/>
        </w:numPr>
        <w:spacing w:after="240"/>
        <w:rPr>
          <w:ins w:id="6847" w:author="Rev 11 Allen Wirfs-Brock" w:date="2012-10-17T11:10:00Z"/>
        </w:rPr>
      </w:pPr>
      <w:ins w:id="6848" w:author="Rev 11 Allen Wirfs-Brock" w:date="2012-10-17T11:12:00Z">
        <w:r>
          <w:t>R</w:t>
        </w:r>
      </w:ins>
      <w:ins w:id="6849" w:author="Rev 11 Allen Wirfs-Brock" w:date="2012-10-17T11:10:00Z">
        <w:r>
          <w:t>eturn</w:t>
        </w:r>
        <w:r w:rsidRPr="00E77497">
          <w:t xml:space="preserve"> </w:t>
        </w:r>
      </w:ins>
      <w:ins w:id="6850" w:author="Rev 11 Allen Wirfs-Brock" w:date="2012-10-17T11:12:00Z">
        <w:r>
          <w:rPr>
            <w:b/>
          </w:rPr>
          <w:t>false</w:t>
        </w:r>
      </w:ins>
      <w:ins w:id="6851" w:author="Rev 11 Allen Wirfs-Brock" w:date="2012-10-17T11:10:00Z">
        <w:r w:rsidRPr="00E77497">
          <w:t>.</w:t>
        </w:r>
      </w:ins>
    </w:p>
    <w:p w:rsidR="003F4029" w:rsidRPr="00E77497" w:rsidRDefault="003F4029" w:rsidP="00855C5C">
      <w:pPr>
        <w:pStyle w:val="Heading5"/>
        <w:numPr>
          <w:ilvl w:val="0"/>
          <w:numId w:val="0"/>
        </w:numPr>
        <w:rPr>
          <w:ins w:id="6852" w:author="Rev 11 Allen Wirfs-Brock" w:date="2012-10-17T11:22:00Z"/>
        </w:rPr>
      </w:pPr>
      <w:ins w:id="6853" w:author="Rev 11 Allen Wirfs-Brock" w:date="2012-10-17T11:22:00Z">
        <w:r w:rsidRPr="00E77497">
          <w:t>10.2.1.</w:t>
        </w:r>
        <w:r>
          <w:t>4</w:t>
        </w:r>
        <w:r w:rsidRPr="00E77497">
          <w:t>.</w:t>
        </w:r>
      </w:ins>
      <w:ins w:id="6854" w:author="Rev 11 Allen Wirfs-Brock" w:date="2012-10-17T13:36:00Z">
        <w:r w:rsidR="00855C5C">
          <w:t>10</w:t>
        </w:r>
      </w:ins>
      <w:ins w:id="6855" w:author="Rev 11 Allen Wirfs-Brock" w:date="2012-10-17T11:22:00Z">
        <w:r w:rsidRPr="00E77497">
          <w:tab/>
        </w:r>
        <w:r>
          <w:t>WithBaseObject</w:t>
        </w:r>
        <w:r w:rsidRPr="00E77497">
          <w:t>()</w:t>
        </w:r>
      </w:ins>
    </w:p>
    <w:p w:rsidR="003F4029" w:rsidRPr="00E77497" w:rsidRDefault="003F4029" w:rsidP="003F4029">
      <w:pPr>
        <w:rPr>
          <w:ins w:id="6856" w:author="Rev 11 Allen Wirfs-Brock" w:date="2012-10-17T11:22:00Z"/>
        </w:rPr>
      </w:pPr>
      <w:ins w:id="6857" w:author="Rev 11 Allen Wirfs-Brock" w:date="2012-10-17T11:22:00Z">
        <w:r>
          <w:t>Global</w:t>
        </w:r>
        <w:r w:rsidRPr="00E77497">
          <w:t xml:space="preserve"> Environment Records always return </w:t>
        </w:r>
        <w:r w:rsidRPr="00E77497">
          <w:rPr>
            <w:b/>
          </w:rPr>
          <w:t>undefined</w:t>
        </w:r>
        <w:r w:rsidRPr="00E77497">
          <w:t xml:space="preserve"> as their </w:t>
        </w:r>
        <w:r>
          <w:t>WithBaseObject</w:t>
        </w:r>
        <w:r w:rsidRPr="00E77497">
          <w:t>.</w:t>
        </w:r>
      </w:ins>
    </w:p>
    <w:p w:rsidR="003F4029" w:rsidRPr="00E77497" w:rsidRDefault="003F4029" w:rsidP="002C7A62">
      <w:pPr>
        <w:pStyle w:val="Alg4"/>
        <w:numPr>
          <w:ilvl w:val="0"/>
          <w:numId w:val="1046"/>
        </w:numPr>
        <w:spacing w:after="240"/>
        <w:rPr>
          <w:ins w:id="6858" w:author="Rev 11 Allen Wirfs-Brock" w:date="2012-10-17T11:22:00Z"/>
        </w:rPr>
      </w:pPr>
      <w:ins w:id="6859" w:author="Rev 11 Allen Wirfs-Brock" w:date="2012-10-17T11:22:00Z">
        <w:r w:rsidRPr="00E77497">
          <w:t xml:space="preserve">Return </w:t>
        </w:r>
        <w:r w:rsidRPr="00E77497">
          <w:rPr>
            <w:b/>
          </w:rPr>
          <w:t>undefined</w:t>
        </w:r>
        <w:r w:rsidRPr="00E77497">
          <w:t>.</w:t>
        </w:r>
      </w:ins>
    </w:p>
    <w:p w:rsidR="007203D1" w:rsidRPr="00E77497" w:rsidRDefault="007203D1" w:rsidP="00855C5C">
      <w:pPr>
        <w:pStyle w:val="Heading5"/>
        <w:numPr>
          <w:ilvl w:val="0"/>
          <w:numId w:val="0"/>
        </w:numPr>
        <w:rPr>
          <w:ins w:id="6860" w:author="Rev 11 Allen Wirfs-Brock" w:date="2012-10-17T11:10:00Z"/>
        </w:rPr>
      </w:pPr>
      <w:ins w:id="6861" w:author="Rev 11 Allen Wirfs-Brock" w:date="2012-10-17T11:10:00Z">
        <w:r w:rsidRPr="00E77497">
          <w:t>10.2.1.</w:t>
        </w:r>
      </w:ins>
      <w:ins w:id="6862" w:author="Rev 11 Allen Wirfs-Brock" w:date="2012-10-17T11:22:00Z">
        <w:r w:rsidR="003F4029">
          <w:t>4</w:t>
        </w:r>
      </w:ins>
      <w:ins w:id="6863" w:author="Rev 11 Allen Wirfs-Brock" w:date="2012-10-17T11:10:00Z">
        <w:r w:rsidRPr="00E77497">
          <w:t>.</w:t>
        </w:r>
      </w:ins>
      <w:ins w:id="6864" w:author="Rev 11 Allen Wirfs-Brock" w:date="2012-10-17T13:36:00Z">
        <w:r w:rsidR="00855C5C">
          <w:t>11</w:t>
        </w:r>
      </w:ins>
      <w:ins w:id="6865" w:author="Rev 11 Allen Wirfs-Brock" w:date="2012-10-17T11:10:00Z">
        <w:r w:rsidRPr="00E77497">
          <w:tab/>
        </w:r>
        <w:r>
          <w:t>GetThisBinding</w:t>
        </w:r>
        <w:r w:rsidRPr="00E77497">
          <w:t xml:space="preserve"> ()</w:t>
        </w:r>
      </w:ins>
    </w:p>
    <w:p w:rsidR="003F4029" w:rsidRPr="00E77497" w:rsidRDefault="003F4029" w:rsidP="003F4029">
      <w:pPr>
        <w:pStyle w:val="Alg4"/>
        <w:numPr>
          <w:ilvl w:val="0"/>
          <w:numId w:val="1044"/>
        </w:numPr>
        <w:rPr>
          <w:ins w:id="6866" w:author="Rev 11 Allen Wirfs-Brock" w:date="2012-10-17T11:20:00Z"/>
        </w:rPr>
      </w:pPr>
      <w:ins w:id="6867" w:author="Rev 11 Allen Wirfs-Brock" w:date="2012-10-17T11:20:00Z">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ins>
    </w:p>
    <w:p w:rsidR="003F4029" w:rsidRPr="00E77497" w:rsidRDefault="003F4029" w:rsidP="00855C5C">
      <w:pPr>
        <w:pStyle w:val="Alg4"/>
        <w:numPr>
          <w:ilvl w:val="0"/>
          <w:numId w:val="1044"/>
        </w:numPr>
        <w:rPr>
          <w:ins w:id="6868" w:author="Rev 11 Allen Wirfs-Brock" w:date="2012-10-17T11:19:00Z"/>
        </w:rPr>
      </w:pPr>
      <w:ins w:id="6869" w:author="Rev 11 Allen Wirfs-Brock" w:date="2012-10-17T11:19:00Z">
        <w:r>
          <w:t xml:space="preserve">Let </w:t>
        </w:r>
        <w:r>
          <w:rPr>
            <w:i/>
            <w:iCs/>
          </w:rPr>
          <w:t>Obj</w:t>
        </w:r>
        <w:r w:rsidRPr="00056558">
          <w:rPr>
            <w:i/>
            <w:iCs/>
          </w:rPr>
          <w:t>Rec</w:t>
        </w:r>
        <w:r>
          <w:t xml:space="preserve"> be </w:t>
        </w:r>
        <w:r w:rsidRPr="00056558">
          <w:rPr>
            <w:i/>
            <w:iCs/>
          </w:rPr>
          <w:t>envRec</w:t>
        </w:r>
        <w:r w:rsidRPr="0070508E">
          <w:rPr>
            <w:i/>
            <w:iCs/>
          </w:rPr>
          <w:t>’s</w:t>
        </w:r>
        <w:r>
          <w:t xml:space="preserve"> </w:t>
        </w:r>
      </w:ins>
      <w:ins w:id="6870" w:author="Rev 11 Allen Wirfs-Brock" w:date="2012-10-17T13:38:00Z">
        <w:r w:rsidR="00855C5C">
          <w:t>ObjectEnvironment</w:t>
        </w:r>
      </w:ins>
      <w:ins w:id="6871" w:author="Rev 11 Allen Wirfs-Brock" w:date="2012-10-17T11:19:00Z">
        <w:r>
          <w:t>.</w:t>
        </w:r>
      </w:ins>
    </w:p>
    <w:p w:rsidR="003F4029" w:rsidRPr="00E77497" w:rsidRDefault="003F4029" w:rsidP="003F4029">
      <w:pPr>
        <w:pStyle w:val="Alg4"/>
        <w:numPr>
          <w:ilvl w:val="0"/>
          <w:numId w:val="1044"/>
        </w:numPr>
        <w:rPr>
          <w:ins w:id="6872" w:author="Rev 11 Allen Wirfs-Brock" w:date="2012-10-17T11:18:00Z"/>
        </w:rPr>
      </w:pPr>
      <w:ins w:id="6873" w:author="Rev 11 Allen Wirfs-Brock" w:date="2012-10-17T11:18:00Z">
        <w:r w:rsidRPr="00E77497">
          <w:t xml:space="preserve">Let </w:t>
        </w:r>
        <w:r w:rsidRPr="00E77497">
          <w:rPr>
            <w:i/>
          </w:rPr>
          <w:t>bindings</w:t>
        </w:r>
        <w:r w:rsidRPr="00E77497">
          <w:t xml:space="preserve"> be the binding object for </w:t>
        </w:r>
      </w:ins>
      <w:ins w:id="6874" w:author="Rev 11 Allen Wirfs-Brock" w:date="2012-10-17T11:20:00Z">
        <w:r>
          <w:rPr>
            <w:i/>
            <w:iCs/>
          </w:rPr>
          <w:t>Obj</w:t>
        </w:r>
        <w:r w:rsidRPr="00056558">
          <w:rPr>
            <w:i/>
            <w:iCs/>
          </w:rPr>
          <w:t>Rec</w:t>
        </w:r>
      </w:ins>
      <w:ins w:id="6875" w:author="Rev 11 Allen Wirfs-Brock" w:date="2012-10-17T11:18:00Z">
        <w:r w:rsidRPr="00E77497">
          <w:t>.</w:t>
        </w:r>
      </w:ins>
    </w:p>
    <w:p w:rsidR="00855C5C" w:rsidRPr="00E77497" w:rsidRDefault="007203D1" w:rsidP="002C7A62">
      <w:pPr>
        <w:pStyle w:val="Alg4"/>
        <w:numPr>
          <w:ilvl w:val="0"/>
          <w:numId w:val="1044"/>
        </w:numPr>
        <w:spacing w:after="240"/>
        <w:rPr>
          <w:ins w:id="6876" w:author="Rev 11 Allen Wirfs-Brock" w:date="2012-10-17T13:37:00Z"/>
        </w:rPr>
      </w:pPr>
      <w:ins w:id="6877" w:author="Rev 11 Allen Wirfs-Brock" w:date="2012-10-17T11:10:00Z">
        <w:r>
          <w:t xml:space="preserve">Return </w:t>
        </w:r>
      </w:ins>
      <w:ins w:id="6878" w:author="Rev 11 Allen Wirfs-Brock" w:date="2012-10-17T13:46:00Z">
        <w:r w:rsidR="00855C5C" w:rsidRPr="00E77497">
          <w:rPr>
            <w:i/>
          </w:rPr>
          <w:t>bindings</w:t>
        </w:r>
      </w:ins>
      <w:ins w:id="6879" w:author="Rev 11 Allen Wirfs-Brock" w:date="2012-10-17T11:10:00Z">
        <w:r w:rsidRPr="00E77497">
          <w:t>.</w:t>
        </w:r>
      </w:ins>
    </w:p>
    <w:p w:rsidR="002C7A62" w:rsidRPr="00E77497" w:rsidRDefault="002C7A62" w:rsidP="002C7A62">
      <w:pPr>
        <w:pStyle w:val="Heading5"/>
        <w:numPr>
          <w:ilvl w:val="0"/>
          <w:numId w:val="0"/>
        </w:numPr>
        <w:rPr>
          <w:ins w:id="6880" w:author="Rev 11 Allen Wirfs-Brock" w:date="2012-10-17T14:16:00Z"/>
        </w:rPr>
      </w:pPr>
      <w:ins w:id="6881" w:author="Rev 11 Allen Wirfs-Brock" w:date="2012-10-17T14:16:00Z">
        <w:r w:rsidRPr="00E77497">
          <w:lastRenderedPageBreak/>
          <w:t>10.2.1.</w:t>
        </w:r>
        <w:r>
          <w:t>4</w:t>
        </w:r>
        <w:r w:rsidRPr="00E77497">
          <w:t>.</w:t>
        </w:r>
        <w:r>
          <w:t>12</w:t>
        </w:r>
        <w:r w:rsidRPr="00E77497">
          <w:tab/>
        </w:r>
      </w:ins>
      <w:ins w:id="6882" w:author="Rev 11 Allen Wirfs-Brock" w:date="2012-10-17T14:17:00Z">
        <w:r>
          <w:t>Has</w:t>
        </w:r>
      </w:ins>
      <w:ins w:id="6883" w:author="Rev 11 Allen Wirfs-Brock" w:date="2012-10-17T14:16:00Z">
        <w:r>
          <w:t>Var</w:t>
        </w:r>
      </w:ins>
      <w:ins w:id="6884" w:author="Rev 11 Allen Wirfs-Brock" w:date="2012-10-17T14:17:00Z">
        <w:r>
          <w:t>Declaration</w:t>
        </w:r>
      </w:ins>
      <w:ins w:id="6885" w:author="Rev 11 Allen Wirfs-Brock" w:date="2012-10-17T14:16:00Z">
        <w:r w:rsidRPr="00E77497">
          <w:t xml:space="preserve"> (N)</w:t>
        </w:r>
      </w:ins>
    </w:p>
    <w:p w:rsidR="002C7A62" w:rsidRPr="009C202C" w:rsidRDefault="002C7A62" w:rsidP="002C7A62">
      <w:pPr>
        <w:rPr>
          <w:ins w:id="6886" w:author="Rev 11 Allen Wirfs-Brock" w:date="2012-10-17T14:18:00Z"/>
        </w:rPr>
      </w:pPr>
      <w:ins w:id="6887" w:author="Rev 11 Allen Wirfs-Brock" w:date="2012-10-17T14:18:00Z">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has a binding</w:t>
        </w:r>
      </w:ins>
      <w:ins w:id="6888" w:author="Rev 11 Allen Wirfs-Brock" w:date="2012-10-17T14:20:00Z">
        <w:r>
          <w:t xml:space="preserve"> in this record that was</w:t>
        </w:r>
      </w:ins>
      <w:ins w:id="6889" w:author="Rev 11 Allen Wirfs-Brock" w:date="2012-10-17T14:18:00Z">
        <w:r>
          <w:t xml:space="preserve">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ins>
    </w:p>
    <w:p w:rsidR="002C7A62" w:rsidRPr="00E77497" w:rsidRDefault="002C7A62" w:rsidP="002C7A62">
      <w:pPr>
        <w:pStyle w:val="Alg4"/>
        <w:numPr>
          <w:ilvl w:val="0"/>
          <w:numId w:val="1028"/>
        </w:numPr>
        <w:rPr>
          <w:ins w:id="6890" w:author="Rev 11 Allen Wirfs-Brock" w:date="2012-10-17T14:16:00Z"/>
        </w:rPr>
      </w:pPr>
      <w:ins w:id="6891" w:author="Rev 11 Allen Wirfs-Brock" w:date="2012-10-17T14:16:00Z">
        <w:r w:rsidRPr="00E77497">
          <w:t xml:space="preserve">Let </w:t>
        </w:r>
        <w:r w:rsidRPr="00E77497">
          <w:rPr>
            <w:i/>
          </w:rPr>
          <w:t xml:space="preserve">envRec </w:t>
        </w:r>
        <w:r w:rsidRPr="00E77497">
          <w:t xml:space="preserve">be the </w:t>
        </w:r>
      </w:ins>
      <w:ins w:id="6892" w:author="Rev 11 Allen Wirfs-Brock" w:date="2012-10-17T14:20:00Z">
        <w:r>
          <w:t>global</w:t>
        </w:r>
      </w:ins>
      <w:ins w:id="6893" w:author="Rev 11 Allen Wirfs-Brock" w:date="2012-10-17T14:16:00Z">
        <w:r w:rsidRPr="00E77497">
          <w:t xml:space="preserve"> environment record for which the method was invoked.</w:t>
        </w:r>
      </w:ins>
    </w:p>
    <w:p w:rsidR="002C7A62" w:rsidRPr="00E77497" w:rsidRDefault="002C7A62" w:rsidP="002C7A62">
      <w:pPr>
        <w:pStyle w:val="Alg4"/>
        <w:numPr>
          <w:ilvl w:val="0"/>
          <w:numId w:val="1028"/>
        </w:numPr>
        <w:rPr>
          <w:ins w:id="6894" w:author="Rev 11 Allen Wirfs-Brock" w:date="2012-10-17T14:16:00Z"/>
        </w:rPr>
      </w:pPr>
      <w:ins w:id="6895" w:author="Rev 11 Allen Wirfs-Brock" w:date="2012-10-17T14:16:00Z">
        <w:r>
          <w:t xml:space="preserve">Let </w:t>
        </w:r>
      </w:ins>
      <w:ins w:id="6896" w:author="Rev 11 Allen Wirfs-Brock" w:date="2012-10-17T14:22:00Z">
        <w:r>
          <w:rPr>
            <w:i/>
            <w:iCs/>
          </w:rPr>
          <w:t>varDeclaredNames</w:t>
        </w:r>
      </w:ins>
      <w:ins w:id="6897" w:author="Rev 11 Allen Wirfs-Brock" w:date="2012-10-17T14:16:00Z">
        <w:r>
          <w:t xml:space="preserve"> be </w:t>
        </w:r>
        <w:r w:rsidRPr="00056558">
          <w:rPr>
            <w:i/>
            <w:iCs/>
          </w:rPr>
          <w:t>envRec</w:t>
        </w:r>
        <w:r w:rsidRPr="0070508E">
          <w:rPr>
            <w:i/>
            <w:iCs/>
          </w:rPr>
          <w:t>’s</w:t>
        </w:r>
        <w:r>
          <w:t xml:space="preserve"> </w:t>
        </w:r>
      </w:ins>
      <w:ins w:id="6898" w:author="Rev 11 Allen Wirfs-Brock" w:date="2012-10-17T14:21:00Z">
        <w:r>
          <w:t>VarNames List</w:t>
        </w:r>
      </w:ins>
      <w:ins w:id="6899" w:author="Rev 11 Allen Wirfs-Brock" w:date="2012-10-17T14:16:00Z">
        <w:r>
          <w:t>.</w:t>
        </w:r>
      </w:ins>
    </w:p>
    <w:p w:rsidR="002C7A62" w:rsidRPr="00E77497" w:rsidRDefault="002C7A62" w:rsidP="002C7A62">
      <w:pPr>
        <w:pStyle w:val="Alg4"/>
        <w:numPr>
          <w:ilvl w:val="0"/>
          <w:numId w:val="1028"/>
        </w:numPr>
        <w:rPr>
          <w:ins w:id="6900" w:author="Rev 11 Allen Wirfs-Brock" w:date="2012-10-17T14:16:00Z"/>
        </w:rPr>
      </w:pPr>
      <w:ins w:id="6901" w:author="Rev 11 Allen Wirfs-Brock" w:date="2012-10-17T14:16:00Z">
        <w:r w:rsidRPr="00E77497">
          <w:t>If</w:t>
        </w:r>
        <w:r>
          <w:t xml:space="preserve"> </w:t>
        </w:r>
      </w:ins>
      <w:ins w:id="6902" w:author="Rev 11 Allen Wirfs-Brock" w:date="2012-10-17T14:22:00Z">
        <w:r>
          <w:rPr>
            <w:i/>
            <w:iCs/>
          </w:rPr>
          <w:t>varDeclaredNames</w:t>
        </w:r>
        <w:r>
          <w:t xml:space="preserve"> contains the value of </w:t>
        </w:r>
        <w:r w:rsidRPr="002C7A62">
          <w:rPr>
            <w:i/>
            <w:iCs/>
          </w:rPr>
          <w:t>N</w:t>
        </w:r>
        <w:r>
          <w:t xml:space="preserve">, return </w:t>
        </w:r>
        <w:r w:rsidRPr="002C7A62">
          <w:rPr>
            <w:b/>
            <w:bCs/>
          </w:rPr>
          <w:t>true</w:t>
        </w:r>
        <w:r>
          <w:t>.</w:t>
        </w:r>
      </w:ins>
      <w:ins w:id="6903" w:author="Rev 11 Allen Wirfs-Brock" w:date="2012-10-17T14:16:00Z">
        <w:r>
          <w:t xml:space="preserve"> </w:t>
        </w:r>
      </w:ins>
    </w:p>
    <w:p w:rsidR="002C7A62" w:rsidRPr="00E77497" w:rsidRDefault="002C7A62" w:rsidP="002C7A62">
      <w:pPr>
        <w:pStyle w:val="Alg4"/>
        <w:numPr>
          <w:ilvl w:val="0"/>
          <w:numId w:val="1028"/>
        </w:numPr>
        <w:spacing w:after="240"/>
        <w:rPr>
          <w:ins w:id="6904" w:author="Rev 11 Allen Wirfs-Brock" w:date="2012-10-17T14:16:00Z"/>
        </w:rPr>
      </w:pPr>
      <w:ins w:id="6905" w:author="Rev 11 Allen Wirfs-Brock" w:date="2012-10-17T14:16:00Z">
        <w:r>
          <w:t xml:space="preserve">Return </w:t>
        </w:r>
      </w:ins>
      <w:ins w:id="6906" w:author="Rev 11 Allen Wirfs-Brock" w:date="2012-10-17T14:23:00Z">
        <w:r w:rsidRPr="002C7A62">
          <w:rPr>
            <w:b/>
            <w:bCs/>
          </w:rPr>
          <w:t>false</w:t>
        </w:r>
      </w:ins>
      <w:ins w:id="6907" w:author="Rev 11 Allen Wirfs-Brock" w:date="2012-10-17T14:16:00Z">
        <w:r>
          <w:t xml:space="preserve">. </w:t>
        </w:r>
      </w:ins>
    </w:p>
    <w:p w:rsidR="002C7A62" w:rsidRPr="00E77497" w:rsidRDefault="002C7A62" w:rsidP="002C7A62">
      <w:pPr>
        <w:pStyle w:val="Heading5"/>
        <w:numPr>
          <w:ilvl w:val="0"/>
          <w:numId w:val="0"/>
        </w:numPr>
        <w:rPr>
          <w:ins w:id="6908" w:author="Rev 11 Allen Wirfs-Brock" w:date="2012-10-17T14:24:00Z"/>
        </w:rPr>
      </w:pPr>
      <w:ins w:id="6909" w:author="Rev 11 Allen Wirfs-Brock" w:date="2012-10-17T14:24:00Z">
        <w:r w:rsidRPr="00E77497">
          <w:t>10.2.1.</w:t>
        </w:r>
        <w:r>
          <w:t>4</w:t>
        </w:r>
        <w:r w:rsidRPr="00E77497">
          <w:t>.</w:t>
        </w:r>
        <w:r>
          <w:t>1</w:t>
        </w:r>
      </w:ins>
      <w:ins w:id="6910" w:author="Rev 11 Allen Wirfs-Brock" w:date="2012-10-17T14:27:00Z">
        <w:r>
          <w:t>3</w:t>
        </w:r>
      </w:ins>
      <w:ins w:id="6911" w:author="Rev 11 Allen Wirfs-Brock" w:date="2012-10-17T14:24:00Z">
        <w:r w:rsidRPr="00E77497">
          <w:tab/>
        </w:r>
        <w:r>
          <w:t>HasLexicalDeclaration</w:t>
        </w:r>
        <w:r w:rsidRPr="00E77497">
          <w:t xml:space="preserve"> (N)</w:t>
        </w:r>
      </w:ins>
    </w:p>
    <w:p w:rsidR="002C7A62" w:rsidRPr="009C202C" w:rsidRDefault="002C7A62" w:rsidP="00082702">
      <w:pPr>
        <w:rPr>
          <w:ins w:id="6912" w:author="Rev 11 Allen Wirfs-Brock" w:date="2012-10-17T14:24:00Z"/>
        </w:rPr>
      </w:pPr>
      <w:ins w:id="6913" w:author="Rev 11 Allen Wirfs-Brock" w:date="2012-10-17T14:24:00Z">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ins>
      <w:ins w:id="6914" w:author="Rev 11 Allen Wirfs-Brock" w:date="2012-10-17T14:31:00Z">
        <w:r w:rsidR="00082702">
          <w:rPr>
            <w:rFonts w:ascii="Times New Roman" w:hAnsi="Times New Roman"/>
            <w:i/>
            <w:iCs/>
          </w:rPr>
          <w:t>Lexical</w:t>
        </w:r>
      </w:ins>
      <w:ins w:id="6915" w:author="Rev 11 Allen Wirfs-Brock" w:date="2012-10-17T14:25:00Z">
        <w:r>
          <w:rPr>
            <w:rFonts w:ascii="Times New Roman" w:hAnsi="Times New Roman"/>
            <w:i/>
            <w:iCs/>
          </w:rPr>
          <w:t>Declaration</w:t>
        </w:r>
      </w:ins>
      <w:ins w:id="6916" w:author="Rev 11 Allen Wirfs-Brock" w:date="2012-10-17T14:24:00Z">
        <w:r>
          <w:t xml:space="preserve"> or a </w:t>
        </w:r>
      </w:ins>
      <w:ins w:id="6917" w:author="Rev 11 Allen Wirfs-Brock" w:date="2012-10-17T14:25:00Z">
        <w:r>
          <w:rPr>
            <w:rFonts w:ascii="Times New Roman" w:hAnsi="Times New Roman"/>
            <w:i/>
            <w:iCs/>
          </w:rPr>
          <w:t>Class</w:t>
        </w:r>
      </w:ins>
      <w:ins w:id="6918" w:author="Rev 11 Allen Wirfs-Brock" w:date="2012-10-17T14:24:00Z">
        <w:r w:rsidRPr="002C7A62">
          <w:rPr>
            <w:rFonts w:ascii="Times New Roman" w:hAnsi="Times New Roman"/>
            <w:i/>
            <w:iCs/>
          </w:rPr>
          <w:t>Declaration</w:t>
        </w:r>
        <w:r w:rsidRPr="009C202C">
          <w:t>:</w:t>
        </w:r>
      </w:ins>
    </w:p>
    <w:p w:rsidR="002C7A62" w:rsidRPr="00E77497" w:rsidRDefault="002C7A62" w:rsidP="002C7A62">
      <w:pPr>
        <w:pStyle w:val="Alg4"/>
        <w:numPr>
          <w:ilvl w:val="0"/>
          <w:numId w:val="1048"/>
        </w:numPr>
        <w:rPr>
          <w:ins w:id="6919" w:author="Rev 11 Allen Wirfs-Brock" w:date="2012-10-17T14:24:00Z"/>
        </w:rPr>
      </w:pPr>
      <w:ins w:id="6920" w:author="Rev 11 Allen Wirfs-Brock" w:date="2012-10-17T14:24: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rsidR="002C7A62" w:rsidRDefault="002C7A62" w:rsidP="002C7A62">
      <w:pPr>
        <w:pStyle w:val="Alg4"/>
        <w:numPr>
          <w:ilvl w:val="0"/>
          <w:numId w:val="1048"/>
        </w:numPr>
        <w:rPr>
          <w:ins w:id="6921" w:author="Rev 11 Allen Wirfs-Brock" w:date="2012-10-17T14:26:00Z"/>
        </w:rPr>
      </w:pPr>
      <w:ins w:id="6922" w:author="Rev 11 Allen Wirfs-Brock" w:date="2012-10-17T14:26: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rsidR="002C7A62" w:rsidRPr="00E77497" w:rsidRDefault="002C7A62" w:rsidP="002C7A62">
      <w:pPr>
        <w:pStyle w:val="Alg4"/>
        <w:numPr>
          <w:ilvl w:val="0"/>
          <w:numId w:val="1048"/>
        </w:numPr>
        <w:spacing w:after="240"/>
        <w:rPr>
          <w:ins w:id="6923" w:author="Rev 11 Allen Wirfs-Brock" w:date="2012-10-17T14:24:00Z"/>
        </w:rPr>
      </w:pPr>
      <w:ins w:id="6924" w:author="Rev 11 Allen Wirfs-Brock" w:date="2012-10-17T14:27:00Z">
        <w:r>
          <w:t>Return the result of calling</w:t>
        </w:r>
        <w:r w:rsidRPr="00E77497">
          <w:t xml:space="preserve"> </w:t>
        </w:r>
        <w:r>
          <w:rPr>
            <w:i/>
          </w:rPr>
          <w:t>Dcl</w:t>
        </w:r>
        <w:r w:rsidRPr="00FC5053">
          <w:rPr>
            <w:i/>
          </w:rPr>
          <w:t>Rec’s</w:t>
        </w:r>
        <w:r>
          <w:t xml:space="preserve"> HasBinding concrete method with argument </w:t>
        </w:r>
        <w:r w:rsidRPr="00E77497">
          <w:rPr>
            <w:i/>
          </w:rPr>
          <w:t>N</w:t>
        </w:r>
        <w:r>
          <w:t>.</w:t>
        </w:r>
      </w:ins>
      <w:ins w:id="6925" w:author="Rev 11 Allen Wirfs-Brock" w:date="2012-10-17T14:24:00Z">
        <w:r>
          <w:t xml:space="preserve"> </w:t>
        </w:r>
      </w:ins>
    </w:p>
    <w:p w:rsidR="00D31304" w:rsidRPr="00E77497" w:rsidRDefault="00D31304" w:rsidP="00D31304">
      <w:pPr>
        <w:pStyle w:val="Heading5"/>
        <w:numPr>
          <w:ilvl w:val="0"/>
          <w:numId w:val="0"/>
        </w:numPr>
        <w:rPr>
          <w:ins w:id="6926" w:author="Rev 11 Allen Wirfs-Brock" w:date="2012-10-17T16:26:00Z"/>
        </w:rPr>
      </w:pPr>
      <w:ins w:id="6927" w:author="Rev 11 Allen Wirfs-Brock" w:date="2012-10-17T16:26:00Z">
        <w:r w:rsidRPr="00E77497">
          <w:t>10.2.1.</w:t>
        </w:r>
        <w:r>
          <w:t>4</w:t>
        </w:r>
        <w:r w:rsidRPr="00E77497">
          <w:t>.</w:t>
        </w:r>
        <w:r>
          <w:t>1</w:t>
        </w:r>
      </w:ins>
      <w:ins w:id="6928" w:author="Rev 11 Allen Wirfs-Brock" w:date="2012-10-17T16:30:00Z">
        <w:r>
          <w:t>4</w:t>
        </w:r>
      </w:ins>
      <w:ins w:id="6929" w:author="Rev 11 Allen Wirfs-Brock" w:date="2012-10-17T16:26:00Z">
        <w:r w:rsidRPr="00E77497">
          <w:tab/>
        </w:r>
        <w:r>
          <w:t>CanDeclare</w:t>
        </w:r>
      </w:ins>
      <w:ins w:id="6930" w:author="Rev 11 Allen Wirfs-Brock" w:date="2012-10-17T16:27:00Z">
        <w:r>
          <w:t>GlobalVar</w:t>
        </w:r>
      </w:ins>
      <w:ins w:id="6931" w:author="Rev 11 Allen Wirfs-Brock" w:date="2012-10-17T16:26:00Z">
        <w:r w:rsidRPr="00E77497">
          <w:t xml:space="preserve"> (N)</w:t>
        </w:r>
      </w:ins>
    </w:p>
    <w:p w:rsidR="00D31304" w:rsidRPr="009C202C" w:rsidRDefault="00D31304" w:rsidP="001D2BDE">
      <w:pPr>
        <w:rPr>
          <w:ins w:id="6932" w:author="Rev 11 Allen Wirfs-Brock" w:date="2012-10-17T16:26:00Z"/>
        </w:rPr>
      </w:pPr>
      <w:ins w:id="6933" w:author="Rev 11 Allen Wirfs-Brock" w:date="2012-10-17T16:26:00Z">
        <w:r w:rsidRPr="009C202C">
          <w:t xml:space="preserve">The concrete environment record method </w:t>
        </w:r>
      </w:ins>
      <w:ins w:id="6934" w:author="Rev 11 Allen Wirfs-Brock" w:date="2012-10-17T16:27:00Z">
        <w:r>
          <w:t>Can</w:t>
        </w:r>
      </w:ins>
      <w:ins w:id="6935" w:author="Rev 11 Allen Wirfs-Brock" w:date="2012-10-17T16:26:00Z">
        <w:r>
          <w:t>Declar</w:t>
        </w:r>
      </w:ins>
      <w:ins w:id="6936" w:author="Rev 11 Allen Wirfs-Brock" w:date="2012-10-17T16:28:00Z">
        <w:r>
          <w:t>eGlobalVar</w:t>
        </w:r>
      </w:ins>
      <w:ins w:id="6937" w:author="Rev 11 Allen Wirfs-Brock" w:date="2012-10-17T16:26:00Z">
        <w:r w:rsidRPr="00E77497">
          <w:t xml:space="preserve"> </w:t>
        </w:r>
        <w:r w:rsidRPr="009C202C">
          <w:t xml:space="preserve">for </w:t>
        </w:r>
        <w:r>
          <w:t>global</w:t>
        </w:r>
        <w:r w:rsidRPr="009C202C">
          <w:t xml:space="preserve"> environment records determines if </w:t>
        </w:r>
      </w:ins>
      <w:ins w:id="6938" w:author="Rev 11 Allen Wirfs-Brock" w:date="2012-10-17T16:28:00Z">
        <w:r>
          <w:t xml:space="preserve">a </w:t>
        </w:r>
      </w:ins>
      <w:ins w:id="6939" w:author="Rev 11 Allen Wirfs-Brock" w:date="2012-10-18T10:01:00Z">
        <w:r w:rsidR="001D2BDE">
          <w:t>corresponding Create</w:t>
        </w:r>
      </w:ins>
      <w:ins w:id="6940" w:author="Rev 11 Allen Wirfs-Brock" w:date="2012-10-18T10:22:00Z">
        <w:r w:rsidR="00EF49A7">
          <w:t>Global</w:t>
        </w:r>
      </w:ins>
      <w:ins w:id="6941" w:author="Rev 11 Allen Wirfs-Brock" w:date="2012-10-18T10:01:00Z">
        <w:r w:rsidR="001D2BDE">
          <w:t>VarBinding call would succeed</w:t>
        </w:r>
      </w:ins>
      <w:ins w:id="6942" w:author="Rev 11 Allen Wirfs-Brock" w:date="2012-10-18T10:03:00Z">
        <w:r w:rsidR="001D2BDE">
          <w:t xml:space="preserve"> if called for the same</w:t>
        </w:r>
      </w:ins>
      <w:ins w:id="6943" w:author="Rev 11 Allen Wirfs-Brock" w:date="2012-10-17T16:26:00Z">
        <w:r w:rsidRPr="009C202C">
          <w:t xml:space="preserve"> argument </w:t>
        </w:r>
      </w:ins>
      <w:ins w:id="6944" w:author="Rev 11 Allen Wirfs-Brock" w:date="2012-10-18T10:03:00Z">
        <w:r w:rsidR="001D2BDE" w:rsidRPr="00111446">
          <w:rPr>
            <w:rFonts w:ascii="Times New Roman" w:hAnsi="Times New Roman"/>
            <w:i/>
            <w:iCs/>
          </w:rPr>
          <w:t>N</w:t>
        </w:r>
      </w:ins>
      <w:ins w:id="6945" w:author="Rev 11 Allen Wirfs-Brock" w:date="2012-10-18T10:04:00Z">
        <w:r w:rsidR="001D2BDE">
          <w:t xml:space="preserve">. </w:t>
        </w:r>
      </w:ins>
      <w:ins w:id="6946" w:author="Rev 11 Allen Wirfs-Brock" w:date="2012-10-18T10:06:00Z">
        <w:r w:rsidR="001D2BDE">
          <w:t>Redundent</w:t>
        </w:r>
      </w:ins>
      <w:ins w:id="6947" w:author="Rev 11 Allen Wirfs-Brock" w:date="2012-10-18T10:04:00Z">
        <w:r w:rsidR="001D2BDE">
          <w:t xml:space="preserve"> var declarations and var declarations for </w:t>
        </w:r>
      </w:ins>
      <w:ins w:id="6948" w:author="Rev 11 Allen Wirfs-Brock" w:date="2012-10-18T10:05:00Z">
        <w:r w:rsidR="001D2BDE">
          <w:t>pre-existing</w:t>
        </w:r>
      </w:ins>
      <w:ins w:id="6949" w:author="Rev 11 Allen Wirfs-Brock" w:date="2012-10-18T10:04:00Z">
        <w:r w:rsidR="001D2BDE">
          <w:t xml:space="preserve"> </w:t>
        </w:r>
      </w:ins>
      <w:ins w:id="6950" w:author="Rev 11 Allen Wirfs-Brock" w:date="2012-10-18T10:05:00Z">
        <w:r w:rsidR="001D2BDE">
          <w:t>global object properties are allowed.</w:t>
        </w:r>
      </w:ins>
    </w:p>
    <w:p w:rsidR="00F21E69" w:rsidRPr="00E77497" w:rsidRDefault="00F21E69" w:rsidP="00F21E69">
      <w:pPr>
        <w:pStyle w:val="Alg4"/>
        <w:numPr>
          <w:ilvl w:val="0"/>
          <w:numId w:val="1050"/>
        </w:numPr>
        <w:rPr>
          <w:ins w:id="6951" w:author="Rev 11 Allen Wirfs-Brock" w:date="2012-10-18T10:40:00Z"/>
        </w:rPr>
      </w:pPr>
      <w:ins w:id="6952" w:author="Rev 11 Allen Wirfs-Brock" w:date="2012-10-18T10:40: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rsidR="00F21E69" w:rsidRDefault="00F21E69" w:rsidP="00F21E69">
      <w:pPr>
        <w:pStyle w:val="Alg4"/>
        <w:numPr>
          <w:ilvl w:val="0"/>
          <w:numId w:val="1050"/>
        </w:numPr>
        <w:rPr>
          <w:ins w:id="6953" w:author="Rev 11 Allen Wirfs-Brock" w:date="2012-10-18T10:40:00Z"/>
        </w:rPr>
      </w:pPr>
      <w:ins w:id="6954" w:author="Rev 11 Allen Wirfs-Brock" w:date="2012-10-18T10:40: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rsidR="00F21E69" w:rsidRDefault="00F21E69" w:rsidP="00F21E69">
      <w:pPr>
        <w:pStyle w:val="Alg4"/>
        <w:numPr>
          <w:ilvl w:val="0"/>
          <w:numId w:val="1050"/>
        </w:numPr>
        <w:spacing w:after="240"/>
        <w:contextualSpacing/>
        <w:rPr>
          <w:ins w:id="6955" w:author="Rev 11 Allen Wirfs-Brock" w:date="2012-10-18T10:40:00Z"/>
        </w:rPr>
      </w:pPr>
      <w:ins w:id="6956" w:author="Rev 11 Allen Wirfs-Brock" w:date="2012-10-18T10:40:00Z">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ins>
    </w:p>
    <w:p w:rsidR="00F21E69" w:rsidRPr="00E77497" w:rsidRDefault="00F21E69" w:rsidP="00F21E69">
      <w:pPr>
        <w:pStyle w:val="Alg4"/>
        <w:numPr>
          <w:ilvl w:val="0"/>
          <w:numId w:val="1050"/>
        </w:numPr>
        <w:rPr>
          <w:ins w:id="6957" w:author="Rev 11 Allen Wirfs-Brock" w:date="2012-10-18T10:40:00Z"/>
        </w:rPr>
      </w:pPr>
      <w:ins w:id="6958" w:author="Rev 11 Allen Wirfs-Brock" w:date="2012-10-18T10:40:00Z">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ins>
    </w:p>
    <w:p w:rsidR="00F21E69" w:rsidRDefault="00F21E69" w:rsidP="00F21E69">
      <w:pPr>
        <w:pStyle w:val="Alg4"/>
        <w:numPr>
          <w:ilvl w:val="0"/>
          <w:numId w:val="1050"/>
        </w:numPr>
        <w:spacing w:after="240"/>
        <w:contextualSpacing/>
        <w:rPr>
          <w:ins w:id="6959" w:author="Rev 11 Allen Wirfs-Brock" w:date="2012-10-18T10:40:00Z"/>
        </w:rPr>
      </w:pPr>
      <w:ins w:id="6960" w:author="Rev 11 Allen Wirfs-Brock" w:date="2012-10-18T10:40:00Z">
        <w:r>
          <w:t>I</w:t>
        </w:r>
        <w:r w:rsidRPr="00E77497">
          <w:t xml:space="preserve">f the [[Extensible]] internal property of </w:t>
        </w:r>
        <w:r w:rsidRPr="00E77497">
          <w:rPr>
            <w:i/>
          </w:rPr>
          <w:t>bindings</w:t>
        </w:r>
        <w:r>
          <w:rPr>
            <w:iCs/>
          </w:rPr>
          <w:t xml:space="preserve"> is </w:t>
        </w:r>
        <w:r w:rsidRPr="002E4A50">
          <w:rPr>
            <w:b/>
            <w:bCs/>
            <w:iCs/>
          </w:rPr>
          <w:t>true</w:t>
        </w:r>
        <w:r>
          <w:rPr>
            <w:iCs/>
          </w:rPr>
          <w:t xml:space="preserve">, return </w:t>
        </w:r>
        <w:r w:rsidRPr="002E4A50">
          <w:rPr>
            <w:b/>
            <w:bCs/>
            <w:iCs/>
          </w:rPr>
          <w:t>true</w:t>
        </w:r>
        <w:r w:rsidRPr="00E77497">
          <w:t>.</w:t>
        </w:r>
      </w:ins>
    </w:p>
    <w:p w:rsidR="00F21E69" w:rsidRPr="00E77497" w:rsidRDefault="00F21E69" w:rsidP="00F21E69">
      <w:pPr>
        <w:pStyle w:val="Alg4"/>
        <w:numPr>
          <w:ilvl w:val="0"/>
          <w:numId w:val="1050"/>
        </w:numPr>
        <w:spacing w:after="240"/>
        <w:rPr>
          <w:ins w:id="6961" w:author="Rev 11 Allen Wirfs-Brock" w:date="2012-10-18T10:40:00Z"/>
        </w:rPr>
      </w:pPr>
      <w:ins w:id="6962" w:author="Rev 11 Allen Wirfs-Brock" w:date="2012-10-18T10:40:00Z">
        <w:r>
          <w:t xml:space="preserve">Return </w:t>
        </w:r>
        <w:r w:rsidRPr="002C7A62">
          <w:rPr>
            <w:b/>
            <w:bCs/>
          </w:rPr>
          <w:t>false</w:t>
        </w:r>
        <w:r>
          <w:t xml:space="preserve">. </w:t>
        </w:r>
      </w:ins>
    </w:p>
    <w:p w:rsidR="00EF49A7" w:rsidRPr="00E77497" w:rsidRDefault="00EF49A7" w:rsidP="00EF49A7">
      <w:pPr>
        <w:pStyle w:val="Heading5"/>
        <w:numPr>
          <w:ilvl w:val="0"/>
          <w:numId w:val="0"/>
        </w:numPr>
        <w:rPr>
          <w:ins w:id="6963" w:author="Rev 11 Allen Wirfs-Brock" w:date="2012-10-18T10:21:00Z"/>
        </w:rPr>
      </w:pPr>
      <w:ins w:id="6964" w:author="Rev 11 Allen Wirfs-Brock" w:date="2012-10-18T10:21:00Z">
        <w:r w:rsidRPr="00E77497">
          <w:t>10.2.1.</w:t>
        </w:r>
        <w:r>
          <w:t>4</w:t>
        </w:r>
        <w:r w:rsidRPr="00E77497">
          <w:t>.</w:t>
        </w:r>
        <w:r>
          <w:t>15</w:t>
        </w:r>
        <w:r w:rsidRPr="00E77497">
          <w:tab/>
        </w:r>
        <w:r>
          <w:t>CanDeclareGlobal</w:t>
        </w:r>
      </w:ins>
      <w:ins w:id="6965" w:author="Rev 11 Allen Wirfs-Brock" w:date="2012-10-18T10:22:00Z">
        <w:r>
          <w:t>Function</w:t>
        </w:r>
      </w:ins>
      <w:ins w:id="6966" w:author="Rev 11 Allen Wirfs-Brock" w:date="2012-10-18T10:21:00Z">
        <w:r w:rsidRPr="00E77497">
          <w:t xml:space="preserve"> (N)</w:t>
        </w:r>
      </w:ins>
    </w:p>
    <w:p w:rsidR="00EF49A7" w:rsidRPr="009C202C" w:rsidRDefault="00EF49A7" w:rsidP="00EF49A7">
      <w:pPr>
        <w:rPr>
          <w:ins w:id="6967" w:author="Rev 11 Allen Wirfs-Brock" w:date="2012-10-18T10:21:00Z"/>
        </w:rPr>
      </w:pPr>
      <w:ins w:id="6968" w:author="Rev 11 Allen Wirfs-Brock" w:date="2012-10-18T10:21:00Z">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 xml:space="preserve">a corresponding </w:t>
        </w:r>
      </w:ins>
      <w:ins w:id="6969" w:author="Rev 11 Allen Wirfs-Brock" w:date="2012-10-18T10:22:00Z">
        <w:r>
          <w:t xml:space="preserve">CreateGlobalFunctionBinding </w:t>
        </w:r>
      </w:ins>
      <w:ins w:id="6970" w:author="Rev 11 Allen Wirfs-Brock" w:date="2012-10-18T10:21:00Z">
        <w:r>
          <w:t>call would succeed if called for the same</w:t>
        </w:r>
        <w:r w:rsidRPr="009C202C">
          <w:t xml:space="preserve"> argument </w:t>
        </w:r>
        <w:r w:rsidRPr="00EF49A7">
          <w:rPr>
            <w:rFonts w:ascii="Times New Roman" w:hAnsi="Times New Roman"/>
            <w:i/>
            <w:iCs/>
          </w:rPr>
          <w:t>N</w:t>
        </w:r>
        <w:r>
          <w:t xml:space="preserve">. </w:t>
        </w:r>
      </w:ins>
    </w:p>
    <w:p w:rsidR="00F21E69" w:rsidRPr="00E77497" w:rsidRDefault="00F21E69" w:rsidP="00F21E69">
      <w:pPr>
        <w:pStyle w:val="Alg4"/>
        <w:numPr>
          <w:ilvl w:val="0"/>
          <w:numId w:val="1049"/>
        </w:numPr>
        <w:rPr>
          <w:ins w:id="6971" w:author="Rev 11 Allen Wirfs-Brock" w:date="2012-10-18T10:40:00Z"/>
        </w:rPr>
      </w:pPr>
      <w:ins w:id="6972" w:author="Rev 11 Allen Wirfs-Brock" w:date="2012-10-18T10:40: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rsidR="00F21E69" w:rsidRDefault="00F21E69" w:rsidP="00F21E69">
      <w:pPr>
        <w:pStyle w:val="Alg4"/>
        <w:numPr>
          <w:ilvl w:val="0"/>
          <w:numId w:val="1049"/>
        </w:numPr>
        <w:rPr>
          <w:ins w:id="6973" w:author="Rev 11 Allen Wirfs-Brock" w:date="2012-10-18T10:40:00Z"/>
        </w:rPr>
      </w:pPr>
      <w:ins w:id="6974" w:author="Rev 11 Allen Wirfs-Brock" w:date="2012-10-18T10:40: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rsidR="00F21E69" w:rsidRPr="00E77497" w:rsidRDefault="00F21E69" w:rsidP="00B06F3C">
      <w:pPr>
        <w:pStyle w:val="Alg4"/>
        <w:numPr>
          <w:ilvl w:val="0"/>
          <w:numId w:val="1049"/>
        </w:numPr>
        <w:rPr>
          <w:ins w:id="6975" w:author="Rev 11 Allen Wirfs-Brock" w:date="2012-10-18T10:40:00Z"/>
        </w:rPr>
      </w:pPr>
      <w:ins w:id="6976" w:author="Rev 11 Allen Wirfs-Brock" w:date="2012-10-18T10:40:00Z">
        <w:r w:rsidRPr="00E77497">
          <w:t xml:space="preserve">Let </w:t>
        </w:r>
      </w:ins>
      <w:ins w:id="6977" w:author="Rev 11 Allen Wirfs-Brock" w:date="2012-10-18T10:42:00Z">
        <w:r w:rsidR="00B06F3C">
          <w:rPr>
            <w:i/>
          </w:rPr>
          <w:t>globalObject</w:t>
        </w:r>
      </w:ins>
      <w:ins w:id="6978" w:author="Rev 11 Allen Wirfs-Brock" w:date="2012-10-18T10:40:00Z">
        <w:r w:rsidRPr="00E77497">
          <w:t xml:space="preserve"> be the binding object for </w:t>
        </w:r>
        <w:r>
          <w:rPr>
            <w:i/>
            <w:iCs/>
          </w:rPr>
          <w:t>Obj</w:t>
        </w:r>
        <w:r w:rsidRPr="00056558">
          <w:rPr>
            <w:i/>
            <w:iCs/>
          </w:rPr>
          <w:t>Rec</w:t>
        </w:r>
        <w:r w:rsidRPr="00E77497">
          <w:t>.</w:t>
        </w:r>
      </w:ins>
    </w:p>
    <w:p w:rsidR="00F21E69" w:rsidRDefault="00F21E69" w:rsidP="00B06F3C">
      <w:pPr>
        <w:pStyle w:val="Alg4"/>
        <w:numPr>
          <w:ilvl w:val="0"/>
          <w:numId w:val="1049"/>
        </w:numPr>
        <w:spacing w:after="240"/>
        <w:contextualSpacing/>
        <w:rPr>
          <w:ins w:id="6979" w:author="Rev 11 Allen Wirfs-Brock" w:date="2012-10-18T10:40:00Z"/>
        </w:rPr>
      </w:pPr>
      <w:ins w:id="6980" w:author="Rev 11 Allen Wirfs-Brock" w:date="2012-10-18T10:40:00Z">
        <w:r>
          <w:t xml:space="preserve">Let </w:t>
        </w:r>
        <w:r>
          <w:rPr>
            <w:i/>
            <w:iCs/>
          </w:rPr>
          <w:t>extensible</w:t>
        </w:r>
        <w:r>
          <w:t xml:space="preserve"> be the value of the</w:t>
        </w:r>
        <w:r w:rsidRPr="00E77497">
          <w:t xml:space="preserve"> [[Extensible]] internal property of </w:t>
        </w:r>
      </w:ins>
      <w:ins w:id="6981" w:author="Rev 11 Allen Wirfs-Brock" w:date="2012-10-18T10:43:00Z">
        <w:r w:rsidR="00B06F3C">
          <w:rPr>
            <w:i/>
          </w:rPr>
          <w:t>globalObject</w:t>
        </w:r>
      </w:ins>
      <w:ins w:id="6982" w:author="Rev 11 Allen Wirfs-Brock" w:date="2012-10-18T10:40:00Z">
        <w:r w:rsidRPr="00E77497">
          <w:t>.</w:t>
        </w:r>
      </w:ins>
    </w:p>
    <w:p w:rsidR="00F21E69" w:rsidRDefault="00F21E69" w:rsidP="00F21E69">
      <w:pPr>
        <w:pStyle w:val="Alg4"/>
        <w:numPr>
          <w:ilvl w:val="0"/>
          <w:numId w:val="1049"/>
        </w:numPr>
        <w:spacing w:after="240"/>
        <w:contextualSpacing/>
        <w:rPr>
          <w:ins w:id="6983" w:author="Rev 11 Allen Wirfs-Brock" w:date="2012-10-18T10:40:00Z"/>
        </w:rPr>
      </w:pPr>
      <w:ins w:id="6984" w:author="Rev 11 Allen Wirfs-Brock" w:date="2012-10-18T10:40:00Z">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ins>
    </w:p>
    <w:p w:rsidR="00F21E69" w:rsidRDefault="00B06F3C" w:rsidP="00B06F3C">
      <w:pPr>
        <w:pStyle w:val="Alg4"/>
        <w:numPr>
          <w:ilvl w:val="0"/>
          <w:numId w:val="1049"/>
        </w:numPr>
        <w:spacing w:after="240"/>
        <w:contextualSpacing/>
        <w:rPr>
          <w:ins w:id="6985" w:author="Rev 11 Allen Wirfs-Brock" w:date="2012-10-18T10:40:00Z"/>
        </w:rPr>
      </w:pPr>
      <w:ins w:id="6986" w:author="Rev 11 Allen Wirfs-Brock" w:date="2012-10-18T10:42:00Z">
        <w:r w:rsidRPr="00E77497">
          <w:t xml:space="preserve">Let </w:t>
        </w:r>
        <w:r w:rsidRPr="00E77497">
          <w:rPr>
            <w:i/>
            <w:iCs/>
          </w:rPr>
          <w:t>existingProp</w:t>
        </w:r>
        <w:r w:rsidRPr="00E77497">
          <w:t xml:space="preserve"> be the result of calling the [[GetOwnProperty]] internal method of </w:t>
        </w:r>
      </w:ins>
      <w:ins w:id="6987" w:author="Rev 11 Allen Wirfs-Brock" w:date="2012-10-18T10:43:00Z">
        <w:r>
          <w:rPr>
            <w:i/>
          </w:rPr>
          <w:t>globalObject</w:t>
        </w:r>
        <w:r w:rsidRPr="00E77497">
          <w:t xml:space="preserve"> </w:t>
        </w:r>
      </w:ins>
      <w:ins w:id="6988" w:author="Rev 11 Allen Wirfs-Brock" w:date="2012-10-18T10:42:00Z">
        <w:r w:rsidRPr="00E77497">
          <w:t xml:space="preserve">with argument </w:t>
        </w:r>
      </w:ins>
      <w:ins w:id="6989" w:author="Rev 11 Allen Wirfs-Brock" w:date="2012-10-18T10:43:00Z">
        <w:r w:rsidRPr="00E77497">
          <w:rPr>
            <w:i/>
          </w:rPr>
          <w:t>N</w:t>
        </w:r>
      </w:ins>
      <w:ins w:id="6990" w:author="Rev 11 Allen Wirfs-Brock" w:date="2012-10-18T10:42:00Z">
        <w:r w:rsidRPr="00E77497">
          <w:t>.</w:t>
        </w:r>
      </w:ins>
    </w:p>
    <w:p w:rsidR="00B06F3C" w:rsidRDefault="00B06F3C" w:rsidP="00B06F3C">
      <w:pPr>
        <w:pStyle w:val="Alg4"/>
        <w:numPr>
          <w:ilvl w:val="0"/>
          <w:numId w:val="1049"/>
        </w:numPr>
        <w:spacing w:after="240"/>
        <w:contextualSpacing/>
        <w:rPr>
          <w:ins w:id="6991" w:author="Rev 11 Allen Wirfs-Brock" w:date="2012-10-18T10:43:00Z"/>
        </w:rPr>
      </w:pPr>
      <w:ins w:id="6992" w:author="Rev 11 Allen Wirfs-Brock" w:date="2012-10-18T10:44:00Z">
        <w:r>
          <w:t xml:space="preserve">If </w:t>
        </w:r>
        <w:r w:rsidRPr="00E77497">
          <w:rPr>
            <w:i/>
            <w:iCs/>
          </w:rPr>
          <w:t>existingProp</w:t>
        </w:r>
        <w:r>
          <w:t xml:space="preserve"> is </w:t>
        </w:r>
        <w:r w:rsidRPr="00B06F3C">
          <w:rPr>
            <w:b/>
            <w:bCs/>
          </w:rPr>
          <w:t>undefined</w:t>
        </w:r>
        <w:r>
          <w:t xml:space="preserve">, then return </w:t>
        </w:r>
        <w:r>
          <w:rPr>
            <w:i/>
            <w:iCs/>
          </w:rPr>
          <w:t>extensible</w:t>
        </w:r>
        <w:r>
          <w:t>.</w:t>
        </w:r>
      </w:ins>
    </w:p>
    <w:p w:rsidR="00B06F3C" w:rsidRDefault="00B06F3C" w:rsidP="00B06F3C">
      <w:pPr>
        <w:pStyle w:val="Alg4"/>
        <w:numPr>
          <w:ilvl w:val="0"/>
          <w:numId w:val="1049"/>
        </w:numPr>
        <w:spacing w:after="240"/>
        <w:contextualSpacing/>
        <w:rPr>
          <w:ins w:id="6993" w:author="Rev 11 Allen Wirfs-Brock" w:date="2012-10-18T10:47:00Z"/>
        </w:rPr>
      </w:pPr>
      <w:ins w:id="6994" w:author="Rev 11 Allen Wirfs-Brock" w:date="2012-10-18T10:47:00Z">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ins>
    </w:p>
    <w:p w:rsidR="00B06F3C" w:rsidRDefault="00B06F3C" w:rsidP="00B06F3C">
      <w:pPr>
        <w:pStyle w:val="Alg4"/>
        <w:numPr>
          <w:ilvl w:val="0"/>
          <w:numId w:val="1049"/>
        </w:numPr>
        <w:spacing w:after="240"/>
        <w:contextualSpacing/>
        <w:rPr>
          <w:ins w:id="6995" w:author="Rev 11 Allen Wirfs-Brock" w:date="2012-10-18T10:49:00Z"/>
        </w:rPr>
      </w:pPr>
      <w:ins w:id="6996" w:author="Rev 11 Allen Wirfs-Brock" w:date="2012-10-18T10:49:00Z">
        <w:r>
          <w:t>If IsDataDescriptor(</w:t>
        </w:r>
        <w:r w:rsidRPr="00E77497">
          <w:rPr>
            <w:i/>
            <w:iCs/>
          </w:rPr>
          <w:t>existingProp</w:t>
        </w:r>
        <w:r>
          <w:t xml:space="preserve">) is </w:t>
        </w:r>
        <w:r w:rsidRPr="006A265B">
          <w:rPr>
            <w:b/>
            <w:bCs/>
          </w:rPr>
          <w:t>true</w:t>
        </w:r>
        <w:r>
          <w:t xml:space="preserve"> and </w:t>
        </w:r>
      </w:ins>
      <w:ins w:id="6997" w:author="Rev 11 Allen Wirfs-Brock" w:date="2012-10-18T10:50:00Z">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6998"/>
        <w:r w:rsidRPr="00E77497">
          <w:t xml:space="preserve">[[Enumerable]]: </w:t>
        </w:r>
        <w:r w:rsidRPr="00E77497">
          <w:rPr>
            <w:b/>
            <w:bCs/>
          </w:rPr>
          <w:t>true</w:t>
        </w:r>
      </w:ins>
      <w:commentRangeEnd w:id="6998"/>
      <w:ins w:id="6999" w:author="Rev 11 Allen Wirfs-Brock" w:date="2012-10-18T11:28:00Z">
        <w:r w:rsidR="00286AFC">
          <w:rPr>
            <w:rStyle w:val="CommentReference"/>
            <w:rFonts w:ascii="Arial" w:eastAsia="MS Mincho" w:hAnsi="Arial"/>
            <w:spacing w:val="0"/>
            <w:lang w:eastAsia="ja-JP"/>
          </w:rPr>
          <w:commentReference w:id="6998"/>
        </w:r>
      </w:ins>
      <w:ins w:id="7000" w:author="Rev 11 Allen Wirfs-Brock" w:date="2012-10-18T10:50:00Z">
        <w:r w:rsidRPr="00E77497">
          <w:t>}</w:t>
        </w:r>
      </w:ins>
      <w:ins w:id="7001" w:author="Rev 11 Allen Wirfs-Brock" w:date="2012-10-18T10:49:00Z">
        <w:r w:rsidRPr="00E77497">
          <w:t>, then</w:t>
        </w:r>
        <w:r>
          <w:t xml:space="preserve"> return </w:t>
        </w:r>
        <w:r w:rsidRPr="00B06F3C">
          <w:rPr>
            <w:b/>
            <w:bCs/>
          </w:rPr>
          <w:t>true</w:t>
        </w:r>
        <w:r>
          <w:t>.</w:t>
        </w:r>
      </w:ins>
    </w:p>
    <w:p w:rsidR="00F21E69" w:rsidRPr="00E77497" w:rsidRDefault="00F21E69" w:rsidP="00F21E69">
      <w:pPr>
        <w:pStyle w:val="Alg4"/>
        <w:numPr>
          <w:ilvl w:val="0"/>
          <w:numId w:val="1049"/>
        </w:numPr>
        <w:spacing w:after="240"/>
        <w:rPr>
          <w:ins w:id="7002" w:author="Rev 11 Allen Wirfs-Brock" w:date="2012-10-18T10:40:00Z"/>
        </w:rPr>
      </w:pPr>
      <w:ins w:id="7003" w:author="Rev 11 Allen Wirfs-Brock" w:date="2012-10-18T10:40:00Z">
        <w:r>
          <w:t xml:space="preserve">Return </w:t>
        </w:r>
        <w:r w:rsidRPr="002C7A62">
          <w:rPr>
            <w:b/>
            <w:bCs/>
          </w:rPr>
          <w:t>false</w:t>
        </w:r>
        <w:r>
          <w:t xml:space="preserve">. </w:t>
        </w:r>
      </w:ins>
    </w:p>
    <w:p w:rsidR="004E5D81" w:rsidRPr="00E77497" w:rsidRDefault="004E5D81" w:rsidP="00E754CC">
      <w:pPr>
        <w:pStyle w:val="Heading5"/>
        <w:numPr>
          <w:ilvl w:val="0"/>
          <w:numId w:val="0"/>
        </w:numPr>
        <w:rPr>
          <w:ins w:id="7004" w:author="Rev 11 Allen Wirfs-Brock" w:date="2012-10-17T11:24:00Z"/>
        </w:rPr>
      </w:pPr>
      <w:ins w:id="7005" w:author="Rev 11 Allen Wirfs-Brock" w:date="2012-10-17T11:24:00Z">
        <w:r w:rsidRPr="00E77497">
          <w:t>10.2.1.</w:t>
        </w:r>
        <w:r>
          <w:t>4</w:t>
        </w:r>
        <w:r w:rsidRPr="00E77497">
          <w:t>.</w:t>
        </w:r>
      </w:ins>
      <w:ins w:id="7006" w:author="Rev 11 Allen Wirfs-Brock" w:date="2012-10-17T13:36:00Z">
        <w:r w:rsidR="00855C5C">
          <w:t>1</w:t>
        </w:r>
      </w:ins>
      <w:ins w:id="7007" w:author="Rev 11 Allen Wirfs-Brock" w:date="2012-10-18T11:06:00Z">
        <w:r w:rsidR="00E754CC">
          <w:t>6</w:t>
        </w:r>
      </w:ins>
      <w:ins w:id="7008" w:author="Rev 11 Allen Wirfs-Brock" w:date="2012-10-17T11:24:00Z">
        <w:r w:rsidRPr="00E77497">
          <w:tab/>
          <w:t>Create</w:t>
        </w:r>
      </w:ins>
      <w:ins w:id="7009" w:author="Rev 11 Allen Wirfs-Brock" w:date="2012-10-18T11:06:00Z">
        <w:r w:rsidR="00E754CC">
          <w:t>Global</w:t>
        </w:r>
      </w:ins>
      <w:ins w:id="7010" w:author="Rev 11 Allen Wirfs-Brock" w:date="2012-10-17T11:24:00Z">
        <w:r>
          <w:t>Var</w:t>
        </w:r>
        <w:r w:rsidRPr="00E77497">
          <w:t>Binding (N, D)</w:t>
        </w:r>
      </w:ins>
    </w:p>
    <w:p w:rsidR="004E5D81" w:rsidRPr="00E77497" w:rsidRDefault="004E5D81" w:rsidP="004E5D81">
      <w:pPr>
        <w:rPr>
          <w:ins w:id="7011" w:author="Rev 11 Allen Wirfs-Brock" w:date="2012-10-17T11:24:00Z"/>
        </w:rPr>
      </w:pPr>
      <w:ins w:id="7012" w:author="Rev 11 Allen Wirfs-Brock" w:date="2012-10-17T11:24:00Z">
        <w:r w:rsidRPr="00E77497">
          <w:t>The concrete Environment Record method Create</w:t>
        </w:r>
        <w:r>
          <w:t>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w:t>
        </w:r>
      </w:ins>
      <w:ins w:id="7013" w:author="Rev 11 Allen Wirfs-Brock" w:date="2012-10-18T11:07:00Z">
        <w:r w:rsidR="00E754CC">
          <w:t xml:space="preserve">  If a binding already exists, it is reused.</w:t>
        </w:r>
      </w:ins>
    </w:p>
    <w:p w:rsidR="004E5D81" w:rsidRPr="00E77497" w:rsidRDefault="004E5D81" w:rsidP="00B6107C">
      <w:pPr>
        <w:pStyle w:val="Alg4"/>
        <w:numPr>
          <w:ilvl w:val="0"/>
          <w:numId w:val="1051"/>
        </w:numPr>
        <w:rPr>
          <w:ins w:id="7014" w:author="Rev 11 Allen Wirfs-Brock" w:date="2012-10-17T11:24:00Z"/>
        </w:rPr>
      </w:pPr>
      <w:ins w:id="7015" w:author="Rev 11 Allen Wirfs-Brock" w:date="2012-10-17T11:24:00Z">
        <w:r w:rsidRPr="00E77497">
          <w:lastRenderedPageBreak/>
          <w:t xml:space="preserve">Let </w:t>
        </w:r>
        <w:r w:rsidRPr="00E77497">
          <w:rPr>
            <w:i/>
          </w:rPr>
          <w:t xml:space="preserve">envRec </w:t>
        </w:r>
        <w:r w:rsidRPr="00E77497">
          <w:t>be the declarative environment record for which the method was invoked.</w:t>
        </w:r>
      </w:ins>
    </w:p>
    <w:p w:rsidR="004E5D81" w:rsidRPr="00E77497" w:rsidRDefault="004E5D81" w:rsidP="00B6107C">
      <w:pPr>
        <w:pStyle w:val="Alg4"/>
        <w:numPr>
          <w:ilvl w:val="0"/>
          <w:numId w:val="1051"/>
        </w:numPr>
        <w:rPr>
          <w:ins w:id="7016" w:author="Rev 11 Allen Wirfs-Brock" w:date="2012-10-17T11:24:00Z"/>
        </w:rPr>
      </w:pPr>
      <w:ins w:id="7017" w:author="Rev 11 Allen Wirfs-Brock" w:date="2012-10-17T11:24: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rsidR="004E5D81" w:rsidRDefault="004E5D81" w:rsidP="00B6107C">
      <w:pPr>
        <w:pStyle w:val="Alg4"/>
        <w:numPr>
          <w:ilvl w:val="0"/>
          <w:numId w:val="1051"/>
        </w:numPr>
        <w:rPr>
          <w:ins w:id="7018" w:author="Rev 11 Allen Wirfs-Brock" w:date="2012-10-17T11:24:00Z"/>
        </w:rPr>
      </w:pPr>
      <w:ins w:id="7019" w:author="Rev 11 Allen Wirfs-Brock" w:date="2012-10-17T11:24:00Z">
        <w:r>
          <w:t>Assert: The result of calling</w:t>
        </w:r>
        <w:r w:rsidRPr="00E77497">
          <w:t xml:space="preserve"> </w:t>
        </w:r>
      </w:ins>
      <w:ins w:id="7020" w:author="Rev 11 Allen Wirfs-Brock" w:date="2012-10-18T11:12:00Z">
        <w:r w:rsidR="00E754CC">
          <w:rPr>
            <w:i/>
          </w:rPr>
          <w:t>env</w:t>
        </w:r>
      </w:ins>
      <w:ins w:id="7021" w:author="Rev 11 Allen Wirfs-Brock" w:date="2012-10-17T11:24:00Z">
        <w:r w:rsidRPr="00FC5053">
          <w:rPr>
            <w:i/>
          </w:rPr>
          <w:t>Rec’s</w:t>
        </w:r>
        <w:r>
          <w:t xml:space="preserve"> </w:t>
        </w:r>
      </w:ins>
      <w:ins w:id="7022" w:author="Rev 11 Allen Wirfs-Brock" w:date="2012-10-18T11:12:00Z">
        <w:r w:rsidR="00E754CC">
          <w:t>CanDeclareGlobalVar</w:t>
        </w:r>
      </w:ins>
      <w:ins w:id="7023" w:author="Rev 11 Allen Wirfs-Brock" w:date="2012-10-17T11:24:00Z">
        <w:r>
          <w:t xml:space="preserve"> concrete method with argumentn </w:t>
        </w:r>
        <w:r w:rsidRPr="00E77497">
          <w:rPr>
            <w:i/>
          </w:rPr>
          <w:t>N</w:t>
        </w:r>
        <w:r>
          <w:rPr>
            <w:iCs/>
          </w:rPr>
          <w:t xml:space="preserve"> is </w:t>
        </w:r>
      </w:ins>
      <w:ins w:id="7024" w:author="Rev 11 Allen Wirfs-Brock" w:date="2012-10-18T11:12:00Z">
        <w:r w:rsidR="00E754CC">
          <w:rPr>
            <w:b/>
            <w:bCs/>
            <w:iCs/>
          </w:rPr>
          <w:t>true</w:t>
        </w:r>
      </w:ins>
      <w:ins w:id="7025" w:author="Rev 11 Allen Wirfs-Brock" w:date="2012-10-17T11:24:00Z">
        <w:r>
          <w:t>.</w:t>
        </w:r>
        <w:r w:rsidRPr="00E77497">
          <w:t xml:space="preserve"> </w:t>
        </w:r>
      </w:ins>
    </w:p>
    <w:p w:rsidR="004E5D81" w:rsidRDefault="004E5D81" w:rsidP="00B6107C">
      <w:pPr>
        <w:pStyle w:val="Alg4"/>
        <w:numPr>
          <w:ilvl w:val="0"/>
          <w:numId w:val="1051"/>
        </w:numPr>
        <w:rPr>
          <w:ins w:id="7026" w:author="Rev 11 Allen Wirfs-Brock" w:date="2012-10-17T11:24:00Z"/>
        </w:rPr>
      </w:pPr>
      <w:ins w:id="7027" w:author="Rev 11 Allen Wirfs-Brock" w:date="2012-10-17T11:24:00Z">
        <w:r w:rsidRPr="00E77497">
          <w:t>If</w:t>
        </w:r>
        <w:r>
          <w:t xml:space="preserve"> the result of calling</w:t>
        </w:r>
        <w:r w:rsidRPr="00E77497">
          <w:t xml:space="preserve"> </w:t>
        </w:r>
        <w:r>
          <w:rPr>
            <w:i/>
            <w:iCs/>
          </w:rPr>
          <w:t>Obj</w:t>
        </w:r>
        <w:r w:rsidRPr="00056558">
          <w:rPr>
            <w:i/>
            <w:iCs/>
          </w:rPr>
          <w:t>Rec</w:t>
        </w:r>
        <w:r>
          <w:t xml:space="preserve"> HasBinding concrete method with argument </w:t>
        </w:r>
        <w:r w:rsidRPr="00E77497">
          <w:rPr>
            <w:i/>
          </w:rPr>
          <w:t>N</w:t>
        </w:r>
        <w:r>
          <w:rPr>
            <w:iCs/>
          </w:rPr>
          <w:t xml:space="preserve"> is </w:t>
        </w:r>
      </w:ins>
      <w:ins w:id="7028" w:author="Rev 11 Allen Wirfs-Brock" w:date="2012-10-18T11:14:00Z">
        <w:r w:rsidR="00E754CC">
          <w:rPr>
            <w:b/>
            <w:bCs/>
            <w:iCs/>
          </w:rPr>
          <w:t>false</w:t>
        </w:r>
      </w:ins>
      <w:ins w:id="7029" w:author="Rev 11 Allen Wirfs-Brock" w:date="2012-10-17T11:24:00Z">
        <w:r w:rsidRPr="00E77497">
          <w:t xml:space="preserve">, </w:t>
        </w:r>
        <w:r>
          <w:t>then</w:t>
        </w:r>
      </w:ins>
    </w:p>
    <w:p w:rsidR="004E5D81" w:rsidRDefault="00B6107C" w:rsidP="00B6107C">
      <w:pPr>
        <w:pStyle w:val="Alg4"/>
        <w:numPr>
          <w:ilvl w:val="1"/>
          <w:numId w:val="1051"/>
        </w:numPr>
        <w:rPr>
          <w:ins w:id="7030" w:author="Rev 11 Allen Wirfs-Brock" w:date="2012-10-17T11:24:00Z"/>
        </w:rPr>
      </w:pPr>
      <w:ins w:id="7031" w:author="Rev 11 Allen Wirfs-Brock" w:date="2012-10-18T11:17:00Z">
        <w:r>
          <w:t>Call</w:t>
        </w:r>
      </w:ins>
      <w:ins w:id="7032" w:author="Rev 11 Allen Wirfs-Brock" w:date="2012-10-17T11:24:00Z">
        <w:r w:rsidR="004E5D81">
          <w:t xml:space="preserve"> the </w:t>
        </w:r>
      </w:ins>
      <w:ins w:id="7033" w:author="Rev 11 Allen Wirfs-Brock" w:date="2012-10-18T11:17:00Z">
        <w:r>
          <w:t>CreateMutableBin</w:t>
        </w:r>
      </w:ins>
      <w:ins w:id="7034" w:author="Rev 11 Allen Wirfs-Brock" w:date="2012-10-18T11:18:00Z">
        <w:r>
          <w:t>d</w:t>
        </w:r>
      </w:ins>
      <w:ins w:id="7035" w:author="Rev 11 Allen Wirfs-Brock" w:date="2012-10-18T11:17:00Z">
        <w:r>
          <w:t>ing</w:t>
        </w:r>
      </w:ins>
      <w:ins w:id="7036" w:author="Rev 11 Allen Wirfs-Brock" w:date="2012-10-17T11:24:00Z">
        <w:r w:rsidR="004E5D81">
          <w:t xml:space="preserve"> concrete method of </w:t>
        </w:r>
      </w:ins>
      <w:ins w:id="7037" w:author="Rev 11 Allen Wirfs-Brock" w:date="2012-10-18T11:18:00Z">
        <w:r>
          <w:rPr>
            <w:i/>
            <w:iCs/>
          </w:rPr>
          <w:t>Obj</w:t>
        </w:r>
      </w:ins>
      <w:ins w:id="7038" w:author="Rev 11 Allen Wirfs-Brock" w:date="2012-10-17T11:24:00Z">
        <w:r w:rsidR="004E5D81" w:rsidRPr="00056558">
          <w:rPr>
            <w:i/>
            <w:iCs/>
          </w:rPr>
          <w:t>Rec</w:t>
        </w:r>
        <w:r w:rsidR="004E5D81">
          <w:t xml:space="preserve"> with argument</w:t>
        </w:r>
      </w:ins>
      <w:ins w:id="7039" w:author="Rev 11 Allen Wirfs-Brock" w:date="2012-10-18T11:18:00Z">
        <w:r>
          <w:t>s</w:t>
        </w:r>
      </w:ins>
      <w:ins w:id="7040" w:author="Rev 11 Allen Wirfs-Brock" w:date="2012-10-17T11:24:00Z">
        <w:r w:rsidR="004E5D81">
          <w:t xml:space="preserve"> </w:t>
        </w:r>
        <w:r w:rsidR="004E5D81">
          <w:rPr>
            <w:i/>
            <w:iCs/>
          </w:rPr>
          <w:t>N</w:t>
        </w:r>
      </w:ins>
      <w:ins w:id="7041" w:author="Rev 11 Allen Wirfs-Brock" w:date="2012-10-18T11:18:00Z">
        <w:r>
          <w:t xml:space="preserve"> and </w:t>
        </w:r>
        <w:r>
          <w:rPr>
            <w:i/>
            <w:iCs/>
          </w:rPr>
          <w:t>D</w:t>
        </w:r>
      </w:ins>
      <w:ins w:id="7042" w:author="Rev 11 Allen Wirfs-Brock" w:date="2012-10-17T11:24:00Z">
        <w:r w:rsidR="004E5D81">
          <w:t>.</w:t>
        </w:r>
      </w:ins>
    </w:p>
    <w:p w:rsidR="00B6107C" w:rsidRPr="00E77497" w:rsidRDefault="00B6107C" w:rsidP="00B6107C">
      <w:pPr>
        <w:pStyle w:val="Alg4"/>
        <w:numPr>
          <w:ilvl w:val="0"/>
          <w:numId w:val="1051"/>
        </w:numPr>
        <w:rPr>
          <w:ins w:id="7043" w:author="Rev 11 Allen Wirfs-Brock" w:date="2012-10-18T11:19:00Z"/>
        </w:rPr>
      </w:pPr>
      <w:ins w:id="7044" w:author="Rev 11 Allen Wirfs-Brock" w:date="2012-10-18T11:19:00Z">
        <w:r>
          <w:t xml:space="preserve">Let </w:t>
        </w:r>
        <w:r>
          <w:rPr>
            <w:i/>
            <w:iCs/>
          </w:rPr>
          <w:t>varDeclaredNames</w:t>
        </w:r>
        <w:r>
          <w:t xml:space="preserve"> be </w:t>
        </w:r>
        <w:r w:rsidRPr="00056558">
          <w:rPr>
            <w:i/>
            <w:iCs/>
          </w:rPr>
          <w:t>envRec</w:t>
        </w:r>
        <w:r w:rsidRPr="0070508E">
          <w:rPr>
            <w:i/>
            <w:iCs/>
          </w:rPr>
          <w:t>’s</w:t>
        </w:r>
        <w:r>
          <w:t xml:space="preserve"> VarNames List.</w:t>
        </w:r>
      </w:ins>
    </w:p>
    <w:p w:rsidR="00E754CC" w:rsidRPr="00E77497" w:rsidRDefault="00E754CC" w:rsidP="00B6107C">
      <w:pPr>
        <w:pStyle w:val="Alg4"/>
        <w:numPr>
          <w:ilvl w:val="0"/>
          <w:numId w:val="1051"/>
        </w:numPr>
        <w:rPr>
          <w:ins w:id="7045" w:author="Rev 11 Allen Wirfs-Brock" w:date="2012-10-18T11:13:00Z"/>
        </w:rPr>
      </w:pPr>
      <w:ins w:id="7046" w:author="Rev 11 Allen Wirfs-Brock" w:date="2012-10-18T11:13:00Z">
        <w:r w:rsidRPr="00E77497">
          <w:t>If</w:t>
        </w:r>
        <w:r>
          <w:t xml:space="preserve"> </w:t>
        </w:r>
        <w:r>
          <w:rPr>
            <w:i/>
            <w:iCs/>
          </w:rPr>
          <w:t>varDeclaredNames</w:t>
        </w:r>
        <w:r>
          <w:t xml:space="preserve"> </w:t>
        </w:r>
      </w:ins>
      <w:ins w:id="7047" w:author="Rev 11 Allen Wirfs-Brock" w:date="2012-10-18T11:20:00Z">
        <w:r w:rsidR="00B6107C">
          <w:t xml:space="preserve">does not </w:t>
        </w:r>
      </w:ins>
      <w:ins w:id="7048" w:author="Rev 11 Allen Wirfs-Brock" w:date="2012-10-18T11:13:00Z">
        <w:r>
          <w:t xml:space="preserve">contains the value of </w:t>
        </w:r>
        <w:r w:rsidRPr="002C7A62">
          <w:rPr>
            <w:i/>
            <w:iCs/>
          </w:rPr>
          <w:t>N</w:t>
        </w:r>
        <w:r>
          <w:t xml:space="preserve">, </w:t>
        </w:r>
      </w:ins>
      <w:ins w:id="7049" w:author="Rev 11 Allen Wirfs-Brock" w:date="2012-10-18T11:21:00Z">
        <w:r w:rsidR="00B6107C">
          <w:t>then</w:t>
        </w:r>
      </w:ins>
      <w:ins w:id="7050" w:author="Rev 11 Allen Wirfs-Brock" w:date="2012-10-18T11:13:00Z">
        <w:r>
          <w:t xml:space="preserve"> </w:t>
        </w:r>
      </w:ins>
    </w:p>
    <w:p w:rsidR="00B6107C" w:rsidRDefault="00B6107C" w:rsidP="00B6107C">
      <w:pPr>
        <w:pStyle w:val="Alg4"/>
        <w:numPr>
          <w:ilvl w:val="1"/>
          <w:numId w:val="1051"/>
        </w:numPr>
        <w:rPr>
          <w:ins w:id="7051" w:author="Rev 11 Allen Wirfs-Brock" w:date="2012-10-18T11:20:00Z"/>
        </w:rPr>
      </w:pPr>
      <w:ins w:id="7052" w:author="Rev 11 Allen Wirfs-Brock" w:date="2012-10-18T11:20:00Z">
        <w:r>
          <w:t xml:space="preserve">Append </w:t>
        </w:r>
        <w:r>
          <w:rPr>
            <w:i/>
            <w:iCs/>
          </w:rPr>
          <w:t>N</w:t>
        </w:r>
        <w:r>
          <w:t xml:space="preserve"> to </w:t>
        </w:r>
        <w:r>
          <w:rPr>
            <w:i/>
            <w:iCs/>
          </w:rPr>
          <w:t>varDeclaredNames</w:t>
        </w:r>
        <w:r>
          <w:t>.</w:t>
        </w:r>
      </w:ins>
    </w:p>
    <w:p w:rsidR="004E5D81" w:rsidRPr="00E77497" w:rsidRDefault="004E5D81" w:rsidP="000B26D2">
      <w:pPr>
        <w:pStyle w:val="Alg4"/>
        <w:numPr>
          <w:ilvl w:val="0"/>
          <w:numId w:val="1051"/>
        </w:numPr>
        <w:spacing w:after="240"/>
        <w:rPr>
          <w:ins w:id="7053" w:author="Rev 11 Allen Wirfs-Brock" w:date="2012-10-17T11:24:00Z"/>
        </w:rPr>
      </w:pPr>
      <w:ins w:id="7054" w:author="Rev 11 Allen Wirfs-Brock" w:date="2012-10-17T11:24:00Z">
        <w:r>
          <w:t xml:space="preserve">Return. </w:t>
        </w:r>
      </w:ins>
    </w:p>
    <w:p w:rsidR="00286AFC" w:rsidRPr="00E77497" w:rsidRDefault="00286AFC" w:rsidP="00286AFC">
      <w:pPr>
        <w:pStyle w:val="Heading5"/>
        <w:numPr>
          <w:ilvl w:val="0"/>
          <w:numId w:val="0"/>
        </w:numPr>
        <w:rPr>
          <w:ins w:id="7055" w:author="Rev 11 Allen Wirfs-Brock" w:date="2012-10-18T11:34:00Z"/>
        </w:rPr>
      </w:pPr>
      <w:ins w:id="7056" w:author="Rev 11 Allen Wirfs-Brock" w:date="2012-10-18T11:34:00Z">
        <w:r w:rsidRPr="00E77497">
          <w:t>10.2.1.</w:t>
        </w:r>
        <w:r>
          <w:t>4</w:t>
        </w:r>
        <w:r w:rsidRPr="00E77497">
          <w:t>.</w:t>
        </w:r>
        <w:r>
          <w:t>17</w:t>
        </w:r>
        <w:r w:rsidRPr="00E77497">
          <w:tab/>
          <w:t>Create</w:t>
        </w:r>
        <w:r>
          <w:t>Global</w:t>
        </w:r>
      </w:ins>
      <w:ins w:id="7057" w:author="Rev 11 Allen Wirfs-Brock" w:date="2012-10-18T11:35:00Z">
        <w:r>
          <w:t>Function</w:t>
        </w:r>
      </w:ins>
      <w:ins w:id="7058" w:author="Rev 11 Allen Wirfs-Brock" w:date="2012-10-18T11:34:00Z">
        <w:r w:rsidRPr="00E77497">
          <w:t>Binding (N,</w:t>
        </w:r>
      </w:ins>
      <w:ins w:id="7059" w:author="Rev 11 Allen Wirfs-Brock" w:date="2012-10-18T13:48:00Z">
        <w:r w:rsidR="00E96BA5">
          <w:t xml:space="preserve"> V,</w:t>
        </w:r>
      </w:ins>
      <w:ins w:id="7060" w:author="Rev 11 Allen Wirfs-Brock" w:date="2012-10-18T11:34:00Z">
        <w:r w:rsidRPr="00E77497">
          <w:t xml:space="preserve"> D)</w:t>
        </w:r>
      </w:ins>
    </w:p>
    <w:p w:rsidR="00286AFC" w:rsidRPr="00E77497" w:rsidRDefault="00286AFC" w:rsidP="00286AFC">
      <w:pPr>
        <w:rPr>
          <w:ins w:id="7061" w:author="Rev 11 Allen Wirfs-Brock" w:date="2012-10-18T11:34:00Z"/>
        </w:rPr>
      </w:pPr>
      <w:ins w:id="7062" w:author="Rev 11 Allen Wirfs-Brock" w:date="2012-10-18T11:34:00Z">
        <w:r w:rsidRPr="00E77497">
          <w:t>The concrete Environment Record method Create</w:t>
        </w:r>
      </w:ins>
      <w:ins w:id="7063" w:author="Rev 11 Allen Wirfs-Brock" w:date="2012-10-18T11:35:00Z">
        <w:r>
          <w:t>Function</w:t>
        </w:r>
      </w:ins>
      <w:ins w:id="7064" w:author="Rev 11 Allen Wirfs-Brock" w:date="2012-10-18T11:34:00Z">
        <w:r w:rsidRPr="00E77497">
          <w:t xml:space="preserve">Binding for </w:t>
        </w:r>
        <w:r>
          <w:t>global</w:t>
        </w:r>
        <w:r w:rsidRPr="00E77497">
          <w:t xml:space="preserve"> environment records </w:t>
        </w:r>
        <w:r>
          <w:t xml:space="preserve">creates a mutable binding in the associated object environment record and records the bound name in the associated VarNames List.  If a binding already exists, it is </w:t>
        </w:r>
      </w:ins>
      <w:ins w:id="7065" w:author="Rev 11 Allen Wirfs-Brock" w:date="2012-10-18T11:35:00Z">
        <w:r>
          <w:t>replaced</w:t>
        </w:r>
      </w:ins>
      <w:ins w:id="7066" w:author="Rev 11 Allen Wirfs-Brock" w:date="2012-10-18T11:34:00Z">
        <w:r>
          <w:t>.</w:t>
        </w:r>
      </w:ins>
    </w:p>
    <w:p w:rsidR="00286AFC" w:rsidRPr="00E77497" w:rsidRDefault="00286AFC" w:rsidP="00286AFC">
      <w:pPr>
        <w:pStyle w:val="Alg4"/>
        <w:numPr>
          <w:ilvl w:val="0"/>
          <w:numId w:val="1052"/>
        </w:numPr>
        <w:rPr>
          <w:ins w:id="7067" w:author="Rev 11 Allen Wirfs-Brock" w:date="2012-10-18T11:34:00Z"/>
        </w:rPr>
      </w:pPr>
      <w:ins w:id="7068" w:author="Rev 11 Allen Wirfs-Brock" w:date="2012-10-18T11:34:00Z">
        <w:r w:rsidRPr="00E77497">
          <w:t xml:space="preserve">Let </w:t>
        </w:r>
        <w:r w:rsidRPr="00E77497">
          <w:rPr>
            <w:i/>
          </w:rPr>
          <w:t xml:space="preserve">envRec </w:t>
        </w:r>
        <w:r w:rsidRPr="00E77497">
          <w:t>be the declarative environment record for which the method was invoked.</w:t>
        </w:r>
      </w:ins>
    </w:p>
    <w:p w:rsidR="00286AFC" w:rsidRPr="00E77497" w:rsidRDefault="00286AFC" w:rsidP="00286AFC">
      <w:pPr>
        <w:pStyle w:val="Alg4"/>
        <w:numPr>
          <w:ilvl w:val="0"/>
          <w:numId w:val="1052"/>
        </w:numPr>
        <w:rPr>
          <w:ins w:id="7069" w:author="Rev 11 Allen Wirfs-Brock" w:date="2012-10-18T11:34:00Z"/>
        </w:rPr>
      </w:pPr>
      <w:ins w:id="7070" w:author="Rev 11 Allen Wirfs-Brock" w:date="2012-10-18T11:34: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rsidR="00286AFC" w:rsidRDefault="00286AFC" w:rsidP="00286AFC">
      <w:pPr>
        <w:pStyle w:val="Alg4"/>
        <w:numPr>
          <w:ilvl w:val="0"/>
          <w:numId w:val="1052"/>
        </w:numPr>
        <w:rPr>
          <w:ins w:id="7071" w:author="Rev 11 Allen Wirfs-Brock" w:date="2012-10-18T11:34:00Z"/>
        </w:rPr>
      </w:pPr>
      <w:ins w:id="7072" w:author="Rev 11 Allen Wirfs-Brock" w:date="2012-10-18T11:34:00Z">
        <w:r>
          <w:t>Assert: The result of calling</w:t>
        </w:r>
        <w:r w:rsidRPr="00E77497">
          <w:t xml:space="preserve"> </w:t>
        </w:r>
        <w:r>
          <w:rPr>
            <w:i/>
          </w:rPr>
          <w:t>env</w:t>
        </w:r>
        <w:r w:rsidRPr="00FC5053">
          <w:rPr>
            <w:i/>
          </w:rPr>
          <w:t>Rec’s</w:t>
        </w:r>
        <w:r>
          <w:t xml:space="preserve"> CanDeclareGlobal</w:t>
        </w:r>
      </w:ins>
      <w:ins w:id="7073" w:author="Rev 11 Allen Wirfs-Brock" w:date="2012-10-18T11:36:00Z">
        <w:r>
          <w:t>Function</w:t>
        </w:r>
      </w:ins>
      <w:ins w:id="7074" w:author="Rev 11 Allen Wirfs-Brock" w:date="2012-10-18T11:34:00Z">
        <w:r>
          <w:t xml:space="preserve"> concrete method with argumentn </w:t>
        </w:r>
        <w:r w:rsidRPr="00E77497">
          <w:rPr>
            <w:i/>
          </w:rPr>
          <w:t>N</w:t>
        </w:r>
        <w:r>
          <w:rPr>
            <w:iCs/>
          </w:rPr>
          <w:t xml:space="preserve"> is </w:t>
        </w:r>
        <w:r>
          <w:rPr>
            <w:b/>
            <w:bCs/>
            <w:iCs/>
          </w:rPr>
          <w:t>true</w:t>
        </w:r>
        <w:r>
          <w:t>.</w:t>
        </w:r>
        <w:r w:rsidRPr="00E77497">
          <w:t xml:space="preserve"> </w:t>
        </w:r>
      </w:ins>
    </w:p>
    <w:p w:rsidR="003408E7" w:rsidRPr="00E77497" w:rsidRDefault="003408E7" w:rsidP="003408E7">
      <w:pPr>
        <w:pStyle w:val="Alg4"/>
        <w:numPr>
          <w:ilvl w:val="0"/>
          <w:numId w:val="1052"/>
        </w:numPr>
        <w:rPr>
          <w:ins w:id="7075" w:author="Rev 11 Allen Wirfs-Brock" w:date="2012-10-18T13:06:00Z"/>
        </w:rPr>
      </w:pPr>
      <w:ins w:id="7076" w:author="Rev 11 Allen Wirfs-Brock" w:date="2012-10-18T13:06:00Z">
        <w:r w:rsidRPr="00E77497">
          <w:t xml:space="preserve">Let </w:t>
        </w:r>
        <w:r>
          <w:rPr>
            <w:i/>
          </w:rPr>
          <w:t>globalObject</w:t>
        </w:r>
        <w:r w:rsidRPr="00E77497">
          <w:t xml:space="preserve"> be the binding object for </w:t>
        </w:r>
        <w:r>
          <w:rPr>
            <w:i/>
            <w:iCs/>
          </w:rPr>
          <w:t>Obj</w:t>
        </w:r>
        <w:r w:rsidRPr="00056558">
          <w:rPr>
            <w:i/>
            <w:iCs/>
          </w:rPr>
          <w:t>Rec</w:t>
        </w:r>
        <w:r w:rsidRPr="00E77497">
          <w:t>.</w:t>
        </w:r>
      </w:ins>
    </w:p>
    <w:p w:rsidR="003408E7" w:rsidRDefault="003408E7" w:rsidP="003408E7">
      <w:pPr>
        <w:pStyle w:val="Alg4"/>
        <w:numPr>
          <w:ilvl w:val="0"/>
          <w:numId w:val="1052"/>
        </w:numPr>
        <w:spacing w:after="240"/>
        <w:contextualSpacing/>
        <w:rPr>
          <w:ins w:id="7077" w:author="Rev 11 Allen Wirfs-Brock" w:date="2012-10-18T13:05:00Z"/>
        </w:rPr>
      </w:pPr>
      <w:ins w:id="7078" w:author="Rev 11 Allen Wirfs-Brock" w:date="2012-10-18T13:05:00Z">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ins>
    </w:p>
    <w:p w:rsidR="003408E7" w:rsidRDefault="003408E7" w:rsidP="003408E7">
      <w:pPr>
        <w:pStyle w:val="Alg4"/>
        <w:numPr>
          <w:ilvl w:val="0"/>
          <w:numId w:val="1052"/>
        </w:numPr>
        <w:spacing w:after="240"/>
        <w:contextualSpacing/>
        <w:rPr>
          <w:ins w:id="7079" w:author="Rev 11 Allen Wirfs-Brock" w:date="2012-10-18T13:05:00Z"/>
        </w:rPr>
      </w:pPr>
      <w:ins w:id="7080" w:author="Rev 11 Allen Wirfs-Brock" w:date="2012-10-18T13:05:00Z">
        <w:r>
          <w:t xml:space="preserve">If </w:t>
        </w:r>
        <w:r w:rsidRPr="00E77497">
          <w:rPr>
            <w:i/>
            <w:iCs/>
          </w:rPr>
          <w:t>existingProp</w:t>
        </w:r>
        <w:r>
          <w:t xml:space="preserve"> is </w:t>
        </w:r>
        <w:r w:rsidRPr="00B06F3C">
          <w:rPr>
            <w:b/>
            <w:bCs/>
          </w:rPr>
          <w:t>undefined</w:t>
        </w:r>
      </w:ins>
      <w:ins w:id="7081" w:author="Rev 11 Allen Wirfs-Brock" w:date="2012-10-18T13:14:00Z">
        <w:r>
          <w:t xml:space="preserve"> or </w:t>
        </w:r>
      </w:ins>
      <w:ins w:id="7082" w:author="Rev 11 Allen Wirfs-Brock" w:date="2012-10-18T13:17:00Z">
        <w:r w:rsidR="005317E0" w:rsidRPr="00E77497">
          <w:rPr>
            <w:i/>
            <w:iCs/>
          </w:rPr>
          <w:t>existingProp</w:t>
        </w:r>
        <w:r w:rsidR="005317E0" w:rsidRPr="00E77497">
          <w:t xml:space="preserve">.[[Configurable]] is </w:t>
        </w:r>
        <w:r w:rsidR="005317E0" w:rsidRPr="00E77497">
          <w:rPr>
            <w:b/>
            <w:bCs/>
          </w:rPr>
          <w:t>true</w:t>
        </w:r>
      </w:ins>
      <w:ins w:id="7083" w:author="Rev 11 Allen Wirfs-Brock" w:date="2012-10-18T13:05:00Z">
        <w:r>
          <w:t>, then</w:t>
        </w:r>
      </w:ins>
    </w:p>
    <w:p w:rsidR="003408E7" w:rsidRDefault="003408E7" w:rsidP="00E96BA5">
      <w:pPr>
        <w:pStyle w:val="Alg4"/>
        <w:numPr>
          <w:ilvl w:val="1"/>
          <w:numId w:val="1052"/>
        </w:numPr>
        <w:rPr>
          <w:ins w:id="7084" w:author="Rev 11 Allen Wirfs-Brock" w:date="2012-10-18T13:06:00Z"/>
        </w:rPr>
      </w:pPr>
      <w:ins w:id="7085" w:author="Rev 11 Allen Wirfs-Brock" w:date="2012-10-18T13:14:00Z">
        <w:r>
          <w:t>Call</w:t>
        </w:r>
        <w:r w:rsidRPr="00E77497">
          <w:t xml:space="preserve"> the [[DefineOwnProperty]] internal method of </w:t>
        </w:r>
      </w:ins>
      <w:ins w:id="7086" w:author="Rev 11 Allen Wirfs-Brock" w:date="2012-10-18T13:15:00Z">
        <w:r>
          <w:rPr>
            <w:i/>
          </w:rPr>
          <w:t>globalObject</w:t>
        </w:r>
      </w:ins>
      <w:ins w:id="7087" w:author="Rev 11 Allen Wirfs-Brock" w:date="2012-10-18T13:14:00Z">
        <w:r w:rsidRPr="00E77497">
          <w:t xml:space="preserve">, passing </w:t>
        </w:r>
        <w:r w:rsidRPr="00E77497">
          <w:rPr>
            <w:i/>
          </w:rPr>
          <w:t>N</w:t>
        </w:r>
        <w:r w:rsidRPr="00E77497">
          <w:t>, Property Descriptor {[[Value]]:</w:t>
        </w:r>
      </w:ins>
      <w:ins w:id="7088" w:author="Rev 11 Allen Wirfs-Brock" w:date="2012-10-18T13:48:00Z">
        <w:r w:rsidR="00E96BA5">
          <w:rPr>
            <w:b/>
            <w:i/>
            <w:iCs/>
          </w:rPr>
          <w:t>V</w:t>
        </w:r>
      </w:ins>
      <w:ins w:id="7089" w:author="Rev 11 Allen Wirfs-Brock" w:date="2012-10-18T13:14:00Z">
        <w:r w:rsidRPr="00E77497">
          <w:t xml:space="preserve">, [[Writable]]: </w:t>
        </w:r>
        <w:r w:rsidRPr="00E77497">
          <w:rPr>
            <w:b/>
          </w:rPr>
          <w:t>true</w:t>
        </w:r>
        <w:r w:rsidRPr="00E77497">
          <w:t xml:space="preserve">, [[Enumerable]]: </w:t>
        </w:r>
        <w:r w:rsidRPr="00E77497">
          <w:rPr>
            <w:b/>
          </w:rPr>
          <w:t>true</w:t>
        </w:r>
        <w:r w:rsidRPr="00E77497">
          <w:t xml:space="preserve"> , [[Configurable]]: </w:t>
        </w:r>
      </w:ins>
      <w:ins w:id="7090" w:author="Rev 11 Allen Wirfs-Brock" w:date="2012-10-18T13:46:00Z">
        <w:r w:rsidR="00E96BA5">
          <w:rPr>
            <w:i/>
          </w:rPr>
          <w:t>D</w:t>
        </w:r>
      </w:ins>
      <w:ins w:id="7091" w:author="Rev 11 Allen Wirfs-Brock" w:date="2012-10-18T13:14:00Z">
        <w:r w:rsidRPr="00E77497">
          <w:t xml:space="preserve">}, and </w:t>
        </w:r>
      </w:ins>
      <w:ins w:id="7092" w:author="Rev 11 Allen Wirfs-Brock" w:date="2012-10-18T13:15:00Z">
        <w:r>
          <w:rPr>
            <w:b/>
          </w:rPr>
          <w:t>false</w:t>
        </w:r>
      </w:ins>
      <w:ins w:id="7093" w:author="Rev 11 Allen Wirfs-Brock" w:date="2012-10-18T13:14:00Z">
        <w:r w:rsidRPr="00E77497">
          <w:t xml:space="preserve"> as arguments.</w:t>
        </w:r>
      </w:ins>
    </w:p>
    <w:p w:rsidR="00E96BA5" w:rsidRPr="00E96BA5" w:rsidRDefault="00E96BA5" w:rsidP="00E96BA5">
      <w:pPr>
        <w:pStyle w:val="Alg4"/>
        <w:numPr>
          <w:ilvl w:val="0"/>
          <w:numId w:val="1052"/>
        </w:numPr>
        <w:rPr>
          <w:ins w:id="7094" w:author="Rev 11 Allen Wirfs-Brock" w:date="2012-10-18T13:49:00Z"/>
        </w:rPr>
      </w:pPr>
      <w:ins w:id="7095" w:author="Rev 11 Allen Wirfs-Brock" w:date="2012-10-18T13:49:00Z">
        <w:r>
          <w:t>Else,</w:t>
        </w:r>
      </w:ins>
    </w:p>
    <w:p w:rsidR="00E96BA5" w:rsidRDefault="00E96BA5" w:rsidP="000B26D2">
      <w:pPr>
        <w:pStyle w:val="Alg4"/>
        <w:numPr>
          <w:ilvl w:val="1"/>
          <w:numId w:val="1052"/>
        </w:numPr>
        <w:rPr>
          <w:ins w:id="7096" w:author="Rev 11 Allen Wirfs-Brock" w:date="2012-10-18T13:49:00Z"/>
        </w:rPr>
      </w:pPr>
      <w:ins w:id="7097" w:author="Rev 11 Allen Wirfs-Brock" w:date="2012-10-18T13:49:00Z">
        <w:r>
          <w:t>Call</w:t>
        </w:r>
        <w:r w:rsidRPr="00E77497">
          <w:t xml:space="preserve"> the [[DefineOwnProperty]] internal method of </w:t>
        </w:r>
        <w:r>
          <w:rPr>
            <w:i/>
          </w:rPr>
          <w:t>globalObject</w:t>
        </w:r>
        <w:r w:rsidRPr="00E77497">
          <w:t xml:space="preserve">, passing </w:t>
        </w:r>
        <w:r w:rsidRPr="00E77497">
          <w:rPr>
            <w:i/>
          </w:rPr>
          <w:t>N</w:t>
        </w:r>
        <w:r w:rsidRPr="00E77497">
          <w:t>, Property Descriptor {[[Value]]:</w:t>
        </w:r>
        <w:r>
          <w:rPr>
            <w:b/>
            <w:i/>
            <w:iCs/>
          </w:rPr>
          <w:t>V</w:t>
        </w:r>
      </w:ins>
      <w:ins w:id="7098" w:author="Rev 11 Allen Wirfs-Brock" w:date="2012-10-18T13:50:00Z">
        <w:r w:rsidRPr="00E77497">
          <w:t xml:space="preserve"> </w:t>
        </w:r>
      </w:ins>
      <w:ins w:id="7099" w:author="Rev 11 Allen Wirfs-Brock" w:date="2012-10-18T13:49:00Z">
        <w:r w:rsidRPr="00E77497">
          <w:t xml:space="preserve">}, and </w:t>
        </w:r>
        <w:r>
          <w:rPr>
            <w:b/>
          </w:rPr>
          <w:t>false</w:t>
        </w:r>
        <w:r w:rsidRPr="00E77497">
          <w:t xml:space="preserve"> as arguments.</w:t>
        </w:r>
      </w:ins>
    </w:p>
    <w:p w:rsidR="00E96BA5" w:rsidRPr="005317E0" w:rsidRDefault="00E96BA5" w:rsidP="00E96BA5">
      <w:pPr>
        <w:pStyle w:val="Alg4"/>
        <w:numPr>
          <w:ilvl w:val="0"/>
          <w:numId w:val="1052"/>
        </w:numPr>
        <w:rPr>
          <w:ins w:id="7100" w:author="Rev 11 Allen Wirfs-Brock" w:date="2012-10-18T13:50:00Z"/>
          <w:sz w:val="18"/>
          <w:szCs w:val="18"/>
        </w:rPr>
      </w:pPr>
      <w:ins w:id="7101" w:author="Rev 11 Allen Wirfs-Brock" w:date="2012-10-18T13:50:00Z">
        <w:r w:rsidRPr="005317E0">
          <w:rPr>
            <w:sz w:val="18"/>
            <w:szCs w:val="18"/>
          </w:rPr>
          <w:t>NOTE</w:t>
        </w:r>
        <w:r w:rsidRPr="005317E0">
          <w:rPr>
            <w:sz w:val="18"/>
            <w:szCs w:val="18"/>
          </w:rPr>
          <w:tab/>
          <w:t>The asse</w:t>
        </w:r>
        <w:r>
          <w:rPr>
            <w:sz w:val="18"/>
            <w:szCs w:val="18"/>
          </w:rPr>
          <w:t>r</w:t>
        </w:r>
        <w:r w:rsidRPr="005317E0">
          <w:rPr>
            <w:sz w:val="18"/>
            <w:szCs w:val="18"/>
          </w:rPr>
          <w:t>tion in step 3 means that the</w:t>
        </w:r>
        <w:r>
          <w:rPr>
            <w:sz w:val="18"/>
            <w:szCs w:val="18"/>
          </w:rPr>
          <w:t xml:space="preserve"> above</w:t>
        </w:r>
        <w:r w:rsidRPr="005317E0">
          <w:rPr>
            <w:sz w:val="18"/>
            <w:szCs w:val="18"/>
          </w:rPr>
          <w:t xml:space="preserve"> </w:t>
        </w:r>
        <w:r w:rsidRPr="003408E7">
          <w:rPr>
            <w:sz w:val="18"/>
            <w:szCs w:val="18"/>
          </w:rPr>
          <w:t>[[DefineOwnProperty]]</w:t>
        </w:r>
        <w:r>
          <w:rPr>
            <w:sz w:val="18"/>
            <w:szCs w:val="18"/>
          </w:rPr>
          <w:t xml:space="preserve"> </w:t>
        </w:r>
        <w:r w:rsidRPr="005317E0">
          <w:rPr>
            <w:sz w:val="18"/>
            <w:szCs w:val="18"/>
          </w:rPr>
          <w:t>call</w:t>
        </w:r>
        <w:r>
          <w:rPr>
            <w:sz w:val="18"/>
            <w:szCs w:val="18"/>
          </w:rPr>
          <w:t>s</w:t>
        </w:r>
        <w:r w:rsidRPr="005317E0">
          <w:rPr>
            <w:sz w:val="18"/>
            <w:szCs w:val="18"/>
          </w:rPr>
          <w:t xml:space="preserve"> will never return an abrupt completion.</w:t>
        </w:r>
      </w:ins>
    </w:p>
    <w:p w:rsidR="00286AFC" w:rsidRPr="00E77497" w:rsidRDefault="00286AFC" w:rsidP="00286AFC">
      <w:pPr>
        <w:pStyle w:val="Alg4"/>
        <w:numPr>
          <w:ilvl w:val="0"/>
          <w:numId w:val="1052"/>
        </w:numPr>
        <w:rPr>
          <w:ins w:id="7102" w:author="Rev 11 Allen Wirfs-Brock" w:date="2012-10-18T11:34:00Z"/>
        </w:rPr>
      </w:pPr>
      <w:ins w:id="7103" w:author="Rev 11 Allen Wirfs-Brock" w:date="2012-10-18T11:34:00Z">
        <w:r>
          <w:t xml:space="preserve">Let </w:t>
        </w:r>
        <w:r>
          <w:rPr>
            <w:i/>
            <w:iCs/>
          </w:rPr>
          <w:t>varDeclaredNames</w:t>
        </w:r>
        <w:r>
          <w:t xml:space="preserve"> be </w:t>
        </w:r>
        <w:r w:rsidRPr="00056558">
          <w:rPr>
            <w:i/>
            <w:iCs/>
          </w:rPr>
          <w:t>envRec</w:t>
        </w:r>
        <w:r w:rsidRPr="0070508E">
          <w:rPr>
            <w:i/>
            <w:iCs/>
          </w:rPr>
          <w:t>’s</w:t>
        </w:r>
        <w:r>
          <w:t xml:space="preserve"> VarNames List.</w:t>
        </w:r>
      </w:ins>
    </w:p>
    <w:p w:rsidR="00286AFC" w:rsidRPr="00E77497" w:rsidRDefault="00286AFC" w:rsidP="00286AFC">
      <w:pPr>
        <w:pStyle w:val="Alg4"/>
        <w:numPr>
          <w:ilvl w:val="0"/>
          <w:numId w:val="1052"/>
        </w:numPr>
        <w:rPr>
          <w:ins w:id="7104" w:author="Rev 11 Allen Wirfs-Brock" w:date="2012-10-18T11:34:00Z"/>
        </w:rPr>
      </w:pPr>
      <w:ins w:id="7105" w:author="Rev 11 Allen Wirfs-Brock" w:date="2012-10-18T11:34:00Z">
        <w:r w:rsidRPr="00E77497">
          <w:t>If</w:t>
        </w:r>
        <w:r>
          <w:t xml:space="preserve"> </w:t>
        </w:r>
        <w:r>
          <w:rPr>
            <w:i/>
            <w:iCs/>
          </w:rPr>
          <w:t>varDeclaredNames</w:t>
        </w:r>
        <w:r>
          <w:t xml:space="preserve"> does not contains the value of </w:t>
        </w:r>
        <w:r w:rsidRPr="002C7A62">
          <w:rPr>
            <w:i/>
            <w:iCs/>
          </w:rPr>
          <w:t>N</w:t>
        </w:r>
        <w:r>
          <w:t xml:space="preserve">, then </w:t>
        </w:r>
      </w:ins>
    </w:p>
    <w:p w:rsidR="00286AFC" w:rsidRDefault="00286AFC" w:rsidP="00286AFC">
      <w:pPr>
        <w:pStyle w:val="Alg4"/>
        <w:numPr>
          <w:ilvl w:val="1"/>
          <w:numId w:val="1052"/>
        </w:numPr>
        <w:rPr>
          <w:ins w:id="7106" w:author="Rev 11 Allen Wirfs-Brock" w:date="2012-10-18T11:34:00Z"/>
        </w:rPr>
      </w:pPr>
      <w:ins w:id="7107" w:author="Rev 11 Allen Wirfs-Brock" w:date="2012-10-18T11:34:00Z">
        <w:r>
          <w:t xml:space="preserve">Append </w:t>
        </w:r>
        <w:r>
          <w:rPr>
            <w:i/>
            <w:iCs/>
          </w:rPr>
          <w:t>N</w:t>
        </w:r>
        <w:r>
          <w:t xml:space="preserve"> to </w:t>
        </w:r>
        <w:r>
          <w:rPr>
            <w:i/>
            <w:iCs/>
          </w:rPr>
          <w:t>varDeclaredNames</w:t>
        </w:r>
        <w:r>
          <w:t>.</w:t>
        </w:r>
      </w:ins>
    </w:p>
    <w:p w:rsidR="00286AFC" w:rsidRPr="00E77497" w:rsidRDefault="00286AFC" w:rsidP="00286AFC">
      <w:pPr>
        <w:pStyle w:val="Alg4"/>
        <w:numPr>
          <w:ilvl w:val="0"/>
          <w:numId w:val="1052"/>
        </w:numPr>
        <w:spacing w:after="240"/>
        <w:rPr>
          <w:ins w:id="7108" w:author="Rev 11 Allen Wirfs-Brock" w:date="2012-10-18T11:34:00Z"/>
        </w:rPr>
      </w:pPr>
      <w:ins w:id="7109" w:author="Rev 11 Allen Wirfs-Brock" w:date="2012-10-18T11:34:00Z">
        <w:r>
          <w:t xml:space="preserve">Return. </w:t>
        </w:r>
      </w:ins>
    </w:p>
    <w:p w:rsidR="001701DF" w:rsidRDefault="001701DF" w:rsidP="001701DF">
      <w:pPr>
        <w:pStyle w:val="Note"/>
        <w:rPr>
          <w:ins w:id="7110" w:author="Rev 11 Allen Wirfs-Brock" w:date="2012-10-18T13:33:00Z"/>
        </w:rPr>
      </w:pPr>
      <w:ins w:id="7111" w:author="Rev 11 Allen Wirfs-Brock" w:date="2012-10-18T13:33:00Z">
        <w:r>
          <w:t>NOTE</w:t>
        </w:r>
        <w:r>
          <w:tab/>
        </w:r>
      </w:ins>
      <w:ins w:id="7112" w:author="Rev 11 Allen Wirfs-Brock" w:date="2012-10-18T13:36:00Z">
        <w:r>
          <w:t xml:space="preserve">Global </w:t>
        </w:r>
      </w:ins>
      <w:ins w:id="7113" w:author="Rev 11 Allen Wirfs-Brock" w:date="2012-10-18T13:33:00Z">
        <w:r>
          <w:t xml:space="preserve">unction declarations </w:t>
        </w:r>
      </w:ins>
      <w:ins w:id="7114" w:author="Rev 11 Allen Wirfs-Brock" w:date="2012-10-18T13:35:00Z">
        <w:r>
          <w:t>are always represented as</w:t>
        </w:r>
      </w:ins>
      <w:ins w:id="7115" w:author="Rev 11 Allen Wirfs-Brock" w:date="2012-10-18T13:34:00Z">
        <w:r>
          <w:t xml:space="preserve"> </w:t>
        </w:r>
      </w:ins>
      <w:ins w:id="7116" w:author="Rev 11 Allen Wirfs-Brock" w:date="2012-10-18T13:36:00Z">
        <w:r>
          <w:t>a</w:t>
        </w:r>
      </w:ins>
      <w:ins w:id="7117" w:author="Rev 11 Allen Wirfs-Brock" w:date="2012-10-18T13:34:00Z">
        <w:r>
          <w:t xml:space="preserve"> own property of the global object</w:t>
        </w:r>
      </w:ins>
      <w:ins w:id="7118" w:author="Rev 11 Allen Wirfs-Brock" w:date="2012-10-18T13:36:00Z">
        <w:r>
          <w:t xml:space="preserve">.  If possible, an existing own property is reconfigured to have </w:t>
        </w:r>
      </w:ins>
      <w:ins w:id="7119" w:author="Rev 11 Allen Wirfs-Brock" w:date="2012-10-18T13:39:00Z">
        <w:r>
          <w:t>a standard set of</w:t>
        </w:r>
      </w:ins>
      <w:ins w:id="7120" w:author="Rev 11 Allen Wirfs-Brock" w:date="2012-10-18T13:36:00Z">
        <w:r>
          <w:t xml:space="preserve"> attribute values.</w:t>
        </w:r>
      </w:ins>
    </w:p>
    <w:p w:rsidR="00D1216A" w:rsidRPr="00E77497" w:rsidDel="00855C5C" w:rsidRDefault="00D1216A" w:rsidP="00760432">
      <w:pPr>
        <w:rPr>
          <w:ins w:id="7121" w:author="Rev 7 Allen Wirfs-Brock" w:date="2012-05-02T16:47:00Z"/>
          <w:del w:id="7122" w:author="Rev 11 Allen Wirfs-Brock" w:date="2012-10-17T13:37:00Z"/>
        </w:rPr>
      </w:pPr>
    </w:p>
    <w:p w:rsidR="004C02EF" w:rsidRPr="00E77497" w:rsidRDefault="004C02EF" w:rsidP="00C623F2">
      <w:pPr>
        <w:pStyle w:val="Heading3"/>
        <w:numPr>
          <w:ilvl w:val="0"/>
          <w:numId w:val="0"/>
        </w:numPr>
      </w:pPr>
      <w:bookmarkStart w:id="7123" w:name="_Toc339020324"/>
      <w:r w:rsidRPr="00E77497">
        <w:t>10.2.2</w:t>
      </w:r>
      <w:r w:rsidRPr="00E77497">
        <w:tab/>
        <w:t>Lexical Environment Operations</w:t>
      </w:r>
      <w:bookmarkEnd w:id="6105"/>
      <w:bookmarkEnd w:id="6106"/>
      <w:bookmarkEnd w:id="6107"/>
      <w:bookmarkEnd w:id="6108"/>
      <w:bookmarkEnd w:id="7123"/>
    </w:p>
    <w:p w:rsidR="004C02EF" w:rsidRPr="00E77497" w:rsidRDefault="004C02EF" w:rsidP="004C02EF">
      <w:r w:rsidRPr="00E77497">
        <w:t>The following abstract operations are used in this specification to operate upon lexical environments:</w:t>
      </w:r>
    </w:p>
    <w:p w:rsidR="004C02EF" w:rsidRPr="00E77497" w:rsidRDefault="004C02EF" w:rsidP="004C02EF">
      <w:pPr>
        <w:pStyle w:val="Heading4"/>
        <w:numPr>
          <w:ilvl w:val="0"/>
          <w:numId w:val="0"/>
        </w:numPr>
      </w:pPr>
      <w:r w:rsidRPr="00E77497">
        <w:t>10.2.2.1</w:t>
      </w:r>
      <w:r w:rsidRPr="00E77497">
        <w:tab/>
        <w:t>GetIdentifierReference (lex, name, strict)</w:t>
      </w:r>
    </w:p>
    <w:p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7124" w:author="Allen Wirfs-Brock rev2" w:date="2011-07-22T10:31:00Z">
        <w:r w:rsidRPr="00E77497" w:rsidDel="0040565C">
          <w:delText>n</w:delText>
        </w:r>
      </w:del>
      <w:r w:rsidRPr="00E77497">
        <w:t xml:space="preserve"> </w:t>
      </w:r>
      <w:del w:id="7125"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rsidR="004C02EF" w:rsidRPr="00E77497" w:rsidRDefault="004C02EF" w:rsidP="009A20C6">
      <w:pPr>
        <w:pStyle w:val="Alg4"/>
        <w:numPr>
          <w:ilvl w:val="0"/>
          <w:numId w:val="370"/>
        </w:numPr>
      </w:pPr>
      <w:r w:rsidRPr="00E77497">
        <w:t>Else</w:t>
      </w:r>
    </w:p>
    <w:p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4C02EF" w:rsidRPr="00E77497" w:rsidRDefault="004C02EF" w:rsidP="009A20C6">
      <w:pPr>
        <w:pStyle w:val="Alg4"/>
        <w:numPr>
          <w:ilvl w:val="1"/>
          <w:numId w:val="370"/>
        </w:numPr>
        <w:spacing w:after="120"/>
      </w:pPr>
      <w:r w:rsidRPr="00E77497">
        <w:lastRenderedPageBreak/>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rsidR="004C02EF" w:rsidRPr="00E77497" w:rsidRDefault="004C02EF" w:rsidP="004C02EF">
      <w:pPr>
        <w:pStyle w:val="Heading4"/>
        <w:numPr>
          <w:ilvl w:val="0"/>
          <w:numId w:val="0"/>
        </w:numPr>
      </w:pPr>
      <w:r w:rsidRPr="00E77497">
        <w:t>10.2.2.2</w:t>
      </w:r>
      <w:r w:rsidRPr="00E77497">
        <w:tab/>
        <w:t>NewDeclarativeEnvironment</w:t>
      </w:r>
      <w:r w:rsidRPr="00E77497" w:rsidDel="008472DE">
        <w:t xml:space="preserve"> </w:t>
      </w:r>
      <w:r w:rsidRPr="00E77497">
        <w:t>(E)</w:t>
      </w:r>
    </w:p>
    <w:p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rsidR="004C02EF" w:rsidRPr="00E77497" w:rsidRDefault="004C02EF" w:rsidP="004C02EF">
      <w:pPr>
        <w:pStyle w:val="Heading4"/>
        <w:numPr>
          <w:ilvl w:val="0"/>
          <w:numId w:val="0"/>
        </w:numPr>
      </w:pPr>
      <w:r w:rsidRPr="00E77497">
        <w:t>10.2.2.3</w:t>
      </w:r>
      <w:r w:rsidRPr="00E77497">
        <w:tab/>
        <w:t>NewObjectEnvironment</w:t>
      </w:r>
      <w:r w:rsidRPr="00E77497" w:rsidDel="008472DE">
        <w:t xml:space="preserve"> </w:t>
      </w:r>
      <w:r w:rsidRPr="00E77497">
        <w:t>(O, E)</w:t>
      </w:r>
    </w:p>
    <w:p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rsidR="00476EC7" w:rsidRPr="00E77497" w:rsidRDefault="00476EC7" w:rsidP="001A59C0">
      <w:pPr>
        <w:pStyle w:val="Heading4"/>
        <w:numPr>
          <w:ilvl w:val="0"/>
          <w:numId w:val="0"/>
        </w:numPr>
        <w:rPr>
          <w:ins w:id="7126" w:author="Rev 7 Allen Wirfs-Brock" w:date="2012-05-01T11:59:00Z"/>
        </w:rPr>
      </w:pPr>
      <w:bookmarkStart w:id="7127" w:name="_Toc235503378"/>
      <w:bookmarkStart w:id="7128" w:name="_Toc241509153"/>
      <w:bookmarkStart w:id="7129" w:name="_Toc244416640"/>
      <w:bookmarkStart w:id="7130" w:name="_Toc276631004"/>
      <w:ins w:id="7131" w:author="Rev 7 Allen Wirfs-Brock" w:date="2012-05-01T11:59:00Z">
        <w:r w:rsidRPr="00E77497">
          <w:t>10.2.2.</w:t>
        </w:r>
        <w:r>
          <w:t>4</w:t>
        </w:r>
        <w:r w:rsidRPr="00E77497">
          <w:tab/>
          <w:t>New</w:t>
        </w:r>
        <w:del w:id="7132" w:author="Rev 11 Allen Wirfs-Brock" w:date="2012-10-17T13:12:00Z">
          <w:r w:rsidDel="001A59C0">
            <w:delText>Method</w:delText>
          </w:r>
        </w:del>
      </w:ins>
      <w:ins w:id="7133" w:author="Rev 11 Allen Wirfs-Brock" w:date="2012-10-17T13:12:00Z">
        <w:r w:rsidR="001A59C0">
          <w:t>Function</w:t>
        </w:r>
      </w:ins>
      <w:ins w:id="7134" w:author="Rev 7 Allen Wirfs-Brock" w:date="2012-05-01T11:59:00Z">
        <w:r w:rsidRPr="00E77497">
          <w:t>Environment</w:t>
        </w:r>
        <w:r w:rsidRPr="00E77497" w:rsidDel="008472DE">
          <w:t xml:space="preserve"> </w:t>
        </w:r>
        <w:r w:rsidRPr="00E77497">
          <w:t>(</w:t>
        </w:r>
      </w:ins>
      <w:ins w:id="7135" w:author="Rev 7 Allen Wirfs-Brock" w:date="2012-05-01T12:01:00Z">
        <w:r>
          <w:t>F</w:t>
        </w:r>
      </w:ins>
      <w:ins w:id="7136" w:author="Rev 7 Allen Wirfs-Brock" w:date="2012-05-01T11:59:00Z">
        <w:r w:rsidRPr="00E77497">
          <w:t xml:space="preserve">, </w:t>
        </w:r>
      </w:ins>
      <w:ins w:id="7137" w:author="Rev 7 Allen Wirfs-Brock" w:date="2012-05-01T12:02:00Z">
        <w:r>
          <w:t>T</w:t>
        </w:r>
      </w:ins>
      <w:ins w:id="7138" w:author="Rev 7 Allen Wirfs-Brock" w:date="2012-05-01T11:59:00Z">
        <w:r w:rsidRPr="00E77497">
          <w:t>)</w:t>
        </w:r>
      </w:ins>
    </w:p>
    <w:p w:rsidR="00476EC7" w:rsidRPr="00E77497" w:rsidRDefault="00476EC7" w:rsidP="001A59C0">
      <w:pPr>
        <w:rPr>
          <w:ins w:id="7139" w:author="Rev 7 Allen Wirfs-Brock" w:date="2012-05-01T11:59:00Z"/>
        </w:rPr>
      </w:pPr>
      <w:ins w:id="7140" w:author="Rev 7 Allen Wirfs-Brock" w:date="2012-05-01T11:59:00Z">
        <w:r w:rsidRPr="00E77497">
          <w:t>When the abstract operation New</w:t>
        </w:r>
        <w:del w:id="7141" w:author="Rev 11 Allen Wirfs-Brock" w:date="2012-09-30T10:11:00Z">
          <w:r w:rsidRPr="00E77497" w:rsidDel="00A858F7">
            <w:delText>Object</w:delText>
          </w:r>
        </w:del>
      </w:ins>
      <w:ins w:id="7142" w:author="Rev 11 Allen Wirfs-Brock" w:date="2012-10-17T13:12:00Z">
        <w:r w:rsidR="001A59C0">
          <w:t>Function</w:t>
        </w:r>
      </w:ins>
      <w:ins w:id="7143" w:author="Rev 7 Allen Wirfs-Brock" w:date="2012-05-01T11:59:00Z">
        <w:r w:rsidRPr="00E77497">
          <w:t xml:space="preserve">Environment is called with an </w:t>
        </w:r>
      </w:ins>
      <w:ins w:id="7144" w:author="Rev 7 Allen Wirfs-Brock" w:date="2012-05-01T12:02:00Z">
        <w:r>
          <w:t xml:space="preserve">ECMAScript function </w:t>
        </w:r>
      </w:ins>
      <w:ins w:id="7145" w:author="Rev 7 Allen Wirfs-Brock" w:date="2012-05-01T11:59:00Z">
        <w:r w:rsidRPr="00E77497">
          <w:t xml:space="preserve">Object </w:t>
        </w:r>
      </w:ins>
      <w:ins w:id="7146" w:author="Rev 7 Allen Wirfs-Brock" w:date="2012-05-01T12:02:00Z">
        <w:r>
          <w:rPr>
            <w:rFonts w:ascii="Times New Roman" w:hAnsi="Times New Roman"/>
            <w:i/>
          </w:rPr>
          <w:t>F</w:t>
        </w:r>
      </w:ins>
      <w:ins w:id="7147" w:author="Rev 7 Allen Wirfs-Brock" w:date="2012-05-01T11:59:00Z">
        <w:r w:rsidRPr="00E77497">
          <w:t xml:space="preserve"> and </w:t>
        </w:r>
      </w:ins>
      <w:ins w:id="7148" w:author="Rev 7 Allen Wirfs-Brock" w:date="2012-05-01T12:02:00Z">
        <w:r>
          <w:t>a ECMAScript value</w:t>
        </w:r>
      </w:ins>
      <w:ins w:id="7149" w:author="Rev 7 Allen Wirfs-Brock" w:date="2012-05-01T11:59:00Z">
        <w:r w:rsidRPr="00E77497">
          <w:t xml:space="preserve"> </w:t>
        </w:r>
      </w:ins>
      <w:ins w:id="7150" w:author="Rev 7 Allen Wirfs-Brock" w:date="2012-05-01T12:02:00Z">
        <w:r>
          <w:rPr>
            <w:rFonts w:ascii="Times New Roman" w:hAnsi="Times New Roman"/>
            <w:i/>
          </w:rPr>
          <w:t>T</w:t>
        </w:r>
      </w:ins>
      <w:ins w:id="7151" w:author="Rev 7 Allen Wirfs-Brock" w:date="2012-05-01T11:59:00Z">
        <w:r w:rsidRPr="00E77497">
          <w:rPr>
            <w:rFonts w:ascii="Times New Roman" w:hAnsi="Times New Roman"/>
            <w:i/>
          </w:rPr>
          <w:t xml:space="preserve"> </w:t>
        </w:r>
        <w:r w:rsidRPr="00E77497">
          <w:t>as arguments, the following steps are performed:</w:t>
        </w:r>
      </w:ins>
    </w:p>
    <w:p w:rsidR="00476EC7" w:rsidRPr="00E77497" w:rsidRDefault="00476EC7" w:rsidP="00476EC7">
      <w:pPr>
        <w:pStyle w:val="Alg4"/>
        <w:numPr>
          <w:ilvl w:val="0"/>
          <w:numId w:val="775"/>
        </w:numPr>
        <w:rPr>
          <w:ins w:id="7152" w:author="Rev 7 Allen Wirfs-Brock" w:date="2012-05-01T11:59:00Z"/>
        </w:rPr>
      </w:pPr>
      <w:ins w:id="7153" w:author="Rev 7 Allen Wirfs-Brock" w:date="2012-05-01T11:59:00Z">
        <w:r w:rsidRPr="00E77497">
          <w:t xml:space="preserve">Let </w:t>
        </w:r>
        <w:r w:rsidRPr="00E77497">
          <w:rPr>
            <w:i/>
          </w:rPr>
          <w:t>env</w:t>
        </w:r>
        <w:r w:rsidRPr="00E77497">
          <w:t xml:space="preserve"> be a new Lexical Environment.</w:t>
        </w:r>
      </w:ins>
    </w:p>
    <w:p w:rsidR="00476EC7" w:rsidRPr="00E77497" w:rsidRDefault="00476EC7" w:rsidP="001A59C0">
      <w:pPr>
        <w:pStyle w:val="Alg4"/>
        <w:numPr>
          <w:ilvl w:val="0"/>
          <w:numId w:val="775"/>
        </w:numPr>
        <w:rPr>
          <w:ins w:id="7154" w:author="Rev 7 Allen Wirfs-Brock" w:date="2012-05-01T11:59:00Z"/>
        </w:rPr>
      </w:pPr>
      <w:ins w:id="7155" w:author="Rev 7 Allen Wirfs-Brock" w:date="2012-05-01T11:59:00Z">
        <w:r w:rsidRPr="00E77497">
          <w:t xml:space="preserve">Let </w:t>
        </w:r>
        <w:r w:rsidRPr="00E77497">
          <w:rPr>
            <w:i/>
          </w:rPr>
          <w:t>envRec</w:t>
        </w:r>
        <w:r w:rsidRPr="00E77497">
          <w:t xml:space="preserve"> be a new </w:t>
        </w:r>
      </w:ins>
      <w:ins w:id="7156" w:author="Rev 11 Allen Wirfs-Brock" w:date="2012-10-17T13:11:00Z">
        <w:r w:rsidR="001A59C0">
          <w:t>Function</w:t>
        </w:r>
        <w:r w:rsidR="001A59C0" w:rsidRPr="00E65A34">
          <w:t xml:space="preserve"> </w:t>
        </w:r>
      </w:ins>
      <w:ins w:id="7157" w:author="Rev 7 Allen Wirfs-Brock" w:date="2012-05-01T12:04:00Z">
        <w:del w:id="7158" w:author="Rev 11 Allen Wirfs-Brock" w:date="2012-10-17T13:11:00Z">
          <w:r w:rsidDel="001A59C0">
            <w:delText>method</w:delText>
          </w:r>
        </w:del>
      </w:ins>
      <w:ins w:id="7159" w:author="Rev 7 Allen Wirfs-Brock" w:date="2012-05-01T11:59:00Z">
        <w:del w:id="7160" w:author="Rev 11 Allen Wirfs-Brock" w:date="2012-10-17T13:11:00Z">
          <w:r w:rsidRPr="00E77497" w:rsidDel="001A59C0">
            <w:delText xml:space="preserve"> </w:delText>
          </w:r>
        </w:del>
        <w:r w:rsidRPr="00E77497">
          <w:t xml:space="preserve">environment record containing </w:t>
        </w:r>
      </w:ins>
      <w:ins w:id="7161" w:author="Rev 7 Allen Wirfs-Brock" w:date="2012-05-01T12:04:00Z">
        <w:r w:rsidRPr="00E77497">
          <w:t>containing no bindings</w:t>
        </w:r>
      </w:ins>
      <w:ins w:id="7162" w:author="Rev 7 Allen Wirfs-Brock" w:date="2012-05-01T11:59:00Z">
        <w:r w:rsidRPr="00E77497">
          <w:t>.</w:t>
        </w:r>
      </w:ins>
    </w:p>
    <w:p w:rsidR="00F07521" w:rsidRDefault="00F07521" w:rsidP="00476EC7">
      <w:pPr>
        <w:pStyle w:val="Alg4"/>
        <w:numPr>
          <w:ilvl w:val="0"/>
          <w:numId w:val="775"/>
        </w:numPr>
        <w:rPr>
          <w:ins w:id="7163" w:author="Rev 7 Allen Wirfs-Brock" w:date="2012-05-01T12:05:00Z"/>
        </w:rPr>
      </w:pPr>
      <w:ins w:id="7164" w:author="Rev 7 Allen Wirfs-Brock" w:date="2012-05-01T12:06:00Z">
        <w:r>
          <w:t xml:space="preserve">Set </w:t>
        </w:r>
        <w:r w:rsidRPr="00BC1C9D">
          <w:rPr>
            <w:i/>
          </w:rPr>
          <w:t>envRe</w:t>
        </w:r>
        <w:r>
          <w:rPr>
            <w:i/>
          </w:rPr>
          <w:t>c</w:t>
        </w:r>
        <w:r w:rsidRPr="00E77497">
          <w:rPr>
            <w:i/>
          </w:rPr>
          <w:t>’s</w:t>
        </w:r>
        <w:r>
          <w:t xml:space="preserve"> </w:t>
        </w:r>
      </w:ins>
      <w:ins w:id="7165" w:author="Rev 7 Allen Wirfs-Brock" w:date="2012-05-01T13:54:00Z">
        <w:r w:rsidR="00BC1C9D" w:rsidRPr="00BC1C9D">
          <w:rPr>
            <w:i/>
          </w:rPr>
          <w:t>this</w:t>
        </w:r>
      </w:ins>
      <w:ins w:id="7166" w:author="Rev 7 Allen Wirfs-Brock" w:date="2012-05-01T12:06:00Z">
        <w:r w:rsidRPr="00BC1C9D">
          <w:rPr>
            <w:i/>
          </w:rPr>
          <w:t>Value</w:t>
        </w:r>
        <w:r>
          <w:t xml:space="preserve"> to </w:t>
        </w:r>
        <w:r w:rsidRPr="00BC1C9D">
          <w:rPr>
            <w:i/>
          </w:rPr>
          <w:t>T</w:t>
        </w:r>
        <w:r>
          <w:t>.</w:t>
        </w:r>
      </w:ins>
    </w:p>
    <w:p w:rsidR="00F07521" w:rsidRPr="00F07521" w:rsidRDefault="00F07521" w:rsidP="00F07521">
      <w:pPr>
        <w:pStyle w:val="Alg4"/>
        <w:numPr>
          <w:ilvl w:val="0"/>
          <w:numId w:val="775"/>
        </w:numPr>
        <w:rPr>
          <w:ins w:id="7167" w:author="Rev 7 Allen Wirfs-Brock" w:date="2012-05-01T12:09:00Z"/>
        </w:rPr>
      </w:pPr>
      <w:ins w:id="7168" w:author="Rev 7 Allen Wirfs-Brock" w:date="2012-05-01T12:09:00Z">
        <w:r>
          <w:t xml:space="preserve">If </w:t>
        </w:r>
        <w:r w:rsidRPr="00BC1C9D">
          <w:rPr>
            <w:i/>
          </w:rPr>
          <w:t>F</w:t>
        </w:r>
        <w:r>
          <w:t xml:space="preserve"> has a [[Home</w:t>
        </w:r>
      </w:ins>
      <w:ins w:id="7169" w:author="Rev 11 Allen Wirfs-Brock" w:date="2012-10-09T09:21:00Z">
        <w:r w:rsidR="00481B23">
          <w:t>Object</w:t>
        </w:r>
      </w:ins>
      <w:ins w:id="7170" w:author="Rev 7 Allen Wirfs-Brock" w:date="2012-05-01T12:09:00Z">
        <w:r>
          <w:t>]] internal property, then</w:t>
        </w:r>
      </w:ins>
    </w:p>
    <w:p w:rsidR="00F07521" w:rsidRDefault="00F07521" w:rsidP="00BC1C9D">
      <w:pPr>
        <w:pStyle w:val="Alg4"/>
        <w:numPr>
          <w:ilvl w:val="1"/>
          <w:numId w:val="775"/>
        </w:numPr>
        <w:rPr>
          <w:ins w:id="7171" w:author="Rev 7 Allen Wirfs-Brock" w:date="2012-05-01T12:10:00Z"/>
        </w:rPr>
      </w:pPr>
      <w:ins w:id="7172" w:author="Rev 7 Allen Wirfs-Brock" w:date="2012-05-01T12:11:00Z">
        <w:r>
          <w:t xml:space="preserve">Set </w:t>
        </w:r>
        <w:r w:rsidRPr="00250FC6">
          <w:rPr>
            <w:i/>
          </w:rPr>
          <w:t>envRe</w:t>
        </w:r>
        <w:r>
          <w:rPr>
            <w:i/>
          </w:rPr>
          <w:t>c</w:t>
        </w:r>
        <w:r w:rsidRPr="00E77497">
          <w:rPr>
            <w:i/>
          </w:rPr>
          <w:t>’s</w:t>
        </w:r>
        <w:r>
          <w:t xml:space="preserve"> </w:t>
        </w:r>
      </w:ins>
      <w:ins w:id="7173" w:author="Rev 7 Allen Wirfs-Brock" w:date="2012-05-01T13:55:00Z">
        <w:r w:rsidR="00BC1C9D" w:rsidRPr="00BC1C9D">
          <w:rPr>
            <w:i/>
          </w:rPr>
          <w:t>HomeObject</w:t>
        </w:r>
      </w:ins>
      <w:ins w:id="7174" w:author="Rev 7 Allen Wirfs-Brock" w:date="2012-05-01T12:11:00Z">
        <w:r>
          <w:t xml:space="preserve"> to the value of</w:t>
        </w:r>
        <w:r w:rsidRPr="00E77497">
          <w:t xml:space="preserve"> </w:t>
        </w:r>
        <w:r>
          <w:rPr>
            <w:i/>
          </w:rPr>
          <w:t>F</w:t>
        </w:r>
        <w:r w:rsidRPr="00E77497">
          <w:rPr>
            <w:i/>
          </w:rPr>
          <w:t>’s</w:t>
        </w:r>
        <w:r>
          <w:t xml:space="preserve"> [[Home</w:t>
        </w:r>
      </w:ins>
      <w:ins w:id="7175" w:author="Rev 11 Allen Wirfs-Brock" w:date="2012-10-09T09:22:00Z">
        <w:r w:rsidR="00481B23">
          <w:t>Object</w:t>
        </w:r>
      </w:ins>
      <w:ins w:id="7176" w:author="Rev 7 Allen Wirfs-Brock" w:date="2012-05-01T12:11:00Z">
        <w:r>
          <w:t>]] internal property</w:t>
        </w:r>
      </w:ins>
      <w:ins w:id="7177" w:author="Rev 7 Allen Wirfs-Brock" w:date="2012-05-01T12:12:00Z">
        <w:r>
          <w:t>.</w:t>
        </w:r>
      </w:ins>
    </w:p>
    <w:p w:rsidR="00F07521" w:rsidRDefault="00F07521" w:rsidP="00BC1C9D">
      <w:pPr>
        <w:pStyle w:val="Alg4"/>
        <w:numPr>
          <w:ilvl w:val="1"/>
          <w:numId w:val="775"/>
        </w:numPr>
        <w:rPr>
          <w:ins w:id="7178" w:author="Rev 7 Allen Wirfs-Brock" w:date="2012-05-01T12:12:00Z"/>
        </w:rPr>
      </w:pPr>
      <w:ins w:id="7179" w:author="Rev 7 Allen Wirfs-Brock" w:date="2012-05-01T12:12:00Z">
        <w:r>
          <w:t xml:space="preserve">Set </w:t>
        </w:r>
        <w:r w:rsidRPr="00250FC6">
          <w:rPr>
            <w:i/>
          </w:rPr>
          <w:t>envRe</w:t>
        </w:r>
        <w:r>
          <w:rPr>
            <w:i/>
          </w:rPr>
          <w:t>c</w:t>
        </w:r>
        <w:r w:rsidRPr="00E77497">
          <w:rPr>
            <w:i/>
          </w:rPr>
          <w:t>’s</w:t>
        </w:r>
        <w:r>
          <w:t xml:space="preserve"> </w:t>
        </w:r>
      </w:ins>
      <w:ins w:id="7180" w:author="Rev 7 Allen Wirfs-Brock" w:date="2012-05-01T12:15:00Z">
        <w:r w:rsidR="007638E0" w:rsidRPr="00BC1C9D">
          <w:rPr>
            <w:i/>
          </w:rPr>
          <w:t>M</w:t>
        </w:r>
      </w:ins>
      <w:ins w:id="7181" w:author="Rev 7 Allen Wirfs-Brock" w:date="2012-05-01T12:12:00Z">
        <w:r w:rsidRPr="00BC1C9D">
          <w:rPr>
            <w:i/>
          </w:rPr>
          <w:t>ethodName</w:t>
        </w:r>
        <w:r>
          <w:t xml:space="preserve"> to the value of</w:t>
        </w:r>
        <w:r w:rsidRPr="00E77497">
          <w:t xml:space="preserve"> </w:t>
        </w:r>
        <w:r>
          <w:rPr>
            <w:i/>
          </w:rPr>
          <w:t>F</w:t>
        </w:r>
        <w:r w:rsidRPr="00E77497">
          <w:rPr>
            <w:i/>
          </w:rPr>
          <w:t>’s</w:t>
        </w:r>
        <w:r>
          <w:t xml:space="preserve"> [[</w:t>
        </w:r>
      </w:ins>
      <w:ins w:id="7182" w:author="Rev 7 Allen Wirfs-Brock" w:date="2012-05-01T12:15:00Z">
        <w:r w:rsidR="007638E0">
          <w:t>Method</w:t>
        </w:r>
      </w:ins>
      <w:ins w:id="7183" w:author="Rev 7 Allen Wirfs-Brock" w:date="2012-05-01T12:12:00Z">
        <w:r>
          <w:t>Name]] internal property</w:t>
        </w:r>
      </w:ins>
      <w:ins w:id="7184" w:author="Rev 7 Allen Wirfs-Brock" w:date="2012-05-01T12:13:00Z">
        <w:r>
          <w:t>.</w:t>
        </w:r>
      </w:ins>
    </w:p>
    <w:p w:rsidR="008002D2" w:rsidRDefault="00F07521" w:rsidP="008002D2">
      <w:pPr>
        <w:pStyle w:val="Alg4"/>
        <w:numPr>
          <w:ilvl w:val="0"/>
          <w:numId w:val="775"/>
        </w:numPr>
        <w:rPr>
          <w:ins w:id="7185" w:author="Rev 11 Allen Wirfs-Brock" w:date="2012-10-25T10:01:00Z"/>
        </w:rPr>
      </w:pPr>
      <w:ins w:id="7186" w:author="Rev 7 Allen Wirfs-Brock" w:date="2012-05-01T12:13:00Z">
        <w:r>
          <w:t>Else,</w:t>
        </w:r>
        <w:del w:id="7187" w:author="Rev 11 Allen Wirfs-Brock" w:date="2012-10-25T10:01:00Z">
          <w:r w:rsidDel="008002D2">
            <w:delText xml:space="preserve"> </w:delText>
          </w:r>
        </w:del>
      </w:ins>
    </w:p>
    <w:p w:rsidR="00F07521" w:rsidRDefault="00F07521" w:rsidP="00375AC0">
      <w:pPr>
        <w:pStyle w:val="Alg4"/>
        <w:numPr>
          <w:ilvl w:val="1"/>
          <w:numId w:val="775"/>
        </w:numPr>
        <w:rPr>
          <w:ins w:id="7188" w:author="Rev 7 Allen Wirfs-Brock" w:date="2012-05-01T12:13:00Z"/>
        </w:rPr>
      </w:pPr>
      <w:ins w:id="7189" w:author="Rev 7 Allen Wirfs-Brock" w:date="2012-05-01T12:13:00Z">
        <w:r>
          <w:t xml:space="preserve">Set </w:t>
        </w:r>
        <w:r w:rsidRPr="00250FC6">
          <w:rPr>
            <w:i/>
          </w:rPr>
          <w:t>envRe</w:t>
        </w:r>
        <w:r>
          <w:rPr>
            <w:i/>
          </w:rPr>
          <w:t>c</w:t>
        </w:r>
        <w:r w:rsidRPr="00E77497">
          <w:rPr>
            <w:i/>
          </w:rPr>
          <w:t>’s</w:t>
        </w:r>
        <w:r>
          <w:t xml:space="preserve"> </w:t>
        </w:r>
      </w:ins>
      <w:ins w:id="7190" w:author="Rev 11 Allen Wirfs-Brock" w:date="2012-10-25T16:49:00Z">
        <w:r w:rsidR="00375AC0" w:rsidRPr="00BC1C9D">
          <w:rPr>
            <w:i/>
          </w:rPr>
          <w:t>HomeObject</w:t>
        </w:r>
        <w:r w:rsidR="00375AC0">
          <w:t xml:space="preserve"> </w:t>
        </w:r>
      </w:ins>
      <w:ins w:id="7191" w:author="Rev 7 Allen Wirfs-Brock" w:date="2012-05-01T12:13:00Z">
        <w:del w:id="7192" w:author="Rev 11 Allen Wirfs-Brock" w:date="2012-10-25T16:49:00Z">
          <w:r w:rsidDel="00375AC0">
            <w:delText xml:space="preserve">home </w:delText>
          </w:r>
        </w:del>
        <w:r>
          <w:t xml:space="preserve">to </w:t>
        </w:r>
        <w:r w:rsidRPr="00BC1C9D">
          <w:rPr>
            <w:rFonts w:ascii="Arial" w:hAnsi="Arial" w:cs="Arial"/>
          </w:rPr>
          <w:t>E</w:t>
        </w:r>
      </w:ins>
      <w:ins w:id="7193" w:author="Rev 7 Allen Wirfs-Brock" w:date="2012-05-01T12:14:00Z">
        <w:r>
          <w:rPr>
            <w:rFonts w:ascii="Arial" w:hAnsi="Arial" w:cs="Arial"/>
          </w:rPr>
          <w:t>mpty</w:t>
        </w:r>
      </w:ins>
      <w:ins w:id="7194" w:author="Rev 7 Allen Wirfs-Brock" w:date="2012-05-01T12:13:00Z">
        <w:r>
          <w:t>.</w:t>
        </w:r>
      </w:ins>
    </w:p>
    <w:p w:rsidR="00476EC7" w:rsidRPr="00E77497" w:rsidRDefault="00476EC7" w:rsidP="00476EC7">
      <w:pPr>
        <w:pStyle w:val="Alg4"/>
        <w:numPr>
          <w:ilvl w:val="0"/>
          <w:numId w:val="775"/>
        </w:numPr>
        <w:rPr>
          <w:ins w:id="7195" w:author="Rev 7 Allen Wirfs-Brock" w:date="2012-05-01T11:59:00Z"/>
        </w:rPr>
      </w:pPr>
      <w:ins w:id="7196" w:author="Rev 7 Allen Wirfs-Brock" w:date="2012-05-01T11:59:00Z">
        <w:r w:rsidRPr="00E77497">
          <w:t xml:space="preserve">Set </w:t>
        </w:r>
        <w:r w:rsidRPr="00E77497">
          <w:rPr>
            <w:i/>
          </w:rPr>
          <w:t>env’s</w:t>
        </w:r>
        <w:r w:rsidRPr="00E77497">
          <w:t xml:space="preserve"> environment record to be </w:t>
        </w:r>
        <w:r w:rsidRPr="00E77497">
          <w:rPr>
            <w:i/>
          </w:rPr>
          <w:t>envRec</w:t>
        </w:r>
        <w:r w:rsidRPr="00E77497">
          <w:t>.</w:t>
        </w:r>
      </w:ins>
    </w:p>
    <w:p w:rsidR="00476EC7" w:rsidRPr="00E77497" w:rsidRDefault="00476EC7" w:rsidP="00476EC7">
      <w:pPr>
        <w:pStyle w:val="Alg4"/>
        <w:numPr>
          <w:ilvl w:val="0"/>
          <w:numId w:val="775"/>
        </w:numPr>
        <w:rPr>
          <w:ins w:id="7197" w:author="Rev 7 Allen Wirfs-Brock" w:date="2012-05-01T11:59:00Z"/>
        </w:rPr>
      </w:pPr>
      <w:ins w:id="7198" w:author="Rev 7 Allen Wirfs-Brock" w:date="2012-05-01T11:59:00Z">
        <w:r w:rsidRPr="00E77497">
          <w:t xml:space="preserve">Set the outer lexical environment reference of </w:t>
        </w:r>
        <w:r w:rsidRPr="00E77497">
          <w:rPr>
            <w:i/>
          </w:rPr>
          <w:t>env</w:t>
        </w:r>
        <w:r w:rsidRPr="00E77497">
          <w:t xml:space="preserve"> to</w:t>
        </w:r>
      </w:ins>
      <w:ins w:id="7199" w:author="Rev 7 Allen Wirfs-Brock" w:date="2012-05-01T12:08:00Z">
        <w:r w:rsidR="00F07521">
          <w:t xml:space="preserve"> the value of</w:t>
        </w:r>
      </w:ins>
      <w:ins w:id="7200" w:author="Rev 7 Allen Wirfs-Brock" w:date="2012-05-01T11:59:00Z">
        <w:r w:rsidRPr="00E77497">
          <w:t xml:space="preserve"> </w:t>
        </w:r>
      </w:ins>
      <w:ins w:id="7201" w:author="Rev 7 Allen Wirfs-Brock" w:date="2012-05-01T12:08:00Z">
        <w:r w:rsidR="00F07521">
          <w:rPr>
            <w:i/>
          </w:rPr>
          <w:t>F</w:t>
        </w:r>
        <w:r w:rsidR="00F07521" w:rsidRPr="00E77497">
          <w:rPr>
            <w:i/>
          </w:rPr>
          <w:t>’s</w:t>
        </w:r>
        <w:r w:rsidR="00F07521">
          <w:t xml:space="preserve"> [[Scope]] internal property</w:t>
        </w:r>
      </w:ins>
      <w:ins w:id="7202" w:author="Rev 7 Allen Wirfs-Brock" w:date="2012-05-01T11:59:00Z">
        <w:r w:rsidRPr="00E77497">
          <w:t>.</w:t>
        </w:r>
      </w:ins>
    </w:p>
    <w:p w:rsidR="00476EC7" w:rsidRPr="00E77497" w:rsidRDefault="00476EC7" w:rsidP="00476EC7">
      <w:pPr>
        <w:pStyle w:val="Alg4"/>
        <w:numPr>
          <w:ilvl w:val="0"/>
          <w:numId w:val="775"/>
        </w:numPr>
        <w:spacing w:after="120"/>
        <w:rPr>
          <w:ins w:id="7203" w:author="Rev 7 Allen Wirfs-Brock" w:date="2012-05-01T11:59:00Z"/>
        </w:rPr>
      </w:pPr>
      <w:ins w:id="7204" w:author="Rev 7 Allen Wirfs-Brock" w:date="2012-05-01T11:59:00Z">
        <w:r w:rsidRPr="00E77497">
          <w:t xml:space="preserve">Return </w:t>
        </w:r>
        <w:r w:rsidRPr="00E77497">
          <w:rPr>
            <w:i/>
          </w:rPr>
          <w:t>env</w:t>
        </w:r>
        <w:r w:rsidRPr="00E77497">
          <w:t>.</w:t>
        </w:r>
      </w:ins>
    </w:p>
    <w:p w:rsidR="00CB215C" w:rsidRDefault="00CB215C" w:rsidP="00CB215C">
      <w:pPr>
        <w:pStyle w:val="Heading2"/>
        <w:numPr>
          <w:ilvl w:val="0"/>
          <w:numId w:val="0"/>
        </w:numPr>
        <w:rPr>
          <w:ins w:id="7205" w:author="Rev 7 Allen Wirfs-Brock" w:date="2012-05-02T16:03:00Z"/>
        </w:rPr>
      </w:pPr>
      <w:bookmarkStart w:id="7206" w:name="_Toc339020325"/>
      <w:ins w:id="7207" w:author="Rev 7 Allen Wirfs-Brock" w:date="2012-05-02T16:03:00Z">
        <w:r w:rsidRPr="00E77497">
          <w:t>10.</w:t>
        </w:r>
        <w:r>
          <w:t>3</w:t>
        </w:r>
        <w:r w:rsidRPr="00E77497">
          <w:tab/>
          <w:t>Code</w:t>
        </w:r>
        <w:r>
          <w:t xml:space="preserve"> </w:t>
        </w:r>
        <w:commentRangeStart w:id="7208"/>
        <w:r>
          <w:t>Realms</w:t>
        </w:r>
      </w:ins>
      <w:commentRangeEnd w:id="7208"/>
      <w:r w:rsidR="00C27C8B">
        <w:rPr>
          <w:rStyle w:val="CommentReference"/>
          <w:b w:val="0"/>
        </w:rPr>
        <w:commentReference w:id="7208"/>
      </w:r>
      <w:bookmarkEnd w:id="7206"/>
    </w:p>
    <w:p w:rsidR="00CB215C" w:rsidRDefault="00CB215C" w:rsidP="00CB215C">
      <w:pPr>
        <w:rPr>
          <w:ins w:id="7209" w:author="Rev 7 Allen Wirfs-Brock" w:date="2012-05-02T16:03:00Z"/>
        </w:rPr>
      </w:pPr>
      <w:ins w:id="7210" w:author="Rev 7 Allen Wirfs-Brock" w:date="2012-05-02T16:03:00Z">
        <w:r>
          <w:t xml:space="preserve">Before it is evaluated, all ECMAScript code must be associated with a </w:t>
        </w:r>
        <w:r w:rsidRPr="00F0412C">
          <w:rPr>
            <w:i/>
          </w:rPr>
          <w:t>Realm</w:t>
        </w:r>
        <w:r>
          <w:t>.  Conceptually, a realm consists as of an set of intrinsic objects, an ECMAScript global environment, all of the ECMAScript code that is loaded within the scope of that global environment, a Loader object that can associate new ECMAScript code with the realm, and other associated state</w:t>
        </w:r>
      </w:ins>
      <w:ins w:id="7211" w:author="Rev 8 Allen Wirfs-Brock" w:date="2012-06-13T09:24:00Z">
        <w:r w:rsidR="00C27C8B">
          <w:t xml:space="preserve"> and resources</w:t>
        </w:r>
      </w:ins>
      <w:ins w:id="7212" w:author="Rev 7 Allen Wirfs-Brock" w:date="2012-05-02T16:03:00Z">
        <w:r>
          <w:t>.</w:t>
        </w:r>
      </w:ins>
    </w:p>
    <w:p w:rsidR="00CB215C" w:rsidRDefault="00CB215C" w:rsidP="00CB215C">
      <w:pPr>
        <w:rPr>
          <w:ins w:id="7213" w:author="Rev 7 Allen Wirfs-Brock" w:date="2012-05-02T16:04:00Z"/>
        </w:rPr>
      </w:pPr>
      <w:ins w:id="7214" w:author="Rev 7 Allen Wirfs-Brock" w:date="2012-05-02T16:03:00Z">
        <w:r>
          <w:t xml:space="preserve">A Realm </w:t>
        </w:r>
      </w:ins>
      <w:ins w:id="7215" w:author="Rev 7 Allen Wirfs-Brock" w:date="2012-05-02T16:04:00Z">
        <w:r>
          <w:t xml:space="preserve">is specified as a Record with the </w:t>
        </w:r>
        <w:del w:id="7216" w:author="Rev 8 Allen Wirfs-Brock" w:date="2012-06-13T12:50:00Z">
          <w:r w:rsidDel="00676727">
            <w:delText xml:space="preserve">following </w:delText>
          </w:r>
        </w:del>
        <w:r>
          <w:t>fields</w:t>
        </w:r>
      </w:ins>
      <w:ins w:id="7217" w:author="Rev 8 Allen Wirfs-Brock" w:date="2012-06-13T12:50:00Z">
        <w:r w:rsidR="00676727">
          <w:t xml:space="preserve"> specified in </w:t>
        </w:r>
      </w:ins>
      <w:r w:rsidR="00676727">
        <w:fldChar w:fldCharType="begin"/>
      </w:r>
      <w:r w:rsidR="00676727">
        <w:instrText xml:space="preserve"> REF _Ref327355159 \h </w:instrText>
      </w:r>
      <w:r w:rsidR="00676727">
        <w:fldChar w:fldCharType="separate"/>
      </w:r>
      <w:ins w:id="7218" w:author="Rev 11 Allen Wirfs-Brock" w:date="2012-10-16T16:50:00Z">
        <w:r w:rsidR="0013110A">
          <w:t xml:space="preserve">Table </w:t>
        </w:r>
        <w:r w:rsidR="0013110A">
          <w:rPr>
            <w:noProof/>
          </w:rPr>
          <w:t>24</w:t>
        </w:r>
      </w:ins>
      <w:del w:id="7219" w:author="Rev 11 Allen Wirfs-Brock" w:date="2012-10-16T16:50:00Z">
        <w:r w:rsidR="007034EE" w:rsidDel="0013110A">
          <w:delText xml:space="preserve">Table </w:delText>
        </w:r>
        <w:r w:rsidR="007034EE" w:rsidDel="0013110A">
          <w:rPr>
            <w:noProof/>
          </w:rPr>
          <w:delText>23</w:delText>
        </w:r>
      </w:del>
      <w:ins w:id="7220" w:author="Rev 10 Allen Wirfs-Brock" w:date="2012-09-27T11:54:00Z">
        <w:del w:id="7221" w:author="Rev 11 Allen Wirfs-Brock" w:date="2012-10-09T13:16:00Z">
          <w:r w:rsidR="00AE6982" w:rsidDel="007034EE">
            <w:delText xml:space="preserve">Table </w:delText>
          </w:r>
          <w:r w:rsidR="00AE6982" w:rsidDel="007034EE">
            <w:rPr>
              <w:noProof/>
            </w:rPr>
            <w:delText>22</w:delText>
          </w:r>
        </w:del>
      </w:ins>
      <w:r w:rsidR="00676727">
        <w:fldChar w:fldCharType="end"/>
      </w:r>
      <w:ins w:id="7222" w:author="Rev 7 Allen Wirfs-Brock" w:date="2012-05-02T16:04:00Z">
        <w:r>
          <w:t>:</w:t>
        </w:r>
      </w:ins>
    </w:p>
    <w:p w:rsidR="00CB215C" w:rsidRPr="00E77497" w:rsidRDefault="00676727" w:rsidP="00AA1FF6">
      <w:pPr>
        <w:pStyle w:val="Tabletitle"/>
        <w:rPr>
          <w:ins w:id="7223" w:author="Rev 7 Allen Wirfs-Brock" w:date="2012-05-02T16:05:00Z"/>
        </w:rPr>
      </w:pPr>
      <w:bookmarkStart w:id="7224" w:name="_Ref327355159"/>
      <w:r>
        <w:t xml:space="preserve">Table </w:t>
      </w:r>
      <w:r>
        <w:fldChar w:fldCharType="begin"/>
      </w:r>
      <w:r>
        <w:instrText xml:space="preserve"> SEQ Table \* ARABIC </w:instrText>
      </w:r>
      <w:r>
        <w:fldChar w:fldCharType="separate"/>
      </w:r>
      <w:ins w:id="7225" w:author="Rev 11 Allen Wirfs-Brock" w:date="2012-10-16T16:50:00Z">
        <w:r w:rsidR="0013110A">
          <w:rPr>
            <w:noProof/>
          </w:rPr>
          <w:t>24</w:t>
        </w:r>
      </w:ins>
      <w:del w:id="7226" w:author="Rev 11 Allen Wirfs-Brock" w:date="2012-10-16T16:50:00Z">
        <w:r w:rsidR="007034EE" w:rsidDel="0013110A">
          <w:rPr>
            <w:noProof/>
          </w:rPr>
          <w:delText>23</w:delText>
        </w:r>
      </w:del>
      <w:ins w:id="7227" w:author="Rev 10 Allen Wirfs-Brock" w:date="2012-09-27T11:54:00Z">
        <w:del w:id="7228" w:author="Rev 11 Allen Wirfs-Brock" w:date="2012-10-09T12:33:00Z">
          <w:r w:rsidR="00AE6982" w:rsidDel="00D1216A">
            <w:rPr>
              <w:noProof/>
            </w:rPr>
            <w:delText>22</w:delText>
          </w:r>
        </w:del>
      </w:ins>
      <w:r>
        <w:fldChar w:fldCharType="end"/>
      </w:r>
      <w:bookmarkEnd w:id="7224"/>
      <w:ins w:id="7229" w:author="Rev 7 Allen Wirfs-Brock" w:date="2012-05-02T16:05:00Z">
        <w:r w:rsidR="00CB215C" w:rsidRPr="00E77497">
          <w:rPr>
            <w:rFonts w:eastAsia="Arial Unicode MS"/>
          </w:rPr>
          <w:t xml:space="preserve"> — </w:t>
        </w:r>
        <w:r w:rsidR="00CB215C">
          <w:t>Realm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rsidTr="00640BCB">
        <w:trPr>
          <w:trHeight w:val="338"/>
          <w:jc w:val="center"/>
          <w:ins w:id="7230" w:author="Rev 7 Allen Wirfs-Brock" w:date="2012-05-02T16:05: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CB215C" w:rsidRPr="00E77497" w:rsidRDefault="00CB215C" w:rsidP="00640BCB">
            <w:pPr>
              <w:keepNext/>
              <w:shd w:val="solid" w:color="C0C0C0" w:fill="FFFFFF"/>
              <w:spacing w:after="0"/>
              <w:rPr>
                <w:ins w:id="7231" w:author="Rev 7 Allen Wirfs-Brock" w:date="2012-05-02T16:05:00Z"/>
                <w:b/>
                <w:i/>
                <w:shd w:val="solid" w:color="C0C0C0" w:fill="FFFFFF"/>
              </w:rPr>
            </w:pPr>
            <w:ins w:id="7232" w:author="Rev 7 Allen Wirfs-Brock" w:date="2012-05-02T16:05: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CB215C" w:rsidRPr="00E77497" w:rsidRDefault="00CB215C" w:rsidP="00640BCB">
            <w:pPr>
              <w:keepNext/>
              <w:shd w:val="solid" w:color="C0C0C0" w:fill="FFFFFF"/>
              <w:spacing w:after="0"/>
              <w:rPr>
                <w:ins w:id="7233" w:author="Rev 7 Allen Wirfs-Brock" w:date="2012-05-02T16:05:00Z"/>
                <w:b/>
                <w:i/>
                <w:shd w:val="solid" w:color="C0C0C0" w:fill="FFFFFF"/>
              </w:rPr>
            </w:pPr>
            <w:ins w:id="7234" w:author="Rev 7 Allen Wirfs-Brock" w:date="2012-05-02T16:05: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rsidR="00CB215C" w:rsidRDefault="00CB215C" w:rsidP="00640BCB">
            <w:pPr>
              <w:keepNext/>
              <w:shd w:val="solid" w:color="C0C0C0" w:fill="FFFFFF"/>
              <w:spacing w:after="0"/>
              <w:rPr>
                <w:ins w:id="7235" w:author="Rev 7 Allen Wirfs-Brock" w:date="2012-05-02T16:05:00Z"/>
                <w:b/>
                <w:i/>
                <w:shd w:val="solid" w:color="C0C0C0" w:fill="FFFFFF"/>
              </w:rPr>
            </w:pPr>
            <w:ins w:id="7236" w:author="Rev 7 Allen Wirfs-Brock" w:date="2012-05-02T16:05:00Z">
              <w:r>
                <w:rPr>
                  <w:b/>
                  <w:i/>
                  <w:shd w:val="solid" w:color="C0C0C0" w:fill="FFFFFF"/>
                </w:rPr>
                <w:t>Meaning</w:t>
              </w:r>
            </w:ins>
          </w:p>
        </w:tc>
      </w:tr>
      <w:tr w:rsidR="00CB215C" w:rsidRPr="00E77497" w:rsidTr="00640BCB">
        <w:trPr>
          <w:jc w:val="center"/>
          <w:ins w:id="7237" w:author="Rev 7 Allen Wirfs-Brock" w:date="2012-05-02T16:05:00Z"/>
        </w:trPr>
        <w:tc>
          <w:tcPr>
            <w:tcW w:w="1397" w:type="dxa"/>
            <w:tcBorders>
              <w:top w:val="nil"/>
            </w:tcBorders>
          </w:tcPr>
          <w:p w:rsidR="00CB215C" w:rsidRPr="00543DFB" w:rsidRDefault="00CB215C" w:rsidP="00CB215C">
            <w:pPr>
              <w:keepNext/>
              <w:spacing w:after="60"/>
              <w:rPr>
                <w:ins w:id="7238" w:author="Rev 7 Allen Wirfs-Brock" w:date="2012-05-02T16:05:00Z"/>
                <w:rFonts w:ascii="Times New Roman" w:hAnsi="Times New Roman"/>
              </w:rPr>
            </w:pPr>
            <w:ins w:id="7239" w:author="Rev 7 Allen Wirfs-Brock" w:date="2012-05-02T16:05:00Z">
              <w:r w:rsidRPr="00543DFB">
                <w:rPr>
                  <w:rFonts w:ascii="Times New Roman" w:hAnsi="Times New Roman"/>
                </w:rPr>
                <w:t>[[</w:t>
              </w:r>
            </w:ins>
            <w:ins w:id="7240" w:author="Rev 7 Allen Wirfs-Brock" w:date="2012-05-02T16:06:00Z">
              <w:r>
                <w:rPr>
                  <w:rFonts w:ascii="Times New Roman" w:hAnsi="Times New Roman"/>
                </w:rPr>
                <w:t>intrinsics</w:t>
              </w:r>
            </w:ins>
            <w:ins w:id="7241" w:author="Rev 7 Allen Wirfs-Brock" w:date="2012-05-02T16:05:00Z">
              <w:r w:rsidRPr="00543DFB">
                <w:rPr>
                  <w:rFonts w:ascii="Times New Roman" w:hAnsi="Times New Roman"/>
                </w:rPr>
                <w:t>]]</w:t>
              </w:r>
            </w:ins>
          </w:p>
        </w:tc>
        <w:tc>
          <w:tcPr>
            <w:tcW w:w="4098" w:type="dxa"/>
            <w:tcBorders>
              <w:top w:val="nil"/>
            </w:tcBorders>
          </w:tcPr>
          <w:p w:rsidR="00CB215C" w:rsidRPr="00E77497" w:rsidRDefault="00CB215C" w:rsidP="00640BCB">
            <w:pPr>
              <w:keepNext/>
              <w:spacing w:after="60"/>
              <w:rPr>
                <w:ins w:id="7242" w:author="Rev 7 Allen Wirfs-Brock" w:date="2012-05-02T16:05:00Z"/>
              </w:rPr>
            </w:pPr>
            <w:ins w:id="7243" w:author="Rev 7 Allen Wirfs-Brock" w:date="2012-05-02T16:07:00Z">
              <w:r>
                <w:t>A record whose field names are intrinsic keys and whose values are objects</w:t>
              </w:r>
            </w:ins>
          </w:p>
        </w:tc>
        <w:tc>
          <w:tcPr>
            <w:tcW w:w="4230" w:type="dxa"/>
            <w:tcBorders>
              <w:top w:val="nil"/>
            </w:tcBorders>
          </w:tcPr>
          <w:p w:rsidR="00CB215C" w:rsidRPr="00E77497" w:rsidRDefault="00CB215C" w:rsidP="00640BCB">
            <w:pPr>
              <w:keepNext/>
              <w:spacing w:after="60"/>
              <w:rPr>
                <w:ins w:id="7244" w:author="Rev 7 Allen Wirfs-Brock" w:date="2012-05-02T16:05:00Z"/>
              </w:rPr>
            </w:pPr>
            <w:ins w:id="7245" w:author="Rev 7 Allen Wirfs-Brock" w:date="2012-05-02T16:08:00Z">
              <w:r>
                <w:t>These are the intrinsic values used by code associated with this Realm</w:t>
              </w:r>
            </w:ins>
          </w:p>
        </w:tc>
      </w:tr>
      <w:tr w:rsidR="00CB215C" w:rsidRPr="00E77497" w:rsidTr="00640BCB">
        <w:trPr>
          <w:jc w:val="center"/>
          <w:ins w:id="7246" w:author="Rev 7 Allen Wirfs-Brock" w:date="2012-05-02T16:05:00Z"/>
        </w:trPr>
        <w:tc>
          <w:tcPr>
            <w:tcW w:w="1397" w:type="dxa"/>
          </w:tcPr>
          <w:p w:rsidR="00CB215C" w:rsidRPr="00E77497" w:rsidRDefault="00CB215C" w:rsidP="00640BCB">
            <w:pPr>
              <w:keepNext/>
              <w:spacing w:after="60"/>
              <w:rPr>
                <w:ins w:id="7247" w:author="Rev 7 Allen Wirfs-Brock" w:date="2012-05-02T16:05:00Z"/>
              </w:rPr>
            </w:pPr>
            <w:ins w:id="7248" w:author="Rev 7 Allen Wirfs-Brock" w:date="2012-05-02T16:09:00Z">
              <w:r>
                <w:rPr>
                  <w:rFonts w:ascii="Times New Roman" w:hAnsi="Times New Roman"/>
                </w:rPr>
                <w:t>[[this]]</w:t>
              </w:r>
            </w:ins>
          </w:p>
        </w:tc>
        <w:tc>
          <w:tcPr>
            <w:tcW w:w="4098" w:type="dxa"/>
          </w:tcPr>
          <w:p w:rsidR="00CB215C" w:rsidRPr="00E77497" w:rsidRDefault="00CB215C" w:rsidP="00CB215C">
            <w:pPr>
              <w:keepNext/>
              <w:spacing w:after="60"/>
              <w:rPr>
                <w:ins w:id="7249" w:author="Rev 7 Allen Wirfs-Brock" w:date="2012-05-02T16:05:00Z"/>
              </w:rPr>
            </w:pPr>
            <w:ins w:id="7250" w:author="Rev 7 Allen Wirfs-Brock" w:date="2012-05-02T16:09:00Z">
              <w:r>
                <w:t>An ECMAScript object</w:t>
              </w:r>
            </w:ins>
          </w:p>
        </w:tc>
        <w:tc>
          <w:tcPr>
            <w:tcW w:w="4230" w:type="dxa"/>
          </w:tcPr>
          <w:p w:rsidR="00CB215C" w:rsidRPr="00E77497" w:rsidRDefault="00CB215C" w:rsidP="00640BCB">
            <w:pPr>
              <w:keepNext/>
              <w:spacing w:after="60"/>
              <w:rPr>
                <w:ins w:id="7251" w:author="Rev 7 Allen Wirfs-Brock" w:date="2012-05-02T16:05:00Z"/>
              </w:rPr>
            </w:pPr>
            <w:ins w:id="7252" w:author="Rev 7 Allen Wirfs-Brock" w:date="2012-05-02T16:09:00Z">
              <w:r>
                <w:t>The global object for this Realm</w:t>
              </w:r>
            </w:ins>
          </w:p>
        </w:tc>
      </w:tr>
      <w:tr w:rsidR="00CB215C" w:rsidRPr="00E77497" w:rsidTr="00640BCB">
        <w:trPr>
          <w:jc w:val="center"/>
          <w:ins w:id="7253" w:author="Rev 7 Allen Wirfs-Brock" w:date="2012-05-02T16:10:00Z"/>
        </w:trPr>
        <w:tc>
          <w:tcPr>
            <w:tcW w:w="1397" w:type="dxa"/>
          </w:tcPr>
          <w:p w:rsidR="00CB215C" w:rsidRPr="00543DFB" w:rsidRDefault="00CB215C" w:rsidP="00640BCB">
            <w:pPr>
              <w:keepNext/>
              <w:spacing w:after="60"/>
              <w:rPr>
                <w:ins w:id="7254" w:author="Rev 7 Allen Wirfs-Brock" w:date="2012-05-02T16:10:00Z"/>
                <w:rFonts w:ascii="Times New Roman" w:hAnsi="Times New Roman"/>
              </w:rPr>
            </w:pPr>
            <w:ins w:id="7255" w:author="Rev 7 Allen Wirfs-Brock" w:date="2012-05-02T16:10:00Z">
              <w:r>
                <w:rPr>
                  <w:rFonts w:ascii="Times New Roman" w:hAnsi="Times New Roman"/>
                </w:rPr>
                <w:t>[[globalEnv]]</w:t>
              </w:r>
            </w:ins>
          </w:p>
        </w:tc>
        <w:tc>
          <w:tcPr>
            <w:tcW w:w="4098" w:type="dxa"/>
          </w:tcPr>
          <w:p w:rsidR="00CB215C" w:rsidRPr="00E77497" w:rsidRDefault="00CB215C" w:rsidP="00640BCB">
            <w:pPr>
              <w:keepNext/>
              <w:spacing w:after="60"/>
              <w:rPr>
                <w:ins w:id="7256" w:author="Rev 7 Allen Wirfs-Brock" w:date="2012-05-02T16:10:00Z"/>
              </w:rPr>
            </w:pPr>
            <w:ins w:id="7257" w:author="Rev 7 Allen Wirfs-Brock" w:date="2012-05-02T16:10:00Z">
              <w:r>
                <w:t xml:space="preserve">A </w:t>
              </w:r>
            </w:ins>
            <w:ins w:id="7258" w:author="Rev 7 Allen Wirfs-Brock" w:date="2012-05-02T16:11:00Z">
              <w:r>
                <w:t>ECMAScript environment</w:t>
              </w:r>
            </w:ins>
          </w:p>
        </w:tc>
        <w:tc>
          <w:tcPr>
            <w:tcW w:w="4230" w:type="dxa"/>
          </w:tcPr>
          <w:p w:rsidR="00CB215C" w:rsidRDefault="00CB215C" w:rsidP="00640BCB">
            <w:pPr>
              <w:keepNext/>
              <w:spacing w:after="60"/>
              <w:rPr>
                <w:ins w:id="7259" w:author="Rev 7 Allen Wirfs-Brock" w:date="2012-05-02T16:10:00Z"/>
              </w:rPr>
            </w:pPr>
            <w:ins w:id="7260" w:author="Rev 7 Allen Wirfs-Brock" w:date="2012-05-02T16:11:00Z">
              <w:r>
                <w:t>The global environment for this Realm</w:t>
              </w:r>
            </w:ins>
          </w:p>
        </w:tc>
      </w:tr>
      <w:tr w:rsidR="00CB215C" w:rsidRPr="00E77497" w:rsidTr="00CB215C">
        <w:trPr>
          <w:jc w:val="center"/>
          <w:ins w:id="7261" w:author="Rev 7 Allen Wirfs-Brock" w:date="2012-05-02T16:05:00Z"/>
        </w:trPr>
        <w:tc>
          <w:tcPr>
            <w:tcW w:w="1397" w:type="dxa"/>
          </w:tcPr>
          <w:p w:rsidR="00CB215C" w:rsidRPr="00E77497" w:rsidRDefault="00CB215C" w:rsidP="00CB215C">
            <w:pPr>
              <w:keepNext/>
              <w:spacing w:after="60"/>
              <w:rPr>
                <w:ins w:id="7262" w:author="Rev 7 Allen Wirfs-Brock" w:date="2012-05-02T16:05:00Z"/>
              </w:rPr>
            </w:pPr>
            <w:ins w:id="7263" w:author="Rev 7 Allen Wirfs-Brock" w:date="2012-05-02T16:05:00Z">
              <w:r w:rsidRPr="00543DFB">
                <w:rPr>
                  <w:rFonts w:ascii="Times New Roman" w:hAnsi="Times New Roman"/>
                </w:rPr>
                <w:t>[[</w:t>
              </w:r>
            </w:ins>
            <w:ins w:id="7264" w:author="Rev 7 Allen Wirfs-Brock" w:date="2012-05-02T16:11:00Z">
              <w:r>
                <w:rPr>
                  <w:rFonts w:ascii="Times New Roman" w:hAnsi="Times New Roman"/>
                </w:rPr>
                <w:t>loader</w:t>
              </w:r>
            </w:ins>
            <w:ins w:id="7265" w:author="Rev 7 Allen Wirfs-Brock" w:date="2012-05-02T16:05:00Z">
              <w:r w:rsidRPr="00543DFB">
                <w:rPr>
                  <w:rFonts w:ascii="Times New Roman" w:hAnsi="Times New Roman"/>
                </w:rPr>
                <w:t>]]</w:t>
              </w:r>
            </w:ins>
          </w:p>
        </w:tc>
        <w:tc>
          <w:tcPr>
            <w:tcW w:w="4098" w:type="dxa"/>
          </w:tcPr>
          <w:p w:rsidR="00CB215C" w:rsidRPr="00E77497" w:rsidRDefault="00CB215C" w:rsidP="00640BCB">
            <w:pPr>
              <w:keepNext/>
              <w:spacing w:after="60"/>
              <w:rPr>
                <w:ins w:id="7266" w:author="Rev 7 Allen Wirfs-Brock" w:date="2012-05-02T16:05:00Z"/>
              </w:rPr>
            </w:pPr>
            <w:ins w:id="7267" w:author="Rev 7 Allen Wirfs-Brock" w:date="2012-05-02T16:05:00Z">
              <w:r w:rsidRPr="00E77497">
                <w:t xml:space="preserve">any ECMAScript identifier or </w:t>
              </w:r>
              <w:r w:rsidRPr="00E77497">
                <w:rPr>
                  <w:b/>
                </w:rPr>
                <w:t>empty</w:t>
              </w:r>
            </w:ins>
          </w:p>
        </w:tc>
        <w:tc>
          <w:tcPr>
            <w:tcW w:w="4230" w:type="dxa"/>
          </w:tcPr>
          <w:p w:rsidR="00CB215C" w:rsidRPr="00E77497" w:rsidRDefault="00CB215C" w:rsidP="00640BCB">
            <w:pPr>
              <w:keepNext/>
              <w:spacing w:after="60"/>
              <w:rPr>
                <w:ins w:id="7268" w:author="Rev 7 Allen Wirfs-Brock" w:date="2012-05-02T16:05:00Z"/>
              </w:rPr>
            </w:pPr>
            <w:ins w:id="7269" w:author="Rev 7 Allen Wirfs-Brock" w:date="2012-05-02T16:12:00Z">
              <w:r>
                <w:t>The Loader object that can associate ECMAScript code with this Realm</w:t>
              </w:r>
            </w:ins>
          </w:p>
        </w:tc>
      </w:tr>
    </w:tbl>
    <w:p w:rsidR="00F0412C" w:rsidRPr="00F0412C" w:rsidRDefault="00F0412C" w:rsidP="00CB215C">
      <w:pPr>
        <w:rPr>
          <w:ins w:id="7270" w:author="Rev 7 Allen Wirfs-Brock" w:date="2012-05-02T14:58:00Z"/>
        </w:rPr>
      </w:pPr>
    </w:p>
    <w:p w:rsidR="004C02EF" w:rsidRPr="00E77497" w:rsidDel="00E41B65" w:rsidRDefault="004C02EF" w:rsidP="00C623F2">
      <w:pPr>
        <w:pStyle w:val="Heading3"/>
        <w:numPr>
          <w:ilvl w:val="0"/>
          <w:numId w:val="0"/>
        </w:numPr>
        <w:rPr>
          <w:del w:id="7271" w:author="Rev 7 Allen Wirfs-Brock" w:date="2012-05-01T11:14:00Z"/>
        </w:rPr>
      </w:pPr>
      <w:del w:id="7272" w:author="Rev 7 Allen Wirfs-Brock" w:date="2012-05-01T11:14:00Z">
        <w:r w:rsidRPr="00E77497" w:rsidDel="00E41B65">
          <w:lastRenderedPageBreak/>
          <w:delText>10.2.3</w:delText>
        </w:r>
        <w:r w:rsidRPr="00E77497" w:rsidDel="00E41B65">
          <w:tab/>
          <w:delText>The Global Environment</w:delText>
        </w:r>
        <w:bookmarkEnd w:id="7127"/>
        <w:bookmarkEnd w:id="7128"/>
        <w:bookmarkEnd w:id="7129"/>
        <w:bookmarkEnd w:id="7130"/>
      </w:del>
    </w:p>
    <w:p w:rsidR="004C02EF" w:rsidRPr="00E77497" w:rsidDel="00E41B65" w:rsidRDefault="004C02EF" w:rsidP="004C02EF">
      <w:pPr>
        <w:rPr>
          <w:del w:id="7273" w:author="Rev 7 Allen Wirfs-Brock" w:date="2012-05-01T11:14:00Z"/>
        </w:rPr>
      </w:pPr>
      <w:del w:id="7274" w:author="Rev 7 Allen Wirfs-Brock" w:date="2012-05-01T11:14:00Z">
        <w:r w:rsidRPr="00E77497" w:rsidDel="00E41B65">
          <w:delText xml:space="preserve">The </w:delText>
        </w:r>
        <w:r w:rsidRPr="00E77497" w:rsidDel="00E41B65">
          <w:rPr>
            <w:i/>
          </w:rPr>
          <w:delText>global environment</w:delText>
        </w:r>
        <w:r w:rsidRPr="00E77497" w:rsidDel="00E41B65">
          <w:delTex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delText>
        </w:r>
        <w:r w:rsidRPr="00E77497" w:rsidDel="00E41B65">
          <w:rPr>
            <w:b/>
          </w:rPr>
          <w:delText>null</w:delText>
        </w:r>
        <w:r w:rsidRPr="00E77497" w:rsidDel="00E41B65">
          <w:delText>.</w:delText>
        </w:r>
      </w:del>
    </w:p>
    <w:p w:rsidR="004C02EF" w:rsidRPr="00120381" w:rsidDel="00E41B65" w:rsidRDefault="004C02EF" w:rsidP="004C02EF">
      <w:pPr>
        <w:rPr>
          <w:del w:id="7275" w:author="Rev 7 Allen Wirfs-Brock" w:date="2012-05-01T11:14:00Z"/>
          <w:sz w:val="24"/>
          <w:szCs w:val="24"/>
        </w:rPr>
      </w:pPr>
      <w:del w:id="7276" w:author="Rev 7 Allen Wirfs-Brock" w:date="2012-05-01T11:14:00Z">
        <w:r w:rsidRPr="00E77497" w:rsidDel="00E41B65">
          <w:delText>As ECMAScript code is executed, additional properties may be added to the global object and the initial properties may be modified.</w:delText>
        </w:r>
        <w:r w:rsidRPr="00120381" w:rsidDel="00E41B65">
          <w:rPr>
            <w:sz w:val="24"/>
            <w:szCs w:val="24"/>
          </w:rPr>
          <w:delText xml:space="preserve"> </w:delText>
        </w:r>
      </w:del>
    </w:p>
    <w:p w:rsidR="004C02EF" w:rsidRPr="003B4312" w:rsidRDefault="004C02EF" w:rsidP="00C623F2">
      <w:pPr>
        <w:pStyle w:val="Heading2"/>
        <w:numPr>
          <w:ilvl w:val="0"/>
          <w:numId w:val="0"/>
        </w:numPr>
      </w:pPr>
      <w:bookmarkStart w:id="7277" w:name="_Toc235503379"/>
      <w:bookmarkStart w:id="7278" w:name="_Toc241509154"/>
      <w:bookmarkStart w:id="7279" w:name="_Toc244416641"/>
      <w:bookmarkStart w:id="7280" w:name="_Toc276631005"/>
      <w:bookmarkStart w:id="7281" w:name="_Toc339020326"/>
      <w:r w:rsidRPr="004D1BD1">
        <w:t>10.</w:t>
      </w:r>
      <w:del w:id="7282" w:author="Rev 7 Allen Wirfs-Brock" w:date="2012-05-02T14:58:00Z">
        <w:r w:rsidRPr="004D1BD1" w:rsidDel="002B1601">
          <w:delText>3</w:delText>
        </w:r>
      </w:del>
      <w:ins w:id="7283" w:author="Rev 7 Allen Wirfs-Brock" w:date="2012-05-02T14:58:00Z">
        <w:r w:rsidR="002B1601">
          <w:t>4</w:t>
        </w:r>
      </w:ins>
      <w:r w:rsidRPr="004D1BD1">
        <w:tab/>
      </w:r>
      <w:r w:rsidRPr="003B4312">
        <w:t>Execution Contexts</w:t>
      </w:r>
      <w:bookmarkEnd w:id="7277"/>
      <w:bookmarkEnd w:id="7278"/>
      <w:bookmarkEnd w:id="7279"/>
      <w:bookmarkEnd w:id="7280"/>
      <w:bookmarkEnd w:id="7281"/>
    </w:p>
    <w:p w:rsidR="00977527" w:rsidRPr="00E77497" w:rsidRDefault="000E1DAB" w:rsidP="004C02EF">
      <w:ins w:id="7284" w:author="Rev 10 Allen Wirfs-Brock" w:date="2012-09-07T13:37:00Z">
        <w:r w:rsidRPr="00E77497">
          <w:t xml:space="preserve">An </w:t>
        </w:r>
        <w:r w:rsidRPr="00AA7866">
          <w:rPr>
            <w:i/>
          </w:rPr>
          <w:t>execution context</w:t>
        </w:r>
        <w:r w:rsidRPr="00E77497">
          <w:t xml:space="preserve"> </w:t>
        </w:r>
        <w:r>
          <w:t>is a</w:t>
        </w:r>
        <w:del w:id="7285" w:author="Rev 11 Allen Wirfs-Brock" w:date="2012-09-28T13:12:00Z">
          <w:r w:rsidDel="00983BAD">
            <w:delText>n</w:delText>
          </w:r>
        </w:del>
        <w:r>
          <w:t xml:space="preserve"> specification device that is used to track the runtime evaluation of code by an ECMAScript </w:t>
        </w:r>
      </w:ins>
      <w:ins w:id="7286" w:author="Rev 10 Allen Wirfs-Brock" w:date="2012-09-07T13:39:00Z">
        <w:r>
          <w:t>implementation</w:t>
        </w:r>
      </w:ins>
      <w:ins w:id="7287" w:author="Rev 10 Allen Wirfs-Brock" w:date="2012-09-07T13:37:00Z">
        <w:r>
          <w:t xml:space="preserve">. </w:t>
        </w:r>
      </w:ins>
      <w:ins w:id="7288" w:author="Rev 10 Allen Wirfs-Brock" w:date="2012-09-07T13:43:00Z">
        <w:r w:rsidR="002E60A3">
          <w:t>At any point in time, there is at most one</w:t>
        </w:r>
        <w:r w:rsidR="002E60A3" w:rsidRPr="009C202C">
          <w:t xml:space="preserve"> execution context </w:t>
        </w:r>
        <w:r w:rsidR="002E60A3">
          <w:t xml:space="preserve">that is actually executing code. This is known as </w:t>
        </w:r>
        <w:r w:rsidR="002E60A3" w:rsidRPr="009C202C">
          <w:t xml:space="preserve">the </w:t>
        </w:r>
        <w:r w:rsidR="002E60A3" w:rsidRPr="00E04E1E">
          <w:rPr>
            <w:i/>
          </w:rPr>
          <w:t>running</w:t>
        </w:r>
        <w:r w:rsidR="002E60A3" w:rsidRPr="009C202C">
          <w:t xml:space="preserve"> execution context.</w:t>
        </w:r>
        <w:r w:rsidR="002E60A3">
          <w:t xml:space="preserve"> </w:t>
        </w:r>
      </w:ins>
      <w:del w:id="7289" w:author="Rev 10 Allen Wirfs-Brock" w:date="2012-09-07T13:49:00Z">
        <w:r w:rsidR="004C02EF" w:rsidRPr="00E65A34" w:rsidDel="002E60A3">
          <w:delText xml:space="preserve">When </w:delText>
        </w:r>
        <w:r w:rsidR="004C02EF" w:rsidRPr="009C202C" w:rsidDel="002E60A3">
          <w:delText xml:space="preserve">control is transferred </w:delText>
        </w:r>
      </w:del>
      <w:del w:id="7290" w:author="Rev 10 Allen Wirfs-Brock" w:date="2012-09-07T13:39:00Z">
        <w:r w:rsidR="004C02EF" w:rsidRPr="009C202C" w:rsidDel="000E1DAB">
          <w:delText>to</w:delText>
        </w:r>
      </w:del>
      <w:ins w:id="7291" w:author="Rev 8 Allen Wirfs-Brock" w:date="2012-06-13T15:51:00Z">
        <w:del w:id="7292" w:author="Rev 10 Allen Wirfs-Brock" w:date="2012-09-07T13:39:00Z">
          <w:r w:rsidR="00CB5151" w:rsidDel="000E1DAB">
            <w:delText xml:space="preserve"> </w:delText>
          </w:r>
        </w:del>
      </w:ins>
      <w:del w:id="7293" w:author="Rev 10 Allen Wirfs-Brock" w:date="2012-09-07T13:49:00Z">
        <w:r w:rsidR="004C02EF" w:rsidRPr="009C202C" w:rsidDel="002E60A3">
          <w:delText xml:space="preserve"> </w:delText>
        </w:r>
      </w:del>
      <w:del w:id="7294" w:author="Rev 10 Allen Wirfs-Brock" w:date="2012-09-07T13:40:00Z">
        <w:r w:rsidR="004C02EF" w:rsidRPr="009C202C" w:rsidDel="000E1DAB">
          <w:delText>ECMAScript executable code</w:delText>
        </w:r>
      </w:del>
      <w:ins w:id="7295" w:author="Rev 8 Allen Wirfs-Brock" w:date="2012-06-13T15:51:00Z">
        <w:del w:id="7296" w:author="Rev 10 Allen Wirfs-Brock" w:date="2012-09-07T13:40:00Z">
          <w:r w:rsidR="00CB5151" w:rsidDel="000E1DAB">
            <w:delText>implementation</w:delText>
          </w:r>
        </w:del>
      </w:ins>
      <w:del w:id="7297" w:author="Rev 10 Allen Wirfs-Brock" w:date="2012-09-07T13:40:00Z">
        <w:r w:rsidR="004C02EF" w:rsidRPr="009C202C" w:rsidDel="000E1DAB">
          <w:delText xml:space="preserve">, </w:delText>
        </w:r>
      </w:del>
      <w:del w:id="7298" w:author="Rev 10 Allen Wirfs-Brock" w:date="2012-09-07T13:49:00Z">
        <w:r w:rsidR="004C02EF" w:rsidRPr="009C202C" w:rsidDel="002E60A3">
          <w:delText xml:space="preserve">control is entering an </w:delText>
        </w:r>
        <w:r w:rsidR="004C02EF" w:rsidRPr="009C202C" w:rsidDel="002E60A3">
          <w:rPr>
            <w:i/>
          </w:rPr>
          <w:delText>execution context</w:delText>
        </w:r>
        <w:r w:rsidR="004C02EF" w:rsidRPr="009C202C" w:rsidDel="002E60A3">
          <w:delText>.</w:delText>
        </w:r>
      </w:del>
      <w:ins w:id="7299" w:author="Rev 10 Allen Wirfs-Brock" w:date="2012-09-07T13:49:00Z">
        <w:r w:rsidR="002E60A3">
          <w:t xml:space="preserve">A stack is used to track execution contexts. The running execution context is always </w:t>
        </w:r>
        <w:del w:id="7300" w:author="Rev 11 Allen Wirfs-Brock" w:date="2012-09-28T13:13:00Z">
          <w:r w:rsidR="002E60A3" w:rsidDel="00983BAD">
            <w:delText>to</w:delText>
          </w:r>
        </w:del>
      </w:ins>
      <w:ins w:id="7301" w:author="Rev 11 Allen Wirfs-Brock" w:date="2012-09-28T13:13:00Z">
        <w:r w:rsidR="00983BAD">
          <w:t>the</w:t>
        </w:r>
      </w:ins>
      <w:ins w:id="7302" w:author="Rev 10 Allen Wirfs-Brock" w:date="2012-09-07T13:49:00Z">
        <w:r w:rsidR="002E60A3">
          <w:t xml:space="preserve"> top element of this stack.</w:t>
        </w:r>
      </w:ins>
      <w:r w:rsidR="004C02EF" w:rsidRPr="009C202C">
        <w:t xml:space="preserve"> </w:t>
      </w:r>
      <w:ins w:id="7303" w:author="Rev 8 Allen Wirfs-Brock" w:date="2012-06-13T16:09:00Z">
        <w:del w:id="7304" w:author="Rev 10 Allen Wirfs-Brock" w:date="2012-09-07T13:43:00Z">
          <w:r w:rsidR="00B33FB4" w:rsidDel="002E60A3">
            <w:delText>At any point in time, the</w:delText>
          </w:r>
        </w:del>
      </w:ins>
      <w:ins w:id="7305" w:author="Rev 8 Allen Wirfs-Brock" w:date="2012-06-13T16:10:00Z">
        <w:del w:id="7306" w:author="Rev 10 Allen Wirfs-Brock" w:date="2012-09-07T13:43:00Z">
          <w:r w:rsidR="008872E1" w:rsidDel="002E60A3">
            <w:delText>re is at most one</w:delText>
          </w:r>
        </w:del>
      </w:ins>
      <w:del w:id="7307" w:author="Rev 10 Allen Wirfs-Brock" w:date="2012-09-07T13:43:00Z">
        <w:r w:rsidR="004C02EF" w:rsidRPr="009C202C" w:rsidDel="002E60A3">
          <w:delText xml:space="preserve"> execution context on this logical stack</w:delText>
        </w:r>
      </w:del>
      <w:ins w:id="7308" w:author="Rev 8 Allen Wirfs-Brock" w:date="2012-06-13T16:11:00Z">
        <w:del w:id="7309" w:author="Rev 10 Allen Wirfs-Brock" w:date="2012-09-07T13:43:00Z">
          <w:r w:rsidR="008872E1" w:rsidDel="002E60A3">
            <w:delText xml:space="preserve">that is actually executing code. This is known as </w:delText>
          </w:r>
        </w:del>
      </w:ins>
      <w:del w:id="7310" w:author="Rev 10 Allen Wirfs-Brock" w:date="2012-09-07T13:43:00Z">
        <w:r w:rsidR="004C02EF" w:rsidRPr="009C202C" w:rsidDel="002E60A3">
          <w:delText xml:space="preserve"> is the </w:delText>
        </w:r>
        <w:r w:rsidR="004C02EF" w:rsidRPr="00AA7866" w:rsidDel="002E60A3">
          <w:rPr>
            <w:i/>
          </w:rPr>
          <w:delText>running</w:delText>
        </w:r>
        <w:r w:rsidR="004C02EF" w:rsidRPr="009C202C" w:rsidDel="002E60A3">
          <w:delText xml:space="preserve"> execution context.</w:delText>
        </w:r>
        <w:bookmarkStart w:id="7311" w:name="_Toc381513660"/>
        <w:bookmarkStart w:id="7312" w:name="_Toc382202803"/>
        <w:bookmarkStart w:id="7313" w:name="_Toc382203023"/>
        <w:bookmarkStart w:id="7314" w:name="_Toc382212182"/>
        <w:bookmarkStart w:id="7315" w:name="_Toc382212421"/>
        <w:bookmarkStart w:id="7316" w:name="_Toc382291527"/>
        <w:bookmarkStart w:id="7317" w:name="_Toc385672167"/>
        <w:bookmarkStart w:id="7318" w:name="_Toc393690262"/>
        <w:r w:rsidR="004C02EF" w:rsidRPr="009C202C" w:rsidDel="002E60A3">
          <w:delText xml:space="preserve"> </w:delText>
        </w:r>
      </w:del>
      <w:r w:rsidR="004C02EF" w:rsidRPr="009C202C">
        <w:t>A new execution context is c</w:t>
      </w:r>
      <w:r w:rsidR="004C02EF" w:rsidRPr="00675B74">
        <w:t>reated whenever control is transferred from the executable code associated with the currently running execution context to executable code that is not associated with that execution context. The newly created execution context is pushed onto the stack</w:t>
      </w:r>
      <w:ins w:id="7319" w:author="Rev 9 Allen Wirfs-Brock" w:date="2012-07-08T14:38:00Z">
        <w:del w:id="7320" w:author="Rev 10 Allen Wirfs-Brock" w:date="2012-09-07T13:50:00Z">
          <w:r w:rsidR="00491BC9" w:rsidDel="002E60A3">
            <w:delText>t</w:delText>
          </w:r>
        </w:del>
      </w:ins>
      <w:ins w:id="7321" w:author="Rev 10 Allen Wirfs-Brock" w:date="2012-09-07T13:50:00Z">
        <w:r w:rsidR="002E60A3">
          <w:t xml:space="preserve"> and</w:t>
        </w:r>
      </w:ins>
      <w:r w:rsidR="004C02EF" w:rsidRPr="00675B74">
        <w:t xml:space="preserve"> </w:t>
      </w:r>
      <w:del w:id="7322" w:author="Rev 8 Allen Wirfs-Brock" w:date="2012-06-13T16:14:00Z">
        <w:r w:rsidR="004C02EF" w:rsidRPr="00675B74" w:rsidDel="008872E1">
          <w:delText xml:space="preserve">and </w:delText>
        </w:r>
      </w:del>
      <w:r w:rsidR="004C02EF" w:rsidRPr="00E77497">
        <w:t>becomes the running execution context.</w:t>
      </w:r>
    </w:p>
    <w:p w:rsidR="004C02EF" w:rsidRPr="00E77497" w:rsidRDefault="004C02EF" w:rsidP="004C02EF">
      <w:r w:rsidRPr="00E77497">
        <w:t xml:space="preserve">An execution context contains whatever </w:t>
      </w:r>
      <w:ins w:id="7323" w:author="Rev 7 Allen Wirfs-Brock" w:date="2012-05-02T10:06:00Z">
        <w:r w:rsidR="009B3DD4">
          <w:t xml:space="preserve">implementation specific </w:t>
        </w:r>
      </w:ins>
      <w:r w:rsidRPr="00E77497">
        <w:t xml:space="preserve">state is necessary to track the execution progress of its associated code. </w:t>
      </w:r>
      <w:del w:id="7324" w:author="Rev 8 Allen Wirfs-Brock" w:date="2012-06-13T09:34:00Z">
        <w:r w:rsidRPr="00E77497" w:rsidDel="00EB0AF3">
          <w:delText>In addition, e</w:delText>
        </w:r>
      </w:del>
      <w:ins w:id="7325" w:author="Rev 8 Allen Wirfs-Brock" w:date="2012-06-13T09:34:00Z">
        <w:r w:rsidR="00EB0AF3">
          <w:t>E</w:t>
        </w:r>
      </w:ins>
      <w:r w:rsidRPr="00E77497">
        <w:t xml:space="preserve">ach execution context has the state components listed in </w:t>
      </w:r>
      <w:ins w:id="7326" w:author="Rev 8 Allen Wirfs-Brock" w:date="2012-06-13T12:51:00Z">
        <w:r w:rsidR="00676727">
          <w:fldChar w:fldCharType="begin"/>
        </w:r>
        <w:r w:rsidR="00676727">
          <w:instrText xml:space="preserve"> REF _Ref327352961 \h </w:instrText>
        </w:r>
      </w:ins>
      <w:r w:rsidR="00676727">
        <w:fldChar w:fldCharType="separate"/>
      </w:r>
      <w:ins w:id="7327" w:author="Rev 10 Allen Wirfs-Brock" w:date="2012-09-27T11:54:00Z">
        <w:r w:rsidR="00AE6982">
          <w:t xml:space="preserve">Table </w:t>
        </w:r>
        <w:r w:rsidR="00AE6982">
          <w:rPr>
            <w:noProof/>
          </w:rPr>
          <w:t>23</w:t>
        </w:r>
      </w:ins>
      <w:ins w:id="7328" w:author="Rev 8 Allen Wirfs-Brock" w:date="2012-06-13T12:51:00Z">
        <w:r w:rsidR="00676727">
          <w:fldChar w:fldCharType="end"/>
        </w:r>
      </w:ins>
      <w:r w:rsidRPr="00E77497">
        <w:t xml:space="preserve"> .</w:t>
      </w:r>
    </w:p>
    <w:p w:rsidR="004C02EF" w:rsidRPr="00E77497" w:rsidRDefault="00386630" w:rsidP="00AA1FF6">
      <w:pPr>
        <w:pStyle w:val="Tabletitle"/>
      </w:pPr>
      <w:bookmarkStart w:id="7329" w:name="_Ref327352961"/>
      <w:ins w:id="7330" w:author="Rev 8 Allen Wirfs-Brock" w:date="2012-06-13T12:11:00Z">
        <w:r>
          <w:t xml:space="preserve">Table </w:t>
        </w:r>
        <w:r>
          <w:fldChar w:fldCharType="begin"/>
        </w:r>
        <w:r>
          <w:instrText xml:space="preserve"> SEQ Table \* ARABIC </w:instrText>
        </w:r>
      </w:ins>
      <w:r>
        <w:fldChar w:fldCharType="separate"/>
      </w:r>
      <w:ins w:id="7331" w:author="Rev 11 Allen Wirfs-Brock" w:date="2012-10-09T13:03:00Z">
        <w:r w:rsidR="00BD246C">
          <w:rPr>
            <w:noProof/>
          </w:rPr>
          <w:t>25</w:t>
        </w:r>
      </w:ins>
      <w:ins w:id="7332" w:author="Rev 10 Allen Wirfs-Brock" w:date="2012-09-27T11:54:00Z">
        <w:del w:id="7333" w:author="Rev 11 Allen Wirfs-Brock" w:date="2012-10-09T12:33:00Z">
          <w:r w:rsidR="00AE6982" w:rsidDel="00D1216A">
            <w:rPr>
              <w:noProof/>
            </w:rPr>
            <w:delText>23</w:delText>
          </w:r>
        </w:del>
      </w:ins>
      <w:ins w:id="7334" w:author="Rev 8 Allen Wirfs-Brock" w:date="2012-06-13T12:11:00Z">
        <w:r>
          <w:fldChar w:fldCharType="end"/>
        </w:r>
      </w:ins>
      <w:bookmarkEnd w:id="7329"/>
      <w:ins w:id="7335" w:author="Allen Wirfs-Brock" w:date="2011-07-02T13:30:00Z">
        <w:r w:rsidR="008962D8" w:rsidRPr="00AA1FF6">
          <w:t xml:space="preserve"> </w:t>
        </w:r>
      </w:ins>
      <w:r w:rsidR="004C02EF" w:rsidRPr="00AA1FF6">
        <w:t>—</w:t>
      </w:r>
      <w:del w:id="7336" w:author="Rev 8 Allen Wirfs-Brock" w:date="2012-06-13T09:37:00Z">
        <w:r w:rsidR="004C02EF" w:rsidRPr="00AA1FF6" w:rsidDel="00EB0AF3">
          <w:delText xml:space="preserve">Execution Context </w:delText>
        </w:r>
      </w:del>
      <w:r w:rsidR="004C02EF" w:rsidRPr="00AA1FF6">
        <w:t>State Components</w:t>
      </w:r>
      <w:ins w:id="7337" w:author="Rev 8 Allen Wirfs-Brock" w:date="2012-06-13T09:37:00Z">
        <w:r w:rsidR="00EB0AF3" w:rsidRPr="00AA1FF6">
          <w:t xml:space="preserve"> for All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rsidRPr="004D1BD1" w:rsidTr="005D449B">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rsidTr="00550FEB">
        <w:trPr>
          <w:jc w:val="center"/>
          <w:ins w:id="7338" w:author="Rev 7 Allen Wirfs-Brock" w:date="2012-05-02T10:07:00Z"/>
        </w:trPr>
        <w:tc>
          <w:tcPr>
            <w:tcW w:w="2290" w:type="dxa"/>
            <w:tcBorders>
              <w:top w:val="nil"/>
              <w:left w:val="single" w:sz="6" w:space="0" w:color="auto"/>
              <w:bottom w:val="single" w:sz="6" w:space="0" w:color="auto"/>
              <w:right w:val="single" w:sz="6" w:space="0" w:color="auto"/>
            </w:tcBorders>
          </w:tcPr>
          <w:p w:rsidR="009B3DD4" w:rsidRPr="004D1BD1" w:rsidRDefault="009B3DD4" w:rsidP="003A4B22">
            <w:pPr>
              <w:keepNext/>
              <w:spacing w:after="60"/>
              <w:rPr>
                <w:ins w:id="7339" w:author="Rev 7 Allen Wirfs-Brock" w:date="2012-05-02T10:07:00Z"/>
              </w:rPr>
            </w:pPr>
            <w:ins w:id="7340" w:author="Rev 7 Allen Wirfs-Brock" w:date="2012-05-02T10:17:00Z">
              <w:r>
                <w:t>c</w:t>
              </w:r>
            </w:ins>
            <w:ins w:id="7341" w:author="Rev 7 Allen Wirfs-Brock" w:date="2012-05-02T10:08:00Z">
              <w:r>
                <w:t>ode evaluation state</w:t>
              </w:r>
            </w:ins>
          </w:p>
        </w:tc>
        <w:tc>
          <w:tcPr>
            <w:tcW w:w="6566" w:type="dxa"/>
            <w:tcBorders>
              <w:top w:val="nil"/>
              <w:left w:val="single" w:sz="6" w:space="0" w:color="auto"/>
              <w:bottom w:val="single" w:sz="6" w:space="0" w:color="auto"/>
              <w:right w:val="single" w:sz="6" w:space="0" w:color="auto"/>
            </w:tcBorders>
          </w:tcPr>
          <w:p w:rsidR="009B3DD4" w:rsidRPr="00E65A34" w:rsidRDefault="009B3DD4" w:rsidP="008872E1">
            <w:pPr>
              <w:keepNext/>
              <w:spacing w:after="60"/>
              <w:rPr>
                <w:ins w:id="7342" w:author="Rev 7 Allen Wirfs-Brock" w:date="2012-05-02T10:07:00Z"/>
              </w:rPr>
            </w:pPr>
            <w:ins w:id="7343" w:author="Rev 7 Allen Wirfs-Brock" w:date="2012-05-02T10:09:00Z">
              <w:r>
                <w:t xml:space="preserve">Any state needed to </w:t>
              </w:r>
            </w:ins>
            <w:ins w:id="7344" w:author="Rev 8 Allen Wirfs-Brock" w:date="2012-06-13T16:17:00Z">
              <w:r w:rsidR="008872E1">
                <w:t xml:space="preserve">perform, </w:t>
              </w:r>
            </w:ins>
            <w:ins w:id="7345" w:author="Rev 7 Allen Wirfs-Brock" w:date="2012-05-02T10:09:00Z">
              <w:r>
                <w:t>suspend</w:t>
              </w:r>
            </w:ins>
            <w:ins w:id="7346" w:author="Rev 8 Allen Wirfs-Brock" w:date="2012-06-13T16:17:00Z">
              <w:r w:rsidR="008872E1">
                <w:t>,</w:t>
              </w:r>
            </w:ins>
            <w:ins w:id="7347" w:author="Rev 7 Allen Wirfs-Brock" w:date="2012-05-02T10:09:00Z">
              <w:r>
                <w:t xml:space="preserve"> and resume evaluation of the </w:t>
              </w:r>
              <w:del w:id="7348" w:author="Rev 8 Allen Wirfs-Brock" w:date="2012-06-13T16:17:00Z">
                <w:r w:rsidDel="008872E1">
                  <w:delText xml:space="preserve">ECMASript </w:delText>
                </w:r>
              </w:del>
              <w:r>
                <w:t xml:space="preserve">code associated </w:t>
              </w:r>
            </w:ins>
            <w:ins w:id="7349" w:author="Rev 7 Allen Wirfs-Brock" w:date="2012-05-02T10:10:00Z">
              <w:r>
                <w:t>with</w:t>
              </w:r>
            </w:ins>
            <w:ins w:id="7350" w:author="Rev 7 Allen Wirfs-Brock" w:date="2012-05-02T10:09:00Z">
              <w:r>
                <w:t xml:space="preserve"> this execution context.</w:t>
              </w:r>
            </w:ins>
            <w:ins w:id="7351" w:author="Rev 7 Allen Wirfs-Brock" w:date="2012-05-02T10:08:00Z">
              <w:r>
                <w:t xml:space="preserve"> </w:t>
              </w:r>
            </w:ins>
          </w:p>
        </w:tc>
      </w:tr>
      <w:tr w:rsidR="00B37DF5" w:rsidRPr="00B37DF5" w:rsidDel="000E1DAB" w:rsidTr="00550FEB">
        <w:trPr>
          <w:jc w:val="center"/>
          <w:ins w:id="7352" w:author="Rev 7 Allen Wirfs-Brock" w:date="2012-05-02T10:37:00Z"/>
          <w:del w:id="7353" w:author="Rev 10 Allen Wirfs-Brock" w:date="2012-09-07T13:32:00Z"/>
        </w:trPr>
        <w:tc>
          <w:tcPr>
            <w:tcW w:w="2290" w:type="dxa"/>
            <w:tcBorders>
              <w:top w:val="nil"/>
              <w:left w:val="single" w:sz="6" w:space="0" w:color="auto"/>
              <w:bottom w:val="single" w:sz="6" w:space="0" w:color="auto"/>
              <w:right w:val="single" w:sz="6" w:space="0" w:color="auto"/>
            </w:tcBorders>
          </w:tcPr>
          <w:p w:rsidR="00B37DF5" w:rsidRPr="004D1BD1" w:rsidDel="000E1DAB" w:rsidRDefault="00B37DF5" w:rsidP="003A4B22">
            <w:pPr>
              <w:keepNext/>
              <w:spacing w:after="60"/>
              <w:rPr>
                <w:ins w:id="7354" w:author="Rev 7 Allen Wirfs-Brock" w:date="2012-05-02T10:37:00Z"/>
                <w:del w:id="7355" w:author="Rev 10 Allen Wirfs-Brock" w:date="2012-09-07T13:32:00Z"/>
              </w:rPr>
            </w:pPr>
            <w:ins w:id="7356" w:author="Rev 7 Allen Wirfs-Brock" w:date="2012-05-02T10:37:00Z">
              <w:del w:id="7357" w:author="Rev 10 Allen Wirfs-Brock" w:date="2012-09-07T13:32:00Z">
                <w:r w:rsidDel="000E1DAB">
                  <w:delText>PreviousContext</w:delText>
                </w:r>
              </w:del>
            </w:ins>
          </w:p>
        </w:tc>
        <w:tc>
          <w:tcPr>
            <w:tcW w:w="6566" w:type="dxa"/>
            <w:tcBorders>
              <w:top w:val="nil"/>
              <w:left w:val="single" w:sz="6" w:space="0" w:color="auto"/>
              <w:bottom w:val="single" w:sz="6" w:space="0" w:color="auto"/>
              <w:right w:val="single" w:sz="6" w:space="0" w:color="auto"/>
            </w:tcBorders>
          </w:tcPr>
          <w:p w:rsidR="00B37DF5" w:rsidRPr="00E65A34" w:rsidDel="000E1DAB" w:rsidRDefault="00B37DF5" w:rsidP="008872E1">
            <w:pPr>
              <w:keepNext/>
              <w:spacing w:after="60"/>
              <w:rPr>
                <w:ins w:id="7358" w:author="Rev 7 Allen Wirfs-Brock" w:date="2012-05-02T10:37:00Z"/>
                <w:del w:id="7359" w:author="Rev 10 Allen Wirfs-Brock" w:date="2012-09-07T13:32:00Z"/>
              </w:rPr>
            </w:pPr>
            <w:ins w:id="7360" w:author="Rev 7 Allen Wirfs-Brock" w:date="2012-05-02T10:37:00Z">
              <w:del w:id="7361" w:author="Rev 10 Allen Wirfs-Brock" w:date="2012-09-07T13:32:00Z">
                <w:r w:rsidDel="000E1DAB">
                  <w:delText xml:space="preserve">The execution context that </w:delText>
                </w:r>
              </w:del>
            </w:ins>
            <w:ins w:id="7362" w:author="Rev 7 Allen Wirfs-Brock" w:date="2012-05-02T10:38:00Z">
              <w:del w:id="7363" w:author="Rev 10 Allen Wirfs-Brock" w:date="2012-09-07T13:32:00Z">
                <w:r w:rsidDel="000E1DAB">
                  <w:delText>was active</w:delText>
                </w:r>
              </w:del>
            </w:ins>
            <w:ins w:id="7364" w:author="Rev 8 Allen Wirfs-Brock" w:date="2012-06-13T16:15:00Z">
              <w:del w:id="7365" w:author="Rev 10 Allen Wirfs-Brock" w:date="2012-09-07T13:32:00Z">
                <w:r w:rsidR="008872E1" w:rsidDel="000E1DAB">
                  <w:delText>running</w:delText>
                </w:r>
              </w:del>
            </w:ins>
            <w:ins w:id="7366" w:author="Rev 7 Allen Wirfs-Brock" w:date="2012-05-02T10:38:00Z">
              <w:del w:id="7367" w:author="Rev 10 Allen Wirfs-Brock" w:date="2012-09-07T13:32:00Z">
                <w:r w:rsidDel="000E1DAB">
                  <w:delText xml:space="preserve"> when this execution context was created.  </w:delText>
                </w:r>
              </w:del>
            </w:ins>
            <w:ins w:id="7368" w:author="Rev 7 Allen Wirfs-Brock" w:date="2012-05-02T11:28:00Z">
              <w:del w:id="7369" w:author="Rev 10 Allen Wirfs-Brock" w:date="2012-09-07T13:32:00Z">
                <w:r w:rsidR="00852E6B" w:rsidDel="000E1DAB">
                  <w:delText>The value Empty</w:delText>
                </w:r>
              </w:del>
            </w:ins>
            <w:ins w:id="7370" w:author="Rev 7 Allen Wirfs-Brock" w:date="2012-05-02T10:39:00Z">
              <w:del w:id="7371" w:author="Rev 10 Allen Wirfs-Brock" w:date="2012-09-07T13:32:00Z">
                <w:r w:rsidDel="000E1DAB">
                  <w:delText xml:space="preserve"> indicates that there is no such context.</w:delText>
                </w:r>
              </w:del>
            </w:ins>
          </w:p>
        </w:tc>
      </w:tr>
      <w:tr w:rsidR="00B37DF5" w:rsidRPr="00B37DF5" w:rsidTr="00550FEB">
        <w:trPr>
          <w:jc w:val="center"/>
          <w:ins w:id="7372" w:author="Rev 7 Allen Wirfs-Brock" w:date="2012-05-02T10:40:00Z"/>
        </w:trPr>
        <w:tc>
          <w:tcPr>
            <w:tcW w:w="2290" w:type="dxa"/>
            <w:tcBorders>
              <w:top w:val="nil"/>
              <w:left w:val="single" w:sz="6" w:space="0" w:color="auto"/>
              <w:bottom w:val="single" w:sz="6" w:space="0" w:color="auto"/>
              <w:right w:val="single" w:sz="6" w:space="0" w:color="auto"/>
            </w:tcBorders>
          </w:tcPr>
          <w:p w:rsidR="00B37DF5" w:rsidRPr="004D1BD1" w:rsidRDefault="000D5AB9" w:rsidP="003A4B22">
            <w:pPr>
              <w:keepNext/>
              <w:spacing w:after="60"/>
              <w:rPr>
                <w:ins w:id="7373" w:author="Rev 7 Allen Wirfs-Brock" w:date="2012-05-02T10:40:00Z"/>
              </w:rPr>
            </w:pPr>
            <w:ins w:id="7374" w:author="Rev 7 Allen Wirfs-Brock" w:date="2012-05-02T10:40:00Z">
              <w:r>
                <w:t>Realm</w:t>
              </w:r>
            </w:ins>
          </w:p>
        </w:tc>
        <w:tc>
          <w:tcPr>
            <w:tcW w:w="6566" w:type="dxa"/>
            <w:tcBorders>
              <w:top w:val="nil"/>
              <w:left w:val="single" w:sz="6" w:space="0" w:color="auto"/>
              <w:bottom w:val="single" w:sz="6" w:space="0" w:color="auto"/>
              <w:right w:val="single" w:sz="6" w:space="0" w:color="auto"/>
            </w:tcBorders>
          </w:tcPr>
          <w:p w:rsidR="00B37DF5" w:rsidRPr="00E65A34" w:rsidRDefault="000D5AB9" w:rsidP="00B529C4">
            <w:pPr>
              <w:keepNext/>
              <w:spacing w:after="60"/>
              <w:rPr>
                <w:ins w:id="7375" w:author="Rev 7 Allen Wirfs-Brock" w:date="2012-05-02T10:40:00Z"/>
              </w:rPr>
            </w:pPr>
            <w:ins w:id="7376" w:author="Rev 7 Allen Wirfs-Brock" w:date="2012-05-02T10:40:00Z">
              <w:r>
                <w:t>The Realm</w:t>
              </w:r>
            </w:ins>
            <w:ins w:id="7377" w:author="Rev 7 Allen Wirfs-Brock" w:date="2012-05-02T10:41:00Z">
              <w:r>
                <w:t xml:space="preserve"> </w:t>
              </w:r>
              <w:del w:id="7378" w:author="Rev 8 Allen Wirfs-Brock" w:date="2012-06-13T11:42:00Z">
                <w:r w:rsidDel="00B529C4">
                  <w:delText>within which the associated</w:delText>
                </w:r>
              </w:del>
            </w:ins>
            <w:ins w:id="7379" w:author="Rev 8 Allen Wirfs-Brock" w:date="2012-06-13T11:42:00Z">
              <w:r w:rsidR="00B529C4">
                <w:t>from which</w:t>
              </w:r>
            </w:ins>
            <w:ins w:id="7380" w:author="Rev 8 Allen Wirfs-Brock" w:date="2012-06-13T11:43:00Z">
              <w:r w:rsidR="00B529C4">
                <w:t xml:space="preserve"> associated code accesses</w:t>
              </w:r>
            </w:ins>
            <w:ins w:id="7381" w:author="Rev 7 Allen Wirfs-Brock" w:date="2012-05-02T10:41:00Z">
              <w:r>
                <w:t xml:space="preserve"> ECMAScript </w:t>
              </w:r>
              <w:del w:id="7382" w:author="Rev 8 Allen Wirfs-Brock" w:date="2012-06-13T11:42:00Z">
                <w:r w:rsidDel="00B529C4">
                  <w:delText>code is evaluated</w:delText>
                </w:r>
              </w:del>
            </w:ins>
            <w:ins w:id="7383" w:author="Rev 8 Allen Wirfs-Brock" w:date="2012-06-13T11:42:00Z">
              <w:r w:rsidR="00B529C4">
                <w:t>resources</w:t>
              </w:r>
            </w:ins>
            <w:ins w:id="7384" w:author="Rev 8 Allen Wirfs-Brock" w:date="2012-06-13T11:43:00Z">
              <w:r w:rsidR="00B529C4">
                <w:t>.</w:t>
              </w:r>
            </w:ins>
          </w:p>
        </w:tc>
      </w:tr>
      <w:tr w:rsidR="004C02EF" w:rsidRPr="004D1BD1" w:rsidDel="00EB0AF3" w:rsidTr="005D449B">
        <w:trPr>
          <w:jc w:val="center"/>
          <w:del w:id="7385" w:author="Rev 8 Allen Wirfs-Brock" w:date="2012-06-13T09:36:00Z"/>
        </w:trPr>
        <w:tc>
          <w:tcPr>
            <w:tcW w:w="2290" w:type="dxa"/>
            <w:tcBorders>
              <w:top w:val="nil"/>
              <w:left w:val="single" w:sz="6" w:space="0" w:color="auto"/>
              <w:bottom w:val="single" w:sz="6" w:space="0" w:color="auto"/>
              <w:right w:val="single" w:sz="6" w:space="0" w:color="auto"/>
            </w:tcBorders>
            <w:hideMark/>
          </w:tcPr>
          <w:p w:rsidR="004C02EF" w:rsidRPr="003B4312" w:rsidDel="00EB0AF3" w:rsidRDefault="004C02EF" w:rsidP="003A4B22">
            <w:pPr>
              <w:keepNext/>
              <w:spacing w:after="60"/>
              <w:rPr>
                <w:del w:id="7386" w:author="Rev 8 Allen Wirfs-Brock" w:date="2012-06-13T09:36:00Z"/>
              </w:rPr>
            </w:pPr>
            <w:del w:id="7387" w:author="Rev 8 Allen Wirfs-Brock" w:date="2012-06-13T09:36:00Z">
              <w:r w:rsidRPr="004D1BD1" w:rsidDel="00EB0AF3">
                <w:delText>LexicalEnvironment</w:delText>
              </w:r>
            </w:del>
          </w:p>
        </w:tc>
        <w:tc>
          <w:tcPr>
            <w:tcW w:w="6566" w:type="dxa"/>
            <w:tcBorders>
              <w:top w:val="nil"/>
              <w:left w:val="single" w:sz="6" w:space="0" w:color="auto"/>
              <w:bottom w:val="single" w:sz="6" w:space="0" w:color="auto"/>
              <w:right w:val="single" w:sz="6" w:space="0" w:color="auto"/>
            </w:tcBorders>
            <w:hideMark/>
          </w:tcPr>
          <w:p w:rsidR="004C02EF" w:rsidRPr="00E65A34" w:rsidDel="00EB0AF3" w:rsidRDefault="004C02EF" w:rsidP="003A4B22">
            <w:pPr>
              <w:keepNext/>
              <w:spacing w:after="60"/>
              <w:rPr>
                <w:del w:id="7388" w:author="Rev 8 Allen Wirfs-Brock" w:date="2012-06-13T09:36:00Z"/>
              </w:rPr>
            </w:pPr>
            <w:del w:id="7389" w:author="Rev 8 Allen Wirfs-Brock" w:date="2012-06-13T09:36:00Z">
              <w:r w:rsidRPr="00E65A34" w:rsidDel="00EB0AF3">
                <w:delText>Identifies the Lexical Environment used to resolve identifier references made by code within this execution context.</w:delText>
              </w:r>
            </w:del>
          </w:p>
        </w:tc>
      </w:tr>
      <w:tr w:rsidR="004C02EF" w:rsidRPr="004D1BD1" w:rsidDel="00EB0AF3" w:rsidTr="005D449B">
        <w:trPr>
          <w:jc w:val="center"/>
          <w:del w:id="7390" w:author="Rev 8 Allen Wirfs-Brock" w:date="2012-06-13T09:36:00Z"/>
        </w:trPr>
        <w:tc>
          <w:tcPr>
            <w:tcW w:w="2290" w:type="dxa"/>
            <w:tcBorders>
              <w:top w:val="single" w:sz="6" w:space="0" w:color="auto"/>
              <w:left w:val="single" w:sz="6" w:space="0" w:color="auto"/>
              <w:bottom w:val="single" w:sz="6" w:space="0" w:color="auto"/>
              <w:right w:val="single" w:sz="6" w:space="0" w:color="auto"/>
            </w:tcBorders>
            <w:hideMark/>
          </w:tcPr>
          <w:p w:rsidR="004C02EF" w:rsidRPr="003B4312" w:rsidDel="00EB0AF3" w:rsidRDefault="004C02EF" w:rsidP="003A4B22">
            <w:pPr>
              <w:keepNext/>
              <w:spacing w:after="60"/>
              <w:rPr>
                <w:del w:id="7391" w:author="Rev 8 Allen Wirfs-Brock" w:date="2012-06-13T09:36:00Z"/>
              </w:rPr>
            </w:pPr>
            <w:del w:id="7392" w:author="Rev 8 Allen Wirfs-Brock" w:date="2012-06-13T09:36:00Z">
              <w:r w:rsidRPr="004D1BD1" w:rsidDel="00EB0AF3">
                <w:delText>VariableEnvironment</w:delText>
              </w:r>
            </w:del>
          </w:p>
        </w:tc>
        <w:tc>
          <w:tcPr>
            <w:tcW w:w="6566" w:type="dxa"/>
            <w:tcBorders>
              <w:top w:val="single" w:sz="6" w:space="0" w:color="auto"/>
              <w:left w:val="single" w:sz="6" w:space="0" w:color="auto"/>
              <w:bottom w:val="single" w:sz="6" w:space="0" w:color="auto"/>
              <w:right w:val="single" w:sz="6" w:space="0" w:color="auto"/>
            </w:tcBorders>
            <w:hideMark/>
          </w:tcPr>
          <w:p w:rsidR="004C02EF" w:rsidRPr="00E77497" w:rsidDel="00EB0AF3" w:rsidRDefault="004C02EF" w:rsidP="003A4B22">
            <w:pPr>
              <w:keepNext/>
              <w:spacing w:after="60"/>
              <w:rPr>
                <w:del w:id="7393" w:author="Rev 8 Allen Wirfs-Brock" w:date="2012-06-13T09:36:00Z"/>
              </w:rPr>
            </w:pPr>
            <w:del w:id="7394" w:author="Rev 8 Allen Wirfs-Brock" w:date="2012-06-13T09:36:00Z">
              <w:r w:rsidRPr="00E65A34" w:rsidDel="00EB0AF3">
                <w:delText>Identifies the Lexical Environment whose environment</w:delText>
              </w:r>
              <w:r w:rsidRPr="009C202C" w:rsidDel="00EB0AF3">
                <w:delText xml:space="preserve"> record holds bindings created by </w:delText>
              </w:r>
              <w:r w:rsidRPr="009C202C" w:rsidDel="00EB0AF3">
                <w:rPr>
                  <w:rStyle w:val="bnf"/>
                </w:rPr>
                <w:delText>VariableStatements</w:delText>
              </w:r>
              <w:r w:rsidRPr="009C202C" w:rsidDel="00EB0AF3">
                <w:delText xml:space="preserve"> and </w:delText>
              </w:r>
              <w:r w:rsidRPr="00675B74" w:rsidDel="00EB0AF3">
                <w:rPr>
                  <w:rStyle w:val="bnf"/>
                </w:rPr>
                <w:delText>FunctionDeclarations</w:delText>
              </w:r>
              <w:r w:rsidRPr="00E77497" w:rsidDel="00EB0AF3">
                <w:delText xml:space="preserve"> within this execution context.</w:delText>
              </w:r>
            </w:del>
          </w:p>
        </w:tc>
      </w:tr>
      <w:tr w:rsidR="004C02EF" w:rsidRPr="004D1BD1" w:rsidDel="00606A1B" w:rsidTr="005D449B">
        <w:trPr>
          <w:jc w:val="center"/>
          <w:del w:id="7395" w:author="Rev 7 Allen Wirfs-Brock" w:date="2012-05-01T18:11:00Z"/>
        </w:trPr>
        <w:tc>
          <w:tcPr>
            <w:tcW w:w="2290" w:type="dxa"/>
            <w:tcBorders>
              <w:top w:val="single" w:sz="6" w:space="0" w:color="auto"/>
              <w:left w:val="single" w:sz="6" w:space="0" w:color="auto"/>
              <w:bottom w:val="single" w:sz="6" w:space="0" w:color="auto"/>
              <w:right w:val="single" w:sz="6" w:space="0" w:color="auto"/>
            </w:tcBorders>
            <w:hideMark/>
          </w:tcPr>
          <w:p w:rsidR="004C02EF" w:rsidRPr="003B4312" w:rsidDel="00606A1B" w:rsidRDefault="004C02EF">
            <w:pPr>
              <w:tabs>
                <w:tab w:val="right" w:pos="2074"/>
              </w:tabs>
              <w:spacing w:after="60"/>
              <w:rPr>
                <w:del w:id="7396" w:author="Rev 7 Allen Wirfs-Brock" w:date="2012-05-01T18:11:00Z"/>
              </w:rPr>
              <w:pPrChange w:id="7397" w:author="Rev 7 Allen Wirfs-Brock" w:date="2012-05-01T18:11:00Z">
                <w:pPr>
                  <w:spacing w:after="60"/>
                </w:pPr>
              </w:pPrChange>
            </w:pPr>
            <w:del w:id="7398" w:author="Rev 7 Allen Wirfs-Brock" w:date="2012-05-01T18:11:00Z">
              <w:r w:rsidRPr="004D1BD1" w:rsidDel="00606A1B">
                <w:delText>ThisBinding</w:delText>
              </w:r>
            </w:del>
          </w:p>
        </w:tc>
        <w:tc>
          <w:tcPr>
            <w:tcW w:w="6566" w:type="dxa"/>
            <w:tcBorders>
              <w:top w:val="single" w:sz="6" w:space="0" w:color="auto"/>
              <w:left w:val="single" w:sz="6" w:space="0" w:color="auto"/>
              <w:bottom w:val="single" w:sz="6" w:space="0" w:color="auto"/>
              <w:right w:val="single" w:sz="6" w:space="0" w:color="auto"/>
            </w:tcBorders>
            <w:hideMark/>
          </w:tcPr>
          <w:p w:rsidR="004C02EF" w:rsidRPr="009C202C" w:rsidDel="00606A1B" w:rsidRDefault="004C02EF" w:rsidP="003A4B22">
            <w:pPr>
              <w:spacing w:after="60"/>
              <w:rPr>
                <w:del w:id="7399" w:author="Rev 7 Allen Wirfs-Brock" w:date="2012-05-01T18:11:00Z"/>
              </w:rPr>
            </w:pPr>
            <w:del w:id="7400" w:author="Rev 7 Allen Wirfs-Brock" w:date="2012-05-01T18:11:00Z">
              <w:r w:rsidRPr="00E65A34" w:rsidDel="00606A1B">
                <w:delText xml:space="preserve">The value associated with the </w:delText>
              </w:r>
              <w:r w:rsidRPr="009C202C" w:rsidDel="00606A1B">
                <w:rPr>
                  <w:rFonts w:ascii="Courier New" w:hAnsi="Courier New" w:cs="Courier New"/>
                  <w:b/>
                </w:rPr>
                <w:delText>this</w:delText>
              </w:r>
              <w:r w:rsidRPr="009C202C" w:rsidDel="00606A1B">
                <w:delText xml:space="preserve"> keyword within ECMAScript code associated with this execution context.</w:delText>
              </w:r>
            </w:del>
          </w:p>
        </w:tc>
      </w:tr>
    </w:tbl>
    <w:p w:rsidR="004C02EF" w:rsidRDefault="004C02EF" w:rsidP="004C02EF">
      <w:pPr>
        <w:rPr>
          <w:ins w:id="7401" w:author="Rev 8 Allen Wirfs-Brock" w:date="2012-06-13T09:35:00Z"/>
        </w:rPr>
      </w:pPr>
    </w:p>
    <w:p w:rsidR="00B045E3" w:rsidDel="008872E1" w:rsidRDefault="009B3DD4" w:rsidP="004C02EF">
      <w:pPr>
        <w:rPr>
          <w:ins w:id="7402" w:author="Rev 7 Allen Wirfs-Brock" w:date="2012-05-02T10:22:00Z"/>
          <w:del w:id="7403" w:author="Rev 8 Allen Wirfs-Brock" w:date="2012-06-13T16:17:00Z"/>
        </w:rPr>
      </w:pPr>
      <w:ins w:id="7404" w:author="Rev 7 Allen Wirfs-Brock" w:date="2012-05-02T10:09:00Z">
        <w:del w:id="7405" w:author="Rev 8 Allen Wirfs-Brock" w:date="2012-06-13T16:17:00Z">
          <w:r w:rsidDel="008872E1">
            <w:delText xml:space="preserve">The </w:delText>
          </w:r>
        </w:del>
      </w:ins>
      <w:ins w:id="7406" w:author="Rev 7 Allen Wirfs-Brock" w:date="2012-05-02T10:17:00Z">
        <w:del w:id="7407" w:author="Rev 8 Allen Wirfs-Brock" w:date="2012-06-13T16:17:00Z">
          <w:r w:rsidDel="008872E1">
            <w:delText>c</w:delText>
          </w:r>
        </w:del>
      </w:ins>
      <w:ins w:id="7408" w:author="Rev 7 Allen Wirfs-Brock" w:date="2012-05-02T10:09:00Z">
        <w:del w:id="7409" w:author="Rev 8 Allen Wirfs-Brock" w:date="2012-06-13T16:17:00Z">
          <w:r w:rsidDel="008872E1">
            <w:delText xml:space="preserve">ode evaluation state </w:delText>
          </w:r>
        </w:del>
      </w:ins>
      <w:ins w:id="7410" w:author="Rev 7 Allen Wirfs-Brock" w:date="2012-05-02T10:10:00Z">
        <w:del w:id="7411" w:author="Rev 8 Allen Wirfs-Brock" w:date="2012-06-13T16:17:00Z">
          <w:r w:rsidDel="008872E1">
            <w:delText xml:space="preserve">corresponds the implementation state needed to perform, suspend, and subsequently resume </w:delText>
          </w:r>
        </w:del>
        <w:del w:id="7412" w:author="Rev 8 Allen Wirfs-Brock" w:date="2012-06-13T16:15:00Z">
          <w:r w:rsidDel="008872E1">
            <w:delText>evaluation</w:delText>
          </w:r>
        </w:del>
        <w:del w:id="7413" w:author="Rev 8 Allen Wirfs-Brock" w:date="2012-06-13T16:17:00Z">
          <w:r w:rsidDel="008872E1">
            <w:delText xml:space="preserve"> of the </w:delText>
          </w:r>
        </w:del>
        <w:del w:id="7414" w:author="Rev 8 Allen Wirfs-Brock" w:date="2012-06-13T15:48:00Z">
          <w:r w:rsidDel="00CB5151">
            <w:delText xml:space="preserve">ECMAScript </w:delText>
          </w:r>
        </w:del>
        <w:del w:id="7415" w:author="Rev 8 Allen Wirfs-Brock" w:date="2012-06-13T16:17:00Z">
          <w:r w:rsidDel="008872E1">
            <w:delText xml:space="preserve">code associated with the </w:delText>
          </w:r>
        </w:del>
      </w:ins>
      <w:ins w:id="7416" w:author="Rev 7 Allen Wirfs-Brock" w:date="2012-05-02T10:16:00Z">
        <w:del w:id="7417" w:author="Rev 8 Allen Wirfs-Brock" w:date="2012-06-13T16:17:00Z">
          <w:r w:rsidDel="008872E1">
            <w:delText>e</w:delText>
          </w:r>
        </w:del>
      </w:ins>
      <w:ins w:id="7418" w:author="Rev 7 Allen Wirfs-Brock" w:date="2012-05-02T10:10:00Z">
        <w:del w:id="7419" w:author="Rev 8 Allen Wirfs-Brock" w:date="2012-06-13T16:17:00Z">
          <w:r w:rsidDel="008872E1">
            <w:delText xml:space="preserve">xecution </w:delText>
          </w:r>
        </w:del>
      </w:ins>
      <w:ins w:id="7420" w:author="Rev 7 Allen Wirfs-Brock" w:date="2012-05-02T10:16:00Z">
        <w:del w:id="7421" w:author="Rev 8 Allen Wirfs-Brock" w:date="2012-06-13T16:17:00Z">
          <w:r w:rsidDel="008872E1">
            <w:delText>c</w:delText>
          </w:r>
        </w:del>
      </w:ins>
      <w:ins w:id="7422" w:author="Rev 7 Allen Wirfs-Brock" w:date="2012-05-02T10:10:00Z">
        <w:del w:id="7423" w:author="Rev 8 Allen Wirfs-Brock" w:date="2012-06-13T16:17:00Z">
          <w:r w:rsidDel="008872E1">
            <w:delText>ontext</w:delText>
          </w:r>
        </w:del>
        <w:del w:id="7424" w:author="Rev 8 Allen Wirfs-Brock" w:date="2012-06-13T16:16:00Z">
          <w:r w:rsidDel="008872E1">
            <w:delText xml:space="preserve">. </w:delText>
          </w:r>
        </w:del>
      </w:ins>
      <w:ins w:id="7425" w:author="Rev 7 Allen Wirfs-Brock" w:date="2012-05-02T10:15:00Z">
        <w:del w:id="7426" w:author="Rev 8 Allen Wirfs-Brock" w:date="2012-06-13T16:16:00Z">
          <w:r w:rsidDel="008872E1">
            <w:delText>Only one</w:delText>
          </w:r>
        </w:del>
      </w:ins>
      <w:ins w:id="7427" w:author="Rev 7 Allen Wirfs-Brock" w:date="2012-05-02T10:13:00Z">
        <w:del w:id="7428" w:author="Rev 8 Allen Wirfs-Brock" w:date="2012-06-13T16:16:00Z">
          <w:r w:rsidDel="008872E1">
            <w:delText xml:space="preserve"> execution context </w:delText>
          </w:r>
        </w:del>
      </w:ins>
      <w:ins w:id="7429" w:author="Rev 7 Allen Wirfs-Brock" w:date="2012-05-02T10:15:00Z">
        <w:del w:id="7430" w:author="Rev 8 Allen Wirfs-Brock" w:date="2012-06-13T16:16:00Z">
          <w:r w:rsidDel="008872E1">
            <w:delText xml:space="preserve">may be actively evaluating ECMAScript code at any point in time.  </w:delText>
          </w:r>
        </w:del>
      </w:ins>
      <w:ins w:id="7431" w:author="Rev 7 Allen Wirfs-Brock" w:date="2012-05-02T10:16:00Z">
        <w:del w:id="7432" w:author="Rev 8 Allen Wirfs-Brock" w:date="2012-06-13T16:16:00Z">
          <w:r w:rsidDel="008872E1">
            <w:delText>The</w:delText>
          </w:r>
        </w:del>
      </w:ins>
      <w:ins w:id="7433" w:author="Rev 7 Allen Wirfs-Brock" w:date="2012-05-02T10:15:00Z">
        <w:del w:id="7434" w:author="Rev 8 Allen Wirfs-Brock" w:date="2012-06-13T16:16:00Z">
          <w:r w:rsidDel="008872E1">
            <w:delText xml:space="preserve"> execution</w:delText>
          </w:r>
        </w:del>
      </w:ins>
      <w:ins w:id="7435" w:author="Rev 7 Allen Wirfs-Brock" w:date="2012-05-02T10:16:00Z">
        <w:del w:id="7436" w:author="Rev 8 Allen Wirfs-Brock" w:date="2012-06-13T16:16:00Z">
          <w:r w:rsidDel="008872E1">
            <w:delText xml:space="preserve"> context is active is called the </w:delText>
          </w:r>
        </w:del>
        <w:del w:id="7437" w:author="Rev 8 Allen Wirfs-Brock" w:date="2012-06-13T15:57:00Z">
          <w:r w:rsidRPr="009B3DD4" w:rsidDel="00CB5151">
            <w:rPr>
              <w:i/>
            </w:rPr>
            <w:delText>curre</w:delText>
          </w:r>
        </w:del>
      </w:ins>
      <w:ins w:id="7438" w:author="Rev 7 Allen Wirfs-Brock" w:date="2012-05-02T10:17:00Z">
        <w:del w:id="7439" w:author="Rev 8 Allen Wirfs-Brock" w:date="2012-06-13T15:57:00Z">
          <w:r w:rsidRPr="009B3DD4" w:rsidDel="00CB5151">
            <w:rPr>
              <w:i/>
            </w:rPr>
            <w:delText>n</w:delText>
          </w:r>
        </w:del>
      </w:ins>
      <w:ins w:id="7440" w:author="Rev 7 Allen Wirfs-Brock" w:date="2012-05-02T10:16:00Z">
        <w:del w:id="7441" w:author="Rev 8 Allen Wirfs-Brock" w:date="2012-06-13T15:57:00Z">
          <w:r w:rsidRPr="009B3DD4" w:rsidDel="00CB5151">
            <w:rPr>
              <w:i/>
            </w:rPr>
            <w:delText>t</w:delText>
          </w:r>
        </w:del>
        <w:del w:id="7442" w:author="Rev 8 Allen Wirfs-Brock" w:date="2012-06-13T16:16:00Z">
          <w:r w:rsidRPr="009B3DD4" w:rsidDel="008872E1">
            <w:rPr>
              <w:i/>
            </w:rPr>
            <w:delText xml:space="preserve"> execution context</w:delText>
          </w:r>
          <w:r w:rsidDel="008872E1">
            <w:delText>.</w:delText>
          </w:r>
        </w:del>
      </w:ins>
    </w:p>
    <w:p w:rsidR="009B3DD4" w:rsidRDefault="00B045E3" w:rsidP="004C02EF">
      <w:pPr>
        <w:rPr>
          <w:ins w:id="7443" w:author="Rev 7 Allen Wirfs-Brock" w:date="2012-05-02T10:10:00Z"/>
        </w:rPr>
      </w:pPr>
      <w:ins w:id="7444" w:author="Rev 7 Allen Wirfs-Brock" w:date="2012-05-02T10:17:00Z">
        <w:r>
          <w:t xml:space="preserve">Evaluation of code by the </w:t>
        </w:r>
        <w:del w:id="7445" w:author="Rev 8 Allen Wirfs-Brock" w:date="2012-06-13T15:57:00Z">
          <w:r w:rsidDel="00CB5151">
            <w:delText>current</w:delText>
          </w:r>
        </w:del>
      </w:ins>
      <w:ins w:id="7446" w:author="Rev 8 Allen Wirfs-Brock" w:date="2012-06-13T15:57:00Z">
        <w:r w:rsidR="00CB5151">
          <w:t>running</w:t>
        </w:r>
      </w:ins>
      <w:ins w:id="7447" w:author="Rev 7 Allen Wirfs-Brock" w:date="2012-05-02T10:17:00Z">
        <w:r>
          <w:t xml:space="preserve"> execution context may be suspended at various points defined within this </w:t>
        </w:r>
      </w:ins>
      <w:ins w:id="7448" w:author="Rev 7 Allen Wirfs-Brock" w:date="2012-05-02T10:19:00Z">
        <w:r>
          <w:t>specification</w:t>
        </w:r>
      </w:ins>
      <w:ins w:id="7449" w:author="Rev 7 Allen Wirfs-Brock" w:date="2012-05-02T10:17:00Z">
        <w:r>
          <w:t>.</w:t>
        </w:r>
      </w:ins>
      <w:ins w:id="7450" w:author="Rev 7 Allen Wirfs-Brock" w:date="2012-05-02T10:19:00Z">
        <w:r>
          <w:t xml:space="preserve"> Once  the </w:t>
        </w:r>
        <w:del w:id="7451" w:author="Rev 8 Allen Wirfs-Brock" w:date="2012-06-13T15:57:00Z">
          <w:r w:rsidDel="00CB5151">
            <w:delText>current</w:delText>
          </w:r>
        </w:del>
      </w:ins>
      <w:ins w:id="7452" w:author="Rev 8 Allen Wirfs-Brock" w:date="2012-06-13T15:57:00Z">
        <w:r w:rsidR="00CB5151">
          <w:t>running</w:t>
        </w:r>
      </w:ins>
      <w:ins w:id="7453" w:author="Rev 7 Allen Wirfs-Brock" w:date="2012-05-02T10:19:00Z">
        <w:r>
          <w:t xml:space="preserve"> execution context has been suspended a different execution context may become the </w:t>
        </w:r>
        <w:del w:id="7454" w:author="Rev 8 Allen Wirfs-Brock" w:date="2012-06-13T15:57:00Z">
          <w:r w:rsidDel="00CB5151">
            <w:delText>current</w:delText>
          </w:r>
        </w:del>
      </w:ins>
      <w:ins w:id="7455" w:author="Rev 8 Allen Wirfs-Brock" w:date="2012-06-13T15:57:00Z">
        <w:r w:rsidR="00CB5151">
          <w:t>running</w:t>
        </w:r>
      </w:ins>
      <w:ins w:id="7456" w:author="Rev 7 Allen Wirfs-Brock" w:date="2012-05-02T10:19:00Z">
        <w:r>
          <w:t xml:space="preserve"> execution context and </w:t>
        </w:r>
      </w:ins>
      <w:ins w:id="7457" w:author="Rev 7 Allen Wirfs-Brock" w:date="2012-05-02T10:22:00Z">
        <w:r>
          <w:t>commence evaluating</w:t>
        </w:r>
      </w:ins>
      <w:ins w:id="7458" w:author="Rev 7 Allen Wirfs-Brock" w:date="2012-05-02T10:19:00Z">
        <w:r>
          <w:t xml:space="preserve"> its </w:t>
        </w:r>
        <w:del w:id="7459" w:author="Rev 8 Allen Wirfs-Brock" w:date="2012-06-13T15:49:00Z">
          <w:r w:rsidDel="00CB5151">
            <w:delText xml:space="preserve">ECMAScript </w:delText>
          </w:r>
        </w:del>
        <w:r>
          <w:t>code. At some latter time</w:t>
        </w:r>
      </w:ins>
      <w:ins w:id="7460" w:author="Rev 7 Allen Wirfs-Brock" w:date="2012-05-02T10:22:00Z">
        <w:r>
          <w:t xml:space="preserve"> </w:t>
        </w:r>
      </w:ins>
      <w:ins w:id="7461" w:author="Rev 7 Allen Wirfs-Brock" w:date="2012-05-02T10:23:00Z">
        <w:r>
          <w:t>a</w:t>
        </w:r>
      </w:ins>
      <w:ins w:id="7462" w:author="Rev 7 Allen Wirfs-Brock" w:date="2012-05-02T10:22:00Z">
        <w:r>
          <w:t xml:space="preserve"> suspended </w:t>
        </w:r>
      </w:ins>
      <w:ins w:id="7463" w:author="Rev 7 Allen Wirfs-Brock" w:date="2012-05-02T10:23:00Z">
        <w:r>
          <w:t xml:space="preserve">execution context may again become the </w:t>
        </w:r>
        <w:del w:id="7464" w:author="Rev 8 Allen Wirfs-Brock" w:date="2012-06-13T15:58:00Z">
          <w:r w:rsidDel="00CB5151">
            <w:delText>current</w:delText>
          </w:r>
        </w:del>
      </w:ins>
      <w:ins w:id="7465" w:author="Rev 8 Allen Wirfs-Brock" w:date="2012-06-13T15:58:00Z">
        <w:r w:rsidR="00CB5151">
          <w:t>running</w:t>
        </w:r>
      </w:ins>
      <w:ins w:id="7466" w:author="Rev 7 Allen Wirfs-Brock" w:date="2012-05-02T10:23:00Z">
        <w:r>
          <w:t xml:space="preserve"> execution context and continue evaluating its </w:t>
        </w:r>
        <w:del w:id="7467" w:author="Rev 8 Allen Wirfs-Brock" w:date="2012-06-13T15:49:00Z">
          <w:r w:rsidDel="00CB5151">
            <w:delText xml:space="preserve">ECMAScript </w:delText>
          </w:r>
        </w:del>
        <w:r>
          <w:t xml:space="preserve">code </w:t>
        </w:r>
      </w:ins>
      <w:ins w:id="7468" w:author="Rev 7 Allen Wirfs-Brock" w:date="2012-05-02T10:25:00Z">
        <w:r>
          <w:t>at the point where it had previously been suspended.  Transition of</w:t>
        </w:r>
      </w:ins>
      <w:ins w:id="7469" w:author="Rev 8 Allen Wirfs-Brock" w:date="2012-06-14T14:51:00Z">
        <w:r w:rsidR="00D4543D">
          <w:t xml:space="preserve"> </w:t>
        </w:r>
      </w:ins>
      <w:ins w:id="7470" w:author="Rev 7 Allen Wirfs-Brock" w:date="2012-05-02T10:25:00Z">
        <w:del w:id="7471" w:author="Rev 8 Allen Wirfs-Brock" w:date="2012-06-14T14:50:00Z">
          <w:r w:rsidDel="00D4543D">
            <w:delText xml:space="preserve"> </w:delText>
          </w:r>
        </w:del>
        <w:del w:id="7472" w:author="Rev 8 Allen Wirfs-Brock" w:date="2012-06-14T14:44:00Z">
          <w:r w:rsidDel="00D4543D">
            <w:delText xml:space="preserve">of </w:delText>
          </w:r>
        </w:del>
        <w:r>
          <w:t xml:space="preserve">the </w:t>
        </w:r>
        <w:del w:id="7473" w:author="Rev 8 Allen Wirfs-Brock" w:date="2012-06-13T15:58:00Z">
          <w:r w:rsidDel="00CB5151">
            <w:delText>current</w:delText>
          </w:r>
        </w:del>
      </w:ins>
      <w:ins w:id="7474" w:author="Rev 8 Allen Wirfs-Brock" w:date="2012-06-13T15:58:00Z">
        <w:r w:rsidR="00CB5151">
          <w:t>running</w:t>
        </w:r>
      </w:ins>
      <w:ins w:id="7475" w:author="Rev 7 Allen Wirfs-Brock" w:date="2012-05-02T10:25:00Z">
        <w:r>
          <w:t xml:space="preserve"> execution context status among execution contexts usually occurs in </w:t>
        </w:r>
      </w:ins>
      <w:ins w:id="7476" w:author="Rev 8 Allen Wirfs-Brock" w:date="2012-06-13T16:18:00Z">
        <w:r w:rsidR="008872E1">
          <w:t>stack-like</w:t>
        </w:r>
      </w:ins>
      <w:ins w:id="7477" w:author="Rev 7 Allen Wirfs-Brock" w:date="2012-05-02T10:25:00Z">
        <w:r>
          <w:t xml:space="preserve"> last-in/first-out manner.  However, some </w:t>
        </w:r>
      </w:ins>
      <w:ins w:id="7478" w:author="Rev 7 Allen Wirfs-Brock" w:date="2012-05-02T10:27:00Z">
        <w:r>
          <w:t>ECMAScript features</w:t>
        </w:r>
      </w:ins>
      <w:ins w:id="7479" w:author="Rev 7 Allen Wirfs-Brock" w:date="2012-05-02T10:23:00Z">
        <w:r>
          <w:t xml:space="preserve"> </w:t>
        </w:r>
      </w:ins>
      <w:ins w:id="7480" w:author="Rev 7 Allen Wirfs-Brock" w:date="2012-05-02T10:28:00Z">
        <w:r>
          <w:t xml:space="preserve">require non-LIFO </w:t>
        </w:r>
        <w:del w:id="7481" w:author="Rev 8 Allen Wirfs-Brock" w:date="2012-06-13T16:18:00Z">
          <w:r w:rsidDel="008872E1">
            <w:delText>changes</w:delText>
          </w:r>
        </w:del>
      </w:ins>
      <w:ins w:id="7482" w:author="Rev 8 Allen Wirfs-Brock" w:date="2012-06-13T16:18:00Z">
        <w:r w:rsidR="008872E1">
          <w:t>transitions</w:t>
        </w:r>
      </w:ins>
      <w:ins w:id="7483" w:author="Rev 7 Allen Wirfs-Brock" w:date="2012-05-02T10:28:00Z">
        <w:r>
          <w:t xml:space="preserve"> </w:t>
        </w:r>
        <w:del w:id="7484" w:author="Rev 8 Allen Wirfs-Brock" w:date="2012-06-13T16:18:00Z">
          <w:r w:rsidDel="008872E1">
            <w:delText>to</w:delText>
          </w:r>
        </w:del>
      </w:ins>
      <w:ins w:id="7485" w:author="Rev 8 Allen Wirfs-Brock" w:date="2012-06-13T16:18:00Z">
        <w:r w:rsidR="008872E1">
          <w:t>of</w:t>
        </w:r>
      </w:ins>
      <w:ins w:id="7486" w:author="Rev 7 Allen Wirfs-Brock" w:date="2012-05-02T10:28:00Z">
        <w:r>
          <w:t xml:space="preserve"> the </w:t>
        </w:r>
        <w:del w:id="7487" w:author="Rev 8 Allen Wirfs-Brock" w:date="2012-06-13T15:58:00Z">
          <w:r w:rsidDel="00CB5151">
            <w:delText>current</w:delText>
          </w:r>
        </w:del>
      </w:ins>
      <w:ins w:id="7488" w:author="Rev 8 Allen Wirfs-Brock" w:date="2012-06-13T15:58:00Z">
        <w:r w:rsidR="00CB5151">
          <w:t>running</w:t>
        </w:r>
      </w:ins>
      <w:ins w:id="7489" w:author="Rev 7 Allen Wirfs-Brock" w:date="2012-05-02T10:28:00Z">
        <w:r>
          <w:t xml:space="preserve"> execution context.</w:t>
        </w:r>
      </w:ins>
    </w:p>
    <w:p w:rsidR="00EF2D49" w:rsidRDefault="00EF2D49" w:rsidP="00EF2D49">
      <w:pPr>
        <w:rPr>
          <w:ins w:id="7490" w:author="Rev 8 Allen Wirfs-Brock" w:date="2012-06-13T14:44:00Z"/>
        </w:rPr>
      </w:pPr>
      <w:ins w:id="7491" w:author="Rev 8 Allen Wirfs-Brock" w:date="2012-06-13T14:44:00Z">
        <w:r>
          <w:t xml:space="preserve">Execution contexts for ECMAScript code have the additional state components listed in </w:t>
        </w:r>
        <w:r>
          <w:fldChar w:fldCharType="begin"/>
        </w:r>
        <w:r>
          <w:instrText xml:space="preserve"> REF _Ref327353055 \h </w:instrText>
        </w:r>
      </w:ins>
      <w:ins w:id="7492" w:author="Rev 8 Allen Wirfs-Brock" w:date="2012-06-13T14:44:00Z">
        <w:r>
          <w:fldChar w:fldCharType="separate"/>
        </w:r>
      </w:ins>
      <w:ins w:id="7493" w:author="Rev 10 Allen Wirfs-Brock" w:date="2012-09-27T11:54:00Z">
        <w:r w:rsidR="00AE6982">
          <w:t xml:space="preserve">Table </w:t>
        </w:r>
        <w:r w:rsidR="00AE6982">
          <w:rPr>
            <w:noProof/>
          </w:rPr>
          <w:t>24</w:t>
        </w:r>
      </w:ins>
      <w:ins w:id="7494" w:author="Rev 8 Allen Wirfs-Brock" w:date="2012-06-13T14:44:00Z">
        <w:r>
          <w:fldChar w:fldCharType="end"/>
        </w:r>
        <w:r>
          <w:t>.</w:t>
        </w:r>
      </w:ins>
    </w:p>
    <w:p w:rsidR="00EF2D49" w:rsidRPr="00E77497" w:rsidRDefault="00EF2D49" w:rsidP="005D484B">
      <w:pPr>
        <w:pStyle w:val="Tabletitle"/>
        <w:rPr>
          <w:ins w:id="7495" w:author="Rev 8 Allen Wirfs-Brock" w:date="2012-06-13T14:44:00Z"/>
        </w:rPr>
      </w:pPr>
      <w:bookmarkStart w:id="7496" w:name="_Ref327353055"/>
      <w:ins w:id="7497" w:author="Rev 8 Allen Wirfs-Brock" w:date="2012-06-13T14:44:00Z">
        <w:r>
          <w:t xml:space="preserve">Table </w:t>
        </w:r>
        <w:r>
          <w:fldChar w:fldCharType="begin"/>
        </w:r>
        <w:r>
          <w:instrText xml:space="preserve"> SEQ Table \* ARABIC </w:instrText>
        </w:r>
        <w:r>
          <w:fldChar w:fldCharType="separate"/>
        </w:r>
      </w:ins>
      <w:ins w:id="7498" w:author="Rev 11 Allen Wirfs-Brock" w:date="2012-10-09T13:03:00Z">
        <w:r w:rsidR="00BD246C">
          <w:rPr>
            <w:noProof/>
          </w:rPr>
          <w:t>26</w:t>
        </w:r>
      </w:ins>
      <w:ins w:id="7499" w:author="Rev 10 Allen Wirfs-Brock" w:date="2012-09-27T11:54:00Z">
        <w:del w:id="7500" w:author="Rev 11 Allen Wirfs-Brock" w:date="2012-10-09T12:33:00Z">
          <w:r w:rsidR="00AE6982" w:rsidDel="00D1216A">
            <w:rPr>
              <w:noProof/>
            </w:rPr>
            <w:delText>24</w:delText>
          </w:r>
        </w:del>
      </w:ins>
      <w:ins w:id="7501" w:author="Rev 8 Allen Wirfs-Brock" w:date="2012-06-13T14:44:00Z">
        <w:r>
          <w:fldChar w:fldCharType="end"/>
        </w:r>
        <w:bookmarkEnd w:id="7496"/>
        <w:r w:rsidRPr="00E77497">
          <w:t xml:space="preserve"> —</w:t>
        </w:r>
        <w:r>
          <w:t xml:space="preserve">Additional </w:t>
        </w:r>
        <w:r w:rsidRPr="00E77497">
          <w:t>State Components</w:t>
        </w:r>
        <w:r>
          <w:t xml:space="preserve"> for ECMAScript Code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rsidTr="00B737DB">
        <w:trPr>
          <w:trHeight w:val="356"/>
          <w:jc w:val="center"/>
          <w:ins w:id="7502" w:author="Rev 8 Allen Wirfs-Brock" w:date="2012-06-13T14:44:00Z"/>
        </w:trPr>
        <w:tc>
          <w:tcPr>
            <w:tcW w:w="2290" w:type="dxa"/>
            <w:tcBorders>
              <w:top w:val="single" w:sz="12" w:space="0" w:color="000000"/>
              <w:left w:val="single" w:sz="6" w:space="0" w:color="000000"/>
              <w:bottom w:val="single" w:sz="6" w:space="0" w:color="000000"/>
              <w:right w:val="nil"/>
            </w:tcBorders>
            <w:shd w:val="solid" w:color="C0C0C0" w:fill="FFFFFF"/>
            <w:hideMark/>
          </w:tcPr>
          <w:p w:rsidR="00EF2D49" w:rsidRPr="00E77497" w:rsidRDefault="00EF2D49" w:rsidP="00B737DB">
            <w:pPr>
              <w:keepNext/>
              <w:shd w:val="solid" w:color="C0C0C0" w:fill="FFFFFF"/>
              <w:spacing w:after="0"/>
              <w:rPr>
                <w:ins w:id="7503" w:author="Rev 8 Allen Wirfs-Brock" w:date="2012-06-13T14:44:00Z"/>
                <w:b/>
                <w:i/>
                <w:shd w:val="solid" w:color="C0C0C0" w:fill="FFFFFF"/>
              </w:rPr>
            </w:pPr>
            <w:ins w:id="7504" w:author="Rev 8 Allen Wirfs-Brock" w:date="2012-06-13T14:44: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rsidR="00EF2D49" w:rsidRPr="00E77497" w:rsidRDefault="00EF2D49" w:rsidP="00B737DB">
            <w:pPr>
              <w:keepNext/>
              <w:shd w:val="solid" w:color="C0C0C0" w:fill="FFFFFF"/>
              <w:spacing w:after="0"/>
              <w:rPr>
                <w:ins w:id="7505" w:author="Rev 8 Allen Wirfs-Brock" w:date="2012-06-13T14:44:00Z"/>
                <w:b/>
                <w:i/>
                <w:shd w:val="solid" w:color="C0C0C0" w:fill="FFFFFF"/>
              </w:rPr>
            </w:pPr>
            <w:ins w:id="7506" w:author="Rev 8 Allen Wirfs-Brock" w:date="2012-06-13T14:44:00Z">
              <w:r w:rsidRPr="00E77497">
                <w:rPr>
                  <w:b/>
                  <w:i/>
                  <w:shd w:val="solid" w:color="C0C0C0" w:fill="FFFFFF"/>
                </w:rPr>
                <w:t>Purpose</w:t>
              </w:r>
            </w:ins>
          </w:p>
        </w:tc>
      </w:tr>
      <w:tr w:rsidR="00EF2D49" w:rsidRPr="00ED2E78" w:rsidTr="00B737DB">
        <w:trPr>
          <w:jc w:val="center"/>
          <w:ins w:id="7507" w:author="Rev 8 Allen Wirfs-Brock" w:date="2012-06-13T14:44:00Z"/>
        </w:trPr>
        <w:tc>
          <w:tcPr>
            <w:tcW w:w="2290" w:type="dxa"/>
            <w:tcBorders>
              <w:top w:val="nil"/>
              <w:left w:val="single" w:sz="6" w:space="0" w:color="auto"/>
              <w:bottom w:val="single" w:sz="6" w:space="0" w:color="auto"/>
              <w:right w:val="single" w:sz="6" w:space="0" w:color="auto"/>
            </w:tcBorders>
            <w:hideMark/>
          </w:tcPr>
          <w:p w:rsidR="00EF2D49" w:rsidRPr="003B4312" w:rsidRDefault="00EF2D49" w:rsidP="00B737DB">
            <w:pPr>
              <w:keepNext/>
              <w:spacing w:after="60"/>
              <w:rPr>
                <w:ins w:id="7508" w:author="Rev 8 Allen Wirfs-Brock" w:date="2012-06-13T14:44:00Z"/>
              </w:rPr>
            </w:pPr>
            <w:r w:rsidRPr="004D1BD1">
              <w:t>LexicalEnvironment</w:t>
            </w:r>
          </w:p>
        </w:tc>
        <w:tc>
          <w:tcPr>
            <w:tcW w:w="6566" w:type="dxa"/>
            <w:tcBorders>
              <w:top w:val="nil"/>
              <w:left w:val="single" w:sz="6" w:space="0" w:color="auto"/>
              <w:bottom w:val="single" w:sz="6" w:space="0" w:color="auto"/>
              <w:right w:val="single" w:sz="6" w:space="0" w:color="auto"/>
            </w:tcBorders>
            <w:hideMark/>
          </w:tcPr>
          <w:p w:rsidR="00EF2D49" w:rsidRPr="00E65A34" w:rsidRDefault="00EF2D49" w:rsidP="00B737DB">
            <w:pPr>
              <w:keepNext/>
              <w:spacing w:after="60"/>
              <w:rPr>
                <w:ins w:id="7509" w:author="Rev 8 Allen Wirfs-Brock" w:date="2012-06-13T14:44:00Z"/>
              </w:rPr>
            </w:pPr>
            <w:r w:rsidRPr="00E65A34">
              <w:t>Identifies the Lexical Environment used to resolve identifier references made by code within this execution context.</w:t>
            </w:r>
          </w:p>
        </w:tc>
      </w:tr>
      <w:tr w:rsidR="00EF2D49" w:rsidRPr="00ED2E78" w:rsidTr="00B737DB">
        <w:trPr>
          <w:jc w:val="center"/>
          <w:ins w:id="7510" w:author="Rev 8 Allen Wirfs-Brock" w:date="2012-06-13T14:44:00Z"/>
        </w:trPr>
        <w:tc>
          <w:tcPr>
            <w:tcW w:w="2290" w:type="dxa"/>
            <w:tcBorders>
              <w:top w:val="single" w:sz="6" w:space="0" w:color="auto"/>
              <w:left w:val="single" w:sz="6" w:space="0" w:color="auto"/>
              <w:bottom w:val="single" w:sz="6" w:space="0" w:color="auto"/>
              <w:right w:val="single" w:sz="6" w:space="0" w:color="auto"/>
            </w:tcBorders>
            <w:hideMark/>
          </w:tcPr>
          <w:p w:rsidR="00EF2D49" w:rsidRPr="003B4312" w:rsidRDefault="00EF2D49" w:rsidP="00B737DB">
            <w:pPr>
              <w:keepNext/>
              <w:spacing w:after="60"/>
              <w:rPr>
                <w:ins w:id="7511" w:author="Rev 8 Allen Wirfs-Brock" w:date="2012-06-13T14:44:00Z"/>
              </w:rPr>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rsidR="00EF2D49" w:rsidRPr="00E77497" w:rsidRDefault="00EF2D49" w:rsidP="00B737DB">
            <w:pPr>
              <w:keepNext/>
              <w:spacing w:after="60"/>
              <w:rPr>
                <w:ins w:id="7512" w:author="Rev 8 Allen Wirfs-Brock" w:date="2012-06-13T14:44:00Z"/>
              </w:rPr>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rsidR="00EF2D49" w:rsidRPr="004D1BD1" w:rsidRDefault="00EF2D49" w:rsidP="00EF2D49">
      <w:pPr>
        <w:rPr>
          <w:ins w:id="7513" w:author="Rev 8 Allen Wirfs-Brock" w:date="2012-06-13T14:44:00Z"/>
        </w:rPr>
      </w:pPr>
    </w:p>
    <w:p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w:t>
      </w:r>
      <w:ins w:id="7514" w:author="Rev 7 Allen Wirfs-Brock" w:date="2012-05-01T18:12:00Z">
        <w:r w:rsidR="00606A1B">
          <w:t xml:space="preserve"> and</w:t>
        </w:r>
      </w:ins>
      <w:r w:rsidRPr="009C202C">
        <w:t xml:space="preserve"> “VariableEnvironment” </w:t>
      </w:r>
      <w:del w:id="7515" w:author="Rev 7 Allen Wirfs-Brock" w:date="2012-05-01T18:12:00Z">
        <w:r w:rsidRPr="009C202C" w:rsidDel="00606A1B">
          <w:delText xml:space="preserve">and “ThisBinding” </w:delText>
        </w:r>
      </w:del>
      <w:r w:rsidRPr="009C202C">
        <w:t>are used without qualification they are in reference to those components of the running execution context.</w:t>
      </w:r>
    </w:p>
    <w:p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ins w:id="7516" w:author="Rev 8 Allen Wirfs-Brock" w:date="2012-06-13T16:19:00Z">
        <w:r w:rsidR="008872E1">
          <w:t xml:space="preserve">directly </w:t>
        </w:r>
      </w:ins>
      <w:r w:rsidRPr="00E77497">
        <w:t>access</w:t>
      </w:r>
      <w:ins w:id="7517" w:author="Rev 8 Allen Wirfs-Brock" w:date="2012-06-13T16:19:00Z">
        <w:r w:rsidR="008872E1">
          <w:t xml:space="preserve"> or observe</w:t>
        </w:r>
      </w:ins>
      <w:r w:rsidRPr="00E77497">
        <w:t xml:space="preserve"> an execution context. </w:t>
      </w:r>
    </w:p>
    <w:p w:rsidR="004C02EF" w:rsidRPr="00E77497" w:rsidRDefault="004C02EF" w:rsidP="00C623F2">
      <w:pPr>
        <w:pStyle w:val="Heading3"/>
        <w:numPr>
          <w:ilvl w:val="0"/>
          <w:numId w:val="0"/>
        </w:numPr>
      </w:pPr>
      <w:bookmarkStart w:id="7518" w:name="_Toc235503380"/>
      <w:bookmarkStart w:id="7519" w:name="_Toc241509155"/>
      <w:bookmarkStart w:id="7520" w:name="_Toc244416642"/>
      <w:bookmarkStart w:id="7521" w:name="_Toc276631006"/>
      <w:bookmarkStart w:id="7522" w:name="_Toc339020327"/>
      <w:r w:rsidRPr="00E77497">
        <w:lastRenderedPageBreak/>
        <w:t>10.</w:t>
      </w:r>
      <w:del w:id="7523" w:author="Rev 7 Allen Wirfs-Brock" w:date="2012-05-02T14:57:00Z">
        <w:r w:rsidRPr="00E77497" w:rsidDel="002B1601">
          <w:delText>3</w:delText>
        </w:r>
      </w:del>
      <w:ins w:id="7524" w:author="Rev 7 Allen Wirfs-Brock" w:date="2012-05-02T14:57:00Z">
        <w:r w:rsidR="002B1601">
          <w:t>4</w:t>
        </w:r>
      </w:ins>
      <w:r w:rsidRPr="00E77497">
        <w:t>.1</w:t>
      </w:r>
      <w:r w:rsidRPr="00E77497">
        <w:tab/>
        <w:t>Identifier Resolution</w:t>
      </w:r>
      <w:bookmarkEnd w:id="7518"/>
      <w:bookmarkEnd w:id="7519"/>
      <w:bookmarkEnd w:id="7520"/>
      <w:bookmarkEnd w:id="7521"/>
      <w:bookmarkEnd w:id="7522"/>
    </w:p>
    <w:p w:rsidR="004C02EF" w:rsidRPr="00E77497" w:rsidRDefault="004C02EF" w:rsidP="004C02EF">
      <w:r w:rsidRPr="00E77497">
        <w:t xml:space="preserve">Identifier resolution is the process of determining the binding of an </w:t>
      </w:r>
      <w:r w:rsidRPr="00E77497">
        <w:rPr>
          <w:rStyle w:val="bnf"/>
        </w:rPr>
        <w:t>Identifier</w:t>
      </w:r>
      <w:ins w:id="7525"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7526"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7527" w:author="Allen Wirfs-Brock" w:date="2011-07-12T09:09:00Z">
        <w:r w:rsidR="009574CD" w:rsidRPr="00E77497">
          <w:t>Identifier Resolution is performed</w:t>
        </w:r>
      </w:ins>
      <w:r w:rsidRPr="00E77497">
        <w:t xml:space="preserve"> using the following algorithm:</w:t>
      </w:r>
    </w:p>
    <w:p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9A20C6">
      <w:pPr>
        <w:pStyle w:val="Alg4"/>
        <w:numPr>
          <w:ilvl w:val="0"/>
          <w:numId w:val="373"/>
        </w:numPr>
        <w:spacing w:after="120"/>
      </w:pPr>
      <w:r w:rsidRPr="00E77497">
        <w:t xml:space="preserve">Return the result of calling GetIdentifierReference </w:t>
      </w:r>
      <w:del w:id="7528" w:author="Rev 6 Allen Wirfs-Brock" w:date="2012-02-16T13:08:00Z">
        <w:r w:rsidRPr="00E77497" w:rsidDel="005E1B82">
          <w:delText xml:space="preserve">function </w:delText>
        </w:r>
      </w:del>
      <w:ins w:id="7529"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7530" w:author="Allen Wirfs-Brock rev2" w:date="2011-07-22T10:35:00Z">
        <w:r w:rsidR="0040565C" w:rsidRPr="00E77497">
          <w:t>the String</w:t>
        </w:r>
        <w:del w:id="7531" w:author="Rev 9 Allen Wirfs-Brock" w:date="2012-07-07T16:30:00Z">
          <w:r w:rsidR="0040565C" w:rsidRPr="00E77497" w:rsidDel="00D11231">
            <w:delText xml:space="preserve"> </w:delText>
          </w:r>
        </w:del>
        <w:del w:id="7532" w:author="Rev 8 Allen Wirfs-Brock" w:date="2012-06-14T07:55:00Z">
          <w:r w:rsidR="0040565C" w:rsidRPr="00E77497" w:rsidDel="00295173">
            <w:delText>v</w:delText>
          </w:r>
        </w:del>
      </w:ins>
      <w:ins w:id="7533" w:author="Rev 8 Allen Wirfs-Brock" w:date="2012-06-14T07:55:00Z">
        <w:r w:rsidR="00295173">
          <w:t>V</w:t>
        </w:r>
      </w:ins>
      <w:ins w:id="7534" w:author="Allen Wirfs-Brock rev2" w:date="2011-07-22T10:35:00Z">
        <w:r w:rsidR="0040565C" w:rsidRPr="00E77497">
          <w:t xml:space="preserve">alue </w:t>
        </w:r>
        <w:del w:id="7535" w:author="Rev 8 Allen Wirfs-Brock" w:date="2012-06-14T07:56:00Z">
          <w:r w:rsidR="0040565C" w:rsidRPr="00E77497" w:rsidDel="00295173">
            <w:delText>containing the same sequence of characters as</w:delText>
          </w:r>
        </w:del>
      </w:ins>
      <w:ins w:id="7536" w:author="Rev 8 Allen Wirfs-Brock" w:date="2012-06-14T07:56:00Z">
        <w:r w:rsidR="00295173">
          <w:t>of</w:t>
        </w:r>
      </w:ins>
      <w:ins w:id="7537" w:author="Allen Wirfs-Brock rev2" w:date="2011-07-22T10:35:00Z">
        <w:r w:rsidR="0040565C" w:rsidRPr="00E77497">
          <w:t xml:space="preserve"> </w:t>
        </w:r>
        <w:r w:rsidR="0040565C" w:rsidRPr="00E77497">
          <w:rPr>
            <w:i/>
          </w:rPr>
          <w:t>IdentifierName</w:t>
        </w:r>
      </w:ins>
      <w:del w:id="7538"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rsidR="00A45741" w:rsidRPr="00E77497" w:rsidRDefault="00A45741" w:rsidP="00A45741">
      <w:pPr>
        <w:pStyle w:val="Heading3"/>
        <w:numPr>
          <w:ilvl w:val="0"/>
          <w:numId w:val="0"/>
        </w:numPr>
        <w:rPr>
          <w:ins w:id="7539" w:author="Rev 7 Allen Wirfs-Brock" w:date="2012-05-01T16:19:00Z"/>
        </w:rPr>
      </w:pPr>
      <w:bookmarkStart w:id="7540" w:name="_Toc235503381"/>
      <w:bookmarkStart w:id="7541" w:name="_Toc241509156"/>
      <w:bookmarkStart w:id="7542" w:name="_Toc244416643"/>
      <w:bookmarkStart w:id="7543" w:name="_Toc276631007"/>
      <w:bookmarkStart w:id="7544" w:name="_Toc339020328"/>
      <w:ins w:id="7545" w:author="Rev 7 Allen Wirfs-Brock" w:date="2012-05-01T16:19:00Z">
        <w:r w:rsidRPr="00E77497">
          <w:t>10.</w:t>
        </w:r>
      </w:ins>
      <w:ins w:id="7546" w:author="Rev 7 Allen Wirfs-Brock" w:date="2012-05-02T14:57:00Z">
        <w:r w:rsidR="002B1601">
          <w:t>4</w:t>
        </w:r>
      </w:ins>
      <w:ins w:id="7547" w:author="Rev 7 Allen Wirfs-Brock" w:date="2012-05-01T16:19:00Z">
        <w:r w:rsidRPr="00E77497">
          <w:t>.</w:t>
        </w:r>
        <w:del w:id="7548" w:author="Rev 10 Allen Wirfs-Brock" w:date="2012-08-13T18:48:00Z">
          <w:r w:rsidDel="00C700A2">
            <w:delText>3</w:delText>
          </w:r>
        </w:del>
      </w:ins>
      <w:ins w:id="7549" w:author="Rev 10 Allen Wirfs-Brock" w:date="2012-08-13T18:48:00Z">
        <w:r w:rsidR="00C700A2">
          <w:t>2</w:t>
        </w:r>
      </w:ins>
      <w:ins w:id="7550" w:author="Rev 7 Allen Wirfs-Brock" w:date="2012-05-01T16:19:00Z">
        <w:r w:rsidRPr="00E77497">
          <w:tab/>
        </w:r>
        <w:r>
          <w:t>GetThisEnvironment</w:t>
        </w:r>
        <w:bookmarkEnd w:id="7544"/>
      </w:ins>
    </w:p>
    <w:p w:rsidR="00A45741" w:rsidRPr="00E77497" w:rsidRDefault="00A45741" w:rsidP="00A45741">
      <w:pPr>
        <w:rPr>
          <w:ins w:id="7551" w:author="Rev 7 Allen Wirfs-Brock" w:date="2012-05-01T16:19:00Z"/>
        </w:rPr>
      </w:pPr>
      <w:ins w:id="7552" w:author="Rev 7 Allen Wirfs-Brock" w:date="2012-05-01T16:19:00Z">
        <w:r>
          <w:t xml:space="preserve">The abstract operation </w:t>
        </w:r>
      </w:ins>
      <w:ins w:id="7553" w:author="Rev 7 Allen Wirfs-Brock" w:date="2012-05-01T16:20:00Z">
        <w:r>
          <w:rPr>
            <w:rFonts w:ascii="Times New Roman" w:hAnsi="Times New Roman"/>
          </w:rPr>
          <w:t>GetThisEnviroment</w:t>
        </w:r>
      </w:ins>
      <w:ins w:id="7554" w:author="Rev 7 Allen Wirfs-Brock" w:date="2012-05-01T16:19:00Z">
        <w:r w:rsidRPr="00E77497">
          <w:t xml:space="preserve"> </w:t>
        </w:r>
      </w:ins>
      <w:ins w:id="7555" w:author="Rev 7 Allen Wirfs-Brock" w:date="2012-05-01T16:21:00Z">
        <w:r>
          <w:t>find</w:t>
        </w:r>
      </w:ins>
      <w:ins w:id="7556" w:author="Rev 8 Allen Wirfs-Brock" w:date="2012-06-13T17:35:00Z">
        <w:r w:rsidR="008C7DCE">
          <w:t>s</w:t>
        </w:r>
      </w:ins>
      <w:ins w:id="7557" w:author="Rev 7 Allen Wirfs-Brock" w:date="2012-05-01T16:21:00Z">
        <w:r>
          <w:t xml:space="preserve"> the lexi</w:t>
        </w:r>
      </w:ins>
      <w:ins w:id="7558" w:author="Rev 7 Allen Wirfs-Brock" w:date="2012-05-04T13:59:00Z">
        <w:r w:rsidR="00DE13A5">
          <w:t>c</w:t>
        </w:r>
      </w:ins>
      <w:ins w:id="7559" w:author="Rev 7 Allen Wirfs-Brock" w:date="2012-05-01T16:21:00Z">
        <w:r>
          <w:t>al environment that currently supplies the</w:t>
        </w:r>
      </w:ins>
      <w:ins w:id="7560" w:author="Rev 7 Allen Wirfs-Brock" w:date="2012-05-01T16:19:00Z">
        <w:r w:rsidRPr="00E77497">
          <w:t xml:space="preserve"> binding of </w:t>
        </w:r>
        <w:r>
          <w:t xml:space="preserve">the keyword </w:t>
        </w:r>
        <w:r w:rsidRPr="00DD7AA6">
          <w:rPr>
            <w:rFonts w:ascii="Courier New" w:hAnsi="Courier New" w:cs="Courier New"/>
            <w:b/>
          </w:rPr>
          <w:t>this</w:t>
        </w:r>
      </w:ins>
      <w:ins w:id="7561" w:author="Rev 7 Allen Wirfs-Brock" w:date="2012-05-01T16:22:00Z">
        <w:r w:rsidRPr="00A45741">
          <w:rPr>
            <w:rFonts w:cs="Arial"/>
          </w:rPr>
          <w:t>.</w:t>
        </w:r>
      </w:ins>
      <w:ins w:id="7562" w:author="Rev 7 Allen Wirfs-Brock" w:date="2012-05-01T16:19:00Z">
        <w:r w:rsidRPr="00E77497">
          <w:t xml:space="preserve"> </w:t>
        </w:r>
      </w:ins>
      <w:ins w:id="7563" w:author="Rev 7 Allen Wirfs-Brock" w:date="2012-05-01T16:22:00Z">
        <w:del w:id="7564" w:author="Rev 8 Allen Wirfs-Brock" w:date="2012-06-13T17:36:00Z">
          <w:r w:rsidDel="008C7DCE">
            <w:delText>It starts search with</w:delText>
          </w:r>
        </w:del>
      </w:ins>
      <w:ins w:id="7565" w:author="Rev 7 Allen Wirfs-Brock" w:date="2012-05-01T16:19:00Z">
        <w:del w:id="7566" w:author="Rev 8 Allen Wirfs-Brock" w:date="2012-06-13T17:36:00Z">
          <w:r w:rsidRPr="00E77497" w:rsidDel="008C7DCE">
            <w:delText xml:space="preserve"> the LexicalEnvironment of the </w:delText>
          </w:r>
        </w:del>
        <w:del w:id="7567" w:author="Rev 8 Allen Wirfs-Brock" w:date="2012-06-13T15:58:00Z">
          <w:r w:rsidDel="00CB5151">
            <w:delText>current</w:delText>
          </w:r>
        </w:del>
        <w:del w:id="7568" w:author="Rev 8 Allen Wirfs-Brock" w:date="2012-06-13T17:36:00Z">
          <w:r w:rsidRPr="00E77497" w:rsidDel="008C7DCE">
            <w:delText xml:space="preserve"> execution context. </w:delText>
          </w:r>
        </w:del>
      </w:ins>
      <w:ins w:id="7569" w:author="Rev 7 Allen Wirfs-Brock" w:date="2012-05-01T16:22:00Z">
        <w:r>
          <w:rPr>
            <w:rFonts w:ascii="Times New Roman" w:hAnsi="Times New Roman"/>
          </w:rPr>
          <w:t>GetThisEnviroment</w:t>
        </w:r>
        <w:r w:rsidRPr="00E77497">
          <w:t xml:space="preserve"> </w:t>
        </w:r>
      </w:ins>
      <w:ins w:id="7570" w:author="Rev 7 Allen Wirfs-Brock" w:date="2012-05-01T16:19:00Z">
        <w:r w:rsidRPr="00E77497">
          <w:t>perform</w:t>
        </w:r>
        <w:r>
          <w:t>s</w:t>
        </w:r>
        <w:r w:rsidRPr="00E77497">
          <w:t xml:space="preserve"> the following </w:t>
        </w:r>
        <w:r>
          <w:t>steps</w:t>
        </w:r>
        <w:r w:rsidRPr="00E77497">
          <w:t>:</w:t>
        </w:r>
      </w:ins>
    </w:p>
    <w:p w:rsidR="00A45741" w:rsidRPr="00E77497" w:rsidRDefault="00A45741" w:rsidP="00A45741">
      <w:pPr>
        <w:pStyle w:val="Alg4"/>
        <w:numPr>
          <w:ilvl w:val="0"/>
          <w:numId w:val="782"/>
        </w:numPr>
        <w:rPr>
          <w:ins w:id="7571" w:author="Rev 7 Allen Wirfs-Brock" w:date="2012-05-01T16:19:00Z"/>
        </w:rPr>
      </w:pPr>
      <w:ins w:id="7572" w:author="Rev 7 Allen Wirfs-Brock" w:date="2012-05-01T16:19:00Z">
        <w:r w:rsidRPr="00E77497">
          <w:t xml:space="preserve">Let </w:t>
        </w:r>
        <w:r>
          <w:rPr>
            <w:i/>
          </w:rPr>
          <w:t>lex</w:t>
        </w:r>
        <w:r w:rsidRPr="00E77497">
          <w:t xml:space="preserve"> be the </w:t>
        </w:r>
        <w:del w:id="7573" w:author="Rev 8 Allen Wirfs-Brock" w:date="2012-06-13T15:58:00Z">
          <w:r w:rsidDel="00CB5151">
            <w:delText>current</w:delText>
          </w:r>
        </w:del>
      </w:ins>
      <w:ins w:id="7574" w:author="Rev 8 Allen Wirfs-Brock" w:date="2012-06-13T15:58:00Z">
        <w:r w:rsidR="00CB5151">
          <w:t>running</w:t>
        </w:r>
      </w:ins>
      <w:ins w:id="7575" w:author="Rev 7 Allen Wirfs-Brock" w:date="2012-05-01T16:19:00Z">
        <w:r w:rsidRPr="00E77497">
          <w:t xml:space="preserve"> execution context’s LexicalEnvironment.</w:t>
        </w:r>
      </w:ins>
    </w:p>
    <w:p w:rsidR="00A45741" w:rsidRDefault="00A45741" w:rsidP="00A45741">
      <w:pPr>
        <w:pStyle w:val="Alg4"/>
        <w:numPr>
          <w:ilvl w:val="0"/>
          <w:numId w:val="782"/>
        </w:numPr>
        <w:rPr>
          <w:ins w:id="7576" w:author="Rev 7 Allen Wirfs-Brock" w:date="2012-05-01T16:19:00Z"/>
        </w:rPr>
      </w:pPr>
      <w:ins w:id="7577" w:author="Rev 7 Allen Wirfs-Brock" w:date="2012-05-01T16:19:00Z">
        <w:r>
          <w:t>Repeat</w:t>
        </w:r>
      </w:ins>
    </w:p>
    <w:p w:rsidR="00A45741" w:rsidRPr="00E77497" w:rsidRDefault="00A45741" w:rsidP="00A45741">
      <w:pPr>
        <w:pStyle w:val="Alg4"/>
        <w:numPr>
          <w:ilvl w:val="1"/>
          <w:numId w:val="782"/>
        </w:numPr>
        <w:rPr>
          <w:ins w:id="7578" w:author="Rev 7 Allen Wirfs-Brock" w:date="2012-05-01T16:19:00Z"/>
        </w:rPr>
      </w:pPr>
      <w:ins w:id="7579" w:author="Rev 7 Allen Wirfs-Brock" w:date="2012-05-01T16:19:00Z">
        <w:r w:rsidRPr="00E77497">
          <w:t xml:space="preserve">Let </w:t>
        </w:r>
        <w:r w:rsidRPr="00E77497">
          <w:rPr>
            <w:i/>
          </w:rPr>
          <w:t>envRec</w:t>
        </w:r>
        <w:r w:rsidRPr="00E77497">
          <w:t xml:space="preserve"> be </w:t>
        </w:r>
        <w:r w:rsidRPr="00E77497">
          <w:rPr>
            <w:i/>
          </w:rPr>
          <w:t>lex</w:t>
        </w:r>
        <w:r w:rsidRPr="00E77497">
          <w:t>’s environment record.</w:t>
        </w:r>
      </w:ins>
    </w:p>
    <w:p w:rsidR="00A45741" w:rsidRPr="00E77497" w:rsidRDefault="00A45741" w:rsidP="00A45741">
      <w:pPr>
        <w:pStyle w:val="Alg4"/>
        <w:numPr>
          <w:ilvl w:val="1"/>
          <w:numId w:val="782"/>
        </w:numPr>
        <w:rPr>
          <w:ins w:id="7580" w:author="Rev 7 Allen Wirfs-Brock" w:date="2012-05-01T16:19:00Z"/>
        </w:rPr>
      </w:pPr>
      <w:ins w:id="7581" w:author="Rev 7 Allen Wirfs-Brock" w:date="2012-05-01T16:19:00Z">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ins>
    </w:p>
    <w:p w:rsidR="00A45741" w:rsidRPr="00E77497" w:rsidRDefault="00A45741" w:rsidP="00A45741">
      <w:pPr>
        <w:pStyle w:val="Alg4"/>
        <w:numPr>
          <w:ilvl w:val="1"/>
          <w:numId w:val="782"/>
        </w:numPr>
        <w:rPr>
          <w:ins w:id="7582" w:author="Rev 7 Allen Wirfs-Brock" w:date="2012-05-01T16:19:00Z"/>
        </w:rPr>
      </w:pPr>
      <w:ins w:id="7583" w:author="Rev 7 Allen Wirfs-Brock" w:date="2012-05-01T16:19:00Z">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ins>
    </w:p>
    <w:p w:rsidR="00A45741" w:rsidRPr="00E77497" w:rsidRDefault="00A45741" w:rsidP="00A45741">
      <w:pPr>
        <w:pStyle w:val="Alg4"/>
        <w:numPr>
          <w:ilvl w:val="1"/>
          <w:numId w:val="782"/>
        </w:numPr>
        <w:rPr>
          <w:ins w:id="7584" w:author="Rev 7 Allen Wirfs-Brock" w:date="2012-05-01T16:19:00Z"/>
        </w:rPr>
      </w:pPr>
      <w:ins w:id="7585" w:author="Rev 7 Allen Wirfs-Brock" w:date="2012-05-01T16:19:00Z">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ins>
    </w:p>
    <w:p w:rsidR="00A45741" w:rsidRDefault="00A45741" w:rsidP="004C63CF">
      <w:pPr>
        <w:pStyle w:val="Alg4"/>
        <w:numPr>
          <w:ilvl w:val="1"/>
          <w:numId w:val="782"/>
        </w:numPr>
        <w:spacing w:after="120"/>
        <w:rPr>
          <w:ins w:id="7586" w:author="Rev 7 Allen Wirfs-Brock" w:date="2012-05-01T16:19:00Z"/>
        </w:rPr>
      </w:pPr>
      <w:ins w:id="7587" w:author="Rev 7 Allen Wirfs-Brock" w:date="2012-05-01T16:19:00Z">
        <w:r w:rsidRPr="00E77497">
          <w:t xml:space="preserve">Let </w:t>
        </w:r>
        <w:r>
          <w:rPr>
            <w:i/>
          </w:rPr>
          <w:t>lex</w:t>
        </w:r>
        <w:r w:rsidRPr="00E77497">
          <w:rPr>
            <w:i/>
          </w:rPr>
          <w:t xml:space="preserve"> </w:t>
        </w:r>
        <w:r w:rsidRPr="00E77497">
          <w:t xml:space="preserve">be </w:t>
        </w:r>
        <w:r w:rsidRPr="00DD7AA6">
          <w:rPr>
            <w:i/>
          </w:rPr>
          <w:t>outer</w:t>
        </w:r>
        <w:r w:rsidRPr="00E77497">
          <w:t>.</w:t>
        </w:r>
      </w:ins>
    </w:p>
    <w:p w:rsidR="00563A33" w:rsidRPr="00A61958" w:rsidRDefault="00A61958">
      <w:pPr>
        <w:pStyle w:val="Note"/>
        <w:rPr>
          <w:ins w:id="7588" w:author="Rev 11 Allen Wirfs-Brock" w:date="2012-10-17T13:49:00Z"/>
        </w:rPr>
        <w:pPrChange w:id="7589" w:author="Rev 11 Allen Wirfs-Brock" w:date="2012-10-17T14:13:00Z">
          <w:pPr>
            <w:pStyle w:val="Heading3"/>
            <w:numPr>
              <w:ilvl w:val="0"/>
              <w:numId w:val="0"/>
            </w:numPr>
            <w:tabs>
              <w:tab w:val="clear" w:pos="990"/>
            </w:tabs>
            <w:ind w:left="0"/>
          </w:pPr>
        </w:pPrChange>
      </w:pPr>
      <w:ins w:id="7590" w:author="Rev 11 Allen Wirfs-Brock" w:date="2012-10-17T14:09:00Z">
        <w:r>
          <w:t>NOTE</w:t>
        </w:r>
        <w:r>
          <w:tab/>
          <w:t xml:space="preserve">The loop in step 4 will always terminate because the llst of </w:t>
        </w:r>
      </w:ins>
      <w:ins w:id="7591" w:author="Rev 11 Allen Wirfs-Brock" w:date="2012-10-17T14:11:00Z">
        <w:r>
          <w:t xml:space="preserve">environment always end with the global environment </w:t>
        </w:r>
      </w:ins>
      <w:ins w:id="7592" w:author="Rev 11 Allen Wirfs-Brock" w:date="2012-10-17T14:12:00Z">
        <w:r>
          <w:t xml:space="preserve">which </w:t>
        </w:r>
      </w:ins>
      <w:ins w:id="7593" w:author="Rev 11 Allen Wirfs-Brock" w:date="2012-10-17T14:13:00Z">
        <w:r>
          <w:t>has</w:t>
        </w:r>
      </w:ins>
      <w:ins w:id="7594" w:author="Rev 11 Allen Wirfs-Brock" w:date="2012-10-17T14:12:00Z">
        <w:r>
          <w:t xml:space="preserve"> a </w:t>
        </w:r>
        <w:r w:rsidRPr="005D449B">
          <w:rPr>
            <w:rFonts w:ascii="Courier New" w:hAnsi="Courier New" w:cs="Courier New"/>
            <w:b/>
            <w:bCs/>
          </w:rPr>
          <w:t>this</w:t>
        </w:r>
        <w:r>
          <w:t xml:space="preserve"> binding. </w:t>
        </w:r>
      </w:ins>
    </w:p>
    <w:p w:rsidR="00825110" w:rsidRPr="00E77497" w:rsidRDefault="00825110" w:rsidP="00825110">
      <w:pPr>
        <w:pStyle w:val="Heading3"/>
        <w:numPr>
          <w:ilvl w:val="0"/>
          <w:numId w:val="0"/>
        </w:numPr>
        <w:rPr>
          <w:ins w:id="7595" w:author="Rev 7 Allen Wirfs-Brock" w:date="2012-05-01T14:06:00Z"/>
        </w:rPr>
      </w:pPr>
      <w:bookmarkStart w:id="7596" w:name="_Toc339020329"/>
      <w:ins w:id="7597" w:author="Rev 7 Allen Wirfs-Brock" w:date="2012-05-01T14:06:00Z">
        <w:r w:rsidRPr="00E77497">
          <w:t>10.</w:t>
        </w:r>
      </w:ins>
      <w:ins w:id="7598" w:author="Rev 7 Allen Wirfs-Brock" w:date="2012-05-02T14:57:00Z">
        <w:r w:rsidR="002B1601">
          <w:t>4</w:t>
        </w:r>
      </w:ins>
      <w:ins w:id="7599" w:author="Rev 7 Allen Wirfs-Brock" w:date="2012-05-01T14:06:00Z">
        <w:r w:rsidRPr="00E77497">
          <w:t>.</w:t>
        </w:r>
      </w:ins>
      <w:ins w:id="7600" w:author="Rev 7 Allen Wirfs-Brock" w:date="2012-05-01T16:19:00Z">
        <w:del w:id="7601" w:author="Rev 8 Allen Wirfs-Brock" w:date="2012-06-13T17:38:00Z">
          <w:r w:rsidR="00A45741" w:rsidDel="008C7DCE">
            <w:delText>3</w:delText>
          </w:r>
        </w:del>
      </w:ins>
      <w:ins w:id="7602" w:author="Rev 8 Allen Wirfs-Brock" w:date="2012-06-13T17:38:00Z">
        <w:del w:id="7603" w:author="Rev 10 Allen Wirfs-Brock" w:date="2012-08-13T18:48:00Z">
          <w:r w:rsidR="008C7DCE" w:rsidDel="00C700A2">
            <w:delText>4</w:delText>
          </w:r>
        </w:del>
      </w:ins>
      <w:ins w:id="7604" w:author="Rev 10 Allen Wirfs-Brock" w:date="2012-08-13T18:48:00Z">
        <w:r w:rsidR="00C700A2">
          <w:t>3</w:t>
        </w:r>
      </w:ins>
      <w:ins w:id="7605" w:author="Rev 7 Allen Wirfs-Brock" w:date="2012-05-01T14:06:00Z">
        <w:r w:rsidRPr="00E77497">
          <w:tab/>
        </w:r>
      </w:ins>
      <w:ins w:id="7606" w:author="Rev 7 Allen Wirfs-Brock" w:date="2012-05-01T14:07:00Z">
        <w:r>
          <w:t>This</w:t>
        </w:r>
      </w:ins>
      <w:ins w:id="7607" w:author="Rev 7 Allen Wirfs-Brock" w:date="2012-05-01T14:06:00Z">
        <w:r w:rsidRPr="00E77497">
          <w:t xml:space="preserve"> Resolution</w:t>
        </w:r>
        <w:bookmarkEnd w:id="7596"/>
      </w:ins>
    </w:p>
    <w:p w:rsidR="00825110" w:rsidRPr="00E77497" w:rsidRDefault="00DD7AA6" w:rsidP="00825110">
      <w:pPr>
        <w:rPr>
          <w:ins w:id="7608" w:author="Rev 7 Allen Wirfs-Brock" w:date="2012-05-01T14:06:00Z"/>
        </w:rPr>
      </w:pPr>
      <w:ins w:id="7609" w:author="Rev 7 Allen Wirfs-Brock" w:date="2012-05-01T14:31:00Z">
        <w:r>
          <w:t xml:space="preserve">The </w:t>
        </w:r>
      </w:ins>
      <w:ins w:id="7610" w:author="Rev 7 Allen Wirfs-Brock" w:date="2012-05-01T14:32:00Z">
        <w:r>
          <w:t>abstract</w:t>
        </w:r>
      </w:ins>
      <w:ins w:id="7611" w:author="Rev 7 Allen Wirfs-Brock" w:date="2012-05-01T14:31:00Z">
        <w:r>
          <w:t xml:space="preserve"> </w:t>
        </w:r>
      </w:ins>
      <w:ins w:id="7612" w:author="Rev 7 Allen Wirfs-Brock" w:date="2012-05-01T14:32:00Z">
        <w:r>
          <w:t xml:space="preserve">operation </w:t>
        </w:r>
      </w:ins>
      <w:ins w:id="7613" w:author="Rev 7 Allen Wirfs-Brock" w:date="2012-05-01T14:07:00Z">
        <w:r w:rsidR="00825110" w:rsidRPr="00DD7AA6">
          <w:rPr>
            <w:rFonts w:ascii="Times New Roman" w:hAnsi="Times New Roman"/>
          </w:rPr>
          <w:t>This</w:t>
        </w:r>
      </w:ins>
      <w:ins w:id="7614" w:author="Rev 7 Allen Wirfs-Brock" w:date="2012-05-01T14:32:00Z">
        <w:r w:rsidRPr="00DD7AA6">
          <w:rPr>
            <w:rFonts w:ascii="Times New Roman" w:hAnsi="Times New Roman"/>
          </w:rPr>
          <w:t>R</w:t>
        </w:r>
      </w:ins>
      <w:ins w:id="7615" w:author="Rev 7 Allen Wirfs-Brock" w:date="2012-05-01T14:06:00Z">
        <w:r w:rsidR="00825110" w:rsidRPr="00DD7AA6">
          <w:rPr>
            <w:rFonts w:ascii="Times New Roman" w:hAnsi="Times New Roman"/>
          </w:rPr>
          <w:t>esolution</w:t>
        </w:r>
        <w:r w:rsidR="00825110" w:rsidRPr="00E77497">
          <w:t xml:space="preserve"> is the process of determining the binding of </w:t>
        </w:r>
      </w:ins>
      <w:ins w:id="7616" w:author="Rev 7 Allen Wirfs-Brock" w:date="2012-05-01T14:07:00Z">
        <w:r w:rsidR="00825110">
          <w:t xml:space="preserve">the keyword </w:t>
        </w:r>
        <w:r w:rsidR="00825110" w:rsidRPr="00DD7AA6">
          <w:rPr>
            <w:rFonts w:ascii="Courier New" w:hAnsi="Courier New" w:cs="Courier New"/>
            <w:b/>
          </w:rPr>
          <w:t>this</w:t>
        </w:r>
      </w:ins>
      <w:ins w:id="7617" w:author="Rev 7 Allen Wirfs-Brock" w:date="2012-05-01T14:06:00Z">
        <w:r w:rsidR="00825110" w:rsidRPr="00E77497">
          <w:t xml:space="preserve"> using the LexicalEnvironment of the </w:t>
        </w:r>
      </w:ins>
      <w:ins w:id="7618" w:author="Rev 7 Allen Wirfs-Brock" w:date="2012-05-01T14:32:00Z">
        <w:del w:id="7619" w:author="Rev 8 Allen Wirfs-Brock" w:date="2012-06-13T15:59:00Z">
          <w:r w:rsidDel="00CB5151">
            <w:delText>current</w:delText>
          </w:r>
        </w:del>
      </w:ins>
      <w:ins w:id="7620" w:author="Rev 8 Allen Wirfs-Brock" w:date="2012-06-13T15:59:00Z">
        <w:r w:rsidR="00CB5151">
          <w:t>running</w:t>
        </w:r>
      </w:ins>
      <w:ins w:id="7621" w:author="Rev 7 Allen Wirfs-Brock" w:date="2012-05-01T14:06:00Z">
        <w:r w:rsidR="00825110" w:rsidRPr="00E77497">
          <w:t xml:space="preserve"> execution context. </w:t>
        </w:r>
      </w:ins>
      <w:ins w:id="7622" w:author="Rev 7 Allen Wirfs-Brock" w:date="2012-05-01T14:33:00Z">
        <w:r w:rsidRPr="00DD7AA6">
          <w:rPr>
            <w:rFonts w:ascii="Times New Roman" w:hAnsi="Times New Roman"/>
          </w:rPr>
          <w:t>ThisResolution</w:t>
        </w:r>
        <w:r>
          <w:t xml:space="preserve"> </w:t>
        </w:r>
      </w:ins>
      <w:ins w:id="7623" w:author="Rev 7 Allen Wirfs-Brock" w:date="2012-05-01T14:06:00Z">
        <w:r w:rsidR="00825110" w:rsidRPr="00E77497">
          <w:t>perform</w:t>
        </w:r>
      </w:ins>
      <w:ins w:id="7624" w:author="Rev 7 Allen Wirfs-Brock" w:date="2012-05-01T14:33:00Z">
        <w:r>
          <w:t>s</w:t>
        </w:r>
      </w:ins>
      <w:ins w:id="7625" w:author="Rev 7 Allen Wirfs-Brock" w:date="2012-05-01T14:06:00Z">
        <w:r w:rsidR="00825110" w:rsidRPr="00E77497">
          <w:t xml:space="preserve"> the following </w:t>
        </w:r>
      </w:ins>
      <w:ins w:id="7626" w:author="Rev 7 Allen Wirfs-Brock" w:date="2012-05-01T14:33:00Z">
        <w:r>
          <w:t>steps</w:t>
        </w:r>
      </w:ins>
      <w:ins w:id="7627" w:author="Rev 7 Allen Wirfs-Brock" w:date="2012-05-01T14:06:00Z">
        <w:r w:rsidR="00825110" w:rsidRPr="00E77497">
          <w:t>:</w:t>
        </w:r>
      </w:ins>
    </w:p>
    <w:p w:rsidR="00825110" w:rsidRPr="00E77497" w:rsidRDefault="00825110" w:rsidP="00141C64">
      <w:pPr>
        <w:pStyle w:val="Alg4"/>
        <w:numPr>
          <w:ilvl w:val="0"/>
          <w:numId w:val="786"/>
        </w:numPr>
        <w:rPr>
          <w:ins w:id="7628" w:author="Rev 7 Allen Wirfs-Brock" w:date="2012-05-01T14:06:00Z"/>
        </w:rPr>
      </w:pPr>
      <w:ins w:id="7629" w:author="Rev 7 Allen Wirfs-Brock" w:date="2012-05-01T14:06:00Z">
        <w:r w:rsidRPr="00E77497">
          <w:t xml:space="preserve">Let </w:t>
        </w:r>
      </w:ins>
      <w:ins w:id="7630" w:author="Rev 7 Allen Wirfs-Brock" w:date="2012-05-01T16:26:00Z">
        <w:r w:rsidR="00141C64">
          <w:rPr>
            <w:i/>
          </w:rPr>
          <w:t>env</w:t>
        </w:r>
      </w:ins>
      <w:ins w:id="7631" w:author="Rev 7 Allen Wirfs-Brock" w:date="2012-05-01T16:25:00Z">
        <w:r w:rsidR="00141C64">
          <w:t xml:space="preserve"> be the result of performing the GetThisEnvironment abstract operation</w:t>
        </w:r>
      </w:ins>
      <w:ins w:id="7632" w:author="Rev 7 Allen Wirfs-Brock" w:date="2012-05-01T14:06:00Z">
        <w:r w:rsidRPr="00E77497">
          <w:t>.</w:t>
        </w:r>
      </w:ins>
    </w:p>
    <w:p w:rsidR="00825110" w:rsidRPr="00E77497" w:rsidRDefault="00141C64" w:rsidP="00141C64">
      <w:pPr>
        <w:pStyle w:val="Alg4"/>
        <w:numPr>
          <w:ilvl w:val="0"/>
          <w:numId w:val="786"/>
        </w:numPr>
        <w:spacing w:after="120"/>
        <w:rPr>
          <w:ins w:id="7633" w:author="Rev 7 Allen Wirfs-Brock" w:date="2012-05-01T14:06:00Z"/>
        </w:rPr>
      </w:pPr>
      <w:ins w:id="7634" w:author="Rev 7 Allen Wirfs-Brock" w:date="2012-05-01T16:25: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ins>
      <w:ins w:id="7635" w:author="Rev 7 Allen Wirfs-Brock" w:date="2012-05-01T14:37:00Z">
        <w:r w:rsidR="00DD7AA6" w:rsidRPr="00E77497">
          <w:t>.</w:t>
        </w:r>
      </w:ins>
    </w:p>
    <w:p w:rsidR="004C02EF" w:rsidRPr="00E77497" w:rsidDel="002B1601" w:rsidRDefault="004C02EF" w:rsidP="00F77917">
      <w:pPr>
        <w:pStyle w:val="Heading2"/>
        <w:numPr>
          <w:ilvl w:val="0"/>
          <w:numId w:val="0"/>
        </w:numPr>
        <w:rPr>
          <w:del w:id="7636" w:author="Rev 7 Allen Wirfs-Brock" w:date="2012-05-02T14:57:00Z"/>
        </w:rPr>
      </w:pPr>
      <w:del w:id="7637" w:author="Rev 7 Allen Wirfs-Brock" w:date="2012-05-02T14:57:00Z">
        <w:r w:rsidRPr="00E77497" w:rsidDel="002B1601">
          <w:delText>10.4</w:delText>
        </w:r>
        <w:r w:rsidRPr="00E77497" w:rsidDel="002B1601">
          <w:tab/>
          <w:delText>Establishing an Execution Context</w:delText>
        </w:r>
        <w:bookmarkEnd w:id="7540"/>
        <w:bookmarkEnd w:id="7541"/>
        <w:bookmarkEnd w:id="7542"/>
        <w:bookmarkEnd w:id="7543"/>
      </w:del>
    </w:p>
    <w:p w:rsidR="004C02EF" w:rsidRPr="00E77497" w:rsidDel="002B1601" w:rsidRDefault="004C02EF">
      <w:pPr>
        <w:pStyle w:val="Heading2"/>
        <w:numPr>
          <w:ilvl w:val="0"/>
          <w:numId w:val="0"/>
        </w:numPr>
        <w:rPr>
          <w:del w:id="7638" w:author="Rev 7 Allen Wirfs-Brock" w:date="2012-05-02T14:57:00Z"/>
        </w:rPr>
        <w:pPrChange w:id="7639" w:author="Rev 7 Allen Wirfs-Brock" w:date="2012-05-02T14:57:00Z">
          <w:pPr/>
        </w:pPrChange>
      </w:pPr>
      <w:del w:id="7640" w:author="Rev 7 Allen Wirfs-Brock" w:date="2012-05-02T14:57:00Z">
        <w:r w:rsidRPr="00E77497" w:rsidDel="002B1601">
          <w:delTex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delText>
        </w:r>
      </w:del>
    </w:p>
    <w:p w:rsidR="004C02EF" w:rsidRPr="00E77497" w:rsidDel="002B1601" w:rsidRDefault="004C02EF">
      <w:pPr>
        <w:pStyle w:val="Heading2"/>
        <w:numPr>
          <w:ilvl w:val="0"/>
          <w:numId w:val="0"/>
        </w:numPr>
        <w:rPr>
          <w:del w:id="7641" w:author="Rev 7 Allen Wirfs-Brock" w:date="2012-05-02T14:57:00Z"/>
        </w:rPr>
        <w:pPrChange w:id="7642" w:author="Rev 7 Allen Wirfs-Brock" w:date="2012-05-02T14:57:00Z">
          <w:pPr/>
        </w:pPrChange>
      </w:pPr>
      <w:del w:id="7643" w:author="Rev 7 Allen Wirfs-Brock" w:date="2012-05-02T14:57:00Z">
        <w:r w:rsidRPr="00E77497" w:rsidDel="002B1601">
          <w:delTex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delText>
        </w:r>
      </w:del>
    </w:p>
    <w:p w:rsidR="004C02EF" w:rsidRPr="00E77497" w:rsidDel="00852E6B" w:rsidRDefault="004C02EF">
      <w:pPr>
        <w:pStyle w:val="Heading2"/>
        <w:numPr>
          <w:ilvl w:val="0"/>
          <w:numId w:val="0"/>
        </w:numPr>
        <w:rPr>
          <w:del w:id="7644" w:author="Rev 7 Allen Wirfs-Brock" w:date="2012-05-02T11:31:00Z"/>
        </w:rPr>
        <w:pPrChange w:id="7645" w:author="Rev 7 Allen Wirfs-Brock" w:date="2012-05-02T14:57:00Z">
          <w:pPr>
            <w:pStyle w:val="Heading3"/>
            <w:numPr>
              <w:ilvl w:val="0"/>
              <w:numId w:val="0"/>
            </w:numPr>
            <w:tabs>
              <w:tab w:val="clear" w:pos="990"/>
            </w:tabs>
            <w:ind w:left="0"/>
          </w:pPr>
        </w:pPrChange>
      </w:pPr>
      <w:bookmarkStart w:id="7646" w:name="_Toc235503382"/>
      <w:bookmarkStart w:id="7647" w:name="_Toc241509157"/>
      <w:bookmarkStart w:id="7648" w:name="_Toc244416644"/>
      <w:bookmarkStart w:id="7649" w:name="_Toc276631008"/>
      <w:del w:id="7650" w:author="Rev 7 Allen Wirfs-Brock" w:date="2012-05-02T11:31:00Z">
        <w:r w:rsidRPr="00E77497" w:rsidDel="00852E6B">
          <w:delText>10.4.1</w:delText>
        </w:r>
        <w:r w:rsidRPr="00E77497" w:rsidDel="00852E6B">
          <w:tab/>
          <w:delText>Entering Global Code</w:delText>
        </w:r>
        <w:bookmarkEnd w:id="7646"/>
        <w:bookmarkEnd w:id="7647"/>
        <w:bookmarkEnd w:id="7648"/>
        <w:bookmarkEnd w:id="7649"/>
      </w:del>
    </w:p>
    <w:p w:rsidR="004C02EF" w:rsidRPr="00E77497" w:rsidDel="00852E6B" w:rsidRDefault="004C02EF">
      <w:pPr>
        <w:pStyle w:val="Heading2"/>
        <w:numPr>
          <w:ilvl w:val="0"/>
          <w:numId w:val="0"/>
        </w:numPr>
        <w:rPr>
          <w:del w:id="7651" w:author="Rev 7 Allen Wirfs-Brock" w:date="2012-05-02T11:31:00Z"/>
        </w:rPr>
        <w:pPrChange w:id="7652" w:author="Rev 7 Allen Wirfs-Brock" w:date="2012-05-02T14:57:00Z">
          <w:pPr/>
        </w:pPrChange>
      </w:pPr>
      <w:del w:id="7653" w:author="Rev 7 Allen Wirfs-Brock" w:date="2012-05-02T11:31:00Z">
        <w:r w:rsidRPr="00E77497" w:rsidDel="00852E6B">
          <w:delText>The following steps are performed when control enters the execution context for global code:</w:delText>
        </w:r>
      </w:del>
    </w:p>
    <w:p w:rsidR="004C02EF" w:rsidRPr="00E77497" w:rsidDel="00852E6B" w:rsidRDefault="004C02EF">
      <w:pPr>
        <w:pStyle w:val="Heading2"/>
        <w:numPr>
          <w:ilvl w:val="0"/>
          <w:numId w:val="0"/>
        </w:numPr>
        <w:rPr>
          <w:del w:id="7654" w:author="Rev 7 Allen Wirfs-Brock" w:date="2012-05-02T11:31:00Z"/>
        </w:rPr>
        <w:pPrChange w:id="7655" w:author="Rev 7 Allen Wirfs-Brock" w:date="2012-05-02T14:57:00Z">
          <w:pPr>
            <w:pStyle w:val="Alg4"/>
            <w:numPr>
              <w:numId w:val="374"/>
            </w:numPr>
            <w:tabs>
              <w:tab w:val="num" w:pos="360"/>
            </w:tabs>
            <w:ind w:left="360" w:hanging="360"/>
          </w:pPr>
        </w:pPrChange>
      </w:pPr>
      <w:del w:id="7656" w:author="Rev 7 Allen Wirfs-Brock" w:date="2012-05-02T11:31:00Z">
        <w:r w:rsidRPr="00E77497" w:rsidDel="00852E6B">
          <w:delText>Initialise the execution context using the global code as described in 10.4.1.1.</w:delText>
        </w:r>
      </w:del>
    </w:p>
    <w:p w:rsidR="004C02EF" w:rsidRPr="00E77497" w:rsidDel="00852E6B" w:rsidRDefault="004C02EF">
      <w:pPr>
        <w:pStyle w:val="Heading2"/>
        <w:numPr>
          <w:ilvl w:val="0"/>
          <w:numId w:val="0"/>
        </w:numPr>
        <w:rPr>
          <w:del w:id="7657" w:author="Rev 7 Allen Wirfs-Brock" w:date="2012-05-02T11:31:00Z"/>
        </w:rPr>
        <w:pPrChange w:id="7658" w:author="Rev 7 Allen Wirfs-Brock" w:date="2012-05-02T14:57:00Z">
          <w:pPr>
            <w:pStyle w:val="Alg4"/>
            <w:numPr>
              <w:numId w:val="374"/>
            </w:numPr>
            <w:tabs>
              <w:tab w:val="num" w:pos="360"/>
            </w:tabs>
            <w:spacing w:after="120"/>
            <w:ind w:left="360" w:hanging="360"/>
          </w:pPr>
        </w:pPrChange>
      </w:pPr>
      <w:del w:id="7659" w:author="Rev 7 Allen Wirfs-Brock" w:date="2012-05-02T11:31:00Z">
        <w:r w:rsidRPr="00E77497" w:rsidDel="00852E6B">
          <w:delText>Perform Declaration Binding Instantiation as described in 10.5 using the global code.</w:delText>
        </w:r>
      </w:del>
    </w:p>
    <w:p w:rsidR="004C02EF" w:rsidRPr="00E77497" w:rsidDel="00852E6B" w:rsidRDefault="004C02EF">
      <w:pPr>
        <w:pStyle w:val="Heading2"/>
        <w:numPr>
          <w:ilvl w:val="0"/>
          <w:numId w:val="0"/>
        </w:numPr>
        <w:rPr>
          <w:del w:id="7660" w:author="Rev 7 Allen Wirfs-Brock" w:date="2012-05-02T11:31:00Z"/>
        </w:rPr>
        <w:pPrChange w:id="7661" w:author="Rev 7 Allen Wirfs-Brock" w:date="2012-05-02T14:57:00Z">
          <w:pPr>
            <w:pStyle w:val="Heading4"/>
            <w:numPr>
              <w:ilvl w:val="0"/>
              <w:numId w:val="0"/>
            </w:numPr>
            <w:tabs>
              <w:tab w:val="clear" w:pos="1080"/>
            </w:tabs>
          </w:pPr>
        </w:pPrChange>
      </w:pPr>
      <w:del w:id="7662" w:author="Rev 7 Allen Wirfs-Brock" w:date="2012-05-02T11:31:00Z">
        <w:r w:rsidRPr="00E77497" w:rsidDel="00852E6B">
          <w:delText>10.4.1.1</w:delText>
        </w:r>
        <w:r w:rsidRPr="00E77497" w:rsidDel="00852E6B">
          <w:tab/>
          <w:delText>Initial Global Execution Context</w:delText>
        </w:r>
      </w:del>
    </w:p>
    <w:p w:rsidR="004C02EF" w:rsidRPr="00E77497" w:rsidDel="00852E6B" w:rsidRDefault="004C02EF">
      <w:pPr>
        <w:pStyle w:val="Heading2"/>
        <w:numPr>
          <w:ilvl w:val="0"/>
          <w:numId w:val="0"/>
        </w:numPr>
        <w:rPr>
          <w:del w:id="7663" w:author="Rev 7 Allen Wirfs-Brock" w:date="2012-05-02T11:31:00Z"/>
        </w:rPr>
        <w:pPrChange w:id="7664" w:author="Rev 7 Allen Wirfs-Brock" w:date="2012-05-02T14:57:00Z">
          <w:pPr/>
        </w:pPrChange>
      </w:pPr>
      <w:del w:id="7665" w:author="Rev 7 Allen Wirfs-Brock" w:date="2012-05-02T11:31:00Z">
        <w:r w:rsidRPr="00E77497" w:rsidDel="00852E6B">
          <w:delText xml:space="preserve">The following steps are performed to initialise a global execution context for ECMAScript code </w:delText>
        </w:r>
        <w:r w:rsidRPr="00E77497" w:rsidDel="00852E6B">
          <w:rPr>
            <w:rFonts w:ascii="Times New Roman" w:hAnsi="Times New Roman"/>
            <w:i/>
          </w:rPr>
          <w:delText>C</w:delText>
        </w:r>
        <w:r w:rsidRPr="00E77497" w:rsidDel="00852E6B">
          <w:delText>:</w:delText>
        </w:r>
      </w:del>
    </w:p>
    <w:p w:rsidR="004C02EF" w:rsidRPr="00E77497" w:rsidDel="00852E6B" w:rsidRDefault="004C02EF">
      <w:pPr>
        <w:pStyle w:val="Heading2"/>
        <w:numPr>
          <w:ilvl w:val="0"/>
          <w:numId w:val="0"/>
        </w:numPr>
        <w:rPr>
          <w:del w:id="7666" w:author="Rev 7 Allen Wirfs-Brock" w:date="2012-05-02T11:31:00Z"/>
        </w:rPr>
        <w:pPrChange w:id="7667" w:author="Rev 7 Allen Wirfs-Brock" w:date="2012-05-02T14:57:00Z">
          <w:pPr>
            <w:pStyle w:val="Alg4"/>
            <w:numPr>
              <w:numId w:val="375"/>
            </w:numPr>
            <w:tabs>
              <w:tab w:val="num" w:pos="360"/>
              <w:tab w:val="left" w:pos="720"/>
            </w:tabs>
            <w:ind w:left="360" w:hanging="360"/>
          </w:pPr>
        </w:pPrChange>
      </w:pPr>
      <w:del w:id="7668" w:author="Rev 7 Allen Wirfs-Brock" w:date="2012-05-02T11:31:00Z">
        <w:r w:rsidRPr="00E77497" w:rsidDel="00852E6B">
          <w:delText>Set the VariableEnvironment to the Global Environment.</w:delText>
        </w:r>
      </w:del>
    </w:p>
    <w:p w:rsidR="004C02EF" w:rsidRPr="00E77497" w:rsidDel="00852E6B" w:rsidRDefault="004C02EF">
      <w:pPr>
        <w:pStyle w:val="Heading2"/>
        <w:numPr>
          <w:ilvl w:val="0"/>
          <w:numId w:val="0"/>
        </w:numPr>
        <w:rPr>
          <w:del w:id="7669" w:author="Rev 7 Allen Wirfs-Brock" w:date="2012-05-02T11:31:00Z"/>
        </w:rPr>
        <w:pPrChange w:id="7670" w:author="Rev 7 Allen Wirfs-Brock" w:date="2012-05-02T14:57:00Z">
          <w:pPr>
            <w:pStyle w:val="Alg4"/>
            <w:numPr>
              <w:numId w:val="375"/>
            </w:numPr>
            <w:tabs>
              <w:tab w:val="num" w:pos="360"/>
              <w:tab w:val="left" w:pos="720"/>
            </w:tabs>
            <w:ind w:left="360" w:hanging="360"/>
          </w:pPr>
        </w:pPrChange>
      </w:pPr>
      <w:del w:id="7671" w:author="Rev 7 Allen Wirfs-Brock" w:date="2012-05-02T11:31:00Z">
        <w:r w:rsidRPr="00E77497" w:rsidDel="00852E6B">
          <w:delText>Set the LexicalEnvironment to the Global Environment.</w:delText>
        </w:r>
      </w:del>
    </w:p>
    <w:p w:rsidR="004C02EF" w:rsidRPr="00E77497" w:rsidDel="00852E6B" w:rsidRDefault="004C02EF">
      <w:pPr>
        <w:pStyle w:val="Heading2"/>
        <w:numPr>
          <w:ilvl w:val="0"/>
          <w:numId w:val="0"/>
        </w:numPr>
        <w:rPr>
          <w:del w:id="7672" w:author="Rev 7 Allen Wirfs-Brock" w:date="2012-05-02T11:31:00Z"/>
        </w:rPr>
        <w:pPrChange w:id="7673" w:author="Rev 7 Allen Wirfs-Brock" w:date="2012-05-02T14:57:00Z">
          <w:pPr>
            <w:pStyle w:val="Alg4"/>
            <w:numPr>
              <w:numId w:val="375"/>
            </w:numPr>
            <w:tabs>
              <w:tab w:val="num" w:pos="360"/>
              <w:tab w:val="left" w:pos="720"/>
            </w:tabs>
            <w:spacing w:after="120"/>
            <w:ind w:left="360" w:hanging="360"/>
          </w:pPr>
        </w:pPrChange>
      </w:pPr>
      <w:del w:id="7674" w:author="Rev 7 Allen Wirfs-Brock" w:date="2012-05-02T11:31:00Z">
        <w:r w:rsidRPr="00E77497" w:rsidDel="00852E6B">
          <w:delText>Set the ThisBinding to the global object.</w:delText>
        </w:r>
      </w:del>
    </w:p>
    <w:p w:rsidR="004C02EF" w:rsidRPr="00E77497" w:rsidDel="002B1601" w:rsidRDefault="004C02EF">
      <w:pPr>
        <w:pStyle w:val="Heading2"/>
        <w:numPr>
          <w:ilvl w:val="0"/>
          <w:numId w:val="0"/>
        </w:numPr>
        <w:rPr>
          <w:del w:id="7675" w:author="Rev 7 Allen Wirfs-Brock" w:date="2012-05-02T14:57:00Z"/>
        </w:rPr>
        <w:pPrChange w:id="7676" w:author="Rev 7 Allen Wirfs-Brock" w:date="2012-05-02T14:57:00Z">
          <w:pPr>
            <w:pStyle w:val="Heading3"/>
            <w:numPr>
              <w:ilvl w:val="0"/>
              <w:numId w:val="0"/>
            </w:numPr>
            <w:tabs>
              <w:tab w:val="clear" w:pos="990"/>
            </w:tabs>
            <w:ind w:left="0"/>
          </w:pPr>
        </w:pPrChange>
      </w:pPr>
      <w:bookmarkStart w:id="7677" w:name="_Toc235503383"/>
      <w:bookmarkStart w:id="7678" w:name="_Toc241509158"/>
      <w:bookmarkStart w:id="7679" w:name="_Toc244416645"/>
      <w:bookmarkStart w:id="7680" w:name="_Toc276631009"/>
      <w:del w:id="7681" w:author="Rev 7 Allen Wirfs-Brock" w:date="2012-05-02T14:57:00Z">
        <w:r w:rsidRPr="00E77497" w:rsidDel="002B1601">
          <w:delText>10.4.2</w:delText>
        </w:r>
        <w:r w:rsidRPr="00E77497" w:rsidDel="002B1601">
          <w:tab/>
          <w:delText>Entering Eval Code</w:delText>
        </w:r>
        <w:bookmarkEnd w:id="7677"/>
        <w:bookmarkEnd w:id="7678"/>
        <w:bookmarkEnd w:id="7679"/>
        <w:bookmarkEnd w:id="7680"/>
      </w:del>
    </w:p>
    <w:p w:rsidR="004C02EF" w:rsidRPr="00E77497" w:rsidDel="002B1601" w:rsidRDefault="004C02EF">
      <w:pPr>
        <w:pStyle w:val="Heading2"/>
        <w:numPr>
          <w:ilvl w:val="0"/>
          <w:numId w:val="0"/>
        </w:numPr>
        <w:rPr>
          <w:del w:id="7682" w:author="Rev 7 Allen Wirfs-Brock" w:date="2012-05-02T14:57:00Z"/>
        </w:rPr>
        <w:pPrChange w:id="7683" w:author="Rev 7 Allen Wirfs-Brock" w:date="2012-05-02T14:57:00Z">
          <w:pPr/>
        </w:pPrChange>
      </w:pPr>
      <w:del w:id="7684" w:author="Rev 7 Allen Wirfs-Brock" w:date="2012-05-02T14:57:00Z">
        <w:r w:rsidRPr="00E77497" w:rsidDel="002B1601">
          <w:delText>The following steps are performed when control enters the execution context for eval code:</w:delText>
        </w:r>
      </w:del>
    </w:p>
    <w:p w:rsidR="004C02EF" w:rsidRPr="00E77497" w:rsidDel="002B1601" w:rsidRDefault="004C02EF">
      <w:pPr>
        <w:pStyle w:val="Heading2"/>
        <w:numPr>
          <w:ilvl w:val="0"/>
          <w:numId w:val="0"/>
        </w:numPr>
        <w:rPr>
          <w:del w:id="7685" w:author="Rev 7 Allen Wirfs-Brock" w:date="2012-05-02T14:57:00Z"/>
        </w:rPr>
        <w:pPrChange w:id="7686" w:author="Rev 7 Allen Wirfs-Brock" w:date="2012-05-02T14:57:00Z">
          <w:pPr>
            <w:pStyle w:val="Alg4"/>
            <w:numPr>
              <w:numId w:val="376"/>
            </w:numPr>
            <w:tabs>
              <w:tab w:val="num" w:pos="360"/>
            </w:tabs>
            <w:ind w:left="360" w:hanging="360"/>
          </w:pPr>
        </w:pPrChange>
      </w:pPr>
      <w:del w:id="7687" w:author="Rev 7 Allen Wirfs-Brock" w:date="2012-05-02T14:57:00Z">
        <w:r w:rsidRPr="00E77497" w:rsidDel="002B1601">
          <w:delText>If there is no calling context or if the eval code is not being evaluated by a direct call (15.1.2.1.1) to the eval function then,</w:delText>
        </w:r>
      </w:del>
    </w:p>
    <w:p w:rsidR="004C02EF" w:rsidRPr="00E77497" w:rsidDel="002B1601" w:rsidRDefault="004C02EF">
      <w:pPr>
        <w:pStyle w:val="Heading2"/>
        <w:numPr>
          <w:ilvl w:val="0"/>
          <w:numId w:val="0"/>
        </w:numPr>
        <w:rPr>
          <w:del w:id="7688" w:author="Rev 7 Allen Wirfs-Brock" w:date="2012-05-02T14:57:00Z"/>
        </w:rPr>
        <w:pPrChange w:id="7689" w:author="Rev 7 Allen Wirfs-Brock" w:date="2012-05-02T14:57:00Z">
          <w:pPr>
            <w:pStyle w:val="Alg4"/>
            <w:numPr>
              <w:ilvl w:val="1"/>
              <w:numId w:val="376"/>
            </w:numPr>
            <w:tabs>
              <w:tab w:val="num" w:pos="1080"/>
            </w:tabs>
            <w:ind w:left="1080" w:hanging="360"/>
          </w:pPr>
        </w:pPrChange>
      </w:pPr>
      <w:del w:id="7690" w:author="Rev 7 Allen Wirfs-Brock" w:date="2012-05-02T14:57:00Z">
        <w:r w:rsidRPr="00E77497" w:rsidDel="002B1601">
          <w:delText xml:space="preserve">Initialise the execution context as if it was a global execution context using the eval code as </w:delText>
        </w:r>
        <w:r w:rsidRPr="00E77497" w:rsidDel="002B1601">
          <w:rPr>
            <w:i/>
          </w:rPr>
          <w:delText>C</w:delText>
        </w:r>
        <w:r w:rsidRPr="00E77497" w:rsidDel="002B1601">
          <w:delText xml:space="preserve"> as described in 10.4.1.1.</w:delText>
        </w:r>
      </w:del>
    </w:p>
    <w:p w:rsidR="004C02EF" w:rsidRPr="00E77497" w:rsidDel="002B1601" w:rsidRDefault="004C02EF">
      <w:pPr>
        <w:pStyle w:val="Heading2"/>
        <w:numPr>
          <w:ilvl w:val="0"/>
          <w:numId w:val="0"/>
        </w:numPr>
        <w:rPr>
          <w:del w:id="7691" w:author="Rev 7 Allen Wirfs-Brock" w:date="2012-05-02T14:57:00Z"/>
        </w:rPr>
        <w:pPrChange w:id="7692" w:author="Rev 7 Allen Wirfs-Brock" w:date="2012-05-02T14:57:00Z">
          <w:pPr>
            <w:pStyle w:val="Alg4"/>
            <w:numPr>
              <w:numId w:val="376"/>
            </w:numPr>
            <w:tabs>
              <w:tab w:val="num" w:pos="360"/>
            </w:tabs>
            <w:ind w:left="360" w:hanging="360"/>
          </w:pPr>
        </w:pPrChange>
      </w:pPr>
      <w:del w:id="7693" w:author="Rev 7 Allen Wirfs-Brock" w:date="2012-05-02T14:57:00Z">
        <w:r w:rsidRPr="00E77497" w:rsidDel="002B1601">
          <w:delText>Else,</w:delText>
        </w:r>
      </w:del>
    </w:p>
    <w:p w:rsidR="004C02EF" w:rsidRPr="00E77497" w:rsidDel="002B1601" w:rsidRDefault="004C02EF">
      <w:pPr>
        <w:pStyle w:val="Heading2"/>
        <w:numPr>
          <w:ilvl w:val="0"/>
          <w:numId w:val="0"/>
        </w:numPr>
        <w:rPr>
          <w:del w:id="7694" w:author="Rev 7 Allen Wirfs-Brock" w:date="2012-05-02T14:57:00Z"/>
        </w:rPr>
        <w:pPrChange w:id="7695" w:author="Rev 7 Allen Wirfs-Brock" w:date="2012-05-02T14:57:00Z">
          <w:pPr>
            <w:pStyle w:val="Alg4"/>
            <w:numPr>
              <w:ilvl w:val="1"/>
              <w:numId w:val="376"/>
            </w:numPr>
            <w:tabs>
              <w:tab w:val="num" w:pos="1080"/>
            </w:tabs>
            <w:ind w:left="1080" w:hanging="360"/>
          </w:pPr>
        </w:pPrChange>
      </w:pPr>
      <w:del w:id="7696" w:author="Rev 7 Allen Wirfs-Brock" w:date="2012-05-02T14:57:00Z">
        <w:r w:rsidRPr="00E77497" w:rsidDel="002B1601">
          <w:delText>Set the ThisBinding to the same value as the ThisBinding of the calling execution context.</w:delText>
        </w:r>
      </w:del>
    </w:p>
    <w:p w:rsidR="004C02EF" w:rsidRPr="00E77497" w:rsidDel="002B1601" w:rsidRDefault="004C02EF">
      <w:pPr>
        <w:pStyle w:val="Heading2"/>
        <w:numPr>
          <w:ilvl w:val="0"/>
          <w:numId w:val="0"/>
        </w:numPr>
        <w:rPr>
          <w:del w:id="7697" w:author="Rev 7 Allen Wirfs-Brock" w:date="2012-05-02T14:57:00Z"/>
        </w:rPr>
        <w:pPrChange w:id="7698" w:author="Rev 7 Allen Wirfs-Brock" w:date="2012-05-02T14:57:00Z">
          <w:pPr>
            <w:pStyle w:val="Alg4"/>
            <w:numPr>
              <w:ilvl w:val="1"/>
              <w:numId w:val="376"/>
            </w:numPr>
            <w:tabs>
              <w:tab w:val="num" w:pos="1080"/>
            </w:tabs>
            <w:ind w:left="1080" w:hanging="360"/>
          </w:pPr>
        </w:pPrChange>
      </w:pPr>
      <w:del w:id="7699" w:author="Rev 7 Allen Wirfs-Brock" w:date="2012-05-02T14:57:00Z">
        <w:r w:rsidRPr="00E77497" w:rsidDel="002B1601">
          <w:delText>Set the LexicalEnvironment to the same value as the LexicalEnvironment of the calling execution context.</w:delText>
        </w:r>
      </w:del>
    </w:p>
    <w:p w:rsidR="004C02EF" w:rsidRPr="00E77497" w:rsidDel="002B1601" w:rsidRDefault="004C02EF">
      <w:pPr>
        <w:pStyle w:val="Heading2"/>
        <w:numPr>
          <w:ilvl w:val="0"/>
          <w:numId w:val="0"/>
        </w:numPr>
        <w:rPr>
          <w:del w:id="7700" w:author="Rev 7 Allen Wirfs-Brock" w:date="2012-05-02T14:57:00Z"/>
        </w:rPr>
        <w:pPrChange w:id="7701" w:author="Rev 7 Allen Wirfs-Brock" w:date="2012-05-02T14:57:00Z">
          <w:pPr>
            <w:pStyle w:val="Alg4"/>
            <w:numPr>
              <w:ilvl w:val="1"/>
              <w:numId w:val="376"/>
            </w:numPr>
            <w:tabs>
              <w:tab w:val="num" w:pos="1080"/>
            </w:tabs>
            <w:ind w:left="1080" w:hanging="360"/>
          </w:pPr>
        </w:pPrChange>
      </w:pPr>
      <w:del w:id="7702" w:author="Rev 7 Allen Wirfs-Brock" w:date="2012-05-02T14:57:00Z">
        <w:r w:rsidRPr="00E77497" w:rsidDel="002B1601">
          <w:delText>Set the VariableEnvironment to the same value as the VariableEnvironment of the calling execution context.</w:delText>
        </w:r>
      </w:del>
    </w:p>
    <w:p w:rsidR="004C02EF" w:rsidRPr="00E77497" w:rsidDel="002B1601" w:rsidRDefault="004C02EF">
      <w:pPr>
        <w:pStyle w:val="Heading2"/>
        <w:numPr>
          <w:ilvl w:val="0"/>
          <w:numId w:val="0"/>
        </w:numPr>
        <w:rPr>
          <w:del w:id="7703" w:author="Rev 7 Allen Wirfs-Brock" w:date="2012-05-02T14:57:00Z"/>
        </w:rPr>
        <w:pPrChange w:id="7704" w:author="Rev 7 Allen Wirfs-Brock" w:date="2012-05-02T14:57:00Z">
          <w:pPr>
            <w:pStyle w:val="Alg4"/>
            <w:numPr>
              <w:numId w:val="376"/>
            </w:numPr>
            <w:tabs>
              <w:tab w:val="num" w:pos="360"/>
            </w:tabs>
            <w:ind w:left="360" w:hanging="360"/>
          </w:pPr>
        </w:pPrChange>
      </w:pPr>
      <w:del w:id="7705" w:author="Rev 7 Allen Wirfs-Brock" w:date="2012-05-02T14:57:00Z">
        <w:r w:rsidRPr="00E77497" w:rsidDel="002B1601">
          <w:delText>If the eval code is strict code, then</w:delText>
        </w:r>
      </w:del>
    </w:p>
    <w:p w:rsidR="004C02EF" w:rsidRPr="00E77497" w:rsidDel="002B1601" w:rsidRDefault="004C02EF">
      <w:pPr>
        <w:pStyle w:val="Heading2"/>
        <w:numPr>
          <w:ilvl w:val="0"/>
          <w:numId w:val="0"/>
        </w:numPr>
        <w:rPr>
          <w:del w:id="7706" w:author="Rev 7 Allen Wirfs-Brock" w:date="2012-05-02T14:57:00Z"/>
        </w:rPr>
        <w:pPrChange w:id="7707" w:author="Rev 7 Allen Wirfs-Brock" w:date="2012-05-02T14:57:00Z">
          <w:pPr>
            <w:pStyle w:val="Alg4"/>
            <w:numPr>
              <w:ilvl w:val="1"/>
              <w:numId w:val="376"/>
            </w:numPr>
            <w:tabs>
              <w:tab w:val="num" w:pos="1080"/>
            </w:tabs>
            <w:ind w:left="1080" w:hanging="360"/>
          </w:pPr>
        </w:pPrChange>
      </w:pPr>
      <w:del w:id="7708" w:author="Rev 7 Allen Wirfs-Brock" w:date="2012-05-02T14:57:00Z">
        <w:r w:rsidRPr="00E77497" w:rsidDel="002B1601">
          <w:delText xml:space="preserve">Let </w:delText>
        </w:r>
        <w:r w:rsidRPr="00E77497" w:rsidDel="002B1601">
          <w:rPr>
            <w:i/>
          </w:rPr>
          <w:delText>strictVarEnv</w:delText>
        </w:r>
        <w:r w:rsidRPr="00E77497" w:rsidDel="002B1601">
          <w:delText xml:space="preserve"> be the result of calling NewDeclarativeEnvironment  passing the LexicalEnvironment as the argument.</w:delText>
        </w:r>
      </w:del>
    </w:p>
    <w:p w:rsidR="004C02EF" w:rsidRPr="00E77497" w:rsidDel="002B1601" w:rsidRDefault="004C02EF">
      <w:pPr>
        <w:pStyle w:val="Heading2"/>
        <w:numPr>
          <w:ilvl w:val="0"/>
          <w:numId w:val="0"/>
        </w:numPr>
        <w:rPr>
          <w:del w:id="7709" w:author="Rev 7 Allen Wirfs-Brock" w:date="2012-05-02T14:57:00Z"/>
        </w:rPr>
        <w:pPrChange w:id="7710" w:author="Rev 7 Allen Wirfs-Brock" w:date="2012-05-02T14:57:00Z">
          <w:pPr>
            <w:pStyle w:val="Alg4"/>
            <w:numPr>
              <w:ilvl w:val="1"/>
              <w:numId w:val="376"/>
            </w:numPr>
            <w:tabs>
              <w:tab w:val="num" w:pos="1080"/>
            </w:tabs>
            <w:ind w:left="1080" w:hanging="360"/>
          </w:pPr>
        </w:pPrChange>
      </w:pPr>
      <w:del w:id="7711" w:author="Rev 7 Allen Wirfs-Brock" w:date="2012-05-02T14:57:00Z">
        <w:r w:rsidRPr="00E77497" w:rsidDel="002B1601">
          <w:delText xml:space="preserve">Set the LexicalEnvironment to </w:delText>
        </w:r>
        <w:r w:rsidRPr="00E77497" w:rsidDel="002B1601">
          <w:rPr>
            <w:i/>
          </w:rPr>
          <w:delText>strictVarEnv</w:delText>
        </w:r>
        <w:r w:rsidRPr="00E77497" w:rsidDel="002B1601">
          <w:delText>.</w:delText>
        </w:r>
      </w:del>
    </w:p>
    <w:p w:rsidR="004C02EF" w:rsidRPr="00E77497" w:rsidDel="002B1601" w:rsidRDefault="004C02EF">
      <w:pPr>
        <w:pStyle w:val="Heading2"/>
        <w:numPr>
          <w:ilvl w:val="0"/>
          <w:numId w:val="0"/>
        </w:numPr>
        <w:rPr>
          <w:del w:id="7712" w:author="Rev 7 Allen Wirfs-Brock" w:date="2012-05-02T14:57:00Z"/>
        </w:rPr>
        <w:pPrChange w:id="7713" w:author="Rev 7 Allen Wirfs-Brock" w:date="2012-05-02T14:57:00Z">
          <w:pPr>
            <w:pStyle w:val="Alg4"/>
            <w:numPr>
              <w:ilvl w:val="1"/>
              <w:numId w:val="376"/>
            </w:numPr>
            <w:tabs>
              <w:tab w:val="num" w:pos="1080"/>
            </w:tabs>
            <w:ind w:left="1080" w:hanging="360"/>
          </w:pPr>
        </w:pPrChange>
      </w:pPr>
      <w:del w:id="7714" w:author="Rev 7 Allen Wirfs-Brock" w:date="2012-05-02T14:57:00Z">
        <w:r w:rsidRPr="00E77497" w:rsidDel="002B1601">
          <w:delText xml:space="preserve">Set the VariableEnvironment to </w:delText>
        </w:r>
        <w:r w:rsidRPr="00E77497" w:rsidDel="002B1601">
          <w:rPr>
            <w:i/>
          </w:rPr>
          <w:delText>strictVarEnv</w:delText>
        </w:r>
        <w:r w:rsidRPr="00E77497" w:rsidDel="002B1601">
          <w:delText>.</w:delText>
        </w:r>
      </w:del>
    </w:p>
    <w:p w:rsidR="004C02EF" w:rsidRPr="00E77497" w:rsidDel="002B1601" w:rsidRDefault="004C02EF">
      <w:pPr>
        <w:pStyle w:val="Heading2"/>
        <w:numPr>
          <w:ilvl w:val="0"/>
          <w:numId w:val="0"/>
        </w:numPr>
        <w:rPr>
          <w:del w:id="7715" w:author="Rev 7 Allen Wirfs-Brock" w:date="2012-05-02T14:57:00Z"/>
        </w:rPr>
        <w:pPrChange w:id="7716" w:author="Rev 7 Allen Wirfs-Brock" w:date="2012-05-02T14:57:00Z">
          <w:pPr>
            <w:pStyle w:val="Alg4"/>
            <w:numPr>
              <w:numId w:val="376"/>
            </w:numPr>
            <w:tabs>
              <w:tab w:val="num" w:pos="360"/>
            </w:tabs>
            <w:spacing w:after="240"/>
            <w:ind w:left="360" w:hanging="360"/>
          </w:pPr>
        </w:pPrChange>
      </w:pPr>
      <w:del w:id="7717" w:author="Rev 7 Allen Wirfs-Brock" w:date="2012-05-02T14:57:00Z">
        <w:r w:rsidRPr="00E77497" w:rsidDel="002B1601">
          <w:delText>Perform Declaration Binding Instantiation as described in 10.5 using the eval code.</w:delText>
        </w:r>
      </w:del>
    </w:p>
    <w:p w:rsidR="004C02EF" w:rsidRPr="00E77497" w:rsidDel="002B1601" w:rsidRDefault="004C02EF">
      <w:pPr>
        <w:pStyle w:val="Heading2"/>
        <w:numPr>
          <w:ilvl w:val="0"/>
          <w:numId w:val="0"/>
        </w:numPr>
        <w:rPr>
          <w:del w:id="7718" w:author="Rev 7 Allen Wirfs-Brock" w:date="2012-05-02T14:57:00Z"/>
        </w:rPr>
        <w:pPrChange w:id="7719" w:author="Rev 7 Allen Wirfs-Brock" w:date="2012-05-02T14:57:00Z">
          <w:pPr>
            <w:pStyle w:val="Heading4"/>
            <w:numPr>
              <w:ilvl w:val="0"/>
              <w:numId w:val="0"/>
            </w:numPr>
            <w:tabs>
              <w:tab w:val="clear" w:pos="1080"/>
            </w:tabs>
          </w:pPr>
        </w:pPrChange>
      </w:pPr>
      <w:del w:id="7720" w:author="Rev 7 Allen Wirfs-Brock" w:date="2012-05-02T14:57:00Z">
        <w:r w:rsidRPr="00E77497" w:rsidDel="002B1601">
          <w:delText>10.4.2.1</w:delText>
        </w:r>
        <w:r w:rsidRPr="00E77497" w:rsidDel="002B1601">
          <w:tab/>
          <w:delText>Strict Mode Restrictions</w:delText>
        </w:r>
      </w:del>
    </w:p>
    <w:p w:rsidR="004C02EF" w:rsidRPr="00C91100" w:rsidDel="002B1601" w:rsidRDefault="00715E7A">
      <w:pPr>
        <w:pStyle w:val="Heading2"/>
        <w:numPr>
          <w:ilvl w:val="0"/>
          <w:numId w:val="0"/>
        </w:numPr>
        <w:rPr>
          <w:del w:id="7721" w:author="Rev 7 Allen Wirfs-Brock" w:date="2012-05-02T14:57:00Z"/>
          <w:sz w:val="18"/>
        </w:rPr>
        <w:pPrChange w:id="7722" w:author="Rev 7 Allen Wirfs-Brock" w:date="2012-05-02T14:57:00Z">
          <w:pPr/>
        </w:pPrChange>
      </w:pPr>
      <w:ins w:id="7723" w:author="Allen" w:date="2011-11-04T08:42:00Z">
        <w:del w:id="7724" w:author="Rev 7 Allen Wirfs-Brock" w:date="2012-05-02T14:57:00Z">
          <w:r w:rsidRPr="00C91100" w:rsidDel="002B1601">
            <w:rPr>
              <w:sz w:val="18"/>
            </w:rPr>
            <w:delText>NOTE</w:delText>
          </w:r>
          <w:r w:rsidRPr="00C91100" w:rsidDel="002B1601">
            <w:rPr>
              <w:sz w:val="18"/>
            </w:rPr>
            <w:tab/>
          </w:r>
        </w:del>
      </w:ins>
      <w:del w:id="7725" w:author="Rev 7 Allen Wirfs-Brock" w:date="2012-05-02T14:57:00Z">
        <w:r w:rsidR="004C02EF" w:rsidRPr="00C91100" w:rsidDel="002B1601">
          <w:rPr>
            <w:sz w:val="18"/>
          </w:rPr>
          <w:delTex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delText>
        </w:r>
      </w:del>
    </w:p>
    <w:p w:rsidR="004C02EF" w:rsidRPr="004D1BD1" w:rsidDel="00E1359A" w:rsidRDefault="004C02EF" w:rsidP="00C623F2">
      <w:pPr>
        <w:pStyle w:val="Heading3"/>
        <w:numPr>
          <w:ilvl w:val="0"/>
          <w:numId w:val="0"/>
        </w:numPr>
        <w:rPr>
          <w:del w:id="7726" w:author="Rev 7 Allen Wirfs-Brock" w:date="2012-05-01T08:28:00Z"/>
        </w:rPr>
      </w:pPr>
      <w:bookmarkStart w:id="7727" w:name="_Toc235503384"/>
      <w:bookmarkStart w:id="7728" w:name="_Toc241509159"/>
      <w:bookmarkStart w:id="7729" w:name="_Toc244416646"/>
      <w:bookmarkStart w:id="7730" w:name="_Toc276631010"/>
      <w:del w:id="7731" w:author="Rev 7 Allen Wirfs-Brock" w:date="2012-05-01T08:28:00Z">
        <w:r w:rsidRPr="004D1BD1" w:rsidDel="00E1359A">
          <w:delText>10.4.3</w:delText>
        </w:r>
        <w:r w:rsidRPr="004D1BD1" w:rsidDel="00E1359A">
          <w:tab/>
          <w:delText>Entering Function Code</w:delText>
        </w:r>
        <w:bookmarkEnd w:id="7727"/>
        <w:bookmarkEnd w:id="7728"/>
        <w:bookmarkEnd w:id="7729"/>
        <w:bookmarkEnd w:id="7730"/>
      </w:del>
    </w:p>
    <w:p w:rsidR="004C02EF" w:rsidRPr="00E77497" w:rsidDel="00E1359A" w:rsidRDefault="004C02EF" w:rsidP="004C02EF">
      <w:pPr>
        <w:rPr>
          <w:del w:id="7732" w:author="Rev 7 Allen Wirfs-Brock" w:date="2012-05-01T08:28:00Z"/>
        </w:rPr>
      </w:pPr>
      <w:del w:id="7733" w:author="Rev 7 Allen Wirfs-Brock" w:date="2012-05-01T08:28:00Z">
        <w:r w:rsidRPr="003B4312" w:rsidDel="00E1359A">
          <w:delText xml:space="preserve">The following steps are performed when control enters the execution context for function code contained in function object </w:delText>
        </w:r>
        <w:r w:rsidRPr="00E65A34" w:rsidDel="00E1359A">
          <w:rPr>
            <w:rFonts w:ascii="Times New Roman" w:hAnsi="Times New Roman"/>
            <w:i/>
          </w:rPr>
          <w:delText>F</w:delText>
        </w:r>
        <w:r w:rsidRPr="00546435" w:rsidDel="00E1359A">
          <w:delText xml:space="preserve">, </w:delText>
        </w:r>
      </w:del>
      <w:ins w:id="7734" w:author="Rev 4 Allen Wirfs-Brock" w:date="2011-10-06T15:38:00Z">
        <w:del w:id="7735" w:author="Rev 7 Allen Wirfs-Brock" w:date="2012-05-01T08:28:00Z">
          <w:r w:rsidR="00942C41" w:rsidRPr="00546435" w:rsidDel="00E1359A">
            <w:delText xml:space="preserve">a caller provided </w:delText>
          </w:r>
          <w:r w:rsidR="00942C41" w:rsidRPr="009C202C" w:rsidDel="00E1359A">
            <w:rPr>
              <w:rFonts w:ascii="Times New Roman" w:hAnsi="Times New Roman"/>
              <w:i/>
            </w:rPr>
            <w:delText>argumentsList</w:delText>
          </w:r>
          <w:r w:rsidR="00942C41" w:rsidRPr="009C202C" w:rsidDel="00E1359A">
            <w:delText xml:space="preserve"> </w:delText>
          </w:r>
        </w:del>
      </w:ins>
      <w:del w:id="7736" w:author="Rev 7 Allen Wirfs-Brock" w:date="2012-05-01T08:28:00Z">
        <w:r w:rsidRPr="009C202C" w:rsidDel="00E1359A">
          <w:delText xml:space="preserve">a caller provided </w:delText>
        </w:r>
        <w:r w:rsidRPr="00690A41" w:rsidDel="00E1359A">
          <w:rPr>
            <w:rFonts w:ascii="Times New Roman" w:hAnsi="Times New Roman"/>
            <w:i/>
          </w:rPr>
          <w:delText>thisArg</w:delText>
        </w:r>
        <w:r w:rsidRPr="00690A41" w:rsidDel="00E1359A">
          <w:delText xml:space="preserve">, and </w:delText>
        </w:r>
      </w:del>
      <w:ins w:id="7737" w:author="Rev 4 Allen Wirfs-Brock" w:date="2011-10-06T15:38:00Z">
        <w:del w:id="7738" w:author="Rev 7 Allen Wirfs-Brock" w:date="2012-05-01T08:28:00Z">
          <w:r w:rsidR="00942C41" w:rsidRPr="00690A41" w:rsidDel="00E1359A">
            <w:delText xml:space="preserve">a caller provided </w:delText>
          </w:r>
          <w:r w:rsidR="00942C41" w:rsidRPr="00690A41" w:rsidDel="00E1359A">
            <w:rPr>
              <w:rFonts w:ascii="Times New Roman" w:hAnsi="Times New Roman"/>
              <w:i/>
            </w:rPr>
            <w:delText>thisArg</w:delText>
          </w:r>
        </w:del>
      </w:ins>
      <w:del w:id="7739" w:author="Rev 7 Allen Wirfs-Brock" w:date="2012-05-01T08:28:00Z">
        <w:r w:rsidRPr="00675B74" w:rsidDel="00E1359A">
          <w:delText xml:space="preserve">a caller provided </w:delText>
        </w:r>
        <w:r w:rsidRPr="00E77497" w:rsidDel="00E1359A">
          <w:rPr>
            <w:rFonts w:ascii="Times New Roman" w:hAnsi="Times New Roman"/>
            <w:i/>
          </w:rPr>
          <w:delText>argumentsList</w:delText>
        </w:r>
        <w:r w:rsidRPr="00E77497" w:rsidDel="00E1359A">
          <w:delText>:</w:delText>
        </w:r>
      </w:del>
    </w:p>
    <w:p w:rsidR="00FC4479" w:rsidRPr="003B4312" w:rsidDel="00E1359A" w:rsidRDefault="00FC4479" w:rsidP="009A20C6">
      <w:pPr>
        <w:pStyle w:val="Alg4"/>
        <w:numPr>
          <w:ilvl w:val="0"/>
          <w:numId w:val="377"/>
        </w:numPr>
        <w:tabs>
          <w:tab w:val="left" w:pos="720"/>
        </w:tabs>
        <w:rPr>
          <w:ins w:id="7740" w:author="Rev 4 Allen Wirfs-Brock" w:date="2011-10-20T18:28:00Z"/>
          <w:del w:id="7741" w:author="Rev 7 Allen Wirfs-Brock" w:date="2012-05-01T08:28:00Z"/>
        </w:rPr>
      </w:pPr>
      <w:ins w:id="7742" w:author="Rev 4 Allen Wirfs-Brock" w:date="2011-10-20T18:29:00Z">
        <w:del w:id="7743" w:author="Rev 7 Allen Wirfs-Brock" w:date="2012-05-01T08:28:00Z">
          <w:r w:rsidRPr="00E77497" w:rsidDel="00E1359A">
            <w:delText xml:space="preserve">Let </w:delText>
          </w:r>
          <w:r w:rsidRPr="00120381" w:rsidDel="00E1359A">
            <w:rPr>
              <w:i/>
            </w:rPr>
            <w:delText>strict</w:delText>
          </w:r>
          <w:r w:rsidRPr="004D1BD1" w:rsidDel="00E1359A">
            <w:delText xml:space="preserve"> be the value of </w:delText>
          </w:r>
          <w:r w:rsidRPr="003B4312" w:rsidDel="00E1359A">
            <w:rPr>
              <w:i/>
            </w:rPr>
            <w:delText>F</w:delText>
          </w:r>
          <w:r w:rsidRPr="003B4312" w:rsidDel="00E1359A">
            <w:delText>’s [[Strict]] internal property.</w:delText>
          </w:r>
        </w:del>
      </w:ins>
    </w:p>
    <w:p w:rsidR="004C02EF" w:rsidRPr="003B4312" w:rsidDel="00E1359A" w:rsidRDefault="004C02EF" w:rsidP="009A20C6">
      <w:pPr>
        <w:pStyle w:val="Alg4"/>
        <w:numPr>
          <w:ilvl w:val="0"/>
          <w:numId w:val="377"/>
        </w:numPr>
        <w:tabs>
          <w:tab w:val="left" w:pos="720"/>
        </w:tabs>
        <w:rPr>
          <w:del w:id="7744" w:author="Rev 7 Allen Wirfs-Brock" w:date="2012-05-01T08:28:00Z"/>
        </w:rPr>
      </w:pPr>
      <w:del w:id="7745" w:author="Rev 7 Allen Wirfs-Brock" w:date="2012-05-01T08:28:00Z">
        <w:r w:rsidRPr="003B4312" w:rsidDel="00E1359A">
          <w:delText xml:space="preserve">If </w:delText>
        </w:r>
        <w:r w:rsidRPr="00120381" w:rsidDel="00E1359A">
          <w:rPr>
            <w:i/>
          </w:rPr>
          <w:delText xml:space="preserve">the function </w:delText>
        </w:r>
      </w:del>
      <w:ins w:id="7746" w:author="Rev 4 Allen Wirfs-Brock" w:date="2011-10-20T18:30:00Z">
        <w:del w:id="7747" w:author="Rev 7 Allen Wirfs-Brock" w:date="2012-05-01T08:28:00Z">
          <w:r w:rsidR="00FC4479" w:rsidRPr="004D1BD1" w:rsidDel="00E1359A">
            <w:rPr>
              <w:i/>
            </w:rPr>
            <w:delText>strict</w:delText>
          </w:r>
        </w:del>
      </w:ins>
      <w:ins w:id="7748" w:author="Rev 4 Allen Wirfs-Brock" w:date="2011-10-18T12:10:00Z">
        <w:del w:id="7749" w:author="Rev 7 Allen Wirfs-Brock" w:date="2012-05-01T08:28:00Z">
          <w:r w:rsidR="00D518E8" w:rsidRPr="003B4312" w:rsidDel="00E1359A">
            <w:delText xml:space="preserve"> is </w:delText>
          </w:r>
          <w:r w:rsidR="00D518E8" w:rsidRPr="00120381" w:rsidDel="00E1359A">
            <w:rPr>
              <w:b/>
            </w:rPr>
            <w:delText>true</w:delText>
          </w:r>
        </w:del>
      </w:ins>
      <w:del w:id="7750" w:author="Rev 7 Allen Wirfs-Brock" w:date="2012-05-01T08:28:00Z">
        <w:r w:rsidRPr="00120381" w:rsidDel="00E1359A">
          <w:rPr>
            <w:i/>
          </w:rPr>
          <w:delText>code</w:delText>
        </w:r>
        <w:r w:rsidRPr="004D1BD1" w:rsidDel="00E1359A">
          <w:delText xml:space="preserve"> is strict code</w:delText>
        </w:r>
        <w:r w:rsidRPr="003B4312" w:rsidDel="00E1359A">
          <w:delText xml:space="preserve">, set the ThisBinding to </w:delText>
        </w:r>
        <w:r w:rsidRPr="003B4312" w:rsidDel="00E1359A">
          <w:rPr>
            <w:i/>
          </w:rPr>
          <w:delText>thisArg</w:delText>
        </w:r>
        <w:r w:rsidRPr="003B4312" w:rsidDel="00E1359A">
          <w:delText>.</w:delText>
        </w:r>
      </w:del>
    </w:p>
    <w:p w:rsidR="004C02EF" w:rsidRPr="008B7F6F" w:rsidDel="00E1359A" w:rsidRDefault="004C02EF" w:rsidP="009A20C6">
      <w:pPr>
        <w:pStyle w:val="Alg4"/>
        <w:numPr>
          <w:ilvl w:val="0"/>
          <w:numId w:val="377"/>
        </w:numPr>
        <w:tabs>
          <w:tab w:val="left" w:pos="720"/>
        </w:tabs>
        <w:rPr>
          <w:del w:id="7751" w:author="Rev 7 Allen Wirfs-Brock" w:date="2012-05-01T08:28:00Z"/>
        </w:rPr>
      </w:pPr>
      <w:del w:id="7752" w:author="Rev 7 Allen Wirfs-Brock" w:date="2012-05-01T08:28:00Z">
        <w:r w:rsidRPr="003B4312" w:rsidDel="00E1359A">
          <w:delText xml:space="preserve">Else if </w:delText>
        </w:r>
        <w:r w:rsidRPr="003B4312" w:rsidDel="00E1359A">
          <w:rPr>
            <w:i/>
          </w:rPr>
          <w:delText>thisArg</w:delText>
        </w:r>
        <w:r w:rsidRPr="008B7F6F" w:rsidDel="00E1359A">
          <w:delText xml:space="preserve"> is </w:delText>
        </w:r>
        <w:r w:rsidRPr="008B7F6F" w:rsidDel="00E1359A">
          <w:rPr>
            <w:b/>
          </w:rPr>
          <w:delText>null</w:delText>
        </w:r>
        <w:r w:rsidRPr="008B7F6F" w:rsidDel="00E1359A">
          <w:delText xml:space="preserve"> or </w:delText>
        </w:r>
        <w:r w:rsidRPr="008B7F6F" w:rsidDel="00E1359A">
          <w:rPr>
            <w:b/>
          </w:rPr>
          <w:delText>undefined</w:delText>
        </w:r>
        <w:r w:rsidRPr="008B7F6F" w:rsidDel="00E1359A">
          <w:delText>, set the ThisBinding to the global object.</w:delText>
        </w:r>
      </w:del>
    </w:p>
    <w:p w:rsidR="004C02EF" w:rsidRPr="009C202C" w:rsidDel="00E1359A" w:rsidRDefault="004C02EF" w:rsidP="009A20C6">
      <w:pPr>
        <w:pStyle w:val="Alg4"/>
        <w:numPr>
          <w:ilvl w:val="0"/>
          <w:numId w:val="377"/>
        </w:numPr>
        <w:tabs>
          <w:tab w:val="left" w:pos="720"/>
        </w:tabs>
        <w:rPr>
          <w:del w:id="7753" w:author="Rev 7 Allen Wirfs-Brock" w:date="2012-05-01T08:28:00Z"/>
        </w:rPr>
      </w:pPr>
      <w:del w:id="7754" w:author="Rev 7 Allen Wirfs-Brock" w:date="2012-05-01T08:28:00Z">
        <w:r w:rsidRPr="00E65A34" w:rsidDel="00E1359A">
          <w:delText>Else if Type(</w:delText>
        </w:r>
        <w:r w:rsidRPr="00546435" w:rsidDel="00E1359A">
          <w:rPr>
            <w:i/>
          </w:rPr>
          <w:delText>thisArg</w:delText>
        </w:r>
        <w:r w:rsidRPr="00546435" w:rsidDel="00E1359A">
          <w:delText>) is not Object, set the ThisBinding to ToObject(</w:delText>
        </w:r>
        <w:r w:rsidRPr="009C202C" w:rsidDel="00E1359A">
          <w:rPr>
            <w:i/>
          </w:rPr>
          <w:delText>thisArg</w:delText>
        </w:r>
        <w:r w:rsidRPr="009C202C" w:rsidDel="00E1359A">
          <w:delText>).</w:delText>
        </w:r>
      </w:del>
    </w:p>
    <w:p w:rsidR="004C02EF" w:rsidRPr="00690A41" w:rsidDel="00E1359A" w:rsidRDefault="004C02EF" w:rsidP="009A20C6">
      <w:pPr>
        <w:pStyle w:val="Alg4"/>
        <w:numPr>
          <w:ilvl w:val="0"/>
          <w:numId w:val="377"/>
        </w:numPr>
        <w:tabs>
          <w:tab w:val="left" w:pos="720"/>
        </w:tabs>
        <w:rPr>
          <w:del w:id="7755" w:author="Rev 7 Allen Wirfs-Brock" w:date="2012-05-01T08:28:00Z"/>
        </w:rPr>
      </w:pPr>
      <w:del w:id="7756" w:author="Rev 7 Allen Wirfs-Brock" w:date="2012-05-01T08:28:00Z">
        <w:r w:rsidRPr="009C202C" w:rsidDel="00E1359A">
          <w:delText>Else set the ThisBinding t</w:delText>
        </w:r>
        <w:r w:rsidRPr="00690A41" w:rsidDel="00E1359A">
          <w:delText xml:space="preserve">o </w:delText>
        </w:r>
        <w:r w:rsidRPr="00690A41" w:rsidDel="00E1359A">
          <w:rPr>
            <w:i/>
          </w:rPr>
          <w:delText>thisArg</w:delText>
        </w:r>
        <w:r w:rsidRPr="00690A41" w:rsidDel="00E1359A">
          <w:delText>.</w:delText>
        </w:r>
      </w:del>
    </w:p>
    <w:p w:rsidR="004C02EF" w:rsidRPr="00E77497" w:rsidDel="00E1359A" w:rsidRDefault="004C02EF" w:rsidP="009A20C6">
      <w:pPr>
        <w:pStyle w:val="Alg4"/>
        <w:numPr>
          <w:ilvl w:val="0"/>
          <w:numId w:val="377"/>
        </w:numPr>
        <w:tabs>
          <w:tab w:val="left" w:pos="720"/>
        </w:tabs>
        <w:rPr>
          <w:del w:id="7757" w:author="Rev 7 Allen Wirfs-Brock" w:date="2012-05-01T08:28:00Z"/>
        </w:rPr>
      </w:pPr>
      <w:del w:id="7758" w:author="Rev 7 Allen Wirfs-Brock" w:date="2012-05-01T08:28:00Z">
        <w:r w:rsidRPr="00675B74" w:rsidDel="00E1359A">
          <w:delText xml:space="preserve">Let </w:delText>
        </w:r>
        <w:r w:rsidRPr="00E77497" w:rsidDel="00E1359A">
          <w:rPr>
            <w:i/>
          </w:rPr>
          <w:delText>localEnv</w:delText>
        </w:r>
        <w:r w:rsidRPr="00E77497" w:rsidDel="00E1359A">
          <w:delText xml:space="preserve"> be the result of calling NewDeclarativeEnvironment  passing the value of the [[Scope]] internal property of </w:delText>
        </w:r>
        <w:r w:rsidRPr="00E77497" w:rsidDel="00E1359A">
          <w:rPr>
            <w:i/>
          </w:rPr>
          <w:delText>F</w:delText>
        </w:r>
        <w:r w:rsidRPr="00E77497" w:rsidDel="00E1359A">
          <w:delText xml:space="preserve"> as the argument.</w:delText>
        </w:r>
      </w:del>
    </w:p>
    <w:p w:rsidR="004C02EF" w:rsidRPr="00E77497" w:rsidDel="00E1359A" w:rsidRDefault="004C02EF" w:rsidP="009A20C6">
      <w:pPr>
        <w:pStyle w:val="Alg4"/>
        <w:numPr>
          <w:ilvl w:val="0"/>
          <w:numId w:val="377"/>
        </w:numPr>
        <w:tabs>
          <w:tab w:val="left" w:pos="720"/>
        </w:tabs>
        <w:rPr>
          <w:del w:id="7759" w:author="Rev 7 Allen Wirfs-Brock" w:date="2012-05-01T08:28:00Z"/>
        </w:rPr>
      </w:pPr>
      <w:del w:id="7760" w:author="Rev 7 Allen Wirfs-Brock" w:date="2012-05-01T08:28:00Z">
        <w:r w:rsidRPr="00E77497" w:rsidDel="00E1359A">
          <w:delText xml:space="preserve">Set the LexicalEnvironment to </w:delText>
        </w:r>
        <w:r w:rsidRPr="00E77497" w:rsidDel="00E1359A">
          <w:rPr>
            <w:i/>
          </w:rPr>
          <w:delText>localEnv</w:delText>
        </w:r>
        <w:r w:rsidRPr="00E77497" w:rsidDel="00E1359A">
          <w:delText>.</w:delText>
        </w:r>
      </w:del>
    </w:p>
    <w:p w:rsidR="004C02EF" w:rsidRPr="00E77497" w:rsidDel="00E1359A" w:rsidRDefault="004C02EF" w:rsidP="009A20C6">
      <w:pPr>
        <w:pStyle w:val="Alg4"/>
        <w:numPr>
          <w:ilvl w:val="0"/>
          <w:numId w:val="377"/>
        </w:numPr>
        <w:tabs>
          <w:tab w:val="left" w:pos="720"/>
        </w:tabs>
        <w:rPr>
          <w:del w:id="7761" w:author="Rev 7 Allen Wirfs-Brock" w:date="2012-05-01T08:28:00Z"/>
        </w:rPr>
      </w:pPr>
      <w:del w:id="7762" w:author="Rev 7 Allen Wirfs-Brock" w:date="2012-05-01T08:28:00Z">
        <w:r w:rsidRPr="00E77497" w:rsidDel="00E1359A">
          <w:delText xml:space="preserve">Set the VariableEnvironment to </w:delText>
        </w:r>
        <w:r w:rsidRPr="00E77497" w:rsidDel="00E1359A">
          <w:rPr>
            <w:i/>
          </w:rPr>
          <w:delText>localEnv</w:delText>
        </w:r>
        <w:r w:rsidRPr="00E77497" w:rsidDel="00E1359A">
          <w:delText>.</w:delText>
        </w:r>
      </w:del>
    </w:p>
    <w:p w:rsidR="004C02EF" w:rsidRPr="003B4312" w:rsidDel="00E1359A" w:rsidRDefault="009B3B81" w:rsidP="009A20C6">
      <w:pPr>
        <w:pStyle w:val="Alg4"/>
        <w:numPr>
          <w:ilvl w:val="0"/>
          <w:numId w:val="377"/>
        </w:numPr>
        <w:tabs>
          <w:tab w:val="left" w:pos="720"/>
        </w:tabs>
        <w:rPr>
          <w:del w:id="7763" w:author="Rev 7 Allen Wirfs-Brock" w:date="2012-05-01T08:28:00Z"/>
        </w:rPr>
      </w:pPr>
      <w:ins w:id="7764" w:author="Rev 6 Allen Wirfs-Brock" w:date="2012-02-26T10:00:00Z">
        <w:del w:id="7765" w:author="Rev 7 Allen Wirfs-Brock" w:date="2012-05-01T08:28:00Z">
          <w:r w:rsidDel="00E1359A">
            <w:delText>Return the</w:delText>
          </w:r>
        </w:del>
      </w:ins>
      <w:ins w:id="7766" w:author="Rev 6 Allen Wirfs-Brock" w:date="2012-02-26T09:59:00Z">
        <w:del w:id="7767" w:author="Rev 7 Allen Wirfs-Brock" w:date="2012-05-01T08:28:00Z">
          <w:r w:rsidDel="00E1359A">
            <w:delText xml:space="preserve"> result of performing </w:delText>
          </w:r>
        </w:del>
      </w:ins>
      <w:ins w:id="7768" w:author="Rev 4 Allen Wirfs-Brock" w:date="2011-10-20T15:00:00Z">
        <w:del w:id="7769" w:author="Rev 7 Allen Wirfs-Brock" w:date="2012-05-01T08:28:00Z">
          <w:r w:rsidR="0068771C" w:rsidRPr="00E77497" w:rsidDel="00E1359A">
            <w:delText xml:space="preserve">Let </w:delText>
          </w:r>
          <w:r w:rsidR="0068771C" w:rsidRPr="00120381" w:rsidDel="00E1359A">
            <w:rPr>
              <w:i/>
            </w:rPr>
            <w:delText>needsArgumentObject</w:delText>
          </w:r>
          <w:r w:rsidR="0068771C" w:rsidRPr="004D1BD1" w:rsidDel="00E1359A">
            <w:delText xml:space="preserve"> be the result of performing</w:delText>
          </w:r>
        </w:del>
      </w:ins>
      <w:ins w:id="7770" w:author="Rev 5 Allen Wirfs-Brock" w:date="2012-01-03T15:25:00Z">
        <w:del w:id="7771" w:author="Rev 7 Allen Wirfs-Brock" w:date="2012-05-01T08:28:00Z">
          <w:r w:rsidR="00BC7A6E" w:rsidDel="00E1359A">
            <w:delText>Perform</w:delText>
          </w:r>
        </w:del>
      </w:ins>
      <w:ins w:id="7772" w:author="Rev 4 Allen Wirfs-Brock" w:date="2011-10-20T15:00:00Z">
        <w:del w:id="7773" w:author="Rev 7 Allen Wirfs-Brock" w:date="2012-05-01T08:28:00Z">
          <w:r w:rsidR="0068771C" w:rsidRPr="004D1BD1" w:rsidDel="00E1359A">
            <w:delText xml:space="preserve"> </w:delText>
          </w:r>
        </w:del>
      </w:ins>
      <w:ins w:id="7774" w:author="Rev 4 Allen Wirfs-Brock" w:date="2011-10-21T18:30:00Z">
        <w:del w:id="7775" w:author="Rev 7 Allen Wirfs-Brock" w:date="2012-05-01T08:28:00Z">
          <w:r w:rsidR="005B5DF4" w:rsidRPr="003B4312" w:rsidDel="00E1359A">
            <w:delText xml:space="preserve">Function </w:delText>
          </w:r>
        </w:del>
      </w:ins>
      <w:del w:id="7776" w:author="Rev 7 Allen Wirfs-Brock" w:date="2012-05-01T08:28:00Z">
        <w:r w:rsidR="004C02EF" w:rsidRPr="003B4312" w:rsidDel="00E1359A">
          <w:delText xml:space="preserve">Let </w:delText>
        </w:r>
        <w:r w:rsidR="004C02EF" w:rsidRPr="003B4312" w:rsidDel="00E1359A">
          <w:rPr>
            <w:i/>
          </w:rPr>
          <w:delText>code</w:delText>
        </w:r>
        <w:r w:rsidR="004C02EF" w:rsidRPr="003B4312" w:rsidDel="00E1359A">
          <w:delText xml:space="preserve"> be the value of </w:delText>
        </w:r>
        <w:r w:rsidR="004C02EF" w:rsidRPr="003B4312" w:rsidDel="00E1359A">
          <w:rPr>
            <w:i/>
          </w:rPr>
          <w:delText>F</w:delText>
        </w:r>
        <w:r w:rsidR="004C02EF" w:rsidRPr="003B4312" w:rsidDel="00E1359A">
          <w:delText>’s [[Code]] internal property.</w:delText>
        </w:r>
      </w:del>
    </w:p>
    <w:p w:rsidR="0068771C" w:rsidRPr="003B4312" w:rsidDel="00E1359A" w:rsidRDefault="004C02EF">
      <w:pPr>
        <w:pStyle w:val="Alg4"/>
        <w:numPr>
          <w:ilvl w:val="0"/>
          <w:numId w:val="377"/>
        </w:numPr>
        <w:tabs>
          <w:tab w:val="left" w:pos="720"/>
        </w:tabs>
        <w:spacing w:after="240"/>
        <w:rPr>
          <w:ins w:id="7777" w:author="Rev 4 Allen Wirfs-Brock" w:date="2011-10-20T14:59:00Z"/>
          <w:del w:id="7778" w:author="Rev 7 Allen Wirfs-Brock" w:date="2012-05-01T08:28:00Z"/>
        </w:rPr>
        <w:pPrChange w:id="7779" w:author="Rev 6 Allen Wirfs-Brock" w:date="2012-02-26T10:03:00Z">
          <w:pPr>
            <w:pStyle w:val="Alg4"/>
            <w:numPr>
              <w:numId w:val="377"/>
            </w:numPr>
            <w:tabs>
              <w:tab w:val="num" w:pos="360"/>
              <w:tab w:val="left" w:pos="720"/>
            </w:tabs>
            <w:ind w:left="360" w:hanging="360"/>
          </w:pPr>
        </w:pPrChange>
      </w:pPr>
      <w:del w:id="7780" w:author="Rev 7 Allen Wirfs-Brock" w:date="2012-05-01T08:28:00Z">
        <w:r w:rsidRPr="003B4312" w:rsidDel="00E1359A">
          <w:delText xml:space="preserve">Perform Declaration Binding Instantiation using the function code </w:delText>
        </w:r>
      </w:del>
      <w:ins w:id="7781" w:author="Rev 4 Allen Wirfs-Brock" w:date="2011-10-06T15:31:00Z">
        <w:del w:id="7782" w:author="Rev 7 Allen Wirfs-Brock" w:date="2012-05-01T08:28:00Z">
          <w:r w:rsidR="00063AE6" w:rsidRPr="008B7F6F" w:rsidDel="00E1359A">
            <w:rPr>
              <w:i/>
            </w:rPr>
            <w:delText>F</w:delText>
          </w:r>
          <w:r w:rsidR="00063AE6" w:rsidRPr="008B7F6F" w:rsidDel="00E1359A">
            <w:delText xml:space="preserve"> ,</w:delText>
          </w:r>
        </w:del>
      </w:ins>
      <w:ins w:id="7783" w:author="Rev 5 Allen Wirfs-Brock" w:date="2012-01-03T15:42:00Z">
        <w:del w:id="7784" w:author="Rev 7 Allen Wirfs-Brock" w:date="2012-05-01T08:28:00Z">
          <w:r w:rsidR="00377876" w:rsidRPr="00377876" w:rsidDel="00E1359A">
            <w:rPr>
              <w:i/>
            </w:rPr>
            <w:delText xml:space="preserve"> </w:delText>
          </w:r>
          <w:r w:rsidR="00377876" w:rsidRPr="009C202C" w:rsidDel="00E1359A">
            <w:rPr>
              <w:i/>
            </w:rPr>
            <w:delText>argumentsList</w:delText>
          </w:r>
          <w:r w:rsidR="00377876" w:rsidRPr="009C202C" w:rsidDel="00E1359A">
            <w:delText xml:space="preserve"> </w:delText>
          </w:r>
          <w:r w:rsidR="00377876" w:rsidRPr="00690A41" w:rsidDel="00E1359A">
            <w:delText>,</w:delText>
          </w:r>
        </w:del>
      </w:ins>
      <w:ins w:id="7785" w:author="Allen" w:date="2011-11-04T08:40:00Z">
        <w:del w:id="7786" w:author="Rev 7 Allen Wirfs-Brock" w:date="2012-05-01T08:28:00Z">
          <w:r w:rsidR="00715E7A" w:rsidRPr="008B7F6F" w:rsidDel="00E1359A">
            <w:delText xml:space="preserve"> </w:delText>
          </w:r>
        </w:del>
      </w:ins>
      <w:del w:id="7787" w:author="Rev 7 Allen Wirfs-Brock" w:date="2012-05-01T08:28:00Z">
        <w:r w:rsidRPr="008B7F6F" w:rsidDel="00E1359A">
          <w:rPr>
            <w:i/>
          </w:rPr>
          <w:delText>code</w:delText>
        </w:r>
        <w:r w:rsidRPr="008B7F6F" w:rsidDel="00E1359A">
          <w:delText xml:space="preserve"> and </w:delText>
        </w:r>
      </w:del>
      <w:ins w:id="7788" w:author="Rev 4 Allen Wirfs-Brock" w:date="2011-10-21T18:30:00Z">
        <w:del w:id="7789" w:author="Rev 7 Allen Wirfs-Brock" w:date="2012-05-01T08:28:00Z">
          <w:r w:rsidR="005B5DF4" w:rsidRPr="008B7F6F" w:rsidDel="00E1359A">
            <w:rPr>
              <w:i/>
            </w:rPr>
            <w:delText xml:space="preserve">localEnv </w:delText>
          </w:r>
        </w:del>
      </w:ins>
      <w:del w:id="7790" w:author="Rev 7 Allen Wirfs-Brock" w:date="2012-05-01T08:28:00Z">
        <w:r w:rsidRPr="008B7F6F" w:rsidDel="00E1359A">
          <w:rPr>
            <w:i/>
          </w:rPr>
          <w:delText>argumentsList</w:delText>
        </w:r>
        <w:r w:rsidRPr="008B7F6F" w:rsidDel="00E1359A">
          <w:delText xml:space="preserve"> as described in 10.5</w:delText>
        </w:r>
      </w:del>
      <w:ins w:id="7791" w:author="Rev 4 Allen Wirfs-Brock" w:date="2011-11-04T10:14:00Z">
        <w:del w:id="7792" w:author="Rev 7 Allen Wirfs-Brock" w:date="2012-05-01T08:28:00Z">
          <w:r w:rsidR="00446E53" w:rsidDel="00E1359A">
            <w:delText>.3</w:delText>
          </w:r>
        </w:del>
      </w:ins>
      <w:del w:id="7793" w:author="Rev 7 Allen Wirfs-Brock" w:date="2012-05-01T08:28:00Z">
        <w:r w:rsidRPr="004D1BD1" w:rsidDel="00E1359A">
          <w:delText>.</w:delText>
        </w:r>
      </w:del>
      <w:ins w:id="7794" w:author="Rev 4 Allen Wirfs-Brock" w:date="2011-10-20T14:59:00Z">
        <w:del w:id="7795" w:author="Rev 7 Allen Wirfs-Brock" w:date="2012-05-01T08:28:00Z">
          <w:r w:rsidR="00861D1D" w:rsidRPr="003B4312" w:rsidDel="00E1359A">
            <w:delText xml:space="preserve"> </w:delText>
          </w:r>
        </w:del>
      </w:ins>
    </w:p>
    <w:p w:rsidR="002E62C8" w:rsidRPr="00BF37F2" w:rsidDel="00E1359A" w:rsidRDefault="002E62C8">
      <w:pPr>
        <w:pStyle w:val="Alg4"/>
        <w:numPr>
          <w:ilvl w:val="0"/>
          <w:numId w:val="377"/>
        </w:numPr>
        <w:tabs>
          <w:tab w:val="left" w:pos="720"/>
        </w:tabs>
        <w:spacing w:after="240"/>
        <w:rPr>
          <w:ins w:id="7796" w:author="Rev 4 Allen Wirfs-Brock" w:date="2011-11-04T11:39:00Z"/>
          <w:del w:id="7797" w:author="Rev 7 Allen Wirfs-Brock" w:date="2012-05-01T08:28:00Z"/>
        </w:rPr>
        <w:pPrChange w:id="7798" w:author="Rev 6 Allen Wirfs-Brock" w:date="2012-02-26T10:03:00Z">
          <w:pPr>
            <w:pStyle w:val="Alg4"/>
            <w:numPr>
              <w:numId w:val="377"/>
            </w:numPr>
            <w:tabs>
              <w:tab w:val="num" w:pos="360"/>
              <w:tab w:val="left" w:pos="720"/>
            </w:tabs>
            <w:ind w:left="360" w:hanging="360"/>
          </w:pPr>
        </w:pPrChange>
      </w:pPr>
      <w:ins w:id="7799" w:author="Rev 4 Allen Wirfs-Brock" w:date="2011-11-04T11:39:00Z">
        <w:del w:id="7800" w:author="Rev 7 Allen Wirfs-Brock" w:date="2012-05-01T08:28:00Z">
          <w:r w:rsidRPr="00BF37F2" w:rsidDel="00E1359A">
            <w:delText xml:space="preserve">Let </w:delText>
          </w:r>
          <w:r w:rsidRPr="009B3B81" w:rsidDel="00E1359A">
            <w:rPr>
              <w:i/>
            </w:rPr>
            <w:delText>formals</w:delText>
          </w:r>
          <w:r w:rsidRPr="00BF37F2" w:rsidDel="00E1359A">
            <w:delText xml:space="preserve"> be the value of  the  [[FormalParameters]] internal property of </w:delText>
          </w:r>
          <w:r w:rsidRPr="009B3B81" w:rsidDel="00E1359A">
            <w:rPr>
              <w:i/>
            </w:rPr>
            <w:delText>F</w:delText>
          </w:r>
          <w:r w:rsidRPr="00BF37F2" w:rsidDel="00E1359A">
            <w:delText>.</w:delText>
          </w:r>
        </w:del>
      </w:ins>
    </w:p>
    <w:p w:rsidR="00861D1D" w:rsidRPr="008B7F6F" w:rsidDel="00E1359A" w:rsidRDefault="00FC4479">
      <w:pPr>
        <w:pStyle w:val="Alg4"/>
        <w:numPr>
          <w:ilvl w:val="0"/>
          <w:numId w:val="377"/>
        </w:numPr>
        <w:tabs>
          <w:tab w:val="left" w:pos="720"/>
        </w:tabs>
        <w:spacing w:after="240"/>
        <w:rPr>
          <w:ins w:id="7801" w:author="Rev 4 Allen Wirfs-Brock" w:date="2011-10-20T14:59:00Z"/>
          <w:del w:id="7802" w:author="Rev 7 Allen Wirfs-Brock" w:date="2012-05-01T08:28:00Z"/>
        </w:rPr>
        <w:pPrChange w:id="7803" w:author="Rev 6 Allen Wirfs-Brock" w:date="2012-02-26T10:03:00Z">
          <w:pPr>
            <w:pStyle w:val="Alg4"/>
            <w:numPr>
              <w:numId w:val="377"/>
            </w:numPr>
            <w:tabs>
              <w:tab w:val="num" w:pos="360"/>
              <w:tab w:val="left" w:pos="720"/>
            </w:tabs>
            <w:ind w:left="360" w:hanging="360"/>
          </w:pPr>
        </w:pPrChange>
      </w:pPr>
      <w:ins w:id="7804" w:author="Rev 4 Allen Wirfs-Brock" w:date="2011-10-20T18:27:00Z">
        <w:del w:id="7805"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rsidR="008E65A6" w:rsidRPr="00E77497" w:rsidDel="00E1359A" w:rsidRDefault="00595D22">
      <w:pPr>
        <w:pStyle w:val="Alg4"/>
        <w:numPr>
          <w:ilvl w:val="1"/>
          <w:numId w:val="377"/>
        </w:numPr>
        <w:tabs>
          <w:tab w:val="left" w:pos="720"/>
        </w:tabs>
        <w:spacing w:after="240"/>
        <w:rPr>
          <w:del w:id="7806" w:author="Rev 7 Allen Wirfs-Brock" w:date="2012-05-01T08:28:00Z"/>
        </w:rPr>
        <w:pPrChange w:id="7807" w:author="Rev 6 Allen Wirfs-Brock" w:date="2012-02-26T10:03:00Z">
          <w:pPr>
            <w:pStyle w:val="Alg4"/>
            <w:numPr>
              <w:ilvl w:val="1"/>
              <w:numId w:val="377"/>
            </w:numPr>
            <w:tabs>
              <w:tab w:val="left" w:pos="720"/>
              <w:tab w:val="num" w:pos="1080"/>
            </w:tabs>
            <w:ind w:left="1080" w:hanging="360"/>
          </w:pPr>
        </w:pPrChange>
      </w:pPr>
      <w:ins w:id="7808" w:author="Rev 4 Allen Wirfs-Brock" w:date="2011-10-20T18:31:00Z">
        <w:del w:id="7809" w:author="Rev 7 Allen Wirfs-Brock" w:date="2012-05-01T08:28:00Z">
          <w:r w:rsidRPr="00E65A34" w:rsidDel="00E1359A">
            <w:delText xml:space="preserve">Let </w:delText>
          </w:r>
          <w:r w:rsidRPr="00546435" w:rsidDel="00E1359A">
            <w:rPr>
              <w:i/>
            </w:rPr>
            <w:delText>ao</w:delText>
          </w:r>
          <w:r w:rsidRPr="00546435" w:rsidDel="00E1359A">
            <w:delText xml:space="preserve"> be the result of </w:delText>
          </w:r>
        </w:del>
      </w:ins>
      <w:del w:id="7810" w:author="Rev 7 Allen Wirfs-Brock" w:date="2012-05-01T08:28:00Z">
        <w:r w:rsidR="008E65A6" w:rsidRPr="009C202C" w:rsidDel="00E1359A">
          <w:delText xml:space="preserve">performing the abstract operation </w:delText>
        </w:r>
      </w:del>
      <w:ins w:id="7811" w:author="Rev 4 Allen Wirfs-Brock" w:date="2011-10-21T15:13:00Z">
        <w:del w:id="7812" w:author="Rev 7 Allen Wirfs-Brock" w:date="2012-05-01T08:28:00Z">
          <w:r w:rsidR="008E65A6" w:rsidRPr="009C202C" w:rsidDel="00E1359A">
            <w:delText>CreateStrictArgumentsObject</w:delText>
          </w:r>
        </w:del>
      </w:ins>
      <w:del w:id="7813" w:author="Rev 7 Allen Wirfs-Brock" w:date="2012-05-01T08:28:00Z">
        <w:r w:rsidR="008E65A6" w:rsidRPr="009C202C" w:rsidDel="00E1359A">
          <w:delText xml:space="preserve"> with argument </w:delText>
        </w:r>
        <w:r w:rsidR="008E65A6" w:rsidRPr="00675B74" w:rsidDel="00E1359A">
          <w:rPr>
            <w:i/>
          </w:rPr>
          <w:delText>argumentsList</w:delText>
        </w:r>
        <w:r w:rsidR="008E65A6" w:rsidRPr="00E77497" w:rsidDel="00E1359A">
          <w:delText>.</w:delText>
        </w:r>
      </w:del>
      <w:ins w:id="7814" w:author="Rev 4 Allen Wirfs-Brock" w:date="2011-10-21T17:51:00Z">
        <w:del w:id="7815" w:author="Rev 7 Allen Wirfs-Brock" w:date="2012-05-01T08:28:00Z">
          <w:r w:rsidR="009E2A96" w:rsidRPr="00E77497" w:rsidDel="00E1359A">
            <w:delText xml:space="preserve"> with argument </w:delText>
          </w:r>
          <w:r w:rsidR="009E2A96" w:rsidRPr="00E77497" w:rsidDel="00E1359A">
            <w:rPr>
              <w:i/>
            </w:rPr>
            <w:delText>argumentsList.</w:delText>
          </w:r>
        </w:del>
      </w:ins>
      <w:del w:id="7816" w:author="Rev 7 Allen Wirfs-Brock" w:date="2012-05-01T08:28:00Z">
        <w:r w:rsidR="008E65A6" w:rsidRPr="00E77497" w:rsidDel="00E1359A">
          <w:delText xml:space="preserve"> </w:delText>
        </w:r>
      </w:del>
    </w:p>
    <w:p w:rsidR="002E62C8" w:rsidRPr="003B4312" w:rsidDel="00E1359A" w:rsidRDefault="002E62C8">
      <w:pPr>
        <w:pStyle w:val="Alg4"/>
        <w:numPr>
          <w:ilvl w:val="1"/>
          <w:numId w:val="377"/>
        </w:numPr>
        <w:tabs>
          <w:tab w:val="left" w:pos="720"/>
        </w:tabs>
        <w:spacing w:after="240"/>
        <w:rPr>
          <w:ins w:id="7817" w:author="Rev 4 Allen Wirfs-Brock" w:date="2011-11-04T11:41:00Z"/>
          <w:del w:id="7818" w:author="Rev 7 Allen Wirfs-Brock" w:date="2012-05-01T08:28:00Z"/>
        </w:rPr>
        <w:pPrChange w:id="7819" w:author="Rev 6 Allen Wirfs-Brock" w:date="2012-02-26T10:03:00Z">
          <w:pPr>
            <w:pStyle w:val="Alg4"/>
            <w:numPr>
              <w:ilvl w:val="1"/>
              <w:numId w:val="377"/>
            </w:numPr>
            <w:tabs>
              <w:tab w:val="left" w:pos="720"/>
              <w:tab w:val="num" w:pos="1080"/>
            </w:tabs>
            <w:ind w:left="1080" w:hanging="360"/>
          </w:pPr>
        </w:pPrChange>
      </w:pPr>
      <w:ins w:id="7820" w:author="Rev 4 Allen Wirfs-Brock" w:date="2011-11-04T11:41:00Z">
        <w:del w:id="7821"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rsidR="00806568" w:rsidRPr="00E77497" w:rsidDel="00E1359A" w:rsidRDefault="00806568">
      <w:pPr>
        <w:pStyle w:val="Alg4"/>
        <w:numPr>
          <w:ilvl w:val="2"/>
          <w:numId w:val="377"/>
        </w:numPr>
        <w:spacing w:after="240"/>
        <w:rPr>
          <w:ins w:id="7822" w:author="Rev 4 Allen Wirfs-Brock" w:date="2011-10-21T18:36:00Z"/>
          <w:del w:id="7823" w:author="Rev 7 Allen Wirfs-Brock" w:date="2012-05-01T08:28:00Z"/>
        </w:rPr>
        <w:pPrChange w:id="7824" w:author="Rev 6 Allen Wirfs-Brock" w:date="2012-02-26T10:03:00Z">
          <w:pPr>
            <w:pStyle w:val="Alg4"/>
            <w:numPr>
              <w:ilvl w:val="2"/>
              <w:numId w:val="377"/>
            </w:numPr>
            <w:tabs>
              <w:tab w:val="num" w:pos="1800"/>
            </w:tabs>
            <w:ind w:left="1800" w:hanging="360"/>
          </w:pPr>
        </w:pPrChange>
      </w:pPr>
      <w:ins w:id="7825" w:author="Rev 4 Allen Wirfs-Brock" w:date="2011-10-21T18:36:00Z">
        <w:del w:id="7826" w:author="Rev 7 Allen Wirfs-Brock" w:date="2012-05-01T08:28:00Z">
          <w:r w:rsidRPr="00675B74" w:rsidDel="00E1359A">
            <w:delText xml:space="preserve">Call </w:delText>
          </w:r>
          <w:r w:rsidRPr="00E77497" w:rsidDel="00E1359A">
            <w:rPr>
              <w:i/>
            </w:rPr>
            <w:delText>env</w:delText>
          </w:r>
          <w:r w:rsidRPr="00E77497" w:rsidDel="00E1359A">
            <w:delText>’s CreateImmutableBinding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rsidR="002E62C8" w:rsidRPr="004418C4" w:rsidDel="00E1359A" w:rsidRDefault="002E62C8">
      <w:pPr>
        <w:pStyle w:val="Alg4"/>
        <w:numPr>
          <w:ilvl w:val="2"/>
          <w:numId w:val="377"/>
        </w:numPr>
        <w:spacing w:after="240"/>
        <w:rPr>
          <w:ins w:id="7827" w:author="Rev 4 Allen Wirfs-Brock" w:date="2011-11-04T11:44:00Z"/>
          <w:del w:id="7828" w:author="Rev 7 Allen Wirfs-Brock" w:date="2012-05-01T08:28:00Z"/>
          <w:sz w:val="24"/>
          <w:szCs w:val="24"/>
        </w:rPr>
        <w:pPrChange w:id="7829" w:author="Rev 6 Allen Wirfs-Brock" w:date="2012-02-26T10:03:00Z">
          <w:pPr>
            <w:pStyle w:val="Alg4"/>
            <w:numPr>
              <w:ilvl w:val="2"/>
              <w:numId w:val="377"/>
            </w:numPr>
            <w:tabs>
              <w:tab w:val="num" w:pos="1800"/>
            </w:tabs>
            <w:ind w:left="1800" w:hanging="360"/>
          </w:pPr>
        </w:pPrChange>
      </w:pPr>
      <w:ins w:id="7830" w:author="Rev 4 Allen Wirfs-Brock" w:date="2011-11-04T11:44:00Z">
        <w:del w:id="7831" w:author="Rev 7 Allen Wirfs-Brock" w:date="2012-05-01T08:28:00Z">
          <w:r w:rsidRPr="004418C4" w:rsidDel="00E1359A">
            <w:delText xml:space="preserve">Call </w:delText>
          </w:r>
          <w:r w:rsidRPr="004418C4" w:rsidDel="00E1359A">
            <w:rPr>
              <w:i/>
            </w:rPr>
            <w:delText>env</w:delText>
          </w:r>
          <w:r w:rsidRPr="004418C4" w:rsidDel="00E1359A">
            <w:delText>’s InitializeBinding concrete method passing "</w:delText>
          </w:r>
          <w:r w:rsidRPr="004418C4" w:rsidDel="00E1359A">
            <w:rPr>
              <w:rFonts w:ascii="Courier New" w:hAnsi="Courier New" w:cs="Courier New"/>
              <w:b/>
            </w:rPr>
            <w:delText>arguments</w:delText>
          </w:r>
          <w:r w:rsidRPr="004418C4" w:rsidDel="00E1359A">
            <w:delText xml:space="preserve">" and </w:delText>
          </w:r>
          <w:r w:rsidRPr="004418C4" w:rsidDel="00E1359A">
            <w:rPr>
              <w:i/>
            </w:rPr>
            <w:delText xml:space="preserve">ao </w:delText>
          </w:r>
          <w:r w:rsidRPr="004418C4" w:rsidDel="00E1359A">
            <w:delText>as arguments.</w:delText>
          </w:r>
        </w:del>
      </w:ins>
    </w:p>
    <w:p w:rsidR="009E2A96" w:rsidRPr="00675B74" w:rsidDel="00E1359A" w:rsidRDefault="009E2A96">
      <w:pPr>
        <w:pStyle w:val="Alg4"/>
        <w:numPr>
          <w:ilvl w:val="0"/>
          <w:numId w:val="377"/>
        </w:numPr>
        <w:tabs>
          <w:tab w:val="left" w:pos="720"/>
        </w:tabs>
        <w:spacing w:after="240"/>
        <w:rPr>
          <w:ins w:id="7832" w:author="Rev 4 Allen Wirfs-Brock" w:date="2011-10-21T17:51:00Z"/>
          <w:del w:id="7833" w:author="Rev 7 Allen Wirfs-Brock" w:date="2012-05-01T08:28:00Z"/>
        </w:rPr>
        <w:pPrChange w:id="7834" w:author="Rev 6 Allen Wirfs-Brock" w:date="2012-02-26T10:03:00Z">
          <w:pPr>
            <w:pStyle w:val="Alg4"/>
            <w:numPr>
              <w:numId w:val="377"/>
            </w:numPr>
            <w:tabs>
              <w:tab w:val="num" w:pos="360"/>
              <w:tab w:val="left" w:pos="720"/>
            </w:tabs>
            <w:ind w:left="360" w:hanging="360"/>
          </w:pPr>
        </w:pPrChange>
      </w:pPr>
      <w:ins w:id="7835" w:author="Rev 4 Allen Wirfs-Brock" w:date="2011-10-21T17:51:00Z">
        <w:del w:id="7836" w:author="Rev 7 Allen Wirfs-Brock" w:date="2012-05-01T08:28:00Z">
          <w:r w:rsidRPr="00675B74" w:rsidDel="00E1359A">
            <w:delText xml:space="preserve">Else, </w:delText>
          </w:r>
        </w:del>
      </w:ins>
    </w:p>
    <w:p w:rsidR="00A925A6" w:rsidRPr="00E77497" w:rsidDel="00E1359A" w:rsidRDefault="00A925A6">
      <w:pPr>
        <w:pStyle w:val="Alg4"/>
        <w:numPr>
          <w:ilvl w:val="1"/>
          <w:numId w:val="377"/>
        </w:numPr>
        <w:tabs>
          <w:tab w:val="left" w:pos="720"/>
        </w:tabs>
        <w:spacing w:after="240"/>
        <w:rPr>
          <w:del w:id="7837" w:author="Rev 7 Allen Wirfs-Brock" w:date="2012-05-01T08:28:00Z"/>
        </w:rPr>
        <w:pPrChange w:id="7838" w:author="Rev 6 Allen Wirfs-Brock" w:date="2012-02-26T10:03:00Z">
          <w:pPr>
            <w:pStyle w:val="Alg4"/>
            <w:numPr>
              <w:ilvl w:val="1"/>
              <w:numId w:val="377"/>
            </w:numPr>
            <w:tabs>
              <w:tab w:val="left" w:pos="720"/>
              <w:tab w:val="num" w:pos="1080"/>
            </w:tabs>
            <w:ind w:left="1080" w:hanging="360"/>
          </w:pPr>
        </w:pPrChange>
      </w:pPr>
      <w:del w:id="7839" w:author="Rev 7 Allen Wirfs-Brock" w:date="2012-05-01T08:28:00Z">
        <w:r w:rsidRPr="00E77497" w:rsidDel="00E1359A">
          <w:delText>E</w:delText>
        </w:r>
        <w:r w:rsidR="008E65A6" w:rsidRPr="00E77497" w:rsidDel="00E1359A">
          <w:delText>lse</w:delText>
        </w:r>
        <w:r w:rsidRPr="00E77497" w:rsidDel="00E1359A">
          <w:delText xml:space="preserve">, </w:delText>
        </w:r>
      </w:del>
    </w:p>
    <w:p w:rsidR="006E6D0C" w:rsidRPr="00E77497" w:rsidDel="00E1359A" w:rsidRDefault="006E6D0C">
      <w:pPr>
        <w:pStyle w:val="Alg4"/>
        <w:numPr>
          <w:ilvl w:val="1"/>
          <w:numId w:val="377"/>
        </w:numPr>
        <w:tabs>
          <w:tab w:val="left" w:pos="720"/>
        </w:tabs>
        <w:spacing w:after="240"/>
        <w:rPr>
          <w:del w:id="7840" w:author="Rev 7 Allen Wirfs-Brock" w:date="2012-05-01T08:28:00Z"/>
        </w:rPr>
        <w:pPrChange w:id="7841" w:author="Rev 6 Allen Wirfs-Brock" w:date="2012-02-26T10:03:00Z">
          <w:pPr>
            <w:pStyle w:val="Alg4"/>
            <w:numPr>
              <w:ilvl w:val="1"/>
              <w:numId w:val="377"/>
            </w:numPr>
            <w:tabs>
              <w:tab w:val="left" w:pos="720"/>
              <w:tab w:val="num" w:pos="1080"/>
            </w:tabs>
            <w:ind w:left="1080" w:hanging="360"/>
          </w:pPr>
        </w:pPrChange>
      </w:pPr>
      <w:del w:id="7842" w:author="Rev 7 Allen Wirfs-Brock" w:date="2012-05-01T08:28:00Z">
        <w:r w:rsidRPr="00E77497" w:rsidDel="00E1359A">
          <w:delText xml:space="preserve">Let </w:delText>
        </w:r>
        <w:r w:rsidRPr="00E77497" w:rsidDel="00E1359A">
          <w:rPr>
            <w:i/>
          </w:rPr>
          <w:delText>formals</w:delText>
        </w:r>
        <w:r w:rsidRPr="00E77497" w:rsidDel="00E1359A">
          <w:delText xml:space="preserve"> be the value of  the  [[FormalParameters]] internal property of </w:delText>
        </w:r>
        <w:r w:rsidR="009E0D61" w:rsidRPr="00E77497" w:rsidDel="00E1359A">
          <w:rPr>
            <w:i/>
          </w:rPr>
          <w:delText>F</w:delText>
        </w:r>
        <w:r w:rsidR="009E0D61" w:rsidRPr="00E77497" w:rsidDel="00E1359A">
          <w:delText>.</w:delText>
        </w:r>
      </w:del>
    </w:p>
    <w:p w:rsidR="009E0D61" w:rsidRPr="00E77497" w:rsidDel="00E1359A" w:rsidRDefault="009E0D61">
      <w:pPr>
        <w:pStyle w:val="Alg4"/>
        <w:numPr>
          <w:ilvl w:val="1"/>
          <w:numId w:val="377"/>
        </w:numPr>
        <w:tabs>
          <w:tab w:val="left" w:pos="720"/>
        </w:tabs>
        <w:spacing w:after="240"/>
        <w:rPr>
          <w:del w:id="7843" w:author="Rev 7 Allen Wirfs-Brock" w:date="2012-05-01T08:28:00Z"/>
        </w:rPr>
        <w:pPrChange w:id="7844" w:author="Rev 6 Allen Wirfs-Brock" w:date="2012-02-26T10:03:00Z">
          <w:pPr>
            <w:pStyle w:val="Alg4"/>
            <w:numPr>
              <w:ilvl w:val="1"/>
              <w:numId w:val="377"/>
            </w:numPr>
            <w:tabs>
              <w:tab w:val="left" w:pos="720"/>
              <w:tab w:val="num" w:pos="1080"/>
            </w:tabs>
            <w:ind w:left="1080" w:hanging="360"/>
          </w:pPr>
        </w:pPrChange>
      </w:pPr>
      <w:del w:id="7845" w:author="Rev 7 Allen Wirfs-Brock" w:date="2012-05-01T08:28:00Z">
        <w:r w:rsidRPr="00E77497" w:rsidDel="00E1359A">
          <w:delText>Let names be BoundNames of formals.</w:delText>
        </w:r>
      </w:del>
    </w:p>
    <w:p w:rsidR="009E0D61" w:rsidRPr="00E77497" w:rsidDel="00E1359A" w:rsidRDefault="00A925A6">
      <w:pPr>
        <w:pStyle w:val="Alg4"/>
        <w:numPr>
          <w:ilvl w:val="1"/>
          <w:numId w:val="377"/>
        </w:numPr>
        <w:tabs>
          <w:tab w:val="left" w:pos="720"/>
        </w:tabs>
        <w:spacing w:after="240"/>
        <w:rPr>
          <w:ins w:id="7846" w:author="Rev 4 Allen Wirfs-Brock" w:date="2011-10-21T17:45:00Z"/>
          <w:del w:id="7847" w:author="Rev 7 Allen Wirfs-Brock" w:date="2012-05-01T08:28:00Z"/>
        </w:rPr>
        <w:pPrChange w:id="7848" w:author="Rev 6 Allen Wirfs-Brock" w:date="2012-02-26T10:03:00Z">
          <w:pPr>
            <w:pStyle w:val="Alg4"/>
            <w:numPr>
              <w:ilvl w:val="1"/>
              <w:numId w:val="377"/>
            </w:numPr>
            <w:tabs>
              <w:tab w:val="left" w:pos="720"/>
              <w:tab w:val="num" w:pos="1080"/>
            </w:tabs>
            <w:ind w:left="1080" w:hanging="360"/>
          </w:pPr>
        </w:pPrChange>
      </w:pPr>
      <w:del w:id="7849" w:author="Rev 7 Allen Wirfs-Brock" w:date="2012-05-01T08:28:00Z">
        <w:r w:rsidRPr="00E77497" w:rsidDel="00E1359A">
          <w:delText xml:space="preserve"> with arguments </w:delText>
        </w:r>
        <w:r w:rsidRPr="00E77497" w:rsidDel="00E1359A">
          <w:rPr>
            <w:i/>
          </w:rPr>
          <w:delText>argumentsList</w:delText>
        </w:r>
        <w:r w:rsidRPr="00E77497" w:rsidDel="00E1359A">
          <w:delText xml:space="preserve">. </w:delText>
        </w:r>
      </w:del>
      <w:ins w:id="7850" w:author="Rev 4 Allen Wirfs-Brock" w:date="2011-10-21T17:45:00Z">
        <w:del w:id="7851" w:author="Rev 7 Allen Wirfs-Brock" w:date="2012-05-01T08:28:00Z">
          <w:r w:rsidR="009E0D61" w:rsidRPr="00E77497" w:rsidDel="00E1359A">
            <w:delText xml:space="preserve">Let </w:delText>
          </w:r>
          <w:r w:rsidR="009E0D61" w:rsidRPr="00E77497" w:rsidDel="00E1359A">
            <w:rPr>
              <w:i/>
            </w:rPr>
            <w:delText>names</w:delText>
          </w:r>
          <w:r w:rsidR="009E0D61" w:rsidRPr="00E77497" w:rsidDel="00E1359A">
            <w:delText xml:space="preserve"> be BoundNames of </w:delText>
          </w:r>
          <w:r w:rsidR="009E0D61" w:rsidRPr="00E77497" w:rsidDel="00E1359A">
            <w:rPr>
              <w:i/>
            </w:rPr>
            <w:delText>formals</w:delText>
          </w:r>
          <w:r w:rsidR="009E0D61" w:rsidRPr="00E77497" w:rsidDel="00E1359A">
            <w:delText>.</w:delText>
          </w:r>
        </w:del>
      </w:ins>
    </w:p>
    <w:p w:rsidR="00A21A84" w:rsidRPr="00E77497" w:rsidDel="00E1359A" w:rsidRDefault="00A21A84">
      <w:pPr>
        <w:pStyle w:val="Alg4"/>
        <w:numPr>
          <w:ilvl w:val="1"/>
          <w:numId w:val="377"/>
        </w:numPr>
        <w:tabs>
          <w:tab w:val="left" w:pos="720"/>
        </w:tabs>
        <w:spacing w:after="240"/>
        <w:rPr>
          <w:ins w:id="7852" w:author="Rev 4 Allen Wirfs-Brock" w:date="2011-10-21T18:09:00Z"/>
          <w:del w:id="7853" w:author="Rev 7 Allen Wirfs-Brock" w:date="2012-05-01T08:28:00Z"/>
          <w:rFonts w:ascii="Arial" w:hAnsi="Arial" w:cs="Arial"/>
          <w:sz w:val="18"/>
        </w:rPr>
        <w:pPrChange w:id="7854" w:author="Rev 6 Allen Wirfs-Brock" w:date="2012-02-26T10:03:00Z">
          <w:pPr>
            <w:pStyle w:val="Alg4"/>
            <w:numPr>
              <w:ilvl w:val="1"/>
              <w:numId w:val="377"/>
            </w:numPr>
            <w:tabs>
              <w:tab w:val="left" w:pos="720"/>
              <w:tab w:val="num" w:pos="1080"/>
            </w:tabs>
            <w:ind w:left="1080" w:hanging="360"/>
          </w:pPr>
        </w:pPrChange>
      </w:pPr>
      <w:ins w:id="7855" w:author="Rev 4 Allen Wirfs-Brock" w:date="2011-10-21T18:09:00Z">
        <w:del w:id="7856" w:author="Rev 7 Allen Wirfs-Brock" w:date="2012-05-01T08:28:00Z">
          <w:r w:rsidRPr="00E77497" w:rsidDel="00E1359A">
            <w:rPr>
              <w:rFonts w:ascii="Arial" w:hAnsi="Arial" w:cs="Arial"/>
              <w:sz w:val="18"/>
            </w:rPr>
            <w:delText>NOTE</w:delText>
          </w:r>
        </w:del>
      </w:ins>
      <w:ins w:id="7857" w:author="Rev 4 Allen Wirfs-Brock" w:date="2011-10-21T18:10:00Z">
        <w:del w:id="7858" w:author="Rev 7 Allen Wirfs-Brock" w:date="2012-05-01T08:28:00Z">
          <w:r w:rsidRPr="00E77497" w:rsidDel="00E1359A">
            <w:rPr>
              <w:rFonts w:ascii="Arial" w:hAnsi="Arial" w:cs="Arial"/>
              <w:sz w:val="18"/>
            </w:rPr>
            <w:tab/>
          </w:r>
        </w:del>
      </w:ins>
      <w:ins w:id="7859" w:author="Rev 4 Allen Wirfs-Brock" w:date="2011-10-21T18:09:00Z">
        <w:del w:id="7860" w:author="Rev 7 Allen Wirfs-Brock" w:date="2012-05-01T08:28:00Z">
          <w:r w:rsidRPr="00E77497" w:rsidDel="00E1359A">
            <w:rPr>
              <w:rFonts w:ascii="Arial" w:hAnsi="Arial" w:cs="Arial"/>
              <w:sz w:val="18"/>
            </w:rPr>
            <w:delText>Because</w:delText>
          </w:r>
          <w:r w:rsidRPr="00E77497" w:rsidDel="00E1359A">
            <w:rPr>
              <w:sz w:val="18"/>
            </w:rPr>
            <w:delText xml:space="preserve"> </w:delText>
          </w:r>
          <w:r w:rsidRPr="00E77497" w:rsidDel="00E1359A">
            <w:rPr>
              <w:i/>
              <w:sz w:val="18"/>
            </w:rPr>
            <w:delText>F</w:delText>
          </w:r>
          <w:r w:rsidRPr="00E77497" w:rsidDel="00E1359A">
            <w:rPr>
              <w:sz w:val="18"/>
            </w:rPr>
            <w:delText xml:space="preserve"> </w:delText>
          </w:r>
          <w:r w:rsidRPr="00E77497" w:rsidDel="00E1359A">
            <w:rPr>
              <w:rFonts w:ascii="Arial" w:hAnsi="Arial" w:cs="Arial"/>
              <w:sz w:val="18"/>
            </w:rPr>
            <w:delText xml:space="preserve">is a none strict function it </w:delText>
          </w:r>
        </w:del>
      </w:ins>
      <w:ins w:id="7861" w:author="Rev 4 Allen Wirfs-Brock" w:date="2011-11-04T11:39:00Z">
        <w:del w:id="7862" w:author="Rev 7 Allen Wirfs-Brock" w:date="2012-05-01T08:28:00Z">
          <w:r w:rsidR="002E62C8" w:rsidDel="00E1359A">
            <w:rPr>
              <w:rFonts w:ascii="Arial" w:hAnsi="Arial" w:cs="Arial"/>
              <w:sz w:val="18"/>
            </w:rPr>
            <w:delText>is not</w:delText>
          </w:r>
        </w:del>
      </w:ins>
      <w:ins w:id="7863" w:author="Rev 4 Allen Wirfs-Brock" w:date="2011-10-21T18:09:00Z">
        <w:del w:id="7864" w:author="Rev 7 Allen Wirfs-Brock" w:date="2012-05-01T08:28:00Z">
          <w:r w:rsidRPr="00675B74" w:rsidDel="00E1359A">
            <w:rPr>
              <w:rFonts w:ascii="Arial" w:hAnsi="Arial" w:cs="Arial"/>
              <w:sz w:val="18"/>
            </w:rPr>
            <w:delText xml:space="preserve"> extended code.  Hence</w:delText>
          </w:r>
          <w:r w:rsidRPr="00E77497" w:rsidDel="00E1359A">
            <w:rPr>
              <w:sz w:val="18"/>
            </w:rPr>
            <w:delText xml:space="preserve"> </w:delText>
          </w:r>
          <w:r w:rsidRPr="00E77497" w:rsidDel="00E1359A">
            <w:rPr>
              <w:i/>
              <w:sz w:val="18"/>
            </w:rPr>
            <w:delText>formals</w:delText>
          </w:r>
          <w:r w:rsidRPr="00E77497" w:rsidDel="00E1359A">
            <w:rPr>
              <w:sz w:val="18"/>
            </w:rPr>
            <w:delText xml:space="preserve"> </w:delText>
          </w:r>
          <w:r w:rsidRPr="00E77497" w:rsidDel="00E1359A">
            <w:rPr>
              <w:rFonts w:ascii="Arial" w:hAnsi="Arial" w:cs="Arial"/>
              <w:sz w:val="18"/>
            </w:rPr>
            <w:delText>do</w:delText>
          </w:r>
          <w:r w:rsidR="00546435" w:rsidRPr="00E77497" w:rsidDel="00E1359A">
            <w:rPr>
              <w:rFonts w:ascii="Arial" w:hAnsi="Arial" w:cs="Arial"/>
              <w:sz w:val="18"/>
            </w:rPr>
            <w:delText>es not contain the names of any</w:delText>
          </w:r>
          <w:r w:rsidRPr="00E77497" w:rsidDel="00E1359A">
            <w:rPr>
              <w:rFonts w:ascii="Arial" w:hAnsi="Arial" w:cs="Arial"/>
              <w:sz w:val="18"/>
            </w:rPr>
            <w:delText xml:space="preserve"> destructuring</w:delText>
          </w:r>
          <w:r w:rsidRPr="00E77497" w:rsidDel="00E1359A">
            <w:rPr>
              <w:sz w:val="18"/>
            </w:rPr>
            <w:delText xml:space="preserve"> </w:delText>
          </w:r>
          <w:r w:rsidRPr="00E77497" w:rsidDel="00E1359A">
            <w:rPr>
              <w:i/>
              <w:sz w:val="18"/>
            </w:rPr>
            <w:delText>BindingProperties</w:delText>
          </w:r>
          <w:r w:rsidRPr="00E77497" w:rsidDel="00E1359A">
            <w:rPr>
              <w:rFonts w:ascii="Arial" w:hAnsi="Arial" w:cs="Arial"/>
              <w:sz w:val="18"/>
            </w:rPr>
            <w:delText>, rest parameters, or parameters with default value initialisers.</w:delText>
          </w:r>
        </w:del>
      </w:ins>
    </w:p>
    <w:p w:rsidR="009E0D61" w:rsidRPr="00E77497" w:rsidDel="00E1359A" w:rsidRDefault="009E0D61">
      <w:pPr>
        <w:pStyle w:val="Alg4"/>
        <w:numPr>
          <w:ilvl w:val="1"/>
          <w:numId w:val="377"/>
        </w:numPr>
        <w:tabs>
          <w:tab w:val="left" w:pos="720"/>
        </w:tabs>
        <w:spacing w:after="240"/>
        <w:rPr>
          <w:ins w:id="7865" w:author="Rev 4 Allen Wirfs-Brock" w:date="2011-10-21T17:45:00Z"/>
          <w:del w:id="7866" w:author="Rev 7 Allen Wirfs-Brock" w:date="2012-05-01T08:28:00Z"/>
        </w:rPr>
        <w:pPrChange w:id="7867" w:author="Rev 6 Allen Wirfs-Brock" w:date="2012-02-26T10:03:00Z">
          <w:pPr>
            <w:pStyle w:val="Alg4"/>
            <w:numPr>
              <w:ilvl w:val="1"/>
              <w:numId w:val="377"/>
            </w:numPr>
            <w:tabs>
              <w:tab w:val="left" w:pos="720"/>
              <w:tab w:val="num" w:pos="1080"/>
            </w:tabs>
            <w:ind w:left="1080" w:hanging="360"/>
          </w:pPr>
        </w:pPrChange>
      </w:pPr>
      <w:ins w:id="7868" w:author="Rev 4 Allen Wirfs-Brock" w:date="2011-10-21T17:45:00Z">
        <w:del w:id="7869" w:author="Rev 7 Allen Wirfs-Brock" w:date="2012-05-01T08:28:00Z">
          <w:r w:rsidRPr="00E77497" w:rsidDel="00E1359A">
            <w:delText xml:space="preserve">Let </w:delText>
          </w:r>
          <w:r w:rsidRPr="00E77497" w:rsidDel="00E1359A">
            <w:rPr>
              <w:i/>
            </w:rPr>
            <w:delText>ao</w:delText>
          </w:r>
          <w:r w:rsidRPr="00E77497" w:rsidDel="00E1359A">
            <w:delText xml:space="preserve"> be the result of performing the abstract operation CreateMappedArgumentsObject with arguments</w:delText>
          </w:r>
        </w:del>
      </w:ins>
      <w:ins w:id="7870" w:author="Rev 4 Allen Wirfs-Brock" w:date="2011-10-21T18:17:00Z">
        <w:del w:id="7871" w:author="Rev 7 Allen Wirfs-Brock" w:date="2012-05-01T08:28:00Z">
          <w:r w:rsidR="005F7F92" w:rsidRPr="00E77497" w:rsidDel="00E1359A">
            <w:delText xml:space="preserve"> </w:delText>
          </w:r>
          <w:r w:rsidR="005F7F92" w:rsidRPr="00E77497" w:rsidDel="00E1359A">
            <w:rPr>
              <w:i/>
            </w:rPr>
            <w:delText>names</w:delText>
          </w:r>
          <w:r w:rsidR="005F7F92" w:rsidRPr="00E77497" w:rsidDel="00E1359A">
            <w:delText xml:space="preserve">, </w:delText>
          </w:r>
          <w:r w:rsidR="005F7F92" w:rsidRPr="00E77497" w:rsidDel="00E1359A">
            <w:rPr>
              <w:i/>
            </w:rPr>
            <w:delText>env</w:delText>
          </w:r>
          <w:r w:rsidR="005F7F92" w:rsidRPr="00E77497" w:rsidDel="00E1359A">
            <w:delText>, and</w:delText>
          </w:r>
        </w:del>
      </w:ins>
      <w:ins w:id="7872" w:author="Rev 4 Allen Wirfs-Brock" w:date="2011-10-21T17:45:00Z">
        <w:del w:id="7873" w:author="Rev 7 Allen Wirfs-Brock" w:date="2012-05-01T08:28:00Z">
          <w:r w:rsidRPr="00E77497" w:rsidDel="00E1359A">
            <w:delText xml:space="preserve"> </w:delText>
          </w:r>
          <w:r w:rsidRPr="00E77497" w:rsidDel="00E1359A">
            <w:rPr>
              <w:i/>
            </w:rPr>
            <w:delText>argumentsList</w:delText>
          </w:r>
          <w:r w:rsidRPr="00E77497" w:rsidDel="00E1359A">
            <w:delText xml:space="preserve">. </w:delText>
          </w:r>
        </w:del>
      </w:ins>
    </w:p>
    <w:p w:rsidR="002E62C8" w:rsidRPr="003B4312" w:rsidDel="00E1359A" w:rsidRDefault="002E62C8">
      <w:pPr>
        <w:pStyle w:val="Alg4"/>
        <w:numPr>
          <w:ilvl w:val="1"/>
          <w:numId w:val="377"/>
        </w:numPr>
        <w:tabs>
          <w:tab w:val="left" w:pos="720"/>
        </w:tabs>
        <w:spacing w:after="240"/>
        <w:rPr>
          <w:ins w:id="7874" w:author="Rev 4 Allen Wirfs-Brock" w:date="2011-11-04T11:43:00Z"/>
          <w:del w:id="7875" w:author="Rev 7 Allen Wirfs-Brock" w:date="2012-05-01T08:28:00Z"/>
        </w:rPr>
        <w:pPrChange w:id="7876" w:author="Rev 6 Allen Wirfs-Brock" w:date="2012-02-26T10:03:00Z">
          <w:pPr>
            <w:pStyle w:val="Alg4"/>
            <w:numPr>
              <w:ilvl w:val="1"/>
              <w:numId w:val="377"/>
            </w:numPr>
            <w:tabs>
              <w:tab w:val="left" w:pos="720"/>
              <w:tab w:val="num" w:pos="1080"/>
            </w:tabs>
            <w:ind w:left="1080" w:hanging="360"/>
          </w:pPr>
        </w:pPrChange>
      </w:pPr>
      <w:ins w:id="7877" w:author="Rev 4 Allen Wirfs-Brock" w:date="2011-11-04T11:43:00Z">
        <w:del w:id="7878"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rsidR="008424E2" w:rsidRPr="00E77497" w:rsidDel="00E1359A" w:rsidRDefault="008424E2">
      <w:pPr>
        <w:pStyle w:val="Alg4"/>
        <w:numPr>
          <w:ilvl w:val="2"/>
          <w:numId w:val="377"/>
        </w:numPr>
        <w:spacing w:after="240"/>
        <w:rPr>
          <w:ins w:id="7879" w:author="Rev 4 Allen Wirfs-Brock" w:date="2011-10-21T18:35:00Z"/>
          <w:del w:id="7880" w:author="Rev 7 Allen Wirfs-Brock" w:date="2012-05-01T08:28:00Z"/>
        </w:rPr>
        <w:pPrChange w:id="7881" w:author="Rev 6 Allen Wirfs-Brock" w:date="2012-02-26T10:03:00Z">
          <w:pPr>
            <w:pStyle w:val="Alg4"/>
            <w:numPr>
              <w:ilvl w:val="2"/>
              <w:numId w:val="377"/>
            </w:numPr>
            <w:tabs>
              <w:tab w:val="num" w:pos="1800"/>
            </w:tabs>
            <w:ind w:left="1800" w:hanging="360"/>
          </w:pPr>
        </w:pPrChange>
      </w:pPr>
      <w:ins w:id="7882" w:author="Rev 4 Allen Wirfs-Brock" w:date="2011-10-21T18:35:00Z">
        <w:del w:id="7883" w:author="Rev 7 Allen Wirfs-Brock" w:date="2012-05-01T08:28:00Z">
          <w:r w:rsidRPr="00675B74" w:rsidDel="00E1359A">
            <w:delText xml:space="preserve">Call </w:delText>
          </w:r>
          <w:r w:rsidRPr="00E77497" w:rsidDel="00E1359A">
            <w:rPr>
              <w:i/>
            </w:rPr>
            <w:delText>env</w:delText>
          </w:r>
          <w:r w:rsidRPr="00E77497" w:rsidDel="00E1359A">
            <w:delText>’s CreateMutableBinding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rsidR="00806568" w:rsidRPr="00120381" w:rsidDel="00E1359A" w:rsidRDefault="00806568">
      <w:pPr>
        <w:pStyle w:val="Alg4"/>
        <w:numPr>
          <w:ilvl w:val="2"/>
          <w:numId w:val="377"/>
        </w:numPr>
        <w:spacing w:after="240"/>
        <w:rPr>
          <w:ins w:id="7884" w:author="Rev 4 Allen Wirfs-Brock" w:date="2011-10-21T18:37:00Z"/>
          <w:del w:id="7885" w:author="Rev 7 Allen Wirfs-Brock" w:date="2012-05-01T08:28:00Z"/>
          <w:sz w:val="24"/>
          <w:szCs w:val="24"/>
        </w:rPr>
        <w:pPrChange w:id="7886" w:author="Rev 6 Allen Wirfs-Brock" w:date="2012-02-26T10:03:00Z">
          <w:pPr>
            <w:pStyle w:val="Alg4"/>
            <w:numPr>
              <w:ilvl w:val="2"/>
              <w:numId w:val="377"/>
            </w:numPr>
            <w:tabs>
              <w:tab w:val="num" w:pos="1800"/>
            </w:tabs>
            <w:ind w:left="1800" w:hanging="360"/>
          </w:pPr>
        </w:pPrChange>
      </w:pPr>
      <w:ins w:id="7887" w:author="Rev 4 Allen Wirfs-Brock" w:date="2011-10-21T18:37:00Z">
        <w:del w:id="7888" w:author="Rev 7 Allen Wirfs-Brock" w:date="2012-05-01T08:28:00Z">
          <w:r w:rsidRPr="00E77497" w:rsidDel="00E1359A">
            <w:delText xml:space="preserve">Call </w:delText>
          </w:r>
          <w:r w:rsidRPr="00E77497" w:rsidDel="00E1359A">
            <w:rPr>
              <w:i/>
            </w:rPr>
            <w:delText>env</w:delText>
          </w:r>
          <w:r w:rsidRPr="00E77497" w:rsidDel="00E1359A">
            <w:delText>’s InitializeBinding concrete method passing "</w:delText>
          </w:r>
          <w:r w:rsidRPr="00E77497" w:rsidDel="00E1359A">
            <w:rPr>
              <w:rFonts w:ascii="Courier New" w:hAnsi="Courier New" w:cs="Courier New"/>
              <w:b/>
            </w:rPr>
            <w:delText>arguments</w:delText>
          </w:r>
          <w:r w:rsidRPr="00E77497" w:rsidDel="00E1359A">
            <w:delText xml:space="preserve">" and </w:delText>
          </w:r>
          <w:r w:rsidRPr="00E77497" w:rsidDel="00E1359A">
            <w:rPr>
              <w:i/>
            </w:rPr>
            <w:delText xml:space="preserve">ao </w:delText>
          </w:r>
          <w:r w:rsidRPr="00E77497" w:rsidDel="00E1359A">
            <w:delText>as arguments.</w:delText>
          </w:r>
        </w:del>
      </w:ins>
    </w:p>
    <w:p w:rsidR="00690A41" w:rsidRPr="00B820AB" w:rsidDel="00E1359A" w:rsidRDefault="00632026">
      <w:pPr>
        <w:pStyle w:val="Alg4"/>
        <w:numPr>
          <w:ilvl w:val="0"/>
          <w:numId w:val="377"/>
        </w:numPr>
        <w:spacing w:after="240"/>
        <w:rPr>
          <w:ins w:id="7889" w:author="Rev 4 Allen Wirfs-Brock" w:date="2011-11-04T11:25:00Z"/>
          <w:del w:id="7890" w:author="Rev 7 Allen Wirfs-Brock" w:date="2012-05-01T08:28:00Z"/>
        </w:rPr>
        <w:pPrChange w:id="7891" w:author="Rev 6 Allen Wirfs-Brock" w:date="2012-02-26T10:03:00Z">
          <w:pPr>
            <w:pStyle w:val="Alg4"/>
            <w:numPr>
              <w:numId w:val="377"/>
            </w:numPr>
            <w:tabs>
              <w:tab w:val="num" w:pos="360"/>
            </w:tabs>
            <w:ind w:left="360" w:hanging="360"/>
          </w:pPr>
        </w:pPrChange>
      </w:pPr>
      <w:ins w:id="7892" w:author="Rev 4 Allen Wirfs-Brock" w:date="2011-11-04T11:45:00Z">
        <w:del w:id="7893" w:author="Rev 7 Allen Wirfs-Brock" w:date="2012-05-01T08:28:00Z">
          <w:r w:rsidRPr="004418C4" w:rsidDel="00E1359A">
            <w:rPr>
              <w:rFonts w:ascii="Arial" w:hAnsi="Arial" w:cs="Arial"/>
              <w:sz w:val="18"/>
            </w:rPr>
            <w:delText>NOTE</w:delText>
          </w:r>
          <w:r w:rsidRPr="004418C4" w:rsidDel="00E1359A">
            <w:rPr>
              <w:rFonts w:ascii="Arial" w:hAnsi="Arial" w:cs="Arial"/>
              <w:sz w:val="18"/>
            </w:rPr>
            <w:tab/>
          </w:r>
        </w:del>
      </w:ins>
      <w:ins w:id="7894" w:author="Rev 4 Allen Wirfs-Brock" w:date="2011-11-04T11:51:00Z">
        <w:del w:id="7895" w:author="Rev 7 Allen Wirfs-Brock" w:date="2012-05-01T08:28:00Z">
          <w:r w:rsidDel="00E1359A">
            <w:rPr>
              <w:rFonts w:ascii="Arial" w:hAnsi="Arial" w:cs="Arial"/>
              <w:sz w:val="18"/>
            </w:rPr>
            <w:delText>If</w:delText>
          </w:r>
        </w:del>
      </w:ins>
      <w:ins w:id="7896" w:author="Rev 4 Allen Wirfs-Brock" w:date="2011-11-04T11:45:00Z">
        <w:del w:id="7897" w:author="Rev 7 Allen Wirfs-Brock" w:date="2012-05-01T08:28:00Z">
          <w:r w:rsidRPr="004418C4" w:rsidDel="00E1359A">
            <w:rPr>
              <w:sz w:val="18"/>
            </w:rPr>
            <w:delText xml:space="preserve"> </w:delText>
          </w:r>
        </w:del>
      </w:ins>
      <w:ins w:id="7898" w:author="Rev 4 Allen Wirfs-Brock" w:date="2011-11-04T11:51:00Z">
        <w:del w:id="7899" w:author="Rev 7 Allen Wirfs-Brock" w:date="2012-05-01T08:28:00Z">
          <w:r w:rsidRPr="00632026" w:rsidDel="00E1359A">
            <w:rPr>
              <w:i/>
              <w:sz w:val="18"/>
            </w:rPr>
            <w:delText xml:space="preserve">needArgumentObject </w:delText>
          </w:r>
          <w:r w:rsidDel="00E1359A">
            <w:rPr>
              <w:rFonts w:ascii="Arial" w:hAnsi="Arial" w:cs="Arial"/>
              <w:sz w:val="18"/>
            </w:rPr>
            <w:delText>i</w:delText>
          </w:r>
        </w:del>
      </w:ins>
      <w:ins w:id="7900" w:author="Rev 4 Allen Wirfs-Brock" w:date="2011-11-04T11:58:00Z">
        <w:del w:id="7901" w:author="Rev 7 Allen Wirfs-Brock" w:date="2012-05-01T08:28:00Z">
          <w:r w:rsidDel="00E1359A">
            <w:rPr>
              <w:rFonts w:ascii="Arial" w:hAnsi="Arial" w:cs="Arial"/>
              <w:sz w:val="18"/>
            </w:rPr>
            <w:delText>s</w:delText>
          </w:r>
        </w:del>
      </w:ins>
      <w:ins w:id="7902" w:author="Rev 4 Allen Wirfs-Brock" w:date="2011-11-04T11:51:00Z">
        <w:del w:id="7903" w:author="Rev 7 Allen Wirfs-Brock" w:date="2012-05-01T08:28:00Z">
          <w:r w:rsidDel="00E1359A">
            <w:rPr>
              <w:rFonts w:ascii="Arial" w:hAnsi="Arial" w:cs="Arial"/>
              <w:sz w:val="18"/>
            </w:rPr>
            <w:delText xml:space="preserve"> </w:delText>
          </w:r>
        </w:del>
      </w:ins>
      <w:ins w:id="7904" w:author="Rev 4 Allen Wirfs-Brock" w:date="2011-11-04T11:52:00Z">
        <w:del w:id="7905" w:author="Rev 7 Allen Wirfs-Brock" w:date="2012-05-01T08:28:00Z">
          <w:r w:rsidRPr="00120381" w:rsidDel="00E1359A">
            <w:rPr>
              <w:b/>
              <w:sz w:val="18"/>
            </w:rPr>
            <w:delText>false</w:delText>
          </w:r>
        </w:del>
      </w:ins>
      <w:ins w:id="7906" w:author="Rev 4 Allen Wirfs-Brock" w:date="2011-11-04T11:45:00Z">
        <w:del w:id="7907" w:author="Rev 7 Allen Wirfs-Brock" w:date="2012-05-01T08:28:00Z">
          <w:r w:rsidRPr="004418C4" w:rsidDel="00E1359A">
            <w:rPr>
              <w:rFonts w:ascii="Arial" w:hAnsi="Arial" w:cs="Arial"/>
              <w:sz w:val="18"/>
            </w:rPr>
            <w:delText xml:space="preserve"> </w:delText>
          </w:r>
        </w:del>
      </w:ins>
      <w:ins w:id="7908" w:author="Rev 4 Allen Wirfs-Brock" w:date="2011-11-04T11:52:00Z">
        <w:del w:id="7909" w:author="Rev 7 Allen Wirfs-Brock" w:date="2012-05-01T08:28:00Z">
          <w:r w:rsidDel="00E1359A">
            <w:rPr>
              <w:rFonts w:ascii="Arial" w:hAnsi="Arial" w:cs="Arial"/>
              <w:sz w:val="18"/>
            </w:rPr>
            <w:delText xml:space="preserve">then the value of </w:delText>
          </w:r>
          <w:r w:rsidRPr="00120381" w:rsidDel="00E1359A">
            <w:rPr>
              <w:i/>
              <w:sz w:val="18"/>
            </w:rPr>
            <w:delText>ao</w:delText>
          </w:r>
          <w:r w:rsidDel="00E1359A">
            <w:rPr>
              <w:rFonts w:ascii="Arial" w:hAnsi="Arial" w:cs="Arial"/>
              <w:sz w:val="18"/>
            </w:rPr>
            <w:delText xml:space="preserve"> is not </w:delText>
          </w:r>
        </w:del>
      </w:ins>
      <w:ins w:id="7910" w:author="Rev 4 Allen Wirfs-Brock" w:date="2011-11-04T12:01:00Z">
        <w:del w:id="7911" w:author="Rev 7 Allen Wirfs-Brock" w:date="2012-05-01T08:28:00Z">
          <w:r w:rsidR="00DF114B" w:rsidDel="00E1359A">
            <w:rPr>
              <w:rFonts w:ascii="Arial" w:hAnsi="Arial" w:cs="Arial"/>
              <w:sz w:val="18"/>
            </w:rPr>
            <w:delText xml:space="preserve">directly </w:delText>
          </w:r>
        </w:del>
      </w:ins>
      <w:ins w:id="7912" w:author="Rev 4 Allen Wirfs-Brock" w:date="2011-11-04T11:52:00Z">
        <w:del w:id="7913" w:author="Rev 7 Allen Wirfs-Brock" w:date="2012-05-01T08:28:00Z">
          <w:r w:rsidDel="00E1359A">
            <w:rPr>
              <w:rFonts w:ascii="Arial" w:hAnsi="Arial" w:cs="Arial"/>
              <w:sz w:val="18"/>
            </w:rPr>
            <w:delText>observable to ECMAScript code</w:delText>
          </w:r>
        </w:del>
      </w:ins>
      <w:ins w:id="7914" w:author="Rev 4 Allen Wirfs-Brock" w:date="2011-11-04T12:00:00Z">
        <w:del w:id="7915" w:author="Rev 7 Allen Wirfs-Brock" w:date="2012-05-01T08:28:00Z">
          <w:r w:rsidR="00DF114B" w:rsidDel="00E1359A">
            <w:rPr>
              <w:rFonts w:ascii="Arial" w:hAnsi="Arial" w:cs="Arial"/>
              <w:sz w:val="18"/>
            </w:rPr>
            <w:delText xml:space="preserve"> and need not actually exist.</w:delText>
          </w:r>
        </w:del>
      </w:ins>
      <w:ins w:id="7916" w:author="Rev 4 Allen Wirfs-Brock" w:date="2011-11-04T11:59:00Z">
        <w:del w:id="7917" w:author="Rev 7 Allen Wirfs-Brock" w:date="2012-05-01T08:28:00Z">
          <w:r w:rsidR="00DF114B" w:rsidDel="00E1359A">
            <w:rPr>
              <w:rFonts w:ascii="Arial" w:hAnsi="Arial" w:cs="Arial"/>
              <w:sz w:val="18"/>
            </w:rPr>
            <w:delText xml:space="preserve"> It is used </w:delText>
          </w:r>
        </w:del>
      </w:ins>
      <w:ins w:id="7918" w:author="Rev 4 Allen Wirfs-Brock" w:date="2011-11-04T12:01:00Z">
        <w:del w:id="7919" w:author="Rev 7 Allen Wirfs-Brock" w:date="2012-05-01T08:28:00Z">
          <w:r w:rsidR="00DF114B" w:rsidDel="00E1359A">
            <w:rPr>
              <w:rFonts w:ascii="Arial" w:hAnsi="Arial" w:cs="Arial"/>
              <w:sz w:val="18"/>
            </w:rPr>
            <w:delText>in the following steps</w:delText>
          </w:r>
        </w:del>
      </w:ins>
      <w:ins w:id="7920" w:author="Rev 4 Allen Wirfs-Brock" w:date="2011-11-04T11:59:00Z">
        <w:del w:id="7921" w:author="Rev 7 Allen Wirfs-Brock" w:date="2012-05-01T08:28:00Z">
          <w:r w:rsidR="00DF114B" w:rsidDel="00E1359A">
            <w:rPr>
              <w:rFonts w:ascii="Arial" w:hAnsi="Arial" w:cs="Arial"/>
              <w:sz w:val="18"/>
            </w:rPr>
            <w:delText xml:space="preserve"> strictly as a device for specifying formal parameter initialization</w:delText>
          </w:r>
        </w:del>
      </w:ins>
      <w:ins w:id="7922" w:author="Rev 4 Allen Wirfs-Brock" w:date="2011-11-04T12:01:00Z">
        <w:del w:id="7923" w:author="Rev 7 Allen Wirfs-Brock" w:date="2012-05-01T08:28:00Z">
          <w:r w:rsidR="00DF114B" w:rsidDel="00E1359A">
            <w:rPr>
              <w:rFonts w:ascii="Arial" w:hAnsi="Arial" w:cs="Arial"/>
              <w:sz w:val="18"/>
            </w:rPr>
            <w:delText>.</w:delText>
          </w:r>
        </w:del>
      </w:ins>
      <w:ins w:id="7924" w:author="Rev 4 Allen Wirfs-Brock" w:date="2011-11-04T11:59:00Z">
        <w:del w:id="7925" w:author="Rev 7 Allen Wirfs-Brock" w:date="2012-05-01T08:28:00Z">
          <w:r w:rsidR="00DF114B" w:rsidDel="00E1359A">
            <w:rPr>
              <w:rFonts w:ascii="Arial" w:hAnsi="Arial" w:cs="Arial"/>
              <w:sz w:val="18"/>
            </w:rPr>
            <w:delText xml:space="preserve"> semantics</w:delText>
          </w:r>
        </w:del>
      </w:ins>
      <w:ins w:id="7926" w:author="Rev 4 Allen Wirfs-Brock" w:date="2011-11-04T12:01:00Z">
        <w:del w:id="7927" w:author="Rev 7 Allen Wirfs-Brock" w:date="2012-05-01T08:28:00Z">
          <w:r w:rsidR="00DF114B" w:rsidDel="00E1359A">
            <w:rPr>
              <w:rFonts w:ascii="Arial" w:hAnsi="Arial" w:cs="Arial"/>
              <w:sz w:val="18"/>
            </w:rPr>
            <w:delText>.</w:delText>
          </w:r>
        </w:del>
      </w:ins>
      <w:ins w:id="7928" w:author="Rev 4 Allen Wirfs-Brock" w:date="2011-11-04T11:59:00Z">
        <w:del w:id="7929" w:author="Rev 7 Allen Wirfs-Brock" w:date="2012-05-01T08:28:00Z">
          <w:r w:rsidR="00DF114B" w:rsidDel="00E1359A">
            <w:rPr>
              <w:rFonts w:ascii="Arial" w:hAnsi="Arial" w:cs="Arial"/>
              <w:sz w:val="18"/>
            </w:rPr>
            <w:delText xml:space="preserve"> </w:delText>
          </w:r>
        </w:del>
      </w:ins>
    </w:p>
    <w:p w:rsidR="00C73BA7" w:rsidRPr="008B7F6F" w:rsidDel="00E1359A" w:rsidRDefault="00C73BA7">
      <w:pPr>
        <w:pStyle w:val="Alg4"/>
        <w:numPr>
          <w:ilvl w:val="0"/>
          <w:numId w:val="377"/>
        </w:numPr>
        <w:tabs>
          <w:tab w:val="left" w:pos="720"/>
        </w:tabs>
        <w:spacing w:after="240"/>
        <w:rPr>
          <w:ins w:id="7930" w:author="Rev 4 Allen Wirfs-Brock" w:date="2011-11-04T12:19:00Z"/>
          <w:del w:id="7931" w:author="Rev 7 Allen Wirfs-Brock" w:date="2012-05-01T08:28:00Z"/>
        </w:rPr>
        <w:pPrChange w:id="7932" w:author="Rev 6 Allen Wirfs-Brock" w:date="2012-02-26T10:03:00Z">
          <w:pPr>
            <w:pStyle w:val="Alg4"/>
            <w:numPr>
              <w:numId w:val="377"/>
            </w:numPr>
            <w:tabs>
              <w:tab w:val="num" w:pos="360"/>
              <w:tab w:val="left" w:pos="720"/>
            </w:tabs>
            <w:ind w:left="360" w:hanging="360"/>
          </w:pPr>
        </w:pPrChange>
      </w:pPr>
      <w:ins w:id="7933" w:author="Rev 4 Allen Wirfs-Brock" w:date="2011-11-04T12:19:00Z">
        <w:del w:id="7934"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rsidR="00C969E3" w:rsidDel="00E1359A" w:rsidRDefault="00C969E3">
      <w:pPr>
        <w:pStyle w:val="Alg3"/>
        <w:numPr>
          <w:ilvl w:val="1"/>
          <w:numId w:val="377"/>
        </w:numPr>
        <w:spacing w:after="240"/>
        <w:rPr>
          <w:ins w:id="7935" w:author="Rev 4 Allen Wirfs-Brock" w:date="2011-11-04T12:12:00Z"/>
          <w:del w:id="7936" w:author="Rev 7 Allen Wirfs-Brock" w:date="2012-05-01T08:28:00Z"/>
        </w:rPr>
        <w:pPrChange w:id="7937" w:author="Rev 6 Allen Wirfs-Brock" w:date="2012-02-26T10:03:00Z">
          <w:pPr>
            <w:pStyle w:val="Alg3"/>
            <w:numPr>
              <w:ilvl w:val="1"/>
              <w:numId w:val="377"/>
            </w:numPr>
            <w:tabs>
              <w:tab w:val="clear" w:pos="360"/>
              <w:tab w:val="num" w:pos="1080"/>
            </w:tabs>
            <w:ind w:left="1080"/>
          </w:pPr>
        </w:pPrChange>
      </w:pPr>
      <w:ins w:id="7938" w:author="Rev 4 Allen Wirfs-Brock" w:date="2011-11-04T12:17:00Z">
        <w:del w:id="7939" w:author="Rev 7 Allen Wirfs-Brock" w:date="2012-05-01T08:28:00Z">
          <w:r w:rsidDel="00E1359A">
            <w:delText xml:space="preserve">Perform Binding Initialization for </w:delText>
          </w:r>
          <w:r w:rsidRPr="00120381" w:rsidDel="00E1359A">
            <w:rPr>
              <w:i/>
            </w:rPr>
            <w:delText>formals</w:delText>
          </w:r>
          <w:r w:rsidDel="00E1359A">
            <w:delText xml:space="preserve"> with </w:delText>
          </w:r>
          <w:r w:rsidRPr="00120381" w:rsidDel="00E1359A">
            <w:rPr>
              <w:i/>
            </w:rPr>
            <w:delText>ao</w:delText>
          </w:r>
          <w:r w:rsidDel="00E1359A">
            <w:delText xml:space="preserve"> and </w:delText>
          </w:r>
        </w:del>
      </w:ins>
      <w:ins w:id="7940" w:author="Rev 4 Allen Wirfs-Brock" w:date="2011-11-04T12:18:00Z">
        <w:del w:id="7941" w:author="Rev 7 Allen Wirfs-Brock" w:date="2012-05-01T08:28:00Z">
          <w:r w:rsidRPr="00120381" w:rsidDel="00E1359A">
            <w:rPr>
              <w:i/>
            </w:rPr>
            <w:delText>env</w:delText>
          </w:r>
          <w:r w:rsidDel="00E1359A">
            <w:delText xml:space="preserve"> as arguments</w:delText>
          </w:r>
        </w:del>
      </w:ins>
      <w:ins w:id="7942" w:author="Rev 4 Allen Wirfs-Brock" w:date="2011-11-04T12:12:00Z">
        <w:del w:id="7943" w:author="Rev 7 Allen Wirfs-Brock" w:date="2012-05-01T08:28:00Z">
          <w:r w:rsidRPr="004418C4" w:rsidDel="00E1359A">
            <w:delText>.</w:delText>
          </w:r>
        </w:del>
      </w:ins>
    </w:p>
    <w:p w:rsidR="00C969E3" w:rsidRPr="004418C4" w:rsidDel="00E1359A" w:rsidRDefault="00C73BA7">
      <w:pPr>
        <w:pStyle w:val="Alg3"/>
        <w:numPr>
          <w:ilvl w:val="0"/>
          <w:numId w:val="377"/>
        </w:numPr>
        <w:spacing w:after="240"/>
        <w:rPr>
          <w:ins w:id="7944" w:author="Rev 4 Allen Wirfs-Brock" w:date="2011-11-04T12:09:00Z"/>
          <w:del w:id="7945" w:author="Rev 7 Allen Wirfs-Brock" w:date="2012-05-01T08:28:00Z"/>
        </w:rPr>
        <w:pPrChange w:id="7946" w:author="Rev 6 Allen Wirfs-Brock" w:date="2012-02-26T10:03:00Z">
          <w:pPr>
            <w:pStyle w:val="Alg3"/>
            <w:numPr>
              <w:numId w:val="377"/>
            </w:numPr>
          </w:pPr>
        </w:pPrChange>
      </w:pPr>
      <w:ins w:id="7947" w:author="Rev 4 Allen Wirfs-Brock" w:date="2011-11-04T12:20:00Z">
        <w:del w:id="7948" w:author="Rev 7 Allen Wirfs-Brock" w:date="2012-05-01T08:28:00Z">
          <w:r w:rsidDel="00E1359A">
            <w:delText>Else,</w:delText>
          </w:r>
        </w:del>
      </w:ins>
    </w:p>
    <w:p w:rsidR="00C73BA7" w:rsidDel="00E1359A" w:rsidRDefault="00C73BA7">
      <w:pPr>
        <w:pStyle w:val="Alg3"/>
        <w:numPr>
          <w:ilvl w:val="1"/>
          <w:numId w:val="377"/>
        </w:numPr>
        <w:spacing w:after="240"/>
        <w:rPr>
          <w:ins w:id="7949" w:author="Rev 4 Allen Wirfs-Brock" w:date="2011-11-04T12:20:00Z"/>
          <w:del w:id="7950" w:author="Rev 7 Allen Wirfs-Brock" w:date="2012-05-01T08:28:00Z"/>
        </w:rPr>
        <w:pPrChange w:id="7951" w:author="Rev 6 Allen Wirfs-Brock" w:date="2012-02-26T10:03:00Z">
          <w:pPr>
            <w:pStyle w:val="Alg3"/>
            <w:numPr>
              <w:ilvl w:val="1"/>
              <w:numId w:val="377"/>
            </w:numPr>
            <w:tabs>
              <w:tab w:val="clear" w:pos="360"/>
              <w:tab w:val="num" w:pos="1080"/>
            </w:tabs>
            <w:ind w:left="1080"/>
          </w:pPr>
        </w:pPrChange>
      </w:pPr>
      <w:ins w:id="7952" w:author="Rev 4 Allen Wirfs-Brock" w:date="2011-11-04T12:20:00Z">
        <w:del w:id="7953" w:author="Rev 7 Allen Wirfs-Brock" w:date="2012-05-01T08:28:00Z">
          <w:r w:rsidDel="00E1359A">
            <w:delText xml:space="preserve">Perform Binding Initialization for </w:delText>
          </w:r>
          <w:r w:rsidRPr="004418C4" w:rsidDel="00E1359A">
            <w:rPr>
              <w:i/>
            </w:rPr>
            <w:delText>formals</w:delText>
          </w:r>
          <w:r w:rsidDel="00E1359A">
            <w:delText xml:space="preserve"> with </w:delText>
          </w:r>
          <w:r w:rsidRPr="004418C4" w:rsidDel="00E1359A">
            <w:rPr>
              <w:i/>
            </w:rPr>
            <w:delText>ao</w:delText>
          </w:r>
          <w:r w:rsidDel="00E1359A">
            <w:delText xml:space="preserve"> and </w:delText>
          </w:r>
        </w:del>
      </w:ins>
      <w:ins w:id="7954" w:author="Rev 4 Allen Wirfs-Brock" w:date="2011-11-04T12:21:00Z">
        <w:del w:id="7955" w:author="Rev 7 Allen Wirfs-Brock" w:date="2012-05-01T08:28:00Z">
          <w:r w:rsidRPr="00120381" w:rsidDel="00E1359A">
            <w:rPr>
              <w:b/>
            </w:rPr>
            <w:delText>undefined</w:delText>
          </w:r>
        </w:del>
      </w:ins>
      <w:ins w:id="7956" w:author="Rev 4 Allen Wirfs-Brock" w:date="2011-11-04T12:20:00Z">
        <w:del w:id="7957" w:author="Rev 7 Allen Wirfs-Brock" w:date="2012-05-01T08:28:00Z">
          <w:r w:rsidDel="00E1359A">
            <w:delText xml:space="preserve"> as arguments</w:delText>
          </w:r>
          <w:r w:rsidRPr="004418C4" w:rsidDel="00E1359A">
            <w:delText>.</w:delText>
          </w:r>
        </w:del>
      </w:ins>
    </w:p>
    <w:p w:rsidR="002D0D50" w:rsidRPr="003B4312" w:rsidDel="00E1359A" w:rsidRDefault="002D0D50" w:rsidP="009B3B81">
      <w:pPr>
        <w:pStyle w:val="Alg4"/>
        <w:numPr>
          <w:ilvl w:val="0"/>
          <w:numId w:val="377"/>
        </w:numPr>
        <w:tabs>
          <w:tab w:val="left" w:pos="720"/>
        </w:tabs>
        <w:spacing w:after="240"/>
        <w:rPr>
          <w:ins w:id="7958" w:author="Rev 4 Allen Wirfs-Brock" w:date="2011-10-21T18:18:00Z"/>
          <w:del w:id="7959" w:author="Rev 7 Allen Wirfs-Brock" w:date="2012-05-01T08:28:00Z"/>
        </w:rPr>
      </w:pPr>
      <w:ins w:id="7960" w:author="Rev 4 Allen Wirfs-Brock" w:date="2011-10-21T18:18:00Z">
        <w:del w:id="7961" w:author="Rev 7 Allen Wirfs-Brock" w:date="2012-05-01T08:28:00Z">
          <w:r w:rsidRPr="003B4312" w:rsidDel="00E1359A">
            <w:delText>Return.</w:delText>
          </w:r>
        </w:del>
      </w:ins>
    </w:p>
    <w:p w:rsidR="004C02EF" w:rsidRPr="003B4312" w:rsidDel="00C91100" w:rsidRDefault="004C02EF" w:rsidP="00C623F2">
      <w:pPr>
        <w:pStyle w:val="Heading2"/>
        <w:numPr>
          <w:ilvl w:val="0"/>
          <w:numId w:val="0"/>
        </w:numPr>
        <w:rPr>
          <w:del w:id="7962" w:author="Rev 10 Allen Wirfs-Brock" w:date="2012-09-27T11:27:00Z"/>
        </w:rPr>
      </w:pPr>
      <w:bookmarkStart w:id="7963" w:name="_Toc235503385"/>
      <w:bookmarkStart w:id="7964" w:name="_Toc241509160"/>
      <w:bookmarkStart w:id="7965" w:name="_Toc244416647"/>
      <w:bookmarkStart w:id="7966" w:name="_Toc276631011"/>
      <w:del w:id="7967" w:author="Rev 10 Allen Wirfs-Brock" w:date="2012-09-27T11:27:00Z">
        <w:r w:rsidRPr="003B4312" w:rsidDel="00C91100">
          <w:delText>10.5</w:delText>
        </w:r>
        <w:r w:rsidRPr="003B4312" w:rsidDel="00C91100">
          <w:tab/>
          <w:delText>Declaration Binding Instantiation</w:delText>
        </w:r>
        <w:bookmarkEnd w:id="7963"/>
        <w:bookmarkEnd w:id="7964"/>
        <w:bookmarkEnd w:id="7965"/>
        <w:bookmarkEnd w:id="7966"/>
      </w:del>
    </w:p>
    <w:p w:rsidR="00C91100" w:rsidRDefault="00C91100" w:rsidP="00C91100">
      <w:pPr>
        <w:pStyle w:val="Heading2"/>
        <w:numPr>
          <w:ilvl w:val="0"/>
          <w:numId w:val="0"/>
        </w:numPr>
        <w:rPr>
          <w:ins w:id="7968" w:author="Rev 10 Allen Wirfs-Brock" w:date="2012-09-27T11:26:00Z"/>
        </w:rPr>
      </w:pPr>
      <w:bookmarkStart w:id="7969" w:name="_Toc339020330"/>
      <w:ins w:id="7970" w:author="Rev 10 Allen Wirfs-Brock" w:date="2012-09-27T11:26:00Z">
        <w:r w:rsidRPr="003B4312">
          <w:t>10.5</w:t>
        </w:r>
        <w:r w:rsidRPr="003B4312">
          <w:tab/>
          <w:t>Declaration Binding Instantiation</w:t>
        </w:r>
        <w:bookmarkEnd w:id="7969"/>
      </w:ins>
    </w:p>
    <w:p w:rsidR="004C02EF" w:rsidRPr="003B4312" w:rsidDel="00C85441" w:rsidRDefault="004C02EF" w:rsidP="004C02EF">
      <w:pPr>
        <w:rPr>
          <w:del w:id="7971" w:author="Rev 4 Allen Wirfs-Brock" w:date="2011-11-07T09:09:00Z"/>
        </w:rPr>
      </w:pPr>
      <w:del w:id="7972"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rsidR="008B7F6F" w:rsidRPr="004D1BD1" w:rsidRDefault="004C02EF" w:rsidP="008C14E1">
      <w:pPr>
        <w:pStyle w:val="Heading3"/>
        <w:numPr>
          <w:ilvl w:val="0"/>
          <w:numId w:val="0"/>
        </w:numPr>
        <w:rPr>
          <w:ins w:id="7973" w:author="Rev 4 Allen Wirfs-Brock" w:date="2011-11-04T09:10:00Z"/>
        </w:rPr>
      </w:pPr>
      <w:del w:id="7974"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7975" w:name="_Toc339020331"/>
      <w:commentRangeStart w:id="7976"/>
      <w:ins w:id="7977" w:author="Rev 4 Allen Wirfs-Brock" w:date="2011-11-04T09:10:00Z">
        <w:r w:rsidR="008B7F6F" w:rsidRPr="004D1BD1">
          <w:t>10.5.</w:t>
        </w:r>
        <w:r w:rsidR="008B7F6F">
          <w:t>1</w:t>
        </w:r>
        <w:r w:rsidR="008B7F6F" w:rsidRPr="004D1BD1">
          <w:tab/>
        </w:r>
        <w:del w:id="7978" w:author="Rev 6 Allen Wirfs-Brock" w:date="2012-01-26T11:04:00Z">
          <w:r w:rsidR="008B7F6F" w:rsidDel="00EB1E7F">
            <w:delText>Base</w:delText>
          </w:r>
        </w:del>
      </w:ins>
      <w:ins w:id="7979" w:author="Rev 4 Allen Wirfs-Brock" w:date="2011-11-04T09:55:00Z">
        <w:del w:id="7980" w:author="Rev 6 Allen Wirfs-Brock" w:date="2012-01-26T11:04:00Z">
          <w:r w:rsidR="006B6D0A" w:rsidDel="00EB1E7F">
            <w:delText xml:space="preserve"> Code</w:delText>
          </w:r>
        </w:del>
      </w:ins>
      <w:ins w:id="7981" w:author="Rev 4 Allen Wirfs-Brock" w:date="2011-11-04T09:10:00Z">
        <w:del w:id="7982" w:author="Rev 6 Allen Wirfs-Brock" w:date="2012-01-26T11:04:00Z">
          <w:r w:rsidR="008B7F6F" w:rsidDel="00EB1E7F">
            <w:delText xml:space="preserve"> </w:delText>
          </w:r>
        </w:del>
      </w:ins>
      <w:ins w:id="7983" w:author="Rev 4 Allen Wirfs-Brock" w:date="2011-11-04T09:18:00Z">
        <w:del w:id="7984" w:author="Rev 11 Allen Wirfs-Brock" w:date="2012-10-16T13:36:00Z">
          <w:r w:rsidR="008B7F6F" w:rsidDel="008C14E1">
            <w:delText>Top-Level</w:delText>
          </w:r>
        </w:del>
      </w:ins>
      <w:ins w:id="7985" w:author="Rev 11 Allen Wirfs-Brock" w:date="2012-10-16T13:36:00Z">
        <w:r w:rsidR="008C14E1">
          <w:t>Global</w:t>
        </w:r>
      </w:ins>
      <w:ins w:id="7986" w:author="Rev 4 Allen Wirfs-Brock" w:date="2011-11-04T09:10:00Z">
        <w:r w:rsidR="008B7F6F">
          <w:t xml:space="preserve"> Declaration Instantiation</w:t>
        </w:r>
      </w:ins>
      <w:commentRangeEnd w:id="7976"/>
      <w:ins w:id="7987" w:author="Rev 4 Allen Wirfs-Brock" w:date="2011-11-04T09:52:00Z">
        <w:r w:rsidR="006B6D0A">
          <w:rPr>
            <w:rStyle w:val="CommentReference"/>
            <w:b w:val="0"/>
          </w:rPr>
          <w:commentReference w:id="7976"/>
        </w:r>
      </w:ins>
      <w:bookmarkEnd w:id="7975"/>
    </w:p>
    <w:p w:rsidR="008B7F6F" w:rsidRPr="004418C4" w:rsidRDefault="008B7F6F" w:rsidP="00141D2D">
      <w:pPr>
        <w:rPr>
          <w:ins w:id="7988" w:author="Rev 4 Allen Wirfs-Brock" w:date="2011-11-04T09:11:00Z"/>
          <w:sz w:val="18"/>
        </w:rPr>
      </w:pPr>
      <w:ins w:id="7989"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7990" w:author="Rev 4 Allen Wirfs-Brock" w:date="2011-11-04T09:19:00Z">
        <w:del w:id="7991" w:author="Rev 11 Allen Wirfs-Brock" w:date="2012-10-16T13:48:00Z">
          <w:r w:rsidDel="00141D2D">
            <w:rPr>
              <w:sz w:val="18"/>
            </w:rPr>
            <w:delText xml:space="preserve">non-function </w:delText>
          </w:r>
        </w:del>
      </w:ins>
      <w:ins w:id="7992" w:author="Rev 4 Allen Wirfs-Brock" w:date="2011-11-04T09:11:00Z">
        <w:del w:id="7993" w:author="Rev 11 Allen Wirfs-Brock" w:date="2012-10-16T13:48:00Z">
          <w:r w:rsidRPr="004418C4" w:rsidDel="00141D2D">
            <w:rPr>
              <w:sz w:val="18"/>
            </w:rPr>
            <w:delText>code</w:delText>
          </w:r>
        </w:del>
      </w:ins>
      <w:ins w:id="7994" w:author="Rev 11 Allen Wirfs-Brock" w:date="2012-10-16T13:48:00Z">
        <w:r w:rsidR="00141D2D">
          <w:rPr>
            <w:sz w:val="18"/>
          </w:rPr>
          <w:t xml:space="preserve">scripts, </w:t>
        </w:r>
      </w:ins>
      <w:ins w:id="7995" w:author="Rev 4 Allen Wirfs-Brock" w:date="2011-11-04T09:11:00Z">
        <w:r w:rsidRPr="004418C4">
          <w:rPr>
            <w:sz w:val="18"/>
          </w:rPr>
          <w:t xml:space="preserve"> </w:t>
        </w:r>
        <w:del w:id="7996" w:author="Rev 6 Allen Wirfs-Brock" w:date="2012-01-26T11:05:00Z">
          <w:r w:rsidDel="00EB1E7F">
            <w:rPr>
              <w:sz w:val="18"/>
            </w:rPr>
            <w:delText xml:space="preserve">that is base code </w:delText>
          </w:r>
        </w:del>
      </w:ins>
      <w:ins w:id="7997" w:author="Rev 4 Allen Wirfs-Brock" w:date="2011-11-04T09:12:00Z">
        <w:r>
          <w:rPr>
            <w:sz w:val="18"/>
          </w:rPr>
          <w:t>declarations are instantiated in the</w:t>
        </w:r>
      </w:ins>
      <w:ins w:id="7998" w:author="Rev 4 Allen Wirfs-Brock" w:date="2011-11-04T09:21:00Z">
        <w:r w:rsidR="00AD1039">
          <w:rPr>
            <w:sz w:val="18"/>
          </w:rPr>
          <w:t xml:space="preserve"> current</w:t>
        </w:r>
      </w:ins>
      <w:ins w:id="7999" w:author="Rev 4 Allen Wirfs-Brock" w:date="2011-11-04T09:19:00Z">
        <w:r>
          <w:rPr>
            <w:sz w:val="18"/>
          </w:rPr>
          <w:t xml:space="preserve"> </w:t>
        </w:r>
      </w:ins>
      <w:ins w:id="8000" w:author="Rev 11 Allen Wirfs-Brock" w:date="2012-10-16T13:48:00Z">
        <w:r w:rsidR="00141D2D">
          <w:rPr>
            <w:sz w:val="18"/>
          </w:rPr>
          <w:t>global environment</w:t>
        </w:r>
      </w:ins>
      <w:ins w:id="8001" w:author="Rev 4 Allen Wirfs-Brock" w:date="2011-11-04T09:20:00Z">
        <w:del w:id="8002" w:author="Rev 11 Allen Wirfs-Brock" w:date="2012-10-16T13:48:00Z">
          <w:r w:rsidDel="00141D2D">
            <w:rPr>
              <w:rFonts w:ascii="Times New Roman" w:hAnsi="Times New Roman"/>
              <w:sz w:val="18"/>
            </w:rPr>
            <w:delText>Variable</w:delText>
          </w:r>
        </w:del>
      </w:ins>
      <w:ins w:id="8003" w:author="Rev 4 Allen Wirfs-Brock" w:date="2011-11-04T09:12:00Z">
        <w:del w:id="8004" w:author="Rev 11 Allen Wirfs-Brock" w:date="2012-10-16T13:48:00Z">
          <w:r w:rsidRPr="00120381" w:rsidDel="00141D2D">
            <w:rPr>
              <w:rFonts w:ascii="Times New Roman" w:hAnsi="Times New Roman"/>
              <w:sz w:val="18"/>
            </w:rPr>
            <w:delText>Environment</w:delText>
          </w:r>
        </w:del>
        <w:r>
          <w:rPr>
            <w:sz w:val="18"/>
          </w:rPr>
          <w:t xml:space="preserve">. </w:t>
        </w:r>
      </w:ins>
      <w:ins w:id="8005" w:author="Rev 4 Allen Wirfs-Brock" w:date="2011-11-04T09:11:00Z">
        <w:r w:rsidRPr="004418C4">
          <w:rPr>
            <w:sz w:val="18"/>
          </w:rPr>
          <w:t xml:space="preserve"> </w:t>
        </w:r>
      </w:ins>
      <w:ins w:id="8006" w:author="Rev 4 Allen Wirfs-Brock" w:date="2011-11-04T09:13:00Z">
        <w:r>
          <w:rPr>
            <w:sz w:val="18"/>
          </w:rPr>
          <w:t>E</w:t>
        </w:r>
      </w:ins>
      <w:ins w:id="8007" w:author="Rev 4 Allen Wirfs-Brock" w:date="2011-11-04T09:11:00Z">
        <w:r>
          <w:rPr>
            <w:sz w:val="18"/>
          </w:rPr>
          <w:t xml:space="preserve">ach </w:t>
        </w:r>
      </w:ins>
      <w:ins w:id="8008" w:author="Rev 4 Allen Wirfs-Brock" w:date="2011-11-04T09:13:00Z">
        <w:del w:id="8009" w:author="Rev 11 Allen Wirfs-Brock" w:date="2012-10-16T13:49:00Z">
          <w:r w:rsidDel="00141D2D">
            <w:rPr>
              <w:sz w:val="18"/>
            </w:rPr>
            <w:delText>top-level</w:delText>
          </w:r>
        </w:del>
      </w:ins>
      <w:ins w:id="8010" w:author="Rev 11 Allen Wirfs-Brock" w:date="2012-10-16T13:49:00Z">
        <w:r w:rsidR="00141D2D">
          <w:rPr>
            <w:sz w:val="18"/>
          </w:rPr>
          <w:t>global</w:t>
        </w:r>
      </w:ins>
      <w:ins w:id="8011" w:author="Rev 4 Allen Wirfs-Brock" w:date="2011-11-04T09:11:00Z">
        <w:r w:rsidRPr="004418C4">
          <w:rPr>
            <w:sz w:val="18"/>
          </w:rPr>
          <w:t xml:space="preserve"> </w:t>
        </w:r>
        <w:del w:id="8012" w:author="Rev 11 Allen Wirfs-Brock" w:date="2012-10-16T13:49:00Z">
          <w:r w:rsidRPr="004418C4" w:rsidDel="00141D2D">
            <w:rPr>
              <w:sz w:val="18"/>
            </w:rPr>
            <w:delText>level variable, constant, or function</w:delText>
          </w:r>
        </w:del>
      </w:ins>
      <w:ins w:id="8013" w:author="Rev 11 Allen Wirfs-Brock" w:date="2012-10-16T13:49:00Z">
        <w:r w:rsidR="00141D2D">
          <w:rPr>
            <w:sz w:val="18"/>
          </w:rPr>
          <w:t>binding</w:t>
        </w:r>
      </w:ins>
      <w:ins w:id="8014" w:author="Rev 4 Allen Wirfs-Brock" w:date="2011-11-04T09:11:00Z">
        <w:r w:rsidRPr="004418C4">
          <w:rPr>
            <w:sz w:val="18"/>
          </w:rPr>
          <w:t xml:space="preserve"> declarated in the </w:t>
        </w:r>
      </w:ins>
      <w:ins w:id="8015" w:author="Rev 4 Allen Wirfs-Brock" w:date="2011-11-04T09:14:00Z">
        <w:r>
          <w:rPr>
            <w:sz w:val="18"/>
          </w:rPr>
          <w:t>code</w:t>
        </w:r>
      </w:ins>
      <w:ins w:id="8016" w:author="Rev 4 Allen Wirfs-Brock" w:date="2011-11-04T09:11:00Z">
        <w:r w:rsidRPr="004418C4">
          <w:rPr>
            <w:sz w:val="18"/>
          </w:rPr>
          <w:t xml:space="preserve"> </w:t>
        </w:r>
      </w:ins>
      <w:ins w:id="8017" w:author="Rev 4 Allen Wirfs-Brock" w:date="2011-11-04T09:14:00Z">
        <w:r>
          <w:rPr>
            <w:sz w:val="18"/>
          </w:rPr>
          <w:t>is</w:t>
        </w:r>
      </w:ins>
      <w:ins w:id="8018" w:author="Rev 4 Allen Wirfs-Brock" w:date="2011-11-04T09:11:00Z">
        <w:r w:rsidRPr="004418C4">
          <w:rPr>
            <w:sz w:val="18"/>
          </w:rPr>
          <w:t xml:space="preserve"> instantiated. </w:t>
        </w:r>
      </w:ins>
    </w:p>
    <w:p w:rsidR="008C14E1" w:rsidRPr="000239F7" w:rsidRDefault="008C14E1" w:rsidP="000239F7">
      <w:pPr>
        <w:rPr>
          <w:ins w:id="8019" w:author="Rev 11 Allen Wirfs-Brock" w:date="2012-10-16T13:37:00Z"/>
          <w:iCs/>
        </w:rPr>
      </w:pPr>
      <w:ins w:id="8020" w:author="Rev 11 Allen Wirfs-Brock" w:date="2012-10-16T13:37:00Z">
        <w:r>
          <w:t>Global Declaration</w:t>
        </w:r>
        <w:r w:rsidRPr="004D1BD1">
          <w:t xml:space="preserve"> Instantiation is performed as follows using arguments </w:t>
        </w:r>
      </w:ins>
      <w:ins w:id="8021" w:author="Rev 11 Allen Wirfs-Brock" w:date="2012-10-16T13:38:00Z">
        <w:r>
          <w:rPr>
            <w:rFonts w:ascii="Times New Roman" w:eastAsia="Times New Roman" w:hAnsi="Times New Roman"/>
            <w:i/>
            <w:spacing w:val="6"/>
            <w:lang w:eastAsia="en-US"/>
          </w:rPr>
          <w:t>script</w:t>
        </w:r>
      </w:ins>
      <w:ins w:id="8022" w:author="Rev 11 Allen Wirfs-Brock" w:date="2012-10-19T13:17:00Z">
        <w:r w:rsidR="000239F7">
          <w:rPr>
            <w:rFonts w:ascii="Times New Roman" w:eastAsia="Times New Roman" w:hAnsi="Times New Roman"/>
            <w:iCs/>
            <w:spacing w:val="6"/>
            <w:lang w:eastAsia="en-US"/>
          </w:rPr>
          <w:t>,</w:t>
        </w:r>
      </w:ins>
      <w:ins w:id="8023" w:author="Rev 11 Allen Wirfs-Brock" w:date="2012-10-16T13:37:00Z">
        <w:r w:rsidRPr="00377876">
          <w:rPr>
            <w:rFonts w:ascii="Times New Roman" w:hAnsi="Times New Roman"/>
            <w:i/>
          </w:rPr>
          <w:t xml:space="preserve"> </w:t>
        </w:r>
        <w:r w:rsidRPr="003B4312">
          <w:rPr>
            <w:rFonts w:ascii="Times New Roman" w:eastAsia="Times New Roman" w:hAnsi="Times New Roman"/>
            <w:i/>
            <w:spacing w:val="6"/>
            <w:lang w:eastAsia="en-US"/>
          </w:rPr>
          <w:t>env</w:t>
        </w:r>
      </w:ins>
      <w:ins w:id="8024" w:author="Rev 11 Allen Wirfs-Brock" w:date="2012-10-19T13:16:00Z">
        <w:r w:rsidR="000239F7">
          <w:rPr>
            <w:rFonts w:ascii="Times New Roman" w:eastAsia="Times New Roman" w:hAnsi="Times New Roman"/>
            <w:iCs/>
            <w:spacing w:val="6"/>
            <w:lang w:eastAsia="en-US"/>
          </w:rPr>
          <w:t>,</w:t>
        </w:r>
        <w:r w:rsidR="000239F7" w:rsidRPr="000239F7">
          <w:rPr>
            <w:rFonts w:ascii="Times New Roman" w:hAnsi="Times New Roman"/>
            <w:iCs/>
          </w:rPr>
          <w:t xml:space="preserve"> </w:t>
        </w:r>
        <w:r w:rsidR="000239F7">
          <w:rPr>
            <w:rFonts w:ascii="Times New Roman" w:hAnsi="Times New Roman"/>
            <w:iCs/>
          </w:rPr>
          <w:t xml:space="preserve">and </w:t>
        </w:r>
        <w:r w:rsidR="000239F7" w:rsidRPr="00582214">
          <w:rPr>
            <w:rFonts w:ascii="Times New Roman" w:hAnsi="Times New Roman"/>
            <w:i/>
          </w:rPr>
          <w:t>deletableBindings</w:t>
        </w:r>
      </w:ins>
      <w:ins w:id="8025" w:author="Rev 11 Allen Wirfs-Brock" w:date="2012-10-16T13:37:00Z">
        <w:r w:rsidRPr="003B4312">
          <w:t xml:space="preserve">. </w:t>
        </w:r>
      </w:ins>
      <w:ins w:id="8026" w:author="Rev 11 Allen Wirfs-Brock" w:date="2012-10-16T13:38:00Z">
        <w:r>
          <w:rPr>
            <w:rFonts w:ascii="Times New Roman" w:eastAsia="Times New Roman" w:hAnsi="Times New Roman"/>
            <w:i/>
            <w:spacing w:val="6"/>
            <w:lang w:eastAsia="en-US"/>
          </w:rPr>
          <w:t>script</w:t>
        </w:r>
        <w:r w:rsidRPr="00377876">
          <w:rPr>
            <w:rFonts w:ascii="Times New Roman" w:hAnsi="Times New Roman"/>
            <w:i/>
          </w:rPr>
          <w:t xml:space="preserve"> </w:t>
        </w:r>
      </w:ins>
      <w:ins w:id="8027" w:author="Rev 11 Allen Wirfs-Brock" w:date="2012-10-16T13:37:00Z">
        <w:r w:rsidRPr="003B4312">
          <w:t xml:space="preserve">is the </w:t>
        </w:r>
      </w:ins>
      <w:ins w:id="8028" w:author="Rev 11 Allen Wirfs-Brock" w:date="2012-10-16T13:39:00Z">
        <w:r w:rsidRPr="0013110A">
          <w:rPr>
            <w:rFonts w:ascii="Times New Roman" w:eastAsia="Times New Roman" w:hAnsi="Times New Roman"/>
            <w:i/>
            <w:spacing w:val="6"/>
            <w:lang w:eastAsia="en-US"/>
          </w:rPr>
          <w:t>ScriptBody</w:t>
        </w:r>
      </w:ins>
      <w:ins w:id="8029" w:author="Rev 11 Allen Wirfs-Brock" w:date="2012-10-16T13:37:00Z">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ins>
      <w:ins w:id="8030" w:author="Rev 11 Allen Wirfs-Brock" w:date="2012-10-16T13:39:00Z">
        <w:r>
          <w:t>global</w:t>
        </w:r>
      </w:ins>
      <w:ins w:id="8031" w:author="Rev 11 Allen Wirfs-Brock" w:date="2012-10-16T13:37:00Z">
        <w:r w:rsidRPr="003B4312">
          <w:t xml:space="preserve"> environment record in which bindings are to be created. </w:t>
        </w:r>
      </w:ins>
      <w:ins w:id="8032" w:author="Rev 11 Allen Wirfs-Brock" w:date="2012-10-19T13:17:00Z">
        <w:r w:rsidR="000239F7" w:rsidRPr="00582214">
          <w:rPr>
            <w:rFonts w:ascii="Times New Roman" w:hAnsi="Times New Roman"/>
            <w:i/>
          </w:rPr>
          <w:t>deletableBindings</w:t>
        </w:r>
        <w:r w:rsidR="000239F7">
          <w:rPr>
            <w:rFonts w:ascii="Times New Roman" w:hAnsi="Times New Roman"/>
            <w:iCs/>
          </w:rPr>
          <w:t xml:space="preserve"> </w:t>
        </w:r>
        <w:r w:rsidR="000239F7" w:rsidRPr="005D449B">
          <w:t>is true if the bindings that are created should be deletable.</w:t>
        </w:r>
      </w:ins>
    </w:p>
    <w:p w:rsidR="008B7F6F" w:rsidRPr="003B4312" w:rsidDel="008C14E1" w:rsidRDefault="00AD1039">
      <w:pPr>
        <w:rPr>
          <w:del w:id="8033" w:author="Rev 11 Allen Wirfs-Brock" w:date="2012-10-16T13:39:00Z"/>
        </w:rPr>
      </w:pPr>
      <w:ins w:id="8034" w:author="Rev 4 Allen Wirfs-Brock" w:date="2011-11-04T09:34:00Z">
        <w:del w:id="8035" w:author="Rev 11 Allen Wirfs-Brock" w:date="2012-10-16T13:39:00Z">
          <w:r w:rsidDel="008C14E1">
            <w:delText>Top-level</w:delText>
          </w:r>
        </w:del>
      </w:ins>
      <w:ins w:id="8036" w:author="Rev 4 Allen Wirfs-Brock" w:date="2011-11-04T09:11:00Z">
        <w:del w:id="8037" w:author="Rev 11 Allen Wirfs-Brock" w:date="2012-10-16T13:39:00Z">
          <w:r w:rsidR="008B7F6F" w:rsidRPr="004D1BD1" w:rsidDel="008C14E1">
            <w:delText xml:space="preserve"> Declaration Instantiation </w:delText>
          </w:r>
        </w:del>
      </w:ins>
      <w:ins w:id="8038" w:author="Rev 4 Allen Wirfs-Brock" w:date="2011-11-04T09:15:00Z">
        <w:del w:id="8039" w:author="Rev 11 Allen Wirfs-Brock" w:date="2012-10-16T13:39:00Z">
          <w:r w:rsidR="008B7F6F" w:rsidDel="008C14E1">
            <w:delText xml:space="preserve">for base code </w:delText>
          </w:r>
        </w:del>
      </w:ins>
      <w:ins w:id="8040" w:author="Rev 4 Allen Wirfs-Brock" w:date="2011-11-04T09:11:00Z">
        <w:del w:id="8041" w:author="Rev 11 Allen Wirfs-Brock" w:date="2012-10-16T13:39:00Z">
          <w:r w:rsidR="008B7F6F" w:rsidDel="008C14E1">
            <w:delText>is performed as follows</w:delText>
          </w:r>
        </w:del>
      </w:ins>
      <w:ins w:id="8042" w:author="Rev 4 Allen Wirfs-Brock" w:date="2011-11-04T09:16:00Z">
        <w:del w:id="8043" w:author="Rev 11 Allen Wirfs-Brock" w:date="2012-10-16T13:39:00Z">
          <w:r w:rsidR="008B7F6F" w:rsidDel="008C14E1">
            <w:delText>:</w:delText>
          </w:r>
        </w:del>
      </w:ins>
      <w:ins w:id="8044" w:author="Rev 4 Allen Wirfs-Brock" w:date="2011-11-04T09:11:00Z">
        <w:del w:id="8045" w:author="Rev 11 Allen Wirfs-Brock" w:date="2012-10-16T13:39:00Z">
          <w:r w:rsidR="008B7F6F" w:rsidRPr="003B4312" w:rsidDel="008C14E1">
            <w:delText xml:space="preserve"> </w:delText>
          </w:r>
        </w:del>
      </w:ins>
    </w:p>
    <w:p w:rsidR="004C02EF" w:rsidRPr="008B7F6F" w:rsidDel="00C96E82" w:rsidRDefault="004C02EF">
      <w:pPr>
        <w:pStyle w:val="Alg4"/>
        <w:rPr>
          <w:del w:id="8046" w:author="Rev 11 Allen Wirfs-Brock" w:date="2012-10-16T14:47:00Z"/>
        </w:rPr>
        <w:pPrChange w:id="8047" w:author="Rev 11 Allen Wirfs-Brock" w:date="2012-10-16T15:21:00Z">
          <w:pPr>
            <w:pStyle w:val="Alg4"/>
            <w:numPr>
              <w:numId w:val="398"/>
            </w:numPr>
            <w:tabs>
              <w:tab w:val="num" w:pos="360"/>
            </w:tabs>
            <w:ind w:left="360" w:hanging="360"/>
          </w:pPr>
        </w:pPrChange>
      </w:pPr>
      <w:del w:id="8048" w:author="Rev 11 Allen Wirfs-Brock" w:date="2012-10-16T14:47:00Z">
        <w:r w:rsidRPr="003B4312" w:rsidDel="00C96E82">
          <w:delText xml:space="preserve">Let </w:delText>
        </w:r>
        <w:r w:rsidRPr="003B4312" w:rsidDel="00C96E82">
          <w:rPr>
            <w:i/>
          </w:rPr>
          <w:delText>env</w:delText>
        </w:r>
        <w:r w:rsidRPr="003B4312" w:rsidDel="00C96E82">
          <w:delText xml:space="preserve"> be the environment record </w:delText>
        </w:r>
        <w:r w:rsidRPr="008B7F6F" w:rsidDel="00C96E82">
          <w:delText xml:space="preserve">component of the running </w:delText>
        </w:r>
      </w:del>
      <w:ins w:id="8049" w:author="Rev 7 Allen Wirfs-Brock" w:date="2012-05-02T10:43:00Z">
        <w:del w:id="8050" w:author="Rev 11 Allen Wirfs-Brock" w:date="2012-10-16T14:47:00Z">
          <w:r w:rsidR="000D5AB9" w:rsidDel="00C96E82">
            <w:delText>current</w:delText>
          </w:r>
        </w:del>
      </w:ins>
      <w:ins w:id="8051" w:author="Rev 8 Allen Wirfs-Brock" w:date="2012-06-13T15:59:00Z">
        <w:del w:id="8052" w:author="Rev 11 Allen Wirfs-Brock" w:date="2012-10-16T14:47:00Z">
          <w:r w:rsidR="00CB5151" w:rsidDel="00C96E82">
            <w:delText>running</w:delText>
          </w:r>
        </w:del>
      </w:ins>
      <w:ins w:id="8053" w:author="Rev 7 Allen Wirfs-Brock" w:date="2012-05-02T10:43:00Z">
        <w:del w:id="8054" w:author="Rev 11 Allen Wirfs-Brock" w:date="2012-10-16T14:47:00Z">
          <w:r w:rsidR="000D5AB9" w:rsidRPr="008B7F6F" w:rsidDel="00C96E82">
            <w:delText xml:space="preserve"> </w:delText>
          </w:r>
        </w:del>
      </w:ins>
      <w:del w:id="8055" w:author="Rev 11 Allen Wirfs-Brock" w:date="2012-10-16T14:47:00Z">
        <w:r w:rsidRPr="008B7F6F" w:rsidDel="00C96E82">
          <w:delText>execution context’s VariableEnvironment.</w:delText>
        </w:r>
      </w:del>
    </w:p>
    <w:p w:rsidR="004C02EF" w:rsidRPr="006B6D0A" w:rsidDel="000239F7" w:rsidRDefault="004C02EF" w:rsidP="00596672">
      <w:pPr>
        <w:pStyle w:val="Alg4"/>
        <w:numPr>
          <w:ilvl w:val="0"/>
          <w:numId w:val="398"/>
        </w:numPr>
        <w:rPr>
          <w:del w:id="8056" w:author="Rev 11 Allen Wirfs-Brock" w:date="2012-10-19T13:19:00Z"/>
        </w:rPr>
      </w:pPr>
      <w:del w:id="8057" w:author="Rev 11 Allen Wirfs-Brock" w:date="2012-10-19T13:19:00Z">
        <w:r w:rsidRPr="006B6D0A" w:rsidDel="000239F7">
          <w:delText xml:space="preserve">If </w:delText>
        </w:r>
        <w:r w:rsidRPr="006B6D0A" w:rsidDel="000239F7">
          <w:rPr>
            <w:i/>
          </w:rPr>
          <w:delText>code</w:delText>
        </w:r>
        <w:r w:rsidRPr="006B6D0A" w:rsidDel="000239F7">
          <w:delText xml:space="preserve"> is eval code, then let </w:delText>
        </w:r>
        <w:r w:rsidRPr="006B6D0A" w:rsidDel="000239F7">
          <w:rPr>
            <w:i/>
          </w:rPr>
          <w:delText>configurableBindings</w:delText>
        </w:r>
        <w:r w:rsidRPr="006B6D0A" w:rsidDel="000239F7">
          <w:delText xml:space="preserve"> be </w:delText>
        </w:r>
        <w:r w:rsidRPr="006B6D0A" w:rsidDel="000239F7">
          <w:rPr>
            <w:b/>
          </w:rPr>
          <w:delText>true</w:delText>
        </w:r>
        <w:r w:rsidRPr="006B6D0A" w:rsidDel="000239F7">
          <w:delText xml:space="preserve"> else let </w:delText>
        </w:r>
        <w:r w:rsidRPr="006B6D0A" w:rsidDel="000239F7">
          <w:rPr>
            <w:i/>
          </w:rPr>
          <w:delText>configurableBindings</w:delText>
        </w:r>
        <w:r w:rsidRPr="006B6D0A" w:rsidDel="000239F7">
          <w:delText xml:space="preserve"> be </w:delText>
        </w:r>
        <w:r w:rsidRPr="006B6D0A" w:rsidDel="000239F7">
          <w:rPr>
            <w:b/>
          </w:rPr>
          <w:delText>false</w:delText>
        </w:r>
        <w:r w:rsidRPr="006B6D0A" w:rsidDel="000239F7">
          <w:delText>.</w:delText>
        </w:r>
      </w:del>
    </w:p>
    <w:p w:rsidR="004C02EF" w:rsidRPr="006B6D0A" w:rsidRDefault="004C02EF" w:rsidP="00580040">
      <w:pPr>
        <w:pStyle w:val="Alg4"/>
        <w:numPr>
          <w:ilvl w:val="0"/>
          <w:numId w:val="398"/>
        </w:numPr>
      </w:pPr>
      <w:del w:id="8058" w:author="Rev 11 Allen Wirfs-Brock" w:date="2012-10-17T08:54:00Z">
        <w:r w:rsidRPr="006B6D0A" w:rsidDel="00580040">
          <w:delText xml:space="preserve">If </w:delText>
        </w:r>
      </w:del>
      <w:del w:id="8059" w:author="Rev 11 Allen Wirfs-Brock" w:date="2012-10-16T15:23:00Z">
        <w:r w:rsidRPr="006B6D0A" w:rsidDel="00596672">
          <w:rPr>
            <w:i/>
          </w:rPr>
          <w:delText xml:space="preserve">code </w:delText>
        </w:r>
      </w:del>
      <w:del w:id="8060" w:author="Rev 11 Allen Wirfs-Brock" w:date="2012-10-17T08:54:00Z">
        <w:r w:rsidRPr="006B6D0A" w:rsidDel="00580040">
          <w:delText>is strict mode code, then l</w:delText>
        </w:r>
      </w:del>
      <w:ins w:id="8061" w:author="Rev 11 Allen Wirfs-Brock" w:date="2012-10-17T08:54:00Z">
        <w:r w:rsidR="00580040">
          <w:t>L</w:t>
        </w:r>
      </w:ins>
      <w:r w:rsidRPr="006B6D0A">
        <w:t xml:space="preserve">et </w:t>
      </w:r>
      <w:r w:rsidRPr="006B6D0A">
        <w:rPr>
          <w:i/>
        </w:rPr>
        <w:t>strict</w:t>
      </w:r>
      <w:r w:rsidRPr="006B6D0A">
        <w:t xml:space="preserve"> be </w:t>
      </w:r>
      <w:ins w:id="8062" w:author="Rev 11 Allen Wirfs-Brock" w:date="2012-10-17T08:54:00Z">
        <w:r w:rsidR="00580040">
          <w:t>IsSrict of</w:t>
        </w:r>
        <w:r w:rsidR="00580040" w:rsidRPr="006B6D0A">
          <w:t xml:space="preserve"> </w:t>
        </w:r>
        <w:r w:rsidR="00580040" w:rsidRPr="00596672">
          <w:rPr>
            <w:i/>
            <w:iCs/>
          </w:rPr>
          <w:t>scr</w:t>
        </w:r>
        <w:r w:rsidR="00580040">
          <w:rPr>
            <w:i/>
            <w:iCs/>
          </w:rPr>
          <w:t>i</w:t>
        </w:r>
        <w:r w:rsidR="00580040" w:rsidRPr="00596672">
          <w:rPr>
            <w:i/>
            <w:iCs/>
          </w:rPr>
          <w:t>pt</w:t>
        </w:r>
      </w:ins>
      <w:del w:id="8063" w:author="Rev 11 Allen Wirfs-Brock" w:date="2012-10-17T08:54:00Z">
        <w:r w:rsidRPr="006B6D0A" w:rsidDel="00580040">
          <w:rPr>
            <w:b/>
          </w:rPr>
          <w:delText>true</w:delText>
        </w:r>
        <w:r w:rsidRPr="006B6D0A" w:rsidDel="00580040">
          <w:delText xml:space="preserve"> else let </w:delText>
        </w:r>
        <w:r w:rsidRPr="006B6D0A" w:rsidDel="00580040">
          <w:rPr>
            <w:i/>
          </w:rPr>
          <w:delText>strict</w:delText>
        </w:r>
        <w:r w:rsidRPr="006B6D0A" w:rsidDel="00580040">
          <w:delText xml:space="preserve"> be </w:delText>
        </w:r>
        <w:r w:rsidRPr="006B6D0A" w:rsidDel="00580040">
          <w:rPr>
            <w:b/>
          </w:rPr>
          <w:delText>false</w:delText>
        </w:r>
      </w:del>
      <w:r w:rsidRPr="006B6D0A">
        <w:t>.</w:t>
      </w:r>
    </w:p>
    <w:p w:rsidR="00596672" w:rsidRPr="00596672" w:rsidRDefault="00596672" w:rsidP="00596672">
      <w:pPr>
        <w:pStyle w:val="Alg4"/>
        <w:numPr>
          <w:ilvl w:val="0"/>
          <w:numId w:val="398"/>
        </w:numPr>
        <w:rPr>
          <w:ins w:id="8064" w:author="Rev 11 Allen Wirfs-Brock" w:date="2012-10-16T15:22:00Z"/>
        </w:rPr>
      </w:pPr>
      <w:ins w:id="8065" w:author="Rev 11 Allen Wirfs-Brock" w:date="2012-10-16T15:23:00Z">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ins>
    </w:p>
    <w:p w:rsidR="0013110A" w:rsidRDefault="0013110A" w:rsidP="00596672">
      <w:pPr>
        <w:pStyle w:val="Alg4"/>
        <w:numPr>
          <w:ilvl w:val="0"/>
          <w:numId w:val="398"/>
        </w:numPr>
        <w:rPr>
          <w:ins w:id="8066" w:author="Rev 11 Allen Wirfs-Brock" w:date="2012-10-16T16:53:00Z"/>
        </w:rPr>
      </w:pPr>
      <w:ins w:id="8067" w:author="Rev 11 Allen Wirfs-Brock" w:date="2012-10-16T16:53:00Z">
        <w:r>
          <w:t xml:space="preserve">Let </w:t>
        </w:r>
        <w:r>
          <w:rPr>
            <w:i/>
            <w:iCs/>
          </w:rPr>
          <w:t>varNames</w:t>
        </w:r>
      </w:ins>
      <w:ins w:id="8068" w:author="Rev 11 Allen Wirfs-Brock" w:date="2012-10-16T16:54:00Z">
        <w:r>
          <w:t xml:space="preserve"> be the VarDeclaredNames of </w:t>
        </w:r>
        <w:r w:rsidRPr="00596672">
          <w:rPr>
            <w:i/>
            <w:iCs/>
          </w:rPr>
          <w:t>scr</w:t>
        </w:r>
        <w:r>
          <w:rPr>
            <w:i/>
            <w:iCs/>
          </w:rPr>
          <w:t>i</w:t>
        </w:r>
        <w:r w:rsidRPr="00596672">
          <w:rPr>
            <w:i/>
            <w:iCs/>
          </w:rPr>
          <w:t>pt</w:t>
        </w:r>
        <w:r>
          <w:t>.</w:t>
        </w:r>
      </w:ins>
    </w:p>
    <w:p w:rsidR="00596672" w:rsidRPr="00596672" w:rsidRDefault="00596672" w:rsidP="00596672">
      <w:pPr>
        <w:pStyle w:val="Alg4"/>
        <w:numPr>
          <w:ilvl w:val="0"/>
          <w:numId w:val="398"/>
        </w:numPr>
        <w:rPr>
          <w:ins w:id="8069" w:author="Rev 11 Allen Wirfs-Brock" w:date="2012-10-16T15:25:00Z"/>
        </w:rPr>
      </w:pPr>
      <w:ins w:id="8070" w:author="Rev 11 Allen Wirfs-Brock" w:date="2012-10-16T15:26:00Z">
        <w:r>
          <w:t xml:space="preserve">For each </w:t>
        </w:r>
        <w:r w:rsidRPr="00596672">
          <w:rPr>
            <w:i/>
            <w:iCs/>
          </w:rPr>
          <w:t>name</w:t>
        </w:r>
        <w:r>
          <w:t xml:space="preserve"> in </w:t>
        </w:r>
        <w:r w:rsidRPr="00596672">
          <w:rPr>
            <w:i/>
            <w:iCs/>
          </w:rPr>
          <w:t>lexNames</w:t>
        </w:r>
        <w:r>
          <w:t>, do</w:t>
        </w:r>
      </w:ins>
    </w:p>
    <w:p w:rsidR="00596672" w:rsidRDefault="00596672" w:rsidP="00082702">
      <w:pPr>
        <w:pStyle w:val="Alg4"/>
        <w:numPr>
          <w:ilvl w:val="1"/>
          <w:numId w:val="398"/>
        </w:numPr>
        <w:rPr>
          <w:ins w:id="8071" w:author="Rev 11 Allen Wirfs-Brock" w:date="2012-10-16T15:30:00Z"/>
        </w:rPr>
      </w:pPr>
      <w:ins w:id="8072" w:author="Rev 11 Allen Wirfs-Brock" w:date="2012-10-16T15:30:00Z">
        <w:r>
          <w:t xml:space="preserve">If </w:t>
        </w:r>
      </w:ins>
      <w:ins w:id="8073" w:author="Rev 11 Allen Wirfs-Brock" w:date="2012-10-17T14:32:00Z">
        <w:r w:rsidR="00082702">
          <w:t xml:space="preserve">the result of calling </w:t>
        </w:r>
      </w:ins>
      <w:ins w:id="8074" w:author="Rev 11 Allen Wirfs-Brock" w:date="2012-10-17T14:33:00Z">
        <w:r w:rsidR="00082702" w:rsidRPr="00E77497">
          <w:rPr>
            <w:i/>
          </w:rPr>
          <w:t>env’s</w:t>
        </w:r>
        <w:r w:rsidR="00082702" w:rsidRPr="00E77497">
          <w:t xml:space="preserve"> </w:t>
        </w:r>
        <w:r w:rsidR="00082702">
          <w:t>HasVarDeclaration</w:t>
        </w:r>
        <w:r w:rsidR="00082702" w:rsidRPr="00E77497">
          <w:t xml:space="preserve"> concrete method passing </w:t>
        </w:r>
        <w:r w:rsidR="00082702">
          <w:rPr>
            <w:i/>
            <w:iCs/>
          </w:rPr>
          <w:t>name</w:t>
        </w:r>
        <w:r w:rsidR="00082702">
          <w:t xml:space="preserve"> </w:t>
        </w:r>
        <w:r w:rsidR="00082702" w:rsidRPr="00E77497">
          <w:t>as the argument</w:t>
        </w:r>
        <w:r w:rsidR="00082702">
          <w:t xml:space="preserve"> is </w:t>
        </w:r>
        <w:r w:rsidR="00082702" w:rsidRPr="00082702">
          <w:rPr>
            <w:b/>
            <w:bCs/>
          </w:rPr>
          <w:t>true</w:t>
        </w:r>
      </w:ins>
      <w:ins w:id="8075" w:author="Rev 11 Allen Wirfs-Brock" w:date="2012-10-16T15:31:00Z">
        <w:r w:rsidR="00725DF9">
          <w:t xml:space="preserve">, throw a </w:t>
        </w:r>
      </w:ins>
      <w:ins w:id="8076" w:author="Rev 11 Allen Wirfs-Brock" w:date="2012-10-17T09:45:00Z">
        <w:r w:rsidR="004219CB">
          <w:t>Syntax</w:t>
        </w:r>
      </w:ins>
      <w:ins w:id="8077" w:author="Rev 11 Allen Wirfs-Brock" w:date="2012-10-16T15:31:00Z">
        <w:r w:rsidR="00725DF9">
          <w:t>Error exception.</w:t>
        </w:r>
      </w:ins>
    </w:p>
    <w:p w:rsidR="00596672" w:rsidRDefault="00082702" w:rsidP="00082702">
      <w:pPr>
        <w:pStyle w:val="Alg4"/>
        <w:numPr>
          <w:ilvl w:val="1"/>
          <w:numId w:val="398"/>
        </w:numPr>
        <w:rPr>
          <w:ins w:id="8078" w:author="Rev 11 Allen Wirfs-Brock" w:date="2012-10-16T15:27:00Z"/>
        </w:rPr>
      </w:pPr>
      <w:ins w:id="8079" w:author="Rev 11 Allen Wirfs-Brock" w:date="2012-10-17T14:34:00Z">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throw a SyntaxError exception.</w:t>
        </w:r>
      </w:ins>
    </w:p>
    <w:p w:rsidR="0013110A" w:rsidRPr="00596672" w:rsidRDefault="0013110A" w:rsidP="0013110A">
      <w:pPr>
        <w:pStyle w:val="Alg4"/>
        <w:numPr>
          <w:ilvl w:val="0"/>
          <w:numId w:val="398"/>
        </w:numPr>
        <w:rPr>
          <w:ins w:id="8080" w:author="Rev 11 Allen Wirfs-Brock" w:date="2012-10-16T16:53:00Z"/>
        </w:rPr>
      </w:pPr>
      <w:ins w:id="8081" w:author="Rev 11 Allen Wirfs-Brock" w:date="2012-10-16T16:53:00Z">
        <w:r>
          <w:t xml:space="preserve">For each </w:t>
        </w:r>
        <w:r w:rsidRPr="00596672">
          <w:rPr>
            <w:i/>
            <w:iCs/>
          </w:rPr>
          <w:t>name</w:t>
        </w:r>
        <w:r>
          <w:t xml:space="preserve"> in </w:t>
        </w:r>
      </w:ins>
      <w:ins w:id="8082" w:author="Rev 11 Allen Wirfs-Brock" w:date="2012-10-16T16:57:00Z">
        <w:r>
          <w:rPr>
            <w:i/>
            <w:iCs/>
          </w:rPr>
          <w:t>varNames</w:t>
        </w:r>
      </w:ins>
      <w:ins w:id="8083" w:author="Rev 11 Allen Wirfs-Brock" w:date="2012-10-16T16:53:00Z">
        <w:r>
          <w:t>, do</w:t>
        </w:r>
      </w:ins>
    </w:p>
    <w:p w:rsidR="0013110A" w:rsidRDefault="00082702" w:rsidP="004219CB">
      <w:pPr>
        <w:pStyle w:val="Alg4"/>
        <w:numPr>
          <w:ilvl w:val="1"/>
          <w:numId w:val="398"/>
        </w:numPr>
        <w:rPr>
          <w:ins w:id="8084" w:author="Rev 11 Allen Wirfs-Brock" w:date="2012-10-16T16:53:00Z"/>
        </w:rPr>
      </w:pPr>
      <w:ins w:id="8085" w:author="Rev 11 Allen Wirfs-Brock" w:date="2012-10-17T14:35:00Z">
        <w:r>
          <w:lastRenderedPageBreak/>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throw a SyntaxError exception.</w:t>
        </w:r>
      </w:ins>
    </w:p>
    <w:p w:rsidR="00222B21" w:rsidRPr="00B820AB" w:rsidRDefault="00222B21" w:rsidP="00222B21">
      <w:pPr>
        <w:pStyle w:val="Alg4"/>
        <w:numPr>
          <w:ilvl w:val="0"/>
          <w:numId w:val="398"/>
        </w:numPr>
        <w:rPr>
          <w:ins w:id="8086" w:author="Rev 11 Allen Wirfs-Brock" w:date="2012-10-16T17:04:00Z"/>
        </w:rPr>
      </w:pPr>
      <w:ins w:id="8087" w:author="Rev 11 Allen Wirfs-Brock" w:date="2012-10-16T17:04:00Z">
        <w:r w:rsidRPr="00B820AB">
          <w:t xml:space="preserve">Let </w:t>
        </w:r>
        <w:r>
          <w:rPr>
            <w:i/>
          </w:rPr>
          <w:t>varD</w:t>
        </w:r>
        <w:r w:rsidRPr="00B820AB">
          <w:rPr>
            <w:i/>
          </w:rPr>
          <w:t>eclarations</w:t>
        </w:r>
        <w:r w:rsidRPr="00B820AB">
          <w:t xml:space="preserve"> be the </w:t>
        </w:r>
        <w:r>
          <w:t>Var</w:t>
        </w:r>
      </w:ins>
      <w:ins w:id="8088" w:author="Rev 11 Allen Wirfs-Brock" w:date="2012-10-18T15:00:00Z">
        <w:r w:rsidR="00953417">
          <w:t>Scoped</w:t>
        </w:r>
      </w:ins>
      <w:ins w:id="8089" w:author="Rev 11 Allen Wirfs-Brock" w:date="2012-10-16T17:04:00Z">
        <w:r w:rsidRPr="00B820AB">
          <w:t xml:space="preserve">Declarations of </w:t>
        </w:r>
        <w:r w:rsidRPr="00B820AB">
          <w:rPr>
            <w:i/>
          </w:rPr>
          <w:t>code</w:t>
        </w:r>
        <w:r w:rsidRPr="00B820AB">
          <w:t>.</w:t>
        </w:r>
      </w:ins>
    </w:p>
    <w:p w:rsidR="00222B21" w:rsidRPr="00E77497" w:rsidRDefault="00222B21" w:rsidP="00222B21">
      <w:pPr>
        <w:pStyle w:val="Alg4"/>
        <w:numPr>
          <w:ilvl w:val="0"/>
          <w:numId w:val="398"/>
        </w:numPr>
        <w:rPr>
          <w:ins w:id="8090" w:author="Rev 11 Allen Wirfs-Brock" w:date="2012-10-16T17:04:00Z"/>
        </w:rPr>
      </w:pPr>
      <w:ins w:id="8091" w:author="Rev 11 Allen Wirfs-Brock" w:date="2012-10-16T17:04:00Z">
        <w:r w:rsidRPr="00E77497">
          <w:t xml:space="preserve">Let </w:t>
        </w:r>
        <w:r>
          <w:rPr>
            <w:i/>
          </w:rPr>
          <w:t>functionsToInitialize</w:t>
        </w:r>
        <w:r w:rsidRPr="00E77497">
          <w:t xml:space="preserve"> be an empty</w:t>
        </w:r>
      </w:ins>
      <w:ins w:id="8092" w:author="Rev 11 Allen Wirfs-Brock" w:date="2012-10-16T17:15:00Z">
        <w:r w:rsidR="009051DA">
          <w:t xml:space="preserve"> </w:t>
        </w:r>
      </w:ins>
      <w:ins w:id="8093" w:author="Rev 11 Allen Wirfs-Brock" w:date="2012-10-16T17:04:00Z">
        <w:r w:rsidRPr="00E77497">
          <w:t>List.</w:t>
        </w:r>
      </w:ins>
    </w:p>
    <w:p w:rsidR="00222B21" w:rsidRDefault="00222B21" w:rsidP="00222B21">
      <w:pPr>
        <w:pStyle w:val="Alg4"/>
        <w:numPr>
          <w:ilvl w:val="0"/>
          <w:numId w:val="398"/>
        </w:numPr>
        <w:rPr>
          <w:ins w:id="8094" w:author="Rev 11 Allen Wirfs-Brock" w:date="2012-10-16T17:14:00Z"/>
        </w:rPr>
      </w:pPr>
      <w:ins w:id="8095" w:author="Rev 11 Allen Wirfs-Brock" w:date="2012-10-16T17:14:00Z">
        <w:r>
          <w:t>Let</w:t>
        </w:r>
        <w:r w:rsidR="009051DA">
          <w:t xml:space="preserve"> </w:t>
        </w:r>
        <w:r w:rsidR="009051DA" w:rsidRPr="009051DA">
          <w:rPr>
            <w:i/>
            <w:iCs/>
          </w:rPr>
          <w:t>declaredFunctionNames</w:t>
        </w:r>
        <w:r w:rsidR="009051DA">
          <w:t xml:space="preserve"> be an empty List.</w:t>
        </w:r>
      </w:ins>
    </w:p>
    <w:p w:rsidR="00222B21" w:rsidRPr="004D1BD1" w:rsidRDefault="00222B21" w:rsidP="00222B21">
      <w:pPr>
        <w:pStyle w:val="Alg4"/>
        <w:numPr>
          <w:ilvl w:val="0"/>
          <w:numId w:val="398"/>
        </w:numPr>
        <w:rPr>
          <w:ins w:id="8096" w:author="Rev 11 Allen Wirfs-Brock" w:date="2012-10-16T17:04:00Z"/>
        </w:rPr>
      </w:pPr>
      <w:ins w:id="8097" w:author="Rev 11 Allen Wirfs-Brock" w:date="2012-10-16T17:04: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rsidR="00222B21" w:rsidRDefault="00222B21" w:rsidP="00222B21">
      <w:pPr>
        <w:pStyle w:val="Alg4"/>
        <w:numPr>
          <w:ilvl w:val="1"/>
          <w:numId w:val="398"/>
        </w:numPr>
        <w:rPr>
          <w:ins w:id="8098" w:author="Rev 11 Allen Wirfs-Brock" w:date="2012-10-16T17:04:00Z"/>
        </w:rPr>
      </w:pPr>
      <w:ins w:id="8099" w:author="Rev 11 Allen Wirfs-Brock" w:date="2012-10-16T17:04:00Z">
        <w:r>
          <w:t xml:space="preserve">If </w:t>
        </w:r>
        <w:r w:rsidRPr="00EC1CE1">
          <w:rPr>
            <w:i/>
          </w:rPr>
          <w:t>d</w:t>
        </w:r>
        <w:r>
          <w:t xml:space="preserve"> is a </w:t>
        </w:r>
        <w:r w:rsidRPr="00E77497">
          <w:rPr>
            <w:i/>
          </w:rPr>
          <w:t>FunctionDeclaration</w:t>
        </w:r>
        <w:r w:rsidRPr="00E77497">
          <w:t xml:space="preserve"> </w:t>
        </w:r>
        <w:r>
          <w:t>then</w:t>
        </w:r>
      </w:ins>
    </w:p>
    <w:p w:rsidR="00222B21" w:rsidRPr="00CF668E" w:rsidRDefault="00222B21" w:rsidP="00CF668E">
      <w:pPr>
        <w:pStyle w:val="Alg4"/>
        <w:numPr>
          <w:ilvl w:val="2"/>
          <w:numId w:val="398"/>
        </w:numPr>
        <w:rPr>
          <w:ins w:id="8100" w:author="Rev 11 Allen Wirfs-Brock" w:date="2012-10-16T17:04:00Z"/>
          <w:sz w:val="18"/>
        </w:rPr>
      </w:pPr>
      <w:ins w:id="8101" w:author="Rev 11 Allen Wirfs-Brock" w:date="2012-10-16T17:04: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rsidR="00222B21" w:rsidRPr="009C202C" w:rsidRDefault="00222B21" w:rsidP="00CF668E">
      <w:pPr>
        <w:pStyle w:val="Alg4"/>
        <w:numPr>
          <w:ilvl w:val="2"/>
          <w:numId w:val="398"/>
        </w:numPr>
        <w:rPr>
          <w:ins w:id="8102" w:author="Rev 11 Allen Wirfs-Brock" w:date="2012-10-16T17:04:00Z"/>
          <w:i/>
        </w:rPr>
      </w:pPr>
      <w:ins w:id="8103" w:author="Rev 11 Allen Wirfs-Brock" w:date="2012-10-16T17:04:00Z">
        <w:r w:rsidRPr="009051DA">
          <w:t>L</w:t>
        </w:r>
        <w:r w:rsidRPr="00E65A34">
          <w:t xml:space="preserve">et </w:t>
        </w:r>
        <w:r w:rsidRPr="009C202C">
          <w:rPr>
            <w:i/>
          </w:rPr>
          <w:t>fn</w:t>
        </w:r>
        <w:r w:rsidRPr="009C202C">
          <w:t xml:space="preserve"> be the sole element of the BoundNames of </w:t>
        </w:r>
        <w:r>
          <w:rPr>
            <w:i/>
          </w:rPr>
          <w:t>d</w:t>
        </w:r>
        <w:r w:rsidRPr="009C202C">
          <w:rPr>
            <w:i/>
          </w:rPr>
          <w:t>.</w:t>
        </w:r>
      </w:ins>
    </w:p>
    <w:p w:rsidR="00222B21" w:rsidRPr="009C202C" w:rsidRDefault="00222B21" w:rsidP="00CF668E">
      <w:pPr>
        <w:pStyle w:val="Alg4"/>
        <w:numPr>
          <w:ilvl w:val="2"/>
          <w:numId w:val="398"/>
        </w:numPr>
        <w:rPr>
          <w:ins w:id="8104" w:author="Rev 11 Allen Wirfs-Brock" w:date="2012-10-16T17:04:00Z"/>
        </w:rPr>
      </w:pPr>
      <w:ins w:id="8105" w:author="Rev 11 Allen Wirfs-Brock" w:date="2012-10-16T17:04:00Z">
        <w:r w:rsidRPr="009C202C">
          <w:t xml:space="preserve">If </w:t>
        </w:r>
      </w:ins>
      <w:ins w:id="8106" w:author="Rev 11 Allen Wirfs-Brock" w:date="2012-10-16T17:25:00Z">
        <w:r w:rsidR="00DD42FC">
          <w:rPr>
            <w:i/>
          </w:rPr>
          <w:t>fn</w:t>
        </w:r>
      </w:ins>
      <w:ins w:id="8107" w:author="Rev 11 Allen Wirfs-Brock" w:date="2012-10-16T17:04:00Z">
        <w:r w:rsidRPr="009C202C">
          <w:rPr>
            <w:i/>
          </w:rPr>
          <w:t xml:space="preserve"> </w:t>
        </w:r>
        <w:r w:rsidRPr="009C202C">
          <w:t>is</w:t>
        </w:r>
      </w:ins>
      <w:ins w:id="8108" w:author="Rev 11 Allen Wirfs-Brock" w:date="2012-10-16T17:25:00Z">
        <w:r w:rsidR="00DD42FC">
          <w:t xml:space="preserve"> not an element of </w:t>
        </w:r>
      </w:ins>
      <w:ins w:id="8109" w:author="Rev 11 Allen Wirfs-Brock" w:date="2012-10-16T17:26:00Z">
        <w:r w:rsidR="00DD42FC" w:rsidRPr="009051DA">
          <w:rPr>
            <w:i/>
            <w:iCs/>
          </w:rPr>
          <w:t>declaredFunctionNames</w:t>
        </w:r>
      </w:ins>
      <w:ins w:id="8110" w:author="Rev 11 Allen Wirfs-Brock" w:date="2012-10-16T17:04:00Z">
        <w:r w:rsidRPr="009C202C">
          <w:t xml:space="preserve">, then </w:t>
        </w:r>
      </w:ins>
    </w:p>
    <w:p w:rsidR="00580040" w:rsidRPr="00E77497" w:rsidRDefault="00580040" w:rsidP="00580040">
      <w:pPr>
        <w:pStyle w:val="Alg4"/>
        <w:numPr>
          <w:ilvl w:val="3"/>
          <w:numId w:val="398"/>
        </w:numPr>
        <w:rPr>
          <w:ins w:id="8111" w:author="Rev 11 Allen Wirfs-Brock" w:date="2012-10-17T08:57:00Z"/>
        </w:rPr>
      </w:pPr>
      <w:ins w:id="8112" w:author="Rev 11 Allen Wirfs-Brock" w:date="2012-10-17T08:57:00Z">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w:t>
        </w:r>
      </w:ins>
      <w:ins w:id="8113" w:author="Rev 11 Allen Wirfs-Brock" w:date="2012-10-17T16:25:00Z">
        <w:r w:rsidR="00D31304">
          <w:t>Global</w:t>
        </w:r>
      </w:ins>
      <w:ins w:id="8114" w:author="Rev 11 Allen Wirfs-Brock" w:date="2012-10-17T08:57:00Z">
        <w:r>
          <w:t>Function</w:t>
        </w:r>
        <w:r w:rsidRPr="00E77497">
          <w:t xml:space="preserve"> concrete method passing </w:t>
        </w:r>
        <w:r>
          <w:rPr>
            <w:i/>
          </w:rPr>
          <w:t>fn</w:t>
        </w:r>
        <w:r w:rsidRPr="00E77497">
          <w:t xml:space="preserve"> as the argument.</w:t>
        </w:r>
      </w:ins>
    </w:p>
    <w:p w:rsidR="00580040" w:rsidRDefault="00580040" w:rsidP="00580040">
      <w:pPr>
        <w:pStyle w:val="Alg4"/>
        <w:numPr>
          <w:ilvl w:val="3"/>
          <w:numId w:val="398"/>
        </w:numPr>
        <w:rPr>
          <w:ins w:id="8115" w:author="Rev 11 Allen Wirfs-Brock" w:date="2012-10-17T08:57:00Z"/>
        </w:rPr>
      </w:pPr>
      <w:ins w:id="8116" w:author="Rev 11 Allen Wirfs-Brock" w:date="2012-10-17T08:57:00Z">
        <w:r>
          <w:t xml:space="preserve">If </w:t>
        </w:r>
        <w:r>
          <w:rPr>
            <w:i/>
          </w:rPr>
          <w:t>fnDefinable</w:t>
        </w:r>
        <w:r>
          <w:rPr>
            <w:iCs/>
          </w:rPr>
          <w:t xml:space="preserve"> is false, throw TypeError exception.</w:t>
        </w:r>
      </w:ins>
    </w:p>
    <w:p w:rsidR="00222B21" w:rsidRPr="006B6D0A" w:rsidRDefault="00DD42FC" w:rsidP="00CF668E">
      <w:pPr>
        <w:pStyle w:val="Alg4"/>
        <w:numPr>
          <w:ilvl w:val="3"/>
          <w:numId w:val="398"/>
        </w:numPr>
        <w:rPr>
          <w:ins w:id="8117" w:author="Rev 11 Allen Wirfs-Brock" w:date="2012-10-16T17:04:00Z"/>
        </w:rPr>
      </w:pPr>
      <w:ins w:id="8118" w:author="Rev 11 Allen Wirfs-Brock" w:date="2012-10-16T17:27:00Z">
        <w:r>
          <w:t>Append</w:t>
        </w:r>
        <w:r w:rsidRPr="00DD42FC">
          <w:rPr>
            <w:i/>
          </w:rPr>
          <w:t xml:space="preserve"> </w:t>
        </w:r>
        <w:r>
          <w:rPr>
            <w:i/>
          </w:rPr>
          <w:t>fn</w:t>
        </w:r>
        <w:r>
          <w:t xml:space="preserve"> to </w:t>
        </w:r>
        <w:r w:rsidRPr="009051DA">
          <w:rPr>
            <w:i/>
            <w:iCs/>
          </w:rPr>
          <w:t>declaredFunctionNames</w:t>
        </w:r>
        <w:r>
          <w:t>.</w:t>
        </w:r>
      </w:ins>
    </w:p>
    <w:p w:rsidR="00222B21" w:rsidRDefault="00222B21" w:rsidP="00CF668E">
      <w:pPr>
        <w:pStyle w:val="Alg4"/>
        <w:numPr>
          <w:ilvl w:val="3"/>
          <w:numId w:val="398"/>
        </w:numPr>
        <w:rPr>
          <w:ins w:id="8119" w:author="Rev 11 Allen Wirfs-Brock" w:date="2012-10-16T17:04:00Z"/>
        </w:rPr>
      </w:pPr>
      <w:ins w:id="8120" w:author="Rev 11 Allen Wirfs-Brock" w:date="2012-10-16T17:04:00Z">
        <w:r w:rsidRPr="003B4312">
          <w:t xml:space="preserve">Append </w:t>
        </w:r>
        <w:r>
          <w:rPr>
            <w:i/>
          </w:rPr>
          <w:t>d</w:t>
        </w:r>
        <w:r w:rsidRPr="008B7F6F">
          <w:t xml:space="preserve"> to </w:t>
        </w:r>
        <w:r>
          <w:rPr>
            <w:i/>
          </w:rPr>
          <w:t>functionsToInitialize</w:t>
        </w:r>
        <w:r w:rsidRPr="008B7F6F">
          <w:t>.</w:t>
        </w:r>
      </w:ins>
    </w:p>
    <w:p w:rsidR="007464C9" w:rsidRDefault="007464C9" w:rsidP="007464C9">
      <w:pPr>
        <w:pStyle w:val="Alg4"/>
        <w:numPr>
          <w:ilvl w:val="0"/>
          <w:numId w:val="398"/>
        </w:numPr>
        <w:rPr>
          <w:ins w:id="8121" w:author="Rev 11 Allen Wirfs-Brock" w:date="2012-10-16T17:46:00Z"/>
        </w:rPr>
      </w:pPr>
      <w:ins w:id="8122" w:author="Rev 11 Allen Wirfs-Brock" w:date="2012-10-16T17:46:00Z">
        <w:r>
          <w:t xml:space="preserve">Let </w:t>
        </w:r>
        <w:r w:rsidRPr="009051DA">
          <w:rPr>
            <w:i/>
            <w:iCs/>
          </w:rPr>
          <w:t>declared</w:t>
        </w:r>
        <w:r>
          <w:rPr>
            <w:i/>
            <w:iCs/>
          </w:rPr>
          <w:t>Var</w:t>
        </w:r>
        <w:r w:rsidRPr="009051DA">
          <w:rPr>
            <w:i/>
            <w:iCs/>
          </w:rPr>
          <w:t>Names</w:t>
        </w:r>
        <w:r>
          <w:t xml:space="preserve"> be an empty List.</w:t>
        </w:r>
      </w:ins>
    </w:p>
    <w:p w:rsidR="00DD42FC" w:rsidRPr="004D1BD1" w:rsidRDefault="00DD42FC" w:rsidP="00DD42FC">
      <w:pPr>
        <w:pStyle w:val="Alg4"/>
        <w:numPr>
          <w:ilvl w:val="0"/>
          <w:numId w:val="398"/>
        </w:numPr>
        <w:rPr>
          <w:ins w:id="8123" w:author="Rev 11 Allen Wirfs-Brock" w:date="2012-10-16T17:31:00Z"/>
        </w:rPr>
      </w:pPr>
      <w:ins w:id="8124" w:author="Rev 11 Allen Wirfs-Brock" w:date="2012-10-16T17:31:00Z">
        <w:r>
          <w:t>For each</w:t>
        </w:r>
        <w:r w:rsidRPr="00E77497">
          <w:t xml:space="preserve"> </w:t>
        </w:r>
        <w:r>
          <w:rPr>
            <w:i/>
          </w:rPr>
          <w:t>d</w:t>
        </w:r>
        <w:r w:rsidRPr="00E77497">
          <w:t xml:space="preserve"> in </w:t>
        </w:r>
        <w:r>
          <w:rPr>
            <w:i/>
          </w:rPr>
          <w:t>varD</w:t>
        </w:r>
        <w:r w:rsidRPr="00B820AB">
          <w:rPr>
            <w:i/>
          </w:rPr>
          <w:t>eclarations</w:t>
        </w:r>
        <w:r w:rsidRPr="00E77497">
          <w:t>, do</w:t>
        </w:r>
      </w:ins>
    </w:p>
    <w:p w:rsidR="00DD42FC" w:rsidRDefault="00DD42FC" w:rsidP="00DD42FC">
      <w:pPr>
        <w:pStyle w:val="Alg4"/>
        <w:numPr>
          <w:ilvl w:val="1"/>
          <w:numId w:val="398"/>
        </w:numPr>
        <w:rPr>
          <w:ins w:id="8125" w:author="Rev 11 Allen Wirfs-Brock" w:date="2012-10-16T17:31:00Z"/>
        </w:rPr>
      </w:pPr>
      <w:ins w:id="8126" w:author="Rev 11 Allen Wirfs-Brock" w:date="2012-10-16T17:31:00Z">
        <w:r>
          <w:t xml:space="preserve">If </w:t>
        </w:r>
        <w:r w:rsidRPr="00EC1CE1">
          <w:rPr>
            <w:i/>
          </w:rPr>
          <w:t>d</w:t>
        </w:r>
        <w:r>
          <w:t xml:space="preserve"> is a </w:t>
        </w:r>
      </w:ins>
      <w:ins w:id="8127" w:author="Rev 11 Allen Wirfs-Brock" w:date="2012-10-16T17:32:00Z">
        <w:r>
          <w:rPr>
            <w:i/>
          </w:rPr>
          <w:t>Variable</w:t>
        </w:r>
      </w:ins>
      <w:ins w:id="8128" w:author="Rev 11 Allen Wirfs-Brock" w:date="2012-10-16T17:33:00Z">
        <w:r>
          <w:rPr>
            <w:i/>
          </w:rPr>
          <w:t>Statement</w:t>
        </w:r>
      </w:ins>
      <w:ins w:id="8129" w:author="Rev 11 Allen Wirfs-Brock" w:date="2012-10-16T17:31:00Z">
        <w:r w:rsidRPr="00E77497">
          <w:t xml:space="preserve"> </w:t>
        </w:r>
        <w:r>
          <w:t>then</w:t>
        </w:r>
      </w:ins>
    </w:p>
    <w:p w:rsidR="00DD42FC" w:rsidRPr="00CF668E" w:rsidRDefault="00DD42FC" w:rsidP="00DD42FC">
      <w:pPr>
        <w:pStyle w:val="Alg4"/>
        <w:numPr>
          <w:ilvl w:val="2"/>
          <w:numId w:val="398"/>
        </w:numPr>
        <w:rPr>
          <w:ins w:id="8130" w:author="Rev 11 Allen Wirfs-Brock" w:date="2012-10-16T17:33:00Z"/>
          <w:i/>
        </w:rPr>
      </w:pPr>
      <w:ins w:id="8131" w:author="Rev 11 Allen Wirfs-Brock" w:date="2012-10-16T17:34:00Z">
        <w:r>
          <w:t>For each</w:t>
        </w:r>
      </w:ins>
      <w:ins w:id="8132" w:author="Rev 11 Allen Wirfs-Brock" w:date="2012-10-16T17:56:00Z">
        <w:r w:rsidR="00CF668E" w:rsidRPr="00CF668E">
          <w:t xml:space="preserve"> </w:t>
        </w:r>
        <w:r w:rsidR="00CF668E" w:rsidRPr="00E77497">
          <w:t>String</w:t>
        </w:r>
      </w:ins>
      <w:ins w:id="8133" w:author="Rev 11 Allen Wirfs-Brock" w:date="2012-10-16T17:34:00Z">
        <w:r w:rsidRPr="00E77497">
          <w:t xml:space="preserve"> </w:t>
        </w:r>
        <w:r>
          <w:rPr>
            <w:i/>
          </w:rPr>
          <w:t>vn</w:t>
        </w:r>
        <w:r w:rsidRPr="00E77497">
          <w:t xml:space="preserve"> in</w:t>
        </w:r>
      </w:ins>
      <w:ins w:id="8134" w:author="Rev 11 Allen Wirfs-Brock" w:date="2012-10-16T17:35:00Z">
        <w:r>
          <w:t xml:space="preserve"> the</w:t>
        </w:r>
      </w:ins>
      <w:ins w:id="8135" w:author="Rev 11 Allen Wirfs-Brock" w:date="2012-10-16T17:34:00Z">
        <w:r w:rsidRPr="00E77497">
          <w:t xml:space="preserve"> </w:t>
        </w:r>
      </w:ins>
      <w:ins w:id="8136" w:author="Rev 11 Allen Wirfs-Brock" w:date="2012-10-16T17:35:00Z">
        <w:r w:rsidRPr="009C202C">
          <w:t xml:space="preserve">BoundNames of </w:t>
        </w:r>
        <w:r>
          <w:rPr>
            <w:i/>
          </w:rPr>
          <w:t>d</w:t>
        </w:r>
        <w:r w:rsidRPr="00E77497">
          <w:t>, do</w:t>
        </w:r>
      </w:ins>
    </w:p>
    <w:p w:rsidR="007464C9" w:rsidRPr="009C202C" w:rsidRDefault="007464C9" w:rsidP="000A3258">
      <w:pPr>
        <w:pStyle w:val="Alg4"/>
        <w:numPr>
          <w:ilvl w:val="3"/>
          <w:numId w:val="398"/>
        </w:numPr>
        <w:rPr>
          <w:ins w:id="8137" w:author="Rev 11 Allen Wirfs-Brock" w:date="2012-10-16T17:40:00Z"/>
        </w:rPr>
      </w:pPr>
      <w:ins w:id="8138" w:author="Rev 11 Allen Wirfs-Brock" w:date="2012-10-16T17:40:00Z">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ins>
    </w:p>
    <w:p w:rsidR="00DD42FC" w:rsidRPr="00E77497" w:rsidRDefault="00DD42FC" w:rsidP="000A3258">
      <w:pPr>
        <w:pStyle w:val="Alg4"/>
        <w:numPr>
          <w:ilvl w:val="4"/>
          <w:numId w:val="398"/>
        </w:numPr>
        <w:rPr>
          <w:ins w:id="8139" w:author="Rev 11 Allen Wirfs-Brock" w:date="2012-10-16T17:31:00Z"/>
        </w:rPr>
      </w:pPr>
      <w:ins w:id="8140" w:author="Rev 11 Allen Wirfs-Brock" w:date="2012-10-16T17:31:00Z">
        <w:r w:rsidRPr="00E77497">
          <w:t xml:space="preserve">Let </w:t>
        </w:r>
      </w:ins>
      <w:ins w:id="8141" w:author="Rev 11 Allen Wirfs-Brock" w:date="2012-10-16T17:36:00Z">
        <w:r>
          <w:rPr>
            <w:i/>
          </w:rPr>
          <w:t>v</w:t>
        </w:r>
      </w:ins>
      <w:ins w:id="8142" w:author="Rev 11 Allen Wirfs-Brock" w:date="2012-10-16T17:31:00Z">
        <w:r>
          <w:rPr>
            <w:i/>
          </w:rPr>
          <w:t>nDefinable</w:t>
        </w:r>
        <w:r w:rsidRPr="00E77497">
          <w:rPr>
            <w:i/>
          </w:rPr>
          <w:t xml:space="preserve"> </w:t>
        </w:r>
        <w:r w:rsidRPr="00E77497">
          <w:t xml:space="preserve">be the result of calling </w:t>
        </w:r>
        <w:r w:rsidRPr="00E77497">
          <w:rPr>
            <w:i/>
          </w:rPr>
          <w:t>env’s</w:t>
        </w:r>
        <w:r w:rsidRPr="00E77497">
          <w:t xml:space="preserve"> </w:t>
        </w:r>
        <w:r>
          <w:t>CanDeclare</w:t>
        </w:r>
      </w:ins>
      <w:ins w:id="8143" w:author="Rev 11 Allen Wirfs-Brock" w:date="2012-10-16T17:52:00Z">
        <w:r w:rsidR="00CF668E">
          <w:t>Global</w:t>
        </w:r>
      </w:ins>
      <w:ins w:id="8144" w:author="Rev 11 Allen Wirfs-Brock" w:date="2012-10-16T17:36:00Z">
        <w:r>
          <w:t>Var</w:t>
        </w:r>
      </w:ins>
      <w:ins w:id="8145" w:author="Rev 11 Allen Wirfs-Brock" w:date="2012-10-16T17:31:00Z">
        <w:r w:rsidRPr="00E77497">
          <w:t xml:space="preserve"> concrete method passing </w:t>
        </w:r>
      </w:ins>
      <w:ins w:id="8146" w:author="Rev 11 Allen Wirfs-Brock" w:date="2012-10-16T17:36:00Z">
        <w:r>
          <w:rPr>
            <w:i/>
          </w:rPr>
          <w:t>v</w:t>
        </w:r>
      </w:ins>
      <w:ins w:id="8147" w:author="Rev 11 Allen Wirfs-Brock" w:date="2012-10-16T17:31:00Z">
        <w:r>
          <w:rPr>
            <w:i/>
          </w:rPr>
          <w:t>n</w:t>
        </w:r>
        <w:r w:rsidRPr="00E77497">
          <w:t xml:space="preserve"> </w:t>
        </w:r>
      </w:ins>
      <w:ins w:id="8148" w:author="Rev 11 Allen Wirfs-Brock" w:date="2012-10-18T13:45:00Z">
        <w:r w:rsidR="00E96BA5">
          <w:t xml:space="preserve">and </w:t>
        </w:r>
        <w:r w:rsidR="00E96BA5" w:rsidRPr="006B6D0A">
          <w:rPr>
            <w:i/>
          </w:rPr>
          <w:t>configurableBindings</w:t>
        </w:r>
        <w:r w:rsidR="00E96BA5" w:rsidRPr="006B6D0A">
          <w:t xml:space="preserve"> </w:t>
        </w:r>
      </w:ins>
      <w:ins w:id="8149" w:author="Rev 11 Allen Wirfs-Brock" w:date="2012-10-16T17:31:00Z">
        <w:r w:rsidRPr="00E77497">
          <w:t>as the argument</w:t>
        </w:r>
      </w:ins>
      <w:ins w:id="8150" w:author="Rev 11 Allen Wirfs-Brock" w:date="2012-10-18T13:45:00Z">
        <w:r w:rsidR="00E96BA5">
          <w:t>s</w:t>
        </w:r>
      </w:ins>
      <w:ins w:id="8151" w:author="Rev 11 Allen Wirfs-Brock" w:date="2012-10-16T17:31:00Z">
        <w:r w:rsidRPr="00E77497">
          <w:t>.</w:t>
        </w:r>
      </w:ins>
    </w:p>
    <w:p w:rsidR="00DD42FC" w:rsidRDefault="00DD42FC" w:rsidP="000A3258">
      <w:pPr>
        <w:pStyle w:val="Alg4"/>
        <w:numPr>
          <w:ilvl w:val="4"/>
          <w:numId w:val="398"/>
        </w:numPr>
        <w:rPr>
          <w:ins w:id="8152" w:author="Rev 11 Allen Wirfs-Brock" w:date="2012-10-16T17:31:00Z"/>
        </w:rPr>
      </w:pPr>
      <w:ins w:id="8153" w:author="Rev 11 Allen Wirfs-Brock" w:date="2012-10-16T17:31:00Z">
        <w:r>
          <w:t xml:space="preserve">If </w:t>
        </w:r>
      </w:ins>
      <w:ins w:id="8154" w:author="Rev 11 Allen Wirfs-Brock" w:date="2012-10-16T17:36:00Z">
        <w:r>
          <w:rPr>
            <w:i/>
          </w:rPr>
          <w:t>v</w:t>
        </w:r>
      </w:ins>
      <w:ins w:id="8155" w:author="Rev 11 Allen Wirfs-Brock" w:date="2012-10-16T17:31:00Z">
        <w:r>
          <w:rPr>
            <w:i/>
          </w:rPr>
          <w:t>nDefinable</w:t>
        </w:r>
        <w:r>
          <w:rPr>
            <w:iCs/>
          </w:rPr>
          <w:t xml:space="preserve"> is false, throw TypeError exception.</w:t>
        </w:r>
      </w:ins>
    </w:p>
    <w:p w:rsidR="00DD42FC" w:rsidRPr="009C202C" w:rsidRDefault="00DD42FC" w:rsidP="000A3258">
      <w:pPr>
        <w:pStyle w:val="Alg4"/>
        <w:numPr>
          <w:ilvl w:val="4"/>
          <w:numId w:val="398"/>
        </w:numPr>
        <w:rPr>
          <w:ins w:id="8156" w:author="Rev 11 Allen Wirfs-Brock" w:date="2012-10-16T17:31:00Z"/>
        </w:rPr>
      </w:pPr>
      <w:ins w:id="8157" w:author="Rev 11 Allen Wirfs-Brock" w:date="2012-10-16T17:31:00Z">
        <w:r w:rsidRPr="009C202C">
          <w:t xml:space="preserve">If </w:t>
        </w:r>
      </w:ins>
      <w:ins w:id="8158" w:author="Rev 11 Allen Wirfs-Brock" w:date="2012-10-16T17:45:00Z">
        <w:r w:rsidR="007464C9">
          <w:rPr>
            <w:i/>
          </w:rPr>
          <w:t>v</w:t>
        </w:r>
      </w:ins>
      <w:ins w:id="8159" w:author="Rev 11 Allen Wirfs-Brock" w:date="2012-10-16T17:31:00Z">
        <w:r>
          <w:rPr>
            <w:i/>
          </w:rPr>
          <w:t>n</w:t>
        </w:r>
        <w:r w:rsidRPr="009C202C">
          <w:rPr>
            <w:i/>
          </w:rPr>
          <w:t xml:space="preserve"> </w:t>
        </w:r>
        <w:r w:rsidRPr="009C202C">
          <w:t>is</w:t>
        </w:r>
        <w:r>
          <w:t xml:space="preserve"> not an element of </w:t>
        </w:r>
        <w:r w:rsidRPr="009051DA">
          <w:rPr>
            <w:i/>
            <w:iCs/>
          </w:rPr>
          <w:t>declared</w:t>
        </w:r>
      </w:ins>
      <w:ins w:id="8160" w:author="Rev 11 Allen Wirfs-Brock" w:date="2012-10-16T17:45:00Z">
        <w:r w:rsidR="007464C9">
          <w:rPr>
            <w:i/>
            <w:iCs/>
          </w:rPr>
          <w:t>Var</w:t>
        </w:r>
      </w:ins>
      <w:ins w:id="8161" w:author="Rev 11 Allen Wirfs-Brock" w:date="2012-10-16T17:31:00Z">
        <w:r w:rsidRPr="009051DA">
          <w:rPr>
            <w:i/>
            <w:iCs/>
          </w:rPr>
          <w:t>Names</w:t>
        </w:r>
        <w:r w:rsidRPr="009C202C">
          <w:t xml:space="preserve">, then </w:t>
        </w:r>
      </w:ins>
    </w:p>
    <w:p w:rsidR="00DD42FC" w:rsidRPr="006B6D0A" w:rsidRDefault="00DD42FC" w:rsidP="000A3258">
      <w:pPr>
        <w:pStyle w:val="Alg4"/>
        <w:numPr>
          <w:ilvl w:val="5"/>
          <w:numId w:val="398"/>
        </w:numPr>
        <w:rPr>
          <w:ins w:id="8162" w:author="Rev 11 Allen Wirfs-Brock" w:date="2012-10-16T17:31:00Z"/>
        </w:rPr>
      </w:pPr>
      <w:ins w:id="8163" w:author="Rev 11 Allen Wirfs-Brock" w:date="2012-10-16T17:31:00Z">
        <w:r>
          <w:t>Append</w:t>
        </w:r>
        <w:r w:rsidRPr="00DD42FC">
          <w:rPr>
            <w:i/>
          </w:rPr>
          <w:t xml:space="preserve"> </w:t>
        </w:r>
        <w:r>
          <w:rPr>
            <w:i/>
          </w:rPr>
          <w:t>fn</w:t>
        </w:r>
        <w:r>
          <w:t xml:space="preserve"> to </w:t>
        </w:r>
        <w:r w:rsidRPr="009051DA">
          <w:rPr>
            <w:i/>
            <w:iCs/>
          </w:rPr>
          <w:t>declared</w:t>
        </w:r>
      </w:ins>
      <w:ins w:id="8164" w:author="Rev 11 Allen Wirfs-Brock" w:date="2012-10-16T17:46:00Z">
        <w:r w:rsidR="007464C9">
          <w:rPr>
            <w:i/>
            <w:iCs/>
          </w:rPr>
          <w:t>Var</w:t>
        </w:r>
      </w:ins>
      <w:ins w:id="8165" w:author="Rev 11 Allen Wirfs-Brock" w:date="2012-10-16T17:31:00Z">
        <w:r w:rsidRPr="009051DA">
          <w:rPr>
            <w:i/>
            <w:iCs/>
          </w:rPr>
          <w:t>Names</w:t>
        </w:r>
        <w:r>
          <w:t>.</w:t>
        </w:r>
      </w:ins>
    </w:p>
    <w:p w:rsidR="00DD42FC" w:rsidRPr="00580040" w:rsidRDefault="00580040" w:rsidP="0013110A">
      <w:pPr>
        <w:pStyle w:val="Alg4"/>
        <w:numPr>
          <w:ilvl w:val="0"/>
          <w:numId w:val="398"/>
        </w:numPr>
        <w:rPr>
          <w:ins w:id="8166" w:author="Rev 11 Allen Wirfs-Brock" w:date="2012-10-16T17:29:00Z"/>
          <w:sz w:val="18"/>
          <w:szCs w:val="18"/>
        </w:rPr>
      </w:pPr>
      <w:ins w:id="8167" w:author="Rev 11 Allen Wirfs-Brock" w:date="2012-10-17T08:58:00Z">
        <w:r w:rsidRPr="00580040">
          <w:rPr>
            <w:sz w:val="18"/>
            <w:szCs w:val="18"/>
          </w:rPr>
          <w:t>NOTE</w:t>
        </w:r>
      </w:ins>
      <w:ins w:id="8168" w:author="Rev 11 Allen Wirfs-Brock" w:date="2012-10-16T17:47:00Z">
        <w:r w:rsidR="007464C9" w:rsidRPr="00580040">
          <w:rPr>
            <w:sz w:val="18"/>
            <w:szCs w:val="18"/>
          </w:rPr>
          <w:t>: No abnormal terminations occur after this algorithm step.</w:t>
        </w:r>
      </w:ins>
    </w:p>
    <w:p w:rsidR="00CF668E" w:rsidRPr="004D1BD1" w:rsidRDefault="00CF668E" w:rsidP="00CF668E">
      <w:pPr>
        <w:pStyle w:val="Alg4"/>
        <w:numPr>
          <w:ilvl w:val="0"/>
          <w:numId w:val="398"/>
        </w:numPr>
        <w:rPr>
          <w:ins w:id="8169" w:author="Rev 11 Allen Wirfs-Brock" w:date="2012-10-16T17:51:00Z"/>
        </w:rPr>
      </w:pPr>
      <w:ins w:id="8170" w:author="Rev 11 Allen Wirfs-Brock" w:date="2012-10-16T17:51: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ins>
    </w:p>
    <w:p w:rsidR="00CF668E" w:rsidRPr="009C202C" w:rsidRDefault="00CF668E" w:rsidP="00CF668E">
      <w:pPr>
        <w:pStyle w:val="Alg4"/>
        <w:numPr>
          <w:ilvl w:val="1"/>
          <w:numId w:val="398"/>
        </w:numPr>
        <w:rPr>
          <w:ins w:id="8171" w:author="Rev 11 Allen Wirfs-Brock" w:date="2012-10-16T17:51:00Z"/>
          <w:i/>
        </w:rPr>
      </w:pPr>
      <w:ins w:id="8172" w:author="Rev 11 Allen Wirfs-Brock" w:date="2012-10-16T17:51:00Z">
        <w:r w:rsidRPr="00E65A34">
          <w:t xml:space="preserve">Let </w:t>
        </w:r>
        <w:r w:rsidRPr="009C202C">
          <w:rPr>
            <w:i/>
          </w:rPr>
          <w:t>fn</w:t>
        </w:r>
        <w:r w:rsidRPr="009C202C">
          <w:t xml:space="preserve"> be the sole element of the BoundNames of </w:t>
        </w:r>
        <w:r w:rsidRPr="009C202C">
          <w:rPr>
            <w:i/>
          </w:rPr>
          <w:t>f.</w:t>
        </w:r>
      </w:ins>
    </w:p>
    <w:p w:rsidR="00CF668E" w:rsidRPr="006B6D0A" w:rsidRDefault="00CF668E" w:rsidP="002F1A2E">
      <w:pPr>
        <w:pStyle w:val="Alg4"/>
        <w:numPr>
          <w:ilvl w:val="1"/>
          <w:numId w:val="398"/>
        </w:numPr>
        <w:rPr>
          <w:ins w:id="8173" w:author="Rev 11 Allen Wirfs-Brock" w:date="2012-10-16T17:51:00Z"/>
        </w:rPr>
      </w:pPr>
      <w:ins w:id="8174" w:author="Rev 11 Allen Wirfs-Brock" w:date="2012-10-16T17:51:00Z">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ins>
      <w:ins w:id="8175" w:author="Rev 11 Allen Wirfs-Brock" w:date="2012-10-24T11:59:00Z">
        <w:r w:rsidR="002F1A2E" w:rsidRPr="004012E4">
          <w:t>InstantiateFunctio</w:t>
        </w:r>
        <w:r w:rsidR="002F1A2E">
          <w:t>nObject</w:t>
        </w:r>
      </w:ins>
      <w:ins w:id="8176" w:author="Rev 11 Allen Wirfs-Brock" w:date="2012-10-16T17:51:00Z">
        <w:r w:rsidRPr="006B6D0A">
          <w:t xml:space="preserve"> </w:t>
        </w:r>
        <w:r>
          <w:t xml:space="preserve"> for </w:t>
        </w:r>
        <w:r w:rsidRPr="006B6D0A">
          <w:rPr>
            <w:i/>
          </w:rPr>
          <w:t>f</w:t>
        </w:r>
      </w:ins>
      <w:ins w:id="8177" w:author="Rev 11 Allen Wirfs-Brock" w:date="2012-10-17T09:24:00Z">
        <w:r w:rsidR="009E4458" w:rsidRPr="009E4458">
          <w:rPr>
            <w:iCs/>
          </w:rPr>
          <w:t xml:space="preserve"> </w:t>
        </w:r>
        <w:r w:rsidR="009E4458">
          <w:rPr>
            <w:iCs/>
          </w:rPr>
          <w:t xml:space="preserve">with argument </w:t>
        </w:r>
        <w:r w:rsidR="009E4458" w:rsidRPr="009E4458">
          <w:rPr>
            <w:i/>
          </w:rPr>
          <w:t>env</w:t>
        </w:r>
      </w:ins>
      <w:ins w:id="8178" w:author="Rev 11 Allen Wirfs-Brock" w:date="2012-10-16T17:51:00Z">
        <w:r w:rsidRPr="006B6D0A">
          <w:t>.</w:t>
        </w:r>
      </w:ins>
    </w:p>
    <w:p w:rsidR="00CF668E" w:rsidRPr="009C202C" w:rsidRDefault="00CF668E" w:rsidP="000239F7">
      <w:pPr>
        <w:pStyle w:val="Alg4"/>
        <w:numPr>
          <w:ilvl w:val="1"/>
          <w:numId w:val="398"/>
        </w:numPr>
        <w:rPr>
          <w:ins w:id="8179" w:author="Rev 11 Allen Wirfs-Brock" w:date="2012-10-16T17:51:00Z"/>
        </w:rPr>
      </w:pPr>
      <w:ins w:id="8180" w:author="Rev 11 Allen Wirfs-Brock" w:date="2012-10-16T17:51:00Z">
        <w:r w:rsidRPr="00E65A34">
          <w:t xml:space="preserve">Call </w:t>
        </w:r>
        <w:r w:rsidRPr="009C202C">
          <w:rPr>
            <w:i/>
          </w:rPr>
          <w:t>env</w:t>
        </w:r>
        <w:r w:rsidRPr="009C202C">
          <w:t xml:space="preserve">’s </w:t>
        </w:r>
      </w:ins>
      <w:ins w:id="8181" w:author="Rev 11 Allen Wirfs-Brock" w:date="2012-10-16T17:57:00Z">
        <w:r>
          <w:t>Create</w:t>
        </w:r>
      </w:ins>
      <w:ins w:id="8182" w:author="Rev 11 Allen Wirfs-Brock" w:date="2012-10-16T17:51:00Z">
        <w:r>
          <w:t>GlobalFunction</w:t>
        </w:r>
      </w:ins>
      <w:ins w:id="8183" w:author="Rev 11 Allen Wirfs-Brock" w:date="2012-10-16T17:57:00Z">
        <w:r>
          <w:t>Binding</w:t>
        </w:r>
      </w:ins>
      <w:ins w:id="8184" w:author="Rev 11 Allen Wirfs-Brock" w:date="2012-10-16T17:51:00Z">
        <w:r w:rsidRPr="009C202C">
          <w:t xml:space="preserve"> concrete method passing </w:t>
        </w:r>
        <w:r w:rsidRPr="009C202C">
          <w:rPr>
            <w:i/>
          </w:rPr>
          <w:t>fn</w:t>
        </w:r>
      </w:ins>
      <w:ins w:id="8185" w:author="Rev 11 Allen Wirfs-Brock" w:date="2012-10-18T13:47:00Z">
        <w:r w:rsidR="00E96BA5">
          <w:rPr>
            <w:iCs/>
          </w:rPr>
          <w:t xml:space="preserve">, </w:t>
        </w:r>
        <w:r w:rsidR="00E96BA5">
          <w:rPr>
            <w:i/>
          </w:rPr>
          <w:t>fo</w:t>
        </w:r>
      </w:ins>
      <w:ins w:id="8186" w:author="Rev 11 Allen Wirfs-Brock" w:date="2012-10-18T13:48:00Z">
        <w:r w:rsidR="00E96BA5">
          <w:rPr>
            <w:iCs/>
          </w:rPr>
          <w:t>,</w:t>
        </w:r>
      </w:ins>
      <w:ins w:id="8187" w:author="Rev 11 Allen Wirfs-Brock" w:date="2012-10-16T17:51:00Z">
        <w:r w:rsidRPr="009C202C">
          <w:t xml:space="preserve"> </w:t>
        </w:r>
        <w:r>
          <w:t xml:space="preserve">and </w:t>
        </w:r>
      </w:ins>
      <w:ins w:id="8188" w:author="Rev 11 Allen Wirfs-Brock" w:date="2012-10-19T13:19:00Z">
        <w:r w:rsidR="000239F7" w:rsidRPr="00582214">
          <w:rPr>
            <w:i/>
          </w:rPr>
          <w:t>deletableBindings</w:t>
        </w:r>
        <w:r w:rsidR="000239F7" w:rsidRPr="009C202C">
          <w:t xml:space="preserve"> </w:t>
        </w:r>
      </w:ins>
      <w:ins w:id="8189" w:author="Rev 11 Allen Wirfs-Brock" w:date="2012-10-16T17:51:00Z">
        <w:r w:rsidRPr="009C202C">
          <w:t>as the arguments.</w:t>
        </w:r>
      </w:ins>
    </w:p>
    <w:p w:rsidR="00CF668E" w:rsidRPr="00E77497" w:rsidRDefault="00CF668E" w:rsidP="00CF668E">
      <w:pPr>
        <w:pStyle w:val="Alg4"/>
        <w:numPr>
          <w:ilvl w:val="0"/>
          <w:numId w:val="398"/>
        </w:numPr>
        <w:rPr>
          <w:ins w:id="8190" w:author="Rev 11 Allen Wirfs-Brock" w:date="2012-10-16T17:55:00Z"/>
        </w:rPr>
      </w:pPr>
      <w:ins w:id="8191" w:author="Rev 11 Allen Wirfs-Brock" w:date="2012-10-16T17:55:00Z">
        <w:r w:rsidRPr="00E77497">
          <w:t xml:space="preserve">For each String </w:t>
        </w:r>
      </w:ins>
      <w:ins w:id="8192" w:author="Rev 11 Allen Wirfs-Brock" w:date="2012-10-16T17:56:00Z">
        <w:r>
          <w:rPr>
            <w:i/>
          </w:rPr>
          <w:t>vn</w:t>
        </w:r>
      </w:ins>
      <w:ins w:id="8193" w:author="Rev 11 Allen Wirfs-Brock" w:date="2012-10-16T17:55:00Z">
        <w:r w:rsidRPr="00E77497">
          <w:t xml:space="preserve"> in </w:t>
        </w:r>
        <w:r w:rsidRPr="009051DA">
          <w:rPr>
            <w:i/>
            <w:iCs/>
          </w:rPr>
          <w:t>declared</w:t>
        </w:r>
        <w:r>
          <w:rPr>
            <w:i/>
            <w:iCs/>
          </w:rPr>
          <w:t>Var</w:t>
        </w:r>
        <w:r w:rsidRPr="009051DA">
          <w:rPr>
            <w:i/>
            <w:iCs/>
          </w:rPr>
          <w:t>Names</w:t>
        </w:r>
        <w:r w:rsidRPr="00E77497">
          <w:t>, in list order do</w:t>
        </w:r>
      </w:ins>
    </w:p>
    <w:p w:rsidR="00CF668E" w:rsidRPr="00E77497" w:rsidRDefault="00CF668E" w:rsidP="00EF49A7">
      <w:pPr>
        <w:pStyle w:val="Alg4"/>
        <w:numPr>
          <w:ilvl w:val="1"/>
          <w:numId w:val="398"/>
        </w:numPr>
        <w:rPr>
          <w:ins w:id="8194" w:author="Rev 11 Allen Wirfs-Brock" w:date="2012-10-16T17:55:00Z"/>
        </w:rPr>
      </w:pPr>
      <w:ins w:id="8195" w:author="Rev 11 Allen Wirfs-Brock" w:date="2012-10-16T17:55:00Z">
        <w:r w:rsidRPr="00E77497">
          <w:t xml:space="preserve">Call </w:t>
        </w:r>
        <w:r w:rsidRPr="00E77497">
          <w:rPr>
            <w:i/>
          </w:rPr>
          <w:t>env’s</w:t>
        </w:r>
        <w:r w:rsidRPr="00E77497">
          <w:t xml:space="preserve"> </w:t>
        </w:r>
        <w:r w:rsidRPr="009C202C">
          <w:t>C</w:t>
        </w:r>
        <w:r w:rsidRPr="00B820AB">
          <w:t>reate</w:t>
        </w:r>
      </w:ins>
      <w:ins w:id="8196" w:author="Rev 11 Allen Wirfs-Brock" w:date="2012-10-16T17:57:00Z">
        <w:r>
          <w:t>GlobalVar</w:t>
        </w:r>
      </w:ins>
      <w:ins w:id="8197" w:author="Rev 11 Allen Wirfs-Brock" w:date="2012-10-16T17:55:00Z">
        <w:r>
          <w:t>Binding</w:t>
        </w:r>
        <w:r w:rsidRPr="00B820AB">
          <w:t xml:space="preserve"> </w:t>
        </w:r>
        <w:r w:rsidRPr="00E77497">
          <w:t xml:space="preserve">concrete method passing </w:t>
        </w:r>
      </w:ins>
      <w:ins w:id="8198" w:author="Rev 11 Allen Wirfs-Brock" w:date="2012-10-16T17:58:00Z">
        <w:r>
          <w:rPr>
            <w:i/>
          </w:rPr>
          <w:t>vn</w:t>
        </w:r>
      </w:ins>
      <w:ins w:id="8199" w:author="Rev 11 Allen Wirfs-Brock" w:date="2012-10-19T13:20:00Z">
        <w:r w:rsidR="000239F7">
          <w:rPr>
            <w:iCs/>
          </w:rPr>
          <w:t xml:space="preserve"> and </w:t>
        </w:r>
        <w:r w:rsidR="000239F7" w:rsidRPr="00582214">
          <w:rPr>
            <w:i/>
          </w:rPr>
          <w:t>deletableBindings</w:t>
        </w:r>
      </w:ins>
      <w:ins w:id="8200" w:author="Rev 11 Allen Wirfs-Brock" w:date="2012-10-16T17:58:00Z">
        <w:r w:rsidRPr="00E77497">
          <w:t xml:space="preserve"> </w:t>
        </w:r>
      </w:ins>
      <w:ins w:id="8201" w:author="Rev 11 Allen Wirfs-Brock" w:date="2012-10-16T17:55:00Z">
        <w:r w:rsidRPr="00E77497">
          <w:t>as the argument.</w:t>
        </w:r>
      </w:ins>
    </w:p>
    <w:p w:rsidR="00CF668E" w:rsidRDefault="00CF668E" w:rsidP="00CF668E">
      <w:pPr>
        <w:pStyle w:val="Alg4"/>
        <w:numPr>
          <w:ilvl w:val="0"/>
          <w:numId w:val="398"/>
        </w:numPr>
        <w:rPr>
          <w:ins w:id="8202" w:author="Rev 11 Allen Wirfs-Brock" w:date="2012-10-16T17:55:00Z"/>
        </w:rPr>
      </w:pPr>
      <w:ins w:id="8203" w:author="Rev 11 Allen Wirfs-Brock" w:date="2012-10-16T17:55:00Z">
        <w:r>
          <w:t xml:space="preserve">Let </w:t>
        </w:r>
        <w:r w:rsidRPr="005B59F9">
          <w:rPr>
            <w:i/>
          </w:rPr>
          <w:t>lexDeclarations</w:t>
        </w:r>
        <w:r>
          <w:t xml:space="preserve"> be the Lexical</w:t>
        </w:r>
      </w:ins>
      <w:ins w:id="8204" w:author="Rev 11 Allen Wirfs-Brock" w:date="2012-10-18T15:47:00Z">
        <w:r w:rsidR="001C7046">
          <w:t>lYScoped</w:t>
        </w:r>
      </w:ins>
      <w:ins w:id="8205" w:author="Rev 11 Allen Wirfs-Brock" w:date="2012-10-16T17:55:00Z">
        <w:r>
          <w:t xml:space="preserve">Declarations of </w:t>
        </w:r>
        <w:r w:rsidRPr="006B6D0A">
          <w:rPr>
            <w:i/>
          </w:rPr>
          <w:t>code</w:t>
        </w:r>
        <w:r>
          <w:t>.</w:t>
        </w:r>
      </w:ins>
    </w:p>
    <w:p w:rsidR="00CF668E" w:rsidRPr="00E77497" w:rsidRDefault="00CF668E" w:rsidP="00CF668E">
      <w:pPr>
        <w:pStyle w:val="Alg4"/>
        <w:numPr>
          <w:ilvl w:val="0"/>
          <w:numId w:val="398"/>
        </w:numPr>
        <w:rPr>
          <w:ins w:id="8206" w:author="Rev 11 Allen Wirfs-Brock" w:date="2012-10-16T17:55:00Z"/>
        </w:rPr>
      </w:pPr>
      <w:ins w:id="8207" w:author="Rev 11 Allen Wirfs-Brock" w:date="2012-10-16T17:5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rsidR="00CF668E" w:rsidRPr="00E77497" w:rsidRDefault="00CF668E" w:rsidP="00CF668E">
      <w:pPr>
        <w:pStyle w:val="Alg4"/>
        <w:numPr>
          <w:ilvl w:val="1"/>
          <w:numId w:val="398"/>
        </w:numPr>
        <w:rPr>
          <w:ins w:id="8208" w:author="Rev 11 Allen Wirfs-Brock" w:date="2012-10-16T17:55:00Z"/>
          <w:i/>
          <w:sz w:val="18"/>
        </w:rPr>
      </w:pPr>
      <w:ins w:id="8209" w:author="Rev 11 Allen Wirfs-Brock" w:date="2012-10-16T17:55:00Z">
        <w:r w:rsidRPr="00E77497">
          <w:rPr>
            <w:rFonts w:ascii="Arial" w:hAnsi="Arial" w:cs="Arial"/>
            <w:sz w:val="18"/>
          </w:rPr>
          <w:t>NOTE</w:t>
        </w:r>
        <w:r w:rsidRPr="00E77497">
          <w:rPr>
            <w:rFonts w:ascii="Arial" w:hAnsi="Arial" w:cs="Arial"/>
            <w:sz w:val="18"/>
          </w:rPr>
          <w:tab/>
        </w:r>
        <w:r>
          <w:rPr>
            <w:rFonts w:ascii="Arial" w:hAnsi="Arial" w:cs="Arial"/>
            <w:sz w:val="18"/>
          </w:rPr>
          <w:tab/>
          <w:t>Lexically declarated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ins>
    </w:p>
    <w:p w:rsidR="00CF668E" w:rsidRPr="00E77497" w:rsidRDefault="00CF668E" w:rsidP="00CF668E">
      <w:pPr>
        <w:pStyle w:val="Alg4"/>
        <w:numPr>
          <w:ilvl w:val="1"/>
          <w:numId w:val="398"/>
        </w:numPr>
        <w:rPr>
          <w:ins w:id="8210" w:author="Rev 11 Allen Wirfs-Brock" w:date="2012-10-16T17:55:00Z"/>
          <w:i/>
        </w:rPr>
      </w:pPr>
      <w:ins w:id="8211" w:author="Rev 11 Allen Wirfs-Brock" w:date="2012-10-16T17:5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CF668E" w:rsidRPr="00E77497" w:rsidRDefault="00CF668E" w:rsidP="00CF668E">
      <w:pPr>
        <w:pStyle w:val="Alg4"/>
        <w:numPr>
          <w:ilvl w:val="2"/>
          <w:numId w:val="398"/>
        </w:numPr>
        <w:rPr>
          <w:ins w:id="8212" w:author="Rev 11 Allen Wirfs-Brock" w:date="2012-10-16T17:55:00Z"/>
        </w:rPr>
      </w:pPr>
      <w:ins w:id="8213" w:author="Rev 11 Allen Wirfs-Brock" w:date="2012-10-16T17:5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rsidR="00CF668E" w:rsidRPr="00E77497" w:rsidRDefault="00CF668E" w:rsidP="00CF668E">
      <w:pPr>
        <w:pStyle w:val="Alg4"/>
        <w:numPr>
          <w:ilvl w:val="3"/>
          <w:numId w:val="398"/>
        </w:numPr>
        <w:spacing w:after="220"/>
        <w:contextualSpacing/>
        <w:rPr>
          <w:ins w:id="8214" w:author="Rev 11 Allen Wirfs-Brock" w:date="2012-10-16T17:55:00Z"/>
        </w:rPr>
      </w:pPr>
      <w:ins w:id="8215" w:author="Rev 11 Allen Wirfs-Brock" w:date="2012-10-16T17:5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CF668E" w:rsidRPr="00E77497" w:rsidRDefault="00CF668E" w:rsidP="00CF668E">
      <w:pPr>
        <w:pStyle w:val="Alg4"/>
        <w:numPr>
          <w:ilvl w:val="2"/>
          <w:numId w:val="398"/>
        </w:numPr>
        <w:spacing w:after="220"/>
        <w:contextualSpacing/>
        <w:rPr>
          <w:ins w:id="8216" w:author="Rev 11 Allen Wirfs-Brock" w:date="2012-10-16T17:55:00Z"/>
        </w:rPr>
      </w:pPr>
      <w:ins w:id="8217" w:author="Rev 11 Allen Wirfs-Brock" w:date="2012-10-16T17:55:00Z">
        <w:r w:rsidRPr="00E77497">
          <w:t>Else,</w:t>
        </w:r>
      </w:ins>
    </w:p>
    <w:p w:rsidR="00CF668E" w:rsidRPr="00E77497" w:rsidRDefault="00CF668E" w:rsidP="00CF668E">
      <w:pPr>
        <w:pStyle w:val="Alg4"/>
        <w:numPr>
          <w:ilvl w:val="3"/>
          <w:numId w:val="398"/>
        </w:numPr>
        <w:spacing w:after="220"/>
        <w:contextualSpacing/>
        <w:rPr>
          <w:ins w:id="8218" w:author="Rev 11 Allen Wirfs-Brock" w:date="2012-10-16T17:55:00Z"/>
        </w:rPr>
      </w:pPr>
      <w:ins w:id="8219" w:author="Rev 11 Allen Wirfs-Brock" w:date="2012-10-16T17:5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DD42FC" w:rsidRDefault="005B7B04" w:rsidP="0013110A">
      <w:pPr>
        <w:pStyle w:val="Alg4"/>
        <w:numPr>
          <w:ilvl w:val="0"/>
          <w:numId w:val="398"/>
        </w:numPr>
        <w:rPr>
          <w:ins w:id="8220" w:author="Rev 11 Allen Wirfs-Brock" w:date="2012-10-16T17:29:00Z"/>
        </w:rPr>
      </w:pPr>
      <w:ins w:id="8221" w:author="Rev 11 Allen Wirfs-Brock" w:date="2012-10-16T18:05:00Z">
        <w:r>
          <w:t>Return NormalCompletion(</w:t>
        </w:r>
        <w:r w:rsidRPr="00E77497">
          <w:rPr>
            <w:rFonts w:ascii="Arial" w:hAnsi="Arial" w:cs="Arial"/>
          </w:rPr>
          <w:t>empty</w:t>
        </w:r>
        <w:r w:rsidRPr="00E77497">
          <w:t>)</w:t>
        </w:r>
      </w:ins>
    </w:p>
    <w:p w:rsidR="005B7B04" w:rsidRDefault="005B7B04" w:rsidP="00357804">
      <w:pPr>
        <w:pStyle w:val="Alg4"/>
        <w:rPr>
          <w:ins w:id="8222" w:author="Rev 11 Allen Wirfs-Brock" w:date="2012-10-16T18:05:00Z"/>
        </w:rPr>
      </w:pPr>
    </w:p>
    <w:p w:rsidR="00357804" w:rsidRDefault="00357804" w:rsidP="00357804">
      <w:pPr>
        <w:pStyle w:val="Note"/>
        <w:rPr>
          <w:ins w:id="8223" w:author="Rev 11 Allen Wirfs-Brock" w:date="2012-10-17T10:09:00Z"/>
        </w:rPr>
      </w:pPr>
      <w:ins w:id="8224" w:author="Rev 11 Allen Wirfs-Brock" w:date="2012-10-17T09:56:00Z">
        <w:r>
          <w:t>NOTE</w:t>
        </w:r>
        <w:r>
          <w:tab/>
          <w:t xml:space="preserve">Early errors </w:t>
        </w:r>
      </w:ins>
      <w:ins w:id="8225" w:author="Rev 11 Allen Wirfs-Brock" w:date="2012-10-17T09:57:00Z">
        <w:r>
          <w:t>specified</w:t>
        </w:r>
      </w:ins>
      <w:ins w:id="8226" w:author="Rev 11 Allen Wirfs-Brock" w:date="2012-10-17T09:56:00Z">
        <w:r>
          <w:t xml:space="preserve"> in </w:t>
        </w:r>
      </w:ins>
      <w:ins w:id="8227" w:author="Rev 11 Allen Wirfs-Brock" w:date="2012-10-17T09:57:00Z">
        <w:r>
          <w:t xml:space="preserve">14.1 prevent </w:t>
        </w:r>
      </w:ins>
      <w:ins w:id="8228" w:author="Rev 11 Allen Wirfs-Brock" w:date="2012-10-17T10:00:00Z">
        <w:r>
          <w:t xml:space="preserve">name </w:t>
        </w:r>
      </w:ins>
      <w:ins w:id="8229" w:author="Rev 11 Allen Wirfs-Brock" w:date="2012-10-17T09:57:00Z">
        <w:r>
          <w:t>conflicts between function</w:t>
        </w:r>
      </w:ins>
      <w:ins w:id="8230" w:author="Rev 11 Allen Wirfs-Brock" w:date="2012-10-17T09:58:00Z">
        <w:r>
          <w:t>/</w:t>
        </w:r>
      </w:ins>
      <w:ins w:id="8231" w:author="Rev 11 Allen Wirfs-Brock" w:date="2012-10-17T09:57:00Z">
        <w:r>
          <w:t xml:space="preserve">var declarations </w:t>
        </w:r>
      </w:ins>
      <w:ins w:id="8232" w:author="Rev 11 Allen Wirfs-Brock" w:date="2012-10-17T09:59:00Z">
        <w:r>
          <w:t xml:space="preserve">and let/const/class/module declarations as well as redeclaration of </w:t>
        </w:r>
      </w:ins>
      <w:ins w:id="8233" w:author="Rev 11 Allen Wirfs-Brock" w:date="2012-10-17T10:00:00Z">
        <w:r>
          <w:t xml:space="preserve">let/const/class/module bindings for declaration contained within a single </w:t>
        </w:r>
        <w:r w:rsidRPr="00111446">
          <w:rPr>
            <w:rFonts w:ascii="Times New Roman" w:hAnsi="Times New Roman"/>
            <w:i/>
            <w:iCs/>
          </w:rPr>
          <w:t>Script</w:t>
        </w:r>
        <w:r>
          <w:t xml:space="preserve">. </w:t>
        </w:r>
      </w:ins>
      <w:ins w:id="8234" w:author="Rev 11 Allen Wirfs-Brock" w:date="2012-10-17T10:01:00Z">
        <w:r>
          <w:t xml:space="preserve">However, such conflicts and redeclarations that span more than one </w:t>
        </w:r>
        <w:r w:rsidRPr="00111446">
          <w:rPr>
            <w:rFonts w:ascii="Times New Roman" w:hAnsi="Times New Roman"/>
            <w:i/>
            <w:iCs/>
          </w:rPr>
          <w:t>Script</w:t>
        </w:r>
        <w:r>
          <w:t xml:space="preserve"> </w:t>
        </w:r>
      </w:ins>
      <w:ins w:id="8235" w:author="Rev 11 Allen Wirfs-Brock" w:date="2012-10-17T10:03:00Z">
        <w:r>
          <w:t>are</w:t>
        </w:r>
      </w:ins>
      <w:ins w:id="8236" w:author="Rev 11 Allen Wirfs-Brock" w:date="2012-10-17T10:01:00Z">
        <w:r>
          <w:t xml:space="preserve"> detected as runtime errors</w:t>
        </w:r>
      </w:ins>
      <w:ins w:id="8237" w:author="Rev 11 Allen Wirfs-Brock" w:date="2012-10-17T10:03:00Z">
        <w:r>
          <w:t xml:space="preserve"> during Global Declaration Instantiation. If any such errors are detected, no bindings are instantiated for the script.</w:t>
        </w:r>
      </w:ins>
    </w:p>
    <w:p w:rsidR="00BD789C" w:rsidRPr="00BD789C" w:rsidRDefault="00BD789C" w:rsidP="00BD789C">
      <w:pPr>
        <w:pStyle w:val="Note"/>
        <w:rPr>
          <w:ins w:id="8238" w:author="Rev 11 Allen Wirfs-Brock" w:date="2012-10-17T09:56:00Z"/>
        </w:rPr>
      </w:pPr>
      <w:ins w:id="8239" w:author="Rev 11 Allen Wirfs-Brock" w:date="2012-10-17T10:10:00Z">
        <w:r>
          <w:t>Unlike explicit var or function declarations, properties that are directly</w:t>
        </w:r>
      </w:ins>
      <w:ins w:id="8240" w:author="Rev 11 Allen Wirfs-Brock" w:date="2012-10-17T10:11:00Z">
        <w:r>
          <w:t xml:space="preserve"> created on the global object result in global bindings that may be shadowed by let, const, class, and module declarations. </w:t>
        </w:r>
      </w:ins>
    </w:p>
    <w:p w:rsidR="004C02EF" w:rsidRPr="009C202C" w:rsidDel="00AD1039" w:rsidRDefault="004C02EF" w:rsidP="00357804">
      <w:pPr>
        <w:pStyle w:val="Alg4"/>
        <w:rPr>
          <w:del w:id="8241" w:author="Rev 4 Allen Wirfs-Brock" w:date="2011-11-04T09:22:00Z"/>
        </w:rPr>
      </w:pPr>
      <w:del w:id="8242"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rsidR="004C02EF" w:rsidRPr="00E77497" w:rsidDel="00AD1039" w:rsidRDefault="004C02EF" w:rsidP="00357804">
      <w:pPr>
        <w:pStyle w:val="Alg4"/>
        <w:rPr>
          <w:del w:id="8243" w:author="Rev 4 Allen Wirfs-Brock" w:date="2011-11-04T09:22:00Z"/>
        </w:rPr>
      </w:pPr>
      <w:del w:id="8244"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rsidR="004C02EF" w:rsidRPr="00E77497" w:rsidDel="00AD1039" w:rsidRDefault="004C02EF" w:rsidP="00357804">
      <w:pPr>
        <w:pStyle w:val="Alg4"/>
        <w:rPr>
          <w:del w:id="8245" w:author="Rev 4 Allen Wirfs-Brock" w:date="2011-11-04T09:22:00Z"/>
        </w:rPr>
      </w:pPr>
      <w:del w:id="8246"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rsidR="004C02EF" w:rsidRPr="00E77497" w:rsidDel="00AD1039" w:rsidRDefault="004C02EF" w:rsidP="00357804">
      <w:pPr>
        <w:pStyle w:val="Alg4"/>
        <w:rPr>
          <w:del w:id="8247" w:author="Rev 4 Allen Wirfs-Brock" w:date="2011-11-04T09:22:00Z"/>
        </w:rPr>
      </w:pPr>
      <w:del w:id="8248"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rsidR="004C02EF" w:rsidRPr="00E77497" w:rsidDel="00AD1039" w:rsidRDefault="004C02EF" w:rsidP="00357804">
      <w:pPr>
        <w:pStyle w:val="Alg4"/>
        <w:rPr>
          <w:del w:id="8249" w:author="Rev 4 Allen Wirfs-Brock" w:date="2011-11-04T09:22:00Z"/>
        </w:rPr>
      </w:pPr>
      <w:del w:id="8250"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rsidR="004C02EF" w:rsidRPr="00E77497" w:rsidDel="00AD1039" w:rsidRDefault="004C02EF" w:rsidP="00357804">
      <w:pPr>
        <w:pStyle w:val="Alg4"/>
        <w:rPr>
          <w:del w:id="8251" w:author="Rev 4 Allen Wirfs-Brock" w:date="2011-11-04T09:22:00Z"/>
        </w:rPr>
      </w:pPr>
      <w:del w:id="8252"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rsidR="004C02EF" w:rsidRPr="00E77497" w:rsidDel="00AD1039" w:rsidRDefault="004C02EF" w:rsidP="00357804">
      <w:pPr>
        <w:pStyle w:val="Alg4"/>
        <w:rPr>
          <w:del w:id="8253" w:author="Rev 4 Allen Wirfs-Brock" w:date="2011-11-04T09:22:00Z"/>
        </w:rPr>
      </w:pPr>
      <w:del w:id="8254"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rsidR="004C02EF" w:rsidRPr="00E77497" w:rsidDel="00AD1039" w:rsidRDefault="004C02EF" w:rsidP="00357804">
      <w:pPr>
        <w:pStyle w:val="Alg4"/>
        <w:rPr>
          <w:del w:id="8255" w:author="Rev 4 Allen Wirfs-Brock" w:date="2011-11-04T09:22:00Z"/>
        </w:rPr>
      </w:pPr>
      <w:del w:id="8256"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rsidR="00BC546A" w:rsidRPr="00E77497" w:rsidDel="00AD1039" w:rsidRDefault="004C02EF" w:rsidP="00357804">
      <w:pPr>
        <w:pStyle w:val="Alg4"/>
        <w:rPr>
          <w:ins w:id="8257" w:author="Rev 3 Allen Wirfs-Brock" w:date="2011-08-30T17:51:00Z"/>
          <w:del w:id="8258" w:author="Rev 4 Allen Wirfs-Brock" w:date="2011-11-04T09:22:00Z"/>
        </w:rPr>
      </w:pPr>
      <w:del w:id="8259"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8260" w:author="Rev 3 Allen Wirfs-Brock" w:date="2011-08-30T17:51:00Z">
        <w:del w:id="8261" w:author="Rev 4 Allen Wirfs-Brock" w:date="2011-11-04T09:22:00Z">
          <w:r w:rsidR="00BC546A" w:rsidRPr="00E77497" w:rsidDel="00AD1039">
            <w:delText>then</w:delText>
          </w:r>
        </w:del>
      </w:ins>
    </w:p>
    <w:p w:rsidR="004C02EF" w:rsidRPr="00E77497" w:rsidDel="00AD1039" w:rsidRDefault="004C02EF" w:rsidP="00357804">
      <w:pPr>
        <w:pStyle w:val="Alg4"/>
        <w:rPr>
          <w:del w:id="8262" w:author="Rev 4 Allen Wirfs-Brock" w:date="2011-11-04T09:22:00Z"/>
        </w:rPr>
      </w:pPr>
      <w:del w:id="8263" w:author="Rev 4 Allen Wirfs-Brock" w:date="2011-11-04T09:22:00Z">
        <w:r w:rsidRPr="00E77497" w:rsidDel="00AD1039">
          <w:delText xml:space="preserve">call </w:delText>
        </w:r>
      </w:del>
      <w:ins w:id="8264" w:author="Rev 3 Allen Wirfs-Brock" w:date="2011-08-30T17:51:00Z">
        <w:del w:id="8265" w:author="Rev 4 Allen Wirfs-Brock" w:date="2011-11-04T09:22:00Z">
          <w:r w:rsidR="00BC546A" w:rsidRPr="00E77497" w:rsidDel="00AD1039">
            <w:delText xml:space="preserve">Call </w:delText>
          </w:r>
        </w:del>
      </w:ins>
      <w:del w:id="8266"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rsidR="00BC546A" w:rsidRPr="00E77497" w:rsidDel="00AD1039" w:rsidRDefault="00BC546A" w:rsidP="00357804">
      <w:pPr>
        <w:pStyle w:val="Alg4"/>
        <w:rPr>
          <w:ins w:id="8267" w:author="Rev 3 Allen Wirfs-Brock" w:date="2011-08-30T17:52:00Z"/>
          <w:del w:id="8268" w:author="Rev 4 Allen Wirfs-Brock" w:date="2011-11-04T09:22:00Z"/>
        </w:rPr>
      </w:pPr>
      <w:ins w:id="8269" w:author="Rev 3 Allen Wirfs-Brock" w:date="2011-08-30T17:52:00Z">
        <w:del w:id="8270"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8271" w:author="Rev 3 Allen Wirfs-Brock" w:date="2011-08-30T17:53:00Z">
        <w:del w:id="8272"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rsidR="004C02EF" w:rsidRPr="00E77497" w:rsidDel="00AD1039" w:rsidRDefault="004C02EF" w:rsidP="00357804">
      <w:pPr>
        <w:pStyle w:val="Alg4"/>
        <w:rPr>
          <w:del w:id="8273" w:author="Rev 4 Allen Wirfs-Brock" w:date="2011-11-04T09:22:00Z"/>
        </w:rPr>
      </w:pPr>
      <w:del w:id="8274"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rsidR="004C02EF" w:rsidRPr="00E77497" w:rsidDel="001C7046" w:rsidRDefault="004C02EF" w:rsidP="00357804">
      <w:pPr>
        <w:pStyle w:val="Alg4"/>
        <w:rPr>
          <w:del w:id="8275" w:author="Rev 11 Allen Wirfs-Brock" w:date="2012-10-18T15:48:00Z"/>
        </w:rPr>
      </w:pPr>
      <w:del w:id="8276" w:author="Rev 11 Allen Wirfs-Brock" w:date="2012-10-18T15:48:00Z">
        <w:r w:rsidRPr="00E77497" w:rsidDel="001C7046">
          <w:delText xml:space="preserve">For each </w:delText>
        </w:r>
        <w:r w:rsidRPr="00E77497" w:rsidDel="001C7046">
          <w:rPr>
            <w:i/>
          </w:rPr>
          <w:delText>FunctionDeclaration</w:delText>
        </w:r>
        <w:r w:rsidRPr="00E77497" w:rsidDel="001C7046">
          <w:delText xml:space="preserve"> </w:delText>
        </w:r>
        <w:r w:rsidRPr="00E77497" w:rsidDel="001C7046">
          <w:rPr>
            <w:i/>
          </w:rPr>
          <w:delText>f</w:delText>
        </w:r>
        <w:r w:rsidRPr="00E77497" w:rsidDel="001C7046">
          <w:delText xml:space="preserve"> in </w:delText>
        </w:r>
        <w:r w:rsidRPr="00E77497" w:rsidDel="001C7046">
          <w:rPr>
            <w:i/>
          </w:rPr>
          <w:delText>code</w:delText>
        </w:r>
        <w:r w:rsidRPr="00E77497" w:rsidDel="001C7046">
          <w:delText>, in source text order do</w:delText>
        </w:r>
      </w:del>
    </w:p>
    <w:p w:rsidR="004C02EF" w:rsidRPr="00E77497" w:rsidDel="001C7046" w:rsidRDefault="004C02EF" w:rsidP="009A20C6">
      <w:pPr>
        <w:pStyle w:val="Alg4"/>
        <w:numPr>
          <w:ilvl w:val="1"/>
          <w:numId w:val="398"/>
        </w:numPr>
        <w:rPr>
          <w:del w:id="8277" w:author="Rev 11 Allen Wirfs-Brock" w:date="2012-10-18T15:48:00Z"/>
          <w:i/>
        </w:rPr>
      </w:pPr>
      <w:del w:id="8278" w:author="Rev 11 Allen Wirfs-Brock" w:date="2012-10-18T15:48:00Z">
        <w:r w:rsidRPr="00E77497" w:rsidDel="001C7046">
          <w:delText xml:space="preserve">Let </w:delText>
        </w:r>
        <w:r w:rsidRPr="00E77497" w:rsidDel="001C7046">
          <w:rPr>
            <w:i/>
          </w:rPr>
          <w:delText>fn</w:delText>
        </w:r>
        <w:r w:rsidRPr="00E77497" w:rsidDel="001C7046">
          <w:delText xml:space="preserve"> be the </w:delText>
        </w:r>
        <w:r w:rsidRPr="00E77497" w:rsidDel="001C7046">
          <w:rPr>
            <w:i/>
          </w:rPr>
          <w:delText>Identifier</w:delText>
        </w:r>
        <w:r w:rsidRPr="00E77497" w:rsidDel="001C7046">
          <w:delText xml:space="preserve"> in </w:delText>
        </w:r>
        <w:r w:rsidRPr="00E77497" w:rsidDel="001C7046">
          <w:rPr>
            <w:i/>
          </w:rPr>
          <w:delText>FunctionDeclaration</w:delText>
        </w:r>
        <w:r w:rsidRPr="00E77497" w:rsidDel="001C7046">
          <w:delText xml:space="preserve"> </w:delText>
        </w:r>
        <w:r w:rsidRPr="00E77497" w:rsidDel="001C7046">
          <w:rPr>
            <w:i/>
          </w:rPr>
          <w:delText>f.</w:delText>
        </w:r>
      </w:del>
    </w:p>
    <w:p w:rsidR="004C02EF" w:rsidRPr="00E77497" w:rsidDel="001C7046" w:rsidRDefault="004C02EF" w:rsidP="009A20C6">
      <w:pPr>
        <w:pStyle w:val="Alg4"/>
        <w:numPr>
          <w:ilvl w:val="1"/>
          <w:numId w:val="398"/>
        </w:numPr>
        <w:rPr>
          <w:del w:id="8279" w:author="Rev 11 Allen Wirfs-Brock" w:date="2012-10-18T15:48:00Z"/>
        </w:rPr>
      </w:pPr>
      <w:del w:id="8280" w:author="Rev 11 Allen Wirfs-Brock" w:date="2012-10-18T15:48:00Z">
        <w:r w:rsidRPr="00E77497" w:rsidDel="001C7046">
          <w:delText xml:space="preserve">Let </w:delText>
        </w:r>
        <w:r w:rsidRPr="00E77497" w:rsidDel="001C7046">
          <w:rPr>
            <w:i/>
          </w:rPr>
          <w:delText>fo</w:delText>
        </w:r>
        <w:r w:rsidRPr="00E77497" w:rsidDel="001C7046">
          <w:delText xml:space="preserve"> be the result of </w:delText>
        </w:r>
      </w:del>
      <w:ins w:id="8281" w:author="Rev 7 Allen Wirfs-Brock" w:date="2012-04-27T16:54:00Z">
        <w:del w:id="8282" w:author="Rev 11 Allen Wirfs-Brock" w:date="2012-10-18T15:48:00Z">
          <w:r w:rsidR="00CB4E96" w:rsidDel="001C7046">
            <w:delText>performing</w:delText>
          </w:r>
          <w:r w:rsidR="00CB4E96" w:rsidRPr="00CB4E96" w:rsidDel="001C7046">
            <w:rPr>
              <w:rFonts w:ascii="Helvetica" w:hAnsi="Helvetica"/>
              <w:b/>
            </w:rPr>
            <w:delText xml:space="preserve"> </w:delText>
          </w:r>
          <w:r w:rsidR="00CB4E96" w:rsidRPr="00250FC6" w:rsidDel="001C7046">
            <w:delText>Instantiate Function Declaration</w:delText>
          </w:r>
          <w:r w:rsidR="00CB4E96" w:rsidRPr="006B6D0A" w:rsidDel="001C7046">
            <w:delText xml:space="preserve"> </w:delText>
          </w:r>
          <w:r w:rsidR="00CB4E96" w:rsidDel="001C7046">
            <w:delText xml:space="preserve"> for</w:delText>
          </w:r>
        </w:del>
      </w:ins>
      <w:del w:id="8283" w:author="Rev 11 Allen Wirfs-Brock" w:date="2012-10-18T15:48:00Z">
        <w:r w:rsidRPr="00E77497" w:rsidDel="001C7046">
          <w:delText xml:space="preserve">instantiating </w:delText>
        </w:r>
        <w:r w:rsidRPr="00E77497" w:rsidDel="001C7046">
          <w:rPr>
            <w:i/>
          </w:rPr>
          <w:delText xml:space="preserve">FunctionDeclaration f </w:delText>
        </w:r>
        <w:r w:rsidRPr="00E77497" w:rsidDel="001C7046">
          <w:delText>as described in Clause 13.</w:delText>
        </w:r>
      </w:del>
    </w:p>
    <w:p w:rsidR="004C02EF" w:rsidRPr="00E77497" w:rsidDel="001C7046" w:rsidRDefault="004C02EF" w:rsidP="009A20C6">
      <w:pPr>
        <w:pStyle w:val="Alg4"/>
        <w:numPr>
          <w:ilvl w:val="1"/>
          <w:numId w:val="398"/>
        </w:numPr>
        <w:rPr>
          <w:del w:id="8284" w:author="Rev 11 Allen Wirfs-Brock" w:date="2012-10-18T15:48:00Z"/>
        </w:rPr>
      </w:pPr>
      <w:del w:id="8285" w:author="Rev 11 Allen Wirfs-Brock" w:date="2012-10-18T15:48:00Z">
        <w:r w:rsidRPr="00E77497" w:rsidDel="001C7046">
          <w:delText xml:space="preserve">Let </w:delText>
        </w:r>
        <w:r w:rsidRPr="00E77497" w:rsidDel="001C7046">
          <w:rPr>
            <w:i/>
          </w:rPr>
          <w:delText xml:space="preserve">funcAlreadyDeclared </w:delText>
        </w:r>
        <w:r w:rsidRPr="00E77497" w:rsidDel="001C7046">
          <w:delText xml:space="preserve">be the result of calling </w:delText>
        </w:r>
        <w:r w:rsidRPr="00E77497" w:rsidDel="001C7046">
          <w:rPr>
            <w:i/>
          </w:rPr>
          <w:delText>env’s</w:delText>
        </w:r>
        <w:r w:rsidRPr="00E77497" w:rsidDel="001C7046">
          <w:delText xml:space="preserve"> HasBinding concrete method passing </w:delText>
        </w:r>
        <w:r w:rsidRPr="00E77497" w:rsidDel="001C7046">
          <w:rPr>
            <w:i/>
          </w:rPr>
          <w:delText>fn</w:delText>
        </w:r>
        <w:r w:rsidRPr="00E77497" w:rsidDel="001C7046">
          <w:delText xml:space="preserve"> as the argument.</w:delText>
        </w:r>
      </w:del>
    </w:p>
    <w:p w:rsidR="00250582" w:rsidRPr="00E77497" w:rsidDel="001C7046" w:rsidRDefault="004C02EF" w:rsidP="009A20C6">
      <w:pPr>
        <w:pStyle w:val="Alg4"/>
        <w:numPr>
          <w:ilvl w:val="1"/>
          <w:numId w:val="398"/>
        </w:numPr>
        <w:rPr>
          <w:ins w:id="8286" w:author="Rev 3 Allen Wirfs-Brock" w:date="2011-08-30T17:58:00Z"/>
          <w:del w:id="8287" w:author="Rev 11 Allen Wirfs-Brock" w:date="2012-10-18T15:48:00Z"/>
        </w:rPr>
      </w:pPr>
      <w:del w:id="8288" w:author="Rev 11 Allen Wirfs-Brock" w:date="2012-10-18T15:48:00Z">
        <w:r w:rsidRPr="00E77497" w:rsidDel="001C7046">
          <w:delText xml:space="preserve">If </w:delText>
        </w:r>
        <w:r w:rsidRPr="00E77497" w:rsidDel="001C7046">
          <w:rPr>
            <w:i/>
          </w:rPr>
          <w:delText xml:space="preserve">funcAlreadyDeclared </w:delText>
        </w:r>
        <w:r w:rsidRPr="00E77497" w:rsidDel="001C7046">
          <w:delText xml:space="preserve">is </w:delText>
        </w:r>
        <w:r w:rsidRPr="00E77497" w:rsidDel="001C7046">
          <w:rPr>
            <w:b/>
          </w:rPr>
          <w:delText>false</w:delText>
        </w:r>
        <w:r w:rsidRPr="00E77497" w:rsidDel="001C7046">
          <w:delText xml:space="preserve">, </w:delText>
        </w:r>
      </w:del>
      <w:ins w:id="8289" w:author="Rev 3 Allen Wirfs-Brock" w:date="2011-08-30T17:58:00Z">
        <w:del w:id="8290" w:author="Rev 11 Allen Wirfs-Brock" w:date="2012-10-18T15:48:00Z">
          <w:r w:rsidR="00250582" w:rsidRPr="00E77497" w:rsidDel="001C7046">
            <w:delText xml:space="preserve">then </w:delText>
          </w:r>
        </w:del>
      </w:ins>
    </w:p>
    <w:p w:rsidR="004C02EF" w:rsidRPr="00E77497" w:rsidDel="001C7046" w:rsidRDefault="004C02EF" w:rsidP="009A20C6">
      <w:pPr>
        <w:pStyle w:val="Alg4"/>
        <w:numPr>
          <w:ilvl w:val="2"/>
          <w:numId w:val="398"/>
        </w:numPr>
        <w:rPr>
          <w:del w:id="8291" w:author="Rev 11 Allen Wirfs-Brock" w:date="2012-10-18T15:48:00Z"/>
        </w:rPr>
      </w:pPr>
      <w:del w:id="8292" w:author="Rev 11 Allen Wirfs-Brock" w:date="2012-10-18T15:48:00Z">
        <w:r w:rsidRPr="00E77497" w:rsidDel="001C7046">
          <w:delText xml:space="preserve">call </w:delText>
        </w:r>
      </w:del>
      <w:ins w:id="8293" w:author="Rev 3 Allen Wirfs-Brock" w:date="2011-08-30T17:58:00Z">
        <w:del w:id="8294" w:author="Rev 11 Allen Wirfs-Brock" w:date="2012-10-18T15:48:00Z">
          <w:r w:rsidR="00250582" w:rsidRPr="00E77497" w:rsidDel="001C7046">
            <w:delText xml:space="preserve">Call </w:delText>
          </w:r>
        </w:del>
      </w:ins>
      <w:del w:id="8295" w:author="Rev 11 Allen Wirfs-Brock" w:date="2012-10-18T15:48:00Z">
        <w:r w:rsidRPr="00E77497" w:rsidDel="001C7046">
          <w:rPr>
            <w:i/>
          </w:rPr>
          <w:delText>env’s</w:delText>
        </w:r>
        <w:r w:rsidRPr="00E77497" w:rsidDel="001C7046">
          <w:delText xml:space="preserve"> CreateMutable</w:delText>
        </w:r>
      </w:del>
      <w:ins w:id="8296" w:author="Rev 7 Allen Wirfs-Brock" w:date="2012-05-02T16:21:00Z">
        <w:del w:id="8297" w:author="Rev 11 Allen Wirfs-Brock" w:date="2012-10-18T15:48:00Z">
          <w:r w:rsidR="004C63CF" w:rsidDel="001C7046">
            <w:delText>Var</w:delText>
          </w:r>
        </w:del>
      </w:ins>
      <w:del w:id="8298" w:author="Rev 11 Allen Wirfs-Brock" w:date="2012-10-18T15:48:00Z">
        <w:r w:rsidRPr="00E77497" w:rsidDel="001C7046">
          <w:delText xml:space="preserve">Binding concrete method passing </w:delText>
        </w:r>
        <w:r w:rsidRPr="00E77497" w:rsidDel="001C7046">
          <w:rPr>
            <w:i/>
          </w:rPr>
          <w:delText>fn</w:delText>
        </w:r>
        <w:r w:rsidRPr="00E77497" w:rsidDel="001C7046">
          <w:delText xml:space="preserve"> and </w:delText>
        </w:r>
        <w:r w:rsidRPr="00E77497" w:rsidDel="001C7046">
          <w:rPr>
            <w:i/>
          </w:rPr>
          <w:delText>configurableBindings</w:delText>
        </w:r>
        <w:r w:rsidRPr="00E77497" w:rsidDel="001C7046">
          <w:delText xml:space="preserve"> as the arguments.</w:delText>
        </w:r>
      </w:del>
    </w:p>
    <w:p w:rsidR="00250582" w:rsidRPr="00E77497" w:rsidDel="001C7046" w:rsidRDefault="00250582" w:rsidP="009A20C6">
      <w:pPr>
        <w:pStyle w:val="Alg4"/>
        <w:numPr>
          <w:ilvl w:val="2"/>
          <w:numId w:val="398"/>
        </w:numPr>
        <w:rPr>
          <w:ins w:id="8299" w:author="Rev 3 Allen Wirfs-Brock" w:date="2011-08-30T17:58:00Z"/>
          <w:del w:id="8300" w:author="Rev 11 Allen Wirfs-Brock" w:date="2012-10-18T15:48:00Z"/>
        </w:rPr>
      </w:pPr>
      <w:ins w:id="8301" w:author="Rev 3 Allen Wirfs-Brock" w:date="2011-08-30T17:58:00Z">
        <w:del w:id="8302" w:author="Rev 11 Allen Wirfs-Brock" w:date="2012-10-18T15:48:00Z">
          <w:r w:rsidRPr="00E77497" w:rsidDel="001C7046">
            <w:delText xml:space="preserve">Call </w:delText>
          </w:r>
          <w:r w:rsidRPr="00E77497" w:rsidDel="001C7046">
            <w:rPr>
              <w:i/>
            </w:rPr>
            <w:delText>env</w:delText>
          </w:r>
          <w:r w:rsidRPr="00E77497" w:rsidDel="001C7046">
            <w:delText xml:space="preserve">’s InitializeBinding concrete method passing </w:delText>
          </w:r>
          <w:r w:rsidRPr="00E77497" w:rsidDel="001C7046">
            <w:rPr>
              <w:i/>
            </w:rPr>
            <w:delText>fn</w:delText>
          </w:r>
          <w:r w:rsidRPr="00E77497" w:rsidDel="001C7046">
            <w:delText xml:space="preserve">, and </w:delText>
          </w:r>
          <w:r w:rsidRPr="00E77497" w:rsidDel="001C7046">
            <w:rPr>
              <w:b/>
            </w:rPr>
            <w:delText>undefined</w:delText>
          </w:r>
          <w:r w:rsidRPr="00E77497" w:rsidDel="001C7046">
            <w:delText xml:space="preserve"> as the arguments.</w:delText>
          </w:r>
        </w:del>
      </w:ins>
    </w:p>
    <w:p w:rsidR="004C02EF" w:rsidRPr="00E77497" w:rsidDel="001C7046" w:rsidRDefault="004C02EF" w:rsidP="009A20C6">
      <w:pPr>
        <w:pStyle w:val="Alg4"/>
        <w:numPr>
          <w:ilvl w:val="1"/>
          <w:numId w:val="398"/>
        </w:numPr>
        <w:rPr>
          <w:del w:id="8303" w:author="Rev 11 Allen Wirfs-Brock" w:date="2012-10-18T15:48:00Z"/>
        </w:rPr>
      </w:pPr>
      <w:del w:id="8304" w:author="Rev 11 Allen Wirfs-Brock" w:date="2012-10-18T15:48:00Z">
        <w:r w:rsidRPr="00E77497" w:rsidDel="001C7046">
          <w:delText xml:space="preserve">Else if </w:delText>
        </w:r>
        <w:r w:rsidRPr="00E77497" w:rsidDel="001C7046">
          <w:rPr>
            <w:i/>
            <w:iCs/>
          </w:rPr>
          <w:delText>env</w:delText>
        </w:r>
        <w:r w:rsidRPr="00E77497" w:rsidDel="001C7046">
          <w:delText xml:space="preserve"> is the environment record component of the global environment then</w:delText>
        </w:r>
      </w:del>
    </w:p>
    <w:p w:rsidR="004C02EF" w:rsidRPr="00E77497" w:rsidDel="001C7046" w:rsidRDefault="004C02EF" w:rsidP="009A20C6">
      <w:pPr>
        <w:pStyle w:val="Alg4"/>
        <w:numPr>
          <w:ilvl w:val="2"/>
          <w:numId w:val="398"/>
        </w:numPr>
        <w:rPr>
          <w:del w:id="8305" w:author="Rev 11 Allen Wirfs-Brock" w:date="2012-10-18T15:48:00Z"/>
        </w:rPr>
      </w:pPr>
      <w:del w:id="8306" w:author="Rev 11 Allen Wirfs-Brock" w:date="2012-10-18T15:48:00Z">
        <w:r w:rsidRPr="00E77497" w:rsidDel="001C7046">
          <w:delText xml:space="preserve">Let </w:delText>
        </w:r>
        <w:r w:rsidRPr="00E77497" w:rsidDel="001C7046">
          <w:rPr>
            <w:i/>
          </w:rPr>
          <w:delText>go</w:delText>
        </w:r>
        <w:r w:rsidRPr="00E77497" w:rsidDel="001C7046">
          <w:delText xml:space="preserve"> be the global object.</w:delText>
        </w:r>
      </w:del>
    </w:p>
    <w:p w:rsidR="004C02EF" w:rsidRPr="00E77497" w:rsidDel="001C7046" w:rsidRDefault="004C02EF" w:rsidP="009A20C6">
      <w:pPr>
        <w:pStyle w:val="Alg4"/>
        <w:numPr>
          <w:ilvl w:val="2"/>
          <w:numId w:val="398"/>
        </w:numPr>
        <w:rPr>
          <w:del w:id="8307" w:author="Rev 11 Allen Wirfs-Brock" w:date="2012-10-18T15:48:00Z"/>
        </w:rPr>
      </w:pPr>
      <w:del w:id="8308" w:author="Rev 11 Allen Wirfs-Brock" w:date="2012-10-18T15:48:00Z">
        <w:r w:rsidRPr="00E77497" w:rsidDel="001C7046">
          <w:delText xml:space="preserve">Let </w:delText>
        </w:r>
        <w:r w:rsidRPr="00E77497" w:rsidDel="001C7046">
          <w:rPr>
            <w:i/>
            <w:iCs/>
          </w:rPr>
          <w:delText>existingProp</w:delText>
        </w:r>
        <w:r w:rsidRPr="00E77497" w:rsidDel="001C7046">
          <w:delText xml:space="preserve"> be the resulting of calling the [[Get</w:delText>
        </w:r>
      </w:del>
      <w:ins w:id="8309" w:author="Allen Wirfs-Brock rev2" w:date="2011-07-21T15:48:00Z">
        <w:del w:id="8310" w:author="Rev 11 Allen Wirfs-Brock" w:date="2012-10-18T15:48:00Z">
          <w:r w:rsidR="002801CD" w:rsidRPr="00E77497" w:rsidDel="001C7046">
            <w:delText>Own</w:delText>
          </w:r>
        </w:del>
      </w:ins>
      <w:del w:id="8311" w:author="Rev 11 Allen Wirfs-Brock" w:date="2012-10-18T15:48:00Z">
        <w:r w:rsidRPr="00E77497" w:rsidDel="001C7046">
          <w:delText xml:space="preserve">Property]] internal method of </w:delText>
        </w:r>
        <w:r w:rsidRPr="00E77497" w:rsidDel="001C7046">
          <w:rPr>
            <w:i/>
            <w:iCs/>
          </w:rPr>
          <w:delText>go</w:delText>
        </w:r>
        <w:r w:rsidRPr="00E77497" w:rsidDel="001C7046">
          <w:delText xml:space="preserve"> with argument </w:delText>
        </w:r>
        <w:r w:rsidRPr="00E77497" w:rsidDel="001C7046">
          <w:rPr>
            <w:i/>
            <w:iCs/>
          </w:rPr>
          <w:delText>fn</w:delText>
        </w:r>
        <w:r w:rsidRPr="00E77497" w:rsidDel="001C7046">
          <w:delText>.</w:delText>
        </w:r>
      </w:del>
    </w:p>
    <w:p w:rsidR="004C02EF" w:rsidRPr="00E77497" w:rsidDel="001C7046" w:rsidRDefault="004C02EF" w:rsidP="009A20C6">
      <w:pPr>
        <w:pStyle w:val="Alg4"/>
        <w:numPr>
          <w:ilvl w:val="2"/>
          <w:numId w:val="398"/>
        </w:numPr>
        <w:rPr>
          <w:del w:id="8312" w:author="Rev 11 Allen Wirfs-Brock" w:date="2012-10-18T15:48:00Z"/>
        </w:rPr>
      </w:pPr>
      <w:del w:id="8313" w:author="Rev 11 Allen Wirfs-Brock" w:date="2012-10-18T15:48:00Z">
        <w:r w:rsidRPr="00E77497" w:rsidDel="001C7046">
          <w:delText xml:space="preserve">If </w:delText>
        </w:r>
      </w:del>
      <w:ins w:id="8314" w:author="Allen Wirfs-Brock rev2" w:date="2011-07-21T15:49:00Z">
        <w:del w:id="8315" w:author="Rev 11 Allen Wirfs-Brock" w:date="2012-10-18T15:48:00Z">
          <w:r w:rsidR="002801CD" w:rsidRPr="00E77497" w:rsidDel="001C7046">
            <w:rPr>
              <w:i/>
              <w:iCs/>
            </w:rPr>
            <w:delText>existingProp</w:delText>
          </w:r>
          <w:r w:rsidR="002801CD" w:rsidRPr="00E77497" w:rsidDel="001C7046">
            <w:delText xml:space="preserve"> is </w:delText>
          </w:r>
          <w:r w:rsidR="002801CD" w:rsidRPr="00E77497" w:rsidDel="001C7046">
            <w:rPr>
              <w:b/>
            </w:rPr>
            <w:delText>undefined</w:delText>
          </w:r>
          <w:r w:rsidR="002801CD" w:rsidRPr="00E77497" w:rsidDel="001C7046">
            <w:delText xml:space="preserve"> or</w:delText>
          </w:r>
          <w:r w:rsidR="002801CD" w:rsidRPr="00E77497" w:rsidDel="001C7046">
            <w:rPr>
              <w:i/>
              <w:iCs/>
            </w:rPr>
            <w:delText xml:space="preserve"> </w:delText>
          </w:r>
        </w:del>
      </w:ins>
      <w:del w:id="8316" w:author="Rev 11 Allen Wirfs-Brock" w:date="2012-10-18T15:48:00Z">
        <w:r w:rsidRPr="00E77497" w:rsidDel="001C7046">
          <w:rPr>
            <w:i/>
            <w:iCs/>
          </w:rPr>
          <w:delText>existingProp</w:delText>
        </w:r>
        <w:r w:rsidRPr="00E77497" w:rsidDel="001C7046">
          <w:delText xml:space="preserve"> .[[Configurable]] is </w:delText>
        </w:r>
        <w:r w:rsidRPr="00E77497" w:rsidDel="001C7046">
          <w:rPr>
            <w:b/>
            <w:bCs/>
          </w:rPr>
          <w:delText>true</w:delText>
        </w:r>
        <w:r w:rsidRPr="00E77497" w:rsidDel="001C7046">
          <w:delText>, then</w:delText>
        </w:r>
      </w:del>
    </w:p>
    <w:p w:rsidR="004C02EF" w:rsidRPr="00E77497" w:rsidDel="001C7046" w:rsidRDefault="004C02EF" w:rsidP="009A20C6">
      <w:pPr>
        <w:pStyle w:val="Alg4"/>
        <w:numPr>
          <w:ilvl w:val="3"/>
          <w:numId w:val="398"/>
        </w:numPr>
        <w:rPr>
          <w:del w:id="8317" w:author="Rev 11 Allen Wirfs-Brock" w:date="2012-10-18T15:48:00Z"/>
        </w:rPr>
      </w:pPr>
      <w:del w:id="8318" w:author="Rev 11 Allen Wirfs-Brock" w:date="2012-10-18T15:48:00Z">
        <w:r w:rsidRPr="00E77497" w:rsidDel="001C7046">
          <w:delText xml:space="preserve">Call the [[DefineOwnProperty]] internal method of </w:delText>
        </w:r>
        <w:r w:rsidRPr="00E77497" w:rsidDel="001C7046">
          <w:rPr>
            <w:i/>
            <w:iCs/>
          </w:rPr>
          <w:delText>go</w:delText>
        </w:r>
        <w:r w:rsidRPr="00E77497" w:rsidDel="001C7046">
          <w:delText xml:space="preserve">, passing </w:delText>
        </w:r>
        <w:r w:rsidRPr="00E77497" w:rsidDel="001C7046">
          <w:rPr>
            <w:i/>
            <w:iCs/>
          </w:rPr>
          <w:delText>fn</w:delText>
        </w:r>
        <w:r w:rsidRPr="00E77497" w:rsidDel="001C7046">
          <w:delText>, Property Descriptor {[[Value]]:</w:delText>
        </w:r>
        <w:r w:rsidRPr="00E77497" w:rsidDel="001C7046">
          <w:rPr>
            <w:i/>
            <w:iCs/>
          </w:rPr>
          <w:delText xml:space="preserve"> </w:delText>
        </w:r>
        <w:r w:rsidRPr="00E77497" w:rsidDel="001C7046">
          <w:rPr>
            <w:b/>
            <w:iCs/>
          </w:rPr>
          <w:delText>undefined</w:delText>
        </w:r>
        <w:r w:rsidRPr="00E77497" w:rsidDel="001C7046">
          <w:delText xml:space="preserve">, [[Writable]]: </w:delText>
        </w:r>
        <w:r w:rsidRPr="00E77497" w:rsidDel="001C7046">
          <w:rPr>
            <w:b/>
            <w:bCs/>
          </w:rPr>
          <w:delText>true</w:delText>
        </w:r>
        <w:r w:rsidRPr="00E77497" w:rsidDel="001C7046">
          <w:delText xml:space="preserve">, [[Enumerable]]: </w:delText>
        </w:r>
        <w:r w:rsidRPr="00E77497" w:rsidDel="001C7046">
          <w:rPr>
            <w:b/>
            <w:bCs/>
          </w:rPr>
          <w:delText>true</w:delText>
        </w:r>
        <w:r w:rsidRPr="00E77497" w:rsidDel="001C7046">
          <w:delText xml:space="preserve"> , [[Configurable]]: </w:delText>
        </w:r>
        <w:r w:rsidRPr="00E77497" w:rsidDel="001C7046">
          <w:rPr>
            <w:i/>
            <w:iCs/>
          </w:rPr>
          <w:delText>configurableBindings</w:delText>
        </w:r>
        <w:r w:rsidRPr="00E77497" w:rsidDel="001C7046">
          <w:delText xml:space="preserve"> }, and </w:delText>
        </w:r>
        <w:r w:rsidRPr="00E77497" w:rsidDel="001C7046">
          <w:rPr>
            <w:b/>
            <w:bCs/>
          </w:rPr>
          <w:delText>true</w:delText>
        </w:r>
        <w:r w:rsidRPr="00E77497" w:rsidDel="001C7046">
          <w:delText xml:space="preserve"> as arguments.</w:delText>
        </w:r>
      </w:del>
    </w:p>
    <w:p w:rsidR="004C02EF" w:rsidRPr="00E77497" w:rsidDel="001C7046" w:rsidRDefault="004C02EF" w:rsidP="009A20C6">
      <w:pPr>
        <w:pStyle w:val="Alg4"/>
        <w:numPr>
          <w:ilvl w:val="2"/>
          <w:numId w:val="398"/>
        </w:numPr>
        <w:rPr>
          <w:del w:id="8319" w:author="Rev 11 Allen Wirfs-Brock" w:date="2012-10-18T15:48:00Z"/>
        </w:rPr>
      </w:pPr>
      <w:del w:id="8320" w:author="Rev 11 Allen Wirfs-Brock" w:date="2012-10-18T15:48:00Z">
        <w:r w:rsidRPr="00E77497" w:rsidDel="001C7046">
          <w:delText>Else if IsAccessorDescr</w:delText>
        </w:r>
        <w:r w:rsidR="00330F2A" w:rsidRPr="00E77497" w:rsidDel="001C7046">
          <w:delText>i</w:delText>
        </w:r>
        <w:r w:rsidRPr="00E77497" w:rsidDel="001C7046">
          <w:delText>ptor(</w:delText>
        </w:r>
        <w:r w:rsidRPr="00E77497" w:rsidDel="001C7046">
          <w:rPr>
            <w:i/>
            <w:iCs/>
          </w:rPr>
          <w:delText>existingProp</w:delText>
        </w:r>
        <w:r w:rsidRPr="00E77497" w:rsidDel="001C7046">
          <w:delText xml:space="preserve">) or </w:delText>
        </w:r>
        <w:r w:rsidRPr="00E77497" w:rsidDel="001C7046">
          <w:rPr>
            <w:i/>
            <w:iCs/>
          </w:rPr>
          <w:delText>existingProp</w:delText>
        </w:r>
        <w:r w:rsidRPr="00E77497" w:rsidDel="001C7046">
          <w:delText xml:space="preserve"> does not have attribute values {[[Writable]]: </w:delText>
        </w:r>
        <w:r w:rsidRPr="00E77497" w:rsidDel="001C7046">
          <w:rPr>
            <w:b/>
            <w:bCs/>
          </w:rPr>
          <w:delText>true</w:delText>
        </w:r>
        <w:r w:rsidRPr="00E77497" w:rsidDel="001C7046">
          <w:delText xml:space="preserve">, [[Enumerable]]: </w:delText>
        </w:r>
        <w:r w:rsidRPr="00E77497" w:rsidDel="001C7046">
          <w:rPr>
            <w:b/>
            <w:bCs/>
          </w:rPr>
          <w:delText>true</w:delText>
        </w:r>
        <w:r w:rsidRPr="00E77497" w:rsidDel="001C7046">
          <w:delText>}, then</w:delText>
        </w:r>
      </w:del>
    </w:p>
    <w:p w:rsidR="004C02EF" w:rsidRPr="00E77497" w:rsidDel="001C7046" w:rsidRDefault="004C02EF" w:rsidP="009A20C6">
      <w:pPr>
        <w:pStyle w:val="Alg4"/>
        <w:numPr>
          <w:ilvl w:val="3"/>
          <w:numId w:val="398"/>
        </w:numPr>
        <w:rPr>
          <w:del w:id="8321" w:author="Rev 11 Allen Wirfs-Brock" w:date="2012-10-18T15:48:00Z"/>
        </w:rPr>
      </w:pPr>
      <w:del w:id="8322" w:author="Rev 11 Allen Wirfs-Brock" w:date="2012-10-18T15:48:00Z">
        <w:r w:rsidRPr="00E77497" w:rsidDel="001C7046">
          <w:delText>Throw a TypeError exception.</w:delText>
        </w:r>
      </w:del>
    </w:p>
    <w:p w:rsidR="004C02EF" w:rsidRPr="00E77497" w:rsidDel="001C7046" w:rsidRDefault="0039463E" w:rsidP="009A20C6">
      <w:pPr>
        <w:pStyle w:val="Alg4"/>
        <w:numPr>
          <w:ilvl w:val="1"/>
          <w:numId w:val="398"/>
        </w:numPr>
        <w:rPr>
          <w:del w:id="8323" w:author="Rev 11 Allen Wirfs-Brock" w:date="2012-10-18T15:48:00Z"/>
        </w:rPr>
      </w:pPr>
      <w:ins w:id="8324" w:author="Rev 9 Allen Wirfs-Brock" w:date="2012-07-08T13:59:00Z">
        <w:del w:id="8325" w:author="Rev 11 Allen Wirfs-Brock" w:date="2012-10-18T15:48:00Z">
          <w:r w:rsidDel="001C7046">
            <w:delText xml:space="preserve">Let </w:delText>
          </w:r>
          <w:r w:rsidRPr="0039463E" w:rsidDel="001C7046">
            <w:rPr>
              <w:i/>
            </w:rPr>
            <w:delText>status</w:delText>
          </w:r>
          <w:r w:rsidDel="001C7046">
            <w:delText xml:space="preserve"> be the result of calling</w:delText>
          </w:r>
          <w:r w:rsidRPr="00B820AB" w:rsidDel="001C7046">
            <w:delText xml:space="preserve"> </w:delText>
          </w:r>
        </w:del>
      </w:ins>
      <w:del w:id="8326" w:author="Rev 11 Allen Wirfs-Brock" w:date="2012-10-18T15:48:00Z">
        <w:r w:rsidR="004C02EF" w:rsidRPr="00E77497" w:rsidDel="001C7046">
          <w:delText xml:space="preserve">Call </w:delText>
        </w:r>
        <w:r w:rsidR="004C02EF" w:rsidRPr="00E77497" w:rsidDel="001C7046">
          <w:rPr>
            <w:i/>
          </w:rPr>
          <w:delText>env’s</w:delText>
        </w:r>
        <w:r w:rsidR="004C02EF" w:rsidRPr="00E77497" w:rsidDel="001C7046">
          <w:delText xml:space="preserve"> SetMutableBinding concrete method passing </w:delText>
        </w:r>
        <w:r w:rsidR="004C02EF" w:rsidRPr="00E77497" w:rsidDel="001C7046">
          <w:rPr>
            <w:i/>
          </w:rPr>
          <w:delText>fn</w:delText>
        </w:r>
        <w:r w:rsidR="004C02EF" w:rsidRPr="00E77497" w:rsidDel="001C7046">
          <w:delText xml:space="preserve">, </w:delText>
        </w:r>
        <w:r w:rsidR="004C02EF" w:rsidRPr="00E77497" w:rsidDel="001C7046">
          <w:rPr>
            <w:i/>
          </w:rPr>
          <w:delText>fo</w:delText>
        </w:r>
        <w:r w:rsidR="004C02EF" w:rsidRPr="00E77497" w:rsidDel="001C7046">
          <w:delText xml:space="preserve">, and </w:delText>
        </w:r>
        <w:r w:rsidR="004C02EF" w:rsidRPr="00E77497" w:rsidDel="001C7046">
          <w:rPr>
            <w:i/>
          </w:rPr>
          <w:delText>strict</w:delText>
        </w:r>
        <w:r w:rsidR="004C02EF" w:rsidRPr="00E77497" w:rsidDel="001C7046">
          <w:delText xml:space="preserve"> as the arguments.</w:delText>
        </w:r>
      </w:del>
    </w:p>
    <w:p w:rsidR="0039463E" w:rsidDel="001C7046" w:rsidRDefault="0039463E" w:rsidP="0039463E">
      <w:pPr>
        <w:pStyle w:val="Alg4"/>
        <w:numPr>
          <w:ilvl w:val="1"/>
          <w:numId w:val="398"/>
        </w:numPr>
        <w:rPr>
          <w:ins w:id="8327" w:author="Rev 9 Allen Wirfs-Brock" w:date="2012-07-08T13:59:00Z"/>
          <w:del w:id="8328" w:author="Rev 11 Allen Wirfs-Brock" w:date="2012-10-18T15:48:00Z"/>
        </w:rPr>
      </w:pPr>
      <w:ins w:id="8329" w:author="Rev 9 Allen Wirfs-Brock" w:date="2012-07-08T13:59:00Z">
        <w:del w:id="8330" w:author="Rev 11 Allen Wirfs-Brock" w:date="2012-10-18T15:48:00Z">
          <w:r w:rsidDel="001C7046">
            <w:delText>ReturnIfAbrupt(</w:delText>
          </w:r>
          <w:r w:rsidRPr="0039463E" w:rsidDel="001C7046">
            <w:delText>status</w:delText>
          </w:r>
          <w:r w:rsidDel="001C7046">
            <w:delText>).</w:delText>
          </w:r>
        </w:del>
      </w:ins>
    </w:p>
    <w:p w:rsidR="004C02EF" w:rsidRPr="00E77497" w:rsidDel="001C7046" w:rsidRDefault="004C02EF" w:rsidP="009A20C6">
      <w:pPr>
        <w:pStyle w:val="Alg4"/>
        <w:numPr>
          <w:ilvl w:val="0"/>
          <w:numId w:val="398"/>
        </w:numPr>
        <w:rPr>
          <w:del w:id="8331" w:author="Rev 11 Allen Wirfs-Brock" w:date="2012-10-18T15:48:00Z"/>
        </w:rPr>
      </w:pPr>
      <w:del w:id="8332" w:author="Rev 11 Allen Wirfs-Brock" w:date="2012-10-18T15:48:00Z">
        <w:r w:rsidRPr="00E77497" w:rsidDel="001C7046">
          <w:delText xml:space="preserve">Let </w:delText>
        </w:r>
        <w:r w:rsidRPr="00E77497" w:rsidDel="001C7046">
          <w:rPr>
            <w:i/>
          </w:rPr>
          <w:delText xml:space="preserve">argumentsAlreadyDeclared </w:delText>
        </w:r>
        <w:r w:rsidRPr="00E77497" w:rsidDel="001C7046">
          <w:delText xml:space="preserve">be the result of calling </w:delText>
        </w:r>
        <w:r w:rsidRPr="00E77497" w:rsidDel="001C7046">
          <w:rPr>
            <w:i/>
          </w:rPr>
          <w:delText>env’s</w:delText>
        </w:r>
        <w:r w:rsidRPr="00E77497" w:rsidDel="001C7046">
          <w:delText xml:space="preserve"> HasBinding concrete method passing </w:delText>
        </w:r>
        <w:r w:rsidRPr="00E77497" w:rsidDel="001C7046">
          <w:rPr>
            <w:rFonts w:ascii="Courier New" w:hAnsi="Courier New" w:cs="Courier New"/>
            <w:b/>
          </w:rPr>
          <w:delText>"arguments"</w:delText>
        </w:r>
        <w:r w:rsidRPr="00E77497" w:rsidDel="001C7046">
          <w:rPr>
            <w:b/>
          </w:rPr>
          <w:delText xml:space="preserve"> </w:delText>
        </w:r>
        <w:r w:rsidRPr="00E77497" w:rsidDel="001C7046">
          <w:delText>as the argument.</w:delText>
        </w:r>
      </w:del>
    </w:p>
    <w:p w:rsidR="004C02EF" w:rsidRPr="00E77497" w:rsidDel="001C7046" w:rsidRDefault="004C02EF" w:rsidP="009A20C6">
      <w:pPr>
        <w:pStyle w:val="Alg4"/>
        <w:numPr>
          <w:ilvl w:val="0"/>
          <w:numId w:val="398"/>
        </w:numPr>
        <w:rPr>
          <w:del w:id="8333" w:author="Rev 11 Allen Wirfs-Brock" w:date="2012-10-18T15:48:00Z"/>
        </w:rPr>
      </w:pPr>
      <w:del w:id="8334" w:author="Rev 11 Allen Wirfs-Brock" w:date="2012-10-18T15:48:00Z">
        <w:r w:rsidRPr="00E77497" w:rsidDel="001C7046">
          <w:delText xml:space="preserve">If </w:delText>
        </w:r>
        <w:r w:rsidRPr="00E77497" w:rsidDel="001C7046">
          <w:rPr>
            <w:i/>
          </w:rPr>
          <w:delText>code</w:delText>
        </w:r>
        <w:r w:rsidRPr="00E77497" w:rsidDel="001C7046">
          <w:delText xml:space="preserve"> is function code and </w:delText>
        </w:r>
        <w:r w:rsidRPr="00E77497" w:rsidDel="001C7046">
          <w:rPr>
            <w:i/>
          </w:rPr>
          <w:delText xml:space="preserve">argumentsAlreadyDeclared </w:delText>
        </w:r>
        <w:r w:rsidRPr="00E77497" w:rsidDel="001C7046">
          <w:delText xml:space="preserve">is </w:delText>
        </w:r>
        <w:r w:rsidRPr="00E77497" w:rsidDel="001C7046">
          <w:rPr>
            <w:b/>
          </w:rPr>
          <w:delText>false</w:delText>
        </w:r>
        <w:r w:rsidRPr="00E77497" w:rsidDel="001C7046">
          <w:delText>, then</w:delText>
        </w:r>
      </w:del>
    </w:p>
    <w:p w:rsidR="004C02EF" w:rsidRPr="00E77497" w:rsidDel="001C7046" w:rsidRDefault="004C02EF">
      <w:pPr>
        <w:pStyle w:val="Alg4"/>
        <w:numPr>
          <w:ilvl w:val="1"/>
          <w:numId w:val="398"/>
        </w:numPr>
        <w:rPr>
          <w:del w:id="8335" w:author="Rev 11 Allen Wirfs-Brock" w:date="2012-10-18T15:48:00Z"/>
        </w:rPr>
        <w:pPrChange w:id="8336" w:author="Rev 4 Allen Wirfs-Brock" w:date="2011-11-07T12:16:00Z">
          <w:pPr>
            <w:pStyle w:val="Alg4"/>
            <w:numPr>
              <w:ilvl w:val="1"/>
              <w:numId w:val="405"/>
            </w:numPr>
            <w:tabs>
              <w:tab w:val="num" w:pos="1080"/>
            </w:tabs>
            <w:ind w:left="1080" w:hanging="360"/>
          </w:pPr>
        </w:pPrChange>
      </w:pPr>
      <w:del w:id="8337" w:author="Rev 11 Allen Wirfs-Brock" w:date="2012-10-18T15:48:00Z">
        <w:r w:rsidRPr="00E77497" w:rsidDel="001C7046">
          <w:delText xml:space="preserve">Let </w:delText>
        </w:r>
        <w:r w:rsidRPr="00E77497" w:rsidDel="001C7046">
          <w:rPr>
            <w:i/>
          </w:rPr>
          <w:delText xml:space="preserve">argsObj </w:delText>
        </w:r>
        <w:r w:rsidRPr="00E77497" w:rsidDel="001C7046">
          <w:delText xml:space="preserve">be the result of calling the abstract operation CreateArgumentsObject (10.6) passing  </w:delText>
        </w:r>
        <w:r w:rsidRPr="00E77497" w:rsidDel="001C7046">
          <w:rPr>
            <w:i/>
          </w:rPr>
          <w:delText>func, names, args,</w:delText>
        </w:r>
        <w:r w:rsidRPr="00E77497" w:rsidDel="001C7046">
          <w:delText xml:space="preserve"> </w:delText>
        </w:r>
        <w:r w:rsidRPr="00E77497" w:rsidDel="001C7046">
          <w:rPr>
            <w:i/>
          </w:rPr>
          <w:delText xml:space="preserve">env </w:delText>
        </w:r>
        <w:r w:rsidRPr="00E77497" w:rsidDel="001C7046">
          <w:delText xml:space="preserve">and </w:delText>
        </w:r>
        <w:r w:rsidRPr="00E77497" w:rsidDel="001C7046">
          <w:rPr>
            <w:i/>
          </w:rPr>
          <w:delText>strict</w:delText>
        </w:r>
        <w:r w:rsidRPr="00E77497" w:rsidDel="001C7046">
          <w:delText xml:space="preserve"> as arguments.</w:delText>
        </w:r>
      </w:del>
    </w:p>
    <w:p w:rsidR="004C02EF" w:rsidRPr="00E77497" w:rsidDel="001C7046" w:rsidRDefault="004C02EF">
      <w:pPr>
        <w:pStyle w:val="Alg4"/>
        <w:numPr>
          <w:ilvl w:val="1"/>
          <w:numId w:val="398"/>
        </w:numPr>
        <w:rPr>
          <w:del w:id="8338" w:author="Rev 11 Allen Wirfs-Brock" w:date="2012-10-18T15:48:00Z"/>
        </w:rPr>
        <w:pPrChange w:id="8339" w:author="Rev 4 Allen Wirfs-Brock" w:date="2011-11-07T12:16:00Z">
          <w:pPr>
            <w:pStyle w:val="Alg4"/>
            <w:numPr>
              <w:ilvl w:val="1"/>
              <w:numId w:val="405"/>
            </w:numPr>
            <w:tabs>
              <w:tab w:val="num" w:pos="1080"/>
            </w:tabs>
            <w:ind w:left="1080" w:hanging="360"/>
          </w:pPr>
        </w:pPrChange>
      </w:pPr>
      <w:del w:id="8340" w:author="Rev 11 Allen Wirfs-Brock" w:date="2012-10-18T15:48:00Z">
        <w:r w:rsidRPr="00E77497" w:rsidDel="001C7046">
          <w:delText xml:space="preserve">If </w:delText>
        </w:r>
        <w:r w:rsidRPr="00E77497" w:rsidDel="001C7046">
          <w:rPr>
            <w:i/>
          </w:rPr>
          <w:delText>strict</w:delText>
        </w:r>
        <w:r w:rsidRPr="00E77497" w:rsidDel="001C7046">
          <w:delText xml:space="preserve"> is </w:delText>
        </w:r>
        <w:r w:rsidRPr="00E77497" w:rsidDel="001C7046">
          <w:rPr>
            <w:b/>
          </w:rPr>
          <w:delText>true</w:delText>
        </w:r>
        <w:r w:rsidRPr="00E77497" w:rsidDel="001C7046">
          <w:delText xml:space="preserve">, then </w:delText>
        </w:r>
      </w:del>
    </w:p>
    <w:p w:rsidR="004C02EF" w:rsidRPr="00E77497" w:rsidDel="001C7046" w:rsidRDefault="004C02EF">
      <w:pPr>
        <w:pStyle w:val="Alg4"/>
        <w:numPr>
          <w:ilvl w:val="2"/>
          <w:numId w:val="398"/>
        </w:numPr>
        <w:rPr>
          <w:del w:id="8341" w:author="Rev 11 Allen Wirfs-Brock" w:date="2012-10-18T15:48:00Z"/>
        </w:rPr>
        <w:pPrChange w:id="8342" w:author="Rev 4 Allen Wirfs-Brock" w:date="2011-11-07T12:16:00Z">
          <w:pPr>
            <w:pStyle w:val="Alg4"/>
            <w:numPr>
              <w:ilvl w:val="2"/>
              <w:numId w:val="405"/>
            </w:numPr>
            <w:tabs>
              <w:tab w:val="num" w:pos="1800"/>
            </w:tabs>
            <w:ind w:left="1800" w:hanging="360"/>
          </w:pPr>
        </w:pPrChange>
      </w:pPr>
      <w:del w:id="8343" w:author="Rev 11 Allen Wirfs-Brock" w:date="2012-10-18T15:48:00Z">
        <w:r w:rsidRPr="00E77497" w:rsidDel="001C7046">
          <w:delText xml:space="preserve">Call </w:delText>
        </w:r>
        <w:r w:rsidRPr="00E77497" w:rsidDel="001C7046">
          <w:rPr>
            <w:i/>
          </w:rPr>
          <w:delText>env</w:delText>
        </w:r>
        <w:r w:rsidRPr="00E77497" w:rsidDel="001C7046">
          <w:delText>’s CreateImmutableBinding concrete method passing the String "</w:delText>
        </w:r>
        <w:r w:rsidRPr="00E77497" w:rsidDel="001C7046">
          <w:rPr>
            <w:rFonts w:ascii="Courier New" w:hAnsi="Courier New" w:cs="Courier New"/>
            <w:b/>
          </w:rPr>
          <w:delText>arguments</w:delText>
        </w:r>
        <w:r w:rsidRPr="00E77497" w:rsidDel="001C7046">
          <w:delText>" as the argument.</w:delText>
        </w:r>
      </w:del>
    </w:p>
    <w:p w:rsidR="004C02EF" w:rsidRPr="00E77497" w:rsidDel="001C7046" w:rsidRDefault="004C02EF">
      <w:pPr>
        <w:pStyle w:val="Alg4"/>
        <w:numPr>
          <w:ilvl w:val="2"/>
          <w:numId w:val="398"/>
        </w:numPr>
        <w:rPr>
          <w:del w:id="8344" w:author="Rev 11 Allen Wirfs-Brock" w:date="2012-10-18T15:48:00Z"/>
        </w:rPr>
        <w:pPrChange w:id="8345" w:author="Rev 4 Allen Wirfs-Brock" w:date="2011-11-07T12:16:00Z">
          <w:pPr>
            <w:pStyle w:val="Alg4"/>
            <w:numPr>
              <w:ilvl w:val="2"/>
              <w:numId w:val="405"/>
            </w:numPr>
            <w:tabs>
              <w:tab w:val="num" w:pos="1800"/>
            </w:tabs>
            <w:ind w:left="1800" w:hanging="360"/>
          </w:pPr>
        </w:pPrChange>
      </w:pPr>
      <w:del w:id="8346" w:author="Rev 11 Allen Wirfs-Brock" w:date="2012-10-18T15:48:00Z">
        <w:r w:rsidRPr="00E77497" w:rsidDel="001C7046">
          <w:delText xml:space="preserve">Call </w:delText>
        </w:r>
        <w:r w:rsidRPr="00E77497" w:rsidDel="001C7046">
          <w:rPr>
            <w:i/>
          </w:rPr>
          <w:delText>env</w:delText>
        </w:r>
        <w:r w:rsidRPr="00E77497" w:rsidDel="001C7046">
          <w:delText>’s InitializeImmutableBinding concrete method passing "</w:delText>
        </w:r>
        <w:r w:rsidRPr="00E77497" w:rsidDel="001C7046">
          <w:rPr>
            <w:rFonts w:ascii="Courier New" w:hAnsi="Courier New" w:cs="Courier New"/>
            <w:b/>
          </w:rPr>
          <w:delText>arguments</w:delText>
        </w:r>
        <w:r w:rsidRPr="00E77497" w:rsidDel="001C7046">
          <w:delText xml:space="preserve">" and </w:delText>
        </w:r>
        <w:r w:rsidRPr="00E77497" w:rsidDel="001C7046">
          <w:rPr>
            <w:i/>
          </w:rPr>
          <w:delText xml:space="preserve">argsObj </w:delText>
        </w:r>
        <w:r w:rsidRPr="00E77497" w:rsidDel="001C7046">
          <w:delText>as arguments.</w:delText>
        </w:r>
      </w:del>
    </w:p>
    <w:p w:rsidR="004C02EF" w:rsidRPr="00E77497" w:rsidDel="001C7046" w:rsidRDefault="004C02EF">
      <w:pPr>
        <w:pStyle w:val="Alg4"/>
        <w:numPr>
          <w:ilvl w:val="1"/>
          <w:numId w:val="398"/>
        </w:numPr>
        <w:rPr>
          <w:del w:id="8347" w:author="Rev 11 Allen Wirfs-Brock" w:date="2012-10-18T15:48:00Z"/>
        </w:rPr>
        <w:pPrChange w:id="8348" w:author="Rev 4 Allen Wirfs-Brock" w:date="2011-11-07T12:16:00Z">
          <w:pPr>
            <w:pStyle w:val="Alg4"/>
            <w:numPr>
              <w:ilvl w:val="1"/>
              <w:numId w:val="405"/>
            </w:numPr>
            <w:tabs>
              <w:tab w:val="num" w:pos="1080"/>
            </w:tabs>
            <w:ind w:left="1080" w:hanging="360"/>
          </w:pPr>
        </w:pPrChange>
      </w:pPr>
      <w:del w:id="8349" w:author="Rev 11 Allen Wirfs-Brock" w:date="2012-10-18T15:48:00Z">
        <w:r w:rsidRPr="00E77497" w:rsidDel="001C7046">
          <w:delText>Else,</w:delText>
        </w:r>
      </w:del>
    </w:p>
    <w:p w:rsidR="004C02EF" w:rsidRPr="00E77497" w:rsidDel="001C7046" w:rsidRDefault="004C02EF">
      <w:pPr>
        <w:pStyle w:val="Alg4"/>
        <w:numPr>
          <w:ilvl w:val="2"/>
          <w:numId w:val="398"/>
        </w:numPr>
        <w:rPr>
          <w:del w:id="8350" w:author="Rev 11 Allen Wirfs-Brock" w:date="2012-10-18T15:48:00Z"/>
        </w:rPr>
        <w:pPrChange w:id="8351" w:author="Rev 4 Allen Wirfs-Brock" w:date="2011-11-07T12:16:00Z">
          <w:pPr>
            <w:pStyle w:val="Alg4"/>
            <w:numPr>
              <w:ilvl w:val="2"/>
              <w:numId w:val="405"/>
            </w:numPr>
            <w:tabs>
              <w:tab w:val="num" w:pos="1800"/>
            </w:tabs>
            <w:ind w:left="1800" w:hanging="360"/>
          </w:pPr>
        </w:pPrChange>
      </w:pPr>
      <w:del w:id="8352" w:author="Rev 11 Allen Wirfs-Brock" w:date="2012-10-18T15:48:00Z">
        <w:r w:rsidRPr="00E77497" w:rsidDel="001C7046">
          <w:delText xml:space="preserve">Call </w:delText>
        </w:r>
        <w:r w:rsidRPr="00E77497" w:rsidDel="001C7046">
          <w:rPr>
            <w:i/>
          </w:rPr>
          <w:delText>env</w:delText>
        </w:r>
        <w:r w:rsidRPr="00E77497" w:rsidDel="001C7046">
          <w:delText>’s CreateMutableBinding concrete method passing the String "</w:delText>
        </w:r>
        <w:r w:rsidRPr="00E77497" w:rsidDel="001C7046">
          <w:rPr>
            <w:rFonts w:ascii="Courier New" w:hAnsi="Courier New" w:cs="Courier New"/>
            <w:b/>
          </w:rPr>
          <w:delText>arguments</w:delText>
        </w:r>
        <w:r w:rsidRPr="00E77497" w:rsidDel="001C7046">
          <w:delText>" as the argument.</w:delText>
        </w:r>
      </w:del>
    </w:p>
    <w:p w:rsidR="004C02EF" w:rsidRPr="006B6D0A" w:rsidDel="001C7046" w:rsidRDefault="004C02EF">
      <w:pPr>
        <w:pStyle w:val="Alg4"/>
        <w:numPr>
          <w:ilvl w:val="1"/>
          <w:numId w:val="398"/>
        </w:numPr>
        <w:rPr>
          <w:del w:id="8353" w:author="Rev 11 Allen Wirfs-Brock" w:date="2012-10-18T15:48:00Z"/>
          <w:sz w:val="24"/>
          <w:szCs w:val="24"/>
        </w:rPr>
        <w:pPrChange w:id="8354" w:author="Rev 4 Allen Wirfs-Brock" w:date="2011-11-07T12:16:00Z">
          <w:pPr>
            <w:pStyle w:val="Alg4"/>
            <w:numPr>
              <w:ilvl w:val="1"/>
              <w:numId w:val="405"/>
            </w:numPr>
            <w:tabs>
              <w:tab w:val="num" w:pos="1080"/>
            </w:tabs>
            <w:ind w:left="1080" w:hanging="360"/>
          </w:pPr>
        </w:pPrChange>
      </w:pPr>
      <w:del w:id="8355" w:author="Rev 11 Allen Wirfs-Brock" w:date="2012-10-18T15:48:00Z">
        <w:r w:rsidRPr="00E77497" w:rsidDel="001C7046">
          <w:delText xml:space="preserve">Call </w:delText>
        </w:r>
        <w:r w:rsidRPr="00E77497" w:rsidDel="001C7046">
          <w:rPr>
            <w:i/>
          </w:rPr>
          <w:delText>env</w:delText>
        </w:r>
        <w:r w:rsidRPr="00E77497" w:rsidDel="001C7046">
          <w:delText xml:space="preserve">’s SetMutableBinding </w:delText>
        </w:r>
      </w:del>
      <w:ins w:id="8356" w:author="Rev 3 Allen Wirfs-Brock" w:date="2011-08-30T17:41:00Z">
        <w:del w:id="8357" w:author="Rev 11 Allen Wirfs-Brock" w:date="2012-10-18T15:48:00Z">
          <w:r w:rsidR="00404045" w:rsidRPr="00E77497" w:rsidDel="001C7046">
            <w:delText xml:space="preserve">InitializeBinding </w:delText>
          </w:r>
        </w:del>
      </w:ins>
      <w:del w:id="8358" w:author="Rev 11 Allen Wirfs-Brock" w:date="2012-10-18T15:48:00Z">
        <w:r w:rsidRPr="00E77497" w:rsidDel="001C7046">
          <w:delText>concrete method passing "</w:delText>
        </w:r>
        <w:r w:rsidRPr="00E77497" w:rsidDel="001C7046">
          <w:rPr>
            <w:rFonts w:ascii="Courier New" w:hAnsi="Courier New" w:cs="Courier New"/>
            <w:b/>
          </w:rPr>
          <w:delText>arguments</w:delText>
        </w:r>
        <w:r w:rsidRPr="00E77497" w:rsidDel="001C7046">
          <w:delText xml:space="preserve">", </w:delText>
        </w:r>
      </w:del>
      <w:ins w:id="8359" w:author="Rev 3 Allen Wirfs-Brock" w:date="2011-08-30T17:41:00Z">
        <w:del w:id="8360" w:author="Rev 11 Allen Wirfs-Brock" w:date="2012-10-18T15:48:00Z">
          <w:r w:rsidR="00404045" w:rsidRPr="00E77497" w:rsidDel="001C7046">
            <w:delText xml:space="preserve">" and </w:delText>
          </w:r>
        </w:del>
      </w:ins>
      <w:del w:id="8361" w:author="Rev 11 Allen Wirfs-Brock" w:date="2012-10-18T15:48:00Z">
        <w:r w:rsidRPr="00E77497" w:rsidDel="001C7046">
          <w:rPr>
            <w:i/>
          </w:rPr>
          <w:delText>argsObj</w:delText>
        </w:r>
        <w:r w:rsidRPr="00E77497" w:rsidDel="001C7046">
          <w:delText xml:space="preserve">, and </w:delText>
        </w:r>
        <w:r w:rsidRPr="00E77497" w:rsidDel="001C7046">
          <w:rPr>
            <w:b/>
          </w:rPr>
          <w:delText>false</w:delText>
        </w:r>
        <w:r w:rsidRPr="00E77497" w:rsidDel="001C7046">
          <w:rPr>
            <w:i/>
          </w:rPr>
          <w:delText xml:space="preserve"> </w:delText>
        </w:r>
        <w:r w:rsidRPr="00E77497" w:rsidDel="001C7046">
          <w:delText>as arguments.</w:delText>
        </w:r>
      </w:del>
    </w:p>
    <w:p w:rsidR="004C02EF" w:rsidRPr="003B4312" w:rsidDel="001C7046" w:rsidRDefault="004C02EF" w:rsidP="009A20C6">
      <w:pPr>
        <w:pStyle w:val="Alg4"/>
        <w:numPr>
          <w:ilvl w:val="0"/>
          <w:numId w:val="398"/>
        </w:numPr>
        <w:rPr>
          <w:del w:id="8362" w:author="Rev 11 Allen Wirfs-Brock" w:date="2012-10-18T15:48:00Z"/>
        </w:rPr>
      </w:pPr>
      <w:del w:id="8363" w:author="Rev 11 Allen Wirfs-Brock" w:date="2012-10-18T15:48:00Z">
        <w:r w:rsidRPr="004D1BD1" w:rsidDel="001C7046">
          <w:delText xml:space="preserve">For each </w:delText>
        </w:r>
        <w:r w:rsidRPr="004D1BD1" w:rsidDel="001C7046">
          <w:rPr>
            <w:i/>
          </w:rPr>
          <w:delText>VariableDeclaration</w:delText>
        </w:r>
        <w:r w:rsidRPr="003B4312" w:rsidDel="001C7046">
          <w:delText xml:space="preserve"> and </w:delText>
        </w:r>
        <w:r w:rsidRPr="003B4312" w:rsidDel="001C7046">
          <w:rPr>
            <w:i/>
          </w:rPr>
          <w:delText>VariableDeclarationNoIn</w:delText>
        </w:r>
        <w:r w:rsidRPr="003B4312" w:rsidDel="001C7046">
          <w:delText xml:space="preserve"> </w:delText>
        </w:r>
        <w:r w:rsidRPr="003B4312" w:rsidDel="001C7046">
          <w:rPr>
            <w:i/>
          </w:rPr>
          <w:delText xml:space="preserve">d </w:delText>
        </w:r>
        <w:r w:rsidRPr="003B4312" w:rsidDel="001C7046">
          <w:delText xml:space="preserve">in </w:delText>
        </w:r>
        <w:r w:rsidRPr="003B4312" w:rsidDel="001C7046">
          <w:rPr>
            <w:i/>
          </w:rPr>
          <w:delText>code</w:delText>
        </w:r>
        <w:r w:rsidRPr="003B4312" w:rsidDel="001C7046">
          <w:delText>, in source text order do</w:delText>
        </w:r>
      </w:del>
    </w:p>
    <w:p w:rsidR="004C02EF" w:rsidRPr="003B4312" w:rsidDel="001C7046" w:rsidRDefault="004C02EF" w:rsidP="009A20C6">
      <w:pPr>
        <w:pStyle w:val="Alg4"/>
        <w:numPr>
          <w:ilvl w:val="1"/>
          <w:numId w:val="398"/>
        </w:numPr>
        <w:rPr>
          <w:del w:id="8364" w:author="Rev 11 Allen Wirfs-Brock" w:date="2012-10-18T15:48:00Z"/>
          <w:i/>
        </w:rPr>
      </w:pPr>
      <w:del w:id="8365" w:author="Rev 11 Allen Wirfs-Brock" w:date="2012-10-18T15:48:00Z">
        <w:r w:rsidRPr="003B4312" w:rsidDel="001C7046">
          <w:delText xml:space="preserve">Let </w:delText>
        </w:r>
        <w:r w:rsidRPr="003B4312" w:rsidDel="001C7046">
          <w:rPr>
            <w:i/>
          </w:rPr>
          <w:delText>dn</w:delText>
        </w:r>
        <w:r w:rsidRPr="003B4312" w:rsidDel="001C7046">
          <w:delText xml:space="preserve"> be the </w:delText>
        </w:r>
        <w:r w:rsidRPr="003B4312" w:rsidDel="001C7046">
          <w:rPr>
            <w:i/>
          </w:rPr>
          <w:delText>Identifier</w:delText>
        </w:r>
        <w:r w:rsidRPr="003B4312" w:rsidDel="001C7046">
          <w:delText xml:space="preserve"> in </w:delText>
        </w:r>
        <w:r w:rsidRPr="003B4312" w:rsidDel="001C7046">
          <w:rPr>
            <w:i/>
          </w:rPr>
          <w:delText>d.</w:delText>
        </w:r>
      </w:del>
    </w:p>
    <w:p w:rsidR="004C02EF" w:rsidRPr="006B6D0A" w:rsidDel="001C7046" w:rsidRDefault="004C02EF" w:rsidP="009A20C6">
      <w:pPr>
        <w:pStyle w:val="Alg4"/>
        <w:numPr>
          <w:ilvl w:val="1"/>
          <w:numId w:val="398"/>
        </w:numPr>
        <w:rPr>
          <w:del w:id="8366" w:author="Rev 11 Allen Wirfs-Brock" w:date="2012-10-18T15:48:00Z"/>
        </w:rPr>
      </w:pPr>
      <w:del w:id="8367" w:author="Rev 11 Allen Wirfs-Brock" w:date="2012-10-18T15:48:00Z">
        <w:r w:rsidRPr="003B4312" w:rsidDel="001C7046">
          <w:delText xml:space="preserve">Let </w:delText>
        </w:r>
        <w:r w:rsidRPr="008B7F6F" w:rsidDel="001C7046">
          <w:rPr>
            <w:i/>
          </w:rPr>
          <w:delText xml:space="preserve">varAlreadyDeclared </w:delText>
        </w:r>
        <w:r w:rsidRPr="008B7F6F" w:rsidDel="001C7046">
          <w:delText xml:space="preserve">be the result of calling </w:delText>
        </w:r>
        <w:r w:rsidRPr="008B7F6F" w:rsidDel="001C7046">
          <w:rPr>
            <w:i/>
          </w:rPr>
          <w:delText>env’s</w:delText>
        </w:r>
        <w:r w:rsidRPr="008B7F6F" w:rsidDel="001C7046">
          <w:delText xml:space="preserve"> HasBinding concrete method passing </w:delText>
        </w:r>
        <w:r w:rsidRPr="008B7F6F" w:rsidDel="001C7046">
          <w:rPr>
            <w:i/>
          </w:rPr>
          <w:delText>dn</w:delText>
        </w:r>
        <w:r w:rsidRPr="006B6D0A" w:rsidDel="001C7046">
          <w:delText xml:space="preserve"> as the argument.</w:delText>
        </w:r>
      </w:del>
    </w:p>
    <w:p w:rsidR="004C02EF" w:rsidRPr="006B6D0A" w:rsidDel="001C7046" w:rsidRDefault="004C02EF" w:rsidP="009A20C6">
      <w:pPr>
        <w:pStyle w:val="Alg4"/>
        <w:numPr>
          <w:ilvl w:val="1"/>
          <w:numId w:val="398"/>
        </w:numPr>
        <w:rPr>
          <w:del w:id="8368" w:author="Rev 11 Allen Wirfs-Brock" w:date="2012-10-18T15:48:00Z"/>
        </w:rPr>
      </w:pPr>
      <w:del w:id="8369" w:author="Rev 11 Allen Wirfs-Brock" w:date="2012-10-18T15:48:00Z">
        <w:r w:rsidRPr="006B6D0A" w:rsidDel="001C7046">
          <w:delText xml:space="preserve">If </w:delText>
        </w:r>
        <w:r w:rsidRPr="006B6D0A" w:rsidDel="001C7046">
          <w:rPr>
            <w:i/>
          </w:rPr>
          <w:delText xml:space="preserve">varAlreadyDeclared </w:delText>
        </w:r>
        <w:r w:rsidRPr="006B6D0A" w:rsidDel="001C7046">
          <w:delText xml:space="preserve">is </w:delText>
        </w:r>
        <w:r w:rsidRPr="006B6D0A" w:rsidDel="001C7046">
          <w:rPr>
            <w:b/>
          </w:rPr>
          <w:delText>false</w:delText>
        </w:r>
        <w:r w:rsidRPr="006B6D0A" w:rsidDel="001C7046">
          <w:delText>, then</w:delText>
        </w:r>
      </w:del>
    </w:p>
    <w:p w:rsidR="004C02EF" w:rsidRPr="009C202C" w:rsidDel="001C7046" w:rsidRDefault="00C24EEA" w:rsidP="009A20C6">
      <w:pPr>
        <w:pStyle w:val="Alg4"/>
        <w:numPr>
          <w:ilvl w:val="2"/>
          <w:numId w:val="398"/>
        </w:numPr>
        <w:rPr>
          <w:del w:id="8370" w:author="Rev 11 Allen Wirfs-Brock" w:date="2012-10-18T15:48:00Z"/>
        </w:rPr>
      </w:pPr>
      <w:ins w:id="8371" w:author="Rev 9 Allen Wirfs-Brock" w:date="2012-07-08T14:09:00Z">
        <w:del w:id="8372" w:author="Rev 11 Allen Wirfs-Brock" w:date="2012-10-18T15:48:00Z">
          <w:r w:rsidDel="001C7046">
            <w:delText xml:space="preserve">Let </w:delText>
          </w:r>
          <w:r w:rsidRPr="0039463E" w:rsidDel="001C7046">
            <w:rPr>
              <w:i/>
            </w:rPr>
            <w:delText>status</w:delText>
          </w:r>
          <w:r w:rsidDel="001C7046">
            <w:delText xml:space="preserve"> be the result of calling</w:delText>
          </w:r>
          <w:r w:rsidRPr="00B820AB" w:rsidDel="001C7046">
            <w:delText xml:space="preserve"> </w:delText>
          </w:r>
        </w:del>
      </w:ins>
      <w:del w:id="8373" w:author="Rev 11 Allen Wirfs-Brock" w:date="2012-10-18T15:48:00Z">
        <w:r w:rsidR="004C02EF" w:rsidRPr="00E65A34" w:rsidDel="001C7046">
          <w:delText xml:space="preserve">Call </w:delText>
        </w:r>
        <w:r w:rsidR="004C02EF" w:rsidRPr="009C202C" w:rsidDel="001C7046">
          <w:rPr>
            <w:i/>
          </w:rPr>
          <w:delText>env</w:delText>
        </w:r>
        <w:r w:rsidR="004C02EF" w:rsidRPr="009C202C" w:rsidDel="001C7046">
          <w:delText xml:space="preserve">’s CreateMutableBinding concrete method passing </w:delText>
        </w:r>
        <w:r w:rsidR="004C02EF" w:rsidRPr="009C202C" w:rsidDel="001C7046">
          <w:rPr>
            <w:i/>
          </w:rPr>
          <w:delText xml:space="preserve">dn </w:delText>
        </w:r>
        <w:r w:rsidR="004C02EF" w:rsidRPr="009C202C" w:rsidDel="001C7046">
          <w:delText xml:space="preserve">and </w:delText>
        </w:r>
        <w:r w:rsidR="004C02EF" w:rsidRPr="009C202C" w:rsidDel="001C7046">
          <w:rPr>
            <w:i/>
          </w:rPr>
          <w:delText>configurableBindings</w:delText>
        </w:r>
        <w:r w:rsidR="004C02EF" w:rsidRPr="009C202C" w:rsidDel="001C7046">
          <w:delText xml:space="preserve"> as the arguments.</w:delText>
        </w:r>
      </w:del>
    </w:p>
    <w:p w:rsidR="00C24EEA" w:rsidDel="001C7046" w:rsidRDefault="00C24EEA" w:rsidP="00C24EEA">
      <w:pPr>
        <w:pStyle w:val="Alg4"/>
        <w:numPr>
          <w:ilvl w:val="2"/>
          <w:numId w:val="398"/>
        </w:numPr>
        <w:spacing w:after="220"/>
        <w:contextualSpacing/>
        <w:rPr>
          <w:ins w:id="8374" w:author="Rev 9 Allen Wirfs-Brock" w:date="2012-07-08T14:08:00Z"/>
          <w:del w:id="8375" w:author="Rev 11 Allen Wirfs-Brock" w:date="2012-10-18T15:48:00Z"/>
        </w:rPr>
      </w:pPr>
      <w:ins w:id="8376" w:author="Rev 9 Allen Wirfs-Brock" w:date="2012-07-08T14:08:00Z">
        <w:del w:id="8377" w:author="Rev 11 Allen Wirfs-Brock" w:date="2012-10-18T15:48:00Z">
          <w:r w:rsidDel="001C7046">
            <w:delText>ReturnIfAbrupt(</w:delText>
          </w:r>
          <w:r w:rsidRPr="00C24EEA" w:rsidDel="001C7046">
            <w:rPr>
              <w:i/>
            </w:rPr>
            <w:delText>status</w:delText>
          </w:r>
          <w:r w:rsidDel="001C7046">
            <w:delText>).</w:delText>
          </w:r>
        </w:del>
      </w:ins>
    </w:p>
    <w:p w:rsidR="00250582" w:rsidRPr="00B820AB" w:rsidDel="001C7046" w:rsidRDefault="00CD21C3" w:rsidP="009A20C6">
      <w:pPr>
        <w:pStyle w:val="Alg4"/>
        <w:numPr>
          <w:ilvl w:val="2"/>
          <w:numId w:val="398"/>
        </w:numPr>
        <w:spacing w:after="220"/>
        <w:contextualSpacing/>
        <w:rPr>
          <w:ins w:id="8378" w:author="Rev 3 Allen Wirfs-Brock" w:date="2011-08-30T18:05:00Z"/>
          <w:del w:id="8379" w:author="Rev 11 Allen Wirfs-Brock" w:date="2012-10-18T15:48:00Z"/>
        </w:rPr>
      </w:pPr>
      <w:ins w:id="8380" w:author="Rev 3 Allen Wirfs-Brock" w:date="2011-08-30T18:05:00Z">
        <w:del w:id="8381" w:author="Rev 11 Allen Wirfs-Brock" w:date="2012-10-18T15:48:00Z">
          <w:r w:rsidRPr="009C202C" w:rsidDel="001C7046">
            <w:delText xml:space="preserve">Call </w:delText>
          </w:r>
          <w:r w:rsidRPr="009C202C" w:rsidDel="001C7046">
            <w:rPr>
              <w:i/>
            </w:rPr>
            <w:delText>env</w:delText>
          </w:r>
          <w:r w:rsidRPr="009C202C" w:rsidDel="001C7046">
            <w:delText>’s InitializeBindi</w:delText>
          </w:r>
          <w:r w:rsidRPr="00B820AB" w:rsidDel="001C7046">
            <w:delText xml:space="preserve">ng concrete method passing </w:delText>
          </w:r>
        </w:del>
      </w:ins>
      <w:ins w:id="8382" w:author="Rev 3 Allen Wirfs-Brock" w:date="2011-08-30T18:06:00Z">
        <w:del w:id="8383" w:author="Rev 11 Allen Wirfs-Brock" w:date="2012-10-18T15:48:00Z">
          <w:r w:rsidRPr="00B820AB" w:rsidDel="001C7046">
            <w:rPr>
              <w:i/>
            </w:rPr>
            <w:delText>d</w:delText>
          </w:r>
        </w:del>
      </w:ins>
      <w:ins w:id="8384" w:author="Rev 3 Allen Wirfs-Brock" w:date="2011-08-30T18:05:00Z">
        <w:del w:id="8385" w:author="Rev 11 Allen Wirfs-Brock" w:date="2012-10-18T15:48:00Z">
          <w:r w:rsidRPr="00B820AB" w:rsidDel="001C7046">
            <w:rPr>
              <w:i/>
            </w:rPr>
            <w:delText>n</w:delText>
          </w:r>
          <w:r w:rsidRPr="00B820AB" w:rsidDel="001C7046">
            <w:delText xml:space="preserve">, and </w:delText>
          </w:r>
          <w:r w:rsidRPr="00B820AB" w:rsidDel="001C7046">
            <w:rPr>
              <w:b/>
            </w:rPr>
            <w:delText>undefined</w:delText>
          </w:r>
          <w:r w:rsidRPr="00B820AB" w:rsidDel="001C7046">
            <w:delText xml:space="preserve"> as the arguments.</w:delText>
          </w:r>
        </w:del>
      </w:ins>
    </w:p>
    <w:p w:rsidR="004C02EF" w:rsidRPr="003B4312" w:rsidDel="001C7046" w:rsidRDefault="004C02EF" w:rsidP="009A20C6">
      <w:pPr>
        <w:pStyle w:val="Alg4"/>
        <w:numPr>
          <w:ilvl w:val="2"/>
          <w:numId w:val="398"/>
        </w:numPr>
        <w:spacing w:after="220"/>
        <w:contextualSpacing/>
        <w:rPr>
          <w:ins w:id="8386" w:author="Allen Wirfs-Brock rev2" w:date="2011-07-21T15:56:00Z"/>
          <w:del w:id="8387" w:author="Rev 11 Allen Wirfs-Brock" w:date="2012-10-18T15:48:00Z"/>
        </w:rPr>
      </w:pPr>
      <w:del w:id="8388" w:author="Rev 11 Allen Wirfs-Brock" w:date="2012-10-18T15:48:00Z">
        <w:r w:rsidRPr="00B820AB" w:rsidDel="001C7046">
          <w:delText xml:space="preserve">Call </w:delText>
        </w:r>
      </w:del>
      <w:ins w:id="8389" w:author="Rev 9 Allen Wirfs-Brock" w:date="2012-07-08T13:57:00Z">
        <w:del w:id="8390" w:author="Rev 11 Allen Wirfs-Brock" w:date="2012-10-18T15:48:00Z">
          <w:r w:rsidR="0039463E" w:rsidDel="001C7046">
            <w:delText xml:space="preserve">Let </w:delText>
          </w:r>
          <w:r w:rsidR="0039463E" w:rsidRPr="0039463E" w:rsidDel="001C7046">
            <w:rPr>
              <w:i/>
            </w:rPr>
            <w:delText>status</w:delText>
          </w:r>
          <w:r w:rsidR="0039463E" w:rsidDel="001C7046">
            <w:delText xml:space="preserve"> be the result of calling</w:delText>
          </w:r>
          <w:r w:rsidR="0039463E" w:rsidRPr="00B820AB" w:rsidDel="001C7046">
            <w:delText xml:space="preserve"> </w:delText>
          </w:r>
        </w:del>
      </w:ins>
      <w:del w:id="8391" w:author="Rev 11 Allen Wirfs-Brock" w:date="2012-10-18T15:48:00Z">
        <w:r w:rsidRPr="00B820AB" w:rsidDel="001C7046">
          <w:rPr>
            <w:i/>
          </w:rPr>
          <w:delText>env</w:delText>
        </w:r>
        <w:r w:rsidRPr="00B820AB" w:rsidDel="001C7046">
          <w:delText xml:space="preserve">’s SetMutableBinding </w:delText>
        </w:r>
      </w:del>
      <w:ins w:id="8392" w:author="Rev 3 Allen Wirfs-Brock" w:date="2011-08-30T17:35:00Z">
        <w:del w:id="8393" w:author="Rev 11 Allen Wirfs-Brock" w:date="2012-10-18T15:48:00Z">
          <w:r w:rsidR="00BC6B32" w:rsidRPr="00B820AB" w:rsidDel="001C7046">
            <w:delText xml:space="preserve"> </w:delText>
          </w:r>
        </w:del>
      </w:ins>
      <w:del w:id="8394" w:author="Rev 11 Allen Wirfs-Brock" w:date="2012-10-18T15:48:00Z">
        <w:r w:rsidRPr="004D1BD1" w:rsidDel="001C7046">
          <w:delText xml:space="preserve">concrete method passing </w:delText>
        </w:r>
        <w:r w:rsidRPr="004D1BD1" w:rsidDel="001C7046">
          <w:rPr>
            <w:i/>
          </w:rPr>
          <w:delText>dn</w:delText>
        </w:r>
        <w:r w:rsidRPr="003B4312" w:rsidDel="001C7046">
          <w:delText xml:space="preserve">, </w:delText>
        </w:r>
        <w:r w:rsidRPr="003B4312" w:rsidDel="001C7046">
          <w:rPr>
            <w:b/>
          </w:rPr>
          <w:delText>undefined</w:delText>
        </w:r>
        <w:r w:rsidRPr="003B4312" w:rsidDel="001C7046">
          <w:delText xml:space="preserve">, and </w:delText>
        </w:r>
        <w:r w:rsidRPr="003B4312" w:rsidDel="001C7046">
          <w:rPr>
            <w:i/>
          </w:rPr>
          <w:delText>strict</w:delText>
        </w:r>
      </w:del>
      <w:ins w:id="8395" w:author="Rev 3 Allen Wirfs-Brock" w:date="2011-08-30T17:35:00Z">
        <w:del w:id="8396" w:author="Rev 11 Allen Wirfs-Brock" w:date="2012-10-18T15:48:00Z">
          <w:r w:rsidR="00404045" w:rsidRPr="003B4312" w:rsidDel="001C7046">
            <w:delText xml:space="preserve"> </w:delText>
          </w:r>
        </w:del>
      </w:ins>
      <w:del w:id="8397" w:author="Rev 11 Allen Wirfs-Brock" w:date="2012-10-18T15:48:00Z">
        <w:r w:rsidRPr="003B4312" w:rsidDel="001C7046">
          <w:rPr>
            <w:i/>
          </w:rPr>
          <w:delText xml:space="preserve"> </w:delText>
        </w:r>
        <w:r w:rsidRPr="003B4312" w:rsidDel="001C7046">
          <w:delText>as the arguments.</w:delText>
        </w:r>
      </w:del>
    </w:p>
    <w:p w:rsidR="0039463E" w:rsidDel="001C7046" w:rsidRDefault="0039463E" w:rsidP="0039463E">
      <w:pPr>
        <w:pStyle w:val="Alg4"/>
        <w:numPr>
          <w:ilvl w:val="2"/>
          <w:numId w:val="398"/>
        </w:numPr>
        <w:spacing w:after="220"/>
        <w:contextualSpacing/>
        <w:rPr>
          <w:ins w:id="8398" w:author="Rev 9 Allen Wirfs-Brock" w:date="2012-07-08T13:58:00Z"/>
          <w:del w:id="8399" w:author="Rev 11 Allen Wirfs-Brock" w:date="2012-10-18T15:48:00Z"/>
        </w:rPr>
      </w:pPr>
      <w:ins w:id="8400" w:author="Rev 9 Allen Wirfs-Brock" w:date="2012-07-08T13:58:00Z">
        <w:del w:id="8401" w:author="Rev 11 Allen Wirfs-Brock" w:date="2012-10-18T15:48:00Z">
          <w:r w:rsidDel="001C7046">
            <w:delText>ReturnIfAbrupt(</w:delText>
          </w:r>
          <w:r w:rsidRPr="00C24EEA" w:rsidDel="001C7046">
            <w:rPr>
              <w:i/>
            </w:rPr>
            <w:delText>status</w:delText>
          </w:r>
          <w:r w:rsidDel="001C7046">
            <w:delText>).</w:delText>
          </w:r>
        </w:del>
      </w:ins>
    </w:p>
    <w:p w:rsidR="002C246B" w:rsidRPr="006B6D0A" w:rsidDel="001C7046" w:rsidRDefault="002C246B" w:rsidP="009A20C6">
      <w:pPr>
        <w:pStyle w:val="Alg4"/>
        <w:numPr>
          <w:ilvl w:val="1"/>
          <w:numId w:val="398"/>
        </w:numPr>
        <w:spacing w:after="220"/>
        <w:contextualSpacing/>
        <w:rPr>
          <w:ins w:id="8402" w:author="Allen Wirfs-Brock rev2" w:date="2011-07-21T15:58:00Z"/>
          <w:del w:id="8403" w:author="Rev 11 Allen Wirfs-Brock" w:date="2012-10-18T15:48:00Z"/>
        </w:rPr>
      </w:pPr>
      <w:ins w:id="8404" w:author="Allen Wirfs-Brock rev2" w:date="2011-07-21T15:58:00Z">
        <w:del w:id="8405" w:author="Rev 11 Allen Wirfs-Brock" w:date="2012-10-18T15:48:00Z">
          <w:r w:rsidRPr="006B6D0A" w:rsidDel="001C7046">
            <w:delText xml:space="preserve">else if </w:delText>
          </w:r>
          <w:r w:rsidRPr="006B6D0A" w:rsidDel="001C7046">
            <w:rPr>
              <w:i/>
            </w:rPr>
            <w:delText>env</w:delText>
          </w:r>
          <w:r w:rsidRPr="006B6D0A" w:rsidDel="001C7046">
            <w:delText xml:space="preserve"> is the environment record component of the global environment then</w:delText>
          </w:r>
        </w:del>
      </w:ins>
    </w:p>
    <w:p w:rsidR="002C246B" w:rsidRPr="006B6D0A" w:rsidDel="001C7046" w:rsidRDefault="002C246B" w:rsidP="009A20C6">
      <w:pPr>
        <w:pStyle w:val="Alg4"/>
        <w:numPr>
          <w:ilvl w:val="2"/>
          <w:numId w:val="398"/>
        </w:numPr>
        <w:spacing w:after="220"/>
        <w:contextualSpacing/>
        <w:rPr>
          <w:ins w:id="8406" w:author="Allen Wirfs-Brock rev2" w:date="2011-07-21T15:59:00Z"/>
          <w:del w:id="8407" w:author="Rev 11 Allen Wirfs-Brock" w:date="2012-10-18T15:48:00Z"/>
        </w:rPr>
      </w:pPr>
      <w:ins w:id="8408" w:author="Allen Wirfs-Brock rev2" w:date="2011-07-21T15:59:00Z">
        <w:del w:id="8409" w:author="Rev 11 Allen Wirfs-Brock" w:date="2012-10-18T15:48:00Z">
          <w:r w:rsidRPr="006B6D0A" w:rsidDel="001C7046">
            <w:delText xml:space="preserve">Let </w:delText>
          </w:r>
          <w:r w:rsidRPr="006B6D0A" w:rsidDel="001C7046">
            <w:rPr>
              <w:i/>
            </w:rPr>
            <w:delText>go</w:delText>
          </w:r>
          <w:r w:rsidRPr="006B6D0A" w:rsidDel="001C7046">
            <w:delText xml:space="preserve"> be the global object.</w:delText>
          </w:r>
        </w:del>
      </w:ins>
    </w:p>
    <w:p w:rsidR="002C246B" w:rsidRPr="006B6D0A" w:rsidDel="001C7046" w:rsidRDefault="002C246B" w:rsidP="009A20C6">
      <w:pPr>
        <w:pStyle w:val="Alg4"/>
        <w:numPr>
          <w:ilvl w:val="2"/>
          <w:numId w:val="398"/>
        </w:numPr>
        <w:spacing w:after="220"/>
        <w:contextualSpacing/>
        <w:rPr>
          <w:ins w:id="8410" w:author="Allen Wirfs-Brock rev2" w:date="2011-07-21T16:01:00Z"/>
          <w:del w:id="8411" w:author="Rev 11 Allen Wirfs-Brock" w:date="2012-10-18T15:48:00Z"/>
        </w:rPr>
      </w:pPr>
      <w:ins w:id="8412" w:author="Allen Wirfs-Brock rev2" w:date="2011-07-21T16:01:00Z">
        <w:del w:id="8413" w:author="Rev 11 Allen Wirfs-Brock" w:date="2012-10-18T15:48:00Z">
          <w:r w:rsidRPr="006B6D0A" w:rsidDel="001C7046">
            <w:delText xml:space="preserve">Let </w:delText>
          </w:r>
          <w:r w:rsidRPr="006B6D0A" w:rsidDel="001C7046">
            <w:rPr>
              <w:i/>
            </w:rPr>
            <w:delText>existingProp</w:delText>
          </w:r>
          <w:r w:rsidRPr="006B6D0A" w:rsidDel="001C7046">
            <w:delText xml:space="preserve"> be the resulting of calling the [[GetOwnProperty]] internal method of </w:delText>
          </w:r>
          <w:r w:rsidRPr="006B6D0A" w:rsidDel="001C7046">
            <w:rPr>
              <w:i/>
            </w:rPr>
            <w:delText>go</w:delText>
          </w:r>
          <w:r w:rsidRPr="006B6D0A" w:rsidDel="001C7046">
            <w:delText xml:space="preserve"> with argument </w:delText>
          </w:r>
          <w:r w:rsidRPr="006B6D0A" w:rsidDel="001C7046">
            <w:rPr>
              <w:i/>
            </w:rPr>
            <w:delText>f</w:delText>
          </w:r>
        </w:del>
      </w:ins>
      <w:ins w:id="8414" w:author="Rev 6 Allen Wirfs-Brock" w:date="2012-02-27T15:30:00Z">
        <w:del w:id="8415" w:author="Rev 11 Allen Wirfs-Brock" w:date="2012-10-18T15:48:00Z">
          <w:r w:rsidR="00764766" w:rsidDel="001C7046">
            <w:rPr>
              <w:i/>
            </w:rPr>
            <w:delText>d</w:delText>
          </w:r>
        </w:del>
      </w:ins>
      <w:ins w:id="8416" w:author="Allen Wirfs-Brock rev2" w:date="2011-07-21T16:01:00Z">
        <w:del w:id="8417" w:author="Rev 11 Allen Wirfs-Brock" w:date="2012-10-18T15:48:00Z">
          <w:r w:rsidRPr="006B6D0A" w:rsidDel="001C7046">
            <w:rPr>
              <w:i/>
            </w:rPr>
            <w:delText>n</w:delText>
          </w:r>
          <w:r w:rsidRPr="006B6D0A" w:rsidDel="001C7046">
            <w:delText>.</w:delText>
          </w:r>
        </w:del>
      </w:ins>
    </w:p>
    <w:p w:rsidR="002C246B" w:rsidRPr="006B6D0A" w:rsidDel="001C7046" w:rsidRDefault="002C246B" w:rsidP="009A20C6">
      <w:pPr>
        <w:pStyle w:val="Alg4"/>
        <w:numPr>
          <w:ilvl w:val="2"/>
          <w:numId w:val="398"/>
        </w:numPr>
        <w:spacing w:after="220"/>
        <w:contextualSpacing/>
        <w:rPr>
          <w:ins w:id="8418" w:author="Allen Wirfs-Brock rev2" w:date="2011-07-21T16:00:00Z"/>
          <w:del w:id="8419" w:author="Rev 11 Allen Wirfs-Brock" w:date="2012-10-18T15:48:00Z"/>
        </w:rPr>
      </w:pPr>
      <w:ins w:id="8420" w:author="Allen Wirfs-Brock rev2" w:date="2011-07-21T16:02:00Z">
        <w:del w:id="8421" w:author="Rev 11 Allen Wirfs-Brock" w:date="2012-10-18T15:48:00Z">
          <w:r w:rsidRPr="006B6D0A" w:rsidDel="001C7046">
            <w:delText xml:space="preserve">If </w:delText>
          </w:r>
          <w:r w:rsidRPr="006B6D0A" w:rsidDel="001C7046">
            <w:rPr>
              <w:i/>
            </w:rPr>
            <w:delText>existingProp</w:delText>
          </w:r>
          <w:r w:rsidRPr="006B6D0A" w:rsidDel="001C7046">
            <w:delText xml:space="preserve"> is </w:delText>
          </w:r>
          <w:r w:rsidRPr="006B6D0A" w:rsidDel="001C7046">
            <w:rPr>
              <w:b/>
            </w:rPr>
            <w:delText>undefined</w:delText>
          </w:r>
          <w:r w:rsidRPr="006B6D0A" w:rsidDel="001C7046">
            <w:delText>, then</w:delText>
          </w:r>
        </w:del>
      </w:ins>
    </w:p>
    <w:p w:rsidR="002C246B" w:rsidRPr="006B6D0A" w:rsidDel="001C7046" w:rsidRDefault="002C246B" w:rsidP="009A20C6">
      <w:pPr>
        <w:pStyle w:val="Alg4"/>
        <w:numPr>
          <w:ilvl w:val="3"/>
          <w:numId w:val="398"/>
        </w:numPr>
        <w:spacing w:after="220"/>
        <w:rPr>
          <w:del w:id="8422" w:author="Rev 11 Allen Wirfs-Brock" w:date="2012-10-18T15:48:00Z"/>
        </w:rPr>
      </w:pPr>
      <w:ins w:id="8423" w:author="Allen Wirfs-Brock rev2" w:date="2011-07-21T16:04:00Z">
        <w:del w:id="8424" w:author="Rev 11 Allen Wirfs-Brock" w:date="2012-10-18T15:48:00Z">
          <w:r w:rsidRPr="006B6D0A" w:rsidDel="001C7046">
            <w:delText xml:space="preserve">Call the [[DefineOwnProperty]] internal method of </w:delText>
          </w:r>
          <w:r w:rsidRPr="006B6D0A" w:rsidDel="001C7046">
            <w:rPr>
              <w:i/>
            </w:rPr>
            <w:delText>go</w:delText>
          </w:r>
          <w:r w:rsidRPr="006B6D0A" w:rsidDel="001C7046">
            <w:delText xml:space="preserve">, passing </w:delText>
          </w:r>
          <w:r w:rsidRPr="006B6D0A" w:rsidDel="001C7046">
            <w:rPr>
              <w:i/>
            </w:rPr>
            <w:delText>dn</w:delText>
          </w:r>
          <w:r w:rsidRPr="006B6D0A" w:rsidDel="001C7046">
            <w:delText xml:space="preserve">,  Property Descriptor {[[Value]]: </w:delText>
          </w:r>
          <w:r w:rsidRPr="006B6D0A" w:rsidDel="001C7046">
            <w:rPr>
              <w:b/>
            </w:rPr>
            <w:delText>undefined</w:delText>
          </w:r>
          <w:r w:rsidRPr="006B6D0A" w:rsidDel="001C7046">
            <w:delText xml:space="preserve">, [[Writable]]: </w:delText>
          </w:r>
          <w:r w:rsidRPr="006B6D0A" w:rsidDel="001C7046">
            <w:rPr>
              <w:b/>
            </w:rPr>
            <w:delText>true</w:delText>
          </w:r>
          <w:r w:rsidRPr="006B6D0A" w:rsidDel="001C7046">
            <w:delText xml:space="preserve">, [[Enumerable]]: </w:delText>
          </w:r>
          <w:r w:rsidRPr="006B6D0A" w:rsidDel="001C7046">
            <w:rPr>
              <w:b/>
            </w:rPr>
            <w:delText>true</w:delText>
          </w:r>
          <w:r w:rsidRPr="006B6D0A" w:rsidDel="001C7046">
            <w:delText xml:space="preserve"> , [[Configurable]]: </w:delText>
          </w:r>
          <w:r w:rsidRPr="006B6D0A" w:rsidDel="001C7046">
            <w:rPr>
              <w:i/>
            </w:rPr>
            <w:delText>configurableBindings</w:delText>
          </w:r>
          <w:r w:rsidRPr="006B6D0A" w:rsidDel="001C7046">
            <w:delText xml:space="preserve"> }, and </w:delText>
          </w:r>
          <w:r w:rsidRPr="006B6D0A" w:rsidDel="001C7046">
            <w:rPr>
              <w:b/>
            </w:rPr>
            <w:delText>true</w:delText>
          </w:r>
          <w:r w:rsidRPr="006B6D0A" w:rsidDel="001C7046">
            <w:delText xml:space="preserve"> as arguments.</w:delText>
          </w:r>
        </w:del>
      </w:ins>
    </w:p>
    <w:p w:rsidR="006B6D0A" w:rsidRDefault="006B6D0A" w:rsidP="006B6D0A">
      <w:pPr>
        <w:pStyle w:val="Heading3"/>
        <w:numPr>
          <w:ilvl w:val="0"/>
          <w:numId w:val="0"/>
        </w:numPr>
        <w:tabs>
          <w:tab w:val="clear" w:pos="660"/>
          <w:tab w:val="left" w:pos="0"/>
        </w:tabs>
        <w:rPr>
          <w:ins w:id="8425" w:author="Rev 11 Allen Wirfs-Brock" w:date="2012-10-06T14:41:00Z"/>
        </w:rPr>
      </w:pPr>
      <w:bookmarkStart w:id="8426" w:name="_Toc235503386"/>
      <w:bookmarkStart w:id="8427" w:name="_Toc241509161"/>
      <w:bookmarkStart w:id="8428" w:name="_Toc244416648"/>
      <w:bookmarkStart w:id="8429" w:name="_Toc276631012"/>
      <w:bookmarkStart w:id="8430" w:name="_Toc339020332"/>
      <w:commentRangeStart w:id="8431"/>
      <w:ins w:id="8432" w:author="Rev 4 Allen Wirfs-Brock" w:date="2011-11-04T09:53:00Z">
        <w:r w:rsidRPr="004D1BD1">
          <w:t>10.5.</w:t>
        </w:r>
      </w:ins>
      <w:ins w:id="8433" w:author="Rev 4 Allen Wirfs-Brock" w:date="2011-11-04T09:54:00Z">
        <w:r>
          <w:t>2</w:t>
        </w:r>
      </w:ins>
      <w:ins w:id="8434" w:author="Rev 4 Allen Wirfs-Brock" w:date="2011-11-04T09:53:00Z">
        <w:r w:rsidRPr="004D1BD1">
          <w:tab/>
        </w:r>
      </w:ins>
      <w:ins w:id="8435" w:author="Rev 4 Allen Wirfs-Brock" w:date="2011-11-04T09:55:00Z">
        <w:del w:id="8436" w:author="Rev 6 Allen Wirfs-Brock" w:date="2012-01-26T11:06:00Z">
          <w:r w:rsidDel="00EB1E7F">
            <w:delText>Exrtended Code</w:delText>
          </w:r>
        </w:del>
      </w:ins>
      <w:ins w:id="8437" w:author="Rev 4 Allen Wirfs-Brock" w:date="2011-11-04T09:53:00Z">
        <w:del w:id="8438" w:author="Rev 6 Allen Wirfs-Brock" w:date="2012-01-26T11:06:00Z">
          <w:r w:rsidDel="00EB1E7F">
            <w:delText xml:space="preserve"> Top-Level </w:delText>
          </w:r>
        </w:del>
      </w:ins>
      <w:ins w:id="8439" w:author="Rev 6 Allen Wirfs-Brock" w:date="2012-01-26T11:06:00Z">
        <w:r w:rsidR="00EB1E7F">
          <w:t xml:space="preserve">Module </w:t>
        </w:r>
      </w:ins>
      <w:ins w:id="8440" w:author="Rev 4 Allen Wirfs-Brock" w:date="2011-11-04T09:53:00Z">
        <w:r>
          <w:t>Declaration Instantiation</w:t>
        </w:r>
        <w:commentRangeEnd w:id="8431"/>
        <w:r>
          <w:rPr>
            <w:rStyle w:val="CommentReference"/>
            <w:b w:val="0"/>
          </w:rPr>
          <w:commentReference w:id="8431"/>
        </w:r>
      </w:ins>
      <w:bookmarkEnd w:id="8430"/>
    </w:p>
    <w:p w:rsidR="00162FCB" w:rsidRPr="00162FCB" w:rsidRDefault="00162FCB" w:rsidP="005D449B">
      <w:pPr>
        <w:rPr>
          <w:ins w:id="8441" w:author="Rev 4 Allen Wirfs-Brock" w:date="2011-11-04T09:53:00Z"/>
        </w:rPr>
      </w:pPr>
    </w:p>
    <w:p w:rsidR="009B30BD" w:rsidDel="00162FCB" w:rsidRDefault="009B30BD" w:rsidP="005D449B">
      <w:pPr>
        <w:pStyle w:val="Heading3"/>
        <w:rPr>
          <w:del w:id="8442" w:author="Rev 11 Allen Wirfs-Brock" w:date="2012-10-06T13:27:00Z"/>
        </w:rPr>
      </w:pPr>
      <w:bookmarkStart w:id="8443" w:name="_Toc339020333"/>
      <w:ins w:id="8444" w:author="Rev 4 Allen Wirfs-Brock" w:date="2011-10-04T16:34:00Z">
        <w:r w:rsidRPr="004D1BD1">
          <w:lastRenderedPageBreak/>
          <w:t>10.5.</w:t>
        </w:r>
      </w:ins>
      <w:ins w:id="8445" w:author="Rev 4 Allen Wirfs-Brock" w:date="2011-11-04T09:56:00Z">
        <w:r w:rsidR="006B6D0A">
          <w:t>3</w:t>
        </w:r>
      </w:ins>
      <w:ins w:id="8446" w:author="Rev 4 Allen Wirfs-Brock" w:date="2011-10-04T16:34:00Z">
        <w:r w:rsidRPr="004D1BD1">
          <w:tab/>
          <w:t>Function Declaration Instantiation</w:t>
        </w:r>
      </w:ins>
      <w:bookmarkEnd w:id="8443"/>
    </w:p>
    <w:p w:rsidR="003237AF" w:rsidDel="00E71778" w:rsidRDefault="003237AF" w:rsidP="005D449B">
      <w:pPr>
        <w:pStyle w:val="Heading3"/>
        <w:numPr>
          <w:ilvl w:val="0"/>
          <w:numId w:val="0"/>
        </w:numPr>
        <w:rPr>
          <w:ins w:id="8447" w:author="Rev 9 Allen Wirfs-Brock" w:date="2012-06-24T07:39:00Z"/>
          <w:del w:id="8448" w:author="Rev 11 Allen Wirfs-Brock" w:date="2012-10-06T13:27:00Z"/>
        </w:rPr>
      </w:pPr>
    </w:p>
    <w:p w:rsidR="003237AF" w:rsidRPr="003237AF" w:rsidRDefault="003237AF" w:rsidP="005D449B">
      <w:pPr>
        <w:pStyle w:val="Heading3"/>
        <w:numPr>
          <w:ilvl w:val="0"/>
          <w:numId w:val="0"/>
        </w:numPr>
        <w:rPr>
          <w:ins w:id="8449" w:author="Rev 4 Allen Wirfs-Brock" w:date="2011-10-04T16:34:00Z"/>
        </w:rPr>
      </w:pPr>
    </w:p>
    <w:p w:rsidR="001660D7" w:rsidRPr="005D449B" w:rsidRDefault="001660D7" w:rsidP="005D449B">
      <w:pPr>
        <w:pBdr>
          <w:top w:val="single" w:sz="4" w:space="1" w:color="auto"/>
          <w:left w:val="single" w:sz="4" w:space="4" w:color="auto"/>
          <w:bottom w:val="single" w:sz="4" w:space="1" w:color="auto"/>
          <w:right w:val="single" w:sz="4" w:space="4" w:color="auto"/>
        </w:pBdr>
        <w:shd w:val="clear" w:color="auto" w:fill="FFC000"/>
        <w:rPr>
          <w:ins w:id="8450" w:author="Rev 11 Allen Wirfs-Brock" w:date="2012-10-25T19:55:00Z"/>
          <w:sz w:val="32"/>
          <w:szCs w:val="32"/>
        </w:rPr>
      </w:pPr>
      <w:ins w:id="8451" w:author="Rev 11 Allen Wirfs-Brock" w:date="2012-10-25T19:55:00Z">
        <w:r>
          <w:rPr>
            <w:sz w:val="32"/>
            <w:szCs w:val="32"/>
          </w:rPr>
          <w:t xml:space="preserve">This version reflects the concensus as of the Sept. 2012 TC39 meeting.  However, it now appears that </w:t>
        </w:r>
      </w:ins>
      <w:ins w:id="8452" w:author="Rev 11 Allen Wirfs-Brock" w:date="2012-10-25T19:56:00Z">
        <w:r>
          <w:rPr>
            <w:sz w:val="32"/>
            <w:szCs w:val="32"/>
          </w:rPr>
          <w:t>the binding semantics of formal parameters  is</w:t>
        </w:r>
      </w:ins>
      <w:ins w:id="8453" w:author="Rev 11 Allen Wirfs-Brock" w:date="2012-10-25T19:57:00Z">
        <w:r>
          <w:rPr>
            <w:sz w:val="32"/>
            <w:szCs w:val="32"/>
          </w:rPr>
          <w:t xml:space="preserve"> like to change again. </w:t>
        </w:r>
      </w:ins>
    </w:p>
    <w:p w:rsidR="001660D7" w:rsidRDefault="001660D7" w:rsidP="009B30BD">
      <w:pPr>
        <w:rPr>
          <w:ins w:id="8454" w:author="Rev 11 Allen Wirfs-Brock" w:date="2012-10-25T19:55:00Z"/>
          <w:sz w:val="18"/>
        </w:rPr>
      </w:pPr>
    </w:p>
    <w:p w:rsidR="009B30BD" w:rsidRPr="008E7E56" w:rsidRDefault="00FE6502" w:rsidP="009B30BD">
      <w:pPr>
        <w:rPr>
          <w:ins w:id="8455" w:author="Rev 4 Allen Wirfs-Brock" w:date="2011-10-04T16:34:00Z"/>
          <w:sz w:val="18"/>
        </w:rPr>
      </w:pPr>
      <w:ins w:id="8456" w:author="Rev 4 Allen Wirfs-Brock" w:date="2011-10-20T12:42:00Z">
        <w:r w:rsidRPr="008E7E56">
          <w:rPr>
            <w:sz w:val="18"/>
          </w:rPr>
          <w:t>NOTE</w:t>
        </w:r>
        <w:r w:rsidRPr="008E7E56">
          <w:rPr>
            <w:sz w:val="18"/>
          </w:rPr>
          <w:tab/>
        </w:r>
      </w:ins>
      <w:ins w:id="8457" w:author="Rev 4 Allen Wirfs-Brock" w:date="2011-10-04T16:34:00Z">
        <w:r w:rsidR="009B30BD" w:rsidRPr="008E7E56">
          <w:rPr>
            <w:sz w:val="18"/>
          </w:rPr>
          <w:t>When a</w:t>
        </w:r>
      </w:ins>
      <w:ins w:id="8458" w:author="Rev 4 Allen Wirfs-Brock" w:date="2011-11-04T09:09:00Z">
        <w:r w:rsidR="003B4312">
          <w:rPr>
            <w:sz w:val="18"/>
          </w:rPr>
          <w:t>n</w:t>
        </w:r>
      </w:ins>
      <w:ins w:id="8459" w:author="Rev 4 Allen Wirfs-Brock" w:date="2011-10-04T16:34:00Z">
        <w:r w:rsidR="009B30BD"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8460" w:author="Rev 5 Allen Wirfs-Brock" w:date="2012-01-03T16:03:00Z">
        <w:r w:rsidR="00C20DB6">
          <w:rPr>
            <w:sz w:val="18"/>
          </w:rPr>
          <w:t xml:space="preserve">Formal parameters and functions are initialized as part of this process.  All other </w:t>
        </w:r>
      </w:ins>
      <w:ins w:id="8461" w:author="Rev 5 Allen Wirfs-Brock" w:date="2012-01-03T16:04:00Z">
        <w:r w:rsidR="00C20DB6">
          <w:rPr>
            <w:sz w:val="18"/>
          </w:rPr>
          <w:t>bindings are initialized during execution of the function code.</w:t>
        </w:r>
      </w:ins>
    </w:p>
    <w:p w:rsidR="00FE6502" w:rsidRPr="006B6D0A" w:rsidRDefault="00612740" w:rsidP="00612740">
      <w:pPr>
        <w:rPr>
          <w:ins w:id="8462" w:author="Rev 4 Allen Wirfs-Brock" w:date="2011-10-06T15:40:00Z"/>
        </w:rPr>
      </w:pPr>
      <w:ins w:id="8463"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8464" w:author="Rev 5 Allen Wirfs-Brock" w:date="2012-01-03T15:49:00Z">
        <w:r w:rsidR="00377876">
          <w:rPr>
            <w:rFonts w:ascii="Times New Roman" w:eastAsia="Times New Roman" w:hAnsi="Times New Roman"/>
            <w:i/>
            <w:spacing w:val="6"/>
            <w:lang w:eastAsia="en-US"/>
          </w:rPr>
          <w:t>,</w:t>
        </w:r>
      </w:ins>
      <w:ins w:id="8465"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8466"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8467" w:author="Rev 4 Allen Wirfs-Brock" w:date="2011-10-21T18:24:00Z">
        <w:r w:rsidR="00315BAB" w:rsidRPr="003B4312">
          <w:rPr>
            <w:rFonts w:ascii="Times New Roman" w:eastAsia="Times New Roman" w:hAnsi="Times New Roman"/>
            <w:i/>
            <w:spacing w:val="6"/>
            <w:lang w:eastAsia="en-US"/>
          </w:rPr>
          <w:t>env</w:t>
        </w:r>
      </w:ins>
      <w:ins w:id="8468"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rsidR="00612740" w:rsidRPr="006B6D0A" w:rsidRDefault="00612740" w:rsidP="009A20C6">
      <w:pPr>
        <w:pStyle w:val="Alg4"/>
        <w:numPr>
          <w:ilvl w:val="0"/>
          <w:numId w:val="570"/>
        </w:numPr>
        <w:rPr>
          <w:ins w:id="8469" w:author="Rev 4 Allen Wirfs-Brock" w:date="2011-10-06T15:41:00Z"/>
        </w:rPr>
      </w:pPr>
      <w:ins w:id="8470"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rsidR="002705D1" w:rsidRPr="009C202C" w:rsidRDefault="002705D1" w:rsidP="009A20C6">
      <w:pPr>
        <w:pStyle w:val="Alg4"/>
        <w:numPr>
          <w:ilvl w:val="0"/>
          <w:numId w:val="570"/>
        </w:numPr>
        <w:rPr>
          <w:ins w:id="8471" w:author="Rev 4 Allen Wirfs-Brock" w:date="2011-10-18T12:27:00Z"/>
        </w:rPr>
      </w:pPr>
      <w:ins w:id="8472" w:author="Rev 4 Allen Wirfs-Brock" w:date="2011-10-18T12:27:00Z">
        <w:r w:rsidRPr="00E65A34">
          <w:t xml:space="preserve">Let </w:t>
        </w:r>
        <w:r w:rsidRPr="009C202C">
          <w:rPr>
            <w:i/>
          </w:rPr>
          <w:t>strict</w:t>
        </w:r>
        <w:r w:rsidRPr="009C202C">
          <w:t xml:space="preserve"> be </w:t>
        </w:r>
        <w:del w:id="8473" w:author="Rev 8 Allen Wirfs-Brock" w:date="2012-06-14T14:51:00Z">
          <w:r w:rsidRPr="009C202C" w:rsidDel="00CA30A6">
            <w:delText xml:space="preserve">be </w:delText>
          </w:r>
        </w:del>
        <w:r w:rsidRPr="009C202C">
          <w:t xml:space="preserve">the value of the [[Strict]] internal property of </w:t>
        </w:r>
        <w:r w:rsidRPr="009C202C">
          <w:rPr>
            <w:i/>
          </w:rPr>
          <w:t>func</w:t>
        </w:r>
        <w:r w:rsidRPr="009C202C">
          <w:t>.</w:t>
        </w:r>
      </w:ins>
    </w:p>
    <w:p w:rsidR="00612740" w:rsidRPr="00B820AB" w:rsidRDefault="00612740" w:rsidP="00303A5A">
      <w:pPr>
        <w:pStyle w:val="Alg4"/>
        <w:numPr>
          <w:ilvl w:val="0"/>
          <w:numId w:val="570"/>
        </w:numPr>
        <w:rPr>
          <w:ins w:id="8474" w:author="Rev 4 Allen Wirfs-Brock" w:date="2011-10-06T15:41:00Z"/>
        </w:rPr>
      </w:pPr>
      <w:ins w:id="8475" w:author="Rev 4 Allen Wirfs-Brock" w:date="2011-10-06T15:41:00Z">
        <w:r w:rsidRPr="009C202C">
          <w:t xml:space="preserve">Let </w:t>
        </w:r>
        <w:del w:id="8476" w:author="Rev 5 Allen Wirfs-Brock" w:date="2012-01-03T15:27:00Z">
          <w:r w:rsidRPr="009C202C" w:rsidDel="00BC7A6E">
            <w:rPr>
              <w:i/>
            </w:rPr>
            <w:delText>FormalParameterList</w:delText>
          </w:r>
        </w:del>
      </w:ins>
      <w:ins w:id="8477" w:author="Rev 5 Allen Wirfs-Brock" w:date="2012-01-03T15:27:00Z">
        <w:r w:rsidR="00BC7A6E">
          <w:rPr>
            <w:i/>
          </w:rPr>
          <w:t>formals</w:t>
        </w:r>
      </w:ins>
      <w:ins w:id="8478" w:author="Rev 4 Allen Wirfs-Brock" w:date="2011-10-06T15:41:00Z">
        <w:r w:rsidRPr="009C202C">
          <w:t xml:space="preserve"> be the value of the [[FormalParameter</w:t>
        </w:r>
        <w:del w:id="8479" w:author="Rev 11 Allen Wirfs-Brock" w:date="2012-10-24T19:26:00Z">
          <w:r w:rsidRPr="009C202C" w:rsidDel="00303A5A">
            <w:delText>List</w:delText>
          </w:r>
        </w:del>
      </w:ins>
      <w:ins w:id="8480" w:author="Rev 11 Allen Wirfs-Brock" w:date="2012-10-24T19:26:00Z">
        <w:r w:rsidR="00303A5A">
          <w:t>s</w:t>
        </w:r>
      </w:ins>
      <w:ins w:id="8481" w:author="Rev 4 Allen Wirfs-Brock" w:date="2011-10-06T15:41:00Z">
        <w:r w:rsidRPr="009C202C">
          <w:t xml:space="preserve">]] internal property of </w:t>
        </w:r>
        <w:r w:rsidRPr="00B820AB">
          <w:rPr>
            <w:i/>
          </w:rPr>
          <w:t>func</w:t>
        </w:r>
        <w:r w:rsidRPr="00B820AB">
          <w:t>.</w:t>
        </w:r>
      </w:ins>
    </w:p>
    <w:p w:rsidR="00612740" w:rsidRPr="00E77497" w:rsidRDefault="00612740" w:rsidP="009A20C6">
      <w:pPr>
        <w:pStyle w:val="Alg4"/>
        <w:numPr>
          <w:ilvl w:val="0"/>
          <w:numId w:val="570"/>
        </w:numPr>
        <w:rPr>
          <w:ins w:id="8482" w:author="Rev 4 Allen Wirfs-Brock" w:date="2011-10-06T15:41:00Z"/>
        </w:rPr>
      </w:pPr>
      <w:ins w:id="8483" w:author="Rev 4 Allen Wirfs-Brock" w:date="2011-10-06T15:41:00Z">
        <w:r w:rsidRPr="00675B74">
          <w:t xml:space="preserve">Let </w:t>
        </w:r>
        <w:r w:rsidRPr="00E77497">
          <w:rPr>
            <w:i/>
          </w:rPr>
          <w:t>parameterNames</w:t>
        </w:r>
        <w:r w:rsidRPr="00E77497">
          <w:t xml:space="preserve"> be the BoundNames of </w:t>
        </w:r>
      </w:ins>
      <w:ins w:id="8484" w:author="Rev 7 Allen Wirfs-Brock" w:date="2012-04-28T19:39:00Z">
        <w:r w:rsidR="006575D9">
          <w:rPr>
            <w:i/>
          </w:rPr>
          <w:t>formals</w:t>
        </w:r>
      </w:ins>
      <w:ins w:id="8485" w:author="Rev 4 Allen Wirfs-Brock" w:date="2011-10-06T15:41:00Z">
        <w:del w:id="8486" w:author="Rev 7 Allen Wirfs-Brock" w:date="2012-04-28T19:39:00Z">
          <w:r w:rsidRPr="00E77497" w:rsidDel="006575D9">
            <w:rPr>
              <w:i/>
            </w:rPr>
            <w:delText>FormalParameterList</w:delText>
          </w:r>
        </w:del>
        <w:r w:rsidRPr="00E77497">
          <w:t>.</w:t>
        </w:r>
      </w:ins>
    </w:p>
    <w:p w:rsidR="00B126DA" w:rsidRPr="00B820AB" w:rsidRDefault="00B126DA" w:rsidP="00B126DA">
      <w:pPr>
        <w:pStyle w:val="Alg4"/>
        <w:numPr>
          <w:ilvl w:val="0"/>
          <w:numId w:val="570"/>
        </w:numPr>
        <w:rPr>
          <w:ins w:id="8487" w:author="Rev 11 Allen Wirfs-Brock" w:date="2012-10-02T13:10:00Z"/>
        </w:rPr>
      </w:pPr>
      <w:ins w:id="8488" w:author="Rev 11 Allen Wirfs-Brock" w:date="2012-10-02T13:10:00Z">
        <w:r w:rsidRPr="00B820AB">
          <w:t xml:space="preserve">Let </w:t>
        </w:r>
      </w:ins>
      <w:ins w:id="8489" w:author="Rev 11 Allen Wirfs-Brock" w:date="2012-10-02T16:53:00Z">
        <w:r w:rsidR="00D00CE9">
          <w:rPr>
            <w:i/>
          </w:rPr>
          <w:t>varD</w:t>
        </w:r>
      </w:ins>
      <w:ins w:id="8490" w:author="Rev 11 Allen Wirfs-Brock" w:date="2012-10-02T13:10:00Z">
        <w:r w:rsidRPr="00B820AB">
          <w:rPr>
            <w:i/>
          </w:rPr>
          <w:t>eclarations</w:t>
        </w:r>
        <w:r w:rsidRPr="00B820AB">
          <w:t xml:space="preserve"> be the </w:t>
        </w:r>
        <w:r>
          <w:t>Var</w:t>
        </w:r>
      </w:ins>
      <w:ins w:id="8491" w:author="Rev 11 Allen Wirfs-Brock" w:date="2012-10-18T15:01:00Z">
        <w:r w:rsidR="00953417">
          <w:t>Scoped</w:t>
        </w:r>
      </w:ins>
      <w:ins w:id="8492" w:author="Rev 11 Allen Wirfs-Brock" w:date="2012-10-02T13:10:00Z">
        <w:r w:rsidRPr="00B820AB">
          <w:t xml:space="preserve">Declarations of </w:t>
        </w:r>
        <w:r w:rsidRPr="00B820AB">
          <w:rPr>
            <w:i/>
          </w:rPr>
          <w:t>code</w:t>
        </w:r>
        <w:r w:rsidRPr="00B820AB">
          <w:t>.</w:t>
        </w:r>
      </w:ins>
    </w:p>
    <w:p w:rsidR="00B126DA" w:rsidRPr="00E77497" w:rsidRDefault="00B126DA" w:rsidP="00B126DA">
      <w:pPr>
        <w:pStyle w:val="Alg4"/>
        <w:numPr>
          <w:ilvl w:val="0"/>
          <w:numId w:val="570"/>
        </w:numPr>
        <w:rPr>
          <w:ins w:id="8493" w:author="Rev 11 Allen Wirfs-Brock" w:date="2012-10-02T13:10:00Z"/>
        </w:rPr>
      </w:pPr>
      <w:ins w:id="8494" w:author="Rev 11 Allen Wirfs-Brock" w:date="2012-10-02T13:10:00Z">
        <w:r w:rsidRPr="00E77497">
          <w:t xml:space="preserve">Let </w:t>
        </w:r>
        <w:r>
          <w:rPr>
            <w:i/>
          </w:rPr>
          <w:t>functionsToInitialize</w:t>
        </w:r>
        <w:r w:rsidRPr="00E77497">
          <w:t xml:space="preserve"> be an emptyList.</w:t>
        </w:r>
      </w:ins>
    </w:p>
    <w:p w:rsidR="004B6DAB" w:rsidRDefault="004B6DAB" w:rsidP="00B126DA">
      <w:pPr>
        <w:pStyle w:val="Alg4"/>
        <w:numPr>
          <w:ilvl w:val="0"/>
          <w:numId w:val="570"/>
        </w:numPr>
        <w:rPr>
          <w:ins w:id="8495" w:author="Rev 11 Allen Wirfs-Brock" w:date="2012-10-06T14:29:00Z"/>
        </w:rPr>
      </w:pPr>
      <w:ins w:id="8496" w:author="Rev 11 Allen Wirfs-Brock" w:date="2012-10-06T14:29:00Z">
        <w:r>
          <w:t xml:space="preserve">Let </w:t>
        </w:r>
        <w:r>
          <w:rPr>
            <w:i/>
          </w:rPr>
          <w:t xml:space="preserve">argumentsObjectNotNeeded </w:t>
        </w:r>
        <w:r w:rsidRPr="00E77497">
          <w:rPr>
            <w:i/>
          </w:rPr>
          <w:t xml:space="preserve"> </w:t>
        </w:r>
        <w:r>
          <w:t xml:space="preserve">be </w:t>
        </w:r>
        <w:r w:rsidRPr="004B6DAB">
          <w:rPr>
            <w:b/>
          </w:rPr>
          <w:t>false</w:t>
        </w:r>
        <w:r>
          <w:t>.</w:t>
        </w:r>
      </w:ins>
    </w:p>
    <w:p w:rsidR="00B126DA" w:rsidRPr="004D1BD1" w:rsidRDefault="00A35D2E" w:rsidP="00B126DA">
      <w:pPr>
        <w:pStyle w:val="Alg4"/>
        <w:numPr>
          <w:ilvl w:val="0"/>
          <w:numId w:val="570"/>
        </w:numPr>
        <w:rPr>
          <w:ins w:id="8497" w:author="Rev 11 Allen Wirfs-Brock" w:date="2012-10-02T13:10:00Z"/>
        </w:rPr>
      </w:pPr>
      <w:ins w:id="8498" w:author="Rev 11 Allen Wirfs-Brock" w:date="2012-10-02T13:10:00Z">
        <w:r>
          <w:t>For each</w:t>
        </w:r>
        <w:r w:rsidR="00B126DA" w:rsidRPr="00E77497">
          <w:t xml:space="preserve"> </w:t>
        </w:r>
      </w:ins>
      <w:ins w:id="8499" w:author="Rev 11 Allen Wirfs-Brock" w:date="2012-10-02T13:19:00Z">
        <w:r>
          <w:rPr>
            <w:i/>
          </w:rPr>
          <w:t>d</w:t>
        </w:r>
      </w:ins>
      <w:ins w:id="8500" w:author="Rev 11 Allen Wirfs-Brock" w:date="2012-10-02T13:10:00Z">
        <w:r w:rsidR="00B126DA" w:rsidRPr="00E77497">
          <w:t xml:space="preserve"> in </w:t>
        </w:r>
      </w:ins>
      <w:ins w:id="8501" w:author="Rev 11 Allen Wirfs-Brock" w:date="2012-10-02T16:54:00Z">
        <w:r w:rsidR="00D00CE9">
          <w:rPr>
            <w:i/>
          </w:rPr>
          <w:t>varD</w:t>
        </w:r>
        <w:r w:rsidR="00D00CE9" w:rsidRPr="00B820AB">
          <w:rPr>
            <w:i/>
          </w:rPr>
          <w:t>eclarations</w:t>
        </w:r>
      </w:ins>
      <w:ins w:id="8502" w:author="Rev 11 Allen Wirfs-Brock" w:date="2012-10-02T13:10:00Z">
        <w:r w:rsidR="00B126DA" w:rsidRPr="00E77497">
          <w:t>, in reverse list order do</w:t>
        </w:r>
      </w:ins>
    </w:p>
    <w:p w:rsidR="00A35D2E" w:rsidRDefault="00A35D2E" w:rsidP="0064603A">
      <w:pPr>
        <w:pStyle w:val="Alg4"/>
        <w:numPr>
          <w:ilvl w:val="1"/>
          <w:numId w:val="570"/>
        </w:numPr>
        <w:rPr>
          <w:ins w:id="8503" w:author="Rev 11 Allen Wirfs-Brock" w:date="2012-10-02T13:20:00Z"/>
        </w:rPr>
      </w:pPr>
      <w:ins w:id="8504" w:author="Rev 11 Allen Wirfs-Brock" w:date="2012-10-02T13:20:00Z">
        <w:r>
          <w:t xml:space="preserve">If </w:t>
        </w:r>
        <w:r w:rsidRPr="00EC1CE1">
          <w:rPr>
            <w:i/>
          </w:rPr>
          <w:t>d</w:t>
        </w:r>
        <w:r>
          <w:t xml:space="preserve"> is a </w:t>
        </w:r>
        <w:r w:rsidRPr="00E77497">
          <w:rPr>
            <w:i/>
          </w:rPr>
          <w:t>FunctionDeclaration</w:t>
        </w:r>
        <w:r w:rsidRPr="00E77497">
          <w:t xml:space="preserve"> </w:t>
        </w:r>
        <w:r>
          <w:t>then</w:t>
        </w:r>
      </w:ins>
    </w:p>
    <w:p w:rsidR="00B126DA" w:rsidRPr="006B6D0A" w:rsidRDefault="00B126DA" w:rsidP="0064603A">
      <w:pPr>
        <w:pStyle w:val="Alg4"/>
        <w:numPr>
          <w:ilvl w:val="2"/>
          <w:numId w:val="570"/>
        </w:numPr>
        <w:rPr>
          <w:ins w:id="8505" w:author="Rev 11 Allen Wirfs-Brock" w:date="2012-10-02T13:10:00Z"/>
          <w:i/>
          <w:sz w:val="18"/>
        </w:rPr>
      </w:pPr>
      <w:ins w:id="8506" w:author="Rev 11 Allen Wirfs-Brock" w:date="2012-10-02T13:10: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rsidR="00B126DA" w:rsidRPr="009C202C" w:rsidRDefault="00B126DA" w:rsidP="0064603A">
      <w:pPr>
        <w:pStyle w:val="Alg4"/>
        <w:numPr>
          <w:ilvl w:val="2"/>
          <w:numId w:val="570"/>
        </w:numPr>
        <w:rPr>
          <w:ins w:id="8507" w:author="Rev 11 Allen Wirfs-Brock" w:date="2012-10-02T13:10:00Z"/>
          <w:i/>
        </w:rPr>
      </w:pPr>
      <w:ins w:id="8508" w:author="Rev 11 Allen Wirfs-Brock" w:date="2012-10-02T13:10:00Z">
        <w:r w:rsidRPr="00E65A34">
          <w:t xml:space="preserve">Let </w:t>
        </w:r>
        <w:r w:rsidRPr="009C202C">
          <w:rPr>
            <w:i/>
          </w:rPr>
          <w:t>fn</w:t>
        </w:r>
        <w:r w:rsidRPr="009C202C">
          <w:t xml:space="preserve"> be the sole element of the BoundNames of </w:t>
        </w:r>
      </w:ins>
      <w:ins w:id="8509" w:author="Rev 11 Allen Wirfs-Brock" w:date="2012-10-02T13:21:00Z">
        <w:r w:rsidR="00A35D2E">
          <w:rPr>
            <w:i/>
          </w:rPr>
          <w:t>d</w:t>
        </w:r>
      </w:ins>
      <w:ins w:id="8510" w:author="Rev 11 Allen Wirfs-Brock" w:date="2012-10-02T13:10:00Z">
        <w:r w:rsidRPr="009C202C">
          <w:rPr>
            <w:i/>
          </w:rPr>
          <w:t>.</w:t>
        </w:r>
      </w:ins>
    </w:p>
    <w:p w:rsidR="004B6DAB" w:rsidRDefault="004B6DAB" w:rsidP="0064603A">
      <w:pPr>
        <w:pStyle w:val="Alg4"/>
        <w:numPr>
          <w:ilvl w:val="2"/>
          <w:numId w:val="570"/>
        </w:numPr>
        <w:rPr>
          <w:ins w:id="8511" w:author="Rev 11 Allen Wirfs-Brock" w:date="2012-10-06T14:27:00Z"/>
        </w:rPr>
      </w:pPr>
      <w:ins w:id="8512" w:author="Rev 11 Allen Wirfs-Brock" w:date="2012-10-06T14:27:00Z">
        <w:r>
          <w:t xml:space="preserve">If </w:t>
        </w:r>
        <w:r w:rsidRPr="009C202C">
          <w:rPr>
            <w:i/>
          </w:rPr>
          <w:t>fn</w:t>
        </w:r>
        <w:r w:rsidRPr="009C202C">
          <w:t xml:space="preserve"> </w:t>
        </w:r>
        <w:r>
          <w:t xml:space="preserve">is </w:t>
        </w:r>
      </w:ins>
      <w:ins w:id="8513" w:author="Rev 11 Allen Wirfs-Brock" w:date="2012-10-06T14:28:00Z">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126DA" w:rsidRPr="00E77497" w:rsidRDefault="00B126DA" w:rsidP="0064603A">
      <w:pPr>
        <w:pStyle w:val="Alg4"/>
        <w:numPr>
          <w:ilvl w:val="2"/>
          <w:numId w:val="570"/>
        </w:numPr>
        <w:rPr>
          <w:ins w:id="8514" w:author="Rev 11 Allen Wirfs-Brock" w:date="2012-10-02T13:10:00Z"/>
        </w:rPr>
      </w:pPr>
      <w:ins w:id="8515" w:author="Rev 11 Allen Wirfs-Brock" w:date="2012-10-02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rsidR="00B126DA" w:rsidRPr="009C202C" w:rsidRDefault="00B126DA" w:rsidP="0064603A">
      <w:pPr>
        <w:pStyle w:val="Alg4"/>
        <w:numPr>
          <w:ilvl w:val="2"/>
          <w:numId w:val="570"/>
        </w:numPr>
        <w:rPr>
          <w:ins w:id="8516" w:author="Rev 11 Allen Wirfs-Brock" w:date="2012-10-02T13:10:00Z"/>
        </w:rPr>
      </w:pPr>
      <w:ins w:id="8517" w:author="Rev 11 Allen Wirfs-Brock" w:date="2012-10-02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126DA" w:rsidRPr="00B820AB" w:rsidRDefault="00B126DA" w:rsidP="007225E0">
      <w:pPr>
        <w:pStyle w:val="Alg4"/>
        <w:numPr>
          <w:ilvl w:val="3"/>
          <w:numId w:val="570"/>
        </w:numPr>
        <w:rPr>
          <w:ins w:id="8518" w:author="Rev 11 Allen Wirfs-Brock" w:date="2012-10-02T13:10:00Z"/>
        </w:rPr>
      </w:pPr>
      <w:ins w:id="8519" w:author="Rev 11 Allen Wirfs-Brock" w:date="2012-10-02T13:10: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ins>
      <w:ins w:id="8520" w:author="Rev 11 Allen Wirfs-Brock" w:date="2012-10-16T16:37:00Z">
        <w:r w:rsidR="007225E0">
          <w:t>MutableBinding</w:t>
        </w:r>
      </w:ins>
      <w:ins w:id="8521" w:author="Rev 11 Allen Wirfs-Brock" w:date="2012-10-02T13:10:00Z">
        <w:r w:rsidRPr="00B820AB">
          <w:t xml:space="preserve"> concrete method passing </w:t>
        </w:r>
        <w:r>
          <w:rPr>
            <w:i/>
          </w:rPr>
          <w:t>fn</w:t>
        </w:r>
        <w:r w:rsidRPr="00B820AB">
          <w:t xml:space="preserve"> as the argument.</w:t>
        </w:r>
      </w:ins>
    </w:p>
    <w:p w:rsidR="00B126DA" w:rsidRPr="006B6D0A" w:rsidRDefault="00B126DA" w:rsidP="0064603A">
      <w:pPr>
        <w:pStyle w:val="Alg4"/>
        <w:numPr>
          <w:ilvl w:val="3"/>
          <w:numId w:val="570"/>
        </w:numPr>
        <w:rPr>
          <w:ins w:id="8522" w:author="Rev 11 Allen Wirfs-Brock" w:date="2012-10-02T13:11:00Z"/>
        </w:rPr>
      </w:pPr>
      <w:ins w:id="8523" w:author="Rev 11 Allen Wirfs-Brock" w:date="2012-10-02T13:10:00Z">
        <w:r>
          <w:t xml:space="preserve">Assert: </w:t>
        </w:r>
        <w:r w:rsidRPr="00D838A6">
          <w:rPr>
            <w:i/>
          </w:rPr>
          <w:t>status</w:t>
        </w:r>
        <w:r>
          <w:t xml:space="preserve"> is never an Abrupt Completion</w:t>
        </w:r>
      </w:ins>
      <w:ins w:id="8524" w:author="Rev 11 Allen Wirfs-Brock" w:date="2012-10-02T16:57:00Z">
        <w:r w:rsidR="00D00CE9">
          <w:t>.</w:t>
        </w:r>
      </w:ins>
    </w:p>
    <w:p w:rsidR="00D00CE9" w:rsidRDefault="00D00CE9" w:rsidP="0064603A">
      <w:pPr>
        <w:pStyle w:val="Alg4"/>
        <w:numPr>
          <w:ilvl w:val="3"/>
          <w:numId w:val="570"/>
        </w:numPr>
        <w:rPr>
          <w:ins w:id="8525" w:author="Rev 11 Allen Wirfs-Brock" w:date="2012-10-02T16:56:00Z"/>
        </w:rPr>
      </w:pPr>
      <w:ins w:id="8526" w:author="Rev 11 Allen Wirfs-Brock" w:date="2012-10-02T16:57:00Z">
        <w:r w:rsidRPr="003B4312">
          <w:t xml:space="preserve">Append </w:t>
        </w:r>
        <w:r>
          <w:rPr>
            <w:i/>
          </w:rPr>
          <w:t>d</w:t>
        </w:r>
        <w:r w:rsidRPr="008B7F6F">
          <w:t xml:space="preserve"> to </w:t>
        </w:r>
        <w:r>
          <w:rPr>
            <w:i/>
          </w:rPr>
          <w:t>functionsToInitialize</w:t>
        </w:r>
        <w:r w:rsidRPr="008B7F6F">
          <w:t>.</w:t>
        </w:r>
      </w:ins>
    </w:p>
    <w:p w:rsidR="008F767D" w:rsidRPr="00E77497" w:rsidRDefault="008F767D" w:rsidP="009A20C6">
      <w:pPr>
        <w:pStyle w:val="Alg4"/>
        <w:numPr>
          <w:ilvl w:val="0"/>
          <w:numId w:val="570"/>
        </w:numPr>
        <w:rPr>
          <w:ins w:id="8527" w:author="Rev 4 Allen Wirfs-Brock" w:date="2011-10-06T15:56:00Z"/>
        </w:rPr>
      </w:pPr>
      <w:ins w:id="8528" w:author="Rev 4 Allen Wirfs-Brock" w:date="2011-10-06T15:56:00Z">
        <w:r w:rsidRPr="00E77497">
          <w:t xml:space="preserve">For each String </w:t>
        </w:r>
        <w:del w:id="8529" w:author="Rev 11 Allen Wirfs-Brock" w:date="2012-10-06T14:31:00Z">
          <w:r w:rsidRPr="00E77497" w:rsidDel="004B6DAB">
            <w:rPr>
              <w:i/>
            </w:rPr>
            <w:delText>arg</w:delText>
          </w:r>
        </w:del>
      </w:ins>
      <w:ins w:id="8530" w:author="Rev 11 Allen Wirfs-Brock" w:date="2012-10-06T14:31:00Z">
        <w:r w:rsidR="004B6DAB">
          <w:rPr>
            <w:i/>
          </w:rPr>
          <w:t>param</w:t>
        </w:r>
      </w:ins>
      <w:ins w:id="8531" w:author="Rev 4 Allen Wirfs-Brock" w:date="2011-10-06T15:56:00Z">
        <w:r w:rsidRPr="00E77497">
          <w:rPr>
            <w:i/>
          </w:rPr>
          <w:t>Name</w:t>
        </w:r>
        <w:r w:rsidRPr="00E77497">
          <w:t xml:space="preserve"> in </w:t>
        </w:r>
      </w:ins>
      <w:ins w:id="8532" w:author="Rev 4 Allen Wirfs-Brock" w:date="2011-10-18T12:28:00Z">
        <w:r w:rsidR="002705D1" w:rsidRPr="00E77497">
          <w:rPr>
            <w:i/>
          </w:rPr>
          <w:t>parameterNames</w:t>
        </w:r>
      </w:ins>
      <w:ins w:id="8533" w:author="Rev 4 Allen Wirfs-Brock" w:date="2011-10-06T15:56:00Z">
        <w:r w:rsidRPr="00E77497">
          <w:t xml:space="preserve">, </w:t>
        </w:r>
        <w:del w:id="8534" w:author="Rev 11 Allen Wirfs-Brock" w:date="2012-10-02T17:25:00Z">
          <w:r w:rsidRPr="00E77497" w:rsidDel="00AE1E61">
            <w:delText xml:space="preserve">in list order </w:delText>
          </w:r>
        </w:del>
        <w:r w:rsidRPr="00E77497">
          <w:t>do</w:t>
        </w:r>
      </w:ins>
    </w:p>
    <w:p w:rsidR="0022315B" w:rsidRPr="00E77497" w:rsidRDefault="0022315B" w:rsidP="009A20C6">
      <w:pPr>
        <w:pStyle w:val="Alg4"/>
        <w:numPr>
          <w:ilvl w:val="1"/>
          <w:numId w:val="570"/>
        </w:numPr>
        <w:rPr>
          <w:ins w:id="8535" w:author="Rev 4 Allen Wirfs-Brock" w:date="2011-10-20T13:10:00Z"/>
        </w:rPr>
      </w:pPr>
      <w:ins w:id="8536"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8537" w:author="Rev 11 Allen Wirfs-Brock" w:date="2012-10-06T14:31:00Z">
        <w:r w:rsidR="004B6DAB">
          <w:rPr>
            <w:i/>
          </w:rPr>
          <w:t>param</w:t>
        </w:r>
      </w:ins>
      <w:ins w:id="8538" w:author="Rev 4 Allen Wirfs-Brock" w:date="2011-10-20T13:10:00Z">
        <w:del w:id="8539" w:author="Rev 11 Allen Wirfs-Brock" w:date="2012-10-06T14:31:00Z">
          <w:r w:rsidRPr="00E77497" w:rsidDel="004B6DAB">
            <w:rPr>
              <w:i/>
            </w:rPr>
            <w:delText>arg</w:delText>
          </w:r>
        </w:del>
        <w:r w:rsidRPr="00E77497">
          <w:rPr>
            <w:i/>
          </w:rPr>
          <w:t>Name</w:t>
        </w:r>
        <w:r w:rsidRPr="00E77497">
          <w:t xml:space="preserve"> as the argument.</w:t>
        </w:r>
      </w:ins>
    </w:p>
    <w:p w:rsidR="009C202C" w:rsidRPr="009C202C" w:rsidRDefault="009C202C" w:rsidP="009A20C6">
      <w:pPr>
        <w:pStyle w:val="Alg4"/>
        <w:numPr>
          <w:ilvl w:val="1"/>
          <w:numId w:val="570"/>
        </w:numPr>
        <w:rPr>
          <w:ins w:id="8540" w:author="Rev 4 Allen Wirfs-Brock" w:date="2011-11-04T10:47:00Z"/>
          <w:rFonts w:ascii="Arial" w:hAnsi="Arial" w:cs="Arial"/>
        </w:rPr>
      </w:pPr>
      <w:ins w:id="8541" w:author="Rev 4 Allen Wirfs-Brock" w:date="2011-11-04T10:48:00Z">
        <w:r w:rsidRPr="009C202C">
          <w:rPr>
            <w:rFonts w:ascii="Arial" w:hAnsi="Arial" w:cs="Arial"/>
            <w:sz w:val="18"/>
          </w:rPr>
          <w:t>NOTE</w:t>
        </w:r>
      </w:ins>
      <w:ins w:id="8542" w:author="Rev 5 Allen Wirfs-Brock" w:date="2011-12-30T11:28:00Z">
        <w:r w:rsidR="00021990">
          <w:rPr>
            <w:rFonts w:ascii="Arial" w:hAnsi="Arial" w:cs="Arial"/>
            <w:sz w:val="18"/>
          </w:rPr>
          <w:t xml:space="preserve">  </w:t>
        </w:r>
      </w:ins>
      <w:ins w:id="8543" w:author="Rev 4 Allen Wirfs-Brock" w:date="2011-11-04T10:47:00Z">
        <w:r w:rsidRPr="009C202C">
          <w:rPr>
            <w:rFonts w:ascii="Arial" w:hAnsi="Arial" w:cs="Arial"/>
            <w:sz w:val="18"/>
          </w:rPr>
          <w:t xml:space="preserve"> </w:t>
        </w:r>
      </w:ins>
      <w:ins w:id="8544" w:author="Rev 4 Allen Wirfs-Brock" w:date="2011-11-04T10:48:00Z">
        <w:r w:rsidRPr="009C202C">
          <w:rPr>
            <w:rFonts w:ascii="Arial" w:hAnsi="Arial" w:cs="Arial"/>
            <w:sz w:val="18"/>
          </w:rPr>
          <w:t>D</w:t>
        </w:r>
      </w:ins>
      <w:ins w:id="8545" w:author="Rev 4 Allen Wirfs-Brock" w:date="2011-11-04T10:47:00Z">
        <w:r w:rsidRPr="009C202C">
          <w:rPr>
            <w:rFonts w:ascii="Arial" w:hAnsi="Arial" w:cs="Arial"/>
            <w:sz w:val="18"/>
          </w:rPr>
          <w:t xml:space="preserve">uplicate parameter names can only occur in non-strict </w:t>
        </w:r>
      </w:ins>
      <w:ins w:id="8546" w:author="Rev 7 Allen Wirfs-Brock" w:date="2012-04-30T14:04:00Z">
        <w:del w:id="8547" w:author="Rev 11 Allen Wirfs-Brock" w:date="2012-10-02T12:23:00Z">
          <w:r w:rsidR="00CC7685" w:rsidDel="00D838A6">
            <w:rPr>
              <w:rFonts w:ascii="Arial" w:hAnsi="Arial" w:cs="Arial"/>
              <w:sz w:val="18"/>
            </w:rPr>
            <w:delText xml:space="preserve">Normal </w:delText>
          </w:r>
        </w:del>
      </w:ins>
      <w:ins w:id="8548" w:author="Rev 4 Allen Wirfs-Brock" w:date="2011-11-04T10:47:00Z">
        <w:del w:id="8549" w:author="Rev 7 Allen Wirfs-Brock" w:date="2012-04-30T14:04:00Z">
          <w:r w:rsidRPr="009C202C" w:rsidDel="00CC7685">
            <w:rPr>
              <w:rFonts w:ascii="Arial" w:hAnsi="Arial" w:cs="Arial"/>
              <w:sz w:val="18"/>
            </w:rPr>
            <w:delText>code</w:delText>
          </w:r>
        </w:del>
      </w:ins>
      <w:ins w:id="8550" w:author="Rev 7 Allen Wirfs-Brock" w:date="2012-04-30T14:04:00Z">
        <w:r w:rsidR="00CC7685">
          <w:rPr>
            <w:rFonts w:ascii="Arial" w:hAnsi="Arial" w:cs="Arial"/>
            <w:sz w:val="18"/>
          </w:rPr>
          <w:t>functions</w:t>
        </w:r>
      </w:ins>
      <w:ins w:id="8551" w:author="Rev 4 Allen Wirfs-Brock" w:date="2011-11-04T10:47:00Z">
        <w:r w:rsidRPr="009C202C">
          <w:rPr>
            <w:rFonts w:ascii="Arial" w:hAnsi="Arial" w:cs="Arial"/>
            <w:sz w:val="18"/>
          </w:rPr>
          <w:t>.</w:t>
        </w:r>
      </w:ins>
      <w:ins w:id="8552" w:author="Rev 11 Allen Wirfs-Brock" w:date="2012-10-02T15:59:00Z">
        <w:r w:rsidR="008277E5">
          <w:rPr>
            <w:rFonts w:ascii="Arial" w:hAnsi="Arial" w:cs="Arial"/>
            <w:sz w:val="18"/>
          </w:rPr>
          <w:t xml:space="preserve"> Parameter names that are the same as function declaration names do not get initialized to </w:t>
        </w:r>
      </w:ins>
      <w:ins w:id="8553" w:author="Rev 11 Allen Wirfs-Brock" w:date="2012-10-02T16:00:00Z">
        <w:r w:rsidR="008277E5" w:rsidRPr="0064603A">
          <w:rPr>
            <w:b/>
            <w:sz w:val="18"/>
          </w:rPr>
          <w:t>undefined</w:t>
        </w:r>
      </w:ins>
      <w:ins w:id="8554" w:author="Rev 11 Allen Wirfs-Brock" w:date="2012-10-02T15:59:00Z">
        <w:r w:rsidR="008277E5">
          <w:rPr>
            <w:rFonts w:ascii="Arial" w:hAnsi="Arial" w:cs="Arial"/>
            <w:sz w:val="18"/>
          </w:rPr>
          <w:t>.</w:t>
        </w:r>
      </w:ins>
    </w:p>
    <w:p w:rsidR="0022315B" w:rsidRPr="009C202C" w:rsidRDefault="0022315B" w:rsidP="009A20C6">
      <w:pPr>
        <w:pStyle w:val="Alg4"/>
        <w:numPr>
          <w:ilvl w:val="1"/>
          <w:numId w:val="570"/>
        </w:numPr>
        <w:rPr>
          <w:ins w:id="8555" w:author="Rev 4 Allen Wirfs-Brock" w:date="2011-10-20T13:10:00Z"/>
        </w:rPr>
      </w:pPr>
      <w:ins w:id="8556"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4B6DAB" w:rsidRDefault="004B6DAB" w:rsidP="009A20C6">
      <w:pPr>
        <w:pStyle w:val="Alg4"/>
        <w:numPr>
          <w:ilvl w:val="2"/>
          <w:numId w:val="570"/>
        </w:numPr>
        <w:rPr>
          <w:ins w:id="8557" w:author="Rev 11 Allen Wirfs-Brock" w:date="2012-10-06T14:31:00Z"/>
        </w:rPr>
      </w:pPr>
      <w:ins w:id="8558" w:author="Rev 11 Allen Wirfs-Brock" w:date="2012-10-06T14:31:00Z">
        <w:r>
          <w:t xml:space="preserve">If </w:t>
        </w:r>
      </w:ins>
      <w:ins w:id="8559" w:author="Rev 11 Allen Wirfs-Brock" w:date="2012-10-06T14:32:00Z">
        <w:r>
          <w:rPr>
            <w:i/>
          </w:rPr>
          <w:t>param</w:t>
        </w:r>
      </w:ins>
      <w:ins w:id="8560" w:author="Rev 11 Allen Wirfs-Brock" w:date="2012-10-06T14:31:00Z">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8F767D" w:rsidRPr="00B820AB" w:rsidRDefault="00C24EEA" w:rsidP="009A20C6">
      <w:pPr>
        <w:pStyle w:val="Alg4"/>
        <w:numPr>
          <w:ilvl w:val="2"/>
          <w:numId w:val="570"/>
        </w:numPr>
        <w:rPr>
          <w:ins w:id="8561" w:author="Rev 4 Allen Wirfs-Brock" w:date="2011-10-06T15:56:00Z"/>
        </w:rPr>
      </w:pPr>
      <w:ins w:id="8562" w:author="Rev 9 Allen Wirfs-Brock" w:date="2012-07-08T14:09:00Z">
        <w:r>
          <w:t xml:space="preserve">Let </w:t>
        </w:r>
        <w:r w:rsidRPr="0039463E">
          <w:rPr>
            <w:i/>
          </w:rPr>
          <w:t>status</w:t>
        </w:r>
        <w:r>
          <w:t xml:space="preserve"> be the result of calling</w:t>
        </w:r>
        <w:r w:rsidRPr="00B820AB">
          <w:t xml:space="preserve"> </w:t>
        </w:r>
      </w:ins>
      <w:ins w:id="8563" w:author="Rev 4 Allen Wirfs-Brock" w:date="2011-10-06T15:56:00Z">
        <w:del w:id="8564" w:author="Rev 9 Allen Wirfs-Brock" w:date="2012-07-08T14:09:00Z">
          <w:r w:rsidR="008F767D" w:rsidRPr="009C202C" w:rsidDel="00C24EEA">
            <w:delText xml:space="preserve">Call </w:delText>
          </w:r>
        </w:del>
        <w:r w:rsidR="008F767D" w:rsidRPr="009C202C">
          <w:rPr>
            <w:i/>
          </w:rPr>
          <w:t>env’s</w:t>
        </w:r>
        <w:r w:rsidR="008F767D" w:rsidRPr="009C202C">
          <w:t xml:space="preserve"> C</w:t>
        </w:r>
        <w:r w:rsidR="008F767D" w:rsidRPr="00B820AB">
          <w:t xml:space="preserve">reateMutableBinding concrete method passing </w:t>
        </w:r>
      </w:ins>
      <w:ins w:id="8565" w:author="Rev 11 Allen Wirfs-Brock" w:date="2012-10-06T14:32:00Z">
        <w:r w:rsidR="004B6DAB">
          <w:rPr>
            <w:i/>
          </w:rPr>
          <w:t>param</w:t>
        </w:r>
      </w:ins>
      <w:ins w:id="8566" w:author="Rev 4 Allen Wirfs-Brock" w:date="2011-10-06T15:56:00Z">
        <w:del w:id="8567" w:author="Rev 11 Allen Wirfs-Brock" w:date="2012-10-06T14:32:00Z">
          <w:r w:rsidR="008F767D" w:rsidRPr="00B820AB" w:rsidDel="004B6DAB">
            <w:rPr>
              <w:i/>
            </w:rPr>
            <w:delText>arg</w:delText>
          </w:r>
        </w:del>
        <w:r w:rsidR="008F767D" w:rsidRPr="00B820AB">
          <w:rPr>
            <w:i/>
          </w:rPr>
          <w:t>Name</w:t>
        </w:r>
        <w:r w:rsidR="008F767D" w:rsidRPr="00B820AB">
          <w:t xml:space="preserve"> as the argument.</w:t>
        </w:r>
      </w:ins>
    </w:p>
    <w:p w:rsidR="00533E91" w:rsidRDefault="00533E91" w:rsidP="00533E91">
      <w:pPr>
        <w:pStyle w:val="Alg4"/>
        <w:numPr>
          <w:ilvl w:val="2"/>
          <w:numId w:val="570"/>
        </w:numPr>
        <w:rPr>
          <w:ins w:id="8568" w:author="Rev 9 Allen Wirfs-Brock" w:date="2012-07-08T14:10:00Z"/>
        </w:rPr>
      </w:pPr>
      <w:ins w:id="8569" w:author="Rev 9 Allen Wirfs-Brock" w:date="2012-07-08T14:10:00Z">
        <w:del w:id="8570" w:author="Rev 11 Allen Wirfs-Brock" w:date="2012-10-02T12:24:00Z">
          <w:r w:rsidDel="00D838A6">
            <w:delText>ReturnIfAbrupt(</w:delText>
          </w:r>
          <w:r w:rsidRPr="00533E91" w:rsidDel="00D838A6">
            <w:rPr>
              <w:i/>
            </w:rPr>
            <w:delText>status</w:delText>
          </w:r>
          <w:r w:rsidDel="00D838A6">
            <w:delText>).</w:delText>
          </w:r>
        </w:del>
      </w:ins>
      <w:ins w:id="8571" w:author="Rev 11 Allen Wirfs-Brock" w:date="2012-10-02T12:24:00Z">
        <w:r w:rsidR="00D838A6">
          <w:t xml:space="preserve">Assert: </w:t>
        </w:r>
        <w:r w:rsidR="00D838A6" w:rsidRPr="00D838A6">
          <w:rPr>
            <w:i/>
          </w:rPr>
          <w:t>status</w:t>
        </w:r>
        <w:r w:rsidR="00D838A6">
          <w:t xml:space="preserve"> is never an Abrupt Completion</w:t>
        </w:r>
      </w:ins>
    </w:p>
    <w:p w:rsidR="00B820AB" w:rsidRPr="00B820AB" w:rsidDel="00B27700" w:rsidRDefault="00B820AB" w:rsidP="00533E91">
      <w:pPr>
        <w:pStyle w:val="Alg4"/>
        <w:numPr>
          <w:ilvl w:val="2"/>
          <w:numId w:val="570"/>
        </w:numPr>
        <w:rPr>
          <w:ins w:id="8572" w:author="Rev 4 Allen Wirfs-Brock" w:date="2011-11-04T10:50:00Z"/>
          <w:del w:id="8573" w:author="Rev 11 Allen Wirfs-Brock" w:date="2012-10-01T14:45:00Z"/>
        </w:rPr>
      </w:pPr>
      <w:ins w:id="8574" w:author="Rev 4 Allen Wirfs-Brock" w:date="2011-11-04T10:50:00Z">
        <w:del w:id="8575" w:author="Rev 11 Allen Wirfs-Brock" w:date="2012-10-01T14:45:00Z">
          <w:r w:rsidDel="00B27700">
            <w:delText>If</w:delText>
          </w:r>
        </w:del>
      </w:ins>
      <w:ins w:id="8576" w:author="Rev 4 Allen Wirfs-Brock" w:date="2011-11-04T10:51:00Z">
        <w:del w:id="8577" w:author="Rev 11 Allen Wirfs-Brock" w:date="2012-10-01T14:45:00Z">
          <w:r w:rsidDel="00B27700">
            <w:delText xml:space="preserve"> </w:delText>
          </w:r>
          <w:r w:rsidRPr="00B820AB" w:rsidDel="00B27700">
            <w:rPr>
              <w:i/>
            </w:rPr>
            <w:delText>strict</w:delText>
          </w:r>
          <w:r w:rsidDel="00B27700">
            <w:delText xml:space="preserve"> is </w:delText>
          </w:r>
          <w:r w:rsidRPr="00B820AB" w:rsidDel="00B27700">
            <w:rPr>
              <w:b/>
            </w:rPr>
            <w:delText>false</w:delText>
          </w:r>
          <w:r w:rsidDel="00B27700">
            <w:delText>, then</w:delText>
          </w:r>
        </w:del>
      </w:ins>
    </w:p>
    <w:p w:rsidR="00B820AB" w:rsidRPr="004418C4" w:rsidRDefault="00B820AB" w:rsidP="00B27700">
      <w:pPr>
        <w:pStyle w:val="Alg4"/>
        <w:numPr>
          <w:ilvl w:val="2"/>
          <w:numId w:val="570"/>
        </w:numPr>
        <w:rPr>
          <w:ins w:id="8578" w:author="Rev 4 Allen Wirfs-Brock" w:date="2011-11-04T10:52:00Z"/>
        </w:rPr>
      </w:pPr>
      <w:ins w:id="8579" w:author="Rev 4 Allen Wirfs-Brock" w:date="2011-11-04T10:52:00Z">
        <w:r w:rsidRPr="004418C4">
          <w:t xml:space="preserve">Call </w:t>
        </w:r>
        <w:r w:rsidRPr="004418C4">
          <w:rPr>
            <w:i/>
          </w:rPr>
          <w:t>env</w:t>
        </w:r>
        <w:r w:rsidRPr="004418C4">
          <w:t xml:space="preserve">’s InitializeBinding concrete method passing </w:t>
        </w:r>
      </w:ins>
      <w:ins w:id="8580" w:author="Rev 11 Allen Wirfs-Brock" w:date="2012-10-06T14:32:00Z">
        <w:r w:rsidR="004B6DAB">
          <w:rPr>
            <w:i/>
          </w:rPr>
          <w:t>param</w:t>
        </w:r>
      </w:ins>
      <w:ins w:id="8581" w:author="Rev 4 Allen Wirfs-Brock" w:date="2011-11-04T10:52:00Z">
        <w:del w:id="8582" w:author="Rev 11 Allen Wirfs-Brock" w:date="2012-10-06T14:32:00Z">
          <w:r w:rsidRPr="00B820AB" w:rsidDel="004B6DAB">
            <w:rPr>
              <w:i/>
            </w:rPr>
            <w:delText>arg</w:delText>
          </w:r>
        </w:del>
        <w:r w:rsidRPr="00B820AB">
          <w:rPr>
            <w:i/>
          </w:rPr>
          <w:t>Name</w:t>
        </w:r>
        <w:r w:rsidRPr="004418C4">
          <w:t xml:space="preserve">, and </w:t>
        </w:r>
        <w:r w:rsidRPr="004418C4">
          <w:rPr>
            <w:b/>
          </w:rPr>
          <w:t>undefined</w:t>
        </w:r>
        <w:r w:rsidRPr="004418C4">
          <w:t xml:space="preserve"> as the arguments.</w:t>
        </w:r>
      </w:ins>
    </w:p>
    <w:p w:rsidR="005269DF" w:rsidRPr="00727A43" w:rsidRDefault="00727A43" w:rsidP="004133B8">
      <w:pPr>
        <w:pStyle w:val="Alg4"/>
        <w:numPr>
          <w:ilvl w:val="0"/>
          <w:numId w:val="570"/>
        </w:numPr>
        <w:rPr>
          <w:ins w:id="8583" w:author="Rev 11 Allen Wirfs-Brock" w:date="2012-10-02T16:33:00Z"/>
          <w:sz w:val="18"/>
          <w:szCs w:val="18"/>
        </w:rPr>
      </w:pPr>
      <w:ins w:id="8584" w:author="Rev 11 Allen Wirfs-Brock" w:date="2012-10-02T16:34: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ins>
      <w:ins w:id="8585" w:author="Rev 11 Allen Wirfs-Brock" w:date="2012-10-02T16:35:00Z">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rsidR="005269DF" w:rsidRPr="00E77497" w:rsidRDefault="005269DF" w:rsidP="005269DF">
      <w:pPr>
        <w:pStyle w:val="Alg4"/>
        <w:numPr>
          <w:ilvl w:val="0"/>
          <w:numId w:val="570"/>
        </w:numPr>
        <w:rPr>
          <w:ins w:id="8586" w:author="Rev 11 Allen Wirfs-Brock" w:date="2012-10-02T16:31:00Z"/>
        </w:rPr>
      </w:pPr>
      <w:ins w:id="8587" w:author="Rev 11 Allen Wirfs-Brock" w:date="2012-10-02T16:31: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8588"/>
        </w:r>
      </w:ins>
    </w:p>
    <w:p w:rsidR="005269DF" w:rsidRPr="00E77497" w:rsidRDefault="005269DF" w:rsidP="005269DF">
      <w:pPr>
        <w:pStyle w:val="Alg4"/>
        <w:numPr>
          <w:ilvl w:val="1"/>
          <w:numId w:val="570"/>
        </w:numPr>
        <w:rPr>
          <w:ins w:id="8589" w:author="Rev 11 Allen Wirfs-Brock" w:date="2012-10-02T16:31:00Z"/>
        </w:rPr>
      </w:pPr>
      <w:ins w:id="8590" w:author="Rev 11 Allen Wirfs-Brock" w:date="2012-10-02T16:31:00Z">
        <w:r w:rsidRPr="00E77497">
          <w:t xml:space="preserve">If </w:t>
        </w:r>
        <w:r w:rsidRPr="00E77497">
          <w:rPr>
            <w:i/>
          </w:rPr>
          <w:t>strict</w:t>
        </w:r>
        <w:r w:rsidRPr="00E77497">
          <w:t xml:space="preserve"> is </w:t>
        </w:r>
        <w:r w:rsidRPr="00E77497">
          <w:rPr>
            <w:b/>
          </w:rPr>
          <w:t>true</w:t>
        </w:r>
        <w:r w:rsidRPr="00E77497">
          <w:t xml:space="preserve">, then </w:t>
        </w:r>
      </w:ins>
    </w:p>
    <w:p w:rsidR="005269DF" w:rsidRPr="00E77497" w:rsidRDefault="005269DF" w:rsidP="005269DF">
      <w:pPr>
        <w:pStyle w:val="Alg4"/>
        <w:numPr>
          <w:ilvl w:val="2"/>
          <w:numId w:val="570"/>
        </w:numPr>
        <w:rPr>
          <w:ins w:id="8591" w:author="Rev 11 Allen Wirfs-Brock" w:date="2012-10-02T16:31:00Z"/>
        </w:rPr>
      </w:pPr>
      <w:ins w:id="8592" w:author="Rev 11 Allen Wirfs-Brock" w:date="2012-10-02T16:31: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rsidR="005269DF" w:rsidRPr="00E77497" w:rsidRDefault="005269DF" w:rsidP="005269DF">
      <w:pPr>
        <w:pStyle w:val="Alg4"/>
        <w:numPr>
          <w:ilvl w:val="1"/>
          <w:numId w:val="570"/>
        </w:numPr>
        <w:rPr>
          <w:ins w:id="8593" w:author="Rev 11 Allen Wirfs-Brock" w:date="2012-10-02T16:31:00Z"/>
        </w:rPr>
      </w:pPr>
      <w:ins w:id="8594" w:author="Rev 11 Allen Wirfs-Brock" w:date="2012-10-02T16:31:00Z">
        <w:r w:rsidRPr="00E77497">
          <w:t>Else,</w:t>
        </w:r>
      </w:ins>
    </w:p>
    <w:p w:rsidR="005269DF" w:rsidRPr="00E77497" w:rsidRDefault="005269DF" w:rsidP="005269DF">
      <w:pPr>
        <w:pStyle w:val="Alg4"/>
        <w:numPr>
          <w:ilvl w:val="2"/>
          <w:numId w:val="570"/>
        </w:numPr>
        <w:rPr>
          <w:ins w:id="8595" w:author="Rev 11 Allen Wirfs-Brock" w:date="2012-10-02T16:31:00Z"/>
        </w:rPr>
      </w:pPr>
      <w:ins w:id="8596" w:author="Rev 11 Allen Wirfs-Brock" w:date="2012-10-02T16:31: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rsidR="00727A43" w:rsidRPr="00E77497" w:rsidRDefault="00727A43" w:rsidP="00727A43">
      <w:pPr>
        <w:pStyle w:val="Alg4"/>
        <w:numPr>
          <w:ilvl w:val="0"/>
          <w:numId w:val="570"/>
        </w:numPr>
        <w:rPr>
          <w:ins w:id="8597" w:author="Rev 11 Allen Wirfs-Brock" w:date="2012-10-02T16:41:00Z"/>
        </w:rPr>
      </w:pPr>
      <w:ins w:id="8598" w:author="Rev 11 Allen Wirfs-Brock" w:date="2012-10-02T16:41:00Z">
        <w:r w:rsidRPr="00E77497">
          <w:lastRenderedPageBreak/>
          <w:t xml:space="preserve">Let </w:t>
        </w:r>
        <w:r w:rsidRPr="00E77497">
          <w:rPr>
            <w:i/>
          </w:rPr>
          <w:t>varNames</w:t>
        </w:r>
        <w:r w:rsidRPr="00E77497">
          <w:t xml:space="preserve"> be the VarDeclaredNames of </w:t>
        </w:r>
        <w:r w:rsidRPr="00E77497">
          <w:rPr>
            <w:i/>
          </w:rPr>
          <w:t>code</w:t>
        </w:r>
        <w:r w:rsidRPr="00E77497">
          <w:t>.</w:t>
        </w:r>
      </w:ins>
    </w:p>
    <w:p w:rsidR="00727A43" w:rsidRPr="00E77497" w:rsidRDefault="00727A43" w:rsidP="00727A43">
      <w:pPr>
        <w:pStyle w:val="Alg4"/>
        <w:numPr>
          <w:ilvl w:val="0"/>
          <w:numId w:val="570"/>
        </w:numPr>
        <w:rPr>
          <w:ins w:id="8599" w:author="Rev 11 Allen Wirfs-Brock" w:date="2012-10-02T16:39:00Z"/>
        </w:rPr>
      </w:pPr>
      <w:ins w:id="8600" w:author="Rev 11 Allen Wirfs-Brock" w:date="2012-10-02T16:39:00Z">
        <w:r w:rsidRPr="00E77497">
          <w:t xml:space="preserve">For each String </w:t>
        </w:r>
        <w:r w:rsidRPr="00E77497">
          <w:rPr>
            <w:i/>
          </w:rPr>
          <w:t>varName</w:t>
        </w:r>
        <w:r w:rsidRPr="00E77497">
          <w:t xml:space="preserve"> in </w:t>
        </w:r>
        <w:r w:rsidRPr="00E77497">
          <w:rPr>
            <w:i/>
          </w:rPr>
          <w:t>varNames</w:t>
        </w:r>
        <w:r w:rsidRPr="00E77497">
          <w:t>, in list order do</w:t>
        </w:r>
      </w:ins>
    </w:p>
    <w:p w:rsidR="00727A43" w:rsidRPr="00E77497" w:rsidRDefault="00727A43" w:rsidP="00727A43">
      <w:pPr>
        <w:pStyle w:val="Alg4"/>
        <w:numPr>
          <w:ilvl w:val="1"/>
          <w:numId w:val="570"/>
        </w:numPr>
        <w:rPr>
          <w:ins w:id="8601" w:author="Rev 11 Allen Wirfs-Brock" w:date="2012-10-02T16:39:00Z"/>
        </w:rPr>
      </w:pPr>
      <w:ins w:id="8602" w:author="Rev 11 Allen Wirfs-Brock" w:date="2012-10-02T16:39: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rsidR="00727A43" w:rsidRPr="00E77497" w:rsidRDefault="00727A43" w:rsidP="00727A43">
      <w:pPr>
        <w:pStyle w:val="Alg4"/>
        <w:numPr>
          <w:ilvl w:val="1"/>
          <w:numId w:val="570"/>
        </w:numPr>
        <w:rPr>
          <w:ins w:id="8603" w:author="Rev 11 Allen Wirfs-Brock" w:date="2012-10-02T16:39:00Z"/>
          <w:i/>
          <w:sz w:val="18"/>
        </w:rPr>
      </w:pPr>
      <w:ins w:id="8604" w:author="Rev 11 Allen Wirfs-Brock" w:date="2012-10-02T16:39: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rsidR="00727A43" w:rsidRPr="00E77497" w:rsidRDefault="00727A43" w:rsidP="00727A43">
      <w:pPr>
        <w:pStyle w:val="Alg4"/>
        <w:numPr>
          <w:ilvl w:val="1"/>
          <w:numId w:val="570"/>
        </w:numPr>
        <w:rPr>
          <w:ins w:id="8605" w:author="Rev 11 Allen Wirfs-Brock" w:date="2012-10-02T16:39:00Z"/>
        </w:rPr>
      </w:pPr>
      <w:ins w:id="8606" w:author="Rev 11 Allen Wirfs-Brock" w:date="2012-10-02T16:39: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rsidR="00727A43" w:rsidRPr="00E77497" w:rsidRDefault="00727A43" w:rsidP="007225E0">
      <w:pPr>
        <w:pStyle w:val="Alg4"/>
        <w:numPr>
          <w:ilvl w:val="2"/>
          <w:numId w:val="570"/>
        </w:numPr>
        <w:rPr>
          <w:ins w:id="8607" w:author="Rev 11 Allen Wirfs-Brock" w:date="2012-10-02T16:39:00Z"/>
        </w:rPr>
      </w:pPr>
      <w:ins w:id="8608" w:author="Rev 11 Allen Wirfs-Brock" w:date="2012-10-02T16:39:00Z">
        <w:r w:rsidRPr="00E77497">
          <w:t xml:space="preserve">Call </w:t>
        </w:r>
        <w:r w:rsidRPr="00E77497">
          <w:rPr>
            <w:i/>
          </w:rPr>
          <w:t>env’s</w:t>
        </w:r>
        <w:r w:rsidRPr="00E77497">
          <w:t xml:space="preserve"> </w:t>
        </w:r>
      </w:ins>
      <w:ins w:id="8609" w:author="Rev 11 Allen Wirfs-Brock" w:date="2012-10-16T16:37:00Z">
        <w:r w:rsidR="007225E0" w:rsidRPr="009C202C">
          <w:t>C</w:t>
        </w:r>
        <w:r w:rsidR="007225E0" w:rsidRPr="00B820AB">
          <w:t>reate</w:t>
        </w:r>
        <w:r w:rsidR="007225E0">
          <w:t>MutableBinding</w:t>
        </w:r>
        <w:r w:rsidR="007225E0" w:rsidRPr="00B820AB">
          <w:t xml:space="preserve"> </w:t>
        </w:r>
      </w:ins>
      <w:ins w:id="8610" w:author="Rev 11 Allen Wirfs-Brock" w:date="2012-10-02T16:39:00Z">
        <w:r w:rsidRPr="00E77497">
          <w:t xml:space="preserve">concrete method passing </w:t>
        </w:r>
        <w:r w:rsidRPr="00E77497">
          <w:rPr>
            <w:i/>
          </w:rPr>
          <w:t>varName</w:t>
        </w:r>
        <w:r w:rsidRPr="00E77497">
          <w:t xml:space="preserve"> as the argument.</w:t>
        </w:r>
      </w:ins>
    </w:p>
    <w:p w:rsidR="005B59F9" w:rsidRDefault="005B59F9" w:rsidP="005B59F9">
      <w:pPr>
        <w:pStyle w:val="Alg4"/>
        <w:numPr>
          <w:ilvl w:val="0"/>
          <w:numId w:val="570"/>
        </w:numPr>
        <w:rPr>
          <w:ins w:id="8611" w:author="Rev 11 Allen Wirfs-Brock" w:date="2012-10-02T16:46:00Z"/>
        </w:rPr>
      </w:pPr>
      <w:ins w:id="8612" w:author="Rev 11 Allen Wirfs-Brock" w:date="2012-10-02T16:46:00Z">
        <w:r>
          <w:t xml:space="preserve">Let </w:t>
        </w:r>
        <w:r w:rsidRPr="005B59F9">
          <w:rPr>
            <w:i/>
          </w:rPr>
          <w:t>lexDeclarations</w:t>
        </w:r>
        <w:r>
          <w:t xml:space="preserve"> be the LexicalDeclarations of </w:t>
        </w:r>
      </w:ins>
      <w:ins w:id="8613" w:author="Rev 11 Allen Wirfs-Brock" w:date="2012-10-02T16:48:00Z">
        <w:r w:rsidRPr="006B6D0A">
          <w:rPr>
            <w:i/>
          </w:rPr>
          <w:t>code</w:t>
        </w:r>
        <w:r>
          <w:t>.</w:t>
        </w:r>
      </w:ins>
    </w:p>
    <w:p w:rsidR="005B59F9" w:rsidRPr="00E77497" w:rsidRDefault="005B59F9" w:rsidP="005B59F9">
      <w:pPr>
        <w:pStyle w:val="Alg4"/>
        <w:numPr>
          <w:ilvl w:val="0"/>
          <w:numId w:val="570"/>
        </w:numPr>
        <w:rPr>
          <w:ins w:id="8614" w:author="Rev 11 Allen Wirfs-Brock" w:date="2012-10-02T16:45:00Z"/>
        </w:rPr>
      </w:pPr>
      <w:ins w:id="8615" w:author="Rev 11 Allen Wirfs-Brock" w:date="2012-10-02T16:45:00Z">
        <w:r w:rsidRPr="00675B74">
          <w:t xml:space="preserve">For each element </w:t>
        </w:r>
        <w:r w:rsidRPr="00E77497">
          <w:rPr>
            <w:i/>
          </w:rPr>
          <w:t xml:space="preserve">d </w:t>
        </w:r>
        <w:r w:rsidRPr="00E77497">
          <w:t xml:space="preserve">in </w:t>
        </w:r>
      </w:ins>
      <w:ins w:id="8616" w:author="Rev 11 Allen Wirfs-Brock" w:date="2012-10-02T16:48:00Z">
        <w:r w:rsidRPr="005B59F9">
          <w:rPr>
            <w:i/>
          </w:rPr>
          <w:t>lexDeclarations</w:t>
        </w:r>
        <w:r w:rsidRPr="00E77497">
          <w:t xml:space="preserve"> </w:t>
        </w:r>
      </w:ins>
      <w:ins w:id="8617" w:author="Rev 11 Allen Wirfs-Brock" w:date="2012-10-02T16:45:00Z">
        <w:r w:rsidRPr="00E77497">
          <w:t>do</w:t>
        </w:r>
      </w:ins>
    </w:p>
    <w:p w:rsidR="005B59F9" w:rsidRPr="00E77497" w:rsidRDefault="005B59F9" w:rsidP="005B59F9">
      <w:pPr>
        <w:pStyle w:val="Alg4"/>
        <w:numPr>
          <w:ilvl w:val="1"/>
          <w:numId w:val="570"/>
        </w:numPr>
        <w:rPr>
          <w:ins w:id="8618" w:author="Rev 11 Allen Wirfs-Brock" w:date="2012-10-02T16:51:00Z"/>
          <w:i/>
          <w:sz w:val="18"/>
        </w:rPr>
      </w:pPr>
      <w:ins w:id="8619" w:author="Rev 11 Allen Wirfs-Brock" w:date="2012-10-02T16:51: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w:t>
        </w:r>
      </w:ins>
      <w:ins w:id="8620" w:author="Rev 11 Allen Wirfs-Brock" w:date="2012-10-02T16:52:00Z">
        <w:r>
          <w:rPr>
            <w:rFonts w:ascii="Arial" w:hAnsi="Arial" w:cs="Arial"/>
            <w:sz w:val="18"/>
          </w:rPr>
          <w:t xml:space="preserve">can not be </w:t>
        </w:r>
      </w:ins>
      <w:ins w:id="8621" w:author="Rev 11 Allen Wirfs-Brock" w:date="2012-10-02T16:51:00Z">
        <w:r>
          <w:rPr>
            <w:rFonts w:ascii="Arial" w:hAnsi="Arial" w:cs="Arial"/>
            <w:sz w:val="18"/>
          </w:rPr>
          <w:t xml:space="preserve">the same as a function declaration, formal parameter, or a var name. </w:t>
        </w:r>
        <w:r w:rsidRPr="00E77497">
          <w:rPr>
            <w:sz w:val="18"/>
          </w:rPr>
          <w:t xml:space="preserve"> </w:t>
        </w:r>
      </w:ins>
      <w:ins w:id="8622" w:author="Rev 11 Allen Wirfs-Brock" w:date="2012-10-02T16:52:00Z">
        <w:r>
          <w:rPr>
            <w:rFonts w:ascii="Arial" w:hAnsi="Arial" w:cs="Arial"/>
            <w:sz w:val="18"/>
          </w:rPr>
          <w:t>Lexically declarated names are</w:t>
        </w:r>
      </w:ins>
      <w:ins w:id="8623" w:author="Rev 11 Allen Wirfs-Brock" w:date="2012-10-02T16:51:00Z">
        <w:r w:rsidRPr="00E77497">
          <w:rPr>
            <w:rFonts w:ascii="Arial" w:hAnsi="Arial" w:cs="Arial"/>
            <w:sz w:val="18"/>
          </w:rPr>
          <w:t xml:space="preserve"> only instantiated </w:t>
        </w:r>
      </w:ins>
      <w:ins w:id="8624" w:author="Rev 11 Allen Wirfs-Brock" w:date="2012-10-02T16:52:00Z">
        <w:r>
          <w:rPr>
            <w:rFonts w:ascii="Arial" w:hAnsi="Arial" w:cs="Arial"/>
            <w:sz w:val="18"/>
          </w:rPr>
          <w:t>here but not initialized.</w:t>
        </w:r>
      </w:ins>
      <w:ins w:id="8625" w:author="Rev 11 Allen Wirfs-Brock" w:date="2012-10-02T16:51:00Z">
        <w:r w:rsidRPr="00E77497">
          <w:rPr>
            <w:rFonts w:ascii="Arial" w:hAnsi="Arial" w:cs="Arial"/>
            <w:sz w:val="18"/>
          </w:rPr>
          <w:t xml:space="preserve"> </w:t>
        </w:r>
      </w:ins>
    </w:p>
    <w:p w:rsidR="005B59F9" w:rsidRPr="00E77497" w:rsidRDefault="005B59F9" w:rsidP="005B59F9">
      <w:pPr>
        <w:pStyle w:val="Alg4"/>
        <w:numPr>
          <w:ilvl w:val="1"/>
          <w:numId w:val="570"/>
        </w:numPr>
        <w:rPr>
          <w:ins w:id="8626" w:author="Rev 11 Allen Wirfs-Brock" w:date="2012-10-02T16:45:00Z"/>
          <w:i/>
        </w:rPr>
      </w:pPr>
      <w:ins w:id="8627" w:author="Rev 11 Allen Wirfs-Brock" w:date="2012-10-02T16:4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5B59F9" w:rsidRPr="00E77497" w:rsidRDefault="005B59F9" w:rsidP="005B59F9">
      <w:pPr>
        <w:pStyle w:val="Alg4"/>
        <w:numPr>
          <w:ilvl w:val="2"/>
          <w:numId w:val="570"/>
        </w:numPr>
        <w:rPr>
          <w:ins w:id="8628" w:author="Rev 11 Allen Wirfs-Brock" w:date="2012-10-02T16:45:00Z"/>
        </w:rPr>
      </w:pPr>
      <w:ins w:id="8629" w:author="Rev 11 Allen Wirfs-Brock" w:date="2012-10-02T16:4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rsidR="005B59F9" w:rsidRPr="00E77497" w:rsidRDefault="005B59F9" w:rsidP="005B59F9">
      <w:pPr>
        <w:pStyle w:val="Alg4"/>
        <w:numPr>
          <w:ilvl w:val="3"/>
          <w:numId w:val="570"/>
        </w:numPr>
        <w:spacing w:after="220"/>
        <w:contextualSpacing/>
        <w:rPr>
          <w:ins w:id="8630" w:author="Rev 11 Allen Wirfs-Brock" w:date="2012-10-02T16:45:00Z"/>
        </w:rPr>
      </w:pPr>
      <w:ins w:id="8631" w:author="Rev 11 Allen Wirfs-Brock" w:date="2012-10-02T16:4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5B59F9" w:rsidRPr="00E77497" w:rsidRDefault="005B59F9" w:rsidP="005B59F9">
      <w:pPr>
        <w:pStyle w:val="Alg4"/>
        <w:numPr>
          <w:ilvl w:val="2"/>
          <w:numId w:val="570"/>
        </w:numPr>
        <w:spacing w:after="220"/>
        <w:contextualSpacing/>
        <w:rPr>
          <w:ins w:id="8632" w:author="Rev 11 Allen Wirfs-Brock" w:date="2012-10-02T16:45:00Z"/>
        </w:rPr>
      </w:pPr>
      <w:ins w:id="8633" w:author="Rev 11 Allen Wirfs-Brock" w:date="2012-10-02T16:45:00Z">
        <w:r w:rsidRPr="00E77497">
          <w:t>Else,</w:t>
        </w:r>
      </w:ins>
    </w:p>
    <w:p w:rsidR="005B59F9" w:rsidRPr="00E77497" w:rsidRDefault="005B59F9" w:rsidP="005B59F9">
      <w:pPr>
        <w:pStyle w:val="Alg4"/>
        <w:numPr>
          <w:ilvl w:val="3"/>
          <w:numId w:val="570"/>
        </w:numPr>
        <w:spacing w:after="220"/>
        <w:contextualSpacing/>
        <w:rPr>
          <w:ins w:id="8634" w:author="Rev 11 Allen Wirfs-Brock" w:date="2012-10-02T16:45:00Z"/>
        </w:rPr>
      </w:pPr>
      <w:ins w:id="8635" w:author="Rev 11 Allen Wirfs-Brock" w:date="2012-10-02T16:4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F70F0A" w:rsidRPr="004D1BD1" w:rsidRDefault="00F70F0A" w:rsidP="00F70F0A">
      <w:pPr>
        <w:pStyle w:val="Alg4"/>
        <w:numPr>
          <w:ilvl w:val="0"/>
          <w:numId w:val="570"/>
        </w:numPr>
        <w:rPr>
          <w:ins w:id="8636" w:author="Rev 11 Allen Wirfs-Brock" w:date="2012-10-02T17:14:00Z"/>
        </w:rPr>
      </w:pPr>
      <w:ins w:id="8637" w:author="Rev 11 Allen Wirfs-Brock" w:date="2012-10-02T17:14: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ins>
    </w:p>
    <w:p w:rsidR="00F70F0A" w:rsidRPr="009C202C" w:rsidRDefault="00F70F0A" w:rsidP="00F70F0A">
      <w:pPr>
        <w:pStyle w:val="Alg4"/>
        <w:numPr>
          <w:ilvl w:val="1"/>
          <w:numId w:val="570"/>
        </w:numPr>
        <w:rPr>
          <w:ins w:id="8638" w:author="Rev 11 Allen Wirfs-Brock" w:date="2012-10-02T17:14:00Z"/>
          <w:i/>
        </w:rPr>
      </w:pPr>
      <w:ins w:id="8639" w:author="Rev 11 Allen Wirfs-Brock" w:date="2012-10-02T17:14:00Z">
        <w:r w:rsidRPr="00E65A34">
          <w:t xml:space="preserve">Let </w:t>
        </w:r>
        <w:r w:rsidRPr="009C202C">
          <w:rPr>
            <w:i/>
          </w:rPr>
          <w:t>fn</w:t>
        </w:r>
        <w:r w:rsidRPr="009C202C">
          <w:t xml:space="preserve"> be the sole element of the BoundNames of </w:t>
        </w:r>
        <w:r w:rsidRPr="009C202C">
          <w:rPr>
            <w:i/>
          </w:rPr>
          <w:t>f.</w:t>
        </w:r>
      </w:ins>
    </w:p>
    <w:p w:rsidR="00F70F0A" w:rsidRPr="006B6D0A" w:rsidRDefault="00F70F0A" w:rsidP="002F1A2E">
      <w:pPr>
        <w:pStyle w:val="Alg4"/>
        <w:numPr>
          <w:ilvl w:val="1"/>
          <w:numId w:val="570"/>
        </w:numPr>
        <w:rPr>
          <w:ins w:id="8640" w:author="Rev 11 Allen Wirfs-Brock" w:date="2012-10-02T17:14:00Z"/>
        </w:rPr>
      </w:pPr>
      <w:ins w:id="8641" w:author="Rev 11 Allen Wirfs-Brock" w:date="2012-10-02T17:14: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ins>
      <w:ins w:id="8642" w:author="Rev 11 Allen Wirfs-Brock" w:date="2012-10-24T12:00:00Z">
        <w:r w:rsidR="002F1A2E" w:rsidRPr="004012E4">
          <w:t>InstantiateFunctio</w:t>
        </w:r>
        <w:r w:rsidR="002F1A2E">
          <w:t>nObject</w:t>
        </w:r>
      </w:ins>
      <w:ins w:id="8643" w:author="Rev 11 Allen Wirfs-Brock" w:date="2012-10-02T17:14:00Z">
        <w:r w:rsidRPr="006B6D0A">
          <w:t xml:space="preserve"> </w:t>
        </w:r>
        <w:r>
          <w:t xml:space="preserve"> for </w:t>
        </w:r>
        <w:r w:rsidRPr="006B6D0A">
          <w:rPr>
            <w:i/>
          </w:rPr>
          <w:t>f</w:t>
        </w:r>
      </w:ins>
      <w:ins w:id="8644" w:author="Rev 11 Allen Wirfs-Brock" w:date="2012-10-17T09:22:00Z">
        <w:r w:rsidR="009E4458" w:rsidRPr="009E4458">
          <w:rPr>
            <w:iCs/>
          </w:rPr>
          <w:t xml:space="preserve"> </w:t>
        </w:r>
        <w:r w:rsidR="009E4458">
          <w:rPr>
            <w:iCs/>
          </w:rPr>
          <w:t xml:space="preserve">with argument </w:t>
        </w:r>
        <w:r w:rsidR="009E4458" w:rsidRPr="009E4458">
          <w:rPr>
            <w:i/>
          </w:rPr>
          <w:t>env</w:t>
        </w:r>
      </w:ins>
      <w:ins w:id="8645" w:author="Rev 11 Allen Wirfs-Brock" w:date="2012-10-02T17:14:00Z">
        <w:r w:rsidRPr="006B6D0A">
          <w:t>.</w:t>
        </w:r>
      </w:ins>
    </w:p>
    <w:p w:rsidR="00F70F0A" w:rsidRPr="009C202C" w:rsidRDefault="00F70F0A" w:rsidP="001F1942">
      <w:pPr>
        <w:pStyle w:val="Alg4"/>
        <w:numPr>
          <w:ilvl w:val="1"/>
          <w:numId w:val="570"/>
        </w:numPr>
        <w:rPr>
          <w:ins w:id="8646" w:author="Rev 11 Allen Wirfs-Brock" w:date="2012-10-02T17:14:00Z"/>
        </w:rPr>
      </w:pPr>
      <w:ins w:id="8647" w:author="Rev 11 Allen Wirfs-Brock" w:date="2012-10-02T17:14:00Z">
        <w:r w:rsidRPr="00E65A34">
          <w:t xml:space="preserve">Call </w:t>
        </w:r>
        <w:r w:rsidRPr="009C202C">
          <w:rPr>
            <w:i/>
          </w:rPr>
          <w:t>env</w:t>
        </w:r>
        <w:r w:rsidRPr="009C202C">
          <w:t xml:space="preserve">’s </w:t>
        </w:r>
      </w:ins>
      <w:ins w:id="8648" w:author="Rev 11 Allen Wirfs-Brock" w:date="2012-10-09T17:20:00Z">
        <w:r w:rsidR="001F1942">
          <w:t>SetMutableMinding</w:t>
        </w:r>
      </w:ins>
      <w:ins w:id="8649" w:author="Rev 11 Allen Wirfs-Brock" w:date="2012-10-02T17:14:00Z">
        <w:r w:rsidRPr="009C202C">
          <w:t xml:space="preserve"> concrete method passing </w:t>
        </w:r>
        <w:r w:rsidRPr="009C202C">
          <w:rPr>
            <w:i/>
          </w:rPr>
          <w:t>fn</w:t>
        </w:r>
        <w:r w:rsidRPr="009C202C">
          <w:t xml:space="preserve">, </w:t>
        </w:r>
        <w:r w:rsidRPr="009C202C">
          <w:rPr>
            <w:i/>
          </w:rPr>
          <w:t>fo</w:t>
        </w:r>
      </w:ins>
      <w:ins w:id="8650" w:author="Rev 11 Allen Wirfs-Brock" w:date="2012-10-09T17:21:00Z">
        <w:r w:rsidR="001F1942" w:rsidRPr="009C202C">
          <w:t xml:space="preserve">, </w:t>
        </w:r>
        <w:r w:rsidR="001F1942">
          <w:t xml:space="preserve">and </w:t>
        </w:r>
        <w:r w:rsidR="001F1942" w:rsidRPr="001F1942">
          <w:rPr>
            <w:b/>
            <w:bCs/>
          </w:rPr>
          <w:t>false</w:t>
        </w:r>
      </w:ins>
      <w:ins w:id="8651" w:author="Rev 11 Allen Wirfs-Brock" w:date="2012-10-02T17:14:00Z">
        <w:r w:rsidRPr="009C202C">
          <w:t xml:space="preserve"> as the arguments.</w:t>
        </w:r>
      </w:ins>
    </w:p>
    <w:p w:rsidR="0064603A" w:rsidRPr="00E77497" w:rsidRDefault="0064603A" w:rsidP="0064603A">
      <w:pPr>
        <w:pStyle w:val="Alg4"/>
        <w:numPr>
          <w:ilvl w:val="0"/>
          <w:numId w:val="570"/>
        </w:numPr>
        <w:tabs>
          <w:tab w:val="left" w:pos="720"/>
        </w:tabs>
        <w:rPr>
          <w:ins w:id="8652" w:author="Rev 11 Allen Wirfs-Brock" w:date="2012-10-02T17:16:00Z"/>
          <w:rFonts w:ascii="Arial" w:hAnsi="Arial" w:cs="Arial"/>
          <w:sz w:val="18"/>
        </w:rPr>
      </w:pPr>
      <w:ins w:id="8653" w:author="Rev 11 Allen Wirfs-Brock" w:date="2012-10-02T17:16:00Z">
        <w:r w:rsidRPr="00E77497">
          <w:rPr>
            <w:rFonts w:ascii="Arial" w:hAnsi="Arial" w:cs="Arial"/>
            <w:sz w:val="18"/>
          </w:rPr>
          <w:t>N</w:t>
        </w:r>
        <w:r>
          <w:rPr>
            <w:rFonts w:ascii="Arial" w:hAnsi="Arial" w:cs="Arial"/>
            <w:sz w:val="18"/>
          </w:rPr>
          <w:t>OTE</w:t>
        </w:r>
        <w:r>
          <w:rPr>
            <w:rFonts w:ascii="Arial" w:hAnsi="Arial" w:cs="Arial"/>
            <w:sz w:val="18"/>
          </w:rPr>
          <w:tab/>
        </w:r>
      </w:ins>
      <w:ins w:id="8654" w:author="Rev 11 Allen Wirfs-Brock" w:date="2012-10-02T17:17:00Z">
        <w:r>
          <w:rPr>
            <w:rFonts w:ascii="Arial" w:hAnsi="Arial" w:cs="Arial"/>
            <w:sz w:val="18"/>
          </w:rPr>
          <w:t xml:space="preserve">Function declaration are initialised prior to parameter </w:t>
        </w:r>
      </w:ins>
      <w:ins w:id="8655" w:author="Rev 11 Allen Wirfs-Brock" w:date="2012-10-02T17:18:00Z">
        <w:r>
          <w:rPr>
            <w:rFonts w:ascii="Arial" w:hAnsi="Arial" w:cs="Arial"/>
            <w:sz w:val="18"/>
          </w:rPr>
          <w:t xml:space="preserve">initialisation so that default value expressions may reference them. </w:t>
        </w:r>
      </w:ins>
      <w:ins w:id="8656" w:author="Rev 11 Allen Wirfs-Brock" w:date="2012-10-02T17:16:00Z">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ins>
      <w:ins w:id="8657" w:author="Rev 11 Allen Wirfs-Brock" w:date="2012-10-02T17:19:00Z">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initialized until</w:t>
        </w:r>
        <w:r w:rsidR="00CF668E">
          <w:rPr>
            <w:rFonts w:ascii="Arial" w:hAnsi="Arial" w:cs="Arial"/>
            <w:sz w:val="18"/>
          </w:rPr>
          <w:t xml:space="preserve"> after parameter initialization</w:t>
        </w:r>
      </w:ins>
      <w:ins w:id="8658" w:author="Rev 11 Allen Wirfs-Brock" w:date="2012-10-02T17:16:00Z">
        <w:r w:rsidRPr="00E77497">
          <w:rPr>
            <w:rFonts w:ascii="Arial" w:hAnsi="Arial" w:cs="Arial"/>
            <w:sz w:val="18"/>
          </w:rPr>
          <w:t>.</w:t>
        </w:r>
      </w:ins>
    </w:p>
    <w:p w:rsidR="002F045C" w:rsidRDefault="002F045C" w:rsidP="002F045C">
      <w:pPr>
        <w:pStyle w:val="Alg4"/>
        <w:numPr>
          <w:ilvl w:val="0"/>
          <w:numId w:val="570"/>
        </w:numPr>
        <w:tabs>
          <w:tab w:val="left" w:pos="720"/>
        </w:tabs>
        <w:rPr>
          <w:ins w:id="8659" w:author="Rev 11 Allen Wirfs-Brock" w:date="2012-10-02T17:44:00Z"/>
          <w:rFonts w:ascii="Arial" w:hAnsi="Arial" w:cs="Arial"/>
          <w:sz w:val="18"/>
        </w:rPr>
      </w:pPr>
      <w:ins w:id="8660" w:author="Rev 11 Allen Wirfs-Brock" w:date="2012-10-02T17:44:00Z">
        <w:r>
          <w:rPr>
            <w:rFonts w:ascii="Arial" w:hAnsi="Arial" w:cs="Arial"/>
            <w:sz w:val="18"/>
          </w:rPr>
          <w:t xml:space="preserve">Let </w:t>
        </w:r>
      </w:ins>
      <w:ins w:id="8661" w:author="Rev 11 Allen Wirfs-Brock" w:date="2012-10-02T17:51:00Z">
        <w:r w:rsidR="00876C75">
          <w:rPr>
            <w:i/>
          </w:rPr>
          <w:t>ao</w:t>
        </w:r>
      </w:ins>
      <w:ins w:id="8662" w:author="Rev 11 Allen Wirfs-Brock" w:date="2012-10-02T17:44:00Z">
        <w:r w:rsidRPr="00546435">
          <w:t xml:space="preserve"> be the result of </w:t>
        </w:r>
      </w:ins>
      <w:ins w:id="8663" w:author="Rev 11 Allen Wirfs-Brock" w:date="2012-10-02T17:45:00Z">
        <w:r w:rsidR="00876C75" w:rsidRPr="000358AB">
          <w:t>InstantiateArgumentsObject</w:t>
        </w:r>
        <w:r w:rsidR="00876C75" w:rsidRPr="00E77497">
          <w:t xml:space="preserve"> </w:t>
        </w:r>
      </w:ins>
      <w:ins w:id="8664" w:author="Rev 11 Allen Wirfs-Brock" w:date="2012-10-02T17:44:00Z">
        <w:r w:rsidRPr="00E77497">
          <w:t xml:space="preserve">with argument </w:t>
        </w:r>
        <w:r w:rsidRPr="00E77497">
          <w:rPr>
            <w:i/>
          </w:rPr>
          <w:t>argumentsList.</w:t>
        </w:r>
      </w:ins>
    </w:p>
    <w:p w:rsidR="00225BCB" w:rsidRPr="00B820AB" w:rsidDel="00B126DA" w:rsidRDefault="00225BCB" w:rsidP="009A20C6">
      <w:pPr>
        <w:pStyle w:val="Alg4"/>
        <w:numPr>
          <w:ilvl w:val="0"/>
          <w:numId w:val="570"/>
        </w:numPr>
        <w:rPr>
          <w:ins w:id="8665" w:author="Rev 4 Allen Wirfs-Brock" w:date="2011-10-20T13:18:00Z"/>
          <w:del w:id="8666" w:author="Rev 11 Allen Wirfs-Brock" w:date="2012-10-02T13:10:00Z"/>
        </w:rPr>
      </w:pPr>
      <w:ins w:id="8667" w:author="Rev 4 Allen Wirfs-Brock" w:date="2011-10-20T13:18:00Z">
        <w:del w:id="8668" w:author="Rev 11 Allen Wirfs-Brock" w:date="2012-10-02T13:10:00Z">
          <w:r w:rsidRPr="00B820AB" w:rsidDel="00B126DA">
            <w:delText xml:space="preserve">Let </w:delText>
          </w:r>
          <w:r w:rsidRPr="00B820AB" w:rsidDel="00B126DA">
            <w:rPr>
              <w:i/>
            </w:rPr>
            <w:delText>declarations</w:delText>
          </w:r>
          <w:r w:rsidRPr="00B820AB" w:rsidDel="00B126DA">
            <w:delText xml:space="preserve"> be the </w:delText>
          </w:r>
        </w:del>
        <w:del w:id="8669" w:author="Rev 11 Allen Wirfs-Brock" w:date="2012-10-01T14:46:00Z">
          <w:r w:rsidRPr="00B820AB" w:rsidDel="00B27700">
            <w:delText>Lexical</w:delText>
          </w:r>
        </w:del>
        <w:del w:id="8670" w:author="Rev 11 Allen Wirfs-Brock" w:date="2012-10-02T13:10:00Z">
          <w:r w:rsidRPr="00B820AB" w:rsidDel="00B126DA">
            <w:delText xml:space="preserve">Declarations of </w:delText>
          </w:r>
          <w:r w:rsidRPr="00B820AB" w:rsidDel="00B126DA">
            <w:rPr>
              <w:i/>
            </w:rPr>
            <w:delText>code</w:delText>
          </w:r>
          <w:r w:rsidRPr="00B820AB" w:rsidDel="00B126DA">
            <w:delText>.</w:delText>
          </w:r>
        </w:del>
      </w:ins>
    </w:p>
    <w:p w:rsidR="00BC7A6E" w:rsidRPr="008B7F6F" w:rsidDel="00876C75" w:rsidRDefault="00BC7A6E" w:rsidP="00BC7A6E">
      <w:pPr>
        <w:pStyle w:val="Alg4"/>
        <w:numPr>
          <w:ilvl w:val="0"/>
          <w:numId w:val="570"/>
        </w:numPr>
        <w:tabs>
          <w:tab w:val="left" w:pos="720"/>
        </w:tabs>
        <w:rPr>
          <w:ins w:id="8671" w:author="Rev 5 Allen Wirfs-Brock" w:date="2012-01-03T15:27:00Z"/>
          <w:del w:id="8672" w:author="Rev 11 Allen Wirfs-Brock" w:date="2012-10-02T17:53:00Z"/>
        </w:rPr>
      </w:pPr>
      <w:ins w:id="8673" w:author="Rev 5 Allen Wirfs-Brock" w:date="2012-01-03T15:27:00Z">
        <w:del w:id="8674" w:author="Rev 11 Allen Wirfs-Brock" w:date="2012-10-02T17:53:00Z">
          <w:r w:rsidRPr="003B4312" w:rsidDel="00876C75">
            <w:delText xml:space="preserve">If </w:delText>
          </w:r>
          <w:r w:rsidRPr="003B4312" w:rsidDel="00876C75">
            <w:rPr>
              <w:i/>
            </w:rPr>
            <w:delText>strict</w:delText>
          </w:r>
          <w:r w:rsidRPr="003B4312" w:rsidDel="00876C75">
            <w:delText xml:space="preserve"> is </w:delText>
          </w:r>
          <w:r w:rsidRPr="008B7F6F" w:rsidDel="00876C75">
            <w:rPr>
              <w:b/>
            </w:rPr>
            <w:delText>true</w:delText>
          </w:r>
          <w:r w:rsidRPr="008B7F6F" w:rsidDel="00876C75">
            <w:delText>, then</w:delText>
          </w:r>
        </w:del>
      </w:ins>
    </w:p>
    <w:p w:rsidR="00BC7A6E" w:rsidRPr="00E77497" w:rsidDel="00876C75" w:rsidRDefault="00BC7A6E" w:rsidP="00BC7A6E">
      <w:pPr>
        <w:pStyle w:val="Alg4"/>
        <w:numPr>
          <w:ilvl w:val="1"/>
          <w:numId w:val="570"/>
        </w:numPr>
        <w:tabs>
          <w:tab w:val="left" w:pos="720"/>
        </w:tabs>
        <w:rPr>
          <w:ins w:id="8675" w:author="Rev 5 Allen Wirfs-Brock" w:date="2012-01-03T15:27:00Z"/>
          <w:del w:id="8676" w:author="Rev 11 Allen Wirfs-Brock" w:date="2012-10-02T17:53:00Z"/>
        </w:rPr>
      </w:pPr>
      <w:ins w:id="8677" w:author="Rev 5 Allen Wirfs-Brock" w:date="2012-01-03T15:27:00Z">
        <w:del w:id="8678" w:author="Rev 11 Allen Wirfs-Brock" w:date="2012-10-02T17:53:00Z">
          <w:r w:rsidRPr="00E65A34" w:rsidDel="00876C75">
            <w:delText xml:space="preserve">Let </w:delText>
          </w:r>
          <w:r w:rsidRPr="00546435" w:rsidDel="00876C75">
            <w:rPr>
              <w:i/>
            </w:rPr>
            <w:delText>ao</w:delText>
          </w:r>
          <w:r w:rsidRPr="00546435" w:rsidDel="00876C75">
            <w:delText xml:space="preserve"> be the result of </w:delText>
          </w:r>
          <w:r w:rsidRPr="009C202C" w:rsidDel="00876C75">
            <w:delText>CreateStrictArgumentsObject</w:delText>
          </w:r>
          <w:r w:rsidRPr="00E77497" w:rsidDel="00876C75">
            <w:delText xml:space="preserve">. with argument </w:delText>
          </w:r>
          <w:r w:rsidRPr="00E77497" w:rsidDel="00876C75">
            <w:rPr>
              <w:i/>
            </w:rPr>
            <w:delText>argumentsList.</w:delText>
          </w:r>
          <w:r w:rsidRPr="00E77497" w:rsidDel="00876C75">
            <w:delText xml:space="preserve"> </w:delText>
          </w:r>
        </w:del>
      </w:ins>
    </w:p>
    <w:p w:rsidR="00BC7A6E" w:rsidDel="00876C75" w:rsidRDefault="00E91EEE" w:rsidP="00BC7A6E">
      <w:pPr>
        <w:pStyle w:val="Alg3"/>
        <w:numPr>
          <w:ilvl w:val="1"/>
          <w:numId w:val="570"/>
        </w:numPr>
        <w:rPr>
          <w:ins w:id="8679" w:author="Rev 5 Allen Wirfs-Brock" w:date="2012-01-03T15:27:00Z"/>
          <w:del w:id="8680" w:author="Rev 11 Allen Wirfs-Brock" w:date="2012-10-02T17:47:00Z"/>
        </w:rPr>
      </w:pPr>
      <w:ins w:id="8681" w:author="Rev 6 Allen Wirfs-Brock" w:date="2012-02-26T09:54:00Z">
        <w:del w:id="8682" w:author="Rev 11 Allen Wirfs-Brock" w:date="2012-10-02T17:47:00Z">
          <w:r w:rsidDel="00876C75">
            <w:delText xml:space="preserve">Let </w:delText>
          </w:r>
          <w:r w:rsidRPr="00E91EEE" w:rsidDel="00876C75">
            <w:rPr>
              <w:i/>
            </w:rPr>
            <w:delText>formalStatus</w:delText>
          </w:r>
          <w:r w:rsidDel="00876C75">
            <w:delText xml:space="preserve"> be the result of </w:delText>
          </w:r>
        </w:del>
      </w:ins>
      <w:ins w:id="8683" w:author="Rev 5 Allen Wirfs-Brock" w:date="2012-01-03T15:27:00Z">
        <w:del w:id="8684" w:author="Rev 11 Allen Wirfs-Brock" w:date="2012-10-02T17:47:00Z">
          <w:r w:rsidR="00BC7A6E" w:rsidDel="00876C75">
            <w:delText>Perform</w:delText>
          </w:r>
        </w:del>
      </w:ins>
      <w:ins w:id="8685" w:author="Rev 6 Allen Wirfs-Brock" w:date="2012-02-26T09:55:00Z">
        <w:del w:id="8686" w:author="Rev 11 Allen Wirfs-Brock" w:date="2012-10-02T17:47:00Z">
          <w:r w:rsidDel="00876C75">
            <w:delText>performing</w:delText>
          </w:r>
        </w:del>
      </w:ins>
      <w:ins w:id="8687" w:author="Rev 5 Allen Wirfs-Brock" w:date="2012-01-03T15:27:00Z">
        <w:del w:id="8688" w:author="Rev 11 Allen Wirfs-Brock" w:date="2012-10-02T17:47:00Z">
          <w:r w:rsidR="00BC7A6E" w:rsidDel="00876C75">
            <w:delText xml:space="preserve"> Binding Initialization</w:delText>
          </w:r>
        </w:del>
      </w:ins>
      <w:ins w:id="8689" w:author="Rev 6 Allen Wirfs-Brock" w:date="2012-02-27T15:44:00Z">
        <w:del w:id="8690" w:author="Rev 11 Allen Wirfs-Brock" w:date="2012-10-02T17:47:00Z">
          <w:r w:rsidR="00A113E2" w:rsidDel="00876C75">
            <w:delText>Initialisation</w:delText>
          </w:r>
        </w:del>
      </w:ins>
      <w:ins w:id="8691" w:author="Rev 5 Allen Wirfs-Brock" w:date="2012-01-03T15:27:00Z">
        <w:del w:id="8692" w:author="Rev 11 Allen Wirfs-Brock" w:date="2012-10-02T17:47:00Z">
          <w:r w:rsidR="00BC7A6E" w:rsidDel="00876C75">
            <w:delText xml:space="preserve"> for </w:delText>
          </w:r>
          <w:r w:rsidR="00BC7A6E" w:rsidRPr="00120381" w:rsidDel="00876C75">
            <w:rPr>
              <w:i/>
            </w:rPr>
            <w:delText>formals</w:delText>
          </w:r>
          <w:r w:rsidR="00BC7A6E" w:rsidDel="00876C75">
            <w:delText xml:space="preserve"> with </w:delText>
          </w:r>
          <w:r w:rsidR="00BC7A6E" w:rsidRPr="00120381" w:rsidDel="00876C75">
            <w:rPr>
              <w:i/>
            </w:rPr>
            <w:delText>ao</w:delText>
          </w:r>
          <w:r w:rsidR="00BC7A6E" w:rsidDel="00876C75">
            <w:delText xml:space="preserve"> and </w:delText>
          </w:r>
        </w:del>
      </w:ins>
      <w:ins w:id="8693" w:author="Rev 5 Allen Wirfs-Brock" w:date="2012-01-03T15:28:00Z">
        <w:del w:id="8694" w:author="Rev 11 Allen Wirfs-Brock" w:date="2012-10-02T17:47:00Z">
          <w:r w:rsidR="00BC7A6E" w:rsidDel="00876C75">
            <w:rPr>
              <w:i/>
            </w:rPr>
            <w:delText>env</w:delText>
          </w:r>
        </w:del>
      </w:ins>
      <w:ins w:id="8695" w:author="Rev 5 Allen Wirfs-Brock" w:date="2012-01-03T15:27:00Z">
        <w:del w:id="8696" w:author="Rev 11 Allen Wirfs-Brock" w:date="2012-10-02T17:47:00Z">
          <w:r w:rsidR="00BC7A6E" w:rsidRPr="00E77497" w:rsidDel="00876C75">
            <w:delText xml:space="preserve"> </w:delText>
          </w:r>
          <w:r w:rsidR="00BC7A6E" w:rsidDel="00876C75">
            <w:delText>as arguments</w:delText>
          </w:r>
          <w:r w:rsidR="00BC7A6E" w:rsidRPr="004418C4" w:rsidDel="00876C75">
            <w:delText>.</w:delText>
          </w:r>
        </w:del>
      </w:ins>
    </w:p>
    <w:p w:rsidR="00BC7A6E" w:rsidRPr="004418C4" w:rsidDel="00CC0C95" w:rsidRDefault="00BC7A6E" w:rsidP="00BC7A6E">
      <w:pPr>
        <w:pStyle w:val="Alg3"/>
        <w:numPr>
          <w:ilvl w:val="0"/>
          <w:numId w:val="570"/>
        </w:numPr>
        <w:rPr>
          <w:ins w:id="8697" w:author="Rev 5 Allen Wirfs-Brock" w:date="2012-01-03T15:27:00Z"/>
          <w:del w:id="8698" w:author="Rev 11 Allen Wirfs-Brock" w:date="2012-10-06T14:24:00Z"/>
        </w:rPr>
      </w:pPr>
      <w:ins w:id="8699" w:author="Rev 5 Allen Wirfs-Brock" w:date="2012-01-03T15:27:00Z">
        <w:del w:id="8700" w:author="Rev 11 Allen Wirfs-Brock" w:date="2012-10-06T14:24:00Z">
          <w:r w:rsidDel="00CC0C95">
            <w:delText>Else,</w:delText>
          </w:r>
        </w:del>
      </w:ins>
    </w:p>
    <w:p w:rsidR="00BC7A6E" w:rsidRPr="00E77497" w:rsidDel="00CC0C95" w:rsidRDefault="00BC7A6E" w:rsidP="00BC7A6E">
      <w:pPr>
        <w:pStyle w:val="Alg4"/>
        <w:numPr>
          <w:ilvl w:val="1"/>
          <w:numId w:val="570"/>
        </w:numPr>
        <w:tabs>
          <w:tab w:val="left" w:pos="720"/>
        </w:tabs>
        <w:rPr>
          <w:ins w:id="8701" w:author="Rev 5 Allen Wirfs-Brock" w:date="2012-01-03T15:27:00Z"/>
          <w:del w:id="8702" w:author="Rev 11 Allen Wirfs-Brock" w:date="2012-10-06T14:24:00Z"/>
        </w:rPr>
      </w:pPr>
      <w:ins w:id="8703" w:author="Rev 5 Allen Wirfs-Brock" w:date="2012-01-03T15:27:00Z">
        <w:del w:id="8704" w:author="Rev 11 Allen Wirfs-Brock" w:date="2012-10-06T14:24:00Z">
          <w:r w:rsidRPr="00E77497" w:rsidDel="00CC0C95">
            <w:delText xml:space="preserve">Let </w:delText>
          </w:r>
          <w:r w:rsidRPr="00E77497" w:rsidDel="00CC0C95">
            <w:rPr>
              <w:i/>
            </w:rPr>
            <w:delText>names</w:delText>
          </w:r>
          <w:r w:rsidRPr="00E77497" w:rsidDel="00CC0C95">
            <w:delText xml:space="preserve"> be BoundNames of </w:delText>
          </w:r>
          <w:r w:rsidRPr="00E77497" w:rsidDel="00CC0C95">
            <w:rPr>
              <w:i/>
            </w:rPr>
            <w:delText>formals</w:delText>
          </w:r>
          <w:r w:rsidRPr="00E77497" w:rsidDel="00CC0C95">
            <w:delText>.</w:delText>
          </w:r>
        </w:del>
      </w:ins>
    </w:p>
    <w:p w:rsidR="00BC7A6E" w:rsidRPr="00E77497" w:rsidDel="00CC0C95" w:rsidRDefault="00BC7A6E" w:rsidP="00BC7A6E">
      <w:pPr>
        <w:pStyle w:val="Alg4"/>
        <w:numPr>
          <w:ilvl w:val="1"/>
          <w:numId w:val="570"/>
        </w:numPr>
        <w:tabs>
          <w:tab w:val="left" w:pos="720"/>
        </w:tabs>
        <w:rPr>
          <w:ins w:id="8705" w:author="Rev 5 Allen Wirfs-Brock" w:date="2012-01-03T15:27:00Z"/>
          <w:del w:id="8706" w:author="Rev 11 Allen Wirfs-Brock" w:date="2012-10-06T14:24:00Z"/>
          <w:rFonts w:ascii="Arial" w:hAnsi="Arial" w:cs="Arial"/>
          <w:sz w:val="18"/>
        </w:rPr>
      </w:pPr>
      <w:commentRangeStart w:id="8707"/>
      <w:ins w:id="8708" w:author="Rev 5 Allen Wirfs-Brock" w:date="2012-01-03T15:27:00Z">
        <w:del w:id="8709" w:author="Rev 11 Allen Wirfs-Brock" w:date="2012-10-06T14:24:00Z">
          <w:r w:rsidRPr="00E77497" w:rsidDel="00CC0C95">
            <w:rPr>
              <w:rFonts w:ascii="Arial" w:hAnsi="Arial" w:cs="Arial"/>
              <w:sz w:val="18"/>
            </w:rPr>
            <w:delText>NOTE</w:delText>
          </w:r>
          <w:r w:rsidRPr="00E77497" w:rsidDel="00CC0C95">
            <w:rPr>
              <w:rFonts w:ascii="Arial" w:hAnsi="Arial" w:cs="Arial"/>
              <w:sz w:val="18"/>
            </w:rPr>
            <w:tab/>
          </w:r>
        </w:del>
      </w:ins>
      <w:ins w:id="8710" w:author="Rev 6 Allen Wirfs-Brock" w:date="2012-02-25T15:50:00Z">
        <w:del w:id="8711" w:author="Rev 11 Allen Wirfs-Brock" w:date="2012-10-06T14:24:00Z">
          <w:r w:rsidR="00B33855" w:rsidDel="00CC0C95">
            <w:rPr>
              <w:rFonts w:ascii="Arial" w:hAnsi="Arial" w:cs="Arial"/>
              <w:sz w:val="18"/>
            </w:rPr>
            <w:tab/>
          </w:r>
        </w:del>
      </w:ins>
      <w:ins w:id="8712" w:author="Rev 5 Allen Wirfs-Brock" w:date="2012-01-03T15:27:00Z">
        <w:del w:id="8713" w:author="Rev 11 Allen Wirfs-Brock" w:date="2012-10-06T14:24:00Z">
          <w:r w:rsidRPr="00E77497" w:rsidDel="00CC0C95">
            <w:rPr>
              <w:rFonts w:ascii="Arial" w:hAnsi="Arial" w:cs="Arial"/>
              <w:sz w:val="18"/>
            </w:rPr>
            <w:delText>Because</w:delText>
          </w:r>
          <w:r w:rsidRPr="00E77497" w:rsidDel="00CC0C95">
            <w:rPr>
              <w:sz w:val="18"/>
            </w:rPr>
            <w:delText xml:space="preserve"> </w:delText>
          </w:r>
          <w:r w:rsidRPr="00E77497" w:rsidDel="00CC0C95">
            <w:rPr>
              <w:i/>
              <w:sz w:val="18"/>
            </w:rPr>
            <w:delText>F</w:delText>
          </w:r>
          <w:r w:rsidRPr="00E77497" w:rsidDel="00CC0C95">
            <w:rPr>
              <w:sz w:val="18"/>
            </w:rPr>
            <w:delText xml:space="preserve"> </w:delText>
          </w:r>
          <w:r w:rsidRPr="00E77497" w:rsidDel="00CC0C95">
            <w:rPr>
              <w:rFonts w:ascii="Arial" w:hAnsi="Arial" w:cs="Arial"/>
              <w:sz w:val="18"/>
            </w:rPr>
            <w:delText xml:space="preserve">is a none strict function it </w:delText>
          </w:r>
          <w:r w:rsidDel="00CC0C95">
            <w:rPr>
              <w:rFonts w:ascii="Arial" w:hAnsi="Arial" w:cs="Arial"/>
              <w:sz w:val="18"/>
            </w:rPr>
            <w:delText>is not</w:delText>
          </w:r>
          <w:r w:rsidRPr="00675B74" w:rsidDel="00CC0C95">
            <w:rPr>
              <w:rFonts w:ascii="Arial" w:hAnsi="Arial" w:cs="Arial"/>
              <w:sz w:val="18"/>
            </w:rPr>
            <w:delText xml:space="preserve"> extended code.  Hence</w:delText>
          </w:r>
          <w:r w:rsidRPr="00E77497" w:rsidDel="00CC0C95">
            <w:rPr>
              <w:sz w:val="18"/>
            </w:rPr>
            <w:delText xml:space="preserve"> </w:delText>
          </w:r>
          <w:r w:rsidRPr="00E77497" w:rsidDel="00CC0C95">
            <w:rPr>
              <w:i/>
              <w:sz w:val="18"/>
            </w:rPr>
            <w:delText>formals</w:delText>
          </w:r>
          <w:r w:rsidRPr="00E77497" w:rsidDel="00CC0C95">
            <w:rPr>
              <w:sz w:val="18"/>
            </w:rPr>
            <w:delText xml:space="preserve"> </w:delText>
          </w:r>
          <w:r w:rsidRPr="00E77497" w:rsidDel="00CC0C95">
            <w:rPr>
              <w:rFonts w:ascii="Arial" w:hAnsi="Arial" w:cs="Arial"/>
              <w:sz w:val="18"/>
            </w:rPr>
            <w:delText>does not contain the names of any destructuring</w:delText>
          </w:r>
          <w:r w:rsidRPr="00E77497" w:rsidDel="00CC0C95">
            <w:rPr>
              <w:sz w:val="18"/>
            </w:rPr>
            <w:delText xml:space="preserve"> </w:delText>
          </w:r>
          <w:r w:rsidRPr="00E77497" w:rsidDel="00CC0C95">
            <w:rPr>
              <w:i/>
              <w:sz w:val="18"/>
            </w:rPr>
            <w:delText>BindingProperties</w:delText>
          </w:r>
          <w:r w:rsidRPr="00E77497" w:rsidDel="00CC0C95">
            <w:rPr>
              <w:rFonts w:ascii="Arial" w:hAnsi="Arial" w:cs="Arial"/>
              <w:sz w:val="18"/>
            </w:rPr>
            <w:delText>, rest parameters, or parameters with default value initialisers.</w:delText>
          </w:r>
        </w:del>
      </w:ins>
      <w:commentRangeEnd w:id="8707"/>
      <w:del w:id="8714" w:author="Rev 11 Allen Wirfs-Brock" w:date="2012-10-06T14:24:00Z">
        <w:r w:rsidR="00E91EEE" w:rsidDel="00CC0C95">
          <w:rPr>
            <w:rStyle w:val="CommentReference"/>
            <w:rFonts w:ascii="Arial" w:eastAsia="MS Mincho" w:hAnsi="Arial"/>
            <w:spacing w:val="0"/>
            <w:lang w:eastAsia="ja-JP"/>
          </w:rPr>
          <w:commentReference w:id="8707"/>
        </w:r>
      </w:del>
    </w:p>
    <w:p w:rsidR="00BC7A6E" w:rsidRPr="00E77497" w:rsidDel="00CC0C95" w:rsidRDefault="00BC7A6E" w:rsidP="00BC7A6E">
      <w:pPr>
        <w:pStyle w:val="Alg4"/>
        <w:numPr>
          <w:ilvl w:val="1"/>
          <w:numId w:val="570"/>
        </w:numPr>
        <w:tabs>
          <w:tab w:val="left" w:pos="720"/>
        </w:tabs>
        <w:rPr>
          <w:ins w:id="8715" w:author="Rev 5 Allen Wirfs-Brock" w:date="2012-01-03T15:27:00Z"/>
          <w:del w:id="8716" w:author="Rev 11 Allen Wirfs-Brock" w:date="2012-10-06T14:24:00Z"/>
        </w:rPr>
      </w:pPr>
      <w:ins w:id="8717" w:author="Rev 5 Allen Wirfs-Brock" w:date="2012-01-03T15:27:00Z">
        <w:del w:id="8718" w:author="Rev 11 Allen Wirfs-Brock" w:date="2012-10-06T14:24:00Z">
          <w:r w:rsidRPr="00E77497" w:rsidDel="00CC0C95">
            <w:delText xml:space="preserve">Let </w:delText>
          </w:r>
          <w:r w:rsidRPr="00E77497" w:rsidDel="00CC0C95">
            <w:rPr>
              <w:i/>
            </w:rPr>
            <w:delText>ao</w:delText>
          </w:r>
          <w:r w:rsidRPr="00E77497" w:rsidDel="00CC0C95">
            <w:delText xml:space="preserve"> be the result of performing the abstract operation CreateMappedArgumentsObject with arguments </w:delText>
          </w:r>
        </w:del>
      </w:ins>
      <w:ins w:id="8719" w:author="Rev 10 Allen Wirfs-Brock" w:date="2012-08-14T15:40:00Z">
        <w:del w:id="8720" w:author="Rev 11 Allen Wirfs-Brock" w:date="2012-10-06T14:24:00Z">
          <w:r w:rsidR="00EA1B5F" w:rsidRPr="00C91100" w:rsidDel="00CC0C95">
            <w:rPr>
              <w:i/>
            </w:rPr>
            <w:delText>func</w:delText>
          </w:r>
          <w:r w:rsidR="00EA1B5F" w:rsidDel="00CC0C95">
            <w:delText xml:space="preserve">, </w:delText>
          </w:r>
        </w:del>
      </w:ins>
      <w:ins w:id="8721" w:author="Rev 5 Allen Wirfs-Brock" w:date="2012-01-03T15:27:00Z">
        <w:del w:id="8722" w:author="Rev 11 Allen Wirfs-Brock" w:date="2012-10-06T14:24:00Z">
          <w:r w:rsidRPr="00E77497" w:rsidDel="00CC0C95">
            <w:rPr>
              <w:i/>
            </w:rPr>
            <w:delText>names</w:delText>
          </w:r>
          <w:r w:rsidRPr="00E77497" w:rsidDel="00CC0C95">
            <w:delText xml:space="preserve">, </w:delText>
          </w:r>
        </w:del>
      </w:ins>
      <w:ins w:id="8723" w:author="Rev 5 Allen Wirfs-Brock" w:date="2012-01-03T15:29:00Z">
        <w:del w:id="8724" w:author="Rev 11 Allen Wirfs-Brock" w:date="2012-10-06T14:24:00Z">
          <w:r w:rsidDel="00CC0C95">
            <w:rPr>
              <w:i/>
            </w:rPr>
            <w:delText>env</w:delText>
          </w:r>
        </w:del>
      </w:ins>
      <w:ins w:id="8725" w:author="Rev 5 Allen Wirfs-Brock" w:date="2012-01-03T15:27:00Z">
        <w:del w:id="8726" w:author="Rev 11 Allen Wirfs-Brock" w:date="2012-10-06T14:24:00Z">
          <w:r w:rsidRPr="00E77497" w:rsidDel="00CC0C95">
            <w:delText xml:space="preserve">, and </w:delText>
          </w:r>
          <w:r w:rsidRPr="00E77497" w:rsidDel="00CC0C95">
            <w:rPr>
              <w:i/>
            </w:rPr>
            <w:delText>argumentsList</w:delText>
          </w:r>
          <w:r w:rsidRPr="00E77497" w:rsidDel="00CC0C95">
            <w:delText xml:space="preserve">. </w:delText>
          </w:r>
        </w:del>
      </w:ins>
    </w:p>
    <w:p w:rsidR="00BC7A6E" w:rsidDel="00876C75" w:rsidRDefault="00E91EEE" w:rsidP="00BC7A6E">
      <w:pPr>
        <w:pStyle w:val="Alg3"/>
        <w:numPr>
          <w:ilvl w:val="1"/>
          <w:numId w:val="570"/>
        </w:numPr>
        <w:rPr>
          <w:ins w:id="8727" w:author="Rev 5 Allen Wirfs-Brock" w:date="2012-01-03T15:27:00Z"/>
          <w:del w:id="8728" w:author="Rev 11 Allen Wirfs-Brock" w:date="2012-10-02T17:47:00Z"/>
        </w:rPr>
      </w:pPr>
      <w:ins w:id="8729" w:author="Rev 6 Allen Wirfs-Brock" w:date="2012-02-26T09:56:00Z">
        <w:del w:id="8730" w:author="Rev 11 Allen Wirfs-Brock" w:date="2012-10-02T17:47:00Z">
          <w:r w:rsidDel="00876C75">
            <w:delText xml:space="preserve">Let </w:delText>
          </w:r>
          <w:r w:rsidRPr="00E91EEE" w:rsidDel="00876C75">
            <w:rPr>
              <w:i/>
            </w:rPr>
            <w:delText>formalStatus</w:delText>
          </w:r>
          <w:r w:rsidDel="00876C75">
            <w:delText xml:space="preserve"> be the result of performing </w:delText>
          </w:r>
        </w:del>
      </w:ins>
      <w:ins w:id="8731" w:author="Rev 5 Allen Wirfs-Brock" w:date="2012-01-03T15:27:00Z">
        <w:del w:id="8732" w:author="Rev 11 Allen Wirfs-Brock" w:date="2012-10-02T17:47:00Z">
          <w:r w:rsidR="00BC7A6E" w:rsidDel="00876C75">
            <w:delText>Perform Binding Initialization</w:delText>
          </w:r>
        </w:del>
      </w:ins>
      <w:ins w:id="8733" w:author="Rev 6 Allen Wirfs-Brock" w:date="2012-02-27T15:44:00Z">
        <w:del w:id="8734" w:author="Rev 11 Allen Wirfs-Brock" w:date="2012-10-02T17:47:00Z">
          <w:r w:rsidR="00A113E2" w:rsidDel="00876C75">
            <w:delText>Initialisation</w:delText>
          </w:r>
        </w:del>
      </w:ins>
      <w:ins w:id="8735" w:author="Rev 5 Allen Wirfs-Brock" w:date="2012-01-03T15:27:00Z">
        <w:del w:id="8736" w:author="Rev 11 Allen Wirfs-Brock" w:date="2012-10-02T17:47:00Z">
          <w:r w:rsidR="00BC7A6E" w:rsidDel="00876C75">
            <w:delText xml:space="preserve"> for </w:delText>
          </w:r>
          <w:r w:rsidR="00BC7A6E" w:rsidRPr="004418C4" w:rsidDel="00876C75">
            <w:rPr>
              <w:i/>
            </w:rPr>
            <w:delText>formals</w:delText>
          </w:r>
          <w:r w:rsidR="00BC7A6E" w:rsidDel="00876C75">
            <w:delText xml:space="preserve"> with </w:delText>
          </w:r>
          <w:r w:rsidR="00BC7A6E" w:rsidRPr="004418C4" w:rsidDel="00876C75">
            <w:rPr>
              <w:i/>
            </w:rPr>
            <w:delText>ao</w:delText>
          </w:r>
          <w:r w:rsidR="00BC7A6E" w:rsidDel="00876C75">
            <w:delText xml:space="preserve"> and </w:delText>
          </w:r>
          <w:r w:rsidR="00BC7A6E" w:rsidRPr="00120381" w:rsidDel="00876C75">
            <w:rPr>
              <w:b/>
            </w:rPr>
            <w:delText>undefined</w:delText>
          </w:r>
          <w:r w:rsidR="00BC7A6E" w:rsidDel="00876C75">
            <w:delText xml:space="preserve"> as arguments</w:delText>
          </w:r>
          <w:r w:rsidR="00BC7A6E" w:rsidRPr="004418C4" w:rsidDel="00876C75">
            <w:delText>.</w:delText>
          </w:r>
        </w:del>
      </w:ins>
    </w:p>
    <w:p w:rsidR="008A4279" w:rsidRPr="00B820AB" w:rsidDel="00876C75" w:rsidRDefault="008A4279" w:rsidP="008A4279">
      <w:pPr>
        <w:pStyle w:val="Alg4"/>
        <w:numPr>
          <w:ilvl w:val="0"/>
          <w:numId w:val="570"/>
        </w:numPr>
        <w:rPr>
          <w:ins w:id="8737" w:author="Rev 5 Allen Wirfs-Brock" w:date="2012-01-03T15:53:00Z"/>
          <w:del w:id="8738" w:author="Rev 11 Allen Wirfs-Brock" w:date="2012-10-02T17:48:00Z"/>
        </w:rPr>
      </w:pPr>
      <w:ins w:id="8739" w:author="Rev 5 Allen Wirfs-Brock" w:date="2012-01-03T15:53:00Z">
        <w:del w:id="8740" w:author="Rev 11 Allen Wirfs-Brock" w:date="2012-10-02T17:48:00Z">
          <w:r w:rsidRPr="004418C4" w:rsidDel="00876C75">
            <w:rPr>
              <w:rFonts w:ascii="Arial" w:hAnsi="Arial" w:cs="Arial"/>
              <w:sz w:val="18"/>
            </w:rPr>
            <w:delText>NOTE</w:delText>
          </w:r>
          <w:r w:rsidRPr="004418C4" w:rsidDel="00876C75">
            <w:rPr>
              <w:rFonts w:ascii="Arial" w:hAnsi="Arial" w:cs="Arial"/>
              <w:sz w:val="18"/>
            </w:rPr>
            <w:tab/>
          </w:r>
          <w:r w:rsidDel="00876C75">
            <w:rPr>
              <w:rFonts w:ascii="Arial" w:hAnsi="Arial" w:cs="Arial"/>
              <w:sz w:val="18"/>
            </w:rPr>
            <w:delText>Binding initialization</w:delText>
          </w:r>
        </w:del>
      </w:ins>
      <w:ins w:id="8741" w:author="Rev 6 Allen Wirfs-Brock" w:date="2012-02-27T15:44:00Z">
        <w:del w:id="8742" w:author="Rev 11 Allen Wirfs-Brock" w:date="2012-10-02T17:48:00Z">
          <w:r w:rsidR="00A113E2" w:rsidDel="00876C75">
            <w:rPr>
              <w:rFonts w:ascii="Arial" w:hAnsi="Arial" w:cs="Arial"/>
              <w:sz w:val="18"/>
            </w:rPr>
            <w:delText>Initialisation</w:delText>
          </w:r>
        </w:del>
      </w:ins>
      <w:ins w:id="8743" w:author="Rev 5 Allen Wirfs-Brock" w:date="2012-01-03T15:53:00Z">
        <w:del w:id="8744" w:author="Rev 11 Allen Wirfs-Brock" w:date="2012-10-02T17:48:00Z">
          <w:r w:rsidDel="00876C75">
            <w:rPr>
              <w:rFonts w:ascii="Arial" w:hAnsi="Arial" w:cs="Arial"/>
              <w:sz w:val="18"/>
            </w:rPr>
            <w:delText xml:space="preserve"> for </w:delText>
          </w:r>
          <w:r w:rsidRPr="008A4279" w:rsidDel="00876C75">
            <w:rPr>
              <w:i/>
              <w:sz w:val="18"/>
            </w:rPr>
            <w:delText>formals</w:delText>
          </w:r>
          <w:r w:rsidDel="00876C75">
            <w:rPr>
              <w:rFonts w:ascii="Arial" w:hAnsi="Arial" w:cs="Arial"/>
              <w:sz w:val="18"/>
            </w:rPr>
            <w:delText xml:space="preserve"> is perform</w:delText>
          </w:r>
        </w:del>
      </w:ins>
      <w:ins w:id="8745" w:author="Rev 7 Allen Wirfs-Brock" w:date="2012-05-04T14:27:00Z">
        <w:del w:id="8746" w:author="Rev 11 Allen Wirfs-Brock" w:date="2012-10-02T17:48:00Z">
          <w:r w:rsidR="00105513" w:rsidDel="00876C75">
            <w:rPr>
              <w:rFonts w:ascii="Arial" w:hAnsi="Arial" w:cs="Arial"/>
              <w:sz w:val="18"/>
            </w:rPr>
            <w:delText>ed</w:delText>
          </w:r>
        </w:del>
      </w:ins>
      <w:ins w:id="8747" w:author="Rev 5 Allen Wirfs-Brock" w:date="2012-01-03T15:53:00Z">
        <w:del w:id="8748" w:author="Rev 11 Allen Wirfs-Brock" w:date="2012-10-02T17:48:00Z">
          <w:r w:rsidDel="00876C75">
            <w:rPr>
              <w:rFonts w:ascii="Arial" w:hAnsi="Arial" w:cs="Arial"/>
              <w:sz w:val="18"/>
            </w:rPr>
            <w:delText xml:space="preserve"> prior to to instantiating any non-parameter declarations in order to ensure that any such local declarations are not visible to </w:delText>
          </w:r>
        </w:del>
      </w:ins>
      <w:ins w:id="8749" w:author="Rev 5 Allen Wirfs-Brock" w:date="2012-01-03T15:55:00Z">
        <w:del w:id="8750" w:author="Rev 11 Allen Wirfs-Brock" w:date="2012-10-02T17:48:00Z">
          <w:r w:rsidDel="00876C75">
            <w:rPr>
              <w:rFonts w:ascii="Arial" w:hAnsi="Arial" w:cs="Arial"/>
              <w:sz w:val="18"/>
            </w:rPr>
            <w:delText xml:space="preserve">any </w:delText>
          </w:r>
        </w:del>
      </w:ins>
      <w:ins w:id="8751" w:author="Rev 5 Allen Wirfs-Brock" w:date="2012-01-03T15:56:00Z">
        <w:del w:id="8752" w:author="Rev 11 Allen Wirfs-Brock" w:date="2012-10-02T17:48:00Z">
          <w:r w:rsidDel="00876C75">
            <w:rPr>
              <w:rFonts w:ascii="Arial" w:hAnsi="Arial" w:cs="Arial"/>
              <w:sz w:val="18"/>
            </w:rPr>
            <w:delText xml:space="preserve">parameter </w:delText>
          </w:r>
        </w:del>
      </w:ins>
      <w:ins w:id="8753" w:author="Rev 5 Allen Wirfs-Brock" w:date="2012-01-03T15:55:00Z">
        <w:del w:id="8754" w:author="Rev 11 Allen Wirfs-Brock" w:date="2012-10-02T17:48:00Z">
          <w:r w:rsidDel="00876C75">
            <w:rPr>
              <w:rFonts w:ascii="Arial" w:hAnsi="Arial" w:cs="Arial"/>
              <w:sz w:val="18"/>
            </w:rPr>
            <w:delText>initialization</w:delText>
          </w:r>
        </w:del>
      </w:ins>
      <w:ins w:id="8755" w:author="Rev 6 Allen Wirfs-Brock" w:date="2012-02-27T15:44:00Z">
        <w:del w:id="8756" w:author="Rev 11 Allen Wirfs-Brock" w:date="2012-10-02T17:48:00Z">
          <w:r w:rsidR="00A113E2" w:rsidDel="00876C75">
            <w:rPr>
              <w:rFonts w:ascii="Arial" w:hAnsi="Arial" w:cs="Arial"/>
              <w:sz w:val="18"/>
            </w:rPr>
            <w:delText>Initialisation</w:delText>
          </w:r>
        </w:del>
      </w:ins>
      <w:ins w:id="8757" w:author="Rev 5 Allen Wirfs-Brock" w:date="2012-01-03T15:55:00Z">
        <w:del w:id="8758" w:author="Rev 11 Allen Wirfs-Brock" w:date="2012-10-02T17:48:00Z">
          <w:r w:rsidDel="00876C75">
            <w:rPr>
              <w:rFonts w:ascii="Arial" w:hAnsi="Arial" w:cs="Arial"/>
              <w:sz w:val="18"/>
            </w:rPr>
            <w:delText xml:space="preserve"> code that may be evaluated</w:delText>
          </w:r>
        </w:del>
      </w:ins>
      <w:ins w:id="8759" w:author="Rev 5 Allen Wirfs-Brock" w:date="2012-01-03T15:53:00Z">
        <w:del w:id="8760" w:author="Rev 11 Allen Wirfs-Brock" w:date="2012-10-02T17:48:00Z">
          <w:r w:rsidDel="00876C75">
            <w:rPr>
              <w:rFonts w:ascii="Arial" w:hAnsi="Arial" w:cs="Arial"/>
              <w:sz w:val="18"/>
            </w:rPr>
            <w:delText xml:space="preserve">. </w:delText>
          </w:r>
        </w:del>
      </w:ins>
    </w:p>
    <w:p w:rsidR="00E91EEE" w:rsidDel="00876C75" w:rsidRDefault="00E91EEE" w:rsidP="009A20C6">
      <w:pPr>
        <w:pStyle w:val="Alg4"/>
        <w:numPr>
          <w:ilvl w:val="0"/>
          <w:numId w:val="570"/>
        </w:numPr>
        <w:rPr>
          <w:ins w:id="8761" w:author="Rev 6 Allen Wirfs-Brock" w:date="2012-02-26T09:56:00Z"/>
          <w:del w:id="8762" w:author="Rev 11 Allen Wirfs-Brock" w:date="2012-10-02T17:48:00Z"/>
        </w:rPr>
      </w:pPr>
      <w:ins w:id="8763" w:author="Rev 6 Allen Wirfs-Brock" w:date="2012-02-26T09:57:00Z">
        <w:del w:id="8764" w:author="Rev 11 Allen Wirfs-Brock" w:date="2012-10-02T17:48:00Z">
          <w:r w:rsidDel="00876C75">
            <w:delText>ReturnIfAbrupt(</w:delText>
          </w:r>
        </w:del>
      </w:ins>
      <w:ins w:id="8765" w:author="Rev 6 Allen Wirfs-Brock" w:date="2012-02-26T09:56:00Z">
        <w:del w:id="8766" w:author="Rev 11 Allen Wirfs-Brock" w:date="2012-10-02T17:48:00Z">
          <w:r w:rsidRPr="00C91100" w:rsidDel="00876C75">
            <w:rPr>
              <w:i/>
            </w:rPr>
            <w:delText>formalStatus</w:delText>
          </w:r>
        </w:del>
      </w:ins>
      <w:ins w:id="8767" w:author="Rev 6 Allen Wirfs-Brock" w:date="2012-02-26T09:57:00Z">
        <w:del w:id="8768" w:author="Rev 11 Allen Wirfs-Brock" w:date="2012-10-02T17:48:00Z">
          <w:r w:rsidDel="00876C75">
            <w:delText>).</w:delText>
          </w:r>
        </w:del>
      </w:ins>
    </w:p>
    <w:p w:rsidR="00225BCB" w:rsidRPr="00E77497" w:rsidDel="0064603A" w:rsidRDefault="00225BCB" w:rsidP="009A20C6">
      <w:pPr>
        <w:pStyle w:val="Alg4"/>
        <w:numPr>
          <w:ilvl w:val="0"/>
          <w:numId w:val="570"/>
        </w:numPr>
        <w:rPr>
          <w:ins w:id="8769" w:author="Rev 4 Allen Wirfs-Brock" w:date="2011-10-20T13:18:00Z"/>
          <w:del w:id="8770" w:author="Rev 11 Allen Wirfs-Brock" w:date="2012-10-02T17:24:00Z"/>
        </w:rPr>
      </w:pPr>
      <w:ins w:id="8771" w:author="Rev 4 Allen Wirfs-Brock" w:date="2011-10-20T13:18:00Z">
        <w:del w:id="8772" w:author="Rev 11 Allen Wirfs-Brock" w:date="2012-10-02T17:24:00Z">
          <w:r w:rsidRPr="00675B74" w:rsidDel="0064603A">
            <w:delText xml:space="preserve">For each element </w:delText>
          </w:r>
          <w:r w:rsidRPr="00E77497" w:rsidDel="0064603A">
            <w:rPr>
              <w:i/>
            </w:rPr>
            <w:delText xml:space="preserve">d </w:delText>
          </w:r>
          <w:r w:rsidRPr="00E77497" w:rsidDel="0064603A">
            <w:delText xml:space="preserve">in </w:delText>
          </w:r>
          <w:r w:rsidRPr="00E77497" w:rsidDel="0064603A">
            <w:rPr>
              <w:i/>
            </w:rPr>
            <w:delText>declarations</w:delText>
          </w:r>
          <w:r w:rsidRPr="00E77497" w:rsidDel="0064603A">
            <w:delText xml:space="preserve"> do</w:delText>
          </w:r>
        </w:del>
      </w:ins>
    </w:p>
    <w:p w:rsidR="00225BCB" w:rsidRPr="00E77497" w:rsidDel="0064603A" w:rsidRDefault="00225BCB" w:rsidP="009A20C6">
      <w:pPr>
        <w:pStyle w:val="Alg4"/>
        <w:numPr>
          <w:ilvl w:val="1"/>
          <w:numId w:val="570"/>
        </w:numPr>
        <w:rPr>
          <w:ins w:id="8773" w:author="Rev 4 Allen Wirfs-Brock" w:date="2011-10-20T13:18:00Z"/>
          <w:del w:id="8774" w:author="Rev 11 Allen Wirfs-Brock" w:date="2012-10-02T17:24:00Z"/>
          <w:i/>
        </w:rPr>
      </w:pPr>
      <w:ins w:id="8775" w:author="Rev 4 Allen Wirfs-Brock" w:date="2011-10-20T13:18:00Z">
        <w:del w:id="8776" w:author="Rev 11 Allen Wirfs-Brock" w:date="2012-10-02T17:24:00Z">
          <w:r w:rsidRPr="00E77497" w:rsidDel="0064603A">
            <w:delText xml:space="preserve">For each element </w:delText>
          </w:r>
          <w:r w:rsidRPr="00E77497" w:rsidDel="0064603A">
            <w:rPr>
              <w:i/>
            </w:rPr>
            <w:delText>dn</w:delText>
          </w:r>
          <w:r w:rsidRPr="00E77497" w:rsidDel="0064603A">
            <w:delText xml:space="preserve"> of the BoundNames of </w:delText>
          </w:r>
          <w:r w:rsidRPr="00E77497" w:rsidDel="0064603A">
            <w:rPr>
              <w:i/>
            </w:rPr>
            <w:delText>d</w:delText>
          </w:r>
          <w:r w:rsidRPr="00E77497" w:rsidDel="0064603A">
            <w:delText xml:space="preserve"> do</w:delText>
          </w:r>
        </w:del>
      </w:ins>
    </w:p>
    <w:p w:rsidR="00330C9A" w:rsidRPr="00E77497" w:rsidDel="0064603A" w:rsidRDefault="00330C9A" w:rsidP="009A20C6">
      <w:pPr>
        <w:pStyle w:val="Alg4"/>
        <w:numPr>
          <w:ilvl w:val="2"/>
          <w:numId w:val="570"/>
        </w:numPr>
        <w:rPr>
          <w:ins w:id="8777" w:author="Rev 4 Allen Wirfs-Brock" w:date="2011-10-20T13:22:00Z"/>
          <w:del w:id="8778" w:author="Rev 11 Allen Wirfs-Brock" w:date="2012-10-02T17:24:00Z"/>
        </w:rPr>
      </w:pPr>
      <w:ins w:id="8779" w:author="Rev 4 Allen Wirfs-Brock" w:date="2011-10-20T13:22:00Z">
        <w:del w:id="8780" w:author="Rev 11 Allen Wirfs-Brock" w:date="2012-10-02T17:24:00Z">
          <w:r w:rsidRPr="00E77497" w:rsidDel="0064603A">
            <w:delText xml:space="preserve">Let </w:delText>
          </w:r>
          <w:r w:rsidRPr="00E77497" w:rsidDel="0064603A">
            <w:rPr>
              <w:i/>
            </w:rPr>
            <w:delText xml:space="preserve">alreadyDeclared </w:delText>
          </w:r>
          <w:r w:rsidRPr="00E77497" w:rsidDel="0064603A">
            <w:delText xml:space="preserve">be the result of calling </w:delText>
          </w:r>
          <w:r w:rsidRPr="00E77497" w:rsidDel="0064603A">
            <w:rPr>
              <w:i/>
            </w:rPr>
            <w:delText>env’s</w:delText>
          </w:r>
          <w:r w:rsidRPr="00E77497" w:rsidDel="0064603A">
            <w:delText xml:space="preserve"> HasBinding concrete method passing </w:delText>
          </w:r>
        </w:del>
      </w:ins>
      <w:ins w:id="8781" w:author="Rev 4 Allen Wirfs-Brock" w:date="2011-10-20T13:23:00Z">
        <w:del w:id="8782" w:author="Rev 11 Allen Wirfs-Brock" w:date="2012-10-02T17:24:00Z">
          <w:r w:rsidRPr="00E77497" w:rsidDel="0064603A">
            <w:rPr>
              <w:i/>
            </w:rPr>
            <w:delText>dn</w:delText>
          </w:r>
        </w:del>
      </w:ins>
      <w:ins w:id="8783" w:author="Rev 4 Allen Wirfs-Brock" w:date="2011-10-20T13:22:00Z">
        <w:del w:id="8784" w:author="Rev 11 Allen Wirfs-Brock" w:date="2012-10-02T17:24:00Z">
          <w:r w:rsidRPr="00E77497" w:rsidDel="0064603A">
            <w:delText xml:space="preserve"> as the argument.</w:delText>
          </w:r>
        </w:del>
      </w:ins>
    </w:p>
    <w:p w:rsidR="00330C9A" w:rsidRPr="00E77497" w:rsidDel="0064603A" w:rsidRDefault="00330C9A" w:rsidP="009A20C6">
      <w:pPr>
        <w:pStyle w:val="Alg4"/>
        <w:numPr>
          <w:ilvl w:val="2"/>
          <w:numId w:val="570"/>
        </w:numPr>
        <w:rPr>
          <w:ins w:id="8785" w:author="Rev 4 Allen Wirfs-Brock" w:date="2011-10-20T13:23:00Z"/>
          <w:del w:id="8786" w:author="Rev 11 Allen Wirfs-Brock" w:date="2012-10-02T17:24:00Z"/>
        </w:rPr>
      </w:pPr>
      <w:ins w:id="8787" w:author="Rev 4 Allen Wirfs-Brock" w:date="2011-10-20T13:23:00Z">
        <w:del w:id="8788" w:author="Rev 11 Allen Wirfs-Brock" w:date="2012-10-02T17:24:00Z">
          <w:r w:rsidRPr="00E77497" w:rsidDel="0064603A">
            <w:delText xml:space="preserve">If </w:delText>
          </w:r>
          <w:r w:rsidRPr="00E77497" w:rsidDel="0064603A">
            <w:rPr>
              <w:i/>
            </w:rPr>
            <w:delText xml:space="preserve">alreadyDeclared </w:delText>
          </w:r>
          <w:r w:rsidRPr="00E77497" w:rsidDel="0064603A">
            <w:delText xml:space="preserve">is </w:delText>
          </w:r>
          <w:r w:rsidRPr="00E77497" w:rsidDel="0064603A">
            <w:rPr>
              <w:b/>
            </w:rPr>
            <w:delText>false</w:delText>
          </w:r>
          <w:r w:rsidRPr="00E77497" w:rsidDel="0064603A">
            <w:delText xml:space="preserve">, then </w:delText>
          </w:r>
        </w:del>
      </w:ins>
    </w:p>
    <w:p w:rsidR="00225BCB" w:rsidRPr="00E77497" w:rsidDel="0064603A" w:rsidRDefault="00225BCB" w:rsidP="009A20C6">
      <w:pPr>
        <w:pStyle w:val="Alg4"/>
        <w:numPr>
          <w:ilvl w:val="3"/>
          <w:numId w:val="570"/>
        </w:numPr>
        <w:rPr>
          <w:ins w:id="8789" w:author="Rev 4 Allen Wirfs-Brock" w:date="2011-10-20T13:18:00Z"/>
          <w:del w:id="8790" w:author="Rev 11 Allen Wirfs-Brock" w:date="2012-10-02T17:24:00Z"/>
        </w:rPr>
      </w:pPr>
      <w:ins w:id="8791" w:author="Rev 4 Allen Wirfs-Brock" w:date="2011-10-20T13:18:00Z">
        <w:del w:id="8792" w:author="Rev 11 Allen Wirfs-Brock" w:date="2012-10-02T17:24:00Z">
          <w:r w:rsidRPr="00E77497" w:rsidDel="0064603A">
            <w:delText>If</w:delText>
          </w:r>
        </w:del>
      </w:ins>
      <w:ins w:id="8793" w:author="Rev 6 Allen Wirfs-Brock" w:date="2012-02-25T15:50:00Z">
        <w:del w:id="8794" w:author="Rev 11 Allen Wirfs-Brock" w:date="2012-10-02T17:24:00Z">
          <w:r w:rsidR="00B33855" w:rsidDel="0064603A">
            <w:delText xml:space="preserve"> </w:delText>
          </w:r>
        </w:del>
      </w:ins>
      <w:ins w:id="8795" w:author="Rev 4 Allen Wirfs-Brock" w:date="2011-10-20T13:18:00Z">
        <w:del w:id="8796" w:author="Rev 11 Allen Wirfs-Brock" w:date="2012-10-02T17:24:00Z">
          <w:r w:rsidRPr="00E77497" w:rsidDel="0064603A">
            <w:delText xml:space="preserve"> </w:delText>
          </w:r>
        </w:del>
      </w:ins>
      <w:ins w:id="8797" w:author="Rev 6 Allen Wirfs-Brock" w:date="2012-02-25T15:51:00Z">
        <w:del w:id="8798" w:author="Rev 11 Allen Wirfs-Brock" w:date="2012-10-02T17:24:00Z">
          <w:r w:rsidR="00B33855" w:rsidDel="0064603A">
            <w:delText>IsConstantDeclaration of</w:delText>
          </w:r>
          <w:r w:rsidR="00B33855" w:rsidRPr="00E77497" w:rsidDel="0064603A">
            <w:delText xml:space="preserve"> </w:delText>
          </w:r>
        </w:del>
      </w:ins>
      <w:ins w:id="8799" w:author="Rev 4 Allen Wirfs-Brock" w:date="2011-10-20T13:18:00Z">
        <w:del w:id="8800" w:author="Rev 11 Allen Wirfs-Brock" w:date="2012-10-02T17:24:00Z">
          <w:r w:rsidRPr="00E77497" w:rsidDel="0064603A">
            <w:rPr>
              <w:i/>
            </w:rPr>
            <w:delText>d</w:delText>
          </w:r>
          <w:r w:rsidRPr="00E77497" w:rsidDel="0064603A">
            <w:delText xml:space="preserve"> is </w:delText>
          </w:r>
          <w:r w:rsidRPr="00B33855" w:rsidDel="0064603A">
            <w:rPr>
              <w:b/>
            </w:rPr>
            <w:delText xml:space="preserve">a </w:delText>
          </w:r>
          <w:r w:rsidRPr="00B33855" w:rsidDel="0064603A">
            <w:rPr>
              <w:b/>
              <w:i/>
            </w:rPr>
            <w:delText>ConstDeclaration</w:delText>
          </w:r>
        </w:del>
      </w:ins>
      <w:ins w:id="8801" w:author="Rev 6 Allen Wirfs-Brock" w:date="2012-02-25T15:51:00Z">
        <w:del w:id="8802" w:author="Rev 11 Allen Wirfs-Brock" w:date="2012-10-02T17:24:00Z">
          <w:r w:rsidR="00B33855" w:rsidRPr="00B33855" w:rsidDel="0064603A">
            <w:rPr>
              <w:b/>
            </w:rPr>
            <w:delText>true</w:delText>
          </w:r>
        </w:del>
      </w:ins>
      <w:ins w:id="8803" w:author="Rev 4 Allen Wirfs-Brock" w:date="2011-10-20T13:18:00Z">
        <w:del w:id="8804" w:author="Rev 11 Allen Wirfs-Brock" w:date="2012-10-02T17:24:00Z">
          <w:r w:rsidRPr="00E77497" w:rsidDel="0064603A">
            <w:delText>, then</w:delText>
          </w:r>
        </w:del>
      </w:ins>
    </w:p>
    <w:p w:rsidR="00225BCB" w:rsidRPr="00E77497" w:rsidDel="0064603A" w:rsidRDefault="00225BCB" w:rsidP="009A20C6">
      <w:pPr>
        <w:pStyle w:val="Alg4"/>
        <w:numPr>
          <w:ilvl w:val="4"/>
          <w:numId w:val="570"/>
        </w:numPr>
        <w:spacing w:after="220"/>
        <w:contextualSpacing/>
        <w:rPr>
          <w:ins w:id="8805" w:author="Rev 4 Allen Wirfs-Brock" w:date="2011-10-20T13:18:00Z"/>
          <w:del w:id="8806" w:author="Rev 11 Allen Wirfs-Brock" w:date="2012-10-02T17:24:00Z"/>
        </w:rPr>
      </w:pPr>
      <w:ins w:id="8807" w:author="Rev 4 Allen Wirfs-Brock" w:date="2011-10-20T13:18:00Z">
        <w:del w:id="8808" w:author="Rev 11 Allen Wirfs-Brock" w:date="2012-10-02T17:24:00Z">
          <w:r w:rsidRPr="00E77497" w:rsidDel="0064603A">
            <w:delText xml:space="preserve">Call </w:delText>
          </w:r>
          <w:r w:rsidRPr="00E77497" w:rsidDel="0064603A">
            <w:rPr>
              <w:i/>
            </w:rPr>
            <w:delText>env</w:delText>
          </w:r>
          <w:r w:rsidRPr="00E77497" w:rsidDel="0064603A">
            <w:delText xml:space="preserve">’s CreateImmutableBinding concrete method passing </w:delText>
          </w:r>
          <w:r w:rsidRPr="00E77497" w:rsidDel="0064603A">
            <w:rPr>
              <w:i/>
            </w:rPr>
            <w:delText xml:space="preserve">dn </w:delText>
          </w:r>
          <w:r w:rsidRPr="00E77497" w:rsidDel="0064603A">
            <w:delText>as the argument.</w:delText>
          </w:r>
        </w:del>
      </w:ins>
    </w:p>
    <w:p w:rsidR="00225BCB" w:rsidRPr="00E77497" w:rsidDel="0064603A" w:rsidRDefault="00225BCB" w:rsidP="009A20C6">
      <w:pPr>
        <w:pStyle w:val="Alg4"/>
        <w:numPr>
          <w:ilvl w:val="3"/>
          <w:numId w:val="570"/>
        </w:numPr>
        <w:spacing w:after="220"/>
        <w:contextualSpacing/>
        <w:rPr>
          <w:ins w:id="8809" w:author="Rev 4 Allen Wirfs-Brock" w:date="2011-10-20T13:18:00Z"/>
          <w:del w:id="8810" w:author="Rev 11 Allen Wirfs-Brock" w:date="2012-10-02T17:24:00Z"/>
        </w:rPr>
      </w:pPr>
      <w:ins w:id="8811" w:author="Rev 4 Allen Wirfs-Brock" w:date="2011-10-20T13:18:00Z">
        <w:del w:id="8812" w:author="Rev 11 Allen Wirfs-Brock" w:date="2012-10-02T17:24:00Z">
          <w:r w:rsidRPr="00E77497" w:rsidDel="0064603A">
            <w:delText>Else,</w:delText>
          </w:r>
        </w:del>
      </w:ins>
    </w:p>
    <w:p w:rsidR="00225BCB" w:rsidRPr="00E77497" w:rsidDel="0064603A" w:rsidRDefault="00225BCB" w:rsidP="009A20C6">
      <w:pPr>
        <w:pStyle w:val="Alg4"/>
        <w:numPr>
          <w:ilvl w:val="4"/>
          <w:numId w:val="570"/>
        </w:numPr>
        <w:spacing w:after="220"/>
        <w:contextualSpacing/>
        <w:rPr>
          <w:ins w:id="8813" w:author="Rev 4 Allen Wirfs-Brock" w:date="2011-10-20T13:18:00Z"/>
          <w:del w:id="8814" w:author="Rev 11 Allen Wirfs-Brock" w:date="2012-10-02T17:24:00Z"/>
        </w:rPr>
      </w:pPr>
      <w:ins w:id="8815" w:author="Rev 4 Allen Wirfs-Brock" w:date="2011-10-20T13:18:00Z">
        <w:del w:id="8816" w:author="Rev 11 Allen Wirfs-Brock" w:date="2012-10-02T17:24:00Z">
          <w:r w:rsidRPr="00E77497" w:rsidDel="0064603A">
            <w:delText xml:space="preserve">Call </w:delText>
          </w:r>
          <w:r w:rsidRPr="00E77497" w:rsidDel="0064603A">
            <w:rPr>
              <w:i/>
            </w:rPr>
            <w:delText>env</w:delText>
          </w:r>
          <w:r w:rsidRPr="00E77497" w:rsidDel="0064603A">
            <w:delText xml:space="preserve">’s CreateMutableBinding concrete method passing </w:delText>
          </w:r>
          <w:r w:rsidRPr="00E77497" w:rsidDel="0064603A">
            <w:rPr>
              <w:i/>
            </w:rPr>
            <w:delText xml:space="preserve">dn </w:delText>
          </w:r>
          <w:r w:rsidRPr="00E77497" w:rsidDel="0064603A">
            <w:delText xml:space="preserve">and </w:delText>
          </w:r>
          <w:r w:rsidRPr="00E77497" w:rsidDel="0064603A">
            <w:rPr>
              <w:b/>
            </w:rPr>
            <w:delText>false</w:delText>
          </w:r>
          <w:r w:rsidRPr="00E77497" w:rsidDel="0064603A">
            <w:delText xml:space="preserve"> as the arguments.</w:delText>
          </w:r>
        </w:del>
      </w:ins>
    </w:p>
    <w:p w:rsidR="0076754F" w:rsidRPr="00E77497" w:rsidDel="00876C75" w:rsidRDefault="0076754F" w:rsidP="009A20C6">
      <w:pPr>
        <w:pStyle w:val="Alg4"/>
        <w:numPr>
          <w:ilvl w:val="0"/>
          <w:numId w:val="570"/>
        </w:numPr>
        <w:rPr>
          <w:ins w:id="8817" w:author="Rev 4 Allen Wirfs-Brock" w:date="2011-10-20T13:33:00Z"/>
          <w:del w:id="8818" w:author="Rev 11 Allen Wirfs-Brock" w:date="2012-10-02T17:50:00Z"/>
        </w:rPr>
      </w:pPr>
      <w:ins w:id="8819" w:author="Rev 4 Allen Wirfs-Brock" w:date="2011-10-20T13:33:00Z">
        <w:del w:id="8820" w:author="Rev 11 Allen Wirfs-Brock" w:date="2012-10-02T17:50:00Z">
          <w:r w:rsidRPr="00E77497" w:rsidDel="00876C75">
            <w:delText xml:space="preserve">Let </w:delText>
          </w:r>
          <w:r w:rsidRPr="00E77497" w:rsidDel="00876C75">
            <w:rPr>
              <w:i/>
            </w:rPr>
            <w:delText xml:space="preserve">argumentsAlreadyDeclared </w:delText>
          </w:r>
          <w:r w:rsidRPr="00E77497" w:rsidDel="00876C75">
            <w:delText xml:space="preserve">be the result of calling </w:delText>
          </w:r>
          <w:r w:rsidRPr="00E77497" w:rsidDel="00876C75">
            <w:rPr>
              <w:i/>
            </w:rPr>
            <w:delText>env’s</w:delText>
          </w:r>
          <w:r w:rsidRPr="00E77497" w:rsidDel="00876C75">
            <w:delText xml:space="preserve"> HasBinding concrete method passing </w:delText>
          </w:r>
          <w:r w:rsidRPr="00E77497" w:rsidDel="00876C75">
            <w:rPr>
              <w:rFonts w:ascii="Courier New" w:hAnsi="Courier New" w:cs="Courier New"/>
              <w:b/>
            </w:rPr>
            <w:delText>"arguments"</w:delText>
          </w:r>
          <w:r w:rsidRPr="00E77497" w:rsidDel="00876C75">
            <w:rPr>
              <w:b/>
            </w:rPr>
            <w:delText xml:space="preserve"> </w:delText>
          </w:r>
          <w:r w:rsidRPr="00E77497" w:rsidDel="00876C75">
            <w:delText>as the argument.</w:delText>
          </w:r>
        </w:del>
      </w:ins>
    </w:p>
    <w:p w:rsidR="00377876" w:rsidRPr="00B820AB" w:rsidRDefault="00377876" w:rsidP="00876C75">
      <w:pPr>
        <w:pStyle w:val="Alg4"/>
        <w:numPr>
          <w:ilvl w:val="0"/>
          <w:numId w:val="570"/>
        </w:numPr>
        <w:rPr>
          <w:ins w:id="8821" w:author="Rev 5 Allen Wirfs-Brock" w:date="2012-01-03T15:36:00Z"/>
        </w:rPr>
      </w:pPr>
      <w:ins w:id="8822"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ins>
      <w:ins w:id="8823" w:author="Rev 11 Allen Wirfs-Brock" w:date="2012-10-02T17:50:00Z">
        <w:r w:rsidR="00876C75" w:rsidRPr="00876C75">
          <w:rPr>
            <w:i/>
            <w:sz w:val="18"/>
          </w:rPr>
          <w:t xml:space="preserve">argumentsObjectNotNeeded  </w:t>
        </w:r>
      </w:ins>
      <w:ins w:id="8824" w:author="Rev 5 Allen Wirfs-Brock" w:date="2012-01-03T15:36:00Z">
        <w:del w:id="8825" w:author="Rev 11 Allen Wirfs-Brock" w:date="2012-10-02T17:50:00Z">
          <w:r w:rsidDel="00876C75">
            <w:rPr>
              <w:i/>
              <w:sz w:val="18"/>
            </w:rPr>
            <w:delText>argumentsAlreadyDeclared</w:delText>
          </w:r>
          <w:r w:rsidRPr="00632026" w:rsidDel="00876C75">
            <w:rPr>
              <w:i/>
              <w:sz w:val="18"/>
            </w:rPr>
            <w:delText xml:space="preserve"> </w:delText>
          </w:r>
        </w:del>
        <w:r>
          <w:rPr>
            <w:rFonts w:ascii="Arial" w:hAnsi="Arial" w:cs="Arial"/>
            <w:sz w:val="18"/>
          </w:rPr>
          <w:t xml:space="preserve">is </w:t>
        </w:r>
      </w:ins>
      <w:ins w:id="8826" w:author="Rev 5 Allen Wirfs-Brock" w:date="2012-01-03T15:37:00Z">
        <w:r>
          <w:rPr>
            <w:b/>
            <w:sz w:val="18"/>
          </w:rPr>
          <w:t>true</w:t>
        </w:r>
      </w:ins>
      <w:ins w:id="8827"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8828" w:author="Rev 5 Allen Wirfs-Brock" w:date="2012-01-03T15:37:00Z">
        <w:r>
          <w:rPr>
            <w:rFonts w:ascii="Arial" w:hAnsi="Arial" w:cs="Arial"/>
            <w:sz w:val="18"/>
          </w:rPr>
          <w:t xml:space="preserve">In that case, </w:t>
        </w:r>
      </w:ins>
      <w:ins w:id="8829" w:author="Rev 5 Allen Wirfs-Brock" w:date="2012-01-03T15:36:00Z">
        <w:r>
          <w:rPr>
            <w:rFonts w:ascii="Arial" w:hAnsi="Arial" w:cs="Arial"/>
            <w:sz w:val="18"/>
          </w:rPr>
          <w:t xml:space="preserve"> </w:t>
        </w:r>
      </w:ins>
      <w:ins w:id="8830" w:author="Rev 5 Allen Wirfs-Brock" w:date="2012-01-03T15:37:00Z">
        <w:r>
          <w:rPr>
            <w:rFonts w:ascii="Arial" w:hAnsi="Arial" w:cs="Arial"/>
            <w:sz w:val="18"/>
          </w:rPr>
          <w:t>its</w:t>
        </w:r>
      </w:ins>
      <w:ins w:id="8831" w:author="Rev 5 Allen Wirfs-Brock" w:date="2012-01-03T15:36:00Z">
        <w:r>
          <w:rPr>
            <w:rFonts w:ascii="Arial" w:hAnsi="Arial" w:cs="Arial"/>
            <w:sz w:val="18"/>
          </w:rPr>
          <w:t xml:space="preserve"> use in the </w:t>
        </w:r>
      </w:ins>
      <w:ins w:id="8832" w:author="Rev 5 Allen Wirfs-Brock" w:date="2012-01-03T15:37:00Z">
        <w:r>
          <w:rPr>
            <w:rFonts w:ascii="Arial" w:hAnsi="Arial" w:cs="Arial"/>
            <w:sz w:val="18"/>
          </w:rPr>
          <w:t>above</w:t>
        </w:r>
      </w:ins>
      <w:ins w:id="8833" w:author="Rev 5 Allen Wirfs-Brock" w:date="2012-01-03T15:36:00Z">
        <w:r>
          <w:rPr>
            <w:rFonts w:ascii="Arial" w:hAnsi="Arial" w:cs="Arial"/>
            <w:sz w:val="18"/>
          </w:rPr>
          <w:t xml:space="preserve"> steps </w:t>
        </w:r>
      </w:ins>
      <w:ins w:id="8834" w:author="Rev 5 Allen Wirfs-Brock" w:date="2012-01-03T15:37:00Z">
        <w:r>
          <w:rPr>
            <w:rFonts w:ascii="Arial" w:hAnsi="Arial" w:cs="Arial"/>
            <w:sz w:val="18"/>
          </w:rPr>
          <w:t xml:space="preserve">is </w:t>
        </w:r>
      </w:ins>
      <w:ins w:id="8835" w:author="Rev 5 Allen Wirfs-Brock" w:date="2012-01-03T15:36:00Z">
        <w:r>
          <w:rPr>
            <w:rFonts w:ascii="Arial" w:hAnsi="Arial" w:cs="Arial"/>
            <w:sz w:val="18"/>
          </w:rPr>
          <w:t xml:space="preserve">strictly as a device for specifying formal parameter </w:t>
        </w:r>
        <w:del w:id="8836" w:author="Rev 6 Allen Wirfs-Brock" w:date="2012-02-27T15:48:00Z">
          <w:r w:rsidDel="00A113E2">
            <w:rPr>
              <w:rFonts w:ascii="Arial" w:hAnsi="Arial" w:cs="Arial"/>
              <w:sz w:val="18"/>
            </w:rPr>
            <w:delText>initialization</w:delText>
          </w:r>
        </w:del>
      </w:ins>
      <w:ins w:id="8837" w:author="Rev 6 Allen Wirfs-Brock" w:date="2012-02-27T15:48:00Z">
        <w:r w:rsidR="00A113E2">
          <w:rPr>
            <w:rFonts w:ascii="Arial" w:hAnsi="Arial" w:cs="Arial"/>
            <w:sz w:val="18"/>
          </w:rPr>
          <w:t>initialisation</w:t>
        </w:r>
      </w:ins>
      <w:ins w:id="8838" w:author="Rev 5 Allen Wirfs-Brock" w:date="2012-01-03T15:36:00Z">
        <w:r>
          <w:rPr>
            <w:rFonts w:ascii="Arial" w:hAnsi="Arial" w:cs="Arial"/>
            <w:sz w:val="18"/>
          </w:rPr>
          <w:t xml:space="preserve"> semantics. </w:t>
        </w:r>
      </w:ins>
    </w:p>
    <w:p w:rsidR="00C221FC" w:rsidRDefault="00C221FC" w:rsidP="00C221FC">
      <w:pPr>
        <w:pStyle w:val="Alg4"/>
        <w:numPr>
          <w:ilvl w:val="0"/>
          <w:numId w:val="570"/>
        </w:numPr>
        <w:tabs>
          <w:tab w:val="left" w:pos="720"/>
        </w:tabs>
        <w:rPr>
          <w:ins w:id="8839" w:author="Rev 11 Allen Wirfs-Brock" w:date="2012-10-25T18:52:00Z"/>
          <w:rFonts w:ascii="Arial" w:hAnsi="Arial" w:cs="Arial"/>
          <w:sz w:val="18"/>
        </w:rPr>
      </w:pPr>
      <w:ins w:id="8840" w:author="Rev 11 Allen Wirfs-Brock" w:date="2012-10-25T18:52:00Z">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rsidR="00C221FC" w:rsidRDefault="00C221FC" w:rsidP="00C221FC">
      <w:pPr>
        <w:pStyle w:val="Alg4"/>
        <w:numPr>
          <w:ilvl w:val="0"/>
          <w:numId w:val="570"/>
        </w:numPr>
        <w:rPr>
          <w:ins w:id="8841" w:author="Rev 11 Allen Wirfs-Brock" w:date="2012-10-25T18:52:00Z"/>
        </w:rPr>
      </w:pPr>
      <w:ins w:id="8842" w:author="Rev 11 Allen Wirfs-Brock" w:date="2012-10-25T18:52:00Z">
        <w:r>
          <w:t>ReturnIfAbrupt(</w:t>
        </w:r>
        <w:r w:rsidRPr="00C91100">
          <w:rPr>
            <w:i/>
          </w:rPr>
          <w:t>formalStatus</w:t>
        </w:r>
        <w:r>
          <w:t>).</w:t>
        </w:r>
      </w:ins>
    </w:p>
    <w:p w:rsidR="00FF2C02" w:rsidRPr="00E77497" w:rsidDel="00BC7A6E" w:rsidRDefault="00FF2C02" w:rsidP="009A20C6">
      <w:pPr>
        <w:pStyle w:val="Alg4"/>
        <w:numPr>
          <w:ilvl w:val="0"/>
          <w:numId w:val="570"/>
        </w:numPr>
        <w:rPr>
          <w:ins w:id="8843" w:author="Rev 4 Allen Wirfs-Brock" w:date="2011-10-20T14:49:00Z"/>
          <w:del w:id="8844" w:author="Rev 5 Allen Wirfs-Brock" w:date="2012-01-03T15:31:00Z"/>
        </w:rPr>
      </w:pPr>
      <w:commentRangeStart w:id="8845"/>
      <w:ins w:id="8846" w:author="Rev 4 Allen Wirfs-Brock" w:date="2011-10-20T14:49:00Z">
        <w:del w:id="8847" w:author="Rev 5 Allen Wirfs-Brock" w:date="2012-01-03T15:31:00Z">
          <w:r w:rsidRPr="00E77497" w:rsidDel="00BC7A6E">
            <w:delText xml:space="preserve">Let </w:delText>
          </w:r>
        </w:del>
      </w:ins>
      <w:ins w:id="8848" w:author="Rev 4 Allen Wirfs-Brock" w:date="2011-10-20T14:50:00Z">
        <w:del w:id="8849" w:author="Rev 5 Allen Wirfs-Brock" w:date="2012-01-03T15:31:00Z">
          <w:r w:rsidRPr="00E77497" w:rsidDel="00BC7A6E">
            <w:rPr>
              <w:i/>
            </w:rPr>
            <w:delText>has</w:delText>
          </w:r>
        </w:del>
      </w:ins>
      <w:ins w:id="8850" w:author="Rev 4 Allen Wirfs-Brock" w:date="2011-10-20T14:49:00Z">
        <w:del w:id="8851" w:author="Rev 5 Allen Wirfs-Brock" w:date="2012-01-03T15:31:00Z">
          <w:r w:rsidRPr="00E77497" w:rsidDel="00BC7A6E">
            <w:rPr>
              <w:i/>
            </w:rPr>
            <w:delText>ArgumentsObject</w:delText>
          </w:r>
          <w:r w:rsidRPr="00E77497" w:rsidDel="00BC7A6E">
            <w:delText xml:space="preserve"> be the Boolean negation of </w:delText>
          </w:r>
        </w:del>
      </w:ins>
      <w:ins w:id="8852" w:author="Rev 4 Allen Wirfs-Brock" w:date="2011-10-20T14:50:00Z">
        <w:del w:id="8853" w:author="Rev 5 Allen Wirfs-Brock" w:date="2012-01-03T15:31:00Z">
          <w:r w:rsidRPr="00E77497" w:rsidDel="00BC7A6E">
            <w:rPr>
              <w:i/>
            </w:rPr>
            <w:delText>argumentsAlreadyDeclared</w:delText>
          </w:r>
        </w:del>
      </w:ins>
      <w:ins w:id="8854" w:author="Rev 4 Allen Wirfs-Brock" w:date="2011-10-20T14:49:00Z">
        <w:del w:id="8855" w:author="Rev 5 Allen Wirfs-Brock" w:date="2012-01-03T15:31:00Z">
          <w:r w:rsidRPr="00E77497" w:rsidDel="00BC7A6E">
            <w:delText>.</w:delText>
          </w:r>
        </w:del>
      </w:ins>
    </w:p>
    <w:p w:rsidR="0076754F" w:rsidRPr="00E77497" w:rsidRDefault="0076754F" w:rsidP="009A20C6">
      <w:pPr>
        <w:pStyle w:val="Alg4"/>
        <w:numPr>
          <w:ilvl w:val="0"/>
          <w:numId w:val="570"/>
        </w:numPr>
        <w:rPr>
          <w:ins w:id="8856" w:author="Rev 4 Allen Wirfs-Brock" w:date="2011-10-20T13:33:00Z"/>
        </w:rPr>
      </w:pPr>
      <w:ins w:id="8857" w:author="Rev 4 Allen Wirfs-Brock" w:date="2011-10-20T13:33:00Z">
        <w:r w:rsidRPr="00E77497">
          <w:t xml:space="preserve">If </w:t>
        </w:r>
      </w:ins>
      <w:ins w:id="8858" w:author="Rev 11 Allen Wirfs-Brock" w:date="2012-10-02T17:49:00Z">
        <w:r w:rsidR="00876C75">
          <w:rPr>
            <w:i/>
          </w:rPr>
          <w:t xml:space="preserve">argumentsObjectNotNeeded </w:t>
        </w:r>
        <w:r w:rsidR="00876C75" w:rsidRPr="00E77497">
          <w:rPr>
            <w:i/>
          </w:rPr>
          <w:t xml:space="preserve"> </w:t>
        </w:r>
      </w:ins>
      <w:ins w:id="8859" w:author="Rev 4 Allen Wirfs-Brock" w:date="2011-10-20T13:33:00Z">
        <w:del w:id="8860" w:author="Rev 11 Allen Wirfs-Brock" w:date="2012-10-02T17:49:00Z">
          <w:r w:rsidRPr="00E77497" w:rsidDel="00876C75">
            <w:rPr>
              <w:i/>
            </w:rPr>
            <w:delText xml:space="preserve">argumentsAlreadyDeclared </w:delText>
          </w:r>
        </w:del>
        <w:r w:rsidRPr="00E77497">
          <w:t xml:space="preserve">is </w:t>
        </w:r>
        <w:r w:rsidRPr="00E77497">
          <w:rPr>
            <w:b/>
          </w:rPr>
          <w:t>false</w:t>
        </w:r>
        <w:r w:rsidRPr="00E77497">
          <w:t>, then</w:t>
        </w:r>
      </w:ins>
      <w:commentRangeEnd w:id="8845"/>
      <w:r w:rsidR="00CE6269">
        <w:rPr>
          <w:rStyle w:val="CommentReference"/>
          <w:rFonts w:ascii="Arial" w:eastAsia="MS Mincho" w:hAnsi="Arial"/>
          <w:spacing w:val="0"/>
          <w:lang w:eastAsia="ja-JP"/>
        </w:rPr>
        <w:commentReference w:id="8845"/>
      </w:r>
    </w:p>
    <w:p w:rsidR="0076754F" w:rsidRPr="00E77497" w:rsidRDefault="0076754F" w:rsidP="009A20C6">
      <w:pPr>
        <w:pStyle w:val="Alg4"/>
        <w:numPr>
          <w:ilvl w:val="1"/>
          <w:numId w:val="570"/>
        </w:numPr>
        <w:rPr>
          <w:ins w:id="8861" w:author="Rev 4 Allen Wirfs-Brock" w:date="2011-10-20T13:33:00Z"/>
        </w:rPr>
      </w:pPr>
      <w:ins w:id="8862"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rsidR="00876C75" w:rsidRPr="00E77497" w:rsidRDefault="00876C75" w:rsidP="006164EE">
      <w:pPr>
        <w:pStyle w:val="Alg4"/>
        <w:numPr>
          <w:ilvl w:val="2"/>
          <w:numId w:val="570"/>
        </w:numPr>
        <w:tabs>
          <w:tab w:val="left" w:pos="720"/>
        </w:tabs>
        <w:rPr>
          <w:ins w:id="8863" w:author="Rev 11 Allen Wirfs-Brock" w:date="2012-10-02T17:52:00Z"/>
        </w:rPr>
      </w:pPr>
      <w:ins w:id="8864" w:author="Rev 11 Allen Wirfs-Brock" w:date="2012-10-02T17:53:00Z">
        <w:r>
          <w:t>Perform the abstract operation</w:t>
        </w:r>
      </w:ins>
      <w:ins w:id="8865" w:author="Rev 11 Allen Wirfs-Brock" w:date="2012-10-02T17:52:00Z">
        <w:r w:rsidRPr="00546435">
          <w:t xml:space="preserve"> </w:t>
        </w:r>
      </w:ins>
      <w:ins w:id="8866" w:author="Rev 11 Allen Wirfs-Brock" w:date="2012-10-02T17:53:00Z">
        <w:r>
          <w:t>Complete</w:t>
        </w:r>
      </w:ins>
      <w:ins w:id="8867" w:author="Rev 11 Allen Wirfs-Brock" w:date="2012-10-02T17:52:00Z">
        <w:r w:rsidRPr="009C202C">
          <w:t>StrictArgumentsObject</w:t>
        </w:r>
        <w:r w:rsidRPr="00E77497">
          <w:t xml:space="preserve"> with argument </w:t>
        </w:r>
      </w:ins>
      <w:ins w:id="8868" w:author="Rev 11 Allen Wirfs-Brock" w:date="2012-10-02T17:53:00Z">
        <w:r>
          <w:rPr>
            <w:i/>
          </w:rPr>
          <w:t>a0</w:t>
        </w:r>
      </w:ins>
      <w:ins w:id="8869" w:author="Rev 11 Allen Wirfs-Brock" w:date="2012-10-02T17:52:00Z">
        <w:r w:rsidRPr="00E77497">
          <w:rPr>
            <w:i/>
          </w:rPr>
          <w:t>.</w:t>
        </w:r>
        <w:r w:rsidRPr="00E77497">
          <w:t xml:space="preserve"> </w:t>
        </w:r>
      </w:ins>
    </w:p>
    <w:p w:rsidR="0076754F" w:rsidRPr="00E77497" w:rsidDel="006164EE" w:rsidRDefault="0076754F" w:rsidP="009A20C6">
      <w:pPr>
        <w:pStyle w:val="Alg4"/>
        <w:numPr>
          <w:ilvl w:val="2"/>
          <w:numId w:val="570"/>
        </w:numPr>
        <w:rPr>
          <w:ins w:id="8870" w:author="Rev 4 Allen Wirfs-Brock" w:date="2011-10-20T13:33:00Z"/>
          <w:del w:id="8871" w:author="Rev 11 Allen Wirfs-Brock" w:date="2012-10-02T17:56:00Z"/>
        </w:rPr>
      </w:pPr>
      <w:ins w:id="8872" w:author="Rev 4 Allen Wirfs-Brock" w:date="2011-10-20T13:33:00Z">
        <w:del w:id="8873" w:author="Rev 11 Allen Wirfs-Brock" w:date="2012-10-02T17:56:00Z">
          <w:r w:rsidRPr="00E77497" w:rsidDel="006164EE">
            <w:delText xml:space="preserve">Call </w:delText>
          </w:r>
          <w:r w:rsidRPr="00E77497" w:rsidDel="006164EE">
            <w:rPr>
              <w:i/>
            </w:rPr>
            <w:delText>env</w:delText>
          </w:r>
          <w:r w:rsidRPr="00E77497" w:rsidDel="006164EE">
            <w:delText>’s CreateImmutableBinding concrete method passing the String "</w:delText>
          </w:r>
          <w:r w:rsidRPr="00E77497" w:rsidDel="006164EE">
            <w:rPr>
              <w:rFonts w:ascii="Courier New" w:hAnsi="Courier New" w:cs="Courier New"/>
              <w:b/>
            </w:rPr>
            <w:delText>arguments</w:delText>
          </w:r>
          <w:r w:rsidRPr="00E77497" w:rsidDel="006164EE">
            <w:delText>" as the argument.</w:delText>
          </w:r>
        </w:del>
      </w:ins>
    </w:p>
    <w:p w:rsidR="0076754F" w:rsidRPr="00E77497" w:rsidRDefault="0076754F" w:rsidP="009A20C6">
      <w:pPr>
        <w:pStyle w:val="Alg4"/>
        <w:numPr>
          <w:ilvl w:val="1"/>
          <w:numId w:val="570"/>
        </w:numPr>
        <w:rPr>
          <w:ins w:id="8874" w:author="Rev 4 Allen Wirfs-Brock" w:date="2011-10-20T13:33:00Z"/>
        </w:rPr>
      </w:pPr>
      <w:ins w:id="8875" w:author="Rev 4 Allen Wirfs-Brock" w:date="2011-10-20T13:33:00Z">
        <w:r w:rsidRPr="00E77497">
          <w:t>Else,</w:t>
        </w:r>
      </w:ins>
    </w:p>
    <w:p w:rsidR="00876C75" w:rsidRPr="00E77497" w:rsidRDefault="006164EE" w:rsidP="006164EE">
      <w:pPr>
        <w:pStyle w:val="Alg4"/>
        <w:numPr>
          <w:ilvl w:val="2"/>
          <w:numId w:val="570"/>
        </w:numPr>
        <w:tabs>
          <w:tab w:val="left" w:pos="720"/>
        </w:tabs>
        <w:rPr>
          <w:ins w:id="8876" w:author="Rev 11 Allen Wirfs-Brock" w:date="2012-10-02T17:55:00Z"/>
        </w:rPr>
      </w:pPr>
      <w:ins w:id="8877" w:author="Rev 11 Allen Wirfs-Brock" w:date="2012-10-02T17:55:00Z">
        <w:r>
          <w:t>P</w:t>
        </w:r>
        <w:r w:rsidR="00876C75" w:rsidRPr="00E77497">
          <w:t xml:space="preserve">erform the abstract operation </w:t>
        </w:r>
        <w:r>
          <w:t>Complete</w:t>
        </w:r>
        <w:r w:rsidR="00876C75" w:rsidRPr="00E77497">
          <w:t xml:space="preserve">MappedArgumentsObject with arguments </w:t>
        </w:r>
      </w:ins>
      <w:ins w:id="8878" w:author="Rev 11 Allen Wirfs-Brock" w:date="2012-10-02T17:56:00Z">
        <w:r>
          <w:rPr>
            <w:i/>
          </w:rPr>
          <w:t xml:space="preserve">a0, </w:t>
        </w:r>
      </w:ins>
      <w:ins w:id="8879" w:author="Rev 11 Allen Wirfs-Brock" w:date="2012-10-02T17:55:00Z">
        <w:r w:rsidR="00876C75" w:rsidRPr="00C91100">
          <w:rPr>
            <w:i/>
          </w:rPr>
          <w:t>func</w:t>
        </w:r>
        <w:r w:rsidR="00876C75">
          <w:t xml:space="preserve">, </w:t>
        </w:r>
      </w:ins>
      <w:ins w:id="8880" w:author="Rev 11 Allen Wirfs-Brock" w:date="2012-10-02T17:57:00Z">
        <w:r>
          <w:rPr>
            <w:i/>
          </w:rPr>
          <w:t>formals</w:t>
        </w:r>
      </w:ins>
      <w:ins w:id="8881" w:author="Rev 11 Allen Wirfs-Brock" w:date="2012-10-02T17:55:00Z">
        <w:r w:rsidR="00876C75" w:rsidRPr="00E77497">
          <w:t>,</w:t>
        </w:r>
      </w:ins>
      <w:ins w:id="8882" w:author="Rev 11 Allen Wirfs-Brock" w:date="2012-10-02T17:57:00Z">
        <w:r w:rsidRPr="006164EE">
          <w:t xml:space="preserve"> </w:t>
        </w:r>
        <w:r w:rsidRPr="00E77497">
          <w:t>and</w:t>
        </w:r>
      </w:ins>
      <w:ins w:id="8883" w:author="Rev 11 Allen Wirfs-Brock" w:date="2012-10-02T17:55:00Z">
        <w:r w:rsidR="00876C75" w:rsidRPr="00E77497">
          <w:t xml:space="preserve"> </w:t>
        </w:r>
        <w:r w:rsidR="00876C75">
          <w:rPr>
            <w:i/>
          </w:rPr>
          <w:t>env</w:t>
        </w:r>
        <w:r w:rsidR="00876C75" w:rsidRPr="00E77497">
          <w:t xml:space="preserve">. </w:t>
        </w:r>
      </w:ins>
    </w:p>
    <w:p w:rsidR="0076754F" w:rsidRPr="00E77497" w:rsidDel="006164EE" w:rsidRDefault="0076754F" w:rsidP="009A20C6">
      <w:pPr>
        <w:pStyle w:val="Alg4"/>
        <w:numPr>
          <w:ilvl w:val="2"/>
          <w:numId w:val="570"/>
        </w:numPr>
        <w:rPr>
          <w:ins w:id="8884" w:author="Rev 4 Allen Wirfs-Brock" w:date="2011-10-20T13:33:00Z"/>
          <w:del w:id="8885" w:author="Rev 11 Allen Wirfs-Brock" w:date="2012-10-02T17:56:00Z"/>
        </w:rPr>
      </w:pPr>
      <w:ins w:id="8886" w:author="Rev 4 Allen Wirfs-Brock" w:date="2011-10-20T13:33:00Z">
        <w:del w:id="8887" w:author="Rev 11 Allen Wirfs-Brock" w:date="2012-10-02T17:56:00Z">
          <w:r w:rsidRPr="00E77497" w:rsidDel="006164EE">
            <w:delText xml:space="preserve">Call </w:delText>
          </w:r>
          <w:r w:rsidRPr="00E77497" w:rsidDel="006164EE">
            <w:rPr>
              <w:i/>
            </w:rPr>
            <w:delText>env</w:delText>
          </w:r>
          <w:r w:rsidRPr="00E77497" w:rsidDel="006164EE">
            <w:delText>’s CreateMutableBinding concrete method passing the String "</w:delText>
          </w:r>
          <w:r w:rsidRPr="00E77497" w:rsidDel="006164EE">
            <w:rPr>
              <w:rFonts w:ascii="Courier New" w:hAnsi="Courier New" w:cs="Courier New"/>
              <w:b/>
            </w:rPr>
            <w:delText>arguments</w:delText>
          </w:r>
          <w:r w:rsidRPr="00E77497" w:rsidDel="006164EE">
            <w:delText>" as the argument.</w:delText>
          </w:r>
        </w:del>
      </w:ins>
    </w:p>
    <w:p w:rsidR="00BC7A6E" w:rsidRPr="00120381" w:rsidRDefault="00BC7A6E" w:rsidP="00BC7A6E">
      <w:pPr>
        <w:pStyle w:val="Alg4"/>
        <w:numPr>
          <w:ilvl w:val="1"/>
          <w:numId w:val="570"/>
        </w:numPr>
        <w:rPr>
          <w:ins w:id="8888" w:author="Rev 5 Allen Wirfs-Brock" w:date="2012-01-03T15:32:00Z"/>
          <w:sz w:val="24"/>
          <w:szCs w:val="24"/>
        </w:rPr>
      </w:pPr>
      <w:ins w:id="8889"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rsidR="0076754F" w:rsidRPr="00E77497" w:rsidDel="00727A43" w:rsidRDefault="0076754F" w:rsidP="009A20C6">
      <w:pPr>
        <w:pStyle w:val="Alg4"/>
        <w:numPr>
          <w:ilvl w:val="0"/>
          <w:numId w:val="570"/>
        </w:numPr>
        <w:rPr>
          <w:ins w:id="8890" w:author="Rev 4 Allen Wirfs-Brock" w:date="2011-10-20T13:35:00Z"/>
          <w:del w:id="8891" w:author="Rev 11 Allen Wirfs-Brock" w:date="2012-10-02T16:43:00Z"/>
        </w:rPr>
      </w:pPr>
      <w:ins w:id="8892" w:author="Rev 4 Allen Wirfs-Brock" w:date="2011-10-20T13:35:00Z">
        <w:del w:id="8893" w:author="Rev 11 Allen Wirfs-Brock" w:date="2012-10-02T16:43:00Z">
          <w:r w:rsidRPr="00E77497" w:rsidDel="00727A43">
            <w:delText xml:space="preserve">Let </w:delText>
          </w:r>
          <w:r w:rsidRPr="00E77497" w:rsidDel="00727A43">
            <w:rPr>
              <w:i/>
            </w:rPr>
            <w:delText>varNames</w:delText>
          </w:r>
          <w:r w:rsidRPr="00E77497" w:rsidDel="00727A43">
            <w:delText xml:space="preserve"> be the VarDeclaredNames of </w:delText>
          </w:r>
          <w:r w:rsidRPr="00E77497" w:rsidDel="00727A43">
            <w:rPr>
              <w:i/>
            </w:rPr>
            <w:delText>code</w:delText>
          </w:r>
          <w:r w:rsidRPr="00E77497" w:rsidDel="00727A43">
            <w:delText>.</w:delText>
          </w:r>
        </w:del>
      </w:ins>
    </w:p>
    <w:p w:rsidR="00330C9A" w:rsidRPr="00E77497" w:rsidDel="00727A43" w:rsidRDefault="00330C9A" w:rsidP="009A20C6">
      <w:pPr>
        <w:pStyle w:val="Alg4"/>
        <w:numPr>
          <w:ilvl w:val="0"/>
          <w:numId w:val="570"/>
        </w:numPr>
        <w:rPr>
          <w:ins w:id="8894" w:author="Rev 4 Allen Wirfs-Brock" w:date="2011-10-20T13:26:00Z"/>
          <w:del w:id="8895" w:author="Rev 11 Allen Wirfs-Brock" w:date="2012-10-02T16:43:00Z"/>
        </w:rPr>
      </w:pPr>
      <w:ins w:id="8896" w:author="Rev 4 Allen Wirfs-Brock" w:date="2011-10-20T13:26:00Z">
        <w:del w:id="8897" w:author="Rev 11 Allen Wirfs-Brock" w:date="2012-10-02T16:43:00Z">
          <w:r w:rsidRPr="00E77497" w:rsidDel="00727A43">
            <w:delText xml:space="preserve">For each String </w:delText>
          </w:r>
        </w:del>
      </w:ins>
      <w:ins w:id="8898" w:author="Rev 4 Allen Wirfs-Brock" w:date="2011-10-20T13:29:00Z">
        <w:del w:id="8899" w:author="Rev 11 Allen Wirfs-Brock" w:date="2012-10-02T16:43:00Z">
          <w:r w:rsidR="0076754F" w:rsidRPr="00E77497" w:rsidDel="00727A43">
            <w:rPr>
              <w:i/>
            </w:rPr>
            <w:delText>var</w:delText>
          </w:r>
        </w:del>
      </w:ins>
      <w:ins w:id="8900" w:author="Rev 4 Allen Wirfs-Brock" w:date="2011-10-20T13:26:00Z">
        <w:del w:id="8901" w:author="Rev 11 Allen Wirfs-Brock" w:date="2012-10-02T16:43:00Z">
          <w:r w:rsidRPr="00E77497" w:rsidDel="00727A43">
            <w:rPr>
              <w:i/>
            </w:rPr>
            <w:delText>Name</w:delText>
          </w:r>
          <w:r w:rsidRPr="00E77497" w:rsidDel="00727A43">
            <w:delText xml:space="preserve"> in </w:delText>
          </w:r>
        </w:del>
      </w:ins>
      <w:ins w:id="8902" w:author="Rev 4 Allen Wirfs-Brock" w:date="2011-10-20T13:27:00Z">
        <w:del w:id="8903" w:author="Rev 11 Allen Wirfs-Brock" w:date="2012-10-02T16:43:00Z">
          <w:r w:rsidR="0076754F" w:rsidRPr="00E77497" w:rsidDel="00727A43">
            <w:rPr>
              <w:i/>
            </w:rPr>
            <w:delText>var</w:delText>
          </w:r>
        </w:del>
      </w:ins>
      <w:ins w:id="8904" w:author="Rev 4 Allen Wirfs-Brock" w:date="2011-10-20T13:26:00Z">
        <w:del w:id="8905" w:author="Rev 11 Allen Wirfs-Brock" w:date="2012-10-02T16:43:00Z">
          <w:r w:rsidRPr="00E77497" w:rsidDel="00727A43">
            <w:rPr>
              <w:i/>
            </w:rPr>
            <w:delText>Names</w:delText>
          </w:r>
          <w:r w:rsidRPr="00E77497" w:rsidDel="00727A43">
            <w:delText>, in list order do</w:delText>
          </w:r>
        </w:del>
      </w:ins>
    </w:p>
    <w:p w:rsidR="00330C9A" w:rsidRPr="00E77497" w:rsidDel="00727A43" w:rsidRDefault="00330C9A" w:rsidP="009A20C6">
      <w:pPr>
        <w:pStyle w:val="Alg4"/>
        <w:numPr>
          <w:ilvl w:val="1"/>
          <w:numId w:val="570"/>
        </w:numPr>
        <w:rPr>
          <w:ins w:id="8906" w:author="Rev 4 Allen Wirfs-Brock" w:date="2011-10-20T13:26:00Z"/>
          <w:del w:id="8907" w:author="Rev 11 Allen Wirfs-Brock" w:date="2012-10-02T16:43:00Z"/>
        </w:rPr>
      </w:pPr>
      <w:ins w:id="8908" w:author="Rev 4 Allen Wirfs-Brock" w:date="2011-10-20T13:26:00Z">
        <w:del w:id="8909" w:author="Rev 11 Allen Wirfs-Brock" w:date="2012-10-02T16:43:00Z">
          <w:r w:rsidRPr="00E77497" w:rsidDel="00727A43">
            <w:delText xml:space="preserve">Let </w:delText>
          </w:r>
          <w:r w:rsidRPr="00E77497" w:rsidDel="00727A43">
            <w:rPr>
              <w:i/>
            </w:rPr>
            <w:delText xml:space="preserve">alreadyDeclared </w:delText>
          </w:r>
          <w:r w:rsidRPr="00E77497" w:rsidDel="00727A43">
            <w:delText xml:space="preserve">be the result of calling </w:delText>
          </w:r>
          <w:r w:rsidRPr="00E77497" w:rsidDel="00727A43">
            <w:rPr>
              <w:i/>
            </w:rPr>
            <w:delText>env’s</w:delText>
          </w:r>
          <w:r w:rsidRPr="00E77497" w:rsidDel="00727A43">
            <w:delText xml:space="preserve"> HasBinding concrete method passing </w:delText>
          </w:r>
        </w:del>
      </w:ins>
      <w:ins w:id="8910" w:author="Rev 4 Allen Wirfs-Brock" w:date="2011-10-20T13:30:00Z">
        <w:del w:id="8911" w:author="Rev 11 Allen Wirfs-Brock" w:date="2012-10-02T16:43:00Z">
          <w:r w:rsidR="0076754F" w:rsidRPr="00E77497" w:rsidDel="00727A43">
            <w:rPr>
              <w:i/>
            </w:rPr>
            <w:delText>var</w:delText>
          </w:r>
        </w:del>
      </w:ins>
      <w:ins w:id="8912" w:author="Rev 4 Allen Wirfs-Brock" w:date="2011-10-20T13:26:00Z">
        <w:del w:id="8913" w:author="Rev 11 Allen Wirfs-Brock" w:date="2012-10-02T16:43:00Z">
          <w:r w:rsidRPr="00E77497" w:rsidDel="00727A43">
            <w:rPr>
              <w:i/>
            </w:rPr>
            <w:delText>Name</w:delText>
          </w:r>
          <w:r w:rsidRPr="00E77497" w:rsidDel="00727A43">
            <w:delText xml:space="preserve"> as the argument.</w:delText>
          </w:r>
        </w:del>
      </w:ins>
    </w:p>
    <w:p w:rsidR="001035BB" w:rsidRPr="00E77497" w:rsidDel="00727A43" w:rsidRDefault="001035BB" w:rsidP="009A20C6">
      <w:pPr>
        <w:pStyle w:val="Alg4"/>
        <w:numPr>
          <w:ilvl w:val="1"/>
          <w:numId w:val="570"/>
        </w:numPr>
        <w:rPr>
          <w:ins w:id="8914" w:author="Rev 4 Allen Wirfs-Brock" w:date="2011-10-20T14:12:00Z"/>
          <w:del w:id="8915" w:author="Rev 11 Allen Wirfs-Brock" w:date="2012-10-02T16:43:00Z"/>
          <w:i/>
          <w:sz w:val="18"/>
        </w:rPr>
      </w:pPr>
      <w:ins w:id="8916" w:author="Rev 4 Allen Wirfs-Brock" w:date="2011-10-20T14:12:00Z">
        <w:del w:id="8917" w:author="Rev 11 Allen Wirfs-Brock" w:date="2012-10-02T16:43:00Z">
          <w:r w:rsidRPr="00E77497" w:rsidDel="00727A43">
            <w:rPr>
              <w:rFonts w:ascii="Arial" w:hAnsi="Arial" w:cs="Arial"/>
              <w:sz w:val="18"/>
            </w:rPr>
            <w:delText>NOTE</w:delText>
          </w:r>
          <w:r w:rsidRPr="00E77497" w:rsidDel="00727A43">
            <w:rPr>
              <w:rFonts w:ascii="Arial" w:hAnsi="Arial" w:cs="Arial"/>
              <w:sz w:val="18"/>
            </w:rPr>
            <w:tab/>
          </w:r>
        </w:del>
      </w:ins>
      <w:ins w:id="8918" w:author="Rev 6 Allen Wirfs-Brock" w:date="2012-02-25T15:49:00Z">
        <w:del w:id="8919" w:author="Rev 11 Allen Wirfs-Brock" w:date="2012-10-02T16:43:00Z">
          <w:r w:rsidR="00B33855" w:rsidDel="00727A43">
            <w:rPr>
              <w:rFonts w:ascii="Arial" w:hAnsi="Arial" w:cs="Arial"/>
              <w:sz w:val="18"/>
            </w:rPr>
            <w:tab/>
          </w:r>
        </w:del>
      </w:ins>
      <w:ins w:id="8920" w:author="Rev 4 Allen Wirfs-Brock" w:date="2011-10-20T14:14:00Z">
        <w:del w:id="8921" w:author="Rev 11 Allen Wirfs-Brock" w:date="2012-10-02T16:43:00Z">
          <w:r w:rsidRPr="00E77497" w:rsidDel="00727A43">
            <w:rPr>
              <w:rFonts w:ascii="Arial" w:hAnsi="Arial" w:cs="Arial"/>
              <w:sz w:val="18"/>
            </w:rPr>
            <w:delText xml:space="preserve">A </w:delText>
          </w:r>
        </w:del>
      </w:ins>
      <w:ins w:id="8922" w:author="Rev 4 Allen Wirfs-Brock" w:date="2011-10-20T14:13:00Z">
        <w:del w:id="8923" w:author="Rev 11 Allen Wirfs-Brock" w:date="2012-10-02T16:43:00Z">
          <w:r w:rsidRPr="00E77497" w:rsidDel="00727A43">
            <w:rPr>
              <w:rFonts w:ascii="Arial" w:hAnsi="Arial" w:cs="Arial"/>
              <w:sz w:val="18"/>
            </w:rPr>
            <w:delText>VarDeclaredNames</w:delText>
          </w:r>
        </w:del>
      </w:ins>
      <w:ins w:id="8924" w:author="Rev 4 Allen Wirfs-Brock" w:date="2011-10-20T14:12:00Z">
        <w:del w:id="8925" w:author="Rev 11 Allen Wirfs-Brock" w:date="2012-10-02T16:43:00Z">
          <w:r w:rsidRPr="00E77497" w:rsidDel="00727A43">
            <w:rPr>
              <w:sz w:val="18"/>
            </w:rPr>
            <w:delText xml:space="preserve"> </w:delText>
          </w:r>
        </w:del>
      </w:ins>
      <w:ins w:id="8926" w:author="Rev 4 Allen Wirfs-Brock" w:date="2011-10-20T14:14:00Z">
        <w:del w:id="8927" w:author="Rev 11 Allen Wirfs-Brock" w:date="2012-10-02T16:43:00Z">
          <w:r w:rsidRPr="00E77497" w:rsidDel="00727A43">
            <w:rPr>
              <w:rFonts w:ascii="Arial" w:hAnsi="Arial" w:cs="Arial"/>
              <w:sz w:val="18"/>
            </w:rPr>
            <w:delText xml:space="preserve">is only </w:delText>
          </w:r>
        </w:del>
      </w:ins>
      <w:ins w:id="8928" w:author="Rev 4 Allen Wirfs-Brock" w:date="2011-10-20T14:15:00Z">
        <w:del w:id="8929" w:author="Rev 11 Allen Wirfs-Brock" w:date="2012-10-02T16:43:00Z">
          <w:r w:rsidRPr="00E77497" w:rsidDel="00727A43">
            <w:rPr>
              <w:rFonts w:ascii="Arial" w:hAnsi="Arial" w:cs="Arial"/>
              <w:sz w:val="18"/>
            </w:rPr>
            <w:delText>instantiated</w:delText>
          </w:r>
        </w:del>
      </w:ins>
      <w:ins w:id="8930" w:author="Rev 4 Allen Wirfs-Brock" w:date="2011-10-20T14:14:00Z">
        <w:del w:id="8931" w:author="Rev 11 Allen Wirfs-Brock" w:date="2012-10-02T16:43:00Z">
          <w:r w:rsidRPr="00E77497" w:rsidDel="00727A43">
            <w:rPr>
              <w:rFonts w:ascii="Arial" w:hAnsi="Arial" w:cs="Arial"/>
              <w:sz w:val="18"/>
            </w:rPr>
            <w:delText xml:space="preserve"> and initialied here if it is not also the name of a formal parameter or a </w:delText>
          </w:r>
        </w:del>
      </w:ins>
      <w:ins w:id="8932" w:author="Rev 4 Allen Wirfs-Brock" w:date="2011-10-20T14:12:00Z">
        <w:del w:id="8933" w:author="Rev 11 Allen Wirfs-Brock" w:date="2012-10-02T16:43:00Z">
          <w:r w:rsidRPr="00E77497" w:rsidDel="00727A43">
            <w:rPr>
              <w:i/>
              <w:sz w:val="18"/>
            </w:rPr>
            <w:delText>FunctionDeclarations</w:delText>
          </w:r>
          <w:r w:rsidRPr="00E77497" w:rsidDel="00727A43">
            <w:rPr>
              <w:rFonts w:ascii="Arial" w:hAnsi="Arial" w:cs="Arial"/>
              <w:sz w:val="18"/>
            </w:rPr>
            <w:delText>.</w:delText>
          </w:r>
        </w:del>
      </w:ins>
      <w:ins w:id="8934" w:author="Rev 4 Allen Wirfs-Brock" w:date="2011-10-20T14:16:00Z">
        <w:del w:id="8935" w:author="Rev 11 Allen Wirfs-Brock" w:date="2012-10-02T16:43:00Z">
          <w:r w:rsidRPr="00E77497" w:rsidDel="00727A43">
            <w:rPr>
              <w:rFonts w:ascii="Arial" w:hAnsi="Arial" w:cs="Arial"/>
              <w:sz w:val="18"/>
            </w:rPr>
            <w:delText xml:space="preserve"> Such duplicate declarations may only occur in non-extended code.</w:delText>
          </w:r>
        </w:del>
      </w:ins>
    </w:p>
    <w:p w:rsidR="00330C9A" w:rsidRPr="00E77497" w:rsidDel="00727A43" w:rsidRDefault="00330C9A" w:rsidP="009A20C6">
      <w:pPr>
        <w:pStyle w:val="Alg4"/>
        <w:numPr>
          <w:ilvl w:val="1"/>
          <w:numId w:val="570"/>
        </w:numPr>
        <w:rPr>
          <w:ins w:id="8936" w:author="Rev 4 Allen Wirfs-Brock" w:date="2011-10-20T13:26:00Z"/>
          <w:del w:id="8937" w:author="Rev 11 Allen Wirfs-Brock" w:date="2012-10-02T16:43:00Z"/>
        </w:rPr>
      </w:pPr>
      <w:ins w:id="8938" w:author="Rev 4 Allen Wirfs-Brock" w:date="2011-10-20T13:26:00Z">
        <w:del w:id="8939" w:author="Rev 11 Allen Wirfs-Brock" w:date="2012-10-02T16:43:00Z">
          <w:r w:rsidRPr="00E77497" w:rsidDel="00727A43">
            <w:delText xml:space="preserve">If </w:delText>
          </w:r>
          <w:r w:rsidRPr="00E77497" w:rsidDel="00727A43">
            <w:rPr>
              <w:i/>
            </w:rPr>
            <w:delText xml:space="preserve">alreadyDeclared </w:delText>
          </w:r>
          <w:r w:rsidRPr="00E77497" w:rsidDel="00727A43">
            <w:delText xml:space="preserve">is </w:delText>
          </w:r>
          <w:r w:rsidRPr="00E77497" w:rsidDel="00727A43">
            <w:rPr>
              <w:b/>
            </w:rPr>
            <w:delText>false</w:delText>
          </w:r>
          <w:r w:rsidRPr="00E77497" w:rsidDel="00727A43">
            <w:delText xml:space="preserve">, then </w:delText>
          </w:r>
        </w:del>
      </w:ins>
    </w:p>
    <w:p w:rsidR="00330C9A" w:rsidRPr="00E77497" w:rsidDel="00727A43" w:rsidRDefault="00330C9A" w:rsidP="009A20C6">
      <w:pPr>
        <w:pStyle w:val="Alg4"/>
        <w:numPr>
          <w:ilvl w:val="2"/>
          <w:numId w:val="570"/>
        </w:numPr>
        <w:rPr>
          <w:ins w:id="8940" w:author="Rev 4 Allen Wirfs-Brock" w:date="2011-10-20T13:26:00Z"/>
          <w:del w:id="8941" w:author="Rev 11 Allen Wirfs-Brock" w:date="2012-10-02T16:43:00Z"/>
        </w:rPr>
      </w:pPr>
      <w:ins w:id="8942" w:author="Rev 4 Allen Wirfs-Brock" w:date="2011-10-20T13:26:00Z">
        <w:del w:id="8943" w:author="Rev 11 Allen Wirfs-Brock" w:date="2012-10-02T16:43:00Z">
          <w:r w:rsidRPr="00E77497" w:rsidDel="00727A43">
            <w:delText xml:space="preserve">Call </w:delText>
          </w:r>
          <w:r w:rsidRPr="00E77497" w:rsidDel="00727A43">
            <w:rPr>
              <w:i/>
            </w:rPr>
            <w:delText>env’s</w:delText>
          </w:r>
          <w:r w:rsidRPr="00E77497" w:rsidDel="00727A43">
            <w:delText xml:space="preserve"> CreateMutableBinding concrete method passing </w:delText>
          </w:r>
        </w:del>
      </w:ins>
      <w:ins w:id="8944" w:author="Rev 4 Allen Wirfs-Brock" w:date="2011-10-20T13:30:00Z">
        <w:del w:id="8945" w:author="Rev 11 Allen Wirfs-Brock" w:date="2012-10-02T16:43:00Z">
          <w:r w:rsidR="0076754F" w:rsidRPr="00E77497" w:rsidDel="00727A43">
            <w:rPr>
              <w:i/>
            </w:rPr>
            <w:delText>var</w:delText>
          </w:r>
        </w:del>
      </w:ins>
      <w:ins w:id="8946" w:author="Rev 4 Allen Wirfs-Brock" w:date="2011-10-20T13:26:00Z">
        <w:del w:id="8947" w:author="Rev 11 Allen Wirfs-Brock" w:date="2012-10-02T16:43:00Z">
          <w:r w:rsidRPr="00E77497" w:rsidDel="00727A43">
            <w:rPr>
              <w:i/>
            </w:rPr>
            <w:delText>Name</w:delText>
          </w:r>
          <w:r w:rsidRPr="00E77497" w:rsidDel="00727A43">
            <w:delText xml:space="preserve"> as the argument.</w:delText>
          </w:r>
        </w:del>
      </w:ins>
    </w:p>
    <w:p w:rsidR="0076754F" w:rsidRPr="00E77497" w:rsidDel="00727A43" w:rsidRDefault="0076754F" w:rsidP="009A20C6">
      <w:pPr>
        <w:pStyle w:val="Alg4"/>
        <w:numPr>
          <w:ilvl w:val="2"/>
          <w:numId w:val="570"/>
        </w:numPr>
        <w:rPr>
          <w:ins w:id="8948" w:author="Rev 4 Allen Wirfs-Brock" w:date="2011-10-20T13:29:00Z"/>
          <w:del w:id="8949" w:author="Rev 11 Allen Wirfs-Brock" w:date="2012-10-02T16:43:00Z"/>
        </w:rPr>
      </w:pPr>
      <w:ins w:id="8950" w:author="Rev 4 Allen Wirfs-Brock" w:date="2011-10-20T13:29:00Z">
        <w:del w:id="8951" w:author="Rev 11 Allen Wirfs-Brock" w:date="2012-10-02T16:43:00Z">
          <w:r w:rsidRPr="00E77497" w:rsidDel="00727A43">
            <w:delText xml:space="preserve">Call </w:delText>
          </w:r>
          <w:r w:rsidRPr="00E77497" w:rsidDel="00727A43">
            <w:rPr>
              <w:i/>
            </w:rPr>
            <w:delText>env</w:delText>
          </w:r>
          <w:r w:rsidRPr="00E77497" w:rsidDel="00727A43">
            <w:delText xml:space="preserve">’s InitializeBinding concrete method passing </w:delText>
          </w:r>
        </w:del>
      </w:ins>
      <w:ins w:id="8952" w:author="Rev 10 Allen Wirfs-Brock" w:date="2012-08-14T15:43:00Z">
        <w:del w:id="8953" w:author="Rev 11 Allen Wirfs-Brock" w:date="2012-10-02T16:43:00Z">
          <w:r w:rsidR="00EA1B5F" w:rsidRPr="00E77497" w:rsidDel="00727A43">
            <w:rPr>
              <w:i/>
            </w:rPr>
            <w:delText>varName</w:delText>
          </w:r>
        </w:del>
      </w:ins>
      <w:ins w:id="8954" w:author="Rev 4 Allen Wirfs-Brock" w:date="2011-10-20T13:29:00Z">
        <w:del w:id="8955" w:author="Rev 11 Allen Wirfs-Brock" w:date="2012-10-02T16:43:00Z">
          <w:r w:rsidRPr="00E77497" w:rsidDel="00727A43">
            <w:rPr>
              <w:i/>
            </w:rPr>
            <w:delText>fn</w:delText>
          </w:r>
          <w:r w:rsidRPr="00E77497" w:rsidDel="00727A43">
            <w:delText xml:space="preserve">, and </w:delText>
          </w:r>
          <w:r w:rsidRPr="00E77497" w:rsidDel="00727A43">
            <w:rPr>
              <w:b/>
            </w:rPr>
            <w:delText>undefined</w:delText>
          </w:r>
          <w:r w:rsidRPr="00E77497" w:rsidDel="00727A43">
            <w:delText xml:space="preserve"> as the arguments.</w:delText>
          </w:r>
        </w:del>
      </w:ins>
    </w:p>
    <w:p w:rsidR="00130774" w:rsidRPr="00E77497" w:rsidDel="00F70F0A" w:rsidRDefault="00130774" w:rsidP="009A20C6">
      <w:pPr>
        <w:pStyle w:val="Alg4"/>
        <w:numPr>
          <w:ilvl w:val="0"/>
          <w:numId w:val="570"/>
        </w:numPr>
        <w:rPr>
          <w:ins w:id="8956" w:author="Rev 4 Allen Wirfs-Brock" w:date="2011-10-20T13:56:00Z"/>
          <w:del w:id="8957" w:author="Rev 11 Allen Wirfs-Brock" w:date="2012-10-02T17:12:00Z"/>
        </w:rPr>
      </w:pPr>
      <w:ins w:id="8958" w:author="Rev 4 Allen Wirfs-Brock" w:date="2011-10-20T13:56:00Z">
        <w:del w:id="8959" w:author="Rev 11 Allen Wirfs-Brock" w:date="2012-10-02T17:12:00Z">
          <w:r w:rsidRPr="00E77497" w:rsidDel="00F70F0A">
            <w:delText xml:space="preserve">Let </w:delText>
          </w:r>
          <w:r w:rsidRPr="00E77497" w:rsidDel="00F70F0A">
            <w:rPr>
              <w:i/>
            </w:rPr>
            <w:delText>initializedFunctions</w:delText>
          </w:r>
          <w:r w:rsidRPr="00E77497" w:rsidDel="00F70F0A">
            <w:delText xml:space="preserve"> be an emptyList.</w:delText>
          </w:r>
        </w:del>
      </w:ins>
    </w:p>
    <w:p w:rsidR="009B30BD" w:rsidRPr="004D1BD1" w:rsidDel="0064603A" w:rsidRDefault="009B30BD" w:rsidP="009A20C6">
      <w:pPr>
        <w:pStyle w:val="Alg4"/>
        <w:numPr>
          <w:ilvl w:val="0"/>
          <w:numId w:val="570"/>
        </w:numPr>
        <w:rPr>
          <w:ins w:id="8960" w:author="Rev 4 Allen Wirfs-Brock" w:date="2011-10-04T16:34:00Z"/>
          <w:del w:id="8961" w:author="Rev 11 Allen Wirfs-Brock" w:date="2012-10-02T17:21:00Z"/>
        </w:rPr>
      </w:pPr>
      <w:ins w:id="8962" w:author="Rev 4 Allen Wirfs-Brock" w:date="2011-10-04T16:34:00Z">
        <w:del w:id="8963" w:author="Rev 11 Allen Wirfs-Brock" w:date="2012-10-02T17:21:00Z">
          <w:r w:rsidRPr="00E77497" w:rsidDel="0064603A">
            <w:delText xml:space="preserve">For each </w:delText>
          </w:r>
          <w:r w:rsidRPr="00E77497" w:rsidDel="0064603A">
            <w:rPr>
              <w:i/>
            </w:rPr>
            <w:delText>FunctionDeclaration</w:delText>
          </w:r>
          <w:r w:rsidRPr="00E77497" w:rsidDel="0064603A">
            <w:delText xml:space="preserve"> </w:delText>
          </w:r>
          <w:r w:rsidRPr="00E77497" w:rsidDel="0064603A">
            <w:rPr>
              <w:i/>
            </w:rPr>
            <w:delText>f</w:delText>
          </w:r>
          <w:r w:rsidRPr="00E77497" w:rsidDel="0064603A">
            <w:delText xml:space="preserve"> in </w:delText>
          </w:r>
        </w:del>
      </w:ins>
      <w:ins w:id="8964" w:author="Rev 4 Allen Wirfs-Brock" w:date="2011-10-06T16:15:00Z">
        <w:del w:id="8965" w:author="Rev 11 Allen Wirfs-Brock" w:date="2012-10-02T17:21:00Z">
          <w:r w:rsidR="00FE0D6D" w:rsidRPr="00E77497" w:rsidDel="0064603A">
            <w:rPr>
              <w:i/>
            </w:rPr>
            <w:delText>declarations</w:delText>
          </w:r>
        </w:del>
      </w:ins>
      <w:ins w:id="8966" w:author="Rev 4 Allen Wirfs-Brock" w:date="2011-10-04T16:34:00Z">
        <w:del w:id="8967" w:author="Rev 11 Allen Wirfs-Brock" w:date="2012-10-02T17:21:00Z">
          <w:r w:rsidRPr="00E77497" w:rsidDel="0064603A">
            <w:delText xml:space="preserve">, in </w:delText>
          </w:r>
        </w:del>
      </w:ins>
      <w:ins w:id="8968" w:author="Rev 4 Allen Wirfs-Brock" w:date="2011-10-20T13:59:00Z">
        <w:del w:id="8969" w:author="Rev 11 Allen Wirfs-Brock" w:date="2012-10-02T17:21:00Z">
          <w:r w:rsidR="009A0588" w:rsidRPr="00E77497" w:rsidDel="0064603A">
            <w:delText xml:space="preserve">reverse </w:delText>
          </w:r>
        </w:del>
      </w:ins>
      <w:ins w:id="8970" w:author="Rev 4 Allen Wirfs-Brock" w:date="2011-10-06T16:15:00Z">
        <w:del w:id="8971" w:author="Rev 11 Allen Wirfs-Brock" w:date="2012-10-02T17:21:00Z">
          <w:r w:rsidR="00FE0D6D" w:rsidRPr="00E77497" w:rsidDel="0064603A">
            <w:delText>list</w:delText>
          </w:r>
        </w:del>
      </w:ins>
      <w:ins w:id="8972" w:author="Rev 4 Allen Wirfs-Brock" w:date="2011-10-04T16:34:00Z">
        <w:del w:id="8973" w:author="Rev 11 Allen Wirfs-Brock" w:date="2012-10-02T17:21:00Z">
          <w:r w:rsidRPr="00E77497" w:rsidDel="0064603A">
            <w:delText xml:space="preserve"> order do</w:delText>
          </w:r>
        </w:del>
      </w:ins>
    </w:p>
    <w:p w:rsidR="00BE2551" w:rsidRPr="006B6D0A" w:rsidDel="0064603A" w:rsidRDefault="00BE2551" w:rsidP="009A20C6">
      <w:pPr>
        <w:pStyle w:val="Alg4"/>
        <w:numPr>
          <w:ilvl w:val="1"/>
          <w:numId w:val="570"/>
        </w:numPr>
        <w:rPr>
          <w:ins w:id="8974" w:author="Rev 4 Allen Wirfs-Brock" w:date="2011-10-20T14:06:00Z"/>
          <w:del w:id="8975" w:author="Rev 11 Allen Wirfs-Brock" w:date="2012-10-02T17:21:00Z"/>
          <w:i/>
          <w:sz w:val="18"/>
        </w:rPr>
      </w:pPr>
      <w:ins w:id="8976" w:author="Rev 4 Allen Wirfs-Brock" w:date="2011-10-20T14:06:00Z">
        <w:del w:id="8977" w:author="Rev 11 Allen Wirfs-Brock" w:date="2012-10-02T17:21:00Z">
          <w:r w:rsidRPr="003B4312" w:rsidDel="0064603A">
            <w:rPr>
              <w:rFonts w:ascii="Arial" w:hAnsi="Arial" w:cs="Arial"/>
              <w:sz w:val="18"/>
            </w:rPr>
            <w:delText>NOTE</w:delText>
          </w:r>
        </w:del>
      </w:ins>
      <w:ins w:id="8978" w:author="Rev 6 Allen Wirfs-Brock" w:date="2012-02-25T15:49:00Z">
        <w:del w:id="8979" w:author="Rev 11 Allen Wirfs-Brock" w:date="2012-10-02T17:21:00Z">
          <w:r w:rsidR="00B33855" w:rsidDel="0064603A">
            <w:rPr>
              <w:rFonts w:ascii="Arial" w:hAnsi="Arial" w:cs="Arial"/>
              <w:sz w:val="18"/>
            </w:rPr>
            <w:tab/>
          </w:r>
        </w:del>
      </w:ins>
      <w:ins w:id="8980" w:author="Rev 4 Allen Wirfs-Brock" w:date="2011-10-20T14:06:00Z">
        <w:del w:id="8981" w:author="Rev 11 Allen Wirfs-Brock" w:date="2012-10-02T17:21:00Z">
          <w:r w:rsidRPr="003B4312" w:rsidDel="0064603A">
            <w:rPr>
              <w:rFonts w:ascii="Arial" w:hAnsi="Arial" w:cs="Arial"/>
              <w:sz w:val="18"/>
            </w:rPr>
            <w:tab/>
            <w:delText>If there are multiple</w:delText>
          </w:r>
          <w:r w:rsidRPr="003B4312" w:rsidDel="0064603A">
            <w:rPr>
              <w:sz w:val="18"/>
            </w:rPr>
            <w:delText xml:space="preserve"> </w:delText>
          </w:r>
          <w:r w:rsidRPr="008B7F6F" w:rsidDel="0064603A">
            <w:rPr>
              <w:i/>
              <w:sz w:val="18"/>
            </w:rPr>
            <w:delText>FunctionDeclarations</w:delText>
          </w:r>
          <w:r w:rsidRPr="008B7F6F" w:rsidDel="0064603A">
            <w:rPr>
              <w:sz w:val="18"/>
            </w:rPr>
            <w:delText xml:space="preserve"> </w:delText>
          </w:r>
          <w:r w:rsidRPr="008B7F6F" w:rsidDel="0064603A">
            <w:rPr>
              <w:rFonts w:ascii="Arial" w:hAnsi="Arial" w:cs="Arial"/>
              <w:sz w:val="18"/>
            </w:rPr>
            <w:delText>for the same name, the last declaration is used. Multiple</w:delText>
          </w:r>
        </w:del>
      </w:ins>
      <w:ins w:id="8982" w:author="Rev 4 Allen Wirfs-Brock" w:date="2011-10-20T14:07:00Z">
        <w:del w:id="8983" w:author="Rev 11 Allen Wirfs-Brock" w:date="2012-10-02T17:21:00Z">
          <w:r w:rsidRPr="008B7F6F" w:rsidDel="0064603A">
            <w:rPr>
              <w:rFonts w:ascii="Arial" w:hAnsi="Arial" w:cs="Arial"/>
              <w:sz w:val="18"/>
            </w:rPr>
            <w:delText xml:space="preserve"> </w:delText>
          </w:r>
          <w:r w:rsidRPr="008B7F6F" w:rsidDel="0064603A">
            <w:rPr>
              <w:i/>
              <w:sz w:val="18"/>
            </w:rPr>
            <w:delText>FunctionDeclarations</w:delText>
          </w:r>
          <w:r w:rsidR="00B54A8F" w:rsidRPr="006B6D0A" w:rsidDel="0064603A">
            <w:rPr>
              <w:sz w:val="18"/>
            </w:rPr>
            <w:delText xml:space="preserve"> </w:delText>
          </w:r>
          <w:r w:rsidR="00B54A8F" w:rsidRPr="006B6D0A" w:rsidDel="0064603A">
            <w:rPr>
              <w:rFonts w:ascii="Arial" w:hAnsi="Arial" w:cs="Arial"/>
              <w:sz w:val="18"/>
            </w:rPr>
            <w:delText>for the same name is only valid in non-extended code.</w:delText>
          </w:r>
        </w:del>
      </w:ins>
    </w:p>
    <w:p w:rsidR="00D33339" w:rsidRPr="009C202C" w:rsidDel="0064603A" w:rsidRDefault="00D33339" w:rsidP="009A20C6">
      <w:pPr>
        <w:pStyle w:val="Alg4"/>
        <w:numPr>
          <w:ilvl w:val="1"/>
          <w:numId w:val="570"/>
        </w:numPr>
        <w:rPr>
          <w:ins w:id="8984" w:author="Rev 4 Allen Wirfs-Brock" w:date="2011-10-20T13:38:00Z"/>
          <w:del w:id="8985" w:author="Rev 11 Allen Wirfs-Brock" w:date="2012-10-02T17:21:00Z"/>
          <w:i/>
        </w:rPr>
      </w:pPr>
      <w:ins w:id="8986" w:author="Rev 4 Allen Wirfs-Brock" w:date="2011-10-20T13:38:00Z">
        <w:del w:id="8987" w:author="Rev 11 Allen Wirfs-Brock" w:date="2012-10-02T17:21:00Z">
          <w:r w:rsidRPr="00E65A34" w:rsidDel="0064603A">
            <w:delText xml:space="preserve">Let </w:delText>
          </w:r>
          <w:r w:rsidRPr="009C202C" w:rsidDel="0064603A">
            <w:rPr>
              <w:i/>
            </w:rPr>
            <w:delText>fn</w:delText>
          </w:r>
          <w:r w:rsidRPr="009C202C" w:rsidDel="0064603A">
            <w:delText xml:space="preserve"> be the sole element of the BoundNames of </w:delText>
          </w:r>
          <w:r w:rsidRPr="009C202C" w:rsidDel="0064603A">
            <w:rPr>
              <w:i/>
            </w:rPr>
            <w:delText>f.</w:delText>
          </w:r>
        </w:del>
      </w:ins>
    </w:p>
    <w:p w:rsidR="009A0588" w:rsidRPr="004D1BD1" w:rsidDel="0064603A" w:rsidRDefault="009A0588" w:rsidP="009A20C6">
      <w:pPr>
        <w:pStyle w:val="Alg4"/>
        <w:numPr>
          <w:ilvl w:val="1"/>
          <w:numId w:val="570"/>
        </w:numPr>
        <w:rPr>
          <w:ins w:id="8988" w:author="Rev 4 Allen Wirfs-Brock" w:date="2011-10-20T13:57:00Z"/>
          <w:del w:id="8989" w:author="Rev 11 Allen Wirfs-Brock" w:date="2012-10-02T17:21:00Z"/>
        </w:rPr>
      </w:pPr>
      <w:ins w:id="8990" w:author="Rev 4 Allen Wirfs-Brock" w:date="2011-10-20T13:57:00Z">
        <w:del w:id="8991" w:author="Rev 11 Allen Wirfs-Brock" w:date="2012-10-02T17:21:00Z">
          <w:r w:rsidRPr="009C202C" w:rsidDel="0064603A">
            <w:delText xml:space="preserve">If </w:delText>
          </w:r>
          <w:r w:rsidRPr="009C202C" w:rsidDel="0064603A">
            <w:rPr>
              <w:i/>
            </w:rPr>
            <w:delText>fn</w:delText>
          </w:r>
          <w:r w:rsidRPr="009C202C" w:rsidDel="0064603A">
            <w:delText xml:space="preserve"> is </w:delText>
          </w:r>
        </w:del>
      </w:ins>
      <w:ins w:id="8992" w:author="Rev 4 Allen Wirfs-Brock" w:date="2011-10-20T13:58:00Z">
        <w:del w:id="8993" w:author="Rev 11 Allen Wirfs-Brock" w:date="2012-10-02T17:21:00Z">
          <w:r w:rsidRPr="00B820AB" w:rsidDel="0064603A">
            <w:delText xml:space="preserve">not </w:delText>
          </w:r>
        </w:del>
      </w:ins>
      <w:ins w:id="8994" w:author="Rev 4 Allen Wirfs-Brock" w:date="2011-10-20T13:57:00Z">
        <w:del w:id="8995" w:author="Rev 11 Allen Wirfs-Brock" w:date="2012-10-02T17:21:00Z">
          <w:r w:rsidRPr="00B820AB" w:rsidDel="0064603A">
            <w:delText xml:space="preserve">an element of </w:delText>
          </w:r>
        </w:del>
      </w:ins>
      <w:ins w:id="8996" w:author="Rev 4 Allen Wirfs-Brock" w:date="2011-10-20T13:58:00Z">
        <w:del w:id="8997" w:author="Rev 11 Allen Wirfs-Brock" w:date="2012-10-02T17:21:00Z">
          <w:r w:rsidRPr="00B820AB" w:rsidDel="0064603A">
            <w:rPr>
              <w:i/>
            </w:rPr>
            <w:delText xml:space="preserve">initializedFunctions, </w:delText>
          </w:r>
          <w:r w:rsidRPr="004D1BD1" w:rsidDel="0064603A">
            <w:delText>then</w:delText>
          </w:r>
        </w:del>
      </w:ins>
    </w:p>
    <w:p w:rsidR="009A0588" w:rsidRPr="006B6D0A" w:rsidDel="0064603A" w:rsidRDefault="009A0588" w:rsidP="009A20C6">
      <w:pPr>
        <w:pStyle w:val="Alg4"/>
        <w:numPr>
          <w:ilvl w:val="2"/>
          <w:numId w:val="570"/>
        </w:numPr>
        <w:rPr>
          <w:ins w:id="8998" w:author="Rev 4 Allen Wirfs-Brock" w:date="2011-10-20T13:59:00Z"/>
          <w:del w:id="8999" w:author="Rev 11 Allen Wirfs-Brock" w:date="2012-10-02T17:21:00Z"/>
        </w:rPr>
      </w:pPr>
      <w:ins w:id="9000" w:author="Rev 4 Allen Wirfs-Brock" w:date="2011-10-20T14:00:00Z">
        <w:del w:id="9001" w:author="Rev 11 Allen Wirfs-Brock" w:date="2012-10-02T17:21:00Z">
          <w:r w:rsidRPr="003B4312" w:rsidDel="0064603A">
            <w:delText>Append</w:delText>
          </w:r>
        </w:del>
      </w:ins>
      <w:ins w:id="9002" w:author="Rev 4 Allen Wirfs-Brock" w:date="2011-10-20T13:59:00Z">
        <w:del w:id="9003" w:author="Rev 11 Allen Wirfs-Brock" w:date="2012-10-02T17:21:00Z">
          <w:r w:rsidRPr="003B4312" w:rsidDel="0064603A">
            <w:delText xml:space="preserve"> </w:delText>
          </w:r>
          <w:r w:rsidRPr="008B7F6F" w:rsidDel="0064603A">
            <w:rPr>
              <w:i/>
            </w:rPr>
            <w:delText>fn</w:delText>
          </w:r>
          <w:r w:rsidRPr="008B7F6F" w:rsidDel="0064603A">
            <w:delText xml:space="preserve"> to </w:delText>
          </w:r>
        </w:del>
      </w:ins>
      <w:ins w:id="9004" w:author="Rev 4 Allen Wirfs-Brock" w:date="2011-10-20T14:00:00Z">
        <w:del w:id="9005" w:author="Rev 11 Allen Wirfs-Brock" w:date="2012-10-02T17:21:00Z">
          <w:r w:rsidRPr="008B7F6F" w:rsidDel="0064603A">
            <w:rPr>
              <w:i/>
            </w:rPr>
            <w:delText>initializedFunctions</w:delText>
          </w:r>
          <w:r w:rsidRPr="008B7F6F" w:rsidDel="0064603A">
            <w:delText>.</w:delText>
          </w:r>
        </w:del>
      </w:ins>
    </w:p>
    <w:p w:rsidR="009B30BD" w:rsidRPr="006B6D0A" w:rsidDel="0064603A" w:rsidRDefault="009B30BD" w:rsidP="009A20C6">
      <w:pPr>
        <w:pStyle w:val="Alg4"/>
        <w:numPr>
          <w:ilvl w:val="2"/>
          <w:numId w:val="570"/>
        </w:numPr>
        <w:rPr>
          <w:ins w:id="9006" w:author="Rev 4 Allen Wirfs-Brock" w:date="2011-10-04T16:34:00Z"/>
          <w:del w:id="9007" w:author="Rev 11 Allen Wirfs-Brock" w:date="2012-10-02T17:21:00Z"/>
        </w:rPr>
      </w:pPr>
      <w:ins w:id="9008" w:author="Rev 4 Allen Wirfs-Brock" w:date="2011-10-04T16:34:00Z">
        <w:del w:id="9009" w:author="Rev 11 Allen Wirfs-Brock" w:date="2012-10-02T17:21:00Z">
          <w:r w:rsidRPr="006B6D0A" w:rsidDel="0064603A">
            <w:delText xml:space="preserve">Let </w:delText>
          </w:r>
          <w:r w:rsidRPr="006B6D0A" w:rsidDel="0064603A">
            <w:rPr>
              <w:i/>
            </w:rPr>
            <w:delText>fo</w:delText>
          </w:r>
          <w:r w:rsidRPr="006B6D0A" w:rsidDel="0064603A">
            <w:delText xml:space="preserve"> be the result of</w:delText>
          </w:r>
        </w:del>
      </w:ins>
      <w:ins w:id="9010" w:author="Rev 7 Allen Wirfs-Brock" w:date="2012-04-27T16:53:00Z">
        <w:del w:id="9011" w:author="Rev 11 Allen Wirfs-Brock" w:date="2012-10-02T17:21:00Z">
          <w:r w:rsidR="00CB4E96" w:rsidDel="0064603A">
            <w:delText xml:space="preserve"> performing</w:delText>
          </w:r>
        </w:del>
      </w:ins>
      <w:ins w:id="9012" w:author="Rev 4 Allen Wirfs-Brock" w:date="2011-10-04T16:34:00Z">
        <w:del w:id="9013" w:author="Rev 11 Allen Wirfs-Brock" w:date="2012-10-02T17:21:00Z">
          <w:r w:rsidRPr="006B6D0A" w:rsidDel="0064603A">
            <w:delText xml:space="preserve"> instantiating</w:delText>
          </w:r>
        </w:del>
      </w:ins>
      <w:ins w:id="9014" w:author="Rev 7 Allen Wirfs-Brock" w:date="2012-04-27T16:51:00Z">
        <w:del w:id="9015" w:author="Rev 11 Allen Wirfs-Brock" w:date="2012-10-02T17:21:00Z">
          <w:r w:rsidR="00CB4E96" w:rsidRPr="00CB4E96" w:rsidDel="0064603A">
            <w:rPr>
              <w:rFonts w:ascii="Helvetica" w:hAnsi="Helvetica"/>
              <w:b/>
            </w:rPr>
            <w:delText xml:space="preserve"> </w:delText>
          </w:r>
          <w:r w:rsidR="00CB4E96" w:rsidRPr="004012E4" w:rsidDel="0064603A">
            <w:delText>Instantiate Function Declaration</w:delText>
          </w:r>
        </w:del>
      </w:ins>
      <w:ins w:id="9016" w:author="Rev 4 Allen Wirfs-Brock" w:date="2011-10-04T16:34:00Z">
        <w:del w:id="9017" w:author="Rev 11 Allen Wirfs-Brock" w:date="2012-10-02T17:21:00Z">
          <w:r w:rsidRPr="006B6D0A" w:rsidDel="0064603A">
            <w:delText xml:space="preserve"> </w:delText>
          </w:r>
        </w:del>
      </w:ins>
      <w:ins w:id="9018" w:author="Rev 7 Allen Wirfs-Brock" w:date="2012-04-27T16:52:00Z">
        <w:del w:id="9019" w:author="Rev 11 Allen Wirfs-Brock" w:date="2012-10-02T17:21:00Z">
          <w:r w:rsidR="00CB4E96" w:rsidDel="0064603A">
            <w:delText xml:space="preserve"> for </w:delText>
          </w:r>
        </w:del>
      </w:ins>
      <w:ins w:id="9020" w:author="Rev 4 Allen Wirfs-Brock" w:date="2011-10-04T16:34:00Z">
        <w:del w:id="9021" w:author="Rev 11 Allen Wirfs-Brock" w:date="2012-10-02T17:21:00Z">
          <w:r w:rsidRPr="006B6D0A" w:rsidDel="0064603A">
            <w:rPr>
              <w:i/>
            </w:rPr>
            <w:delText xml:space="preserve">FunctionDeclaration f </w:delText>
          </w:r>
          <w:r w:rsidRPr="006B6D0A" w:rsidDel="0064603A">
            <w:delText>as described in Clause 13.</w:delText>
          </w:r>
        </w:del>
      </w:ins>
    </w:p>
    <w:p w:rsidR="009B30BD" w:rsidRPr="009C202C" w:rsidDel="0064603A" w:rsidRDefault="00D33339" w:rsidP="009A20C6">
      <w:pPr>
        <w:pStyle w:val="Alg4"/>
        <w:numPr>
          <w:ilvl w:val="2"/>
          <w:numId w:val="570"/>
        </w:numPr>
        <w:rPr>
          <w:ins w:id="9022" w:author="Rev 4 Allen Wirfs-Brock" w:date="2011-10-04T16:34:00Z"/>
          <w:del w:id="9023" w:author="Rev 11 Allen Wirfs-Brock" w:date="2012-10-02T17:21:00Z"/>
        </w:rPr>
      </w:pPr>
      <w:ins w:id="9024" w:author="Rev 4 Allen Wirfs-Brock" w:date="2011-10-20T13:43:00Z">
        <w:del w:id="9025" w:author="Rev 11 Allen Wirfs-Brock" w:date="2012-10-02T17:21:00Z">
          <w:r w:rsidRPr="00E65A34" w:rsidDel="0064603A">
            <w:delText xml:space="preserve">Call </w:delText>
          </w:r>
          <w:r w:rsidRPr="009C202C" w:rsidDel="0064603A">
            <w:rPr>
              <w:i/>
            </w:rPr>
            <w:delText>env</w:delText>
          </w:r>
          <w:r w:rsidRPr="009C202C" w:rsidDel="0064603A">
            <w:delText xml:space="preserve">’s InitializeBinding concrete method passing </w:delText>
          </w:r>
          <w:r w:rsidRPr="009C202C" w:rsidDel="0064603A">
            <w:rPr>
              <w:i/>
            </w:rPr>
            <w:delText>fn</w:delText>
          </w:r>
          <w:r w:rsidRPr="009C202C" w:rsidDel="0064603A">
            <w:delText xml:space="preserve">, and </w:delText>
          </w:r>
          <w:r w:rsidRPr="009C202C" w:rsidDel="0064603A">
            <w:rPr>
              <w:i/>
            </w:rPr>
            <w:delText>fo</w:delText>
          </w:r>
          <w:r w:rsidRPr="009C202C" w:rsidDel="0064603A">
            <w:delText xml:space="preserve"> as the arguments</w:delText>
          </w:r>
        </w:del>
      </w:ins>
      <w:ins w:id="9026" w:author="Rev 4 Allen Wirfs-Brock" w:date="2011-10-04T16:34:00Z">
        <w:del w:id="9027" w:author="Rev 11 Allen Wirfs-Brock" w:date="2012-10-02T17:21:00Z">
          <w:r w:rsidR="009B30BD" w:rsidRPr="009C202C" w:rsidDel="0064603A">
            <w:delText>.</w:delText>
          </w:r>
        </w:del>
      </w:ins>
    </w:p>
    <w:p w:rsidR="00FF2C02" w:rsidRPr="004D1BD1" w:rsidRDefault="00FF2C02" w:rsidP="009A20C6">
      <w:pPr>
        <w:pStyle w:val="Alg4"/>
        <w:numPr>
          <w:ilvl w:val="0"/>
          <w:numId w:val="570"/>
        </w:numPr>
        <w:spacing w:after="240"/>
        <w:rPr>
          <w:ins w:id="9028" w:author="Rev 4 Allen Wirfs-Brock" w:date="2011-10-20T14:51:00Z"/>
        </w:rPr>
      </w:pPr>
      <w:ins w:id="9029" w:author="Rev 4 Allen Wirfs-Brock" w:date="2011-10-20T14:51:00Z">
        <w:r w:rsidRPr="004D1BD1">
          <w:t>Return</w:t>
        </w:r>
      </w:ins>
      <w:ins w:id="9030" w:author="Rev 6 Allen Wirfs-Brock" w:date="2012-02-26T09:58:00Z">
        <w:r w:rsidR="009B3B81">
          <w:t xml:space="preserve"> NormalCompletion(</w:t>
        </w:r>
        <w:r w:rsidR="009B3B81" w:rsidRPr="009B3B81">
          <w:rPr>
            <w:rFonts w:ascii="Arial" w:hAnsi="Arial" w:cs="Arial"/>
          </w:rPr>
          <w:t>empty</w:t>
        </w:r>
        <w:r w:rsidR="009B3B81">
          <w:t>).</w:t>
        </w:r>
      </w:ins>
      <w:ins w:id="9031" w:author="Rev 4 Allen Wirfs-Brock" w:date="2011-10-20T14:51:00Z">
        <w:del w:id="9032" w:author="Rev 5 Allen Wirfs-Brock" w:date="2012-01-03T15:52:00Z">
          <w:r w:rsidRPr="004D1BD1" w:rsidDel="008A4279">
            <w:delText xml:space="preserve"> </w:delText>
          </w:r>
          <w:r w:rsidRPr="004D1BD1" w:rsidDel="008A4279">
            <w:rPr>
              <w:i/>
            </w:rPr>
            <w:delText>hasArgumentsObject</w:delText>
          </w:r>
        </w:del>
        <w:r w:rsidRPr="004D1BD1">
          <w:t>.</w:t>
        </w:r>
      </w:ins>
    </w:p>
    <w:p w:rsidR="00704747" w:rsidRPr="008B7F6F" w:rsidRDefault="00704747" w:rsidP="00862195">
      <w:pPr>
        <w:pStyle w:val="Heading3"/>
        <w:numPr>
          <w:ilvl w:val="0"/>
          <w:numId w:val="0"/>
        </w:numPr>
        <w:rPr>
          <w:ins w:id="9033" w:author="Rev 3 Allen Wirfs-Brock" w:date="2011-09-10T11:11:00Z"/>
        </w:rPr>
      </w:pPr>
      <w:bookmarkStart w:id="9034" w:name="_Toc339020334"/>
      <w:ins w:id="9035" w:author="Rev 3 Allen Wirfs-Brock" w:date="2011-09-10T11:11:00Z">
        <w:r w:rsidRPr="003B4312">
          <w:t>10.5.</w:t>
        </w:r>
      </w:ins>
      <w:ins w:id="9036" w:author="Rev 4 Allen Wirfs-Brock" w:date="2011-11-04T09:56:00Z">
        <w:r w:rsidR="006B6D0A">
          <w:t>4</w:t>
        </w:r>
      </w:ins>
      <w:ins w:id="9037" w:author="Rev 3 Allen Wirfs-Brock" w:date="2011-09-10T11:11:00Z">
        <w:r w:rsidRPr="003B4312">
          <w:tab/>
        </w:r>
      </w:ins>
      <w:commentRangeStart w:id="9038"/>
      <w:ins w:id="9039" w:author="Rev 3 Allen Wirfs-Brock" w:date="2011-09-10T15:22:00Z">
        <w:r w:rsidR="004851C4" w:rsidRPr="003B4312">
          <w:t xml:space="preserve">Block Declaration </w:t>
        </w:r>
      </w:ins>
      <w:ins w:id="9040" w:author="Rev 3 Allen Wirfs-Brock" w:date="2011-09-10T11:11:00Z">
        <w:r w:rsidRPr="008B7F6F">
          <w:t>Instantiation</w:t>
        </w:r>
      </w:ins>
      <w:commentRangeEnd w:id="9038"/>
      <w:r w:rsidR="002B7DB5">
        <w:rPr>
          <w:rStyle w:val="CommentReference"/>
          <w:b w:val="0"/>
        </w:rPr>
        <w:commentReference w:id="9038"/>
      </w:r>
      <w:bookmarkEnd w:id="9034"/>
    </w:p>
    <w:p w:rsidR="00704747" w:rsidRPr="006164EE" w:rsidRDefault="005C42E5" w:rsidP="00704747">
      <w:pPr>
        <w:rPr>
          <w:ins w:id="9041" w:author="Rev 3 Allen Wirfs-Brock" w:date="2011-09-10T11:11:00Z"/>
          <w:sz w:val="18"/>
        </w:rPr>
      </w:pPr>
      <w:ins w:id="9042" w:author="Rev 4 Allen Wirfs-Brock" w:date="2011-10-20T12:18:00Z">
        <w:r w:rsidRPr="006164EE">
          <w:rPr>
            <w:sz w:val="18"/>
          </w:rPr>
          <w:t>N</w:t>
        </w:r>
      </w:ins>
      <w:ins w:id="9043" w:author="Rev 4 Allen Wirfs-Brock" w:date="2011-10-20T12:21:00Z">
        <w:r w:rsidR="0038665D" w:rsidRPr="004D1BD1">
          <w:rPr>
            <w:sz w:val="18"/>
          </w:rPr>
          <w:t>OTE</w:t>
        </w:r>
      </w:ins>
      <w:ins w:id="9044" w:author="Rev 4 Allen Wirfs-Brock" w:date="2011-10-20T12:20:00Z">
        <w:r w:rsidR="0038665D" w:rsidRPr="004D1BD1">
          <w:rPr>
            <w:sz w:val="18"/>
          </w:rPr>
          <w:tab/>
        </w:r>
        <w:r w:rsidR="0038665D" w:rsidRPr="004D1BD1">
          <w:t xml:space="preserve"> </w:t>
        </w:r>
      </w:ins>
      <w:ins w:id="9045" w:author="Rev 3 Allen Wirfs-Brock" w:date="2011-09-10T11:12:00Z">
        <w:r w:rsidR="00F24C4D" w:rsidRPr="006164EE">
          <w:rPr>
            <w:sz w:val="18"/>
          </w:rPr>
          <w:t xml:space="preserve">When a </w:t>
        </w:r>
        <w:r w:rsidR="00F24C4D" w:rsidRPr="006164EE">
          <w:rPr>
            <w:rFonts w:ascii="Times New Roman" w:eastAsia="Times New Roman" w:hAnsi="Times New Roman"/>
            <w:i/>
            <w:spacing w:val="6"/>
            <w:sz w:val="18"/>
            <w:lang w:eastAsia="en-US"/>
          </w:rPr>
          <w:t>Block</w:t>
        </w:r>
        <w:r w:rsidR="00F24C4D" w:rsidRPr="006164EE">
          <w:rPr>
            <w:sz w:val="18"/>
          </w:rPr>
          <w:t xml:space="preserve"> or </w:t>
        </w:r>
        <w:r w:rsidR="00F24C4D" w:rsidRPr="006164EE">
          <w:rPr>
            <w:rFonts w:ascii="Times New Roman" w:eastAsia="Times New Roman" w:hAnsi="Times New Roman"/>
            <w:i/>
            <w:spacing w:val="6"/>
            <w:sz w:val="18"/>
            <w:lang w:eastAsia="en-US"/>
          </w:rPr>
          <w:t>CaseBlock</w:t>
        </w:r>
        <w:r w:rsidR="00F24C4D" w:rsidRPr="006164EE">
          <w:rPr>
            <w:sz w:val="18"/>
          </w:rPr>
          <w:t xml:space="preserve"> production</w:t>
        </w:r>
      </w:ins>
      <w:ins w:id="9046" w:author="Rev 4 Allen Wirfs-Brock" w:date="2011-10-20T12:18:00Z">
        <w:r w:rsidRPr="006164EE">
          <w:rPr>
            <w:sz w:val="18"/>
          </w:rPr>
          <w:t xml:space="preserve"> </w:t>
        </w:r>
        <w:del w:id="9047" w:author="Rev 6 Allen Wirfs-Brock" w:date="2012-01-26T11:08:00Z">
          <w:r w:rsidRPr="006164EE" w:rsidDel="00EB1E7F">
            <w:rPr>
              <w:sz w:val="18"/>
            </w:rPr>
            <w:delText>contained in extended code</w:delText>
          </w:r>
        </w:del>
      </w:ins>
      <w:ins w:id="9048" w:author="Rev 3 Allen Wirfs-Brock" w:date="2011-09-10T11:12:00Z">
        <w:del w:id="9049" w:author="Rev 6 Allen Wirfs-Brock" w:date="2012-01-26T11:08:00Z">
          <w:r w:rsidR="00F24C4D" w:rsidRPr="006164EE" w:rsidDel="00EB1E7F">
            <w:rPr>
              <w:sz w:val="18"/>
            </w:rPr>
            <w:delText xml:space="preserve"> </w:delText>
          </w:r>
        </w:del>
        <w:r w:rsidR="00F24C4D" w:rsidRPr="006164EE">
          <w:rPr>
            <w:sz w:val="18"/>
          </w:rPr>
          <w:t xml:space="preserve">is evaluated a new Declarative Environment Record is created and bindings for each block scoped variable, constant, or function declarated in the block are </w:t>
        </w:r>
      </w:ins>
      <w:ins w:id="9050" w:author="Rev 3 Allen Wirfs-Brock" w:date="2011-09-10T11:17:00Z">
        <w:r w:rsidR="00135C3C" w:rsidRPr="006164EE">
          <w:rPr>
            <w:sz w:val="18"/>
          </w:rPr>
          <w:t>instantiated</w:t>
        </w:r>
      </w:ins>
      <w:ins w:id="9051" w:author="Rev 3 Allen Wirfs-Brock" w:date="2011-09-10T11:12:00Z">
        <w:r w:rsidR="00F24C4D" w:rsidRPr="006164EE">
          <w:rPr>
            <w:sz w:val="18"/>
          </w:rPr>
          <w:t xml:space="preserve"> in the </w:t>
        </w:r>
      </w:ins>
      <w:ins w:id="9052" w:author="Rev 3 Allen Wirfs-Brock" w:date="2011-09-10T11:15:00Z">
        <w:r w:rsidR="00F24C4D" w:rsidRPr="006164EE">
          <w:rPr>
            <w:sz w:val="18"/>
          </w:rPr>
          <w:t>environment</w:t>
        </w:r>
      </w:ins>
      <w:ins w:id="9053" w:author="Rev 3 Allen Wirfs-Brock" w:date="2011-09-10T11:12:00Z">
        <w:r w:rsidR="00F24C4D" w:rsidRPr="006164EE">
          <w:rPr>
            <w:sz w:val="18"/>
          </w:rPr>
          <w:t xml:space="preserve"> </w:t>
        </w:r>
      </w:ins>
      <w:ins w:id="9054" w:author="Rev 3 Allen Wirfs-Brock" w:date="2011-09-10T11:15:00Z">
        <w:r w:rsidR="00F24C4D" w:rsidRPr="006164EE">
          <w:rPr>
            <w:sz w:val="18"/>
          </w:rPr>
          <w:t xml:space="preserve">record. </w:t>
        </w:r>
      </w:ins>
    </w:p>
    <w:p w:rsidR="00704747" w:rsidRPr="006B6D0A" w:rsidRDefault="00135C3C" w:rsidP="00704747">
      <w:pPr>
        <w:rPr>
          <w:ins w:id="9055" w:author="Rev 3 Allen Wirfs-Brock" w:date="2011-09-10T11:11:00Z"/>
        </w:rPr>
      </w:pPr>
      <w:ins w:id="9056" w:author="Rev 3 Allen Wirfs-Brock" w:date="2011-09-10T11:18:00Z">
        <w:r w:rsidRPr="004D1BD1">
          <w:t xml:space="preserve">Block Declaration Instantiation is performed as follows </w:t>
        </w:r>
      </w:ins>
      <w:ins w:id="9057" w:author="Rev 3 Allen Wirfs-Brock" w:date="2011-09-10T14:29:00Z">
        <w:r w:rsidR="00862195" w:rsidRPr="004D1BD1">
          <w:t>using</w:t>
        </w:r>
      </w:ins>
      <w:ins w:id="9058" w:author="Rev 3 Allen Wirfs-Brock" w:date="2011-09-10T14:30:00Z">
        <w:r w:rsidR="00862195" w:rsidRPr="004D1BD1">
          <w:t xml:space="preserve"> arguments</w:t>
        </w:r>
      </w:ins>
      <w:ins w:id="9059"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9060"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9061"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9062" w:author="Rev 3 Allen Wirfs-Brock" w:date="2011-09-10T14:37:00Z">
        <w:r w:rsidR="00862195" w:rsidRPr="003B4312">
          <w:t>corresponding</w:t>
        </w:r>
      </w:ins>
      <w:ins w:id="9063" w:author="Rev 3 Allen Wirfs-Brock" w:date="2011-09-10T14:32:00Z">
        <w:r w:rsidR="00862195" w:rsidRPr="003B4312">
          <w:t xml:space="preserve"> </w:t>
        </w:r>
      </w:ins>
      <w:ins w:id="9064" w:author="Rev 3 Allen Wirfs-Brock" w:date="2011-09-10T14:37:00Z">
        <w:r w:rsidR="00862195" w:rsidRPr="008B7F6F">
          <w:t>to the body of the block</w:t>
        </w:r>
      </w:ins>
      <w:ins w:id="9065" w:author="Rev 3 Allen Wirfs-Brock" w:date="2011-09-10T14:32:00Z">
        <w:r w:rsidR="00862195" w:rsidRPr="008B7F6F">
          <w:t xml:space="preserve">. </w:t>
        </w:r>
      </w:ins>
      <w:ins w:id="9066" w:author="Rev 3 Allen Wirfs-Brock" w:date="2011-09-10T11:18:00Z">
        <w:r w:rsidRPr="008B7F6F">
          <w:t xml:space="preserve"> </w:t>
        </w:r>
      </w:ins>
      <w:ins w:id="9067"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9068" w:author="Rev 3 Allen Wirfs-Brock" w:date="2011-09-10T14:33:00Z">
        <w:r w:rsidR="00862195" w:rsidRPr="006B6D0A">
          <w:t xml:space="preserve">the declarative </w:t>
        </w:r>
      </w:ins>
      <w:ins w:id="9069" w:author="Rev 3 Allen Wirfs-Brock" w:date="2011-09-10T11:18:00Z">
        <w:r w:rsidRPr="006B6D0A">
          <w:t>environment record in which bindings are</w:t>
        </w:r>
      </w:ins>
      <w:ins w:id="9070" w:author="Rev 3 Allen Wirfs-Brock" w:date="2011-09-10T14:33:00Z">
        <w:r w:rsidR="00862195" w:rsidRPr="006B6D0A">
          <w:t xml:space="preserve"> to be</w:t>
        </w:r>
      </w:ins>
      <w:ins w:id="9071" w:author="Rev 11 Allen Wirfs-Brock" w:date="2012-10-17T09:21:00Z">
        <w:r w:rsidR="009E4458">
          <w:t xml:space="preserve"> created</w:t>
        </w:r>
      </w:ins>
      <w:ins w:id="9072" w:author="Rev 3 Allen Wirfs-Brock" w:date="2011-09-10T11:18:00Z">
        <w:r w:rsidRPr="006B6D0A">
          <w:t>.</w:t>
        </w:r>
      </w:ins>
      <w:ins w:id="9073" w:author="Rev 3 Allen Wirfs-Brock" w:date="2011-09-10T14:34:00Z">
        <w:r w:rsidR="00862195" w:rsidRPr="006B6D0A">
          <w:t xml:space="preserve"> </w:t>
        </w:r>
      </w:ins>
    </w:p>
    <w:p w:rsidR="007B1D39" w:rsidRPr="009C202C" w:rsidDel="00BE3C7F" w:rsidRDefault="007B1D39" w:rsidP="009A20C6">
      <w:pPr>
        <w:pStyle w:val="Alg4"/>
        <w:numPr>
          <w:ilvl w:val="0"/>
          <w:numId w:val="525"/>
        </w:numPr>
        <w:rPr>
          <w:ins w:id="9074" w:author="Rev 3 Allen Wirfs-Brock" w:date="2011-09-10T11:28:00Z"/>
          <w:del w:id="9075" w:author="Rev 4 Allen Wirfs-Brock" w:date="2011-10-20T12:11:00Z"/>
        </w:rPr>
      </w:pPr>
      <w:ins w:id="9076" w:author="Rev 3 Allen Wirfs-Brock" w:date="2011-09-10T11:28:00Z">
        <w:del w:id="9077"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rsidR="00862195" w:rsidRPr="00B820AB" w:rsidRDefault="00862195" w:rsidP="009A20C6">
      <w:pPr>
        <w:pStyle w:val="Alg4"/>
        <w:numPr>
          <w:ilvl w:val="0"/>
          <w:numId w:val="525"/>
        </w:numPr>
        <w:rPr>
          <w:ins w:id="9078" w:author="Rev 3 Allen Wirfs-Brock" w:date="2011-09-10T14:36:00Z"/>
        </w:rPr>
      </w:pPr>
      <w:ins w:id="9079" w:author="Rev 3 Allen Wirfs-Brock" w:date="2011-09-10T14:36:00Z">
        <w:r w:rsidRPr="009C202C">
          <w:t xml:space="preserve">Let </w:t>
        </w:r>
        <w:r w:rsidRPr="009C202C">
          <w:rPr>
            <w:i/>
          </w:rPr>
          <w:t>declarations</w:t>
        </w:r>
        <w:r w:rsidRPr="009C202C">
          <w:t xml:space="preserve"> be the LexicalDeclarations of</w:t>
        </w:r>
      </w:ins>
      <w:ins w:id="9080" w:author="Rev 3 Allen Wirfs-Brock" w:date="2011-09-10T14:38:00Z">
        <w:r w:rsidRPr="00B820AB">
          <w:t xml:space="preserve"> </w:t>
        </w:r>
        <w:r w:rsidRPr="00B820AB">
          <w:rPr>
            <w:i/>
          </w:rPr>
          <w:t>code</w:t>
        </w:r>
        <w:r w:rsidRPr="00B820AB">
          <w:t>.</w:t>
        </w:r>
      </w:ins>
    </w:p>
    <w:p w:rsidR="00F67909" w:rsidRPr="00E77497" w:rsidRDefault="00F67909" w:rsidP="009A20C6">
      <w:pPr>
        <w:pStyle w:val="Alg4"/>
        <w:numPr>
          <w:ilvl w:val="0"/>
          <w:numId w:val="525"/>
        </w:numPr>
        <w:rPr>
          <w:ins w:id="9081" w:author="Rev 4 Allen Wirfs-Brock" w:date="2011-10-20T12:15:00Z"/>
        </w:rPr>
      </w:pPr>
      <w:ins w:id="9082"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rsidR="00F67909" w:rsidRPr="00E77497" w:rsidRDefault="00F67909" w:rsidP="009A20C6">
      <w:pPr>
        <w:pStyle w:val="Alg4"/>
        <w:numPr>
          <w:ilvl w:val="1"/>
          <w:numId w:val="525"/>
        </w:numPr>
        <w:tabs>
          <w:tab w:val="clear" w:pos="1080"/>
          <w:tab w:val="num" w:pos="720"/>
        </w:tabs>
        <w:ind w:hanging="720"/>
        <w:rPr>
          <w:ins w:id="9083" w:author="Rev 4 Allen Wirfs-Brock" w:date="2011-10-20T12:15:00Z"/>
          <w:i/>
        </w:rPr>
      </w:pPr>
      <w:ins w:id="9084"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F67909" w:rsidRPr="00E77497" w:rsidRDefault="00F67909" w:rsidP="009A20C6">
      <w:pPr>
        <w:pStyle w:val="Alg4"/>
        <w:numPr>
          <w:ilvl w:val="2"/>
          <w:numId w:val="525"/>
        </w:numPr>
        <w:tabs>
          <w:tab w:val="clear" w:pos="1800"/>
          <w:tab w:val="num" w:pos="990"/>
        </w:tabs>
        <w:ind w:left="990" w:hanging="270"/>
        <w:rPr>
          <w:ins w:id="9085" w:author="Rev 4 Allen Wirfs-Brock" w:date="2011-10-20T12:15:00Z"/>
        </w:rPr>
      </w:pPr>
      <w:ins w:id="9086" w:author="Rev 4 Allen Wirfs-Brock" w:date="2011-10-20T12:15:00Z">
        <w:r w:rsidRPr="00E77497">
          <w:t>If</w:t>
        </w:r>
      </w:ins>
      <w:ins w:id="9087" w:author="Rev 6 Allen Wirfs-Brock" w:date="2012-02-25T15:47:00Z">
        <w:r w:rsidR="006B3D6C">
          <w:t xml:space="preserve"> IsConstantDeclaration of</w:t>
        </w:r>
      </w:ins>
      <w:ins w:id="9088" w:author="Rev 4 Allen Wirfs-Brock" w:date="2011-10-20T12:15:00Z">
        <w:r w:rsidRPr="00E77497">
          <w:t xml:space="preserve"> </w:t>
        </w:r>
        <w:r w:rsidRPr="00E77497">
          <w:rPr>
            <w:i/>
          </w:rPr>
          <w:t>d</w:t>
        </w:r>
        <w:r w:rsidRPr="00E77497">
          <w:t xml:space="preserve"> is </w:t>
        </w:r>
        <w:del w:id="9089" w:author="Rev 6 Allen Wirfs-Brock" w:date="2012-02-25T15:47:00Z">
          <w:r w:rsidRPr="00C91100" w:rsidDel="006B3D6C">
            <w:rPr>
              <w:b/>
            </w:rPr>
            <w:delText xml:space="preserve">a </w:delText>
          </w:r>
          <w:r w:rsidRPr="00C91100" w:rsidDel="006B3D6C">
            <w:rPr>
              <w:b/>
              <w:i/>
            </w:rPr>
            <w:delText>ConstDeclaration</w:delText>
          </w:r>
        </w:del>
      </w:ins>
      <w:ins w:id="9090" w:author="Rev 6 Allen Wirfs-Brock" w:date="2012-02-25T15:47:00Z">
        <w:r w:rsidR="006B3D6C" w:rsidRPr="00C91100">
          <w:rPr>
            <w:b/>
          </w:rPr>
          <w:t>true</w:t>
        </w:r>
      </w:ins>
      <w:ins w:id="9091" w:author="Rev 4 Allen Wirfs-Brock" w:date="2011-10-20T12:15:00Z">
        <w:r w:rsidRPr="00E77497">
          <w:t>, then</w:t>
        </w:r>
      </w:ins>
    </w:p>
    <w:p w:rsidR="00F67909" w:rsidRPr="00E77497" w:rsidRDefault="00F67909" w:rsidP="009A20C6">
      <w:pPr>
        <w:pStyle w:val="Alg4"/>
        <w:numPr>
          <w:ilvl w:val="3"/>
          <w:numId w:val="525"/>
        </w:numPr>
        <w:tabs>
          <w:tab w:val="clear" w:pos="2520"/>
        </w:tabs>
        <w:spacing w:after="220"/>
        <w:ind w:hanging="1350"/>
        <w:contextualSpacing/>
        <w:rPr>
          <w:ins w:id="9092" w:author="Rev 4 Allen Wirfs-Brock" w:date="2011-10-20T12:15:00Z"/>
        </w:rPr>
      </w:pPr>
      <w:ins w:id="9093"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F67909" w:rsidRPr="00E77497" w:rsidRDefault="00F67909" w:rsidP="009A20C6">
      <w:pPr>
        <w:pStyle w:val="Alg4"/>
        <w:numPr>
          <w:ilvl w:val="2"/>
          <w:numId w:val="525"/>
        </w:numPr>
        <w:tabs>
          <w:tab w:val="clear" w:pos="1800"/>
          <w:tab w:val="num" w:pos="990"/>
        </w:tabs>
        <w:spacing w:after="220"/>
        <w:ind w:hanging="1080"/>
        <w:contextualSpacing/>
        <w:rPr>
          <w:ins w:id="9094" w:author="Rev 4 Allen Wirfs-Brock" w:date="2011-10-20T12:15:00Z"/>
        </w:rPr>
      </w:pPr>
      <w:ins w:id="9095" w:author="Rev 4 Allen Wirfs-Brock" w:date="2011-10-20T12:15:00Z">
        <w:r w:rsidRPr="00E77497">
          <w:t>Else,</w:t>
        </w:r>
      </w:ins>
    </w:p>
    <w:p w:rsidR="00F67909" w:rsidRPr="00E77497" w:rsidRDefault="00F67909" w:rsidP="009A20C6">
      <w:pPr>
        <w:pStyle w:val="Alg4"/>
        <w:numPr>
          <w:ilvl w:val="3"/>
          <w:numId w:val="525"/>
        </w:numPr>
        <w:tabs>
          <w:tab w:val="clear" w:pos="2520"/>
          <w:tab w:val="num" w:pos="1620"/>
        </w:tabs>
        <w:spacing w:after="220"/>
        <w:ind w:hanging="1350"/>
        <w:contextualSpacing/>
        <w:rPr>
          <w:ins w:id="9096" w:author="Rev 4 Allen Wirfs-Brock" w:date="2011-10-20T12:15:00Z"/>
        </w:rPr>
      </w:pPr>
      <w:ins w:id="9097"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704747" w:rsidRPr="00E77497" w:rsidRDefault="00704747" w:rsidP="009A20C6">
      <w:pPr>
        <w:pStyle w:val="Alg4"/>
        <w:numPr>
          <w:ilvl w:val="0"/>
          <w:numId w:val="525"/>
        </w:numPr>
        <w:rPr>
          <w:ins w:id="9098" w:author="Rev 3 Allen Wirfs-Brock" w:date="2011-09-10T11:11:00Z"/>
        </w:rPr>
      </w:pPr>
      <w:ins w:id="9099"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9100" w:author="Rev 3 Allen Wirfs-Brock" w:date="2011-09-10T14:39:00Z">
        <w:r w:rsidR="00120B52" w:rsidRPr="00E77497">
          <w:rPr>
            <w:i/>
          </w:rPr>
          <w:t>declarations</w:t>
        </w:r>
      </w:ins>
      <w:ins w:id="9101" w:author="Rev 3 Allen Wirfs-Brock" w:date="2011-09-10T11:11:00Z">
        <w:r w:rsidRPr="00E77497">
          <w:t xml:space="preserve">, </w:t>
        </w:r>
      </w:ins>
      <w:ins w:id="9102" w:author="Rev 3 Allen Wirfs-Brock" w:date="2011-09-10T14:39:00Z">
        <w:r w:rsidR="00120B52" w:rsidRPr="00E77497">
          <w:t xml:space="preserve">in list order </w:t>
        </w:r>
      </w:ins>
      <w:ins w:id="9103" w:author="Rev 3 Allen Wirfs-Brock" w:date="2011-09-10T11:11:00Z">
        <w:r w:rsidRPr="00E77497">
          <w:t>do</w:t>
        </w:r>
      </w:ins>
    </w:p>
    <w:p w:rsidR="00704747" w:rsidRPr="00E77497" w:rsidRDefault="00704747" w:rsidP="009A20C6">
      <w:pPr>
        <w:pStyle w:val="Alg4"/>
        <w:numPr>
          <w:ilvl w:val="1"/>
          <w:numId w:val="525"/>
        </w:numPr>
        <w:tabs>
          <w:tab w:val="clear" w:pos="1080"/>
          <w:tab w:val="num" w:pos="720"/>
        </w:tabs>
        <w:ind w:hanging="720"/>
        <w:rPr>
          <w:ins w:id="9104" w:author="Rev 3 Allen Wirfs-Brock" w:date="2011-09-10T11:11:00Z"/>
          <w:i/>
        </w:rPr>
      </w:pPr>
      <w:ins w:id="9105" w:author="Rev 3 Allen Wirfs-Brock" w:date="2011-09-10T11:11:00Z">
        <w:r w:rsidRPr="00E77497">
          <w:t xml:space="preserve">Let </w:t>
        </w:r>
        <w:r w:rsidRPr="00E77497">
          <w:rPr>
            <w:i/>
          </w:rPr>
          <w:t>fn</w:t>
        </w:r>
        <w:r w:rsidRPr="00E77497">
          <w:t xml:space="preserve"> be the</w:t>
        </w:r>
      </w:ins>
      <w:ins w:id="9106" w:author="Rev 4 Allen Wirfs-Brock" w:date="2011-10-20T12:34:00Z">
        <w:r w:rsidR="00C2360B" w:rsidRPr="00E77497">
          <w:t xml:space="preserve"> sole element of the BoundNames</w:t>
        </w:r>
      </w:ins>
      <w:ins w:id="9107" w:author="Rev 3 Allen Wirfs-Brock" w:date="2011-09-10T11:11:00Z">
        <w:r w:rsidRPr="00E77497">
          <w:t xml:space="preserve"> </w:t>
        </w:r>
      </w:ins>
      <w:ins w:id="9108" w:author="Rev 4 Allen Wirfs-Brock" w:date="2011-10-20T12:35:00Z">
        <w:r w:rsidR="00C2360B" w:rsidRPr="00E77497">
          <w:t>of</w:t>
        </w:r>
      </w:ins>
      <w:ins w:id="9109" w:author="Rev 3 Allen Wirfs-Brock" w:date="2011-09-10T11:11:00Z">
        <w:r w:rsidRPr="00E77497">
          <w:t xml:space="preserve"> </w:t>
        </w:r>
        <w:del w:id="9110" w:author="Rev 4 Allen Wirfs-Brock" w:date="2011-10-20T12:35:00Z">
          <w:r w:rsidRPr="00E77497" w:rsidDel="00C2360B">
            <w:rPr>
              <w:i/>
            </w:rPr>
            <w:delText>FunctionDeclaration</w:delText>
          </w:r>
          <w:r w:rsidRPr="00E77497" w:rsidDel="00C2360B">
            <w:delText xml:space="preserve"> </w:delText>
          </w:r>
        </w:del>
        <w:r w:rsidRPr="00E77497">
          <w:rPr>
            <w:i/>
          </w:rPr>
          <w:t>f.</w:t>
        </w:r>
      </w:ins>
    </w:p>
    <w:p w:rsidR="00704747" w:rsidRPr="00E77497" w:rsidRDefault="00704747" w:rsidP="002F1A2E">
      <w:pPr>
        <w:pStyle w:val="Alg4"/>
        <w:numPr>
          <w:ilvl w:val="1"/>
          <w:numId w:val="525"/>
        </w:numPr>
        <w:tabs>
          <w:tab w:val="clear" w:pos="1080"/>
          <w:tab w:val="num" w:pos="720"/>
        </w:tabs>
        <w:ind w:hanging="720"/>
        <w:rPr>
          <w:ins w:id="9111" w:author="Rev 3 Allen Wirfs-Brock" w:date="2011-09-10T11:11:00Z"/>
        </w:rPr>
      </w:pPr>
      <w:ins w:id="9112" w:author="Rev 3 Allen Wirfs-Brock" w:date="2011-09-10T11:11:00Z">
        <w:r w:rsidRPr="00E77497">
          <w:lastRenderedPageBreak/>
          <w:t xml:space="preserve">Let </w:t>
        </w:r>
        <w:r w:rsidRPr="00E77497">
          <w:rPr>
            <w:i/>
          </w:rPr>
          <w:t>fo</w:t>
        </w:r>
        <w:r w:rsidRPr="00E77497">
          <w:t xml:space="preserve"> be the result of </w:t>
        </w:r>
      </w:ins>
      <w:ins w:id="9113" w:author="Rev 7 Allen Wirfs-Brock" w:date="2012-04-27T16:54:00Z">
        <w:r w:rsidR="00CB4E96">
          <w:t>performing</w:t>
        </w:r>
        <w:r w:rsidR="00CB4E96" w:rsidRPr="006B6D0A">
          <w:t xml:space="preserve"> </w:t>
        </w:r>
        <w:r w:rsidR="00CB4E96" w:rsidRPr="00CB4E96">
          <w:rPr>
            <w:rFonts w:ascii="Helvetica" w:hAnsi="Helvetica"/>
            <w:b/>
          </w:rPr>
          <w:t xml:space="preserve"> </w:t>
        </w:r>
      </w:ins>
      <w:ins w:id="9114" w:author="Rev 11 Allen Wirfs-Brock" w:date="2012-10-24T11:59:00Z">
        <w:r w:rsidR="002F1A2E" w:rsidRPr="004012E4">
          <w:t>InstantiateFunctio</w:t>
        </w:r>
        <w:r w:rsidR="002F1A2E">
          <w:t>nObject</w:t>
        </w:r>
      </w:ins>
      <w:ins w:id="9115" w:author="Rev 7 Allen Wirfs-Brock" w:date="2012-04-27T16:54:00Z">
        <w:del w:id="9116" w:author="Rev 11 Allen Wirfs-Brock" w:date="2012-10-24T11:59:00Z">
          <w:r w:rsidR="00CB4E96" w:rsidRPr="00250FC6" w:rsidDel="002F1A2E">
            <w:delText>Instantiate Function Declaration</w:delText>
          </w:r>
        </w:del>
        <w:r w:rsidR="00CB4E96" w:rsidRPr="006B6D0A">
          <w:t xml:space="preserve"> </w:t>
        </w:r>
        <w:r w:rsidR="00CB4E96">
          <w:t xml:space="preserve"> for</w:t>
        </w:r>
        <w:r w:rsidR="00CB4E96" w:rsidRPr="00E77497" w:rsidDel="00CB4E96">
          <w:t xml:space="preserve"> </w:t>
        </w:r>
      </w:ins>
      <w:ins w:id="9117" w:author="Rev 3 Allen Wirfs-Brock" w:date="2011-09-10T11:11:00Z">
        <w:del w:id="9118" w:author="Rev 7 Allen Wirfs-Brock" w:date="2012-04-27T16:54:00Z">
          <w:r w:rsidRPr="00E77497" w:rsidDel="00CB4E96">
            <w:delText xml:space="preserve">instantiating </w:delText>
          </w:r>
          <w:r w:rsidRPr="00E77497" w:rsidDel="00CB4E96">
            <w:rPr>
              <w:i/>
            </w:rPr>
            <w:delText xml:space="preserve">FunctionDeclaration </w:delText>
          </w:r>
        </w:del>
        <w:r w:rsidRPr="00E77497">
          <w:rPr>
            <w:i/>
          </w:rPr>
          <w:t>f</w:t>
        </w:r>
      </w:ins>
      <w:ins w:id="9119" w:author="Rev 11 Allen Wirfs-Brock" w:date="2012-10-17T09:20:00Z">
        <w:r w:rsidR="009E4458">
          <w:rPr>
            <w:iCs/>
          </w:rPr>
          <w:t xml:space="preserve"> with argument </w:t>
        </w:r>
        <w:r w:rsidR="009E4458" w:rsidRPr="009E4458">
          <w:rPr>
            <w:i/>
          </w:rPr>
          <w:t>env</w:t>
        </w:r>
      </w:ins>
      <w:ins w:id="9120" w:author="Rev 3 Allen Wirfs-Brock" w:date="2011-09-10T11:11:00Z">
        <w:del w:id="9121" w:author="Rev 7 Allen Wirfs-Brock" w:date="2012-04-27T16:54:00Z">
          <w:r w:rsidRPr="00E77497" w:rsidDel="00CB4E96">
            <w:rPr>
              <w:i/>
            </w:rPr>
            <w:delText xml:space="preserve"> </w:delText>
          </w:r>
          <w:r w:rsidRPr="00E77497" w:rsidDel="00CB4E96">
            <w:delText>as described in Clause 13</w:delText>
          </w:r>
        </w:del>
        <w:r w:rsidRPr="00E77497">
          <w:t>.</w:t>
        </w:r>
      </w:ins>
    </w:p>
    <w:p w:rsidR="00704747" w:rsidRPr="003B4312" w:rsidDel="00F67909" w:rsidRDefault="00704747" w:rsidP="009A20C6">
      <w:pPr>
        <w:pStyle w:val="Alg4"/>
        <w:numPr>
          <w:ilvl w:val="1"/>
          <w:numId w:val="525"/>
        </w:numPr>
        <w:tabs>
          <w:tab w:val="clear" w:pos="1080"/>
          <w:tab w:val="num" w:pos="720"/>
        </w:tabs>
        <w:ind w:hanging="720"/>
        <w:rPr>
          <w:ins w:id="9122" w:author="Rev 3 Allen Wirfs-Brock" w:date="2011-09-10T11:11:00Z"/>
          <w:del w:id="9123" w:author="Rev 4 Allen Wirfs-Brock" w:date="2011-10-20T12:17:00Z"/>
        </w:rPr>
      </w:pPr>
      <w:ins w:id="9124" w:author="Rev 3 Allen Wirfs-Brock" w:date="2011-09-10T11:11:00Z">
        <w:del w:id="9125" w:author="Rev 4 Allen Wirfs-Brock" w:date="2011-10-20T12:17:00Z">
          <w:r w:rsidRPr="00E77497" w:rsidDel="00F67909">
            <w:delText xml:space="preserve">Call </w:delText>
          </w:r>
          <w:r w:rsidRPr="00E77497" w:rsidDel="00F67909">
            <w:rPr>
              <w:i/>
            </w:rPr>
            <w:delText>env’s</w:delText>
          </w:r>
          <w:r w:rsidRPr="00E77497" w:rsidDel="00F67909">
            <w:delText xml:space="preserve"> CreateMutableBinding </w:delText>
          </w:r>
          <w:r w:rsidRPr="004D1BD1" w:rsidDel="00F67909">
            <w:delText xml:space="preserve">concrete method passing </w:delText>
          </w:r>
          <w:r w:rsidRPr="004D1BD1" w:rsidDel="00F67909">
            <w:rPr>
              <w:i/>
            </w:rPr>
            <w:delText>fn</w:delText>
          </w:r>
          <w:r w:rsidRPr="004D1BD1" w:rsidDel="00F67909">
            <w:delText xml:space="preserve"> </w:delText>
          </w:r>
        </w:del>
        <w:del w:id="9126"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9127" w:author="Rev 4 Allen Wirfs-Brock" w:date="2011-10-20T12:17:00Z">
          <w:r w:rsidRPr="003B4312" w:rsidDel="00F67909">
            <w:delText>as the argument</w:delText>
          </w:r>
        </w:del>
        <w:del w:id="9128" w:author="Rev 4 Allen Wirfs-Brock" w:date="2011-10-06T16:01:00Z">
          <w:r w:rsidRPr="003B4312" w:rsidDel="003B7584">
            <w:delText>s</w:delText>
          </w:r>
        </w:del>
        <w:del w:id="9129" w:author="Rev 4 Allen Wirfs-Brock" w:date="2011-10-20T12:17:00Z">
          <w:r w:rsidRPr="003B4312" w:rsidDel="00F67909">
            <w:delText>.</w:delText>
          </w:r>
        </w:del>
      </w:ins>
    </w:p>
    <w:p w:rsidR="00704747" w:rsidRPr="006B6D0A" w:rsidDel="00C96E82" w:rsidRDefault="00704747" w:rsidP="009A20C6">
      <w:pPr>
        <w:pStyle w:val="Alg4"/>
        <w:numPr>
          <w:ilvl w:val="1"/>
          <w:numId w:val="525"/>
        </w:numPr>
        <w:tabs>
          <w:tab w:val="clear" w:pos="1080"/>
          <w:tab w:val="num" w:pos="720"/>
        </w:tabs>
        <w:spacing w:after="240"/>
        <w:ind w:hanging="720"/>
        <w:rPr>
          <w:ins w:id="9130" w:author="Rev 3 Allen Wirfs-Brock" w:date="2011-09-10T11:11:00Z"/>
          <w:del w:id="9131" w:author="Rev 11 Allen Wirfs-Brock" w:date="2012-10-16T14:50:00Z"/>
        </w:rPr>
      </w:pPr>
      <w:ins w:id="9132"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9133" w:author="Rev 3 Allen Wirfs-Brock" w:date="2011-09-10T11:38:00Z">
        <w:r w:rsidR="00D27042" w:rsidRPr="008B7F6F">
          <w:rPr>
            <w:i/>
          </w:rPr>
          <w:t>fo</w:t>
        </w:r>
        <w:r w:rsidR="00D27042" w:rsidRPr="008B7F6F">
          <w:t xml:space="preserve"> </w:t>
        </w:r>
      </w:ins>
      <w:ins w:id="9134" w:author="Rev 3 Allen Wirfs-Brock" w:date="2011-09-10T11:11:00Z">
        <w:r w:rsidRPr="006B6D0A">
          <w:t>as the arguments.</w:t>
        </w:r>
      </w:ins>
    </w:p>
    <w:p w:rsidR="00704747" w:rsidRPr="009C202C" w:rsidDel="00F67909" w:rsidRDefault="00704747">
      <w:pPr>
        <w:pStyle w:val="Alg4"/>
        <w:spacing w:after="240"/>
        <w:rPr>
          <w:ins w:id="9135" w:author="Rev 3 Allen Wirfs-Brock" w:date="2011-09-10T11:11:00Z"/>
          <w:del w:id="9136" w:author="Rev 4 Allen Wirfs-Brock" w:date="2011-10-20T12:15:00Z"/>
        </w:rPr>
        <w:pPrChange w:id="9137" w:author="Rev 11 Allen Wirfs-Brock" w:date="2012-10-16T14:50:00Z">
          <w:pPr>
            <w:pStyle w:val="Alg4"/>
            <w:numPr>
              <w:numId w:val="557"/>
            </w:numPr>
            <w:tabs>
              <w:tab w:val="num" w:pos="360"/>
            </w:tabs>
            <w:ind w:left="360" w:hanging="360"/>
          </w:pPr>
        </w:pPrChange>
      </w:pPr>
      <w:ins w:id="9138" w:author="Rev 3 Allen Wirfs-Brock" w:date="2011-09-10T11:11:00Z">
        <w:del w:id="9139" w:author="Rev 4 Allen Wirfs-Brock" w:date="2011-10-20T12:15:00Z">
          <w:r w:rsidRPr="006B6D0A" w:rsidDel="00F67909">
            <w:delText xml:space="preserve">For each </w:delText>
          </w:r>
        </w:del>
      </w:ins>
      <w:ins w:id="9140" w:author="Rev 3 Allen Wirfs-Brock" w:date="2011-09-10T11:49:00Z">
        <w:del w:id="9141" w:author="Rev 4 Allen Wirfs-Brock" w:date="2011-10-20T12:14:00Z">
          <w:r w:rsidR="00C0788E" w:rsidRPr="006B6D0A" w:rsidDel="00BE3C7F">
            <w:delText>LetDeclaration</w:delText>
          </w:r>
        </w:del>
      </w:ins>
      <w:ins w:id="9142" w:author="Rev 3 Allen Wirfs-Brock" w:date="2011-09-10T11:11:00Z">
        <w:del w:id="9143" w:author="Rev 4 Allen Wirfs-Brock" w:date="2011-10-20T12:14:00Z">
          <w:r w:rsidRPr="006B6D0A" w:rsidDel="00BE3C7F">
            <w:delText xml:space="preserve"> and </w:delText>
          </w:r>
        </w:del>
      </w:ins>
      <w:ins w:id="9144" w:author="Rev 3 Allen Wirfs-Brock" w:date="2011-09-10T11:49:00Z">
        <w:del w:id="9145" w:author="Rev 4 Allen Wirfs-Brock" w:date="2011-10-20T12:14:00Z">
          <w:r w:rsidR="00C0788E" w:rsidRPr="006B6D0A" w:rsidDel="00BE3C7F">
            <w:delText>ConstDeclaration</w:delText>
          </w:r>
        </w:del>
      </w:ins>
      <w:ins w:id="9146" w:author="Rev 3 Allen Wirfs-Brock" w:date="2011-09-10T11:11:00Z">
        <w:del w:id="9147" w:author="Rev 4 Allen Wirfs-Brock" w:date="2011-10-20T12:15:00Z">
          <w:r w:rsidRPr="006B6D0A" w:rsidDel="00F67909">
            <w:delText xml:space="preserve"> d </w:delText>
          </w:r>
          <w:r w:rsidRPr="00446E53" w:rsidDel="00F67909">
            <w:delText xml:space="preserve">in </w:delText>
          </w:r>
        </w:del>
        <w:del w:id="9148" w:author="Rev 4 Allen Wirfs-Brock" w:date="2011-10-20T12:14:00Z">
          <w:r w:rsidRPr="00E65A34" w:rsidDel="00BE3C7F">
            <w:delText>code</w:delText>
          </w:r>
          <w:r w:rsidRPr="009C202C" w:rsidDel="00BE3C7F">
            <w:delText xml:space="preserve"> </w:delText>
          </w:r>
        </w:del>
        <w:del w:id="9149" w:author="Rev 4 Allen Wirfs-Brock" w:date="2011-10-20T12:15:00Z">
          <w:r w:rsidRPr="009C202C" w:rsidDel="00F67909">
            <w:delText>do</w:delText>
          </w:r>
        </w:del>
      </w:ins>
    </w:p>
    <w:p w:rsidR="00704747" w:rsidRPr="00675B74" w:rsidDel="00F67909" w:rsidRDefault="00CD10EA">
      <w:pPr>
        <w:pStyle w:val="Alg4"/>
        <w:rPr>
          <w:ins w:id="9150" w:author="Rev 3 Allen Wirfs-Brock" w:date="2011-09-10T11:11:00Z"/>
          <w:del w:id="9151" w:author="Rev 4 Allen Wirfs-Brock" w:date="2011-10-20T12:15:00Z"/>
        </w:rPr>
        <w:pPrChange w:id="9152" w:author="Rev 11 Allen Wirfs-Brock" w:date="2012-10-16T14:50:00Z">
          <w:pPr>
            <w:pStyle w:val="Alg4"/>
            <w:numPr>
              <w:ilvl w:val="1"/>
              <w:numId w:val="557"/>
            </w:numPr>
            <w:tabs>
              <w:tab w:val="num" w:pos="1080"/>
            </w:tabs>
            <w:ind w:left="1080" w:hanging="360"/>
          </w:pPr>
        </w:pPrChange>
      </w:pPr>
      <w:ins w:id="9153" w:author="Rev 3 Allen Wirfs-Brock" w:date="2011-09-10T11:50:00Z">
        <w:del w:id="9154" w:author="Rev 4 Allen Wirfs-Brock" w:date="2011-10-20T12:15:00Z">
          <w:r w:rsidRPr="009C202C" w:rsidDel="00F67909">
            <w:delText>For each element</w:delText>
          </w:r>
        </w:del>
      </w:ins>
      <w:ins w:id="9155" w:author="Rev 3 Allen Wirfs-Brock" w:date="2011-09-10T11:51:00Z">
        <w:del w:id="9156" w:author="Rev 4 Allen Wirfs-Brock" w:date="2011-10-20T12:15:00Z">
          <w:r w:rsidRPr="009C202C" w:rsidDel="00F67909">
            <w:delText xml:space="preserve"> dn</w:delText>
          </w:r>
        </w:del>
      </w:ins>
      <w:ins w:id="9157" w:author="Rev 3 Allen Wirfs-Brock" w:date="2011-09-10T11:50:00Z">
        <w:del w:id="9158" w:author="Rev 4 Allen Wirfs-Brock" w:date="2011-10-20T12:15:00Z">
          <w:r w:rsidRPr="00B820AB" w:rsidDel="00F67909">
            <w:delText xml:space="preserve"> of </w:delText>
          </w:r>
        </w:del>
      </w:ins>
      <w:ins w:id="9159" w:author="Rev 3 Allen Wirfs-Brock" w:date="2011-09-10T11:51:00Z">
        <w:del w:id="9160" w:author="Rev 4 Allen Wirfs-Brock" w:date="2011-10-20T12:15:00Z">
          <w:r w:rsidRPr="00B820AB" w:rsidDel="00F67909">
            <w:delText xml:space="preserve">the </w:delText>
          </w:r>
        </w:del>
      </w:ins>
      <w:ins w:id="9161" w:author="Rev 3 Allen Wirfs-Brock" w:date="2011-09-10T11:50:00Z">
        <w:del w:id="9162" w:author="Rev 4 Allen Wirfs-Brock" w:date="2011-10-20T12:15:00Z">
          <w:r w:rsidRPr="00B820AB" w:rsidDel="00F67909">
            <w:delText>BoundNames</w:delText>
          </w:r>
        </w:del>
      </w:ins>
      <w:ins w:id="9163" w:author="Rev 3 Allen Wirfs-Brock" w:date="2011-09-10T11:51:00Z">
        <w:del w:id="9164" w:author="Rev 4 Allen Wirfs-Brock" w:date="2011-10-20T12:15:00Z">
          <w:r w:rsidRPr="00B820AB" w:rsidDel="00F67909">
            <w:delText xml:space="preserve"> of</w:delText>
          </w:r>
        </w:del>
      </w:ins>
      <w:ins w:id="9165" w:author="Rev 3 Allen Wirfs-Brock" w:date="2011-09-10T11:11:00Z">
        <w:del w:id="9166" w:author="Rev 4 Allen Wirfs-Brock" w:date="2011-10-20T12:15:00Z">
          <w:r w:rsidR="00704747" w:rsidRPr="00B820AB" w:rsidDel="00F67909">
            <w:delText xml:space="preserve"> d </w:delText>
          </w:r>
        </w:del>
      </w:ins>
      <w:ins w:id="9167" w:author="Rev 3 Allen Wirfs-Brock" w:date="2011-09-10T11:52:00Z">
        <w:del w:id="9168" w:author="Rev 4 Allen Wirfs-Brock" w:date="2011-10-20T12:15:00Z">
          <w:r w:rsidRPr="00690A41" w:rsidDel="00F67909">
            <w:delText>do</w:delText>
          </w:r>
        </w:del>
      </w:ins>
    </w:p>
    <w:p w:rsidR="007400BC" w:rsidRPr="00E77497" w:rsidDel="00F67909" w:rsidRDefault="007400BC">
      <w:pPr>
        <w:pStyle w:val="Alg4"/>
        <w:rPr>
          <w:ins w:id="9169" w:author="Rev 3 Allen Wirfs-Brock" w:date="2011-09-10T11:54:00Z"/>
          <w:del w:id="9170" w:author="Rev 4 Allen Wirfs-Brock" w:date="2011-10-20T12:15:00Z"/>
        </w:rPr>
        <w:pPrChange w:id="9171" w:author="Rev 11 Allen Wirfs-Brock" w:date="2012-10-16T14:50:00Z">
          <w:pPr>
            <w:pStyle w:val="Alg4"/>
            <w:numPr>
              <w:ilvl w:val="2"/>
              <w:numId w:val="557"/>
            </w:numPr>
            <w:tabs>
              <w:tab w:val="num" w:pos="1800"/>
            </w:tabs>
            <w:ind w:left="1800" w:hanging="360"/>
          </w:pPr>
        </w:pPrChange>
      </w:pPr>
      <w:ins w:id="9172" w:author="Rev 3 Allen Wirfs-Brock" w:date="2011-09-10T11:54:00Z">
        <w:del w:id="9173" w:author="Rev 4 Allen Wirfs-Brock" w:date="2011-10-20T12:15:00Z">
          <w:r w:rsidRPr="00E77497" w:rsidDel="00F67909">
            <w:delText xml:space="preserve">If d is a </w:delText>
          </w:r>
        </w:del>
        <w:del w:id="9174" w:author="Rev 4 Allen Wirfs-Brock" w:date="2011-10-20T12:13:00Z">
          <w:r w:rsidRPr="00E77497" w:rsidDel="00BE3C7F">
            <w:delText>Let</w:delText>
          </w:r>
        </w:del>
        <w:del w:id="9175" w:author="Rev 4 Allen Wirfs-Brock" w:date="2011-10-20T12:15:00Z">
          <w:r w:rsidRPr="00E77497" w:rsidDel="00F67909">
            <w:delText>Declaration, then</w:delText>
          </w:r>
        </w:del>
      </w:ins>
    </w:p>
    <w:p w:rsidR="00704747" w:rsidRPr="00E77497" w:rsidDel="00F67909" w:rsidRDefault="00704747">
      <w:pPr>
        <w:pStyle w:val="Alg4"/>
        <w:rPr>
          <w:ins w:id="9176" w:author="Rev 3 Allen Wirfs-Brock" w:date="2011-09-10T11:11:00Z"/>
          <w:del w:id="9177" w:author="Rev 4 Allen Wirfs-Brock" w:date="2011-10-20T12:15:00Z"/>
        </w:rPr>
        <w:pPrChange w:id="9178" w:author="Rev 11 Allen Wirfs-Brock" w:date="2012-10-16T14:50:00Z">
          <w:pPr>
            <w:pStyle w:val="Alg4"/>
            <w:numPr>
              <w:ilvl w:val="3"/>
              <w:numId w:val="557"/>
            </w:numPr>
            <w:tabs>
              <w:tab w:val="num" w:pos="2520"/>
            </w:tabs>
            <w:spacing w:after="220"/>
            <w:ind w:left="2520" w:hanging="360"/>
          </w:pPr>
        </w:pPrChange>
      </w:pPr>
      <w:ins w:id="9179" w:author="Rev 3 Allen Wirfs-Brock" w:date="2011-09-10T11:11:00Z">
        <w:del w:id="9180" w:author="Rev 4 Allen Wirfs-Brock" w:date="2011-10-20T12:15:00Z">
          <w:r w:rsidRPr="00E77497" w:rsidDel="00F67909">
            <w:delText xml:space="preserve">Call env’s CreateMutableBinding concrete method passing dn and </w:delText>
          </w:r>
        </w:del>
      </w:ins>
      <w:ins w:id="9181" w:author="Rev 3 Allen Wirfs-Brock" w:date="2011-09-10T11:55:00Z">
        <w:del w:id="9182" w:author="Rev 4 Allen Wirfs-Brock" w:date="2011-10-20T12:15:00Z">
          <w:r w:rsidR="007400BC" w:rsidRPr="00E77497" w:rsidDel="00F67909">
            <w:rPr>
              <w:b/>
            </w:rPr>
            <w:delText>false</w:delText>
          </w:r>
        </w:del>
      </w:ins>
      <w:ins w:id="9183" w:author="Rev 3 Allen Wirfs-Brock" w:date="2011-09-10T11:11:00Z">
        <w:del w:id="9184" w:author="Rev 4 Allen Wirfs-Brock" w:date="2011-10-20T12:15:00Z">
          <w:r w:rsidRPr="00E77497" w:rsidDel="00F67909">
            <w:delText xml:space="preserve"> as the arguments.</w:delText>
          </w:r>
        </w:del>
      </w:ins>
    </w:p>
    <w:p w:rsidR="007400BC" w:rsidRPr="00E77497" w:rsidDel="00BE3C7F" w:rsidRDefault="007400BC">
      <w:pPr>
        <w:pStyle w:val="Alg4"/>
        <w:rPr>
          <w:ins w:id="9185" w:author="Rev 3 Allen Wirfs-Brock" w:date="2011-09-10T11:56:00Z"/>
          <w:del w:id="9186" w:author="Rev 4 Allen Wirfs-Brock" w:date="2011-10-20T12:13:00Z"/>
        </w:rPr>
        <w:pPrChange w:id="9187" w:author="Rev 11 Allen Wirfs-Brock" w:date="2012-10-16T14:50:00Z">
          <w:pPr>
            <w:pStyle w:val="Alg4"/>
            <w:numPr>
              <w:ilvl w:val="2"/>
              <w:numId w:val="557"/>
            </w:numPr>
            <w:tabs>
              <w:tab w:val="num" w:pos="1800"/>
            </w:tabs>
            <w:spacing w:after="220"/>
            <w:ind w:left="1800" w:hanging="360"/>
            <w:contextualSpacing/>
          </w:pPr>
        </w:pPrChange>
      </w:pPr>
      <w:ins w:id="9188" w:author="Rev 3 Allen Wirfs-Brock" w:date="2011-09-10T11:56:00Z">
        <w:del w:id="9189" w:author="Rev 4 Allen Wirfs-Brock" w:date="2011-10-20T12:13:00Z">
          <w:r w:rsidRPr="00E77497" w:rsidDel="00BE3C7F">
            <w:delText>Else,</w:delText>
          </w:r>
        </w:del>
      </w:ins>
    </w:p>
    <w:p w:rsidR="007400BC" w:rsidRPr="00E77497" w:rsidDel="00BE3C7F" w:rsidRDefault="007400BC">
      <w:pPr>
        <w:pStyle w:val="Alg4"/>
        <w:rPr>
          <w:ins w:id="9190" w:author="Rev 3 Allen Wirfs-Brock" w:date="2011-09-10T11:57:00Z"/>
          <w:del w:id="9191" w:author="Rev 4 Allen Wirfs-Brock" w:date="2011-10-20T12:13:00Z"/>
        </w:rPr>
        <w:pPrChange w:id="9192" w:author="Rev 11 Allen Wirfs-Brock" w:date="2012-10-16T14:50:00Z">
          <w:pPr>
            <w:pStyle w:val="Alg4"/>
            <w:numPr>
              <w:ilvl w:val="3"/>
              <w:numId w:val="557"/>
            </w:numPr>
            <w:tabs>
              <w:tab w:val="num" w:pos="2520"/>
            </w:tabs>
            <w:spacing w:after="220"/>
            <w:ind w:left="2520" w:hanging="360"/>
          </w:pPr>
        </w:pPrChange>
      </w:pPr>
      <w:ins w:id="9193" w:author="Rev 3 Allen Wirfs-Brock" w:date="2011-09-10T11:57:00Z">
        <w:del w:id="9194" w:author="Rev 4 Allen Wirfs-Brock" w:date="2011-10-20T12:13:00Z">
          <w:r w:rsidRPr="00E77497" w:rsidDel="00BE3C7F">
            <w:delText xml:space="preserve">Call env’s CreateImmutableBinding concrete method passing </w:delText>
          </w:r>
          <w:r w:rsidR="00872636" w:rsidRPr="00E77497" w:rsidDel="00BE3C7F">
            <w:delText xml:space="preserve">dn </w:delText>
          </w:r>
          <w:r w:rsidRPr="00E77497" w:rsidDel="00BE3C7F">
            <w:delText>as the argument.</w:delText>
          </w:r>
        </w:del>
      </w:ins>
    </w:p>
    <w:p w:rsidR="00C96E82" w:rsidRDefault="00C96E82" w:rsidP="009E4458">
      <w:pPr>
        <w:pStyle w:val="Alg4"/>
        <w:numPr>
          <w:ilvl w:val="1"/>
          <w:numId w:val="525"/>
        </w:numPr>
        <w:tabs>
          <w:tab w:val="clear" w:pos="1080"/>
          <w:tab w:val="num" w:pos="720"/>
        </w:tabs>
        <w:spacing w:after="240"/>
        <w:ind w:hanging="720"/>
        <w:rPr>
          <w:ins w:id="9195" w:author="Rev 11 Allen Wirfs-Brock" w:date="2012-10-16T14:49:00Z"/>
        </w:rPr>
      </w:pPr>
    </w:p>
    <w:p w:rsidR="00C96E82" w:rsidRDefault="00C96E82" w:rsidP="005D449B">
      <w:pPr>
        <w:pStyle w:val="Heading3"/>
        <w:numPr>
          <w:ilvl w:val="0"/>
          <w:numId w:val="0"/>
        </w:numPr>
        <w:ind w:left="270"/>
        <w:rPr>
          <w:ins w:id="9196" w:author="Rev 11 Allen Wirfs-Brock" w:date="2012-10-16T14:50:00Z"/>
        </w:rPr>
      </w:pPr>
      <w:bookmarkStart w:id="9197" w:name="_Toc339020335"/>
      <w:ins w:id="9198" w:author="Rev 11 Allen Wirfs-Brock" w:date="2012-10-16T14:50:00Z">
        <w:r>
          <w:t>10.5.5 Eval Declaration Instantiation</w:t>
        </w:r>
        <w:bookmarkEnd w:id="9197"/>
      </w:ins>
    </w:p>
    <w:p w:rsidR="004C02EF" w:rsidRPr="00E77497" w:rsidRDefault="004C02EF" w:rsidP="00C623F2">
      <w:pPr>
        <w:pStyle w:val="Heading2"/>
        <w:numPr>
          <w:ilvl w:val="0"/>
          <w:numId w:val="0"/>
        </w:numPr>
      </w:pPr>
      <w:bookmarkStart w:id="9199" w:name="_Toc339020336"/>
      <w:r w:rsidRPr="00E77497">
        <w:t>10.6</w:t>
      </w:r>
      <w:r w:rsidRPr="00E77497">
        <w:tab/>
        <w:t>Arguments Object</w:t>
      </w:r>
      <w:bookmarkEnd w:id="8426"/>
      <w:bookmarkEnd w:id="8427"/>
      <w:bookmarkEnd w:id="8428"/>
      <w:bookmarkEnd w:id="8429"/>
      <w:bookmarkEnd w:id="9199"/>
    </w:p>
    <w:p w:rsidR="004C02EF" w:rsidRPr="006B6D0A" w:rsidRDefault="004C02EF" w:rsidP="004C02EF">
      <w:commentRangeStart w:id="9200"/>
      <w:r w:rsidRPr="00E77497">
        <w:t xml:space="preserve">When </w:t>
      </w:r>
      <w:del w:id="9201" w:author="Rev 7 Allen Wirfs-Brock" w:date="2012-05-02T10:44:00Z">
        <w:r w:rsidRPr="00E77497" w:rsidDel="000D5AB9">
          <w:delText xml:space="preserve">control enters an execution context for </w:delText>
        </w:r>
      </w:del>
      <w:r w:rsidRPr="00E77497">
        <w:t>function code</w:t>
      </w:r>
      <w:ins w:id="9202" w:author="Rev 7 Allen Wirfs-Brock" w:date="2012-05-02T10:44:00Z">
        <w:r w:rsidR="000D5AB9">
          <w:t xml:space="preserve"> is evaluated</w:t>
        </w:r>
      </w:ins>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9203" w:author="Rev 4 Allen Wirfs-Brock" w:date="2011-10-20T18:25:00Z">
        <w:r w:rsidR="00C63BDD" w:rsidRPr="00120381">
          <w:rPr>
            <w:rStyle w:val="bnf"/>
          </w:rPr>
          <w:t>Binding</w:t>
        </w:r>
      </w:ins>
      <w:r w:rsidRPr="004D1BD1">
        <w:rPr>
          <w:rStyle w:val="bnf"/>
        </w:rPr>
        <w:t>Identifier</w:t>
      </w:r>
      <w:r w:rsidRPr="003B4312">
        <w:t xml:space="preserve"> of a </w:t>
      </w:r>
      <w:del w:id="9204" w:author="Allen Wirfs-Brock rev2" w:date="2011-07-20T14:17:00Z">
        <w:r w:rsidRPr="003B4312" w:rsidDel="00FD005B">
          <w:rPr>
            <w:rStyle w:val="bnf"/>
          </w:rPr>
          <w:delText>VariableDeclaration</w:delText>
        </w:r>
        <w:r w:rsidRPr="003B4312" w:rsidDel="00FD005B">
          <w:delText xml:space="preserve"> or </w:delText>
        </w:r>
      </w:del>
      <w:del w:id="9205" w:author="Rev 4 Allen Wirfs-Brock" w:date="2011-10-20T18:25:00Z">
        <w:r w:rsidRPr="008B7F6F" w:rsidDel="00C63BDD">
          <w:rPr>
            <w:rStyle w:val="bnf"/>
          </w:rPr>
          <w:delText>Function</w:delText>
        </w:r>
      </w:del>
      <w:del w:id="9206" w:author="Rev 11 Allen Wirfs-Brock" w:date="2012-10-06T13:26:00Z">
        <w:r w:rsidRPr="008B7F6F" w:rsidDel="00E71778">
          <w:rPr>
            <w:rStyle w:val="bnf"/>
          </w:rPr>
          <w:delText>D</w:delText>
        </w:r>
      </w:del>
      <w:ins w:id="9207" w:author="Rev 11 Allen Wirfs-Brock" w:date="2012-10-06T13:26:00Z">
        <w:r w:rsidR="00E71778">
          <w:rPr>
            <w:rStyle w:val="bnf"/>
          </w:rPr>
          <w:t>FunctionD</w:t>
        </w:r>
      </w:ins>
      <w:r w:rsidRPr="008B7F6F">
        <w:rPr>
          <w:rStyle w:val="bnf"/>
        </w:rPr>
        <w:t>eclaration</w:t>
      </w:r>
      <w:r w:rsidRPr="008B7F6F">
        <w:t xml:space="preserve"> contained in the</w:t>
      </w:r>
      <w:ins w:id="9208" w:author="Rev 11 Allen Wirfs-Brock" w:date="2012-10-06T13:26:00Z">
        <w:r w:rsidR="00E71778">
          <w:t xml:space="preserve"> outermost </w:t>
        </w:r>
        <w:r w:rsidR="00E71778" w:rsidRPr="00BF3919">
          <w:rPr>
            <w:rStyle w:val="bnf"/>
          </w:rPr>
          <w:t>StatementList</w:t>
        </w:r>
        <w:r w:rsidR="00E71778">
          <w:t xml:space="preserve"> of the</w:t>
        </w:r>
      </w:ins>
      <w:r w:rsidRPr="008B7F6F">
        <w:t xml:space="preserve"> function code.</w:t>
      </w:r>
      <w:commentRangeEnd w:id="9200"/>
      <w:r w:rsidR="00FD005B" w:rsidRPr="006B6D0A">
        <w:rPr>
          <w:rStyle w:val="CommentReference"/>
          <w:lang w:val="en-GB"/>
        </w:rPr>
        <w:commentReference w:id="9200"/>
      </w:r>
    </w:p>
    <w:p w:rsidR="001C4CB5" w:rsidRPr="00E77497" w:rsidRDefault="001C4CB5" w:rsidP="001C4CB5">
      <w:pPr>
        <w:rPr>
          <w:ins w:id="9209" w:author="Rev 11 Allen Wirfs-Brock" w:date="2012-10-06T14:07:00Z"/>
        </w:rPr>
      </w:pPr>
      <w:ins w:id="9210" w:author="Rev 11 Allen Wirfs-Brock" w:date="2012-10-06T14:07:00Z">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ins>
    </w:p>
    <w:p w:rsidR="001C4CB5" w:rsidRPr="00E77497" w:rsidRDefault="001C4CB5" w:rsidP="001C4CB5">
      <w:pPr>
        <w:pStyle w:val="Alg4"/>
        <w:numPr>
          <w:ilvl w:val="0"/>
          <w:numId w:val="378"/>
        </w:numPr>
        <w:rPr>
          <w:ins w:id="9211" w:author="Rev 11 Allen Wirfs-Brock" w:date="2012-10-06T14:07:00Z"/>
        </w:rPr>
      </w:pPr>
      <w:ins w:id="9212" w:author="Rev 11 Allen Wirfs-Brock" w:date="2012-10-06T14:07:00Z">
        <w:r w:rsidRPr="00E77497">
          <w:t xml:space="preserve">Let </w:t>
        </w:r>
        <w:r w:rsidRPr="00E77497">
          <w:rPr>
            <w:i/>
          </w:rPr>
          <w:t>len</w:t>
        </w:r>
        <w:r w:rsidRPr="00E77497">
          <w:t xml:space="preserve"> be the number of elements in </w:t>
        </w:r>
        <w:r w:rsidRPr="00E77497">
          <w:rPr>
            <w:i/>
          </w:rPr>
          <w:t>args</w:t>
        </w:r>
        <w:r w:rsidRPr="00E77497">
          <w:t>.</w:t>
        </w:r>
      </w:ins>
    </w:p>
    <w:p w:rsidR="001C4CB5" w:rsidRPr="00E77497" w:rsidRDefault="001C4CB5" w:rsidP="001C4CB5">
      <w:pPr>
        <w:pStyle w:val="Alg4"/>
        <w:numPr>
          <w:ilvl w:val="0"/>
          <w:numId w:val="378"/>
        </w:numPr>
        <w:rPr>
          <w:ins w:id="9213" w:author="Rev 11 Allen Wirfs-Brock" w:date="2012-10-06T14:07:00Z"/>
        </w:rPr>
      </w:pPr>
      <w:ins w:id="9214" w:author="Rev 11 Allen Wirfs-Brock" w:date="2012-10-06T14:07:00Z">
        <w:r w:rsidRPr="00E77497">
          <w:t xml:space="preserve">Let </w:t>
        </w:r>
        <w:r w:rsidRPr="00E77497">
          <w:rPr>
            <w:i/>
          </w:rPr>
          <w:t xml:space="preserve">obj </w:t>
        </w:r>
        <w:r w:rsidRPr="00E77497">
          <w:t xml:space="preserve">be the result </w:t>
        </w:r>
        <w:r>
          <w:t>of the abstract operation ObjectCreate</w:t>
        </w:r>
        <w:r w:rsidRPr="00E77497">
          <w:t>.</w:t>
        </w:r>
      </w:ins>
    </w:p>
    <w:p w:rsidR="001C4CB5" w:rsidRPr="00E77497" w:rsidRDefault="001C4CB5" w:rsidP="001C4CB5">
      <w:pPr>
        <w:pStyle w:val="Alg4"/>
        <w:numPr>
          <w:ilvl w:val="0"/>
          <w:numId w:val="378"/>
        </w:numPr>
        <w:rPr>
          <w:ins w:id="9215" w:author="Rev 11 Allen Wirfs-Brock" w:date="2012-10-06T14:07:00Z"/>
        </w:rPr>
      </w:pPr>
      <w:ins w:id="9216" w:author="Rev 11 Allen Wirfs-Brock" w:date="2012-10-06T14:07:00Z">
        <w:r w:rsidRPr="00E77497">
          <w:t xml:space="preserve">Add the [[NativeBrand]] internal property to </w:t>
        </w:r>
        <w:r w:rsidRPr="00E77497">
          <w:rPr>
            <w:i/>
          </w:rPr>
          <w:t xml:space="preserve">obj </w:t>
        </w:r>
        <w:r w:rsidRPr="00E77497">
          <w:t>with value NativeArguments.</w:t>
        </w:r>
      </w:ins>
    </w:p>
    <w:p w:rsidR="001C4CB5" w:rsidRPr="00E77497" w:rsidRDefault="001C4CB5" w:rsidP="001C4CB5">
      <w:pPr>
        <w:pStyle w:val="Alg4"/>
        <w:numPr>
          <w:ilvl w:val="0"/>
          <w:numId w:val="378"/>
        </w:numPr>
        <w:rPr>
          <w:ins w:id="9217" w:author="Rev 11 Allen Wirfs-Brock" w:date="2012-10-06T14:07:00Z"/>
        </w:rPr>
      </w:pPr>
      <w:ins w:id="9218" w:author="Rev 11 Allen Wirfs-Brock" w:date="2012-10-06T14:07:00Z">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rsidR="001C4CB5" w:rsidRPr="00E77497" w:rsidRDefault="001C4CB5" w:rsidP="001C4CB5">
      <w:pPr>
        <w:pStyle w:val="Alg4"/>
        <w:numPr>
          <w:ilvl w:val="0"/>
          <w:numId w:val="378"/>
        </w:numPr>
        <w:rPr>
          <w:ins w:id="9219" w:author="Rev 11 Allen Wirfs-Brock" w:date="2012-10-06T14:07:00Z"/>
        </w:rPr>
      </w:pPr>
      <w:ins w:id="9220" w:author="Rev 11 Allen Wirfs-Brock" w:date="2012-10-06T14:07:00Z">
        <w:r w:rsidRPr="00E77497">
          <w:t xml:space="preserve">Let </w:t>
        </w:r>
        <w:r w:rsidRPr="00E77497">
          <w:rPr>
            <w:i/>
          </w:rPr>
          <w:t>indx</w:t>
        </w:r>
        <w:r w:rsidRPr="00E77497">
          <w:t xml:space="preserve"> = </w:t>
        </w:r>
        <w:r w:rsidRPr="00E77497">
          <w:rPr>
            <w:i/>
          </w:rPr>
          <w:t>len</w:t>
        </w:r>
        <w:r w:rsidRPr="00E77497">
          <w:t xml:space="preserve">  - 1.</w:t>
        </w:r>
      </w:ins>
    </w:p>
    <w:p w:rsidR="001C4CB5" w:rsidRPr="00E77497" w:rsidRDefault="001C4CB5" w:rsidP="00217EA5">
      <w:pPr>
        <w:pStyle w:val="Alg4"/>
        <w:numPr>
          <w:ilvl w:val="0"/>
          <w:numId w:val="378"/>
        </w:numPr>
        <w:rPr>
          <w:ins w:id="9221" w:author="Rev 11 Allen Wirfs-Brock" w:date="2012-10-06T14:07:00Z"/>
        </w:rPr>
      </w:pPr>
      <w:ins w:id="9222" w:author="Rev 11 Allen Wirfs-Brock" w:date="2012-10-06T14:07:00Z">
        <w:r w:rsidRPr="00E77497">
          <w:t xml:space="preserve">Repeat while </w:t>
        </w:r>
        <w:r w:rsidRPr="00E77497">
          <w:rPr>
            <w:i/>
          </w:rPr>
          <w:t>indx</w:t>
        </w:r>
        <w:r w:rsidRPr="00E77497">
          <w:t xml:space="preserve"> </w:t>
        </w:r>
      </w:ins>
      <w:ins w:id="9223" w:author="Rev 11 Allen Wirfs-Brock" w:date="2012-10-24T08:50:00Z">
        <w:r w:rsidR="00217EA5">
          <w:t>≥</w:t>
        </w:r>
      </w:ins>
      <w:ins w:id="9224" w:author="Rev 11 Allen Wirfs-Brock" w:date="2012-10-06T14:07:00Z">
        <w:r w:rsidRPr="00E77497">
          <w:t xml:space="preserve"> 0, </w:t>
        </w:r>
      </w:ins>
    </w:p>
    <w:p w:rsidR="001C4CB5" w:rsidRPr="00E77497" w:rsidRDefault="001C4CB5" w:rsidP="001C4CB5">
      <w:pPr>
        <w:pStyle w:val="Alg4"/>
        <w:numPr>
          <w:ilvl w:val="1"/>
          <w:numId w:val="378"/>
        </w:numPr>
        <w:rPr>
          <w:ins w:id="9225" w:author="Rev 11 Allen Wirfs-Brock" w:date="2012-10-06T14:07:00Z"/>
        </w:rPr>
      </w:pPr>
      <w:ins w:id="9226" w:author="Rev 11 Allen Wirfs-Brock" w:date="2012-10-06T14:07: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rsidR="001C4CB5" w:rsidRPr="00E77497" w:rsidRDefault="001C4CB5" w:rsidP="001C4CB5">
      <w:pPr>
        <w:pStyle w:val="Alg4"/>
        <w:numPr>
          <w:ilvl w:val="1"/>
          <w:numId w:val="378"/>
        </w:numPr>
        <w:rPr>
          <w:ins w:id="9227" w:author="Rev 11 Allen Wirfs-Brock" w:date="2012-10-06T14:07:00Z"/>
        </w:rPr>
      </w:pPr>
      <w:ins w:id="9228" w:author="Rev 11 Allen Wirfs-Brock" w:date="2012-10-06T14:07: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rsidR="001C4CB5" w:rsidRPr="00E77497" w:rsidRDefault="001C4CB5" w:rsidP="001C4CB5">
      <w:pPr>
        <w:pStyle w:val="Alg4"/>
        <w:numPr>
          <w:ilvl w:val="1"/>
          <w:numId w:val="378"/>
        </w:numPr>
        <w:rPr>
          <w:ins w:id="9229" w:author="Rev 11 Allen Wirfs-Brock" w:date="2012-10-06T14:07:00Z"/>
        </w:rPr>
      </w:pPr>
      <w:ins w:id="9230" w:author="Rev 11 Allen Wirfs-Brock" w:date="2012-10-06T14:07:00Z">
        <w:r w:rsidRPr="00E77497">
          <w:t xml:space="preserve">Let </w:t>
        </w:r>
        <w:r w:rsidRPr="00E77497">
          <w:rPr>
            <w:i/>
          </w:rPr>
          <w:t>indx</w:t>
        </w:r>
        <w:r w:rsidRPr="00E77497">
          <w:t xml:space="preserve"> = </w:t>
        </w:r>
        <w:r w:rsidRPr="00E77497">
          <w:rPr>
            <w:i/>
          </w:rPr>
          <w:t>indx</w:t>
        </w:r>
        <w:r w:rsidRPr="00E77497">
          <w:t xml:space="preserve"> - 1</w:t>
        </w:r>
      </w:ins>
    </w:p>
    <w:p w:rsidR="001C4CB5" w:rsidRPr="00E77497" w:rsidRDefault="001C4CB5" w:rsidP="001C4CB5">
      <w:pPr>
        <w:pStyle w:val="Alg4"/>
        <w:numPr>
          <w:ilvl w:val="0"/>
          <w:numId w:val="378"/>
        </w:numPr>
        <w:spacing w:after="120"/>
        <w:rPr>
          <w:ins w:id="9231" w:author="Rev 11 Allen Wirfs-Brock" w:date="2012-10-06T14:07:00Z"/>
        </w:rPr>
      </w:pPr>
      <w:ins w:id="9232" w:author="Rev 11 Allen Wirfs-Brock" w:date="2012-10-06T14:07:00Z">
        <w:r w:rsidRPr="00E77497">
          <w:t xml:space="preserve">Return </w:t>
        </w:r>
        <w:r w:rsidRPr="00E77497">
          <w:rPr>
            <w:i/>
          </w:rPr>
          <w:t>obj</w:t>
        </w:r>
      </w:ins>
    </w:p>
    <w:p w:rsidR="00AA78BC" w:rsidRPr="009C202C" w:rsidRDefault="00AA78BC" w:rsidP="00AA78BC">
      <w:pPr>
        <w:rPr>
          <w:ins w:id="9233" w:author="Rev 4 Allen Wirfs-Brock" w:date="2011-10-21T15:13:00Z"/>
        </w:rPr>
      </w:pPr>
      <w:ins w:id="9234" w:author="Rev 4 Allen Wirfs-Brock" w:date="2011-10-21T15:13:00Z">
        <w:r w:rsidRPr="006B6D0A">
          <w:t xml:space="preserve">The abstract operation </w:t>
        </w:r>
      </w:ins>
      <w:ins w:id="9235" w:author="Rev 11 Allen Wirfs-Brock" w:date="2012-10-02T18:04:00Z">
        <w:r w:rsidR="006164EE" w:rsidRPr="006164EE">
          <w:rPr>
            <w:rFonts w:ascii="Times New Roman" w:hAnsi="Times New Roman"/>
            <w:i/>
          </w:rPr>
          <w:t>CompleteStrictArgumentsObject</w:t>
        </w:r>
        <w:r w:rsidR="006164EE" w:rsidRPr="00E77497">
          <w:t xml:space="preserve"> </w:t>
        </w:r>
      </w:ins>
      <w:ins w:id="9236" w:author="Rev 4 Allen Wirfs-Brock" w:date="2011-10-21T15:13:00Z">
        <w:del w:id="9237" w:author="Rev 11 Allen Wirfs-Brock" w:date="2012-10-02T18:04:00Z">
          <w:r w:rsidRPr="000358AB" w:rsidDel="006164EE">
            <w:rPr>
              <w:rFonts w:ascii="Times New Roman" w:hAnsi="Times New Roman"/>
            </w:rPr>
            <w:delText>CreateStrictArgumentsObject</w:delText>
          </w:r>
          <w:r w:rsidRPr="009C202C" w:rsidDel="006164EE">
            <w:delText xml:space="preserve"> </w:delText>
          </w:r>
        </w:del>
        <w:r w:rsidRPr="009C202C">
          <w:t xml:space="preserve">called with argument </w:t>
        </w:r>
        <w:del w:id="9238" w:author="Rev 11 Allen Wirfs-Brock" w:date="2012-10-02T18:00:00Z">
          <w:r w:rsidRPr="006164EE" w:rsidDel="006164EE">
            <w:rPr>
              <w:rFonts w:ascii="Times New Roman" w:hAnsi="Times New Roman"/>
              <w:i/>
            </w:rPr>
            <w:delText>list args</w:delText>
          </w:r>
        </w:del>
      </w:ins>
      <w:ins w:id="9239" w:author="Rev 11 Allen Wirfs-Brock" w:date="2012-10-02T18:00:00Z">
        <w:r w:rsidR="006164EE" w:rsidRPr="006164EE">
          <w:rPr>
            <w:rFonts w:ascii="Times New Roman" w:hAnsi="Times New Roman"/>
            <w:i/>
          </w:rPr>
          <w:t>obj</w:t>
        </w:r>
      </w:ins>
      <w:ins w:id="9240" w:author="Rev 11 Allen Wirfs-Brock" w:date="2012-10-02T18:01:00Z">
        <w:r w:rsidR="006164EE">
          <w:rPr>
            <w:rFonts w:ascii="Times New Roman" w:hAnsi="Times New Roman"/>
          </w:rPr>
          <w:t xml:space="preserve"> </w:t>
        </w:r>
        <w:r w:rsidR="006164EE" w:rsidRPr="006164EE">
          <w:rPr>
            <w:rFonts w:cs="Arial"/>
          </w:rPr>
          <w:t>which must have been previous created by the abstraction operation</w:t>
        </w:r>
        <w:r w:rsidR="006164EE">
          <w:rPr>
            <w:rFonts w:ascii="Times New Roman" w:hAnsi="Times New Roman"/>
          </w:rPr>
          <w:t xml:space="preserve"> </w:t>
        </w:r>
      </w:ins>
      <w:ins w:id="9241" w:author="Rev 11 Allen Wirfs-Brock" w:date="2012-10-02T18:02:00Z">
        <w:r w:rsidR="006164EE" w:rsidRPr="000358AB">
          <w:rPr>
            <w:rFonts w:ascii="Times New Roman" w:hAnsi="Times New Roman"/>
          </w:rPr>
          <w:t>InstantiateArgumentsObject</w:t>
        </w:r>
      </w:ins>
      <w:ins w:id="9242" w:author="Rev 11 Allen Wirfs-Brock" w:date="2012-10-02T18:03:00Z">
        <w:r w:rsidR="006164EE">
          <w:rPr>
            <w:rFonts w:ascii="Times New Roman" w:hAnsi="Times New Roman"/>
          </w:rPr>
          <w:t>.</w:t>
        </w:r>
      </w:ins>
      <w:ins w:id="9243" w:author="Rev 4 Allen Wirfs-Brock" w:date="2011-10-21T15:13:00Z">
        <w:r w:rsidRPr="009C202C">
          <w:t xml:space="preserve"> </w:t>
        </w:r>
        <w:del w:id="9244" w:author="Rev 11 Allen Wirfs-Brock" w:date="2012-10-02T18:03:00Z">
          <w:r w:rsidRPr="009C202C" w:rsidDel="006164EE">
            <w:delText>performs t</w:delText>
          </w:r>
        </w:del>
      </w:ins>
      <w:ins w:id="9245" w:author="Rev 11 Allen Wirfs-Brock" w:date="2012-10-02T18:03:00Z">
        <w:r w:rsidR="006164EE">
          <w:t>T</w:t>
        </w:r>
      </w:ins>
      <w:ins w:id="9246" w:author="Rev 4 Allen Wirfs-Brock" w:date="2011-10-21T15:13:00Z">
        <w:r w:rsidRPr="009C202C">
          <w:t>he following steps</w:t>
        </w:r>
      </w:ins>
      <w:ins w:id="9247" w:author="Rev 11 Allen Wirfs-Brock" w:date="2012-10-02T18:03:00Z">
        <w:r w:rsidR="006164EE">
          <w:t xml:space="preserve"> are performed</w:t>
        </w:r>
      </w:ins>
      <w:ins w:id="9248" w:author="Rev 4 Allen Wirfs-Brock" w:date="2011-10-21T15:13:00Z">
        <w:r w:rsidRPr="009C202C">
          <w:t>:</w:t>
        </w:r>
      </w:ins>
    </w:p>
    <w:p w:rsidR="00AA78BC" w:rsidRPr="00E77497" w:rsidDel="006164EE" w:rsidRDefault="00AA78BC" w:rsidP="009A20C6">
      <w:pPr>
        <w:pStyle w:val="Alg4"/>
        <w:numPr>
          <w:ilvl w:val="0"/>
          <w:numId w:val="605"/>
        </w:numPr>
        <w:rPr>
          <w:ins w:id="9249" w:author="Rev 4 Allen Wirfs-Brock" w:date="2011-10-21T15:13:00Z"/>
          <w:del w:id="9250" w:author="Rev 11 Allen Wirfs-Brock" w:date="2012-10-02T18:01:00Z"/>
        </w:rPr>
      </w:pPr>
      <w:ins w:id="9251" w:author="Rev 4 Allen Wirfs-Brock" w:date="2011-10-21T15:13:00Z">
        <w:del w:id="9252" w:author="Rev 11 Allen Wirfs-Brock" w:date="2012-10-02T18:01:00Z">
          <w:r w:rsidRPr="00675B74" w:rsidDel="006164EE">
            <w:delText xml:space="preserve">Let </w:delText>
          </w:r>
          <w:r w:rsidRPr="00E77497" w:rsidDel="006164EE">
            <w:rPr>
              <w:i/>
            </w:rPr>
            <w:delText>len</w:delText>
          </w:r>
          <w:r w:rsidRPr="00E77497" w:rsidDel="006164EE">
            <w:delText xml:space="preserve"> be the number of elements in </w:delText>
          </w:r>
          <w:r w:rsidRPr="00E77497" w:rsidDel="006164EE">
            <w:rPr>
              <w:i/>
            </w:rPr>
            <w:delText>args</w:delText>
          </w:r>
          <w:r w:rsidRPr="00E77497" w:rsidDel="006164EE">
            <w:delText>.</w:delText>
          </w:r>
        </w:del>
      </w:ins>
    </w:p>
    <w:p w:rsidR="00AA78BC" w:rsidRPr="00E77497" w:rsidDel="006164EE" w:rsidRDefault="00AA78BC" w:rsidP="009A20C6">
      <w:pPr>
        <w:pStyle w:val="Alg4"/>
        <w:numPr>
          <w:ilvl w:val="0"/>
          <w:numId w:val="605"/>
        </w:numPr>
        <w:rPr>
          <w:ins w:id="9253" w:author="Rev 4 Allen Wirfs-Brock" w:date="2011-10-21T15:13:00Z"/>
          <w:del w:id="9254" w:author="Rev 11 Allen Wirfs-Brock" w:date="2012-10-02T18:01:00Z"/>
        </w:rPr>
      </w:pPr>
      <w:ins w:id="9255" w:author="Rev 4 Allen Wirfs-Brock" w:date="2011-10-21T15:13:00Z">
        <w:del w:id="9256" w:author="Rev 11 Allen Wirfs-Brock" w:date="2012-10-02T18:01:00Z">
          <w:r w:rsidRPr="00E77497" w:rsidDel="006164EE">
            <w:delText xml:space="preserve">Let </w:delText>
          </w:r>
          <w:r w:rsidRPr="00E77497" w:rsidDel="006164EE">
            <w:rPr>
              <w:i/>
            </w:rPr>
            <w:delText>obj</w:delText>
          </w:r>
          <w:r w:rsidRPr="00E77497" w:rsidDel="006164EE">
            <w:delText xml:space="preserve"> be the result of the abstraction operation </w:delText>
          </w:r>
          <w:r w:rsidRPr="000358AB" w:rsidDel="006164EE">
            <w:delText>InstantiateArgumentsObject</w:delText>
          </w:r>
        </w:del>
      </w:ins>
      <w:del w:id="9257" w:author="Rev 11 Allen Wirfs-Brock" w:date="2012-10-02T18:01:00Z">
        <w:r w:rsidRPr="00E77497" w:rsidDel="006164EE">
          <w:rPr>
            <w:i/>
          </w:rPr>
          <w:delText xml:space="preserve"> </w:delText>
        </w:r>
      </w:del>
      <w:ins w:id="9258" w:author="Rev 4 Allen Wirfs-Brock" w:date="2011-10-21T15:13:00Z">
        <w:del w:id="9259" w:author="Rev 11 Allen Wirfs-Brock" w:date="2012-10-02T18:01:00Z">
          <w:r w:rsidRPr="00E77497" w:rsidDel="006164EE">
            <w:delText>with argument</w:delText>
          </w:r>
        </w:del>
      </w:ins>
      <w:del w:id="9260" w:author="Rev 11 Allen Wirfs-Brock" w:date="2012-10-02T18:01:00Z">
        <w:r w:rsidRPr="00E77497" w:rsidDel="006164EE">
          <w:delText xml:space="preserve"> </w:delText>
        </w:r>
      </w:del>
      <w:ins w:id="9261" w:author="Rev 4 Allen Wirfs-Brock" w:date="2011-10-21T15:13:00Z">
        <w:del w:id="9262" w:author="Rev 11 Allen Wirfs-Brock" w:date="2012-10-02T18:01:00Z">
          <w:r w:rsidRPr="00E77497" w:rsidDel="006164EE">
            <w:rPr>
              <w:i/>
            </w:rPr>
            <w:delText>len</w:delText>
          </w:r>
          <w:r w:rsidRPr="00E77497" w:rsidDel="006164EE">
            <w:delText>.</w:delText>
          </w:r>
        </w:del>
      </w:ins>
    </w:p>
    <w:p w:rsidR="00AA78BC" w:rsidRPr="00E77497" w:rsidDel="006164EE" w:rsidRDefault="00AA78BC" w:rsidP="009A20C6">
      <w:pPr>
        <w:pStyle w:val="Alg4"/>
        <w:numPr>
          <w:ilvl w:val="0"/>
          <w:numId w:val="605"/>
        </w:numPr>
        <w:rPr>
          <w:ins w:id="9263" w:author="Rev 4 Allen Wirfs-Brock" w:date="2011-10-21T15:13:00Z"/>
          <w:del w:id="9264" w:author="Rev 11 Allen Wirfs-Brock" w:date="2012-10-02T18:01:00Z"/>
        </w:rPr>
      </w:pPr>
      <w:ins w:id="9265" w:author="Rev 4 Allen Wirfs-Brock" w:date="2011-10-21T15:13:00Z">
        <w:del w:id="9266" w:author="Rev 11 Allen Wirfs-Brock" w:date="2012-10-02T18:01:00Z">
          <w:r w:rsidRPr="00E77497" w:rsidDel="006164EE">
            <w:delText xml:space="preserve">Let </w:delText>
          </w:r>
          <w:r w:rsidRPr="00E77497" w:rsidDel="006164EE">
            <w:rPr>
              <w:i/>
            </w:rPr>
            <w:delText>indx</w:delText>
          </w:r>
          <w:r w:rsidRPr="00E77497" w:rsidDel="006164EE">
            <w:delText xml:space="preserve"> = </w:delText>
          </w:r>
          <w:r w:rsidRPr="00E77497" w:rsidDel="006164EE">
            <w:rPr>
              <w:i/>
            </w:rPr>
            <w:delText>len</w:delText>
          </w:r>
          <w:r w:rsidRPr="00E77497" w:rsidDel="006164EE">
            <w:delText xml:space="preserve">  - 1.</w:delText>
          </w:r>
        </w:del>
      </w:ins>
    </w:p>
    <w:p w:rsidR="00AA78BC" w:rsidRPr="00E77497" w:rsidDel="006164EE" w:rsidRDefault="00AA78BC" w:rsidP="009A20C6">
      <w:pPr>
        <w:pStyle w:val="Alg4"/>
        <w:numPr>
          <w:ilvl w:val="0"/>
          <w:numId w:val="605"/>
        </w:numPr>
        <w:rPr>
          <w:ins w:id="9267" w:author="Rev 4 Allen Wirfs-Brock" w:date="2011-10-21T15:13:00Z"/>
          <w:del w:id="9268" w:author="Rev 11 Allen Wirfs-Brock" w:date="2012-10-02T18:01:00Z"/>
        </w:rPr>
      </w:pPr>
      <w:ins w:id="9269" w:author="Rev 4 Allen Wirfs-Brock" w:date="2011-10-21T15:13:00Z">
        <w:del w:id="9270" w:author="Rev 11 Allen Wirfs-Brock" w:date="2012-10-02T18:01:00Z">
          <w:r w:rsidRPr="00E77497" w:rsidDel="006164EE">
            <w:delText xml:space="preserve">Repeat while </w:delText>
          </w:r>
          <w:r w:rsidRPr="00E77497" w:rsidDel="006164EE">
            <w:rPr>
              <w:i/>
            </w:rPr>
            <w:delText>indx</w:delText>
          </w:r>
          <w:r w:rsidRPr="00E77497" w:rsidDel="006164EE">
            <w:delText xml:space="preserve"> &gt;= 0, </w:delText>
          </w:r>
        </w:del>
      </w:ins>
    </w:p>
    <w:p w:rsidR="00AA78BC" w:rsidRPr="00E77497" w:rsidDel="006164EE" w:rsidRDefault="00AA78BC" w:rsidP="009A20C6">
      <w:pPr>
        <w:pStyle w:val="Alg4"/>
        <w:numPr>
          <w:ilvl w:val="1"/>
          <w:numId w:val="605"/>
        </w:numPr>
        <w:tabs>
          <w:tab w:val="clear" w:pos="1080"/>
          <w:tab w:val="num" w:pos="720"/>
        </w:tabs>
        <w:ind w:left="720"/>
        <w:rPr>
          <w:ins w:id="9271" w:author="Rev 4 Allen Wirfs-Brock" w:date="2011-10-21T15:13:00Z"/>
          <w:del w:id="9272" w:author="Rev 11 Allen Wirfs-Brock" w:date="2012-10-02T18:01:00Z"/>
        </w:rPr>
      </w:pPr>
      <w:ins w:id="9273" w:author="Rev 4 Allen Wirfs-Brock" w:date="2011-10-21T15:13:00Z">
        <w:del w:id="9274" w:author="Rev 11 Allen Wirfs-Brock" w:date="2012-10-02T18:01:00Z">
          <w:r w:rsidRPr="00E77497" w:rsidDel="006164EE">
            <w:delText xml:space="preserve">Let </w:delText>
          </w:r>
          <w:r w:rsidRPr="00E77497" w:rsidDel="006164EE">
            <w:rPr>
              <w:i/>
            </w:rPr>
            <w:delText>val</w:delText>
          </w:r>
          <w:r w:rsidRPr="00E77497" w:rsidDel="006164EE">
            <w:delText xml:space="preserve"> be the element of </w:delText>
          </w:r>
          <w:r w:rsidRPr="00E77497" w:rsidDel="006164EE">
            <w:rPr>
              <w:i/>
            </w:rPr>
            <w:delText>args</w:delText>
          </w:r>
          <w:r w:rsidRPr="00E77497" w:rsidDel="006164EE">
            <w:delText xml:space="preserve"> at 0-origined list position </w:delText>
          </w:r>
          <w:r w:rsidRPr="00E77497" w:rsidDel="006164EE">
            <w:rPr>
              <w:i/>
            </w:rPr>
            <w:delText>indx</w:delText>
          </w:r>
          <w:r w:rsidRPr="00E77497" w:rsidDel="006164EE">
            <w:delText>.</w:delText>
          </w:r>
        </w:del>
      </w:ins>
    </w:p>
    <w:p w:rsidR="00AA78BC" w:rsidRPr="00E77497" w:rsidDel="006164EE" w:rsidRDefault="00AA78BC" w:rsidP="009A20C6">
      <w:pPr>
        <w:pStyle w:val="Alg4"/>
        <w:numPr>
          <w:ilvl w:val="1"/>
          <w:numId w:val="605"/>
        </w:numPr>
        <w:tabs>
          <w:tab w:val="clear" w:pos="1080"/>
          <w:tab w:val="num" w:pos="720"/>
        </w:tabs>
        <w:ind w:left="720"/>
        <w:rPr>
          <w:ins w:id="9275" w:author="Rev 4 Allen Wirfs-Brock" w:date="2011-10-21T15:13:00Z"/>
          <w:del w:id="9276" w:author="Rev 11 Allen Wirfs-Brock" w:date="2012-10-02T18:01:00Z"/>
        </w:rPr>
      </w:pPr>
      <w:ins w:id="9277" w:author="Rev 4 Allen Wirfs-Brock" w:date="2011-10-21T15:13:00Z">
        <w:del w:id="9278" w:author="Rev 11 Allen Wirfs-Brock" w:date="2012-10-02T18:01:00Z">
          <w:r w:rsidRPr="00E77497" w:rsidDel="006164EE">
            <w:delText xml:space="preserve">Call the [[DefineOwnProperty]] internal method on </w:delText>
          </w:r>
          <w:r w:rsidRPr="00E77497" w:rsidDel="006164EE">
            <w:rPr>
              <w:i/>
            </w:rPr>
            <w:delText>obj</w:delText>
          </w:r>
          <w:r w:rsidRPr="00E77497" w:rsidDel="006164EE">
            <w:delText xml:space="preserve"> passing ToString(</w:delText>
          </w:r>
          <w:r w:rsidRPr="00E77497" w:rsidDel="006164EE">
            <w:rPr>
              <w:i/>
            </w:rPr>
            <w:delText>indx</w:delText>
          </w:r>
          <w:r w:rsidRPr="00E77497" w:rsidDel="006164EE">
            <w:delText>), the p</w:delText>
          </w:r>
        </w:del>
      </w:ins>
      <w:ins w:id="9279" w:author="Rev 10 Allen Wirfs-Brock" w:date="2012-08-13T16:35:00Z">
        <w:del w:id="9280" w:author="Rev 11 Allen Wirfs-Brock" w:date="2012-10-02T18:01:00Z">
          <w:r w:rsidR="0003414D" w:rsidDel="006164EE">
            <w:delText>P</w:delText>
          </w:r>
        </w:del>
      </w:ins>
      <w:ins w:id="9281" w:author="Rev 4 Allen Wirfs-Brock" w:date="2011-10-21T15:13:00Z">
        <w:del w:id="9282" w:author="Rev 11 Allen Wirfs-Brock" w:date="2012-10-02T18:01:00Z">
          <w:r w:rsidRPr="00E77497" w:rsidDel="006164EE">
            <w:delText>roperty d</w:delText>
          </w:r>
        </w:del>
      </w:ins>
      <w:ins w:id="9283" w:author="Rev 10 Allen Wirfs-Brock" w:date="2012-08-13T16:35:00Z">
        <w:del w:id="9284" w:author="Rev 11 Allen Wirfs-Brock" w:date="2012-10-02T18:01:00Z">
          <w:r w:rsidR="0003414D" w:rsidDel="006164EE">
            <w:delText>D</w:delText>
          </w:r>
        </w:del>
      </w:ins>
      <w:ins w:id="9285" w:author="Rev 4 Allen Wirfs-Brock" w:date="2011-10-21T15:13:00Z">
        <w:del w:id="9286" w:author="Rev 11 Allen Wirfs-Brock" w:date="2012-10-02T18:01:00Z">
          <w:r w:rsidRPr="00E77497" w:rsidDel="006164EE">
            <w:delText xml:space="preserve">escriptor {[[Value]]: </w:delText>
          </w:r>
          <w:r w:rsidRPr="00E77497" w:rsidDel="006164EE">
            <w:rPr>
              <w:i/>
            </w:rPr>
            <w:delText>val</w:delText>
          </w:r>
          <w:r w:rsidRPr="00E77497" w:rsidDel="006164EE">
            <w:delText xml:space="preserve">, [[Writable]]: </w:delText>
          </w:r>
          <w:r w:rsidRPr="00E77497" w:rsidDel="006164EE">
            <w:rPr>
              <w:b/>
            </w:rPr>
            <w:delText>true</w:delText>
          </w:r>
          <w:r w:rsidRPr="00E77497" w:rsidDel="006164EE">
            <w:delText xml:space="preserve">, [[Enumerable]]: </w:delText>
          </w:r>
          <w:r w:rsidRPr="00E77497" w:rsidDel="006164EE">
            <w:rPr>
              <w:b/>
            </w:rPr>
            <w:delText>true</w:delText>
          </w:r>
          <w:r w:rsidRPr="00E77497" w:rsidDel="006164EE">
            <w:delText xml:space="preserve">, [[Configurable]]: </w:delText>
          </w:r>
          <w:r w:rsidRPr="00E77497" w:rsidDel="006164EE">
            <w:rPr>
              <w:b/>
            </w:rPr>
            <w:delText>true</w:delText>
          </w:r>
          <w:r w:rsidRPr="00E77497" w:rsidDel="006164EE">
            <w:delText xml:space="preserve">}, and </w:delText>
          </w:r>
          <w:r w:rsidRPr="00E77497" w:rsidDel="006164EE">
            <w:rPr>
              <w:b/>
            </w:rPr>
            <w:delText>false</w:delText>
          </w:r>
          <w:r w:rsidRPr="00E77497" w:rsidDel="006164EE">
            <w:delText xml:space="preserve"> as arguments.</w:delText>
          </w:r>
        </w:del>
      </w:ins>
    </w:p>
    <w:p w:rsidR="00AA78BC" w:rsidRPr="00E77497" w:rsidDel="006164EE" w:rsidRDefault="00AA78BC" w:rsidP="009A20C6">
      <w:pPr>
        <w:pStyle w:val="Alg4"/>
        <w:numPr>
          <w:ilvl w:val="1"/>
          <w:numId w:val="605"/>
        </w:numPr>
        <w:tabs>
          <w:tab w:val="clear" w:pos="1080"/>
          <w:tab w:val="num" w:pos="720"/>
        </w:tabs>
        <w:ind w:left="720"/>
        <w:rPr>
          <w:ins w:id="9287" w:author="Rev 4 Allen Wirfs-Brock" w:date="2011-10-21T15:13:00Z"/>
          <w:del w:id="9288" w:author="Rev 11 Allen Wirfs-Brock" w:date="2012-10-02T18:01:00Z"/>
        </w:rPr>
      </w:pPr>
      <w:ins w:id="9289" w:author="Rev 4 Allen Wirfs-Brock" w:date="2011-10-21T15:13:00Z">
        <w:del w:id="9290" w:author="Rev 11 Allen Wirfs-Brock" w:date="2012-10-02T18:01:00Z">
          <w:r w:rsidRPr="00E77497" w:rsidDel="006164EE">
            <w:delText xml:space="preserve">Let </w:delText>
          </w:r>
          <w:r w:rsidRPr="00E77497" w:rsidDel="006164EE">
            <w:rPr>
              <w:i/>
            </w:rPr>
            <w:delText>indx</w:delText>
          </w:r>
          <w:r w:rsidRPr="00E77497" w:rsidDel="006164EE">
            <w:delText xml:space="preserve"> = </w:delText>
          </w:r>
          <w:r w:rsidRPr="00E77497" w:rsidDel="006164EE">
            <w:rPr>
              <w:i/>
            </w:rPr>
            <w:delText>indx</w:delText>
          </w:r>
          <w:r w:rsidRPr="00E77497" w:rsidDel="006164EE">
            <w:delText xml:space="preserve"> - 1</w:delText>
          </w:r>
        </w:del>
      </w:ins>
    </w:p>
    <w:p w:rsidR="00AA78BC" w:rsidRPr="00E77497" w:rsidDel="003C404E" w:rsidRDefault="00AA78BC" w:rsidP="009A20C6">
      <w:pPr>
        <w:pStyle w:val="Alg4"/>
        <w:numPr>
          <w:ilvl w:val="0"/>
          <w:numId w:val="605"/>
        </w:numPr>
        <w:rPr>
          <w:ins w:id="9291" w:author="Rev 4 Allen Wirfs-Brock" w:date="2011-10-21T15:13:00Z"/>
          <w:del w:id="9292" w:author="Rev 11 Allen Wirfs-Brock" w:date="2012-10-26T13:01:00Z"/>
        </w:rPr>
      </w:pPr>
      <w:ins w:id="9293" w:author="Rev 4 Allen Wirfs-Brock" w:date="2011-10-21T15:13:00Z">
        <w:del w:id="9294" w:author="Rev 11 Allen Wirfs-Brock" w:date="2012-10-26T13:01:00Z">
          <w:r w:rsidRPr="00E77497" w:rsidDel="003C404E">
            <w:delText xml:space="preserve">Let </w:delText>
          </w:r>
          <w:r w:rsidRPr="00E77497" w:rsidDel="003C404E">
            <w:rPr>
              <w:i/>
            </w:rPr>
            <w:delText>thrower</w:delText>
          </w:r>
          <w:r w:rsidRPr="00E77497" w:rsidDel="003C404E">
            <w:delText xml:space="preserve"> be the [[ThrowTypeError]] function Object (13.2</w:delText>
          </w:r>
        </w:del>
      </w:ins>
      <w:ins w:id="9295" w:author="Rev 10 Allen Wirfs-Brock" w:date="2012-08-14T16:50:00Z">
        <w:del w:id="9296" w:author="Rev 11 Allen Wirfs-Brock" w:date="2012-10-26T13:01:00Z">
          <w:r w:rsidR="0053000C" w:rsidDel="003C404E">
            <w:delText>6</w:delText>
          </w:r>
        </w:del>
      </w:ins>
      <w:ins w:id="9297" w:author="Rev 4 Allen Wirfs-Brock" w:date="2011-10-21T15:13:00Z">
        <w:del w:id="9298" w:author="Rev 11 Allen Wirfs-Brock" w:date="2012-10-26T13:01:00Z">
          <w:r w:rsidRPr="00E77497" w:rsidDel="003C404E">
            <w:delText>.3).</w:delText>
          </w:r>
        </w:del>
      </w:ins>
    </w:p>
    <w:p w:rsidR="003C404E" w:rsidRDefault="003C404E" w:rsidP="003C404E">
      <w:pPr>
        <w:pStyle w:val="Alg4"/>
        <w:numPr>
          <w:ilvl w:val="0"/>
          <w:numId w:val="605"/>
        </w:numPr>
        <w:rPr>
          <w:ins w:id="9299" w:author="Rev 11 Allen Wirfs-Brock" w:date="2012-10-26T13:00:00Z"/>
        </w:rPr>
      </w:pPr>
      <w:ins w:id="9300" w:author="Rev 11 Allen Wirfs-Brock" w:date="2012-10-26T13:00:00Z">
        <w:r>
          <w:t xml:space="preserve">Perform the </w:t>
        </w:r>
        <w:r w:rsidRPr="003C404E">
          <w:rPr>
            <w:bCs/>
          </w:rPr>
          <w:t xml:space="preserve">AddRestrictedFunctionProperties abstract operator with argument </w:t>
        </w:r>
      </w:ins>
      <w:ins w:id="9301" w:author="Rev 11 Allen Wirfs-Brock" w:date="2012-10-26T13:01:00Z">
        <w:r>
          <w:rPr>
            <w:bCs/>
            <w:i/>
            <w:iCs/>
          </w:rPr>
          <w:t>obj</w:t>
        </w:r>
      </w:ins>
      <w:ins w:id="9302" w:author="Rev 11 Allen Wirfs-Brock" w:date="2012-10-26T13:00:00Z">
        <w:r w:rsidRPr="003C404E">
          <w:rPr>
            <w:bCs/>
          </w:rPr>
          <w:t>.</w:t>
        </w:r>
      </w:ins>
    </w:p>
    <w:p w:rsidR="00AA78BC" w:rsidRPr="00E77497" w:rsidDel="003C404E" w:rsidRDefault="00AA78BC" w:rsidP="009A20C6">
      <w:pPr>
        <w:pStyle w:val="Alg4"/>
        <w:numPr>
          <w:ilvl w:val="0"/>
          <w:numId w:val="605"/>
        </w:numPr>
        <w:rPr>
          <w:ins w:id="9303" w:author="Rev 4 Allen Wirfs-Brock" w:date="2011-10-21T15:13:00Z"/>
          <w:del w:id="9304" w:author="Rev 11 Allen Wirfs-Brock" w:date="2012-10-26T13:01:00Z"/>
        </w:rPr>
      </w:pPr>
      <w:ins w:id="9305" w:author="Rev 4 Allen Wirfs-Brock" w:date="2011-10-21T15:13:00Z">
        <w:del w:id="9306" w:author="Rev 11 Allen Wirfs-Brock" w:date="2012-10-26T13:01:00Z">
          <w:r w:rsidRPr="00E77497" w:rsidDel="003C404E">
            <w:delText xml:space="preserve">Call the [[DefineOwnProperty]] internal method of </w:delText>
          </w:r>
          <w:r w:rsidRPr="00E77497" w:rsidDel="003C404E">
            <w:rPr>
              <w:i/>
            </w:rPr>
            <w:delText>obj</w:delText>
          </w:r>
          <w:r w:rsidRPr="00E77497" w:rsidDel="003C404E">
            <w:delText xml:space="preserve"> with arguments </w:delText>
          </w:r>
          <w:r w:rsidRPr="00E77497" w:rsidDel="003C404E">
            <w:rPr>
              <w:rFonts w:ascii="Courier New" w:hAnsi="Courier New" w:cs="Courier New"/>
              <w:b/>
            </w:rPr>
            <w:delText>"caller"</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xml:space="preserve">, [[Configurable]]: </w:delText>
          </w:r>
          <w:r w:rsidRPr="00E77497" w:rsidDel="003C404E">
            <w:rPr>
              <w:b/>
            </w:rPr>
            <w:delText>false</w:delText>
          </w:r>
          <w:r w:rsidRPr="00E77497" w:rsidDel="003C404E">
            <w:delText xml:space="preserve">}, and </w:delText>
          </w:r>
          <w:r w:rsidRPr="00E77497" w:rsidDel="003C404E">
            <w:rPr>
              <w:b/>
            </w:rPr>
            <w:delText>false</w:delText>
          </w:r>
          <w:r w:rsidRPr="00E77497" w:rsidDel="003C404E">
            <w:delText>.</w:delText>
          </w:r>
        </w:del>
      </w:ins>
    </w:p>
    <w:p w:rsidR="00AA78BC" w:rsidRPr="00E77497" w:rsidDel="003C404E" w:rsidRDefault="00AA78BC" w:rsidP="009A20C6">
      <w:pPr>
        <w:pStyle w:val="Alg4"/>
        <w:numPr>
          <w:ilvl w:val="0"/>
          <w:numId w:val="605"/>
        </w:numPr>
        <w:rPr>
          <w:ins w:id="9307" w:author="Rev 4 Allen Wirfs-Brock" w:date="2011-10-21T15:13:00Z"/>
          <w:del w:id="9308" w:author="Rev 11 Allen Wirfs-Brock" w:date="2012-10-26T13:01:00Z"/>
        </w:rPr>
      </w:pPr>
      <w:ins w:id="9309" w:author="Rev 4 Allen Wirfs-Brock" w:date="2011-10-21T15:13:00Z">
        <w:del w:id="9310" w:author="Rev 11 Allen Wirfs-Brock" w:date="2012-10-26T13:01:00Z">
          <w:r w:rsidRPr="00E77497" w:rsidDel="003C404E">
            <w:delText xml:space="preserve">Call the [[DefineOwnProperty]] internal method of </w:delText>
          </w:r>
          <w:r w:rsidRPr="00E77497" w:rsidDel="003C404E">
            <w:rPr>
              <w:i/>
            </w:rPr>
            <w:delText>obj</w:delText>
          </w:r>
          <w:r w:rsidRPr="00E77497" w:rsidDel="003C404E">
            <w:delText xml:space="preserve"> with arguments </w:delText>
          </w:r>
          <w:r w:rsidRPr="00E77497" w:rsidDel="003C404E">
            <w:rPr>
              <w:rFonts w:ascii="Courier New" w:hAnsi="Courier New" w:cs="Courier New"/>
              <w:b/>
            </w:rPr>
            <w:delText>"callee"</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xml:space="preserve">, [[Configurable]]: </w:delText>
          </w:r>
          <w:r w:rsidRPr="00E77497" w:rsidDel="003C404E">
            <w:rPr>
              <w:b/>
            </w:rPr>
            <w:delText>false</w:delText>
          </w:r>
          <w:r w:rsidRPr="00E77497" w:rsidDel="003C404E">
            <w:delText xml:space="preserve">}, and </w:delText>
          </w:r>
          <w:r w:rsidRPr="00E77497" w:rsidDel="003C404E">
            <w:rPr>
              <w:b/>
            </w:rPr>
            <w:delText>false</w:delText>
          </w:r>
          <w:r w:rsidRPr="00E77497" w:rsidDel="003C404E">
            <w:delText>.</w:delText>
          </w:r>
        </w:del>
      </w:ins>
    </w:p>
    <w:p w:rsidR="00AA78BC" w:rsidRPr="00E77497" w:rsidRDefault="00AA78BC" w:rsidP="009A20C6">
      <w:pPr>
        <w:pStyle w:val="Alg4"/>
        <w:numPr>
          <w:ilvl w:val="0"/>
          <w:numId w:val="605"/>
        </w:numPr>
        <w:spacing w:after="120"/>
        <w:rPr>
          <w:ins w:id="9311" w:author="Rev 4 Allen Wirfs-Brock" w:date="2011-10-21T15:13:00Z"/>
        </w:rPr>
      </w:pPr>
      <w:ins w:id="9312" w:author="Rev 4 Allen Wirfs-Brock" w:date="2011-10-21T15:13:00Z">
        <w:r w:rsidRPr="00E77497">
          <w:t>Return</w:t>
        </w:r>
      </w:ins>
      <w:ins w:id="9313" w:author="Rev 11 Allen Wirfs-Brock" w:date="2012-10-02T18:01:00Z">
        <w:r w:rsidR="006164EE">
          <w:t>.</w:t>
        </w:r>
      </w:ins>
      <w:ins w:id="9314" w:author="Rev 4 Allen Wirfs-Brock" w:date="2011-10-21T15:13:00Z">
        <w:del w:id="9315" w:author="Rev 11 Allen Wirfs-Brock" w:date="2012-10-02T18:01:00Z">
          <w:r w:rsidRPr="00E77497" w:rsidDel="006164EE">
            <w:delText xml:space="preserve"> </w:delText>
          </w:r>
          <w:r w:rsidRPr="00E77497" w:rsidDel="006164EE">
            <w:rPr>
              <w:i/>
            </w:rPr>
            <w:delText>obj</w:delText>
          </w:r>
        </w:del>
      </w:ins>
    </w:p>
    <w:p w:rsidR="00AA78BC" w:rsidRPr="00E77497" w:rsidRDefault="00AA78BC" w:rsidP="00AA78BC">
      <w:pPr>
        <w:rPr>
          <w:ins w:id="9316" w:author="Rev 4 Allen Wirfs-Brock" w:date="2011-10-21T15:13:00Z"/>
        </w:rPr>
      </w:pPr>
      <w:ins w:id="9317" w:author="Rev 4 Allen Wirfs-Brock" w:date="2011-10-21T15:13:00Z">
        <w:r w:rsidRPr="00E77497">
          <w:t xml:space="preserve">The abstract operation </w:t>
        </w:r>
      </w:ins>
      <w:ins w:id="9318" w:author="Rev 11 Allen Wirfs-Brock" w:date="2012-10-02T18:04:00Z">
        <w:r w:rsidR="006164EE" w:rsidRPr="006164EE">
          <w:rPr>
            <w:rFonts w:ascii="Times New Roman" w:hAnsi="Times New Roman"/>
            <w:i/>
          </w:rPr>
          <w:t>Complete</w:t>
        </w:r>
      </w:ins>
      <w:ins w:id="9319" w:author="Rev 4 Allen Wirfs-Brock" w:date="2011-10-21T15:13:00Z">
        <w:del w:id="9320" w:author="Rev 11 Allen Wirfs-Brock" w:date="2012-10-02T18:04:00Z">
          <w:r w:rsidRPr="000358AB" w:rsidDel="006164EE">
            <w:rPr>
              <w:rFonts w:ascii="Times New Roman" w:hAnsi="Times New Roman"/>
            </w:rPr>
            <w:delText>Create</w:delText>
          </w:r>
        </w:del>
        <w:r w:rsidRPr="000358AB">
          <w:rPr>
            <w:rFonts w:ascii="Times New Roman" w:hAnsi="Times New Roman"/>
          </w:rPr>
          <w:t>MappedArgumentsObject</w:t>
        </w:r>
        <w:r w:rsidRPr="00E77497">
          <w:t xml:space="preserve"> </w:t>
        </w:r>
      </w:ins>
      <w:ins w:id="9321" w:author="Rev 11 Allen Wirfs-Brock" w:date="2012-10-02T18:06:00Z">
        <w:r w:rsidR="00D44CAE">
          <w:t xml:space="preserve">is </w:t>
        </w:r>
      </w:ins>
      <w:ins w:id="9322" w:author="Rev 4 Allen Wirfs-Brock" w:date="2011-10-21T15:13:00Z">
        <w:r w:rsidRPr="00E77497">
          <w:t>called with</w:t>
        </w:r>
      </w:ins>
      <w:ins w:id="9323" w:author="Rev 11 Allen Wirfs-Brock" w:date="2012-10-02T18:05:00Z">
        <w:r w:rsidR="00D44CAE">
          <w:t xml:space="preserve"> object </w:t>
        </w:r>
        <w:r w:rsidR="00D44CAE" w:rsidRPr="00BF3919">
          <w:rPr>
            <w:rFonts w:ascii="Times New Roman" w:hAnsi="Times New Roman"/>
            <w:i/>
          </w:rPr>
          <w:t>obj</w:t>
        </w:r>
        <w:r w:rsidR="00D44CAE">
          <w:t xml:space="preserve">, </w:t>
        </w:r>
      </w:ins>
      <w:ins w:id="9324" w:author="Rev 10 Allen Wirfs-Brock" w:date="2012-08-14T15:38:00Z">
        <w:r w:rsidR="00EA1B5F">
          <w:t xml:space="preserve"> object </w:t>
        </w:r>
        <w:r w:rsidR="00EA1B5F" w:rsidRPr="004012E4">
          <w:rPr>
            <w:rFonts w:ascii="Times New Roman" w:hAnsi="Times New Roman"/>
            <w:i/>
          </w:rPr>
          <w:t>func</w:t>
        </w:r>
        <w:r w:rsidR="00EA1B5F">
          <w:t xml:space="preserve">, </w:t>
        </w:r>
      </w:ins>
      <w:ins w:id="9325" w:author="Rev 4 Allen Wirfs-Brock" w:date="2011-10-21T15:13:00Z">
        <w:r w:rsidRPr="00E77497">
          <w:t xml:space="preserve"> </w:t>
        </w:r>
      </w:ins>
      <w:ins w:id="9326" w:author="Rev 11 Allen Wirfs-Brock" w:date="2012-10-02T18:06:00Z">
        <w:r w:rsidR="00D44CAE">
          <w:t xml:space="preserve">grammar </w:t>
        </w:r>
      </w:ins>
      <w:ins w:id="9327" w:author="Rev 4 Allen Wirfs-Brock" w:date="2011-10-21T15:13:00Z">
        <w:del w:id="9328" w:author="Rev 11 Allen Wirfs-Brock" w:date="2012-10-02T18:06:00Z">
          <w:r w:rsidRPr="00E77497" w:rsidDel="00D44CAE">
            <w:delText>List</w:delText>
          </w:r>
        </w:del>
      </w:ins>
      <w:ins w:id="9329" w:author="Rev 11 Allen Wirfs-Brock" w:date="2012-10-02T18:06:00Z">
        <w:r w:rsidR="00D44CAE">
          <w:t>production</w:t>
        </w:r>
      </w:ins>
      <w:ins w:id="9330" w:author="Rev 4 Allen Wirfs-Brock" w:date="2011-10-21T15:13:00Z">
        <w:r w:rsidRPr="00E77497">
          <w:t xml:space="preserve"> </w:t>
        </w:r>
        <w:del w:id="9331" w:author="Rev 11 Allen Wirfs-Brock" w:date="2012-10-02T18:06:00Z">
          <w:r w:rsidRPr="00E77497" w:rsidDel="00D44CAE">
            <w:rPr>
              <w:rFonts w:ascii="Times New Roman" w:hAnsi="Times New Roman"/>
              <w:i/>
            </w:rPr>
            <w:delText>names</w:delText>
          </w:r>
        </w:del>
      </w:ins>
      <w:ins w:id="9332" w:author="Rev 11 Allen Wirfs-Brock" w:date="2012-10-02T18:06:00Z">
        <w:r w:rsidR="00D44CAE">
          <w:rPr>
            <w:rFonts w:ascii="Times New Roman" w:hAnsi="Times New Roman"/>
            <w:i/>
          </w:rPr>
          <w:t>formals</w:t>
        </w:r>
      </w:ins>
      <w:ins w:id="9333" w:author="Rev 4 Allen Wirfs-Brock" w:date="2011-10-21T15:13:00Z">
        <w:r w:rsidRPr="00E77497">
          <w:t xml:space="preserve">, </w:t>
        </w:r>
      </w:ins>
      <w:ins w:id="9334" w:author="Rev 11 Allen Wirfs-Brock" w:date="2012-10-02T18:06:00Z">
        <w:r w:rsidR="00D44CAE" w:rsidRPr="00E77497">
          <w:t xml:space="preserve">and </w:t>
        </w:r>
      </w:ins>
      <w:ins w:id="9335" w:author="Rev 4 Allen Wirfs-Brock" w:date="2011-10-21T15:13:00Z">
        <w:r w:rsidRPr="00E77497">
          <w:t xml:space="preserve">environment record </w:t>
        </w:r>
        <w:r w:rsidRPr="00E77497">
          <w:rPr>
            <w:rFonts w:ascii="Times New Roman" w:hAnsi="Times New Roman"/>
            <w:i/>
          </w:rPr>
          <w:t>env</w:t>
        </w:r>
      </w:ins>
      <w:ins w:id="9336" w:author="Rev 11 Allen Wirfs-Brock" w:date="2012-10-02T18:07:00Z">
        <w:r w:rsidR="00D44CAE">
          <w:t xml:space="preserve">.  </w:t>
        </w:r>
        <w:r w:rsidR="00D44CAE" w:rsidRPr="006164EE">
          <w:rPr>
            <w:rFonts w:ascii="Times New Roman" w:hAnsi="Times New Roman"/>
            <w:i/>
          </w:rPr>
          <w:t>obj</w:t>
        </w:r>
        <w:r w:rsidR="00D44CAE">
          <w:rPr>
            <w:rFonts w:ascii="Times New Roman" w:hAnsi="Times New Roman"/>
          </w:rPr>
          <w:t xml:space="preserve"> </w:t>
        </w:r>
        <w:r w:rsidR="00D44CAE" w:rsidRPr="006164EE">
          <w:rPr>
            <w:rFonts w:cs="Arial"/>
          </w:rPr>
          <w:t>must have been previous created by the abstraction operation</w:t>
        </w:r>
        <w:r w:rsidR="00D44CAE">
          <w:rPr>
            <w:rFonts w:ascii="Times New Roman" w:hAnsi="Times New Roman"/>
          </w:rPr>
          <w:t xml:space="preserve"> </w:t>
        </w:r>
        <w:r w:rsidR="00D44CAE" w:rsidRPr="000358AB">
          <w:rPr>
            <w:rFonts w:ascii="Times New Roman" w:hAnsi="Times New Roman"/>
          </w:rPr>
          <w:t>InstantiateArgumentsObject</w:t>
        </w:r>
        <w:r w:rsidR="00D44CAE">
          <w:rPr>
            <w:rFonts w:ascii="Times New Roman" w:hAnsi="Times New Roman"/>
          </w:rPr>
          <w:t>.</w:t>
        </w:r>
      </w:ins>
      <w:ins w:id="9337" w:author="Rev 4 Allen Wirfs-Brock" w:date="2011-10-21T15:13:00Z">
        <w:del w:id="9338" w:author="Rev 11 Allen Wirfs-Brock" w:date="2012-10-02T18:06:00Z">
          <w:r w:rsidRPr="00E77497" w:rsidDel="00D44CAE">
            <w:delText xml:space="preserve">, and argument list </w:delText>
          </w:r>
          <w:r w:rsidRPr="00E77497" w:rsidDel="00D44CAE">
            <w:rPr>
              <w:rFonts w:ascii="Times New Roman" w:hAnsi="Times New Roman"/>
              <w:i/>
            </w:rPr>
            <w:delText>args</w:delText>
          </w:r>
          <w:r w:rsidRPr="00E77497" w:rsidDel="00D44CAE">
            <w:delText xml:space="preserve"> </w:delText>
          </w:r>
        </w:del>
      </w:ins>
      <w:ins w:id="9339" w:author="Rev 11 Allen Wirfs-Brock" w:date="2012-10-02T18:08:00Z">
        <w:r w:rsidR="00D44CAE">
          <w:t>T</w:t>
        </w:r>
        <w:r w:rsidR="00D44CAE" w:rsidRPr="009C202C">
          <w:t>he following steps</w:t>
        </w:r>
        <w:r w:rsidR="00D44CAE">
          <w:t xml:space="preserve"> are performed</w:t>
        </w:r>
      </w:ins>
      <w:ins w:id="9340" w:author="Rev 4 Allen Wirfs-Brock" w:date="2011-10-21T15:13:00Z">
        <w:del w:id="9341" w:author="Rev 11 Allen Wirfs-Brock" w:date="2012-10-02T18:08:00Z">
          <w:r w:rsidRPr="00E77497" w:rsidDel="00D44CAE">
            <w:delText>performs the following steps</w:delText>
          </w:r>
        </w:del>
        <w:r w:rsidRPr="00E77497">
          <w:t>:</w:t>
        </w:r>
      </w:ins>
    </w:p>
    <w:p w:rsidR="00AA78BC" w:rsidRPr="00E77497" w:rsidRDefault="00AA78BC" w:rsidP="009A20C6">
      <w:pPr>
        <w:pStyle w:val="Alg4"/>
        <w:numPr>
          <w:ilvl w:val="0"/>
          <w:numId w:val="606"/>
        </w:numPr>
        <w:rPr>
          <w:ins w:id="9342" w:author="Rev 4 Allen Wirfs-Brock" w:date="2011-10-21T15:13:00Z"/>
        </w:rPr>
      </w:pPr>
      <w:ins w:id="9343" w:author="Rev 4 Allen Wirfs-Brock" w:date="2011-10-21T15:13:00Z">
        <w:r w:rsidRPr="00E77497">
          <w:t xml:space="preserve">Let </w:t>
        </w:r>
        <w:r w:rsidRPr="00E77497">
          <w:rPr>
            <w:i/>
          </w:rPr>
          <w:t>len</w:t>
        </w:r>
        <w:r w:rsidRPr="00E77497">
          <w:t xml:space="preserve"> be the </w:t>
        </w:r>
        <w:del w:id="9344" w:author="Rev 11 Allen Wirfs-Brock" w:date="2012-10-06T13:35:00Z">
          <w:r w:rsidRPr="00E77497" w:rsidDel="00E71778">
            <w:delText>number of elements in</w:delText>
          </w:r>
        </w:del>
      </w:ins>
      <w:ins w:id="9345" w:author="Rev 11 Allen Wirfs-Brock" w:date="2012-10-06T13:35:00Z">
        <w:r w:rsidR="00E71778">
          <w:t xml:space="preserve">result of calling the [[Get]] internal method of </w:t>
        </w:r>
        <w:r w:rsidR="00E71778">
          <w:rPr>
            <w:i/>
          </w:rPr>
          <w:t>obj</w:t>
        </w:r>
        <w:r w:rsidR="00E71778">
          <w:t xml:space="preserve"> with argument </w:t>
        </w:r>
        <w:r w:rsidR="00E71778" w:rsidRPr="00E77497">
          <w:rPr>
            <w:b/>
          </w:rPr>
          <w:t>"</w:t>
        </w:r>
        <w:r w:rsidR="00E71778" w:rsidRPr="00E77497">
          <w:rPr>
            <w:rFonts w:ascii="Courier New" w:hAnsi="Courier New" w:cs="Courier New"/>
            <w:b/>
          </w:rPr>
          <w:t>length</w:t>
        </w:r>
        <w:r w:rsidR="00E71778" w:rsidRPr="00E77497">
          <w:rPr>
            <w:b/>
          </w:rPr>
          <w:t>"</w:t>
        </w:r>
        <w:r w:rsidR="00E71778">
          <w:t>.</w:t>
        </w:r>
      </w:ins>
      <w:ins w:id="9346" w:author="Rev 4 Allen Wirfs-Brock" w:date="2011-10-21T15:13:00Z">
        <w:del w:id="9347" w:author="Rev 11 Allen Wirfs-Brock" w:date="2012-10-06T13:32:00Z">
          <w:r w:rsidRPr="00E77497" w:rsidDel="00E71778">
            <w:delText xml:space="preserve"> </w:delText>
          </w:r>
          <w:r w:rsidRPr="00E77497" w:rsidDel="00E71778">
            <w:rPr>
              <w:i/>
            </w:rPr>
            <w:delText>args</w:delText>
          </w:r>
        </w:del>
        <w:r w:rsidRPr="00E77497">
          <w:t>.</w:t>
        </w:r>
      </w:ins>
    </w:p>
    <w:p w:rsidR="00AA78BC" w:rsidRPr="00E77497" w:rsidDel="00D44CAE" w:rsidRDefault="00AA78BC" w:rsidP="009A20C6">
      <w:pPr>
        <w:pStyle w:val="Alg4"/>
        <w:numPr>
          <w:ilvl w:val="0"/>
          <w:numId w:val="606"/>
        </w:numPr>
        <w:rPr>
          <w:ins w:id="9348" w:author="Rev 4 Allen Wirfs-Brock" w:date="2011-10-21T15:13:00Z"/>
          <w:del w:id="9349" w:author="Rev 11 Allen Wirfs-Brock" w:date="2012-10-02T18:08:00Z"/>
        </w:rPr>
      </w:pPr>
      <w:ins w:id="9350" w:author="Rev 4 Allen Wirfs-Brock" w:date="2011-10-21T15:13:00Z">
        <w:del w:id="9351" w:author="Rev 11 Allen Wirfs-Brock" w:date="2012-10-02T18:08:00Z">
          <w:r w:rsidRPr="00E77497" w:rsidDel="00D44CAE">
            <w:delText xml:space="preserve">Let </w:delText>
          </w:r>
          <w:r w:rsidRPr="00E77497" w:rsidDel="00D44CAE">
            <w:rPr>
              <w:i/>
            </w:rPr>
            <w:delText>obj</w:delText>
          </w:r>
          <w:r w:rsidRPr="00E77497" w:rsidDel="00D44CAE">
            <w:delText xml:space="preserve"> be the result of the abstraction operation </w:delText>
          </w:r>
          <w:r w:rsidRPr="000358AB" w:rsidDel="00D44CAE">
            <w:delText>InstantiateArgumentsObject</w:delText>
          </w:r>
        </w:del>
      </w:ins>
      <w:del w:id="9352" w:author="Rev 11 Allen Wirfs-Brock" w:date="2012-10-02T18:08:00Z">
        <w:r w:rsidRPr="00E77497" w:rsidDel="00D44CAE">
          <w:rPr>
            <w:i/>
          </w:rPr>
          <w:delText xml:space="preserve"> </w:delText>
        </w:r>
      </w:del>
      <w:ins w:id="9353" w:author="Rev 4 Allen Wirfs-Brock" w:date="2011-10-21T15:13:00Z">
        <w:del w:id="9354" w:author="Rev 11 Allen Wirfs-Brock" w:date="2012-10-02T18:08:00Z">
          <w:r w:rsidRPr="00E77497" w:rsidDel="00D44CAE">
            <w:delText>with argument</w:delText>
          </w:r>
        </w:del>
      </w:ins>
      <w:del w:id="9355" w:author="Rev 11 Allen Wirfs-Brock" w:date="2012-10-02T18:08:00Z">
        <w:r w:rsidRPr="00E77497" w:rsidDel="00D44CAE">
          <w:delText xml:space="preserve"> </w:delText>
        </w:r>
      </w:del>
      <w:ins w:id="9356" w:author="Rev 4 Allen Wirfs-Brock" w:date="2011-10-21T15:13:00Z">
        <w:del w:id="9357" w:author="Rev 11 Allen Wirfs-Brock" w:date="2012-10-02T18:08:00Z">
          <w:r w:rsidRPr="00E77497" w:rsidDel="00D44CAE">
            <w:rPr>
              <w:i/>
            </w:rPr>
            <w:delText>len</w:delText>
          </w:r>
          <w:r w:rsidRPr="00E77497" w:rsidDel="00D44CAE">
            <w:delText>.</w:delText>
          </w:r>
        </w:del>
      </w:ins>
    </w:p>
    <w:p w:rsidR="00AA78BC" w:rsidRPr="00E77497" w:rsidDel="00D44CAE" w:rsidRDefault="00AA78BC" w:rsidP="009A20C6">
      <w:pPr>
        <w:pStyle w:val="Alg4"/>
        <w:numPr>
          <w:ilvl w:val="0"/>
          <w:numId w:val="606"/>
        </w:numPr>
        <w:rPr>
          <w:ins w:id="9358" w:author="Rev 4 Allen Wirfs-Brock" w:date="2011-10-21T15:13:00Z"/>
          <w:del w:id="9359" w:author="Rev 11 Allen Wirfs-Brock" w:date="2012-10-02T18:08:00Z"/>
        </w:rPr>
      </w:pPr>
      <w:ins w:id="9360" w:author="Rev 4 Allen Wirfs-Brock" w:date="2011-10-21T15:13:00Z">
        <w:del w:id="9361" w:author="Rev 11 Allen Wirfs-Brock" w:date="2012-10-02T18:08:00Z">
          <w:r w:rsidRPr="00E77497" w:rsidDel="00D44CAE">
            <w:delText xml:space="preserve">Let </w:delText>
          </w:r>
          <w:r w:rsidRPr="00E77497" w:rsidDel="00D44CAE">
            <w:rPr>
              <w:i/>
            </w:rPr>
            <w:delText>map</w:delText>
          </w:r>
          <w:r w:rsidRPr="00E77497" w:rsidDel="00D44CAE">
            <w:delText xml:space="preserve"> be the result of creating a new ECMAScript object.</w:delText>
          </w:r>
        </w:del>
      </w:ins>
    </w:p>
    <w:p w:rsidR="00AA78BC" w:rsidRPr="00E77497" w:rsidDel="00D44CAE" w:rsidRDefault="00AA78BC" w:rsidP="009A20C6">
      <w:pPr>
        <w:pStyle w:val="Alg4"/>
        <w:numPr>
          <w:ilvl w:val="0"/>
          <w:numId w:val="606"/>
        </w:numPr>
        <w:rPr>
          <w:ins w:id="9362" w:author="Rev 4 Allen Wirfs-Brock" w:date="2011-10-21T15:13:00Z"/>
          <w:del w:id="9363" w:author="Rev 11 Allen Wirfs-Brock" w:date="2012-10-02T18:08:00Z"/>
        </w:rPr>
      </w:pPr>
      <w:ins w:id="9364" w:author="Rev 4 Allen Wirfs-Brock" w:date="2011-10-21T15:13:00Z">
        <w:del w:id="9365" w:author="Rev 11 Allen Wirfs-Brock" w:date="2012-10-02T18:08:00Z">
          <w:r w:rsidRPr="00E77497" w:rsidDel="00D44CAE">
            <w:delText xml:space="preserve">Set all the internal methods of </w:delText>
          </w:r>
          <w:r w:rsidRPr="00E77497" w:rsidDel="00D44CAE">
            <w:rPr>
              <w:i/>
            </w:rPr>
            <w:delText>map</w:delText>
          </w:r>
          <w:r w:rsidRPr="00E77497" w:rsidDel="00D44CAE">
            <w:delText xml:space="preserve"> as specified in 8.12.</w:delText>
          </w:r>
        </w:del>
      </w:ins>
    </w:p>
    <w:p w:rsidR="00AA78BC" w:rsidRPr="00E77497" w:rsidRDefault="00AA78BC" w:rsidP="009A20C6">
      <w:pPr>
        <w:pStyle w:val="Alg4"/>
        <w:numPr>
          <w:ilvl w:val="0"/>
          <w:numId w:val="606"/>
        </w:numPr>
        <w:rPr>
          <w:ins w:id="9366" w:author="Rev 4 Allen Wirfs-Brock" w:date="2011-10-21T15:13:00Z"/>
        </w:rPr>
      </w:pPr>
      <w:ins w:id="9367" w:author="Rev 4 Allen Wirfs-Brock" w:date="2011-10-21T15:13:00Z">
        <w:r w:rsidRPr="00E77497">
          <w:t xml:space="preserve">Let </w:t>
        </w:r>
        <w:r w:rsidRPr="00E77497">
          <w:rPr>
            <w:i/>
          </w:rPr>
          <w:t>mappedNames</w:t>
        </w:r>
        <w:r w:rsidRPr="00E77497">
          <w:t xml:space="preserve"> be an empty List.</w:t>
        </w:r>
      </w:ins>
    </w:p>
    <w:p w:rsidR="00BF3919" w:rsidRDefault="00BF3919" w:rsidP="00BF3919">
      <w:pPr>
        <w:pStyle w:val="Alg4"/>
        <w:numPr>
          <w:ilvl w:val="0"/>
          <w:numId w:val="606"/>
        </w:numPr>
        <w:rPr>
          <w:ins w:id="9368" w:author="Rev 11 Allen Wirfs-Brock" w:date="2012-10-06T13:43:00Z"/>
        </w:rPr>
      </w:pPr>
      <w:ins w:id="9369" w:author="Rev 11 Allen Wirfs-Brock" w:date="2012-10-06T13:43:00Z">
        <w:r>
          <w:t xml:space="preserve">Let </w:t>
        </w:r>
        <w:r w:rsidRPr="00BF3919">
          <w:rPr>
            <w:i/>
          </w:rPr>
          <w:t>numberOfNonRestFormals</w:t>
        </w:r>
        <w:r>
          <w:t xml:space="preserve"> be NumberOfParameters of </w:t>
        </w:r>
        <w:r w:rsidRPr="00BF3919">
          <w:rPr>
            <w:i/>
          </w:rPr>
          <w:t>formals</w:t>
        </w:r>
        <w:r>
          <w:t>.</w:t>
        </w:r>
      </w:ins>
    </w:p>
    <w:p w:rsidR="00C37DA8" w:rsidRPr="00E77497" w:rsidRDefault="00C37DA8" w:rsidP="00C37DA8">
      <w:pPr>
        <w:pStyle w:val="Alg4"/>
        <w:numPr>
          <w:ilvl w:val="0"/>
          <w:numId w:val="606"/>
        </w:numPr>
        <w:rPr>
          <w:ins w:id="9370" w:author="Rev 11 Allen Wirfs-Brock" w:date="2012-10-06T14:03:00Z"/>
        </w:rPr>
      </w:pPr>
      <w:ins w:id="9371" w:author="Rev 11 Allen Wirfs-Brock" w:date="2012-10-06T14:03:00Z">
        <w:r w:rsidRPr="00E77497">
          <w:t xml:space="preserve">Let </w:t>
        </w:r>
        <w:r>
          <w:rPr>
            <w:i/>
          </w:rPr>
          <w:t>map</w:t>
        </w:r>
        <w:r w:rsidRPr="00E77497">
          <w:rPr>
            <w:i/>
          </w:rPr>
          <w:t xml:space="preserve"> </w:t>
        </w:r>
        <w:r w:rsidRPr="00E77497">
          <w:t xml:space="preserve">be the result </w:t>
        </w:r>
        <w:r>
          <w:t>of the abstract operation ObjectCreate</w:t>
        </w:r>
        <w:r w:rsidRPr="00E77497">
          <w:t>.</w:t>
        </w:r>
      </w:ins>
    </w:p>
    <w:p w:rsidR="00BF3919" w:rsidRPr="00BF3919" w:rsidRDefault="00AA78BC" w:rsidP="00BF3919">
      <w:pPr>
        <w:pStyle w:val="Alg4"/>
        <w:numPr>
          <w:ilvl w:val="0"/>
          <w:numId w:val="606"/>
        </w:numPr>
        <w:rPr>
          <w:ins w:id="9372" w:author="Rev 4 Allen Wirfs-Brock" w:date="2011-10-21T15:13:00Z"/>
        </w:rPr>
      </w:pPr>
      <w:ins w:id="9373"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rsidR="00AA78BC" w:rsidRPr="00E77497" w:rsidRDefault="00AA78BC" w:rsidP="00217EA5">
      <w:pPr>
        <w:pStyle w:val="Alg4"/>
        <w:numPr>
          <w:ilvl w:val="0"/>
          <w:numId w:val="606"/>
        </w:numPr>
        <w:rPr>
          <w:ins w:id="9374" w:author="Rev 4 Allen Wirfs-Brock" w:date="2011-10-21T15:13:00Z"/>
        </w:rPr>
      </w:pPr>
      <w:ins w:id="9375" w:author="Rev 4 Allen Wirfs-Brock" w:date="2011-10-21T15:13:00Z">
        <w:r w:rsidRPr="00E77497">
          <w:t xml:space="preserve">Repeat while </w:t>
        </w:r>
        <w:r w:rsidRPr="00E77497">
          <w:rPr>
            <w:i/>
          </w:rPr>
          <w:t>indx</w:t>
        </w:r>
        <w:r w:rsidRPr="00E77497">
          <w:t xml:space="preserve"> </w:t>
        </w:r>
      </w:ins>
      <w:ins w:id="9376" w:author="Rev 11 Allen Wirfs-Brock" w:date="2012-10-24T08:50:00Z">
        <w:r w:rsidR="00217EA5">
          <w:t>≥</w:t>
        </w:r>
      </w:ins>
      <w:ins w:id="9377" w:author="Rev 4 Allen Wirfs-Brock" w:date="2011-10-21T15:13:00Z">
        <w:del w:id="9378" w:author="Rev 11 Allen Wirfs-Brock" w:date="2012-10-24T08:50:00Z">
          <w:r w:rsidRPr="00E77497" w:rsidDel="00217EA5">
            <w:delText>&gt;=</w:delText>
          </w:r>
        </w:del>
        <w:r w:rsidRPr="00E77497">
          <w:t xml:space="preserve"> 0, </w:t>
        </w:r>
      </w:ins>
    </w:p>
    <w:p w:rsidR="00AA78BC" w:rsidRPr="00E77497" w:rsidDel="00D44CAE" w:rsidRDefault="00AA78BC" w:rsidP="009A20C6">
      <w:pPr>
        <w:pStyle w:val="Alg4"/>
        <w:numPr>
          <w:ilvl w:val="1"/>
          <w:numId w:val="606"/>
        </w:numPr>
        <w:rPr>
          <w:ins w:id="9379" w:author="Rev 4 Allen Wirfs-Brock" w:date="2011-10-21T15:13:00Z"/>
          <w:del w:id="9380" w:author="Rev 11 Allen Wirfs-Brock" w:date="2012-10-02T18:13:00Z"/>
        </w:rPr>
      </w:pPr>
      <w:ins w:id="9381" w:author="Rev 4 Allen Wirfs-Brock" w:date="2011-10-21T15:13:00Z">
        <w:del w:id="9382" w:author="Rev 11 Allen Wirfs-Brock" w:date="2012-10-02T18:13:00Z">
          <w:r w:rsidRPr="00E77497" w:rsidDel="00D44CAE">
            <w:delText xml:space="preserve">Let </w:delText>
          </w:r>
          <w:r w:rsidRPr="00E77497" w:rsidDel="00D44CAE">
            <w:rPr>
              <w:i/>
            </w:rPr>
            <w:delText>val</w:delText>
          </w:r>
          <w:r w:rsidRPr="00E77497" w:rsidDel="00D44CAE">
            <w:delText xml:space="preserve"> be the element of </w:delText>
          </w:r>
          <w:r w:rsidRPr="00E77497" w:rsidDel="00D44CAE">
            <w:rPr>
              <w:i/>
            </w:rPr>
            <w:delText>args</w:delText>
          </w:r>
          <w:r w:rsidRPr="00E77497" w:rsidDel="00D44CAE">
            <w:delText xml:space="preserve"> at 0-origined list position </w:delText>
          </w:r>
          <w:r w:rsidRPr="00E77497" w:rsidDel="00D44CAE">
            <w:rPr>
              <w:i/>
            </w:rPr>
            <w:delText>indx</w:delText>
          </w:r>
          <w:r w:rsidRPr="00E77497" w:rsidDel="00D44CAE">
            <w:delText>.</w:delText>
          </w:r>
        </w:del>
      </w:ins>
    </w:p>
    <w:p w:rsidR="00AA78BC" w:rsidRPr="00E77497" w:rsidDel="00D44CAE" w:rsidRDefault="00AA78BC" w:rsidP="009A20C6">
      <w:pPr>
        <w:pStyle w:val="Alg4"/>
        <w:numPr>
          <w:ilvl w:val="1"/>
          <w:numId w:val="606"/>
        </w:numPr>
        <w:rPr>
          <w:ins w:id="9383" w:author="Rev 4 Allen Wirfs-Brock" w:date="2011-10-21T15:13:00Z"/>
          <w:del w:id="9384" w:author="Rev 11 Allen Wirfs-Brock" w:date="2012-10-02T18:13:00Z"/>
        </w:rPr>
      </w:pPr>
      <w:ins w:id="9385" w:author="Rev 4 Allen Wirfs-Brock" w:date="2011-10-21T15:13:00Z">
        <w:del w:id="9386" w:author="Rev 11 Allen Wirfs-Brock" w:date="2012-10-02T18:13:00Z">
          <w:r w:rsidRPr="00E77497" w:rsidDel="00D44CAE">
            <w:delText xml:space="preserve">Call the [[DefineOwnProperty]] internal method on </w:delText>
          </w:r>
          <w:r w:rsidRPr="00E77497" w:rsidDel="00D44CAE">
            <w:rPr>
              <w:i/>
            </w:rPr>
            <w:delText>obj</w:delText>
          </w:r>
          <w:r w:rsidRPr="00E77497" w:rsidDel="00D44CAE">
            <w:delText xml:space="preserve"> passing ToString(</w:delText>
          </w:r>
          <w:r w:rsidRPr="00E77497" w:rsidDel="00D44CAE">
            <w:rPr>
              <w:i/>
            </w:rPr>
            <w:delText>indx</w:delText>
          </w:r>
          <w:r w:rsidRPr="00E77497" w:rsidDel="00D44CAE">
            <w:delText>), the p</w:delText>
          </w:r>
        </w:del>
      </w:ins>
      <w:ins w:id="9387" w:author="Rev 10 Allen Wirfs-Brock" w:date="2012-08-13T16:35:00Z">
        <w:del w:id="9388" w:author="Rev 11 Allen Wirfs-Brock" w:date="2012-10-02T18:13:00Z">
          <w:r w:rsidR="0003414D" w:rsidDel="00D44CAE">
            <w:delText>P</w:delText>
          </w:r>
        </w:del>
      </w:ins>
      <w:ins w:id="9389" w:author="Rev 4 Allen Wirfs-Brock" w:date="2011-10-21T15:13:00Z">
        <w:del w:id="9390" w:author="Rev 11 Allen Wirfs-Brock" w:date="2012-10-02T18:13:00Z">
          <w:r w:rsidRPr="00E77497" w:rsidDel="00D44CAE">
            <w:delText>roperty d</w:delText>
          </w:r>
        </w:del>
      </w:ins>
      <w:ins w:id="9391" w:author="Rev 10 Allen Wirfs-Brock" w:date="2012-08-13T16:35:00Z">
        <w:del w:id="9392" w:author="Rev 11 Allen Wirfs-Brock" w:date="2012-10-02T18:13:00Z">
          <w:r w:rsidR="0003414D" w:rsidDel="00D44CAE">
            <w:delText>D</w:delText>
          </w:r>
        </w:del>
      </w:ins>
      <w:ins w:id="9393" w:author="Rev 4 Allen Wirfs-Brock" w:date="2011-10-21T15:13:00Z">
        <w:del w:id="9394" w:author="Rev 11 Allen Wirfs-Brock" w:date="2012-10-02T18:13:00Z">
          <w:r w:rsidRPr="00E77497" w:rsidDel="00D44CAE">
            <w:delText xml:space="preserve">escriptor {[[Value]]: </w:delText>
          </w:r>
          <w:r w:rsidRPr="00E77497" w:rsidDel="00D44CAE">
            <w:rPr>
              <w:i/>
            </w:rPr>
            <w:delText>val</w:delText>
          </w:r>
          <w:r w:rsidRPr="00E77497" w:rsidDel="00D44CAE">
            <w:delText xml:space="preserve">, [[Writable]]: </w:delText>
          </w:r>
          <w:r w:rsidRPr="00E77497" w:rsidDel="00D44CAE">
            <w:rPr>
              <w:b/>
            </w:rPr>
            <w:delText>true</w:delText>
          </w:r>
          <w:r w:rsidRPr="00E77497" w:rsidDel="00D44CAE">
            <w:delText xml:space="preserve">, [[Enumerable]]: </w:delText>
          </w:r>
          <w:r w:rsidRPr="00E77497" w:rsidDel="00D44CAE">
            <w:rPr>
              <w:b/>
            </w:rPr>
            <w:delText>true</w:delText>
          </w:r>
          <w:r w:rsidRPr="00E77497" w:rsidDel="00D44CAE">
            <w:delText xml:space="preserve">, [[Configurable]]: </w:delText>
          </w:r>
          <w:r w:rsidRPr="00E77497" w:rsidDel="00D44CAE">
            <w:rPr>
              <w:b/>
            </w:rPr>
            <w:delText>true</w:delText>
          </w:r>
          <w:r w:rsidRPr="00E77497" w:rsidDel="00D44CAE">
            <w:delText xml:space="preserve">}, and </w:delText>
          </w:r>
          <w:r w:rsidRPr="00E77497" w:rsidDel="00D44CAE">
            <w:rPr>
              <w:b/>
            </w:rPr>
            <w:delText>false</w:delText>
          </w:r>
          <w:r w:rsidRPr="00E77497" w:rsidDel="00D44CAE">
            <w:delText xml:space="preserve"> as arguments.</w:delText>
          </w:r>
        </w:del>
      </w:ins>
    </w:p>
    <w:p w:rsidR="00AA78BC" w:rsidRPr="00E77497" w:rsidRDefault="00AA78BC" w:rsidP="009A20C6">
      <w:pPr>
        <w:pStyle w:val="Alg4"/>
        <w:numPr>
          <w:ilvl w:val="1"/>
          <w:numId w:val="606"/>
        </w:numPr>
        <w:rPr>
          <w:ins w:id="9395" w:author="Rev 4 Allen Wirfs-Brock" w:date="2011-10-21T15:13:00Z"/>
        </w:rPr>
      </w:pPr>
      <w:ins w:id="9396" w:author="Rev 4 Allen Wirfs-Brock" w:date="2011-10-21T15:13:00Z">
        <w:r w:rsidRPr="00E77497">
          <w:t xml:space="preserve">If </w:t>
        </w:r>
        <w:r w:rsidRPr="00E77497">
          <w:rPr>
            <w:i/>
          </w:rPr>
          <w:t>indx</w:t>
        </w:r>
        <w:r w:rsidRPr="00E77497">
          <w:t xml:space="preserve"> is less than the </w:t>
        </w:r>
      </w:ins>
      <w:ins w:id="9397" w:author="Rev 11 Allen Wirfs-Brock" w:date="2012-10-06T13:45:00Z">
        <w:r w:rsidR="00BF3919" w:rsidRPr="00BF3919">
          <w:rPr>
            <w:i/>
          </w:rPr>
          <w:t>numberOfNonRestFormals</w:t>
        </w:r>
      </w:ins>
      <w:ins w:id="9398" w:author="Rev 4 Allen Wirfs-Brock" w:date="2011-10-21T15:13:00Z">
        <w:del w:id="9399" w:author="Rev 11 Allen Wirfs-Brock" w:date="2012-10-06T13:45:00Z">
          <w:r w:rsidRPr="00E77497" w:rsidDel="00BF3919">
            <w:delText xml:space="preserve">number of elements in </w:delText>
          </w:r>
        </w:del>
        <w:del w:id="9400" w:author="Rev 11 Allen Wirfs-Brock" w:date="2012-10-06T13:36:00Z">
          <w:r w:rsidRPr="00E77497" w:rsidDel="00BF3919">
            <w:rPr>
              <w:i/>
            </w:rPr>
            <w:delText>names</w:delText>
          </w:r>
        </w:del>
        <w:r w:rsidRPr="00E77497">
          <w:t>, then</w:t>
        </w:r>
      </w:ins>
    </w:p>
    <w:p w:rsidR="00AA78BC" w:rsidRPr="00E77497" w:rsidRDefault="00AA78BC" w:rsidP="009A20C6">
      <w:pPr>
        <w:pStyle w:val="Alg4"/>
        <w:numPr>
          <w:ilvl w:val="2"/>
          <w:numId w:val="606"/>
        </w:numPr>
        <w:rPr>
          <w:ins w:id="9401" w:author="Rev 4 Allen Wirfs-Brock" w:date="2011-10-21T15:13:00Z"/>
        </w:rPr>
      </w:pPr>
      <w:ins w:id="9402" w:author="Rev 4 Allen Wirfs-Brock" w:date="2011-10-21T15:13:00Z">
        <w:r w:rsidRPr="00E77497">
          <w:t xml:space="preserve">Let </w:t>
        </w:r>
        <w:del w:id="9403" w:author="Rev 11 Allen Wirfs-Brock" w:date="2012-10-06T13:54:00Z">
          <w:r w:rsidRPr="00E77497" w:rsidDel="00905716">
            <w:rPr>
              <w:i/>
            </w:rPr>
            <w:delText>name</w:delText>
          </w:r>
        </w:del>
      </w:ins>
      <w:ins w:id="9404" w:author="Rev 11 Allen Wirfs-Brock" w:date="2012-10-06T13:54:00Z">
        <w:r w:rsidR="00905716">
          <w:rPr>
            <w:i/>
          </w:rPr>
          <w:t>param</w:t>
        </w:r>
      </w:ins>
      <w:ins w:id="9405" w:author="Rev 4 Allen Wirfs-Brock" w:date="2011-10-21T15:13:00Z">
        <w:r w:rsidRPr="00E77497">
          <w:t xml:space="preserve"> be </w:t>
        </w:r>
        <w:del w:id="9406" w:author="Rev 11 Allen Wirfs-Brock" w:date="2012-10-06T13:46:00Z">
          <w:r w:rsidRPr="00E77497" w:rsidDel="00905716">
            <w:delText>the element</w:delText>
          </w:r>
        </w:del>
      </w:ins>
      <w:ins w:id="9407" w:author="Rev 11 Allen Wirfs-Brock" w:date="2012-10-06T13:46:00Z">
        <w:r w:rsidR="00905716">
          <w:t>getParameter</w:t>
        </w:r>
      </w:ins>
      <w:ins w:id="9408" w:author="Rev 4 Allen Wirfs-Brock" w:date="2011-10-21T15:13:00Z">
        <w:r w:rsidRPr="00E77497">
          <w:t xml:space="preserve"> of </w:t>
        </w:r>
        <w:del w:id="9409" w:author="Rev 11 Allen Wirfs-Brock" w:date="2012-10-06T13:47:00Z">
          <w:r w:rsidRPr="00E77497" w:rsidDel="00905716">
            <w:rPr>
              <w:i/>
            </w:rPr>
            <w:delText>names</w:delText>
          </w:r>
        </w:del>
      </w:ins>
      <w:ins w:id="9410" w:author="Rev 11 Allen Wirfs-Brock" w:date="2012-10-06T13:47:00Z">
        <w:r w:rsidR="00905716">
          <w:rPr>
            <w:i/>
          </w:rPr>
          <w:t>formals</w:t>
        </w:r>
      </w:ins>
      <w:ins w:id="9411" w:author="Rev 11 Allen Wirfs-Brock" w:date="2012-10-06T13:48:00Z">
        <w:r w:rsidR="00905716">
          <w:t xml:space="preserve"> with argument</w:t>
        </w:r>
      </w:ins>
      <w:ins w:id="9412" w:author="Rev 4 Allen Wirfs-Brock" w:date="2011-10-21T15:13:00Z">
        <w:r w:rsidRPr="00E77497">
          <w:t xml:space="preserve"> </w:t>
        </w:r>
        <w:del w:id="9413" w:author="Rev 11 Allen Wirfs-Brock" w:date="2012-10-06T13:48:00Z">
          <w:r w:rsidRPr="00E77497" w:rsidDel="00905716">
            <w:delText xml:space="preserve">at 0-origined list position </w:delText>
          </w:r>
        </w:del>
        <w:r w:rsidRPr="00E77497">
          <w:rPr>
            <w:i/>
          </w:rPr>
          <w:t>indx</w:t>
        </w:r>
        <w:r w:rsidRPr="00E77497">
          <w:t>.</w:t>
        </w:r>
      </w:ins>
    </w:p>
    <w:p w:rsidR="00905716" w:rsidRDefault="00905716" w:rsidP="009A20C6">
      <w:pPr>
        <w:pStyle w:val="Alg4"/>
        <w:numPr>
          <w:ilvl w:val="2"/>
          <w:numId w:val="606"/>
        </w:numPr>
        <w:rPr>
          <w:ins w:id="9414" w:author="Rev 11 Allen Wirfs-Brock" w:date="2012-10-06T13:54:00Z"/>
        </w:rPr>
      </w:pPr>
      <w:ins w:id="9415" w:author="Rev 11 Allen Wirfs-Brock" w:date="2012-10-06T13:54:00Z">
        <w:r>
          <w:t xml:space="preserve">If </w:t>
        </w:r>
        <w:r>
          <w:rPr>
            <w:i/>
          </w:rPr>
          <w:t>param</w:t>
        </w:r>
        <w:r>
          <w:t xml:space="preserve"> is </w:t>
        </w:r>
      </w:ins>
      <w:ins w:id="9416" w:author="Rev 11 Allen Wirfs-Brock" w:date="2012-10-06T13:55:00Z">
        <w:r>
          <w:rPr>
            <w:i/>
          </w:rPr>
          <w:t>BindingIdentif</w:t>
        </w:r>
      </w:ins>
      <w:ins w:id="9417" w:author="Rev 11 Allen Wirfs-Brock" w:date="2012-10-25T18:09:00Z">
        <w:r w:rsidR="00970124">
          <w:rPr>
            <w:i/>
          </w:rPr>
          <w:t>i</w:t>
        </w:r>
      </w:ins>
      <w:ins w:id="9418" w:author="Rev 11 Allen Wirfs-Brock" w:date="2012-10-06T13:55:00Z">
        <w:r>
          <w:rPr>
            <w:i/>
          </w:rPr>
          <w:t>er</w:t>
        </w:r>
        <w:r>
          <w:t>, then</w:t>
        </w:r>
      </w:ins>
    </w:p>
    <w:p w:rsidR="00905716" w:rsidRDefault="00905716" w:rsidP="001C4CB5">
      <w:pPr>
        <w:pStyle w:val="Alg4"/>
        <w:numPr>
          <w:ilvl w:val="3"/>
          <w:numId w:val="606"/>
        </w:numPr>
        <w:rPr>
          <w:ins w:id="9419" w:author="Rev 11 Allen Wirfs-Brock" w:date="2012-10-06T13:55:00Z"/>
        </w:rPr>
      </w:pPr>
      <w:ins w:id="9420" w:author="Rev 11 Allen Wirfs-Brock" w:date="2012-10-06T13:55:00Z">
        <w:r>
          <w:t xml:space="preserve">Let </w:t>
        </w:r>
      </w:ins>
      <w:ins w:id="9421" w:author="Rev 11 Allen Wirfs-Brock" w:date="2012-10-06T13:56:00Z">
        <w:r w:rsidR="00C37DA8">
          <w:rPr>
            <w:i/>
          </w:rPr>
          <w:t>name</w:t>
        </w:r>
        <w:r w:rsidR="00C37DA8">
          <w:t xml:space="preserve"> be the sole element of BoundNames of </w:t>
        </w:r>
        <w:r w:rsidR="00C37DA8">
          <w:rPr>
            <w:i/>
          </w:rPr>
          <w:t>param</w:t>
        </w:r>
        <w:r w:rsidR="00C37DA8">
          <w:t>.</w:t>
        </w:r>
      </w:ins>
    </w:p>
    <w:p w:rsidR="00AA78BC" w:rsidRPr="00E77497" w:rsidRDefault="00AA78BC" w:rsidP="001C4CB5">
      <w:pPr>
        <w:pStyle w:val="Alg4"/>
        <w:numPr>
          <w:ilvl w:val="3"/>
          <w:numId w:val="606"/>
        </w:numPr>
        <w:rPr>
          <w:ins w:id="9422" w:author="Rev 4 Allen Wirfs-Brock" w:date="2011-10-21T15:13:00Z"/>
        </w:rPr>
      </w:pPr>
      <w:ins w:id="9423"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rsidR="00AA78BC" w:rsidRPr="00E77497" w:rsidRDefault="00AA78BC" w:rsidP="001C4CB5">
      <w:pPr>
        <w:pStyle w:val="Alg4"/>
        <w:numPr>
          <w:ilvl w:val="4"/>
          <w:numId w:val="606"/>
        </w:numPr>
        <w:rPr>
          <w:ins w:id="9424" w:author="Rev 4 Allen Wirfs-Brock" w:date="2011-10-21T15:13:00Z"/>
        </w:rPr>
      </w:pPr>
      <w:ins w:id="9425"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rsidR="00AA78BC" w:rsidRPr="00E77497" w:rsidRDefault="00AA78BC" w:rsidP="001C4CB5">
      <w:pPr>
        <w:pStyle w:val="Alg4"/>
        <w:numPr>
          <w:ilvl w:val="4"/>
          <w:numId w:val="606"/>
        </w:numPr>
        <w:rPr>
          <w:ins w:id="9426" w:author="Rev 4 Allen Wirfs-Brock" w:date="2011-10-21T15:13:00Z"/>
        </w:rPr>
      </w:pPr>
      <w:ins w:id="9427" w:author="Rev 4 Allen Wirfs-Brock" w:date="2011-10-21T15:13:00Z">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rsidR="00AA78BC" w:rsidRPr="00E77497" w:rsidRDefault="00AA78BC" w:rsidP="001C4CB5">
      <w:pPr>
        <w:pStyle w:val="Alg4"/>
        <w:numPr>
          <w:ilvl w:val="4"/>
          <w:numId w:val="606"/>
        </w:numPr>
        <w:rPr>
          <w:ins w:id="9428" w:author="Rev 4 Allen Wirfs-Brock" w:date="2011-10-21T15:13:00Z"/>
        </w:rPr>
      </w:pPr>
      <w:ins w:id="9429" w:author="Rev 4 Allen Wirfs-Brock" w:date="2011-10-21T15:13:00Z">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rsidR="00AA78BC" w:rsidRPr="00E77497" w:rsidRDefault="00AA78BC" w:rsidP="001C4CB5">
      <w:pPr>
        <w:pStyle w:val="Alg4"/>
        <w:numPr>
          <w:ilvl w:val="4"/>
          <w:numId w:val="606"/>
        </w:numPr>
        <w:rPr>
          <w:ins w:id="9430" w:author="Rev 4 Allen Wirfs-Brock" w:date="2011-10-21T15:13:00Z"/>
        </w:rPr>
      </w:pPr>
      <w:ins w:id="9431"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rsidR="00AA78BC" w:rsidRPr="00E77497" w:rsidRDefault="00AA78BC" w:rsidP="009A20C6">
      <w:pPr>
        <w:pStyle w:val="Alg4"/>
        <w:numPr>
          <w:ilvl w:val="1"/>
          <w:numId w:val="606"/>
        </w:numPr>
        <w:rPr>
          <w:ins w:id="9432" w:author="Rev 4 Allen Wirfs-Brock" w:date="2011-10-21T15:13:00Z"/>
        </w:rPr>
      </w:pPr>
      <w:ins w:id="9433"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rsidR="00AA78BC" w:rsidRPr="00E77497" w:rsidRDefault="00AA78BC" w:rsidP="009A20C6">
      <w:pPr>
        <w:pStyle w:val="Alg4"/>
        <w:numPr>
          <w:ilvl w:val="0"/>
          <w:numId w:val="606"/>
        </w:numPr>
        <w:rPr>
          <w:ins w:id="9434" w:author="Rev 4 Allen Wirfs-Brock" w:date="2011-10-21T15:13:00Z"/>
        </w:rPr>
      </w:pPr>
      <w:ins w:id="9435" w:author="Rev 4 Allen Wirfs-Brock" w:date="2011-10-21T15:13:00Z">
        <w:r w:rsidRPr="00E77497">
          <w:t xml:space="preserve">If </w:t>
        </w:r>
        <w:r w:rsidRPr="00E77497">
          <w:rPr>
            <w:i/>
          </w:rPr>
          <w:t>mappedNames</w:t>
        </w:r>
        <w:r w:rsidRPr="00E77497">
          <w:t xml:space="preserve"> is not empty, then</w:t>
        </w:r>
      </w:ins>
    </w:p>
    <w:p w:rsidR="00AA78BC" w:rsidRPr="00E77497" w:rsidRDefault="00AA78BC" w:rsidP="009A20C6">
      <w:pPr>
        <w:pStyle w:val="Alg4"/>
        <w:numPr>
          <w:ilvl w:val="1"/>
          <w:numId w:val="606"/>
        </w:numPr>
        <w:rPr>
          <w:ins w:id="9436" w:author="Rev 4 Allen Wirfs-Brock" w:date="2011-10-21T15:13:00Z"/>
        </w:rPr>
      </w:pPr>
      <w:ins w:id="9437"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rsidR="00AA78BC" w:rsidRPr="00E77497" w:rsidRDefault="00AA78BC" w:rsidP="009A20C6">
      <w:pPr>
        <w:pStyle w:val="Alg4"/>
        <w:numPr>
          <w:ilvl w:val="1"/>
          <w:numId w:val="606"/>
        </w:numPr>
        <w:rPr>
          <w:ins w:id="9438" w:author="Rev 4 Allen Wirfs-Brock" w:date="2011-10-21T15:13:00Z"/>
        </w:rPr>
      </w:pPr>
      <w:ins w:id="9439" w:author="Rev 4 Allen Wirfs-Brock" w:date="2011-10-21T15:13:00Z">
        <w:r w:rsidRPr="00E77497">
          <w:lastRenderedPageBreak/>
          <w:t xml:space="preserve">Set the [[Get]], [[GetOwnProperty]], [[DefineOwnProperty]], and [[Delete]] internal methods of </w:t>
        </w:r>
        <w:r w:rsidRPr="00E77497">
          <w:rPr>
            <w:i/>
          </w:rPr>
          <w:t>obj</w:t>
        </w:r>
        <w:r w:rsidRPr="00E77497">
          <w:t xml:space="preserve"> to the definitions provided below.</w:t>
        </w:r>
      </w:ins>
    </w:p>
    <w:p w:rsidR="00AA78BC" w:rsidRPr="00E77497" w:rsidRDefault="00AA78BC" w:rsidP="009A20C6">
      <w:pPr>
        <w:pStyle w:val="Alg4"/>
        <w:numPr>
          <w:ilvl w:val="0"/>
          <w:numId w:val="606"/>
        </w:numPr>
        <w:rPr>
          <w:ins w:id="9440" w:author="Rev 4 Allen Wirfs-Brock" w:date="2011-10-21T15:13:00Z"/>
        </w:rPr>
      </w:pPr>
      <w:ins w:id="9441"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w:t>
        </w:r>
        <w:del w:id="9442" w:author="Rev 10 Allen Wirfs-Brock" w:date="2012-08-13T16:35:00Z">
          <w:r w:rsidRPr="00E77497" w:rsidDel="0003414D">
            <w:delText>p</w:delText>
          </w:r>
        </w:del>
      </w:ins>
      <w:ins w:id="9443" w:author="Rev 10 Allen Wirfs-Brock" w:date="2012-08-13T16:35:00Z">
        <w:r w:rsidR="0003414D">
          <w:t>P</w:t>
        </w:r>
      </w:ins>
      <w:ins w:id="9444" w:author="Rev 4 Allen Wirfs-Brock" w:date="2011-10-21T15:13:00Z">
        <w:r w:rsidRPr="00E77497">
          <w:t xml:space="preserve">roperty </w:t>
        </w:r>
        <w:del w:id="9445" w:author="Rev 10 Allen Wirfs-Brock" w:date="2012-08-13T16:35:00Z">
          <w:r w:rsidRPr="00E77497" w:rsidDel="0003414D">
            <w:delText>d</w:delText>
          </w:r>
        </w:del>
      </w:ins>
      <w:ins w:id="9446" w:author="Rev 10 Allen Wirfs-Brock" w:date="2012-08-13T16:35:00Z">
        <w:r w:rsidR="0003414D">
          <w:t>D</w:t>
        </w:r>
      </w:ins>
      <w:ins w:id="9447" w:author="Rev 4 Allen Wirfs-Brock" w:date="2011-10-21T15:13:00Z">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rsidR="00AA78BC" w:rsidRPr="00E77497" w:rsidRDefault="00AA78BC" w:rsidP="009A20C6">
      <w:pPr>
        <w:pStyle w:val="Alg4"/>
        <w:numPr>
          <w:ilvl w:val="0"/>
          <w:numId w:val="606"/>
        </w:numPr>
        <w:spacing w:after="120"/>
        <w:rPr>
          <w:ins w:id="9448" w:author="Rev 4 Allen Wirfs-Brock" w:date="2011-10-21T15:13:00Z"/>
        </w:rPr>
      </w:pPr>
      <w:ins w:id="9449" w:author="Rev 4 Allen Wirfs-Brock" w:date="2011-10-21T15:13:00Z">
        <w:r w:rsidRPr="00E77497">
          <w:t xml:space="preserve">Return </w:t>
        </w:r>
        <w:r w:rsidRPr="00E77497">
          <w:rPr>
            <w:i/>
          </w:rPr>
          <w:t>obj</w:t>
        </w:r>
      </w:ins>
    </w:p>
    <w:p w:rsidR="00AA78BC" w:rsidRPr="00E77497" w:rsidDel="001C4CB5" w:rsidRDefault="00AA78BC" w:rsidP="00AA78BC">
      <w:pPr>
        <w:rPr>
          <w:ins w:id="9450" w:author="Rev 4 Allen Wirfs-Brock" w:date="2011-10-21T15:16:00Z"/>
          <w:del w:id="9451" w:author="Rev 11 Allen Wirfs-Brock" w:date="2012-10-06T14:07:00Z"/>
        </w:rPr>
      </w:pPr>
      <w:ins w:id="9452" w:author="Rev 4 Allen Wirfs-Brock" w:date="2011-10-21T15:16:00Z">
        <w:del w:id="9453" w:author="Rev 11 Allen Wirfs-Brock" w:date="2012-10-06T14:07:00Z">
          <w:r w:rsidRPr="00E77497" w:rsidDel="001C4CB5">
            <w:delText xml:space="preserve">The abstract operation </w:delText>
          </w:r>
        </w:del>
      </w:ins>
      <w:ins w:id="9454" w:author="Rev 4 Allen Wirfs-Brock" w:date="2011-10-21T15:13:00Z">
        <w:del w:id="9455" w:author="Rev 11 Allen Wirfs-Brock" w:date="2012-10-06T14:07:00Z">
          <w:r w:rsidRPr="000358AB" w:rsidDel="001C4CB5">
            <w:rPr>
              <w:rFonts w:ascii="Times New Roman" w:hAnsi="Times New Roman"/>
            </w:rPr>
            <w:delText>InstantiateArgumentsObject</w:delText>
          </w:r>
        </w:del>
      </w:ins>
      <w:del w:id="9456" w:author="Rev 11 Allen Wirfs-Brock" w:date="2012-10-06T14:07:00Z">
        <w:r w:rsidRPr="00E77497" w:rsidDel="001C4CB5">
          <w:delText xml:space="preserve"> </w:delText>
        </w:r>
      </w:del>
      <w:ins w:id="9457" w:author="Rev 4 Allen Wirfs-Brock" w:date="2011-10-21T15:16:00Z">
        <w:del w:id="9458" w:author="Rev 11 Allen Wirfs-Brock" w:date="2012-10-06T14:07:00Z">
          <w:r w:rsidRPr="00E77497" w:rsidDel="001C4CB5">
            <w:delText>called with an argument</w:delText>
          </w:r>
        </w:del>
      </w:ins>
      <w:ins w:id="9459" w:author="Rev 4 Allen Wirfs-Brock" w:date="2011-10-21T15:17:00Z">
        <w:del w:id="9460" w:author="Rev 11 Allen Wirfs-Brock" w:date="2012-10-06T14:07:00Z">
          <w:r w:rsidRPr="00E77497" w:rsidDel="001C4CB5">
            <w:delText xml:space="preserve"> </w:delText>
          </w:r>
        </w:del>
        <w:del w:id="9461" w:author="Rev 11 Allen Wirfs-Brock" w:date="2012-10-02T17:39:00Z">
          <w:r w:rsidRPr="00E77497" w:rsidDel="002F045C">
            <w:rPr>
              <w:rFonts w:ascii="Times New Roman" w:hAnsi="Times New Roman"/>
              <w:i/>
            </w:rPr>
            <w:delText>len</w:delText>
          </w:r>
        </w:del>
      </w:ins>
      <w:ins w:id="9462" w:author="Rev 4 Allen Wirfs-Brock" w:date="2011-10-21T15:16:00Z">
        <w:del w:id="9463" w:author="Rev 11 Allen Wirfs-Brock" w:date="2012-10-02T17:39:00Z">
          <w:r w:rsidRPr="00E77497" w:rsidDel="002F045C">
            <w:delText xml:space="preserve"> </w:delText>
          </w:r>
        </w:del>
        <w:del w:id="9464" w:author="Rev 11 Allen Wirfs-Brock" w:date="2012-10-06T14:07:00Z">
          <w:r w:rsidRPr="00E77497" w:rsidDel="001C4CB5">
            <w:delText>performs the following steps:</w:delText>
          </w:r>
        </w:del>
      </w:ins>
    </w:p>
    <w:p w:rsidR="004C02EF" w:rsidRPr="00E77497" w:rsidDel="001C4CB5" w:rsidRDefault="004C02EF" w:rsidP="009A20C6">
      <w:pPr>
        <w:pStyle w:val="Alg4"/>
        <w:numPr>
          <w:ilvl w:val="0"/>
          <w:numId w:val="378"/>
        </w:numPr>
        <w:rPr>
          <w:del w:id="9465" w:author="Rev 11 Allen Wirfs-Brock" w:date="2012-10-06T14:07:00Z"/>
        </w:rPr>
      </w:pPr>
      <w:del w:id="9466" w:author="Rev 11 Allen Wirfs-Brock" w:date="2012-10-06T14:07:00Z">
        <w:r w:rsidRPr="00E77497" w:rsidDel="001C4CB5">
          <w:delText xml:space="preserve">Let </w:delText>
        </w:r>
        <w:r w:rsidRPr="00E77497" w:rsidDel="001C4CB5">
          <w:rPr>
            <w:i/>
          </w:rPr>
          <w:delText xml:space="preserve">obj </w:delText>
        </w:r>
        <w:r w:rsidRPr="00E77497" w:rsidDel="001C4CB5">
          <w:delText xml:space="preserve">be the result </w:delText>
        </w:r>
      </w:del>
      <w:del w:id="9467" w:author="Rev 11 Allen Wirfs-Brock" w:date="2012-10-02T17:42:00Z">
        <w:r w:rsidRPr="00E77497" w:rsidDel="002F045C">
          <w:delText>of creating a new ECMAScript object</w:delText>
        </w:r>
      </w:del>
      <w:del w:id="9468" w:author="Rev 11 Allen Wirfs-Brock" w:date="2012-10-06T14:07:00Z">
        <w:r w:rsidRPr="00E77497" w:rsidDel="001C4CB5">
          <w:delText>.</w:delText>
        </w:r>
      </w:del>
    </w:p>
    <w:p w:rsidR="004C02EF" w:rsidRPr="00E77497" w:rsidDel="002F045C" w:rsidRDefault="004C02EF" w:rsidP="009A20C6">
      <w:pPr>
        <w:pStyle w:val="Alg4"/>
        <w:numPr>
          <w:ilvl w:val="0"/>
          <w:numId w:val="378"/>
        </w:numPr>
        <w:rPr>
          <w:del w:id="9469" w:author="Rev 11 Allen Wirfs-Brock" w:date="2012-10-02T17:42:00Z"/>
        </w:rPr>
      </w:pPr>
      <w:del w:id="9470" w:author="Rev 11 Allen Wirfs-Brock" w:date="2012-10-02T17:42:00Z">
        <w:r w:rsidRPr="00E77497" w:rsidDel="002F045C">
          <w:delText xml:space="preserve">Set all the internal methods of </w:delText>
        </w:r>
        <w:r w:rsidRPr="00E77497" w:rsidDel="002F045C">
          <w:rPr>
            <w:i/>
          </w:rPr>
          <w:delText>obj</w:delText>
        </w:r>
        <w:r w:rsidRPr="00E77497" w:rsidDel="002F045C">
          <w:delText xml:space="preserve"> as specified in 8.12.</w:delText>
        </w:r>
      </w:del>
    </w:p>
    <w:p w:rsidR="004C02EF" w:rsidRPr="00E77497" w:rsidDel="001C4CB5" w:rsidRDefault="004C02EF" w:rsidP="009A20C6">
      <w:pPr>
        <w:pStyle w:val="Alg4"/>
        <w:numPr>
          <w:ilvl w:val="0"/>
          <w:numId w:val="378"/>
        </w:numPr>
        <w:rPr>
          <w:del w:id="9471" w:author="Rev 11 Allen Wirfs-Brock" w:date="2012-10-06T14:07:00Z"/>
        </w:rPr>
      </w:pPr>
      <w:del w:id="9472" w:author="Rev 11 Allen Wirfs-Brock" w:date="2012-10-06T14:07:00Z">
        <w:r w:rsidRPr="00E77497" w:rsidDel="001C4CB5">
          <w:delText xml:space="preserve">Set </w:delText>
        </w:r>
      </w:del>
      <w:ins w:id="9473" w:author="Allen Wirfs-Brock" w:date="2011-07-02T13:17:00Z">
        <w:del w:id="9474" w:author="Rev 11 Allen Wirfs-Brock" w:date="2012-10-06T14:07:00Z">
          <w:r w:rsidR="000011A1" w:rsidRPr="00E77497" w:rsidDel="001C4CB5">
            <w:delText xml:space="preserve">Add </w:delText>
          </w:r>
        </w:del>
      </w:ins>
      <w:del w:id="9475" w:author="Rev 11 Allen Wirfs-Brock" w:date="2012-10-06T14:07:00Z">
        <w:r w:rsidRPr="00E77497" w:rsidDel="001C4CB5">
          <w:delText>the [[Class</w:delText>
        </w:r>
      </w:del>
      <w:ins w:id="9476" w:author="Allen Wirfs-Brock" w:date="2011-07-02T13:18:00Z">
        <w:del w:id="9477" w:author="Rev 11 Allen Wirfs-Brock" w:date="2012-10-06T14:07:00Z">
          <w:r w:rsidR="000011A1" w:rsidRPr="00E77497" w:rsidDel="001C4CB5">
            <w:delText>IsArguments</w:delText>
          </w:r>
        </w:del>
      </w:ins>
      <w:ins w:id="9478" w:author="Rev 3 Allen Wirfs-Brock" w:date="2011-09-08T15:04:00Z">
        <w:del w:id="9479" w:author="Rev 11 Allen Wirfs-Brock" w:date="2012-10-06T14:07:00Z">
          <w:r w:rsidR="00883E25" w:rsidRPr="00E77497" w:rsidDel="001C4CB5">
            <w:delText>NativeBrand</w:delText>
          </w:r>
        </w:del>
      </w:ins>
      <w:del w:id="9480" w:author="Rev 11 Allen Wirfs-Brock" w:date="2012-10-06T14:07:00Z">
        <w:r w:rsidRPr="00E77497" w:rsidDel="001C4CB5">
          <w:delText xml:space="preserve">]] internal property of </w:delText>
        </w:r>
      </w:del>
      <w:ins w:id="9481" w:author="Allen Wirfs-Brock" w:date="2011-07-02T13:18:00Z">
        <w:del w:id="9482" w:author="Rev 11 Allen Wirfs-Brock" w:date="2012-10-06T14:07:00Z">
          <w:r w:rsidR="000011A1" w:rsidRPr="00E77497" w:rsidDel="001C4CB5">
            <w:delText xml:space="preserve">to </w:delText>
          </w:r>
        </w:del>
      </w:ins>
      <w:del w:id="9483" w:author="Rev 11 Allen Wirfs-Brock" w:date="2012-10-06T14:07:00Z">
        <w:r w:rsidRPr="00E77497" w:rsidDel="001C4CB5">
          <w:rPr>
            <w:i/>
          </w:rPr>
          <w:delText>obj</w:delText>
        </w:r>
      </w:del>
      <w:ins w:id="9484" w:author="Rev 3 Allen Wirfs-Brock" w:date="2011-09-08T15:05:00Z">
        <w:del w:id="9485" w:author="Rev 11 Allen Wirfs-Brock" w:date="2012-10-06T14:07:00Z">
          <w:r w:rsidR="00883E25" w:rsidRPr="00E77497" w:rsidDel="001C4CB5">
            <w:rPr>
              <w:i/>
            </w:rPr>
            <w:delText xml:space="preserve"> </w:delText>
          </w:r>
          <w:r w:rsidR="00883E25" w:rsidRPr="00E77497" w:rsidDel="001C4CB5">
            <w:delText>with value NativeArguments</w:delText>
          </w:r>
        </w:del>
      </w:ins>
      <w:del w:id="9486" w:author="Rev 11 Allen Wirfs-Brock" w:date="2012-10-06T14:07:00Z">
        <w:r w:rsidRPr="00E77497" w:rsidDel="001C4CB5">
          <w:delText xml:space="preserve"> to </w:delText>
        </w:r>
        <w:r w:rsidRPr="00E77497" w:rsidDel="001C4CB5">
          <w:rPr>
            <w:b/>
          </w:rPr>
          <w:delText>"</w:delText>
        </w:r>
        <w:r w:rsidRPr="00E77497" w:rsidDel="001C4CB5">
          <w:rPr>
            <w:rFonts w:ascii="Courier New" w:hAnsi="Courier New" w:cs="Courier New"/>
            <w:b/>
          </w:rPr>
          <w:delText>Arguments</w:delText>
        </w:r>
        <w:r w:rsidRPr="00E77497" w:rsidDel="001C4CB5">
          <w:delText>".</w:delText>
        </w:r>
      </w:del>
    </w:p>
    <w:p w:rsidR="004C02EF" w:rsidRPr="00E77497" w:rsidDel="001C4CB5" w:rsidRDefault="004C02EF" w:rsidP="009A20C6">
      <w:pPr>
        <w:pStyle w:val="Alg4"/>
        <w:numPr>
          <w:ilvl w:val="0"/>
          <w:numId w:val="378"/>
        </w:numPr>
        <w:rPr>
          <w:del w:id="9487" w:author="Rev 11 Allen Wirfs-Brock" w:date="2012-10-06T14:07:00Z"/>
        </w:rPr>
      </w:pPr>
      <w:del w:id="9488" w:author="Rev 11 Allen Wirfs-Brock" w:date="2012-10-06T14:07:00Z">
        <w:r w:rsidRPr="00E77497" w:rsidDel="001C4CB5">
          <w:delText xml:space="preserve">Let </w:delText>
        </w:r>
        <w:r w:rsidRPr="00E77497" w:rsidDel="001C4CB5">
          <w:rPr>
            <w:i/>
          </w:rPr>
          <w:delText>Object</w:delText>
        </w:r>
        <w:r w:rsidRPr="00E77497" w:rsidDel="001C4CB5">
          <w:delText xml:space="preserve"> be the standard built-in Object constructor (15.2.2).</w:delText>
        </w:r>
      </w:del>
    </w:p>
    <w:p w:rsidR="004C02EF" w:rsidRPr="00E77497" w:rsidDel="002F045C" w:rsidRDefault="004C02EF" w:rsidP="009A20C6">
      <w:pPr>
        <w:pStyle w:val="Alg4"/>
        <w:numPr>
          <w:ilvl w:val="0"/>
          <w:numId w:val="378"/>
        </w:numPr>
        <w:rPr>
          <w:del w:id="9489" w:author="Rev 11 Allen Wirfs-Brock" w:date="2012-10-02T17:42:00Z"/>
        </w:rPr>
      </w:pPr>
      <w:del w:id="9490" w:author="Rev 11 Allen Wirfs-Brock" w:date="2012-10-02T17:42:00Z">
        <w:r w:rsidRPr="00E77497" w:rsidDel="002F045C">
          <w:delText xml:space="preserve">Set the [[Prototype]] internal property of </w:delText>
        </w:r>
        <w:r w:rsidRPr="00E77497" w:rsidDel="002F045C">
          <w:rPr>
            <w:i/>
          </w:rPr>
          <w:delText>obj</w:delText>
        </w:r>
        <w:r w:rsidRPr="00E77497" w:rsidDel="002F045C">
          <w:delText xml:space="preserve"> to the standard built-in Object prototype object (15.2.4).</w:delText>
        </w:r>
      </w:del>
    </w:p>
    <w:p w:rsidR="004C02EF" w:rsidRPr="00E77497" w:rsidDel="001C4CB5" w:rsidRDefault="004C02EF" w:rsidP="009A20C6">
      <w:pPr>
        <w:pStyle w:val="Alg4"/>
        <w:numPr>
          <w:ilvl w:val="0"/>
          <w:numId w:val="378"/>
        </w:numPr>
        <w:rPr>
          <w:del w:id="9491" w:author="Rev 11 Allen Wirfs-Brock" w:date="2012-10-06T14:07:00Z"/>
        </w:rPr>
      </w:pPr>
      <w:del w:id="9492" w:author="Rev 11 Allen Wirfs-Brock" w:date="2012-10-06T14:07:00Z">
        <w:r w:rsidRPr="00E77497" w:rsidDel="001C4CB5">
          <w:delText xml:space="preserve">Call the [[DefineOwnProperty]] internal method on </w:delText>
        </w:r>
        <w:r w:rsidRPr="00E77497" w:rsidDel="001C4CB5">
          <w:rPr>
            <w:i/>
          </w:rPr>
          <w:delText>obj</w:delText>
        </w:r>
        <w:r w:rsidRPr="00E77497" w:rsidDel="001C4CB5">
          <w:delText xml:space="preserve"> passing </w:delText>
        </w:r>
        <w:r w:rsidRPr="00E77497" w:rsidDel="001C4CB5">
          <w:rPr>
            <w:b/>
          </w:rPr>
          <w:delText>"</w:delText>
        </w:r>
        <w:r w:rsidRPr="00E77497" w:rsidDel="001C4CB5">
          <w:rPr>
            <w:rFonts w:ascii="Courier New" w:hAnsi="Courier New" w:cs="Courier New"/>
            <w:b/>
          </w:rPr>
          <w:delText>length</w:delText>
        </w:r>
        <w:r w:rsidRPr="00E77497" w:rsidDel="001C4CB5">
          <w:rPr>
            <w:b/>
          </w:rPr>
          <w:delText>"</w:delText>
        </w:r>
        <w:r w:rsidRPr="00E77497" w:rsidDel="001C4CB5">
          <w:delText xml:space="preserve">, the Property Descriptor {[[Value]]: </w:delText>
        </w:r>
        <w:r w:rsidRPr="00E77497" w:rsidDel="001C4CB5">
          <w:rPr>
            <w:i/>
          </w:rPr>
          <w:delText>len</w:delText>
        </w:r>
        <w:r w:rsidRPr="00E77497" w:rsidDel="001C4CB5">
          <w:delText xml:space="preserve">, [[Writable]]: </w:delText>
        </w:r>
        <w:r w:rsidRPr="00E77497" w:rsidDel="001C4CB5">
          <w:rPr>
            <w:b/>
          </w:rPr>
          <w:delText>true</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rsidR="004C02EF" w:rsidRPr="00E77497" w:rsidDel="001C4CB5" w:rsidRDefault="004C02EF" w:rsidP="009A20C6">
      <w:pPr>
        <w:pStyle w:val="Alg4"/>
        <w:numPr>
          <w:ilvl w:val="0"/>
          <w:numId w:val="378"/>
        </w:numPr>
        <w:rPr>
          <w:del w:id="9493" w:author="Rev 11 Allen Wirfs-Brock" w:date="2012-10-06T14:07:00Z"/>
        </w:rPr>
      </w:pPr>
      <w:del w:id="9494" w:author="Rev 11 Allen Wirfs-Brock" w:date="2012-10-06T14:07:00Z">
        <w:r w:rsidRPr="00E77497" w:rsidDel="001C4CB5">
          <w:delText xml:space="preserve">Let </w:delText>
        </w:r>
        <w:r w:rsidRPr="00E77497" w:rsidDel="001C4CB5">
          <w:rPr>
            <w:i/>
          </w:rPr>
          <w:delText>indx</w:delText>
        </w:r>
        <w:r w:rsidRPr="00E77497" w:rsidDel="001C4CB5">
          <w:delText xml:space="preserve"> = </w:delText>
        </w:r>
        <w:r w:rsidRPr="00E77497" w:rsidDel="001C4CB5">
          <w:rPr>
            <w:i/>
          </w:rPr>
          <w:delText>len</w:delText>
        </w:r>
        <w:r w:rsidRPr="00E77497" w:rsidDel="001C4CB5">
          <w:delText xml:space="preserve">  - 1.</w:delText>
        </w:r>
      </w:del>
    </w:p>
    <w:p w:rsidR="004C02EF" w:rsidRPr="00E77497" w:rsidDel="001C4CB5" w:rsidRDefault="004C02EF" w:rsidP="009A20C6">
      <w:pPr>
        <w:pStyle w:val="Alg4"/>
        <w:numPr>
          <w:ilvl w:val="0"/>
          <w:numId w:val="378"/>
        </w:numPr>
        <w:rPr>
          <w:del w:id="9495" w:author="Rev 11 Allen Wirfs-Brock" w:date="2012-10-06T14:07:00Z"/>
        </w:rPr>
      </w:pPr>
      <w:del w:id="9496" w:author="Rev 11 Allen Wirfs-Brock" w:date="2012-10-06T14:07:00Z">
        <w:r w:rsidRPr="00E77497" w:rsidDel="001C4CB5">
          <w:delText xml:space="preserve">Repeat while </w:delText>
        </w:r>
        <w:r w:rsidRPr="00E77497" w:rsidDel="001C4CB5">
          <w:rPr>
            <w:i/>
          </w:rPr>
          <w:delText>indx</w:delText>
        </w:r>
        <w:r w:rsidRPr="00E77497" w:rsidDel="001C4CB5">
          <w:delText xml:space="preserve"> &gt;= 0, </w:delText>
        </w:r>
      </w:del>
    </w:p>
    <w:p w:rsidR="004C02EF" w:rsidRPr="00E77497" w:rsidDel="001C4CB5" w:rsidRDefault="004C02EF">
      <w:pPr>
        <w:pStyle w:val="Alg4"/>
        <w:numPr>
          <w:ilvl w:val="1"/>
          <w:numId w:val="378"/>
        </w:numPr>
        <w:rPr>
          <w:del w:id="9497" w:author="Rev 11 Allen Wirfs-Brock" w:date="2012-10-06T14:07:00Z"/>
        </w:rPr>
        <w:pPrChange w:id="9498" w:author="Rev 4 Allen Wirfs-Brock" w:date="2011-11-07T12:16:00Z">
          <w:pPr>
            <w:pStyle w:val="Alg4"/>
            <w:numPr>
              <w:ilvl w:val="1"/>
              <w:numId w:val="385"/>
            </w:numPr>
            <w:tabs>
              <w:tab w:val="num" w:pos="1080"/>
            </w:tabs>
            <w:ind w:left="1080" w:hanging="360"/>
          </w:pPr>
        </w:pPrChange>
      </w:pPr>
      <w:del w:id="9499" w:author="Rev 11 Allen Wirfs-Brock" w:date="2012-10-06T14:07:00Z">
        <w:r w:rsidRPr="00E77497" w:rsidDel="001C4CB5">
          <w:delText xml:space="preserve">Let </w:delText>
        </w:r>
        <w:r w:rsidRPr="00E77497" w:rsidDel="001C4CB5">
          <w:rPr>
            <w:i/>
          </w:rPr>
          <w:delText>val</w:delText>
        </w:r>
        <w:r w:rsidRPr="00E77497" w:rsidDel="001C4CB5">
          <w:delText xml:space="preserve"> be the element of </w:delText>
        </w:r>
        <w:r w:rsidRPr="00E77497" w:rsidDel="001C4CB5">
          <w:rPr>
            <w:i/>
          </w:rPr>
          <w:delText>args</w:delText>
        </w:r>
        <w:r w:rsidRPr="00E77497" w:rsidDel="001C4CB5">
          <w:delText xml:space="preserve"> at 0-origined list position </w:delText>
        </w:r>
        <w:r w:rsidRPr="00E77497" w:rsidDel="001C4CB5">
          <w:rPr>
            <w:i/>
          </w:rPr>
          <w:delText>indx</w:delText>
        </w:r>
        <w:r w:rsidRPr="00E77497" w:rsidDel="001C4CB5">
          <w:delText>.</w:delText>
        </w:r>
      </w:del>
    </w:p>
    <w:p w:rsidR="004C02EF" w:rsidRPr="00E77497" w:rsidDel="001C4CB5" w:rsidRDefault="004C02EF">
      <w:pPr>
        <w:pStyle w:val="Alg4"/>
        <w:numPr>
          <w:ilvl w:val="1"/>
          <w:numId w:val="378"/>
        </w:numPr>
        <w:rPr>
          <w:del w:id="9500" w:author="Rev 11 Allen Wirfs-Brock" w:date="2012-10-06T14:07:00Z"/>
        </w:rPr>
        <w:pPrChange w:id="9501" w:author="Rev 4 Allen Wirfs-Brock" w:date="2011-11-07T12:16:00Z">
          <w:pPr>
            <w:pStyle w:val="Alg4"/>
            <w:numPr>
              <w:ilvl w:val="1"/>
              <w:numId w:val="385"/>
            </w:numPr>
            <w:tabs>
              <w:tab w:val="num" w:pos="1080"/>
            </w:tabs>
            <w:ind w:left="1080" w:hanging="360"/>
          </w:pPr>
        </w:pPrChange>
      </w:pPr>
      <w:del w:id="9502" w:author="Rev 11 Allen Wirfs-Brock" w:date="2012-10-06T14:07:00Z">
        <w:r w:rsidRPr="00E77497" w:rsidDel="001C4CB5">
          <w:delText xml:space="preserve">Call the [[DefineOwnProperty]] internal method on </w:delText>
        </w:r>
        <w:r w:rsidRPr="00E77497" w:rsidDel="001C4CB5">
          <w:rPr>
            <w:i/>
          </w:rPr>
          <w:delText>obj</w:delText>
        </w:r>
        <w:r w:rsidRPr="00E77497" w:rsidDel="001C4CB5">
          <w:delText xml:space="preserve"> passing ToString(</w:delText>
        </w:r>
        <w:r w:rsidRPr="00E77497" w:rsidDel="001C4CB5">
          <w:rPr>
            <w:i/>
          </w:rPr>
          <w:delText>indx</w:delText>
        </w:r>
        <w:r w:rsidRPr="00E77497" w:rsidDel="001C4CB5">
          <w:delText xml:space="preserve">), the property descriptor {[[Value]]: </w:delText>
        </w:r>
        <w:r w:rsidRPr="00E77497" w:rsidDel="001C4CB5">
          <w:rPr>
            <w:i/>
          </w:rPr>
          <w:delText>val</w:delText>
        </w:r>
        <w:r w:rsidRPr="00E77497" w:rsidDel="001C4CB5">
          <w:delText xml:space="preserve">, [[Writable]]: </w:delText>
        </w:r>
        <w:r w:rsidRPr="00E77497" w:rsidDel="001C4CB5">
          <w:rPr>
            <w:b/>
          </w:rPr>
          <w:delText>true</w:delText>
        </w:r>
        <w:r w:rsidRPr="00E77497" w:rsidDel="001C4CB5">
          <w:delText xml:space="preserve">, [[Enumerable]]: </w:delText>
        </w:r>
        <w:r w:rsidRPr="00E77497" w:rsidDel="001C4CB5">
          <w:rPr>
            <w:b/>
          </w:rPr>
          <w:delText>true</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rsidR="004C02EF" w:rsidRPr="00E77497" w:rsidDel="001C4CB5" w:rsidRDefault="004C02EF">
      <w:pPr>
        <w:pStyle w:val="Alg4"/>
        <w:numPr>
          <w:ilvl w:val="1"/>
          <w:numId w:val="378"/>
        </w:numPr>
        <w:rPr>
          <w:del w:id="9503" w:author="Rev 11 Allen Wirfs-Brock" w:date="2012-10-06T14:07:00Z"/>
        </w:rPr>
        <w:pPrChange w:id="9504" w:author="Rev 4 Allen Wirfs-Brock" w:date="2011-11-07T12:16:00Z">
          <w:pPr>
            <w:pStyle w:val="Alg4"/>
            <w:numPr>
              <w:ilvl w:val="1"/>
              <w:numId w:val="385"/>
            </w:numPr>
            <w:tabs>
              <w:tab w:val="num" w:pos="1080"/>
            </w:tabs>
            <w:ind w:left="1080" w:hanging="360"/>
          </w:pPr>
        </w:pPrChange>
      </w:pPr>
      <w:del w:id="9505" w:author="Rev 11 Allen Wirfs-Brock" w:date="2012-10-06T14:07:00Z">
        <w:r w:rsidRPr="00E77497" w:rsidDel="001C4CB5">
          <w:delText xml:space="preserve">If </w:delText>
        </w:r>
        <w:r w:rsidRPr="00E77497" w:rsidDel="001C4CB5">
          <w:rPr>
            <w:i/>
          </w:rPr>
          <w:delText>indx</w:delText>
        </w:r>
        <w:r w:rsidRPr="00E77497" w:rsidDel="001C4CB5">
          <w:delText xml:space="preserve"> is less than the number of elements in </w:delText>
        </w:r>
        <w:r w:rsidRPr="00E77497" w:rsidDel="001C4CB5">
          <w:rPr>
            <w:i/>
          </w:rPr>
          <w:delText>names</w:delText>
        </w:r>
        <w:r w:rsidRPr="00E77497" w:rsidDel="001C4CB5">
          <w:delText>, then</w:delText>
        </w:r>
      </w:del>
    </w:p>
    <w:p w:rsidR="004C02EF" w:rsidRPr="00E77497" w:rsidDel="001C4CB5" w:rsidRDefault="004C02EF">
      <w:pPr>
        <w:pStyle w:val="Alg4"/>
        <w:numPr>
          <w:ilvl w:val="2"/>
          <w:numId w:val="378"/>
        </w:numPr>
        <w:rPr>
          <w:del w:id="9506" w:author="Rev 11 Allen Wirfs-Brock" w:date="2012-10-06T14:07:00Z"/>
        </w:rPr>
        <w:pPrChange w:id="9507" w:author="Rev 4 Allen Wirfs-Brock" w:date="2011-11-07T12:16:00Z">
          <w:pPr>
            <w:pStyle w:val="Alg4"/>
            <w:numPr>
              <w:ilvl w:val="2"/>
              <w:numId w:val="385"/>
            </w:numPr>
            <w:tabs>
              <w:tab w:val="num" w:pos="1800"/>
            </w:tabs>
            <w:ind w:left="1800" w:hanging="360"/>
          </w:pPr>
        </w:pPrChange>
      </w:pPr>
      <w:del w:id="9508" w:author="Rev 11 Allen Wirfs-Brock" w:date="2012-10-06T14:07:00Z">
        <w:r w:rsidRPr="00E77497" w:rsidDel="001C4CB5">
          <w:delText xml:space="preserve">Let </w:delText>
        </w:r>
        <w:r w:rsidRPr="00E77497" w:rsidDel="001C4CB5">
          <w:rPr>
            <w:i/>
          </w:rPr>
          <w:delText>name</w:delText>
        </w:r>
        <w:r w:rsidRPr="00E77497" w:rsidDel="001C4CB5">
          <w:delText xml:space="preserve"> be the element of </w:delText>
        </w:r>
        <w:r w:rsidRPr="00E77497" w:rsidDel="001C4CB5">
          <w:rPr>
            <w:i/>
          </w:rPr>
          <w:delText>names</w:delText>
        </w:r>
        <w:r w:rsidRPr="00E77497" w:rsidDel="001C4CB5">
          <w:delText xml:space="preserve"> at 0-origined list position </w:delText>
        </w:r>
        <w:r w:rsidRPr="00E77497" w:rsidDel="001C4CB5">
          <w:rPr>
            <w:i/>
          </w:rPr>
          <w:delText>indx</w:delText>
        </w:r>
        <w:r w:rsidRPr="00E77497" w:rsidDel="001C4CB5">
          <w:delText>.</w:delText>
        </w:r>
      </w:del>
    </w:p>
    <w:p w:rsidR="004C02EF" w:rsidRPr="00E77497" w:rsidDel="001C4CB5" w:rsidRDefault="004C02EF">
      <w:pPr>
        <w:pStyle w:val="Alg4"/>
        <w:numPr>
          <w:ilvl w:val="2"/>
          <w:numId w:val="378"/>
        </w:numPr>
        <w:rPr>
          <w:del w:id="9509" w:author="Rev 11 Allen Wirfs-Brock" w:date="2012-10-06T14:07:00Z"/>
        </w:rPr>
        <w:pPrChange w:id="9510" w:author="Rev 4 Allen Wirfs-Brock" w:date="2011-11-07T12:16:00Z">
          <w:pPr>
            <w:pStyle w:val="Alg4"/>
            <w:numPr>
              <w:ilvl w:val="2"/>
              <w:numId w:val="385"/>
            </w:numPr>
            <w:tabs>
              <w:tab w:val="num" w:pos="1800"/>
            </w:tabs>
            <w:ind w:left="1800" w:hanging="360"/>
          </w:pPr>
        </w:pPrChange>
      </w:pPr>
      <w:del w:id="9511" w:author="Rev 11 Allen Wirfs-Brock" w:date="2012-10-06T14:07:00Z">
        <w:r w:rsidRPr="00E77497" w:rsidDel="001C4CB5">
          <w:delText xml:space="preserve">If </w:delText>
        </w:r>
        <w:r w:rsidRPr="00E77497" w:rsidDel="001C4CB5">
          <w:rPr>
            <w:i/>
          </w:rPr>
          <w:delText>strict</w:delText>
        </w:r>
        <w:r w:rsidRPr="00E77497" w:rsidDel="001C4CB5">
          <w:delText xml:space="preserve"> is </w:delText>
        </w:r>
        <w:r w:rsidRPr="00E77497" w:rsidDel="001C4CB5">
          <w:rPr>
            <w:b/>
          </w:rPr>
          <w:delText>false</w:delText>
        </w:r>
        <w:r w:rsidRPr="00E77497" w:rsidDel="001C4CB5">
          <w:delText xml:space="preserve"> and </w:delText>
        </w:r>
        <w:r w:rsidRPr="00E77497" w:rsidDel="001C4CB5">
          <w:rPr>
            <w:i/>
          </w:rPr>
          <w:delText>name</w:delText>
        </w:r>
        <w:r w:rsidRPr="00E77497" w:rsidDel="001C4CB5">
          <w:delText xml:space="preserve"> is not an element of  </w:delText>
        </w:r>
        <w:r w:rsidRPr="00E77497" w:rsidDel="001C4CB5">
          <w:rPr>
            <w:i/>
          </w:rPr>
          <w:delText>mappedNames</w:delText>
        </w:r>
        <w:r w:rsidRPr="00E77497" w:rsidDel="001C4CB5">
          <w:delText>, then</w:delText>
        </w:r>
      </w:del>
    </w:p>
    <w:p w:rsidR="004C02EF" w:rsidRPr="00E77497" w:rsidDel="001C4CB5" w:rsidRDefault="004C02EF">
      <w:pPr>
        <w:pStyle w:val="Alg4"/>
        <w:numPr>
          <w:ilvl w:val="3"/>
          <w:numId w:val="378"/>
        </w:numPr>
        <w:rPr>
          <w:del w:id="9512" w:author="Rev 11 Allen Wirfs-Brock" w:date="2012-10-06T14:07:00Z"/>
        </w:rPr>
        <w:pPrChange w:id="9513" w:author="Rev 4 Allen Wirfs-Brock" w:date="2011-11-07T12:16:00Z">
          <w:pPr>
            <w:pStyle w:val="Alg4"/>
            <w:numPr>
              <w:ilvl w:val="3"/>
              <w:numId w:val="385"/>
            </w:numPr>
            <w:tabs>
              <w:tab w:val="num" w:pos="2520"/>
            </w:tabs>
            <w:ind w:left="2520" w:hanging="360"/>
          </w:pPr>
        </w:pPrChange>
      </w:pPr>
      <w:del w:id="9514" w:author="Rev 11 Allen Wirfs-Brock" w:date="2012-10-06T14:07:00Z">
        <w:r w:rsidRPr="00E77497" w:rsidDel="001C4CB5">
          <w:delText xml:space="preserve">Add </w:delText>
        </w:r>
        <w:r w:rsidRPr="00E77497" w:rsidDel="001C4CB5">
          <w:rPr>
            <w:i/>
          </w:rPr>
          <w:delText>name</w:delText>
        </w:r>
        <w:r w:rsidRPr="00E77497" w:rsidDel="001C4CB5">
          <w:delText xml:space="preserve"> as an element of the list </w:delText>
        </w:r>
        <w:r w:rsidRPr="00E77497" w:rsidDel="001C4CB5">
          <w:rPr>
            <w:i/>
          </w:rPr>
          <w:delText>mappedNames</w:delText>
        </w:r>
        <w:r w:rsidRPr="00E77497" w:rsidDel="001C4CB5">
          <w:delText>.</w:delText>
        </w:r>
      </w:del>
    </w:p>
    <w:p w:rsidR="004C02EF" w:rsidRPr="00E77497" w:rsidDel="001C4CB5" w:rsidRDefault="004C02EF">
      <w:pPr>
        <w:pStyle w:val="Alg4"/>
        <w:numPr>
          <w:ilvl w:val="3"/>
          <w:numId w:val="378"/>
        </w:numPr>
        <w:rPr>
          <w:del w:id="9515" w:author="Rev 11 Allen Wirfs-Brock" w:date="2012-10-06T14:07:00Z"/>
        </w:rPr>
        <w:pPrChange w:id="9516" w:author="Rev 4 Allen Wirfs-Brock" w:date="2011-11-07T12:16:00Z">
          <w:pPr>
            <w:pStyle w:val="Alg4"/>
            <w:numPr>
              <w:ilvl w:val="3"/>
              <w:numId w:val="385"/>
            </w:numPr>
            <w:tabs>
              <w:tab w:val="num" w:pos="2520"/>
            </w:tabs>
            <w:ind w:left="2520" w:hanging="360"/>
          </w:pPr>
        </w:pPrChange>
      </w:pPr>
      <w:del w:id="9517" w:author="Rev 11 Allen Wirfs-Brock" w:date="2012-10-06T14:07:00Z">
        <w:r w:rsidRPr="00E77497" w:rsidDel="001C4CB5">
          <w:delText xml:space="preserve">Let </w:delText>
        </w:r>
        <w:r w:rsidRPr="00E77497" w:rsidDel="001C4CB5">
          <w:rPr>
            <w:i/>
          </w:rPr>
          <w:delText>g</w:delText>
        </w:r>
        <w:r w:rsidRPr="00E77497" w:rsidDel="001C4CB5">
          <w:delText xml:space="preserve"> be the result of calling the </w:delText>
        </w:r>
        <w:r w:rsidRPr="00E77497" w:rsidDel="001C4CB5">
          <w:rPr>
            <w:i/>
          </w:rPr>
          <w:delText>MakeArgGetter</w:delText>
        </w:r>
        <w:r w:rsidRPr="00E77497" w:rsidDel="001C4CB5">
          <w:delText xml:space="preserve"> abstract operation with arguments </w:delText>
        </w:r>
        <w:r w:rsidRPr="00E77497" w:rsidDel="001C4CB5">
          <w:rPr>
            <w:i/>
          </w:rPr>
          <w:delText>name</w:delText>
        </w:r>
        <w:r w:rsidRPr="00E77497" w:rsidDel="001C4CB5">
          <w:delText xml:space="preserve"> and </w:delText>
        </w:r>
        <w:r w:rsidRPr="00E77497" w:rsidDel="001C4CB5">
          <w:rPr>
            <w:i/>
          </w:rPr>
          <w:delText>env</w:delText>
        </w:r>
        <w:r w:rsidRPr="00E77497" w:rsidDel="001C4CB5">
          <w:delText>.</w:delText>
        </w:r>
      </w:del>
    </w:p>
    <w:p w:rsidR="004C02EF" w:rsidRPr="00E77497" w:rsidDel="001C4CB5" w:rsidRDefault="004C02EF">
      <w:pPr>
        <w:pStyle w:val="Alg4"/>
        <w:numPr>
          <w:ilvl w:val="3"/>
          <w:numId w:val="378"/>
        </w:numPr>
        <w:rPr>
          <w:del w:id="9518" w:author="Rev 11 Allen Wirfs-Brock" w:date="2012-10-06T14:07:00Z"/>
        </w:rPr>
        <w:pPrChange w:id="9519" w:author="Rev 4 Allen Wirfs-Brock" w:date="2011-11-07T12:16:00Z">
          <w:pPr>
            <w:pStyle w:val="Alg4"/>
            <w:numPr>
              <w:ilvl w:val="3"/>
              <w:numId w:val="385"/>
            </w:numPr>
            <w:tabs>
              <w:tab w:val="num" w:pos="2520"/>
            </w:tabs>
            <w:ind w:left="2520" w:hanging="360"/>
          </w:pPr>
        </w:pPrChange>
      </w:pPr>
      <w:del w:id="9520" w:author="Rev 11 Allen Wirfs-Brock" w:date="2012-10-06T14:07:00Z">
        <w:r w:rsidRPr="00E77497" w:rsidDel="001C4CB5">
          <w:delText xml:space="preserve">Let </w:delText>
        </w:r>
        <w:r w:rsidRPr="00E77497" w:rsidDel="001C4CB5">
          <w:rPr>
            <w:i/>
          </w:rPr>
          <w:delText>p</w:delText>
        </w:r>
        <w:r w:rsidRPr="00E77497" w:rsidDel="001C4CB5">
          <w:delText xml:space="preserve"> be the result of calling the </w:delText>
        </w:r>
        <w:r w:rsidRPr="00E77497" w:rsidDel="001C4CB5">
          <w:rPr>
            <w:i/>
          </w:rPr>
          <w:delText>MakeArgSetter</w:delText>
        </w:r>
        <w:r w:rsidRPr="00E77497" w:rsidDel="001C4CB5">
          <w:delText xml:space="preserve"> abstract operation with arguments </w:delText>
        </w:r>
        <w:r w:rsidRPr="00E77497" w:rsidDel="001C4CB5">
          <w:rPr>
            <w:i/>
          </w:rPr>
          <w:delText>name</w:delText>
        </w:r>
        <w:r w:rsidRPr="00E77497" w:rsidDel="001C4CB5">
          <w:delText xml:space="preserve"> and </w:delText>
        </w:r>
        <w:r w:rsidRPr="00E77497" w:rsidDel="001C4CB5">
          <w:rPr>
            <w:i/>
          </w:rPr>
          <w:delText>env</w:delText>
        </w:r>
        <w:r w:rsidRPr="00E77497" w:rsidDel="001C4CB5">
          <w:delText>.</w:delText>
        </w:r>
      </w:del>
    </w:p>
    <w:p w:rsidR="004C02EF" w:rsidRPr="00E77497" w:rsidDel="001C4CB5" w:rsidRDefault="004C02EF">
      <w:pPr>
        <w:pStyle w:val="Alg4"/>
        <w:numPr>
          <w:ilvl w:val="3"/>
          <w:numId w:val="378"/>
        </w:numPr>
        <w:rPr>
          <w:del w:id="9521" w:author="Rev 11 Allen Wirfs-Brock" w:date="2012-10-06T14:07:00Z"/>
        </w:rPr>
        <w:pPrChange w:id="9522" w:author="Rev 4 Allen Wirfs-Brock" w:date="2011-11-07T12:16:00Z">
          <w:pPr>
            <w:pStyle w:val="Alg4"/>
            <w:numPr>
              <w:ilvl w:val="3"/>
              <w:numId w:val="385"/>
            </w:numPr>
            <w:tabs>
              <w:tab w:val="num" w:pos="2520"/>
            </w:tabs>
            <w:ind w:left="2520" w:hanging="360"/>
          </w:pPr>
        </w:pPrChange>
      </w:pPr>
      <w:del w:id="9523" w:author="Rev 11 Allen Wirfs-Brock" w:date="2012-10-06T14:07:00Z">
        <w:r w:rsidRPr="00E77497" w:rsidDel="001C4CB5">
          <w:delText xml:space="preserve">Call the [[DefineOwnProperty]] internal method of </w:delText>
        </w:r>
        <w:r w:rsidRPr="00E77497" w:rsidDel="001C4CB5">
          <w:rPr>
            <w:i/>
          </w:rPr>
          <w:delText>map</w:delText>
        </w:r>
        <w:r w:rsidRPr="00E77497" w:rsidDel="001C4CB5">
          <w:delText xml:space="preserve"> passing ToString(</w:delText>
        </w:r>
        <w:r w:rsidRPr="00E77497" w:rsidDel="001C4CB5">
          <w:rPr>
            <w:i/>
          </w:rPr>
          <w:delText>indx</w:delText>
        </w:r>
        <w:r w:rsidRPr="00E77497" w:rsidDel="001C4CB5">
          <w:delText xml:space="preserve">), the Property Descriptor {[[Set]]: </w:delText>
        </w:r>
        <w:r w:rsidRPr="00E77497" w:rsidDel="001C4CB5">
          <w:rPr>
            <w:i/>
          </w:rPr>
          <w:delText>p</w:delText>
        </w:r>
        <w:r w:rsidRPr="00E77497" w:rsidDel="001C4CB5">
          <w:delText xml:space="preserve">, [[Get]]: </w:delText>
        </w:r>
        <w:r w:rsidRPr="00E77497" w:rsidDel="001C4CB5">
          <w:rPr>
            <w:i/>
          </w:rPr>
          <w:delText>g,</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rsidR="004C02EF" w:rsidRPr="00E77497" w:rsidDel="001C4CB5" w:rsidRDefault="004C02EF">
      <w:pPr>
        <w:pStyle w:val="Alg4"/>
        <w:numPr>
          <w:ilvl w:val="1"/>
          <w:numId w:val="378"/>
        </w:numPr>
        <w:rPr>
          <w:del w:id="9524" w:author="Rev 11 Allen Wirfs-Brock" w:date="2012-10-06T14:07:00Z"/>
        </w:rPr>
        <w:pPrChange w:id="9525" w:author="Rev 4 Allen Wirfs-Brock" w:date="2011-11-07T12:16:00Z">
          <w:pPr>
            <w:pStyle w:val="Alg4"/>
            <w:numPr>
              <w:ilvl w:val="1"/>
              <w:numId w:val="385"/>
            </w:numPr>
            <w:tabs>
              <w:tab w:val="num" w:pos="1080"/>
            </w:tabs>
            <w:ind w:left="1080" w:hanging="360"/>
          </w:pPr>
        </w:pPrChange>
      </w:pPr>
      <w:del w:id="9526" w:author="Rev 11 Allen Wirfs-Brock" w:date="2012-10-06T14:07:00Z">
        <w:r w:rsidRPr="00E77497" w:rsidDel="001C4CB5">
          <w:delText xml:space="preserve">Let </w:delText>
        </w:r>
        <w:r w:rsidRPr="00E77497" w:rsidDel="001C4CB5">
          <w:rPr>
            <w:i/>
          </w:rPr>
          <w:delText>indx</w:delText>
        </w:r>
        <w:r w:rsidRPr="00E77497" w:rsidDel="001C4CB5">
          <w:delText xml:space="preserve"> = </w:delText>
        </w:r>
        <w:r w:rsidRPr="00E77497" w:rsidDel="001C4CB5">
          <w:rPr>
            <w:i/>
          </w:rPr>
          <w:delText>indx</w:delText>
        </w:r>
        <w:r w:rsidRPr="00E77497" w:rsidDel="001C4CB5">
          <w:delText xml:space="preserve"> - 1</w:delText>
        </w:r>
      </w:del>
    </w:p>
    <w:p w:rsidR="004C02EF" w:rsidRPr="00E77497" w:rsidDel="001C4CB5" w:rsidRDefault="004C02EF" w:rsidP="009A20C6">
      <w:pPr>
        <w:pStyle w:val="Alg4"/>
        <w:numPr>
          <w:ilvl w:val="0"/>
          <w:numId w:val="378"/>
        </w:numPr>
        <w:rPr>
          <w:del w:id="9527" w:author="Rev 11 Allen Wirfs-Brock" w:date="2012-10-06T14:07:00Z"/>
        </w:rPr>
      </w:pPr>
      <w:del w:id="9528" w:author="Rev 11 Allen Wirfs-Brock" w:date="2012-10-06T14:07:00Z">
        <w:r w:rsidRPr="00E77497" w:rsidDel="001C4CB5">
          <w:delText xml:space="preserve">If </w:delText>
        </w:r>
        <w:r w:rsidRPr="00E77497" w:rsidDel="001C4CB5">
          <w:rPr>
            <w:i/>
          </w:rPr>
          <w:delText>mappedNames</w:delText>
        </w:r>
        <w:r w:rsidRPr="00E77497" w:rsidDel="001C4CB5">
          <w:delText xml:space="preserve"> is not empty, then</w:delText>
        </w:r>
      </w:del>
    </w:p>
    <w:p w:rsidR="004C02EF" w:rsidRPr="00E77497" w:rsidDel="001C4CB5" w:rsidRDefault="004C02EF">
      <w:pPr>
        <w:pStyle w:val="Alg4"/>
        <w:numPr>
          <w:ilvl w:val="1"/>
          <w:numId w:val="378"/>
        </w:numPr>
        <w:rPr>
          <w:del w:id="9529" w:author="Rev 11 Allen Wirfs-Brock" w:date="2012-10-06T14:07:00Z"/>
        </w:rPr>
        <w:pPrChange w:id="9530" w:author="Rev 4 Allen Wirfs-Brock" w:date="2011-11-07T12:16:00Z">
          <w:pPr>
            <w:pStyle w:val="Alg4"/>
            <w:numPr>
              <w:ilvl w:val="1"/>
              <w:numId w:val="385"/>
            </w:numPr>
            <w:tabs>
              <w:tab w:val="num" w:pos="1080"/>
            </w:tabs>
            <w:ind w:left="1080" w:hanging="360"/>
          </w:pPr>
        </w:pPrChange>
      </w:pPr>
      <w:del w:id="9531" w:author="Rev 11 Allen Wirfs-Brock" w:date="2012-10-06T14:07:00Z">
        <w:r w:rsidRPr="00E77497" w:rsidDel="001C4CB5">
          <w:delText xml:space="preserve">Set the [[ParameterMap]] internal property of </w:delText>
        </w:r>
        <w:r w:rsidRPr="00E77497" w:rsidDel="001C4CB5">
          <w:rPr>
            <w:i/>
          </w:rPr>
          <w:delText>obj</w:delText>
        </w:r>
        <w:r w:rsidRPr="00E77497" w:rsidDel="001C4CB5">
          <w:delText xml:space="preserve"> to </w:delText>
        </w:r>
        <w:r w:rsidRPr="00E77497" w:rsidDel="001C4CB5">
          <w:rPr>
            <w:i/>
          </w:rPr>
          <w:delText>map</w:delText>
        </w:r>
        <w:r w:rsidRPr="00E77497" w:rsidDel="001C4CB5">
          <w:delText>.</w:delText>
        </w:r>
      </w:del>
    </w:p>
    <w:p w:rsidR="004C02EF" w:rsidRPr="00E77497" w:rsidDel="001C4CB5" w:rsidRDefault="004C02EF">
      <w:pPr>
        <w:pStyle w:val="Alg4"/>
        <w:numPr>
          <w:ilvl w:val="1"/>
          <w:numId w:val="378"/>
        </w:numPr>
        <w:rPr>
          <w:del w:id="9532" w:author="Rev 11 Allen Wirfs-Brock" w:date="2012-10-06T14:07:00Z"/>
        </w:rPr>
        <w:pPrChange w:id="9533" w:author="Rev 4 Allen Wirfs-Brock" w:date="2011-11-07T12:16:00Z">
          <w:pPr>
            <w:pStyle w:val="Alg4"/>
            <w:numPr>
              <w:ilvl w:val="1"/>
              <w:numId w:val="385"/>
            </w:numPr>
            <w:tabs>
              <w:tab w:val="num" w:pos="1080"/>
            </w:tabs>
            <w:ind w:left="1080" w:hanging="360"/>
          </w:pPr>
        </w:pPrChange>
      </w:pPr>
      <w:del w:id="9534" w:author="Rev 11 Allen Wirfs-Brock" w:date="2012-10-06T14:07:00Z">
        <w:r w:rsidRPr="00E77497" w:rsidDel="001C4CB5">
          <w:delText xml:space="preserve">Set the [[Get]], [[GetOwnProperty]], [[DefineOwnProperty]], and [[Delete]] internal methods of </w:delText>
        </w:r>
        <w:r w:rsidRPr="00E77497" w:rsidDel="001C4CB5">
          <w:rPr>
            <w:i/>
          </w:rPr>
          <w:delText>obj</w:delText>
        </w:r>
        <w:r w:rsidRPr="00E77497" w:rsidDel="001C4CB5">
          <w:delText xml:space="preserve"> to the definitions provided below.</w:delText>
        </w:r>
      </w:del>
    </w:p>
    <w:p w:rsidR="004C02EF" w:rsidRPr="00E77497" w:rsidDel="001C4CB5" w:rsidRDefault="004C02EF" w:rsidP="009A20C6">
      <w:pPr>
        <w:pStyle w:val="Alg4"/>
        <w:numPr>
          <w:ilvl w:val="0"/>
          <w:numId w:val="378"/>
        </w:numPr>
        <w:rPr>
          <w:del w:id="9535" w:author="Rev 11 Allen Wirfs-Brock" w:date="2012-10-06T14:07:00Z"/>
        </w:rPr>
      </w:pPr>
      <w:del w:id="9536" w:author="Rev 11 Allen Wirfs-Brock" w:date="2012-10-06T14:07:00Z">
        <w:r w:rsidRPr="00E77497" w:rsidDel="001C4CB5">
          <w:delText xml:space="preserve">If </w:delText>
        </w:r>
        <w:r w:rsidRPr="00E77497" w:rsidDel="001C4CB5">
          <w:rPr>
            <w:i/>
          </w:rPr>
          <w:delText>strict</w:delText>
        </w:r>
        <w:r w:rsidRPr="00E77497" w:rsidDel="001C4CB5">
          <w:delText xml:space="preserve"> is </w:delText>
        </w:r>
        <w:r w:rsidRPr="00E77497" w:rsidDel="001C4CB5">
          <w:rPr>
            <w:b/>
          </w:rPr>
          <w:delText>false</w:delText>
        </w:r>
        <w:r w:rsidRPr="00E77497" w:rsidDel="001C4CB5">
          <w:delText>, then</w:delText>
        </w:r>
      </w:del>
    </w:p>
    <w:p w:rsidR="004C02EF" w:rsidRPr="00E77497" w:rsidDel="001C4CB5" w:rsidRDefault="004C02EF">
      <w:pPr>
        <w:pStyle w:val="Alg4"/>
        <w:numPr>
          <w:ilvl w:val="1"/>
          <w:numId w:val="378"/>
        </w:numPr>
        <w:rPr>
          <w:del w:id="9537" w:author="Rev 11 Allen Wirfs-Brock" w:date="2012-10-06T14:07:00Z"/>
        </w:rPr>
        <w:pPrChange w:id="9538" w:author="Rev 4 Allen Wirfs-Brock" w:date="2011-11-07T12:16:00Z">
          <w:pPr>
            <w:pStyle w:val="Alg4"/>
            <w:numPr>
              <w:ilvl w:val="1"/>
              <w:numId w:val="385"/>
            </w:numPr>
            <w:tabs>
              <w:tab w:val="num" w:pos="1080"/>
            </w:tabs>
            <w:ind w:left="1080" w:hanging="360"/>
          </w:pPr>
        </w:pPrChange>
      </w:pPr>
      <w:del w:id="9539" w:author="Rev 11 Allen Wirfs-Brock" w:date="2012-10-06T14:07:00Z">
        <w:r w:rsidRPr="00E77497" w:rsidDel="001C4CB5">
          <w:delText xml:space="preserve">Call the [[DefineOwnProperty]] internal method on </w:delText>
        </w:r>
        <w:r w:rsidRPr="00E77497" w:rsidDel="001C4CB5">
          <w:rPr>
            <w:i/>
          </w:rPr>
          <w:delText>obj</w:delText>
        </w:r>
        <w:r w:rsidRPr="00E77497" w:rsidDel="001C4CB5">
          <w:delText xml:space="preserve"> passing "</w:delText>
        </w:r>
        <w:r w:rsidRPr="00E77497" w:rsidDel="001C4CB5">
          <w:rPr>
            <w:rFonts w:ascii="Courier New" w:hAnsi="Courier New" w:cs="Courier New"/>
            <w:b/>
          </w:rPr>
          <w:delText>callee</w:delText>
        </w:r>
        <w:r w:rsidRPr="00E77497" w:rsidDel="001C4CB5">
          <w:delText xml:space="preserve">", the property descriptor {[[Value]]: </w:delText>
        </w:r>
        <w:r w:rsidRPr="00E77497" w:rsidDel="001C4CB5">
          <w:rPr>
            <w:i/>
          </w:rPr>
          <w:delText>func</w:delText>
        </w:r>
        <w:r w:rsidRPr="00E77497" w:rsidDel="001C4CB5">
          <w:delText xml:space="preserve">, [[Writable]]: </w:delText>
        </w:r>
        <w:r w:rsidRPr="00E77497" w:rsidDel="001C4CB5">
          <w:rPr>
            <w:b/>
          </w:rPr>
          <w:delText>true</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rsidR="004C02EF" w:rsidRPr="00E77497" w:rsidDel="001C4CB5" w:rsidRDefault="004C02EF" w:rsidP="009A20C6">
      <w:pPr>
        <w:pStyle w:val="Alg4"/>
        <w:numPr>
          <w:ilvl w:val="0"/>
          <w:numId w:val="378"/>
        </w:numPr>
        <w:rPr>
          <w:del w:id="9540" w:author="Rev 11 Allen Wirfs-Brock" w:date="2012-10-06T14:07:00Z"/>
        </w:rPr>
      </w:pPr>
      <w:del w:id="9541" w:author="Rev 11 Allen Wirfs-Brock" w:date="2012-10-06T14:07:00Z">
        <w:r w:rsidRPr="00E77497" w:rsidDel="001C4CB5">
          <w:delText xml:space="preserve">Else, </w:delText>
        </w:r>
        <w:r w:rsidRPr="00E77497" w:rsidDel="001C4CB5">
          <w:rPr>
            <w:i/>
          </w:rPr>
          <w:delText>strict</w:delText>
        </w:r>
        <w:r w:rsidRPr="00E77497" w:rsidDel="001C4CB5">
          <w:delText xml:space="preserve"> is </w:delText>
        </w:r>
        <w:r w:rsidRPr="00E77497" w:rsidDel="001C4CB5">
          <w:rPr>
            <w:b/>
          </w:rPr>
          <w:delText xml:space="preserve">true </w:delText>
        </w:r>
        <w:r w:rsidRPr="00E77497" w:rsidDel="001C4CB5">
          <w:delText>so</w:delText>
        </w:r>
      </w:del>
    </w:p>
    <w:p w:rsidR="004C02EF" w:rsidRPr="00E77497" w:rsidDel="001C4CB5" w:rsidRDefault="004C02EF">
      <w:pPr>
        <w:pStyle w:val="Alg4"/>
        <w:numPr>
          <w:ilvl w:val="1"/>
          <w:numId w:val="378"/>
        </w:numPr>
        <w:rPr>
          <w:del w:id="9542" w:author="Rev 11 Allen Wirfs-Brock" w:date="2012-10-06T14:07:00Z"/>
        </w:rPr>
        <w:pPrChange w:id="9543" w:author="Rev 4 Allen Wirfs-Brock" w:date="2011-11-07T12:16:00Z">
          <w:pPr>
            <w:pStyle w:val="Alg4"/>
            <w:numPr>
              <w:ilvl w:val="1"/>
              <w:numId w:val="385"/>
            </w:numPr>
            <w:tabs>
              <w:tab w:val="num" w:pos="1080"/>
            </w:tabs>
            <w:ind w:left="1080" w:hanging="360"/>
          </w:pPr>
        </w:pPrChange>
      </w:pPr>
      <w:del w:id="9544" w:author="Rev 11 Allen Wirfs-Brock" w:date="2012-10-06T14:07:00Z">
        <w:r w:rsidRPr="00E77497" w:rsidDel="001C4CB5">
          <w:delText xml:space="preserve">Let </w:delText>
        </w:r>
        <w:r w:rsidRPr="00E77497" w:rsidDel="001C4CB5">
          <w:rPr>
            <w:i/>
          </w:rPr>
          <w:delText>thrower</w:delText>
        </w:r>
        <w:r w:rsidRPr="00E77497" w:rsidDel="001C4CB5">
          <w:delText xml:space="preserve"> be the [[ThrowTypeError]] function Object (13.2.3).</w:delText>
        </w:r>
      </w:del>
    </w:p>
    <w:p w:rsidR="004C02EF" w:rsidRPr="00E77497" w:rsidDel="001C4CB5" w:rsidRDefault="004C02EF">
      <w:pPr>
        <w:pStyle w:val="Alg4"/>
        <w:numPr>
          <w:ilvl w:val="1"/>
          <w:numId w:val="378"/>
        </w:numPr>
        <w:rPr>
          <w:del w:id="9545" w:author="Rev 11 Allen Wirfs-Brock" w:date="2012-10-06T14:07:00Z"/>
        </w:rPr>
        <w:pPrChange w:id="9546" w:author="Rev 4 Allen Wirfs-Brock" w:date="2011-11-07T12:16:00Z">
          <w:pPr>
            <w:pStyle w:val="Alg4"/>
            <w:numPr>
              <w:ilvl w:val="1"/>
              <w:numId w:val="385"/>
            </w:numPr>
            <w:tabs>
              <w:tab w:val="num" w:pos="1080"/>
            </w:tabs>
            <w:ind w:left="1080" w:hanging="360"/>
          </w:pPr>
        </w:pPrChange>
      </w:pPr>
      <w:del w:id="9547" w:author="Rev 11 Allen Wirfs-Brock" w:date="2012-10-06T14:07:00Z">
        <w:r w:rsidRPr="00E77497" w:rsidDel="001C4CB5">
          <w:delText xml:space="preserve">Call the [[DefineOwnProperty]] internal method of </w:delText>
        </w:r>
        <w:r w:rsidRPr="00E77497" w:rsidDel="001C4CB5">
          <w:rPr>
            <w:i/>
          </w:rPr>
          <w:delText>obj</w:delText>
        </w:r>
        <w:r w:rsidRPr="00E77497" w:rsidDel="001C4CB5">
          <w:delText xml:space="preserve"> with arguments </w:delText>
        </w:r>
        <w:r w:rsidRPr="00E77497" w:rsidDel="001C4CB5">
          <w:rPr>
            <w:rFonts w:ascii="Courier New" w:hAnsi="Courier New" w:cs="Courier New"/>
            <w:b/>
          </w:rPr>
          <w:delText>"caller"</w:delText>
        </w:r>
        <w:r w:rsidRPr="00E77497" w:rsidDel="001C4CB5">
          <w:delText xml:space="preserve">, PropertyDescriptor {[[Get]]: </w:delText>
        </w:r>
        <w:r w:rsidRPr="00E77497" w:rsidDel="001C4CB5">
          <w:rPr>
            <w:i/>
          </w:rPr>
          <w:delText>thrower</w:delText>
        </w:r>
        <w:r w:rsidRPr="00E77497" w:rsidDel="001C4CB5">
          <w:delText xml:space="preserve">, [[Set]]: </w:delText>
        </w:r>
        <w:r w:rsidRPr="00E77497" w:rsidDel="001C4CB5">
          <w:rPr>
            <w:i/>
          </w:rPr>
          <w:delText>thrower</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false</w:delText>
        </w:r>
        <w:r w:rsidRPr="00E77497" w:rsidDel="001C4CB5">
          <w:delText xml:space="preserve">}, and </w:delText>
        </w:r>
        <w:r w:rsidRPr="00E77497" w:rsidDel="001C4CB5">
          <w:rPr>
            <w:b/>
          </w:rPr>
          <w:delText>false</w:delText>
        </w:r>
        <w:r w:rsidRPr="00E77497" w:rsidDel="001C4CB5">
          <w:delText>.</w:delText>
        </w:r>
      </w:del>
    </w:p>
    <w:p w:rsidR="004C02EF" w:rsidRPr="00E77497" w:rsidDel="001C4CB5" w:rsidRDefault="004C02EF">
      <w:pPr>
        <w:pStyle w:val="Alg4"/>
        <w:numPr>
          <w:ilvl w:val="1"/>
          <w:numId w:val="378"/>
        </w:numPr>
        <w:rPr>
          <w:del w:id="9548" w:author="Rev 11 Allen Wirfs-Brock" w:date="2012-10-06T14:07:00Z"/>
        </w:rPr>
        <w:pPrChange w:id="9549" w:author="Rev 4 Allen Wirfs-Brock" w:date="2011-11-07T12:16:00Z">
          <w:pPr>
            <w:pStyle w:val="Alg4"/>
            <w:numPr>
              <w:ilvl w:val="1"/>
              <w:numId w:val="385"/>
            </w:numPr>
            <w:tabs>
              <w:tab w:val="num" w:pos="1080"/>
            </w:tabs>
            <w:ind w:left="1080" w:hanging="360"/>
          </w:pPr>
        </w:pPrChange>
      </w:pPr>
      <w:del w:id="9550" w:author="Rev 11 Allen Wirfs-Brock" w:date="2012-10-06T14:07:00Z">
        <w:r w:rsidRPr="00E77497" w:rsidDel="001C4CB5">
          <w:delText xml:space="preserve">Call the [[DefineOwnProperty]] internal method of </w:delText>
        </w:r>
        <w:r w:rsidRPr="00E77497" w:rsidDel="001C4CB5">
          <w:rPr>
            <w:i/>
          </w:rPr>
          <w:delText>obj</w:delText>
        </w:r>
        <w:r w:rsidRPr="00E77497" w:rsidDel="001C4CB5">
          <w:delText xml:space="preserve"> with arguments </w:delText>
        </w:r>
        <w:r w:rsidRPr="00E77497" w:rsidDel="001C4CB5">
          <w:rPr>
            <w:rFonts w:ascii="Courier New" w:hAnsi="Courier New" w:cs="Courier New"/>
            <w:b/>
          </w:rPr>
          <w:delText>"callee"</w:delText>
        </w:r>
        <w:r w:rsidRPr="00E77497" w:rsidDel="001C4CB5">
          <w:delText xml:space="preserve">, PropertyDescriptor {[[Get]]: </w:delText>
        </w:r>
        <w:r w:rsidRPr="00E77497" w:rsidDel="001C4CB5">
          <w:rPr>
            <w:i/>
          </w:rPr>
          <w:delText>thrower</w:delText>
        </w:r>
        <w:r w:rsidRPr="00E77497" w:rsidDel="001C4CB5">
          <w:delText xml:space="preserve">, [[Set]]: </w:delText>
        </w:r>
        <w:r w:rsidRPr="00E77497" w:rsidDel="001C4CB5">
          <w:rPr>
            <w:i/>
          </w:rPr>
          <w:delText>thrower</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false</w:delText>
        </w:r>
        <w:r w:rsidRPr="00E77497" w:rsidDel="001C4CB5">
          <w:delText xml:space="preserve">}, and </w:delText>
        </w:r>
        <w:r w:rsidRPr="00E77497" w:rsidDel="001C4CB5">
          <w:rPr>
            <w:b/>
          </w:rPr>
          <w:delText>false</w:delText>
        </w:r>
        <w:r w:rsidRPr="00E77497" w:rsidDel="001C4CB5">
          <w:delText>.</w:delText>
        </w:r>
      </w:del>
    </w:p>
    <w:p w:rsidR="004C02EF" w:rsidRPr="00E77497" w:rsidDel="001C4CB5" w:rsidRDefault="004C02EF" w:rsidP="009A20C6">
      <w:pPr>
        <w:pStyle w:val="Alg4"/>
        <w:numPr>
          <w:ilvl w:val="0"/>
          <w:numId w:val="378"/>
        </w:numPr>
        <w:spacing w:after="120"/>
        <w:rPr>
          <w:del w:id="9551" w:author="Rev 11 Allen Wirfs-Brock" w:date="2012-10-06T14:07:00Z"/>
        </w:rPr>
      </w:pPr>
      <w:del w:id="9552" w:author="Rev 11 Allen Wirfs-Brock" w:date="2012-10-06T14:07:00Z">
        <w:r w:rsidRPr="00E77497" w:rsidDel="001C4CB5">
          <w:delText xml:space="preserve">Return </w:delText>
        </w:r>
        <w:r w:rsidRPr="00E77497" w:rsidDel="001C4CB5">
          <w:rPr>
            <w:i/>
          </w:rPr>
          <w:delText>obj</w:delText>
        </w:r>
      </w:del>
    </w:p>
    <w:p w:rsidR="004C02EF" w:rsidRPr="00E77497" w:rsidRDefault="004C02EF" w:rsidP="004C02EF">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4C02EF" w:rsidRPr="00E77497" w:rsidRDefault="004C02EF" w:rsidP="009A20C6">
      <w:pPr>
        <w:pStyle w:val="Alg4"/>
        <w:numPr>
          <w:ilvl w:val="0"/>
          <w:numId w:val="379"/>
        </w:numPr>
      </w:pPr>
      <w:r w:rsidRPr="00E77497">
        <w:t xml:space="preserve">Let </w:t>
      </w:r>
      <w:r w:rsidRPr="00E77497">
        <w:rPr>
          <w:i/>
        </w:rPr>
        <w:t>body</w:t>
      </w:r>
      <w:ins w:id="9553"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rsidR="00002005" w:rsidRPr="00E77497" w:rsidRDefault="00002005" w:rsidP="009A20C6">
      <w:pPr>
        <w:pStyle w:val="Alg4"/>
        <w:numPr>
          <w:ilvl w:val="0"/>
          <w:numId w:val="379"/>
        </w:numPr>
        <w:rPr>
          <w:ins w:id="9554" w:author="Rev 4 Allen Wirfs-Brock" w:date="2011-10-18T11:15:00Z"/>
        </w:rPr>
      </w:pPr>
      <w:ins w:id="9555"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rsidR="005D359A" w:rsidRPr="00E77497" w:rsidRDefault="005D359A" w:rsidP="009A20C6">
      <w:pPr>
        <w:pStyle w:val="Alg4"/>
        <w:numPr>
          <w:ilvl w:val="0"/>
          <w:numId w:val="379"/>
        </w:numPr>
        <w:rPr>
          <w:ins w:id="9556" w:author="Rev 4 Allen Wirfs-Brock" w:date="2011-10-18T11:03:00Z"/>
        </w:rPr>
      </w:pPr>
      <w:ins w:id="9557"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rsidR="004C02EF" w:rsidRPr="00E77497" w:rsidRDefault="004C02EF" w:rsidP="009A20C6">
      <w:pPr>
        <w:pStyle w:val="Alg4"/>
        <w:numPr>
          <w:ilvl w:val="0"/>
          <w:numId w:val="379"/>
        </w:numPr>
        <w:spacing w:after="120"/>
      </w:pPr>
      <w:r w:rsidRPr="00E77497">
        <w:t xml:space="preserve">Return the result of </w:t>
      </w:r>
      <w:del w:id="9558" w:author="Rev 11 Allen Wirfs-Brock" w:date="2012-10-06T14:08:00Z">
        <w:r w:rsidRPr="00E77497" w:rsidDel="001C4CB5">
          <w:delText xml:space="preserve">creating a function object as described in 13.2 </w:delText>
        </w:r>
      </w:del>
      <w:ins w:id="9559" w:author="Rev 10 Allen Wirfs-Brock" w:date="2012-08-14T16:50:00Z">
        <w:del w:id="9560" w:author="Rev 11 Allen Wirfs-Brock" w:date="2012-10-06T14:08:00Z">
          <w:r w:rsidR="0053000C" w:rsidDel="001C4CB5">
            <w:delText>6</w:delText>
          </w:r>
        </w:del>
      </w:ins>
      <w:ins w:id="9561" w:author="Rev 11 Allen Wirfs-Brock" w:date="2012-10-06T14:08:00Z">
        <w:r w:rsidR="001C4CB5">
          <w:t>calling the abstract operation FunctionCreate</w:t>
        </w:r>
      </w:ins>
      <w:ins w:id="9562" w:author="Rev 10 Allen Wirfs-Brock" w:date="2012-08-14T16:50:00Z">
        <w:r w:rsidR="0053000C" w:rsidRPr="00E77497">
          <w:t xml:space="preserve"> </w:t>
        </w:r>
      </w:ins>
      <w:r w:rsidRPr="00E77497">
        <w:t>using</w:t>
      </w:r>
      <w:ins w:id="9563" w:author="Rev 11 Allen Wirfs-Brock" w:date="2012-10-06T14:10:00Z">
        <w:r w:rsidR="001C4CB5">
          <w:t xml:space="preserve"> </w:t>
        </w:r>
        <w:r w:rsidR="001C4CB5" w:rsidRPr="001C4CB5">
          <w:rPr>
            <w:rFonts w:ascii="Arial" w:hAnsi="Arial" w:cs="Arial"/>
          </w:rPr>
          <w:t>Normal</w:t>
        </w:r>
        <w:r w:rsidR="001C4CB5">
          <w:t xml:space="preserve"> as the </w:t>
        </w:r>
        <w:r w:rsidR="001C4CB5" w:rsidRPr="001C4CB5">
          <w:rPr>
            <w:i/>
          </w:rPr>
          <w:t>kind</w:t>
        </w:r>
        <w:r w:rsidR="001C4CB5">
          <w:t xml:space="preserve">, </w:t>
        </w:r>
      </w:ins>
      <w:ins w:id="9564" w:author="Rev 4 Allen Wirfs-Brock" w:date="2011-10-18T11:04:00Z">
        <w:r w:rsidR="005D359A" w:rsidRPr="00E77497">
          <w:rPr>
            <w:i/>
          </w:rPr>
          <w:t xml:space="preserve"> parameters</w:t>
        </w:r>
      </w:ins>
      <w:ins w:id="9565" w:author="Rev 4 Allen Wirfs-Brock" w:date="2011-10-18T11:19:00Z">
        <w:r w:rsidR="0047367C" w:rsidRPr="00E77497">
          <w:t xml:space="preserve"> as </w:t>
        </w:r>
        <w:r w:rsidR="0047367C" w:rsidRPr="00E77497">
          <w:rPr>
            <w:i/>
          </w:rPr>
          <w:t>FormalParameterList</w:t>
        </w:r>
      </w:ins>
      <w:del w:id="9566"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4C02EF" w:rsidRPr="00E77497" w:rsidRDefault="004C02EF" w:rsidP="004C02EF">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4C02EF" w:rsidRPr="00E77497" w:rsidRDefault="004C02EF" w:rsidP="009A20C6">
      <w:pPr>
        <w:pStyle w:val="Alg4"/>
        <w:numPr>
          <w:ilvl w:val="0"/>
          <w:numId w:val="380"/>
        </w:numPr>
      </w:pPr>
      <w:r w:rsidRPr="00E77497">
        <w:t xml:space="preserve">Let </w:t>
      </w:r>
      <w:r w:rsidRPr="00E77497">
        <w:rPr>
          <w:i/>
        </w:rPr>
        <w:t>param</w:t>
      </w:r>
      <w:ins w:id="9567"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rsidR="00E4508B" w:rsidRPr="00E77497" w:rsidRDefault="00E4508B" w:rsidP="009A20C6">
      <w:pPr>
        <w:pStyle w:val="Alg4"/>
        <w:numPr>
          <w:ilvl w:val="0"/>
          <w:numId w:val="380"/>
        </w:numPr>
        <w:rPr>
          <w:ins w:id="9568" w:author="Rev 4 Allen Wirfs-Brock" w:date="2011-10-18T11:09:00Z"/>
        </w:rPr>
      </w:pPr>
      <w:ins w:id="9569" w:author="Rev 4 Allen Wirfs-Brock" w:date="2011-10-18T11:09:00Z">
        <w:r w:rsidRPr="00E77497">
          <w:t xml:space="preserve">Let </w:t>
        </w:r>
      </w:ins>
      <w:ins w:id="9570" w:author="Rev 4 Allen Wirfs-Brock" w:date="2011-10-18T11:20:00Z">
        <w:r w:rsidR="0047367C" w:rsidRPr="00E77497">
          <w:rPr>
            <w:i/>
          </w:rPr>
          <w:t>parameters</w:t>
        </w:r>
        <w:r w:rsidR="0047367C" w:rsidRPr="00E77497">
          <w:t xml:space="preserve"> </w:t>
        </w:r>
      </w:ins>
      <w:ins w:id="9571"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rsidR="004C02EF" w:rsidRPr="00E77497" w:rsidRDefault="004C02EF" w:rsidP="009A20C6">
      <w:pPr>
        <w:pStyle w:val="Alg4"/>
        <w:numPr>
          <w:ilvl w:val="0"/>
          <w:numId w:val="380"/>
        </w:numPr>
      </w:pPr>
      <w:r w:rsidRPr="00E77497">
        <w:t xml:space="preserve">Let </w:t>
      </w:r>
      <w:r w:rsidRPr="00E77497">
        <w:rPr>
          <w:i/>
        </w:rPr>
        <w:t>body</w:t>
      </w:r>
      <w:ins w:id="9572"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9573" w:author="Rev 4 Allen Wirfs-Brock" w:date="2011-10-18T11:20:00Z">
        <w:r w:rsidR="0047367C" w:rsidRPr="00E77497">
          <w:rPr>
            <w:i/>
          </w:rPr>
          <w:t>Text</w:t>
        </w:r>
      </w:ins>
      <w:r w:rsidRPr="00E77497">
        <w:t>.</w:t>
      </w:r>
    </w:p>
    <w:p w:rsidR="00002005" w:rsidRPr="00E77497" w:rsidRDefault="00002005" w:rsidP="009A20C6">
      <w:pPr>
        <w:pStyle w:val="Alg4"/>
        <w:numPr>
          <w:ilvl w:val="0"/>
          <w:numId w:val="380"/>
        </w:numPr>
        <w:rPr>
          <w:ins w:id="9574" w:author="Rev 4 Allen Wirfs-Brock" w:date="2011-10-18T11:14:00Z"/>
        </w:rPr>
      </w:pPr>
      <w:ins w:id="9575"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9576" w:author="Rev 4 Allen Wirfs-Brock" w:date="2011-10-18T11:15:00Z">
        <w:r w:rsidRPr="00E77497">
          <w:rPr>
            <w:i/>
          </w:rPr>
          <w:t>FunctionBody</w:t>
        </w:r>
      </w:ins>
      <w:ins w:id="9577" w:author="Rev 4 Allen Wirfs-Brock" w:date="2011-10-18T11:14:00Z">
        <w:r w:rsidRPr="00E77497">
          <w:t xml:space="preserve"> as the goal symbol.</w:t>
        </w:r>
      </w:ins>
    </w:p>
    <w:p w:rsidR="004C02EF" w:rsidRPr="00E77497" w:rsidRDefault="004C02EF" w:rsidP="009A20C6">
      <w:pPr>
        <w:pStyle w:val="Alg4"/>
        <w:numPr>
          <w:ilvl w:val="0"/>
          <w:numId w:val="380"/>
        </w:numPr>
        <w:spacing w:after="220"/>
      </w:pPr>
      <w:r w:rsidRPr="00E77497">
        <w:t xml:space="preserve">Return the result of </w:t>
      </w:r>
      <w:ins w:id="9578" w:author="Rev 11 Allen Wirfs-Brock" w:date="2012-10-06T14:11:00Z">
        <w:r w:rsidR="001C4CB5">
          <w:t>calling the abstract operation FunctionCreate</w:t>
        </w:r>
        <w:r w:rsidR="001C4CB5" w:rsidRPr="00E77497">
          <w:t xml:space="preserve"> </w:t>
        </w:r>
      </w:ins>
      <w:del w:id="9579" w:author="Rev 11 Allen Wirfs-Brock" w:date="2012-10-06T14:11:00Z">
        <w:r w:rsidRPr="00E77497" w:rsidDel="001C4CB5">
          <w:delText xml:space="preserve">creating a function object as described in 13.2 </w:delText>
        </w:r>
      </w:del>
      <w:ins w:id="9580" w:author="Rev 10 Allen Wirfs-Brock" w:date="2012-08-14T16:50:00Z">
        <w:del w:id="9581" w:author="Rev 11 Allen Wirfs-Brock" w:date="2012-10-06T14:11:00Z">
          <w:r w:rsidR="0053000C" w:rsidDel="001C4CB5">
            <w:delText>6</w:delText>
          </w:r>
          <w:r w:rsidR="0053000C" w:rsidRPr="00E77497" w:rsidDel="001C4CB5">
            <w:delText xml:space="preserve"> </w:delText>
          </w:r>
        </w:del>
      </w:ins>
      <w:r w:rsidRPr="00E77497">
        <w:t xml:space="preserve">using </w:t>
      </w:r>
      <w:ins w:id="9582" w:author="Rev 11 Allen Wirfs-Brock" w:date="2012-10-06T14:11:00Z">
        <w:r w:rsidR="001C4CB5" w:rsidRPr="00EC1CE1">
          <w:rPr>
            <w:rFonts w:ascii="Arial" w:hAnsi="Arial" w:cs="Arial"/>
          </w:rPr>
          <w:t>Normal</w:t>
        </w:r>
        <w:r w:rsidR="001C4CB5">
          <w:t xml:space="preserve"> as the </w:t>
        </w:r>
        <w:r w:rsidR="001C4CB5" w:rsidRPr="00EC1CE1">
          <w:rPr>
            <w:i/>
          </w:rPr>
          <w:t>kind</w:t>
        </w:r>
        <w:r w:rsidR="001C4CB5">
          <w:t xml:space="preserve">, </w:t>
        </w:r>
        <w:r w:rsidR="001C4CB5" w:rsidRPr="00E77497">
          <w:rPr>
            <w:i/>
          </w:rPr>
          <w:t xml:space="preserve"> </w:t>
        </w:r>
      </w:ins>
      <w:del w:id="9583" w:author="Rev 4 Allen Wirfs-Brock" w:date="2011-10-18T11:19:00Z">
        <w:r w:rsidRPr="00E77497" w:rsidDel="0047367C">
          <w:delText xml:space="preserve">a List containing the single String </w:delText>
        </w:r>
      </w:del>
      <w:ins w:id="9584" w:author="Rev 4 Allen Wirfs-Brock" w:date="2011-10-18T11:21:00Z">
        <w:r w:rsidR="0047367C" w:rsidRPr="00E77497">
          <w:rPr>
            <w:i/>
          </w:rPr>
          <w:t>parameters</w:t>
        </w:r>
        <w:r w:rsidR="0047367C" w:rsidRPr="00E77497">
          <w:t xml:space="preserve"> </w:t>
        </w:r>
      </w:ins>
      <w:del w:id="9585"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rsidR="004C02EF" w:rsidRPr="00E77497" w:rsidRDefault="004C02EF" w:rsidP="009A20C6">
      <w:pPr>
        <w:pStyle w:val="Alg4"/>
        <w:numPr>
          <w:ilvl w:val="1"/>
          <w:numId w:val="381"/>
        </w:numPr>
      </w:pPr>
      <w:r w:rsidRPr="00E77497">
        <w:t xml:space="preserve">Return </w:t>
      </w:r>
      <w:r w:rsidRPr="00E77497">
        <w:rPr>
          <w:i/>
        </w:rPr>
        <w:t>v</w:t>
      </w:r>
      <w:r w:rsidRPr="00E77497">
        <w:t>.</w:t>
      </w:r>
    </w:p>
    <w:p w:rsidR="004C02EF" w:rsidRPr="00E77497" w:rsidRDefault="004C02EF" w:rsidP="008002D2">
      <w:pPr>
        <w:pStyle w:val="Alg4"/>
        <w:numPr>
          <w:ilvl w:val="0"/>
          <w:numId w:val="381"/>
        </w:numPr>
      </w:pPr>
      <w:r w:rsidRPr="00E77497">
        <w:t>Else</w:t>
      </w:r>
      <w:del w:id="9586" w:author="Rev 11 Allen Wirfs-Brock" w:date="2012-10-25T10:02:00Z">
        <w:r w:rsidRPr="00E77497" w:rsidDel="008002D2">
          <w:delText>,</w:delText>
        </w:r>
      </w:del>
      <w:r w:rsidRPr="00E77497">
        <w:t xml:space="preserve"> </w:t>
      </w:r>
      <w:r w:rsidRPr="00E77497">
        <w:rPr>
          <w:i/>
        </w:rPr>
        <w:t>map</w:t>
      </w:r>
      <w:r w:rsidRPr="00E77497">
        <w:t xml:space="preserve"> contains a formal parameter mapping for </w:t>
      </w:r>
      <w:r w:rsidRPr="00E77497">
        <w:rPr>
          <w:i/>
        </w:rPr>
        <w:t>P</w:t>
      </w:r>
      <w:del w:id="9587" w:author="Rev 11 Allen Wirfs-Brock" w:date="2012-10-25T10:02:00Z">
        <w:r w:rsidRPr="00E77497" w:rsidDel="008002D2">
          <w:delText xml:space="preserve"> so</w:delText>
        </w:r>
      </w:del>
      <w:r w:rsidRPr="00E77497">
        <w:t xml:space="preserve">, </w:t>
      </w:r>
    </w:p>
    <w:p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rsidR="004C02EF" w:rsidRPr="00E77497" w:rsidRDefault="004C02EF" w:rsidP="009A20C6">
      <w:pPr>
        <w:pStyle w:val="Alg4"/>
        <w:numPr>
          <w:ilvl w:val="0"/>
          <w:numId w:val="383"/>
        </w:numPr>
      </w:pPr>
      <w:r w:rsidRPr="00E77497">
        <w:lastRenderedPageBreak/>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rsidR="004C02EF" w:rsidRPr="00E77497" w:rsidRDefault="004C02EF" w:rsidP="009A20C6">
      <w:pPr>
        <w:pStyle w:val="Alg4"/>
        <w:numPr>
          <w:ilvl w:val="1"/>
          <w:numId w:val="383"/>
        </w:numPr>
      </w:pPr>
      <w:r w:rsidRPr="00E77497">
        <w:t>Else</w:t>
      </w:r>
    </w:p>
    <w:p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rsidR="004C02EF" w:rsidRPr="00E77497" w:rsidRDefault="004C02EF" w:rsidP="004C02EF">
      <w:pPr>
        <w:pStyle w:val="Heading1"/>
        <w:numPr>
          <w:ilvl w:val="0"/>
          <w:numId w:val="0"/>
        </w:numPr>
      </w:pPr>
      <w:bookmarkStart w:id="9588" w:name="_Toc381513675"/>
      <w:bookmarkStart w:id="9589" w:name="_Toc382202818"/>
      <w:bookmarkStart w:id="9590" w:name="_Toc382203038"/>
      <w:bookmarkStart w:id="9591" w:name="_Toc382212197"/>
      <w:bookmarkStart w:id="9592" w:name="_Toc382212436"/>
      <w:bookmarkStart w:id="9593" w:name="_Toc382291542"/>
      <w:bookmarkStart w:id="9594" w:name="_Toc385672181"/>
      <w:bookmarkStart w:id="9595" w:name="_Ref386878637"/>
      <w:bookmarkStart w:id="9596" w:name="_Toc393690276"/>
      <w:bookmarkStart w:id="9597" w:name="_Ref424532486"/>
      <w:bookmarkStart w:id="9598" w:name="_Ref457744587"/>
      <w:bookmarkStart w:id="9599" w:name="_Toc472818813"/>
      <w:bookmarkStart w:id="9600" w:name="_Toc235503387"/>
      <w:bookmarkStart w:id="9601" w:name="_Toc241509162"/>
      <w:bookmarkStart w:id="9602" w:name="_Toc244416649"/>
      <w:bookmarkStart w:id="9603" w:name="_Toc276631013"/>
      <w:bookmarkStart w:id="9604" w:name="_Toc375031161"/>
      <w:bookmarkStart w:id="9605" w:name="_Toc339020337"/>
      <w:bookmarkEnd w:id="7311"/>
      <w:bookmarkEnd w:id="7312"/>
      <w:bookmarkEnd w:id="7313"/>
      <w:bookmarkEnd w:id="7314"/>
      <w:bookmarkEnd w:id="7315"/>
      <w:bookmarkEnd w:id="7316"/>
      <w:bookmarkEnd w:id="7317"/>
      <w:bookmarkEnd w:id="7318"/>
      <w:r w:rsidRPr="00E77497">
        <w:lastRenderedPageBreak/>
        <w:t>11</w:t>
      </w:r>
      <w:r w:rsidRPr="00E77497">
        <w:tab/>
        <w:t>Expression</w:t>
      </w:r>
      <w:bookmarkEnd w:id="9588"/>
      <w:bookmarkEnd w:id="9589"/>
      <w:bookmarkEnd w:id="9590"/>
      <w:bookmarkEnd w:id="9591"/>
      <w:bookmarkEnd w:id="9592"/>
      <w:bookmarkEnd w:id="9593"/>
      <w:bookmarkEnd w:id="9594"/>
      <w:bookmarkEnd w:id="9595"/>
      <w:bookmarkEnd w:id="9596"/>
      <w:r w:rsidRPr="00E77497">
        <w:t>s</w:t>
      </w:r>
      <w:bookmarkStart w:id="9606" w:name="_Toc381513676"/>
      <w:bookmarkStart w:id="9607" w:name="_Toc382202819"/>
      <w:bookmarkStart w:id="9608" w:name="_Toc382203039"/>
      <w:bookmarkStart w:id="9609" w:name="_Toc382212198"/>
      <w:bookmarkStart w:id="9610" w:name="_Toc382212437"/>
      <w:bookmarkStart w:id="9611" w:name="_Toc382291543"/>
      <w:bookmarkStart w:id="9612" w:name="_Toc385672182"/>
      <w:bookmarkStart w:id="9613" w:name="_Toc393690277"/>
      <w:bookmarkEnd w:id="9597"/>
      <w:bookmarkEnd w:id="9598"/>
      <w:bookmarkEnd w:id="9599"/>
      <w:bookmarkEnd w:id="9600"/>
      <w:bookmarkEnd w:id="9601"/>
      <w:bookmarkEnd w:id="9602"/>
      <w:bookmarkEnd w:id="9603"/>
      <w:bookmarkEnd w:id="9605"/>
    </w:p>
    <w:p w:rsidR="004C02EF" w:rsidRPr="00E77497" w:rsidRDefault="004C02EF" w:rsidP="00C623F2">
      <w:pPr>
        <w:pStyle w:val="Heading2"/>
        <w:numPr>
          <w:ilvl w:val="0"/>
          <w:numId w:val="0"/>
        </w:numPr>
      </w:pPr>
      <w:bookmarkStart w:id="9614" w:name="_Ref456010676"/>
      <w:bookmarkStart w:id="9615" w:name="_Toc472818814"/>
      <w:bookmarkStart w:id="9616" w:name="_Toc235503388"/>
      <w:bookmarkStart w:id="9617" w:name="_Toc241509163"/>
      <w:bookmarkStart w:id="9618" w:name="_Toc244416650"/>
      <w:bookmarkStart w:id="9619" w:name="_Toc276631014"/>
      <w:bookmarkStart w:id="9620" w:name="_Toc339020338"/>
      <w:r w:rsidRPr="00E77497">
        <w:t>11.1</w:t>
      </w:r>
      <w:r w:rsidRPr="00E77497">
        <w:tab/>
        <w:t>Primary Expression</w:t>
      </w:r>
      <w:bookmarkStart w:id="9621" w:name="_Toc382202820"/>
      <w:bookmarkStart w:id="9622" w:name="_Toc382203040"/>
      <w:bookmarkEnd w:id="9604"/>
      <w:bookmarkEnd w:id="9606"/>
      <w:bookmarkEnd w:id="9607"/>
      <w:bookmarkEnd w:id="9608"/>
      <w:bookmarkEnd w:id="9609"/>
      <w:bookmarkEnd w:id="9610"/>
      <w:bookmarkEnd w:id="9611"/>
      <w:bookmarkEnd w:id="9612"/>
      <w:bookmarkEnd w:id="9613"/>
      <w:bookmarkEnd w:id="9621"/>
      <w:bookmarkEnd w:id="9622"/>
      <w:r w:rsidRPr="00E77497">
        <w:t>s</w:t>
      </w:r>
      <w:bookmarkEnd w:id="9614"/>
      <w:bookmarkEnd w:id="9615"/>
      <w:bookmarkEnd w:id="9616"/>
      <w:bookmarkEnd w:id="9617"/>
      <w:bookmarkEnd w:id="9618"/>
      <w:bookmarkEnd w:id="9619"/>
      <w:bookmarkEnd w:id="9620"/>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PrimaryExpression </w:t>
      </w:r>
      <w:r w:rsidRPr="00E77497">
        <w:rPr>
          <w:rFonts w:ascii="Arial" w:hAnsi="Arial" w:cs="Arial"/>
          <w:b/>
          <w:i w:val="0"/>
        </w:rPr>
        <w:t>:</w:t>
      </w:r>
    </w:p>
    <w:p w:rsidR="004C02EF" w:rsidRPr="00E77497" w:rsidRDefault="003A3B8E" w:rsidP="003A3B8E">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del w:id="9623" w:author="Rev 10 Allen Wirfs-Brock" w:date="2012-08-30T13:00:00Z">
        <w:r w:rsidR="004C02EF" w:rsidRPr="00E77497" w:rsidDel="000D6CD4">
          <w:delText>ArrayLiteral</w:delText>
        </w:r>
      </w:del>
      <w:ins w:id="9624" w:author="Rev 10 Allen Wirfs-Brock" w:date="2012-08-30T13:00:00Z">
        <w:r w:rsidR="000D6CD4" w:rsidRPr="00E77497">
          <w:t>Array</w:t>
        </w:r>
        <w:r w:rsidR="000D6CD4">
          <w:t>Initialiser</w:t>
        </w:r>
      </w:ins>
      <w:r w:rsidR="004C02EF" w:rsidRPr="00E77497">
        <w:br/>
        <w:t>ObjectLiteral</w:t>
      </w:r>
      <w:r w:rsidR="004C02EF" w:rsidRPr="00E77497">
        <w:br/>
      </w:r>
      <w:ins w:id="9625" w:author="Rev 4 Allen Wirfs-Brock" w:date="2011-11-07T09:11:00Z">
        <w:r w:rsidR="00C85441" w:rsidRPr="00E77497">
          <w:t>FunctionExpression</w:t>
        </w:r>
      </w:ins>
      <w:ins w:id="9626" w:author="Rev 8 Allen Wirfs-Brock" w:date="2012-05-28T17:25:00Z">
        <w:r w:rsidR="00901D23">
          <w:br/>
        </w:r>
      </w:ins>
      <w:ins w:id="9627" w:author="Rev 8 Allen Wirfs-Brock" w:date="2012-05-28T17:26:00Z">
        <w:r w:rsidR="00901D23">
          <w:t>ClassExpression</w:t>
        </w:r>
      </w:ins>
      <w:ins w:id="9628" w:author="Rev 6 Allen Wirfs-Brock" w:date="2012-02-27T09:31:00Z">
        <w:r w:rsidR="006F38BE">
          <w:br/>
        </w:r>
      </w:ins>
      <w:ins w:id="9629" w:author="Rev 6 Allen Wirfs-Brock" w:date="2012-02-27T09:32:00Z">
        <w:r w:rsidR="006F38BE">
          <w:t>GeneratorExpression</w:t>
        </w:r>
      </w:ins>
      <w:ins w:id="9630" w:author="Rev 6 Allen Wirfs-Brock" w:date="2012-02-27T10:14:00Z">
        <w:r w:rsidR="00271D5B">
          <w:br/>
          <w:t>GeneratorComprehension</w:t>
        </w:r>
      </w:ins>
      <w:ins w:id="9631" w:author="Rev 4 Allen Wirfs-Brock" w:date="2011-11-07T09:11:00Z">
        <w:r w:rsidR="00C85441" w:rsidRPr="00E77497">
          <w:br/>
        </w:r>
      </w:ins>
      <w:ins w:id="9632" w:author="Rev 9 Allen Wirfs-Brock" w:date="2012-06-26T16:23:00Z">
        <w:del w:id="9633" w:author="Rev 10 Allen Wirfs-Brock" w:date="2012-08-30T10:57:00Z">
          <w:r w:rsidR="00EA1B0A" w:rsidRPr="00E77497" w:rsidDel="008728E0">
            <w:rPr>
              <w:rFonts w:ascii="Arial" w:hAnsi="Arial" w:cs="Arial"/>
              <w:i w:val="0"/>
              <w:sz w:val="16"/>
            </w:rPr>
            <w:delText>[</w:delText>
          </w:r>
          <w:r w:rsidR="00EA1B0A" w:rsidDel="008728E0">
            <w:rPr>
              <w:rFonts w:ascii="Arial" w:hAnsi="Arial" w:cs="Arial"/>
              <w:i w:val="0"/>
              <w:sz w:val="16"/>
            </w:rPr>
            <w:delText>Lexical goal</w:delText>
          </w:r>
          <w:r w:rsidR="00EA1B0A" w:rsidRPr="00E77497" w:rsidDel="008728E0">
            <w:rPr>
              <w:rFonts w:ascii="Arial" w:hAnsi="Arial" w:cs="Arial"/>
              <w:i w:val="0"/>
              <w:sz w:val="16"/>
            </w:rPr>
            <w:delText xml:space="preserve"> </w:delText>
          </w:r>
          <w:r w:rsidR="00EA1B0A" w:rsidDel="008728E0">
            <w:rPr>
              <w:sz w:val="16"/>
            </w:rPr>
            <w:delText>I</w:delText>
          </w:r>
        </w:del>
      </w:ins>
      <w:ins w:id="9634" w:author="Rev 9 Allen Wirfs-Brock" w:date="2012-06-26T16:56:00Z">
        <w:del w:id="9635" w:author="Rev 10 Allen Wirfs-Brock" w:date="2012-08-30T10:57:00Z">
          <w:r w:rsidR="001D13E3" w:rsidDel="008728E0">
            <w:rPr>
              <w:sz w:val="16"/>
            </w:rPr>
            <w:delText>n</w:delText>
          </w:r>
        </w:del>
      </w:ins>
      <w:ins w:id="9636" w:author="Rev 9 Allen Wirfs-Brock" w:date="2012-06-26T16:23:00Z">
        <w:del w:id="9637" w:author="Rev 10 Allen Wirfs-Brock" w:date="2012-08-30T10:57:00Z">
          <w:r w:rsidR="00EA1B0A" w:rsidDel="008728E0">
            <w:rPr>
              <w:sz w:val="16"/>
            </w:rPr>
            <w:delText>putElementRegExp</w:delText>
          </w:r>
          <w:r w:rsidR="00EA1B0A" w:rsidRPr="00E77497" w:rsidDel="008728E0">
            <w:rPr>
              <w:rFonts w:ascii="Arial" w:hAnsi="Arial" w:cs="Arial"/>
              <w:i w:val="0"/>
              <w:sz w:val="16"/>
            </w:rPr>
            <w:delText>]</w:delText>
          </w:r>
        </w:del>
      </w:ins>
      <w:ins w:id="9638" w:author="Rev 9 Allen Wirfs-Brock" w:date="2012-06-26T16:24:00Z">
        <w:del w:id="9639" w:author="Rev 10 Allen Wirfs-Brock" w:date="2012-08-30T10:57:00Z">
          <w:r w:rsidR="00EA1B0A" w:rsidDel="008728E0">
            <w:rPr>
              <w:rFonts w:ascii="Arial" w:hAnsi="Arial" w:cs="Arial"/>
              <w:i w:val="0"/>
              <w:sz w:val="16"/>
            </w:rPr>
            <w:delText xml:space="preserve"> </w:delText>
          </w:r>
        </w:del>
      </w:ins>
      <w:ins w:id="9640" w:author="Rev 9 Allen Wirfs-Brock" w:date="2012-06-23T16:59:00Z">
        <w:r w:rsidR="002953AE" w:rsidRPr="00E77497">
          <w:t>RegularExpressionLiteral</w:t>
        </w:r>
        <w:r w:rsidR="002953AE">
          <w:br/>
        </w:r>
      </w:ins>
      <w:ins w:id="9641" w:author="Rev 9 Allen Wirfs-Brock" w:date="2012-06-23T16:53:00Z">
        <w:del w:id="9642" w:author="Rev 10 Allen Wirfs-Brock" w:date="2012-07-29T11:32:00Z">
          <w:r w:rsidR="002953AE" w:rsidDel="00387B31">
            <w:delText>Quasi</w:delText>
          </w:r>
        </w:del>
      </w:ins>
      <w:ins w:id="9643" w:author="Rev 10 Allen Wirfs-Brock" w:date="2012-07-29T11:32:00Z">
        <w:r w:rsidR="00387B31">
          <w:t>Template</w:t>
        </w:r>
      </w:ins>
      <w:ins w:id="9644" w:author="Rev 9 Allen Wirfs-Brock" w:date="2012-06-26T17:04:00Z">
        <w:r w:rsidR="00D6188C">
          <w:t>Literal</w:t>
        </w:r>
      </w:ins>
      <w:ins w:id="9645" w:author="Rev 9 Allen Wirfs-Brock" w:date="2012-06-23T16:53:00Z">
        <w:r w:rsidR="002953AE">
          <w:br/>
        </w:r>
      </w:ins>
      <w:ins w:id="9646" w:author="Rev 10 Allen Wirfs-Brock" w:date="2012-09-26T10:21:00Z">
        <w:r w:rsidR="00E650A6">
          <w:t>CoverParenthesizedExpressionAndArrowParameter</w:t>
        </w:r>
      </w:ins>
      <w:ins w:id="9647" w:author="Rev 11 Allen Wirfs-Brock" w:date="2012-10-24T19:11:00Z">
        <w:r w:rsidR="009C5E83">
          <w:t>Li</w:t>
        </w:r>
      </w:ins>
      <w:ins w:id="9648" w:author="Rev 10 Allen Wirfs-Brock" w:date="2012-09-26T10:21:00Z">
        <w:r w:rsidR="00E650A6">
          <w:t>s</w:t>
        </w:r>
      </w:ins>
      <w:ins w:id="9649" w:author="Rev 11 Allen Wirfs-Brock" w:date="2012-10-24T19:11:00Z">
        <w:r w:rsidR="009C5E83">
          <w:t>t</w:t>
        </w:r>
      </w:ins>
      <w:del w:id="9650" w:author="Rev 10 Allen Wirfs-Brock" w:date="2012-09-26T10:21:00Z">
        <w:r w:rsidR="004C02EF" w:rsidRPr="00E77497" w:rsidDel="00E650A6">
          <w:rPr>
            <w:rFonts w:ascii="Courier New" w:hAnsi="Courier New"/>
            <w:b/>
            <w:i w:val="0"/>
          </w:rPr>
          <w:delText>(</w:delText>
        </w:r>
        <w:r w:rsidR="004C02EF" w:rsidRPr="00E77497" w:rsidDel="00E650A6">
          <w:delText xml:space="preserve"> Expression </w:delText>
        </w:r>
        <w:r w:rsidR="004C02EF" w:rsidRPr="00E77497" w:rsidDel="00E650A6">
          <w:rPr>
            <w:rFonts w:ascii="Courier New" w:hAnsi="Courier New"/>
            <w:b/>
            <w:i w:val="0"/>
          </w:rPr>
          <w:delText>)</w:delText>
        </w:r>
      </w:del>
      <w:bookmarkStart w:id="9651" w:name="_Toc375031162"/>
      <w:bookmarkStart w:id="9652" w:name="_Toc381513677"/>
      <w:bookmarkStart w:id="9653" w:name="_Toc382202821"/>
      <w:bookmarkStart w:id="9654" w:name="_Toc382203041"/>
      <w:bookmarkStart w:id="9655" w:name="_Toc382212199"/>
      <w:bookmarkStart w:id="9656" w:name="_Toc382212438"/>
      <w:bookmarkStart w:id="9657" w:name="_Toc382291544"/>
      <w:bookmarkStart w:id="9658" w:name="_Toc385672183"/>
      <w:bookmarkStart w:id="9659" w:name="_Toc393690278"/>
    </w:p>
    <w:p w:rsidR="002F6111" w:rsidRPr="00E77497" w:rsidRDefault="002F6111" w:rsidP="002F6111">
      <w:pPr>
        <w:pStyle w:val="SyntaxRule"/>
        <w:rPr>
          <w:ins w:id="9660" w:author="Rev 10 Allen Wirfs-Brock" w:date="2012-09-26T10:10:00Z"/>
        </w:rPr>
      </w:pPr>
      <w:bookmarkStart w:id="9661" w:name="_Toc472818815"/>
      <w:bookmarkStart w:id="9662" w:name="_Toc235503389"/>
      <w:bookmarkStart w:id="9663" w:name="_Toc241509164"/>
      <w:bookmarkStart w:id="9664" w:name="_Toc244416651"/>
      <w:bookmarkStart w:id="9665" w:name="_Toc276631015"/>
      <w:ins w:id="9666" w:author="Rev 10 Allen Wirfs-Brock" w:date="2012-09-26T10:10:00Z">
        <w:r>
          <w:t>Cover</w:t>
        </w:r>
      </w:ins>
      <w:ins w:id="9667" w:author="Rev 10 Allen Wirfs-Brock" w:date="2012-09-26T10:12:00Z">
        <w:r>
          <w:t>ParenthesizedExpressionAndArrow</w:t>
        </w:r>
      </w:ins>
      <w:ins w:id="9668" w:author="Rev 10 Allen Wirfs-Brock" w:date="2012-09-26T10:20:00Z">
        <w:r w:rsidR="00E650A6">
          <w:t>Parameter</w:t>
        </w:r>
      </w:ins>
      <w:ins w:id="9669" w:author="Rev 11 Allen Wirfs-Brock" w:date="2012-10-24T19:13:00Z">
        <w:r w:rsidR="009C5E83">
          <w:t>Li</w:t>
        </w:r>
      </w:ins>
      <w:ins w:id="9670" w:author="Rev 10 Allen Wirfs-Brock" w:date="2012-09-26T10:20:00Z">
        <w:r w:rsidR="00E650A6">
          <w:t>s</w:t>
        </w:r>
      </w:ins>
      <w:ins w:id="9671" w:author="Rev 11 Allen Wirfs-Brock" w:date="2012-10-24T19:13:00Z">
        <w:r w:rsidR="009C5E83">
          <w:t>t</w:t>
        </w:r>
      </w:ins>
      <w:ins w:id="9672" w:author="Rev 10 Allen Wirfs-Brock" w:date="2012-09-26T10:10:00Z">
        <w:r w:rsidRPr="00E77497">
          <w:rPr>
            <w:rFonts w:ascii="Arial" w:hAnsi="Arial" w:cs="Arial"/>
            <w:b/>
            <w:i w:val="0"/>
          </w:rPr>
          <w:t>:</w:t>
        </w:r>
      </w:ins>
    </w:p>
    <w:p w:rsidR="002F6111" w:rsidRPr="00E650A6" w:rsidRDefault="002F6111" w:rsidP="00E650A6">
      <w:pPr>
        <w:pStyle w:val="SyntaxDefinition"/>
        <w:rPr>
          <w:ins w:id="9673" w:author="Rev 10 Allen Wirfs-Brock" w:date="2012-09-26T10:10:00Z"/>
        </w:rPr>
      </w:pPr>
      <w:ins w:id="9674" w:author="Rev 10 Allen Wirfs-Brock" w:date="2012-09-26T10:13:00Z">
        <w:r w:rsidRPr="00E77497">
          <w:rPr>
            <w:rFonts w:ascii="Courier New" w:hAnsi="Courier New"/>
            <w:b/>
            <w:i w:val="0"/>
          </w:rPr>
          <w:t>(</w:t>
        </w:r>
        <w:r w:rsidRPr="00E77497">
          <w:t xml:space="preserve"> Expression </w:t>
        </w:r>
        <w:r w:rsidRPr="00E77497">
          <w:rPr>
            <w:rFonts w:ascii="Courier New" w:hAnsi="Courier New"/>
            <w:b/>
            <w:i w:val="0"/>
          </w:rPr>
          <w:t>)</w:t>
        </w:r>
      </w:ins>
      <w:ins w:id="9675" w:author="Rev 10 Allen Wirfs-Brock" w:date="2012-09-26T10:10:00Z">
        <w:r w:rsidRPr="00E77497">
          <w:br/>
        </w:r>
      </w:ins>
      <w:ins w:id="9676" w:author="Rev 10 Allen Wirfs-Brock" w:date="2012-09-26T10:17:00Z">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ins>
      <w:ins w:id="9677" w:author="Rev 10 Allen Wirfs-Brock" w:date="2012-09-26T10:10:00Z">
        <w:r w:rsidRPr="00E77497">
          <w:br/>
        </w:r>
      </w:ins>
      <w:ins w:id="9678" w:author="Rev 10 Allen Wirfs-Brock" w:date="2012-09-26T10:18:00Z">
        <w:r w:rsidR="00E650A6" w:rsidRPr="00E77497">
          <w:rPr>
            <w:rFonts w:ascii="Courier New" w:hAnsi="Courier New"/>
            <w:b/>
            <w:i w:val="0"/>
          </w:rPr>
          <w:t>(</w:t>
        </w:r>
        <w:r w:rsidR="00E650A6">
          <w:rPr>
            <w:rFonts w:ascii="Courier New" w:hAnsi="Courier New"/>
            <w:b/>
            <w:i w:val="0"/>
          </w:rPr>
          <w:t xml:space="preserve"> </w:t>
        </w:r>
      </w:ins>
      <w:ins w:id="9679" w:author="Rev 10 Allen Wirfs-Brock" w:date="2012-09-26T10:20:00Z">
        <w:r w:rsidR="00E650A6">
          <w:rPr>
            <w:rFonts w:ascii="Courier New" w:hAnsi="Courier New"/>
            <w:b/>
            <w:i w:val="0"/>
          </w:rPr>
          <w:t>...</w:t>
        </w:r>
      </w:ins>
      <w:ins w:id="9680" w:author="Rev 10 Allen Wirfs-Brock" w:date="2012-09-26T10:19:00Z">
        <w:r w:rsidR="00E650A6">
          <w:rPr>
            <w:rFonts w:ascii="Courier New" w:hAnsi="Courier New"/>
            <w:b/>
            <w:i w:val="0"/>
          </w:rPr>
          <w:t xml:space="preserve"> </w:t>
        </w:r>
      </w:ins>
      <w:ins w:id="9681" w:author="Rev 10 Allen Wirfs-Brock" w:date="2012-09-26T10:20:00Z">
        <w:r w:rsidR="00E650A6">
          <w:t>Identifier</w:t>
        </w:r>
      </w:ins>
      <w:ins w:id="9682" w:author="Rev 10 Allen Wirfs-Brock" w:date="2012-09-26T10:18:00Z">
        <w:r w:rsidR="00E650A6">
          <w:t xml:space="preserve"> </w:t>
        </w:r>
        <w:r w:rsidR="00E650A6" w:rsidRPr="00E77497">
          <w:rPr>
            <w:rFonts w:ascii="Courier New" w:hAnsi="Courier New"/>
            <w:b/>
            <w:i w:val="0"/>
          </w:rPr>
          <w:t>)</w:t>
        </w:r>
      </w:ins>
      <w:ins w:id="9683" w:author="Rev 10 Allen Wirfs-Brock" w:date="2012-09-26T10:17:00Z">
        <w:r w:rsidR="00E650A6" w:rsidRPr="006B6D0A">
          <w:br/>
        </w:r>
      </w:ins>
      <w:ins w:id="9684" w:author="Rev 10 Allen Wirfs-Brock" w:date="2012-09-26T10:19:00Z">
        <w:r w:rsidR="00E650A6" w:rsidRPr="00E77497">
          <w:rPr>
            <w:rFonts w:ascii="Courier New" w:hAnsi="Courier New"/>
            <w:b/>
            <w:i w:val="0"/>
          </w:rPr>
          <w:t>(</w:t>
        </w:r>
        <w:r w:rsidR="00E650A6" w:rsidRPr="00E77497">
          <w:t xml:space="preserve"> Expression</w:t>
        </w:r>
      </w:ins>
      <w:ins w:id="9685" w:author="Rev 10 Allen Wirfs-Brock" w:date="2012-09-26T10:17:00Z">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ins>
      <w:ins w:id="9686" w:author="Rev 10 Allen Wirfs-Brock" w:date="2012-09-26T10:20:00Z">
        <w:r w:rsidR="00E650A6">
          <w:rPr>
            <w:rFonts w:ascii="Courier New" w:hAnsi="Courier New"/>
            <w:b/>
            <w:i w:val="0"/>
          </w:rPr>
          <w:t xml:space="preserve">... </w:t>
        </w:r>
        <w:r w:rsidR="00E650A6">
          <w:t>Identifier</w:t>
        </w:r>
      </w:ins>
      <w:ins w:id="9687" w:author="Rev 10 Allen Wirfs-Brock" w:date="2012-09-26T10:19:00Z">
        <w:r w:rsidR="00E650A6" w:rsidRPr="00E77497">
          <w:rPr>
            <w:rFonts w:ascii="Courier New" w:hAnsi="Courier New"/>
            <w:b/>
            <w:i w:val="0"/>
          </w:rPr>
          <w:t>)</w:t>
        </w:r>
      </w:ins>
    </w:p>
    <w:p w:rsidR="009C0ACA" w:rsidRPr="00E77497" w:rsidRDefault="009C0ACA" w:rsidP="009C0ACA">
      <w:pPr>
        <w:pStyle w:val="Syntax"/>
        <w:rPr>
          <w:ins w:id="9688" w:author="Rev 10 Allen Wirfs-Brock" w:date="2012-09-26T14:29:00Z"/>
        </w:rPr>
      </w:pPr>
      <w:ins w:id="9689" w:author="Rev 10 Allen Wirfs-Brock" w:date="2012-09-26T14:29:00Z">
        <w:r w:rsidRPr="00E77497">
          <w:t>Supplemental Syntax</w:t>
        </w:r>
      </w:ins>
    </w:p>
    <w:p w:rsidR="009C0ACA" w:rsidRPr="00E77497" w:rsidRDefault="009C0ACA" w:rsidP="009C0ACA">
      <w:pPr>
        <w:rPr>
          <w:ins w:id="9690" w:author="Rev 10 Allen Wirfs-Brock" w:date="2012-09-26T14:29:00Z"/>
        </w:rPr>
      </w:pPr>
      <w:ins w:id="9691" w:author="Rev 10 Allen Wirfs-Brock" w:date="2012-09-26T14:29:00Z">
        <w:r>
          <w:t>W</w:t>
        </w:r>
        <w:r w:rsidRPr="00E77497">
          <w:t xml:space="preserve">hen processing the production </w:t>
        </w:r>
      </w:ins>
      <w:ins w:id="9692" w:author="Rev 10 Allen Wirfs-Brock" w:date="2012-09-26T14:32:00Z">
        <w:r>
          <w:rPr>
            <w:rStyle w:val="bnf"/>
          </w:rPr>
          <w:t>PrimaryExpression</w:t>
        </w:r>
      </w:ins>
      <w:ins w:id="9693" w:author="Rev 10 Allen Wirfs-Brock" w:date="2012-09-26T14:29:00Z">
        <w:r w:rsidRPr="00E77497">
          <w:t xml:space="preserve"> </w:t>
        </w:r>
        <w:r w:rsidRPr="00E77497">
          <w:rPr>
            <w:b/>
          </w:rPr>
          <w:t>:</w:t>
        </w:r>
        <w:r w:rsidRPr="00E77497">
          <w:t xml:space="preserve"> </w:t>
        </w:r>
      </w:ins>
      <w:ins w:id="9694" w:author="Rev 10 Allen Wirfs-Brock" w:date="2012-09-26T14:33:00Z">
        <w:r w:rsidRPr="00307B89">
          <w:rPr>
            <w:rFonts w:ascii="Times New Roman" w:hAnsi="Times New Roman"/>
            <w:i/>
          </w:rPr>
          <w:t>CoverParenthesizedExpressionAndArrowParameter</w:t>
        </w:r>
      </w:ins>
      <w:ins w:id="9695" w:author="Rev 11 Allen Wirfs-Brock" w:date="2012-10-24T19:12:00Z">
        <w:r w:rsidR="009C5E83">
          <w:rPr>
            <w:rFonts w:ascii="Times New Roman" w:hAnsi="Times New Roman"/>
            <w:i/>
          </w:rPr>
          <w:t>Li</w:t>
        </w:r>
      </w:ins>
      <w:ins w:id="9696" w:author="Rev 10 Allen Wirfs-Brock" w:date="2012-09-26T14:33:00Z">
        <w:r w:rsidRPr="00307B89">
          <w:rPr>
            <w:rFonts w:ascii="Times New Roman" w:hAnsi="Times New Roman"/>
            <w:i/>
          </w:rPr>
          <w:t>s</w:t>
        </w:r>
      </w:ins>
      <w:ins w:id="9697" w:author="Rev 11 Allen Wirfs-Brock" w:date="2012-10-24T19:12:00Z">
        <w:r w:rsidR="009C5E83">
          <w:rPr>
            <w:rFonts w:ascii="Times New Roman" w:hAnsi="Times New Roman"/>
            <w:i/>
          </w:rPr>
          <w:t>t</w:t>
        </w:r>
      </w:ins>
      <w:ins w:id="9698" w:author="Rev 10 Allen Wirfs-Brock" w:date="2012-09-26T14:33:00Z">
        <w:r w:rsidRPr="00967C9E">
          <w:rPr>
            <w:rStyle w:val="bnf"/>
          </w:rPr>
          <w:t xml:space="preserve"> </w:t>
        </w:r>
      </w:ins>
      <w:ins w:id="9699" w:author="Rev 10 Allen Wirfs-Brock" w:date="2012-09-26T14:29:00Z">
        <w:r w:rsidRPr="00E77497">
          <w:t xml:space="preserve">the following grammar is used to refine the interpretation of  </w:t>
        </w:r>
      </w:ins>
      <w:ins w:id="9700" w:author="Rev 10 Allen Wirfs-Brock" w:date="2012-09-26T14:33:00Z">
        <w:r w:rsidR="009F4A37" w:rsidRPr="00253B6F">
          <w:rPr>
            <w:rFonts w:ascii="Times New Roman" w:hAnsi="Times New Roman"/>
            <w:i/>
          </w:rPr>
          <w:t>CoverParenthesizedExpressionAndArrowParameter</w:t>
        </w:r>
      </w:ins>
      <w:ins w:id="9701" w:author="Rev 11 Allen Wirfs-Brock" w:date="2012-10-24T19:12:00Z">
        <w:r w:rsidR="009C5E83">
          <w:rPr>
            <w:rFonts w:ascii="Times New Roman" w:hAnsi="Times New Roman"/>
            <w:i/>
          </w:rPr>
          <w:t>Li</w:t>
        </w:r>
      </w:ins>
      <w:ins w:id="9702" w:author="Rev 10 Allen Wirfs-Brock" w:date="2012-09-26T14:33:00Z">
        <w:r w:rsidR="009F4A37" w:rsidRPr="00253B6F">
          <w:rPr>
            <w:rFonts w:ascii="Times New Roman" w:hAnsi="Times New Roman"/>
            <w:i/>
          </w:rPr>
          <w:t>s</w:t>
        </w:r>
      </w:ins>
      <w:ins w:id="9703" w:author="Rev 11 Allen Wirfs-Brock" w:date="2012-10-24T19:12:00Z">
        <w:r w:rsidR="009C5E83">
          <w:rPr>
            <w:rFonts w:ascii="Times New Roman" w:hAnsi="Times New Roman"/>
            <w:i/>
          </w:rPr>
          <w:t>t</w:t>
        </w:r>
      </w:ins>
      <w:ins w:id="9704" w:author="Rev 10 Allen Wirfs-Brock" w:date="2012-09-26T14:29:00Z">
        <w:r w:rsidRPr="00E77497">
          <w:t>.</w:t>
        </w:r>
      </w:ins>
    </w:p>
    <w:p w:rsidR="009C0ACA" w:rsidRPr="00E77497" w:rsidRDefault="009F4A37" w:rsidP="009C0ACA">
      <w:pPr>
        <w:pStyle w:val="SyntaxRule"/>
        <w:rPr>
          <w:ins w:id="9705" w:author="Rev 10 Allen Wirfs-Brock" w:date="2012-09-26T14:29:00Z"/>
        </w:rPr>
      </w:pPr>
      <w:ins w:id="9706" w:author="Rev 10 Allen Wirfs-Brock" w:date="2012-09-26T14:34:00Z">
        <w:r>
          <w:t>ParenthesizedExpression</w:t>
        </w:r>
      </w:ins>
      <w:ins w:id="9707" w:author="Rev 10 Allen Wirfs-Brock" w:date="2012-09-26T14:29:00Z">
        <w:r w:rsidR="009C0ACA" w:rsidRPr="00E77497">
          <w:t xml:space="preserve"> </w:t>
        </w:r>
        <w:r w:rsidR="009C0ACA" w:rsidRPr="00E77497">
          <w:rPr>
            <w:rFonts w:ascii="Arial" w:hAnsi="Arial"/>
            <w:b/>
            <w:i w:val="0"/>
          </w:rPr>
          <w:t>:</w:t>
        </w:r>
      </w:ins>
    </w:p>
    <w:p w:rsidR="009C0ACA" w:rsidRPr="00E77497" w:rsidRDefault="009C0ACA" w:rsidP="003C6E9D">
      <w:pPr>
        <w:pStyle w:val="SyntaxDefinition"/>
        <w:rPr>
          <w:ins w:id="9708" w:author="Rev 10 Allen Wirfs-Brock" w:date="2012-09-26T14:29:00Z"/>
        </w:rPr>
      </w:pPr>
      <w:ins w:id="9709" w:author="Rev 10 Allen Wirfs-Brock" w:date="2012-09-26T14:29:00Z">
        <w:r>
          <w:rPr>
            <w:rFonts w:ascii="Courier New" w:hAnsi="Courier New"/>
            <w:b/>
            <w:i w:val="0"/>
          </w:rPr>
          <w:t xml:space="preserve"> ( </w:t>
        </w:r>
        <w:del w:id="9710" w:author="Rev 11 Allen Wirfs-Brock" w:date="2012-10-24T18:11:00Z">
          <w:r w:rsidRPr="00E65A34" w:rsidDel="003C6E9D">
            <w:delText>Formal</w:delText>
          </w:r>
          <w:r w:rsidDel="003C6E9D">
            <w:delText>Parameter</w:delText>
          </w:r>
          <w:r w:rsidRPr="00E65A34" w:rsidDel="003C6E9D">
            <w:delText>List</w:delText>
          </w:r>
        </w:del>
      </w:ins>
      <w:ins w:id="9711" w:author="Rev 11 Allen Wirfs-Brock" w:date="2012-10-24T18:11:00Z">
        <w:r w:rsidR="003C6E9D">
          <w:t>Expression</w:t>
        </w:r>
      </w:ins>
      <w:ins w:id="9712" w:author="Rev 10 Allen Wirfs-Brock" w:date="2012-09-26T14:29:00Z">
        <w:r>
          <w:rPr>
            <w:rFonts w:ascii="Courier New" w:hAnsi="Courier New"/>
            <w:b/>
            <w:i w:val="0"/>
          </w:rPr>
          <w:t xml:space="preserve"> )</w:t>
        </w:r>
      </w:ins>
    </w:p>
    <w:p w:rsidR="00865652" w:rsidRPr="001A49B2" w:rsidRDefault="00865652" w:rsidP="00865652">
      <w:pPr>
        <w:rPr>
          <w:ins w:id="9713" w:author="Rev 10 Allen Wirfs-Brock" w:date="2012-09-07T09:08:00Z"/>
          <w:rFonts w:ascii="Helvetica" w:hAnsi="Helvetica"/>
          <w:b/>
        </w:rPr>
      </w:pPr>
      <w:ins w:id="9714" w:author="Rev 10 Allen Wirfs-Brock" w:date="2012-09-07T09:08:00Z">
        <w:r w:rsidRPr="001A49B2">
          <w:rPr>
            <w:rFonts w:ascii="Helvetica" w:hAnsi="Helvetica"/>
            <w:b/>
          </w:rPr>
          <w:t>Static Semantics</w:t>
        </w:r>
      </w:ins>
    </w:p>
    <w:p w:rsidR="009F4A37" w:rsidRPr="00E77497" w:rsidDel="003C6E9D" w:rsidRDefault="009F4A37" w:rsidP="009F4A37">
      <w:pPr>
        <w:rPr>
          <w:ins w:id="9715" w:author="Rev 10 Allen Wirfs-Brock" w:date="2012-09-26T14:35:00Z"/>
          <w:del w:id="9716" w:author="Rev 11 Allen Wirfs-Brock" w:date="2012-10-24T18:19:00Z"/>
          <w:rFonts w:ascii="Helvetica" w:hAnsi="Helvetica"/>
          <w:b/>
        </w:rPr>
      </w:pPr>
      <w:ins w:id="9717" w:author="Rev 10 Allen Wirfs-Brock" w:date="2012-09-26T14:35:00Z">
        <w:del w:id="9718" w:author="Rev 11 Allen Wirfs-Brock" w:date="2012-10-24T18:19:00Z">
          <w:r w:rsidRPr="00E77497" w:rsidDel="003C6E9D">
            <w:rPr>
              <w:rFonts w:ascii="Helvetica" w:hAnsi="Helvetica"/>
              <w:b/>
            </w:rPr>
            <w:delText>Static Semantics:  Early Errors</w:delText>
          </w:r>
        </w:del>
      </w:ins>
    </w:p>
    <w:p w:rsidR="009F4A37" w:rsidRPr="00E77497" w:rsidDel="003C6E9D" w:rsidRDefault="009F4A37" w:rsidP="009F4A37">
      <w:pPr>
        <w:jc w:val="left"/>
        <w:rPr>
          <w:ins w:id="9719" w:author="Rev 10 Allen Wirfs-Brock" w:date="2012-09-26T14:36:00Z"/>
          <w:del w:id="9720" w:author="Rev 11 Allen Wirfs-Brock" w:date="2012-10-24T18:19:00Z"/>
        </w:rPr>
      </w:pPr>
      <w:ins w:id="9721" w:author="Rev 10 Allen Wirfs-Brock" w:date="2012-09-26T14:36:00Z">
        <w:del w:id="9722" w:author="Rev 11 Allen Wirfs-Brock" w:date="2012-10-24T18:19:00Z">
          <w:r w:rsidDel="003C6E9D">
            <w:rPr>
              <w:rStyle w:val="bnf"/>
            </w:rPr>
            <w:delText>PrimaryExpression</w:delText>
          </w:r>
          <w:r w:rsidRPr="00E77497" w:rsidDel="003C6E9D">
            <w:rPr>
              <w:rFonts w:ascii="Times New Roman" w:hAnsi="Times New Roman"/>
              <w:i/>
            </w:rPr>
            <w:delText xml:space="preserve"> </w:delText>
          </w:r>
          <w:r w:rsidRPr="00E77497" w:rsidDel="003C6E9D">
            <w:rPr>
              <w:b/>
            </w:rPr>
            <w:delText>:</w:delText>
          </w:r>
          <w:r w:rsidRPr="00E77497" w:rsidDel="003C6E9D">
            <w:rPr>
              <w:rFonts w:ascii="Times New Roman" w:hAnsi="Times New Roman"/>
              <w:i/>
            </w:rPr>
            <w:delText xml:space="preserve"> </w:delText>
          </w:r>
          <w:r w:rsidRPr="006E6733" w:rsidDel="003C6E9D">
            <w:rPr>
              <w:rFonts w:ascii="Times New Roman" w:hAnsi="Times New Roman"/>
              <w:i/>
            </w:rPr>
            <w:delText>CoverParenthesizedExpressionAndArrowParameterList</w:delText>
          </w:r>
          <w:r w:rsidRPr="00E77497" w:rsidDel="003C6E9D">
            <w:rPr>
              <w:rFonts w:ascii="Times New Roman" w:hAnsi="Times New Roman"/>
              <w:i/>
            </w:rPr>
            <w:delText xml:space="preserve"> </w:delText>
          </w:r>
        </w:del>
      </w:ins>
    </w:p>
    <w:p w:rsidR="009F4A37" w:rsidDel="003C6E9D" w:rsidRDefault="009F4A37" w:rsidP="009F4A37">
      <w:pPr>
        <w:numPr>
          <w:ilvl w:val="0"/>
          <w:numId w:val="403"/>
        </w:numPr>
        <w:spacing w:after="0"/>
        <w:jc w:val="left"/>
        <w:rPr>
          <w:ins w:id="9723" w:author="Rev 10 Allen Wirfs-Brock" w:date="2012-09-26T14:36:00Z"/>
          <w:del w:id="9724" w:author="Rev 11 Allen Wirfs-Brock" w:date="2012-10-24T18:19:00Z"/>
        </w:rPr>
      </w:pPr>
      <w:ins w:id="9725" w:author="Rev 10 Allen Wirfs-Brock" w:date="2012-09-26T14:36:00Z">
        <w:del w:id="9726" w:author="Rev 11 Allen Wirfs-Brock" w:date="2012-10-24T18:19:00Z">
          <w:r w:rsidRPr="003B4312" w:rsidDel="003C6E9D">
            <w:delText xml:space="preserve">It is a Syntax Error if </w:delText>
          </w:r>
          <w:r w:rsidRPr="00675B74" w:rsidDel="003C6E9D">
            <w:delText xml:space="preserve">the </w:delText>
          </w:r>
          <w:r w:rsidDel="003C6E9D">
            <w:delText>lexical token sequence</w:delText>
          </w:r>
          <w:r w:rsidRPr="00675B74" w:rsidDel="003C6E9D">
            <w:delText xml:space="preserve"> </w:delText>
          </w:r>
          <w:r w:rsidDel="003C6E9D">
            <w:delText>matched by</w:delText>
          </w:r>
          <w:r w:rsidRPr="00675B74" w:rsidDel="003C6E9D">
            <w:delText xml:space="preserve"> </w:delText>
          </w:r>
          <w:r w:rsidRPr="006E6733" w:rsidDel="003C6E9D">
            <w:rPr>
              <w:rFonts w:ascii="Times New Roman" w:hAnsi="Times New Roman"/>
              <w:i/>
            </w:rPr>
            <w:delText>CoverParenthesizedExpressionAndArrowParameterList</w:delText>
          </w:r>
          <w:r w:rsidRPr="00E77497" w:rsidDel="003C6E9D">
            <w:rPr>
              <w:rFonts w:ascii="Times New Roman" w:hAnsi="Times New Roman"/>
              <w:i/>
            </w:rPr>
            <w:delText xml:space="preserve"> </w:delText>
          </w:r>
          <w:r w:rsidRPr="00E77497" w:rsidDel="003C6E9D">
            <w:delText>cannot be parsed</w:delText>
          </w:r>
          <w:r w:rsidRPr="001C316E" w:rsidDel="003C6E9D">
            <w:delText xml:space="preserve"> </w:delText>
          </w:r>
          <w:r w:rsidDel="003C6E9D">
            <w:delText>with no tokens left over</w:delText>
          </w:r>
          <w:r w:rsidRPr="00E77497" w:rsidDel="003C6E9D">
            <w:delText xml:space="preserve"> using </w:delText>
          </w:r>
        </w:del>
      </w:ins>
      <w:ins w:id="9727" w:author="Rev 10 Allen Wirfs-Brock" w:date="2012-09-26T14:37:00Z">
        <w:del w:id="9728" w:author="Rev 11 Allen Wirfs-Brock" w:date="2012-10-24T18:19:00Z">
          <w:r w:rsidRPr="009F4A37" w:rsidDel="003C6E9D">
            <w:rPr>
              <w:rFonts w:ascii="Times New Roman" w:hAnsi="Times New Roman"/>
              <w:i/>
            </w:rPr>
            <w:delText xml:space="preserve">ParenthesizedExpression </w:delText>
          </w:r>
        </w:del>
      </w:ins>
      <w:ins w:id="9729" w:author="Rev 10 Allen Wirfs-Brock" w:date="2012-09-26T14:36:00Z">
        <w:del w:id="9730" w:author="Rev 11 Allen Wirfs-Brock" w:date="2012-10-24T18:19:00Z">
          <w:r w:rsidRPr="00E77497" w:rsidDel="003C6E9D">
            <w:delText>as the goal symbol.</w:delText>
          </w:r>
        </w:del>
      </w:ins>
    </w:p>
    <w:p w:rsidR="009F4A37" w:rsidRPr="00E77497" w:rsidDel="003C6E9D" w:rsidRDefault="009F4A37" w:rsidP="009F4A37">
      <w:pPr>
        <w:numPr>
          <w:ilvl w:val="0"/>
          <w:numId w:val="403"/>
        </w:numPr>
        <w:spacing w:after="0"/>
        <w:jc w:val="left"/>
        <w:rPr>
          <w:ins w:id="9731" w:author="Rev 10 Allen Wirfs-Brock" w:date="2012-09-26T14:36:00Z"/>
          <w:del w:id="9732" w:author="Rev 11 Allen Wirfs-Brock" w:date="2012-10-24T18:19:00Z"/>
        </w:rPr>
      </w:pPr>
      <w:ins w:id="9733" w:author="Rev 10 Allen Wirfs-Brock" w:date="2012-09-26T14:36:00Z">
        <w:del w:id="9734" w:author="Rev 11 Allen Wirfs-Brock" w:date="2012-10-24T18:19:00Z">
          <w:r w:rsidDel="003C6E9D">
            <w:delText xml:space="preserve">All Early Errors rules for </w:delText>
          </w:r>
        </w:del>
      </w:ins>
      <w:ins w:id="9735" w:author="Rev 10 Allen Wirfs-Brock" w:date="2012-09-26T14:37:00Z">
        <w:del w:id="9736" w:author="Rev 11 Allen Wirfs-Brock" w:date="2012-10-24T18:19:00Z">
          <w:r w:rsidRPr="009F4A37" w:rsidDel="003C6E9D">
            <w:rPr>
              <w:rFonts w:ascii="Times New Roman" w:hAnsi="Times New Roman"/>
              <w:i/>
            </w:rPr>
            <w:delText xml:space="preserve">ParenthesizedExpression </w:delText>
          </w:r>
        </w:del>
      </w:ins>
      <w:ins w:id="9737" w:author="Rev 10 Allen Wirfs-Brock" w:date="2012-09-26T14:39:00Z">
        <w:del w:id="9738" w:author="Rev 11 Allen Wirfs-Brock" w:date="2012-10-24T18:19:00Z">
          <w:r w:rsidRPr="009F4A37" w:rsidDel="003C6E9D">
            <w:delText>and its derived productions</w:delText>
          </w:r>
          <w:r w:rsidDel="003C6E9D">
            <w:rPr>
              <w:rFonts w:ascii="Times New Roman" w:hAnsi="Times New Roman"/>
            </w:rPr>
            <w:delText xml:space="preserve"> </w:delText>
          </w:r>
        </w:del>
      </w:ins>
      <w:ins w:id="9739" w:author="Rev 10 Allen Wirfs-Brock" w:date="2012-09-26T14:36:00Z">
        <w:del w:id="9740" w:author="Rev 11 Allen Wirfs-Brock" w:date="2012-10-24T18:19:00Z">
          <w:r w:rsidDel="003C6E9D">
            <w:delText xml:space="preserve">also apply to the </w:delText>
          </w:r>
          <w:r w:rsidRPr="007B0127" w:rsidDel="003C6E9D">
            <w:rPr>
              <w:rFonts w:ascii="Times New Roman" w:hAnsi="Times New Roman"/>
            </w:rPr>
            <w:delText>Covered</w:delText>
          </w:r>
        </w:del>
      </w:ins>
      <w:ins w:id="9741" w:author="Rev 10 Allen Wirfs-Brock" w:date="2012-09-26T14:38:00Z">
        <w:del w:id="9742" w:author="Rev 11 Allen Wirfs-Brock" w:date="2012-10-24T18:19:00Z">
          <w:r w:rsidRPr="009F4A37" w:rsidDel="003C6E9D">
            <w:rPr>
              <w:rFonts w:ascii="Times New Roman" w:hAnsi="Times New Roman"/>
            </w:rPr>
            <w:delText>ParenthesizedExpression</w:delText>
          </w:r>
        </w:del>
      </w:ins>
      <w:ins w:id="9743" w:author="Rev 10 Allen Wirfs-Brock" w:date="2012-09-26T14:36:00Z">
        <w:del w:id="9744" w:author="Rev 11 Allen Wirfs-Brock" w:date="2012-10-24T18:19:00Z">
          <w:r w:rsidDel="003C6E9D">
            <w:delText xml:space="preserve"> of</w:delText>
          </w:r>
          <w:r w:rsidRPr="006F0F34" w:rsidDel="003C6E9D">
            <w:rPr>
              <w:rStyle w:val="bnf"/>
            </w:rPr>
            <w:delText xml:space="preserve"> </w:delText>
          </w:r>
          <w:r w:rsidRPr="006E6733" w:rsidDel="003C6E9D">
            <w:rPr>
              <w:rFonts w:ascii="Times New Roman" w:hAnsi="Times New Roman"/>
              <w:i/>
            </w:rPr>
            <w:delText>CoverParenthesizedExpressionAndArrowParameterList</w:delText>
          </w:r>
          <w:r w:rsidDel="003C6E9D">
            <w:delText>.</w:delText>
          </w:r>
        </w:del>
      </w:ins>
    </w:p>
    <w:p w:rsidR="009F4A37" w:rsidRPr="00E77497" w:rsidDel="003C6E9D" w:rsidRDefault="009F4A37" w:rsidP="009F4A37">
      <w:pPr>
        <w:spacing w:after="220"/>
        <w:ind w:left="720"/>
        <w:rPr>
          <w:ins w:id="9745" w:author="Rev 10 Allen Wirfs-Brock" w:date="2012-09-26T14:36:00Z"/>
          <w:del w:id="9746" w:author="Rev 11 Allen Wirfs-Brock" w:date="2012-10-24T18:19:00Z"/>
        </w:rPr>
      </w:pPr>
    </w:p>
    <w:p w:rsidR="009F4A37" w:rsidRPr="00E77497" w:rsidRDefault="009F4A37" w:rsidP="009F4A37">
      <w:pPr>
        <w:rPr>
          <w:ins w:id="9747" w:author="Rev 10 Allen Wirfs-Brock" w:date="2012-09-26T14:40:00Z"/>
          <w:rFonts w:ascii="Helvetica" w:hAnsi="Helvetica"/>
          <w:b/>
        </w:rPr>
      </w:pPr>
      <w:ins w:id="9748" w:author="Rev 10 Allen Wirfs-Brock" w:date="2012-09-26T14:40:00Z">
        <w:r w:rsidRPr="00E77497">
          <w:rPr>
            <w:rFonts w:ascii="Helvetica" w:hAnsi="Helvetica"/>
            <w:b/>
          </w:rPr>
          <w:t xml:space="preserve">Static Semantics:  </w:t>
        </w:r>
        <w:r>
          <w:rPr>
            <w:rFonts w:ascii="Helvetica" w:hAnsi="Helvetica"/>
            <w:b/>
            <w:lang w:eastAsia="en-US"/>
          </w:rPr>
          <w:t>Covered</w:t>
        </w:r>
        <w:r w:rsidRPr="009F4A37">
          <w:rPr>
            <w:rFonts w:ascii="Helvetica" w:hAnsi="Helvetica"/>
            <w:b/>
            <w:lang w:eastAsia="en-US"/>
          </w:rPr>
          <w:t>ParenthesizedExpression</w:t>
        </w:r>
      </w:ins>
    </w:p>
    <w:p w:rsidR="009F4A37" w:rsidRPr="00E77497" w:rsidRDefault="009F4A37" w:rsidP="002B49A4">
      <w:pPr>
        <w:pStyle w:val="SyntaxRule"/>
        <w:spacing w:after="240"/>
        <w:rPr>
          <w:ins w:id="9749" w:author="Rev 10 Allen Wirfs-Brock" w:date="2012-09-26T14:40:00Z"/>
        </w:rPr>
      </w:pPr>
      <w:ins w:id="9750" w:author="Rev 10 Allen Wirfs-Brock" w:date="2012-09-26T14:40:00Z">
        <w:r>
          <w:t>CoverParenthesizedExpressionAndArrowParameter</w:t>
        </w:r>
      </w:ins>
      <w:ins w:id="9751" w:author="Rev 11 Allen Wirfs-Brock" w:date="2012-10-24T19:12:00Z">
        <w:r w:rsidR="009C5E83">
          <w:t>Li</w:t>
        </w:r>
      </w:ins>
      <w:ins w:id="9752" w:author="Rev 10 Allen Wirfs-Brock" w:date="2012-09-26T14:40:00Z">
        <w:r>
          <w:t>s</w:t>
        </w:r>
      </w:ins>
      <w:ins w:id="9753" w:author="Rev 11 Allen Wirfs-Brock" w:date="2012-10-24T19:12:00Z">
        <w:r w:rsidR="009C5E83">
          <w:t>t</w:t>
        </w:r>
      </w:ins>
      <w:ins w:id="9754" w:author="Rev 10 Allen Wirfs-Brock" w:date="2012-09-26T14:42:00Z">
        <w:r>
          <w:rPr>
            <w:i w:val="0"/>
          </w:rPr>
          <w:t xml:space="preserve"> </w:t>
        </w:r>
      </w:ins>
      <w:ins w:id="9755" w:author="Rev 10 Allen Wirfs-Brock" w:date="2012-09-26T14:40:00Z">
        <w:r w:rsidRPr="00E77497">
          <w:rPr>
            <w:rFonts w:ascii="Arial" w:hAnsi="Arial" w:cs="Arial"/>
            <w:b/>
            <w:i w:val="0"/>
          </w:rPr>
          <w:t>:</w:t>
        </w:r>
      </w:ins>
      <w:ins w:id="9756" w:author="Rev 10 Allen Wirfs-Brock" w:date="2012-09-26T14:42:00Z">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ins>
    </w:p>
    <w:p w:rsidR="009F4A37" w:rsidRPr="002B49A4" w:rsidRDefault="009F4A37" w:rsidP="002B49A4">
      <w:pPr>
        <w:pStyle w:val="Alg4"/>
        <w:numPr>
          <w:ilvl w:val="0"/>
          <w:numId w:val="956"/>
        </w:numPr>
        <w:spacing w:after="220"/>
        <w:contextualSpacing/>
        <w:rPr>
          <w:ins w:id="9757" w:author="Rev 10 Allen Wirfs-Brock" w:date="2012-09-26T14:43:00Z"/>
        </w:rPr>
      </w:pPr>
      <w:ins w:id="9758" w:author="Rev 10 Allen Wirfs-Brock" w:date="2012-09-26T14:40:00Z">
        <w:r w:rsidRPr="00A81EF0">
          <w:t xml:space="preserve">Return the result of parsing </w:t>
        </w:r>
        <w:r w:rsidRPr="002B49A4">
          <w:t xml:space="preserve">the lexical token stream matched by  </w:t>
        </w:r>
        <w:r w:rsidRPr="002B49A4">
          <w:rPr>
            <w:i/>
          </w:rPr>
          <w:t>CoverParenthesizedExpressionAndArrowParameter</w:t>
        </w:r>
      </w:ins>
      <w:ins w:id="9759" w:author="Rev 11 Allen Wirfs-Brock" w:date="2012-10-24T19:12:00Z">
        <w:r w:rsidR="009C5E83">
          <w:rPr>
            <w:i/>
          </w:rPr>
          <w:t>Li</w:t>
        </w:r>
      </w:ins>
      <w:ins w:id="9760" w:author="Rev 10 Allen Wirfs-Brock" w:date="2012-09-26T14:40:00Z">
        <w:r w:rsidRPr="002B49A4">
          <w:rPr>
            <w:i/>
          </w:rPr>
          <w:t>s</w:t>
        </w:r>
      </w:ins>
      <w:ins w:id="9761" w:author="Rev 11 Allen Wirfs-Brock" w:date="2012-10-24T19:12:00Z">
        <w:r w:rsidR="009C5E83">
          <w:rPr>
            <w:i/>
          </w:rPr>
          <w:t>t</w:t>
        </w:r>
      </w:ins>
      <w:ins w:id="9762" w:author="Rev 10 Allen Wirfs-Brock" w:date="2012-09-26T14:43:00Z">
        <w:r w:rsidR="00A81EF0" w:rsidRPr="00A81EF0">
          <w:t xml:space="preserve"> using </w:t>
        </w:r>
      </w:ins>
      <w:ins w:id="9763" w:author="Rev 10 Allen Wirfs-Brock" w:date="2012-09-26T14:44:00Z">
        <w:r w:rsidR="00A81EF0" w:rsidRPr="00A81EF0">
          <w:rPr>
            <w:i/>
          </w:rPr>
          <w:t>ParenthesizedExpression</w:t>
        </w:r>
        <w:r w:rsidR="00A81EF0" w:rsidRPr="002B49A4">
          <w:t xml:space="preserve"> </w:t>
        </w:r>
      </w:ins>
      <w:ins w:id="9764" w:author="Rev 10 Allen Wirfs-Brock" w:date="2012-09-26T14:43:00Z">
        <w:r w:rsidR="00A81EF0" w:rsidRPr="00A81EF0">
          <w:t>as the goal symbol.</w:t>
        </w:r>
      </w:ins>
    </w:p>
    <w:p w:rsidR="00865652" w:rsidRPr="002B49A4" w:rsidRDefault="00865652" w:rsidP="002B49A4">
      <w:pPr>
        <w:keepNext/>
        <w:jc w:val="left"/>
        <w:rPr>
          <w:ins w:id="9765" w:author="Rev 10 Allen Wirfs-Brock" w:date="2012-09-07T09:06:00Z"/>
          <w:i/>
        </w:rPr>
      </w:pPr>
      <w:ins w:id="9766" w:author="Rev 10 Allen Wirfs-Brock" w:date="2012-09-07T09:06:00Z">
        <w:r w:rsidRPr="00E77497">
          <w:rPr>
            <w:rFonts w:ascii="Helvetica" w:hAnsi="Helvetica"/>
            <w:b/>
          </w:rPr>
          <w:t xml:space="preserve">Static Semantics:  </w:t>
        </w:r>
        <w:r w:rsidRPr="00BD6E56">
          <w:rPr>
            <w:rFonts w:ascii="Helvetica" w:hAnsi="Helvetica"/>
            <w:b/>
            <w:lang w:eastAsia="en-US"/>
          </w:rPr>
          <w:t>IsValidSimpleAssignmentTarget</w:t>
        </w:r>
      </w:ins>
    </w:p>
    <w:p w:rsidR="00865652" w:rsidRPr="00E77497" w:rsidRDefault="00865652" w:rsidP="00865652">
      <w:pPr>
        <w:pStyle w:val="SyntaxRule"/>
        <w:rPr>
          <w:ins w:id="9767" w:author="Rev 10 Allen Wirfs-Brock" w:date="2012-09-07T09:07:00Z"/>
        </w:rPr>
      </w:pPr>
      <w:ins w:id="9768" w:author="Rev 10 Allen Wirfs-Brock" w:date="2012-09-07T09:07:00Z">
        <w:r w:rsidRPr="00E77497">
          <w:t xml:space="preserve">PrimaryExpression </w:t>
        </w:r>
        <w:r w:rsidRPr="00E77497">
          <w:rPr>
            <w:rFonts w:ascii="Arial" w:hAnsi="Arial" w:cs="Arial"/>
            <w:b/>
            <w:i w:val="0"/>
          </w:rPr>
          <w:t>:</w:t>
        </w:r>
      </w:ins>
    </w:p>
    <w:p w:rsidR="00865652" w:rsidRPr="00E77497" w:rsidRDefault="00865652" w:rsidP="00865652">
      <w:pPr>
        <w:pStyle w:val="SyntaxDefinition"/>
        <w:rPr>
          <w:ins w:id="9769" w:author="Rev 10 Allen Wirfs-Brock" w:date="2012-09-07T09:07:00Z"/>
          <w:rFonts w:ascii="Courier New" w:hAnsi="Courier New"/>
          <w:b/>
          <w:i w:val="0"/>
        </w:rPr>
      </w:pPr>
      <w:ins w:id="9770" w:author="Rev 10 Allen Wirfs-Brock" w:date="2012-09-07T09:07:00Z">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ins>
    </w:p>
    <w:p w:rsidR="00865652" w:rsidRPr="00E77497" w:rsidRDefault="00865652" w:rsidP="00865652">
      <w:pPr>
        <w:pStyle w:val="Alg4"/>
        <w:numPr>
          <w:ilvl w:val="0"/>
          <w:numId w:val="733"/>
        </w:numPr>
        <w:spacing w:after="220"/>
        <w:contextualSpacing/>
        <w:rPr>
          <w:ins w:id="9771" w:author="Rev 10 Allen Wirfs-Brock" w:date="2012-09-07T09:06:00Z"/>
        </w:rPr>
      </w:pPr>
      <w:ins w:id="9772" w:author="Rev 10 Allen Wirfs-Brock" w:date="2012-09-07T09:06:00Z">
        <w:r w:rsidRPr="00E77497">
          <w:t xml:space="preserve">Return </w:t>
        </w:r>
        <w:r w:rsidRPr="00BD6E56">
          <w:rPr>
            <w:b/>
          </w:rPr>
          <w:t>false</w:t>
        </w:r>
        <w:r w:rsidRPr="00E77497">
          <w:t>.</w:t>
        </w:r>
      </w:ins>
    </w:p>
    <w:p w:rsidR="00865652" w:rsidRPr="00E77497" w:rsidRDefault="00865652" w:rsidP="00865652">
      <w:pPr>
        <w:jc w:val="left"/>
        <w:rPr>
          <w:ins w:id="9773" w:author="Rev 10 Allen Wirfs-Brock" w:date="2012-09-07T09:09:00Z"/>
        </w:rPr>
      </w:pPr>
      <w:ins w:id="9774" w:author="Rev 10 Allen Wirfs-Brock" w:date="2012-09-07T09:09: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ins>
    </w:p>
    <w:p w:rsidR="00865652" w:rsidRDefault="00865652" w:rsidP="002A4272">
      <w:pPr>
        <w:pStyle w:val="Alg4"/>
        <w:numPr>
          <w:ilvl w:val="0"/>
          <w:numId w:val="1071"/>
        </w:numPr>
        <w:spacing w:after="220"/>
        <w:contextualSpacing/>
        <w:rPr>
          <w:ins w:id="9775" w:author="Rev 10 Allen Wirfs-Brock" w:date="2012-09-07T09:09:00Z"/>
        </w:rPr>
      </w:pPr>
      <w:ins w:id="9776" w:author="Rev 10 Allen Wirfs-Brock" w:date="2012-09-07T09:09:00Z">
        <w:r>
          <w:lastRenderedPageBreak/>
          <w:t>I</w:t>
        </w:r>
        <w:r w:rsidRPr="00344428">
          <w:t>f th</w:t>
        </w:r>
        <w:r>
          <w:t>is</w:t>
        </w:r>
        <w:r w:rsidRPr="00344428">
          <w:t xml:space="preserve"> </w:t>
        </w:r>
        <w:r w:rsidRPr="00344428">
          <w:rPr>
            <w:i/>
          </w:rPr>
          <w:t xml:space="preserve">PrimaryExpression </w:t>
        </w:r>
        <w:r w:rsidRPr="00344428">
          <w:t>is contained in strict code</w:t>
        </w:r>
      </w:ins>
      <w:ins w:id="9777" w:author="Rev 11 Allen Wirfs-Brock" w:date="2012-10-20T14:52:00Z">
        <w:r w:rsidR="002A4272">
          <w:t xml:space="preserve"> </w:t>
        </w:r>
      </w:ins>
      <w:ins w:id="9778" w:author="Rev 10 Allen Wirfs-Brock" w:date="2012-09-07T09:09:00Z">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ins>
    </w:p>
    <w:p w:rsidR="00865652" w:rsidRPr="00E77497" w:rsidRDefault="00865652" w:rsidP="002A4272">
      <w:pPr>
        <w:pStyle w:val="Alg4"/>
        <w:numPr>
          <w:ilvl w:val="0"/>
          <w:numId w:val="1071"/>
        </w:numPr>
        <w:spacing w:after="220"/>
        <w:contextualSpacing/>
        <w:rPr>
          <w:ins w:id="9779" w:author="Rev 10 Allen Wirfs-Brock" w:date="2012-09-07T09:09:00Z"/>
        </w:rPr>
      </w:pPr>
      <w:ins w:id="9780" w:author="Rev 10 Allen Wirfs-Brock" w:date="2012-09-07T09:09:00Z">
        <w:r w:rsidRPr="00E77497">
          <w:t xml:space="preserve">Return </w:t>
        </w:r>
        <w:r>
          <w:rPr>
            <w:b/>
          </w:rPr>
          <w:t>true</w:t>
        </w:r>
        <w:r w:rsidRPr="00E77497">
          <w:t>.</w:t>
        </w:r>
      </w:ins>
    </w:p>
    <w:p w:rsidR="00865652" w:rsidRPr="00E77497" w:rsidRDefault="00865652" w:rsidP="00865652">
      <w:pPr>
        <w:jc w:val="left"/>
        <w:rPr>
          <w:ins w:id="9781" w:author="Rev 10 Allen Wirfs-Brock" w:date="2012-09-07T09:11:00Z"/>
        </w:rPr>
      </w:pPr>
      <w:ins w:id="9782" w:author="Rev 10 Allen Wirfs-Brock" w:date="2012-09-07T09:11: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ins>
      <w:ins w:id="9783" w:author="Rev 10 Allen Wirfs-Brock" w:date="2012-09-26T14:52:00Z">
        <w:r w:rsidR="00A81EF0" w:rsidRPr="006E6733">
          <w:rPr>
            <w:rFonts w:ascii="Times New Roman" w:hAnsi="Times New Roman"/>
            <w:i/>
          </w:rPr>
          <w:t>CoverParenthesizedExpressionAndArrowParameterList</w:t>
        </w:r>
      </w:ins>
    </w:p>
    <w:p w:rsidR="00A81EF0" w:rsidRDefault="00A81EF0" w:rsidP="00A81EF0">
      <w:pPr>
        <w:pStyle w:val="Alg4"/>
        <w:numPr>
          <w:ilvl w:val="0"/>
          <w:numId w:val="960"/>
        </w:numPr>
        <w:spacing w:after="220"/>
        <w:contextualSpacing/>
        <w:rPr>
          <w:ins w:id="9784" w:author="Rev 10 Allen Wirfs-Brock" w:date="2012-09-26T14:50:00Z"/>
        </w:rPr>
      </w:pPr>
      <w:ins w:id="9785" w:author="Rev 10 Allen Wirfs-Brock" w:date="2012-09-26T14:50:00Z">
        <w:r>
          <w:t xml:space="preserve">Let </w:t>
        </w:r>
        <w:r>
          <w:rPr>
            <w:i/>
          </w:rPr>
          <w:t>expr</w:t>
        </w:r>
        <w:r>
          <w:t xml:space="preserve"> be </w:t>
        </w:r>
      </w:ins>
      <w:ins w:id="9786" w:author="Rev 10 Allen Wirfs-Brock" w:date="2012-09-26T14:51:00Z">
        <w:r w:rsidRPr="002B49A4">
          <w:t>Cover</w:t>
        </w:r>
      </w:ins>
      <w:ins w:id="9787" w:author="Rev 10 Allen Wirfs-Brock" w:date="2012-09-26T14:52:00Z">
        <w:r>
          <w:t>ed</w:t>
        </w:r>
      </w:ins>
      <w:ins w:id="9788" w:author="Rev 10 Allen Wirfs-Brock" w:date="2012-09-26T14:51:00Z">
        <w:r w:rsidRPr="002B49A4">
          <w:t>ParenthesizedExpression</w:t>
        </w:r>
        <w:r>
          <w:rPr>
            <w:i/>
          </w:rPr>
          <w:t xml:space="preserve"> </w:t>
        </w:r>
      </w:ins>
      <w:ins w:id="9789" w:author="Rev 10 Allen Wirfs-Brock" w:date="2012-09-26T14:50:00Z">
        <w:r>
          <w:t>of</w:t>
        </w:r>
        <w:r w:rsidRPr="00E77497">
          <w:t xml:space="preserve"> </w:t>
        </w:r>
        <w:r w:rsidRPr="006E6733">
          <w:rPr>
            <w:i/>
          </w:rPr>
          <w:t>CoverParenthesizedExpressionAndArrowParameterList</w:t>
        </w:r>
        <w:r>
          <w:t>.</w:t>
        </w:r>
      </w:ins>
    </w:p>
    <w:p w:rsidR="00865652" w:rsidRPr="00E77497" w:rsidRDefault="00865652" w:rsidP="00865652">
      <w:pPr>
        <w:pStyle w:val="Alg4"/>
        <w:numPr>
          <w:ilvl w:val="0"/>
          <w:numId w:val="960"/>
        </w:numPr>
        <w:spacing w:after="220"/>
        <w:contextualSpacing/>
        <w:rPr>
          <w:ins w:id="9790" w:author="Rev 10 Allen Wirfs-Brock" w:date="2012-09-07T09:11:00Z"/>
        </w:rPr>
      </w:pPr>
      <w:ins w:id="9791" w:author="Rev 10 Allen Wirfs-Brock" w:date="2012-09-07T09:11:00Z">
        <w:r w:rsidRPr="00E77497">
          <w:t>Return</w:t>
        </w:r>
      </w:ins>
      <w:ins w:id="9792" w:author="Rev 10 Allen Wirfs-Brock" w:date="2012-09-07T09:13:00Z">
        <w:r>
          <w:t xml:space="preserve"> IsValidSimpleAssignmentTarge</w:t>
        </w:r>
      </w:ins>
      <w:ins w:id="9793" w:author="Rev 11 Allen Wirfs-Brock" w:date="2012-09-28T13:05:00Z">
        <w:r w:rsidR="0043620C">
          <w:t>t</w:t>
        </w:r>
      </w:ins>
      <w:ins w:id="9794" w:author="Rev 10 Allen Wirfs-Brock" w:date="2012-09-07T09:13:00Z">
        <w:r>
          <w:t xml:space="preserve"> of </w:t>
        </w:r>
      </w:ins>
      <w:ins w:id="9795" w:author="Rev 10 Allen Wirfs-Brock" w:date="2012-09-26T14:52:00Z">
        <w:r w:rsidR="00A81EF0">
          <w:rPr>
            <w:i/>
          </w:rPr>
          <w:t>expr</w:t>
        </w:r>
      </w:ins>
      <w:ins w:id="9796" w:author="Rev 10 Allen Wirfs-Brock" w:date="2012-09-07T09:11:00Z">
        <w:r w:rsidRPr="00E77497">
          <w:t>.</w:t>
        </w:r>
      </w:ins>
    </w:p>
    <w:p w:rsidR="004C02EF" w:rsidRPr="00E77497" w:rsidRDefault="004C02EF" w:rsidP="00C623F2">
      <w:pPr>
        <w:pStyle w:val="Heading3"/>
        <w:numPr>
          <w:ilvl w:val="0"/>
          <w:numId w:val="0"/>
        </w:numPr>
      </w:pPr>
      <w:bookmarkStart w:id="9797" w:name="_Toc339020339"/>
      <w:r w:rsidRPr="00E77497">
        <w:t>11.1.1</w:t>
      </w:r>
      <w:r w:rsidRPr="00E77497">
        <w:tab/>
        <w:t xml:space="preserve">The </w:t>
      </w:r>
      <w:r w:rsidRPr="00E77497">
        <w:rPr>
          <w:rFonts w:ascii="Courier New" w:hAnsi="Courier New"/>
        </w:rPr>
        <w:t>this</w:t>
      </w:r>
      <w:r w:rsidRPr="00E77497">
        <w:t xml:space="preserve"> Keywor</w:t>
      </w:r>
      <w:bookmarkEnd w:id="9651"/>
      <w:bookmarkEnd w:id="9652"/>
      <w:bookmarkEnd w:id="9653"/>
      <w:bookmarkEnd w:id="9654"/>
      <w:bookmarkEnd w:id="9655"/>
      <w:bookmarkEnd w:id="9656"/>
      <w:bookmarkEnd w:id="9657"/>
      <w:bookmarkEnd w:id="9658"/>
      <w:bookmarkEnd w:id="9659"/>
      <w:r w:rsidRPr="00E77497">
        <w:t>d</w:t>
      </w:r>
      <w:bookmarkEnd w:id="9661"/>
      <w:bookmarkEnd w:id="9662"/>
      <w:bookmarkEnd w:id="9663"/>
      <w:bookmarkEnd w:id="9664"/>
      <w:bookmarkEnd w:id="9665"/>
      <w:bookmarkEnd w:id="9797"/>
    </w:p>
    <w:p w:rsidR="00191CB8" w:rsidRPr="00E77497" w:rsidRDefault="00191CB8" w:rsidP="00191CB8">
      <w:pPr>
        <w:keepNext/>
        <w:rPr>
          <w:ins w:id="9798" w:author="Rev 4 Allen Wirfs-Brock" w:date="2011-10-15T09:24:00Z"/>
          <w:rFonts w:ascii="Helvetica" w:hAnsi="Helvetica"/>
          <w:b/>
        </w:rPr>
      </w:pPr>
      <w:ins w:id="9799"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rsidR="003A3B8E" w:rsidRPr="004D1BD1" w:rsidRDefault="003A3B8E" w:rsidP="00120381">
      <w:pPr>
        <w:pStyle w:val="SyntaxRule"/>
        <w:spacing w:after="240"/>
        <w:rPr>
          <w:ins w:id="9800" w:author="Rev 4 Allen Wirfs-Brock" w:date="2011-10-18T16:11:00Z"/>
        </w:rPr>
      </w:pPr>
      <w:ins w:id="9801" w:author="Rev 4 Allen Wirfs-Brock" w:date="2011-10-18T16:11:00Z">
        <w:r w:rsidRPr="00E77497">
          <w:t xml:space="preserve">PrimaryExpression </w:t>
        </w:r>
        <w:r w:rsidRPr="00120381">
          <w:rPr>
            <w:rFonts w:ascii="Arial" w:hAnsi="Arial" w:cs="Arial"/>
            <w:b/>
            <w:i w:val="0"/>
          </w:rPr>
          <w:t>:</w:t>
        </w:r>
      </w:ins>
      <w:ins w:id="9802" w:author="Rev 4 Allen Wirfs-Brock" w:date="2011-10-18T17:13:00Z">
        <w:r w:rsidR="001A7CB6" w:rsidRPr="00120381">
          <w:rPr>
            <w:rFonts w:ascii="Arial" w:hAnsi="Arial" w:cs="Arial"/>
            <w:b/>
            <w:i w:val="0"/>
          </w:rPr>
          <w:t xml:space="preserve">  </w:t>
        </w:r>
      </w:ins>
      <w:ins w:id="9803" w:author="Rev 4 Allen Wirfs-Brock" w:date="2011-10-18T16:11:00Z">
        <w:r w:rsidRPr="00120381">
          <w:rPr>
            <w:rFonts w:ascii="Courier New" w:hAnsi="Courier New"/>
            <w:b/>
            <w:i w:val="0"/>
          </w:rPr>
          <w:t>this</w:t>
        </w:r>
        <w:r w:rsidRPr="004D1BD1">
          <w:t xml:space="preserve"> </w:t>
        </w:r>
      </w:ins>
    </w:p>
    <w:p w:rsidR="00141C64" w:rsidRPr="00E77497" w:rsidDel="00965ABF" w:rsidRDefault="00141C64" w:rsidP="00141C64">
      <w:pPr>
        <w:pStyle w:val="Alg4"/>
        <w:numPr>
          <w:ilvl w:val="0"/>
          <w:numId w:val="787"/>
        </w:numPr>
        <w:rPr>
          <w:ins w:id="9804" w:author="Rev 7 Allen Wirfs-Brock" w:date="2012-05-01T16:27:00Z"/>
          <w:del w:id="9805" w:author="Rev 11 Allen Wirfs-Brock" w:date="2012-10-09T11:02:00Z"/>
        </w:rPr>
      </w:pPr>
      <w:ins w:id="9806" w:author="Rev 7 Allen Wirfs-Brock" w:date="2012-05-01T16:27:00Z">
        <w:del w:id="9807" w:author="Rev 11 Allen Wirfs-Brock" w:date="2012-10-09T11:02:00Z">
          <w:r w:rsidRPr="00E77497" w:rsidDel="00965ABF">
            <w:delText xml:space="preserve">Let </w:delText>
          </w:r>
          <w:r w:rsidDel="00965ABF">
            <w:rPr>
              <w:i/>
            </w:rPr>
            <w:delText>env</w:delText>
          </w:r>
          <w:r w:rsidDel="00965ABF">
            <w:delText xml:space="preserve"> be the result of performing the GetThisEnvironment abstract operation</w:delText>
          </w:r>
          <w:r w:rsidRPr="00E77497" w:rsidDel="00965ABF">
            <w:delText>.</w:delText>
          </w:r>
        </w:del>
      </w:ins>
    </w:p>
    <w:p w:rsidR="00141C64" w:rsidRPr="00E77497" w:rsidRDefault="00141C64" w:rsidP="00965ABF">
      <w:pPr>
        <w:pStyle w:val="Alg4"/>
        <w:numPr>
          <w:ilvl w:val="0"/>
          <w:numId w:val="787"/>
        </w:numPr>
        <w:spacing w:after="120"/>
        <w:rPr>
          <w:ins w:id="9808" w:author="Rev 7 Allen Wirfs-Brock" w:date="2012-05-01T16:27:00Z"/>
        </w:rPr>
      </w:pPr>
      <w:ins w:id="9809" w:author="Rev 7 Allen Wirfs-Brock" w:date="2012-05-01T16:27:00Z">
        <w:r>
          <w:t xml:space="preserve">Return the </w:t>
        </w:r>
        <w:r w:rsidRPr="00E77497">
          <w:t xml:space="preserve">result of calling the </w:t>
        </w:r>
      </w:ins>
      <w:ins w:id="9810" w:author="Rev 11 Allen Wirfs-Brock" w:date="2012-10-09T11:02:00Z">
        <w:r w:rsidR="00965ABF" w:rsidRPr="00DD7AA6">
          <w:t>ThisResolution</w:t>
        </w:r>
        <w:r w:rsidR="00965ABF" w:rsidRPr="00E77497">
          <w:t xml:space="preserve"> </w:t>
        </w:r>
      </w:ins>
      <w:ins w:id="9811" w:author="Rev 7 Allen Wirfs-Brock" w:date="2012-05-01T16:27:00Z">
        <w:del w:id="9812" w:author="Rev 11 Allen Wirfs-Brock" w:date="2012-10-09T11:02:00Z">
          <w:r w:rsidDel="00965ABF">
            <w:delText>GetThis</w:delText>
          </w:r>
          <w:r w:rsidRPr="00E77497" w:rsidDel="00965ABF">
            <w:delText>Binding</w:delText>
          </w:r>
          <w:r w:rsidDel="00965ABF">
            <w:delText xml:space="preserve"> </w:delText>
          </w:r>
        </w:del>
      </w:ins>
      <w:ins w:id="9813" w:author="Rev 11 Allen Wirfs-Brock" w:date="2012-10-09T11:02:00Z">
        <w:r w:rsidR="00965ABF">
          <w:t>abstract operation</w:t>
        </w:r>
      </w:ins>
      <w:ins w:id="9814" w:author="Rev 7 Allen Wirfs-Brock" w:date="2012-05-01T16:27:00Z">
        <w:del w:id="9815" w:author="Rev 11 Allen Wirfs-Brock" w:date="2012-10-09T11:02:00Z">
          <w:r w:rsidRPr="00E77497" w:rsidDel="00965ABF">
            <w:delText xml:space="preserve">concrete method of </w:delText>
          </w:r>
          <w:r w:rsidRPr="00E77497" w:rsidDel="00965ABF">
            <w:rPr>
              <w:i/>
            </w:rPr>
            <w:delText>env</w:delText>
          </w:r>
        </w:del>
        <w:r w:rsidRPr="00E77497">
          <w:t>.</w:t>
        </w:r>
      </w:ins>
    </w:p>
    <w:p w:rsidR="004C02EF" w:rsidRPr="00A9238D" w:rsidDel="00141C64" w:rsidRDefault="004C02EF" w:rsidP="009E3FF6">
      <w:pPr>
        <w:numPr>
          <w:ilvl w:val="0"/>
          <w:numId w:val="593"/>
        </w:numPr>
        <w:rPr>
          <w:del w:id="9816" w:author="Rev 7 Allen Wirfs-Brock" w:date="2012-05-01T16:27:00Z"/>
          <w:rFonts w:ascii="Times New Roman" w:hAnsi="Times New Roman"/>
        </w:rPr>
      </w:pPr>
      <w:del w:id="9817" w:author="Rev 7 Allen Wirfs-Brock" w:date="2012-05-01T16:27:00Z">
        <w:r w:rsidRPr="00A9238D" w:rsidDel="00141C64">
          <w:rPr>
            <w:rFonts w:ascii="Times New Roman" w:hAnsi="Times New Roman"/>
          </w:rPr>
          <w:delText xml:space="preserve">The </w:delText>
        </w:r>
        <w:r w:rsidRPr="00A9238D" w:rsidDel="00141C64">
          <w:rPr>
            <w:rFonts w:ascii="Times New Roman" w:hAnsi="Times New Roman"/>
            <w:b/>
          </w:rPr>
          <w:delText>this</w:delText>
        </w:r>
        <w:r w:rsidRPr="00A9238D" w:rsidDel="00141C64">
          <w:rPr>
            <w:rFonts w:ascii="Times New Roman" w:hAnsi="Times New Roman"/>
          </w:rPr>
          <w:delText xml:space="preserve"> keyword evaluates to </w:delText>
        </w:r>
      </w:del>
      <w:ins w:id="9818" w:author="Rev 4 Allen Wirfs-Brock" w:date="2011-10-18T17:03:00Z">
        <w:del w:id="9819" w:author="Rev 7 Allen Wirfs-Brock" w:date="2012-05-01T16:27:00Z">
          <w:r w:rsidR="0017582A" w:rsidRPr="00A9238D" w:rsidDel="00141C64">
            <w:rPr>
              <w:rFonts w:ascii="Times New Roman" w:hAnsi="Times New Roman"/>
            </w:rPr>
            <w:delText xml:space="preserve">Return </w:delText>
          </w:r>
        </w:del>
      </w:ins>
      <w:del w:id="9820" w:author="Rev 7 Allen Wirfs-Brock" w:date="2012-05-01T16:27:00Z">
        <w:r w:rsidRPr="00A9238D" w:rsidDel="00141C64">
          <w:rPr>
            <w:rFonts w:ascii="Times New Roman" w:hAnsi="Times New Roman"/>
          </w:rPr>
          <w:delText xml:space="preserve">the value of the </w:delText>
        </w:r>
      </w:del>
      <w:del w:id="9821" w:author="Rev 7 Allen Wirfs-Brock" w:date="2012-05-01T14:39:00Z">
        <w:r w:rsidRPr="00A9238D" w:rsidDel="00E33D56">
          <w:rPr>
            <w:rFonts w:ascii="Times New Roman" w:hAnsi="Times New Roman"/>
          </w:rPr>
          <w:delText xml:space="preserve">ThisBinding </w:delText>
        </w:r>
      </w:del>
      <w:del w:id="9822" w:author="Rev 7 Allen Wirfs-Brock" w:date="2012-05-01T14:31:00Z">
        <w:r w:rsidRPr="00A9238D" w:rsidDel="00DD7AA6">
          <w:rPr>
            <w:rFonts w:ascii="Times New Roman" w:hAnsi="Times New Roman"/>
          </w:rPr>
          <w:delText>of the current execution context</w:delText>
        </w:r>
      </w:del>
      <w:del w:id="9823" w:author="Rev 7 Allen Wirfs-Brock" w:date="2012-05-01T16:27:00Z">
        <w:r w:rsidRPr="00A9238D" w:rsidDel="00141C64">
          <w:rPr>
            <w:rFonts w:ascii="Times New Roman" w:hAnsi="Times New Roman"/>
          </w:rPr>
          <w:delText>.</w:delText>
        </w:r>
        <w:bookmarkStart w:id="9824" w:name="_Toc375031164"/>
        <w:bookmarkStart w:id="9825" w:name="_Toc381513678"/>
        <w:bookmarkStart w:id="9826" w:name="_Toc382202822"/>
        <w:bookmarkStart w:id="9827" w:name="_Toc382203042"/>
        <w:bookmarkStart w:id="9828" w:name="_Toc382212200"/>
        <w:bookmarkStart w:id="9829" w:name="_Toc382212439"/>
        <w:bookmarkStart w:id="9830" w:name="_Toc382291545"/>
        <w:bookmarkStart w:id="9831" w:name="_Toc385672184"/>
        <w:bookmarkStart w:id="9832" w:name="_Toc393690279"/>
        <w:bookmarkStart w:id="9833" w:name="_Ref405883026"/>
        <w:bookmarkStart w:id="9834" w:name="_Ref421417488"/>
      </w:del>
    </w:p>
    <w:p w:rsidR="004C02EF" w:rsidRPr="006B6D0A" w:rsidRDefault="004C02EF" w:rsidP="00C623F2">
      <w:pPr>
        <w:pStyle w:val="Heading3"/>
        <w:numPr>
          <w:ilvl w:val="0"/>
          <w:numId w:val="0"/>
        </w:numPr>
      </w:pPr>
      <w:bookmarkStart w:id="9835" w:name="_Ref424531495"/>
      <w:bookmarkStart w:id="9836" w:name="_Ref424535502"/>
      <w:bookmarkStart w:id="9837" w:name="_Toc472818816"/>
      <w:bookmarkStart w:id="9838" w:name="_Toc235503390"/>
      <w:bookmarkStart w:id="9839" w:name="_Toc241509165"/>
      <w:bookmarkStart w:id="9840" w:name="_Toc244416652"/>
      <w:bookmarkStart w:id="9841" w:name="_Toc276631016"/>
      <w:bookmarkStart w:id="9842" w:name="_Toc339020340"/>
      <w:r w:rsidRPr="006B6D0A">
        <w:t>11.1.2</w:t>
      </w:r>
      <w:r w:rsidRPr="006B6D0A">
        <w:tab/>
        <w:t>Identifier Referenc</w:t>
      </w:r>
      <w:bookmarkStart w:id="9843" w:name="_Toc382202823"/>
      <w:bookmarkStart w:id="9844" w:name="_Toc382203043"/>
      <w:bookmarkEnd w:id="9824"/>
      <w:bookmarkEnd w:id="9825"/>
      <w:bookmarkEnd w:id="9826"/>
      <w:bookmarkEnd w:id="9827"/>
      <w:bookmarkEnd w:id="9828"/>
      <w:bookmarkEnd w:id="9829"/>
      <w:bookmarkEnd w:id="9830"/>
      <w:bookmarkEnd w:id="9831"/>
      <w:bookmarkEnd w:id="9832"/>
      <w:bookmarkEnd w:id="9833"/>
      <w:bookmarkEnd w:id="9834"/>
      <w:bookmarkEnd w:id="9843"/>
      <w:bookmarkEnd w:id="9844"/>
      <w:r w:rsidRPr="006B6D0A">
        <w:t>e</w:t>
      </w:r>
      <w:bookmarkEnd w:id="9835"/>
      <w:bookmarkEnd w:id="9836"/>
      <w:bookmarkEnd w:id="9837"/>
      <w:bookmarkEnd w:id="9838"/>
      <w:bookmarkEnd w:id="9839"/>
      <w:bookmarkEnd w:id="9840"/>
      <w:bookmarkEnd w:id="9841"/>
      <w:bookmarkEnd w:id="9842"/>
    </w:p>
    <w:p w:rsidR="004B1323" w:rsidRPr="00E77497" w:rsidRDefault="004B1323" w:rsidP="004B1323">
      <w:pPr>
        <w:keepNext/>
        <w:rPr>
          <w:ins w:id="9845" w:author="Rev 8 Allen Wirfs-Brock" w:date="2012-05-10T18:13:00Z"/>
          <w:rFonts w:ascii="Helvetica" w:hAnsi="Helvetica"/>
          <w:b/>
        </w:rPr>
      </w:pPr>
      <w:commentRangeStart w:id="9846"/>
      <w:ins w:id="9847" w:author="Rev 8 Allen Wirfs-Brock" w:date="2012-05-10T18:13:00Z">
        <w:r w:rsidRPr="00E77497">
          <w:rPr>
            <w:rFonts w:ascii="Helvetica" w:hAnsi="Helvetica"/>
            <w:b/>
          </w:rPr>
          <w:t xml:space="preserve">Runtime Semantics: </w:t>
        </w:r>
        <w:r w:rsidRPr="00E77497">
          <w:rPr>
            <w:rFonts w:ascii="Helvetica" w:hAnsi="Helvetica"/>
            <w:b/>
            <w:spacing w:val="6"/>
          </w:rPr>
          <w:t>Evaluation</w:t>
        </w:r>
      </w:ins>
      <w:commentRangeEnd w:id="9846"/>
      <w:ins w:id="9848" w:author="Rev 8 Allen Wirfs-Brock" w:date="2012-06-15T18:36:00Z">
        <w:r w:rsidR="005D484B">
          <w:rPr>
            <w:rStyle w:val="CommentReference"/>
          </w:rPr>
          <w:commentReference w:id="9846"/>
        </w:r>
      </w:ins>
    </w:p>
    <w:p w:rsidR="004B1323" w:rsidRPr="004D1BD1" w:rsidRDefault="004B1323" w:rsidP="004B1323">
      <w:pPr>
        <w:pStyle w:val="SyntaxRule"/>
        <w:spacing w:after="240"/>
        <w:rPr>
          <w:ins w:id="9849" w:author="Rev 8 Allen Wirfs-Brock" w:date="2012-05-10T18:13:00Z"/>
        </w:rPr>
      </w:pPr>
      <w:ins w:id="9850" w:author="Rev 8 Allen Wirfs-Brock" w:date="2012-05-10T18:13:00Z">
        <w:r w:rsidRPr="00E77497">
          <w:t xml:space="preserve">PrimaryExpression </w:t>
        </w:r>
        <w:r w:rsidRPr="00120381">
          <w:rPr>
            <w:rFonts w:ascii="Arial" w:hAnsi="Arial" w:cs="Arial"/>
            <w:b/>
            <w:i w:val="0"/>
          </w:rPr>
          <w:t xml:space="preserve">:  </w:t>
        </w:r>
      </w:ins>
      <w:ins w:id="9851" w:author="Rev 8 Allen Wirfs-Brock" w:date="2012-05-10T18:14:00Z">
        <w:r w:rsidRPr="004B1323">
          <w:t>Identifier</w:t>
        </w:r>
      </w:ins>
      <w:ins w:id="9852" w:author="Rev 8 Allen Wirfs-Brock" w:date="2012-05-10T18:13:00Z">
        <w:r w:rsidRPr="004D1BD1">
          <w:t xml:space="preserve"> </w:t>
        </w:r>
      </w:ins>
    </w:p>
    <w:p w:rsidR="00A9238D" w:rsidRPr="00E77497" w:rsidRDefault="00A9238D" w:rsidP="00A9238D">
      <w:pPr>
        <w:pStyle w:val="Alg4"/>
        <w:numPr>
          <w:ilvl w:val="0"/>
          <w:numId w:val="47"/>
        </w:numPr>
        <w:spacing w:after="220"/>
        <w:contextualSpacing/>
        <w:rPr>
          <w:ins w:id="9853" w:author="Rev 6 Allen Wirfs-Brock" w:date="2012-02-16T13:00:00Z"/>
        </w:rPr>
      </w:pPr>
      <w:ins w:id="9854" w:author="Rev 6 Allen Wirfs-Brock" w:date="2012-02-16T13:00:00Z">
        <w:r w:rsidRPr="00E77497">
          <w:t xml:space="preserve">Let </w:t>
        </w:r>
      </w:ins>
      <w:ins w:id="9855" w:author="Rev 6 Allen Wirfs-Brock" w:date="2012-02-16T13:01:00Z">
        <w:r>
          <w:rPr>
            <w:i/>
          </w:rPr>
          <w:t>ref</w:t>
        </w:r>
      </w:ins>
      <w:ins w:id="9856" w:author="Rev 6 Allen Wirfs-Brock" w:date="2012-02-16T13:00:00Z">
        <w:r w:rsidRPr="00E77497">
          <w:t xml:space="preserve"> be the </w:t>
        </w:r>
      </w:ins>
      <w:ins w:id="9857"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9858" w:author="Rev 6 Allen Wirfs-Brock" w:date="2012-02-16T13:00:00Z">
        <w:r w:rsidRPr="00E77497">
          <w:t>.</w:t>
        </w:r>
      </w:ins>
    </w:p>
    <w:p w:rsidR="00A9238D" w:rsidRPr="00E77497" w:rsidRDefault="00A9238D" w:rsidP="00A9238D">
      <w:pPr>
        <w:pStyle w:val="Alg4"/>
        <w:numPr>
          <w:ilvl w:val="0"/>
          <w:numId w:val="47"/>
        </w:numPr>
        <w:spacing w:after="220"/>
        <w:contextualSpacing/>
        <w:rPr>
          <w:ins w:id="9859" w:author="Rev 6 Allen Wirfs-Brock" w:date="2012-02-16T13:00:00Z"/>
        </w:rPr>
      </w:pPr>
      <w:ins w:id="9860" w:author="Rev 6 Allen Wirfs-Brock" w:date="2012-02-16T13:00:00Z">
        <w:r w:rsidRPr="00E77497">
          <w:t xml:space="preserve">Return </w:t>
        </w:r>
      </w:ins>
      <w:ins w:id="9861" w:author="Rev 6 Allen Wirfs-Brock" w:date="2012-02-16T13:03:00Z">
        <w:r>
          <w:rPr>
            <w:i/>
          </w:rPr>
          <w:t>ref</w:t>
        </w:r>
      </w:ins>
      <w:ins w:id="9862" w:author="Rev 6 Allen Wirfs-Brock" w:date="2012-02-16T13:00:00Z">
        <w:r w:rsidRPr="00E77497">
          <w:t>.</w:t>
        </w:r>
      </w:ins>
    </w:p>
    <w:p w:rsidR="004C02EF" w:rsidRPr="005D449B" w:rsidRDefault="00A9238D" w:rsidP="004C02EF">
      <w:pPr>
        <w:rPr>
          <w:sz w:val="18"/>
          <w:szCs w:val="18"/>
        </w:rPr>
      </w:pPr>
      <w:ins w:id="9863" w:author="Rev 6 Allen Wirfs-Brock" w:date="2012-02-16T13:04:00Z">
        <w:r w:rsidRPr="005D449B">
          <w:rPr>
            <w:sz w:val="18"/>
            <w:szCs w:val="18"/>
          </w:rPr>
          <w:t>NOTE:</w:t>
        </w:r>
        <w:r w:rsidRPr="005D449B">
          <w:rPr>
            <w:sz w:val="18"/>
            <w:szCs w:val="18"/>
          </w:rPr>
          <w:tab/>
        </w:r>
      </w:ins>
      <w:del w:id="9864" w:author="Rev 6 Allen Wirfs-Brock" w:date="2012-02-16T13:03:00Z">
        <w:r w:rsidR="004C02EF" w:rsidRPr="005D449B" w:rsidDel="00A9238D">
          <w:rPr>
            <w:sz w:val="18"/>
            <w:szCs w:val="18"/>
          </w:rPr>
          <w:delText xml:space="preserve">An </w:delText>
        </w:r>
        <w:r w:rsidR="004C02EF" w:rsidRPr="005D449B" w:rsidDel="00A9238D">
          <w:rPr>
            <w:rStyle w:val="bnf"/>
            <w:sz w:val="18"/>
            <w:szCs w:val="18"/>
          </w:rPr>
          <w:delText>Identifier</w:delText>
        </w:r>
        <w:r w:rsidR="004C02EF" w:rsidRPr="005D449B" w:rsidDel="00A9238D">
          <w:rPr>
            <w:sz w:val="18"/>
            <w:szCs w:val="18"/>
          </w:rPr>
          <w:delText xml:space="preserve"> is evaluated by performing Identifier Resolution as specified in 10.3.1</w:delText>
        </w:r>
      </w:del>
      <w:ins w:id="9865" w:author="Allen Wirfs-Brock rev2" w:date="2011-07-22T10:36:00Z">
        <w:del w:id="9866" w:author="Rev 6 Allen Wirfs-Brock" w:date="2012-02-16T13:03:00Z">
          <w:r w:rsidR="00D91572" w:rsidRPr="005D449B" w:rsidDel="00A9238D">
            <w:rPr>
              <w:sz w:val="18"/>
              <w:szCs w:val="18"/>
            </w:rPr>
            <w:delText xml:space="preserve"> using the </w:delText>
          </w:r>
        </w:del>
      </w:ins>
      <w:ins w:id="9867" w:author="Allen Wirfs-Brock rev2" w:date="2011-07-22T10:37:00Z">
        <w:del w:id="9868" w:author="Rev 6 Allen Wirfs-Brock" w:date="2012-02-16T13:03:00Z">
          <w:r w:rsidR="00D91572" w:rsidRPr="005D449B" w:rsidDel="00A9238D">
            <w:rPr>
              <w:rStyle w:val="bnf"/>
              <w:sz w:val="18"/>
              <w:szCs w:val="18"/>
            </w:rPr>
            <w:delText>IdentifierName</w:delText>
          </w:r>
          <w:r w:rsidR="00D91572" w:rsidRPr="005D449B" w:rsidDel="00A9238D">
            <w:rPr>
              <w:sz w:val="18"/>
              <w:szCs w:val="18"/>
            </w:rPr>
            <w:delText xml:space="preserve"> </w:delText>
          </w:r>
        </w:del>
      </w:ins>
      <w:ins w:id="9869" w:author="Allen Wirfs-Brock rev2" w:date="2011-07-22T10:36:00Z">
        <w:del w:id="9870" w:author="Rev 6 Allen Wirfs-Brock" w:date="2012-02-16T13:03:00Z">
          <w:r w:rsidR="00D91572" w:rsidRPr="005D449B" w:rsidDel="00A9238D">
            <w:rPr>
              <w:sz w:val="18"/>
              <w:szCs w:val="18"/>
            </w:rPr>
            <w:delText xml:space="preserve">corresponding to </w:delText>
          </w:r>
        </w:del>
      </w:ins>
      <w:ins w:id="9871" w:author="Allen Wirfs-Brock rev2" w:date="2011-07-22T10:37:00Z">
        <w:del w:id="9872" w:author="Rev 6 Allen Wirfs-Brock" w:date="2012-02-16T13:03:00Z">
          <w:r w:rsidR="00D91572" w:rsidRPr="005D449B" w:rsidDel="00A9238D">
            <w:rPr>
              <w:rStyle w:val="bnf"/>
              <w:sz w:val="18"/>
              <w:szCs w:val="18"/>
            </w:rPr>
            <w:delText>Identifier</w:delText>
          </w:r>
        </w:del>
      </w:ins>
      <w:del w:id="9873" w:author="Rev 6 Allen Wirfs-Brock" w:date="2012-02-16T13:03:00Z">
        <w:r w:rsidR="004C02EF" w:rsidRPr="005D449B" w:rsidDel="00A9238D">
          <w:rPr>
            <w:sz w:val="18"/>
            <w:szCs w:val="18"/>
          </w:rPr>
          <w:delText xml:space="preserve">. </w:delText>
        </w:r>
      </w:del>
      <w:r w:rsidR="004C02EF" w:rsidRPr="005D449B">
        <w:rPr>
          <w:sz w:val="18"/>
          <w:szCs w:val="18"/>
        </w:rPr>
        <w:t xml:space="preserve">The result of evaluating an </w:t>
      </w:r>
      <w:r w:rsidR="004C02EF" w:rsidRPr="005D449B">
        <w:rPr>
          <w:rStyle w:val="bnf"/>
          <w:sz w:val="18"/>
          <w:szCs w:val="18"/>
        </w:rPr>
        <w:t>Identifier</w:t>
      </w:r>
      <w:r w:rsidR="004C02EF" w:rsidRPr="005D449B">
        <w:rPr>
          <w:sz w:val="18"/>
          <w:szCs w:val="18"/>
        </w:rPr>
        <w:t xml:space="preserve"> is always a value of type Reference.</w:t>
      </w:r>
      <w:bookmarkStart w:id="9874" w:name="_Toc375031165"/>
      <w:bookmarkStart w:id="9875" w:name="_Toc381513679"/>
      <w:bookmarkStart w:id="9876" w:name="_Toc382202824"/>
      <w:bookmarkStart w:id="9877" w:name="_Toc382203044"/>
      <w:bookmarkStart w:id="9878" w:name="_Toc382212201"/>
      <w:bookmarkStart w:id="9879" w:name="_Toc382212440"/>
      <w:bookmarkStart w:id="9880" w:name="_Toc382291546"/>
      <w:bookmarkStart w:id="9881" w:name="_Toc385672185"/>
      <w:bookmarkStart w:id="9882" w:name="_Toc393690280"/>
    </w:p>
    <w:p w:rsidR="004C02EF" w:rsidRPr="00E77497" w:rsidRDefault="004C02EF" w:rsidP="00C623F2">
      <w:pPr>
        <w:pStyle w:val="Heading3"/>
        <w:numPr>
          <w:ilvl w:val="0"/>
          <w:numId w:val="0"/>
        </w:numPr>
      </w:pPr>
      <w:bookmarkStart w:id="9883" w:name="_Toc472818817"/>
      <w:bookmarkStart w:id="9884" w:name="_Toc235503391"/>
      <w:bookmarkStart w:id="9885" w:name="_Toc241509166"/>
      <w:bookmarkStart w:id="9886" w:name="_Toc244416653"/>
      <w:bookmarkStart w:id="9887" w:name="_Toc276631017"/>
      <w:bookmarkStart w:id="9888" w:name="_Toc339020341"/>
      <w:r w:rsidRPr="00E77497">
        <w:t>11.1.3</w:t>
      </w:r>
      <w:r w:rsidRPr="00E77497">
        <w:tab/>
        <w:t>Literal</w:t>
      </w:r>
      <w:ins w:id="9889" w:author="Rev 8 Allen Wirfs-Brock" w:date="2012-05-10T18:37:00Z">
        <w:r w:rsidR="00305A10">
          <w:t>s</w:t>
        </w:r>
      </w:ins>
      <w:bookmarkEnd w:id="9888"/>
      <w:r w:rsidRPr="00E77497">
        <w:t xml:space="preserve"> </w:t>
      </w:r>
      <w:del w:id="9890" w:author="Rev 8 Allen Wirfs-Brock" w:date="2012-05-10T18:37:00Z">
        <w:r w:rsidRPr="00E77497" w:rsidDel="00305A10">
          <w:delText>Referenc</w:delText>
        </w:r>
        <w:bookmarkEnd w:id="9874"/>
        <w:bookmarkEnd w:id="9875"/>
        <w:bookmarkEnd w:id="9876"/>
        <w:bookmarkEnd w:id="9877"/>
        <w:bookmarkEnd w:id="9878"/>
        <w:bookmarkEnd w:id="9879"/>
        <w:bookmarkEnd w:id="9880"/>
        <w:bookmarkEnd w:id="9881"/>
        <w:bookmarkEnd w:id="9882"/>
        <w:r w:rsidRPr="00E77497" w:rsidDel="00305A10">
          <w:delText>e</w:delText>
        </w:r>
      </w:del>
      <w:bookmarkEnd w:id="9883"/>
      <w:bookmarkEnd w:id="9884"/>
      <w:bookmarkEnd w:id="9885"/>
      <w:bookmarkEnd w:id="9886"/>
      <w:bookmarkEnd w:id="9887"/>
    </w:p>
    <w:p w:rsidR="004B1323" w:rsidRPr="003B4312" w:rsidRDefault="004B1323" w:rsidP="004B1323">
      <w:pPr>
        <w:pStyle w:val="Syntax"/>
        <w:rPr>
          <w:ins w:id="9891" w:author="Rev 8 Allen Wirfs-Brock" w:date="2012-05-10T18:11:00Z"/>
        </w:rPr>
      </w:pPr>
      <w:ins w:id="9892" w:author="Rev 8 Allen Wirfs-Brock" w:date="2012-05-10T18:11:00Z">
        <w:r w:rsidRPr="004D1BD1">
          <w:t>Syntax</w:t>
        </w:r>
      </w:ins>
    </w:p>
    <w:p w:rsidR="004B1323" w:rsidRPr="00E77497" w:rsidRDefault="004B1323" w:rsidP="004B1323">
      <w:pPr>
        <w:pStyle w:val="SyntaxRule"/>
        <w:rPr>
          <w:ins w:id="9893" w:author="Rev 8 Allen Wirfs-Brock" w:date="2012-05-10T18:10:00Z"/>
        </w:rPr>
      </w:pPr>
      <w:ins w:id="9894" w:author="Rev 8 Allen Wirfs-Brock" w:date="2012-05-10T18:10:00Z">
        <w:r w:rsidRPr="00E77497">
          <w:t xml:space="preserve">Literal </w:t>
        </w:r>
        <w:r w:rsidRPr="00E77497">
          <w:rPr>
            <w:rFonts w:ascii="Arial" w:hAnsi="Arial" w:cs="Arial"/>
            <w:b/>
            <w:i w:val="0"/>
          </w:rPr>
          <w:t>:</w:t>
        </w:r>
      </w:ins>
    </w:p>
    <w:p w:rsidR="004B1323" w:rsidRPr="00E77497" w:rsidRDefault="004B1323" w:rsidP="004B1323">
      <w:pPr>
        <w:pStyle w:val="SyntaxDefinition"/>
        <w:rPr>
          <w:ins w:id="9895" w:author="Rev 8 Allen Wirfs-Brock" w:date="2012-05-10T18:10:00Z"/>
        </w:rPr>
      </w:pPr>
      <w:ins w:id="9896" w:author="Rev 8 Allen Wirfs-Brock" w:date="2012-05-10T18:10:00Z">
        <w:r w:rsidRPr="00E77497">
          <w:t>NullLiteral</w:t>
        </w:r>
        <w:r w:rsidRPr="00E77497">
          <w:br/>
          <w:t>ValueLiteral</w:t>
        </w:r>
      </w:ins>
    </w:p>
    <w:p w:rsidR="004B1323" w:rsidRPr="00E77497" w:rsidRDefault="004B1323" w:rsidP="004B1323">
      <w:pPr>
        <w:pStyle w:val="SyntaxRule"/>
        <w:rPr>
          <w:ins w:id="9897" w:author="Rev 8 Allen Wirfs-Brock" w:date="2012-05-10T18:10:00Z"/>
        </w:rPr>
      </w:pPr>
      <w:ins w:id="9898" w:author="Rev 8 Allen Wirfs-Brock" w:date="2012-05-10T18:10:00Z">
        <w:r w:rsidRPr="00E77497">
          <w:t xml:space="preserve">ValueLiteral </w:t>
        </w:r>
        <w:r w:rsidRPr="00E77497">
          <w:rPr>
            <w:rFonts w:ascii="Arial" w:hAnsi="Arial" w:cs="Arial"/>
            <w:b/>
            <w:i w:val="0"/>
          </w:rPr>
          <w:t>:</w:t>
        </w:r>
      </w:ins>
    </w:p>
    <w:p w:rsidR="004B1323" w:rsidRPr="00E77497" w:rsidRDefault="004B1323" w:rsidP="004B1323">
      <w:pPr>
        <w:pStyle w:val="SyntaxDefinition"/>
        <w:rPr>
          <w:ins w:id="9899" w:author="Rev 8 Allen Wirfs-Brock" w:date="2012-05-10T18:10:00Z"/>
        </w:rPr>
      </w:pPr>
      <w:ins w:id="9900" w:author="Rev 8 Allen Wirfs-Brock" w:date="2012-05-10T18:10:00Z">
        <w:r w:rsidRPr="00E77497">
          <w:t>BooleanLiteral</w:t>
        </w:r>
        <w:r w:rsidRPr="00E77497">
          <w:br/>
          <w:t>NumericLiteral</w:t>
        </w:r>
        <w:r w:rsidRPr="00E77497">
          <w:br/>
          <w:t xml:space="preserve">StringLiteral </w:t>
        </w:r>
        <w:del w:id="9901" w:author="Rev 9 Allen Wirfs-Brock" w:date="2012-06-23T17:12:00Z">
          <w:r w:rsidRPr="00E77497" w:rsidDel="00607728">
            <w:br/>
            <w:delText>RegularExpressionLiteral</w:delText>
          </w:r>
        </w:del>
      </w:ins>
    </w:p>
    <w:p w:rsidR="004B1323" w:rsidRPr="001A49B2" w:rsidRDefault="004B1323" w:rsidP="004B1323">
      <w:pPr>
        <w:rPr>
          <w:ins w:id="9902" w:author="Rev 8 Allen Wirfs-Brock" w:date="2012-05-10T18:12:00Z"/>
          <w:rFonts w:ascii="Helvetica" w:hAnsi="Helvetica"/>
          <w:b/>
        </w:rPr>
      </w:pPr>
      <w:ins w:id="9903" w:author="Rev 8 Allen Wirfs-Brock" w:date="2012-05-10T18:12:00Z">
        <w:r w:rsidRPr="001A49B2">
          <w:rPr>
            <w:rFonts w:ascii="Helvetica" w:hAnsi="Helvetica"/>
            <w:b/>
          </w:rPr>
          <w:t>Runtime Semantics</w:t>
        </w:r>
      </w:ins>
    </w:p>
    <w:p w:rsidR="004B1323" w:rsidRPr="00E77497" w:rsidRDefault="004B1323" w:rsidP="004B1323">
      <w:pPr>
        <w:keepNext/>
        <w:rPr>
          <w:ins w:id="9904" w:author="Rev 8 Allen Wirfs-Brock" w:date="2012-05-10T18:12:00Z"/>
          <w:rFonts w:ascii="Helvetica" w:hAnsi="Helvetica"/>
          <w:b/>
        </w:rPr>
      </w:pPr>
      <w:ins w:id="9905" w:author="Rev 8 Allen Wirfs-Brock" w:date="2012-05-10T18:12:00Z">
        <w:r w:rsidRPr="00E77497">
          <w:rPr>
            <w:rFonts w:ascii="Helvetica" w:hAnsi="Helvetica"/>
            <w:b/>
          </w:rPr>
          <w:t xml:space="preserve">Runtime Semantics: </w:t>
        </w:r>
        <w:r w:rsidRPr="00E77497">
          <w:rPr>
            <w:rFonts w:ascii="Helvetica" w:hAnsi="Helvetica"/>
            <w:b/>
            <w:spacing w:val="6"/>
          </w:rPr>
          <w:t>Evaluation</w:t>
        </w:r>
      </w:ins>
    </w:p>
    <w:p w:rsidR="004B1323" w:rsidRPr="004D1BD1" w:rsidRDefault="004B1323" w:rsidP="004B1323">
      <w:pPr>
        <w:pStyle w:val="SyntaxRule"/>
        <w:spacing w:after="240"/>
        <w:rPr>
          <w:ins w:id="9906" w:author="Rev 8 Allen Wirfs-Brock" w:date="2012-05-10T18:17:00Z"/>
        </w:rPr>
      </w:pPr>
      <w:ins w:id="9907" w:author="Rev 8 Allen Wirfs-Brock" w:date="2012-05-10T18:17:00Z">
        <w:r>
          <w:t xml:space="preserve">Literal </w:t>
        </w:r>
      </w:ins>
      <w:ins w:id="9908" w:author="Rev 8 Allen Wirfs-Brock" w:date="2012-05-10T18:30:00Z">
        <w:r w:rsidR="00D6560A">
          <w:t xml:space="preserve"> </w:t>
        </w:r>
      </w:ins>
      <w:ins w:id="9909" w:author="Rev 8 Allen Wirfs-Brock" w:date="2012-05-10T18:17:00Z">
        <w:r w:rsidRPr="00120381">
          <w:rPr>
            <w:rFonts w:ascii="Arial" w:hAnsi="Arial" w:cs="Arial"/>
            <w:b/>
            <w:i w:val="0"/>
          </w:rPr>
          <w:t xml:space="preserve">:  </w:t>
        </w:r>
        <w:r>
          <w:t>NullLiteral</w:t>
        </w:r>
        <w:r w:rsidRPr="004D1BD1">
          <w:t xml:space="preserve"> </w:t>
        </w:r>
      </w:ins>
    </w:p>
    <w:p w:rsidR="004B1323" w:rsidRPr="00E77497" w:rsidRDefault="004B1323" w:rsidP="004B1323">
      <w:pPr>
        <w:pStyle w:val="Alg4"/>
        <w:numPr>
          <w:ilvl w:val="0"/>
          <w:numId w:val="818"/>
        </w:numPr>
        <w:spacing w:after="220"/>
        <w:contextualSpacing/>
        <w:rPr>
          <w:ins w:id="9910" w:author="Rev 8 Allen Wirfs-Brock" w:date="2012-05-10T18:17:00Z"/>
        </w:rPr>
      </w:pPr>
      <w:ins w:id="9911" w:author="Rev 8 Allen Wirfs-Brock" w:date="2012-05-10T18:17:00Z">
        <w:r w:rsidRPr="00E77497">
          <w:t xml:space="preserve">Return </w:t>
        </w:r>
      </w:ins>
      <w:ins w:id="9912" w:author="Rev 8 Allen Wirfs-Brock" w:date="2012-05-10T18:18:00Z">
        <w:r w:rsidRPr="004B1323">
          <w:rPr>
            <w:b/>
          </w:rPr>
          <w:t>null</w:t>
        </w:r>
      </w:ins>
      <w:ins w:id="9913" w:author="Rev 8 Allen Wirfs-Brock" w:date="2012-05-10T18:17:00Z">
        <w:r w:rsidRPr="00E77497">
          <w:t>.</w:t>
        </w:r>
      </w:ins>
    </w:p>
    <w:p w:rsidR="00D6560A" w:rsidRPr="004D1BD1" w:rsidRDefault="00D6560A" w:rsidP="00D6560A">
      <w:pPr>
        <w:pStyle w:val="SyntaxRule"/>
        <w:spacing w:after="240"/>
        <w:rPr>
          <w:ins w:id="9914" w:author="Rev 8 Allen Wirfs-Brock" w:date="2012-05-10T18:21:00Z"/>
        </w:rPr>
      </w:pPr>
      <w:ins w:id="9915" w:author="Rev 8 Allen Wirfs-Brock" w:date="2012-05-10T18:21:00Z">
        <w:r>
          <w:t xml:space="preserve">ValueLiteral </w:t>
        </w:r>
      </w:ins>
      <w:ins w:id="9916" w:author="Rev 8 Allen Wirfs-Brock" w:date="2012-05-10T18:30:00Z">
        <w:r>
          <w:t xml:space="preserve"> </w:t>
        </w:r>
      </w:ins>
      <w:ins w:id="9917" w:author="Rev 8 Allen Wirfs-Brock" w:date="2012-05-10T18:21:00Z">
        <w:r w:rsidRPr="00120381">
          <w:rPr>
            <w:rFonts w:ascii="Arial" w:hAnsi="Arial" w:cs="Arial"/>
            <w:b/>
            <w:i w:val="0"/>
          </w:rPr>
          <w:t xml:space="preserve">:  </w:t>
        </w:r>
        <w:r>
          <w:t>BooleanLiteral</w:t>
        </w:r>
        <w:r w:rsidRPr="004D1BD1">
          <w:t xml:space="preserve"> </w:t>
        </w:r>
      </w:ins>
    </w:p>
    <w:p w:rsidR="00D6560A" w:rsidRDefault="00D6560A" w:rsidP="00926405">
      <w:pPr>
        <w:pStyle w:val="Alg4"/>
        <w:numPr>
          <w:ilvl w:val="0"/>
          <w:numId w:val="914"/>
        </w:numPr>
        <w:spacing w:after="220"/>
        <w:contextualSpacing/>
        <w:rPr>
          <w:ins w:id="9918" w:author="Rev 8 Allen Wirfs-Brock" w:date="2012-05-10T18:25:00Z"/>
        </w:rPr>
      </w:pPr>
      <w:ins w:id="9919" w:author="Rev 8 Allen Wirfs-Brock" w:date="2012-05-10T18:25:00Z">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ins>
    </w:p>
    <w:p w:rsidR="00D6560A" w:rsidRPr="00D6560A" w:rsidRDefault="00D6560A" w:rsidP="00926405">
      <w:pPr>
        <w:pStyle w:val="Alg4"/>
        <w:numPr>
          <w:ilvl w:val="0"/>
          <w:numId w:val="914"/>
        </w:numPr>
        <w:spacing w:after="220"/>
        <w:contextualSpacing/>
        <w:rPr>
          <w:ins w:id="9920" w:author="Rev 8 Allen Wirfs-Brock" w:date="2012-05-10T18:21:00Z"/>
        </w:rPr>
      </w:pPr>
      <w:ins w:id="9921" w:author="Rev 8 Allen Wirfs-Brock" w:date="2012-05-10T18:24:00Z">
        <w:r>
          <w:t xml:space="preserve">Return </w:t>
        </w:r>
        <w:r w:rsidRPr="00D6560A">
          <w:rPr>
            <w:b/>
          </w:rPr>
          <w:t>true</w:t>
        </w:r>
        <w:r>
          <w:t xml:space="preserve"> i</w:t>
        </w:r>
      </w:ins>
      <w:ins w:id="9922" w:author="Rev 8 Allen Wirfs-Brock" w:date="2012-05-10T18:23:00Z">
        <w:r>
          <w:t>f</w:t>
        </w:r>
      </w:ins>
      <w:ins w:id="9923" w:author="Rev 8 Allen Wirfs-Brock" w:date="2012-05-10T18:21:00Z">
        <w:r>
          <w:t xml:space="preserve"> </w:t>
        </w:r>
      </w:ins>
      <w:ins w:id="9924" w:author="Rev 8 Allen Wirfs-Brock" w:date="2012-05-10T18:23:00Z">
        <w:r>
          <w:rPr>
            <w:i/>
          </w:rPr>
          <w:t>Boolean</w:t>
        </w:r>
      </w:ins>
      <w:ins w:id="9925" w:author="Rev 8 Allen Wirfs-Brock" w:date="2012-05-10T18:21:00Z">
        <w:r>
          <w:rPr>
            <w:i/>
          </w:rPr>
          <w:t>Literal</w:t>
        </w:r>
      </w:ins>
      <w:ins w:id="9926" w:author="Rev 8 Allen Wirfs-Brock" w:date="2012-05-10T18:23:00Z">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ins>
    </w:p>
    <w:p w:rsidR="00D6560A" w:rsidRPr="004D1BD1" w:rsidRDefault="00D6560A" w:rsidP="00D6560A">
      <w:pPr>
        <w:pStyle w:val="SyntaxRule"/>
        <w:spacing w:after="240"/>
        <w:rPr>
          <w:ins w:id="9927" w:author="Rev 8 Allen Wirfs-Brock" w:date="2012-05-10T18:26:00Z"/>
        </w:rPr>
      </w:pPr>
      <w:ins w:id="9928" w:author="Rev 8 Allen Wirfs-Brock" w:date="2012-05-10T18:26:00Z">
        <w:r>
          <w:t>ValueLiteral</w:t>
        </w:r>
      </w:ins>
      <w:ins w:id="9929" w:author="Rev 8 Allen Wirfs-Brock" w:date="2012-05-10T18:29:00Z">
        <w:r>
          <w:t xml:space="preserve"> </w:t>
        </w:r>
      </w:ins>
      <w:ins w:id="9930" w:author="Rev 8 Allen Wirfs-Brock" w:date="2012-05-10T18:30:00Z">
        <w:r>
          <w:t xml:space="preserve"> </w:t>
        </w:r>
      </w:ins>
      <w:ins w:id="9931" w:author="Rev 8 Allen Wirfs-Brock" w:date="2012-05-10T18:26:00Z">
        <w:r w:rsidRPr="00120381">
          <w:rPr>
            <w:rFonts w:ascii="Arial" w:hAnsi="Arial" w:cs="Arial"/>
            <w:b/>
            <w:i w:val="0"/>
          </w:rPr>
          <w:t xml:space="preserve">: </w:t>
        </w:r>
      </w:ins>
      <w:ins w:id="9932" w:author="Rev 8 Allen Wirfs-Brock" w:date="2012-05-10T18:27:00Z">
        <w:r>
          <w:t>Numeric</w:t>
        </w:r>
      </w:ins>
      <w:ins w:id="9933" w:author="Rev 8 Allen Wirfs-Brock" w:date="2012-05-10T18:26:00Z">
        <w:r>
          <w:t>Literal</w:t>
        </w:r>
        <w:r w:rsidRPr="004D1BD1">
          <w:t xml:space="preserve"> </w:t>
        </w:r>
      </w:ins>
    </w:p>
    <w:p w:rsidR="00D6560A" w:rsidRPr="00E77497" w:rsidRDefault="00D6560A" w:rsidP="00D6560A">
      <w:pPr>
        <w:pStyle w:val="Alg4"/>
        <w:numPr>
          <w:ilvl w:val="0"/>
          <w:numId w:val="821"/>
        </w:numPr>
        <w:spacing w:after="220"/>
        <w:contextualSpacing/>
        <w:rPr>
          <w:ins w:id="9934" w:author="Rev 8 Allen Wirfs-Brock" w:date="2012-05-10T18:27:00Z"/>
        </w:rPr>
      </w:pPr>
      <w:ins w:id="9935" w:author="Rev 8 Allen Wirfs-Brock" w:date="2012-05-10T18:27:00Z">
        <w:r w:rsidRPr="00E77497">
          <w:t xml:space="preserve">Return </w:t>
        </w:r>
        <w:r>
          <w:t>the</w:t>
        </w:r>
      </w:ins>
      <w:ins w:id="9936" w:author="Rev 8 Allen Wirfs-Brock" w:date="2012-05-10T18:37:00Z">
        <w:r w:rsidR="00305A10">
          <w:t xml:space="preserve"> number whose value is </w:t>
        </w:r>
      </w:ins>
      <w:ins w:id="9937" w:author="Rev 8 Allen Wirfs-Brock" w:date="2012-05-10T18:27:00Z">
        <w:r>
          <w:t xml:space="preserve"> MV of </w:t>
        </w:r>
        <w:r>
          <w:rPr>
            <w:i/>
          </w:rPr>
          <w:t>Numeric</w:t>
        </w:r>
        <w:r w:rsidRPr="004B1323">
          <w:rPr>
            <w:i/>
          </w:rPr>
          <w:t>Literal</w:t>
        </w:r>
        <w:r>
          <w:t xml:space="preserve"> as defined in 7.8.3</w:t>
        </w:r>
        <w:r w:rsidRPr="00E77497">
          <w:t>.</w:t>
        </w:r>
      </w:ins>
    </w:p>
    <w:p w:rsidR="00D6560A" w:rsidRPr="004D1BD1" w:rsidRDefault="00D6560A" w:rsidP="00D6560A">
      <w:pPr>
        <w:pStyle w:val="SyntaxRule"/>
        <w:spacing w:after="240"/>
        <w:rPr>
          <w:ins w:id="9938" w:author="Rev 8 Allen Wirfs-Brock" w:date="2012-05-10T18:28:00Z"/>
        </w:rPr>
      </w:pPr>
      <w:ins w:id="9939" w:author="Rev 8 Allen Wirfs-Brock" w:date="2012-05-10T18:28:00Z">
        <w:r>
          <w:lastRenderedPageBreak/>
          <w:t xml:space="preserve">ValueLiteral </w:t>
        </w:r>
      </w:ins>
      <w:ins w:id="9940" w:author="Rev 8 Allen Wirfs-Brock" w:date="2012-05-10T18:29:00Z">
        <w:r>
          <w:t xml:space="preserve"> </w:t>
        </w:r>
      </w:ins>
      <w:ins w:id="9941" w:author="Rev 8 Allen Wirfs-Brock" w:date="2012-05-10T18:28:00Z">
        <w:r w:rsidRPr="00120381">
          <w:rPr>
            <w:rFonts w:ascii="Arial" w:hAnsi="Arial" w:cs="Arial"/>
            <w:b/>
            <w:i w:val="0"/>
          </w:rPr>
          <w:t xml:space="preserve">:  </w:t>
        </w:r>
        <w:r>
          <w:t>StringLiteral</w:t>
        </w:r>
        <w:r w:rsidRPr="004D1BD1">
          <w:t xml:space="preserve"> </w:t>
        </w:r>
      </w:ins>
    </w:p>
    <w:p w:rsidR="00D6560A" w:rsidRPr="00E77497" w:rsidRDefault="00D6560A" w:rsidP="00D6560A">
      <w:pPr>
        <w:pStyle w:val="Alg4"/>
        <w:numPr>
          <w:ilvl w:val="0"/>
          <w:numId w:val="822"/>
        </w:numPr>
        <w:spacing w:after="220"/>
        <w:contextualSpacing/>
        <w:rPr>
          <w:ins w:id="9942" w:author="Rev 8 Allen Wirfs-Brock" w:date="2012-05-10T18:28:00Z"/>
        </w:rPr>
      </w:pPr>
      <w:ins w:id="9943" w:author="Rev 8 Allen Wirfs-Brock" w:date="2012-05-10T18:28:00Z">
        <w:r w:rsidRPr="00E77497">
          <w:t xml:space="preserve">Return </w:t>
        </w:r>
      </w:ins>
      <w:ins w:id="9944" w:author="Rev 8 Allen Wirfs-Brock" w:date="2012-05-10T18:38:00Z">
        <w:r w:rsidR="00305A10">
          <w:t xml:space="preserve">the string whose </w:t>
        </w:r>
        <w:del w:id="9945" w:author="Rev 10 Allen Wirfs-Brock" w:date="2012-08-13T16:04:00Z">
          <w:r w:rsidR="00305A10" w:rsidDel="0003414D">
            <w:delText>character</w:delText>
          </w:r>
        </w:del>
      </w:ins>
      <w:ins w:id="9946" w:author="Rev 10 Allen Wirfs-Brock" w:date="2012-08-13T16:04:00Z">
        <w:r w:rsidR="0003414D">
          <w:t>elements</w:t>
        </w:r>
      </w:ins>
      <w:ins w:id="9947" w:author="Rev 8 Allen Wirfs-Brock" w:date="2012-05-10T18:38:00Z">
        <w:r w:rsidR="00305A10">
          <w:t xml:space="preserve"> are the</w:t>
        </w:r>
      </w:ins>
      <w:ins w:id="9948" w:author="Rev 8 Allen Wirfs-Brock" w:date="2012-05-10T18:28:00Z">
        <w:r>
          <w:t xml:space="preserve"> SV of </w:t>
        </w:r>
        <w:r>
          <w:rPr>
            <w:i/>
          </w:rPr>
          <w:t>String</w:t>
        </w:r>
        <w:r w:rsidRPr="004B1323">
          <w:rPr>
            <w:i/>
          </w:rPr>
          <w:t>Literal</w:t>
        </w:r>
        <w:r>
          <w:t xml:space="preserve"> as defined in 7.8.4</w:t>
        </w:r>
        <w:r w:rsidRPr="00E77497">
          <w:t>.</w:t>
        </w:r>
      </w:ins>
    </w:p>
    <w:p w:rsidR="004C02EF" w:rsidRPr="00E77497" w:rsidRDefault="004C02EF" w:rsidP="004C02EF">
      <w:del w:id="9949" w:author="Rev 8 Allen Wirfs-Brock" w:date="2012-05-10T18:10:00Z">
        <w:r w:rsidRPr="00E77497" w:rsidDel="004B1323">
          <w:delText xml:space="preserve">A </w:delText>
        </w:r>
        <w:r w:rsidRPr="00E77497" w:rsidDel="004B1323">
          <w:rPr>
            <w:rStyle w:val="bnf"/>
          </w:rPr>
          <w:delText>Literal</w:delText>
        </w:r>
        <w:r w:rsidRPr="00E77497" w:rsidDel="004B1323">
          <w:delText xml:space="preserve"> is evaluated as described in 7.8.</w:delText>
        </w:r>
      </w:del>
      <w:bookmarkStart w:id="9950" w:name="_Toc375031166"/>
      <w:bookmarkStart w:id="9951" w:name="_Ref378388036"/>
      <w:bookmarkStart w:id="9952" w:name="_Ref381182904"/>
      <w:bookmarkStart w:id="9953" w:name="_Toc381513680"/>
      <w:bookmarkStart w:id="9954" w:name="_Toc382202825"/>
      <w:bookmarkStart w:id="9955" w:name="_Toc382203045"/>
      <w:bookmarkStart w:id="9956" w:name="_Toc382212202"/>
      <w:bookmarkStart w:id="9957" w:name="_Toc382212441"/>
      <w:bookmarkStart w:id="9958" w:name="_Toc382291547"/>
      <w:bookmarkStart w:id="9959" w:name="_Toc385672186"/>
      <w:bookmarkStart w:id="9960" w:name="_Toc393690281"/>
    </w:p>
    <w:p w:rsidR="004C02EF" w:rsidRPr="00E77497" w:rsidRDefault="004C02EF" w:rsidP="00C623F2">
      <w:pPr>
        <w:pStyle w:val="Heading3"/>
        <w:numPr>
          <w:ilvl w:val="0"/>
          <w:numId w:val="0"/>
        </w:numPr>
      </w:pPr>
      <w:bookmarkStart w:id="9961" w:name="_Toc401117214"/>
      <w:bookmarkStart w:id="9962" w:name="_Toc403317107"/>
      <w:bookmarkStart w:id="9963" w:name="_Toc403362662"/>
      <w:bookmarkStart w:id="9964" w:name="_Ref409270748"/>
      <w:bookmarkStart w:id="9965" w:name="_Ref409320045"/>
      <w:bookmarkStart w:id="9966" w:name="_Toc417706160"/>
      <w:bookmarkStart w:id="9967" w:name="_Toc432237535"/>
      <w:bookmarkStart w:id="9968" w:name="_Toc432984744"/>
      <w:bookmarkStart w:id="9969" w:name="_Ref456010683"/>
      <w:bookmarkStart w:id="9970" w:name="_Ref457437563"/>
      <w:bookmarkStart w:id="9971" w:name="_Ref457437564"/>
      <w:bookmarkStart w:id="9972" w:name="_Ref457437570"/>
      <w:bookmarkStart w:id="9973" w:name="_Ref457707569"/>
      <w:bookmarkStart w:id="9974" w:name="_Ref457792682"/>
      <w:bookmarkStart w:id="9975" w:name="_Ref458333136"/>
      <w:bookmarkStart w:id="9976" w:name="_Toc472818818"/>
      <w:bookmarkStart w:id="9977" w:name="_Toc235503392"/>
      <w:bookmarkStart w:id="9978" w:name="_Toc241509167"/>
      <w:bookmarkStart w:id="9979" w:name="_Toc244416654"/>
      <w:bookmarkStart w:id="9980" w:name="_Toc276631018"/>
      <w:bookmarkStart w:id="9981" w:name="_Toc339020342"/>
      <w:r w:rsidRPr="00E77497">
        <w:t>11.1.4</w:t>
      </w:r>
      <w:r w:rsidRPr="00E77497">
        <w:tab/>
        <w:t xml:space="preserve">Array </w:t>
      </w:r>
      <w:bookmarkEnd w:id="9961"/>
      <w:bookmarkEnd w:id="9962"/>
      <w:bookmarkEnd w:id="9963"/>
      <w:bookmarkEnd w:id="9964"/>
      <w:bookmarkEnd w:id="9965"/>
      <w:r w:rsidRPr="00E77497">
        <w:t>Initialiser</w:t>
      </w:r>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p>
    <w:p w:rsidR="00216FAD" w:rsidRPr="003B4312" w:rsidRDefault="00216FAD" w:rsidP="00216FAD">
      <w:pPr>
        <w:pStyle w:val="Syntax"/>
        <w:rPr>
          <w:ins w:id="9982" w:author="Rev 6 Allen Wirfs-Brock" w:date="2012-02-27T09:10:00Z"/>
        </w:rPr>
      </w:pPr>
      <w:ins w:id="9983" w:author="Rev 6 Allen Wirfs-Brock" w:date="2012-02-27T09:10:00Z">
        <w:r w:rsidRPr="004D1BD1">
          <w:t>Syntax</w:t>
        </w:r>
      </w:ins>
    </w:p>
    <w:p w:rsidR="00216FAD" w:rsidRPr="008B7F6F" w:rsidDel="00D969B2" w:rsidRDefault="00216FAD" w:rsidP="00216FAD">
      <w:pPr>
        <w:pStyle w:val="SyntaxRule"/>
        <w:rPr>
          <w:ins w:id="9984" w:author="Rev 6 Allen Wirfs-Brock" w:date="2012-02-27T09:10:00Z"/>
          <w:del w:id="9985" w:author="Rev 8 Allen Wirfs-Brock" w:date="2012-05-24T18:42:00Z"/>
        </w:rPr>
      </w:pPr>
      <w:ins w:id="9986" w:author="Rev 6 Allen Wirfs-Brock" w:date="2012-02-27T09:10:00Z">
        <w:del w:id="9987" w:author="Rev 8 Allen Wirfs-Brock" w:date="2012-05-24T18:42:00Z">
          <w:r w:rsidRPr="003B4312" w:rsidDel="00D969B2">
            <w:delText>SealedArray</w:delText>
          </w:r>
          <w:r w:rsidDel="00D969B2">
            <w:delText>Initialiser</w:delText>
          </w:r>
          <w:r w:rsidRPr="003B4312" w:rsidDel="00D969B2">
            <w:delText xml:space="preserve"> </w:delText>
          </w:r>
          <w:r w:rsidRPr="003B4312" w:rsidDel="00D969B2">
            <w:rPr>
              <w:rFonts w:ascii="Arial" w:hAnsi="Arial" w:cs="Arial"/>
              <w:b/>
              <w:i w:val="0"/>
            </w:rPr>
            <w:delText>:</w:delText>
          </w:r>
        </w:del>
      </w:ins>
    </w:p>
    <w:p w:rsidR="00216FAD" w:rsidRPr="009C202C" w:rsidDel="00D969B2" w:rsidRDefault="00216FAD" w:rsidP="00216FAD">
      <w:pPr>
        <w:pStyle w:val="SyntaxDefinition"/>
        <w:rPr>
          <w:ins w:id="9988" w:author="Rev 6 Allen Wirfs-Brock" w:date="2012-02-27T09:10:00Z"/>
          <w:del w:id="9989" w:author="Rev 8 Allen Wirfs-Brock" w:date="2012-05-24T18:42:00Z"/>
        </w:rPr>
      </w:pPr>
      <w:ins w:id="9990" w:author="Rev 6 Allen Wirfs-Brock" w:date="2012-02-27T09:10:00Z">
        <w:del w:id="9991" w:author="Rev 8 Allen Wirfs-Brock" w:date="2012-05-24T18:42:00Z">
          <w:r w:rsidRPr="006B6D0A" w:rsidDel="00D969B2">
            <w:delText>Array</w:delText>
          </w:r>
          <w:r w:rsidDel="00D969B2">
            <w:delText>Initialiser</w:delText>
          </w:r>
          <w:r w:rsidRPr="006B6D0A" w:rsidDel="00D969B2">
            <w:rPr>
              <w:rFonts w:ascii="Courier New" w:hAnsi="Courier New"/>
              <w:b/>
              <w:i w:val="0"/>
            </w:rPr>
            <w:br/>
            <w:delText>#</w:delText>
          </w:r>
          <w:r w:rsidRPr="00E65A34" w:rsidDel="00D969B2">
            <w:rPr>
              <w:rFonts w:ascii="Courier New" w:hAnsi="Courier New"/>
              <w:b/>
              <w:i w:val="0"/>
            </w:rPr>
            <w:delText xml:space="preserve"> </w:delText>
          </w:r>
        </w:del>
      </w:ins>
      <w:ins w:id="9992" w:author="Rev 6 Allen Wirfs-Brock" w:date="2012-02-27T09:11:00Z">
        <w:del w:id="9993" w:author="Rev 8 Allen Wirfs-Brock" w:date="2012-05-24T18:42:00Z">
          <w:r w:rsidR="00384924" w:rsidRPr="006B6D0A" w:rsidDel="00D969B2">
            <w:delText>Array</w:delText>
          </w:r>
          <w:r w:rsidR="00384924" w:rsidDel="00D969B2">
            <w:delText>Initialiser</w:delText>
          </w:r>
        </w:del>
      </w:ins>
    </w:p>
    <w:p w:rsidR="00384924" w:rsidRPr="008B7F6F" w:rsidRDefault="00384924" w:rsidP="00384924">
      <w:pPr>
        <w:pStyle w:val="SyntaxRule"/>
        <w:rPr>
          <w:ins w:id="9994" w:author="Rev 6 Allen Wirfs-Brock" w:date="2012-02-27T09:11:00Z"/>
        </w:rPr>
      </w:pPr>
      <w:ins w:id="9995" w:author="Rev 6 Allen Wirfs-Brock" w:date="2012-02-27T09:11:00Z">
        <w:r w:rsidRPr="003B4312">
          <w:t>Array</w:t>
        </w:r>
        <w:r>
          <w:t>Initialiser</w:t>
        </w:r>
        <w:r w:rsidRPr="003B4312">
          <w:t xml:space="preserve"> </w:t>
        </w:r>
        <w:r w:rsidRPr="003B4312">
          <w:rPr>
            <w:rFonts w:ascii="Arial" w:hAnsi="Arial" w:cs="Arial"/>
            <w:b/>
            <w:i w:val="0"/>
          </w:rPr>
          <w:t>:</w:t>
        </w:r>
      </w:ins>
    </w:p>
    <w:p w:rsidR="00384924" w:rsidRPr="009C202C" w:rsidRDefault="00384924" w:rsidP="00384924">
      <w:pPr>
        <w:pStyle w:val="SyntaxDefinition"/>
        <w:rPr>
          <w:ins w:id="9996" w:author="Rev 6 Allen Wirfs-Brock" w:date="2012-02-27T09:11:00Z"/>
        </w:rPr>
      </w:pPr>
      <w:ins w:id="9997" w:author="Rev 6 Allen Wirfs-Brock" w:date="2012-02-27T09:11:00Z">
        <w:r w:rsidRPr="006B6D0A">
          <w:t>Array</w:t>
        </w:r>
      </w:ins>
      <w:ins w:id="9998" w:author="Rev 6 Allen Wirfs-Brock" w:date="2012-02-27T09:12:00Z">
        <w:r>
          <w:t>Literal</w:t>
        </w:r>
      </w:ins>
      <w:ins w:id="9999" w:author="Rev 6 Allen Wirfs-Brock" w:date="2012-02-27T09:11:00Z">
        <w:r w:rsidRPr="006B6D0A">
          <w:rPr>
            <w:rFonts w:ascii="Courier New" w:hAnsi="Courier New"/>
            <w:b/>
            <w:i w:val="0"/>
          </w:rPr>
          <w:br/>
        </w:r>
        <w:r w:rsidRPr="006B6D0A">
          <w:t>Array</w:t>
        </w:r>
      </w:ins>
      <w:ins w:id="10000" w:author="Rev 6 Allen Wirfs-Brock" w:date="2012-02-27T09:12:00Z">
        <w:r>
          <w:t>Comprehension</w:t>
        </w:r>
      </w:ins>
    </w:p>
    <w:p w:rsidR="00415961" w:rsidRPr="00E77497" w:rsidRDefault="00415961" w:rsidP="004012E4">
      <w:pPr>
        <w:pStyle w:val="Heading4"/>
        <w:numPr>
          <w:ilvl w:val="0"/>
          <w:numId w:val="0"/>
        </w:numPr>
        <w:rPr>
          <w:ins w:id="10001" w:author="Rev 6 Allen Wirfs-Brock" w:date="2012-02-27T08:59:00Z"/>
        </w:rPr>
      </w:pPr>
      <w:ins w:id="10002" w:author="Rev 6 Allen Wirfs-Brock" w:date="2012-02-27T08:59:00Z">
        <w:r w:rsidRPr="00E77497">
          <w:t>11.1.4</w:t>
        </w:r>
      </w:ins>
      <w:ins w:id="10003" w:author="Rev 6 Allen Wirfs-Brock" w:date="2012-02-27T09:00:00Z">
        <w:r>
          <w:t>.1</w:t>
        </w:r>
      </w:ins>
      <w:ins w:id="10004" w:author="Rev 6 Allen Wirfs-Brock" w:date="2012-02-27T08:59:00Z">
        <w:r w:rsidRPr="00E77497">
          <w:tab/>
          <w:t xml:space="preserve">Array </w:t>
        </w:r>
        <w:r>
          <w:t>Literal</w:t>
        </w:r>
      </w:ins>
    </w:p>
    <w:p w:rsidR="004C02EF" w:rsidRPr="00216FAD" w:rsidRDefault="000260C8" w:rsidP="004C02EF">
      <w:pPr>
        <w:rPr>
          <w:sz w:val="18"/>
        </w:rPr>
      </w:pPr>
      <w:ins w:id="10005"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10006" w:author="Rev 6 Allen Wirfs-Brock" w:date="2012-02-27T09:00:00Z">
        <w:r w:rsidR="004C02EF" w:rsidRPr="00216FAD" w:rsidDel="00415961">
          <w:rPr>
            <w:rFonts w:ascii="Times New Roman" w:hAnsi="Times New Roman"/>
            <w:i/>
            <w:sz w:val="18"/>
          </w:rPr>
          <w:delText>array initialiser</w:delText>
        </w:r>
      </w:del>
      <w:ins w:id="10007"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10008" w:author="Rev 6 Allen Wirfs-Brock" w:date="2012-02-27T09:08:00Z">
        <w:r w:rsidR="004C02EF" w:rsidRPr="00216FAD" w:rsidDel="00216FAD">
          <w:rPr>
            <w:sz w:val="18"/>
          </w:rPr>
          <w:delText>written in a form of a literal. It is</w:delText>
        </w:r>
      </w:del>
      <w:ins w:id="10009" w:author="Rev 6 Allen Wirfs-Brock" w:date="2012-02-27T09:08:00Z">
        <w:r w:rsidR="00216FAD">
          <w:rPr>
            <w:sz w:val="18"/>
          </w:rPr>
          <w:t>using</w:t>
        </w:r>
      </w:ins>
      <w:r w:rsidR="004C02EF" w:rsidRPr="00216FAD">
        <w:rPr>
          <w:sz w:val="18"/>
        </w:rPr>
        <w:t xml:space="preserve"> a list</w:t>
      </w:r>
      <w:ins w:id="10010" w:author="Rev 6 Allen Wirfs-Brock" w:date="2012-02-27T09:08:00Z">
        <w:r w:rsidR="00216FAD">
          <w:rPr>
            <w:sz w:val="18"/>
          </w:rPr>
          <w:t>,</w:t>
        </w:r>
      </w:ins>
      <w:r w:rsidR="004C02EF" w:rsidRPr="00216FAD">
        <w:rPr>
          <w:sz w:val="18"/>
        </w:rPr>
        <w:t xml:space="preserve"> of zero or more expressions</w:t>
      </w:r>
      <w:del w:id="10011"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rsidR="004C02EF" w:rsidRPr="003B4312" w:rsidRDefault="004C02EF" w:rsidP="004C02EF">
      <w:pPr>
        <w:pStyle w:val="Syntax"/>
      </w:pPr>
      <w:r w:rsidRPr="004D1BD1">
        <w:t>Syntax</w:t>
      </w:r>
    </w:p>
    <w:p w:rsidR="004C02EF" w:rsidRPr="00E77497" w:rsidRDefault="004C02EF" w:rsidP="004C02EF">
      <w:pPr>
        <w:pStyle w:val="SyntaxRule"/>
      </w:pPr>
      <w:r w:rsidRPr="00675B74">
        <w:t xml:space="preserve">ArrayLiteral </w:t>
      </w:r>
      <w:r w:rsidRPr="00E77497">
        <w:rPr>
          <w:rFonts w:ascii="Arial" w:hAnsi="Arial" w:cs="Arial"/>
          <w:b/>
          <w:i w:val="0"/>
        </w:rPr>
        <w:t>:</w:t>
      </w:r>
    </w:p>
    <w:p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rsidR="004C02EF" w:rsidRPr="00E77497" w:rsidRDefault="004C02EF" w:rsidP="004C02EF">
      <w:pPr>
        <w:pStyle w:val="SyntaxRule"/>
      </w:pPr>
      <w:r w:rsidRPr="00E77497">
        <w:t xml:space="preserve">ElementList </w:t>
      </w:r>
      <w:r w:rsidRPr="00E77497">
        <w:rPr>
          <w:rFonts w:ascii="Arial" w:hAnsi="Arial" w:cs="Arial"/>
          <w:b/>
          <w:i w:val="0"/>
        </w:rPr>
        <w:t>:</w:t>
      </w:r>
    </w:p>
    <w:p w:rsidR="004C02EF" w:rsidRPr="00E77497" w:rsidRDefault="004C02EF" w:rsidP="004C02EF">
      <w:pPr>
        <w:pStyle w:val="SyntaxDefinition"/>
        <w:rPr>
          <w:ins w:id="10012"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10013" w:author="Allen Wirfs-Brock" w:date="2011-07-04T20:12:00Z">
        <w:r w:rsidR="00981263" w:rsidRPr="00E77497">
          <w:br/>
        </w:r>
      </w:ins>
      <w:ins w:id="10014"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10015" w:author="Rev 10 Allen Wirfs-Brock" w:date="2012-09-04T10:30:00Z">
        <w:r w:rsidR="0094655B">
          <w:t>SpreadElement</w:t>
        </w:r>
      </w:ins>
      <w:ins w:id="10016" w:author="Allen Wirfs-Brock" w:date="2011-07-04T20:13:00Z">
        <w:del w:id="10017" w:author="Rev 10 Allen Wirfs-Brock" w:date="2012-09-04T10:30:00Z">
          <w:r w:rsidR="00981263" w:rsidRPr="00E77497" w:rsidDel="0094655B">
            <w:rPr>
              <w:rFonts w:ascii="Courier New" w:hAnsi="Courier New" w:cs="Courier New"/>
              <w:b/>
              <w:i w:val="0"/>
            </w:rPr>
            <w:delText xml:space="preserve">… </w:delText>
          </w:r>
          <w:r w:rsidR="00981263" w:rsidRPr="00E77497" w:rsidDel="0094655B">
            <w:delText>AssignmentExpression</w:delText>
          </w:r>
        </w:del>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10018"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10019" w:author="Rev 5 Allen Wirfs-Brock" w:date="2012-01-04T12:34:00Z">
        <w:r w:rsidR="00A80BCD">
          <w:t>SpreadElement</w:t>
        </w:r>
      </w:ins>
      <w:ins w:id="10020" w:author="Allen Wirfs-Brock" w:date="2011-07-04T20:13:00Z">
        <w:del w:id="10021"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rsidR="004C02EF" w:rsidRPr="00E77497" w:rsidRDefault="004C02EF" w:rsidP="004C02EF">
      <w:pPr>
        <w:pStyle w:val="SyntaxRule"/>
      </w:pPr>
      <w:r w:rsidRPr="00E77497">
        <w:t>Elision</w:t>
      </w:r>
      <w:r w:rsidRPr="00E77497">
        <w:rPr>
          <w:rFonts w:ascii="Arial" w:hAnsi="Arial" w:cs="Arial"/>
          <w:b/>
          <w:i w:val="0"/>
        </w:rPr>
        <w:t xml:space="preserve"> :</w:t>
      </w:r>
    </w:p>
    <w:p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rsidR="00E350EC" w:rsidRPr="00E77497" w:rsidRDefault="00E350EC" w:rsidP="00E350EC">
      <w:pPr>
        <w:pStyle w:val="SyntaxRule"/>
        <w:rPr>
          <w:ins w:id="10022" w:author="Rev 5 Allen Wirfs-Brock" w:date="2012-01-04T12:33:00Z"/>
        </w:rPr>
      </w:pPr>
      <w:ins w:id="10023" w:author="Rev 5 Allen Wirfs-Brock" w:date="2012-01-04T12:33:00Z">
        <w:r>
          <w:t>SpreadElement</w:t>
        </w:r>
        <w:r w:rsidRPr="00E77497">
          <w:t xml:space="preserve"> </w:t>
        </w:r>
        <w:r w:rsidRPr="00E77497">
          <w:rPr>
            <w:rFonts w:ascii="Arial" w:hAnsi="Arial" w:cs="Arial"/>
            <w:b/>
            <w:i w:val="0"/>
          </w:rPr>
          <w:t>:</w:t>
        </w:r>
      </w:ins>
    </w:p>
    <w:p w:rsidR="00E350EC" w:rsidRPr="00E77497" w:rsidRDefault="00E350EC" w:rsidP="00E350EC">
      <w:pPr>
        <w:pStyle w:val="SyntaxDefinition"/>
        <w:rPr>
          <w:ins w:id="10024" w:author="Rev 5 Allen Wirfs-Brock" w:date="2012-01-04T12:33:00Z"/>
        </w:rPr>
      </w:pPr>
      <w:ins w:id="10025" w:author="Rev 5 Allen Wirfs-Brock" w:date="2012-01-04T12:33:00Z">
        <w:r w:rsidRPr="00E77497">
          <w:rPr>
            <w:rFonts w:ascii="Courier New" w:hAnsi="Courier New" w:cs="Courier New"/>
            <w:b/>
            <w:i w:val="0"/>
          </w:rPr>
          <w:t xml:space="preserve">… </w:t>
        </w:r>
        <w:r w:rsidRPr="00E77497">
          <w:t>AssignmentExpression</w:t>
        </w:r>
      </w:ins>
    </w:p>
    <w:p w:rsidR="00622186" w:rsidRPr="008B7F6F" w:rsidDel="00AE5554" w:rsidRDefault="00622186" w:rsidP="00622186">
      <w:pPr>
        <w:pStyle w:val="SyntaxRule"/>
        <w:rPr>
          <w:ins w:id="10026" w:author="Rev 6 Allen Wirfs-Brock" w:date="2012-02-26T17:31:00Z"/>
          <w:del w:id="10027" w:author="Rev 7 Allen Wirfs-Brock" w:date="2012-04-12T17:34:00Z"/>
        </w:rPr>
      </w:pPr>
      <w:ins w:id="10028" w:author="Rev 6 Allen Wirfs-Brock" w:date="2012-02-26T17:31:00Z">
        <w:del w:id="10029" w:author="Rev 7 Allen Wirfs-Brock" w:date="2012-04-12T17:34:00Z">
          <w:r w:rsidDel="00AE5554">
            <w:delText>ArrayComprehension</w:delText>
          </w:r>
          <w:r w:rsidRPr="003B4312" w:rsidDel="00AE5554">
            <w:delText xml:space="preserve"> </w:delText>
          </w:r>
          <w:r w:rsidRPr="003B4312" w:rsidDel="00AE5554">
            <w:rPr>
              <w:rFonts w:ascii="Arial" w:hAnsi="Arial" w:cs="Arial"/>
              <w:b/>
              <w:i w:val="0"/>
            </w:rPr>
            <w:delText>:</w:delText>
          </w:r>
        </w:del>
      </w:ins>
    </w:p>
    <w:p w:rsidR="00622186" w:rsidRPr="009C202C" w:rsidDel="00AE5554" w:rsidRDefault="00622186" w:rsidP="00622186">
      <w:pPr>
        <w:pStyle w:val="SyntaxDefinition"/>
        <w:rPr>
          <w:ins w:id="10030" w:author="Rev 6 Allen Wirfs-Brock" w:date="2012-02-26T17:31:00Z"/>
          <w:del w:id="10031" w:author="Rev 7 Allen Wirfs-Brock" w:date="2012-04-12T17:34:00Z"/>
        </w:rPr>
      </w:pPr>
      <w:ins w:id="10032" w:author="Rev 6 Allen Wirfs-Brock" w:date="2012-02-26T17:35:00Z">
        <w:del w:id="10033" w:author="Rev 7 Allen Wirfs-Brock" w:date="2012-04-12T17:34:00Z">
          <w:r w:rsidDel="00AE5554">
            <w:delText>Expression</w:delText>
          </w:r>
          <w:r w:rsidRPr="00AC3AEA" w:rsidDel="00AE5554">
            <w:rPr>
              <w:rFonts w:ascii="Courier New" w:hAnsi="Courier New" w:cs="Courier New"/>
            </w:rPr>
            <w:delText xml:space="preserve"> </w:delText>
          </w:r>
        </w:del>
      </w:ins>
      <w:ins w:id="10034" w:author="Rev 6 Allen Wirfs-Brock" w:date="2012-02-26T17:34:00Z">
        <w:del w:id="10035" w:author="Rev 7 Allen Wirfs-Brock" w:date="2012-04-12T17:34:00Z">
          <w:r w:rsidDel="00AE5554">
            <w:delText>Comprehension</w:delText>
          </w:r>
        </w:del>
      </w:ins>
      <w:ins w:id="10036" w:author="Rev 6 Allen Wirfs-Brock" w:date="2012-02-26T17:35:00Z">
        <w:del w:id="10037" w:author="Rev 7 Allen Wirfs-Brock" w:date="2012-04-12T17:34:00Z">
          <w:r w:rsidDel="00AE5554">
            <w:delText>ForList</w:delText>
          </w:r>
        </w:del>
      </w:ins>
      <w:ins w:id="10038" w:author="Rev 6 Allen Wirfs-Brock" w:date="2012-02-26T17:31:00Z">
        <w:del w:id="10039" w:author="Rev 7 Allen Wirfs-Brock" w:date="2012-04-12T17:34:00Z">
          <w:r w:rsidRPr="006B6D0A" w:rsidDel="00AE5554">
            <w:rPr>
              <w:rFonts w:ascii="Courier New" w:hAnsi="Courier New"/>
              <w:b/>
              <w:i w:val="0"/>
            </w:rPr>
            <w:br/>
          </w:r>
        </w:del>
      </w:ins>
      <w:ins w:id="10040" w:author="Rev 6 Allen Wirfs-Brock" w:date="2012-02-26T17:36:00Z">
        <w:del w:id="10041" w:author="Rev 7 Allen Wirfs-Brock" w:date="2012-04-12T17:34:00Z">
          <w:r w:rsidDel="00AE5554">
            <w:delText>Expression</w:delText>
          </w:r>
          <w:r w:rsidRPr="00AC3AEA" w:rsidDel="00AE5554">
            <w:rPr>
              <w:rFonts w:ascii="Courier New" w:hAnsi="Courier New" w:cs="Courier New"/>
              <w:i w:val="0"/>
            </w:rPr>
            <w:delText xml:space="preserve"> </w:delText>
          </w:r>
          <w:r w:rsidDel="00AE5554">
            <w:delText>ComprehensionForList</w:delText>
          </w:r>
        </w:del>
      </w:ins>
      <w:ins w:id="10042" w:author="Rev 6 Allen Wirfs-Brock" w:date="2012-02-26T17:38:00Z">
        <w:del w:id="10043" w:author="Rev 7 Allen Wirfs-Brock" w:date="2012-04-12T17:34:00Z">
          <w:r w:rsidR="00AC3AEA" w:rsidDel="00AE5554">
            <w:delText xml:space="preserve"> </w:delText>
          </w:r>
        </w:del>
      </w:ins>
      <w:ins w:id="10044" w:author="Rev 6 Allen Wirfs-Brock" w:date="2012-02-26T17:36:00Z">
        <w:del w:id="10045"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if (</w:delText>
          </w:r>
          <w:r w:rsidDel="00AE5554">
            <w:delText xml:space="preserve"> Expression </w:delText>
          </w:r>
          <w:r w:rsidRPr="00AC3AEA" w:rsidDel="00AE5554">
            <w:rPr>
              <w:rFonts w:ascii="Courier New" w:hAnsi="Courier New" w:cs="Courier New"/>
              <w:b/>
              <w:i w:val="0"/>
            </w:rPr>
            <w:delText>)</w:delText>
          </w:r>
        </w:del>
      </w:ins>
    </w:p>
    <w:p w:rsidR="00AC3AEA" w:rsidRPr="008B7F6F" w:rsidDel="00AE5554" w:rsidRDefault="00AC3AEA" w:rsidP="00AC3AEA">
      <w:pPr>
        <w:pStyle w:val="SyntaxRule"/>
        <w:rPr>
          <w:ins w:id="10046" w:author="Rev 6 Allen Wirfs-Brock" w:date="2012-02-26T17:39:00Z"/>
          <w:del w:id="10047" w:author="Rev 7 Allen Wirfs-Brock" w:date="2012-04-12T17:34:00Z"/>
        </w:rPr>
      </w:pPr>
      <w:ins w:id="10048" w:author="Rev 6 Allen Wirfs-Brock" w:date="2012-02-26T17:39:00Z">
        <w:del w:id="10049" w:author="Rev 7 Allen Wirfs-Brock" w:date="2012-04-12T17:34:00Z">
          <w:r w:rsidDel="00AE5554">
            <w:delText>ComprehensionForList</w:delText>
          </w:r>
          <w:r w:rsidRPr="003B4312" w:rsidDel="00AE5554">
            <w:delText xml:space="preserve"> </w:delText>
          </w:r>
          <w:r w:rsidRPr="003B4312" w:rsidDel="00AE5554">
            <w:rPr>
              <w:rFonts w:ascii="Arial" w:hAnsi="Arial" w:cs="Arial"/>
              <w:b/>
              <w:i w:val="0"/>
            </w:rPr>
            <w:delText>:</w:delText>
          </w:r>
        </w:del>
      </w:ins>
    </w:p>
    <w:p w:rsidR="00AC3AEA" w:rsidRPr="009C202C" w:rsidDel="00AE5554" w:rsidRDefault="00AC3AEA" w:rsidP="00AC3AEA">
      <w:pPr>
        <w:pStyle w:val="SyntaxDefinition"/>
        <w:rPr>
          <w:ins w:id="10050" w:author="Rev 6 Allen Wirfs-Brock" w:date="2012-02-26T17:39:00Z"/>
          <w:del w:id="10051" w:author="Rev 7 Allen Wirfs-Brock" w:date="2012-04-12T17:34:00Z"/>
        </w:rPr>
      </w:pPr>
      <w:ins w:id="10052" w:author="Rev 6 Allen Wirfs-Brock" w:date="2012-02-26T17:39:00Z">
        <w:del w:id="10053" w:author="Rev 7 Allen Wirfs-Brock" w:date="2012-04-12T17:34:00Z">
          <w:r w:rsidDel="00AE5554">
            <w:delText>ComprehensionFor</w:delText>
          </w:r>
          <w:r w:rsidRPr="006B6D0A" w:rsidDel="00AE5554">
            <w:rPr>
              <w:rFonts w:ascii="Courier New" w:hAnsi="Courier New"/>
              <w:b/>
              <w:i w:val="0"/>
            </w:rPr>
            <w:br/>
          </w:r>
          <w:r w:rsidDel="00AE5554">
            <w:delText xml:space="preserve">ComprehensionForList </w:delText>
          </w:r>
          <w:r w:rsidRPr="00AC3AEA" w:rsidDel="00AE5554">
            <w:rPr>
              <w:rFonts w:ascii="Courier New" w:hAnsi="Courier New" w:cs="Courier New"/>
              <w:i w:val="0"/>
            </w:rPr>
            <w:delText xml:space="preserve"> </w:delText>
          </w:r>
        </w:del>
      </w:ins>
      <w:ins w:id="10054" w:author="Rev 6 Allen Wirfs-Brock" w:date="2012-02-26T17:42:00Z">
        <w:del w:id="10055" w:author="Rev 7 Allen Wirfs-Brock" w:date="2012-04-12T17:34:00Z">
          <w:r w:rsidDel="00AE5554">
            <w:delText>ComprehensionFor</w:delText>
          </w:r>
        </w:del>
      </w:ins>
    </w:p>
    <w:p w:rsidR="00AC3AEA" w:rsidRPr="008B7F6F" w:rsidDel="00AE5554" w:rsidRDefault="00AC3AEA" w:rsidP="00AC3AEA">
      <w:pPr>
        <w:pStyle w:val="SyntaxRule"/>
        <w:rPr>
          <w:ins w:id="10056" w:author="Rev 6 Allen Wirfs-Brock" w:date="2012-02-26T17:42:00Z"/>
          <w:del w:id="10057" w:author="Rev 7 Allen Wirfs-Brock" w:date="2012-04-12T17:34:00Z"/>
        </w:rPr>
      </w:pPr>
      <w:ins w:id="10058" w:author="Rev 6 Allen Wirfs-Brock" w:date="2012-02-26T17:42:00Z">
        <w:del w:id="10059" w:author="Rev 7 Allen Wirfs-Brock" w:date="2012-04-12T17:34:00Z">
          <w:r w:rsidDel="00AE5554">
            <w:delText>ComprehensionFor</w:delText>
          </w:r>
          <w:r w:rsidRPr="003B4312" w:rsidDel="00AE5554">
            <w:delText xml:space="preserve"> </w:delText>
          </w:r>
          <w:r w:rsidRPr="003B4312" w:rsidDel="00AE5554">
            <w:rPr>
              <w:rFonts w:ascii="Arial" w:hAnsi="Arial" w:cs="Arial"/>
              <w:b/>
              <w:i w:val="0"/>
            </w:rPr>
            <w:delText>:</w:delText>
          </w:r>
        </w:del>
      </w:ins>
    </w:p>
    <w:p w:rsidR="00AC3AEA" w:rsidRPr="009C202C" w:rsidDel="00AE5554" w:rsidRDefault="00AC3AEA" w:rsidP="00AC3AEA">
      <w:pPr>
        <w:pStyle w:val="SyntaxDefinition"/>
        <w:rPr>
          <w:ins w:id="10060" w:author="Rev 6 Allen Wirfs-Brock" w:date="2012-02-26T17:42:00Z"/>
          <w:del w:id="10061" w:author="Rev 7 Allen Wirfs-Brock" w:date="2012-04-12T17:34:00Z"/>
        </w:rPr>
      </w:pPr>
      <w:ins w:id="10062" w:author="Rev 6 Allen Wirfs-Brock" w:date="2012-02-26T17:43:00Z">
        <w:del w:id="10063" w:author="Rev 7 Allen Wirfs-Brock" w:date="2012-04-12T17:34:00Z">
          <w:r w:rsidDel="00AE5554">
            <w:rPr>
              <w:rFonts w:ascii="Courier New" w:hAnsi="Courier New" w:cs="Courier New"/>
              <w:b/>
              <w:i w:val="0"/>
            </w:rPr>
            <w:delText>for</w:delText>
          </w:r>
          <w:r w:rsidRPr="00AC3AEA" w:rsidDel="00AE5554">
            <w:rPr>
              <w:rFonts w:ascii="Courier New" w:hAnsi="Courier New" w:cs="Courier New"/>
              <w:b/>
              <w:i w:val="0"/>
            </w:rPr>
            <w:delText xml:space="preserve"> (</w:delText>
          </w:r>
          <w:r w:rsidDel="00AE5554">
            <w:delText xml:space="preserve"> </w:delText>
          </w:r>
        </w:del>
      </w:ins>
      <w:ins w:id="10064" w:author="Rev 6 Allen Wirfs-Brock" w:date="2012-02-26T17:45:00Z">
        <w:del w:id="10065" w:author="Rev 7 Allen Wirfs-Brock" w:date="2012-04-12T17:34:00Z">
          <w:r w:rsidDel="00AE5554">
            <w:delText>LeftHandSideExpression</w:delText>
          </w:r>
        </w:del>
      </w:ins>
      <w:ins w:id="10066" w:author="Rev 6 Allen Wirfs-Brock" w:date="2012-02-26T17:42:00Z">
        <w:del w:id="10067" w:author="Rev 7 Allen Wirfs-Brock" w:date="2012-04-12T17:34:00Z">
          <w:r w:rsidRPr="00451D9D" w:rsidDel="00AE5554">
            <w:rPr>
              <w:rFonts w:ascii="Courier New" w:hAnsi="Courier New" w:cs="Courier New"/>
              <w:i w:val="0"/>
            </w:rPr>
            <w:delText xml:space="preserve"> </w:delText>
          </w:r>
        </w:del>
      </w:ins>
      <w:ins w:id="10068" w:author="Rev 6 Allen Wirfs-Brock" w:date="2012-02-26T17:45:00Z">
        <w:del w:id="10069" w:author="Rev 7 Allen Wirfs-Brock" w:date="2012-04-12T17:34:00Z">
          <w:r w:rsidDel="00AE5554">
            <w:rPr>
              <w:rFonts w:ascii="Courier New" w:hAnsi="Courier New" w:cs="Courier New"/>
              <w:b/>
              <w:i w:val="0"/>
            </w:rPr>
            <w:delText>of</w:delText>
          </w:r>
          <w:r w:rsidRPr="00AC3AEA" w:rsidDel="00AE5554">
            <w:rPr>
              <w:rFonts w:ascii="Courier New" w:hAnsi="Courier New" w:cs="Courier New"/>
              <w:b/>
              <w:i w:val="0"/>
            </w:rPr>
            <w:delText xml:space="preserve"> </w:delText>
          </w:r>
          <w:r w:rsidDel="00AE5554">
            <w:delText>Expression</w:delText>
          </w:r>
        </w:del>
      </w:ins>
      <w:ins w:id="10070" w:author="Rev 6 Allen Wirfs-Brock" w:date="2012-02-26T17:42:00Z">
        <w:del w:id="10071"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w:delText>
          </w:r>
        </w:del>
      </w:ins>
    </w:p>
    <w:p w:rsidR="008753AB" w:rsidRPr="001A49B2" w:rsidRDefault="008753AB" w:rsidP="001A49B2">
      <w:pPr>
        <w:rPr>
          <w:ins w:id="10072" w:author="Rev 4 Allen Wirfs-Brock" w:date="2011-10-15T09:07:00Z"/>
          <w:rFonts w:ascii="Helvetica" w:hAnsi="Helvetica"/>
          <w:b/>
        </w:rPr>
      </w:pPr>
      <w:ins w:id="10073" w:author="Rev 4 Allen Wirfs-Brock" w:date="2011-10-15T09:07:00Z">
        <w:del w:id="10074" w:author="Rev 6 Allen Wirfs-Brock" w:date="2012-02-27T09:19:00Z">
          <w:r w:rsidRPr="001A49B2" w:rsidDel="00384924">
            <w:rPr>
              <w:rFonts w:ascii="Helvetica" w:hAnsi="Helvetica"/>
              <w:b/>
            </w:rPr>
            <w:delText>11.1.</w:delText>
          </w:r>
        </w:del>
      </w:ins>
      <w:ins w:id="10075" w:author="Rev 4 Allen Wirfs-Brock" w:date="2011-10-15T09:13:00Z">
        <w:del w:id="10076" w:author="Rev 6 Allen Wirfs-Brock" w:date="2012-02-27T09:19:00Z">
          <w:r w:rsidRPr="001A49B2" w:rsidDel="00384924">
            <w:rPr>
              <w:rFonts w:ascii="Helvetica" w:hAnsi="Helvetica"/>
              <w:b/>
            </w:rPr>
            <w:delText>4</w:delText>
          </w:r>
        </w:del>
      </w:ins>
      <w:ins w:id="10077" w:author="Rev 4 Allen Wirfs-Brock" w:date="2011-10-15T09:07:00Z">
        <w:del w:id="10078"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rsidR="000D108B" w:rsidRPr="00E77497" w:rsidDel="00EB1E7F" w:rsidRDefault="000D108B" w:rsidP="000D108B">
      <w:pPr>
        <w:rPr>
          <w:ins w:id="10079" w:author="Rev 5 Allen Wirfs-Brock" w:date="2012-01-04T12:10:00Z"/>
          <w:del w:id="10080" w:author="Rev 6 Allen Wirfs-Brock" w:date="2012-01-26T11:09:00Z"/>
          <w:rFonts w:ascii="Helvetica" w:hAnsi="Helvetica"/>
          <w:b/>
        </w:rPr>
      </w:pPr>
      <w:ins w:id="10081" w:author="Rev 5 Allen Wirfs-Brock" w:date="2012-01-04T12:10:00Z">
        <w:del w:id="10082" w:author="Rev 6 Allen Wirfs-Brock" w:date="2012-01-26T11:09:00Z">
          <w:r w:rsidRPr="00E77497" w:rsidDel="00EB1E7F">
            <w:rPr>
              <w:rFonts w:ascii="Helvetica" w:hAnsi="Helvetica"/>
              <w:b/>
            </w:rPr>
            <w:delText>Static Semantics:  Early Errors</w:delText>
          </w:r>
        </w:del>
      </w:ins>
    </w:p>
    <w:p w:rsidR="008753AB" w:rsidRPr="00415961" w:rsidDel="00EB1E7F" w:rsidRDefault="008753AB" w:rsidP="008753AB">
      <w:pPr>
        <w:rPr>
          <w:ins w:id="10083" w:author="Rev 4 Allen Wirfs-Brock" w:date="2011-10-15T09:07:00Z"/>
          <w:del w:id="10084" w:author="Rev 6 Allen Wirfs-Brock" w:date="2012-01-26T11:09:00Z"/>
          <w:rStyle w:val="bnf"/>
        </w:rPr>
      </w:pPr>
      <w:ins w:id="10085" w:author="Rev 4 Allen Wirfs-Brock" w:date="2011-10-15T09:07:00Z">
        <w:del w:id="10086" w:author="Rev 6 Allen Wirfs-Brock" w:date="2012-01-26T11:09:00Z">
          <w:r w:rsidRPr="00415961" w:rsidDel="00EB1E7F">
            <w:rPr>
              <w:rStyle w:val="bnf"/>
            </w:rPr>
            <w:delText>Early Errors</w:delText>
          </w:r>
        </w:del>
      </w:ins>
    </w:p>
    <w:p w:rsidR="005B4EF9" w:rsidRPr="00E77497" w:rsidDel="00EB1E7F" w:rsidRDefault="005B4EF9" w:rsidP="005B4EF9">
      <w:pPr>
        <w:rPr>
          <w:ins w:id="10087" w:author="Allen Wirfs-Brock" w:date="2011-07-05T08:51:00Z"/>
          <w:del w:id="10088" w:author="Rev 6 Allen Wirfs-Brock" w:date="2012-01-26T11:09:00Z"/>
        </w:rPr>
      </w:pPr>
      <w:ins w:id="10089" w:author="Allen Wirfs-Brock" w:date="2011-07-05T08:51:00Z">
        <w:del w:id="10090" w:author="Rev 6 Allen Wirfs-Brock" w:date="2012-01-26T11:09:00Z">
          <w:r w:rsidRPr="00415961" w:rsidDel="00EB1E7F">
            <w:rPr>
              <w:rStyle w:val="bnf"/>
            </w:rPr>
            <w:delText xml:space="preserve">The static semantics of the production </w:delText>
          </w:r>
        </w:del>
      </w:ins>
      <w:ins w:id="10091" w:author="Rev 5 Allen Wirfs-Brock" w:date="2012-01-04T12:35:00Z">
        <w:del w:id="10092" w:author="Rev 6 Allen Wirfs-Brock" w:date="2012-01-26T11:09:00Z">
          <w:r w:rsidR="00A80BCD" w:rsidRPr="00415961" w:rsidDel="00EB1E7F">
            <w:rPr>
              <w:rStyle w:val="bnf"/>
            </w:rPr>
            <w:delText>SpreadElement</w:delText>
          </w:r>
        </w:del>
      </w:ins>
      <w:ins w:id="10093" w:author="Allen Wirfs-Brock" w:date="2011-07-05T08:52:00Z">
        <w:del w:id="10094"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10095" w:author="Allen Wirfs-Brock" w:date="2011-07-05T08:51:00Z">
        <w:del w:id="10096" w:author="Rev 6 Allen Wirfs-Brock" w:date="2012-01-26T11:09:00Z">
          <w:r w:rsidRPr="00E77497" w:rsidDel="00EB1E7F">
            <w:delText xml:space="preserve"> are:</w:delText>
          </w:r>
        </w:del>
      </w:ins>
    </w:p>
    <w:p w:rsidR="005B4EF9" w:rsidRPr="00E77497" w:rsidDel="00EB1E7F" w:rsidRDefault="005B4EF9" w:rsidP="009E3FF6">
      <w:pPr>
        <w:numPr>
          <w:ilvl w:val="0"/>
          <w:numId w:val="403"/>
        </w:numPr>
        <w:spacing w:after="220"/>
        <w:rPr>
          <w:ins w:id="10097" w:author="Allen Wirfs-Brock" w:date="2011-07-05T08:51:00Z"/>
          <w:del w:id="10098" w:author="Rev 6 Allen Wirfs-Brock" w:date="2012-01-26T11:09:00Z"/>
        </w:rPr>
      </w:pPr>
      <w:ins w:id="10099" w:author="Allen Wirfs-Brock" w:date="2011-07-05T08:51:00Z">
        <w:del w:id="10100" w:author="Rev 6 Allen Wirfs-Brock" w:date="2012-01-26T11:09:00Z">
          <w:r w:rsidRPr="00E77497" w:rsidDel="00EB1E7F">
            <w:delText xml:space="preserve">It is a Syntax Error </w:delText>
          </w:r>
        </w:del>
      </w:ins>
      <w:ins w:id="10101" w:author="Allen Wirfs-Brock" w:date="2011-07-05T08:52:00Z">
        <w:del w:id="10102" w:author="Rev 6 Allen Wirfs-Brock" w:date="2012-01-26T11:09:00Z">
          <w:r w:rsidR="002C6802" w:rsidRPr="00E77497" w:rsidDel="00EB1E7F">
            <w:delText xml:space="preserve">if the </w:delText>
          </w:r>
        </w:del>
      </w:ins>
      <w:ins w:id="10103" w:author="Allen Wirfs-Brock" w:date="2011-07-05T08:54:00Z">
        <w:del w:id="10104" w:author="Rev 6 Allen Wirfs-Brock" w:date="2012-01-26T11:09:00Z">
          <w:r w:rsidR="002C6802" w:rsidRPr="00E77497" w:rsidDel="00EB1E7F">
            <w:delText>s</w:delText>
          </w:r>
        </w:del>
      </w:ins>
      <w:ins w:id="10105" w:author="Allen Wirfs-Brock" w:date="2011-07-05T08:52:00Z">
        <w:del w:id="10106" w:author="Rev 6 Allen Wirfs-Brock" w:date="2012-01-26T11:09:00Z">
          <w:r w:rsidR="002C6802" w:rsidRPr="00E77497" w:rsidDel="00EB1E7F">
            <w:delText>cource</w:delText>
          </w:r>
        </w:del>
      </w:ins>
      <w:ins w:id="10107" w:author="Rev 3 Allen Wirfs-Brock" w:date="2011-08-30T11:39:00Z">
        <w:del w:id="10108" w:author="Rev 6 Allen Wirfs-Brock" w:date="2012-01-26T11:09:00Z">
          <w:r w:rsidR="00F937DA" w:rsidRPr="00E77497" w:rsidDel="00EB1E7F">
            <w:delText>source</w:delText>
          </w:r>
        </w:del>
      </w:ins>
      <w:ins w:id="10109" w:author="Allen Wirfs-Brock" w:date="2011-07-05T08:52:00Z">
        <w:del w:id="10110" w:author="Rev 6 Allen Wirfs-Brock" w:date="2012-01-26T11:09:00Z">
          <w:r w:rsidR="002C6802" w:rsidRPr="00E77497" w:rsidDel="00EB1E7F">
            <w:delText xml:space="preserve"> code </w:delText>
          </w:r>
        </w:del>
      </w:ins>
      <w:ins w:id="10111" w:author="Allen Wirfs-Brock" w:date="2011-07-05T08:54:00Z">
        <w:del w:id="10112" w:author="Rev 6 Allen Wirfs-Brock" w:date="2012-01-26T11:09:00Z">
          <w:r w:rsidR="002C6802" w:rsidRPr="00E77497" w:rsidDel="00EB1E7F">
            <w:delText xml:space="preserve">parsed with this production </w:delText>
          </w:r>
        </w:del>
      </w:ins>
      <w:ins w:id="10113" w:author="Allen Wirfs-Brock" w:date="2011-07-05T08:52:00Z">
        <w:del w:id="10114" w:author="Rev 6 Allen Wirfs-Brock" w:date="2012-01-26T11:09:00Z">
          <w:r w:rsidR="002C6802" w:rsidRPr="00E77497" w:rsidDel="00EB1E7F">
            <w:delText>is not extended code</w:delText>
          </w:r>
        </w:del>
      </w:ins>
      <w:ins w:id="10115" w:author="Allen Wirfs-Brock" w:date="2011-07-05T08:51:00Z">
        <w:del w:id="10116" w:author="Rev 6 Allen Wirfs-Brock" w:date="2012-01-26T11:09:00Z">
          <w:r w:rsidRPr="00E77497" w:rsidDel="00EB1E7F">
            <w:delText>.</w:delText>
          </w:r>
        </w:del>
      </w:ins>
    </w:p>
    <w:p w:rsidR="008753AB" w:rsidRPr="00E77497" w:rsidDel="00A80BCD" w:rsidRDefault="008753AB" w:rsidP="008753AB">
      <w:pPr>
        <w:rPr>
          <w:ins w:id="10117" w:author="Rev 4 Allen Wirfs-Brock" w:date="2011-10-15T09:14:00Z"/>
          <w:del w:id="10118" w:author="Rev 5 Allen Wirfs-Brock" w:date="2012-01-04T12:36:00Z"/>
        </w:rPr>
      </w:pPr>
      <w:ins w:id="10119" w:author="Rev 4 Allen Wirfs-Brock" w:date="2011-10-15T09:14:00Z">
        <w:del w:id="10120"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rsidR="008753AB" w:rsidRPr="00E77497" w:rsidDel="00A80BCD" w:rsidRDefault="008753AB" w:rsidP="009E3FF6">
      <w:pPr>
        <w:numPr>
          <w:ilvl w:val="0"/>
          <w:numId w:val="403"/>
        </w:numPr>
        <w:spacing w:after="220"/>
        <w:rPr>
          <w:ins w:id="10121" w:author="Rev 4 Allen Wirfs-Brock" w:date="2011-10-15T09:14:00Z"/>
          <w:del w:id="10122" w:author="Rev 5 Allen Wirfs-Brock" w:date="2012-01-04T12:36:00Z"/>
        </w:rPr>
      </w:pPr>
      <w:ins w:id="10123" w:author="Rev 4 Allen Wirfs-Brock" w:date="2011-10-15T09:14:00Z">
        <w:del w:id="10124" w:author="Rev 5 Allen Wirfs-Brock" w:date="2012-01-04T12:36:00Z">
          <w:r w:rsidRPr="00E77497" w:rsidDel="00A80BCD">
            <w:delText>It is a Syntax Error if the source code parsed with this production is not extended code.</w:delText>
          </w:r>
        </w:del>
      </w:ins>
    </w:p>
    <w:p w:rsidR="000D108B" w:rsidRPr="00E77497" w:rsidRDefault="000D108B" w:rsidP="000D108B">
      <w:pPr>
        <w:rPr>
          <w:ins w:id="10125" w:author="Rev 5 Allen Wirfs-Brock" w:date="2012-01-04T12:12:00Z"/>
          <w:rFonts w:ascii="Helvetica" w:hAnsi="Helvetica"/>
          <w:b/>
        </w:rPr>
      </w:pPr>
      <w:ins w:id="10126"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10127" w:author="Rev 5 Allen Wirfs-Brock" w:date="2012-01-04T12:30:00Z">
        <w:r w:rsidR="00E350EC">
          <w:rPr>
            <w:rFonts w:ascii="Helvetica" w:hAnsi="Helvetica"/>
            <w:b/>
            <w:lang w:eastAsia="en-US"/>
          </w:rPr>
          <w:t>i</w:t>
        </w:r>
      </w:ins>
      <w:ins w:id="10128" w:author="Rev 5 Allen Wirfs-Brock" w:date="2012-01-04T12:12:00Z">
        <w:r w:rsidR="00365BF7">
          <w:rPr>
            <w:rFonts w:ascii="Helvetica" w:hAnsi="Helvetica"/>
            <w:b/>
            <w:lang w:eastAsia="en-US"/>
          </w:rPr>
          <w:t>on</w:t>
        </w:r>
      </w:ins>
      <w:ins w:id="10129" w:author="Rev 5 Allen Wirfs-Brock" w:date="2012-01-04T12:31:00Z">
        <w:r w:rsidR="00E350EC">
          <w:rPr>
            <w:rFonts w:ascii="Helvetica" w:hAnsi="Helvetica"/>
            <w:b/>
            <w:lang w:eastAsia="en-US"/>
          </w:rPr>
          <w:t xml:space="preserve"> </w:t>
        </w:r>
      </w:ins>
      <w:ins w:id="10130" w:author="Rev 5 Allen Wirfs-Brock" w:date="2012-01-04T12:12:00Z">
        <w:r w:rsidR="00365BF7">
          <w:rPr>
            <w:rFonts w:ascii="Helvetica" w:hAnsi="Helvetica"/>
            <w:b/>
            <w:lang w:eastAsia="en-US"/>
          </w:rPr>
          <w:t>Width</w:t>
        </w:r>
      </w:ins>
    </w:p>
    <w:p w:rsidR="00365BF7" w:rsidRPr="00E77497" w:rsidDel="00597D1C" w:rsidRDefault="00365BF7" w:rsidP="00365BF7">
      <w:pPr>
        <w:rPr>
          <w:ins w:id="10131" w:author="Rev 5 Allen Wirfs-Brock" w:date="2012-01-04T12:20:00Z"/>
          <w:del w:id="10132" w:author="Rev 10 Allen Wirfs-Brock" w:date="2012-09-04T10:51:00Z"/>
        </w:rPr>
      </w:pPr>
      <w:ins w:id="10133" w:author="Rev 5 Allen Wirfs-Brock" w:date="2012-01-04T12:20:00Z">
        <w:del w:id="10134" w:author="Rev 10 Allen Wirfs-Brock" w:date="2012-09-04T10:51:00Z">
          <w:r w:rsidRPr="00E77497" w:rsidDel="00597D1C">
            <w:rPr>
              <w:rStyle w:val="bnf"/>
            </w:rPr>
            <w:delText>Elision</w:delText>
          </w:r>
          <w:r w:rsidRPr="00E77497" w:rsidDel="00597D1C">
            <w:delText xml:space="preserve"> </w:delText>
          </w:r>
          <w:r w:rsidRPr="00E77497" w:rsidDel="00597D1C">
            <w:rPr>
              <w:b/>
            </w:rPr>
            <w:delText>:</w:delText>
          </w:r>
          <w:r w:rsidRPr="00E77497" w:rsidDel="00597D1C">
            <w:delText xml:space="preserve">  </w:delText>
          </w:r>
        </w:del>
      </w:ins>
      <w:ins w:id="10135" w:author="Rev 5 Allen Wirfs-Brock" w:date="2012-01-04T12:21:00Z">
        <w:del w:id="10136" w:author="Rev 10 Allen Wirfs-Brock" w:date="2012-09-04T10:51:00Z">
          <w:r w:rsidRPr="00E77497" w:rsidDel="00597D1C">
            <w:rPr>
              <w:sz w:val="16"/>
            </w:rPr>
            <w:delText>[empty]</w:delText>
          </w:r>
        </w:del>
      </w:ins>
      <w:ins w:id="10137" w:author="Rev 5 Allen Wirfs-Brock" w:date="2012-01-04T12:20:00Z">
        <w:del w:id="10138" w:author="Rev 10 Allen Wirfs-Brock" w:date="2012-09-04T10:51:00Z">
          <w:r w:rsidRPr="00E77497" w:rsidDel="00597D1C">
            <w:delText xml:space="preserve">  </w:delText>
          </w:r>
        </w:del>
      </w:ins>
    </w:p>
    <w:p w:rsidR="00365BF7" w:rsidRPr="00E77497" w:rsidDel="00597D1C" w:rsidRDefault="00365BF7" w:rsidP="00365BF7">
      <w:pPr>
        <w:pStyle w:val="Alg4"/>
        <w:numPr>
          <w:ilvl w:val="0"/>
          <w:numId w:val="46"/>
        </w:numPr>
        <w:spacing w:after="220"/>
        <w:contextualSpacing/>
        <w:rPr>
          <w:ins w:id="10139" w:author="Rev 5 Allen Wirfs-Brock" w:date="2012-01-04T12:20:00Z"/>
          <w:del w:id="10140" w:author="Rev 10 Allen Wirfs-Brock" w:date="2012-09-04T10:51:00Z"/>
        </w:rPr>
      </w:pPr>
      <w:ins w:id="10141" w:author="Rev 5 Allen Wirfs-Brock" w:date="2012-01-04T12:20:00Z">
        <w:del w:id="10142" w:author="Rev 10 Allen Wirfs-Brock" w:date="2012-09-04T10:51:00Z">
          <w:r w:rsidRPr="00E77497" w:rsidDel="00597D1C">
            <w:delText xml:space="preserve">Return the numeric value </w:delText>
          </w:r>
          <w:r w:rsidDel="00597D1C">
            <w:delText>0</w:delText>
          </w:r>
          <w:r w:rsidRPr="00E77497" w:rsidDel="00597D1C">
            <w:delText>.</w:delText>
          </w:r>
        </w:del>
      </w:ins>
    </w:p>
    <w:p w:rsidR="00365BF7" w:rsidRPr="00E77497" w:rsidRDefault="00365BF7" w:rsidP="00365BF7">
      <w:pPr>
        <w:rPr>
          <w:ins w:id="10143" w:author="Rev 5 Allen Wirfs-Brock" w:date="2012-01-04T12:14:00Z"/>
        </w:rPr>
      </w:pPr>
      <w:ins w:id="10144"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rsidR="00365BF7" w:rsidRPr="00E77497" w:rsidRDefault="00365BF7" w:rsidP="00365BF7">
      <w:pPr>
        <w:pStyle w:val="Alg4"/>
        <w:numPr>
          <w:ilvl w:val="0"/>
          <w:numId w:val="46"/>
        </w:numPr>
        <w:spacing w:after="220"/>
        <w:contextualSpacing/>
        <w:rPr>
          <w:ins w:id="10145" w:author="Rev 5 Allen Wirfs-Brock" w:date="2012-01-04T12:14:00Z"/>
        </w:rPr>
      </w:pPr>
      <w:ins w:id="10146" w:author="Rev 5 Allen Wirfs-Brock" w:date="2012-01-04T12:14:00Z">
        <w:r w:rsidRPr="00E77497">
          <w:t>Return the numeric value 1.</w:t>
        </w:r>
      </w:ins>
    </w:p>
    <w:p w:rsidR="00365BF7" w:rsidRPr="00E77497" w:rsidRDefault="00365BF7" w:rsidP="00365BF7">
      <w:pPr>
        <w:rPr>
          <w:ins w:id="10147" w:author="Rev 5 Allen Wirfs-Brock" w:date="2012-01-04T12:14:00Z"/>
        </w:rPr>
      </w:pPr>
      <w:ins w:id="10148"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rsidR="00365BF7" w:rsidRPr="00E77497" w:rsidRDefault="00365BF7" w:rsidP="00597D1C">
      <w:pPr>
        <w:pStyle w:val="Alg4"/>
        <w:numPr>
          <w:ilvl w:val="0"/>
          <w:numId w:val="922"/>
        </w:numPr>
        <w:spacing w:after="220"/>
        <w:contextualSpacing/>
        <w:rPr>
          <w:ins w:id="10149" w:author="Rev 5 Allen Wirfs-Brock" w:date="2012-01-04T12:14:00Z"/>
        </w:rPr>
      </w:pPr>
      <w:ins w:id="10150" w:author="Rev 5 Allen Wirfs-Brock" w:date="2012-01-04T12:14:00Z">
        <w:r w:rsidRPr="00E77497">
          <w:t xml:space="preserve">Let </w:t>
        </w:r>
        <w:r w:rsidRPr="00E77497">
          <w:rPr>
            <w:i/>
          </w:rPr>
          <w:t>preceding</w:t>
        </w:r>
        <w:r w:rsidRPr="00E77497">
          <w:t xml:space="preserve"> be the </w:t>
        </w:r>
        <w:r>
          <w:t>Elis</w:t>
        </w:r>
      </w:ins>
      <w:ins w:id="10151" w:author="Rev 5 Allen Wirfs-Brock" w:date="2012-01-04T12:36:00Z">
        <w:r w:rsidR="00A80BCD">
          <w:t>i</w:t>
        </w:r>
      </w:ins>
      <w:ins w:id="10152" w:author="Rev 5 Allen Wirfs-Brock" w:date="2012-01-04T12:14:00Z">
        <w:r>
          <w:t>on</w:t>
        </w:r>
      </w:ins>
      <w:ins w:id="10153" w:author="Rev 5 Allen Wirfs-Brock" w:date="2012-01-04T12:36:00Z">
        <w:r w:rsidR="00A80BCD">
          <w:t xml:space="preserve"> </w:t>
        </w:r>
      </w:ins>
      <w:ins w:id="10154" w:author="Rev 5 Allen Wirfs-Brock" w:date="2012-01-04T12:14:00Z">
        <w:r>
          <w:t>Width of</w:t>
        </w:r>
        <w:r w:rsidRPr="00E77497">
          <w:t xml:space="preserve"> </w:t>
        </w:r>
        <w:r w:rsidRPr="00E77497">
          <w:rPr>
            <w:i/>
          </w:rPr>
          <w:t>Elision</w:t>
        </w:r>
        <w:r w:rsidRPr="00E77497">
          <w:t>.</w:t>
        </w:r>
      </w:ins>
    </w:p>
    <w:p w:rsidR="00365BF7" w:rsidRPr="00E77497" w:rsidRDefault="00365BF7" w:rsidP="00597D1C">
      <w:pPr>
        <w:pStyle w:val="Alg4"/>
        <w:numPr>
          <w:ilvl w:val="0"/>
          <w:numId w:val="922"/>
        </w:numPr>
        <w:spacing w:after="220"/>
        <w:contextualSpacing/>
        <w:rPr>
          <w:ins w:id="10155" w:author="Rev 5 Allen Wirfs-Brock" w:date="2012-01-04T12:14:00Z"/>
        </w:rPr>
      </w:pPr>
      <w:ins w:id="10156" w:author="Rev 5 Allen Wirfs-Brock" w:date="2012-01-04T12:14:00Z">
        <w:r w:rsidRPr="00E77497">
          <w:t xml:space="preserve">Return </w:t>
        </w:r>
        <w:r w:rsidRPr="00E77497">
          <w:rPr>
            <w:i/>
          </w:rPr>
          <w:t>preceding</w:t>
        </w:r>
        <w:r w:rsidRPr="00E77497">
          <w:t>+1.</w:t>
        </w:r>
      </w:ins>
    </w:p>
    <w:p w:rsidR="008753AB" w:rsidRPr="001A49B2" w:rsidRDefault="008753AB" w:rsidP="001A49B2">
      <w:pPr>
        <w:rPr>
          <w:ins w:id="10157" w:author="Rev 4 Allen Wirfs-Brock" w:date="2011-10-15T09:13:00Z"/>
          <w:rFonts w:ascii="Helvetica" w:hAnsi="Helvetica"/>
          <w:b/>
        </w:rPr>
      </w:pPr>
      <w:ins w:id="10158" w:author="Rev 4 Allen Wirfs-Brock" w:date="2011-10-15T09:13:00Z">
        <w:del w:id="10159"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rsidR="00980C14" w:rsidRDefault="00980C14" w:rsidP="00980C14">
      <w:pPr>
        <w:keepNext/>
        <w:rPr>
          <w:ins w:id="10160" w:author="Rev 5 Allen Wirfs-Brock" w:date="2012-01-04T15:39:00Z"/>
          <w:rFonts w:ascii="Helvetica" w:hAnsi="Helvetica"/>
          <w:b/>
          <w:spacing w:val="6"/>
        </w:rPr>
      </w:pPr>
      <w:ins w:id="10161" w:author="Rev 5 Allen Wirfs-Brock" w:date="2012-01-04T15:39:00Z">
        <w:r w:rsidRPr="00E77497">
          <w:rPr>
            <w:rFonts w:ascii="Helvetica" w:hAnsi="Helvetica"/>
            <w:b/>
          </w:rPr>
          <w:lastRenderedPageBreak/>
          <w:t xml:space="preserve">Runtime Semantics: </w:t>
        </w:r>
        <w:r>
          <w:rPr>
            <w:rFonts w:ascii="Helvetica" w:hAnsi="Helvetica"/>
            <w:b/>
            <w:spacing w:val="6"/>
          </w:rPr>
          <w:t>Array Accumulation</w:t>
        </w:r>
      </w:ins>
    </w:p>
    <w:p w:rsidR="00E6393B" w:rsidRPr="004418C4" w:rsidRDefault="00E6393B" w:rsidP="00E6393B">
      <w:pPr>
        <w:ind w:left="360"/>
        <w:rPr>
          <w:ins w:id="10162" w:author="Rev 5 Allen Wirfs-Brock" w:date="2012-01-04T15:45:00Z"/>
        </w:rPr>
      </w:pPr>
      <w:ins w:id="10163"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rsidR="00E70C3C" w:rsidRPr="00E77497" w:rsidRDefault="00E70C3C" w:rsidP="00E70C3C">
      <w:pPr>
        <w:rPr>
          <w:ins w:id="10164" w:author="Rev 5 Allen Wirfs-Brock" w:date="2012-01-04T15:59:00Z"/>
        </w:rPr>
      </w:pPr>
      <w:ins w:id="10165"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rsidR="00E70C3C" w:rsidRPr="00E77497" w:rsidRDefault="00E70C3C" w:rsidP="00E70C3C">
      <w:pPr>
        <w:pStyle w:val="Alg4"/>
        <w:numPr>
          <w:ilvl w:val="0"/>
          <w:numId w:val="44"/>
        </w:numPr>
        <w:spacing w:after="220"/>
        <w:contextualSpacing/>
        <w:rPr>
          <w:ins w:id="10166" w:author="Rev 5 Allen Wirfs-Brock" w:date="2012-01-04T15:59:00Z"/>
        </w:rPr>
      </w:pPr>
      <w:ins w:id="10167" w:author="Rev 5 Allen Wirfs-Brock" w:date="2012-01-04T15:59:00Z">
        <w:r w:rsidRPr="00E77497">
          <w:t xml:space="preserve">Let </w:t>
        </w:r>
      </w:ins>
      <w:ins w:id="10168" w:author="Rev 5 Allen Wirfs-Brock" w:date="2012-01-04T16:01:00Z">
        <w:r>
          <w:rPr>
            <w:i/>
          </w:rPr>
          <w:t>padding</w:t>
        </w:r>
      </w:ins>
      <w:ins w:id="10169" w:author="Rev 5 Allen Wirfs-Brock" w:date="2012-01-04T15:59:00Z">
        <w:r w:rsidRPr="00E77497">
          <w:rPr>
            <w:i/>
          </w:rPr>
          <w:t xml:space="preserve"> </w:t>
        </w:r>
        <w:r w:rsidRPr="00E77497">
          <w:t xml:space="preserve">be the </w:t>
        </w:r>
        <w:r>
          <w:t>Elis</w:t>
        </w:r>
      </w:ins>
      <w:ins w:id="10170" w:author="Rev 5 Allen Wirfs-Brock" w:date="2012-01-04T16:13:00Z">
        <w:r w:rsidR="00B32143">
          <w:t>i</w:t>
        </w:r>
      </w:ins>
      <w:ins w:id="10171" w:author="Rev 5 Allen Wirfs-Brock" w:date="2012-01-04T15:59:00Z">
        <w:r>
          <w:t>on Width of</w:t>
        </w:r>
        <w:r w:rsidRPr="00E77497">
          <w:t xml:space="preserve"> </w:t>
        </w:r>
        <w:r w:rsidRPr="00E77497">
          <w:rPr>
            <w:i/>
          </w:rPr>
          <w:t>Elision</w:t>
        </w:r>
        <w:del w:id="10172" w:author="Rev 10 Allen Wirfs-Brock" w:date="2012-09-04T10:50:00Z">
          <w:r w:rsidRPr="00E77497" w:rsidDel="00597D1C">
            <w:rPr>
              <w:rStyle w:val="bnf"/>
              <w:rFonts w:cs="Arial"/>
              <w:i w:val="0"/>
              <w:vertAlign w:val="subscript"/>
            </w:rPr>
            <w:delText>opt</w:delText>
          </w:r>
        </w:del>
      </w:ins>
      <w:ins w:id="10173" w:author="Rev 10 Allen Wirfs-Brock" w:date="2012-09-04T10:50:00Z">
        <w:r w:rsidR="00597D1C" w:rsidRPr="00E77497">
          <w:t xml:space="preserve">; if </w:t>
        </w:r>
        <w:r w:rsidR="00597D1C" w:rsidRPr="00597D1C">
          <w:rPr>
            <w:i/>
          </w:rPr>
          <w:t>Elision</w:t>
        </w:r>
      </w:ins>
      <w:ins w:id="10174" w:author="Rev 10 Allen Wirfs-Brock" w:date="2012-09-04T10:51:00Z">
        <w:r w:rsidR="00597D1C">
          <w:t xml:space="preserve"> is </w:t>
        </w:r>
      </w:ins>
      <w:ins w:id="10175" w:author="Rev 10 Allen Wirfs-Brock" w:date="2012-09-04T10:50:00Z">
        <w:r w:rsidR="00597D1C" w:rsidRPr="00597D1C">
          <w:t>not</w:t>
        </w:r>
        <w:r w:rsidR="00597D1C" w:rsidRPr="00E77497">
          <w:t xml:space="preserve"> present, use the numeric value zero</w:t>
        </w:r>
      </w:ins>
      <w:ins w:id="10176" w:author="Rev 5 Allen Wirfs-Brock" w:date="2012-01-04T15:59:00Z">
        <w:r w:rsidRPr="00E77497">
          <w:t>.</w:t>
        </w:r>
      </w:ins>
    </w:p>
    <w:p w:rsidR="00E70C3C" w:rsidRPr="00E77497" w:rsidRDefault="00E70C3C" w:rsidP="00E70C3C">
      <w:pPr>
        <w:pStyle w:val="Alg4"/>
        <w:numPr>
          <w:ilvl w:val="0"/>
          <w:numId w:val="44"/>
        </w:numPr>
        <w:spacing w:after="220"/>
        <w:contextualSpacing/>
        <w:rPr>
          <w:ins w:id="10177" w:author="Rev 5 Allen Wirfs-Brock" w:date="2012-01-04T15:59:00Z"/>
        </w:rPr>
      </w:pPr>
      <w:ins w:id="10178"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rsidR="00E70C3C" w:rsidRPr="00E77497" w:rsidRDefault="00E70C3C" w:rsidP="00E70C3C">
      <w:pPr>
        <w:pStyle w:val="Alg4"/>
        <w:numPr>
          <w:ilvl w:val="0"/>
          <w:numId w:val="44"/>
        </w:numPr>
        <w:spacing w:after="220"/>
        <w:contextualSpacing/>
        <w:rPr>
          <w:ins w:id="10179" w:author="Rev 5 Allen Wirfs-Brock" w:date="2012-01-04T15:59:00Z"/>
        </w:rPr>
      </w:pPr>
      <w:ins w:id="10180"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rsidR="005E1B82" w:rsidRDefault="006552DF" w:rsidP="005E1B82">
      <w:pPr>
        <w:pStyle w:val="Alg4"/>
        <w:numPr>
          <w:ilvl w:val="0"/>
          <w:numId w:val="44"/>
        </w:numPr>
        <w:spacing w:after="220"/>
        <w:contextualSpacing/>
        <w:rPr>
          <w:ins w:id="10181" w:author="Rev 6 Allen Wirfs-Brock" w:date="2012-02-16T13:12:00Z"/>
        </w:rPr>
      </w:pPr>
      <w:ins w:id="10182" w:author="Rev 10 Allen Wirfs-Brock" w:date="2012-08-14T14:37:00Z">
        <w:r>
          <w:t>ReturnIfAbrupt(</w:t>
        </w:r>
      </w:ins>
      <w:ins w:id="10183" w:author="Rev 10 Allen Wirfs-Brock" w:date="2012-08-14T14:38:00Z">
        <w:r>
          <w:rPr>
            <w:i/>
          </w:rPr>
          <w:t>initV</w:t>
        </w:r>
      </w:ins>
      <w:ins w:id="10184" w:author="Rev 10 Allen Wirfs-Brock" w:date="2012-08-14T14:37:00Z">
        <w:r w:rsidRPr="006552DF">
          <w:rPr>
            <w:i/>
          </w:rPr>
          <w:t>alue</w:t>
        </w:r>
        <w:r>
          <w:t>)</w:t>
        </w:r>
      </w:ins>
      <w:ins w:id="10185" w:author="Rev 6 Allen Wirfs-Brock" w:date="2012-02-16T13:12:00Z">
        <w:del w:id="10186" w:author="Rev 10 Allen Wirfs-Brock" w:date="2012-08-14T14:37:00Z">
          <w:r w:rsidR="005E1B82" w:rsidDel="006552DF">
            <w:delText xml:space="preserve">If </w:delText>
          </w:r>
        </w:del>
      </w:ins>
      <w:ins w:id="10187" w:author="Rev 6 Allen Wirfs-Brock" w:date="2012-02-16T13:13:00Z">
        <w:del w:id="10188" w:author="Rev 10 Allen Wirfs-Brock" w:date="2012-08-14T14:37:00Z">
          <w:r w:rsidR="005E1B82" w:rsidRPr="00E77497" w:rsidDel="006552DF">
            <w:rPr>
              <w:i/>
            </w:rPr>
            <w:delText xml:space="preserve">initValue </w:delText>
          </w:r>
        </w:del>
      </w:ins>
      <w:ins w:id="10189" w:author="Rev 6 Allen Wirfs-Brock" w:date="2012-02-16T13:12:00Z">
        <w:del w:id="10190" w:author="Rev 10 Allen Wirfs-Brock" w:date="2012-08-14T14:37:00Z">
          <w:r w:rsidR="005E1B82" w:rsidDel="006552DF">
            <w:delText xml:space="preserve">is an abrupt completion, return </w:delText>
          </w:r>
        </w:del>
      </w:ins>
      <w:ins w:id="10191" w:author="Rev 6 Allen Wirfs-Brock" w:date="2012-02-16T13:13:00Z">
        <w:del w:id="10192" w:author="Rev 10 Allen Wirfs-Brock" w:date="2012-08-14T14:37:00Z">
          <w:r w:rsidR="005E1B82" w:rsidRPr="00E77497" w:rsidDel="006552DF">
            <w:rPr>
              <w:i/>
            </w:rPr>
            <w:delText>initValu</w:delText>
          </w:r>
        </w:del>
        <w:del w:id="10193" w:author="Rev 10 Allen Wirfs-Brock" w:date="2012-08-14T14:38:00Z">
          <w:r w:rsidR="005E1B82" w:rsidRPr="00E77497" w:rsidDel="006552DF">
            <w:rPr>
              <w:i/>
            </w:rPr>
            <w:delText>e</w:delText>
          </w:r>
        </w:del>
      </w:ins>
      <w:ins w:id="10194" w:author="Rev 6 Allen Wirfs-Brock" w:date="2012-02-16T13:12:00Z">
        <w:r w:rsidR="005E1B82">
          <w:t>.</w:t>
        </w:r>
      </w:ins>
    </w:p>
    <w:p w:rsidR="00E70C3C" w:rsidRPr="00E77497" w:rsidRDefault="00E70C3C" w:rsidP="00E70C3C">
      <w:pPr>
        <w:pStyle w:val="Alg4"/>
        <w:numPr>
          <w:ilvl w:val="0"/>
          <w:numId w:val="44"/>
        </w:numPr>
        <w:spacing w:after="220"/>
        <w:contextualSpacing/>
        <w:rPr>
          <w:ins w:id="10195" w:author="Rev 5 Allen Wirfs-Brock" w:date="2012-01-04T15:59:00Z"/>
        </w:rPr>
      </w:pPr>
      <w:ins w:id="10196" w:author="Rev 5 Allen Wirfs-Brock" w:date="2012-01-04T15:59:00Z">
        <w:r w:rsidRPr="00E77497">
          <w:t xml:space="preserve">Call the [[DefineOwnProperty]] internal method of </w:t>
        </w:r>
        <w:r w:rsidRPr="00E77497">
          <w:rPr>
            <w:i/>
          </w:rPr>
          <w:t xml:space="preserve">array </w:t>
        </w:r>
        <w:r w:rsidRPr="00E77497">
          <w:t>with arguments ToString(</w:t>
        </w:r>
      </w:ins>
      <w:ins w:id="10197" w:author="Rev 5 Allen Wirfs-Brock" w:date="2012-01-04T16:15:00Z">
        <w:r w:rsidR="00B32143" w:rsidRPr="00E77497">
          <w:t>ToUint32(</w:t>
        </w:r>
      </w:ins>
      <w:ins w:id="10198" w:author="Rev 5 Allen Wirfs-Brock" w:date="2012-01-04T16:02:00Z">
        <w:r>
          <w:rPr>
            <w:i/>
          </w:rPr>
          <w:t>next</w:t>
        </w:r>
      </w:ins>
      <w:ins w:id="10199" w:author="Rev 5 Allen Wirfs-Brock" w:date="2012-01-04T15:59:00Z">
        <w:r w:rsidRPr="00E77497">
          <w:rPr>
            <w:i/>
          </w:rPr>
          <w:t>Index</w:t>
        </w:r>
      </w:ins>
      <w:ins w:id="10200" w:author="Rev 5 Allen Wirfs-Brock" w:date="2012-01-04T16:02:00Z">
        <w:r>
          <w:rPr>
            <w:i/>
          </w:rPr>
          <w:t>+padding</w:t>
        </w:r>
      </w:ins>
      <w:ins w:id="10201" w:author="Rev 5 Allen Wirfs-Brock" w:date="2012-01-04T15:59:00Z">
        <w:r w:rsidRPr="00B32143">
          <w:t>)</w:t>
        </w:r>
      </w:ins>
      <w:ins w:id="10202" w:author="Rev 5 Allen Wirfs-Brock" w:date="2012-01-04T16:15:00Z">
        <w:r w:rsidR="00B32143">
          <w:t>)</w:t>
        </w:r>
      </w:ins>
      <w:ins w:id="10203"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rsidR="00E70C3C" w:rsidRPr="00E77497" w:rsidRDefault="00E70C3C" w:rsidP="00E70C3C">
      <w:pPr>
        <w:pStyle w:val="Alg4"/>
        <w:numPr>
          <w:ilvl w:val="0"/>
          <w:numId w:val="44"/>
        </w:numPr>
        <w:spacing w:after="220"/>
        <w:contextualSpacing/>
        <w:rPr>
          <w:ins w:id="10204" w:author="Rev 5 Allen Wirfs-Brock" w:date="2012-01-04T15:59:00Z"/>
        </w:rPr>
      </w:pPr>
      <w:ins w:id="10205" w:author="Rev 5 Allen Wirfs-Brock" w:date="2012-01-04T15:59:00Z">
        <w:r w:rsidRPr="00E77497">
          <w:t xml:space="preserve">Return </w:t>
        </w:r>
      </w:ins>
      <w:ins w:id="10206" w:author="Rev 5 Allen Wirfs-Brock" w:date="2012-01-04T16:03:00Z">
        <w:r>
          <w:rPr>
            <w:i/>
          </w:rPr>
          <w:t>next</w:t>
        </w:r>
        <w:r w:rsidRPr="00E77497">
          <w:rPr>
            <w:i/>
          </w:rPr>
          <w:t>Index</w:t>
        </w:r>
        <w:r>
          <w:rPr>
            <w:i/>
          </w:rPr>
          <w:t>+padding+</w:t>
        </w:r>
        <w:r w:rsidRPr="00E70C3C">
          <w:t>1</w:t>
        </w:r>
      </w:ins>
      <w:ins w:id="10207" w:author="Rev 5 Allen Wirfs-Brock" w:date="2012-01-04T15:59:00Z">
        <w:r w:rsidRPr="00E77497">
          <w:t>.</w:t>
        </w:r>
      </w:ins>
    </w:p>
    <w:p w:rsidR="00E70C3C" w:rsidRPr="00E77497" w:rsidRDefault="00E70C3C" w:rsidP="00E70C3C">
      <w:pPr>
        <w:rPr>
          <w:ins w:id="10208" w:author="Rev 5 Allen Wirfs-Brock" w:date="2012-01-04T15:59:00Z"/>
        </w:rPr>
      </w:pPr>
      <w:ins w:id="10209"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rsidR="006A2DB4" w:rsidRPr="00E77497" w:rsidRDefault="006A2DB4" w:rsidP="006A2DB4">
      <w:pPr>
        <w:pStyle w:val="Alg4"/>
        <w:numPr>
          <w:ilvl w:val="0"/>
          <w:numId w:val="417"/>
        </w:numPr>
        <w:spacing w:after="220"/>
        <w:contextualSpacing/>
        <w:rPr>
          <w:ins w:id="10210" w:author="Rev 5 Allen Wirfs-Brock" w:date="2012-01-04T16:05:00Z"/>
        </w:rPr>
      </w:pPr>
      <w:ins w:id="10211" w:author="Rev 5 Allen Wirfs-Brock" w:date="2012-01-04T16:05:00Z">
        <w:r w:rsidRPr="00E77497">
          <w:t xml:space="preserve">Let </w:t>
        </w:r>
        <w:r>
          <w:rPr>
            <w:i/>
          </w:rPr>
          <w:t>padding</w:t>
        </w:r>
        <w:r w:rsidRPr="00E77497">
          <w:rPr>
            <w:i/>
          </w:rPr>
          <w:t xml:space="preserve"> </w:t>
        </w:r>
        <w:r w:rsidRPr="00E77497">
          <w:t xml:space="preserve">be the </w:t>
        </w:r>
        <w:r>
          <w:t>Elis</w:t>
        </w:r>
      </w:ins>
      <w:ins w:id="10212" w:author="Rev 5 Allen Wirfs-Brock" w:date="2012-01-04T16:13:00Z">
        <w:r w:rsidR="00B32143">
          <w:t>i</w:t>
        </w:r>
      </w:ins>
      <w:ins w:id="10213" w:author="Rev 5 Allen Wirfs-Brock" w:date="2012-01-04T16:05:00Z">
        <w:r>
          <w:t>on Width of</w:t>
        </w:r>
        <w:r w:rsidRPr="00E77497">
          <w:t xml:space="preserve"> </w:t>
        </w:r>
        <w:r w:rsidRPr="00E77497">
          <w:rPr>
            <w:i/>
          </w:rPr>
          <w:t>Elision</w:t>
        </w:r>
      </w:ins>
      <w:ins w:id="10214" w:author="Rev 10 Allen Wirfs-Brock" w:date="2012-09-04T10:52: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10215" w:author="Rev 5 Allen Wirfs-Brock" w:date="2012-01-04T16:05:00Z">
        <w:del w:id="10216" w:author="Rev 10 Allen Wirfs-Brock" w:date="2012-09-04T10:52:00Z">
          <w:r w:rsidRPr="00E77497" w:rsidDel="00597D1C">
            <w:rPr>
              <w:rStyle w:val="bnf"/>
              <w:rFonts w:cs="Arial"/>
              <w:i w:val="0"/>
              <w:vertAlign w:val="subscript"/>
            </w:rPr>
            <w:delText>opt</w:delText>
          </w:r>
        </w:del>
        <w:r w:rsidRPr="00E77497">
          <w:t>.</w:t>
        </w:r>
      </w:ins>
    </w:p>
    <w:p w:rsidR="006A2DB4" w:rsidRPr="00E77497" w:rsidRDefault="006A2DB4" w:rsidP="006A2DB4">
      <w:pPr>
        <w:pStyle w:val="Alg4"/>
        <w:numPr>
          <w:ilvl w:val="0"/>
          <w:numId w:val="417"/>
        </w:numPr>
        <w:spacing w:after="220"/>
        <w:contextualSpacing/>
        <w:rPr>
          <w:ins w:id="10217" w:author="Rev 5 Allen Wirfs-Brock" w:date="2012-01-04T16:06:00Z"/>
        </w:rPr>
      </w:pPr>
      <w:ins w:id="10218" w:author="Rev 5 Allen Wirfs-Brock" w:date="2012-01-04T16:08:00Z">
        <w:r>
          <w:t>Return the</w:t>
        </w:r>
      </w:ins>
      <w:ins w:id="10219"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10220" w:author="Rev 5 Allen Wirfs-Brock" w:date="2012-01-04T16:09:00Z">
        <w:r w:rsidRPr="006A2DB4">
          <w:rPr>
            <w:i/>
          </w:rPr>
          <w:t>nextIndex</w:t>
        </w:r>
        <w:r>
          <w:t>+</w:t>
        </w:r>
      </w:ins>
      <w:ins w:id="10221" w:author="Rev 5 Allen Wirfs-Brock" w:date="2012-01-04T16:07:00Z">
        <w:r w:rsidRPr="006A2DB4">
          <w:rPr>
            <w:i/>
          </w:rPr>
          <w:t>padding</w:t>
        </w:r>
      </w:ins>
      <w:ins w:id="10222" w:author="Rev 5 Allen Wirfs-Brock" w:date="2012-01-04T16:06:00Z">
        <w:r w:rsidRPr="00E77497">
          <w:t>.</w:t>
        </w:r>
      </w:ins>
    </w:p>
    <w:p w:rsidR="00E70C3C" w:rsidRPr="00E77497" w:rsidRDefault="00E70C3C" w:rsidP="00E70C3C">
      <w:pPr>
        <w:rPr>
          <w:ins w:id="10223" w:author="Rev 5 Allen Wirfs-Brock" w:date="2012-01-04T15:59:00Z"/>
        </w:rPr>
      </w:pPr>
      <w:ins w:id="1022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rsidR="00E70C3C" w:rsidRPr="00E77497" w:rsidRDefault="00E70C3C" w:rsidP="00E70C3C">
      <w:pPr>
        <w:pStyle w:val="Alg4"/>
        <w:numPr>
          <w:ilvl w:val="0"/>
          <w:numId w:val="45"/>
        </w:numPr>
        <w:spacing w:after="220"/>
        <w:contextualSpacing/>
        <w:rPr>
          <w:ins w:id="10225" w:author="Rev 5 Allen Wirfs-Brock" w:date="2012-01-04T15:59:00Z"/>
        </w:rPr>
      </w:pPr>
      <w:ins w:id="10226" w:author="Rev 5 Allen Wirfs-Brock" w:date="2012-01-04T15:59:00Z">
        <w:r w:rsidRPr="00E77497">
          <w:t xml:space="preserve">Let </w:t>
        </w:r>
      </w:ins>
      <w:ins w:id="10227" w:author="Rev 5 Allen Wirfs-Brock" w:date="2012-01-04T16:11:00Z">
        <w:r w:rsidR="006A2DB4">
          <w:rPr>
            <w:i/>
          </w:rPr>
          <w:t>post</w:t>
        </w:r>
      </w:ins>
      <w:ins w:id="10228" w:author="Rev 5 Allen Wirfs-Brock" w:date="2012-01-04T16:13:00Z">
        <w:r w:rsidR="006A2DB4">
          <w:rPr>
            <w:i/>
          </w:rPr>
          <w:t>Index</w:t>
        </w:r>
      </w:ins>
      <w:ins w:id="10229" w:author="Rev 5 Allen Wirfs-Brock" w:date="2012-01-04T16:11:00Z">
        <w:r w:rsidR="006A2DB4">
          <w:rPr>
            <w:i/>
          </w:rPr>
          <w:t xml:space="preserve"> </w:t>
        </w:r>
      </w:ins>
      <w:ins w:id="10230" w:author="Rev 5 Allen Wirfs-Brock" w:date="2012-01-04T15:59:00Z">
        <w:r w:rsidRPr="00E77497">
          <w:rPr>
            <w:i/>
          </w:rPr>
          <w:t xml:space="preserve"> </w:t>
        </w:r>
        <w:r w:rsidRPr="00E77497">
          <w:t xml:space="preserve">be the result of </w:t>
        </w:r>
      </w:ins>
      <w:ins w:id="10231"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10232" w:author="Rev 5 Allen Wirfs-Brock" w:date="2012-01-04T15:59:00Z">
        <w:r w:rsidRPr="00E77497">
          <w:t>.</w:t>
        </w:r>
      </w:ins>
    </w:p>
    <w:p w:rsidR="005E1B82" w:rsidRDefault="006552DF" w:rsidP="005E1B82">
      <w:pPr>
        <w:pStyle w:val="Alg4"/>
        <w:numPr>
          <w:ilvl w:val="0"/>
          <w:numId w:val="45"/>
        </w:numPr>
        <w:spacing w:after="220"/>
        <w:contextualSpacing/>
        <w:rPr>
          <w:ins w:id="10233" w:author="Rev 6 Allen Wirfs-Brock" w:date="2012-02-16T13:16:00Z"/>
        </w:rPr>
      </w:pPr>
      <w:ins w:id="10234" w:author="Rev 10 Allen Wirfs-Brock" w:date="2012-08-14T14:38:00Z">
        <w:r>
          <w:t>ReturnIfAbrupt(</w:t>
        </w:r>
        <w:r>
          <w:rPr>
            <w:i/>
          </w:rPr>
          <w:t>postIndex</w:t>
        </w:r>
        <w:r>
          <w:t>)</w:t>
        </w:r>
      </w:ins>
      <w:ins w:id="10235" w:author="Rev 6 Allen Wirfs-Brock" w:date="2012-02-16T13:16:00Z">
        <w:del w:id="10236" w:author="Rev 10 Allen Wirfs-Brock" w:date="2012-08-14T14:38:00Z">
          <w:r w:rsidR="005E1B82" w:rsidDel="006552DF">
            <w:delText xml:space="preserve">If </w:delText>
          </w:r>
        </w:del>
      </w:ins>
      <w:ins w:id="10237" w:author="Rev 6 Allen Wirfs-Brock" w:date="2012-02-16T13:17:00Z">
        <w:del w:id="10238" w:author="Rev 10 Allen Wirfs-Brock" w:date="2012-08-14T14:38:00Z">
          <w:r w:rsidR="005E1B82" w:rsidDel="006552DF">
            <w:rPr>
              <w:i/>
            </w:rPr>
            <w:delText xml:space="preserve">postIndex </w:delText>
          </w:r>
          <w:r w:rsidR="005E1B82" w:rsidRPr="00E77497" w:rsidDel="006552DF">
            <w:rPr>
              <w:i/>
            </w:rPr>
            <w:delText xml:space="preserve"> </w:delText>
          </w:r>
        </w:del>
      </w:ins>
      <w:ins w:id="10239" w:author="Rev 6 Allen Wirfs-Brock" w:date="2012-02-16T13:16:00Z">
        <w:del w:id="10240" w:author="Rev 10 Allen Wirfs-Brock" w:date="2012-08-14T14:38:00Z">
          <w:r w:rsidR="005E1B82" w:rsidDel="006552DF">
            <w:delText xml:space="preserve">is an abrupt completion, return </w:delText>
          </w:r>
        </w:del>
      </w:ins>
      <w:ins w:id="10241" w:author="Rev 6 Allen Wirfs-Brock" w:date="2012-02-16T13:18:00Z">
        <w:del w:id="10242" w:author="Rev 10 Allen Wirfs-Brock" w:date="2012-08-14T14:38:00Z">
          <w:r w:rsidR="00CE3355" w:rsidDel="006552DF">
            <w:rPr>
              <w:i/>
            </w:rPr>
            <w:delText>postInde</w:delText>
          </w:r>
        </w:del>
      </w:ins>
      <w:ins w:id="10243" w:author="Rev 6 Allen Wirfs-Brock" w:date="2012-02-16T13:20:00Z">
        <w:del w:id="10244" w:author="Rev 10 Allen Wirfs-Brock" w:date="2012-08-14T14:38:00Z">
          <w:r w:rsidR="00CE3355" w:rsidDel="006552DF">
            <w:rPr>
              <w:i/>
            </w:rPr>
            <w:delText>x</w:delText>
          </w:r>
        </w:del>
      </w:ins>
      <w:ins w:id="10245" w:author="Rev 6 Allen Wirfs-Brock" w:date="2012-02-16T13:16:00Z">
        <w:r w:rsidR="005E1B82">
          <w:t>.</w:t>
        </w:r>
      </w:ins>
    </w:p>
    <w:p w:rsidR="00E70C3C" w:rsidRPr="00E77497" w:rsidRDefault="006A2DB4" w:rsidP="00E70C3C">
      <w:pPr>
        <w:pStyle w:val="Alg4"/>
        <w:numPr>
          <w:ilvl w:val="0"/>
          <w:numId w:val="45"/>
        </w:numPr>
        <w:spacing w:after="220"/>
        <w:contextualSpacing/>
        <w:rPr>
          <w:ins w:id="10246" w:author="Rev 5 Allen Wirfs-Brock" w:date="2012-01-04T15:59:00Z"/>
        </w:rPr>
      </w:pPr>
      <w:ins w:id="10247" w:author="Rev 5 Allen Wirfs-Brock" w:date="2012-01-04T16:13:00Z">
        <w:r w:rsidRPr="00E77497">
          <w:t xml:space="preserve">Let </w:t>
        </w:r>
        <w:r>
          <w:rPr>
            <w:i/>
          </w:rPr>
          <w:t>padding</w:t>
        </w:r>
        <w:r w:rsidRPr="00E77497">
          <w:rPr>
            <w:i/>
          </w:rPr>
          <w:t xml:space="preserve"> </w:t>
        </w:r>
        <w:r w:rsidRPr="00E77497">
          <w:t xml:space="preserve">be the </w:t>
        </w:r>
        <w:r>
          <w:t>Elis</w:t>
        </w:r>
      </w:ins>
      <w:ins w:id="10248" w:author="Rev 5 Allen Wirfs-Brock" w:date="2012-01-04T16:14:00Z">
        <w:r w:rsidR="00B32143">
          <w:t>i</w:t>
        </w:r>
      </w:ins>
      <w:ins w:id="10249" w:author="Rev 5 Allen Wirfs-Brock" w:date="2012-01-04T16:13:00Z">
        <w:r>
          <w:t>on Width of</w:t>
        </w:r>
        <w:r w:rsidRPr="00E77497">
          <w:t xml:space="preserve"> </w:t>
        </w:r>
        <w:r w:rsidRPr="00E77497">
          <w:rPr>
            <w:i/>
          </w:rPr>
          <w:t>Elision</w:t>
        </w:r>
      </w:ins>
      <w:ins w:id="10250" w:author="Rev 10 Allen Wirfs-Brock" w:date="2012-09-04T10:52: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10251" w:author="Rev 5 Allen Wirfs-Brock" w:date="2012-01-04T16:13:00Z">
        <w:del w:id="10252" w:author="Rev 10 Allen Wirfs-Brock" w:date="2012-09-04T10:52:00Z">
          <w:r w:rsidRPr="00E77497" w:rsidDel="00597D1C">
            <w:rPr>
              <w:rStyle w:val="bnf"/>
              <w:rFonts w:cs="Arial"/>
              <w:i w:val="0"/>
              <w:vertAlign w:val="subscript"/>
            </w:rPr>
            <w:delText>opt</w:delText>
          </w:r>
        </w:del>
        <w:r w:rsidRPr="00E77497">
          <w:t>.</w:t>
        </w:r>
      </w:ins>
    </w:p>
    <w:p w:rsidR="00E70C3C" w:rsidRPr="00E77497" w:rsidRDefault="00E70C3C" w:rsidP="00E70C3C">
      <w:pPr>
        <w:pStyle w:val="Alg4"/>
        <w:numPr>
          <w:ilvl w:val="0"/>
          <w:numId w:val="45"/>
        </w:numPr>
        <w:spacing w:after="220"/>
        <w:contextualSpacing/>
        <w:rPr>
          <w:ins w:id="10253" w:author="Rev 5 Allen Wirfs-Brock" w:date="2012-01-04T15:59:00Z"/>
        </w:rPr>
      </w:pPr>
      <w:ins w:id="10254"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rsidR="00E70C3C" w:rsidRPr="00E77497" w:rsidRDefault="00E70C3C" w:rsidP="00E70C3C">
      <w:pPr>
        <w:pStyle w:val="Alg4"/>
        <w:numPr>
          <w:ilvl w:val="0"/>
          <w:numId w:val="45"/>
        </w:numPr>
        <w:spacing w:after="220"/>
        <w:contextualSpacing/>
        <w:rPr>
          <w:ins w:id="10255" w:author="Rev 5 Allen Wirfs-Brock" w:date="2012-01-04T15:59:00Z"/>
        </w:rPr>
      </w:pPr>
      <w:ins w:id="10256"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rsidR="005E1B82" w:rsidRDefault="006552DF" w:rsidP="005E1B82">
      <w:pPr>
        <w:pStyle w:val="Alg4"/>
        <w:numPr>
          <w:ilvl w:val="0"/>
          <w:numId w:val="45"/>
        </w:numPr>
        <w:spacing w:after="220"/>
        <w:contextualSpacing/>
        <w:rPr>
          <w:ins w:id="10257" w:author="Rev 6 Allen Wirfs-Brock" w:date="2012-02-16T13:18:00Z"/>
        </w:rPr>
      </w:pPr>
      <w:ins w:id="10258" w:author="Rev 10 Allen Wirfs-Brock" w:date="2012-08-14T14:39:00Z">
        <w:r>
          <w:t>ReturnIfAbrupt(</w:t>
        </w:r>
        <w:r w:rsidRPr="00E77497">
          <w:rPr>
            <w:i/>
          </w:rPr>
          <w:t>initValue</w:t>
        </w:r>
        <w:r>
          <w:t>)</w:t>
        </w:r>
      </w:ins>
      <w:ins w:id="10259" w:author="Rev 6 Allen Wirfs-Brock" w:date="2012-02-16T13:18:00Z">
        <w:del w:id="10260" w:author="Rev 10 Allen Wirfs-Brock" w:date="2012-08-14T14:39:00Z">
          <w:r w:rsidR="005E1B82" w:rsidDel="006552DF">
            <w:delText xml:space="preserve">If </w:delText>
          </w:r>
          <w:r w:rsidR="005E1B82" w:rsidRPr="00E77497" w:rsidDel="006552DF">
            <w:rPr>
              <w:i/>
            </w:rPr>
            <w:delText xml:space="preserve">initValue </w:delText>
          </w:r>
          <w:r w:rsidR="005E1B82" w:rsidDel="006552DF">
            <w:delText xml:space="preserve">is an abrupt completion, return </w:delText>
          </w:r>
          <w:r w:rsidR="005E1B82" w:rsidRPr="00E77497" w:rsidDel="006552DF">
            <w:rPr>
              <w:i/>
            </w:rPr>
            <w:delText>initValue</w:delText>
          </w:r>
        </w:del>
        <w:r w:rsidR="005E1B82">
          <w:t>.</w:t>
        </w:r>
      </w:ins>
    </w:p>
    <w:p w:rsidR="00E70C3C" w:rsidRPr="00E77497" w:rsidRDefault="00E70C3C" w:rsidP="00E70C3C">
      <w:pPr>
        <w:pStyle w:val="Alg4"/>
        <w:numPr>
          <w:ilvl w:val="0"/>
          <w:numId w:val="45"/>
        </w:numPr>
        <w:spacing w:after="220"/>
        <w:contextualSpacing/>
        <w:rPr>
          <w:ins w:id="10261" w:author="Rev 5 Allen Wirfs-Brock" w:date="2012-01-04T15:59:00Z"/>
        </w:rPr>
      </w:pPr>
      <w:ins w:id="10262"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10263" w:author="Rev 5 Allen Wirfs-Brock" w:date="2012-01-04T16:16:00Z">
        <w:r w:rsidR="00B32143">
          <w:rPr>
            <w:i/>
          </w:rPr>
          <w:t>postIndex</w:t>
        </w:r>
      </w:ins>
      <w:ins w:id="10264" w:author="Rev 5 Allen Wirfs-Brock" w:date="2012-01-04T15:59:00Z">
        <w:r w:rsidRPr="00E77497">
          <w:t>+</w:t>
        </w:r>
      </w:ins>
      <w:ins w:id="10265" w:author="Rev 5 Allen Wirfs-Brock" w:date="2012-01-04T16:16:00Z">
        <w:r w:rsidR="00B32143">
          <w:rPr>
            <w:i/>
          </w:rPr>
          <w:t>padding</w:t>
        </w:r>
      </w:ins>
      <w:ins w:id="10266"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rsidR="00E70C3C" w:rsidRPr="00E77497" w:rsidRDefault="00E70C3C" w:rsidP="00E70C3C">
      <w:pPr>
        <w:pStyle w:val="Alg4"/>
        <w:numPr>
          <w:ilvl w:val="0"/>
          <w:numId w:val="45"/>
        </w:numPr>
        <w:spacing w:after="220"/>
        <w:contextualSpacing/>
        <w:rPr>
          <w:ins w:id="10267" w:author="Rev 5 Allen Wirfs-Brock" w:date="2012-01-04T15:59:00Z"/>
        </w:rPr>
      </w:pPr>
      <w:ins w:id="10268" w:author="Rev 5 Allen Wirfs-Brock" w:date="2012-01-04T15:59:00Z">
        <w:r w:rsidRPr="00E77497">
          <w:t xml:space="preserve">Return </w:t>
        </w:r>
      </w:ins>
      <w:ins w:id="10269" w:author="Rev 5 Allen Wirfs-Brock" w:date="2012-01-04T16:16:00Z">
        <w:r w:rsidR="00B32143">
          <w:rPr>
            <w:i/>
          </w:rPr>
          <w:t>postIndex</w:t>
        </w:r>
        <w:r w:rsidR="00B32143" w:rsidRPr="00E77497">
          <w:t>+</w:t>
        </w:r>
        <w:r w:rsidR="00B32143">
          <w:rPr>
            <w:i/>
          </w:rPr>
          <w:t>padding+</w:t>
        </w:r>
        <w:r w:rsidR="00B32143" w:rsidRPr="00E70C3C">
          <w:t>1</w:t>
        </w:r>
      </w:ins>
      <w:ins w:id="10270" w:author="Rev 5 Allen Wirfs-Brock" w:date="2012-01-04T15:59:00Z">
        <w:r w:rsidRPr="00E77497">
          <w:t>.</w:t>
        </w:r>
      </w:ins>
    </w:p>
    <w:p w:rsidR="00E70C3C" w:rsidRPr="00E77497" w:rsidRDefault="00E70C3C" w:rsidP="00E70C3C">
      <w:pPr>
        <w:rPr>
          <w:ins w:id="10271" w:author="Rev 5 Allen Wirfs-Brock" w:date="2012-01-04T15:59:00Z"/>
        </w:rPr>
      </w:pPr>
      <w:ins w:id="10272"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rsidR="00EF30EA" w:rsidRPr="00E77497" w:rsidRDefault="00EF30EA" w:rsidP="00EF30EA">
      <w:pPr>
        <w:pStyle w:val="Alg4"/>
        <w:numPr>
          <w:ilvl w:val="0"/>
          <w:numId w:val="418"/>
        </w:numPr>
        <w:spacing w:after="220"/>
        <w:contextualSpacing/>
        <w:rPr>
          <w:ins w:id="10273" w:author="Rev 5 Allen Wirfs-Brock" w:date="2012-01-04T16:24:00Z"/>
        </w:rPr>
      </w:pPr>
      <w:ins w:id="10274"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rsidR="00CE3355" w:rsidRDefault="006552DF" w:rsidP="00CE3355">
      <w:pPr>
        <w:pStyle w:val="Alg4"/>
        <w:numPr>
          <w:ilvl w:val="0"/>
          <w:numId w:val="418"/>
        </w:numPr>
        <w:spacing w:after="220"/>
        <w:contextualSpacing/>
        <w:rPr>
          <w:ins w:id="10275" w:author="Rev 6 Allen Wirfs-Brock" w:date="2012-02-16T13:18:00Z"/>
        </w:rPr>
      </w:pPr>
      <w:ins w:id="10276" w:author="Rev 10 Allen Wirfs-Brock" w:date="2012-08-14T14:39:00Z">
        <w:r>
          <w:t>ReturnIfAbrupt(</w:t>
        </w:r>
        <w:r>
          <w:rPr>
            <w:i/>
          </w:rPr>
          <w:t>postIndex</w:t>
        </w:r>
        <w:r>
          <w:t>)</w:t>
        </w:r>
      </w:ins>
      <w:ins w:id="10277" w:author="Rev 6 Allen Wirfs-Brock" w:date="2012-02-16T13:18:00Z">
        <w:del w:id="10278" w:author="Rev 10 Allen Wirfs-Brock" w:date="2012-08-14T14:39:00Z">
          <w:r w:rsidR="00CE3355" w:rsidDel="006552DF">
            <w:delText xml:space="preserve">If </w:delText>
          </w:r>
          <w:r w:rsidR="00CE3355" w:rsidDel="006552DF">
            <w:rPr>
              <w:i/>
            </w:rPr>
            <w:delText xml:space="preserve">postIndex </w:delText>
          </w:r>
          <w:r w:rsidR="00CE3355" w:rsidRPr="00E77497" w:rsidDel="006552DF">
            <w:rPr>
              <w:i/>
            </w:rPr>
            <w:delText xml:space="preserve"> </w:delText>
          </w:r>
          <w:r w:rsidR="00CE3355" w:rsidDel="006552DF">
            <w:delText xml:space="preserve">is an abrupt completion, return </w:delText>
          </w:r>
          <w:r w:rsidR="00CE3355" w:rsidDel="006552DF">
            <w:rPr>
              <w:i/>
            </w:rPr>
            <w:delText xml:space="preserve">postIndex </w:delText>
          </w:r>
          <w:r w:rsidR="00CE3355" w:rsidRPr="00E77497" w:rsidDel="006552DF">
            <w:rPr>
              <w:i/>
            </w:rPr>
            <w:delText xml:space="preserve"> </w:delText>
          </w:r>
        </w:del>
        <w:r w:rsidR="00CE3355">
          <w:t>.</w:t>
        </w:r>
      </w:ins>
    </w:p>
    <w:p w:rsidR="00E70C3C" w:rsidRPr="00E77497" w:rsidRDefault="00597D1C" w:rsidP="00E70C3C">
      <w:pPr>
        <w:pStyle w:val="Alg4"/>
        <w:numPr>
          <w:ilvl w:val="0"/>
          <w:numId w:val="418"/>
        </w:numPr>
        <w:spacing w:after="220"/>
        <w:contextualSpacing/>
        <w:rPr>
          <w:ins w:id="10279" w:author="Rev 5 Allen Wirfs-Brock" w:date="2012-01-04T15:59:00Z"/>
        </w:rPr>
      </w:pPr>
      <w:ins w:id="10280" w:author="Rev 10 Allen Wirfs-Brock" w:date="2012-09-04T10:57:00Z">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0281" w:author="Rev 5 Allen Wirfs-Brock" w:date="2012-01-04T15:59:00Z">
        <w:del w:id="10282" w:author="Rev 10 Allen Wirfs-Brock" w:date="2012-09-04T10:57:00Z">
          <w:r w:rsidR="00E70C3C" w:rsidRPr="00E77497" w:rsidDel="00597D1C">
            <w:delText xml:space="preserve">Let </w:delText>
          </w:r>
        </w:del>
        <w:del w:id="10283" w:author="Rev 10 Allen Wirfs-Brock" w:date="2012-08-14T15:32:00Z">
          <w:r w:rsidR="00E70C3C" w:rsidRPr="00E77497" w:rsidDel="00EA1B5F">
            <w:rPr>
              <w:i/>
            </w:rPr>
            <w:delText xml:space="preserve">pad </w:delText>
          </w:r>
        </w:del>
        <w:del w:id="10284" w:author="Rev 10 Allen Wirfs-Brock" w:date="2012-09-04T10:57:00Z">
          <w:r w:rsidR="00E70C3C" w:rsidRPr="00E77497" w:rsidDel="00597D1C">
            <w:delText xml:space="preserve">be the result of evaluating </w:delText>
          </w:r>
          <w:r w:rsidR="00E70C3C" w:rsidRPr="00E77497" w:rsidDel="00597D1C">
            <w:rPr>
              <w:i/>
            </w:rPr>
            <w:delText>Elision</w:delText>
          </w:r>
          <w:r w:rsidR="00E70C3C" w:rsidRPr="00E77497" w:rsidDel="00597D1C">
            <w:rPr>
              <w:rStyle w:val="bnf"/>
              <w:rFonts w:cs="Arial"/>
              <w:i w:val="0"/>
              <w:vertAlign w:val="subscript"/>
            </w:rPr>
            <w:delText>opt</w:delText>
          </w:r>
          <w:r w:rsidR="00E70C3C" w:rsidRPr="00E77497" w:rsidDel="00597D1C">
            <w:delText>; if not present, use the numeric value zero.</w:delText>
          </w:r>
        </w:del>
      </w:ins>
    </w:p>
    <w:p w:rsidR="00EF30EA" w:rsidRPr="00E77497" w:rsidRDefault="00EF30EA" w:rsidP="00EF30EA">
      <w:pPr>
        <w:pStyle w:val="Alg4"/>
        <w:numPr>
          <w:ilvl w:val="0"/>
          <w:numId w:val="418"/>
        </w:numPr>
        <w:spacing w:after="220"/>
        <w:contextualSpacing/>
        <w:rPr>
          <w:ins w:id="10285" w:author="Rev 5 Allen Wirfs-Brock" w:date="2012-01-04T16:25:00Z"/>
        </w:rPr>
      </w:pPr>
      <w:ins w:id="10286"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rsidR="006A2DB4" w:rsidRPr="00E77497" w:rsidRDefault="006A2DB4" w:rsidP="006A2DB4">
      <w:pPr>
        <w:rPr>
          <w:ins w:id="10287" w:author="Rev 5 Allen Wirfs-Brock" w:date="2012-01-04T16:05:00Z"/>
        </w:rPr>
      </w:pPr>
      <w:ins w:id="10288" w:author="Rev 5 Allen Wirfs-Brock" w:date="2012-01-04T16:05:00Z">
        <w:r w:rsidRPr="007211F8">
          <w:rPr>
            <w:rStyle w:val="bnf"/>
          </w:rPr>
          <w:t>SpreadElement</w:t>
        </w:r>
      </w:ins>
      <w:ins w:id="10289" w:author="Rev 5 Allen Wirfs-Brock" w:date="2012-01-04T16:27:00Z">
        <w:r w:rsidR="00EF30EA">
          <w:rPr>
            <w:rStyle w:val="bnf"/>
          </w:rPr>
          <w:t xml:space="preserve"> </w:t>
        </w:r>
      </w:ins>
      <w:ins w:id="10290" w:author="Rev 5 Allen Wirfs-Brock" w:date="2012-01-04T16:05:00Z">
        <w:r w:rsidRPr="00E77497">
          <w:rPr>
            <w:b/>
          </w:rPr>
          <w:t>:</w:t>
        </w:r>
        <w:r w:rsidRPr="00E77497">
          <w:t xml:space="preserve">  </w:t>
        </w:r>
      </w:ins>
      <w:ins w:id="10291"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rsidR="006A2DB4" w:rsidRPr="00E77497" w:rsidRDefault="006A2DB4" w:rsidP="006A2DB4">
      <w:pPr>
        <w:pStyle w:val="Alg4"/>
        <w:numPr>
          <w:ilvl w:val="0"/>
          <w:numId w:val="628"/>
        </w:numPr>
        <w:spacing w:after="220"/>
        <w:contextualSpacing/>
        <w:rPr>
          <w:ins w:id="10292" w:author="Rev 5 Allen Wirfs-Brock" w:date="2012-01-04T16:05:00Z"/>
        </w:rPr>
      </w:pPr>
      <w:ins w:id="10293"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rsidR="006A2DB4" w:rsidRPr="00E77497" w:rsidRDefault="006A2DB4" w:rsidP="006A2DB4">
      <w:pPr>
        <w:pStyle w:val="Alg4"/>
        <w:numPr>
          <w:ilvl w:val="0"/>
          <w:numId w:val="628"/>
        </w:numPr>
        <w:spacing w:after="220"/>
        <w:contextualSpacing/>
        <w:rPr>
          <w:ins w:id="10294" w:author="Rev 5 Allen Wirfs-Brock" w:date="2012-01-04T16:05:00Z"/>
        </w:rPr>
      </w:pPr>
      <w:ins w:id="10295"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rsidR="006A2DB4" w:rsidRPr="00B820AB" w:rsidRDefault="006A2DB4" w:rsidP="006A2DB4">
      <w:pPr>
        <w:pStyle w:val="Alg4"/>
        <w:numPr>
          <w:ilvl w:val="0"/>
          <w:numId w:val="628"/>
        </w:numPr>
        <w:contextualSpacing/>
        <w:rPr>
          <w:ins w:id="10296" w:author="Rev 5 Allen Wirfs-Brock" w:date="2012-01-04T16:05:00Z"/>
        </w:rPr>
      </w:pPr>
      <w:commentRangeStart w:id="10297"/>
      <w:ins w:id="10298"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10297"/>
        <w:r w:rsidRPr="00E77497">
          <w:rPr>
            <w:rStyle w:val="CommentReference"/>
            <w:rFonts w:ascii="Arial" w:eastAsia="MS Mincho" w:hAnsi="Arial"/>
            <w:spacing w:val="0"/>
            <w:lang w:val="en-GB" w:eastAsia="ja-JP"/>
          </w:rPr>
          <w:commentReference w:id="10297"/>
        </w:r>
      </w:ins>
    </w:p>
    <w:p w:rsidR="00CE3355" w:rsidRDefault="006552DF" w:rsidP="00415961">
      <w:pPr>
        <w:pStyle w:val="Alg4"/>
        <w:numPr>
          <w:ilvl w:val="0"/>
          <w:numId w:val="628"/>
        </w:numPr>
        <w:contextualSpacing/>
        <w:rPr>
          <w:ins w:id="10299" w:author="Rev 6 Allen Wirfs-Brock" w:date="2012-02-16T13:22:00Z"/>
        </w:rPr>
      </w:pPr>
      <w:ins w:id="10300" w:author="Rev 10 Allen Wirfs-Brock" w:date="2012-08-14T14:40:00Z">
        <w:r>
          <w:t>ReturnIfAbrupt(</w:t>
        </w:r>
        <w:r w:rsidRPr="00E77497">
          <w:rPr>
            <w:i/>
          </w:rPr>
          <w:t>spreadObj</w:t>
        </w:r>
        <w:r>
          <w:t>)</w:t>
        </w:r>
      </w:ins>
      <w:ins w:id="10301" w:author="Rev 6 Allen Wirfs-Brock" w:date="2012-02-16T13:22:00Z">
        <w:del w:id="10302" w:author="Rev 10 Allen Wirfs-Brock" w:date="2012-08-14T14:41:00Z">
          <w:r w:rsidR="00CE3355" w:rsidDel="006552DF">
            <w:delText xml:space="preserve">If </w:delText>
          </w:r>
        </w:del>
      </w:ins>
      <w:ins w:id="10303" w:author="Rev 6 Allen Wirfs-Brock" w:date="2012-02-16T13:23:00Z">
        <w:del w:id="10304" w:author="Rev 10 Allen Wirfs-Brock" w:date="2012-08-14T14:41:00Z">
          <w:r w:rsidR="00CE3355" w:rsidRPr="00E77497" w:rsidDel="006552DF">
            <w:rPr>
              <w:i/>
            </w:rPr>
            <w:delText>spreadObj</w:delText>
          </w:r>
          <w:r w:rsidR="00CE3355" w:rsidRPr="00E77497" w:rsidDel="006552DF">
            <w:delText xml:space="preserve"> </w:delText>
          </w:r>
        </w:del>
      </w:ins>
      <w:ins w:id="10305" w:author="Rev 6 Allen Wirfs-Brock" w:date="2012-02-16T13:22:00Z">
        <w:del w:id="10306" w:author="Rev 10 Allen Wirfs-Brock" w:date="2012-08-14T14:41:00Z">
          <w:r w:rsidR="00CE3355" w:rsidDel="006552DF">
            <w:delText xml:space="preserve">is an abrupt completion, return </w:delText>
          </w:r>
        </w:del>
      </w:ins>
      <w:ins w:id="10307" w:author="Rev 6 Allen Wirfs-Brock" w:date="2012-02-16T13:23:00Z">
        <w:del w:id="10308" w:author="Rev 10 Allen Wirfs-Brock" w:date="2012-08-14T14:41:00Z">
          <w:r w:rsidR="00CE3355" w:rsidRPr="00E77497" w:rsidDel="006552DF">
            <w:rPr>
              <w:i/>
            </w:rPr>
            <w:delText>spreadObj</w:delText>
          </w:r>
        </w:del>
      </w:ins>
      <w:ins w:id="10309" w:author="Rev 6 Allen Wirfs-Brock" w:date="2012-02-16T13:22:00Z">
        <w:r w:rsidR="00CE3355">
          <w:t>.</w:t>
        </w:r>
      </w:ins>
    </w:p>
    <w:p w:rsidR="006A2DB4" w:rsidRPr="00E77497" w:rsidRDefault="006A2DB4" w:rsidP="006A2DB4">
      <w:pPr>
        <w:pStyle w:val="Alg3"/>
        <w:numPr>
          <w:ilvl w:val="0"/>
          <w:numId w:val="628"/>
        </w:numPr>
        <w:rPr>
          <w:ins w:id="10310" w:author="Rev 5 Allen Wirfs-Brock" w:date="2012-01-04T16:05:00Z"/>
        </w:rPr>
      </w:pPr>
      <w:ins w:id="10311"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rsidR="006A2DB4" w:rsidRPr="00E77497" w:rsidRDefault="006A2DB4" w:rsidP="006A2DB4">
      <w:pPr>
        <w:pStyle w:val="Alg3"/>
        <w:numPr>
          <w:ilvl w:val="0"/>
          <w:numId w:val="628"/>
        </w:numPr>
        <w:rPr>
          <w:ins w:id="10312" w:author="Rev 5 Allen Wirfs-Brock" w:date="2012-01-04T16:05:00Z"/>
        </w:rPr>
      </w:pPr>
      <w:ins w:id="10313"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rsidR="0080491B" w:rsidRDefault="0080491B" w:rsidP="006A2DB4">
      <w:pPr>
        <w:pStyle w:val="Alg3"/>
        <w:numPr>
          <w:ilvl w:val="0"/>
          <w:numId w:val="628"/>
        </w:numPr>
        <w:rPr>
          <w:ins w:id="10314" w:author="Rev 7 Allen Wirfs-Brock" w:date="2012-04-09T16:54:00Z"/>
        </w:rPr>
      </w:pPr>
      <w:ins w:id="10315" w:author="Rev 7 Allen Wirfs-Brock" w:date="2012-04-09T16:54:00Z">
        <w:r>
          <w:t>ReturnIfAbrupt(</w:t>
        </w:r>
        <w:r w:rsidRPr="0080491B">
          <w:rPr>
            <w:i/>
          </w:rPr>
          <w:t>spreadLen</w:t>
        </w:r>
        <w:r>
          <w:t>).</w:t>
        </w:r>
      </w:ins>
    </w:p>
    <w:p w:rsidR="006A2DB4" w:rsidRPr="00E77497" w:rsidRDefault="006A2DB4" w:rsidP="006A2DB4">
      <w:pPr>
        <w:pStyle w:val="Alg3"/>
        <w:numPr>
          <w:ilvl w:val="0"/>
          <w:numId w:val="628"/>
        </w:numPr>
        <w:rPr>
          <w:ins w:id="10316" w:author="Rev 5 Allen Wirfs-Brock" w:date="2012-01-04T16:05:00Z"/>
        </w:rPr>
      </w:pPr>
      <w:ins w:id="10317" w:author="Rev 5 Allen Wirfs-Brock" w:date="2012-01-04T16:05:00Z">
        <w:r w:rsidRPr="00E77497">
          <w:t xml:space="preserve">Let </w:t>
        </w:r>
        <w:r w:rsidRPr="00E77497">
          <w:rPr>
            <w:i/>
          </w:rPr>
          <w:t>n</w:t>
        </w:r>
        <w:r w:rsidRPr="00E77497">
          <w:t>=0;</w:t>
        </w:r>
      </w:ins>
    </w:p>
    <w:p w:rsidR="006A2DB4" w:rsidRPr="00E77497" w:rsidRDefault="006A2DB4" w:rsidP="006A2DB4">
      <w:pPr>
        <w:pStyle w:val="Alg3"/>
        <w:numPr>
          <w:ilvl w:val="0"/>
          <w:numId w:val="628"/>
        </w:numPr>
        <w:rPr>
          <w:ins w:id="10318" w:author="Rev 5 Allen Wirfs-Brock" w:date="2012-01-04T16:05:00Z"/>
        </w:rPr>
      </w:pPr>
      <w:ins w:id="10319" w:author="Rev 5 Allen Wirfs-Brock" w:date="2012-01-04T16:05:00Z">
        <w:r w:rsidRPr="00E77497">
          <w:t xml:space="preserve">Repeat, while </w:t>
        </w:r>
        <w:r w:rsidRPr="00E77497">
          <w:rPr>
            <w:i/>
          </w:rPr>
          <w:t>n</w:t>
        </w:r>
        <w:r w:rsidRPr="00E77497">
          <w:t xml:space="preserve"> &lt; </w:t>
        </w:r>
        <w:r w:rsidRPr="00E77497">
          <w:rPr>
            <w:i/>
          </w:rPr>
          <w:t>spreadLen</w:t>
        </w:r>
      </w:ins>
    </w:p>
    <w:p w:rsidR="006A2DB4" w:rsidRPr="00E77497" w:rsidRDefault="006A2DB4" w:rsidP="006A2DB4">
      <w:pPr>
        <w:pStyle w:val="Alg3"/>
        <w:numPr>
          <w:ilvl w:val="1"/>
          <w:numId w:val="628"/>
        </w:numPr>
        <w:tabs>
          <w:tab w:val="left" w:pos="720"/>
        </w:tabs>
        <w:ind w:left="720"/>
        <w:rPr>
          <w:ins w:id="10320" w:author="Rev 5 Allen Wirfs-Brock" w:date="2012-01-04T16:05:00Z"/>
        </w:rPr>
      </w:pPr>
      <w:ins w:id="10321"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rsidR="006A2DB4" w:rsidRPr="00E77497" w:rsidRDefault="006A2DB4" w:rsidP="006A2DB4">
      <w:pPr>
        <w:pStyle w:val="Alg3"/>
        <w:numPr>
          <w:ilvl w:val="1"/>
          <w:numId w:val="628"/>
        </w:numPr>
        <w:tabs>
          <w:tab w:val="left" w:pos="720"/>
        </w:tabs>
        <w:ind w:left="720"/>
        <w:rPr>
          <w:ins w:id="10322" w:author="Rev 5 Allen Wirfs-Brock" w:date="2012-01-04T16:05:00Z"/>
        </w:rPr>
      </w:pPr>
      <w:ins w:id="10323"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rsidR="006A2DB4" w:rsidRPr="00E77497" w:rsidRDefault="006A2DB4" w:rsidP="00EF30EA">
      <w:pPr>
        <w:pStyle w:val="Alg3"/>
        <w:numPr>
          <w:ilvl w:val="2"/>
          <w:numId w:val="628"/>
        </w:numPr>
        <w:tabs>
          <w:tab w:val="clear" w:pos="2160"/>
          <w:tab w:val="left" w:pos="720"/>
          <w:tab w:val="num" w:pos="1170"/>
        </w:tabs>
        <w:ind w:left="1170" w:hanging="270"/>
        <w:rPr>
          <w:ins w:id="10324" w:author="Rev 5 Allen Wirfs-Brock" w:date="2012-01-04T16:05:00Z"/>
        </w:rPr>
      </w:pPr>
      <w:ins w:id="10325"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rsidR="00201F6A" w:rsidRDefault="00201F6A" w:rsidP="00EF30EA">
      <w:pPr>
        <w:pStyle w:val="Alg3"/>
        <w:numPr>
          <w:ilvl w:val="2"/>
          <w:numId w:val="628"/>
        </w:numPr>
        <w:tabs>
          <w:tab w:val="clear" w:pos="2160"/>
          <w:tab w:val="left" w:pos="720"/>
        </w:tabs>
        <w:ind w:left="1170" w:hanging="270"/>
        <w:rPr>
          <w:ins w:id="10326" w:author="Rev 7 Allen Wirfs-Brock" w:date="2012-04-09T16:56:00Z"/>
        </w:rPr>
      </w:pPr>
      <w:ins w:id="10327" w:author="Rev 7 Allen Wirfs-Brock" w:date="2012-04-09T16:56:00Z">
        <w:r>
          <w:t>ReturnIfAbrupt(</w:t>
        </w:r>
        <w:r w:rsidRPr="00201F6A">
          <w:rPr>
            <w:i/>
          </w:rPr>
          <w:t>v</w:t>
        </w:r>
        <w:r>
          <w:t>).</w:t>
        </w:r>
      </w:ins>
    </w:p>
    <w:p w:rsidR="006A2DB4" w:rsidRPr="00E77497" w:rsidRDefault="006A2DB4" w:rsidP="00EF30EA">
      <w:pPr>
        <w:pStyle w:val="Alg3"/>
        <w:numPr>
          <w:ilvl w:val="2"/>
          <w:numId w:val="628"/>
        </w:numPr>
        <w:tabs>
          <w:tab w:val="clear" w:pos="2160"/>
          <w:tab w:val="left" w:pos="720"/>
        </w:tabs>
        <w:ind w:left="1170" w:hanging="270"/>
        <w:rPr>
          <w:ins w:id="10328" w:author="Rev 5 Allen Wirfs-Brock" w:date="2012-01-04T16:05:00Z"/>
        </w:rPr>
      </w:pPr>
      <w:ins w:id="10329" w:author="Rev 5 Allen Wirfs-Brock" w:date="2012-01-04T16:05:00Z">
        <w:r w:rsidRPr="00E77497">
          <w:lastRenderedPageBreak/>
          <w:t xml:space="preserve">Call the [[DefineOwnProperty]] internal method of </w:t>
        </w:r>
        <w:r w:rsidRPr="00E77497">
          <w:rPr>
            <w:i/>
          </w:rPr>
          <w:t>array</w:t>
        </w:r>
        <w:r w:rsidRPr="00E77497">
          <w:t xml:space="preserve"> with arguments </w:t>
        </w:r>
        <w:commentRangeStart w:id="10330"/>
        <w:r w:rsidRPr="00E77497">
          <w:t>ToString(ToUint32(</w:t>
        </w:r>
      </w:ins>
      <w:ins w:id="10331" w:author="Rev 5 Allen Wirfs-Brock" w:date="2012-01-04T16:31:00Z">
        <w:r w:rsidR="00EF30EA">
          <w:rPr>
            <w:i/>
          </w:rPr>
          <w:t>nextI</w:t>
        </w:r>
      </w:ins>
      <w:ins w:id="10332" w:author="Rev 5 Allen Wirfs-Brock" w:date="2012-01-04T16:05:00Z">
        <w:r w:rsidRPr="00E77497">
          <w:rPr>
            <w:i/>
          </w:rPr>
          <w:t>ndex)</w:t>
        </w:r>
        <w:r w:rsidRPr="00E77497">
          <w:t>)</w:t>
        </w:r>
        <w:commentRangeEnd w:id="10330"/>
        <w:r w:rsidRPr="00E77497">
          <w:rPr>
            <w:rStyle w:val="CommentReference"/>
            <w:rFonts w:ascii="Arial" w:eastAsia="MS Mincho" w:hAnsi="Arial"/>
            <w:spacing w:val="0"/>
            <w:lang w:val="en-GB" w:eastAsia="ja-JP"/>
          </w:rPr>
          <w:commentReference w:id="10330"/>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rsidR="006A2DB4" w:rsidRPr="00E77497" w:rsidRDefault="006A2DB4" w:rsidP="006A2DB4">
      <w:pPr>
        <w:pStyle w:val="Alg3"/>
        <w:numPr>
          <w:ilvl w:val="1"/>
          <w:numId w:val="628"/>
        </w:numPr>
        <w:tabs>
          <w:tab w:val="left" w:pos="720"/>
        </w:tabs>
        <w:ind w:left="720"/>
        <w:rPr>
          <w:ins w:id="10333" w:author="Rev 5 Allen Wirfs-Brock" w:date="2012-01-04T16:05:00Z"/>
        </w:rPr>
      </w:pPr>
      <w:ins w:id="10334" w:author="Rev 5 Allen Wirfs-Brock" w:date="2012-01-04T16:05:00Z">
        <w:r w:rsidRPr="00E77497">
          <w:t xml:space="preserve">Let </w:t>
        </w:r>
        <w:r w:rsidRPr="00E77497">
          <w:rPr>
            <w:i/>
          </w:rPr>
          <w:t>n</w:t>
        </w:r>
        <w:r w:rsidRPr="00E77497">
          <w:t xml:space="preserve"> = </w:t>
        </w:r>
        <w:r w:rsidRPr="00E77497">
          <w:rPr>
            <w:i/>
          </w:rPr>
          <w:t>n</w:t>
        </w:r>
        <w:r w:rsidRPr="00E77497">
          <w:t>+1.</w:t>
        </w:r>
      </w:ins>
    </w:p>
    <w:p w:rsidR="006A2DB4" w:rsidRPr="00E77497" w:rsidRDefault="006A2DB4" w:rsidP="006A2DB4">
      <w:pPr>
        <w:pStyle w:val="Alg3"/>
        <w:numPr>
          <w:ilvl w:val="1"/>
          <w:numId w:val="628"/>
        </w:numPr>
        <w:tabs>
          <w:tab w:val="left" w:pos="720"/>
        </w:tabs>
        <w:ind w:left="720"/>
        <w:rPr>
          <w:ins w:id="10335" w:author="Rev 5 Allen Wirfs-Brock" w:date="2012-01-04T16:05:00Z"/>
        </w:rPr>
      </w:pPr>
      <w:ins w:id="10336" w:author="Rev 5 Allen Wirfs-Brock" w:date="2012-01-04T16:05:00Z">
        <w:r w:rsidRPr="00E77497">
          <w:t xml:space="preserve">Let </w:t>
        </w:r>
      </w:ins>
      <w:ins w:id="10337" w:author="Rev 5 Allen Wirfs-Brock" w:date="2012-01-04T16:32:00Z">
        <w:r w:rsidR="00EF30EA">
          <w:rPr>
            <w:i/>
          </w:rPr>
          <w:t>nextI</w:t>
        </w:r>
      </w:ins>
      <w:ins w:id="10338" w:author="Rev 5 Allen Wirfs-Brock" w:date="2012-01-04T16:05:00Z">
        <w:r w:rsidRPr="00E77497">
          <w:rPr>
            <w:i/>
          </w:rPr>
          <w:t>ndex</w:t>
        </w:r>
        <w:r w:rsidRPr="00E77497">
          <w:t xml:space="preserve"> = </w:t>
        </w:r>
      </w:ins>
      <w:ins w:id="10339" w:author="Rev 5 Allen Wirfs-Brock" w:date="2012-01-04T16:32:00Z">
        <w:r w:rsidR="00EF30EA">
          <w:rPr>
            <w:i/>
          </w:rPr>
          <w:t>nextI</w:t>
        </w:r>
      </w:ins>
      <w:ins w:id="10340" w:author="Rev 5 Allen Wirfs-Brock" w:date="2012-01-04T16:05:00Z">
        <w:r w:rsidRPr="00E77497">
          <w:rPr>
            <w:i/>
          </w:rPr>
          <w:t>ndex</w:t>
        </w:r>
        <w:r w:rsidRPr="00E77497">
          <w:t xml:space="preserve"> +1.</w:t>
        </w:r>
      </w:ins>
    </w:p>
    <w:p w:rsidR="006A2DB4" w:rsidRPr="00E77497" w:rsidRDefault="006A2DB4" w:rsidP="006A2DB4">
      <w:pPr>
        <w:pStyle w:val="Alg4"/>
        <w:numPr>
          <w:ilvl w:val="0"/>
          <w:numId w:val="628"/>
        </w:numPr>
        <w:spacing w:after="220"/>
        <w:contextualSpacing/>
        <w:rPr>
          <w:ins w:id="10341" w:author="Rev 5 Allen Wirfs-Brock" w:date="2012-01-04T16:05:00Z"/>
        </w:rPr>
      </w:pPr>
      <w:ins w:id="10342" w:author="Rev 5 Allen Wirfs-Brock" w:date="2012-01-04T16:05:00Z">
        <w:r w:rsidRPr="00E77497">
          <w:t xml:space="preserve">Return </w:t>
        </w:r>
      </w:ins>
      <w:ins w:id="10343" w:author="Rev 5 Allen Wirfs-Brock" w:date="2012-01-04T16:32:00Z">
        <w:r w:rsidR="00EF30EA">
          <w:rPr>
            <w:i/>
          </w:rPr>
          <w:t>nextIndex</w:t>
        </w:r>
      </w:ins>
      <w:ins w:id="10344" w:author="Rev 5 Allen Wirfs-Brock" w:date="2012-01-04T16:05:00Z">
        <w:r w:rsidRPr="00E77497">
          <w:t>.</w:t>
        </w:r>
      </w:ins>
    </w:p>
    <w:p w:rsidR="00980C14" w:rsidRPr="000D4E55" w:rsidRDefault="00E70C3C" w:rsidP="000D4E55">
      <w:pPr>
        <w:pStyle w:val="Note"/>
        <w:rPr>
          <w:ins w:id="10345" w:author="Rev 5 Allen Wirfs-Brock" w:date="2012-01-04T15:39:00Z"/>
        </w:rPr>
      </w:pPr>
      <w:ins w:id="10346"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rsidR="008753AB" w:rsidRPr="00E77497" w:rsidRDefault="008753AB" w:rsidP="008753AB">
      <w:pPr>
        <w:keepNext/>
        <w:rPr>
          <w:ins w:id="10347" w:author="Rev 4 Allen Wirfs-Brock" w:date="2011-10-15T09:13:00Z"/>
          <w:rFonts w:ascii="Helvetica" w:hAnsi="Helvetica"/>
          <w:b/>
        </w:rPr>
      </w:pPr>
      <w:ins w:id="10348"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rsidR="008753AB" w:rsidRPr="00E77497" w:rsidRDefault="008753AB" w:rsidP="008753AB">
      <w:del w:id="10349"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10350" w:author="Rev 4 Allen Wirfs-Brock" w:date="2011-10-15T09:17:00Z">
        <w:r w:rsidRPr="00E77497" w:rsidDel="000260C8">
          <w:delText>is evaluated as follows:</w:delText>
        </w:r>
      </w:del>
    </w:p>
    <w:p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w:t>
      </w:r>
      <w:ins w:id="10351" w:author="Rev 7 Allen Wirfs-Brock" w:date="2012-04-11T16:19:00Z">
        <w:r w:rsidR="00F44A1F">
          <w:t>the result of the abstract</w:t>
        </w:r>
        <w:del w:id="10352" w:author="Rev 8 Allen Wirfs-Brock" w:date="2012-06-14T14:38:00Z">
          <w:r w:rsidR="00F44A1F" w:rsidDel="00D4543D">
            <w:delText>ion</w:delText>
          </w:r>
        </w:del>
        <w:r w:rsidR="00F44A1F">
          <w:t xml:space="preserve"> operation ArrayCreate (15.4) with argument 0</w:t>
        </w:r>
      </w:ins>
      <w:del w:id="10353"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p>
    <w:p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10354" w:author="Rev 5 Allen Wirfs-Brock" w:date="2012-01-04T12:15:00Z">
        <w:r w:rsidR="00365BF7">
          <w:t>Elis</w:t>
        </w:r>
      </w:ins>
      <w:ins w:id="10355" w:author="Rev 5 Allen Wirfs-Brock" w:date="2012-01-04T12:36:00Z">
        <w:r w:rsidR="00A80BCD">
          <w:t>i</w:t>
        </w:r>
      </w:ins>
      <w:ins w:id="10356" w:author="Rev 5 Allen Wirfs-Brock" w:date="2012-01-04T12:15:00Z">
        <w:r w:rsidR="00365BF7">
          <w:t>on</w:t>
        </w:r>
      </w:ins>
      <w:ins w:id="10357" w:author="Rev 5 Allen Wirfs-Brock" w:date="2012-01-04T12:37:00Z">
        <w:r w:rsidR="00A80BCD">
          <w:t xml:space="preserve"> </w:t>
        </w:r>
      </w:ins>
      <w:ins w:id="10358" w:author="Rev 5 Allen Wirfs-Brock" w:date="2012-01-04T12:15:00Z">
        <w:r w:rsidR="00365BF7">
          <w:t>Width of</w:t>
        </w:r>
        <w:r w:rsidR="00365BF7" w:rsidRPr="00E77497">
          <w:t xml:space="preserve"> </w:t>
        </w:r>
      </w:ins>
      <w:del w:id="10359" w:author="Rev 5 Allen Wirfs-Brock" w:date="2012-01-04T12:15:00Z">
        <w:r w:rsidRPr="00E77497" w:rsidDel="00365BF7">
          <w:delText xml:space="preserve">result of evaluating </w:delText>
        </w:r>
      </w:del>
      <w:r w:rsidRPr="00E77497">
        <w:rPr>
          <w:i/>
        </w:rPr>
        <w:t>Elision</w:t>
      </w:r>
      <w:ins w:id="10360" w:author="Rev 10 Allen Wirfs-Brock" w:date="2012-09-04T10:53: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10361" w:author="Rev 5 Allen Wirfs-Brock" w:date="2012-01-04T12:16:00Z">
        <w:del w:id="10362" w:author="Rev 10 Allen Wirfs-Brock" w:date="2012-09-04T10:53:00Z">
          <w:r w:rsidR="00365BF7" w:rsidRPr="00E77497" w:rsidDel="00597D1C">
            <w:rPr>
              <w:rStyle w:val="bnf"/>
              <w:rFonts w:cs="Arial"/>
              <w:i w:val="0"/>
              <w:vertAlign w:val="subscript"/>
            </w:rPr>
            <w:delText>opt</w:delText>
          </w:r>
        </w:del>
      </w:ins>
      <w:del w:id="10363" w:author="Rev 5 Allen Wirfs-Brock" w:date="2012-01-04T12:21:00Z">
        <w:r w:rsidRPr="00E77497" w:rsidDel="00365BF7">
          <w:delText>; if not present, use the numeric value zero</w:delText>
        </w:r>
      </w:del>
      <w:r w:rsidRPr="00E77497">
        <w:t>.</w:t>
      </w:r>
    </w:p>
    <w:p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rsidR="008753AB" w:rsidRPr="00E77497" w:rsidRDefault="008753AB" w:rsidP="008753AB">
      <w:del w:id="10364"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10365" w:author="Rev 4 Allen Wirfs-Brock" w:date="2011-10-15T09:17:00Z">
        <w:r w:rsidRPr="00E77497" w:rsidDel="000260C8">
          <w:delText>is evaluated as follows:</w:delText>
        </w:r>
      </w:del>
    </w:p>
    <w:p w:rsidR="0040783C" w:rsidRPr="00E77497" w:rsidRDefault="0040783C" w:rsidP="0040783C">
      <w:pPr>
        <w:pStyle w:val="Alg4"/>
        <w:numPr>
          <w:ilvl w:val="0"/>
          <w:numId w:val="43"/>
        </w:numPr>
        <w:spacing w:after="220"/>
        <w:contextualSpacing/>
        <w:rPr>
          <w:ins w:id="10366" w:author="Rev 5 Allen Wirfs-Brock" w:date="2012-01-04T15:31:00Z"/>
        </w:rPr>
      </w:pPr>
      <w:ins w:id="10367" w:author="Rev 5 Allen Wirfs-Brock" w:date="2012-01-04T15:31:00Z">
        <w:r w:rsidRPr="00E77497">
          <w:t xml:space="preserve">Let </w:t>
        </w:r>
        <w:r w:rsidRPr="00E77497">
          <w:rPr>
            <w:i/>
          </w:rPr>
          <w:t xml:space="preserve">array </w:t>
        </w:r>
        <w:r w:rsidRPr="00E77497">
          <w:t xml:space="preserve">be </w:t>
        </w:r>
      </w:ins>
      <w:ins w:id="10368" w:author="Rev 7 Allen Wirfs-Brock" w:date="2012-04-11T16:20:00Z">
        <w:r w:rsidR="00F44A1F">
          <w:t>the result of the abstract</w:t>
        </w:r>
        <w:del w:id="10369" w:author="Rev 8 Allen Wirfs-Brock" w:date="2012-06-14T14:38:00Z">
          <w:r w:rsidR="00F44A1F" w:rsidDel="00D4543D">
            <w:delText>ion</w:delText>
          </w:r>
        </w:del>
        <w:r w:rsidR="00F44A1F">
          <w:t xml:space="preserve"> operation ArrayCreate (15.4) with argument 0</w:t>
        </w:r>
      </w:ins>
      <w:ins w:id="10370" w:author="Rev 5 Allen Wirfs-Brock" w:date="2012-01-04T15:31:00Z">
        <w:del w:id="10371" w:author="Rev 7 Allen Wirfs-Brock" w:date="2012-04-11T16:20: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rsidR="008753AB" w:rsidRPr="00E77497" w:rsidRDefault="008753AB" w:rsidP="008753AB">
      <w:pPr>
        <w:pStyle w:val="Alg4"/>
        <w:numPr>
          <w:ilvl w:val="0"/>
          <w:numId w:val="43"/>
        </w:numPr>
        <w:spacing w:after="220"/>
        <w:contextualSpacing/>
      </w:pPr>
      <w:del w:id="10372" w:author="Rev 5 Allen Wirfs-Brock" w:date="2012-01-04T15:51:00Z">
        <w:r w:rsidRPr="00E77497" w:rsidDel="00E6393B">
          <w:delText>Return the</w:delText>
        </w:r>
      </w:del>
      <w:ins w:id="10373" w:author="Rev 5 Allen Wirfs-Brock" w:date="2012-01-04T15:51:00Z">
        <w:r w:rsidR="00E6393B">
          <w:t xml:space="preserve">Let </w:t>
        </w:r>
        <w:r w:rsidR="00E6393B" w:rsidRPr="002B6820">
          <w:rPr>
            <w:i/>
            <w:iCs/>
          </w:rPr>
          <w:t>len</w:t>
        </w:r>
        <w:r w:rsidR="00E6393B">
          <w:t xml:space="preserve"> be</w:t>
        </w:r>
      </w:ins>
      <w:r w:rsidRPr="00E77497">
        <w:t xml:space="preserve"> result of </w:t>
      </w:r>
      <w:del w:id="10374" w:author="Rev 5 Allen Wirfs-Brock" w:date="2012-01-04T15:46:00Z">
        <w:r w:rsidRPr="00E77497" w:rsidDel="00E6393B">
          <w:delText xml:space="preserve">evaluating </w:delText>
        </w:r>
      </w:del>
      <w:ins w:id="10375" w:author="Rev 5 Allen Wirfs-Brock" w:date="2012-01-04T15:46:00Z">
        <w:r w:rsidR="00E6393B">
          <w:t>performing Array Accumulation for</w:t>
        </w:r>
        <w:r w:rsidR="00E6393B" w:rsidRPr="00E77497">
          <w:t xml:space="preserve"> </w:t>
        </w:r>
      </w:ins>
      <w:r w:rsidRPr="00E77497">
        <w:rPr>
          <w:i/>
        </w:rPr>
        <w:t>ElementList</w:t>
      </w:r>
      <w:ins w:id="10376" w:author="Rev 5 Allen Wirfs-Brock" w:date="2012-01-04T15:47:00Z">
        <w:r w:rsidR="00E6393B">
          <w:t xml:space="preserve"> with arguments </w:t>
        </w:r>
        <w:r w:rsidR="00E6393B" w:rsidRPr="00E6393B">
          <w:rPr>
            <w:i/>
          </w:rPr>
          <w:t>array</w:t>
        </w:r>
        <w:r w:rsidR="00E6393B">
          <w:t xml:space="preserve"> and 0</w:t>
        </w:r>
      </w:ins>
      <w:r w:rsidRPr="00E77497">
        <w:t>.</w:t>
      </w:r>
    </w:p>
    <w:p w:rsidR="00CE3355" w:rsidRDefault="006552DF" w:rsidP="00CE3355">
      <w:pPr>
        <w:pStyle w:val="Alg4"/>
        <w:numPr>
          <w:ilvl w:val="0"/>
          <w:numId w:val="43"/>
        </w:numPr>
        <w:contextualSpacing/>
        <w:rPr>
          <w:ins w:id="10377" w:author="Rev 6 Allen Wirfs-Brock" w:date="2012-02-16T13:26:00Z"/>
        </w:rPr>
      </w:pPr>
      <w:ins w:id="10378" w:author="Rev 10 Allen Wirfs-Brock" w:date="2012-08-14T14:41:00Z">
        <w:r>
          <w:t>ReturnIfAbrupt(</w:t>
        </w:r>
        <w:r>
          <w:rPr>
            <w:i/>
          </w:rPr>
          <w:t>len</w:t>
        </w:r>
        <w:r>
          <w:t>)</w:t>
        </w:r>
      </w:ins>
      <w:ins w:id="10379" w:author="Rev 6 Allen Wirfs-Brock" w:date="2012-02-16T13:26:00Z">
        <w:del w:id="10380" w:author="Rev 10 Allen Wirfs-Brock" w:date="2012-08-14T14:41:00Z">
          <w:r w:rsidR="00CE3355" w:rsidDel="006552DF">
            <w:delText xml:space="preserve">If </w:delText>
          </w:r>
          <w:r w:rsidR="00CE3355" w:rsidRPr="006A5E27" w:rsidDel="006552DF">
            <w:rPr>
              <w:i/>
            </w:rPr>
            <w:delText>len</w:delText>
          </w:r>
          <w:r w:rsidR="00CE3355" w:rsidDel="006552DF">
            <w:delText xml:space="preserve"> is an abrupt completion, return </w:delText>
          </w:r>
        </w:del>
      </w:ins>
      <w:ins w:id="10381" w:author="Rev 6 Allen Wirfs-Brock" w:date="2012-02-16T13:27:00Z">
        <w:del w:id="10382" w:author="Rev 10 Allen Wirfs-Brock" w:date="2012-08-14T14:41:00Z">
          <w:r w:rsidR="00CE3355" w:rsidRPr="006A5E27" w:rsidDel="006552DF">
            <w:rPr>
              <w:i/>
            </w:rPr>
            <w:delText>len</w:delText>
          </w:r>
        </w:del>
      </w:ins>
      <w:ins w:id="10383" w:author="Rev 6 Allen Wirfs-Brock" w:date="2012-02-16T13:26:00Z">
        <w:r w:rsidR="00CE3355">
          <w:t>.</w:t>
        </w:r>
      </w:ins>
    </w:p>
    <w:p w:rsidR="00E6393B" w:rsidRPr="00E77497" w:rsidRDefault="00E6393B" w:rsidP="00E6393B">
      <w:pPr>
        <w:pStyle w:val="Alg4"/>
        <w:numPr>
          <w:ilvl w:val="0"/>
          <w:numId w:val="43"/>
        </w:numPr>
        <w:rPr>
          <w:ins w:id="10384" w:author="Rev 5 Allen Wirfs-Brock" w:date="2012-01-04T15:51:00Z"/>
        </w:rPr>
      </w:pPr>
      <w:ins w:id="10385"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10386" w:author="Rev 5 Allen Wirfs-Brock" w:date="2012-01-04T15:52:00Z">
        <w:r>
          <w:rPr>
            <w:i/>
          </w:rPr>
          <w:t>len</w:t>
        </w:r>
      </w:ins>
      <w:ins w:id="10387" w:author="Rev 5 Allen Wirfs-Brock" w:date="2012-01-04T15:51:00Z">
        <w:r w:rsidRPr="00E77497">
          <w:t xml:space="preserve">, and </w:t>
        </w:r>
        <w:r w:rsidRPr="00E77497">
          <w:rPr>
            <w:b/>
          </w:rPr>
          <w:t>false</w:t>
        </w:r>
        <w:r w:rsidRPr="00E77497">
          <w:t>.</w:t>
        </w:r>
      </w:ins>
    </w:p>
    <w:p w:rsidR="00E6393B" w:rsidRPr="00E77497" w:rsidRDefault="00E6393B" w:rsidP="00E6393B">
      <w:pPr>
        <w:pStyle w:val="Alg4"/>
        <w:numPr>
          <w:ilvl w:val="0"/>
          <w:numId w:val="43"/>
        </w:numPr>
        <w:spacing w:after="220"/>
        <w:contextualSpacing/>
        <w:rPr>
          <w:ins w:id="10388" w:author="Rev 5 Allen Wirfs-Brock" w:date="2012-01-04T15:51:00Z"/>
        </w:rPr>
      </w:pPr>
      <w:ins w:id="10389" w:author="Rev 5 Allen Wirfs-Brock" w:date="2012-01-04T15:51:00Z">
        <w:r w:rsidRPr="00E77497">
          <w:t xml:space="preserve">Return </w:t>
        </w:r>
        <w:r w:rsidRPr="00E77497">
          <w:rPr>
            <w:i/>
          </w:rPr>
          <w:t>array</w:t>
        </w:r>
        <w:r w:rsidRPr="00E77497">
          <w:t>.</w:t>
        </w:r>
      </w:ins>
    </w:p>
    <w:p w:rsidR="008753AB" w:rsidRPr="00E77497" w:rsidRDefault="008753AB" w:rsidP="008753AB">
      <w:del w:id="10390"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10391" w:author="Rev 4 Allen Wirfs-Brock" w:date="2011-10-15T09:17:00Z">
        <w:r w:rsidRPr="00E77497" w:rsidDel="000260C8">
          <w:delText>is evaluated as follows:</w:delText>
        </w:r>
      </w:del>
    </w:p>
    <w:p w:rsidR="00E6393B" w:rsidRPr="00E77497" w:rsidRDefault="00E6393B" w:rsidP="00E6393B">
      <w:pPr>
        <w:pStyle w:val="Alg4"/>
        <w:numPr>
          <w:ilvl w:val="0"/>
          <w:numId w:val="394"/>
        </w:numPr>
        <w:spacing w:after="220"/>
        <w:contextualSpacing/>
        <w:rPr>
          <w:ins w:id="10392" w:author="Rev 5 Allen Wirfs-Brock" w:date="2012-01-04T15:53:00Z"/>
        </w:rPr>
      </w:pPr>
      <w:ins w:id="10393" w:author="Rev 5 Allen Wirfs-Brock" w:date="2012-01-04T15:53:00Z">
        <w:r w:rsidRPr="00E77497">
          <w:t xml:space="preserve">Let </w:t>
        </w:r>
        <w:r w:rsidRPr="00E77497">
          <w:rPr>
            <w:i/>
          </w:rPr>
          <w:t xml:space="preserve">array </w:t>
        </w:r>
        <w:r w:rsidRPr="00E77497">
          <w:t xml:space="preserve">be </w:t>
        </w:r>
      </w:ins>
      <w:ins w:id="10394" w:author="Rev 7 Allen Wirfs-Brock" w:date="2012-04-11T16:19:00Z">
        <w:r w:rsidR="00F44A1F">
          <w:t>the result of the abstract</w:t>
        </w:r>
        <w:del w:id="10395" w:author="Rev 8 Allen Wirfs-Brock" w:date="2012-06-14T14:38:00Z">
          <w:r w:rsidR="00F44A1F" w:rsidDel="00D4543D">
            <w:delText>ion</w:delText>
          </w:r>
        </w:del>
        <w:r w:rsidR="00F44A1F">
          <w:t xml:space="preserve"> operation ArrayCreate (15.4) with argument 0</w:t>
        </w:r>
      </w:ins>
      <w:ins w:id="10396" w:author="Rev 5 Allen Wirfs-Brock" w:date="2012-01-04T15:53:00Z">
        <w:del w:id="10397"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rsidR="008753AB" w:rsidRPr="00E77497" w:rsidDel="00E70C3C" w:rsidRDefault="008753AB" w:rsidP="009E3FF6">
      <w:pPr>
        <w:pStyle w:val="Alg4"/>
        <w:numPr>
          <w:ilvl w:val="0"/>
          <w:numId w:val="394"/>
        </w:numPr>
        <w:spacing w:after="220"/>
        <w:contextualSpacing/>
        <w:rPr>
          <w:del w:id="10398" w:author="Rev 5 Allen Wirfs-Brock" w:date="2012-01-04T15:56:00Z"/>
        </w:rPr>
      </w:pPr>
      <w:del w:id="10399"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10400" w:author="Rev 5 Allen Wirfs-Brock" w:date="2012-01-04T15:53:00Z">
        <w:r w:rsidRPr="00E77497" w:rsidDel="00E6393B">
          <w:delText xml:space="preserve">evaluating </w:delText>
        </w:r>
      </w:del>
      <w:del w:id="10401" w:author="Rev 5 Allen Wirfs-Brock" w:date="2012-01-04T15:56:00Z">
        <w:r w:rsidRPr="00E77497" w:rsidDel="00E70C3C">
          <w:rPr>
            <w:i/>
          </w:rPr>
          <w:delText>ElementList</w:delText>
        </w:r>
        <w:r w:rsidRPr="00E77497" w:rsidDel="00E70C3C">
          <w:delText>.</w:delText>
        </w:r>
      </w:del>
    </w:p>
    <w:p w:rsidR="00E6393B" w:rsidRPr="00E77497" w:rsidRDefault="00E6393B" w:rsidP="00E6393B">
      <w:pPr>
        <w:pStyle w:val="Alg4"/>
        <w:numPr>
          <w:ilvl w:val="0"/>
          <w:numId w:val="394"/>
        </w:numPr>
        <w:spacing w:after="220"/>
        <w:contextualSpacing/>
        <w:rPr>
          <w:ins w:id="10402" w:author="Rev 5 Allen Wirfs-Brock" w:date="2012-01-04T15:53:00Z"/>
        </w:rPr>
      </w:pPr>
      <w:ins w:id="10403"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rsidR="00CE3355" w:rsidRDefault="006552DF" w:rsidP="00CE3355">
      <w:pPr>
        <w:pStyle w:val="Alg4"/>
        <w:numPr>
          <w:ilvl w:val="0"/>
          <w:numId w:val="394"/>
        </w:numPr>
        <w:contextualSpacing/>
        <w:rPr>
          <w:ins w:id="10404" w:author="Rev 6 Allen Wirfs-Brock" w:date="2012-02-16T13:27:00Z"/>
        </w:rPr>
      </w:pPr>
      <w:ins w:id="10405" w:author="Rev 10 Allen Wirfs-Brock" w:date="2012-08-14T14:41:00Z">
        <w:r>
          <w:t>ReturnIfAbrupt(</w:t>
        </w:r>
        <w:r>
          <w:rPr>
            <w:i/>
          </w:rPr>
          <w:t>len</w:t>
        </w:r>
        <w:r>
          <w:t>)</w:t>
        </w:r>
      </w:ins>
      <w:ins w:id="10406" w:author="Rev 6 Allen Wirfs-Brock" w:date="2012-02-16T13:27:00Z">
        <w:del w:id="10407" w:author="Rev 10 Allen Wirfs-Brock" w:date="2012-08-14T14:41:00Z">
          <w:r w:rsidR="00CE3355" w:rsidDel="006552DF">
            <w:delText xml:space="preserve">If </w:delText>
          </w:r>
          <w:r w:rsidR="00CE3355" w:rsidRPr="006A5E27" w:rsidDel="006552DF">
            <w:rPr>
              <w:i/>
            </w:rPr>
            <w:delText>len</w:delText>
          </w:r>
          <w:r w:rsidR="00CE3355" w:rsidDel="006552DF">
            <w:delText xml:space="preserve"> is an abrupt completion, return </w:delText>
          </w:r>
          <w:r w:rsidR="00CE3355" w:rsidRPr="006A5E27" w:rsidDel="006552DF">
            <w:rPr>
              <w:i/>
            </w:rPr>
            <w:delText>len</w:delText>
          </w:r>
        </w:del>
        <w:r w:rsidR="00CE3355">
          <w:t>.</w:t>
        </w:r>
      </w:ins>
    </w:p>
    <w:p w:rsidR="008753AB" w:rsidRPr="00E77497" w:rsidRDefault="00597D1C" w:rsidP="009E3FF6">
      <w:pPr>
        <w:pStyle w:val="Alg4"/>
        <w:numPr>
          <w:ilvl w:val="0"/>
          <w:numId w:val="394"/>
        </w:numPr>
        <w:spacing w:after="220"/>
        <w:contextualSpacing/>
      </w:pPr>
      <w:ins w:id="10408" w:author="Rev 10 Allen Wirfs-Brock" w:date="2012-09-04T10:57:00Z">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del w:id="10409" w:author="Rev 10 Allen Wirfs-Brock" w:date="2012-09-04T10:57:00Z">
        <w:r w:rsidR="008753AB" w:rsidRPr="00E77497" w:rsidDel="00597D1C">
          <w:delText xml:space="preserve">Let </w:delText>
        </w:r>
        <w:r w:rsidR="008753AB" w:rsidRPr="00E77497" w:rsidDel="00597D1C">
          <w:rPr>
            <w:i/>
          </w:rPr>
          <w:delText xml:space="preserve">pad </w:delText>
        </w:r>
        <w:r w:rsidR="008753AB" w:rsidRPr="00E77497" w:rsidDel="00597D1C">
          <w:delText xml:space="preserve">be the </w:delText>
        </w:r>
      </w:del>
      <w:ins w:id="10410" w:author="Rev 5 Allen Wirfs-Brock" w:date="2012-01-04T12:16:00Z">
        <w:del w:id="10411" w:author="Rev 10 Allen Wirfs-Brock" w:date="2012-09-04T10:57:00Z">
          <w:r w:rsidR="00365BF7" w:rsidDel="00597D1C">
            <w:delText>Elis</w:delText>
          </w:r>
        </w:del>
      </w:ins>
      <w:ins w:id="10412" w:author="Rev 5 Allen Wirfs-Brock" w:date="2012-01-04T12:37:00Z">
        <w:del w:id="10413" w:author="Rev 10 Allen Wirfs-Brock" w:date="2012-09-04T10:57:00Z">
          <w:r w:rsidR="00A80BCD" w:rsidDel="00597D1C">
            <w:delText>i</w:delText>
          </w:r>
        </w:del>
      </w:ins>
      <w:ins w:id="10414" w:author="Rev 5 Allen Wirfs-Brock" w:date="2012-01-04T12:16:00Z">
        <w:del w:id="10415" w:author="Rev 10 Allen Wirfs-Brock" w:date="2012-09-04T10:57:00Z">
          <w:r w:rsidR="00365BF7" w:rsidDel="00597D1C">
            <w:delText>on</w:delText>
          </w:r>
        </w:del>
      </w:ins>
      <w:ins w:id="10416" w:author="Rev 5 Allen Wirfs-Brock" w:date="2012-01-04T12:37:00Z">
        <w:del w:id="10417" w:author="Rev 10 Allen Wirfs-Brock" w:date="2012-09-04T10:57:00Z">
          <w:r w:rsidR="00A80BCD" w:rsidDel="00597D1C">
            <w:delText xml:space="preserve"> </w:delText>
          </w:r>
        </w:del>
      </w:ins>
      <w:ins w:id="10418" w:author="Rev 5 Allen Wirfs-Brock" w:date="2012-01-04T12:16:00Z">
        <w:del w:id="10419" w:author="Rev 10 Allen Wirfs-Brock" w:date="2012-09-04T10:57:00Z">
          <w:r w:rsidR="00365BF7" w:rsidDel="00597D1C">
            <w:delText>Width of</w:delText>
          </w:r>
          <w:r w:rsidR="00365BF7" w:rsidRPr="00E77497" w:rsidDel="00597D1C">
            <w:delText xml:space="preserve"> </w:delText>
          </w:r>
        </w:del>
      </w:ins>
      <w:del w:id="10420" w:author="Rev 10 Allen Wirfs-Brock" w:date="2012-09-04T10:57:00Z">
        <w:r w:rsidR="008753AB" w:rsidRPr="00E77497" w:rsidDel="00597D1C">
          <w:delText xml:space="preserve">result of evaluating </w:delText>
        </w:r>
        <w:r w:rsidR="008753AB" w:rsidRPr="00E77497" w:rsidDel="00597D1C">
          <w:rPr>
            <w:i/>
          </w:rPr>
          <w:delText>Elision</w:delText>
        </w:r>
      </w:del>
      <w:ins w:id="10421" w:author="Rev 5 Allen Wirfs-Brock" w:date="2012-01-04T12:16:00Z">
        <w:del w:id="10422" w:author="Rev 10 Allen Wirfs-Brock" w:date="2012-09-04T10:53:00Z">
          <w:r w:rsidR="00365BF7" w:rsidRPr="00E77497" w:rsidDel="00597D1C">
            <w:rPr>
              <w:rStyle w:val="bnf"/>
              <w:rFonts w:cs="Arial"/>
              <w:i w:val="0"/>
              <w:vertAlign w:val="subscript"/>
            </w:rPr>
            <w:delText>opt</w:delText>
          </w:r>
        </w:del>
      </w:ins>
      <w:del w:id="10423" w:author="Rev 10 Allen Wirfs-Brock" w:date="2012-09-04T10:57:00Z">
        <w:r w:rsidR="008753AB" w:rsidRPr="00E77497" w:rsidDel="00597D1C">
          <w:delText>; if not present, use the numeric value zero.</w:delText>
        </w:r>
      </w:del>
    </w:p>
    <w:p w:rsidR="008753AB" w:rsidRPr="00E77497" w:rsidDel="00E70C3C" w:rsidRDefault="008753AB" w:rsidP="009E3FF6">
      <w:pPr>
        <w:pStyle w:val="Alg4"/>
        <w:numPr>
          <w:ilvl w:val="0"/>
          <w:numId w:val="394"/>
        </w:numPr>
        <w:spacing w:after="220"/>
        <w:contextualSpacing/>
        <w:rPr>
          <w:del w:id="10424" w:author="Rev 5 Allen Wirfs-Brock" w:date="2012-01-04T15:53:00Z"/>
        </w:rPr>
      </w:pPr>
      <w:del w:id="10425"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ins w:id="10426" w:author="Rev 10 Allen Wirfs-Brock" w:date="2012-09-04T10:57:00Z">
        <w:r w:rsidR="00597D1C">
          <w:rPr>
            <w:i/>
          </w:rPr>
          <w:t>ding</w:t>
        </w:r>
      </w:ins>
      <w:r w:rsidRPr="00E77497">
        <w:t>+</w:t>
      </w:r>
      <w:r w:rsidRPr="00E77497">
        <w:rPr>
          <w:i/>
        </w:rPr>
        <w:t>len</w:t>
      </w:r>
      <w:r w:rsidRPr="00E77497">
        <w:t xml:space="preserve">), and </w:t>
      </w:r>
      <w:r w:rsidRPr="00E77497">
        <w:rPr>
          <w:b/>
        </w:rPr>
        <w:t>false</w:t>
      </w:r>
      <w:r w:rsidRPr="00E77497">
        <w:t>.</w:t>
      </w:r>
    </w:p>
    <w:p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rsidR="001A49B2" w:rsidRPr="00E77497" w:rsidRDefault="001A49B2" w:rsidP="001A49B2">
      <w:pPr>
        <w:pStyle w:val="Heading4"/>
        <w:numPr>
          <w:ilvl w:val="0"/>
          <w:numId w:val="0"/>
        </w:numPr>
        <w:rPr>
          <w:ins w:id="10427" w:author="Rev 6 Allen Wirfs-Brock" w:date="2012-02-27T09:24:00Z"/>
        </w:rPr>
      </w:pPr>
      <w:ins w:id="10428" w:author="Rev 6 Allen Wirfs-Brock" w:date="2012-02-27T09:24:00Z">
        <w:r w:rsidRPr="00E77497">
          <w:t>11.1.4</w:t>
        </w:r>
        <w:r>
          <w:t>.2</w:t>
        </w:r>
        <w:r w:rsidRPr="00E77497">
          <w:tab/>
          <w:t xml:space="preserve">Array </w:t>
        </w:r>
        <w:r>
          <w:t>Comprehension</w:t>
        </w:r>
      </w:ins>
    </w:p>
    <w:p w:rsidR="001A49B2" w:rsidRPr="003B4312" w:rsidRDefault="001A49B2" w:rsidP="001A49B2">
      <w:pPr>
        <w:pStyle w:val="Syntax"/>
        <w:rPr>
          <w:ins w:id="10429" w:author="Rev 6 Allen Wirfs-Brock" w:date="2012-02-27T09:25:00Z"/>
        </w:rPr>
      </w:pPr>
      <w:ins w:id="10430" w:author="Rev 6 Allen Wirfs-Brock" w:date="2012-02-27T09:25:00Z">
        <w:r w:rsidRPr="004D1BD1">
          <w:t>Syntax</w:t>
        </w:r>
      </w:ins>
    </w:p>
    <w:p w:rsidR="001A49B2" w:rsidRPr="008B7F6F" w:rsidRDefault="001A49B2" w:rsidP="001A49B2">
      <w:pPr>
        <w:pStyle w:val="SyntaxRule"/>
        <w:rPr>
          <w:ins w:id="10431" w:author="Rev 6 Allen Wirfs-Brock" w:date="2012-02-27T09:26:00Z"/>
        </w:rPr>
      </w:pPr>
      <w:ins w:id="10432" w:author="Rev 6 Allen Wirfs-Brock" w:date="2012-02-27T09:26:00Z">
        <w:r>
          <w:t>ArrayComprehension</w:t>
        </w:r>
        <w:r w:rsidRPr="003B4312">
          <w:t xml:space="preserve"> </w:t>
        </w:r>
        <w:r w:rsidRPr="003B4312">
          <w:rPr>
            <w:rFonts w:ascii="Arial" w:hAnsi="Arial" w:cs="Arial"/>
            <w:b/>
            <w:i w:val="0"/>
          </w:rPr>
          <w:t>:</w:t>
        </w:r>
      </w:ins>
    </w:p>
    <w:p w:rsidR="001A49B2" w:rsidRPr="009C202C" w:rsidRDefault="001A49B2" w:rsidP="001A49B2">
      <w:pPr>
        <w:pStyle w:val="SyntaxDefinition"/>
        <w:rPr>
          <w:ins w:id="10433" w:author="Rev 6 Allen Wirfs-Brock" w:date="2012-02-27T09:26:00Z"/>
        </w:rPr>
      </w:pPr>
      <w:ins w:id="10434" w:author="Rev 6 Allen Wirfs-Brock" w:date="2012-02-27T09:27:00Z">
        <w:r w:rsidRPr="00E77497">
          <w:rPr>
            <w:rFonts w:ascii="Courier New" w:hAnsi="Courier New"/>
            <w:b/>
            <w:i w:val="0"/>
          </w:rPr>
          <w:t xml:space="preserve">[ </w:t>
        </w:r>
      </w:ins>
      <w:ins w:id="10435" w:author="Rev 8 Allen Wirfs-Brock" w:date="2012-06-08T17:36:00Z">
        <w:r w:rsidR="00124144" w:rsidRPr="005D484B">
          <w:t>Assignment</w:t>
        </w:r>
      </w:ins>
      <w:ins w:id="10436" w:author="Rev 6 Allen Wirfs-Brock" w:date="2012-02-27T09:26:00Z">
        <w:r>
          <w:t>Expression</w:t>
        </w:r>
        <w:r w:rsidRPr="00AC3AEA">
          <w:rPr>
            <w:rFonts w:ascii="Courier New" w:hAnsi="Courier New" w:cs="Courier New"/>
          </w:rPr>
          <w:t xml:space="preserve"> </w:t>
        </w:r>
        <w:r>
          <w:t>ComprehensionForList</w:t>
        </w:r>
      </w:ins>
      <w:ins w:id="10437" w:author="Rev 6 Allen Wirfs-Brock" w:date="2012-02-27T09:27:00Z">
        <w:r w:rsidRPr="00E77497">
          <w:rPr>
            <w:rFonts w:ascii="Courier New" w:hAnsi="Courier New"/>
            <w:i w:val="0"/>
          </w:rPr>
          <w:t xml:space="preserve"> </w:t>
        </w:r>
        <w:r w:rsidRPr="00E77497">
          <w:rPr>
            <w:rFonts w:ascii="Courier New" w:hAnsi="Courier New"/>
            <w:b/>
            <w:i w:val="0"/>
          </w:rPr>
          <w:t>]</w:t>
        </w:r>
      </w:ins>
      <w:ins w:id="10438" w:author="Rev 6 Allen Wirfs-Brock" w:date="2012-02-27T09:26:00Z">
        <w:r w:rsidRPr="006B6D0A">
          <w:rPr>
            <w:rFonts w:ascii="Courier New" w:hAnsi="Courier New"/>
            <w:b/>
            <w:i w:val="0"/>
          </w:rPr>
          <w:br/>
        </w:r>
      </w:ins>
      <w:ins w:id="10439" w:author="Rev 6 Allen Wirfs-Brock" w:date="2012-02-27T09:27:00Z">
        <w:r w:rsidRPr="00E77497">
          <w:rPr>
            <w:rFonts w:ascii="Courier New" w:hAnsi="Courier New"/>
            <w:b/>
            <w:i w:val="0"/>
          </w:rPr>
          <w:t>[</w:t>
        </w:r>
      </w:ins>
      <w:ins w:id="10440" w:author="Rev 8 Allen Wirfs-Brock" w:date="2012-06-08T17:36:00Z">
        <w:r w:rsidR="00124144">
          <w:rPr>
            <w:rFonts w:ascii="Courier New" w:hAnsi="Courier New"/>
            <w:b/>
            <w:i w:val="0"/>
          </w:rPr>
          <w:t xml:space="preserve"> </w:t>
        </w:r>
        <w:r w:rsidR="00124144" w:rsidRPr="00ED2E78">
          <w:t>Assignment</w:t>
        </w:r>
      </w:ins>
      <w:ins w:id="10441" w:author="Rev 6 Allen Wirfs-Brock" w:date="2012-02-27T09:27:00Z">
        <w:del w:id="10442" w:author="Rev 8 Allen Wirfs-Brock" w:date="2012-06-08T17:36:00Z">
          <w:r w:rsidRPr="00E77497" w:rsidDel="00124144">
            <w:rPr>
              <w:rFonts w:ascii="Courier New" w:hAnsi="Courier New"/>
              <w:b/>
              <w:i w:val="0"/>
            </w:rPr>
            <w:delText xml:space="preserve"> </w:delText>
          </w:r>
        </w:del>
      </w:ins>
      <w:ins w:id="10443"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10444" w:author="Rev 7 Allen Wirfs-Brock" w:date="2012-04-12T17:36:00Z">
          <w:r w:rsidRPr="00AC3AEA" w:rsidDel="00AE5554">
            <w:rPr>
              <w:rFonts w:ascii="Courier New" w:hAnsi="Courier New" w:cs="Courier New"/>
              <w:b/>
              <w:i w:val="0"/>
            </w:rPr>
            <w:delText>(</w:delText>
          </w:r>
        </w:del>
        <w:r>
          <w:t xml:space="preserve"> </w:t>
        </w:r>
        <w:commentRangeStart w:id="10445"/>
        <w:r>
          <w:t xml:space="preserve">Expression </w:t>
        </w:r>
        <w:del w:id="10446" w:author="Rev 7 Allen Wirfs-Brock" w:date="2012-04-12T17:36:00Z">
          <w:r w:rsidRPr="00AC3AEA" w:rsidDel="00AE5554">
            <w:rPr>
              <w:rFonts w:ascii="Courier New" w:hAnsi="Courier New" w:cs="Courier New"/>
              <w:b/>
              <w:i w:val="0"/>
            </w:rPr>
            <w:delText>)</w:delText>
          </w:r>
        </w:del>
      </w:ins>
      <w:ins w:id="10447" w:author="Rev 6 Allen Wirfs-Brock" w:date="2012-02-27T09:27:00Z">
        <w:r w:rsidRPr="00E77497">
          <w:rPr>
            <w:rFonts w:ascii="Courier New" w:hAnsi="Courier New"/>
            <w:i w:val="0"/>
          </w:rPr>
          <w:t xml:space="preserve"> </w:t>
        </w:r>
      </w:ins>
      <w:commentRangeEnd w:id="10445"/>
      <w:r w:rsidR="002D6D38">
        <w:rPr>
          <w:rStyle w:val="CommentReference"/>
          <w:rFonts w:ascii="Arial" w:eastAsia="MS Mincho" w:hAnsi="Arial"/>
          <w:i w:val="0"/>
          <w:lang w:eastAsia="ja-JP"/>
        </w:rPr>
        <w:commentReference w:id="10445"/>
      </w:r>
      <w:ins w:id="10448" w:author="Rev 6 Allen Wirfs-Brock" w:date="2012-02-27T09:27:00Z">
        <w:r w:rsidRPr="00E77497">
          <w:rPr>
            <w:rFonts w:ascii="Courier New" w:hAnsi="Courier New"/>
            <w:b/>
            <w:i w:val="0"/>
          </w:rPr>
          <w:t>]</w:t>
        </w:r>
      </w:ins>
    </w:p>
    <w:p w:rsidR="001A49B2" w:rsidRPr="008B7F6F" w:rsidRDefault="001A49B2" w:rsidP="001A49B2">
      <w:pPr>
        <w:pStyle w:val="SyntaxRule"/>
        <w:rPr>
          <w:ins w:id="10449" w:author="Rev 6 Allen Wirfs-Brock" w:date="2012-02-27T09:26:00Z"/>
        </w:rPr>
      </w:pPr>
      <w:ins w:id="10450" w:author="Rev 6 Allen Wirfs-Brock" w:date="2012-02-27T09:26:00Z">
        <w:r>
          <w:t>ComprehensionForList</w:t>
        </w:r>
        <w:r w:rsidRPr="003B4312">
          <w:t xml:space="preserve"> </w:t>
        </w:r>
        <w:r w:rsidRPr="003B4312">
          <w:rPr>
            <w:rFonts w:ascii="Arial" w:hAnsi="Arial" w:cs="Arial"/>
            <w:b/>
            <w:i w:val="0"/>
          </w:rPr>
          <w:t>:</w:t>
        </w:r>
      </w:ins>
    </w:p>
    <w:p w:rsidR="001A49B2" w:rsidRPr="009C202C" w:rsidRDefault="001A49B2" w:rsidP="001A49B2">
      <w:pPr>
        <w:pStyle w:val="SyntaxDefinition"/>
        <w:rPr>
          <w:ins w:id="10451" w:author="Rev 6 Allen Wirfs-Brock" w:date="2012-02-27T09:26:00Z"/>
        </w:rPr>
      </w:pPr>
      <w:ins w:id="10452"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rsidR="001A49B2" w:rsidRPr="008B7F6F" w:rsidRDefault="001A49B2" w:rsidP="001A49B2">
      <w:pPr>
        <w:pStyle w:val="SyntaxRule"/>
        <w:rPr>
          <w:ins w:id="10453" w:author="Rev 6 Allen Wirfs-Brock" w:date="2012-02-27T09:26:00Z"/>
        </w:rPr>
      </w:pPr>
      <w:ins w:id="10454" w:author="Rev 6 Allen Wirfs-Brock" w:date="2012-02-27T09:26:00Z">
        <w:r>
          <w:t>ComprehensionFor</w:t>
        </w:r>
        <w:r w:rsidRPr="003B4312">
          <w:t xml:space="preserve"> </w:t>
        </w:r>
        <w:r w:rsidRPr="003B4312">
          <w:rPr>
            <w:rFonts w:ascii="Arial" w:hAnsi="Arial" w:cs="Arial"/>
            <w:b/>
            <w:i w:val="0"/>
          </w:rPr>
          <w:t>:</w:t>
        </w:r>
      </w:ins>
    </w:p>
    <w:p w:rsidR="00837D11" w:rsidRDefault="001A49B2" w:rsidP="001A49B2">
      <w:pPr>
        <w:pStyle w:val="SyntaxDefinition"/>
        <w:rPr>
          <w:ins w:id="10455" w:author="Rev 7 Allen Wirfs-Brock" w:date="2012-04-12T17:44:00Z"/>
          <w:rFonts w:ascii="Courier New" w:hAnsi="Courier New" w:cs="Courier New"/>
          <w:i w:val="0"/>
        </w:rPr>
      </w:pPr>
      <w:ins w:id="10456" w:author="Rev 6 Allen Wirfs-Brock" w:date="2012-02-27T09:26:00Z">
        <w:r>
          <w:rPr>
            <w:rFonts w:ascii="Courier New" w:hAnsi="Courier New" w:cs="Courier New"/>
            <w:b/>
            <w:i w:val="0"/>
          </w:rPr>
          <w:t>for</w:t>
        </w:r>
        <w:r w:rsidRPr="00AC3AEA">
          <w:rPr>
            <w:rFonts w:ascii="Courier New" w:hAnsi="Courier New" w:cs="Courier New"/>
            <w:b/>
            <w:i w:val="0"/>
          </w:rPr>
          <w:t xml:space="preserve"> </w:t>
        </w:r>
        <w:del w:id="10457" w:author="Rev 7 Allen Wirfs-Brock" w:date="2012-04-12T17:37:00Z">
          <w:r w:rsidRPr="00AC3AEA" w:rsidDel="00AE5554">
            <w:rPr>
              <w:rFonts w:ascii="Courier New" w:hAnsi="Courier New" w:cs="Courier New"/>
              <w:b/>
              <w:i w:val="0"/>
            </w:rPr>
            <w:delText>(</w:delText>
          </w:r>
        </w:del>
        <w:r>
          <w:t xml:space="preserve"> </w:t>
        </w:r>
        <w:del w:id="10458" w:author="Rev 7 Allen Wirfs-Brock" w:date="2012-04-12T17:37:00Z">
          <w:r w:rsidDel="00AE5554">
            <w:delText>LeftHandSideExpression</w:delText>
          </w:r>
        </w:del>
      </w:ins>
      <w:ins w:id="10459" w:author="Rev 7 Allen Wirfs-Brock" w:date="2012-04-12T17:37:00Z">
        <w:r w:rsidR="00AE5554">
          <w:t>ForBinding</w:t>
        </w:r>
      </w:ins>
      <w:ins w:id="10460" w:author="Rev 6 Allen Wirfs-Brock" w:date="2012-02-27T09:26:00Z">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commentRangeStart w:id="10461"/>
        <w:r>
          <w:t>Expression</w:t>
        </w:r>
        <w:r w:rsidRPr="00AC3AEA">
          <w:rPr>
            <w:rFonts w:ascii="Courier New" w:hAnsi="Courier New" w:cs="Courier New"/>
            <w:i w:val="0"/>
          </w:rPr>
          <w:t xml:space="preserve"> </w:t>
        </w:r>
      </w:ins>
      <w:commentRangeEnd w:id="10461"/>
      <w:r w:rsidR="002D6D38">
        <w:rPr>
          <w:rStyle w:val="CommentReference"/>
          <w:rFonts w:ascii="Arial" w:eastAsia="MS Mincho" w:hAnsi="Arial"/>
          <w:i w:val="0"/>
          <w:lang w:eastAsia="ja-JP"/>
        </w:rPr>
        <w:commentReference w:id="10461"/>
      </w:r>
    </w:p>
    <w:p w:rsidR="00837D11" w:rsidRPr="00E77497" w:rsidRDefault="00837D11" w:rsidP="00837D11">
      <w:pPr>
        <w:pStyle w:val="SyntaxRule"/>
        <w:rPr>
          <w:ins w:id="10462" w:author="Rev 7 Allen Wirfs-Brock" w:date="2012-04-12T17:44:00Z"/>
        </w:rPr>
      </w:pPr>
      <w:ins w:id="10463" w:author="Rev 7 Allen Wirfs-Brock" w:date="2012-04-12T17:44:00Z">
        <w:r>
          <w:t>ForBinding</w:t>
        </w:r>
        <w:r w:rsidRPr="00E77497">
          <w:t xml:space="preserve"> </w:t>
        </w:r>
        <w:r w:rsidRPr="00E77497">
          <w:rPr>
            <w:rFonts w:ascii="Arial" w:hAnsi="Arial"/>
            <w:b/>
            <w:i w:val="0"/>
          </w:rPr>
          <w:t>:</w:t>
        </w:r>
      </w:ins>
    </w:p>
    <w:p w:rsidR="001A49B2" w:rsidRPr="009C202C" w:rsidRDefault="00837D11" w:rsidP="00837D11">
      <w:pPr>
        <w:pStyle w:val="SyntaxDefinition"/>
        <w:rPr>
          <w:ins w:id="10464" w:author="Rev 6 Allen Wirfs-Brock" w:date="2012-02-27T09:26:00Z"/>
        </w:rPr>
      </w:pPr>
      <w:ins w:id="10465" w:author="Rev 7 Allen Wirfs-Brock" w:date="2012-04-12T17:44:00Z">
        <w:r w:rsidRPr="00E77497">
          <w:t>BindingIdentifier</w:t>
        </w:r>
        <w:r>
          <w:rPr>
            <w:rFonts w:ascii="Courier New" w:hAnsi="Courier New"/>
            <w:b/>
            <w:i w:val="0"/>
          </w:rPr>
          <w:br/>
        </w:r>
        <w:r w:rsidRPr="00E77497">
          <w:t xml:space="preserve">BindingPattern  </w:t>
        </w:r>
      </w:ins>
      <w:ins w:id="10466" w:author="Rev 6 Allen Wirfs-Brock" w:date="2012-02-27T09:26:00Z">
        <w:del w:id="10467" w:author="Rev 7 Allen Wirfs-Brock" w:date="2012-04-12T17:37:00Z">
          <w:r w:rsidR="001A49B2" w:rsidRPr="00AC3AEA" w:rsidDel="00AE5554">
            <w:rPr>
              <w:rFonts w:ascii="Courier New" w:hAnsi="Courier New" w:cs="Courier New"/>
              <w:b/>
              <w:i w:val="0"/>
            </w:rPr>
            <w:delText>)</w:delText>
          </w:r>
        </w:del>
      </w:ins>
    </w:p>
    <w:p w:rsidR="00837D11" w:rsidRPr="001A49B2" w:rsidDel="00AD18E3" w:rsidRDefault="00837D11" w:rsidP="00837D11">
      <w:pPr>
        <w:rPr>
          <w:ins w:id="10468" w:author="Rev 7 Allen Wirfs-Brock" w:date="2012-04-12T17:45:00Z"/>
          <w:del w:id="10469" w:author="Rev 8 Allen Wirfs-Brock" w:date="2012-06-01T08:28:00Z"/>
          <w:rFonts w:ascii="Helvetica" w:hAnsi="Helvetica"/>
          <w:b/>
        </w:rPr>
      </w:pPr>
      <w:ins w:id="10470" w:author="Rev 7 Allen Wirfs-Brock" w:date="2012-04-12T17:45:00Z">
        <w:del w:id="10471" w:author="Rev 8 Allen Wirfs-Brock" w:date="2012-06-01T08:28:00Z">
          <w:r w:rsidRPr="001A49B2" w:rsidDel="00AD18E3">
            <w:rPr>
              <w:rFonts w:ascii="Helvetica" w:hAnsi="Helvetica"/>
              <w:b/>
            </w:rPr>
            <w:delText>Static Semantics</w:delText>
          </w:r>
        </w:del>
      </w:ins>
    </w:p>
    <w:p w:rsidR="00297E3D" w:rsidRPr="00E77497" w:rsidDel="00AD18E3" w:rsidRDefault="00297E3D" w:rsidP="00297E3D">
      <w:pPr>
        <w:rPr>
          <w:ins w:id="10472" w:author="Rev 7 Allen Wirfs-Brock" w:date="2012-04-12T17:49:00Z"/>
          <w:del w:id="10473" w:author="Rev 8 Allen Wirfs-Brock" w:date="2012-06-01T08:28:00Z"/>
          <w:rFonts w:ascii="Helvetica" w:hAnsi="Helvetica"/>
          <w:b/>
        </w:rPr>
      </w:pPr>
      <w:ins w:id="10474" w:author="Rev 7 Allen Wirfs-Brock" w:date="2012-04-12T17:49:00Z">
        <w:del w:id="10475" w:author="Rev 8 Allen Wirfs-Brock" w:date="2012-06-01T08:28:00Z">
          <w:r w:rsidRPr="00E77497" w:rsidDel="00AD18E3">
            <w:rPr>
              <w:rFonts w:ascii="Helvetica" w:hAnsi="Helvetica"/>
              <w:b/>
            </w:rPr>
            <w:delText xml:space="preserve">Static Semantics:  </w:delText>
          </w:r>
          <w:r w:rsidRPr="00E77497" w:rsidDel="00AD18E3">
            <w:rPr>
              <w:rFonts w:ascii="Helvetica" w:hAnsi="Helvetica"/>
              <w:b/>
              <w:lang w:eastAsia="en-US"/>
            </w:rPr>
            <w:delText>Bound</w:delText>
          </w:r>
          <w:r w:rsidDel="00AD18E3">
            <w:rPr>
              <w:rFonts w:ascii="Helvetica" w:hAnsi="Helvetica"/>
              <w:b/>
              <w:lang w:eastAsia="en-US"/>
            </w:rPr>
            <w:delText xml:space="preserve"> </w:delText>
          </w:r>
          <w:r w:rsidRPr="00E77497" w:rsidDel="00AD18E3">
            <w:rPr>
              <w:rFonts w:ascii="Helvetica" w:hAnsi="Helvetica"/>
              <w:b/>
              <w:lang w:eastAsia="en-US"/>
            </w:rPr>
            <w:delText>Names</w:delText>
          </w:r>
        </w:del>
      </w:ins>
    </w:p>
    <w:p w:rsidR="00297E3D" w:rsidRPr="00E77497" w:rsidDel="00AD18E3" w:rsidRDefault="00297E3D" w:rsidP="00297E3D">
      <w:pPr>
        <w:rPr>
          <w:ins w:id="10476" w:author="Rev 7 Allen Wirfs-Brock" w:date="2012-04-12T17:49:00Z"/>
          <w:del w:id="10477" w:author="Rev 8 Allen Wirfs-Brock" w:date="2012-06-01T08:28:00Z"/>
        </w:rPr>
      </w:pPr>
      <w:ins w:id="10478" w:author="Rev 7 Allen Wirfs-Brock" w:date="2012-04-12T17:49:00Z">
        <w:del w:id="10479"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Identifier</w:delText>
          </w:r>
          <w:r w:rsidRPr="00E77497" w:rsidDel="00AD18E3">
            <w:rPr>
              <w:rFonts w:ascii="Times New Roman" w:hAnsi="Times New Roman"/>
              <w:i/>
            </w:rPr>
            <w:delText xml:space="preserve"> </w:delText>
          </w:r>
        </w:del>
      </w:ins>
    </w:p>
    <w:p w:rsidR="00297E3D" w:rsidRPr="00E77497" w:rsidDel="00AD18E3" w:rsidRDefault="00297E3D" w:rsidP="00297E3D">
      <w:pPr>
        <w:pStyle w:val="Alg4"/>
        <w:numPr>
          <w:ilvl w:val="0"/>
          <w:numId w:val="639"/>
        </w:numPr>
        <w:spacing w:after="220"/>
        <w:contextualSpacing/>
        <w:rPr>
          <w:ins w:id="10480" w:author="Rev 7 Allen Wirfs-Brock" w:date="2012-04-12T17:49:00Z"/>
          <w:del w:id="10481" w:author="Rev 8 Allen Wirfs-Brock" w:date="2012-06-01T08:28:00Z"/>
        </w:rPr>
      </w:pPr>
      <w:ins w:id="10482" w:author="Rev 7 Allen Wirfs-Brock" w:date="2012-04-12T17:49:00Z">
        <w:del w:id="10483"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4A3CB8" w:rsidDel="00AD18E3">
            <w:rPr>
              <w:i/>
            </w:rPr>
            <w:delText>BindingIdentifier</w:delText>
          </w:r>
          <w:r w:rsidRPr="00E77497" w:rsidDel="00AD18E3">
            <w:delText>.</w:delText>
          </w:r>
        </w:del>
      </w:ins>
    </w:p>
    <w:p w:rsidR="00297E3D" w:rsidRPr="00E77497" w:rsidDel="00AD18E3" w:rsidRDefault="00297E3D" w:rsidP="00297E3D">
      <w:pPr>
        <w:rPr>
          <w:ins w:id="10484" w:author="Rev 7 Allen Wirfs-Brock" w:date="2012-04-12T17:49:00Z"/>
          <w:del w:id="10485" w:author="Rev 8 Allen Wirfs-Brock" w:date="2012-06-01T08:28:00Z"/>
        </w:rPr>
      </w:pPr>
      <w:ins w:id="10486" w:author="Rev 7 Allen Wirfs-Brock" w:date="2012-04-12T17:49:00Z">
        <w:del w:id="10487"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Pattern</w:delText>
          </w:r>
        </w:del>
      </w:ins>
    </w:p>
    <w:p w:rsidR="00297E3D" w:rsidRPr="00E77497" w:rsidDel="00AD18E3" w:rsidRDefault="00297E3D" w:rsidP="00297E3D">
      <w:pPr>
        <w:pStyle w:val="Alg4"/>
        <w:numPr>
          <w:ilvl w:val="0"/>
          <w:numId w:val="640"/>
        </w:numPr>
        <w:spacing w:after="220"/>
        <w:contextualSpacing/>
        <w:rPr>
          <w:ins w:id="10488" w:author="Rev 7 Allen Wirfs-Brock" w:date="2012-04-12T17:49:00Z"/>
          <w:del w:id="10489" w:author="Rev 8 Allen Wirfs-Brock" w:date="2012-06-01T08:28:00Z"/>
        </w:rPr>
      </w:pPr>
      <w:ins w:id="10490" w:author="Rev 7 Allen Wirfs-Brock" w:date="2012-04-12T17:49:00Z">
        <w:del w:id="10491"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9E12F1" w:rsidDel="00AD18E3">
            <w:rPr>
              <w:i/>
            </w:rPr>
            <w:delText>Binding</w:delText>
          </w:r>
          <w:r w:rsidDel="00AD18E3">
            <w:rPr>
              <w:i/>
            </w:rPr>
            <w:delText>Pattern</w:delText>
          </w:r>
          <w:r w:rsidRPr="00E77497" w:rsidDel="00AD18E3">
            <w:delText>.</w:delText>
          </w:r>
        </w:del>
      </w:ins>
    </w:p>
    <w:p w:rsidR="00297E3D" w:rsidRPr="001A49B2" w:rsidRDefault="00297E3D" w:rsidP="00297E3D">
      <w:pPr>
        <w:rPr>
          <w:ins w:id="10492" w:author="Rev 7 Allen Wirfs-Brock" w:date="2012-04-12T17:52:00Z"/>
          <w:rFonts w:ascii="Helvetica" w:hAnsi="Helvetica"/>
          <w:b/>
        </w:rPr>
      </w:pPr>
      <w:ins w:id="10493" w:author="Rev 7 Allen Wirfs-Brock" w:date="2012-04-12T17:52:00Z">
        <w:r w:rsidRPr="001A49B2">
          <w:rPr>
            <w:rFonts w:ascii="Helvetica" w:hAnsi="Helvetica"/>
            <w:b/>
          </w:rPr>
          <w:t>Runtime Semantics</w:t>
        </w:r>
      </w:ins>
    </w:p>
    <w:p w:rsidR="00ED63AB" w:rsidRDefault="00ED63AB" w:rsidP="00ED63AB">
      <w:pPr>
        <w:keepNext/>
        <w:rPr>
          <w:ins w:id="10494" w:author="Rev 10 Allen Wirfs-Brock" w:date="2012-08-07T17:25:00Z"/>
          <w:rFonts w:ascii="Helvetica" w:hAnsi="Helvetica"/>
          <w:b/>
          <w:spacing w:val="6"/>
        </w:rPr>
      </w:pPr>
      <w:ins w:id="10495" w:author="Rev 10 Allen Wirfs-Brock" w:date="2012-08-07T17:25:00Z">
        <w:r w:rsidRPr="00E77497">
          <w:rPr>
            <w:rFonts w:ascii="Helvetica" w:hAnsi="Helvetica"/>
            <w:b/>
          </w:rPr>
          <w:lastRenderedPageBreak/>
          <w:t xml:space="preserve">Runtime Semantics: </w:t>
        </w:r>
        <w:r w:rsidRPr="00E77497">
          <w:rPr>
            <w:rFonts w:ascii="Helvetica" w:hAnsi="Helvetica"/>
            <w:b/>
            <w:spacing w:val="6"/>
          </w:rPr>
          <w:t xml:space="preserve">Binding </w:t>
        </w:r>
        <w:r>
          <w:rPr>
            <w:rFonts w:ascii="Helvetica" w:hAnsi="Helvetica"/>
            <w:b/>
            <w:spacing w:val="6"/>
          </w:rPr>
          <w:t>Initialisation</w:t>
        </w:r>
      </w:ins>
    </w:p>
    <w:p w:rsidR="00ED63AB" w:rsidRPr="004418C4" w:rsidRDefault="00ED63AB" w:rsidP="00ED63AB">
      <w:pPr>
        <w:ind w:left="360"/>
        <w:rPr>
          <w:ins w:id="10496" w:author="Rev 10 Allen Wirfs-Brock" w:date="2012-08-07T17:25:00Z"/>
        </w:rPr>
      </w:pPr>
      <w:ins w:id="10497" w:author="Rev 10 Allen Wirfs-Brock" w:date="2012-08-07T17:25:00Z">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ins>
    </w:p>
    <w:p w:rsidR="00ED63AB" w:rsidRPr="008E00F6" w:rsidRDefault="00ED63AB" w:rsidP="00ED63AB">
      <w:pPr>
        <w:rPr>
          <w:ins w:id="10498" w:author="Rev 10 Allen Wirfs-Brock" w:date="2012-08-07T17:25:00Z"/>
          <w:sz w:val="18"/>
        </w:rPr>
      </w:pPr>
      <w:ins w:id="10499" w:author="Rev 10 Allen Wirfs-Brock" w:date="2012-08-07T17:25: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rsidR="00ED63AB" w:rsidRPr="00E77497" w:rsidRDefault="00ED63AB" w:rsidP="00ED63AB">
      <w:pPr>
        <w:contextualSpacing/>
        <w:rPr>
          <w:ins w:id="10500" w:author="Rev 10 Allen Wirfs-Brock" w:date="2012-08-07T17:25:00Z"/>
        </w:rPr>
      </w:pPr>
      <w:ins w:id="10501" w:author="Rev 10 Allen Wirfs-Brock" w:date="2012-08-07T17:25:00Z">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rsidR="00ED63AB" w:rsidRPr="00E77497" w:rsidRDefault="00ED63AB" w:rsidP="00ED63AB">
      <w:pPr>
        <w:pStyle w:val="Alg3"/>
        <w:numPr>
          <w:ilvl w:val="0"/>
          <w:numId w:val="622"/>
        </w:numPr>
        <w:rPr>
          <w:ins w:id="10502" w:author="Rev 10 Allen Wirfs-Brock" w:date="2012-08-07T17:25:00Z"/>
        </w:rPr>
      </w:pPr>
      <w:ins w:id="10503" w:author="Rev 10 Allen Wirfs-Brock" w:date="2012-08-07T17:25:00Z">
        <w:r w:rsidRPr="00E77497">
          <w:t xml:space="preserve">Let </w:t>
        </w:r>
      </w:ins>
      <w:ins w:id="10504" w:author="Rev 10 Allen Wirfs-Brock" w:date="2012-08-07T17:26:00Z">
        <w:r>
          <w:rPr>
            <w:i/>
          </w:rPr>
          <w:t xml:space="preserve">obj </w:t>
        </w:r>
      </w:ins>
      <w:ins w:id="10505" w:author="Rev 10 Allen Wirfs-Brock" w:date="2012-08-07T17:25:00Z">
        <w:r w:rsidRPr="00E77497">
          <w:t xml:space="preserve"> be ToObject(</w:t>
        </w:r>
        <w:r>
          <w:rPr>
            <w:i/>
          </w:rPr>
          <w:t>value</w:t>
        </w:r>
        <w:r w:rsidRPr="00E77497">
          <w:t>).</w:t>
        </w:r>
      </w:ins>
    </w:p>
    <w:p w:rsidR="00ED63AB" w:rsidRDefault="00ED63AB" w:rsidP="00ED63AB">
      <w:pPr>
        <w:pStyle w:val="Alg2"/>
        <w:numPr>
          <w:ilvl w:val="0"/>
          <w:numId w:val="622"/>
        </w:numPr>
        <w:spacing w:after="220"/>
        <w:contextualSpacing/>
        <w:rPr>
          <w:ins w:id="10506" w:author="Rev 10 Allen Wirfs-Brock" w:date="2012-08-07T17:25:00Z"/>
        </w:rPr>
      </w:pPr>
      <w:ins w:id="10507" w:author="Rev 10 Allen Wirfs-Brock" w:date="2012-08-07T17:25:00Z">
        <w:r>
          <w:t>ReturnIfAbrupt(</w:t>
        </w:r>
      </w:ins>
      <w:ins w:id="10508" w:author="Rev 10 Allen Wirfs-Brock" w:date="2012-08-07T17:27:00Z">
        <w:r>
          <w:rPr>
            <w:i/>
          </w:rPr>
          <w:t>obj</w:t>
        </w:r>
      </w:ins>
      <w:ins w:id="10509" w:author="Rev 10 Allen Wirfs-Brock" w:date="2012-08-07T17:25:00Z">
        <w:r>
          <w:t>).</w:t>
        </w:r>
      </w:ins>
    </w:p>
    <w:p w:rsidR="00ED63AB" w:rsidRPr="004418C4" w:rsidRDefault="00ED63AB" w:rsidP="00ED63AB">
      <w:pPr>
        <w:pStyle w:val="Alg2"/>
        <w:numPr>
          <w:ilvl w:val="0"/>
          <w:numId w:val="622"/>
        </w:numPr>
        <w:spacing w:after="220"/>
        <w:rPr>
          <w:ins w:id="10510" w:author="Rev 10 Allen Wirfs-Brock" w:date="2012-08-07T17:25:00Z"/>
        </w:rPr>
      </w:pPr>
      <w:ins w:id="10511" w:author="Rev 10 Allen Wirfs-Brock" w:date="2012-08-07T17:25:00Z">
        <w:r>
          <w:t>Return 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ins>
      <w:ins w:id="10512" w:author="Rev 10 Allen Wirfs-Brock" w:date="2012-08-07T17:27:00Z">
        <w:r>
          <w:rPr>
            <w:i/>
          </w:rPr>
          <w:t>obj</w:t>
        </w:r>
      </w:ins>
      <w:ins w:id="10513" w:author="Rev 10 Allen Wirfs-Brock" w:date="2012-08-07T17:25:00Z">
        <w:r w:rsidRPr="00E77497">
          <w:t xml:space="preserve"> </w:t>
        </w:r>
        <w:r w:rsidRPr="004418C4">
          <w:t xml:space="preserve">and </w:t>
        </w:r>
        <w:r>
          <w:rPr>
            <w:i/>
          </w:rPr>
          <w:t>environment</w:t>
        </w:r>
        <w:r w:rsidRPr="004418C4">
          <w:t xml:space="preserve"> as the arguments.</w:t>
        </w:r>
      </w:ins>
    </w:p>
    <w:p w:rsidR="00297E3D" w:rsidDel="00AD18E3" w:rsidRDefault="00297E3D" w:rsidP="00297E3D">
      <w:pPr>
        <w:keepNext/>
        <w:rPr>
          <w:ins w:id="10514" w:author="Rev 7 Allen Wirfs-Brock" w:date="2012-04-12T17:52:00Z"/>
          <w:del w:id="10515" w:author="Rev 8 Allen Wirfs-Brock" w:date="2012-06-01T08:29:00Z"/>
          <w:rFonts w:ascii="Helvetica" w:hAnsi="Helvetica"/>
          <w:b/>
          <w:spacing w:val="6"/>
        </w:rPr>
      </w:pPr>
      <w:ins w:id="10516" w:author="Rev 7 Allen Wirfs-Brock" w:date="2012-04-12T17:52:00Z">
        <w:del w:id="10517" w:author="Rev 8 Allen Wirfs-Brock" w:date="2012-06-01T08:29:00Z">
          <w:r w:rsidRPr="00E77497" w:rsidDel="00AD18E3">
            <w:rPr>
              <w:rFonts w:ascii="Helvetica" w:hAnsi="Helvetica"/>
              <w:b/>
            </w:rPr>
            <w:delText xml:space="preserve">Runtime Semantics: </w:delText>
          </w:r>
          <w:r w:rsidRPr="00E77497" w:rsidDel="00AD18E3">
            <w:rPr>
              <w:rFonts w:ascii="Helvetica" w:hAnsi="Helvetica"/>
              <w:b/>
              <w:spacing w:val="6"/>
            </w:rPr>
            <w:delText xml:space="preserve">Binding </w:delText>
          </w:r>
          <w:r w:rsidDel="00AD18E3">
            <w:rPr>
              <w:rFonts w:ascii="Helvetica" w:hAnsi="Helvetica"/>
              <w:b/>
              <w:spacing w:val="6"/>
            </w:rPr>
            <w:delText>Initialisation</w:delText>
          </w:r>
        </w:del>
      </w:ins>
    </w:p>
    <w:p w:rsidR="00297E3D" w:rsidRPr="00FA3203" w:rsidDel="00AD18E3" w:rsidRDefault="00297E3D" w:rsidP="00297E3D">
      <w:pPr>
        <w:ind w:left="360"/>
        <w:rPr>
          <w:ins w:id="10518" w:author="Rev 7 Allen Wirfs-Brock" w:date="2012-04-12T17:52:00Z"/>
          <w:del w:id="10519" w:author="Rev 8 Allen Wirfs-Brock" w:date="2012-06-01T08:29:00Z"/>
        </w:rPr>
      </w:pPr>
      <w:ins w:id="10520" w:author="Rev 7 Allen Wirfs-Brock" w:date="2012-04-12T17:52:00Z">
        <w:del w:id="10521" w:author="Rev 8 Allen Wirfs-Brock" w:date="2012-06-01T08:29:00Z">
          <w:r w:rsidDel="00AD18E3">
            <w:delText>W</w:delText>
          </w:r>
          <w:r w:rsidRPr="004418C4" w:rsidDel="00AD18E3">
            <w:delText xml:space="preserve">ith arguments </w:delText>
          </w:r>
          <w:r w:rsidRPr="004418C4" w:rsidDel="00AD18E3">
            <w:rPr>
              <w:rFonts w:ascii="Times New Roman" w:hAnsi="Times New Roman"/>
              <w:i/>
            </w:rPr>
            <w:delText>value</w:delText>
          </w:r>
          <w:r w:rsidRPr="004418C4" w:rsidDel="00AD18E3">
            <w:delText xml:space="preserve"> and </w:delText>
          </w:r>
          <w:r w:rsidDel="00AD18E3">
            <w:rPr>
              <w:rFonts w:ascii="Times New Roman" w:hAnsi="Times New Roman"/>
              <w:i/>
            </w:rPr>
            <w:delText>environment</w:delText>
          </w:r>
          <w:r w:rsidDel="00AD18E3">
            <w:delText>.</w:delText>
          </w:r>
        </w:del>
      </w:ins>
    </w:p>
    <w:p w:rsidR="00297E3D" w:rsidRPr="008E00F6" w:rsidDel="00AD18E3" w:rsidRDefault="00297E3D" w:rsidP="00297E3D">
      <w:pPr>
        <w:rPr>
          <w:ins w:id="10522" w:author="Rev 7 Allen Wirfs-Brock" w:date="2012-04-12T17:52:00Z"/>
          <w:del w:id="10523" w:author="Rev 8 Allen Wirfs-Brock" w:date="2012-06-01T08:29:00Z"/>
          <w:sz w:val="18"/>
        </w:rPr>
      </w:pPr>
      <w:ins w:id="10524" w:author="Rev 7 Allen Wirfs-Brock" w:date="2012-04-12T17:52:00Z">
        <w:del w:id="10525" w:author="Rev 8 Allen Wirfs-Brock" w:date="2012-06-01T08:29:00Z">
          <w:r w:rsidRPr="008E00F6" w:rsidDel="00AD18E3">
            <w:rPr>
              <w:sz w:val="18"/>
            </w:rPr>
            <w:delText>NOTE</w:delText>
          </w:r>
          <w:r w:rsidRPr="008E00F6" w:rsidDel="00AD18E3">
            <w:rPr>
              <w:sz w:val="18"/>
            </w:rPr>
            <w:tab/>
          </w:r>
          <w:r w:rsidRPr="008E00F6" w:rsidDel="00AD18E3">
            <w:rPr>
              <w:b/>
              <w:sz w:val="18"/>
            </w:rPr>
            <w:delText>undefined</w:delText>
          </w:r>
          <w:r w:rsidRPr="008E00F6" w:rsidDel="00AD18E3">
            <w:rPr>
              <w:sz w:val="18"/>
            </w:rPr>
            <w:delText xml:space="preserve"> is passed for </w:delText>
          </w:r>
          <w:r w:rsidRPr="008E00F6" w:rsidDel="00AD18E3">
            <w:rPr>
              <w:rFonts w:ascii="Times New Roman" w:hAnsi="Times New Roman"/>
              <w:i/>
              <w:sz w:val="18"/>
            </w:rPr>
            <w:delText>environment</w:delText>
          </w:r>
          <w:r w:rsidRPr="008E00F6" w:rsidDel="00AD18E3">
            <w:rPr>
              <w:sz w:val="18"/>
            </w:rPr>
            <w:delText xml:space="preserve"> to indicate that a PutValue operation should be used to assign the </w:delText>
          </w:r>
          <w:r w:rsidDel="00AD18E3">
            <w:rPr>
              <w:sz w:val="18"/>
            </w:rPr>
            <w:delText>initialisation</w:delText>
          </w:r>
          <w:r w:rsidRPr="008E00F6" w:rsidDel="00AD18E3">
            <w:rPr>
              <w:sz w:val="18"/>
            </w:rPr>
            <w:delText xml:space="preserve"> value.  This is the case for </w:delText>
          </w:r>
          <w:r w:rsidRPr="008E00F6" w:rsidDel="00AD18E3">
            <w:rPr>
              <w:rFonts w:ascii="Courier New" w:hAnsi="Courier New"/>
              <w:b/>
              <w:sz w:val="18"/>
            </w:rPr>
            <w:delText>var</w:delText>
          </w:r>
          <w:r w:rsidRPr="008E00F6" w:rsidDel="00AD18E3">
            <w:rPr>
              <w:sz w:val="18"/>
            </w:rPr>
            <w:delText xml:space="preserve"> statements </w:delText>
          </w:r>
          <w:r w:rsidDel="00AD18E3">
            <w:rPr>
              <w:sz w:val="18"/>
            </w:rPr>
            <w:delText>formal parameter lists of non-strict functions.</w:delText>
          </w:r>
          <w:r w:rsidRPr="008E00F6" w:rsidDel="00AD18E3">
            <w:rPr>
              <w:sz w:val="18"/>
            </w:rPr>
            <w:delText xml:space="preserve"> </w:delText>
          </w:r>
          <w:r w:rsidDel="00AD18E3">
            <w:rPr>
              <w:sz w:val="18"/>
            </w:rPr>
            <w:delText>In those cases</w:delText>
          </w:r>
          <w:r w:rsidRPr="008E00F6" w:rsidDel="00AD18E3">
            <w:rPr>
              <w:sz w:val="18"/>
            </w:rPr>
            <w:delText xml:space="preserve"> a lexical binding is hosted and preinitialized prior to evaluation of its initializer. </w:delText>
          </w:r>
        </w:del>
      </w:ins>
    </w:p>
    <w:p w:rsidR="00297E3D" w:rsidRPr="00E77497" w:rsidDel="00AD18E3" w:rsidRDefault="00297E3D" w:rsidP="00297E3D">
      <w:pPr>
        <w:rPr>
          <w:ins w:id="10526" w:author="Rev 7 Allen Wirfs-Brock" w:date="2012-04-12T17:52:00Z"/>
          <w:del w:id="10527" w:author="Rev 8 Allen Wirfs-Brock" w:date="2012-06-01T08:29:00Z"/>
        </w:rPr>
      </w:pPr>
      <w:ins w:id="10528" w:author="Rev 7 Allen Wirfs-Brock" w:date="2012-04-12T17:52:00Z">
        <w:del w:id="10529" w:author="Rev 8 Allen Wirfs-Brock" w:date="2012-06-01T08:29:00Z">
          <w:r w:rsidRPr="001A6405" w:rsidDel="00AD18E3">
            <w:rPr>
              <w:rFonts w:ascii="Times New Roman" w:hAnsi="Times New Roman"/>
              <w:i/>
            </w:rPr>
            <w:delText>For</w:delText>
          </w:r>
          <w:r w:rsidDel="00AD18E3">
            <w:rPr>
              <w:rFonts w:ascii="Times New Roman" w:hAnsi="Times New Roman"/>
              <w:i/>
            </w:rPr>
            <w:delText xml:space="preserve">Binding </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BindingIdentifier</w:delText>
          </w:r>
          <w:r w:rsidRPr="00E77497" w:rsidDel="00AD18E3">
            <w:rPr>
              <w:rFonts w:ascii="Times New Roman" w:hAnsi="Times New Roman"/>
              <w:i/>
            </w:rPr>
            <w:delText xml:space="preserve"> </w:delText>
          </w:r>
        </w:del>
      </w:ins>
    </w:p>
    <w:p w:rsidR="00297E3D" w:rsidRPr="00E77497" w:rsidDel="00AD18E3" w:rsidRDefault="00297E3D" w:rsidP="00297E3D">
      <w:pPr>
        <w:pStyle w:val="Alg4"/>
        <w:numPr>
          <w:ilvl w:val="0"/>
          <w:numId w:val="652"/>
        </w:numPr>
        <w:spacing w:after="220"/>
        <w:contextualSpacing/>
        <w:rPr>
          <w:ins w:id="10530" w:author="Rev 7 Allen Wirfs-Brock" w:date="2012-04-12T17:52:00Z"/>
          <w:del w:id="10531" w:author="Rev 8 Allen Wirfs-Brock" w:date="2012-06-01T08:29:00Z"/>
        </w:rPr>
      </w:pPr>
      <w:ins w:id="10532" w:author="Rev 7 Allen Wirfs-Brock" w:date="2012-04-12T17:52:00Z">
        <w:del w:id="10533"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 xml:space="preserve">BindingIdentifier </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rsidR="00297E3D" w:rsidRPr="00E77497" w:rsidDel="00AD18E3" w:rsidRDefault="00297E3D" w:rsidP="00297E3D">
      <w:pPr>
        <w:rPr>
          <w:ins w:id="10534" w:author="Rev 7 Allen Wirfs-Brock" w:date="2012-04-12T17:52:00Z"/>
          <w:del w:id="10535" w:author="Rev 8 Allen Wirfs-Brock" w:date="2012-06-01T08:29:00Z"/>
        </w:rPr>
      </w:pPr>
      <w:ins w:id="10536" w:author="Rev 7 Allen Wirfs-Brock" w:date="2012-04-12T17:52:00Z">
        <w:del w:id="10537" w:author="Rev 8 Allen Wirfs-Brock" w:date="2012-06-01T08:29: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BindingPattern</w:delText>
          </w:r>
        </w:del>
      </w:ins>
    </w:p>
    <w:p w:rsidR="00297E3D" w:rsidRPr="00E77497" w:rsidDel="00AD18E3" w:rsidRDefault="00297E3D" w:rsidP="00297E3D">
      <w:pPr>
        <w:pStyle w:val="Alg4"/>
        <w:numPr>
          <w:ilvl w:val="0"/>
          <w:numId w:val="653"/>
        </w:numPr>
        <w:spacing w:after="220"/>
        <w:contextualSpacing/>
        <w:rPr>
          <w:ins w:id="10538" w:author="Rev 7 Allen Wirfs-Brock" w:date="2012-04-12T17:52:00Z"/>
          <w:del w:id="10539" w:author="Rev 8 Allen Wirfs-Brock" w:date="2012-06-01T08:29:00Z"/>
        </w:rPr>
      </w:pPr>
      <w:ins w:id="10540" w:author="Rev 7 Allen Wirfs-Brock" w:date="2012-04-12T17:52:00Z">
        <w:del w:id="10541"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BindingPattern</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rsidR="008603C3" w:rsidRPr="00E77497" w:rsidRDefault="008603C3" w:rsidP="008603C3">
      <w:pPr>
        <w:keepNext/>
        <w:rPr>
          <w:ins w:id="10542" w:author="Rev 7 Allen Wirfs-Brock" w:date="2012-04-30T15:17:00Z"/>
          <w:rFonts w:ascii="Helvetica" w:hAnsi="Helvetica"/>
          <w:b/>
        </w:rPr>
      </w:pPr>
      <w:ins w:id="10543" w:author="Rev 7 Allen Wirfs-Brock" w:date="2012-04-30T15:17:00Z">
        <w:r w:rsidRPr="00E77497">
          <w:rPr>
            <w:rFonts w:ascii="Helvetica" w:hAnsi="Helvetica"/>
            <w:b/>
          </w:rPr>
          <w:t xml:space="preserve">Runtime Semantics: </w:t>
        </w:r>
        <w:r w:rsidRPr="00E77497">
          <w:rPr>
            <w:rFonts w:ascii="Helvetica" w:hAnsi="Helvetica"/>
            <w:b/>
            <w:spacing w:val="6"/>
          </w:rPr>
          <w:t>Evaluation</w:t>
        </w:r>
      </w:ins>
    </w:p>
    <w:p w:rsidR="00C45B08" w:rsidRPr="00C45B08" w:rsidRDefault="00C45B08" w:rsidP="00C45B08">
      <w:pPr>
        <w:pStyle w:val="Heading3"/>
        <w:numPr>
          <w:ilvl w:val="0"/>
          <w:numId w:val="0"/>
        </w:numPr>
        <w:rPr>
          <w:ins w:id="10544" w:author="Rev 11 Allen Wirfs-Brock" w:date="2012-10-24T19:17:00Z"/>
          <w:rStyle w:val="bnf"/>
          <w:sz w:val="32"/>
          <w:szCs w:val="32"/>
        </w:rPr>
      </w:pPr>
      <w:bookmarkStart w:id="10545" w:name="_Toc339020343"/>
      <w:commentRangeStart w:id="10546"/>
      <w:ins w:id="10547" w:author="Rev 11 Allen Wirfs-Brock" w:date="2012-10-24T19:17:00Z">
        <w:r>
          <w:rPr>
            <w:rStyle w:val="bnf"/>
            <w:sz w:val="32"/>
            <w:szCs w:val="32"/>
          </w:rPr>
          <w:t>ToD</w:t>
        </w:r>
      </w:ins>
      <w:ins w:id="10548" w:author="Rev 11 Allen Wirfs-Brock" w:date="2012-10-24T19:18:00Z">
        <w:r>
          <w:rPr>
            <w:rStyle w:val="bnf"/>
            <w:sz w:val="32"/>
            <w:szCs w:val="32"/>
          </w:rPr>
          <w:t>o</w:t>
        </w:r>
        <w:commentRangeEnd w:id="10546"/>
        <w:r>
          <w:rPr>
            <w:rStyle w:val="CommentReference"/>
            <w:b w:val="0"/>
          </w:rPr>
          <w:commentReference w:id="10546"/>
        </w:r>
      </w:ins>
      <w:bookmarkEnd w:id="10545"/>
    </w:p>
    <w:p w:rsidR="008603C3" w:rsidRPr="00E77497" w:rsidDel="00C45B08" w:rsidRDefault="008603C3" w:rsidP="008603C3">
      <w:pPr>
        <w:rPr>
          <w:ins w:id="10549" w:author="Rev 7 Allen Wirfs-Brock" w:date="2012-04-30T15:17:00Z"/>
          <w:del w:id="10550" w:author="Rev 11 Allen Wirfs-Brock" w:date="2012-10-24T19:17:00Z"/>
        </w:rPr>
      </w:pPr>
      <w:ins w:id="10551" w:author="Rev 7 Allen Wirfs-Brock" w:date="2012-04-30T15:17:00Z">
        <w:del w:id="10552" w:author="Rev 11 Allen Wirfs-Brock" w:date="2012-10-24T19:17:00Z">
          <w:r w:rsidRPr="00E77497" w:rsidDel="00C45B08">
            <w:rPr>
              <w:rStyle w:val="bnf"/>
            </w:rPr>
            <w:delText>Array</w:delText>
          </w:r>
        </w:del>
      </w:ins>
      <w:ins w:id="10553" w:author="Rev 10 Allen Wirfs-Brock" w:date="2012-09-22T08:15:00Z">
        <w:del w:id="10554" w:author="Rev 11 Allen Wirfs-Brock" w:date="2012-10-24T19:17:00Z">
          <w:r w:rsidR="00467427" w:rsidRPr="00467427" w:rsidDel="00C45B08">
            <w:rPr>
              <w:rStyle w:val="bnf"/>
            </w:rPr>
            <w:delText>Comprehension</w:delText>
          </w:r>
        </w:del>
      </w:ins>
      <w:ins w:id="10555" w:author="Rev 7 Allen Wirfs-Brock" w:date="2012-04-30T15:17:00Z">
        <w:del w:id="10556" w:author="Rev 11 Allen Wirfs-Brock" w:date="2012-10-24T19:17:00Z">
          <w:r w:rsidRPr="00E77497" w:rsidDel="00C45B08">
            <w:rPr>
              <w:rStyle w:val="bnf"/>
            </w:rPr>
            <w:delText>Literal</w:delText>
          </w:r>
          <w:r w:rsidRPr="00E77497" w:rsidDel="00C45B08">
            <w:delText xml:space="preserve"> </w:delText>
          </w:r>
          <w:r w:rsidRPr="00E77497" w:rsidDel="00C45B08">
            <w:rPr>
              <w:b/>
            </w:rPr>
            <w:delText>:</w:delText>
          </w:r>
          <w:r w:rsidRPr="00E77497" w:rsidDel="00C45B08">
            <w:delText xml:space="preserve"> </w:delText>
          </w:r>
          <w:r w:rsidRPr="00E77497" w:rsidDel="00C45B08">
            <w:rPr>
              <w:rFonts w:ascii="Courier New" w:hAnsi="Courier New"/>
              <w:b/>
            </w:rPr>
            <w:delText xml:space="preserve">[ </w:delText>
          </w:r>
          <w:r w:rsidRPr="00E77497" w:rsidDel="00C45B08">
            <w:rPr>
              <w:rStyle w:val="bnf"/>
            </w:rPr>
            <w:delText>ElementList</w:delText>
          </w:r>
          <w:r w:rsidRPr="00E77497" w:rsidDel="00C45B08">
            <w:rPr>
              <w:rFonts w:ascii="Courier New" w:hAnsi="Courier New"/>
            </w:rPr>
            <w:delText xml:space="preserve"> </w:delText>
          </w:r>
          <w:r w:rsidRPr="00E77497" w:rsidDel="00C45B08">
            <w:rPr>
              <w:rFonts w:ascii="Courier New" w:hAnsi="Courier New"/>
              <w:b/>
            </w:rPr>
            <w:delText>]</w:delText>
          </w:r>
          <w:r w:rsidRPr="00E77497" w:rsidDel="00C45B08">
            <w:delText xml:space="preserve">  </w:delText>
          </w:r>
        </w:del>
      </w:ins>
    </w:p>
    <w:p w:rsidR="008603C3" w:rsidRPr="00E77497" w:rsidDel="00C45B08" w:rsidRDefault="008603C3" w:rsidP="008603C3">
      <w:pPr>
        <w:pStyle w:val="Alg4"/>
        <w:numPr>
          <w:ilvl w:val="0"/>
          <w:numId w:val="774"/>
        </w:numPr>
        <w:spacing w:after="220"/>
        <w:contextualSpacing/>
        <w:rPr>
          <w:ins w:id="10557" w:author="Rev 7 Allen Wirfs-Brock" w:date="2012-04-30T15:17:00Z"/>
          <w:del w:id="10558" w:author="Rev 11 Allen Wirfs-Brock" w:date="2012-10-24T19:17:00Z"/>
        </w:rPr>
      </w:pPr>
      <w:ins w:id="10559" w:author="Rev 7 Allen Wirfs-Brock" w:date="2012-04-30T15:17:00Z">
        <w:del w:id="10560" w:author="Rev 11 Allen Wirfs-Brock" w:date="2012-10-24T19:17:00Z">
          <w:r w:rsidRPr="00E77497" w:rsidDel="00C45B08">
            <w:delText xml:space="preserve">Let </w:delText>
          </w:r>
          <w:r w:rsidRPr="00E77497" w:rsidDel="00C45B08">
            <w:rPr>
              <w:i/>
            </w:rPr>
            <w:delText xml:space="preserve">array </w:delText>
          </w:r>
          <w:r w:rsidRPr="00E77497" w:rsidDel="00C45B08">
            <w:delText xml:space="preserve">be </w:delText>
          </w:r>
          <w:r w:rsidDel="00C45B08">
            <w:delText>the result of the abstraction operation ArrayCreate (15.4) with argument 0</w:delText>
          </w:r>
          <w:r w:rsidRPr="00E77497" w:rsidDel="00C45B08">
            <w:delText>.</w:delText>
          </w:r>
        </w:del>
      </w:ins>
    </w:p>
    <w:p w:rsidR="008603C3" w:rsidRPr="00E77497" w:rsidDel="00C45B08" w:rsidRDefault="008603C3" w:rsidP="008603C3">
      <w:pPr>
        <w:pStyle w:val="Alg4"/>
        <w:numPr>
          <w:ilvl w:val="0"/>
          <w:numId w:val="774"/>
        </w:numPr>
        <w:spacing w:after="220"/>
        <w:contextualSpacing/>
        <w:rPr>
          <w:ins w:id="10561" w:author="Rev 7 Allen Wirfs-Brock" w:date="2012-04-30T15:17:00Z"/>
          <w:del w:id="10562" w:author="Rev 11 Allen Wirfs-Brock" w:date="2012-10-24T19:17:00Z"/>
        </w:rPr>
      </w:pPr>
      <w:ins w:id="10563" w:author="Rev 7 Allen Wirfs-Brock" w:date="2012-04-30T15:17:00Z">
        <w:del w:id="10564" w:author="Rev 11 Allen Wirfs-Brock" w:date="2012-10-24T19:17:00Z">
          <w:r w:rsidDel="00C45B08">
            <w:delText xml:space="preserve">Let </w:delText>
          </w:r>
          <w:r w:rsidRPr="00250FC6" w:rsidDel="00C45B08">
            <w:rPr>
              <w:i/>
            </w:rPr>
            <w:delText>len</w:delText>
          </w:r>
          <w:r w:rsidDel="00C45B08">
            <w:delText xml:space="preserve"> be</w:delText>
          </w:r>
          <w:r w:rsidRPr="00E77497" w:rsidDel="00C45B08">
            <w:delText xml:space="preserve"> result of </w:delText>
          </w:r>
          <w:r w:rsidDel="00C45B08">
            <w:delText>performing Array Accumulation for</w:delText>
          </w:r>
          <w:r w:rsidRPr="00E77497" w:rsidDel="00C45B08">
            <w:delText xml:space="preserve"> </w:delText>
          </w:r>
          <w:r w:rsidRPr="00E77497" w:rsidDel="00C45B08">
            <w:rPr>
              <w:i/>
            </w:rPr>
            <w:delText>ElementList</w:delText>
          </w:r>
          <w:r w:rsidDel="00C45B08">
            <w:delText xml:space="preserve"> with arguments </w:delText>
          </w:r>
          <w:r w:rsidRPr="00E6393B" w:rsidDel="00C45B08">
            <w:rPr>
              <w:i/>
            </w:rPr>
            <w:delText>array</w:delText>
          </w:r>
          <w:r w:rsidDel="00C45B08">
            <w:delText xml:space="preserve"> and 0</w:delText>
          </w:r>
          <w:r w:rsidRPr="00E77497" w:rsidDel="00C45B08">
            <w:delText>.</w:delText>
          </w:r>
        </w:del>
      </w:ins>
    </w:p>
    <w:p w:rsidR="008603C3" w:rsidDel="00C45B08" w:rsidRDefault="006552DF" w:rsidP="008603C3">
      <w:pPr>
        <w:pStyle w:val="Alg4"/>
        <w:numPr>
          <w:ilvl w:val="0"/>
          <w:numId w:val="774"/>
        </w:numPr>
        <w:contextualSpacing/>
        <w:rPr>
          <w:ins w:id="10565" w:author="Rev 7 Allen Wirfs-Brock" w:date="2012-04-30T15:17:00Z"/>
          <w:del w:id="10566" w:author="Rev 11 Allen Wirfs-Brock" w:date="2012-10-24T19:17:00Z"/>
        </w:rPr>
      </w:pPr>
      <w:ins w:id="10567" w:author="Rev 10 Allen Wirfs-Brock" w:date="2012-08-14T14:42:00Z">
        <w:del w:id="10568" w:author="Rev 11 Allen Wirfs-Brock" w:date="2012-10-24T19:17:00Z">
          <w:r w:rsidDel="00C45B08">
            <w:delText>ReturnIfAbrupt(</w:delText>
          </w:r>
          <w:r w:rsidDel="00C45B08">
            <w:rPr>
              <w:i/>
            </w:rPr>
            <w:delText>len</w:delText>
          </w:r>
          <w:r w:rsidDel="00C45B08">
            <w:delText>)</w:delText>
          </w:r>
        </w:del>
      </w:ins>
      <w:ins w:id="10569" w:author="Rev 7 Allen Wirfs-Brock" w:date="2012-04-30T15:17:00Z">
        <w:del w:id="10570" w:author="Rev 11 Allen Wirfs-Brock" w:date="2012-10-24T19:17:00Z">
          <w:r w:rsidR="008603C3" w:rsidDel="00C45B08">
            <w:delText xml:space="preserve">If </w:delText>
          </w:r>
          <w:r w:rsidR="008603C3" w:rsidRPr="006A5E27" w:rsidDel="00C45B08">
            <w:rPr>
              <w:i/>
            </w:rPr>
            <w:delText>len</w:delText>
          </w:r>
          <w:r w:rsidR="008603C3" w:rsidDel="00C45B08">
            <w:delText xml:space="preserve"> is an abrupt completion, return </w:delText>
          </w:r>
          <w:r w:rsidR="008603C3" w:rsidRPr="006A5E27" w:rsidDel="00C45B08">
            <w:rPr>
              <w:i/>
            </w:rPr>
            <w:delText>len</w:delText>
          </w:r>
          <w:r w:rsidR="008603C3" w:rsidDel="00C45B08">
            <w:delText>.</w:delText>
          </w:r>
        </w:del>
      </w:ins>
    </w:p>
    <w:p w:rsidR="008603C3" w:rsidRPr="00E77497" w:rsidDel="00C45B08" w:rsidRDefault="008603C3" w:rsidP="008603C3">
      <w:pPr>
        <w:pStyle w:val="Alg4"/>
        <w:numPr>
          <w:ilvl w:val="0"/>
          <w:numId w:val="774"/>
        </w:numPr>
        <w:rPr>
          <w:ins w:id="10571" w:author="Rev 7 Allen Wirfs-Brock" w:date="2012-04-30T15:17:00Z"/>
          <w:del w:id="10572" w:author="Rev 11 Allen Wirfs-Brock" w:date="2012-10-24T19:17:00Z"/>
        </w:rPr>
      </w:pPr>
      <w:ins w:id="10573" w:author="Rev 7 Allen Wirfs-Brock" w:date="2012-04-30T15:17:00Z">
        <w:del w:id="10574" w:author="Rev 11 Allen Wirfs-Brock" w:date="2012-10-24T19:17:00Z">
          <w:r w:rsidRPr="00E77497" w:rsidDel="00C45B08">
            <w:delText xml:space="preserve">Call the [[Put]] internal method of </w:delText>
          </w:r>
          <w:r w:rsidRPr="00E77497" w:rsidDel="00C45B08">
            <w:rPr>
              <w:i/>
            </w:rPr>
            <w:delText xml:space="preserve">array </w:delText>
          </w:r>
          <w:r w:rsidRPr="00E77497" w:rsidDel="00C45B08">
            <w:delText xml:space="preserve">with arguments </w:delText>
          </w:r>
          <w:r w:rsidRPr="00E77497" w:rsidDel="00C45B08">
            <w:rPr>
              <w:rFonts w:ascii="Courier New" w:hAnsi="Courier New"/>
              <w:sz w:val="18"/>
            </w:rPr>
            <w:delText>"</w:delText>
          </w:r>
          <w:r w:rsidRPr="00E77497" w:rsidDel="00C45B08">
            <w:rPr>
              <w:rFonts w:ascii="Courier New" w:hAnsi="Courier New"/>
              <w:b/>
            </w:rPr>
            <w:delText>length</w:delText>
          </w:r>
          <w:r w:rsidRPr="00E77497" w:rsidDel="00C45B08">
            <w:rPr>
              <w:rFonts w:ascii="Courier New" w:hAnsi="Courier New"/>
              <w:sz w:val="18"/>
            </w:rPr>
            <w:delText>"</w:delText>
          </w:r>
          <w:r w:rsidRPr="00E77497" w:rsidDel="00C45B08">
            <w:delText xml:space="preserve">, </w:delText>
          </w:r>
          <w:r w:rsidDel="00C45B08">
            <w:rPr>
              <w:i/>
            </w:rPr>
            <w:delText>len</w:delText>
          </w:r>
          <w:r w:rsidRPr="00E77497" w:rsidDel="00C45B08">
            <w:delText xml:space="preserve">, and </w:delText>
          </w:r>
          <w:r w:rsidRPr="00E77497" w:rsidDel="00C45B08">
            <w:rPr>
              <w:b/>
            </w:rPr>
            <w:delText>false</w:delText>
          </w:r>
          <w:r w:rsidRPr="00E77497" w:rsidDel="00C45B08">
            <w:delText>.</w:delText>
          </w:r>
        </w:del>
      </w:ins>
    </w:p>
    <w:p w:rsidR="008603C3" w:rsidRPr="00E77497" w:rsidDel="00C45B08" w:rsidRDefault="008603C3" w:rsidP="008603C3">
      <w:pPr>
        <w:pStyle w:val="Alg4"/>
        <w:numPr>
          <w:ilvl w:val="0"/>
          <w:numId w:val="774"/>
        </w:numPr>
        <w:spacing w:after="220"/>
        <w:contextualSpacing/>
        <w:rPr>
          <w:ins w:id="10575" w:author="Rev 7 Allen Wirfs-Brock" w:date="2012-04-30T15:17:00Z"/>
          <w:del w:id="10576" w:author="Rev 11 Allen Wirfs-Brock" w:date="2012-10-24T19:17:00Z"/>
        </w:rPr>
      </w:pPr>
      <w:ins w:id="10577" w:author="Rev 7 Allen Wirfs-Brock" w:date="2012-04-30T15:17:00Z">
        <w:del w:id="10578" w:author="Rev 11 Allen Wirfs-Brock" w:date="2012-10-24T19:17:00Z">
          <w:r w:rsidRPr="00E77497" w:rsidDel="00C45B08">
            <w:delText xml:space="preserve">Return </w:delText>
          </w:r>
          <w:r w:rsidRPr="00E77497" w:rsidDel="00C45B08">
            <w:rPr>
              <w:i/>
            </w:rPr>
            <w:delText>array</w:delText>
          </w:r>
          <w:r w:rsidRPr="00E77497" w:rsidDel="00C45B08">
            <w:delText>.</w:delText>
          </w:r>
        </w:del>
      </w:ins>
    </w:p>
    <w:p w:rsidR="008753AB" w:rsidRPr="00E77497" w:rsidDel="00E70C3C" w:rsidRDefault="008753AB" w:rsidP="008753AB">
      <w:pPr>
        <w:rPr>
          <w:del w:id="10579" w:author="Rev 5 Allen Wirfs-Brock" w:date="2012-01-04T15:59:00Z"/>
        </w:rPr>
      </w:pPr>
      <w:del w:id="10580"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rsidR="008753AB" w:rsidRPr="00E77497" w:rsidDel="00E70C3C" w:rsidRDefault="008753AB" w:rsidP="008753AB">
      <w:pPr>
        <w:pStyle w:val="Alg4"/>
        <w:numPr>
          <w:ilvl w:val="0"/>
          <w:numId w:val="44"/>
        </w:numPr>
        <w:spacing w:after="220"/>
        <w:contextualSpacing/>
        <w:rPr>
          <w:del w:id="10581" w:author="Rev 5 Allen Wirfs-Brock" w:date="2012-01-04T15:59:00Z"/>
        </w:rPr>
      </w:pPr>
      <w:del w:id="10582"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rsidR="008753AB" w:rsidRPr="00E77497" w:rsidDel="00E70C3C" w:rsidRDefault="008753AB" w:rsidP="008753AB">
      <w:pPr>
        <w:pStyle w:val="Alg4"/>
        <w:numPr>
          <w:ilvl w:val="0"/>
          <w:numId w:val="44"/>
        </w:numPr>
        <w:spacing w:after="220"/>
        <w:contextualSpacing/>
        <w:rPr>
          <w:del w:id="10583" w:author="Rev 5 Allen Wirfs-Brock" w:date="2012-01-04T15:59:00Z"/>
        </w:rPr>
      </w:pPr>
      <w:del w:id="10584"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10585" w:author="Rev 5 Allen Wirfs-Brock" w:date="2012-01-04T12:22:00Z">
        <w:r w:rsidRPr="00E77497" w:rsidDel="00E350EC">
          <w:delText xml:space="preserve">result of evaluating </w:delText>
        </w:r>
      </w:del>
      <w:del w:id="10586" w:author="Rev 5 Allen Wirfs-Brock" w:date="2012-01-04T15:59:00Z">
        <w:r w:rsidRPr="00E77497" w:rsidDel="00E70C3C">
          <w:rPr>
            <w:i/>
          </w:rPr>
          <w:delText>Elision</w:delText>
        </w:r>
      </w:del>
      <w:del w:id="10587" w:author="Rev 5 Allen Wirfs-Brock" w:date="2012-01-04T12:22:00Z">
        <w:r w:rsidRPr="00E77497" w:rsidDel="00E350EC">
          <w:delText>; if not present, use the numeric value zero</w:delText>
        </w:r>
      </w:del>
      <w:del w:id="10588" w:author="Rev 5 Allen Wirfs-Brock" w:date="2012-01-04T15:59:00Z">
        <w:r w:rsidRPr="00E77497" w:rsidDel="00E70C3C">
          <w:delText>.</w:delText>
        </w:r>
      </w:del>
    </w:p>
    <w:p w:rsidR="008753AB" w:rsidRPr="00E77497" w:rsidDel="00E70C3C" w:rsidRDefault="008753AB" w:rsidP="008753AB">
      <w:pPr>
        <w:pStyle w:val="Alg4"/>
        <w:numPr>
          <w:ilvl w:val="0"/>
          <w:numId w:val="44"/>
        </w:numPr>
        <w:spacing w:after="220"/>
        <w:contextualSpacing/>
        <w:rPr>
          <w:del w:id="10589" w:author="Rev 5 Allen Wirfs-Brock" w:date="2012-01-04T15:59:00Z"/>
        </w:rPr>
      </w:pPr>
      <w:del w:id="10590"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rsidR="008753AB" w:rsidRPr="00E77497" w:rsidDel="00E70C3C" w:rsidRDefault="008753AB" w:rsidP="008753AB">
      <w:pPr>
        <w:pStyle w:val="Alg4"/>
        <w:numPr>
          <w:ilvl w:val="0"/>
          <w:numId w:val="44"/>
        </w:numPr>
        <w:spacing w:after="220"/>
        <w:contextualSpacing/>
        <w:rPr>
          <w:del w:id="10591" w:author="Rev 5 Allen Wirfs-Brock" w:date="2012-01-04T15:59:00Z"/>
        </w:rPr>
      </w:pPr>
      <w:del w:id="10592"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rsidR="008753AB" w:rsidRPr="00E77497" w:rsidDel="00E70C3C" w:rsidRDefault="008753AB" w:rsidP="008753AB">
      <w:pPr>
        <w:pStyle w:val="Alg4"/>
        <w:numPr>
          <w:ilvl w:val="0"/>
          <w:numId w:val="44"/>
        </w:numPr>
        <w:spacing w:after="220"/>
        <w:contextualSpacing/>
        <w:rPr>
          <w:del w:id="10593" w:author="Rev 5 Allen Wirfs-Brock" w:date="2012-01-04T15:59:00Z"/>
        </w:rPr>
      </w:pPr>
      <w:del w:id="10594"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rsidR="008753AB" w:rsidRPr="00E77497" w:rsidDel="00E70C3C" w:rsidRDefault="008753AB" w:rsidP="008753AB">
      <w:pPr>
        <w:pStyle w:val="Alg4"/>
        <w:numPr>
          <w:ilvl w:val="0"/>
          <w:numId w:val="44"/>
        </w:numPr>
        <w:spacing w:after="220"/>
        <w:contextualSpacing/>
        <w:rPr>
          <w:del w:id="10595" w:author="Rev 5 Allen Wirfs-Brock" w:date="2012-01-04T15:59:00Z"/>
        </w:rPr>
      </w:pPr>
      <w:del w:id="10596" w:author="Rev 5 Allen Wirfs-Brock" w:date="2012-01-04T15:59:00Z">
        <w:r w:rsidRPr="00E77497" w:rsidDel="00E70C3C">
          <w:delText xml:space="preserve">Return </w:delText>
        </w:r>
        <w:r w:rsidRPr="00E77497" w:rsidDel="00E70C3C">
          <w:rPr>
            <w:i/>
          </w:rPr>
          <w:delText>array</w:delText>
        </w:r>
        <w:r w:rsidRPr="00E77497" w:rsidDel="00E70C3C">
          <w:delText>.</w:delText>
        </w:r>
      </w:del>
    </w:p>
    <w:p w:rsidR="00173402" w:rsidRPr="00E77497" w:rsidDel="00E350EC" w:rsidRDefault="00173402" w:rsidP="00F77917">
      <w:pPr>
        <w:rPr>
          <w:ins w:id="10597" w:author="Allen Wirfs-Brock" w:date="2011-07-04T20:14:00Z"/>
          <w:del w:id="10598" w:author="Rev 5 Allen Wirfs-Brock" w:date="2012-01-04T12:24:00Z"/>
        </w:rPr>
      </w:pPr>
      <w:ins w:id="10599" w:author="Allen Wirfs-Brock" w:date="2011-07-04T20:14:00Z">
        <w:del w:id="10600"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10601" w:author="Allen Wirfs-Brock" w:date="2011-07-04T20:15:00Z">
        <w:del w:id="10602" w:author="Rev 5 Allen Wirfs-Brock" w:date="2012-01-04T12:38:00Z">
          <w:r w:rsidRPr="00E77497" w:rsidDel="00A80BCD">
            <w:rPr>
              <w:rFonts w:ascii="Courier New" w:hAnsi="Courier New" w:cs="Courier New"/>
              <w:b/>
              <w:i/>
            </w:rPr>
            <w:delText>…</w:delText>
          </w:r>
        </w:del>
        <w:del w:id="10603" w:author="Rev 5 Allen Wirfs-Brock" w:date="2012-01-04T12:24:00Z">
          <w:r w:rsidRPr="00E77497" w:rsidDel="00E350EC">
            <w:rPr>
              <w:rFonts w:ascii="Courier New" w:hAnsi="Courier New" w:cs="Courier New"/>
              <w:b/>
              <w:i/>
            </w:rPr>
            <w:delText xml:space="preserve"> </w:delText>
          </w:r>
        </w:del>
      </w:ins>
      <w:ins w:id="10604" w:author="Allen Wirfs-Brock" w:date="2011-07-04T20:14:00Z">
        <w:del w:id="10605" w:author="Rev 5 Allen Wirfs-Brock" w:date="2012-01-04T12:24:00Z">
          <w:r w:rsidRPr="00E77497" w:rsidDel="00E350EC">
            <w:rPr>
              <w:rStyle w:val="bnf"/>
            </w:rPr>
            <w:delText>AssignmentExpression</w:delText>
          </w:r>
          <w:r w:rsidRPr="00E77497" w:rsidDel="00E350EC">
            <w:delText xml:space="preserve">  is evaluated as follows:</w:delText>
          </w:r>
        </w:del>
      </w:ins>
    </w:p>
    <w:p w:rsidR="00173402" w:rsidRPr="00E77497" w:rsidDel="00E350EC" w:rsidRDefault="00173402">
      <w:pPr>
        <w:rPr>
          <w:ins w:id="10606" w:author="Allen Wirfs-Brock" w:date="2011-07-04T20:14:00Z"/>
          <w:del w:id="10607" w:author="Rev 5 Allen Wirfs-Brock" w:date="2012-01-04T12:24:00Z"/>
        </w:rPr>
        <w:pPrChange w:id="10608" w:author="Rev 5 Allen Wirfs-Brock" w:date="2012-01-04T12:38:00Z">
          <w:pPr>
            <w:pStyle w:val="Alg4"/>
            <w:numPr>
              <w:numId w:val="417"/>
            </w:numPr>
            <w:tabs>
              <w:tab w:val="num" w:pos="360"/>
            </w:tabs>
            <w:spacing w:after="220"/>
            <w:ind w:left="360" w:hanging="360"/>
            <w:contextualSpacing/>
          </w:pPr>
        </w:pPrChange>
      </w:pPr>
      <w:ins w:id="10609" w:author="Allen Wirfs-Brock" w:date="2011-07-04T20:14:00Z">
        <w:del w:id="10610"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rsidR="00173402" w:rsidRPr="00E77497" w:rsidDel="00E70C3C" w:rsidRDefault="00173402">
      <w:pPr>
        <w:rPr>
          <w:ins w:id="10611" w:author="Allen Wirfs-Brock" w:date="2011-07-04T20:14:00Z"/>
          <w:del w:id="10612" w:author="Rev 5 Allen Wirfs-Brock" w:date="2012-01-04T15:59:00Z"/>
        </w:rPr>
        <w:pPrChange w:id="10613" w:author="Rev 5 Allen Wirfs-Brock" w:date="2012-01-04T12:38:00Z">
          <w:pPr>
            <w:pStyle w:val="Alg4"/>
            <w:numPr>
              <w:numId w:val="417"/>
            </w:numPr>
            <w:tabs>
              <w:tab w:val="num" w:pos="360"/>
            </w:tabs>
            <w:spacing w:after="220"/>
            <w:ind w:left="360" w:hanging="360"/>
            <w:contextualSpacing/>
          </w:pPr>
        </w:pPrChange>
      </w:pPr>
      <w:ins w:id="10614" w:author="Allen Wirfs-Brock" w:date="2011-07-04T20:14:00Z">
        <w:del w:id="10615" w:author="Rev 5 Allen Wirfs-Brock" w:date="2012-01-04T12:24:00Z">
          <w:r w:rsidRPr="00E77497" w:rsidDel="00E350EC">
            <w:delText xml:space="preserve">Let </w:delText>
          </w:r>
        </w:del>
      </w:ins>
      <w:ins w:id="10616" w:author="Allen Wirfs-Brock" w:date="2011-07-04T20:30:00Z">
        <w:del w:id="10617" w:author="Rev 5 Allen Wirfs-Brock" w:date="2012-01-04T12:24:00Z">
          <w:r w:rsidRPr="00E77497" w:rsidDel="00E350EC">
            <w:rPr>
              <w:i/>
            </w:rPr>
            <w:delText>index</w:delText>
          </w:r>
        </w:del>
      </w:ins>
      <w:ins w:id="10618" w:author="Allen Wirfs-Brock" w:date="2011-07-04T20:14:00Z">
        <w:del w:id="10619"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10620" w:author="Rev 5 Allen Wirfs-Brock" w:date="2012-01-04T12:38:00Z">
          <w:r w:rsidRPr="00E77497" w:rsidDel="00A80BCD">
            <w:delText>.</w:delText>
          </w:r>
        </w:del>
      </w:ins>
    </w:p>
    <w:p w:rsidR="00173402" w:rsidRPr="00E77497" w:rsidDel="00E70C3C" w:rsidRDefault="00173402" w:rsidP="009E3FF6">
      <w:pPr>
        <w:pStyle w:val="Alg4"/>
        <w:numPr>
          <w:ilvl w:val="0"/>
          <w:numId w:val="417"/>
        </w:numPr>
        <w:spacing w:after="220"/>
        <w:contextualSpacing/>
        <w:rPr>
          <w:ins w:id="10621" w:author="Allen Wirfs-Brock" w:date="2011-07-04T20:14:00Z"/>
          <w:del w:id="10622" w:author="Rev 5 Allen Wirfs-Brock" w:date="2012-01-04T15:59:00Z"/>
        </w:rPr>
      </w:pPr>
      <w:ins w:id="10623" w:author="Allen Wirfs-Brock" w:date="2011-07-04T20:14:00Z">
        <w:del w:id="10624" w:author="Rev 5 Allen Wirfs-Brock" w:date="2012-01-04T15:59:00Z">
          <w:r w:rsidRPr="00E77497" w:rsidDel="00E70C3C">
            <w:delText xml:space="preserve">Let </w:delText>
          </w:r>
        </w:del>
      </w:ins>
      <w:ins w:id="10625" w:author="Allen Wirfs-Brock" w:date="2011-07-05T09:12:00Z">
        <w:del w:id="10626" w:author="Rev 5 Allen Wirfs-Brock" w:date="2012-01-04T15:59:00Z">
          <w:r w:rsidR="00711C66" w:rsidRPr="00E77497" w:rsidDel="00E70C3C">
            <w:rPr>
              <w:i/>
            </w:rPr>
            <w:delText>spread</w:delText>
          </w:r>
        </w:del>
      </w:ins>
      <w:ins w:id="10627" w:author="Allen Wirfs-Brock" w:date="2011-07-04T20:14:00Z">
        <w:del w:id="10628" w:author="Rev 5 Allen Wirfs-Brock" w:date="2012-01-04T15:59:00Z">
          <w:r w:rsidRPr="00E77497" w:rsidDel="00E70C3C">
            <w:rPr>
              <w:i/>
            </w:rPr>
            <w:delText>Re</w:delText>
          </w:r>
        </w:del>
      </w:ins>
      <w:ins w:id="10629" w:author="Allen Wirfs-Brock" w:date="2011-07-05T09:12:00Z">
        <w:del w:id="10630" w:author="Rev 5 Allen Wirfs-Brock" w:date="2012-01-04T15:59:00Z">
          <w:r w:rsidR="00711C66" w:rsidRPr="00E77497" w:rsidDel="00E70C3C">
            <w:rPr>
              <w:i/>
            </w:rPr>
            <w:delText>f</w:delText>
          </w:r>
        </w:del>
      </w:ins>
      <w:ins w:id="10631" w:author="Allen Wirfs-Brock" w:date="2011-07-04T20:14:00Z">
        <w:del w:id="10632"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rsidR="00173402" w:rsidRPr="00E77497" w:rsidDel="00E70C3C" w:rsidRDefault="00173402" w:rsidP="009E3FF6">
      <w:pPr>
        <w:pStyle w:val="Alg4"/>
        <w:numPr>
          <w:ilvl w:val="0"/>
          <w:numId w:val="417"/>
        </w:numPr>
        <w:spacing w:after="220"/>
        <w:contextualSpacing/>
        <w:rPr>
          <w:ins w:id="10633" w:author="Allen Wirfs-Brock" w:date="2011-07-04T20:14:00Z"/>
          <w:del w:id="10634" w:author="Rev 5 Allen Wirfs-Brock" w:date="2012-01-04T15:59:00Z"/>
        </w:rPr>
      </w:pPr>
      <w:ins w:id="10635" w:author="Allen Wirfs-Brock" w:date="2011-07-04T20:14:00Z">
        <w:del w:id="10636" w:author="Rev 5 Allen Wirfs-Brock" w:date="2012-01-04T15:59:00Z">
          <w:r w:rsidRPr="00E77497" w:rsidDel="00E70C3C">
            <w:delText xml:space="preserve">Let </w:delText>
          </w:r>
        </w:del>
      </w:ins>
      <w:ins w:id="10637" w:author="Allen Wirfs-Brock" w:date="2011-07-05T09:12:00Z">
        <w:del w:id="10638" w:author="Rev 5 Allen Wirfs-Brock" w:date="2012-01-04T15:59:00Z">
          <w:r w:rsidR="00EB07D2" w:rsidRPr="00E77497" w:rsidDel="00E70C3C">
            <w:rPr>
              <w:i/>
            </w:rPr>
            <w:delText>spread</w:delText>
          </w:r>
        </w:del>
      </w:ins>
      <w:ins w:id="10639" w:author="Allen Wirfs-Brock" w:date="2011-07-04T20:14:00Z">
        <w:del w:id="10640" w:author="Rev 5 Allen Wirfs-Brock" w:date="2012-01-04T15:59:00Z">
          <w:r w:rsidRPr="00E77497" w:rsidDel="00E70C3C">
            <w:rPr>
              <w:i/>
            </w:rPr>
            <w:delText xml:space="preserve">Value </w:delText>
          </w:r>
          <w:r w:rsidRPr="00E77497" w:rsidDel="00E70C3C">
            <w:delText>be GetValue(</w:delText>
          </w:r>
        </w:del>
      </w:ins>
      <w:ins w:id="10641" w:author="Allen Wirfs-Brock" w:date="2011-07-05T09:12:00Z">
        <w:del w:id="10642" w:author="Rev 5 Allen Wirfs-Brock" w:date="2012-01-04T15:59:00Z">
          <w:r w:rsidR="00711C66" w:rsidRPr="00E77497" w:rsidDel="00E70C3C">
            <w:rPr>
              <w:i/>
            </w:rPr>
            <w:delText>spreadRef</w:delText>
          </w:r>
        </w:del>
      </w:ins>
      <w:ins w:id="10643" w:author="Allen Wirfs-Brock" w:date="2011-07-04T20:14:00Z">
        <w:del w:id="10644" w:author="Rev 5 Allen Wirfs-Brock" w:date="2012-01-04T15:59:00Z">
          <w:r w:rsidRPr="00E77497" w:rsidDel="00E70C3C">
            <w:delText>).</w:delText>
          </w:r>
        </w:del>
      </w:ins>
    </w:p>
    <w:p w:rsidR="00173402" w:rsidRPr="00B820AB" w:rsidDel="00E70C3C" w:rsidRDefault="00173402" w:rsidP="009E3FF6">
      <w:pPr>
        <w:pStyle w:val="Alg4"/>
        <w:numPr>
          <w:ilvl w:val="0"/>
          <w:numId w:val="417"/>
        </w:numPr>
        <w:contextualSpacing/>
        <w:rPr>
          <w:ins w:id="10645" w:author="Allen Wirfs-Brock" w:date="2011-07-04T20:19:00Z"/>
          <w:del w:id="10646" w:author="Rev 5 Allen Wirfs-Brock" w:date="2012-01-04T15:59:00Z"/>
        </w:rPr>
      </w:pPr>
      <w:ins w:id="10647" w:author="Allen Wirfs-Brock" w:date="2011-07-04T20:19:00Z">
        <w:del w:id="10648" w:author="Rev 5 Allen Wirfs-Brock" w:date="2012-01-04T15:59:00Z">
          <w:r w:rsidRPr="00E77497" w:rsidDel="00E70C3C">
            <w:delText xml:space="preserve">Let </w:delText>
          </w:r>
        </w:del>
      </w:ins>
      <w:ins w:id="10649" w:author="Allen Wirfs-Brock" w:date="2011-07-05T09:13:00Z">
        <w:del w:id="10650" w:author="Rev 5 Allen Wirfs-Brock" w:date="2012-01-04T15:59:00Z">
          <w:r w:rsidR="00EB07D2" w:rsidRPr="00E77497" w:rsidDel="00E70C3C">
            <w:rPr>
              <w:i/>
            </w:rPr>
            <w:delText>spread</w:delText>
          </w:r>
        </w:del>
      </w:ins>
      <w:ins w:id="10651" w:author="Allen Wirfs-Brock" w:date="2011-07-04T20:19:00Z">
        <w:del w:id="10652" w:author="Rev 5 Allen Wirfs-Brock" w:date="2012-01-04T15:59:00Z">
          <w:r w:rsidRPr="00E77497" w:rsidDel="00E70C3C">
            <w:rPr>
              <w:i/>
            </w:rPr>
            <w:delText>Obj</w:delText>
          </w:r>
          <w:r w:rsidRPr="00E77497" w:rsidDel="00E70C3C">
            <w:delText xml:space="preserve"> be ToObject(</w:delText>
          </w:r>
        </w:del>
      </w:ins>
      <w:ins w:id="10653" w:author="Allen Wirfs-Brock" w:date="2011-07-05T09:12:00Z">
        <w:del w:id="10654" w:author="Rev 5 Allen Wirfs-Brock" w:date="2012-01-04T15:59:00Z">
          <w:r w:rsidR="00EB07D2" w:rsidRPr="00E77497" w:rsidDel="00E70C3C">
            <w:rPr>
              <w:i/>
            </w:rPr>
            <w:delText>spreadValue</w:delText>
          </w:r>
        </w:del>
      </w:ins>
      <w:ins w:id="10655" w:author="Allen Wirfs-Brock" w:date="2011-07-04T20:19:00Z">
        <w:del w:id="10656" w:author="Rev 5 Allen Wirfs-Brock" w:date="2012-01-04T15:59:00Z">
          <w:r w:rsidRPr="00E77497" w:rsidDel="00E70C3C">
            <w:delText>).</w:delText>
          </w:r>
        </w:del>
      </w:ins>
    </w:p>
    <w:p w:rsidR="00173402" w:rsidRPr="00E77497" w:rsidDel="00E70C3C" w:rsidRDefault="00173402" w:rsidP="009E3FF6">
      <w:pPr>
        <w:pStyle w:val="Alg3"/>
        <w:numPr>
          <w:ilvl w:val="0"/>
          <w:numId w:val="417"/>
        </w:numPr>
        <w:rPr>
          <w:ins w:id="10657" w:author="Allen Wirfs-Brock" w:date="2011-07-04T20:17:00Z"/>
          <w:del w:id="10658" w:author="Rev 5 Allen Wirfs-Brock" w:date="2012-01-04T15:59:00Z"/>
        </w:rPr>
      </w:pPr>
      <w:ins w:id="10659" w:author="Allen Wirfs-Brock" w:date="2011-07-04T20:17:00Z">
        <w:del w:id="10660"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10661" w:author="Allen Wirfs-Brock" w:date="2011-07-05T09:13:00Z">
        <w:del w:id="10662" w:author="Rev 5 Allen Wirfs-Brock" w:date="2012-01-04T15:59:00Z">
          <w:r w:rsidR="00EB07D2" w:rsidRPr="00E77497" w:rsidDel="00E70C3C">
            <w:rPr>
              <w:i/>
            </w:rPr>
            <w:delText>spreadObj</w:delText>
          </w:r>
          <w:r w:rsidR="00EB07D2" w:rsidRPr="00E77497" w:rsidDel="00E70C3C">
            <w:delText xml:space="preserve"> </w:delText>
          </w:r>
        </w:del>
      </w:ins>
      <w:ins w:id="10663" w:author="Allen Wirfs-Brock" w:date="2011-07-04T20:17:00Z">
        <w:del w:id="10664"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rsidR="00173402" w:rsidRPr="00E77497" w:rsidDel="00E70C3C" w:rsidRDefault="00173402" w:rsidP="009E3FF6">
      <w:pPr>
        <w:pStyle w:val="Alg3"/>
        <w:numPr>
          <w:ilvl w:val="0"/>
          <w:numId w:val="417"/>
        </w:numPr>
        <w:rPr>
          <w:ins w:id="10665" w:author="Allen Wirfs-Brock" w:date="2011-07-04T20:17:00Z"/>
          <w:del w:id="10666" w:author="Rev 5 Allen Wirfs-Brock" w:date="2012-01-04T15:59:00Z"/>
        </w:rPr>
      </w:pPr>
      <w:ins w:id="10667" w:author="Allen Wirfs-Brock" w:date="2011-07-04T20:17:00Z">
        <w:del w:id="10668" w:author="Rev 5 Allen Wirfs-Brock" w:date="2012-01-04T15:59:00Z">
          <w:r w:rsidRPr="00E77497" w:rsidDel="00E70C3C">
            <w:delText xml:space="preserve">Let </w:delText>
          </w:r>
        </w:del>
      </w:ins>
      <w:ins w:id="10669" w:author="Allen Wirfs-Brock" w:date="2011-07-05T09:16:00Z">
        <w:del w:id="10670" w:author="Rev 5 Allen Wirfs-Brock" w:date="2012-01-04T15:59:00Z">
          <w:r w:rsidR="00EB07D2" w:rsidRPr="00E77497" w:rsidDel="00E70C3C">
            <w:rPr>
              <w:i/>
            </w:rPr>
            <w:delText>spreadLen</w:delText>
          </w:r>
          <w:r w:rsidR="00EB07D2" w:rsidRPr="00E77497" w:rsidDel="00E70C3C">
            <w:delText xml:space="preserve"> </w:delText>
          </w:r>
        </w:del>
      </w:ins>
      <w:ins w:id="10671" w:author="Allen Wirfs-Brock" w:date="2011-07-04T20:17:00Z">
        <w:del w:id="10672" w:author="Rev 5 Allen Wirfs-Brock" w:date="2012-01-04T15:59:00Z">
          <w:r w:rsidRPr="00E77497" w:rsidDel="00E70C3C">
            <w:delText xml:space="preserve">be </w:delText>
          </w:r>
        </w:del>
      </w:ins>
      <w:ins w:id="10673" w:author="Allen Wirfs-Brock" w:date="2011-07-05T09:05:00Z">
        <w:del w:id="10674" w:author="Rev 5 Allen Wirfs-Brock" w:date="2012-01-04T15:59:00Z">
          <w:r w:rsidR="00711C66" w:rsidRPr="00E77497" w:rsidDel="00E70C3C">
            <w:delText>T</w:delText>
          </w:r>
        </w:del>
      </w:ins>
      <w:ins w:id="10675" w:author="Allen Wirfs-Brock" w:date="2011-07-04T20:17:00Z">
        <w:del w:id="10676" w:author="Rev 5 Allen Wirfs-Brock" w:date="2012-01-04T15:59:00Z">
          <w:r w:rsidRPr="00E77497" w:rsidDel="00E70C3C">
            <w:delText>oUint32(</w:delText>
          </w:r>
          <w:r w:rsidRPr="00E77497" w:rsidDel="00E70C3C">
            <w:rPr>
              <w:i/>
            </w:rPr>
            <w:delText>lenVal</w:delText>
          </w:r>
          <w:r w:rsidRPr="00E77497" w:rsidDel="00E70C3C">
            <w:delText>).</w:delText>
          </w:r>
        </w:del>
      </w:ins>
    </w:p>
    <w:p w:rsidR="00173402" w:rsidRPr="00E77497" w:rsidDel="00E70C3C" w:rsidRDefault="00173402" w:rsidP="009E3FF6">
      <w:pPr>
        <w:pStyle w:val="Alg3"/>
        <w:numPr>
          <w:ilvl w:val="0"/>
          <w:numId w:val="417"/>
        </w:numPr>
        <w:rPr>
          <w:ins w:id="10677" w:author="Allen Wirfs-Brock" w:date="2011-07-04T20:17:00Z"/>
          <w:del w:id="10678" w:author="Rev 5 Allen Wirfs-Brock" w:date="2012-01-04T15:59:00Z"/>
        </w:rPr>
      </w:pPr>
      <w:ins w:id="10679" w:author="Allen Wirfs-Brock" w:date="2011-07-04T20:17:00Z">
        <w:del w:id="10680" w:author="Rev 5 Allen Wirfs-Brock" w:date="2012-01-04T15:59:00Z">
          <w:r w:rsidRPr="00E77497" w:rsidDel="00E70C3C">
            <w:delText xml:space="preserve">Let </w:delText>
          </w:r>
        </w:del>
      </w:ins>
      <w:ins w:id="10681" w:author="Allen Wirfs-Brock" w:date="2011-07-04T20:22:00Z">
        <w:del w:id="10682" w:author="Rev 5 Allen Wirfs-Brock" w:date="2012-01-04T15:59:00Z">
          <w:r w:rsidRPr="00E77497" w:rsidDel="00E70C3C">
            <w:rPr>
              <w:i/>
            </w:rPr>
            <w:delText>n</w:delText>
          </w:r>
        </w:del>
      </w:ins>
      <w:ins w:id="10683" w:author="Allen Wirfs-Brock" w:date="2011-07-04T20:17:00Z">
        <w:del w:id="10684" w:author="Rev 5 Allen Wirfs-Brock" w:date="2012-01-04T15:59:00Z">
          <w:r w:rsidRPr="00E77497" w:rsidDel="00E70C3C">
            <w:delText>=0;</w:delText>
          </w:r>
        </w:del>
      </w:ins>
    </w:p>
    <w:p w:rsidR="00173402" w:rsidRPr="00E77497" w:rsidDel="00E70C3C" w:rsidRDefault="00173402" w:rsidP="009E3FF6">
      <w:pPr>
        <w:pStyle w:val="Alg3"/>
        <w:numPr>
          <w:ilvl w:val="0"/>
          <w:numId w:val="417"/>
        </w:numPr>
        <w:rPr>
          <w:ins w:id="10685" w:author="Allen Wirfs-Brock" w:date="2011-07-04T20:17:00Z"/>
          <w:del w:id="10686" w:author="Rev 5 Allen Wirfs-Brock" w:date="2012-01-04T15:59:00Z"/>
        </w:rPr>
      </w:pPr>
      <w:ins w:id="10687" w:author="Allen Wirfs-Brock" w:date="2011-07-04T20:17:00Z">
        <w:del w:id="10688" w:author="Rev 5 Allen Wirfs-Brock" w:date="2012-01-04T15:59:00Z">
          <w:r w:rsidRPr="00E77497" w:rsidDel="00E70C3C">
            <w:delText xml:space="preserve">Repeat, while </w:delText>
          </w:r>
        </w:del>
      </w:ins>
      <w:ins w:id="10689" w:author="Allen Wirfs-Brock" w:date="2011-07-04T20:26:00Z">
        <w:del w:id="10690" w:author="Rev 5 Allen Wirfs-Brock" w:date="2012-01-04T15:59:00Z">
          <w:r w:rsidRPr="00E77497" w:rsidDel="00E70C3C">
            <w:rPr>
              <w:i/>
            </w:rPr>
            <w:delText>n</w:delText>
          </w:r>
        </w:del>
      </w:ins>
      <w:ins w:id="10691" w:author="Allen Wirfs-Brock" w:date="2011-07-04T20:17:00Z">
        <w:del w:id="10692" w:author="Rev 5 Allen Wirfs-Brock" w:date="2012-01-04T15:59:00Z">
          <w:r w:rsidRPr="00E77497" w:rsidDel="00E70C3C">
            <w:delText xml:space="preserve"> &lt; </w:delText>
          </w:r>
        </w:del>
      </w:ins>
      <w:ins w:id="10693" w:author="Allen Wirfs-Brock" w:date="2011-07-05T09:16:00Z">
        <w:del w:id="10694" w:author="Rev 5 Allen Wirfs-Brock" w:date="2012-01-04T15:59:00Z">
          <w:r w:rsidR="00EB07D2" w:rsidRPr="00E77497" w:rsidDel="00E70C3C">
            <w:rPr>
              <w:i/>
            </w:rPr>
            <w:delText>spreadLen</w:delText>
          </w:r>
        </w:del>
      </w:ins>
    </w:p>
    <w:p w:rsidR="005B4EF9" w:rsidRPr="00E77497" w:rsidDel="00E70C3C" w:rsidRDefault="005B4EF9" w:rsidP="009E3FF6">
      <w:pPr>
        <w:pStyle w:val="Alg3"/>
        <w:numPr>
          <w:ilvl w:val="1"/>
          <w:numId w:val="417"/>
        </w:numPr>
        <w:tabs>
          <w:tab w:val="clear" w:pos="1440"/>
          <w:tab w:val="left" w:pos="720"/>
        </w:tabs>
        <w:ind w:left="720"/>
        <w:rPr>
          <w:ins w:id="10695" w:author="Allen Wirfs-Brock" w:date="2011-07-05T08:44:00Z"/>
          <w:del w:id="10696" w:author="Rev 5 Allen Wirfs-Brock" w:date="2012-01-04T15:59:00Z"/>
        </w:rPr>
      </w:pPr>
      <w:ins w:id="10697" w:author="Allen Wirfs-Brock" w:date="2011-07-05T08:44:00Z">
        <w:del w:id="10698"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10699" w:author="Allen Wirfs-Brock" w:date="2011-07-05T09:13:00Z">
        <w:del w:id="10700" w:author="Rev 5 Allen Wirfs-Brock" w:date="2012-01-04T15:59:00Z">
          <w:r w:rsidR="00EB07D2" w:rsidRPr="00E77497" w:rsidDel="00E70C3C">
            <w:rPr>
              <w:i/>
            </w:rPr>
            <w:delText>spreadObj</w:delText>
          </w:r>
          <w:r w:rsidR="00EB07D2" w:rsidRPr="00E77497" w:rsidDel="00E70C3C">
            <w:delText xml:space="preserve"> </w:delText>
          </w:r>
        </w:del>
      </w:ins>
      <w:ins w:id="10701" w:author="Allen Wirfs-Brock" w:date="2011-07-05T08:44:00Z">
        <w:del w:id="10702" w:author="Rev 5 Allen Wirfs-Brock" w:date="2012-01-04T15:59:00Z">
          <w:r w:rsidRPr="00E77497" w:rsidDel="00E70C3C">
            <w:delText xml:space="preserve">with </w:delText>
          </w:r>
        </w:del>
      </w:ins>
      <w:ins w:id="10703" w:author="Allen Wirfs-Brock" w:date="2011-07-05T08:46:00Z">
        <w:del w:id="10704" w:author="Rev 5 Allen Wirfs-Brock" w:date="2012-01-04T15:59:00Z">
          <w:r w:rsidRPr="00E77497" w:rsidDel="00E70C3C">
            <w:delText>ToString(</w:delText>
          </w:r>
          <w:r w:rsidRPr="00E77497" w:rsidDel="00E70C3C">
            <w:rPr>
              <w:i/>
            </w:rPr>
            <w:delText>n</w:delText>
          </w:r>
          <w:r w:rsidRPr="00E77497" w:rsidDel="00E70C3C">
            <w:delText>)</w:delText>
          </w:r>
        </w:del>
      </w:ins>
      <w:ins w:id="10705" w:author="Allen Wirfs-Brock" w:date="2011-07-05T08:44:00Z">
        <w:del w:id="10706" w:author="Rev 5 Allen Wirfs-Brock" w:date="2012-01-04T15:59:00Z">
          <w:r w:rsidRPr="00E77497" w:rsidDel="00E70C3C">
            <w:delText>.</w:delText>
          </w:r>
        </w:del>
      </w:ins>
    </w:p>
    <w:p w:rsidR="005B4EF9" w:rsidRPr="00E77497" w:rsidDel="00E70C3C" w:rsidRDefault="005B4EF9" w:rsidP="009E3FF6">
      <w:pPr>
        <w:pStyle w:val="Alg3"/>
        <w:numPr>
          <w:ilvl w:val="1"/>
          <w:numId w:val="417"/>
        </w:numPr>
        <w:tabs>
          <w:tab w:val="clear" w:pos="1440"/>
          <w:tab w:val="left" w:pos="720"/>
        </w:tabs>
        <w:ind w:left="720"/>
        <w:rPr>
          <w:ins w:id="10707" w:author="Allen Wirfs-Brock" w:date="2011-07-05T08:46:00Z"/>
          <w:del w:id="10708" w:author="Rev 5 Allen Wirfs-Brock" w:date="2012-01-04T15:59:00Z"/>
        </w:rPr>
      </w:pPr>
      <w:ins w:id="10709" w:author="Allen Wirfs-Brock" w:date="2011-07-05T08:46:00Z">
        <w:del w:id="10710"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10711" w:author="Allen Wirfs-Brock rev2" w:date="2011-07-20T13:30:00Z">
        <w:del w:id="10712"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10713" w:author="Allen Wirfs-Brock" w:date="2011-07-05T08:46:00Z">
        <w:del w:id="10714" w:author="Rev 5 Allen Wirfs-Brock" w:date="2012-01-04T15:59:00Z">
          <w:r w:rsidRPr="00E77497" w:rsidDel="00E70C3C">
            <w:delText>then,</w:delText>
          </w:r>
        </w:del>
      </w:ins>
    </w:p>
    <w:p w:rsidR="00173402" w:rsidRPr="00E77497" w:rsidDel="00E70C3C" w:rsidRDefault="00173402" w:rsidP="009E3FF6">
      <w:pPr>
        <w:pStyle w:val="Alg3"/>
        <w:numPr>
          <w:ilvl w:val="2"/>
          <w:numId w:val="417"/>
        </w:numPr>
        <w:tabs>
          <w:tab w:val="clear" w:pos="2160"/>
          <w:tab w:val="left" w:pos="720"/>
          <w:tab w:val="num" w:pos="1170"/>
        </w:tabs>
        <w:ind w:left="1170" w:hanging="270"/>
        <w:rPr>
          <w:ins w:id="10715" w:author="Allen Wirfs-Brock" w:date="2011-07-04T20:17:00Z"/>
          <w:del w:id="10716" w:author="Rev 5 Allen Wirfs-Brock" w:date="2012-01-04T15:59:00Z"/>
        </w:rPr>
      </w:pPr>
      <w:ins w:id="10717" w:author="Allen Wirfs-Brock" w:date="2011-07-04T20:17:00Z">
        <w:del w:id="10718"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10719" w:author="Allen Wirfs-Brock" w:date="2011-07-05T09:14:00Z">
        <w:del w:id="10720" w:author="Rev 5 Allen Wirfs-Brock" w:date="2012-01-04T15:59:00Z">
          <w:r w:rsidR="00EB07D2" w:rsidRPr="00E77497" w:rsidDel="00E70C3C">
            <w:rPr>
              <w:i/>
            </w:rPr>
            <w:delText>spreadObj</w:delText>
          </w:r>
          <w:r w:rsidR="00EB07D2" w:rsidRPr="00E77497" w:rsidDel="00E70C3C">
            <w:delText xml:space="preserve"> </w:delText>
          </w:r>
        </w:del>
      </w:ins>
      <w:ins w:id="10721" w:author="Allen Wirfs-Brock" w:date="2011-07-04T20:17:00Z">
        <w:del w:id="10722" w:author="Rev 5 Allen Wirfs-Brock" w:date="2012-01-04T15:59:00Z">
          <w:r w:rsidRPr="00E77497" w:rsidDel="00E70C3C">
            <w:delText>passing ToString(</w:delText>
          </w:r>
        </w:del>
      </w:ins>
      <w:ins w:id="10723" w:author="Allen Wirfs-Brock" w:date="2011-07-04T20:23:00Z">
        <w:del w:id="10724" w:author="Rev 5 Allen Wirfs-Brock" w:date="2012-01-04T15:59:00Z">
          <w:r w:rsidRPr="00E77497" w:rsidDel="00E70C3C">
            <w:rPr>
              <w:i/>
            </w:rPr>
            <w:delText>n</w:delText>
          </w:r>
        </w:del>
      </w:ins>
      <w:ins w:id="10725" w:author="Allen Wirfs-Brock" w:date="2011-07-04T20:17:00Z">
        <w:del w:id="10726" w:author="Rev 5 Allen Wirfs-Brock" w:date="2012-01-04T15:59:00Z">
          <w:r w:rsidRPr="00E77497" w:rsidDel="00E70C3C">
            <w:delText>)</w:delText>
          </w:r>
        </w:del>
      </w:ins>
      <w:ins w:id="10727" w:author="Allen Wirfs-Brock" w:date="2011-07-04T20:23:00Z">
        <w:del w:id="10728" w:author="Rev 5 Allen Wirfs-Brock" w:date="2012-01-04T15:59:00Z">
          <w:r w:rsidRPr="00E77497" w:rsidDel="00E70C3C">
            <w:delText xml:space="preserve"> </w:delText>
          </w:r>
        </w:del>
      </w:ins>
      <w:ins w:id="10729" w:author="Allen Wirfs-Brock" w:date="2011-07-04T20:17:00Z">
        <w:del w:id="10730" w:author="Rev 5 Allen Wirfs-Brock" w:date="2012-01-04T15:59:00Z">
          <w:r w:rsidRPr="00E77497" w:rsidDel="00E70C3C">
            <w:delText>as the argument.</w:delText>
          </w:r>
        </w:del>
      </w:ins>
    </w:p>
    <w:p w:rsidR="00173402" w:rsidRPr="00E77497" w:rsidDel="00E70C3C" w:rsidRDefault="00173402" w:rsidP="009E3FF6">
      <w:pPr>
        <w:pStyle w:val="Alg3"/>
        <w:numPr>
          <w:ilvl w:val="2"/>
          <w:numId w:val="417"/>
        </w:numPr>
        <w:tabs>
          <w:tab w:val="clear" w:pos="2160"/>
          <w:tab w:val="left" w:pos="720"/>
          <w:tab w:val="num" w:pos="1170"/>
        </w:tabs>
        <w:ind w:left="1170" w:hanging="270"/>
        <w:rPr>
          <w:ins w:id="10731" w:author="Allen Wirfs-Brock" w:date="2011-07-04T20:17:00Z"/>
          <w:del w:id="10732" w:author="Rev 5 Allen Wirfs-Brock" w:date="2012-01-04T15:59:00Z"/>
        </w:rPr>
      </w:pPr>
      <w:ins w:id="10733" w:author="Allen Wirfs-Brock" w:date="2011-07-04T20:17:00Z">
        <w:del w:id="10734" w:author="Rev 5 Allen Wirfs-Brock" w:date="2012-01-04T15:59:00Z">
          <w:r w:rsidRPr="00E77497" w:rsidDel="00E70C3C">
            <w:delText xml:space="preserve">Call the [[DefineOwnProperty]] internal method of </w:delText>
          </w:r>
        </w:del>
      </w:ins>
      <w:ins w:id="10735" w:author="Allen Wirfs-Brock" w:date="2011-07-04T20:23:00Z">
        <w:del w:id="10736" w:author="Rev 5 Allen Wirfs-Brock" w:date="2012-01-04T15:59:00Z">
          <w:r w:rsidRPr="00E77497" w:rsidDel="00E70C3C">
            <w:rPr>
              <w:i/>
            </w:rPr>
            <w:delText>array</w:delText>
          </w:r>
        </w:del>
      </w:ins>
      <w:ins w:id="10737" w:author="Allen Wirfs-Brock" w:date="2011-07-04T20:17:00Z">
        <w:del w:id="10738" w:author="Rev 5 Allen Wirfs-Brock" w:date="2012-01-04T15:59:00Z">
          <w:r w:rsidRPr="00E77497" w:rsidDel="00E70C3C">
            <w:delText xml:space="preserve"> with arguments ToString(</w:delText>
          </w:r>
        </w:del>
      </w:ins>
      <w:ins w:id="10739" w:author="Allen Wirfs-Brock" w:date="2011-07-05T09:22:00Z">
        <w:del w:id="10740" w:author="Rev 5 Allen Wirfs-Brock" w:date="2012-01-04T15:59:00Z">
          <w:r w:rsidR="009356F9" w:rsidRPr="00E77497" w:rsidDel="00E70C3C">
            <w:delText>ToUint32(</w:delText>
          </w:r>
        </w:del>
      </w:ins>
      <w:ins w:id="10741" w:author="Allen Wirfs-Brock" w:date="2011-07-04T20:30:00Z">
        <w:del w:id="10742" w:author="Rev 5 Allen Wirfs-Brock" w:date="2012-01-04T15:59:00Z">
          <w:r w:rsidRPr="00E77497" w:rsidDel="00E70C3C">
            <w:rPr>
              <w:i/>
            </w:rPr>
            <w:delText>index</w:delText>
          </w:r>
        </w:del>
      </w:ins>
      <w:ins w:id="10743" w:author="Allen Wirfs-Brock" w:date="2011-07-05T09:22:00Z">
        <w:del w:id="10744" w:author="Rev 5 Allen Wirfs-Brock" w:date="2012-01-04T15:59:00Z">
          <w:r w:rsidR="009356F9" w:rsidRPr="00E77497" w:rsidDel="00E70C3C">
            <w:rPr>
              <w:i/>
            </w:rPr>
            <w:delText>)</w:delText>
          </w:r>
        </w:del>
      </w:ins>
      <w:ins w:id="10745" w:author="Allen Wirfs-Brock" w:date="2011-07-04T20:17:00Z">
        <w:del w:id="10746"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rsidR="00173402" w:rsidRPr="00E77497" w:rsidDel="00E70C3C" w:rsidRDefault="00173402" w:rsidP="009E3FF6">
      <w:pPr>
        <w:pStyle w:val="Alg3"/>
        <w:numPr>
          <w:ilvl w:val="1"/>
          <w:numId w:val="417"/>
        </w:numPr>
        <w:tabs>
          <w:tab w:val="clear" w:pos="1440"/>
          <w:tab w:val="left" w:pos="720"/>
        </w:tabs>
        <w:ind w:left="720"/>
        <w:rPr>
          <w:ins w:id="10747" w:author="Allen Wirfs-Brock" w:date="2011-07-04T20:17:00Z"/>
          <w:del w:id="10748" w:author="Rev 5 Allen Wirfs-Brock" w:date="2012-01-04T15:59:00Z"/>
        </w:rPr>
      </w:pPr>
      <w:ins w:id="10749" w:author="Allen Wirfs-Brock" w:date="2011-07-04T20:17:00Z">
        <w:del w:id="10750"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rsidR="00173402" w:rsidRPr="00E77497" w:rsidDel="00E70C3C" w:rsidRDefault="00173402" w:rsidP="009E3FF6">
      <w:pPr>
        <w:pStyle w:val="Alg3"/>
        <w:numPr>
          <w:ilvl w:val="1"/>
          <w:numId w:val="417"/>
        </w:numPr>
        <w:tabs>
          <w:tab w:val="clear" w:pos="1440"/>
          <w:tab w:val="left" w:pos="720"/>
        </w:tabs>
        <w:ind w:left="720"/>
        <w:rPr>
          <w:ins w:id="10751" w:author="Allen Wirfs-Brock" w:date="2011-07-04T20:17:00Z"/>
          <w:del w:id="10752" w:author="Rev 5 Allen Wirfs-Brock" w:date="2012-01-04T15:59:00Z"/>
        </w:rPr>
      </w:pPr>
      <w:ins w:id="10753" w:author="Allen Wirfs-Brock" w:date="2011-07-04T20:17:00Z">
        <w:del w:id="10754" w:author="Rev 5 Allen Wirfs-Brock" w:date="2012-01-04T15:59:00Z">
          <w:r w:rsidRPr="00E77497" w:rsidDel="00E70C3C">
            <w:delText xml:space="preserve">Let </w:delText>
          </w:r>
        </w:del>
      </w:ins>
      <w:ins w:id="10755" w:author="Allen Wirfs-Brock" w:date="2011-07-04T20:30:00Z">
        <w:del w:id="10756" w:author="Rev 5 Allen Wirfs-Brock" w:date="2012-01-04T15:59:00Z">
          <w:r w:rsidRPr="00E77497" w:rsidDel="00E70C3C">
            <w:rPr>
              <w:i/>
            </w:rPr>
            <w:delText>index</w:delText>
          </w:r>
        </w:del>
      </w:ins>
      <w:ins w:id="10757" w:author="Allen Wirfs-Brock" w:date="2011-07-04T20:27:00Z">
        <w:del w:id="10758" w:author="Rev 5 Allen Wirfs-Brock" w:date="2012-01-04T15:59:00Z">
          <w:r w:rsidRPr="00E77497" w:rsidDel="00E70C3C">
            <w:delText xml:space="preserve"> </w:delText>
          </w:r>
        </w:del>
      </w:ins>
      <w:ins w:id="10759" w:author="Allen Wirfs-Brock" w:date="2011-07-04T20:17:00Z">
        <w:del w:id="10760" w:author="Rev 5 Allen Wirfs-Brock" w:date="2012-01-04T15:59:00Z">
          <w:r w:rsidRPr="00E77497" w:rsidDel="00E70C3C">
            <w:delText xml:space="preserve">= </w:delText>
          </w:r>
        </w:del>
      </w:ins>
      <w:ins w:id="10761" w:author="Allen Wirfs-Brock" w:date="2011-07-04T20:30:00Z">
        <w:del w:id="10762" w:author="Rev 5 Allen Wirfs-Brock" w:date="2012-01-04T15:59:00Z">
          <w:r w:rsidRPr="00E77497" w:rsidDel="00E70C3C">
            <w:rPr>
              <w:i/>
            </w:rPr>
            <w:delText>index</w:delText>
          </w:r>
        </w:del>
      </w:ins>
      <w:ins w:id="10763" w:author="Allen Wirfs-Brock" w:date="2011-07-04T20:27:00Z">
        <w:del w:id="10764" w:author="Rev 5 Allen Wirfs-Brock" w:date="2012-01-04T15:59:00Z">
          <w:r w:rsidRPr="00E77497" w:rsidDel="00E70C3C">
            <w:delText xml:space="preserve"> </w:delText>
          </w:r>
        </w:del>
      </w:ins>
      <w:ins w:id="10765" w:author="Allen Wirfs-Brock" w:date="2011-07-04T20:17:00Z">
        <w:del w:id="10766" w:author="Rev 5 Allen Wirfs-Brock" w:date="2012-01-04T15:59:00Z">
          <w:r w:rsidRPr="00E77497" w:rsidDel="00E70C3C">
            <w:delText>+1.</w:delText>
          </w:r>
        </w:del>
      </w:ins>
    </w:p>
    <w:p w:rsidR="00173402" w:rsidRPr="00E77497" w:rsidDel="00E70C3C" w:rsidRDefault="00173402" w:rsidP="009E3FF6">
      <w:pPr>
        <w:pStyle w:val="Alg4"/>
        <w:numPr>
          <w:ilvl w:val="0"/>
          <w:numId w:val="417"/>
        </w:numPr>
        <w:spacing w:after="220"/>
        <w:contextualSpacing/>
        <w:rPr>
          <w:ins w:id="10767" w:author="Allen Wirfs-Brock" w:date="2011-07-04T20:14:00Z"/>
          <w:del w:id="10768" w:author="Rev 5 Allen Wirfs-Brock" w:date="2012-01-04T15:59:00Z"/>
        </w:rPr>
      </w:pPr>
      <w:ins w:id="10769" w:author="Allen Wirfs-Brock" w:date="2011-07-04T20:14:00Z">
        <w:del w:id="10770"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rsidR="004C02EF" w:rsidRPr="00E77497" w:rsidDel="00E70C3C" w:rsidRDefault="004C02EF" w:rsidP="004C02EF">
      <w:pPr>
        <w:rPr>
          <w:del w:id="10771" w:author="Rev 5 Allen Wirfs-Brock" w:date="2012-01-04T15:59:00Z"/>
        </w:rPr>
      </w:pPr>
      <w:del w:id="10772"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rsidR="004C02EF" w:rsidRPr="00E77497" w:rsidDel="00E70C3C" w:rsidRDefault="004C02EF" w:rsidP="004C02EF">
      <w:pPr>
        <w:pStyle w:val="Alg4"/>
        <w:numPr>
          <w:ilvl w:val="0"/>
          <w:numId w:val="45"/>
        </w:numPr>
        <w:spacing w:after="220"/>
        <w:contextualSpacing/>
        <w:rPr>
          <w:del w:id="10773" w:author="Rev 5 Allen Wirfs-Brock" w:date="2012-01-04T15:59:00Z"/>
        </w:rPr>
      </w:pPr>
      <w:del w:id="10774"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rsidR="004C02EF" w:rsidRPr="00E77497" w:rsidDel="00E70C3C" w:rsidRDefault="004C02EF" w:rsidP="004C02EF">
      <w:pPr>
        <w:pStyle w:val="Alg4"/>
        <w:numPr>
          <w:ilvl w:val="0"/>
          <w:numId w:val="45"/>
        </w:numPr>
        <w:spacing w:after="220"/>
        <w:contextualSpacing/>
        <w:rPr>
          <w:del w:id="10775" w:author="Rev 5 Allen Wirfs-Brock" w:date="2012-01-04T15:59:00Z"/>
        </w:rPr>
      </w:pPr>
      <w:del w:id="10776"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rsidR="004C02EF" w:rsidRPr="00E77497" w:rsidDel="00E70C3C" w:rsidRDefault="004C02EF" w:rsidP="004C02EF">
      <w:pPr>
        <w:pStyle w:val="Alg4"/>
        <w:numPr>
          <w:ilvl w:val="0"/>
          <w:numId w:val="45"/>
        </w:numPr>
        <w:spacing w:after="220"/>
        <w:contextualSpacing/>
        <w:rPr>
          <w:del w:id="10777" w:author="Rev 5 Allen Wirfs-Brock" w:date="2012-01-04T15:59:00Z"/>
        </w:rPr>
      </w:pPr>
      <w:del w:id="10778"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rsidR="004C02EF" w:rsidRPr="00E77497" w:rsidDel="00E70C3C" w:rsidRDefault="004C02EF" w:rsidP="004C02EF">
      <w:pPr>
        <w:pStyle w:val="Alg4"/>
        <w:numPr>
          <w:ilvl w:val="0"/>
          <w:numId w:val="45"/>
        </w:numPr>
        <w:spacing w:after="220"/>
        <w:contextualSpacing/>
        <w:rPr>
          <w:del w:id="10779" w:author="Rev 5 Allen Wirfs-Brock" w:date="2012-01-04T15:59:00Z"/>
        </w:rPr>
      </w:pPr>
      <w:del w:id="10780"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rsidR="004C02EF" w:rsidRPr="00E77497" w:rsidDel="00E70C3C" w:rsidRDefault="004C02EF" w:rsidP="004C02EF">
      <w:pPr>
        <w:pStyle w:val="Alg4"/>
        <w:numPr>
          <w:ilvl w:val="0"/>
          <w:numId w:val="45"/>
        </w:numPr>
        <w:spacing w:after="220"/>
        <w:contextualSpacing/>
        <w:rPr>
          <w:del w:id="10781" w:author="Rev 5 Allen Wirfs-Brock" w:date="2012-01-04T15:59:00Z"/>
        </w:rPr>
      </w:pPr>
      <w:del w:id="10782"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rsidR="004C02EF" w:rsidRPr="00E77497" w:rsidDel="00E70C3C" w:rsidRDefault="004C02EF" w:rsidP="004C02EF">
      <w:pPr>
        <w:pStyle w:val="Alg4"/>
        <w:numPr>
          <w:ilvl w:val="0"/>
          <w:numId w:val="45"/>
        </w:numPr>
        <w:spacing w:after="220"/>
        <w:contextualSpacing/>
        <w:rPr>
          <w:del w:id="10783" w:author="Rev 5 Allen Wirfs-Brock" w:date="2012-01-04T15:59:00Z"/>
        </w:rPr>
      </w:pPr>
      <w:del w:id="10784"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rsidR="004C02EF" w:rsidRPr="00E77497" w:rsidDel="00E70C3C" w:rsidRDefault="004C02EF" w:rsidP="004C02EF">
      <w:pPr>
        <w:pStyle w:val="Alg4"/>
        <w:numPr>
          <w:ilvl w:val="0"/>
          <w:numId w:val="45"/>
        </w:numPr>
        <w:spacing w:after="220"/>
        <w:contextualSpacing/>
        <w:rPr>
          <w:del w:id="10785" w:author="Rev 5 Allen Wirfs-Brock" w:date="2012-01-04T15:59:00Z"/>
        </w:rPr>
      </w:pPr>
      <w:del w:id="10786" w:author="Rev 5 Allen Wirfs-Brock" w:date="2012-01-04T15:59:00Z">
        <w:r w:rsidRPr="00E77497" w:rsidDel="00E70C3C">
          <w:delText xml:space="preserve">Return </w:delText>
        </w:r>
        <w:r w:rsidRPr="00E77497" w:rsidDel="00E70C3C">
          <w:rPr>
            <w:i/>
          </w:rPr>
          <w:delText>array</w:delText>
        </w:r>
        <w:r w:rsidRPr="00E77497" w:rsidDel="00E70C3C">
          <w:delText>.</w:delText>
        </w:r>
      </w:del>
    </w:p>
    <w:p w:rsidR="002C6802" w:rsidRPr="00E77497" w:rsidDel="00E70C3C" w:rsidRDefault="002C6802" w:rsidP="002C6802">
      <w:pPr>
        <w:rPr>
          <w:ins w:id="10787" w:author="Allen Wirfs-Brock" w:date="2011-07-05T08:56:00Z"/>
          <w:del w:id="10788" w:author="Rev 5 Allen Wirfs-Brock" w:date="2012-01-04T15:59:00Z"/>
        </w:rPr>
      </w:pPr>
      <w:ins w:id="10789" w:author="Allen Wirfs-Brock" w:date="2011-07-05T08:56:00Z">
        <w:del w:id="10790"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rsidR="002C6802" w:rsidRPr="00E77497" w:rsidDel="00E70C3C" w:rsidRDefault="002C6802">
      <w:pPr>
        <w:numPr>
          <w:ilvl w:val="0"/>
          <w:numId w:val="403"/>
        </w:numPr>
        <w:spacing w:after="220"/>
        <w:rPr>
          <w:ins w:id="10791" w:author="Allen Wirfs-Brock" w:date="2011-07-05T08:56:00Z"/>
          <w:del w:id="10792" w:author="Rev 5 Allen Wirfs-Brock" w:date="2012-01-04T15:59:00Z"/>
        </w:rPr>
        <w:pPrChange w:id="10793" w:author="Rev 4 Allen Wirfs-Brock" w:date="2011-11-07T12:16:00Z">
          <w:pPr>
            <w:numPr>
              <w:numId w:val="411"/>
            </w:numPr>
            <w:tabs>
              <w:tab w:val="num" w:pos="360"/>
            </w:tabs>
            <w:spacing w:after="220"/>
            <w:ind w:left="360" w:hanging="360"/>
          </w:pPr>
        </w:pPrChange>
      </w:pPr>
      <w:ins w:id="10794" w:author="Allen Wirfs-Brock" w:date="2011-07-05T08:56:00Z">
        <w:del w:id="10795" w:author="Rev 5 Allen Wirfs-Brock" w:date="2012-01-04T15:59:00Z">
          <w:r w:rsidRPr="00E77497" w:rsidDel="00E70C3C">
            <w:delText>It is a Syntax Error if the scource</w:delText>
          </w:r>
        </w:del>
      </w:ins>
      <w:ins w:id="10796" w:author="Rev 3 Allen Wirfs-Brock" w:date="2011-08-30T11:39:00Z">
        <w:del w:id="10797" w:author="Rev 5 Allen Wirfs-Brock" w:date="2012-01-04T15:59:00Z">
          <w:r w:rsidR="00F937DA" w:rsidRPr="00E77497" w:rsidDel="00E70C3C">
            <w:delText>source</w:delText>
          </w:r>
        </w:del>
      </w:ins>
      <w:ins w:id="10798" w:author="Allen Wirfs-Brock" w:date="2011-07-05T08:56:00Z">
        <w:del w:id="10799" w:author="Rev 5 Allen Wirfs-Brock" w:date="2012-01-04T15:59:00Z">
          <w:r w:rsidRPr="00E77497" w:rsidDel="00E70C3C">
            <w:delText xml:space="preserve"> code parsed with this production is not extended code.</w:delText>
          </w:r>
        </w:del>
      </w:ins>
    </w:p>
    <w:p w:rsidR="002C6802" w:rsidRPr="00E77497" w:rsidDel="00E70C3C" w:rsidRDefault="002C6802" w:rsidP="002C6802">
      <w:pPr>
        <w:rPr>
          <w:ins w:id="10800" w:author="Allen Wirfs-Brock" w:date="2011-07-05T08:57:00Z"/>
          <w:del w:id="10801" w:author="Rev 5 Allen Wirfs-Brock" w:date="2012-01-04T15:59:00Z"/>
        </w:rPr>
      </w:pPr>
      <w:ins w:id="10802" w:author="Allen Wirfs-Brock" w:date="2011-07-05T08:57:00Z">
        <w:del w:id="10803"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10804"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10805" w:author="Rev 5 Allen Wirfs-Brock" w:date="2012-01-04T15:59:00Z">
          <w:r w:rsidRPr="00E77497" w:rsidDel="00E70C3C">
            <w:delText xml:space="preserve">  is evaluated as follows:</w:delText>
          </w:r>
        </w:del>
      </w:ins>
    </w:p>
    <w:p w:rsidR="002C6802" w:rsidRPr="00E77497" w:rsidDel="00E70C3C" w:rsidRDefault="002C6802" w:rsidP="009E3FF6">
      <w:pPr>
        <w:pStyle w:val="Alg4"/>
        <w:numPr>
          <w:ilvl w:val="0"/>
          <w:numId w:val="418"/>
        </w:numPr>
        <w:spacing w:after="220"/>
        <w:contextualSpacing/>
        <w:rPr>
          <w:ins w:id="10806" w:author="Allen Wirfs-Brock" w:date="2011-07-05T08:57:00Z"/>
          <w:del w:id="10807" w:author="Rev 5 Allen Wirfs-Brock" w:date="2012-01-04T15:59:00Z"/>
        </w:rPr>
      </w:pPr>
      <w:ins w:id="10808" w:author="Allen Wirfs-Brock" w:date="2011-07-05T08:57:00Z">
        <w:del w:id="10809"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rsidR="002C6802" w:rsidRPr="00E77497" w:rsidDel="00E70C3C" w:rsidRDefault="002C6802" w:rsidP="009E3FF6">
      <w:pPr>
        <w:pStyle w:val="Alg4"/>
        <w:numPr>
          <w:ilvl w:val="0"/>
          <w:numId w:val="418"/>
        </w:numPr>
        <w:spacing w:after="220"/>
        <w:contextualSpacing/>
        <w:rPr>
          <w:ins w:id="10810" w:author="Allen Wirfs-Brock" w:date="2011-07-05T08:57:00Z"/>
          <w:del w:id="10811" w:author="Rev 5 Allen Wirfs-Brock" w:date="2012-01-04T15:59:00Z"/>
        </w:rPr>
      </w:pPr>
      <w:ins w:id="10812" w:author="Allen Wirfs-Brock" w:date="2011-07-05T08:57:00Z">
        <w:del w:id="10813"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rsidR="002C6802" w:rsidRPr="00E77497" w:rsidDel="00E70C3C" w:rsidRDefault="002C6802" w:rsidP="009E3FF6">
      <w:pPr>
        <w:pStyle w:val="Alg4"/>
        <w:numPr>
          <w:ilvl w:val="0"/>
          <w:numId w:val="418"/>
        </w:numPr>
        <w:spacing w:after="220"/>
        <w:contextualSpacing/>
        <w:rPr>
          <w:ins w:id="10814" w:author="Allen Wirfs-Brock" w:date="2011-07-05T08:57:00Z"/>
          <w:del w:id="10815" w:author="Rev 5 Allen Wirfs-Brock" w:date="2012-01-04T15:59:00Z"/>
        </w:rPr>
      </w:pPr>
      <w:ins w:id="10816" w:author="Allen Wirfs-Brock" w:date="2011-07-05T08:57:00Z">
        <w:del w:id="10817" w:author="Rev 5 Allen Wirfs-Brock" w:date="2012-01-04T15:59:00Z">
          <w:r w:rsidRPr="00E77497" w:rsidDel="00E70C3C">
            <w:delText xml:space="preserve">Let </w:delText>
          </w:r>
        </w:del>
      </w:ins>
      <w:ins w:id="10818" w:author="Allen Wirfs-Brock" w:date="2011-07-05T09:12:00Z">
        <w:del w:id="10819" w:author="Rev 5 Allen Wirfs-Brock" w:date="2012-01-04T15:59:00Z">
          <w:r w:rsidR="00711C66" w:rsidRPr="00E77497" w:rsidDel="00E70C3C">
            <w:rPr>
              <w:i/>
            </w:rPr>
            <w:delText xml:space="preserve">spreadRef </w:delText>
          </w:r>
        </w:del>
      </w:ins>
      <w:ins w:id="10820" w:author="Allen Wirfs-Brock" w:date="2011-07-05T08:57:00Z">
        <w:del w:id="10821"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rsidR="002C6802" w:rsidRPr="00E77497" w:rsidDel="00E70C3C" w:rsidRDefault="002C6802" w:rsidP="009E3FF6">
      <w:pPr>
        <w:pStyle w:val="Alg4"/>
        <w:numPr>
          <w:ilvl w:val="0"/>
          <w:numId w:val="418"/>
        </w:numPr>
        <w:spacing w:after="220"/>
        <w:contextualSpacing/>
        <w:rPr>
          <w:ins w:id="10822" w:author="Allen Wirfs-Brock" w:date="2011-07-05T08:57:00Z"/>
          <w:del w:id="10823" w:author="Rev 5 Allen Wirfs-Brock" w:date="2012-01-04T15:59:00Z"/>
        </w:rPr>
      </w:pPr>
      <w:ins w:id="10824" w:author="Allen Wirfs-Brock" w:date="2011-07-05T08:57:00Z">
        <w:del w:id="10825" w:author="Rev 5 Allen Wirfs-Brock" w:date="2012-01-04T15:59:00Z">
          <w:r w:rsidRPr="00E77497" w:rsidDel="00E70C3C">
            <w:delText xml:space="preserve">Let </w:delText>
          </w:r>
        </w:del>
      </w:ins>
      <w:ins w:id="10826" w:author="Allen Wirfs-Brock" w:date="2011-07-05T09:13:00Z">
        <w:del w:id="10827" w:author="Rev 5 Allen Wirfs-Brock" w:date="2012-01-04T15:59:00Z">
          <w:r w:rsidR="00EB07D2" w:rsidRPr="00E77497" w:rsidDel="00E70C3C">
            <w:rPr>
              <w:i/>
            </w:rPr>
            <w:delText xml:space="preserve">spreadValue </w:delText>
          </w:r>
        </w:del>
      </w:ins>
      <w:ins w:id="10828" w:author="Allen Wirfs-Brock" w:date="2011-07-05T08:57:00Z">
        <w:del w:id="10829" w:author="Rev 5 Allen Wirfs-Brock" w:date="2012-01-04T15:59:00Z">
          <w:r w:rsidRPr="00E77497" w:rsidDel="00E70C3C">
            <w:delText>be GetValue(</w:delText>
          </w:r>
        </w:del>
      </w:ins>
      <w:ins w:id="10830" w:author="Allen Wirfs-Brock" w:date="2011-07-05T09:12:00Z">
        <w:del w:id="10831" w:author="Rev 5 Allen Wirfs-Brock" w:date="2012-01-04T15:59:00Z">
          <w:r w:rsidR="00711C66" w:rsidRPr="00E77497" w:rsidDel="00E70C3C">
            <w:rPr>
              <w:i/>
            </w:rPr>
            <w:delText>spreadRef</w:delText>
          </w:r>
        </w:del>
      </w:ins>
      <w:ins w:id="10832" w:author="Allen Wirfs-Brock" w:date="2011-07-05T08:57:00Z">
        <w:del w:id="10833" w:author="Rev 5 Allen Wirfs-Brock" w:date="2012-01-04T15:59:00Z">
          <w:r w:rsidRPr="00E77497" w:rsidDel="00E70C3C">
            <w:delText>).</w:delText>
          </w:r>
        </w:del>
      </w:ins>
    </w:p>
    <w:p w:rsidR="00711C66" w:rsidRPr="00E65A34" w:rsidDel="00E70C3C" w:rsidRDefault="00711C66" w:rsidP="009E3FF6">
      <w:pPr>
        <w:pStyle w:val="Alg4"/>
        <w:numPr>
          <w:ilvl w:val="0"/>
          <w:numId w:val="418"/>
        </w:numPr>
        <w:contextualSpacing/>
        <w:rPr>
          <w:ins w:id="10834" w:author="Allen Wirfs-Brock" w:date="2011-07-05T09:03:00Z"/>
          <w:del w:id="10835" w:author="Rev 5 Allen Wirfs-Brock" w:date="2012-01-04T15:59:00Z"/>
        </w:rPr>
      </w:pPr>
      <w:ins w:id="10836" w:author="Allen Wirfs-Brock" w:date="2011-07-05T09:03:00Z">
        <w:del w:id="10837" w:author="Rev 5 Allen Wirfs-Brock" w:date="2012-01-04T15:59:00Z">
          <w:r w:rsidRPr="00E77497" w:rsidDel="00E70C3C">
            <w:delText xml:space="preserve">Let </w:delText>
          </w:r>
        </w:del>
      </w:ins>
      <w:ins w:id="10838" w:author="Allen Wirfs-Brock" w:date="2011-07-05T10:42:00Z">
        <w:del w:id="10839" w:author="Rev 5 Allen Wirfs-Brock" w:date="2012-01-04T15:59:00Z">
          <w:r w:rsidR="001C6F64" w:rsidRPr="00E77497" w:rsidDel="00E70C3C">
            <w:rPr>
              <w:i/>
            </w:rPr>
            <w:delText>spreadObj</w:delText>
          </w:r>
          <w:r w:rsidR="001C6F64" w:rsidRPr="00E77497" w:rsidDel="00E70C3C">
            <w:delText xml:space="preserve"> </w:delText>
          </w:r>
        </w:del>
      </w:ins>
      <w:ins w:id="10840" w:author="Allen Wirfs-Brock" w:date="2011-07-05T09:03:00Z">
        <w:del w:id="10841" w:author="Rev 5 Allen Wirfs-Brock" w:date="2012-01-04T15:59:00Z">
          <w:r w:rsidRPr="00E77497" w:rsidDel="00E70C3C">
            <w:delText>be ToObject(</w:delText>
          </w:r>
        </w:del>
      </w:ins>
      <w:ins w:id="10842" w:author="Allen Wirfs-Brock" w:date="2011-07-05T09:13:00Z">
        <w:del w:id="10843" w:author="Rev 5 Allen Wirfs-Brock" w:date="2012-01-04T15:59:00Z">
          <w:r w:rsidR="00EB07D2" w:rsidRPr="00E77497" w:rsidDel="00E70C3C">
            <w:rPr>
              <w:i/>
            </w:rPr>
            <w:delText>spreadValue</w:delText>
          </w:r>
        </w:del>
      </w:ins>
      <w:ins w:id="10844" w:author="Allen Wirfs-Brock" w:date="2011-07-05T09:03:00Z">
        <w:del w:id="10845" w:author="Rev 5 Allen Wirfs-Brock" w:date="2012-01-04T15:59:00Z">
          <w:r w:rsidRPr="00E77497" w:rsidDel="00E70C3C">
            <w:delText>).</w:delText>
          </w:r>
        </w:del>
      </w:ins>
    </w:p>
    <w:p w:rsidR="002C6802" w:rsidRPr="00E77497" w:rsidDel="00E70C3C" w:rsidRDefault="002C6802" w:rsidP="009E3FF6">
      <w:pPr>
        <w:pStyle w:val="Alg4"/>
        <w:numPr>
          <w:ilvl w:val="0"/>
          <w:numId w:val="418"/>
        </w:numPr>
        <w:contextualSpacing/>
        <w:rPr>
          <w:ins w:id="10846" w:author="Allen Wirfs-Brock" w:date="2011-07-05T08:57:00Z"/>
          <w:del w:id="10847" w:author="Rev 5 Allen Wirfs-Brock" w:date="2012-01-04T15:59:00Z"/>
        </w:rPr>
      </w:pPr>
      <w:ins w:id="10848" w:author="Allen Wirfs-Brock" w:date="2011-07-05T08:57:00Z">
        <w:del w:id="10849" w:author="Rev 5 Allen Wirfs-Brock" w:date="2012-01-04T15:59:00Z">
          <w:r w:rsidRPr="009C202C" w:rsidDel="00E70C3C">
            <w:delText xml:space="preserve">Let </w:delText>
          </w:r>
        </w:del>
      </w:ins>
      <w:ins w:id="10850" w:author="Allen Wirfs-Brock" w:date="2011-07-05T09:03:00Z">
        <w:del w:id="10851" w:author="Rev 5 Allen Wirfs-Brock" w:date="2012-01-04T15:59:00Z">
          <w:r w:rsidR="00711C66" w:rsidRPr="009C202C" w:rsidDel="00E70C3C">
            <w:rPr>
              <w:i/>
            </w:rPr>
            <w:delText>index</w:delText>
          </w:r>
        </w:del>
      </w:ins>
      <w:ins w:id="10852" w:author="Allen Wirfs-Brock" w:date="2011-07-05T08:57:00Z">
        <w:del w:id="10853"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rsidR="00711C66" w:rsidRPr="00E77497" w:rsidDel="00E70C3C" w:rsidRDefault="00711C66" w:rsidP="009E3FF6">
      <w:pPr>
        <w:pStyle w:val="Alg3"/>
        <w:numPr>
          <w:ilvl w:val="0"/>
          <w:numId w:val="418"/>
        </w:numPr>
        <w:rPr>
          <w:ins w:id="10854" w:author="Allen Wirfs-Brock" w:date="2011-07-05T09:04:00Z"/>
          <w:del w:id="10855" w:author="Rev 5 Allen Wirfs-Brock" w:date="2012-01-04T15:59:00Z"/>
        </w:rPr>
      </w:pPr>
      <w:ins w:id="10856" w:author="Allen Wirfs-Brock" w:date="2011-07-05T09:04:00Z">
        <w:del w:id="10857"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10858" w:author="Allen Wirfs-Brock" w:date="2011-07-05T09:14:00Z">
        <w:del w:id="10859" w:author="Rev 5 Allen Wirfs-Brock" w:date="2012-01-04T15:59:00Z">
          <w:r w:rsidR="00EB07D2" w:rsidRPr="00E77497" w:rsidDel="00E70C3C">
            <w:rPr>
              <w:i/>
            </w:rPr>
            <w:delText>spreadObj</w:delText>
          </w:r>
          <w:r w:rsidR="00EB07D2" w:rsidRPr="00E77497" w:rsidDel="00E70C3C">
            <w:delText xml:space="preserve"> </w:delText>
          </w:r>
        </w:del>
      </w:ins>
      <w:ins w:id="10860" w:author="Allen Wirfs-Brock" w:date="2011-07-05T09:04:00Z">
        <w:del w:id="10861"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rsidR="00711C66" w:rsidRPr="00E77497" w:rsidDel="00E70C3C" w:rsidRDefault="00711C66" w:rsidP="009E3FF6">
      <w:pPr>
        <w:pStyle w:val="Alg3"/>
        <w:numPr>
          <w:ilvl w:val="0"/>
          <w:numId w:val="418"/>
        </w:numPr>
        <w:rPr>
          <w:ins w:id="10862" w:author="Allen Wirfs-Brock" w:date="2011-07-05T09:04:00Z"/>
          <w:del w:id="10863" w:author="Rev 5 Allen Wirfs-Brock" w:date="2012-01-04T15:59:00Z"/>
        </w:rPr>
      </w:pPr>
      <w:ins w:id="10864" w:author="Allen Wirfs-Brock" w:date="2011-07-05T09:04:00Z">
        <w:del w:id="10865" w:author="Rev 5 Allen Wirfs-Brock" w:date="2012-01-04T15:59:00Z">
          <w:r w:rsidRPr="00E77497" w:rsidDel="00E70C3C">
            <w:delText xml:space="preserve">Let </w:delText>
          </w:r>
        </w:del>
      </w:ins>
      <w:ins w:id="10866" w:author="Allen Wirfs-Brock" w:date="2011-07-05T09:15:00Z">
        <w:del w:id="10867" w:author="Rev 5 Allen Wirfs-Brock" w:date="2012-01-04T15:59:00Z">
          <w:r w:rsidR="00EB07D2" w:rsidRPr="00E77497" w:rsidDel="00E70C3C">
            <w:rPr>
              <w:i/>
            </w:rPr>
            <w:delText>spreadLen</w:delText>
          </w:r>
        </w:del>
      </w:ins>
      <w:ins w:id="10868" w:author="Allen Wirfs-Brock" w:date="2011-07-05T09:04:00Z">
        <w:del w:id="10869" w:author="Rev 5 Allen Wirfs-Brock" w:date="2012-01-04T15:59:00Z">
          <w:r w:rsidRPr="00E77497" w:rsidDel="00E70C3C">
            <w:delText xml:space="preserve"> be </w:delText>
          </w:r>
        </w:del>
      </w:ins>
      <w:ins w:id="10870" w:author="Allen Wirfs-Brock" w:date="2011-07-05T09:05:00Z">
        <w:del w:id="10871" w:author="Rev 5 Allen Wirfs-Brock" w:date="2012-01-04T15:59:00Z">
          <w:r w:rsidRPr="00E77497" w:rsidDel="00E70C3C">
            <w:delText>T</w:delText>
          </w:r>
        </w:del>
      </w:ins>
      <w:ins w:id="10872" w:author="Allen Wirfs-Brock" w:date="2011-07-05T09:04:00Z">
        <w:del w:id="10873" w:author="Rev 5 Allen Wirfs-Brock" w:date="2012-01-04T15:59:00Z">
          <w:r w:rsidRPr="00E77497" w:rsidDel="00E70C3C">
            <w:delText>oUint32(</w:delText>
          </w:r>
          <w:r w:rsidRPr="00E77497" w:rsidDel="00E70C3C">
            <w:rPr>
              <w:i/>
            </w:rPr>
            <w:delText>lenVal</w:delText>
          </w:r>
          <w:r w:rsidRPr="00E77497" w:rsidDel="00E70C3C">
            <w:delText>).</w:delText>
          </w:r>
        </w:del>
      </w:ins>
    </w:p>
    <w:p w:rsidR="00711C66" w:rsidRPr="00E77497" w:rsidDel="00E70C3C" w:rsidRDefault="00711C66" w:rsidP="009E3FF6">
      <w:pPr>
        <w:pStyle w:val="Alg3"/>
        <w:numPr>
          <w:ilvl w:val="0"/>
          <w:numId w:val="418"/>
        </w:numPr>
        <w:rPr>
          <w:ins w:id="10874" w:author="Allen Wirfs-Brock" w:date="2011-07-05T09:04:00Z"/>
          <w:del w:id="10875" w:author="Rev 5 Allen Wirfs-Brock" w:date="2012-01-04T15:59:00Z"/>
        </w:rPr>
      </w:pPr>
      <w:ins w:id="10876" w:author="Allen Wirfs-Brock" w:date="2011-07-05T09:04:00Z">
        <w:del w:id="10877" w:author="Rev 5 Allen Wirfs-Brock" w:date="2012-01-04T15:59:00Z">
          <w:r w:rsidRPr="00E77497" w:rsidDel="00E70C3C">
            <w:delText xml:space="preserve">Let </w:delText>
          </w:r>
          <w:r w:rsidRPr="00E77497" w:rsidDel="00E70C3C">
            <w:rPr>
              <w:i/>
            </w:rPr>
            <w:delText>n</w:delText>
          </w:r>
          <w:r w:rsidRPr="00E77497" w:rsidDel="00E70C3C">
            <w:delText>=0;</w:delText>
          </w:r>
        </w:del>
      </w:ins>
    </w:p>
    <w:p w:rsidR="00711C66" w:rsidRPr="00E77497" w:rsidDel="00E70C3C" w:rsidRDefault="00711C66" w:rsidP="009E3FF6">
      <w:pPr>
        <w:pStyle w:val="Alg3"/>
        <w:numPr>
          <w:ilvl w:val="0"/>
          <w:numId w:val="418"/>
        </w:numPr>
        <w:rPr>
          <w:ins w:id="10878" w:author="Allen Wirfs-Brock" w:date="2011-07-05T09:04:00Z"/>
          <w:del w:id="10879" w:author="Rev 5 Allen Wirfs-Brock" w:date="2012-01-04T15:59:00Z"/>
        </w:rPr>
      </w:pPr>
      <w:ins w:id="10880" w:author="Allen Wirfs-Brock" w:date="2011-07-05T09:04:00Z">
        <w:del w:id="10881"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10882" w:author="Allen Wirfs-Brock" w:date="2011-07-05T09:16:00Z">
        <w:del w:id="10883" w:author="Rev 5 Allen Wirfs-Brock" w:date="2012-01-04T15:59:00Z">
          <w:r w:rsidR="00EB07D2" w:rsidRPr="00E77497" w:rsidDel="00E70C3C">
            <w:rPr>
              <w:i/>
            </w:rPr>
            <w:delText>spreadLen</w:delText>
          </w:r>
        </w:del>
      </w:ins>
    </w:p>
    <w:p w:rsidR="00711C66" w:rsidRPr="00E77497" w:rsidDel="00E70C3C" w:rsidRDefault="00711C66" w:rsidP="009E3FF6">
      <w:pPr>
        <w:pStyle w:val="Alg3"/>
        <w:numPr>
          <w:ilvl w:val="1"/>
          <w:numId w:val="417"/>
        </w:numPr>
        <w:tabs>
          <w:tab w:val="clear" w:pos="1440"/>
          <w:tab w:val="left" w:pos="720"/>
        </w:tabs>
        <w:ind w:left="720"/>
        <w:rPr>
          <w:ins w:id="10884" w:author="Allen Wirfs-Brock" w:date="2011-07-05T09:04:00Z"/>
          <w:del w:id="10885" w:author="Rev 5 Allen Wirfs-Brock" w:date="2012-01-04T15:59:00Z"/>
        </w:rPr>
      </w:pPr>
      <w:ins w:id="10886" w:author="Allen Wirfs-Brock" w:date="2011-07-05T09:04:00Z">
        <w:del w:id="10887"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10888" w:author="Allen Wirfs-Brock" w:date="2011-07-05T09:14:00Z">
        <w:del w:id="10889" w:author="Rev 5 Allen Wirfs-Brock" w:date="2012-01-04T15:59:00Z">
          <w:r w:rsidR="00EB07D2" w:rsidRPr="00E77497" w:rsidDel="00E70C3C">
            <w:rPr>
              <w:i/>
            </w:rPr>
            <w:delText>spreadObj</w:delText>
          </w:r>
          <w:r w:rsidR="00EB07D2" w:rsidRPr="00E77497" w:rsidDel="00E70C3C">
            <w:delText xml:space="preserve"> </w:delText>
          </w:r>
        </w:del>
      </w:ins>
      <w:ins w:id="10890" w:author="Allen Wirfs-Brock" w:date="2011-07-05T09:04:00Z">
        <w:del w:id="10891" w:author="Rev 5 Allen Wirfs-Brock" w:date="2012-01-04T15:59:00Z">
          <w:r w:rsidRPr="00E77497" w:rsidDel="00E70C3C">
            <w:delText>with ToString(</w:delText>
          </w:r>
          <w:r w:rsidRPr="00E77497" w:rsidDel="00E70C3C">
            <w:rPr>
              <w:i/>
            </w:rPr>
            <w:delText>n</w:delText>
          </w:r>
          <w:r w:rsidRPr="00E77497" w:rsidDel="00E70C3C">
            <w:delText>).</w:delText>
          </w:r>
        </w:del>
      </w:ins>
    </w:p>
    <w:p w:rsidR="00711C66" w:rsidRPr="00E77497" w:rsidDel="00E70C3C" w:rsidRDefault="00711C66" w:rsidP="009E3FF6">
      <w:pPr>
        <w:pStyle w:val="Alg3"/>
        <w:numPr>
          <w:ilvl w:val="1"/>
          <w:numId w:val="417"/>
        </w:numPr>
        <w:tabs>
          <w:tab w:val="clear" w:pos="1440"/>
          <w:tab w:val="left" w:pos="720"/>
        </w:tabs>
        <w:ind w:left="720"/>
        <w:rPr>
          <w:ins w:id="10892" w:author="Allen Wirfs-Brock" w:date="2011-07-05T09:04:00Z"/>
          <w:del w:id="10893" w:author="Rev 5 Allen Wirfs-Brock" w:date="2012-01-04T15:59:00Z"/>
        </w:rPr>
      </w:pPr>
      <w:ins w:id="10894" w:author="Allen Wirfs-Brock" w:date="2011-07-05T09:04:00Z">
        <w:del w:id="10895"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10896" w:author="Allen Wirfs-Brock rev2" w:date="2011-07-20T13:31:00Z">
        <w:del w:id="10897"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10898" w:author="Allen Wirfs-Brock" w:date="2011-07-05T09:04:00Z">
        <w:del w:id="10899" w:author="Rev 5 Allen Wirfs-Brock" w:date="2012-01-04T15:59:00Z">
          <w:r w:rsidRPr="00E77497" w:rsidDel="00E70C3C">
            <w:delText>then,</w:delText>
          </w:r>
        </w:del>
      </w:ins>
    </w:p>
    <w:p w:rsidR="00711C66" w:rsidRPr="00E77497" w:rsidDel="00E70C3C" w:rsidRDefault="00711C66" w:rsidP="009E3FF6">
      <w:pPr>
        <w:pStyle w:val="Alg3"/>
        <w:numPr>
          <w:ilvl w:val="2"/>
          <w:numId w:val="417"/>
        </w:numPr>
        <w:tabs>
          <w:tab w:val="clear" w:pos="2160"/>
          <w:tab w:val="left" w:pos="720"/>
          <w:tab w:val="num" w:pos="1170"/>
        </w:tabs>
        <w:ind w:left="1170" w:hanging="270"/>
        <w:rPr>
          <w:ins w:id="10900" w:author="Allen Wirfs-Brock" w:date="2011-07-05T09:04:00Z"/>
          <w:del w:id="10901" w:author="Rev 5 Allen Wirfs-Brock" w:date="2012-01-04T15:59:00Z"/>
        </w:rPr>
      </w:pPr>
      <w:ins w:id="10902" w:author="Allen Wirfs-Brock" w:date="2011-07-05T09:04:00Z">
        <w:del w:id="10903"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10904" w:author="Allen Wirfs-Brock" w:date="2011-07-05T09:14:00Z">
        <w:del w:id="10905" w:author="Rev 5 Allen Wirfs-Brock" w:date="2012-01-04T15:59:00Z">
          <w:r w:rsidR="00EB07D2" w:rsidRPr="00E77497" w:rsidDel="00E70C3C">
            <w:rPr>
              <w:i/>
            </w:rPr>
            <w:delText>spreadObj</w:delText>
          </w:r>
          <w:r w:rsidR="00EB07D2" w:rsidRPr="00E77497" w:rsidDel="00E70C3C">
            <w:delText xml:space="preserve"> </w:delText>
          </w:r>
        </w:del>
      </w:ins>
      <w:ins w:id="10906" w:author="Allen Wirfs-Brock" w:date="2011-07-05T09:04:00Z">
        <w:del w:id="10907"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rsidR="00711C66" w:rsidRPr="00E77497" w:rsidDel="00E70C3C" w:rsidRDefault="00711C66" w:rsidP="009E3FF6">
      <w:pPr>
        <w:pStyle w:val="Alg3"/>
        <w:numPr>
          <w:ilvl w:val="2"/>
          <w:numId w:val="417"/>
        </w:numPr>
        <w:tabs>
          <w:tab w:val="clear" w:pos="2160"/>
          <w:tab w:val="left" w:pos="720"/>
          <w:tab w:val="num" w:pos="1170"/>
        </w:tabs>
        <w:ind w:left="1170" w:hanging="270"/>
        <w:rPr>
          <w:ins w:id="10908" w:author="Allen Wirfs-Brock" w:date="2011-07-05T09:04:00Z"/>
          <w:del w:id="10909" w:author="Rev 5 Allen Wirfs-Brock" w:date="2012-01-04T15:59:00Z"/>
        </w:rPr>
      </w:pPr>
      <w:ins w:id="10910" w:author="Allen Wirfs-Brock" w:date="2011-07-05T09:07:00Z">
        <w:del w:id="10911"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rsidR="00711C66" w:rsidRPr="00E77497" w:rsidDel="00E70C3C" w:rsidRDefault="00711C66" w:rsidP="009E3FF6">
      <w:pPr>
        <w:pStyle w:val="Alg3"/>
        <w:numPr>
          <w:ilvl w:val="1"/>
          <w:numId w:val="417"/>
        </w:numPr>
        <w:tabs>
          <w:tab w:val="clear" w:pos="1440"/>
          <w:tab w:val="left" w:pos="720"/>
        </w:tabs>
        <w:ind w:left="720"/>
        <w:rPr>
          <w:ins w:id="10912" w:author="Allen Wirfs-Brock" w:date="2011-07-05T09:04:00Z"/>
          <w:del w:id="10913" w:author="Rev 5 Allen Wirfs-Brock" w:date="2012-01-04T15:59:00Z"/>
        </w:rPr>
      </w:pPr>
      <w:ins w:id="10914" w:author="Allen Wirfs-Brock" w:date="2011-07-05T09:04:00Z">
        <w:del w:id="10915"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rsidR="00711C66" w:rsidRPr="00E77497" w:rsidDel="00E70C3C" w:rsidRDefault="00711C66" w:rsidP="009E3FF6">
      <w:pPr>
        <w:pStyle w:val="Alg3"/>
        <w:numPr>
          <w:ilvl w:val="1"/>
          <w:numId w:val="417"/>
        </w:numPr>
        <w:tabs>
          <w:tab w:val="clear" w:pos="1440"/>
          <w:tab w:val="left" w:pos="720"/>
        </w:tabs>
        <w:ind w:left="720"/>
        <w:rPr>
          <w:ins w:id="10916" w:author="Allen Wirfs-Brock" w:date="2011-07-05T09:04:00Z"/>
          <w:del w:id="10917" w:author="Rev 5 Allen Wirfs-Brock" w:date="2012-01-04T15:59:00Z"/>
        </w:rPr>
      </w:pPr>
      <w:ins w:id="10918" w:author="Allen Wirfs-Brock" w:date="2011-07-05T09:04:00Z">
        <w:del w:id="10919"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rsidR="002C6802" w:rsidRPr="00E77497" w:rsidDel="00E70C3C" w:rsidRDefault="002C6802" w:rsidP="009E3FF6">
      <w:pPr>
        <w:pStyle w:val="Alg4"/>
        <w:numPr>
          <w:ilvl w:val="0"/>
          <w:numId w:val="418"/>
        </w:numPr>
        <w:spacing w:after="220"/>
        <w:contextualSpacing/>
        <w:rPr>
          <w:ins w:id="10920" w:author="Allen Wirfs-Brock" w:date="2011-07-05T08:57:00Z"/>
          <w:del w:id="10921" w:author="Rev 5 Allen Wirfs-Brock" w:date="2012-01-04T15:59:00Z"/>
        </w:rPr>
      </w:pPr>
      <w:ins w:id="10922" w:author="Allen Wirfs-Brock" w:date="2011-07-05T08:57:00Z">
        <w:del w:id="10923"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rsidR="004C02EF" w:rsidRPr="00E77497" w:rsidDel="00365BF7" w:rsidRDefault="004C02EF" w:rsidP="004C02EF">
      <w:pPr>
        <w:rPr>
          <w:del w:id="10924" w:author="Rev 5 Allen Wirfs-Brock" w:date="2012-01-04T12:13:00Z"/>
        </w:rPr>
      </w:pPr>
      <w:del w:id="10925"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rsidR="004C02EF" w:rsidRPr="00E77497" w:rsidDel="00365BF7" w:rsidRDefault="004C02EF" w:rsidP="004C02EF">
      <w:pPr>
        <w:pStyle w:val="Alg4"/>
        <w:numPr>
          <w:ilvl w:val="0"/>
          <w:numId w:val="46"/>
        </w:numPr>
        <w:spacing w:after="220"/>
        <w:contextualSpacing/>
        <w:rPr>
          <w:del w:id="10926" w:author="Rev 5 Allen Wirfs-Brock" w:date="2012-01-04T12:13:00Z"/>
        </w:rPr>
      </w:pPr>
      <w:del w:id="10927" w:author="Rev 5 Allen Wirfs-Brock" w:date="2012-01-04T12:13:00Z">
        <w:r w:rsidRPr="00E77497" w:rsidDel="00365BF7">
          <w:delText>Return the numeric value 1.</w:delText>
        </w:r>
      </w:del>
    </w:p>
    <w:p w:rsidR="004C02EF" w:rsidRPr="00E77497" w:rsidDel="00365BF7" w:rsidRDefault="004C02EF" w:rsidP="004C02EF">
      <w:pPr>
        <w:rPr>
          <w:del w:id="10928" w:author="Rev 5 Allen Wirfs-Brock" w:date="2012-01-04T12:13:00Z"/>
        </w:rPr>
      </w:pPr>
      <w:del w:id="10929"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rsidR="004C02EF" w:rsidRPr="00E77497" w:rsidDel="00365BF7" w:rsidRDefault="004C02EF" w:rsidP="004C02EF">
      <w:pPr>
        <w:pStyle w:val="Alg4"/>
        <w:numPr>
          <w:ilvl w:val="0"/>
          <w:numId w:val="47"/>
        </w:numPr>
        <w:spacing w:after="220"/>
        <w:contextualSpacing/>
        <w:rPr>
          <w:del w:id="10930" w:author="Rev 5 Allen Wirfs-Brock" w:date="2012-01-04T12:13:00Z"/>
        </w:rPr>
      </w:pPr>
      <w:del w:id="10931"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rsidR="004C02EF" w:rsidRPr="00E77497" w:rsidDel="00365BF7" w:rsidRDefault="004C02EF" w:rsidP="004C02EF">
      <w:pPr>
        <w:pStyle w:val="Alg4"/>
        <w:numPr>
          <w:ilvl w:val="0"/>
          <w:numId w:val="47"/>
        </w:numPr>
        <w:spacing w:after="220"/>
        <w:contextualSpacing/>
        <w:rPr>
          <w:del w:id="10932" w:author="Rev 5 Allen Wirfs-Brock" w:date="2012-01-04T12:13:00Z"/>
        </w:rPr>
      </w:pPr>
      <w:del w:id="10933"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rsidR="004C02EF" w:rsidRPr="00E77497" w:rsidDel="00E70C3C" w:rsidRDefault="004C02EF" w:rsidP="002924DE">
      <w:pPr>
        <w:pStyle w:val="Note"/>
        <w:rPr>
          <w:del w:id="10934" w:author="Rev 5 Allen Wirfs-Brock" w:date="2012-01-04T15:59:00Z"/>
        </w:rPr>
      </w:pPr>
      <w:bookmarkStart w:id="10935" w:name="_Ref456010689"/>
      <w:bookmarkStart w:id="10936" w:name="_Toc472818819"/>
      <w:del w:id="10937"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rsidR="004C02EF" w:rsidRPr="00E77497" w:rsidRDefault="004C02EF" w:rsidP="003A4B22">
      <w:pPr>
        <w:pStyle w:val="Heading3"/>
        <w:numPr>
          <w:ilvl w:val="0"/>
          <w:numId w:val="0"/>
        </w:numPr>
      </w:pPr>
      <w:bookmarkStart w:id="10938" w:name="_Toc235503393"/>
      <w:bookmarkStart w:id="10939" w:name="_Toc241509168"/>
      <w:bookmarkStart w:id="10940" w:name="_Toc244416655"/>
      <w:bookmarkStart w:id="10941" w:name="_Toc276631019"/>
      <w:bookmarkStart w:id="10942" w:name="_Toc339020344"/>
      <w:r w:rsidRPr="00E77497">
        <w:t>11.1.5</w:t>
      </w:r>
      <w:r w:rsidRPr="00E77497">
        <w:tab/>
        <w:t>Object Initialiser</w:t>
      </w:r>
      <w:bookmarkEnd w:id="10935"/>
      <w:bookmarkEnd w:id="10936"/>
      <w:bookmarkEnd w:id="10938"/>
      <w:bookmarkEnd w:id="10939"/>
      <w:bookmarkEnd w:id="10940"/>
      <w:bookmarkEnd w:id="10941"/>
      <w:bookmarkEnd w:id="10942"/>
    </w:p>
    <w:p w:rsidR="004C02EF" w:rsidRPr="00F73D3C" w:rsidRDefault="002924DE" w:rsidP="002924DE">
      <w:pPr>
        <w:tabs>
          <w:tab w:val="left" w:pos="990"/>
        </w:tabs>
        <w:rPr>
          <w:sz w:val="18"/>
        </w:rPr>
      </w:pPr>
      <w:ins w:id="10943" w:author="Rev 4 Allen Wirfs-Brock" w:date="2011-10-11T09:31:00Z">
        <w:r w:rsidRPr="00E77497">
          <w:rPr>
            <w:sz w:val="18"/>
          </w:rPr>
          <w:t>NOTE</w:t>
        </w:r>
        <w:r w:rsidRPr="00E77497">
          <w:rPr>
            <w:sz w:val="18"/>
          </w:rPr>
          <w:tab/>
        </w:r>
      </w:ins>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rsidR="004C02EF" w:rsidRPr="003B4312" w:rsidRDefault="004C02EF" w:rsidP="004C02EF">
      <w:pPr>
        <w:pStyle w:val="Syntax"/>
      </w:pPr>
      <w:r w:rsidRPr="004D1BD1">
        <w:t>Syntax</w:t>
      </w:r>
    </w:p>
    <w:p w:rsidR="004C02EF" w:rsidRPr="00B820AB" w:rsidRDefault="004C02EF" w:rsidP="004C02EF">
      <w:pPr>
        <w:pStyle w:val="SyntaxRule"/>
      </w:pPr>
      <w:r w:rsidRPr="009C202C">
        <w:t xml:space="preserve">ObjectLiteral </w:t>
      </w:r>
      <w:r w:rsidRPr="00B820AB">
        <w:rPr>
          <w:rFonts w:ascii="Arial" w:hAnsi="Arial" w:cs="Arial"/>
          <w:b/>
          <w:i w:val="0"/>
        </w:rPr>
        <w:t>:</w:t>
      </w:r>
    </w:p>
    <w:p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del w:id="10944" w:author="Rev 7 Allen Wirfs-Brock" w:date="2012-04-20T09:47:00Z">
        <w:r w:rsidRPr="00E77497" w:rsidDel="002D5AF2">
          <w:delText>PropertyNameAndValueList</w:delText>
        </w:r>
      </w:del>
      <w:ins w:id="10945"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10946" w:author="Rev 7 Allen Wirfs-Brock" w:date="2012-04-20T09:47:00Z">
        <w:r w:rsidRPr="00E77497" w:rsidDel="002D5AF2">
          <w:delText>PropertyNameAndValueList</w:delText>
        </w:r>
      </w:del>
      <w:ins w:id="10947" w:author="Rev 7 Allen Wirfs-Brock" w:date="2012-04-20T09:47:00Z">
        <w:r w:rsidR="002D5AF2">
          <w:t>PropertyDefinitionList</w:t>
        </w:r>
      </w:ins>
      <w:r w:rsidRPr="00E77497">
        <w:rPr>
          <w:rFonts w:ascii="Courier New" w:hAnsi="Courier New"/>
          <w:i w:val="0"/>
        </w:rPr>
        <w:t xml:space="preserve"> , </w:t>
      </w:r>
      <w:r w:rsidRPr="00E77497">
        <w:rPr>
          <w:rFonts w:ascii="Courier New" w:hAnsi="Courier New"/>
          <w:b/>
          <w:i w:val="0"/>
        </w:rPr>
        <w:t>}</w:t>
      </w:r>
    </w:p>
    <w:p w:rsidR="004C02EF" w:rsidRPr="00E77497" w:rsidRDefault="004C02EF" w:rsidP="004C02EF">
      <w:pPr>
        <w:pStyle w:val="SyntaxRule"/>
      </w:pPr>
      <w:del w:id="10948" w:author="Rev 7 Allen Wirfs-Brock" w:date="2012-04-20T09:47:00Z">
        <w:r w:rsidRPr="00E77497" w:rsidDel="002D5AF2">
          <w:delText>PropertyNameAndValueList</w:delText>
        </w:r>
      </w:del>
      <w:ins w:id="10949" w:author="Rev 7 Allen Wirfs-Brock" w:date="2012-04-20T09:47:00Z">
        <w:r w:rsidR="002D5AF2">
          <w:t>PropertyDefinitionList</w:t>
        </w:r>
      </w:ins>
      <w:r w:rsidRPr="00E77497">
        <w:t xml:space="preserve"> </w:t>
      </w:r>
      <w:r w:rsidRPr="00E77497">
        <w:rPr>
          <w:rFonts w:ascii="Arial" w:hAnsi="Arial" w:cs="Arial"/>
          <w:b/>
          <w:i w:val="0"/>
        </w:rPr>
        <w:t>:</w:t>
      </w:r>
    </w:p>
    <w:p w:rsidR="004C02EF" w:rsidRPr="00E77497" w:rsidRDefault="004C02EF" w:rsidP="004C02EF">
      <w:pPr>
        <w:pStyle w:val="SyntaxDefinition"/>
      </w:pPr>
      <w:del w:id="10950" w:author="Rev 7 Allen Wirfs-Brock" w:date="2012-04-20T09:35:00Z">
        <w:r w:rsidRPr="00E77497" w:rsidDel="001A6289">
          <w:delText>PropertyAssignment</w:delText>
        </w:r>
      </w:del>
      <w:ins w:id="10951" w:author="Rev 7 Allen Wirfs-Brock" w:date="2012-04-20T09:35:00Z">
        <w:r w:rsidR="001A6289">
          <w:t>PropertyDefinition</w:t>
        </w:r>
      </w:ins>
      <w:r w:rsidRPr="00E77497">
        <w:br/>
      </w:r>
      <w:del w:id="10952" w:author="Rev 7 Allen Wirfs-Brock" w:date="2012-04-20T09:47:00Z">
        <w:r w:rsidRPr="00E77497" w:rsidDel="002D5AF2">
          <w:delText>PropertyNameAndValueList</w:delText>
        </w:r>
      </w:del>
      <w:ins w:id="10953"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del w:id="10954" w:author="Rev 7 Allen Wirfs-Brock" w:date="2012-04-20T09:35:00Z">
        <w:r w:rsidRPr="00E77497" w:rsidDel="001A6289">
          <w:delText>PropertyAssignment</w:delText>
        </w:r>
      </w:del>
      <w:ins w:id="10955" w:author="Rev 7 Allen Wirfs-Brock" w:date="2012-04-20T09:35:00Z">
        <w:r w:rsidR="001A6289">
          <w:t>PropertyDefinition</w:t>
        </w:r>
      </w:ins>
    </w:p>
    <w:p w:rsidR="004C02EF" w:rsidRPr="00E77497" w:rsidRDefault="004C02EF" w:rsidP="004C02EF">
      <w:pPr>
        <w:pStyle w:val="SyntaxRule"/>
        <w:rPr>
          <w:b/>
        </w:rPr>
      </w:pPr>
      <w:del w:id="10956" w:author="Rev 7 Allen Wirfs-Brock" w:date="2012-04-20T09:35:00Z">
        <w:r w:rsidRPr="00E77497" w:rsidDel="001A6289">
          <w:delText>PropertyAssignment</w:delText>
        </w:r>
      </w:del>
      <w:ins w:id="10957" w:author="Rev 7 Allen Wirfs-Brock" w:date="2012-04-20T09:35:00Z">
        <w:r w:rsidR="001A6289">
          <w:t>PropertyDefinition</w:t>
        </w:r>
      </w:ins>
      <w:r w:rsidRPr="00E77497">
        <w:rPr>
          <w:rFonts w:ascii="Arial" w:hAnsi="Arial" w:cs="Arial"/>
          <w:b/>
        </w:rPr>
        <w:t xml:space="preserve"> </w:t>
      </w:r>
      <w:r w:rsidRPr="00E77497">
        <w:rPr>
          <w:rFonts w:ascii="Arial" w:hAnsi="Arial" w:cs="Arial"/>
          <w:b/>
          <w:i w:val="0"/>
        </w:rPr>
        <w:t>:</w:t>
      </w:r>
    </w:p>
    <w:p w:rsidR="004F6B1B" w:rsidRDefault="009574CD" w:rsidP="004321EC">
      <w:pPr>
        <w:pStyle w:val="SyntaxDefinition"/>
        <w:spacing w:after="0"/>
        <w:contextualSpacing/>
        <w:rPr>
          <w:ins w:id="10958" w:author="Rev 7 Allen Wirfs-Brock" w:date="2012-04-24T16:11:00Z"/>
        </w:rPr>
      </w:pPr>
      <w:ins w:id="10959" w:author="Allen Wirfs-Brock" w:date="2011-07-12T09:03:00Z">
        <w:r w:rsidRPr="00E77497">
          <w:t>IdentifierName</w:t>
        </w:r>
      </w:ins>
      <w:ins w:id="10960" w:author="Allen Wirfs-Brock" w:date="2011-07-12T08:57:00Z">
        <w:r w:rsidR="00A83EF2" w:rsidRPr="00E77497">
          <w:br/>
        </w:r>
      </w:ins>
      <w:ins w:id="10961" w:author="Rev 10 Allen Wirfs-Brock" w:date="2012-09-25T10:50:00Z">
        <w:r w:rsidR="00160587">
          <w:t>CoverInitiali</w:t>
        </w:r>
      </w:ins>
      <w:ins w:id="10962" w:author="Rev 10 Allen Wirfs-Brock" w:date="2012-09-25T10:53:00Z">
        <w:r w:rsidR="00160587">
          <w:t>s</w:t>
        </w:r>
      </w:ins>
      <w:ins w:id="10963" w:author="Rev 10 Allen Wirfs-Brock" w:date="2012-09-25T10:50:00Z">
        <w:r w:rsidR="00160587">
          <w:t>edName</w:t>
        </w:r>
        <w:r w:rsidR="0016058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10964" w:author="Rev 7 Allen Wirfs-Brock" w:date="2012-04-24T16:11:00Z">
        <w:r w:rsidR="004F6B1B">
          <w:br/>
          <w:t>Method</w:t>
        </w:r>
      </w:ins>
      <w:ins w:id="10965" w:author="Rev 7 Allen Wirfs-Brock" w:date="2012-04-24T16:13:00Z">
        <w:r w:rsidR="004F6B1B">
          <w:t>Definition</w:t>
        </w:r>
      </w:ins>
    </w:p>
    <w:p w:rsidR="004C02EF" w:rsidRPr="00E77497" w:rsidRDefault="006A1380" w:rsidP="00F73D3C">
      <w:pPr>
        <w:pStyle w:val="SyntaxRule"/>
      </w:pPr>
      <w:ins w:id="10966" w:author="Rev 4 Allen Wirfs-Brock" w:date="2011-09-28T12:02:00Z">
        <w:del w:id="10967" w:author="Rev 7 Allen Wirfs-Brock" w:date="2012-04-26T10:58:00Z">
          <w:r w:rsidRPr="00E77497" w:rsidDel="00BF5CDF">
            <w:br/>
          </w:r>
        </w:del>
      </w:ins>
      <w:ins w:id="10968" w:author="Rev 4 Allen Wirfs-Brock" w:date="2011-09-28T12:03:00Z">
        <w:del w:id="10969" w:author="Rev 7 Allen Wirfs-Brock" w:date="2012-04-26T10:58:00Z">
          <w:r w:rsidRPr="00E77497" w:rsidDel="00BF5CDF">
            <w:delText>PropertyName</w:delText>
          </w:r>
          <w:r w:rsidRPr="00E77497" w:rsidDel="00BF5CDF">
            <w:rPr>
              <w:rFonts w:ascii="Courier New" w:hAnsi="Courier New" w:cs="Courier New"/>
              <w:i w:val="0"/>
            </w:rPr>
            <w:delText xml:space="preserve"> </w:delText>
          </w:r>
        </w:del>
      </w:ins>
      <w:ins w:id="10970" w:author="Rev 4 Allen Wirfs-Brock" w:date="2011-09-28T12:06:00Z">
        <w:del w:id="10971" w:author="Rev 7 Allen Wirfs-Brock" w:date="2012-04-26T10:58:00Z">
          <w:r w:rsidRPr="00E77497" w:rsidDel="00BF5CDF">
            <w:rPr>
              <w:rFonts w:ascii="Courier New" w:hAnsi="Courier New"/>
              <w:b/>
              <w:i w:val="0"/>
            </w:rPr>
            <w:delText>(</w:delText>
          </w:r>
          <w:r w:rsidRPr="00E77497" w:rsidDel="00BF5CDF">
            <w:delText xml:space="preserve"> FormalParameterList </w:delText>
          </w:r>
          <w:r w:rsidRPr="00E77497" w:rsidDel="00BF5CDF">
            <w:rPr>
              <w:rFonts w:ascii="Courier New" w:hAnsi="Courier New"/>
              <w:b/>
              <w:i w:val="0"/>
            </w:rPr>
            <w:delText>)</w:delText>
          </w:r>
          <w:r w:rsidRPr="00E77497" w:rsidDel="00BF5CDF">
            <w:delText xml:space="preserve"> </w:delText>
          </w:r>
          <w:r w:rsidRPr="00E77497" w:rsidDel="00BF5CDF">
            <w:rPr>
              <w:rFonts w:ascii="Courier New" w:hAnsi="Courier New"/>
              <w:b/>
              <w:i w:val="0"/>
            </w:rPr>
            <w:delText>{</w:delText>
          </w:r>
          <w:r w:rsidRPr="00E77497" w:rsidDel="00BF5CDF">
            <w:delText xml:space="preserve"> FunctionBody </w:delText>
          </w:r>
          <w:r w:rsidRPr="00E77497" w:rsidDel="00BF5CDF">
            <w:rPr>
              <w:rFonts w:ascii="Courier New" w:hAnsi="Courier New"/>
              <w:b/>
              <w:i w:val="0"/>
            </w:rPr>
            <w:delText>}</w:delText>
          </w:r>
        </w:del>
      </w:ins>
      <w:ins w:id="10972" w:author="Rev 6 Allen Wirfs-Brock" w:date="2012-02-27T10:27:00Z">
        <w:del w:id="10973" w:author="Rev 7 Allen Wirfs-Brock" w:date="2012-04-26T10:58:00Z">
          <w:r w:rsidR="00F75C52" w:rsidRPr="00F75C52" w:rsidDel="00BF5CDF">
            <w:delText xml:space="preserve"> </w:delText>
          </w:r>
          <w:r w:rsidR="00F75C52" w:rsidRPr="00E77497" w:rsidDel="00BF5CDF">
            <w:br/>
          </w:r>
        </w:del>
      </w:ins>
      <w:ins w:id="10974" w:author="Rev 6 Allen Wirfs-Brock" w:date="2012-02-27T10:28:00Z">
        <w:del w:id="10975" w:author="Rev 7 Allen Wirfs-Brock" w:date="2012-04-26T10:58:00Z">
          <w:r w:rsidR="00F75C52" w:rsidDel="00BF5CDF">
            <w:rPr>
              <w:rFonts w:ascii="Courier New" w:hAnsi="Courier New"/>
              <w:b/>
              <w:i w:val="0"/>
            </w:rPr>
            <w:delText>*</w:delText>
          </w:r>
          <w:r w:rsidR="00F75C52" w:rsidRPr="00E77497" w:rsidDel="00BF5CDF">
            <w:delText xml:space="preserve"> </w:delText>
          </w:r>
        </w:del>
      </w:ins>
      <w:ins w:id="10976" w:author="Rev 6 Allen Wirfs-Brock" w:date="2012-02-27T10:27:00Z">
        <w:del w:id="10977" w:author="Rev 7 Allen Wirfs-Brock" w:date="2012-04-26T10:58:00Z">
          <w:r w:rsidR="00F75C52" w:rsidRPr="00E77497" w:rsidDel="00BF5CDF">
            <w:delText>PropertyName</w:delText>
          </w:r>
          <w:r w:rsidR="00F75C52" w:rsidRPr="00E77497" w:rsidDel="00BF5CDF">
            <w:rPr>
              <w:rFonts w:ascii="Courier New" w:hAnsi="Courier New" w:cs="Courier New"/>
              <w:i w:val="0"/>
            </w:rPr>
            <w:delText xml:space="preserve"> </w:delText>
          </w:r>
          <w:r w:rsidR="00F75C52" w:rsidRPr="00E77497" w:rsidDel="00BF5CDF">
            <w:rPr>
              <w:rFonts w:ascii="Courier New" w:hAnsi="Courier New"/>
              <w:b/>
              <w:i w:val="0"/>
            </w:rPr>
            <w:delText>(</w:delText>
          </w:r>
          <w:r w:rsidR="00F75C52" w:rsidRPr="00E77497" w:rsidDel="00BF5CDF">
            <w:delText xml:space="preserve"> FormalParameterList </w:delText>
          </w:r>
          <w:r w:rsidR="00F75C52" w:rsidRPr="00E77497" w:rsidDel="00BF5CDF">
            <w:rPr>
              <w:rFonts w:ascii="Courier New" w:hAnsi="Courier New"/>
              <w:b/>
              <w:i w:val="0"/>
            </w:rPr>
            <w:delText>)</w:delText>
          </w:r>
          <w:r w:rsidR="00F75C52" w:rsidRPr="00E77497" w:rsidDel="00BF5CDF">
            <w:delText xml:space="preserve"> </w:delText>
          </w:r>
          <w:r w:rsidR="00F75C52" w:rsidRPr="00E77497" w:rsidDel="00BF5CDF">
            <w:rPr>
              <w:rFonts w:ascii="Courier New" w:hAnsi="Courier New"/>
              <w:b/>
              <w:i w:val="0"/>
            </w:rPr>
            <w:delText>{</w:delText>
          </w:r>
          <w:r w:rsidR="00F75C52" w:rsidRPr="00E77497" w:rsidDel="00BF5CDF">
            <w:delText xml:space="preserve"> FunctionBody </w:delText>
          </w:r>
          <w:r w:rsidR="00F75C52" w:rsidRPr="00E77497" w:rsidDel="00BF5CDF">
            <w:rPr>
              <w:rFonts w:ascii="Courier New" w:hAnsi="Courier New"/>
              <w:b/>
              <w:i w:val="0"/>
            </w:rPr>
            <w:delText>}</w:delText>
          </w:r>
        </w:del>
      </w:ins>
      <w:del w:id="10978" w:author="Rev 7 Allen Wirfs-Brock" w:date="2012-04-26T10:58:00Z">
        <w:r w:rsidR="004C02EF" w:rsidRPr="00E77497" w:rsidDel="00BF5CDF">
          <w:br/>
        </w:r>
        <w:r w:rsidR="004C02EF" w:rsidRPr="00E77497" w:rsidDel="00BF5CDF">
          <w:rPr>
            <w:rFonts w:ascii="Courier New" w:hAnsi="Courier New" w:cs="Courier New"/>
            <w:b/>
            <w:i w:val="0"/>
          </w:rPr>
          <w:delText xml:space="preserve">get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w:delText>
        </w:r>
        <w:r w:rsidR="004C02EF" w:rsidRPr="00E77497" w:rsidDel="00BF5CDF">
          <w:rPr>
            <w:rFonts w:ascii="Courier New" w:hAnsi="Courier New" w:cs="Courier New"/>
          </w:rPr>
          <w:delText xml:space="preserve"> </w:delText>
        </w:r>
        <w:r w:rsidR="004C02EF" w:rsidRPr="00E77497" w:rsidDel="00BF5CDF">
          <w:rPr>
            <w:rFonts w:ascii="Courier New" w:hAnsi="Courier New" w:cs="Courier New"/>
            <w:b/>
            <w:i w:val="0"/>
          </w:rPr>
          <w:delText>{</w:delText>
        </w:r>
        <w:r w:rsidR="004C02EF" w:rsidRPr="00E77497" w:rsidDel="00BF5CDF">
          <w:rPr>
            <w:rFonts w:ascii="Courier New" w:hAnsi="Courier New" w:cs="Courier New"/>
            <w:i w:val="0"/>
          </w:rPr>
          <w:delText xml:space="preserve">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r w:rsidR="004C02EF" w:rsidRPr="00E77497" w:rsidDel="00BF5CDF">
          <w:rPr>
            <w:b/>
          </w:rPr>
          <w:br/>
        </w:r>
        <w:r w:rsidR="004C02EF" w:rsidRPr="00E77497" w:rsidDel="00BF5CDF">
          <w:rPr>
            <w:rFonts w:ascii="Courier New" w:hAnsi="Courier New" w:cs="Courier New"/>
            <w:b/>
            <w:i w:val="0"/>
          </w:rPr>
          <w:delText xml:space="preserve">set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xml:space="preserve">( </w:delText>
        </w:r>
        <w:r w:rsidR="004C02EF" w:rsidRPr="00E77497" w:rsidDel="00BF5CDF">
          <w:delText>PropertySetParameterList</w:delText>
        </w:r>
        <w:r w:rsidR="004C02EF" w:rsidRPr="00E77497" w:rsidDel="00BF5CDF">
          <w:rPr>
            <w:rFonts w:ascii="Courier New" w:hAnsi="Courier New" w:cs="Courier New"/>
            <w:b/>
            <w:i w:val="0"/>
          </w:rPr>
          <w:delText xml:space="preserve"> ) {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del>
    </w:p>
    <w:p w:rsidR="004C02EF" w:rsidRPr="00E77497" w:rsidRDefault="004C02EF" w:rsidP="004C02EF">
      <w:pPr>
        <w:pStyle w:val="SyntaxRule"/>
      </w:pPr>
      <w:r w:rsidRPr="00E77497">
        <w:t xml:space="preserve">PropertyName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StringLiteral</w:t>
      </w:r>
      <w:r w:rsidRPr="00E77497">
        <w:br/>
        <w:t>NumericLiteral</w:t>
      </w:r>
    </w:p>
    <w:p w:rsidR="00160587" w:rsidRPr="00E77497" w:rsidRDefault="00160587" w:rsidP="00160587">
      <w:pPr>
        <w:pStyle w:val="SyntaxRule"/>
        <w:rPr>
          <w:ins w:id="10979" w:author="Rev 10 Allen Wirfs-Brock" w:date="2012-09-25T10:51:00Z"/>
        </w:rPr>
      </w:pPr>
      <w:ins w:id="10980" w:author="Rev 10 Allen Wirfs-Brock" w:date="2012-09-25T10:51:00Z">
        <w:r>
          <w:t>CoverInitiali</w:t>
        </w:r>
      </w:ins>
      <w:ins w:id="10981" w:author="Rev 10 Allen Wirfs-Brock" w:date="2012-09-25T10:53:00Z">
        <w:r>
          <w:t>s</w:t>
        </w:r>
      </w:ins>
      <w:ins w:id="10982" w:author="Rev 10 Allen Wirfs-Brock" w:date="2012-09-25T10:51:00Z">
        <w:r>
          <w:t>edName</w:t>
        </w:r>
        <w:r w:rsidRPr="00E77497">
          <w:t xml:space="preserve"> </w:t>
        </w:r>
        <w:r w:rsidRPr="00E77497">
          <w:rPr>
            <w:rFonts w:ascii="Arial" w:hAnsi="Arial"/>
            <w:b/>
            <w:i w:val="0"/>
          </w:rPr>
          <w:t>:</w:t>
        </w:r>
      </w:ins>
    </w:p>
    <w:p w:rsidR="00160587" w:rsidRPr="00E77497" w:rsidRDefault="00160587" w:rsidP="00160587">
      <w:pPr>
        <w:pStyle w:val="SyntaxDefinition"/>
        <w:rPr>
          <w:ins w:id="10983" w:author="Rev 10 Allen Wirfs-Brock" w:date="2012-09-25T10:51:00Z"/>
        </w:rPr>
      </w:pPr>
      <w:ins w:id="10984" w:author="Rev 10 Allen Wirfs-Brock" w:date="2012-09-25T10:52:00Z">
        <w:r w:rsidRPr="00E77497">
          <w:t>IdentifierName</w:t>
        </w:r>
        <w:r>
          <w:rPr>
            <w:i w:val="0"/>
          </w:rPr>
          <w:t xml:space="preserve"> </w:t>
        </w:r>
        <w:r w:rsidRPr="00E77497">
          <w:t>Initialiser</w:t>
        </w:r>
      </w:ins>
    </w:p>
    <w:p w:rsidR="00860116" w:rsidRPr="00E77497" w:rsidRDefault="00860116" w:rsidP="00860116">
      <w:pPr>
        <w:pStyle w:val="SyntaxRule"/>
        <w:rPr>
          <w:ins w:id="10985" w:author="Rev 10 Allen Wirfs-Brock" w:date="2012-09-25T10:42:00Z"/>
        </w:rPr>
      </w:pPr>
      <w:ins w:id="10986" w:author="Rev 10 Allen Wirfs-Brock" w:date="2012-09-25T10:42:00Z">
        <w:r w:rsidRPr="00E77497">
          <w:t xml:space="preserve">Initialiser </w:t>
        </w:r>
        <w:r w:rsidRPr="00E77497">
          <w:rPr>
            <w:rFonts w:ascii="Arial" w:hAnsi="Arial"/>
            <w:b/>
            <w:i w:val="0"/>
          </w:rPr>
          <w:t>:</w:t>
        </w:r>
      </w:ins>
    </w:p>
    <w:p w:rsidR="00860116" w:rsidRPr="00E77497" w:rsidRDefault="00860116" w:rsidP="00860116">
      <w:pPr>
        <w:pStyle w:val="SyntaxDefinition"/>
        <w:rPr>
          <w:ins w:id="10987" w:author="Rev 10 Allen Wirfs-Brock" w:date="2012-09-25T10:42:00Z"/>
        </w:rPr>
      </w:pPr>
      <w:ins w:id="10988" w:author="Rev 10 Allen Wirfs-Brock" w:date="2012-09-25T10:42:00Z">
        <w:r w:rsidRPr="00E77497">
          <w:rPr>
            <w:rFonts w:ascii="Courier New" w:hAnsi="Courier New"/>
            <w:b/>
            <w:i w:val="0"/>
          </w:rPr>
          <w:t>=</w:t>
        </w:r>
        <w:r w:rsidRPr="00E77497">
          <w:t xml:space="preserve"> AssignmentExpression</w:t>
        </w:r>
      </w:ins>
    </w:p>
    <w:p w:rsidR="00BF5CDF" w:rsidRDefault="00BF5CDF" w:rsidP="00BF5CDF">
      <w:pPr>
        <w:pStyle w:val="Note"/>
        <w:rPr>
          <w:ins w:id="10989" w:author="Rev 10 Allen Wirfs-Brock" w:date="2012-09-25T10:44:00Z"/>
        </w:rPr>
      </w:pPr>
      <w:ins w:id="10990" w:author="Rev 7 Allen Wirfs-Brock" w:date="2012-04-26T10:58:00Z">
        <w:r>
          <w:t>NOTE</w:t>
        </w:r>
      </w:ins>
      <w:ins w:id="10991" w:author="Rev 10 Allen Wirfs-Brock" w:date="2012-09-25T10:44:00Z">
        <w:r w:rsidR="00860116">
          <w:t xml:space="preserve"> 1</w:t>
        </w:r>
      </w:ins>
      <w:ins w:id="10992" w:author="Rev 7 Allen Wirfs-Brock" w:date="2012-04-26T10:58:00Z">
        <w:r>
          <w:tab/>
        </w:r>
      </w:ins>
      <w:ins w:id="10993" w:author="Rev 7 Allen Wirfs-Brock" w:date="2012-04-26T10:59:00Z">
        <w:r>
          <w:rPr>
            <w:rFonts w:ascii="Times New Roman" w:hAnsi="Times New Roman"/>
            <w:i/>
          </w:rPr>
          <w:t>MethodDefinition</w:t>
        </w:r>
      </w:ins>
      <w:ins w:id="10994" w:author="Rev 7 Allen Wirfs-Brock" w:date="2012-04-26T10:58:00Z">
        <w:r>
          <w:t xml:space="preserve"> is defined in </w:t>
        </w:r>
      </w:ins>
      <w:ins w:id="10995" w:author="Rev 7 Allen Wirfs-Brock" w:date="2012-04-26T10:59:00Z">
        <w:r>
          <w:t>13.3</w:t>
        </w:r>
      </w:ins>
      <w:ins w:id="10996" w:author="Rev 7 Allen Wirfs-Brock" w:date="2012-04-26T10:58:00Z">
        <w:r>
          <w:t>.</w:t>
        </w:r>
      </w:ins>
    </w:p>
    <w:p w:rsidR="00860116" w:rsidRPr="00860116" w:rsidRDefault="00860116" w:rsidP="00860116">
      <w:pPr>
        <w:pStyle w:val="Note"/>
        <w:rPr>
          <w:ins w:id="10997" w:author="Rev 7 Allen Wirfs-Brock" w:date="2012-04-26T10:58:00Z"/>
        </w:rPr>
      </w:pPr>
      <w:ins w:id="10998" w:author="Rev 10 Allen Wirfs-Brock" w:date="2012-09-25T10:44:00Z">
        <w:r>
          <w:t>NOTE 2</w:t>
        </w:r>
        <w:r>
          <w:tab/>
        </w:r>
      </w:ins>
      <w:ins w:id="10999" w:author="Rev 10 Allen Wirfs-Brock" w:date="2012-09-25T10:47:00Z">
        <w:r w:rsidR="00160587">
          <w:t xml:space="preserve">In certain contexts, </w:t>
        </w:r>
        <w:r w:rsidR="00160587" w:rsidRPr="004012E4">
          <w:rPr>
            <w:rFonts w:ascii="Times New Roman" w:hAnsi="Times New Roman"/>
            <w:i/>
          </w:rPr>
          <w:t>ObjectLiteral</w:t>
        </w:r>
        <w:r w:rsidR="00160587">
          <w:t xml:space="preserve"> is used as a cover grammar for a more restricted </w:t>
        </w:r>
      </w:ins>
      <w:ins w:id="11000" w:author="Rev 10 Allen Wirfs-Brock" w:date="2012-09-25T10:53:00Z">
        <w:r w:rsidR="00160587">
          <w:t xml:space="preserve">secondary </w:t>
        </w:r>
      </w:ins>
      <w:ins w:id="11001" w:author="Rev 10 Allen Wirfs-Brock" w:date="2012-09-25T10:47:00Z">
        <w:r w:rsidR="00160587">
          <w:t xml:space="preserve">grammar. </w:t>
        </w:r>
      </w:ins>
      <w:ins w:id="11002" w:author="Rev 10 Allen Wirfs-Brock" w:date="2012-09-25T10:53:00Z">
        <w:r w:rsidR="00160587">
          <w:t xml:space="preserve">The </w:t>
        </w:r>
        <w:r w:rsidR="00160587" w:rsidRPr="004012E4">
          <w:rPr>
            <w:rFonts w:ascii="Times New Roman" w:hAnsi="Times New Roman"/>
            <w:i/>
          </w:rPr>
          <w:t>CoverInitialisedName</w:t>
        </w:r>
        <w:r w:rsidR="00160587">
          <w:t xml:space="preserve"> production is necessary to fully cover </w:t>
        </w:r>
      </w:ins>
      <w:ins w:id="11003" w:author="Rev 10 Allen Wirfs-Brock" w:date="2012-09-25T10:54:00Z">
        <w:r w:rsidR="00160587">
          <w:t xml:space="preserve">these secondary grammars.  However, use of this production results in an early Syntax Error in </w:t>
        </w:r>
      </w:ins>
      <w:ins w:id="11004" w:author="Rev 10 Allen Wirfs-Brock" w:date="2012-09-25T10:58:00Z">
        <w:r w:rsidR="000C487B">
          <w:t xml:space="preserve">normal contexts where an actual </w:t>
        </w:r>
        <w:r w:rsidR="000C487B" w:rsidRPr="00253B6F">
          <w:rPr>
            <w:rFonts w:ascii="Times New Roman" w:hAnsi="Times New Roman"/>
            <w:i/>
          </w:rPr>
          <w:t>ObjectLiteral</w:t>
        </w:r>
        <w:r w:rsidR="000C487B">
          <w:t xml:space="preserve"> is expected. </w:t>
        </w:r>
      </w:ins>
    </w:p>
    <w:p w:rsidR="004C02EF" w:rsidRPr="00E77497" w:rsidDel="00BF5CDF" w:rsidRDefault="004C02EF" w:rsidP="004C02EF">
      <w:pPr>
        <w:pStyle w:val="SyntaxRule"/>
        <w:rPr>
          <w:del w:id="11005" w:author="Rev 7 Allen Wirfs-Brock" w:date="2012-04-26T10:58:00Z"/>
          <w:b/>
        </w:rPr>
      </w:pPr>
      <w:del w:id="11006" w:author="Rev 7 Allen Wirfs-Brock" w:date="2012-04-26T10:58:00Z">
        <w:r w:rsidRPr="00E77497" w:rsidDel="00BF5CDF">
          <w:lastRenderedPageBreak/>
          <w:delText>PropertySetParameterList</w:delText>
        </w:r>
        <w:r w:rsidRPr="00E77497" w:rsidDel="00BF5CDF">
          <w:rPr>
            <w:rFonts w:ascii="Arial" w:hAnsi="Arial" w:cs="Arial"/>
            <w:b/>
          </w:rPr>
          <w:delText xml:space="preserve"> </w:delText>
        </w:r>
        <w:r w:rsidRPr="00E77497" w:rsidDel="00BF5CDF">
          <w:rPr>
            <w:rFonts w:ascii="Arial" w:hAnsi="Arial" w:cs="Arial"/>
            <w:b/>
            <w:i w:val="0"/>
          </w:rPr>
          <w:delText>:</w:delText>
        </w:r>
      </w:del>
    </w:p>
    <w:p w:rsidR="0066693C" w:rsidRPr="00E77497" w:rsidDel="00BF5CDF" w:rsidRDefault="0066693C" w:rsidP="0066693C">
      <w:pPr>
        <w:pStyle w:val="SyntaxDefinition"/>
        <w:rPr>
          <w:ins w:id="11007" w:author="Rev 4 Allen Wirfs-Brock" w:date="2011-10-08T14:32:00Z"/>
          <w:del w:id="11008" w:author="Rev 7 Allen Wirfs-Brock" w:date="2012-04-26T10:58:00Z"/>
        </w:rPr>
      </w:pPr>
      <w:ins w:id="11009" w:author="Rev 4 Allen Wirfs-Brock" w:date="2011-10-08T14:32:00Z">
        <w:del w:id="11010" w:author="Rev 7 Allen Wirfs-Brock" w:date="2012-04-26T10:58:00Z">
          <w:r w:rsidRPr="00E77497" w:rsidDel="00BF5CDF">
            <w:delText xml:space="preserve">BindingIdentifier </w:delText>
          </w:r>
          <w:r w:rsidRPr="00E77497" w:rsidDel="00BF5CDF">
            <w:br/>
            <w:delText xml:space="preserve">BindingPattern </w:delText>
          </w:r>
        </w:del>
      </w:ins>
    </w:p>
    <w:p w:rsidR="004C02EF" w:rsidRPr="00E77497" w:rsidDel="0066693C" w:rsidRDefault="004C02EF" w:rsidP="004C02EF">
      <w:pPr>
        <w:pStyle w:val="SyntaxDefinition"/>
        <w:rPr>
          <w:del w:id="11011" w:author="Rev 4 Allen Wirfs-Brock" w:date="2011-10-08T14:32:00Z"/>
        </w:rPr>
      </w:pPr>
      <w:del w:id="11012" w:author="Rev 4 Allen Wirfs-Brock" w:date="2011-09-28T11:50:00Z">
        <w:r w:rsidRPr="00E77497" w:rsidDel="00494C99">
          <w:delText>Identifier</w:delText>
        </w:r>
      </w:del>
    </w:p>
    <w:p w:rsidR="004C02EF" w:rsidRPr="00E77497" w:rsidDel="00833F54" w:rsidRDefault="004C02EF" w:rsidP="004C02EF">
      <w:pPr>
        <w:pStyle w:val="Syntax"/>
        <w:rPr>
          <w:del w:id="11013" w:author="Rev 4 Allen Wirfs-Brock" w:date="2011-10-15T08:41:00Z"/>
        </w:rPr>
      </w:pPr>
      <w:del w:id="11014" w:author="Rev 4 Allen Wirfs-Brock" w:date="2011-10-15T08:41:00Z">
        <w:r w:rsidRPr="00E77497" w:rsidDel="00833F54">
          <w:delText>Semantics</w:delText>
        </w:r>
      </w:del>
    </w:p>
    <w:p w:rsidR="00833F54" w:rsidRPr="00E77497" w:rsidRDefault="00833F54" w:rsidP="00833F54">
      <w:pPr>
        <w:pStyle w:val="Heading4"/>
        <w:numPr>
          <w:ilvl w:val="0"/>
          <w:numId w:val="0"/>
        </w:numPr>
        <w:rPr>
          <w:ins w:id="11015" w:author="Rev 4 Allen Wirfs-Brock" w:date="2011-10-15T08:41:00Z"/>
        </w:rPr>
      </w:pPr>
      <w:ins w:id="11016" w:author="Rev 4 Allen Wirfs-Brock" w:date="2011-10-15T08:41:00Z">
        <w:del w:id="11017" w:author="Rev 8 Allen Wirfs-Brock" w:date="2012-06-13T17:56:00Z">
          <w:r w:rsidRPr="00E77497" w:rsidDel="00CA2AEA">
            <w:delText xml:space="preserve">11.1.5.1 </w:delText>
          </w:r>
        </w:del>
        <w:r w:rsidRPr="00E77497">
          <w:t>Static Semantics</w:t>
        </w:r>
      </w:ins>
    </w:p>
    <w:p w:rsidR="00833F54" w:rsidRDefault="00607728" w:rsidP="00833F54">
      <w:pPr>
        <w:rPr>
          <w:ins w:id="11018" w:author="Rev 10 Allen Wirfs-Brock" w:date="2012-09-26T16:07:00Z"/>
          <w:rFonts w:ascii="Helvetica" w:hAnsi="Helvetica"/>
          <w:b/>
        </w:rPr>
      </w:pPr>
      <w:ins w:id="11019" w:author="Rev 9 Allen Wirfs-Brock" w:date="2012-06-23T17:16:00Z">
        <w:r w:rsidRPr="00E77497">
          <w:rPr>
            <w:rFonts w:ascii="Helvetica" w:hAnsi="Helvetica"/>
            <w:b/>
          </w:rPr>
          <w:t xml:space="preserve">Static Semantics:  </w:t>
        </w:r>
      </w:ins>
      <w:ins w:id="11020" w:author="Rev 4 Allen Wirfs-Brock" w:date="2011-10-15T08:41:00Z">
        <w:r w:rsidR="00833F54" w:rsidRPr="00E77497">
          <w:rPr>
            <w:rFonts w:ascii="Helvetica" w:hAnsi="Helvetica"/>
            <w:b/>
          </w:rPr>
          <w:t>Early Errors</w:t>
        </w:r>
      </w:ins>
    </w:p>
    <w:p w:rsidR="002832C9" w:rsidRPr="004012E4" w:rsidRDefault="001E6756" w:rsidP="00833F54">
      <w:pPr>
        <w:rPr>
          <w:ins w:id="11021" w:author="Rev 4 Allen Wirfs-Brock" w:date="2011-10-15T08:41:00Z"/>
          <w:rFonts w:ascii="Helvetica" w:hAnsi="Helvetica"/>
        </w:rPr>
      </w:pPr>
      <w:ins w:id="11022" w:author="Rev 10 Allen Wirfs-Brock" w:date="2012-09-26T16:07:00Z">
        <w:r w:rsidRPr="004012E4">
          <w:rPr>
            <w:rFonts w:ascii="Helvetica" w:hAnsi="Helvetica"/>
          </w:rPr>
          <w:t xml:space="preserve">In addition to describe an actual object initialiser the </w:t>
        </w:r>
        <w:r w:rsidRPr="004012E4">
          <w:rPr>
            <w:rFonts w:ascii="Times New Roman" w:hAnsi="Times New Roman"/>
            <w:i/>
          </w:rPr>
          <w:t>ObjectLiteral</w:t>
        </w:r>
        <w:r w:rsidRPr="004012E4">
          <w:rPr>
            <w:rFonts w:ascii="Helvetica" w:hAnsi="Helvetica"/>
          </w:rPr>
          <w:t xml:space="preserve"> productions are used as a cover </w:t>
        </w:r>
      </w:ins>
      <w:ins w:id="11023" w:author="Rev 10 Allen Wirfs-Brock" w:date="2012-09-26T16:08:00Z">
        <w:r>
          <w:rPr>
            <w:rFonts w:ascii="Helvetica" w:hAnsi="Helvetica"/>
          </w:rPr>
          <w:t xml:space="preserve">grammar for </w:t>
        </w:r>
        <w:r w:rsidRPr="004012E4">
          <w:rPr>
            <w:rFonts w:ascii="Times New Roman" w:hAnsi="Times New Roman"/>
            <w:i/>
          </w:rPr>
          <w:t>Object</w:t>
        </w:r>
      </w:ins>
      <w:ins w:id="11024" w:author="Rev 10 Allen Wirfs-Brock" w:date="2012-09-26T16:09:00Z">
        <w:r w:rsidRPr="004012E4">
          <w:rPr>
            <w:rFonts w:ascii="Times New Roman" w:hAnsi="Times New Roman"/>
            <w:i/>
          </w:rPr>
          <w:t>AssignmentPattern</w:t>
        </w:r>
        <w:r>
          <w:rPr>
            <w:rFonts w:ascii="Helvetica" w:hAnsi="Helvetica"/>
          </w:rPr>
          <w:t xml:space="preserve"> (11.13.1).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ins>
    </w:p>
    <w:p w:rsidR="00480216" w:rsidRDefault="00480216" w:rsidP="00480216">
      <w:pPr>
        <w:spacing w:after="0"/>
        <w:rPr>
          <w:ins w:id="11025" w:author="Rev 7 Allen Wirfs-Brock" w:date="2012-04-25T14:56:00Z"/>
          <w:rFonts w:ascii="Courier New" w:hAnsi="Courier New" w:cs="Courier New"/>
          <w:b/>
          <w:iCs/>
        </w:rPr>
      </w:pPr>
      <w:ins w:id="11026"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ins>
    </w:p>
    <w:p w:rsidR="00480216" w:rsidRPr="00557892" w:rsidRDefault="00480216" w:rsidP="00480216">
      <w:pPr>
        <w:spacing w:before="60" w:after="60"/>
        <w:rPr>
          <w:ins w:id="11027" w:author="Rev 7 Allen Wirfs-Brock" w:date="2012-04-25T14:56:00Z"/>
          <w:rFonts w:cs="Arial"/>
          <w:iCs/>
        </w:rPr>
      </w:pPr>
      <w:ins w:id="11028" w:author="Rev 7 Allen Wirfs-Brock" w:date="2012-04-25T14:56:00Z">
        <w:r>
          <w:rPr>
            <w:rFonts w:cs="Arial"/>
            <w:iCs/>
          </w:rPr>
          <w:t>a</w:t>
        </w:r>
        <w:r w:rsidRPr="00557892">
          <w:rPr>
            <w:rFonts w:cs="Arial"/>
            <w:iCs/>
          </w:rPr>
          <w:t>nd</w:t>
        </w:r>
      </w:ins>
    </w:p>
    <w:p w:rsidR="00480216" w:rsidRDefault="00480216" w:rsidP="00480216">
      <w:pPr>
        <w:rPr>
          <w:ins w:id="11029" w:author="Rev 7 Allen Wirfs-Brock" w:date="2012-04-25T14:56:00Z"/>
          <w:rFonts w:ascii="Courier New" w:hAnsi="Courier New" w:cs="Courier New"/>
          <w:b/>
          <w:iCs/>
        </w:rPr>
      </w:pPr>
      <w:ins w:id="11030"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ins>
    </w:p>
    <w:p w:rsidR="00833F54" w:rsidRPr="00E77497" w:rsidDel="004321EC" w:rsidRDefault="00833F54" w:rsidP="00833F54">
      <w:pPr>
        <w:rPr>
          <w:ins w:id="11031" w:author="Rev 4 Allen Wirfs-Brock" w:date="2011-10-15T08:41:00Z"/>
          <w:del w:id="11032" w:author="Rev 7 Allen Wirfs-Brock" w:date="2012-04-25T15:40:00Z"/>
        </w:rPr>
      </w:pPr>
      <w:ins w:id="11033" w:author="Rev 4 Allen Wirfs-Brock" w:date="2011-10-15T08:41:00Z">
        <w:del w:id="11034" w:author="Rev 7 Allen Wirfs-Brock" w:date="2012-04-20T09:47:00Z">
          <w:r w:rsidRPr="00E77497" w:rsidDel="002D5AF2">
            <w:rPr>
              <w:rStyle w:val="bnf"/>
            </w:rPr>
            <w:delText>PropertyNameAndValueList</w:delText>
          </w:r>
        </w:del>
        <w:del w:id="11035" w:author="Rev 7 Allen Wirfs-Brock" w:date="2012-04-25T15:40:00Z">
          <w:r w:rsidRPr="00E77497" w:rsidDel="004321EC">
            <w:delText xml:space="preserve"> </w:delText>
          </w:r>
          <w:r w:rsidRPr="00E77497" w:rsidDel="004321EC">
            <w:rPr>
              <w:b/>
            </w:rPr>
            <w:delText>:</w:delText>
          </w:r>
          <w:r w:rsidRPr="00E77497" w:rsidDel="004321EC">
            <w:delText xml:space="preserve">  </w:delText>
          </w:r>
        </w:del>
        <w:del w:id="11036" w:author="Rev 7 Allen Wirfs-Brock" w:date="2012-04-20T09:47:00Z">
          <w:r w:rsidRPr="00E77497" w:rsidDel="002D5AF2">
            <w:rPr>
              <w:rStyle w:val="bnf"/>
            </w:rPr>
            <w:delText>PropertyNameAndValueList</w:delText>
          </w:r>
        </w:del>
        <w:del w:id="11037" w:author="Rev 7 Allen Wirfs-Brock" w:date="2012-04-25T15:40:00Z">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del>
        <w:del w:id="11038" w:author="Rev 7 Allen Wirfs-Brock" w:date="2012-04-20T09:35:00Z">
          <w:r w:rsidRPr="00E77497" w:rsidDel="001A6289">
            <w:rPr>
              <w:rStyle w:val="bnf"/>
            </w:rPr>
            <w:delText>PropertyAssignment</w:delText>
          </w:r>
        </w:del>
        <w:del w:id="11039" w:author="Rev 7 Allen Wirfs-Brock" w:date="2012-04-25T15:40:00Z">
          <w:r w:rsidRPr="004321EC" w:rsidDel="004321EC">
            <w:delText xml:space="preserve"> </w:delText>
          </w:r>
        </w:del>
      </w:ins>
    </w:p>
    <w:p w:rsidR="006E5DBE" w:rsidRDefault="006E5DBE" w:rsidP="009E3FF6">
      <w:pPr>
        <w:numPr>
          <w:ilvl w:val="0"/>
          <w:numId w:val="403"/>
        </w:numPr>
        <w:spacing w:after="220"/>
        <w:contextualSpacing/>
        <w:rPr>
          <w:ins w:id="11040" w:author="Rev 7 Allen Wirfs-Brock" w:date="2012-04-25T14:57:00Z"/>
        </w:rPr>
      </w:pPr>
      <w:ins w:id="11041" w:author="Rev 7 Allen Wirfs-Brock" w:date="2012-04-24T16:57:00Z">
        <w:r w:rsidRPr="00E77497">
          <w:t xml:space="preserve">It is a Syntax Error if </w:t>
        </w:r>
      </w:ins>
      <w:ins w:id="11042" w:author="Rev 7 Allen Wirfs-Brock" w:date="2012-04-25T14:42:00Z">
        <w:r w:rsidR="00293A14" w:rsidRPr="004321EC">
          <w:rPr>
            <w:rFonts w:ascii="Times New Roman" w:hAnsi="Times New Roman"/>
          </w:rPr>
          <w:t>PropertyNameList</w:t>
        </w:r>
      </w:ins>
      <w:ins w:id="11043" w:author="Rev 7 Allen Wirfs-Brock" w:date="2012-04-24T16:58:00Z">
        <w:r>
          <w:t xml:space="preserve"> of </w:t>
        </w:r>
      </w:ins>
      <w:ins w:id="11044" w:author="Rev 7 Allen Wirfs-Brock" w:date="2012-04-24T16:57:00Z">
        <w:r w:rsidRPr="004321EC">
          <w:rPr>
            <w:rFonts w:ascii="Times New Roman" w:hAnsi="Times New Roman"/>
            <w:i/>
          </w:rPr>
          <w:t>PropertyDefinition</w:t>
        </w:r>
      </w:ins>
      <w:ins w:id="11045" w:author="Rev 7 Allen Wirfs-Brock" w:date="2012-04-25T14:56:00Z">
        <w:r w:rsidR="00480216" w:rsidRPr="004321EC">
          <w:rPr>
            <w:rFonts w:ascii="Times New Roman" w:hAnsi="Times New Roman"/>
            <w:i/>
          </w:rPr>
          <w:t>List</w:t>
        </w:r>
      </w:ins>
      <w:ins w:id="11046" w:author="Rev 7 Allen Wirfs-Brock" w:date="2012-04-25T14:57:00Z">
        <w:r w:rsidR="00480216">
          <w:rPr>
            <w:rStyle w:val="bnf"/>
            <w:i w:val="0"/>
          </w:rPr>
          <w:t xml:space="preserve"> </w:t>
        </w:r>
        <w:r w:rsidR="00480216" w:rsidRPr="004321EC">
          <w:rPr>
            <w:rStyle w:val="bnf"/>
            <w:rFonts w:ascii="Arial" w:hAnsi="Arial" w:cs="Arial"/>
            <w:i w:val="0"/>
          </w:rPr>
          <w:t>contains any duplicate ent</w:t>
        </w:r>
      </w:ins>
      <w:ins w:id="11047" w:author="Rev 10 Allen Wirfs-Brock" w:date="2012-08-13T16:42:00Z">
        <w:r w:rsidR="0003414D">
          <w:rPr>
            <w:rStyle w:val="bnf"/>
            <w:rFonts w:ascii="Arial" w:hAnsi="Arial" w:cs="Arial"/>
            <w:i w:val="0"/>
          </w:rPr>
          <w:t>r</w:t>
        </w:r>
      </w:ins>
      <w:ins w:id="11048" w:author="Rev 7 Allen Wirfs-Brock" w:date="2012-04-25T14:57:00Z">
        <w:r w:rsidR="00480216" w:rsidRPr="004321EC">
          <w:rPr>
            <w:rStyle w:val="bnf"/>
            <w:rFonts w:ascii="Arial" w:hAnsi="Arial" w:cs="Arial"/>
            <w:i w:val="0"/>
          </w:rPr>
          <w:t>ies, unless on</w:t>
        </w:r>
      </w:ins>
      <w:ins w:id="11049" w:author="Rev 7 Allen Wirfs-Brock" w:date="2012-04-25T15:00:00Z">
        <w:r w:rsidR="00480216" w:rsidRPr="004321EC">
          <w:rPr>
            <w:rStyle w:val="bnf"/>
            <w:rFonts w:ascii="Arial" w:hAnsi="Arial" w:cs="Arial"/>
            <w:i w:val="0"/>
          </w:rPr>
          <w:t>e</w:t>
        </w:r>
      </w:ins>
      <w:ins w:id="11050" w:author="Rev 7 Allen Wirfs-Brock" w:date="2012-04-25T14:57:00Z">
        <w:r w:rsidR="00480216" w:rsidRPr="004321EC">
          <w:rPr>
            <w:rStyle w:val="bnf"/>
            <w:rFonts w:ascii="Arial" w:hAnsi="Arial" w:cs="Arial"/>
            <w:i w:val="0"/>
          </w:rPr>
          <w:t xml:space="preserve"> of </w:t>
        </w:r>
      </w:ins>
      <w:ins w:id="11051" w:author="Rev 7 Allen Wirfs-Brock" w:date="2012-04-25T15:35:00Z">
        <w:r w:rsidR="00532AB5" w:rsidRPr="004321EC">
          <w:rPr>
            <w:rStyle w:val="bnf"/>
            <w:rFonts w:ascii="Arial" w:hAnsi="Arial" w:cs="Arial"/>
            <w:i w:val="0"/>
          </w:rPr>
          <w:t>the following</w:t>
        </w:r>
      </w:ins>
      <w:ins w:id="11052" w:author="Rev 7 Allen Wirfs-Brock" w:date="2012-04-25T14:57:00Z">
        <w:r w:rsidR="00480216" w:rsidRPr="004321EC">
          <w:rPr>
            <w:rStyle w:val="bnf"/>
            <w:rFonts w:ascii="Arial" w:hAnsi="Arial" w:cs="Arial"/>
            <w:i w:val="0"/>
          </w:rPr>
          <w:t xml:space="preserve"> conditions are true</w:t>
        </w:r>
      </w:ins>
      <w:ins w:id="11053" w:author="Rev 7 Allen Wirfs-Brock" w:date="2012-04-25T15:25:00Z">
        <w:r w:rsidR="00423688" w:rsidRPr="004321EC">
          <w:rPr>
            <w:rStyle w:val="bnf"/>
            <w:rFonts w:ascii="Arial" w:hAnsi="Arial" w:cs="Arial"/>
            <w:i w:val="0"/>
          </w:rPr>
          <w:t xml:space="preserve"> for each duplicate</w:t>
        </w:r>
      </w:ins>
      <w:ins w:id="11054" w:author="Rev 7 Allen Wirfs-Brock" w:date="2012-04-25T15:26:00Z">
        <w:r w:rsidR="00423688" w:rsidRPr="004321EC">
          <w:rPr>
            <w:rStyle w:val="bnf"/>
            <w:rFonts w:ascii="Arial" w:hAnsi="Arial" w:cs="Arial"/>
            <w:i w:val="0"/>
          </w:rPr>
          <w:t xml:space="preserve"> entry</w:t>
        </w:r>
      </w:ins>
      <w:ins w:id="11055" w:author="Rev 7 Allen Wirfs-Brock" w:date="2012-04-25T14:57:00Z">
        <w:r w:rsidR="00480216" w:rsidRPr="004321EC">
          <w:rPr>
            <w:rStyle w:val="bnf"/>
            <w:rFonts w:ascii="Arial" w:hAnsi="Arial" w:cs="Arial"/>
            <w:i w:val="0"/>
          </w:rPr>
          <w:t>:</w:t>
        </w:r>
      </w:ins>
      <w:ins w:id="11056" w:author="Rev 7 Allen Wirfs-Brock" w:date="2012-04-24T16:57:00Z">
        <w:r w:rsidRPr="00E77497">
          <w:rPr>
            <w:rFonts w:ascii="Courier New" w:hAnsi="Courier New" w:cs="Courier New"/>
            <w:b/>
            <w:iCs/>
          </w:rPr>
          <w:t xml:space="preserve"> </w:t>
        </w:r>
      </w:ins>
    </w:p>
    <w:p w:rsidR="00480216" w:rsidRDefault="00480216" w:rsidP="004321EC">
      <w:pPr>
        <w:numPr>
          <w:ilvl w:val="1"/>
          <w:numId w:val="737"/>
        </w:numPr>
        <w:spacing w:after="220"/>
        <w:contextualSpacing/>
        <w:rPr>
          <w:ins w:id="11057" w:author="Rev 7 Allen Wirfs-Brock" w:date="2012-04-25T15:30:00Z"/>
        </w:rPr>
      </w:pPr>
      <w:ins w:id="11058" w:author="Rev 7 Allen Wirfs-Brock" w:date="2012-04-25T14:58:00Z">
        <w:r>
          <w:t xml:space="preserve">The source code </w:t>
        </w:r>
      </w:ins>
      <w:ins w:id="11059" w:author="Rev 7 Allen Wirfs-Brock" w:date="2012-04-25T14:59:00Z">
        <w:r>
          <w:t>corresponding to</w:t>
        </w:r>
      </w:ins>
      <w:ins w:id="11060" w:author="Rev 7 Allen Wirfs-Brock" w:date="2012-04-25T14:58:00Z">
        <w:r>
          <w:t xml:space="preserve"> </w:t>
        </w:r>
      </w:ins>
      <w:ins w:id="11061" w:author="Rev 7 Allen Wirfs-Brock" w:date="2012-04-25T14:59:00Z">
        <w:r>
          <w:rPr>
            <w:rStyle w:val="bnf"/>
          </w:rPr>
          <w:t>PropertyDefinitionList</w:t>
        </w:r>
      </w:ins>
      <w:ins w:id="11062" w:author="Rev 7 Allen Wirfs-Brock" w:date="2012-04-25T14:58:00Z">
        <w:r>
          <w:t xml:space="preserve"> is not strict code</w:t>
        </w:r>
      </w:ins>
      <w:ins w:id="11063" w:author="Rev 7 Allen Wirfs-Brock" w:date="2012-04-25T15:00:00Z">
        <w:r>
          <w:t xml:space="preserve"> and </w:t>
        </w:r>
      </w:ins>
      <w:ins w:id="11064" w:author="Rev 7 Allen Wirfs-Brock" w:date="2012-04-25T15:27:00Z">
        <w:r w:rsidR="00532AB5">
          <w:t>all occur</w:t>
        </w:r>
      </w:ins>
      <w:ins w:id="11065" w:author="Rev 10 Allen Wirfs-Brock" w:date="2012-07-09T18:10:00Z">
        <w:r w:rsidR="007728C0">
          <w:t>r</w:t>
        </w:r>
      </w:ins>
      <w:ins w:id="11066" w:author="Rev 7 Allen Wirfs-Brock" w:date="2012-04-25T15:27:00Z">
        <w:del w:id="11067" w:author="Rev 10 Allen Wirfs-Brock" w:date="2012-07-09T15:16:00Z">
          <w:r w:rsidR="00532AB5" w:rsidDel="00E40EE0">
            <w:delText>a</w:delText>
          </w:r>
        </w:del>
      </w:ins>
      <w:ins w:id="11068" w:author="Rev 10 Allen Wirfs-Brock" w:date="2012-07-09T15:16:00Z">
        <w:r w:rsidR="00E40EE0">
          <w:t>e</w:t>
        </w:r>
      </w:ins>
      <w:ins w:id="11069" w:author="Rev 7 Allen Wirfs-Brock" w:date="2012-04-25T15:27:00Z">
        <w:r w:rsidR="00532AB5">
          <w:t xml:space="preserve">nces </w:t>
        </w:r>
      </w:ins>
      <w:ins w:id="11070" w:author="Rev 7 Allen Wirfs-Brock" w:date="2012-04-25T15:28:00Z">
        <w:r w:rsidR="00532AB5">
          <w:t xml:space="preserve">in the list </w:t>
        </w:r>
      </w:ins>
      <w:ins w:id="11071" w:author="Rev 7 Allen Wirfs-Brock" w:date="2012-04-25T15:27:00Z">
        <w:r w:rsidR="00532AB5">
          <w:t>of the</w:t>
        </w:r>
      </w:ins>
      <w:ins w:id="11072" w:author="Rev 7 Allen Wirfs-Brock" w:date="2012-04-25T15:02:00Z">
        <w:r>
          <w:t xml:space="preserve"> </w:t>
        </w:r>
      </w:ins>
      <w:ins w:id="11073" w:author="Rev 7 Allen Wirfs-Brock" w:date="2012-04-25T15:08:00Z">
        <w:r w:rsidR="00F52DA8">
          <w:t>duplicate</w:t>
        </w:r>
      </w:ins>
      <w:ins w:id="11074" w:author="Rev 7 Allen Wirfs-Brock" w:date="2012-04-25T15:17:00Z">
        <w:r w:rsidR="00423688">
          <w:t>d entry</w:t>
        </w:r>
      </w:ins>
      <w:ins w:id="11075" w:author="Rev 7 Allen Wirfs-Brock" w:date="2012-04-25T15:08:00Z">
        <w:r w:rsidR="00F52DA8">
          <w:t xml:space="preserve"> </w:t>
        </w:r>
      </w:ins>
      <w:ins w:id="11076" w:author="Rev 7 Allen Wirfs-Brock" w:date="2012-04-25T15:27:00Z">
        <w:r w:rsidR="00532AB5">
          <w:t>were</w:t>
        </w:r>
      </w:ins>
      <w:ins w:id="11077" w:author="Rev 7 Allen Wirfs-Brock" w:date="2012-04-25T15:15:00Z">
        <w:r w:rsidR="00423688">
          <w:t xml:space="preserve"> </w:t>
        </w:r>
      </w:ins>
      <w:ins w:id="11078" w:author="Rev 7 Allen Wirfs-Brock" w:date="2012-04-25T15:09:00Z">
        <w:r w:rsidR="00F52DA8">
          <w:t>obtained from</w:t>
        </w:r>
      </w:ins>
      <w:ins w:id="11079" w:author="Rev 7 Allen Wirfs-Brock" w:date="2012-04-25T15:28:00Z">
        <w:r w:rsidR="00532AB5">
          <w:t xml:space="preserve"> productions of the form</w:t>
        </w:r>
      </w:ins>
      <w:ins w:id="11080" w:author="Rev 7 Allen Wirfs-Brock" w:date="2012-04-25T15:09:00Z">
        <w:r w:rsidR="00F52DA8">
          <w:t xml:space="preserve"> </w:t>
        </w:r>
      </w:ins>
      <w:ins w:id="11081" w:author="Rev 7 Allen Wirfs-Brock" w:date="2012-04-25T15:06:00Z">
        <w:r w:rsidR="00F52DA8">
          <w:t xml:space="preserve"> </w:t>
        </w:r>
      </w:ins>
      <w:ins w:id="11082" w:author="Rev 7 Allen Wirfs-Brock" w:date="2012-04-25T15:09:00Z">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ins>
      <w:ins w:id="11083" w:author="Rev 7 Allen Wirfs-Brock" w:date="2012-04-25T15:10:00Z">
        <w:r w:rsidR="00F52DA8">
          <w:t>.</w:t>
        </w:r>
      </w:ins>
    </w:p>
    <w:p w:rsidR="00532AB5" w:rsidRDefault="00532AB5" w:rsidP="002B6820">
      <w:pPr>
        <w:numPr>
          <w:ilvl w:val="1"/>
          <w:numId w:val="737"/>
        </w:numPr>
        <w:spacing w:after="220"/>
        <w:rPr>
          <w:ins w:id="11084" w:author="Rev 7 Allen Wirfs-Brock" w:date="2012-04-24T16:57:00Z"/>
        </w:rPr>
      </w:pPr>
      <w:ins w:id="11085" w:author="Rev 7 Allen Wirfs-Brock" w:date="2012-04-25T15:30:00Z">
        <w:r>
          <w:t xml:space="preserve">The duplicated entry occurs exactly twice in the list and one </w:t>
        </w:r>
      </w:ins>
      <w:ins w:id="11086" w:author="Rev 7 Allen Wirfs-Brock" w:date="2012-04-25T15:31:00Z">
        <w:r>
          <w:t>occurrence</w:t>
        </w:r>
      </w:ins>
      <w:ins w:id="11087" w:author="Rev 7 Allen Wirfs-Brock" w:date="2012-04-25T15:30:00Z">
        <w:r>
          <w:t xml:space="preserve"> </w:t>
        </w:r>
      </w:ins>
      <w:ins w:id="11088" w:author="Rev 7 Allen Wirfs-Brock" w:date="2012-04-25T15:37:00Z">
        <w:r w:rsidR="004321EC">
          <w:t>was</w:t>
        </w:r>
      </w:ins>
      <w:ins w:id="11089" w:author="Rev 7 Allen Wirfs-Brock" w:date="2012-04-25T15:31:00Z">
        <w:r>
          <w:t xml:space="preserve"> obtained from a </w:t>
        </w:r>
      </w:ins>
      <w:ins w:id="11090" w:author="Rev 7 Allen Wirfs-Brock" w:date="2012-04-25T15:36:00Z">
        <w:r w:rsidR="004321EC" w:rsidRPr="004321EC">
          <w:rPr>
            <w:rFonts w:ascii="Courier New" w:hAnsi="Courier New" w:cs="Courier New"/>
            <w:b/>
          </w:rPr>
          <w:t>get</w:t>
        </w:r>
        <w:r w:rsidR="004321EC">
          <w:t xml:space="preserve"> accessor </w:t>
        </w:r>
        <w:del w:id="11091" w:author="Rev 8 Allen Wirfs-Brock" w:date="2012-06-07T16:14:00Z">
          <w:r w:rsidR="004321EC" w:rsidRPr="007F2AF2" w:rsidDel="00305E2B">
            <w:rPr>
              <w:rFonts w:ascii="Times New Roman" w:hAnsi="Times New Roman"/>
              <w:i/>
            </w:rPr>
            <w:delText>property definition</w:delText>
          </w:r>
        </w:del>
      </w:ins>
      <w:ins w:id="11092" w:author="Rev 8 Allen Wirfs-Brock" w:date="2012-06-07T16:14:00Z">
        <w:r w:rsidR="00305E2B" w:rsidRPr="007F2AF2">
          <w:rPr>
            <w:rFonts w:ascii="Times New Roman" w:hAnsi="Times New Roman"/>
            <w:i/>
          </w:rPr>
          <w:t>MethodDefinition</w:t>
        </w:r>
      </w:ins>
      <w:ins w:id="11093" w:author="Rev 7 Allen Wirfs-Brock" w:date="2012-04-25T15:36:00Z">
        <w:r w:rsidR="004321EC">
          <w:t xml:space="preserve"> and the</w:t>
        </w:r>
      </w:ins>
      <w:ins w:id="11094" w:author="Rev 7 Allen Wirfs-Brock" w:date="2012-04-25T15:37:00Z">
        <w:r w:rsidR="004321EC">
          <w:t xml:space="preserve"> other occurrence was obtained from a </w:t>
        </w:r>
        <w:r w:rsidR="004321EC" w:rsidRPr="004321EC">
          <w:rPr>
            <w:rFonts w:ascii="Courier New" w:hAnsi="Courier New" w:cs="Courier New"/>
            <w:b/>
          </w:rPr>
          <w:t>set</w:t>
        </w:r>
        <w:r w:rsidR="004321EC">
          <w:t xml:space="preserve"> accessor </w:t>
        </w:r>
      </w:ins>
      <w:ins w:id="11095" w:author="Rev 8 Allen Wirfs-Brock" w:date="2012-06-07T16:15:00Z">
        <w:r w:rsidR="00305E2B" w:rsidRPr="007F2AF2">
          <w:rPr>
            <w:rFonts w:ascii="Times New Roman" w:hAnsi="Times New Roman"/>
            <w:i/>
          </w:rPr>
          <w:t>MethodDefinition</w:t>
        </w:r>
      </w:ins>
      <w:ins w:id="11096" w:author="Rev 7 Allen Wirfs-Brock" w:date="2012-04-25T15:37:00Z">
        <w:del w:id="11097" w:author="Rev 8 Allen Wirfs-Brock" w:date="2012-06-07T16:15:00Z">
          <w:r w:rsidR="004321EC" w:rsidDel="00305E2B">
            <w:delText>property definition</w:delText>
          </w:r>
        </w:del>
        <w:r w:rsidR="004321EC">
          <w:t>.</w:t>
        </w:r>
      </w:ins>
    </w:p>
    <w:p w:rsidR="002C3667" w:rsidRDefault="002C3667" w:rsidP="002C3667">
      <w:pPr>
        <w:rPr>
          <w:ins w:id="11098" w:author="Rev 8 Allen Wirfs-Brock" w:date="2012-06-11T15:21:00Z"/>
          <w:rFonts w:ascii="Courier New" w:hAnsi="Courier New" w:cs="Courier New"/>
          <w:b/>
          <w:iCs/>
        </w:rPr>
      </w:pPr>
      <w:ins w:id="11099" w:author="Rev 8 Allen Wirfs-Brock" w:date="2012-06-11T15:21:00Z">
        <w:r>
          <w:rPr>
            <w:rStyle w:val="bnf"/>
          </w:rPr>
          <w:t>PropertyDefinitio</w:t>
        </w:r>
        <w:del w:id="11100" w:author="Rev 9 Allen Wirfs-Brock" w:date="2012-06-16T09:27:00Z">
          <w:r w:rsidDel="00362D15">
            <w:rPr>
              <w:rStyle w:val="bnf"/>
            </w:rPr>
            <w:delText>i</w:delText>
          </w:r>
        </w:del>
        <w:r>
          <w:rPr>
            <w:rStyle w:val="bnf"/>
          </w:rPr>
          <w:t>n</w:t>
        </w:r>
        <w:r w:rsidRPr="00E77497">
          <w:t xml:space="preserve"> </w:t>
        </w:r>
        <w:r w:rsidRPr="00E77497">
          <w:rPr>
            <w:b/>
          </w:rPr>
          <w:t>:</w:t>
        </w:r>
        <w:r w:rsidRPr="00E77497">
          <w:t xml:space="preserve"> </w:t>
        </w:r>
      </w:ins>
      <w:ins w:id="11101" w:author="Rev 8 Allen Wirfs-Brock" w:date="2012-06-11T16:02:00Z">
        <w:r w:rsidR="00F73D3C" w:rsidRPr="007F2AF2">
          <w:rPr>
            <w:rFonts w:ascii="Times New Roman" w:hAnsi="Times New Roman"/>
            <w:i/>
          </w:rPr>
          <w:t>MethodDefinition</w:t>
        </w:r>
      </w:ins>
    </w:p>
    <w:p w:rsidR="002C3667" w:rsidRDefault="00F73D3C" w:rsidP="002C3667">
      <w:pPr>
        <w:numPr>
          <w:ilvl w:val="0"/>
          <w:numId w:val="403"/>
        </w:numPr>
        <w:spacing w:after="220"/>
        <w:rPr>
          <w:ins w:id="11102" w:author="Rev 8 Allen Wirfs-Brock" w:date="2012-06-11T15:22:00Z"/>
        </w:rPr>
      </w:pPr>
      <w:ins w:id="11103" w:author="Rev 8 Allen Wirfs-Brock" w:date="2012-06-11T15:22:00Z">
        <w:r>
          <w:t xml:space="preserve">It is </w:t>
        </w:r>
        <w:commentRangeStart w:id="11104"/>
        <w:r>
          <w:t xml:space="preserve">a Syntax Error if </w:t>
        </w:r>
      </w:ins>
      <w:ins w:id="11105" w:author="Rev 8 Allen Wirfs-Brock" w:date="2012-06-11T16:03:00Z">
        <w:r>
          <w:rPr>
            <w:rFonts w:ascii="Times New Roman" w:hAnsi="Times New Roman"/>
          </w:rPr>
          <w:t>ReferencesSuper</w:t>
        </w:r>
        <w:r>
          <w:t xml:space="preserve"> </w:t>
        </w:r>
      </w:ins>
      <w:commentRangeEnd w:id="11104"/>
      <w:ins w:id="11106" w:author="Rev 8 Allen Wirfs-Brock" w:date="2012-06-11T16:05:00Z">
        <w:r>
          <w:rPr>
            <w:rStyle w:val="CommentReference"/>
          </w:rPr>
          <w:commentReference w:id="11104"/>
        </w:r>
      </w:ins>
      <w:ins w:id="11107" w:author="Rev 9 Allen Wirfs-Brock" w:date="2012-07-08T14:55:00Z">
        <w:r w:rsidR="00D11622">
          <w:t xml:space="preserve">of </w:t>
        </w:r>
      </w:ins>
      <w:ins w:id="11108" w:author="Rev 8 Allen Wirfs-Brock" w:date="2012-06-11T16:04:00Z">
        <w:r w:rsidRPr="007F2AF2">
          <w:rPr>
            <w:rFonts w:ascii="Times New Roman" w:hAnsi="Times New Roman"/>
            <w:i/>
          </w:rPr>
          <w:t>MethodDefinition</w:t>
        </w:r>
        <w:r>
          <w:t xml:space="preserve"> </w:t>
        </w:r>
      </w:ins>
      <w:ins w:id="11109" w:author="Rev 8 Allen Wirfs-Brock" w:date="2012-06-11T15:23:00Z">
        <w:r w:rsidR="002C3667">
          <w:t xml:space="preserve">is </w:t>
        </w:r>
      </w:ins>
      <w:ins w:id="11110" w:author="Rev 8 Allen Wirfs-Brock" w:date="2012-06-11T16:04:00Z">
        <w:r w:rsidRPr="00F73D3C">
          <w:rPr>
            <w:rFonts w:ascii="Times New Roman" w:hAnsi="Times New Roman"/>
            <w:b/>
          </w:rPr>
          <w:t>true</w:t>
        </w:r>
      </w:ins>
      <w:ins w:id="11111" w:author="Rev 8 Allen Wirfs-Brock" w:date="2012-06-11T15:23:00Z">
        <w:r w:rsidR="002C3667">
          <w:rPr>
            <w:rStyle w:val="bnf"/>
            <w:rFonts w:ascii="Arial" w:hAnsi="Arial" w:cs="Arial"/>
            <w:i w:val="0"/>
          </w:rPr>
          <w:t>.</w:t>
        </w:r>
      </w:ins>
      <w:ins w:id="11112" w:author="Rev 8 Allen Wirfs-Brock" w:date="2012-06-11T15:22:00Z">
        <w:r w:rsidR="002C3667" w:rsidRPr="00E77497">
          <w:rPr>
            <w:rFonts w:ascii="Courier New" w:hAnsi="Courier New" w:cs="Courier New"/>
            <w:b/>
            <w:iCs/>
          </w:rPr>
          <w:t xml:space="preserve"> </w:t>
        </w:r>
      </w:ins>
    </w:p>
    <w:p w:rsidR="00F73D3C" w:rsidRDefault="00F73D3C" w:rsidP="00F73D3C">
      <w:pPr>
        <w:rPr>
          <w:ins w:id="11113" w:author="Rev 8 Allen Wirfs-Brock" w:date="2012-06-11T16:02:00Z"/>
          <w:rFonts w:ascii="Courier New" w:hAnsi="Courier New" w:cs="Courier New"/>
          <w:b/>
          <w:iCs/>
        </w:rPr>
      </w:pPr>
      <w:ins w:id="11114" w:author="Rev 8 Allen Wirfs-Brock" w:date="2012-06-11T16:02:00Z">
        <w:r>
          <w:rPr>
            <w:rStyle w:val="bnf"/>
          </w:rPr>
          <w:t>PropertyDefinitio</w:t>
        </w:r>
        <w:del w:id="11115" w:author="Rev 9 Allen Wirfs-Brock" w:date="2012-06-16T09:28:00Z">
          <w:r w:rsidDel="00362D15">
            <w:rPr>
              <w:rStyle w:val="bnf"/>
            </w:rPr>
            <w:delText>i</w:delText>
          </w:r>
        </w:del>
        <w:r>
          <w:rPr>
            <w:rStyle w:val="bnf"/>
          </w:rPr>
          <w:t>n</w:t>
        </w:r>
        <w:r w:rsidRPr="00E77497">
          <w:t xml:space="preserve"> </w:t>
        </w:r>
        <w:r w:rsidRPr="00E77497">
          <w:rPr>
            <w:b/>
          </w:rPr>
          <w:t>:</w:t>
        </w:r>
        <w:r w:rsidRPr="00E77497">
          <w:t xml:space="preserve"> </w:t>
        </w:r>
        <w:r w:rsidRPr="00E77497">
          <w:rPr>
            <w:rStyle w:val="bnf"/>
          </w:rPr>
          <w:t>IdentifierName</w:t>
        </w:r>
        <w:r w:rsidRPr="006B6D0A">
          <w:t xml:space="preserve"> </w:t>
        </w:r>
      </w:ins>
    </w:p>
    <w:p w:rsidR="00F73D3C" w:rsidRDefault="00F73D3C" w:rsidP="00F73D3C">
      <w:pPr>
        <w:numPr>
          <w:ilvl w:val="0"/>
          <w:numId w:val="403"/>
        </w:numPr>
        <w:spacing w:after="220"/>
        <w:rPr>
          <w:ins w:id="11116" w:author="Rev 8 Allen Wirfs-Brock" w:date="2012-06-11T16:02:00Z"/>
        </w:rPr>
      </w:pPr>
      <w:ins w:id="11117" w:author="Rev 8 Allen Wirfs-Brock" w:date="2012-06-11T16:02:00Z">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ins>
    </w:p>
    <w:p w:rsidR="002832C9" w:rsidRDefault="002832C9" w:rsidP="002832C9">
      <w:pPr>
        <w:rPr>
          <w:ins w:id="11118" w:author="Rev 10 Allen Wirfs-Brock" w:date="2012-09-26T16:00:00Z"/>
          <w:rFonts w:ascii="Courier New" w:hAnsi="Courier New" w:cs="Courier New"/>
          <w:b/>
          <w:iCs/>
        </w:rPr>
      </w:pPr>
      <w:ins w:id="11119" w:author="Rev 10 Allen Wirfs-Brock" w:date="2012-09-26T16:00:00Z">
        <w:r>
          <w:rPr>
            <w:rStyle w:val="bnf"/>
          </w:rPr>
          <w:t>PropertyDefinition</w:t>
        </w:r>
        <w:r w:rsidRPr="00E77497">
          <w:t xml:space="preserve"> </w:t>
        </w:r>
        <w:r w:rsidRPr="00E77497">
          <w:rPr>
            <w:b/>
          </w:rPr>
          <w:t>:</w:t>
        </w:r>
        <w:r w:rsidRPr="00E77497">
          <w:t xml:space="preserve"> </w:t>
        </w:r>
        <w:r w:rsidRPr="002832C9">
          <w:rPr>
            <w:rStyle w:val="bnf"/>
          </w:rPr>
          <w:t>CoverInitialisedName</w:t>
        </w:r>
      </w:ins>
    </w:p>
    <w:p w:rsidR="002832C9" w:rsidRPr="002832C9" w:rsidRDefault="002832C9" w:rsidP="002832C9">
      <w:pPr>
        <w:numPr>
          <w:ilvl w:val="0"/>
          <w:numId w:val="403"/>
        </w:numPr>
        <w:spacing w:after="220"/>
        <w:rPr>
          <w:ins w:id="11120" w:author="Rev 10 Allen Wirfs-Brock" w:date="2012-09-26T16:01:00Z"/>
        </w:rPr>
      </w:pPr>
      <w:ins w:id="11121" w:author="Rev 10 Allen Wirfs-Brock" w:date="2012-09-26T16:01:00Z">
        <w:r>
          <w:t>Always throw a</w:t>
        </w:r>
      </w:ins>
      <w:ins w:id="11122" w:author="Rev 10 Allen Wirfs-Brock" w:date="2012-09-26T16:00:00Z">
        <w:r w:rsidRPr="00E77497">
          <w:t xml:space="preserve"> Syntax Error if </w:t>
        </w:r>
      </w:ins>
      <w:ins w:id="11123" w:author="Rev 10 Allen Wirfs-Brock" w:date="2012-09-26T16:01:00Z">
        <w:r>
          <w:rPr>
            <w:rFonts w:ascii="Times New Roman" w:hAnsi="Times New Roman"/>
          </w:rPr>
          <w:t>this production is present</w:t>
        </w:r>
      </w:ins>
    </w:p>
    <w:p w:rsidR="002832C9" w:rsidRDefault="002832C9" w:rsidP="002832C9">
      <w:pPr>
        <w:pStyle w:val="Note"/>
        <w:rPr>
          <w:ins w:id="11124" w:author="Rev 10 Allen Wirfs-Brock" w:date="2012-09-26T16:02:00Z"/>
        </w:rPr>
      </w:pPr>
      <w:ins w:id="11125" w:author="Rev 10 Allen Wirfs-Brock" w:date="2012-09-26T16:02:00Z">
        <w:r>
          <w:t>NOTE</w:t>
        </w:r>
        <w:r>
          <w:tab/>
          <w:t xml:space="preserve">This production exists so that </w:t>
        </w:r>
        <w:r w:rsidRPr="002832C9">
          <w:rPr>
            <w:rFonts w:ascii="Times New Roman" w:hAnsi="Times New Roman"/>
            <w:i/>
          </w:rPr>
          <w:t>Object</w:t>
        </w:r>
      </w:ins>
      <w:ins w:id="11126" w:author="Rev 10 Allen Wirfs-Brock" w:date="2012-09-26T16:03:00Z">
        <w:r w:rsidRPr="002832C9">
          <w:rPr>
            <w:rFonts w:ascii="Times New Roman" w:hAnsi="Times New Roman"/>
            <w:i/>
          </w:rPr>
          <w:t>Literal</w:t>
        </w:r>
        <w:r>
          <w:t xml:space="preserve"> can serve as a cover grammar for </w:t>
        </w:r>
      </w:ins>
      <w:ins w:id="11127" w:author="Rev 10 Allen Wirfs-Brock" w:date="2012-09-26T16:05:00Z">
        <w:r w:rsidRPr="002832C9">
          <w:rPr>
            <w:rFonts w:ascii="Times New Roman" w:hAnsi="Times New Roman"/>
            <w:i/>
          </w:rPr>
          <w:t>ObjectAssignmentPattern</w:t>
        </w:r>
        <w:r>
          <w:t xml:space="preserve"> (11.13.1). It can not occur in an actual object </w:t>
        </w:r>
      </w:ins>
      <w:ins w:id="11128" w:author="Rev 10 Allen Wirfs-Brock" w:date="2012-09-26T16:06:00Z">
        <w:r>
          <w:t>initialiser.</w:t>
        </w:r>
      </w:ins>
    </w:p>
    <w:p w:rsidR="00833F54" w:rsidRPr="00E77497" w:rsidDel="004321EC" w:rsidRDefault="00833F54">
      <w:pPr>
        <w:numPr>
          <w:ilvl w:val="0"/>
          <w:numId w:val="737"/>
        </w:numPr>
        <w:spacing w:after="220"/>
        <w:contextualSpacing/>
        <w:rPr>
          <w:ins w:id="11129" w:author="Rev 4 Allen Wirfs-Brock" w:date="2011-10-15T08:41:00Z"/>
          <w:del w:id="11130" w:author="Rev 7 Allen Wirfs-Brock" w:date="2012-04-25T15:40:00Z"/>
        </w:rPr>
        <w:pPrChange w:id="11131" w:author="Rev 7 Allen Wirfs-Brock" w:date="2012-04-25T15:29:00Z">
          <w:pPr>
            <w:numPr>
              <w:numId w:val="403"/>
            </w:numPr>
            <w:spacing w:after="220"/>
            <w:ind w:left="720" w:hanging="360"/>
            <w:contextualSpacing/>
          </w:pPr>
        </w:pPrChange>
      </w:pPr>
      <w:ins w:id="11132" w:author="Rev 4 Allen Wirfs-Brock" w:date="2011-10-15T08:41:00Z">
        <w:del w:id="11133" w:author="Rev 7 Allen Wirfs-Brock" w:date="2012-04-25T15:40:00Z">
          <w:r w:rsidRPr="00E77497" w:rsidDel="004321EC">
            <w:delText xml:space="preserve">It is a Syntax Error if this production is contained in strict code,  </w:delText>
          </w:r>
        </w:del>
        <w:del w:id="11134" w:author="Rev 7 Allen Wirfs-Brock" w:date="2012-04-20T09:35:00Z">
          <w:r w:rsidRPr="00E77497" w:rsidDel="001A6289">
            <w:rPr>
              <w:rStyle w:val="bnf"/>
            </w:rPr>
            <w:delText>PropertyAssignment</w:delText>
          </w:r>
        </w:del>
        <w:del w:id="11135" w:author="Rev 7 Allen Wirfs-Brock" w:date="2012-04-25T15:40:00Z">
          <w:r w:rsidRPr="00E77497" w:rsidDel="004321EC">
            <w:rPr>
              <w:rFonts w:ascii="Courier New" w:hAnsi="Courier New" w:cs="Courier New"/>
              <w:b/>
              <w:iCs/>
            </w:rPr>
            <w:delText xml:space="preserve"> </w:delText>
          </w:r>
          <w:r w:rsidRPr="00E77497" w:rsidDel="004321EC">
            <w:delText xml:space="preserve">is the production </w:delText>
          </w:r>
        </w:del>
        <w:del w:id="11136" w:author="Rev 7 Allen Wirfs-Brock" w:date="2012-04-20T09:35:00Z">
          <w:r w:rsidRPr="00E77497" w:rsidDel="001A6289">
            <w:rPr>
              <w:rStyle w:val="bnf"/>
            </w:rPr>
            <w:delText>PropertyAssignment</w:delText>
          </w:r>
        </w:del>
        <w:del w:id="11137" w:author="Rev 7 Allen Wirfs-Brock" w:date="2012-04-25T15:40: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rPr>
              <w:rStyle w:val="bnf"/>
              <w:rFonts w:ascii="Arial" w:hAnsi="Arial" w:cs="Arial"/>
              <w:i w:val="0"/>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38" w:author="Rev 7 Allen Wirfs-Brock" w:date="2012-04-20T09:35:00Z">
          <w:r w:rsidRPr="00E77497" w:rsidDel="001A6289">
            <w:rPr>
              <w:rStyle w:val="bnf"/>
            </w:rPr>
            <w:delText>PropertyAssignment</w:delText>
          </w:r>
        </w:del>
        <w:del w:id="11139" w:author="Rev 7 Allen Wirfs-Brock" w:date="2012-04-25T15:40:00Z">
          <w:r w:rsidRPr="00E77497" w:rsidDel="004321EC">
            <w:delText xml:space="preserve">) of </w:delText>
          </w:r>
        </w:del>
        <w:del w:id="11140" w:author="Rev 7 Allen Wirfs-Brock" w:date="2012-04-20T09:47:00Z">
          <w:r w:rsidRPr="00E77497" w:rsidDel="002D5AF2">
            <w:rPr>
              <w:rStyle w:val="bnf"/>
            </w:rPr>
            <w:delText>PropertyNameAndValueList</w:delText>
          </w:r>
        </w:del>
        <w:del w:id="11141" w:author="Rev 7 Allen Wirfs-Brock" w:date="2012-04-25T15:40:00Z">
          <w:r w:rsidRPr="00E77497" w:rsidDel="004321EC">
            <w:delText xml:space="preserve"> is not the empty List.</w:delText>
          </w:r>
        </w:del>
      </w:ins>
    </w:p>
    <w:p w:rsidR="00765136" w:rsidRPr="00E77497" w:rsidDel="004321EC" w:rsidRDefault="00765136">
      <w:pPr>
        <w:numPr>
          <w:ilvl w:val="0"/>
          <w:numId w:val="737"/>
        </w:numPr>
        <w:spacing w:after="220"/>
        <w:contextualSpacing/>
        <w:rPr>
          <w:ins w:id="11142" w:author="Rev 6 Allen Wirfs-Brock" w:date="2012-02-27T10:48:00Z"/>
          <w:del w:id="11143" w:author="Rev 7 Allen Wirfs-Brock" w:date="2012-04-25T15:41:00Z"/>
        </w:rPr>
        <w:pPrChange w:id="11144" w:author="Rev 7 Allen Wirfs-Brock" w:date="2012-04-25T15:29:00Z">
          <w:pPr>
            <w:numPr>
              <w:numId w:val="403"/>
            </w:numPr>
            <w:spacing w:after="220"/>
            <w:ind w:left="720" w:hanging="360"/>
            <w:contextualSpacing/>
          </w:pPr>
        </w:pPrChange>
      </w:pPr>
      <w:ins w:id="11145" w:author="Rev 6 Allen Wirfs-Brock" w:date="2012-02-27T10:48:00Z">
        <w:del w:id="11146" w:author="Rev 7 Allen Wirfs-Brock" w:date="2012-04-25T15:41:00Z">
          <w:r w:rsidRPr="00E77497" w:rsidDel="004321EC">
            <w:delText xml:space="preserve">It is a Syntax Error if </w:delText>
          </w:r>
        </w:del>
        <w:del w:id="11147" w:author="Rev 7 Allen Wirfs-Brock" w:date="2012-04-20T09:35:00Z">
          <w:r w:rsidRPr="00E77497" w:rsidDel="001A6289">
            <w:rPr>
              <w:rStyle w:val="bnf"/>
            </w:rPr>
            <w:delText>PropertyAssignment</w:delText>
          </w:r>
        </w:del>
        <w:del w:id="11148"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11149" w:author="Rev 7 Allen Wirfs-Brock" w:date="2012-04-20T09:35:00Z">
          <w:r w:rsidRPr="00E77497" w:rsidDel="001A6289">
            <w:rPr>
              <w:rStyle w:val="bnf"/>
            </w:rPr>
            <w:delText>PropertyAssignment</w:delText>
          </w:r>
        </w:del>
        <w:del w:id="11150" w:author="Rev 7 Allen Wirfs-Brock" w:date="2012-04-25T15:41:00Z">
          <w:r w:rsidRPr="00E77497" w:rsidDel="004321EC">
            <w:delText xml:space="preserve"> </w:delText>
          </w:r>
          <w:r w:rsidRPr="00E77497" w:rsidDel="004321EC">
            <w:rPr>
              <w:b/>
            </w:rPr>
            <w:delText>:</w:delText>
          </w:r>
          <w:r w:rsidRPr="00E77497" w:rsidDel="004321EC">
            <w:delText xml:space="preserve"> </w:delText>
          </w:r>
        </w:del>
      </w:ins>
      <w:ins w:id="11151" w:author="Rev 6 Allen Wirfs-Brock" w:date="2012-02-27T10:49:00Z">
        <w:del w:id="11152" w:author="Rev 7 Allen Wirfs-Brock" w:date="2012-04-25T15:41:00Z">
          <w:r w:rsidDel="004321EC">
            <w:rPr>
              <w:rStyle w:val="bnf"/>
            </w:rPr>
            <w:delText>Identifier</w:delText>
          </w:r>
        </w:del>
      </w:ins>
      <w:ins w:id="11153" w:author="Rev 6 Allen Wirfs-Brock" w:date="2012-02-27T10:48:00Z">
        <w:del w:id="11154" w:author="Rev 7 Allen Wirfs-Brock" w:date="2012-04-25T15:41:00Z">
          <w:r w:rsidRPr="00E77497" w:rsidDel="004321EC">
            <w:rPr>
              <w:rStyle w:val="bnf"/>
            </w:rPr>
            <w:delText>Name</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55" w:author="Rev 7 Allen Wirfs-Brock" w:date="2012-04-20T09:35:00Z">
          <w:r w:rsidRPr="00E77497" w:rsidDel="001A6289">
            <w:rPr>
              <w:rStyle w:val="bnf"/>
            </w:rPr>
            <w:delText>PropertyAssignment</w:delText>
          </w:r>
        </w:del>
        <w:del w:id="11156" w:author="Rev 7 Allen Wirfs-Brock" w:date="2012-04-25T15:41:00Z">
          <w:r w:rsidRPr="00E77497" w:rsidDel="004321EC">
            <w:delText xml:space="preserve">) of </w:delText>
          </w:r>
        </w:del>
        <w:del w:id="11157" w:author="Rev 7 Allen Wirfs-Brock" w:date="2012-04-20T09:47:00Z">
          <w:r w:rsidRPr="00E77497" w:rsidDel="002D5AF2">
            <w:rPr>
              <w:rStyle w:val="bnf"/>
            </w:rPr>
            <w:delText>PropertyNameAndValueList</w:delText>
          </w:r>
        </w:del>
        <w:del w:id="11158" w:author="Rev 7 Allen Wirfs-Brock" w:date="2012-04-25T15:41:00Z">
          <w:r w:rsidRPr="00E77497" w:rsidDel="004321EC">
            <w:delText xml:space="preserve"> is not the empty List.</w:delText>
          </w:r>
        </w:del>
      </w:ins>
    </w:p>
    <w:p w:rsidR="00765136" w:rsidRPr="00E77497" w:rsidDel="004321EC" w:rsidRDefault="00765136">
      <w:pPr>
        <w:numPr>
          <w:ilvl w:val="0"/>
          <w:numId w:val="737"/>
        </w:numPr>
        <w:spacing w:after="220"/>
        <w:contextualSpacing/>
        <w:rPr>
          <w:ins w:id="11159" w:author="Rev 6 Allen Wirfs-Brock" w:date="2012-02-27T10:51:00Z"/>
          <w:del w:id="11160" w:author="Rev 7 Allen Wirfs-Brock" w:date="2012-04-25T15:41:00Z"/>
        </w:rPr>
        <w:pPrChange w:id="11161" w:author="Rev 7 Allen Wirfs-Brock" w:date="2012-04-25T15:29:00Z">
          <w:pPr>
            <w:numPr>
              <w:numId w:val="403"/>
            </w:numPr>
            <w:spacing w:after="220"/>
            <w:ind w:left="720" w:hanging="360"/>
            <w:contextualSpacing/>
          </w:pPr>
        </w:pPrChange>
      </w:pPr>
      <w:ins w:id="11162" w:author="Rev 6 Allen Wirfs-Brock" w:date="2012-02-27T10:51:00Z">
        <w:del w:id="11163" w:author="Rev 7 Allen Wirfs-Brock" w:date="2012-04-25T15:41:00Z">
          <w:r w:rsidRPr="00E77497" w:rsidDel="004321EC">
            <w:delText xml:space="preserve">It is a Syntax Error if </w:delText>
          </w:r>
        </w:del>
        <w:del w:id="11164" w:author="Rev 7 Allen Wirfs-Brock" w:date="2012-04-20T09:35:00Z">
          <w:r w:rsidRPr="00E77497" w:rsidDel="001A6289">
            <w:rPr>
              <w:rStyle w:val="bnf"/>
            </w:rPr>
            <w:delText>PropertyAssignment</w:delText>
          </w:r>
        </w:del>
        <w:del w:id="11165"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ins>
      <w:ins w:id="11166" w:author="Rev 6 Allen Wirfs-Brock" w:date="2012-02-27T10:52:00Z">
        <w:del w:id="11167" w:author="Rev 7 Allen Wirfs-Brock" w:date="2012-04-20T09:35:00Z">
          <w:r w:rsidRPr="00E77497" w:rsidDel="001A6289">
            <w:rPr>
              <w:rStyle w:val="bnf"/>
            </w:rPr>
            <w:delText>PropertyAssignment</w:delText>
          </w:r>
        </w:del>
        <w:del w:id="11168"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del>
      </w:ins>
      <w:ins w:id="11169" w:author="Rev 6 Allen Wirfs-Brock" w:date="2012-02-27T10:51:00Z">
        <w:del w:id="11170" w:author="Rev 7 Allen Wirfs-Brock" w:date="2012-04-25T15:41:00Z">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71" w:author="Rev 7 Allen Wirfs-Brock" w:date="2012-04-20T09:35:00Z">
          <w:r w:rsidRPr="00E77497" w:rsidDel="001A6289">
            <w:rPr>
              <w:rStyle w:val="bnf"/>
            </w:rPr>
            <w:delText>PropertyAssignment</w:delText>
          </w:r>
        </w:del>
        <w:del w:id="11172" w:author="Rev 7 Allen Wirfs-Brock" w:date="2012-04-25T15:41:00Z">
          <w:r w:rsidRPr="00E77497" w:rsidDel="004321EC">
            <w:delText xml:space="preserve">) of </w:delText>
          </w:r>
        </w:del>
        <w:del w:id="11173" w:author="Rev 7 Allen Wirfs-Brock" w:date="2012-04-20T09:47:00Z">
          <w:r w:rsidRPr="00E77497" w:rsidDel="002D5AF2">
            <w:rPr>
              <w:rStyle w:val="bnf"/>
            </w:rPr>
            <w:delText>PropertyNameAndValueList</w:delText>
          </w:r>
        </w:del>
        <w:del w:id="11174" w:author="Rev 7 Allen Wirfs-Brock" w:date="2012-04-25T15:41:00Z">
          <w:r w:rsidRPr="00E77497" w:rsidDel="004321EC">
            <w:delText xml:space="preserve"> is not the empty List.</w:delText>
          </w:r>
        </w:del>
      </w:ins>
    </w:p>
    <w:p w:rsidR="00765136" w:rsidRPr="00E77497" w:rsidDel="004321EC" w:rsidRDefault="00765136">
      <w:pPr>
        <w:numPr>
          <w:ilvl w:val="0"/>
          <w:numId w:val="737"/>
        </w:numPr>
        <w:spacing w:after="220"/>
        <w:contextualSpacing/>
        <w:rPr>
          <w:ins w:id="11175" w:author="Rev 6 Allen Wirfs-Brock" w:date="2012-02-27T10:53:00Z"/>
          <w:del w:id="11176" w:author="Rev 7 Allen Wirfs-Brock" w:date="2012-04-25T15:41:00Z"/>
        </w:rPr>
        <w:pPrChange w:id="11177" w:author="Rev 7 Allen Wirfs-Brock" w:date="2012-04-25T15:29:00Z">
          <w:pPr>
            <w:numPr>
              <w:numId w:val="403"/>
            </w:numPr>
            <w:spacing w:after="220"/>
            <w:ind w:left="720" w:hanging="360"/>
            <w:contextualSpacing/>
          </w:pPr>
        </w:pPrChange>
      </w:pPr>
      <w:ins w:id="11178" w:author="Rev 6 Allen Wirfs-Brock" w:date="2012-02-27T10:53:00Z">
        <w:del w:id="11179" w:author="Rev 7 Allen Wirfs-Brock" w:date="2012-04-25T15:41:00Z">
          <w:r w:rsidRPr="00E77497" w:rsidDel="004321EC">
            <w:delText xml:space="preserve">It is a Syntax Error if </w:delText>
          </w:r>
        </w:del>
        <w:del w:id="11180" w:author="Rev 7 Allen Wirfs-Brock" w:date="2012-04-20T09:35:00Z">
          <w:r w:rsidRPr="00E77497" w:rsidDel="001A6289">
            <w:rPr>
              <w:rStyle w:val="bnf"/>
            </w:rPr>
            <w:delText>PropertyAssignment</w:delText>
          </w:r>
        </w:del>
        <w:del w:id="11181"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11182" w:author="Rev 7 Allen Wirfs-Brock" w:date="2012-04-20T09:35:00Z">
          <w:r w:rsidRPr="00E77497" w:rsidDel="001A6289">
            <w:rPr>
              <w:rStyle w:val="bnf"/>
            </w:rPr>
            <w:delText>PropertyAssignment</w:delText>
          </w:r>
        </w:del>
        <w:del w:id="11183"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Del="004321EC">
            <w:rPr>
              <w:rFonts w:ascii="Courier New" w:hAnsi="Courier New" w:cs="Courier New"/>
              <w:b/>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84" w:author="Rev 7 Allen Wirfs-Brock" w:date="2012-04-20T09:35:00Z">
          <w:r w:rsidRPr="00E77497" w:rsidDel="001A6289">
            <w:rPr>
              <w:rStyle w:val="bnf"/>
            </w:rPr>
            <w:delText>PropertyAssignment</w:delText>
          </w:r>
        </w:del>
        <w:del w:id="11185" w:author="Rev 7 Allen Wirfs-Brock" w:date="2012-04-25T15:41:00Z">
          <w:r w:rsidRPr="00E77497" w:rsidDel="004321EC">
            <w:delText xml:space="preserve">) of </w:delText>
          </w:r>
        </w:del>
        <w:del w:id="11186" w:author="Rev 7 Allen Wirfs-Brock" w:date="2012-04-20T09:47:00Z">
          <w:r w:rsidRPr="00E77497" w:rsidDel="002D5AF2">
            <w:rPr>
              <w:rStyle w:val="bnf"/>
            </w:rPr>
            <w:delText>PropertyNameAndValueList</w:delText>
          </w:r>
        </w:del>
        <w:del w:id="11187" w:author="Rev 7 Allen Wirfs-Brock" w:date="2012-04-25T15:41:00Z">
          <w:r w:rsidRPr="00E77497" w:rsidDel="004321EC">
            <w:delText xml:space="preserve"> is not the empty List.</w:delText>
          </w:r>
        </w:del>
      </w:ins>
    </w:p>
    <w:p w:rsidR="00833F54" w:rsidRPr="00E77497" w:rsidDel="004321EC" w:rsidRDefault="00833F54">
      <w:pPr>
        <w:numPr>
          <w:ilvl w:val="0"/>
          <w:numId w:val="737"/>
        </w:numPr>
        <w:spacing w:after="220"/>
        <w:contextualSpacing/>
        <w:jc w:val="left"/>
        <w:rPr>
          <w:ins w:id="11188" w:author="Rev 4 Allen Wirfs-Brock" w:date="2011-10-15T08:41:00Z"/>
          <w:del w:id="11189" w:author="Rev 7 Allen Wirfs-Brock" w:date="2012-04-25T15:41:00Z"/>
        </w:rPr>
        <w:pPrChange w:id="11190" w:author="Rev 7 Allen Wirfs-Brock" w:date="2012-04-25T15:29:00Z">
          <w:pPr>
            <w:numPr>
              <w:numId w:val="403"/>
            </w:numPr>
            <w:spacing w:after="220"/>
            <w:ind w:left="720" w:hanging="360"/>
            <w:contextualSpacing/>
            <w:jc w:val="left"/>
          </w:pPr>
        </w:pPrChange>
      </w:pPr>
      <w:ins w:id="11191" w:author="Rev 4 Allen Wirfs-Brock" w:date="2011-10-15T08:41:00Z">
        <w:del w:id="11192" w:author="Rev 7 Allen Wirfs-Brock" w:date="2012-04-25T15:41:00Z">
          <w:r w:rsidRPr="00E77497" w:rsidDel="004321EC">
            <w:delText xml:space="preserve">It is a Syntax Error if </w:delText>
          </w:r>
        </w:del>
        <w:del w:id="11193" w:author="Rev 7 Allen Wirfs-Brock" w:date="2012-04-20T09:35:00Z">
          <w:r w:rsidRPr="00E77497" w:rsidDel="001A6289">
            <w:rPr>
              <w:rStyle w:val="bnf"/>
            </w:rPr>
            <w:delText>PropertyAssignment</w:delText>
          </w:r>
        </w:del>
        <w:del w:id="11194"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11195" w:author="Rev 7 Allen Wirfs-Brock" w:date="2012-04-20T09:35:00Z">
          <w:r w:rsidRPr="00E77497" w:rsidDel="001A6289">
            <w:rPr>
              <w:rStyle w:val="bnf"/>
            </w:rPr>
            <w:delText>PropertyAssignment</w:delText>
          </w:r>
        </w:del>
        <w:del w:id="11196"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rPr>
              <w:rStyle w:val="bnf"/>
              <w:rFonts w:ascii="Arial" w:hAnsi="Arial" w:cs="Arial"/>
              <w:i w:val="0"/>
            </w:rPr>
            <w:br/>
          </w:r>
          <w:r w:rsidRPr="00E77497" w:rsidDel="004321EC">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97" w:author="Rev 7 Allen Wirfs-Brock" w:date="2012-04-20T09:35:00Z">
          <w:r w:rsidRPr="00E77497" w:rsidDel="001A6289">
            <w:rPr>
              <w:rStyle w:val="bnf"/>
            </w:rPr>
            <w:delText>PropertyAssignment</w:delText>
          </w:r>
        </w:del>
        <w:del w:id="11198" w:author="Rev 7 Allen Wirfs-Brock" w:date="2012-04-25T15:41:00Z">
          <w:r w:rsidRPr="00E77497" w:rsidDel="004321EC">
            <w:delText xml:space="preserve">) of </w:delText>
          </w:r>
        </w:del>
        <w:del w:id="11199" w:author="Rev 7 Allen Wirfs-Brock" w:date="2012-04-20T09:47:00Z">
          <w:r w:rsidRPr="00E77497" w:rsidDel="002D5AF2">
            <w:rPr>
              <w:rStyle w:val="bnf"/>
            </w:rPr>
            <w:delText>PropertyNameAndValueList</w:delText>
          </w:r>
        </w:del>
        <w:del w:id="11200" w:author="Rev 7 Allen Wirfs-Brock" w:date="2012-04-25T15:41:00Z">
          <w:r w:rsidRPr="00E77497" w:rsidDel="004321EC">
            <w:delText xml:space="preserve"> includes a production of the form </w:delText>
          </w:r>
        </w:del>
        <w:del w:id="11201" w:author="Rev 7 Allen Wirfs-Brock" w:date="2012-04-20T09:35:00Z">
          <w:r w:rsidRPr="00E77497" w:rsidDel="001A6289">
            <w:rPr>
              <w:rStyle w:val="bnf"/>
            </w:rPr>
            <w:delText>PropertyAssignment</w:delText>
          </w:r>
        </w:del>
        <w:del w:id="11202"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rsidR="00833F54" w:rsidRPr="00E77497" w:rsidDel="004321EC" w:rsidRDefault="00833F54">
      <w:pPr>
        <w:numPr>
          <w:ilvl w:val="0"/>
          <w:numId w:val="737"/>
        </w:numPr>
        <w:contextualSpacing/>
        <w:jc w:val="left"/>
        <w:rPr>
          <w:ins w:id="11203" w:author="Rev 4 Allen Wirfs-Brock" w:date="2011-10-15T08:41:00Z"/>
          <w:del w:id="11204" w:author="Rev 7 Allen Wirfs-Brock" w:date="2012-04-25T15:42:00Z"/>
        </w:rPr>
        <w:pPrChange w:id="11205" w:author="Rev 7 Allen Wirfs-Brock" w:date="2012-04-25T15:29:00Z">
          <w:pPr>
            <w:numPr>
              <w:numId w:val="403"/>
            </w:numPr>
            <w:ind w:left="720" w:hanging="360"/>
            <w:contextualSpacing/>
            <w:jc w:val="left"/>
          </w:pPr>
        </w:pPrChange>
      </w:pPr>
      <w:ins w:id="11206" w:author="Rev 4 Allen Wirfs-Brock" w:date="2011-10-15T08:41:00Z">
        <w:del w:id="11207" w:author="Rev 7 Allen Wirfs-Brock" w:date="2012-04-25T15:41:00Z">
          <w:r w:rsidRPr="00E77497" w:rsidDel="004321EC">
            <w:delText xml:space="preserve">It is a Syntax Error if </w:delText>
          </w:r>
        </w:del>
        <w:del w:id="11208" w:author="Rev 7 Allen Wirfs-Brock" w:date="2012-04-20T09:35:00Z">
          <w:r w:rsidRPr="00E77497" w:rsidDel="001A6289">
            <w:rPr>
              <w:rStyle w:val="bnf"/>
            </w:rPr>
            <w:delText>PropertyAssignment</w:delText>
          </w:r>
        </w:del>
        <w:del w:id="11209"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r>
        </w:del>
        <w:del w:id="11210" w:author="Rev 7 Allen Wirfs-Brock" w:date="2012-04-25T15:42:00Z">
          <w:r w:rsidRPr="00E77497" w:rsidDel="004321EC">
            <w:delText xml:space="preserve">   </w:delText>
          </w:r>
        </w:del>
        <w:del w:id="11211" w:author="Rev 7 Allen Wirfs-Brock" w:date="2012-04-20T09:35:00Z">
          <w:r w:rsidRPr="00E77497" w:rsidDel="001A6289">
            <w:rPr>
              <w:rStyle w:val="bnf"/>
            </w:rPr>
            <w:delText>PropertyAssignment</w:delText>
          </w:r>
        </w:del>
        <w:del w:id="1121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11213" w:author="Rev 7 Allen Wirfs-Brock" w:date="2012-04-20T09:35:00Z">
          <w:r w:rsidRPr="009C202C" w:rsidDel="001A6289">
            <w:rPr>
              <w:rStyle w:val="bnf"/>
            </w:rPr>
            <w:delText>PropertyAssignment</w:delText>
          </w:r>
        </w:del>
        <w:del w:id="11214" w:author="Rev 7 Allen Wirfs-Brock" w:date="2012-04-25T15:42:00Z">
          <w:r w:rsidRPr="00B820AB" w:rsidDel="004321EC">
            <w:delText xml:space="preserve">) of </w:delText>
          </w:r>
        </w:del>
        <w:del w:id="11215" w:author="Rev 7 Allen Wirfs-Brock" w:date="2012-04-20T09:47:00Z">
          <w:r w:rsidRPr="00B820AB" w:rsidDel="002D5AF2">
            <w:rPr>
              <w:rStyle w:val="bnf"/>
            </w:rPr>
            <w:delText>PropertyNameAndValueList</w:delText>
          </w:r>
        </w:del>
        <w:del w:id="11216" w:author="Rev 7 Allen Wirfs-Brock" w:date="2012-04-25T15:42:00Z">
          <w:r w:rsidRPr="00B820AB" w:rsidDel="004321EC">
            <w:delText xml:space="preserve"> includes a production of the form </w:delText>
          </w:r>
        </w:del>
        <w:del w:id="11217" w:author="Rev 7 Allen Wirfs-Brock" w:date="2012-04-20T09:35:00Z">
          <w:r w:rsidRPr="00675B74" w:rsidDel="001A6289">
            <w:rPr>
              <w:rStyle w:val="bnf"/>
            </w:rPr>
            <w:delText>PropertyAssignment</w:delText>
          </w:r>
        </w:del>
        <w:del w:id="11218"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rsidR="00833F54" w:rsidRPr="00E77497" w:rsidDel="004321EC" w:rsidRDefault="00833F54">
      <w:pPr>
        <w:numPr>
          <w:ilvl w:val="0"/>
          <w:numId w:val="737"/>
        </w:numPr>
        <w:spacing w:after="220"/>
        <w:contextualSpacing/>
        <w:jc w:val="left"/>
        <w:rPr>
          <w:ins w:id="11219" w:author="Rev 4 Allen Wirfs-Brock" w:date="2011-10-15T08:41:00Z"/>
          <w:del w:id="11220" w:author="Rev 7 Allen Wirfs-Brock" w:date="2012-04-25T15:42:00Z"/>
        </w:rPr>
        <w:pPrChange w:id="11221" w:author="Rev 7 Allen Wirfs-Brock" w:date="2012-04-25T15:29:00Z">
          <w:pPr>
            <w:numPr>
              <w:numId w:val="403"/>
            </w:numPr>
            <w:spacing w:after="220"/>
            <w:ind w:left="720" w:hanging="360"/>
            <w:contextualSpacing/>
            <w:jc w:val="left"/>
          </w:pPr>
        </w:pPrChange>
      </w:pPr>
      <w:ins w:id="11222" w:author="Rev 4 Allen Wirfs-Brock" w:date="2011-10-15T08:41:00Z">
        <w:del w:id="11223" w:author="Rev 7 Allen Wirfs-Brock" w:date="2012-04-25T15:42:00Z">
          <w:r w:rsidRPr="00E77497" w:rsidDel="004321EC">
            <w:delText xml:space="preserve">It is a Syntax Error if </w:delText>
          </w:r>
        </w:del>
        <w:del w:id="11224" w:author="Rev 7 Allen Wirfs-Brock" w:date="2012-04-20T09:35:00Z">
          <w:r w:rsidRPr="00E77497" w:rsidDel="001A6289">
            <w:rPr>
              <w:rStyle w:val="bnf"/>
            </w:rPr>
            <w:delText>PropertyAssignment</w:delText>
          </w:r>
        </w:del>
        <w:del w:id="11225"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11226" w:author="Rev 7 Allen Wirfs-Brock" w:date="2012-04-20T09:35:00Z">
          <w:r w:rsidRPr="00E77497" w:rsidDel="001A6289">
            <w:rPr>
              <w:rStyle w:val="bnf"/>
            </w:rPr>
            <w:delText>PropertyAssignment</w:delText>
          </w:r>
        </w:del>
        <w:del w:id="11227"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br/>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228" w:author="Rev 7 Allen Wirfs-Brock" w:date="2012-04-20T09:35:00Z">
          <w:r w:rsidRPr="00E77497" w:rsidDel="001A6289">
            <w:rPr>
              <w:rStyle w:val="bnf"/>
            </w:rPr>
            <w:delText>PropertyAssignment</w:delText>
          </w:r>
        </w:del>
        <w:del w:id="11229" w:author="Rev 7 Allen Wirfs-Brock" w:date="2012-04-25T15:42:00Z">
          <w:r w:rsidRPr="00E77497" w:rsidDel="004321EC">
            <w:delText xml:space="preserve">) of </w:delText>
          </w:r>
        </w:del>
        <w:del w:id="11230" w:author="Rev 7 Allen Wirfs-Brock" w:date="2012-04-20T09:47:00Z">
          <w:r w:rsidRPr="00E77497" w:rsidDel="002D5AF2">
            <w:rPr>
              <w:rStyle w:val="bnf"/>
            </w:rPr>
            <w:delText>PropertyNameAndValueList</w:delText>
          </w:r>
        </w:del>
        <w:del w:id="11231" w:author="Rev 7 Allen Wirfs-Brock" w:date="2012-04-25T15:42:00Z">
          <w:r w:rsidRPr="00E77497" w:rsidDel="004321EC">
            <w:delText xml:space="preserve"> includes a production of the form </w:delText>
          </w:r>
        </w:del>
        <w:del w:id="11232" w:author="Rev 7 Allen Wirfs-Brock" w:date="2012-04-20T09:35:00Z">
          <w:r w:rsidRPr="00E77497" w:rsidDel="001A6289">
            <w:rPr>
              <w:rStyle w:val="bnf"/>
            </w:rPr>
            <w:delText>PropertyAssignment</w:delText>
          </w:r>
        </w:del>
        <w:del w:id="11233"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w:delText>
          </w:r>
        </w:del>
      </w:ins>
    </w:p>
    <w:p w:rsidR="00833F54" w:rsidRPr="008B7F6F" w:rsidDel="004321EC" w:rsidRDefault="00833F54">
      <w:pPr>
        <w:numPr>
          <w:ilvl w:val="0"/>
          <w:numId w:val="737"/>
        </w:numPr>
        <w:jc w:val="left"/>
        <w:rPr>
          <w:ins w:id="11234" w:author="Rev 4 Allen Wirfs-Brock" w:date="2011-10-15T08:41:00Z"/>
          <w:del w:id="11235" w:author="Rev 7 Allen Wirfs-Brock" w:date="2012-04-25T15:42:00Z"/>
        </w:rPr>
        <w:pPrChange w:id="11236" w:author="Rev 7 Allen Wirfs-Brock" w:date="2012-04-25T15:29:00Z">
          <w:pPr>
            <w:numPr>
              <w:numId w:val="403"/>
            </w:numPr>
            <w:ind w:left="720" w:hanging="360"/>
            <w:jc w:val="left"/>
          </w:pPr>
        </w:pPrChange>
      </w:pPr>
      <w:ins w:id="11237" w:author="Rev 4 Allen Wirfs-Brock" w:date="2011-10-15T08:41:00Z">
        <w:del w:id="11238" w:author="Rev 7 Allen Wirfs-Brock" w:date="2012-04-25T15:42:00Z">
          <w:r w:rsidRPr="00E77497" w:rsidDel="004321EC">
            <w:delText xml:space="preserve">It is a Syntax Error if </w:delText>
          </w:r>
        </w:del>
        <w:del w:id="11239" w:author="Rev 7 Allen Wirfs-Brock" w:date="2012-04-20T09:35:00Z">
          <w:r w:rsidRPr="00E77497" w:rsidDel="001A6289">
            <w:rPr>
              <w:rStyle w:val="bnf"/>
            </w:rPr>
            <w:delText>PropertyAssignment</w:delText>
          </w:r>
        </w:del>
        <w:del w:id="11240"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11241" w:author="Rev 7 Allen Wirfs-Brock" w:date="2012-04-20T09:35:00Z">
          <w:r w:rsidRPr="00E77497" w:rsidDel="001A6289">
            <w:rPr>
              <w:rStyle w:val="bnf"/>
            </w:rPr>
            <w:delText>PropertyAssignment</w:delText>
          </w:r>
        </w:del>
        <w:del w:id="1124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11243" w:author="Rev 7 Allen Wirfs-Brock" w:date="2012-04-20T09:35:00Z">
          <w:r w:rsidRPr="009C202C" w:rsidDel="001A6289">
            <w:rPr>
              <w:rStyle w:val="bnf"/>
            </w:rPr>
            <w:delText>PropertyAssignment</w:delText>
          </w:r>
        </w:del>
        <w:del w:id="11244" w:author="Rev 7 Allen Wirfs-Brock" w:date="2012-04-25T15:42:00Z">
          <w:r w:rsidRPr="00B820AB" w:rsidDel="004321EC">
            <w:delText xml:space="preserve">) of </w:delText>
          </w:r>
        </w:del>
        <w:del w:id="11245" w:author="Rev 7 Allen Wirfs-Brock" w:date="2012-04-20T09:47:00Z">
          <w:r w:rsidRPr="00B820AB" w:rsidDel="002D5AF2">
            <w:rPr>
              <w:rStyle w:val="bnf"/>
            </w:rPr>
            <w:delText>PropertyNameAndValueList</w:delText>
          </w:r>
        </w:del>
        <w:del w:id="11246" w:author="Rev 7 Allen Wirfs-Brock" w:date="2012-04-25T15:42:00Z">
          <w:r w:rsidRPr="00B820AB" w:rsidDel="004321EC">
            <w:delText xml:space="preserve"> includes a production of the form</w:delText>
          </w:r>
          <w:r w:rsidRPr="00B820AB" w:rsidDel="004321EC">
            <w:br/>
            <w:delText xml:space="preserve">   </w:delText>
          </w:r>
        </w:del>
        <w:del w:id="11247" w:author="Rev 7 Allen Wirfs-Brock" w:date="2012-04-20T09:35:00Z">
          <w:r w:rsidRPr="00675B74" w:rsidDel="001A6289">
            <w:rPr>
              <w:rStyle w:val="bnf"/>
            </w:rPr>
            <w:delText>PropertyAssignment</w:delText>
          </w:r>
        </w:del>
        <w:del w:id="11248"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8B7F6F" w:rsidDel="004321EC">
            <w:rPr>
              <w:iCs/>
            </w:rPr>
            <w:delText xml:space="preserve"> </w:delText>
          </w:r>
          <w:r w:rsidRPr="008B7F6F" w:rsidDel="004321EC">
            <w:rPr>
              <w:rFonts w:ascii="Courier New" w:hAnsi="Courier New" w:cs="Courier New"/>
              <w:b/>
              <w:iCs/>
            </w:rPr>
            <w:delText>}</w:delText>
          </w:r>
          <w:r w:rsidRPr="008B7F6F" w:rsidDel="004321EC">
            <w:delText>.</w:delText>
          </w:r>
        </w:del>
      </w:ins>
    </w:p>
    <w:p w:rsidR="00DB5B9F" w:rsidDel="004A7791" w:rsidRDefault="00DB5B9F">
      <w:pPr>
        <w:spacing w:after="0"/>
        <w:rPr>
          <w:ins w:id="11249" w:author="Rev 6 Allen Wirfs-Brock" w:date="2012-02-27T10:32:00Z"/>
          <w:del w:id="11250" w:author="Rev 7 Allen Wirfs-Brock" w:date="2012-04-26T11:10:00Z"/>
          <w:rFonts w:ascii="Courier New" w:hAnsi="Courier New" w:cs="Courier New"/>
          <w:b/>
          <w:iCs/>
        </w:rPr>
        <w:pPrChange w:id="11251" w:author="Rev 6 Allen Wirfs-Brock" w:date="2012-02-27T10:32:00Z">
          <w:pPr/>
        </w:pPrChange>
      </w:pPr>
      <w:ins w:id="11252" w:author="Rev 5 Allen Wirfs-Brock" w:date="2012-01-16T17:15:00Z">
        <w:del w:id="11253" w:author="Rev 7 Allen Wirfs-Brock" w:date="2012-04-20T09:35:00Z">
          <w:r w:rsidRPr="006B6D0A" w:rsidDel="001A6289">
            <w:rPr>
              <w:rStyle w:val="bnf"/>
            </w:rPr>
            <w:delText>PropertyAssignment</w:delText>
          </w:r>
        </w:del>
        <w:del w:id="11254"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del>
      </w:ins>
      <w:ins w:id="11255" w:author="Rev 5 Allen Wirfs-Brock" w:date="2012-01-16T17:16:00Z">
        <w:del w:id="11256" w:author="Rev 7 Allen Wirfs-Brock" w:date="2012-04-26T11:10:00Z">
          <w:r w:rsidDel="004A7791">
            <w:rPr>
              <w:rStyle w:val="bnf"/>
            </w:rPr>
            <w:delText>FormalParameterList</w:delText>
          </w:r>
        </w:del>
      </w:ins>
      <w:ins w:id="11257" w:author="Rev 5 Allen Wirfs-Brock" w:date="2012-01-16T17:15:00Z">
        <w:del w:id="11258" w:author="Rev 7 Allen Wirfs-Brock" w:date="2012-04-26T11:10:00Z">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rsidR="00F75C52" w:rsidRPr="007F2AF2" w:rsidDel="004A7791" w:rsidRDefault="00F75C52">
      <w:pPr>
        <w:spacing w:before="60" w:after="60"/>
        <w:rPr>
          <w:ins w:id="11259" w:author="Rev 6 Allen Wirfs-Brock" w:date="2012-02-27T10:32:00Z"/>
          <w:del w:id="11260" w:author="Rev 7 Allen Wirfs-Brock" w:date="2012-04-26T11:10:00Z"/>
          <w:rFonts w:cs="Arial"/>
          <w:iCs/>
        </w:rPr>
        <w:pPrChange w:id="11261" w:author="Rev 6 Allen Wirfs-Brock" w:date="2012-02-27T10:33:00Z">
          <w:pPr/>
        </w:pPrChange>
      </w:pPr>
      <w:ins w:id="11262" w:author="Rev 6 Allen Wirfs-Brock" w:date="2012-02-27T10:32:00Z">
        <w:del w:id="11263" w:author="Rev 7 Allen Wirfs-Brock" w:date="2012-04-26T11:10:00Z">
          <w:r w:rsidDel="004A7791">
            <w:rPr>
              <w:rFonts w:cs="Arial"/>
              <w:iCs/>
            </w:rPr>
            <w:delText>a</w:delText>
          </w:r>
          <w:r w:rsidRPr="007F2AF2" w:rsidDel="004A7791">
            <w:rPr>
              <w:rFonts w:cs="Arial"/>
              <w:iCs/>
            </w:rPr>
            <w:delText>nd</w:delText>
          </w:r>
        </w:del>
      </w:ins>
    </w:p>
    <w:p w:rsidR="00F75C52" w:rsidDel="004A7791" w:rsidRDefault="00F75C52">
      <w:pPr>
        <w:rPr>
          <w:ins w:id="11264" w:author="Rev 6 Allen Wirfs-Brock" w:date="2012-02-27T10:33:00Z"/>
          <w:del w:id="11265" w:author="Rev 7 Allen Wirfs-Brock" w:date="2012-04-26T11:10:00Z"/>
          <w:rFonts w:ascii="Courier New" w:hAnsi="Courier New" w:cs="Courier New"/>
          <w:b/>
          <w:iCs/>
        </w:rPr>
        <w:pPrChange w:id="11266" w:author="Rev 6 Allen Wirfs-Brock" w:date="2012-02-27T10:34:00Z">
          <w:pPr>
            <w:spacing w:after="0"/>
          </w:pPr>
        </w:pPrChange>
      </w:pPr>
      <w:ins w:id="11267" w:author="Rev 6 Allen Wirfs-Brock" w:date="2012-02-27T10:34:00Z">
        <w:del w:id="11268" w:author="Rev 7 Allen Wirfs-Brock" w:date="2012-04-23T15:17:00Z">
          <w:r w:rsidDel="00046F7A">
            <w:rPr>
              <w:rFonts w:ascii="Courier New" w:hAnsi="Courier New" w:cs="Courier New"/>
              <w:b/>
              <w:iCs/>
            </w:rPr>
            <w:delText>*</w:delText>
          </w:r>
          <w:r w:rsidRPr="004D1BD1" w:rsidDel="00046F7A">
            <w:rPr>
              <w:rFonts w:ascii="Courier New" w:hAnsi="Courier New" w:cs="Courier New"/>
              <w:iCs/>
            </w:rPr>
            <w:delText xml:space="preserve"> </w:delText>
          </w:r>
        </w:del>
      </w:ins>
      <w:ins w:id="11269" w:author="Rev 6 Allen Wirfs-Brock" w:date="2012-02-27T10:33:00Z">
        <w:del w:id="11270" w:author="Rev 7 Allen Wirfs-Brock" w:date="2012-04-20T09:35:00Z">
          <w:r w:rsidRPr="006B6D0A" w:rsidDel="001A6289">
            <w:rPr>
              <w:rStyle w:val="bnf"/>
            </w:rPr>
            <w:delText>PropertyAssignment</w:delText>
          </w:r>
        </w:del>
        <w:del w:id="11271"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Del="004A7791">
            <w:rPr>
              <w:rStyle w:val="bnf"/>
            </w:rPr>
            <w:delText>FormalParameterList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rsidR="00F75C52" w:rsidRPr="008B7F6F" w:rsidDel="004A7791" w:rsidRDefault="00F75C52">
      <w:pPr>
        <w:numPr>
          <w:ilvl w:val="0"/>
          <w:numId w:val="737"/>
        </w:numPr>
        <w:rPr>
          <w:ins w:id="11272" w:author="Rev 5 Allen Wirfs-Brock" w:date="2012-01-16T17:15:00Z"/>
          <w:del w:id="11273" w:author="Rev 7 Allen Wirfs-Brock" w:date="2012-04-26T11:10:00Z"/>
        </w:rPr>
        <w:pPrChange w:id="11274" w:author="Rev 7 Allen Wirfs-Brock" w:date="2012-04-25T15:29:00Z">
          <w:pPr/>
        </w:pPrChange>
      </w:pPr>
    </w:p>
    <w:p w:rsidR="00DB5B9F" w:rsidRPr="006B6D0A" w:rsidDel="004A7791" w:rsidRDefault="00DB5B9F">
      <w:pPr>
        <w:numPr>
          <w:ilvl w:val="0"/>
          <w:numId w:val="737"/>
        </w:numPr>
        <w:spacing w:after="220"/>
        <w:contextualSpacing/>
        <w:rPr>
          <w:ins w:id="11275" w:author="Rev 5 Allen Wirfs-Brock" w:date="2012-01-16T17:16:00Z"/>
          <w:del w:id="11276" w:author="Rev 7 Allen Wirfs-Brock" w:date="2012-04-26T11:10:00Z"/>
        </w:rPr>
        <w:pPrChange w:id="11277" w:author="Rev 7 Allen Wirfs-Brock" w:date="2012-04-25T15:29:00Z">
          <w:pPr>
            <w:numPr>
              <w:numId w:val="403"/>
            </w:numPr>
            <w:spacing w:after="220"/>
            <w:ind w:left="720" w:hanging="360"/>
            <w:contextualSpacing/>
          </w:pPr>
        </w:pPrChange>
      </w:pPr>
      <w:ins w:id="11278" w:author="Rev 5 Allen Wirfs-Brock" w:date="2012-01-16T17:16:00Z">
        <w:del w:id="11279" w:author="Rev 7 Allen Wirfs-Brock" w:date="2012-04-26T11:10:00Z">
          <w:r w:rsidRPr="006B6D0A" w:rsidDel="004A7791">
            <w:delText>It is a Syntax Error if the source code parsed with this production is not extended code.</w:delText>
          </w:r>
        </w:del>
      </w:ins>
    </w:p>
    <w:p w:rsidR="00DB5B9F" w:rsidRPr="00B820AB" w:rsidDel="004A7791" w:rsidRDefault="00DB5B9F">
      <w:pPr>
        <w:numPr>
          <w:ilvl w:val="0"/>
          <w:numId w:val="737"/>
        </w:numPr>
        <w:spacing w:after="220"/>
        <w:contextualSpacing/>
        <w:rPr>
          <w:ins w:id="11280" w:author="Rev 5 Allen Wirfs-Brock" w:date="2012-01-16T17:15:00Z"/>
          <w:del w:id="11281" w:author="Rev 7 Allen Wirfs-Brock" w:date="2012-04-26T11:10:00Z"/>
        </w:rPr>
        <w:pPrChange w:id="11282" w:author="Rev 7 Allen Wirfs-Brock" w:date="2012-04-25T15:29:00Z">
          <w:pPr>
            <w:numPr>
              <w:numId w:val="403"/>
            </w:numPr>
            <w:spacing w:after="220"/>
            <w:ind w:left="720" w:hanging="360"/>
            <w:contextualSpacing/>
          </w:pPr>
        </w:pPrChange>
      </w:pPr>
      <w:ins w:id="11283" w:author="Rev 5 Allen Wirfs-Brock" w:date="2012-01-16T17:15:00Z">
        <w:del w:id="11284" w:author="Rev 7 Allen Wirfs-Brock" w:date="2012-04-26T11:10:00Z">
          <w:r w:rsidRPr="006B6D0A" w:rsidDel="004A7791">
            <w:delText xml:space="preserve">It is a Syntax Error if 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rsidR="00DB5B9F" w:rsidRPr="00E77497" w:rsidDel="004A7791" w:rsidRDefault="00DB5B9F">
      <w:pPr>
        <w:numPr>
          <w:ilvl w:val="0"/>
          <w:numId w:val="737"/>
        </w:numPr>
        <w:spacing w:after="220"/>
        <w:contextualSpacing/>
        <w:rPr>
          <w:ins w:id="11285" w:author="Rev 5 Allen Wirfs-Brock" w:date="2012-01-16T17:15:00Z"/>
          <w:del w:id="11286" w:author="Rev 7 Allen Wirfs-Brock" w:date="2012-04-26T11:10:00Z"/>
        </w:rPr>
        <w:pPrChange w:id="11287" w:author="Rev 7 Allen Wirfs-Brock" w:date="2012-04-25T15:29:00Z">
          <w:pPr>
            <w:numPr>
              <w:numId w:val="403"/>
            </w:numPr>
            <w:spacing w:after="220"/>
            <w:ind w:left="720" w:hanging="360"/>
            <w:contextualSpacing/>
          </w:pPr>
        </w:pPrChange>
      </w:pPr>
      <w:ins w:id="11288" w:author="Rev 5 Allen Wirfs-Brock" w:date="2012-01-16T17:15:00Z">
        <w:del w:id="11289" w:author="Rev 7 Allen Wirfs-Brock" w:date="2012-04-26T11:10:00Z">
          <w:r w:rsidRPr="00675B74" w:rsidDel="004A7791">
            <w:delText xml:space="preserve">It is a Syntax Error if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rsidR="00DB5B9F" w:rsidRPr="003B4312" w:rsidDel="004A7791" w:rsidRDefault="00DB5B9F">
      <w:pPr>
        <w:numPr>
          <w:ilvl w:val="0"/>
          <w:numId w:val="737"/>
        </w:numPr>
        <w:spacing w:after="220"/>
        <w:contextualSpacing/>
        <w:rPr>
          <w:ins w:id="11290" w:author="Rev 5 Allen Wirfs-Brock" w:date="2012-01-16T17:15:00Z"/>
          <w:del w:id="11291" w:author="Rev 7 Allen Wirfs-Brock" w:date="2012-04-26T11:10:00Z"/>
        </w:rPr>
        <w:pPrChange w:id="11292" w:author="Rev 7 Allen Wirfs-Brock" w:date="2012-04-25T15:29:00Z">
          <w:pPr>
            <w:numPr>
              <w:numId w:val="403"/>
            </w:numPr>
            <w:spacing w:after="220"/>
            <w:ind w:left="720" w:hanging="360"/>
            <w:contextualSpacing/>
          </w:pPr>
        </w:pPrChange>
      </w:pPr>
      <w:ins w:id="11293" w:author="Rev 5 Allen Wirfs-Brock" w:date="2012-01-16T17:15:00Z">
        <w:del w:id="11294" w:author="Rev 7 Allen Wirfs-Brock" w:date="2012-04-26T11:10:00Z">
          <w:r w:rsidRPr="00E77497" w:rsidDel="004A7791">
            <w:delText xml:space="preserve">It is a Syntax Error if any element of the LexicallyDeclaredNames of </w:delText>
          </w:r>
        </w:del>
      </w:ins>
      <w:ins w:id="11295" w:author="Rev 5 Allen Wirfs-Brock" w:date="2012-01-16T17:19:00Z">
        <w:del w:id="11296"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11297" w:author="Rev 5 Allen Wirfs-Brock" w:date="2012-01-16T17:15:00Z">
        <w:del w:id="11298" w:author="Rev 7 Allen Wirfs-Brock" w:date="2012-04-26T11:10:00Z">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rsidR="00DB5B9F" w:rsidRPr="003B4312" w:rsidDel="004A7791" w:rsidRDefault="00DB5B9F">
      <w:pPr>
        <w:numPr>
          <w:ilvl w:val="0"/>
          <w:numId w:val="737"/>
        </w:numPr>
        <w:spacing w:after="220"/>
        <w:rPr>
          <w:ins w:id="11299" w:author="Rev 5 Allen Wirfs-Brock" w:date="2012-01-16T17:15:00Z"/>
          <w:del w:id="11300" w:author="Rev 7 Allen Wirfs-Brock" w:date="2012-04-26T11:10:00Z"/>
        </w:rPr>
        <w:pPrChange w:id="11301" w:author="Rev 7 Allen Wirfs-Brock" w:date="2012-04-25T15:29:00Z">
          <w:pPr>
            <w:numPr>
              <w:numId w:val="403"/>
            </w:numPr>
            <w:spacing w:after="220"/>
            <w:ind w:left="720" w:hanging="360"/>
          </w:pPr>
        </w:pPrChange>
      </w:pPr>
      <w:ins w:id="11302" w:author="Rev 5 Allen Wirfs-Brock" w:date="2012-01-16T17:15:00Z">
        <w:del w:id="11303" w:author="Rev 7 Allen Wirfs-Brock" w:date="2012-04-26T11:10:00Z">
          <w:r w:rsidRPr="003B4312" w:rsidDel="004A7791">
            <w:delText>It is a Syntax Error if any element of the BoundNames of</w:delText>
          </w:r>
          <w:r w:rsidRPr="008B7F6F" w:rsidDel="004A7791">
            <w:delText xml:space="preserve"> </w:delText>
          </w:r>
        </w:del>
      </w:ins>
      <w:ins w:id="11304" w:author="Rev 5 Allen Wirfs-Brock" w:date="2012-01-16T17:19:00Z">
        <w:del w:id="11305"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11306" w:author="Rev 5 Allen Wirfs-Brock" w:date="2012-01-16T17:15:00Z">
        <w:del w:id="11307" w:author="Rev 7 Allen Wirfs-Brock" w:date="2012-04-26T11:10:00Z">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rsidR="00DB5B9F" w:rsidRPr="008B7F6F" w:rsidDel="004A7791" w:rsidRDefault="00DB5B9F" w:rsidP="00DB5B9F">
      <w:pPr>
        <w:rPr>
          <w:ins w:id="11308" w:author="Rev 5 Allen Wirfs-Brock" w:date="2012-01-16T17:13:00Z"/>
          <w:del w:id="11309" w:author="Rev 7 Allen Wirfs-Brock" w:date="2012-04-26T11:10:00Z"/>
        </w:rPr>
      </w:pPr>
      <w:ins w:id="11310" w:author="Rev 5 Allen Wirfs-Brock" w:date="2012-01-16T17:13:00Z">
        <w:del w:id="11311" w:author="Rev 7 Allen Wirfs-Brock" w:date="2012-04-26T11:10:00Z">
          <w:r w:rsidRPr="006B6D0A" w:rsidDel="004A7791">
            <w:rPr>
              <w:rStyle w:val="bnf"/>
            </w:rPr>
            <w:delText>PropertyAssignment</w:delText>
          </w:r>
          <w:r w:rsidRPr="006B6D0A" w:rsidDel="004A7791">
            <w:delText xml:space="preserve"> </w:delText>
          </w:r>
          <w:r w:rsidRPr="006B6D0A" w:rsidDel="004A7791">
            <w:rPr>
              <w:b/>
            </w:rPr>
            <w:delText>:</w:delText>
          </w:r>
          <w:r w:rsidRPr="00E65A34" w:rsidDel="004A7791">
            <w:delText xml:space="preserve"> </w:delText>
          </w:r>
          <w:r w:rsidDel="004A7791">
            <w:rPr>
              <w:rFonts w:ascii="Courier New" w:hAnsi="Courier New" w:cs="Courier New"/>
              <w:b/>
              <w:iCs/>
            </w:rPr>
            <w:delText>g</w:delText>
          </w:r>
          <w:r w:rsidRPr="009C202C" w:rsidDel="004A7791">
            <w:rPr>
              <w:rFonts w:ascii="Courier New" w:hAnsi="Courier New" w:cs="Courier New"/>
              <w:b/>
              <w:iCs/>
            </w:rPr>
            <w:delText>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w:delText>
          </w:r>
          <w:r w:rsidRPr="00120381" w:rsidDel="004A7791">
            <w:rPr>
              <w:rFonts w:ascii="Courier New" w:hAnsi="Courier New" w:cs="Courier New"/>
              <w:b/>
              <w:iCs/>
            </w:rPr>
            <w:delText>)</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rsidR="00DB5B9F" w:rsidRPr="00B820AB" w:rsidDel="004A7791" w:rsidRDefault="00DB5B9F" w:rsidP="00DB5B9F">
      <w:pPr>
        <w:numPr>
          <w:ilvl w:val="0"/>
          <w:numId w:val="403"/>
        </w:numPr>
        <w:spacing w:after="220"/>
        <w:contextualSpacing/>
        <w:rPr>
          <w:ins w:id="11312" w:author="Rev 5 Allen Wirfs-Brock" w:date="2012-01-16T17:13:00Z"/>
          <w:del w:id="11313" w:author="Rev 7 Allen Wirfs-Brock" w:date="2012-04-26T11:10:00Z"/>
        </w:rPr>
      </w:pPr>
      <w:ins w:id="11314" w:author="Rev 5 Allen Wirfs-Brock" w:date="2012-01-16T17:13:00Z">
        <w:del w:id="11315"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rsidR="00DB5B9F" w:rsidRPr="00E77497" w:rsidDel="004A7791" w:rsidRDefault="00DB5B9F">
      <w:pPr>
        <w:numPr>
          <w:ilvl w:val="0"/>
          <w:numId w:val="403"/>
        </w:numPr>
        <w:spacing w:after="220"/>
        <w:rPr>
          <w:ins w:id="11316" w:author="Rev 5 Allen Wirfs-Brock" w:date="2012-01-16T17:13:00Z"/>
          <w:del w:id="11317" w:author="Rev 7 Allen Wirfs-Brock" w:date="2012-04-26T11:10:00Z"/>
        </w:rPr>
        <w:pPrChange w:id="11318" w:author="Rev 5 Allen Wirfs-Brock" w:date="2012-01-16T17:14:00Z">
          <w:pPr>
            <w:numPr>
              <w:numId w:val="403"/>
            </w:numPr>
            <w:spacing w:after="220"/>
            <w:ind w:left="720" w:hanging="360"/>
            <w:contextualSpacing/>
          </w:pPr>
        </w:pPrChange>
      </w:pPr>
      <w:ins w:id="11319" w:author="Rev 5 Allen Wirfs-Brock" w:date="2012-01-16T17:13:00Z">
        <w:del w:id="11320"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rsidR="00833F54" w:rsidRPr="008B7F6F" w:rsidDel="004A7791" w:rsidRDefault="00833F54" w:rsidP="00833F54">
      <w:pPr>
        <w:rPr>
          <w:ins w:id="11321" w:author="Rev 4 Allen Wirfs-Brock" w:date="2011-10-15T08:41:00Z"/>
          <w:del w:id="11322" w:author="Rev 7 Allen Wirfs-Brock" w:date="2012-04-26T11:10:00Z"/>
        </w:rPr>
      </w:pPr>
      <w:ins w:id="11323" w:author="Rev 4 Allen Wirfs-Brock" w:date="2011-10-15T08:41:00Z">
        <w:del w:id="11324" w:author="Rev 7 Allen Wirfs-Brock" w:date="2012-04-20T09:35:00Z">
          <w:r w:rsidRPr="006B6D0A" w:rsidDel="001A6289">
            <w:rPr>
              <w:rStyle w:val="bnf"/>
            </w:rPr>
            <w:delText>PropertyAssignment</w:delText>
          </w:r>
        </w:del>
        <w:del w:id="11325"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9C202C" w:rsidDel="004A7791">
            <w:rPr>
              <w:rFonts w:ascii="Courier New" w:hAnsi="Courier New" w:cs="Courier New"/>
              <w:b/>
              <w:iCs/>
            </w:rPr>
            <w:delText>set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RPr="00675B74"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rsidR="00833F54" w:rsidRPr="00B820AB" w:rsidDel="004A7791" w:rsidRDefault="00833F54">
      <w:pPr>
        <w:numPr>
          <w:ilvl w:val="0"/>
          <w:numId w:val="737"/>
        </w:numPr>
        <w:spacing w:after="220"/>
        <w:contextualSpacing/>
        <w:rPr>
          <w:ins w:id="11326" w:author="Rev 4 Allen Wirfs-Brock" w:date="2011-10-15T08:41:00Z"/>
          <w:del w:id="11327" w:author="Rev 7 Allen Wirfs-Brock" w:date="2012-04-26T11:10:00Z"/>
        </w:rPr>
        <w:pPrChange w:id="11328" w:author="Rev 7 Allen Wirfs-Brock" w:date="2012-04-25T15:29:00Z">
          <w:pPr>
            <w:numPr>
              <w:numId w:val="403"/>
            </w:numPr>
            <w:spacing w:after="220"/>
            <w:ind w:left="720" w:hanging="360"/>
            <w:contextualSpacing/>
          </w:pPr>
        </w:pPrChange>
      </w:pPr>
      <w:ins w:id="11329" w:author="Rev 4 Allen Wirfs-Brock" w:date="2011-10-15T08:41:00Z">
        <w:del w:id="11330"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rsidR="00833F54" w:rsidRPr="00E77497" w:rsidDel="004A7791" w:rsidRDefault="00833F54">
      <w:pPr>
        <w:numPr>
          <w:ilvl w:val="0"/>
          <w:numId w:val="737"/>
        </w:numPr>
        <w:spacing w:after="220"/>
        <w:contextualSpacing/>
        <w:rPr>
          <w:ins w:id="11331" w:author="Rev 4 Allen Wirfs-Brock" w:date="2011-10-15T08:41:00Z"/>
          <w:del w:id="11332" w:author="Rev 7 Allen Wirfs-Brock" w:date="2012-04-26T11:10:00Z"/>
        </w:rPr>
        <w:pPrChange w:id="11333" w:author="Rev 7 Allen Wirfs-Brock" w:date="2012-04-25T15:29:00Z">
          <w:pPr>
            <w:numPr>
              <w:numId w:val="403"/>
            </w:numPr>
            <w:spacing w:after="220"/>
            <w:ind w:left="720" w:hanging="360"/>
            <w:contextualSpacing/>
          </w:pPr>
        </w:pPrChange>
      </w:pPr>
      <w:ins w:id="11334" w:author="Rev 4 Allen Wirfs-Brock" w:date="2011-10-15T08:41:00Z">
        <w:del w:id="11335"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rsidR="00833F54" w:rsidRPr="003B4312" w:rsidDel="004A7791" w:rsidRDefault="00833F54">
      <w:pPr>
        <w:numPr>
          <w:ilvl w:val="0"/>
          <w:numId w:val="737"/>
        </w:numPr>
        <w:spacing w:after="220"/>
        <w:contextualSpacing/>
        <w:rPr>
          <w:ins w:id="11336" w:author="Rev 4 Allen Wirfs-Brock" w:date="2011-10-15T08:41:00Z"/>
          <w:del w:id="11337" w:author="Rev 7 Allen Wirfs-Brock" w:date="2012-04-26T11:10:00Z"/>
        </w:rPr>
        <w:pPrChange w:id="11338" w:author="Rev 7 Allen Wirfs-Brock" w:date="2012-04-25T15:29:00Z">
          <w:pPr>
            <w:numPr>
              <w:numId w:val="403"/>
            </w:numPr>
            <w:spacing w:after="220"/>
            <w:ind w:left="720" w:hanging="360"/>
            <w:contextualSpacing/>
          </w:pPr>
        </w:pPrChange>
      </w:pPr>
      <w:ins w:id="11339" w:author="Rev 4 Allen Wirfs-Brock" w:date="2011-10-15T08:41:00Z">
        <w:del w:id="11340" w:author="Rev 7 Allen Wirfs-Brock" w:date="2012-04-26T11:10:00Z">
          <w:r w:rsidRPr="00E77497"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any element of the LexicallyDeclaredNames of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rsidR="00833F54" w:rsidRPr="003B4312" w:rsidDel="004A7791" w:rsidRDefault="00833F54">
      <w:pPr>
        <w:numPr>
          <w:ilvl w:val="0"/>
          <w:numId w:val="737"/>
        </w:numPr>
        <w:spacing w:after="220"/>
        <w:rPr>
          <w:ins w:id="11341" w:author="Rev 4 Allen Wirfs-Brock" w:date="2011-10-15T08:41:00Z"/>
          <w:del w:id="11342" w:author="Rev 7 Allen Wirfs-Brock" w:date="2012-04-26T11:10:00Z"/>
        </w:rPr>
        <w:pPrChange w:id="11343" w:author="Rev 7 Allen Wirfs-Brock" w:date="2012-04-25T15:29:00Z">
          <w:pPr>
            <w:numPr>
              <w:numId w:val="403"/>
            </w:numPr>
            <w:spacing w:after="220"/>
            <w:ind w:left="720" w:hanging="360"/>
          </w:pPr>
        </w:pPrChange>
      </w:pPr>
      <w:ins w:id="11344" w:author="Rev 4 Allen Wirfs-Brock" w:date="2011-10-15T08:41:00Z">
        <w:del w:id="11345" w:author="Rev 7 Allen Wirfs-Brock" w:date="2012-04-26T11:10:00Z">
          <w:r w:rsidRPr="003B4312" w:rsidDel="004A7791">
            <w:delText>It is a Syntax Error if the source code matching this production is extended code and</w:delText>
          </w:r>
          <w:r w:rsidRPr="003B4312" w:rsidDel="004A7791">
            <w:rPr>
              <w:rFonts w:ascii="Times New Roman" w:eastAsia="Times New Roman" w:hAnsi="Times New Roman"/>
              <w:spacing w:val="6"/>
              <w:lang w:eastAsia="en-US"/>
            </w:rPr>
            <w:delText xml:space="preserve"> </w:delText>
          </w:r>
          <w:r w:rsidRPr="003B4312" w:rsidDel="004A7791">
            <w:delText>any element of the BoundNames of</w:delText>
          </w:r>
          <w:r w:rsidRPr="008B7F6F" w:rsidDel="004A7791">
            <w:delText xml:space="preserve"> </w:delText>
          </w:r>
          <w:r w:rsidRPr="008B7F6F"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rsidR="00833F54" w:rsidRPr="008B7F6F" w:rsidDel="004A7791" w:rsidRDefault="00833F54" w:rsidP="00833F54">
      <w:pPr>
        <w:rPr>
          <w:ins w:id="11346" w:author="Rev 4 Allen Wirfs-Brock" w:date="2011-10-15T08:41:00Z"/>
          <w:del w:id="11347" w:author="Rev 7 Allen Wirfs-Brock" w:date="2012-04-26T11:10:00Z"/>
        </w:rPr>
      </w:pPr>
      <w:ins w:id="11348" w:author="Rev 4 Allen Wirfs-Brock" w:date="2011-10-15T08:41:00Z">
        <w:del w:id="11349" w:author="Rev 7 Allen Wirfs-Brock" w:date="2012-04-26T11:10:00Z">
          <w:r w:rsidRPr="003B4312" w:rsidDel="004A7791">
            <w:rPr>
              <w:rStyle w:val="bnf"/>
            </w:rPr>
            <w:delText xml:space="preserve">PropertySetParameterList </w:delText>
          </w:r>
          <w:r w:rsidRPr="003B4312" w:rsidDel="004A7791">
            <w:rPr>
              <w:b/>
            </w:rPr>
            <w:delText>:</w:delText>
          </w:r>
          <w:r w:rsidRPr="008B7F6F" w:rsidDel="004A7791">
            <w:delText xml:space="preserve"> </w:delText>
          </w:r>
          <w:r w:rsidRPr="008B7F6F" w:rsidDel="004A7791">
            <w:rPr>
              <w:rStyle w:val="bnf"/>
            </w:rPr>
            <w:delText xml:space="preserve">BindingPattern </w:delText>
          </w:r>
          <w:r w:rsidRPr="008B7F6F" w:rsidDel="004A7791">
            <w:delText xml:space="preserve"> </w:delText>
          </w:r>
        </w:del>
      </w:ins>
    </w:p>
    <w:p w:rsidR="00833F54" w:rsidRPr="006B6D0A" w:rsidDel="004A7791" w:rsidRDefault="00833F54">
      <w:pPr>
        <w:numPr>
          <w:ilvl w:val="0"/>
          <w:numId w:val="737"/>
        </w:numPr>
        <w:spacing w:after="220"/>
        <w:contextualSpacing/>
        <w:rPr>
          <w:ins w:id="11350" w:author="Rev 4 Allen Wirfs-Brock" w:date="2011-10-15T08:41:00Z"/>
          <w:del w:id="11351" w:author="Rev 7 Allen Wirfs-Brock" w:date="2012-04-26T11:10:00Z"/>
        </w:rPr>
        <w:pPrChange w:id="11352" w:author="Rev 7 Allen Wirfs-Brock" w:date="2012-04-25T15:29:00Z">
          <w:pPr>
            <w:numPr>
              <w:numId w:val="403"/>
            </w:numPr>
            <w:spacing w:after="220"/>
            <w:ind w:left="720" w:hanging="360"/>
            <w:contextualSpacing/>
          </w:pPr>
        </w:pPrChange>
      </w:pPr>
      <w:ins w:id="11353" w:author="Rev 4 Allen Wirfs-Brock" w:date="2011-10-15T08:41:00Z">
        <w:del w:id="11354" w:author="Rev 7 Allen Wirfs-Brock" w:date="2012-04-26T11:10:00Z">
          <w:r w:rsidRPr="006B6D0A" w:rsidDel="004A7791">
            <w:delText>It is a Syntax Error if the source code parsed with this production is not extended code.</w:delText>
          </w:r>
        </w:del>
      </w:ins>
    </w:p>
    <w:p w:rsidR="00833F54" w:rsidRPr="009C202C" w:rsidDel="004A7791" w:rsidRDefault="00833F54">
      <w:pPr>
        <w:numPr>
          <w:ilvl w:val="0"/>
          <w:numId w:val="737"/>
        </w:numPr>
        <w:spacing w:after="220"/>
        <w:rPr>
          <w:ins w:id="11355" w:author="Rev 4 Allen Wirfs-Brock" w:date="2011-10-15T08:41:00Z"/>
          <w:del w:id="11356" w:author="Rev 7 Allen Wirfs-Brock" w:date="2012-04-26T11:10:00Z"/>
        </w:rPr>
        <w:pPrChange w:id="11357" w:author="Rev 7 Allen Wirfs-Brock" w:date="2012-04-25T15:29:00Z">
          <w:pPr>
            <w:numPr>
              <w:numId w:val="403"/>
            </w:numPr>
            <w:spacing w:after="220"/>
            <w:ind w:left="720" w:hanging="360"/>
          </w:pPr>
        </w:pPrChange>
      </w:pPr>
      <w:ins w:id="11358" w:author="Rev 4 Allen Wirfs-Brock" w:date="2011-10-15T08:41:00Z">
        <w:del w:id="11359" w:author="Rev 7 Allen Wirfs-Brock" w:date="2012-04-26T11:10:00Z">
          <w:r w:rsidRPr="006B6D0A" w:rsidDel="004A7791">
            <w:delText xml:space="preserve">It is a Syntax Error if </w:delText>
          </w:r>
          <w:r w:rsidRPr="006B6D0A" w:rsidDel="004A7791">
            <w:rPr>
              <w:rFonts w:ascii="Times New Roman" w:eastAsia="Times New Roman" w:hAnsi="Times New Roman"/>
              <w:spacing w:val="6"/>
              <w:lang w:eastAsia="en-US"/>
            </w:rPr>
            <w:delText>BoundNames</w:delText>
          </w:r>
          <w:r w:rsidRPr="00E65A34" w:rsidDel="004A7791">
            <w:delText xml:space="preserve"> of </w:delText>
          </w:r>
          <w:r w:rsidRPr="009C202C" w:rsidDel="004A7791">
            <w:rPr>
              <w:rStyle w:val="bnf"/>
            </w:rPr>
            <w:delText xml:space="preserve">BindingPattern  </w:delText>
          </w:r>
          <w:r w:rsidRPr="009C202C" w:rsidDel="004A7791">
            <w:delText>contains any duplicate elements.</w:delText>
          </w:r>
        </w:del>
      </w:ins>
    </w:p>
    <w:p w:rsidR="002444D7" w:rsidRPr="00E77497" w:rsidDel="004A7791" w:rsidRDefault="002444D7" w:rsidP="002444D7">
      <w:pPr>
        <w:rPr>
          <w:ins w:id="11360" w:author="Rev 4 Allen Wirfs-Brock" w:date="2011-10-20T13:05:00Z"/>
          <w:del w:id="11361" w:author="Rev 7 Allen Wirfs-Brock" w:date="2012-04-26T11:10:00Z"/>
          <w:rFonts w:ascii="Helvetica" w:hAnsi="Helvetica"/>
          <w:b/>
        </w:rPr>
      </w:pPr>
      <w:ins w:id="11362" w:author="Rev 4 Allen Wirfs-Brock" w:date="2011-10-20T13:05:00Z">
        <w:del w:id="11363" w:author="Rev 7 Allen Wirfs-Brock" w:date="2012-04-26T11:10:00Z">
          <w:r w:rsidRPr="00675B74"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BoundNames</w:delText>
          </w:r>
        </w:del>
      </w:ins>
    </w:p>
    <w:p w:rsidR="002444D7" w:rsidRPr="00E77497" w:rsidDel="004A7791" w:rsidRDefault="002444D7" w:rsidP="002444D7">
      <w:pPr>
        <w:rPr>
          <w:ins w:id="11364" w:author="Rev 4 Allen Wirfs-Brock" w:date="2011-10-20T13:05:00Z"/>
          <w:del w:id="11365" w:author="Rev 7 Allen Wirfs-Brock" w:date="2012-04-26T11:10:00Z"/>
        </w:rPr>
      </w:pPr>
      <w:ins w:id="11366" w:author="Rev 4 Allen Wirfs-Brock" w:date="2011-10-20T13:05:00Z">
        <w:del w:id="11367" w:author="Rev 7 Allen Wirfs-Brock" w:date="2012-04-26T11:10: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Binding</w:delText>
          </w:r>
          <w:r w:rsidRPr="00E77497" w:rsidDel="004A7791">
            <w:rPr>
              <w:rStyle w:val="bnf"/>
            </w:rPr>
            <w:delText xml:space="preserve">Identifier </w:delText>
          </w:r>
        </w:del>
      </w:ins>
    </w:p>
    <w:p w:rsidR="002444D7" w:rsidRPr="00E77497" w:rsidDel="004A7791" w:rsidRDefault="002444D7" w:rsidP="009E3FF6">
      <w:pPr>
        <w:pStyle w:val="Alg4"/>
        <w:numPr>
          <w:ilvl w:val="0"/>
          <w:numId w:val="589"/>
        </w:numPr>
        <w:spacing w:after="220"/>
        <w:contextualSpacing/>
        <w:rPr>
          <w:ins w:id="11368" w:author="Rev 4 Allen Wirfs-Brock" w:date="2011-10-20T13:05:00Z"/>
          <w:del w:id="11369" w:author="Rev 7 Allen Wirfs-Brock" w:date="2012-04-26T11:10:00Z"/>
        </w:rPr>
      </w:pPr>
      <w:ins w:id="11370" w:author="Rev 4 Allen Wirfs-Brock" w:date="2011-10-20T13:05:00Z">
        <w:del w:id="11371" w:author="Rev 7 Allen Wirfs-Brock" w:date="2012-04-26T11:10:00Z">
          <w:r w:rsidRPr="00E77497" w:rsidDel="004A7791">
            <w:delText xml:space="preserve">Return BoundNames of </w:delText>
          </w:r>
          <w:r w:rsidRPr="00E77497" w:rsidDel="004A7791">
            <w:rPr>
              <w:i/>
            </w:rPr>
            <w:delText>Binding</w:delText>
          </w:r>
          <w:r w:rsidRPr="00E77497" w:rsidDel="004A7791">
            <w:rPr>
              <w:rStyle w:val="bnf"/>
            </w:rPr>
            <w:delText>Identifier</w:delText>
          </w:r>
          <w:r w:rsidRPr="00E77497" w:rsidDel="004A7791">
            <w:delText>.</w:delText>
          </w:r>
        </w:del>
      </w:ins>
    </w:p>
    <w:p w:rsidR="002444D7" w:rsidRPr="00E77497" w:rsidDel="004A7791" w:rsidRDefault="002444D7" w:rsidP="002444D7">
      <w:pPr>
        <w:rPr>
          <w:ins w:id="11372" w:author="Rev 4 Allen Wirfs-Brock" w:date="2011-10-20T13:05:00Z"/>
          <w:del w:id="11373" w:author="Rev 7 Allen Wirfs-Brock" w:date="2012-04-26T11:10:00Z"/>
        </w:rPr>
      </w:pPr>
      <w:ins w:id="11374" w:author="Rev 4 Allen Wirfs-Brock" w:date="2011-10-20T13:05:00Z">
        <w:del w:id="11375" w:author="Rev 7 Allen Wirfs-Brock" w:date="2012-04-26T11:10:00Z">
          <w:r w:rsidRPr="00E77497" w:rsidDel="004A7791">
            <w:rPr>
              <w:rStyle w:val="bnf"/>
            </w:rPr>
            <w:delText>PropertySetParameterList</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rsidR="002444D7" w:rsidRPr="00E77497" w:rsidDel="004A7791" w:rsidRDefault="002444D7" w:rsidP="009E3FF6">
      <w:pPr>
        <w:pStyle w:val="Alg4"/>
        <w:numPr>
          <w:ilvl w:val="0"/>
          <w:numId w:val="590"/>
        </w:numPr>
        <w:spacing w:after="220"/>
        <w:contextualSpacing/>
        <w:rPr>
          <w:ins w:id="11376" w:author="Rev 4 Allen Wirfs-Brock" w:date="2011-10-20T13:05:00Z"/>
          <w:del w:id="11377" w:author="Rev 7 Allen Wirfs-Brock" w:date="2012-04-26T11:10:00Z"/>
        </w:rPr>
      </w:pPr>
      <w:ins w:id="11378" w:author="Rev 4 Allen Wirfs-Brock" w:date="2011-10-20T13:05:00Z">
        <w:del w:id="11379" w:author="Rev 7 Allen Wirfs-Brock" w:date="2012-04-26T11:10:00Z">
          <w:r w:rsidRPr="00E77497" w:rsidDel="004A7791">
            <w:delText xml:space="preserve">Return BoundNames of </w:delText>
          </w:r>
          <w:r w:rsidRPr="00E77497" w:rsidDel="004A7791">
            <w:rPr>
              <w:rStyle w:val="bnf"/>
            </w:rPr>
            <w:delText>BindingPattern</w:delText>
          </w:r>
          <w:r w:rsidRPr="00E77497" w:rsidDel="004A7791">
            <w:delText>.</w:delText>
          </w:r>
        </w:del>
      </w:ins>
    </w:p>
    <w:p w:rsidR="00046F7A" w:rsidRPr="00E77497" w:rsidRDefault="00046F7A" w:rsidP="00046F7A">
      <w:pPr>
        <w:rPr>
          <w:ins w:id="11380" w:author="Rev 7 Allen Wirfs-Brock" w:date="2012-04-23T15:16:00Z"/>
          <w:rFonts w:ascii="Helvetica" w:hAnsi="Helvetica"/>
          <w:b/>
        </w:rPr>
      </w:pPr>
      <w:ins w:id="11381" w:author="Rev 7 Allen Wirfs-Brock" w:date="2012-04-23T15:16:00Z">
        <w:r w:rsidRPr="00E77497">
          <w:rPr>
            <w:rFonts w:ascii="Helvetica" w:hAnsi="Helvetica"/>
            <w:b/>
          </w:rPr>
          <w:t xml:space="preserve">Static Semantics:  </w:t>
        </w:r>
        <w:r>
          <w:rPr>
            <w:rFonts w:ascii="Helvetica" w:hAnsi="Helvetica"/>
            <w:b/>
            <w:lang w:eastAsia="en-US"/>
          </w:rPr>
          <w:t>Contains</w:t>
        </w:r>
      </w:ins>
    </w:p>
    <w:p w:rsidR="00046F7A" w:rsidRPr="004418C4" w:rsidRDefault="00046F7A" w:rsidP="00046F7A">
      <w:pPr>
        <w:ind w:left="360"/>
        <w:rPr>
          <w:ins w:id="11382" w:author="Rev 7 Allen Wirfs-Brock" w:date="2012-04-23T15:16:00Z"/>
        </w:rPr>
      </w:pPr>
      <w:ins w:id="11383" w:author="Rev 7 Allen Wirfs-Brock" w:date="2012-04-23T15:16:00Z">
        <w:r>
          <w:t>W</w:t>
        </w:r>
        <w:r w:rsidRPr="004418C4">
          <w:t xml:space="preserve">ith </w:t>
        </w:r>
        <w:r>
          <w:t>parameter</w:t>
        </w:r>
        <w:r w:rsidRPr="004418C4">
          <w:t xml:space="preserve"> </w:t>
        </w:r>
        <w:r>
          <w:rPr>
            <w:rFonts w:ascii="Times New Roman" w:hAnsi="Times New Roman"/>
            <w:i/>
          </w:rPr>
          <w:t>symbol</w:t>
        </w:r>
        <w:r>
          <w:t>.</w:t>
        </w:r>
      </w:ins>
    </w:p>
    <w:p w:rsidR="00046F7A" w:rsidDel="002C3667" w:rsidRDefault="00EA310A" w:rsidP="00046F7A">
      <w:pPr>
        <w:rPr>
          <w:ins w:id="11384" w:author="Rev 7 Allen Wirfs-Brock" w:date="2012-04-23T15:18:00Z"/>
          <w:del w:id="11385" w:author="Rev 8 Allen Wirfs-Brock" w:date="2012-06-11T15:20:00Z"/>
          <w:rFonts w:ascii="Courier New" w:hAnsi="Courier New" w:cs="Courier New"/>
          <w:b/>
          <w:iCs/>
        </w:rPr>
      </w:pPr>
      <w:ins w:id="11386" w:author="Rev 7 Allen Wirfs-Brock" w:date="2012-04-25T15:50:00Z">
        <w:del w:id="11387" w:author="Rev 8 Allen Wirfs-Brock" w:date="2012-06-11T14:13:00Z">
          <w:r w:rsidDel="00D75BC2">
            <w:rPr>
              <w:rStyle w:val="bnf"/>
            </w:rPr>
            <w:delText xml:space="preserve">PropertyDefinition  </w:delText>
          </w:r>
        </w:del>
      </w:ins>
      <w:ins w:id="11388" w:author="Rev 7 Allen Wirfs-Brock" w:date="2012-04-23T15:18:00Z">
        <w:del w:id="11389" w:author="Rev 8 Allen Wirfs-Brock" w:date="2012-06-11T14:13:00Z">
          <w:r w:rsidR="00046F7A" w:rsidRPr="006B6D0A" w:rsidDel="00D75BC2">
            <w:rPr>
              <w:b/>
            </w:rPr>
            <w:delText>:</w:delText>
          </w:r>
          <w:r w:rsidR="00046F7A" w:rsidRPr="00E65A34" w:rsidDel="00D75BC2">
            <w:delText xml:space="preserve"> </w:delText>
          </w:r>
          <w:r w:rsidR="00046F7A" w:rsidRPr="004D1BD1" w:rsidDel="00D75BC2">
            <w:rPr>
              <w:rFonts w:ascii="Courier New" w:hAnsi="Courier New" w:cs="Courier New"/>
              <w:iCs/>
            </w:rPr>
            <w:delText xml:space="preserve"> </w:delText>
          </w:r>
        </w:del>
      </w:ins>
      <w:ins w:id="11390" w:author="Rev 7 Allen Wirfs-Brock" w:date="2012-04-25T15:50:00Z">
        <w:del w:id="11391" w:author="Rev 8 Allen Wirfs-Brock" w:date="2012-06-11T14:13:00Z">
          <w:r w:rsidDel="00D75BC2">
            <w:rPr>
              <w:rStyle w:val="bnf"/>
            </w:rPr>
            <w:delText>MethodDefinition</w:delText>
          </w:r>
        </w:del>
        <w:del w:id="11392" w:author="Rev 8 Allen Wirfs-Brock" w:date="2012-06-11T15:20:00Z">
          <w:r w:rsidRPr="006B6D0A" w:rsidDel="002C3667">
            <w:delText xml:space="preserve"> </w:delText>
          </w:r>
        </w:del>
      </w:ins>
    </w:p>
    <w:p w:rsidR="002C3667" w:rsidRDefault="002C3667" w:rsidP="002C3667">
      <w:pPr>
        <w:rPr>
          <w:ins w:id="11393" w:author="Rev 8 Allen Wirfs-Brock" w:date="2012-06-11T15:17:00Z"/>
          <w:rFonts w:ascii="Courier New" w:hAnsi="Courier New" w:cs="Courier New"/>
          <w:b/>
          <w:iCs/>
        </w:rPr>
      </w:pPr>
      <w:ins w:id="11394" w:author="Rev 8 Allen Wirfs-Brock" w:date="2012-06-11T15:17:00Z">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ins>
    </w:p>
    <w:p w:rsidR="002C3667" w:rsidRDefault="002C3667" w:rsidP="00556CD4">
      <w:pPr>
        <w:pStyle w:val="Alg4"/>
        <w:numPr>
          <w:ilvl w:val="0"/>
          <w:numId w:val="724"/>
        </w:numPr>
        <w:spacing w:after="220"/>
        <w:contextualSpacing/>
        <w:rPr>
          <w:ins w:id="11395" w:author="Rev 8 Allen Wirfs-Brock" w:date="2012-06-11T15:17:00Z"/>
        </w:rPr>
      </w:pPr>
      <w:ins w:id="11396" w:author="Rev 8 Allen Wirfs-Brock" w:date="2012-06-11T15:18:00Z">
        <w:r>
          <w:t xml:space="preserve">If </w:t>
        </w:r>
        <w:r w:rsidRPr="00126ECD">
          <w:rPr>
            <w:i/>
          </w:rPr>
          <w:t>symbol</w:t>
        </w:r>
        <w:r>
          <w:t xml:space="preserve"> is MethodDefinition, return </w:t>
        </w:r>
        <w:r w:rsidRPr="002C3667">
          <w:rPr>
            <w:b/>
          </w:rPr>
          <w:t>true</w:t>
        </w:r>
        <w:r>
          <w:t>.</w:t>
        </w:r>
      </w:ins>
    </w:p>
    <w:p w:rsidR="00556CD4" w:rsidRPr="00E77497" w:rsidRDefault="00556CD4" w:rsidP="00556CD4">
      <w:pPr>
        <w:pStyle w:val="Alg4"/>
        <w:numPr>
          <w:ilvl w:val="0"/>
          <w:numId w:val="724"/>
        </w:numPr>
        <w:spacing w:after="220"/>
        <w:contextualSpacing/>
        <w:rPr>
          <w:ins w:id="11397" w:author="Rev 8 Allen Wirfs-Brock" w:date="2012-06-11T15:16:00Z"/>
        </w:rPr>
      </w:pPr>
      <w:ins w:id="11398" w:author="Rev 8 Allen Wirfs-Brock" w:date="2012-06-11T15:16:00Z">
        <w:r w:rsidRPr="00E77497">
          <w:t xml:space="preserve">Return </w:t>
        </w:r>
        <w:r w:rsidRPr="00AA7F77">
          <w:rPr>
            <w:b/>
          </w:rPr>
          <w:t>false</w:t>
        </w:r>
        <w:r>
          <w:t>.</w:t>
        </w:r>
      </w:ins>
    </w:p>
    <w:p w:rsidR="00556CD4" w:rsidRDefault="00556CD4" w:rsidP="00556CD4">
      <w:pPr>
        <w:pStyle w:val="Note"/>
        <w:rPr>
          <w:ins w:id="11399" w:author="Rev 8 Allen Wirfs-Brock" w:date="2012-06-11T15:16:00Z"/>
        </w:rPr>
      </w:pPr>
      <w:ins w:id="11400" w:author="Rev 8 Allen Wirfs-Brock" w:date="2012-06-11T15:16:00Z">
        <w:r>
          <w:t>NOTE</w:t>
        </w:r>
        <w:r>
          <w:tab/>
          <w:t>Static semantic rules that depend upon substructure generally do not look into function definitions.</w:t>
        </w:r>
      </w:ins>
    </w:p>
    <w:p w:rsidR="002C3667" w:rsidRDefault="002C3667" w:rsidP="002C3667">
      <w:pPr>
        <w:rPr>
          <w:ins w:id="11401" w:author="Rev 8 Allen Wirfs-Brock" w:date="2012-06-11T15:20:00Z"/>
          <w:rFonts w:ascii="Courier New" w:hAnsi="Courier New" w:cs="Courier New"/>
          <w:b/>
          <w:iCs/>
        </w:rPr>
      </w:pPr>
      <w:ins w:id="11402" w:author="Rev 8 Allen Wirfs-Brock" w:date="2012-06-11T15:20:00Z">
        <w:r>
          <w:rPr>
            <w:rStyle w:val="bnf"/>
          </w:rPr>
          <w:t>PropertyName</w:t>
        </w:r>
        <w:r w:rsidRPr="00E77497">
          <w:t xml:space="preserve"> </w:t>
        </w:r>
        <w:r w:rsidRPr="00E77497">
          <w:rPr>
            <w:b/>
          </w:rPr>
          <w:t>:</w:t>
        </w:r>
        <w:r w:rsidRPr="00E77497">
          <w:t xml:space="preserve"> </w:t>
        </w:r>
        <w:r w:rsidRPr="00E77497">
          <w:rPr>
            <w:rStyle w:val="bnf"/>
          </w:rPr>
          <w:t>IdentifierName</w:t>
        </w:r>
        <w:r w:rsidRPr="006B6D0A">
          <w:t xml:space="preserve"> </w:t>
        </w:r>
      </w:ins>
    </w:p>
    <w:p w:rsidR="002C3667" w:rsidRDefault="002C3667" w:rsidP="002C3667">
      <w:pPr>
        <w:pStyle w:val="Alg4"/>
        <w:numPr>
          <w:ilvl w:val="0"/>
          <w:numId w:val="578"/>
        </w:numPr>
        <w:spacing w:after="220"/>
        <w:contextualSpacing/>
        <w:rPr>
          <w:ins w:id="11403" w:author="Rev 8 Allen Wirfs-Brock" w:date="2012-06-11T15:20:00Z"/>
        </w:rPr>
      </w:pPr>
      <w:ins w:id="11404" w:author="Rev 8 Allen Wirfs-Brock" w:date="2012-06-11T15:20:00Z">
        <w:r>
          <w:t xml:space="preserve">If </w:t>
        </w:r>
        <w:r w:rsidRPr="007F2AF2">
          <w:rPr>
            <w:i/>
          </w:rPr>
          <w:t>symbol</w:t>
        </w:r>
        <w:r>
          <w:t xml:space="preserve"> is a </w:t>
        </w:r>
        <w:r>
          <w:rPr>
            <w:i/>
          </w:rPr>
          <w:t>ReservedWord</w:t>
        </w:r>
        <w:r>
          <w:t xml:space="preserve">, return </w:t>
        </w:r>
        <w:r w:rsidRPr="007F2AF2">
          <w:rPr>
            <w:b/>
          </w:rPr>
          <w:t>false</w:t>
        </w:r>
        <w:r>
          <w:t>.</w:t>
        </w:r>
      </w:ins>
    </w:p>
    <w:p w:rsidR="002C3667" w:rsidRDefault="002C3667" w:rsidP="002C3667">
      <w:pPr>
        <w:pStyle w:val="Alg4"/>
        <w:numPr>
          <w:ilvl w:val="0"/>
          <w:numId w:val="578"/>
        </w:numPr>
        <w:spacing w:after="220"/>
        <w:contextualSpacing/>
        <w:rPr>
          <w:ins w:id="11405" w:author="Rev 8 Allen Wirfs-Brock" w:date="2012-06-11T15:20:00Z"/>
        </w:rPr>
      </w:pPr>
      <w:ins w:id="11406" w:author="Rev 8 Allen Wirfs-Brock" w:date="2012-06-11T15:20:00Z">
        <w:r>
          <w:t xml:space="preserve">If </w:t>
        </w:r>
        <w:r w:rsidRPr="007F2AF2">
          <w:rPr>
            <w:i/>
          </w:rPr>
          <w:t>symbol</w:t>
        </w:r>
        <w:r>
          <w:t xml:space="preserve"> is an </w:t>
        </w:r>
        <w:r w:rsidRPr="007F2AF2">
          <w:rPr>
            <w:i/>
          </w:rPr>
          <w:t>Identifier</w:t>
        </w:r>
        <w:r>
          <w:t xml:space="preserve"> and String</w:t>
        </w:r>
        <w:del w:id="11407" w:author="Rev 9 Allen Wirfs-Brock" w:date="2012-07-07T16:30:00Z">
          <w:r w:rsidDel="00D11231">
            <w:delText xml:space="preserve"> </w:delText>
          </w:r>
        </w:del>
        <w:r>
          <w:t xml:space="preserve">Value of </w:t>
        </w:r>
        <w:r w:rsidRPr="007F2AF2">
          <w:rPr>
            <w:i/>
          </w:rPr>
          <w:t>symbol</w:t>
        </w:r>
        <w:r>
          <w:t xml:space="preserve"> is the same value as the String</w:t>
        </w:r>
        <w:del w:id="11408"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rsidR="002C3667" w:rsidRPr="00E77497" w:rsidRDefault="002C3667" w:rsidP="002C3667">
      <w:pPr>
        <w:pStyle w:val="Alg4"/>
        <w:numPr>
          <w:ilvl w:val="0"/>
          <w:numId w:val="578"/>
        </w:numPr>
        <w:spacing w:after="220"/>
        <w:contextualSpacing/>
        <w:rPr>
          <w:ins w:id="11409" w:author="Rev 8 Allen Wirfs-Brock" w:date="2012-06-11T15:20:00Z"/>
        </w:rPr>
      </w:pPr>
      <w:ins w:id="11410" w:author="Rev 8 Allen Wirfs-Brock" w:date="2012-06-11T15:20:00Z">
        <w:r w:rsidRPr="00E77497">
          <w:t xml:space="preserve">Return </w:t>
        </w:r>
        <w:r w:rsidRPr="007F2AF2">
          <w:rPr>
            <w:b/>
          </w:rPr>
          <w:t>false</w:t>
        </w:r>
        <w:r w:rsidRPr="00E77497">
          <w:t>.</w:t>
        </w:r>
      </w:ins>
    </w:p>
    <w:p w:rsidR="00344428" w:rsidRPr="00E77497" w:rsidRDefault="00344428" w:rsidP="00344428">
      <w:pPr>
        <w:rPr>
          <w:ins w:id="11411" w:author="Rev 10 Allen Wirfs-Brock" w:date="2012-09-07T09:05:00Z"/>
          <w:rFonts w:ascii="Helvetica" w:hAnsi="Helvetica"/>
          <w:b/>
        </w:rPr>
      </w:pPr>
      <w:ins w:id="11412" w:author="Rev 10 Allen Wirfs-Brock" w:date="2012-09-07T09:05:00Z">
        <w:r w:rsidRPr="00E77497">
          <w:rPr>
            <w:rFonts w:ascii="Helvetica" w:hAnsi="Helvetica"/>
            <w:b/>
          </w:rPr>
          <w:t xml:space="preserve">Static Semantics:  </w:t>
        </w:r>
        <w:r w:rsidRPr="00BD6E56">
          <w:rPr>
            <w:rFonts w:ascii="Helvetica" w:hAnsi="Helvetica"/>
            <w:b/>
            <w:lang w:eastAsia="en-US"/>
          </w:rPr>
          <w:t>IsValidSimpleAssignmentTarget</w:t>
        </w:r>
      </w:ins>
    </w:p>
    <w:p w:rsidR="00344428" w:rsidRPr="00E77497" w:rsidRDefault="00344428" w:rsidP="00344428">
      <w:pPr>
        <w:jc w:val="left"/>
        <w:rPr>
          <w:ins w:id="11413" w:author="Rev 10 Allen Wirfs-Brock" w:date="2012-09-07T09:05:00Z"/>
        </w:rPr>
      </w:pPr>
      <w:ins w:id="11414" w:author="Rev 10 Allen Wirfs-Brock" w:date="2012-09-07T09:05:00Z">
        <w:r w:rsidRPr="00344428">
          <w:rPr>
            <w:rFonts w:ascii="Times New Roman" w:hAnsi="Times New Roman"/>
            <w:i/>
          </w:rPr>
          <w:t xml:space="preserve">PrimaryExpression </w:t>
        </w:r>
        <w:r w:rsidRPr="00AA44E9">
          <w:rPr>
            <w:rFonts w:cs="Arial"/>
            <w:b/>
            <w:iCs/>
          </w:rPr>
          <w:t>:</w:t>
        </w:r>
        <w:r w:rsidRPr="00344428">
          <w:rPr>
            <w:rFonts w:ascii="Times New Roman" w:hAnsi="Times New Roman"/>
            <w:b/>
            <w:i/>
          </w:rPr>
          <w:t xml:space="preserve">  </w:t>
        </w:r>
        <w:r>
          <w:rPr>
            <w:rFonts w:ascii="Times New Roman" w:hAnsi="Times New Roman"/>
            <w:i/>
          </w:rPr>
          <w:t>Literal</w:t>
        </w:r>
      </w:ins>
    </w:p>
    <w:p w:rsidR="00344428" w:rsidRPr="00E77497" w:rsidRDefault="00344428" w:rsidP="00344428">
      <w:pPr>
        <w:pStyle w:val="Alg4"/>
        <w:numPr>
          <w:ilvl w:val="0"/>
          <w:numId w:val="959"/>
        </w:numPr>
        <w:spacing w:after="220"/>
        <w:contextualSpacing/>
        <w:rPr>
          <w:ins w:id="11415" w:author="Rev 10 Allen Wirfs-Brock" w:date="2012-09-07T09:05:00Z"/>
        </w:rPr>
      </w:pPr>
      <w:ins w:id="11416" w:author="Rev 10 Allen Wirfs-Brock" w:date="2012-09-07T09:05:00Z">
        <w:r w:rsidRPr="00E77497">
          <w:t xml:space="preserve">Return </w:t>
        </w:r>
        <w:r>
          <w:rPr>
            <w:b/>
          </w:rPr>
          <w:t>false</w:t>
        </w:r>
        <w:r w:rsidRPr="00E77497">
          <w:t>.</w:t>
        </w:r>
      </w:ins>
    </w:p>
    <w:p w:rsidR="00046F7A" w:rsidDel="00D75BC2" w:rsidRDefault="00046F7A" w:rsidP="00046F7A">
      <w:pPr>
        <w:pStyle w:val="Note"/>
        <w:rPr>
          <w:ins w:id="11417" w:author="Rev 7 Allen Wirfs-Brock" w:date="2012-04-23T15:16:00Z"/>
          <w:del w:id="11418" w:author="Rev 8 Allen Wirfs-Brock" w:date="2012-06-11T14:14:00Z"/>
        </w:rPr>
      </w:pPr>
      <w:ins w:id="11419" w:author="Rev 7 Allen Wirfs-Brock" w:date="2012-04-23T15:16:00Z">
        <w:del w:id="11420" w:author="Rev 8 Allen Wirfs-Brock" w:date="2012-06-11T14:14:00Z">
          <w:r w:rsidDel="00D75BC2">
            <w:lastRenderedPageBreak/>
            <w:delText>NOTE</w:delText>
          </w:r>
          <w:r w:rsidDel="00D75BC2">
            <w:tab/>
            <w:delText>Static semantic rules that depend upon substructure generally do not look into function definitions.</w:delText>
          </w:r>
        </w:del>
      </w:ins>
    </w:p>
    <w:p w:rsidR="0074281D" w:rsidRPr="00E77497" w:rsidDel="004A7791" w:rsidRDefault="0074281D" w:rsidP="0074281D">
      <w:pPr>
        <w:rPr>
          <w:ins w:id="11421" w:author="Rev 4 Allen Wirfs-Brock" w:date="2011-10-20T13:06:00Z"/>
          <w:del w:id="11422" w:author="Rev 7 Allen Wirfs-Brock" w:date="2012-04-26T11:11:00Z"/>
          <w:rFonts w:ascii="Helvetica" w:hAnsi="Helvetica"/>
          <w:b/>
        </w:rPr>
      </w:pPr>
      <w:ins w:id="11423" w:author="Rev 4 Allen Wirfs-Brock" w:date="2011-10-20T13:06:00Z">
        <w:del w:id="11424" w:author="Rev 7 Allen Wirfs-Brock" w:date="2012-04-26T11:11:00Z">
          <w:r w:rsidRPr="00E77497" w:rsidDel="004A7791">
            <w:rPr>
              <w:rFonts w:ascii="Helvetica" w:hAnsi="Helvetica"/>
              <w:b/>
            </w:rPr>
            <w:delText xml:space="preserve">Static Semantics:  </w:delText>
          </w:r>
          <w:r w:rsidRPr="00E77497" w:rsidDel="004A7791">
            <w:rPr>
              <w:rFonts w:ascii="Helvetica" w:hAnsi="Helvetica"/>
              <w:b/>
              <w:lang w:eastAsia="en-US"/>
            </w:rPr>
            <w:delText>ExpectedArgumentCount</w:delText>
          </w:r>
        </w:del>
      </w:ins>
    </w:p>
    <w:p w:rsidR="0074281D" w:rsidRPr="00E77497" w:rsidDel="004A7791" w:rsidRDefault="0074281D" w:rsidP="0074281D">
      <w:pPr>
        <w:rPr>
          <w:ins w:id="11425" w:author="Rev 4 Allen Wirfs-Brock" w:date="2011-10-20T13:06:00Z"/>
          <w:del w:id="11426" w:author="Rev 7 Allen Wirfs-Brock" w:date="2012-04-26T11:11:00Z"/>
        </w:rPr>
      </w:pPr>
      <w:ins w:id="11427" w:author="Rev 4 Allen Wirfs-Brock" w:date="2011-10-20T13:06:00Z">
        <w:del w:id="11428"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rsidR="0074281D" w:rsidRPr="00E77497" w:rsidDel="004A7791" w:rsidRDefault="0074281D" w:rsidP="009E3FF6">
      <w:pPr>
        <w:pStyle w:val="Alg4"/>
        <w:numPr>
          <w:ilvl w:val="0"/>
          <w:numId w:val="585"/>
        </w:numPr>
        <w:spacing w:after="220"/>
        <w:contextualSpacing/>
        <w:rPr>
          <w:ins w:id="11429" w:author="Rev 4 Allen Wirfs-Brock" w:date="2011-10-20T13:06:00Z"/>
          <w:del w:id="11430" w:author="Rev 7 Allen Wirfs-Brock" w:date="2012-04-26T11:11:00Z"/>
        </w:rPr>
      </w:pPr>
      <w:ins w:id="11431" w:author="Rev 4 Allen Wirfs-Brock" w:date="2011-10-20T13:06:00Z">
        <w:del w:id="11432" w:author="Rev 7 Allen Wirfs-Brock" w:date="2012-04-26T11:11:00Z">
          <w:r w:rsidRPr="00E77497" w:rsidDel="004A7791">
            <w:delText>Return 1.</w:delText>
          </w:r>
        </w:del>
      </w:ins>
    </w:p>
    <w:p w:rsidR="0074281D" w:rsidRPr="00E77497" w:rsidDel="004A7791" w:rsidRDefault="0074281D" w:rsidP="0074281D">
      <w:pPr>
        <w:rPr>
          <w:ins w:id="11433" w:author="Rev 4 Allen Wirfs-Brock" w:date="2011-10-20T13:06:00Z"/>
          <w:del w:id="11434" w:author="Rev 7 Allen Wirfs-Brock" w:date="2012-04-26T11:11:00Z"/>
        </w:rPr>
      </w:pPr>
      <w:ins w:id="11435" w:author="Rev 4 Allen Wirfs-Brock" w:date="2011-10-20T13:06:00Z">
        <w:del w:id="11436"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rsidR="0074281D" w:rsidRPr="00E77497" w:rsidDel="004A7791" w:rsidRDefault="0074281D" w:rsidP="009E3FF6">
      <w:pPr>
        <w:pStyle w:val="Alg4"/>
        <w:numPr>
          <w:ilvl w:val="0"/>
          <w:numId w:val="586"/>
        </w:numPr>
        <w:spacing w:after="220"/>
        <w:contextualSpacing/>
        <w:rPr>
          <w:ins w:id="11437" w:author="Rev 4 Allen Wirfs-Brock" w:date="2011-10-20T13:06:00Z"/>
          <w:del w:id="11438" w:author="Rev 7 Allen Wirfs-Brock" w:date="2012-04-26T11:11:00Z"/>
        </w:rPr>
      </w:pPr>
      <w:ins w:id="11439" w:author="Rev 4 Allen Wirfs-Brock" w:date="2011-10-20T13:06:00Z">
        <w:del w:id="11440" w:author="Rev 7 Allen Wirfs-Brock" w:date="2012-04-26T11:11:00Z">
          <w:r w:rsidRPr="00E77497" w:rsidDel="004A7791">
            <w:delText>Return 1.</w:delText>
          </w:r>
        </w:del>
      </w:ins>
    </w:p>
    <w:p w:rsidR="0074281D" w:rsidRPr="00E77497" w:rsidDel="004A7791" w:rsidRDefault="0074281D" w:rsidP="0074281D">
      <w:pPr>
        <w:rPr>
          <w:ins w:id="11441" w:author="Rev 4 Allen Wirfs-Brock" w:date="2011-10-20T13:06:00Z"/>
          <w:del w:id="11442" w:author="Rev 7 Allen Wirfs-Brock" w:date="2012-04-26T11:11:00Z"/>
          <w:rFonts w:ascii="Helvetica" w:hAnsi="Helvetica"/>
          <w:b/>
        </w:rPr>
      </w:pPr>
      <w:ins w:id="11443" w:author="Rev 4 Allen Wirfs-Brock" w:date="2011-10-20T13:06:00Z">
        <w:del w:id="11444" w:author="Rev 7 Allen Wirfs-Brock" w:date="2012-04-26T11:11:00Z">
          <w:r w:rsidRPr="00E77497"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HasInitialiser</w:delText>
          </w:r>
        </w:del>
      </w:ins>
    </w:p>
    <w:p w:rsidR="0074281D" w:rsidRPr="00E77497" w:rsidDel="004A7791" w:rsidRDefault="0074281D" w:rsidP="0074281D">
      <w:pPr>
        <w:rPr>
          <w:ins w:id="11445" w:author="Rev 4 Allen Wirfs-Brock" w:date="2011-10-20T13:06:00Z"/>
          <w:del w:id="11446" w:author="Rev 7 Allen Wirfs-Brock" w:date="2012-04-26T11:11:00Z"/>
        </w:rPr>
      </w:pPr>
      <w:ins w:id="11447" w:author="Rev 4 Allen Wirfs-Brock" w:date="2011-10-20T13:06:00Z">
        <w:del w:id="11448"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rsidR="0074281D" w:rsidRPr="00E77497" w:rsidDel="004A7791" w:rsidRDefault="0074281D" w:rsidP="009E3FF6">
      <w:pPr>
        <w:pStyle w:val="Alg4"/>
        <w:numPr>
          <w:ilvl w:val="0"/>
          <w:numId w:val="587"/>
        </w:numPr>
        <w:spacing w:after="220"/>
        <w:contextualSpacing/>
        <w:rPr>
          <w:ins w:id="11449" w:author="Rev 4 Allen Wirfs-Brock" w:date="2011-10-20T13:06:00Z"/>
          <w:del w:id="11450" w:author="Rev 7 Allen Wirfs-Brock" w:date="2012-04-26T11:11:00Z"/>
        </w:rPr>
      </w:pPr>
      <w:ins w:id="11451" w:author="Rev 4 Allen Wirfs-Brock" w:date="2011-10-20T13:06:00Z">
        <w:del w:id="11452"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rsidR="0074281D" w:rsidRPr="00E77497" w:rsidDel="004A7791" w:rsidRDefault="0074281D" w:rsidP="0074281D">
      <w:pPr>
        <w:rPr>
          <w:ins w:id="11453" w:author="Rev 4 Allen Wirfs-Brock" w:date="2011-10-20T13:06:00Z"/>
          <w:del w:id="11454" w:author="Rev 7 Allen Wirfs-Brock" w:date="2012-04-26T11:11:00Z"/>
        </w:rPr>
      </w:pPr>
      <w:ins w:id="11455" w:author="Rev 4 Allen Wirfs-Brock" w:date="2011-10-20T13:06:00Z">
        <w:del w:id="11456"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rsidR="0074281D" w:rsidRPr="00E77497" w:rsidDel="004A7791" w:rsidRDefault="0074281D" w:rsidP="009E3FF6">
      <w:pPr>
        <w:pStyle w:val="Alg4"/>
        <w:numPr>
          <w:ilvl w:val="0"/>
          <w:numId w:val="588"/>
        </w:numPr>
        <w:spacing w:after="220"/>
        <w:contextualSpacing/>
        <w:rPr>
          <w:ins w:id="11457" w:author="Rev 4 Allen Wirfs-Brock" w:date="2011-10-20T13:06:00Z"/>
          <w:del w:id="11458" w:author="Rev 7 Allen Wirfs-Brock" w:date="2012-04-26T11:11:00Z"/>
        </w:rPr>
      </w:pPr>
      <w:ins w:id="11459" w:author="Rev 4 Allen Wirfs-Brock" w:date="2011-10-20T13:06:00Z">
        <w:del w:id="11460"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rsidR="00833F54" w:rsidRPr="00E77497" w:rsidDel="00EA310A" w:rsidRDefault="00833F54" w:rsidP="00833F54">
      <w:pPr>
        <w:rPr>
          <w:ins w:id="11461" w:author="Rev 4 Allen Wirfs-Brock" w:date="2011-10-15T08:41:00Z"/>
          <w:del w:id="11462" w:author="Rev 7 Allen Wirfs-Brock" w:date="2012-04-25T15:48:00Z"/>
          <w:rFonts w:ascii="Helvetica" w:hAnsi="Helvetica"/>
          <w:b/>
        </w:rPr>
      </w:pPr>
      <w:ins w:id="11463" w:author="Rev 4 Allen Wirfs-Brock" w:date="2011-10-15T08:41:00Z">
        <w:del w:id="11464" w:author="Rev 7 Allen Wirfs-Brock" w:date="2012-04-25T15:48:00Z">
          <w:r w:rsidRPr="00E77497" w:rsidDel="00EA310A">
            <w:rPr>
              <w:rFonts w:ascii="Helvetica" w:hAnsi="Helvetica"/>
              <w:b/>
            </w:rPr>
            <w:delText xml:space="preserve">Static Semantics:  </w:delText>
          </w:r>
          <w:r w:rsidRPr="00E77497" w:rsidDel="00EA310A">
            <w:rPr>
              <w:rFonts w:ascii="Helvetica" w:hAnsi="Helvetica"/>
              <w:b/>
              <w:lang w:eastAsia="en-US"/>
            </w:rPr>
            <w:delText>PropertyDefinitionList(name)</w:delText>
          </w:r>
        </w:del>
      </w:ins>
    </w:p>
    <w:p w:rsidR="00833F54" w:rsidRPr="00E77497" w:rsidDel="00EA310A" w:rsidRDefault="004A5000" w:rsidP="00833F54">
      <w:pPr>
        <w:jc w:val="left"/>
        <w:rPr>
          <w:ins w:id="11465" w:author="Rev 4 Allen Wirfs-Brock" w:date="2011-10-15T08:41:00Z"/>
          <w:del w:id="11466" w:author="Rev 7 Allen Wirfs-Brock" w:date="2012-04-25T15:48:00Z"/>
        </w:rPr>
      </w:pPr>
      <w:ins w:id="11467" w:author="Rev 6 Allen Wirfs-Brock" w:date="2012-02-27T10:59:00Z">
        <w:del w:id="11468" w:author="Rev 7 Allen Wirfs-Brock" w:date="2012-04-20T09:47:00Z">
          <w:r w:rsidRPr="00E77497" w:rsidDel="002D5AF2">
            <w:rPr>
              <w:rStyle w:val="bnf"/>
            </w:rPr>
            <w:delText>PropertyNameAndValueList</w:delText>
          </w:r>
        </w:del>
        <w:del w:id="11469" w:author="Rev 7 Allen Wirfs-Brock" w:date="2012-04-25T15:48:00Z">
          <w:r w:rsidRPr="00E77497" w:rsidDel="00EA310A">
            <w:delText xml:space="preserve"> </w:delText>
          </w:r>
          <w:r w:rsidRPr="00E77497" w:rsidDel="00EA310A">
            <w:rPr>
              <w:b/>
            </w:rPr>
            <w:delText>:</w:delText>
          </w:r>
          <w:r w:rsidRPr="00E77497" w:rsidDel="00EA310A">
            <w:delText xml:space="preserve">  </w:delText>
          </w:r>
        </w:del>
      </w:ins>
      <w:ins w:id="11470" w:author="Rev 4 Allen Wirfs-Brock" w:date="2011-10-15T08:41:00Z">
        <w:del w:id="11471" w:author="Rev 7 Allen Wirfs-Brock" w:date="2012-04-20T09:35:00Z">
          <w:r w:rsidR="00833F54" w:rsidRPr="00E77497" w:rsidDel="001A6289">
            <w:rPr>
              <w:rStyle w:val="bnf"/>
            </w:rPr>
            <w:delText>PropertyAssignment</w:delText>
          </w:r>
        </w:del>
        <w:del w:id="11472" w:author="Rev 7 Allen Wirfs-Brock" w:date="2012-04-25T15:48:00Z">
          <w:r w:rsidR="00833F54" w:rsidRPr="00E77497" w:rsidDel="00EA310A">
            <w:delText xml:space="preserve"> </w:delText>
          </w:r>
          <w:r w:rsidR="00833F54" w:rsidRPr="00E77497" w:rsidDel="00EA310A">
            <w:rPr>
              <w:b/>
            </w:rPr>
            <w:delText>:</w:delText>
          </w:r>
          <w:r w:rsidR="00833F54" w:rsidRPr="00E77497" w:rsidDel="00EA310A">
            <w:delText xml:space="preserve"> </w:delText>
          </w:r>
          <w:r w:rsidR="00833F54" w:rsidRPr="00E77497" w:rsidDel="00EA310A">
            <w:rPr>
              <w:rStyle w:val="bnf"/>
            </w:rPr>
            <w:delText>PropertyName</w:delText>
          </w:r>
          <w:r w:rsidR="00833F54" w:rsidRPr="00E77497" w:rsidDel="00EA310A">
            <w:delText xml:space="preserve"> </w:delText>
          </w:r>
          <w:r w:rsidR="00833F54" w:rsidRPr="00E77497" w:rsidDel="00EA310A">
            <w:rPr>
              <w:rFonts w:ascii="Courier New" w:hAnsi="Courier New" w:cs="Courier New"/>
              <w:b/>
            </w:rPr>
            <w:delText>:</w:delText>
          </w:r>
          <w:r w:rsidR="00833F54" w:rsidRPr="00E77497" w:rsidDel="00EA310A">
            <w:delText xml:space="preserve"> </w:delText>
          </w:r>
          <w:r w:rsidR="00833F54" w:rsidRPr="00E77497" w:rsidDel="00EA310A">
            <w:rPr>
              <w:rStyle w:val="bnf"/>
            </w:rPr>
            <w:delText>AssignmentExpression</w:delText>
          </w:r>
        </w:del>
      </w:ins>
    </w:p>
    <w:p w:rsidR="00833F54" w:rsidRPr="00E77497" w:rsidDel="00EA310A" w:rsidRDefault="00833F54" w:rsidP="009E3FF6">
      <w:pPr>
        <w:pStyle w:val="Alg4"/>
        <w:numPr>
          <w:ilvl w:val="0"/>
          <w:numId w:val="576"/>
        </w:numPr>
        <w:spacing w:after="220"/>
        <w:contextualSpacing/>
        <w:rPr>
          <w:ins w:id="11473" w:author="Rev 4 Allen Wirfs-Brock" w:date="2011-10-15T08:41:00Z"/>
          <w:del w:id="11474" w:author="Rev 7 Allen Wirfs-Brock" w:date="2012-04-25T15:48:00Z"/>
        </w:rPr>
      </w:pPr>
      <w:ins w:id="11475" w:author="Rev 4 Allen Wirfs-Brock" w:date="2011-10-15T08:41:00Z">
        <w:del w:id="11476" w:author="Rev 7 Allen Wirfs-Brock" w:date="2012-04-25T15:48:00Z">
          <w:r w:rsidRPr="00E77497" w:rsidDel="00EA310A">
            <w:delText xml:space="preserve">If PropName of </w:delText>
          </w:r>
        </w:del>
        <w:del w:id="11477" w:author="Rev 7 Allen Wirfs-Brock" w:date="2012-04-20T09:35:00Z">
          <w:r w:rsidRPr="00E77497" w:rsidDel="001A6289">
            <w:rPr>
              <w:rStyle w:val="bnf"/>
            </w:rPr>
            <w:delText>PropertyAssignment</w:delText>
          </w:r>
        </w:del>
        <w:del w:id="11478" w:author="Rev 7 Allen Wirfs-Brock" w:date="2012-04-25T15:48:00Z">
          <w:r w:rsidRPr="00E77497" w:rsidDel="00EA310A">
            <w:delText xml:space="preserve"> is not </w:delText>
          </w:r>
          <w:r w:rsidRPr="00E77497" w:rsidDel="00EA310A">
            <w:rPr>
              <w:i/>
            </w:rPr>
            <w:delText>name</w:delText>
          </w:r>
          <w:r w:rsidRPr="00E77497" w:rsidDel="00EA310A">
            <w:delText xml:space="preserve"> return the empty List.</w:delText>
          </w:r>
        </w:del>
      </w:ins>
    </w:p>
    <w:p w:rsidR="00833F54" w:rsidRPr="00E77497" w:rsidDel="00EA310A" w:rsidRDefault="00833F54" w:rsidP="009E3FF6">
      <w:pPr>
        <w:pStyle w:val="Alg4"/>
        <w:numPr>
          <w:ilvl w:val="0"/>
          <w:numId w:val="576"/>
        </w:numPr>
        <w:spacing w:after="220"/>
        <w:contextualSpacing/>
        <w:rPr>
          <w:ins w:id="11479" w:author="Rev 4 Allen Wirfs-Brock" w:date="2011-10-15T08:41:00Z"/>
          <w:del w:id="11480" w:author="Rev 7 Allen Wirfs-Brock" w:date="2012-04-25T15:48:00Z"/>
        </w:rPr>
      </w:pPr>
      <w:ins w:id="11481" w:author="Rev 4 Allen Wirfs-Brock" w:date="2011-10-15T08:41:00Z">
        <w:del w:id="11482" w:author="Rev 7 Allen Wirfs-Brock" w:date="2012-04-25T15:48:00Z">
          <w:r w:rsidRPr="00E77497" w:rsidDel="00EA310A">
            <w:delText xml:space="preserve">Return a List containing </w:delText>
          </w:r>
        </w:del>
        <w:del w:id="11483" w:author="Rev 7 Allen Wirfs-Brock" w:date="2012-04-20T09:35:00Z">
          <w:r w:rsidRPr="00E77497" w:rsidDel="001A6289">
            <w:rPr>
              <w:rStyle w:val="bnf"/>
            </w:rPr>
            <w:delText>PropertyAssignment</w:delText>
          </w:r>
        </w:del>
        <w:del w:id="11484" w:author="Rev 7 Allen Wirfs-Brock" w:date="2012-04-25T15:48:00Z">
          <w:r w:rsidRPr="00E77497" w:rsidDel="00EA310A">
            <w:delText>.</w:delText>
          </w:r>
        </w:del>
      </w:ins>
    </w:p>
    <w:p w:rsidR="00833F54" w:rsidRPr="00E77497" w:rsidDel="00EA310A" w:rsidRDefault="00833F54" w:rsidP="00833F54">
      <w:pPr>
        <w:jc w:val="left"/>
        <w:rPr>
          <w:ins w:id="11485" w:author="Rev 4 Allen Wirfs-Brock" w:date="2011-10-15T08:41:00Z"/>
          <w:del w:id="11486" w:author="Rev 7 Allen Wirfs-Brock" w:date="2012-04-25T15:48:00Z"/>
        </w:rPr>
      </w:pPr>
      <w:ins w:id="11487" w:author="Rev 4 Allen Wirfs-Brock" w:date="2011-10-15T08:41:00Z">
        <w:del w:id="11488" w:author="Rev 7 Allen Wirfs-Brock" w:date="2012-04-20T09:47:00Z">
          <w:r w:rsidRPr="00E77497" w:rsidDel="002D5AF2">
            <w:rPr>
              <w:rStyle w:val="bnf"/>
            </w:rPr>
            <w:delText>PropertyNameAndValueList</w:delText>
          </w:r>
        </w:del>
        <w:del w:id="11489" w:author="Rev 7 Allen Wirfs-Brock" w:date="2012-04-25T15:48:00Z">
          <w:r w:rsidRPr="00E77497" w:rsidDel="00EA310A">
            <w:delText xml:space="preserve"> </w:delText>
          </w:r>
          <w:r w:rsidRPr="00E77497" w:rsidDel="00EA310A">
            <w:rPr>
              <w:b/>
            </w:rPr>
            <w:delText>:</w:delText>
          </w:r>
          <w:r w:rsidRPr="00E77497" w:rsidDel="00EA310A">
            <w:delText xml:space="preserve">  </w:delText>
          </w:r>
        </w:del>
        <w:del w:id="11490" w:author="Rev 7 Allen Wirfs-Brock" w:date="2012-04-20T09:47:00Z">
          <w:r w:rsidRPr="00E77497" w:rsidDel="002D5AF2">
            <w:rPr>
              <w:rStyle w:val="bnf"/>
            </w:rPr>
            <w:delText>PropertyNameAndValueList</w:delText>
          </w:r>
        </w:del>
        <w:del w:id="11491" w:author="Rev 7 Allen Wirfs-Brock" w:date="2012-04-25T15:48:00Z">
          <w:r w:rsidRPr="00E77497" w:rsidDel="00EA310A">
            <w:delText xml:space="preserve"> </w:delText>
          </w:r>
          <w:r w:rsidRPr="00E77497" w:rsidDel="00EA310A">
            <w:rPr>
              <w:rFonts w:ascii="Courier New" w:hAnsi="Courier New" w:cs="Courier New"/>
              <w:b/>
            </w:rPr>
            <w:delText>,</w:delText>
          </w:r>
          <w:r w:rsidRPr="00E77497" w:rsidDel="00EA310A">
            <w:delText xml:space="preserve"> </w:delText>
          </w:r>
        </w:del>
        <w:del w:id="11492" w:author="Rev 7 Allen Wirfs-Brock" w:date="2012-04-20T09:35:00Z">
          <w:r w:rsidRPr="00E77497" w:rsidDel="001A6289">
            <w:rPr>
              <w:rStyle w:val="bnf"/>
            </w:rPr>
            <w:delText>PropertyAssignment</w:delText>
          </w:r>
        </w:del>
      </w:ins>
    </w:p>
    <w:p w:rsidR="00833F54" w:rsidRPr="00E77497" w:rsidDel="00EA310A" w:rsidRDefault="00833F54" w:rsidP="009E3FF6">
      <w:pPr>
        <w:pStyle w:val="Alg4"/>
        <w:numPr>
          <w:ilvl w:val="0"/>
          <w:numId w:val="577"/>
        </w:numPr>
        <w:spacing w:after="220"/>
        <w:contextualSpacing/>
        <w:rPr>
          <w:ins w:id="11493" w:author="Rev 4 Allen Wirfs-Brock" w:date="2011-10-15T08:41:00Z"/>
          <w:del w:id="11494" w:author="Rev 7 Allen Wirfs-Brock" w:date="2012-04-25T15:48:00Z"/>
        </w:rPr>
      </w:pPr>
      <w:ins w:id="11495" w:author="Rev 4 Allen Wirfs-Brock" w:date="2011-10-15T08:41:00Z">
        <w:del w:id="11496" w:author="Rev 7 Allen Wirfs-Brock" w:date="2012-04-25T15:48:00Z">
          <w:r w:rsidRPr="00E77497" w:rsidDel="00EA310A">
            <w:delText xml:space="preserve">Let </w:delText>
          </w:r>
          <w:r w:rsidRPr="00E77497" w:rsidDel="00EA310A">
            <w:rPr>
              <w:i/>
            </w:rPr>
            <w:delText>previous</w:delText>
          </w:r>
          <w:r w:rsidRPr="00E77497" w:rsidDel="00EA310A">
            <w:delText xml:space="preserve"> be PropertyDefinitionList(</w:delText>
          </w:r>
          <w:r w:rsidRPr="00E77497" w:rsidDel="00EA310A">
            <w:rPr>
              <w:i/>
            </w:rPr>
            <w:delText>name</w:delText>
          </w:r>
          <w:r w:rsidRPr="00E77497" w:rsidDel="00EA310A">
            <w:delText xml:space="preserve">) of </w:delText>
          </w:r>
        </w:del>
        <w:del w:id="11497" w:author="Rev 7 Allen Wirfs-Brock" w:date="2012-04-20T09:47:00Z">
          <w:r w:rsidRPr="00E77497" w:rsidDel="002D5AF2">
            <w:rPr>
              <w:rStyle w:val="bnf"/>
            </w:rPr>
            <w:delText>PropertyNameAndValueList</w:delText>
          </w:r>
        </w:del>
        <w:del w:id="11498" w:author="Rev 7 Allen Wirfs-Brock" w:date="2012-04-25T15:48:00Z">
          <w:r w:rsidRPr="00E77497" w:rsidDel="00EA310A">
            <w:rPr>
              <w:rStyle w:val="bnf"/>
              <w:i w:val="0"/>
            </w:rPr>
            <w:delText>.</w:delText>
          </w:r>
        </w:del>
      </w:ins>
    </w:p>
    <w:p w:rsidR="00833F54" w:rsidRPr="00E77497" w:rsidDel="00EA310A" w:rsidRDefault="00833F54" w:rsidP="009E3FF6">
      <w:pPr>
        <w:pStyle w:val="Alg4"/>
        <w:numPr>
          <w:ilvl w:val="0"/>
          <w:numId w:val="577"/>
        </w:numPr>
        <w:contextualSpacing/>
        <w:rPr>
          <w:ins w:id="11499" w:author="Rev 4 Allen Wirfs-Brock" w:date="2011-10-15T08:41:00Z"/>
          <w:del w:id="11500" w:author="Rev 7 Allen Wirfs-Brock" w:date="2012-04-25T15:48:00Z"/>
        </w:rPr>
      </w:pPr>
      <w:ins w:id="11501" w:author="Rev 4 Allen Wirfs-Brock" w:date="2011-10-15T08:41:00Z">
        <w:del w:id="11502" w:author="Rev 7 Allen Wirfs-Brock" w:date="2012-04-25T15:48:00Z">
          <w:r w:rsidRPr="00E77497" w:rsidDel="00EA310A">
            <w:delText xml:space="preserve">If PropName of </w:delText>
          </w:r>
        </w:del>
        <w:del w:id="11503" w:author="Rev 7 Allen Wirfs-Brock" w:date="2012-04-20T09:35:00Z">
          <w:r w:rsidRPr="00E77497" w:rsidDel="001A6289">
            <w:rPr>
              <w:rStyle w:val="bnf"/>
            </w:rPr>
            <w:delText>PropertyAssignment</w:delText>
          </w:r>
        </w:del>
        <w:del w:id="11504" w:author="Rev 7 Allen Wirfs-Brock" w:date="2012-04-25T15:48:00Z">
          <w:r w:rsidRPr="00E77497" w:rsidDel="00EA310A">
            <w:delText xml:space="preserve"> is </w:delText>
          </w:r>
          <w:r w:rsidRPr="00E77497" w:rsidDel="00EA310A">
            <w:rPr>
              <w:i/>
            </w:rPr>
            <w:delText>name</w:delText>
          </w:r>
          <w:r w:rsidRPr="00E77497" w:rsidDel="00EA310A">
            <w:delText xml:space="preserve"> then,</w:delText>
          </w:r>
        </w:del>
      </w:ins>
    </w:p>
    <w:p w:rsidR="00833F54" w:rsidRPr="00E77497" w:rsidDel="00EA310A" w:rsidRDefault="00833F54" w:rsidP="009E3FF6">
      <w:pPr>
        <w:pStyle w:val="Alg3"/>
        <w:numPr>
          <w:ilvl w:val="1"/>
          <w:numId w:val="575"/>
        </w:numPr>
        <w:tabs>
          <w:tab w:val="clear" w:pos="1440"/>
          <w:tab w:val="left" w:pos="360"/>
        </w:tabs>
        <w:ind w:hanging="1080"/>
        <w:rPr>
          <w:ins w:id="11505" w:author="Rev 4 Allen Wirfs-Brock" w:date="2011-10-15T08:41:00Z"/>
          <w:del w:id="11506" w:author="Rev 7 Allen Wirfs-Brock" w:date="2012-04-25T15:48:00Z"/>
        </w:rPr>
      </w:pPr>
      <w:ins w:id="11507" w:author="Rev 4 Allen Wirfs-Brock" w:date="2011-10-15T08:41:00Z">
        <w:del w:id="11508" w:author="Rev 7 Allen Wirfs-Brock" w:date="2012-04-25T15:48:00Z">
          <w:r w:rsidRPr="00E77497" w:rsidDel="00EA310A">
            <w:delText xml:space="preserve">Append  </w:delText>
          </w:r>
        </w:del>
        <w:del w:id="11509" w:author="Rev 7 Allen Wirfs-Brock" w:date="2012-04-20T09:35:00Z">
          <w:r w:rsidRPr="00E77497" w:rsidDel="001A6289">
            <w:rPr>
              <w:rStyle w:val="bnf"/>
            </w:rPr>
            <w:delText>PropertyAssignment</w:delText>
          </w:r>
        </w:del>
        <w:del w:id="11510" w:author="Rev 7 Allen Wirfs-Brock" w:date="2012-04-25T15:48:00Z">
          <w:r w:rsidRPr="00E77497" w:rsidDel="00EA310A">
            <w:delText xml:space="preserve"> to the end of </w:delText>
          </w:r>
          <w:r w:rsidRPr="00E77497" w:rsidDel="00EA310A">
            <w:rPr>
              <w:i/>
            </w:rPr>
            <w:delText>previous</w:delText>
          </w:r>
          <w:r w:rsidRPr="00E77497" w:rsidDel="00EA310A">
            <w:delText>.</w:delText>
          </w:r>
        </w:del>
      </w:ins>
    </w:p>
    <w:p w:rsidR="00833F54" w:rsidRPr="00E77497" w:rsidDel="00EA310A" w:rsidRDefault="00833F54" w:rsidP="009E3FF6">
      <w:pPr>
        <w:pStyle w:val="Alg4"/>
        <w:numPr>
          <w:ilvl w:val="0"/>
          <w:numId w:val="577"/>
        </w:numPr>
        <w:spacing w:after="220"/>
        <w:contextualSpacing/>
        <w:rPr>
          <w:ins w:id="11511" w:author="Rev 4 Allen Wirfs-Brock" w:date="2011-10-15T08:41:00Z"/>
          <w:del w:id="11512" w:author="Rev 7 Allen Wirfs-Brock" w:date="2012-04-25T15:48:00Z"/>
        </w:rPr>
      </w:pPr>
      <w:ins w:id="11513" w:author="Rev 4 Allen Wirfs-Brock" w:date="2011-10-15T08:41:00Z">
        <w:del w:id="11514" w:author="Rev 7 Allen Wirfs-Brock" w:date="2012-04-25T15:48:00Z">
          <w:r w:rsidRPr="00E77497" w:rsidDel="00EA310A">
            <w:delText xml:space="preserve">Return </w:delText>
          </w:r>
          <w:r w:rsidRPr="00E77497" w:rsidDel="00EA310A">
            <w:rPr>
              <w:i/>
            </w:rPr>
            <w:delText>previous</w:delText>
          </w:r>
          <w:r w:rsidRPr="00E77497" w:rsidDel="00EA310A">
            <w:delText>.</w:delText>
          </w:r>
        </w:del>
      </w:ins>
    </w:p>
    <w:p w:rsidR="00833F54" w:rsidRPr="00E77497" w:rsidRDefault="00833F54" w:rsidP="00833F54">
      <w:pPr>
        <w:rPr>
          <w:ins w:id="11515" w:author="Rev 4 Allen Wirfs-Brock" w:date="2011-10-15T08:41:00Z"/>
          <w:rFonts w:ascii="Helvetica" w:hAnsi="Helvetica"/>
          <w:b/>
        </w:rPr>
      </w:pPr>
      <w:ins w:id="11516"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rsidR="00833F54" w:rsidRPr="00E77497" w:rsidRDefault="00833F54" w:rsidP="00833F54">
      <w:pPr>
        <w:rPr>
          <w:ins w:id="11517" w:author="Rev 4 Allen Wirfs-Brock" w:date="2011-10-15T08:41:00Z"/>
        </w:rPr>
      </w:pPr>
      <w:ins w:id="11518" w:author="Rev 4 Allen Wirfs-Brock" w:date="2011-10-15T08:41:00Z">
        <w:del w:id="11519" w:author="Rev 7 Allen Wirfs-Brock" w:date="2012-04-20T09:35:00Z">
          <w:r w:rsidRPr="00E77497" w:rsidDel="001A6289">
            <w:rPr>
              <w:rStyle w:val="bnf"/>
            </w:rPr>
            <w:delText>PropertyAssignment</w:delText>
          </w:r>
        </w:del>
      </w:ins>
      <w:ins w:id="11520" w:author="Rev 7 Allen Wirfs-Brock" w:date="2012-04-20T09:35:00Z">
        <w:r w:rsidR="001A6289">
          <w:rPr>
            <w:rStyle w:val="bnf"/>
          </w:rPr>
          <w:t>PropertyDefinition</w:t>
        </w:r>
      </w:ins>
      <w:ins w:id="11521" w:author="Rev 4 Allen Wirfs-Brock" w:date="2011-10-15T08:41:00Z">
        <w:r w:rsidRPr="00E77497">
          <w:t xml:space="preserve"> </w:t>
        </w:r>
        <w:r w:rsidRPr="00E77497">
          <w:rPr>
            <w:b/>
          </w:rPr>
          <w:t>:</w:t>
        </w:r>
        <w:r w:rsidRPr="00E77497">
          <w:t xml:space="preserve"> </w:t>
        </w:r>
        <w:r w:rsidRPr="00E77497">
          <w:rPr>
            <w:rStyle w:val="bnf"/>
          </w:rPr>
          <w:t>IdentifierName</w:t>
        </w:r>
        <w:r w:rsidRPr="00E77497">
          <w:t xml:space="preserve"> </w:t>
        </w:r>
      </w:ins>
    </w:p>
    <w:p w:rsidR="00833F54" w:rsidRPr="00E77497" w:rsidRDefault="00833F54" w:rsidP="004012E4">
      <w:pPr>
        <w:pStyle w:val="Alg4"/>
        <w:numPr>
          <w:ilvl w:val="0"/>
          <w:numId w:val="915"/>
        </w:numPr>
        <w:spacing w:after="220"/>
        <w:contextualSpacing/>
        <w:rPr>
          <w:ins w:id="11522" w:author="Rev 4 Allen Wirfs-Brock" w:date="2011-10-15T08:41:00Z"/>
        </w:rPr>
      </w:pPr>
      <w:ins w:id="11523" w:author="Rev 4 Allen Wirfs-Brock" w:date="2011-10-15T08:41:00Z">
        <w:r w:rsidRPr="00E77497">
          <w:t xml:space="preserve">Return </w:t>
        </w:r>
      </w:ins>
      <w:ins w:id="11524" w:author="Rev 4 Allen Wirfs-Brock" w:date="2011-10-19T12:05:00Z">
        <w:r w:rsidR="0014059F" w:rsidRPr="00E77497">
          <w:t>String</w:t>
        </w:r>
        <w:del w:id="11525" w:author="Rev 9 Allen Wirfs-Brock" w:date="2012-07-07T16:30:00Z">
          <w:r w:rsidR="0014059F" w:rsidRPr="00E77497" w:rsidDel="00D11231">
            <w:delText xml:space="preserve"> </w:delText>
          </w:r>
        </w:del>
        <w:r w:rsidR="0014059F" w:rsidRPr="00E77497">
          <w:t xml:space="preserve">Value of </w:t>
        </w:r>
      </w:ins>
      <w:ins w:id="11526" w:author="Rev 4 Allen Wirfs-Brock" w:date="2011-10-15T08:41:00Z">
        <w:r w:rsidRPr="00E77497">
          <w:rPr>
            <w:rStyle w:val="bnf"/>
          </w:rPr>
          <w:t>IdentifierName</w:t>
        </w:r>
        <w:r w:rsidRPr="00E77497">
          <w:t>.</w:t>
        </w:r>
      </w:ins>
    </w:p>
    <w:p w:rsidR="00833F54" w:rsidRPr="00E77497" w:rsidRDefault="00833F54" w:rsidP="00833F54">
      <w:pPr>
        <w:rPr>
          <w:ins w:id="11527" w:author="Rev 4 Allen Wirfs-Brock" w:date="2011-10-15T08:41:00Z"/>
        </w:rPr>
      </w:pPr>
      <w:ins w:id="11528" w:author="Rev 4 Allen Wirfs-Brock" w:date="2011-10-15T08:41:00Z">
        <w:del w:id="11529" w:author="Rev 7 Allen Wirfs-Brock" w:date="2012-04-20T09:35:00Z">
          <w:r w:rsidRPr="00E77497" w:rsidDel="001A6289">
            <w:rPr>
              <w:rStyle w:val="bnf"/>
            </w:rPr>
            <w:delText>PropertyAssignment</w:delText>
          </w:r>
        </w:del>
      </w:ins>
      <w:ins w:id="11530" w:author="Rev 7 Allen Wirfs-Brock" w:date="2012-04-20T09:35:00Z">
        <w:r w:rsidR="001A6289">
          <w:rPr>
            <w:rStyle w:val="bnf"/>
          </w:rPr>
          <w:t>PropertyDefinition</w:t>
        </w:r>
      </w:ins>
      <w:ins w:id="11531" w:author="Rev 4 Allen Wirfs-Brock" w:date="2011-10-15T08:41:00Z">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rsidR="00833F54" w:rsidRPr="00E77497" w:rsidRDefault="00833F54" w:rsidP="009E3FF6">
      <w:pPr>
        <w:pStyle w:val="Alg4"/>
        <w:numPr>
          <w:ilvl w:val="0"/>
          <w:numId w:val="579"/>
        </w:numPr>
        <w:spacing w:after="220"/>
        <w:contextualSpacing/>
        <w:rPr>
          <w:ins w:id="11532" w:author="Rev 4 Allen Wirfs-Brock" w:date="2011-10-15T08:41:00Z"/>
        </w:rPr>
      </w:pPr>
      <w:ins w:id="11533" w:author="Rev 4 Allen Wirfs-Brock" w:date="2011-10-15T08:41:00Z">
        <w:r w:rsidRPr="00E77497">
          <w:t>Return PropName</w:t>
        </w:r>
      </w:ins>
      <w:ins w:id="11534" w:author="Rev 4 Allen Wirfs-Brock" w:date="2011-10-19T12:05:00Z">
        <w:r w:rsidR="0014059F" w:rsidRPr="00E77497">
          <w:t xml:space="preserve"> of </w:t>
        </w:r>
      </w:ins>
      <w:ins w:id="11535" w:author="Rev 4 Allen Wirfs-Brock" w:date="2011-10-15T08:41:00Z">
        <w:r w:rsidRPr="00E77497">
          <w:rPr>
            <w:i/>
          </w:rPr>
          <w:t>PropertyName</w:t>
        </w:r>
        <w:r w:rsidRPr="00E77497">
          <w:t>.</w:t>
        </w:r>
      </w:ins>
    </w:p>
    <w:p w:rsidR="00EA310A" w:rsidRPr="00E77497" w:rsidDel="00AD18E3" w:rsidRDefault="00EA310A" w:rsidP="00EA310A">
      <w:pPr>
        <w:rPr>
          <w:ins w:id="11536" w:author="Rev 7 Allen Wirfs-Brock" w:date="2012-04-25T15:53:00Z"/>
          <w:del w:id="11537" w:author="Rev 8 Allen Wirfs-Brock" w:date="2012-06-01T08:31:00Z"/>
        </w:rPr>
      </w:pPr>
      <w:ins w:id="11538" w:author="Rev 7 Allen Wirfs-Brock" w:date="2012-04-25T15:53:00Z">
        <w:del w:id="11539" w:author="Rev 8 Allen Wirfs-Brock" w:date="2012-06-01T08:31:00Z">
          <w:r w:rsidDel="00AD18E3">
            <w:rPr>
              <w:rStyle w:val="bnf"/>
            </w:rPr>
            <w:delText>PropertyDefinition</w:delText>
          </w:r>
          <w:r w:rsidRPr="00E77497" w:rsidDel="00AD18E3">
            <w:delText xml:space="preserve"> </w:delText>
          </w:r>
          <w:r w:rsidRPr="00E77497" w:rsidDel="00AD18E3">
            <w:rPr>
              <w:b/>
            </w:rPr>
            <w:delText>:</w:delText>
          </w:r>
          <w:r w:rsidRPr="00E77497" w:rsidDel="00AD18E3">
            <w:delText xml:space="preserve"> </w:delText>
          </w:r>
        </w:del>
      </w:ins>
      <w:ins w:id="11540" w:author="Rev 7 Allen Wirfs-Brock" w:date="2012-04-25T15:54:00Z">
        <w:del w:id="11541" w:author="Rev 8 Allen Wirfs-Brock" w:date="2012-06-01T08:31:00Z">
          <w:r w:rsidDel="00AD18E3">
            <w:rPr>
              <w:rStyle w:val="bnf"/>
            </w:rPr>
            <w:delText>MethodDefinition</w:delText>
          </w:r>
        </w:del>
      </w:ins>
      <w:ins w:id="11542" w:author="Rev 7 Allen Wirfs-Brock" w:date="2012-04-25T15:53:00Z">
        <w:del w:id="11543" w:author="Rev 8 Allen Wirfs-Brock" w:date="2012-06-01T08:31:00Z">
          <w:r w:rsidRPr="00E77497" w:rsidDel="00AD18E3">
            <w:delText xml:space="preserve"> </w:delText>
          </w:r>
        </w:del>
      </w:ins>
    </w:p>
    <w:p w:rsidR="00EA310A" w:rsidRPr="00E77497" w:rsidDel="00AD18E3" w:rsidRDefault="00EA310A" w:rsidP="00EA310A">
      <w:pPr>
        <w:pStyle w:val="Alg4"/>
        <w:numPr>
          <w:ilvl w:val="0"/>
          <w:numId w:val="738"/>
        </w:numPr>
        <w:spacing w:after="220"/>
        <w:contextualSpacing/>
        <w:rPr>
          <w:ins w:id="11544" w:author="Rev 7 Allen Wirfs-Brock" w:date="2012-04-25T15:53:00Z"/>
          <w:del w:id="11545" w:author="Rev 8 Allen Wirfs-Brock" w:date="2012-06-01T08:31:00Z"/>
        </w:rPr>
      </w:pPr>
      <w:ins w:id="11546" w:author="Rev 7 Allen Wirfs-Brock" w:date="2012-04-25T15:53:00Z">
        <w:del w:id="11547" w:author="Rev 8 Allen Wirfs-Brock" w:date="2012-06-01T08:31:00Z">
          <w:r w:rsidRPr="00E77497" w:rsidDel="00AD18E3">
            <w:delText xml:space="preserve">Return </w:delText>
          </w:r>
        </w:del>
      </w:ins>
      <w:ins w:id="11548" w:author="Rev 7 Allen Wirfs-Brock" w:date="2012-04-25T15:54:00Z">
        <w:del w:id="11549" w:author="Rev 8 Allen Wirfs-Brock" w:date="2012-06-01T08:31:00Z">
          <w:r w:rsidDel="00AD18E3">
            <w:delText>PropName</w:delText>
          </w:r>
        </w:del>
      </w:ins>
      <w:ins w:id="11550" w:author="Rev 7 Allen Wirfs-Brock" w:date="2012-04-25T15:53:00Z">
        <w:del w:id="11551" w:author="Rev 8 Allen Wirfs-Brock" w:date="2012-06-01T08:31:00Z">
          <w:r w:rsidRPr="00E77497" w:rsidDel="00AD18E3">
            <w:delText xml:space="preserve"> of </w:delText>
          </w:r>
        </w:del>
      </w:ins>
      <w:ins w:id="11552" w:author="Rev 7 Allen Wirfs-Brock" w:date="2012-04-25T15:54:00Z">
        <w:del w:id="11553" w:author="Rev 8 Allen Wirfs-Brock" w:date="2012-06-01T08:31:00Z">
          <w:r w:rsidDel="00AD18E3">
            <w:rPr>
              <w:rStyle w:val="bnf"/>
            </w:rPr>
            <w:delText>MethodDefinition</w:delText>
          </w:r>
        </w:del>
      </w:ins>
      <w:ins w:id="11554" w:author="Rev 7 Allen Wirfs-Brock" w:date="2012-04-25T15:53:00Z">
        <w:del w:id="11555" w:author="Rev 8 Allen Wirfs-Brock" w:date="2012-06-01T08:31:00Z">
          <w:r w:rsidRPr="00E77497" w:rsidDel="00AD18E3">
            <w:delText>.</w:delText>
          </w:r>
        </w:del>
      </w:ins>
    </w:p>
    <w:p w:rsidR="008D6EE3" w:rsidRPr="00E77497" w:rsidDel="004A7791" w:rsidRDefault="008D6EE3" w:rsidP="008D6EE3">
      <w:pPr>
        <w:rPr>
          <w:ins w:id="11556" w:author="Rev 5 Allen Wirfs-Brock" w:date="2012-01-06T15:41:00Z"/>
          <w:del w:id="11557" w:author="Rev 7 Allen Wirfs-Brock" w:date="2012-04-26T11:11:00Z"/>
        </w:rPr>
      </w:pPr>
      <w:ins w:id="11558" w:author="Rev 5 Allen Wirfs-Brock" w:date="2012-01-06T15:41:00Z">
        <w:del w:id="11559" w:author="Rev 7 Allen Wirfs-Brock" w:date="2012-04-20T09:35:00Z">
          <w:r w:rsidRPr="00E77497" w:rsidDel="001A6289">
            <w:rPr>
              <w:rStyle w:val="bnf"/>
            </w:rPr>
            <w:delText>PropertyAssignment</w:delText>
          </w:r>
        </w:del>
        <w:del w:id="11560"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rsidR="008D6EE3" w:rsidRPr="00E77497" w:rsidDel="004A7791" w:rsidRDefault="008D6EE3" w:rsidP="008D6EE3">
      <w:pPr>
        <w:pStyle w:val="Alg4"/>
        <w:numPr>
          <w:ilvl w:val="0"/>
          <w:numId w:val="580"/>
        </w:numPr>
        <w:spacing w:after="220"/>
        <w:contextualSpacing/>
        <w:rPr>
          <w:ins w:id="11561" w:author="Rev 5 Allen Wirfs-Brock" w:date="2012-01-06T15:41:00Z"/>
          <w:del w:id="11562" w:author="Rev 7 Allen Wirfs-Brock" w:date="2012-04-26T11:11:00Z"/>
        </w:rPr>
      </w:pPr>
      <w:ins w:id="11563" w:author="Rev 5 Allen Wirfs-Brock" w:date="2012-01-06T15:41:00Z">
        <w:del w:id="11564" w:author="Rev 7 Allen Wirfs-Brock" w:date="2012-04-26T11:11:00Z">
          <w:r w:rsidRPr="00E77497" w:rsidDel="004A7791">
            <w:delText>Return PropName</w:delText>
          </w:r>
        </w:del>
      </w:ins>
      <w:ins w:id="11565" w:author="Rev 5 Allen Wirfs-Brock" w:date="2012-01-06T15:43:00Z">
        <w:del w:id="11566" w:author="Rev 7 Allen Wirfs-Brock" w:date="2012-04-26T11:11:00Z">
          <w:r w:rsidRPr="008D6EE3" w:rsidDel="004A7791">
            <w:delText xml:space="preserve"> </w:delText>
          </w:r>
          <w:r w:rsidRPr="00E77497" w:rsidDel="004A7791">
            <w:delText xml:space="preserve">of </w:delText>
          </w:r>
          <w:r w:rsidRPr="00E77497" w:rsidDel="004A7791">
            <w:rPr>
              <w:i/>
            </w:rPr>
            <w:delText>PropertyName</w:delText>
          </w:r>
        </w:del>
      </w:ins>
      <w:ins w:id="11567" w:author="Rev 5 Allen Wirfs-Brock" w:date="2012-01-06T15:41:00Z">
        <w:del w:id="11568" w:author="Rev 7 Allen Wirfs-Brock" w:date="2012-04-26T11:11:00Z">
          <w:r w:rsidRPr="00E77497" w:rsidDel="004A7791">
            <w:delText>.</w:delText>
          </w:r>
        </w:del>
      </w:ins>
    </w:p>
    <w:p w:rsidR="00F75C52" w:rsidRPr="00E77497" w:rsidDel="004A7791" w:rsidRDefault="00F75C52" w:rsidP="00F75C52">
      <w:pPr>
        <w:rPr>
          <w:ins w:id="11569" w:author="Rev 6 Allen Wirfs-Brock" w:date="2012-02-27T10:29:00Z"/>
          <w:del w:id="11570" w:author="Rev 7 Allen Wirfs-Brock" w:date="2012-04-26T11:11:00Z"/>
        </w:rPr>
      </w:pPr>
      <w:ins w:id="11571" w:author="Rev 6 Allen Wirfs-Brock" w:date="2012-02-27T10:29:00Z">
        <w:del w:id="11572" w:author="Rev 7 Allen Wirfs-Brock" w:date="2012-04-20T09:35:00Z">
          <w:r w:rsidRPr="00E77497" w:rsidDel="001A6289">
            <w:rPr>
              <w:rStyle w:val="bnf"/>
            </w:rPr>
            <w:delText>PropertyAssignment</w:delText>
          </w:r>
        </w:del>
        <w:del w:id="11573"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Del="004A7791">
            <w:rPr>
              <w:rFonts w:ascii="Courier New" w:hAnsi="Courier New" w:cs="Courier New"/>
              <w:b/>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rsidR="00F75C52" w:rsidRPr="00E77497" w:rsidDel="004A7791" w:rsidRDefault="00F75C52">
      <w:pPr>
        <w:pStyle w:val="Alg4"/>
        <w:numPr>
          <w:ilvl w:val="0"/>
          <w:numId w:val="699"/>
        </w:numPr>
        <w:spacing w:after="220"/>
        <w:contextualSpacing/>
        <w:rPr>
          <w:ins w:id="11574" w:author="Rev 6 Allen Wirfs-Brock" w:date="2012-02-27T10:29:00Z"/>
          <w:del w:id="11575" w:author="Rev 7 Allen Wirfs-Brock" w:date="2012-04-26T11:11:00Z"/>
        </w:rPr>
        <w:pPrChange w:id="11576" w:author="Rev 6 Allen Wirfs-Brock" w:date="2012-02-27T10:29:00Z">
          <w:pPr>
            <w:pStyle w:val="Alg4"/>
            <w:numPr>
              <w:numId w:val="580"/>
            </w:numPr>
            <w:tabs>
              <w:tab w:val="num" w:pos="360"/>
            </w:tabs>
            <w:spacing w:after="220"/>
            <w:ind w:left="360" w:hanging="360"/>
            <w:contextualSpacing/>
          </w:pPr>
        </w:pPrChange>
      </w:pPr>
      <w:ins w:id="11577" w:author="Rev 6 Allen Wirfs-Brock" w:date="2012-02-27T10:29:00Z">
        <w:del w:id="11578" w:author="Rev 7 Allen Wirfs-Brock" w:date="2012-04-26T11:11:00Z">
          <w:r w:rsidRPr="00E77497" w:rsidDel="004A7791">
            <w:delText>Return PropName</w:delText>
          </w:r>
          <w:r w:rsidRPr="008D6EE3" w:rsidDel="004A7791">
            <w:delText xml:space="preserve"> </w:delText>
          </w:r>
          <w:r w:rsidRPr="00E77497" w:rsidDel="004A7791">
            <w:delText xml:space="preserve">of </w:delText>
          </w:r>
          <w:r w:rsidRPr="00E77497" w:rsidDel="004A7791">
            <w:rPr>
              <w:i/>
            </w:rPr>
            <w:delText>PropertyName</w:delText>
          </w:r>
          <w:r w:rsidRPr="00E77497" w:rsidDel="004A7791">
            <w:delText>.</w:delText>
          </w:r>
        </w:del>
      </w:ins>
    </w:p>
    <w:p w:rsidR="00833F54" w:rsidRPr="00E77497" w:rsidDel="004A7791" w:rsidRDefault="00833F54" w:rsidP="00833F54">
      <w:pPr>
        <w:keepNext/>
        <w:rPr>
          <w:ins w:id="11579" w:author="Rev 4 Allen Wirfs-Brock" w:date="2011-10-15T08:41:00Z"/>
          <w:del w:id="11580" w:author="Rev 7 Allen Wirfs-Brock" w:date="2012-04-26T11:11:00Z"/>
        </w:rPr>
      </w:pPr>
      <w:ins w:id="11581" w:author="Rev 4 Allen Wirfs-Brock" w:date="2011-10-15T08:41:00Z">
        <w:del w:id="11582" w:author="Rev 7 Allen Wirfs-Brock" w:date="2012-04-20T09:35:00Z">
          <w:r w:rsidRPr="00E77497" w:rsidDel="001A6289">
            <w:rPr>
              <w:rStyle w:val="bnf"/>
            </w:rPr>
            <w:delText>PropertyAssignment</w:delText>
          </w:r>
        </w:del>
        <w:del w:id="11583"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get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del>
      </w:ins>
    </w:p>
    <w:p w:rsidR="00833F54" w:rsidRPr="00E77497" w:rsidDel="004A7791" w:rsidRDefault="00833F54" w:rsidP="00415961">
      <w:pPr>
        <w:pStyle w:val="Alg4"/>
        <w:numPr>
          <w:ilvl w:val="0"/>
          <w:numId w:val="631"/>
        </w:numPr>
        <w:spacing w:after="220"/>
        <w:contextualSpacing/>
        <w:rPr>
          <w:ins w:id="11584" w:author="Rev 4 Allen Wirfs-Brock" w:date="2011-10-15T08:41:00Z"/>
          <w:del w:id="11585" w:author="Rev 7 Allen Wirfs-Brock" w:date="2012-04-26T11:11:00Z"/>
        </w:rPr>
      </w:pPr>
      <w:ins w:id="11586" w:author="Rev 4 Allen Wirfs-Brock" w:date="2011-10-15T08:41:00Z">
        <w:del w:id="11587" w:author="Rev 7 Allen Wirfs-Brock" w:date="2012-04-26T11:11:00Z">
          <w:r w:rsidRPr="00E77497" w:rsidDel="004A7791">
            <w:delText>Return PropName</w:delText>
          </w:r>
        </w:del>
      </w:ins>
      <w:ins w:id="11588" w:author="Rev 5 Allen Wirfs-Brock" w:date="2012-01-06T15:43:00Z">
        <w:del w:id="11589"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11590" w:author="Rev 4 Allen Wirfs-Brock" w:date="2011-10-15T08:41:00Z">
        <w:del w:id="11591" w:author="Rev 7 Allen Wirfs-Brock" w:date="2012-04-26T11:11:00Z">
          <w:r w:rsidRPr="00E77497" w:rsidDel="004A7791">
            <w:delText>(</w:delText>
          </w:r>
          <w:r w:rsidRPr="00E77497" w:rsidDel="004A7791">
            <w:rPr>
              <w:i/>
            </w:rPr>
            <w:delText>PropertyName</w:delText>
          </w:r>
          <w:r w:rsidRPr="00E77497" w:rsidDel="004A7791">
            <w:delText>).</w:delText>
          </w:r>
        </w:del>
      </w:ins>
    </w:p>
    <w:p w:rsidR="00833F54" w:rsidRPr="008B7F6F" w:rsidDel="004A7791" w:rsidRDefault="00833F54" w:rsidP="00833F54">
      <w:pPr>
        <w:rPr>
          <w:ins w:id="11592" w:author="Rev 4 Allen Wirfs-Brock" w:date="2011-10-15T08:41:00Z"/>
          <w:del w:id="11593" w:author="Rev 7 Allen Wirfs-Brock" w:date="2012-04-26T11:11:00Z"/>
        </w:rPr>
      </w:pPr>
      <w:ins w:id="11594" w:author="Rev 4 Allen Wirfs-Brock" w:date="2011-10-15T08:41:00Z">
        <w:del w:id="11595" w:author="Rev 7 Allen Wirfs-Brock" w:date="2012-04-20T09:35:00Z">
          <w:r w:rsidRPr="00E77497" w:rsidDel="001A6289">
            <w:rPr>
              <w:rStyle w:val="bnf"/>
            </w:rPr>
            <w:delText>PropertyAssignment</w:delText>
          </w:r>
        </w:del>
        <w:del w:id="11596"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set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xml:space="preserve">(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b/>
              <w:iCs/>
            </w:rPr>
            <w:delText xml:space="preserve"> {</w:delText>
          </w:r>
          <w:r w:rsidRPr="003B4312" w:rsidDel="004A7791">
            <w:rPr>
              <w:iCs/>
            </w:rPr>
            <w:delText xml:space="preserve"> </w:delText>
          </w:r>
          <w:r w:rsidRPr="003B4312" w:rsidDel="004A7791">
            <w:rPr>
              <w:rStyle w:val="bnf"/>
            </w:rPr>
            <w:delText>FunctionBody</w:delText>
          </w:r>
          <w:r w:rsidRPr="003B4312" w:rsidDel="004A7791">
            <w:rPr>
              <w:rFonts w:ascii="Courier New" w:hAnsi="Courier New" w:cs="Courier New"/>
              <w:iCs/>
            </w:rPr>
            <w:delText xml:space="preserve"> </w:delText>
          </w:r>
          <w:r w:rsidRPr="003B4312" w:rsidDel="004A7791">
            <w:rPr>
              <w:rFonts w:ascii="Courier New" w:hAnsi="Courier New" w:cs="Courier New"/>
              <w:b/>
              <w:iCs/>
            </w:rPr>
            <w:delText>}</w:delText>
          </w:r>
          <w:r w:rsidRPr="008B7F6F" w:rsidDel="004A7791">
            <w:delText xml:space="preserve"> </w:delText>
          </w:r>
        </w:del>
      </w:ins>
    </w:p>
    <w:p w:rsidR="00833F54" w:rsidRPr="006B6D0A" w:rsidDel="004A7791" w:rsidRDefault="00833F54" w:rsidP="009E3FF6">
      <w:pPr>
        <w:pStyle w:val="Alg4"/>
        <w:numPr>
          <w:ilvl w:val="0"/>
          <w:numId w:val="581"/>
        </w:numPr>
        <w:spacing w:after="220"/>
        <w:contextualSpacing/>
        <w:rPr>
          <w:ins w:id="11597" w:author="Rev 4 Allen Wirfs-Brock" w:date="2011-10-15T08:41:00Z"/>
          <w:del w:id="11598" w:author="Rev 7 Allen Wirfs-Brock" w:date="2012-04-26T11:11:00Z"/>
        </w:rPr>
      </w:pPr>
      <w:ins w:id="11599" w:author="Rev 4 Allen Wirfs-Brock" w:date="2011-10-15T08:41:00Z">
        <w:del w:id="11600" w:author="Rev 7 Allen Wirfs-Brock" w:date="2012-04-26T11:11:00Z">
          <w:r w:rsidRPr="006B6D0A" w:rsidDel="004A7791">
            <w:delText>Return PropName</w:delText>
          </w:r>
        </w:del>
      </w:ins>
      <w:ins w:id="11601" w:author="Rev 5 Allen Wirfs-Brock" w:date="2012-01-06T15:43:00Z">
        <w:del w:id="11602"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11603" w:author="Rev 4 Allen Wirfs-Brock" w:date="2011-10-15T08:41:00Z">
        <w:del w:id="11604" w:author="Rev 7 Allen Wirfs-Brock" w:date="2012-04-26T11:11:00Z">
          <w:r w:rsidRPr="006B6D0A" w:rsidDel="004A7791">
            <w:delText>(</w:delText>
          </w:r>
          <w:r w:rsidRPr="006B6D0A" w:rsidDel="004A7791">
            <w:rPr>
              <w:i/>
            </w:rPr>
            <w:delText>PropertyName</w:delText>
          </w:r>
          <w:r w:rsidRPr="006B6D0A" w:rsidDel="004A7791">
            <w:delText>).</w:delText>
          </w:r>
        </w:del>
      </w:ins>
    </w:p>
    <w:p w:rsidR="00833F54" w:rsidRPr="00B820AB" w:rsidDel="00AD18E3" w:rsidRDefault="00833F54" w:rsidP="00833F54">
      <w:pPr>
        <w:rPr>
          <w:ins w:id="11605" w:author="Rev 4 Allen Wirfs-Brock" w:date="2011-10-15T08:41:00Z"/>
          <w:del w:id="11606" w:author="Rev 8 Allen Wirfs-Brock" w:date="2012-06-01T08:31:00Z"/>
        </w:rPr>
      </w:pPr>
      <w:ins w:id="11607" w:author="Rev 4 Allen Wirfs-Brock" w:date="2011-10-15T08:41:00Z">
        <w:del w:id="11608" w:author="Rev 8 Allen Wirfs-Brock" w:date="2012-06-01T08:31:00Z">
          <w:r w:rsidRPr="00E65A34" w:rsidDel="00AD18E3">
            <w:rPr>
              <w:rStyle w:val="bnf"/>
            </w:rPr>
            <w:delText>PropertyName</w:delText>
          </w:r>
          <w:r w:rsidRPr="009C202C" w:rsidDel="00AD18E3">
            <w:delText xml:space="preserve"> </w:delText>
          </w:r>
          <w:r w:rsidRPr="00B820AB" w:rsidDel="00AD18E3">
            <w:rPr>
              <w:b/>
            </w:rPr>
            <w:delText xml:space="preserve">: </w:delText>
          </w:r>
          <w:r w:rsidRPr="00B820AB" w:rsidDel="00AD18E3">
            <w:delText xml:space="preserve"> </w:delText>
          </w:r>
          <w:r w:rsidRPr="00B820AB" w:rsidDel="00AD18E3">
            <w:rPr>
              <w:rStyle w:val="bnf"/>
            </w:rPr>
            <w:delText>IdentifierName</w:delText>
          </w:r>
          <w:r w:rsidRPr="00B820AB" w:rsidDel="00AD18E3">
            <w:delText xml:space="preserve">  </w:delText>
          </w:r>
        </w:del>
      </w:ins>
    </w:p>
    <w:p w:rsidR="00833F54" w:rsidRPr="00E77497" w:rsidDel="00AD18E3" w:rsidRDefault="00833F54" w:rsidP="009E3FF6">
      <w:pPr>
        <w:pStyle w:val="Alg4"/>
        <w:numPr>
          <w:ilvl w:val="0"/>
          <w:numId w:val="582"/>
        </w:numPr>
        <w:spacing w:after="220"/>
        <w:contextualSpacing/>
        <w:rPr>
          <w:ins w:id="11609" w:author="Rev 4 Allen Wirfs-Brock" w:date="2011-10-15T08:41:00Z"/>
          <w:del w:id="11610" w:author="Rev 8 Allen Wirfs-Brock" w:date="2012-06-01T08:31:00Z"/>
        </w:rPr>
      </w:pPr>
      <w:ins w:id="11611" w:author="Rev 4 Allen Wirfs-Brock" w:date="2011-10-15T08:41:00Z">
        <w:del w:id="11612" w:author="Rev 8 Allen Wirfs-Brock" w:date="2012-06-01T08:31:00Z">
          <w:r w:rsidRPr="00675B74" w:rsidDel="00AD18E3">
            <w:delText>Return PropName(</w:delText>
          </w:r>
        </w:del>
      </w:ins>
      <w:ins w:id="11613" w:author="Rev 5 Allen Wirfs-Brock" w:date="2012-01-06T15:43:00Z">
        <w:del w:id="11614" w:author="Rev 8 Allen Wirfs-Brock" w:date="2012-06-01T08:31:00Z">
          <w:r w:rsidR="0099011E" w:rsidDel="00AD18E3">
            <w:delText xml:space="preserve"> of </w:delText>
          </w:r>
        </w:del>
      </w:ins>
      <w:ins w:id="11615" w:author="Rev 4 Allen Wirfs-Brock" w:date="2011-10-15T08:41:00Z">
        <w:del w:id="11616" w:author="Rev 8 Allen Wirfs-Brock" w:date="2012-06-01T08:31:00Z">
          <w:r w:rsidRPr="00E77497" w:rsidDel="00AD18E3">
            <w:rPr>
              <w:i/>
            </w:rPr>
            <w:delText>IdentifierName</w:delText>
          </w:r>
          <w:r w:rsidRPr="00E77497" w:rsidDel="00AD18E3">
            <w:delText>).</w:delText>
          </w:r>
        </w:del>
      </w:ins>
    </w:p>
    <w:p w:rsidR="00833F54" w:rsidRPr="00E77497" w:rsidRDefault="00833F54" w:rsidP="00833F54">
      <w:pPr>
        <w:rPr>
          <w:ins w:id="11617" w:author="Rev 4 Allen Wirfs-Brock" w:date="2011-10-15T08:41:00Z"/>
        </w:rPr>
      </w:pPr>
      <w:ins w:id="11618"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rsidR="00833F54" w:rsidRPr="00E77497" w:rsidRDefault="00833F54" w:rsidP="002B6820">
      <w:pPr>
        <w:pStyle w:val="Alg4"/>
        <w:numPr>
          <w:ilvl w:val="0"/>
          <w:numId w:val="583"/>
        </w:numPr>
        <w:spacing w:after="220"/>
        <w:contextualSpacing/>
        <w:rPr>
          <w:ins w:id="11619" w:author="Rev 4 Allen Wirfs-Brock" w:date="2011-10-15T08:41:00Z"/>
        </w:rPr>
      </w:pPr>
      <w:ins w:id="11620" w:author="Rev 4 Allen Wirfs-Brock" w:date="2011-10-15T08:41:00Z">
        <w:r w:rsidRPr="00E77497">
          <w:t xml:space="preserve">Return </w:t>
        </w:r>
        <w:del w:id="11621" w:author="Rev 10 Allen Wirfs-Brock" w:date="2012-07-09T14:41:00Z">
          <w:r w:rsidRPr="00E77497" w:rsidDel="001417BA">
            <w:delText>the</w:delText>
          </w:r>
        </w:del>
      </w:ins>
      <w:ins w:id="11622" w:author="Rev 10 Allen Wirfs-Brock" w:date="2012-07-09T14:41:00Z">
        <w:r w:rsidR="001417BA">
          <w:t>a String value</w:t>
        </w:r>
        <w:del w:id="11623" w:author="Rev 11 Allen Wirfs-Brock" w:date="2012-10-25T16:10:00Z">
          <w:r w:rsidR="001417BA" w:rsidDel="002B6820">
            <w:delText>s</w:delText>
          </w:r>
        </w:del>
        <w:r w:rsidR="001417BA">
          <w:t xml:space="preserve"> whose characters are the</w:t>
        </w:r>
      </w:ins>
      <w:ins w:id="11624" w:author="Rev 4 Allen Wirfs-Brock" w:date="2011-10-15T08:41:00Z">
        <w:r w:rsidRPr="00E77497">
          <w:t xml:space="preserve"> SV of the </w:t>
        </w:r>
        <w:r w:rsidRPr="00E77497">
          <w:rPr>
            <w:i/>
          </w:rPr>
          <w:t>StringLiteral</w:t>
        </w:r>
        <w:r w:rsidRPr="00E77497">
          <w:t>.</w:t>
        </w:r>
      </w:ins>
    </w:p>
    <w:p w:rsidR="00833F54" w:rsidRPr="00E77497" w:rsidRDefault="00833F54" w:rsidP="00833F54">
      <w:pPr>
        <w:rPr>
          <w:ins w:id="11625" w:author="Rev 4 Allen Wirfs-Brock" w:date="2011-10-15T08:41:00Z"/>
        </w:rPr>
      </w:pPr>
      <w:ins w:id="11626"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rsidR="00833F54" w:rsidRPr="00E77497" w:rsidRDefault="00833F54" w:rsidP="009E3FF6">
      <w:pPr>
        <w:pStyle w:val="Alg4"/>
        <w:numPr>
          <w:ilvl w:val="0"/>
          <w:numId w:val="584"/>
        </w:numPr>
        <w:spacing w:after="220"/>
        <w:contextualSpacing/>
        <w:rPr>
          <w:ins w:id="11627" w:author="Rev 4 Allen Wirfs-Brock" w:date="2011-10-15T08:41:00Z"/>
        </w:rPr>
      </w:pPr>
      <w:ins w:id="11628"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rsidR="00833F54" w:rsidRPr="00E77497" w:rsidRDefault="00833F54" w:rsidP="009E3FF6">
      <w:pPr>
        <w:pStyle w:val="Alg4"/>
        <w:numPr>
          <w:ilvl w:val="0"/>
          <w:numId w:val="584"/>
        </w:numPr>
        <w:spacing w:after="220"/>
        <w:contextualSpacing/>
        <w:rPr>
          <w:ins w:id="11629" w:author="Rev 4 Allen Wirfs-Brock" w:date="2011-10-15T08:41:00Z"/>
        </w:rPr>
      </w:pPr>
      <w:ins w:id="11630" w:author="Rev 4 Allen Wirfs-Brock" w:date="2011-10-15T08:41:00Z">
        <w:r w:rsidRPr="00E77497">
          <w:t xml:space="preserve">Return </w:t>
        </w:r>
        <w:commentRangeStart w:id="11631"/>
        <w:r w:rsidRPr="00E77497">
          <w:t>ToString</w:t>
        </w:r>
      </w:ins>
      <w:commentRangeEnd w:id="11631"/>
      <w:r w:rsidR="001417BA">
        <w:rPr>
          <w:rStyle w:val="CommentReference"/>
          <w:rFonts w:ascii="Arial" w:eastAsia="MS Mincho" w:hAnsi="Arial"/>
          <w:spacing w:val="0"/>
          <w:lang w:eastAsia="ja-JP"/>
        </w:rPr>
        <w:commentReference w:id="11631"/>
      </w:r>
      <w:ins w:id="11632" w:author="Rev 4 Allen Wirfs-Brock" w:date="2011-10-15T08:41:00Z">
        <w:r w:rsidRPr="00E77497">
          <w:t>(</w:t>
        </w:r>
        <w:r w:rsidRPr="00E77497">
          <w:rPr>
            <w:i/>
          </w:rPr>
          <w:t>nbr</w:t>
        </w:r>
        <w:r w:rsidRPr="00E77497">
          <w:t>).</w:t>
        </w:r>
      </w:ins>
    </w:p>
    <w:p w:rsidR="00894A80" w:rsidRPr="00E77497" w:rsidRDefault="00894A80" w:rsidP="00894A80">
      <w:pPr>
        <w:rPr>
          <w:ins w:id="11633" w:author="Rev 7 Allen Wirfs-Brock" w:date="2012-04-25T13:48:00Z"/>
          <w:rFonts w:ascii="Helvetica" w:hAnsi="Helvetica"/>
          <w:b/>
        </w:rPr>
      </w:pPr>
      <w:ins w:id="11634" w:author="Rev 7 Allen Wirfs-Brock" w:date="2012-04-25T13:48: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rsidR="00894A80" w:rsidRPr="00E77497" w:rsidRDefault="00894A80" w:rsidP="00894A80">
      <w:pPr>
        <w:jc w:val="left"/>
        <w:rPr>
          <w:ins w:id="11635" w:author="Rev 7 Allen Wirfs-Brock" w:date="2012-04-25T13:48:00Z"/>
        </w:rPr>
      </w:pPr>
      <w:ins w:id="11636"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ins>
    </w:p>
    <w:p w:rsidR="00894A80" w:rsidRPr="00E77497" w:rsidRDefault="00894A80" w:rsidP="00293A14">
      <w:pPr>
        <w:pStyle w:val="Alg4"/>
        <w:numPr>
          <w:ilvl w:val="0"/>
          <w:numId w:val="732"/>
        </w:numPr>
        <w:spacing w:after="220"/>
        <w:contextualSpacing/>
        <w:rPr>
          <w:ins w:id="11637" w:author="Rev 7 Allen Wirfs-Brock" w:date="2012-04-25T13:48:00Z"/>
        </w:rPr>
      </w:pPr>
      <w:ins w:id="11638" w:author="Rev 7 Allen Wirfs-Brock" w:date="2012-04-25T13:48:00Z">
        <w:r w:rsidRPr="00E77497">
          <w:t xml:space="preserve">Return a </w:t>
        </w:r>
      </w:ins>
      <w:ins w:id="11639" w:author="Rev 7 Allen Wirfs-Brock" w:date="2012-04-25T14:35:00Z">
        <w:r w:rsidR="00293A14">
          <w:t xml:space="preserve">new </w:t>
        </w:r>
      </w:ins>
      <w:ins w:id="11640" w:author="Rev 7 Allen Wirfs-Brock" w:date="2012-04-25T13:48:00Z">
        <w:r w:rsidRPr="00E77497">
          <w:t xml:space="preserve">List containing </w:t>
        </w:r>
      </w:ins>
      <w:ins w:id="11641" w:author="Rev 7 Allen Wirfs-Brock" w:date="2012-04-25T14:35:00Z">
        <w:r w:rsidR="00293A14" w:rsidRPr="00E77497">
          <w:t xml:space="preserve">PropName of </w:t>
        </w:r>
      </w:ins>
      <w:ins w:id="11642" w:author="Rev 7 Allen Wirfs-Brock" w:date="2012-04-25T13:48:00Z">
        <w:r>
          <w:rPr>
            <w:rStyle w:val="bnf"/>
          </w:rPr>
          <w:t>PropertyDefinition</w:t>
        </w:r>
        <w:r w:rsidRPr="00E77497">
          <w:t>.</w:t>
        </w:r>
      </w:ins>
    </w:p>
    <w:p w:rsidR="00894A80" w:rsidRPr="00E77497" w:rsidRDefault="00894A80" w:rsidP="00894A80">
      <w:pPr>
        <w:jc w:val="left"/>
        <w:rPr>
          <w:ins w:id="11643" w:author="Rev 7 Allen Wirfs-Brock" w:date="2012-04-25T13:48:00Z"/>
        </w:rPr>
      </w:pPr>
      <w:ins w:id="11644"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ins>
    </w:p>
    <w:p w:rsidR="001417BA" w:rsidRPr="00E77497" w:rsidRDefault="001417BA" w:rsidP="004A1109">
      <w:pPr>
        <w:pStyle w:val="Alg4"/>
        <w:numPr>
          <w:ilvl w:val="0"/>
          <w:numId w:val="1006"/>
        </w:numPr>
        <w:spacing w:after="220"/>
        <w:contextualSpacing/>
        <w:rPr>
          <w:ins w:id="11645" w:author="Rev 10 Allen Wirfs-Brock" w:date="2012-07-09T14:42:00Z"/>
        </w:rPr>
      </w:pPr>
      <w:ins w:id="11646" w:author="Rev 10 Allen Wirfs-Brock" w:date="2012-07-09T14:43:00Z">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ins>
    </w:p>
    <w:p w:rsidR="001417BA" w:rsidRDefault="001417BA" w:rsidP="004A1109">
      <w:pPr>
        <w:pStyle w:val="Alg4"/>
        <w:numPr>
          <w:ilvl w:val="0"/>
          <w:numId w:val="1006"/>
        </w:numPr>
        <w:contextualSpacing/>
        <w:rPr>
          <w:ins w:id="11647" w:author="Rev 10 Allen Wirfs-Brock" w:date="2012-07-09T14:42:00Z"/>
        </w:rPr>
      </w:pPr>
      <w:ins w:id="11648" w:author="Rev 10 Allen Wirfs-Brock" w:date="2012-07-09T14:43:00Z">
        <w:r w:rsidRPr="00E77497">
          <w:t xml:space="preserve">Append  PropName of </w:t>
        </w:r>
        <w:r>
          <w:rPr>
            <w:rStyle w:val="bnf"/>
          </w:rPr>
          <w:t>PropertyDefinition</w:t>
        </w:r>
        <w:r w:rsidRPr="00E77497">
          <w:t xml:space="preserve"> to the end of </w:t>
        </w:r>
        <w:r>
          <w:rPr>
            <w:i/>
          </w:rPr>
          <w:t>list</w:t>
        </w:r>
        <w:r w:rsidRPr="00E77497">
          <w:t>.</w:t>
        </w:r>
      </w:ins>
    </w:p>
    <w:p w:rsidR="001417BA" w:rsidRPr="00E77497" w:rsidRDefault="001417BA" w:rsidP="004A1109">
      <w:pPr>
        <w:pStyle w:val="Alg4"/>
        <w:numPr>
          <w:ilvl w:val="0"/>
          <w:numId w:val="1006"/>
        </w:numPr>
        <w:spacing w:after="220"/>
        <w:contextualSpacing/>
        <w:rPr>
          <w:ins w:id="11649" w:author="Rev 10 Allen Wirfs-Brock" w:date="2012-07-09T14:42:00Z"/>
        </w:rPr>
      </w:pPr>
      <w:ins w:id="11650" w:author="Rev 10 Allen Wirfs-Brock" w:date="2012-07-09T14:43:00Z">
        <w:r w:rsidRPr="00E77497">
          <w:t xml:space="preserve">Return </w:t>
        </w:r>
        <w:r>
          <w:rPr>
            <w:i/>
          </w:rPr>
          <w:t>list</w:t>
        </w:r>
        <w:r w:rsidRPr="00E77497">
          <w:t>.</w:t>
        </w:r>
      </w:ins>
    </w:p>
    <w:p w:rsidR="00833F54" w:rsidRPr="00E77497" w:rsidRDefault="00833F54" w:rsidP="00833F54">
      <w:pPr>
        <w:pStyle w:val="Heading4"/>
        <w:numPr>
          <w:ilvl w:val="0"/>
          <w:numId w:val="0"/>
        </w:numPr>
        <w:rPr>
          <w:ins w:id="11651" w:author="Rev 4 Allen Wirfs-Brock" w:date="2011-10-15T08:41:00Z"/>
        </w:rPr>
      </w:pPr>
      <w:ins w:id="11652" w:author="Rev 4 Allen Wirfs-Brock" w:date="2011-10-15T08:41:00Z">
        <w:del w:id="11653" w:author="Rev 8 Allen Wirfs-Brock" w:date="2012-06-13T17:56:00Z">
          <w:r w:rsidRPr="00E77497" w:rsidDel="00CA2AEA">
            <w:delText>11.1.5.</w:delText>
          </w:r>
        </w:del>
      </w:ins>
      <w:ins w:id="11654" w:author="Rev 4 Allen Wirfs-Brock" w:date="2011-10-15T09:06:00Z">
        <w:del w:id="11655" w:author="Rev 8 Allen Wirfs-Brock" w:date="2012-06-13T17:56:00Z">
          <w:r w:rsidR="00734075" w:rsidRPr="00E77497" w:rsidDel="00CA2AEA">
            <w:delText>2</w:delText>
          </w:r>
        </w:del>
      </w:ins>
      <w:ins w:id="11656" w:author="Rev 4 Allen Wirfs-Brock" w:date="2011-10-15T08:41:00Z">
        <w:del w:id="11657" w:author="Rev 8 Allen Wirfs-Brock" w:date="2012-06-13T17:56:00Z">
          <w:r w:rsidRPr="00E77497" w:rsidDel="00CA2AEA">
            <w:delText xml:space="preserve"> </w:delText>
          </w:r>
        </w:del>
        <w:r w:rsidRPr="00E77497">
          <w:t>Runtime Semantics</w:t>
        </w:r>
      </w:ins>
    </w:p>
    <w:p w:rsidR="00833F54" w:rsidRPr="00E77497" w:rsidRDefault="00833F54" w:rsidP="00833F54">
      <w:pPr>
        <w:keepNext/>
        <w:rPr>
          <w:ins w:id="11658" w:author="Rev 4 Allen Wirfs-Brock" w:date="2011-10-15T08:41:00Z"/>
          <w:rFonts w:ascii="Helvetica" w:hAnsi="Helvetica"/>
          <w:b/>
        </w:rPr>
      </w:pPr>
      <w:ins w:id="11659"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1660"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11661" w:author="Rev 4 Allen Wirfs-Brock" w:date="2011-10-15T08:49:00Z">
        <w:r w:rsidRPr="00E77497" w:rsidDel="00D708B2">
          <w:delText>is evaluated as follows:</w:delText>
        </w:r>
      </w:del>
    </w:p>
    <w:p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rsidR="00D708B2" w:rsidRPr="00E77497" w:rsidRDefault="00D708B2" w:rsidP="00D708B2">
      <w:pPr>
        <w:pStyle w:val="SyntaxRule"/>
        <w:rPr>
          <w:ins w:id="11662" w:author="Rev 4 Allen Wirfs-Brock" w:date="2011-10-15T08:51:00Z"/>
        </w:rPr>
      </w:pPr>
      <w:r w:rsidRPr="00E77497">
        <w:t xml:space="preserve">ObjectLiteral </w:t>
      </w:r>
      <w:r w:rsidRPr="00E77497">
        <w:rPr>
          <w:rFonts w:ascii="Arial" w:hAnsi="Arial" w:cs="Arial"/>
          <w:b/>
          <w:i w:val="0"/>
        </w:rPr>
        <w:t>:</w:t>
      </w:r>
    </w:p>
    <w:p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del w:id="11663" w:author="Rev 7 Allen Wirfs-Brock" w:date="2012-04-20T09:47:00Z">
        <w:r w:rsidRPr="00E77497" w:rsidDel="002D5AF2">
          <w:rPr>
            <w:rStyle w:val="bnf"/>
          </w:rPr>
          <w:delText>PropertyNameAndValueList</w:delText>
        </w:r>
      </w:del>
      <w:ins w:id="11664"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w:t>
      </w:r>
      <w:ins w:id="11665" w:author="Rev 4 Allen Wirfs-Brock" w:date="2011-10-15T08:51:00Z">
        <w:r w:rsidRPr="00E77497">
          <w:rPr>
            <w:rStyle w:val="bnf"/>
          </w:rPr>
          <w:br/>
        </w:r>
      </w:ins>
      <w:r w:rsidRPr="00E77497">
        <w:rPr>
          <w:rFonts w:ascii="Courier New" w:hAnsi="Courier New"/>
          <w:b/>
        </w:rPr>
        <w:t>{</w:t>
      </w:r>
      <w:r w:rsidRPr="00E77497">
        <w:rPr>
          <w:rStyle w:val="bnf"/>
        </w:rPr>
        <w:t xml:space="preserve"> </w:t>
      </w:r>
      <w:del w:id="11666" w:author="Rev 7 Allen Wirfs-Brock" w:date="2012-04-20T09:47:00Z">
        <w:r w:rsidRPr="00E77497" w:rsidDel="002D5AF2">
          <w:rPr>
            <w:rStyle w:val="bnf"/>
          </w:rPr>
          <w:delText>PropertyNameAndValueList</w:delText>
        </w:r>
      </w:del>
      <w:ins w:id="11667"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 }</w:t>
      </w:r>
      <w:del w:id="11668" w:author="Rev 4 Allen Wirfs-Brock" w:date="2011-10-15T08:51:00Z">
        <w:r w:rsidR="004C02EF" w:rsidRPr="00E77497" w:rsidDel="00D708B2">
          <w:rPr>
            <w:rStyle w:val="bnf"/>
          </w:rPr>
          <w:delText xml:space="preserve">ObjectLiteral : { PropertyNameAndValueList } </w:delText>
        </w:r>
      </w:del>
      <w:del w:id="11669" w:author="Rev 4 Allen Wirfs-Brock" w:date="2011-10-15T08:49:00Z">
        <w:r w:rsidR="004C02EF" w:rsidRPr="00E77497" w:rsidDel="00D708B2">
          <w:rPr>
            <w:rStyle w:val="bnf"/>
          </w:rPr>
          <w:delText>and</w:delText>
        </w:r>
      </w:del>
      <w:del w:id="11670" w:author="Rev 4 Allen Wirfs-Brock" w:date="2011-10-15T08:51:00Z">
        <w:r w:rsidR="004C02EF" w:rsidRPr="00E77497" w:rsidDel="00D708B2">
          <w:rPr>
            <w:rStyle w:val="bnf"/>
          </w:rPr>
          <w:br/>
          <w:delText xml:space="preserve">ObjectLiteral : { PropertyNameAndValueList ,} </w:delText>
        </w:r>
      </w:del>
      <w:del w:id="11671" w:author="Rev 4 Allen Wirfs-Brock" w:date="2011-10-15T08:49:00Z">
        <w:r w:rsidR="004C02EF" w:rsidRPr="00E77497" w:rsidDel="00D708B2">
          <w:rPr>
            <w:rStyle w:val="bnf"/>
          </w:rPr>
          <w:delText>are evaluated as follows:</w:delText>
        </w:r>
      </w:del>
    </w:p>
    <w:p w:rsidR="00F64ED7" w:rsidRPr="00E77497" w:rsidRDefault="00F64ED7" w:rsidP="00F64ED7">
      <w:pPr>
        <w:pStyle w:val="Alg4"/>
        <w:numPr>
          <w:ilvl w:val="0"/>
          <w:numId w:val="49"/>
        </w:numPr>
        <w:spacing w:after="220"/>
        <w:contextualSpacing/>
        <w:rPr>
          <w:ins w:id="11672" w:author="Rev 5 Allen Wirfs-Brock" w:date="2012-01-10T14:45:00Z"/>
        </w:rPr>
      </w:pPr>
      <w:ins w:id="11673" w:author="Rev 5 Allen Wirfs-Brock" w:date="2012-01-10T14:45:00Z">
        <w:r w:rsidRPr="00E77497">
          <w:t xml:space="preserve">Let </w:t>
        </w:r>
        <w:r w:rsidRPr="00E77497">
          <w:rPr>
            <w:i/>
          </w:rPr>
          <w:t xml:space="preserve">obj </w:t>
        </w:r>
        <w:r w:rsidRPr="00E77497">
          <w:t xml:space="preserve">be the result of </w:t>
        </w:r>
      </w:ins>
      <w:ins w:id="11674" w:author="Rev 7 Allen Wirfs-Brock" w:date="2012-04-25T15:58:00Z">
        <w:r w:rsidR="005D0080" w:rsidRPr="005F7AD6">
          <w:t>the abstract</w:t>
        </w:r>
        <w:del w:id="11675" w:author="Rev 8 Allen Wirfs-Brock" w:date="2012-06-14T14:38:00Z">
          <w:r w:rsidR="005D0080" w:rsidRPr="005F7AD6" w:rsidDel="00D4543D">
            <w:delText>ion</w:delText>
          </w:r>
        </w:del>
        <w:r w:rsidR="005D0080" w:rsidRPr="005F7AD6">
          <w:t xml:space="preserve"> operation ObjectCreate</w:t>
        </w:r>
        <w:r w:rsidR="005D0080">
          <w:t xml:space="preserve"> (15.2)</w:t>
        </w:r>
      </w:ins>
      <w:ins w:id="11676" w:author="Rev 5 Allen Wirfs-Brock" w:date="2012-01-10T14:45:00Z">
        <w:del w:id="11677" w:author="Rev 7 Allen Wirfs-Brock" w:date="2012-04-25T15:58:00Z">
          <w:r w:rsidRPr="00E77497" w:rsidDel="005D0080">
            <w:delText xml:space="preserve">creating a new object as if by the expression </w:delText>
          </w:r>
          <w:r w:rsidRPr="00E77497" w:rsidDel="005D0080">
            <w:rPr>
              <w:rFonts w:ascii="Courier New" w:hAnsi="Courier New"/>
              <w:b/>
            </w:rPr>
            <w:delText xml:space="preserve">new Object() </w:delText>
          </w:r>
          <w:r w:rsidRPr="00E77497" w:rsidDel="005D0080">
            <w:delText xml:space="preserve">where </w:delText>
          </w:r>
          <w:r w:rsidRPr="00E77497" w:rsidDel="005D0080">
            <w:rPr>
              <w:rFonts w:ascii="Courier New" w:hAnsi="Courier New" w:cs="Courier New"/>
              <w:b/>
            </w:rPr>
            <w:delText>Object</w:delText>
          </w:r>
          <w:r w:rsidRPr="00E77497" w:rsidDel="005D0080">
            <w:delText xml:space="preserve"> is the standard built-in constructor with that name</w:delText>
          </w:r>
        </w:del>
        <w:r w:rsidRPr="00E77497">
          <w:t>.</w:t>
        </w:r>
      </w:ins>
    </w:p>
    <w:p w:rsidR="00ED240D" w:rsidRDefault="00ED240D" w:rsidP="004C02EF">
      <w:pPr>
        <w:pStyle w:val="Alg4"/>
        <w:numPr>
          <w:ilvl w:val="0"/>
          <w:numId w:val="49"/>
        </w:numPr>
        <w:spacing w:after="220"/>
        <w:contextualSpacing/>
        <w:rPr>
          <w:ins w:id="11678" w:author="Rev 5 Allen Wirfs-Brock" w:date="2012-01-10T15:18:00Z"/>
        </w:rPr>
      </w:pPr>
      <w:ins w:id="11679" w:author="Rev 5 Allen Wirfs-Brock" w:date="2012-01-10T15:18:00Z">
        <w:del w:id="11680" w:author="Rev 6 Allen Wirfs-Brock" w:date="2012-02-16T13:43:00Z">
          <w:r w:rsidDel="002D4B97">
            <w:delText>P</w:delText>
          </w:r>
        </w:del>
      </w:ins>
      <w:ins w:id="11681" w:author="Rev 6 Allen Wirfs-Brock" w:date="2012-02-16T13:43:00Z">
        <w:r w:rsidR="002D4B97">
          <w:t xml:space="preserve">Let </w:t>
        </w:r>
        <w:del w:id="11682" w:author="Rev 8 Allen Wirfs-Brock" w:date="2012-06-11T17:01:00Z">
          <w:r w:rsidR="002D4B97" w:rsidRPr="00B70D37" w:rsidDel="00B70D37">
            <w:rPr>
              <w:i/>
            </w:rPr>
            <w:delText>success</w:delText>
          </w:r>
        </w:del>
      </w:ins>
      <w:ins w:id="11683" w:author="Rev 8 Allen Wirfs-Brock" w:date="2012-06-11T17:01:00Z">
        <w:r w:rsidR="00B70D37">
          <w:rPr>
            <w:i/>
          </w:rPr>
          <w:t>status</w:t>
        </w:r>
      </w:ins>
      <w:ins w:id="11684" w:author="Rev 6 Allen Wirfs-Brock" w:date="2012-02-16T13:43:00Z">
        <w:r w:rsidR="002D4B97">
          <w:t xml:space="preserve"> be the result of p</w:t>
        </w:r>
      </w:ins>
      <w:ins w:id="11685" w:author="Rev 5 Allen Wirfs-Brock" w:date="2012-01-10T15:18:00Z">
        <w:r>
          <w:t>erform</w:t>
        </w:r>
      </w:ins>
      <w:ins w:id="11686" w:author="Rev 6 Allen Wirfs-Brock" w:date="2012-02-16T13:43:00Z">
        <w:r w:rsidR="002D4B97">
          <w:t>ing</w:t>
        </w:r>
      </w:ins>
      <w:ins w:id="11687" w:author="Rev 5 Allen Wirfs-Brock" w:date="2012-01-10T15:18:00Z">
        <w:r>
          <w:t xml:space="preserve"> Property Definition </w:t>
        </w:r>
        <w:del w:id="11688" w:author="Rev 6 Allen Wirfs-Brock" w:date="2012-02-16T13:37:00Z">
          <w:r w:rsidDel="008C11D4">
            <w:delText>D</w:delText>
          </w:r>
        </w:del>
      </w:ins>
      <w:ins w:id="11689" w:author="Rev 6 Allen Wirfs-Brock" w:date="2012-02-16T13:37:00Z">
        <w:r w:rsidR="008C11D4">
          <w:t>E</w:t>
        </w:r>
      </w:ins>
      <w:ins w:id="11690" w:author="Rev 5 Allen Wirfs-Brock" w:date="2012-01-10T15:18:00Z">
        <w:r>
          <w:t xml:space="preserve">valuation of </w:t>
        </w:r>
        <w:r w:rsidRPr="00E77497">
          <w:t xml:space="preserve"> </w:t>
        </w:r>
        <w:del w:id="11691" w:author="Rev 7 Allen Wirfs-Brock" w:date="2012-04-20T09:48:00Z">
          <w:r w:rsidRPr="00E77497" w:rsidDel="002D5AF2">
            <w:rPr>
              <w:i/>
            </w:rPr>
            <w:delText>PropertyNameAndValueList</w:delText>
          </w:r>
        </w:del>
      </w:ins>
      <w:ins w:id="11692" w:author="Rev 7 Allen Wirfs-Brock" w:date="2012-04-20T09:48:00Z">
        <w:r w:rsidR="002D5AF2">
          <w:rPr>
            <w:i/>
          </w:rPr>
          <w:t>PropertyDefinitionList</w:t>
        </w:r>
      </w:ins>
      <w:ins w:id="11693" w:author="Rev 5 Allen Wirfs-Brock" w:date="2012-01-10T15:18:00Z">
        <w:r>
          <w:rPr>
            <w:i/>
          </w:rPr>
          <w:t xml:space="preserve"> </w:t>
        </w:r>
        <w:r>
          <w:t xml:space="preserve">with argument </w:t>
        </w:r>
        <w:r w:rsidRPr="007870CC">
          <w:rPr>
            <w:i/>
          </w:rPr>
          <w:t>obj</w:t>
        </w:r>
        <w:r w:rsidRPr="00E77497">
          <w:t>.</w:t>
        </w:r>
      </w:ins>
    </w:p>
    <w:p w:rsidR="002D4B97" w:rsidRDefault="006552DF" w:rsidP="002D4B97">
      <w:pPr>
        <w:pStyle w:val="Alg4"/>
        <w:numPr>
          <w:ilvl w:val="0"/>
          <w:numId w:val="49"/>
        </w:numPr>
        <w:contextualSpacing/>
        <w:rPr>
          <w:ins w:id="11694" w:author="Rev 6 Allen Wirfs-Brock" w:date="2012-02-16T13:41:00Z"/>
        </w:rPr>
      </w:pPr>
      <w:ins w:id="11695" w:author="Rev 10 Allen Wirfs-Brock" w:date="2012-08-14T14:51:00Z">
        <w:r>
          <w:t>ReturnIfAbrupt(</w:t>
        </w:r>
        <w:r>
          <w:rPr>
            <w:i/>
          </w:rPr>
          <w:t>status</w:t>
        </w:r>
        <w:r>
          <w:t>)</w:t>
        </w:r>
      </w:ins>
      <w:ins w:id="11696" w:author="Rev 6 Allen Wirfs-Brock" w:date="2012-02-16T13:41:00Z">
        <w:del w:id="11697" w:author="Rev 10 Allen Wirfs-Brock" w:date="2012-08-14T14:51:00Z">
          <w:r w:rsidR="002D4B97" w:rsidDel="006552DF">
            <w:delText xml:space="preserve">If </w:delText>
          </w:r>
        </w:del>
      </w:ins>
      <w:ins w:id="11698" w:author="Rev 6 Allen Wirfs-Brock" w:date="2012-02-16T13:43:00Z">
        <w:del w:id="11699" w:author="Rev 10 Allen Wirfs-Brock" w:date="2012-08-14T14:51:00Z">
          <w:r w:rsidR="002D4B97" w:rsidRPr="006A5E27" w:rsidDel="006552DF">
            <w:rPr>
              <w:i/>
            </w:rPr>
            <w:delText>success</w:delText>
          </w:r>
        </w:del>
      </w:ins>
      <w:ins w:id="11700" w:author="Rev 8 Allen Wirfs-Brock" w:date="2012-06-11T17:01:00Z">
        <w:del w:id="11701" w:author="Rev 10 Allen Wirfs-Brock" w:date="2012-08-14T14:51:00Z">
          <w:r w:rsidR="00B70D37" w:rsidDel="006552DF">
            <w:rPr>
              <w:i/>
            </w:rPr>
            <w:delText>status</w:delText>
          </w:r>
        </w:del>
      </w:ins>
      <w:ins w:id="11702" w:author="Rev 6 Allen Wirfs-Brock" w:date="2012-02-16T13:43:00Z">
        <w:del w:id="11703" w:author="Rev 10 Allen Wirfs-Brock" w:date="2012-08-14T14:51:00Z">
          <w:r w:rsidR="002D4B97" w:rsidDel="006552DF">
            <w:delText xml:space="preserve"> </w:delText>
          </w:r>
        </w:del>
      </w:ins>
      <w:ins w:id="11704" w:author="Rev 6 Allen Wirfs-Brock" w:date="2012-02-16T13:41:00Z">
        <w:del w:id="11705" w:author="Rev 10 Allen Wirfs-Brock" w:date="2012-08-14T14:51:00Z">
          <w:r w:rsidR="002D4B97" w:rsidDel="006552DF">
            <w:delText xml:space="preserve">is an abrupt completion, return </w:delText>
          </w:r>
        </w:del>
      </w:ins>
      <w:ins w:id="11706" w:author="Rev 6 Allen Wirfs-Brock" w:date="2012-02-16T13:43:00Z">
        <w:del w:id="11707" w:author="Rev 10 Allen Wirfs-Brock" w:date="2012-08-14T14:51:00Z">
          <w:r w:rsidR="002D4B97" w:rsidRPr="006A5E27" w:rsidDel="006552DF">
            <w:rPr>
              <w:i/>
            </w:rPr>
            <w:delText>success</w:delText>
          </w:r>
        </w:del>
      </w:ins>
      <w:ins w:id="11708" w:author="Rev 8 Allen Wirfs-Brock" w:date="2012-06-11T17:01:00Z">
        <w:del w:id="11709" w:author="Rev 10 Allen Wirfs-Brock" w:date="2012-08-14T14:51:00Z">
          <w:r w:rsidR="00B70D37" w:rsidDel="006552DF">
            <w:rPr>
              <w:i/>
            </w:rPr>
            <w:delText>status</w:delText>
          </w:r>
        </w:del>
      </w:ins>
      <w:ins w:id="11710" w:author="Rev 6 Allen Wirfs-Brock" w:date="2012-02-16T13:41:00Z">
        <w:r w:rsidR="002D4B97">
          <w:t>.</w:t>
        </w:r>
      </w:ins>
    </w:p>
    <w:p w:rsidR="004C02EF" w:rsidRPr="00E77497" w:rsidRDefault="004C02EF" w:rsidP="004C02EF">
      <w:pPr>
        <w:pStyle w:val="Alg4"/>
        <w:numPr>
          <w:ilvl w:val="0"/>
          <w:numId w:val="49"/>
        </w:numPr>
        <w:spacing w:after="220"/>
        <w:contextualSpacing/>
      </w:pPr>
      <w:r w:rsidRPr="00E77497">
        <w:t xml:space="preserve">Return </w:t>
      </w:r>
      <w:del w:id="11711" w:author="Rev 5 Allen Wirfs-Brock" w:date="2012-01-10T15:18:00Z">
        <w:r w:rsidRPr="00E77497" w:rsidDel="00ED240D">
          <w:delText xml:space="preserve">the result of </w:delText>
        </w:r>
      </w:del>
      <w:del w:id="11712" w:author="Rev 5 Allen Wirfs-Brock" w:date="2012-01-10T14:45:00Z">
        <w:r w:rsidRPr="00E77497" w:rsidDel="00F64ED7">
          <w:delText xml:space="preserve">evaluating </w:delText>
        </w:r>
      </w:del>
      <w:del w:id="11713" w:author="Rev 5 Allen Wirfs-Brock" w:date="2012-01-10T15:18:00Z">
        <w:r w:rsidRPr="00E77497" w:rsidDel="00ED240D">
          <w:rPr>
            <w:i/>
          </w:rPr>
          <w:delText>PropertyNameAndValueList</w:delText>
        </w:r>
      </w:del>
      <w:ins w:id="11714" w:author="Rev 5 Allen Wirfs-Brock" w:date="2012-01-10T14:46:00Z">
        <w:r w:rsidR="00F64ED7" w:rsidRPr="004A5000">
          <w:rPr>
            <w:i/>
          </w:rPr>
          <w:t>obj</w:t>
        </w:r>
      </w:ins>
      <w:r w:rsidRPr="00E77497">
        <w:t>.</w:t>
      </w:r>
    </w:p>
    <w:p w:rsidR="00F64ED7" w:rsidRPr="00E77497" w:rsidRDefault="00F64ED7" w:rsidP="00F64ED7">
      <w:pPr>
        <w:keepNext/>
        <w:rPr>
          <w:ins w:id="11715" w:author="Rev 5 Allen Wirfs-Brock" w:date="2012-01-10T14:44:00Z"/>
          <w:rFonts w:ascii="Helvetica" w:hAnsi="Helvetica"/>
          <w:b/>
        </w:rPr>
      </w:pPr>
      <w:ins w:id="11716"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rsidR="00F64ED7" w:rsidRPr="004418C4" w:rsidRDefault="00F64ED7" w:rsidP="00F64ED7">
      <w:pPr>
        <w:ind w:left="360"/>
        <w:rPr>
          <w:ins w:id="11717" w:author="Rev 5 Allen Wirfs-Brock" w:date="2012-01-10T14:44:00Z"/>
        </w:rPr>
      </w:pPr>
      <w:ins w:id="11718"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rsidR="004C02EF" w:rsidRPr="00E77497" w:rsidDel="00AD18E3" w:rsidRDefault="004C02EF" w:rsidP="004C02EF">
      <w:pPr>
        <w:jc w:val="left"/>
        <w:rPr>
          <w:del w:id="11719" w:author="Rev 8 Allen Wirfs-Brock" w:date="2012-06-01T08:32:00Z"/>
        </w:rPr>
      </w:pPr>
      <w:del w:id="11720" w:author="Rev 8 Allen Wirfs-Brock" w:date="2012-06-01T08:32:00Z">
        <w:r w:rsidRPr="00E77497" w:rsidDel="00AD18E3">
          <w:delText xml:space="preserve">The production  </w:delText>
        </w:r>
        <w:r w:rsidRPr="00E77497" w:rsidDel="00AD18E3">
          <w:rPr>
            <w:rStyle w:val="bnf"/>
          </w:rPr>
          <w:delText>PropertyNameAndValueList</w:delText>
        </w:r>
      </w:del>
      <w:ins w:id="11721" w:author="Rev 7 Allen Wirfs-Brock" w:date="2012-04-20T09:48:00Z">
        <w:del w:id="11722" w:author="Rev 8 Allen Wirfs-Brock" w:date="2012-06-01T08:32:00Z">
          <w:r w:rsidR="002D5AF2" w:rsidDel="00AD18E3">
            <w:rPr>
              <w:rStyle w:val="bnf"/>
            </w:rPr>
            <w:delText>PropertyDefinitionList</w:delText>
          </w:r>
        </w:del>
      </w:ins>
      <w:del w:id="11723" w:author="Rev 8 Allen Wirfs-Brock" w:date="2012-06-01T08:32:00Z">
        <w:r w:rsidRPr="00E77497" w:rsidDel="00AD18E3">
          <w:delText xml:space="preserve"> </w:delText>
        </w:r>
        <w:r w:rsidRPr="00E77497" w:rsidDel="00AD18E3">
          <w:rPr>
            <w:b/>
          </w:rPr>
          <w:delText>:</w:delText>
        </w:r>
        <w:r w:rsidRPr="00E77497" w:rsidDel="00AD18E3">
          <w:delText xml:space="preserve">  </w:delText>
        </w:r>
        <w:r w:rsidRPr="00E77497" w:rsidDel="00AD18E3">
          <w:rPr>
            <w:rStyle w:val="bnf"/>
          </w:rPr>
          <w:delText>PropertyAssignment</w:delText>
        </w:r>
      </w:del>
      <w:ins w:id="11724" w:author="Rev 7 Allen Wirfs-Brock" w:date="2012-04-20T09:35:00Z">
        <w:del w:id="11725" w:author="Rev 8 Allen Wirfs-Brock" w:date="2012-06-01T08:32:00Z">
          <w:r w:rsidR="001A6289" w:rsidDel="00AD18E3">
            <w:rPr>
              <w:rStyle w:val="bnf"/>
            </w:rPr>
            <w:delText>PropertyDefinition</w:delText>
          </w:r>
        </w:del>
      </w:ins>
      <w:del w:id="11726" w:author="Rev 8 Allen Wirfs-Brock" w:date="2012-06-01T08:32:00Z">
        <w:r w:rsidRPr="00E77497" w:rsidDel="00AD18E3">
          <w:delText xml:space="preserve"> is evaluated as follows:</w:delText>
        </w:r>
      </w:del>
    </w:p>
    <w:p w:rsidR="004C02EF" w:rsidRPr="00E77497" w:rsidDel="00AD18E3" w:rsidRDefault="002D4B97" w:rsidP="004C02EF">
      <w:pPr>
        <w:pStyle w:val="Alg4"/>
        <w:numPr>
          <w:ilvl w:val="0"/>
          <w:numId w:val="50"/>
        </w:numPr>
        <w:spacing w:after="220"/>
        <w:contextualSpacing/>
        <w:rPr>
          <w:del w:id="11727" w:author="Rev 8 Allen Wirfs-Brock" w:date="2012-06-01T08:32:00Z"/>
        </w:rPr>
      </w:pPr>
      <w:ins w:id="11728" w:author="Rev 6 Allen Wirfs-Brock" w:date="2012-02-16T13:40:00Z">
        <w:del w:id="11729" w:author="Rev 8 Allen Wirfs-Brock" w:date="2012-06-01T08:32:00Z">
          <w:r w:rsidDel="00AD18E3">
            <w:delText xml:space="preserve">Return the result of </w:delText>
          </w:r>
        </w:del>
      </w:ins>
      <w:del w:id="11730" w:author="Rev 8 Allen Wirfs-Brock" w:date="2012-06-01T08:32:00Z">
        <w:r w:rsidR="004C02EF" w:rsidRPr="00E77497" w:rsidDel="00AD18E3">
          <w:delText xml:space="preserve">Let </w:delText>
        </w:r>
        <w:r w:rsidR="004C02EF" w:rsidRPr="00E77497" w:rsidDel="00AD18E3">
          <w:rPr>
            <w:i/>
          </w:rPr>
          <w:delText xml:space="preserve">obj </w:delText>
        </w:r>
        <w:r w:rsidR="004C02EF" w:rsidRPr="00E77497" w:rsidDel="00AD18E3">
          <w:delText xml:space="preserve">be the result of creating a new object as if by the expression </w:delText>
        </w:r>
        <w:r w:rsidR="004C02EF" w:rsidRPr="00E77497" w:rsidDel="00AD18E3">
          <w:rPr>
            <w:rFonts w:ascii="Courier New" w:hAnsi="Courier New"/>
            <w:b/>
          </w:rPr>
          <w:delText xml:space="preserve">new Object() </w:delText>
        </w:r>
        <w:r w:rsidR="004C02EF" w:rsidRPr="00E77497" w:rsidDel="00AD18E3">
          <w:delText xml:space="preserve">where </w:delText>
        </w:r>
        <w:r w:rsidR="004C02EF" w:rsidRPr="00E77497" w:rsidDel="00AD18E3">
          <w:rPr>
            <w:rFonts w:ascii="Courier New" w:hAnsi="Courier New" w:cs="Courier New"/>
            <w:b/>
          </w:rPr>
          <w:delText>Object</w:delText>
        </w:r>
        <w:r w:rsidR="004C02EF" w:rsidRPr="00E77497" w:rsidDel="00AD18E3">
          <w:delText xml:space="preserve"> is the standard built-in constructor with that name.</w:delText>
        </w:r>
      </w:del>
    </w:p>
    <w:p w:rsidR="004C02EF" w:rsidRPr="00E77497" w:rsidDel="00AD18E3" w:rsidRDefault="004C02EF" w:rsidP="004C02EF">
      <w:pPr>
        <w:pStyle w:val="Alg4"/>
        <w:numPr>
          <w:ilvl w:val="0"/>
          <w:numId w:val="50"/>
        </w:numPr>
        <w:spacing w:after="220"/>
        <w:contextualSpacing/>
        <w:rPr>
          <w:del w:id="11731" w:author="Rev 8 Allen Wirfs-Brock" w:date="2012-06-01T08:32:00Z"/>
        </w:rPr>
      </w:pPr>
      <w:del w:id="11732" w:author="Rev 8 Allen Wirfs-Brock" w:date="2012-06-01T08:32:00Z">
        <w:r w:rsidRPr="00E77497" w:rsidDel="00AD18E3">
          <w:delText xml:space="preserve">Let </w:delText>
        </w:r>
        <w:r w:rsidRPr="00E77497" w:rsidDel="00AD18E3">
          <w:rPr>
            <w:i/>
          </w:rPr>
          <w:delText xml:space="preserve">propId </w:delText>
        </w:r>
        <w:r w:rsidRPr="00E77497" w:rsidDel="00AD18E3">
          <w:delText xml:space="preserve">be the result of evaluating </w:delText>
        </w:r>
        <w:r w:rsidRPr="00E77497" w:rsidDel="00AD18E3">
          <w:rPr>
            <w:i/>
          </w:rPr>
          <w:delText>PropertyAssignment</w:delText>
        </w:r>
        <w:r w:rsidRPr="00E77497" w:rsidDel="00AD18E3">
          <w:delText>.</w:delText>
        </w:r>
      </w:del>
    </w:p>
    <w:p w:rsidR="004C02EF" w:rsidRPr="00E77497" w:rsidDel="00AD18E3" w:rsidRDefault="004C02EF" w:rsidP="004C02EF">
      <w:pPr>
        <w:pStyle w:val="Alg4"/>
        <w:numPr>
          <w:ilvl w:val="0"/>
          <w:numId w:val="50"/>
        </w:numPr>
        <w:spacing w:after="220"/>
        <w:contextualSpacing/>
        <w:rPr>
          <w:del w:id="11733" w:author="Rev 8 Allen Wirfs-Brock" w:date="2012-06-01T08:32:00Z"/>
        </w:rPr>
      </w:pPr>
      <w:del w:id="11734" w:author="Rev 8 Allen Wirfs-Brock" w:date="2012-06-01T08:32:00Z">
        <w:r w:rsidRPr="00E77497" w:rsidDel="00AD18E3">
          <w:delText xml:space="preserve">Call the [[DefineOwnProperty]] internal method of </w:delText>
        </w:r>
        <w:r w:rsidRPr="00E77497" w:rsidDel="00AD18E3">
          <w:rPr>
            <w:i/>
          </w:rPr>
          <w:delText>obj</w:delText>
        </w:r>
        <w:r w:rsidRPr="00E77497" w:rsidDel="00AD18E3">
          <w:delText xml:space="preserve"> with arguments </w:delText>
        </w:r>
        <w:r w:rsidRPr="00E77497" w:rsidDel="00AD18E3">
          <w:rPr>
            <w:i/>
          </w:rPr>
          <w:delText>propId</w:delText>
        </w:r>
        <w:r w:rsidRPr="00E77497" w:rsidDel="00AD18E3">
          <w:delText xml:space="preserve">.name, </w:delText>
        </w:r>
        <w:r w:rsidRPr="00E77497" w:rsidDel="00AD18E3">
          <w:rPr>
            <w:i/>
          </w:rPr>
          <w:delText>propId</w:delText>
        </w:r>
        <w:r w:rsidRPr="00E77497" w:rsidDel="00AD18E3">
          <w:delText xml:space="preserve">.descriptor, and </w:delText>
        </w:r>
        <w:r w:rsidRPr="00E77497" w:rsidDel="00AD18E3">
          <w:rPr>
            <w:b/>
          </w:rPr>
          <w:delText>false</w:delText>
        </w:r>
        <w:r w:rsidRPr="00E77497" w:rsidDel="00AD18E3">
          <w:delText>.</w:delText>
        </w:r>
      </w:del>
    </w:p>
    <w:p w:rsidR="004C02EF" w:rsidRPr="00E77497" w:rsidDel="00AD18E3" w:rsidRDefault="00F64ED7" w:rsidP="004C02EF">
      <w:pPr>
        <w:pStyle w:val="Alg4"/>
        <w:numPr>
          <w:ilvl w:val="0"/>
          <w:numId w:val="50"/>
        </w:numPr>
        <w:spacing w:after="220"/>
        <w:contextualSpacing/>
        <w:rPr>
          <w:del w:id="11735" w:author="Rev 8 Allen Wirfs-Brock" w:date="2012-06-01T08:32:00Z"/>
        </w:rPr>
      </w:pPr>
      <w:ins w:id="11736" w:author="Rev 5 Allen Wirfs-Brock" w:date="2012-01-10T14:47:00Z">
        <w:del w:id="11737" w:author="Rev 8 Allen Wirfs-Brock" w:date="2012-06-01T08:32:00Z">
          <w:r w:rsidDel="00AD18E3">
            <w:delText>Perform</w:delText>
          </w:r>
        </w:del>
      </w:ins>
      <w:ins w:id="11738" w:author="Rev 7 Allen Wirfs-Brock" w:date="2012-05-04T14:27:00Z">
        <w:del w:id="11739" w:author="Rev 8 Allen Wirfs-Brock" w:date="2012-06-01T08:32:00Z">
          <w:r w:rsidR="00105513" w:rsidDel="00AD18E3">
            <w:delText>ing</w:delText>
          </w:r>
        </w:del>
      </w:ins>
      <w:ins w:id="11740" w:author="Rev 5 Allen Wirfs-Brock" w:date="2012-01-10T14:47:00Z">
        <w:del w:id="11741" w:author="Rev 8 Allen Wirfs-Brock" w:date="2012-06-01T08:32:00Z">
          <w:r w:rsidDel="00AD18E3">
            <w:delText xml:space="preserve"> Pr</w:delText>
          </w:r>
          <w:r w:rsidR="00906D0C" w:rsidDel="00AD18E3">
            <w:delText xml:space="preserve">operty Definition </w:delText>
          </w:r>
        </w:del>
      </w:ins>
      <w:ins w:id="11742" w:author="Rev 6 Allen Wirfs-Brock" w:date="2012-02-16T13:38:00Z">
        <w:del w:id="11743" w:author="Rev 8 Allen Wirfs-Brock" w:date="2012-06-01T08:32:00Z">
          <w:r w:rsidR="008C11D4" w:rsidDel="00AD18E3">
            <w:delText xml:space="preserve">Evaluation </w:delText>
          </w:r>
        </w:del>
      </w:ins>
      <w:ins w:id="11744" w:author="Rev 5 Allen Wirfs-Brock" w:date="2012-01-10T14:47:00Z">
        <w:del w:id="11745" w:author="Rev 8 Allen Wirfs-Brock" w:date="2012-06-01T08:32:00Z">
          <w:r w:rsidR="00906D0C" w:rsidDel="00AD18E3">
            <w:delText>Dvaluation of</w:delText>
          </w:r>
          <w:r w:rsidRPr="00E77497" w:rsidDel="00AD18E3">
            <w:delText xml:space="preserve"> </w:delText>
          </w:r>
          <w:r w:rsidRPr="00E77497" w:rsidDel="00AD18E3">
            <w:rPr>
              <w:i/>
            </w:rPr>
            <w:delText>Property</w:delText>
          </w:r>
          <w:r w:rsidDel="00AD18E3">
            <w:rPr>
              <w:i/>
            </w:rPr>
            <w:delText>Assignment</w:delText>
          </w:r>
        </w:del>
      </w:ins>
      <w:ins w:id="11746" w:author="Rev 7 Allen Wirfs-Brock" w:date="2012-04-20T09:35:00Z">
        <w:del w:id="11747" w:author="Rev 8 Allen Wirfs-Brock" w:date="2012-06-01T08:32:00Z">
          <w:r w:rsidR="001A6289" w:rsidDel="00AD18E3">
            <w:rPr>
              <w:i/>
            </w:rPr>
            <w:delText>PropertyDefinition</w:delText>
          </w:r>
        </w:del>
      </w:ins>
      <w:ins w:id="11748" w:author="Rev 5 Allen Wirfs-Brock" w:date="2012-01-10T14:47:00Z">
        <w:del w:id="11749" w:author="Rev 8 Allen Wirfs-Brock" w:date="2012-06-01T08:32:00Z">
          <w:r w:rsidDel="00AD18E3">
            <w:rPr>
              <w:i/>
            </w:rPr>
            <w:delText xml:space="preserve"> </w:delText>
          </w:r>
          <w:r w:rsidDel="00AD18E3">
            <w:delText xml:space="preserve">with argument </w:delText>
          </w:r>
          <w:r w:rsidRPr="007870CC" w:rsidDel="00AD18E3">
            <w:rPr>
              <w:i/>
            </w:rPr>
            <w:delText>ob</w:delText>
          </w:r>
        </w:del>
      </w:ins>
      <w:ins w:id="11750" w:author="Rev 5 Allen Wirfs-Brock" w:date="2012-01-10T14:48:00Z">
        <w:del w:id="11751" w:author="Rev 8 Allen Wirfs-Brock" w:date="2012-06-01T08:32:00Z">
          <w:r w:rsidDel="00AD18E3">
            <w:rPr>
              <w:i/>
            </w:rPr>
            <w:delText>ject</w:delText>
          </w:r>
        </w:del>
      </w:ins>
      <w:ins w:id="11752" w:author="Rev 5 Allen Wirfs-Brock" w:date="2012-01-10T14:47:00Z">
        <w:del w:id="11753" w:author="Rev 8 Allen Wirfs-Brock" w:date="2012-06-01T08:32:00Z">
          <w:r w:rsidRPr="00E77497" w:rsidDel="00AD18E3">
            <w:delText>.</w:delText>
          </w:r>
        </w:del>
      </w:ins>
      <w:del w:id="11754" w:author="Rev 8 Allen Wirfs-Brock" w:date="2012-06-01T08:32:00Z">
        <w:r w:rsidR="004C02EF" w:rsidRPr="00E77497" w:rsidDel="00AD18E3">
          <w:delText xml:space="preserve">Return </w:delText>
        </w:r>
        <w:r w:rsidR="004C02EF" w:rsidRPr="00E77497" w:rsidDel="00AD18E3">
          <w:rPr>
            <w:i/>
          </w:rPr>
          <w:delText>obj</w:delText>
        </w:r>
        <w:r w:rsidR="004C02EF" w:rsidRPr="00E77497" w:rsidDel="00AD18E3">
          <w:delText>.</w:delText>
        </w:r>
      </w:del>
    </w:p>
    <w:p w:rsidR="004C02EF" w:rsidRPr="00E77497" w:rsidRDefault="004C02EF" w:rsidP="004C02EF">
      <w:pPr>
        <w:jc w:val="left"/>
      </w:pPr>
      <w:del w:id="11755" w:author="Rev 4 Allen Wirfs-Brock" w:date="2011-10-15T08:58:00Z">
        <w:r w:rsidRPr="00E77497" w:rsidDel="00C95629">
          <w:delText>The production</w:delText>
        </w:r>
        <w:r w:rsidRPr="00E77497" w:rsidDel="00C95629">
          <w:br/>
          <w:delText xml:space="preserve">     </w:delText>
        </w:r>
      </w:del>
      <w:del w:id="11756" w:author="Rev 7 Allen Wirfs-Brock" w:date="2012-04-20T09:48:00Z">
        <w:r w:rsidRPr="00E77497" w:rsidDel="002D5AF2">
          <w:rPr>
            <w:rStyle w:val="bnf"/>
          </w:rPr>
          <w:delText>PropertyNameAndValueList</w:delText>
        </w:r>
      </w:del>
      <w:ins w:id="11757" w:author="Rev 7 Allen Wirfs-Brock" w:date="2012-04-20T09:48:00Z">
        <w:r w:rsidR="002D5AF2">
          <w:rPr>
            <w:rStyle w:val="bnf"/>
          </w:rPr>
          <w:t>PropertyDefinitionList</w:t>
        </w:r>
      </w:ins>
      <w:r w:rsidRPr="00E77497">
        <w:t xml:space="preserve"> </w:t>
      </w:r>
      <w:r w:rsidRPr="00E77497">
        <w:rPr>
          <w:b/>
        </w:rPr>
        <w:t>:</w:t>
      </w:r>
      <w:r w:rsidRPr="00E77497">
        <w:t xml:space="preserve">  </w:t>
      </w:r>
      <w:del w:id="11758" w:author="Rev 7 Allen Wirfs-Brock" w:date="2012-04-20T09:48:00Z">
        <w:r w:rsidRPr="00E77497" w:rsidDel="002D5AF2">
          <w:rPr>
            <w:rStyle w:val="bnf"/>
          </w:rPr>
          <w:delText>PropertyNameAndValueList</w:delText>
        </w:r>
      </w:del>
      <w:ins w:id="11759" w:author="Rev 7 Allen Wirfs-Brock" w:date="2012-04-20T09:48:00Z">
        <w:r w:rsidR="002D5AF2">
          <w:rPr>
            <w:rStyle w:val="bnf"/>
          </w:rPr>
          <w:t>PropertyDefinitionList</w:t>
        </w:r>
      </w:ins>
      <w:r w:rsidRPr="00E77497">
        <w:t xml:space="preserve"> </w:t>
      </w:r>
      <w:r w:rsidRPr="00E77497">
        <w:rPr>
          <w:rFonts w:ascii="Courier New" w:hAnsi="Courier New" w:cs="Courier New"/>
          <w:b/>
        </w:rPr>
        <w:t>,</w:t>
      </w:r>
      <w:r w:rsidRPr="00E77497">
        <w:t xml:space="preserve"> </w:t>
      </w:r>
      <w:del w:id="11760" w:author="Rev 7 Allen Wirfs-Brock" w:date="2012-04-20T09:35:00Z">
        <w:r w:rsidRPr="00E77497" w:rsidDel="001A6289">
          <w:rPr>
            <w:rStyle w:val="bnf"/>
          </w:rPr>
          <w:delText>PropertyAssignment</w:delText>
        </w:r>
      </w:del>
      <w:ins w:id="11761" w:author="Rev 7 Allen Wirfs-Brock" w:date="2012-04-20T09:35:00Z">
        <w:r w:rsidR="001A6289">
          <w:rPr>
            <w:rStyle w:val="bnf"/>
          </w:rPr>
          <w:t>PropertyDefinition</w:t>
        </w:r>
      </w:ins>
      <w:del w:id="11762" w:author="Rev 4 Allen Wirfs-Brock" w:date="2011-10-15T08:58:00Z">
        <w:r w:rsidRPr="00E77497" w:rsidDel="00C95629">
          <w:br/>
          <w:delText>is evaluated as follows:</w:delText>
        </w:r>
      </w:del>
    </w:p>
    <w:p w:rsidR="004C02EF" w:rsidRPr="00E77497" w:rsidDel="00906D0C" w:rsidRDefault="004C02EF" w:rsidP="009E3FF6">
      <w:pPr>
        <w:pStyle w:val="Alg4"/>
        <w:numPr>
          <w:ilvl w:val="0"/>
          <w:numId w:val="421"/>
        </w:numPr>
        <w:spacing w:after="220"/>
        <w:contextualSpacing/>
        <w:rPr>
          <w:del w:id="11763" w:author="Rev 5 Allen Wirfs-Brock" w:date="2012-01-10T14:50:00Z"/>
        </w:rPr>
      </w:pPr>
      <w:del w:id="11764"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rsidR="004C02EF" w:rsidRPr="00E77497" w:rsidDel="00906D0C" w:rsidRDefault="004C02EF" w:rsidP="009E3FF6">
      <w:pPr>
        <w:pStyle w:val="Alg4"/>
        <w:numPr>
          <w:ilvl w:val="0"/>
          <w:numId w:val="421"/>
        </w:numPr>
        <w:spacing w:after="220"/>
        <w:contextualSpacing/>
        <w:rPr>
          <w:del w:id="11765" w:author="Rev 5 Allen Wirfs-Brock" w:date="2012-01-10T14:50:00Z"/>
        </w:rPr>
      </w:pPr>
      <w:del w:id="11766"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rsidR="004C02EF" w:rsidRPr="00E77497" w:rsidDel="008A3C30" w:rsidRDefault="004C02EF" w:rsidP="008A3C30">
      <w:pPr>
        <w:pStyle w:val="Alg4"/>
        <w:numPr>
          <w:ilvl w:val="0"/>
          <w:numId w:val="51"/>
        </w:numPr>
        <w:spacing w:after="220"/>
        <w:contextualSpacing/>
        <w:rPr>
          <w:del w:id="11767" w:author="Allen Wirfs-Brock" w:date="2011-07-07T13:23:00Z"/>
        </w:rPr>
      </w:pPr>
      <w:del w:id="11768"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rsidR="004C02EF" w:rsidRPr="00E77497" w:rsidDel="008A3C30" w:rsidRDefault="004C02EF" w:rsidP="004C02EF">
      <w:pPr>
        <w:pStyle w:val="Alg4"/>
        <w:numPr>
          <w:ilvl w:val="0"/>
          <w:numId w:val="51"/>
        </w:numPr>
        <w:spacing w:after="220"/>
        <w:contextualSpacing/>
        <w:rPr>
          <w:del w:id="11769" w:author="Allen Wirfs-Brock" w:date="2011-07-07T13:23:00Z"/>
        </w:rPr>
      </w:pPr>
      <w:del w:id="11770"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rsidR="004C02EF" w:rsidRPr="00E77497" w:rsidDel="008A3C30" w:rsidRDefault="004C02EF" w:rsidP="004C02EF">
      <w:pPr>
        <w:pStyle w:val="Alg4"/>
        <w:numPr>
          <w:ilvl w:val="1"/>
          <w:numId w:val="51"/>
        </w:numPr>
        <w:spacing w:after="220"/>
        <w:contextualSpacing/>
        <w:rPr>
          <w:del w:id="11771" w:author="Allen Wirfs-Brock" w:date="2011-07-07T13:23:00Z"/>
        </w:rPr>
      </w:pPr>
      <w:del w:id="11772"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rsidR="004C02EF" w:rsidRPr="00E77497" w:rsidDel="008A3C30" w:rsidRDefault="004C02EF" w:rsidP="004C02EF">
      <w:pPr>
        <w:pStyle w:val="Alg4"/>
        <w:numPr>
          <w:ilvl w:val="1"/>
          <w:numId w:val="51"/>
        </w:numPr>
        <w:spacing w:after="220"/>
        <w:contextualSpacing/>
        <w:rPr>
          <w:del w:id="11773" w:author="Allen Wirfs-Brock" w:date="2011-07-07T13:23:00Z"/>
        </w:rPr>
      </w:pPr>
      <w:del w:id="11774"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rsidR="004C02EF" w:rsidRPr="00E77497" w:rsidDel="008A3C30" w:rsidRDefault="004C02EF" w:rsidP="004C02EF">
      <w:pPr>
        <w:pStyle w:val="Alg4"/>
        <w:numPr>
          <w:ilvl w:val="1"/>
          <w:numId w:val="51"/>
        </w:numPr>
        <w:spacing w:after="220"/>
        <w:contextualSpacing/>
        <w:rPr>
          <w:del w:id="11775" w:author="Allen Wirfs-Brock" w:date="2011-07-07T13:23:00Z"/>
        </w:rPr>
      </w:pPr>
      <w:del w:id="11776"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rsidR="004C02EF" w:rsidRPr="00E77497" w:rsidDel="008A3C30" w:rsidRDefault="004C02EF" w:rsidP="004C02EF">
      <w:pPr>
        <w:pStyle w:val="Alg4"/>
        <w:numPr>
          <w:ilvl w:val="1"/>
          <w:numId w:val="51"/>
        </w:numPr>
        <w:spacing w:after="220"/>
        <w:contextualSpacing/>
        <w:rPr>
          <w:del w:id="11777" w:author="Allen Wirfs-Brock" w:date="2011-07-07T13:23:00Z"/>
        </w:rPr>
      </w:pPr>
      <w:del w:id="11778"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rsidR="004C02EF" w:rsidRPr="00E77497" w:rsidRDefault="002D4B97" w:rsidP="009E3FF6">
      <w:pPr>
        <w:pStyle w:val="Alg4"/>
        <w:numPr>
          <w:ilvl w:val="0"/>
          <w:numId w:val="421"/>
        </w:numPr>
        <w:spacing w:after="220"/>
        <w:contextualSpacing/>
      </w:pPr>
      <w:ins w:id="11779" w:author="Rev 6 Allen Wirfs-Brock" w:date="2012-02-16T13:44:00Z">
        <w:r>
          <w:t xml:space="preserve">Let </w:t>
        </w:r>
        <w:del w:id="11780" w:author="Rev 8 Allen Wirfs-Brock" w:date="2012-06-11T16:58:00Z">
          <w:r w:rsidRPr="006A5E27" w:rsidDel="00B70D37">
            <w:rPr>
              <w:i/>
            </w:rPr>
            <w:delText>success</w:delText>
          </w:r>
        </w:del>
      </w:ins>
      <w:ins w:id="11781" w:author="Rev 8 Allen Wirfs-Brock" w:date="2012-06-11T16:58:00Z">
        <w:r w:rsidR="00B70D37">
          <w:rPr>
            <w:i/>
          </w:rPr>
          <w:t>status</w:t>
        </w:r>
      </w:ins>
      <w:ins w:id="11782" w:author="Rev 6 Allen Wirfs-Brock" w:date="2012-02-16T13:44:00Z">
        <w:r>
          <w:t xml:space="preserve"> be the result of p</w:t>
        </w:r>
      </w:ins>
      <w:ins w:id="11783" w:author="Rev 5 Allen Wirfs-Brock" w:date="2012-01-10T14:50:00Z">
        <w:del w:id="11784" w:author="Rev 6 Allen Wirfs-Brock" w:date="2012-02-16T13:44:00Z">
          <w:r w:rsidR="00906D0C" w:rsidDel="002D4B97">
            <w:delText>P</w:delText>
          </w:r>
        </w:del>
        <w:r w:rsidR="00906D0C">
          <w:t>erform</w:t>
        </w:r>
      </w:ins>
      <w:ins w:id="11785" w:author="Rev 6 Allen Wirfs-Brock" w:date="2012-02-16T13:44:00Z">
        <w:r>
          <w:t>ing</w:t>
        </w:r>
      </w:ins>
      <w:ins w:id="11786" w:author="Rev 5 Allen Wirfs-Brock" w:date="2012-01-10T14:50:00Z">
        <w:r w:rsidR="00906D0C">
          <w:t xml:space="preserve"> Property Definition </w:t>
        </w:r>
      </w:ins>
      <w:ins w:id="11787" w:author="Rev 6 Allen Wirfs-Brock" w:date="2012-02-16T13:38:00Z">
        <w:r w:rsidR="008C11D4">
          <w:t xml:space="preserve">Evaluation </w:t>
        </w:r>
      </w:ins>
      <w:ins w:id="11788" w:author="Rev 5 Allen Wirfs-Brock" w:date="2012-01-10T14:50:00Z">
        <w:del w:id="11789" w:author="Rev 6 Allen Wirfs-Brock" w:date="2012-02-16T13:38:00Z">
          <w:r w:rsidR="00906D0C" w:rsidDel="008C11D4">
            <w:delText xml:space="preserve">Dvaluation </w:delText>
          </w:r>
        </w:del>
        <w:r w:rsidR="00906D0C">
          <w:t xml:space="preserve">of </w:t>
        </w:r>
        <w:r w:rsidR="00906D0C" w:rsidRPr="00E77497">
          <w:t xml:space="preserve"> </w:t>
        </w:r>
        <w:del w:id="11790" w:author="Rev 7 Allen Wirfs-Brock" w:date="2012-04-20T09:48:00Z">
          <w:r w:rsidR="00906D0C" w:rsidRPr="00E77497" w:rsidDel="002D5AF2">
            <w:rPr>
              <w:i/>
            </w:rPr>
            <w:delText>PropertyNameAndValueList</w:delText>
          </w:r>
        </w:del>
      </w:ins>
      <w:ins w:id="11791" w:author="Rev 7 Allen Wirfs-Brock" w:date="2012-04-20T09:48:00Z">
        <w:r w:rsidR="002D5AF2">
          <w:rPr>
            <w:i/>
          </w:rPr>
          <w:t>PropertyDefinitionList</w:t>
        </w:r>
      </w:ins>
      <w:ins w:id="11792" w:author="Rev 5 Allen Wirfs-Brock" w:date="2012-01-10T14:50:00Z">
        <w:r w:rsidR="00906D0C">
          <w:t xml:space="preserve"> with argument </w:t>
        </w:r>
        <w:r w:rsidR="00906D0C" w:rsidRPr="007870CC">
          <w:rPr>
            <w:i/>
          </w:rPr>
          <w:t>ob</w:t>
        </w:r>
        <w:r w:rsidR="00906D0C">
          <w:rPr>
            <w:i/>
          </w:rPr>
          <w:t>ject</w:t>
        </w:r>
        <w:r w:rsidR="00906D0C" w:rsidRPr="00E77497">
          <w:t>.</w:t>
        </w:r>
      </w:ins>
      <w:del w:id="11793"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rsidR="002D4B97" w:rsidRDefault="006552DF" w:rsidP="002D4B97">
      <w:pPr>
        <w:pStyle w:val="Alg4"/>
        <w:numPr>
          <w:ilvl w:val="0"/>
          <w:numId w:val="421"/>
        </w:numPr>
        <w:contextualSpacing/>
        <w:rPr>
          <w:ins w:id="11794" w:author="Rev 6 Allen Wirfs-Brock" w:date="2012-02-16T13:44:00Z"/>
        </w:rPr>
      </w:pPr>
      <w:ins w:id="11795" w:author="Rev 10 Allen Wirfs-Brock" w:date="2012-08-14T14:42:00Z">
        <w:r>
          <w:t>ReturnIfAbrupt(</w:t>
        </w:r>
        <w:r>
          <w:rPr>
            <w:i/>
          </w:rPr>
          <w:t>status</w:t>
        </w:r>
        <w:r>
          <w:t>)</w:t>
        </w:r>
      </w:ins>
      <w:ins w:id="11796" w:author="Rev 6 Allen Wirfs-Brock" w:date="2012-02-16T13:44:00Z">
        <w:del w:id="11797" w:author="Rev 10 Allen Wirfs-Brock" w:date="2012-08-14T14:42:00Z">
          <w:r w:rsidR="002D4B97" w:rsidDel="006552DF">
            <w:delText xml:space="preserve">If </w:delText>
          </w:r>
          <w:r w:rsidR="002D4B97" w:rsidRPr="006A5E27" w:rsidDel="006552DF">
            <w:rPr>
              <w:i/>
            </w:rPr>
            <w:delText>success</w:delText>
          </w:r>
        </w:del>
      </w:ins>
      <w:ins w:id="11798" w:author="Rev 8 Allen Wirfs-Brock" w:date="2012-06-11T16:58:00Z">
        <w:del w:id="11799" w:author="Rev 10 Allen Wirfs-Brock" w:date="2012-08-14T14:42:00Z">
          <w:r w:rsidR="00B70D37" w:rsidDel="006552DF">
            <w:rPr>
              <w:i/>
            </w:rPr>
            <w:delText>status</w:delText>
          </w:r>
        </w:del>
      </w:ins>
      <w:ins w:id="11800" w:author="Rev 6 Allen Wirfs-Brock" w:date="2012-02-16T13:44:00Z">
        <w:del w:id="11801" w:author="Rev 10 Allen Wirfs-Brock" w:date="2012-08-14T14:42:00Z">
          <w:r w:rsidR="002D4B97" w:rsidDel="006552DF">
            <w:delText xml:space="preserve"> is an abrupt completion, return </w:delText>
          </w:r>
          <w:r w:rsidR="002D4B97" w:rsidRPr="006A5E27" w:rsidDel="006552DF">
            <w:rPr>
              <w:i/>
            </w:rPr>
            <w:delText>success</w:delText>
          </w:r>
        </w:del>
      </w:ins>
      <w:ins w:id="11802" w:author="Rev 8 Allen Wirfs-Brock" w:date="2012-06-11T16:58:00Z">
        <w:del w:id="11803" w:author="Rev 10 Allen Wirfs-Brock" w:date="2012-08-14T14:42:00Z">
          <w:r w:rsidR="00B70D37" w:rsidDel="006552DF">
            <w:rPr>
              <w:i/>
            </w:rPr>
            <w:delText>status</w:delText>
          </w:r>
        </w:del>
      </w:ins>
      <w:ins w:id="11804" w:author="Rev 6 Allen Wirfs-Brock" w:date="2012-02-16T13:44:00Z">
        <w:r w:rsidR="002D4B97">
          <w:t>.</w:t>
        </w:r>
      </w:ins>
    </w:p>
    <w:p w:rsidR="004C02EF" w:rsidRPr="00E77497" w:rsidDel="005D3773" w:rsidRDefault="002D4B97" w:rsidP="009E3FF6">
      <w:pPr>
        <w:pStyle w:val="Alg4"/>
        <w:numPr>
          <w:ilvl w:val="0"/>
          <w:numId w:val="421"/>
        </w:numPr>
        <w:spacing w:after="220"/>
        <w:contextualSpacing/>
        <w:rPr>
          <w:del w:id="11805" w:author="Rev 4 Allen Wirfs-Brock" w:date="2011-10-15T09:04:00Z"/>
        </w:rPr>
      </w:pPr>
      <w:ins w:id="11806" w:author="Rev 6 Allen Wirfs-Brock" w:date="2012-02-16T13:40:00Z">
        <w:r>
          <w:lastRenderedPageBreak/>
          <w:t xml:space="preserve">Return the result of </w:t>
        </w:r>
      </w:ins>
      <w:ins w:id="11807" w:author="Rev 5 Allen Wirfs-Brock" w:date="2012-01-10T14:49:00Z">
        <w:del w:id="11808" w:author="Rev 6 Allen Wirfs-Brock" w:date="2012-02-16T13:45:00Z">
          <w:r w:rsidR="00906D0C" w:rsidDel="002D4B97">
            <w:delText>P</w:delText>
          </w:r>
        </w:del>
      </w:ins>
      <w:ins w:id="11809" w:author="Rev 6 Allen Wirfs-Brock" w:date="2012-02-16T13:45:00Z">
        <w:r>
          <w:t>p</w:t>
        </w:r>
      </w:ins>
      <w:ins w:id="11810" w:author="Rev 5 Allen Wirfs-Brock" w:date="2012-01-10T14:49:00Z">
        <w:r w:rsidR="00906D0C">
          <w:t>erform</w:t>
        </w:r>
      </w:ins>
      <w:ins w:id="11811" w:author="Rev 6 Allen Wirfs-Brock" w:date="2012-02-16T13:45:00Z">
        <w:r>
          <w:t>ing</w:t>
        </w:r>
      </w:ins>
      <w:ins w:id="11812" w:author="Rev 5 Allen Wirfs-Brock" w:date="2012-01-10T14:49:00Z">
        <w:r w:rsidR="00906D0C">
          <w:t xml:space="preserve"> Property Definition </w:t>
        </w:r>
      </w:ins>
      <w:ins w:id="11813" w:author="Rev 6 Allen Wirfs-Brock" w:date="2012-02-16T13:38:00Z">
        <w:r w:rsidR="008C11D4">
          <w:t xml:space="preserve">Evaluation </w:t>
        </w:r>
      </w:ins>
      <w:ins w:id="11814" w:author="Rev 5 Allen Wirfs-Brock" w:date="2012-01-10T14:49:00Z">
        <w:del w:id="11815" w:author="Rev 6 Allen Wirfs-Brock" w:date="2012-02-16T13:38:00Z">
          <w:r w:rsidR="00906D0C" w:rsidDel="008C11D4">
            <w:delText xml:space="preserve">Dvaluation </w:delText>
          </w:r>
        </w:del>
        <w:r w:rsidR="00906D0C">
          <w:t>of</w:t>
        </w:r>
        <w:r w:rsidR="00906D0C" w:rsidRPr="00E77497">
          <w:t xml:space="preserve"> </w:t>
        </w:r>
        <w:del w:id="11816" w:author="Rev 7 Allen Wirfs-Brock" w:date="2012-04-20T09:35:00Z">
          <w:r w:rsidR="00906D0C" w:rsidRPr="00E77497" w:rsidDel="001A6289">
            <w:rPr>
              <w:i/>
            </w:rPr>
            <w:delText>Property</w:delText>
          </w:r>
          <w:r w:rsidR="00906D0C" w:rsidDel="001A6289">
            <w:rPr>
              <w:i/>
            </w:rPr>
            <w:delText>Assignment</w:delText>
          </w:r>
        </w:del>
      </w:ins>
      <w:ins w:id="11817" w:author="Rev 7 Allen Wirfs-Brock" w:date="2012-04-20T09:35:00Z">
        <w:r w:rsidR="001A6289">
          <w:rPr>
            <w:i/>
          </w:rPr>
          <w:t>PropertyDefinition</w:t>
        </w:r>
      </w:ins>
      <w:ins w:id="11818" w:author="Rev 5 Allen Wirfs-Brock" w:date="2012-01-10T14:49:00Z">
        <w:r w:rsidR="00906D0C">
          <w:rPr>
            <w:i/>
          </w:rPr>
          <w:t xml:space="preserve"> </w:t>
        </w:r>
        <w:r w:rsidR="00906D0C">
          <w:t xml:space="preserve">with argument </w:t>
        </w:r>
        <w:r w:rsidR="00906D0C" w:rsidRPr="007870CC">
          <w:rPr>
            <w:i/>
          </w:rPr>
          <w:t>ob</w:t>
        </w:r>
        <w:r w:rsidR="00906D0C">
          <w:rPr>
            <w:i/>
          </w:rPr>
          <w:t>ject</w:t>
        </w:r>
        <w:r w:rsidR="00906D0C" w:rsidRPr="00E77497">
          <w:t>.</w:t>
        </w:r>
      </w:ins>
      <w:del w:id="11819"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rsidR="006D7E13" w:rsidRPr="00E77497" w:rsidRDefault="004C02EF" w:rsidP="009E3FF6">
      <w:pPr>
        <w:pStyle w:val="Alg4"/>
        <w:numPr>
          <w:ilvl w:val="0"/>
          <w:numId w:val="421"/>
        </w:numPr>
        <w:spacing w:after="220"/>
        <w:contextualSpacing/>
      </w:pPr>
      <w:del w:id="11820"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11821" w:author="Allen Wirfs-Brock" w:date="2011-07-07T12:28:00Z">
        <w:del w:id="11822" w:author="Rev 4 Allen Wirfs-Brock" w:date="2011-10-15T09:04:00Z">
          <w:r w:rsidR="006D7E13" w:rsidRPr="00E77497" w:rsidDel="005D3773">
            <w:delText>.</w:delText>
          </w:r>
        </w:del>
      </w:ins>
    </w:p>
    <w:p w:rsidR="00A83EF2" w:rsidRPr="00E77497" w:rsidRDefault="00A83EF2" w:rsidP="00A83EF2">
      <w:pPr>
        <w:rPr>
          <w:ins w:id="11823" w:author="Allen Wirfs-Brock" w:date="2011-07-12T09:01:00Z"/>
        </w:rPr>
      </w:pPr>
      <w:ins w:id="11824" w:author="Allen Wirfs-Brock" w:date="2011-07-12T09:01:00Z">
        <w:del w:id="11825" w:author="Rev 4 Allen Wirfs-Brock" w:date="2011-10-15T08:59:00Z">
          <w:r w:rsidRPr="00E77497" w:rsidDel="00C95629">
            <w:delText xml:space="preserve">The production  </w:delText>
          </w:r>
        </w:del>
        <w:del w:id="11826" w:author="Rev 7 Allen Wirfs-Brock" w:date="2012-04-20T09:35:00Z">
          <w:r w:rsidRPr="00E77497" w:rsidDel="001A6289">
            <w:rPr>
              <w:rStyle w:val="bnf"/>
            </w:rPr>
            <w:delText>PropertyAssignment</w:delText>
          </w:r>
        </w:del>
      </w:ins>
      <w:ins w:id="11827" w:author="Rev 7 Allen Wirfs-Brock" w:date="2012-04-20T09:35:00Z">
        <w:r w:rsidR="001A6289">
          <w:rPr>
            <w:rStyle w:val="bnf"/>
          </w:rPr>
          <w:t>PropertyDefinition</w:t>
        </w:r>
      </w:ins>
      <w:ins w:id="11828" w:author="Allen Wirfs-Brock" w:date="2011-07-12T09:01:00Z">
        <w:r w:rsidRPr="00E77497">
          <w:t xml:space="preserve"> </w:t>
        </w:r>
        <w:r w:rsidRPr="00E77497">
          <w:rPr>
            <w:b/>
          </w:rPr>
          <w:t>:</w:t>
        </w:r>
        <w:r w:rsidRPr="00E77497">
          <w:t xml:space="preserve"> </w:t>
        </w:r>
      </w:ins>
      <w:ins w:id="11829" w:author="Allen Wirfs-Brock rev2" w:date="2011-07-22T09:49:00Z">
        <w:r w:rsidR="00986654" w:rsidRPr="00E77497">
          <w:rPr>
            <w:rStyle w:val="bnf"/>
          </w:rPr>
          <w:t>IdentifierName</w:t>
        </w:r>
        <w:r w:rsidR="00986654" w:rsidRPr="00E77497">
          <w:t xml:space="preserve"> </w:t>
        </w:r>
      </w:ins>
      <w:ins w:id="11830" w:author="Allen Wirfs-Brock" w:date="2011-07-12T09:01:00Z">
        <w:del w:id="11831" w:author="Rev 4 Allen Wirfs-Brock" w:date="2011-10-15T08:59:00Z">
          <w:r w:rsidRPr="00E77497" w:rsidDel="00C95629">
            <w:delText>is evaluated as follows:</w:delText>
          </w:r>
        </w:del>
      </w:ins>
    </w:p>
    <w:p w:rsidR="00A83EF2" w:rsidRPr="00E77497" w:rsidRDefault="00A83EF2" w:rsidP="00040A7E">
      <w:pPr>
        <w:pStyle w:val="Alg4"/>
        <w:numPr>
          <w:ilvl w:val="0"/>
          <w:numId w:val="422"/>
        </w:numPr>
        <w:spacing w:after="220"/>
        <w:contextualSpacing/>
        <w:rPr>
          <w:ins w:id="11832" w:author="Allen Wirfs-Brock" w:date="2011-07-12T09:01:00Z"/>
        </w:rPr>
      </w:pPr>
      <w:ins w:id="11833" w:author="Allen Wirfs-Brock" w:date="2011-07-12T09:01:00Z">
        <w:r w:rsidRPr="00E77497">
          <w:t xml:space="preserve">Let </w:t>
        </w:r>
        <w:r w:rsidRPr="00E77497">
          <w:rPr>
            <w:i/>
          </w:rPr>
          <w:t xml:space="preserve">propName </w:t>
        </w:r>
        <w:r w:rsidRPr="00E77497">
          <w:t xml:space="preserve">be </w:t>
        </w:r>
        <w:del w:id="11834" w:author="Rev 11 Allen Wirfs-Brock" w:date="2012-10-25T14:42:00Z">
          <w:r w:rsidRPr="00E77497" w:rsidDel="00040A7E">
            <w:delText>PropName(</w:delText>
          </w:r>
        </w:del>
      </w:ins>
      <w:ins w:id="11835" w:author="Rev 11 Allen Wirfs-Brock" w:date="2012-10-25T14:42:00Z">
        <w:r w:rsidR="00040A7E">
          <w:t>StringValue</w:t>
        </w:r>
      </w:ins>
      <w:ins w:id="11836" w:author="Rev 9 Allen Wirfs-Brock" w:date="2012-07-07T16:48:00Z">
        <w:r w:rsidR="00625115">
          <w:t xml:space="preserve"> of </w:t>
        </w:r>
      </w:ins>
      <w:ins w:id="11837" w:author="Allen Wirfs-Brock rev2" w:date="2011-07-22T09:50:00Z">
        <w:r w:rsidR="00986654" w:rsidRPr="00E77497">
          <w:rPr>
            <w:rStyle w:val="bnf"/>
          </w:rPr>
          <w:t>IdentifierName</w:t>
        </w:r>
      </w:ins>
      <w:ins w:id="11838" w:author="Allen Wirfs-Brock" w:date="2011-07-12T09:01:00Z">
        <w:del w:id="11839" w:author="Rev 9 Allen Wirfs-Brock" w:date="2012-07-07T16:48:00Z">
          <w:r w:rsidRPr="00E77497" w:rsidDel="00625115">
            <w:delText>)</w:delText>
          </w:r>
        </w:del>
        <w:r w:rsidRPr="00E77497">
          <w:t>.</w:t>
        </w:r>
      </w:ins>
    </w:p>
    <w:p w:rsidR="00A83EF2" w:rsidRPr="00E77497" w:rsidRDefault="00A83EF2" w:rsidP="009E3FF6">
      <w:pPr>
        <w:pStyle w:val="Alg4"/>
        <w:numPr>
          <w:ilvl w:val="0"/>
          <w:numId w:val="422"/>
        </w:numPr>
        <w:spacing w:after="220"/>
        <w:contextualSpacing/>
        <w:rPr>
          <w:ins w:id="11840" w:author="Allen Wirfs-Brock" w:date="2011-07-12T09:01:00Z"/>
        </w:rPr>
      </w:pPr>
      <w:ins w:id="11841" w:author="Allen Wirfs-Brock" w:date="2011-07-12T09:01:00Z">
        <w:r w:rsidRPr="00E77497">
          <w:t xml:space="preserve">Let </w:t>
        </w:r>
        <w:r w:rsidRPr="00E77497">
          <w:rPr>
            <w:i/>
          </w:rPr>
          <w:t xml:space="preserve">exprValue </w:t>
        </w:r>
        <w:r w:rsidRPr="00E77497">
          <w:t xml:space="preserve">be the result of </w:t>
        </w:r>
      </w:ins>
      <w:ins w:id="11842" w:author="Allen Wirfs-Brock" w:date="2011-07-12T09:06:00Z">
        <w:r w:rsidR="009574CD" w:rsidRPr="00E77497">
          <w:t xml:space="preserve">performing Identifier Resolution as specified in 10.3.1 using </w:t>
        </w:r>
      </w:ins>
      <w:ins w:id="11843" w:author="Allen Wirfs-Brock rev2" w:date="2011-07-22T10:24:00Z">
        <w:r w:rsidR="0004618C" w:rsidRPr="00E77497">
          <w:rPr>
            <w:i/>
          </w:rPr>
          <w:t>Identifier</w:t>
        </w:r>
      </w:ins>
      <w:ins w:id="11844" w:author="Allen Wirfs-Brock" w:date="2011-07-12T09:07:00Z">
        <w:r w:rsidR="009574CD" w:rsidRPr="00E77497">
          <w:rPr>
            <w:i/>
          </w:rPr>
          <w:t>Name</w:t>
        </w:r>
      </w:ins>
      <w:ins w:id="11845" w:author="Allen Wirfs-Brock" w:date="2011-07-12T09:06:00Z">
        <w:del w:id="11846" w:author="Allen Wirfs-Brock rev2" w:date="2011-07-22T10:41:00Z">
          <w:r w:rsidR="009574CD" w:rsidRPr="00E77497" w:rsidDel="00D91572">
            <w:delText xml:space="preserve"> as the </w:delText>
          </w:r>
          <w:r w:rsidR="009574CD" w:rsidRPr="00E77497" w:rsidDel="00D91572">
            <w:rPr>
              <w:i/>
            </w:rPr>
            <w:delText>Identifier</w:delText>
          </w:r>
        </w:del>
      </w:ins>
      <w:ins w:id="11847" w:author="Allen Wirfs-Brock" w:date="2011-07-12T09:01:00Z">
        <w:r w:rsidRPr="00E77497">
          <w:t>.</w:t>
        </w:r>
      </w:ins>
    </w:p>
    <w:p w:rsidR="00A83EF2" w:rsidRPr="00E77497" w:rsidRDefault="00A83EF2" w:rsidP="009E3FF6">
      <w:pPr>
        <w:pStyle w:val="Alg4"/>
        <w:numPr>
          <w:ilvl w:val="0"/>
          <w:numId w:val="422"/>
        </w:numPr>
        <w:spacing w:after="220"/>
        <w:contextualSpacing/>
        <w:rPr>
          <w:ins w:id="11848" w:author="Allen Wirfs-Brock" w:date="2011-07-12T09:01:00Z"/>
        </w:rPr>
      </w:pPr>
      <w:ins w:id="11849"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rsidR="002D4B97" w:rsidRDefault="006552DF" w:rsidP="002D4B97">
      <w:pPr>
        <w:pStyle w:val="Alg4"/>
        <w:numPr>
          <w:ilvl w:val="0"/>
          <w:numId w:val="422"/>
        </w:numPr>
        <w:contextualSpacing/>
        <w:rPr>
          <w:ins w:id="11850" w:author="Rev 6 Allen Wirfs-Brock" w:date="2012-02-16T13:47:00Z"/>
        </w:rPr>
      </w:pPr>
      <w:ins w:id="11851" w:author="Rev 10 Allen Wirfs-Brock" w:date="2012-08-14T14:43:00Z">
        <w:r>
          <w:t>ReturnIfAbrupt(</w:t>
        </w:r>
        <w:r w:rsidRPr="00E77497">
          <w:rPr>
            <w:i/>
          </w:rPr>
          <w:t>propValue</w:t>
        </w:r>
        <w:r>
          <w:t>)</w:t>
        </w:r>
      </w:ins>
      <w:ins w:id="11852" w:author="Rev 6 Allen Wirfs-Brock" w:date="2012-02-16T13:47:00Z">
        <w:del w:id="11853" w:author="Rev 10 Allen Wirfs-Brock" w:date="2012-08-14T14:43:00Z">
          <w:r w:rsidR="002D4B97" w:rsidDel="006552DF">
            <w:delText xml:space="preserve">If </w:delText>
          </w:r>
          <w:r w:rsidR="002D4B97" w:rsidRPr="00E77497" w:rsidDel="006552DF">
            <w:rPr>
              <w:i/>
            </w:rPr>
            <w:delText xml:space="preserve">propValue </w:delText>
          </w:r>
          <w:r w:rsidR="002D4B97" w:rsidDel="006552DF">
            <w:delText xml:space="preserve">is an abrupt completion, return </w:delText>
          </w:r>
          <w:r w:rsidR="002D4B97" w:rsidRPr="00E77497" w:rsidDel="006552DF">
            <w:rPr>
              <w:i/>
            </w:rPr>
            <w:delText>propValue</w:delText>
          </w:r>
        </w:del>
        <w:r w:rsidR="002D4B97">
          <w:t>.</w:t>
        </w:r>
      </w:ins>
    </w:p>
    <w:p w:rsidR="00A83EF2" w:rsidRPr="00E77497" w:rsidRDefault="00A83EF2" w:rsidP="009E3FF6">
      <w:pPr>
        <w:pStyle w:val="Alg4"/>
        <w:numPr>
          <w:ilvl w:val="0"/>
          <w:numId w:val="422"/>
        </w:numPr>
        <w:spacing w:after="220"/>
        <w:contextualSpacing/>
        <w:rPr>
          <w:ins w:id="11854" w:author="Allen Wirfs-Brock" w:date="2011-07-12T09:01:00Z"/>
        </w:rPr>
      </w:pPr>
      <w:ins w:id="11855"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rsidR="00F64ED7" w:rsidRPr="00E77497" w:rsidRDefault="00F64ED7" w:rsidP="00F64ED7">
      <w:pPr>
        <w:pStyle w:val="Alg4"/>
        <w:numPr>
          <w:ilvl w:val="0"/>
          <w:numId w:val="422"/>
        </w:numPr>
        <w:spacing w:after="220"/>
        <w:contextualSpacing/>
        <w:rPr>
          <w:ins w:id="11856" w:author="Rev 5 Allen Wirfs-Brock" w:date="2012-01-10T14:40:00Z"/>
        </w:rPr>
      </w:pPr>
      <w:ins w:id="11857" w:author="Rev 5 Allen Wirfs-Brock" w:date="2012-01-10T14:40:00Z">
        <w:del w:id="11858" w:author="Rev 6 Allen Wirfs-Brock" w:date="2012-02-16T13:48:00Z">
          <w:r w:rsidRPr="00E77497" w:rsidDel="002D4B97">
            <w:delText>Call</w:delText>
          </w:r>
        </w:del>
      </w:ins>
      <w:ins w:id="11859" w:author="Rev 6 Allen Wirfs-Brock" w:date="2012-02-16T13:48:00Z">
        <w:r w:rsidR="002D4B97">
          <w:t>Return the result of calling</w:t>
        </w:r>
      </w:ins>
      <w:ins w:id="11860"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11861" w:author="Rev 5 Allen Wirfs-Brock" w:date="2012-01-10T14:41:00Z">
        <w:r w:rsidRPr="00E77497">
          <w:rPr>
            <w:i/>
          </w:rPr>
          <w:t>propName</w:t>
        </w:r>
      </w:ins>
      <w:ins w:id="11862" w:author="Rev 5 Allen Wirfs-Brock" w:date="2012-01-10T14:40:00Z">
        <w:r w:rsidRPr="00E77497">
          <w:t xml:space="preserve">, </w:t>
        </w:r>
      </w:ins>
      <w:ins w:id="11863" w:author="Rev 5 Allen Wirfs-Brock" w:date="2012-01-10T14:41:00Z">
        <w:r w:rsidRPr="00E77497">
          <w:rPr>
            <w:i/>
          </w:rPr>
          <w:t>desc</w:t>
        </w:r>
      </w:ins>
      <w:ins w:id="11864" w:author="Rev 5 Allen Wirfs-Brock" w:date="2012-01-10T14:40:00Z">
        <w:r w:rsidRPr="00E77497">
          <w:t xml:space="preserve">, and </w:t>
        </w:r>
        <w:r w:rsidRPr="00E77497">
          <w:rPr>
            <w:b/>
          </w:rPr>
          <w:t>false</w:t>
        </w:r>
        <w:r w:rsidRPr="00E77497">
          <w:t>.</w:t>
        </w:r>
      </w:ins>
    </w:p>
    <w:p w:rsidR="00A83EF2" w:rsidRPr="00E77497" w:rsidDel="00F64ED7" w:rsidRDefault="00A83EF2" w:rsidP="009E3FF6">
      <w:pPr>
        <w:pStyle w:val="Alg4"/>
        <w:numPr>
          <w:ilvl w:val="0"/>
          <w:numId w:val="422"/>
        </w:numPr>
        <w:spacing w:after="220"/>
        <w:contextualSpacing/>
        <w:rPr>
          <w:ins w:id="11865" w:author="Allen Wirfs-Brock" w:date="2011-07-12T09:01:00Z"/>
          <w:del w:id="11866" w:author="Rev 5 Allen Wirfs-Brock" w:date="2012-01-10T14:42:00Z"/>
        </w:rPr>
      </w:pPr>
      <w:ins w:id="11867" w:author="Allen Wirfs-Brock" w:date="2011-07-12T09:01:00Z">
        <w:del w:id="11868"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rsidR="004C02EF" w:rsidRPr="00E77497" w:rsidRDefault="004C02EF" w:rsidP="004C02EF">
      <w:del w:id="11869" w:author="Rev 4 Allen Wirfs-Brock" w:date="2011-10-15T08:59:00Z">
        <w:r w:rsidRPr="00E77497" w:rsidDel="00C95629">
          <w:delText xml:space="preserve">The production  </w:delText>
        </w:r>
      </w:del>
      <w:del w:id="11870" w:author="Rev 7 Allen Wirfs-Brock" w:date="2012-04-20T09:35:00Z">
        <w:r w:rsidRPr="00E77497" w:rsidDel="001A6289">
          <w:rPr>
            <w:rStyle w:val="bnf"/>
          </w:rPr>
          <w:delText>PropertyAssignment</w:delText>
        </w:r>
      </w:del>
      <w:ins w:id="11871" w:author="Rev 7 Allen Wirfs-Brock" w:date="2012-04-20T09:35:00Z">
        <w:r w:rsidR="001A6289">
          <w:rPr>
            <w:rStyle w:val="bnf"/>
          </w:rPr>
          <w:t>PropertyDefinition</w:t>
        </w:r>
      </w:ins>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11872" w:author="Rev 4 Allen Wirfs-Brock" w:date="2011-10-15T09:00:00Z">
        <w:r w:rsidRPr="00E77497" w:rsidDel="00C95629">
          <w:delText>is evaluated as follows:</w:delText>
        </w:r>
      </w:del>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11873" w:author="Allen Wirfs-Brock" w:date="2011-07-07T12:29:00Z">
        <w:r w:rsidRPr="00E77497" w:rsidDel="006D7E13">
          <w:delText xml:space="preserve">the result of evaluating </w:delText>
        </w:r>
      </w:del>
      <w:ins w:id="11874" w:author="Allen Wirfs-Brock" w:date="2011-07-07T12:29:00Z">
        <w:r w:rsidR="006D7E13" w:rsidRPr="00E77497">
          <w:t>PropName</w:t>
        </w:r>
        <w:del w:id="11875" w:author="Rev 9 Allen Wirfs-Brock" w:date="2012-07-07T16:48:00Z">
          <w:r w:rsidR="006D7E13" w:rsidRPr="00E77497" w:rsidDel="00625115">
            <w:delText>(</w:delText>
          </w:r>
        </w:del>
      </w:ins>
      <w:ins w:id="11876" w:author="Rev 9 Allen Wirfs-Brock" w:date="2012-07-07T16:48:00Z">
        <w:r w:rsidR="00625115">
          <w:t xml:space="preserve"> of </w:t>
        </w:r>
      </w:ins>
      <w:r w:rsidRPr="00E77497">
        <w:rPr>
          <w:i/>
        </w:rPr>
        <w:t>PropertyName</w:t>
      </w:r>
      <w:ins w:id="11877" w:author="Allen Wirfs-Brock" w:date="2011-07-07T12:29:00Z">
        <w:del w:id="11878" w:author="Rev 9 Allen Wirfs-Brock" w:date="2012-07-07T16:49:00Z">
          <w:r w:rsidR="006D7E13" w:rsidRPr="00E77497" w:rsidDel="00625115">
            <w:delText>)</w:delText>
          </w:r>
        </w:del>
      </w:ins>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FA0122" w:rsidRDefault="006552DF" w:rsidP="00FA0122">
      <w:pPr>
        <w:pStyle w:val="Alg4"/>
        <w:numPr>
          <w:ilvl w:val="0"/>
          <w:numId w:val="443"/>
        </w:numPr>
        <w:contextualSpacing/>
        <w:rPr>
          <w:ins w:id="11879" w:author="Rev 6 Allen Wirfs-Brock" w:date="2012-02-16T13:48:00Z"/>
        </w:rPr>
      </w:pPr>
      <w:ins w:id="11880" w:author="Rev 10 Allen Wirfs-Brock" w:date="2012-08-14T14:43:00Z">
        <w:r>
          <w:t>ReturnIfAbrupt(</w:t>
        </w:r>
        <w:r w:rsidRPr="00E77497">
          <w:rPr>
            <w:i/>
          </w:rPr>
          <w:t>propValue</w:t>
        </w:r>
        <w:r>
          <w:t>)</w:t>
        </w:r>
      </w:ins>
      <w:ins w:id="11881" w:author="Rev 6 Allen Wirfs-Brock" w:date="2012-02-16T13:48:00Z">
        <w:del w:id="11882" w:author="Rev 10 Allen Wirfs-Brock" w:date="2012-08-14T14:43:00Z">
          <w:r w:rsidR="00FA0122" w:rsidDel="006552DF">
            <w:delText xml:space="preserve">If </w:delText>
          </w:r>
          <w:r w:rsidR="00FA0122" w:rsidRPr="00E77497" w:rsidDel="006552DF">
            <w:rPr>
              <w:i/>
            </w:rPr>
            <w:delText xml:space="preserve">propValue </w:delText>
          </w:r>
          <w:r w:rsidR="00FA0122" w:rsidDel="006552DF">
            <w:delText xml:space="preserve">is an abrupt completion, return </w:delText>
          </w:r>
          <w:r w:rsidR="00FA0122" w:rsidRPr="00E77497" w:rsidDel="006552DF">
            <w:rPr>
              <w:i/>
            </w:rPr>
            <w:delText>propValue</w:delText>
          </w:r>
        </w:del>
        <w:r w:rsidR="00FA0122">
          <w:t>.</w:t>
        </w:r>
      </w:ins>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FA0122" w:rsidP="009E3FF6">
      <w:pPr>
        <w:pStyle w:val="Alg4"/>
        <w:numPr>
          <w:ilvl w:val="0"/>
          <w:numId w:val="443"/>
        </w:numPr>
        <w:spacing w:after="220"/>
        <w:contextualSpacing/>
      </w:pPr>
      <w:ins w:id="11883" w:author="Rev 6 Allen Wirfs-Brock" w:date="2012-02-16T13:48:00Z">
        <w:r>
          <w:t>Return the result of calling</w:t>
        </w:r>
        <w:r w:rsidRPr="00E77497">
          <w:t xml:space="preserve"> </w:t>
        </w:r>
      </w:ins>
      <w:ins w:id="11884" w:author="Rev 5 Allen Wirfs-Brock" w:date="2012-01-10T14:52:00Z">
        <w:del w:id="11885"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11886"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rsidR="005D0080" w:rsidRPr="00E77497" w:rsidDel="009508C6" w:rsidRDefault="005D0080" w:rsidP="005D0080">
      <w:pPr>
        <w:jc w:val="left"/>
        <w:rPr>
          <w:ins w:id="11887" w:author="Rev 7 Allen Wirfs-Brock" w:date="2012-04-25T16:01:00Z"/>
          <w:del w:id="11888" w:author="Rev 8 Allen Wirfs-Brock" w:date="2012-06-01T08:32:00Z"/>
        </w:rPr>
      </w:pPr>
      <w:ins w:id="11889" w:author="Rev 7 Allen Wirfs-Brock" w:date="2012-04-25T16:01:00Z">
        <w:del w:id="11890" w:author="Rev 8 Allen Wirfs-Brock" w:date="2012-06-01T08:32:00Z">
          <w:r w:rsidDel="009508C6">
            <w:rPr>
              <w:rStyle w:val="bnf"/>
            </w:rPr>
            <w:delText>PropertyDefinition</w:delText>
          </w:r>
          <w:r w:rsidRPr="00E77497" w:rsidDel="009508C6">
            <w:delText xml:space="preserve"> </w:delText>
          </w:r>
          <w:r w:rsidRPr="00E77497" w:rsidDel="009508C6">
            <w:rPr>
              <w:b/>
            </w:rPr>
            <w:delText>:</w:delText>
          </w:r>
          <w:r w:rsidRPr="00E77497" w:rsidDel="009508C6">
            <w:delText xml:space="preserve">  </w:delText>
          </w:r>
          <w:r w:rsidDel="009508C6">
            <w:rPr>
              <w:rStyle w:val="bnf"/>
            </w:rPr>
            <w:delText>MethodDefinition</w:delText>
          </w:r>
          <w:r w:rsidRPr="00E77497" w:rsidDel="009508C6">
            <w:delText xml:space="preserve"> </w:delText>
          </w:r>
        </w:del>
      </w:ins>
    </w:p>
    <w:p w:rsidR="005D0080" w:rsidRPr="00E77497" w:rsidDel="009508C6" w:rsidRDefault="005D0080" w:rsidP="005D0080">
      <w:pPr>
        <w:pStyle w:val="Alg4"/>
        <w:numPr>
          <w:ilvl w:val="0"/>
          <w:numId w:val="739"/>
        </w:numPr>
        <w:spacing w:after="220"/>
        <w:contextualSpacing/>
        <w:rPr>
          <w:ins w:id="11891" w:author="Rev 7 Allen Wirfs-Brock" w:date="2012-04-25T16:01:00Z"/>
          <w:del w:id="11892" w:author="Rev 8 Allen Wirfs-Brock" w:date="2012-06-01T08:32:00Z"/>
        </w:rPr>
      </w:pPr>
      <w:ins w:id="11893" w:author="Rev 7 Allen Wirfs-Brock" w:date="2012-04-25T16:01:00Z">
        <w:del w:id="11894" w:author="Rev 8 Allen Wirfs-Brock" w:date="2012-06-01T08:32:00Z">
          <w:r w:rsidDel="009508C6">
            <w:delText>Return the result of Property Definition Evaluation of</w:delText>
          </w:r>
          <w:r w:rsidRPr="00E77497" w:rsidDel="009508C6">
            <w:delText xml:space="preserve"> </w:delText>
          </w:r>
          <w:r w:rsidDel="009508C6">
            <w:rPr>
              <w:i/>
            </w:rPr>
            <w:delText xml:space="preserve">MethodDefinition </w:delText>
          </w:r>
          <w:r w:rsidDel="009508C6">
            <w:delText xml:space="preserve">with argument </w:delText>
          </w:r>
          <w:r w:rsidRPr="007870CC" w:rsidDel="009508C6">
            <w:rPr>
              <w:i/>
            </w:rPr>
            <w:delText>ob</w:delText>
          </w:r>
          <w:r w:rsidDel="009508C6">
            <w:rPr>
              <w:i/>
            </w:rPr>
            <w:delText>ject</w:delText>
          </w:r>
          <w:r w:rsidRPr="00E77497" w:rsidDel="009508C6">
            <w:delText>.</w:delText>
          </w:r>
        </w:del>
      </w:ins>
    </w:p>
    <w:p w:rsidR="008D6EE3" w:rsidRPr="00E77497" w:rsidDel="00F5321D" w:rsidRDefault="008D6EE3" w:rsidP="008D6EE3">
      <w:pPr>
        <w:rPr>
          <w:ins w:id="11895" w:author="Rev 5 Allen Wirfs-Brock" w:date="2012-01-06T15:33:00Z"/>
          <w:del w:id="11896" w:author="Rev 7 Allen Wirfs-Brock" w:date="2012-04-26T11:21:00Z"/>
        </w:rPr>
      </w:pPr>
      <w:ins w:id="11897" w:author="Rev 5 Allen Wirfs-Brock" w:date="2012-01-06T15:33:00Z">
        <w:del w:id="11898" w:author="Rev 7 Allen Wirfs-Brock" w:date="2012-04-20T09:35:00Z">
          <w:r w:rsidRPr="00E77497" w:rsidDel="001A6289">
            <w:rPr>
              <w:rStyle w:val="bnf"/>
            </w:rPr>
            <w:delText>PropertyAssignment</w:delText>
          </w:r>
        </w:del>
        <w:del w:id="11899"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del>
      </w:ins>
      <w:ins w:id="11900" w:author="Rev 5 Allen Wirfs-Brock" w:date="2012-01-06T15:35:00Z">
        <w:del w:id="11901" w:author="Rev 7 Allen Wirfs-Brock" w:date="2012-04-26T11:21:00Z">
          <w:r w:rsidDel="00F5321D">
            <w:rPr>
              <w:rFonts w:ascii="Courier New" w:hAnsi="Courier New" w:cs="Courier New"/>
              <w:b/>
              <w:iCs/>
            </w:rPr>
            <w:delText xml:space="preserve"> </w:delText>
          </w:r>
          <w:r w:rsidRPr="004A5000" w:rsidDel="00F5321D">
            <w:rPr>
              <w:rFonts w:ascii="Times New Roman" w:hAnsi="Times New Roman"/>
              <w:i/>
            </w:rPr>
            <w:delText>FormalParameterList</w:delText>
          </w:r>
        </w:del>
      </w:ins>
      <w:ins w:id="11902" w:author="Rev 5 Allen Wirfs-Brock" w:date="2012-01-06T15:33:00Z">
        <w:del w:id="11903" w:author="Rev 7 Allen Wirfs-Brock" w:date="2012-04-26T11:21:00Z">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rsidR="008D6EE3" w:rsidRPr="00E77497" w:rsidDel="00F5321D" w:rsidRDefault="008D6EE3" w:rsidP="008D6EE3">
      <w:pPr>
        <w:pStyle w:val="Alg4"/>
        <w:numPr>
          <w:ilvl w:val="0"/>
          <w:numId w:val="53"/>
        </w:numPr>
        <w:spacing w:after="220"/>
        <w:contextualSpacing/>
        <w:rPr>
          <w:ins w:id="11904" w:author="Rev 5 Allen Wirfs-Brock" w:date="2012-01-06T15:33:00Z"/>
          <w:del w:id="11905" w:author="Rev 7 Allen Wirfs-Brock" w:date="2012-04-26T11:21:00Z"/>
        </w:rPr>
      </w:pPr>
      <w:ins w:id="11906" w:author="Rev 5 Allen Wirfs-Brock" w:date="2012-01-06T15:33:00Z">
        <w:del w:id="11907"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del>
      </w:ins>
      <w:ins w:id="11908" w:author="Rev 5 Allen Wirfs-Brock" w:date="2012-01-06T15:47:00Z">
        <w:del w:id="11909" w:author="Rev 7 Allen Wirfs-Brock" w:date="2012-04-26T11:21:00Z">
          <w:r w:rsidR="0099011E" w:rsidDel="00F5321D">
            <w:delText xml:space="preserve"> of </w:delText>
          </w:r>
        </w:del>
      </w:ins>
      <w:ins w:id="11910" w:author="Rev 5 Allen Wirfs-Brock" w:date="2012-01-06T15:33:00Z">
        <w:del w:id="11911" w:author="Rev 7 Allen Wirfs-Brock" w:date="2012-04-26T11:21:00Z">
          <w:r w:rsidRPr="00E77497" w:rsidDel="00F5321D">
            <w:rPr>
              <w:i/>
            </w:rPr>
            <w:delText>PropertyName</w:delText>
          </w:r>
          <w:r w:rsidRPr="00E77497" w:rsidDel="00F5321D">
            <w:delText>.</w:delText>
          </w:r>
        </w:del>
      </w:ins>
    </w:p>
    <w:p w:rsidR="008D6EE3" w:rsidRPr="00E77497" w:rsidDel="00F5321D" w:rsidRDefault="008D6EE3" w:rsidP="008D6EE3">
      <w:pPr>
        <w:pStyle w:val="Alg4"/>
        <w:numPr>
          <w:ilvl w:val="0"/>
          <w:numId w:val="53"/>
        </w:numPr>
        <w:spacing w:after="220"/>
        <w:contextualSpacing/>
        <w:rPr>
          <w:ins w:id="11912" w:author="Rev 5 Allen Wirfs-Brock" w:date="2012-01-06T15:33:00Z"/>
          <w:del w:id="11913" w:author="Rev 7 Allen Wirfs-Brock" w:date="2012-04-26T11:21:00Z"/>
        </w:rPr>
      </w:pPr>
      <w:ins w:id="11914" w:author="Rev 5 Allen Wirfs-Brock" w:date="2012-01-06T15:33:00Z">
        <w:del w:id="11915" w:author="Rev 7 Allen Wirfs-Brock" w:date="2012-04-26T11:21:00Z">
          <w:r w:rsidRPr="00E77497" w:rsidDel="00F5321D">
            <w:delText xml:space="preserve">Let </w:delText>
          </w:r>
          <w:r w:rsidRPr="00E77497" w:rsidDel="00F5321D">
            <w:rPr>
              <w:i/>
            </w:rPr>
            <w:delText xml:space="preserve">closure </w:delText>
          </w:r>
          <w:r w:rsidRPr="00E77497" w:rsidDel="00F5321D">
            <w:delText>be the result of creating a new Function object as specified in 13</w:delText>
          </w:r>
        </w:del>
      </w:ins>
      <w:ins w:id="11916" w:author="Rev 6 Allen Wirfs-Brock" w:date="2012-02-27T11:02:00Z">
        <w:del w:id="11917" w:author="Rev 7 Allen Wirfs-Brock" w:date="2012-04-26T11:21:00Z">
          <w:r w:rsidR="004A5000" w:rsidDel="00F5321D">
            <w:delText>.1</w:delText>
          </w:r>
        </w:del>
      </w:ins>
      <w:ins w:id="11918" w:author="Rev 5 Allen Wirfs-Brock" w:date="2012-01-06T15:33:00Z">
        <w:del w:id="11919" w:author="Rev 7 Allen Wirfs-Brock" w:date="2012-04-26T11:21:00Z">
          <w:r w:rsidRPr="00E77497" w:rsidDel="00F5321D">
            <w:delText>.2</w:delText>
          </w:r>
        </w:del>
      </w:ins>
      <w:ins w:id="11920" w:author="Rev 6 Allen Wirfs-Brock" w:date="2012-02-27T11:02:00Z">
        <w:del w:id="11921" w:author="Rev 7 Allen Wirfs-Brock" w:date="2012-04-26T11:21:00Z">
          <w:r w:rsidR="004A5000" w:rsidDel="00F5321D">
            <w:delText>1</w:delText>
          </w:r>
        </w:del>
      </w:ins>
      <w:ins w:id="11922" w:author="Rev 5 Allen Wirfs-Brock" w:date="2012-01-06T15:33:00Z">
        <w:del w:id="11923"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del>
      </w:ins>
      <w:ins w:id="11924" w:author="Rev 5 Allen Wirfs-Brock" w:date="2012-01-10T15:22:00Z">
        <w:del w:id="11925" w:author="Rev 7 Allen Wirfs-Brock" w:date="2012-04-26T11:21:00Z">
          <w:r w:rsidR="00ED240D" w:rsidDel="00F5321D">
            <w:delText xml:space="preserve"> Pass object as the optional </w:delText>
          </w:r>
        </w:del>
      </w:ins>
      <w:ins w:id="11926" w:author="Rev 5 Allen Wirfs-Brock" w:date="2012-01-10T15:23:00Z">
        <w:del w:id="11927" w:author="Rev 7 Allen Wirfs-Brock" w:date="2012-04-26T11:21:00Z">
          <w:r w:rsidR="00ED240D" w:rsidRPr="00ED240D" w:rsidDel="00F5321D">
            <w:rPr>
              <w:i/>
            </w:rPr>
            <w:delText>h</w:delText>
          </w:r>
        </w:del>
      </w:ins>
      <w:ins w:id="11928" w:author="Rev 5 Allen Wirfs-Brock" w:date="2012-01-10T15:22:00Z">
        <w:del w:id="11929" w:author="Rev 7 Allen Wirfs-Brock" w:date="2012-04-26T11:21:00Z">
          <w:r w:rsidR="00ED240D" w:rsidRPr="00ED240D" w:rsidDel="00F5321D">
            <w:rPr>
              <w:i/>
            </w:rPr>
            <w:delText>omeObject</w:delText>
          </w:r>
          <w:r w:rsidR="00ED240D" w:rsidDel="00F5321D">
            <w:delText xml:space="preserve"> argument and propName as the optional </w:delText>
          </w:r>
          <w:r w:rsidR="00ED240D" w:rsidRPr="00ED240D" w:rsidDel="00F5321D">
            <w:rPr>
              <w:i/>
            </w:rPr>
            <w:delText>methodName</w:delText>
          </w:r>
          <w:r w:rsidR="00ED240D" w:rsidDel="00F5321D">
            <w:delText xml:space="preserve"> argument.</w:delText>
          </w:r>
        </w:del>
      </w:ins>
    </w:p>
    <w:p w:rsidR="008D6EE3" w:rsidRPr="00E77497" w:rsidDel="00F5321D" w:rsidRDefault="008D6EE3" w:rsidP="008D6EE3">
      <w:pPr>
        <w:pStyle w:val="Alg4"/>
        <w:numPr>
          <w:ilvl w:val="0"/>
          <w:numId w:val="53"/>
        </w:numPr>
        <w:spacing w:after="220"/>
        <w:contextualSpacing/>
        <w:rPr>
          <w:ins w:id="11930" w:author="Rev 5 Allen Wirfs-Brock" w:date="2012-01-06T15:33:00Z"/>
          <w:del w:id="11931" w:author="Rev 7 Allen Wirfs-Brock" w:date="2012-04-26T11:21:00Z"/>
        </w:rPr>
      </w:pPr>
      <w:ins w:id="11932" w:author="Rev 5 Allen Wirfs-Brock" w:date="2012-01-06T15:33:00Z">
        <w:del w:id="11933"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rsidR="008D6EE3" w:rsidRPr="00E77497" w:rsidDel="00F5321D" w:rsidRDefault="00FA0122" w:rsidP="008D6EE3">
      <w:pPr>
        <w:pStyle w:val="Alg4"/>
        <w:numPr>
          <w:ilvl w:val="0"/>
          <w:numId w:val="53"/>
        </w:numPr>
        <w:spacing w:after="220"/>
        <w:contextualSpacing/>
        <w:rPr>
          <w:ins w:id="11934" w:author="Rev 5 Allen Wirfs-Brock" w:date="2012-01-06T15:33:00Z"/>
          <w:del w:id="11935" w:author="Rev 7 Allen Wirfs-Brock" w:date="2012-04-26T11:21:00Z"/>
        </w:rPr>
      </w:pPr>
      <w:ins w:id="11936" w:author="Rev 6 Allen Wirfs-Brock" w:date="2012-02-16T13:49:00Z">
        <w:del w:id="11937" w:author="Rev 7 Allen Wirfs-Brock" w:date="2012-04-26T11:21:00Z">
          <w:r w:rsidDel="00F5321D">
            <w:delText>Return the result of calling</w:delText>
          </w:r>
          <w:r w:rsidRPr="00E77497" w:rsidDel="00F5321D">
            <w:delText xml:space="preserve"> </w:delText>
          </w:r>
        </w:del>
      </w:ins>
      <w:ins w:id="11938" w:author="Rev 5 Allen Wirfs-Brock" w:date="2012-01-10T14:53:00Z">
        <w:del w:id="11939"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p>
    <w:p w:rsidR="004A5000" w:rsidRPr="00E77497" w:rsidDel="00F5321D" w:rsidRDefault="004A5000" w:rsidP="004A5000">
      <w:pPr>
        <w:rPr>
          <w:ins w:id="11940" w:author="Rev 6 Allen Wirfs-Brock" w:date="2012-02-27T11:01:00Z"/>
          <w:del w:id="11941" w:author="Rev 7 Allen Wirfs-Brock" w:date="2012-04-26T11:21:00Z"/>
        </w:rPr>
      </w:pPr>
      <w:ins w:id="11942" w:author="Rev 6 Allen Wirfs-Brock" w:date="2012-02-27T11:01:00Z">
        <w:del w:id="11943" w:author="Rev 7 Allen Wirfs-Brock" w:date="2012-04-20T09:35:00Z">
          <w:r w:rsidRPr="00E77497" w:rsidDel="001A6289">
            <w:rPr>
              <w:rStyle w:val="bnf"/>
            </w:rPr>
            <w:delText>PropertyAssignment</w:delText>
          </w:r>
        </w:del>
        <w:del w:id="11944"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Del="00F5321D">
            <w:rPr>
              <w:rFonts w:ascii="Courier New" w:hAnsi="Courier New" w:cs="Courier New"/>
              <w:b/>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r w:rsidDel="00F5321D">
            <w:rPr>
              <w:rFonts w:ascii="Courier New" w:hAnsi="Courier New" w:cs="Courier New"/>
              <w:b/>
              <w:iCs/>
            </w:rPr>
            <w:delText xml:space="preserve"> </w:delText>
          </w:r>
          <w:r w:rsidRPr="00451D9D" w:rsidDel="00F5321D">
            <w:rPr>
              <w:rFonts w:ascii="Times New Roman" w:hAnsi="Times New Roman"/>
              <w:i/>
            </w:rPr>
            <w:delText>FormalParameterList</w:delText>
          </w:r>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rsidR="004A5000" w:rsidRPr="00E77497" w:rsidDel="00F5321D" w:rsidRDefault="004A5000" w:rsidP="004A5000">
      <w:pPr>
        <w:pStyle w:val="Alg4"/>
        <w:numPr>
          <w:ilvl w:val="0"/>
          <w:numId w:val="700"/>
        </w:numPr>
        <w:spacing w:after="220"/>
        <w:contextualSpacing/>
        <w:rPr>
          <w:ins w:id="11945" w:author="Rev 6 Allen Wirfs-Brock" w:date="2012-02-27T11:01:00Z"/>
          <w:del w:id="11946" w:author="Rev 7 Allen Wirfs-Brock" w:date="2012-04-26T11:21:00Z"/>
        </w:rPr>
      </w:pPr>
      <w:ins w:id="11947" w:author="Rev 6 Allen Wirfs-Brock" w:date="2012-02-27T11:01:00Z">
        <w:del w:id="11948"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r w:rsidDel="00F5321D">
            <w:delText xml:space="preserve"> of </w:delText>
          </w:r>
          <w:r w:rsidRPr="00E77497" w:rsidDel="00F5321D">
            <w:rPr>
              <w:i/>
            </w:rPr>
            <w:delText>PropertyName</w:delText>
          </w:r>
          <w:r w:rsidRPr="00E77497" w:rsidDel="00F5321D">
            <w:delText>.</w:delText>
          </w:r>
        </w:del>
      </w:ins>
    </w:p>
    <w:p w:rsidR="004A5000" w:rsidRPr="00E77497" w:rsidDel="00F5321D" w:rsidRDefault="004A5000" w:rsidP="004A5000">
      <w:pPr>
        <w:pStyle w:val="Alg4"/>
        <w:numPr>
          <w:ilvl w:val="0"/>
          <w:numId w:val="700"/>
        </w:numPr>
        <w:spacing w:after="220"/>
        <w:contextualSpacing/>
        <w:rPr>
          <w:ins w:id="11949" w:author="Rev 6 Allen Wirfs-Brock" w:date="2012-02-27T11:01:00Z"/>
          <w:del w:id="11950" w:author="Rev 7 Allen Wirfs-Brock" w:date="2012-04-26T11:21:00Z"/>
        </w:rPr>
      </w:pPr>
      <w:ins w:id="11951" w:author="Rev 6 Allen Wirfs-Brock" w:date="2012-02-27T11:01:00Z">
        <w:del w:id="11952"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w:delText>
          </w:r>
          <w:r w:rsidDel="00F5321D">
            <w:delText>Generator</w:delText>
          </w:r>
          <w:r w:rsidRPr="00E77497" w:rsidDel="00F5321D">
            <w:delText xml:space="preserve"> object as specified in </w:delText>
          </w:r>
          <w:commentRangeStart w:id="11953"/>
          <w:r w:rsidRPr="00E77497" w:rsidDel="00F5321D">
            <w:delText>13.2</w:delText>
          </w:r>
        </w:del>
      </w:ins>
      <w:ins w:id="11954" w:author="Rev 6 Allen Wirfs-Brock" w:date="2012-02-27T11:02:00Z">
        <w:del w:id="11955" w:author="Rev 7 Allen Wirfs-Brock" w:date="2012-04-26T11:21:00Z">
          <w:r w:rsidDel="00F5321D">
            <w:delText>.xxx</w:delText>
          </w:r>
        </w:del>
      </w:ins>
      <w:commentRangeEnd w:id="11953"/>
      <w:ins w:id="11956" w:author="Rev 6 Allen Wirfs-Brock" w:date="2012-02-27T11:03:00Z">
        <w:del w:id="11957" w:author="Rev 7 Allen Wirfs-Brock" w:date="2012-04-26T11:21:00Z">
          <w:r w:rsidDel="00F5321D">
            <w:rPr>
              <w:rStyle w:val="CommentReference"/>
              <w:rFonts w:ascii="Arial" w:eastAsia="MS Mincho" w:hAnsi="Arial"/>
              <w:spacing w:val="0"/>
              <w:lang w:eastAsia="ja-JP"/>
            </w:rPr>
            <w:commentReference w:id="11953"/>
          </w:r>
        </w:del>
      </w:ins>
      <w:ins w:id="11958" w:author="Rev 6 Allen Wirfs-Brock" w:date="2012-02-27T11:02:00Z">
        <w:del w:id="11959" w:author="Rev 7 Allen Wirfs-Brock" w:date="2012-04-26T11:21:00Z">
          <w:r w:rsidDel="00F5321D">
            <w:delText xml:space="preserve"> </w:delText>
          </w:r>
        </w:del>
      </w:ins>
      <w:ins w:id="11960" w:author="Rev 6 Allen Wirfs-Brock" w:date="2012-02-27T11:01:00Z">
        <w:del w:id="11961"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r w:rsidDel="00F5321D">
            <w:delText xml:space="preserve"> Pass object as the optional </w:delText>
          </w:r>
          <w:r w:rsidRPr="00ED240D" w:rsidDel="00F5321D">
            <w:rPr>
              <w:i/>
            </w:rPr>
            <w:delText>homeObject</w:delText>
          </w:r>
          <w:r w:rsidDel="00F5321D">
            <w:delText xml:space="preserve"> argument and propName as the optional </w:delText>
          </w:r>
          <w:r w:rsidRPr="00ED240D" w:rsidDel="00F5321D">
            <w:rPr>
              <w:i/>
            </w:rPr>
            <w:delText>methodName</w:delText>
          </w:r>
          <w:r w:rsidDel="00F5321D">
            <w:delText xml:space="preserve"> argument.</w:delText>
          </w:r>
        </w:del>
      </w:ins>
    </w:p>
    <w:p w:rsidR="004A5000" w:rsidRPr="00E77497" w:rsidDel="00F5321D" w:rsidRDefault="004A5000" w:rsidP="004A5000">
      <w:pPr>
        <w:pStyle w:val="Alg4"/>
        <w:numPr>
          <w:ilvl w:val="0"/>
          <w:numId w:val="700"/>
        </w:numPr>
        <w:spacing w:after="220"/>
        <w:contextualSpacing/>
        <w:rPr>
          <w:ins w:id="11962" w:author="Rev 6 Allen Wirfs-Brock" w:date="2012-02-27T11:01:00Z"/>
          <w:del w:id="11963" w:author="Rev 7 Allen Wirfs-Brock" w:date="2012-04-26T11:21:00Z"/>
        </w:rPr>
      </w:pPr>
      <w:ins w:id="11964" w:author="Rev 6 Allen Wirfs-Brock" w:date="2012-02-27T11:01:00Z">
        <w:del w:id="11965"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rsidR="004A5000" w:rsidRPr="00E77497" w:rsidDel="00F5321D" w:rsidRDefault="004A5000" w:rsidP="004A5000">
      <w:pPr>
        <w:pStyle w:val="Alg4"/>
        <w:numPr>
          <w:ilvl w:val="0"/>
          <w:numId w:val="700"/>
        </w:numPr>
        <w:spacing w:after="220"/>
        <w:contextualSpacing/>
        <w:rPr>
          <w:ins w:id="11966" w:author="Rev 6 Allen Wirfs-Brock" w:date="2012-02-27T11:01:00Z"/>
          <w:del w:id="11967" w:author="Rev 7 Allen Wirfs-Brock" w:date="2012-04-26T11:21:00Z"/>
        </w:rPr>
      </w:pPr>
      <w:ins w:id="11968" w:author="Rev 6 Allen Wirfs-Brock" w:date="2012-02-27T11:01:00Z">
        <w:del w:id="11969" w:author="Rev 7 Allen Wirfs-Brock" w:date="2012-04-26T11:21:00Z">
          <w:r w:rsidDel="00F5321D">
            <w:delText>Return the result of calling</w:delText>
          </w:r>
          <w:r w:rsidRPr="00E77497" w:rsidDel="00F5321D">
            <w:delText xml:space="preserve"> the [[DefineOwnProperty]] internal method of </w:delText>
          </w:r>
          <w:r w:rsidRPr="00E77497" w:rsidDel="00F5321D">
            <w:rPr>
              <w:i/>
            </w:rPr>
            <w:delText>obj</w:delText>
          </w:r>
          <w:r w:rsidDel="00F5321D">
            <w:rPr>
              <w:i/>
            </w:rPr>
            <w:delText>ect</w:delText>
          </w:r>
          <w:r w:rsidRPr="00E77497" w:rsidDel="00F5321D">
            <w:delText xml:space="preserve"> with arguments </w:delText>
          </w:r>
          <w:r w:rsidRPr="00E77497" w:rsidDel="00F5321D">
            <w:rPr>
              <w:i/>
            </w:rPr>
            <w:delText>propName</w:delText>
          </w:r>
          <w:r w:rsidRPr="00E77497" w:rsidDel="00F5321D">
            <w:delText xml:space="preserve">, </w:delText>
          </w:r>
          <w:r w:rsidRPr="00E77497" w:rsidDel="00F5321D">
            <w:rPr>
              <w:i/>
            </w:rPr>
            <w:delText>desc</w:delText>
          </w:r>
          <w:r w:rsidRPr="00E77497" w:rsidDel="00F5321D">
            <w:delText xml:space="preserve">, and </w:delText>
          </w:r>
          <w:r w:rsidRPr="00E77497" w:rsidDel="00F5321D">
            <w:rPr>
              <w:b/>
            </w:rPr>
            <w:delText>false</w:delText>
          </w:r>
          <w:r w:rsidRPr="00E77497" w:rsidDel="00F5321D">
            <w:delText>.</w:delText>
          </w:r>
        </w:del>
      </w:ins>
    </w:p>
    <w:p w:rsidR="004C02EF" w:rsidRPr="00E77497" w:rsidDel="00F5321D" w:rsidRDefault="004C02EF" w:rsidP="004C02EF">
      <w:pPr>
        <w:rPr>
          <w:del w:id="11970" w:author="Rev 7 Allen Wirfs-Brock" w:date="2012-04-26T11:21:00Z"/>
        </w:rPr>
      </w:pPr>
      <w:del w:id="11971" w:author="Rev 7 Allen Wirfs-Brock" w:date="2012-04-26T11:21:00Z">
        <w:r w:rsidRPr="00E77497" w:rsidDel="00F5321D">
          <w:delText xml:space="preserve">The production  </w:delText>
        </w:r>
      </w:del>
      <w:del w:id="11972" w:author="Rev 7 Allen Wirfs-Brock" w:date="2012-04-20T09:35:00Z">
        <w:r w:rsidRPr="00E77497" w:rsidDel="001A6289">
          <w:rPr>
            <w:rStyle w:val="bnf"/>
          </w:rPr>
          <w:delText>PropertyAssignment</w:delText>
        </w:r>
      </w:del>
      <w:del w:id="11973"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get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is evaluated as follows:</w:delText>
        </w:r>
      </w:del>
    </w:p>
    <w:p w:rsidR="004C02EF" w:rsidRPr="00E77497" w:rsidDel="00F5321D" w:rsidRDefault="004C02EF">
      <w:pPr>
        <w:pStyle w:val="Alg4"/>
        <w:numPr>
          <w:ilvl w:val="0"/>
          <w:numId w:val="740"/>
        </w:numPr>
        <w:spacing w:after="220"/>
        <w:contextualSpacing/>
        <w:rPr>
          <w:del w:id="11974" w:author="Rev 7 Allen Wirfs-Brock" w:date="2012-04-26T11:21:00Z"/>
        </w:rPr>
        <w:pPrChange w:id="11975" w:author="Rev 7 Allen Wirfs-Brock" w:date="2012-04-25T16:03:00Z">
          <w:pPr>
            <w:pStyle w:val="Alg4"/>
            <w:numPr>
              <w:numId w:val="53"/>
            </w:numPr>
            <w:tabs>
              <w:tab w:val="num" w:pos="360"/>
            </w:tabs>
            <w:spacing w:after="220"/>
            <w:ind w:left="360" w:hanging="360"/>
            <w:contextualSpacing/>
          </w:pPr>
        </w:pPrChange>
      </w:pPr>
      <w:del w:id="11976" w:author="Rev 7 Allen Wirfs-Brock" w:date="2012-04-26T11:21:00Z">
        <w:r w:rsidRPr="00E77497" w:rsidDel="00F5321D">
          <w:delText xml:space="preserve">Let </w:delText>
        </w:r>
        <w:r w:rsidRPr="00E77497" w:rsidDel="00F5321D">
          <w:rPr>
            <w:i/>
          </w:rPr>
          <w:delText xml:space="preserve">propName </w:delText>
        </w:r>
        <w:r w:rsidRPr="00E77497" w:rsidDel="00F5321D">
          <w:delText xml:space="preserve">be </w:delText>
        </w:r>
      </w:del>
      <w:ins w:id="11977" w:author="Allen Wirfs-Brock" w:date="2011-07-07T12:40:00Z">
        <w:del w:id="11978" w:author="Rev 7 Allen Wirfs-Brock" w:date="2012-04-26T11:21:00Z">
          <w:r w:rsidR="00B53AD1" w:rsidRPr="00E77497" w:rsidDel="00F5321D">
            <w:delText>PropName(</w:delText>
          </w:r>
        </w:del>
      </w:ins>
      <w:del w:id="11979" w:author="Rev 7 Allen Wirfs-Brock" w:date="2012-04-26T11:21:00Z">
        <w:r w:rsidRPr="00E77497" w:rsidDel="00F5321D">
          <w:delText xml:space="preserve">the result of evaluating </w:delText>
        </w:r>
        <w:r w:rsidRPr="00E77497" w:rsidDel="00F5321D">
          <w:rPr>
            <w:i/>
          </w:rPr>
          <w:delText>PropertyName</w:delText>
        </w:r>
      </w:del>
      <w:ins w:id="11980" w:author="Allen Wirfs-Brock" w:date="2011-07-07T12:40:00Z">
        <w:del w:id="11981" w:author="Rev 7 Allen Wirfs-Brock" w:date="2012-04-26T11:21:00Z">
          <w:r w:rsidR="00B53AD1" w:rsidRPr="00E77497" w:rsidDel="00F5321D">
            <w:delText>)</w:delText>
          </w:r>
        </w:del>
      </w:ins>
      <w:del w:id="11982" w:author="Rev 7 Allen Wirfs-Brock" w:date="2012-04-26T11:21:00Z">
        <w:r w:rsidRPr="00E77497" w:rsidDel="00F5321D">
          <w:delText>.</w:delText>
        </w:r>
      </w:del>
    </w:p>
    <w:p w:rsidR="004C02EF" w:rsidRPr="00E77497" w:rsidDel="00F5321D" w:rsidRDefault="004C02EF">
      <w:pPr>
        <w:pStyle w:val="Alg4"/>
        <w:numPr>
          <w:ilvl w:val="0"/>
          <w:numId w:val="740"/>
        </w:numPr>
        <w:spacing w:after="220"/>
        <w:contextualSpacing/>
        <w:rPr>
          <w:del w:id="11983" w:author="Rev 7 Allen Wirfs-Brock" w:date="2012-04-26T11:21:00Z"/>
        </w:rPr>
        <w:pPrChange w:id="11984" w:author="Rev 7 Allen Wirfs-Brock" w:date="2012-04-25T16:03:00Z">
          <w:pPr>
            <w:pStyle w:val="Alg4"/>
            <w:numPr>
              <w:numId w:val="53"/>
            </w:numPr>
            <w:tabs>
              <w:tab w:val="num" w:pos="360"/>
            </w:tabs>
            <w:spacing w:after="220"/>
            <w:ind w:left="360" w:hanging="360"/>
            <w:contextualSpacing/>
          </w:pPr>
        </w:pPrChange>
      </w:pPr>
      <w:del w:id="11985"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Function object as specified in 13.2 with </w:delText>
        </w:r>
      </w:del>
      <w:ins w:id="11986" w:author="Rev 4 Allen Wirfs-Brock" w:date="2011-10-18T10:58:00Z">
        <w:del w:id="11987" w:author="Rev 7 Allen Wirfs-Brock" w:date="2012-04-26T11:21:00Z">
          <w:r w:rsidR="005F6E26" w:rsidRPr="00E77497" w:rsidDel="00F5321D">
            <w:delText xml:space="preserve">using a </w:delText>
          </w:r>
          <w:r w:rsidR="005F6E26" w:rsidRPr="00E77497" w:rsidDel="00F5321D">
            <w:rPr>
              <w:rStyle w:val="bnf"/>
            </w:rPr>
            <w:delText>FormalParameterList</w:delText>
          </w:r>
          <w:r w:rsidR="005F6E26" w:rsidRPr="00E77497" w:rsidDel="00F5321D">
            <w:delText xml:space="preserve"> </w:delText>
          </w:r>
          <w:r w:rsidR="005F6E26" w:rsidRPr="00E77497" w:rsidDel="00F5321D">
            <w:rPr>
              <w:b/>
            </w:rPr>
            <w:delText>:</w:delText>
          </w:r>
          <w:r w:rsidR="005F6E26" w:rsidRPr="00E77497" w:rsidDel="00F5321D">
            <w:rPr>
              <w:sz w:val="16"/>
            </w:rPr>
            <w:delText xml:space="preserve"> [empty]</w:delText>
          </w:r>
          <w:r w:rsidR="005F6E26" w:rsidRPr="00E77497" w:rsidDel="00F5321D">
            <w:delText xml:space="preserve"> production </w:delText>
          </w:r>
        </w:del>
      </w:ins>
      <w:del w:id="11988" w:author="Rev 7 Allen Wirfs-Brock" w:date="2012-04-26T11:21:00Z">
        <w:r w:rsidRPr="00E77497" w:rsidDel="00F5321D">
          <w:delText>an empty</w:delText>
        </w:r>
      </w:del>
      <w:ins w:id="11989" w:author="Rev 4 Allen Wirfs-Brock" w:date="2011-10-18T10:58:00Z">
        <w:del w:id="11990" w:author="Rev 7 Allen Wirfs-Brock" w:date="2012-04-26T11:21:00Z">
          <w:r w:rsidR="005F6E26" w:rsidRPr="00E77497" w:rsidDel="00F5321D">
            <w:delText>as the</w:delText>
          </w:r>
        </w:del>
      </w:ins>
      <w:del w:id="11991" w:author="Rev 7 Allen Wirfs-Brock" w:date="2012-04-26T11:21:00Z">
        <w:r w:rsidRPr="00E77497" w:rsidDel="00F5321D">
          <w:delText xml:space="preserve"> </w:delText>
        </w:r>
      </w:del>
      <w:ins w:id="11992" w:author="Rev 5 Allen Wirfs-Brock" w:date="2012-01-10T15:21:00Z">
        <w:del w:id="11993" w:author="Rev 7 Allen Wirfs-Brock" w:date="2012-04-26T11:21:00Z">
          <w:r w:rsidR="00ED240D" w:rsidDel="00F5321D">
            <w:delText xml:space="preserve">formal </w:delText>
          </w:r>
        </w:del>
      </w:ins>
      <w:del w:id="11994" w:author="Rev 7 Allen Wirfs-Brock" w:date="2012-04-26T11:21:00Z">
        <w:r w:rsidRPr="00E77497" w:rsidDel="00F5321D">
          <w:delText xml:space="preserve">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11995" w:author="Rev 7 Allen Wirfs-Brock" w:date="2012-04-20T09:35:00Z">
        <w:r w:rsidRPr="00E77497" w:rsidDel="001A6289">
          <w:rPr>
            <w:rStyle w:val="bnf"/>
          </w:rPr>
          <w:delText>PropertyAssignment</w:delText>
        </w:r>
      </w:del>
      <w:del w:id="11996" w:author="Rev 7 Allen Wirfs-Brock" w:date="2012-04-26T11:21: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11997" w:author="Rev 5 Allen Wirfs-Brock" w:date="2012-01-10T15:26:00Z">
        <w:del w:id="11998" w:author="Rev 7 Allen Wirfs-Brock" w:date="2012-04-26T11:21: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 </w:delText>
          </w:r>
        </w:del>
      </w:ins>
    </w:p>
    <w:p w:rsidR="004C02EF" w:rsidRPr="00E77497" w:rsidDel="00F5321D" w:rsidRDefault="004C02EF">
      <w:pPr>
        <w:pStyle w:val="Alg4"/>
        <w:numPr>
          <w:ilvl w:val="0"/>
          <w:numId w:val="740"/>
        </w:numPr>
        <w:spacing w:after="220"/>
        <w:contextualSpacing/>
        <w:rPr>
          <w:del w:id="11999" w:author="Rev 7 Allen Wirfs-Brock" w:date="2012-04-26T11:21:00Z"/>
        </w:rPr>
        <w:pPrChange w:id="12000" w:author="Rev 7 Allen Wirfs-Brock" w:date="2012-04-25T16:03:00Z">
          <w:pPr>
            <w:pStyle w:val="Alg4"/>
            <w:numPr>
              <w:numId w:val="53"/>
            </w:numPr>
            <w:tabs>
              <w:tab w:val="num" w:pos="360"/>
            </w:tabs>
            <w:spacing w:after="220"/>
            <w:ind w:left="360" w:hanging="360"/>
            <w:contextualSpacing/>
          </w:pPr>
        </w:pPrChange>
      </w:pPr>
      <w:del w:id="12001"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rsidR="004C02EF" w:rsidRPr="00E77497" w:rsidDel="00F5321D" w:rsidRDefault="00FA0122">
      <w:pPr>
        <w:pStyle w:val="Alg4"/>
        <w:numPr>
          <w:ilvl w:val="0"/>
          <w:numId w:val="740"/>
        </w:numPr>
        <w:spacing w:after="220"/>
        <w:contextualSpacing/>
        <w:rPr>
          <w:del w:id="12002" w:author="Rev 7 Allen Wirfs-Brock" w:date="2012-04-26T11:21:00Z"/>
        </w:rPr>
        <w:pPrChange w:id="12003" w:author="Rev 7 Allen Wirfs-Brock" w:date="2012-04-25T16:03:00Z">
          <w:pPr>
            <w:pStyle w:val="Alg4"/>
            <w:numPr>
              <w:numId w:val="53"/>
            </w:numPr>
            <w:tabs>
              <w:tab w:val="num" w:pos="360"/>
            </w:tabs>
            <w:spacing w:after="220"/>
            <w:ind w:left="360" w:hanging="360"/>
            <w:contextualSpacing/>
          </w:pPr>
        </w:pPrChange>
      </w:pPr>
      <w:ins w:id="12004" w:author="Rev 6 Allen Wirfs-Brock" w:date="2012-02-16T13:49:00Z">
        <w:del w:id="12005" w:author="Rev 7 Allen Wirfs-Brock" w:date="2012-04-26T11:21:00Z">
          <w:r w:rsidDel="00F5321D">
            <w:delText>Return the result of calling</w:delText>
          </w:r>
          <w:r w:rsidRPr="00E77497" w:rsidDel="00F5321D">
            <w:delText xml:space="preserve"> </w:delText>
          </w:r>
        </w:del>
      </w:ins>
      <w:ins w:id="12006" w:author="Rev 5 Allen Wirfs-Brock" w:date="2012-01-10T14:53:00Z">
        <w:del w:id="12007"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12008" w:author="Rev 7 Allen Wirfs-Brock" w:date="2012-04-26T11:21: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rsidR="004C02EF" w:rsidRPr="006B6D0A" w:rsidDel="00F5321D" w:rsidRDefault="004C02EF" w:rsidP="004C02EF">
      <w:pPr>
        <w:rPr>
          <w:del w:id="12009" w:author="Rev 7 Allen Wirfs-Brock" w:date="2012-04-26T11:17:00Z"/>
        </w:rPr>
      </w:pPr>
      <w:del w:id="12010" w:author="Rev 7 Allen Wirfs-Brock" w:date="2012-04-26T11:17:00Z">
        <w:r w:rsidRPr="00E77497" w:rsidDel="00F5321D">
          <w:delText xml:space="preserve">The production  </w:delText>
        </w:r>
      </w:del>
      <w:del w:id="12011" w:author="Rev 7 Allen Wirfs-Brock" w:date="2012-04-20T09:35:00Z">
        <w:r w:rsidRPr="00E77497" w:rsidDel="001A6289">
          <w:rPr>
            <w:rStyle w:val="bnf"/>
          </w:rPr>
          <w:delText>PropertyAssignment</w:delText>
        </w:r>
      </w:del>
      <w:del w:id="12012" w:author="Rev 7 Allen Wirfs-Brock" w:date="2012-04-26T11:17: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set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xml:space="preserve">( </w:delText>
        </w:r>
        <w:r w:rsidRPr="00E77497" w:rsidDel="00F5321D">
          <w:rPr>
            <w:rStyle w:val="bnf"/>
          </w:rPr>
          <w:delText>PropertySetParameterList</w:delText>
        </w:r>
        <w:r w:rsidRPr="00120381" w:rsidDel="00F5321D">
          <w:rPr>
            <w:rFonts w:ascii="Courier New" w:hAnsi="Courier New" w:cs="Courier New"/>
            <w:b/>
            <w:iCs/>
          </w:rPr>
          <w:delText xml:space="preserve"> )</w:delText>
        </w:r>
        <w:r w:rsidRPr="004D1BD1" w:rsidDel="00F5321D">
          <w:rPr>
            <w:rFonts w:ascii="Courier New" w:hAnsi="Courier New" w:cs="Courier New"/>
            <w:iCs/>
          </w:rPr>
          <w:delText xml:space="preserve"> </w:delText>
        </w:r>
        <w:r w:rsidRPr="003B4312" w:rsidDel="00F5321D">
          <w:rPr>
            <w:rFonts w:ascii="Courier New" w:hAnsi="Courier New" w:cs="Courier New"/>
            <w:b/>
            <w:iCs/>
          </w:rPr>
          <w:delText>{</w:delText>
        </w:r>
        <w:r w:rsidRPr="003B4312" w:rsidDel="00F5321D">
          <w:rPr>
            <w:rFonts w:ascii="Courier New" w:hAnsi="Courier New" w:cs="Courier New"/>
            <w:iCs/>
          </w:rPr>
          <w:delText xml:space="preserve"> </w:delText>
        </w:r>
        <w:r w:rsidRPr="003B4312" w:rsidDel="00F5321D">
          <w:rPr>
            <w:rStyle w:val="bnf"/>
          </w:rPr>
          <w:delText>FunctionBody</w:delText>
        </w:r>
        <w:r w:rsidRPr="003B4312" w:rsidDel="00F5321D">
          <w:rPr>
            <w:iCs/>
          </w:rPr>
          <w:delText xml:space="preserve"> </w:delText>
        </w:r>
        <w:r w:rsidRPr="008B7F6F" w:rsidDel="00F5321D">
          <w:rPr>
            <w:rFonts w:ascii="Courier New" w:hAnsi="Courier New" w:cs="Courier New"/>
            <w:b/>
            <w:iCs/>
          </w:rPr>
          <w:delText>}</w:delText>
        </w:r>
        <w:r w:rsidRPr="008B7F6F" w:rsidDel="00F5321D">
          <w:delText xml:space="preserve"> is evaluated as follows:</w:delText>
        </w:r>
      </w:del>
    </w:p>
    <w:p w:rsidR="004C02EF" w:rsidRPr="00B820AB" w:rsidDel="00F5321D" w:rsidRDefault="004C02EF" w:rsidP="009E3FF6">
      <w:pPr>
        <w:pStyle w:val="Alg4"/>
        <w:numPr>
          <w:ilvl w:val="0"/>
          <w:numId w:val="54"/>
        </w:numPr>
        <w:spacing w:after="220"/>
        <w:contextualSpacing/>
        <w:rPr>
          <w:del w:id="12013" w:author="Rev 7 Allen Wirfs-Brock" w:date="2012-04-26T11:17:00Z"/>
        </w:rPr>
      </w:pPr>
      <w:del w:id="12014" w:author="Rev 7 Allen Wirfs-Brock" w:date="2012-04-26T11:17:00Z">
        <w:r w:rsidRPr="006B6D0A" w:rsidDel="00F5321D">
          <w:delText xml:space="preserve">Let </w:delText>
        </w:r>
        <w:r w:rsidRPr="006B6D0A" w:rsidDel="00F5321D">
          <w:rPr>
            <w:i/>
          </w:rPr>
          <w:delText xml:space="preserve">propName </w:delText>
        </w:r>
        <w:r w:rsidRPr="00E65A34" w:rsidDel="00F5321D">
          <w:delText xml:space="preserve">be </w:delText>
        </w:r>
      </w:del>
      <w:ins w:id="12015" w:author="Allen Wirfs-Brock" w:date="2011-07-07T12:41:00Z">
        <w:del w:id="12016" w:author="Rev 7 Allen Wirfs-Brock" w:date="2012-04-26T11:17:00Z">
          <w:r w:rsidR="00B53AD1" w:rsidRPr="009C202C" w:rsidDel="00F5321D">
            <w:delText>PropName(</w:delText>
          </w:r>
        </w:del>
      </w:ins>
      <w:del w:id="12017" w:author="Rev 7 Allen Wirfs-Brock" w:date="2012-04-26T11:17:00Z">
        <w:r w:rsidRPr="00B820AB" w:rsidDel="00F5321D">
          <w:delText xml:space="preserve">the result of evaluating </w:delText>
        </w:r>
        <w:r w:rsidRPr="00B820AB" w:rsidDel="00F5321D">
          <w:rPr>
            <w:i/>
          </w:rPr>
          <w:delText>PropertyName</w:delText>
        </w:r>
      </w:del>
      <w:ins w:id="12018" w:author="Allen Wirfs-Brock" w:date="2011-07-07T12:41:00Z">
        <w:del w:id="12019" w:author="Rev 7 Allen Wirfs-Brock" w:date="2012-04-26T11:17:00Z">
          <w:r w:rsidR="00B53AD1" w:rsidRPr="00B820AB" w:rsidDel="00F5321D">
            <w:delText>)</w:delText>
          </w:r>
        </w:del>
      </w:ins>
      <w:del w:id="12020" w:author="Rev 7 Allen Wirfs-Brock" w:date="2012-04-26T11:17:00Z">
        <w:r w:rsidRPr="00B820AB" w:rsidDel="00F5321D">
          <w:delText>.</w:delText>
        </w:r>
      </w:del>
    </w:p>
    <w:p w:rsidR="004C02EF" w:rsidRPr="00E77497" w:rsidDel="00F5321D" w:rsidRDefault="004C02EF" w:rsidP="009E3FF6">
      <w:pPr>
        <w:pStyle w:val="Alg4"/>
        <w:numPr>
          <w:ilvl w:val="0"/>
          <w:numId w:val="54"/>
        </w:numPr>
        <w:spacing w:after="220"/>
        <w:contextualSpacing/>
        <w:rPr>
          <w:del w:id="12021" w:author="Rev 7 Allen Wirfs-Brock" w:date="2012-04-26T11:17:00Z"/>
        </w:rPr>
      </w:pPr>
      <w:del w:id="12022" w:author="Rev 7 Allen Wirfs-Brock" w:date="2012-04-26T11:17:00Z">
        <w:r w:rsidRPr="00675B74" w:rsidDel="00F5321D">
          <w:delText xml:space="preserve">Let </w:delText>
        </w:r>
        <w:r w:rsidRPr="00E77497" w:rsidDel="00F5321D">
          <w:rPr>
            <w:i/>
          </w:rPr>
          <w:delText>closure</w:delText>
        </w:r>
        <w:r w:rsidRPr="00E77497" w:rsidDel="00F5321D">
          <w:delText xml:space="preserve"> be the result of creating a new Function object as specified in 13.2 with parameters specified by </w:delText>
        </w:r>
        <w:r w:rsidRPr="00E77497" w:rsidDel="00F5321D">
          <w:rPr>
            <w:i/>
          </w:rPr>
          <w:delText xml:space="preserve">PropertySetParameterList </w:delText>
        </w:r>
        <w:r w:rsidRPr="00E77497" w:rsidDel="00F5321D">
          <w:delText xml:space="preserve">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12023" w:author="Rev 7 Allen Wirfs-Brock" w:date="2012-04-20T09:35:00Z">
        <w:r w:rsidRPr="00E77497" w:rsidDel="001A6289">
          <w:rPr>
            <w:rStyle w:val="bnf"/>
          </w:rPr>
          <w:delText>PropertyAssignment</w:delText>
        </w:r>
      </w:del>
      <w:del w:id="12024" w:author="Rev 7 Allen Wirfs-Brock" w:date="2012-04-26T11:17: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12025" w:author="Rev 5 Allen Wirfs-Brock" w:date="2012-01-10T15:26:00Z">
        <w:del w:id="12026" w:author="Rev 7 Allen Wirfs-Brock" w:date="2012-04-26T11:17: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w:delText>
          </w:r>
        </w:del>
      </w:ins>
    </w:p>
    <w:p w:rsidR="004C02EF" w:rsidRPr="00E77497" w:rsidDel="00F5321D" w:rsidRDefault="004C02EF" w:rsidP="009E3FF6">
      <w:pPr>
        <w:pStyle w:val="Alg4"/>
        <w:numPr>
          <w:ilvl w:val="0"/>
          <w:numId w:val="54"/>
        </w:numPr>
        <w:spacing w:after="220"/>
        <w:contextualSpacing/>
        <w:rPr>
          <w:del w:id="12027" w:author="Rev 7 Allen Wirfs-Brock" w:date="2012-04-26T11:17:00Z"/>
        </w:rPr>
      </w:pPr>
      <w:del w:id="12028" w:author="Rev 7 Allen Wirfs-Brock" w:date="2012-04-26T11:17:00Z">
        <w:r w:rsidRPr="00E77497" w:rsidDel="00F5321D">
          <w:delText xml:space="preserve">Let </w:delText>
        </w:r>
        <w:r w:rsidRPr="00E77497" w:rsidDel="00F5321D">
          <w:rPr>
            <w:i/>
          </w:rPr>
          <w:delText>desc</w:delText>
        </w:r>
        <w:r w:rsidRPr="00E77497" w:rsidDel="00F5321D">
          <w:delText xml:space="preserve"> be the Property Descriptor{[[Set]]: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rsidR="004C02EF" w:rsidRPr="00E77497" w:rsidDel="00F5321D" w:rsidRDefault="00FA0122" w:rsidP="009E3FF6">
      <w:pPr>
        <w:pStyle w:val="Alg4"/>
        <w:numPr>
          <w:ilvl w:val="0"/>
          <w:numId w:val="54"/>
        </w:numPr>
        <w:spacing w:after="220"/>
        <w:contextualSpacing/>
        <w:rPr>
          <w:del w:id="12029" w:author="Rev 7 Allen Wirfs-Brock" w:date="2012-04-26T11:17:00Z"/>
        </w:rPr>
      </w:pPr>
      <w:ins w:id="12030" w:author="Rev 6 Allen Wirfs-Brock" w:date="2012-02-16T13:49:00Z">
        <w:del w:id="12031" w:author="Rev 7 Allen Wirfs-Brock" w:date="2012-04-26T11:17:00Z">
          <w:r w:rsidDel="00F5321D">
            <w:delText>Return the result of calling</w:delText>
          </w:r>
          <w:r w:rsidRPr="00E77497" w:rsidDel="00F5321D">
            <w:delText xml:space="preserve"> </w:delText>
          </w:r>
        </w:del>
      </w:ins>
      <w:ins w:id="12032" w:author="Rev 5 Allen Wirfs-Brock" w:date="2012-01-10T14:53:00Z">
        <w:del w:id="12033" w:author="Rev 7 Allen Wirfs-Brock" w:date="2012-04-26T11:17: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12034" w:author="Rev 7 Allen Wirfs-Brock" w:date="2012-04-26T11:17: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rsidR="00531196" w:rsidRPr="00E77497" w:rsidDel="00F5321D" w:rsidRDefault="00531196" w:rsidP="009E3FF6">
      <w:pPr>
        <w:pStyle w:val="Alg4"/>
        <w:numPr>
          <w:ilvl w:val="0"/>
          <w:numId w:val="54"/>
        </w:numPr>
        <w:spacing w:after="220"/>
        <w:contextualSpacing/>
        <w:rPr>
          <w:del w:id="12035" w:author="Rev 7 Allen Wirfs-Brock" w:date="2012-04-26T11:17:00Z"/>
        </w:rPr>
      </w:pPr>
    </w:p>
    <w:p w:rsidR="00C85441" w:rsidRPr="00E77497" w:rsidRDefault="00C85441" w:rsidP="00C85441">
      <w:pPr>
        <w:pStyle w:val="Heading3"/>
        <w:numPr>
          <w:ilvl w:val="0"/>
          <w:numId w:val="0"/>
        </w:numPr>
        <w:rPr>
          <w:ins w:id="12036" w:author="Rev 4 Allen Wirfs-Brock" w:date="2011-11-07T09:14:00Z"/>
        </w:rPr>
      </w:pPr>
      <w:bookmarkStart w:id="12037" w:name="_Toc339020345"/>
      <w:ins w:id="12038" w:author="Rev 4 Allen Wirfs-Brock" w:date="2011-11-07T09:14:00Z">
        <w:r w:rsidRPr="00E77497">
          <w:t>11.</w:t>
        </w:r>
        <w:r>
          <w:t>1</w:t>
        </w:r>
        <w:r w:rsidRPr="00E77497">
          <w:t>.</w:t>
        </w:r>
        <w:r>
          <w:t>6</w:t>
        </w:r>
        <w:r w:rsidRPr="00E77497">
          <w:tab/>
          <w:t>Function</w:t>
        </w:r>
      </w:ins>
      <w:ins w:id="12039" w:author="Rev 9 Allen Wirfs-Brock" w:date="2012-06-23T17:04:00Z">
        <w:r w:rsidR="002F6BBA">
          <w:t xml:space="preserve"> Defining</w:t>
        </w:r>
      </w:ins>
      <w:ins w:id="12040" w:author="Rev 4 Allen Wirfs-Brock" w:date="2011-11-07T09:14:00Z">
        <w:r w:rsidRPr="00E77497">
          <w:t xml:space="preserve"> Expressions</w:t>
        </w:r>
        <w:bookmarkEnd w:id="12037"/>
      </w:ins>
    </w:p>
    <w:p w:rsidR="002F6BBA" w:rsidRDefault="009508C6" w:rsidP="00B70D37">
      <w:pPr>
        <w:rPr>
          <w:ins w:id="12041" w:author="Rev 9 Allen Wirfs-Brock" w:date="2012-06-23T17:05:00Z"/>
        </w:rPr>
      </w:pPr>
      <w:ins w:id="12042" w:author="Rev 8 Allen Wirfs-Brock" w:date="2012-06-01T08:35:00Z">
        <w:r>
          <w:t>See 13.1</w:t>
        </w:r>
      </w:ins>
      <w:ins w:id="12043" w:author="Rev 9 Allen Wirfs-Brock" w:date="2012-06-23T17:04:00Z">
        <w:r w:rsidR="002F6BBA">
          <w:t xml:space="preserve"> for </w:t>
        </w:r>
      </w:ins>
      <w:ins w:id="12044" w:author="Rev 9 Allen Wirfs-Brock" w:date="2012-06-23T17:08:00Z">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ins>
      <w:ins w:id="12045" w:author="Rev 9 Allen Wirfs-Brock" w:date="2012-06-23T17:04:00Z">
        <w:r w:rsidR="002F6BBA" w:rsidRPr="002F6BBA">
          <w:rPr>
            <w:rFonts w:ascii="Times New Roman" w:hAnsi="Times New Roman"/>
            <w:i/>
          </w:rPr>
          <w:t>FunctionExpression</w:t>
        </w:r>
      </w:ins>
      <w:ins w:id="12046" w:author="Rev 9 Allen Wirfs-Brock" w:date="2012-06-23T17:05:00Z">
        <w:r w:rsidR="002F6BBA">
          <w:t>.</w:t>
        </w:r>
      </w:ins>
    </w:p>
    <w:p w:rsidR="002F6BBA" w:rsidRDefault="002F6BBA" w:rsidP="002F6BBA">
      <w:pPr>
        <w:rPr>
          <w:ins w:id="12047" w:author="Rev 9 Allen Wirfs-Brock" w:date="2012-06-23T17:05:00Z"/>
        </w:rPr>
      </w:pPr>
      <w:ins w:id="12048" w:author="Rev 9 Allen Wirfs-Brock" w:date="2012-06-23T17:05:00Z">
        <w:r>
          <w:t>See 13.</w:t>
        </w:r>
      </w:ins>
      <w:ins w:id="12049" w:author="Rev 9 Allen Wirfs-Brock" w:date="2012-06-23T17:06:00Z">
        <w:r>
          <w:t>4</w:t>
        </w:r>
      </w:ins>
      <w:ins w:id="12050" w:author="Rev 9 Allen Wirfs-Brock" w:date="2012-06-23T17:05:00Z">
        <w:r>
          <w:t xml:space="preserve"> for</w:t>
        </w:r>
      </w:ins>
      <w:ins w:id="12051"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12052" w:author="Rev 9 Allen Wirfs-Brock" w:date="2012-06-23T17:05:00Z">
        <w:r>
          <w:rPr>
            <w:rFonts w:ascii="Times New Roman" w:hAnsi="Times New Roman"/>
            <w:i/>
          </w:rPr>
          <w:t>Generator</w:t>
        </w:r>
        <w:r w:rsidRPr="001E1EC2">
          <w:rPr>
            <w:rFonts w:ascii="Times New Roman" w:hAnsi="Times New Roman"/>
            <w:i/>
          </w:rPr>
          <w:t>Expression</w:t>
        </w:r>
      </w:ins>
      <w:ins w:id="12053" w:author="Rev 9 Allen Wirfs-Brock" w:date="2012-06-23T17:06:00Z">
        <w:r>
          <w:t>.</w:t>
        </w:r>
      </w:ins>
    </w:p>
    <w:p w:rsidR="009508C6" w:rsidRDefault="002F6BBA" w:rsidP="00B70D37">
      <w:pPr>
        <w:rPr>
          <w:ins w:id="12054" w:author="Rev 8 Allen Wirfs-Brock" w:date="2012-06-01T08:35:00Z"/>
        </w:rPr>
      </w:pPr>
      <w:ins w:id="12055" w:author="Rev 9 Allen Wirfs-Brock" w:date="2012-06-23T17:06:00Z">
        <w:r>
          <w:t>See 13.5 for</w:t>
        </w:r>
      </w:ins>
      <w:ins w:id="12056"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12057" w:author="Rev 9 Allen Wirfs-Brock" w:date="2012-06-23T17:06:00Z">
        <w:r>
          <w:rPr>
            <w:rFonts w:ascii="Times New Roman" w:hAnsi="Times New Roman"/>
            <w:i/>
          </w:rPr>
          <w:t>Class</w:t>
        </w:r>
        <w:r w:rsidRPr="001E1EC2">
          <w:rPr>
            <w:rFonts w:ascii="Times New Roman" w:hAnsi="Times New Roman"/>
            <w:i/>
          </w:rPr>
          <w:t>Expression</w:t>
        </w:r>
        <w:r>
          <w:t>.</w:t>
        </w:r>
      </w:ins>
    </w:p>
    <w:p w:rsidR="00C85441" w:rsidRPr="00E77497" w:rsidDel="009508C6" w:rsidRDefault="00C85441" w:rsidP="00C85441">
      <w:pPr>
        <w:keepNext/>
        <w:rPr>
          <w:ins w:id="12058" w:author="Rev 4 Allen Wirfs-Brock" w:date="2011-11-07T09:14:00Z"/>
          <w:del w:id="12059" w:author="Rev 8 Allen Wirfs-Brock" w:date="2012-06-01T08:34:00Z"/>
          <w:rFonts w:ascii="Helvetica" w:hAnsi="Helvetica"/>
          <w:b/>
        </w:rPr>
      </w:pPr>
      <w:ins w:id="12060" w:author="Rev 4 Allen Wirfs-Brock" w:date="2011-11-07T09:14:00Z">
        <w:del w:id="12061" w:author="Rev 8 Allen Wirfs-Brock" w:date="2012-06-01T08:34:00Z">
          <w:r w:rsidRPr="00E77497" w:rsidDel="009508C6">
            <w:rPr>
              <w:rFonts w:ascii="Helvetica" w:hAnsi="Helvetica"/>
              <w:b/>
            </w:rPr>
            <w:delText xml:space="preserve">Runtime Semantics: </w:delText>
          </w:r>
          <w:r w:rsidRPr="00E77497" w:rsidDel="009508C6">
            <w:rPr>
              <w:rFonts w:ascii="Helvetica" w:hAnsi="Helvetica"/>
              <w:b/>
              <w:spacing w:val="6"/>
            </w:rPr>
            <w:delText>Evaluation</w:delText>
          </w:r>
        </w:del>
      </w:ins>
    </w:p>
    <w:p w:rsidR="00C85441" w:rsidRPr="00E77497" w:rsidDel="009508C6" w:rsidRDefault="00C85441" w:rsidP="00C85441">
      <w:pPr>
        <w:rPr>
          <w:ins w:id="12062" w:author="Rev 4 Allen Wirfs-Brock" w:date="2011-11-07T09:14:00Z"/>
          <w:del w:id="12063" w:author="Rev 8 Allen Wirfs-Brock" w:date="2012-06-01T08:34:00Z"/>
        </w:rPr>
      </w:pPr>
      <w:ins w:id="12064" w:author="Rev 4 Allen Wirfs-Brock" w:date="2011-11-07T09:15:00Z">
        <w:del w:id="12065" w:author="Rev 8 Allen Wirfs-Brock" w:date="2012-06-01T08:34:00Z">
          <w:r w:rsidRPr="00E77497" w:rsidDel="009508C6">
            <w:rPr>
              <w:rStyle w:val="bnf"/>
            </w:rPr>
            <w:delText>PrimaryExpression</w:delText>
          </w:r>
          <w:r w:rsidDel="009508C6">
            <w:rPr>
              <w:rStyle w:val="bnf"/>
            </w:rPr>
            <w:delText xml:space="preserve"> </w:delText>
          </w:r>
        </w:del>
      </w:ins>
      <w:ins w:id="12066" w:author="Rev 4 Allen Wirfs-Brock" w:date="2011-11-07T09:14:00Z">
        <w:del w:id="12067" w:author="Rev 8 Allen Wirfs-Brock" w:date="2012-06-01T08:34:00Z">
          <w:r w:rsidRPr="00E77497" w:rsidDel="009508C6">
            <w:rPr>
              <w:b/>
            </w:rPr>
            <w:delText>:</w:delText>
          </w:r>
          <w:r w:rsidRPr="00E77497" w:rsidDel="009508C6">
            <w:delText xml:space="preserve"> </w:delText>
          </w:r>
          <w:r w:rsidRPr="00E77497" w:rsidDel="009508C6">
            <w:rPr>
              <w:rStyle w:val="bnf"/>
            </w:rPr>
            <w:delText>FunctionExpression</w:delText>
          </w:r>
          <w:r w:rsidRPr="00E77497" w:rsidDel="009508C6">
            <w:delText xml:space="preserve"> </w:delText>
          </w:r>
        </w:del>
      </w:ins>
    </w:p>
    <w:p w:rsidR="00C85441" w:rsidRPr="00E77497" w:rsidDel="009508C6" w:rsidRDefault="00C85441" w:rsidP="009E3FF6">
      <w:pPr>
        <w:pStyle w:val="Alg3"/>
        <w:numPr>
          <w:ilvl w:val="0"/>
          <w:numId w:val="67"/>
        </w:numPr>
        <w:spacing w:after="220"/>
        <w:contextualSpacing/>
        <w:rPr>
          <w:ins w:id="12068" w:author="Rev 4 Allen Wirfs-Brock" w:date="2011-11-07T09:14:00Z"/>
          <w:del w:id="12069" w:author="Rev 8 Allen Wirfs-Brock" w:date="2012-06-01T08:34:00Z"/>
        </w:rPr>
      </w:pPr>
      <w:ins w:id="12070" w:author="Rev 4 Allen Wirfs-Brock" w:date="2011-11-07T09:14:00Z">
        <w:del w:id="12071" w:author="Rev 8 Allen Wirfs-Brock" w:date="2012-06-01T08:34:00Z">
          <w:r w:rsidRPr="00E77497" w:rsidDel="009508C6">
            <w:delText xml:space="preserve">Return the result of evaluating </w:delText>
          </w:r>
          <w:r w:rsidRPr="00E77497" w:rsidDel="009508C6">
            <w:rPr>
              <w:i/>
            </w:rPr>
            <w:delText>FunctionExpression</w:delText>
          </w:r>
          <w:r w:rsidRPr="00E77497" w:rsidDel="009508C6">
            <w:delText>.</w:delText>
          </w:r>
        </w:del>
      </w:ins>
    </w:p>
    <w:p w:rsidR="006F38BE" w:rsidRPr="00E77497" w:rsidRDefault="006F38BE" w:rsidP="006F38BE">
      <w:pPr>
        <w:pStyle w:val="Heading3"/>
        <w:numPr>
          <w:ilvl w:val="0"/>
          <w:numId w:val="0"/>
        </w:numPr>
        <w:rPr>
          <w:ins w:id="12072" w:author="Rev 6 Allen Wirfs-Brock" w:date="2012-02-27T09:33:00Z"/>
        </w:rPr>
      </w:pPr>
      <w:bookmarkStart w:id="12073" w:name="_Toc339020346"/>
      <w:ins w:id="12074" w:author="Rev 6 Allen Wirfs-Brock" w:date="2012-02-27T09:33:00Z">
        <w:r w:rsidRPr="00E77497">
          <w:t>11.1.</w:t>
        </w:r>
        <w:r>
          <w:t>7</w:t>
        </w:r>
        <w:r w:rsidRPr="00E77497">
          <w:tab/>
        </w:r>
        <w:r>
          <w:t xml:space="preserve">Generator </w:t>
        </w:r>
      </w:ins>
      <w:ins w:id="12075" w:author="Rev 6 Allen Wirfs-Brock" w:date="2012-02-27T10:13:00Z">
        <w:r w:rsidR="00DA3106">
          <w:t>Comprehensions</w:t>
        </w:r>
      </w:ins>
      <w:bookmarkEnd w:id="12073"/>
    </w:p>
    <w:p w:rsidR="006F38BE" w:rsidRPr="003B4312" w:rsidRDefault="006F38BE" w:rsidP="006F38BE">
      <w:pPr>
        <w:pStyle w:val="Syntax"/>
        <w:rPr>
          <w:ins w:id="12076" w:author="Rev 6 Allen Wirfs-Brock" w:date="2012-02-27T09:34:00Z"/>
        </w:rPr>
      </w:pPr>
      <w:ins w:id="12077" w:author="Rev 6 Allen Wirfs-Brock" w:date="2012-02-27T09:34:00Z">
        <w:r w:rsidRPr="004D1BD1">
          <w:t>Syntax</w:t>
        </w:r>
      </w:ins>
    </w:p>
    <w:p w:rsidR="006F38BE" w:rsidRPr="008B7F6F" w:rsidRDefault="006F38BE" w:rsidP="006F38BE">
      <w:pPr>
        <w:pStyle w:val="SyntaxRule"/>
        <w:rPr>
          <w:ins w:id="12078" w:author="Rev 6 Allen Wirfs-Brock" w:date="2012-02-27T09:34:00Z"/>
        </w:rPr>
      </w:pPr>
      <w:ins w:id="12079" w:author="Rev 6 Allen Wirfs-Brock" w:date="2012-02-27T09:35:00Z">
        <w:r>
          <w:t>Generator</w:t>
        </w:r>
      </w:ins>
      <w:ins w:id="12080" w:author="Rev 6 Allen Wirfs-Brock" w:date="2012-02-27T10:13:00Z">
        <w:r w:rsidR="00DA3106">
          <w:t>Comprehension</w:t>
        </w:r>
      </w:ins>
      <w:ins w:id="12081" w:author="Rev 6 Allen Wirfs-Brock" w:date="2012-02-27T09:34:00Z">
        <w:r w:rsidRPr="003B4312">
          <w:t xml:space="preserve"> </w:t>
        </w:r>
        <w:r w:rsidRPr="003B4312">
          <w:rPr>
            <w:rFonts w:ascii="Arial" w:hAnsi="Arial" w:cs="Arial"/>
            <w:b/>
            <w:i w:val="0"/>
          </w:rPr>
          <w:t>:</w:t>
        </w:r>
      </w:ins>
    </w:p>
    <w:p w:rsidR="006F38BE" w:rsidRPr="009C202C" w:rsidRDefault="006F38BE" w:rsidP="006F38BE">
      <w:pPr>
        <w:pStyle w:val="SyntaxDefinition"/>
        <w:rPr>
          <w:ins w:id="12082" w:author="Rev 6 Allen Wirfs-Brock" w:date="2012-02-27T09:34:00Z"/>
        </w:rPr>
      </w:pPr>
      <w:ins w:id="12083" w:author="Rev 6 Allen Wirfs-Brock" w:date="2012-02-27T09:35:00Z">
        <w:r>
          <w:rPr>
            <w:rFonts w:ascii="Courier New" w:hAnsi="Courier New"/>
            <w:b/>
            <w:i w:val="0"/>
          </w:rPr>
          <w:t>(</w:t>
        </w:r>
      </w:ins>
      <w:ins w:id="12084"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12085" w:author="Rev 6 Allen Wirfs-Brock" w:date="2012-02-27T09:35:00Z">
        <w:r>
          <w:rPr>
            <w:rFonts w:ascii="Courier New" w:hAnsi="Courier New"/>
            <w:b/>
            <w:i w:val="0"/>
          </w:rPr>
          <w:t>)</w:t>
        </w:r>
      </w:ins>
      <w:ins w:id="12086" w:author="Rev 6 Allen Wirfs-Brock" w:date="2012-02-27T09:34:00Z">
        <w:r w:rsidRPr="006B6D0A">
          <w:rPr>
            <w:rFonts w:ascii="Courier New" w:hAnsi="Courier New"/>
            <w:b/>
            <w:i w:val="0"/>
          </w:rPr>
          <w:br/>
        </w:r>
      </w:ins>
      <w:ins w:id="12087" w:author="Rev 6 Allen Wirfs-Brock" w:date="2012-02-27T09:39:00Z">
        <w:r>
          <w:rPr>
            <w:rFonts w:ascii="Courier New" w:hAnsi="Courier New"/>
            <w:b/>
            <w:i w:val="0"/>
          </w:rPr>
          <w:t>(</w:t>
        </w:r>
      </w:ins>
      <w:ins w:id="12088"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12089" w:author="Rev 8 Allen Wirfs-Brock" w:date="2012-06-15T08:45:00Z">
          <w:r w:rsidRPr="00AC3AEA" w:rsidDel="00EB4245">
            <w:rPr>
              <w:rFonts w:ascii="Courier New" w:hAnsi="Courier New" w:cs="Courier New"/>
              <w:b/>
              <w:i w:val="0"/>
            </w:rPr>
            <w:delText>(</w:delText>
          </w:r>
        </w:del>
        <w:r>
          <w:t xml:space="preserve"> Expression </w:t>
        </w:r>
        <w:del w:id="12090" w:author="Rev 8 Allen Wirfs-Brock" w:date="2012-06-15T08:45:00Z">
          <w:r w:rsidRPr="00AC3AEA" w:rsidDel="00EB4245">
            <w:rPr>
              <w:rFonts w:ascii="Courier New" w:hAnsi="Courier New" w:cs="Courier New"/>
              <w:b/>
              <w:i w:val="0"/>
            </w:rPr>
            <w:delText>)</w:delText>
          </w:r>
        </w:del>
        <w:r w:rsidRPr="00E77497">
          <w:rPr>
            <w:rFonts w:ascii="Courier New" w:hAnsi="Courier New"/>
            <w:i w:val="0"/>
          </w:rPr>
          <w:t xml:space="preserve"> </w:t>
        </w:r>
      </w:ins>
      <w:ins w:id="12091" w:author="Rev 6 Allen Wirfs-Brock" w:date="2012-02-27T09:40:00Z">
        <w:r>
          <w:rPr>
            <w:rFonts w:ascii="Courier New" w:hAnsi="Courier New"/>
            <w:b/>
            <w:i w:val="0"/>
          </w:rPr>
          <w:t>)</w:t>
        </w:r>
      </w:ins>
    </w:p>
    <w:p w:rsidR="00607728" w:rsidRPr="00607728" w:rsidRDefault="00607728" w:rsidP="00607728">
      <w:pPr>
        <w:pStyle w:val="Heading3"/>
        <w:numPr>
          <w:ilvl w:val="0"/>
          <w:numId w:val="0"/>
        </w:numPr>
        <w:rPr>
          <w:ins w:id="12092" w:author="Rev 9 Allen Wirfs-Brock" w:date="2012-06-23T17:11:00Z"/>
        </w:rPr>
      </w:pPr>
      <w:bookmarkStart w:id="12093" w:name="_Toc339020347"/>
      <w:ins w:id="12094" w:author="Rev 9 Allen Wirfs-Brock" w:date="2012-06-23T17:11:00Z">
        <w:r w:rsidRPr="00E77497">
          <w:t>11.1.</w:t>
        </w:r>
        <w:r>
          <w:t>8</w:t>
        </w:r>
        <w:r w:rsidRPr="00E77497">
          <w:tab/>
        </w:r>
        <w:r>
          <w:t>Regular</w:t>
        </w:r>
      </w:ins>
      <w:ins w:id="12095" w:author="Rev 9 Allen Wirfs-Brock" w:date="2012-06-23T17:12:00Z">
        <w:r>
          <w:t xml:space="preserve"> Expression Literal</w:t>
        </w:r>
      </w:ins>
      <w:ins w:id="12096" w:author="Rev 9 Allen Wirfs-Brock" w:date="2012-06-23T17:37:00Z">
        <w:r w:rsidR="00570297">
          <w:t>s</w:t>
        </w:r>
      </w:ins>
      <w:bookmarkEnd w:id="12093"/>
    </w:p>
    <w:p w:rsidR="006430BD" w:rsidRDefault="006430BD" w:rsidP="006430BD">
      <w:pPr>
        <w:pStyle w:val="Syntax"/>
        <w:rPr>
          <w:ins w:id="12097" w:author="Rev 9 Allen Wirfs-Brock" w:date="2012-06-26T16:08:00Z"/>
        </w:rPr>
      </w:pPr>
      <w:ins w:id="12098" w:author="Rev 9 Allen Wirfs-Brock" w:date="2012-06-26T16:08:00Z">
        <w:r w:rsidRPr="00E77497">
          <w:t>Syntax</w:t>
        </w:r>
      </w:ins>
    </w:p>
    <w:p w:rsidR="006430BD" w:rsidRPr="00116059" w:rsidRDefault="006430BD" w:rsidP="004012E4">
      <w:pPr>
        <w:rPr>
          <w:ins w:id="12099" w:author="Rev 9 Allen Wirfs-Brock" w:date="2012-06-26T16:08:00Z"/>
        </w:rPr>
      </w:pPr>
      <w:ins w:id="12100" w:author="Rev 9 Allen Wirfs-Brock" w:date="2012-06-26T16:08:00Z">
        <w:r>
          <w:rPr>
            <w:lang w:eastAsia="en-US"/>
          </w:rPr>
          <w:t xml:space="preserve">See 7.8.5. </w:t>
        </w:r>
      </w:ins>
    </w:p>
    <w:p w:rsidR="00607728" w:rsidRDefault="00607728" w:rsidP="00607728">
      <w:pPr>
        <w:rPr>
          <w:ins w:id="12101" w:author="Rev 9 Allen Wirfs-Brock" w:date="2012-06-23T17:19:00Z"/>
          <w:rFonts w:ascii="Helvetica" w:hAnsi="Helvetica"/>
          <w:b/>
        </w:rPr>
      </w:pPr>
      <w:ins w:id="12102" w:author="Rev 9 Allen Wirfs-Brock" w:date="2012-06-23T17:19:00Z">
        <w:r>
          <w:rPr>
            <w:rFonts w:ascii="Helvetica" w:hAnsi="Helvetica"/>
            <w:b/>
          </w:rPr>
          <w:t>Static Semantics</w:t>
        </w:r>
      </w:ins>
    </w:p>
    <w:p w:rsidR="00607728" w:rsidRPr="00E77497" w:rsidRDefault="00607728" w:rsidP="00607728">
      <w:pPr>
        <w:rPr>
          <w:ins w:id="12103" w:author="Rev 9 Allen Wirfs-Brock" w:date="2012-06-23T17:16:00Z"/>
          <w:rFonts w:ascii="Helvetica" w:hAnsi="Helvetica"/>
          <w:b/>
        </w:rPr>
      </w:pPr>
      <w:ins w:id="12104" w:author="Rev 9 Allen Wirfs-Brock" w:date="2012-06-23T17:16:00Z">
        <w:r w:rsidRPr="00E77497">
          <w:rPr>
            <w:rFonts w:ascii="Helvetica" w:hAnsi="Helvetica"/>
            <w:b/>
          </w:rPr>
          <w:t>Static Semantics:  Early Errors</w:t>
        </w:r>
      </w:ins>
    </w:p>
    <w:p w:rsidR="00607728" w:rsidRPr="004D1BD1" w:rsidRDefault="00607728" w:rsidP="00607728">
      <w:pPr>
        <w:pStyle w:val="SyntaxRule"/>
        <w:spacing w:after="240"/>
        <w:rPr>
          <w:ins w:id="12105" w:author="Rev 9 Allen Wirfs-Brock" w:date="2012-06-23T17:18:00Z"/>
        </w:rPr>
      </w:pPr>
      <w:ins w:id="12106" w:author="Rev 9 Allen Wirfs-Brock" w:date="2012-06-23T17:18: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rsidR="00607728" w:rsidRPr="00570297" w:rsidRDefault="00607728" w:rsidP="00570297">
      <w:pPr>
        <w:numPr>
          <w:ilvl w:val="0"/>
          <w:numId w:val="403"/>
        </w:numPr>
        <w:spacing w:after="220"/>
        <w:contextualSpacing/>
        <w:rPr>
          <w:ins w:id="12107" w:author="Rev 9 Allen Wirfs-Brock" w:date="2012-06-23T17:29:00Z"/>
        </w:rPr>
      </w:pPr>
      <w:ins w:id="12108" w:author="Rev 9 Allen Wirfs-Brock" w:date="2012-06-23T17:18:00Z">
        <w:r>
          <w:t xml:space="preserve">It is a Syntax Error if </w:t>
        </w:r>
      </w:ins>
      <w:ins w:id="12109" w:author="Rev 9 Allen Wirfs-Brock" w:date="2012-06-23T17:24:00Z">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ins>
      <w:ins w:id="12110" w:author="Rev 9 Allen Wirfs-Brock" w:date="2012-06-23T17:18:00Z">
        <w:r>
          <w:t xml:space="preserve"> </w:t>
        </w:r>
      </w:ins>
      <w:ins w:id="12111" w:author="Rev 9 Allen Wirfs-Brock" w:date="2012-06-23T17:27:00Z">
        <w:r w:rsidR="00524290">
          <w:t xml:space="preserve">can not be recognized using the goal symbol </w:t>
        </w:r>
        <w:r w:rsidR="00524290" w:rsidRPr="00524290">
          <w:rPr>
            <w:rFonts w:ascii="Times New Roman" w:hAnsi="Times New Roman"/>
            <w:i/>
          </w:rPr>
          <w:t>Pattern</w:t>
        </w:r>
        <w:r w:rsidR="00524290">
          <w:t xml:space="preserve"> of the ECMAScript RegExp grammar </w:t>
        </w:r>
      </w:ins>
      <w:ins w:id="12112" w:author="Rev 9 Allen Wirfs-Brock" w:date="2012-06-23T17:29:00Z">
        <w:r w:rsidR="00524290">
          <w:t>specified</w:t>
        </w:r>
      </w:ins>
      <w:ins w:id="12113" w:author="Rev 9 Allen Wirfs-Brock" w:date="2012-06-23T17:27:00Z">
        <w:r w:rsidR="00570297">
          <w:t xml:space="preserve"> in 15.10</w:t>
        </w:r>
      </w:ins>
      <w:ins w:id="12114" w:author="Rev 9 Allen Wirfs-Brock" w:date="2012-06-23T17:18:00Z">
        <w:r>
          <w:rPr>
            <w:rStyle w:val="bnf"/>
            <w:rFonts w:ascii="Arial" w:hAnsi="Arial" w:cs="Arial"/>
            <w:i w:val="0"/>
          </w:rPr>
          <w:t>.</w:t>
        </w:r>
        <w:r w:rsidRPr="00E77497">
          <w:rPr>
            <w:rFonts w:ascii="Courier New" w:hAnsi="Courier New" w:cs="Courier New"/>
            <w:b/>
            <w:iCs/>
          </w:rPr>
          <w:t xml:space="preserve"> </w:t>
        </w:r>
      </w:ins>
    </w:p>
    <w:p w:rsidR="00570297" w:rsidRDefault="00570297" w:rsidP="00607728">
      <w:pPr>
        <w:numPr>
          <w:ilvl w:val="0"/>
          <w:numId w:val="403"/>
        </w:numPr>
        <w:spacing w:after="220"/>
        <w:rPr>
          <w:ins w:id="12115" w:author="Rev 9 Allen Wirfs-Brock" w:date="2012-06-23T17:18:00Z"/>
        </w:rPr>
      </w:pPr>
      <w:ins w:id="12116" w:author="Rev 9 Allen Wirfs-Brock" w:date="2012-06-23T17:29:00Z">
        <w:r>
          <w:t xml:space="preserve">It is a Syntax Error if </w:t>
        </w:r>
        <w:r w:rsidRPr="00570297">
          <w:rPr>
            <w:rFonts w:ascii="Times New Roman" w:hAnsi="Times New Roman"/>
          </w:rPr>
          <w:t>FlagText</w:t>
        </w:r>
        <w:r>
          <w:t xml:space="preserve"> </w:t>
        </w:r>
      </w:ins>
      <w:ins w:id="12117" w:author="Rev 9 Allen Wirfs-Brock" w:date="2012-06-23T17:30:00Z">
        <w:r w:rsidRPr="001E1EC2">
          <w:t>of</w:t>
        </w:r>
        <w:r>
          <w:rPr>
            <w:rFonts w:ascii="Times New Roman" w:hAnsi="Times New Roman"/>
          </w:rPr>
          <w:t xml:space="preserve"> </w:t>
        </w:r>
        <w:r>
          <w:rPr>
            <w:rFonts w:ascii="Times New Roman" w:hAnsi="Times New Roman"/>
            <w:i/>
          </w:rPr>
          <w:t>RegularExpressionLiteral</w:t>
        </w:r>
      </w:ins>
      <w:ins w:id="12118" w:author="Rev 9 Allen Wirfs-Brock" w:date="2012-06-23T17:33:00Z">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ins>
      <w:ins w:id="12119" w:author="Rev 9 Allen Wirfs-Brock" w:date="2012-06-23T17:34:00Z">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ins>
      <w:ins w:id="12120" w:author="Rev 9 Allen Wirfs-Brock" w:date="2012-06-23T17:35:00Z">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ins>
      <w:ins w:id="12121" w:author="Rev 9 Allen Wirfs-Brock" w:date="2012-06-23T17:33:00Z">
        <w:r w:rsidRPr="00C7794D">
          <w:t>, or if it contains the same character more than once.</w:t>
        </w:r>
      </w:ins>
    </w:p>
    <w:p w:rsidR="00570297" w:rsidRDefault="00570297" w:rsidP="00570297">
      <w:pPr>
        <w:rPr>
          <w:ins w:id="12122" w:author="Rev 9 Allen Wirfs-Brock" w:date="2012-06-23T17:36:00Z"/>
          <w:rFonts w:ascii="Helvetica" w:hAnsi="Helvetica"/>
          <w:b/>
        </w:rPr>
      </w:pPr>
      <w:ins w:id="12123" w:author="Rev 9 Allen Wirfs-Brock" w:date="2012-06-23T17:36:00Z">
        <w:r>
          <w:rPr>
            <w:rFonts w:ascii="Helvetica" w:hAnsi="Helvetica"/>
            <w:b/>
          </w:rPr>
          <w:t>Runtime Semantics</w:t>
        </w:r>
      </w:ins>
    </w:p>
    <w:p w:rsidR="00607728" w:rsidRPr="00E77497" w:rsidRDefault="00607728" w:rsidP="00607728">
      <w:pPr>
        <w:keepNext/>
        <w:rPr>
          <w:ins w:id="12124" w:author="Rev 9 Allen Wirfs-Brock" w:date="2012-06-23T17:11:00Z"/>
          <w:rFonts w:ascii="Helvetica" w:hAnsi="Helvetica"/>
          <w:b/>
        </w:rPr>
      </w:pPr>
      <w:ins w:id="12125" w:author="Rev 9 Allen Wirfs-Brock" w:date="2012-06-23T17:11:00Z">
        <w:r w:rsidRPr="00E77497">
          <w:rPr>
            <w:rFonts w:ascii="Helvetica" w:hAnsi="Helvetica"/>
            <w:b/>
          </w:rPr>
          <w:lastRenderedPageBreak/>
          <w:t xml:space="preserve">Runtime Semantics: </w:t>
        </w:r>
        <w:r w:rsidRPr="00E77497">
          <w:rPr>
            <w:rFonts w:ascii="Helvetica" w:hAnsi="Helvetica"/>
            <w:b/>
            <w:spacing w:val="6"/>
          </w:rPr>
          <w:t>Evaluation</w:t>
        </w:r>
      </w:ins>
    </w:p>
    <w:p w:rsidR="00607728" w:rsidRPr="004D1BD1" w:rsidRDefault="00607728" w:rsidP="00607728">
      <w:pPr>
        <w:pStyle w:val="SyntaxRule"/>
        <w:spacing w:after="240"/>
        <w:rPr>
          <w:ins w:id="12126" w:author="Rev 9 Allen Wirfs-Brock" w:date="2012-06-23T17:14:00Z"/>
        </w:rPr>
      </w:pPr>
      <w:ins w:id="12127" w:author="Rev 9 Allen Wirfs-Brock" w:date="2012-06-23T17:14: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rsidR="00607728" w:rsidRPr="00E77497" w:rsidRDefault="00607728" w:rsidP="00607728">
      <w:pPr>
        <w:numPr>
          <w:ilvl w:val="0"/>
          <w:numId w:val="890"/>
        </w:numPr>
        <w:rPr>
          <w:ins w:id="12128" w:author="Rev 9 Allen Wirfs-Brock" w:date="2012-06-23T17:14:00Z"/>
        </w:rPr>
      </w:pPr>
      <w:commentRangeStart w:id="12129"/>
      <w:ins w:id="12130" w:author="Rev 9 Allen Wirfs-Brock" w:date="2012-06-23T17:14:00Z">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12129"/>
        <w:r>
          <w:rPr>
            <w:rStyle w:val="CommentReference"/>
          </w:rPr>
          <w:commentReference w:id="12129"/>
        </w:r>
      </w:ins>
    </w:p>
    <w:p w:rsidR="00570297" w:rsidRPr="00E77497" w:rsidRDefault="00570297" w:rsidP="00570297">
      <w:pPr>
        <w:pStyle w:val="Heading3"/>
        <w:numPr>
          <w:ilvl w:val="0"/>
          <w:numId w:val="0"/>
        </w:numPr>
        <w:rPr>
          <w:ins w:id="12131" w:author="Rev 9 Allen Wirfs-Brock" w:date="2012-06-23T17:37:00Z"/>
        </w:rPr>
      </w:pPr>
      <w:bookmarkStart w:id="12132" w:name="_Toc339020348"/>
      <w:ins w:id="12133" w:author="Rev 9 Allen Wirfs-Brock" w:date="2012-06-23T17:37:00Z">
        <w:r w:rsidRPr="00E77497">
          <w:t>11.1.</w:t>
        </w:r>
        <w:r>
          <w:t>9</w:t>
        </w:r>
        <w:r w:rsidRPr="00E77497">
          <w:tab/>
        </w:r>
      </w:ins>
      <w:ins w:id="12134" w:author="Rev 9 Allen Wirfs-Brock" w:date="2012-06-23T17:38:00Z">
        <w:del w:id="12135" w:author="Rev 10 Allen Wirfs-Brock" w:date="2012-07-29T11:33:00Z">
          <w:r w:rsidDel="00387B31">
            <w:delText>Quasi</w:delText>
          </w:r>
        </w:del>
      </w:ins>
      <w:ins w:id="12136" w:author="Rev 10 Allen Wirfs-Brock" w:date="2012-07-29T11:33:00Z">
        <w:r w:rsidR="00387B31">
          <w:t>Template</w:t>
        </w:r>
      </w:ins>
      <w:ins w:id="12137" w:author="Rev 9 Allen Wirfs-Brock" w:date="2012-06-26T17:03:00Z">
        <w:r w:rsidR="00D6188C">
          <w:t xml:space="preserve"> Literals</w:t>
        </w:r>
      </w:ins>
      <w:bookmarkEnd w:id="12132"/>
      <w:ins w:id="12138" w:author="Rev 9 Allen Wirfs-Brock" w:date="2012-06-23T17:38:00Z">
        <w:r>
          <w:t xml:space="preserve"> </w:t>
        </w:r>
      </w:ins>
    </w:p>
    <w:p w:rsidR="00656F14" w:rsidRDefault="00656F14" w:rsidP="00656F14">
      <w:pPr>
        <w:pStyle w:val="Syntax"/>
        <w:rPr>
          <w:ins w:id="12139" w:author="Rev 9 Allen Wirfs-Brock" w:date="2012-06-26T16:40:00Z"/>
        </w:rPr>
      </w:pPr>
      <w:ins w:id="12140" w:author="Rev 9 Allen Wirfs-Brock" w:date="2012-06-26T16:40:00Z">
        <w:r w:rsidRPr="00E77497">
          <w:t>Syntax</w:t>
        </w:r>
      </w:ins>
    </w:p>
    <w:p w:rsidR="00656F14" w:rsidRPr="00B820AB" w:rsidRDefault="00656F14" w:rsidP="00656F14">
      <w:pPr>
        <w:pStyle w:val="SyntaxRule"/>
        <w:rPr>
          <w:ins w:id="12141" w:author="Rev 9 Allen Wirfs-Brock" w:date="2012-06-26T16:41:00Z"/>
        </w:rPr>
      </w:pPr>
      <w:ins w:id="12142" w:author="Rev 9 Allen Wirfs-Brock" w:date="2012-06-26T16:41:00Z">
        <w:del w:id="12143" w:author="Rev 10 Allen Wirfs-Brock" w:date="2012-07-29T11:33:00Z">
          <w:r w:rsidDel="00387B31">
            <w:delText>Quasi</w:delText>
          </w:r>
        </w:del>
      </w:ins>
      <w:ins w:id="12144" w:author="Rev 10 Allen Wirfs-Brock" w:date="2012-07-29T11:33:00Z">
        <w:r w:rsidR="00387B31">
          <w:t>Template</w:t>
        </w:r>
      </w:ins>
      <w:ins w:id="12145" w:author="Rev 9 Allen Wirfs-Brock" w:date="2012-06-26T17:03:00Z">
        <w:r w:rsidR="00D6188C">
          <w:t>Literal</w:t>
        </w:r>
      </w:ins>
      <w:ins w:id="12146" w:author="Rev 9 Allen Wirfs-Brock" w:date="2012-06-26T16:41:00Z">
        <w:r w:rsidRPr="009C202C">
          <w:t xml:space="preserve"> </w:t>
        </w:r>
        <w:r w:rsidRPr="00B820AB">
          <w:rPr>
            <w:rFonts w:ascii="Arial" w:hAnsi="Arial" w:cs="Arial"/>
            <w:b/>
            <w:i w:val="0"/>
          </w:rPr>
          <w:t>:</w:t>
        </w:r>
      </w:ins>
    </w:p>
    <w:p w:rsidR="00656F14" w:rsidRPr="00E77497" w:rsidRDefault="00656F14" w:rsidP="00656F14">
      <w:pPr>
        <w:pStyle w:val="SyntaxDefinition"/>
        <w:rPr>
          <w:ins w:id="12147" w:author="Rev 9 Allen Wirfs-Brock" w:date="2012-06-26T16:41:00Z"/>
        </w:rPr>
      </w:pPr>
      <w:ins w:id="12148" w:author="Rev 9 Allen Wirfs-Brock" w:date="2012-06-26T16:41:00Z">
        <w:del w:id="12149" w:author="Rev 10 Allen Wirfs-Brock" w:date="2012-07-29T11:40:00Z">
          <w:r w:rsidDel="00387B31">
            <w:delText>FullQuasi</w:delText>
          </w:r>
        </w:del>
      </w:ins>
      <w:ins w:id="12150" w:author="Rev 10 Allen Wirfs-Brock" w:date="2012-07-29T11:40:00Z">
        <w:r w:rsidR="00387B31">
          <w:t>NoSubstitutionTemplate</w:t>
        </w:r>
      </w:ins>
      <w:ins w:id="12151" w:author="Rev 9 Allen Wirfs-Brock" w:date="2012-06-26T16:41:00Z">
        <w:r w:rsidRPr="00E77497">
          <w:rPr>
            <w:b/>
          </w:rPr>
          <w:t xml:space="preserve"> </w:t>
        </w:r>
        <w:r w:rsidRPr="00E77497">
          <w:br/>
        </w:r>
      </w:ins>
      <w:ins w:id="12152" w:author="Rev 9 Allen Wirfs-Brock" w:date="2012-06-26T16:42:00Z">
        <w:del w:id="12153" w:author="Rev 10 Allen Wirfs-Brock" w:date="2012-07-29T11:33:00Z">
          <w:r w:rsidRPr="00B43B49" w:rsidDel="00387B31">
            <w:delText>Quasi</w:delText>
          </w:r>
        </w:del>
      </w:ins>
      <w:ins w:id="12154" w:author="Rev 10 Allen Wirfs-Brock" w:date="2012-07-29T11:33:00Z">
        <w:r w:rsidR="00387B31">
          <w:t>Template</w:t>
        </w:r>
      </w:ins>
      <w:ins w:id="12155" w:author="Rev 9 Allen Wirfs-Brock" w:date="2012-06-26T16:42:00Z">
        <w:r>
          <w:t>Head</w:t>
        </w:r>
      </w:ins>
      <w:ins w:id="12156" w:author="Rev 9 Allen Wirfs-Brock" w:date="2012-06-26T16:41:00Z">
        <w:r w:rsidRPr="00E77497">
          <w:rPr>
            <w:rFonts w:ascii="Courier New" w:hAnsi="Courier New"/>
            <w:b/>
            <w:i w:val="0"/>
          </w:rPr>
          <w:t xml:space="preserve"> </w:t>
        </w:r>
      </w:ins>
      <w:ins w:id="12157" w:author="Rev 9 Allen Wirfs-Brock" w:date="2012-06-26T16:55:00Z">
        <w:r w:rsidR="001D13E3" w:rsidRPr="001D13E3">
          <w:rPr>
            <w:rStyle w:val="bnf"/>
            <w:i/>
          </w:rPr>
          <w:t>Expression</w:t>
        </w:r>
      </w:ins>
      <w:ins w:id="12158" w:author="Rev 10 Allen Wirfs-Brock" w:date="2012-08-30T11:01:00Z">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ins>
      <w:ins w:id="12159" w:author="Rev 9 Allen Wirfs-Brock" w:date="2012-06-26T16:55:00Z">
        <w:r w:rsidR="001D13E3" w:rsidRPr="00E77497">
          <w:t xml:space="preserve"> </w:t>
        </w:r>
      </w:ins>
      <w:ins w:id="12160" w:author="Rev 9 Allen Wirfs-Brock" w:date="2012-06-26T16:43:00Z">
        <w:del w:id="12161" w:author="Rev 10 Allen Wirfs-Brock" w:date="2012-07-29T11:33:00Z">
          <w:r w:rsidDel="00387B31">
            <w:delText>Qua</w:delText>
          </w:r>
        </w:del>
      </w:ins>
      <w:ins w:id="12162" w:author="Rev 9 Allen Wirfs-Brock" w:date="2012-06-26T16:44:00Z">
        <w:del w:id="12163" w:author="Rev 10 Allen Wirfs-Brock" w:date="2012-07-29T11:33:00Z">
          <w:r w:rsidDel="00387B31">
            <w:delText>s</w:delText>
          </w:r>
        </w:del>
      </w:ins>
      <w:ins w:id="12164" w:author="Rev 9 Allen Wirfs-Brock" w:date="2012-06-26T16:43:00Z">
        <w:del w:id="12165" w:author="Rev 10 Allen Wirfs-Brock" w:date="2012-07-29T11:33:00Z">
          <w:r w:rsidDel="00387B31">
            <w:delText>i</w:delText>
          </w:r>
        </w:del>
        <w:del w:id="12166" w:author="Rev 10 Allen Wirfs-Brock" w:date="2012-08-30T11:22:00Z">
          <w:r w:rsidDel="00A61386">
            <w:delText>Middle</w:delText>
          </w:r>
        </w:del>
      </w:ins>
      <w:ins w:id="12167" w:author="Rev 9 Allen Wirfs-Brock" w:date="2012-06-26T16:41:00Z">
        <w:del w:id="12168" w:author="Rev 10 Allen Wirfs-Brock" w:date="2012-08-30T11:22:00Z">
          <w:r w:rsidDel="00A61386">
            <w:delText>List</w:delText>
          </w:r>
        </w:del>
      </w:ins>
      <w:ins w:id="12169" w:author="Rev 9 Allen Wirfs-Brock" w:date="2012-06-26T16:44:00Z">
        <w:del w:id="12170" w:author="Rev 10 Allen Wirfs-Brock" w:date="2012-08-30T11:22:00Z">
          <w:r w:rsidRPr="00E77497" w:rsidDel="00A61386">
            <w:rPr>
              <w:rFonts w:ascii="Arial" w:hAnsi="Arial"/>
              <w:i w:val="0"/>
              <w:vertAlign w:val="subscript"/>
            </w:rPr>
            <w:delText>opt</w:delText>
          </w:r>
        </w:del>
      </w:ins>
      <w:ins w:id="12171" w:author="Rev 9 Allen Wirfs-Brock" w:date="2012-06-26T16:43:00Z">
        <w:del w:id="12172" w:author="Rev 10 Allen Wirfs-Brock" w:date="2012-08-30T11:22:00Z">
          <w:r w:rsidRPr="00656F14" w:rsidDel="00A61386">
            <w:delText xml:space="preserve"> </w:delText>
          </w:r>
        </w:del>
      </w:ins>
      <w:ins w:id="12173" w:author="Rev 9 Allen Wirfs-Brock" w:date="2012-06-26T16:49:00Z">
        <w:del w:id="12174" w:author="Rev 10 Allen Wirfs-Brock" w:date="2012-08-30T11:22:00Z">
          <w:r w:rsidR="001D13E3" w:rsidRPr="00E77497" w:rsidDel="00A61386">
            <w:rPr>
              <w:rFonts w:ascii="Arial" w:hAnsi="Arial" w:cs="Arial"/>
              <w:i w:val="0"/>
              <w:sz w:val="16"/>
            </w:rPr>
            <w:delText>[</w:delText>
          </w:r>
          <w:r w:rsidR="001D13E3" w:rsidDel="00A61386">
            <w:rPr>
              <w:rFonts w:ascii="Arial" w:hAnsi="Arial" w:cs="Arial"/>
              <w:i w:val="0"/>
              <w:sz w:val="16"/>
            </w:rPr>
            <w:delText>Lexical goal</w:delText>
          </w:r>
          <w:r w:rsidR="001D13E3" w:rsidRPr="00E77497" w:rsidDel="00A61386">
            <w:rPr>
              <w:rFonts w:ascii="Arial" w:hAnsi="Arial" w:cs="Arial"/>
              <w:i w:val="0"/>
              <w:sz w:val="16"/>
            </w:rPr>
            <w:delText xml:space="preserve"> </w:delText>
          </w:r>
          <w:r w:rsidR="001D13E3" w:rsidDel="00A61386">
            <w:rPr>
              <w:sz w:val="16"/>
            </w:rPr>
            <w:delText>I</w:delText>
          </w:r>
        </w:del>
      </w:ins>
      <w:ins w:id="12175" w:author="Rev 9 Allen Wirfs-Brock" w:date="2012-06-26T16:55:00Z">
        <w:del w:id="12176" w:author="Rev 10 Allen Wirfs-Brock" w:date="2012-08-30T11:22:00Z">
          <w:r w:rsidR="001D13E3" w:rsidDel="00A61386">
            <w:rPr>
              <w:sz w:val="16"/>
            </w:rPr>
            <w:delText>n</w:delText>
          </w:r>
        </w:del>
      </w:ins>
      <w:ins w:id="12177" w:author="Rev 9 Allen Wirfs-Brock" w:date="2012-06-26T16:49:00Z">
        <w:del w:id="12178" w:author="Rev 10 Allen Wirfs-Brock" w:date="2012-08-30T11:22:00Z">
          <w:r w:rsidR="001D13E3" w:rsidDel="00A61386">
            <w:rPr>
              <w:sz w:val="16"/>
            </w:rPr>
            <w:delText>putElement</w:delText>
          </w:r>
        </w:del>
        <w:del w:id="12179" w:author="Rev 10 Allen Wirfs-Brock" w:date="2012-07-29T11:33:00Z">
          <w:r w:rsidR="001D13E3" w:rsidDel="00387B31">
            <w:rPr>
              <w:sz w:val="16"/>
            </w:rPr>
            <w:delText>Quasi</w:delText>
          </w:r>
        </w:del>
        <w:del w:id="12180" w:author="Rev 10 Allen Wirfs-Brock" w:date="2012-08-30T11:22:00Z">
          <w:r w:rsidR="001D13E3" w:rsidDel="00A61386">
            <w:rPr>
              <w:sz w:val="16"/>
            </w:rPr>
            <w:delText>Tail</w:delText>
          </w:r>
          <w:r w:rsidR="001D13E3" w:rsidRPr="00E77497" w:rsidDel="00A61386">
            <w:rPr>
              <w:rFonts w:ascii="Arial" w:hAnsi="Arial" w:cs="Arial"/>
              <w:i w:val="0"/>
              <w:sz w:val="16"/>
            </w:rPr>
            <w:delText>]</w:delText>
          </w:r>
        </w:del>
        <w:r w:rsidR="001D13E3">
          <w:rPr>
            <w:rFonts w:ascii="Arial" w:hAnsi="Arial" w:cs="Arial"/>
            <w:i w:val="0"/>
            <w:sz w:val="16"/>
          </w:rPr>
          <w:t xml:space="preserve"> </w:t>
        </w:r>
      </w:ins>
      <w:ins w:id="12181" w:author="Rev 9 Allen Wirfs-Brock" w:date="2012-06-26T16:43:00Z">
        <w:del w:id="12182" w:author="Rev 10 Allen Wirfs-Brock" w:date="2012-07-29T11:33:00Z">
          <w:r w:rsidDel="00387B31">
            <w:delText>Quasi</w:delText>
          </w:r>
        </w:del>
      </w:ins>
      <w:ins w:id="12183" w:author="Rev 10 Allen Wirfs-Brock" w:date="2012-07-29T11:33:00Z">
        <w:r w:rsidR="00387B31">
          <w:t>Template</w:t>
        </w:r>
      </w:ins>
      <w:ins w:id="12184" w:author="Rev 9 Allen Wirfs-Brock" w:date="2012-06-26T16:43:00Z">
        <w:del w:id="12185" w:author="Rev 10 Allen Wirfs-Brock" w:date="2012-08-30T11:22:00Z">
          <w:r w:rsidDel="00A61386">
            <w:delText>Tail</w:delText>
          </w:r>
        </w:del>
      </w:ins>
      <w:ins w:id="12186" w:author="Rev 10 Allen Wirfs-Brock" w:date="2012-08-30T11:22:00Z">
        <w:r w:rsidR="00A61386">
          <w:t>Spans</w:t>
        </w:r>
      </w:ins>
    </w:p>
    <w:p w:rsidR="00AD3DB5" w:rsidRPr="00E77497" w:rsidRDefault="00AD3DB5" w:rsidP="00AD3DB5">
      <w:pPr>
        <w:pStyle w:val="SyntaxRule"/>
        <w:rPr>
          <w:ins w:id="12187" w:author="Rev 10 Allen Wirfs-Brock" w:date="2012-08-30T11:08:00Z"/>
        </w:rPr>
      </w:pPr>
      <w:ins w:id="12188" w:author="Rev 10 Allen Wirfs-Brock" w:date="2012-08-30T11:08:00Z">
        <w:r>
          <w:t>TemplateSpans</w:t>
        </w:r>
        <w:r w:rsidRPr="00E77497">
          <w:rPr>
            <w:rFonts w:ascii="Arial" w:hAnsi="Arial" w:cs="Arial"/>
            <w:b/>
            <w:i w:val="0"/>
          </w:rPr>
          <w:t>:</w:t>
        </w:r>
      </w:ins>
    </w:p>
    <w:p w:rsidR="00AD3DB5" w:rsidRPr="00E77497" w:rsidRDefault="00AD3DB5" w:rsidP="00AD3DB5">
      <w:pPr>
        <w:pStyle w:val="SyntaxDefinition"/>
        <w:rPr>
          <w:ins w:id="12189" w:author="Rev 10 Allen Wirfs-Brock" w:date="2012-08-30T11:08:00Z"/>
        </w:rPr>
      </w:pPr>
      <w:ins w:id="12190" w:author="Rev 10 Allen Wirfs-Brock" w:date="2012-08-30T11:08:00Z">
        <w:r>
          <w:t>Template</w:t>
        </w:r>
      </w:ins>
      <w:ins w:id="12191" w:author="Rev 10 Allen Wirfs-Brock" w:date="2012-08-30T11:10:00Z">
        <w:r>
          <w:t>Tail</w:t>
        </w:r>
      </w:ins>
      <w:ins w:id="12192" w:author="Rev 10 Allen Wirfs-Brock" w:date="2012-08-30T11:08:00Z">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ins>
      <w:ins w:id="12193" w:author="Rev 10 Allen Wirfs-Brock" w:date="2012-08-30T11:19:00Z">
        <w:r w:rsidR="00A61386">
          <w:t>Tail</w:t>
        </w:r>
      </w:ins>
    </w:p>
    <w:p w:rsidR="00656F14" w:rsidRPr="00E77497" w:rsidRDefault="00656F14" w:rsidP="00656F14">
      <w:pPr>
        <w:pStyle w:val="SyntaxRule"/>
        <w:rPr>
          <w:ins w:id="12194" w:author="Rev 9 Allen Wirfs-Brock" w:date="2012-06-26T16:41:00Z"/>
        </w:rPr>
      </w:pPr>
      <w:ins w:id="12195" w:author="Rev 9 Allen Wirfs-Brock" w:date="2012-06-26T16:47:00Z">
        <w:del w:id="12196" w:author="Rev 10 Allen Wirfs-Brock" w:date="2012-07-29T11:33:00Z">
          <w:r w:rsidDel="00387B31">
            <w:delText>Quasi</w:delText>
          </w:r>
        </w:del>
      </w:ins>
      <w:ins w:id="12197" w:author="Rev 10 Allen Wirfs-Brock" w:date="2012-07-29T11:33:00Z">
        <w:r w:rsidR="00387B31">
          <w:t>Template</w:t>
        </w:r>
      </w:ins>
      <w:ins w:id="12198" w:author="Rev 9 Allen Wirfs-Brock" w:date="2012-06-26T16:47:00Z">
        <w:r>
          <w:t>MiddleList</w:t>
        </w:r>
      </w:ins>
      <w:ins w:id="12199" w:author="Rev 9 Allen Wirfs-Brock" w:date="2012-06-26T16:41:00Z">
        <w:r w:rsidRPr="00E77497">
          <w:rPr>
            <w:rFonts w:ascii="Arial" w:hAnsi="Arial" w:cs="Arial"/>
            <w:b/>
            <w:i w:val="0"/>
          </w:rPr>
          <w:t>:</w:t>
        </w:r>
      </w:ins>
    </w:p>
    <w:p w:rsidR="00656F14" w:rsidRPr="00E77497" w:rsidRDefault="00656F14" w:rsidP="00656F14">
      <w:pPr>
        <w:pStyle w:val="SyntaxDefinition"/>
        <w:rPr>
          <w:ins w:id="12200" w:author="Rev 9 Allen Wirfs-Brock" w:date="2012-06-26T16:41:00Z"/>
        </w:rPr>
      </w:pPr>
      <w:ins w:id="12201" w:author="Rev 9 Allen Wirfs-Brock" w:date="2012-06-26T16:48:00Z">
        <w:del w:id="12202" w:author="Rev 10 Allen Wirfs-Brock" w:date="2012-08-30T11:20:00Z">
          <w:r w:rsidRPr="00E77497" w:rsidDel="00A61386">
            <w:rPr>
              <w:rFonts w:ascii="Arial" w:hAnsi="Arial" w:cs="Arial"/>
              <w:i w:val="0"/>
              <w:sz w:val="16"/>
            </w:rPr>
            <w:delText>[</w:delText>
          </w:r>
          <w:r w:rsidDel="00A61386">
            <w:rPr>
              <w:rFonts w:ascii="Arial" w:hAnsi="Arial" w:cs="Arial"/>
              <w:i w:val="0"/>
              <w:sz w:val="16"/>
            </w:rPr>
            <w:delText>Lexical goal</w:delText>
          </w:r>
          <w:r w:rsidRPr="00E77497" w:rsidDel="00A61386">
            <w:rPr>
              <w:rFonts w:ascii="Arial" w:hAnsi="Arial" w:cs="Arial"/>
              <w:i w:val="0"/>
              <w:sz w:val="16"/>
            </w:rPr>
            <w:delText xml:space="preserve"> </w:delText>
          </w:r>
          <w:r w:rsidDel="00A61386">
            <w:rPr>
              <w:sz w:val="16"/>
            </w:rPr>
            <w:delText>I</w:delText>
          </w:r>
        </w:del>
      </w:ins>
      <w:ins w:id="12203" w:author="Rev 9 Allen Wirfs-Brock" w:date="2012-06-26T16:56:00Z">
        <w:del w:id="12204" w:author="Rev 10 Allen Wirfs-Brock" w:date="2012-08-30T11:20:00Z">
          <w:r w:rsidR="001D13E3" w:rsidDel="00A61386">
            <w:rPr>
              <w:sz w:val="16"/>
            </w:rPr>
            <w:delText>n</w:delText>
          </w:r>
        </w:del>
      </w:ins>
      <w:ins w:id="12205" w:author="Rev 9 Allen Wirfs-Brock" w:date="2012-06-26T16:48:00Z">
        <w:del w:id="12206" w:author="Rev 10 Allen Wirfs-Brock" w:date="2012-08-30T11:20:00Z">
          <w:r w:rsidDel="00A61386">
            <w:rPr>
              <w:sz w:val="16"/>
            </w:rPr>
            <w:delText>putElement</w:delText>
          </w:r>
        </w:del>
      </w:ins>
      <w:ins w:id="12207" w:author="Rev 9 Allen Wirfs-Brock" w:date="2012-06-26T16:49:00Z">
        <w:del w:id="12208" w:author="Rev 10 Allen Wirfs-Brock" w:date="2012-07-29T11:33:00Z">
          <w:r w:rsidR="001D13E3" w:rsidDel="00387B31">
            <w:rPr>
              <w:sz w:val="16"/>
            </w:rPr>
            <w:delText>Quasi</w:delText>
          </w:r>
        </w:del>
        <w:del w:id="12209" w:author="Rev 10 Allen Wirfs-Brock" w:date="2012-08-30T11:20:00Z">
          <w:r w:rsidR="001D13E3" w:rsidDel="00A61386">
            <w:rPr>
              <w:sz w:val="16"/>
            </w:rPr>
            <w:delText>Tail</w:delText>
          </w:r>
        </w:del>
      </w:ins>
      <w:ins w:id="12210" w:author="Rev 9 Allen Wirfs-Brock" w:date="2012-06-26T16:48:00Z">
        <w:del w:id="12211" w:author="Rev 10 Allen Wirfs-Brock" w:date="2012-08-30T11:20:00Z">
          <w:r w:rsidRPr="00E77497" w:rsidDel="00A61386">
            <w:rPr>
              <w:rFonts w:ascii="Arial" w:hAnsi="Arial" w:cs="Arial"/>
              <w:i w:val="0"/>
              <w:sz w:val="16"/>
            </w:rPr>
            <w:delText>]</w:delText>
          </w:r>
          <w:r w:rsidDel="00A61386">
            <w:rPr>
              <w:rFonts w:ascii="Arial" w:hAnsi="Arial" w:cs="Arial"/>
              <w:i w:val="0"/>
              <w:sz w:val="16"/>
            </w:rPr>
            <w:delText xml:space="preserve"> </w:delText>
          </w:r>
        </w:del>
      </w:ins>
      <w:ins w:id="12212" w:author="Rev 9 Allen Wirfs-Brock" w:date="2012-06-26T16:50:00Z">
        <w:del w:id="12213" w:author="Rev 10 Allen Wirfs-Brock" w:date="2012-07-29T11:33:00Z">
          <w:r w:rsidR="001D13E3" w:rsidDel="00387B31">
            <w:delText>Quasi</w:delText>
          </w:r>
        </w:del>
      </w:ins>
      <w:ins w:id="12214" w:author="Rev 10 Allen Wirfs-Brock" w:date="2012-07-29T11:33:00Z">
        <w:r w:rsidR="00387B31">
          <w:t>Template</w:t>
        </w:r>
      </w:ins>
      <w:ins w:id="12215" w:author="Rev 9 Allen Wirfs-Brock" w:date="2012-06-26T16:50:00Z">
        <w:r w:rsidR="001D13E3">
          <w:t>Middle</w:t>
        </w:r>
      </w:ins>
      <w:ins w:id="12216" w:author="Rev 9 Allen Wirfs-Brock" w:date="2012-06-26T16:57:00Z">
        <w:r w:rsidR="001D13E3">
          <w:t xml:space="preserve"> </w:t>
        </w:r>
        <w:r w:rsidR="001D13E3" w:rsidRPr="001D13E3">
          <w:rPr>
            <w:rStyle w:val="bnf"/>
            <w:i/>
          </w:rPr>
          <w:t>Expression</w:t>
        </w:r>
      </w:ins>
      <w:ins w:id="12217" w:author="Rev 9 Allen Wirfs-Brock" w:date="2012-06-26T16:41:00Z">
        <w:r w:rsidRPr="00E77497">
          <w:br/>
        </w:r>
      </w:ins>
      <w:ins w:id="12218" w:author="Rev 9 Allen Wirfs-Brock" w:date="2012-06-26T16:51:00Z">
        <w:del w:id="12219" w:author="Rev 10 Allen Wirfs-Brock" w:date="2012-07-29T11:33:00Z">
          <w:r w:rsidR="001D13E3" w:rsidDel="00387B31">
            <w:delText>Quasi</w:delText>
          </w:r>
        </w:del>
      </w:ins>
      <w:ins w:id="12220" w:author="Rev 10 Allen Wirfs-Brock" w:date="2012-07-29T11:33:00Z">
        <w:r w:rsidR="00387B31">
          <w:t>Template</w:t>
        </w:r>
      </w:ins>
      <w:ins w:id="12221" w:author="Rev 9 Allen Wirfs-Brock" w:date="2012-06-26T16:51:00Z">
        <w:r w:rsidR="001D13E3">
          <w:t>MiddleList</w:t>
        </w:r>
      </w:ins>
      <w:ins w:id="12222" w:author="Rev 9 Allen Wirfs-Brock" w:date="2012-06-26T16:41:00Z">
        <w:r w:rsidRPr="00E77497">
          <w:rPr>
            <w:rFonts w:ascii="Courier New" w:hAnsi="Courier New"/>
            <w:i w:val="0"/>
          </w:rPr>
          <w:t xml:space="preserve"> </w:t>
        </w:r>
      </w:ins>
      <w:ins w:id="12223" w:author="Rev 9 Allen Wirfs-Brock" w:date="2012-06-26T16:52:00Z">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w:t>
        </w:r>
      </w:ins>
      <w:ins w:id="12224" w:author="Rev 9 Allen Wirfs-Brock" w:date="2012-06-26T16:56:00Z">
        <w:r w:rsidR="001D13E3">
          <w:rPr>
            <w:sz w:val="16"/>
          </w:rPr>
          <w:t>n</w:t>
        </w:r>
      </w:ins>
      <w:ins w:id="12225" w:author="Rev 9 Allen Wirfs-Brock" w:date="2012-06-26T16:52:00Z">
        <w:r w:rsidR="001D13E3">
          <w:rPr>
            <w:sz w:val="16"/>
          </w:rPr>
          <w:t>putElement</w:t>
        </w:r>
        <w:del w:id="12226" w:author="Rev 10 Allen Wirfs-Brock" w:date="2012-07-29T11:33:00Z">
          <w:r w:rsidR="001D13E3" w:rsidDel="00387B31">
            <w:rPr>
              <w:sz w:val="16"/>
            </w:rPr>
            <w:delText>Quasi</w:delText>
          </w:r>
        </w:del>
      </w:ins>
      <w:ins w:id="12227" w:author="Rev 10 Allen Wirfs-Brock" w:date="2012-07-29T11:33:00Z">
        <w:r w:rsidR="00387B31">
          <w:rPr>
            <w:sz w:val="16"/>
          </w:rPr>
          <w:t>Template</w:t>
        </w:r>
      </w:ins>
      <w:ins w:id="12228" w:author="Rev 9 Allen Wirfs-Brock" w:date="2012-06-26T16:52:00Z">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ins>
      <w:ins w:id="12229" w:author="Rev 9 Allen Wirfs-Brock" w:date="2012-06-26T16:51:00Z">
        <w:del w:id="12230" w:author="Rev 10 Allen Wirfs-Brock" w:date="2012-07-29T11:33:00Z">
          <w:r w:rsidR="001D13E3" w:rsidDel="00387B31">
            <w:delText>Quasi</w:delText>
          </w:r>
        </w:del>
      </w:ins>
      <w:ins w:id="12231" w:author="Rev 10 Allen Wirfs-Brock" w:date="2012-07-29T11:33:00Z">
        <w:r w:rsidR="00387B31">
          <w:t>Template</w:t>
        </w:r>
      </w:ins>
      <w:ins w:id="12232" w:author="Rev 9 Allen Wirfs-Brock" w:date="2012-06-26T16:51:00Z">
        <w:r w:rsidR="001D13E3">
          <w:t>Middle</w:t>
        </w:r>
      </w:ins>
      <w:ins w:id="12233" w:author="Rev 9 Allen Wirfs-Brock" w:date="2012-06-26T16:58:00Z">
        <w:r w:rsidR="001D13E3">
          <w:t xml:space="preserve">  </w:t>
        </w:r>
        <w:r w:rsidR="001D13E3" w:rsidRPr="001D13E3">
          <w:rPr>
            <w:rStyle w:val="bnf"/>
            <w:i/>
          </w:rPr>
          <w:t>Expression</w:t>
        </w:r>
      </w:ins>
    </w:p>
    <w:p w:rsidR="00495E27" w:rsidRPr="00BF5AD1" w:rsidRDefault="00495E27" w:rsidP="00495E27">
      <w:pPr>
        <w:rPr>
          <w:ins w:id="12234" w:author="Rev 9 Allen Wirfs-Brock" w:date="2012-07-05T09:20:00Z"/>
          <w:b/>
        </w:rPr>
      </w:pPr>
      <w:ins w:id="12235" w:author="Rev 9 Allen Wirfs-Brock" w:date="2012-07-05T09:20:00Z">
        <w:r w:rsidRPr="00BF5AD1">
          <w:rPr>
            <w:b/>
          </w:rPr>
          <w:t>Static Semantics</w:t>
        </w:r>
      </w:ins>
    </w:p>
    <w:p w:rsidR="00495E27" w:rsidRPr="00E77497" w:rsidRDefault="00495E27" w:rsidP="00495E27">
      <w:pPr>
        <w:rPr>
          <w:ins w:id="12236" w:author="Rev 9 Allen Wirfs-Brock" w:date="2012-07-05T09:20:00Z"/>
          <w:rFonts w:ascii="Helvetica" w:hAnsi="Helvetica"/>
          <w:b/>
        </w:rPr>
      </w:pPr>
      <w:ins w:id="12237" w:author="Rev 9 Allen Wirfs-Brock" w:date="2012-07-05T09:20:00Z">
        <w:r w:rsidRPr="00E77497">
          <w:rPr>
            <w:rFonts w:ascii="Helvetica" w:hAnsi="Helvetica"/>
            <w:b/>
          </w:rPr>
          <w:t xml:space="preserve">Static Semantics:  </w:t>
        </w:r>
      </w:ins>
      <w:ins w:id="12238" w:author="Rev 9 Allen Wirfs-Brock" w:date="2012-07-05T09:21:00Z">
        <w:del w:id="12239" w:author="Rev 10 Allen Wirfs-Brock" w:date="2012-07-29T11:43:00Z">
          <w:r w:rsidDel="000B1F1B">
            <w:rPr>
              <w:rFonts w:ascii="Helvetica" w:hAnsi="Helvetica"/>
              <w:b/>
              <w:lang w:eastAsia="en-US"/>
            </w:rPr>
            <w:delText>QuasiStrings</w:delText>
          </w:r>
        </w:del>
      </w:ins>
      <w:ins w:id="12240" w:author="Rev 10 Allen Wirfs-Brock" w:date="2012-07-29T11:43:00Z">
        <w:r w:rsidR="000B1F1B">
          <w:rPr>
            <w:rFonts w:ascii="Helvetica" w:hAnsi="Helvetica"/>
            <w:b/>
            <w:lang w:eastAsia="en-US"/>
          </w:rPr>
          <w:t>TemplateStrings</w:t>
        </w:r>
      </w:ins>
    </w:p>
    <w:p w:rsidR="00495E27" w:rsidRPr="004418C4" w:rsidRDefault="00495E27" w:rsidP="00495E27">
      <w:pPr>
        <w:ind w:left="360"/>
        <w:rPr>
          <w:ins w:id="12241" w:author="Rev 9 Allen Wirfs-Brock" w:date="2012-07-05T09:22:00Z"/>
        </w:rPr>
      </w:pPr>
      <w:ins w:id="12242" w:author="Rev 9 Allen Wirfs-Brock" w:date="2012-07-05T09:22:00Z">
        <w:r>
          <w:t>W</w:t>
        </w:r>
        <w:r w:rsidRPr="004418C4">
          <w:t xml:space="preserve">ith </w:t>
        </w:r>
        <w:r>
          <w:t>parameter</w:t>
        </w:r>
        <w:r w:rsidRPr="004418C4">
          <w:t xml:space="preserve"> </w:t>
        </w:r>
        <w:r>
          <w:rPr>
            <w:rFonts w:ascii="Times New Roman" w:hAnsi="Times New Roman"/>
            <w:i/>
          </w:rPr>
          <w:t>raw</w:t>
        </w:r>
        <w:r>
          <w:t>.</w:t>
        </w:r>
      </w:ins>
    </w:p>
    <w:p w:rsidR="00495E27" w:rsidRPr="00E77497" w:rsidRDefault="00495E27" w:rsidP="00495E27">
      <w:pPr>
        <w:rPr>
          <w:ins w:id="12243" w:author="Rev 9 Allen Wirfs-Brock" w:date="2012-07-05T09:23:00Z"/>
        </w:rPr>
      </w:pPr>
      <w:ins w:id="12244" w:author="Rev 9 Allen Wirfs-Brock" w:date="2012-07-05T09:23:00Z">
        <w:del w:id="12245" w:author="Rev 10 Allen Wirfs-Brock" w:date="2012-07-29T11:34:00Z">
          <w:r w:rsidDel="00387B31">
            <w:rPr>
              <w:rStyle w:val="bnf"/>
            </w:rPr>
            <w:delText>Quasi</w:delText>
          </w:r>
        </w:del>
      </w:ins>
      <w:ins w:id="12246" w:author="Rev 10 Allen Wirfs-Brock" w:date="2012-07-29T11:34:00Z">
        <w:r w:rsidR="00387B31">
          <w:rPr>
            <w:rStyle w:val="bnf"/>
          </w:rPr>
          <w:t>Template</w:t>
        </w:r>
      </w:ins>
      <w:ins w:id="12247" w:author="Rev 9 Allen Wirfs-Brock" w:date="2012-07-05T09:23:00Z">
        <w:r>
          <w:rPr>
            <w:rStyle w:val="bnf"/>
          </w:rPr>
          <w:t>Literal</w:t>
        </w:r>
        <w:r w:rsidRPr="00E77497">
          <w:t xml:space="preserve"> </w:t>
        </w:r>
        <w:r w:rsidRPr="00E77497">
          <w:rPr>
            <w:b/>
          </w:rPr>
          <w:t>:</w:t>
        </w:r>
        <w:r w:rsidRPr="00E77497">
          <w:rPr>
            <w:i/>
          </w:rPr>
          <w:t xml:space="preserve"> </w:t>
        </w:r>
        <w:del w:id="12248" w:author="Rev 10 Allen Wirfs-Brock" w:date="2012-07-29T11:40:00Z">
          <w:r w:rsidDel="00387B31">
            <w:rPr>
              <w:rStyle w:val="bnf"/>
            </w:rPr>
            <w:delText>FullQuasi</w:delText>
          </w:r>
        </w:del>
      </w:ins>
      <w:ins w:id="12249" w:author="Rev 10 Allen Wirfs-Brock" w:date="2012-07-29T11:40:00Z">
        <w:r w:rsidR="00387B31">
          <w:rPr>
            <w:rStyle w:val="bnf"/>
          </w:rPr>
          <w:t>NoSubstitutionTemplate</w:t>
        </w:r>
      </w:ins>
      <w:ins w:id="12250" w:author="Rev 9 Allen Wirfs-Brock" w:date="2012-07-05T09:23:00Z">
        <w:r w:rsidRPr="00E77497">
          <w:t xml:space="preserve"> </w:t>
        </w:r>
      </w:ins>
    </w:p>
    <w:p w:rsidR="00495E27" w:rsidRPr="00495E27" w:rsidRDefault="00495E27" w:rsidP="00495E27">
      <w:pPr>
        <w:pStyle w:val="Alg4"/>
        <w:numPr>
          <w:ilvl w:val="0"/>
          <w:numId w:val="899"/>
        </w:numPr>
        <w:spacing w:after="220"/>
        <w:contextualSpacing/>
        <w:rPr>
          <w:ins w:id="12251" w:author="Rev 9 Allen Wirfs-Brock" w:date="2012-07-05T09:23:00Z"/>
        </w:rPr>
      </w:pPr>
      <w:ins w:id="12252" w:author="Rev 9 Allen Wirfs-Brock" w:date="2012-07-05T09:23:00Z">
        <w:r>
          <w:t xml:space="preserve">If </w:t>
        </w:r>
        <w:r w:rsidRPr="00BE7BFD">
          <w:rPr>
            <w:i/>
          </w:rPr>
          <w:t>raw</w:t>
        </w:r>
        <w:r>
          <w:t xml:space="preserve"> is false, then</w:t>
        </w:r>
      </w:ins>
    </w:p>
    <w:p w:rsidR="00495E27" w:rsidRDefault="00495E27" w:rsidP="00495E27">
      <w:pPr>
        <w:pStyle w:val="Alg4"/>
        <w:numPr>
          <w:ilvl w:val="1"/>
          <w:numId w:val="899"/>
        </w:numPr>
        <w:spacing w:after="220"/>
        <w:contextualSpacing/>
        <w:rPr>
          <w:ins w:id="12253" w:author="Rev 9 Allen Wirfs-Brock" w:date="2012-07-05T09:24:00Z"/>
        </w:rPr>
      </w:pPr>
      <w:ins w:id="12254" w:author="Rev 9 Allen Wirfs-Brock" w:date="2012-07-05T09:24:00Z">
        <w:r>
          <w:t xml:space="preserve">Let </w:t>
        </w:r>
        <w:r w:rsidRPr="00495E27">
          <w:rPr>
            <w:i/>
          </w:rPr>
          <w:t>string</w:t>
        </w:r>
        <w:r>
          <w:t xml:space="preserve"> be the </w:t>
        </w:r>
        <w:del w:id="12255" w:author="Rev 10 Allen Wirfs-Brock" w:date="2012-07-29T11:26:00Z">
          <w:r w:rsidDel="00387B31">
            <w:delText>QV</w:delText>
          </w:r>
        </w:del>
      </w:ins>
      <w:ins w:id="12256" w:author="Rev 10 Allen Wirfs-Brock" w:date="2012-07-29T11:26:00Z">
        <w:r w:rsidR="00387B31">
          <w:t>TV</w:t>
        </w:r>
      </w:ins>
      <w:ins w:id="12257" w:author="Rev 9 Allen Wirfs-Brock" w:date="2012-07-05T09:24:00Z">
        <w:r>
          <w:t xml:space="preserve"> of </w:t>
        </w:r>
        <w:del w:id="12258" w:author="Rev 10 Allen Wirfs-Brock" w:date="2012-07-29T11:40:00Z">
          <w:r w:rsidDel="00387B31">
            <w:rPr>
              <w:i/>
            </w:rPr>
            <w:delText>FullQuasi</w:delText>
          </w:r>
        </w:del>
      </w:ins>
      <w:ins w:id="12259" w:author="Rev 10 Allen Wirfs-Brock" w:date="2012-07-29T11:40:00Z">
        <w:r w:rsidR="00387B31">
          <w:rPr>
            <w:i/>
          </w:rPr>
          <w:t>NoSubstitutionTemplate</w:t>
        </w:r>
      </w:ins>
      <w:ins w:id="12260" w:author="Rev 9 Allen Wirfs-Brock" w:date="2012-07-05T09:25:00Z">
        <w:r w:rsidRPr="00E77497">
          <w:t>.</w:t>
        </w:r>
      </w:ins>
    </w:p>
    <w:p w:rsidR="008002D2" w:rsidRDefault="00495E27" w:rsidP="008002D2">
      <w:pPr>
        <w:pStyle w:val="Alg4"/>
        <w:numPr>
          <w:ilvl w:val="0"/>
          <w:numId w:val="899"/>
        </w:numPr>
        <w:spacing w:after="220"/>
        <w:contextualSpacing/>
        <w:rPr>
          <w:ins w:id="12261" w:author="Rev 11 Allen Wirfs-Brock" w:date="2012-10-25T10:02:00Z"/>
        </w:rPr>
      </w:pPr>
      <w:ins w:id="12262" w:author="Rev 9 Allen Wirfs-Brock" w:date="2012-07-05T09:25:00Z">
        <w:r>
          <w:t>Else,</w:t>
        </w:r>
        <w:del w:id="12263" w:author="Rev 11 Allen Wirfs-Brock" w:date="2012-10-25T10:02:00Z">
          <w:r w:rsidDel="008002D2">
            <w:delText xml:space="preserve"> </w:delText>
          </w:r>
        </w:del>
      </w:ins>
    </w:p>
    <w:p w:rsidR="00495E27" w:rsidRDefault="00495E27" w:rsidP="008002D2">
      <w:pPr>
        <w:pStyle w:val="Alg4"/>
        <w:numPr>
          <w:ilvl w:val="1"/>
          <w:numId w:val="899"/>
        </w:numPr>
        <w:spacing w:after="220"/>
        <w:contextualSpacing/>
        <w:rPr>
          <w:ins w:id="12264" w:author="Rev 9 Allen Wirfs-Brock" w:date="2012-07-05T09:25:00Z"/>
        </w:rPr>
      </w:pPr>
      <w:ins w:id="12265" w:author="Rev 9 Allen Wirfs-Brock" w:date="2012-07-05T09:25:00Z">
        <w:r>
          <w:t xml:space="preserve">Let </w:t>
        </w:r>
        <w:r w:rsidRPr="00495E27">
          <w:rPr>
            <w:i/>
          </w:rPr>
          <w:t>string</w:t>
        </w:r>
        <w:r>
          <w:t xml:space="preserve"> be the </w:t>
        </w:r>
        <w:del w:id="12266" w:author="Rev 10 Allen Wirfs-Brock" w:date="2012-07-29T11:27:00Z">
          <w:r w:rsidDel="00387B31">
            <w:delText>QRV</w:delText>
          </w:r>
        </w:del>
      </w:ins>
      <w:ins w:id="12267" w:author="Rev 10 Allen Wirfs-Brock" w:date="2012-07-29T11:27:00Z">
        <w:r w:rsidR="00387B31">
          <w:t>TRV</w:t>
        </w:r>
      </w:ins>
      <w:ins w:id="12268" w:author="Rev 9 Allen Wirfs-Brock" w:date="2012-07-05T09:25:00Z">
        <w:r>
          <w:t xml:space="preserve"> of </w:t>
        </w:r>
        <w:del w:id="12269" w:author="Rev 10 Allen Wirfs-Brock" w:date="2012-07-29T11:40:00Z">
          <w:r w:rsidDel="00387B31">
            <w:rPr>
              <w:i/>
            </w:rPr>
            <w:delText>FullQuasi</w:delText>
          </w:r>
        </w:del>
      </w:ins>
      <w:ins w:id="12270" w:author="Rev 10 Allen Wirfs-Brock" w:date="2012-07-29T11:40:00Z">
        <w:r w:rsidR="00387B31">
          <w:rPr>
            <w:i/>
          </w:rPr>
          <w:t>NoSubstitutionTemplate</w:t>
        </w:r>
      </w:ins>
      <w:ins w:id="12271" w:author="Rev 9 Allen Wirfs-Brock" w:date="2012-07-05T09:25:00Z">
        <w:r w:rsidRPr="00E77497">
          <w:t>.</w:t>
        </w:r>
      </w:ins>
    </w:p>
    <w:p w:rsidR="00495E27" w:rsidRPr="00E77497" w:rsidRDefault="00495E27" w:rsidP="00495E27">
      <w:pPr>
        <w:pStyle w:val="Alg4"/>
        <w:numPr>
          <w:ilvl w:val="0"/>
          <w:numId w:val="899"/>
        </w:numPr>
        <w:spacing w:after="220"/>
        <w:contextualSpacing/>
        <w:rPr>
          <w:ins w:id="12272" w:author="Rev 9 Allen Wirfs-Brock" w:date="2012-07-05T09:23:00Z"/>
        </w:rPr>
      </w:pPr>
      <w:ins w:id="12273" w:author="Rev 9 Allen Wirfs-Brock" w:date="2012-07-05T09:23:00Z">
        <w:r w:rsidRPr="00E77497">
          <w:t xml:space="preserve">Return </w:t>
        </w:r>
      </w:ins>
      <w:ins w:id="12274" w:author="Rev 9 Allen Wirfs-Brock" w:date="2012-07-05T09:26:00Z">
        <w:r>
          <w:t xml:space="preserve">a List containing the single element, </w:t>
        </w:r>
        <w:r w:rsidRPr="00495E27">
          <w:rPr>
            <w:i/>
          </w:rPr>
          <w:t>string</w:t>
        </w:r>
      </w:ins>
      <w:ins w:id="12275" w:author="Rev 9 Allen Wirfs-Brock" w:date="2012-07-05T09:23:00Z">
        <w:r w:rsidRPr="00E77497">
          <w:t>.</w:t>
        </w:r>
      </w:ins>
    </w:p>
    <w:p w:rsidR="00495E27" w:rsidRPr="00BA286E" w:rsidRDefault="00495E27" w:rsidP="00495E27">
      <w:pPr>
        <w:rPr>
          <w:ins w:id="12276" w:author="Rev 9 Allen Wirfs-Brock" w:date="2012-07-05T09:23:00Z"/>
          <w:rFonts w:ascii="Times New Roman" w:hAnsi="Times New Roman"/>
        </w:rPr>
      </w:pPr>
      <w:ins w:id="12277" w:author="Rev 9 Allen Wirfs-Brock" w:date="2012-07-05T09:23:00Z">
        <w:del w:id="12278" w:author="Rev 10 Allen Wirfs-Brock" w:date="2012-07-29T11:34:00Z">
          <w:r w:rsidDel="00387B31">
            <w:rPr>
              <w:rStyle w:val="bnf"/>
            </w:rPr>
            <w:delText>Quasi</w:delText>
          </w:r>
        </w:del>
      </w:ins>
      <w:ins w:id="12279" w:author="Rev 10 Allen Wirfs-Brock" w:date="2012-07-29T11:34:00Z">
        <w:r w:rsidR="00387B31">
          <w:rPr>
            <w:rStyle w:val="bnf"/>
          </w:rPr>
          <w:t>Template</w:t>
        </w:r>
      </w:ins>
      <w:ins w:id="12280" w:author="Rev 9 Allen Wirfs-Brock" w:date="2012-07-05T09:23:00Z">
        <w:r>
          <w:rPr>
            <w:rStyle w:val="bnf"/>
          </w:rPr>
          <w:t>Literal</w:t>
        </w:r>
        <w:r w:rsidRPr="00E77497">
          <w:t xml:space="preserve"> </w:t>
        </w:r>
        <w:r w:rsidRPr="00E77497">
          <w:rPr>
            <w:b/>
          </w:rPr>
          <w:t>:</w:t>
        </w:r>
        <w:r w:rsidRPr="00E77497">
          <w:rPr>
            <w:i/>
          </w:rPr>
          <w:t xml:space="preserve"> </w:t>
        </w:r>
        <w:del w:id="12281" w:author="Rev 10 Allen Wirfs-Brock" w:date="2012-07-29T11:34:00Z">
          <w:r w:rsidRPr="00BA286E" w:rsidDel="00387B31">
            <w:rPr>
              <w:rFonts w:ascii="Times New Roman" w:hAnsi="Times New Roman"/>
              <w:i/>
            </w:rPr>
            <w:delText>Quasi</w:delText>
          </w:r>
        </w:del>
      </w:ins>
      <w:ins w:id="12282" w:author="Rev 10 Allen Wirfs-Brock" w:date="2012-07-29T11:34:00Z">
        <w:r w:rsidR="00387B31">
          <w:rPr>
            <w:rFonts w:ascii="Times New Roman" w:hAnsi="Times New Roman"/>
            <w:i/>
          </w:rPr>
          <w:t>Template</w:t>
        </w:r>
      </w:ins>
      <w:ins w:id="12283" w:author="Rev 9 Allen Wirfs-Brock" w:date="2012-07-05T09:23:00Z">
        <w:r w:rsidRPr="00BA286E">
          <w:rPr>
            <w:rFonts w:ascii="Times New Roman" w:hAnsi="Times New Roman"/>
            <w:i/>
          </w:rPr>
          <w:t>Head</w:t>
        </w:r>
        <w:r>
          <w:rPr>
            <w:rFonts w:ascii="Times New Roman" w:hAnsi="Times New Roman"/>
            <w:i/>
          </w:rPr>
          <w:t xml:space="preserve"> Expression</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284" w:author="Rev 10 Allen Wirfs-Brock" w:date="2012-07-29T11:34:00Z">
          <w:r w:rsidRPr="00BA286E" w:rsidDel="00387B31">
            <w:rPr>
              <w:rFonts w:ascii="Times New Roman" w:hAnsi="Times New Roman"/>
              <w:i/>
              <w:sz w:val="16"/>
            </w:rPr>
            <w:delText>Quasi</w:delText>
          </w:r>
        </w:del>
      </w:ins>
      <w:ins w:id="12285" w:author="Rev 10 Allen Wirfs-Brock" w:date="2012-07-29T11:34:00Z">
        <w:r w:rsidR="00387B31">
          <w:rPr>
            <w:rFonts w:ascii="Times New Roman" w:hAnsi="Times New Roman"/>
            <w:i/>
            <w:sz w:val="16"/>
          </w:rPr>
          <w:t>Template</w:t>
        </w:r>
      </w:ins>
      <w:ins w:id="12286"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2287" w:author="Rev 10 Allen Wirfs-Brock" w:date="2012-07-29T11:34:00Z">
          <w:r w:rsidRPr="00D639BE" w:rsidDel="00387B31">
            <w:rPr>
              <w:rFonts w:ascii="Times New Roman" w:hAnsi="Times New Roman"/>
              <w:i/>
            </w:rPr>
            <w:delText>Quasi</w:delText>
          </w:r>
        </w:del>
      </w:ins>
      <w:ins w:id="12288" w:author="Rev 10 Allen Wirfs-Brock" w:date="2012-07-29T11:34:00Z">
        <w:r w:rsidR="00387B31">
          <w:rPr>
            <w:rFonts w:ascii="Times New Roman" w:hAnsi="Times New Roman"/>
            <w:i/>
          </w:rPr>
          <w:t>Template</w:t>
        </w:r>
      </w:ins>
      <w:ins w:id="12289" w:author="Rev 9 Allen Wirfs-Brock" w:date="2012-07-05T09:23:00Z">
        <w:del w:id="12290" w:author="Rev 10 Allen Wirfs-Brock" w:date="2012-08-30T11:24:00Z">
          <w:r w:rsidDel="00A61386">
            <w:rPr>
              <w:rFonts w:ascii="Times New Roman" w:hAnsi="Times New Roman"/>
              <w:i/>
            </w:rPr>
            <w:delText>Tail</w:delText>
          </w:r>
        </w:del>
      </w:ins>
      <w:ins w:id="12291" w:author="Rev 10 Allen Wirfs-Brock" w:date="2012-08-30T11:24:00Z">
        <w:r w:rsidR="00A61386">
          <w:rPr>
            <w:rFonts w:ascii="Times New Roman" w:hAnsi="Times New Roman"/>
            <w:i/>
          </w:rPr>
          <w:t>Spans</w:t>
        </w:r>
      </w:ins>
    </w:p>
    <w:p w:rsidR="00BA54D9" w:rsidRPr="00495E27" w:rsidRDefault="00BA54D9" w:rsidP="00BA54D9">
      <w:pPr>
        <w:pStyle w:val="Alg4"/>
        <w:numPr>
          <w:ilvl w:val="0"/>
          <w:numId w:val="900"/>
        </w:numPr>
        <w:spacing w:after="220"/>
        <w:contextualSpacing/>
        <w:rPr>
          <w:ins w:id="12292" w:author="Rev 9 Allen Wirfs-Brock" w:date="2012-07-05T09:52:00Z"/>
        </w:rPr>
      </w:pPr>
      <w:ins w:id="12293" w:author="Rev 9 Allen Wirfs-Brock" w:date="2012-07-05T09:52:00Z">
        <w:r>
          <w:t xml:space="preserve">If </w:t>
        </w:r>
        <w:r w:rsidRPr="00BE7BFD">
          <w:rPr>
            <w:i/>
          </w:rPr>
          <w:t>raw</w:t>
        </w:r>
        <w:r>
          <w:t xml:space="preserve"> is false, then</w:t>
        </w:r>
      </w:ins>
    </w:p>
    <w:p w:rsidR="00BA54D9" w:rsidRDefault="00BA54D9" w:rsidP="00BA54D9">
      <w:pPr>
        <w:pStyle w:val="Alg4"/>
        <w:numPr>
          <w:ilvl w:val="1"/>
          <w:numId w:val="900"/>
        </w:numPr>
        <w:spacing w:after="220"/>
        <w:contextualSpacing/>
        <w:rPr>
          <w:ins w:id="12294" w:author="Rev 9 Allen Wirfs-Brock" w:date="2012-07-05T09:52:00Z"/>
        </w:rPr>
      </w:pPr>
      <w:ins w:id="12295" w:author="Rev 9 Allen Wirfs-Brock" w:date="2012-07-05T09:52:00Z">
        <w:r>
          <w:t xml:space="preserve">Let </w:t>
        </w:r>
        <w:r>
          <w:rPr>
            <w:i/>
          </w:rPr>
          <w:t>head</w:t>
        </w:r>
        <w:r>
          <w:t xml:space="preserve"> be the </w:t>
        </w:r>
        <w:del w:id="12296" w:author="Rev 10 Allen Wirfs-Brock" w:date="2012-07-29T11:26:00Z">
          <w:r w:rsidDel="00387B31">
            <w:delText>QV</w:delText>
          </w:r>
        </w:del>
      </w:ins>
      <w:ins w:id="12297" w:author="Rev 10 Allen Wirfs-Brock" w:date="2012-07-29T11:26:00Z">
        <w:r w:rsidR="00387B31">
          <w:t>TV</w:t>
        </w:r>
      </w:ins>
      <w:ins w:id="12298" w:author="Rev 9 Allen Wirfs-Brock" w:date="2012-07-05T09:52:00Z">
        <w:r>
          <w:t xml:space="preserve"> of </w:t>
        </w:r>
        <w:del w:id="12299" w:author="Rev 10 Allen Wirfs-Brock" w:date="2012-07-29T11:34:00Z">
          <w:r w:rsidDel="00387B31">
            <w:rPr>
              <w:i/>
            </w:rPr>
            <w:delText>Quasi</w:delText>
          </w:r>
        </w:del>
      </w:ins>
      <w:ins w:id="12300" w:author="Rev 10 Allen Wirfs-Brock" w:date="2012-07-29T11:34:00Z">
        <w:r w:rsidR="00387B31">
          <w:rPr>
            <w:i/>
          </w:rPr>
          <w:t>Template</w:t>
        </w:r>
      </w:ins>
      <w:ins w:id="12301" w:author="Rev 9 Allen Wirfs-Brock" w:date="2012-07-05T09:52:00Z">
        <w:r>
          <w:rPr>
            <w:i/>
          </w:rPr>
          <w:t>Head</w:t>
        </w:r>
        <w:r w:rsidRPr="00E77497">
          <w:t>.</w:t>
        </w:r>
      </w:ins>
    </w:p>
    <w:p w:rsidR="00BA54D9" w:rsidDel="00952839" w:rsidRDefault="00BA54D9" w:rsidP="00BE7BFD">
      <w:pPr>
        <w:pStyle w:val="Alg4"/>
        <w:numPr>
          <w:ilvl w:val="1"/>
          <w:numId w:val="900"/>
        </w:numPr>
        <w:spacing w:after="220"/>
        <w:contextualSpacing/>
        <w:rPr>
          <w:ins w:id="12302" w:author="Rev 9 Allen Wirfs-Brock" w:date="2012-07-05T09:54:00Z"/>
          <w:del w:id="12303" w:author="Rev 10 Allen Wirfs-Brock" w:date="2012-08-30T11:32:00Z"/>
        </w:rPr>
      </w:pPr>
      <w:ins w:id="12304" w:author="Rev 9 Allen Wirfs-Brock" w:date="2012-07-05T09:54:00Z">
        <w:del w:id="12305" w:author="Rev 10 Allen Wirfs-Brock" w:date="2012-08-30T11:32:00Z">
          <w:r w:rsidDel="00952839">
            <w:delText xml:space="preserve">Let </w:delText>
          </w:r>
          <w:r w:rsidDel="00952839">
            <w:rPr>
              <w:i/>
            </w:rPr>
            <w:delText>tail</w:delText>
          </w:r>
          <w:r w:rsidDel="00952839">
            <w:delText xml:space="preserve"> be </w:delText>
          </w:r>
        </w:del>
        <w:del w:id="12306" w:author="Rev 10 Allen Wirfs-Brock" w:date="2012-08-30T11:26:00Z">
          <w:r w:rsidDel="00952839">
            <w:delText xml:space="preserve">the </w:delText>
          </w:r>
        </w:del>
        <w:del w:id="12307" w:author="Rev 10 Allen Wirfs-Brock" w:date="2012-07-29T11:26:00Z">
          <w:r w:rsidDel="00387B31">
            <w:delText>QV</w:delText>
          </w:r>
        </w:del>
        <w:del w:id="12308" w:author="Rev 10 Allen Wirfs-Brock" w:date="2012-08-30T11:26:00Z">
          <w:r w:rsidDel="00952839">
            <w:delText xml:space="preserve"> </w:delText>
          </w:r>
        </w:del>
        <w:del w:id="12309" w:author="Rev 10 Allen Wirfs-Brock" w:date="2012-08-30T11:32:00Z">
          <w:r w:rsidDel="00952839">
            <w:delText xml:space="preserve">of </w:delText>
          </w:r>
        </w:del>
        <w:del w:id="12310" w:author="Rev 10 Allen Wirfs-Brock" w:date="2012-07-29T11:34:00Z">
          <w:r w:rsidDel="00387B31">
            <w:rPr>
              <w:i/>
            </w:rPr>
            <w:delText>Quasi</w:delText>
          </w:r>
        </w:del>
        <w:del w:id="12311" w:author="Rev 10 Allen Wirfs-Brock" w:date="2012-08-30T11:24:00Z">
          <w:r w:rsidDel="00A61386">
            <w:rPr>
              <w:i/>
            </w:rPr>
            <w:delText>Tail</w:delText>
          </w:r>
        </w:del>
        <w:del w:id="12312" w:author="Rev 10 Allen Wirfs-Brock" w:date="2012-08-30T11:32:00Z">
          <w:r w:rsidRPr="00E77497" w:rsidDel="00952839">
            <w:delText>.</w:delText>
          </w:r>
        </w:del>
      </w:ins>
    </w:p>
    <w:p w:rsidR="00BA54D9" w:rsidRDefault="00BA54D9" w:rsidP="00BA54D9">
      <w:pPr>
        <w:pStyle w:val="Alg4"/>
        <w:numPr>
          <w:ilvl w:val="0"/>
          <w:numId w:val="900"/>
        </w:numPr>
        <w:spacing w:after="220"/>
        <w:contextualSpacing/>
        <w:rPr>
          <w:ins w:id="12313" w:author="Rev 9 Allen Wirfs-Brock" w:date="2012-07-05T09:55:00Z"/>
        </w:rPr>
      </w:pPr>
      <w:ins w:id="12314" w:author="Rev 9 Allen Wirfs-Brock" w:date="2012-07-05T09:52:00Z">
        <w:r>
          <w:t>Else,</w:t>
        </w:r>
      </w:ins>
    </w:p>
    <w:p w:rsidR="00BA54D9" w:rsidRDefault="00BA54D9" w:rsidP="00BE7BFD">
      <w:pPr>
        <w:pStyle w:val="Alg4"/>
        <w:numPr>
          <w:ilvl w:val="1"/>
          <w:numId w:val="900"/>
        </w:numPr>
        <w:spacing w:after="220"/>
        <w:contextualSpacing/>
        <w:rPr>
          <w:ins w:id="12315" w:author="Rev 9 Allen Wirfs-Brock" w:date="2012-07-05T09:52:00Z"/>
        </w:rPr>
      </w:pPr>
      <w:ins w:id="12316" w:author="Rev 9 Allen Wirfs-Brock" w:date="2012-07-05T09:52:00Z">
        <w:r>
          <w:t xml:space="preserve">Let </w:t>
        </w:r>
        <w:r>
          <w:rPr>
            <w:i/>
          </w:rPr>
          <w:t>head</w:t>
        </w:r>
        <w:r>
          <w:t xml:space="preserve"> be the </w:t>
        </w:r>
        <w:del w:id="12317" w:author="Rev 10 Allen Wirfs-Brock" w:date="2012-07-29T11:27:00Z">
          <w:r w:rsidDel="00387B31">
            <w:delText>QRV</w:delText>
          </w:r>
        </w:del>
      </w:ins>
      <w:ins w:id="12318" w:author="Rev 10 Allen Wirfs-Brock" w:date="2012-07-29T11:27:00Z">
        <w:r w:rsidR="00387B31">
          <w:t>TRV</w:t>
        </w:r>
      </w:ins>
      <w:ins w:id="12319" w:author="Rev 9 Allen Wirfs-Brock" w:date="2012-07-05T09:52:00Z">
        <w:r>
          <w:t xml:space="preserve"> of </w:t>
        </w:r>
        <w:del w:id="12320" w:author="Rev 10 Allen Wirfs-Brock" w:date="2012-07-29T11:34:00Z">
          <w:r w:rsidDel="00387B31">
            <w:rPr>
              <w:i/>
            </w:rPr>
            <w:delText>Quasi</w:delText>
          </w:r>
        </w:del>
      </w:ins>
      <w:ins w:id="12321" w:author="Rev 10 Allen Wirfs-Brock" w:date="2012-07-29T11:34:00Z">
        <w:r w:rsidR="00387B31">
          <w:rPr>
            <w:i/>
          </w:rPr>
          <w:t>Template</w:t>
        </w:r>
      </w:ins>
      <w:ins w:id="12322" w:author="Rev 9 Allen Wirfs-Brock" w:date="2012-07-05T09:52:00Z">
        <w:r>
          <w:rPr>
            <w:i/>
          </w:rPr>
          <w:t>Head</w:t>
        </w:r>
        <w:r w:rsidRPr="00E77497">
          <w:t>.</w:t>
        </w:r>
      </w:ins>
    </w:p>
    <w:p w:rsidR="00BA54D9" w:rsidRDefault="00BA54D9" w:rsidP="004012E4">
      <w:pPr>
        <w:pStyle w:val="Alg4"/>
        <w:numPr>
          <w:ilvl w:val="0"/>
          <w:numId w:val="900"/>
        </w:numPr>
        <w:spacing w:after="220"/>
        <w:contextualSpacing/>
        <w:rPr>
          <w:ins w:id="12323" w:author="Rev 9 Allen Wirfs-Brock" w:date="2012-07-05T09:55:00Z"/>
        </w:rPr>
      </w:pPr>
      <w:ins w:id="12324" w:author="Rev 9 Allen Wirfs-Brock" w:date="2012-07-05T09:55:00Z">
        <w:r>
          <w:t xml:space="preserve">Let </w:t>
        </w:r>
        <w:r>
          <w:rPr>
            <w:i/>
          </w:rPr>
          <w:t>tail</w:t>
        </w:r>
        <w:r>
          <w:t xml:space="preserve"> be </w:t>
        </w:r>
      </w:ins>
      <w:ins w:id="12325" w:author="Rev 10 Allen Wirfs-Brock" w:date="2012-08-30T11:26:00Z">
        <w:r w:rsidR="00952839">
          <w:t xml:space="preserve">TemplateStrings </w:t>
        </w:r>
      </w:ins>
      <w:ins w:id="12326" w:author="Rev 9 Allen Wirfs-Brock" w:date="2012-07-05T09:55:00Z">
        <w:del w:id="12327" w:author="Rev 10 Allen Wirfs-Brock" w:date="2012-08-30T11:26:00Z">
          <w:r w:rsidDel="00952839">
            <w:delText xml:space="preserve">the </w:delText>
          </w:r>
        </w:del>
        <w:del w:id="12328" w:author="Rev 10 Allen Wirfs-Brock" w:date="2012-07-29T11:27:00Z">
          <w:r w:rsidDel="00387B31">
            <w:delText>QRV</w:delText>
          </w:r>
        </w:del>
        <w:del w:id="12329" w:author="Rev 10 Allen Wirfs-Brock" w:date="2012-08-30T11:26:00Z">
          <w:r w:rsidDel="00952839">
            <w:delText xml:space="preserve"> </w:delText>
          </w:r>
        </w:del>
        <w:r>
          <w:t xml:space="preserve">of </w:t>
        </w:r>
        <w:del w:id="12330" w:author="Rev 10 Allen Wirfs-Brock" w:date="2012-07-29T11:34:00Z">
          <w:r w:rsidDel="00387B31">
            <w:rPr>
              <w:i/>
            </w:rPr>
            <w:delText>Quasi</w:delText>
          </w:r>
        </w:del>
      </w:ins>
      <w:ins w:id="12331" w:author="Rev 10 Allen Wirfs-Brock" w:date="2012-07-29T11:34:00Z">
        <w:r w:rsidR="00387B31">
          <w:rPr>
            <w:i/>
          </w:rPr>
          <w:t>Template</w:t>
        </w:r>
      </w:ins>
      <w:ins w:id="12332" w:author="Rev 9 Allen Wirfs-Brock" w:date="2012-07-05T09:55:00Z">
        <w:del w:id="12333" w:author="Rev 10 Allen Wirfs-Brock" w:date="2012-08-30T11:25:00Z">
          <w:r w:rsidDel="00A61386">
            <w:rPr>
              <w:i/>
            </w:rPr>
            <w:delText>Tail</w:delText>
          </w:r>
        </w:del>
      </w:ins>
      <w:ins w:id="12334" w:author="Rev 10 Allen Wirfs-Brock" w:date="2012-08-30T11:25:00Z">
        <w:r w:rsidR="00A61386">
          <w:rPr>
            <w:i/>
          </w:rPr>
          <w:t>Spans</w:t>
        </w:r>
      </w:ins>
      <w:ins w:id="12335" w:author="Rev 10 Allen Wirfs-Brock" w:date="2012-08-30T11:30:00Z">
        <w:r w:rsidR="00952839" w:rsidRPr="00952839">
          <w:t xml:space="preserve"> </w:t>
        </w:r>
        <w:r w:rsidR="00952839">
          <w:t xml:space="preserve">with argument </w:t>
        </w:r>
        <w:r w:rsidR="00952839" w:rsidRPr="00BA54D9">
          <w:rPr>
            <w:i/>
          </w:rPr>
          <w:t>raw</w:t>
        </w:r>
      </w:ins>
      <w:ins w:id="12336" w:author="Rev 9 Allen Wirfs-Brock" w:date="2012-07-05T09:55:00Z">
        <w:r w:rsidRPr="00E77497">
          <w:t>.</w:t>
        </w:r>
      </w:ins>
    </w:p>
    <w:p w:rsidR="00495E27" w:rsidRPr="00E77497" w:rsidRDefault="00BA54D9" w:rsidP="00495E27">
      <w:pPr>
        <w:pStyle w:val="Alg4"/>
        <w:numPr>
          <w:ilvl w:val="0"/>
          <w:numId w:val="900"/>
        </w:numPr>
        <w:spacing w:after="220"/>
        <w:contextualSpacing/>
        <w:rPr>
          <w:ins w:id="12337" w:author="Rev 9 Allen Wirfs-Brock" w:date="2012-07-05T09:23:00Z"/>
        </w:rPr>
      </w:pPr>
      <w:ins w:id="12338" w:author="Rev 9 Allen Wirfs-Brock" w:date="2012-07-05T09:55:00Z">
        <w:r w:rsidRPr="00E77497">
          <w:t xml:space="preserve">Return </w:t>
        </w:r>
        <w:r>
          <w:t xml:space="preserve">a List containing </w:t>
        </w:r>
      </w:ins>
      <w:ins w:id="12339" w:author="Rev 9 Allen Wirfs-Brock" w:date="2012-07-05T09:56:00Z">
        <w:r>
          <w:rPr>
            <w:i/>
          </w:rPr>
          <w:t>head</w:t>
        </w:r>
        <w:r>
          <w:t xml:space="preserve"> followed by</w:t>
        </w:r>
      </w:ins>
      <w:ins w:id="12340" w:author="Rev 10 Allen Wirfs-Brock" w:date="2012-08-30T11:27:00Z">
        <w:r w:rsidR="00952839" w:rsidRPr="00952839">
          <w:t xml:space="preserve"> </w:t>
        </w:r>
        <w:r w:rsidR="00952839">
          <w:t>the element, in order of</w:t>
        </w:r>
      </w:ins>
      <w:ins w:id="12341" w:author="Rev 9 Allen Wirfs-Brock" w:date="2012-07-05T09:55:00Z">
        <w:r>
          <w:t xml:space="preserve"> </w:t>
        </w:r>
      </w:ins>
      <w:ins w:id="12342" w:author="Rev 9 Allen Wirfs-Brock" w:date="2012-07-05T09:56:00Z">
        <w:r>
          <w:rPr>
            <w:i/>
          </w:rPr>
          <w:t>tail</w:t>
        </w:r>
      </w:ins>
      <w:ins w:id="12343" w:author="Rev 9 Allen Wirfs-Brock" w:date="2012-07-05T09:55:00Z">
        <w:r w:rsidRPr="00E77497">
          <w:t>.</w:t>
        </w:r>
      </w:ins>
    </w:p>
    <w:p w:rsidR="00952839" w:rsidRPr="00BA286E" w:rsidRDefault="00952839" w:rsidP="00952839">
      <w:pPr>
        <w:rPr>
          <w:ins w:id="12344" w:author="Rev 10 Allen Wirfs-Brock" w:date="2012-08-30T11:36:00Z"/>
          <w:rFonts w:ascii="Times New Roman" w:hAnsi="Times New Roman"/>
        </w:rPr>
      </w:pPr>
      <w:ins w:id="12345" w:author="Rev 10 Allen Wirfs-Brock" w:date="2012-08-30T11:36:00Z">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ins>
    </w:p>
    <w:p w:rsidR="00952839" w:rsidRPr="00495E27" w:rsidRDefault="00952839" w:rsidP="00952839">
      <w:pPr>
        <w:pStyle w:val="Alg4"/>
        <w:numPr>
          <w:ilvl w:val="0"/>
          <w:numId w:val="895"/>
        </w:numPr>
        <w:spacing w:after="220"/>
        <w:contextualSpacing/>
        <w:rPr>
          <w:ins w:id="12346" w:author="Rev 10 Allen Wirfs-Brock" w:date="2012-08-30T11:36:00Z"/>
        </w:rPr>
      </w:pPr>
      <w:ins w:id="12347" w:author="Rev 10 Allen Wirfs-Brock" w:date="2012-08-30T11:36:00Z">
        <w:r>
          <w:t xml:space="preserve">If </w:t>
        </w:r>
        <w:r w:rsidRPr="00BE7BFD">
          <w:rPr>
            <w:i/>
          </w:rPr>
          <w:t>raw</w:t>
        </w:r>
        <w:r>
          <w:t xml:space="preserve"> is false, then</w:t>
        </w:r>
      </w:ins>
    </w:p>
    <w:p w:rsidR="00952839" w:rsidRDefault="00952839" w:rsidP="00952839">
      <w:pPr>
        <w:pStyle w:val="Alg4"/>
        <w:numPr>
          <w:ilvl w:val="1"/>
          <w:numId w:val="895"/>
        </w:numPr>
        <w:spacing w:after="220"/>
        <w:contextualSpacing/>
        <w:rPr>
          <w:ins w:id="12348" w:author="Rev 10 Allen Wirfs-Brock" w:date="2012-08-30T11:36:00Z"/>
        </w:rPr>
      </w:pPr>
      <w:ins w:id="12349" w:author="Rev 10 Allen Wirfs-Brock" w:date="2012-08-30T11:36:00Z">
        <w:r>
          <w:t xml:space="preserve">Let </w:t>
        </w:r>
        <w:r>
          <w:rPr>
            <w:i/>
          </w:rPr>
          <w:t>tail</w:t>
        </w:r>
        <w:r>
          <w:t xml:space="preserve"> be the TV of </w:t>
        </w:r>
        <w:r>
          <w:rPr>
            <w:i/>
          </w:rPr>
          <w:t>TemplateTail</w:t>
        </w:r>
        <w:r w:rsidRPr="00E77497">
          <w:t>.</w:t>
        </w:r>
      </w:ins>
    </w:p>
    <w:p w:rsidR="00952839" w:rsidRDefault="00952839" w:rsidP="00952839">
      <w:pPr>
        <w:pStyle w:val="Alg4"/>
        <w:numPr>
          <w:ilvl w:val="0"/>
          <w:numId w:val="895"/>
        </w:numPr>
        <w:spacing w:after="220"/>
        <w:contextualSpacing/>
        <w:rPr>
          <w:ins w:id="12350" w:author="Rev 10 Allen Wirfs-Brock" w:date="2012-08-30T11:36:00Z"/>
        </w:rPr>
      </w:pPr>
      <w:ins w:id="12351" w:author="Rev 10 Allen Wirfs-Brock" w:date="2012-08-30T11:36:00Z">
        <w:r>
          <w:t>Else,</w:t>
        </w:r>
      </w:ins>
    </w:p>
    <w:p w:rsidR="00952839" w:rsidRDefault="00952839" w:rsidP="00952839">
      <w:pPr>
        <w:pStyle w:val="Alg4"/>
        <w:numPr>
          <w:ilvl w:val="1"/>
          <w:numId w:val="895"/>
        </w:numPr>
        <w:spacing w:after="220"/>
        <w:contextualSpacing/>
        <w:rPr>
          <w:ins w:id="12352" w:author="Rev 10 Allen Wirfs-Brock" w:date="2012-08-30T11:36:00Z"/>
        </w:rPr>
      </w:pPr>
      <w:ins w:id="12353" w:author="Rev 10 Allen Wirfs-Brock" w:date="2012-08-30T11:36:00Z">
        <w:r>
          <w:t xml:space="preserve">Let </w:t>
        </w:r>
        <w:r>
          <w:rPr>
            <w:i/>
          </w:rPr>
          <w:t>tail</w:t>
        </w:r>
        <w:r>
          <w:t xml:space="preserve"> be the TRV of </w:t>
        </w:r>
        <w:r>
          <w:rPr>
            <w:i/>
          </w:rPr>
          <w:t>TemplateTail</w:t>
        </w:r>
        <w:r w:rsidRPr="00E77497">
          <w:t>.</w:t>
        </w:r>
      </w:ins>
    </w:p>
    <w:p w:rsidR="00952839" w:rsidRPr="00E77497" w:rsidRDefault="00952839" w:rsidP="00952839">
      <w:pPr>
        <w:pStyle w:val="Alg4"/>
        <w:numPr>
          <w:ilvl w:val="0"/>
          <w:numId w:val="895"/>
        </w:numPr>
        <w:spacing w:after="220"/>
        <w:contextualSpacing/>
        <w:rPr>
          <w:ins w:id="12354" w:author="Rev 10 Allen Wirfs-Brock" w:date="2012-08-30T11:36:00Z"/>
        </w:rPr>
      </w:pPr>
      <w:ins w:id="12355" w:author="Rev 10 Allen Wirfs-Brock" w:date="2012-08-30T11:36:00Z">
        <w:r w:rsidRPr="00E77497">
          <w:t xml:space="preserve">Return </w:t>
        </w:r>
        <w:r>
          <w:t xml:space="preserve">a List containing the </w:t>
        </w:r>
        <w:r w:rsidR="00B215F8">
          <w:t>single element</w:t>
        </w:r>
        <w:r>
          <w:t xml:space="preserve">, </w:t>
        </w:r>
        <w:r w:rsidRPr="00BA286E">
          <w:rPr>
            <w:i/>
          </w:rPr>
          <w:t>tail</w:t>
        </w:r>
        <w:r w:rsidRPr="00E77497">
          <w:t>.</w:t>
        </w:r>
      </w:ins>
    </w:p>
    <w:p w:rsidR="00495E27" w:rsidRPr="00BA286E" w:rsidRDefault="00495E27" w:rsidP="00495E27">
      <w:pPr>
        <w:rPr>
          <w:ins w:id="12356" w:author="Rev 9 Allen Wirfs-Brock" w:date="2012-07-05T09:23:00Z"/>
          <w:rFonts w:ascii="Times New Roman" w:hAnsi="Times New Roman"/>
        </w:rPr>
      </w:pPr>
      <w:ins w:id="12357" w:author="Rev 9 Allen Wirfs-Brock" w:date="2012-07-05T09:23:00Z">
        <w:del w:id="12358" w:author="Rev 10 Allen Wirfs-Brock" w:date="2012-07-29T11:34:00Z">
          <w:r w:rsidDel="00387B31">
            <w:rPr>
              <w:rStyle w:val="bnf"/>
            </w:rPr>
            <w:delText>Quasi</w:delText>
          </w:r>
        </w:del>
      </w:ins>
      <w:ins w:id="12359" w:author="Rev 10 Allen Wirfs-Brock" w:date="2012-07-29T11:34:00Z">
        <w:r w:rsidR="00387B31">
          <w:rPr>
            <w:rStyle w:val="bnf"/>
          </w:rPr>
          <w:t>Template</w:t>
        </w:r>
      </w:ins>
      <w:ins w:id="12360" w:author="Rev 9 Allen Wirfs-Brock" w:date="2012-07-05T09:23:00Z">
        <w:del w:id="12361" w:author="Rev 10 Allen Wirfs-Brock" w:date="2012-08-30T11:28:00Z">
          <w:r w:rsidDel="00952839">
            <w:rPr>
              <w:rStyle w:val="bnf"/>
            </w:rPr>
            <w:delText>Literal</w:delText>
          </w:r>
        </w:del>
      </w:ins>
      <w:ins w:id="12362" w:author="Rev 10 Allen Wirfs-Brock" w:date="2012-08-30T11:28:00Z">
        <w:r w:rsidR="00952839">
          <w:rPr>
            <w:rStyle w:val="bnf"/>
          </w:rPr>
          <w:t>Spans</w:t>
        </w:r>
      </w:ins>
      <w:ins w:id="12363" w:author="Rev 9 Allen Wirfs-Brock" w:date="2012-07-05T09:23:00Z">
        <w:r w:rsidRPr="00E77497">
          <w:t xml:space="preserve"> </w:t>
        </w:r>
        <w:r w:rsidRPr="00E77497">
          <w:rPr>
            <w:b/>
          </w:rPr>
          <w:t>:</w:t>
        </w:r>
        <w:r w:rsidRPr="00E77497">
          <w:rPr>
            <w:i/>
          </w:rPr>
          <w:t xml:space="preserve"> </w:t>
        </w:r>
        <w:del w:id="12364" w:author="Rev 10 Allen Wirfs-Brock" w:date="2012-07-29T11:34:00Z">
          <w:r w:rsidRPr="00BA286E" w:rsidDel="00387B31">
            <w:rPr>
              <w:rFonts w:ascii="Times New Roman" w:hAnsi="Times New Roman"/>
              <w:i/>
            </w:rPr>
            <w:delText>Quasi</w:delText>
          </w:r>
        </w:del>
        <w:del w:id="12365" w:author="Rev 10 Allen Wirfs-Brock" w:date="2012-08-30T11:29:00Z">
          <w:r w:rsidRPr="00BA286E" w:rsidDel="00952839">
            <w:rPr>
              <w:rFonts w:ascii="Times New Roman" w:hAnsi="Times New Roman"/>
              <w:i/>
            </w:rPr>
            <w:delText>Head</w:delText>
          </w:r>
          <w:r w:rsidDel="00952839">
            <w:rPr>
              <w:rFonts w:ascii="Times New Roman" w:hAnsi="Times New Roman"/>
              <w:i/>
            </w:rPr>
            <w:delText xml:space="preserve"> Expression</w:delText>
          </w:r>
        </w:del>
        <w:r>
          <w:rPr>
            <w:rFonts w:ascii="Times New Roman" w:hAnsi="Times New Roman"/>
            <w:i/>
          </w:rPr>
          <w:t xml:space="preserve"> </w:t>
        </w:r>
        <w:del w:id="12366" w:author="Rev 10 Allen Wirfs-Brock" w:date="2012-07-29T11:34:00Z">
          <w:r w:rsidDel="00387B31">
            <w:rPr>
              <w:rFonts w:ascii="Times New Roman" w:hAnsi="Times New Roman"/>
              <w:i/>
            </w:rPr>
            <w:delText>Quasi</w:delText>
          </w:r>
        </w:del>
      </w:ins>
      <w:ins w:id="12367" w:author="Rev 10 Allen Wirfs-Brock" w:date="2012-07-29T11:34:00Z">
        <w:r w:rsidR="00387B31">
          <w:rPr>
            <w:rFonts w:ascii="Times New Roman" w:hAnsi="Times New Roman"/>
            <w:i/>
          </w:rPr>
          <w:t>Template</w:t>
        </w:r>
      </w:ins>
      <w:ins w:id="12368" w:author="Rev 9 Allen Wirfs-Brock" w:date="2012-07-05T09:23:00Z">
        <w:r>
          <w:rPr>
            <w:rFonts w:ascii="Times New Roman" w:hAnsi="Times New Roman"/>
            <w:i/>
          </w:rPr>
          <w:t xml:space="preserve">MiddleList </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369" w:author="Rev 10 Allen Wirfs-Brock" w:date="2012-07-29T11:34:00Z">
          <w:r w:rsidRPr="00BA286E" w:rsidDel="00387B31">
            <w:rPr>
              <w:rFonts w:ascii="Times New Roman" w:hAnsi="Times New Roman"/>
              <w:i/>
              <w:sz w:val="16"/>
            </w:rPr>
            <w:delText>Quasi</w:delText>
          </w:r>
        </w:del>
      </w:ins>
      <w:ins w:id="12370" w:author="Rev 10 Allen Wirfs-Brock" w:date="2012-07-29T11:34:00Z">
        <w:r w:rsidR="00387B31">
          <w:rPr>
            <w:rFonts w:ascii="Times New Roman" w:hAnsi="Times New Roman"/>
            <w:i/>
            <w:sz w:val="16"/>
          </w:rPr>
          <w:t>Template</w:t>
        </w:r>
      </w:ins>
      <w:ins w:id="12371"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2372" w:author="Rev 10 Allen Wirfs-Brock" w:date="2012-07-29T11:34:00Z">
          <w:r w:rsidRPr="00D639BE" w:rsidDel="00387B31">
            <w:rPr>
              <w:rFonts w:ascii="Times New Roman" w:hAnsi="Times New Roman"/>
              <w:i/>
            </w:rPr>
            <w:delText>Quasi</w:delText>
          </w:r>
        </w:del>
      </w:ins>
      <w:ins w:id="12373" w:author="Rev 10 Allen Wirfs-Brock" w:date="2012-07-29T11:34:00Z">
        <w:r w:rsidR="00387B31">
          <w:rPr>
            <w:rFonts w:ascii="Times New Roman" w:hAnsi="Times New Roman"/>
            <w:i/>
          </w:rPr>
          <w:t>Template</w:t>
        </w:r>
      </w:ins>
      <w:ins w:id="12374" w:author="Rev 9 Allen Wirfs-Brock" w:date="2012-07-05T09:23:00Z">
        <w:r>
          <w:rPr>
            <w:rFonts w:ascii="Times New Roman" w:hAnsi="Times New Roman"/>
            <w:i/>
          </w:rPr>
          <w:t>Tail</w:t>
        </w:r>
      </w:ins>
    </w:p>
    <w:p w:rsidR="00952839" w:rsidRDefault="00952839" w:rsidP="00C06040">
      <w:pPr>
        <w:pStyle w:val="Alg4"/>
        <w:numPr>
          <w:ilvl w:val="0"/>
          <w:numId w:val="966"/>
        </w:numPr>
        <w:spacing w:after="220"/>
        <w:contextualSpacing/>
        <w:rPr>
          <w:ins w:id="12375" w:author="Rev 10 Allen Wirfs-Brock" w:date="2012-08-30T11:33:00Z"/>
        </w:rPr>
      </w:pPr>
      <w:ins w:id="12376" w:author="Rev 10 Allen Wirfs-Brock" w:date="2012-08-30T11:33:00Z">
        <w:r>
          <w:lastRenderedPageBreak/>
          <w:t xml:space="preserve">Let </w:t>
        </w:r>
        <w:r>
          <w:rPr>
            <w:i/>
          </w:rPr>
          <w:t>middle</w:t>
        </w:r>
        <w:r>
          <w:t xml:space="preserve"> be TemplateStrings of </w:t>
        </w:r>
        <w:r>
          <w:rPr>
            <w:i/>
          </w:rPr>
          <w:t xml:space="preserve">TemplateMiddleList </w:t>
        </w:r>
        <w:r>
          <w:t xml:space="preserve">with argument </w:t>
        </w:r>
        <w:r w:rsidRPr="00BA54D9">
          <w:rPr>
            <w:i/>
          </w:rPr>
          <w:t>raw</w:t>
        </w:r>
        <w:r>
          <w:t>.</w:t>
        </w:r>
      </w:ins>
    </w:p>
    <w:p w:rsidR="00BA54D9" w:rsidRPr="00495E27" w:rsidRDefault="00BA54D9" w:rsidP="00C06040">
      <w:pPr>
        <w:pStyle w:val="Alg4"/>
        <w:numPr>
          <w:ilvl w:val="0"/>
          <w:numId w:val="966"/>
        </w:numPr>
        <w:spacing w:after="220"/>
        <w:contextualSpacing/>
        <w:rPr>
          <w:ins w:id="12377" w:author="Rev 9 Allen Wirfs-Brock" w:date="2012-07-05T09:57:00Z"/>
        </w:rPr>
      </w:pPr>
      <w:ins w:id="12378" w:author="Rev 9 Allen Wirfs-Brock" w:date="2012-07-05T09:57:00Z">
        <w:r>
          <w:t xml:space="preserve">If </w:t>
        </w:r>
        <w:r w:rsidRPr="00BE7BFD">
          <w:rPr>
            <w:i/>
          </w:rPr>
          <w:t>raw</w:t>
        </w:r>
        <w:r>
          <w:t xml:space="preserve"> is false, then</w:t>
        </w:r>
      </w:ins>
    </w:p>
    <w:p w:rsidR="00BA54D9" w:rsidDel="00952839" w:rsidRDefault="00BA54D9">
      <w:pPr>
        <w:pStyle w:val="Alg4"/>
        <w:numPr>
          <w:ilvl w:val="0"/>
          <w:numId w:val="966"/>
        </w:numPr>
        <w:spacing w:after="220"/>
        <w:contextualSpacing/>
        <w:rPr>
          <w:ins w:id="12379" w:author="Rev 9 Allen Wirfs-Brock" w:date="2012-07-05T09:57:00Z"/>
          <w:del w:id="12380" w:author="Rev 10 Allen Wirfs-Brock" w:date="2012-08-30T11:32:00Z"/>
        </w:rPr>
        <w:pPrChange w:id="12381" w:author="Rev 10 Allen Wirfs-Brock" w:date="2012-09-07T09:18:00Z">
          <w:pPr>
            <w:pStyle w:val="Alg4"/>
            <w:numPr>
              <w:ilvl w:val="1"/>
              <w:numId w:val="895"/>
            </w:numPr>
            <w:tabs>
              <w:tab w:val="num" w:pos="1080"/>
            </w:tabs>
            <w:spacing w:after="220"/>
            <w:ind w:left="1080" w:hanging="360"/>
            <w:contextualSpacing/>
          </w:pPr>
        </w:pPrChange>
      </w:pPr>
      <w:ins w:id="12382" w:author="Rev 9 Allen Wirfs-Brock" w:date="2012-07-05T09:57:00Z">
        <w:del w:id="12383" w:author="Rev 10 Allen Wirfs-Brock" w:date="2012-08-30T11:32:00Z">
          <w:r w:rsidDel="00952839">
            <w:delText xml:space="preserve">Let </w:delText>
          </w:r>
          <w:r w:rsidDel="00952839">
            <w:rPr>
              <w:i/>
            </w:rPr>
            <w:delText>head</w:delText>
          </w:r>
          <w:r w:rsidDel="00952839">
            <w:delText xml:space="preserve"> be </w:delText>
          </w:r>
        </w:del>
        <w:del w:id="12384" w:author="Rev 10 Allen Wirfs-Brock" w:date="2012-08-30T11:31:00Z">
          <w:r w:rsidDel="00952839">
            <w:delText xml:space="preserve">the </w:delText>
          </w:r>
        </w:del>
        <w:del w:id="12385" w:author="Rev 10 Allen Wirfs-Brock" w:date="2012-07-29T11:26:00Z">
          <w:r w:rsidDel="00387B31">
            <w:delText>QV</w:delText>
          </w:r>
        </w:del>
        <w:del w:id="12386" w:author="Rev 10 Allen Wirfs-Brock" w:date="2012-08-30T11:31:00Z">
          <w:r w:rsidDel="00952839">
            <w:delText xml:space="preserve"> </w:delText>
          </w:r>
        </w:del>
        <w:del w:id="12387" w:author="Rev 10 Allen Wirfs-Brock" w:date="2012-08-30T11:32:00Z">
          <w:r w:rsidDel="00952839">
            <w:delText xml:space="preserve">of </w:delText>
          </w:r>
        </w:del>
        <w:del w:id="12388" w:author="Rev 10 Allen Wirfs-Brock" w:date="2012-07-29T11:34:00Z">
          <w:r w:rsidDel="00387B31">
            <w:rPr>
              <w:i/>
            </w:rPr>
            <w:delText>Quasi</w:delText>
          </w:r>
        </w:del>
        <w:del w:id="12389" w:author="Rev 10 Allen Wirfs-Brock" w:date="2012-08-30T11:31:00Z">
          <w:r w:rsidDel="00952839">
            <w:rPr>
              <w:i/>
            </w:rPr>
            <w:delText>Head</w:delText>
          </w:r>
          <w:r w:rsidRPr="00E77497" w:rsidDel="00952839">
            <w:delText>.</w:delText>
          </w:r>
        </w:del>
      </w:ins>
    </w:p>
    <w:p w:rsidR="00BA54D9" w:rsidRDefault="00BA54D9" w:rsidP="00C06040">
      <w:pPr>
        <w:pStyle w:val="Alg4"/>
        <w:numPr>
          <w:ilvl w:val="1"/>
          <w:numId w:val="966"/>
        </w:numPr>
        <w:spacing w:after="220"/>
        <w:contextualSpacing/>
        <w:rPr>
          <w:ins w:id="12390" w:author="Rev 9 Allen Wirfs-Brock" w:date="2012-07-05T09:57:00Z"/>
        </w:rPr>
      </w:pPr>
      <w:ins w:id="12391" w:author="Rev 9 Allen Wirfs-Brock" w:date="2012-07-05T09:57:00Z">
        <w:r>
          <w:t xml:space="preserve">Let </w:t>
        </w:r>
        <w:r>
          <w:rPr>
            <w:i/>
          </w:rPr>
          <w:t>tail</w:t>
        </w:r>
        <w:r>
          <w:t xml:space="preserve"> be the </w:t>
        </w:r>
        <w:del w:id="12392" w:author="Rev 10 Allen Wirfs-Brock" w:date="2012-07-29T11:26:00Z">
          <w:r w:rsidDel="00387B31">
            <w:delText>QV</w:delText>
          </w:r>
        </w:del>
      </w:ins>
      <w:ins w:id="12393" w:author="Rev 10 Allen Wirfs-Brock" w:date="2012-07-29T11:26:00Z">
        <w:r w:rsidR="00387B31">
          <w:t>TV</w:t>
        </w:r>
      </w:ins>
      <w:ins w:id="12394" w:author="Rev 9 Allen Wirfs-Brock" w:date="2012-07-05T09:57:00Z">
        <w:r>
          <w:t xml:space="preserve"> of </w:t>
        </w:r>
        <w:del w:id="12395" w:author="Rev 10 Allen Wirfs-Brock" w:date="2012-07-29T11:34:00Z">
          <w:r w:rsidDel="00387B31">
            <w:rPr>
              <w:i/>
            </w:rPr>
            <w:delText>Quasi</w:delText>
          </w:r>
        </w:del>
      </w:ins>
      <w:ins w:id="12396" w:author="Rev 10 Allen Wirfs-Brock" w:date="2012-07-29T11:34:00Z">
        <w:r w:rsidR="00387B31">
          <w:rPr>
            <w:i/>
          </w:rPr>
          <w:t>Template</w:t>
        </w:r>
      </w:ins>
      <w:ins w:id="12397" w:author="Rev 9 Allen Wirfs-Brock" w:date="2012-07-05T09:57:00Z">
        <w:r>
          <w:rPr>
            <w:i/>
          </w:rPr>
          <w:t>Tail</w:t>
        </w:r>
        <w:r w:rsidRPr="00E77497">
          <w:t>.</w:t>
        </w:r>
      </w:ins>
    </w:p>
    <w:p w:rsidR="00BA54D9" w:rsidRDefault="00BA54D9" w:rsidP="00C06040">
      <w:pPr>
        <w:pStyle w:val="Alg4"/>
        <w:numPr>
          <w:ilvl w:val="0"/>
          <w:numId w:val="966"/>
        </w:numPr>
        <w:spacing w:after="220"/>
        <w:contextualSpacing/>
        <w:rPr>
          <w:ins w:id="12398" w:author="Rev 9 Allen Wirfs-Brock" w:date="2012-07-05T09:57:00Z"/>
        </w:rPr>
      </w:pPr>
      <w:ins w:id="12399" w:author="Rev 9 Allen Wirfs-Brock" w:date="2012-07-05T09:57:00Z">
        <w:r>
          <w:t>Else,</w:t>
        </w:r>
      </w:ins>
    </w:p>
    <w:p w:rsidR="00BA54D9" w:rsidDel="00952839" w:rsidRDefault="00BA54D9" w:rsidP="00C06040">
      <w:pPr>
        <w:pStyle w:val="Alg4"/>
        <w:numPr>
          <w:ilvl w:val="1"/>
          <w:numId w:val="966"/>
        </w:numPr>
        <w:spacing w:after="220"/>
        <w:contextualSpacing/>
        <w:rPr>
          <w:ins w:id="12400" w:author="Rev 9 Allen Wirfs-Brock" w:date="2012-07-05T09:57:00Z"/>
          <w:del w:id="12401" w:author="Rev 10 Allen Wirfs-Brock" w:date="2012-08-30T11:32:00Z"/>
        </w:rPr>
      </w:pPr>
      <w:ins w:id="12402" w:author="Rev 9 Allen Wirfs-Brock" w:date="2012-07-05T09:57:00Z">
        <w:del w:id="12403" w:author="Rev 10 Allen Wirfs-Brock" w:date="2012-08-30T11:32:00Z">
          <w:r w:rsidDel="00952839">
            <w:delText xml:space="preserve">Let </w:delText>
          </w:r>
          <w:r w:rsidDel="00952839">
            <w:rPr>
              <w:i/>
            </w:rPr>
            <w:delText>head</w:delText>
          </w:r>
          <w:r w:rsidDel="00952839">
            <w:delText xml:space="preserve"> be the </w:delText>
          </w:r>
        </w:del>
        <w:del w:id="12404" w:author="Rev 10 Allen Wirfs-Brock" w:date="2012-07-29T11:27:00Z">
          <w:r w:rsidDel="00387B31">
            <w:delText>QRV</w:delText>
          </w:r>
        </w:del>
        <w:del w:id="12405" w:author="Rev 10 Allen Wirfs-Brock" w:date="2012-08-30T11:32:00Z">
          <w:r w:rsidDel="00952839">
            <w:delText xml:space="preserve"> of </w:delText>
          </w:r>
        </w:del>
        <w:del w:id="12406" w:author="Rev 10 Allen Wirfs-Brock" w:date="2012-07-29T11:34:00Z">
          <w:r w:rsidDel="00387B31">
            <w:rPr>
              <w:i/>
            </w:rPr>
            <w:delText>Quasi</w:delText>
          </w:r>
        </w:del>
        <w:del w:id="12407" w:author="Rev 10 Allen Wirfs-Brock" w:date="2012-08-30T11:32:00Z">
          <w:r w:rsidDel="00952839">
            <w:rPr>
              <w:i/>
            </w:rPr>
            <w:delText>Head</w:delText>
          </w:r>
          <w:r w:rsidRPr="00E77497" w:rsidDel="00952839">
            <w:delText>.</w:delText>
          </w:r>
        </w:del>
      </w:ins>
    </w:p>
    <w:p w:rsidR="00BA54D9" w:rsidRDefault="00BA54D9" w:rsidP="00C06040">
      <w:pPr>
        <w:pStyle w:val="Alg4"/>
        <w:numPr>
          <w:ilvl w:val="1"/>
          <w:numId w:val="966"/>
        </w:numPr>
        <w:spacing w:after="220"/>
        <w:contextualSpacing/>
        <w:rPr>
          <w:ins w:id="12408" w:author="Rev 9 Allen Wirfs-Brock" w:date="2012-07-05T09:57:00Z"/>
        </w:rPr>
      </w:pPr>
      <w:ins w:id="12409" w:author="Rev 9 Allen Wirfs-Brock" w:date="2012-07-05T09:57:00Z">
        <w:r>
          <w:t xml:space="preserve">Let </w:t>
        </w:r>
        <w:r>
          <w:rPr>
            <w:i/>
          </w:rPr>
          <w:t>tail</w:t>
        </w:r>
        <w:r>
          <w:t xml:space="preserve"> be the </w:t>
        </w:r>
        <w:del w:id="12410" w:author="Rev 10 Allen Wirfs-Brock" w:date="2012-07-29T11:27:00Z">
          <w:r w:rsidDel="00387B31">
            <w:delText>QRV</w:delText>
          </w:r>
        </w:del>
      </w:ins>
      <w:ins w:id="12411" w:author="Rev 10 Allen Wirfs-Brock" w:date="2012-07-29T11:27:00Z">
        <w:r w:rsidR="00387B31">
          <w:t>TRV</w:t>
        </w:r>
      </w:ins>
      <w:ins w:id="12412" w:author="Rev 9 Allen Wirfs-Brock" w:date="2012-07-05T09:57:00Z">
        <w:r>
          <w:t xml:space="preserve"> of </w:t>
        </w:r>
        <w:del w:id="12413" w:author="Rev 10 Allen Wirfs-Brock" w:date="2012-07-29T11:34:00Z">
          <w:r w:rsidDel="00387B31">
            <w:rPr>
              <w:i/>
            </w:rPr>
            <w:delText>Quasi</w:delText>
          </w:r>
        </w:del>
      </w:ins>
      <w:ins w:id="12414" w:author="Rev 10 Allen Wirfs-Brock" w:date="2012-07-29T11:34:00Z">
        <w:r w:rsidR="00387B31">
          <w:rPr>
            <w:i/>
          </w:rPr>
          <w:t>Template</w:t>
        </w:r>
      </w:ins>
      <w:ins w:id="12415" w:author="Rev 9 Allen Wirfs-Brock" w:date="2012-07-05T09:57:00Z">
        <w:r>
          <w:rPr>
            <w:i/>
          </w:rPr>
          <w:t>Tail</w:t>
        </w:r>
        <w:r w:rsidRPr="00E77497">
          <w:t>.</w:t>
        </w:r>
      </w:ins>
    </w:p>
    <w:p w:rsidR="00495E27" w:rsidDel="00952839" w:rsidRDefault="00495E27" w:rsidP="00C06040">
      <w:pPr>
        <w:pStyle w:val="Alg4"/>
        <w:numPr>
          <w:ilvl w:val="0"/>
          <w:numId w:val="966"/>
        </w:numPr>
        <w:spacing w:after="220"/>
        <w:contextualSpacing/>
        <w:rPr>
          <w:ins w:id="12416" w:author="Rev 9 Allen Wirfs-Brock" w:date="2012-07-05T09:23:00Z"/>
          <w:del w:id="12417" w:author="Rev 10 Allen Wirfs-Brock" w:date="2012-08-30T11:33:00Z"/>
        </w:rPr>
      </w:pPr>
      <w:ins w:id="12418" w:author="Rev 9 Allen Wirfs-Brock" w:date="2012-07-05T09:23:00Z">
        <w:del w:id="12419" w:author="Rev 10 Allen Wirfs-Brock" w:date="2012-08-30T11:33:00Z">
          <w:r w:rsidDel="00952839">
            <w:delText xml:space="preserve">Let </w:delText>
          </w:r>
        </w:del>
      </w:ins>
      <w:ins w:id="12420" w:author="Rev 9 Allen Wirfs-Brock" w:date="2012-07-05T09:58:00Z">
        <w:del w:id="12421" w:author="Rev 10 Allen Wirfs-Brock" w:date="2012-08-30T11:33:00Z">
          <w:r w:rsidR="00BA54D9" w:rsidDel="00952839">
            <w:rPr>
              <w:i/>
            </w:rPr>
            <w:delText>middle</w:delText>
          </w:r>
        </w:del>
      </w:ins>
      <w:ins w:id="12422" w:author="Rev 9 Allen Wirfs-Brock" w:date="2012-07-05T09:23:00Z">
        <w:del w:id="12423" w:author="Rev 10 Allen Wirfs-Brock" w:date="2012-08-30T11:33:00Z">
          <w:r w:rsidDel="00952839">
            <w:delText xml:space="preserve"> be </w:delText>
          </w:r>
        </w:del>
      </w:ins>
      <w:ins w:id="12424" w:author="Rev 9 Allen Wirfs-Brock" w:date="2012-07-05T09:58:00Z">
        <w:del w:id="12425" w:author="Rev 10 Allen Wirfs-Brock" w:date="2012-07-29T11:43:00Z">
          <w:r w:rsidR="00BA54D9" w:rsidDel="000B1F1B">
            <w:delText>QuasiStrings</w:delText>
          </w:r>
        </w:del>
      </w:ins>
      <w:ins w:id="12426" w:author="Rev 9 Allen Wirfs-Brock" w:date="2012-07-05T09:23:00Z">
        <w:del w:id="12427" w:author="Rev 10 Allen Wirfs-Brock" w:date="2012-08-30T11:33:00Z">
          <w:r w:rsidDel="00952839">
            <w:delText xml:space="preserve"> of </w:delText>
          </w:r>
        </w:del>
      </w:ins>
      <w:ins w:id="12428" w:author="Rev 9 Allen Wirfs-Brock" w:date="2012-07-05T09:58:00Z">
        <w:del w:id="12429" w:author="Rev 10 Allen Wirfs-Brock" w:date="2012-07-29T11:34:00Z">
          <w:r w:rsidR="00BA54D9" w:rsidDel="00387B31">
            <w:rPr>
              <w:i/>
            </w:rPr>
            <w:delText>Quasi</w:delText>
          </w:r>
        </w:del>
        <w:del w:id="12430" w:author="Rev 10 Allen Wirfs-Brock" w:date="2012-08-30T11:33:00Z">
          <w:r w:rsidR="00BA54D9" w:rsidDel="00952839">
            <w:rPr>
              <w:i/>
            </w:rPr>
            <w:delText xml:space="preserve">MiddleList </w:delText>
          </w:r>
          <w:r w:rsidR="00BA54D9" w:rsidDel="00952839">
            <w:delText xml:space="preserve">with argument </w:delText>
          </w:r>
          <w:r w:rsidR="00BA54D9" w:rsidRPr="00BA54D9" w:rsidDel="00952839">
            <w:rPr>
              <w:i/>
            </w:rPr>
            <w:delText>raw</w:delText>
          </w:r>
        </w:del>
      </w:ins>
      <w:ins w:id="12431" w:author="Rev 9 Allen Wirfs-Brock" w:date="2012-07-05T09:23:00Z">
        <w:del w:id="12432" w:author="Rev 10 Allen Wirfs-Brock" w:date="2012-08-30T11:33:00Z">
          <w:r w:rsidDel="00952839">
            <w:delText>.</w:delText>
          </w:r>
        </w:del>
      </w:ins>
    </w:p>
    <w:p w:rsidR="00495E27" w:rsidRPr="00E77497" w:rsidRDefault="00495E27" w:rsidP="00C06040">
      <w:pPr>
        <w:pStyle w:val="Alg4"/>
        <w:numPr>
          <w:ilvl w:val="0"/>
          <w:numId w:val="966"/>
        </w:numPr>
        <w:spacing w:after="220"/>
        <w:contextualSpacing/>
        <w:rPr>
          <w:ins w:id="12433" w:author="Rev 9 Allen Wirfs-Brock" w:date="2012-07-05T09:23:00Z"/>
        </w:rPr>
      </w:pPr>
      <w:ins w:id="12434" w:author="Rev 9 Allen Wirfs-Brock" w:date="2012-07-05T09:23:00Z">
        <w:r w:rsidRPr="00E77497">
          <w:t xml:space="preserve">Return </w:t>
        </w:r>
      </w:ins>
      <w:ins w:id="12435" w:author="Rev 9 Allen Wirfs-Brock" w:date="2012-07-05T09:59:00Z">
        <w:r w:rsidR="00BA54D9">
          <w:t>a List</w:t>
        </w:r>
      </w:ins>
      <w:ins w:id="12436" w:author="Rev 9 Allen Wirfs-Brock" w:date="2012-07-05T09:23:00Z">
        <w:r>
          <w:t xml:space="preserve"> </w:t>
        </w:r>
      </w:ins>
      <w:ins w:id="12437" w:author="Rev 9 Allen Wirfs-Brock" w:date="2012-07-05T09:59:00Z">
        <w:r w:rsidR="00BA54D9">
          <w:t xml:space="preserve">containing </w:t>
        </w:r>
        <w:del w:id="12438" w:author="Rev 10 Allen Wirfs-Brock" w:date="2012-08-30T11:34:00Z">
          <w:r w:rsidR="00BA54D9" w:rsidRPr="00BE7BFD" w:rsidDel="00952839">
            <w:rPr>
              <w:i/>
            </w:rPr>
            <w:delText>head</w:delText>
          </w:r>
          <w:r w:rsidR="00BA54D9" w:rsidDel="00952839">
            <w:delText xml:space="preserve"> followed by </w:delText>
          </w:r>
        </w:del>
        <w:r w:rsidR="00BA54D9">
          <w:t>the</w:t>
        </w:r>
      </w:ins>
      <w:ins w:id="12439" w:author="Rev 9 Allen Wirfs-Brock" w:date="2012-07-05T09:23:00Z">
        <w:r>
          <w:t xml:space="preserve"> element</w:t>
        </w:r>
      </w:ins>
      <w:ins w:id="12440" w:author="Rev 10 Allen Wirfs-Brock" w:date="2012-08-30T11:34:00Z">
        <w:r w:rsidR="00952839">
          <w:t>s</w:t>
        </w:r>
      </w:ins>
      <w:ins w:id="12441" w:author="Rev 9 Allen Wirfs-Brock" w:date="2012-07-05T10:00:00Z">
        <w:r w:rsidR="00BA54D9">
          <w:t xml:space="preserve">, in order, of </w:t>
        </w:r>
        <w:r w:rsidR="00BA54D9">
          <w:rPr>
            <w:i/>
          </w:rPr>
          <w:t>middle</w:t>
        </w:r>
      </w:ins>
      <w:ins w:id="12442" w:author="Rev 9 Allen Wirfs-Brock" w:date="2012-07-05T09:23:00Z">
        <w:r>
          <w:t xml:space="preserve"> followed </w:t>
        </w:r>
      </w:ins>
      <w:ins w:id="12443" w:author="Rev 9 Allen Wirfs-Brock" w:date="2012-07-05T10:00:00Z">
        <w:r w:rsidR="00BA54D9">
          <w:t xml:space="preserve">by </w:t>
        </w:r>
      </w:ins>
      <w:ins w:id="12444" w:author="Rev 9 Allen Wirfs-Brock" w:date="2012-07-05T09:23:00Z">
        <w:r w:rsidRPr="00BA286E">
          <w:rPr>
            <w:i/>
          </w:rPr>
          <w:t>tail</w:t>
        </w:r>
        <w:r w:rsidRPr="00E77497">
          <w:t>.</w:t>
        </w:r>
      </w:ins>
    </w:p>
    <w:p w:rsidR="00495E27" w:rsidRPr="00BA286E" w:rsidRDefault="00495E27" w:rsidP="00495E27">
      <w:pPr>
        <w:rPr>
          <w:ins w:id="12445" w:author="Rev 9 Allen Wirfs-Brock" w:date="2012-07-05T09:23:00Z"/>
          <w:rFonts w:ascii="Times New Roman" w:hAnsi="Times New Roman"/>
        </w:rPr>
      </w:pPr>
      <w:ins w:id="12446" w:author="Rev 9 Allen Wirfs-Brock" w:date="2012-07-05T09:23:00Z">
        <w:del w:id="12447" w:author="Rev 10 Allen Wirfs-Brock" w:date="2012-07-29T11:34:00Z">
          <w:r w:rsidDel="00387B31">
            <w:rPr>
              <w:rStyle w:val="bnf"/>
            </w:rPr>
            <w:delText>Quasi</w:delText>
          </w:r>
        </w:del>
      </w:ins>
      <w:ins w:id="12448" w:author="Rev 10 Allen Wirfs-Brock" w:date="2012-07-29T11:34:00Z">
        <w:r w:rsidR="00387B31">
          <w:rPr>
            <w:rStyle w:val="bnf"/>
          </w:rPr>
          <w:t>Template</w:t>
        </w:r>
      </w:ins>
      <w:ins w:id="12449" w:author="Rev 9 Allen Wirfs-Brock" w:date="2012-07-05T09:23:00Z">
        <w:r>
          <w:rPr>
            <w:rStyle w:val="bnf"/>
          </w:rPr>
          <w:t>MiddleList</w:t>
        </w:r>
        <w:r w:rsidRPr="00E77497">
          <w:t xml:space="preserve"> </w:t>
        </w:r>
        <w:r w:rsidRPr="00E77497">
          <w:rPr>
            <w:b/>
          </w:rPr>
          <w:t>:</w:t>
        </w:r>
        <w:r w:rsidRPr="00E77497">
          <w:rPr>
            <w:i/>
          </w:rPr>
          <w:t xml:space="preserve"> </w:t>
        </w:r>
        <w:del w:id="12450" w:author="Rev 10 Allen Wirfs-Brock" w:date="2012-08-30T11:37:00Z">
          <w:r w:rsidRPr="00BA286E" w:rsidDel="00B215F8">
            <w:rPr>
              <w:rFonts w:cs="Arial"/>
              <w:sz w:val="16"/>
            </w:rPr>
            <w:delText>[Lexical goal</w:delText>
          </w:r>
          <w:r w:rsidRPr="00E77497" w:rsidDel="00B215F8">
            <w:rPr>
              <w:rFonts w:cs="Arial"/>
              <w:i/>
              <w:sz w:val="16"/>
            </w:rPr>
            <w:delText xml:space="preserve"> </w:delText>
          </w:r>
          <w:r w:rsidRPr="00BA286E" w:rsidDel="00B215F8">
            <w:rPr>
              <w:rFonts w:ascii="Times New Roman" w:hAnsi="Times New Roman"/>
              <w:i/>
              <w:sz w:val="16"/>
            </w:rPr>
            <w:delText>InputElement</w:delText>
          </w:r>
        </w:del>
        <w:del w:id="12451" w:author="Rev 10 Allen Wirfs-Brock" w:date="2012-07-29T11:34:00Z">
          <w:r w:rsidRPr="00BA286E" w:rsidDel="00387B31">
            <w:rPr>
              <w:rFonts w:ascii="Times New Roman" w:hAnsi="Times New Roman"/>
              <w:i/>
              <w:sz w:val="16"/>
            </w:rPr>
            <w:delText>Quasi</w:delText>
          </w:r>
        </w:del>
        <w:del w:id="12452" w:author="Rev 10 Allen Wirfs-Brock" w:date="2012-08-30T11:37:00Z">
          <w:r w:rsidRPr="00BA286E" w:rsidDel="00B215F8">
            <w:rPr>
              <w:rFonts w:ascii="Times New Roman" w:hAnsi="Times New Roman"/>
              <w:i/>
              <w:sz w:val="16"/>
            </w:rPr>
            <w:delText>Tail</w:delText>
          </w:r>
          <w:r w:rsidRPr="00BA286E" w:rsidDel="00B215F8">
            <w:rPr>
              <w:rFonts w:cs="Arial"/>
              <w:sz w:val="16"/>
            </w:rPr>
            <w:delText>]</w:delText>
          </w:r>
          <w:r w:rsidDel="00B215F8">
            <w:rPr>
              <w:rFonts w:cs="Arial"/>
              <w:sz w:val="16"/>
            </w:rPr>
            <w:delText xml:space="preserve"> </w:delText>
          </w:r>
        </w:del>
        <w:del w:id="12453" w:author="Rev 10 Allen Wirfs-Brock" w:date="2012-07-29T11:34:00Z">
          <w:r w:rsidRPr="00BA286E" w:rsidDel="00387B31">
            <w:rPr>
              <w:rFonts w:ascii="Times New Roman" w:hAnsi="Times New Roman"/>
              <w:i/>
            </w:rPr>
            <w:delText>Quasi</w:delText>
          </w:r>
        </w:del>
      </w:ins>
      <w:ins w:id="12454" w:author="Rev 10 Allen Wirfs-Brock" w:date="2012-07-29T11:34:00Z">
        <w:r w:rsidR="00387B31">
          <w:rPr>
            <w:rFonts w:ascii="Times New Roman" w:hAnsi="Times New Roman"/>
            <w:i/>
          </w:rPr>
          <w:t>Template</w:t>
        </w:r>
      </w:ins>
      <w:ins w:id="12455" w:author="Rev 9 Allen Wirfs-Brock" w:date="2012-07-05T09:23:00Z">
        <w:r>
          <w:rPr>
            <w:rFonts w:ascii="Times New Roman" w:hAnsi="Times New Roman"/>
            <w:i/>
          </w:rPr>
          <w:t>Middle Expression</w:t>
        </w:r>
        <w:r>
          <w:rPr>
            <w:rFonts w:ascii="Times New Roman" w:hAnsi="Times New Roman"/>
          </w:rPr>
          <w:t xml:space="preserve"> </w:t>
        </w:r>
      </w:ins>
    </w:p>
    <w:p w:rsidR="00BA54D9" w:rsidRPr="00495E27" w:rsidRDefault="00BA54D9" w:rsidP="00BA54D9">
      <w:pPr>
        <w:pStyle w:val="Alg4"/>
        <w:numPr>
          <w:ilvl w:val="0"/>
          <w:numId w:val="896"/>
        </w:numPr>
        <w:spacing w:after="220"/>
        <w:contextualSpacing/>
        <w:rPr>
          <w:ins w:id="12456" w:author="Rev 9 Allen Wirfs-Brock" w:date="2012-07-05T10:01:00Z"/>
        </w:rPr>
      </w:pPr>
      <w:ins w:id="12457" w:author="Rev 9 Allen Wirfs-Brock" w:date="2012-07-05T10:01:00Z">
        <w:r>
          <w:t xml:space="preserve">If </w:t>
        </w:r>
        <w:r w:rsidRPr="00BE7BFD">
          <w:rPr>
            <w:i/>
          </w:rPr>
          <w:t>raw</w:t>
        </w:r>
        <w:r>
          <w:t xml:space="preserve"> is false, then</w:t>
        </w:r>
      </w:ins>
    </w:p>
    <w:p w:rsidR="00BA54D9" w:rsidRDefault="00BA54D9" w:rsidP="00BA54D9">
      <w:pPr>
        <w:pStyle w:val="Alg4"/>
        <w:numPr>
          <w:ilvl w:val="1"/>
          <w:numId w:val="896"/>
        </w:numPr>
        <w:spacing w:after="220"/>
        <w:contextualSpacing/>
        <w:rPr>
          <w:ins w:id="12458" w:author="Rev 9 Allen Wirfs-Brock" w:date="2012-07-05T10:01:00Z"/>
        </w:rPr>
      </w:pPr>
      <w:ins w:id="12459" w:author="Rev 9 Allen Wirfs-Brock" w:date="2012-07-05T10:01:00Z">
        <w:r>
          <w:t xml:space="preserve">Let </w:t>
        </w:r>
      </w:ins>
      <w:ins w:id="12460" w:author="Rev 9 Allen Wirfs-Brock" w:date="2012-07-05T10:03:00Z">
        <w:r>
          <w:rPr>
            <w:i/>
          </w:rPr>
          <w:t>string</w:t>
        </w:r>
      </w:ins>
      <w:ins w:id="12461" w:author="Rev 9 Allen Wirfs-Brock" w:date="2012-07-05T10:01:00Z">
        <w:r>
          <w:t xml:space="preserve"> be the </w:t>
        </w:r>
        <w:del w:id="12462" w:author="Rev 10 Allen Wirfs-Brock" w:date="2012-07-29T11:26:00Z">
          <w:r w:rsidDel="00387B31">
            <w:delText>QV</w:delText>
          </w:r>
        </w:del>
      </w:ins>
      <w:ins w:id="12463" w:author="Rev 10 Allen Wirfs-Brock" w:date="2012-07-29T11:26:00Z">
        <w:r w:rsidR="00387B31">
          <w:t>TV</w:t>
        </w:r>
      </w:ins>
      <w:ins w:id="12464" w:author="Rev 9 Allen Wirfs-Brock" w:date="2012-07-05T10:01:00Z">
        <w:r>
          <w:t xml:space="preserve"> of </w:t>
        </w:r>
        <w:del w:id="12465" w:author="Rev 10 Allen Wirfs-Brock" w:date="2012-07-29T11:35:00Z">
          <w:r w:rsidDel="00387B31">
            <w:rPr>
              <w:i/>
            </w:rPr>
            <w:delText>Quasi</w:delText>
          </w:r>
        </w:del>
      </w:ins>
      <w:ins w:id="12466" w:author="Rev 10 Allen Wirfs-Brock" w:date="2012-07-29T11:35:00Z">
        <w:r w:rsidR="00387B31">
          <w:rPr>
            <w:i/>
          </w:rPr>
          <w:t>Template</w:t>
        </w:r>
      </w:ins>
      <w:ins w:id="12467" w:author="Rev 9 Allen Wirfs-Brock" w:date="2012-07-05T10:02:00Z">
        <w:r>
          <w:rPr>
            <w:i/>
          </w:rPr>
          <w:t>Middle</w:t>
        </w:r>
      </w:ins>
      <w:ins w:id="12468" w:author="Rev 9 Allen Wirfs-Brock" w:date="2012-07-05T10:01:00Z">
        <w:r w:rsidRPr="00E77497">
          <w:t>.</w:t>
        </w:r>
      </w:ins>
    </w:p>
    <w:p w:rsidR="00BA54D9" w:rsidRDefault="00BA54D9" w:rsidP="00BA54D9">
      <w:pPr>
        <w:pStyle w:val="Alg4"/>
        <w:numPr>
          <w:ilvl w:val="0"/>
          <w:numId w:val="896"/>
        </w:numPr>
        <w:spacing w:after="220"/>
        <w:contextualSpacing/>
        <w:rPr>
          <w:ins w:id="12469" w:author="Rev 9 Allen Wirfs-Brock" w:date="2012-07-05T10:01:00Z"/>
        </w:rPr>
      </w:pPr>
      <w:ins w:id="12470" w:author="Rev 9 Allen Wirfs-Brock" w:date="2012-07-05T10:01:00Z">
        <w:r>
          <w:t>Else,</w:t>
        </w:r>
      </w:ins>
    </w:p>
    <w:p w:rsidR="00BA54D9" w:rsidRDefault="00BA54D9" w:rsidP="00BA54D9">
      <w:pPr>
        <w:pStyle w:val="Alg4"/>
        <w:numPr>
          <w:ilvl w:val="1"/>
          <w:numId w:val="896"/>
        </w:numPr>
        <w:spacing w:after="220"/>
        <w:contextualSpacing/>
        <w:rPr>
          <w:ins w:id="12471" w:author="Rev 9 Allen Wirfs-Brock" w:date="2012-07-05T10:01:00Z"/>
        </w:rPr>
      </w:pPr>
      <w:ins w:id="12472" w:author="Rev 9 Allen Wirfs-Brock" w:date="2012-07-05T10:01:00Z">
        <w:r>
          <w:t xml:space="preserve">Let </w:t>
        </w:r>
      </w:ins>
      <w:ins w:id="12473" w:author="Rev 9 Allen Wirfs-Brock" w:date="2012-07-05T10:03:00Z">
        <w:r>
          <w:rPr>
            <w:i/>
          </w:rPr>
          <w:t>string</w:t>
        </w:r>
      </w:ins>
      <w:ins w:id="12474" w:author="Rev 9 Allen Wirfs-Brock" w:date="2012-07-05T10:02:00Z">
        <w:r>
          <w:t xml:space="preserve"> </w:t>
        </w:r>
      </w:ins>
      <w:ins w:id="12475" w:author="Rev 9 Allen Wirfs-Brock" w:date="2012-07-05T10:01:00Z">
        <w:r>
          <w:t xml:space="preserve">be the </w:t>
        </w:r>
        <w:del w:id="12476" w:author="Rev 10 Allen Wirfs-Brock" w:date="2012-07-29T11:27:00Z">
          <w:r w:rsidDel="00387B31">
            <w:delText>QRV</w:delText>
          </w:r>
        </w:del>
      </w:ins>
      <w:ins w:id="12477" w:author="Rev 10 Allen Wirfs-Brock" w:date="2012-07-29T11:27:00Z">
        <w:r w:rsidR="00387B31">
          <w:t>TRV</w:t>
        </w:r>
      </w:ins>
      <w:ins w:id="12478" w:author="Rev 9 Allen Wirfs-Brock" w:date="2012-07-05T10:01:00Z">
        <w:r>
          <w:t xml:space="preserve"> of </w:t>
        </w:r>
      </w:ins>
      <w:ins w:id="12479" w:author="Rev 9 Allen Wirfs-Brock" w:date="2012-07-05T10:02:00Z">
        <w:del w:id="12480" w:author="Rev 10 Allen Wirfs-Brock" w:date="2012-07-29T11:35:00Z">
          <w:r w:rsidDel="00387B31">
            <w:rPr>
              <w:i/>
            </w:rPr>
            <w:delText>Quasi</w:delText>
          </w:r>
        </w:del>
      </w:ins>
      <w:ins w:id="12481" w:author="Rev 10 Allen Wirfs-Brock" w:date="2012-07-29T11:35:00Z">
        <w:r w:rsidR="00387B31">
          <w:rPr>
            <w:i/>
          </w:rPr>
          <w:t>Template</w:t>
        </w:r>
      </w:ins>
      <w:ins w:id="12482" w:author="Rev 9 Allen Wirfs-Brock" w:date="2012-07-05T10:02:00Z">
        <w:r>
          <w:rPr>
            <w:i/>
          </w:rPr>
          <w:t>Middle</w:t>
        </w:r>
      </w:ins>
      <w:ins w:id="12483" w:author="Rev 9 Allen Wirfs-Brock" w:date="2012-07-05T10:01:00Z">
        <w:r w:rsidRPr="00E77497">
          <w:t>.</w:t>
        </w:r>
      </w:ins>
    </w:p>
    <w:p w:rsidR="00495E27" w:rsidRPr="00E77497" w:rsidRDefault="00BA54D9" w:rsidP="00495E27">
      <w:pPr>
        <w:pStyle w:val="Alg4"/>
        <w:numPr>
          <w:ilvl w:val="0"/>
          <w:numId w:val="896"/>
        </w:numPr>
        <w:spacing w:after="220"/>
        <w:contextualSpacing/>
        <w:rPr>
          <w:ins w:id="12484" w:author="Rev 9 Allen Wirfs-Brock" w:date="2012-07-05T09:23:00Z"/>
        </w:rPr>
      </w:pPr>
      <w:ins w:id="12485" w:author="Rev 9 Allen Wirfs-Brock" w:date="2012-07-05T10:02:00Z">
        <w:r w:rsidRPr="00E77497">
          <w:t xml:space="preserve">Return </w:t>
        </w:r>
        <w:r>
          <w:t xml:space="preserve">a List containing the single element, </w:t>
        </w:r>
        <w:r w:rsidRPr="00495E27">
          <w:rPr>
            <w:i/>
          </w:rPr>
          <w:t>string</w:t>
        </w:r>
        <w:r w:rsidRPr="00E77497">
          <w:t>.</w:t>
        </w:r>
      </w:ins>
    </w:p>
    <w:p w:rsidR="00495E27" w:rsidRPr="00BA286E" w:rsidRDefault="00495E27" w:rsidP="00495E27">
      <w:pPr>
        <w:rPr>
          <w:ins w:id="12486" w:author="Rev 9 Allen Wirfs-Brock" w:date="2012-07-05T09:23:00Z"/>
          <w:rFonts w:ascii="Times New Roman" w:hAnsi="Times New Roman"/>
        </w:rPr>
      </w:pPr>
      <w:ins w:id="12487" w:author="Rev 9 Allen Wirfs-Brock" w:date="2012-07-05T09:23:00Z">
        <w:del w:id="12488" w:author="Rev 10 Allen Wirfs-Brock" w:date="2012-07-29T11:35:00Z">
          <w:r w:rsidDel="00387B31">
            <w:rPr>
              <w:rStyle w:val="bnf"/>
            </w:rPr>
            <w:delText>Quasi</w:delText>
          </w:r>
        </w:del>
      </w:ins>
      <w:ins w:id="12489" w:author="Rev 10 Allen Wirfs-Brock" w:date="2012-07-29T11:35:00Z">
        <w:r w:rsidR="00387B31">
          <w:rPr>
            <w:rStyle w:val="bnf"/>
          </w:rPr>
          <w:t>Template</w:t>
        </w:r>
      </w:ins>
      <w:ins w:id="12490" w:author="Rev 9 Allen Wirfs-Brock" w:date="2012-07-05T09:23:00Z">
        <w:r>
          <w:rPr>
            <w:rStyle w:val="bnf"/>
          </w:rPr>
          <w:t>MiddleList</w:t>
        </w:r>
        <w:r w:rsidRPr="00E77497">
          <w:t xml:space="preserve"> </w:t>
        </w:r>
        <w:r w:rsidRPr="00E77497">
          <w:rPr>
            <w:b/>
          </w:rPr>
          <w:t>:</w:t>
        </w:r>
        <w:r>
          <w:rPr>
            <w:b/>
          </w:rPr>
          <w:t xml:space="preserve"> </w:t>
        </w:r>
        <w:del w:id="12491" w:author="Rev 10 Allen Wirfs-Brock" w:date="2012-07-29T11:35:00Z">
          <w:r w:rsidDel="00387B31">
            <w:rPr>
              <w:rStyle w:val="bnf"/>
            </w:rPr>
            <w:delText>Quasi</w:delText>
          </w:r>
        </w:del>
      </w:ins>
      <w:ins w:id="12492" w:author="Rev 10 Allen Wirfs-Brock" w:date="2012-07-29T11:35:00Z">
        <w:r w:rsidR="00387B31">
          <w:rPr>
            <w:rStyle w:val="bnf"/>
          </w:rPr>
          <w:t>Template</w:t>
        </w:r>
      </w:ins>
      <w:ins w:id="12493" w:author="Rev 9 Allen Wirfs-Brock" w:date="2012-07-05T09:23:00Z">
        <w:r>
          <w:rPr>
            <w:rStyle w:val="bnf"/>
          </w:rPr>
          <w:t>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494" w:author="Rev 10 Allen Wirfs-Brock" w:date="2012-07-29T11:35:00Z">
          <w:r w:rsidRPr="00BA286E" w:rsidDel="00387B31">
            <w:rPr>
              <w:rFonts w:ascii="Times New Roman" w:hAnsi="Times New Roman"/>
              <w:i/>
              <w:sz w:val="16"/>
            </w:rPr>
            <w:delText>Quasi</w:delText>
          </w:r>
        </w:del>
      </w:ins>
      <w:ins w:id="12495" w:author="Rev 10 Allen Wirfs-Brock" w:date="2012-07-29T11:35:00Z">
        <w:r w:rsidR="00387B31">
          <w:rPr>
            <w:rFonts w:ascii="Times New Roman" w:hAnsi="Times New Roman"/>
            <w:i/>
            <w:sz w:val="16"/>
          </w:rPr>
          <w:t>Template</w:t>
        </w:r>
      </w:ins>
      <w:ins w:id="12496"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2497" w:author="Rev 10 Allen Wirfs-Brock" w:date="2012-07-29T11:35:00Z">
          <w:r w:rsidRPr="00BA286E" w:rsidDel="00387B31">
            <w:rPr>
              <w:rFonts w:ascii="Times New Roman" w:hAnsi="Times New Roman"/>
              <w:i/>
            </w:rPr>
            <w:delText>Quasi</w:delText>
          </w:r>
        </w:del>
      </w:ins>
      <w:ins w:id="12498" w:author="Rev 10 Allen Wirfs-Brock" w:date="2012-07-29T11:35:00Z">
        <w:r w:rsidR="00387B31">
          <w:rPr>
            <w:rFonts w:ascii="Times New Roman" w:hAnsi="Times New Roman"/>
            <w:i/>
          </w:rPr>
          <w:t>Template</w:t>
        </w:r>
      </w:ins>
      <w:ins w:id="12499" w:author="Rev 9 Allen Wirfs-Brock" w:date="2012-07-05T09:23:00Z">
        <w:r>
          <w:rPr>
            <w:rFonts w:ascii="Times New Roman" w:hAnsi="Times New Roman"/>
            <w:i/>
          </w:rPr>
          <w:t>Middle Expression</w:t>
        </w:r>
        <w:r>
          <w:rPr>
            <w:rFonts w:ascii="Times New Roman" w:hAnsi="Times New Roman"/>
          </w:rPr>
          <w:t xml:space="preserve"> </w:t>
        </w:r>
      </w:ins>
    </w:p>
    <w:p w:rsidR="00BE7BFD" w:rsidRDefault="00BE7BFD" w:rsidP="00BE7BFD">
      <w:pPr>
        <w:pStyle w:val="Alg4"/>
        <w:numPr>
          <w:ilvl w:val="0"/>
          <w:numId w:val="897"/>
        </w:numPr>
        <w:spacing w:after="220"/>
        <w:contextualSpacing/>
        <w:rPr>
          <w:ins w:id="12500" w:author="Rev 9 Allen Wirfs-Brock" w:date="2012-07-05T10:03:00Z"/>
        </w:rPr>
      </w:pPr>
      <w:ins w:id="12501" w:author="Rev 9 Allen Wirfs-Brock" w:date="2012-07-05T10:03:00Z">
        <w:r>
          <w:t xml:space="preserve">Let </w:t>
        </w:r>
      </w:ins>
      <w:ins w:id="12502" w:author="Rev 9 Allen Wirfs-Brock" w:date="2012-07-05T10:04:00Z">
        <w:r>
          <w:rPr>
            <w:i/>
          </w:rPr>
          <w:t>front</w:t>
        </w:r>
      </w:ins>
      <w:ins w:id="12503" w:author="Rev 9 Allen Wirfs-Brock" w:date="2012-07-05T10:03:00Z">
        <w:r>
          <w:t xml:space="preserve"> be </w:t>
        </w:r>
        <w:del w:id="12504" w:author="Rev 10 Allen Wirfs-Brock" w:date="2012-07-29T11:43:00Z">
          <w:r w:rsidDel="000B1F1B">
            <w:delText>QuasiStrings</w:delText>
          </w:r>
        </w:del>
      </w:ins>
      <w:ins w:id="12505" w:author="Rev 10 Allen Wirfs-Brock" w:date="2012-07-29T11:43:00Z">
        <w:r w:rsidR="000B1F1B">
          <w:t>TemplateStrings</w:t>
        </w:r>
      </w:ins>
      <w:ins w:id="12506" w:author="Rev 9 Allen Wirfs-Brock" w:date="2012-07-05T10:03:00Z">
        <w:r>
          <w:t xml:space="preserve"> of </w:t>
        </w:r>
        <w:del w:id="12507" w:author="Rev 10 Allen Wirfs-Brock" w:date="2012-07-29T11:35:00Z">
          <w:r w:rsidDel="00387B31">
            <w:rPr>
              <w:i/>
            </w:rPr>
            <w:delText>Quasi</w:delText>
          </w:r>
        </w:del>
      </w:ins>
      <w:ins w:id="12508" w:author="Rev 10 Allen Wirfs-Brock" w:date="2012-07-29T11:35:00Z">
        <w:r w:rsidR="00387B31">
          <w:rPr>
            <w:i/>
          </w:rPr>
          <w:t>Template</w:t>
        </w:r>
      </w:ins>
      <w:ins w:id="12509" w:author="Rev 9 Allen Wirfs-Brock" w:date="2012-07-05T10:03:00Z">
        <w:r>
          <w:rPr>
            <w:i/>
          </w:rPr>
          <w:t xml:space="preserve">MiddleList </w:t>
        </w:r>
        <w:r>
          <w:t xml:space="preserve">with argument </w:t>
        </w:r>
        <w:r w:rsidRPr="00BA54D9">
          <w:rPr>
            <w:i/>
          </w:rPr>
          <w:t>raw</w:t>
        </w:r>
        <w:r>
          <w:t>.</w:t>
        </w:r>
      </w:ins>
    </w:p>
    <w:p w:rsidR="00BE7BFD" w:rsidRPr="00495E27" w:rsidRDefault="00BE7BFD" w:rsidP="00BE7BFD">
      <w:pPr>
        <w:pStyle w:val="Alg4"/>
        <w:numPr>
          <w:ilvl w:val="0"/>
          <w:numId w:val="897"/>
        </w:numPr>
        <w:spacing w:after="220"/>
        <w:contextualSpacing/>
        <w:rPr>
          <w:ins w:id="12510" w:author="Rev 9 Allen Wirfs-Brock" w:date="2012-07-05T10:04:00Z"/>
        </w:rPr>
      </w:pPr>
      <w:ins w:id="12511" w:author="Rev 9 Allen Wirfs-Brock" w:date="2012-07-05T10:04:00Z">
        <w:r>
          <w:t xml:space="preserve">If </w:t>
        </w:r>
        <w:r w:rsidRPr="00BE7BFD">
          <w:rPr>
            <w:i/>
          </w:rPr>
          <w:t>raw</w:t>
        </w:r>
        <w:r>
          <w:t xml:space="preserve"> is false, then</w:t>
        </w:r>
      </w:ins>
    </w:p>
    <w:p w:rsidR="00BE7BFD" w:rsidRDefault="00BE7BFD" w:rsidP="00BE7BFD">
      <w:pPr>
        <w:pStyle w:val="Alg4"/>
        <w:numPr>
          <w:ilvl w:val="1"/>
          <w:numId w:val="897"/>
        </w:numPr>
        <w:spacing w:after="220"/>
        <w:contextualSpacing/>
        <w:rPr>
          <w:ins w:id="12512" w:author="Rev 9 Allen Wirfs-Brock" w:date="2012-07-05T10:04:00Z"/>
        </w:rPr>
      </w:pPr>
      <w:ins w:id="12513" w:author="Rev 9 Allen Wirfs-Brock" w:date="2012-07-05T10:04:00Z">
        <w:r>
          <w:t xml:space="preserve">Let </w:t>
        </w:r>
        <w:r>
          <w:rPr>
            <w:i/>
          </w:rPr>
          <w:t>last</w:t>
        </w:r>
        <w:r>
          <w:t xml:space="preserve"> be the </w:t>
        </w:r>
        <w:del w:id="12514" w:author="Rev 10 Allen Wirfs-Brock" w:date="2012-07-29T11:26:00Z">
          <w:r w:rsidDel="00387B31">
            <w:delText>QV</w:delText>
          </w:r>
        </w:del>
      </w:ins>
      <w:ins w:id="12515" w:author="Rev 10 Allen Wirfs-Brock" w:date="2012-07-29T11:26:00Z">
        <w:r w:rsidR="00387B31">
          <w:t>TV</w:t>
        </w:r>
      </w:ins>
      <w:ins w:id="12516" w:author="Rev 9 Allen Wirfs-Brock" w:date="2012-07-05T10:04:00Z">
        <w:r>
          <w:t xml:space="preserve"> of </w:t>
        </w:r>
        <w:del w:id="12517" w:author="Rev 10 Allen Wirfs-Brock" w:date="2012-07-29T11:35:00Z">
          <w:r w:rsidDel="00387B31">
            <w:rPr>
              <w:i/>
            </w:rPr>
            <w:delText>Quasi</w:delText>
          </w:r>
        </w:del>
      </w:ins>
      <w:ins w:id="12518" w:author="Rev 10 Allen Wirfs-Brock" w:date="2012-07-29T11:35:00Z">
        <w:r w:rsidR="00387B31">
          <w:rPr>
            <w:i/>
          </w:rPr>
          <w:t>Template</w:t>
        </w:r>
      </w:ins>
      <w:ins w:id="12519" w:author="Rev 9 Allen Wirfs-Brock" w:date="2012-07-05T10:04:00Z">
        <w:r>
          <w:rPr>
            <w:i/>
          </w:rPr>
          <w:t>Middle</w:t>
        </w:r>
        <w:r w:rsidRPr="00E77497">
          <w:t>.</w:t>
        </w:r>
      </w:ins>
    </w:p>
    <w:p w:rsidR="00BE7BFD" w:rsidRDefault="00BE7BFD" w:rsidP="00BE7BFD">
      <w:pPr>
        <w:pStyle w:val="Alg4"/>
        <w:numPr>
          <w:ilvl w:val="0"/>
          <w:numId w:val="897"/>
        </w:numPr>
        <w:spacing w:after="220"/>
        <w:contextualSpacing/>
        <w:rPr>
          <w:ins w:id="12520" w:author="Rev 9 Allen Wirfs-Brock" w:date="2012-07-05T10:04:00Z"/>
        </w:rPr>
      </w:pPr>
      <w:ins w:id="12521" w:author="Rev 9 Allen Wirfs-Brock" w:date="2012-07-05T10:04:00Z">
        <w:r>
          <w:t>Else,</w:t>
        </w:r>
      </w:ins>
    </w:p>
    <w:p w:rsidR="00BE7BFD" w:rsidRDefault="00BE7BFD" w:rsidP="00BE7BFD">
      <w:pPr>
        <w:pStyle w:val="Alg4"/>
        <w:numPr>
          <w:ilvl w:val="1"/>
          <w:numId w:val="897"/>
        </w:numPr>
        <w:spacing w:after="220"/>
        <w:contextualSpacing/>
        <w:rPr>
          <w:ins w:id="12522" w:author="Rev 9 Allen Wirfs-Brock" w:date="2012-07-05T10:04:00Z"/>
        </w:rPr>
      </w:pPr>
      <w:ins w:id="12523" w:author="Rev 9 Allen Wirfs-Brock" w:date="2012-07-05T10:04:00Z">
        <w:r>
          <w:t xml:space="preserve">Let </w:t>
        </w:r>
        <w:r>
          <w:rPr>
            <w:i/>
          </w:rPr>
          <w:t>last</w:t>
        </w:r>
        <w:r>
          <w:t xml:space="preserve"> be the </w:t>
        </w:r>
        <w:del w:id="12524" w:author="Rev 10 Allen Wirfs-Brock" w:date="2012-07-29T11:27:00Z">
          <w:r w:rsidDel="00387B31">
            <w:delText>QRV</w:delText>
          </w:r>
        </w:del>
      </w:ins>
      <w:ins w:id="12525" w:author="Rev 10 Allen Wirfs-Brock" w:date="2012-07-29T11:27:00Z">
        <w:r w:rsidR="00387B31">
          <w:t>TRV</w:t>
        </w:r>
      </w:ins>
      <w:ins w:id="12526" w:author="Rev 9 Allen Wirfs-Brock" w:date="2012-07-05T10:04:00Z">
        <w:r>
          <w:t xml:space="preserve"> of </w:t>
        </w:r>
        <w:del w:id="12527" w:author="Rev 10 Allen Wirfs-Brock" w:date="2012-07-29T11:35:00Z">
          <w:r w:rsidDel="00387B31">
            <w:rPr>
              <w:i/>
            </w:rPr>
            <w:delText>Quasi</w:delText>
          </w:r>
        </w:del>
      </w:ins>
      <w:ins w:id="12528" w:author="Rev 10 Allen Wirfs-Brock" w:date="2012-07-29T11:35:00Z">
        <w:r w:rsidR="00387B31">
          <w:rPr>
            <w:i/>
          </w:rPr>
          <w:t>Template</w:t>
        </w:r>
      </w:ins>
      <w:ins w:id="12529" w:author="Rev 9 Allen Wirfs-Brock" w:date="2012-07-05T10:04:00Z">
        <w:r>
          <w:rPr>
            <w:i/>
          </w:rPr>
          <w:t>Middle</w:t>
        </w:r>
        <w:r w:rsidRPr="00E77497">
          <w:t>.</w:t>
        </w:r>
      </w:ins>
    </w:p>
    <w:p w:rsidR="00BE7BFD" w:rsidRDefault="00BE7BFD" w:rsidP="00495E27">
      <w:pPr>
        <w:pStyle w:val="Alg4"/>
        <w:numPr>
          <w:ilvl w:val="0"/>
          <w:numId w:val="897"/>
        </w:numPr>
        <w:spacing w:after="220"/>
        <w:contextualSpacing/>
        <w:rPr>
          <w:ins w:id="12530" w:author="Rev 9 Allen Wirfs-Brock" w:date="2012-07-05T10:06:00Z"/>
        </w:rPr>
      </w:pPr>
      <w:ins w:id="12531" w:author="Rev 9 Allen Wirfs-Brock" w:date="2012-07-05T10:06:00Z">
        <w:r>
          <w:t xml:space="preserve">Append </w:t>
        </w:r>
        <w:r w:rsidRPr="002A7322">
          <w:rPr>
            <w:i/>
          </w:rPr>
          <w:t>last</w:t>
        </w:r>
        <w:r>
          <w:t xml:space="preserve"> as the last elemnt of the List </w:t>
        </w:r>
        <w:r w:rsidRPr="002A7322">
          <w:rPr>
            <w:i/>
          </w:rPr>
          <w:t>front</w:t>
        </w:r>
        <w:r>
          <w:t>.</w:t>
        </w:r>
      </w:ins>
    </w:p>
    <w:p w:rsidR="00495E27" w:rsidRPr="00E77497" w:rsidRDefault="00495E27" w:rsidP="00495E27">
      <w:pPr>
        <w:pStyle w:val="Alg4"/>
        <w:numPr>
          <w:ilvl w:val="0"/>
          <w:numId w:val="897"/>
        </w:numPr>
        <w:spacing w:after="220"/>
        <w:contextualSpacing/>
        <w:rPr>
          <w:ins w:id="12532" w:author="Rev 9 Allen Wirfs-Brock" w:date="2012-07-05T09:23:00Z"/>
        </w:rPr>
      </w:pPr>
      <w:ins w:id="12533" w:author="Rev 9 Allen Wirfs-Brock" w:date="2012-07-05T09:23:00Z">
        <w:r w:rsidRPr="00E77497">
          <w:t xml:space="preserve">Return </w:t>
        </w:r>
      </w:ins>
      <w:ins w:id="12534" w:author="Rev 9 Allen Wirfs-Brock" w:date="2012-07-05T10:31:00Z">
        <w:r w:rsidR="002A7322">
          <w:rPr>
            <w:i/>
          </w:rPr>
          <w:t>front</w:t>
        </w:r>
      </w:ins>
      <w:ins w:id="12535" w:author="Rev 9 Allen Wirfs-Brock" w:date="2012-07-05T09:23:00Z">
        <w:r w:rsidRPr="00E77497">
          <w:t>.</w:t>
        </w:r>
      </w:ins>
    </w:p>
    <w:p w:rsidR="00495E27" w:rsidRPr="00BF5AD1" w:rsidRDefault="00495E27" w:rsidP="00495E27">
      <w:pPr>
        <w:rPr>
          <w:ins w:id="12536" w:author="Rev 9 Allen Wirfs-Brock" w:date="2012-07-05T09:22:00Z"/>
          <w:b/>
        </w:rPr>
      </w:pPr>
      <w:ins w:id="12537" w:author="Rev 9 Allen Wirfs-Brock" w:date="2012-07-05T09:22:00Z">
        <w:r>
          <w:rPr>
            <w:b/>
          </w:rPr>
          <w:t>Runtime</w:t>
        </w:r>
        <w:r w:rsidRPr="00BF5AD1">
          <w:rPr>
            <w:b/>
          </w:rPr>
          <w:t xml:space="preserve"> Semantics</w:t>
        </w:r>
      </w:ins>
    </w:p>
    <w:p w:rsidR="00CA6975" w:rsidRPr="00E77497" w:rsidRDefault="00CA6975" w:rsidP="00CA6975">
      <w:pPr>
        <w:keepNext/>
        <w:rPr>
          <w:ins w:id="12538" w:author="Rev 9 Allen Wirfs-Brock" w:date="2012-07-04T16:44:00Z"/>
          <w:rFonts w:ascii="Helvetica" w:hAnsi="Helvetica"/>
          <w:b/>
        </w:rPr>
      </w:pPr>
      <w:ins w:id="12539" w:author="Rev 9 Allen Wirfs-Brock" w:date="2012-07-04T16:44:00Z">
        <w:r w:rsidRPr="00E77497">
          <w:rPr>
            <w:rFonts w:ascii="Helvetica" w:hAnsi="Helvetica"/>
            <w:b/>
          </w:rPr>
          <w:t xml:space="preserve">Runtime Semantics: </w:t>
        </w:r>
        <w:r w:rsidRPr="004C2A25">
          <w:rPr>
            <w:b/>
          </w:rPr>
          <w:t>ArgumentListEvaluation</w:t>
        </w:r>
      </w:ins>
    </w:p>
    <w:p w:rsidR="00BD589D" w:rsidRPr="00E77497" w:rsidRDefault="00BD589D" w:rsidP="00BD589D">
      <w:pPr>
        <w:rPr>
          <w:ins w:id="12540" w:author="Rev 9 Allen Wirfs-Brock" w:date="2012-07-04T17:14:00Z"/>
        </w:rPr>
      </w:pPr>
      <w:ins w:id="12541" w:author="Rev 9 Allen Wirfs-Brock" w:date="2012-07-04T17:14:00Z">
        <w:del w:id="12542" w:author="Rev 10 Allen Wirfs-Brock" w:date="2012-07-29T11:35:00Z">
          <w:r w:rsidDel="00387B31">
            <w:rPr>
              <w:rStyle w:val="bnf"/>
            </w:rPr>
            <w:delText>Quasi</w:delText>
          </w:r>
        </w:del>
      </w:ins>
      <w:ins w:id="12543" w:author="Rev 10 Allen Wirfs-Brock" w:date="2012-07-29T11:35:00Z">
        <w:r w:rsidR="00387B31">
          <w:rPr>
            <w:rStyle w:val="bnf"/>
          </w:rPr>
          <w:t>Template</w:t>
        </w:r>
      </w:ins>
      <w:ins w:id="12544" w:author="Rev 9 Allen Wirfs-Brock" w:date="2012-07-04T17:14:00Z">
        <w:r>
          <w:rPr>
            <w:rStyle w:val="bnf"/>
          </w:rPr>
          <w:t>Literal</w:t>
        </w:r>
        <w:r w:rsidRPr="00E77497">
          <w:t xml:space="preserve"> </w:t>
        </w:r>
        <w:r w:rsidRPr="00E77497">
          <w:rPr>
            <w:b/>
          </w:rPr>
          <w:t>:</w:t>
        </w:r>
        <w:r w:rsidRPr="00E77497">
          <w:rPr>
            <w:i/>
          </w:rPr>
          <w:t xml:space="preserve"> </w:t>
        </w:r>
        <w:del w:id="12545" w:author="Rev 10 Allen Wirfs-Brock" w:date="2012-07-29T11:40:00Z">
          <w:r w:rsidDel="00387B31">
            <w:rPr>
              <w:rStyle w:val="bnf"/>
            </w:rPr>
            <w:delText>FullQuasi</w:delText>
          </w:r>
        </w:del>
      </w:ins>
      <w:ins w:id="12546" w:author="Rev 10 Allen Wirfs-Brock" w:date="2012-07-29T11:40:00Z">
        <w:r w:rsidR="00387B31">
          <w:rPr>
            <w:rStyle w:val="bnf"/>
          </w:rPr>
          <w:t>NoSubstitutionTemplate</w:t>
        </w:r>
      </w:ins>
      <w:ins w:id="12547" w:author="Rev 9 Allen Wirfs-Brock" w:date="2012-07-04T17:14:00Z">
        <w:r w:rsidRPr="00E77497">
          <w:t xml:space="preserve"> </w:t>
        </w:r>
      </w:ins>
    </w:p>
    <w:p w:rsidR="00BD589D" w:rsidRDefault="00A0196C" w:rsidP="00BD589D">
      <w:pPr>
        <w:pStyle w:val="Alg4"/>
        <w:numPr>
          <w:ilvl w:val="0"/>
          <w:numId w:val="58"/>
        </w:numPr>
        <w:spacing w:after="220"/>
        <w:contextualSpacing/>
        <w:rPr>
          <w:ins w:id="12548" w:author="Rev 9 Allen Wirfs-Brock" w:date="2012-07-04T17:22:00Z"/>
        </w:rPr>
      </w:pPr>
      <w:ins w:id="12549" w:author="Rev 9 Allen Wirfs-Brock" w:date="2012-07-05T11:54:00Z">
        <w:r>
          <w:t xml:space="preserve">Let </w:t>
        </w:r>
        <w:r w:rsidRPr="002A7322">
          <w:rPr>
            <w:i/>
          </w:rPr>
          <w:t>siteObj</w:t>
        </w:r>
        <w:r>
          <w:t xml:space="preserve"> be the </w:t>
        </w:r>
        <w:del w:id="12550" w:author="Rev 10 Allen Wirfs-Brock" w:date="2012-08-13T15:46:00Z">
          <w:r w:rsidDel="0003414D">
            <w:delText xml:space="preserve">the </w:delText>
          </w:r>
        </w:del>
        <w:r>
          <w:t>result of the abstraction operation Get</w:t>
        </w:r>
        <w:del w:id="12551" w:author="Rev 10 Allen Wirfs-Brock" w:date="2012-07-29T11:35:00Z">
          <w:r w:rsidDel="00387B31">
            <w:delText>Quasi</w:delText>
          </w:r>
        </w:del>
      </w:ins>
      <w:ins w:id="12552" w:author="Rev 10 Allen Wirfs-Brock" w:date="2012-07-29T11:35:00Z">
        <w:r w:rsidR="00387B31">
          <w:t>Template</w:t>
        </w:r>
      </w:ins>
      <w:ins w:id="12553" w:author="Rev 9 Allen Wirfs-Brock" w:date="2012-07-05T11:54:00Z">
        <w:r>
          <w:t xml:space="preserve">CallSite passing this </w:t>
        </w:r>
        <w:del w:id="12554" w:author="Rev 10 Allen Wirfs-Brock" w:date="2012-07-29T11:35:00Z">
          <w:r w:rsidRPr="002A7322" w:rsidDel="00387B31">
            <w:rPr>
              <w:i/>
            </w:rPr>
            <w:delText>Quasi</w:delText>
          </w:r>
        </w:del>
      </w:ins>
      <w:ins w:id="12555" w:author="Rev 10 Allen Wirfs-Brock" w:date="2012-07-29T11:35:00Z">
        <w:r w:rsidR="00387B31">
          <w:rPr>
            <w:i/>
          </w:rPr>
          <w:t>Template</w:t>
        </w:r>
      </w:ins>
      <w:ins w:id="12556" w:author="Rev 9 Allen Wirfs-Brock" w:date="2012-07-05T11:54:00Z">
        <w:r w:rsidRPr="002A7322">
          <w:rPr>
            <w:i/>
          </w:rPr>
          <w:t>Literal</w:t>
        </w:r>
        <w:r>
          <w:t xml:space="preserve"> production as the argument.</w:t>
        </w:r>
      </w:ins>
    </w:p>
    <w:p w:rsidR="00BD589D" w:rsidRPr="00E77497" w:rsidRDefault="00BD589D" w:rsidP="00BD589D">
      <w:pPr>
        <w:pStyle w:val="Alg4"/>
        <w:numPr>
          <w:ilvl w:val="0"/>
          <w:numId w:val="58"/>
        </w:numPr>
        <w:spacing w:after="220"/>
        <w:contextualSpacing/>
        <w:rPr>
          <w:ins w:id="12557" w:author="Rev 9 Allen Wirfs-Brock" w:date="2012-07-04T17:14:00Z"/>
        </w:rPr>
      </w:pPr>
      <w:ins w:id="12558" w:author="Rev 9 Allen Wirfs-Brock" w:date="2012-07-04T17:14:00Z">
        <w:r w:rsidRPr="00E77497">
          <w:t xml:space="preserve">Return </w:t>
        </w:r>
        <w:r>
          <w:t xml:space="preserve">a List containing the </w:t>
        </w:r>
      </w:ins>
      <w:ins w:id="12559" w:author="Rev 9 Allen Wirfs-Brock" w:date="2012-07-04T17:25:00Z">
        <w:r w:rsidR="003D07DC">
          <w:t>one</w:t>
        </w:r>
      </w:ins>
      <w:ins w:id="12560" w:author="Rev 9 Allen Wirfs-Brock" w:date="2012-07-04T17:24:00Z">
        <w:r w:rsidR="003D07DC">
          <w:t xml:space="preserve"> element</w:t>
        </w:r>
      </w:ins>
      <w:ins w:id="12561" w:author="Rev 9 Allen Wirfs-Brock" w:date="2012-07-04T17:25:00Z">
        <w:r w:rsidR="003D07DC">
          <w:t xml:space="preserve"> which is</w:t>
        </w:r>
      </w:ins>
      <w:ins w:id="12562" w:author="Rev 9 Allen Wirfs-Brock" w:date="2012-07-04T17:24:00Z">
        <w:r w:rsidR="003D07DC">
          <w:t xml:space="preserve"> </w:t>
        </w:r>
        <w:r w:rsidR="003D07DC" w:rsidRPr="004C2A25">
          <w:rPr>
            <w:i/>
          </w:rPr>
          <w:t>siteObj</w:t>
        </w:r>
      </w:ins>
      <w:ins w:id="12563" w:author="Rev 9 Allen Wirfs-Brock" w:date="2012-07-04T17:14:00Z">
        <w:r w:rsidRPr="00E77497">
          <w:t>.</w:t>
        </w:r>
      </w:ins>
    </w:p>
    <w:p w:rsidR="00BD589D" w:rsidRPr="00BA286E" w:rsidDel="0074434A" w:rsidRDefault="00BD589D" w:rsidP="00BD589D">
      <w:pPr>
        <w:rPr>
          <w:ins w:id="12564" w:author="Rev 9 Allen Wirfs-Brock" w:date="2012-07-04T17:17:00Z"/>
          <w:del w:id="12565" w:author="Rev 10 Allen Wirfs-Brock" w:date="2012-08-30T11:47:00Z"/>
          <w:rFonts w:ascii="Times New Roman" w:hAnsi="Times New Roman"/>
        </w:rPr>
      </w:pPr>
      <w:ins w:id="12566" w:author="Rev 9 Allen Wirfs-Brock" w:date="2012-07-04T17:17:00Z">
        <w:del w:id="12567" w:author="Rev 10 Allen Wirfs-Brock" w:date="2012-07-29T11:35:00Z">
          <w:r w:rsidDel="00387B31">
            <w:rPr>
              <w:rStyle w:val="bnf"/>
            </w:rPr>
            <w:delText>Quasi</w:delText>
          </w:r>
        </w:del>
        <w:del w:id="12568" w:author="Rev 10 Allen Wirfs-Brock" w:date="2012-08-30T11:47:00Z">
          <w:r w:rsidDel="0074434A">
            <w:rPr>
              <w:rStyle w:val="bnf"/>
            </w:rPr>
            <w:delText>Literal</w:delText>
          </w:r>
          <w:r w:rsidRPr="00E77497" w:rsidDel="0074434A">
            <w:delText xml:space="preserve"> </w:delText>
          </w:r>
          <w:r w:rsidRPr="00E77497" w:rsidDel="0074434A">
            <w:rPr>
              <w:b/>
            </w:rPr>
            <w:delText>:</w:delText>
          </w:r>
          <w:r w:rsidRPr="00E77497" w:rsidDel="0074434A">
            <w:rPr>
              <w:i/>
            </w:rPr>
            <w:delText xml:space="preserve"> </w:delText>
          </w:r>
        </w:del>
        <w:del w:id="12569" w:author="Rev 10 Allen Wirfs-Brock" w:date="2012-07-29T11:35:00Z">
          <w:r w:rsidRPr="00BA286E" w:rsidDel="00387B31">
            <w:rPr>
              <w:rFonts w:ascii="Times New Roman" w:hAnsi="Times New Roman"/>
              <w:i/>
            </w:rPr>
            <w:delText>Quasi</w:delText>
          </w:r>
        </w:del>
        <w:del w:id="12570" w:author="Rev 10 Allen Wirfs-Brock" w:date="2012-08-30T11:47:00Z">
          <w:r w:rsidRPr="00BA286E" w:rsidDel="0074434A">
            <w:rPr>
              <w:rFonts w:ascii="Times New Roman" w:hAnsi="Times New Roman"/>
              <w:i/>
            </w:rPr>
            <w:delText>Head</w:delText>
          </w:r>
          <w:r w:rsidDel="0074434A">
            <w:rPr>
              <w:rFonts w:ascii="Times New Roman" w:hAnsi="Times New Roman"/>
              <w:i/>
            </w:rPr>
            <w:delText xml:space="preserve"> Expression</w:delText>
          </w:r>
          <w:r w:rsidDel="0074434A">
            <w:rPr>
              <w:rFonts w:ascii="Times New Roman" w:hAnsi="Times New Roman"/>
            </w:rPr>
            <w:delText xml:space="preserve"> </w:delText>
          </w:r>
          <w:r w:rsidRPr="00BA286E" w:rsidDel="0074434A">
            <w:rPr>
              <w:rFonts w:cs="Arial"/>
              <w:sz w:val="16"/>
            </w:rPr>
            <w:delText>[Lexical goal</w:delText>
          </w:r>
          <w:r w:rsidRPr="00E77497" w:rsidDel="0074434A">
            <w:rPr>
              <w:rFonts w:cs="Arial"/>
              <w:i/>
              <w:sz w:val="16"/>
            </w:rPr>
            <w:delText xml:space="preserve"> </w:delText>
          </w:r>
          <w:r w:rsidRPr="00BA286E" w:rsidDel="0074434A">
            <w:rPr>
              <w:rFonts w:ascii="Times New Roman" w:hAnsi="Times New Roman"/>
              <w:i/>
              <w:sz w:val="16"/>
            </w:rPr>
            <w:delText>InputElement</w:delText>
          </w:r>
        </w:del>
        <w:del w:id="12571" w:author="Rev 10 Allen Wirfs-Brock" w:date="2012-07-29T11:35:00Z">
          <w:r w:rsidRPr="00BA286E" w:rsidDel="00387B31">
            <w:rPr>
              <w:rFonts w:ascii="Times New Roman" w:hAnsi="Times New Roman"/>
              <w:i/>
              <w:sz w:val="16"/>
            </w:rPr>
            <w:delText>Quasi</w:delText>
          </w:r>
        </w:del>
        <w:del w:id="12572" w:author="Rev 10 Allen Wirfs-Brock" w:date="2012-08-30T11:47:00Z">
          <w:r w:rsidRPr="00BA286E" w:rsidDel="0074434A">
            <w:rPr>
              <w:rFonts w:ascii="Times New Roman" w:hAnsi="Times New Roman"/>
              <w:i/>
              <w:sz w:val="16"/>
            </w:rPr>
            <w:delText>Tail</w:delText>
          </w:r>
          <w:r w:rsidRPr="00BA286E" w:rsidDel="0074434A">
            <w:rPr>
              <w:rFonts w:cs="Arial"/>
              <w:sz w:val="16"/>
            </w:rPr>
            <w:delText>]</w:delText>
          </w:r>
          <w:r w:rsidDel="0074434A">
            <w:rPr>
              <w:rFonts w:cs="Arial"/>
              <w:sz w:val="16"/>
            </w:rPr>
            <w:delText xml:space="preserve"> </w:delText>
          </w:r>
        </w:del>
        <w:del w:id="12573" w:author="Rev 10 Allen Wirfs-Brock" w:date="2012-07-29T11:35:00Z">
          <w:r w:rsidRPr="00D639BE" w:rsidDel="00387B31">
            <w:rPr>
              <w:rFonts w:ascii="Times New Roman" w:hAnsi="Times New Roman"/>
              <w:i/>
            </w:rPr>
            <w:delText>Quasi</w:delText>
          </w:r>
        </w:del>
        <w:del w:id="12574" w:author="Rev 10 Allen Wirfs-Brock" w:date="2012-08-30T11:41:00Z">
          <w:r w:rsidDel="00B215F8">
            <w:rPr>
              <w:rFonts w:ascii="Times New Roman" w:hAnsi="Times New Roman"/>
              <w:i/>
            </w:rPr>
            <w:delText>Tail</w:delText>
          </w:r>
        </w:del>
      </w:ins>
    </w:p>
    <w:p w:rsidR="00C96B28" w:rsidDel="0074434A" w:rsidRDefault="00A0196C" w:rsidP="00C96B28">
      <w:pPr>
        <w:pStyle w:val="Alg4"/>
        <w:numPr>
          <w:ilvl w:val="0"/>
          <w:numId w:val="894"/>
        </w:numPr>
        <w:spacing w:after="220"/>
        <w:contextualSpacing/>
        <w:rPr>
          <w:ins w:id="12575" w:author="Rev 9 Allen Wirfs-Brock" w:date="2012-07-04T18:04:00Z"/>
          <w:del w:id="12576" w:author="Rev 10 Allen Wirfs-Brock" w:date="2012-08-30T11:47:00Z"/>
        </w:rPr>
      </w:pPr>
      <w:ins w:id="12577" w:author="Rev 9 Allen Wirfs-Brock" w:date="2012-07-05T11:54:00Z">
        <w:del w:id="12578" w:author="Rev 10 Allen Wirfs-Brock" w:date="2012-08-30T11:47:00Z">
          <w:r w:rsidDel="0074434A">
            <w:delText xml:space="preserve">Let </w:delText>
          </w:r>
          <w:r w:rsidRPr="002A7322" w:rsidDel="0074434A">
            <w:rPr>
              <w:i/>
            </w:rPr>
            <w:delText>siteObj</w:delText>
          </w:r>
          <w:r w:rsidDel="0074434A">
            <w:delText xml:space="preserve"> be the </w:delText>
          </w:r>
        </w:del>
        <w:del w:id="12579" w:author="Rev 10 Allen Wirfs-Brock" w:date="2012-08-13T15:46:00Z">
          <w:r w:rsidDel="0003414D">
            <w:delText xml:space="preserve">the </w:delText>
          </w:r>
        </w:del>
        <w:del w:id="12580" w:author="Rev 10 Allen Wirfs-Brock" w:date="2012-08-30T11:47:00Z">
          <w:r w:rsidDel="0074434A">
            <w:delText>result of the abstraction operation Get</w:delText>
          </w:r>
        </w:del>
        <w:del w:id="12581" w:author="Rev 10 Allen Wirfs-Brock" w:date="2012-07-29T11:35:00Z">
          <w:r w:rsidDel="00387B31">
            <w:delText>Quasi</w:delText>
          </w:r>
        </w:del>
        <w:del w:id="12582" w:author="Rev 10 Allen Wirfs-Brock" w:date="2012-08-30T11:47:00Z">
          <w:r w:rsidDel="0074434A">
            <w:delText xml:space="preserve">CallSite passing this </w:delText>
          </w:r>
        </w:del>
        <w:del w:id="12583" w:author="Rev 10 Allen Wirfs-Brock" w:date="2012-07-29T11:35:00Z">
          <w:r w:rsidRPr="002A7322" w:rsidDel="00387B31">
            <w:rPr>
              <w:i/>
            </w:rPr>
            <w:delText>Quasi</w:delText>
          </w:r>
        </w:del>
        <w:del w:id="12584" w:author="Rev 10 Allen Wirfs-Brock" w:date="2012-08-30T11:47:00Z">
          <w:r w:rsidRPr="002A7322" w:rsidDel="0074434A">
            <w:rPr>
              <w:i/>
            </w:rPr>
            <w:delText>Literal</w:delText>
          </w:r>
          <w:r w:rsidDel="0074434A">
            <w:delText xml:space="preserve"> production as the argument.</w:delText>
          </w:r>
        </w:del>
      </w:ins>
    </w:p>
    <w:p w:rsidR="00C96B28" w:rsidDel="0074434A" w:rsidRDefault="009B3535" w:rsidP="00C96B28">
      <w:pPr>
        <w:pStyle w:val="Alg4"/>
        <w:numPr>
          <w:ilvl w:val="0"/>
          <w:numId w:val="894"/>
        </w:numPr>
        <w:spacing w:after="220"/>
        <w:contextualSpacing/>
        <w:rPr>
          <w:ins w:id="12585" w:author="Rev 9 Allen Wirfs-Brock" w:date="2012-07-04T18:09:00Z"/>
          <w:del w:id="12586" w:author="Rev 10 Allen Wirfs-Brock" w:date="2012-08-30T11:47:00Z"/>
        </w:rPr>
      </w:pPr>
      <w:ins w:id="12587" w:author="Rev 9 Allen Wirfs-Brock" w:date="2012-07-04T18:09:00Z">
        <w:del w:id="12588" w:author="Rev 10 Allen Wirfs-Brock" w:date="2012-08-30T11:47:00Z">
          <w:r w:rsidDel="0074434A">
            <w:delText xml:space="preserve">Let </w:delText>
          </w:r>
          <w:r w:rsidRPr="009B3535" w:rsidDel="0074434A">
            <w:rPr>
              <w:i/>
            </w:rPr>
            <w:delText>firstSub</w:delText>
          </w:r>
          <w:r w:rsidDel="0074434A">
            <w:delText xml:space="preserve"> be the</w:delText>
          </w:r>
          <w:r w:rsidR="00C96B28" w:rsidDel="0074434A">
            <w:delText xml:space="preserve"> result of  </w:delText>
          </w:r>
        </w:del>
      </w:ins>
      <w:ins w:id="12589" w:author="Rev 9 Allen Wirfs-Brock" w:date="2012-07-04T18:14:00Z">
        <w:del w:id="12590" w:author="Rev 10 Allen Wirfs-Brock" w:date="2012-08-30T11:47:00Z">
          <w:r w:rsidDel="0074434A">
            <w:delText>evaluating</w:delText>
          </w:r>
        </w:del>
      </w:ins>
      <w:ins w:id="12591" w:author="Rev 9 Allen Wirfs-Brock" w:date="2012-07-04T18:09:00Z">
        <w:del w:id="12592" w:author="Rev 10 Allen Wirfs-Brock" w:date="2012-08-30T11:47:00Z">
          <w:r w:rsidR="00C96B28" w:rsidDel="0074434A">
            <w:delText xml:space="preserve"> </w:delText>
          </w:r>
        </w:del>
      </w:ins>
      <w:ins w:id="12593" w:author="Rev 9 Allen Wirfs-Brock" w:date="2012-07-04T18:14:00Z">
        <w:del w:id="12594" w:author="Rev 10 Allen Wirfs-Brock" w:date="2012-08-30T11:47:00Z">
          <w:r w:rsidRPr="009B3535" w:rsidDel="0074434A">
            <w:rPr>
              <w:i/>
            </w:rPr>
            <w:delText>Expression</w:delText>
          </w:r>
          <w:r w:rsidDel="0074434A">
            <w:delText>.</w:delText>
          </w:r>
        </w:del>
      </w:ins>
      <w:ins w:id="12595" w:author="Rev 9 Allen Wirfs-Brock" w:date="2012-07-04T18:10:00Z">
        <w:del w:id="12596" w:author="Rev 10 Allen Wirfs-Brock" w:date="2012-08-30T11:47:00Z">
          <w:r w:rsidR="00C96B28" w:rsidDel="0074434A">
            <w:delText xml:space="preserve"> </w:delText>
          </w:r>
        </w:del>
      </w:ins>
    </w:p>
    <w:p w:rsidR="00C96B28" w:rsidDel="0074434A" w:rsidRDefault="00C96B28" w:rsidP="00C96B28">
      <w:pPr>
        <w:pStyle w:val="Alg4"/>
        <w:numPr>
          <w:ilvl w:val="0"/>
          <w:numId w:val="894"/>
        </w:numPr>
        <w:spacing w:after="220"/>
        <w:contextualSpacing/>
        <w:rPr>
          <w:ins w:id="12597" w:author="Rev 9 Allen Wirfs-Brock" w:date="2012-07-04T18:09:00Z"/>
          <w:del w:id="12598" w:author="Rev 10 Allen Wirfs-Brock" w:date="2012-08-30T11:47:00Z"/>
        </w:rPr>
      </w:pPr>
      <w:ins w:id="12599" w:author="Rev 9 Allen Wirfs-Brock" w:date="2012-07-04T18:09:00Z">
        <w:del w:id="12600" w:author="Rev 10 Allen Wirfs-Brock" w:date="2012-08-30T11:47:00Z">
          <w:r w:rsidDel="0074434A">
            <w:delText>ReturnIfAbrupt(</w:delText>
          </w:r>
        </w:del>
      </w:ins>
      <w:ins w:id="12601" w:author="Rev 9 Allen Wirfs-Brock" w:date="2012-07-05T18:38:00Z">
        <w:del w:id="12602" w:author="Rev 10 Allen Wirfs-Brock" w:date="2012-08-14T15:28:00Z">
          <w:r w:rsidR="00E66894" w:rsidDel="00EA1B5F">
            <w:rPr>
              <w:i/>
            </w:rPr>
            <w:delText>s</w:delText>
          </w:r>
        </w:del>
      </w:ins>
      <w:ins w:id="12603" w:author="Rev 9 Allen Wirfs-Brock" w:date="2012-07-04T18:15:00Z">
        <w:del w:id="12604" w:author="Rev 10 Allen Wirfs-Brock" w:date="2012-08-14T15:28:00Z">
          <w:r w:rsidR="009B3535" w:rsidRPr="00CD1FDB" w:rsidDel="00EA1B5F">
            <w:rPr>
              <w:i/>
            </w:rPr>
            <w:delText>ub</w:delText>
          </w:r>
        </w:del>
      </w:ins>
      <w:ins w:id="12605" w:author="Rev 9 Allen Wirfs-Brock" w:date="2012-07-04T18:09:00Z">
        <w:del w:id="12606" w:author="Rev 10 Allen Wirfs-Brock" w:date="2012-08-30T11:47:00Z">
          <w:r w:rsidDel="0074434A">
            <w:delText>).</w:delText>
          </w:r>
        </w:del>
      </w:ins>
    </w:p>
    <w:p w:rsidR="00C96B28" w:rsidRPr="00E77497" w:rsidDel="0074434A" w:rsidRDefault="00C96B28" w:rsidP="008E7E56">
      <w:pPr>
        <w:pStyle w:val="Alg4"/>
        <w:numPr>
          <w:ilvl w:val="0"/>
          <w:numId w:val="894"/>
        </w:numPr>
        <w:spacing w:after="220"/>
        <w:rPr>
          <w:ins w:id="12607" w:author="Rev 9 Allen Wirfs-Brock" w:date="2012-07-04T18:04:00Z"/>
          <w:del w:id="12608" w:author="Rev 10 Allen Wirfs-Brock" w:date="2012-08-30T11:47:00Z"/>
        </w:rPr>
      </w:pPr>
      <w:ins w:id="12609" w:author="Rev 9 Allen Wirfs-Brock" w:date="2012-07-04T18:04:00Z">
        <w:del w:id="12610" w:author="Rev 10 Allen Wirfs-Brock" w:date="2012-08-30T11:47:00Z">
          <w:r w:rsidRPr="00E77497" w:rsidDel="0074434A">
            <w:delText xml:space="preserve">Return </w:delText>
          </w:r>
          <w:r w:rsidDel="0074434A">
            <w:delText xml:space="preserve">a List </w:delText>
          </w:r>
        </w:del>
      </w:ins>
      <w:ins w:id="12611" w:author="Rev 9 Allen Wirfs-Brock" w:date="2012-07-04T18:17:00Z">
        <w:del w:id="12612" w:author="Rev 10 Allen Wirfs-Brock" w:date="2012-08-30T11:47:00Z">
          <w:r w:rsidR="009B3535" w:rsidDel="0074434A">
            <w:delText>whose first element is</w:delText>
          </w:r>
        </w:del>
      </w:ins>
      <w:ins w:id="12613" w:author="Rev 9 Allen Wirfs-Brock" w:date="2012-07-04T18:04:00Z">
        <w:del w:id="12614" w:author="Rev 10 Allen Wirfs-Brock" w:date="2012-08-30T11:47:00Z">
          <w:r w:rsidDel="0074434A">
            <w:delText xml:space="preserve"> </w:delText>
          </w:r>
          <w:r w:rsidRPr="00CD1FDB" w:rsidDel="0074434A">
            <w:rPr>
              <w:i/>
            </w:rPr>
            <w:delText>siteObj</w:delText>
          </w:r>
        </w:del>
      </w:ins>
      <w:ins w:id="12615" w:author="Rev 9 Allen Wirfs-Brock" w:date="2012-07-04T18:17:00Z">
        <w:del w:id="12616" w:author="Rev 10 Allen Wirfs-Brock" w:date="2012-08-14T15:29:00Z">
          <w:r w:rsidR="009B3535" w:rsidDel="00EA1B5F">
            <w:delText>,</w:delText>
          </w:r>
        </w:del>
        <w:del w:id="12617" w:author="Rev 10 Allen Wirfs-Brock" w:date="2012-08-30T11:47:00Z">
          <w:r w:rsidR="009B3535" w:rsidDel="0074434A">
            <w:delText xml:space="preserve"> whose second elements </w:delText>
          </w:r>
        </w:del>
      </w:ins>
      <w:ins w:id="12618" w:author="Rev 9 Allen Wirfs-Brock" w:date="2012-07-05T18:39:00Z">
        <w:del w:id="12619" w:author="Rev 10 Allen Wirfs-Brock" w:date="2012-08-30T11:47:00Z">
          <w:r w:rsidR="00E66894" w:rsidRPr="00EA1B5F" w:rsidDel="0074434A">
            <w:rPr>
              <w:i/>
            </w:rPr>
            <w:delText>s</w:delText>
          </w:r>
        </w:del>
      </w:ins>
      <w:ins w:id="12620" w:author="Rev 9 Allen Wirfs-Brock" w:date="2012-07-04T18:17:00Z">
        <w:del w:id="12621" w:author="Rev 10 Allen Wirfs-Brock" w:date="2012-08-30T11:47:00Z">
          <w:r w:rsidR="009B3535" w:rsidRPr="00EA1B5F" w:rsidDel="0074434A">
            <w:rPr>
              <w:i/>
            </w:rPr>
            <w:delText>u</w:delText>
          </w:r>
          <w:r w:rsidR="009B3535" w:rsidRPr="009B3535" w:rsidDel="0074434A">
            <w:rPr>
              <w:i/>
            </w:rPr>
            <w:delText>b</w:delText>
          </w:r>
        </w:del>
      </w:ins>
      <w:ins w:id="12622" w:author="Rev 9 Allen Wirfs-Brock" w:date="2012-07-04T18:18:00Z">
        <w:del w:id="12623" w:author="Rev 10 Allen Wirfs-Brock" w:date="2012-08-30T11:47:00Z">
          <w:r w:rsidR="009B3535" w:rsidDel="0074434A">
            <w:delText xml:space="preserve">. </w:delText>
          </w:r>
        </w:del>
      </w:ins>
      <w:ins w:id="12624" w:author="Rev 9 Allen Wirfs-Brock" w:date="2012-07-04T18:17:00Z">
        <w:del w:id="12625" w:author="Rev 10 Allen Wirfs-Brock" w:date="2012-08-30T11:47:00Z">
          <w:r w:rsidR="009B3535" w:rsidDel="0074434A">
            <w:delText xml:space="preserve"> </w:delText>
          </w:r>
        </w:del>
      </w:ins>
    </w:p>
    <w:p w:rsidR="00E66894" w:rsidRPr="00BA286E" w:rsidRDefault="00E66894" w:rsidP="00E66894">
      <w:pPr>
        <w:rPr>
          <w:ins w:id="12626" w:author="Rev 9 Allen Wirfs-Brock" w:date="2012-07-05T18:40:00Z"/>
          <w:rFonts w:ascii="Times New Roman" w:hAnsi="Times New Roman"/>
        </w:rPr>
      </w:pPr>
      <w:ins w:id="12627" w:author="Rev 9 Allen Wirfs-Brock" w:date="2012-07-05T18:40:00Z">
        <w:del w:id="12628" w:author="Rev 10 Allen Wirfs-Brock" w:date="2012-07-29T11:35:00Z">
          <w:r w:rsidDel="00387B31">
            <w:rPr>
              <w:rStyle w:val="bnf"/>
            </w:rPr>
            <w:delText>Quasi</w:delText>
          </w:r>
        </w:del>
      </w:ins>
      <w:ins w:id="12629" w:author="Rev 10 Allen Wirfs-Brock" w:date="2012-07-29T11:35:00Z">
        <w:r w:rsidR="00387B31">
          <w:rPr>
            <w:rStyle w:val="bnf"/>
          </w:rPr>
          <w:t>Template</w:t>
        </w:r>
      </w:ins>
      <w:ins w:id="12630" w:author="Rev 9 Allen Wirfs-Brock" w:date="2012-07-05T18:40:00Z">
        <w:r>
          <w:rPr>
            <w:rStyle w:val="bnf"/>
          </w:rPr>
          <w:t>Literal</w:t>
        </w:r>
        <w:r w:rsidRPr="00E77497">
          <w:t xml:space="preserve"> </w:t>
        </w:r>
        <w:r w:rsidRPr="00E77497">
          <w:rPr>
            <w:b/>
          </w:rPr>
          <w:t>:</w:t>
        </w:r>
        <w:r w:rsidRPr="00E77497">
          <w:rPr>
            <w:i/>
          </w:rPr>
          <w:t xml:space="preserve"> </w:t>
        </w:r>
        <w:del w:id="12631" w:author="Rev 10 Allen Wirfs-Brock" w:date="2012-07-29T11:35:00Z">
          <w:r w:rsidRPr="00BA286E" w:rsidDel="00387B31">
            <w:rPr>
              <w:rFonts w:ascii="Times New Roman" w:hAnsi="Times New Roman"/>
              <w:i/>
            </w:rPr>
            <w:delText>Quasi</w:delText>
          </w:r>
        </w:del>
      </w:ins>
      <w:ins w:id="12632" w:author="Rev 10 Allen Wirfs-Brock" w:date="2012-07-29T11:35:00Z">
        <w:r w:rsidR="00387B31">
          <w:rPr>
            <w:rFonts w:ascii="Times New Roman" w:hAnsi="Times New Roman"/>
            <w:i/>
          </w:rPr>
          <w:t>Template</w:t>
        </w:r>
      </w:ins>
      <w:ins w:id="12633" w:author="Rev 9 Allen Wirfs-Brock" w:date="2012-07-05T18:40:00Z">
        <w:r w:rsidRPr="00BA286E">
          <w:rPr>
            <w:rFonts w:ascii="Times New Roman" w:hAnsi="Times New Roman"/>
            <w:i/>
          </w:rPr>
          <w:t>Head</w:t>
        </w:r>
        <w:r>
          <w:rPr>
            <w:rFonts w:ascii="Times New Roman" w:hAnsi="Times New Roman"/>
            <w:i/>
          </w:rPr>
          <w:t xml:space="preserve"> Expression </w:t>
        </w:r>
        <w:del w:id="12634" w:author="Rev 10 Allen Wirfs-Brock" w:date="2012-07-29T11:35:00Z">
          <w:r w:rsidDel="00387B31">
            <w:rPr>
              <w:rFonts w:ascii="Times New Roman" w:hAnsi="Times New Roman"/>
              <w:i/>
            </w:rPr>
            <w:delText>Quasi</w:delText>
          </w:r>
        </w:del>
        <w:del w:id="12635" w:author="Rev 10 Allen Wirfs-Brock" w:date="2012-08-30T11:46:00Z">
          <w:r w:rsidDel="0074434A">
            <w:rPr>
              <w:rFonts w:ascii="Times New Roman" w:hAnsi="Times New Roman"/>
              <w:i/>
            </w:rPr>
            <w:delText xml:space="preserve">MiddleList </w:delText>
          </w:r>
        </w:del>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636" w:author="Rev 10 Allen Wirfs-Brock" w:date="2012-07-29T11:35:00Z">
          <w:r w:rsidRPr="00BA286E" w:rsidDel="00387B31">
            <w:rPr>
              <w:rFonts w:ascii="Times New Roman" w:hAnsi="Times New Roman"/>
              <w:i/>
              <w:sz w:val="16"/>
            </w:rPr>
            <w:delText>Quasi</w:delText>
          </w:r>
        </w:del>
      </w:ins>
      <w:ins w:id="12637" w:author="Rev 10 Allen Wirfs-Brock" w:date="2012-07-29T11:35:00Z">
        <w:r w:rsidR="00387B31">
          <w:rPr>
            <w:rFonts w:ascii="Times New Roman" w:hAnsi="Times New Roman"/>
            <w:i/>
            <w:sz w:val="16"/>
          </w:rPr>
          <w:t>Template</w:t>
        </w:r>
      </w:ins>
      <w:ins w:id="12638" w:author="Rev 9 Allen Wirfs-Brock" w:date="2012-07-05T18:40:00Z">
        <w:r w:rsidRPr="00BA286E">
          <w:rPr>
            <w:rFonts w:ascii="Times New Roman" w:hAnsi="Times New Roman"/>
            <w:i/>
            <w:sz w:val="16"/>
          </w:rPr>
          <w:t>Tail</w:t>
        </w:r>
        <w:r w:rsidRPr="00BA286E">
          <w:rPr>
            <w:rFonts w:cs="Arial"/>
            <w:sz w:val="16"/>
          </w:rPr>
          <w:t>]</w:t>
        </w:r>
        <w:r>
          <w:rPr>
            <w:rFonts w:cs="Arial"/>
            <w:sz w:val="16"/>
          </w:rPr>
          <w:t xml:space="preserve"> </w:t>
        </w:r>
        <w:del w:id="12639" w:author="Rev 10 Allen Wirfs-Brock" w:date="2012-07-29T11:35:00Z">
          <w:r w:rsidRPr="00D639BE" w:rsidDel="00387B31">
            <w:rPr>
              <w:rFonts w:ascii="Times New Roman" w:hAnsi="Times New Roman"/>
              <w:i/>
            </w:rPr>
            <w:delText>Quasi</w:delText>
          </w:r>
        </w:del>
      </w:ins>
      <w:ins w:id="12640" w:author="Rev 10 Allen Wirfs-Brock" w:date="2012-07-29T11:35:00Z">
        <w:r w:rsidR="00387B31">
          <w:rPr>
            <w:rFonts w:ascii="Times New Roman" w:hAnsi="Times New Roman"/>
            <w:i/>
          </w:rPr>
          <w:t>Template</w:t>
        </w:r>
      </w:ins>
      <w:ins w:id="12641" w:author="Rev 9 Allen Wirfs-Brock" w:date="2012-07-05T18:40:00Z">
        <w:del w:id="12642" w:author="Rev 10 Allen Wirfs-Brock" w:date="2012-08-30T11:45:00Z">
          <w:r w:rsidDel="00B215F8">
            <w:rPr>
              <w:rFonts w:ascii="Times New Roman" w:hAnsi="Times New Roman"/>
              <w:i/>
            </w:rPr>
            <w:delText>Tail</w:delText>
          </w:r>
        </w:del>
      </w:ins>
      <w:ins w:id="12643" w:author="Rev 10 Allen Wirfs-Brock" w:date="2012-08-30T11:45:00Z">
        <w:r w:rsidR="00B215F8">
          <w:rPr>
            <w:rFonts w:ascii="Times New Roman" w:hAnsi="Times New Roman"/>
            <w:i/>
          </w:rPr>
          <w:t>Spans</w:t>
        </w:r>
      </w:ins>
    </w:p>
    <w:p w:rsidR="00E66894" w:rsidRDefault="00E66894" w:rsidP="00E66894">
      <w:pPr>
        <w:pStyle w:val="Alg4"/>
        <w:numPr>
          <w:ilvl w:val="0"/>
          <w:numId w:val="905"/>
        </w:numPr>
        <w:spacing w:after="220"/>
        <w:contextualSpacing/>
        <w:rPr>
          <w:ins w:id="12644" w:author="Rev 9 Allen Wirfs-Brock" w:date="2012-07-05T18:38:00Z"/>
        </w:rPr>
      </w:pPr>
      <w:ins w:id="12645" w:author="Rev 9 Allen Wirfs-Brock" w:date="2012-07-05T18:38:00Z">
        <w:r>
          <w:t xml:space="preserve">Let </w:t>
        </w:r>
        <w:r w:rsidRPr="002A7322">
          <w:rPr>
            <w:i/>
          </w:rPr>
          <w:t>siteObj</w:t>
        </w:r>
        <w:r>
          <w:t xml:space="preserve"> be the </w:t>
        </w:r>
        <w:del w:id="12646" w:author="Rev 10 Allen Wirfs-Brock" w:date="2012-08-13T15:47:00Z">
          <w:r w:rsidDel="0003414D">
            <w:delText xml:space="preserve">the </w:delText>
          </w:r>
        </w:del>
        <w:r>
          <w:t>result of the abstraction operation Get</w:t>
        </w:r>
        <w:del w:id="12647" w:author="Rev 10 Allen Wirfs-Brock" w:date="2012-07-29T11:35:00Z">
          <w:r w:rsidDel="00387B31">
            <w:delText>Quasi</w:delText>
          </w:r>
        </w:del>
      </w:ins>
      <w:ins w:id="12648" w:author="Rev 10 Allen Wirfs-Brock" w:date="2012-07-29T11:35:00Z">
        <w:r w:rsidR="00387B31">
          <w:t>Template</w:t>
        </w:r>
      </w:ins>
      <w:ins w:id="12649" w:author="Rev 9 Allen Wirfs-Brock" w:date="2012-07-05T18:38:00Z">
        <w:r>
          <w:t xml:space="preserve">CallSite passing this </w:t>
        </w:r>
        <w:del w:id="12650" w:author="Rev 10 Allen Wirfs-Brock" w:date="2012-07-29T11:35:00Z">
          <w:r w:rsidRPr="002A7322" w:rsidDel="00387B31">
            <w:rPr>
              <w:i/>
            </w:rPr>
            <w:delText>Quasi</w:delText>
          </w:r>
        </w:del>
      </w:ins>
      <w:ins w:id="12651" w:author="Rev 10 Allen Wirfs-Brock" w:date="2012-07-29T11:35:00Z">
        <w:r w:rsidR="00387B31">
          <w:rPr>
            <w:i/>
          </w:rPr>
          <w:t>Template</w:t>
        </w:r>
      </w:ins>
      <w:ins w:id="12652" w:author="Rev 9 Allen Wirfs-Brock" w:date="2012-07-05T18:38:00Z">
        <w:r w:rsidRPr="002A7322">
          <w:rPr>
            <w:i/>
          </w:rPr>
          <w:t>Literal</w:t>
        </w:r>
        <w:r>
          <w:t xml:space="preserve"> production as the argument.</w:t>
        </w:r>
      </w:ins>
    </w:p>
    <w:p w:rsidR="00E66894" w:rsidRDefault="00E66894" w:rsidP="00E66894">
      <w:pPr>
        <w:pStyle w:val="Alg4"/>
        <w:numPr>
          <w:ilvl w:val="0"/>
          <w:numId w:val="905"/>
        </w:numPr>
        <w:spacing w:after="220"/>
        <w:contextualSpacing/>
        <w:rPr>
          <w:ins w:id="12653" w:author="Rev 9 Allen Wirfs-Brock" w:date="2012-07-05T18:38:00Z"/>
        </w:rPr>
      </w:pPr>
      <w:ins w:id="12654" w:author="Rev 9 Allen Wirfs-Brock" w:date="2012-07-05T18:38:00Z">
        <w:r>
          <w:t xml:space="preserve">Let </w:t>
        </w:r>
        <w:r w:rsidRPr="009B3535">
          <w:rPr>
            <w:i/>
          </w:rPr>
          <w:t>firstSub</w:t>
        </w:r>
        <w:r>
          <w:t xml:space="preserve"> be the result of  evaluating </w:t>
        </w:r>
        <w:r w:rsidRPr="009B3535">
          <w:rPr>
            <w:i/>
          </w:rPr>
          <w:t>Expression</w:t>
        </w:r>
        <w:r>
          <w:t xml:space="preserve">. </w:t>
        </w:r>
      </w:ins>
    </w:p>
    <w:p w:rsidR="00E66894" w:rsidRDefault="00E66894" w:rsidP="00E66894">
      <w:pPr>
        <w:pStyle w:val="Alg4"/>
        <w:numPr>
          <w:ilvl w:val="0"/>
          <w:numId w:val="905"/>
        </w:numPr>
        <w:spacing w:after="220"/>
        <w:contextualSpacing/>
        <w:rPr>
          <w:ins w:id="12655" w:author="Rev 9 Allen Wirfs-Brock" w:date="2012-07-05T18:38:00Z"/>
        </w:rPr>
      </w:pPr>
      <w:ins w:id="12656" w:author="Rev 9 Allen Wirfs-Brock" w:date="2012-07-05T18:38:00Z">
        <w:r>
          <w:t>ReturnIfAbrupt(</w:t>
        </w:r>
        <w:r w:rsidRPr="00CD1FDB">
          <w:rPr>
            <w:i/>
          </w:rPr>
          <w:t>firstSub</w:t>
        </w:r>
        <w:r>
          <w:t>).</w:t>
        </w:r>
      </w:ins>
    </w:p>
    <w:p w:rsidR="00E66894" w:rsidRDefault="00E66894" w:rsidP="00E66894">
      <w:pPr>
        <w:pStyle w:val="Alg4"/>
        <w:numPr>
          <w:ilvl w:val="0"/>
          <w:numId w:val="905"/>
        </w:numPr>
        <w:spacing w:after="220"/>
        <w:contextualSpacing/>
        <w:rPr>
          <w:ins w:id="12657" w:author="Rev 9 Allen Wirfs-Brock" w:date="2012-07-05T18:38:00Z"/>
        </w:rPr>
      </w:pPr>
      <w:ins w:id="12658" w:author="Rev 9 Allen Wirfs-Brock" w:date="2012-07-05T18:38:00Z">
        <w:r>
          <w:t xml:space="preserve">Let </w:t>
        </w:r>
        <w:r w:rsidRPr="009B3535">
          <w:rPr>
            <w:i/>
          </w:rPr>
          <w:t>restSub</w:t>
        </w:r>
        <w:r>
          <w:t xml:space="preserve"> be SubstitutionEvaluation of </w:t>
        </w:r>
        <w:del w:id="12659" w:author="Rev 10 Allen Wirfs-Brock" w:date="2012-07-29T11:35:00Z">
          <w:r w:rsidRPr="009B3535" w:rsidDel="00387B31">
            <w:rPr>
              <w:i/>
            </w:rPr>
            <w:delText>Quasi</w:delText>
          </w:r>
        </w:del>
      </w:ins>
      <w:ins w:id="12660" w:author="Rev 10 Allen Wirfs-Brock" w:date="2012-07-29T11:35:00Z">
        <w:r w:rsidR="00387B31">
          <w:rPr>
            <w:i/>
          </w:rPr>
          <w:t>Template</w:t>
        </w:r>
      </w:ins>
      <w:ins w:id="12661" w:author="Rev 9 Allen Wirfs-Brock" w:date="2012-07-05T18:41:00Z">
        <w:del w:id="12662" w:author="Rev 10 Allen Wirfs-Brock" w:date="2012-08-30T11:45:00Z">
          <w:r w:rsidDel="00B215F8">
            <w:rPr>
              <w:i/>
            </w:rPr>
            <w:delText>MiddleList</w:delText>
          </w:r>
        </w:del>
      </w:ins>
      <w:ins w:id="12663" w:author="Rev 10 Allen Wirfs-Brock" w:date="2012-08-30T11:45:00Z">
        <w:r w:rsidR="00B215F8">
          <w:rPr>
            <w:i/>
          </w:rPr>
          <w:t>Spans</w:t>
        </w:r>
      </w:ins>
      <w:ins w:id="12664" w:author="Rev 9 Allen Wirfs-Brock" w:date="2012-07-05T18:38:00Z">
        <w:r>
          <w:t>.</w:t>
        </w:r>
      </w:ins>
    </w:p>
    <w:p w:rsidR="00E66894" w:rsidRDefault="00E66894" w:rsidP="00E66894">
      <w:pPr>
        <w:pStyle w:val="Alg4"/>
        <w:numPr>
          <w:ilvl w:val="0"/>
          <w:numId w:val="905"/>
        </w:numPr>
        <w:spacing w:after="220"/>
        <w:contextualSpacing/>
        <w:rPr>
          <w:ins w:id="12665" w:author="Rev 9 Allen Wirfs-Brock" w:date="2012-07-05T18:38:00Z"/>
        </w:rPr>
      </w:pPr>
      <w:ins w:id="12666" w:author="Rev 9 Allen Wirfs-Brock" w:date="2012-07-05T18:38:00Z">
        <w:r>
          <w:t>ReturnIfAbrupt(</w:t>
        </w:r>
        <w:r w:rsidRPr="00CD1FDB">
          <w:rPr>
            <w:i/>
          </w:rPr>
          <w:t>restSub</w:t>
        </w:r>
        <w:r>
          <w:t>).</w:t>
        </w:r>
      </w:ins>
    </w:p>
    <w:p w:rsidR="00E66894" w:rsidRDefault="00E66894" w:rsidP="00E66894">
      <w:pPr>
        <w:pStyle w:val="Alg4"/>
        <w:numPr>
          <w:ilvl w:val="0"/>
          <w:numId w:val="905"/>
        </w:numPr>
        <w:spacing w:after="220"/>
        <w:contextualSpacing/>
        <w:rPr>
          <w:ins w:id="12667" w:author="Rev 9 Allen Wirfs-Brock" w:date="2012-07-05T18:38:00Z"/>
        </w:rPr>
      </w:pPr>
      <w:ins w:id="12668" w:author="Rev 9 Allen Wirfs-Brock" w:date="2012-07-05T18:38:00Z">
        <w:r>
          <w:t xml:space="preserve">Assert, </w:t>
        </w:r>
        <w:r w:rsidRPr="009B3535">
          <w:rPr>
            <w:i/>
          </w:rPr>
          <w:t>restSub</w:t>
        </w:r>
        <w:r>
          <w:t xml:space="preserve"> is a List.</w:t>
        </w:r>
      </w:ins>
    </w:p>
    <w:p w:rsidR="00E66894" w:rsidRPr="00E77497" w:rsidRDefault="00E66894" w:rsidP="00E66894">
      <w:pPr>
        <w:pStyle w:val="Alg4"/>
        <w:numPr>
          <w:ilvl w:val="0"/>
          <w:numId w:val="905"/>
        </w:numPr>
        <w:spacing w:after="220"/>
        <w:contextualSpacing/>
        <w:rPr>
          <w:ins w:id="12669" w:author="Rev 9 Allen Wirfs-Brock" w:date="2012-07-05T18:38:00Z"/>
        </w:rPr>
      </w:pPr>
      <w:ins w:id="12670" w:author="Rev 9 Allen Wirfs-Brock" w:date="2012-07-05T18:38:00Z">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ins>
    </w:p>
    <w:p w:rsidR="000612CE" w:rsidRDefault="000612CE" w:rsidP="000612CE">
      <w:pPr>
        <w:rPr>
          <w:ins w:id="12671" w:author="Rev 11 Allen Wirfs-Brock" w:date="2012-10-23T15:46:00Z"/>
        </w:rPr>
      </w:pPr>
      <w:ins w:id="12672" w:author="Rev 11 Allen Wirfs-Brock" w:date="2012-10-23T15:46:00Z">
        <w:r w:rsidRPr="00E77497">
          <w:rPr>
            <w:rFonts w:ascii="Helvetica" w:hAnsi="Helvetica"/>
            <w:b/>
          </w:rPr>
          <w:t xml:space="preserve">Runtime Semantics: </w:t>
        </w:r>
      </w:ins>
      <w:ins w:id="12673" w:author="Rev 11 Allen Wirfs-Brock" w:date="2012-10-23T15:47:00Z">
        <w:r w:rsidRPr="000612CE">
          <w:rPr>
            <w:rFonts w:ascii="Helvetica" w:hAnsi="Helvetica"/>
            <w:b/>
            <w:spacing w:val="6"/>
          </w:rPr>
          <w:t xml:space="preserve">GetTemplateCallSite </w:t>
        </w:r>
      </w:ins>
      <w:ins w:id="12674" w:author="Rev 11 Allen Wirfs-Brock" w:date="2012-10-23T15:46:00Z">
        <w:r>
          <w:rPr>
            <w:rFonts w:ascii="Helvetica" w:hAnsi="Helvetica"/>
            <w:b/>
            <w:spacing w:val="6"/>
          </w:rPr>
          <w:t>Abstract Operation</w:t>
        </w:r>
      </w:ins>
    </w:p>
    <w:p w:rsidR="007B578E" w:rsidRDefault="007B578E" w:rsidP="007B578E">
      <w:pPr>
        <w:rPr>
          <w:ins w:id="12675" w:author="Rev 9 Allen Wirfs-Brock" w:date="2012-07-05T10:46:00Z"/>
        </w:rPr>
      </w:pPr>
      <w:ins w:id="12676" w:author="Rev 9 Allen Wirfs-Brock" w:date="2012-07-05T10:41:00Z">
        <w:r>
          <w:t>The abstract o</w:t>
        </w:r>
      </w:ins>
      <w:ins w:id="12677" w:author="Rev 9 Allen Wirfs-Brock" w:date="2012-07-05T10:43:00Z">
        <w:r>
          <w:t xml:space="preserve">peration </w:t>
        </w:r>
      </w:ins>
      <w:ins w:id="12678" w:author="Rev 9 Allen Wirfs-Brock" w:date="2012-07-05T11:53:00Z">
        <w:r w:rsidR="00A0196C" w:rsidRPr="00A0196C">
          <w:rPr>
            <w:rFonts w:ascii="Times New Roman" w:hAnsi="Times New Roman"/>
          </w:rPr>
          <w:t>Get</w:t>
        </w:r>
        <w:del w:id="12679" w:author="Rev 10 Allen Wirfs-Brock" w:date="2012-07-29T11:35:00Z">
          <w:r w:rsidR="00A0196C" w:rsidRPr="00A0196C" w:rsidDel="00387B31">
            <w:rPr>
              <w:rFonts w:ascii="Times New Roman" w:hAnsi="Times New Roman"/>
            </w:rPr>
            <w:delText>Quasi</w:delText>
          </w:r>
        </w:del>
      </w:ins>
      <w:ins w:id="12680" w:author="Rev 10 Allen Wirfs-Brock" w:date="2012-07-29T11:35:00Z">
        <w:r w:rsidR="00387B31">
          <w:rPr>
            <w:rFonts w:ascii="Times New Roman" w:hAnsi="Times New Roman"/>
          </w:rPr>
          <w:t>Template</w:t>
        </w:r>
      </w:ins>
      <w:ins w:id="12681" w:author="Rev 9 Allen Wirfs-Brock" w:date="2012-07-05T11:53:00Z">
        <w:r w:rsidR="00A0196C" w:rsidRPr="00A0196C">
          <w:rPr>
            <w:rFonts w:ascii="Times New Roman" w:hAnsi="Times New Roman"/>
          </w:rPr>
          <w:t xml:space="preserve">CallSite </w:t>
        </w:r>
      </w:ins>
      <w:ins w:id="12682" w:author="Rev 9 Allen Wirfs-Brock" w:date="2012-07-05T10:45:00Z">
        <w:r w:rsidR="00286A19">
          <w:t>is called with a</w:t>
        </w:r>
      </w:ins>
      <w:ins w:id="12683" w:author="Rev 9 Allen Wirfs-Brock" w:date="2012-07-05T10:44:00Z">
        <w:r>
          <w:t xml:space="preserve"> </w:t>
        </w:r>
      </w:ins>
      <w:ins w:id="12684" w:author="Rev 9 Allen Wirfs-Brock" w:date="2012-07-05T10:46:00Z">
        <w:r>
          <w:t xml:space="preserve">grammar production, </w:t>
        </w:r>
      </w:ins>
      <w:ins w:id="12685" w:author="Rev 9 Allen Wirfs-Brock" w:date="2012-07-05T10:45:00Z">
        <w:del w:id="12686" w:author="Rev 10 Allen Wirfs-Brock" w:date="2012-07-29T11:44:00Z">
          <w:r w:rsidRPr="007B578E" w:rsidDel="000B1F1B">
            <w:rPr>
              <w:rFonts w:ascii="Times New Roman" w:hAnsi="Times New Roman"/>
              <w:i/>
            </w:rPr>
            <w:delText>quasi</w:delText>
          </w:r>
        </w:del>
      </w:ins>
      <w:ins w:id="12687" w:author="Rev 10 Allen Wirfs-Brock" w:date="2012-07-29T11:44:00Z">
        <w:r w:rsidR="000B1F1B">
          <w:rPr>
            <w:rFonts w:ascii="Times New Roman" w:hAnsi="Times New Roman"/>
            <w:i/>
          </w:rPr>
          <w:t>template</w:t>
        </w:r>
      </w:ins>
      <w:ins w:id="12688" w:author="Rev 9 Allen Wirfs-Brock" w:date="2012-07-05T10:45:00Z">
        <w:r w:rsidRPr="007B578E">
          <w:rPr>
            <w:rFonts w:ascii="Times New Roman" w:hAnsi="Times New Roman"/>
            <w:i/>
          </w:rPr>
          <w:t>Literal</w:t>
        </w:r>
      </w:ins>
      <w:ins w:id="12689" w:author="Rev 9 Allen Wirfs-Brock" w:date="2012-07-05T10:46:00Z">
        <w:r>
          <w:t>,</w:t>
        </w:r>
      </w:ins>
      <w:ins w:id="12690" w:author="Rev 9 Allen Wirfs-Brock" w:date="2012-07-05T10:45:00Z">
        <w:r>
          <w:t xml:space="preserve"> </w:t>
        </w:r>
      </w:ins>
      <w:ins w:id="12691" w:author="Rev 9 Allen Wirfs-Brock" w:date="2012-07-05T10:46:00Z">
        <w:r>
          <w:t>as an argument. It performs the following steps:</w:t>
        </w:r>
      </w:ins>
    </w:p>
    <w:p w:rsidR="00D3135B" w:rsidRDefault="00D3135B" w:rsidP="00961F07">
      <w:pPr>
        <w:pStyle w:val="Alg4"/>
        <w:numPr>
          <w:ilvl w:val="0"/>
          <w:numId w:val="901"/>
        </w:numPr>
        <w:spacing w:after="220"/>
        <w:contextualSpacing/>
        <w:rPr>
          <w:ins w:id="12692" w:author="Rev 9 Allen Wirfs-Brock" w:date="2012-07-05T11:31:00Z"/>
        </w:rPr>
      </w:pPr>
      <w:ins w:id="12693" w:author="Rev 9 Allen Wirfs-Brock" w:date="2012-07-05T11:31:00Z">
        <w:r>
          <w:t>If a call site object for the source code</w:t>
        </w:r>
      </w:ins>
      <w:ins w:id="12694" w:author="Rev 9 Allen Wirfs-Brock" w:date="2012-07-05T11:32:00Z">
        <w:r>
          <w:t xml:space="preserve"> corresponding to </w:t>
        </w:r>
        <w:del w:id="12695" w:author="Rev 10 Allen Wirfs-Brock" w:date="2012-07-29T11:44:00Z">
          <w:r w:rsidRPr="00961F07" w:rsidDel="000B1F1B">
            <w:rPr>
              <w:i/>
            </w:rPr>
            <w:delText>quasi</w:delText>
          </w:r>
        </w:del>
      </w:ins>
      <w:ins w:id="12696" w:author="Rev 10 Allen Wirfs-Brock" w:date="2012-07-29T11:44:00Z">
        <w:r w:rsidR="000B1F1B">
          <w:rPr>
            <w:i/>
          </w:rPr>
          <w:t>template</w:t>
        </w:r>
      </w:ins>
      <w:ins w:id="12697" w:author="Rev 9 Allen Wirfs-Brock" w:date="2012-07-05T11:32:00Z">
        <w:r w:rsidRPr="00961F07">
          <w:rPr>
            <w:i/>
          </w:rPr>
          <w:t>Literal</w:t>
        </w:r>
        <w:r>
          <w:t xml:space="preserve"> has already been created by a previous call to this abstract operation, then return that call site object.</w:t>
        </w:r>
      </w:ins>
    </w:p>
    <w:p w:rsidR="007B578E" w:rsidRDefault="007B578E" w:rsidP="00961F07">
      <w:pPr>
        <w:pStyle w:val="Alg4"/>
        <w:numPr>
          <w:ilvl w:val="0"/>
          <w:numId w:val="901"/>
        </w:numPr>
        <w:spacing w:after="220"/>
        <w:contextualSpacing/>
        <w:rPr>
          <w:ins w:id="12698" w:author="Rev 9 Allen Wirfs-Brock" w:date="2012-07-05T10:48:00Z"/>
        </w:rPr>
      </w:pPr>
      <w:ins w:id="12699" w:author="Rev 9 Allen Wirfs-Brock" w:date="2012-07-05T10:48:00Z">
        <w:r>
          <w:t xml:space="preserve">Let </w:t>
        </w:r>
        <w:r w:rsidRPr="00961F07">
          <w:rPr>
            <w:i/>
          </w:rPr>
          <w:t>cookedStrings</w:t>
        </w:r>
        <w:r>
          <w:t xml:space="preserve"> be </w:t>
        </w:r>
        <w:del w:id="12700" w:author="Rev 10 Allen Wirfs-Brock" w:date="2012-07-29T11:43:00Z">
          <w:r w:rsidDel="000B1F1B">
            <w:delText>QuasiStrings</w:delText>
          </w:r>
        </w:del>
      </w:ins>
      <w:ins w:id="12701" w:author="Rev 10 Allen Wirfs-Brock" w:date="2012-07-29T11:43:00Z">
        <w:r w:rsidR="000B1F1B">
          <w:t>TemplateStrings</w:t>
        </w:r>
      </w:ins>
      <w:ins w:id="12702" w:author="Rev 9 Allen Wirfs-Brock" w:date="2012-07-05T10:48:00Z">
        <w:r>
          <w:t xml:space="preserve"> of </w:t>
        </w:r>
        <w:del w:id="12703" w:author="Rev 10 Allen Wirfs-Brock" w:date="2012-07-29T11:44:00Z">
          <w:r w:rsidRPr="00961F07" w:rsidDel="000B1F1B">
            <w:rPr>
              <w:i/>
            </w:rPr>
            <w:delText>quasi</w:delText>
          </w:r>
        </w:del>
      </w:ins>
      <w:ins w:id="12704" w:author="Rev 10 Allen Wirfs-Brock" w:date="2012-07-29T11:44:00Z">
        <w:r w:rsidR="000B1F1B">
          <w:rPr>
            <w:i/>
          </w:rPr>
          <w:t>template</w:t>
        </w:r>
      </w:ins>
      <w:ins w:id="12705" w:author="Rev 9 Allen Wirfs-Brock" w:date="2012-07-05T10:48:00Z">
        <w:r w:rsidRPr="00961F07">
          <w:rPr>
            <w:i/>
          </w:rPr>
          <w:t>Literal</w:t>
        </w:r>
        <w:r>
          <w:t xml:space="preserve"> with argument </w:t>
        </w:r>
        <w:r w:rsidRPr="00961F07">
          <w:rPr>
            <w:b/>
          </w:rPr>
          <w:t>false</w:t>
        </w:r>
        <w:r>
          <w:t xml:space="preserve">. </w:t>
        </w:r>
      </w:ins>
    </w:p>
    <w:p w:rsidR="007B578E" w:rsidRDefault="007B578E" w:rsidP="00961F07">
      <w:pPr>
        <w:pStyle w:val="Alg4"/>
        <w:numPr>
          <w:ilvl w:val="0"/>
          <w:numId w:val="901"/>
        </w:numPr>
        <w:spacing w:after="220"/>
        <w:contextualSpacing/>
        <w:rPr>
          <w:ins w:id="12706" w:author="Rev 9 Allen Wirfs-Brock" w:date="2012-07-05T10:49:00Z"/>
        </w:rPr>
      </w:pPr>
      <w:ins w:id="12707" w:author="Rev 9 Allen Wirfs-Brock" w:date="2012-07-05T10:49:00Z">
        <w:r>
          <w:t xml:space="preserve">Let </w:t>
        </w:r>
        <w:r>
          <w:rPr>
            <w:i/>
          </w:rPr>
          <w:t>raw</w:t>
        </w:r>
        <w:r w:rsidRPr="00887FC2">
          <w:rPr>
            <w:i/>
          </w:rPr>
          <w:t>Strings</w:t>
        </w:r>
        <w:r>
          <w:t xml:space="preserve"> be </w:t>
        </w:r>
        <w:del w:id="12708" w:author="Rev 10 Allen Wirfs-Brock" w:date="2012-07-29T11:43:00Z">
          <w:r w:rsidDel="000B1F1B">
            <w:delText>QuasiStrings</w:delText>
          </w:r>
        </w:del>
      </w:ins>
      <w:ins w:id="12709" w:author="Rev 10 Allen Wirfs-Brock" w:date="2012-07-29T11:43:00Z">
        <w:r w:rsidR="000B1F1B">
          <w:t>TemplateStrings</w:t>
        </w:r>
      </w:ins>
      <w:ins w:id="12710" w:author="Rev 9 Allen Wirfs-Brock" w:date="2012-07-05T10:49:00Z">
        <w:r>
          <w:t xml:space="preserve"> of </w:t>
        </w:r>
        <w:del w:id="12711" w:author="Rev 10 Allen Wirfs-Brock" w:date="2012-07-29T11:44:00Z">
          <w:r w:rsidRPr="00887FC2" w:rsidDel="000B1F1B">
            <w:rPr>
              <w:i/>
            </w:rPr>
            <w:delText>quasi</w:delText>
          </w:r>
        </w:del>
      </w:ins>
      <w:ins w:id="12712" w:author="Rev 10 Allen Wirfs-Brock" w:date="2012-07-29T11:44:00Z">
        <w:r w:rsidR="000B1F1B">
          <w:rPr>
            <w:i/>
          </w:rPr>
          <w:t>template</w:t>
        </w:r>
      </w:ins>
      <w:ins w:id="12713" w:author="Rev 9 Allen Wirfs-Brock" w:date="2012-07-05T10:49:00Z">
        <w:r w:rsidRPr="00887FC2">
          <w:rPr>
            <w:i/>
          </w:rPr>
          <w:t>Literal</w:t>
        </w:r>
        <w:r>
          <w:t xml:space="preserve"> with argument </w:t>
        </w:r>
        <w:r>
          <w:rPr>
            <w:b/>
          </w:rPr>
          <w:t>true</w:t>
        </w:r>
        <w:r>
          <w:t>.</w:t>
        </w:r>
      </w:ins>
    </w:p>
    <w:p w:rsidR="007B578E" w:rsidRDefault="007B578E" w:rsidP="00961F07">
      <w:pPr>
        <w:pStyle w:val="Alg4"/>
        <w:numPr>
          <w:ilvl w:val="0"/>
          <w:numId w:val="901"/>
        </w:numPr>
        <w:spacing w:after="220"/>
        <w:contextualSpacing/>
        <w:rPr>
          <w:ins w:id="12714" w:author="Rev 9 Allen Wirfs-Brock" w:date="2012-07-05T10:49:00Z"/>
        </w:rPr>
      </w:pPr>
      <w:ins w:id="12715" w:author="Rev 9 Allen Wirfs-Brock" w:date="2012-07-05T10:50:00Z">
        <w:r>
          <w:t xml:space="preserve">Let </w:t>
        </w:r>
        <w:r w:rsidRPr="00961F07">
          <w:rPr>
            <w:i/>
          </w:rPr>
          <w:t>count</w:t>
        </w:r>
        <w:r>
          <w:t xml:space="preserve"> be the number of elements in the List </w:t>
        </w:r>
        <w:r w:rsidRPr="00961F07">
          <w:rPr>
            <w:i/>
          </w:rPr>
          <w:t>cookedStrings</w:t>
        </w:r>
        <w:r>
          <w:t>.</w:t>
        </w:r>
      </w:ins>
    </w:p>
    <w:p w:rsidR="007B578E" w:rsidRDefault="007B578E" w:rsidP="00961F07">
      <w:pPr>
        <w:pStyle w:val="Alg4"/>
        <w:numPr>
          <w:ilvl w:val="0"/>
          <w:numId w:val="901"/>
        </w:numPr>
        <w:spacing w:after="220"/>
        <w:contextualSpacing/>
        <w:rPr>
          <w:ins w:id="12716" w:author="Rev 9 Allen Wirfs-Brock" w:date="2012-07-05T10:47:00Z"/>
        </w:rPr>
      </w:pPr>
      <w:ins w:id="12717" w:author="Rev 9 Allen Wirfs-Brock" w:date="2012-07-05T10:47:00Z">
        <w:r>
          <w:t xml:space="preserve">Let </w:t>
        </w:r>
        <w:r w:rsidRPr="00CD1FDB">
          <w:rPr>
            <w:i/>
          </w:rPr>
          <w:t>siteObj</w:t>
        </w:r>
        <w:r>
          <w:t xml:space="preserve"> be the result of the abstraction operation ArrayCreate with argument </w:t>
        </w:r>
      </w:ins>
      <w:ins w:id="12718" w:author="Rev 9 Allen Wirfs-Brock" w:date="2012-07-05T10:50:00Z">
        <w:r w:rsidRPr="00961F07">
          <w:rPr>
            <w:i/>
          </w:rPr>
          <w:t>count</w:t>
        </w:r>
      </w:ins>
      <w:ins w:id="12719" w:author="Rev 9 Allen Wirfs-Brock" w:date="2012-07-05T10:47:00Z">
        <w:r>
          <w:t>.</w:t>
        </w:r>
      </w:ins>
    </w:p>
    <w:p w:rsidR="007B578E" w:rsidRDefault="007B578E" w:rsidP="00961F07">
      <w:pPr>
        <w:pStyle w:val="Alg4"/>
        <w:numPr>
          <w:ilvl w:val="0"/>
          <w:numId w:val="901"/>
        </w:numPr>
        <w:spacing w:after="220"/>
        <w:contextualSpacing/>
        <w:rPr>
          <w:ins w:id="12720" w:author="Rev 9 Allen Wirfs-Brock" w:date="2012-07-05T10:47:00Z"/>
        </w:rPr>
      </w:pPr>
      <w:ins w:id="12721" w:author="Rev 9 Allen Wirfs-Brock" w:date="2012-07-05T10:47:00Z">
        <w:r>
          <w:t xml:space="preserve">Let </w:t>
        </w:r>
        <w:r>
          <w:rPr>
            <w:i/>
          </w:rPr>
          <w:t>raw</w:t>
        </w:r>
        <w:r w:rsidRPr="00CD1FDB">
          <w:rPr>
            <w:i/>
          </w:rPr>
          <w:t>Obj</w:t>
        </w:r>
        <w:r>
          <w:t xml:space="preserve"> be the result of the abstraction operation ArrayCreate with argument </w:t>
        </w:r>
      </w:ins>
      <w:ins w:id="12722" w:author="Rev 9 Allen Wirfs-Brock" w:date="2012-07-05T10:51:00Z">
        <w:r w:rsidR="00C02D3F" w:rsidRPr="00887FC2">
          <w:rPr>
            <w:i/>
          </w:rPr>
          <w:t>count</w:t>
        </w:r>
      </w:ins>
      <w:ins w:id="12723" w:author="Rev 9 Allen Wirfs-Brock" w:date="2012-07-05T10:47:00Z">
        <w:r>
          <w:t>.</w:t>
        </w:r>
      </w:ins>
    </w:p>
    <w:p w:rsidR="00C02D3F" w:rsidRDefault="00C02D3F" w:rsidP="00961F07">
      <w:pPr>
        <w:pStyle w:val="Alg4"/>
        <w:numPr>
          <w:ilvl w:val="0"/>
          <w:numId w:val="901"/>
        </w:numPr>
        <w:spacing w:after="220"/>
        <w:contextualSpacing/>
        <w:rPr>
          <w:ins w:id="12724" w:author="Rev 9 Allen Wirfs-Brock" w:date="2012-07-05T10:51:00Z"/>
        </w:rPr>
      </w:pPr>
      <w:ins w:id="12725" w:author="Rev 9 Allen Wirfs-Brock" w:date="2012-07-05T10:51:00Z">
        <w:r>
          <w:t xml:space="preserve">Let </w:t>
        </w:r>
        <w:r w:rsidRPr="0053000C">
          <w:rPr>
            <w:i/>
          </w:rPr>
          <w:t>index</w:t>
        </w:r>
        <w:r>
          <w:t xml:space="preserve"> be 0.</w:t>
        </w:r>
      </w:ins>
    </w:p>
    <w:p w:rsidR="00C02D3F" w:rsidRDefault="00C02D3F" w:rsidP="00961F07">
      <w:pPr>
        <w:pStyle w:val="Alg4"/>
        <w:numPr>
          <w:ilvl w:val="0"/>
          <w:numId w:val="901"/>
        </w:numPr>
        <w:spacing w:after="220"/>
        <w:contextualSpacing/>
        <w:rPr>
          <w:ins w:id="12726" w:author="Rev 9 Allen Wirfs-Brock" w:date="2012-07-05T10:52:00Z"/>
        </w:rPr>
      </w:pPr>
      <w:ins w:id="12727" w:author="Rev 9 Allen Wirfs-Brock" w:date="2012-07-05T10:52:00Z">
        <w:r>
          <w:lastRenderedPageBreak/>
          <w:t xml:space="preserve">Repeat while </w:t>
        </w:r>
        <w:r w:rsidRPr="00961F07">
          <w:rPr>
            <w:i/>
          </w:rPr>
          <w:t>index</w:t>
        </w:r>
        <w:r>
          <w:t xml:space="preserve"> &lt; </w:t>
        </w:r>
        <w:r w:rsidRPr="00961F07">
          <w:rPr>
            <w:i/>
          </w:rPr>
          <w:t>count</w:t>
        </w:r>
      </w:ins>
    </w:p>
    <w:p w:rsidR="00C02D3F" w:rsidRDefault="00C02D3F" w:rsidP="00C02D3F">
      <w:pPr>
        <w:pStyle w:val="Alg4"/>
        <w:numPr>
          <w:ilvl w:val="1"/>
          <w:numId w:val="901"/>
        </w:numPr>
        <w:spacing w:after="220"/>
        <w:contextualSpacing/>
        <w:rPr>
          <w:ins w:id="12728" w:author="Rev 9 Allen Wirfs-Brock" w:date="2012-07-05T10:54:00Z"/>
        </w:rPr>
      </w:pPr>
      <w:ins w:id="12729" w:author="Rev 9 Allen Wirfs-Brock" w:date="2012-07-05T10:55:00Z">
        <w:r>
          <w:t xml:space="preserve">Let </w:t>
        </w:r>
        <w:r w:rsidRPr="00961F07">
          <w:rPr>
            <w:i/>
          </w:rPr>
          <w:t>prop</w:t>
        </w:r>
        <w:r>
          <w:t xml:space="preserve"> be ToString(</w:t>
        </w:r>
        <w:r w:rsidRPr="00961F07">
          <w:rPr>
            <w:i/>
          </w:rPr>
          <w:t>index</w:t>
        </w:r>
        <w:r>
          <w:t>).</w:t>
        </w:r>
      </w:ins>
    </w:p>
    <w:p w:rsidR="00C02D3F" w:rsidRDefault="00C02D3F" w:rsidP="00C02D3F">
      <w:pPr>
        <w:pStyle w:val="Alg4"/>
        <w:numPr>
          <w:ilvl w:val="1"/>
          <w:numId w:val="901"/>
        </w:numPr>
        <w:spacing w:after="220"/>
        <w:contextualSpacing/>
        <w:rPr>
          <w:ins w:id="12730" w:author="Rev 9 Allen Wirfs-Brock" w:date="2012-07-05T10:55:00Z"/>
        </w:rPr>
      </w:pPr>
      <w:ins w:id="12731" w:author="Rev 9 Allen Wirfs-Brock" w:date="2012-07-05T10:55:00Z">
        <w:r>
          <w:t xml:space="preserve">Let </w:t>
        </w:r>
        <w:r w:rsidRPr="00961F07">
          <w:rPr>
            <w:i/>
          </w:rPr>
          <w:t>cookedValue</w:t>
        </w:r>
        <w:r>
          <w:t xml:space="preserve"> be the </w:t>
        </w:r>
      </w:ins>
      <w:ins w:id="12732" w:author="Rev 9 Allen Wirfs-Brock" w:date="2012-07-05T10:58:00Z">
        <w:r>
          <w:t>s</w:t>
        </w:r>
      </w:ins>
      <w:ins w:id="12733" w:author="Rev 9 Allen Wirfs-Brock" w:date="2012-07-05T10:55:00Z">
        <w:r>
          <w:t>tring</w:t>
        </w:r>
      </w:ins>
      <w:ins w:id="12734" w:author="Rev 9 Allen Wirfs-Brock" w:date="2012-07-05T10:58:00Z">
        <w:r>
          <w:t xml:space="preserve"> value</w:t>
        </w:r>
      </w:ins>
      <w:ins w:id="12735" w:author="Rev 9 Allen Wirfs-Brock" w:date="2012-07-05T10:55:00Z">
        <w:r>
          <w:t xml:space="preserve"> at 0-based position </w:t>
        </w:r>
      </w:ins>
      <w:ins w:id="12736" w:author="Rev 9 Allen Wirfs-Brock" w:date="2012-07-05T10:57:00Z">
        <w:r w:rsidRPr="00961F07">
          <w:rPr>
            <w:i/>
          </w:rPr>
          <w:t>index</w:t>
        </w:r>
        <w:r>
          <w:t xml:space="preserve"> </w:t>
        </w:r>
      </w:ins>
      <w:ins w:id="12737" w:author="Rev 9 Allen Wirfs-Brock" w:date="2012-07-05T10:55:00Z">
        <w:r>
          <w:t>of</w:t>
        </w:r>
      </w:ins>
      <w:ins w:id="12738" w:author="Rev 9 Allen Wirfs-Brock" w:date="2012-07-05T10:57:00Z">
        <w:r>
          <w:t xml:space="preserve"> the</w:t>
        </w:r>
      </w:ins>
      <w:ins w:id="12739" w:author="Rev 9 Allen Wirfs-Brock" w:date="2012-07-05T10:55:00Z">
        <w:r>
          <w:t xml:space="preserve"> List </w:t>
        </w:r>
        <w:r w:rsidRPr="00961F07">
          <w:rPr>
            <w:i/>
          </w:rPr>
          <w:t>cookedStrings</w:t>
        </w:r>
        <w:r>
          <w:t>.</w:t>
        </w:r>
      </w:ins>
    </w:p>
    <w:p w:rsidR="007B578E" w:rsidRDefault="00BA40A0" w:rsidP="00C02D3F">
      <w:pPr>
        <w:pStyle w:val="Alg4"/>
        <w:numPr>
          <w:ilvl w:val="1"/>
          <w:numId w:val="901"/>
        </w:numPr>
        <w:spacing w:after="220"/>
        <w:contextualSpacing/>
        <w:rPr>
          <w:ins w:id="12740" w:author="Rev 9 Allen Wirfs-Brock" w:date="2012-07-05T10:47:00Z"/>
        </w:rPr>
      </w:pPr>
      <w:ins w:id="12741" w:author="Rev 9 Allen Wirfs-Brock" w:date="2012-07-05T12:15:00Z">
        <w:r>
          <w:t>Call</w:t>
        </w:r>
      </w:ins>
      <w:ins w:id="12742" w:author="Rev 9 Allen Wirfs-Brock" w:date="2012-07-05T10:47:00Z">
        <w:r w:rsidR="007B578E">
          <w:t xml:space="preserve"> the [[DefineOwnProperty]] internal method of </w:t>
        </w:r>
        <w:r w:rsidR="007B578E" w:rsidRPr="00CD1FDB">
          <w:rPr>
            <w:i/>
          </w:rPr>
          <w:t>siteObj</w:t>
        </w:r>
        <w:r w:rsidR="007B578E">
          <w:t xml:space="preserve"> with arguments</w:t>
        </w:r>
      </w:ins>
      <w:ins w:id="12743" w:author="Rev 9 Allen Wirfs-Brock" w:date="2012-07-05T10:57:00Z">
        <w:r w:rsidR="00C02D3F" w:rsidRPr="00C02D3F">
          <w:rPr>
            <w:i/>
          </w:rPr>
          <w:t xml:space="preserve"> </w:t>
        </w:r>
        <w:r w:rsidR="00C02D3F" w:rsidRPr="00887FC2">
          <w:rPr>
            <w:i/>
          </w:rPr>
          <w:t>prop</w:t>
        </w:r>
      </w:ins>
      <w:ins w:id="12744" w:author="Rev 9 Allen Wirfs-Brock" w:date="2012-07-05T10:47:00Z">
        <w:r w:rsidR="007B578E">
          <w:rPr>
            <w:b/>
          </w:rPr>
          <w:t xml:space="preserve">, </w:t>
        </w:r>
      </w:ins>
      <w:ins w:id="12745" w:author="Rev 10 Allen Wirfs-Brock" w:date="2012-08-13T16:32:00Z">
        <w:r w:rsidR="0003414D">
          <w:rPr>
            <w:b/>
          </w:rPr>
          <w:t xml:space="preserve">Property Descriptor </w:t>
        </w:r>
      </w:ins>
      <w:ins w:id="12746" w:author="Rev 9 Allen Wirfs-Brock" w:date="2012-07-05T10:47:00Z">
        <w:r w:rsidR="007B578E">
          <w:t xml:space="preserve">{[[Value]]: </w:t>
        </w:r>
        <w:r w:rsidR="007B578E">
          <w:rPr>
            <w:i/>
          </w:rPr>
          <w:t>cookedValue</w:t>
        </w:r>
        <w:r w:rsidR="007B578E">
          <w:t xml:space="preserve">, [[Writable]]: </w:t>
        </w:r>
        <w:r w:rsidR="007B578E">
          <w:rPr>
            <w:b/>
          </w:rPr>
          <w:t>false</w:t>
        </w:r>
        <w:r w:rsidR="007B578E">
          <w:t xml:space="preserve">, [[Configurable]]: </w:t>
        </w:r>
        <w:r w:rsidR="007B578E" w:rsidRPr="00FA34E7">
          <w:rPr>
            <w:b/>
          </w:rPr>
          <w:t>false</w:t>
        </w:r>
        <w:r w:rsidR="007B578E">
          <w:t>}</w:t>
        </w:r>
        <w:del w:id="12747" w:author="Rev 10 Allen Wirfs-Brock" w:date="2012-08-13T16:31:00Z">
          <w:r w:rsidR="007B578E" w:rsidDel="0003414D">
            <w:delText>}</w:delText>
          </w:r>
        </w:del>
        <w:r w:rsidR="007B578E" w:rsidRPr="00E77497">
          <w:t xml:space="preserve">, and </w:t>
        </w:r>
      </w:ins>
      <w:ins w:id="12748" w:author="Rev 9 Allen Wirfs-Brock" w:date="2012-07-05T12:15:00Z">
        <w:r>
          <w:rPr>
            <w:b/>
          </w:rPr>
          <w:t>false</w:t>
        </w:r>
      </w:ins>
      <w:ins w:id="12749" w:author="Rev 9 Allen Wirfs-Brock" w:date="2012-07-05T10:47:00Z">
        <w:r w:rsidR="007B578E">
          <w:rPr>
            <w:i/>
          </w:rPr>
          <w:t>.</w:t>
        </w:r>
      </w:ins>
    </w:p>
    <w:p w:rsidR="007B578E" w:rsidRDefault="007B578E" w:rsidP="00C02D3F">
      <w:pPr>
        <w:pStyle w:val="Alg4"/>
        <w:numPr>
          <w:ilvl w:val="1"/>
          <w:numId w:val="901"/>
        </w:numPr>
        <w:spacing w:after="220"/>
        <w:contextualSpacing/>
        <w:rPr>
          <w:ins w:id="12750" w:author="Rev 9 Allen Wirfs-Brock" w:date="2012-07-05T10:47:00Z"/>
        </w:rPr>
      </w:pPr>
      <w:ins w:id="12751" w:author="Rev 9 Allen Wirfs-Brock" w:date="2012-07-05T10:47:00Z">
        <w:r>
          <w:t xml:space="preserve">Let </w:t>
        </w:r>
        <w:r>
          <w:rPr>
            <w:i/>
          </w:rPr>
          <w:t>raw</w:t>
        </w:r>
        <w:r w:rsidRPr="00CD1FDB">
          <w:rPr>
            <w:i/>
          </w:rPr>
          <w:t>Value</w:t>
        </w:r>
        <w:r>
          <w:t xml:space="preserve"> be the string value </w:t>
        </w:r>
      </w:ins>
      <w:ins w:id="12752" w:author="Rev 9 Allen Wirfs-Brock" w:date="2012-07-05T10:58:00Z">
        <w:del w:id="12753" w:author="Rev 10 Allen Wirfs-Brock" w:date="2012-08-13T16:06:00Z">
          <w:r w:rsidR="00C02D3F" w:rsidDel="0003414D">
            <w:delText xml:space="preserve">value </w:delText>
          </w:r>
        </w:del>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ins>
      <w:ins w:id="12754" w:author="Rev 9 Allen Wirfs-Brock" w:date="2012-07-05T10:47:00Z">
        <w:r w:rsidRPr="00E77497">
          <w:t>.</w:t>
        </w:r>
      </w:ins>
    </w:p>
    <w:p w:rsidR="007B578E" w:rsidRDefault="00BA40A0" w:rsidP="00C02D3F">
      <w:pPr>
        <w:pStyle w:val="Alg4"/>
        <w:numPr>
          <w:ilvl w:val="1"/>
          <w:numId w:val="901"/>
        </w:numPr>
        <w:spacing w:after="220"/>
        <w:contextualSpacing/>
        <w:rPr>
          <w:ins w:id="12755" w:author="Rev 9 Allen Wirfs-Brock" w:date="2012-07-05T10:47:00Z"/>
        </w:rPr>
      </w:pPr>
      <w:ins w:id="12756" w:author="Rev 9 Allen Wirfs-Brock" w:date="2012-07-05T12:15:00Z">
        <w:r>
          <w:t>Call</w:t>
        </w:r>
      </w:ins>
      <w:ins w:id="12757" w:author="Rev 9 Allen Wirfs-Brock" w:date="2012-07-05T10:47:00Z">
        <w:r w:rsidR="007B578E">
          <w:t xml:space="preserve"> the [[DefineOwnProperty]] internal method of </w:t>
        </w:r>
        <w:r w:rsidR="007B578E" w:rsidRPr="00CD1FDB">
          <w:rPr>
            <w:i/>
          </w:rPr>
          <w:t>rawObj</w:t>
        </w:r>
        <w:r w:rsidR="007B578E">
          <w:t xml:space="preserve"> with arguments</w:t>
        </w:r>
      </w:ins>
      <w:ins w:id="12758" w:author="Rev 9 Allen Wirfs-Brock" w:date="2012-07-05T10:59:00Z">
        <w:r w:rsidR="00C02D3F" w:rsidRPr="00C02D3F">
          <w:rPr>
            <w:i/>
          </w:rPr>
          <w:t xml:space="preserve"> </w:t>
        </w:r>
        <w:r w:rsidR="00C02D3F" w:rsidRPr="00887FC2">
          <w:rPr>
            <w:i/>
          </w:rPr>
          <w:t>prop</w:t>
        </w:r>
      </w:ins>
      <w:ins w:id="12759" w:author="Rev 9 Allen Wirfs-Brock" w:date="2012-07-05T10:47:00Z">
        <w:r w:rsidR="007B578E">
          <w:rPr>
            <w:b/>
          </w:rPr>
          <w:t xml:space="preserve">, </w:t>
        </w:r>
      </w:ins>
      <w:ins w:id="12760" w:author="Rev 10 Allen Wirfs-Brock" w:date="2012-08-13T16:32:00Z">
        <w:r w:rsidR="0003414D">
          <w:rPr>
            <w:b/>
          </w:rPr>
          <w:t xml:space="preserve">Property Descriptor </w:t>
        </w:r>
      </w:ins>
      <w:ins w:id="12761" w:author="Rev 9 Allen Wirfs-Brock" w:date="2012-07-05T10:47:00Z">
        <w:r w:rsidR="007B578E">
          <w:t xml:space="preserve">{[[Value]]: </w:t>
        </w:r>
        <w:r w:rsidR="007B578E">
          <w:rPr>
            <w:i/>
          </w:rPr>
          <w:t>rawValue</w:t>
        </w:r>
        <w:r w:rsidR="007B578E">
          <w:t xml:space="preserve">, [[Writable]]: </w:t>
        </w:r>
        <w:r w:rsidR="007B578E">
          <w:rPr>
            <w:b/>
          </w:rPr>
          <w:t>false</w:t>
        </w:r>
        <w:r w:rsidR="007B578E">
          <w:t xml:space="preserve">, [[Configurable]]: </w:t>
        </w:r>
        <w:r w:rsidR="007B578E" w:rsidRPr="00FA34E7">
          <w:rPr>
            <w:b/>
          </w:rPr>
          <w:t>false</w:t>
        </w:r>
        <w:r w:rsidR="007B578E">
          <w:t>}</w:t>
        </w:r>
        <w:del w:id="12762" w:author="Rev 10 Allen Wirfs-Brock" w:date="2012-08-13T16:32:00Z">
          <w:r w:rsidR="007B578E" w:rsidDel="0003414D">
            <w:delText>}</w:delText>
          </w:r>
        </w:del>
        <w:r w:rsidR="007B578E" w:rsidRPr="00E77497">
          <w:t xml:space="preserve">, and </w:t>
        </w:r>
        <w:r w:rsidR="007B578E" w:rsidRPr="00FA34E7">
          <w:rPr>
            <w:b/>
          </w:rPr>
          <w:t>false</w:t>
        </w:r>
        <w:r w:rsidR="007B578E">
          <w:rPr>
            <w:i/>
          </w:rPr>
          <w:t>.</w:t>
        </w:r>
      </w:ins>
    </w:p>
    <w:p w:rsidR="00C02D3F" w:rsidRDefault="00C02D3F" w:rsidP="00C02D3F">
      <w:pPr>
        <w:pStyle w:val="Alg4"/>
        <w:numPr>
          <w:ilvl w:val="1"/>
          <w:numId w:val="901"/>
        </w:numPr>
        <w:spacing w:after="220"/>
        <w:contextualSpacing/>
        <w:rPr>
          <w:ins w:id="12763" w:author="Rev 9 Allen Wirfs-Brock" w:date="2012-07-05T10:59:00Z"/>
        </w:rPr>
      </w:pPr>
      <w:ins w:id="12764" w:author="Rev 9 Allen Wirfs-Brock" w:date="2012-07-05T10:59:00Z">
        <w:r>
          <w:t xml:space="preserve">Let </w:t>
        </w:r>
        <w:r w:rsidRPr="006C7A65">
          <w:rPr>
            <w:i/>
          </w:rPr>
          <w:t>index</w:t>
        </w:r>
        <w:r>
          <w:t xml:space="preserve"> be </w:t>
        </w:r>
        <w:r w:rsidRPr="006C7A65">
          <w:rPr>
            <w:i/>
          </w:rPr>
          <w:t>index</w:t>
        </w:r>
        <w:r>
          <w:t>+1.</w:t>
        </w:r>
      </w:ins>
    </w:p>
    <w:p w:rsidR="007B578E" w:rsidRDefault="007B578E" w:rsidP="00961F07">
      <w:pPr>
        <w:pStyle w:val="Alg4"/>
        <w:numPr>
          <w:ilvl w:val="0"/>
          <w:numId w:val="901"/>
        </w:numPr>
        <w:spacing w:after="220"/>
        <w:contextualSpacing/>
        <w:rPr>
          <w:ins w:id="12765" w:author="Rev 9 Allen Wirfs-Brock" w:date="2012-07-05T10:47:00Z"/>
        </w:rPr>
      </w:pPr>
      <w:ins w:id="12766" w:author="Rev 9 Allen Wirfs-Brock" w:date="2012-07-05T10:47:00Z">
        <w:r>
          <w:t xml:space="preserve">Call the </w:t>
        </w:r>
        <w:commentRangeStart w:id="12767"/>
        <w:r>
          <w:t xml:space="preserve">FreezeObject </w:t>
        </w:r>
      </w:ins>
      <w:commentRangeEnd w:id="12767"/>
      <w:ins w:id="12768" w:author="Rev 9 Allen Wirfs-Brock" w:date="2012-07-05T12:15:00Z">
        <w:r w:rsidR="00BA40A0">
          <w:rPr>
            <w:rStyle w:val="CommentReference"/>
            <w:rFonts w:ascii="Arial" w:eastAsia="MS Mincho" w:hAnsi="Arial"/>
            <w:spacing w:val="0"/>
            <w:lang w:eastAsia="ja-JP"/>
          </w:rPr>
          <w:commentReference w:id="12767"/>
        </w:r>
      </w:ins>
      <w:ins w:id="12769" w:author="Rev 9 Allen Wirfs-Brock" w:date="2012-07-05T10:47:00Z">
        <w:r>
          <w:t xml:space="preserve">abstract operation with argument </w:t>
        </w:r>
        <w:r w:rsidRPr="00CD1FDB">
          <w:rPr>
            <w:i/>
          </w:rPr>
          <w:t>rawObj</w:t>
        </w:r>
        <w:r>
          <w:t>.</w:t>
        </w:r>
      </w:ins>
    </w:p>
    <w:p w:rsidR="007B578E" w:rsidRDefault="00BA40A0" w:rsidP="00961F07">
      <w:pPr>
        <w:pStyle w:val="Alg4"/>
        <w:numPr>
          <w:ilvl w:val="0"/>
          <w:numId w:val="901"/>
        </w:numPr>
        <w:spacing w:after="120"/>
        <w:contextualSpacing/>
        <w:rPr>
          <w:ins w:id="12770" w:author="Rev 9 Allen Wirfs-Brock" w:date="2012-07-05T10:47:00Z"/>
        </w:rPr>
      </w:pPr>
      <w:ins w:id="12771" w:author="Rev 9 Allen Wirfs-Brock" w:date="2012-07-05T12:15:00Z">
        <w:r>
          <w:t>Call</w:t>
        </w:r>
      </w:ins>
      <w:ins w:id="12772" w:author="Rev 9 Allen Wirfs-Brock" w:date="2012-07-05T10:47:00Z">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7B578E" w:rsidRPr="00E77497">
          <w:t xml:space="preserve">, </w:t>
        </w:r>
        <w:r w:rsidR="007B578E">
          <w:t>Property Desc</w:t>
        </w:r>
      </w:ins>
      <w:ins w:id="12773" w:author="Rev 9 Allen Wirfs-Brock" w:date="2012-07-07T16:23:00Z">
        <w:r w:rsidR="00201325">
          <w:t>r</w:t>
        </w:r>
      </w:ins>
      <w:ins w:id="12774" w:author="Rev 9 Allen Wirfs-Brock" w:date="2012-07-05T10:47:00Z">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sidRPr="00E77497">
          <w:t xml:space="preserve">, and </w:t>
        </w:r>
        <w:r w:rsidR="007B578E" w:rsidRPr="00FA34E7">
          <w:rPr>
            <w:b/>
          </w:rPr>
          <w:t>false</w:t>
        </w:r>
        <w:r w:rsidR="007B578E">
          <w:rPr>
            <w:i/>
          </w:rPr>
          <w:t>.</w:t>
        </w:r>
      </w:ins>
    </w:p>
    <w:p w:rsidR="007B578E" w:rsidRDefault="007B578E" w:rsidP="00961F07">
      <w:pPr>
        <w:pStyle w:val="Alg4"/>
        <w:numPr>
          <w:ilvl w:val="0"/>
          <w:numId w:val="901"/>
        </w:numPr>
        <w:spacing w:after="220"/>
        <w:contextualSpacing/>
        <w:rPr>
          <w:ins w:id="12775" w:author="Rev 9 Allen Wirfs-Brock" w:date="2012-07-05T10:47:00Z"/>
        </w:rPr>
      </w:pPr>
      <w:ins w:id="12776" w:author="Rev 9 Allen Wirfs-Brock" w:date="2012-07-05T10:47:00Z">
        <w:r>
          <w:t xml:space="preserve">Call the FreezeObject abstract operation with argument </w:t>
        </w:r>
        <w:r>
          <w:rPr>
            <w:i/>
          </w:rPr>
          <w:t>site</w:t>
        </w:r>
        <w:r w:rsidRPr="00CD1FDB">
          <w:rPr>
            <w:i/>
          </w:rPr>
          <w:t>Obj</w:t>
        </w:r>
        <w:r>
          <w:t>.</w:t>
        </w:r>
      </w:ins>
    </w:p>
    <w:p w:rsidR="00D3135B" w:rsidRDefault="00D3135B" w:rsidP="00961F07">
      <w:pPr>
        <w:pStyle w:val="Alg4"/>
        <w:numPr>
          <w:ilvl w:val="0"/>
          <w:numId w:val="901"/>
        </w:numPr>
        <w:spacing w:after="220"/>
        <w:contextualSpacing/>
        <w:rPr>
          <w:ins w:id="12777" w:author="Rev 9 Allen Wirfs-Brock" w:date="2012-07-05T11:33:00Z"/>
        </w:rPr>
      </w:pPr>
      <w:ins w:id="12778" w:author="Rev 9 Allen Wirfs-Brock" w:date="2012-07-05T11:34:00Z">
        <w:r>
          <w:t xml:space="preserve">Remember an association between the source code corresponding to </w:t>
        </w:r>
        <w:del w:id="12779" w:author="Rev 10 Allen Wirfs-Brock" w:date="2012-07-29T11:44:00Z">
          <w:r w:rsidRPr="00887FC2" w:rsidDel="000B1F1B">
            <w:rPr>
              <w:i/>
            </w:rPr>
            <w:delText>quasi</w:delText>
          </w:r>
        </w:del>
      </w:ins>
      <w:ins w:id="12780" w:author="Rev 10 Allen Wirfs-Brock" w:date="2012-07-29T11:44:00Z">
        <w:r w:rsidR="000B1F1B">
          <w:rPr>
            <w:i/>
          </w:rPr>
          <w:t>template</w:t>
        </w:r>
      </w:ins>
      <w:ins w:id="12781" w:author="Rev 9 Allen Wirfs-Brock" w:date="2012-07-05T11:34:00Z">
        <w:r w:rsidRPr="00887FC2">
          <w:rPr>
            <w:i/>
          </w:rPr>
          <w:t>Literal</w:t>
        </w:r>
        <w:r>
          <w:t xml:space="preserve"> and </w:t>
        </w:r>
        <w:r w:rsidRPr="00961F07">
          <w:t>siteObj</w:t>
        </w:r>
        <w:r>
          <w:t xml:space="preserve"> such that </w:t>
        </w:r>
        <w:r w:rsidRPr="00961F07">
          <w:rPr>
            <w:i/>
          </w:rPr>
          <w:t>siteObj</w:t>
        </w:r>
        <w:r>
          <w:t xml:space="preserve"> can be retrieve in subsequent calls to this abstract operation.</w:t>
        </w:r>
      </w:ins>
    </w:p>
    <w:p w:rsidR="007B578E" w:rsidRDefault="00E46CB3" w:rsidP="00961F07">
      <w:pPr>
        <w:pStyle w:val="Alg4"/>
        <w:numPr>
          <w:ilvl w:val="0"/>
          <w:numId w:val="901"/>
        </w:numPr>
        <w:spacing w:after="220"/>
        <w:contextualSpacing/>
        <w:rPr>
          <w:ins w:id="12782" w:author="Rev 9 Allen Wirfs-Brock" w:date="2012-07-05T10:47:00Z"/>
        </w:rPr>
      </w:pPr>
      <w:ins w:id="12783" w:author="Rev 9 Allen Wirfs-Brock" w:date="2012-07-05T11:04:00Z">
        <w:r>
          <w:t>Return</w:t>
        </w:r>
      </w:ins>
      <w:ins w:id="12784" w:author="Rev 9 Allen Wirfs-Brock" w:date="2012-07-05T10:47:00Z">
        <w:r w:rsidR="007B578E">
          <w:t xml:space="preserve"> </w:t>
        </w:r>
        <w:r w:rsidR="007B578E" w:rsidRPr="00CD1FDB">
          <w:rPr>
            <w:i/>
          </w:rPr>
          <w:t>siteObj</w:t>
        </w:r>
        <w:r w:rsidR="007B578E">
          <w:t>.</w:t>
        </w:r>
      </w:ins>
    </w:p>
    <w:p w:rsidR="00BA40A0" w:rsidRDefault="00BA40A0" w:rsidP="00961F07">
      <w:pPr>
        <w:pStyle w:val="Note"/>
        <w:rPr>
          <w:ins w:id="12785" w:author="Rev 9 Allen Wirfs-Brock" w:date="2012-07-05T12:16:00Z"/>
        </w:rPr>
      </w:pPr>
      <w:ins w:id="12786" w:author="Rev 9 Allen Wirfs-Brock" w:date="2012-07-05T12:16:00Z">
        <w:r>
          <w:t>NOTE 1</w:t>
        </w:r>
        <w:r>
          <w:tab/>
          <w:t>The creation of a call site object can not result in an abrupt completion.</w:t>
        </w:r>
      </w:ins>
    </w:p>
    <w:p w:rsidR="007B578E" w:rsidRDefault="00D3135B" w:rsidP="00961F07">
      <w:pPr>
        <w:pStyle w:val="Note"/>
        <w:rPr>
          <w:ins w:id="12787" w:author="Rev 9 Allen Wirfs-Brock" w:date="2012-07-05T10:47:00Z"/>
        </w:rPr>
      </w:pPr>
      <w:ins w:id="12788" w:author="Rev 9 Allen Wirfs-Brock" w:date="2012-07-05T11:35:00Z">
        <w:r>
          <w:t>NOTE</w:t>
        </w:r>
      </w:ins>
      <w:ins w:id="12789" w:author="Rev 9 Allen Wirfs-Brock" w:date="2012-07-05T12:16:00Z">
        <w:r w:rsidR="00BA40A0">
          <w:t xml:space="preserve"> 2</w:t>
        </w:r>
      </w:ins>
      <w:ins w:id="12790" w:author="Rev 9 Allen Wirfs-Brock" w:date="2012-07-05T11:35:00Z">
        <w:r>
          <w:tab/>
          <w:t xml:space="preserve">Each </w:t>
        </w:r>
        <w:del w:id="12791" w:author="Rev 10 Allen Wirfs-Brock" w:date="2012-07-29T11:36:00Z">
          <w:r w:rsidRPr="00961F07" w:rsidDel="00387B31">
            <w:rPr>
              <w:rFonts w:ascii="Times New Roman" w:hAnsi="Times New Roman"/>
              <w:i/>
            </w:rPr>
            <w:delText>Quasi</w:delText>
          </w:r>
        </w:del>
      </w:ins>
      <w:ins w:id="12792" w:author="Rev 10 Allen Wirfs-Brock" w:date="2012-07-29T11:36:00Z">
        <w:r w:rsidR="00387B31">
          <w:rPr>
            <w:rFonts w:ascii="Times New Roman" w:hAnsi="Times New Roman"/>
            <w:i/>
          </w:rPr>
          <w:t>Template</w:t>
        </w:r>
      </w:ins>
      <w:ins w:id="12793" w:author="Rev 9 Allen Wirfs-Brock" w:date="2012-07-05T11:37:00Z">
        <w:r w:rsidRPr="00961F07">
          <w:rPr>
            <w:rFonts w:ascii="Times New Roman" w:hAnsi="Times New Roman"/>
            <w:i/>
          </w:rPr>
          <w:t>Literal</w:t>
        </w:r>
        <w:r>
          <w:t xml:space="preserve"> in the program code is associated with a unique </w:t>
        </w:r>
        <w:del w:id="12794" w:author="Rev 10 Allen Wirfs-Brock" w:date="2012-07-29T11:36:00Z">
          <w:r w:rsidDel="00387B31">
            <w:delText>Quasi</w:delText>
          </w:r>
        </w:del>
      </w:ins>
      <w:ins w:id="12795" w:author="Rev 10 Allen Wirfs-Brock" w:date="2012-07-29T11:36:00Z">
        <w:r w:rsidR="00387B31">
          <w:t>Template</w:t>
        </w:r>
      </w:ins>
      <w:ins w:id="12796" w:author="Rev 9 Allen Wirfs-Brock" w:date="2012-07-05T11:37:00Z">
        <w:r>
          <w:t xml:space="preserve"> call site object</w:t>
        </w:r>
      </w:ins>
      <w:ins w:id="12797" w:author="Rev 9 Allen Wirfs-Brock" w:date="2012-07-05T11:38:00Z">
        <w:r>
          <w:t xml:space="preserve"> that is used in the evaluation of </w:t>
        </w:r>
      </w:ins>
      <w:ins w:id="12798" w:author="Rev 9 Allen Wirfs-Brock" w:date="2012-07-05T11:40:00Z">
        <w:r>
          <w:t xml:space="preserve">tagged </w:t>
        </w:r>
        <w:del w:id="12799" w:author="Rev 10 Allen Wirfs-Brock" w:date="2012-07-29T11:36:00Z">
          <w:r w:rsidDel="00387B31">
            <w:delText>Quasi</w:delText>
          </w:r>
        </w:del>
      </w:ins>
      <w:ins w:id="12800" w:author="Rev 10 Allen Wirfs-Brock" w:date="2012-07-29T11:36:00Z">
        <w:r w:rsidR="00387B31">
          <w:t>Template</w:t>
        </w:r>
      </w:ins>
      <w:ins w:id="12801" w:author="Rev 9 Allen Wirfs-Brock" w:date="2012-07-05T11:40:00Z">
        <w:r>
          <w:t xml:space="preserve">s (11.2.6). </w:t>
        </w:r>
      </w:ins>
      <w:ins w:id="12802" w:author="Rev 9 Allen Wirfs-Brock" w:date="2012-07-05T11:41:00Z">
        <w:r w:rsidR="00961F07">
          <w:t xml:space="preserve">The same call site object is used each time a specific tagged </w:t>
        </w:r>
        <w:del w:id="12803" w:author="Rev 10 Allen Wirfs-Brock" w:date="2012-07-29T11:37:00Z">
          <w:r w:rsidR="00961F07" w:rsidDel="00387B31">
            <w:delText>Quasi</w:delText>
          </w:r>
        </w:del>
      </w:ins>
      <w:ins w:id="12804" w:author="Rev 10 Allen Wirfs-Brock" w:date="2012-07-29T11:37:00Z">
        <w:r w:rsidR="00387B31">
          <w:t>Template</w:t>
        </w:r>
      </w:ins>
      <w:ins w:id="12805" w:author="Rev 9 Allen Wirfs-Brock" w:date="2012-07-05T11:41:00Z">
        <w:r w:rsidR="00961F07">
          <w:t xml:space="preserve"> is evaluated.  Whether call site objects are created </w:t>
        </w:r>
      </w:ins>
      <w:ins w:id="12806" w:author="Rev 9 Allen Wirfs-Brock" w:date="2012-07-05T11:42:00Z">
        <w:r w:rsidR="00961F07">
          <w:t xml:space="preserve">lazily </w:t>
        </w:r>
      </w:ins>
      <w:ins w:id="12807" w:author="Rev 9 Allen Wirfs-Brock" w:date="2012-07-05T11:41:00Z">
        <w:r w:rsidR="00961F07">
          <w:t>upon first evaluation</w:t>
        </w:r>
      </w:ins>
      <w:ins w:id="12808" w:author="Rev 9 Allen Wirfs-Brock" w:date="2012-07-05T11:45:00Z">
        <w:r w:rsidR="00961F07">
          <w:t xml:space="preserve"> of the </w:t>
        </w:r>
        <w:del w:id="12809" w:author="Rev 10 Allen Wirfs-Brock" w:date="2012-07-29T11:37:00Z">
          <w:r w:rsidR="00961F07" w:rsidRPr="00887FC2" w:rsidDel="00387B31">
            <w:rPr>
              <w:rFonts w:ascii="Times New Roman" w:hAnsi="Times New Roman"/>
              <w:i/>
            </w:rPr>
            <w:delText>Quasi</w:delText>
          </w:r>
        </w:del>
      </w:ins>
      <w:ins w:id="12810" w:author="Rev 10 Allen Wirfs-Brock" w:date="2012-07-29T11:37:00Z">
        <w:r w:rsidR="00387B31">
          <w:rPr>
            <w:rFonts w:ascii="Times New Roman" w:hAnsi="Times New Roman"/>
            <w:i/>
          </w:rPr>
          <w:t>Template</w:t>
        </w:r>
      </w:ins>
      <w:ins w:id="12811" w:author="Rev 9 Allen Wirfs-Brock" w:date="2012-07-05T11:45:00Z">
        <w:r w:rsidR="00961F07" w:rsidRPr="00887FC2">
          <w:rPr>
            <w:rFonts w:ascii="Times New Roman" w:hAnsi="Times New Roman"/>
            <w:i/>
          </w:rPr>
          <w:t>Literal</w:t>
        </w:r>
      </w:ins>
      <w:ins w:id="12812" w:author="Rev 9 Allen Wirfs-Brock" w:date="2012-07-05T11:41:00Z">
        <w:r w:rsidR="00961F07">
          <w:t xml:space="preserve"> or </w:t>
        </w:r>
      </w:ins>
      <w:ins w:id="12813" w:author="Rev 9 Allen Wirfs-Brock" w:date="2012-07-05T11:44:00Z">
        <w:r w:rsidR="00961F07">
          <w:t>eagerly</w:t>
        </w:r>
      </w:ins>
      <w:ins w:id="12814" w:author="Rev 9 Allen Wirfs-Brock" w:date="2012-07-05T11:41:00Z">
        <w:r w:rsidR="00961F07">
          <w:t xml:space="preserve"> </w:t>
        </w:r>
      </w:ins>
      <w:ins w:id="12815" w:author="Rev 9 Allen Wirfs-Brock" w:date="2012-07-05T11:43:00Z">
        <w:r w:rsidR="00961F07">
          <w:t>prior to first evaluation is an implementation choice that is not observable to ECMAScript code.</w:t>
        </w:r>
      </w:ins>
    </w:p>
    <w:p w:rsidR="00E66894" w:rsidRPr="00E77497" w:rsidRDefault="007B578E" w:rsidP="00E66894">
      <w:pPr>
        <w:keepNext/>
        <w:rPr>
          <w:ins w:id="12816" w:author="Rev 9 Allen Wirfs-Brock" w:date="2012-07-05T18:42:00Z"/>
          <w:rFonts w:ascii="Helvetica" w:hAnsi="Helvetica"/>
          <w:b/>
        </w:rPr>
      </w:pPr>
      <w:ins w:id="12817" w:author="Rev 9 Allen Wirfs-Brock" w:date="2012-07-05T10:45:00Z">
        <w:r>
          <w:t xml:space="preserve"> </w:t>
        </w:r>
      </w:ins>
      <w:ins w:id="12818" w:author="Rev 9 Allen Wirfs-Brock" w:date="2012-07-05T18:42:00Z">
        <w:r w:rsidR="00E66894" w:rsidRPr="00E77497">
          <w:rPr>
            <w:rFonts w:ascii="Helvetica" w:hAnsi="Helvetica"/>
            <w:b/>
          </w:rPr>
          <w:t xml:space="preserve">Runtime Semantics: </w:t>
        </w:r>
      </w:ins>
      <w:ins w:id="12819" w:author="Rev 9 Allen Wirfs-Brock" w:date="2012-07-05T18:43:00Z">
        <w:r w:rsidR="00E66894">
          <w:rPr>
            <w:rFonts w:ascii="Helvetica" w:hAnsi="Helvetica"/>
            <w:b/>
            <w:spacing w:val="6"/>
          </w:rPr>
          <w:t>SubstitutionEvaluation</w:t>
        </w:r>
      </w:ins>
    </w:p>
    <w:p w:rsidR="0074434A" w:rsidRPr="00BA286E" w:rsidRDefault="0074434A" w:rsidP="0074434A">
      <w:pPr>
        <w:rPr>
          <w:ins w:id="12820" w:author="Rev 10 Allen Wirfs-Brock" w:date="2012-08-30T11:54:00Z"/>
          <w:rFonts w:ascii="Times New Roman" w:hAnsi="Times New Roman"/>
        </w:rPr>
      </w:pPr>
      <w:ins w:id="12821" w:author="Rev 10 Allen Wirfs-Brock" w:date="2012-08-30T11:54:00Z">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ins>
    </w:p>
    <w:p w:rsidR="0074434A" w:rsidRPr="00E77497" w:rsidRDefault="0074434A" w:rsidP="0074434A">
      <w:pPr>
        <w:pStyle w:val="Alg4"/>
        <w:numPr>
          <w:ilvl w:val="0"/>
          <w:numId w:val="894"/>
        </w:numPr>
        <w:spacing w:after="220"/>
        <w:rPr>
          <w:ins w:id="12822" w:author="Rev 10 Allen Wirfs-Brock" w:date="2012-08-30T11:54:00Z"/>
        </w:rPr>
      </w:pPr>
      <w:ins w:id="12823" w:author="Rev 10 Allen Wirfs-Brock" w:date="2012-08-30T11:54:00Z">
        <w:r>
          <w:t xml:space="preserve">Return an empty List.  </w:t>
        </w:r>
      </w:ins>
    </w:p>
    <w:p w:rsidR="0074434A" w:rsidRPr="00BA286E" w:rsidRDefault="0074434A" w:rsidP="0074434A">
      <w:pPr>
        <w:rPr>
          <w:ins w:id="12824" w:author="Rev 10 Allen Wirfs-Brock" w:date="2012-08-30T11:48:00Z"/>
          <w:rFonts w:ascii="Times New Roman" w:hAnsi="Times New Roman"/>
        </w:rPr>
      </w:pPr>
      <w:ins w:id="12825" w:author="Rev 10 Allen Wirfs-Brock" w:date="2012-08-30T11:48:00Z">
        <w:r>
          <w:rPr>
            <w:rStyle w:val="bnf"/>
          </w:rPr>
          <w:t>TemplateS</w:t>
        </w:r>
      </w:ins>
      <w:ins w:id="12826" w:author="Rev 10 Allen Wirfs-Brock" w:date="2012-08-30T11:52:00Z">
        <w:r>
          <w:rPr>
            <w:rStyle w:val="bnf"/>
          </w:rPr>
          <w:t>p</w:t>
        </w:r>
      </w:ins>
      <w:ins w:id="12827" w:author="Rev 10 Allen Wirfs-Brock" w:date="2012-08-30T11:48:00Z">
        <w:r>
          <w:rPr>
            <w:rStyle w:val="bnf"/>
          </w:rPr>
          <w:t>ans</w:t>
        </w:r>
        <w:r w:rsidRPr="00E77497">
          <w:t xml:space="preserve"> </w:t>
        </w:r>
        <w:r w:rsidRPr="00E77497">
          <w:rPr>
            <w:b/>
          </w:rPr>
          <w:t>:</w:t>
        </w:r>
        <w:r w:rsidRPr="00E77497">
          <w:rPr>
            <w:i/>
          </w:rPr>
          <w:t xml:space="preserve"> </w:t>
        </w:r>
        <w:r>
          <w:rPr>
            <w:rFonts w:ascii="Times New Roman" w:hAnsi="Times New Roman"/>
            <w:i/>
          </w:rPr>
          <w:t>Template</w:t>
        </w:r>
      </w:ins>
      <w:ins w:id="12828" w:author="Rev 10 Allen Wirfs-Brock" w:date="2012-08-30T11:50:00Z">
        <w:r>
          <w:rPr>
            <w:rFonts w:ascii="Times New Roman" w:hAnsi="Times New Roman"/>
            <w:i/>
          </w:rPr>
          <w:t xml:space="preserve">MiddleList </w:t>
        </w:r>
      </w:ins>
      <w:ins w:id="12829" w:author="Rev 10 Allen Wirfs-Brock" w:date="2012-08-30T11:48:00Z">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w:t>
        </w:r>
      </w:ins>
      <w:ins w:id="12830" w:author="Rev 10 Allen Wirfs-Brock" w:date="2012-08-30T11:51:00Z">
        <w:r>
          <w:rPr>
            <w:rFonts w:ascii="Times New Roman" w:hAnsi="Times New Roman"/>
            <w:i/>
          </w:rPr>
          <w:t>Tail</w:t>
        </w:r>
      </w:ins>
    </w:p>
    <w:p w:rsidR="0074434A" w:rsidRPr="00E77497" w:rsidRDefault="0074434A" w:rsidP="00C06040">
      <w:pPr>
        <w:pStyle w:val="Alg4"/>
        <w:numPr>
          <w:ilvl w:val="0"/>
          <w:numId w:val="965"/>
        </w:numPr>
        <w:spacing w:after="220"/>
        <w:rPr>
          <w:ins w:id="12831" w:author="Rev 10 Allen Wirfs-Brock" w:date="2012-08-30T11:48:00Z"/>
        </w:rPr>
      </w:pPr>
      <w:ins w:id="12832" w:author="Rev 10 Allen Wirfs-Brock" w:date="2012-08-30T11:54:00Z">
        <w:r>
          <w:t xml:space="preserve">Return the result of SubstitutionEvaluation of </w:t>
        </w:r>
        <w:r>
          <w:rPr>
            <w:i/>
          </w:rPr>
          <w:t>TemplateMiddleList</w:t>
        </w:r>
        <w:r>
          <w:t>.</w:t>
        </w:r>
      </w:ins>
      <w:ins w:id="12833" w:author="Rev 10 Allen Wirfs-Brock" w:date="2012-08-30T11:48:00Z">
        <w:r>
          <w:t xml:space="preserve">  </w:t>
        </w:r>
      </w:ins>
    </w:p>
    <w:p w:rsidR="00E66894" w:rsidRPr="00BA286E" w:rsidRDefault="00E66894" w:rsidP="00E66894">
      <w:pPr>
        <w:rPr>
          <w:ins w:id="12834" w:author="Rev 9 Allen Wirfs-Brock" w:date="2012-07-05T18:44:00Z"/>
          <w:rFonts w:ascii="Times New Roman" w:hAnsi="Times New Roman"/>
        </w:rPr>
      </w:pPr>
      <w:ins w:id="12835" w:author="Rev 9 Allen Wirfs-Brock" w:date="2012-07-05T18:44:00Z">
        <w:del w:id="12836" w:author="Rev 10 Allen Wirfs-Brock" w:date="2012-07-29T11:37:00Z">
          <w:r w:rsidDel="00387B31">
            <w:rPr>
              <w:rStyle w:val="bnf"/>
            </w:rPr>
            <w:delText>Quasi</w:delText>
          </w:r>
        </w:del>
      </w:ins>
      <w:ins w:id="12837" w:author="Rev 10 Allen Wirfs-Brock" w:date="2012-07-29T11:37:00Z">
        <w:r w:rsidR="00387B31">
          <w:rPr>
            <w:rStyle w:val="bnf"/>
          </w:rPr>
          <w:t>Template</w:t>
        </w:r>
      </w:ins>
      <w:ins w:id="12838" w:author="Rev 9 Allen Wirfs-Brock" w:date="2012-07-05T18:44:00Z">
        <w:r>
          <w:rPr>
            <w:rStyle w:val="bnf"/>
          </w:rPr>
          <w:t>MiddleList</w:t>
        </w:r>
        <w:r w:rsidRPr="00E77497">
          <w:t xml:space="preserve"> </w:t>
        </w:r>
        <w:r w:rsidRPr="00E77497">
          <w:rPr>
            <w:b/>
          </w:rPr>
          <w:t>:</w:t>
        </w:r>
        <w:r w:rsidRPr="00E77497">
          <w:rPr>
            <w:i/>
          </w:rPr>
          <w:t xml:space="preserve"> </w:t>
        </w:r>
        <w:del w:id="12839" w:author="Rev 10 Allen Wirfs-Brock" w:date="2012-08-30T11:48:00Z">
          <w:r w:rsidRPr="00BA286E" w:rsidDel="0074434A">
            <w:rPr>
              <w:rFonts w:cs="Arial"/>
              <w:sz w:val="16"/>
            </w:rPr>
            <w:delText>[Lexical goal</w:delText>
          </w:r>
          <w:r w:rsidRPr="00E77497" w:rsidDel="0074434A">
            <w:rPr>
              <w:rFonts w:cs="Arial"/>
              <w:i/>
              <w:sz w:val="16"/>
            </w:rPr>
            <w:delText xml:space="preserve"> </w:delText>
          </w:r>
          <w:r w:rsidRPr="00BA286E" w:rsidDel="0074434A">
            <w:rPr>
              <w:rFonts w:ascii="Times New Roman" w:hAnsi="Times New Roman"/>
              <w:i/>
              <w:sz w:val="16"/>
            </w:rPr>
            <w:delText>InputElement</w:delText>
          </w:r>
        </w:del>
        <w:del w:id="12840" w:author="Rev 10 Allen Wirfs-Brock" w:date="2012-07-29T11:37:00Z">
          <w:r w:rsidRPr="00BA286E" w:rsidDel="00387B31">
            <w:rPr>
              <w:rFonts w:ascii="Times New Roman" w:hAnsi="Times New Roman"/>
              <w:i/>
              <w:sz w:val="16"/>
            </w:rPr>
            <w:delText>Quasi</w:delText>
          </w:r>
        </w:del>
        <w:del w:id="12841" w:author="Rev 10 Allen Wirfs-Brock" w:date="2012-08-30T11:48:00Z">
          <w:r w:rsidRPr="00BA286E" w:rsidDel="0074434A">
            <w:rPr>
              <w:rFonts w:ascii="Times New Roman" w:hAnsi="Times New Roman"/>
              <w:i/>
              <w:sz w:val="16"/>
            </w:rPr>
            <w:delText>Tail</w:delText>
          </w:r>
          <w:r w:rsidRPr="00BA286E" w:rsidDel="0074434A">
            <w:rPr>
              <w:rFonts w:cs="Arial"/>
              <w:sz w:val="16"/>
            </w:rPr>
            <w:delText>]</w:delText>
          </w:r>
          <w:r w:rsidDel="0074434A">
            <w:rPr>
              <w:rFonts w:cs="Arial"/>
              <w:sz w:val="16"/>
            </w:rPr>
            <w:delText xml:space="preserve"> </w:delText>
          </w:r>
        </w:del>
        <w:del w:id="12842" w:author="Rev 10 Allen Wirfs-Brock" w:date="2012-07-29T11:37:00Z">
          <w:r w:rsidRPr="00BA286E" w:rsidDel="00387B31">
            <w:rPr>
              <w:rFonts w:ascii="Times New Roman" w:hAnsi="Times New Roman"/>
              <w:i/>
            </w:rPr>
            <w:delText>Quasi</w:delText>
          </w:r>
        </w:del>
      </w:ins>
      <w:ins w:id="12843" w:author="Rev 10 Allen Wirfs-Brock" w:date="2012-07-29T11:37:00Z">
        <w:r w:rsidR="00387B31">
          <w:rPr>
            <w:rFonts w:ascii="Times New Roman" w:hAnsi="Times New Roman"/>
            <w:i/>
          </w:rPr>
          <w:t>Template</w:t>
        </w:r>
      </w:ins>
      <w:ins w:id="12844" w:author="Rev 9 Allen Wirfs-Brock" w:date="2012-07-05T18:44:00Z">
        <w:r>
          <w:rPr>
            <w:rFonts w:ascii="Times New Roman" w:hAnsi="Times New Roman"/>
            <w:i/>
          </w:rPr>
          <w:t>Middle Expression</w:t>
        </w:r>
        <w:r>
          <w:rPr>
            <w:rFonts w:ascii="Times New Roman" w:hAnsi="Times New Roman"/>
          </w:rPr>
          <w:t xml:space="preserve"> </w:t>
        </w:r>
      </w:ins>
    </w:p>
    <w:p w:rsidR="00E66894" w:rsidRDefault="00E66894" w:rsidP="00E66894">
      <w:pPr>
        <w:pStyle w:val="Alg4"/>
        <w:numPr>
          <w:ilvl w:val="0"/>
          <w:numId w:val="906"/>
        </w:numPr>
        <w:spacing w:after="220"/>
        <w:contextualSpacing/>
        <w:rPr>
          <w:ins w:id="12845" w:author="Rev 9 Allen Wirfs-Brock" w:date="2012-07-05T18:44:00Z"/>
        </w:rPr>
      </w:pPr>
      <w:ins w:id="12846" w:author="Rev 9 Allen Wirfs-Brock" w:date="2012-07-05T18:44:00Z">
        <w:r>
          <w:t xml:space="preserve">Let </w:t>
        </w:r>
        <w:r w:rsidRPr="003C08F9">
          <w:rPr>
            <w:i/>
          </w:rPr>
          <w:t>sub</w:t>
        </w:r>
        <w:r>
          <w:t xml:space="preserve"> be the result of evaluating </w:t>
        </w:r>
        <w:r w:rsidRPr="003C08F9">
          <w:rPr>
            <w:i/>
          </w:rPr>
          <w:t>Expression</w:t>
        </w:r>
        <w:r>
          <w:t>.</w:t>
        </w:r>
      </w:ins>
    </w:p>
    <w:p w:rsidR="00E66894" w:rsidRDefault="00E66894" w:rsidP="00E66894">
      <w:pPr>
        <w:pStyle w:val="Alg4"/>
        <w:numPr>
          <w:ilvl w:val="0"/>
          <w:numId w:val="906"/>
        </w:numPr>
        <w:spacing w:after="220"/>
        <w:contextualSpacing/>
        <w:rPr>
          <w:ins w:id="12847" w:author="Rev 9 Allen Wirfs-Brock" w:date="2012-07-05T18:44:00Z"/>
        </w:rPr>
      </w:pPr>
      <w:ins w:id="12848" w:author="Rev 9 Allen Wirfs-Brock" w:date="2012-07-05T18:44:00Z">
        <w:r>
          <w:t>ReturnIfAbrupt(</w:t>
        </w:r>
      </w:ins>
      <w:ins w:id="12849" w:author="Rev 10 Allen Wirfs-Brock" w:date="2012-08-14T15:26:00Z">
        <w:r w:rsidR="00EA1B5F" w:rsidRPr="003C08F9">
          <w:rPr>
            <w:i/>
          </w:rPr>
          <w:t>sub</w:t>
        </w:r>
      </w:ins>
      <w:ins w:id="12850" w:author="Rev 9 Allen Wirfs-Brock" w:date="2012-07-05T18:44:00Z">
        <w:del w:id="12851" w:author="Rev 10 Allen Wirfs-Brock" w:date="2012-08-14T15:26:00Z">
          <w:r w:rsidDel="00EA1B5F">
            <w:rPr>
              <w:i/>
            </w:rPr>
            <w:delText>middle</w:delText>
          </w:r>
        </w:del>
        <w:r>
          <w:t>).</w:t>
        </w:r>
      </w:ins>
    </w:p>
    <w:p w:rsidR="00E66894" w:rsidRPr="00E77497" w:rsidRDefault="00E66894" w:rsidP="00E66894">
      <w:pPr>
        <w:pStyle w:val="Alg4"/>
        <w:numPr>
          <w:ilvl w:val="0"/>
          <w:numId w:val="906"/>
        </w:numPr>
        <w:spacing w:after="220"/>
        <w:contextualSpacing/>
        <w:rPr>
          <w:ins w:id="12852" w:author="Rev 9 Allen Wirfs-Brock" w:date="2012-07-05T18:44:00Z"/>
        </w:rPr>
      </w:pPr>
      <w:ins w:id="12853" w:author="Rev 9 Allen Wirfs-Brock" w:date="2012-07-05T18:44:00Z">
        <w:r w:rsidRPr="00E77497">
          <w:t xml:space="preserve">Return </w:t>
        </w:r>
      </w:ins>
      <w:ins w:id="12854" w:author="Rev 9 Allen Wirfs-Brock" w:date="2012-07-05T18:46:00Z">
        <w:r>
          <w:t xml:space="preserve">a List containing only </w:t>
        </w:r>
        <w:r w:rsidRPr="00E66894">
          <w:rPr>
            <w:i/>
          </w:rPr>
          <w:t>sub</w:t>
        </w:r>
      </w:ins>
      <w:ins w:id="12855" w:author="Rev 9 Allen Wirfs-Brock" w:date="2012-07-05T18:44:00Z">
        <w:r w:rsidRPr="00E77497">
          <w:t>.</w:t>
        </w:r>
      </w:ins>
    </w:p>
    <w:p w:rsidR="00E66894" w:rsidRPr="00BA286E" w:rsidRDefault="00E66894" w:rsidP="00E66894">
      <w:pPr>
        <w:rPr>
          <w:ins w:id="12856" w:author="Rev 9 Allen Wirfs-Brock" w:date="2012-07-05T18:44:00Z"/>
          <w:rFonts w:ascii="Times New Roman" w:hAnsi="Times New Roman"/>
        </w:rPr>
      </w:pPr>
      <w:ins w:id="12857" w:author="Rev 9 Allen Wirfs-Brock" w:date="2012-07-05T18:44:00Z">
        <w:del w:id="12858" w:author="Rev 10 Allen Wirfs-Brock" w:date="2012-07-29T11:37:00Z">
          <w:r w:rsidDel="00387B31">
            <w:rPr>
              <w:rStyle w:val="bnf"/>
            </w:rPr>
            <w:delText>Quasi</w:delText>
          </w:r>
        </w:del>
      </w:ins>
      <w:ins w:id="12859" w:author="Rev 10 Allen Wirfs-Brock" w:date="2012-07-29T11:37:00Z">
        <w:r w:rsidR="00387B31">
          <w:rPr>
            <w:rStyle w:val="bnf"/>
          </w:rPr>
          <w:t>Template</w:t>
        </w:r>
      </w:ins>
      <w:ins w:id="12860" w:author="Rev 9 Allen Wirfs-Brock" w:date="2012-07-05T18:44:00Z">
        <w:r>
          <w:rPr>
            <w:rStyle w:val="bnf"/>
          </w:rPr>
          <w:t>MiddleList</w:t>
        </w:r>
        <w:r w:rsidRPr="00E77497">
          <w:t xml:space="preserve"> </w:t>
        </w:r>
        <w:r w:rsidRPr="00E77497">
          <w:rPr>
            <w:b/>
          </w:rPr>
          <w:t>:</w:t>
        </w:r>
        <w:r>
          <w:rPr>
            <w:b/>
          </w:rPr>
          <w:t xml:space="preserve"> </w:t>
        </w:r>
        <w:del w:id="12861" w:author="Rev 10 Allen Wirfs-Brock" w:date="2012-07-29T11:37:00Z">
          <w:r w:rsidDel="00387B31">
            <w:rPr>
              <w:rStyle w:val="bnf"/>
            </w:rPr>
            <w:delText>Quasi</w:delText>
          </w:r>
        </w:del>
      </w:ins>
      <w:ins w:id="12862" w:author="Rev 10 Allen Wirfs-Brock" w:date="2012-07-29T11:37:00Z">
        <w:r w:rsidR="00387B31">
          <w:rPr>
            <w:rStyle w:val="bnf"/>
          </w:rPr>
          <w:t>Template</w:t>
        </w:r>
      </w:ins>
      <w:ins w:id="12863" w:author="Rev 9 Allen Wirfs-Brock" w:date="2012-07-05T18:44:00Z">
        <w:r>
          <w:rPr>
            <w:rStyle w:val="bnf"/>
          </w:rPr>
          <w:t>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864" w:author="Rev 10 Allen Wirfs-Brock" w:date="2012-07-29T11:37:00Z">
          <w:r w:rsidRPr="00BA286E" w:rsidDel="00387B31">
            <w:rPr>
              <w:rFonts w:ascii="Times New Roman" w:hAnsi="Times New Roman"/>
              <w:i/>
              <w:sz w:val="16"/>
            </w:rPr>
            <w:delText>Quasi</w:delText>
          </w:r>
        </w:del>
      </w:ins>
      <w:ins w:id="12865" w:author="Rev 10 Allen Wirfs-Brock" w:date="2012-07-29T11:37:00Z">
        <w:r w:rsidR="00387B31">
          <w:rPr>
            <w:rFonts w:ascii="Times New Roman" w:hAnsi="Times New Roman"/>
            <w:i/>
            <w:sz w:val="16"/>
          </w:rPr>
          <w:t>Template</w:t>
        </w:r>
      </w:ins>
      <w:ins w:id="12866" w:author="Rev 9 Allen Wirfs-Brock" w:date="2012-07-05T18:44:00Z">
        <w:r w:rsidRPr="00BA286E">
          <w:rPr>
            <w:rFonts w:ascii="Times New Roman" w:hAnsi="Times New Roman"/>
            <w:i/>
            <w:sz w:val="16"/>
          </w:rPr>
          <w:t>Tail</w:t>
        </w:r>
        <w:r w:rsidRPr="00BA286E">
          <w:rPr>
            <w:rFonts w:cs="Arial"/>
            <w:sz w:val="16"/>
          </w:rPr>
          <w:t>]</w:t>
        </w:r>
        <w:r>
          <w:rPr>
            <w:rFonts w:cs="Arial"/>
            <w:sz w:val="16"/>
          </w:rPr>
          <w:t xml:space="preserve"> </w:t>
        </w:r>
        <w:del w:id="12867" w:author="Rev 10 Allen Wirfs-Brock" w:date="2012-07-29T11:37:00Z">
          <w:r w:rsidRPr="00BA286E" w:rsidDel="00387B31">
            <w:rPr>
              <w:rFonts w:ascii="Times New Roman" w:hAnsi="Times New Roman"/>
              <w:i/>
            </w:rPr>
            <w:delText>Quasi</w:delText>
          </w:r>
        </w:del>
      </w:ins>
      <w:ins w:id="12868" w:author="Rev 10 Allen Wirfs-Brock" w:date="2012-07-29T11:37:00Z">
        <w:r w:rsidR="00387B31">
          <w:rPr>
            <w:rFonts w:ascii="Times New Roman" w:hAnsi="Times New Roman"/>
            <w:i/>
          </w:rPr>
          <w:t>Template</w:t>
        </w:r>
      </w:ins>
      <w:ins w:id="12869" w:author="Rev 9 Allen Wirfs-Brock" w:date="2012-07-05T18:44:00Z">
        <w:r>
          <w:rPr>
            <w:rFonts w:ascii="Times New Roman" w:hAnsi="Times New Roman"/>
            <w:i/>
          </w:rPr>
          <w:t>Middle Expression</w:t>
        </w:r>
        <w:r>
          <w:rPr>
            <w:rFonts w:ascii="Times New Roman" w:hAnsi="Times New Roman"/>
          </w:rPr>
          <w:t xml:space="preserve"> </w:t>
        </w:r>
      </w:ins>
    </w:p>
    <w:p w:rsidR="00E66894" w:rsidRDefault="00E66894" w:rsidP="00E66894">
      <w:pPr>
        <w:pStyle w:val="Alg4"/>
        <w:numPr>
          <w:ilvl w:val="0"/>
          <w:numId w:val="907"/>
        </w:numPr>
        <w:spacing w:after="220"/>
        <w:contextualSpacing/>
        <w:rPr>
          <w:ins w:id="12870" w:author="Rev 9 Allen Wirfs-Brock" w:date="2012-07-05T18:44:00Z"/>
        </w:rPr>
      </w:pPr>
      <w:ins w:id="12871" w:author="Rev 9 Allen Wirfs-Brock" w:date="2012-07-05T18:44:00Z">
        <w:r>
          <w:t xml:space="preserve">Let </w:t>
        </w:r>
      </w:ins>
      <w:ins w:id="12872" w:author="Rev 9 Allen Wirfs-Brock" w:date="2012-07-05T18:48:00Z">
        <w:r w:rsidR="008C100A">
          <w:rPr>
            <w:i/>
          </w:rPr>
          <w:t>preceeding</w:t>
        </w:r>
      </w:ins>
      <w:ins w:id="12873" w:author="Rev 9 Allen Wirfs-Brock" w:date="2012-07-05T18:44:00Z">
        <w:r>
          <w:t xml:space="preserve"> be the result of </w:t>
        </w:r>
      </w:ins>
      <w:ins w:id="12874" w:author="Rev 9 Allen Wirfs-Brock" w:date="2012-07-05T18:47:00Z">
        <w:r>
          <w:t>SubstitutionEvaluation of</w:t>
        </w:r>
      </w:ins>
      <w:ins w:id="12875" w:author="Rev 9 Allen Wirfs-Brock" w:date="2012-07-05T18:44:00Z">
        <w:r>
          <w:t xml:space="preserve"> </w:t>
        </w:r>
        <w:del w:id="12876" w:author="Rev 10 Allen Wirfs-Brock" w:date="2012-07-29T11:37:00Z">
          <w:r w:rsidDel="00387B31">
            <w:rPr>
              <w:i/>
            </w:rPr>
            <w:delText>Quasi</w:delText>
          </w:r>
        </w:del>
      </w:ins>
      <w:ins w:id="12877" w:author="Rev 10 Allen Wirfs-Brock" w:date="2012-07-29T11:37:00Z">
        <w:r w:rsidR="00387B31">
          <w:rPr>
            <w:i/>
          </w:rPr>
          <w:t>Template</w:t>
        </w:r>
      </w:ins>
      <w:ins w:id="12878" w:author="Rev 9 Allen Wirfs-Brock" w:date="2012-07-05T18:44:00Z">
        <w:r>
          <w:rPr>
            <w:i/>
          </w:rPr>
          <w:t xml:space="preserve">MiddleList </w:t>
        </w:r>
        <w:r>
          <w:t>.</w:t>
        </w:r>
      </w:ins>
    </w:p>
    <w:p w:rsidR="00E66894" w:rsidRDefault="00E66894" w:rsidP="00E66894">
      <w:pPr>
        <w:pStyle w:val="Alg4"/>
        <w:numPr>
          <w:ilvl w:val="0"/>
          <w:numId w:val="907"/>
        </w:numPr>
        <w:spacing w:after="220"/>
        <w:contextualSpacing/>
        <w:rPr>
          <w:ins w:id="12879" w:author="Rev 9 Allen Wirfs-Brock" w:date="2012-07-05T18:44:00Z"/>
        </w:rPr>
      </w:pPr>
      <w:ins w:id="12880" w:author="Rev 9 Allen Wirfs-Brock" w:date="2012-07-05T18:44:00Z">
        <w:r>
          <w:t>ReturnIfAbrupt(</w:t>
        </w:r>
      </w:ins>
      <w:ins w:id="12881" w:author="Rev 9 Allen Wirfs-Brock" w:date="2012-07-05T18:48:00Z">
        <w:r w:rsidR="008C100A">
          <w:rPr>
            <w:i/>
          </w:rPr>
          <w:t>preceeding</w:t>
        </w:r>
      </w:ins>
      <w:ins w:id="12882" w:author="Rev 9 Allen Wirfs-Brock" w:date="2012-07-05T18:44:00Z">
        <w:r>
          <w:t>).</w:t>
        </w:r>
      </w:ins>
    </w:p>
    <w:p w:rsidR="00E66894" w:rsidRDefault="00E66894" w:rsidP="00E66894">
      <w:pPr>
        <w:pStyle w:val="Alg4"/>
        <w:numPr>
          <w:ilvl w:val="0"/>
          <w:numId w:val="907"/>
        </w:numPr>
        <w:spacing w:after="220"/>
        <w:contextualSpacing/>
        <w:rPr>
          <w:ins w:id="12883" w:author="Rev 9 Allen Wirfs-Brock" w:date="2012-07-05T18:44:00Z"/>
        </w:rPr>
      </w:pPr>
      <w:ins w:id="12884" w:author="Rev 9 Allen Wirfs-Brock" w:date="2012-07-05T18:44:00Z">
        <w:r>
          <w:t xml:space="preserve">Let </w:t>
        </w:r>
      </w:ins>
      <w:ins w:id="12885" w:author="Rev 9 Allen Wirfs-Brock" w:date="2012-07-05T18:47:00Z">
        <w:r>
          <w:rPr>
            <w:i/>
          </w:rPr>
          <w:t>next</w:t>
        </w:r>
      </w:ins>
      <w:ins w:id="12886" w:author="Rev 9 Allen Wirfs-Brock" w:date="2012-07-05T18:44:00Z">
        <w:r>
          <w:rPr>
            <w:i/>
          </w:rPr>
          <w:t xml:space="preserve"> </w:t>
        </w:r>
        <w:r>
          <w:t xml:space="preserve"> </w:t>
        </w:r>
      </w:ins>
      <w:ins w:id="12887" w:author="Rev 9 Allen Wirfs-Brock" w:date="2012-07-05T18:47:00Z">
        <w:r>
          <w:t xml:space="preserve">be the result of evaluating </w:t>
        </w:r>
        <w:r w:rsidRPr="003C08F9">
          <w:rPr>
            <w:i/>
          </w:rPr>
          <w:t>Expression</w:t>
        </w:r>
      </w:ins>
      <w:ins w:id="12888" w:author="Rev 9 Allen Wirfs-Brock" w:date="2012-07-05T18:44:00Z">
        <w:r>
          <w:t>.</w:t>
        </w:r>
      </w:ins>
    </w:p>
    <w:p w:rsidR="00E66894" w:rsidRDefault="00E66894" w:rsidP="00E66894">
      <w:pPr>
        <w:pStyle w:val="Alg4"/>
        <w:numPr>
          <w:ilvl w:val="0"/>
          <w:numId w:val="907"/>
        </w:numPr>
        <w:spacing w:after="220"/>
        <w:contextualSpacing/>
        <w:rPr>
          <w:ins w:id="12889" w:author="Rev 9 Allen Wirfs-Brock" w:date="2012-07-05T18:44:00Z"/>
        </w:rPr>
      </w:pPr>
      <w:ins w:id="12890" w:author="Rev 9 Allen Wirfs-Brock" w:date="2012-07-05T18:44:00Z">
        <w:r>
          <w:t>ReturnIfAbrupt(</w:t>
        </w:r>
      </w:ins>
      <w:ins w:id="12891" w:author="Rev 9 Allen Wirfs-Brock" w:date="2012-07-05T18:48:00Z">
        <w:r w:rsidR="008C100A">
          <w:rPr>
            <w:i/>
          </w:rPr>
          <w:t>next</w:t>
        </w:r>
      </w:ins>
      <w:ins w:id="12892" w:author="Rev 9 Allen Wirfs-Brock" w:date="2012-07-05T18:44:00Z">
        <w:r>
          <w:t>).</w:t>
        </w:r>
      </w:ins>
    </w:p>
    <w:p w:rsidR="008C100A" w:rsidRDefault="008C100A" w:rsidP="00E66894">
      <w:pPr>
        <w:pStyle w:val="Alg4"/>
        <w:numPr>
          <w:ilvl w:val="0"/>
          <w:numId w:val="907"/>
        </w:numPr>
        <w:spacing w:after="220"/>
        <w:contextualSpacing/>
        <w:rPr>
          <w:ins w:id="12893" w:author="Rev 9 Allen Wirfs-Brock" w:date="2012-07-05T18:48:00Z"/>
        </w:rPr>
      </w:pPr>
      <w:ins w:id="12894" w:author="Rev 9 Allen Wirfs-Brock" w:date="2012-07-05T18:48:00Z">
        <w:r>
          <w:t xml:space="preserve">Append </w:t>
        </w:r>
        <w:r w:rsidRPr="008C100A">
          <w:rPr>
            <w:i/>
          </w:rPr>
          <w:t>next</w:t>
        </w:r>
        <w:r>
          <w:t xml:space="preserve"> as the list element of the List </w:t>
        </w:r>
        <w:r w:rsidRPr="008C100A">
          <w:rPr>
            <w:i/>
          </w:rPr>
          <w:t>preceeding</w:t>
        </w:r>
        <w:r>
          <w:t>.</w:t>
        </w:r>
      </w:ins>
    </w:p>
    <w:p w:rsidR="00E66894" w:rsidRPr="00E77497" w:rsidRDefault="00E66894" w:rsidP="00E66894">
      <w:pPr>
        <w:pStyle w:val="Alg4"/>
        <w:numPr>
          <w:ilvl w:val="0"/>
          <w:numId w:val="907"/>
        </w:numPr>
        <w:spacing w:after="220"/>
        <w:contextualSpacing/>
        <w:rPr>
          <w:ins w:id="12895" w:author="Rev 9 Allen Wirfs-Brock" w:date="2012-07-05T18:44:00Z"/>
        </w:rPr>
      </w:pPr>
      <w:ins w:id="12896" w:author="Rev 9 Allen Wirfs-Brock" w:date="2012-07-05T18:44:00Z">
        <w:r w:rsidRPr="00E77497">
          <w:t xml:space="preserve">Return </w:t>
        </w:r>
      </w:ins>
      <w:ins w:id="12897" w:author="Rev 9 Allen Wirfs-Brock" w:date="2012-07-05T18:49:00Z">
        <w:r w:rsidR="008C100A" w:rsidRPr="008C100A">
          <w:rPr>
            <w:i/>
          </w:rPr>
          <w:t>preceeding</w:t>
        </w:r>
      </w:ins>
      <w:ins w:id="12898" w:author="Rev 9 Allen Wirfs-Brock" w:date="2012-07-05T18:44:00Z">
        <w:r w:rsidRPr="00E77497">
          <w:t>.</w:t>
        </w:r>
      </w:ins>
    </w:p>
    <w:p w:rsidR="00E706EA" w:rsidRPr="00E77497" w:rsidRDefault="00E706EA" w:rsidP="00E706EA">
      <w:pPr>
        <w:keepNext/>
        <w:rPr>
          <w:ins w:id="12899" w:author="Rev 9 Allen Wirfs-Brock" w:date="2012-06-30T08:50:00Z"/>
          <w:rFonts w:ascii="Helvetica" w:hAnsi="Helvetica"/>
          <w:b/>
        </w:rPr>
      </w:pPr>
      <w:ins w:id="12900" w:author="Rev 9 Allen Wirfs-Brock" w:date="2012-06-30T08:50:00Z">
        <w:r w:rsidRPr="00E77497">
          <w:rPr>
            <w:rFonts w:ascii="Helvetica" w:hAnsi="Helvetica"/>
            <w:b/>
          </w:rPr>
          <w:t xml:space="preserve">Runtime Semantics: </w:t>
        </w:r>
        <w:r w:rsidRPr="00E77497">
          <w:rPr>
            <w:rFonts w:ascii="Helvetica" w:hAnsi="Helvetica"/>
            <w:b/>
            <w:spacing w:val="6"/>
          </w:rPr>
          <w:t>Evaluation</w:t>
        </w:r>
      </w:ins>
    </w:p>
    <w:p w:rsidR="00E706EA" w:rsidRPr="00E77497" w:rsidRDefault="00E706EA" w:rsidP="00E706EA">
      <w:pPr>
        <w:rPr>
          <w:ins w:id="12901" w:author="Rev 9 Allen Wirfs-Brock" w:date="2012-06-30T08:50:00Z"/>
        </w:rPr>
      </w:pPr>
      <w:ins w:id="12902" w:author="Rev 9 Allen Wirfs-Brock" w:date="2012-06-30T08:50:00Z">
        <w:del w:id="12903" w:author="Rev 10 Allen Wirfs-Brock" w:date="2012-07-29T11:37:00Z">
          <w:r w:rsidDel="00387B31">
            <w:rPr>
              <w:rStyle w:val="bnf"/>
            </w:rPr>
            <w:delText>Quasi</w:delText>
          </w:r>
        </w:del>
      </w:ins>
      <w:ins w:id="12904" w:author="Rev 10 Allen Wirfs-Brock" w:date="2012-07-29T11:37:00Z">
        <w:r w:rsidR="00387B31">
          <w:rPr>
            <w:rStyle w:val="bnf"/>
          </w:rPr>
          <w:t>Template</w:t>
        </w:r>
      </w:ins>
      <w:ins w:id="12905" w:author="Rev 9 Allen Wirfs-Brock" w:date="2012-06-30T08:50:00Z">
        <w:r>
          <w:rPr>
            <w:rStyle w:val="bnf"/>
          </w:rPr>
          <w:t>Literal</w:t>
        </w:r>
        <w:r w:rsidRPr="00E77497">
          <w:t xml:space="preserve"> </w:t>
        </w:r>
        <w:r w:rsidRPr="00E77497">
          <w:rPr>
            <w:b/>
          </w:rPr>
          <w:t>:</w:t>
        </w:r>
        <w:r w:rsidRPr="00E77497">
          <w:rPr>
            <w:i/>
          </w:rPr>
          <w:t xml:space="preserve"> </w:t>
        </w:r>
      </w:ins>
      <w:ins w:id="12906" w:author="Rev 9 Allen Wirfs-Brock" w:date="2012-06-30T08:51:00Z">
        <w:del w:id="12907" w:author="Rev 10 Allen Wirfs-Brock" w:date="2012-07-29T11:40:00Z">
          <w:r w:rsidDel="00387B31">
            <w:rPr>
              <w:rStyle w:val="bnf"/>
            </w:rPr>
            <w:delText>FullQuasi</w:delText>
          </w:r>
        </w:del>
      </w:ins>
      <w:ins w:id="12908" w:author="Rev 10 Allen Wirfs-Brock" w:date="2012-07-29T11:40:00Z">
        <w:r w:rsidR="00387B31">
          <w:rPr>
            <w:rStyle w:val="bnf"/>
          </w:rPr>
          <w:t>NoSubstitutionTemplate</w:t>
        </w:r>
      </w:ins>
      <w:ins w:id="12909" w:author="Rev 9 Allen Wirfs-Brock" w:date="2012-06-30T08:50:00Z">
        <w:r w:rsidRPr="00E77497">
          <w:t xml:space="preserve"> </w:t>
        </w:r>
      </w:ins>
    </w:p>
    <w:p w:rsidR="00E706EA" w:rsidRPr="00E77497" w:rsidRDefault="00E706EA" w:rsidP="00A0196C">
      <w:pPr>
        <w:pStyle w:val="Alg4"/>
        <w:numPr>
          <w:ilvl w:val="0"/>
          <w:numId w:val="902"/>
        </w:numPr>
        <w:spacing w:after="220"/>
        <w:contextualSpacing/>
        <w:rPr>
          <w:ins w:id="12910" w:author="Rev 9 Allen Wirfs-Brock" w:date="2012-06-30T08:52:00Z"/>
        </w:rPr>
      </w:pPr>
      <w:ins w:id="12911" w:author="Rev 9 Allen Wirfs-Brock" w:date="2012-06-30T08:52:00Z">
        <w:r w:rsidRPr="00E77497">
          <w:t xml:space="preserve">Return </w:t>
        </w:r>
        <w:r>
          <w:t>the string</w:t>
        </w:r>
      </w:ins>
      <w:ins w:id="12912" w:author="Rev 9 Allen Wirfs-Brock" w:date="2012-07-02T17:16:00Z">
        <w:r w:rsidR="000A05D1">
          <w:t xml:space="preserve"> value</w:t>
        </w:r>
      </w:ins>
      <w:ins w:id="12913" w:author="Rev 9 Allen Wirfs-Brock" w:date="2012-06-30T08:52:00Z">
        <w:r>
          <w:t xml:space="preserve"> whose </w:t>
        </w:r>
      </w:ins>
      <w:ins w:id="12914" w:author="Rev 9 Allen Wirfs-Brock" w:date="2012-07-02T17:15:00Z">
        <w:r w:rsidR="000A05D1">
          <w:t>elements</w:t>
        </w:r>
      </w:ins>
      <w:ins w:id="12915" w:author="Rev 9 Allen Wirfs-Brock" w:date="2012-06-30T08:52:00Z">
        <w:r>
          <w:t xml:space="preserve"> are the </w:t>
        </w:r>
        <w:del w:id="12916" w:author="Rev 10 Allen Wirfs-Brock" w:date="2012-07-29T11:26:00Z">
          <w:r w:rsidDel="00387B31">
            <w:delText>QV</w:delText>
          </w:r>
        </w:del>
      </w:ins>
      <w:ins w:id="12917" w:author="Rev 10 Allen Wirfs-Brock" w:date="2012-07-29T11:26:00Z">
        <w:r w:rsidR="00387B31">
          <w:t>TV</w:t>
        </w:r>
      </w:ins>
      <w:ins w:id="12918" w:author="Rev 9 Allen Wirfs-Brock" w:date="2012-06-30T08:52:00Z">
        <w:r>
          <w:t xml:space="preserve"> of </w:t>
        </w:r>
      </w:ins>
      <w:ins w:id="12919" w:author="Rev 9 Allen Wirfs-Brock" w:date="2012-06-30T08:53:00Z">
        <w:del w:id="12920" w:author="Rev 10 Allen Wirfs-Brock" w:date="2012-07-29T11:40:00Z">
          <w:r w:rsidDel="00387B31">
            <w:rPr>
              <w:i/>
            </w:rPr>
            <w:delText>FullQuasi</w:delText>
          </w:r>
        </w:del>
      </w:ins>
      <w:ins w:id="12921" w:author="Rev 10 Allen Wirfs-Brock" w:date="2012-07-29T11:40:00Z">
        <w:r w:rsidR="00387B31">
          <w:rPr>
            <w:i/>
          </w:rPr>
          <w:t>NoSubstitutionTemplate</w:t>
        </w:r>
      </w:ins>
      <w:ins w:id="12922" w:author="Rev 9 Allen Wirfs-Brock" w:date="2012-06-30T08:52:00Z">
        <w:r>
          <w:t xml:space="preserve"> as defined in 7.8.</w:t>
        </w:r>
      </w:ins>
      <w:ins w:id="12923" w:author="Rev 9 Allen Wirfs-Brock" w:date="2012-06-30T08:53:00Z">
        <w:r>
          <w:t>6</w:t>
        </w:r>
      </w:ins>
      <w:ins w:id="12924" w:author="Rev 9 Allen Wirfs-Brock" w:date="2012-06-30T08:52:00Z">
        <w:r w:rsidRPr="00E77497">
          <w:t>.</w:t>
        </w:r>
      </w:ins>
    </w:p>
    <w:p w:rsidR="00E706EA" w:rsidRPr="00BA286E" w:rsidRDefault="00E706EA" w:rsidP="00E706EA">
      <w:pPr>
        <w:rPr>
          <w:ins w:id="12925" w:author="Rev 9 Allen Wirfs-Brock" w:date="2012-06-30T08:54:00Z"/>
          <w:rFonts w:ascii="Times New Roman" w:hAnsi="Times New Roman"/>
        </w:rPr>
      </w:pPr>
      <w:ins w:id="12926" w:author="Rev 9 Allen Wirfs-Brock" w:date="2012-06-30T08:54:00Z">
        <w:del w:id="12927" w:author="Rev 10 Allen Wirfs-Brock" w:date="2012-07-29T11:37:00Z">
          <w:r w:rsidDel="00387B31">
            <w:rPr>
              <w:rStyle w:val="bnf"/>
            </w:rPr>
            <w:delText>Quasi</w:delText>
          </w:r>
        </w:del>
      </w:ins>
      <w:ins w:id="12928" w:author="Rev 10 Allen Wirfs-Brock" w:date="2012-07-29T11:37:00Z">
        <w:r w:rsidR="00387B31">
          <w:rPr>
            <w:rStyle w:val="bnf"/>
          </w:rPr>
          <w:t>Template</w:t>
        </w:r>
      </w:ins>
      <w:ins w:id="12929" w:author="Rev 9 Allen Wirfs-Brock" w:date="2012-06-30T08:54:00Z">
        <w:r>
          <w:rPr>
            <w:rStyle w:val="bnf"/>
          </w:rPr>
          <w:t>Literal</w:t>
        </w:r>
        <w:r w:rsidRPr="00E77497">
          <w:t xml:space="preserve"> </w:t>
        </w:r>
        <w:r w:rsidRPr="00E77497">
          <w:rPr>
            <w:b/>
          </w:rPr>
          <w:t>:</w:t>
        </w:r>
        <w:r w:rsidRPr="00E77497">
          <w:rPr>
            <w:i/>
          </w:rPr>
          <w:t xml:space="preserve"> </w:t>
        </w:r>
      </w:ins>
      <w:ins w:id="12930" w:author="Rev 9 Allen Wirfs-Brock" w:date="2012-06-30T08:56:00Z">
        <w:del w:id="12931" w:author="Rev 10 Allen Wirfs-Brock" w:date="2012-07-29T11:37:00Z">
          <w:r w:rsidRPr="00BA286E" w:rsidDel="00387B31">
            <w:rPr>
              <w:rFonts w:ascii="Times New Roman" w:hAnsi="Times New Roman"/>
              <w:i/>
            </w:rPr>
            <w:delText>Quasi</w:delText>
          </w:r>
        </w:del>
      </w:ins>
      <w:ins w:id="12932" w:author="Rev 10 Allen Wirfs-Brock" w:date="2012-07-29T11:37:00Z">
        <w:r w:rsidR="00387B31">
          <w:rPr>
            <w:rFonts w:ascii="Times New Roman" w:hAnsi="Times New Roman"/>
            <w:i/>
          </w:rPr>
          <w:t>Template</w:t>
        </w:r>
      </w:ins>
      <w:ins w:id="12933" w:author="Rev 9 Allen Wirfs-Brock" w:date="2012-06-30T08:56:00Z">
        <w:r w:rsidRPr="00BA286E">
          <w:rPr>
            <w:rFonts w:ascii="Times New Roman" w:hAnsi="Times New Roman"/>
            <w:i/>
          </w:rPr>
          <w:t>Head</w:t>
        </w:r>
      </w:ins>
      <w:ins w:id="12934" w:author="Rev 9 Allen Wirfs-Brock" w:date="2012-06-30T09:10:00Z">
        <w:r w:rsidR="003C08F9">
          <w:rPr>
            <w:rFonts w:ascii="Times New Roman" w:hAnsi="Times New Roman"/>
            <w:i/>
          </w:rPr>
          <w:t xml:space="preserve"> Expression</w:t>
        </w:r>
      </w:ins>
      <w:ins w:id="12935" w:author="Rev 9 Allen Wirfs-Brock" w:date="2012-06-30T08:59: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936" w:author="Rev 10 Allen Wirfs-Brock" w:date="2012-07-29T11:37:00Z">
          <w:r w:rsidRPr="00BA286E" w:rsidDel="00387B31">
            <w:rPr>
              <w:rFonts w:ascii="Times New Roman" w:hAnsi="Times New Roman"/>
              <w:i/>
              <w:sz w:val="16"/>
            </w:rPr>
            <w:delText>Quasi</w:delText>
          </w:r>
        </w:del>
      </w:ins>
      <w:ins w:id="12937" w:author="Rev 10 Allen Wirfs-Brock" w:date="2012-07-29T11:37:00Z">
        <w:r w:rsidR="00387B31">
          <w:rPr>
            <w:rFonts w:ascii="Times New Roman" w:hAnsi="Times New Roman"/>
            <w:i/>
            <w:sz w:val="16"/>
          </w:rPr>
          <w:t>Template</w:t>
        </w:r>
      </w:ins>
      <w:ins w:id="12938" w:author="Rev 9 Allen Wirfs-Brock" w:date="2012-06-30T08:59:00Z">
        <w:r w:rsidRPr="00BA286E">
          <w:rPr>
            <w:rFonts w:ascii="Times New Roman" w:hAnsi="Times New Roman"/>
            <w:i/>
            <w:sz w:val="16"/>
          </w:rPr>
          <w:t>Tail</w:t>
        </w:r>
        <w:r w:rsidRPr="00BA286E">
          <w:rPr>
            <w:rFonts w:cs="Arial"/>
            <w:sz w:val="16"/>
          </w:rPr>
          <w:t>]</w:t>
        </w:r>
      </w:ins>
      <w:ins w:id="12939" w:author="Rev 9 Allen Wirfs-Brock" w:date="2012-06-30T09:00:00Z">
        <w:r>
          <w:rPr>
            <w:rFonts w:cs="Arial"/>
            <w:sz w:val="16"/>
          </w:rPr>
          <w:t xml:space="preserve"> </w:t>
        </w:r>
        <w:del w:id="12940" w:author="Rev 10 Allen Wirfs-Brock" w:date="2012-07-29T11:37:00Z">
          <w:r w:rsidRPr="00D639BE" w:rsidDel="00387B31">
            <w:rPr>
              <w:rFonts w:ascii="Times New Roman" w:hAnsi="Times New Roman"/>
              <w:i/>
            </w:rPr>
            <w:delText>Quasi</w:delText>
          </w:r>
        </w:del>
      </w:ins>
      <w:ins w:id="12941" w:author="Rev 10 Allen Wirfs-Brock" w:date="2012-07-29T11:37:00Z">
        <w:r w:rsidR="00387B31">
          <w:rPr>
            <w:rFonts w:ascii="Times New Roman" w:hAnsi="Times New Roman"/>
            <w:i/>
          </w:rPr>
          <w:t>Template</w:t>
        </w:r>
      </w:ins>
      <w:ins w:id="12942" w:author="Rev 9 Allen Wirfs-Brock" w:date="2012-06-30T09:00:00Z">
        <w:del w:id="12943" w:author="Rev 10 Allen Wirfs-Brock" w:date="2012-08-30T12:03:00Z">
          <w:r w:rsidDel="00B37EBC">
            <w:rPr>
              <w:rFonts w:ascii="Times New Roman" w:hAnsi="Times New Roman"/>
              <w:i/>
            </w:rPr>
            <w:delText>Tail</w:delText>
          </w:r>
        </w:del>
      </w:ins>
      <w:ins w:id="12944" w:author="Rev 10 Allen Wirfs-Brock" w:date="2012-08-30T12:03:00Z">
        <w:r w:rsidR="00B37EBC">
          <w:rPr>
            <w:rFonts w:ascii="Times New Roman" w:hAnsi="Times New Roman"/>
            <w:i/>
          </w:rPr>
          <w:t>Spans</w:t>
        </w:r>
      </w:ins>
    </w:p>
    <w:p w:rsidR="00BA286E" w:rsidRDefault="00BA286E" w:rsidP="00A0196C">
      <w:pPr>
        <w:pStyle w:val="Alg4"/>
        <w:numPr>
          <w:ilvl w:val="0"/>
          <w:numId w:val="903"/>
        </w:numPr>
        <w:spacing w:after="220"/>
        <w:contextualSpacing/>
        <w:rPr>
          <w:ins w:id="12945" w:author="Rev 9 Allen Wirfs-Brock" w:date="2012-06-30T09:01:00Z"/>
        </w:rPr>
      </w:pPr>
      <w:ins w:id="12946" w:author="Rev 9 Allen Wirfs-Brock" w:date="2012-06-30T09:01:00Z">
        <w:r>
          <w:t xml:space="preserve">Let </w:t>
        </w:r>
      </w:ins>
      <w:ins w:id="12947" w:author="Rev 9 Allen Wirfs-Brock" w:date="2012-06-30T09:02:00Z">
        <w:r w:rsidRPr="00BA286E">
          <w:rPr>
            <w:i/>
          </w:rPr>
          <w:t>head</w:t>
        </w:r>
      </w:ins>
      <w:ins w:id="12948" w:author="Rev 9 Allen Wirfs-Brock" w:date="2012-06-30T09:01:00Z">
        <w:r>
          <w:t xml:space="preserve"> be </w:t>
        </w:r>
      </w:ins>
      <w:ins w:id="12949" w:author="Rev 9 Allen Wirfs-Brock" w:date="2012-06-30T09:11:00Z">
        <w:r w:rsidR="003C08F9">
          <w:t xml:space="preserve">the </w:t>
        </w:r>
        <w:del w:id="12950" w:author="Rev 10 Allen Wirfs-Brock" w:date="2012-07-29T11:26:00Z">
          <w:r w:rsidR="003C08F9" w:rsidDel="00387B31">
            <w:delText>QV</w:delText>
          </w:r>
        </w:del>
      </w:ins>
      <w:ins w:id="12951" w:author="Rev 10 Allen Wirfs-Brock" w:date="2012-07-29T11:26:00Z">
        <w:r w:rsidR="00387B31">
          <w:t>TV</w:t>
        </w:r>
      </w:ins>
      <w:ins w:id="12952" w:author="Rev 9 Allen Wirfs-Brock" w:date="2012-06-30T09:11:00Z">
        <w:r w:rsidR="003C08F9">
          <w:t xml:space="preserve"> of </w:t>
        </w:r>
      </w:ins>
      <w:ins w:id="12953" w:author="Rev 9 Allen Wirfs-Brock" w:date="2012-06-30T09:12:00Z">
        <w:del w:id="12954" w:author="Rev 10 Allen Wirfs-Brock" w:date="2012-07-29T11:37:00Z">
          <w:r w:rsidR="003C08F9" w:rsidDel="00387B31">
            <w:rPr>
              <w:i/>
            </w:rPr>
            <w:delText>Quasi</w:delText>
          </w:r>
        </w:del>
      </w:ins>
      <w:ins w:id="12955" w:author="Rev 10 Allen Wirfs-Brock" w:date="2012-07-29T11:37:00Z">
        <w:r w:rsidR="00387B31">
          <w:rPr>
            <w:i/>
          </w:rPr>
          <w:t>Template</w:t>
        </w:r>
      </w:ins>
      <w:ins w:id="12956" w:author="Rev 9 Allen Wirfs-Brock" w:date="2012-06-30T09:11:00Z">
        <w:r w:rsidR="003C08F9">
          <w:rPr>
            <w:i/>
          </w:rPr>
          <w:t>Head</w:t>
        </w:r>
        <w:r w:rsidR="003C08F9">
          <w:t xml:space="preserve"> as defined in 7.8.6</w:t>
        </w:r>
      </w:ins>
      <w:ins w:id="12957" w:author="Rev 9 Allen Wirfs-Brock" w:date="2012-06-30T09:01:00Z">
        <w:r>
          <w:t>.</w:t>
        </w:r>
      </w:ins>
    </w:p>
    <w:p w:rsidR="003C08F9" w:rsidRDefault="003C08F9" w:rsidP="00A0196C">
      <w:pPr>
        <w:pStyle w:val="Alg4"/>
        <w:numPr>
          <w:ilvl w:val="0"/>
          <w:numId w:val="903"/>
        </w:numPr>
        <w:spacing w:after="220"/>
        <w:contextualSpacing/>
        <w:rPr>
          <w:ins w:id="12958" w:author="Rev 9 Allen Wirfs-Brock" w:date="2012-06-30T09:12:00Z"/>
        </w:rPr>
      </w:pPr>
      <w:ins w:id="12959" w:author="Rev 9 Allen Wirfs-Brock" w:date="2012-06-30T09:13:00Z">
        <w:r>
          <w:t xml:space="preserve">Let </w:t>
        </w:r>
        <w:r w:rsidRPr="003C08F9">
          <w:rPr>
            <w:i/>
          </w:rPr>
          <w:t>sub</w:t>
        </w:r>
        <w:r>
          <w:t xml:space="preserve"> be the result of evaluating </w:t>
        </w:r>
        <w:r w:rsidRPr="003C08F9">
          <w:rPr>
            <w:i/>
          </w:rPr>
          <w:t>Expression</w:t>
        </w:r>
        <w:r>
          <w:t>.</w:t>
        </w:r>
      </w:ins>
    </w:p>
    <w:p w:rsidR="003C08F9" w:rsidRDefault="003C08F9" w:rsidP="00A0196C">
      <w:pPr>
        <w:pStyle w:val="Alg4"/>
        <w:numPr>
          <w:ilvl w:val="0"/>
          <w:numId w:val="903"/>
        </w:numPr>
        <w:spacing w:after="220"/>
        <w:contextualSpacing/>
        <w:rPr>
          <w:ins w:id="12960" w:author="Rev 9 Allen Wirfs-Brock" w:date="2012-06-30T09:17:00Z"/>
        </w:rPr>
      </w:pPr>
      <w:ins w:id="12961" w:author="Rev 9 Allen Wirfs-Brock" w:date="2012-06-30T09:17:00Z">
        <w:r>
          <w:t xml:space="preserve">Let </w:t>
        </w:r>
        <w:r w:rsidRPr="003C08F9">
          <w:rPr>
            <w:i/>
          </w:rPr>
          <w:t>middle</w:t>
        </w:r>
        <w:r>
          <w:t xml:space="preserve"> be </w:t>
        </w:r>
        <w:commentRangeStart w:id="12962"/>
        <w:r>
          <w:t>ToString(</w:t>
        </w:r>
        <w:r w:rsidRPr="003C08F9">
          <w:rPr>
            <w:i/>
          </w:rPr>
          <w:t>sub</w:t>
        </w:r>
        <w:r>
          <w:t>).</w:t>
        </w:r>
      </w:ins>
      <w:commentRangeEnd w:id="12962"/>
      <w:ins w:id="12963" w:author="Rev 9 Allen Wirfs-Brock" w:date="2012-06-30T09:21:00Z">
        <w:r w:rsidR="00F37DF5">
          <w:rPr>
            <w:rStyle w:val="CommentReference"/>
            <w:rFonts w:ascii="Arial" w:eastAsia="MS Mincho" w:hAnsi="Arial"/>
            <w:spacing w:val="0"/>
            <w:lang w:eastAsia="ja-JP"/>
          </w:rPr>
          <w:commentReference w:id="12962"/>
        </w:r>
      </w:ins>
    </w:p>
    <w:p w:rsidR="00BA286E" w:rsidRDefault="00BA286E" w:rsidP="00A0196C">
      <w:pPr>
        <w:pStyle w:val="Alg4"/>
        <w:numPr>
          <w:ilvl w:val="0"/>
          <w:numId w:val="903"/>
        </w:numPr>
        <w:spacing w:after="220"/>
        <w:contextualSpacing/>
        <w:rPr>
          <w:ins w:id="12964" w:author="Rev 9 Allen Wirfs-Brock" w:date="2012-06-30T09:04:00Z"/>
        </w:rPr>
      </w:pPr>
      <w:ins w:id="12965" w:author="Rev 9 Allen Wirfs-Brock" w:date="2012-06-30T09:04:00Z">
        <w:r>
          <w:lastRenderedPageBreak/>
          <w:t>ReturnIfAbrupt(</w:t>
        </w:r>
      </w:ins>
      <w:ins w:id="12966" w:author="Rev 9 Allen Wirfs-Brock" w:date="2012-06-30T09:22:00Z">
        <w:r w:rsidR="00F37DF5">
          <w:rPr>
            <w:i/>
          </w:rPr>
          <w:t>middle</w:t>
        </w:r>
      </w:ins>
      <w:ins w:id="12967" w:author="Rev 9 Allen Wirfs-Brock" w:date="2012-06-30T09:04:00Z">
        <w:r>
          <w:t>).</w:t>
        </w:r>
      </w:ins>
    </w:p>
    <w:p w:rsidR="00B37EBC" w:rsidRDefault="00B37EBC" w:rsidP="00B37EBC">
      <w:pPr>
        <w:pStyle w:val="Alg4"/>
        <w:numPr>
          <w:ilvl w:val="0"/>
          <w:numId w:val="903"/>
        </w:numPr>
        <w:spacing w:after="220"/>
        <w:contextualSpacing/>
        <w:rPr>
          <w:ins w:id="12968" w:author="Rev 10 Allen Wirfs-Brock" w:date="2012-08-30T12:04:00Z"/>
        </w:rPr>
      </w:pPr>
      <w:ins w:id="12969" w:author="Rev 10 Allen Wirfs-Brock" w:date="2012-08-30T12:04:00Z">
        <w:r>
          <w:t xml:space="preserve">Let </w:t>
        </w:r>
        <w:r>
          <w:rPr>
            <w:i/>
          </w:rPr>
          <w:t>tail</w:t>
        </w:r>
        <w:r>
          <w:t xml:space="preserve"> be the result of evaluating </w:t>
        </w:r>
        <w:r>
          <w:rPr>
            <w:i/>
          </w:rPr>
          <w:t xml:space="preserve">TemplateSpans </w:t>
        </w:r>
        <w:r>
          <w:t>.</w:t>
        </w:r>
      </w:ins>
    </w:p>
    <w:p w:rsidR="00B37EBC" w:rsidRDefault="00B37EBC" w:rsidP="00B37EBC">
      <w:pPr>
        <w:pStyle w:val="Alg4"/>
        <w:numPr>
          <w:ilvl w:val="0"/>
          <w:numId w:val="903"/>
        </w:numPr>
        <w:spacing w:after="220"/>
        <w:contextualSpacing/>
        <w:rPr>
          <w:ins w:id="12970" w:author="Rev 10 Allen Wirfs-Brock" w:date="2012-08-30T12:04:00Z"/>
        </w:rPr>
      </w:pPr>
      <w:ins w:id="12971" w:author="Rev 10 Allen Wirfs-Brock" w:date="2012-08-30T12:04:00Z">
        <w:r>
          <w:t>ReturnIfAbrupt(</w:t>
        </w:r>
        <w:r>
          <w:rPr>
            <w:i/>
          </w:rPr>
          <w:t>tail</w:t>
        </w:r>
        <w:r>
          <w:t>).</w:t>
        </w:r>
      </w:ins>
    </w:p>
    <w:p w:rsidR="00BA286E" w:rsidDel="00B37EBC" w:rsidRDefault="00BA286E" w:rsidP="00A0196C">
      <w:pPr>
        <w:pStyle w:val="Alg4"/>
        <w:numPr>
          <w:ilvl w:val="0"/>
          <w:numId w:val="903"/>
        </w:numPr>
        <w:spacing w:after="220"/>
        <w:contextualSpacing/>
        <w:rPr>
          <w:ins w:id="12972" w:author="Rev 9 Allen Wirfs-Brock" w:date="2012-06-30T09:05:00Z"/>
          <w:del w:id="12973" w:author="Rev 10 Allen Wirfs-Brock" w:date="2012-08-30T12:04:00Z"/>
        </w:rPr>
      </w:pPr>
      <w:ins w:id="12974" w:author="Rev 9 Allen Wirfs-Brock" w:date="2012-06-30T09:05:00Z">
        <w:del w:id="12975" w:author="Rev 10 Allen Wirfs-Brock" w:date="2012-08-30T12:04:00Z">
          <w:r w:rsidDel="00B37EBC">
            <w:delText xml:space="preserve">Let </w:delText>
          </w:r>
          <w:r w:rsidRPr="00BA286E" w:rsidDel="00B37EBC">
            <w:rPr>
              <w:i/>
            </w:rPr>
            <w:delText>tail</w:delText>
          </w:r>
          <w:r w:rsidDel="00B37EBC">
            <w:delText xml:space="preserve"> be the </w:delText>
          </w:r>
        </w:del>
      </w:ins>
      <w:ins w:id="12976" w:author="Rev 9 Allen Wirfs-Brock" w:date="2012-06-30T09:22:00Z">
        <w:del w:id="12977" w:author="Rev 10 Allen Wirfs-Brock" w:date="2012-07-29T11:26:00Z">
          <w:r w:rsidR="00F37DF5" w:rsidDel="00387B31">
            <w:delText>QV</w:delText>
          </w:r>
        </w:del>
        <w:del w:id="12978" w:author="Rev 10 Allen Wirfs-Brock" w:date="2012-08-30T12:04:00Z">
          <w:r w:rsidR="00F37DF5" w:rsidDel="00B37EBC">
            <w:delText xml:space="preserve"> of </w:delText>
          </w:r>
        </w:del>
        <w:del w:id="12979" w:author="Rev 10 Allen Wirfs-Brock" w:date="2012-07-29T11:37:00Z">
          <w:r w:rsidR="00F37DF5" w:rsidDel="00387B31">
            <w:rPr>
              <w:i/>
            </w:rPr>
            <w:delText>Quasi</w:delText>
          </w:r>
        </w:del>
      </w:ins>
      <w:ins w:id="12980" w:author="Rev 9 Allen Wirfs-Brock" w:date="2012-06-30T09:23:00Z">
        <w:del w:id="12981" w:author="Rev 10 Allen Wirfs-Brock" w:date="2012-08-30T12:04:00Z">
          <w:r w:rsidR="00F37DF5" w:rsidDel="00B37EBC">
            <w:rPr>
              <w:i/>
            </w:rPr>
            <w:delText xml:space="preserve">Tail </w:delText>
          </w:r>
        </w:del>
      </w:ins>
      <w:ins w:id="12982" w:author="Rev 9 Allen Wirfs-Brock" w:date="2012-06-30T09:22:00Z">
        <w:del w:id="12983" w:author="Rev 10 Allen Wirfs-Brock" w:date="2012-08-30T12:04:00Z">
          <w:r w:rsidR="00F37DF5" w:rsidDel="00B37EBC">
            <w:delText>as defined in 7.8.6</w:delText>
          </w:r>
        </w:del>
      </w:ins>
      <w:ins w:id="12984" w:author="Rev 9 Allen Wirfs-Brock" w:date="2012-06-30T09:05:00Z">
        <w:del w:id="12985" w:author="Rev 10 Allen Wirfs-Brock" w:date="2012-08-30T12:04:00Z">
          <w:r w:rsidDel="00B37EBC">
            <w:delText>.</w:delText>
          </w:r>
        </w:del>
      </w:ins>
    </w:p>
    <w:p w:rsidR="00E706EA" w:rsidRPr="00E77497" w:rsidRDefault="00E706EA" w:rsidP="00A0196C">
      <w:pPr>
        <w:pStyle w:val="Alg4"/>
        <w:numPr>
          <w:ilvl w:val="0"/>
          <w:numId w:val="903"/>
        </w:numPr>
        <w:spacing w:after="220"/>
        <w:contextualSpacing/>
        <w:rPr>
          <w:ins w:id="12986" w:author="Rev 9 Allen Wirfs-Brock" w:date="2012-06-30T08:54:00Z"/>
        </w:rPr>
      </w:pPr>
      <w:ins w:id="12987" w:author="Rev 9 Allen Wirfs-Brock" w:date="2012-06-30T08:54:00Z">
        <w:r w:rsidRPr="00E77497">
          <w:t xml:space="preserve">Return </w:t>
        </w:r>
        <w:r>
          <w:t xml:space="preserve">the string </w:t>
        </w:r>
      </w:ins>
      <w:ins w:id="12988" w:author="Rev 10 Allen Wirfs-Brock" w:date="2012-08-30T12:05:00Z">
        <w:r w:rsidR="00B37EBC">
          <w:t xml:space="preserve">value </w:t>
        </w:r>
      </w:ins>
      <w:ins w:id="12989" w:author="Rev 9 Allen Wirfs-Brock" w:date="2012-06-30T08:54:00Z">
        <w:r>
          <w:t xml:space="preserve">whose </w:t>
        </w:r>
      </w:ins>
      <w:ins w:id="12990" w:author="Rev 9 Allen Wirfs-Brock" w:date="2012-07-02T17:31:00Z">
        <w:r w:rsidR="00A0691D">
          <w:t>elements</w:t>
        </w:r>
      </w:ins>
      <w:ins w:id="12991" w:author="Rev 9 Allen Wirfs-Brock" w:date="2012-06-30T08:54:00Z">
        <w:r>
          <w:t xml:space="preserve"> </w:t>
        </w:r>
      </w:ins>
      <w:ins w:id="12992" w:author="Rev 9 Allen Wirfs-Brock" w:date="2012-06-30T09:06:00Z">
        <w:r w:rsidR="00BA286E">
          <w:t xml:space="preserve">are the </w:t>
        </w:r>
      </w:ins>
      <w:ins w:id="12993" w:author="Rev 9 Allen Wirfs-Brock" w:date="2012-07-02T17:31:00Z">
        <w:r w:rsidR="00A0691D">
          <w:t xml:space="preserve">code units </w:t>
        </w:r>
      </w:ins>
      <w:ins w:id="12994" w:author="Rev 9 Allen Wirfs-Brock" w:date="2012-06-30T09:06:00Z">
        <w:r w:rsidR="00BA286E">
          <w:t xml:space="preserve"> of </w:t>
        </w:r>
        <w:r w:rsidR="00BA286E" w:rsidRPr="00BA286E">
          <w:rPr>
            <w:i/>
          </w:rPr>
          <w:t>head</w:t>
        </w:r>
        <w:r w:rsidR="00BA286E">
          <w:t xml:space="preserve"> </w:t>
        </w:r>
      </w:ins>
      <w:ins w:id="12995" w:author="Rev 9 Allen Wirfs-Brock" w:date="2012-06-30T09:23:00Z">
        <w:del w:id="12996" w:author="Rev 10 Allen Wirfs-Brock" w:date="2012-08-30T12:05:00Z">
          <w:r w:rsidR="00F37DF5" w:rsidDel="00B37EBC">
            <w:delText xml:space="preserve">followed by the </w:delText>
          </w:r>
        </w:del>
      </w:ins>
      <w:ins w:id="12997" w:author="Rev 9 Allen Wirfs-Brock" w:date="2012-07-02T17:32:00Z">
        <w:del w:id="12998" w:author="Rev 10 Allen Wirfs-Brock" w:date="2012-08-30T12:05:00Z">
          <w:r w:rsidR="00A0691D" w:rsidDel="00B37EBC">
            <w:delText>elements</w:delText>
          </w:r>
        </w:del>
      </w:ins>
      <w:ins w:id="12999" w:author="Rev 9 Allen Wirfs-Brock" w:date="2012-06-30T09:23:00Z">
        <w:del w:id="13000" w:author="Rev 10 Allen Wirfs-Brock" w:date="2012-08-30T12:05:00Z">
          <w:r w:rsidR="00F37DF5" w:rsidDel="00B37EBC">
            <w:delText xml:space="preserve"> of </w:delText>
          </w:r>
          <w:r w:rsidR="00F37DF5" w:rsidRPr="00F37DF5" w:rsidDel="00B37EBC">
            <w:rPr>
              <w:i/>
            </w:rPr>
            <w:delText>middle</w:delText>
          </w:r>
          <w:r w:rsidR="00F37DF5" w:rsidDel="00B37EBC">
            <w:delText xml:space="preserve"> </w:delText>
          </w:r>
        </w:del>
      </w:ins>
      <w:ins w:id="13001" w:author="Rev 9 Allen Wirfs-Brock" w:date="2012-06-30T09:06:00Z">
        <w:r w:rsidR="00BA286E">
          <w:t xml:space="preserve">followed by the </w:t>
        </w:r>
      </w:ins>
      <w:ins w:id="13002" w:author="Rev 9 Allen Wirfs-Brock" w:date="2012-07-02T17:32:00Z">
        <w:r w:rsidR="00A0691D">
          <w:t>code units</w:t>
        </w:r>
      </w:ins>
      <w:ins w:id="13003" w:author="Rev 9 Allen Wirfs-Brock" w:date="2012-06-30T09:06:00Z">
        <w:r w:rsidR="00BA286E">
          <w:t xml:space="preserve"> of </w:t>
        </w:r>
        <w:r w:rsidR="00BA286E" w:rsidRPr="00BA286E">
          <w:rPr>
            <w:i/>
          </w:rPr>
          <w:t>tail</w:t>
        </w:r>
      </w:ins>
      <w:ins w:id="13004" w:author="Rev 9 Allen Wirfs-Brock" w:date="2012-06-30T08:54:00Z">
        <w:r w:rsidRPr="00E77497">
          <w:t>.</w:t>
        </w:r>
      </w:ins>
    </w:p>
    <w:p w:rsidR="00D212BF" w:rsidRPr="00BA286E" w:rsidRDefault="00D212BF" w:rsidP="00D212BF">
      <w:pPr>
        <w:rPr>
          <w:ins w:id="13005" w:author="Rev 10 Allen Wirfs-Brock" w:date="2012-08-30T12:10:00Z"/>
          <w:rFonts w:ascii="Times New Roman" w:hAnsi="Times New Roman"/>
        </w:rPr>
      </w:pPr>
      <w:ins w:id="13006" w:author="Rev 10 Allen Wirfs-Brock" w:date="2012-08-30T12:10:00Z">
        <w:r>
          <w:rPr>
            <w:rStyle w:val="bnf"/>
          </w:rPr>
          <w:t>TemplateSpan</w:t>
        </w:r>
      </w:ins>
      <w:ins w:id="13007" w:author="Rev 11 Allen Wirfs-Brock" w:date="2012-10-25T16:17:00Z">
        <w:r w:rsidR="00AA44E9">
          <w:rPr>
            <w:rStyle w:val="bnf"/>
          </w:rPr>
          <w:t>s</w:t>
        </w:r>
      </w:ins>
      <w:ins w:id="13008" w:author="Rev 10 Allen Wirfs-Brock" w:date="2012-08-30T12:10:00Z">
        <w:r w:rsidRPr="00E77497">
          <w:t xml:space="preserve"> </w:t>
        </w:r>
        <w:r w:rsidRPr="00E77497">
          <w:rPr>
            <w:b/>
          </w:rPr>
          <w:t>:</w:t>
        </w:r>
        <w:r w:rsidRPr="00E77497">
          <w:rPr>
            <w:i/>
          </w:rPr>
          <w:t xml:space="preserve"> </w:t>
        </w:r>
        <w:r>
          <w:rPr>
            <w:rFonts w:ascii="Times New Roman" w:hAnsi="Times New Roman"/>
            <w:i/>
          </w:rPr>
          <w:t xml:space="preserve"> TemplateTail</w:t>
        </w:r>
      </w:ins>
    </w:p>
    <w:p w:rsidR="00D212BF" w:rsidRDefault="00D212BF" w:rsidP="00D212BF">
      <w:pPr>
        <w:pStyle w:val="Alg4"/>
        <w:numPr>
          <w:ilvl w:val="0"/>
          <w:numId w:val="904"/>
        </w:numPr>
        <w:spacing w:after="220"/>
        <w:contextualSpacing/>
        <w:rPr>
          <w:ins w:id="13009" w:author="Rev 10 Allen Wirfs-Brock" w:date="2012-08-30T12:10:00Z"/>
        </w:rPr>
      </w:pPr>
      <w:ins w:id="13010" w:author="Rev 10 Allen Wirfs-Brock" w:date="2012-08-30T12:10:00Z">
        <w:r>
          <w:t xml:space="preserve">Let </w:t>
        </w:r>
        <w:r w:rsidRPr="00BA286E">
          <w:rPr>
            <w:i/>
          </w:rPr>
          <w:t>tail</w:t>
        </w:r>
        <w:r>
          <w:t xml:space="preserve"> be the TV of </w:t>
        </w:r>
        <w:r>
          <w:rPr>
            <w:i/>
          </w:rPr>
          <w:t xml:space="preserve">TemplateTail </w:t>
        </w:r>
        <w:r>
          <w:t>as defined in 7.8.6.</w:t>
        </w:r>
      </w:ins>
    </w:p>
    <w:p w:rsidR="00D212BF" w:rsidRPr="00E77497" w:rsidRDefault="00D212BF" w:rsidP="00D212BF">
      <w:pPr>
        <w:pStyle w:val="Alg4"/>
        <w:numPr>
          <w:ilvl w:val="0"/>
          <w:numId w:val="904"/>
        </w:numPr>
        <w:spacing w:after="220"/>
        <w:contextualSpacing/>
        <w:rPr>
          <w:ins w:id="13011" w:author="Rev 10 Allen Wirfs-Brock" w:date="2012-08-30T12:10:00Z"/>
        </w:rPr>
      </w:pPr>
      <w:ins w:id="13012" w:author="Rev 10 Allen Wirfs-Brock" w:date="2012-08-30T12:10:00Z">
        <w:r w:rsidRPr="00E77497">
          <w:t xml:space="preserve">Return </w:t>
        </w:r>
        <w:r>
          <w:t xml:space="preserve">the string whose elements are the code units of </w:t>
        </w:r>
        <w:r w:rsidRPr="00BA286E">
          <w:rPr>
            <w:i/>
          </w:rPr>
          <w:t>tail</w:t>
        </w:r>
        <w:r w:rsidRPr="00E77497">
          <w:t>.</w:t>
        </w:r>
      </w:ins>
    </w:p>
    <w:p w:rsidR="00F37DF5" w:rsidRPr="00BA286E" w:rsidRDefault="00F37DF5" w:rsidP="00F37DF5">
      <w:pPr>
        <w:rPr>
          <w:ins w:id="13013" w:author="Rev 9 Allen Wirfs-Brock" w:date="2012-06-30T09:25:00Z"/>
          <w:rFonts w:ascii="Times New Roman" w:hAnsi="Times New Roman"/>
        </w:rPr>
      </w:pPr>
      <w:ins w:id="13014" w:author="Rev 9 Allen Wirfs-Brock" w:date="2012-06-30T09:25:00Z">
        <w:del w:id="13015" w:author="Rev 10 Allen Wirfs-Brock" w:date="2012-07-29T11:37:00Z">
          <w:r w:rsidDel="00387B31">
            <w:rPr>
              <w:rStyle w:val="bnf"/>
            </w:rPr>
            <w:delText>Quasi</w:delText>
          </w:r>
        </w:del>
      </w:ins>
      <w:ins w:id="13016" w:author="Rev 10 Allen Wirfs-Brock" w:date="2012-07-29T11:37:00Z">
        <w:r w:rsidR="00387B31">
          <w:rPr>
            <w:rStyle w:val="bnf"/>
          </w:rPr>
          <w:t>Template</w:t>
        </w:r>
      </w:ins>
      <w:ins w:id="13017" w:author="Rev 9 Allen Wirfs-Brock" w:date="2012-06-30T09:25:00Z">
        <w:del w:id="13018" w:author="Rev 10 Allen Wirfs-Brock" w:date="2012-08-30T12:05:00Z">
          <w:r w:rsidDel="00B37EBC">
            <w:rPr>
              <w:rStyle w:val="bnf"/>
            </w:rPr>
            <w:delText>Literal</w:delText>
          </w:r>
        </w:del>
      </w:ins>
      <w:ins w:id="13019" w:author="Rev 10 Allen Wirfs-Brock" w:date="2012-08-30T12:05:00Z">
        <w:r w:rsidR="00B37EBC">
          <w:rPr>
            <w:rStyle w:val="bnf"/>
          </w:rPr>
          <w:t>Span</w:t>
        </w:r>
      </w:ins>
      <w:ins w:id="13020" w:author="Rev 11 Allen Wirfs-Brock" w:date="2012-10-25T16:17:00Z">
        <w:r w:rsidR="00AA44E9">
          <w:rPr>
            <w:rStyle w:val="bnf"/>
          </w:rPr>
          <w:t>s</w:t>
        </w:r>
      </w:ins>
      <w:ins w:id="13021" w:author="Rev 9 Allen Wirfs-Brock" w:date="2012-06-30T09:25:00Z">
        <w:r w:rsidRPr="00E77497">
          <w:t xml:space="preserve"> </w:t>
        </w:r>
        <w:r w:rsidRPr="00E77497">
          <w:rPr>
            <w:b/>
          </w:rPr>
          <w:t>:</w:t>
        </w:r>
        <w:r w:rsidRPr="00E77497">
          <w:rPr>
            <w:i/>
          </w:rPr>
          <w:t xml:space="preserve"> </w:t>
        </w:r>
        <w:del w:id="13022" w:author="Rev 10 Allen Wirfs-Brock" w:date="2012-07-29T11:37:00Z">
          <w:r w:rsidRPr="00BA286E" w:rsidDel="00387B31">
            <w:rPr>
              <w:rFonts w:ascii="Times New Roman" w:hAnsi="Times New Roman"/>
              <w:i/>
            </w:rPr>
            <w:delText>Quasi</w:delText>
          </w:r>
        </w:del>
        <w:del w:id="13023" w:author="Rev 10 Allen Wirfs-Brock" w:date="2012-08-30T12:06:00Z">
          <w:r w:rsidRPr="00BA286E" w:rsidDel="00B37EBC">
            <w:rPr>
              <w:rFonts w:ascii="Times New Roman" w:hAnsi="Times New Roman"/>
              <w:i/>
            </w:rPr>
            <w:delText>Head</w:delText>
          </w:r>
          <w:r w:rsidDel="00B37EBC">
            <w:rPr>
              <w:rFonts w:ascii="Times New Roman" w:hAnsi="Times New Roman"/>
              <w:i/>
            </w:rPr>
            <w:delText xml:space="preserve"> Expression</w:delText>
          </w:r>
        </w:del>
      </w:ins>
      <w:ins w:id="13024" w:author="Rev 9 Allen Wirfs-Brock" w:date="2012-06-30T09:26:00Z">
        <w:r>
          <w:rPr>
            <w:rFonts w:ascii="Times New Roman" w:hAnsi="Times New Roman"/>
            <w:i/>
          </w:rPr>
          <w:t xml:space="preserve"> </w:t>
        </w:r>
        <w:del w:id="13025" w:author="Rev 10 Allen Wirfs-Brock" w:date="2012-07-29T11:37:00Z">
          <w:r w:rsidDel="00387B31">
            <w:rPr>
              <w:rFonts w:ascii="Times New Roman" w:hAnsi="Times New Roman"/>
              <w:i/>
            </w:rPr>
            <w:delText>Quasi</w:delText>
          </w:r>
        </w:del>
      </w:ins>
      <w:ins w:id="13026" w:author="Rev 10 Allen Wirfs-Brock" w:date="2012-07-29T11:37:00Z">
        <w:r w:rsidR="00387B31">
          <w:rPr>
            <w:rFonts w:ascii="Times New Roman" w:hAnsi="Times New Roman"/>
            <w:i/>
          </w:rPr>
          <w:t>Template</w:t>
        </w:r>
      </w:ins>
      <w:ins w:id="13027" w:author="Rev 9 Allen Wirfs-Brock" w:date="2012-06-30T09:26:00Z">
        <w:r>
          <w:rPr>
            <w:rFonts w:ascii="Times New Roman" w:hAnsi="Times New Roman"/>
            <w:i/>
          </w:rPr>
          <w:t xml:space="preserve">MiddleList </w:t>
        </w:r>
      </w:ins>
      <w:ins w:id="13028" w:author="Rev 9 Allen Wirfs-Brock" w:date="2012-06-30T09:25: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3029" w:author="Rev 10 Allen Wirfs-Brock" w:date="2012-07-29T11:37:00Z">
          <w:r w:rsidRPr="00BA286E" w:rsidDel="00387B31">
            <w:rPr>
              <w:rFonts w:ascii="Times New Roman" w:hAnsi="Times New Roman"/>
              <w:i/>
              <w:sz w:val="16"/>
            </w:rPr>
            <w:delText>Quasi</w:delText>
          </w:r>
        </w:del>
      </w:ins>
      <w:ins w:id="13030" w:author="Rev 10 Allen Wirfs-Brock" w:date="2012-07-29T11:37:00Z">
        <w:r w:rsidR="00387B31">
          <w:rPr>
            <w:rFonts w:ascii="Times New Roman" w:hAnsi="Times New Roman"/>
            <w:i/>
            <w:sz w:val="16"/>
          </w:rPr>
          <w:t>Template</w:t>
        </w:r>
      </w:ins>
      <w:ins w:id="13031" w:author="Rev 9 Allen Wirfs-Brock" w:date="2012-06-30T09:25:00Z">
        <w:r w:rsidRPr="00BA286E">
          <w:rPr>
            <w:rFonts w:ascii="Times New Roman" w:hAnsi="Times New Roman"/>
            <w:i/>
            <w:sz w:val="16"/>
          </w:rPr>
          <w:t>Tail</w:t>
        </w:r>
        <w:r w:rsidRPr="00BA286E">
          <w:rPr>
            <w:rFonts w:cs="Arial"/>
            <w:sz w:val="16"/>
          </w:rPr>
          <w:t>]</w:t>
        </w:r>
        <w:r>
          <w:rPr>
            <w:rFonts w:cs="Arial"/>
            <w:sz w:val="16"/>
          </w:rPr>
          <w:t xml:space="preserve"> </w:t>
        </w:r>
        <w:del w:id="13032" w:author="Rev 10 Allen Wirfs-Brock" w:date="2012-07-29T11:37:00Z">
          <w:r w:rsidRPr="00D639BE" w:rsidDel="00387B31">
            <w:rPr>
              <w:rFonts w:ascii="Times New Roman" w:hAnsi="Times New Roman"/>
              <w:i/>
            </w:rPr>
            <w:delText>Quasi</w:delText>
          </w:r>
        </w:del>
      </w:ins>
      <w:ins w:id="13033" w:author="Rev 10 Allen Wirfs-Brock" w:date="2012-07-29T11:37:00Z">
        <w:r w:rsidR="00387B31">
          <w:rPr>
            <w:rFonts w:ascii="Times New Roman" w:hAnsi="Times New Roman"/>
            <w:i/>
          </w:rPr>
          <w:t>Template</w:t>
        </w:r>
      </w:ins>
      <w:ins w:id="13034" w:author="Rev 9 Allen Wirfs-Brock" w:date="2012-06-30T09:25:00Z">
        <w:r>
          <w:rPr>
            <w:rFonts w:ascii="Times New Roman" w:hAnsi="Times New Roman"/>
            <w:i/>
          </w:rPr>
          <w:t>Tail</w:t>
        </w:r>
      </w:ins>
    </w:p>
    <w:p w:rsidR="00F37DF5" w:rsidDel="00D212BF" w:rsidRDefault="00F37DF5" w:rsidP="00A0196C">
      <w:pPr>
        <w:pStyle w:val="Alg4"/>
        <w:numPr>
          <w:ilvl w:val="0"/>
          <w:numId w:val="904"/>
        </w:numPr>
        <w:spacing w:after="220"/>
        <w:contextualSpacing/>
        <w:rPr>
          <w:ins w:id="13035" w:author="Rev 9 Allen Wirfs-Brock" w:date="2012-06-30T09:25:00Z"/>
          <w:del w:id="13036" w:author="Rev 10 Allen Wirfs-Brock" w:date="2012-08-30T12:07:00Z"/>
        </w:rPr>
      </w:pPr>
      <w:ins w:id="13037" w:author="Rev 9 Allen Wirfs-Brock" w:date="2012-06-30T09:25:00Z">
        <w:del w:id="13038" w:author="Rev 10 Allen Wirfs-Brock" w:date="2012-08-30T12:07:00Z">
          <w:r w:rsidDel="00D212BF">
            <w:delText xml:space="preserve">Let </w:delText>
          </w:r>
          <w:r w:rsidRPr="00C06040" w:rsidDel="00D212BF">
            <w:rPr>
              <w:i/>
            </w:rPr>
            <w:delText>head</w:delText>
          </w:r>
          <w:r w:rsidDel="00D212BF">
            <w:delText xml:space="preserve"> be the </w:delText>
          </w:r>
        </w:del>
        <w:del w:id="13039" w:author="Rev 10 Allen Wirfs-Brock" w:date="2012-07-29T11:26:00Z">
          <w:r w:rsidDel="00387B31">
            <w:delText>QV</w:delText>
          </w:r>
        </w:del>
        <w:del w:id="13040" w:author="Rev 10 Allen Wirfs-Brock" w:date="2012-08-30T12:07:00Z">
          <w:r w:rsidDel="00D212BF">
            <w:delText xml:space="preserve"> of </w:delText>
          </w:r>
        </w:del>
        <w:del w:id="13041" w:author="Rev 10 Allen Wirfs-Brock" w:date="2012-07-29T11:37:00Z">
          <w:r w:rsidRPr="00C06040" w:rsidDel="00387B31">
            <w:rPr>
              <w:i/>
            </w:rPr>
            <w:delText>Quasi</w:delText>
          </w:r>
        </w:del>
        <w:del w:id="13042" w:author="Rev 10 Allen Wirfs-Brock" w:date="2012-08-30T12:07:00Z">
          <w:r w:rsidRPr="00C06040" w:rsidDel="00D212BF">
            <w:rPr>
              <w:i/>
            </w:rPr>
            <w:delText>Head</w:delText>
          </w:r>
          <w:r w:rsidDel="00D212BF">
            <w:delText xml:space="preserve"> as defined in 7.8.6.</w:delText>
          </w:r>
        </w:del>
      </w:ins>
    </w:p>
    <w:p w:rsidR="00F37DF5" w:rsidDel="00D212BF" w:rsidRDefault="00F37DF5" w:rsidP="00A0196C">
      <w:pPr>
        <w:pStyle w:val="Alg4"/>
        <w:numPr>
          <w:ilvl w:val="0"/>
          <w:numId w:val="904"/>
        </w:numPr>
        <w:spacing w:after="220"/>
        <w:contextualSpacing/>
        <w:rPr>
          <w:ins w:id="13043" w:author="Rev 9 Allen Wirfs-Brock" w:date="2012-06-30T09:25:00Z"/>
          <w:del w:id="13044" w:author="Rev 10 Allen Wirfs-Brock" w:date="2012-08-30T12:07:00Z"/>
        </w:rPr>
      </w:pPr>
      <w:ins w:id="13045" w:author="Rev 9 Allen Wirfs-Brock" w:date="2012-06-30T09:25:00Z">
        <w:del w:id="13046" w:author="Rev 10 Allen Wirfs-Brock" w:date="2012-08-30T12:07:00Z">
          <w:r w:rsidDel="00D212BF">
            <w:delText xml:space="preserve">Let </w:delText>
          </w:r>
          <w:r w:rsidRPr="00C06040" w:rsidDel="00D212BF">
            <w:rPr>
              <w:i/>
            </w:rPr>
            <w:delText>sub</w:delText>
          </w:r>
          <w:r w:rsidDel="00D212BF">
            <w:delText xml:space="preserve"> be the result of evaluating </w:delText>
          </w:r>
          <w:r w:rsidRPr="00C06040" w:rsidDel="00D212BF">
            <w:rPr>
              <w:i/>
            </w:rPr>
            <w:delText>Expression</w:delText>
          </w:r>
          <w:r w:rsidDel="00D212BF">
            <w:delText>.</w:delText>
          </w:r>
        </w:del>
      </w:ins>
    </w:p>
    <w:p w:rsidR="00F37DF5" w:rsidDel="00D212BF" w:rsidRDefault="00F37DF5" w:rsidP="00A0196C">
      <w:pPr>
        <w:pStyle w:val="Alg4"/>
        <w:numPr>
          <w:ilvl w:val="0"/>
          <w:numId w:val="904"/>
        </w:numPr>
        <w:spacing w:after="220"/>
        <w:contextualSpacing/>
        <w:rPr>
          <w:ins w:id="13047" w:author="Rev 9 Allen Wirfs-Brock" w:date="2012-06-30T09:25:00Z"/>
          <w:del w:id="13048" w:author="Rev 10 Allen Wirfs-Brock" w:date="2012-08-30T12:07:00Z"/>
        </w:rPr>
      </w:pPr>
      <w:ins w:id="13049" w:author="Rev 9 Allen Wirfs-Brock" w:date="2012-06-30T09:25:00Z">
        <w:del w:id="13050" w:author="Rev 10 Allen Wirfs-Brock" w:date="2012-08-30T12:07:00Z">
          <w:r w:rsidDel="00D212BF">
            <w:delText xml:space="preserve">Let </w:delText>
          </w:r>
        </w:del>
      </w:ins>
      <w:ins w:id="13051" w:author="Rev 9 Allen Wirfs-Brock" w:date="2012-06-30T09:27:00Z">
        <w:del w:id="13052" w:author="Rev 10 Allen Wirfs-Brock" w:date="2012-08-30T12:07:00Z">
          <w:r w:rsidRPr="00C06040" w:rsidDel="00D212BF">
            <w:rPr>
              <w:i/>
            </w:rPr>
            <w:delText>first</w:delText>
          </w:r>
        </w:del>
      </w:ins>
      <w:ins w:id="13053" w:author="Rev 9 Allen Wirfs-Brock" w:date="2012-06-30T09:25:00Z">
        <w:del w:id="13054" w:author="Rev 10 Allen Wirfs-Brock" w:date="2012-08-30T12:07:00Z">
          <w:r w:rsidDel="00D212BF">
            <w:delText xml:space="preserve"> be </w:delText>
          </w:r>
          <w:commentRangeStart w:id="13055"/>
          <w:r w:rsidDel="00D212BF">
            <w:delText>ToString(</w:delText>
          </w:r>
          <w:r w:rsidRPr="00C06040" w:rsidDel="00D212BF">
            <w:rPr>
              <w:i/>
            </w:rPr>
            <w:delText>sub</w:delText>
          </w:r>
          <w:r w:rsidDel="00D212BF">
            <w:delText>).</w:delText>
          </w:r>
          <w:commentRangeEnd w:id="13055"/>
          <w:r w:rsidRPr="00C06040" w:rsidDel="00D212BF">
            <w:rPr>
              <w:rStyle w:val="CommentReference"/>
              <w:rFonts w:ascii="Arial" w:eastAsia="MS Mincho" w:hAnsi="Arial"/>
              <w:spacing w:val="0"/>
              <w:lang w:eastAsia="ja-JP"/>
            </w:rPr>
            <w:commentReference w:id="13055"/>
          </w:r>
        </w:del>
      </w:ins>
    </w:p>
    <w:p w:rsidR="00F37DF5" w:rsidDel="00D212BF" w:rsidRDefault="00F37DF5" w:rsidP="00A0196C">
      <w:pPr>
        <w:pStyle w:val="Alg4"/>
        <w:numPr>
          <w:ilvl w:val="0"/>
          <w:numId w:val="904"/>
        </w:numPr>
        <w:spacing w:after="220"/>
        <w:contextualSpacing/>
        <w:rPr>
          <w:ins w:id="13056" w:author="Rev 9 Allen Wirfs-Brock" w:date="2012-06-30T09:25:00Z"/>
          <w:del w:id="13057" w:author="Rev 10 Allen Wirfs-Brock" w:date="2012-08-30T12:07:00Z"/>
        </w:rPr>
      </w:pPr>
      <w:ins w:id="13058" w:author="Rev 9 Allen Wirfs-Brock" w:date="2012-06-30T09:25:00Z">
        <w:del w:id="13059" w:author="Rev 10 Allen Wirfs-Brock" w:date="2012-08-30T12:07:00Z">
          <w:r w:rsidDel="00D212BF">
            <w:delText>ReturnIfAbrupt(</w:delText>
          </w:r>
        </w:del>
      </w:ins>
      <w:ins w:id="13060" w:author="Rev 9 Allen Wirfs-Brock" w:date="2012-06-30T09:28:00Z">
        <w:del w:id="13061" w:author="Rev 10 Allen Wirfs-Brock" w:date="2012-08-30T12:07:00Z">
          <w:r w:rsidRPr="00C06040" w:rsidDel="00D212BF">
            <w:delText>first</w:delText>
          </w:r>
        </w:del>
      </w:ins>
      <w:ins w:id="13062" w:author="Rev 9 Allen Wirfs-Brock" w:date="2012-06-30T09:25:00Z">
        <w:del w:id="13063" w:author="Rev 10 Allen Wirfs-Brock" w:date="2012-08-30T12:07:00Z">
          <w:r w:rsidDel="00D212BF">
            <w:delText>).</w:delText>
          </w:r>
        </w:del>
      </w:ins>
    </w:p>
    <w:p w:rsidR="00F37DF5" w:rsidDel="00C06040" w:rsidRDefault="00F37DF5" w:rsidP="00A0196C">
      <w:pPr>
        <w:pStyle w:val="Alg4"/>
        <w:numPr>
          <w:ilvl w:val="0"/>
          <w:numId w:val="904"/>
        </w:numPr>
        <w:spacing w:after="220"/>
        <w:contextualSpacing/>
        <w:rPr>
          <w:ins w:id="13064" w:author="Rev 9 Allen Wirfs-Brock" w:date="2012-06-30T09:28:00Z"/>
          <w:del w:id="13065" w:author="Rev 10 Allen Wirfs-Brock" w:date="2012-09-07T09:18:00Z"/>
        </w:rPr>
      </w:pPr>
      <w:ins w:id="13066" w:author="Rev 9 Allen Wirfs-Brock" w:date="2012-06-30T09:28:00Z">
        <w:del w:id="13067" w:author="Rev 10 Allen Wirfs-Brock" w:date="2012-09-07T09:18:00Z">
          <w:r w:rsidDel="00C06040">
            <w:delText xml:space="preserve">Let </w:delText>
          </w:r>
        </w:del>
        <w:del w:id="13068" w:author="Rev 10 Allen Wirfs-Brock" w:date="2012-08-30T12:08:00Z">
          <w:r w:rsidRPr="00C06040" w:rsidDel="00D212BF">
            <w:rPr>
              <w:i/>
            </w:rPr>
            <w:delText>rest</w:delText>
          </w:r>
        </w:del>
        <w:del w:id="13069" w:author="Rev 10 Allen Wirfs-Brock" w:date="2012-09-07T09:18:00Z">
          <w:r w:rsidDel="00C06040">
            <w:delText xml:space="preserve"> be the result of evaluating </w:delText>
          </w:r>
        </w:del>
      </w:ins>
      <w:ins w:id="13070" w:author="Rev 9 Allen Wirfs-Brock" w:date="2012-06-30T09:29:00Z">
        <w:del w:id="13071" w:author="Rev 10 Allen Wirfs-Brock" w:date="2012-07-29T11:37:00Z">
          <w:r w:rsidRPr="00C06040" w:rsidDel="00387B31">
            <w:rPr>
              <w:i/>
            </w:rPr>
            <w:delText>Quasi</w:delText>
          </w:r>
        </w:del>
        <w:del w:id="13072" w:author="Rev 10 Allen Wirfs-Brock" w:date="2012-09-07T09:18:00Z">
          <w:r w:rsidRPr="00C06040" w:rsidDel="00C06040">
            <w:rPr>
              <w:i/>
            </w:rPr>
            <w:delText xml:space="preserve">MiddleList </w:delText>
          </w:r>
        </w:del>
      </w:ins>
      <w:ins w:id="13073" w:author="Rev 9 Allen Wirfs-Brock" w:date="2012-06-30T09:28:00Z">
        <w:del w:id="13074" w:author="Rev 10 Allen Wirfs-Brock" w:date="2012-09-07T09:18:00Z">
          <w:r w:rsidDel="00C06040">
            <w:delText>.</w:delText>
          </w:r>
        </w:del>
      </w:ins>
    </w:p>
    <w:p w:rsidR="00C06040" w:rsidRDefault="00C06040" w:rsidP="00C06040">
      <w:pPr>
        <w:pStyle w:val="Alg4"/>
        <w:numPr>
          <w:ilvl w:val="0"/>
          <w:numId w:val="964"/>
        </w:numPr>
        <w:spacing w:after="220"/>
        <w:contextualSpacing/>
        <w:rPr>
          <w:ins w:id="13075" w:author="Rev 10 Allen Wirfs-Brock" w:date="2012-09-07T09:17:00Z"/>
        </w:rPr>
      </w:pPr>
      <w:ins w:id="13076" w:author="Rev 10 Allen Wirfs-Brock" w:date="2012-09-07T09:17:00Z">
        <w:r>
          <w:t xml:space="preserve">Let </w:t>
        </w:r>
        <w:r w:rsidRPr="00C06040">
          <w:rPr>
            <w:i/>
          </w:rPr>
          <w:t>head</w:t>
        </w:r>
        <w:r>
          <w:t xml:space="preserve"> be the result of evaluating </w:t>
        </w:r>
        <w:r w:rsidRPr="00C06040">
          <w:rPr>
            <w:i/>
          </w:rPr>
          <w:t>Template</w:t>
        </w:r>
        <w:r>
          <w:rPr>
            <w:i/>
          </w:rPr>
          <w:t>MiddleList</w:t>
        </w:r>
        <w:r>
          <w:t>.</w:t>
        </w:r>
      </w:ins>
    </w:p>
    <w:p w:rsidR="00F37DF5" w:rsidRDefault="00F37DF5" w:rsidP="00C06040">
      <w:pPr>
        <w:pStyle w:val="Alg4"/>
        <w:numPr>
          <w:ilvl w:val="0"/>
          <w:numId w:val="964"/>
        </w:numPr>
        <w:spacing w:after="220"/>
        <w:contextualSpacing/>
        <w:rPr>
          <w:ins w:id="13077" w:author="Rev 9 Allen Wirfs-Brock" w:date="2012-06-30T09:30:00Z"/>
        </w:rPr>
      </w:pPr>
      <w:ins w:id="13078" w:author="Rev 9 Allen Wirfs-Brock" w:date="2012-06-30T09:30:00Z">
        <w:r>
          <w:t>ReturnIfAbrupt(</w:t>
        </w:r>
        <w:del w:id="13079" w:author="Rev 10 Allen Wirfs-Brock" w:date="2012-08-30T12:08:00Z">
          <w:r w:rsidDel="00D212BF">
            <w:rPr>
              <w:i/>
            </w:rPr>
            <w:delText>rest</w:delText>
          </w:r>
        </w:del>
      </w:ins>
      <w:ins w:id="13080" w:author="Rev 10 Allen Wirfs-Brock" w:date="2012-08-30T12:08:00Z">
        <w:r w:rsidR="00D212BF">
          <w:rPr>
            <w:i/>
          </w:rPr>
          <w:t>head</w:t>
        </w:r>
      </w:ins>
      <w:ins w:id="13081" w:author="Rev 9 Allen Wirfs-Brock" w:date="2012-06-30T09:30:00Z">
        <w:r>
          <w:t>).</w:t>
        </w:r>
      </w:ins>
    </w:p>
    <w:p w:rsidR="00F37DF5" w:rsidRDefault="00F37DF5" w:rsidP="00C06040">
      <w:pPr>
        <w:pStyle w:val="Alg4"/>
        <w:numPr>
          <w:ilvl w:val="0"/>
          <w:numId w:val="964"/>
        </w:numPr>
        <w:spacing w:after="220"/>
        <w:contextualSpacing/>
        <w:rPr>
          <w:ins w:id="13082" w:author="Rev 9 Allen Wirfs-Brock" w:date="2012-06-30T09:25:00Z"/>
        </w:rPr>
      </w:pPr>
      <w:ins w:id="13083" w:author="Rev 9 Allen Wirfs-Brock" w:date="2012-06-30T09:25:00Z">
        <w:r>
          <w:t xml:space="preserve">Let </w:t>
        </w:r>
        <w:r w:rsidRPr="00BA286E">
          <w:rPr>
            <w:i/>
          </w:rPr>
          <w:t>tail</w:t>
        </w:r>
        <w:r>
          <w:t xml:space="preserve"> be the </w:t>
        </w:r>
        <w:del w:id="13084" w:author="Rev 10 Allen Wirfs-Brock" w:date="2012-07-29T11:26:00Z">
          <w:r w:rsidDel="00387B31">
            <w:delText>QV</w:delText>
          </w:r>
        </w:del>
      </w:ins>
      <w:ins w:id="13085" w:author="Rev 10 Allen Wirfs-Brock" w:date="2012-07-29T11:26:00Z">
        <w:r w:rsidR="00387B31">
          <w:t>TV</w:t>
        </w:r>
      </w:ins>
      <w:ins w:id="13086" w:author="Rev 9 Allen Wirfs-Brock" w:date="2012-06-30T09:25:00Z">
        <w:r>
          <w:t xml:space="preserve"> of </w:t>
        </w:r>
        <w:del w:id="13087" w:author="Rev 10 Allen Wirfs-Brock" w:date="2012-07-29T11:37:00Z">
          <w:r w:rsidDel="00387B31">
            <w:rPr>
              <w:i/>
            </w:rPr>
            <w:delText>Quasi</w:delText>
          </w:r>
        </w:del>
      </w:ins>
      <w:ins w:id="13088" w:author="Rev 10 Allen Wirfs-Brock" w:date="2012-07-29T11:37:00Z">
        <w:r w:rsidR="00387B31">
          <w:rPr>
            <w:i/>
          </w:rPr>
          <w:t>Template</w:t>
        </w:r>
      </w:ins>
      <w:ins w:id="13089" w:author="Rev 9 Allen Wirfs-Brock" w:date="2012-06-30T09:25:00Z">
        <w:r>
          <w:rPr>
            <w:i/>
          </w:rPr>
          <w:t xml:space="preserve">Tail </w:t>
        </w:r>
        <w:r>
          <w:t>as defined in 7.8.6.</w:t>
        </w:r>
      </w:ins>
    </w:p>
    <w:p w:rsidR="00F37DF5" w:rsidRPr="00E77497" w:rsidRDefault="00F37DF5" w:rsidP="002B6820">
      <w:pPr>
        <w:pStyle w:val="Alg4"/>
        <w:numPr>
          <w:ilvl w:val="0"/>
          <w:numId w:val="964"/>
        </w:numPr>
        <w:spacing w:after="220"/>
        <w:contextualSpacing/>
        <w:rPr>
          <w:ins w:id="13090" w:author="Rev 9 Allen Wirfs-Brock" w:date="2012-06-30T09:25:00Z"/>
        </w:rPr>
      </w:pPr>
      <w:ins w:id="13091" w:author="Rev 9 Allen Wirfs-Brock" w:date="2012-06-30T09:25:00Z">
        <w:r w:rsidRPr="00E77497">
          <w:t xml:space="preserve">Return </w:t>
        </w:r>
        <w:r>
          <w:t xml:space="preserve">the string whose </w:t>
        </w:r>
      </w:ins>
      <w:ins w:id="13092" w:author="Rev 9 Allen Wirfs-Brock" w:date="2012-07-02T17:33:00Z">
        <w:r w:rsidR="00A0691D">
          <w:t>elements</w:t>
        </w:r>
      </w:ins>
      <w:ins w:id="13093" w:author="Rev 9 Allen Wirfs-Brock" w:date="2012-06-30T09:25:00Z">
        <w:r>
          <w:t xml:space="preserve"> are the </w:t>
        </w:r>
      </w:ins>
      <w:ins w:id="13094" w:author="Rev 9 Allen Wirfs-Brock" w:date="2012-07-02T17:33:00Z">
        <w:del w:id="13095" w:author="Rev 11 Allen Wirfs-Brock" w:date="2012-10-25T16:08:00Z">
          <w:r w:rsidR="00A0691D" w:rsidDel="002B6820">
            <w:delText>code units</w:delText>
          </w:r>
        </w:del>
      </w:ins>
      <w:ins w:id="13096" w:author="Rev 9 Allen Wirfs-Brock" w:date="2012-06-30T09:25:00Z">
        <w:del w:id="13097" w:author="Rev 11 Allen Wirfs-Brock" w:date="2012-10-25T16:08:00Z">
          <w:r w:rsidDel="002B6820">
            <w:delText xml:space="preserve"> </w:delText>
          </w:r>
        </w:del>
      </w:ins>
      <w:ins w:id="13098" w:author="Rev 10 Allen Wirfs-Brock" w:date="2012-08-30T12:10:00Z">
        <w:r w:rsidR="00D212BF">
          <w:t xml:space="preserve">elements </w:t>
        </w:r>
      </w:ins>
      <w:ins w:id="13099" w:author="Rev 9 Allen Wirfs-Brock" w:date="2012-06-30T09:25:00Z">
        <w:r>
          <w:t xml:space="preserve">of </w:t>
        </w:r>
        <w:r w:rsidRPr="00BA286E">
          <w:rPr>
            <w:i/>
          </w:rPr>
          <w:t>head</w:t>
        </w:r>
        <w:r>
          <w:t xml:space="preserve"> </w:t>
        </w:r>
        <w:del w:id="13100" w:author="Rev 10 Allen Wirfs-Brock" w:date="2012-08-30T12:08:00Z">
          <w:r w:rsidDel="00D212BF">
            <w:delText xml:space="preserve">followed by the </w:delText>
          </w:r>
        </w:del>
      </w:ins>
      <w:ins w:id="13101" w:author="Rev 9 Allen Wirfs-Brock" w:date="2012-07-02T17:33:00Z">
        <w:del w:id="13102" w:author="Rev 10 Allen Wirfs-Brock" w:date="2012-08-30T12:08:00Z">
          <w:r w:rsidR="00A0691D" w:rsidDel="00D212BF">
            <w:delText>elements</w:delText>
          </w:r>
        </w:del>
      </w:ins>
      <w:ins w:id="13103" w:author="Rev 9 Allen Wirfs-Brock" w:date="2012-06-30T09:25:00Z">
        <w:del w:id="13104" w:author="Rev 10 Allen Wirfs-Brock" w:date="2012-08-30T12:08:00Z">
          <w:r w:rsidDel="00D212BF">
            <w:delText xml:space="preserve"> of </w:delText>
          </w:r>
        </w:del>
      </w:ins>
      <w:ins w:id="13105" w:author="Rev 9 Allen Wirfs-Brock" w:date="2012-06-30T09:31:00Z">
        <w:del w:id="13106" w:author="Rev 10 Allen Wirfs-Brock" w:date="2012-08-30T12:08:00Z">
          <w:r w:rsidR="00810454" w:rsidDel="00D212BF">
            <w:rPr>
              <w:i/>
            </w:rPr>
            <w:delText xml:space="preserve">first </w:delText>
          </w:r>
        </w:del>
      </w:ins>
      <w:ins w:id="13107" w:author="Rev 9 Allen Wirfs-Brock" w:date="2012-06-30T09:25:00Z">
        <w:del w:id="13108" w:author="Rev 10 Allen Wirfs-Brock" w:date="2012-08-30T12:08:00Z">
          <w:r w:rsidDel="00D212BF">
            <w:delText xml:space="preserve"> </w:delText>
          </w:r>
        </w:del>
      </w:ins>
      <w:ins w:id="13109" w:author="Rev 9 Allen Wirfs-Brock" w:date="2012-06-30T09:31:00Z">
        <w:del w:id="13110" w:author="Rev 10 Allen Wirfs-Brock" w:date="2012-08-30T12:09:00Z">
          <w:r w:rsidR="00810454" w:rsidDel="00D212BF">
            <w:delText xml:space="preserve">followed by the </w:delText>
          </w:r>
        </w:del>
      </w:ins>
      <w:ins w:id="13111" w:author="Rev 9 Allen Wirfs-Brock" w:date="2012-07-02T17:33:00Z">
        <w:del w:id="13112" w:author="Rev 10 Allen Wirfs-Brock" w:date="2012-08-30T12:09:00Z">
          <w:r w:rsidR="00A0691D" w:rsidDel="00D212BF">
            <w:delText>code units</w:delText>
          </w:r>
        </w:del>
      </w:ins>
      <w:ins w:id="13113" w:author="Rev 9 Allen Wirfs-Brock" w:date="2012-06-30T09:31:00Z">
        <w:del w:id="13114" w:author="Rev 10 Allen Wirfs-Brock" w:date="2012-08-30T12:09:00Z">
          <w:r w:rsidR="00810454" w:rsidDel="00D212BF">
            <w:delText xml:space="preserve"> of </w:delText>
          </w:r>
        </w:del>
      </w:ins>
      <w:ins w:id="13115" w:author="Rev 9 Allen Wirfs-Brock" w:date="2012-07-02T17:34:00Z">
        <w:del w:id="13116" w:author="Rev 10 Allen Wirfs-Brock" w:date="2012-08-30T12:09:00Z">
          <w:r w:rsidR="00A0691D" w:rsidDel="00D212BF">
            <w:rPr>
              <w:i/>
            </w:rPr>
            <w:delText>rest</w:delText>
          </w:r>
        </w:del>
      </w:ins>
      <w:ins w:id="13117" w:author="Rev 9 Allen Wirfs-Brock" w:date="2012-06-30T09:31:00Z">
        <w:del w:id="13118" w:author="Rev 10 Allen Wirfs-Brock" w:date="2012-08-30T12:09:00Z">
          <w:r w:rsidR="00810454" w:rsidDel="00D212BF">
            <w:delText xml:space="preserve"> </w:delText>
          </w:r>
        </w:del>
      </w:ins>
      <w:ins w:id="13119" w:author="Rev 9 Allen Wirfs-Brock" w:date="2012-06-30T09:25:00Z">
        <w:r>
          <w:t xml:space="preserve">followed by the </w:t>
        </w:r>
      </w:ins>
      <w:ins w:id="13120" w:author="Rev 9 Allen Wirfs-Brock" w:date="2012-07-02T17:34:00Z">
        <w:del w:id="13121" w:author="Rev 11 Allen Wirfs-Brock" w:date="2012-10-25T16:09:00Z">
          <w:r w:rsidR="00A0691D" w:rsidDel="002B6820">
            <w:delText>code units</w:delText>
          </w:r>
        </w:del>
      </w:ins>
      <w:ins w:id="13122" w:author="Rev 11 Allen Wirfs-Brock" w:date="2012-10-25T16:09:00Z">
        <w:r w:rsidR="002B6820">
          <w:t>elements</w:t>
        </w:r>
      </w:ins>
      <w:ins w:id="13123" w:author="Rev 9 Allen Wirfs-Brock" w:date="2012-06-30T09:25:00Z">
        <w:r>
          <w:t xml:space="preserve"> of </w:t>
        </w:r>
        <w:r w:rsidRPr="00BA286E">
          <w:rPr>
            <w:i/>
          </w:rPr>
          <w:t>tail</w:t>
        </w:r>
        <w:r w:rsidRPr="00E77497">
          <w:t>.</w:t>
        </w:r>
      </w:ins>
    </w:p>
    <w:p w:rsidR="00810454" w:rsidRPr="00BA286E" w:rsidRDefault="00810454" w:rsidP="00810454">
      <w:pPr>
        <w:rPr>
          <w:ins w:id="13124" w:author="Rev 9 Allen Wirfs-Brock" w:date="2012-06-30T09:34:00Z"/>
          <w:rFonts w:ascii="Times New Roman" w:hAnsi="Times New Roman"/>
        </w:rPr>
      </w:pPr>
      <w:ins w:id="13125" w:author="Rev 9 Allen Wirfs-Brock" w:date="2012-06-30T09:34:00Z">
        <w:del w:id="13126" w:author="Rev 10 Allen Wirfs-Brock" w:date="2012-07-29T11:37:00Z">
          <w:r w:rsidDel="00387B31">
            <w:rPr>
              <w:rStyle w:val="bnf"/>
            </w:rPr>
            <w:delText>Quasi</w:delText>
          </w:r>
        </w:del>
      </w:ins>
      <w:ins w:id="13127" w:author="Rev 10 Allen Wirfs-Brock" w:date="2012-07-29T11:37:00Z">
        <w:r w:rsidR="00387B31">
          <w:rPr>
            <w:rStyle w:val="bnf"/>
          </w:rPr>
          <w:t>Template</w:t>
        </w:r>
      </w:ins>
      <w:ins w:id="13128" w:author="Rev 9 Allen Wirfs-Brock" w:date="2012-06-30T09:34:00Z">
        <w:r>
          <w:rPr>
            <w:rStyle w:val="bnf"/>
          </w:rPr>
          <w:t>MiddleList</w:t>
        </w:r>
        <w:r w:rsidRPr="00E77497">
          <w:t xml:space="preserve"> </w:t>
        </w:r>
        <w:r w:rsidRPr="00E77497">
          <w:rPr>
            <w:b/>
          </w:rPr>
          <w:t>:</w:t>
        </w:r>
        <w:r w:rsidRPr="00E77497">
          <w:rPr>
            <w:i/>
          </w:rPr>
          <w:t xml:space="preserve"> </w:t>
        </w:r>
        <w:del w:id="13129" w:author="Rev 10 Allen Wirfs-Brock" w:date="2012-08-30T11:58:00Z">
          <w:r w:rsidRPr="00BA286E" w:rsidDel="00B37EBC">
            <w:rPr>
              <w:rFonts w:cs="Arial"/>
              <w:sz w:val="16"/>
            </w:rPr>
            <w:delText>[Lexical goal</w:delText>
          </w:r>
          <w:r w:rsidRPr="00E77497" w:rsidDel="00B37EBC">
            <w:rPr>
              <w:rFonts w:cs="Arial"/>
              <w:i/>
              <w:sz w:val="16"/>
            </w:rPr>
            <w:delText xml:space="preserve"> </w:delText>
          </w:r>
          <w:r w:rsidRPr="00BA286E" w:rsidDel="00B37EBC">
            <w:rPr>
              <w:rFonts w:ascii="Times New Roman" w:hAnsi="Times New Roman"/>
              <w:i/>
              <w:sz w:val="16"/>
            </w:rPr>
            <w:delText>InputElement</w:delText>
          </w:r>
        </w:del>
        <w:del w:id="13130" w:author="Rev 10 Allen Wirfs-Brock" w:date="2012-07-29T11:37:00Z">
          <w:r w:rsidRPr="00BA286E" w:rsidDel="00387B31">
            <w:rPr>
              <w:rFonts w:ascii="Times New Roman" w:hAnsi="Times New Roman"/>
              <w:i/>
              <w:sz w:val="16"/>
            </w:rPr>
            <w:delText>Quasi</w:delText>
          </w:r>
        </w:del>
        <w:del w:id="13131" w:author="Rev 10 Allen Wirfs-Brock" w:date="2012-08-30T11:58:00Z">
          <w:r w:rsidRPr="00BA286E" w:rsidDel="00B37EBC">
            <w:rPr>
              <w:rFonts w:ascii="Times New Roman" w:hAnsi="Times New Roman"/>
              <w:i/>
              <w:sz w:val="16"/>
            </w:rPr>
            <w:delText>Tail</w:delText>
          </w:r>
          <w:r w:rsidRPr="00BA286E" w:rsidDel="00B37EBC">
            <w:rPr>
              <w:rFonts w:cs="Arial"/>
              <w:sz w:val="16"/>
            </w:rPr>
            <w:delText>]</w:delText>
          </w:r>
          <w:r w:rsidDel="00B37EBC">
            <w:rPr>
              <w:rFonts w:cs="Arial"/>
              <w:sz w:val="16"/>
            </w:rPr>
            <w:delText xml:space="preserve"> </w:delText>
          </w:r>
        </w:del>
      </w:ins>
      <w:ins w:id="13132" w:author="Rev 9 Allen Wirfs-Brock" w:date="2012-06-30T09:35:00Z">
        <w:del w:id="13133" w:author="Rev 10 Allen Wirfs-Brock" w:date="2012-07-29T11:37:00Z">
          <w:r w:rsidRPr="00BA286E" w:rsidDel="00387B31">
            <w:rPr>
              <w:rFonts w:ascii="Times New Roman" w:hAnsi="Times New Roman"/>
              <w:i/>
            </w:rPr>
            <w:delText>Quasi</w:delText>
          </w:r>
        </w:del>
      </w:ins>
      <w:ins w:id="13134" w:author="Rev 10 Allen Wirfs-Brock" w:date="2012-07-29T11:37:00Z">
        <w:r w:rsidR="00387B31">
          <w:rPr>
            <w:rFonts w:ascii="Times New Roman" w:hAnsi="Times New Roman"/>
            <w:i/>
          </w:rPr>
          <w:t>Template</w:t>
        </w:r>
      </w:ins>
      <w:ins w:id="13135" w:author="Rev 9 Allen Wirfs-Brock" w:date="2012-06-30T09:35:00Z">
        <w:r>
          <w:rPr>
            <w:rFonts w:ascii="Times New Roman" w:hAnsi="Times New Roman"/>
            <w:i/>
          </w:rPr>
          <w:t>Middle Expression</w:t>
        </w:r>
        <w:r>
          <w:rPr>
            <w:rFonts w:ascii="Times New Roman" w:hAnsi="Times New Roman"/>
          </w:rPr>
          <w:t xml:space="preserve"> </w:t>
        </w:r>
      </w:ins>
    </w:p>
    <w:p w:rsidR="00810454" w:rsidRDefault="00810454" w:rsidP="00865652">
      <w:pPr>
        <w:pStyle w:val="Alg4"/>
        <w:numPr>
          <w:ilvl w:val="0"/>
          <w:numId w:val="963"/>
        </w:numPr>
        <w:spacing w:after="220"/>
        <w:contextualSpacing/>
        <w:rPr>
          <w:ins w:id="13136" w:author="Rev 9 Allen Wirfs-Brock" w:date="2012-06-30T09:34:00Z"/>
        </w:rPr>
      </w:pPr>
      <w:ins w:id="13137" w:author="Rev 9 Allen Wirfs-Brock" w:date="2012-06-30T09:34:00Z">
        <w:r>
          <w:t xml:space="preserve">Let </w:t>
        </w:r>
        <w:r w:rsidRPr="00BA286E">
          <w:rPr>
            <w:i/>
          </w:rPr>
          <w:t>head</w:t>
        </w:r>
        <w:r>
          <w:t xml:space="preserve"> be the </w:t>
        </w:r>
        <w:del w:id="13138" w:author="Rev 10 Allen Wirfs-Brock" w:date="2012-07-29T11:26:00Z">
          <w:r w:rsidDel="00387B31">
            <w:delText>QV</w:delText>
          </w:r>
        </w:del>
      </w:ins>
      <w:ins w:id="13139" w:author="Rev 10 Allen Wirfs-Brock" w:date="2012-07-29T11:26:00Z">
        <w:r w:rsidR="00387B31">
          <w:t>TV</w:t>
        </w:r>
      </w:ins>
      <w:ins w:id="13140" w:author="Rev 9 Allen Wirfs-Brock" w:date="2012-06-30T09:34:00Z">
        <w:r>
          <w:t xml:space="preserve"> of </w:t>
        </w:r>
        <w:del w:id="13141" w:author="Rev 10 Allen Wirfs-Brock" w:date="2012-07-29T11:37:00Z">
          <w:r w:rsidDel="00387B31">
            <w:rPr>
              <w:i/>
            </w:rPr>
            <w:delText>Quasi</w:delText>
          </w:r>
        </w:del>
      </w:ins>
      <w:ins w:id="13142" w:author="Rev 10 Allen Wirfs-Brock" w:date="2012-07-29T11:37:00Z">
        <w:r w:rsidR="00387B31">
          <w:rPr>
            <w:i/>
          </w:rPr>
          <w:t>Template</w:t>
        </w:r>
      </w:ins>
      <w:ins w:id="13143" w:author="Rev 9 Allen Wirfs-Brock" w:date="2012-06-30T09:35:00Z">
        <w:r>
          <w:rPr>
            <w:i/>
          </w:rPr>
          <w:t>Middle</w:t>
        </w:r>
      </w:ins>
      <w:ins w:id="13144" w:author="Rev 9 Allen Wirfs-Brock" w:date="2012-06-30T09:34:00Z">
        <w:r>
          <w:t xml:space="preserve"> as defined in 7.8.6.</w:t>
        </w:r>
      </w:ins>
    </w:p>
    <w:p w:rsidR="00810454" w:rsidRDefault="00810454" w:rsidP="00865652">
      <w:pPr>
        <w:pStyle w:val="Alg4"/>
        <w:numPr>
          <w:ilvl w:val="0"/>
          <w:numId w:val="963"/>
        </w:numPr>
        <w:spacing w:after="220"/>
        <w:contextualSpacing/>
        <w:rPr>
          <w:ins w:id="13145" w:author="Rev 9 Allen Wirfs-Brock" w:date="2012-06-30T09:34:00Z"/>
        </w:rPr>
      </w:pPr>
      <w:ins w:id="13146" w:author="Rev 9 Allen Wirfs-Brock" w:date="2012-06-30T09:34:00Z">
        <w:r>
          <w:t xml:space="preserve">Let </w:t>
        </w:r>
        <w:r w:rsidRPr="003C08F9">
          <w:rPr>
            <w:i/>
          </w:rPr>
          <w:t>sub</w:t>
        </w:r>
        <w:r>
          <w:t xml:space="preserve"> be the result of evaluating </w:t>
        </w:r>
        <w:r w:rsidRPr="003C08F9">
          <w:rPr>
            <w:i/>
          </w:rPr>
          <w:t>Expression</w:t>
        </w:r>
        <w:r>
          <w:t>.</w:t>
        </w:r>
      </w:ins>
    </w:p>
    <w:p w:rsidR="00810454" w:rsidRDefault="00810454" w:rsidP="00865652">
      <w:pPr>
        <w:pStyle w:val="Alg4"/>
        <w:numPr>
          <w:ilvl w:val="0"/>
          <w:numId w:val="963"/>
        </w:numPr>
        <w:spacing w:after="220"/>
        <w:contextualSpacing/>
        <w:rPr>
          <w:ins w:id="13147" w:author="Rev 9 Allen Wirfs-Brock" w:date="2012-06-30T09:34:00Z"/>
        </w:rPr>
      </w:pPr>
      <w:ins w:id="13148" w:author="Rev 9 Allen Wirfs-Brock" w:date="2012-06-30T09:34:00Z">
        <w:r>
          <w:t xml:space="preserve">Let </w:t>
        </w:r>
        <w:r w:rsidRPr="003C08F9">
          <w:rPr>
            <w:i/>
          </w:rPr>
          <w:t>middle</w:t>
        </w:r>
        <w:r>
          <w:t xml:space="preserve"> be </w:t>
        </w:r>
        <w:commentRangeStart w:id="13149"/>
        <w:r>
          <w:t>ToString(</w:t>
        </w:r>
        <w:r w:rsidRPr="003C08F9">
          <w:rPr>
            <w:i/>
          </w:rPr>
          <w:t>sub</w:t>
        </w:r>
        <w:r>
          <w:t>).</w:t>
        </w:r>
        <w:commentRangeEnd w:id="13149"/>
        <w:r>
          <w:rPr>
            <w:rStyle w:val="CommentReference"/>
            <w:rFonts w:ascii="Arial" w:eastAsia="MS Mincho" w:hAnsi="Arial"/>
            <w:spacing w:val="0"/>
            <w:lang w:eastAsia="ja-JP"/>
          </w:rPr>
          <w:commentReference w:id="13149"/>
        </w:r>
      </w:ins>
    </w:p>
    <w:p w:rsidR="00810454" w:rsidRDefault="00810454" w:rsidP="00865652">
      <w:pPr>
        <w:pStyle w:val="Alg4"/>
        <w:numPr>
          <w:ilvl w:val="0"/>
          <w:numId w:val="963"/>
        </w:numPr>
        <w:spacing w:after="220"/>
        <w:contextualSpacing/>
        <w:rPr>
          <w:ins w:id="13150" w:author="Rev 9 Allen Wirfs-Brock" w:date="2012-06-30T09:34:00Z"/>
        </w:rPr>
      </w:pPr>
      <w:ins w:id="13151" w:author="Rev 9 Allen Wirfs-Brock" w:date="2012-06-30T09:34:00Z">
        <w:r>
          <w:t>ReturnIfAbrupt(</w:t>
        </w:r>
        <w:r>
          <w:rPr>
            <w:i/>
          </w:rPr>
          <w:t>middle</w:t>
        </w:r>
        <w:r>
          <w:t>).</w:t>
        </w:r>
      </w:ins>
    </w:p>
    <w:p w:rsidR="00810454" w:rsidRPr="00E77497" w:rsidRDefault="00810454" w:rsidP="00865652">
      <w:pPr>
        <w:pStyle w:val="Alg4"/>
        <w:numPr>
          <w:ilvl w:val="0"/>
          <w:numId w:val="963"/>
        </w:numPr>
        <w:spacing w:after="220"/>
        <w:contextualSpacing/>
        <w:rPr>
          <w:ins w:id="13152" w:author="Rev 9 Allen Wirfs-Brock" w:date="2012-06-30T09:34:00Z"/>
        </w:rPr>
      </w:pPr>
      <w:ins w:id="13153" w:author="Rev 9 Allen Wirfs-Brock" w:date="2012-06-30T09:34:00Z">
        <w:r w:rsidRPr="00E77497">
          <w:t xml:space="preserve">Return </w:t>
        </w:r>
        <w:r>
          <w:t xml:space="preserve">the </w:t>
        </w:r>
      </w:ins>
      <w:ins w:id="13154" w:author="Rev 9 Allen Wirfs-Brock" w:date="2012-06-30T09:37:00Z">
        <w:r>
          <w:t>sequence of characters consisting of</w:t>
        </w:r>
      </w:ins>
      <w:ins w:id="13155" w:author="Rev 9 Allen Wirfs-Brock" w:date="2012-06-30T09:34:00Z">
        <w:r>
          <w:t xml:space="preserve"> the </w:t>
        </w:r>
      </w:ins>
      <w:ins w:id="13156" w:author="Rev 9 Allen Wirfs-Brock" w:date="2012-07-02T17:34:00Z">
        <w:r w:rsidR="00A0691D">
          <w:t>code units</w:t>
        </w:r>
      </w:ins>
      <w:ins w:id="13157" w:author="Rev 9 Allen Wirfs-Brock" w:date="2012-06-30T09:34:00Z">
        <w:r>
          <w:t xml:space="preserve"> of </w:t>
        </w:r>
        <w:r w:rsidRPr="00BA286E">
          <w:rPr>
            <w:i/>
          </w:rPr>
          <w:t>head</w:t>
        </w:r>
        <w:r>
          <w:t xml:space="preserve"> followed by the </w:t>
        </w:r>
      </w:ins>
      <w:ins w:id="13158" w:author="Rev 9 Allen Wirfs-Brock" w:date="2012-07-02T17:35:00Z">
        <w:r w:rsidR="00A0691D">
          <w:t>elements</w:t>
        </w:r>
      </w:ins>
      <w:ins w:id="13159" w:author="Rev 9 Allen Wirfs-Brock" w:date="2012-06-30T09:34:00Z">
        <w:r>
          <w:t xml:space="preserve"> of </w:t>
        </w:r>
        <w:r w:rsidRPr="00F37DF5">
          <w:rPr>
            <w:i/>
          </w:rPr>
          <w:t>middle</w:t>
        </w:r>
        <w:r w:rsidRPr="00E77497">
          <w:t>.</w:t>
        </w:r>
      </w:ins>
    </w:p>
    <w:p w:rsidR="00810454" w:rsidRPr="00BA286E" w:rsidRDefault="00810454" w:rsidP="00810454">
      <w:pPr>
        <w:rPr>
          <w:ins w:id="13160" w:author="Rev 9 Allen Wirfs-Brock" w:date="2012-06-30T09:38:00Z"/>
          <w:rFonts w:ascii="Times New Roman" w:hAnsi="Times New Roman"/>
        </w:rPr>
      </w:pPr>
      <w:ins w:id="13161" w:author="Rev 9 Allen Wirfs-Brock" w:date="2012-06-30T09:38:00Z">
        <w:del w:id="13162" w:author="Rev 10 Allen Wirfs-Brock" w:date="2012-07-29T11:37:00Z">
          <w:r w:rsidDel="00387B31">
            <w:rPr>
              <w:rStyle w:val="bnf"/>
            </w:rPr>
            <w:delText>Quasi</w:delText>
          </w:r>
        </w:del>
      </w:ins>
      <w:ins w:id="13163" w:author="Rev 10 Allen Wirfs-Brock" w:date="2012-07-29T11:37:00Z">
        <w:r w:rsidR="00387B31">
          <w:rPr>
            <w:rStyle w:val="bnf"/>
          </w:rPr>
          <w:t>Template</w:t>
        </w:r>
      </w:ins>
      <w:ins w:id="13164" w:author="Rev 9 Allen Wirfs-Brock" w:date="2012-06-30T09:38:00Z">
        <w:r>
          <w:rPr>
            <w:rStyle w:val="bnf"/>
          </w:rPr>
          <w:t>MiddleList</w:t>
        </w:r>
        <w:r w:rsidRPr="00E77497">
          <w:t xml:space="preserve"> </w:t>
        </w:r>
        <w:r w:rsidRPr="00E77497">
          <w:rPr>
            <w:b/>
          </w:rPr>
          <w:t>:</w:t>
        </w:r>
      </w:ins>
      <w:ins w:id="13165" w:author="Rev 9 Allen Wirfs-Brock" w:date="2012-06-30T09:39:00Z">
        <w:r>
          <w:rPr>
            <w:b/>
          </w:rPr>
          <w:t xml:space="preserve"> </w:t>
        </w:r>
        <w:del w:id="13166" w:author="Rev 10 Allen Wirfs-Brock" w:date="2012-07-29T11:37:00Z">
          <w:r w:rsidDel="00387B31">
            <w:rPr>
              <w:rStyle w:val="bnf"/>
            </w:rPr>
            <w:delText>Quasi</w:delText>
          </w:r>
        </w:del>
      </w:ins>
      <w:ins w:id="13167" w:author="Rev 10 Allen Wirfs-Brock" w:date="2012-07-29T11:37:00Z">
        <w:r w:rsidR="00387B31">
          <w:rPr>
            <w:rStyle w:val="bnf"/>
          </w:rPr>
          <w:t>Template</w:t>
        </w:r>
      </w:ins>
      <w:ins w:id="13168" w:author="Rev 9 Allen Wirfs-Brock" w:date="2012-06-30T09:39:00Z">
        <w:r>
          <w:rPr>
            <w:rStyle w:val="bnf"/>
          </w:rPr>
          <w:t>MiddleList</w:t>
        </w:r>
      </w:ins>
      <w:ins w:id="13169" w:author="Rev 9 Allen Wirfs-Brock" w:date="2012-06-30T09:38:00Z">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3170" w:author="Rev 10 Allen Wirfs-Brock" w:date="2012-07-29T11:37:00Z">
          <w:r w:rsidRPr="00BA286E" w:rsidDel="00387B31">
            <w:rPr>
              <w:rFonts w:ascii="Times New Roman" w:hAnsi="Times New Roman"/>
              <w:i/>
              <w:sz w:val="16"/>
            </w:rPr>
            <w:delText>Quasi</w:delText>
          </w:r>
        </w:del>
      </w:ins>
      <w:ins w:id="13171" w:author="Rev 10 Allen Wirfs-Brock" w:date="2012-07-29T11:37:00Z">
        <w:r w:rsidR="00387B31">
          <w:rPr>
            <w:rFonts w:ascii="Times New Roman" w:hAnsi="Times New Roman"/>
            <w:i/>
            <w:sz w:val="16"/>
          </w:rPr>
          <w:t>Template</w:t>
        </w:r>
      </w:ins>
      <w:ins w:id="13172" w:author="Rev 9 Allen Wirfs-Brock" w:date="2012-06-30T09:38:00Z">
        <w:r w:rsidRPr="00BA286E">
          <w:rPr>
            <w:rFonts w:ascii="Times New Roman" w:hAnsi="Times New Roman"/>
            <w:i/>
            <w:sz w:val="16"/>
          </w:rPr>
          <w:t>Tail</w:t>
        </w:r>
        <w:r w:rsidRPr="00BA286E">
          <w:rPr>
            <w:rFonts w:cs="Arial"/>
            <w:sz w:val="16"/>
          </w:rPr>
          <w:t>]</w:t>
        </w:r>
        <w:r>
          <w:rPr>
            <w:rFonts w:cs="Arial"/>
            <w:sz w:val="16"/>
          </w:rPr>
          <w:t xml:space="preserve"> </w:t>
        </w:r>
        <w:del w:id="13173" w:author="Rev 10 Allen Wirfs-Brock" w:date="2012-07-29T11:37:00Z">
          <w:r w:rsidRPr="00BA286E" w:rsidDel="00387B31">
            <w:rPr>
              <w:rFonts w:ascii="Times New Roman" w:hAnsi="Times New Roman"/>
              <w:i/>
            </w:rPr>
            <w:delText>Quasi</w:delText>
          </w:r>
        </w:del>
      </w:ins>
      <w:ins w:id="13174" w:author="Rev 10 Allen Wirfs-Brock" w:date="2012-07-29T11:37:00Z">
        <w:r w:rsidR="00387B31">
          <w:rPr>
            <w:rFonts w:ascii="Times New Roman" w:hAnsi="Times New Roman"/>
            <w:i/>
          </w:rPr>
          <w:t>Template</w:t>
        </w:r>
      </w:ins>
      <w:ins w:id="13175" w:author="Rev 9 Allen Wirfs-Brock" w:date="2012-06-30T09:38:00Z">
        <w:r>
          <w:rPr>
            <w:rFonts w:ascii="Times New Roman" w:hAnsi="Times New Roman"/>
            <w:i/>
          </w:rPr>
          <w:t>Middle Expression</w:t>
        </w:r>
        <w:r>
          <w:rPr>
            <w:rFonts w:ascii="Times New Roman" w:hAnsi="Times New Roman"/>
          </w:rPr>
          <w:t xml:space="preserve"> </w:t>
        </w:r>
      </w:ins>
    </w:p>
    <w:p w:rsidR="00810454" w:rsidRDefault="00810454" w:rsidP="00865652">
      <w:pPr>
        <w:pStyle w:val="Alg4"/>
        <w:numPr>
          <w:ilvl w:val="0"/>
          <w:numId w:val="962"/>
        </w:numPr>
        <w:spacing w:after="220"/>
        <w:contextualSpacing/>
        <w:rPr>
          <w:ins w:id="13176" w:author="Rev 9 Allen Wirfs-Brock" w:date="2012-06-30T09:39:00Z"/>
        </w:rPr>
      </w:pPr>
      <w:ins w:id="13177" w:author="Rev 9 Allen Wirfs-Brock" w:date="2012-06-30T09:39:00Z">
        <w:r>
          <w:t xml:space="preserve">Let </w:t>
        </w:r>
      </w:ins>
      <w:ins w:id="13178" w:author="Rev 9 Allen Wirfs-Brock" w:date="2012-06-30T09:43:00Z">
        <w:r w:rsidR="00BD4828">
          <w:rPr>
            <w:i/>
          </w:rPr>
          <w:t>rest</w:t>
        </w:r>
      </w:ins>
      <w:ins w:id="13179" w:author="Rev 9 Allen Wirfs-Brock" w:date="2012-06-30T09:39:00Z">
        <w:r>
          <w:t xml:space="preserve"> be the result of evaluating </w:t>
        </w:r>
        <w:del w:id="13180" w:author="Rev 10 Allen Wirfs-Brock" w:date="2012-07-29T11:37:00Z">
          <w:r w:rsidDel="00387B31">
            <w:rPr>
              <w:i/>
            </w:rPr>
            <w:delText>Quasi</w:delText>
          </w:r>
        </w:del>
      </w:ins>
      <w:ins w:id="13181" w:author="Rev 10 Allen Wirfs-Brock" w:date="2012-07-29T11:37:00Z">
        <w:r w:rsidR="00387B31">
          <w:rPr>
            <w:i/>
          </w:rPr>
          <w:t>Template</w:t>
        </w:r>
      </w:ins>
      <w:ins w:id="13182" w:author="Rev 9 Allen Wirfs-Brock" w:date="2012-06-30T09:39:00Z">
        <w:r>
          <w:rPr>
            <w:i/>
          </w:rPr>
          <w:t xml:space="preserve">MiddleList </w:t>
        </w:r>
        <w:r>
          <w:t>.</w:t>
        </w:r>
      </w:ins>
    </w:p>
    <w:p w:rsidR="00810454" w:rsidRDefault="00810454" w:rsidP="00865652">
      <w:pPr>
        <w:pStyle w:val="Alg4"/>
        <w:numPr>
          <w:ilvl w:val="0"/>
          <w:numId w:val="962"/>
        </w:numPr>
        <w:spacing w:after="220"/>
        <w:contextualSpacing/>
        <w:rPr>
          <w:ins w:id="13183" w:author="Rev 9 Allen Wirfs-Brock" w:date="2012-06-30T09:40:00Z"/>
        </w:rPr>
      </w:pPr>
      <w:ins w:id="13184" w:author="Rev 9 Allen Wirfs-Brock" w:date="2012-06-30T09:40:00Z">
        <w:r>
          <w:t>ReturnIfAbrupt(</w:t>
        </w:r>
      </w:ins>
      <w:ins w:id="13185" w:author="Rev 9 Allen Wirfs-Brock" w:date="2012-06-30T09:43:00Z">
        <w:r w:rsidR="00BD4828">
          <w:rPr>
            <w:i/>
          </w:rPr>
          <w:t>rest</w:t>
        </w:r>
      </w:ins>
      <w:ins w:id="13186" w:author="Rev 9 Allen Wirfs-Brock" w:date="2012-06-30T09:40:00Z">
        <w:r>
          <w:t>).</w:t>
        </w:r>
      </w:ins>
    </w:p>
    <w:p w:rsidR="00810454" w:rsidRDefault="00810454" w:rsidP="00865652">
      <w:pPr>
        <w:pStyle w:val="Alg4"/>
        <w:numPr>
          <w:ilvl w:val="0"/>
          <w:numId w:val="962"/>
        </w:numPr>
        <w:spacing w:after="220"/>
        <w:contextualSpacing/>
        <w:rPr>
          <w:ins w:id="13187" w:author="Rev 9 Allen Wirfs-Brock" w:date="2012-06-30T09:38:00Z"/>
        </w:rPr>
      </w:pPr>
      <w:ins w:id="13188" w:author="Rev 9 Allen Wirfs-Brock" w:date="2012-06-30T09:38:00Z">
        <w:r>
          <w:t xml:space="preserve">Let </w:t>
        </w:r>
      </w:ins>
      <w:ins w:id="13189" w:author="Rev 9 Allen Wirfs-Brock" w:date="2012-06-30T09:44:00Z">
        <w:r w:rsidR="00BD4828">
          <w:rPr>
            <w:i/>
          </w:rPr>
          <w:t>middle</w:t>
        </w:r>
      </w:ins>
      <w:ins w:id="13190" w:author="Rev 9 Allen Wirfs-Brock" w:date="2012-06-30T09:41:00Z">
        <w:r w:rsidR="00BD4828">
          <w:rPr>
            <w:i/>
          </w:rPr>
          <w:t xml:space="preserve"> </w:t>
        </w:r>
      </w:ins>
      <w:ins w:id="13191" w:author="Rev 9 Allen Wirfs-Brock" w:date="2012-06-30T09:38:00Z">
        <w:r>
          <w:t xml:space="preserve"> be the </w:t>
        </w:r>
        <w:del w:id="13192" w:author="Rev 10 Allen Wirfs-Brock" w:date="2012-07-29T11:26:00Z">
          <w:r w:rsidDel="00387B31">
            <w:delText>QV</w:delText>
          </w:r>
        </w:del>
      </w:ins>
      <w:ins w:id="13193" w:author="Rev 10 Allen Wirfs-Brock" w:date="2012-07-29T11:26:00Z">
        <w:r w:rsidR="00387B31">
          <w:t>TV</w:t>
        </w:r>
      </w:ins>
      <w:ins w:id="13194" w:author="Rev 9 Allen Wirfs-Brock" w:date="2012-06-30T09:38:00Z">
        <w:r>
          <w:t xml:space="preserve"> of </w:t>
        </w:r>
        <w:del w:id="13195" w:author="Rev 10 Allen Wirfs-Brock" w:date="2012-07-29T11:37:00Z">
          <w:r w:rsidDel="00387B31">
            <w:rPr>
              <w:i/>
            </w:rPr>
            <w:delText>Quasi</w:delText>
          </w:r>
        </w:del>
      </w:ins>
      <w:ins w:id="13196" w:author="Rev 10 Allen Wirfs-Brock" w:date="2012-07-29T11:37:00Z">
        <w:r w:rsidR="00387B31">
          <w:rPr>
            <w:i/>
          </w:rPr>
          <w:t>Template</w:t>
        </w:r>
      </w:ins>
      <w:ins w:id="13197" w:author="Rev 9 Allen Wirfs-Brock" w:date="2012-06-30T09:38:00Z">
        <w:r>
          <w:rPr>
            <w:i/>
          </w:rPr>
          <w:t>Middle</w:t>
        </w:r>
        <w:r>
          <w:t xml:space="preserve"> as defined in 7.8.6.</w:t>
        </w:r>
      </w:ins>
    </w:p>
    <w:p w:rsidR="00810454" w:rsidRDefault="00810454" w:rsidP="00865652">
      <w:pPr>
        <w:pStyle w:val="Alg4"/>
        <w:numPr>
          <w:ilvl w:val="0"/>
          <w:numId w:val="962"/>
        </w:numPr>
        <w:spacing w:after="220"/>
        <w:contextualSpacing/>
        <w:rPr>
          <w:ins w:id="13198" w:author="Rev 9 Allen Wirfs-Brock" w:date="2012-06-30T09:38:00Z"/>
        </w:rPr>
      </w:pPr>
      <w:ins w:id="13199" w:author="Rev 9 Allen Wirfs-Brock" w:date="2012-06-30T09:38:00Z">
        <w:r>
          <w:t xml:space="preserve">Let </w:t>
        </w:r>
        <w:r w:rsidRPr="003C08F9">
          <w:rPr>
            <w:i/>
          </w:rPr>
          <w:t>sub</w:t>
        </w:r>
        <w:r>
          <w:t xml:space="preserve"> be the result of evaluating </w:t>
        </w:r>
        <w:r w:rsidRPr="003C08F9">
          <w:rPr>
            <w:i/>
          </w:rPr>
          <w:t>Expression</w:t>
        </w:r>
        <w:r>
          <w:t>.</w:t>
        </w:r>
      </w:ins>
    </w:p>
    <w:p w:rsidR="00810454" w:rsidRDefault="00810454" w:rsidP="00865652">
      <w:pPr>
        <w:pStyle w:val="Alg4"/>
        <w:numPr>
          <w:ilvl w:val="0"/>
          <w:numId w:val="962"/>
        </w:numPr>
        <w:spacing w:after="220"/>
        <w:contextualSpacing/>
        <w:rPr>
          <w:ins w:id="13200" w:author="Rev 9 Allen Wirfs-Brock" w:date="2012-06-30T09:38:00Z"/>
        </w:rPr>
      </w:pPr>
      <w:ins w:id="13201" w:author="Rev 9 Allen Wirfs-Brock" w:date="2012-06-30T09:38:00Z">
        <w:r>
          <w:t xml:space="preserve">Let </w:t>
        </w:r>
      </w:ins>
      <w:ins w:id="13202" w:author="Rev 9 Allen Wirfs-Brock" w:date="2012-06-30T09:43:00Z">
        <w:r w:rsidR="00BD4828">
          <w:rPr>
            <w:i/>
          </w:rPr>
          <w:t>last</w:t>
        </w:r>
      </w:ins>
      <w:ins w:id="13203" w:author="Rev 9 Allen Wirfs-Brock" w:date="2012-06-30T09:38:00Z">
        <w:r>
          <w:t xml:space="preserve"> be </w:t>
        </w:r>
        <w:commentRangeStart w:id="13204"/>
        <w:r>
          <w:t>ToString(</w:t>
        </w:r>
        <w:r w:rsidRPr="003C08F9">
          <w:rPr>
            <w:i/>
          </w:rPr>
          <w:t>sub</w:t>
        </w:r>
        <w:r>
          <w:t>).</w:t>
        </w:r>
        <w:commentRangeEnd w:id="13204"/>
        <w:r>
          <w:rPr>
            <w:rStyle w:val="CommentReference"/>
            <w:rFonts w:ascii="Arial" w:eastAsia="MS Mincho" w:hAnsi="Arial"/>
            <w:spacing w:val="0"/>
            <w:lang w:eastAsia="ja-JP"/>
          </w:rPr>
          <w:commentReference w:id="13204"/>
        </w:r>
      </w:ins>
    </w:p>
    <w:p w:rsidR="00810454" w:rsidRDefault="00810454" w:rsidP="00865652">
      <w:pPr>
        <w:pStyle w:val="Alg4"/>
        <w:numPr>
          <w:ilvl w:val="0"/>
          <w:numId w:val="962"/>
        </w:numPr>
        <w:spacing w:after="220"/>
        <w:contextualSpacing/>
        <w:rPr>
          <w:ins w:id="13205" w:author="Rev 9 Allen Wirfs-Brock" w:date="2012-06-30T09:38:00Z"/>
        </w:rPr>
      </w:pPr>
      <w:ins w:id="13206" w:author="Rev 9 Allen Wirfs-Brock" w:date="2012-06-30T09:38:00Z">
        <w:r>
          <w:t>ReturnIfAbrupt(</w:t>
        </w:r>
      </w:ins>
      <w:ins w:id="13207" w:author="Rev 9 Allen Wirfs-Brock" w:date="2012-06-30T09:43:00Z">
        <w:r w:rsidR="00BD4828">
          <w:rPr>
            <w:i/>
          </w:rPr>
          <w:t>last</w:t>
        </w:r>
      </w:ins>
      <w:ins w:id="13208" w:author="Rev 9 Allen Wirfs-Brock" w:date="2012-06-30T09:38:00Z">
        <w:r>
          <w:t>).</w:t>
        </w:r>
      </w:ins>
    </w:p>
    <w:p w:rsidR="00810454" w:rsidRPr="00E77497" w:rsidRDefault="00810454" w:rsidP="00865652">
      <w:pPr>
        <w:pStyle w:val="Alg4"/>
        <w:numPr>
          <w:ilvl w:val="0"/>
          <w:numId w:val="962"/>
        </w:numPr>
        <w:spacing w:after="220"/>
        <w:contextualSpacing/>
        <w:rPr>
          <w:ins w:id="13209" w:author="Rev 9 Allen Wirfs-Brock" w:date="2012-06-30T09:38:00Z"/>
        </w:rPr>
      </w:pPr>
      <w:ins w:id="13210" w:author="Rev 9 Allen Wirfs-Brock" w:date="2012-06-30T09:38:00Z">
        <w:r w:rsidRPr="00E77497">
          <w:t xml:space="preserve">Return </w:t>
        </w:r>
        <w:r>
          <w:t xml:space="preserve">the sequence of characters consisting of the </w:t>
        </w:r>
      </w:ins>
      <w:ins w:id="13211" w:author="Rev 9 Allen Wirfs-Brock" w:date="2012-07-02T17:35:00Z">
        <w:r w:rsidR="00A0691D">
          <w:t>elements</w:t>
        </w:r>
      </w:ins>
      <w:ins w:id="13212" w:author="Rev 9 Allen Wirfs-Brock" w:date="2012-06-30T09:38:00Z">
        <w:r>
          <w:t xml:space="preserve"> of </w:t>
        </w:r>
      </w:ins>
      <w:ins w:id="13213" w:author="Rev 9 Allen Wirfs-Brock" w:date="2012-06-30T09:43:00Z">
        <w:r w:rsidR="00BD4828">
          <w:rPr>
            <w:i/>
          </w:rPr>
          <w:t>rest</w:t>
        </w:r>
      </w:ins>
      <w:ins w:id="13214" w:author="Rev 9 Allen Wirfs-Brock" w:date="2012-06-30T09:38:00Z">
        <w:r>
          <w:t xml:space="preserve"> </w:t>
        </w:r>
      </w:ins>
      <w:ins w:id="13215" w:author="Rev 9 Allen Wirfs-Brock" w:date="2012-06-30T09:42:00Z">
        <w:r w:rsidR="00BD4828">
          <w:t xml:space="preserve">followed by the </w:t>
        </w:r>
      </w:ins>
      <w:ins w:id="13216" w:author="Rev 9 Allen Wirfs-Brock" w:date="2012-07-02T17:35:00Z">
        <w:r w:rsidR="00A0691D">
          <w:t>code units</w:t>
        </w:r>
      </w:ins>
      <w:ins w:id="13217" w:author="Rev 9 Allen Wirfs-Brock" w:date="2012-06-30T09:42:00Z">
        <w:r w:rsidR="00BD4828">
          <w:t xml:space="preserve"> of </w:t>
        </w:r>
      </w:ins>
      <w:ins w:id="13218" w:author="Rev 9 Allen Wirfs-Brock" w:date="2012-06-30T09:44:00Z">
        <w:r w:rsidR="00BD4828">
          <w:rPr>
            <w:i/>
          </w:rPr>
          <w:t>middle</w:t>
        </w:r>
      </w:ins>
      <w:ins w:id="13219" w:author="Rev 9 Allen Wirfs-Brock" w:date="2012-06-30T09:42:00Z">
        <w:r w:rsidR="00BD4828">
          <w:t xml:space="preserve"> </w:t>
        </w:r>
      </w:ins>
      <w:ins w:id="13220" w:author="Rev 9 Allen Wirfs-Brock" w:date="2012-06-30T09:38:00Z">
        <w:r>
          <w:t xml:space="preserve">followed by the </w:t>
        </w:r>
      </w:ins>
      <w:ins w:id="13221" w:author="Rev 9 Allen Wirfs-Brock" w:date="2012-07-02T17:35:00Z">
        <w:r w:rsidR="00A0691D">
          <w:t>elements</w:t>
        </w:r>
      </w:ins>
      <w:ins w:id="13222" w:author="Rev 9 Allen Wirfs-Brock" w:date="2012-06-30T09:38:00Z">
        <w:r>
          <w:t xml:space="preserve"> of </w:t>
        </w:r>
      </w:ins>
      <w:ins w:id="13223" w:author="Rev 9 Allen Wirfs-Brock" w:date="2012-06-30T09:44:00Z">
        <w:r w:rsidR="00BD4828">
          <w:rPr>
            <w:i/>
          </w:rPr>
          <w:t>last</w:t>
        </w:r>
      </w:ins>
      <w:ins w:id="13224" w:author="Rev 9 Allen Wirfs-Brock" w:date="2012-06-30T09:38:00Z">
        <w:r w:rsidRPr="00E77497">
          <w:t>.</w:t>
        </w:r>
      </w:ins>
    </w:p>
    <w:p w:rsidR="006F38BE" w:rsidRPr="008B7F6F" w:rsidDel="00EB4245" w:rsidRDefault="006F38BE" w:rsidP="006F38BE">
      <w:pPr>
        <w:pStyle w:val="SyntaxRule"/>
        <w:rPr>
          <w:ins w:id="13225" w:author="Rev 6 Allen Wirfs-Brock" w:date="2012-02-27T09:34:00Z"/>
          <w:del w:id="13226" w:author="Rev 8 Allen Wirfs-Brock" w:date="2012-06-15T08:44:00Z"/>
        </w:rPr>
      </w:pPr>
      <w:ins w:id="13227" w:author="Rev 6 Allen Wirfs-Brock" w:date="2012-02-27T09:34:00Z">
        <w:del w:id="13228" w:author="Rev 8 Allen Wirfs-Brock" w:date="2012-06-15T08:44:00Z">
          <w:r w:rsidDel="00EB4245">
            <w:delText>ComprehensionForList</w:delText>
          </w:r>
          <w:r w:rsidRPr="003B4312" w:rsidDel="00EB4245">
            <w:delText xml:space="preserve"> </w:delText>
          </w:r>
          <w:r w:rsidRPr="003B4312" w:rsidDel="00EB4245">
            <w:rPr>
              <w:rFonts w:ascii="Arial" w:hAnsi="Arial" w:cs="Arial"/>
              <w:b/>
              <w:i w:val="0"/>
            </w:rPr>
            <w:delText>:</w:delText>
          </w:r>
        </w:del>
      </w:ins>
    </w:p>
    <w:p w:rsidR="006F38BE" w:rsidRPr="009C202C" w:rsidDel="00EB4245" w:rsidRDefault="006F38BE" w:rsidP="006F38BE">
      <w:pPr>
        <w:pStyle w:val="SyntaxDefinition"/>
        <w:rPr>
          <w:ins w:id="13229" w:author="Rev 6 Allen Wirfs-Brock" w:date="2012-02-27T09:34:00Z"/>
          <w:del w:id="13230" w:author="Rev 8 Allen Wirfs-Brock" w:date="2012-06-15T08:44:00Z"/>
        </w:rPr>
      </w:pPr>
      <w:ins w:id="13231" w:author="Rev 6 Allen Wirfs-Brock" w:date="2012-02-27T09:34:00Z">
        <w:del w:id="13232" w:author="Rev 8 Allen Wirfs-Brock" w:date="2012-06-15T08:44:00Z">
          <w:r w:rsidDel="00EB4245">
            <w:delText>ComprehensionFor</w:delText>
          </w:r>
          <w:r w:rsidRPr="006B6D0A" w:rsidDel="00EB4245">
            <w:rPr>
              <w:rFonts w:ascii="Courier New" w:hAnsi="Courier New"/>
              <w:b/>
              <w:i w:val="0"/>
            </w:rPr>
            <w:br/>
          </w:r>
          <w:r w:rsidDel="00EB4245">
            <w:delText xml:space="preserve">ComprehensionForList </w:delText>
          </w:r>
          <w:r w:rsidRPr="00AC3AEA" w:rsidDel="00EB4245">
            <w:rPr>
              <w:rFonts w:ascii="Courier New" w:hAnsi="Courier New" w:cs="Courier New"/>
              <w:i w:val="0"/>
            </w:rPr>
            <w:delText xml:space="preserve"> </w:delText>
          </w:r>
          <w:r w:rsidDel="00EB4245">
            <w:delText>ComprehensionFor</w:delText>
          </w:r>
        </w:del>
      </w:ins>
    </w:p>
    <w:p w:rsidR="006F38BE" w:rsidRPr="008B7F6F" w:rsidDel="00EB4245" w:rsidRDefault="006F38BE" w:rsidP="006F38BE">
      <w:pPr>
        <w:pStyle w:val="SyntaxRule"/>
        <w:rPr>
          <w:ins w:id="13233" w:author="Rev 6 Allen Wirfs-Brock" w:date="2012-02-27T09:34:00Z"/>
          <w:del w:id="13234" w:author="Rev 8 Allen Wirfs-Brock" w:date="2012-06-15T08:44:00Z"/>
        </w:rPr>
      </w:pPr>
      <w:ins w:id="13235" w:author="Rev 6 Allen Wirfs-Brock" w:date="2012-02-27T09:34:00Z">
        <w:del w:id="13236" w:author="Rev 8 Allen Wirfs-Brock" w:date="2012-06-15T08:44:00Z">
          <w:r w:rsidDel="00EB4245">
            <w:delText>ComprehensionFor</w:delText>
          </w:r>
          <w:r w:rsidRPr="003B4312" w:rsidDel="00EB4245">
            <w:delText xml:space="preserve"> </w:delText>
          </w:r>
          <w:r w:rsidRPr="003B4312" w:rsidDel="00EB4245">
            <w:rPr>
              <w:rFonts w:ascii="Arial" w:hAnsi="Arial" w:cs="Arial"/>
              <w:b/>
              <w:i w:val="0"/>
            </w:rPr>
            <w:delText>:</w:delText>
          </w:r>
        </w:del>
      </w:ins>
    </w:p>
    <w:p w:rsidR="006F38BE" w:rsidRPr="009C202C" w:rsidDel="00EB4245" w:rsidRDefault="006F38BE" w:rsidP="006F38BE">
      <w:pPr>
        <w:pStyle w:val="SyntaxDefinition"/>
        <w:rPr>
          <w:ins w:id="13237" w:author="Rev 6 Allen Wirfs-Brock" w:date="2012-02-27T09:34:00Z"/>
          <w:del w:id="13238" w:author="Rev 8 Allen Wirfs-Brock" w:date="2012-06-15T08:44:00Z"/>
        </w:rPr>
      </w:pPr>
      <w:ins w:id="13239" w:author="Rev 6 Allen Wirfs-Brock" w:date="2012-02-27T09:34:00Z">
        <w:del w:id="13240" w:author="Rev 8 Allen Wirfs-Brock" w:date="2012-06-15T08:44:00Z">
          <w:r w:rsidDel="00EB4245">
            <w:rPr>
              <w:rFonts w:ascii="Courier New" w:hAnsi="Courier New" w:cs="Courier New"/>
              <w:b/>
              <w:i w:val="0"/>
            </w:rPr>
            <w:delText>for</w:delText>
          </w:r>
          <w:r w:rsidRPr="00AC3AEA" w:rsidDel="00EB4245">
            <w:rPr>
              <w:rFonts w:ascii="Courier New" w:hAnsi="Courier New" w:cs="Courier New"/>
              <w:b/>
              <w:i w:val="0"/>
            </w:rPr>
            <w:delText xml:space="preserve"> (</w:delText>
          </w:r>
          <w:r w:rsidDel="00EB4245">
            <w:delText xml:space="preserve"> LeftHandSideExpression</w:delText>
          </w:r>
          <w:r w:rsidRPr="00451D9D" w:rsidDel="00EB4245">
            <w:rPr>
              <w:rFonts w:ascii="Courier New" w:hAnsi="Courier New" w:cs="Courier New"/>
              <w:i w:val="0"/>
            </w:rPr>
            <w:delText xml:space="preserve"> </w:delText>
          </w:r>
          <w:r w:rsidDel="00EB4245">
            <w:rPr>
              <w:rFonts w:ascii="Courier New" w:hAnsi="Courier New" w:cs="Courier New"/>
              <w:b/>
              <w:i w:val="0"/>
            </w:rPr>
            <w:delText>of</w:delText>
          </w:r>
          <w:r w:rsidRPr="00AC3AEA" w:rsidDel="00EB4245">
            <w:rPr>
              <w:rFonts w:ascii="Courier New" w:hAnsi="Courier New" w:cs="Courier New"/>
              <w:b/>
              <w:i w:val="0"/>
            </w:rPr>
            <w:delText xml:space="preserve"> </w:delText>
          </w:r>
          <w:r w:rsidDel="00EB4245">
            <w:delText>Expression</w:delText>
          </w:r>
          <w:r w:rsidRPr="00AC3AEA" w:rsidDel="00EB4245">
            <w:rPr>
              <w:rFonts w:ascii="Courier New" w:hAnsi="Courier New" w:cs="Courier New"/>
              <w:i w:val="0"/>
            </w:rPr>
            <w:delText xml:space="preserve"> </w:delText>
          </w:r>
          <w:r w:rsidRPr="00AC3AEA" w:rsidDel="00EB4245">
            <w:rPr>
              <w:rFonts w:ascii="Courier New" w:hAnsi="Courier New" w:cs="Courier New"/>
              <w:b/>
              <w:i w:val="0"/>
            </w:rPr>
            <w:delText>)</w:delText>
          </w:r>
        </w:del>
      </w:ins>
    </w:p>
    <w:p w:rsidR="004C02EF" w:rsidRPr="00E77497" w:rsidDel="00C95629" w:rsidRDefault="004C02EF" w:rsidP="004C02EF">
      <w:pPr>
        <w:rPr>
          <w:del w:id="13241" w:author="Rev 4 Allen Wirfs-Brock" w:date="2011-10-15T09:03:00Z"/>
        </w:rPr>
      </w:pPr>
      <w:del w:id="13242"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rsidR="004C02EF" w:rsidRPr="00E77497" w:rsidDel="00C95629" w:rsidRDefault="004C02EF">
      <w:pPr>
        <w:pStyle w:val="Alg4"/>
        <w:numPr>
          <w:ilvl w:val="0"/>
          <w:numId w:val="55"/>
        </w:numPr>
        <w:spacing w:after="220"/>
        <w:contextualSpacing/>
        <w:rPr>
          <w:del w:id="13243" w:author="Rev 4 Allen Wirfs-Brock" w:date="2011-10-15T09:03:00Z"/>
        </w:rPr>
        <w:pPrChange w:id="13244" w:author="Rev 4 Allen Wirfs-Brock" w:date="2011-11-07T12:16:00Z">
          <w:pPr>
            <w:pStyle w:val="Alg4"/>
            <w:numPr>
              <w:numId w:val="57"/>
            </w:numPr>
            <w:tabs>
              <w:tab w:val="num" w:pos="360"/>
            </w:tabs>
            <w:spacing w:after="220"/>
            <w:ind w:left="360" w:hanging="360"/>
            <w:contextualSpacing/>
          </w:pPr>
        </w:pPrChange>
      </w:pPr>
      <w:del w:id="13245"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13246" w:author="Allen Wirfs-Brock rev2" w:date="2011-07-22T10:17:00Z">
        <w:del w:id="13247" w:author="Rev 4 Allen Wirfs-Brock" w:date="2011-10-15T09:03:00Z">
          <w:r w:rsidR="0004618C" w:rsidRPr="00E77497" w:rsidDel="00C95629">
            <w:delText>)</w:delText>
          </w:r>
        </w:del>
      </w:ins>
      <w:del w:id="13248" w:author="Rev 4 Allen Wirfs-Brock" w:date="2011-10-15T09:03:00Z">
        <w:r w:rsidRPr="00E77497" w:rsidDel="00C95629">
          <w:delText>.</w:delText>
        </w:r>
      </w:del>
    </w:p>
    <w:p w:rsidR="004C02EF" w:rsidRPr="00E77497" w:rsidDel="00C95629" w:rsidRDefault="004C02EF" w:rsidP="004C02EF">
      <w:pPr>
        <w:rPr>
          <w:del w:id="13249" w:author="Rev 4 Allen Wirfs-Brock" w:date="2011-10-15T09:03:00Z"/>
        </w:rPr>
      </w:pPr>
      <w:del w:id="13250"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rsidR="004C02EF" w:rsidRPr="00E77497" w:rsidDel="00C95629" w:rsidRDefault="004C02EF">
      <w:pPr>
        <w:pStyle w:val="Alg4"/>
        <w:numPr>
          <w:ilvl w:val="0"/>
          <w:numId w:val="56"/>
        </w:numPr>
        <w:spacing w:after="220"/>
        <w:contextualSpacing/>
        <w:rPr>
          <w:del w:id="13251" w:author="Rev 4 Allen Wirfs-Brock" w:date="2011-10-15T09:03:00Z"/>
        </w:rPr>
        <w:pPrChange w:id="13252" w:author="Rev 4 Allen Wirfs-Brock" w:date="2011-11-07T12:16:00Z">
          <w:pPr>
            <w:pStyle w:val="Alg4"/>
            <w:numPr>
              <w:numId w:val="58"/>
            </w:numPr>
            <w:tabs>
              <w:tab w:val="num" w:pos="360"/>
            </w:tabs>
            <w:spacing w:after="220"/>
            <w:ind w:left="360" w:hanging="360"/>
            <w:contextualSpacing/>
          </w:pPr>
        </w:pPrChange>
      </w:pPr>
      <w:del w:id="13253"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rsidR="004C02EF" w:rsidRPr="00E77497" w:rsidDel="00C95629" w:rsidRDefault="004C02EF" w:rsidP="004C02EF">
      <w:pPr>
        <w:rPr>
          <w:del w:id="13254" w:author="Rev 4 Allen Wirfs-Brock" w:date="2011-10-15T09:03:00Z"/>
        </w:rPr>
      </w:pPr>
      <w:del w:id="13255"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rsidR="004C02EF" w:rsidRPr="00E77497" w:rsidDel="00C95629" w:rsidRDefault="004C02EF">
      <w:pPr>
        <w:pStyle w:val="Alg4"/>
        <w:numPr>
          <w:ilvl w:val="0"/>
          <w:numId w:val="57"/>
        </w:numPr>
        <w:spacing w:after="220"/>
        <w:contextualSpacing/>
        <w:rPr>
          <w:del w:id="13256" w:author="Rev 4 Allen Wirfs-Brock" w:date="2011-10-15T09:03:00Z"/>
        </w:rPr>
        <w:pPrChange w:id="13257" w:author="Rev 4 Allen Wirfs-Brock" w:date="2011-11-07T12:16:00Z">
          <w:pPr>
            <w:pStyle w:val="Alg4"/>
            <w:numPr>
              <w:numId w:val="59"/>
            </w:numPr>
            <w:tabs>
              <w:tab w:val="num" w:pos="360"/>
            </w:tabs>
            <w:spacing w:after="220"/>
            <w:ind w:left="360" w:hanging="360"/>
            <w:contextualSpacing/>
          </w:pPr>
        </w:pPrChange>
      </w:pPr>
      <w:del w:id="13258"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rsidR="004C02EF" w:rsidRPr="00E77497" w:rsidDel="00C95629" w:rsidRDefault="004C02EF">
      <w:pPr>
        <w:pStyle w:val="Alg4"/>
        <w:numPr>
          <w:ilvl w:val="0"/>
          <w:numId w:val="57"/>
        </w:numPr>
        <w:spacing w:after="220"/>
        <w:contextualSpacing/>
        <w:rPr>
          <w:del w:id="13259" w:author="Rev 4 Allen Wirfs-Brock" w:date="2011-10-15T09:03:00Z"/>
        </w:rPr>
        <w:pPrChange w:id="13260" w:author="Rev 4 Allen Wirfs-Brock" w:date="2011-11-07T12:16:00Z">
          <w:pPr>
            <w:pStyle w:val="Alg4"/>
            <w:numPr>
              <w:numId w:val="59"/>
            </w:numPr>
            <w:tabs>
              <w:tab w:val="num" w:pos="360"/>
            </w:tabs>
            <w:spacing w:after="220"/>
            <w:ind w:left="360" w:hanging="360"/>
            <w:contextualSpacing/>
          </w:pPr>
        </w:pPrChange>
      </w:pPr>
      <w:del w:id="13261" w:author="Rev 4 Allen Wirfs-Brock" w:date="2011-10-15T09:03:00Z">
        <w:r w:rsidRPr="00E77497" w:rsidDel="00C95629">
          <w:delText>Return ToString(</w:delText>
        </w:r>
        <w:r w:rsidRPr="00E77497" w:rsidDel="00C95629">
          <w:rPr>
            <w:i/>
          </w:rPr>
          <w:delText>nbr</w:delText>
        </w:r>
        <w:r w:rsidRPr="00E77497" w:rsidDel="00C95629">
          <w:delText>).</w:delText>
        </w:r>
      </w:del>
    </w:p>
    <w:p w:rsidR="004C02EF" w:rsidRPr="00E77497" w:rsidRDefault="004C02EF" w:rsidP="003A4B22">
      <w:pPr>
        <w:pStyle w:val="Heading3"/>
        <w:numPr>
          <w:ilvl w:val="0"/>
          <w:numId w:val="0"/>
        </w:numPr>
      </w:pPr>
      <w:bookmarkStart w:id="13262" w:name="_Toc472818820"/>
      <w:bookmarkStart w:id="13263" w:name="_Toc235503394"/>
      <w:bookmarkStart w:id="13264" w:name="_Toc241509169"/>
      <w:bookmarkStart w:id="13265" w:name="_Toc244416656"/>
      <w:bookmarkStart w:id="13266" w:name="_Toc276631020"/>
      <w:bookmarkStart w:id="13267" w:name="_Toc339020349"/>
      <w:r w:rsidRPr="00E77497">
        <w:t>11.1.</w:t>
      </w:r>
      <w:del w:id="13268" w:author="Rev 4 Allen Wirfs-Brock" w:date="2011-11-07T09:14:00Z">
        <w:r w:rsidRPr="00E77497" w:rsidDel="00C85441">
          <w:delText>6</w:delText>
        </w:r>
      </w:del>
      <w:ins w:id="13269" w:author="Rev 4 Allen Wirfs-Brock" w:date="2011-11-07T09:14:00Z">
        <w:del w:id="13270" w:author="Rev 6 Allen Wirfs-Brock" w:date="2012-02-27T09:33:00Z">
          <w:r w:rsidR="00C85441" w:rsidDel="006F38BE">
            <w:delText>7</w:delText>
          </w:r>
        </w:del>
      </w:ins>
      <w:ins w:id="13271" w:author="Rev 6 Allen Wirfs-Brock" w:date="2012-02-27T09:33:00Z">
        <w:del w:id="13272" w:author="Rev 9 Allen Wirfs-Brock" w:date="2012-06-23T17:37:00Z">
          <w:r w:rsidR="006F38BE" w:rsidDel="00570297">
            <w:delText>8</w:delText>
          </w:r>
        </w:del>
      </w:ins>
      <w:ins w:id="13273" w:author="Rev 9 Allen Wirfs-Brock" w:date="2012-06-23T17:37:00Z">
        <w:r w:rsidR="00570297">
          <w:t>10</w:t>
        </w:r>
      </w:ins>
      <w:r w:rsidRPr="00E77497">
        <w:tab/>
        <w:t>The Grouping Operato</w:t>
      </w:r>
      <w:bookmarkStart w:id="13274" w:name="_Toc382202826"/>
      <w:bookmarkStart w:id="13275" w:name="_Toc382203046"/>
      <w:bookmarkEnd w:id="9950"/>
      <w:bookmarkEnd w:id="9951"/>
      <w:bookmarkEnd w:id="9952"/>
      <w:bookmarkEnd w:id="9953"/>
      <w:bookmarkEnd w:id="9954"/>
      <w:bookmarkEnd w:id="9955"/>
      <w:bookmarkEnd w:id="9956"/>
      <w:bookmarkEnd w:id="9957"/>
      <w:bookmarkEnd w:id="9958"/>
      <w:bookmarkEnd w:id="9959"/>
      <w:bookmarkEnd w:id="9960"/>
      <w:bookmarkEnd w:id="13274"/>
      <w:bookmarkEnd w:id="13275"/>
      <w:r w:rsidRPr="00E77497">
        <w:t>r</w:t>
      </w:r>
      <w:bookmarkEnd w:id="13262"/>
      <w:bookmarkEnd w:id="13263"/>
      <w:bookmarkEnd w:id="13264"/>
      <w:bookmarkEnd w:id="13265"/>
      <w:bookmarkEnd w:id="13266"/>
      <w:bookmarkEnd w:id="13267"/>
    </w:p>
    <w:p w:rsidR="003C6E9D" w:rsidRPr="00E77497" w:rsidRDefault="003C6E9D" w:rsidP="003C6E9D">
      <w:pPr>
        <w:rPr>
          <w:ins w:id="13276" w:author="Rev 11 Allen Wirfs-Brock" w:date="2012-10-24T18:20:00Z"/>
          <w:rFonts w:ascii="Helvetica" w:hAnsi="Helvetica"/>
          <w:b/>
        </w:rPr>
      </w:pPr>
      <w:ins w:id="13277" w:author="Rev 11 Allen Wirfs-Brock" w:date="2012-10-24T18:20:00Z">
        <w:r w:rsidRPr="00E77497">
          <w:rPr>
            <w:rFonts w:ascii="Helvetica" w:hAnsi="Helvetica"/>
            <w:b/>
          </w:rPr>
          <w:t>Static Semantics:  Early Errors</w:t>
        </w:r>
      </w:ins>
    </w:p>
    <w:p w:rsidR="003C6E9D" w:rsidRPr="00E77497" w:rsidRDefault="003C6E9D" w:rsidP="003C6E9D">
      <w:pPr>
        <w:jc w:val="left"/>
        <w:rPr>
          <w:ins w:id="13278" w:author="Rev 11 Allen Wirfs-Brock" w:date="2012-10-24T18:20:00Z"/>
        </w:rPr>
      </w:pPr>
      <w:ins w:id="13279" w:author="Rev 11 Allen Wirfs-Brock" w:date="2012-10-24T18:20:00Z">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CoverParenthesizedExpressionAndArrowParameterList</w:t>
        </w:r>
        <w:r w:rsidRPr="00E77497">
          <w:rPr>
            <w:rFonts w:ascii="Times New Roman" w:hAnsi="Times New Roman"/>
            <w:i/>
          </w:rPr>
          <w:t xml:space="preserve"> </w:t>
        </w:r>
      </w:ins>
    </w:p>
    <w:p w:rsidR="003C6E9D" w:rsidRDefault="003C6E9D" w:rsidP="003C6E9D">
      <w:pPr>
        <w:numPr>
          <w:ilvl w:val="0"/>
          <w:numId w:val="403"/>
        </w:numPr>
        <w:spacing w:after="0"/>
        <w:jc w:val="left"/>
        <w:rPr>
          <w:ins w:id="13280" w:author="Rev 11 Allen Wirfs-Brock" w:date="2012-10-24T18:20:00Z"/>
        </w:rPr>
      </w:pPr>
      <w:ins w:id="13281" w:author="Rev 11 Allen Wirfs-Brock" w:date="2012-10-24T18:20:00Z">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CoverParenthesizedExpressionAndArrowParameterList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 xml:space="preserve">ParenthesizedExpression </w:t>
        </w:r>
        <w:r w:rsidRPr="00E77497">
          <w:t>as the goal symbol.</w:t>
        </w:r>
      </w:ins>
    </w:p>
    <w:p w:rsidR="003C6E9D" w:rsidRPr="00E77497" w:rsidRDefault="003C6E9D" w:rsidP="005D449B">
      <w:pPr>
        <w:numPr>
          <w:ilvl w:val="0"/>
          <w:numId w:val="403"/>
        </w:numPr>
        <w:jc w:val="left"/>
        <w:rPr>
          <w:ins w:id="13282" w:author="Rev 11 Allen Wirfs-Brock" w:date="2012-10-24T18:20:00Z"/>
        </w:rPr>
      </w:pPr>
      <w:ins w:id="13283" w:author="Rev 11 Allen Wirfs-Brock" w:date="2012-10-24T18:20:00Z">
        <w:r>
          <w:t xml:space="preserve">All Early Errors rules for </w:t>
        </w:r>
        <w:r w:rsidRPr="009F4A37">
          <w:rPr>
            <w:rFonts w:ascii="Times New Roman" w:hAnsi="Times New Roman"/>
            <w:i/>
          </w:rPr>
          <w:t xml:space="preserve">ParenthesizedExpression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ParenthesizedExpression</w:t>
        </w:r>
        <w:r>
          <w:t xml:space="preserve"> of</w:t>
        </w:r>
        <w:r w:rsidRPr="006F0F34">
          <w:rPr>
            <w:rStyle w:val="bnf"/>
          </w:rPr>
          <w:t xml:space="preserve"> </w:t>
        </w:r>
        <w:r w:rsidRPr="006E6733">
          <w:rPr>
            <w:rFonts w:ascii="Times New Roman" w:hAnsi="Times New Roman"/>
            <w:i/>
          </w:rPr>
          <w:t>CoverParenthesizedExpressionAndArrowParameterList</w:t>
        </w:r>
        <w:r>
          <w:t>.</w:t>
        </w:r>
      </w:ins>
    </w:p>
    <w:p w:rsidR="00A81EF0" w:rsidRPr="00253B6F" w:rsidRDefault="00A81EF0" w:rsidP="00A81EF0">
      <w:pPr>
        <w:jc w:val="left"/>
        <w:rPr>
          <w:ins w:id="13284" w:author="Rev 10 Allen Wirfs-Brock" w:date="2012-09-26T14:47:00Z"/>
          <w:i/>
        </w:rPr>
      </w:pPr>
      <w:ins w:id="13285" w:author="Rev 10 Allen Wirfs-Brock" w:date="2012-09-26T14:47:00Z">
        <w:r w:rsidRPr="00E77497">
          <w:rPr>
            <w:rFonts w:ascii="Helvetica" w:hAnsi="Helvetica"/>
            <w:b/>
          </w:rPr>
          <w:t xml:space="preserve">Static Semantics:  </w:t>
        </w:r>
        <w:r w:rsidRPr="00BD6E56">
          <w:rPr>
            <w:rFonts w:ascii="Helvetica" w:hAnsi="Helvetica"/>
            <w:b/>
            <w:lang w:eastAsia="en-US"/>
          </w:rPr>
          <w:t>IsValidSimpleAssignmentTarget</w:t>
        </w:r>
      </w:ins>
    </w:p>
    <w:p w:rsidR="002B49A4" w:rsidRPr="00E77497" w:rsidRDefault="002B49A4" w:rsidP="002B49A4">
      <w:pPr>
        <w:jc w:val="left"/>
        <w:rPr>
          <w:ins w:id="13286" w:author="Rev 10 Allen Wirfs-Brock" w:date="2012-09-26T14:54:00Z"/>
        </w:rPr>
      </w:pPr>
      <w:ins w:id="13287" w:author="Rev 10 Allen Wirfs-Brock" w:date="2012-09-26T14:54: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CoverParenthesizedExpressionAndArrowParameterList</w:t>
        </w:r>
      </w:ins>
    </w:p>
    <w:p w:rsidR="002B49A4" w:rsidRDefault="002B49A4" w:rsidP="002B49A4">
      <w:pPr>
        <w:pStyle w:val="Alg4"/>
        <w:numPr>
          <w:ilvl w:val="0"/>
          <w:numId w:val="1012"/>
        </w:numPr>
        <w:spacing w:after="220"/>
        <w:contextualSpacing/>
        <w:rPr>
          <w:ins w:id="13288" w:author="Rev 10 Allen Wirfs-Brock" w:date="2012-09-26T14:56:00Z"/>
        </w:rPr>
      </w:pPr>
      <w:ins w:id="13289" w:author="Rev 10 Allen Wirfs-Brock" w:date="2012-09-26T14:56:00Z">
        <w:r>
          <w:t xml:space="preserve">Let </w:t>
        </w:r>
        <w:r>
          <w:rPr>
            <w:i/>
          </w:rPr>
          <w:t>expr</w:t>
        </w:r>
        <w:r>
          <w:t xml:space="preserve"> be </w:t>
        </w:r>
        <w:r w:rsidRPr="002B49A4">
          <w:t>Cover</w:t>
        </w:r>
        <w:r>
          <w:t>ed</w:t>
        </w:r>
        <w:r w:rsidRPr="002B49A4">
          <w:t>ParenthesizedExpression</w:t>
        </w:r>
        <w:r>
          <w:rPr>
            <w:i/>
          </w:rPr>
          <w:t xml:space="preserve"> </w:t>
        </w:r>
        <w:r>
          <w:t>of</w:t>
        </w:r>
        <w:r w:rsidRPr="00E77497">
          <w:t xml:space="preserve"> </w:t>
        </w:r>
        <w:r w:rsidRPr="006E6733">
          <w:rPr>
            <w:i/>
          </w:rPr>
          <w:t>CoverParenthesizedExpressionAndArrowParameterList</w:t>
        </w:r>
        <w:r>
          <w:t>.</w:t>
        </w:r>
      </w:ins>
    </w:p>
    <w:p w:rsidR="002B49A4" w:rsidRPr="00E77497" w:rsidRDefault="002B49A4" w:rsidP="002B49A4">
      <w:pPr>
        <w:pStyle w:val="Alg4"/>
        <w:numPr>
          <w:ilvl w:val="0"/>
          <w:numId w:val="1012"/>
        </w:numPr>
        <w:spacing w:after="220"/>
        <w:contextualSpacing/>
        <w:rPr>
          <w:ins w:id="13290" w:author="Rev 10 Allen Wirfs-Brock" w:date="2012-09-26T14:56:00Z"/>
        </w:rPr>
      </w:pPr>
      <w:ins w:id="13291" w:author="Rev 10 Allen Wirfs-Brock" w:date="2012-09-26T14:56:00Z">
        <w:r w:rsidRPr="00E77497">
          <w:t>Return</w:t>
        </w:r>
        <w:r>
          <w:t xml:space="preserve"> IsValidSimpleAssignmentTarge</w:t>
        </w:r>
      </w:ins>
      <w:ins w:id="13292" w:author="Rev 11 Allen Wirfs-Brock" w:date="2012-09-28T13:05:00Z">
        <w:r w:rsidR="0043620C">
          <w:t>t</w:t>
        </w:r>
      </w:ins>
      <w:ins w:id="13293" w:author="Rev 10 Allen Wirfs-Brock" w:date="2012-09-26T14:56:00Z">
        <w:r>
          <w:t xml:space="preserve"> of </w:t>
        </w:r>
        <w:r>
          <w:rPr>
            <w:i/>
          </w:rPr>
          <w:t>expr</w:t>
        </w:r>
        <w:r w:rsidRPr="00E77497">
          <w:t>.</w:t>
        </w:r>
      </w:ins>
    </w:p>
    <w:p w:rsidR="00A81EF0" w:rsidRPr="00E77497" w:rsidRDefault="002B49A4" w:rsidP="00A81EF0">
      <w:pPr>
        <w:jc w:val="left"/>
        <w:rPr>
          <w:ins w:id="13294" w:author="Rev 10 Allen Wirfs-Brock" w:date="2012-09-26T14:47:00Z"/>
        </w:rPr>
      </w:pPr>
      <w:ins w:id="13295" w:author="Rev 10 Allen Wirfs-Brock" w:date="2012-09-26T14:58:00Z">
        <w:r w:rsidRPr="002B49A4">
          <w:rPr>
            <w:rFonts w:ascii="Times New Roman" w:hAnsi="Times New Roman"/>
            <w:i/>
          </w:rPr>
          <w:t>ParenthesizedExpression</w:t>
        </w:r>
        <w:r>
          <w:rPr>
            <w:rFonts w:ascii="Times New Roman" w:hAnsi="Times New Roman"/>
          </w:rPr>
          <w:t xml:space="preserve">  </w:t>
        </w:r>
      </w:ins>
      <w:ins w:id="13296" w:author="Rev 10 Allen Wirfs-Brock" w:date="2012-09-26T14:47:00Z">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ins>
    </w:p>
    <w:p w:rsidR="00A81EF0" w:rsidRPr="00E77497" w:rsidRDefault="00A81EF0" w:rsidP="00A81EF0">
      <w:pPr>
        <w:pStyle w:val="Alg4"/>
        <w:numPr>
          <w:ilvl w:val="0"/>
          <w:numId w:val="1011"/>
        </w:numPr>
        <w:spacing w:after="220"/>
        <w:contextualSpacing/>
        <w:rPr>
          <w:ins w:id="13297" w:author="Rev 10 Allen Wirfs-Brock" w:date="2012-09-26T14:47:00Z"/>
        </w:rPr>
      </w:pPr>
      <w:ins w:id="13298" w:author="Rev 10 Allen Wirfs-Brock" w:date="2012-09-26T14:47:00Z">
        <w:r w:rsidRPr="00E77497">
          <w:t>Return</w:t>
        </w:r>
        <w:r>
          <w:t xml:space="preserve"> IsValidSimpleAssignmentTarge</w:t>
        </w:r>
      </w:ins>
      <w:ins w:id="13299" w:author="Rev 11 Allen Wirfs-Brock" w:date="2012-09-28T13:05:00Z">
        <w:r w:rsidR="0043620C">
          <w:t>t</w:t>
        </w:r>
      </w:ins>
      <w:ins w:id="13300" w:author="Rev 10 Allen Wirfs-Brock" w:date="2012-09-26T14:47:00Z">
        <w:r>
          <w:t xml:space="preserve"> of </w:t>
        </w:r>
        <w:r w:rsidRPr="00865652">
          <w:rPr>
            <w:i/>
          </w:rPr>
          <w:t>Expression</w:t>
        </w:r>
        <w:r w:rsidRPr="00E77497">
          <w:t>.</w:t>
        </w:r>
      </w:ins>
    </w:p>
    <w:p w:rsidR="00191CB8" w:rsidRPr="00E77497" w:rsidRDefault="00191CB8" w:rsidP="00191CB8">
      <w:pPr>
        <w:keepNext/>
        <w:rPr>
          <w:ins w:id="13301" w:author="Rev 4 Allen Wirfs-Brock" w:date="2011-10-15T09:25:00Z"/>
          <w:rFonts w:ascii="Helvetica" w:hAnsi="Helvetica"/>
          <w:b/>
        </w:rPr>
      </w:pPr>
      <w:ins w:id="13302" w:author="Rev 4 Allen Wirfs-Brock" w:date="2011-10-15T09:25:00Z">
        <w:r w:rsidRPr="00E77497">
          <w:rPr>
            <w:rFonts w:ascii="Helvetica" w:hAnsi="Helvetica"/>
            <w:b/>
          </w:rPr>
          <w:lastRenderedPageBreak/>
          <w:t xml:space="preserve">Runtime Semantics: </w:t>
        </w:r>
        <w:r w:rsidRPr="00E77497">
          <w:rPr>
            <w:rFonts w:ascii="Helvetica" w:hAnsi="Helvetica"/>
            <w:b/>
            <w:spacing w:val="6"/>
          </w:rPr>
          <w:t>Evaluation</w:t>
        </w:r>
      </w:ins>
    </w:p>
    <w:p w:rsidR="002B49A4" w:rsidRPr="00E77497" w:rsidRDefault="002B49A4" w:rsidP="002B49A4">
      <w:pPr>
        <w:jc w:val="left"/>
        <w:rPr>
          <w:ins w:id="13303" w:author="Rev 10 Allen Wirfs-Brock" w:date="2012-09-26T14:57:00Z"/>
        </w:rPr>
      </w:pPr>
      <w:ins w:id="13304" w:author="Rev 10 Allen Wirfs-Brock" w:date="2012-09-26T14:57: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CoverParenthesizedExpressionAndArrowParameterList</w:t>
        </w:r>
      </w:ins>
    </w:p>
    <w:p w:rsidR="002B49A4" w:rsidRDefault="002B49A4" w:rsidP="004012E4">
      <w:pPr>
        <w:pStyle w:val="Alg4"/>
        <w:numPr>
          <w:ilvl w:val="0"/>
          <w:numId w:val="1015"/>
        </w:numPr>
        <w:spacing w:after="220"/>
        <w:contextualSpacing/>
        <w:rPr>
          <w:ins w:id="13305" w:author="Rev 10 Allen Wirfs-Brock" w:date="2012-09-26T14:57:00Z"/>
        </w:rPr>
      </w:pPr>
      <w:ins w:id="13306" w:author="Rev 10 Allen Wirfs-Brock" w:date="2012-09-26T14:57:00Z">
        <w:r>
          <w:t xml:space="preserve">Let </w:t>
        </w:r>
        <w:r>
          <w:rPr>
            <w:i/>
          </w:rPr>
          <w:t>expr</w:t>
        </w:r>
        <w:r>
          <w:t xml:space="preserve"> be </w:t>
        </w:r>
        <w:r w:rsidRPr="002B49A4">
          <w:t>Cover</w:t>
        </w:r>
        <w:r>
          <w:t>ed</w:t>
        </w:r>
        <w:r w:rsidRPr="002B49A4">
          <w:t>ParenthesizedExpression</w:t>
        </w:r>
        <w:r>
          <w:rPr>
            <w:i/>
          </w:rPr>
          <w:t xml:space="preserve"> </w:t>
        </w:r>
        <w:r>
          <w:t>of</w:t>
        </w:r>
        <w:r w:rsidRPr="00E77497">
          <w:t xml:space="preserve"> </w:t>
        </w:r>
        <w:r w:rsidRPr="006E6733">
          <w:rPr>
            <w:i/>
          </w:rPr>
          <w:t>CoverParenthesizedExpressionAndArrowParameterList</w:t>
        </w:r>
        <w:r>
          <w:t>.</w:t>
        </w:r>
      </w:ins>
    </w:p>
    <w:p w:rsidR="002B49A4" w:rsidRPr="00E77497" w:rsidRDefault="002B49A4" w:rsidP="004012E4">
      <w:pPr>
        <w:pStyle w:val="Alg4"/>
        <w:numPr>
          <w:ilvl w:val="0"/>
          <w:numId w:val="1015"/>
        </w:numPr>
        <w:spacing w:after="220"/>
        <w:contextualSpacing/>
        <w:rPr>
          <w:ins w:id="13307" w:author="Rev 10 Allen Wirfs-Brock" w:date="2012-09-26T14:57:00Z"/>
        </w:rPr>
      </w:pPr>
      <w:ins w:id="13308" w:author="Rev 10 Allen Wirfs-Brock" w:date="2012-09-26T14:57:00Z">
        <w:r w:rsidRPr="00E77497">
          <w:t>Return</w:t>
        </w:r>
        <w:r>
          <w:t xml:space="preserve"> the result of evaluating </w:t>
        </w:r>
        <w:r>
          <w:rPr>
            <w:i/>
          </w:rPr>
          <w:t>expr</w:t>
        </w:r>
        <w:r w:rsidRPr="00E77497">
          <w:t>.</w:t>
        </w:r>
      </w:ins>
    </w:p>
    <w:p w:rsidR="004C02EF" w:rsidRPr="00E77497" w:rsidRDefault="004C02EF" w:rsidP="004C02EF">
      <w:del w:id="13309" w:author="Rev 4 Allen Wirfs-Brock" w:date="2011-10-15T09:25:00Z">
        <w:r w:rsidRPr="00E77497" w:rsidDel="00191CB8">
          <w:delText xml:space="preserve">The production </w:delText>
        </w:r>
      </w:del>
      <w:ins w:id="13310" w:author="Rev 10 Allen Wirfs-Brock" w:date="2012-09-26T14:58:00Z">
        <w:r w:rsidR="002B49A4" w:rsidRPr="002B49A4">
          <w:rPr>
            <w:rFonts w:ascii="Times New Roman" w:hAnsi="Times New Roman"/>
            <w:i/>
          </w:rPr>
          <w:t>ParenthesizedExpression</w:t>
        </w:r>
        <w:r w:rsidR="002B49A4">
          <w:rPr>
            <w:rFonts w:ascii="Times New Roman" w:hAnsi="Times New Roman"/>
          </w:rPr>
          <w:t xml:space="preserve">  </w:t>
        </w:r>
      </w:ins>
      <w:del w:id="13311" w:author="Rev 10 Allen Wirfs-Brock" w:date="2012-09-26T14:58:00Z">
        <w:r w:rsidRPr="00E77497" w:rsidDel="002B49A4">
          <w:rPr>
            <w:rStyle w:val="bnf"/>
          </w:rPr>
          <w:delText>PrimaryExpression</w:delText>
        </w:r>
        <w:r w:rsidRPr="00E77497" w:rsidDel="002B49A4">
          <w:delText xml:space="preserve"> </w:delText>
        </w:r>
      </w:del>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13312" w:author="Rev 4 Allen Wirfs-Brock" w:date="2011-10-15T09:25:00Z">
        <w:r w:rsidRPr="00E77497" w:rsidDel="00191CB8">
          <w:delText>is evaluated as follows:</w:delText>
        </w:r>
      </w:del>
      <w:bookmarkStart w:id="13313" w:name="_Toc382212442"/>
    </w:p>
    <w:p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13313"/>
      <w:r w:rsidRPr="00E77497">
        <w:t>.</w:t>
      </w:r>
      <w:bookmarkStart w:id="13314" w:name="_Toc382212443"/>
    </w:p>
    <w:p w:rsidR="004C02EF" w:rsidRPr="00E77497" w:rsidRDefault="004C02EF" w:rsidP="004C02EF">
      <w:pPr>
        <w:pStyle w:val="Note"/>
      </w:pPr>
      <w:bookmarkStart w:id="13315" w:name="_Toc375031167"/>
      <w:bookmarkStart w:id="13316" w:name="_Ref381507044"/>
      <w:bookmarkStart w:id="13317" w:name="_Toc381513681"/>
      <w:bookmarkStart w:id="13318" w:name="_Toc382202827"/>
      <w:bookmarkStart w:id="13319" w:name="_Toc382203047"/>
      <w:bookmarkStart w:id="13320" w:name="_Toc382212203"/>
      <w:bookmarkStart w:id="13321" w:name="_Toc382212444"/>
      <w:bookmarkStart w:id="13322" w:name="_Toc382291548"/>
      <w:bookmarkStart w:id="13323" w:name="_Ref382714615"/>
      <w:bookmarkStart w:id="13324" w:name="_Toc385672187"/>
      <w:bookmarkEnd w:id="13314"/>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13325" w:name="_Toc393690282"/>
    </w:p>
    <w:p w:rsidR="004C02EF" w:rsidRPr="00E77497" w:rsidRDefault="004C02EF" w:rsidP="003A4B22">
      <w:pPr>
        <w:pStyle w:val="Heading2"/>
        <w:numPr>
          <w:ilvl w:val="0"/>
          <w:numId w:val="0"/>
        </w:numPr>
      </w:pPr>
      <w:bookmarkStart w:id="13326" w:name="_Ref449966579"/>
      <w:bookmarkStart w:id="13327" w:name="_Toc472818821"/>
      <w:bookmarkStart w:id="13328" w:name="_Toc235503395"/>
      <w:bookmarkStart w:id="13329" w:name="_Toc241509170"/>
      <w:bookmarkStart w:id="13330" w:name="_Toc244416657"/>
      <w:bookmarkStart w:id="13331" w:name="_Toc276631021"/>
      <w:bookmarkStart w:id="13332" w:name="_Toc339020350"/>
      <w:r w:rsidRPr="00E77497">
        <w:t>11.2</w:t>
      </w:r>
      <w:r w:rsidRPr="00E77497">
        <w:tab/>
        <w:t>Left-Hand-Side Expression</w:t>
      </w:r>
      <w:bookmarkStart w:id="13333" w:name="_Toc382202828"/>
      <w:bookmarkStart w:id="13334" w:name="_Toc382203048"/>
      <w:bookmarkEnd w:id="13315"/>
      <w:bookmarkEnd w:id="13316"/>
      <w:bookmarkEnd w:id="13317"/>
      <w:bookmarkEnd w:id="13318"/>
      <w:bookmarkEnd w:id="13319"/>
      <w:bookmarkEnd w:id="13320"/>
      <w:bookmarkEnd w:id="13321"/>
      <w:bookmarkEnd w:id="13322"/>
      <w:bookmarkEnd w:id="13323"/>
      <w:bookmarkEnd w:id="13324"/>
      <w:bookmarkEnd w:id="13325"/>
      <w:bookmarkEnd w:id="13333"/>
      <w:bookmarkEnd w:id="13334"/>
      <w:r w:rsidRPr="00E77497">
        <w:t>s</w:t>
      </w:r>
      <w:bookmarkEnd w:id="13326"/>
      <w:bookmarkEnd w:id="13327"/>
      <w:bookmarkEnd w:id="13328"/>
      <w:bookmarkEnd w:id="13329"/>
      <w:bookmarkEnd w:id="13330"/>
      <w:bookmarkEnd w:id="13331"/>
      <w:bookmarkEnd w:id="1333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MemberExpression </w:t>
      </w:r>
      <w:r w:rsidRPr="00E77497">
        <w:rPr>
          <w:rFonts w:ascii="Arial" w:hAnsi="Arial" w:cs="Arial"/>
          <w:b/>
          <w:i w:val="0"/>
        </w:rPr>
        <w:t>:</w:t>
      </w:r>
    </w:p>
    <w:p w:rsidR="004C02EF" w:rsidRPr="00E77497" w:rsidRDefault="008728E0" w:rsidP="004C02EF">
      <w:pPr>
        <w:pStyle w:val="SyntaxDefinition"/>
      </w:pPr>
      <w:ins w:id="13335" w:author="Rev 10 Allen Wirfs-Brock" w:date="2012-08-30T10:56:00Z">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ins>
      <w:r w:rsidR="004C02EF" w:rsidRPr="00E77497">
        <w:t>PrimaryExpression</w:t>
      </w:r>
      <w:r w:rsidR="004C02EF" w:rsidRPr="00E77497">
        <w:br/>
      </w:r>
      <w:del w:id="13336" w:author="Rev 4 Allen Wirfs-Brock" w:date="2011-11-07T09:11:00Z">
        <w:r w:rsidR="004C02EF" w:rsidRPr="00E77497" w:rsidDel="00C85441">
          <w:delText>FunctionExpression</w:delText>
        </w:r>
        <w:r w:rsidR="004C02EF" w:rsidRPr="00E77497" w:rsidDel="00C85441">
          <w:br/>
        </w:r>
      </w:del>
      <w:r w:rsidR="004C02EF" w:rsidRPr="00E77497">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ins w:id="13337" w:author="Rev 9 Allen Wirfs-Brock" w:date="2012-06-26T17:40:00Z">
        <w:r w:rsidR="00306BB2">
          <w:br/>
          <w:t xml:space="preserve">MemberExpression </w:t>
        </w:r>
      </w:ins>
      <w:ins w:id="13338" w:author="Rev 9 Allen Wirfs-Brock" w:date="2012-06-26T17:47:00Z">
        <w:r w:rsidR="00306BB2">
          <w:t xml:space="preserve"> </w:t>
        </w:r>
      </w:ins>
      <w:ins w:id="13339" w:author="Rev 9 Allen Wirfs-Brock" w:date="2012-06-26T17:40:00Z">
        <w:del w:id="13340" w:author="Rev 10 Allen Wirfs-Brock" w:date="2012-07-29T11:38:00Z">
          <w:r w:rsidR="00306BB2" w:rsidDel="00387B31">
            <w:delText>Quasi</w:delText>
          </w:r>
        </w:del>
      </w:ins>
      <w:ins w:id="13341" w:author="Rev 10 Allen Wirfs-Brock" w:date="2012-07-29T11:38:00Z">
        <w:r w:rsidR="00387B31">
          <w:t>Template</w:t>
        </w:r>
      </w:ins>
      <w:ins w:id="13342" w:author="Rev 9 Allen Wirfs-Brock" w:date="2012-06-26T17:40:00Z">
        <w:r w:rsidR="00306BB2">
          <w:t>Literal</w:t>
        </w:r>
      </w:ins>
      <w:ins w:id="13343" w:author="Rev 4 Allen Wirfs-Brock" w:date="2011-10-18T17:10:00Z">
        <w:r w:rsidR="00AF6B71" w:rsidRPr="00E77497">
          <w:br/>
        </w:r>
      </w:ins>
      <w:ins w:id="13344" w:author="Rev 5 Allen Wirfs-Brock" w:date="2012-01-05T16:05:00Z">
        <w:del w:id="13345" w:author="Rev 8 Allen Wirfs-Brock" w:date="2012-06-11T14:41:00Z">
          <w:r w:rsidR="00871E9A" w:rsidRPr="00E77497" w:rsidDel="00690D1B">
            <w:delText>MemberExpression</w:delText>
          </w:r>
          <w:r w:rsidR="00871E9A" w:rsidRPr="007870CC" w:rsidDel="00690D1B">
            <w:rPr>
              <w:rFonts w:ascii="Courier New" w:hAnsi="Courier New" w:cs="Courier New"/>
            </w:rPr>
            <w:delText xml:space="preserve"> </w:delText>
          </w:r>
          <w:r w:rsidR="00871E9A" w:rsidRPr="00E77497" w:rsidDel="00690D1B">
            <w:rPr>
              <w:rFonts w:ascii="Courier New" w:hAnsi="Courier New"/>
              <w:b/>
              <w:i w:val="0"/>
            </w:rPr>
            <w:delText>&lt;|</w:delText>
          </w:r>
          <w:r w:rsidR="00871E9A" w:rsidRPr="007870CC" w:rsidDel="00690D1B">
            <w:rPr>
              <w:rFonts w:ascii="Courier New" w:hAnsi="Courier New" w:cs="Courier New"/>
              <w:i w:val="0"/>
            </w:rPr>
            <w:delText xml:space="preserve"> </w:delText>
          </w:r>
          <w:r w:rsidR="00871E9A" w:rsidDel="00690D1B">
            <w:delText>TriangleLiteral</w:delText>
          </w:r>
          <w:r w:rsidR="00871E9A" w:rsidRPr="00E77497" w:rsidDel="00690D1B">
            <w:br/>
          </w:r>
        </w:del>
      </w:ins>
      <w:ins w:id="13346" w:author="Rev 4 Allen Wirfs-Brock" w:date="2011-10-18T17:10:00Z">
        <w:r w:rsidR="00AF6B71" w:rsidRPr="00E77497">
          <w:rPr>
            <w:rFonts w:ascii="Courier New" w:hAnsi="Courier New"/>
            <w:b/>
            <w:i w:val="0"/>
          </w:rPr>
          <w:t>super</w:t>
        </w:r>
      </w:ins>
      <w:ins w:id="13347" w:author="Rev 4 Allen Wirfs-Brock" w:date="2011-10-18T17:32:00Z">
        <w:r w:rsidR="009B104F" w:rsidRPr="00E77497">
          <w:rPr>
            <w:rFonts w:ascii="Courier New" w:hAnsi="Courier New"/>
            <w:b/>
            <w:i w:val="0"/>
          </w:rPr>
          <w:t xml:space="preserve"> </w:t>
        </w:r>
      </w:ins>
      <w:ins w:id="13348"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004C02EF" w:rsidRPr="00E77497">
        <w:br/>
      </w:r>
      <w:ins w:id="13349" w:author="Rev 4 Allen Wirfs-Brock" w:date="2011-10-18T17:11:00Z">
        <w:r w:rsidR="00623563" w:rsidRPr="00E77497">
          <w:rPr>
            <w:rFonts w:ascii="Courier New" w:hAnsi="Courier New"/>
            <w:b/>
            <w:i w:val="0"/>
          </w:rPr>
          <w:t>super</w:t>
        </w:r>
      </w:ins>
      <w:ins w:id="13350" w:author="Rev 4 Allen Wirfs-Brock" w:date="2011-10-18T17:32:00Z">
        <w:r w:rsidR="009B104F" w:rsidRPr="00E77497">
          <w:rPr>
            <w:rFonts w:ascii="Courier New" w:hAnsi="Courier New"/>
            <w:b/>
            <w:i w:val="0"/>
          </w:rPr>
          <w:t xml:space="preserve"> </w:t>
        </w:r>
      </w:ins>
      <w:ins w:id="13351" w:author="Rev 4 Allen Wirfs-Brock" w:date="2011-10-18T17:11:00Z">
        <w:r w:rsidR="00623563" w:rsidRPr="00E77497">
          <w:rPr>
            <w:rFonts w:ascii="Courier New" w:hAnsi="Courier New"/>
            <w:b/>
            <w:i w:val="0"/>
          </w:rPr>
          <w:t>.</w:t>
        </w:r>
      </w:ins>
      <w:ins w:id="13352" w:author="Rev 4 Allen Wirfs-Brock" w:date="2011-10-18T17:32:00Z">
        <w:r w:rsidR="009B104F" w:rsidRPr="00E77497">
          <w:t xml:space="preserve"> </w:t>
        </w:r>
      </w:ins>
      <w:ins w:id="13353" w:author="Rev 4 Allen Wirfs-Brock" w:date="2011-10-18T17:11:00Z">
        <w:r w:rsidR="00623563" w:rsidRPr="00E77497">
          <w:t>IdentifierName</w:t>
        </w:r>
        <w:r w:rsidR="00623563" w:rsidRPr="00E77497">
          <w:br/>
        </w:r>
      </w:ins>
      <w:commentRangeStart w:id="13354"/>
      <w:ins w:id="13355" w:author="Rev 4 Allen Wirfs-Brock" w:date="2011-10-18T17:33:00Z">
        <w:del w:id="13356"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13357" w:author="Rev 4 Allen Wirfs-Brock" w:date="2011-10-18T17:45:00Z">
        <w:del w:id="13358" w:author="Rev 5 Allen Wirfs-Brock" w:date="2012-01-05T16:00:00Z">
          <w:r w:rsidR="00C21799" w:rsidRPr="00E77497" w:rsidDel="00EB368B">
            <w:delText>SealedArrayLiteral</w:delText>
          </w:r>
        </w:del>
      </w:ins>
      <w:ins w:id="13359" w:author="Rev 4 Allen Wirfs-Brock" w:date="2011-10-18T17:33:00Z">
        <w:del w:id="13360" w:author="Rev 5 Allen Wirfs-Brock" w:date="2012-01-05T16:05:00Z">
          <w:r w:rsidR="009B104F" w:rsidRPr="00E77497" w:rsidDel="00871E9A">
            <w:br/>
          </w:r>
        </w:del>
      </w:ins>
      <w:ins w:id="13361" w:author="Rev 4 Allen Wirfs-Brock" w:date="2011-10-18T17:45:00Z">
        <w:del w:id="13362"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13363" w:author="Rev 4 Allen Wirfs-Brock" w:date="2011-10-18T17:47:00Z">
        <w:del w:id="13364"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13365" w:author="Rev 4 Allen Wirfs-Brock" w:date="2011-10-18T17:54:00Z">
        <w:del w:id="13366"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commentRangeEnd w:id="13354"/>
      <w:r w:rsidR="00302EE9">
        <w:rPr>
          <w:rStyle w:val="CommentReference"/>
          <w:rFonts w:ascii="Arial" w:eastAsia="MS Mincho" w:hAnsi="Arial"/>
          <w:i w:val="0"/>
          <w:lang w:eastAsia="ja-JP"/>
        </w:rPr>
        <w:commentReference w:id="13354"/>
      </w:r>
    </w:p>
    <w:p w:rsidR="004C02EF" w:rsidRPr="00E77497" w:rsidRDefault="004C02EF" w:rsidP="004C02EF">
      <w:pPr>
        <w:pStyle w:val="SyntaxRule"/>
      </w:pPr>
      <w:r w:rsidRPr="00E77497">
        <w:t xml:space="preserve">NewExpression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rsidR="004C02EF" w:rsidRPr="00E77497" w:rsidRDefault="004C02EF" w:rsidP="004C02EF">
      <w:pPr>
        <w:pStyle w:val="SyntaxRule"/>
      </w:pPr>
      <w:r w:rsidRPr="00E77497">
        <w:t xml:space="preserve">CallExpression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13367"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13368" w:author="Rev 9 Allen Wirfs-Brock" w:date="2012-06-26T17:45:00Z">
        <w:r w:rsidR="00306BB2">
          <w:br/>
          <w:t xml:space="preserve">CallExpression </w:t>
        </w:r>
      </w:ins>
      <w:ins w:id="13369" w:author="Rev 9 Allen Wirfs-Brock" w:date="2012-06-26T17:46:00Z">
        <w:r w:rsidR="00306BB2">
          <w:t xml:space="preserve"> </w:t>
        </w:r>
      </w:ins>
      <w:ins w:id="13370" w:author="Rev 9 Allen Wirfs-Brock" w:date="2012-06-26T17:45:00Z">
        <w:del w:id="13371" w:author="Rev 10 Allen Wirfs-Brock" w:date="2012-07-29T11:38:00Z">
          <w:r w:rsidR="00306BB2" w:rsidDel="00387B31">
            <w:delText>Quasi</w:delText>
          </w:r>
        </w:del>
      </w:ins>
      <w:ins w:id="13372" w:author="Rev 10 Allen Wirfs-Brock" w:date="2012-07-29T11:38:00Z">
        <w:r w:rsidR="00387B31">
          <w:t>Template</w:t>
        </w:r>
      </w:ins>
      <w:ins w:id="13373" w:author="Rev 9 Allen Wirfs-Brock" w:date="2012-06-26T17:45:00Z">
        <w:r w:rsidR="00306BB2">
          <w:t>Literal</w:t>
        </w:r>
      </w:ins>
      <w:ins w:id="13374" w:author="Rev 5 Allen Wirfs-Brock" w:date="2012-01-05T15:56:00Z">
        <w:r w:rsidR="00EB368B" w:rsidRPr="00EB368B">
          <w:rPr>
            <w:rFonts w:ascii="Courier New" w:hAnsi="Courier New"/>
            <w:b/>
            <w:i w:val="0"/>
          </w:rPr>
          <w:t xml:space="preserve"> </w:t>
        </w:r>
        <w:del w:id="13375" w:author="Rev 8 Allen Wirfs-Brock" w:date="2012-06-11T14:46:00Z">
          <w:r w:rsidR="00EB368B" w:rsidRPr="00E77497" w:rsidDel="00315550">
            <w:rPr>
              <w:rFonts w:ascii="Courier New" w:hAnsi="Courier New"/>
              <w:b/>
              <w:i w:val="0"/>
            </w:rPr>
            <w:br/>
          </w:r>
          <w:r w:rsidR="00EB368B" w:rsidDel="00315550">
            <w:delText>CallExpression</w:delText>
          </w:r>
        </w:del>
      </w:ins>
      <w:ins w:id="13376" w:author="Rev 5 Allen Wirfs-Brock" w:date="2012-01-05T15:57:00Z">
        <w:del w:id="13377" w:author="Rev 8 Allen Wirfs-Brock" w:date="2012-06-11T14:46:00Z">
          <w:r w:rsidR="00EB368B" w:rsidRPr="00871E9A" w:rsidDel="00315550">
            <w:rPr>
              <w:rFonts w:ascii="Courier New" w:hAnsi="Courier New" w:cs="Courier New"/>
            </w:rPr>
            <w:delText xml:space="preserve"> </w:delText>
          </w:r>
          <w:r w:rsidR="00EB368B" w:rsidRPr="00E77497" w:rsidDel="00315550">
            <w:rPr>
              <w:rFonts w:ascii="Courier New" w:hAnsi="Courier New"/>
              <w:b/>
              <w:i w:val="0"/>
            </w:rPr>
            <w:delText>&lt;|</w:delText>
          </w:r>
        </w:del>
      </w:ins>
      <w:ins w:id="13378" w:author="Rev 5 Allen Wirfs-Brock" w:date="2012-01-05T15:56:00Z">
        <w:del w:id="13379" w:author="Rev 8 Allen Wirfs-Brock" w:date="2012-06-11T14:46:00Z">
          <w:r w:rsidR="00EB368B" w:rsidRPr="00871E9A" w:rsidDel="00315550">
            <w:rPr>
              <w:rFonts w:ascii="Courier New" w:hAnsi="Courier New" w:cs="Courier New"/>
            </w:rPr>
            <w:delText xml:space="preserve"> </w:delText>
          </w:r>
        </w:del>
      </w:ins>
      <w:ins w:id="13380" w:author="Rev 5 Allen Wirfs-Brock" w:date="2012-01-05T15:58:00Z">
        <w:del w:id="13381" w:author="Rev 8 Allen Wirfs-Brock" w:date="2012-06-11T14:46:00Z">
          <w:r w:rsidR="00EB368B" w:rsidDel="00315550">
            <w:delText>TriangleLiteral</w:delText>
          </w:r>
        </w:del>
      </w:ins>
    </w:p>
    <w:p w:rsidR="004C02EF" w:rsidRPr="00E77497" w:rsidRDefault="004C02EF" w:rsidP="004C02EF">
      <w:pPr>
        <w:pStyle w:val="SyntaxRule"/>
      </w:pPr>
      <w:r w:rsidRPr="00E77497">
        <w:t xml:space="preserve">Arguments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4C02EF" w:rsidRPr="00E77497" w:rsidRDefault="004C02EF" w:rsidP="004C02EF">
      <w:pPr>
        <w:pStyle w:val="SyntaxRule"/>
      </w:pPr>
      <w:r w:rsidRPr="00E77497">
        <w:t xml:space="preserve">ArgumentList </w:t>
      </w:r>
      <w:r w:rsidRPr="00E77497">
        <w:rPr>
          <w:rFonts w:ascii="Arial" w:hAnsi="Arial"/>
          <w:b/>
          <w:i w:val="0"/>
        </w:rPr>
        <w:t>:</w:t>
      </w:r>
    </w:p>
    <w:p w:rsidR="004C02EF" w:rsidRPr="00E77497" w:rsidRDefault="004C02EF" w:rsidP="004C02EF">
      <w:pPr>
        <w:pStyle w:val="SyntaxDefinition"/>
      </w:pPr>
      <w:r w:rsidRPr="00E77497">
        <w:t>AssignmentExpression</w:t>
      </w:r>
      <w:ins w:id="13382"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13383" w:author="Allen Wirfs-Brock" w:date="2011-07-05T10:45:00Z">
        <w:r w:rsidR="001C6F64" w:rsidRPr="00E77497">
          <w:rPr>
            <w:rFonts w:ascii="Courier New" w:hAnsi="Courier New"/>
            <w:b/>
            <w:i w:val="0"/>
          </w:rPr>
          <w:t xml:space="preserve">... </w:t>
        </w:r>
      </w:ins>
      <w:r w:rsidRPr="00E77497">
        <w:t>AssignmentExpression</w:t>
      </w:r>
    </w:p>
    <w:p w:rsidR="00EB368B" w:rsidRPr="00E77497" w:rsidDel="00690D1B" w:rsidRDefault="00EB368B" w:rsidP="00EB368B">
      <w:pPr>
        <w:pStyle w:val="SyntaxRule"/>
        <w:rPr>
          <w:ins w:id="13384" w:author="Rev 5 Allen Wirfs-Brock" w:date="2012-01-05T15:59:00Z"/>
          <w:del w:id="13385" w:author="Rev 8 Allen Wirfs-Brock" w:date="2012-06-11T14:45:00Z"/>
        </w:rPr>
      </w:pPr>
      <w:ins w:id="13386" w:author="Rev 5 Allen Wirfs-Brock" w:date="2012-01-05T15:59:00Z">
        <w:del w:id="13387" w:author="Rev 8 Allen Wirfs-Brock" w:date="2012-06-11T14:45:00Z">
          <w:r w:rsidDel="00690D1B">
            <w:delText xml:space="preserve">TriangleLiteral </w:delText>
          </w:r>
          <w:r w:rsidRPr="00E77497" w:rsidDel="00690D1B">
            <w:rPr>
              <w:rFonts w:ascii="Arial" w:hAnsi="Arial"/>
              <w:b/>
              <w:i w:val="0"/>
            </w:rPr>
            <w:delText>:</w:delText>
          </w:r>
        </w:del>
      </w:ins>
    </w:p>
    <w:p w:rsidR="00EB368B" w:rsidRPr="00E77497" w:rsidDel="00690D1B" w:rsidRDefault="00EB368B" w:rsidP="00EB368B">
      <w:pPr>
        <w:pStyle w:val="SyntaxDefinition"/>
        <w:rPr>
          <w:ins w:id="13388" w:author="Rev 5 Allen Wirfs-Brock" w:date="2012-01-05T15:59:00Z"/>
          <w:del w:id="13389" w:author="Rev 8 Allen Wirfs-Brock" w:date="2012-06-11T14:45:00Z"/>
        </w:rPr>
      </w:pPr>
      <w:ins w:id="13390" w:author="Rev 5 Allen Wirfs-Brock" w:date="2012-01-05T15:59:00Z">
        <w:del w:id="13391" w:author="Rev 8 Allen Wirfs-Brock" w:date="2012-06-11T14:45:00Z">
          <w:r w:rsidRPr="00E77497" w:rsidDel="00690D1B">
            <w:delText>SealedArrayLiteral</w:delText>
          </w:r>
          <w:r w:rsidRPr="00E77497" w:rsidDel="00690D1B">
            <w:br/>
            <w:delText>SealedObjectLiteral</w:delText>
          </w:r>
          <w:r w:rsidRPr="00E77497" w:rsidDel="00690D1B">
            <w:br/>
            <w:delText>FunctionExpression</w:delText>
          </w:r>
        </w:del>
      </w:ins>
      <w:ins w:id="13392" w:author="Rev 7 Allen Wirfs-Brock" w:date="2012-04-19T13:40:00Z">
        <w:del w:id="13393" w:author="Rev 8 Allen Wirfs-Brock" w:date="2012-06-11T14:45:00Z">
          <w:r w:rsidR="00700C62" w:rsidDel="00690D1B">
            <w:br/>
            <w:delText>ArrowFunction</w:delText>
          </w:r>
        </w:del>
      </w:ins>
      <w:ins w:id="13394" w:author="Rev 5 Allen Wirfs-Brock" w:date="2012-01-05T15:59:00Z">
        <w:del w:id="13395" w:author="Rev 8 Allen Wirfs-Brock" w:date="2012-06-11T14:45:00Z">
          <w:r w:rsidRPr="00E77497" w:rsidDel="00690D1B">
            <w:br/>
            <w:delText>ValueLiteral</w:delText>
          </w:r>
        </w:del>
      </w:ins>
    </w:p>
    <w:p w:rsidR="004C02EF" w:rsidRPr="00E77497" w:rsidRDefault="004C02EF" w:rsidP="004C02EF">
      <w:pPr>
        <w:pStyle w:val="SyntaxRule"/>
      </w:pPr>
      <w:r w:rsidRPr="00E77497">
        <w:t xml:space="preserve">LeftHandSideExpression </w:t>
      </w:r>
      <w:r w:rsidRPr="00E77497">
        <w:rPr>
          <w:rFonts w:ascii="Arial" w:hAnsi="Arial"/>
          <w:b/>
          <w:i w:val="0"/>
        </w:rPr>
        <w:t>:</w:t>
      </w:r>
    </w:p>
    <w:p w:rsidR="004C02EF" w:rsidRPr="00E77497" w:rsidRDefault="004C02EF" w:rsidP="004C02EF">
      <w:pPr>
        <w:pStyle w:val="SyntaxDefinition"/>
      </w:pPr>
      <w:r w:rsidRPr="00E77497">
        <w:t>NewExpression</w:t>
      </w:r>
      <w:r w:rsidRPr="00E77497">
        <w:br/>
        <w:t>CallExpression</w:t>
      </w:r>
      <w:bookmarkStart w:id="13396" w:name="_Toc375031168"/>
      <w:bookmarkStart w:id="13397" w:name="_Toc381513682"/>
      <w:bookmarkStart w:id="13398" w:name="_Toc382202829"/>
      <w:bookmarkStart w:id="13399" w:name="_Toc382203049"/>
      <w:bookmarkStart w:id="13400" w:name="_Toc382212204"/>
      <w:bookmarkStart w:id="13401" w:name="_Toc382212445"/>
      <w:bookmarkStart w:id="13402" w:name="_Toc382291549"/>
      <w:bookmarkStart w:id="13403" w:name="_Toc385672188"/>
      <w:bookmarkStart w:id="13404" w:name="_Toc393690283"/>
    </w:p>
    <w:p w:rsidR="00EA4F82" w:rsidRPr="00BF5AD1" w:rsidRDefault="00EA4F82" w:rsidP="00BF5AD1">
      <w:pPr>
        <w:rPr>
          <w:ins w:id="13405" w:author="Rev 7 Allen Wirfs-Brock" w:date="2012-04-25T08:29:00Z"/>
          <w:b/>
        </w:rPr>
      </w:pPr>
      <w:bookmarkStart w:id="13406" w:name="_Ref457437585"/>
      <w:bookmarkStart w:id="13407" w:name="_Ref457437586"/>
      <w:bookmarkStart w:id="13408" w:name="_Ref457437587"/>
      <w:bookmarkStart w:id="13409" w:name="_Ref457437588"/>
      <w:bookmarkStart w:id="13410" w:name="_Ref457437589"/>
      <w:bookmarkStart w:id="13411" w:name="_Ref457437593"/>
      <w:bookmarkStart w:id="13412" w:name="_Toc472818822"/>
      <w:bookmarkStart w:id="13413" w:name="_Toc235503396"/>
      <w:bookmarkStart w:id="13414" w:name="_Toc241509171"/>
      <w:bookmarkStart w:id="13415" w:name="_Toc244416658"/>
      <w:bookmarkStart w:id="13416" w:name="_Toc276631022"/>
      <w:ins w:id="13417" w:author="Rev 7 Allen Wirfs-Brock" w:date="2012-04-25T08:29:00Z">
        <w:r w:rsidRPr="00BF5AD1">
          <w:rPr>
            <w:b/>
          </w:rPr>
          <w:t>Static Semantics</w:t>
        </w:r>
      </w:ins>
    </w:p>
    <w:p w:rsidR="00BF5AD1" w:rsidRPr="00E77497" w:rsidRDefault="00BF5AD1" w:rsidP="00BF5AD1">
      <w:pPr>
        <w:rPr>
          <w:ins w:id="13418" w:author="Rev 8 Allen Wirfs-Brock" w:date="2012-06-11T14:34:00Z"/>
          <w:rFonts w:ascii="Helvetica" w:hAnsi="Helvetica"/>
          <w:b/>
        </w:rPr>
      </w:pPr>
      <w:ins w:id="13419" w:author="Rev 8 Allen Wirfs-Brock" w:date="2012-06-11T14:34:00Z">
        <w:r w:rsidRPr="00E77497">
          <w:rPr>
            <w:rFonts w:ascii="Helvetica" w:hAnsi="Helvetica"/>
            <w:b/>
          </w:rPr>
          <w:t xml:space="preserve">Static Semantics:  </w:t>
        </w:r>
        <w:r>
          <w:rPr>
            <w:rFonts w:ascii="Helvetica" w:hAnsi="Helvetica"/>
            <w:b/>
            <w:lang w:eastAsia="en-US"/>
          </w:rPr>
          <w:t>Contains</w:t>
        </w:r>
      </w:ins>
    </w:p>
    <w:p w:rsidR="00BF5AD1" w:rsidRPr="004418C4" w:rsidRDefault="00BF5AD1" w:rsidP="00BF5AD1">
      <w:pPr>
        <w:ind w:left="360"/>
        <w:rPr>
          <w:ins w:id="13420" w:author="Rev 8 Allen Wirfs-Brock" w:date="2012-06-11T14:34:00Z"/>
        </w:rPr>
      </w:pPr>
      <w:ins w:id="13421" w:author="Rev 8 Allen Wirfs-Brock" w:date="2012-06-11T14:34:00Z">
        <w:r>
          <w:t>W</w:t>
        </w:r>
        <w:r w:rsidRPr="004418C4">
          <w:t xml:space="preserve">ith </w:t>
        </w:r>
        <w:r>
          <w:t>parameter</w:t>
        </w:r>
        <w:r w:rsidRPr="004418C4">
          <w:t xml:space="preserve"> </w:t>
        </w:r>
        <w:r>
          <w:rPr>
            <w:rFonts w:ascii="Times New Roman" w:hAnsi="Times New Roman"/>
            <w:i/>
          </w:rPr>
          <w:t>symbol</w:t>
        </w:r>
        <w:r>
          <w:t>.</w:t>
        </w:r>
      </w:ins>
    </w:p>
    <w:p w:rsidR="00315550" w:rsidRDefault="00315550" w:rsidP="00315550">
      <w:pPr>
        <w:rPr>
          <w:ins w:id="13422" w:author="Rev 8 Allen Wirfs-Brock" w:date="2012-06-11T14:54:00Z"/>
          <w:rFonts w:ascii="Courier New" w:hAnsi="Courier New" w:cs="Courier New"/>
          <w:b/>
          <w:iCs/>
        </w:rPr>
      </w:pPr>
      <w:ins w:id="13423" w:author="Rev 8 Allen Wirfs-Brock" w:date="2012-06-11T14:54:00Z">
        <w:r>
          <w:rPr>
            <w:rStyle w:val="bnf"/>
          </w:rPr>
          <w:lastRenderedPageBreak/>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rsidR="00315550" w:rsidRDefault="00315550" w:rsidP="00315550">
      <w:pPr>
        <w:pStyle w:val="Alg4"/>
        <w:numPr>
          <w:ilvl w:val="0"/>
          <w:numId w:val="869"/>
        </w:numPr>
        <w:spacing w:after="220"/>
        <w:contextualSpacing/>
        <w:rPr>
          <w:ins w:id="13424" w:author="Rev 8 Allen Wirfs-Brock" w:date="2012-06-11T14:54:00Z"/>
        </w:rPr>
      </w:pPr>
      <w:ins w:id="13425" w:author="Rev 8 Allen Wirfs-Brock" w:date="2012-06-11T14:54:00Z">
        <w:r>
          <w:t xml:space="preserve">If  </w:t>
        </w:r>
        <w:r>
          <w:rPr>
            <w:rStyle w:val="bnf"/>
          </w:rPr>
          <w:t>MemberExpression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rsidR="00315550" w:rsidRDefault="00315550" w:rsidP="00315550">
      <w:pPr>
        <w:pStyle w:val="Alg4"/>
        <w:numPr>
          <w:ilvl w:val="0"/>
          <w:numId w:val="869"/>
        </w:numPr>
        <w:spacing w:after="220"/>
        <w:contextualSpacing/>
        <w:rPr>
          <w:ins w:id="13426" w:author="Rev 8 Allen Wirfs-Brock" w:date="2012-06-11T14:54:00Z"/>
        </w:rPr>
      </w:pPr>
      <w:ins w:id="13427" w:author="Rev 8 Allen Wirfs-Brock" w:date="2012-06-11T14:54:00Z">
        <w:r>
          <w:t xml:space="preserve">If </w:t>
        </w:r>
        <w:r w:rsidRPr="007F2AF2">
          <w:rPr>
            <w:i/>
          </w:rPr>
          <w:t>symbol</w:t>
        </w:r>
        <w:r>
          <w:t xml:space="preserve"> is a </w:t>
        </w:r>
        <w:r>
          <w:rPr>
            <w:i/>
          </w:rPr>
          <w:t>ReservedWord</w:t>
        </w:r>
        <w:r>
          <w:t xml:space="preserve">, return </w:t>
        </w:r>
        <w:r w:rsidRPr="007F2AF2">
          <w:rPr>
            <w:b/>
          </w:rPr>
          <w:t>false</w:t>
        </w:r>
        <w:r>
          <w:t>.</w:t>
        </w:r>
      </w:ins>
    </w:p>
    <w:p w:rsidR="00315550" w:rsidRDefault="00315550" w:rsidP="00315550">
      <w:pPr>
        <w:pStyle w:val="Alg4"/>
        <w:numPr>
          <w:ilvl w:val="0"/>
          <w:numId w:val="869"/>
        </w:numPr>
        <w:spacing w:after="220"/>
        <w:contextualSpacing/>
        <w:rPr>
          <w:ins w:id="13428" w:author="Rev 8 Allen Wirfs-Brock" w:date="2012-06-11T14:54:00Z"/>
        </w:rPr>
      </w:pPr>
      <w:ins w:id="13429" w:author="Rev 8 Allen Wirfs-Brock" w:date="2012-06-11T14:54:00Z">
        <w:r>
          <w:t xml:space="preserve">If </w:t>
        </w:r>
        <w:r w:rsidRPr="007F2AF2">
          <w:rPr>
            <w:i/>
          </w:rPr>
          <w:t>symbol</w:t>
        </w:r>
        <w:r>
          <w:t xml:space="preserve"> is an </w:t>
        </w:r>
        <w:r w:rsidRPr="007F2AF2">
          <w:rPr>
            <w:i/>
          </w:rPr>
          <w:t>Identifier</w:t>
        </w:r>
        <w:r>
          <w:t xml:space="preserve"> and String</w:t>
        </w:r>
        <w:del w:id="13430" w:author="Rev 9 Allen Wirfs-Brock" w:date="2012-07-07T16:30:00Z">
          <w:r w:rsidDel="00D11231">
            <w:delText xml:space="preserve"> </w:delText>
          </w:r>
        </w:del>
        <w:r>
          <w:t xml:space="preserve">Value of </w:t>
        </w:r>
        <w:r w:rsidRPr="007F2AF2">
          <w:rPr>
            <w:i/>
          </w:rPr>
          <w:t>symbol</w:t>
        </w:r>
        <w:r>
          <w:t xml:space="preserve"> is the same value as the String</w:t>
        </w:r>
        <w:del w:id="13431"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rsidR="00315550" w:rsidRPr="00E77497" w:rsidRDefault="00315550" w:rsidP="00315550">
      <w:pPr>
        <w:pStyle w:val="Alg4"/>
        <w:numPr>
          <w:ilvl w:val="0"/>
          <w:numId w:val="869"/>
        </w:numPr>
        <w:spacing w:after="220"/>
        <w:contextualSpacing/>
        <w:rPr>
          <w:ins w:id="13432" w:author="Rev 8 Allen Wirfs-Brock" w:date="2012-06-11T14:54:00Z"/>
        </w:rPr>
      </w:pPr>
      <w:ins w:id="13433" w:author="Rev 8 Allen Wirfs-Brock" w:date="2012-06-11T14:54:00Z">
        <w:r w:rsidRPr="00E77497">
          <w:t xml:space="preserve">Return </w:t>
        </w:r>
        <w:r w:rsidRPr="007F2AF2">
          <w:rPr>
            <w:b/>
          </w:rPr>
          <w:t>false</w:t>
        </w:r>
        <w:r w:rsidRPr="00E77497">
          <w:t>.</w:t>
        </w:r>
      </w:ins>
    </w:p>
    <w:p w:rsidR="00302EE9" w:rsidRDefault="00302EE9" w:rsidP="00302EE9">
      <w:pPr>
        <w:rPr>
          <w:ins w:id="13434" w:author="Rev 8 Allen Wirfs-Brock" w:date="2012-06-11T14:58:00Z"/>
          <w:rFonts w:ascii="Courier New" w:hAnsi="Courier New" w:cs="Courier New"/>
          <w:b/>
          <w:iCs/>
        </w:rPr>
      </w:pPr>
      <w:ins w:id="13435" w:author="Rev 8 Allen Wirfs-Brock" w:date="2012-06-11T14:58:00Z">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rsidR="00302EE9" w:rsidRDefault="00302EE9" w:rsidP="00302EE9">
      <w:pPr>
        <w:pStyle w:val="Alg4"/>
        <w:numPr>
          <w:ilvl w:val="0"/>
          <w:numId w:val="868"/>
        </w:numPr>
        <w:spacing w:after="220"/>
        <w:contextualSpacing/>
        <w:rPr>
          <w:ins w:id="13436" w:author="Rev 8 Allen Wirfs-Brock" w:date="2012-06-11T14:58:00Z"/>
        </w:rPr>
      </w:pPr>
      <w:ins w:id="13437" w:author="Rev 8 Allen Wirfs-Brock" w:date="2012-06-11T14:58:00Z">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ins>
    </w:p>
    <w:p w:rsidR="00302EE9" w:rsidRDefault="00302EE9" w:rsidP="00302EE9">
      <w:pPr>
        <w:pStyle w:val="Alg4"/>
        <w:numPr>
          <w:ilvl w:val="0"/>
          <w:numId w:val="868"/>
        </w:numPr>
        <w:spacing w:after="220"/>
        <w:contextualSpacing/>
        <w:rPr>
          <w:ins w:id="13438" w:author="Rev 8 Allen Wirfs-Brock" w:date="2012-06-11T14:58:00Z"/>
        </w:rPr>
      </w:pPr>
      <w:ins w:id="13439"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rsidR="00302EE9" w:rsidRDefault="00302EE9" w:rsidP="00302EE9">
      <w:pPr>
        <w:pStyle w:val="Alg4"/>
        <w:numPr>
          <w:ilvl w:val="0"/>
          <w:numId w:val="868"/>
        </w:numPr>
        <w:spacing w:after="220"/>
        <w:contextualSpacing/>
        <w:rPr>
          <w:ins w:id="13440" w:author="Rev 8 Allen Wirfs-Brock" w:date="2012-06-11T14:58:00Z"/>
        </w:rPr>
      </w:pPr>
      <w:ins w:id="13441" w:author="Rev 8 Allen Wirfs-Brock" w:date="2012-06-11T14:58:00Z">
        <w:r>
          <w:t xml:space="preserve">If </w:t>
        </w:r>
        <w:r w:rsidRPr="007F2AF2">
          <w:rPr>
            <w:i/>
          </w:rPr>
          <w:t>symbol</w:t>
        </w:r>
        <w:r>
          <w:t xml:space="preserve"> is an </w:t>
        </w:r>
        <w:r w:rsidRPr="007F2AF2">
          <w:rPr>
            <w:i/>
          </w:rPr>
          <w:t>Identifier</w:t>
        </w:r>
        <w:r>
          <w:t xml:space="preserve"> and String</w:t>
        </w:r>
        <w:del w:id="13442" w:author="Rev 9 Allen Wirfs-Brock" w:date="2012-07-07T16:30:00Z">
          <w:r w:rsidDel="00D11231">
            <w:delText xml:space="preserve"> </w:delText>
          </w:r>
        </w:del>
        <w:r>
          <w:t xml:space="preserve">Value of </w:t>
        </w:r>
        <w:r w:rsidRPr="007F2AF2">
          <w:rPr>
            <w:i/>
          </w:rPr>
          <w:t>symbol</w:t>
        </w:r>
        <w:r>
          <w:t xml:space="preserve"> is the same value as the String</w:t>
        </w:r>
        <w:del w:id="13443"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rsidR="00302EE9" w:rsidRPr="00E77497" w:rsidRDefault="00302EE9" w:rsidP="00302EE9">
      <w:pPr>
        <w:pStyle w:val="Alg4"/>
        <w:numPr>
          <w:ilvl w:val="0"/>
          <w:numId w:val="868"/>
        </w:numPr>
        <w:spacing w:after="220"/>
        <w:contextualSpacing/>
        <w:rPr>
          <w:ins w:id="13444" w:author="Rev 8 Allen Wirfs-Brock" w:date="2012-06-11T14:58:00Z"/>
        </w:rPr>
      </w:pPr>
      <w:ins w:id="13445" w:author="Rev 8 Allen Wirfs-Brock" w:date="2012-06-11T14:58:00Z">
        <w:r w:rsidRPr="00E77497">
          <w:t xml:space="preserve">Return </w:t>
        </w:r>
        <w:r w:rsidRPr="007F2AF2">
          <w:rPr>
            <w:b/>
          </w:rPr>
          <w:t>false</w:t>
        </w:r>
        <w:r w:rsidRPr="00E77497">
          <w:t>.</w:t>
        </w:r>
      </w:ins>
    </w:p>
    <w:p w:rsidR="00302EE9" w:rsidRDefault="00302EE9" w:rsidP="00302EE9">
      <w:pPr>
        <w:rPr>
          <w:ins w:id="13446" w:author="Rev 8 Allen Wirfs-Brock" w:date="2012-06-11T14:58:00Z"/>
          <w:rFonts w:ascii="Courier New" w:hAnsi="Courier New" w:cs="Courier New"/>
          <w:b/>
          <w:iCs/>
        </w:rPr>
      </w:pPr>
      <w:ins w:id="13447" w:author="Rev 8 Allen Wirfs-Brock" w:date="2012-06-11T14:58:00Z">
        <w:r>
          <w:rPr>
            <w:rStyle w:val="bnf"/>
          </w:rPr>
          <w:t>CallExpression</w:t>
        </w:r>
        <w:r w:rsidRPr="00E77497">
          <w:t xml:space="preserve"> </w:t>
        </w:r>
        <w:r w:rsidRPr="00E77497">
          <w:rPr>
            <w:b/>
          </w:rPr>
          <w:t>:</w:t>
        </w:r>
        <w:r w:rsidRPr="00E77497">
          <w:t xml:space="preserve"> </w:t>
        </w:r>
      </w:ins>
      <w:ins w:id="13448" w:author="Rev 8 Allen Wirfs-Brock" w:date="2012-06-11T14:59:00Z">
        <w:r>
          <w:rPr>
            <w:rStyle w:val="bnf"/>
          </w:rPr>
          <w:t>Call</w:t>
        </w:r>
      </w:ins>
      <w:ins w:id="13449" w:author="Rev 8 Allen Wirfs-Brock" w:date="2012-06-11T14:58:00Z">
        <w:r>
          <w:rPr>
            <w:rStyle w:val="bnf"/>
          </w:rPr>
          <w:t>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rsidR="00302EE9" w:rsidRDefault="00302EE9" w:rsidP="00302EE9">
      <w:pPr>
        <w:pStyle w:val="Alg4"/>
        <w:numPr>
          <w:ilvl w:val="0"/>
          <w:numId w:val="870"/>
        </w:numPr>
        <w:spacing w:after="220"/>
        <w:contextualSpacing/>
        <w:rPr>
          <w:ins w:id="13450" w:author="Rev 8 Allen Wirfs-Brock" w:date="2012-06-11T14:58:00Z"/>
        </w:rPr>
      </w:pPr>
      <w:ins w:id="13451" w:author="Rev 8 Allen Wirfs-Brock" w:date="2012-06-11T14:58:00Z">
        <w:r>
          <w:t xml:space="preserve">If  </w:t>
        </w:r>
      </w:ins>
      <w:ins w:id="13452" w:author="Rev 8 Allen Wirfs-Brock" w:date="2012-06-11T14:59:00Z">
        <w:r>
          <w:rPr>
            <w:rStyle w:val="bnf"/>
          </w:rPr>
          <w:t>Call</w:t>
        </w:r>
      </w:ins>
      <w:ins w:id="13453" w:author="Rev 8 Allen Wirfs-Brock" w:date="2012-06-11T14:58:00Z">
        <w:r>
          <w:rPr>
            <w:rStyle w:val="bnf"/>
          </w:rPr>
          <w:t>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rsidR="00302EE9" w:rsidRDefault="00302EE9" w:rsidP="00302EE9">
      <w:pPr>
        <w:pStyle w:val="Alg4"/>
        <w:numPr>
          <w:ilvl w:val="0"/>
          <w:numId w:val="870"/>
        </w:numPr>
        <w:spacing w:after="220"/>
        <w:contextualSpacing/>
        <w:rPr>
          <w:ins w:id="13454" w:author="Rev 8 Allen Wirfs-Brock" w:date="2012-06-11T14:58:00Z"/>
        </w:rPr>
      </w:pPr>
      <w:ins w:id="13455"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rsidR="00302EE9" w:rsidRDefault="00302EE9" w:rsidP="00302EE9">
      <w:pPr>
        <w:pStyle w:val="Alg4"/>
        <w:numPr>
          <w:ilvl w:val="0"/>
          <w:numId w:val="870"/>
        </w:numPr>
        <w:spacing w:after="220"/>
        <w:contextualSpacing/>
        <w:rPr>
          <w:ins w:id="13456" w:author="Rev 8 Allen Wirfs-Brock" w:date="2012-06-11T14:58:00Z"/>
        </w:rPr>
      </w:pPr>
      <w:ins w:id="13457" w:author="Rev 8 Allen Wirfs-Brock" w:date="2012-06-11T14:58:00Z">
        <w:r>
          <w:t xml:space="preserve">If </w:t>
        </w:r>
        <w:r w:rsidRPr="007F2AF2">
          <w:rPr>
            <w:i/>
          </w:rPr>
          <w:t>symbol</w:t>
        </w:r>
        <w:r>
          <w:t xml:space="preserve"> is an </w:t>
        </w:r>
        <w:r w:rsidRPr="007F2AF2">
          <w:rPr>
            <w:i/>
          </w:rPr>
          <w:t>Identifier</w:t>
        </w:r>
        <w:r>
          <w:t xml:space="preserve"> and String</w:t>
        </w:r>
        <w:del w:id="13458" w:author="Rev 9 Allen Wirfs-Brock" w:date="2012-07-07T16:30:00Z">
          <w:r w:rsidDel="00D11231">
            <w:delText xml:space="preserve"> </w:delText>
          </w:r>
        </w:del>
        <w:r>
          <w:t xml:space="preserve">Value of </w:t>
        </w:r>
        <w:r w:rsidRPr="007F2AF2">
          <w:rPr>
            <w:i/>
          </w:rPr>
          <w:t>symbol</w:t>
        </w:r>
        <w:r>
          <w:t xml:space="preserve"> is the same value as the String</w:t>
        </w:r>
        <w:del w:id="13459"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rsidR="00302EE9" w:rsidRPr="00E77497" w:rsidRDefault="00302EE9" w:rsidP="00302EE9">
      <w:pPr>
        <w:pStyle w:val="Alg4"/>
        <w:numPr>
          <w:ilvl w:val="0"/>
          <w:numId w:val="870"/>
        </w:numPr>
        <w:spacing w:after="220"/>
        <w:contextualSpacing/>
        <w:rPr>
          <w:ins w:id="13460" w:author="Rev 8 Allen Wirfs-Brock" w:date="2012-06-11T14:58:00Z"/>
        </w:rPr>
      </w:pPr>
      <w:ins w:id="13461" w:author="Rev 8 Allen Wirfs-Brock" w:date="2012-06-11T14:58:00Z">
        <w:r w:rsidRPr="00E77497">
          <w:t xml:space="preserve">Return </w:t>
        </w:r>
        <w:r w:rsidRPr="007F2AF2">
          <w:rPr>
            <w:b/>
          </w:rPr>
          <w:t>false</w:t>
        </w:r>
        <w:r w:rsidRPr="00E77497">
          <w:t>.</w:t>
        </w:r>
      </w:ins>
    </w:p>
    <w:p w:rsidR="00EA4F82" w:rsidRPr="006B6D0A" w:rsidDel="00F46CA1" w:rsidRDefault="00EA4F82" w:rsidP="00BF5AD1">
      <w:pPr>
        <w:tabs>
          <w:tab w:val="left" w:pos="270"/>
        </w:tabs>
        <w:rPr>
          <w:ins w:id="13462" w:author="Rev 7 Allen Wirfs-Brock" w:date="2012-04-25T08:29:00Z"/>
          <w:del w:id="13463" w:author="Rev 10 Allen Wirfs-Brock" w:date="2012-09-26T16:29:00Z"/>
          <w:rFonts w:ascii="Helvetica" w:hAnsi="Helvetica"/>
          <w:b/>
        </w:rPr>
      </w:pPr>
      <w:ins w:id="13464" w:author="Rev 7 Allen Wirfs-Brock" w:date="2012-04-25T08:29:00Z">
        <w:del w:id="13465" w:author="Rev 10 Allen Wirfs-Brock" w:date="2012-09-26T16:29:00Z">
          <w:r w:rsidRPr="003B4312" w:rsidDel="00F46CA1">
            <w:rPr>
              <w:rFonts w:ascii="Helvetica" w:hAnsi="Helvetica"/>
              <w:b/>
            </w:rPr>
            <w:delText xml:space="preserve">Static Semantics:  </w:delText>
          </w:r>
          <w:r w:rsidDel="00F46CA1">
            <w:rPr>
              <w:rFonts w:ascii="Helvetica" w:hAnsi="Helvetica"/>
              <w:b/>
              <w:lang w:eastAsia="en-US"/>
            </w:rPr>
            <w:delText>Is</w:delText>
          </w:r>
        </w:del>
      </w:ins>
      <w:ins w:id="13466" w:author="Rev 7 Allen Wirfs-Brock" w:date="2012-04-25T08:36:00Z">
        <w:del w:id="13467" w:author="Rev 10 Allen Wirfs-Brock" w:date="2012-09-07T09:36:00Z">
          <w:r w:rsidDel="000F5540">
            <w:rPr>
              <w:rFonts w:ascii="Helvetica" w:hAnsi="Helvetica"/>
              <w:b/>
              <w:lang w:eastAsia="en-US"/>
            </w:rPr>
            <w:delText>Inv</w:delText>
          </w:r>
        </w:del>
        <w:del w:id="13468" w:author="Rev 10 Allen Wirfs-Brock" w:date="2012-09-26T16:29:00Z">
          <w:r w:rsidDel="00F46CA1">
            <w:rPr>
              <w:rFonts w:ascii="Helvetica" w:hAnsi="Helvetica"/>
              <w:b/>
              <w:lang w:eastAsia="en-US"/>
            </w:rPr>
            <w:delText>alid</w:delText>
          </w:r>
        </w:del>
      </w:ins>
      <w:ins w:id="13469" w:author="Rev 7 Allen Wirfs-Brock" w:date="2012-04-25T08:57:00Z">
        <w:del w:id="13470" w:author="Rev 10 Allen Wirfs-Brock" w:date="2012-09-26T16:29:00Z">
          <w:r w:rsidR="001B055A" w:rsidDel="00F46CA1">
            <w:rPr>
              <w:rFonts w:ascii="Helvetica" w:hAnsi="Helvetica"/>
              <w:b/>
              <w:lang w:eastAsia="en-US"/>
            </w:rPr>
            <w:delText>Assignment</w:delText>
          </w:r>
        </w:del>
      </w:ins>
      <w:ins w:id="13471" w:author="Rev 7 Allen Wirfs-Brock" w:date="2012-04-25T08:36:00Z">
        <w:del w:id="13472" w:author="Rev 10 Allen Wirfs-Brock" w:date="2012-09-26T16:29:00Z">
          <w:r w:rsidDel="00F46CA1">
            <w:rPr>
              <w:rFonts w:ascii="Helvetica" w:hAnsi="Helvetica"/>
              <w:b/>
              <w:lang w:eastAsia="en-US"/>
            </w:rPr>
            <w:delText>Pattern</w:delText>
          </w:r>
        </w:del>
      </w:ins>
    </w:p>
    <w:p w:rsidR="00EA4F82" w:rsidRPr="00675B74" w:rsidDel="00F46CA1" w:rsidRDefault="00EA4F82" w:rsidP="00EA4F82">
      <w:pPr>
        <w:rPr>
          <w:ins w:id="13473" w:author="Rev 7 Allen Wirfs-Brock" w:date="2012-04-25T08:29:00Z"/>
          <w:del w:id="13474" w:author="Rev 10 Allen Wirfs-Brock" w:date="2012-09-26T16:29:00Z"/>
        </w:rPr>
      </w:pPr>
      <w:ins w:id="13475" w:author="Rev 7 Allen Wirfs-Brock" w:date="2012-04-25T08:29:00Z">
        <w:del w:id="13476" w:author="Rev 10 Allen Wirfs-Brock" w:date="2012-09-26T16:29:00Z">
          <w:r w:rsidDel="00F46CA1">
            <w:rPr>
              <w:rStyle w:val="bnf"/>
            </w:rPr>
            <w:delText>LeftHandSic</w:delText>
          </w:r>
        </w:del>
      </w:ins>
      <w:ins w:id="13477" w:author="Rev 8 Allen Wirfs-Brock" w:date="2012-05-10T17:49:00Z">
        <w:del w:id="13478" w:author="Rev 10 Allen Wirfs-Brock" w:date="2012-09-26T16:29:00Z">
          <w:r w:rsidR="007110FE" w:rsidDel="00F46CA1">
            <w:rPr>
              <w:rStyle w:val="bnf"/>
            </w:rPr>
            <w:delText>d</w:delText>
          </w:r>
        </w:del>
      </w:ins>
      <w:ins w:id="13479" w:author="Rev 7 Allen Wirfs-Brock" w:date="2012-04-25T08:29:00Z">
        <w:del w:id="13480" w:author="Rev 10 Allen Wirfs-Brock" w:date="2012-09-26T16:29:00Z">
          <w:r w:rsidDel="00F46CA1">
            <w:rPr>
              <w:rStyle w:val="bnf"/>
            </w:rPr>
            <w:delText>eExpress</w:delText>
          </w:r>
        </w:del>
      </w:ins>
      <w:ins w:id="13481" w:author="Rev 7 Allen Wirfs-Brock" w:date="2012-04-25T08:55:00Z">
        <w:del w:id="13482" w:author="Rev 10 Allen Wirfs-Brock" w:date="2012-09-26T16:29:00Z">
          <w:r w:rsidR="001B055A" w:rsidDel="00F46CA1">
            <w:rPr>
              <w:rStyle w:val="bnf"/>
            </w:rPr>
            <w:delText>ion</w:delText>
          </w:r>
        </w:del>
      </w:ins>
      <w:ins w:id="13483" w:author="Rev 7 Allen Wirfs-Brock" w:date="2012-04-25T08:29:00Z">
        <w:del w:id="13484" w:author="Rev 10 Allen Wirfs-Brock" w:date="2012-09-26T16:29:00Z">
          <w:r w:rsidRPr="009C202C" w:rsidDel="00F46CA1">
            <w:rPr>
              <w:rStyle w:val="bnf"/>
            </w:rPr>
            <w:delText xml:space="preserve"> </w:delText>
          </w:r>
        </w:del>
      </w:ins>
      <w:ins w:id="13485" w:author="Rev 7 Allen Wirfs-Brock" w:date="2012-04-25T08:30:00Z">
        <w:del w:id="13486" w:author="Rev 10 Allen Wirfs-Brock" w:date="2012-09-26T16:29:00Z">
          <w:r w:rsidDel="00F46CA1">
            <w:delText xml:space="preserve">: </w:delText>
          </w:r>
          <w:r w:rsidRPr="00EA4F82" w:rsidDel="00F46CA1">
            <w:rPr>
              <w:rStyle w:val="bnf"/>
            </w:rPr>
            <w:delText>NewExpression</w:delText>
          </w:r>
        </w:del>
      </w:ins>
    </w:p>
    <w:p w:rsidR="001B055A" w:rsidDel="00D90D13" w:rsidRDefault="00EA4F82" w:rsidP="00EA4F82">
      <w:pPr>
        <w:pStyle w:val="Alg4"/>
        <w:numPr>
          <w:ilvl w:val="0"/>
          <w:numId w:val="469"/>
        </w:numPr>
        <w:spacing w:after="220"/>
        <w:contextualSpacing/>
        <w:rPr>
          <w:ins w:id="13487" w:author="Rev 7 Allen Wirfs-Brock" w:date="2012-04-25T08:50:00Z"/>
          <w:del w:id="13488" w:author="Rev 10 Allen Wirfs-Brock" w:date="2012-09-07T09:39:00Z"/>
        </w:rPr>
      </w:pPr>
      <w:ins w:id="13489" w:author="Rev 7 Allen Wirfs-Brock" w:date="2012-04-25T08:45:00Z">
        <w:del w:id="13490" w:author="Rev 10 Allen Wirfs-Brock" w:date="2012-09-07T09:39:00Z">
          <w:r w:rsidDel="00D90D13">
            <w:delText xml:space="preserve">If the source code corresponding to </w:delText>
          </w:r>
        </w:del>
      </w:ins>
      <w:ins w:id="13491" w:author="Rev 7 Allen Wirfs-Brock" w:date="2012-04-25T08:32:00Z">
        <w:del w:id="13492" w:author="Rev 10 Allen Wirfs-Brock" w:date="2012-09-07T09:39:00Z">
          <w:r w:rsidRPr="00557892" w:rsidDel="00D90D13">
            <w:rPr>
              <w:rStyle w:val="bnf"/>
            </w:rPr>
            <w:delText>NewExpression</w:delText>
          </w:r>
          <w:r w:rsidDel="00D90D13">
            <w:delText xml:space="preserve"> </w:delText>
          </w:r>
        </w:del>
      </w:ins>
      <w:ins w:id="13493" w:author="Rev 7 Allen Wirfs-Brock" w:date="2012-04-25T08:46:00Z">
        <w:del w:id="13494" w:author="Rev 10 Allen Wirfs-Brock" w:date="2012-09-07T09:39:00Z">
          <w:r w:rsidR="001B055A" w:rsidDel="00D90D13">
            <w:delText>can</w:delText>
          </w:r>
        </w:del>
        <w:del w:id="13495" w:author="Rev 10 Allen Wirfs-Brock" w:date="2012-09-07T09:37:00Z">
          <w:r w:rsidDel="000F5540">
            <w:delText>not</w:delText>
          </w:r>
        </w:del>
        <w:del w:id="13496" w:author="Rev 10 Allen Wirfs-Brock" w:date="2012-09-07T09:39:00Z">
          <w:r w:rsidDel="00D90D13">
            <w:delText xml:space="preserve"> be parsed</w:delText>
          </w:r>
        </w:del>
      </w:ins>
      <w:ins w:id="13497" w:author="Rev 7 Allen Wirfs-Brock" w:date="2012-04-25T08:50:00Z">
        <w:del w:id="13498" w:author="Rev 10 Allen Wirfs-Brock" w:date="2012-09-07T09:39:00Z">
          <w:r w:rsidR="001B055A" w:rsidDel="00D90D13">
            <w:delText xml:space="preserve"> as</w:delText>
          </w:r>
        </w:del>
      </w:ins>
      <w:ins w:id="13499" w:author="Rev 7 Allen Wirfs-Brock" w:date="2012-04-25T08:32:00Z">
        <w:del w:id="13500" w:author="Rev 10 Allen Wirfs-Brock" w:date="2012-09-07T09:39:00Z">
          <w:r w:rsidDel="00D90D13">
            <w:delText xml:space="preserve"> </w:delText>
          </w:r>
        </w:del>
      </w:ins>
      <w:ins w:id="13501" w:author="Rev 7 Allen Wirfs-Brock" w:date="2012-04-25T08:50:00Z">
        <w:del w:id="13502" w:author="Rev 10 Allen Wirfs-Brock" w:date="2012-09-07T09:39:00Z">
          <w:r w:rsidR="001B055A" w:rsidDel="00D90D13">
            <w:rPr>
              <w:i/>
            </w:rPr>
            <w:delText>ArrayLiteral</w:delText>
          </w:r>
        </w:del>
      </w:ins>
      <w:ins w:id="13503" w:author="Rev 7 Allen Wirfs-Brock" w:date="2012-04-25T08:32:00Z">
        <w:del w:id="13504" w:author="Rev 10 Allen Wirfs-Brock" w:date="2012-09-07T09:39:00Z">
          <w:r w:rsidDel="00D90D13">
            <w:delText xml:space="preserve">, </w:delText>
          </w:r>
        </w:del>
      </w:ins>
      <w:ins w:id="13505" w:author="Rev 7 Allen Wirfs-Brock" w:date="2012-04-25T08:50:00Z">
        <w:del w:id="13506" w:author="Rev 10 Allen Wirfs-Brock" w:date="2012-09-07T09:39:00Z">
          <w:r w:rsidR="001B055A" w:rsidDel="00D90D13">
            <w:delText>then</w:delText>
          </w:r>
        </w:del>
      </w:ins>
    </w:p>
    <w:p w:rsidR="00EA4F82" w:rsidDel="00D90D13" w:rsidRDefault="001B055A" w:rsidP="001B055A">
      <w:pPr>
        <w:pStyle w:val="Alg4"/>
        <w:numPr>
          <w:ilvl w:val="1"/>
          <w:numId w:val="469"/>
        </w:numPr>
        <w:spacing w:after="220"/>
        <w:contextualSpacing/>
        <w:rPr>
          <w:ins w:id="13507" w:author="Rev 7 Allen Wirfs-Brock" w:date="2012-04-25T08:32:00Z"/>
          <w:del w:id="13508" w:author="Rev 10 Allen Wirfs-Brock" w:date="2012-09-07T09:39:00Z"/>
        </w:rPr>
      </w:pPr>
      <w:ins w:id="13509" w:author="Rev 7 Allen Wirfs-Brock" w:date="2012-04-25T08:51:00Z">
        <w:del w:id="13510" w:author="Rev 10 Allen Wirfs-Brock" w:date="2012-09-07T09:39:00Z">
          <w:r w:rsidDel="00D90D13">
            <w:delText xml:space="preserve">If the source code corresponding to </w:delText>
          </w:r>
          <w:r w:rsidRPr="00557892" w:rsidDel="00D90D13">
            <w:rPr>
              <w:rStyle w:val="bnf"/>
            </w:rPr>
            <w:delText>NewExpression</w:delText>
          </w:r>
          <w:r w:rsidDel="00D90D13">
            <w:delText xml:space="preserve"> cannot be parsed as  </w:delText>
          </w:r>
          <w:r w:rsidDel="00D90D13">
            <w:rPr>
              <w:i/>
            </w:rPr>
            <w:delText>ObjectLiteral</w:delText>
          </w:r>
          <w:r w:rsidDel="00D90D13">
            <w:delText xml:space="preserve">, then </w:delText>
          </w:r>
        </w:del>
      </w:ins>
      <w:ins w:id="13511" w:author="Rev 7 Allen Wirfs-Brock" w:date="2012-04-25T08:33:00Z">
        <w:del w:id="13512" w:author="Rev 10 Allen Wirfs-Brock" w:date="2012-09-07T09:39:00Z">
          <w:r w:rsidR="00EA4F82" w:rsidDel="00D90D13">
            <w:delText>r</w:delText>
          </w:r>
        </w:del>
      </w:ins>
      <w:ins w:id="13513" w:author="Rev 7 Allen Wirfs-Brock" w:date="2012-04-25T08:32:00Z">
        <w:del w:id="13514" w:author="Rev 10 Allen Wirfs-Brock" w:date="2012-09-07T09:39:00Z">
          <w:r w:rsidR="00EA4F82" w:rsidRPr="00E77497" w:rsidDel="00D90D13">
            <w:delText>eturn</w:delText>
          </w:r>
        </w:del>
      </w:ins>
      <w:ins w:id="13515" w:author="Rev 7 Allen Wirfs-Brock" w:date="2012-04-25T08:33:00Z">
        <w:del w:id="13516" w:author="Rev 10 Allen Wirfs-Brock" w:date="2012-09-07T09:39:00Z">
          <w:r w:rsidR="00EA4F82" w:rsidDel="00D90D13">
            <w:delText xml:space="preserve"> </w:delText>
          </w:r>
        </w:del>
      </w:ins>
      <w:ins w:id="13517" w:author="Rev 7 Allen Wirfs-Brock" w:date="2012-04-25T08:51:00Z">
        <w:del w:id="13518" w:author="Rev 10 Allen Wirfs-Brock" w:date="2012-09-07T09:39:00Z">
          <w:r w:rsidRPr="001B055A" w:rsidDel="00D90D13">
            <w:rPr>
              <w:b/>
            </w:rPr>
            <w:delText>false</w:delText>
          </w:r>
        </w:del>
      </w:ins>
      <w:ins w:id="13519" w:author="Rev 7 Allen Wirfs-Brock" w:date="2012-04-25T08:33:00Z">
        <w:del w:id="13520" w:author="Rev 10 Allen Wirfs-Brock" w:date="2012-09-07T09:39:00Z">
          <w:r w:rsidR="00EA4F82" w:rsidDel="00D90D13">
            <w:delText>.</w:delText>
          </w:r>
        </w:del>
      </w:ins>
    </w:p>
    <w:p w:rsidR="001B055A" w:rsidDel="00F46CA1" w:rsidRDefault="001B055A" w:rsidP="00EA4F82">
      <w:pPr>
        <w:pStyle w:val="Alg4"/>
        <w:numPr>
          <w:ilvl w:val="0"/>
          <w:numId w:val="469"/>
        </w:numPr>
        <w:spacing w:after="220"/>
        <w:contextualSpacing/>
        <w:rPr>
          <w:ins w:id="13521" w:author="Rev 7 Allen Wirfs-Brock" w:date="2012-04-25T08:49:00Z"/>
          <w:del w:id="13522" w:author="Rev 10 Allen Wirfs-Brock" w:date="2012-09-26T16:29:00Z"/>
        </w:rPr>
      </w:pPr>
      <w:ins w:id="13523" w:author="Rev 7 Allen Wirfs-Brock" w:date="2012-04-25T08:52:00Z">
        <w:del w:id="13524" w:author="Rev 10 Allen Wirfs-Brock" w:date="2012-09-26T16:29:00Z">
          <w:r w:rsidDel="00F46CA1">
            <w:delText xml:space="preserve">If the source code corresponding to </w:delText>
          </w:r>
          <w:r w:rsidRPr="00557892" w:rsidDel="00F46CA1">
            <w:rPr>
              <w:rStyle w:val="bnf"/>
            </w:rPr>
            <w:delText>NewExpression</w:delText>
          </w:r>
          <w:r w:rsidDel="00F46CA1">
            <w:delText xml:space="preserve"> </w:delText>
          </w:r>
        </w:del>
      </w:ins>
      <w:ins w:id="13525" w:author="Rev 7 Allen Wirfs-Brock" w:date="2012-04-25T08:49:00Z">
        <w:del w:id="13526" w:author="Rev 10 Allen Wirfs-Brock" w:date="2012-09-26T16:29:00Z">
          <w:r w:rsidRPr="00E77497" w:rsidDel="00F46CA1">
            <w:delText>can</w:delText>
          </w:r>
        </w:del>
        <w:del w:id="13527" w:author="Rev 10 Allen Wirfs-Brock" w:date="2012-09-07T09:39:00Z">
          <w:r w:rsidRPr="00E77497" w:rsidDel="00D90D13">
            <w:delText>not</w:delText>
          </w:r>
        </w:del>
        <w:del w:id="13528" w:author="Rev 10 Allen Wirfs-Brock" w:date="2012-09-26T16:29:00Z">
          <w:r w:rsidRPr="00E77497" w:rsidDel="00F46CA1">
            <w:delText xml:space="preserve"> be parsed using </w:delText>
          </w:r>
          <w:r w:rsidRPr="00E77497" w:rsidDel="00F46CA1">
            <w:rPr>
              <w:rStyle w:val="bnf"/>
            </w:rPr>
            <w:delText>AssignmentPattern</w:delText>
          </w:r>
          <w:r w:rsidRPr="00E77497" w:rsidDel="00F46CA1">
            <w:delText xml:space="preserve"> </w:delText>
          </w:r>
        </w:del>
      </w:ins>
      <w:ins w:id="13529" w:author="Rev 7 Allen Wirfs-Brock" w:date="2012-04-25T08:54:00Z">
        <w:del w:id="13530" w:author="Rev 10 Allen Wirfs-Brock" w:date="2012-09-26T16:29:00Z">
          <w:r w:rsidDel="00F46CA1">
            <w:delText xml:space="preserve">(11.13.1) </w:delText>
          </w:r>
        </w:del>
      </w:ins>
      <w:ins w:id="13531" w:author="Rev 7 Allen Wirfs-Brock" w:date="2012-04-25T08:49:00Z">
        <w:del w:id="13532" w:author="Rev 10 Allen Wirfs-Brock" w:date="2012-09-26T16:29:00Z">
          <w:r w:rsidRPr="00E77497" w:rsidDel="00F46CA1">
            <w:delText>as the goal symbol</w:delText>
          </w:r>
        </w:del>
      </w:ins>
      <w:ins w:id="13533" w:author="Rev 7 Allen Wirfs-Brock" w:date="2012-04-25T08:52:00Z">
        <w:del w:id="13534" w:author="Rev 10 Allen Wirfs-Brock" w:date="2012-09-26T16:29:00Z">
          <w:r w:rsidDel="00F46CA1">
            <w:delText xml:space="preserve">, return </w:delText>
          </w:r>
          <w:r w:rsidRPr="001B055A" w:rsidDel="00F46CA1">
            <w:rPr>
              <w:b/>
            </w:rPr>
            <w:delText>true</w:delText>
          </w:r>
          <w:r w:rsidDel="00F46CA1">
            <w:delText>.</w:delText>
          </w:r>
        </w:del>
      </w:ins>
    </w:p>
    <w:p w:rsidR="00EA4F82" w:rsidRPr="00E77497" w:rsidDel="00F46CA1" w:rsidRDefault="00EA4F82" w:rsidP="00EA4F82">
      <w:pPr>
        <w:pStyle w:val="Alg4"/>
        <w:numPr>
          <w:ilvl w:val="0"/>
          <w:numId w:val="469"/>
        </w:numPr>
        <w:spacing w:after="220"/>
        <w:contextualSpacing/>
        <w:rPr>
          <w:ins w:id="13535" w:author="Rev 7 Allen Wirfs-Brock" w:date="2012-04-25T08:29:00Z"/>
          <w:del w:id="13536" w:author="Rev 10 Allen Wirfs-Brock" w:date="2012-09-26T16:29:00Z"/>
        </w:rPr>
      </w:pPr>
      <w:ins w:id="13537" w:author="Rev 7 Allen Wirfs-Brock" w:date="2012-04-25T08:33:00Z">
        <w:del w:id="13538" w:author="Rev 10 Allen Wirfs-Brock" w:date="2012-09-26T16:29:00Z">
          <w:r w:rsidDel="00F46CA1">
            <w:delText xml:space="preserve">Return </w:delText>
          </w:r>
          <w:r w:rsidRPr="001B055A" w:rsidDel="00F46CA1">
            <w:rPr>
              <w:b/>
            </w:rPr>
            <w:delText>false</w:delText>
          </w:r>
        </w:del>
      </w:ins>
      <w:ins w:id="13539" w:author="Rev 7 Allen Wirfs-Brock" w:date="2012-04-25T08:29:00Z">
        <w:del w:id="13540" w:author="Rev 10 Allen Wirfs-Brock" w:date="2012-09-26T16:29:00Z">
          <w:r w:rsidRPr="00E77497" w:rsidDel="00F46CA1">
            <w:delText>.</w:delText>
          </w:r>
        </w:del>
      </w:ins>
    </w:p>
    <w:p w:rsidR="001B055A" w:rsidRPr="00675B74" w:rsidDel="00F46CA1" w:rsidRDefault="001B055A" w:rsidP="001B055A">
      <w:pPr>
        <w:rPr>
          <w:ins w:id="13541" w:author="Rev 7 Allen Wirfs-Brock" w:date="2012-04-25T08:56:00Z"/>
          <w:del w:id="13542" w:author="Rev 10 Allen Wirfs-Brock" w:date="2012-09-26T16:29:00Z"/>
        </w:rPr>
      </w:pPr>
      <w:ins w:id="13543" w:author="Rev 7 Allen Wirfs-Brock" w:date="2012-04-25T08:56:00Z">
        <w:del w:id="13544" w:author="Rev 10 Allen Wirfs-Brock" w:date="2012-09-26T16:29:00Z">
          <w:r w:rsidDel="00F46CA1">
            <w:rPr>
              <w:rStyle w:val="bnf"/>
            </w:rPr>
            <w:delText>LeftHandSic</w:delText>
          </w:r>
        </w:del>
      </w:ins>
      <w:ins w:id="13545" w:author="Rev 8 Allen Wirfs-Brock" w:date="2012-05-10T17:49:00Z">
        <w:del w:id="13546" w:author="Rev 10 Allen Wirfs-Brock" w:date="2012-09-26T16:29:00Z">
          <w:r w:rsidR="007110FE" w:rsidDel="00F46CA1">
            <w:rPr>
              <w:rStyle w:val="bnf"/>
            </w:rPr>
            <w:delText>d</w:delText>
          </w:r>
        </w:del>
      </w:ins>
      <w:ins w:id="13547" w:author="Rev 7 Allen Wirfs-Brock" w:date="2012-04-25T08:56:00Z">
        <w:del w:id="13548" w:author="Rev 10 Allen Wirfs-Brock" w:date="2012-09-26T16:29:00Z">
          <w:r w:rsidDel="00F46CA1">
            <w:rPr>
              <w:rStyle w:val="bnf"/>
            </w:rPr>
            <w:delText>eExpression</w:delText>
          </w:r>
          <w:r w:rsidRPr="009C202C" w:rsidDel="00F46CA1">
            <w:rPr>
              <w:rStyle w:val="bnf"/>
            </w:rPr>
            <w:delText xml:space="preserve"> </w:delText>
          </w:r>
          <w:r w:rsidDel="00F46CA1">
            <w:delText xml:space="preserve">: </w:delText>
          </w:r>
          <w:r w:rsidDel="00F46CA1">
            <w:rPr>
              <w:rStyle w:val="bnf"/>
            </w:rPr>
            <w:delText>Call</w:delText>
          </w:r>
          <w:r w:rsidRPr="00EA4F82" w:rsidDel="00F46CA1">
            <w:rPr>
              <w:rStyle w:val="bnf"/>
            </w:rPr>
            <w:delText>Expression</w:delText>
          </w:r>
        </w:del>
      </w:ins>
    </w:p>
    <w:p w:rsidR="001B055A" w:rsidRPr="00E77497" w:rsidDel="00F46CA1" w:rsidRDefault="001B055A" w:rsidP="001B055A">
      <w:pPr>
        <w:pStyle w:val="Alg4"/>
        <w:numPr>
          <w:ilvl w:val="0"/>
          <w:numId w:val="731"/>
        </w:numPr>
        <w:spacing w:after="220"/>
        <w:contextualSpacing/>
        <w:rPr>
          <w:ins w:id="13549" w:author="Rev 7 Allen Wirfs-Brock" w:date="2012-04-25T08:56:00Z"/>
          <w:del w:id="13550" w:author="Rev 10 Allen Wirfs-Brock" w:date="2012-09-26T16:29:00Z"/>
        </w:rPr>
      </w:pPr>
      <w:ins w:id="13551" w:author="Rev 7 Allen Wirfs-Brock" w:date="2012-04-25T08:56:00Z">
        <w:del w:id="13552" w:author="Rev 10 Allen Wirfs-Brock" w:date="2012-09-26T16:29:00Z">
          <w:r w:rsidDel="00F46CA1">
            <w:delText xml:space="preserve">Return </w:delText>
          </w:r>
          <w:r w:rsidRPr="001B055A" w:rsidDel="00F46CA1">
            <w:rPr>
              <w:b/>
            </w:rPr>
            <w:delText>false</w:delText>
          </w:r>
          <w:r w:rsidRPr="00E77497" w:rsidDel="00F46CA1">
            <w:delText>.</w:delText>
          </w:r>
        </w:del>
      </w:ins>
    </w:p>
    <w:p w:rsidR="00C06040" w:rsidRPr="00E77497" w:rsidRDefault="00C06040" w:rsidP="00C06040">
      <w:pPr>
        <w:rPr>
          <w:ins w:id="13553" w:author="Rev 10 Allen Wirfs-Brock" w:date="2012-09-07T09:21:00Z"/>
          <w:rFonts w:ascii="Helvetica" w:hAnsi="Helvetica"/>
          <w:b/>
        </w:rPr>
      </w:pPr>
      <w:ins w:id="13554" w:author="Rev 10 Allen Wirfs-Brock" w:date="2012-09-07T09:21:00Z">
        <w:r w:rsidRPr="00E77497">
          <w:rPr>
            <w:rFonts w:ascii="Helvetica" w:hAnsi="Helvetica"/>
            <w:b/>
          </w:rPr>
          <w:t xml:space="preserve">Static Semantics:  </w:t>
        </w:r>
        <w:r w:rsidRPr="00BD6E56">
          <w:rPr>
            <w:rFonts w:ascii="Helvetica" w:hAnsi="Helvetica"/>
            <w:b/>
            <w:lang w:eastAsia="en-US"/>
          </w:rPr>
          <w:t>IsValidSimpleAssignmentTarget</w:t>
        </w:r>
      </w:ins>
    </w:p>
    <w:p w:rsidR="00C06040" w:rsidRPr="00E77497" w:rsidRDefault="00C06040" w:rsidP="00C06040">
      <w:pPr>
        <w:pStyle w:val="SyntaxRule"/>
        <w:rPr>
          <w:ins w:id="13555" w:author="Rev 10 Allen Wirfs-Brock" w:date="2012-09-07T09:23:00Z"/>
        </w:rPr>
      </w:pPr>
      <w:ins w:id="13556" w:author="Rev 10 Allen Wirfs-Brock" w:date="2012-09-07T09:23:00Z">
        <w:r w:rsidRPr="00E77497">
          <w:t xml:space="preserve">CallExpression </w:t>
        </w:r>
        <w:r w:rsidRPr="00E77497">
          <w:rPr>
            <w:rFonts w:ascii="Arial" w:hAnsi="Arial"/>
            <w:b/>
            <w:i w:val="0"/>
          </w:rPr>
          <w:t>:</w:t>
        </w:r>
      </w:ins>
    </w:p>
    <w:p w:rsidR="00C06040" w:rsidRPr="00E77497" w:rsidRDefault="00C06040" w:rsidP="00C06040">
      <w:pPr>
        <w:pStyle w:val="SyntaxDefinition"/>
        <w:rPr>
          <w:ins w:id="13557" w:author="Rev 10 Allen Wirfs-Brock" w:date="2012-09-07T09:23:00Z"/>
        </w:rPr>
      </w:pPr>
      <w:commentRangeStart w:id="13558"/>
      <w:ins w:id="13559" w:author="Rev 10 Allen Wirfs-Brock" w:date="2012-09-07T09:23:00Z">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ins>
      <w:commentRangeEnd w:id="13558"/>
      <w:ins w:id="13560" w:author="Rev 10 Allen Wirfs-Brock" w:date="2012-09-07T09:26:00Z">
        <w:r>
          <w:rPr>
            <w:rStyle w:val="CommentReference"/>
            <w:rFonts w:ascii="Arial" w:eastAsia="MS Mincho" w:hAnsi="Arial"/>
            <w:i w:val="0"/>
            <w:lang w:eastAsia="ja-JP"/>
          </w:rPr>
          <w:commentReference w:id="13558"/>
        </w:r>
      </w:ins>
      <w:ins w:id="13561" w:author="Rev 10 Allen Wirfs-Brock" w:date="2012-09-07T09:23:00Z">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ins>
    </w:p>
    <w:p w:rsidR="000F5540" w:rsidRPr="00E77497" w:rsidRDefault="000F5540" w:rsidP="000F5540">
      <w:pPr>
        <w:pStyle w:val="SyntaxRule"/>
        <w:rPr>
          <w:ins w:id="13562" w:author="Rev 10 Allen Wirfs-Brock" w:date="2012-09-07T09:30:00Z"/>
        </w:rPr>
      </w:pPr>
      <w:ins w:id="13563" w:author="Rev 10 Allen Wirfs-Brock" w:date="2012-09-07T09:30:00Z">
        <w:r w:rsidRPr="00E77497">
          <w:t xml:space="preserve">MemberExpression </w:t>
        </w:r>
        <w:r w:rsidRPr="00E77497">
          <w:rPr>
            <w:rFonts w:ascii="Arial" w:hAnsi="Arial" w:cs="Arial"/>
            <w:b/>
            <w:i w:val="0"/>
          </w:rPr>
          <w:t>:</w:t>
        </w:r>
      </w:ins>
    </w:p>
    <w:p w:rsidR="000F5540" w:rsidRPr="00E77497" w:rsidRDefault="000F5540" w:rsidP="000F5540">
      <w:pPr>
        <w:pStyle w:val="SyntaxDefinition"/>
        <w:rPr>
          <w:ins w:id="13564" w:author="Rev 10 Allen Wirfs-Brock" w:date="2012-09-07T09:30:00Z"/>
        </w:rPr>
      </w:pPr>
      <w:ins w:id="13565" w:author="Rev 10 Allen Wirfs-Brock" w:date="2012-09-07T09:30:00Z">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rsidR="00C06040" w:rsidRPr="00E77497" w:rsidRDefault="00C06040" w:rsidP="00C06040">
      <w:pPr>
        <w:pStyle w:val="Alg4"/>
        <w:numPr>
          <w:ilvl w:val="0"/>
          <w:numId w:val="967"/>
        </w:numPr>
        <w:spacing w:after="220"/>
        <w:contextualSpacing/>
        <w:rPr>
          <w:ins w:id="13566" w:author="Rev 10 Allen Wirfs-Brock" w:date="2012-09-07T09:21:00Z"/>
        </w:rPr>
      </w:pPr>
      <w:ins w:id="13567" w:author="Rev 10 Allen Wirfs-Brock" w:date="2012-09-07T09:21:00Z">
        <w:r w:rsidRPr="00E77497">
          <w:t xml:space="preserve">Return </w:t>
        </w:r>
      </w:ins>
      <w:ins w:id="13568" w:author="Rev 10 Allen Wirfs-Brock" w:date="2012-09-07T09:24:00Z">
        <w:r>
          <w:rPr>
            <w:b/>
          </w:rPr>
          <w:t>true</w:t>
        </w:r>
      </w:ins>
      <w:ins w:id="13569" w:author="Rev 10 Allen Wirfs-Brock" w:date="2012-09-07T09:21:00Z">
        <w:r w:rsidRPr="00E77497">
          <w:t>.</w:t>
        </w:r>
      </w:ins>
    </w:p>
    <w:p w:rsidR="00C06040" w:rsidRPr="00E77497" w:rsidRDefault="00C06040" w:rsidP="000F5540">
      <w:pPr>
        <w:pStyle w:val="SyntaxRule"/>
        <w:spacing w:after="240"/>
        <w:contextualSpacing/>
        <w:rPr>
          <w:ins w:id="13570" w:author="Rev 10 Allen Wirfs-Brock" w:date="2012-09-07T09:24:00Z"/>
        </w:rPr>
      </w:pPr>
      <w:ins w:id="13571" w:author="Rev 10 Allen Wirfs-Brock" w:date="2012-09-07T09:24:00Z">
        <w:r w:rsidRPr="00E77497">
          <w:t xml:space="preserve">CallExpression </w:t>
        </w:r>
        <w:r w:rsidRPr="00E77497">
          <w:rPr>
            <w:rFonts w:ascii="Arial" w:hAnsi="Arial"/>
            <w:b/>
            <w:i w:val="0"/>
          </w:rPr>
          <w:t>:</w:t>
        </w:r>
      </w:ins>
      <w:ins w:id="13572" w:author="Rev 10 Allen Wirfs-Brock" w:date="2012-09-07T09:28:00Z">
        <w:r>
          <w:rPr>
            <w:rFonts w:ascii="Arial" w:hAnsi="Arial"/>
            <w:b/>
            <w:i w:val="0"/>
          </w:rPr>
          <w:t xml:space="preserve"> </w:t>
        </w:r>
      </w:ins>
      <w:ins w:id="13573" w:author="Rev 10 Allen Wirfs-Brock" w:date="2012-09-07T09:24:00Z">
        <w:r>
          <w:t>CallExpression  TemplateLiteral</w:t>
        </w:r>
        <w:r w:rsidRPr="00EB368B">
          <w:rPr>
            <w:rFonts w:ascii="Courier New" w:hAnsi="Courier New"/>
            <w:b/>
            <w:i w:val="0"/>
          </w:rPr>
          <w:t xml:space="preserve"> </w:t>
        </w:r>
      </w:ins>
    </w:p>
    <w:p w:rsidR="00C06040" w:rsidRPr="00E77497" w:rsidRDefault="00C06040" w:rsidP="000F5540">
      <w:pPr>
        <w:pStyle w:val="SyntaxRule"/>
        <w:spacing w:after="240"/>
        <w:contextualSpacing/>
        <w:rPr>
          <w:ins w:id="13574" w:author="Rev 10 Allen Wirfs-Brock" w:date="2012-09-07T09:28:00Z"/>
        </w:rPr>
      </w:pPr>
      <w:ins w:id="13575" w:author="Rev 10 Allen Wirfs-Brock" w:date="2012-09-07T09:28:00Z">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ins>
    </w:p>
    <w:p w:rsidR="000F5540" w:rsidRPr="00E77497" w:rsidRDefault="000F5540" w:rsidP="000F5540">
      <w:pPr>
        <w:pStyle w:val="SyntaxRule"/>
        <w:spacing w:after="240"/>
        <w:rPr>
          <w:ins w:id="13576" w:author="Rev 10 Allen Wirfs-Brock" w:date="2012-09-07T09:32:00Z"/>
        </w:rPr>
      </w:pPr>
      <w:ins w:id="13577" w:author="Rev 10 Allen Wirfs-Brock" w:date="2012-09-07T09:32:00Z">
        <w:r w:rsidRPr="00E77497">
          <w:t xml:space="preserve">MemberExpression </w:t>
        </w:r>
        <w:r w:rsidRPr="00E77497">
          <w:rPr>
            <w:rFonts w:ascii="Arial" w:hAnsi="Arial" w:cs="Arial"/>
            <w:b/>
            <w:i w:val="0"/>
          </w:rPr>
          <w:t>:</w:t>
        </w:r>
      </w:ins>
      <w:ins w:id="13578" w:author="Rev 10 Allen Wirfs-Brock" w:date="2012-09-07T09:34:00Z">
        <w:r>
          <w:rPr>
            <w:rFonts w:ascii="Arial" w:hAnsi="Arial" w:cs="Arial"/>
            <w:b/>
            <w:i w:val="0"/>
          </w:rPr>
          <w:t xml:space="preserve"> </w:t>
        </w:r>
      </w:ins>
      <w:ins w:id="13579" w:author="Rev 10 Allen Wirfs-Brock" w:date="2012-09-07T09:32:00Z">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ins>
    </w:p>
    <w:p w:rsidR="00C06040" w:rsidRPr="00E77497" w:rsidRDefault="00C06040" w:rsidP="00C06040">
      <w:pPr>
        <w:pStyle w:val="Alg4"/>
        <w:numPr>
          <w:ilvl w:val="0"/>
          <w:numId w:val="968"/>
        </w:numPr>
        <w:spacing w:after="220"/>
        <w:contextualSpacing/>
        <w:rPr>
          <w:ins w:id="13580" w:author="Rev 10 Allen Wirfs-Brock" w:date="2012-09-07T09:24:00Z"/>
        </w:rPr>
      </w:pPr>
      <w:ins w:id="13581" w:author="Rev 10 Allen Wirfs-Brock" w:date="2012-09-07T09:24:00Z">
        <w:r w:rsidRPr="00E77497">
          <w:t xml:space="preserve">Return </w:t>
        </w:r>
        <w:r w:rsidRPr="00BD6E56">
          <w:rPr>
            <w:b/>
          </w:rPr>
          <w:t>false</w:t>
        </w:r>
        <w:r w:rsidRPr="00E77497">
          <w:t>.</w:t>
        </w:r>
      </w:ins>
    </w:p>
    <w:p w:rsidR="004C02EF" w:rsidRPr="00E77497" w:rsidRDefault="004C02EF" w:rsidP="003A4B22">
      <w:pPr>
        <w:pStyle w:val="Heading3"/>
        <w:numPr>
          <w:ilvl w:val="0"/>
          <w:numId w:val="0"/>
        </w:numPr>
      </w:pPr>
      <w:bookmarkStart w:id="13582" w:name="_Toc339020351"/>
      <w:r w:rsidRPr="00E77497">
        <w:t>11.2.1</w:t>
      </w:r>
      <w:r w:rsidRPr="00E77497">
        <w:tab/>
        <w:t>Property Accessor</w:t>
      </w:r>
      <w:bookmarkStart w:id="13583" w:name="_Toc382202830"/>
      <w:bookmarkStart w:id="13584" w:name="_Toc382203050"/>
      <w:bookmarkEnd w:id="13396"/>
      <w:bookmarkEnd w:id="13397"/>
      <w:bookmarkEnd w:id="13398"/>
      <w:bookmarkEnd w:id="13399"/>
      <w:bookmarkEnd w:id="13400"/>
      <w:bookmarkEnd w:id="13401"/>
      <w:bookmarkEnd w:id="13402"/>
      <w:bookmarkEnd w:id="13403"/>
      <w:bookmarkEnd w:id="13404"/>
      <w:bookmarkEnd w:id="13583"/>
      <w:bookmarkEnd w:id="13584"/>
      <w:r w:rsidRPr="00E77497">
        <w:t>s</w:t>
      </w:r>
      <w:bookmarkEnd w:id="13406"/>
      <w:bookmarkEnd w:id="13407"/>
      <w:bookmarkEnd w:id="13408"/>
      <w:bookmarkEnd w:id="13409"/>
      <w:bookmarkEnd w:id="13410"/>
      <w:bookmarkEnd w:id="13411"/>
      <w:bookmarkEnd w:id="13412"/>
      <w:bookmarkEnd w:id="13413"/>
      <w:bookmarkEnd w:id="13414"/>
      <w:bookmarkEnd w:id="13415"/>
      <w:bookmarkEnd w:id="13416"/>
      <w:bookmarkEnd w:id="13582"/>
    </w:p>
    <w:p w:rsidR="004C02EF" w:rsidRPr="00E77497" w:rsidRDefault="004C02EF" w:rsidP="004C02EF">
      <w:r w:rsidRPr="00E77497">
        <w:t>Properties are accessed by name, using either the dot notation:</w:t>
      </w:r>
    </w:p>
    <w:p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rsidR="004C02EF" w:rsidRPr="004D1BD1" w:rsidRDefault="004C02EF" w:rsidP="004C02EF">
      <w:pPr>
        <w:spacing w:after="120"/>
      </w:pPr>
      <w:r w:rsidRPr="004D1BD1">
        <w:t>or the bracket notation:</w:t>
      </w:r>
    </w:p>
    <w:p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rsidR="004C02EF" w:rsidRPr="00B820AB" w:rsidRDefault="004C02EF" w:rsidP="004C02EF">
      <w:pPr>
        <w:spacing w:after="120"/>
      </w:pPr>
      <w:r w:rsidRPr="009C202C">
        <w:t>The dot notation is explained by the following</w:t>
      </w:r>
      <w:r w:rsidRPr="00B820AB">
        <w:t xml:space="preserve"> syntactic conversion:</w:t>
      </w:r>
    </w:p>
    <w:p w:rsidR="004C02EF" w:rsidRPr="00E77497" w:rsidRDefault="004C02EF" w:rsidP="004C02EF">
      <w:pPr>
        <w:pStyle w:val="SyntaxRule2"/>
        <w:spacing w:after="120"/>
      </w:pPr>
      <w:r w:rsidRPr="00675B74">
        <w:lastRenderedPageBreak/>
        <w:t xml:space="preserve">MemberExpression </w:t>
      </w:r>
      <w:r w:rsidRPr="00E77497">
        <w:rPr>
          <w:rFonts w:ascii="Courier New" w:hAnsi="Courier New"/>
          <w:b/>
          <w:i w:val="0"/>
        </w:rPr>
        <w:t>.</w:t>
      </w:r>
      <w:r w:rsidRPr="00E77497">
        <w:t xml:space="preserve"> IdentifierName</w:t>
      </w:r>
    </w:p>
    <w:p w:rsidR="004C02EF" w:rsidRPr="00E77497" w:rsidRDefault="004C02EF" w:rsidP="004C02EF">
      <w:pPr>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pPr>
        <w:spacing w:after="120"/>
      </w:pPr>
      <w:r w:rsidRPr="00E77497">
        <w:t>and similarly</w:t>
      </w:r>
    </w:p>
    <w:p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rsidR="004C02EF" w:rsidRPr="00E77497" w:rsidRDefault="004C02EF" w:rsidP="004C02EF">
      <w:pPr>
        <w:keepNext/>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rsidR="00D35EDC" w:rsidRPr="00E77497" w:rsidRDefault="00D35EDC" w:rsidP="00D35EDC">
      <w:pPr>
        <w:keepNext/>
        <w:rPr>
          <w:ins w:id="13585" w:author="Rev 4 Allen Wirfs-Brock" w:date="2011-10-15T09:27:00Z"/>
          <w:rFonts w:ascii="Helvetica" w:hAnsi="Helvetica"/>
          <w:b/>
        </w:rPr>
      </w:pPr>
      <w:ins w:id="13586"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3587"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13588" w:author="Rev 4 Allen Wirfs-Brock" w:date="2011-10-15T09:27:00Z">
        <w:r w:rsidRPr="00E77497" w:rsidDel="00D35EDC">
          <w:delText>is evaluated as follows:</w:delText>
        </w:r>
      </w:del>
      <w:bookmarkStart w:id="13589" w:name="_Toc382212446"/>
    </w:p>
    <w:p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13589"/>
      <w:r w:rsidRPr="00E77497">
        <w:t>.</w:t>
      </w:r>
      <w:bookmarkStart w:id="13590" w:name="_Toc382212447"/>
    </w:p>
    <w:p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13590"/>
      <w:r w:rsidRPr="00E77497">
        <w:t>.</w:t>
      </w:r>
      <w:bookmarkStart w:id="13591" w:name="_Toc382212448"/>
    </w:p>
    <w:p w:rsidR="00FA0122" w:rsidRDefault="006552DF" w:rsidP="00FA0122">
      <w:pPr>
        <w:pStyle w:val="Alg4"/>
        <w:numPr>
          <w:ilvl w:val="0"/>
          <w:numId w:val="59"/>
        </w:numPr>
        <w:contextualSpacing/>
        <w:rPr>
          <w:ins w:id="13592" w:author="Rev 6 Allen Wirfs-Brock" w:date="2012-02-16T13:51:00Z"/>
        </w:rPr>
      </w:pPr>
      <w:ins w:id="13593" w:author="Rev 10 Allen Wirfs-Brock" w:date="2012-08-14T14:44:00Z">
        <w:r>
          <w:t>ReturnIfAbrupt(</w:t>
        </w:r>
        <w:r w:rsidRPr="00E77497">
          <w:rPr>
            <w:i/>
          </w:rPr>
          <w:t>baseValue</w:t>
        </w:r>
        <w:r>
          <w:t>)</w:t>
        </w:r>
      </w:ins>
      <w:ins w:id="13594" w:author="Rev 6 Allen Wirfs-Brock" w:date="2012-02-16T13:51:00Z">
        <w:del w:id="13595" w:author="Rev 10 Allen Wirfs-Brock" w:date="2012-08-14T14:44:00Z">
          <w:r w:rsidR="00FA0122" w:rsidDel="006552DF">
            <w:delText xml:space="preserve">If </w:delText>
          </w:r>
          <w:r w:rsidR="00FA0122" w:rsidRPr="00E77497" w:rsidDel="006552DF">
            <w:rPr>
              <w:i/>
            </w:rPr>
            <w:delText>baseValue</w:delText>
          </w:r>
          <w:r w:rsidR="00FA0122" w:rsidRPr="00E77497" w:rsidDel="006552DF">
            <w:delText xml:space="preserve"> </w:delText>
          </w:r>
          <w:r w:rsidR="00FA0122" w:rsidDel="006552DF">
            <w:delText xml:space="preserve">is an abrupt completion, return </w:delText>
          </w:r>
          <w:r w:rsidR="00FA0122" w:rsidRPr="00E77497" w:rsidDel="006552DF">
            <w:rPr>
              <w:i/>
            </w:rPr>
            <w:delText>baseValue</w:delText>
          </w:r>
        </w:del>
        <w:r w:rsidR="00FA0122">
          <w:t>.</w:t>
        </w:r>
      </w:ins>
    </w:p>
    <w:p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13591"/>
      <w:r w:rsidRPr="00E77497">
        <w:t>.</w:t>
      </w:r>
      <w:bookmarkStart w:id="13596" w:name="_Toc382212449"/>
    </w:p>
    <w:p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13596"/>
      <w:r w:rsidRPr="00E77497">
        <w:t>.</w:t>
      </w:r>
      <w:bookmarkStart w:id="13597" w:name="_Toc382212450"/>
    </w:p>
    <w:p w:rsidR="00FA0122" w:rsidRDefault="006552DF" w:rsidP="00FA0122">
      <w:pPr>
        <w:pStyle w:val="Alg4"/>
        <w:numPr>
          <w:ilvl w:val="0"/>
          <w:numId w:val="59"/>
        </w:numPr>
        <w:contextualSpacing/>
        <w:rPr>
          <w:ins w:id="13598" w:author="Rev 6 Allen Wirfs-Brock" w:date="2012-02-16T13:52:00Z"/>
        </w:rPr>
      </w:pPr>
      <w:ins w:id="13599" w:author="Rev 10 Allen Wirfs-Brock" w:date="2012-08-14T14:45:00Z">
        <w:r>
          <w:t>ReturnIfAbrupt(</w:t>
        </w:r>
        <w:r w:rsidRPr="00E77497">
          <w:rPr>
            <w:i/>
          </w:rPr>
          <w:t>propertyNameValue</w:t>
        </w:r>
        <w:r>
          <w:t>)</w:t>
        </w:r>
      </w:ins>
      <w:ins w:id="13600" w:author="Rev 6 Allen Wirfs-Brock" w:date="2012-02-16T13:52:00Z">
        <w:del w:id="13601" w:author="Rev 10 Allen Wirfs-Brock" w:date="2012-08-14T14:45:00Z">
          <w:r w:rsidR="00FA0122" w:rsidDel="006552DF">
            <w:delText xml:space="preserve">If </w:delText>
          </w:r>
          <w:r w:rsidR="00FA0122" w:rsidRPr="00E77497" w:rsidDel="006552DF">
            <w:rPr>
              <w:i/>
            </w:rPr>
            <w:delText>propertyNameValue</w:delText>
          </w:r>
          <w:r w:rsidR="00FA0122" w:rsidRPr="00E77497" w:rsidDel="006552DF">
            <w:delText xml:space="preserve"> </w:delText>
          </w:r>
          <w:r w:rsidR="00FA0122" w:rsidDel="006552DF">
            <w:delText xml:space="preserve">is an abrupt completion, return </w:delText>
          </w:r>
        </w:del>
      </w:ins>
      <w:ins w:id="13602" w:author="Rev 6 Allen Wirfs-Brock" w:date="2012-02-16T13:53:00Z">
        <w:del w:id="13603" w:author="Rev 10 Allen Wirfs-Brock" w:date="2012-08-14T14:45:00Z">
          <w:r w:rsidR="00FA0122" w:rsidRPr="00E77497" w:rsidDel="006552DF">
            <w:rPr>
              <w:i/>
            </w:rPr>
            <w:delText>propertyNameValue</w:delText>
          </w:r>
        </w:del>
      </w:ins>
      <w:ins w:id="13604" w:author="Rev 6 Allen Wirfs-Brock" w:date="2012-02-16T13:52:00Z">
        <w:r w:rsidR="00FA0122">
          <w:t>.</w:t>
        </w:r>
      </w:ins>
    </w:p>
    <w:p w:rsidR="004C02EF" w:rsidRPr="00E77497" w:rsidRDefault="004C02EF" w:rsidP="009E3FF6">
      <w:pPr>
        <w:pStyle w:val="Alg3"/>
        <w:numPr>
          <w:ilvl w:val="0"/>
          <w:numId w:val="59"/>
        </w:numPr>
      </w:pPr>
      <w:del w:id="13605" w:author="Rev 6 Allen Wirfs-Brock" w:date="2012-02-16T13:53:00Z">
        <w:r w:rsidRPr="00E77497" w:rsidDel="00FA0122">
          <w:delText xml:space="preserve">Call </w:delText>
        </w:r>
      </w:del>
      <w:ins w:id="13606" w:author="Rev 6 Allen Wirfs-Brock" w:date="2012-02-16T13:53:00Z">
        <w:del w:id="13607" w:author="Rev 7 Allen Wirfs-Brock" w:date="2012-04-10T12:10:00Z">
          <w:r w:rsidR="00FA0122" w:rsidDel="00134DAD">
            <w:delText>If the result of</w:delText>
          </w:r>
        </w:del>
      </w:ins>
      <w:ins w:id="13608" w:author="Rev 7 Allen Wirfs-Brock" w:date="2012-04-10T12:10:00Z">
        <w:r w:rsidR="00134DAD">
          <w:t>ReturnIfAbrupt(</w:t>
        </w:r>
      </w:ins>
      <w:ins w:id="13609" w:author="Rev 6 Allen Wirfs-Brock" w:date="2012-02-16T13:53:00Z">
        <w:del w:id="13610" w:author="Rev 7 Allen Wirfs-Brock" w:date="2012-04-10T12:10:00Z">
          <w:r w:rsidR="00FA0122" w:rsidRPr="00E77497" w:rsidDel="00134DAD">
            <w:delText xml:space="preserve"> </w:delText>
          </w:r>
        </w:del>
      </w:ins>
      <w:r w:rsidRPr="00E77497">
        <w:t>CheckObjectCoercible(</w:t>
      </w:r>
      <w:r w:rsidRPr="00E77497">
        <w:rPr>
          <w:i/>
        </w:rPr>
        <w:t>baseValue</w:t>
      </w:r>
      <w:r w:rsidRPr="00E77497">
        <w:t>)</w:t>
      </w:r>
      <w:bookmarkEnd w:id="13597"/>
      <w:ins w:id="13611" w:author="Rev 6 Allen Wirfs-Brock" w:date="2012-02-16T13:53:00Z">
        <w:del w:id="13612" w:author="Rev 7 Allen Wirfs-Brock" w:date="2012-04-10T12:10:00Z">
          <w:r w:rsidR="00FA0122" w:rsidRPr="00FA0122" w:rsidDel="00134DAD">
            <w:delText xml:space="preserve"> </w:delText>
          </w:r>
          <w:r w:rsidR="00FA0122" w:rsidDel="00134DAD">
            <w:delText xml:space="preserve">is an abrupt completion, return </w:delText>
          </w:r>
        </w:del>
      </w:ins>
      <w:ins w:id="13613" w:author="Rev 6 Allen Wirfs-Brock" w:date="2012-02-16T13:54:00Z">
        <w:del w:id="13614" w:author="Rev 7 Allen Wirfs-Brock" w:date="2012-04-10T12:10:00Z">
          <w:r w:rsidR="00FA0122" w:rsidDel="00134DAD">
            <w:delText>that result</w:delText>
          </w:r>
        </w:del>
      </w:ins>
      <w:ins w:id="13615" w:author="Rev 7 Allen Wirfs-Brock" w:date="2012-04-10T12:10:00Z">
        <w:r w:rsidR="00134DAD">
          <w:t>)</w:t>
        </w:r>
      </w:ins>
      <w:r w:rsidRPr="00E77497">
        <w:t>.</w:t>
      </w:r>
      <w:bookmarkStart w:id="13616" w:name="_Toc382212451"/>
    </w:p>
    <w:p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13616"/>
      <w:r w:rsidRPr="00E77497">
        <w:t>.</w:t>
      </w:r>
      <w:bookmarkStart w:id="13617" w:name="_Toc382212452"/>
    </w:p>
    <w:p w:rsidR="004C02EF" w:rsidRPr="00E77497" w:rsidRDefault="004C02EF" w:rsidP="009E3FF6">
      <w:pPr>
        <w:pStyle w:val="Alg3"/>
        <w:numPr>
          <w:ilvl w:val="0"/>
          <w:numId w:val="59"/>
        </w:numPr>
      </w:pPr>
      <w:r w:rsidRPr="00E77497">
        <w:t>If the</w:t>
      </w:r>
      <w:ins w:id="13618" w:author="Rev 5 Allen Wirfs-Brock" w:date="2012-01-11T14:19:00Z">
        <w:r w:rsidR="000847C5">
          <w:t xml:space="preserve"> code matched by the</w:t>
        </w:r>
      </w:ins>
      <w:r w:rsidRPr="00E77497">
        <w:t xml:space="preserve"> syntactic production that is being evaluated is </w:t>
      </w:r>
      <w:del w:id="13619"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13617"/>
      <w:r w:rsidRPr="00E77497">
        <w:rPr>
          <w:i/>
        </w:rPr>
        <w:t>propertyNameString</w:t>
      </w:r>
      <w:r w:rsidRPr="00E77497">
        <w:t xml:space="preserve">, and whose strict mode flag is </w:t>
      </w:r>
      <w:r w:rsidRPr="00E77497">
        <w:rPr>
          <w:i/>
        </w:rPr>
        <w:t>strict</w:t>
      </w:r>
      <w:r w:rsidRPr="00E77497">
        <w:t>.</w:t>
      </w:r>
      <w:bookmarkStart w:id="13620" w:name="_Toc375031170"/>
      <w:bookmarkStart w:id="13621" w:name="_Toc381513684"/>
      <w:bookmarkStart w:id="13622" w:name="_Ref381525416"/>
      <w:bookmarkStart w:id="13623" w:name="_Toc382202834"/>
      <w:bookmarkStart w:id="13624" w:name="_Toc382212206"/>
      <w:bookmarkStart w:id="13625" w:name="_Toc382212460"/>
      <w:bookmarkStart w:id="13626" w:name="_Toc382291551"/>
    </w:p>
    <w:p w:rsidR="00D35EDC" w:rsidRPr="00E77497" w:rsidRDefault="004C02EF" w:rsidP="004C02EF">
      <w:pPr>
        <w:rPr>
          <w:ins w:id="13627" w:author="Rev 4 Allen Wirfs-Brock" w:date="2011-10-15T09:28:00Z"/>
        </w:rPr>
      </w:pPr>
      <w:del w:id="13628"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rsidR="004C02EF" w:rsidRPr="00E77497" w:rsidRDefault="004C02EF" w:rsidP="004C02EF">
      <w:del w:id="13629" w:author="Rev 4 Allen Wirfs-Brock" w:date="2011-10-15T09:28:00Z">
        <w:r w:rsidRPr="00E77497" w:rsidDel="00D35EDC">
          <w:delText xml:space="preserve">is </w:delText>
        </w:r>
      </w:del>
      <w:ins w:id="13630" w:author="Rev 4 Allen Wirfs-Brock" w:date="2011-10-15T09:28:00Z">
        <w:r w:rsidR="00D35EDC" w:rsidRPr="00E77497">
          <w:t xml:space="preserve">Is </w:t>
        </w:r>
      </w:ins>
      <w:r w:rsidRPr="00E77497">
        <w:t>evaluated in exactly the same manner</w:t>
      </w:r>
      <w:ins w:id="13631"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13632"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13633" w:name="_Toc385672189"/>
      <w:bookmarkStart w:id="13634" w:name="_Toc393690284"/>
    </w:p>
    <w:p w:rsidR="004C02EF" w:rsidRPr="00E77497" w:rsidRDefault="004C02EF" w:rsidP="003A4B22">
      <w:pPr>
        <w:pStyle w:val="Heading3"/>
        <w:numPr>
          <w:ilvl w:val="0"/>
          <w:numId w:val="0"/>
        </w:numPr>
      </w:pPr>
      <w:bookmarkStart w:id="13635" w:name="_Ref455972170"/>
      <w:bookmarkStart w:id="13636" w:name="_Ref456011197"/>
      <w:bookmarkStart w:id="13637" w:name="_Toc472818823"/>
      <w:bookmarkStart w:id="13638" w:name="_Toc235503397"/>
      <w:bookmarkStart w:id="13639" w:name="_Toc241509172"/>
      <w:bookmarkStart w:id="13640" w:name="_Toc244416659"/>
      <w:bookmarkStart w:id="13641" w:name="_Toc276631023"/>
      <w:bookmarkStart w:id="13642" w:name="_Toc339020352"/>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13620"/>
      <w:bookmarkEnd w:id="13621"/>
      <w:bookmarkEnd w:id="13622"/>
      <w:bookmarkEnd w:id="13623"/>
      <w:bookmarkEnd w:id="13624"/>
      <w:bookmarkEnd w:id="13625"/>
      <w:bookmarkEnd w:id="13626"/>
      <w:bookmarkEnd w:id="13633"/>
      <w:bookmarkEnd w:id="13634"/>
      <w:r w:rsidRPr="00E77497">
        <w:t>r</w:t>
      </w:r>
      <w:bookmarkEnd w:id="13635"/>
      <w:bookmarkEnd w:id="13636"/>
      <w:bookmarkEnd w:id="13637"/>
      <w:bookmarkEnd w:id="13638"/>
      <w:bookmarkEnd w:id="13639"/>
      <w:bookmarkEnd w:id="13640"/>
      <w:bookmarkEnd w:id="13641"/>
      <w:bookmarkEnd w:id="13642"/>
    </w:p>
    <w:p w:rsidR="00D35EDC" w:rsidRPr="00E77497" w:rsidRDefault="00D35EDC" w:rsidP="00D35EDC">
      <w:pPr>
        <w:keepNext/>
        <w:rPr>
          <w:ins w:id="13643" w:author="Rev 4 Allen Wirfs-Brock" w:date="2011-10-15T09:29:00Z"/>
          <w:rFonts w:ascii="Helvetica" w:hAnsi="Helvetica"/>
          <w:b/>
        </w:rPr>
      </w:pPr>
      <w:ins w:id="13644"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3645"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13646" w:author="Rev 4 Allen Wirfs-Brock" w:date="2011-10-15T09:29:00Z">
        <w:r w:rsidRPr="00E77497" w:rsidDel="00D35EDC">
          <w:delText>is evaluated as follows:</w:delText>
        </w:r>
      </w:del>
      <w:bookmarkStart w:id="13647" w:name="_Toc382212461"/>
    </w:p>
    <w:p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13647"/>
      <w:r w:rsidRPr="00E77497">
        <w:t>.</w:t>
      </w:r>
      <w:bookmarkStart w:id="13648" w:name="_Toc382212462"/>
    </w:p>
    <w:p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13648"/>
      <w:r w:rsidRPr="00E77497">
        <w:t>.</w:t>
      </w:r>
      <w:bookmarkStart w:id="13649" w:name="_Toc382212463"/>
    </w:p>
    <w:p w:rsidR="00FA0122" w:rsidRDefault="006552DF" w:rsidP="00FA0122">
      <w:pPr>
        <w:pStyle w:val="Alg4"/>
        <w:numPr>
          <w:ilvl w:val="0"/>
          <w:numId w:val="60"/>
        </w:numPr>
        <w:contextualSpacing/>
        <w:rPr>
          <w:ins w:id="13650" w:author="Rev 6 Allen Wirfs-Brock" w:date="2012-02-16T13:55:00Z"/>
        </w:rPr>
      </w:pPr>
      <w:ins w:id="13651" w:author="Rev 10 Allen Wirfs-Brock" w:date="2012-08-14T14:45:00Z">
        <w:r>
          <w:t>ReturnIfAbrupt(</w:t>
        </w:r>
        <w:r w:rsidRPr="00E77497">
          <w:rPr>
            <w:i/>
          </w:rPr>
          <w:t>constructor</w:t>
        </w:r>
        <w:r>
          <w:t>)</w:t>
        </w:r>
      </w:ins>
      <w:ins w:id="13652" w:author="Rev 6 Allen Wirfs-Brock" w:date="2012-02-16T13:55:00Z">
        <w:del w:id="13653" w:author="Rev 10 Allen Wirfs-Brock" w:date="2012-08-14T14:45:00Z">
          <w:r w:rsidR="00FA0122" w:rsidDel="006552DF">
            <w:delText xml:space="preserve">If </w:delText>
          </w:r>
          <w:r w:rsidR="00FA0122" w:rsidRPr="00E77497" w:rsidDel="006552DF">
            <w:rPr>
              <w:i/>
            </w:rPr>
            <w:delText>constructor</w:delText>
          </w:r>
          <w:r w:rsidR="00FA0122" w:rsidRPr="00E77497" w:rsidDel="006552DF">
            <w:delText xml:space="preserve"> </w:delText>
          </w:r>
          <w:r w:rsidR="00FA0122" w:rsidDel="006552DF">
            <w:delText xml:space="preserve">is an abrupt completion, return </w:delText>
          </w:r>
        </w:del>
      </w:ins>
      <w:ins w:id="13654" w:author="Rev 6 Allen Wirfs-Brock" w:date="2012-02-16T13:56:00Z">
        <w:del w:id="13655" w:author="Rev 10 Allen Wirfs-Brock" w:date="2012-08-14T14:45:00Z">
          <w:r w:rsidR="00FA0122" w:rsidRPr="00E77497" w:rsidDel="006552DF">
            <w:rPr>
              <w:i/>
            </w:rPr>
            <w:delText>constructor</w:delText>
          </w:r>
        </w:del>
      </w:ins>
      <w:ins w:id="13656" w:author="Rev 6 Allen Wirfs-Brock" w:date="2012-02-16T13:55:00Z">
        <w:r w:rsidR="00FA0122">
          <w:t>.</w:t>
        </w:r>
      </w:ins>
    </w:p>
    <w:p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13657" w:name="_Toc382212464"/>
      <w:bookmarkEnd w:id="13649"/>
      <w:r w:rsidRPr="00E77497">
        <w:t xml:space="preserve">throw a </w:t>
      </w:r>
      <w:r w:rsidRPr="00E77497">
        <w:rPr>
          <w:b/>
        </w:rPr>
        <w:t>TypeError</w:t>
      </w:r>
      <w:r w:rsidRPr="00E77497">
        <w:t xml:space="preserve"> exception.</w:t>
      </w:r>
    </w:p>
    <w:p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13657"/>
      <w:r w:rsidRPr="00E77497">
        <w:t xml:space="preserve">throw a </w:t>
      </w:r>
      <w:r w:rsidRPr="00E77497">
        <w:rPr>
          <w:b/>
        </w:rPr>
        <w:t>TypeError</w:t>
      </w:r>
      <w:r w:rsidRPr="00E77497">
        <w:t xml:space="preserve"> exception.</w:t>
      </w:r>
      <w:bookmarkStart w:id="13658" w:name="_Toc382212465"/>
    </w:p>
    <w:p w:rsidR="004C02EF" w:rsidRPr="00E77497" w:rsidRDefault="004C02EF" w:rsidP="009E3FF6">
      <w:pPr>
        <w:pStyle w:val="Alg3"/>
        <w:numPr>
          <w:ilvl w:val="0"/>
          <w:numId w:val="60"/>
        </w:numPr>
        <w:spacing w:after="220"/>
      </w:pPr>
      <w:commentRangeStart w:id="13659"/>
      <w:r w:rsidRPr="00E77497">
        <w:t xml:space="preserve">Return the result of calling the [[Construct]] internal method on </w:t>
      </w:r>
      <w:r w:rsidRPr="00E77497">
        <w:rPr>
          <w:i/>
        </w:rPr>
        <w:t>constructor</w:t>
      </w:r>
      <w:del w:id="13660" w:author="Rev 10 Allen Wirfs-Brock" w:date="2012-08-13T17:21:00Z">
        <w:r w:rsidRPr="00E77497" w:rsidDel="0003414D">
          <w:delText xml:space="preserve">, providing no arguments (that is, </w:delText>
        </w:r>
      </w:del>
      <w:ins w:id="13661" w:author="Rev 10 Allen Wirfs-Brock" w:date="2012-08-13T17:21:00Z">
        <w:r w:rsidR="0003414D">
          <w:t xml:space="preserve"> with </w:t>
        </w:r>
      </w:ins>
      <w:r w:rsidRPr="00E77497">
        <w:t xml:space="preserve">an empty </w:t>
      </w:r>
      <w:del w:id="13662" w:author="Rev 10 Allen Wirfs-Brock" w:date="2012-08-13T17:21:00Z">
        <w:r w:rsidRPr="00E77497" w:rsidDel="0003414D">
          <w:delText xml:space="preserve">list </w:delText>
        </w:r>
      </w:del>
      <w:ins w:id="13663" w:author="Rev 10 Allen Wirfs-Brock" w:date="2012-08-13T17:21:00Z">
        <w:r w:rsidR="0003414D">
          <w:t>L</w:t>
        </w:r>
        <w:r w:rsidR="0003414D" w:rsidRPr="00E77497">
          <w:t xml:space="preserve">ist </w:t>
        </w:r>
      </w:ins>
      <w:del w:id="13664" w:author="Rev 10 Allen Wirfs-Brock" w:date="2012-08-13T17:22:00Z">
        <w:r w:rsidRPr="00E77497" w:rsidDel="0003414D">
          <w:delText xml:space="preserve">of </w:delText>
        </w:r>
      </w:del>
      <w:ins w:id="13665" w:author="Rev 10 Allen Wirfs-Brock" w:date="2012-08-13T17:22:00Z">
        <w:r w:rsidR="0003414D">
          <w:t>as the argument</w:t>
        </w:r>
      </w:ins>
      <w:del w:id="13666" w:author="Rev 10 Allen Wirfs-Brock" w:date="2012-08-13T17:22:00Z">
        <w:r w:rsidRPr="00E77497" w:rsidDel="0003414D">
          <w:delText>arguments)</w:delText>
        </w:r>
      </w:del>
      <w:bookmarkEnd w:id="13658"/>
      <w:r w:rsidRPr="00E77497">
        <w:t>.</w:t>
      </w:r>
      <w:commentRangeEnd w:id="13659"/>
      <w:r w:rsidR="00272A6D">
        <w:rPr>
          <w:rStyle w:val="CommentReference"/>
          <w:rFonts w:ascii="Arial" w:eastAsia="MS Mincho" w:hAnsi="Arial"/>
          <w:spacing w:val="0"/>
          <w:lang w:eastAsia="ja-JP"/>
        </w:rPr>
        <w:commentReference w:id="13659"/>
      </w:r>
    </w:p>
    <w:p w:rsidR="004C02EF" w:rsidRPr="00E77497" w:rsidRDefault="004C02EF" w:rsidP="004C02EF">
      <w:del w:id="13667"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3668" w:author="Rev 4 Allen Wirfs-Brock" w:date="2011-10-15T09:29:00Z">
        <w:r w:rsidRPr="00E77497" w:rsidDel="00D35EDC">
          <w:delText>is evaluated as follows:</w:delText>
        </w:r>
      </w:del>
      <w:bookmarkStart w:id="13669" w:name="_Toc382212467"/>
    </w:p>
    <w:p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13669"/>
      <w:r w:rsidRPr="00E77497">
        <w:t>.</w:t>
      </w:r>
      <w:bookmarkStart w:id="13670" w:name="_Toc382212468"/>
    </w:p>
    <w:p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13670"/>
      <w:r w:rsidRPr="00E77497">
        <w:t>.</w:t>
      </w:r>
      <w:bookmarkStart w:id="13671" w:name="_Toc382212469"/>
    </w:p>
    <w:p w:rsidR="00FA0122" w:rsidRDefault="006552DF" w:rsidP="00FA0122">
      <w:pPr>
        <w:pStyle w:val="Alg4"/>
        <w:numPr>
          <w:ilvl w:val="0"/>
          <w:numId w:val="61"/>
        </w:numPr>
        <w:contextualSpacing/>
        <w:rPr>
          <w:ins w:id="13672" w:author="Rev 6 Allen Wirfs-Brock" w:date="2012-02-16T13:56:00Z"/>
        </w:rPr>
      </w:pPr>
      <w:ins w:id="13673" w:author="Rev 10 Allen Wirfs-Brock" w:date="2012-08-14T14:45:00Z">
        <w:r>
          <w:t>ReturnIfAbrupt(</w:t>
        </w:r>
        <w:r w:rsidRPr="00E77497">
          <w:rPr>
            <w:i/>
          </w:rPr>
          <w:t>constructor</w:t>
        </w:r>
        <w:r>
          <w:t>)</w:t>
        </w:r>
      </w:ins>
      <w:ins w:id="13674" w:author="Rev 6 Allen Wirfs-Brock" w:date="2012-02-16T13:56:00Z">
        <w:del w:id="13675" w:author="Rev 10 Allen Wirfs-Brock" w:date="2012-08-14T14:46:00Z">
          <w:r w:rsidR="00FA0122" w:rsidDel="006552DF">
            <w:delText xml:space="preserve">If </w:delText>
          </w:r>
          <w:r w:rsidR="00FA0122" w:rsidRPr="00E77497" w:rsidDel="006552DF">
            <w:rPr>
              <w:i/>
            </w:rPr>
            <w:delText>constructor</w:delText>
          </w:r>
          <w:r w:rsidR="00FA0122" w:rsidRPr="00E77497" w:rsidDel="006552DF">
            <w:delText xml:space="preserve"> </w:delText>
          </w:r>
          <w:r w:rsidR="00FA0122" w:rsidDel="006552DF">
            <w:delText xml:space="preserve">is an abrupt completion, return </w:delText>
          </w:r>
          <w:r w:rsidR="00FA0122" w:rsidRPr="00E77497" w:rsidDel="006552DF">
            <w:rPr>
              <w:i/>
            </w:rPr>
            <w:delText>constructor</w:delText>
          </w:r>
        </w:del>
        <w:r w:rsidR="00FA0122">
          <w:t>.</w:t>
        </w:r>
      </w:ins>
    </w:p>
    <w:p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del w:id="13676" w:author="Rev 10 Allen Wirfs-Brock" w:date="2012-08-13T17:22:00Z">
        <w:r w:rsidRPr="00E77497" w:rsidDel="0003414D">
          <w:delText xml:space="preserve">list </w:delText>
        </w:r>
      </w:del>
      <w:ins w:id="13677" w:author="Rev 10 Allen Wirfs-Brock" w:date="2012-08-13T17:22:00Z">
        <w:r w:rsidR="0003414D">
          <w:t>L</w:t>
        </w:r>
        <w:r w:rsidR="0003414D" w:rsidRPr="00E77497">
          <w:t xml:space="preserve">ist </w:t>
        </w:r>
      </w:ins>
      <w:r w:rsidRPr="00E77497">
        <w:t>of argument values (11.2.4)</w:t>
      </w:r>
      <w:bookmarkEnd w:id="13671"/>
      <w:r w:rsidRPr="00E77497">
        <w:t>.</w:t>
      </w:r>
      <w:bookmarkStart w:id="13678" w:name="_Toc382212470"/>
    </w:p>
    <w:p w:rsidR="00FA0122" w:rsidRDefault="006552DF" w:rsidP="00FA0122">
      <w:pPr>
        <w:pStyle w:val="Alg4"/>
        <w:numPr>
          <w:ilvl w:val="0"/>
          <w:numId w:val="61"/>
        </w:numPr>
        <w:contextualSpacing/>
        <w:rPr>
          <w:ins w:id="13679" w:author="Rev 6 Allen Wirfs-Brock" w:date="2012-02-16T13:58:00Z"/>
        </w:rPr>
      </w:pPr>
      <w:ins w:id="13680" w:author="Rev 10 Allen Wirfs-Brock" w:date="2012-08-14T14:46:00Z">
        <w:r>
          <w:t>ReturnIfAbrupt(</w:t>
        </w:r>
        <w:r w:rsidRPr="00E77497">
          <w:rPr>
            <w:i/>
          </w:rPr>
          <w:t>argList</w:t>
        </w:r>
        <w:r>
          <w:t>)</w:t>
        </w:r>
      </w:ins>
      <w:ins w:id="13681" w:author="Rev 6 Allen Wirfs-Brock" w:date="2012-02-16T13:58:00Z">
        <w:del w:id="13682" w:author="Rev 10 Allen Wirfs-Brock" w:date="2012-08-14T14:46:00Z">
          <w:r w:rsidR="00FA0122" w:rsidDel="006552DF">
            <w:delText xml:space="preserve">If </w:delText>
          </w:r>
          <w:r w:rsidR="00FA0122" w:rsidRPr="00E77497" w:rsidDel="006552DF">
            <w:rPr>
              <w:i/>
            </w:rPr>
            <w:delText>argList</w:delText>
          </w:r>
          <w:r w:rsidR="00FA0122" w:rsidRPr="00E77497" w:rsidDel="006552DF">
            <w:delText xml:space="preserve"> </w:delText>
          </w:r>
          <w:r w:rsidR="00FA0122" w:rsidDel="006552DF">
            <w:delText xml:space="preserve">is an abrupt completion, return </w:delText>
          </w:r>
          <w:r w:rsidR="00FA0122" w:rsidRPr="00E77497" w:rsidDel="006552DF">
            <w:rPr>
              <w:i/>
            </w:rPr>
            <w:delText>argList</w:delText>
          </w:r>
        </w:del>
        <w:r w:rsidR="00FA0122">
          <w:t>.</w:t>
        </w:r>
      </w:ins>
    </w:p>
    <w:p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13678"/>
      <w:r w:rsidRPr="00E77497">
        <w:t xml:space="preserve">throw a </w:t>
      </w:r>
      <w:r w:rsidRPr="00E77497">
        <w:rPr>
          <w:b/>
        </w:rPr>
        <w:t>TypeError</w:t>
      </w:r>
      <w:r w:rsidRPr="00E77497">
        <w:t xml:space="preserve"> exception.</w:t>
      </w:r>
      <w:bookmarkStart w:id="13683" w:name="_Toc382212471"/>
    </w:p>
    <w:p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13683"/>
      <w:r w:rsidRPr="00E77497">
        <w:t xml:space="preserve">throw a </w:t>
      </w:r>
      <w:r w:rsidRPr="00E77497">
        <w:rPr>
          <w:b/>
        </w:rPr>
        <w:t>TypeError</w:t>
      </w:r>
      <w:r w:rsidRPr="00E77497">
        <w:t xml:space="preserve"> exception.</w:t>
      </w:r>
      <w:bookmarkStart w:id="13684" w:name="_Toc382212472"/>
    </w:p>
    <w:p w:rsidR="004C02EF" w:rsidRPr="00E77497" w:rsidRDefault="004C02EF" w:rsidP="009E3FF6">
      <w:pPr>
        <w:pStyle w:val="Alg3"/>
        <w:numPr>
          <w:ilvl w:val="0"/>
          <w:numId w:val="61"/>
        </w:numPr>
        <w:spacing w:after="220"/>
      </w:pPr>
      <w:r w:rsidRPr="00E77497">
        <w:lastRenderedPageBreak/>
        <w:t xml:space="preserve">Return the result of calling the [[Construct]] internal method on </w:t>
      </w:r>
      <w:r w:rsidRPr="00E77497">
        <w:rPr>
          <w:i/>
        </w:rPr>
        <w:t>constructor</w:t>
      </w:r>
      <w:r w:rsidRPr="00E77497">
        <w:t xml:space="preserve">, </w:t>
      </w:r>
      <w:del w:id="13685" w:author="Rev 10 Allen Wirfs-Brock" w:date="2012-08-13T17:23:00Z">
        <w:r w:rsidRPr="00E77497" w:rsidDel="0003414D">
          <w:delText xml:space="preserve">providing the </w:delText>
        </w:r>
      </w:del>
      <w:del w:id="13686" w:author="Rev 10 Allen Wirfs-Brock" w:date="2012-08-13T17:22:00Z">
        <w:r w:rsidRPr="00E77497" w:rsidDel="0003414D">
          <w:delText xml:space="preserve">list </w:delText>
        </w:r>
      </w:del>
      <w:ins w:id="13687" w:author="Rev 10 Allen Wirfs-Brock" w:date="2012-08-13T17:23:00Z">
        <w:r w:rsidR="0003414D">
          <w:t xml:space="preserve">passing </w:t>
        </w:r>
      </w:ins>
      <w:ins w:id="13688" w:author="Rev 10 Allen Wirfs-Brock" w:date="2012-08-13T17:22:00Z">
        <w:r w:rsidR="0003414D" w:rsidRPr="00E77497">
          <w:t xml:space="preserve"> </w:t>
        </w:r>
      </w:ins>
      <w:r w:rsidRPr="00E77497">
        <w:rPr>
          <w:i/>
        </w:rPr>
        <w:t>argList</w:t>
      </w:r>
      <w:r w:rsidRPr="00E77497">
        <w:t xml:space="preserve"> as the argument</w:t>
      </w:r>
      <w:del w:id="13689" w:author="Rev 10 Allen Wirfs-Brock" w:date="2012-08-13T17:23:00Z">
        <w:r w:rsidRPr="00E77497" w:rsidDel="0003414D">
          <w:delText xml:space="preserve"> values</w:delText>
        </w:r>
      </w:del>
      <w:bookmarkEnd w:id="13684"/>
      <w:r w:rsidRPr="00E77497">
        <w:t>.</w:t>
      </w:r>
      <w:bookmarkStart w:id="13690" w:name="_Toc382212473"/>
    </w:p>
    <w:p w:rsidR="004C02EF" w:rsidRPr="00E77497" w:rsidRDefault="004C02EF" w:rsidP="003A4B22">
      <w:pPr>
        <w:pStyle w:val="Heading3"/>
        <w:numPr>
          <w:ilvl w:val="0"/>
          <w:numId w:val="0"/>
        </w:numPr>
      </w:pPr>
      <w:bookmarkStart w:id="13691" w:name="_Toc375031171"/>
      <w:bookmarkStart w:id="13692" w:name="_Ref381180778"/>
      <w:bookmarkStart w:id="13693" w:name="_Toc381513685"/>
      <w:bookmarkStart w:id="13694" w:name="_Toc382202835"/>
      <w:bookmarkStart w:id="13695" w:name="_Toc382212207"/>
      <w:bookmarkStart w:id="13696" w:name="_Toc382212475"/>
      <w:bookmarkStart w:id="13697" w:name="_Toc382291552"/>
      <w:bookmarkStart w:id="13698" w:name="_Toc385672190"/>
      <w:bookmarkStart w:id="13699" w:name="_Toc393690285"/>
      <w:bookmarkStart w:id="13700" w:name="_Ref455972172"/>
      <w:bookmarkStart w:id="13701" w:name="_Ref456011203"/>
      <w:bookmarkStart w:id="13702" w:name="_Toc472818824"/>
      <w:bookmarkStart w:id="13703" w:name="_Toc235503398"/>
      <w:bookmarkStart w:id="13704" w:name="_Toc241509173"/>
      <w:bookmarkStart w:id="13705" w:name="_Toc244416660"/>
      <w:bookmarkStart w:id="13706" w:name="_Toc276631024"/>
      <w:bookmarkStart w:id="13707" w:name="_Toc339020353"/>
      <w:bookmarkEnd w:id="13690"/>
      <w:r w:rsidRPr="00E77497">
        <w:t>11.2.3</w:t>
      </w:r>
      <w:r w:rsidRPr="00E77497">
        <w:tab/>
      </w:r>
      <w:commentRangeStart w:id="13708"/>
      <w:r w:rsidRPr="00E77497">
        <w:t>Function Call</w:t>
      </w:r>
      <w:bookmarkEnd w:id="13691"/>
      <w:bookmarkEnd w:id="13692"/>
      <w:bookmarkEnd w:id="13693"/>
      <w:bookmarkEnd w:id="13694"/>
      <w:bookmarkEnd w:id="13695"/>
      <w:bookmarkEnd w:id="13696"/>
      <w:bookmarkEnd w:id="13697"/>
      <w:bookmarkEnd w:id="13698"/>
      <w:bookmarkEnd w:id="13699"/>
      <w:r w:rsidRPr="00E77497">
        <w:t>s</w:t>
      </w:r>
      <w:bookmarkEnd w:id="13700"/>
      <w:bookmarkEnd w:id="13701"/>
      <w:bookmarkEnd w:id="13702"/>
      <w:bookmarkEnd w:id="13703"/>
      <w:bookmarkEnd w:id="13704"/>
      <w:bookmarkEnd w:id="13705"/>
      <w:bookmarkEnd w:id="13706"/>
      <w:commentRangeEnd w:id="13708"/>
      <w:r w:rsidR="002B7DB5">
        <w:rPr>
          <w:rStyle w:val="CommentReference"/>
          <w:b w:val="0"/>
        </w:rPr>
        <w:commentReference w:id="13708"/>
      </w:r>
      <w:bookmarkEnd w:id="13707"/>
    </w:p>
    <w:p w:rsidR="00D35EDC" w:rsidRPr="00E77497" w:rsidRDefault="00D35EDC" w:rsidP="00D35EDC">
      <w:pPr>
        <w:keepNext/>
        <w:rPr>
          <w:ins w:id="13709" w:author="Rev 4 Allen Wirfs-Brock" w:date="2011-10-15T09:29:00Z"/>
          <w:rFonts w:ascii="Helvetica" w:hAnsi="Helvetica"/>
          <w:b/>
        </w:rPr>
      </w:pPr>
      <w:ins w:id="13710"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3711"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3712" w:author="Rev 4 Allen Wirfs-Brock" w:date="2011-10-15T09:30:00Z">
        <w:r w:rsidRPr="00E77497" w:rsidDel="00D35EDC">
          <w:delText>is evaluated as follows:</w:delText>
        </w:r>
      </w:del>
      <w:bookmarkStart w:id="13713" w:name="_Toc382212476"/>
    </w:p>
    <w:p w:rsidR="0077365B" w:rsidRPr="00E77497" w:rsidRDefault="0077365B" w:rsidP="0077365B">
      <w:pPr>
        <w:pStyle w:val="Alg3"/>
        <w:numPr>
          <w:ilvl w:val="0"/>
          <w:numId w:val="62"/>
        </w:numPr>
        <w:spacing w:after="220"/>
        <w:contextualSpacing/>
        <w:rPr>
          <w:ins w:id="13714" w:author="Rev 7 Allen Wirfs-Brock" w:date="2012-05-01T17:52:00Z"/>
        </w:rPr>
      </w:pPr>
      <w:ins w:id="13715" w:author="Rev 7 Allen Wirfs-Brock" w:date="2012-05-01T17:52:00Z">
        <w:r w:rsidRPr="00E77497">
          <w:t xml:space="preserve">Let </w:t>
        </w:r>
        <w:r w:rsidRPr="00E77497">
          <w:rPr>
            <w:i/>
          </w:rPr>
          <w:t>ref</w:t>
        </w:r>
        <w:r w:rsidRPr="00E77497">
          <w:t xml:space="preserve"> be the result of evaluating </w:t>
        </w:r>
        <w:r w:rsidRPr="00E77497">
          <w:rPr>
            <w:i/>
          </w:rPr>
          <w:t>MemberExpression</w:t>
        </w:r>
        <w:r w:rsidRPr="00E77497">
          <w:t>.</w:t>
        </w:r>
      </w:ins>
    </w:p>
    <w:p w:rsidR="002A42B6" w:rsidRDefault="002A42B6" w:rsidP="00C814BD">
      <w:pPr>
        <w:pStyle w:val="Alg3"/>
        <w:numPr>
          <w:ilvl w:val="0"/>
          <w:numId w:val="62"/>
        </w:numPr>
        <w:spacing w:after="240"/>
        <w:contextualSpacing/>
        <w:rPr>
          <w:ins w:id="13716" w:author="Rev 9 Allen Wirfs-Brock" w:date="2012-06-29T12:28:00Z"/>
        </w:rPr>
      </w:pPr>
      <w:ins w:id="13717" w:author="Rev 9 Allen Wirfs-Brock" w:date="2012-06-29T12:29:00Z">
        <w:r>
          <w:t xml:space="preserve">If this </w:t>
        </w:r>
        <w:r w:rsidRPr="00C814BD">
          <w:rPr>
            <w:i/>
          </w:rPr>
          <w:t>CallExpression</w:t>
        </w:r>
        <w:r>
          <w:t xml:space="preserve"> is in</w:t>
        </w:r>
      </w:ins>
      <w:ins w:id="13718" w:author="Rev 9 Allen Wirfs-Brock" w:date="2012-06-29T12:42:00Z">
        <w:r>
          <w:t xml:space="preserve"> a</w:t>
        </w:r>
      </w:ins>
      <w:ins w:id="13719" w:author="Rev 9 Allen Wirfs-Brock" w:date="2012-06-29T12:29:00Z">
        <w:r>
          <w:t xml:space="preserve"> tail position</w:t>
        </w:r>
      </w:ins>
      <w:ins w:id="13720" w:author="Rev 9 Allen Wirfs-Brock" w:date="2012-06-29T12:42:00Z">
        <w:r>
          <w:t xml:space="preserve"> (</w:t>
        </w:r>
      </w:ins>
      <w:ins w:id="13721" w:author="Rev 9 Allen Wirfs-Brock" w:date="2012-06-29T12:43:00Z">
        <w:r w:rsidR="00C814BD">
          <w:t xml:space="preserve">13.7)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ins>
    </w:p>
    <w:p w:rsidR="0077365B" w:rsidRPr="00E77497" w:rsidRDefault="0077365B" w:rsidP="0077365B">
      <w:pPr>
        <w:pStyle w:val="Alg3"/>
        <w:numPr>
          <w:ilvl w:val="0"/>
          <w:numId w:val="62"/>
        </w:numPr>
        <w:spacing w:after="240"/>
        <w:rPr>
          <w:ins w:id="13722" w:author="Rev 7 Allen Wirfs-Brock" w:date="2012-05-01T17:52:00Z"/>
        </w:rPr>
      </w:pPr>
      <w:ins w:id="13723" w:author="Rev 7 Allen Wirfs-Brock" w:date="2012-05-01T17:52:00Z">
        <w:r>
          <w:t>Return the result of</w:t>
        </w:r>
      </w:ins>
      <w:ins w:id="13724" w:author="Rev 7 Allen Wirfs-Brock" w:date="2012-05-01T17:53:00Z">
        <w:r>
          <w:t xml:space="preserve"> the abstract operation</w:t>
        </w:r>
      </w:ins>
      <w:ins w:id="13725" w:author="Rev 7 Allen Wirfs-Brock" w:date="2012-05-01T17:52:00Z">
        <w:r>
          <w:t xml:space="preserve"> Evalu</w:t>
        </w:r>
      </w:ins>
      <w:ins w:id="13726" w:author="Rev 9 Allen Wirfs-Brock" w:date="2012-07-04T16:37:00Z">
        <w:r w:rsidR="00256B2E">
          <w:t>a</w:t>
        </w:r>
      </w:ins>
      <w:ins w:id="13727" w:author="Rev 7 Allen Wirfs-Brock" w:date="2012-05-01T17:52:00Z">
        <w:r>
          <w:t>te</w:t>
        </w:r>
        <w:del w:id="13728" w:author="Rev 9 Allen Wirfs-Brock" w:date="2012-07-04T16:37:00Z">
          <w:r w:rsidDel="00256B2E">
            <w:delText xml:space="preserve"> </w:delText>
          </w:r>
        </w:del>
        <w:r>
          <w:t>Call</w:t>
        </w:r>
      </w:ins>
      <w:ins w:id="13729" w:author="Rev 7 Allen Wirfs-Brock" w:date="2012-05-01T17:53:00Z">
        <w:r>
          <w:t xml:space="preserve"> with arguments </w:t>
        </w:r>
        <w:r w:rsidRPr="0077365B">
          <w:rPr>
            <w:i/>
          </w:rPr>
          <w:t>ref</w:t>
        </w:r>
        <w:del w:id="13730" w:author="Rev 9 Allen Wirfs-Brock" w:date="2012-06-29T12:44:00Z">
          <w:r w:rsidDel="00C814BD">
            <w:delText xml:space="preserve"> and</w:delText>
          </w:r>
        </w:del>
      </w:ins>
      <w:ins w:id="13731" w:author="Rev 9 Allen Wirfs-Brock" w:date="2012-06-29T12:44:00Z">
        <w:r w:rsidR="00C814BD">
          <w:t>,</w:t>
        </w:r>
      </w:ins>
      <w:ins w:id="13732" w:author="Rev 7 Allen Wirfs-Brock" w:date="2012-05-01T17:53:00Z">
        <w:r>
          <w:t xml:space="preserve"> </w:t>
        </w:r>
        <w:r w:rsidRPr="0077365B">
          <w:rPr>
            <w:i/>
          </w:rPr>
          <w:t>Arguments</w:t>
        </w:r>
      </w:ins>
      <w:ins w:id="13733" w:author="Rev 9 Allen Wirfs-Brock" w:date="2012-06-29T12:44:00Z">
        <w:r w:rsidR="00C814BD">
          <w:t>,</w:t>
        </w:r>
        <w:r w:rsidR="00C814BD" w:rsidRPr="00C814BD">
          <w:t xml:space="preserve"> </w:t>
        </w:r>
        <w:r w:rsidR="00C814BD">
          <w:t>and</w:t>
        </w:r>
      </w:ins>
      <w:ins w:id="13734" w:author="Rev 9 Allen Wirfs-Brock" w:date="2012-06-29T12:45:00Z">
        <w:r w:rsidR="00C814BD">
          <w:t xml:space="preserve"> </w:t>
        </w:r>
        <w:r w:rsidR="00C814BD" w:rsidRPr="00C814BD">
          <w:rPr>
            <w:i/>
          </w:rPr>
          <w:t>tailCall</w:t>
        </w:r>
      </w:ins>
      <w:ins w:id="13735" w:author="Rev 7 Allen Wirfs-Brock" w:date="2012-05-01T17:52:00Z">
        <w:r w:rsidRPr="00E77497">
          <w:t>.</w:t>
        </w:r>
      </w:ins>
    </w:p>
    <w:p w:rsidR="0077365B" w:rsidRPr="00E77497" w:rsidRDefault="0077365B" w:rsidP="0077365B">
      <w:pPr>
        <w:rPr>
          <w:ins w:id="13736" w:author="Rev 7 Allen Wirfs-Brock" w:date="2012-05-01T17:54:00Z"/>
        </w:rPr>
      </w:pPr>
      <w:ins w:id="13737" w:author="Rev 7 Allen Wirfs-Brock" w:date="2012-05-01T17:54: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rsidR="0077365B" w:rsidRPr="00E77497" w:rsidRDefault="0077365B" w:rsidP="0077365B">
      <w:pPr>
        <w:pStyle w:val="Alg3"/>
        <w:numPr>
          <w:ilvl w:val="0"/>
          <w:numId w:val="791"/>
        </w:numPr>
        <w:spacing w:after="220"/>
        <w:contextualSpacing/>
        <w:rPr>
          <w:ins w:id="13738" w:author="Rev 7 Allen Wirfs-Brock" w:date="2012-05-01T17:54:00Z"/>
        </w:rPr>
      </w:pPr>
      <w:ins w:id="13739" w:author="Rev 7 Allen Wirfs-Brock" w:date="2012-05-01T17:54:00Z">
        <w:r w:rsidRPr="00E77497">
          <w:t xml:space="preserve">Let </w:t>
        </w:r>
        <w:r w:rsidRPr="00E77497">
          <w:rPr>
            <w:i/>
          </w:rPr>
          <w:t>ref</w:t>
        </w:r>
        <w:r w:rsidRPr="00E77497">
          <w:t xml:space="preserve"> be the result of evaluating </w:t>
        </w:r>
        <w:r>
          <w:rPr>
            <w:i/>
          </w:rPr>
          <w:t>Call</w:t>
        </w:r>
        <w:r w:rsidRPr="00E77497">
          <w:rPr>
            <w:i/>
          </w:rPr>
          <w:t>Expression</w:t>
        </w:r>
        <w:r w:rsidRPr="00E77497">
          <w:t>.</w:t>
        </w:r>
      </w:ins>
    </w:p>
    <w:p w:rsidR="00C814BD" w:rsidRDefault="00C814BD" w:rsidP="00C814BD">
      <w:pPr>
        <w:pStyle w:val="Alg3"/>
        <w:numPr>
          <w:ilvl w:val="0"/>
          <w:numId w:val="791"/>
        </w:numPr>
        <w:spacing w:after="240"/>
        <w:contextualSpacing/>
        <w:rPr>
          <w:ins w:id="13740" w:author="Rev 9 Allen Wirfs-Brock" w:date="2012-06-29T12:45:00Z"/>
        </w:rPr>
      </w:pPr>
      <w:ins w:id="13741" w:author="Rev 9 Allen Wirfs-Brock" w:date="2012-06-29T12:45: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rsidR="0077365B" w:rsidRPr="00E77497" w:rsidRDefault="0077365B" w:rsidP="0077365B">
      <w:pPr>
        <w:pStyle w:val="Alg3"/>
        <w:numPr>
          <w:ilvl w:val="0"/>
          <w:numId w:val="791"/>
        </w:numPr>
        <w:spacing w:after="240"/>
        <w:rPr>
          <w:ins w:id="13742" w:author="Rev 7 Allen Wirfs-Brock" w:date="2012-05-01T17:54:00Z"/>
        </w:rPr>
      </w:pPr>
      <w:ins w:id="13743" w:author="Rev 7 Allen Wirfs-Brock" w:date="2012-05-01T17:54:00Z">
        <w:r>
          <w:t>Return the result of the abstract operation Evalu</w:t>
        </w:r>
      </w:ins>
      <w:ins w:id="13744" w:author="Rev 9 Allen Wirfs-Brock" w:date="2012-07-04T16:37:00Z">
        <w:r w:rsidR="00256B2E">
          <w:t>a</w:t>
        </w:r>
      </w:ins>
      <w:ins w:id="13745" w:author="Rev 7 Allen Wirfs-Brock" w:date="2012-05-01T17:54:00Z">
        <w:r>
          <w:t>te</w:t>
        </w:r>
        <w:del w:id="13746" w:author="Rev 9 Allen Wirfs-Brock" w:date="2012-07-04T16:37:00Z">
          <w:r w:rsidDel="00256B2E">
            <w:delText xml:space="preserve"> </w:delText>
          </w:r>
        </w:del>
        <w:r>
          <w:t xml:space="preserve">Call with arguments </w:t>
        </w:r>
        <w:r w:rsidRPr="0077365B">
          <w:rPr>
            <w:i/>
          </w:rPr>
          <w:t>ref</w:t>
        </w:r>
        <w:del w:id="13747" w:author="Rev 9 Allen Wirfs-Brock" w:date="2012-06-29T12:45:00Z">
          <w:r w:rsidDel="00C814BD">
            <w:delText xml:space="preserve"> and</w:delText>
          </w:r>
        </w:del>
      </w:ins>
      <w:ins w:id="13748" w:author="Rev 9 Allen Wirfs-Brock" w:date="2012-06-29T12:45:00Z">
        <w:r w:rsidR="00C814BD">
          <w:t>,</w:t>
        </w:r>
      </w:ins>
      <w:ins w:id="13749" w:author="Rev 7 Allen Wirfs-Brock" w:date="2012-05-01T17:54:00Z">
        <w:r>
          <w:t xml:space="preserve"> </w:t>
        </w:r>
        <w:r w:rsidRPr="0077365B">
          <w:rPr>
            <w:i/>
          </w:rPr>
          <w:t>Arguments</w:t>
        </w:r>
      </w:ins>
      <w:ins w:id="13750" w:author="Rev 9 Allen Wirfs-Brock" w:date="2012-06-29T12:45:00Z">
        <w:r w:rsidR="00C814BD">
          <w:t>,</w:t>
        </w:r>
        <w:r w:rsidR="00C814BD" w:rsidRPr="00C814BD">
          <w:t xml:space="preserve"> </w:t>
        </w:r>
        <w:r w:rsidR="00C814BD">
          <w:t xml:space="preserve">and </w:t>
        </w:r>
        <w:r w:rsidR="00C814BD" w:rsidRPr="00C814BD">
          <w:rPr>
            <w:i/>
          </w:rPr>
          <w:t>tailCall</w:t>
        </w:r>
      </w:ins>
      <w:ins w:id="13751" w:author="Rev 7 Allen Wirfs-Brock" w:date="2012-05-01T17:54:00Z">
        <w:r w:rsidRPr="00E77497">
          <w:t>.</w:t>
        </w:r>
      </w:ins>
    </w:p>
    <w:p w:rsidR="000612CE" w:rsidRDefault="000612CE" w:rsidP="000612CE">
      <w:pPr>
        <w:rPr>
          <w:ins w:id="13752" w:author="Rev 11 Allen Wirfs-Brock" w:date="2012-10-23T15:47:00Z"/>
        </w:rPr>
      </w:pPr>
      <w:ins w:id="13753" w:author="Rev 11 Allen Wirfs-Brock" w:date="2012-10-23T15:47:00Z">
        <w:r w:rsidRPr="00E77497">
          <w:rPr>
            <w:rFonts w:ascii="Helvetica" w:hAnsi="Helvetica"/>
            <w:b/>
          </w:rPr>
          <w:t xml:space="preserve">Runtime Semantics: </w:t>
        </w:r>
        <w:r w:rsidRPr="000612CE">
          <w:rPr>
            <w:rFonts w:ascii="Helvetica" w:hAnsi="Helvetica"/>
            <w:b/>
            <w:spacing w:val="6"/>
          </w:rPr>
          <w:t xml:space="preserve">EvaluateCall </w:t>
        </w:r>
        <w:r>
          <w:rPr>
            <w:rFonts w:ascii="Helvetica" w:hAnsi="Helvetica"/>
            <w:b/>
            <w:spacing w:val="6"/>
          </w:rPr>
          <w:t>Abstract Operation</w:t>
        </w:r>
      </w:ins>
    </w:p>
    <w:p w:rsidR="0077365B" w:rsidRDefault="0077365B" w:rsidP="0077365B">
      <w:pPr>
        <w:pStyle w:val="Alg3"/>
        <w:tabs>
          <w:tab w:val="clear" w:pos="360"/>
        </w:tabs>
        <w:spacing w:after="220"/>
        <w:ind w:left="0" w:firstLine="0"/>
        <w:rPr>
          <w:ins w:id="13754" w:author="Rev 7 Allen Wirfs-Brock" w:date="2012-05-01T17:48:00Z"/>
        </w:rPr>
      </w:pPr>
      <w:ins w:id="13755" w:author="Rev 7 Allen Wirfs-Brock" w:date="2012-05-01T17:48:00Z">
        <w:r>
          <w:t>The abstract operation Evalu</w:t>
        </w:r>
      </w:ins>
      <w:ins w:id="13756" w:author="Rev 9 Allen Wirfs-Brock" w:date="2012-07-04T16:36:00Z">
        <w:r w:rsidR="00256B2E">
          <w:t>a</w:t>
        </w:r>
      </w:ins>
      <w:ins w:id="13757" w:author="Rev 7 Allen Wirfs-Brock" w:date="2012-05-01T17:48:00Z">
        <w:r>
          <w:t>te</w:t>
        </w:r>
        <w:del w:id="13758" w:author="Rev 9 Allen Wirfs-Brock" w:date="2012-07-04T16:36:00Z">
          <w:r w:rsidDel="00256B2E">
            <w:delText xml:space="preserve"> </w:delText>
          </w:r>
        </w:del>
        <w:r>
          <w:t>Call takes</w:t>
        </w:r>
      </w:ins>
      <w:ins w:id="13759" w:author="Rev 7 Allen Wirfs-Brock" w:date="2012-05-01T17:50:00Z">
        <w:r>
          <w:t xml:space="preserve"> as arguments</w:t>
        </w:r>
      </w:ins>
      <w:ins w:id="13760" w:author="Rev 7 Allen Wirfs-Brock" w:date="2012-05-01T17:48:00Z">
        <w:r>
          <w:t xml:space="preserve"> a </w:t>
        </w:r>
        <w:del w:id="13761" w:author="Rev 9 Allen Wirfs-Brock" w:date="2012-07-04T16:54:00Z">
          <w:r w:rsidDel="004F49B5">
            <w:delText>Reference</w:delText>
          </w:r>
        </w:del>
      </w:ins>
      <w:ins w:id="13762" w:author="Rev 7 Allen Wirfs-Brock" w:date="2012-05-01T17:50:00Z">
        <w:del w:id="13763" w:author="Rev 9 Allen Wirfs-Brock" w:date="2012-06-29T11:07:00Z">
          <w:r w:rsidDel="0087023E">
            <w:delText>,</w:delText>
          </w:r>
        </w:del>
      </w:ins>
      <w:ins w:id="13764" w:author="Rev 9 Allen Wirfs-Brock" w:date="2012-07-04T16:54:00Z">
        <w:r w:rsidR="004F49B5">
          <w:t>value</w:t>
        </w:r>
      </w:ins>
      <w:ins w:id="13765" w:author="Rev 7 Allen Wirfs-Brock" w:date="2012-05-01T17:50:00Z">
        <w:r>
          <w:t xml:space="preserve"> </w:t>
        </w:r>
        <w:r w:rsidRPr="0077365B">
          <w:rPr>
            <w:i/>
          </w:rPr>
          <w:t>ref</w:t>
        </w:r>
        <w:r>
          <w:t xml:space="preserve">, </w:t>
        </w:r>
      </w:ins>
      <w:ins w:id="13766" w:author="Rev 7 Allen Wirfs-Brock" w:date="2012-05-01T17:48:00Z">
        <w:r>
          <w:t xml:space="preserve"> and a </w:t>
        </w:r>
      </w:ins>
      <w:ins w:id="13767" w:author="Rev 7 Allen Wirfs-Brock" w:date="2012-05-01T17:51:00Z">
        <w:r>
          <w:t xml:space="preserve">syntactic </w:t>
        </w:r>
      </w:ins>
      <w:ins w:id="13768" w:author="Rev 7 Allen Wirfs-Brock" w:date="2012-05-01T17:48:00Z">
        <w:r>
          <w:t xml:space="preserve">grammar production </w:t>
        </w:r>
      </w:ins>
      <w:ins w:id="13769" w:author="Rev 7 Allen Wirfs-Brock" w:date="2012-05-01T17:50:00Z">
        <w:r w:rsidRPr="0077365B">
          <w:rPr>
            <w:i/>
          </w:rPr>
          <w:t>arguments</w:t>
        </w:r>
      </w:ins>
      <w:ins w:id="13770" w:author="Rev 9 Allen Wirfs-Brock" w:date="2012-06-29T11:25:00Z">
        <w:r w:rsidR="00B8353C">
          <w:t xml:space="preserve">,  and a Boolean argument </w:t>
        </w:r>
        <w:r w:rsidR="00B8353C" w:rsidRPr="00B8353C">
          <w:rPr>
            <w:i/>
          </w:rPr>
          <w:t>tailPosition</w:t>
        </w:r>
      </w:ins>
      <w:ins w:id="13771" w:author="Rev 7 Allen Wirfs-Brock" w:date="2012-05-01T17:50:00Z">
        <w:r>
          <w:t>.  It performs the following steps:</w:t>
        </w:r>
      </w:ins>
    </w:p>
    <w:p w:rsidR="004C02EF" w:rsidRPr="00E77497" w:rsidDel="0087023E" w:rsidRDefault="004C02EF" w:rsidP="0087023E">
      <w:pPr>
        <w:pStyle w:val="Alg3"/>
        <w:numPr>
          <w:ilvl w:val="0"/>
          <w:numId w:val="893"/>
        </w:numPr>
        <w:spacing w:after="220"/>
        <w:contextualSpacing/>
        <w:rPr>
          <w:del w:id="13772" w:author="Rev 9 Allen Wirfs-Brock" w:date="2012-06-29T11:08:00Z"/>
        </w:rPr>
      </w:pPr>
      <w:del w:id="13773" w:author="Rev 9 Allen Wirfs-Brock" w:date="2012-06-29T11:08:00Z">
        <w:r w:rsidRPr="00E77497" w:rsidDel="0087023E">
          <w:delText xml:space="preserve">Let </w:delText>
        </w:r>
        <w:r w:rsidRPr="00E77497" w:rsidDel="0087023E">
          <w:rPr>
            <w:i/>
          </w:rPr>
          <w:delText>ref</w:delText>
        </w:r>
        <w:r w:rsidRPr="00E77497" w:rsidDel="0087023E">
          <w:delText xml:space="preserve"> be the result of evaluating </w:delText>
        </w:r>
        <w:r w:rsidRPr="00E77497" w:rsidDel="0087023E">
          <w:rPr>
            <w:i/>
          </w:rPr>
          <w:delText>MemberExpression</w:delText>
        </w:r>
        <w:bookmarkEnd w:id="13713"/>
        <w:r w:rsidRPr="00E77497" w:rsidDel="0087023E">
          <w:delText>.</w:delText>
        </w:r>
        <w:bookmarkStart w:id="13774" w:name="_Toc382212477"/>
      </w:del>
    </w:p>
    <w:p w:rsidR="004C02EF" w:rsidRPr="00E77497" w:rsidRDefault="004C02EF" w:rsidP="0087023E">
      <w:pPr>
        <w:pStyle w:val="Alg3"/>
        <w:numPr>
          <w:ilvl w:val="0"/>
          <w:numId w:val="893"/>
        </w:numPr>
      </w:pPr>
      <w:r w:rsidRPr="00E77497">
        <w:t xml:space="preserve">Let </w:t>
      </w:r>
      <w:r w:rsidRPr="00E77497">
        <w:rPr>
          <w:i/>
        </w:rPr>
        <w:t>func</w:t>
      </w:r>
      <w:r w:rsidRPr="00E77497">
        <w:t xml:space="preserve"> be GetValue(</w:t>
      </w:r>
      <w:r w:rsidRPr="00E77497">
        <w:rPr>
          <w:i/>
        </w:rPr>
        <w:t>ref</w:t>
      </w:r>
      <w:r w:rsidRPr="00E77497">
        <w:t>).</w:t>
      </w:r>
    </w:p>
    <w:p w:rsidR="00494231" w:rsidRDefault="006552DF" w:rsidP="0087023E">
      <w:pPr>
        <w:pStyle w:val="Alg4"/>
        <w:numPr>
          <w:ilvl w:val="0"/>
          <w:numId w:val="893"/>
        </w:numPr>
        <w:contextualSpacing/>
        <w:rPr>
          <w:ins w:id="13775" w:author="Rev 6 Allen Wirfs-Brock" w:date="2012-02-16T13:58:00Z"/>
        </w:rPr>
      </w:pPr>
      <w:ins w:id="13776" w:author="Rev 10 Allen Wirfs-Brock" w:date="2012-08-14T14:47:00Z">
        <w:r>
          <w:t>ReturnIfAbrupt(</w:t>
        </w:r>
        <w:r>
          <w:rPr>
            <w:i/>
          </w:rPr>
          <w:t>func</w:t>
        </w:r>
        <w:r>
          <w:t>)</w:t>
        </w:r>
      </w:ins>
      <w:ins w:id="13777" w:author="Rev 6 Allen Wirfs-Brock" w:date="2012-02-16T13:58:00Z">
        <w:del w:id="13778" w:author="Rev 10 Allen Wirfs-Brock" w:date="2012-08-14T14:47:00Z">
          <w:r w:rsidR="00494231" w:rsidDel="006552DF">
            <w:delText xml:space="preserve">If </w:delText>
          </w:r>
        </w:del>
      </w:ins>
      <w:ins w:id="13779" w:author="Rev 6 Allen Wirfs-Brock" w:date="2012-02-16T13:59:00Z">
        <w:del w:id="13780" w:author="Rev 10 Allen Wirfs-Brock" w:date="2012-08-14T14:47:00Z">
          <w:r w:rsidR="00494231" w:rsidRPr="00E77497" w:rsidDel="006552DF">
            <w:rPr>
              <w:i/>
            </w:rPr>
            <w:delText>func</w:delText>
          </w:r>
          <w:r w:rsidR="00494231" w:rsidRPr="00E77497" w:rsidDel="006552DF">
            <w:delText xml:space="preserve"> </w:delText>
          </w:r>
        </w:del>
      </w:ins>
      <w:ins w:id="13781" w:author="Rev 6 Allen Wirfs-Brock" w:date="2012-02-16T13:58:00Z">
        <w:del w:id="13782" w:author="Rev 10 Allen Wirfs-Brock" w:date="2012-08-14T14:47:00Z">
          <w:r w:rsidR="00494231" w:rsidDel="006552DF">
            <w:delText xml:space="preserve">is an abrupt completion, return </w:delText>
          </w:r>
        </w:del>
      </w:ins>
      <w:ins w:id="13783" w:author="Rev 6 Allen Wirfs-Brock" w:date="2012-02-16T13:59:00Z">
        <w:del w:id="13784" w:author="Rev 10 Allen Wirfs-Brock" w:date="2012-08-14T14:47:00Z">
          <w:r w:rsidR="00494231" w:rsidRPr="00E77497" w:rsidDel="006552DF">
            <w:rPr>
              <w:i/>
            </w:rPr>
            <w:delText>func</w:delText>
          </w:r>
        </w:del>
      </w:ins>
      <w:ins w:id="13785" w:author="Rev 6 Allen Wirfs-Brock" w:date="2012-02-16T13:58:00Z">
        <w:r w:rsidR="00494231">
          <w:t>.</w:t>
        </w:r>
      </w:ins>
    </w:p>
    <w:p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del w:id="13786" w:author="Rev 9 Allen Wirfs-Brock" w:date="2012-07-04T16:41:00Z">
        <w:r w:rsidRPr="00E77497" w:rsidDel="00256B2E">
          <w:delText xml:space="preserve">evaluating </w:delText>
        </w:r>
      </w:del>
      <w:ins w:id="13787" w:author="Rev 9 Allen Wirfs-Brock" w:date="2012-07-04T16:41:00Z">
        <w:r w:rsidR="00256B2E">
          <w:t>performing</w:t>
        </w:r>
      </w:ins>
      <w:ins w:id="13788" w:author="Rev 9 Allen Wirfs-Brock" w:date="2012-07-04T16:42:00Z">
        <w:r w:rsidR="00256B2E">
          <w:t xml:space="preserve"> </w:t>
        </w:r>
      </w:ins>
      <w:ins w:id="13789" w:author="Rev 9 Allen Wirfs-Brock" w:date="2012-07-04T16:41:00Z">
        <w:r w:rsidR="00256B2E">
          <w:t>ArgumentListEvaluation of</w:t>
        </w:r>
        <w:r w:rsidR="00256B2E" w:rsidRPr="00E77497">
          <w:t xml:space="preserve"> </w:t>
        </w:r>
      </w:ins>
      <w:del w:id="13790" w:author="Rev 11 Allen Wirfs-Brock" w:date="2012-10-23T16:52:00Z">
        <w:r w:rsidRPr="00E77497" w:rsidDel="00AF63E6">
          <w:rPr>
            <w:i/>
          </w:rPr>
          <w:delText>Arguments</w:delText>
        </w:r>
      </w:del>
      <w:ins w:id="13791" w:author="Rev 11 Allen Wirfs-Brock" w:date="2012-10-23T16:52:00Z">
        <w:r w:rsidR="00AF63E6">
          <w:rPr>
            <w:i/>
          </w:rPr>
          <w:t>a</w:t>
        </w:r>
        <w:r w:rsidR="00AF63E6" w:rsidRPr="00E77497">
          <w:rPr>
            <w:i/>
          </w:rPr>
          <w:t>rguments</w:t>
        </w:r>
      </w:ins>
      <w:del w:id="13792" w:author="Rev 9 Allen Wirfs-Brock" w:date="2012-07-04T16:42:00Z">
        <w:r w:rsidRPr="00E77497" w:rsidDel="00256B2E">
          <w:delText>, producing an internal list of argument values (see 11.2.4)</w:delText>
        </w:r>
      </w:del>
      <w:bookmarkEnd w:id="13774"/>
      <w:r w:rsidRPr="00E77497">
        <w:t>.</w:t>
      </w:r>
      <w:bookmarkStart w:id="13793" w:name="_Toc382212478"/>
    </w:p>
    <w:p w:rsidR="00494231" w:rsidRDefault="006552DF" w:rsidP="0087023E">
      <w:pPr>
        <w:pStyle w:val="Alg4"/>
        <w:numPr>
          <w:ilvl w:val="0"/>
          <w:numId w:val="893"/>
        </w:numPr>
        <w:contextualSpacing/>
        <w:rPr>
          <w:ins w:id="13794" w:author="Rev 6 Allen Wirfs-Brock" w:date="2012-02-16T13:59:00Z"/>
        </w:rPr>
      </w:pPr>
      <w:bookmarkStart w:id="13795" w:name="_Toc382212479"/>
      <w:bookmarkEnd w:id="13793"/>
      <w:ins w:id="13796" w:author="Rev 10 Allen Wirfs-Brock" w:date="2012-08-14T14:46:00Z">
        <w:r>
          <w:t>ReturnIfAbrupt(</w:t>
        </w:r>
        <w:r w:rsidRPr="00E77497">
          <w:rPr>
            <w:i/>
          </w:rPr>
          <w:t>argList</w:t>
        </w:r>
        <w:r>
          <w:t>)</w:t>
        </w:r>
      </w:ins>
      <w:ins w:id="13797" w:author="Rev 6 Allen Wirfs-Brock" w:date="2012-02-16T13:59:00Z">
        <w:del w:id="13798" w:author="Rev 10 Allen Wirfs-Brock" w:date="2012-08-14T14:46:00Z">
          <w:r w:rsidR="00494231" w:rsidDel="006552DF">
            <w:delText xml:space="preserve">If </w:delText>
          </w:r>
          <w:r w:rsidR="00494231" w:rsidRPr="00E77497" w:rsidDel="006552DF">
            <w:rPr>
              <w:i/>
            </w:rPr>
            <w:delText>argList</w:delText>
          </w:r>
          <w:r w:rsidR="00494231" w:rsidRPr="00E77497" w:rsidDel="006552DF">
            <w:delText xml:space="preserve"> </w:delText>
          </w:r>
          <w:r w:rsidR="00494231" w:rsidDel="006552DF">
            <w:delText xml:space="preserve">is an abrupt completion, return </w:delText>
          </w:r>
          <w:r w:rsidR="00494231" w:rsidRPr="00E77497" w:rsidDel="006552DF">
            <w:rPr>
              <w:i/>
            </w:rPr>
            <w:delText>argList</w:delText>
          </w:r>
        </w:del>
        <w:r w:rsidR="00494231">
          <w:t>.</w:t>
        </w:r>
      </w:ins>
    </w:p>
    <w:p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13795"/>
      <w:r w:rsidRPr="00E77497">
        <w:t xml:space="preserve">throw a </w:t>
      </w:r>
      <w:r w:rsidRPr="00E77497">
        <w:rPr>
          <w:b/>
        </w:rPr>
        <w:t>TypeError</w:t>
      </w:r>
      <w:r w:rsidRPr="00E77497">
        <w:t xml:space="preserve"> exception.</w:t>
      </w:r>
      <w:bookmarkStart w:id="13799" w:name="_Toc382212480"/>
    </w:p>
    <w:p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13799"/>
      <w:r w:rsidRPr="00E77497">
        <w:t xml:space="preserve">throw a </w:t>
      </w:r>
      <w:r w:rsidRPr="00E77497">
        <w:rPr>
          <w:b/>
        </w:rPr>
        <w:t>TypeError</w:t>
      </w:r>
      <w:r w:rsidRPr="00E77497">
        <w:t xml:space="preserve"> exception.</w:t>
      </w:r>
      <w:bookmarkStart w:id="13800" w:name="_Toc382212481"/>
    </w:p>
    <w:p w:rsidR="004C02EF" w:rsidRPr="00E77497" w:rsidRDefault="004C02EF" w:rsidP="0087023E">
      <w:pPr>
        <w:pStyle w:val="Alg3"/>
        <w:numPr>
          <w:ilvl w:val="0"/>
          <w:numId w:val="893"/>
        </w:numPr>
      </w:pPr>
      <w:r w:rsidRPr="00E77497">
        <w:t>If Type(</w:t>
      </w:r>
      <w:r w:rsidRPr="00E77497">
        <w:rPr>
          <w:i/>
        </w:rPr>
        <w:t>ref</w:t>
      </w:r>
      <w:r w:rsidRPr="00E77497">
        <w:t>) is Reference, then</w:t>
      </w:r>
      <w:bookmarkStart w:id="13801" w:name="_Toc382212482"/>
      <w:bookmarkEnd w:id="13800"/>
    </w:p>
    <w:p w:rsidR="004C02EF" w:rsidRPr="00E77497" w:rsidRDefault="004C02EF" w:rsidP="00DF767A">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w:t>
      </w:r>
      <w:del w:id="13802" w:author="Rev 7 Allen Wirfs-Brock" w:date="2012-05-01T17:28:00Z">
        <w:r w:rsidRPr="00E77497" w:rsidDel="0028262A">
          <w:delText>GetBase</w:delText>
        </w:r>
      </w:del>
      <w:ins w:id="13803" w:author="Rev 7 Allen Wirfs-Brock" w:date="2012-05-01T17:28:00Z">
        <w:r w:rsidR="0028262A" w:rsidRPr="00E77497">
          <w:t>Get</w:t>
        </w:r>
        <w:r w:rsidR="0028262A">
          <w:t>ThisValue</w:t>
        </w:r>
      </w:ins>
      <w:r w:rsidRPr="00E77497">
        <w:t>(</w:t>
      </w:r>
      <w:r w:rsidRPr="00E77497">
        <w:rPr>
          <w:i/>
        </w:rPr>
        <w:t>ref</w:t>
      </w:r>
      <w:r w:rsidRPr="00E77497">
        <w:t>).</w:t>
      </w:r>
    </w:p>
    <w:p w:rsidR="004C02EF" w:rsidRPr="00E77497" w:rsidRDefault="004C02EF" w:rsidP="00DF767A">
      <w:pPr>
        <w:pStyle w:val="Alg3"/>
        <w:numPr>
          <w:ilvl w:val="1"/>
          <w:numId w:val="893"/>
        </w:numPr>
      </w:pPr>
      <w:r w:rsidRPr="00E77497">
        <w:t xml:space="preserve">Else, the base of </w:t>
      </w:r>
      <w:r w:rsidRPr="00E77497">
        <w:rPr>
          <w:i/>
        </w:rPr>
        <w:t>ref</w:t>
      </w:r>
      <w:r w:rsidRPr="00E77497">
        <w:t xml:space="preserve"> is an Environment Record</w:t>
      </w:r>
    </w:p>
    <w:p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the result of calling the </w:t>
      </w:r>
      <w:del w:id="13804" w:author="Rev 7 Allen Wirfs-Brock" w:date="2012-04-26T08:15:00Z">
        <w:r w:rsidRPr="00E77497" w:rsidDel="00F16EA2">
          <w:delText xml:space="preserve">ImplicitThisValue </w:delText>
        </w:r>
      </w:del>
      <w:ins w:id="13805" w:author="Rev 7 Allen Wirfs-Brock" w:date="2012-04-26T08:15:00Z">
        <w:r w:rsidR="00F16EA2">
          <w:t>WithBaseObject</w:t>
        </w:r>
        <w:r w:rsidR="00F16EA2" w:rsidRPr="00E77497">
          <w:t xml:space="preserve"> </w:t>
        </w:r>
      </w:ins>
      <w:r w:rsidRPr="00E77497">
        <w:t>concrete method of GetBase(</w:t>
      </w:r>
      <w:r w:rsidRPr="00E77497">
        <w:rPr>
          <w:i/>
        </w:rPr>
        <w:t>ref</w:t>
      </w:r>
      <w:r w:rsidRPr="00E77497">
        <w:t>).</w:t>
      </w:r>
    </w:p>
    <w:p w:rsidR="004C02EF" w:rsidRPr="00E77497" w:rsidRDefault="004C02EF" w:rsidP="008002D2">
      <w:pPr>
        <w:pStyle w:val="Alg3"/>
        <w:numPr>
          <w:ilvl w:val="0"/>
          <w:numId w:val="893"/>
        </w:numPr>
      </w:pPr>
      <w:r w:rsidRPr="00E77497">
        <w:t>Else</w:t>
      </w:r>
      <w:del w:id="13806" w:author="Rev 11 Allen Wirfs-Brock" w:date="2012-10-25T10:03:00Z">
        <w:r w:rsidRPr="00E77497" w:rsidDel="008002D2">
          <w:delText>,</w:delText>
        </w:r>
      </w:del>
      <w:r w:rsidRPr="00E77497">
        <w:t xml:space="preserve"> Type(</w:t>
      </w:r>
      <w:r w:rsidRPr="00E77497">
        <w:rPr>
          <w:i/>
        </w:rPr>
        <w:t>ref</w:t>
      </w:r>
      <w:r w:rsidRPr="00E77497">
        <w:t>) is not Reference</w:t>
      </w:r>
      <w:ins w:id="13807" w:author="Rev 11 Allen Wirfs-Brock" w:date="2012-10-25T10:03:00Z">
        <w:r w:rsidR="008002D2" w:rsidRPr="00E77497">
          <w:t>,</w:t>
        </w:r>
      </w:ins>
      <w:del w:id="13808" w:author="Rev 11 Allen Wirfs-Brock" w:date="2012-10-25T10:03:00Z">
        <w:r w:rsidRPr="00E77497" w:rsidDel="008002D2">
          <w:delText>.</w:delText>
        </w:r>
      </w:del>
    </w:p>
    <w:p w:rsidR="004C02EF" w:rsidRPr="00E77497" w:rsidRDefault="004C02EF" w:rsidP="00DF767A">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rsidR="00B8353C" w:rsidRDefault="00B8353C" w:rsidP="00020C16">
      <w:pPr>
        <w:pStyle w:val="Alg3"/>
        <w:numPr>
          <w:ilvl w:val="0"/>
          <w:numId w:val="893"/>
        </w:numPr>
        <w:spacing w:after="220"/>
        <w:contextualSpacing/>
        <w:rPr>
          <w:ins w:id="13809" w:author="Rev 9 Allen Wirfs-Brock" w:date="2012-06-29T11:26:00Z"/>
        </w:rPr>
      </w:pPr>
      <w:bookmarkStart w:id="13810" w:name="_Toc382212483"/>
      <w:bookmarkEnd w:id="13801"/>
      <w:ins w:id="13811" w:author="Rev 9 Allen Wirfs-Brock" w:date="2012-06-29T11:26:00Z">
        <w:r>
          <w:t xml:space="preserve">If </w:t>
        </w:r>
        <w:r w:rsidRPr="00B8353C">
          <w:rPr>
            <w:i/>
          </w:rPr>
          <w:t>tailPosition</w:t>
        </w:r>
        <w:r>
          <w:t xml:space="preserve"> is true, then</w:t>
        </w:r>
      </w:ins>
    </w:p>
    <w:p w:rsidR="00020C16" w:rsidRDefault="00020C16" w:rsidP="00020C16">
      <w:pPr>
        <w:pStyle w:val="Alg3"/>
        <w:numPr>
          <w:ilvl w:val="1"/>
          <w:numId w:val="893"/>
        </w:numPr>
        <w:spacing w:after="220"/>
        <w:contextualSpacing/>
        <w:rPr>
          <w:ins w:id="13812" w:author="Rev 9 Allen Wirfs-Brock" w:date="2012-06-29T12:06:00Z"/>
        </w:rPr>
      </w:pPr>
      <w:ins w:id="13813" w:author="Rev 9 Allen Wirfs-Brock" w:date="2012-06-29T12:06:00Z">
        <w:r>
          <w:t xml:space="preserve">Let </w:t>
        </w:r>
      </w:ins>
      <w:ins w:id="13814" w:author="Rev 9 Allen Wirfs-Brock" w:date="2012-06-29T12:07:00Z">
        <w:r>
          <w:rPr>
            <w:i/>
          </w:rPr>
          <w:t>leaf</w:t>
        </w:r>
      </w:ins>
      <w:ins w:id="13815" w:author="Rev 9 Allen Wirfs-Brock" w:date="2012-06-29T12:06:00Z">
        <w:r w:rsidRPr="009B3B81">
          <w:rPr>
            <w:i/>
          </w:rPr>
          <w:t>Context</w:t>
        </w:r>
        <w:r>
          <w:t xml:space="preserve"> be the running</w:t>
        </w:r>
        <w:r w:rsidRPr="00E77497">
          <w:t xml:space="preserve"> </w:t>
        </w:r>
        <w:r>
          <w:t>execution context.</w:t>
        </w:r>
      </w:ins>
    </w:p>
    <w:p w:rsidR="00B8353C" w:rsidDel="00D5397D" w:rsidRDefault="00020C16" w:rsidP="00020C16">
      <w:pPr>
        <w:pStyle w:val="Alg3"/>
        <w:numPr>
          <w:ilvl w:val="1"/>
          <w:numId w:val="893"/>
        </w:numPr>
        <w:spacing w:after="220"/>
        <w:contextualSpacing/>
        <w:rPr>
          <w:ins w:id="13816" w:author="Rev 9 Allen Wirfs-Brock" w:date="2012-06-29T11:27:00Z"/>
          <w:del w:id="13817" w:author="Rev 10 Allen Wirfs-Brock" w:date="2012-09-07T13:59:00Z"/>
        </w:rPr>
      </w:pPr>
      <w:ins w:id="13818" w:author="Rev 9 Allen Wirfs-Brock" w:date="2012-06-29T12:09:00Z">
        <w:del w:id="13819" w:author="Rev 10 Allen Wirfs-Brock" w:date="2012-09-07T13:59:00Z">
          <w:r w:rsidDel="00D5397D">
            <w:delText xml:space="preserve">Let </w:delText>
          </w:r>
        </w:del>
      </w:ins>
      <w:ins w:id="13820" w:author="Rev 9 Allen Wirfs-Brock" w:date="2012-06-29T12:11:00Z">
        <w:del w:id="13821" w:author="Rev 10 Allen Wirfs-Brock" w:date="2012-09-07T13:59:00Z">
          <w:r w:rsidDel="00D5397D">
            <w:rPr>
              <w:i/>
            </w:rPr>
            <w:delText>leafC</w:delText>
          </w:r>
        </w:del>
      </w:ins>
      <w:ins w:id="13822" w:author="Rev 9 Allen Wirfs-Brock" w:date="2012-06-29T12:09:00Z">
        <w:del w:id="13823" w:author="Rev 10 Allen Wirfs-Brock" w:date="2012-09-07T13:59:00Z">
          <w:r w:rsidRPr="00020C16" w:rsidDel="00D5397D">
            <w:rPr>
              <w:i/>
            </w:rPr>
            <w:delText>all</w:delText>
          </w:r>
        </w:del>
      </w:ins>
      <w:ins w:id="13824" w:author="Rev 9 Allen Wirfs-Brock" w:date="2012-06-29T12:10:00Z">
        <w:del w:id="13825" w:author="Rev 10 Allen Wirfs-Brock" w:date="2012-09-07T13:59:00Z">
          <w:r w:rsidRPr="00020C16" w:rsidDel="00D5397D">
            <w:rPr>
              <w:i/>
            </w:rPr>
            <w:delText>er</w:delText>
          </w:r>
        </w:del>
      </w:ins>
      <w:ins w:id="13826" w:author="Rev 9 Allen Wirfs-Brock" w:date="2012-06-29T12:09:00Z">
        <w:del w:id="13827" w:author="Rev 10 Allen Wirfs-Brock" w:date="2012-09-07T13:59:00Z">
          <w:r w:rsidRPr="00020C16" w:rsidDel="00D5397D">
            <w:rPr>
              <w:i/>
            </w:rPr>
            <w:delText>Context</w:delText>
          </w:r>
          <w:r w:rsidDel="00D5397D">
            <w:delText xml:space="preserve"> be </w:delText>
          </w:r>
        </w:del>
      </w:ins>
      <w:ins w:id="13828" w:author="Rev 9 Allen Wirfs-Brock" w:date="2012-06-29T12:10:00Z">
        <w:del w:id="13829" w:author="Rev 10 Allen Wirfs-Brock" w:date="2012-09-07T13:59:00Z">
          <w:r w:rsidDel="00D5397D">
            <w:rPr>
              <w:i/>
            </w:rPr>
            <w:delText>leaf</w:delText>
          </w:r>
          <w:r w:rsidRPr="009B3B81" w:rsidDel="00D5397D">
            <w:rPr>
              <w:i/>
            </w:rPr>
            <w:delText>Context</w:delText>
          </w:r>
        </w:del>
      </w:ins>
      <w:ins w:id="13830" w:author="Rev 9 Allen Wirfs-Brock" w:date="2012-06-29T12:09:00Z">
        <w:del w:id="13831" w:author="Rev 10 Allen Wirfs-Brock" w:date="2012-09-07T13:59:00Z">
          <w:r w:rsidDel="00D5397D">
            <w:rPr>
              <w:i/>
            </w:rPr>
            <w:delText xml:space="preserve">’s </w:delText>
          </w:r>
          <w:r w:rsidRPr="001936FC" w:rsidDel="00D5397D">
            <w:delText>PreviousContext</w:delText>
          </w:r>
        </w:del>
      </w:ins>
    </w:p>
    <w:p w:rsidR="00146158" w:rsidRDefault="00146158" w:rsidP="00020C16">
      <w:pPr>
        <w:pStyle w:val="Alg3"/>
        <w:numPr>
          <w:ilvl w:val="1"/>
          <w:numId w:val="893"/>
        </w:numPr>
        <w:spacing w:after="220"/>
        <w:contextualSpacing/>
        <w:rPr>
          <w:ins w:id="13832" w:author="Rev 9 Allen Wirfs-Brock" w:date="2012-06-29T12:20:00Z"/>
        </w:rPr>
      </w:pPr>
      <w:ins w:id="13833" w:author="Rev 9 Allen Wirfs-Brock" w:date="2012-06-29T12:20:00Z">
        <w:r>
          <w:t xml:space="preserve">Suspend </w:t>
        </w:r>
        <w:r w:rsidRPr="00146158">
          <w:rPr>
            <w:i/>
          </w:rPr>
          <w:t>leafContext</w:t>
        </w:r>
        <w:r>
          <w:t>.</w:t>
        </w:r>
      </w:ins>
    </w:p>
    <w:p w:rsidR="00146158" w:rsidRDefault="00D5397D" w:rsidP="00146158">
      <w:pPr>
        <w:pStyle w:val="Alg3"/>
        <w:numPr>
          <w:ilvl w:val="1"/>
          <w:numId w:val="893"/>
        </w:numPr>
        <w:spacing w:after="220"/>
        <w:contextualSpacing/>
        <w:rPr>
          <w:ins w:id="13834" w:author="Rev 9 Allen Wirfs-Brock" w:date="2012-06-29T12:20:00Z"/>
        </w:rPr>
      </w:pPr>
      <w:ins w:id="13835" w:author="Rev 10 Allen Wirfs-Brock" w:date="2012-09-07T13:59:00Z">
        <w:r>
          <w:t xml:space="preserve">Pop </w:t>
        </w:r>
        <w:r w:rsidRPr="00D5397D">
          <w:rPr>
            <w:i/>
          </w:rPr>
          <w:t>leafContext</w:t>
        </w:r>
        <w:r>
          <w:t xml:space="preserve"> from the </w:t>
        </w:r>
      </w:ins>
      <w:ins w:id="13836" w:author="Rev 10 Allen Wirfs-Brock" w:date="2012-09-07T14:00:00Z">
        <w:r>
          <w:t xml:space="preserve">execution context </w:t>
        </w:r>
      </w:ins>
      <w:ins w:id="13837" w:author="Rev 10 Allen Wirfs-Brock" w:date="2012-09-07T13:59:00Z">
        <w:r>
          <w:t>context stack.</w:t>
        </w:r>
      </w:ins>
      <w:ins w:id="13838" w:author="Rev 10 Allen Wirfs-Brock" w:date="2012-09-07T14:01:00Z">
        <w:r w:rsidDel="00D5397D">
          <w:t xml:space="preserve"> </w:t>
        </w:r>
      </w:ins>
      <w:ins w:id="13839" w:author="Rev 9 Allen Wirfs-Brock" w:date="2012-06-29T12:12:00Z">
        <w:del w:id="13840" w:author="Rev 10 Allen Wirfs-Brock" w:date="2012-09-07T14:00:00Z">
          <w:r w:rsidR="00020C16" w:rsidDel="00D5397D">
            <w:delText xml:space="preserve">Make </w:delText>
          </w:r>
          <w:r w:rsidR="00020C16" w:rsidRPr="00020C16" w:rsidDel="00D5397D">
            <w:rPr>
              <w:i/>
            </w:rPr>
            <w:delText>leafCallerContext</w:delText>
          </w:r>
          <w:r w:rsidR="00020C16" w:rsidDel="00D5397D">
            <w:delText xml:space="preserve"> t</w:delText>
          </w:r>
        </w:del>
      </w:ins>
      <w:ins w:id="13841" w:author="Rev 10 Allen Wirfs-Brock" w:date="2012-09-07T14:00:00Z">
        <w:r>
          <w:t>T</w:t>
        </w:r>
      </w:ins>
      <w:ins w:id="13842" w:author="Rev 9 Allen Wirfs-Brock" w:date="2012-06-29T12:12:00Z">
        <w:r w:rsidR="00020C16">
          <w:t xml:space="preserve">he </w:t>
        </w:r>
      </w:ins>
      <w:ins w:id="13843" w:author="Rev 10 Allen Wirfs-Brock" w:date="2012-09-07T14:00:00Z">
        <w:r>
          <w:t>execution context</w:t>
        </w:r>
      </w:ins>
      <w:ins w:id="13844" w:author="Rev 10 Allen Wirfs-Brock" w:date="2012-09-07T14:01:00Z">
        <w:r>
          <w:t xml:space="preserve"> now on the top of the stack becomes the</w:t>
        </w:r>
      </w:ins>
      <w:ins w:id="13845" w:author="Rev 10 Allen Wirfs-Brock" w:date="2012-09-07T14:00:00Z">
        <w:r>
          <w:t xml:space="preserve"> </w:t>
        </w:r>
      </w:ins>
      <w:ins w:id="13846" w:author="Rev 9 Allen Wirfs-Brock" w:date="2012-06-29T12:12:00Z">
        <w:r w:rsidR="00020C16">
          <w:t>running execution context, however it remains in its suspended state.</w:t>
        </w:r>
      </w:ins>
    </w:p>
    <w:p w:rsidR="00146158" w:rsidRDefault="00146158" w:rsidP="00146158">
      <w:pPr>
        <w:pStyle w:val="Alg3"/>
        <w:numPr>
          <w:ilvl w:val="1"/>
          <w:numId w:val="893"/>
        </w:numPr>
        <w:spacing w:after="220"/>
        <w:contextualSpacing/>
        <w:rPr>
          <w:ins w:id="13847" w:author="Rev 9 Allen Wirfs-Brock" w:date="2012-06-29T12:19:00Z"/>
        </w:rPr>
      </w:pPr>
      <w:ins w:id="13848" w:author="Rev 9 Allen Wirfs-Brock" w:date="2012-06-29T12:19:00Z">
        <w:r>
          <w:t xml:space="preserve">Assert: </w:t>
        </w:r>
        <w:commentRangeStart w:id="13849"/>
        <w:r w:rsidRPr="00146158">
          <w:rPr>
            <w:i/>
          </w:rPr>
          <w:t>leafContext</w:t>
        </w:r>
        <w:r>
          <w:t xml:space="preserve"> has no further use.</w:t>
        </w:r>
      </w:ins>
      <w:commentRangeEnd w:id="13849"/>
      <w:ins w:id="13850" w:author="Rev 9 Allen Wirfs-Brock" w:date="2012-06-29T12:26:00Z">
        <w:r>
          <w:rPr>
            <w:rStyle w:val="CommentReference"/>
            <w:rFonts w:ascii="Arial" w:eastAsia="MS Mincho" w:hAnsi="Arial"/>
            <w:spacing w:val="0"/>
            <w:lang w:eastAsia="ja-JP"/>
          </w:rPr>
          <w:commentReference w:id="13849"/>
        </w:r>
      </w:ins>
      <w:ins w:id="13851" w:author="Rev 9 Allen Wirfs-Brock" w:date="2012-06-29T12:19:00Z">
        <w:r>
          <w:t xml:space="preserve">  It will never</w:t>
        </w:r>
      </w:ins>
      <w:ins w:id="13852" w:author="Rev 9 Allen Wirfs-Brock" w:date="2012-06-29T12:25:00Z">
        <w:r>
          <w:t xml:space="preserve"> be activated as the running execution context.</w:t>
        </w:r>
      </w:ins>
    </w:p>
    <w:p w:rsidR="00146158" w:rsidRDefault="004C02EF" w:rsidP="00192B91">
      <w:pPr>
        <w:pStyle w:val="Alg3"/>
        <w:numPr>
          <w:ilvl w:val="0"/>
          <w:numId w:val="893"/>
        </w:numPr>
        <w:spacing w:after="220"/>
        <w:contextualSpacing/>
        <w:rPr>
          <w:ins w:id="13853" w:author="Rev 9 Allen Wirfs-Brock" w:date="2012-06-29T12:17:00Z"/>
        </w:rPr>
      </w:pPr>
      <w:del w:id="13854" w:author="Rev 9 Allen Wirfs-Brock" w:date="2012-06-29T12:15:00Z">
        <w:r w:rsidRPr="00E77497" w:rsidDel="00020C16">
          <w:delText xml:space="preserve">Return </w:delText>
        </w:r>
      </w:del>
      <w:ins w:id="13855" w:author="Rev 9 Allen Wirfs-Brock" w:date="2012-06-29T12:15:00Z">
        <w:r w:rsidR="00020C16">
          <w:t xml:space="preserve">Let </w:t>
        </w:r>
        <w:r w:rsidR="00020C16" w:rsidRPr="00020C16">
          <w:rPr>
            <w:i/>
          </w:rPr>
          <w:t>result</w:t>
        </w:r>
        <w:r w:rsidR="00020C16">
          <w:t xml:space="preserve"> be</w:t>
        </w:r>
        <w:r w:rsidR="00020C16" w:rsidRPr="00E77497">
          <w:t xml:space="preserve"> </w:t>
        </w:r>
      </w:ins>
      <w:r w:rsidRPr="00E77497">
        <w:t xml:space="preserve">the result of calling the [[Call]] internal method on </w:t>
      </w:r>
      <w:r w:rsidRPr="00E77497">
        <w:rPr>
          <w:i/>
        </w:rPr>
        <w:t>func</w:t>
      </w:r>
      <w:r w:rsidRPr="00E77497">
        <w:t xml:space="preserve">, </w:t>
      </w:r>
      <w:del w:id="13856" w:author="Rev 10 Allen Wirfs-Brock" w:date="2012-08-13T17:24:00Z">
        <w:r w:rsidRPr="00E77497" w:rsidDel="0003414D">
          <w:delText xml:space="preserve">providing </w:delText>
        </w:r>
      </w:del>
      <w:ins w:id="13857" w:author="Rev 10 Allen Wirfs-Brock" w:date="2012-08-13T17:24:00Z">
        <w:r w:rsidR="0003414D">
          <w:t>passing</w:t>
        </w:r>
        <w:r w:rsidR="0003414D" w:rsidRPr="00E77497">
          <w:t xml:space="preserve"> </w:t>
        </w:r>
      </w:ins>
      <w:r w:rsidRPr="00E77497">
        <w:rPr>
          <w:i/>
        </w:rPr>
        <w:t>thisValue</w:t>
      </w:r>
      <w:r w:rsidRPr="00E77497">
        <w:t xml:space="preserve"> </w:t>
      </w:r>
      <w:ins w:id="13858" w:author="Rev 11 Allen Wirfs-Brock" w:date="2012-10-24T11:39:00Z">
        <w:r w:rsidR="00192B91">
          <w:t xml:space="preserve">as the </w:t>
        </w:r>
        <w:r w:rsidR="00192B91" w:rsidRPr="006637C6">
          <w:rPr>
            <w:i/>
          </w:rPr>
          <w:t>this</w:t>
        </w:r>
        <w:r w:rsidR="00192B91">
          <w:rPr>
            <w:i/>
          </w:rPr>
          <w:t>Argument</w:t>
        </w:r>
        <w:r w:rsidR="00192B91" w:rsidRPr="00E77497">
          <w:t xml:space="preserve"> </w:t>
        </w:r>
      </w:ins>
      <w:del w:id="13859" w:author="Rev 10 Allen Wirfs-Brock" w:date="2012-08-13T17:24:00Z">
        <w:r w:rsidRPr="00E77497" w:rsidDel="0003414D">
          <w:delText xml:space="preserve">as the </w:delText>
        </w:r>
        <w:r w:rsidRPr="00E77497" w:rsidDel="0003414D">
          <w:rPr>
            <w:b/>
          </w:rPr>
          <w:delText>this</w:delText>
        </w:r>
        <w:r w:rsidRPr="00E77497" w:rsidDel="0003414D">
          <w:delText xml:space="preserve"> value </w:delText>
        </w:r>
      </w:del>
      <w:r w:rsidRPr="00E77497">
        <w:t xml:space="preserve">and </w:t>
      </w:r>
      <w:del w:id="13860" w:author="Rev 10 Allen Wirfs-Brock" w:date="2012-08-13T17:24:00Z">
        <w:r w:rsidRPr="00E77497" w:rsidDel="0003414D">
          <w:delText xml:space="preserve">providing the list </w:delText>
        </w:r>
      </w:del>
      <w:r w:rsidRPr="00E77497">
        <w:rPr>
          <w:i/>
        </w:rPr>
        <w:t>argList</w:t>
      </w:r>
      <w:r w:rsidRPr="00E77497">
        <w:t xml:space="preserve"> as the </w:t>
      </w:r>
      <w:del w:id="13861" w:author="Rev 11 Allen Wirfs-Brock" w:date="2012-10-24T11:39:00Z">
        <w:r w:rsidRPr="00192B91" w:rsidDel="00192B91">
          <w:rPr>
            <w:i/>
            <w:iCs/>
          </w:rPr>
          <w:delText>argument values</w:delText>
        </w:r>
      </w:del>
      <w:bookmarkEnd w:id="13810"/>
      <w:ins w:id="13862" w:author="Rev 11 Allen Wirfs-Brock" w:date="2012-10-24T11:39:00Z">
        <w:r w:rsidR="00192B91">
          <w:rPr>
            <w:i/>
            <w:iCs/>
          </w:rPr>
          <w:t>argumentsList</w:t>
        </w:r>
      </w:ins>
      <w:ins w:id="13863" w:author="Rev 11 Allen Wirfs-Brock" w:date="2012-10-24T11:40:00Z">
        <w:r w:rsidR="00192B91">
          <w:t>.</w:t>
        </w:r>
      </w:ins>
      <w:del w:id="13864" w:author="Rev 9 Allen Wirfs-Brock" w:date="2012-06-29T12:17:00Z">
        <w:r w:rsidRPr="00E77497" w:rsidDel="00146158">
          <w:delText>.</w:delText>
        </w:r>
      </w:del>
      <w:bookmarkStart w:id="13865" w:name="_Toc382212484"/>
    </w:p>
    <w:p w:rsidR="00146158" w:rsidRPr="00146158" w:rsidRDefault="00146158" w:rsidP="00146158">
      <w:pPr>
        <w:pStyle w:val="Alg3"/>
        <w:numPr>
          <w:ilvl w:val="0"/>
          <w:numId w:val="893"/>
        </w:numPr>
        <w:spacing w:after="220"/>
        <w:contextualSpacing/>
        <w:rPr>
          <w:ins w:id="13866" w:author="Rev 9 Allen Wirfs-Brock" w:date="2012-06-29T12:17:00Z"/>
        </w:rPr>
      </w:pPr>
      <w:ins w:id="13867" w:author="Rev 9 Allen Wirfs-Brock" w:date="2012-06-29T12:17:00Z">
        <w:r>
          <w:t xml:space="preserve">Assert: If </w:t>
        </w:r>
        <w:r w:rsidRPr="00146158">
          <w:rPr>
            <w:i/>
          </w:rPr>
          <w:t>tailPosition</w:t>
        </w:r>
        <w:r>
          <w:t xml:space="preserve"> is true, the above call will not return here, but instead evaluation will continue with the resumption of </w:t>
        </w:r>
        <w:r w:rsidRPr="002A42B6">
          <w:rPr>
            <w:i/>
          </w:rPr>
          <w:t>leafCallerContext</w:t>
        </w:r>
        <w:r>
          <w:t xml:space="preserve"> as the running execution context.</w:t>
        </w:r>
      </w:ins>
    </w:p>
    <w:p w:rsidR="004C02EF" w:rsidRPr="00E77497" w:rsidRDefault="00146158" w:rsidP="00DF767A">
      <w:pPr>
        <w:pStyle w:val="Alg3"/>
        <w:numPr>
          <w:ilvl w:val="0"/>
          <w:numId w:val="893"/>
        </w:numPr>
        <w:spacing w:after="220"/>
        <w:contextualSpacing/>
      </w:pPr>
      <w:ins w:id="13868" w:author="Rev 9 Allen Wirfs-Brock" w:date="2012-06-29T12:17:00Z">
        <w:r>
          <w:t xml:space="preserve">Return </w:t>
        </w:r>
        <w:r w:rsidRPr="00146158">
          <w:rPr>
            <w:i/>
          </w:rPr>
          <w:t>result</w:t>
        </w:r>
        <w:r>
          <w:t>.</w:t>
        </w:r>
      </w:ins>
    </w:p>
    <w:bookmarkEnd w:id="13865"/>
    <w:p w:rsidR="004F49B5" w:rsidRDefault="004F49B5" w:rsidP="008E7E56">
      <w:pPr>
        <w:rPr>
          <w:ins w:id="13869" w:author="Rev 9 Allen Wirfs-Brock" w:date="2012-07-04T16:56:00Z"/>
        </w:rPr>
      </w:pPr>
      <w:ins w:id="13870" w:author="Rev 9 Allen Wirfs-Brock" w:date="2012-07-04T16:57:00Z">
        <w:r>
          <w:t xml:space="preserve">A tail position call must </w:t>
        </w:r>
      </w:ins>
      <w:ins w:id="13871" w:author="Rev 9 Allen Wirfs-Brock" w:date="2012-07-04T17:00:00Z">
        <w:r>
          <w:t xml:space="preserve">either </w:t>
        </w:r>
      </w:ins>
      <w:ins w:id="13872" w:author="Rev 9 Allen Wirfs-Brock" w:date="2012-07-04T16:57:00Z">
        <w:r>
          <w:t>release an</w:t>
        </w:r>
      </w:ins>
      <w:ins w:id="13873" w:author="Rev 9 Allen Wirfs-Brock" w:date="2012-07-04T17:00:00Z">
        <w:r>
          <w:t>y</w:t>
        </w:r>
      </w:ins>
      <w:ins w:id="13874" w:author="Rev 9 Allen Wirfs-Brock" w:date="2012-07-04T16:57:00Z">
        <w:r>
          <w:t xml:space="preserve"> </w:t>
        </w:r>
      </w:ins>
      <w:ins w:id="13875" w:author="Rev 9 Allen Wirfs-Brock" w:date="2012-07-04T17:03:00Z">
        <w:r>
          <w:t>transi</w:t>
        </w:r>
        <w:del w:id="13876" w:author="Rev 10 Allen Wirfs-Brock" w:date="2012-07-09T15:46:00Z">
          <w:r w:rsidDel="009E5EA0">
            <w:delText>a</w:delText>
          </w:r>
        </w:del>
      </w:ins>
      <w:ins w:id="13877" w:author="Rev 10 Allen Wirfs-Brock" w:date="2012-07-09T15:46:00Z">
        <w:r w:rsidR="009E5EA0">
          <w:t>e</w:t>
        </w:r>
      </w:ins>
      <w:ins w:id="13878" w:author="Rev 9 Allen Wirfs-Brock" w:date="2012-07-04T17:03:00Z">
        <w:r>
          <w:t>nt</w:t>
        </w:r>
      </w:ins>
      <w:ins w:id="13879" w:author="Rev 9 Allen Wirfs-Brock" w:date="2012-07-04T16:57:00Z">
        <w:r>
          <w:t xml:space="preserve"> </w:t>
        </w:r>
      </w:ins>
      <w:ins w:id="13880" w:author="Rev 9 Allen Wirfs-Brock" w:date="2012-07-04T17:03:00Z">
        <w:r w:rsidR="00AB21A6">
          <w:t xml:space="preserve">internal </w:t>
        </w:r>
      </w:ins>
      <w:ins w:id="13881" w:author="Rev 9 Allen Wirfs-Brock" w:date="2012-07-04T16:58:00Z">
        <w:r>
          <w:t>resources</w:t>
        </w:r>
      </w:ins>
      <w:ins w:id="13882" w:author="Rev 9 Allen Wirfs-Brock" w:date="2012-07-04T16:57:00Z">
        <w:r>
          <w:t xml:space="preserve"> associated </w:t>
        </w:r>
      </w:ins>
      <w:ins w:id="13883" w:author="Rev 9 Allen Wirfs-Brock" w:date="2012-07-04T16:58:00Z">
        <w:r>
          <w:t xml:space="preserve">with the currently executing function execution context before invoking </w:t>
        </w:r>
      </w:ins>
      <w:ins w:id="13884" w:author="Rev 9 Allen Wirfs-Brock" w:date="2012-07-04T17:00:00Z">
        <w:r>
          <w:t>the target function or reuse those resources in support of the target function.</w:t>
        </w:r>
      </w:ins>
      <w:ins w:id="13885" w:author="Rev 9 Allen Wirfs-Brock" w:date="2012-07-04T17:02:00Z">
        <w:r>
          <w:t xml:space="preserve"> </w:t>
        </w:r>
      </w:ins>
    </w:p>
    <w:p w:rsidR="004F49B5" w:rsidRDefault="004F49B5" w:rsidP="004C02EF">
      <w:pPr>
        <w:pStyle w:val="Note"/>
        <w:rPr>
          <w:ins w:id="13886" w:author="Rev 9 Allen Wirfs-Brock" w:date="2012-07-04T17:01:00Z"/>
        </w:rPr>
      </w:pPr>
      <w:ins w:id="13887" w:author="Rev 9 Allen Wirfs-Brock" w:date="2012-07-04T17:01:00Z">
        <w:r>
          <w:t>NOTE 1</w:t>
        </w:r>
        <w:r>
          <w:tab/>
        </w:r>
      </w:ins>
      <w:ins w:id="13888" w:author="Rev 9 Allen Wirfs-Brock" w:date="2012-07-04T17:04:00Z">
        <w:r w:rsidR="00AB21A6">
          <w:t>For example, a</w:t>
        </w:r>
      </w:ins>
      <w:ins w:id="13889" w:author="Rev 9 Allen Wirfs-Brock" w:date="2012-07-04T17:05:00Z">
        <w:r w:rsidR="00AB21A6">
          <w:t xml:space="preserve"> tail position</w:t>
        </w:r>
      </w:ins>
      <w:ins w:id="13890" w:author="Rev 9 Allen Wirfs-Brock" w:date="2012-07-04T17:04:00Z">
        <w:r w:rsidR="00AB21A6">
          <w:t xml:space="preserve"> </w:t>
        </w:r>
      </w:ins>
      <w:ins w:id="13891" w:author="Rev 9 Allen Wirfs-Brock" w:date="2012-07-04T17:06:00Z">
        <w:r w:rsidR="00AB21A6">
          <w:t>c</w:t>
        </w:r>
      </w:ins>
      <w:ins w:id="13892" w:author="Rev 9 Allen Wirfs-Brock" w:date="2012-07-04T17:04:00Z">
        <w:r w:rsidR="00AB21A6">
          <w:t xml:space="preserve">all </w:t>
        </w:r>
      </w:ins>
      <w:ins w:id="13893" w:author="Rev 9 Allen Wirfs-Brock" w:date="2012-07-04T17:07:00Z">
        <w:r w:rsidR="00AB21A6">
          <w:t>should only grow an implementation</w:t>
        </w:r>
      </w:ins>
      <w:ins w:id="13894" w:author="Rev 9 Allen Wirfs-Brock" w:date="2012-07-04T17:11:00Z">
        <w:r w:rsidR="00AB21A6">
          <w:t>’</w:t>
        </w:r>
      </w:ins>
      <w:ins w:id="13895" w:author="Rev 9 Allen Wirfs-Brock" w:date="2012-07-04T17:07:00Z">
        <w:r w:rsidR="00AB21A6">
          <w:t>s activication record stack by the amount that the size of the target function</w:t>
        </w:r>
      </w:ins>
      <w:ins w:id="13896" w:author="Rev 9 Allen Wirfs-Brock" w:date="2012-07-04T17:08:00Z">
        <w:r w:rsidR="00AB21A6">
          <w:t>’s activation record ex</w:t>
        </w:r>
      </w:ins>
      <w:ins w:id="13897" w:author="Rev 10 Allen Wirfs-Brock" w:date="2012-07-09T15:43:00Z">
        <w:r w:rsidR="009E5EA0">
          <w:t>c</w:t>
        </w:r>
      </w:ins>
      <w:ins w:id="13898" w:author="Rev 9 Allen Wirfs-Brock" w:date="2012-07-04T17:08:00Z">
        <w:r w:rsidR="00AB21A6">
          <w:t xml:space="preserve">eeds the size of the calling function’s activation record. If the target function’s activation record is </w:t>
        </w:r>
      </w:ins>
      <w:ins w:id="13899" w:author="Rev 9 Allen Wirfs-Brock" w:date="2012-07-04T17:04:00Z">
        <w:r w:rsidR="00AB21A6">
          <w:t>smaller, then the total size of the stack should decrease.</w:t>
        </w:r>
      </w:ins>
    </w:p>
    <w:p w:rsidR="004C02EF" w:rsidRPr="00E77497" w:rsidDel="0077365B" w:rsidRDefault="004C02EF" w:rsidP="004C02EF">
      <w:pPr>
        <w:rPr>
          <w:del w:id="13900" w:author="Rev 7 Allen Wirfs-Brock" w:date="2012-05-01T17:55:00Z"/>
        </w:rPr>
      </w:pPr>
      <w:commentRangeStart w:id="13901"/>
      <w:del w:id="13902" w:author="Rev 7 Allen Wirfs-Brock" w:date="2012-05-01T17:55:00Z">
        <w:r w:rsidRPr="00E77497" w:rsidDel="0077365B">
          <w:delText xml:space="preserve">The </w:delText>
        </w:r>
      </w:del>
      <w:ins w:id="13903" w:author="Rev 4 Allen Wirfs-Brock" w:date="2011-10-15T09:31:00Z">
        <w:del w:id="13904" w:author="Rev 7 Allen Wirfs-Brock" w:date="2012-05-01T17:55:00Z">
          <w:r w:rsidR="00D35EDC" w:rsidRPr="00E77497" w:rsidDel="0077365B">
            <w:delText xml:space="preserve">This </w:delText>
          </w:r>
        </w:del>
      </w:ins>
      <w:del w:id="13905" w:author="Rev 7 Allen Wirfs-Brock" w:date="2012-05-01T17:55:00Z">
        <w:r w:rsidRPr="00E77497" w:rsidDel="0077365B">
          <w:delText xml:space="preserve">production </w:delText>
        </w:r>
        <w:r w:rsidRPr="00E77497" w:rsidDel="0077365B">
          <w:rPr>
            <w:rStyle w:val="bnf"/>
          </w:rPr>
          <w:delText>CallExpression</w:delText>
        </w:r>
        <w:r w:rsidRPr="00E77497" w:rsidDel="0077365B">
          <w:delText xml:space="preserve"> </w:delText>
        </w:r>
        <w:r w:rsidRPr="00E77497" w:rsidDel="0077365B">
          <w:rPr>
            <w:b/>
          </w:rPr>
          <w:delText>:</w:delText>
        </w:r>
        <w:r w:rsidRPr="00E77497" w:rsidDel="0077365B">
          <w:delText xml:space="preserve"> </w:delText>
        </w:r>
        <w:r w:rsidRPr="00E77497" w:rsidDel="0077365B">
          <w:rPr>
            <w:rStyle w:val="bnf"/>
          </w:rPr>
          <w:delText>CallExpression</w:delText>
        </w:r>
        <w:r w:rsidRPr="00E77497" w:rsidDel="0077365B">
          <w:delText xml:space="preserve"> </w:delText>
        </w:r>
        <w:r w:rsidRPr="00E77497" w:rsidDel="0077365B">
          <w:rPr>
            <w:rStyle w:val="bnf"/>
          </w:rPr>
          <w:delText>Arguments</w:delText>
        </w:r>
        <w:r w:rsidRPr="00E77497" w:rsidDel="0077365B">
          <w:delText xml:space="preserve">  is evaluated in exactly the same manner, </w:delText>
        </w:r>
      </w:del>
      <w:ins w:id="13906" w:author="Rev 4 Allen Wirfs-Brock" w:date="2011-10-15T09:31:00Z">
        <w:del w:id="13907" w:author="Rev 7 Allen Wirfs-Brock" w:date="2012-05-01T17:55:00Z">
          <w:r w:rsidR="00D35EDC" w:rsidRPr="00E77497" w:rsidDel="0077365B">
            <w:delText xml:space="preserve"> as </w:delText>
          </w:r>
          <w:r w:rsidR="00D35EDC" w:rsidRPr="00E77497" w:rsidDel="0077365B">
            <w:rPr>
              <w:rStyle w:val="bnf"/>
            </w:rPr>
            <w:delText>CallExpression</w:delText>
          </w:r>
          <w:r w:rsidR="00D35EDC" w:rsidRPr="00E77497" w:rsidDel="0077365B">
            <w:delText xml:space="preserve"> </w:delText>
          </w:r>
          <w:r w:rsidR="00D35EDC" w:rsidRPr="00E77497" w:rsidDel="0077365B">
            <w:rPr>
              <w:b/>
            </w:rPr>
            <w:delText>:</w:delText>
          </w:r>
          <w:r w:rsidR="00D35EDC" w:rsidRPr="00E77497" w:rsidDel="0077365B">
            <w:delText xml:space="preserve"> </w:delText>
          </w:r>
          <w:r w:rsidR="00D35EDC" w:rsidRPr="00E77497" w:rsidDel="0077365B">
            <w:rPr>
              <w:rStyle w:val="bnf"/>
            </w:rPr>
            <w:delText>MemberExpression</w:delText>
          </w:r>
          <w:r w:rsidR="00D35EDC" w:rsidRPr="00E77497" w:rsidDel="0077365B">
            <w:delText xml:space="preserve"> </w:delText>
          </w:r>
          <w:r w:rsidR="00D35EDC" w:rsidRPr="00E77497" w:rsidDel="0077365B">
            <w:rPr>
              <w:rStyle w:val="bnf"/>
            </w:rPr>
            <w:delText>Arguments</w:delText>
          </w:r>
          <w:r w:rsidR="00D35EDC" w:rsidRPr="00E77497" w:rsidDel="0077365B">
            <w:delText xml:space="preserve"> </w:delText>
          </w:r>
        </w:del>
      </w:ins>
      <w:del w:id="13908" w:author="Rev 7 Allen Wirfs-Brock" w:date="2012-05-01T17:55:00Z">
        <w:r w:rsidRPr="00E77497" w:rsidDel="0077365B">
          <w:delText xml:space="preserve">except that the contained </w:delText>
        </w:r>
        <w:r w:rsidRPr="00E77497" w:rsidDel="0077365B">
          <w:rPr>
            <w:rStyle w:val="bnf"/>
          </w:rPr>
          <w:delText>CallExpression</w:delText>
        </w:r>
        <w:r w:rsidRPr="00E77497" w:rsidDel="0077365B">
          <w:delText xml:space="preserve"> is evaluated in step 1.</w:delText>
        </w:r>
      </w:del>
    </w:p>
    <w:p w:rsidR="004C02EF" w:rsidRPr="00E77497" w:rsidRDefault="004C02EF" w:rsidP="004C02EF">
      <w:pPr>
        <w:pStyle w:val="Note"/>
      </w:pPr>
      <w:r w:rsidRPr="00E77497">
        <w:t>NOTE</w:t>
      </w:r>
      <w:commentRangeEnd w:id="13901"/>
      <w:r w:rsidR="004F49B5">
        <w:rPr>
          <w:rStyle w:val="CommentReference"/>
        </w:rPr>
        <w:commentReference w:id="13901"/>
      </w:r>
      <w:ins w:id="13909" w:author="Rev 9 Allen Wirfs-Brock" w:date="2012-07-04T17:01:00Z">
        <w:r w:rsidR="004F49B5">
          <w:t xml:space="preserve"> 2</w:t>
        </w:r>
      </w:ins>
      <w:r w:rsidRPr="00E77497">
        <w:tab/>
        <w:t xml:space="preserve">The returned result will never be of type Reference if </w:t>
      </w:r>
      <w:r w:rsidRPr="00E77497">
        <w:rPr>
          <w:rFonts w:ascii="Times New Roman" w:hAnsi="Times New Roman"/>
          <w:i/>
        </w:rPr>
        <w:t>func</w:t>
      </w:r>
      <w:r w:rsidRPr="00E77497">
        <w:t xml:space="preserve"> is a</w:t>
      </w:r>
      <w:ins w:id="13910" w:author="Rev 10 Allen Wirfs-Brock" w:date="2012-07-09T15:23:00Z">
        <w:r w:rsidR="007F6FBE">
          <w:t>n</w:t>
        </w:r>
      </w:ins>
      <w:r w:rsidRPr="00E77497">
        <w:t xml:space="preserve"> </w:t>
      </w:r>
      <w:del w:id="13911" w:author="Rev 9 Allen Wirfs-Brock" w:date="2012-07-07T17:46:00Z">
        <w:r w:rsidRPr="00E77497" w:rsidDel="003D5776">
          <w:delText xml:space="preserve">native </w:delText>
        </w:r>
      </w:del>
      <w:ins w:id="13912" w:author="Rev 9 Allen Wirfs-Brock" w:date="2012-07-07T17:46:00Z">
        <w:r w:rsidR="003D5776">
          <w:t>ordinary</w:t>
        </w:r>
        <w:r w:rsidR="003D5776" w:rsidRPr="00E77497">
          <w:t xml:space="preserve"> </w:t>
        </w:r>
      </w:ins>
      <w:del w:id="13913" w:author="Rev 10 Allen Wirfs-Brock" w:date="2012-07-09T15:24:00Z">
        <w:r w:rsidRPr="00E77497" w:rsidDel="007F6FBE">
          <w:delText xml:space="preserve">ECMAScript </w:delText>
        </w:r>
      </w:del>
      <w:r w:rsidRPr="00E77497">
        <w:t>object. Whether calling a</w:t>
      </w:r>
      <w:ins w:id="13914" w:author="Rev 10 Allen Wirfs-Brock" w:date="2012-07-09T15:48:00Z">
        <w:r w:rsidR="009632C7">
          <w:t>n</w:t>
        </w:r>
      </w:ins>
      <w:r w:rsidRPr="00E77497">
        <w:t xml:space="preserve"> </w:t>
      </w:r>
      <w:del w:id="13915" w:author="Rev 9 Allen Wirfs-Brock" w:date="2012-07-07T17:46:00Z">
        <w:r w:rsidRPr="00E77497" w:rsidDel="003D5776">
          <w:delText xml:space="preserve">host </w:delText>
        </w:r>
      </w:del>
      <w:ins w:id="13916" w:author="Rev 9 Allen Wirfs-Brock" w:date="2012-07-07T17:46:00Z">
        <w:r w:rsidR="003D5776">
          <w:t>exotic</w:t>
        </w:r>
        <w:r w:rsidR="003D5776" w:rsidRPr="00E77497">
          <w:t xml:space="preserve"> </w:t>
        </w:r>
      </w:ins>
      <w:r w:rsidRPr="00E77497">
        <w:t>object can return a value of type Reference is implementation-dependent.</w:t>
      </w:r>
      <w:bookmarkStart w:id="13917" w:name="_Ref384027085"/>
      <w:bookmarkStart w:id="13918" w:name="_Toc385672191"/>
      <w:bookmarkStart w:id="13919" w:name="_Toc393690286"/>
      <w:r w:rsidRPr="00E77497">
        <w:t xml:space="preserve"> If a value of type Reference is returned, it must be a non-strict Property Reference.</w:t>
      </w:r>
    </w:p>
    <w:p w:rsidR="000847C5" w:rsidRPr="00E77497" w:rsidRDefault="000847C5" w:rsidP="000847C5">
      <w:pPr>
        <w:pStyle w:val="Heading3"/>
        <w:numPr>
          <w:ilvl w:val="0"/>
          <w:numId w:val="0"/>
        </w:numPr>
        <w:rPr>
          <w:ins w:id="13920" w:author="Rev 5 Allen Wirfs-Brock" w:date="2012-01-11T14:26:00Z"/>
        </w:rPr>
      </w:pPr>
      <w:bookmarkStart w:id="13921" w:name="_Ref424531183"/>
      <w:bookmarkStart w:id="13922" w:name="_Ref424531447"/>
      <w:bookmarkStart w:id="13923" w:name="_Ref424531464"/>
      <w:bookmarkStart w:id="13924" w:name="_Toc472818825"/>
      <w:bookmarkStart w:id="13925" w:name="_Toc235503399"/>
      <w:bookmarkStart w:id="13926" w:name="_Toc241509174"/>
      <w:bookmarkStart w:id="13927" w:name="_Toc244416661"/>
      <w:bookmarkStart w:id="13928" w:name="_Toc276631025"/>
      <w:bookmarkStart w:id="13929" w:name="_Toc339020354"/>
      <w:ins w:id="13930" w:author="Rev 5 Allen Wirfs-Brock" w:date="2012-01-11T14:26:00Z">
        <w:r w:rsidRPr="00E77497">
          <w:lastRenderedPageBreak/>
          <w:t>11.2.</w:t>
        </w:r>
        <w:del w:id="13931" w:author="Rev 6 Allen Wirfs-Brock" w:date="2012-02-27T15:30:00Z">
          <w:r w:rsidRPr="00E77497" w:rsidDel="00764766">
            <w:delText>3</w:delText>
          </w:r>
        </w:del>
      </w:ins>
      <w:ins w:id="13932" w:author="Rev 6 Allen Wirfs-Brock" w:date="2012-02-27T15:30:00Z">
        <w:r w:rsidR="00764766">
          <w:t>4</w:t>
        </w:r>
      </w:ins>
      <w:ins w:id="13933" w:author="Rev 5 Allen Wirfs-Brock" w:date="2012-01-11T14:26:00Z">
        <w:r w:rsidRPr="00E77497">
          <w:tab/>
        </w:r>
      </w:ins>
      <w:ins w:id="13934" w:author="Rev 5 Allen Wirfs-Brock" w:date="2012-01-11T14:27:00Z">
        <w:r>
          <w:t>The</w:t>
        </w:r>
        <w:r w:rsidRPr="008E7E56">
          <w:rPr>
            <w:rFonts w:cs="Arial"/>
            <w:b w:val="0"/>
            <w:sz w:val="22"/>
          </w:rPr>
          <w:t xml:space="preserve"> </w:t>
        </w:r>
      </w:ins>
      <w:ins w:id="13935" w:author="Rev 5 Allen Wirfs-Brock" w:date="2012-01-11T14:26:00Z">
        <w:r w:rsidRPr="008E7E56">
          <w:rPr>
            <w:rFonts w:ascii="Courier New" w:hAnsi="Courier New"/>
            <w:sz w:val="22"/>
          </w:rPr>
          <w:t>super</w:t>
        </w:r>
        <w:r w:rsidRPr="00E77497">
          <w:t xml:space="preserve"> </w:t>
        </w:r>
      </w:ins>
      <w:ins w:id="13936" w:author="Rev 5 Allen Wirfs-Brock" w:date="2012-01-11T14:27:00Z">
        <w:r>
          <w:t>Keyword</w:t>
        </w:r>
      </w:ins>
      <w:bookmarkEnd w:id="13929"/>
    </w:p>
    <w:p w:rsidR="00304798" w:rsidRPr="00E77497" w:rsidRDefault="00304798" w:rsidP="008E7E56">
      <w:pPr>
        <w:rPr>
          <w:ins w:id="13937" w:author="Rev 5 Allen Wirfs-Brock" w:date="2012-01-11T14:29:00Z"/>
        </w:rPr>
      </w:pPr>
      <w:ins w:id="13938" w:author="Rev 5 Allen Wirfs-Brock" w:date="2012-01-11T14:29:00Z">
        <w:r w:rsidRPr="002E4AE1">
          <w:rPr>
            <w:b/>
          </w:rPr>
          <w:t xml:space="preserve">Static </w:t>
        </w:r>
        <w:r w:rsidRPr="008E7E56">
          <w:rPr>
            <w:rFonts w:ascii="Helvetica" w:hAnsi="Helvetica"/>
            <w:b/>
          </w:rPr>
          <w:t>Semantics</w:t>
        </w:r>
      </w:ins>
    </w:p>
    <w:p w:rsidR="00304798" w:rsidRPr="00E77497" w:rsidRDefault="00304798" w:rsidP="00304798">
      <w:pPr>
        <w:rPr>
          <w:ins w:id="13939" w:author="Rev 5 Allen Wirfs-Brock" w:date="2012-01-11T14:29:00Z"/>
          <w:rFonts w:ascii="Helvetica" w:hAnsi="Helvetica"/>
          <w:b/>
        </w:rPr>
      </w:pPr>
      <w:ins w:id="13940" w:author="Rev 5 Allen Wirfs-Brock" w:date="2012-01-11T14:30:00Z">
        <w:r w:rsidRPr="00E77497">
          <w:rPr>
            <w:rFonts w:ascii="Helvetica" w:hAnsi="Helvetica"/>
            <w:b/>
          </w:rPr>
          <w:t xml:space="preserve">Static Semantics:  </w:t>
        </w:r>
      </w:ins>
      <w:ins w:id="13941" w:author="Rev 5 Allen Wirfs-Brock" w:date="2012-01-11T14:29:00Z">
        <w:r w:rsidRPr="00E77497">
          <w:rPr>
            <w:rFonts w:ascii="Helvetica" w:hAnsi="Helvetica"/>
            <w:b/>
          </w:rPr>
          <w:t>Early Errors</w:t>
        </w:r>
      </w:ins>
    </w:p>
    <w:p w:rsidR="00304798" w:rsidRPr="00E77497" w:rsidRDefault="00304798" w:rsidP="00304798">
      <w:pPr>
        <w:pStyle w:val="SyntaxRule"/>
        <w:rPr>
          <w:ins w:id="13942" w:author="Rev 5 Allen Wirfs-Brock" w:date="2012-01-11T14:32:00Z"/>
        </w:rPr>
      </w:pPr>
      <w:ins w:id="13943" w:author="Rev 5 Allen Wirfs-Brock" w:date="2012-01-11T14:32:00Z">
        <w:r w:rsidRPr="00E77497">
          <w:t xml:space="preserve">MemberExpression </w:t>
        </w:r>
        <w:r w:rsidRPr="00E77497">
          <w:rPr>
            <w:rFonts w:ascii="Arial" w:hAnsi="Arial" w:cs="Arial"/>
            <w:b/>
            <w:i w:val="0"/>
          </w:rPr>
          <w:t>:</w:t>
        </w:r>
      </w:ins>
    </w:p>
    <w:p w:rsidR="00304798" w:rsidRPr="00E77497" w:rsidRDefault="00304798" w:rsidP="00304798">
      <w:pPr>
        <w:pStyle w:val="SyntaxDefinition"/>
        <w:rPr>
          <w:ins w:id="13944" w:author="Rev 5 Allen Wirfs-Brock" w:date="2012-01-11T14:32:00Z"/>
        </w:rPr>
      </w:pPr>
      <w:ins w:id="13945"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rsidR="00304798" w:rsidRDefault="00304798" w:rsidP="008E7E56">
      <w:pPr>
        <w:numPr>
          <w:ilvl w:val="0"/>
          <w:numId w:val="737"/>
        </w:numPr>
        <w:spacing w:after="220"/>
        <w:contextualSpacing/>
        <w:rPr>
          <w:ins w:id="13946" w:author="Rev 5 Allen Wirfs-Brock" w:date="2012-01-11T14:40:00Z"/>
        </w:rPr>
      </w:pPr>
      <w:ins w:id="13947" w:author="Rev 5 Allen Wirfs-Brock" w:date="2012-01-11T14:34:00Z">
        <w:r w:rsidRPr="00E77497">
          <w:t xml:space="preserve">It is a Syntax Error if the source code parsed with this production is </w:t>
        </w:r>
      </w:ins>
      <w:ins w:id="13948" w:author="Rev 5 Allen Wirfs-Brock" w:date="2012-01-11T14:38:00Z">
        <w:r>
          <w:t>global code</w:t>
        </w:r>
      </w:ins>
      <w:ins w:id="13949" w:author="Rev 5 Allen Wirfs-Brock" w:date="2012-01-11T14:34:00Z">
        <w:r w:rsidRPr="00E77497">
          <w:t xml:space="preserve"> </w:t>
        </w:r>
        <w:del w:id="13950" w:author="Rev 6 Allen Wirfs-Brock" w:date="2012-02-27T15:31:00Z">
          <w:r w:rsidRPr="00E77497" w:rsidDel="00764766">
            <w:delText>code</w:delText>
          </w:r>
        </w:del>
      </w:ins>
      <w:ins w:id="13951" w:author="Rev 5 Allen Wirfs-Brock" w:date="2012-01-11T14:39:00Z">
        <w:del w:id="13952" w:author="Rev 6 Allen Wirfs-Brock" w:date="2012-02-27T15:31:00Z">
          <w:r w:rsidR="00F461C2" w:rsidDel="00764766">
            <w:delText xml:space="preserve"> </w:delText>
          </w:r>
        </w:del>
        <w:r w:rsidR="00F461C2">
          <w:t>that is not eval code</w:t>
        </w:r>
      </w:ins>
      <w:ins w:id="13953" w:author="Rev 5 Allen Wirfs-Brock" w:date="2012-01-11T14:34:00Z">
        <w:r w:rsidRPr="00E77497">
          <w:t>.</w:t>
        </w:r>
      </w:ins>
    </w:p>
    <w:p w:rsidR="00BF506A" w:rsidRPr="00E77497" w:rsidRDefault="00BF506A" w:rsidP="008E7E56">
      <w:pPr>
        <w:numPr>
          <w:ilvl w:val="0"/>
          <w:numId w:val="737"/>
        </w:numPr>
        <w:spacing w:after="220"/>
        <w:rPr>
          <w:ins w:id="13954" w:author="Rev 5 Allen Wirfs-Brock" w:date="2012-01-11T14:55:00Z"/>
        </w:rPr>
      </w:pPr>
      <w:ins w:id="13955" w:author="Rev 5 Allen Wirfs-Brock" w:date="2012-01-11T14:55:00Z">
        <w:r>
          <w:t>It is a Syntax</w:t>
        </w:r>
      </w:ins>
      <w:ins w:id="13956" w:author="Rev 6 Allen Wirfs-Brock" w:date="2012-02-27T16:02:00Z">
        <w:r w:rsidR="00081437">
          <w:t xml:space="preserve"> </w:t>
        </w:r>
      </w:ins>
      <w:ins w:id="13957" w:author="Rev 5 Allen Wirfs-Brock" w:date="2012-01-11T14:55:00Z">
        <w:r>
          <w:t xml:space="preserve">Error if the source code </w:t>
        </w:r>
        <w:r w:rsidRPr="00E77497">
          <w:t xml:space="preserve">parsed with </w:t>
        </w:r>
        <w:r>
          <w:t xml:space="preserve">this production is eval code </w:t>
        </w:r>
        <w:del w:id="13958" w:author="Rev 6 Allen Wirfs-Brock" w:date="2012-02-27T16:06:00Z">
          <w:r w:rsidDel="00081437">
            <w:delText xml:space="preserve">that is </w:delText>
          </w:r>
        </w:del>
      </w:ins>
      <w:ins w:id="13959" w:author="Rev 5 Allen Wirfs-Brock" w:date="2012-01-11T14:57:00Z">
        <w:del w:id="13960" w:author="Rev 6 Allen Wirfs-Brock" w:date="2012-02-27T16:06:00Z">
          <w:r w:rsidDel="00081437">
            <w:delText xml:space="preserve">also </w:delText>
          </w:r>
        </w:del>
      </w:ins>
      <w:ins w:id="13961" w:author="Rev 5 Allen Wirfs-Brock" w:date="2012-01-11T14:55:00Z">
        <w:del w:id="13962" w:author="Rev 6 Allen Wirfs-Brock" w:date="2012-02-27T16:06:00Z">
          <w:r w:rsidDel="00081437">
            <w:delText xml:space="preserve">global code </w:delText>
          </w:r>
        </w:del>
        <w:r>
          <w:t xml:space="preserve">and the source code is not being processed </w:t>
        </w:r>
      </w:ins>
      <w:ins w:id="13963" w:author="Rev 5 Allen Wirfs-Brock" w:date="2012-01-11T14:56:00Z">
        <w:r>
          <w:t>by</w:t>
        </w:r>
      </w:ins>
      <w:ins w:id="13964" w:author="Rev 5 Allen Wirfs-Brock" w:date="2012-01-11T14:55:00Z">
        <w:r>
          <w:t xml:space="preserve"> a direct call to eval</w:t>
        </w:r>
      </w:ins>
      <w:ins w:id="13965" w:author="Rev 5 Allen Wirfs-Brock" w:date="2012-01-11T14:57:00Z">
        <w:r>
          <w:t xml:space="preserve"> that is contained in function code</w:t>
        </w:r>
      </w:ins>
      <w:ins w:id="13966" w:author="Rev 5 Allen Wirfs-Brock" w:date="2012-01-11T14:55:00Z">
        <w:r>
          <w:t>.</w:t>
        </w:r>
      </w:ins>
    </w:p>
    <w:p w:rsidR="00304798" w:rsidRPr="00E77497" w:rsidDel="00082B66" w:rsidRDefault="00304798" w:rsidP="00304798">
      <w:pPr>
        <w:numPr>
          <w:ilvl w:val="0"/>
          <w:numId w:val="403"/>
        </w:numPr>
        <w:spacing w:after="220"/>
        <w:rPr>
          <w:ins w:id="13967" w:author="Rev 5 Allen Wirfs-Brock" w:date="2012-01-11T14:29:00Z"/>
          <w:del w:id="13968" w:author="Rev 6 Allen Wirfs-Brock" w:date="2012-01-26T11:21:00Z"/>
        </w:rPr>
      </w:pPr>
      <w:ins w:id="13969" w:author="Rev 5 Allen Wirfs-Brock" w:date="2012-01-11T14:29:00Z">
        <w:del w:id="13970" w:author="Rev 6 Allen Wirfs-Brock" w:date="2012-01-26T11:21:00Z">
          <w:r w:rsidRPr="00E77497" w:rsidDel="00082B66">
            <w:delText>It is a Syntax Error if the source code parsed with this production is not extended code.</w:delText>
          </w:r>
        </w:del>
      </w:ins>
    </w:p>
    <w:p w:rsidR="00304798" w:rsidRPr="00E77497" w:rsidRDefault="00304798" w:rsidP="00304798">
      <w:pPr>
        <w:rPr>
          <w:ins w:id="13971" w:author="Rev 5 Allen Wirfs-Brock" w:date="2012-01-11T14:29:00Z"/>
        </w:rPr>
      </w:pPr>
      <w:ins w:id="13972" w:author="Rev 5 Allen Wirfs-Brock" w:date="2012-01-11T14:33:00Z">
        <w:r>
          <w:rPr>
            <w:rStyle w:val="bnf"/>
          </w:rPr>
          <w:t>CallExpression</w:t>
        </w:r>
      </w:ins>
      <w:ins w:id="13973" w:author="Rev 5 Allen Wirfs-Brock" w:date="2012-01-11T14:29:00Z">
        <w:r w:rsidRPr="00E77497">
          <w:rPr>
            <w:rStyle w:val="bnf"/>
          </w:rPr>
          <w:t xml:space="preserve"> </w:t>
        </w:r>
        <w:r w:rsidRPr="00E77497">
          <w:rPr>
            <w:b/>
          </w:rPr>
          <w:t>:</w:t>
        </w:r>
        <w:r w:rsidRPr="00E77497">
          <w:t xml:space="preserve"> </w:t>
        </w:r>
      </w:ins>
      <w:ins w:id="13974"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rsidR="00BF506A" w:rsidRDefault="00BF506A" w:rsidP="008E7E56">
      <w:pPr>
        <w:numPr>
          <w:ilvl w:val="0"/>
          <w:numId w:val="737"/>
        </w:numPr>
        <w:spacing w:after="220"/>
        <w:contextualSpacing/>
        <w:rPr>
          <w:ins w:id="13975" w:author="Rev 5 Allen Wirfs-Brock" w:date="2012-01-11T14:58:00Z"/>
        </w:rPr>
      </w:pPr>
      <w:ins w:id="13976" w:author="Rev 5 Allen Wirfs-Brock" w:date="2012-01-11T14:58:00Z">
        <w:r w:rsidRPr="00E77497">
          <w:t xml:space="preserve">It is a Syntax Error if the source code parsed with this production is </w:t>
        </w:r>
        <w:r>
          <w:t>global code</w:t>
        </w:r>
        <w:r w:rsidRPr="00E77497">
          <w:t xml:space="preserve"> </w:t>
        </w:r>
        <w:del w:id="13977" w:author="Rev 6 Allen Wirfs-Brock" w:date="2012-02-27T15:31:00Z">
          <w:r w:rsidRPr="00E77497" w:rsidDel="00764766">
            <w:delText>code</w:delText>
          </w:r>
          <w:r w:rsidDel="00764766">
            <w:delText xml:space="preserve"> </w:delText>
          </w:r>
        </w:del>
        <w:r>
          <w:t>that is not eval code</w:t>
        </w:r>
        <w:r w:rsidRPr="00E77497">
          <w:t>.</w:t>
        </w:r>
      </w:ins>
    </w:p>
    <w:p w:rsidR="00BF506A" w:rsidRPr="00E77497" w:rsidRDefault="00BF506A" w:rsidP="008E7E56">
      <w:pPr>
        <w:numPr>
          <w:ilvl w:val="0"/>
          <w:numId w:val="737"/>
        </w:numPr>
        <w:spacing w:after="220"/>
        <w:rPr>
          <w:ins w:id="13978" w:author="Rev 5 Allen Wirfs-Brock" w:date="2012-01-11T14:58:00Z"/>
        </w:rPr>
      </w:pPr>
      <w:ins w:id="13979" w:author="Rev 5 Allen Wirfs-Brock" w:date="2012-01-11T14:58:00Z">
        <w:r>
          <w:t>It is a Syntax</w:t>
        </w:r>
      </w:ins>
      <w:ins w:id="13980" w:author="Rev 6 Allen Wirfs-Brock" w:date="2012-02-27T16:02:00Z">
        <w:r w:rsidR="00081437">
          <w:t xml:space="preserve"> </w:t>
        </w:r>
      </w:ins>
      <w:ins w:id="13981" w:author="Rev 5 Allen Wirfs-Brock" w:date="2012-01-11T14:58:00Z">
        <w:r>
          <w:t xml:space="preserve">Error if the source code </w:t>
        </w:r>
        <w:r w:rsidRPr="00E77497">
          <w:t xml:space="preserve">parsed with </w:t>
        </w:r>
        <w:r>
          <w:t xml:space="preserve">this production is eval code </w:t>
        </w:r>
        <w:del w:id="13982" w:author="Rev 6 Allen Wirfs-Brock" w:date="2012-02-27T16:06:00Z">
          <w:r w:rsidDel="00081437">
            <w:delText xml:space="preserve">that is also global code </w:delText>
          </w:r>
        </w:del>
        <w:r>
          <w:t>and the source code is not being processed by a direct call to eval that is contained in function code.</w:t>
        </w:r>
      </w:ins>
    </w:p>
    <w:p w:rsidR="00304798" w:rsidRPr="00E77497" w:rsidDel="00592233" w:rsidRDefault="00304798" w:rsidP="00304798">
      <w:pPr>
        <w:numPr>
          <w:ilvl w:val="0"/>
          <w:numId w:val="403"/>
        </w:numPr>
        <w:spacing w:after="220"/>
        <w:rPr>
          <w:ins w:id="13983" w:author="Rev 5 Allen Wirfs-Brock" w:date="2012-01-11T14:29:00Z"/>
          <w:del w:id="13984" w:author="Rev 6 Allen Wirfs-Brock" w:date="2012-01-26T11:22:00Z"/>
        </w:rPr>
      </w:pPr>
      <w:ins w:id="13985" w:author="Rev 5 Allen Wirfs-Brock" w:date="2012-01-11T14:29:00Z">
        <w:del w:id="13986" w:author="Rev 6 Allen Wirfs-Brock" w:date="2012-01-26T11:22:00Z">
          <w:r w:rsidRPr="00E77497" w:rsidDel="00592233">
            <w:delText>It is a Syntax Error if the source code parsed with this production is not extended code.</w:delText>
          </w:r>
        </w:del>
      </w:ins>
    </w:p>
    <w:p w:rsidR="00004A4F" w:rsidRPr="00E77497" w:rsidRDefault="00004A4F" w:rsidP="00004A4F">
      <w:pPr>
        <w:keepNext/>
        <w:rPr>
          <w:ins w:id="13987" w:author="Rev 5 Allen Wirfs-Brock" w:date="2012-01-11T15:00:00Z"/>
          <w:rFonts w:ascii="Helvetica" w:hAnsi="Helvetica"/>
          <w:b/>
        </w:rPr>
      </w:pPr>
      <w:ins w:id="13988"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rsidR="00004A4F" w:rsidRPr="00E77497" w:rsidRDefault="00004A4F" w:rsidP="00004A4F">
      <w:pPr>
        <w:rPr>
          <w:ins w:id="13989" w:author="Rev 5 Allen Wirfs-Brock" w:date="2012-01-11T15:00:00Z"/>
        </w:rPr>
      </w:pPr>
      <w:ins w:id="13990" w:author="Rev 5 Allen Wirfs-Brock" w:date="2012-01-11T15:00:00Z">
        <w:r w:rsidRPr="00E77497">
          <w:rPr>
            <w:rStyle w:val="bnf"/>
          </w:rPr>
          <w:t>MemberExpression</w:t>
        </w:r>
        <w:r w:rsidRPr="00E77497">
          <w:t xml:space="preserve"> </w:t>
        </w:r>
        <w:r w:rsidRPr="00E77497">
          <w:rPr>
            <w:b/>
          </w:rPr>
          <w:t>:</w:t>
        </w:r>
        <w:r w:rsidRPr="00E77497">
          <w:t xml:space="preserve"> </w:t>
        </w:r>
      </w:ins>
      <w:ins w:id="13991"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13992" w:author="Rev 5 Allen Wirfs-Brock" w:date="2012-01-11T15:00:00Z">
        <w:r w:rsidRPr="00E77497">
          <w:t xml:space="preserve"> </w:t>
        </w:r>
      </w:ins>
    </w:p>
    <w:p w:rsidR="00141C64" w:rsidRPr="00E77497" w:rsidRDefault="00141C64" w:rsidP="00141C64">
      <w:pPr>
        <w:pStyle w:val="Alg4"/>
        <w:numPr>
          <w:ilvl w:val="0"/>
          <w:numId w:val="632"/>
        </w:numPr>
        <w:rPr>
          <w:ins w:id="13993" w:author="Rev 7 Allen Wirfs-Brock" w:date="2012-05-01T16:28:00Z"/>
        </w:rPr>
      </w:pPr>
      <w:ins w:id="13994" w:author="Rev 7 Allen Wirfs-Brock" w:date="2012-05-01T16:28:00Z">
        <w:r w:rsidRPr="00E77497">
          <w:t xml:space="preserve">Let </w:t>
        </w:r>
        <w:r>
          <w:rPr>
            <w:i/>
          </w:rPr>
          <w:t>env</w:t>
        </w:r>
        <w:r>
          <w:t xml:space="preserve"> be the result of performing the GetThisEnvironment abstract operation</w:t>
        </w:r>
        <w:r w:rsidRPr="00E77497">
          <w:t>.</w:t>
        </w:r>
      </w:ins>
    </w:p>
    <w:p w:rsidR="001F7810" w:rsidRDefault="001F7810" w:rsidP="00141C64">
      <w:pPr>
        <w:pStyle w:val="Alg4"/>
        <w:numPr>
          <w:ilvl w:val="0"/>
          <w:numId w:val="632"/>
        </w:numPr>
        <w:contextualSpacing/>
        <w:rPr>
          <w:ins w:id="13995" w:author="Rev 7 Allen Wirfs-Brock" w:date="2012-05-01T16:48:00Z"/>
        </w:rPr>
      </w:pPr>
      <w:ins w:id="13996" w:author="Rev 7 Allen Wirfs-Brock" w:date="2012-05-01T16:47:00Z">
        <w:r>
          <w:t xml:space="preserve">If the </w:t>
        </w:r>
      </w:ins>
      <w:ins w:id="13997" w:author="Rev 7 Allen Wirfs-Brock" w:date="2012-05-01T16:48:00Z">
        <w:r>
          <w:t>result</w:t>
        </w:r>
      </w:ins>
      <w:ins w:id="13998" w:author="Rev 7 Allen Wirfs-Brock" w:date="2012-05-01T16:47:00Z">
        <w:r>
          <w:t xml:space="preserve"> </w:t>
        </w:r>
      </w:ins>
      <w:ins w:id="13999" w:author="Rev 7 Allen Wirfs-Brock" w:date="2012-05-01T16:48:00Z">
        <w:r>
          <w:t xml:space="preserve">of calling the HasSuperBinding concrete method of </w:t>
        </w:r>
        <w:r w:rsidRPr="001F7810">
          <w:rPr>
            <w:i/>
          </w:rPr>
          <w:t>env</w:t>
        </w:r>
        <w:r>
          <w:t xml:space="preserve"> is </w:t>
        </w:r>
        <w:r w:rsidRPr="001F7810">
          <w:rPr>
            <w:b/>
          </w:rPr>
          <w:t>false</w:t>
        </w:r>
        <w:r>
          <w:t>, then throw Refer</w:t>
        </w:r>
      </w:ins>
      <w:ins w:id="14000" w:author="Rev 7 Allen Wirfs-Brock" w:date="2012-05-01T17:08:00Z">
        <w:r w:rsidR="00A02592">
          <w:t>e</w:t>
        </w:r>
      </w:ins>
      <w:ins w:id="14001" w:author="Rev 7 Allen Wirfs-Brock" w:date="2012-05-01T16:48:00Z">
        <w:r>
          <w:t>nceError.</w:t>
        </w:r>
      </w:ins>
    </w:p>
    <w:p w:rsidR="00141C64" w:rsidRPr="00E77497" w:rsidRDefault="00141C64" w:rsidP="00141C64">
      <w:pPr>
        <w:pStyle w:val="Alg4"/>
        <w:numPr>
          <w:ilvl w:val="0"/>
          <w:numId w:val="632"/>
        </w:numPr>
        <w:contextualSpacing/>
        <w:rPr>
          <w:ins w:id="14002" w:author="Rev 7 Allen Wirfs-Brock" w:date="2012-05-01T16:28:00Z"/>
        </w:rPr>
      </w:pPr>
      <w:ins w:id="14003" w:author="Rev 7 Allen Wirfs-Brock" w:date="2012-05-01T16:28: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rsidR="00C9062B" w:rsidRDefault="00141C64" w:rsidP="00C9062B">
      <w:pPr>
        <w:pStyle w:val="Alg3"/>
        <w:numPr>
          <w:ilvl w:val="0"/>
          <w:numId w:val="632"/>
        </w:numPr>
        <w:rPr>
          <w:ins w:id="14004" w:author="Rev 7 Allen Wirfs-Brock" w:date="2012-05-01T16:33:00Z"/>
        </w:rPr>
      </w:pPr>
      <w:ins w:id="14005" w:author="Rev 7 Allen Wirfs-Brock" w:date="2012-05-01T16:31:00Z">
        <w:r>
          <w:t xml:space="preserve">Let </w:t>
        </w:r>
        <w:r w:rsidRPr="00141C64">
          <w:rPr>
            <w:i/>
          </w:rPr>
          <w:t>baseValue</w:t>
        </w:r>
        <w:r>
          <w:t xml:space="preserve"> be the result of calling the Get</w:t>
        </w:r>
        <w:del w:id="14006" w:author="Rev 9 Allen Wirfs-Brock" w:date="2012-06-30T08:30:00Z">
          <w:r w:rsidDel="003228B0">
            <w:delText>HomeObject</w:delText>
          </w:r>
        </w:del>
      </w:ins>
      <w:ins w:id="14007" w:author="Rev 9 Allen Wirfs-Brock" w:date="2012-06-30T08:30:00Z">
        <w:r w:rsidR="003228B0">
          <w:t>SuperBase</w:t>
        </w:r>
      </w:ins>
      <w:ins w:id="14008" w:author="Rev 7 Allen Wirfs-Brock" w:date="2012-05-01T16:31:00Z">
        <w:r>
          <w:t xml:space="preserve"> concrete method of </w:t>
        </w:r>
        <w:r w:rsidRPr="00141C64">
          <w:rPr>
            <w:i/>
          </w:rPr>
          <w:t>env</w:t>
        </w:r>
        <w:r>
          <w:t>.</w:t>
        </w:r>
      </w:ins>
    </w:p>
    <w:p w:rsidR="00004A4F" w:rsidRPr="00E77497" w:rsidDel="00C9062B" w:rsidRDefault="00004A4F" w:rsidP="00004A4F">
      <w:pPr>
        <w:pStyle w:val="Alg3"/>
        <w:numPr>
          <w:ilvl w:val="0"/>
          <w:numId w:val="632"/>
        </w:numPr>
        <w:rPr>
          <w:ins w:id="14009" w:author="Rev 5 Allen Wirfs-Brock" w:date="2012-01-11T15:00:00Z"/>
          <w:del w:id="14010" w:author="Rev 7 Allen Wirfs-Brock" w:date="2012-05-01T16:34:00Z"/>
        </w:rPr>
      </w:pPr>
      <w:ins w:id="14011" w:author="Rev 5 Allen Wirfs-Brock" w:date="2012-01-11T15:00:00Z">
        <w:del w:id="14012" w:author="Rev 7 Allen Wirfs-Brock" w:date="2012-05-01T16:34:00Z">
          <w:r w:rsidRPr="00E77497" w:rsidDel="00C9062B">
            <w:delText xml:space="preserve">Let </w:delText>
          </w:r>
          <w:r w:rsidRPr="00E77497" w:rsidDel="00C9062B">
            <w:rPr>
              <w:i/>
            </w:rPr>
            <w:delText>baseReference</w:delText>
          </w:r>
          <w:r w:rsidRPr="00E77497" w:rsidDel="00C9062B">
            <w:delText xml:space="preserve"> be the result of evaluating </w:delText>
          </w:r>
          <w:r w:rsidRPr="00E77497" w:rsidDel="00C9062B">
            <w:rPr>
              <w:i/>
            </w:rPr>
            <w:delText>MemberExpression</w:delText>
          </w:r>
          <w:r w:rsidRPr="00E77497" w:rsidDel="00C9062B">
            <w:delText>.</w:delText>
          </w:r>
        </w:del>
      </w:ins>
    </w:p>
    <w:p w:rsidR="00004A4F" w:rsidRPr="00E77497" w:rsidDel="00C9062B" w:rsidRDefault="00004A4F" w:rsidP="00004A4F">
      <w:pPr>
        <w:pStyle w:val="Alg3"/>
        <w:numPr>
          <w:ilvl w:val="0"/>
          <w:numId w:val="632"/>
        </w:numPr>
        <w:rPr>
          <w:ins w:id="14013" w:author="Rev 5 Allen Wirfs-Brock" w:date="2012-01-11T15:00:00Z"/>
          <w:del w:id="14014" w:author="Rev 7 Allen Wirfs-Brock" w:date="2012-05-01T16:34:00Z"/>
        </w:rPr>
      </w:pPr>
      <w:ins w:id="14015" w:author="Rev 5 Allen Wirfs-Brock" w:date="2012-01-11T15:00:00Z">
        <w:del w:id="14016" w:author="Rev 7 Allen Wirfs-Brock" w:date="2012-05-01T16:34:00Z">
          <w:r w:rsidRPr="00E77497" w:rsidDel="00C9062B">
            <w:delText xml:space="preserve">Let </w:delText>
          </w:r>
          <w:r w:rsidRPr="00E77497" w:rsidDel="00C9062B">
            <w:rPr>
              <w:i/>
            </w:rPr>
            <w:delText>baseValue</w:delText>
          </w:r>
          <w:r w:rsidRPr="00E77497" w:rsidDel="00C9062B">
            <w:delText xml:space="preserve"> be GetValue(</w:delText>
          </w:r>
          <w:r w:rsidRPr="00E77497" w:rsidDel="00C9062B">
            <w:rPr>
              <w:i/>
            </w:rPr>
            <w:delText>baseReference</w:delText>
          </w:r>
          <w:r w:rsidRPr="00E77497" w:rsidDel="00C9062B">
            <w:delText>).</w:delText>
          </w:r>
        </w:del>
      </w:ins>
    </w:p>
    <w:p w:rsidR="00004A4F" w:rsidRPr="00E77497" w:rsidRDefault="00004A4F" w:rsidP="00004A4F">
      <w:pPr>
        <w:pStyle w:val="Alg3"/>
        <w:numPr>
          <w:ilvl w:val="0"/>
          <w:numId w:val="632"/>
        </w:numPr>
        <w:rPr>
          <w:ins w:id="14017" w:author="Rev 5 Allen Wirfs-Brock" w:date="2012-01-11T15:00:00Z"/>
        </w:rPr>
      </w:pPr>
      <w:ins w:id="14018"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rsidR="00004A4F" w:rsidRPr="00E77497" w:rsidRDefault="00004A4F" w:rsidP="00004A4F">
      <w:pPr>
        <w:pStyle w:val="Alg3"/>
        <w:numPr>
          <w:ilvl w:val="0"/>
          <w:numId w:val="632"/>
        </w:numPr>
        <w:rPr>
          <w:ins w:id="14019" w:author="Rev 5 Allen Wirfs-Brock" w:date="2012-01-11T15:00:00Z"/>
        </w:rPr>
      </w:pPr>
      <w:ins w:id="14020"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rsidR="00004A4F" w:rsidRPr="00E77497" w:rsidRDefault="00134DAD" w:rsidP="00004A4F">
      <w:pPr>
        <w:pStyle w:val="Alg3"/>
        <w:numPr>
          <w:ilvl w:val="0"/>
          <w:numId w:val="632"/>
        </w:numPr>
        <w:rPr>
          <w:ins w:id="14021" w:author="Rev 5 Allen Wirfs-Brock" w:date="2012-01-11T15:00:00Z"/>
        </w:rPr>
      </w:pPr>
      <w:ins w:id="14022" w:author="Rev 7 Allen Wirfs-Brock" w:date="2012-04-10T12:09:00Z">
        <w:r>
          <w:t>ReturnIfAbrupt(</w:t>
        </w:r>
        <w:r w:rsidRPr="00E77497">
          <w:t>CheckObjectCoercible</w:t>
        </w:r>
        <w:r>
          <w:t>(</w:t>
        </w:r>
        <w:r w:rsidRPr="00134DAD">
          <w:rPr>
            <w:i/>
          </w:rPr>
          <w:t>baseValue</w:t>
        </w:r>
        <w:r>
          <w:t>))</w:t>
        </w:r>
        <w:r w:rsidRPr="00E77497">
          <w:t>.</w:t>
        </w:r>
      </w:ins>
      <w:ins w:id="14023" w:author="Rev 5 Allen Wirfs-Brock" w:date="2012-01-11T15:00:00Z">
        <w:del w:id="14024" w:author="Rev 7 Allen Wirfs-Brock" w:date="2012-04-10T12:09:00Z">
          <w:r w:rsidR="00004A4F" w:rsidRPr="00E77497" w:rsidDel="00134DAD">
            <w:delText>Call CheckObjectCoercible(</w:delText>
          </w:r>
          <w:r w:rsidR="00004A4F" w:rsidRPr="00E77497" w:rsidDel="00134DAD">
            <w:rPr>
              <w:i/>
            </w:rPr>
            <w:delText>baseValue</w:delText>
          </w:r>
          <w:r w:rsidR="00004A4F" w:rsidRPr="00E77497" w:rsidDel="00134DAD">
            <w:delText>).</w:delText>
          </w:r>
        </w:del>
      </w:ins>
    </w:p>
    <w:p w:rsidR="00004A4F" w:rsidRPr="00E77497" w:rsidRDefault="00004A4F" w:rsidP="00004A4F">
      <w:pPr>
        <w:pStyle w:val="Alg3"/>
        <w:numPr>
          <w:ilvl w:val="0"/>
          <w:numId w:val="632"/>
        </w:numPr>
        <w:rPr>
          <w:ins w:id="14025" w:author="Rev 5 Allen Wirfs-Brock" w:date="2012-01-11T15:00:00Z"/>
        </w:rPr>
      </w:pPr>
      <w:ins w:id="14026" w:author="Rev 5 Allen Wirfs-Brock" w:date="2012-01-11T15:00:00Z">
        <w:r w:rsidRPr="00E77497">
          <w:t xml:space="preserve">Let </w:t>
        </w:r>
        <w:r w:rsidRPr="00E77497">
          <w:rPr>
            <w:i/>
          </w:rPr>
          <w:t>property</w:t>
        </w:r>
        <w:del w:id="14027" w:author="Rev 7 Allen Wirfs-Brock" w:date="2012-05-01T16:42:00Z">
          <w:r w:rsidRPr="00E77497" w:rsidDel="00C9062B">
            <w:rPr>
              <w:i/>
            </w:rPr>
            <w:delText>NameString</w:delText>
          </w:r>
        </w:del>
      </w:ins>
      <w:ins w:id="14028" w:author="Rev 7 Allen Wirfs-Brock" w:date="2012-05-01T16:42:00Z">
        <w:r w:rsidR="00C9062B">
          <w:rPr>
            <w:i/>
          </w:rPr>
          <w:t>Key</w:t>
        </w:r>
      </w:ins>
      <w:ins w:id="14029" w:author="Rev 5 Allen Wirfs-Brock" w:date="2012-01-11T15:00:00Z">
        <w:r w:rsidRPr="00E77497">
          <w:t xml:space="preserve"> be To</w:t>
        </w:r>
        <w:del w:id="14030" w:author="Rev 7 Allen Wirfs-Brock" w:date="2012-05-01T16:40:00Z">
          <w:r w:rsidRPr="00E77497" w:rsidDel="00C9062B">
            <w:delText>String</w:delText>
          </w:r>
        </w:del>
      </w:ins>
      <w:ins w:id="14031" w:author="Rev 7 Allen Wirfs-Brock" w:date="2012-05-01T16:40:00Z">
        <w:r w:rsidR="00C9062B">
          <w:t>PropertyKey</w:t>
        </w:r>
      </w:ins>
      <w:ins w:id="14032" w:author="Rev 5 Allen Wirfs-Brock" w:date="2012-01-11T15:00:00Z">
        <w:r w:rsidRPr="00E77497">
          <w:t>(</w:t>
        </w:r>
        <w:r w:rsidRPr="00E77497">
          <w:rPr>
            <w:i/>
          </w:rPr>
          <w:t>propertyNameValue</w:t>
        </w:r>
        <w:r w:rsidRPr="00E77497">
          <w:t>).</w:t>
        </w:r>
      </w:ins>
    </w:p>
    <w:p w:rsidR="00004A4F" w:rsidRPr="00E77497" w:rsidRDefault="00004A4F" w:rsidP="00004A4F">
      <w:pPr>
        <w:pStyle w:val="Alg3"/>
        <w:numPr>
          <w:ilvl w:val="0"/>
          <w:numId w:val="632"/>
        </w:numPr>
        <w:rPr>
          <w:ins w:id="14033" w:author="Rev 5 Allen Wirfs-Brock" w:date="2012-01-11T15:00:00Z"/>
        </w:rPr>
      </w:pPr>
      <w:ins w:id="14034"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rsidR="00004A4F" w:rsidRPr="00E77497" w:rsidRDefault="00004A4F" w:rsidP="00004A4F">
      <w:pPr>
        <w:pStyle w:val="Alg3"/>
        <w:numPr>
          <w:ilvl w:val="0"/>
          <w:numId w:val="632"/>
        </w:numPr>
        <w:spacing w:after="220"/>
        <w:rPr>
          <w:ins w:id="14035" w:author="Rev 5 Allen Wirfs-Brock" w:date="2012-01-11T15:00:00Z"/>
        </w:rPr>
      </w:pPr>
      <w:ins w:id="14036" w:author="Rev 5 Allen Wirfs-Brock" w:date="2012-01-11T15:00:00Z">
        <w:r w:rsidRPr="00E77497">
          <w:t xml:space="preserve">Return a value of type Reference </w:t>
        </w:r>
      </w:ins>
      <w:ins w:id="14037" w:author="Rev 7 Allen Wirfs-Brock" w:date="2012-05-01T16:45:00Z">
        <w:r w:rsidR="001F7810">
          <w:t xml:space="preserve">that is a Super Reference </w:t>
        </w:r>
      </w:ins>
      <w:ins w:id="14038" w:author="Rev 5 Allen Wirfs-Brock" w:date="2012-01-11T15:00:00Z">
        <w:r w:rsidRPr="00E77497">
          <w:t xml:space="preserve">whose base value is </w:t>
        </w:r>
        <w:r w:rsidRPr="00E77497">
          <w:rPr>
            <w:i/>
          </w:rPr>
          <w:t>baseValue</w:t>
        </w:r>
        <w:del w:id="14039" w:author="Rev 7 Allen Wirfs-Brock" w:date="2012-05-01T16:44:00Z">
          <w:r w:rsidRPr="00E77497" w:rsidDel="001F7810">
            <w:delText xml:space="preserve"> and</w:delText>
          </w:r>
        </w:del>
      </w:ins>
      <w:ins w:id="14040" w:author="Rev 7 Allen Wirfs-Brock" w:date="2012-05-01T16:44:00Z">
        <w:r w:rsidR="001F7810">
          <w:t>,</w:t>
        </w:r>
      </w:ins>
      <w:ins w:id="14041" w:author="Rev 5 Allen Wirfs-Brock" w:date="2012-01-11T15:00:00Z">
        <w:r w:rsidRPr="00E77497">
          <w:t xml:space="preserve"> whose referenced name is </w:t>
        </w:r>
        <w:r w:rsidRPr="00E77497">
          <w:rPr>
            <w:i/>
          </w:rPr>
          <w:t>property</w:t>
        </w:r>
        <w:del w:id="14042" w:author="Rev 7 Allen Wirfs-Brock" w:date="2012-05-01T16:42:00Z">
          <w:r w:rsidRPr="00E77497" w:rsidDel="00C9062B">
            <w:rPr>
              <w:i/>
            </w:rPr>
            <w:delText>NameString</w:delText>
          </w:r>
        </w:del>
      </w:ins>
      <w:ins w:id="14043" w:author="Rev 7 Allen Wirfs-Brock" w:date="2012-05-01T16:42:00Z">
        <w:r w:rsidR="00C9062B">
          <w:rPr>
            <w:i/>
          </w:rPr>
          <w:t>Key</w:t>
        </w:r>
      </w:ins>
      <w:ins w:id="14044" w:author="Rev 5 Allen Wirfs-Brock" w:date="2012-01-11T15:00:00Z">
        <w:r w:rsidRPr="00E77497">
          <w:t>,</w:t>
        </w:r>
      </w:ins>
      <w:ins w:id="14045" w:author="Rev 7 Allen Wirfs-Brock" w:date="2012-05-01T16:44:00Z">
        <w:r w:rsidR="001F7810">
          <w:t xml:space="preserve"> whose thisValue is </w:t>
        </w:r>
        <w:r w:rsidR="001F7810" w:rsidRPr="001F7810">
          <w:rPr>
            <w:i/>
          </w:rPr>
          <w:t>actualThis</w:t>
        </w:r>
        <w:r w:rsidR="001F7810">
          <w:t>,</w:t>
        </w:r>
      </w:ins>
      <w:ins w:id="14046" w:author="Rev 5 Allen Wirfs-Brock" w:date="2012-01-11T15:00:00Z">
        <w:r w:rsidRPr="00E77497">
          <w:t xml:space="preserve"> and whose strict mode flag is </w:t>
        </w:r>
        <w:r w:rsidRPr="00E77497">
          <w:rPr>
            <w:i/>
          </w:rPr>
          <w:t>strict</w:t>
        </w:r>
        <w:r w:rsidRPr="00E77497">
          <w:t>.</w:t>
        </w:r>
      </w:ins>
    </w:p>
    <w:p w:rsidR="00A02592" w:rsidRPr="00E77497" w:rsidRDefault="00A02592" w:rsidP="00A02592">
      <w:pPr>
        <w:rPr>
          <w:ins w:id="14047" w:author="Rev 7 Allen Wirfs-Brock" w:date="2012-05-01T17:07:00Z"/>
        </w:rPr>
      </w:pPr>
      <w:ins w:id="14048" w:author="Rev 7 Allen Wirfs-Brock" w:date="2012-05-01T17:07:00Z">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004A4F">
          <w:t xml:space="preserve"> </w:t>
        </w:r>
        <w:r>
          <w:rPr>
            <w:rFonts w:ascii="Times New Roman" w:hAnsi="Times New Roman"/>
            <w:i/>
          </w:rPr>
          <w:t>IdentifierName</w:t>
        </w:r>
        <w:r w:rsidRPr="00E77497">
          <w:t xml:space="preserve"> </w:t>
        </w:r>
      </w:ins>
    </w:p>
    <w:p w:rsidR="00A02592" w:rsidRPr="00E77497" w:rsidRDefault="00A02592" w:rsidP="00A02592">
      <w:pPr>
        <w:pStyle w:val="Alg4"/>
        <w:numPr>
          <w:ilvl w:val="0"/>
          <w:numId w:val="789"/>
        </w:numPr>
        <w:rPr>
          <w:ins w:id="14049" w:author="Rev 7 Allen Wirfs-Brock" w:date="2012-05-01T17:07:00Z"/>
        </w:rPr>
      </w:pPr>
      <w:ins w:id="14050" w:author="Rev 7 Allen Wirfs-Brock" w:date="2012-05-01T17:07:00Z">
        <w:r w:rsidRPr="00E77497">
          <w:t xml:space="preserve">Let </w:t>
        </w:r>
        <w:r>
          <w:rPr>
            <w:i/>
          </w:rPr>
          <w:t>env</w:t>
        </w:r>
        <w:r>
          <w:t xml:space="preserve"> be the result of performing the GetThisEnvironment abstract operation</w:t>
        </w:r>
        <w:r w:rsidRPr="00E77497">
          <w:t>.</w:t>
        </w:r>
      </w:ins>
    </w:p>
    <w:p w:rsidR="00A02592" w:rsidRDefault="00A02592" w:rsidP="00A02592">
      <w:pPr>
        <w:pStyle w:val="Alg4"/>
        <w:numPr>
          <w:ilvl w:val="0"/>
          <w:numId w:val="789"/>
        </w:numPr>
        <w:contextualSpacing/>
        <w:rPr>
          <w:ins w:id="14051" w:author="Rev 7 Allen Wirfs-Brock" w:date="2012-05-01T17:07:00Z"/>
        </w:rPr>
      </w:pPr>
      <w:ins w:id="14052" w:author="Rev 7 Allen Wirfs-Brock" w:date="2012-05-01T17:07:00Z">
        <w:r>
          <w:t xml:space="preserve">If the result of calling the HasSuperBinding concrete method of </w:t>
        </w:r>
        <w:r w:rsidRPr="001F7810">
          <w:rPr>
            <w:i/>
          </w:rPr>
          <w:t>env</w:t>
        </w:r>
        <w:r>
          <w:t xml:space="preserve"> is </w:t>
        </w:r>
        <w:r w:rsidRPr="001F7810">
          <w:rPr>
            <w:b/>
          </w:rPr>
          <w:t>false</w:t>
        </w:r>
        <w:r>
          <w:t>, then throw Refer</w:t>
        </w:r>
      </w:ins>
      <w:ins w:id="14053" w:author="Rev 7 Allen Wirfs-Brock" w:date="2012-05-01T17:08:00Z">
        <w:r>
          <w:t>e</w:t>
        </w:r>
      </w:ins>
      <w:ins w:id="14054" w:author="Rev 7 Allen Wirfs-Brock" w:date="2012-05-01T17:07:00Z">
        <w:r>
          <w:t>nceError.</w:t>
        </w:r>
      </w:ins>
    </w:p>
    <w:p w:rsidR="00A02592" w:rsidRPr="00E77497" w:rsidRDefault="00A02592" w:rsidP="00A02592">
      <w:pPr>
        <w:pStyle w:val="Alg4"/>
        <w:numPr>
          <w:ilvl w:val="0"/>
          <w:numId w:val="789"/>
        </w:numPr>
        <w:contextualSpacing/>
        <w:rPr>
          <w:ins w:id="14055" w:author="Rev 7 Allen Wirfs-Brock" w:date="2012-05-01T17:07:00Z"/>
        </w:rPr>
      </w:pPr>
      <w:ins w:id="14056" w:author="Rev 7 Allen Wirfs-Brock" w:date="2012-05-01T17:07: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rsidR="00A02592" w:rsidRDefault="00A02592" w:rsidP="00A02592">
      <w:pPr>
        <w:pStyle w:val="Alg3"/>
        <w:numPr>
          <w:ilvl w:val="0"/>
          <w:numId w:val="789"/>
        </w:numPr>
        <w:rPr>
          <w:ins w:id="14057" w:author="Rev 7 Allen Wirfs-Brock" w:date="2012-05-01T17:07:00Z"/>
        </w:rPr>
      </w:pPr>
      <w:ins w:id="14058" w:author="Rev 7 Allen Wirfs-Brock" w:date="2012-05-01T17:07:00Z">
        <w:r>
          <w:t xml:space="preserve">Let </w:t>
        </w:r>
        <w:r w:rsidRPr="00141C64">
          <w:rPr>
            <w:i/>
          </w:rPr>
          <w:t>baseValue</w:t>
        </w:r>
        <w:r>
          <w:t xml:space="preserve"> be the result of calling the Get</w:t>
        </w:r>
      </w:ins>
      <w:ins w:id="14059" w:author="Rev 9 Allen Wirfs-Brock" w:date="2012-06-30T08:32:00Z">
        <w:r w:rsidR="003228B0">
          <w:t>SuperBase</w:t>
        </w:r>
      </w:ins>
      <w:ins w:id="14060" w:author="Rev 7 Allen Wirfs-Brock" w:date="2012-05-01T17:07:00Z">
        <w:del w:id="14061" w:author="Rev 9 Allen Wirfs-Brock" w:date="2012-06-30T08:32:00Z">
          <w:r w:rsidDel="003228B0">
            <w:delText>HomeObject</w:delText>
          </w:r>
        </w:del>
        <w:r>
          <w:t xml:space="preserve"> concrete method of </w:t>
        </w:r>
        <w:r w:rsidRPr="00141C64">
          <w:rPr>
            <w:i/>
          </w:rPr>
          <w:t>env</w:t>
        </w:r>
        <w:r>
          <w:t>.</w:t>
        </w:r>
      </w:ins>
    </w:p>
    <w:p w:rsidR="00A02592" w:rsidRPr="00E77497" w:rsidRDefault="00A02592" w:rsidP="00A02592">
      <w:pPr>
        <w:pStyle w:val="Alg3"/>
        <w:numPr>
          <w:ilvl w:val="0"/>
          <w:numId w:val="789"/>
        </w:numPr>
        <w:rPr>
          <w:ins w:id="14062" w:author="Rev 7 Allen Wirfs-Brock" w:date="2012-05-01T17:07:00Z"/>
        </w:rPr>
      </w:pPr>
      <w:ins w:id="14063" w:author="Rev 7 Allen Wirfs-Brock" w:date="2012-05-01T17:07:00Z">
        <w:r>
          <w:t>ReturnIfAbrupt(</w:t>
        </w:r>
        <w:r w:rsidRPr="00E77497">
          <w:t>CheckObjectCoercible</w:t>
        </w:r>
        <w:r>
          <w:t>(</w:t>
        </w:r>
        <w:r w:rsidRPr="00134DAD">
          <w:rPr>
            <w:i/>
          </w:rPr>
          <w:t>baseValue</w:t>
        </w:r>
        <w:r>
          <w:t>))</w:t>
        </w:r>
        <w:r w:rsidRPr="00E77497">
          <w:t>.</w:t>
        </w:r>
      </w:ins>
    </w:p>
    <w:p w:rsidR="00A02592" w:rsidRPr="00E77497" w:rsidRDefault="00A02592" w:rsidP="00A02592">
      <w:pPr>
        <w:pStyle w:val="Alg3"/>
        <w:numPr>
          <w:ilvl w:val="0"/>
          <w:numId w:val="789"/>
        </w:numPr>
        <w:rPr>
          <w:ins w:id="14064" w:author="Rev 7 Allen Wirfs-Brock" w:date="2012-05-01T17:11:00Z"/>
        </w:rPr>
      </w:pPr>
      <w:ins w:id="14065" w:author="Rev 7 Allen Wirfs-Brock" w:date="2012-05-01T17:11:00Z">
        <w:r w:rsidRPr="00E77497">
          <w:t xml:space="preserve">Let </w:t>
        </w:r>
        <w:r w:rsidRPr="00E77497">
          <w:rPr>
            <w:i/>
          </w:rPr>
          <w:t>property</w:t>
        </w:r>
        <w:r>
          <w:rPr>
            <w:i/>
          </w:rPr>
          <w:t>Key</w:t>
        </w:r>
        <w:r w:rsidRPr="00E77497">
          <w:t xml:space="preserve"> be </w:t>
        </w:r>
        <w:r>
          <w:t>String</w:t>
        </w:r>
        <w:del w:id="14066" w:author="Rev 9 Allen Wirfs-Brock" w:date="2012-07-07T16:30:00Z">
          <w:r w:rsidDel="00D11231">
            <w:delText xml:space="preserve"> </w:delText>
          </w:r>
        </w:del>
        <w:r>
          <w:t xml:space="preserve">Value of </w:t>
        </w:r>
        <w:r>
          <w:rPr>
            <w:i/>
          </w:rPr>
          <w:t>IdentifierName</w:t>
        </w:r>
        <w:r w:rsidRPr="00E77497">
          <w:t>.</w:t>
        </w:r>
      </w:ins>
    </w:p>
    <w:p w:rsidR="00A02592" w:rsidRPr="00E77497" w:rsidRDefault="00A02592" w:rsidP="00A02592">
      <w:pPr>
        <w:pStyle w:val="Alg3"/>
        <w:numPr>
          <w:ilvl w:val="0"/>
          <w:numId w:val="789"/>
        </w:numPr>
        <w:rPr>
          <w:ins w:id="14067" w:author="Rev 7 Allen Wirfs-Brock" w:date="2012-05-01T17:07:00Z"/>
        </w:rPr>
      </w:pPr>
      <w:ins w:id="14068" w:author="Rev 7 Allen Wirfs-Brock" w:date="2012-05-01T17:07: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rsidR="00A02592" w:rsidRDefault="00A02592" w:rsidP="001265F5">
      <w:pPr>
        <w:pStyle w:val="Alg3"/>
        <w:numPr>
          <w:ilvl w:val="0"/>
          <w:numId w:val="789"/>
        </w:numPr>
        <w:spacing w:after="240"/>
        <w:rPr>
          <w:ins w:id="14069" w:author="Rev 7 Allen Wirfs-Brock" w:date="2012-05-01T17:12:00Z"/>
        </w:rPr>
      </w:pPr>
      <w:ins w:id="14070" w:author="Rev 7 Allen Wirfs-Brock" w:date="2012-05-01T17:07:00Z">
        <w:r w:rsidRPr="00E77497">
          <w:t xml:space="preserve">Return 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ins w:id="14071" w:author="Rev 11 Allen Wirfs-Brock" w:date="2012-10-24T09:07:00Z">
        <w:r w:rsidR="00703487" w:rsidRPr="00703487">
          <w:t xml:space="preserve"> </w:t>
        </w:r>
        <w:r w:rsidR="00703487">
          <w:t xml:space="preserve">is </w:t>
        </w:r>
        <w:r w:rsidR="00703487" w:rsidRPr="001F7810">
          <w:rPr>
            <w:i/>
          </w:rPr>
          <w:t>actualThis</w:t>
        </w:r>
        <w:r w:rsidR="00703487">
          <w:t>,</w:t>
        </w:r>
        <w:r w:rsidR="00703487" w:rsidRPr="00E77497">
          <w:t xml:space="preserve"> and whose strict mode flag is </w:t>
        </w:r>
        <w:r w:rsidR="00703487" w:rsidRPr="00E77497">
          <w:rPr>
            <w:i/>
          </w:rPr>
          <w:t>strict</w:t>
        </w:r>
      </w:ins>
      <w:ins w:id="14072" w:author="Rev 7 Allen Wirfs-Brock" w:date="2012-05-01T18:03:00Z">
        <w:r w:rsidR="003C4138">
          <w:t>.</w:t>
        </w:r>
      </w:ins>
      <w:ins w:id="14073" w:author="Rev 7 Allen Wirfs-Brock" w:date="2012-05-01T17:07:00Z">
        <w:r>
          <w:t xml:space="preserve"> </w:t>
        </w:r>
      </w:ins>
    </w:p>
    <w:p w:rsidR="003C4138" w:rsidRPr="00E77497" w:rsidRDefault="003C4138" w:rsidP="003C4138">
      <w:pPr>
        <w:rPr>
          <w:ins w:id="14074" w:author="Rev 7 Allen Wirfs-Brock" w:date="2012-05-01T17:57:00Z"/>
        </w:rPr>
      </w:pPr>
      <w:ins w:id="14075" w:author="Rev 7 Allen Wirfs-Brock" w:date="2012-05-01T17:57:00Z">
        <w:r w:rsidRPr="00E77497">
          <w:rPr>
            <w:rStyle w:val="bnf"/>
          </w:rPr>
          <w:t>CallExpression</w:t>
        </w:r>
        <w:r w:rsidRPr="00E77497">
          <w:t xml:space="preserve"> </w:t>
        </w:r>
        <w:r w:rsidRPr="00E77497">
          <w:rPr>
            <w:b/>
          </w:rPr>
          <w:t>:</w:t>
        </w:r>
        <w:r w:rsidRPr="00E77497">
          <w:t xml:space="preserve"> </w:t>
        </w:r>
      </w:ins>
      <w:ins w:id="14076" w:author="Rev 7 Allen Wirfs-Brock" w:date="2012-05-01T17:58:00Z">
        <w:r w:rsidRPr="00004A4F">
          <w:rPr>
            <w:rFonts w:ascii="Courier New" w:hAnsi="Courier New"/>
            <w:b/>
          </w:rPr>
          <w:t>super</w:t>
        </w:r>
        <w:r w:rsidRPr="00E77497">
          <w:rPr>
            <w:rFonts w:ascii="Courier New" w:hAnsi="Courier New"/>
            <w:b/>
            <w:i/>
          </w:rPr>
          <w:t xml:space="preserve"> </w:t>
        </w:r>
      </w:ins>
      <w:ins w:id="14077" w:author="Rev 7 Allen Wirfs-Brock" w:date="2012-05-01T17:57:00Z">
        <w:r w:rsidRPr="00E77497">
          <w:rPr>
            <w:rStyle w:val="bnf"/>
          </w:rPr>
          <w:t>Arguments</w:t>
        </w:r>
        <w:r w:rsidRPr="00E77497">
          <w:t xml:space="preserve"> </w:t>
        </w:r>
      </w:ins>
    </w:p>
    <w:p w:rsidR="003C4138" w:rsidRPr="00E77497" w:rsidRDefault="003C4138" w:rsidP="003C4138">
      <w:pPr>
        <w:pStyle w:val="Alg4"/>
        <w:numPr>
          <w:ilvl w:val="0"/>
          <w:numId w:val="792"/>
        </w:numPr>
        <w:rPr>
          <w:ins w:id="14078" w:author="Rev 7 Allen Wirfs-Brock" w:date="2012-05-01T18:00:00Z"/>
        </w:rPr>
      </w:pPr>
      <w:ins w:id="14079" w:author="Rev 7 Allen Wirfs-Brock" w:date="2012-05-01T18:00:00Z">
        <w:r w:rsidRPr="00E77497">
          <w:t xml:space="preserve">Let </w:t>
        </w:r>
        <w:r>
          <w:rPr>
            <w:i/>
          </w:rPr>
          <w:t>env</w:t>
        </w:r>
        <w:r>
          <w:t xml:space="preserve"> be the result of performing the GetThisEnvironment abstract operation</w:t>
        </w:r>
        <w:r w:rsidRPr="00E77497">
          <w:t>.</w:t>
        </w:r>
      </w:ins>
    </w:p>
    <w:p w:rsidR="003C4138" w:rsidRDefault="003C4138" w:rsidP="003C4138">
      <w:pPr>
        <w:pStyle w:val="Alg4"/>
        <w:numPr>
          <w:ilvl w:val="0"/>
          <w:numId w:val="792"/>
        </w:numPr>
        <w:contextualSpacing/>
        <w:rPr>
          <w:ins w:id="14080" w:author="Rev 7 Allen Wirfs-Brock" w:date="2012-05-01T18:00:00Z"/>
        </w:rPr>
      </w:pPr>
      <w:ins w:id="14081" w:author="Rev 7 Allen Wirfs-Brock" w:date="2012-05-01T18:00:00Z">
        <w:r>
          <w:t xml:space="preserve">If the result of calling the HasSuperBinding concrete method of </w:t>
        </w:r>
        <w:r w:rsidRPr="001F7810">
          <w:rPr>
            <w:i/>
          </w:rPr>
          <w:t>env</w:t>
        </w:r>
        <w:r>
          <w:t xml:space="preserve"> is </w:t>
        </w:r>
        <w:r w:rsidRPr="001F7810">
          <w:rPr>
            <w:b/>
          </w:rPr>
          <w:t>false</w:t>
        </w:r>
        <w:r>
          <w:t>, then throw ReferenceError.</w:t>
        </w:r>
      </w:ins>
    </w:p>
    <w:p w:rsidR="003C4138" w:rsidRPr="00E77497" w:rsidRDefault="003C4138" w:rsidP="003C4138">
      <w:pPr>
        <w:pStyle w:val="Alg4"/>
        <w:numPr>
          <w:ilvl w:val="0"/>
          <w:numId w:val="792"/>
        </w:numPr>
        <w:contextualSpacing/>
        <w:rPr>
          <w:ins w:id="14082" w:author="Rev 7 Allen Wirfs-Brock" w:date="2012-05-01T18:00:00Z"/>
        </w:rPr>
      </w:pPr>
      <w:ins w:id="14083" w:author="Rev 7 Allen Wirfs-Brock" w:date="2012-05-01T18:00: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rsidR="003C4138" w:rsidRDefault="003C4138" w:rsidP="003C4138">
      <w:pPr>
        <w:pStyle w:val="Alg3"/>
        <w:numPr>
          <w:ilvl w:val="0"/>
          <w:numId w:val="792"/>
        </w:numPr>
        <w:rPr>
          <w:ins w:id="14084" w:author="Rev 7 Allen Wirfs-Brock" w:date="2012-05-01T18:00:00Z"/>
        </w:rPr>
      </w:pPr>
      <w:ins w:id="14085" w:author="Rev 7 Allen Wirfs-Brock" w:date="2012-05-01T18:00:00Z">
        <w:r>
          <w:t xml:space="preserve">Let </w:t>
        </w:r>
        <w:r w:rsidRPr="00141C64">
          <w:rPr>
            <w:i/>
          </w:rPr>
          <w:t>baseValue</w:t>
        </w:r>
        <w:r>
          <w:t xml:space="preserve"> be the result of calling the Get</w:t>
        </w:r>
      </w:ins>
      <w:ins w:id="14086" w:author="Rev 9 Allen Wirfs-Brock" w:date="2012-06-30T08:32:00Z">
        <w:r w:rsidR="003228B0">
          <w:t>SuperBase</w:t>
        </w:r>
      </w:ins>
      <w:ins w:id="14087" w:author="Rev 7 Allen Wirfs-Brock" w:date="2012-05-01T18:00:00Z">
        <w:del w:id="14088" w:author="Rev 9 Allen Wirfs-Brock" w:date="2012-06-30T08:32:00Z">
          <w:r w:rsidDel="003228B0">
            <w:delText>HomeObject</w:delText>
          </w:r>
        </w:del>
        <w:r>
          <w:t xml:space="preserve"> concrete method of </w:t>
        </w:r>
        <w:r w:rsidRPr="00141C64">
          <w:rPr>
            <w:i/>
          </w:rPr>
          <w:t>env</w:t>
        </w:r>
        <w:r>
          <w:t>.</w:t>
        </w:r>
      </w:ins>
    </w:p>
    <w:p w:rsidR="003C4138" w:rsidRPr="00E77497" w:rsidRDefault="003C4138" w:rsidP="003C4138">
      <w:pPr>
        <w:pStyle w:val="Alg3"/>
        <w:numPr>
          <w:ilvl w:val="0"/>
          <w:numId w:val="792"/>
        </w:numPr>
        <w:rPr>
          <w:ins w:id="14089" w:author="Rev 7 Allen Wirfs-Brock" w:date="2012-05-01T18:00:00Z"/>
        </w:rPr>
      </w:pPr>
      <w:ins w:id="14090" w:author="Rev 7 Allen Wirfs-Brock" w:date="2012-05-01T18:00:00Z">
        <w:r>
          <w:t>ReturnIfAbrupt(</w:t>
        </w:r>
        <w:r w:rsidRPr="00E77497">
          <w:t>CheckObjectCoercible</w:t>
        </w:r>
        <w:r>
          <w:t>(</w:t>
        </w:r>
        <w:r w:rsidRPr="00134DAD">
          <w:rPr>
            <w:i/>
          </w:rPr>
          <w:t>baseValue</w:t>
        </w:r>
        <w:r>
          <w:t>))</w:t>
        </w:r>
        <w:r w:rsidRPr="00E77497">
          <w:t>.</w:t>
        </w:r>
      </w:ins>
    </w:p>
    <w:p w:rsidR="003C4138" w:rsidRPr="00E77497" w:rsidRDefault="003C4138" w:rsidP="003C4138">
      <w:pPr>
        <w:pStyle w:val="Alg3"/>
        <w:numPr>
          <w:ilvl w:val="0"/>
          <w:numId w:val="792"/>
        </w:numPr>
        <w:rPr>
          <w:ins w:id="14091" w:author="Rev 7 Allen Wirfs-Brock" w:date="2012-05-01T18:00:00Z"/>
        </w:rPr>
      </w:pPr>
      <w:ins w:id="14092" w:author="Rev 7 Allen Wirfs-Brock" w:date="2012-05-01T18:00:00Z">
        <w:r w:rsidRPr="00E77497">
          <w:t xml:space="preserve">Let </w:t>
        </w:r>
        <w:r w:rsidRPr="00E77497">
          <w:rPr>
            <w:i/>
          </w:rPr>
          <w:t>property</w:t>
        </w:r>
        <w:r>
          <w:rPr>
            <w:i/>
          </w:rPr>
          <w:t>Key</w:t>
        </w:r>
        <w:r w:rsidRPr="00E77497">
          <w:t xml:space="preserve"> be </w:t>
        </w:r>
      </w:ins>
      <w:ins w:id="14093" w:author="Rev 7 Allen Wirfs-Brock" w:date="2012-05-01T18:02:00Z">
        <w:r>
          <w:t>the result of calling the GetMethodName conc</w:t>
        </w:r>
      </w:ins>
      <w:ins w:id="14094" w:author="Rev 10 Allen Wirfs-Brock" w:date="2012-08-13T16:22:00Z">
        <w:r w:rsidR="0003414D">
          <w:t>r</w:t>
        </w:r>
      </w:ins>
      <w:ins w:id="14095" w:author="Rev 7 Allen Wirfs-Brock" w:date="2012-05-01T18:02:00Z">
        <w:r>
          <w:t xml:space="preserve">ete method of </w:t>
        </w:r>
        <w:r w:rsidRPr="002B6820">
          <w:rPr>
            <w:i/>
            <w:iCs/>
          </w:rPr>
          <w:t>env</w:t>
        </w:r>
      </w:ins>
      <w:ins w:id="14096" w:author="Rev 7 Allen Wirfs-Brock" w:date="2012-05-01T18:00:00Z">
        <w:r w:rsidRPr="00E77497">
          <w:t>.</w:t>
        </w:r>
      </w:ins>
    </w:p>
    <w:p w:rsidR="003C4138" w:rsidRPr="00E77497" w:rsidRDefault="003C4138" w:rsidP="003C4138">
      <w:pPr>
        <w:pStyle w:val="Alg3"/>
        <w:numPr>
          <w:ilvl w:val="0"/>
          <w:numId w:val="792"/>
        </w:numPr>
        <w:rPr>
          <w:ins w:id="14097" w:author="Rev 7 Allen Wirfs-Brock" w:date="2012-05-01T18:00:00Z"/>
        </w:rPr>
      </w:pPr>
      <w:ins w:id="14098" w:author="Rev 7 Allen Wirfs-Brock" w:date="2012-05-01T18:00:00Z">
        <w:r w:rsidRPr="00E77497">
          <w:lastRenderedPageBreak/>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rsidR="003C4138" w:rsidRPr="00E77497" w:rsidRDefault="003C4138" w:rsidP="003C4138">
      <w:pPr>
        <w:pStyle w:val="Alg3"/>
        <w:numPr>
          <w:ilvl w:val="0"/>
          <w:numId w:val="792"/>
        </w:numPr>
        <w:spacing w:after="220"/>
        <w:contextualSpacing/>
        <w:rPr>
          <w:ins w:id="14099" w:author="Rev 7 Allen Wirfs-Brock" w:date="2012-05-01T17:57:00Z"/>
        </w:rPr>
      </w:pPr>
      <w:ins w:id="14100" w:author="Rev 7 Allen Wirfs-Brock" w:date="2012-05-01T18:04:00Z">
        <w:r>
          <w:t xml:space="preserve">Let </w:t>
        </w:r>
        <w:r w:rsidRPr="003C4138">
          <w:rPr>
            <w:i/>
          </w:rPr>
          <w:t>ref</w:t>
        </w:r>
        <w:r>
          <w:t xml:space="preserve"> be </w:t>
        </w:r>
      </w:ins>
      <w:ins w:id="14101" w:author="Rev 7 Allen Wirfs-Brock" w:date="2012-05-01T18:03:00Z">
        <w:r w:rsidRPr="00E77497">
          <w:t xml:space="preserve">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p>
    <w:p w:rsidR="00C814BD" w:rsidRDefault="00C814BD" w:rsidP="00C814BD">
      <w:pPr>
        <w:pStyle w:val="Alg3"/>
        <w:numPr>
          <w:ilvl w:val="0"/>
          <w:numId w:val="792"/>
        </w:numPr>
        <w:spacing w:after="240"/>
        <w:contextualSpacing/>
        <w:rPr>
          <w:ins w:id="14102" w:author="Rev 9 Allen Wirfs-Brock" w:date="2012-06-29T12:49:00Z"/>
        </w:rPr>
      </w:pPr>
      <w:ins w:id="14103" w:author="Rev 9 Allen Wirfs-Brock" w:date="2012-06-29T12:49: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rsidR="003C4138" w:rsidRPr="00E77497" w:rsidRDefault="003C4138" w:rsidP="003C4138">
      <w:pPr>
        <w:pStyle w:val="Alg3"/>
        <w:numPr>
          <w:ilvl w:val="0"/>
          <w:numId w:val="792"/>
        </w:numPr>
        <w:spacing w:after="240"/>
        <w:rPr>
          <w:ins w:id="14104" w:author="Rev 7 Allen Wirfs-Brock" w:date="2012-05-01T17:57:00Z"/>
        </w:rPr>
      </w:pPr>
      <w:ins w:id="14105" w:author="Rev 7 Allen Wirfs-Brock" w:date="2012-05-01T17:57:00Z">
        <w:r>
          <w:t>Return the result of the abstract operation Evalu</w:t>
        </w:r>
      </w:ins>
      <w:ins w:id="14106" w:author="Rev 9 Allen Wirfs-Brock" w:date="2012-07-04T16:37:00Z">
        <w:r w:rsidR="00256B2E">
          <w:t>a</w:t>
        </w:r>
      </w:ins>
      <w:ins w:id="14107" w:author="Rev 7 Allen Wirfs-Brock" w:date="2012-05-01T17:57:00Z">
        <w:r>
          <w:t>te</w:t>
        </w:r>
        <w:del w:id="14108" w:author="Rev 9 Allen Wirfs-Brock" w:date="2012-07-04T16:37:00Z">
          <w:r w:rsidDel="00256B2E">
            <w:delText xml:space="preserve"> </w:delText>
          </w:r>
        </w:del>
        <w:r>
          <w:t xml:space="preserve">Call with arguments </w:t>
        </w:r>
        <w:r w:rsidRPr="0077365B">
          <w:rPr>
            <w:i/>
          </w:rPr>
          <w:t>ref</w:t>
        </w:r>
        <w:del w:id="14109" w:author="Rev 9 Allen Wirfs-Brock" w:date="2012-06-29T12:50:00Z">
          <w:r w:rsidDel="00C814BD">
            <w:delText xml:space="preserve"> and</w:delText>
          </w:r>
        </w:del>
      </w:ins>
      <w:ins w:id="14110" w:author="Rev 9 Allen Wirfs-Brock" w:date="2012-06-29T12:50:00Z">
        <w:r w:rsidR="00C814BD">
          <w:t>,</w:t>
        </w:r>
      </w:ins>
      <w:ins w:id="14111" w:author="Rev 7 Allen Wirfs-Brock" w:date="2012-05-01T17:57:00Z">
        <w:r>
          <w:t xml:space="preserve"> </w:t>
        </w:r>
        <w:r w:rsidRPr="0077365B">
          <w:rPr>
            <w:i/>
          </w:rPr>
          <w:t>Arguments</w:t>
        </w:r>
      </w:ins>
      <w:ins w:id="14112" w:author="Rev 9 Allen Wirfs-Brock" w:date="2012-06-29T12:50:00Z">
        <w:r w:rsidR="00C814BD">
          <w:t>,</w:t>
        </w:r>
        <w:r w:rsidR="00C814BD" w:rsidRPr="00C814BD">
          <w:t xml:space="preserve"> </w:t>
        </w:r>
        <w:r w:rsidR="00C814BD">
          <w:t xml:space="preserve">and </w:t>
        </w:r>
        <w:r w:rsidR="00C814BD" w:rsidRPr="00C814BD">
          <w:rPr>
            <w:i/>
          </w:rPr>
          <w:t>tailCall</w:t>
        </w:r>
      </w:ins>
      <w:ins w:id="14113" w:author="Rev 7 Allen Wirfs-Brock" w:date="2012-05-01T17:57:00Z">
        <w:r w:rsidRPr="00E77497">
          <w:t>.</w:t>
        </w:r>
      </w:ins>
    </w:p>
    <w:p w:rsidR="004C02EF" w:rsidRPr="00E77497" w:rsidRDefault="004C02EF" w:rsidP="00A02592">
      <w:pPr>
        <w:pStyle w:val="Heading3"/>
        <w:numPr>
          <w:ilvl w:val="0"/>
          <w:numId w:val="0"/>
        </w:numPr>
      </w:pPr>
      <w:bookmarkStart w:id="14114" w:name="_Toc339020355"/>
      <w:r w:rsidRPr="00E77497">
        <w:t>11.2.</w:t>
      </w:r>
      <w:del w:id="14115" w:author="Rev 5 Allen Wirfs-Brock" w:date="2012-01-11T14:26:00Z">
        <w:r w:rsidRPr="00E77497" w:rsidDel="000847C5">
          <w:delText>4</w:delText>
        </w:r>
      </w:del>
      <w:ins w:id="14116" w:author="Rev 5 Allen Wirfs-Brock" w:date="2012-01-11T14:26:00Z">
        <w:r w:rsidR="000847C5">
          <w:t>5</w:t>
        </w:r>
      </w:ins>
      <w:r w:rsidRPr="00E77497">
        <w:tab/>
        <w:t>Argument List</w:t>
      </w:r>
      <w:bookmarkEnd w:id="13917"/>
      <w:bookmarkEnd w:id="13918"/>
      <w:bookmarkEnd w:id="13919"/>
      <w:r w:rsidRPr="00E77497">
        <w:t>s</w:t>
      </w:r>
      <w:bookmarkEnd w:id="13921"/>
      <w:bookmarkEnd w:id="13922"/>
      <w:bookmarkEnd w:id="13923"/>
      <w:bookmarkEnd w:id="13924"/>
      <w:bookmarkEnd w:id="13925"/>
      <w:bookmarkEnd w:id="13926"/>
      <w:bookmarkEnd w:id="13927"/>
      <w:bookmarkEnd w:id="13928"/>
      <w:bookmarkEnd w:id="14114"/>
    </w:p>
    <w:p w:rsidR="004C02EF" w:rsidRPr="00E77497" w:rsidRDefault="004C02EF" w:rsidP="004C02EF">
      <w:r w:rsidRPr="00E77497">
        <w:t>The evaluation of an argument list produces a List of values (see 8.</w:t>
      </w:r>
      <w:del w:id="14117" w:author="Rev 6 Allen Wirfs-Brock" w:date="2012-02-22T12:27:00Z">
        <w:r w:rsidRPr="00E77497" w:rsidDel="00F87676">
          <w:delText>8</w:delText>
        </w:r>
      </w:del>
      <w:ins w:id="14118" w:author="Rev 6 Allen Wirfs-Brock" w:date="2012-02-22T12:27:00Z">
        <w:r w:rsidR="00F87676">
          <w:t>7</w:t>
        </w:r>
      </w:ins>
      <w:r w:rsidRPr="00E77497">
        <w:t>).</w:t>
      </w:r>
    </w:p>
    <w:p w:rsidR="00384BE6" w:rsidRPr="00E77497" w:rsidDel="00592233" w:rsidRDefault="00384BE6" w:rsidP="00384BE6">
      <w:pPr>
        <w:pStyle w:val="Heading4"/>
        <w:numPr>
          <w:ilvl w:val="0"/>
          <w:numId w:val="0"/>
        </w:numPr>
        <w:rPr>
          <w:ins w:id="14119" w:author="Rev 4 Allen Wirfs-Brock" w:date="2011-10-15T09:35:00Z"/>
          <w:del w:id="14120" w:author="Rev 6 Allen Wirfs-Brock" w:date="2012-01-26T11:23:00Z"/>
        </w:rPr>
      </w:pPr>
      <w:ins w:id="14121" w:author="Rev 4 Allen Wirfs-Brock" w:date="2011-10-15T09:35:00Z">
        <w:del w:id="14122" w:author="Rev 6 Allen Wirfs-Brock" w:date="2012-01-26T11:23:00Z">
          <w:r w:rsidRPr="00E77497" w:rsidDel="00592233">
            <w:delText>11.2.4</w:delText>
          </w:r>
        </w:del>
      </w:ins>
      <w:ins w:id="14123" w:author="Rev 5 Allen Wirfs-Brock" w:date="2012-01-11T14:26:00Z">
        <w:del w:id="14124" w:author="Rev 6 Allen Wirfs-Brock" w:date="2012-01-26T11:23:00Z">
          <w:r w:rsidR="000847C5" w:rsidDel="00592233">
            <w:delText>5</w:delText>
          </w:r>
        </w:del>
      </w:ins>
      <w:ins w:id="14125" w:author="Rev 4 Allen Wirfs-Brock" w:date="2011-10-15T09:35:00Z">
        <w:del w:id="14126" w:author="Rev 6 Allen Wirfs-Brock" w:date="2012-01-26T11:23:00Z">
          <w:r w:rsidRPr="00E77497" w:rsidDel="00592233">
            <w:delText>.1 Static Semantics</w:delText>
          </w:r>
        </w:del>
      </w:ins>
    </w:p>
    <w:p w:rsidR="00384BE6" w:rsidRPr="00E77497" w:rsidDel="00592233" w:rsidRDefault="00304798" w:rsidP="00384BE6">
      <w:pPr>
        <w:rPr>
          <w:ins w:id="14127" w:author="Rev 4 Allen Wirfs-Brock" w:date="2011-10-15T09:35:00Z"/>
          <w:del w:id="14128" w:author="Rev 6 Allen Wirfs-Brock" w:date="2012-01-26T11:23:00Z"/>
          <w:rFonts w:ascii="Helvetica" w:hAnsi="Helvetica"/>
          <w:b/>
        </w:rPr>
      </w:pPr>
      <w:ins w:id="14129" w:author="Rev 5 Allen Wirfs-Brock" w:date="2012-01-11T14:30:00Z">
        <w:del w:id="14130" w:author="Rev 6 Allen Wirfs-Brock" w:date="2012-01-26T11:23:00Z">
          <w:r w:rsidRPr="00E77497" w:rsidDel="00592233">
            <w:rPr>
              <w:rFonts w:ascii="Helvetica" w:hAnsi="Helvetica"/>
              <w:b/>
            </w:rPr>
            <w:delText xml:space="preserve">Static Semantics:  </w:delText>
          </w:r>
        </w:del>
      </w:ins>
      <w:ins w:id="14131" w:author="Rev 4 Allen Wirfs-Brock" w:date="2011-10-15T09:35:00Z">
        <w:del w:id="14132" w:author="Rev 6 Allen Wirfs-Brock" w:date="2012-01-26T11:23:00Z">
          <w:r w:rsidR="00384BE6" w:rsidRPr="00E77497" w:rsidDel="00592233">
            <w:rPr>
              <w:rFonts w:ascii="Helvetica" w:hAnsi="Helvetica"/>
              <w:b/>
            </w:rPr>
            <w:delText>Early Errors</w:delText>
          </w:r>
        </w:del>
      </w:ins>
    </w:p>
    <w:p w:rsidR="004C02EF" w:rsidRPr="00E77497" w:rsidDel="00592233" w:rsidRDefault="004C02EF" w:rsidP="004C02EF">
      <w:pPr>
        <w:rPr>
          <w:del w:id="14133" w:author="Rev 6 Allen Wirfs-Brock" w:date="2012-01-26T11:23:00Z"/>
        </w:rPr>
      </w:pPr>
      <w:del w:id="14134"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rsidR="004C02EF" w:rsidRPr="00E77497" w:rsidDel="00592233" w:rsidRDefault="004C02EF">
      <w:pPr>
        <w:pStyle w:val="Alg3"/>
        <w:numPr>
          <w:ilvl w:val="0"/>
          <w:numId w:val="63"/>
        </w:numPr>
        <w:spacing w:after="220"/>
        <w:contextualSpacing/>
        <w:rPr>
          <w:del w:id="14135" w:author="Rev 6 Allen Wirfs-Brock" w:date="2012-01-26T11:23:00Z"/>
        </w:rPr>
        <w:pPrChange w:id="14136" w:author="Rev 4 Allen Wirfs-Brock" w:date="2011-11-07T12:16:00Z">
          <w:pPr>
            <w:pStyle w:val="Alg3"/>
            <w:numPr>
              <w:numId w:val="65"/>
            </w:numPr>
            <w:spacing w:after="220"/>
            <w:contextualSpacing/>
          </w:pPr>
        </w:pPrChange>
      </w:pPr>
      <w:del w:id="14137" w:author="Rev 6 Allen Wirfs-Brock" w:date="2012-01-26T11:23:00Z">
        <w:r w:rsidRPr="00E77497" w:rsidDel="00592233">
          <w:delText>Return an empty List.</w:delText>
        </w:r>
      </w:del>
    </w:p>
    <w:p w:rsidR="004C02EF" w:rsidRPr="00E77497" w:rsidDel="00592233" w:rsidRDefault="004C02EF" w:rsidP="004C02EF">
      <w:pPr>
        <w:rPr>
          <w:del w:id="14138" w:author="Rev 6 Allen Wirfs-Brock" w:date="2012-01-26T11:23:00Z"/>
        </w:rPr>
      </w:pPr>
      <w:del w:id="14139"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rsidR="004C02EF" w:rsidRPr="00E77497" w:rsidDel="00592233" w:rsidRDefault="004C02EF">
      <w:pPr>
        <w:pStyle w:val="Alg3"/>
        <w:numPr>
          <w:ilvl w:val="0"/>
          <w:numId w:val="64"/>
        </w:numPr>
        <w:spacing w:after="220"/>
        <w:contextualSpacing/>
        <w:rPr>
          <w:del w:id="14140" w:author="Rev 6 Allen Wirfs-Brock" w:date="2012-01-26T11:23:00Z"/>
        </w:rPr>
        <w:pPrChange w:id="14141" w:author="Rev 4 Allen Wirfs-Brock" w:date="2011-11-07T12:16:00Z">
          <w:pPr>
            <w:pStyle w:val="Alg3"/>
            <w:numPr>
              <w:numId w:val="66"/>
            </w:numPr>
            <w:spacing w:after="220"/>
            <w:contextualSpacing/>
          </w:pPr>
        </w:pPrChange>
      </w:pPr>
      <w:del w:id="14142"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rsidR="004C02EF" w:rsidRPr="00E77497" w:rsidDel="00592233" w:rsidRDefault="004C02EF" w:rsidP="004C02EF">
      <w:pPr>
        <w:keepNext/>
        <w:rPr>
          <w:del w:id="14143" w:author="Rev 6 Allen Wirfs-Brock" w:date="2012-01-26T11:23:00Z"/>
        </w:rPr>
      </w:pPr>
      <w:del w:id="14144"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rsidR="004C02EF" w:rsidRPr="00E77497" w:rsidDel="00592233" w:rsidRDefault="004C02EF">
      <w:pPr>
        <w:pStyle w:val="Alg3"/>
        <w:numPr>
          <w:ilvl w:val="0"/>
          <w:numId w:val="65"/>
        </w:numPr>
        <w:spacing w:after="220"/>
        <w:contextualSpacing/>
        <w:rPr>
          <w:del w:id="14145" w:author="Rev 6 Allen Wirfs-Brock" w:date="2012-01-26T11:23:00Z"/>
        </w:rPr>
        <w:pPrChange w:id="14146" w:author="Rev 4 Allen Wirfs-Brock" w:date="2011-11-07T12:16:00Z">
          <w:pPr>
            <w:pStyle w:val="Alg3"/>
            <w:numPr>
              <w:numId w:val="67"/>
            </w:numPr>
            <w:spacing w:after="220"/>
            <w:contextualSpacing/>
          </w:pPr>
        </w:pPrChange>
      </w:pPr>
      <w:del w:id="14147"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rsidR="004C02EF" w:rsidRPr="00E77497" w:rsidDel="00592233" w:rsidRDefault="004C02EF">
      <w:pPr>
        <w:pStyle w:val="Alg3"/>
        <w:numPr>
          <w:ilvl w:val="0"/>
          <w:numId w:val="65"/>
        </w:numPr>
        <w:rPr>
          <w:del w:id="14148" w:author="Rev 6 Allen Wirfs-Brock" w:date="2012-01-26T11:23:00Z"/>
        </w:rPr>
        <w:pPrChange w:id="14149" w:author="Rev 4 Allen Wirfs-Brock" w:date="2011-11-07T12:16:00Z">
          <w:pPr>
            <w:pStyle w:val="Alg3"/>
            <w:numPr>
              <w:numId w:val="67"/>
            </w:numPr>
          </w:pPr>
        </w:pPrChange>
      </w:pPr>
      <w:del w:id="14150"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rsidR="004C02EF" w:rsidRPr="00E77497" w:rsidDel="00592233" w:rsidRDefault="004C02EF">
      <w:pPr>
        <w:pStyle w:val="Alg3"/>
        <w:numPr>
          <w:ilvl w:val="0"/>
          <w:numId w:val="65"/>
        </w:numPr>
        <w:spacing w:after="220"/>
        <w:contextualSpacing/>
        <w:rPr>
          <w:del w:id="14151" w:author="Rev 6 Allen Wirfs-Brock" w:date="2012-01-26T11:23:00Z"/>
        </w:rPr>
        <w:pPrChange w:id="14152" w:author="Rev 4 Allen Wirfs-Brock" w:date="2011-11-07T12:16:00Z">
          <w:pPr>
            <w:pStyle w:val="Alg3"/>
            <w:numPr>
              <w:numId w:val="67"/>
            </w:numPr>
            <w:spacing w:after="220"/>
            <w:contextualSpacing/>
          </w:pPr>
        </w:pPrChange>
      </w:pPr>
      <w:del w:id="14153"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rsidR="00144DD7" w:rsidRPr="00E77497" w:rsidDel="00592233" w:rsidRDefault="00144DD7" w:rsidP="00120381">
      <w:pPr>
        <w:contextualSpacing/>
        <w:rPr>
          <w:ins w:id="14154" w:author="Allen Wirfs-Brock" w:date="2011-07-05T10:46:00Z"/>
          <w:del w:id="14155" w:author="Rev 6 Allen Wirfs-Brock" w:date="2012-01-26T11:23:00Z"/>
        </w:rPr>
      </w:pPr>
      <w:ins w:id="14156" w:author="Allen Wirfs-Brock" w:date="2011-07-05T10:46:00Z">
        <w:del w:id="14157"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rsidR="00144DD7" w:rsidRPr="00E77497" w:rsidDel="00592233" w:rsidRDefault="00144DD7" w:rsidP="00441AED">
      <w:pPr>
        <w:numPr>
          <w:ilvl w:val="0"/>
          <w:numId w:val="403"/>
        </w:numPr>
        <w:spacing w:after="220"/>
        <w:rPr>
          <w:ins w:id="14158" w:author="Allen Wirfs-Brock" w:date="2011-07-05T10:46:00Z"/>
          <w:del w:id="14159" w:author="Rev 6 Allen Wirfs-Brock" w:date="2012-01-26T11:23:00Z"/>
        </w:rPr>
      </w:pPr>
      <w:ins w:id="14160" w:author="Allen Wirfs-Brock" w:date="2011-07-05T10:46:00Z">
        <w:del w:id="14161" w:author="Rev 6 Allen Wirfs-Brock" w:date="2012-01-26T11:23:00Z">
          <w:r w:rsidRPr="00E77497" w:rsidDel="00592233">
            <w:delText>It is a Syntax Error if the scource</w:delText>
          </w:r>
        </w:del>
      </w:ins>
      <w:ins w:id="14162" w:author="Rev 3 Allen Wirfs-Brock" w:date="2011-08-30T11:39:00Z">
        <w:del w:id="14163" w:author="Rev 6 Allen Wirfs-Brock" w:date="2012-01-26T11:23:00Z">
          <w:r w:rsidR="00F937DA" w:rsidRPr="00E77497" w:rsidDel="00592233">
            <w:delText>source</w:delText>
          </w:r>
        </w:del>
      </w:ins>
      <w:ins w:id="14164" w:author="Allen Wirfs-Brock" w:date="2011-07-05T10:46:00Z">
        <w:del w:id="14165" w:author="Rev 6 Allen Wirfs-Brock" w:date="2012-01-26T11:23:00Z">
          <w:r w:rsidRPr="00E77497" w:rsidDel="00592233">
            <w:delText xml:space="preserve"> code parsed with this production is not extended code.</w:delText>
          </w:r>
        </w:del>
      </w:ins>
    </w:p>
    <w:p w:rsidR="002A29A1" w:rsidRPr="00E77497" w:rsidDel="00592233" w:rsidRDefault="002A29A1" w:rsidP="002A29A1">
      <w:pPr>
        <w:rPr>
          <w:ins w:id="14166" w:author="Allen Wirfs-Brock" w:date="2011-07-05T10:47:00Z"/>
          <w:del w:id="14167" w:author="Rev 6 Allen Wirfs-Brock" w:date="2012-01-26T11:23:00Z"/>
        </w:rPr>
      </w:pPr>
      <w:bookmarkStart w:id="14168" w:name="_Toc472818826"/>
      <w:bookmarkStart w:id="14169" w:name="_Toc235503400"/>
      <w:bookmarkStart w:id="14170" w:name="_Toc241509175"/>
      <w:bookmarkStart w:id="14171" w:name="_Toc244416662"/>
      <w:bookmarkStart w:id="14172" w:name="_Toc276631026"/>
      <w:bookmarkStart w:id="14173" w:name="_Toc385672192"/>
      <w:bookmarkStart w:id="14174" w:name="_Toc393690287"/>
      <w:ins w:id="14175" w:author="Allen Wirfs-Brock" w:date="2011-07-05T10:47:00Z">
        <w:del w:id="14176"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rsidR="002A29A1" w:rsidRPr="00E77497" w:rsidDel="00592233" w:rsidRDefault="002A29A1" w:rsidP="00441AED">
      <w:pPr>
        <w:numPr>
          <w:ilvl w:val="0"/>
          <w:numId w:val="403"/>
        </w:numPr>
        <w:spacing w:after="220"/>
        <w:rPr>
          <w:ins w:id="14177" w:author="Allen Wirfs-Brock" w:date="2011-07-05T10:47:00Z"/>
          <w:del w:id="14178" w:author="Rev 6 Allen Wirfs-Brock" w:date="2012-01-26T11:23:00Z"/>
        </w:rPr>
      </w:pPr>
      <w:ins w:id="14179" w:author="Allen Wirfs-Brock" w:date="2011-07-05T10:47:00Z">
        <w:del w:id="14180" w:author="Rev 6 Allen Wirfs-Brock" w:date="2012-01-26T11:23:00Z">
          <w:r w:rsidRPr="00E77497" w:rsidDel="00592233">
            <w:delText>It is a Syntax Error if the scource</w:delText>
          </w:r>
        </w:del>
      </w:ins>
      <w:ins w:id="14181" w:author="Rev 3 Allen Wirfs-Brock" w:date="2011-08-30T11:39:00Z">
        <w:del w:id="14182" w:author="Rev 6 Allen Wirfs-Brock" w:date="2012-01-26T11:23:00Z">
          <w:r w:rsidR="00F937DA" w:rsidRPr="00E77497" w:rsidDel="00592233">
            <w:delText>source</w:delText>
          </w:r>
        </w:del>
      </w:ins>
      <w:ins w:id="14183" w:author="Allen Wirfs-Brock" w:date="2011-07-05T10:47:00Z">
        <w:del w:id="14184" w:author="Rev 6 Allen Wirfs-Brock" w:date="2012-01-26T11:23:00Z">
          <w:r w:rsidRPr="00E77497" w:rsidDel="00592233">
            <w:delText xml:space="preserve"> code parsed with this production is not extended code.</w:delText>
          </w:r>
        </w:del>
      </w:ins>
    </w:p>
    <w:p w:rsidR="00384BE6" w:rsidRPr="00E77497" w:rsidRDefault="00384BE6" w:rsidP="00384BE6">
      <w:pPr>
        <w:pStyle w:val="Heading4"/>
        <w:numPr>
          <w:ilvl w:val="0"/>
          <w:numId w:val="0"/>
        </w:numPr>
        <w:rPr>
          <w:ins w:id="14185" w:author="Rev 4 Allen Wirfs-Brock" w:date="2011-10-15T09:35:00Z"/>
        </w:rPr>
      </w:pPr>
      <w:ins w:id="14186" w:author="Rev 4 Allen Wirfs-Brock" w:date="2011-10-15T09:35:00Z">
        <w:del w:id="14187" w:author="Rev 6 Allen Wirfs-Brock" w:date="2012-01-26T11:23:00Z">
          <w:r w:rsidRPr="00E77497" w:rsidDel="00592233">
            <w:delText>11.2.4</w:delText>
          </w:r>
        </w:del>
      </w:ins>
      <w:ins w:id="14188" w:author="Rev 5 Allen Wirfs-Brock" w:date="2012-01-11T14:26:00Z">
        <w:del w:id="14189" w:author="Rev 6 Allen Wirfs-Brock" w:date="2012-01-26T11:23:00Z">
          <w:r w:rsidR="000847C5" w:rsidDel="00592233">
            <w:delText>5</w:delText>
          </w:r>
        </w:del>
      </w:ins>
      <w:ins w:id="14190" w:author="Rev 4 Allen Wirfs-Brock" w:date="2011-10-15T09:35:00Z">
        <w:del w:id="14191" w:author="Rev 6 Allen Wirfs-Brock" w:date="2012-01-26T11:23:00Z">
          <w:r w:rsidRPr="00E77497" w:rsidDel="00592233">
            <w:delText xml:space="preserve">.2 </w:delText>
          </w:r>
        </w:del>
        <w:r w:rsidRPr="00E77497">
          <w:t>Runtime Semantics</w:t>
        </w:r>
      </w:ins>
    </w:p>
    <w:p w:rsidR="00384BE6" w:rsidRPr="00E77497" w:rsidRDefault="00384BE6" w:rsidP="00384BE6">
      <w:pPr>
        <w:keepNext/>
        <w:rPr>
          <w:ins w:id="14192" w:author="Rev 4 Allen Wirfs-Brock" w:date="2011-10-15T09:35:00Z"/>
          <w:rFonts w:ascii="Helvetica" w:hAnsi="Helvetica"/>
          <w:b/>
        </w:rPr>
      </w:pPr>
      <w:ins w:id="14193" w:author="Rev 4 Allen Wirfs-Brock" w:date="2011-10-15T09:35:00Z">
        <w:r w:rsidRPr="00E77497">
          <w:rPr>
            <w:rFonts w:ascii="Helvetica" w:hAnsi="Helvetica"/>
            <w:b/>
          </w:rPr>
          <w:t xml:space="preserve">Runtime Semantics: </w:t>
        </w:r>
      </w:ins>
      <w:ins w:id="14194" w:author="Rev 9 Allen Wirfs-Brock" w:date="2012-07-04T16:42:00Z">
        <w:r w:rsidR="00256B2E" w:rsidRPr="002241B3">
          <w:rPr>
            <w:b/>
          </w:rPr>
          <w:t>ArgumentListEvaluation</w:t>
        </w:r>
      </w:ins>
      <w:ins w:id="14195" w:author="Rev 4 Allen Wirfs-Brock" w:date="2011-10-15T09:35:00Z">
        <w:del w:id="14196" w:author="Rev 9 Allen Wirfs-Brock" w:date="2012-07-04T16:42:00Z">
          <w:r w:rsidRPr="00E77497" w:rsidDel="00256B2E">
            <w:rPr>
              <w:rFonts w:ascii="Helvetica" w:hAnsi="Helvetica"/>
              <w:b/>
              <w:spacing w:val="6"/>
            </w:rPr>
            <w:delText>Evaluation</w:delText>
          </w:r>
        </w:del>
      </w:ins>
    </w:p>
    <w:p w:rsidR="00384BE6" w:rsidRPr="00E77497" w:rsidRDefault="00384BE6" w:rsidP="00384BE6">
      <w:del w:id="14197"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14198" w:author="Rev 4 Allen Wirfs-Brock" w:date="2011-10-15T09:38:00Z">
        <w:r w:rsidRPr="00E77497" w:rsidDel="00326D0A">
          <w:delText>is evaluated as follows:</w:delText>
        </w:r>
      </w:del>
    </w:p>
    <w:p w:rsidR="00384BE6" w:rsidRPr="00E77497" w:rsidRDefault="00384BE6" w:rsidP="00441AED">
      <w:pPr>
        <w:pStyle w:val="Alg3"/>
        <w:numPr>
          <w:ilvl w:val="0"/>
          <w:numId w:val="63"/>
        </w:numPr>
        <w:spacing w:after="220"/>
        <w:contextualSpacing/>
      </w:pPr>
      <w:r w:rsidRPr="00E77497">
        <w:t>Return an empty List.</w:t>
      </w:r>
    </w:p>
    <w:p w:rsidR="00384BE6" w:rsidRPr="00E77497" w:rsidDel="009508C6" w:rsidRDefault="00384BE6" w:rsidP="00384BE6">
      <w:pPr>
        <w:rPr>
          <w:del w:id="14199" w:author="Rev 8 Allen Wirfs-Brock" w:date="2012-06-01T08:37:00Z"/>
        </w:rPr>
      </w:pPr>
      <w:del w:id="14200" w:author="Rev 8 Allen Wirfs-Brock" w:date="2012-06-01T08:37:00Z">
        <w:r w:rsidRPr="00E77497" w:rsidDel="009508C6">
          <w:delText xml:space="preserve">The production </w:delText>
        </w:r>
        <w:r w:rsidRPr="00E77497" w:rsidDel="009508C6">
          <w:rPr>
            <w:rStyle w:val="bnf"/>
          </w:rPr>
          <w:delText>Arguments</w:delText>
        </w:r>
        <w:r w:rsidRPr="00E77497" w:rsidDel="009508C6">
          <w:rPr>
            <w:i/>
          </w:rPr>
          <w:delText xml:space="preserve"> </w:delText>
        </w:r>
        <w:r w:rsidRPr="00E77497" w:rsidDel="009508C6">
          <w:rPr>
            <w:b/>
          </w:rPr>
          <w:delText>:</w:delText>
        </w:r>
        <w:r w:rsidRPr="00E77497" w:rsidDel="009508C6">
          <w:rPr>
            <w:i/>
          </w:rPr>
          <w:delText xml:space="preserve"> </w:delText>
        </w:r>
        <w:r w:rsidRPr="00E77497" w:rsidDel="009508C6">
          <w:rPr>
            <w:rFonts w:ascii="Courier New" w:hAnsi="Courier New"/>
            <w:b/>
          </w:rPr>
          <w:delText xml:space="preserve">( </w:delText>
        </w:r>
        <w:r w:rsidRPr="00E77497" w:rsidDel="009508C6">
          <w:rPr>
            <w:rStyle w:val="bnf"/>
          </w:rPr>
          <w:delText>ArgumentList</w:delText>
        </w:r>
        <w:r w:rsidRPr="00E77497" w:rsidDel="009508C6">
          <w:rPr>
            <w:rFonts w:ascii="Courier New" w:hAnsi="Courier New"/>
            <w:b/>
          </w:rPr>
          <w:delText xml:space="preserve"> )</w:delText>
        </w:r>
        <w:r w:rsidRPr="00E77497" w:rsidDel="009508C6">
          <w:delText xml:space="preserve"> is evaluated as follows:</w:delText>
        </w:r>
      </w:del>
    </w:p>
    <w:p w:rsidR="00384BE6" w:rsidRPr="00E77497" w:rsidDel="009508C6" w:rsidRDefault="00384BE6" w:rsidP="00441AED">
      <w:pPr>
        <w:pStyle w:val="Alg3"/>
        <w:numPr>
          <w:ilvl w:val="0"/>
          <w:numId w:val="64"/>
        </w:numPr>
        <w:spacing w:after="220"/>
        <w:contextualSpacing/>
        <w:rPr>
          <w:del w:id="14201" w:author="Rev 8 Allen Wirfs-Brock" w:date="2012-06-01T08:37:00Z"/>
        </w:rPr>
      </w:pPr>
      <w:del w:id="14202" w:author="Rev 8 Allen Wirfs-Brock" w:date="2012-06-01T08:37:00Z">
        <w:r w:rsidRPr="00E77497" w:rsidDel="009508C6">
          <w:delText xml:space="preserve">Return the result of evaluating </w:delText>
        </w:r>
        <w:r w:rsidRPr="00E77497" w:rsidDel="009508C6">
          <w:rPr>
            <w:i/>
          </w:rPr>
          <w:delText>ArgumentList</w:delText>
        </w:r>
        <w:r w:rsidRPr="00E77497" w:rsidDel="009508C6">
          <w:delText>.</w:delText>
        </w:r>
      </w:del>
    </w:p>
    <w:p w:rsidR="00384BE6" w:rsidRPr="00E77497" w:rsidRDefault="00384BE6" w:rsidP="00384BE6">
      <w:pPr>
        <w:keepNext/>
      </w:pPr>
      <w:del w:id="14203"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14204" w:author="Rev 4 Allen Wirfs-Brock" w:date="2011-10-15T09:38:00Z">
        <w:r w:rsidRPr="00E77497" w:rsidDel="00326D0A">
          <w:delText>is evaluated as follows:</w:delText>
        </w:r>
      </w:del>
    </w:p>
    <w:p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rsidR="00E01C54" w:rsidRDefault="006552DF" w:rsidP="00E01C54">
      <w:pPr>
        <w:pStyle w:val="Alg4"/>
        <w:numPr>
          <w:ilvl w:val="0"/>
          <w:numId w:val="65"/>
        </w:numPr>
        <w:contextualSpacing/>
        <w:rPr>
          <w:ins w:id="14205" w:author="Rev 6 Allen Wirfs-Brock" w:date="2012-02-16T14:49:00Z"/>
        </w:rPr>
      </w:pPr>
      <w:ins w:id="14206" w:author="Rev 10 Allen Wirfs-Brock" w:date="2012-08-14T14:47:00Z">
        <w:r>
          <w:t>ReturnIfAbrupt(</w:t>
        </w:r>
        <w:r w:rsidRPr="00E77497">
          <w:rPr>
            <w:i/>
          </w:rPr>
          <w:t>arg</w:t>
        </w:r>
        <w:r>
          <w:t>)</w:t>
        </w:r>
      </w:ins>
      <w:ins w:id="14207" w:author="Rev 6 Allen Wirfs-Brock" w:date="2012-02-16T14:49:00Z">
        <w:del w:id="14208" w:author="Rev 10 Allen Wirfs-Brock" w:date="2012-08-14T14:47:00Z">
          <w:r w:rsidR="00E01C54" w:rsidDel="006552DF">
            <w:delText xml:space="preserve">If </w:delText>
          </w:r>
        </w:del>
      </w:ins>
      <w:ins w:id="14209" w:author="Rev 6 Allen Wirfs-Brock" w:date="2012-02-16T14:50:00Z">
        <w:del w:id="14210" w:author="Rev 10 Allen Wirfs-Brock" w:date="2012-08-14T14:47:00Z">
          <w:r w:rsidR="00E01C54" w:rsidRPr="00E77497" w:rsidDel="006552DF">
            <w:rPr>
              <w:i/>
            </w:rPr>
            <w:delText>arg</w:delText>
          </w:r>
          <w:r w:rsidR="00E01C54" w:rsidRPr="00E77497" w:rsidDel="006552DF">
            <w:delText xml:space="preserve"> </w:delText>
          </w:r>
        </w:del>
      </w:ins>
      <w:ins w:id="14211" w:author="Rev 6 Allen Wirfs-Brock" w:date="2012-02-16T14:49:00Z">
        <w:del w:id="14212" w:author="Rev 10 Allen Wirfs-Brock" w:date="2012-08-14T14:47:00Z">
          <w:r w:rsidR="00E01C54" w:rsidDel="006552DF">
            <w:delText xml:space="preserve">is an abrupt completion, return </w:delText>
          </w:r>
        </w:del>
      </w:ins>
      <w:ins w:id="14213" w:author="Rev 6 Allen Wirfs-Brock" w:date="2012-02-16T14:50:00Z">
        <w:del w:id="14214" w:author="Rev 10 Allen Wirfs-Brock" w:date="2012-08-14T14:47:00Z">
          <w:r w:rsidR="00E01C54" w:rsidRPr="00E77497" w:rsidDel="006552DF">
            <w:rPr>
              <w:i/>
            </w:rPr>
            <w:delText>arg</w:delText>
          </w:r>
        </w:del>
      </w:ins>
      <w:ins w:id="14215" w:author="Rev 6 Allen Wirfs-Brock" w:date="2012-02-16T14:49:00Z">
        <w:r w:rsidR="00E01C54">
          <w:t>.</w:t>
        </w:r>
      </w:ins>
    </w:p>
    <w:p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rsidR="00326D0A" w:rsidRPr="00E77497" w:rsidRDefault="00326D0A" w:rsidP="00326D0A">
      <w:pPr>
        <w:rPr>
          <w:ins w:id="14216" w:author="Rev 4 Allen Wirfs-Brock" w:date="2011-10-15T09:37:00Z"/>
        </w:rPr>
      </w:pPr>
      <w:ins w:id="14217"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rsidR="00326D0A" w:rsidRPr="00E77497" w:rsidRDefault="00326D0A" w:rsidP="00441AED">
      <w:pPr>
        <w:pStyle w:val="Alg4"/>
        <w:numPr>
          <w:ilvl w:val="0"/>
          <w:numId w:val="419"/>
        </w:numPr>
        <w:spacing w:after="220"/>
        <w:contextualSpacing/>
        <w:rPr>
          <w:ins w:id="14218" w:author="Rev 4 Allen Wirfs-Brock" w:date="2011-10-15T09:37:00Z"/>
        </w:rPr>
      </w:pPr>
      <w:ins w:id="14219" w:author="Rev 4 Allen Wirfs-Brock" w:date="2011-10-15T09:37:00Z">
        <w:r w:rsidRPr="00E77497">
          <w:t xml:space="preserve">Let </w:t>
        </w:r>
        <w:r w:rsidRPr="00E77497">
          <w:rPr>
            <w:i/>
          </w:rPr>
          <w:t xml:space="preserve">list </w:t>
        </w:r>
        <w:r w:rsidRPr="00E77497">
          <w:t>be an empty List.</w:t>
        </w:r>
      </w:ins>
    </w:p>
    <w:p w:rsidR="00326D0A" w:rsidRPr="00E77497" w:rsidRDefault="00326D0A" w:rsidP="00441AED">
      <w:pPr>
        <w:pStyle w:val="Alg4"/>
        <w:numPr>
          <w:ilvl w:val="0"/>
          <w:numId w:val="419"/>
        </w:numPr>
        <w:spacing w:after="220"/>
        <w:contextualSpacing/>
        <w:rPr>
          <w:ins w:id="14220" w:author="Rev 4 Allen Wirfs-Brock" w:date="2011-10-15T09:37:00Z"/>
        </w:rPr>
      </w:pPr>
      <w:ins w:id="14221"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rsidR="00326D0A" w:rsidRPr="00E77497" w:rsidRDefault="00326D0A" w:rsidP="00441AED">
      <w:pPr>
        <w:pStyle w:val="Alg4"/>
        <w:numPr>
          <w:ilvl w:val="0"/>
          <w:numId w:val="419"/>
        </w:numPr>
        <w:spacing w:after="220"/>
        <w:contextualSpacing/>
        <w:rPr>
          <w:ins w:id="14222" w:author="Rev 4 Allen Wirfs-Brock" w:date="2011-10-15T09:37:00Z"/>
        </w:rPr>
      </w:pPr>
      <w:ins w:id="14223"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rsidR="00326D0A" w:rsidRPr="00E77497" w:rsidRDefault="00326D0A" w:rsidP="00441AED">
      <w:pPr>
        <w:pStyle w:val="Alg4"/>
        <w:numPr>
          <w:ilvl w:val="0"/>
          <w:numId w:val="419"/>
        </w:numPr>
        <w:contextualSpacing/>
        <w:rPr>
          <w:ins w:id="14224" w:author="Rev 4 Allen Wirfs-Brock" w:date="2011-10-15T09:37:00Z"/>
        </w:rPr>
      </w:pPr>
      <w:commentRangeStart w:id="14225"/>
      <w:ins w:id="14226"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14225"/>
        <w:r w:rsidRPr="00E77497">
          <w:rPr>
            <w:rStyle w:val="CommentReference"/>
            <w:rFonts w:ascii="Arial" w:eastAsia="MS Mincho" w:hAnsi="Arial"/>
            <w:spacing w:val="0"/>
            <w:lang w:val="en-GB" w:eastAsia="ja-JP"/>
          </w:rPr>
          <w:commentReference w:id="14225"/>
        </w:r>
      </w:ins>
    </w:p>
    <w:p w:rsidR="004736CE" w:rsidRDefault="006552DF" w:rsidP="004736CE">
      <w:pPr>
        <w:pStyle w:val="Alg4"/>
        <w:numPr>
          <w:ilvl w:val="0"/>
          <w:numId w:val="419"/>
        </w:numPr>
        <w:contextualSpacing/>
        <w:rPr>
          <w:ins w:id="14227" w:author="Rev 6 Allen Wirfs-Brock" w:date="2012-02-16T15:03:00Z"/>
        </w:rPr>
      </w:pPr>
      <w:ins w:id="14228" w:author="Rev 10 Allen Wirfs-Brock" w:date="2012-08-14T14:48:00Z">
        <w:r>
          <w:t>ReturnIfAbrupt(</w:t>
        </w:r>
        <w:r w:rsidRPr="00E77497">
          <w:rPr>
            <w:i/>
          </w:rPr>
          <w:t>spreadObj</w:t>
        </w:r>
        <w:r>
          <w:t>)</w:t>
        </w:r>
      </w:ins>
      <w:ins w:id="14229" w:author="Rev 6 Allen Wirfs-Brock" w:date="2012-02-16T15:03:00Z">
        <w:del w:id="14230" w:author="Rev 10 Allen Wirfs-Brock" w:date="2012-08-14T14:48:00Z">
          <w:r w:rsidR="004736CE" w:rsidDel="006552DF">
            <w:delText xml:space="preserve">If </w:delText>
          </w:r>
          <w:r w:rsidR="004736CE" w:rsidRPr="00E77497" w:rsidDel="006552DF">
            <w:rPr>
              <w:i/>
            </w:rPr>
            <w:delText>spreadObj</w:delText>
          </w:r>
          <w:r w:rsidR="004736CE" w:rsidRPr="00E77497" w:rsidDel="006552DF">
            <w:delText xml:space="preserve"> </w:delText>
          </w:r>
          <w:r w:rsidR="004736CE" w:rsidDel="006552DF">
            <w:delText xml:space="preserve">is an abrupt completion, return </w:delText>
          </w:r>
          <w:r w:rsidR="004736CE" w:rsidRPr="00E77497" w:rsidDel="006552DF">
            <w:rPr>
              <w:i/>
            </w:rPr>
            <w:delText>spreadObj</w:delText>
          </w:r>
        </w:del>
        <w:r w:rsidR="004736CE">
          <w:t>.</w:t>
        </w:r>
      </w:ins>
    </w:p>
    <w:p w:rsidR="00326D0A" w:rsidRPr="00E77497" w:rsidRDefault="00326D0A" w:rsidP="00441AED">
      <w:pPr>
        <w:pStyle w:val="Alg3"/>
        <w:numPr>
          <w:ilvl w:val="0"/>
          <w:numId w:val="419"/>
        </w:numPr>
        <w:rPr>
          <w:ins w:id="14231" w:author="Rev 4 Allen Wirfs-Brock" w:date="2011-10-15T09:37:00Z"/>
        </w:rPr>
      </w:pPr>
      <w:ins w:id="14232"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rsidR="00326D0A" w:rsidRPr="00E77497" w:rsidRDefault="00326D0A" w:rsidP="00441AED">
      <w:pPr>
        <w:pStyle w:val="Alg3"/>
        <w:numPr>
          <w:ilvl w:val="0"/>
          <w:numId w:val="419"/>
        </w:numPr>
        <w:rPr>
          <w:ins w:id="14233" w:author="Rev 4 Allen Wirfs-Brock" w:date="2011-10-15T09:37:00Z"/>
        </w:rPr>
      </w:pPr>
      <w:ins w:id="14234"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rsidR="00201F6A" w:rsidRDefault="00201F6A" w:rsidP="00441AED">
      <w:pPr>
        <w:pStyle w:val="Alg3"/>
        <w:numPr>
          <w:ilvl w:val="0"/>
          <w:numId w:val="419"/>
        </w:numPr>
        <w:rPr>
          <w:ins w:id="14235" w:author="Rev 7 Allen Wirfs-Brock" w:date="2012-04-09T16:59:00Z"/>
        </w:rPr>
      </w:pPr>
      <w:ins w:id="14236" w:author="Rev 7 Allen Wirfs-Brock" w:date="2012-04-09T16:59:00Z">
        <w:r>
          <w:t>ReturnIfAbrupt(</w:t>
        </w:r>
        <w:r w:rsidRPr="00201F6A">
          <w:rPr>
            <w:i/>
          </w:rPr>
          <w:t>spreadLen</w:t>
        </w:r>
        <w:r>
          <w:t>).</w:t>
        </w:r>
      </w:ins>
    </w:p>
    <w:p w:rsidR="00326D0A" w:rsidRPr="00E77497" w:rsidRDefault="00326D0A" w:rsidP="00441AED">
      <w:pPr>
        <w:pStyle w:val="Alg3"/>
        <w:numPr>
          <w:ilvl w:val="0"/>
          <w:numId w:val="419"/>
        </w:numPr>
        <w:rPr>
          <w:ins w:id="14237" w:author="Rev 4 Allen Wirfs-Brock" w:date="2011-10-15T09:37:00Z"/>
        </w:rPr>
      </w:pPr>
      <w:ins w:id="14238" w:author="Rev 4 Allen Wirfs-Brock" w:date="2011-10-15T09:37:00Z">
        <w:r w:rsidRPr="00E77497">
          <w:t xml:space="preserve">Let </w:t>
        </w:r>
        <w:r w:rsidRPr="00E77497">
          <w:rPr>
            <w:i/>
          </w:rPr>
          <w:t xml:space="preserve">n </w:t>
        </w:r>
        <w:r w:rsidRPr="00E77497">
          <w:t>= 0.</w:t>
        </w:r>
      </w:ins>
    </w:p>
    <w:p w:rsidR="00326D0A" w:rsidRPr="00E77497" w:rsidRDefault="00326D0A" w:rsidP="00441AED">
      <w:pPr>
        <w:pStyle w:val="Alg3"/>
        <w:numPr>
          <w:ilvl w:val="0"/>
          <w:numId w:val="419"/>
        </w:numPr>
        <w:rPr>
          <w:ins w:id="14239" w:author="Rev 4 Allen Wirfs-Brock" w:date="2011-10-15T09:37:00Z"/>
        </w:rPr>
      </w:pPr>
      <w:ins w:id="14240" w:author="Rev 4 Allen Wirfs-Brock" w:date="2011-10-15T09:37:00Z">
        <w:r w:rsidRPr="00E77497">
          <w:t xml:space="preserve">Repeat, while </w:t>
        </w:r>
        <w:r w:rsidRPr="00E77497">
          <w:rPr>
            <w:i/>
          </w:rPr>
          <w:t>n</w:t>
        </w:r>
        <w:r w:rsidRPr="00E77497">
          <w:t xml:space="preserve"> &lt; </w:t>
        </w:r>
        <w:r w:rsidRPr="00E77497">
          <w:rPr>
            <w:i/>
          </w:rPr>
          <w:t>spreadLen</w:t>
        </w:r>
      </w:ins>
    </w:p>
    <w:p w:rsidR="00326D0A" w:rsidRPr="00E77497" w:rsidRDefault="00326D0A" w:rsidP="00441AED">
      <w:pPr>
        <w:pStyle w:val="Alg3"/>
        <w:numPr>
          <w:ilvl w:val="1"/>
          <w:numId w:val="571"/>
        </w:numPr>
        <w:tabs>
          <w:tab w:val="left" w:pos="720"/>
        </w:tabs>
        <w:ind w:left="720"/>
        <w:rPr>
          <w:ins w:id="14241" w:author="Rev 4 Allen Wirfs-Brock" w:date="2011-10-15T09:37:00Z"/>
        </w:rPr>
      </w:pPr>
      <w:ins w:id="14242"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rsidR="00201F6A" w:rsidRDefault="00201F6A" w:rsidP="00441AED">
      <w:pPr>
        <w:pStyle w:val="Alg3"/>
        <w:numPr>
          <w:ilvl w:val="1"/>
          <w:numId w:val="571"/>
        </w:numPr>
        <w:tabs>
          <w:tab w:val="left" w:pos="720"/>
        </w:tabs>
        <w:ind w:left="720"/>
        <w:rPr>
          <w:ins w:id="14243" w:author="Rev 7 Allen Wirfs-Brock" w:date="2012-04-09T17:00:00Z"/>
        </w:rPr>
      </w:pPr>
      <w:ins w:id="14244" w:author="Rev 7 Allen Wirfs-Brock" w:date="2012-04-09T17:00:00Z">
        <w:r>
          <w:t>ReturnIfAbrupt(</w:t>
        </w:r>
        <w:r w:rsidRPr="00201F6A">
          <w:rPr>
            <w:i/>
          </w:rPr>
          <w:t>nextArg</w:t>
        </w:r>
        <w:r>
          <w:t>).</w:t>
        </w:r>
      </w:ins>
    </w:p>
    <w:p w:rsidR="00326D0A" w:rsidRPr="00E77497" w:rsidRDefault="00326D0A" w:rsidP="00441AED">
      <w:pPr>
        <w:pStyle w:val="Alg3"/>
        <w:numPr>
          <w:ilvl w:val="1"/>
          <w:numId w:val="571"/>
        </w:numPr>
        <w:tabs>
          <w:tab w:val="left" w:pos="720"/>
        </w:tabs>
        <w:ind w:left="720"/>
        <w:rPr>
          <w:ins w:id="14245" w:author="Rev 4 Allen Wirfs-Brock" w:date="2011-10-15T09:37:00Z"/>
        </w:rPr>
      </w:pPr>
      <w:ins w:id="14246"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rsidR="00326D0A" w:rsidRPr="00E77497" w:rsidRDefault="00326D0A" w:rsidP="00441AED">
      <w:pPr>
        <w:pStyle w:val="Alg3"/>
        <w:numPr>
          <w:ilvl w:val="1"/>
          <w:numId w:val="571"/>
        </w:numPr>
        <w:tabs>
          <w:tab w:val="left" w:pos="720"/>
        </w:tabs>
        <w:ind w:left="720"/>
        <w:rPr>
          <w:ins w:id="14247" w:author="Rev 4 Allen Wirfs-Brock" w:date="2011-10-15T09:37:00Z"/>
        </w:rPr>
      </w:pPr>
      <w:ins w:id="14248" w:author="Rev 4 Allen Wirfs-Brock" w:date="2011-10-15T09:37:00Z">
        <w:r w:rsidRPr="00E77497">
          <w:t xml:space="preserve">Let </w:t>
        </w:r>
        <w:r w:rsidRPr="00E77497">
          <w:rPr>
            <w:i/>
          </w:rPr>
          <w:t>n</w:t>
        </w:r>
        <w:r w:rsidRPr="00E77497">
          <w:t xml:space="preserve"> = </w:t>
        </w:r>
        <w:r w:rsidRPr="00E77497">
          <w:rPr>
            <w:i/>
          </w:rPr>
          <w:t>n</w:t>
        </w:r>
        <w:r w:rsidRPr="00E77497">
          <w:t>+1.</w:t>
        </w:r>
      </w:ins>
    </w:p>
    <w:p w:rsidR="00326D0A" w:rsidRPr="00E77497" w:rsidRDefault="00326D0A" w:rsidP="00441AED">
      <w:pPr>
        <w:pStyle w:val="Alg3"/>
        <w:numPr>
          <w:ilvl w:val="0"/>
          <w:numId w:val="419"/>
        </w:numPr>
        <w:spacing w:after="220"/>
        <w:rPr>
          <w:ins w:id="14249" w:author="Rev 4 Allen Wirfs-Brock" w:date="2011-10-15T09:37:00Z"/>
        </w:rPr>
      </w:pPr>
      <w:ins w:id="14250" w:author="Rev 4 Allen Wirfs-Brock" w:date="2011-10-15T09:37:00Z">
        <w:r w:rsidRPr="00E77497">
          <w:t xml:space="preserve">Return </w:t>
        </w:r>
        <w:r w:rsidRPr="00E77497">
          <w:rPr>
            <w:i/>
          </w:rPr>
          <w:t>list</w:t>
        </w:r>
        <w:r w:rsidRPr="00E77497">
          <w:t>.</w:t>
        </w:r>
      </w:ins>
    </w:p>
    <w:p w:rsidR="00384BE6" w:rsidRPr="00E77497" w:rsidRDefault="00384BE6" w:rsidP="00384BE6">
      <w:del w:id="14251"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14252" w:author="Rev 4 Allen Wirfs-Brock" w:date="2011-10-15T09:38:00Z">
        <w:r w:rsidRPr="00E77497" w:rsidDel="00326D0A">
          <w:delText>is evaluated as follows:</w:delText>
        </w:r>
      </w:del>
    </w:p>
    <w:p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rsidR="004736CE" w:rsidRDefault="006552DF" w:rsidP="004736CE">
      <w:pPr>
        <w:pStyle w:val="Alg4"/>
        <w:numPr>
          <w:ilvl w:val="0"/>
          <w:numId w:val="66"/>
        </w:numPr>
        <w:contextualSpacing/>
        <w:rPr>
          <w:ins w:id="14253" w:author="Rev 6 Allen Wirfs-Brock" w:date="2012-02-16T15:04:00Z"/>
        </w:rPr>
      </w:pPr>
      <w:ins w:id="14254" w:author="Rev 10 Allen Wirfs-Brock" w:date="2012-08-14T14:49:00Z">
        <w:r>
          <w:t>ReturnIfAbrupt(</w:t>
        </w:r>
        <w:r w:rsidRPr="00E77497">
          <w:rPr>
            <w:i/>
          </w:rPr>
          <w:t>precedingArgs</w:t>
        </w:r>
        <w:r>
          <w:t>)</w:t>
        </w:r>
      </w:ins>
      <w:ins w:id="14255" w:author="Rev 6 Allen Wirfs-Brock" w:date="2012-02-16T15:04:00Z">
        <w:del w:id="14256" w:author="Rev 10 Allen Wirfs-Brock" w:date="2012-08-14T14:49:00Z">
          <w:r w:rsidR="004736CE" w:rsidDel="006552DF">
            <w:delText xml:space="preserve">If </w:delText>
          </w:r>
        </w:del>
      </w:ins>
      <w:ins w:id="14257" w:author="Rev 6 Allen Wirfs-Brock" w:date="2012-02-16T15:05:00Z">
        <w:del w:id="14258" w:author="Rev 10 Allen Wirfs-Brock" w:date="2012-08-14T14:49:00Z">
          <w:r w:rsidR="004736CE" w:rsidRPr="00E77497" w:rsidDel="006552DF">
            <w:rPr>
              <w:i/>
            </w:rPr>
            <w:delText>precedingArgs</w:delText>
          </w:r>
          <w:r w:rsidR="004736CE" w:rsidRPr="00E77497" w:rsidDel="006552DF">
            <w:delText xml:space="preserve"> </w:delText>
          </w:r>
        </w:del>
      </w:ins>
      <w:ins w:id="14259" w:author="Rev 6 Allen Wirfs-Brock" w:date="2012-02-16T15:04:00Z">
        <w:del w:id="14260" w:author="Rev 10 Allen Wirfs-Brock" w:date="2012-08-14T14:49:00Z">
          <w:r w:rsidR="004736CE" w:rsidDel="006552DF">
            <w:delText xml:space="preserve">is an abrupt completion, return </w:delText>
          </w:r>
        </w:del>
      </w:ins>
      <w:ins w:id="14261" w:author="Rev 6 Allen Wirfs-Brock" w:date="2012-02-16T15:05:00Z">
        <w:del w:id="14262" w:author="Rev 10 Allen Wirfs-Brock" w:date="2012-08-14T14:49:00Z">
          <w:r w:rsidR="004736CE" w:rsidRPr="00E77497" w:rsidDel="006552DF">
            <w:rPr>
              <w:i/>
            </w:rPr>
            <w:delText>precedingArgs</w:delText>
          </w:r>
        </w:del>
      </w:ins>
      <w:ins w:id="14263" w:author="Rev 6 Allen Wirfs-Brock" w:date="2012-02-16T15:04:00Z">
        <w:r w:rsidR="004736CE">
          <w:t>.</w:t>
        </w:r>
      </w:ins>
    </w:p>
    <w:p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rsidR="004736CE" w:rsidRDefault="006552DF" w:rsidP="004736CE">
      <w:pPr>
        <w:pStyle w:val="Alg4"/>
        <w:numPr>
          <w:ilvl w:val="0"/>
          <w:numId w:val="66"/>
        </w:numPr>
        <w:contextualSpacing/>
        <w:rPr>
          <w:ins w:id="14264" w:author="Rev 6 Allen Wirfs-Brock" w:date="2012-02-16T15:05:00Z"/>
        </w:rPr>
      </w:pPr>
      <w:ins w:id="14265" w:author="Rev 10 Allen Wirfs-Brock" w:date="2012-08-14T14:48:00Z">
        <w:r>
          <w:t>ReturnIfAbrupt(</w:t>
        </w:r>
      </w:ins>
      <w:ins w:id="14266" w:author="Rev 10 Allen Wirfs-Brock" w:date="2012-08-14T14:49:00Z">
        <w:r>
          <w:rPr>
            <w:i/>
          </w:rPr>
          <w:t>arg</w:t>
        </w:r>
      </w:ins>
      <w:ins w:id="14267" w:author="Rev 10 Allen Wirfs-Brock" w:date="2012-08-14T14:48:00Z">
        <w:r>
          <w:t>)</w:t>
        </w:r>
      </w:ins>
      <w:ins w:id="14268" w:author="Rev 6 Allen Wirfs-Brock" w:date="2012-02-16T15:05:00Z">
        <w:del w:id="14269" w:author="Rev 10 Allen Wirfs-Brock" w:date="2012-08-14T14:48:00Z">
          <w:r w:rsidR="004736CE" w:rsidDel="006552DF">
            <w:delText xml:space="preserve">If </w:delText>
          </w:r>
        </w:del>
      </w:ins>
      <w:ins w:id="14270" w:author="Rev 6 Allen Wirfs-Brock" w:date="2012-02-16T15:06:00Z">
        <w:del w:id="14271" w:author="Rev 10 Allen Wirfs-Brock" w:date="2012-08-14T14:48:00Z">
          <w:r w:rsidR="004736CE" w:rsidRPr="00E77497" w:rsidDel="006552DF">
            <w:rPr>
              <w:i/>
            </w:rPr>
            <w:delText>arg</w:delText>
          </w:r>
          <w:r w:rsidR="004736CE" w:rsidRPr="00E77497" w:rsidDel="006552DF">
            <w:delText xml:space="preserve"> </w:delText>
          </w:r>
        </w:del>
      </w:ins>
      <w:ins w:id="14272" w:author="Rev 6 Allen Wirfs-Brock" w:date="2012-02-16T15:05:00Z">
        <w:del w:id="14273" w:author="Rev 10 Allen Wirfs-Brock" w:date="2012-08-14T14:48:00Z">
          <w:r w:rsidR="004736CE" w:rsidDel="006552DF">
            <w:delText xml:space="preserve">is an abrupt completion, return </w:delText>
          </w:r>
        </w:del>
      </w:ins>
      <w:ins w:id="14274" w:author="Rev 6 Allen Wirfs-Brock" w:date="2012-02-16T15:06:00Z">
        <w:del w:id="14275" w:author="Rev 10 Allen Wirfs-Brock" w:date="2012-08-14T14:48:00Z">
          <w:r w:rsidR="004736CE" w:rsidRPr="00E77497" w:rsidDel="006552DF">
            <w:rPr>
              <w:i/>
            </w:rPr>
            <w:delText>arg</w:delText>
          </w:r>
        </w:del>
      </w:ins>
      <w:ins w:id="14276" w:author="Rev 6 Allen Wirfs-Brock" w:date="2012-02-16T15:05:00Z">
        <w:r w:rsidR="004736CE">
          <w:t>.</w:t>
        </w:r>
      </w:ins>
    </w:p>
    <w:p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rsidR="002A29A1" w:rsidRPr="00E77497" w:rsidRDefault="002A29A1" w:rsidP="002A29A1">
      <w:pPr>
        <w:rPr>
          <w:ins w:id="14277" w:author="Allen Wirfs-Brock" w:date="2011-07-05T10:47:00Z"/>
        </w:rPr>
      </w:pPr>
      <w:ins w:id="14278" w:author="Allen Wirfs-Brock" w:date="2011-07-05T10:47:00Z">
        <w:del w:id="14279"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14280" w:author="Rev 4 Allen Wirfs-Brock" w:date="2011-10-15T09:39:00Z">
          <w:r w:rsidRPr="00E77497" w:rsidDel="00326D0A">
            <w:delText>is evaluated as follows:</w:delText>
          </w:r>
        </w:del>
      </w:ins>
    </w:p>
    <w:p w:rsidR="002A29A1" w:rsidRPr="00E77497" w:rsidRDefault="002A29A1" w:rsidP="00441AED">
      <w:pPr>
        <w:pStyle w:val="Alg4"/>
        <w:numPr>
          <w:ilvl w:val="0"/>
          <w:numId w:val="420"/>
        </w:numPr>
        <w:spacing w:after="220"/>
        <w:contextualSpacing/>
        <w:rPr>
          <w:ins w:id="14281" w:author="Allen Wirfs-Brock" w:date="2011-07-05T10:47:00Z"/>
        </w:rPr>
      </w:pPr>
      <w:ins w:id="14282" w:author="Allen Wirfs-Brock" w:date="2011-07-05T10:47:00Z">
        <w:r w:rsidRPr="00E77497">
          <w:t xml:space="preserve">Let </w:t>
        </w:r>
        <w:r w:rsidRPr="00E77497">
          <w:rPr>
            <w:i/>
          </w:rPr>
          <w:t>precedingArgs</w:t>
        </w:r>
        <w:r w:rsidRPr="00E77497">
          <w:t xml:space="preserve"> be an empty List.</w:t>
        </w:r>
      </w:ins>
    </w:p>
    <w:p w:rsidR="002A29A1" w:rsidRPr="00E77497" w:rsidRDefault="002A29A1" w:rsidP="00441AED">
      <w:pPr>
        <w:pStyle w:val="Alg4"/>
        <w:numPr>
          <w:ilvl w:val="0"/>
          <w:numId w:val="420"/>
        </w:numPr>
        <w:spacing w:after="220"/>
        <w:contextualSpacing/>
        <w:rPr>
          <w:ins w:id="14283" w:author="Allen Wirfs-Brock" w:date="2011-07-05T10:47:00Z"/>
        </w:rPr>
      </w:pPr>
      <w:ins w:id="14284"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rsidR="002A29A1" w:rsidRPr="00E77497" w:rsidRDefault="002A29A1" w:rsidP="00441AED">
      <w:pPr>
        <w:pStyle w:val="Alg4"/>
        <w:numPr>
          <w:ilvl w:val="0"/>
          <w:numId w:val="420"/>
        </w:numPr>
        <w:spacing w:after="220"/>
        <w:contextualSpacing/>
        <w:rPr>
          <w:ins w:id="14285" w:author="Allen Wirfs-Brock" w:date="2011-07-05T10:47:00Z"/>
        </w:rPr>
      </w:pPr>
      <w:ins w:id="14286" w:author="Allen Wirfs-Brock" w:date="2011-07-05T10:47:00Z">
        <w:r w:rsidRPr="00E77497">
          <w:lastRenderedPageBreak/>
          <w:t xml:space="preserve">Let </w:t>
        </w:r>
        <w:r w:rsidRPr="00E77497">
          <w:rPr>
            <w:i/>
          </w:rPr>
          <w:t xml:space="preserve">spreadValue </w:t>
        </w:r>
        <w:r w:rsidRPr="00E77497">
          <w:t>be GetValue(</w:t>
        </w:r>
        <w:r w:rsidRPr="00E77497">
          <w:rPr>
            <w:i/>
          </w:rPr>
          <w:t>spreadRef</w:t>
        </w:r>
        <w:r w:rsidRPr="00E77497">
          <w:t>).</w:t>
        </w:r>
      </w:ins>
    </w:p>
    <w:p w:rsidR="002A29A1" w:rsidRPr="00E77497" w:rsidRDefault="002A29A1" w:rsidP="00441AED">
      <w:pPr>
        <w:pStyle w:val="Alg4"/>
        <w:numPr>
          <w:ilvl w:val="0"/>
          <w:numId w:val="420"/>
        </w:numPr>
        <w:contextualSpacing/>
        <w:rPr>
          <w:ins w:id="14287" w:author="Allen Wirfs-Brock" w:date="2011-07-05T10:47:00Z"/>
        </w:rPr>
      </w:pPr>
      <w:commentRangeStart w:id="14288"/>
      <w:ins w:id="14289"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14288"/>
        <w:r w:rsidRPr="00E77497">
          <w:rPr>
            <w:rStyle w:val="CommentReference"/>
            <w:rFonts w:ascii="Arial" w:eastAsia="MS Mincho" w:hAnsi="Arial"/>
            <w:spacing w:val="0"/>
            <w:lang w:val="en-GB" w:eastAsia="ja-JP"/>
          </w:rPr>
          <w:commentReference w:id="14288"/>
        </w:r>
      </w:ins>
    </w:p>
    <w:p w:rsidR="004736CE" w:rsidRDefault="006552DF" w:rsidP="004736CE">
      <w:pPr>
        <w:pStyle w:val="Alg4"/>
        <w:numPr>
          <w:ilvl w:val="0"/>
          <w:numId w:val="420"/>
        </w:numPr>
        <w:contextualSpacing/>
        <w:rPr>
          <w:ins w:id="14290" w:author="Rev 6 Allen Wirfs-Brock" w:date="2012-02-16T15:07:00Z"/>
        </w:rPr>
      </w:pPr>
      <w:ins w:id="14291" w:author="Rev 10 Allen Wirfs-Brock" w:date="2012-08-14T14:48:00Z">
        <w:r>
          <w:t>ReturnIfAbrupt(</w:t>
        </w:r>
        <w:r w:rsidRPr="00E77497">
          <w:rPr>
            <w:i/>
          </w:rPr>
          <w:t>spreadObj</w:t>
        </w:r>
        <w:r>
          <w:t>)</w:t>
        </w:r>
      </w:ins>
      <w:ins w:id="14292" w:author="Rev 6 Allen Wirfs-Brock" w:date="2012-02-16T15:07:00Z">
        <w:del w:id="14293" w:author="Rev 10 Allen Wirfs-Brock" w:date="2012-08-14T14:48:00Z">
          <w:r w:rsidR="004736CE" w:rsidDel="006552DF">
            <w:delText xml:space="preserve">If </w:delText>
          </w:r>
          <w:r w:rsidR="004736CE" w:rsidRPr="00E77497" w:rsidDel="006552DF">
            <w:rPr>
              <w:i/>
            </w:rPr>
            <w:delText>spreadObj</w:delText>
          </w:r>
          <w:r w:rsidR="004736CE" w:rsidRPr="00E77497" w:rsidDel="006552DF">
            <w:delText xml:space="preserve"> </w:delText>
          </w:r>
          <w:r w:rsidR="004736CE" w:rsidDel="006552DF">
            <w:delText xml:space="preserve">is an abrupt completion, return </w:delText>
          </w:r>
          <w:r w:rsidR="004736CE" w:rsidRPr="00E77497" w:rsidDel="006552DF">
            <w:rPr>
              <w:i/>
            </w:rPr>
            <w:delText>spreadObj</w:delText>
          </w:r>
        </w:del>
        <w:r w:rsidR="004736CE">
          <w:t>.</w:t>
        </w:r>
      </w:ins>
    </w:p>
    <w:p w:rsidR="002A29A1" w:rsidRPr="00E77497" w:rsidRDefault="002A29A1" w:rsidP="00441AED">
      <w:pPr>
        <w:pStyle w:val="Alg3"/>
        <w:numPr>
          <w:ilvl w:val="0"/>
          <w:numId w:val="420"/>
        </w:numPr>
        <w:rPr>
          <w:ins w:id="14294" w:author="Allen Wirfs-Brock" w:date="2011-07-05T10:47:00Z"/>
        </w:rPr>
      </w:pPr>
      <w:ins w:id="14295"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rsidR="002A29A1" w:rsidRPr="00E77497" w:rsidRDefault="002A29A1" w:rsidP="00441AED">
      <w:pPr>
        <w:pStyle w:val="Alg3"/>
        <w:numPr>
          <w:ilvl w:val="0"/>
          <w:numId w:val="420"/>
        </w:numPr>
        <w:rPr>
          <w:ins w:id="14296" w:author="Allen Wirfs-Brock" w:date="2011-07-05T10:47:00Z"/>
        </w:rPr>
      </w:pPr>
      <w:ins w:id="14297"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rsidR="00201F6A" w:rsidRDefault="00201F6A" w:rsidP="00201F6A">
      <w:pPr>
        <w:pStyle w:val="Alg3"/>
        <w:numPr>
          <w:ilvl w:val="0"/>
          <w:numId w:val="420"/>
        </w:numPr>
        <w:rPr>
          <w:ins w:id="14298" w:author="Rev 7 Allen Wirfs-Brock" w:date="2012-04-09T17:01:00Z"/>
        </w:rPr>
      </w:pPr>
      <w:ins w:id="14299" w:author="Rev 7 Allen Wirfs-Brock" w:date="2012-04-09T17:01:00Z">
        <w:r>
          <w:t>ReturnIfAbrupt(</w:t>
        </w:r>
        <w:r w:rsidRPr="00201F6A">
          <w:rPr>
            <w:i/>
          </w:rPr>
          <w:t>spreadLen</w:t>
        </w:r>
        <w:r>
          <w:t>).</w:t>
        </w:r>
      </w:ins>
    </w:p>
    <w:p w:rsidR="002A29A1" w:rsidRPr="00E77497" w:rsidRDefault="002A29A1" w:rsidP="00441AED">
      <w:pPr>
        <w:pStyle w:val="Alg3"/>
        <w:numPr>
          <w:ilvl w:val="0"/>
          <w:numId w:val="420"/>
        </w:numPr>
        <w:rPr>
          <w:ins w:id="14300" w:author="Allen Wirfs-Brock" w:date="2011-07-05T10:47:00Z"/>
        </w:rPr>
      </w:pPr>
      <w:ins w:id="14301" w:author="Allen Wirfs-Brock" w:date="2011-07-05T10:47:00Z">
        <w:r w:rsidRPr="00E77497">
          <w:t xml:space="preserve">Let </w:t>
        </w:r>
        <w:r w:rsidRPr="00E77497">
          <w:rPr>
            <w:i/>
          </w:rPr>
          <w:t xml:space="preserve">n </w:t>
        </w:r>
        <w:r w:rsidRPr="00E77497">
          <w:t>= 0.</w:t>
        </w:r>
      </w:ins>
    </w:p>
    <w:p w:rsidR="002A29A1" w:rsidRPr="00E77497" w:rsidRDefault="002A29A1" w:rsidP="00441AED">
      <w:pPr>
        <w:pStyle w:val="Alg3"/>
        <w:numPr>
          <w:ilvl w:val="0"/>
          <w:numId w:val="420"/>
        </w:numPr>
        <w:rPr>
          <w:ins w:id="14302" w:author="Allen Wirfs-Brock" w:date="2011-07-05T10:47:00Z"/>
        </w:rPr>
      </w:pPr>
      <w:ins w:id="14303" w:author="Allen Wirfs-Brock" w:date="2011-07-05T10:47:00Z">
        <w:r w:rsidRPr="00E77497">
          <w:t xml:space="preserve">Repeat, while </w:t>
        </w:r>
        <w:r w:rsidRPr="00E77497">
          <w:rPr>
            <w:i/>
          </w:rPr>
          <w:t>n</w:t>
        </w:r>
        <w:r w:rsidRPr="00E77497">
          <w:t xml:space="preserve"> &lt; </w:t>
        </w:r>
        <w:r w:rsidRPr="00E77497">
          <w:rPr>
            <w:i/>
          </w:rPr>
          <w:t>spreadLen</w:t>
        </w:r>
      </w:ins>
    </w:p>
    <w:p w:rsidR="002A29A1" w:rsidRPr="00E77497" w:rsidRDefault="002A29A1" w:rsidP="00201F6A">
      <w:pPr>
        <w:pStyle w:val="Alg3"/>
        <w:numPr>
          <w:ilvl w:val="1"/>
          <w:numId w:val="702"/>
        </w:numPr>
        <w:tabs>
          <w:tab w:val="clear" w:pos="1440"/>
          <w:tab w:val="num" w:pos="720"/>
        </w:tabs>
        <w:ind w:left="720"/>
        <w:rPr>
          <w:ins w:id="14304" w:author="Allen Wirfs-Brock" w:date="2011-07-05T10:47:00Z"/>
        </w:rPr>
      </w:pPr>
      <w:ins w:id="14305"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rsidR="00201F6A" w:rsidRDefault="00201F6A" w:rsidP="00201F6A">
      <w:pPr>
        <w:pStyle w:val="Alg3"/>
        <w:numPr>
          <w:ilvl w:val="1"/>
          <w:numId w:val="702"/>
        </w:numPr>
        <w:tabs>
          <w:tab w:val="left" w:pos="720"/>
        </w:tabs>
        <w:ind w:left="720"/>
        <w:rPr>
          <w:ins w:id="14306" w:author="Rev 7 Allen Wirfs-Brock" w:date="2012-04-09T17:03:00Z"/>
        </w:rPr>
      </w:pPr>
      <w:ins w:id="14307" w:author="Rev 7 Allen Wirfs-Brock" w:date="2012-04-09T17:03:00Z">
        <w:r>
          <w:t>ReturnIfAbrupt(</w:t>
        </w:r>
        <w:r w:rsidRPr="00201F6A">
          <w:rPr>
            <w:i/>
          </w:rPr>
          <w:t>nextArg</w:t>
        </w:r>
        <w:r>
          <w:t>).</w:t>
        </w:r>
      </w:ins>
    </w:p>
    <w:p w:rsidR="002A29A1" w:rsidRPr="00E77497" w:rsidRDefault="002A29A1" w:rsidP="00201F6A">
      <w:pPr>
        <w:pStyle w:val="Alg3"/>
        <w:numPr>
          <w:ilvl w:val="1"/>
          <w:numId w:val="702"/>
        </w:numPr>
        <w:tabs>
          <w:tab w:val="left" w:pos="720"/>
        </w:tabs>
        <w:ind w:left="720"/>
        <w:rPr>
          <w:ins w:id="14308" w:author="Allen Wirfs-Brock" w:date="2011-07-05T10:47:00Z"/>
        </w:rPr>
      </w:pPr>
      <w:ins w:id="14309"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rsidR="002A29A1" w:rsidRPr="00E77497" w:rsidRDefault="002A29A1" w:rsidP="00201F6A">
      <w:pPr>
        <w:pStyle w:val="Alg3"/>
        <w:numPr>
          <w:ilvl w:val="1"/>
          <w:numId w:val="702"/>
        </w:numPr>
        <w:tabs>
          <w:tab w:val="left" w:pos="720"/>
        </w:tabs>
        <w:ind w:left="720"/>
        <w:rPr>
          <w:ins w:id="14310" w:author="Allen Wirfs-Brock" w:date="2011-07-05T10:47:00Z"/>
        </w:rPr>
      </w:pPr>
      <w:ins w:id="14311" w:author="Allen Wirfs-Brock" w:date="2011-07-05T10:47:00Z">
        <w:r w:rsidRPr="00E77497">
          <w:t xml:space="preserve">Let </w:t>
        </w:r>
        <w:r w:rsidRPr="00E77497">
          <w:rPr>
            <w:i/>
          </w:rPr>
          <w:t>n</w:t>
        </w:r>
        <w:r w:rsidRPr="00E77497">
          <w:t xml:space="preserve"> = </w:t>
        </w:r>
        <w:r w:rsidRPr="00E77497">
          <w:rPr>
            <w:i/>
          </w:rPr>
          <w:t>n</w:t>
        </w:r>
        <w:r w:rsidRPr="00E77497">
          <w:t>+1.</w:t>
        </w:r>
      </w:ins>
    </w:p>
    <w:p w:rsidR="002A29A1" w:rsidRPr="00E77497" w:rsidRDefault="002A29A1" w:rsidP="00441AED">
      <w:pPr>
        <w:pStyle w:val="Alg3"/>
        <w:numPr>
          <w:ilvl w:val="0"/>
          <w:numId w:val="420"/>
        </w:numPr>
        <w:spacing w:after="220"/>
        <w:rPr>
          <w:ins w:id="14312" w:author="Allen Wirfs-Brock" w:date="2011-07-05T10:47:00Z"/>
        </w:rPr>
      </w:pPr>
      <w:ins w:id="14313" w:author="Allen Wirfs-Brock" w:date="2011-07-05T10:47:00Z">
        <w:r w:rsidRPr="00E77497">
          <w:t xml:space="preserve">Return </w:t>
        </w:r>
        <w:r w:rsidRPr="00E77497">
          <w:rPr>
            <w:i/>
          </w:rPr>
          <w:t>precedingArgs</w:t>
        </w:r>
        <w:r w:rsidRPr="00E77497">
          <w:t>.</w:t>
        </w:r>
      </w:ins>
    </w:p>
    <w:p w:rsidR="00214B34" w:rsidRPr="00E77497" w:rsidRDefault="00214B34" w:rsidP="00214B34">
      <w:pPr>
        <w:pStyle w:val="Heading3"/>
        <w:numPr>
          <w:ilvl w:val="0"/>
          <w:numId w:val="0"/>
        </w:numPr>
        <w:rPr>
          <w:ins w:id="14314" w:author="Rev 9 Allen Wirfs-Brock" w:date="2012-07-04T16:12:00Z"/>
        </w:rPr>
      </w:pPr>
      <w:bookmarkStart w:id="14315" w:name="_Ref457437594"/>
      <w:bookmarkStart w:id="14316" w:name="_Toc472818827"/>
      <w:bookmarkStart w:id="14317" w:name="_Toc235503401"/>
      <w:bookmarkStart w:id="14318" w:name="_Toc241509176"/>
      <w:bookmarkStart w:id="14319" w:name="_Toc244416663"/>
      <w:bookmarkStart w:id="14320" w:name="_Toc276631027"/>
      <w:bookmarkStart w:id="14321" w:name="_Toc339020356"/>
      <w:bookmarkEnd w:id="14168"/>
      <w:bookmarkEnd w:id="14169"/>
      <w:bookmarkEnd w:id="14170"/>
      <w:bookmarkEnd w:id="14171"/>
      <w:bookmarkEnd w:id="14172"/>
      <w:ins w:id="14322" w:author="Rev 9 Allen Wirfs-Brock" w:date="2012-07-04T16:12:00Z">
        <w:r w:rsidRPr="00E77497">
          <w:t>11.2.</w:t>
        </w:r>
      </w:ins>
      <w:ins w:id="14323" w:author="Rev 9 Allen Wirfs-Brock" w:date="2012-07-04T16:13:00Z">
        <w:r>
          <w:t>6</w:t>
        </w:r>
      </w:ins>
      <w:ins w:id="14324" w:author="Rev 9 Allen Wirfs-Brock" w:date="2012-07-04T16:12:00Z">
        <w:r w:rsidRPr="00E77497">
          <w:tab/>
        </w:r>
        <w:r>
          <w:t xml:space="preserve">Tagged </w:t>
        </w:r>
        <w:del w:id="14325" w:author="Rev 10 Allen Wirfs-Brock" w:date="2012-07-29T11:38:00Z">
          <w:r w:rsidDel="00387B31">
            <w:delText>Quasi</w:delText>
          </w:r>
        </w:del>
      </w:ins>
      <w:ins w:id="14326" w:author="Rev 10 Allen Wirfs-Brock" w:date="2012-07-29T11:38:00Z">
        <w:r w:rsidR="00387B31">
          <w:t>Template</w:t>
        </w:r>
      </w:ins>
      <w:ins w:id="14327" w:author="Rev 9 Allen Wirfs-Brock" w:date="2012-07-04T16:12:00Z">
        <w:r>
          <w:t>s</w:t>
        </w:r>
        <w:bookmarkEnd w:id="14321"/>
      </w:ins>
    </w:p>
    <w:p w:rsidR="00CA6975" w:rsidRPr="00E77497" w:rsidRDefault="00CA6975" w:rsidP="00CA6975">
      <w:pPr>
        <w:pStyle w:val="Heading4"/>
        <w:numPr>
          <w:ilvl w:val="0"/>
          <w:numId w:val="0"/>
        </w:numPr>
        <w:rPr>
          <w:ins w:id="14328" w:author="Rev 9 Allen Wirfs-Brock" w:date="2012-07-04T16:52:00Z"/>
        </w:rPr>
      </w:pPr>
      <w:ins w:id="14329" w:author="Rev 9 Allen Wirfs-Brock" w:date="2012-07-04T16:52:00Z">
        <w:r w:rsidRPr="00E77497">
          <w:t>Runtime Semantics</w:t>
        </w:r>
      </w:ins>
    </w:p>
    <w:p w:rsidR="00214B34" w:rsidRPr="00B820AB" w:rsidDel="00B31C73" w:rsidRDefault="00214B34" w:rsidP="00214B34">
      <w:pPr>
        <w:spacing w:after="120"/>
        <w:rPr>
          <w:ins w:id="14330" w:author="Rev 9 Allen Wirfs-Brock" w:date="2012-07-04T16:16:00Z"/>
          <w:del w:id="14331" w:author="Rev 11 Allen Wirfs-Brock" w:date="2012-10-25T15:06:00Z"/>
        </w:rPr>
      </w:pPr>
      <w:ins w:id="14332" w:author="Rev 9 Allen Wirfs-Brock" w:date="2012-07-04T16:16:00Z">
        <w:del w:id="14333" w:author="Rev 11 Allen Wirfs-Brock" w:date="2012-10-25T15:06:00Z">
          <w:r w:rsidRPr="009C202C" w:rsidDel="00B31C73">
            <w:delText xml:space="preserve">The </w:delText>
          </w:r>
        </w:del>
      </w:ins>
      <w:ins w:id="14334" w:author="Rev 9 Allen Wirfs-Brock" w:date="2012-07-04T16:52:00Z">
        <w:del w:id="14335" w:author="Rev 11 Allen Wirfs-Brock" w:date="2012-10-25T15:06:00Z">
          <w:r w:rsidR="00CA6975" w:rsidDel="00B31C73">
            <w:delText xml:space="preserve">runtime semantics of </w:delText>
          </w:r>
        </w:del>
      </w:ins>
      <w:ins w:id="14336" w:author="Rev 9 Allen Wirfs-Brock" w:date="2012-07-04T16:16:00Z">
        <w:del w:id="14337" w:author="Rev 11 Allen Wirfs-Brock" w:date="2012-10-25T15:06:00Z">
          <w:r w:rsidDel="00B31C73">
            <w:delText>production</w:delText>
          </w:r>
          <w:r w:rsidRPr="00B820AB" w:rsidDel="00B31C73">
            <w:delText>:</w:delText>
          </w:r>
        </w:del>
      </w:ins>
    </w:p>
    <w:p w:rsidR="00214B34" w:rsidRPr="00E77497" w:rsidDel="00B31C73" w:rsidRDefault="00214B34" w:rsidP="00214B34">
      <w:pPr>
        <w:pStyle w:val="SyntaxRule2"/>
        <w:spacing w:after="120"/>
        <w:rPr>
          <w:ins w:id="14338" w:author="Rev 9 Allen Wirfs-Brock" w:date="2012-07-04T16:16:00Z"/>
          <w:del w:id="14339" w:author="Rev 11 Allen Wirfs-Brock" w:date="2012-10-25T15:06:00Z"/>
        </w:rPr>
      </w:pPr>
      <w:ins w:id="14340" w:author="Rev 9 Allen Wirfs-Brock" w:date="2012-07-04T16:16:00Z">
        <w:del w:id="14341" w:author="Rev 11 Allen Wirfs-Brock" w:date="2012-10-25T15:06:00Z">
          <w:r w:rsidDel="00B31C73">
            <w:delText>Call</w:delText>
          </w:r>
          <w:r w:rsidRPr="00675B74" w:rsidDel="00B31C73">
            <w:delText xml:space="preserve">Expression </w:delText>
          </w:r>
          <w:r w:rsidRPr="00214B34" w:rsidDel="00B31C73">
            <w:rPr>
              <w:rFonts w:ascii="Courier New" w:hAnsi="Courier New"/>
              <w:b/>
              <w:i w:val="0"/>
            </w:rPr>
            <w:delText xml:space="preserve">: </w:delText>
          </w:r>
        </w:del>
      </w:ins>
      <w:ins w:id="14342" w:author="Rev 9 Allen Wirfs-Brock" w:date="2012-07-04T16:17:00Z">
        <w:del w:id="14343" w:author="Rev 11 Allen Wirfs-Brock" w:date="2012-10-25T15:06:00Z">
          <w:r w:rsidDel="00B31C73">
            <w:delText>Call</w:delText>
          </w:r>
        </w:del>
      </w:ins>
      <w:ins w:id="14344" w:author="Rev 9 Allen Wirfs-Brock" w:date="2012-07-04T16:16:00Z">
        <w:del w:id="14345" w:author="Rev 11 Allen Wirfs-Brock" w:date="2012-10-25T15:06:00Z">
          <w:r w:rsidRPr="008C100A" w:rsidDel="00B31C73">
            <w:delText>Expression</w:delText>
          </w:r>
          <w:r w:rsidRPr="00214B34" w:rsidDel="00B31C73">
            <w:rPr>
              <w:rFonts w:ascii="Courier New" w:hAnsi="Courier New"/>
              <w:b/>
              <w:i w:val="0"/>
            </w:rPr>
            <w:delText xml:space="preserve"> </w:delText>
          </w:r>
          <w:r w:rsidRPr="008C100A" w:rsidDel="00B31C73">
            <w:delText>Quasi</w:delText>
          </w:r>
        </w:del>
      </w:ins>
      <w:ins w:id="14346" w:author="Rev 10 Allen Wirfs-Brock" w:date="2012-07-29T11:38:00Z">
        <w:del w:id="14347" w:author="Rev 11 Allen Wirfs-Brock" w:date="2012-10-25T15:06:00Z">
          <w:r w:rsidR="00387B31" w:rsidDel="00B31C73">
            <w:delText>Template</w:delText>
          </w:r>
        </w:del>
      </w:ins>
      <w:ins w:id="14348" w:author="Rev 9 Allen Wirfs-Brock" w:date="2012-07-04T16:16:00Z">
        <w:del w:id="14349" w:author="Rev 11 Allen Wirfs-Brock" w:date="2012-10-25T15:06:00Z">
          <w:r w:rsidRPr="008C100A" w:rsidDel="00B31C73">
            <w:delText>Literal</w:delText>
          </w:r>
        </w:del>
      </w:ins>
    </w:p>
    <w:p w:rsidR="00214B34" w:rsidRPr="00E77497" w:rsidDel="00B31C73" w:rsidRDefault="00214B34" w:rsidP="00214B34">
      <w:pPr>
        <w:spacing w:after="120"/>
        <w:rPr>
          <w:ins w:id="14350" w:author="Rev 9 Allen Wirfs-Brock" w:date="2012-07-04T16:16:00Z"/>
          <w:del w:id="14351" w:author="Rev 11 Allen Wirfs-Brock" w:date="2012-10-25T15:06:00Z"/>
        </w:rPr>
      </w:pPr>
      <w:ins w:id="14352" w:author="Rev 9 Allen Wirfs-Brock" w:date="2012-07-04T16:16:00Z">
        <w:del w:id="14353" w:author="Rev 11 Allen Wirfs-Brock" w:date="2012-10-25T15:06:00Z">
          <w:r w:rsidRPr="00E77497" w:rsidDel="00B31C73">
            <w:delText xml:space="preserve">is identical </w:delText>
          </w:r>
        </w:del>
      </w:ins>
      <w:ins w:id="14354" w:author="Rev 9 Allen Wirfs-Brock" w:date="2012-07-04T16:53:00Z">
        <w:del w:id="14355" w:author="Rev 11 Allen Wirfs-Brock" w:date="2012-10-25T15:06:00Z">
          <w:r w:rsidR="00CA6975" w:rsidDel="00B31C73">
            <w:delText>to that of</w:delText>
          </w:r>
        </w:del>
      </w:ins>
    </w:p>
    <w:p w:rsidR="00214B34" w:rsidRPr="00E77497" w:rsidDel="00B31C73" w:rsidRDefault="00214B34" w:rsidP="00214B34">
      <w:pPr>
        <w:pStyle w:val="SyntaxRule2"/>
        <w:spacing w:after="120"/>
        <w:rPr>
          <w:ins w:id="14356" w:author="Rev 9 Allen Wirfs-Brock" w:date="2012-07-04T16:17:00Z"/>
          <w:del w:id="14357" w:author="Rev 11 Allen Wirfs-Brock" w:date="2012-10-25T15:06:00Z"/>
        </w:rPr>
      </w:pPr>
      <w:ins w:id="14358" w:author="Rev 9 Allen Wirfs-Brock" w:date="2012-07-04T16:16:00Z">
        <w:del w:id="14359" w:author="Rev 11 Allen Wirfs-Brock" w:date="2012-10-25T15:06:00Z">
          <w:r w:rsidRPr="00E77497" w:rsidDel="00B31C73">
            <w:delText>MemberExpression</w:delText>
          </w:r>
        </w:del>
      </w:ins>
      <w:ins w:id="14360" w:author="Rev 9 Allen Wirfs-Brock" w:date="2012-07-04T16:17:00Z">
        <w:del w:id="14361" w:author="Rev 11 Allen Wirfs-Brock" w:date="2012-10-25T15:06:00Z">
          <w:r w:rsidRPr="00214B34" w:rsidDel="00B31C73">
            <w:rPr>
              <w:rFonts w:ascii="Courier New" w:hAnsi="Courier New"/>
              <w:b/>
              <w:i w:val="0"/>
            </w:rPr>
            <w:delText xml:space="preserve">: </w:delText>
          </w:r>
          <w:r w:rsidRPr="00CD1FDB" w:rsidDel="00B31C73">
            <w:delText>MemberExpression</w:delText>
          </w:r>
          <w:r w:rsidRPr="00214B34" w:rsidDel="00B31C73">
            <w:rPr>
              <w:rFonts w:ascii="Courier New" w:hAnsi="Courier New"/>
              <w:b/>
              <w:i w:val="0"/>
            </w:rPr>
            <w:delText xml:space="preserve"> </w:delText>
          </w:r>
          <w:r w:rsidRPr="00CD1FDB" w:rsidDel="00B31C73">
            <w:delText>Quasi</w:delText>
          </w:r>
        </w:del>
      </w:ins>
      <w:ins w:id="14362" w:author="Rev 10 Allen Wirfs-Brock" w:date="2012-07-29T11:38:00Z">
        <w:del w:id="14363" w:author="Rev 11 Allen Wirfs-Brock" w:date="2012-10-25T15:06:00Z">
          <w:r w:rsidR="00387B31" w:rsidDel="00B31C73">
            <w:delText>Template</w:delText>
          </w:r>
        </w:del>
      </w:ins>
      <w:ins w:id="14364" w:author="Rev 9 Allen Wirfs-Brock" w:date="2012-07-04T16:17:00Z">
        <w:del w:id="14365" w:author="Rev 11 Allen Wirfs-Brock" w:date="2012-10-25T15:06:00Z">
          <w:r w:rsidRPr="00CD1FDB" w:rsidDel="00B31C73">
            <w:delText>Literal</w:delText>
          </w:r>
        </w:del>
      </w:ins>
    </w:p>
    <w:p w:rsidR="00214B34" w:rsidRPr="00E77497" w:rsidDel="00B31C73" w:rsidRDefault="00CA6975" w:rsidP="00214B34">
      <w:pPr>
        <w:spacing w:after="120"/>
        <w:rPr>
          <w:ins w:id="14366" w:author="Rev 9 Allen Wirfs-Brock" w:date="2012-07-04T16:17:00Z"/>
          <w:del w:id="14367" w:author="Rev 11 Allen Wirfs-Brock" w:date="2012-10-25T15:06:00Z"/>
        </w:rPr>
      </w:pPr>
      <w:ins w:id="14368" w:author="Rev 9 Allen Wirfs-Brock" w:date="2012-07-04T16:53:00Z">
        <w:del w:id="14369" w:author="Rev 11 Allen Wirfs-Brock" w:date="2012-10-25T15:06:00Z">
          <w:r w:rsidDel="00B31C73">
            <w:delText>b</w:delText>
          </w:r>
        </w:del>
      </w:ins>
      <w:ins w:id="14370" w:author="Rev 9 Allen Wirfs-Brock" w:date="2012-07-04T16:19:00Z">
        <w:del w:id="14371" w:author="Rev 11 Allen Wirfs-Brock" w:date="2012-10-25T15:06:00Z">
          <w:r w:rsidR="00214B34" w:rsidDel="00B31C73">
            <w:delText>ut w</w:delText>
          </w:r>
        </w:del>
      </w:ins>
      <w:ins w:id="14372" w:author="Rev 9 Allen Wirfs-Brock" w:date="2012-07-04T16:17:00Z">
        <w:del w:id="14373" w:author="Rev 11 Allen Wirfs-Brock" w:date="2012-10-25T15:06:00Z">
          <w:r w:rsidR="00214B34" w:rsidDel="00B31C73">
            <w:delText xml:space="preserve">ith </w:delText>
          </w:r>
        </w:del>
      </w:ins>
      <w:ins w:id="14374" w:author="Rev 9 Allen Wirfs-Brock" w:date="2012-07-04T16:18:00Z">
        <w:del w:id="14375" w:author="Rev 11 Allen Wirfs-Brock" w:date="2012-10-25T15:06:00Z">
          <w:r w:rsidR="00214B34" w:rsidDel="00B31C73">
            <w:delText xml:space="preserve">evaluation of </w:delText>
          </w:r>
          <w:r w:rsidR="00214B34" w:rsidRPr="008C100A" w:rsidDel="00B31C73">
            <w:rPr>
              <w:rFonts w:ascii="Times New Roman" w:hAnsi="Times New Roman"/>
              <w:i/>
            </w:rPr>
            <w:delText>CallExpression</w:delText>
          </w:r>
          <w:r w:rsidR="00214B34" w:rsidDel="00B31C73">
            <w:delText xml:space="preserve"> substituted for the evaluation of </w:delText>
          </w:r>
          <w:r w:rsidR="00214B34" w:rsidRPr="008C100A" w:rsidDel="00B31C73">
            <w:rPr>
              <w:rFonts w:ascii="Times New Roman" w:hAnsi="Times New Roman"/>
              <w:i/>
            </w:rPr>
            <w:delText>MemberExpression</w:delText>
          </w:r>
          <w:r w:rsidR="00214B34" w:rsidDel="00B31C73">
            <w:delText>.</w:delText>
          </w:r>
        </w:del>
      </w:ins>
    </w:p>
    <w:p w:rsidR="00214B34" w:rsidRPr="00E77497" w:rsidRDefault="00214B34" w:rsidP="00214B34">
      <w:pPr>
        <w:keepNext/>
        <w:rPr>
          <w:ins w:id="14376" w:author="Rev 9 Allen Wirfs-Brock" w:date="2012-07-04T16:12:00Z"/>
          <w:rFonts w:ascii="Helvetica" w:hAnsi="Helvetica"/>
          <w:b/>
        </w:rPr>
      </w:pPr>
      <w:ins w:id="14377" w:author="Rev 9 Allen Wirfs-Brock" w:date="2012-07-04T16:12:00Z">
        <w:r w:rsidRPr="00E77497">
          <w:rPr>
            <w:rFonts w:ascii="Helvetica" w:hAnsi="Helvetica"/>
            <w:b/>
          </w:rPr>
          <w:t xml:space="preserve">Runtime Semantics: </w:t>
        </w:r>
        <w:r w:rsidRPr="00E77497">
          <w:rPr>
            <w:rFonts w:ascii="Helvetica" w:hAnsi="Helvetica"/>
            <w:b/>
            <w:spacing w:val="6"/>
          </w:rPr>
          <w:t>Evaluation</w:t>
        </w:r>
      </w:ins>
    </w:p>
    <w:p w:rsidR="00214B34" w:rsidRPr="00E77497" w:rsidRDefault="00214B34" w:rsidP="00214B34">
      <w:pPr>
        <w:rPr>
          <w:ins w:id="14378" w:author="Rev 9 Allen Wirfs-Brock" w:date="2012-07-04T16:12:00Z"/>
        </w:rPr>
      </w:pPr>
      <w:ins w:id="14379" w:author="Rev 9 Allen Wirfs-Brock" w:date="2012-07-04T16:14:00Z">
        <w:r>
          <w:rPr>
            <w:rFonts w:ascii="Times New Roman" w:hAnsi="Times New Roman"/>
            <w:i/>
          </w:rPr>
          <w:t>MemberExpression</w:t>
        </w:r>
      </w:ins>
      <w:ins w:id="14380" w:author="Rev 9 Allen Wirfs-Brock" w:date="2012-07-04T16:12:00Z">
        <w:r w:rsidRPr="00E77497">
          <w:rPr>
            <w:rFonts w:ascii="Times New Roman" w:hAnsi="Times New Roman"/>
            <w:i/>
          </w:rPr>
          <w:t xml:space="preserve"> </w:t>
        </w:r>
        <w:r w:rsidRPr="00E77497">
          <w:rPr>
            <w:b/>
          </w:rPr>
          <w:t>:</w:t>
        </w:r>
        <w:r w:rsidRPr="00E77497">
          <w:t xml:space="preserve"> </w:t>
        </w:r>
      </w:ins>
      <w:ins w:id="14381" w:author="Rev 9 Allen Wirfs-Brock" w:date="2012-07-04T16:14:00Z">
        <w:r>
          <w:rPr>
            <w:rFonts w:ascii="Times New Roman" w:hAnsi="Times New Roman"/>
            <w:i/>
          </w:rPr>
          <w:t>MemberExpression</w:t>
        </w:r>
        <w:r w:rsidRPr="00E77497">
          <w:rPr>
            <w:rFonts w:ascii="Times New Roman" w:hAnsi="Times New Roman"/>
            <w:i/>
          </w:rPr>
          <w:t xml:space="preserve"> </w:t>
        </w:r>
        <w:del w:id="14382" w:author="Rev 10 Allen Wirfs-Brock" w:date="2012-07-29T11:38:00Z">
          <w:r w:rsidRPr="008C100A" w:rsidDel="00387B31">
            <w:rPr>
              <w:rFonts w:ascii="Times New Roman" w:hAnsi="Times New Roman"/>
              <w:i/>
            </w:rPr>
            <w:delText>Quasi</w:delText>
          </w:r>
        </w:del>
      </w:ins>
      <w:ins w:id="14383" w:author="Rev 10 Allen Wirfs-Brock" w:date="2012-07-29T11:38:00Z">
        <w:r w:rsidR="00387B31">
          <w:rPr>
            <w:rFonts w:ascii="Times New Roman" w:hAnsi="Times New Roman"/>
            <w:i/>
          </w:rPr>
          <w:t>Template</w:t>
        </w:r>
      </w:ins>
      <w:ins w:id="14384" w:author="Rev 9 Allen Wirfs-Brock" w:date="2012-07-04T16:14:00Z">
        <w:r w:rsidRPr="008C100A">
          <w:rPr>
            <w:rFonts w:ascii="Times New Roman" w:hAnsi="Times New Roman"/>
            <w:i/>
          </w:rPr>
          <w:t>Literal</w:t>
        </w:r>
      </w:ins>
    </w:p>
    <w:p w:rsidR="00214B34" w:rsidRDefault="00214B34" w:rsidP="008C100A">
      <w:pPr>
        <w:pStyle w:val="Alg3"/>
        <w:numPr>
          <w:ilvl w:val="0"/>
          <w:numId w:val="898"/>
        </w:numPr>
        <w:spacing w:after="220"/>
        <w:contextualSpacing/>
        <w:rPr>
          <w:ins w:id="14385" w:author="Rev 9 Allen Wirfs-Brock" w:date="2012-07-04T16:19:00Z"/>
        </w:rPr>
      </w:pPr>
      <w:ins w:id="14386" w:author="Rev 9 Allen Wirfs-Brock" w:date="2012-07-04T16:19:00Z">
        <w:r>
          <w:t xml:space="preserve">Let </w:t>
        </w:r>
        <w:r w:rsidRPr="008C100A">
          <w:rPr>
            <w:i/>
          </w:rPr>
          <w:t>tag</w:t>
        </w:r>
      </w:ins>
      <w:ins w:id="14387" w:author="Rev 9 Allen Wirfs-Brock" w:date="2012-07-04T16:47:00Z">
        <w:r w:rsidR="00CA6975">
          <w:rPr>
            <w:i/>
          </w:rPr>
          <w:t>Ref</w:t>
        </w:r>
      </w:ins>
      <w:ins w:id="14388" w:author="Rev 9 Allen Wirfs-Brock" w:date="2012-07-04T16:19:00Z">
        <w:r>
          <w:t xml:space="preserve"> be the result of evaluating </w:t>
        </w:r>
        <w:r w:rsidRPr="008C100A">
          <w:rPr>
            <w:i/>
          </w:rPr>
          <w:t>MemberExpression</w:t>
        </w:r>
        <w:r>
          <w:t xml:space="preserve">. </w:t>
        </w:r>
      </w:ins>
    </w:p>
    <w:p w:rsidR="00CA6975" w:rsidRDefault="00CA6975" w:rsidP="00CA6975">
      <w:pPr>
        <w:pStyle w:val="Alg3"/>
        <w:numPr>
          <w:ilvl w:val="0"/>
          <w:numId w:val="898"/>
        </w:numPr>
        <w:spacing w:after="240"/>
        <w:contextualSpacing/>
        <w:rPr>
          <w:ins w:id="14389" w:author="Rev 9 Allen Wirfs-Brock" w:date="2012-07-04T16:47:00Z"/>
        </w:rPr>
      </w:pPr>
      <w:ins w:id="14390" w:author="Rev 9 Allen Wirfs-Brock" w:date="2012-07-04T16:47:00Z">
        <w:r>
          <w:t xml:space="preserve">If this </w:t>
        </w:r>
      </w:ins>
      <w:ins w:id="14391" w:author="Rev 9 Allen Wirfs-Brock" w:date="2012-07-04T16:49:00Z">
        <w:r>
          <w:rPr>
            <w:i/>
          </w:rPr>
          <w:t>Member</w:t>
        </w:r>
      </w:ins>
      <w:ins w:id="14392" w:author="Rev 9 Allen Wirfs-Brock" w:date="2012-07-04T16:47:00Z">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rsidR="00CA6975" w:rsidRPr="00E77497" w:rsidRDefault="00CA6975" w:rsidP="00CA6975">
      <w:pPr>
        <w:pStyle w:val="Alg3"/>
        <w:numPr>
          <w:ilvl w:val="0"/>
          <w:numId w:val="898"/>
        </w:numPr>
        <w:spacing w:after="240"/>
        <w:rPr>
          <w:ins w:id="14393" w:author="Rev 9 Allen Wirfs-Brock" w:date="2012-07-04T16:47:00Z"/>
        </w:rPr>
      </w:pPr>
      <w:ins w:id="14394" w:author="Rev 9 Allen Wirfs-Brock" w:date="2012-07-04T16:47:00Z">
        <w:r>
          <w:t xml:space="preserve">Return the result of the abstract operation EvaluateCall with arguments </w:t>
        </w:r>
      </w:ins>
      <w:ins w:id="14395" w:author="Rev 9 Allen Wirfs-Brock" w:date="2012-07-04T16:48:00Z">
        <w:r>
          <w:rPr>
            <w:i/>
          </w:rPr>
          <w:t>tagR</w:t>
        </w:r>
      </w:ins>
      <w:ins w:id="14396" w:author="Rev 9 Allen Wirfs-Brock" w:date="2012-07-04T16:47:00Z">
        <w:r w:rsidRPr="0077365B">
          <w:rPr>
            <w:i/>
          </w:rPr>
          <w:t>ef</w:t>
        </w:r>
        <w:r>
          <w:t xml:space="preserve">, </w:t>
        </w:r>
      </w:ins>
      <w:ins w:id="14397" w:author="Rev 9 Allen Wirfs-Brock" w:date="2012-07-04T16:48:00Z">
        <w:del w:id="14398" w:author="Rev 10 Allen Wirfs-Brock" w:date="2012-07-29T11:38:00Z">
          <w:r w:rsidRPr="00CD1FDB" w:rsidDel="00387B31">
            <w:rPr>
              <w:i/>
            </w:rPr>
            <w:delText>Quasi</w:delText>
          </w:r>
        </w:del>
      </w:ins>
      <w:ins w:id="14399" w:author="Rev 10 Allen Wirfs-Brock" w:date="2012-07-29T11:38:00Z">
        <w:r w:rsidR="00387B31">
          <w:rPr>
            <w:i/>
          </w:rPr>
          <w:t>Template</w:t>
        </w:r>
      </w:ins>
      <w:ins w:id="14400" w:author="Rev 9 Allen Wirfs-Brock" w:date="2012-07-04T16:48:00Z">
        <w:r w:rsidRPr="00CD1FDB">
          <w:rPr>
            <w:i/>
          </w:rPr>
          <w:t>Literal</w:t>
        </w:r>
      </w:ins>
      <w:ins w:id="14401" w:author="Rev 9 Allen Wirfs-Brock" w:date="2012-07-04T16:47:00Z">
        <w:r>
          <w:t>,</w:t>
        </w:r>
        <w:r w:rsidRPr="00C814BD">
          <w:t xml:space="preserve"> </w:t>
        </w:r>
        <w:r>
          <w:t xml:space="preserve">and </w:t>
        </w:r>
        <w:r w:rsidRPr="00C814BD">
          <w:rPr>
            <w:i/>
          </w:rPr>
          <w:t>tailCall</w:t>
        </w:r>
        <w:r w:rsidRPr="00E77497">
          <w:t>.</w:t>
        </w:r>
      </w:ins>
    </w:p>
    <w:p w:rsidR="00B31C73" w:rsidRPr="00E77497" w:rsidRDefault="00B31C73" w:rsidP="00B31C73">
      <w:pPr>
        <w:rPr>
          <w:ins w:id="14402" w:author="Rev 11 Allen Wirfs-Brock" w:date="2012-10-25T15:05:00Z"/>
        </w:rPr>
      </w:pPr>
      <w:ins w:id="14403" w:author="Rev 11 Allen Wirfs-Brock" w:date="2012-10-25T15:05:00Z">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ins>
    </w:p>
    <w:p w:rsidR="00B31C73" w:rsidRDefault="00B31C73" w:rsidP="00B31C73">
      <w:pPr>
        <w:pStyle w:val="Alg3"/>
        <w:numPr>
          <w:ilvl w:val="0"/>
          <w:numId w:val="1101"/>
        </w:numPr>
        <w:spacing w:after="220"/>
        <w:contextualSpacing/>
        <w:rPr>
          <w:ins w:id="14404" w:author="Rev 11 Allen Wirfs-Brock" w:date="2012-10-25T15:05:00Z"/>
        </w:rPr>
      </w:pPr>
      <w:ins w:id="14405" w:author="Rev 11 Allen Wirfs-Brock" w:date="2012-10-25T15:05:00Z">
        <w:r>
          <w:t xml:space="preserve">Let </w:t>
        </w:r>
        <w:r w:rsidRPr="008C100A">
          <w:rPr>
            <w:i/>
          </w:rPr>
          <w:t>tag</w:t>
        </w:r>
        <w:r>
          <w:rPr>
            <w:i/>
          </w:rPr>
          <w:t>Ref</w:t>
        </w:r>
        <w:r>
          <w:t xml:space="preserve"> be the result of evaluating </w:t>
        </w:r>
        <w:r>
          <w:rPr>
            <w:i/>
          </w:rPr>
          <w:t>Call</w:t>
        </w:r>
        <w:r w:rsidRPr="008C100A">
          <w:rPr>
            <w:i/>
          </w:rPr>
          <w:t>Expression</w:t>
        </w:r>
        <w:r>
          <w:t xml:space="preserve">. </w:t>
        </w:r>
      </w:ins>
    </w:p>
    <w:p w:rsidR="00B31C73" w:rsidRDefault="00B31C73" w:rsidP="00B31C73">
      <w:pPr>
        <w:pStyle w:val="Alg3"/>
        <w:numPr>
          <w:ilvl w:val="0"/>
          <w:numId w:val="1101"/>
        </w:numPr>
        <w:spacing w:after="240"/>
        <w:contextualSpacing/>
        <w:rPr>
          <w:ins w:id="14406" w:author="Rev 11 Allen Wirfs-Brock" w:date="2012-10-25T15:05:00Z"/>
        </w:rPr>
      </w:pPr>
      <w:ins w:id="14407" w:author="Rev 11 Allen Wirfs-Brock" w:date="2012-10-25T15:05:00Z">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rsidR="00B31C73" w:rsidRPr="00E77497" w:rsidRDefault="00B31C73" w:rsidP="00B31C73">
      <w:pPr>
        <w:pStyle w:val="Alg3"/>
        <w:numPr>
          <w:ilvl w:val="0"/>
          <w:numId w:val="1101"/>
        </w:numPr>
        <w:spacing w:after="240"/>
        <w:rPr>
          <w:ins w:id="14408" w:author="Rev 11 Allen Wirfs-Brock" w:date="2012-10-25T15:05:00Z"/>
        </w:rPr>
      </w:pPr>
      <w:ins w:id="14409" w:author="Rev 11 Allen Wirfs-Brock" w:date="2012-10-25T15:05:00Z">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ins>
    </w:p>
    <w:p w:rsidR="004C02EF" w:rsidRPr="00120381" w:rsidRDefault="004C02EF" w:rsidP="003A4B22">
      <w:pPr>
        <w:pStyle w:val="Heading2"/>
        <w:numPr>
          <w:ilvl w:val="0"/>
          <w:numId w:val="0"/>
        </w:numPr>
      </w:pPr>
      <w:bookmarkStart w:id="14410" w:name="_Toc339020357"/>
      <w:r w:rsidRPr="00120381">
        <w:t>11.3</w:t>
      </w:r>
      <w:r w:rsidRPr="00120381">
        <w:tab/>
        <w:t>Postfix Expression</w:t>
      </w:r>
      <w:bookmarkEnd w:id="14173"/>
      <w:bookmarkEnd w:id="14174"/>
      <w:r w:rsidRPr="00120381">
        <w:t>s</w:t>
      </w:r>
      <w:bookmarkStart w:id="14411" w:name="_Toc375031172"/>
      <w:bookmarkStart w:id="14412" w:name="_Toc381513686"/>
      <w:bookmarkStart w:id="14413" w:name="_Toc382202836"/>
      <w:bookmarkStart w:id="14414" w:name="_Toc382212208"/>
      <w:bookmarkStart w:id="14415" w:name="_Toc382212485"/>
      <w:bookmarkStart w:id="14416" w:name="_Toc382291553"/>
      <w:bookmarkEnd w:id="14315"/>
      <w:bookmarkEnd w:id="14316"/>
      <w:bookmarkEnd w:id="14317"/>
      <w:bookmarkEnd w:id="14318"/>
      <w:bookmarkEnd w:id="14319"/>
      <w:bookmarkEnd w:id="14320"/>
      <w:bookmarkEnd w:id="14410"/>
    </w:p>
    <w:p w:rsidR="004C02EF" w:rsidRPr="00120381" w:rsidRDefault="004C02EF" w:rsidP="004C02EF">
      <w:pPr>
        <w:pStyle w:val="Syntax"/>
      </w:pPr>
      <w:r w:rsidRPr="004D1BD1">
        <w:t>Syntax</w:t>
      </w:r>
    </w:p>
    <w:p w:rsidR="004C02EF" w:rsidRPr="00120381" w:rsidRDefault="004C02EF" w:rsidP="004C02EF">
      <w:pPr>
        <w:pStyle w:val="SyntaxRule"/>
      </w:pPr>
      <w:r w:rsidRPr="00120381">
        <w:t xml:space="preserve">PostfixExpression </w:t>
      </w:r>
      <w:r w:rsidRPr="00120381">
        <w:rPr>
          <w:rFonts w:ascii="Arial" w:hAnsi="Arial"/>
          <w:b/>
          <w:i w:val="0"/>
        </w:rPr>
        <w:t>:</w:t>
      </w:r>
    </w:p>
    <w:p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14417" w:name="_Toc385672193"/>
      <w:bookmarkStart w:id="14418" w:name="_Toc393690288"/>
    </w:p>
    <w:p w:rsidR="00795735" w:rsidRDefault="00795735" w:rsidP="00795735">
      <w:pPr>
        <w:rPr>
          <w:ins w:id="14419" w:author="Rev 5 Allen Wirfs-Brock" w:date="2012-01-11T10:54:00Z"/>
          <w:rFonts w:ascii="Helvetica" w:hAnsi="Helvetica"/>
          <w:b/>
        </w:rPr>
      </w:pPr>
      <w:bookmarkStart w:id="14420" w:name="_Ref457707573"/>
      <w:bookmarkStart w:id="14421" w:name="_Toc472818828"/>
      <w:bookmarkStart w:id="14422" w:name="_Toc235503402"/>
      <w:bookmarkStart w:id="14423" w:name="_Toc241509177"/>
      <w:bookmarkStart w:id="14424" w:name="_Toc244416664"/>
      <w:bookmarkStart w:id="14425" w:name="_Toc276631028"/>
      <w:ins w:id="14426" w:author="Rev 5 Allen Wirfs-Brock" w:date="2012-01-11T10:52:00Z">
        <w:r w:rsidRPr="00E77497">
          <w:rPr>
            <w:rFonts w:ascii="Helvetica" w:hAnsi="Helvetica"/>
            <w:b/>
          </w:rPr>
          <w:t>Static Semantics</w:t>
        </w:r>
      </w:ins>
    </w:p>
    <w:p w:rsidR="00795735" w:rsidRPr="00E77497" w:rsidRDefault="00304798" w:rsidP="00795735">
      <w:pPr>
        <w:rPr>
          <w:ins w:id="14427" w:author="Rev 5 Allen Wirfs-Brock" w:date="2012-01-11T10:52:00Z"/>
          <w:rFonts w:ascii="Helvetica" w:hAnsi="Helvetica"/>
          <w:b/>
        </w:rPr>
      </w:pPr>
      <w:ins w:id="14428" w:author="Rev 5 Allen Wirfs-Brock" w:date="2012-01-11T14:30:00Z">
        <w:r w:rsidRPr="00E77497">
          <w:rPr>
            <w:rFonts w:ascii="Helvetica" w:hAnsi="Helvetica"/>
            <w:b/>
          </w:rPr>
          <w:t xml:space="preserve">Static Semantics:  </w:t>
        </w:r>
      </w:ins>
      <w:ins w:id="14429" w:author="Rev 5 Allen Wirfs-Brock" w:date="2012-01-11T10:52:00Z">
        <w:r w:rsidR="00795735" w:rsidRPr="00E77497">
          <w:rPr>
            <w:rFonts w:ascii="Helvetica" w:hAnsi="Helvetica"/>
            <w:b/>
          </w:rPr>
          <w:t>Early Errors</w:t>
        </w:r>
      </w:ins>
    </w:p>
    <w:p w:rsidR="00177FC5" w:rsidRPr="00120381" w:rsidDel="002B6820" w:rsidRDefault="00177FC5" w:rsidP="00177FC5">
      <w:pPr>
        <w:pStyle w:val="SyntaxRule"/>
        <w:rPr>
          <w:ins w:id="14430" w:author="Rev 10 Allen Wirfs-Brock" w:date="2012-09-25T12:23:00Z"/>
          <w:del w:id="14431" w:author="Rev 11 Allen Wirfs-Brock" w:date="2012-10-25T16:03:00Z"/>
        </w:rPr>
      </w:pPr>
      <w:ins w:id="14432" w:author="Rev 10 Allen Wirfs-Brock" w:date="2012-09-25T12:23:00Z">
        <w:del w:id="14433" w:author="Rev 11 Allen Wirfs-Brock" w:date="2012-10-25T16:03:00Z">
          <w:r w:rsidRPr="00120381" w:rsidDel="002B6820">
            <w:delText xml:space="preserve">PostfixExpression </w:delText>
          </w:r>
          <w:r w:rsidRPr="00120381" w:rsidDel="002B6820">
            <w:rPr>
              <w:rFonts w:ascii="Arial" w:hAnsi="Arial"/>
              <w:b/>
              <w:i w:val="0"/>
            </w:rPr>
            <w:delText>:</w:delText>
          </w:r>
        </w:del>
      </w:ins>
    </w:p>
    <w:p w:rsidR="00177FC5" w:rsidRPr="00675B74" w:rsidDel="002B6820" w:rsidRDefault="00177FC5" w:rsidP="00177FC5">
      <w:pPr>
        <w:pStyle w:val="SyntaxDefinition"/>
        <w:rPr>
          <w:ins w:id="14434" w:author="Rev 10 Allen Wirfs-Brock" w:date="2012-09-25T12:23:00Z"/>
          <w:del w:id="14435" w:author="Rev 11 Allen Wirfs-Brock" w:date="2012-10-25T16:03:00Z"/>
        </w:rPr>
      </w:pPr>
      <w:ins w:id="14436" w:author="Rev 10 Allen Wirfs-Brock" w:date="2012-09-25T12:23:00Z">
        <w:del w:id="14437" w:author="Rev 11 Allen Wirfs-Brock" w:date="2012-10-25T16:03:00Z">
          <w:r w:rsidRPr="004D1BD1" w:rsidDel="002B6820">
            <w:delText xml:space="preserve">LeftHandSideExpression </w:delText>
          </w:r>
          <w:r w:rsidDel="002B6820">
            <w:br/>
          </w:r>
          <w:r w:rsidRPr="004D1BD1" w:rsidDel="002B6820">
            <w:delText>LeftHandSideExpression</w:delText>
          </w:r>
          <w:r w:rsidRPr="003B4312" w:rsidDel="002B6820">
            <w:rPr>
              <w:rFonts w:ascii="Courier New" w:hAnsi="Courier New"/>
              <w:b/>
              <w:i w:val="0"/>
            </w:rPr>
            <w:delText xml:space="preserve"> </w:delText>
          </w:r>
          <w:r w:rsidRPr="003B4312" w:rsidDel="002B6820">
            <w:rPr>
              <w:rFonts w:ascii="Arial" w:hAnsi="Arial" w:cs="Arial"/>
              <w:i w:val="0"/>
              <w:sz w:val="16"/>
            </w:rPr>
            <w:delText xml:space="preserve">[no </w:delText>
          </w:r>
          <w:r w:rsidRPr="008B7F6F" w:rsidDel="002B6820">
            <w:rPr>
              <w:sz w:val="16"/>
            </w:rPr>
            <w:delText>LineTerminator</w:delText>
          </w:r>
          <w:r w:rsidRPr="008B7F6F" w:rsidDel="002B6820">
            <w:rPr>
              <w:rFonts w:ascii="Arial" w:hAnsi="Arial" w:cs="Arial"/>
              <w:i w:val="0"/>
              <w:sz w:val="16"/>
            </w:rPr>
            <w:delText xml:space="preserve"> here]</w:delText>
          </w:r>
          <w:r w:rsidRPr="008B7F6F" w:rsidDel="002B6820">
            <w:rPr>
              <w:rFonts w:ascii="Courier New" w:hAnsi="Courier New"/>
              <w:b/>
              <w:i w:val="0"/>
            </w:rPr>
            <w:delText xml:space="preserve"> ++</w:delText>
          </w:r>
          <w:r w:rsidRPr="006B6D0A" w:rsidDel="002B6820">
            <w:br/>
            <w:delText>LeftHandSideExpression</w:delText>
          </w:r>
          <w:r w:rsidRPr="006B6D0A" w:rsidDel="002B6820">
            <w:rPr>
              <w:rFonts w:ascii="Courier New" w:hAnsi="Courier New"/>
              <w:b/>
              <w:i w:val="0"/>
            </w:rPr>
            <w:delText xml:space="preserve"> </w:delText>
          </w:r>
          <w:r w:rsidRPr="006B6D0A" w:rsidDel="002B6820">
            <w:rPr>
              <w:rFonts w:ascii="Arial" w:hAnsi="Arial" w:cs="Arial"/>
              <w:i w:val="0"/>
              <w:sz w:val="16"/>
            </w:rPr>
            <w:delText xml:space="preserve">[no </w:delText>
          </w:r>
          <w:r w:rsidRPr="00E65A34" w:rsidDel="002B6820">
            <w:rPr>
              <w:sz w:val="16"/>
            </w:rPr>
            <w:delText>LineTerminator</w:delText>
          </w:r>
          <w:r w:rsidRPr="009C202C" w:rsidDel="002B6820">
            <w:rPr>
              <w:rFonts w:ascii="Arial" w:hAnsi="Arial" w:cs="Arial"/>
              <w:i w:val="0"/>
              <w:sz w:val="16"/>
            </w:rPr>
            <w:delText xml:space="preserve"> here]</w:delText>
          </w:r>
          <w:r w:rsidRPr="00B820AB" w:rsidDel="002B6820">
            <w:rPr>
              <w:rFonts w:ascii="Courier New" w:hAnsi="Courier New"/>
              <w:b/>
              <w:i w:val="0"/>
            </w:rPr>
            <w:delText xml:space="preserve"> --</w:delText>
          </w:r>
        </w:del>
      </w:ins>
    </w:p>
    <w:p w:rsidR="00177FC5" w:rsidRPr="00E77497" w:rsidDel="002B6820" w:rsidRDefault="00177FC5" w:rsidP="00177FC5">
      <w:pPr>
        <w:numPr>
          <w:ilvl w:val="0"/>
          <w:numId w:val="737"/>
        </w:numPr>
        <w:spacing w:after="220"/>
        <w:contextualSpacing/>
        <w:rPr>
          <w:ins w:id="14438" w:author="Rev 10 Allen Wirfs-Brock" w:date="2012-09-25T12:22:00Z"/>
          <w:del w:id="14439" w:author="Rev 11 Allen Wirfs-Brock" w:date="2012-10-25T16:02:00Z"/>
        </w:rPr>
      </w:pPr>
      <w:ins w:id="14440" w:author="Rev 10 Allen Wirfs-Brock" w:date="2012-09-25T12:22:00Z">
        <w:del w:id="14441" w:author="Rev 11 Allen Wirfs-Brock" w:date="2012-10-25T16:02:00Z">
          <w:r w:rsidRPr="00E77497" w:rsidDel="002B6820">
            <w:delText xml:space="preserve">It is a Syntax Error if the </w:delText>
          </w:r>
          <w:r w:rsidDel="002B6820">
            <w:delText>derived</w:delText>
          </w:r>
          <w:r w:rsidRPr="00E77497" w:rsidDel="002B6820">
            <w:delText xml:space="preserve"> </w:delText>
          </w:r>
        </w:del>
      </w:ins>
      <w:ins w:id="14442" w:author="Rev 10 Allen Wirfs-Brock" w:date="2012-09-25T12:23:00Z">
        <w:del w:id="14443" w:author="Rev 11 Allen Wirfs-Brock" w:date="2012-10-25T16:02:00Z">
          <w:r w:rsidRPr="00177FC5" w:rsidDel="002B6820">
            <w:rPr>
              <w:rStyle w:val="bnf"/>
            </w:rPr>
            <w:delText>LeftHandSideExpression</w:delText>
          </w:r>
          <w:r w:rsidRPr="004D1BD1" w:rsidDel="002B6820">
            <w:delText xml:space="preserve"> </w:delText>
          </w:r>
        </w:del>
      </w:ins>
      <w:ins w:id="14444" w:author="Rev 10 Allen Wirfs-Brock" w:date="2012-09-25T12:22:00Z">
        <w:del w:id="14445" w:author="Rev 11 Allen Wirfs-Brock" w:date="2012-10-25T16:02:00Z">
          <w:r w:rsidRPr="00E77497" w:rsidDel="002B6820">
            <w:delText xml:space="preserve">is </w:delText>
          </w:r>
          <w:r w:rsidRPr="00E77497" w:rsidDel="002B6820">
            <w:rPr>
              <w:rStyle w:val="bnf"/>
            </w:rPr>
            <w:delText xml:space="preserve">PrimaryExpression </w:delText>
          </w:r>
          <w:r w:rsidRPr="00E77497" w:rsidDel="002B6820">
            <w:rPr>
              <w:rStyle w:val="bnf"/>
              <w:i w:val="0"/>
            </w:rPr>
            <w:delText xml:space="preserve">: </w:delText>
          </w:r>
          <w:r w:rsidDel="002B6820">
            <w:rPr>
              <w:rStyle w:val="bnf"/>
            </w:rPr>
            <w:delText>ObjectLiteral</w:delText>
          </w:r>
          <w:r w:rsidRPr="00E77497" w:rsidDel="002B6820">
            <w:rPr>
              <w:rFonts w:ascii="Courier New" w:hAnsi="Courier New" w:cs="Courier New"/>
              <w:b/>
            </w:rPr>
            <w:delText xml:space="preserve"> </w:delText>
          </w:r>
          <w:r w:rsidRPr="00E77497" w:rsidDel="002B6820">
            <w:delText xml:space="preserve">and </w:delText>
          </w:r>
          <w:r w:rsidRPr="00253B6F" w:rsidDel="002B6820">
            <w:rPr>
              <w:rFonts w:ascii="Times New Roman" w:hAnsi="Times New Roman"/>
            </w:rPr>
            <w:delText>ContainsNonObjectLiteralProductions</w:delText>
          </w:r>
          <w:r w:rsidDel="002B6820">
            <w:delText xml:space="preserve"> of</w:delText>
          </w:r>
          <w:r w:rsidRPr="00E77497" w:rsidDel="002B6820">
            <w:delText xml:space="preserve"> </w:delText>
          </w:r>
          <w:r w:rsidDel="002B6820">
            <w:rPr>
              <w:rStyle w:val="bnf"/>
            </w:rPr>
            <w:delText>ObjectLiteral</w:delText>
          </w:r>
          <w:r w:rsidDel="002B6820">
            <w:rPr>
              <w:rStyle w:val="bnf"/>
              <w:i w:val="0"/>
            </w:rPr>
            <w:delText xml:space="preserve"> </w:delText>
          </w:r>
          <w:r w:rsidRPr="00CA3269" w:rsidDel="002B6820">
            <w:rPr>
              <w:rStyle w:val="bnf"/>
              <w:rFonts w:ascii="Arial" w:hAnsi="Arial" w:cs="Arial"/>
              <w:i w:val="0"/>
            </w:rPr>
            <w:delText>is</w:delText>
          </w:r>
          <w:r w:rsidDel="002B6820">
            <w:rPr>
              <w:rStyle w:val="bnf"/>
              <w:i w:val="0"/>
            </w:rPr>
            <w:delText xml:space="preserve"> </w:delText>
          </w:r>
          <w:r w:rsidRPr="00CA3269" w:rsidDel="002B6820">
            <w:rPr>
              <w:rStyle w:val="bnf"/>
              <w:b/>
              <w:i w:val="0"/>
            </w:rPr>
            <w:delText>true</w:delText>
          </w:r>
          <w:r w:rsidRPr="00E77497" w:rsidDel="002B6820">
            <w:delText>.</w:delText>
          </w:r>
        </w:del>
      </w:ins>
    </w:p>
    <w:p w:rsidR="00177FC5" w:rsidRPr="00E77497" w:rsidDel="002B6820" w:rsidRDefault="00177FC5" w:rsidP="00177FC5">
      <w:pPr>
        <w:numPr>
          <w:ilvl w:val="0"/>
          <w:numId w:val="737"/>
        </w:numPr>
        <w:spacing w:after="220"/>
        <w:rPr>
          <w:ins w:id="14446" w:author="Rev 10 Allen Wirfs-Brock" w:date="2012-09-25T12:22:00Z"/>
          <w:del w:id="14447" w:author="Rev 11 Allen Wirfs-Brock" w:date="2012-10-25T16:03:00Z"/>
        </w:rPr>
      </w:pPr>
      <w:ins w:id="14448" w:author="Rev 10 Allen Wirfs-Brock" w:date="2012-09-25T12:22:00Z">
        <w:del w:id="14449" w:author="Rev 11 Allen Wirfs-Brock" w:date="2012-10-25T16:03:00Z">
          <w:r w:rsidRPr="00E77497" w:rsidDel="002B6820">
            <w:delText xml:space="preserve">It is a Syntax Error if the </w:delText>
          </w:r>
          <w:r w:rsidDel="002B6820">
            <w:delText>derived</w:delText>
          </w:r>
          <w:r w:rsidRPr="00E77497" w:rsidDel="002B6820">
            <w:delText xml:space="preserve"> </w:delText>
          </w:r>
        </w:del>
      </w:ins>
      <w:ins w:id="14450" w:author="Rev 10 Allen Wirfs-Brock" w:date="2012-09-25T12:24:00Z">
        <w:del w:id="14451" w:author="Rev 11 Allen Wirfs-Brock" w:date="2012-10-25T16:03:00Z">
          <w:r w:rsidRPr="00253B6F" w:rsidDel="002B6820">
            <w:rPr>
              <w:rStyle w:val="bnf"/>
            </w:rPr>
            <w:delText>LeftHandSideExpression</w:delText>
          </w:r>
          <w:r w:rsidRPr="004D1BD1" w:rsidDel="002B6820">
            <w:delText xml:space="preserve"> </w:delText>
          </w:r>
        </w:del>
      </w:ins>
      <w:ins w:id="14452" w:author="Rev 10 Allen Wirfs-Brock" w:date="2012-09-25T12:22:00Z">
        <w:del w:id="14453" w:author="Rev 11 Allen Wirfs-Brock" w:date="2012-10-25T16:03:00Z">
          <w:r w:rsidRPr="00E77497" w:rsidDel="002B6820">
            <w:delText xml:space="preserve">is </w:delText>
          </w:r>
          <w:r w:rsidRPr="00E77497" w:rsidDel="002B6820">
            <w:rPr>
              <w:rStyle w:val="bnf"/>
            </w:rPr>
            <w:delText xml:space="preserve">PrimaryExpression </w:delText>
          </w:r>
          <w:r w:rsidRPr="00E77497" w:rsidDel="002B6820">
            <w:rPr>
              <w:rStyle w:val="bnf"/>
              <w:i w:val="0"/>
            </w:rPr>
            <w:delText xml:space="preserve">: </w:delText>
          </w:r>
          <w:r w:rsidRPr="00E77497" w:rsidDel="002B6820">
            <w:rPr>
              <w:rStyle w:val="bnf"/>
              <w:rFonts w:ascii="Courier New" w:hAnsi="Courier New" w:cs="Courier New"/>
              <w:b/>
              <w:i w:val="0"/>
            </w:rPr>
            <w:delText>(</w:delText>
          </w:r>
          <w:r w:rsidRPr="00E77497" w:rsidDel="002B6820">
            <w:rPr>
              <w:rStyle w:val="bnf"/>
            </w:rPr>
            <w:delText xml:space="preserve"> Expression</w:delText>
          </w:r>
          <w:r w:rsidRPr="00E77497" w:rsidDel="002B6820">
            <w:rPr>
              <w:rFonts w:ascii="Courier New" w:hAnsi="Courier New" w:cs="Courier New"/>
              <w:b/>
            </w:rPr>
            <w:delText xml:space="preserve"> ) </w:delText>
          </w:r>
          <w:r w:rsidRPr="00E77497" w:rsidDel="002B6820">
            <w:delText xml:space="preserve">and </w:delText>
          </w:r>
          <w:r w:rsidRPr="00E77497" w:rsidDel="002B6820">
            <w:rPr>
              <w:rStyle w:val="bnf"/>
            </w:rPr>
            <w:delText>Expression</w:delText>
          </w:r>
          <w:r w:rsidRPr="00E77497" w:rsidDel="002B6820">
            <w:delText xml:space="preserve"> derived a production that </w:delText>
          </w:r>
          <w:r w:rsidDel="002B6820">
            <w:delText xml:space="preserve">if used in place of </w:delText>
          </w:r>
        </w:del>
      </w:ins>
      <w:ins w:id="14454" w:author="Rev 10 Allen Wirfs-Brock" w:date="2012-09-25T12:24:00Z">
        <w:del w:id="14455" w:author="Rev 11 Allen Wirfs-Brock" w:date="2012-10-25T16:03:00Z">
          <w:r w:rsidRPr="00253B6F" w:rsidDel="002B6820">
            <w:rPr>
              <w:rStyle w:val="bnf"/>
            </w:rPr>
            <w:delText>LeftHandSideExpression</w:delText>
          </w:r>
          <w:r w:rsidRPr="004D1BD1" w:rsidDel="002B6820">
            <w:delText xml:space="preserve"> </w:delText>
          </w:r>
        </w:del>
      </w:ins>
      <w:ins w:id="14456" w:author="Rev 10 Allen Wirfs-Brock" w:date="2012-09-25T12:22:00Z">
        <w:del w:id="14457" w:author="Rev 11 Allen Wirfs-Brock" w:date="2012-10-25T16:03:00Z">
          <w:r w:rsidRPr="00E77497" w:rsidDel="002B6820">
            <w:delText>would produce a Syntax Error according to these rules. This rule is recursively applied.</w:delText>
          </w:r>
        </w:del>
      </w:ins>
    </w:p>
    <w:p w:rsidR="00795735" w:rsidRPr="00120381" w:rsidRDefault="00795735" w:rsidP="00795735">
      <w:pPr>
        <w:pStyle w:val="SyntaxRule"/>
        <w:rPr>
          <w:ins w:id="14458" w:author="Rev 5 Allen Wirfs-Brock" w:date="2012-01-11T10:54:00Z"/>
        </w:rPr>
      </w:pPr>
      <w:ins w:id="14459" w:author="Rev 5 Allen Wirfs-Brock" w:date="2012-01-11T10:54:00Z">
        <w:r w:rsidRPr="00120381">
          <w:t xml:space="preserve">PostfixExpression </w:t>
        </w:r>
        <w:r w:rsidRPr="00120381">
          <w:rPr>
            <w:rFonts w:ascii="Arial" w:hAnsi="Arial"/>
            <w:b/>
            <w:i w:val="0"/>
          </w:rPr>
          <w:t>:</w:t>
        </w:r>
      </w:ins>
    </w:p>
    <w:p w:rsidR="00795735" w:rsidRPr="00675B74" w:rsidRDefault="00795735" w:rsidP="00795735">
      <w:pPr>
        <w:pStyle w:val="SyntaxDefinition"/>
        <w:rPr>
          <w:ins w:id="14460" w:author="Rev 5 Allen Wirfs-Brock" w:date="2012-01-11T10:54:00Z"/>
        </w:rPr>
      </w:pPr>
      <w:ins w:id="14461"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rsidR="00165530" w:rsidRPr="00E77497" w:rsidDel="00D90D13" w:rsidRDefault="00795735" w:rsidP="00D90D13">
      <w:pPr>
        <w:numPr>
          <w:ilvl w:val="0"/>
          <w:numId w:val="737"/>
        </w:numPr>
        <w:rPr>
          <w:ins w:id="14462" w:author="Rev 5 Allen Wirfs-Brock" w:date="2012-01-11T10:52:00Z"/>
          <w:del w:id="14463" w:author="Rev 10 Allen Wirfs-Brock" w:date="2012-09-07T09:45:00Z"/>
        </w:rPr>
      </w:pPr>
      <w:ins w:id="14464" w:author="Rev 5 Allen Wirfs-Brock" w:date="2012-01-11T10:52:00Z">
        <w:del w:id="14465" w:author="Rev 10 Allen Wirfs-Brock" w:date="2012-09-07T09:45:00Z">
          <w:r w:rsidRPr="00E77497" w:rsidDel="00D90D13">
            <w:delText xml:space="preserve">It is a Syntax Error if the </w:delText>
          </w:r>
        </w:del>
      </w:ins>
      <w:ins w:id="14466" w:author="Rev 5 Allen Wirfs-Brock" w:date="2012-01-11T10:55:00Z">
        <w:del w:id="14467" w:author="Rev 10 Allen Wirfs-Brock" w:date="2012-09-07T09:45:00Z">
          <w:r w:rsidDel="00D90D13">
            <w:rPr>
              <w:rStyle w:val="bnf"/>
            </w:rPr>
            <w:delText>Postfix</w:delText>
          </w:r>
        </w:del>
      </w:ins>
      <w:ins w:id="14468" w:author="Rev 5 Allen Wirfs-Brock" w:date="2012-01-11T10:52:00Z">
        <w:del w:id="14469" w:author="Rev 10 Allen Wirfs-Brock" w:date="2012-09-07T09:45:00Z">
          <w:r w:rsidRPr="00E77497" w:rsidDel="00D90D13">
            <w:rPr>
              <w:rStyle w:val="bnf"/>
            </w:rPr>
            <w:delText>Expression</w:delText>
          </w:r>
          <w:r w:rsidRPr="00E77497" w:rsidDel="00D90D13">
            <w:delText xml:space="preserve"> is contained in strict code and </w:delText>
          </w:r>
          <w:r w:rsidRPr="00E77497" w:rsidDel="00D90D13">
            <w:rPr>
              <w:rStyle w:val="bnf"/>
            </w:rPr>
            <w:delText>LeftHandSideExpression</w:delText>
          </w:r>
          <w:r w:rsidRPr="00E77497" w:rsidDel="00D90D13">
            <w:delText xml:space="preserve"> is the </w:delText>
          </w:r>
          <w:r w:rsidRPr="00E77497" w:rsidDel="00D90D13">
            <w:rPr>
              <w:rStyle w:val="bnf"/>
            </w:rPr>
            <w:delText>Identifier</w:delText>
          </w:r>
          <w:r w:rsidRPr="00E77497" w:rsidDel="00D90D13">
            <w:delText xml:space="preserve"> </w:delText>
          </w:r>
          <w:r w:rsidRPr="00E77497" w:rsidDel="00D90D13">
            <w:rPr>
              <w:rFonts w:ascii="Courier New" w:hAnsi="Courier New" w:cs="Courier New"/>
              <w:b/>
            </w:rPr>
            <w:delText>eval</w:delText>
          </w:r>
          <w:r w:rsidRPr="00E77497" w:rsidDel="00D90D13">
            <w:delText xml:space="preserve"> or the </w:delText>
          </w:r>
          <w:r w:rsidRPr="00E77497" w:rsidDel="00D90D13">
            <w:rPr>
              <w:rStyle w:val="bnf"/>
            </w:rPr>
            <w:delText xml:space="preserve">Identifier </w:delText>
          </w:r>
          <w:r w:rsidRPr="00E77497" w:rsidDel="00D90D13">
            <w:rPr>
              <w:rFonts w:ascii="Courier New" w:hAnsi="Courier New" w:cs="Courier New"/>
              <w:b/>
            </w:rPr>
            <w:delText>arguments</w:delText>
          </w:r>
          <w:r w:rsidRPr="00E77497" w:rsidDel="00D90D13">
            <w:delText>.</w:delText>
          </w:r>
        </w:del>
      </w:ins>
      <w:ins w:id="14470" w:author="Rev 10 Allen Wirfs-Brock" w:date="2012-09-07T09:44:00Z">
        <w:r w:rsidR="00D90D13">
          <w:t>It is an early Reference Error i</w:t>
        </w:r>
        <w:r w:rsidR="00D90D13" w:rsidRPr="008E7E56">
          <w:t xml:space="preserve">f </w:t>
        </w:r>
        <w:r w:rsidR="00D90D13" w:rsidRPr="00E04E1E">
          <w:rPr>
            <w:rFonts w:ascii="Times New Roman" w:hAnsi="Times New Roman"/>
          </w:rPr>
          <w:t>IsValidSimpleAssignmentTarget</w:t>
        </w:r>
        <w:r w:rsidR="00D90D13">
          <w:t xml:space="preserve"> of</w:t>
        </w:r>
        <w:r w:rsidR="00D90D13" w:rsidRPr="00BD6E56">
          <w:rPr>
            <w:rStyle w:val="bnf"/>
          </w:rPr>
          <w:t xml:space="preserve"> </w:t>
        </w:r>
        <w:r w:rsidR="00D90D13" w:rsidRPr="00E04E1E">
          <w:rPr>
            <w:rStyle w:val="bnf"/>
          </w:rPr>
          <w:t>LeftHandSideExpression</w:t>
        </w:r>
        <w:r w:rsidR="00D90D13" w:rsidRPr="00BD6E56">
          <w:rPr>
            <w:rStyle w:val="bnf"/>
          </w:rPr>
          <w:t xml:space="preserve"> </w:t>
        </w:r>
        <w:r w:rsidR="00D90D13">
          <w:t xml:space="preserve">is </w:t>
        </w:r>
        <w:r w:rsidR="00D90D13" w:rsidRPr="00E04E1E">
          <w:rPr>
            <w:rFonts w:ascii="Times New Roman" w:hAnsi="Times New Roman"/>
            <w:b/>
          </w:rPr>
          <w:t>false</w:t>
        </w:r>
        <w:r w:rsidR="00D90D13">
          <w:t>.</w:t>
        </w:r>
      </w:ins>
    </w:p>
    <w:p w:rsidR="00795735" w:rsidRPr="00E77497" w:rsidDel="00D90D13" w:rsidRDefault="00795735" w:rsidP="00D90D13">
      <w:pPr>
        <w:numPr>
          <w:ilvl w:val="0"/>
          <w:numId w:val="737"/>
        </w:numPr>
        <w:rPr>
          <w:ins w:id="14471" w:author="Rev 5 Allen Wirfs-Brock" w:date="2012-01-11T10:52:00Z"/>
          <w:del w:id="14472" w:author="Rev 10 Allen Wirfs-Brock" w:date="2012-09-07T09:46:00Z"/>
        </w:rPr>
      </w:pPr>
      <w:ins w:id="14473" w:author="Rev 5 Allen Wirfs-Brock" w:date="2012-01-11T10:52:00Z">
        <w:del w:id="14474" w:author="Rev 10 Allen Wirfs-Brock" w:date="2012-09-07T09:46:00Z">
          <w:r w:rsidRPr="00E77497" w:rsidDel="00D90D13">
            <w:delText xml:space="preserve">It is a Syntax Error if the </w:delText>
          </w:r>
          <w:r w:rsidRPr="00E77497" w:rsidDel="00D90D13">
            <w:rPr>
              <w:rStyle w:val="bnf"/>
            </w:rPr>
            <w:delText>AssignmentExpression</w:delText>
          </w:r>
          <w:r w:rsidRPr="00E77497" w:rsidDel="00D90D13">
            <w:delText xml:space="preserve"> is contained in extended code and the </w:delText>
          </w:r>
          <w:r w:rsidRPr="00E77497" w:rsidDel="00D90D13">
            <w:rPr>
              <w:rStyle w:val="bnf"/>
            </w:rPr>
            <w:delText>LeftHandSideExpression</w:delText>
          </w:r>
          <w:r w:rsidRPr="00E77497" w:rsidDel="00D90D13">
            <w:delText xml:space="preserve"> is a </w:delText>
          </w:r>
          <w:r w:rsidRPr="00E77497" w:rsidDel="00D90D13">
            <w:rPr>
              <w:rStyle w:val="bnf"/>
            </w:rPr>
            <w:delText xml:space="preserve">Literal </w:delText>
          </w:r>
          <w:r w:rsidRPr="00E77497" w:rsidDel="00D90D13">
            <w:delText xml:space="preserve">or a </w:delText>
          </w:r>
          <w:r w:rsidRPr="00E77497" w:rsidDel="00D90D13">
            <w:rPr>
              <w:rStyle w:val="bnf"/>
            </w:rPr>
            <w:delText>FunctionExpression</w:delText>
          </w:r>
          <w:r w:rsidRPr="00E77497" w:rsidDel="00D90D13">
            <w:delText>.</w:delText>
          </w:r>
        </w:del>
      </w:ins>
    </w:p>
    <w:p w:rsidR="00795735" w:rsidRPr="00E77497" w:rsidDel="00D90D13" w:rsidRDefault="00795735" w:rsidP="00D90D13">
      <w:pPr>
        <w:numPr>
          <w:ilvl w:val="0"/>
          <w:numId w:val="737"/>
        </w:numPr>
        <w:rPr>
          <w:ins w:id="14475" w:author="Rev 5 Allen Wirfs-Brock" w:date="2012-01-11T10:52:00Z"/>
          <w:del w:id="14476" w:author="Rev 10 Allen Wirfs-Brock" w:date="2012-09-07T09:46:00Z"/>
        </w:rPr>
      </w:pPr>
      <w:ins w:id="14477" w:author="Rev 5 Allen Wirfs-Brock" w:date="2012-01-11T10:52:00Z">
        <w:del w:id="14478" w:author="Rev 10 Allen Wirfs-Brock" w:date="2012-09-07T09:46:00Z">
          <w:r w:rsidRPr="00E77497" w:rsidDel="00D90D13">
            <w:delText xml:space="preserve">It is a Syntax Error if the </w:delText>
          </w:r>
          <w:r w:rsidRPr="00E77497" w:rsidDel="00D90D13">
            <w:rPr>
              <w:rStyle w:val="bnf"/>
            </w:rPr>
            <w:delText>AssignmentExpression</w:delText>
          </w:r>
          <w:r w:rsidRPr="00E77497" w:rsidDel="00D90D13">
            <w:delText xml:space="preserve"> is contained in extended code and the </w:delText>
          </w:r>
          <w:r w:rsidRPr="00E77497" w:rsidDel="00D90D13">
            <w:rPr>
              <w:rStyle w:val="bnf"/>
            </w:rPr>
            <w:delText>LeftHandSideExpression</w:delText>
          </w:r>
          <w:r w:rsidRPr="00E77497" w:rsidDel="00D90D13">
            <w:delText xml:space="preserve"> is an </w:delText>
          </w:r>
          <w:r w:rsidRPr="00E77497" w:rsidDel="00D90D13">
            <w:rPr>
              <w:rStyle w:val="bnf"/>
            </w:rPr>
            <w:delText xml:space="preserve">Identifier </w:delText>
          </w:r>
          <w:r w:rsidRPr="00795735" w:rsidDel="00D90D13">
            <w:rPr>
              <w:rStyle w:val="bnf"/>
              <w:rFonts w:ascii="Arial" w:hAnsi="Arial" w:cs="Arial"/>
              <w:i w:val="0"/>
            </w:rPr>
            <w:delText xml:space="preserve">that does not statically resolve to a declarative environment record binding or if the resolved binding is </w:delText>
          </w:r>
          <w:r w:rsidRPr="008D16CB" w:rsidDel="00D90D13">
            <w:rPr>
              <w:rStyle w:val="bnf"/>
              <w:rFonts w:ascii="Arial" w:hAnsi="Arial" w:cs="Arial"/>
              <w:i w:val="0"/>
            </w:rPr>
            <w:delText>an immutable binding.</w:delText>
          </w:r>
        </w:del>
      </w:ins>
    </w:p>
    <w:p w:rsidR="00795735" w:rsidRPr="00E77497" w:rsidRDefault="00795735" w:rsidP="00D90D13">
      <w:pPr>
        <w:numPr>
          <w:ilvl w:val="0"/>
          <w:numId w:val="737"/>
        </w:numPr>
        <w:rPr>
          <w:ins w:id="14479" w:author="Rev 5 Allen Wirfs-Brock" w:date="2012-01-11T10:52:00Z"/>
        </w:rPr>
      </w:pPr>
      <w:ins w:id="14480" w:author="Rev 5 Allen Wirfs-Brock" w:date="2012-01-11T10:52:00Z">
        <w:del w:id="14481" w:author="Rev 10 Allen Wirfs-Brock" w:date="2012-09-07T09:46:00Z">
          <w:r w:rsidRPr="00E77497" w:rsidDel="00D90D13">
            <w:delText xml:space="preserve">It is a Syntax Error if the </w:delText>
          </w:r>
          <w:r w:rsidRPr="00E77497" w:rsidDel="00D90D13">
            <w:rPr>
              <w:rStyle w:val="bnf"/>
            </w:rPr>
            <w:delText>LeftHandSideExpression</w:delText>
          </w:r>
          <w:r w:rsidRPr="00E77497" w:rsidDel="00D90D13">
            <w:delText xml:space="preserve"> is </w:delText>
          </w:r>
          <w:r w:rsidRPr="00E77497" w:rsidDel="00D90D13">
            <w:rPr>
              <w:rStyle w:val="bnf"/>
            </w:rPr>
            <w:delText xml:space="preserve">PrimaryExpression </w:delText>
          </w:r>
          <w:r w:rsidRPr="00E77497" w:rsidDel="00D90D13">
            <w:rPr>
              <w:rStyle w:val="bnf"/>
              <w:i w:val="0"/>
            </w:rPr>
            <w:delText xml:space="preserve">: </w:delText>
          </w:r>
          <w:r w:rsidRPr="00E77497" w:rsidDel="00D90D13">
            <w:rPr>
              <w:rStyle w:val="bnf"/>
              <w:rFonts w:ascii="Courier New" w:hAnsi="Courier New" w:cs="Courier New"/>
              <w:b/>
              <w:i w:val="0"/>
            </w:rPr>
            <w:delText>(</w:delText>
          </w:r>
          <w:r w:rsidRPr="00E77497" w:rsidDel="00D90D13">
            <w:rPr>
              <w:rStyle w:val="bnf"/>
            </w:rPr>
            <w:delText xml:space="preserve"> Expression</w:delText>
          </w:r>
          <w:r w:rsidRPr="00E77497" w:rsidDel="00D90D13">
            <w:rPr>
              <w:rFonts w:ascii="Courier New" w:hAnsi="Courier New" w:cs="Courier New"/>
              <w:b/>
            </w:rPr>
            <w:delText xml:space="preserve"> ) </w:delText>
          </w:r>
          <w:r w:rsidRPr="00E77497" w:rsidDel="00D90D13">
            <w:delText xml:space="preserve">and </w:delText>
          </w:r>
          <w:r w:rsidRPr="00E77497" w:rsidDel="00D90D13">
            <w:rPr>
              <w:rStyle w:val="bnf"/>
            </w:rPr>
            <w:delText>Expression</w:delText>
          </w:r>
          <w:r w:rsidRPr="00E77497" w:rsidDel="00D90D13">
            <w:delText xml:space="preserve"> derived a production </w:delText>
          </w:r>
        </w:del>
      </w:ins>
      <w:ins w:id="14482" w:author="Rev 6 Allen Wirfs-Brock" w:date="2012-01-26T11:43:00Z">
        <w:del w:id="14483" w:author="Rev 10 Allen Wirfs-Brock" w:date="2012-09-07T09:46:00Z">
          <w:r w:rsidR="008A7F90" w:rsidDel="00D90D13">
            <w:delText xml:space="preserve">that </w:delText>
          </w:r>
        </w:del>
      </w:ins>
      <w:ins w:id="14484" w:author="Rev 6 Allen Wirfs-Brock" w:date="2012-01-26T11:42:00Z">
        <w:del w:id="14485" w:author="Rev 10 Allen Wirfs-Brock" w:date="2012-09-07T09:46:00Z">
          <w:r w:rsidR="008A7F90" w:rsidDel="00D90D13">
            <w:delText xml:space="preserve">if used in place of </w:delText>
          </w:r>
        </w:del>
      </w:ins>
      <w:ins w:id="14486" w:author="Rev 6 Allen Wirfs-Brock" w:date="2012-01-26T11:43:00Z">
        <w:del w:id="14487" w:author="Rev 10 Allen Wirfs-Brock" w:date="2012-09-07T09:46:00Z">
          <w:r w:rsidR="008A7F90" w:rsidRPr="00E77497" w:rsidDel="00D90D13">
            <w:rPr>
              <w:rStyle w:val="bnf"/>
            </w:rPr>
            <w:delText>LeftHandSideExpression</w:delText>
          </w:r>
          <w:r w:rsidR="008A7F90" w:rsidRPr="00E77497" w:rsidDel="00D90D13">
            <w:delText xml:space="preserve"> </w:delText>
          </w:r>
        </w:del>
      </w:ins>
      <w:ins w:id="14488" w:author="Rev 5 Allen Wirfs-Brock" w:date="2012-01-11T10:52:00Z">
        <w:del w:id="14489" w:author="Rev 10 Allen Wirfs-Brock" w:date="2012-09-07T09:46:00Z">
          <w:r w:rsidRPr="00E77497" w:rsidDel="00D90D13">
            <w:delText>that would produce a Syntax Error according to these rules. This rule is recursively applied.</w:delText>
          </w:r>
        </w:del>
      </w:ins>
    </w:p>
    <w:p w:rsidR="00D90D13" w:rsidRPr="00E77497" w:rsidRDefault="00D90D13" w:rsidP="00D90D13">
      <w:pPr>
        <w:rPr>
          <w:ins w:id="14490" w:author="Rev 10 Allen Wirfs-Brock" w:date="2012-09-07T09:42:00Z"/>
          <w:rFonts w:ascii="Helvetica" w:hAnsi="Helvetica"/>
          <w:b/>
        </w:rPr>
      </w:pPr>
      <w:ins w:id="14491" w:author="Rev 10 Allen Wirfs-Brock" w:date="2012-09-07T09:42:00Z">
        <w:r w:rsidRPr="00E77497">
          <w:rPr>
            <w:rFonts w:ascii="Helvetica" w:hAnsi="Helvetica"/>
            <w:b/>
          </w:rPr>
          <w:t xml:space="preserve">Static Semantics:  </w:t>
        </w:r>
        <w:r w:rsidRPr="00BD6E56">
          <w:rPr>
            <w:rFonts w:ascii="Helvetica" w:hAnsi="Helvetica"/>
            <w:b/>
            <w:lang w:eastAsia="en-US"/>
          </w:rPr>
          <w:t>IsValidSimpleAssignmentTarget</w:t>
        </w:r>
      </w:ins>
    </w:p>
    <w:p w:rsidR="00D90D13" w:rsidRPr="00120381" w:rsidRDefault="00D90D13" w:rsidP="00D90D13">
      <w:pPr>
        <w:pStyle w:val="SyntaxRule"/>
        <w:rPr>
          <w:ins w:id="14492" w:author="Rev 10 Allen Wirfs-Brock" w:date="2012-09-07T09:43:00Z"/>
        </w:rPr>
      </w:pPr>
      <w:ins w:id="14493" w:author="Rev 10 Allen Wirfs-Brock" w:date="2012-09-07T09:43:00Z">
        <w:r w:rsidRPr="00120381">
          <w:t xml:space="preserve">PostfixExpression </w:t>
        </w:r>
        <w:r w:rsidRPr="00120381">
          <w:rPr>
            <w:rFonts w:ascii="Arial" w:hAnsi="Arial"/>
            <w:b/>
            <w:i w:val="0"/>
          </w:rPr>
          <w:t>:</w:t>
        </w:r>
      </w:ins>
    </w:p>
    <w:p w:rsidR="00D90D13" w:rsidRPr="00675B74" w:rsidRDefault="00D90D13" w:rsidP="00D90D13">
      <w:pPr>
        <w:pStyle w:val="SyntaxDefinition"/>
        <w:rPr>
          <w:ins w:id="14494" w:author="Rev 10 Allen Wirfs-Brock" w:date="2012-09-07T09:43:00Z"/>
        </w:rPr>
      </w:pPr>
      <w:ins w:id="14495" w:author="Rev 10 Allen Wirfs-Brock" w:date="2012-09-07T09:43: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rsidR="00D90D13" w:rsidRPr="00E77497" w:rsidRDefault="00D90D13" w:rsidP="00D90D13">
      <w:pPr>
        <w:pStyle w:val="Alg4"/>
        <w:numPr>
          <w:ilvl w:val="0"/>
          <w:numId w:val="969"/>
        </w:numPr>
        <w:spacing w:after="220"/>
        <w:contextualSpacing/>
        <w:rPr>
          <w:ins w:id="14496" w:author="Rev 10 Allen Wirfs-Brock" w:date="2012-09-07T09:42:00Z"/>
        </w:rPr>
      </w:pPr>
      <w:ins w:id="14497" w:author="Rev 10 Allen Wirfs-Brock" w:date="2012-09-07T09:42:00Z">
        <w:r w:rsidRPr="00E77497">
          <w:lastRenderedPageBreak/>
          <w:t xml:space="preserve">Return </w:t>
        </w:r>
        <w:r w:rsidRPr="00BD6E56">
          <w:rPr>
            <w:b/>
          </w:rPr>
          <w:t>false</w:t>
        </w:r>
        <w:r w:rsidRPr="00E77497">
          <w:t>.</w:t>
        </w:r>
      </w:ins>
    </w:p>
    <w:p w:rsidR="004C02EF" w:rsidRPr="00E77497" w:rsidRDefault="004C02EF" w:rsidP="003A4B22">
      <w:pPr>
        <w:pStyle w:val="Heading3"/>
        <w:numPr>
          <w:ilvl w:val="0"/>
          <w:numId w:val="0"/>
        </w:numPr>
      </w:pPr>
      <w:bookmarkStart w:id="14498" w:name="_Toc339020358"/>
      <w:r w:rsidRPr="00E77497">
        <w:t>11.3.1</w:t>
      </w:r>
      <w:r w:rsidRPr="00E77497">
        <w:tab/>
        <w:t>Postfix Increment Operato</w:t>
      </w:r>
      <w:bookmarkEnd w:id="14417"/>
      <w:bookmarkEnd w:id="14418"/>
      <w:r w:rsidRPr="00E77497">
        <w:t>r</w:t>
      </w:r>
      <w:bookmarkEnd w:id="14420"/>
      <w:bookmarkEnd w:id="14421"/>
      <w:bookmarkEnd w:id="14422"/>
      <w:bookmarkEnd w:id="14423"/>
      <w:bookmarkEnd w:id="14424"/>
      <w:bookmarkEnd w:id="14425"/>
      <w:bookmarkEnd w:id="14498"/>
    </w:p>
    <w:p w:rsidR="00326D0A" w:rsidRPr="00E77497" w:rsidRDefault="00326D0A" w:rsidP="00326D0A">
      <w:pPr>
        <w:keepNext/>
        <w:rPr>
          <w:ins w:id="14499" w:author="Rev 4 Allen Wirfs-Brock" w:date="2011-10-15T09:39:00Z"/>
          <w:rFonts w:ascii="Helvetica" w:hAnsi="Helvetica"/>
          <w:b/>
        </w:rPr>
      </w:pPr>
      <w:ins w:id="14500"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501"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14502" w:author="Rev 4 Allen Wirfs-Brock" w:date="2011-10-15T09:40:00Z">
        <w:r w:rsidRPr="00E77497" w:rsidDel="00326D0A">
          <w:delText>is evaluated as follows:</w:delText>
        </w:r>
      </w:del>
    </w:p>
    <w:p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Del="00795735" w:rsidRDefault="004C02EF" w:rsidP="00441AED">
      <w:pPr>
        <w:pStyle w:val="Alg3"/>
        <w:numPr>
          <w:ilvl w:val="0"/>
          <w:numId w:val="68"/>
        </w:numPr>
        <w:spacing w:after="220"/>
        <w:contextualSpacing/>
        <w:rPr>
          <w:del w:id="14503" w:author="Rev 5 Allen Wirfs-Brock" w:date="2012-01-11T10:57:00Z"/>
        </w:rPr>
      </w:pPr>
      <w:del w:id="14504"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rsidR="004C02EF" w:rsidRPr="00E77497" w:rsidDel="00795735" w:rsidRDefault="004C02EF" w:rsidP="00441AED">
      <w:pPr>
        <w:pStyle w:val="Alg3"/>
        <w:numPr>
          <w:ilvl w:val="0"/>
          <w:numId w:val="69"/>
        </w:numPr>
        <w:ind w:left="720" w:firstLine="0"/>
        <w:rPr>
          <w:del w:id="14505" w:author="Rev 5 Allen Wirfs-Brock" w:date="2012-01-11T10:57:00Z"/>
        </w:rPr>
      </w:pPr>
      <w:del w:id="14506"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rsidR="004C02EF" w:rsidRPr="00E77497" w:rsidDel="00795735" w:rsidRDefault="004C02EF" w:rsidP="00441AED">
      <w:pPr>
        <w:pStyle w:val="Alg3"/>
        <w:numPr>
          <w:ilvl w:val="0"/>
          <w:numId w:val="69"/>
        </w:numPr>
        <w:ind w:left="720" w:firstLine="0"/>
        <w:rPr>
          <w:del w:id="14507" w:author="Rev 5 Allen Wirfs-Brock" w:date="2012-01-11T10:57:00Z"/>
        </w:rPr>
      </w:pPr>
      <w:del w:id="14508"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rsidR="004C02EF" w:rsidRPr="00E77497" w:rsidDel="00795735" w:rsidRDefault="004C02EF" w:rsidP="00441AED">
      <w:pPr>
        <w:pStyle w:val="Alg3"/>
        <w:numPr>
          <w:ilvl w:val="0"/>
          <w:numId w:val="69"/>
        </w:numPr>
        <w:ind w:left="720" w:firstLine="0"/>
        <w:rPr>
          <w:del w:id="14509" w:author="Rev 5 Allen Wirfs-Brock" w:date="2012-01-11T10:57:00Z"/>
        </w:rPr>
      </w:pPr>
      <w:del w:id="14510"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rsidR="004C02EF" w:rsidRPr="00E77497" w:rsidDel="00795735" w:rsidRDefault="004C02EF" w:rsidP="00441AED">
      <w:pPr>
        <w:pStyle w:val="Alg3"/>
        <w:numPr>
          <w:ilvl w:val="0"/>
          <w:numId w:val="69"/>
        </w:numPr>
        <w:ind w:left="720" w:firstLine="0"/>
        <w:rPr>
          <w:del w:id="14511" w:author="Rev 5 Allen Wirfs-Brock" w:date="2012-01-11T10:57:00Z"/>
        </w:rPr>
      </w:pPr>
      <w:del w:id="14512"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rsidR="004736CE" w:rsidRDefault="000C090B" w:rsidP="004736CE">
      <w:pPr>
        <w:pStyle w:val="Alg4"/>
        <w:numPr>
          <w:ilvl w:val="0"/>
          <w:numId w:val="68"/>
        </w:numPr>
        <w:contextualSpacing/>
        <w:rPr>
          <w:ins w:id="14513" w:author="Rev 6 Allen Wirfs-Brock" w:date="2012-02-16T15:11:00Z"/>
        </w:rPr>
      </w:pPr>
      <w:ins w:id="14514" w:author="Rev 8 Allen Wirfs-Brock" w:date="2012-06-12T13:20:00Z">
        <w:r>
          <w:t>ReturnIfAbrupt(</w:t>
        </w:r>
        <w:r>
          <w:rPr>
            <w:i/>
          </w:rPr>
          <w:t>oldValue</w:t>
        </w:r>
        <w:r>
          <w:t>).</w:t>
        </w:r>
      </w:ins>
      <w:ins w:id="14515" w:author="Rev 6 Allen Wirfs-Brock" w:date="2012-02-16T15:11:00Z">
        <w:del w:id="14516" w:author="Rev 8 Allen Wirfs-Brock" w:date="2012-06-12T13:20:00Z">
          <w:r w:rsidR="004736CE" w:rsidDel="000C090B">
            <w:delText xml:space="preserve">If </w:delText>
          </w:r>
          <w:r w:rsidR="004736CE" w:rsidRPr="00E77497" w:rsidDel="000C090B">
            <w:rPr>
              <w:i/>
            </w:rPr>
            <w:delText>oldValue</w:delText>
          </w:r>
          <w:r w:rsidR="004736CE" w:rsidRPr="00E77497" w:rsidDel="000C090B">
            <w:delText xml:space="preserve"> </w:delText>
          </w:r>
          <w:r w:rsidR="004736CE" w:rsidDel="000C090B">
            <w:delText xml:space="preserve">is an abrupt completion, return </w:delText>
          </w:r>
          <w:r w:rsidR="004736CE" w:rsidRPr="00E77497" w:rsidDel="000C090B">
            <w:rPr>
              <w:i/>
            </w:rPr>
            <w:delText>oldValue</w:delText>
          </w:r>
          <w:r w:rsidR="004736CE" w:rsidDel="000C090B">
            <w:delText>.</w:delText>
          </w:r>
        </w:del>
      </w:ins>
    </w:p>
    <w:p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rsidR="004C02EF" w:rsidRPr="00E77497" w:rsidRDefault="004C02EF" w:rsidP="00441AED">
      <w:pPr>
        <w:pStyle w:val="Alg3"/>
        <w:numPr>
          <w:ilvl w:val="0"/>
          <w:numId w:val="68"/>
        </w:numPr>
        <w:spacing w:after="220"/>
        <w:contextualSpacing/>
      </w:pPr>
      <w:del w:id="14517" w:author="Rev 6 Allen Wirfs-Brock" w:date="2012-02-16T15:13:00Z">
        <w:r w:rsidRPr="00E77497" w:rsidDel="00122292">
          <w:delText xml:space="preserve">Call </w:delText>
        </w:r>
      </w:del>
      <w:ins w:id="14518" w:author="Rev 8 Allen Wirfs-Brock" w:date="2012-06-12T13:37:00Z">
        <w:r w:rsidR="00C43FAF">
          <w:t xml:space="preserve">Let </w:t>
        </w:r>
        <w:r w:rsidR="00C43FAF" w:rsidRPr="0034651E">
          <w:rPr>
            <w:i/>
          </w:rPr>
          <w:t>status</w:t>
        </w:r>
        <w:r w:rsidR="00C43FAF">
          <w:t xml:space="preserve"> be</w:t>
        </w:r>
        <w:r w:rsidR="00C43FAF" w:rsidRPr="00E77497">
          <w:t xml:space="preserve"> </w:t>
        </w:r>
      </w:ins>
      <w:ins w:id="14519" w:author="Rev 6 Allen Wirfs-Brock" w:date="2012-02-16T15:13:00Z">
        <w:del w:id="14520" w:author="Rev 8 Allen Wirfs-Brock" w:date="2012-06-12T13:37:00Z">
          <w:r w:rsidR="00122292" w:rsidDel="00C43FAF">
            <w:delText xml:space="preserve">If </w:delText>
          </w:r>
          <w:r w:rsidR="00122292" w:rsidRPr="00E77497" w:rsidDel="00C43FAF">
            <w:delText xml:space="preserve"> </w:delText>
          </w:r>
        </w:del>
      </w:ins>
      <w:r w:rsidRPr="00E77497">
        <w:t>PutValue(</w:t>
      </w:r>
      <w:r w:rsidRPr="00E77497">
        <w:rPr>
          <w:i/>
        </w:rPr>
        <w:t>lhs</w:t>
      </w:r>
      <w:r w:rsidRPr="00E77497">
        <w:t xml:space="preserve">, </w:t>
      </w:r>
      <w:r w:rsidRPr="00E77497">
        <w:rPr>
          <w:i/>
        </w:rPr>
        <w:t>newValue</w:t>
      </w:r>
      <w:r w:rsidRPr="00E77497">
        <w:t>).</w:t>
      </w:r>
    </w:p>
    <w:p w:rsidR="00C43FAF" w:rsidRDefault="00C43FAF" w:rsidP="00C43FAF">
      <w:pPr>
        <w:pStyle w:val="Alg3"/>
        <w:numPr>
          <w:ilvl w:val="0"/>
          <w:numId w:val="68"/>
        </w:numPr>
        <w:spacing w:after="220"/>
        <w:contextualSpacing/>
        <w:rPr>
          <w:ins w:id="14521" w:author="Rev 8 Allen Wirfs-Brock" w:date="2012-06-12T13:36:00Z"/>
        </w:rPr>
      </w:pPr>
      <w:ins w:id="14522" w:author="Rev 8 Allen Wirfs-Brock" w:date="2012-06-12T13:36:00Z">
        <w:r>
          <w:t>ReturnIfAbrupt(</w:t>
        </w:r>
        <w:r w:rsidRPr="0034651E">
          <w:rPr>
            <w:i/>
          </w:rPr>
          <w:t>status</w:t>
        </w:r>
        <w:r>
          <w:t>).</w:t>
        </w:r>
      </w:ins>
    </w:p>
    <w:p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14523" w:name="_Toc385672194"/>
      <w:bookmarkStart w:id="14524" w:name="_Toc393690289"/>
    </w:p>
    <w:p w:rsidR="004C02EF" w:rsidRPr="00E77497" w:rsidRDefault="004C02EF" w:rsidP="003A4B22">
      <w:pPr>
        <w:pStyle w:val="Heading3"/>
        <w:numPr>
          <w:ilvl w:val="0"/>
          <w:numId w:val="0"/>
        </w:numPr>
      </w:pPr>
      <w:bookmarkStart w:id="14525" w:name="_Ref457707576"/>
      <w:bookmarkStart w:id="14526" w:name="_Toc472818829"/>
      <w:bookmarkStart w:id="14527" w:name="_Toc235503403"/>
      <w:bookmarkStart w:id="14528" w:name="_Toc241509178"/>
      <w:bookmarkStart w:id="14529" w:name="_Toc244416665"/>
      <w:bookmarkStart w:id="14530" w:name="_Toc276631029"/>
      <w:bookmarkStart w:id="14531" w:name="_Toc339020359"/>
      <w:r w:rsidRPr="00E77497">
        <w:t>11.3.2</w:t>
      </w:r>
      <w:r w:rsidRPr="00E77497">
        <w:tab/>
        <w:t>Postfix Decrement Operato</w:t>
      </w:r>
      <w:bookmarkEnd w:id="14523"/>
      <w:bookmarkEnd w:id="14524"/>
      <w:r w:rsidRPr="00E77497">
        <w:t>r</w:t>
      </w:r>
      <w:bookmarkEnd w:id="14525"/>
      <w:bookmarkEnd w:id="14526"/>
      <w:bookmarkEnd w:id="14527"/>
      <w:bookmarkEnd w:id="14528"/>
      <w:bookmarkEnd w:id="14529"/>
      <w:bookmarkEnd w:id="14530"/>
      <w:bookmarkEnd w:id="14531"/>
    </w:p>
    <w:p w:rsidR="00326D0A" w:rsidRPr="00E77497" w:rsidRDefault="00326D0A" w:rsidP="00326D0A">
      <w:pPr>
        <w:keepNext/>
        <w:rPr>
          <w:ins w:id="14532" w:author="Rev 4 Allen Wirfs-Brock" w:date="2011-10-15T09:40:00Z"/>
          <w:rFonts w:ascii="Helvetica" w:hAnsi="Helvetica"/>
          <w:b/>
        </w:rPr>
      </w:pPr>
      <w:ins w:id="14533"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534"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14535" w:author="Rev 4 Allen Wirfs-Brock" w:date="2011-10-15T09:40:00Z">
        <w:r w:rsidRPr="00E77497" w:rsidDel="00326D0A">
          <w:delText>is evaluated as follows:</w:delText>
        </w:r>
      </w:del>
    </w:p>
    <w:p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Del="00795735" w:rsidRDefault="004C02EF" w:rsidP="00441AED">
      <w:pPr>
        <w:pStyle w:val="Alg3"/>
        <w:numPr>
          <w:ilvl w:val="0"/>
          <w:numId w:val="70"/>
        </w:numPr>
        <w:spacing w:after="220"/>
        <w:contextualSpacing/>
        <w:rPr>
          <w:del w:id="14536" w:author="Rev 5 Allen Wirfs-Brock" w:date="2012-01-11T10:57:00Z"/>
        </w:rPr>
      </w:pPr>
      <w:del w:id="14537"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rsidR="004C02EF" w:rsidRPr="00E77497" w:rsidDel="00795735" w:rsidRDefault="004C02EF" w:rsidP="00441AED">
      <w:pPr>
        <w:pStyle w:val="Alg3"/>
        <w:numPr>
          <w:ilvl w:val="0"/>
          <w:numId w:val="69"/>
        </w:numPr>
        <w:ind w:left="720" w:firstLine="0"/>
        <w:rPr>
          <w:del w:id="14538" w:author="Rev 5 Allen Wirfs-Brock" w:date="2012-01-11T10:57:00Z"/>
        </w:rPr>
      </w:pPr>
      <w:del w:id="14539"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rsidR="004C02EF" w:rsidRPr="00E77497" w:rsidDel="00795735" w:rsidRDefault="004C02EF" w:rsidP="00441AED">
      <w:pPr>
        <w:pStyle w:val="Alg3"/>
        <w:numPr>
          <w:ilvl w:val="0"/>
          <w:numId w:val="69"/>
        </w:numPr>
        <w:ind w:left="720" w:firstLine="0"/>
        <w:rPr>
          <w:del w:id="14540" w:author="Rev 5 Allen Wirfs-Brock" w:date="2012-01-11T10:57:00Z"/>
        </w:rPr>
      </w:pPr>
      <w:del w:id="14541"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rsidR="004C02EF" w:rsidRPr="00E77497" w:rsidDel="00795735" w:rsidRDefault="004C02EF" w:rsidP="00441AED">
      <w:pPr>
        <w:pStyle w:val="Alg3"/>
        <w:numPr>
          <w:ilvl w:val="0"/>
          <w:numId w:val="69"/>
        </w:numPr>
        <w:ind w:left="720" w:firstLine="0"/>
        <w:rPr>
          <w:del w:id="14542" w:author="Rev 5 Allen Wirfs-Brock" w:date="2012-01-11T10:57:00Z"/>
        </w:rPr>
      </w:pPr>
      <w:del w:id="14543"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rsidR="004C02EF" w:rsidRPr="00E77497" w:rsidDel="00795735" w:rsidRDefault="004C02EF" w:rsidP="00441AED">
      <w:pPr>
        <w:pStyle w:val="Alg3"/>
        <w:numPr>
          <w:ilvl w:val="0"/>
          <w:numId w:val="69"/>
        </w:numPr>
        <w:ind w:left="720" w:firstLine="0"/>
        <w:rPr>
          <w:del w:id="14544" w:author="Rev 5 Allen Wirfs-Brock" w:date="2012-01-11T10:57:00Z"/>
        </w:rPr>
      </w:pPr>
      <w:del w:id="14545"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rsidR="004C02EF" w:rsidRPr="00E77497" w:rsidRDefault="00C43FAF" w:rsidP="00441AED">
      <w:pPr>
        <w:pStyle w:val="Alg3"/>
        <w:numPr>
          <w:ilvl w:val="0"/>
          <w:numId w:val="70"/>
        </w:numPr>
        <w:spacing w:after="220"/>
        <w:contextualSpacing/>
      </w:pPr>
      <w:ins w:id="14546" w:author="Rev 8 Allen Wirfs-Brock" w:date="2012-06-12T13:36:00Z">
        <w:r>
          <w:t xml:space="preserve">Let </w:t>
        </w:r>
        <w:r w:rsidRPr="0034651E">
          <w:rPr>
            <w:i/>
          </w:rPr>
          <w:t>status</w:t>
        </w:r>
        <w:r>
          <w:t xml:space="preserve"> be</w:t>
        </w:r>
        <w:r w:rsidRPr="00E77497">
          <w:t xml:space="preserve"> </w:t>
        </w:r>
      </w:ins>
      <w:ins w:id="14547" w:author="Rev 6 Allen Wirfs-Brock" w:date="2012-02-16T15:14:00Z">
        <w:del w:id="14548" w:author="Rev 8 Allen Wirfs-Brock" w:date="2012-06-12T13:36:00Z">
          <w:r w:rsidR="00122292" w:rsidDel="00C43FAF">
            <w:delText xml:space="preserve">If </w:delText>
          </w:r>
          <w:r w:rsidR="00122292" w:rsidRPr="00E77497" w:rsidDel="00C43FAF">
            <w:delText xml:space="preserve"> </w:delText>
          </w:r>
        </w:del>
      </w:ins>
      <w:del w:id="14549" w:author="Rev 8 Allen Wirfs-Brock" w:date="2012-06-14T15:48:00Z">
        <w:r w:rsidR="004C02EF" w:rsidRPr="00E77497" w:rsidDel="003679DC">
          <w:delText xml:space="preserve">Call </w:delText>
        </w:r>
      </w:del>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70"/>
        </w:numPr>
        <w:spacing w:after="220"/>
        <w:contextualSpacing/>
        <w:rPr>
          <w:ins w:id="14550" w:author="Rev 8 Allen Wirfs-Brock" w:date="2012-06-12T13:36:00Z"/>
        </w:rPr>
      </w:pPr>
      <w:ins w:id="14551" w:author="Rev 8 Allen Wirfs-Brock" w:date="2012-06-12T13:36:00Z">
        <w:r>
          <w:t>ReturnIfAbrupt(</w:t>
        </w:r>
        <w:r w:rsidRPr="0034651E">
          <w:rPr>
            <w:i/>
          </w:rPr>
          <w:t>status</w:t>
        </w:r>
        <w:r>
          <w:t>).</w:t>
        </w:r>
      </w:ins>
    </w:p>
    <w:p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14552" w:name="_Toc385672195"/>
      <w:bookmarkStart w:id="14553" w:name="_Toc393690290"/>
    </w:p>
    <w:p w:rsidR="004C02EF" w:rsidRPr="00E77497" w:rsidRDefault="004C02EF" w:rsidP="00C91100">
      <w:pPr>
        <w:pStyle w:val="Heading2"/>
        <w:numPr>
          <w:ilvl w:val="0"/>
          <w:numId w:val="0"/>
        </w:numPr>
      </w:pPr>
      <w:bookmarkStart w:id="14554" w:name="_Ref457437595"/>
      <w:bookmarkStart w:id="14555" w:name="_Toc472818830"/>
      <w:bookmarkStart w:id="14556" w:name="_Toc235503404"/>
      <w:bookmarkStart w:id="14557" w:name="_Toc241509179"/>
      <w:bookmarkStart w:id="14558" w:name="_Toc244416666"/>
      <w:bookmarkStart w:id="14559" w:name="_Toc276631030"/>
      <w:bookmarkStart w:id="14560" w:name="_Toc339020360"/>
      <w:r w:rsidRPr="00E77497">
        <w:t>11.4</w:t>
      </w:r>
      <w:r w:rsidRPr="00E77497">
        <w:tab/>
        <w:t>Unary Operator</w:t>
      </w:r>
      <w:bookmarkStart w:id="14561" w:name="_Toc382202837"/>
      <w:bookmarkEnd w:id="14411"/>
      <w:bookmarkEnd w:id="14412"/>
      <w:bookmarkEnd w:id="14413"/>
      <w:bookmarkEnd w:id="14414"/>
      <w:bookmarkEnd w:id="14415"/>
      <w:bookmarkEnd w:id="14416"/>
      <w:bookmarkEnd w:id="14552"/>
      <w:bookmarkEnd w:id="14553"/>
      <w:bookmarkEnd w:id="14561"/>
      <w:r w:rsidRPr="00E77497">
        <w:t>s</w:t>
      </w:r>
      <w:bookmarkEnd w:id="14554"/>
      <w:bookmarkEnd w:id="14555"/>
      <w:bookmarkEnd w:id="14556"/>
      <w:bookmarkEnd w:id="14557"/>
      <w:bookmarkEnd w:id="14558"/>
      <w:bookmarkEnd w:id="14559"/>
      <w:bookmarkEnd w:id="1456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UnaryExpression </w:t>
      </w:r>
      <w:r w:rsidRPr="00E77497">
        <w:rPr>
          <w:rFonts w:ascii="Arial" w:hAnsi="Arial"/>
          <w:b/>
          <w:i w:val="0"/>
        </w:rPr>
        <w:t>:</w:t>
      </w:r>
    </w:p>
    <w:p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14562" w:name="_Ref375019246"/>
      <w:bookmarkStart w:id="14563" w:name="_Toc375031173"/>
      <w:bookmarkStart w:id="14564" w:name="_Toc381513687"/>
      <w:bookmarkStart w:id="14565" w:name="_Toc382202838"/>
      <w:bookmarkStart w:id="14566" w:name="_Toc382212209"/>
      <w:bookmarkStart w:id="14567" w:name="_Toc382212486"/>
      <w:bookmarkStart w:id="14568" w:name="_Toc382291554"/>
      <w:bookmarkStart w:id="14569" w:name="_Toc385672196"/>
      <w:bookmarkStart w:id="14570" w:name="_Toc393690291"/>
    </w:p>
    <w:p w:rsidR="00795735" w:rsidRDefault="00795735" w:rsidP="00795735">
      <w:pPr>
        <w:rPr>
          <w:ins w:id="14571" w:author="Rev 5 Allen Wirfs-Brock" w:date="2012-01-11T11:05:00Z"/>
          <w:rFonts w:ascii="Helvetica" w:hAnsi="Helvetica"/>
          <w:b/>
        </w:rPr>
      </w:pPr>
      <w:bookmarkStart w:id="14572" w:name="_Ref424531014"/>
      <w:bookmarkStart w:id="14573" w:name="_Toc472818831"/>
      <w:bookmarkStart w:id="14574" w:name="_Toc235503405"/>
      <w:bookmarkStart w:id="14575" w:name="_Toc241509180"/>
      <w:bookmarkStart w:id="14576" w:name="_Toc244416667"/>
      <w:bookmarkStart w:id="14577" w:name="_Toc276631031"/>
      <w:ins w:id="14578" w:author="Rev 5 Allen Wirfs-Brock" w:date="2012-01-11T11:05:00Z">
        <w:r w:rsidRPr="00E77497">
          <w:rPr>
            <w:rFonts w:ascii="Helvetica" w:hAnsi="Helvetica"/>
            <w:b/>
          </w:rPr>
          <w:t>Static Semantics</w:t>
        </w:r>
      </w:ins>
    </w:p>
    <w:p w:rsidR="00795735" w:rsidRPr="00E77497" w:rsidRDefault="00304798" w:rsidP="00795735">
      <w:pPr>
        <w:rPr>
          <w:ins w:id="14579" w:author="Rev 5 Allen Wirfs-Brock" w:date="2012-01-11T11:05:00Z"/>
          <w:rFonts w:ascii="Helvetica" w:hAnsi="Helvetica"/>
          <w:b/>
        </w:rPr>
      </w:pPr>
      <w:ins w:id="14580" w:author="Rev 5 Allen Wirfs-Brock" w:date="2012-01-11T14:30:00Z">
        <w:r w:rsidRPr="00E77497">
          <w:rPr>
            <w:rFonts w:ascii="Helvetica" w:hAnsi="Helvetica"/>
            <w:b/>
          </w:rPr>
          <w:t xml:space="preserve">Static Semantics:  </w:t>
        </w:r>
      </w:ins>
      <w:ins w:id="14581" w:author="Rev 5 Allen Wirfs-Brock" w:date="2012-01-11T11:05:00Z">
        <w:r w:rsidR="00795735" w:rsidRPr="00E77497">
          <w:rPr>
            <w:rFonts w:ascii="Helvetica" w:hAnsi="Helvetica"/>
            <w:b/>
          </w:rPr>
          <w:t>Early Errors</w:t>
        </w:r>
      </w:ins>
    </w:p>
    <w:p w:rsidR="00795735" w:rsidRPr="00120381" w:rsidRDefault="00795735" w:rsidP="00795735">
      <w:pPr>
        <w:pStyle w:val="SyntaxRule"/>
        <w:rPr>
          <w:ins w:id="14582" w:author="Rev 5 Allen Wirfs-Brock" w:date="2012-01-11T11:05:00Z"/>
        </w:rPr>
      </w:pPr>
      <w:ins w:id="14583" w:author="Rev 5 Allen Wirfs-Brock" w:date="2012-01-11T11:05:00Z">
        <w:r w:rsidRPr="00E77497">
          <w:t>UnaryExpression</w:t>
        </w:r>
        <w:r>
          <w:t xml:space="preserve"> </w:t>
        </w:r>
        <w:r w:rsidRPr="00120381">
          <w:rPr>
            <w:rFonts w:ascii="Arial" w:hAnsi="Arial"/>
            <w:b/>
            <w:i w:val="0"/>
          </w:rPr>
          <w:t>:</w:t>
        </w:r>
      </w:ins>
    </w:p>
    <w:p w:rsidR="00D90D13" w:rsidRDefault="00795735" w:rsidP="00177FC5">
      <w:pPr>
        <w:pStyle w:val="SyntaxDefinition"/>
        <w:rPr>
          <w:ins w:id="14584" w:author="Rev 10 Allen Wirfs-Brock" w:date="2012-09-07T09:47:00Z"/>
        </w:rPr>
      </w:pPr>
      <w:ins w:id="14585" w:author="Rev 5 Allen Wirfs-Brock" w:date="2012-01-11T11:05:00Z">
        <w:r w:rsidRPr="00E77497">
          <w:rPr>
            <w:rFonts w:ascii="Courier New" w:hAnsi="Courier New"/>
            <w:b/>
            <w:i w:val="0"/>
          </w:rPr>
          <w:t xml:space="preserve">delete </w:t>
        </w:r>
        <w:r w:rsidRPr="00E77497">
          <w:t>UnaryExpression</w:t>
        </w:r>
      </w:ins>
    </w:p>
    <w:p w:rsidR="00795735" w:rsidRPr="00675B74" w:rsidDel="00165530" w:rsidRDefault="00795735">
      <w:pPr>
        <w:numPr>
          <w:ilvl w:val="0"/>
          <w:numId w:val="737"/>
        </w:numPr>
        <w:spacing w:after="220"/>
        <w:contextualSpacing/>
        <w:rPr>
          <w:ins w:id="14586" w:author="Rev 5 Allen Wirfs-Brock" w:date="2012-01-11T11:05:00Z"/>
          <w:del w:id="14587" w:author="Rev 10 Allen Wirfs-Brock" w:date="2012-09-06T19:37:00Z"/>
        </w:rPr>
        <w:pPrChange w:id="14588" w:author="Rev 10 Allen Wirfs-Brock" w:date="2012-09-07T09:51:00Z">
          <w:pPr>
            <w:pStyle w:val="SyntaxDefinition"/>
          </w:pPr>
        </w:pPrChange>
      </w:pPr>
      <w:ins w:id="14589" w:author="Rev 5 Allen Wirfs-Brock" w:date="2012-01-11T11:05:00Z">
        <w:del w:id="14590" w:author="Rev 10 Allen Wirfs-Brock" w:date="2012-09-07T09:48:00Z">
          <w:r w:rsidRPr="00E77497" w:rsidDel="00D90D13">
            <w:br/>
          </w:r>
        </w:del>
      </w:ins>
      <w:ins w:id="14591" w:author="Rev 5 Allen Wirfs-Brock" w:date="2012-01-11T11:06:00Z">
        <w:del w:id="14592" w:author="Rev 10 Allen Wirfs-Brock" w:date="2012-09-06T19:37:00Z">
          <w:r w:rsidRPr="0044546B" w:rsidDel="00165530">
            <w:delText>++</w:delText>
          </w:r>
          <w:r w:rsidRPr="00E77497" w:rsidDel="00165530">
            <w:delText xml:space="preserve"> UnaryExpression</w:delText>
          </w:r>
          <w:r w:rsidRPr="00E77497" w:rsidDel="00165530">
            <w:br/>
          </w:r>
          <w:r w:rsidRPr="0044546B" w:rsidDel="00165530">
            <w:delText>--</w:delText>
          </w:r>
          <w:r w:rsidRPr="00E77497" w:rsidDel="00165530">
            <w:delText xml:space="preserve"> UnaryExpression</w:delText>
          </w:r>
        </w:del>
      </w:ins>
    </w:p>
    <w:p w:rsidR="00795735" w:rsidRPr="00E77497" w:rsidRDefault="00795735" w:rsidP="0044546B">
      <w:pPr>
        <w:numPr>
          <w:ilvl w:val="0"/>
          <w:numId w:val="737"/>
        </w:numPr>
        <w:spacing w:after="220"/>
        <w:contextualSpacing/>
        <w:rPr>
          <w:ins w:id="14593" w:author="Rev 5 Allen Wirfs-Brock" w:date="2012-01-11T11:05:00Z"/>
        </w:rPr>
      </w:pPr>
      <w:ins w:id="14594" w:author="Rev 5 Allen Wirfs-Brock" w:date="2012-01-11T11:05:00Z">
        <w:r w:rsidRPr="00E77497">
          <w:t xml:space="preserve">It is a Syntax Error if the </w:t>
        </w:r>
      </w:ins>
      <w:ins w:id="14595" w:author="Rev 5 Allen Wirfs-Brock" w:date="2012-01-11T11:06:00Z">
        <w:r w:rsidRPr="0044546B">
          <w:rPr>
            <w:rStyle w:val="bnf"/>
          </w:rPr>
          <w:t>Unary</w:t>
        </w:r>
      </w:ins>
      <w:ins w:id="14596" w:author="Rev 5 Allen Wirfs-Brock" w:date="2012-01-11T11:05:00Z">
        <w:r w:rsidRPr="0044546B">
          <w:rPr>
            <w:rStyle w:val="bnf"/>
          </w:rPr>
          <w:t>Expression</w:t>
        </w:r>
        <w:r w:rsidRPr="00E77497">
          <w:t xml:space="preserve"> is contained in strict code and</w:t>
        </w:r>
      </w:ins>
      <w:ins w:id="14597" w:author="Rev 5 Allen Wirfs-Brock" w:date="2012-01-11T11:11:00Z">
        <w:r>
          <w:t xml:space="preserve"> the derived</w:t>
        </w:r>
      </w:ins>
      <w:ins w:id="14598" w:author="Rev 5 Allen Wirfs-Brock" w:date="2012-01-11T11:05:00Z">
        <w:r w:rsidRPr="00E77497">
          <w:t xml:space="preserve"> </w:t>
        </w:r>
      </w:ins>
      <w:ins w:id="14599" w:author="Rev 5 Allen Wirfs-Brock" w:date="2012-01-11T11:12:00Z">
        <w:r w:rsidRPr="0044546B">
          <w:rPr>
            <w:rStyle w:val="bnf"/>
          </w:rPr>
          <w:t>UnaryExpression</w:t>
        </w:r>
        <w:r w:rsidRPr="00E77497">
          <w:t xml:space="preserve"> </w:t>
        </w:r>
      </w:ins>
      <w:ins w:id="14600" w:author="Rev 5 Allen Wirfs-Brock" w:date="2012-01-11T11:05:00Z">
        <w:r w:rsidRPr="00E77497">
          <w:t xml:space="preserve">is the </w:t>
        </w:r>
        <w:r w:rsidRPr="0044546B">
          <w:t>Identifier</w:t>
        </w:r>
        <w:r w:rsidRPr="00E77497">
          <w:t xml:space="preserve"> </w:t>
        </w:r>
        <w:r w:rsidRPr="005D449B">
          <w:rPr>
            <w:rFonts w:ascii="Courier New" w:hAnsi="Courier New" w:cs="Courier New"/>
            <w:b/>
          </w:rPr>
          <w:t>eval</w:t>
        </w:r>
        <w:r w:rsidRPr="00E77497">
          <w:t xml:space="preserve"> or the </w:t>
        </w:r>
        <w:r w:rsidRPr="0044546B">
          <w:t xml:space="preserve">Identifier </w:t>
        </w:r>
        <w:r w:rsidRPr="005D449B">
          <w:rPr>
            <w:rFonts w:ascii="Courier New" w:hAnsi="Courier New" w:cs="Courier New"/>
            <w:b/>
          </w:rPr>
          <w:t>arguments</w:t>
        </w:r>
        <w:r w:rsidRPr="00E77497">
          <w:t>.</w:t>
        </w:r>
      </w:ins>
    </w:p>
    <w:p w:rsidR="00795735" w:rsidRPr="00E77497" w:rsidDel="006D2337" w:rsidRDefault="00795735" w:rsidP="008E7E56">
      <w:pPr>
        <w:numPr>
          <w:ilvl w:val="0"/>
          <w:numId w:val="737"/>
        </w:numPr>
        <w:spacing w:after="0"/>
        <w:rPr>
          <w:ins w:id="14601" w:author="Rev 5 Allen Wirfs-Brock" w:date="2012-01-11T11:05:00Z"/>
          <w:del w:id="14602" w:author="Rev 6 Allen Wirfs-Brock" w:date="2012-01-26T11:53:00Z"/>
        </w:rPr>
      </w:pPr>
      <w:ins w:id="14603" w:author="Rev 5 Allen Wirfs-Brock" w:date="2012-01-11T11:05:00Z">
        <w:del w:id="14604" w:author="Rev 6 Allen Wirfs-Brock" w:date="2012-01-26T11:53:00Z">
          <w:r w:rsidRPr="00E77497" w:rsidDel="006D2337">
            <w:delText xml:space="preserve">It is a Syntax Error if the </w:delText>
          </w:r>
        </w:del>
      </w:ins>
      <w:ins w:id="14605" w:author="Rev 5 Allen Wirfs-Brock" w:date="2012-01-11T11:12:00Z">
        <w:del w:id="14606"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4607" w:author="Rev 5 Allen Wirfs-Brock" w:date="2012-01-11T11:05:00Z">
        <w:del w:id="14608" w:author="Rev 6 Allen Wirfs-Brock" w:date="2012-01-26T11:53:00Z">
          <w:r w:rsidRPr="00E77497" w:rsidDel="006D2337">
            <w:delText>is contained in extended code and the</w:delText>
          </w:r>
        </w:del>
      </w:ins>
      <w:ins w:id="14609" w:author="Rev 5 Allen Wirfs-Brock" w:date="2012-01-11T11:12:00Z">
        <w:del w:id="14610" w:author="Rev 6 Allen Wirfs-Brock" w:date="2012-01-26T11:53:00Z">
          <w:r w:rsidRPr="00795735" w:rsidDel="006D2337">
            <w:delText xml:space="preserve"> </w:delText>
          </w:r>
          <w:r w:rsidDel="006D2337">
            <w:delText>derived</w:delText>
          </w:r>
        </w:del>
      </w:ins>
      <w:ins w:id="14611" w:author="Rev 5 Allen Wirfs-Brock" w:date="2012-01-11T11:05:00Z">
        <w:del w:id="14612" w:author="Rev 6 Allen Wirfs-Brock" w:date="2012-01-26T11:53:00Z">
          <w:r w:rsidRPr="00E77497" w:rsidDel="006D2337">
            <w:delText xml:space="preserve"> </w:delText>
          </w:r>
        </w:del>
      </w:ins>
      <w:ins w:id="14613" w:author="Rev 5 Allen Wirfs-Brock" w:date="2012-01-11T11:13:00Z">
        <w:del w:id="14614"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4615" w:author="Rev 5 Allen Wirfs-Brock" w:date="2012-01-11T11:05:00Z">
        <w:del w:id="14616"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rsidR="00795735" w:rsidRPr="00E77497" w:rsidDel="006D2337" w:rsidRDefault="00795735" w:rsidP="008E7E56">
      <w:pPr>
        <w:numPr>
          <w:ilvl w:val="0"/>
          <w:numId w:val="737"/>
        </w:numPr>
        <w:spacing w:after="0"/>
        <w:rPr>
          <w:ins w:id="14617" w:author="Rev 5 Allen Wirfs-Brock" w:date="2012-01-11T11:05:00Z"/>
          <w:del w:id="14618" w:author="Rev 6 Allen Wirfs-Brock" w:date="2012-01-26T11:53:00Z"/>
        </w:rPr>
      </w:pPr>
      <w:ins w:id="14619" w:author="Rev 5 Allen Wirfs-Brock" w:date="2012-01-11T11:05:00Z">
        <w:del w:id="14620" w:author="Rev 6 Allen Wirfs-Brock" w:date="2012-01-26T11:53:00Z">
          <w:r w:rsidRPr="00E77497" w:rsidDel="006D2337">
            <w:delText xml:space="preserve">It is a Syntax Error if the </w:delText>
          </w:r>
        </w:del>
      </w:ins>
      <w:ins w:id="14621" w:author="Rev 5 Allen Wirfs-Brock" w:date="2012-01-11T11:14:00Z">
        <w:del w:id="14622"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4623" w:author="Rev 5 Allen Wirfs-Brock" w:date="2012-01-11T11:05:00Z">
        <w:del w:id="14624" w:author="Rev 6 Allen Wirfs-Brock" w:date="2012-01-26T11:53:00Z">
          <w:r w:rsidRPr="00E77497" w:rsidDel="006D2337">
            <w:delText xml:space="preserve">is contained in extended code and the </w:delText>
          </w:r>
        </w:del>
      </w:ins>
      <w:ins w:id="14625" w:author="Rev 5 Allen Wirfs-Brock" w:date="2012-01-11T11:14:00Z">
        <w:del w:id="14626"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14627" w:author="Rev 5 Allen Wirfs-Brock" w:date="2012-01-11T11:05:00Z">
        <w:del w:id="14628"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rsidR="00795735" w:rsidRPr="00E77497" w:rsidRDefault="00795735" w:rsidP="008E7E56">
      <w:pPr>
        <w:numPr>
          <w:ilvl w:val="0"/>
          <w:numId w:val="737"/>
        </w:numPr>
        <w:spacing w:after="220"/>
        <w:rPr>
          <w:ins w:id="14629" w:author="Rev 5 Allen Wirfs-Brock" w:date="2012-01-11T11:05:00Z"/>
        </w:rPr>
      </w:pPr>
      <w:ins w:id="14630" w:author="Rev 5 Allen Wirfs-Brock" w:date="2012-01-11T11:05:00Z">
        <w:r w:rsidRPr="00E77497">
          <w:t xml:space="preserve">It is a Syntax Error if the </w:t>
        </w:r>
      </w:ins>
      <w:ins w:id="14631" w:author="Rev 5 Allen Wirfs-Brock" w:date="2012-01-11T11:17:00Z">
        <w:r>
          <w:t>derived</w:t>
        </w:r>
        <w:r w:rsidRPr="00E77497">
          <w:t xml:space="preserve"> </w:t>
        </w:r>
      </w:ins>
      <w:ins w:id="14632" w:author="Rev 5 Allen Wirfs-Brock" w:date="2012-01-11T11:15:00Z">
        <w:r>
          <w:rPr>
            <w:rStyle w:val="bnf"/>
          </w:rPr>
          <w:t>Unary</w:t>
        </w:r>
        <w:r w:rsidRPr="00E77497">
          <w:rPr>
            <w:rStyle w:val="bnf"/>
          </w:rPr>
          <w:t>Expression</w:t>
        </w:r>
        <w:r w:rsidRPr="00E77497">
          <w:t xml:space="preserve"> </w:t>
        </w:r>
      </w:ins>
      <w:ins w:id="14633"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14634" w:author="Rev 6 Allen Wirfs-Brock" w:date="2012-01-26T11:44:00Z">
        <w:r w:rsidR="008A7F90">
          <w:t xml:space="preserve">if used in place of </w:t>
        </w:r>
        <w:del w:id="14635" w:author="Rev 10 Allen Wirfs-Brock" w:date="2012-09-25T11:36:00Z">
          <w:r w:rsidR="008A7F90" w:rsidRPr="00E77497" w:rsidDel="0044546B">
            <w:rPr>
              <w:rStyle w:val="bnf"/>
            </w:rPr>
            <w:delText>LeftHandSide</w:delText>
          </w:r>
        </w:del>
      </w:ins>
      <w:ins w:id="14636" w:author="Rev 10 Allen Wirfs-Brock" w:date="2012-09-25T11:36:00Z">
        <w:r w:rsidR="0044546B">
          <w:rPr>
            <w:rStyle w:val="bnf"/>
          </w:rPr>
          <w:t>Unary</w:t>
        </w:r>
      </w:ins>
      <w:ins w:id="14637" w:author="Rev 6 Allen Wirfs-Brock" w:date="2012-01-26T11:44:00Z">
        <w:r w:rsidR="008A7F90" w:rsidRPr="00E77497">
          <w:rPr>
            <w:rStyle w:val="bnf"/>
          </w:rPr>
          <w:t>Expression</w:t>
        </w:r>
        <w:r w:rsidR="008A7F90" w:rsidRPr="00E77497">
          <w:t xml:space="preserve"> </w:t>
        </w:r>
      </w:ins>
      <w:ins w:id="14638" w:author="Rev 5 Allen Wirfs-Brock" w:date="2012-01-11T11:05:00Z">
        <w:r w:rsidRPr="00E77497">
          <w:t>would produce a Syntax Error according to these rules. This rule is recursively applied.</w:t>
        </w:r>
      </w:ins>
    </w:p>
    <w:p w:rsidR="00165530" w:rsidRPr="00120381" w:rsidRDefault="00165530" w:rsidP="00165530">
      <w:pPr>
        <w:pStyle w:val="SyntaxRule"/>
        <w:rPr>
          <w:ins w:id="14639" w:author="Rev 10 Allen Wirfs-Brock" w:date="2012-09-06T19:37:00Z"/>
        </w:rPr>
      </w:pPr>
      <w:ins w:id="14640" w:author="Rev 10 Allen Wirfs-Brock" w:date="2012-09-06T19:37:00Z">
        <w:r w:rsidRPr="00E77497">
          <w:lastRenderedPageBreak/>
          <w:t>UnaryExpression</w:t>
        </w:r>
        <w:r>
          <w:t xml:space="preserve"> </w:t>
        </w:r>
        <w:r w:rsidRPr="00120381">
          <w:rPr>
            <w:rFonts w:ascii="Arial" w:hAnsi="Arial"/>
            <w:b/>
            <w:i w:val="0"/>
          </w:rPr>
          <w:t>:</w:t>
        </w:r>
      </w:ins>
    </w:p>
    <w:p w:rsidR="00165530" w:rsidRPr="00675B74" w:rsidRDefault="00165530" w:rsidP="00165530">
      <w:pPr>
        <w:pStyle w:val="SyntaxDefinition"/>
        <w:rPr>
          <w:ins w:id="14641" w:author="Rev 10 Allen Wirfs-Brock" w:date="2012-09-06T19:37:00Z"/>
        </w:rPr>
      </w:pPr>
      <w:ins w:id="14642" w:author="Rev 10 Allen Wirfs-Brock" w:date="2012-09-06T19:37: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rsidR="00165530" w:rsidRPr="00E77497" w:rsidRDefault="00D90D13" w:rsidP="00165530">
      <w:pPr>
        <w:numPr>
          <w:ilvl w:val="0"/>
          <w:numId w:val="737"/>
        </w:numPr>
        <w:spacing w:after="220"/>
        <w:rPr>
          <w:ins w:id="14643" w:author="Rev 10 Allen Wirfs-Brock" w:date="2012-09-06T19:37:00Z"/>
        </w:rPr>
      </w:pPr>
      <w:ins w:id="14644" w:author="Rev 10 Allen Wirfs-Brock" w:date="2012-09-07T09:49:00Z">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ins>
    </w:p>
    <w:p w:rsidR="00A97CF5" w:rsidRPr="00E77497" w:rsidRDefault="00A97CF5" w:rsidP="00A97CF5">
      <w:pPr>
        <w:rPr>
          <w:ins w:id="14645" w:author="Rev 10 Allen Wirfs-Brock" w:date="2012-09-07T09:51:00Z"/>
          <w:rFonts w:ascii="Helvetica" w:hAnsi="Helvetica"/>
          <w:b/>
        </w:rPr>
      </w:pPr>
      <w:ins w:id="14646" w:author="Rev 10 Allen Wirfs-Brock" w:date="2012-09-07T09:51: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E77497" w:rsidRDefault="00A97CF5" w:rsidP="00A97CF5">
      <w:pPr>
        <w:pStyle w:val="SyntaxRule"/>
        <w:rPr>
          <w:ins w:id="14647" w:author="Rev 10 Allen Wirfs-Brock" w:date="2012-09-07T09:52:00Z"/>
        </w:rPr>
      </w:pPr>
      <w:ins w:id="14648" w:author="Rev 10 Allen Wirfs-Brock" w:date="2012-09-07T09:52:00Z">
        <w:r w:rsidRPr="00E77497">
          <w:t xml:space="preserve">UnaryExpression </w:t>
        </w:r>
        <w:r w:rsidRPr="00E77497">
          <w:rPr>
            <w:rFonts w:ascii="Arial" w:hAnsi="Arial"/>
            <w:b/>
            <w:i w:val="0"/>
          </w:rPr>
          <w:t>:</w:t>
        </w:r>
      </w:ins>
    </w:p>
    <w:p w:rsidR="00A97CF5" w:rsidRPr="00E77497" w:rsidRDefault="00A97CF5" w:rsidP="00A97CF5">
      <w:pPr>
        <w:pStyle w:val="SyntaxDefinition"/>
        <w:rPr>
          <w:ins w:id="14649" w:author="Rev 10 Allen Wirfs-Brock" w:date="2012-09-07T09:52:00Z"/>
        </w:rPr>
      </w:pPr>
      <w:ins w:id="14650" w:author="Rev 10 Allen Wirfs-Brock" w:date="2012-09-07T09:52:00Z">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rsidR="00A97CF5" w:rsidRPr="00E77497" w:rsidRDefault="00A97CF5" w:rsidP="00A97CF5">
      <w:pPr>
        <w:pStyle w:val="Alg4"/>
        <w:numPr>
          <w:ilvl w:val="0"/>
          <w:numId w:val="970"/>
        </w:numPr>
        <w:spacing w:after="220"/>
        <w:contextualSpacing/>
        <w:rPr>
          <w:ins w:id="14651" w:author="Rev 10 Allen Wirfs-Brock" w:date="2012-09-07T09:51:00Z"/>
        </w:rPr>
      </w:pPr>
      <w:ins w:id="14652" w:author="Rev 10 Allen Wirfs-Brock" w:date="2012-09-07T09:51:00Z">
        <w:r w:rsidRPr="00E77497">
          <w:t xml:space="preserve">Return </w:t>
        </w:r>
        <w:r w:rsidRPr="00BD6E56">
          <w:rPr>
            <w:b/>
          </w:rPr>
          <w:t>false</w:t>
        </w:r>
        <w:r w:rsidRPr="00E77497">
          <w:t>.</w:t>
        </w:r>
      </w:ins>
    </w:p>
    <w:p w:rsidR="004C02EF" w:rsidRPr="00E77497" w:rsidRDefault="004C02EF" w:rsidP="003A4B22">
      <w:pPr>
        <w:pStyle w:val="Heading3"/>
        <w:numPr>
          <w:ilvl w:val="0"/>
          <w:numId w:val="0"/>
        </w:numPr>
      </w:pPr>
      <w:bookmarkStart w:id="14653" w:name="_Toc339020361"/>
      <w:r w:rsidRPr="00E77497">
        <w:t>11.4.1</w:t>
      </w:r>
      <w:r w:rsidRPr="00E77497">
        <w:tab/>
        <w:t xml:space="preserve">The </w:t>
      </w:r>
      <w:r w:rsidRPr="00E77497">
        <w:rPr>
          <w:rFonts w:ascii="Courier New" w:hAnsi="Courier New"/>
          <w:sz w:val="22"/>
        </w:rPr>
        <w:t>delete</w:t>
      </w:r>
      <w:r w:rsidRPr="00E77497">
        <w:t xml:space="preserve"> Operato</w:t>
      </w:r>
      <w:bookmarkStart w:id="14654" w:name="_Toc382202839"/>
      <w:bookmarkEnd w:id="14562"/>
      <w:bookmarkEnd w:id="14563"/>
      <w:bookmarkEnd w:id="14564"/>
      <w:bookmarkEnd w:id="14565"/>
      <w:bookmarkEnd w:id="14566"/>
      <w:bookmarkEnd w:id="14567"/>
      <w:bookmarkEnd w:id="14568"/>
      <w:bookmarkEnd w:id="14569"/>
      <w:bookmarkEnd w:id="14570"/>
      <w:bookmarkEnd w:id="14654"/>
      <w:r w:rsidRPr="00E77497">
        <w:t>r</w:t>
      </w:r>
      <w:bookmarkEnd w:id="14572"/>
      <w:bookmarkEnd w:id="14573"/>
      <w:bookmarkEnd w:id="14574"/>
      <w:bookmarkEnd w:id="14575"/>
      <w:bookmarkEnd w:id="14576"/>
      <w:bookmarkEnd w:id="14577"/>
      <w:bookmarkEnd w:id="14653"/>
    </w:p>
    <w:p w:rsidR="008A7F90" w:rsidRPr="00E77497" w:rsidRDefault="008A7F90" w:rsidP="008A7F90">
      <w:pPr>
        <w:rPr>
          <w:ins w:id="14655" w:author="Rev 6 Allen Wirfs-Brock" w:date="2012-01-26T11:51:00Z"/>
          <w:rFonts w:ascii="Helvetica" w:hAnsi="Helvetica"/>
          <w:b/>
        </w:rPr>
      </w:pPr>
      <w:ins w:id="14656" w:author="Rev 6 Allen Wirfs-Brock" w:date="2012-01-26T11:51:00Z">
        <w:r w:rsidRPr="00E77497">
          <w:rPr>
            <w:rFonts w:ascii="Helvetica" w:hAnsi="Helvetica"/>
            <w:b/>
          </w:rPr>
          <w:t>Static Semantics:  Early Errors</w:t>
        </w:r>
      </w:ins>
    </w:p>
    <w:p w:rsidR="008A7F90" w:rsidRPr="00E77497" w:rsidRDefault="008A7F90" w:rsidP="008A7F90">
      <w:pPr>
        <w:rPr>
          <w:ins w:id="14657" w:author="Rev 6 Allen Wirfs-Brock" w:date="2012-01-26T11:51:00Z"/>
        </w:rPr>
      </w:pPr>
      <w:ins w:id="14658"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rsidR="006D2337" w:rsidRPr="00E77497" w:rsidRDefault="006D2337" w:rsidP="008E7E56">
      <w:pPr>
        <w:numPr>
          <w:ilvl w:val="0"/>
          <w:numId w:val="737"/>
        </w:numPr>
        <w:rPr>
          <w:ins w:id="14659" w:author="Rev 6 Allen Wirfs-Brock" w:date="2012-01-26T11:53:00Z"/>
        </w:rPr>
      </w:pPr>
      <w:ins w:id="14660"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14661" w:author="Rev 6 Allen Wirfs-Brock" w:date="2012-01-26T11:55:00Z">
        <w:r>
          <w:t xml:space="preserve">derives </w:t>
        </w:r>
      </w:ins>
      <w:ins w:id="14662"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14663" w:author="Rev 6 Allen Wirfs-Brock" w:date="2012-01-26T11:56:00Z">
        <w:r>
          <w:rPr>
            <w:rStyle w:val="bnf"/>
            <w:rFonts w:ascii="Arial" w:hAnsi="Arial" w:cs="Arial"/>
            <w:i w:val="0"/>
          </w:rPr>
          <w:t>s</w:t>
        </w:r>
      </w:ins>
      <w:ins w:id="14664"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rsidR="00326D0A" w:rsidRPr="00E77497" w:rsidRDefault="00326D0A" w:rsidP="00326D0A">
      <w:pPr>
        <w:keepNext/>
        <w:rPr>
          <w:ins w:id="14665" w:author="Rev 4 Allen Wirfs-Brock" w:date="2011-10-15T09:40:00Z"/>
          <w:rFonts w:ascii="Helvetica" w:hAnsi="Helvetica"/>
          <w:b/>
        </w:rPr>
      </w:pPr>
      <w:ins w:id="14666"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667"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14668" w:author="Rev 4 Allen Wirfs-Brock" w:date="2011-10-15T09:40:00Z">
        <w:r w:rsidRPr="00E77497" w:rsidDel="00326D0A">
          <w:delText>is evaluated as follows:</w:delText>
        </w:r>
      </w:del>
      <w:bookmarkStart w:id="14669" w:name="_Toc382212487"/>
    </w:p>
    <w:p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14669"/>
      <w:r w:rsidRPr="00E77497">
        <w:t>.</w:t>
      </w:r>
      <w:bookmarkStart w:id="14670" w:name="_Toc382212488"/>
    </w:p>
    <w:p w:rsidR="00122292" w:rsidRDefault="0056239B" w:rsidP="00122292">
      <w:pPr>
        <w:pStyle w:val="Alg4"/>
        <w:numPr>
          <w:ilvl w:val="0"/>
          <w:numId w:val="71"/>
        </w:numPr>
        <w:contextualSpacing/>
        <w:rPr>
          <w:ins w:id="14671" w:author="Rev 6 Allen Wirfs-Brock" w:date="2012-02-16T15:15:00Z"/>
        </w:rPr>
      </w:pPr>
      <w:ins w:id="14672" w:author="Rev 8 Allen Wirfs-Brock" w:date="2012-06-12T13:00:00Z">
        <w:r>
          <w:t>ReturnIfAbrupt(</w:t>
        </w:r>
        <w:r>
          <w:rPr>
            <w:i/>
          </w:rPr>
          <w:t>ref</w:t>
        </w:r>
        <w:r>
          <w:t>).</w:t>
        </w:r>
      </w:ins>
      <w:ins w:id="14673" w:author="Rev 6 Allen Wirfs-Brock" w:date="2012-02-16T15:15:00Z">
        <w:del w:id="14674" w:author="Rev 8 Allen Wirfs-Brock" w:date="2012-06-12T13:00:00Z">
          <w:r w:rsidR="00122292" w:rsidDel="0056239B">
            <w:delText xml:space="preserve">If </w:delText>
          </w:r>
        </w:del>
      </w:ins>
      <w:ins w:id="14675" w:author="Rev 6 Allen Wirfs-Brock" w:date="2012-02-16T15:16:00Z">
        <w:del w:id="14676" w:author="Rev 8 Allen Wirfs-Brock" w:date="2012-06-12T13:00:00Z">
          <w:r w:rsidR="00122292" w:rsidRPr="00E77497" w:rsidDel="0056239B">
            <w:rPr>
              <w:i/>
            </w:rPr>
            <w:delText xml:space="preserve">ref </w:delText>
          </w:r>
        </w:del>
      </w:ins>
      <w:ins w:id="14677" w:author="Rev 6 Allen Wirfs-Brock" w:date="2012-02-16T15:15:00Z">
        <w:del w:id="14678" w:author="Rev 8 Allen Wirfs-Brock" w:date="2012-06-12T13:00:00Z">
          <w:r w:rsidR="00122292" w:rsidDel="0056239B">
            <w:delText xml:space="preserve">is an abrupt completion, return </w:delText>
          </w:r>
        </w:del>
      </w:ins>
      <w:ins w:id="14679" w:author="Rev 6 Allen Wirfs-Brock" w:date="2012-02-16T15:16:00Z">
        <w:del w:id="14680" w:author="Rev 8 Allen Wirfs-Brock" w:date="2012-06-12T13:00:00Z">
          <w:r w:rsidR="00122292" w:rsidRPr="00E77497" w:rsidDel="0056239B">
            <w:rPr>
              <w:i/>
            </w:rPr>
            <w:delText>ref</w:delText>
          </w:r>
        </w:del>
      </w:ins>
      <w:ins w:id="14681" w:author="Rev 6 Allen Wirfs-Brock" w:date="2012-02-16T15:15:00Z">
        <w:del w:id="14682" w:author="Rev 8 Allen Wirfs-Brock" w:date="2012-06-12T13:00:00Z">
          <w:r w:rsidR="00122292" w:rsidDel="0056239B">
            <w:delText>.</w:delText>
          </w:r>
        </w:del>
      </w:ins>
    </w:p>
    <w:p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14683" w:author="Rev 5 Allen Wirfs-Brock" w:date="2012-01-11T12:55:00Z">
        <w:r w:rsidR="00795735">
          <w:t>i</w:t>
        </w:r>
      </w:ins>
      <w:ins w:id="14684" w:author="Rev 5 Allen Wirfs-Brock" w:date="2012-01-11T11:21:00Z">
        <w:r w:rsidR="00795735">
          <w:t xml:space="preserve">s </w:t>
        </w:r>
      </w:ins>
      <w:ins w:id="14685" w:author="Rev 5 Allen Wirfs-Brock" w:date="2012-01-11T12:55:00Z">
        <w:r w:rsidR="00795735">
          <w:rPr>
            <w:b/>
          </w:rPr>
          <w:t>true</w:t>
        </w:r>
      </w:ins>
      <w:ins w:id="14686" w:author="Rev 5 Allen Wirfs-Brock" w:date="2012-01-11T11:21:00Z">
        <w:r w:rsidR="00795735">
          <w:t xml:space="preserve">, </w:t>
        </w:r>
      </w:ins>
      <w:r w:rsidRPr="00E77497">
        <w:t>then,</w:t>
      </w:r>
    </w:p>
    <w:p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rsidR="003B43C7" w:rsidRDefault="003B43C7" w:rsidP="00441AED">
      <w:pPr>
        <w:pStyle w:val="Alg3"/>
        <w:numPr>
          <w:ilvl w:val="1"/>
          <w:numId w:val="71"/>
        </w:numPr>
        <w:spacing w:after="220"/>
        <w:contextualSpacing/>
        <w:rPr>
          <w:ins w:id="14687" w:author="Rev 7 Allen Wirfs-Brock" w:date="2012-05-01T17:43:00Z"/>
        </w:rPr>
      </w:pPr>
      <w:bookmarkStart w:id="14688" w:name="_Toc382212492"/>
      <w:bookmarkStart w:id="14689" w:name="_Ref458400786"/>
      <w:bookmarkEnd w:id="14670"/>
      <w:ins w:id="14690" w:author="Rev 7 Allen Wirfs-Brock" w:date="2012-05-01T17:43:00Z">
        <w:r>
          <w:t>If IsSuperReference</w:t>
        </w:r>
      </w:ins>
      <w:ins w:id="14691" w:author="Rev 7 Allen Wirfs-Brock" w:date="2012-05-01T17:44:00Z">
        <w:r>
          <w:t>(</w:t>
        </w:r>
        <w:r w:rsidRPr="003B43C7">
          <w:rPr>
            <w:i/>
          </w:rPr>
          <w:t>ref</w:t>
        </w:r>
        <w:r>
          <w:t xml:space="preserve">), then throw a </w:t>
        </w:r>
        <w:r w:rsidRPr="003B43C7">
          <w:rPr>
            <w:b/>
          </w:rPr>
          <w:t>ReferenceError</w:t>
        </w:r>
        <w:r>
          <w:t xml:space="preserve"> exception.</w:t>
        </w:r>
      </w:ins>
    </w:p>
    <w:p w:rsidR="004C02EF" w:rsidRPr="00E77497" w:rsidRDefault="004C02EF" w:rsidP="00441AED">
      <w:pPr>
        <w:pStyle w:val="Alg3"/>
        <w:numPr>
          <w:ilvl w:val="1"/>
          <w:numId w:val="71"/>
        </w:numPr>
        <w:spacing w:after="220"/>
        <w:contextualSpacing/>
      </w:pPr>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14688"/>
      <w:r w:rsidRPr="00E77497">
        <w:t>.</w:t>
      </w:r>
      <w:bookmarkStart w:id="14692" w:name="_Toc382212493"/>
      <w:bookmarkEnd w:id="14689"/>
    </w:p>
    <w:p w:rsidR="004C02EF" w:rsidRPr="00E77497" w:rsidRDefault="004C02EF" w:rsidP="008002D2">
      <w:pPr>
        <w:pStyle w:val="Alg3"/>
        <w:numPr>
          <w:ilvl w:val="0"/>
          <w:numId w:val="71"/>
        </w:numPr>
        <w:spacing w:after="220"/>
        <w:contextualSpacing/>
      </w:pPr>
      <w:r w:rsidRPr="00E77497">
        <w:t>Else</w:t>
      </w:r>
      <w:del w:id="14693" w:author="Rev 11 Allen Wirfs-Brock" w:date="2012-10-25T10:03:00Z">
        <w:r w:rsidRPr="00E77497" w:rsidDel="008002D2">
          <w:delText>,</w:delText>
        </w:r>
      </w:del>
      <w:r w:rsidRPr="00E77497">
        <w:t xml:space="preserve"> </w:t>
      </w:r>
      <w:r w:rsidRPr="00E77497">
        <w:rPr>
          <w:i/>
        </w:rPr>
        <w:t>ref</w:t>
      </w:r>
      <w:r w:rsidRPr="00E77497">
        <w:t xml:space="preserve"> is a Reference to an Environment Record binding,</w:t>
      </w:r>
      <w:del w:id="14694" w:author="Rev 11 Allen Wirfs-Brock" w:date="2012-10-25T10:03:00Z">
        <w:r w:rsidRPr="00E77497" w:rsidDel="008002D2">
          <w:delText xml:space="preserve"> so</w:delText>
        </w:r>
      </w:del>
    </w:p>
    <w:p w:rsidR="004C02EF" w:rsidRPr="00E77497" w:rsidDel="00795735" w:rsidRDefault="004C02EF" w:rsidP="00441AED">
      <w:pPr>
        <w:pStyle w:val="Alg3"/>
        <w:numPr>
          <w:ilvl w:val="1"/>
          <w:numId w:val="71"/>
        </w:numPr>
        <w:spacing w:after="220"/>
        <w:contextualSpacing/>
        <w:rPr>
          <w:del w:id="14695" w:author="Rev 5 Allen Wirfs-Brock" w:date="2012-01-11T11:19:00Z"/>
        </w:rPr>
      </w:pPr>
      <w:del w:id="14696"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rsidR="004C02EF" w:rsidRPr="00E77497" w:rsidRDefault="004C02EF" w:rsidP="004C02EF">
      <w:pPr>
        <w:pStyle w:val="Note"/>
      </w:pPr>
      <w:bookmarkStart w:id="14697" w:name="_Toc472818832"/>
      <w:bookmarkEnd w:id="14692"/>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rsidR="004C02EF" w:rsidRPr="00E77497" w:rsidRDefault="004C02EF" w:rsidP="003A4B22">
      <w:pPr>
        <w:pStyle w:val="Heading3"/>
        <w:numPr>
          <w:ilvl w:val="0"/>
          <w:numId w:val="0"/>
        </w:numPr>
      </w:pPr>
      <w:bookmarkStart w:id="14698" w:name="_Toc235503406"/>
      <w:bookmarkStart w:id="14699" w:name="_Toc241509181"/>
      <w:bookmarkStart w:id="14700" w:name="_Toc244416668"/>
      <w:bookmarkStart w:id="14701" w:name="_Toc276631032"/>
      <w:bookmarkStart w:id="14702" w:name="_Toc339020362"/>
      <w:r w:rsidRPr="00E77497">
        <w:t>11.4.2</w:t>
      </w:r>
      <w:r w:rsidRPr="00E77497">
        <w:tab/>
        <w:t xml:space="preserve">The </w:t>
      </w:r>
      <w:r w:rsidRPr="00E77497">
        <w:rPr>
          <w:rFonts w:ascii="Courier New" w:hAnsi="Courier New"/>
          <w:sz w:val="22"/>
        </w:rPr>
        <w:t>void</w:t>
      </w:r>
      <w:r w:rsidRPr="00E77497">
        <w:t xml:space="preserve"> Operato</w:t>
      </w:r>
      <w:bookmarkStart w:id="14703" w:name="_Toc382202841"/>
      <w:bookmarkEnd w:id="14703"/>
      <w:r w:rsidRPr="00E77497">
        <w:t>r</w:t>
      </w:r>
      <w:bookmarkEnd w:id="14697"/>
      <w:bookmarkEnd w:id="14698"/>
      <w:bookmarkEnd w:id="14699"/>
      <w:bookmarkEnd w:id="14700"/>
      <w:bookmarkEnd w:id="14701"/>
      <w:bookmarkEnd w:id="14702"/>
    </w:p>
    <w:p w:rsidR="00326D0A" w:rsidRPr="00E77497" w:rsidRDefault="00326D0A" w:rsidP="00326D0A">
      <w:pPr>
        <w:keepNext/>
        <w:rPr>
          <w:ins w:id="14704" w:author="Rev 4 Allen Wirfs-Brock" w:date="2011-10-15T09:40:00Z"/>
          <w:rFonts w:ascii="Helvetica" w:hAnsi="Helvetica"/>
          <w:b/>
        </w:rPr>
      </w:pPr>
      <w:ins w:id="14705"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706"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14707" w:author="Rev 4 Allen Wirfs-Brock" w:date="2011-10-15T09:41:00Z">
        <w:r w:rsidRPr="00E77497" w:rsidDel="00326D0A">
          <w:delText>is evaluated as follows:</w:delText>
        </w:r>
      </w:del>
      <w:bookmarkStart w:id="14708" w:name="_Toc382212498"/>
    </w:p>
    <w:p w:rsidR="004C02EF" w:rsidRPr="00E77497" w:rsidRDefault="004C02EF" w:rsidP="00B31C73">
      <w:pPr>
        <w:pStyle w:val="Alg3"/>
        <w:numPr>
          <w:ilvl w:val="0"/>
          <w:numId w:val="72"/>
        </w:numPr>
        <w:contextualSpacing/>
      </w:pPr>
      <w:r w:rsidRPr="00E77497">
        <w:lastRenderedPageBreak/>
        <w:t xml:space="preserve">Let </w:t>
      </w:r>
      <w:r w:rsidRPr="00E77497">
        <w:rPr>
          <w:i/>
        </w:rPr>
        <w:t>expr</w:t>
      </w:r>
      <w:r w:rsidRPr="00E77497">
        <w:t xml:space="preserve"> be the result of evaluating </w:t>
      </w:r>
      <w:r w:rsidRPr="00E77497">
        <w:rPr>
          <w:i/>
        </w:rPr>
        <w:t>UnaryExpression</w:t>
      </w:r>
      <w:bookmarkEnd w:id="14708"/>
      <w:r w:rsidRPr="00E77497">
        <w:t>.</w:t>
      </w:r>
      <w:bookmarkStart w:id="14709" w:name="_Toc382212499"/>
    </w:p>
    <w:p w:rsidR="004C02EF" w:rsidRPr="00E77497" w:rsidRDefault="003B3043" w:rsidP="008E7E56">
      <w:pPr>
        <w:pStyle w:val="Alg3"/>
        <w:numPr>
          <w:ilvl w:val="0"/>
          <w:numId w:val="72"/>
        </w:numPr>
        <w:contextualSpacing/>
      </w:pPr>
      <w:ins w:id="14710" w:author="Rev 11 Allen Wirfs-Brock" w:date="2012-10-25T14:55:00Z">
        <w:r>
          <w:t xml:space="preserve">Let </w:t>
        </w:r>
        <w:r w:rsidRPr="003B3043">
          <w:rPr>
            <w:i/>
            <w:iCs/>
          </w:rPr>
          <w:t>status</w:t>
        </w:r>
        <w:r>
          <w:t xml:space="preserve"> be </w:t>
        </w:r>
      </w:ins>
      <w:r w:rsidR="004C02EF" w:rsidRPr="00E77497">
        <w:t>Call GetValue(</w:t>
      </w:r>
      <w:r w:rsidR="004C02EF" w:rsidRPr="00E77497">
        <w:rPr>
          <w:i/>
        </w:rPr>
        <w:t>expr</w:t>
      </w:r>
      <w:r w:rsidR="004C02EF" w:rsidRPr="00E77497">
        <w:t>)</w:t>
      </w:r>
      <w:bookmarkEnd w:id="14709"/>
      <w:r w:rsidR="004C02EF" w:rsidRPr="00E77497">
        <w:t>.</w:t>
      </w:r>
      <w:bookmarkStart w:id="14711" w:name="_Toc382212500"/>
    </w:p>
    <w:p w:rsidR="003B3043" w:rsidRDefault="003B3043" w:rsidP="003B3043">
      <w:pPr>
        <w:pStyle w:val="Alg4"/>
        <w:numPr>
          <w:ilvl w:val="0"/>
          <w:numId w:val="72"/>
        </w:numPr>
        <w:contextualSpacing/>
        <w:rPr>
          <w:ins w:id="14712" w:author="Rev 11 Allen Wirfs-Brock" w:date="2012-10-25T14:55:00Z"/>
        </w:rPr>
      </w:pPr>
      <w:ins w:id="14713" w:author="Rev 11 Allen Wirfs-Brock" w:date="2012-10-25T14:55:00Z">
        <w:r>
          <w:t>ReturnIfAbrupt(</w:t>
        </w:r>
        <w:r w:rsidRPr="003B3043">
          <w:rPr>
            <w:i/>
            <w:iCs/>
          </w:rPr>
          <w:t>status</w:t>
        </w:r>
        <w:r>
          <w:t>).</w:t>
        </w:r>
      </w:ins>
    </w:p>
    <w:p w:rsidR="00122292" w:rsidDel="003B3043" w:rsidRDefault="0056239B" w:rsidP="00122292">
      <w:pPr>
        <w:pStyle w:val="Alg4"/>
        <w:numPr>
          <w:ilvl w:val="0"/>
          <w:numId w:val="72"/>
        </w:numPr>
        <w:contextualSpacing/>
        <w:rPr>
          <w:ins w:id="14714" w:author="Rev 6 Allen Wirfs-Brock" w:date="2012-02-16T15:17:00Z"/>
          <w:del w:id="14715" w:author="Rev 11 Allen Wirfs-Brock" w:date="2012-10-25T14:56:00Z"/>
        </w:rPr>
      </w:pPr>
      <w:ins w:id="14716" w:author="Rev 8 Allen Wirfs-Brock" w:date="2012-06-12T13:00:00Z">
        <w:del w:id="14717" w:author="Rev 11 Allen Wirfs-Brock" w:date="2012-10-25T14:56:00Z">
          <w:r w:rsidDel="003B3043">
            <w:delText>ReturnIfAbrupt(</w:delText>
          </w:r>
        </w:del>
      </w:ins>
      <w:ins w:id="14718" w:author="Rev 10 Allen Wirfs-Brock" w:date="2012-08-14T15:25:00Z">
        <w:del w:id="14719" w:author="Rev 11 Allen Wirfs-Brock" w:date="2012-10-25T14:56:00Z">
          <w:r w:rsidR="00EA1B5F" w:rsidRPr="00E77497" w:rsidDel="003B3043">
            <w:rPr>
              <w:i/>
            </w:rPr>
            <w:delText>expr</w:delText>
          </w:r>
        </w:del>
      </w:ins>
      <w:ins w:id="14720" w:author="Rev 8 Allen Wirfs-Brock" w:date="2012-06-12T13:00:00Z">
        <w:del w:id="14721" w:author="Rev 11 Allen Wirfs-Brock" w:date="2012-10-25T14:56:00Z">
          <w:r w:rsidDel="003B3043">
            <w:rPr>
              <w:i/>
            </w:rPr>
            <w:delText>ref</w:delText>
          </w:r>
          <w:r w:rsidDel="003B3043">
            <w:delText>).</w:delText>
          </w:r>
        </w:del>
      </w:ins>
      <w:ins w:id="14722" w:author="Rev 6 Allen Wirfs-Brock" w:date="2012-02-16T15:17:00Z">
        <w:del w:id="14723" w:author="Rev 11 Allen Wirfs-Brock" w:date="2012-10-25T14:56:00Z">
          <w:r w:rsidR="00122292" w:rsidDel="003B3043">
            <w:delText xml:space="preserve">If </w:delText>
          </w:r>
          <w:r w:rsidR="00122292" w:rsidRPr="00E77497" w:rsidDel="003B3043">
            <w:rPr>
              <w:i/>
            </w:rPr>
            <w:delText xml:space="preserve">ref </w:delText>
          </w:r>
          <w:r w:rsidR="00122292" w:rsidDel="003B3043">
            <w:delText xml:space="preserve">is an abrupt completion, return </w:delText>
          </w:r>
          <w:r w:rsidR="00122292" w:rsidRPr="00E77497" w:rsidDel="003B3043">
            <w:rPr>
              <w:i/>
            </w:rPr>
            <w:delText>ref</w:delText>
          </w:r>
          <w:r w:rsidR="00122292" w:rsidDel="003B3043">
            <w:delText>.</w:delText>
          </w:r>
        </w:del>
      </w:ins>
    </w:p>
    <w:p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14711"/>
      <w:r w:rsidRPr="00E77497">
        <w:t>.</w:t>
      </w:r>
      <w:bookmarkStart w:id="14724" w:name="_Toc375031175"/>
      <w:bookmarkStart w:id="14725" w:name="_Ref379174824"/>
      <w:bookmarkStart w:id="14726" w:name="_Ref379914513"/>
      <w:bookmarkStart w:id="14727" w:name="_Toc381513689"/>
      <w:bookmarkStart w:id="14728" w:name="_Toc382202842"/>
      <w:bookmarkStart w:id="14729" w:name="_Toc382212211"/>
      <w:bookmarkStart w:id="14730" w:name="_Toc382212501"/>
      <w:bookmarkStart w:id="14731" w:name="_Toc382291556"/>
      <w:bookmarkStart w:id="14732" w:name="_Toc385672198"/>
      <w:bookmarkStart w:id="14733" w:name="_Toc393690293"/>
    </w:p>
    <w:p w:rsidR="004C02EF" w:rsidRPr="00E77497" w:rsidRDefault="004C02EF" w:rsidP="004C02EF">
      <w:pPr>
        <w:pStyle w:val="Note"/>
      </w:pPr>
      <w:bookmarkStart w:id="14734" w:name="_Toc472818833"/>
      <w:r w:rsidRPr="00E77497">
        <w:t>NOTE</w:t>
      </w:r>
      <w:r w:rsidRPr="00E77497">
        <w:tab/>
        <w:t>GetValue must be called even though its value is not used because it may have observable side-effects.</w:t>
      </w:r>
    </w:p>
    <w:p w:rsidR="004C02EF" w:rsidRPr="00E77497" w:rsidRDefault="004C02EF" w:rsidP="003A4B22">
      <w:pPr>
        <w:pStyle w:val="Heading3"/>
        <w:numPr>
          <w:ilvl w:val="0"/>
          <w:numId w:val="0"/>
        </w:numPr>
      </w:pPr>
      <w:bookmarkStart w:id="14735" w:name="_Toc235503407"/>
      <w:bookmarkStart w:id="14736" w:name="_Toc241509182"/>
      <w:bookmarkStart w:id="14737" w:name="_Toc244416669"/>
      <w:bookmarkStart w:id="14738" w:name="_Toc276631033"/>
      <w:bookmarkStart w:id="14739" w:name="_Toc339020363"/>
      <w:r w:rsidRPr="00E77497">
        <w:t>11.4.3</w:t>
      </w:r>
      <w:r w:rsidRPr="00E77497">
        <w:tab/>
        <w:t xml:space="preserve">The </w:t>
      </w:r>
      <w:r w:rsidRPr="00E77497">
        <w:rPr>
          <w:rFonts w:ascii="Courier New" w:hAnsi="Courier New"/>
        </w:rPr>
        <w:t>typeof</w:t>
      </w:r>
      <w:r w:rsidRPr="00E77497">
        <w:t xml:space="preserve"> Operato</w:t>
      </w:r>
      <w:bookmarkEnd w:id="14724"/>
      <w:bookmarkEnd w:id="14725"/>
      <w:bookmarkEnd w:id="14726"/>
      <w:bookmarkEnd w:id="14727"/>
      <w:bookmarkEnd w:id="14728"/>
      <w:bookmarkEnd w:id="14729"/>
      <w:bookmarkEnd w:id="14730"/>
      <w:bookmarkEnd w:id="14731"/>
      <w:bookmarkEnd w:id="14732"/>
      <w:bookmarkEnd w:id="14733"/>
      <w:r w:rsidRPr="00E77497">
        <w:t>r</w:t>
      </w:r>
      <w:bookmarkEnd w:id="14734"/>
      <w:bookmarkEnd w:id="14735"/>
      <w:bookmarkEnd w:id="14736"/>
      <w:bookmarkEnd w:id="14737"/>
      <w:bookmarkEnd w:id="14738"/>
      <w:bookmarkEnd w:id="14739"/>
    </w:p>
    <w:p w:rsidR="00326D0A" w:rsidRPr="00E77497" w:rsidRDefault="00326D0A" w:rsidP="00326D0A">
      <w:pPr>
        <w:keepNext/>
        <w:rPr>
          <w:ins w:id="14740" w:author="Rev 4 Allen Wirfs-Brock" w:date="2011-10-15T09:41:00Z"/>
          <w:rFonts w:ascii="Helvetica" w:hAnsi="Helvetica"/>
          <w:b/>
        </w:rPr>
      </w:pPr>
      <w:ins w:id="14741"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742"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14743" w:author="Rev 4 Allen Wirfs-Brock" w:date="2011-10-15T09:41:00Z">
        <w:r w:rsidRPr="00E77497" w:rsidDel="00326D0A">
          <w:delText>is evaluated as follows:</w:delText>
        </w:r>
      </w:del>
      <w:bookmarkStart w:id="14744" w:name="_Toc382212502"/>
    </w:p>
    <w:p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14744"/>
      <w:r w:rsidRPr="00E77497">
        <w:t>.</w:t>
      </w:r>
      <w:bookmarkStart w:id="14745" w:name="_Toc382212503"/>
    </w:p>
    <w:p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14745"/>
      <w:r w:rsidRPr="00E77497">
        <w:t xml:space="preserve">, </w:t>
      </w:r>
      <w:bookmarkStart w:id="14746" w:name="_Toc382212504"/>
      <w:r w:rsidRPr="00E77497">
        <w:t>then</w:t>
      </w:r>
    </w:p>
    <w:p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14746"/>
      <w:r w:rsidRPr="00E77497">
        <w:t>.</w:t>
      </w:r>
      <w:bookmarkStart w:id="14747" w:name="_Toc382212505"/>
    </w:p>
    <w:p w:rsidR="00122292" w:rsidRDefault="0056239B" w:rsidP="00122292">
      <w:pPr>
        <w:pStyle w:val="Alg4"/>
        <w:numPr>
          <w:ilvl w:val="0"/>
          <w:numId w:val="73"/>
        </w:numPr>
        <w:contextualSpacing/>
        <w:rPr>
          <w:ins w:id="14748" w:author="Rev 6 Allen Wirfs-Brock" w:date="2012-02-16T15:20:00Z"/>
        </w:rPr>
      </w:pPr>
      <w:ins w:id="14749" w:author="Rev 8 Allen Wirfs-Brock" w:date="2012-06-12T13:00:00Z">
        <w:r>
          <w:t>ReturnIfAbrupt(</w:t>
        </w:r>
        <w:r w:rsidRPr="00342FD6">
          <w:rPr>
            <w:i/>
          </w:rPr>
          <w:t>val</w:t>
        </w:r>
        <w:r>
          <w:t>).</w:t>
        </w:r>
      </w:ins>
      <w:ins w:id="14750" w:author="Rev 6 Allen Wirfs-Brock" w:date="2012-02-16T15:20:00Z">
        <w:del w:id="14751" w:author="Rev 8 Allen Wirfs-Brock" w:date="2012-06-12T13:00:00Z">
          <w:r w:rsidR="00122292" w:rsidDel="0056239B">
            <w:delText xml:space="preserve">If </w:delText>
          </w:r>
          <w:r w:rsidR="00122292" w:rsidRPr="00E77497" w:rsidDel="0056239B">
            <w:rPr>
              <w:i/>
            </w:rPr>
            <w:delText xml:space="preserve">val </w:delText>
          </w:r>
          <w:r w:rsidR="00122292" w:rsidDel="0056239B">
            <w:delText xml:space="preserve">is an abrupt completion, return </w:delText>
          </w:r>
          <w:r w:rsidR="00122292" w:rsidRPr="00E77497" w:rsidDel="0056239B">
            <w:rPr>
              <w:i/>
            </w:rPr>
            <w:delText>val</w:delText>
          </w:r>
          <w:r w:rsidR="00122292" w:rsidDel="0056239B">
            <w:delText>.</w:delText>
          </w:r>
        </w:del>
      </w:ins>
    </w:p>
    <w:p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xml:space="preserve">) according to </w:t>
      </w:r>
      <w:ins w:id="14752" w:author="Rev 8 Allen Wirfs-Brock" w:date="2012-06-13T12:54:00Z">
        <w:r w:rsidR="00676727">
          <w:fldChar w:fldCharType="begin"/>
        </w:r>
        <w:r w:rsidR="00676727">
          <w:instrText xml:space="preserve"> REF _Ref327355399 \h </w:instrText>
        </w:r>
      </w:ins>
      <w:r w:rsidR="00676727">
        <w:fldChar w:fldCharType="separate"/>
      </w:r>
      <w:ins w:id="14753" w:author="Rev 10 Allen Wirfs-Brock" w:date="2012-09-27T11:54:00Z">
        <w:r w:rsidR="00AE6982">
          <w:t xml:space="preserve">Table </w:t>
        </w:r>
        <w:r w:rsidR="00AE6982">
          <w:rPr>
            <w:noProof/>
          </w:rPr>
          <w:t>25</w:t>
        </w:r>
      </w:ins>
      <w:ins w:id="14754" w:author="Rev 8 Allen Wirfs-Brock" w:date="2012-06-13T12:54:00Z">
        <w:r w:rsidR="00676727">
          <w:fldChar w:fldCharType="end"/>
        </w:r>
      </w:ins>
      <w:bookmarkEnd w:id="14747"/>
      <w:r w:rsidRPr="00E77497">
        <w:t>.</w:t>
      </w:r>
    </w:p>
    <w:p w:rsidR="004C02EF" w:rsidRPr="00E77497" w:rsidRDefault="00676727" w:rsidP="00676727">
      <w:bookmarkStart w:id="14755" w:name="_Ref327355399"/>
      <w:ins w:id="14756" w:author="Rev 8 Allen Wirfs-Brock" w:date="2012-06-13T12:54:00Z">
        <w:r>
          <w:t xml:space="preserve">Table </w:t>
        </w:r>
        <w:r>
          <w:fldChar w:fldCharType="begin"/>
        </w:r>
        <w:r>
          <w:instrText xml:space="preserve"> SEQ Table \* ARABIC </w:instrText>
        </w:r>
      </w:ins>
      <w:r>
        <w:fldChar w:fldCharType="separate"/>
      </w:r>
      <w:ins w:id="14757" w:author="Rev 11 Allen Wirfs-Brock" w:date="2012-10-09T13:03:00Z">
        <w:r w:rsidR="00BD246C">
          <w:rPr>
            <w:noProof/>
          </w:rPr>
          <w:t>27</w:t>
        </w:r>
      </w:ins>
      <w:ins w:id="14758" w:author="Rev 10 Allen Wirfs-Brock" w:date="2012-09-27T11:54:00Z">
        <w:del w:id="14759" w:author="Rev 11 Allen Wirfs-Brock" w:date="2012-10-09T12:33:00Z">
          <w:r w:rsidR="00AE6982" w:rsidDel="00D1216A">
            <w:rPr>
              <w:noProof/>
            </w:rPr>
            <w:delText>25</w:delText>
          </w:r>
        </w:del>
      </w:ins>
      <w:ins w:id="14760" w:author="Rev 8 Allen Wirfs-Brock" w:date="2012-06-13T12:54:00Z">
        <w:r>
          <w:fldChar w:fldCharType="end"/>
        </w:r>
      </w:ins>
      <w:bookmarkEnd w:id="14755"/>
      <w:ins w:id="14761" w:author="Allen Wirfs-Brock" w:date="2011-07-02T13:31:00Z">
        <w:r w:rsidR="008962D8" w:rsidRPr="00E77497">
          <w:rPr>
            <w:rFonts w:eastAsia="Arial Unicode MS"/>
          </w:rPr>
          <w:t xml:space="preserve"> </w:t>
        </w:r>
      </w:ins>
      <w:r w:rsidR="004C02EF"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rsidTr="0051483D">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rsidR="004C02EF" w:rsidRPr="003B4312" w:rsidRDefault="004C02EF" w:rsidP="003A4B22">
            <w:pPr>
              <w:keepNext/>
              <w:shd w:val="solid" w:color="C0C0C0" w:fill="FFFFFF"/>
              <w:spacing w:after="0"/>
              <w:rPr>
                <w:b/>
                <w:i/>
                <w:shd w:val="solid" w:color="C0C0C0" w:fill="FFFFFF"/>
              </w:rPr>
            </w:pPr>
            <w:bookmarkStart w:id="14762" w:name="_Toc382212506"/>
            <w:r w:rsidRPr="003B4312">
              <w:rPr>
                <w:b/>
                <w:i/>
                <w:shd w:val="solid" w:color="C0C0C0" w:fill="FFFFFF"/>
              </w:rPr>
              <w:t>Type</w:t>
            </w:r>
            <w:bookmarkEnd w:id="14762"/>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rsidR="004C02EF" w:rsidRPr="006B6D0A" w:rsidRDefault="004C02EF" w:rsidP="003A4B22">
            <w:pPr>
              <w:keepNext/>
              <w:shd w:val="solid" w:color="C0C0C0" w:fill="FFFFFF"/>
              <w:spacing w:after="0"/>
              <w:rPr>
                <w:b/>
                <w:i/>
                <w:shd w:val="solid" w:color="C0C0C0" w:fill="FFFFFF"/>
              </w:rPr>
            </w:pPr>
            <w:bookmarkStart w:id="14763" w:name="_Toc382212507"/>
            <w:r w:rsidRPr="006B6D0A">
              <w:rPr>
                <w:b/>
                <w:i/>
                <w:shd w:val="solid" w:color="C0C0C0" w:fill="FFFFFF"/>
              </w:rPr>
              <w:t>Result</w:t>
            </w:r>
            <w:bookmarkEnd w:id="14763"/>
          </w:p>
        </w:tc>
      </w:tr>
      <w:tr w:rsidR="004C02EF" w:rsidRPr="00E77497" w:rsidTr="0051483D">
        <w:trPr>
          <w:cantSplit/>
          <w:jc w:val="center"/>
        </w:trPr>
        <w:tc>
          <w:tcPr>
            <w:tcW w:w="2610" w:type="dxa"/>
            <w:tcBorders>
              <w:top w:val="nil"/>
            </w:tcBorders>
          </w:tcPr>
          <w:p w:rsidR="004C02EF" w:rsidRPr="00E77497" w:rsidRDefault="004C02EF" w:rsidP="003A4B22">
            <w:pPr>
              <w:keepNext/>
              <w:spacing w:after="60"/>
            </w:pPr>
            <w:bookmarkStart w:id="14764" w:name="_Toc382212508"/>
            <w:r w:rsidRPr="00E77497">
              <w:t>Undefin</w:t>
            </w:r>
            <w:bookmarkEnd w:id="14764"/>
            <w:r w:rsidRPr="00E77497">
              <w:t>ed</w:t>
            </w:r>
          </w:p>
        </w:tc>
        <w:tc>
          <w:tcPr>
            <w:tcW w:w="3535" w:type="dxa"/>
            <w:tcBorders>
              <w:top w:val="nil"/>
            </w:tcBorders>
          </w:tcPr>
          <w:p w:rsidR="004C02EF" w:rsidRPr="00E77497" w:rsidRDefault="004C02EF" w:rsidP="003A4B22">
            <w:pPr>
              <w:keepNext/>
              <w:spacing w:after="60"/>
              <w:rPr>
                <w:rFonts w:ascii="Courier" w:hAnsi="Courier"/>
                <w:b/>
              </w:rPr>
            </w:pPr>
            <w:bookmarkStart w:id="14765" w:name="_Toc382212509"/>
            <w:r w:rsidRPr="00E77497">
              <w:rPr>
                <w:rFonts w:ascii="Courier New" w:hAnsi="Courier New"/>
                <w:b/>
              </w:rPr>
              <w:t>"undefine</w:t>
            </w:r>
            <w:bookmarkEnd w:id="14765"/>
            <w:r w:rsidRPr="00E77497">
              <w:rPr>
                <w:rFonts w:ascii="Courier New" w:hAnsi="Courier New"/>
                <w:b/>
              </w:rPr>
              <w:t>d"</w:t>
            </w:r>
          </w:p>
        </w:tc>
      </w:tr>
      <w:tr w:rsidR="004C02EF" w:rsidRPr="00E77497" w:rsidTr="0051483D">
        <w:trPr>
          <w:cantSplit/>
          <w:jc w:val="center"/>
        </w:trPr>
        <w:tc>
          <w:tcPr>
            <w:tcW w:w="2610" w:type="dxa"/>
          </w:tcPr>
          <w:p w:rsidR="004C02EF" w:rsidRPr="00E77497" w:rsidRDefault="004C02EF" w:rsidP="003A4B22">
            <w:pPr>
              <w:keepNext/>
              <w:spacing w:after="60"/>
            </w:pPr>
            <w:bookmarkStart w:id="14766" w:name="_Toc382212510"/>
            <w:r w:rsidRPr="00E77497">
              <w:t>Nu</w:t>
            </w:r>
            <w:bookmarkEnd w:id="14766"/>
            <w:r w:rsidRPr="00E77497">
              <w:t>ll</w:t>
            </w:r>
          </w:p>
        </w:tc>
        <w:tc>
          <w:tcPr>
            <w:tcW w:w="3535" w:type="dxa"/>
          </w:tcPr>
          <w:p w:rsidR="004C02EF" w:rsidRPr="00E77497" w:rsidRDefault="004C02EF" w:rsidP="003A4B22">
            <w:pPr>
              <w:keepNext/>
              <w:spacing w:after="60"/>
              <w:rPr>
                <w:rFonts w:ascii="Courier" w:hAnsi="Courier"/>
                <w:b/>
              </w:rPr>
            </w:pPr>
            <w:bookmarkStart w:id="14767" w:name="_Toc382212511"/>
            <w:r w:rsidRPr="00E77497">
              <w:rPr>
                <w:rFonts w:ascii="Courier New" w:hAnsi="Courier New"/>
                <w:b/>
              </w:rPr>
              <w:t>"objec</w:t>
            </w:r>
            <w:bookmarkEnd w:id="14767"/>
            <w:r w:rsidRPr="00E77497">
              <w:rPr>
                <w:rFonts w:ascii="Courier New" w:hAnsi="Courier New"/>
                <w:b/>
              </w:rPr>
              <w:t>t"</w:t>
            </w:r>
          </w:p>
        </w:tc>
      </w:tr>
      <w:tr w:rsidR="004C02EF" w:rsidRPr="00E77497" w:rsidTr="0051483D">
        <w:trPr>
          <w:cantSplit/>
          <w:jc w:val="center"/>
        </w:trPr>
        <w:tc>
          <w:tcPr>
            <w:tcW w:w="2610" w:type="dxa"/>
          </w:tcPr>
          <w:p w:rsidR="004C02EF" w:rsidRPr="00E77497" w:rsidRDefault="004C02EF" w:rsidP="003A4B22">
            <w:pPr>
              <w:keepNext/>
              <w:spacing w:after="60"/>
            </w:pPr>
            <w:bookmarkStart w:id="14768" w:name="_Toc382212512"/>
            <w:r w:rsidRPr="00E77497">
              <w:t>Boole</w:t>
            </w:r>
            <w:bookmarkEnd w:id="14768"/>
            <w:r w:rsidRPr="00E77497">
              <w:t>an</w:t>
            </w:r>
          </w:p>
        </w:tc>
        <w:tc>
          <w:tcPr>
            <w:tcW w:w="3535" w:type="dxa"/>
          </w:tcPr>
          <w:p w:rsidR="004C02EF" w:rsidRPr="00E77497" w:rsidRDefault="004C02EF" w:rsidP="003A4B22">
            <w:pPr>
              <w:keepNext/>
              <w:spacing w:after="60"/>
              <w:rPr>
                <w:rFonts w:ascii="Courier" w:hAnsi="Courier"/>
                <w:b/>
              </w:rPr>
            </w:pPr>
            <w:bookmarkStart w:id="14769" w:name="_Toc382212513"/>
            <w:r w:rsidRPr="00E77497">
              <w:rPr>
                <w:rFonts w:ascii="Courier New" w:hAnsi="Courier New"/>
                <w:b/>
              </w:rPr>
              <w:t>"boolea</w:t>
            </w:r>
            <w:bookmarkEnd w:id="14769"/>
            <w:r w:rsidRPr="00E77497">
              <w:rPr>
                <w:rFonts w:ascii="Courier New" w:hAnsi="Courier New"/>
                <w:b/>
              </w:rPr>
              <w:t>n"</w:t>
            </w:r>
          </w:p>
        </w:tc>
      </w:tr>
      <w:tr w:rsidR="004C02EF" w:rsidRPr="00E77497" w:rsidTr="0051483D">
        <w:trPr>
          <w:cantSplit/>
          <w:jc w:val="center"/>
        </w:trPr>
        <w:tc>
          <w:tcPr>
            <w:tcW w:w="2610" w:type="dxa"/>
          </w:tcPr>
          <w:p w:rsidR="004C02EF" w:rsidRPr="00E77497" w:rsidRDefault="004C02EF" w:rsidP="003A4B22">
            <w:pPr>
              <w:keepNext/>
              <w:spacing w:after="60"/>
            </w:pPr>
            <w:bookmarkStart w:id="14770" w:name="_Toc382212514"/>
            <w:r w:rsidRPr="00E77497">
              <w:t>Numb</w:t>
            </w:r>
            <w:bookmarkEnd w:id="14770"/>
            <w:r w:rsidRPr="00E77497">
              <w:t>er</w:t>
            </w:r>
          </w:p>
        </w:tc>
        <w:tc>
          <w:tcPr>
            <w:tcW w:w="3535" w:type="dxa"/>
          </w:tcPr>
          <w:p w:rsidR="004C02EF" w:rsidRPr="00E77497" w:rsidRDefault="004C02EF" w:rsidP="003A4B22">
            <w:pPr>
              <w:keepNext/>
              <w:spacing w:after="60"/>
              <w:rPr>
                <w:rFonts w:ascii="Courier" w:hAnsi="Courier"/>
                <w:b/>
              </w:rPr>
            </w:pPr>
            <w:bookmarkStart w:id="14771" w:name="_Toc382212515"/>
            <w:r w:rsidRPr="00E77497">
              <w:rPr>
                <w:rFonts w:ascii="Courier New" w:hAnsi="Courier New"/>
                <w:b/>
              </w:rPr>
              <w:t>"numbe</w:t>
            </w:r>
            <w:bookmarkEnd w:id="14771"/>
            <w:r w:rsidRPr="00E77497">
              <w:rPr>
                <w:rFonts w:ascii="Courier New" w:hAnsi="Courier New"/>
                <w:b/>
              </w:rPr>
              <w:t>r"</w:t>
            </w:r>
          </w:p>
        </w:tc>
      </w:tr>
      <w:tr w:rsidR="004C02EF" w:rsidRPr="00E77497" w:rsidTr="0051483D">
        <w:trPr>
          <w:cantSplit/>
          <w:jc w:val="center"/>
        </w:trPr>
        <w:tc>
          <w:tcPr>
            <w:tcW w:w="2610" w:type="dxa"/>
          </w:tcPr>
          <w:p w:rsidR="004C02EF" w:rsidRPr="00E77497" w:rsidRDefault="004C02EF" w:rsidP="003A4B22">
            <w:pPr>
              <w:keepNext/>
              <w:spacing w:after="60"/>
            </w:pPr>
            <w:bookmarkStart w:id="14772" w:name="_Toc382212516"/>
            <w:r w:rsidRPr="00E77497">
              <w:t>Stri</w:t>
            </w:r>
            <w:bookmarkEnd w:id="14772"/>
            <w:r w:rsidRPr="00E77497">
              <w:t>ng</w:t>
            </w:r>
          </w:p>
        </w:tc>
        <w:tc>
          <w:tcPr>
            <w:tcW w:w="3535" w:type="dxa"/>
          </w:tcPr>
          <w:p w:rsidR="004C02EF" w:rsidRPr="00E77497" w:rsidRDefault="004C02EF" w:rsidP="003A4B22">
            <w:pPr>
              <w:keepNext/>
              <w:spacing w:after="60"/>
              <w:rPr>
                <w:rFonts w:ascii="Courier" w:hAnsi="Courier"/>
                <w:b/>
              </w:rPr>
            </w:pPr>
            <w:bookmarkStart w:id="14773" w:name="_Toc382212517"/>
            <w:r w:rsidRPr="00E77497">
              <w:rPr>
                <w:rFonts w:ascii="Courier New" w:hAnsi="Courier New"/>
                <w:b/>
              </w:rPr>
              <w:t>"strin</w:t>
            </w:r>
            <w:bookmarkEnd w:id="14773"/>
            <w:r w:rsidRPr="00E77497">
              <w:rPr>
                <w:rFonts w:ascii="Courier New" w:hAnsi="Courier New"/>
                <w:b/>
              </w:rPr>
              <w:t>g"</w:t>
            </w:r>
          </w:p>
        </w:tc>
      </w:tr>
      <w:tr w:rsidR="004C02EF" w:rsidRPr="00E77497" w:rsidTr="0051483D">
        <w:trPr>
          <w:cantSplit/>
          <w:jc w:val="center"/>
        </w:trPr>
        <w:tc>
          <w:tcPr>
            <w:tcW w:w="2610" w:type="dxa"/>
          </w:tcPr>
          <w:p w:rsidR="004C02EF" w:rsidRPr="00E77497" w:rsidRDefault="004C02EF" w:rsidP="003A4B22">
            <w:pPr>
              <w:keepNext/>
              <w:spacing w:after="60"/>
              <w:jc w:val="left"/>
            </w:pPr>
            <w:bookmarkStart w:id="14774" w:name="_Toc382212518"/>
            <w:r w:rsidRPr="00E77497">
              <w:t>Object (native and does not implement [[Call]</w:t>
            </w:r>
            <w:bookmarkEnd w:id="14774"/>
            <w:r w:rsidRPr="00E77497">
              <w:t>])</w:t>
            </w:r>
          </w:p>
        </w:tc>
        <w:tc>
          <w:tcPr>
            <w:tcW w:w="3535" w:type="dxa"/>
          </w:tcPr>
          <w:p w:rsidR="004C02EF" w:rsidRPr="00E77497" w:rsidRDefault="004C02EF" w:rsidP="003A4B22">
            <w:pPr>
              <w:keepNext/>
              <w:spacing w:after="60"/>
              <w:rPr>
                <w:rFonts w:ascii="Courier" w:hAnsi="Courier"/>
                <w:b/>
              </w:rPr>
            </w:pPr>
            <w:bookmarkStart w:id="14775" w:name="_Toc382212519"/>
            <w:r w:rsidRPr="00E77497">
              <w:rPr>
                <w:rFonts w:ascii="Courier New" w:hAnsi="Courier New"/>
                <w:b/>
              </w:rPr>
              <w:t>"objec</w:t>
            </w:r>
            <w:bookmarkEnd w:id="14775"/>
            <w:r w:rsidRPr="00E77497">
              <w:rPr>
                <w:rFonts w:ascii="Courier New" w:hAnsi="Courier New"/>
                <w:b/>
              </w:rPr>
              <w:t>t"</w:t>
            </w:r>
          </w:p>
        </w:tc>
      </w:tr>
      <w:tr w:rsidR="004C02EF" w:rsidRPr="00E77497" w:rsidTr="0051483D">
        <w:trPr>
          <w:cantSplit/>
          <w:jc w:val="center"/>
        </w:trPr>
        <w:tc>
          <w:tcPr>
            <w:tcW w:w="2610" w:type="dxa"/>
          </w:tcPr>
          <w:p w:rsidR="004C02EF" w:rsidRPr="00E77497" w:rsidRDefault="004C02EF" w:rsidP="003A4B22">
            <w:pPr>
              <w:spacing w:after="60"/>
            </w:pPr>
            <w:bookmarkStart w:id="14776" w:name="_Toc382212520"/>
            <w:r w:rsidRPr="00E77497">
              <w:t>Object (native or host and does implement [[Call]</w:t>
            </w:r>
            <w:bookmarkEnd w:id="14776"/>
            <w:r w:rsidRPr="00E77497">
              <w:t>])</w:t>
            </w:r>
          </w:p>
        </w:tc>
        <w:tc>
          <w:tcPr>
            <w:tcW w:w="3535" w:type="dxa"/>
          </w:tcPr>
          <w:p w:rsidR="004C02EF" w:rsidRPr="00E77497" w:rsidRDefault="004C02EF" w:rsidP="003A4B22">
            <w:pPr>
              <w:spacing w:after="60"/>
              <w:rPr>
                <w:rFonts w:ascii="Courier" w:hAnsi="Courier"/>
                <w:b/>
              </w:rPr>
            </w:pPr>
            <w:bookmarkStart w:id="14777" w:name="_Toc382212521"/>
            <w:r w:rsidRPr="00E77497">
              <w:rPr>
                <w:rFonts w:ascii="Courier New" w:hAnsi="Courier New"/>
                <w:b/>
              </w:rPr>
              <w:t>"functio</w:t>
            </w:r>
            <w:bookmarkEnd w:id="14777"/>
            <w:r w:rsidRPr="00E77497">
              <w:rPr>
                <w:rFonts w:ascii="Courier New" w:hAnsi="Courier New"/>
                <w:b/>
              </w:rPr>
              <w:t>n"</w:t>
            </w:r>
          </w:p>
        </w:tc>
      </w:tr>
      <w:tr w:rsidR="004C02EF" w:rsidRPr="00E77497" w:rsidTr="0051483D">
        <w:trPr>
          <w:cantSplit/>
          <w:jc w:val="center"/>
        </w:trPr>
        <w:tc>
          <w:tcPr>
            <w:tcW w:w="2610" w:type="dxa"/>
          </w:tcPr>
          <w:p w:rsidR="004C02EF" w:rsidRPr="00E77497" w:rsidRDefault="004C02EF" w:rsidP="003A4B22">
            <w:pPr>
              <w:spacing w:after="60"/>
            </w:pPr>
            <w:bookmarkStart w:id="14778" w:name="_Toc382212522"/>
            <w:r w:rsidRPr="00E77497">
              <w:t>Object (hos</w:t>
            </w:r>
            <w:bookmarkEnd w:id="14778"/>
            <w:r w:rsidRPr="00E77497">
              <w:t>t and does not implement [[Call]])</w:t>
            </w:r>
          </w:p>
        </w:tc>
        <w:tc>
          <w:tcPr>
            <w:tcW w:w="3535" w:type="dxa"/>
          </w:tcPr>
          <w:p w:rsidR="004C02EF" w:rsidRPr="00E77497" w:rsidRDefault="004C02EF" w:rsidP="003A4B22">
            <w:pPr>
              <w:spacing w:after="60"/>
              <w:jc w:val="left"/>
            </w:pPr>
            <w:bookmarkStart w:id="14779" w:name="_Toc382212523"/>
            <w:r w:rsidRPr="00E77497">
              <w:t>Implementation-</w:t>
            </w:r>
            <w:bookmarkEnd w:id="14779"/>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rsidR="004C02EF" w:rsidRPr="00E77497" w:rsidRDefault="004C02EF" w:rsidP="003A4B22">
      <w:pPr>
        <w:pStyle w:val="Heading3"/>
        <w:numPr>
          <w:ilvl w:val="0"/>
          <w:numId w:val="0"/>
        </w:numPr>
      </w:pPr>
      <w:bookmarkStart w:id="14780" w:name="_Toc375031176"/>
      <w:bookmarkStart w:id="14781" w:name="_Ref378388513"/>
      <w:bookmarkStart w:id="14782" w:name="_Ref379174898"/>
      <w:bookmarkStart w:id="14783" w:name="_Toc381513690"/>
      <w:bookmarkStart w:id="14784" w:name="_Toc382202843"/>
      <w:bookmarkStart w:id="14785" w:name="_Toc382212212"/>
      <w:bookmarkStart w:id="14786" w:name="_Toc382212524"/>
      <w:bookmarkStart w:id="14787" w:name="_Toc382291557"/>
      <w:bookmarkStart w:id="14788" w:name="_Toc385672199"/>
      <w:bookmarkStart w:id="14789" w:name="_Toc393690294"/>
      <w:bookmarkStart w:id="14790" w:name="_Toc472818834"/>
      <w:bookmarkStart w:id="14791" w:name="_Toc235503408"/>
      <w:bookmarkStart w:id="14792" w:name="_Toc241509183"/>
      <w:bookmarkStart w:id="14793" w:name="_Toc244416670"/>
      <w:bookmarkStart w:id="14794" w:name="_Toc276631034"/>
      <w:bookmarkStart w:id="14795" w:name="_Toc339020364"/>
      <w:r w:rsidRPr="00E77497">
        <w:t>11.4.4</w:t>
      </w:r>
      <w:r w:rsidRPr="00E77497">
        <w:tab/>
        <w:t>Prefix Increment Operato</w:t>
      </w:r>
      <w:bookmarkEnd w:id="14780"/>
      <w:bookmarkEnd w:id="14781"/>
      <w:bookmarkEnd w:id="14782"/>
      <w:bookmarkEnd w:id="14783"/>
      <w:bookmarkEnd w:id="14784"/>
      <w:bookmarkEnd w:id="14785"/>
      <w:bookmarkEnd w:id="14786"/>
      <w:bookmarkEnd w:id="14787"/>
      <w:bookmarkEnd w:id="14788"/>
      <w:bookmarkEnd w:id="14789"/>
      <w:r w:rsidRPr="00E77497">
        <w:t>r</w:t>
      </w:r>
      <w:bookmarkEnd w:id="14790"/>
      <w:bookmarkEnd w:id="14791"/>
      <w:bookmarkEnd w:id="14792"/>
      <w:bookmarkEnd w:id="14793"/>
      <w:bookmarkEnd w:id="14794"/>
      <w:bookmarkEnd w:id="14795"/>
    </w:p>
    <w:p w:rsidR="00326D0A" w:rsidRPr="00E77497" w:rsidRDefault="00326D0A" w:rsidP="00326D0A">
      <w:pPr>
        <w:keepNext/>
        <w:rPr>
          <w:ins w:id="14796" w:author="Rev 4 Allen Wirfs-Brock" w:date="2011-10-15T09:43:00Z"/>
          <w:rFonts w:ascii="Helvetica" w:hAnsi="Helvetica"/>
          <w:b/>
        </w:rPr>
      </w:pPr>
      <w:ins w:id="14797"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798"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4799" w:author="Rev 4 Allen Wirfs-Brock" w:date="2011-10-15T09:43:00Z">
        <w:r w:rsidRPr="00E77497" w:rsidDel="00326D0A">
          <w:delText>is evaluated as follows:</w:delText>
        </w:r>
      </w:del>
      <w:bookmarkStart w:id="14800" w:name="_Toc382212525"/>
    </w:p>
    <w:p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14800"/>
      <w:r w:rsidRPr="00E77497">
        <w:t>.</w:t>
      </w:r>
      <w:bookmarkStart w:id="14801" w:name="_Toc382212526"/>
    </w:p>
    <w:p w:rsidR="004C02EF" w:rsidRPr="00E77497" w:rsidDel="00795735" w:rsidRDefault="004C02EF" w:rsidP="0051483D">
      <w:pPr>
        <w:pStyle w:val="Alg3"/>
        <w:numPr>
          <w:ilvl w:val="0"/>
          <w:numId w:val="74"/>
        </w:numPr>
        <w:contextualSpacing/>
        <w:rPr>
          <w:del w:id="14802" w:author="Rev 5 Allen Wirfs-Brock" w:date="2012-01-11T11:23:00Z"/>
        </w:rPr>
      </w:pPr>
      <w:bookmarkStart w:id="14803" w:name="_Toc382212527"/>
      <w:bookmarkEnd w:id="14801"/>
      <w:del w:id="14804"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rsidR="004C02EF" w:rsidRPr="00E77497" w:rsidDel="00795735" w:rsidRDefault="004C02EF" w:rsidP="00F77917">
      <w:pPr>
        <w:pStyle w:val="Alg3"/>
        <w:numPr>
          <w:ilvl w:val="0"/>
          <w:numId w:val="69"/>
        </w:numPr>
        <w:ind w:left="720" w:firstLine="0"/>
        <w:rPr>
          <w:del w:id="14805" w:author="Rev 5 Allen Wirfs-Brock" w:date="2012-01-11T11:23:00Z"/>
        </w:rPr>
      </w:pPr>
      <w:del w:id="14806"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rsidR="004C02EF" w:rsidRPr="00E77497" w:rsidDel="00795735" w:rsidRDefault="004C02EF" w:rsidP="00F77917">
      <w:pPr>
        <w:pStyle w:val="Alg3"/>
        <w:numPr>
          <w:ilvl w:val="0"/>
          <w:numId w:val="69"/>
        </w:numPr>
        <w:ind w:left="720" w:firstLine="0"/>
        <w:rPr>
          <w:del w:id="14807" w:author="Rev 5 Allen Wirfs-Brock" w:date="2012-01-11T11:23:00Z"/>
        </w:rPr>
      </w:pPr>
      <w:del w:id="14808"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rsidR="004C02EF" w:rsidRPr="00E77497" w:rsidDel="00795735" w:rsidRDefault="004C02EF" w:rsidP="00F77917">
      <w:pPr>
        <w:pStyle w:val="Alg3"/>
        <w:numPr>
          <w:ilvl w:val="0"/>
          <w:numId w:val="69"/>
        </w:numPr>
        <w:ind w:left="720" w:firstLine="0"/>
        <w:rPr>
          <w:del w:id="14809" w:author="Rev 5 Allen Wirfs-Brock" w:date="2012-01-11T11:23:00Z"/>
        </w:rPr>
      </w:pPr>
      <w:del w:id="14810"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rsidR="004C02EF" w:rsidRPr="00E77497" w:rsidDel="00795735" w:rsidRDefault="004C02EF" w:rsidP="00F77917">
      <w:pPr>
        <w:pStyle w:val="Alg3"/>
        <w:numPr>
          <w:ilvl w:val="0"/>
          <w:numId w:val="69"/>
        </w:numPr>
        <w:ind w:left="720" w:firstLine="0"/>
        <w:rPr>
          <w:del w:id="14811" w:author="Rev 5 Allen Wirfs-Brock" w:date="2012-01-11T11:23:00Z"/>
        </w:rPr>
      </w:pPr>
      <w:del w:id="14812"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rsidR="004C02EF" w:rsidRPr="00E77497" w:rsidRDefault="004C02EF" w:rsidP="0051483D">
      <w:pPr>
        <w:pStyle w:val="Alg3"/>
        <w:numPr>
          <w:ilvl w:val="0"/>
          <w:numId w:val="74"/>
        </w:numPr>
        <w:contextualSpacing/>
      </w:pPr>
      <w:r w:rsidRPr="00E77497">
        <w:t xml:space="preserve">Let </w:t>
      </w:r>
      <w:r w:rsidRPr="00E77497">
        <w:rPr>
          <w:i/>
        </w:rPr>
        <w:t>oldValue</w:t>
      </w:r>
      <w:r w:rsidRPr="00E77497">
        <w:t xml:space="preserve"> be ToNumber(GetValue(</w:t>
      </w:r>
      <w:r w:rsidRPr="00E77497">
        <w:rPr>
          <w:i/>
        </w:rPr>
        <w:t>expr</w:t>
      </w:r>
      <w:r w:rsidRPr="00E77497">
        <w:t>))</w:t>
      </w:r>
      <w:bookmarkEnd w:id="14803"/>
      <w:r w:rsidRPr="00E77497">
        <w:t>.</w:t>
      </w:r>
      <w:bookmarkStart w:id="14813" w:name="_Toc382212528"/>
    </w:p>
    <w:p w:rsidR="00122292" w:rsidRDefault="000C090B" w:rsidP="00122292">
      <w:pPr>
        <w:pStyle w:val="Alg4"/>
        <w:numPr>
          <w:ilvl w:val="0"/>
          <w:numId w:val="74"/>
        </w:numPr>
        <w:contextualSpacing/>
        <w:rPr>
          <w:ins w:id="14814" w:author="Rev 6 Allen Wirfs-Brock" w:date="2012-02-16T15:21:00Z"/>
        </w:rPr>
      </w:pPr>
      <w:ins w:id="14815" w:author="Rev 8 Allen Wirfs-Brock" w:date="2012-06-12T13:21:00Z">
        <w:r>
          <w:t>ReturnIfAbrupt(</w:t>
        </w:r>
        <w:r>
          <w:rPr>
            <w:i/>
          </w:rPr>
          <w:t>oldValue</w:t>
        </w:r>
        <w:r>
          <w:t>).</w:t>
        </w:r>
      </w:ins>
      <w:ins w:id="14816" w:author="Rev 6 Allen Wirfs-Brock" w:date="2012-02-16T15:21:00Z">
        <w:del w:id="14817" w:author="Rev 8 Allen Wirfs-Brock" w:date="2012-06-12T13:21:00Z">
          <w:r w:rsidR="00122292" w:rsidDel="000C090B">
            <w:delText xml:space="preserve">If </w:delText>
          </w:r>
          <w:r w:rsidR="00122292" w:rsidRPr="00E77497" w:rsidDel="000C090B">
            <w:rPr>
              <w:i/>
            </w:rPr>
            <w:delText>oldValue</w:delText>
          </w:r>
          <w:r w:rsidR="00122292" w:rsidRPr="00E77497" w:rsidDel="000C090B">
            <w:delText xml:space="preserve"> </w:delText>
          </w:r>
          <w:r w:rsidR="00122292" w:rsidDel="000C090B">
            <w:delText xml:space="preserve">is an abrupt completion, return </w:delText>
          </w:r>
          <w:r w:rsidR="00122292" w:rsidRPr="00E77497" w:rsidDel="000C090B">
            <w:rPr>
              <w:i/>
            </w:rPr>
            <w:delText>oldValue</w:delText>
          </w:r>
          <w:r w:rsidR="00122292" w:rsidDel="000C090B">
            <w:delText>.</w:delText>
          </w:r>
        </w:del>
      </w:ins>
    </w:p>
    <w:p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14818" w:name="_Toc382212529"/>
      <w:bookmarkEnd w:id="14813"/>
    </w:p>
    <w:p w:rsidR="004C02EF" w:rsidRPr="00E77497" w:rsidRDefault="00C43FAF" w:rsidP="00441AED">
      <w:pPr>
        <w:pStyle w:val="Alg3"/>
        <w:numPr>
          <w:ilvl w:val="0"/>
          <w:numId w:val="74"/>
        </w:numPr>
        <w:spacing w:after="220"/>
        <w:contextualSpacing/>
      </w:pPr>
      <w:ins w:id="14819" w:author="Rev 8 Allen Wirfs-Brock" w:date="2012-06-12T13:35:00Z">
        <w:r>
          <w:t xml:space="preserve">Let </w:t>
        </w:r>
        <w:r w:rsidRPr="0034651E">
          <w:rPr>
            <w:i/>
          </w:rPr>
          <w:t>status</w:t>
        </w:r>
        <w:r>
          <w:t xml:space="preserve"> be</w:t>
        </w:r>
        <w:r w:rsidRPr="00E77497">
          <w:t xml:space="preserve"> </w:t>
        </w:r>
      </w:ins>
      <w:ins w:id="14820" w:author="Rev 6 Allen Wirfs-Brock" w:date="2012-02-16T15:22:00Z">
        <w:del w:id="14821" w:author="Rev 8 Allen Wirfs-Brock" w:date="2012-06-12T13:35:00Z">
          <w:r w:rsidR="00855852" w:rsidDel="00C43FAF">
            <w:delText xml:space="preserve">If </w:delText>
          </w:r>
        </w:del>
      </w:ins>
      <w:del w:id="14822"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14818"/>
      <w:r w:rsidR="004C02EF" w:rsidRPr="00E77497">
        <w:t>.</w:t>
      </w:r>
      <w:bookmarkStart w:id="14823" w:name="_Toc382212530"/>
    </w:p>
    <w:p w:rsidR="00C43FAF" w:rsidRDefault="00C43FAF" w:rsidP="00C43FAF">
      <w:pPr>
        <w:pStyle w:val="Alg3"/>
        <w:numPr>
          <w:ilvl w:val="0"/>
          <w:numId w:val="74"/>
        </w:numPr>
        <w:spacing w:after="220"/>
        <w:contextualSpacing/>
        <w:rPr>
          <w:ins w:id="14824" w:author="Rev 8 Allen Wirfs-Brock" w:date="2012-06-12T13:35:00Z"/>
        </w:rPr>
      </w:pPr>
      <w:ins w:id="14825" w:author="Rev 8 Allen Wirfs-Brock" w:date="2012-06-12T13:35:00Z">
        <w:r>
          <w:t>ReturnIfAbrupt(</w:t>
        </w:r>
        <w:r w:rsidRPr="0034651E">
          <w:rPr>
            <w:i/>
          </w:rPr>
          <w:t>status</w:t>
        </w:r>
        <w:r>
          <w:t>).</w:t>
        </w:r>
      </w:ins>
    </w:p>
    <w:p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14823"/>
      <w:r w:rsidRPr="00E77497">
        <w:t>.</w:t>
      </w:r>
      <w:bookmarkStart w:id="14826" w:name="_Toc385672200"/>
      <w:bookmarkStart w:id="14827" w:name="_Toc393690295"/>
      <w:bookmarkStart w:id="14828" w:name="_Toc375031177"/>
      <w:bookmarkStart w:id="14829" w:name="_Ref378388811"/>
      <w:bookmarkStart w:id="14830" w:name="_Toc381513691"/>
      <w:bookmarkStart w:id="14831" w:name="_Toc382202844"/>
      <w:bookmarkStart w:id="14832" w:name="_Toc382212213"/>
      <w:bookmarkStart w:id="14833" w:name="_Toc382212531"/>
      <w:bookmarkStart w:id="14834" w:name="_Toc382291558"/>
    </w:p>
    <w:p w:rsidR="004C02EF" w:rsidRPr="00E77497" w:rsidRDefault="004C02EF" w:rsidP="003A4B22">
      <w:pPr>
        <w:pStyle w:val="Heading3"/>
        <w:numPr>
          <w:ilvl w:val="0"/>
          <w:numId w:val="0"/>
        </w:numPr>
      </w:pPr>
      <w:bookmarkStart w:id="14835" w:name="_Toc472818835"/>
      <w:bookmarkStart w:id="14836" w:name="_Toc235503409"/>
      <w:bookmarkStart w:id="14837" w:name="_Toc241509184"/>
      <w:bookmarkStart w:id="14838" w:name="_Toc244416671"/>
      <w:bookmarkStart w:id="14839" w:name="_Toc276631035"/>
      <w:bookmarkStart w:id="14840" w:name="_Toc339020365"/>
      <w:r w:rsidRPr="00E77497">
        <w:t>11.4.5</w:t>
      </w:r>
      <w:r w:rsidRPr="00E77497">
        <w:tab/>
        <w:t>Prefix Decrement Operato</w:t>
      </w:r>
      <w:bookmarkEnd w:id="14826"/>
      <w:bookmarkEnd w:id="14827"/>
      <w:r w:rsidRPr="00E77497">
        <w:t>r</w:t>
      </w:r>
      <w:bookmarkEnd w:id="14835"/>
      <w:bookmarkEnd w:id="14836"/>
      <w:bookmarkEnd w:id="14837"/>
      <w:bookmarkEnd w:id="14838"/>
      <w:bookmarkEnd w:id="14839"/>
      <w:bookmarkEnd w:id="14840"/>
    </w:p>
    <w:p w:rsidR="00326D0A" w:rsidRPr="00E77497" w:rsidRDefault="00326D0A" w:rsidP="00326D0A">
      <w:pPr>
        <w:keepNext/>
        <w:rPr>
          <w:ins w:id="14841" w:author="Rev 4 Allen Wirfs-Brock" w:date="2011-10-15T09:43:00Z"/>
          <w:rFonts w:ascii="Helvetica" w:hAnsi="Helvetica"/>
          <w:b/>
        </w:rPr>
      </w:pPr>
      <w:ins w:id="14842"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843"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4844" w:author="Rev 4 Allen Wirfs-Brock" w:date="2011-10-15T09:43:00Z">
        <w:r w:rsidRPr="00E77497" w:rsidDel="00326D0A">
          <w:delText>is evaluated as follows:</w:delText>
        </w:r>
      </w:del>
    </w:p>
    <w:p w:rsidR="004C02EF" w:rsidRPr="00E77497" w:rsidRDefault="004C02EF" w:rsidP="00877B57">
      <w:pPr>
        <w:pStyle w:val="Alg3"/>
        <w:numPr>
          <w:ilvl w:val="0"/>
          <w:numId w:val="75"/>
        </w:numPr>
        <w:spacing w:after="220"/>
        <w:contextualSpacing/>
      </w:pPr>
      <w:r w:rsidRPr="00E77497">
        <w:lastRenderedPageBreak/>
        <w:t xml:space="preserve">Let </w:t>
      </w:r>
      <w:r w:rsidRPr="00E77497">
        <w:rPr>
          <w:i/>
        </w:rPr>
        <w:t>expr</w:t>
      </w:r>
      <w:r w:rsidRPr="00E77497">
        <w:t xml:space="preserve"> be the result of evaluating UnaryExpression.</w:t>
      </w:r>
    </w:p>
    <w:p w:rsidR="004C02EF" w:rsidRPr="00E77497" w:rsidDel="00795735" w:rsidRDefault="004C02EF" w:rsidP="00877B57">
      <w:pPr>
        <w:pStyle w:val="Alg3"/>
        <w:numPr>
          <w:ilvl w:val="0"/>
          <w:numId w:val="75"/>
        </w:numPr>
        <w:spacing w:after="220"/>
        <w:contextualSpacing/>
        <w:rPr>
          <w:del w:id="14845" w:author="Rev 5 Allen Wirfs-Brock" w:date="2012-01-11T11:23:00Z"/>
        </w:rPr>
      </w:pPr>
      <w:del w:id="14846"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rsidR="004C02EF" w:rsidRPr="00E77497" w:rsidDel="00795735" w:rsidRDefault="004C02EF" w:rsidP="00877B57">
      <w:pPr>
        <w:pStyle w:val="Alg3"/>
        <w:numPr>
          <w:ilvl w:val="0"/>
          <w:numId w:val="69"/>
        </w:numPr>
        <w:ind w:left="720" w:firstLine="0"/>
        <w:rPr>
          <w:del w:id="14847" w:author="Rev 5 Allen Wirfs-Brock" w:date="2012-01-11T11:23:00Z"/>
        </w:rPr>
      </w:pPr>
      <w:del w:id="14848"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rsidR="004C02EF" w:rsidRPr="00E77497" w:rsidDel="00795735" w:rsidRDefault="004C02EF" w:rsidP="00877B57">
      <w:pPr>
        <w:pStyle w:val="Alg3"/>
        <w:numPr>
          <w:ilvl w:val="0"/>
          <w:numId w:val="69"/>
        </w:numPr>
        <w:ind w:left="720" w:firstLine="0"/>
        <w:rPr>
          <w:del w:id="14849" w:author="Rev 5 Allen Wirfs-Brock" w:date="2012-01-11T11:23:00Z"/>
        </w:rPr>
      </w:pPr>
      <w:del w:id="14850"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rsidR="004C02EF" w:rsidRPr="00E77497" w:rsidDel="00795735" w:rsidRDefault="004C02EF" w:rsidP="00877B57">
      <w:pPr>
        <w:pStyle w:val="Alg3"/>
        <w:numPr>
          <w:ilvl w:val="0"/>
          <w:numId w:val="69"/>
        </w:numPr>
        <w:ind w:left="720" w:firstLine="0"/>
        <w:rPr>
          <w:del w:id="14851" w:author="Rev 5 Allen Wirfs-Brock" w:date="2012-01-11T11:23:00Z"/>
        </w:rPr>
      </w:pPr>
      <w:del w:id="14852"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rsidR="004C02EF" w:rsidRPr="00E77497" w:rsidDel="00795735" w:rsidRDefault="004C02EF" w:rsidP="00877B57">
      <w:pPr>
        <w:pStyle w:val="Alg3"/>
        <w:numPr>
          <w:ilvl w:val="0"/>
          <w:numId w:val="69"/>
        </w:numPr>
        <w:ind w:left="720" w:firstLine="0"/>
        <w:rPr>
          <w:del w:id="14853" w:author="Rev 5 Allen Wirfs-Brock" w:date="2012-01-11T11:23:00Z"/>
        </w:rPr>
      </w:pPr>
      <w:del w:id="14854"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rsidR="00855852" w:rsidRDefault="000C090B" w:rsidP="00855852">
      <w:pPr>
        <w:pStyle w:val="Alg4"/>
        <w:numPr>
          <w:ilvl w:val="0"/>
          <w:numId w:val="75"/>
        </w:numPr>
        <w:contextualSpacing/>
        <w:rPr>
          <w:ins w:id="14855" w:author="Rev 6 Allen Wirfs-Brock" w:date="2012-02-16T15:22:00Z"/>
        </w:rPr>
      </w:pPr>
      <w:ins w:id="14856" w:author="Rev 8 Allen Wirfs-Brock" w:date="2012-06-12T13:21:00Z">
        <w:r>
          <w:t>ReturnIfAbrupt(</w:t>
        </w:r>
        <w:r>
          <w:rPr>
            <w:i/>
          </w:rPr>
          <w:t>oldValue</w:t>
        </w:r>
        <w:r>
          <w:t>).</w:t>
        </w:r>
      </w:ins>
      <w:ins w:id="14857" w:author="Rev 6 Allen Wirfs-Brock" w:date="2012-02-16T15:22:00Z">
        <w:del w:id="14858"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rsidR="004C02EF" w:rsidRPr="00E77497" w:rsidRDefault="004C02EF" w:rsidP="00877B57">
      <w:pPr>
        <w:pStyle w:val="Alg3"/>
        <w:numPr>
          <w:ilvl w:val="0"/>
          <w:numId w:val="75"/>
        </w:numPr>
        <w:spacing w:after="220"/>
        <w:contextualSpacing/>
      </w:pPr>
      <w:del w:id="14859" w:author="Rev 6 Allen Wirfs-Brock" w:date="2012-02-16T15:23:00Z">
        <w:r w:rsidRPr="00E77497" w:rsidDel="00855852">
          <w:delText xml:space="preserve">Call </w:delText>
        </w:r>
      </w:del>
      <w:ins w:id="14860" w:author="Rev 6 Allen Wirfs-Brock" w:date="2012-02-16T15:23:00Z">
        <w:del w:id="14861" w:author="Rev 8 Allen Wirfs-Brock" w:date="2012-06-12T13:34:00Z">
          <w:r w:rsidR="00855852" w:rsidDel="0034651E">
            <w:delText>If</w:delText>
          </w:r>
        </w:del>
      </w:ins>
      <w:ins w:id="14862" w:author="Rev 8 Allen Wirfs-Brock" w:date="2012-06-12T13:34:00Z">
        <w:r w:rsidR="0034651E">
          <w:t xml:space="preserve">Let </w:t>
        </w:r>
        <w:r w:rsidR="0034651E" w:rsidRPr="0034651E">
          <w:rPr>
            <w:i/>
          </w:rPr>
          <w:t>status</w:t>
        </w:r>
        <w:r w:rsidR="0034651E">
          <w:t xml:space="preserve"> be</w:t>
        </w:r>
      </w:ins>
      <w:ins w:id="14863" w:author="Rev 6 Allen Wirfs-Brock" w:date="2012-02-16T15:23:00Z">
        <w:r w:rsidR="00855852" w:rsidRPr="00E77497">
          <w:t xml:space="preserve"> </w:t>
        </w:r>
      </w:ins>
      <w:r w:rsidRPr="00E77497">
        <w:t>PutValue(</w:t>
      </w:r>
      <w:r w:rsidRPr="00E77497">
        <w:rPr>
          <w:i/>
        </w:rPr>
        <w:t>expr</w:t>
      </w:r>
      <w:r w:rsidRPr="00E77497">
        <w:t xml:space="preserve">, </w:t>
      </w:r>
      <w:r w:rsidRPr="00E77497">
        <w:rPr>
          <w:i/>
        </w:rPr>
        <w:t>newValue</w:t>
      </w:r>
      <w:r w:rsidRPr="00E77497">
        <w:t>).</w:t>
      </w:r>
    </w:p>
    <w:p w:rsidR="0034651E" w:rsidRDefault="0034651E" w:rsidP="00877B57">
      <w:pPr>
        <w:pStyle w:val="Alg3"/>
        <w:numPr>
          <w:ilvl w:val="0"/>
          <w:numId w:val="75"/>
        </w:numPr>
        <w:spacing w:after="220"/>
        <w:contextualSpacing/>
        <w:rPr>
          <w:ins w:id="14864" w:author="Rev 8 Allen Wirfs-Brock" w:date="2012-06-12T13:35:00Z"/>
        </w:rPr>
      </w:pPr>
      <w:ins w:id="14865" w:author="Rev 8 Allen Wirfs-Brock" w:date="2012-06-12T13:35:00Z">
        <w:r>
          <w:t>ReturnIfAbrupt(</w:t>
        </w:r>
        <w:r w:rsidRPr="0034651E">
          <w:rPr>
            <w:i/>
          </w:rPr>
          <w:t>status</w:t>
        </w:r>
        <w:r>
          <w:t>).</w:t>
        </w:r>
      </w:ins>
    </w:p>
    <w:p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14866" w:name="_Toc385672201"/>
      <w:bookmarkStart w:id="14867" w:name="_Toc393690296"/>
    </w:p>
    <w:p w:rsidR="004C02EF" w:rsidRPr="00E77497" w:rsidRDefault="004C02EF" w:rsidP="003A4B22">
      <w:pPr>
        <w:pStyle w:val="Heading3"/>
        <w:numPr>
          <w:ilvl w:val="0"/>
          <w:numId w:val="0"/>
        </w:numPr>
      </w:pPr>
      <w:bookmarkStart w:id="14868" w:name="_Toc472818836"/>
      <w:bookmarkStart w:id="14869" w:name="_Toc235503410"/>
      <w:bookmarkStart w:id="14870" w:name="_Toc241509185"/>
      <w:bookmarkStart w:id="14871" w:name="_Toc244416672"/>
      <w:bookmarkStart w:id="14872" w:name="_Toc276631036"/>
      <w:bookmarkStart w:id="14873" w:name="_Toc339020366"/>
      <w:r w:rsidRPr="00E77497">
        <w:t>11.4.6</w:t>
      </w:r>
      <w:r w:rsidRPr="00E77497">
        <w:tab/>
        <w:t xml:space="preserve">Unary </w:t>
      </w:r>
      <w:r w:rsidRPr="00E77497">
        <w:rPr>
          <w:rFonts w:ascii="Courier New" w:hAnsi="Courier New"/>
          <w:sz w:val="22"/>
        </w:rPr>
        <w:t>+</w:t>
      </w:r>
      <w:r w:rsidRPr="00E77497">
        <w:t xml:space="preserve"> Operato</w:t>
      </w:r>
      <w:bookmarkEnd w:id="14828"/>
      <w:bookmarkEnd w:id="14829"/>
      <w:bookmarkEnd w:id="14830"/>
      <w:bookmarkEnd w:id="14831"/>
      <w:bookmarkEnd w:id="14832"/>
      <w:bookmarkEnd w:id="14833"/>
      <w:bookmarkEnd w:id="14834"/>
      <w:bookmarkEnd w:id="14866"/>
      <w:bookmarkEnd w:id="14867"/>
      <w:r w:rsidRPr="00E77497">
        <w:t>r</w:t>
      </w:r>
      <w:bookmarkEnd w:id="14868"/>
      <w:bookmarkEnd w:id="14869"/>
      <w:bookmarkEnd w:id="14870"/>
      <w:bookmarkEnd w:id="14871"/>
      <w:bookmarkEnd w:id="14872"/>
      <w:bookmarkEnd w:id="14873"/>
    </w:p>
    <w:p w:rsidR="004C02EF" w:rsidRPr="0034651E" w:rsidRDefault="00BC0A73" w:rsidP="004C02EF">
      <w:pPr>
        <w:rPr>
          <w:sz w:val="18"/>
        </w:rPr>
      </w:pPr>
      <w:ins w:id="14874" w:author="Rev 4 Allen Wirfs-Brock" w:date="2011-10-15T09:44:00Z">
        <w:r w:rsidRPr="00E77497">
          <w:rPr>
            <w:sz w:val="18"/>
          </w:rPr>
          <w:t>NOTE</w:t>
        </w:r>
        <w:r w:rsidRPr="00E77497">
          <w:rPr>
            <w:sz w:val="18"/>
          </w:rPr>
          <w:tab/>
        </w:r>
      </w:ins>
      <w:r w:rsidR="004C02EF" w:rsidRPr="0034651E">
        <w:rPr>
          <w:sz w:val="18"/>
        </w:rPr>
        <w:t>The unary + operator converts its operand to Number type.</w:t>
      </w:r>
    </w:p>
    <w:p w:rsidR="00BC0A73" w:rsidRPr="003B4312" w:rsidRDefault="00BC0A73" w:rsidP="00BC0A73">
      <w:pPr>
        <w:keepNext/>
        <w:rPr>
          <w:ins w:id="14875" w:author="Rev 4 Allen Wirfs-Brock" w:date="2011-10-15T09:44:00Z"/>
          <w:rFonts w:ascii="Helvetica" w:hAnsi="Helvetica"/>
          <w:b/>
        </w:rPr>
      </w:pPr>
      <w:ins w:id="14876"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rsidR="004C02EF" w:rsidRPr="00675B74" w:rsidRDefault="004C02EF" w:rsidP="004C02EF">
      <w:del w:id="14877"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14878" w:author="Rev 4 Allen Wirfs-Brock" w:date="2011-10-15T09:44:00Z">
        <w:r w:rsidRPr="00B820AB" w:rsidDel="00BC0A73">
          <w:delText>is evaluated as follows:</w:delText>
        </w:r>
      </w:del>
      <w:bookmarkStart w:id="14879" w:name="_Toc382212532"/>
    </w:p>
    <w:p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14879"/>
      <w:r w:rsidRPr="00E77497">
        <w:t>.</w:t>
      </w:r>
      <w:bookmarkStart w:id="14880" w:name="_Toc382212533"/>
    </w:p>
    <w:p w:rsidR="004C02EF" w:rsidRPr="00E77497" w:rsidRDefault="004C02EF" w:rsidP="00877B57">
      <w:pPr>
        <w:pStyle w:val="Alg3"/>
        <w:numPr>
          <w:ilvl w:val="0"/>
          <w:numId w:val="76"/>
        </w:numPr>
        <w:spacing w:after="220"/>
        <w:contextualSpacing/>
      </w:pPr>
      <w:bookmarkStart w:id="14881" w:name="_Toc382212534"/>
      <w:bookmarkEnd w:id="14880"/>
      <w:r w:rsidRPr="00E77497">
        <w:t>Return ToNumber(GetValue(</w:t>
      </w:r>
      <w:r w:rsidRPr="00E77497">
        <w:rPr>
          <w:i/>
        </w:rPr>
        <w:t>expr</w:t>
      </w:r>
      <w:r w:rsidRPr="00E77497">
        <w:t>)).</w:t>
      </w:r>
      <w:bookmarkStart w:id="14882" w:name="_Toc382212535"/>
      <w:bookmarkEnd w:id="14881"/>
    </w:p>
    <w:p w:rsidR="004C02EF" w:rsidRPr="00E77497" w:rsidRDefault="004C02EF" w:rsidP="003A4B22">
      <w:pPr>
        <w:pStyle w:val="Heading3"/>
        <w:numPr>
          <w:ilvl w:val="0"/>
          <w:numId w:val="0"/>
        </w:numPr>
      </w:pPr>
      <w:bookmarkStart w:id="14883" w:name="_Toc385672202"/>
      <w:bookmarkStart w:id="14884" w:name="_Toc393690297"/>
      <w:bookmarkStart w:id="14885" w:name="_Toc472818837"/>
      <w:bookmarkStart w:id="14886" w:name="_Toc235503411"/>
      <w:bookmarkStart w:id="14887" w:name="_Toc241509186"/>
      <w:bookmarkStart w:id="14888" w:name="_Toc244416673"/>
      <w:bookmarkStart w:id="14889" w:name="_Toc276631037"/>
      <w:bookmarkStart w:id="14890" w:name="_Toc339020367"/>
      <w:bookmarkEnd w:id="14882"/>
      <w:r w:rsidRPr="00E77497">
        <w:t>11.4.7</w:t>
      </w:r>
      <w:r w:rsidRPr="00E77497">
        <w:tab/>
        <w:t xml:space="preserve">Unary </w:t>
      </w:r>
      <w:r w:rsidRPr="00E77497">
        <w:rPr>
          <w:rFonts w:ascii="Courier New" w:hAnsi="Courier New"/>
          <w:sz w:val="22"/>
        </w:rPr>
        <w:t>-</w:t>
      </w:r>
      <w:r w:rsidRPr="00E77497">
        <w:t xml:space="preserve"> Operato</w:t>
      </w:r>
      <w:bookmarkEnd w:id="14883"/>
      <w:bookmarkEnd w:id="14884"/>
      <w:r w:rsidRPr="00E77497">
        <w:t>r</w:t>
      </w:r>
      <w:bookmarkEnd w:id="14885"/>
      <w:bookmarkEnd w:id="14886"/>
      <w:bookmarkEnd w:id="14887"/>
      <w:bookmarkEnd w:id="14888"/>
      <w:bookmarkEnd w:id="14889"/>
      <w:bookmarkEnd w:id="14890"/>
    </w:p>
    <w:p w:rsidR="004C02EF" w:rsidRPr="004D1BD1" w:rsidRDefault="00BC0A73" w:rsidP="004C02EF">
      <w:ins w:id="14891" w:author="Rev 4 Allen Wirfs-Brock" w:date="2011-10-15T09:45:00Z">
        <w:r w:rsidRPr="00E77497">
          <w:rPr>
            <w:sz w:val="18"/>
          </w:rPr>
          <w:t>NOTE</w:t>
        </w:r>
        <w:r w:rsidRPr="00E77497">
          <w:rPr>
            <w:sz w:val="18"/>
          </w:rPr>
          <w:tab/>
        </w:r>
      </w:ins>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del w:id="14892" w:author="Rev 4 Allen Wirfs-Brock" w:date="2011-10-15T09:45:00Z">
        <w:r w:rsidR="004C02EF" w:rsidRPr="0051483D" w:rsidDel="00BC0A73">
          <w:rPr>
            <w:sz w:val="18"/>
          </w:rPr>
          <w:delText xml:space="preserve">Note that negating </w:delText>
        </w:r>
      </w:del>
      <w:ins w:id="14893" w:author="Rev 4 Allen Wirfs-Brock" w:date="2011-10-15T09:45:00Z">
        <w:r w:rsidRPr="0051483D">
          <w:rPr>
            <w:sz w:val="18"/>
          </w:rPr>
          <w:t xml:space="preserve">Negating </w:t>
        </w:r>
      </w:ins>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rsidR="00BC0A73" w:rsidRPr="008B7F6F" w:rsidRDefault="00BC0A73" w:rsidP="00BC0A73">
      <w:pPr>
        <w:keepNext/>
        <w:rPr>
          <w:ins w:id="14894" w:author="Rev 4 Allen Wirfs-Brock" w:date="2011-10-15T09:44:00Z"/>
          <w:rFonts w:ascii="Helvetica" w:hAnsi="Helvetica"/>
          <w:b/>
        </w:rPr>
      </w:pPr>
      <w:ins w:id="14895"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rsidR="004C02EF" w:rsidRPr="00E77497" w:rsidRDefault="004C02EF" w:rsidP="004C02EF">
      <w:del w:id="14896"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14897" w:author="Rev 4 Allen Wirfs-Brock" w:date="2011-10-15T09:44:00Z">
        <w:r w:rsidRPr="00E77497" w:rsidDel="00BC0A73">
          <w:delText>is evaluated as follows:</w:delText>
        </w:r>
      </w:del>
      <w:bookmarkStart w:id="14898" w:name="_Toc382212536"/>
    </w:p>
    <w:p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14898"/>
      <w:r w:rsidRPr="00E77497">
        <w:t>.</w:t>
      </w:r>
      <w:bookmarkStart w:id="14899" w:name="_Toc382212537"/>
    </w:p>
    <w:p w:rsidR="004C02EF" w:rsidRPr="00E77497" w:rsidRDefault="004C02EF" w:rsidP="0051483D">
      <w:pPr>
        <w:pStyle w:val="Alg3"/>
        <w:numPr>
          <w:ilvl w:val="0"/>
          <w:numId w:val="77"/>
        </w:numPr>
        <w:contextualSpacing/>
      </w:pPr>
      <w:bookmarkStart w:id="14900" w:name="_Toc382212538"/>
      <w:bookmarkEnd w:id="14899"/>
      <w:r w:rsidRPr="00E77497">
        <w:t xml:space="preserve">Let </w:t>
      </w:r>
      <w:r w:rsidRPr="00E77497">
        <w:rPr>
          <w:i/>
        </w:rPr>
        <w:t>oldValue</w:t>
      </w:r>
      <w:r w:rsidRPr="00E77497">
        <w:t xml:space="preserve"> be ToNumber(GetValue(</w:t>
      </w:r>
      <w:r w:rsidRPr="00E77497">
        <w:rPr>
          <w:i/>
        </w:rPr>
        <w:t>expr</w:t>
      </w:r>
      <w:r w:rsidRPr="00E77497">
        <w:t>)).</w:t>
      </w:r>
      <w:bookmarkStart w:id="14901" w:name="_Toc382212539"/>
      <w:bookmarkEnd w:id="14900"/>
    </w:p>
    <w:p w:rsidR="00855852" w:rsidRDefault="000C090B" w:rsidP="00855852">
      <w:pPr>
        <w:pStyle w:val="Alg4"/>
        <w:numPr>
          <w:ilvl w:val="0"/>
          <w:numId w:val="77"/>
        </w:numPr>
        <w:contextualSpacing/>
        <w:rPr>
          <w:ins w:id="14902" w:author="Rev 6 Allen Wirfs-Brock" w:date="2012-02-16T15:24:00Z"/>
        </w:rPr>
      </w:pPr>
      <w:ins w:id="14903" w:author="Rev 8 Allen Wirfs-Brock" w:date="2012-06-12T13:21:00Z">
        <w:r>
          <w:t>ReturnIfAbrupt(</w:t>
        </w:r>
        <w:r>
          <w:rPr>
            <w:i/>
          </w:rPr>
          <w:t>oldValue</w:t>
        </w:r>
        <w:r>
          <w:t>).</w:t>
        </w:r>
      </w:ins>
      <w:ins w:id="14904" w:author="Rev 6 Allen Wirfs-Brock" w:date="2012-02-16T15:24:00Z">
        <w:del w:id="14905"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14901"/>
      <w:r w:rsidRPr="00E77497">
        <w:rPr>
          <w:b/>
        </w:rPr>
        <w:t>NaN</w:t>
      </w:r>
      <w:r w:rsidRPr="00E77497">
        <w:t>.</w:t>
      </w:r>
      <w:bookmarkStart w:id="14906" w:name="_Toc382212540"/>
    </w:p>
    <w:p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14906"/>
      <w:r w:rsidRPr="00E77497">
        <w:t>.</w:t>
      </w:r>
      <w:bookmarkStart w:id="14907" w:name="_Toc382212541"/>
    </w:p>
    <w:p w:rsidR="004C02EF" w:rsidRPr="00E77497" w:rsidRDefault="004C02EF" w:rsidP="003A4B22">
      <w:pPr>
        <w:pStyle w:val="Heading3"/>
        <w:numPr>
          <w:ilvl w:val="0"/>
          <w:numId w:val="0"/>
        </w:numPr>
      </w:pPr>
      <w:bookmarkStart w:id="14908" w:name="_Toc375031178"/>
      <w:bookmarkStart w:id="14909" w:name="_Toc381513692"/>
      <w:bookmarkStart w:id="14910" w:name="_Toc382202845"/>
      <w:bookmarkStart w:id="14911" w:name="_Toc382212214"/>
      <w:bookmarkStart w:id="14912" w:name="_Toc382212542"/>
      <w:bookmarkStart w:id="14913" w:name="_Toc382291559"/>
      <w:bookmarkStart w:id="14914" w:name="_Toc385672203"/>
      <w:bookmarkStart w:id="14915" w:name="_Toc393690298"/>
      <w:bookmarkStart w:id="14916" w:name="_Toc472818838"/>
      <w:bookmarkStart w:id="14917" w:name="_Toc235503412"/>
      <w:bookmarkStart w:id="14918" w:name="_Toc241509187"/>
      <w:bookmarkStart w:id="14919" w:name="_Toc244416674"/>
      <w:bookmarkStart w:id="14920" w:name="_Toc276631038"/>
      <w:bookmarkStart w:id="14921" w:name="_Toc339020368"/>
      <w:bookmarkEnd w:id="14907"/>
      <w:r w:rsidRPr="00E77497">
        <w:t>11.4.8</w:t>
      </w:r>
      <w:r w:rsidRPr="00E77497">
        <w:tab/>
        <w:t xml:space="preserve">Bitwise NOT Operator ( </w:t>
      </w:r>
      <w:r w:rsidRPr="00E77497">
        <w:rPr>
          <w:rFonts w:ascii="Courier New" w:hAnsi="Courier New"/>
        </w:rPr>
        <w:t>~</w:t>
      </w:r>
      <w:r w:rsidRPr="00E77497">
        <w:t xml:space="preserve"> </w:t>
      </w:r>
      <w:bookmarkStart w:id="14922" w:name="_Toc382202846"/>
      <w:bookmarkEnd w:id="14908"/>
      <w:bookmarkEnd w:id="14909"/>
      <w:bookmarkEnd w:id="14910"/>
      <w:bookmarkEnd w:id="14911"/>
      <w:bookmarkEnd w:id="14912"/>
      <w:bookmarkEnd w:id="14913"/>
      <w:bookmarkEnd w:id="14914"/>
      <w:bookmarkEnd w:id="14915"/>
      <w:bookmarkEnd w:id="14922"/>
      <w:r w:rsidRPr="00E77497">
        <w:t>)</w:t>
      </w:r>
      <w:bookmarkEnd w:id="14916"/>
      <w:bookmarkEnd w:id="14917"/>
      <w:bookmarkEnd w:id="14918"/>
      <w:bookmarkEnd w:id="14919"/>
      <w:bookmarkEnd w:id="14920"/>
      <w:bookmarkEnd w:id="14921"/>
    </w:p>
    <w:p w:rsidR="00500F37" w:rsidRPr="00E77497" w:rsidRDefault="00500F37" w:rsidP="00500F37">
      <w:pPr>
        <w:keepNext/>
        <w:rPr>
          <w:ins w:id="14923" w:author="Rev 4 Allen Wirfs-Brock" w:date="2011-10-15T09:46:00Z"/>
          <w:rFonts w:ascii="Helvetica" w:hAnsi="Helvetica"/>
          <w:b/>
        </w:rPr>
      </w:pPr>
      <w:ins w:id="14924"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925"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4926" w:author="Rev 4 Allen Wirfs-Brock" w:date="2011-10-15T09:47:00Z">
        <w:r w:rsidRPr="00E77497" w:rsidDel="00500F37">
          <w:delText>is evaluated as follows:</w:delText>
        </w:r>
      </w:del>
      <w:bookmarkStart w:id="14927" w:name="_Toc382212543"/>
    </w:p>
    <w:p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4927"/>
      <w:r w:rsidRPr="00E77497">
        <w:t>.</w:t>
      </w:r>
      <w:bookmarkStart w:id="14928" w:name="_Toc382212544"/>
    </w:p>
    <w:p w:rsidR="004C02EF" w:rsidRPr="00E77497" w:rsidRDefault="004C02EF" w:rsidP="0051483D">
      <w:pPr>
        <w:pStyle w:val="Alg3"/>
        <w:numPr>
          <w:ilvl w:val="0"/>
          <w:numId w:val="78"/>
        </w:numPr>
        <w:contextualSpacing/>
      </w:pPr>
      <w:bookmarkStart w:id="14929" w:name="_Toc382212545"/>
      <w:bookmarkEnd w:id="14928"/>
      <w:r w:rsidRPr="00E77497">
        <w:t xml:space="preserve">Let </w:t>
      </w:r>
      <w:r w:rsidRPr="00E77497">
        <w:rPr>
          <w:i/>
        </w:rPr>
        <w:t>oldValue</w:t>
      </w:r>
      <w:r w:rsidRPr="00E77497">
        <w:t xml:space="preserve"> be ToInt32(GetValue(</w:t>
      </w:r>
      <w:r w:rsidRPr="00E77497">
        <w:rPr>
          <w:i/>
        </w:rPr>
        <w:t>expr</w:t>
      </w:r>
      <w:r w:rsidRPr="00E77497">
        <w:t>))</w:t>
      </w:r>
      <w:bookmarkEnd w:id="14929"/>
      <w:r w:rsidRPr="00E77497">
        <w:t>.</w:t>
      </w:r>
      <w:bookmarkStart w:id="14930" w:name="_Toc382212546"/>
    </w:p>
    <w:p w:rsidR="00855852" w:rsidRDefault="000C090B" w:rsidP="00855852">
      <w:pPr>
        <w:pStyle w:val="Alg4"/>
        <w:numPr>
          <w:ilvl w:val="0"/>
          <w:numId w:val="78"/>
        </w:numPr>
        <w:contextualSpacing/>
        <w:rPr>
          <w:ins w:id="14931" w:author="Rev 6 Allen Wirfs-Brock" w:date="2012-02-16T15:25:00Z"/>
        </w:rPr>
      </w:pPr>
      <w:ins w:id="14932" w:author="Rev 8 Allen Wirfs-Brock" w:date="2012-06-12T13:21:00Z">
        <w:r>
          <w:t>ReturnIfAbrupt(</w:t>
        </w:r>
        <w:r>
          <w:rPr>
            <w:i/>
          </w:rPr>
          <w:t>oldValue</w:t>
        </w:r>
        <w:r>
          <w:t>).</w:t>
        </w:r>
      </w:ins>
      <w:ins w:id="14933" w:author="Rev 6 Allen Wirfs-Brock" w:date="2012-02-16T15:25:00Z">
        <w:del w:id="14934"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14930"/>
      <w:r w:rsidRPr="00E77497">
        <w:t>. The result is a signed 32-bit integer.</w:t>
      </w:r>
      <w:bookmarkStart w:id="14935" w:name="_Toc382212547"/>
    </w:p>
    <w:p w:rsidR="004C02EF" w:rsidRPr="00E77497" w:rsidRDefault="004C02EF" w:rsidP="003A4B22">
      <w:pPr>
        <w:pStyle w:val="Heading3"/>
        <w:numPr>
          <w:ilvl w:val="0"/>
          <w:numId w:val="0"/>
        </w:numPr>
      </w:pPr>
      <w:bookmarkStart w:id="14936" w:name="_Toc375031179"/>
      <w:bookmarkStart w:id="14937" w:name="_Toc381513693"/>
      <w:bookmarkStart w:id="14938" w:name="_Toc382202847"/>
      <w:bookmarkStart w:id="14939" w:name="_Toc382212215"/>
      <w:bookmarkStart w:id="14940" w:name="_Toc382212548"/>
      <w:bookmarkStart w:id="14941" w:name="_Toc382291560"/>
      <w:bookmarkStart w:id="14942" w:name="_Toc385672204"/>
      <w:bookmarkStart w:id="14943" w:name="_Toc393690299"/>
      <w:bookmarkStart w:id="14944" w:name="_Toc472818839"/>
      <w:bookmarkStart w:id="14945" w:name="_Toc235503413"/>
      <w:bookmarkStart w:id="14946" w:name="_Toc241509188"/>
      <w:bookmarkStart w:id="14947" w:name="_Toc244416675"/>
      <w:bookmarkStart w:id="14948" w:name="_Toc276631039"/>
      <w:bookmarkStart w:id="14949" w:name="_Toc339020369"/>
      <w:bookmarkEnd w:id="14935"/>
      <w:r w:rsidRPr="00E77497">
        <w:t>11.4.9</w:t>
      </w:r>
      <w:r w:rsidRPr="00E77497">
        <w:tab/>
        <w:t xml:space="preserve">Logical NOT Operator ( </w:t>
      </w:r>
      <w:r w:rsidRPr="00E77497">
        <w:rPr>
          <w:rFonts w:ascii="Courier New" w:hAnsi="Courier New"/>
        </w:rPr>
        <w:t>!</w:t>
      </w:r>
      <w:r w:rsidRPr="00E77497">
        <w:t xml:space="preserve"> </w:t>
      </w:r>
      <w:bookmarkStart w:id="14950" w:name="_Toc382202848"/>
      <w:bookmarkEnd w:id="14936"/>
      <w:bookmarkEnd w:id="14937"/>
      <w:bookmarkEnd w:id="14938"/>
      <w:bookmarkEnd w:id="14939"/>
      <w:bookmarkEnd w:id="14940"/>
      <w:bookmarkEnd w:id="14941"/>
      <w:bookmarkEnd w:id="14942"/>
      <w:bookmarkEnd w:id="14943"/>
      <w:bookmarkEnd w:id="14950"/>
      <w:r w:rsidRPr="00E77497">
        <w:t>)</w:t>
      </w:r>
      <w:bookmarkEnd w:id="14944"/>
      <w:bookmarkEnd w:id="14945"/>
      <w:bookmarkEnd w:id="14946"/>
      <w:bookmarkEnd w:id="14947"/>
      <w:bookmarkEnd w:id="14948"/>
      <w:bookmarkEnd w:id="14949"/>
    </w:p>
    <w:p w:rsidR="00500F37" w:rsidRPr="00E77497" w:rsidRDefault="00500F37" w:rsidP="00500F37">
      <w:pPr>
        <w:keepNext/>
        <w:rPr>
          <w:ins w:id="14951" w:author="Rev 4 Allen Wirfs-Brock" w:date="2011-10-15T09:46:00Z"/>
          <w:rFonts w:ascii="Helvetica" w:hAnsi="Helvetica"/>
          <w:b/>
        </w:rPr>
      </w:pPr>
      <w:ins w:id="14952"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4953"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4954" w:author="Rev 4 Allen Wirfs-Brock" w:date="2011-10-15T09:47:00Z">
        <w:r w:rsidRPr="00E77497" w:rsidDel="00500F37">
          <w:delText>is evaluated as follows:</w:delText>
        </w:r>
      </w:del>
      <w:bookmarkStart w:id="14955" w:name="_Toc382212549"/>
    </w:p>
    <w:p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4955"/>
      <w:r w:rsidRPr="00E77497">
        <w:t>.</w:t>
      </w:r>
      <w:bookmarkStart w:id="14956" w:name="_Toc382212550"/>
    </w:p>
    <w:p w:rsidR="004C02EF" w:rsidRPr="00E77497" w:rsidRDefault="004C02EF" w:rsidP="0051483D">
      <w:pPr>
        <w:pStyle w:val="Alg3"/>
        <w:numPr>
          <w:ilvl w:val="0"/>
          <w:numId w:val="79"/>
        </w:numPr>
        <w:contextualSpacing/>
      </w:pPr>
      <w:bookmarkStart w:id="14957" w:name="_Toc382212551"/>
      <w:bookmarkEnd w:id="14956"/>
      <w:r w:rsidRPr="00E77497">
        <w:t xml:space="preserve">Let </w:t>
      </w:r>
      <w:r w:rsidRPr="00E77497">
        <w:rPr>
          <w:i/>
        </w:rPr>
        <w:t>oldValue</w:t>
      </w:r>
      <w:r w:rsidRPr="00E77497">
        <w:t xml:space="preserve"> be ToBoolean(GetValue(</w:t>
      </w:r>
      <w:r w:rsidRPr="00E77497">
        <w:rPr>
          <w:i/>
        </w:rPr>
        <w:t>expr</w:t>
      </w:r>
      <w:r w:rsidRPr="00E77497">
        <w:t>))</w:t>
      </w:r>
      <w:bookmarkEnd w:id="14957"/>
      <w:r w:rsidRPr="00E77497">
        <w:t>.</w:t>
      </w:r>
      <w:bookmarkStart w:id="14958" w:name="_Toc382212552"/>
    </w:p>
    <w:p w:rsidR="00855852" w:rsidRDefault="000C090B" w:rsidP="00855852">
      <w:pPr>
        <w:pStyle w:val="Alg4"/>
        <w:numPr>
          <w:ilvl w:val="0"/>
          <w:numId w:val="79"/>
        </w:numPr>
        <w:contextualSpacing/>
        <w:rPr>
          <w:ins w:id="14959" w:author="Rev 6 Allen Wirfs-Brock" w:date="2012-02-16T15:27:00Z"/>
        </w:rPr>
      </w:pPr>
      <w:ins w:id="14960" w:author="Rev 8 Allen Wirfs-Brock" w:date="2012-06-12T13:21:00Z">
        <w:r>
          <w:t>ReturnIfAbrupt(</w:t>
        </w:r>
        <w:r>
          <w:rPr>
            <w:i/>
          </w:rPr>
          <w:t>oldValue</w:t>
        </w:r>
        <w:r>
          <w:t>).</w:t>
        </w:r>
      </w:ins>
      <w:ins w:id="14961" w:author="Rev 6 Allen Wirfs-Brock" w:date="2012-02-16T15:27:00Z">
        <w:del w:id="14962"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14958"/>
      <w:r w:rsidRPr="00E77497">
        <w:t>.</w:t>
      </w:r>
      <w:bookmarkStart w:id="14963" w:name="_Toc382212553"/>
    </w:p>
    <w:p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14963"/>
      <w:r w:rsidRPr="00E77497">
        <w:t>.</w:t>
      </w:r>
      <w:bookmarkStart w:id="14964" w:name="_Toc375031180"/>
      <w:bookmarkStart w:id="14965" w:name="_Ref378390263"/>
      <w:bookmarkStart w:id="14966" w:name="_Toc381513694"/>
      <w:bookmarkStart w:id="14967" w:name="_Toc382202849"/>
      <w:bookmarkStart w:id="14968" w:name="_Toc382212216"/>
      <w:bookmarkStart w:id="14969" w:name="_Toc382212554"/>
      <w:bookmarkStart w:id="14970" w:name="_Toc382291561"/>
      <w:bookmarkStart w:id="14971" w:name="_Toc385672205"/>
      <w:bookmarkStart w:id="14972" w:name="_Toc393690300"/>
    </w:p>
    <w:p w:rsidR="004C02EF" w:rsidRPr="00E77497" w:rsidRDefault="004C02EF" w:rsidP="003A4B22">
      <w:pPr>
        <w:pStyle w:val="Heading2"/>
        <w:numPr>
          <w:ilvl w:val="0"/>
          <w:numId w:val="0"/>
        </w:numPr>
      </w:pPr>
      <w:bookmarkStart w:id="14973" w:name="_Ref457437596"/>
      <w:bookmarkStart w:id="14974" w:name="_Toc472818840"/>
      <w:bookmarkStart w:id="14975" w:name="_Toc235503414"/>
      <w:bookmarkStart w:id="14976" w:name="_Toc241509189"/>
      <w:bookmarkStart w:id="14977" w:name="_Toc244416676"/>
      <w:bookmarkStart w:id="14978" w:name="_Toc276631040"/>
      <w:bookmarkStart w:id="14979" w:name="_Toc339020370"/>
      <w:r w:rsidRPr="00E77497">
        <w:lastRenderedPageBreak/>
        <w:t>11.5</w:t>
      </w:r>
      <w:r w:rsidRPr="00E77497">
        <w:tab/>
        <w:t>Multiplicative Operator</w:t>
      </w:r>
      <w:bookmarkEnd w:id="14964"/>
      <w:bookmarkEnd w:id="14965"/>
      <w:bookmarkEnd w:id="14966"/>
      <w:bookmarkEnd w:id="14967"/>
      <w:bookmarkEnd w:id="14968"/>
      <w:bookmarkEnd w:id="14969"/>
      <w:bookmarkEnd w:id="14970"/>
      <w:bookmarkEnd w:id="14971"/>
      <w:bookmarkEnd w:id="14972"/>
      <w:r w:rsidRPr="00E77497">
        <w:t>s</w:t>
      </w:r>
      <w:bookmarkEnd w:id="14973"/>
      <w:bookmarkEnd w:id="14974"/>
      <w:bookmarkEnd w:id="14975"/>
      <w:bookmarkEnd w:id="14976"/>
      <w:bookmarkEnd w:id="14977"/>
      <w:bookmarkEnd w:id="14978"/>
      <w:bookmarkEnd w:id="1497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MultiplicativeExpression </w:t>
      </w:r>
      <w:r w:rsidRPr="00E77497">
        <w:rPr>
          <w:rFonts w:ascii="Arial" w:hAnsi="Arial"/>
          <w:b/>
          <w:i w:val="0"/>
        </w:rPr>
        <w:t>:</w:t>
      </w:r>
    </w:p>
    <w:p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rPr>
          <w:ins w:id="14980" w:author="Rev 10 Allen Wirfs-Brock" w:date="2012-09-07T09:54:00Z"/>
          <w:rFonts w:ascii="Helvetica" w:hAnsi="Helvetica"/>
          <w:b/>
        </w:rPr>
      </w:pPr>
      <w:ins w:id="14981" w:author="Rev 10 Allen Wirfs-Brock" w:date="2012-09-07T09:54: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E77497" w:rsidRDefault="00A97CF5" w:rsidP="00A97CF5">
      <w:pPr>
        <w:pStyle w:val="SyntaxRule"/>
        <w:rPr>
          <w:ins w:id="14982" w:author="Rev 10 Allen Wirfs-Brock" w:date="2012-09-07T09:54:00Z"/>
        </w:rPr>
      </w:pPr>
      <w:ins w:id="14983" w:author="Rev 10 Allen Wirfs-Brock" w:date="2012-09-07T09:54:00Z">
        <w:r w:rsidRPr="00E77497">
          <w:t xml:space="preserve">MultiplicativeExpression </w:t>
        </w:r>
        <w:r w:rsidRPr="00E77497">
          <w:rPr>
            <w:rFonts w:ascii="Arial" w:hAnsi="Arial"/>
            <w:b/>
            <w:i w:val="0"/>
          </w:rPr>
          <w:t>:</w:t>
        </w:r>
      </w:ins>
    </w:p>
    <w:p w:rsidR="00A97CF5" w:rsidRPr="00E77497" w:rsidRDefault="00A97CF5" w:rsidP="00A97CF5">
      <w:pPr>
        <w:pStyle w:val="SyntaxDefinition"/>
        <w:rPr>
          <w:ins w:id="14984" w:author="Rev 10 Allen Wirfs-Brock" w:date="2012-09-07T09:54:00Z"/>
        </w:rPr>
      </w:pPr>
      <w:ins w:id="14985" w:author="Rev 10 Allen Wirfs-Brock" w:date="2012-09-07T09:54:00Z">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ins>
    </w:p>
    <w:p w:rsidR="00A97CF5" w:rsidRPr="00E77497" w:rsidRDefault="00A97CF5" w:rsidP="00A97CF5">
      <w:pPr>
        <w:pStyle w:val="Alg4"/>
        <w:numPr>
          <w:ilvl w:val="0"/>
          <w:numId w:val="971"/>
        </w:numPr>
        <w:spacing w:after="220"/>
        <w:contextualSpacing/>
        <w:rPr>
          <w:ins w:id="14986" w:author="Rev 10 Allen Wirfs-Brock" w:date="2012-09-07T09:54:00Z"/>
        </w:rPr>
      </w:pPr>
      <w:ins w:id="14987" w:author="Rev 10 Allen Wirfs-Brock" w:date="2012-09-07T09:54:00Z">
        <w:r w:rsidRPr="00E77497">
          <w:t xml:space="preserve">Return </w:t>
        </w:r>
        <w:r w:rsidRPr="00BD6E56">
          <w:rPr>
            <w:b/>
          </w:rPr>
          <w:t>false</w:t>
        </w:r>
        <w:r w:rsidRPr="00E77497">
          <w:t>.</w:t>
        </w:r>
      </w:ins>
    </w:p>
    <w:p w:rsidR="00500F37" w:rsidRPr="00E77497" w:rsidRDefault="00500F37" w:rsidP="00500F37">
      <w:pPr>
        <w:keepNext/>
        <w:rPr>
          <w:ins w:id="14988" w:author="Rev 4 Allen Wirfs-Brock" w:date="2011-10-15T09:49:00Z"/>
          <w:rFonts w:ascii="Helvetica" w:hAnsi="Helvetica"/>
          <w:b/>
        </w:rPr>
      </w:pPr>
      <w:ins w:id="14989"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rsidR="004C02EF" w:rsidRPr="00E77497" w:rsidDel="00500F37" w:rsidRDefault="004C02EF" w:rsidP="004C02EF">
      <w:pPr>
        <w:pStyle w:val="Syntax"/>
        <w:rPr>
          <w:del w:id="14990" w:author="Rev 4 Allen Wirfs-Brock" w:date="2011-10-15T09:49:00Z"/>
        </w:rPr>
      </w:pPr>
      <w:del w:id="14991" w:author="Rev 4 Allen Wirfs-Brock" w:date="2011-10-15T09:49:00Z">
        <w:r w:rsidRPr="00E77497" w:rsidDel="00500F37">
          <w:delText>Semantics</w:delText>
        </w:r>
      </w:del>
    </w:p>
    <w:p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14992" w:name="_Toc382212555"/>
    </w:p>
    <w:p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14992"/>
      <w:r w:rsidRPr="00E77497">
        <w:t>n</w:t>
      </w:r>
      <w:bookmarkStart w:id="14993" w:name="_Toc382212556"/>
      <w:r w:rsidRPr="00E77497">
        <w:t>.</w:t>
      </w:r>
    </w:p>
    <w:p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14993"/>
      <w:r w:rsidRPr="00E77497">
        <w:t>)</w:t>
      </w:r>
      <w:bookmarkStart w:id="14994" w:name="_Toc382212557"/>
      <w:r w:rsidRPr="00E77497">
        <w:t>.</w:t>
      </w:r>
    </w:p>
    <w:p w:rsidR="003B3A98" w:rsidRDefault="0056239B" w:rsidP="003B3A98">
      <w:pPr>
        <w:pStyle w:val="Alg4"/>
        <w:numPr>
          <w:ilvl w:val="0"/>
          <w:numId w:val="80"/>
        </w:numPr>
        <w:contextualSpacing/>
        <w:rPr>
          <w:ins w:id="14995" w:author="Rev 6 Allen Wirfs-Brock" w:date="2012-02-16T17:38:00Z"/>
        </w:rPr>
      </w:pPr>
      <w:ins w:id="14996" w:author="Rev 8 Allen Wirfs-Brock" w:date="2012-06-12T12:59:00Z">
        <w:r>
          <w:t>ReturnIfAbrupt(</w:t>
        </w:r>
      </w:ins>
      <w:ins w:id="14997" w:author="Rev 10 Allen Wirfs-Brock" w:date="2012-08-14T15:21:00Z">
        <w:r w:rsidR="00EA1B5F" w:rsidRPr="00E77497">
          <w:rPr>
            <w:i/>
          </w:rPr>
          <w:t>leftValue</w:t>
        </w:r>
      </w:ins>
      <w:ins w:id="14998" w:author="Rev 8 Allen Wirfs-Brock" w:date="2012-06-12T12:59:00Z">
        <w:del w:id="14999" w:author="Rev 10 Allen Wirfs-Brock" w:date="2012-08-14T15:21:00Z">
          <w:r w:rsidRPr="00342FD6" w:rsidDel="00EA1B5F">
            <w:rPr>
              <w:i/>
            </w:rPr>
            <w:delText>lval</w:delText>
          </w:r>
        </w:del>
        <w:r>
          <w:t>).</w:t>
        </w:r>
      </w:ins>
      <w:ins w:id="15000" w:author="Rev 6 Allen Wirfs-Brock" w:date="2012-02-16T17:38:00Z">
        <w:del w:id="15001" w:author="Rev 8 Allen Wirfs-Brock" w:date="2012-06-12T12:59:00Z">
          <w:r w:rsidR="003B3A98" w:rsidDel="0056239B">
            <w:delText xml:space="preserve">If </w:delText>
          </w:r>
        </w:del>
      </w:ins>
      <w:ins w:id="15002" w:author="Rev 6 Allen Wirfs-Brock" w:date="2012-02-16T17:42:00Z">
        <w:del w:id="15003" w:author="Rev 8 Allen Wirfs-Brock" w:date="2012-06-12T12:59:00Z">
          <w:r w:rsidR="003B3A98" w:rsidRPr="00E77497" w:rsidDel="0056239B">
            <w:rPr>
              <w:i/>
            </w:rPr>
            <w:delText>leftValue</w:delText>
          </w:r>
          <w:r w:rsidR="003B3A98" w:rsidRPr="00E77497" w:rsidDel="0056239B">
            <w:delText xml:space="preserve"> </w:delText>
          </w:r>
        </w:del>
      </w:ins>
      <w:ins w:id="15004" w:author="Rev 6 Allen Wirfs-Brock" w:date="2012-02-16T17:38:00Z">
        <w:del w:id="15005" w:author="Rev 8 Allen Wirfs-Brock" w:date="2012-06-12T12:59:00Z">
          <w:r w:rsidR="003B3A98" w:rsidDel="0056239B">
            <w:delText xml:space="preserve">is an abrupt completion, return </w:delText>
          </w:r>
        </w:del>
      </w:ins>
      <w:ins w:id="15006" w:author="Rev 6 Allen Wirfs-Brock" w:date="2012-02-16T17:40:00Z">
        <w:del w:id="15007" w:author="Rev 8 Allen Wirfs-Brock" w:date="2012-06-12T12:59:00Z">
          <w:r w:rsidR="003B3A98" w:rsidRPr="00E77497" w:rsidDel="0056239B">
            <w:rPr>
              <w:i/>
            </w:rPr>
            <w:delText>leftValue</w:delText>
          </w:r>
        </w:del>
      </w:ins>
      <w:ins w:id="15008" w:author="Rev 6 Allen Wirfs-Brock" w:date="2012-02-16T17:38:00Z">
        <w:del w:id="15009" w:author="Rev 8 Allen Wirfs-Brock" w:date="2012-06-12T12:59:00Z">
          <w:r w:rsidR="003B3A98" w:rsidDel="0056239B">
            <w:delText>.</w:delText>
          </w:r>
        </w:del>
      </w:ins>
    </w:p>
    <w:p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14994"/>
      <w:r w:rsidRPr="00E77497">
        <w:t>n</w:t>
      </w:r>
      <w:bookmarkStart w:id="15010" w:name="_Toc382212558"/>
      <w:r w:rsidRPr="00E77497">
        <w:t>.</w:t>
      </w:r>
    </w:p>
    <w:p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15010"/>
      <w:r w:rsidRPr="00E77497">
        <w:t>)</w:t>
      </w:r>
      <w:bookmarkStart w:id="15011" w:name="_Toc382212559"/>
      <w:r w:rsidRPr="00E77497">
        <w:t>.</w:t>
      </w:r>
    </w:p>
    <w:p w:rsidR="004C02EF" w:rsidRPr="00E77497" w:rsidRDefault="004C02EF" w:rsidP="00441AED">
      <w:pPr>
        <w:pStyle w:val="Alg4"/>
        <w:numPr>
          <w:ilvl w:val="0"/>
          <w:numId w:val="80"/>
        </w:numPr>
      </w:pPr>
      <w:r w:rsidRPr="00E77497">
        <w:t xml:space="preserve">Let </w:t>
      </w:r>
      <w:del w:id="15012" w:author="Rev 8 Allen Wirfs-Brock" w:date="2012-06-12T13:25:00Z">
        <w:r w:rsidRPr="00E77497" w:rsidDel="0034651E">
          <w:rPr>
            <w:i/>
          </w:rPr>
          <w:delText>leftNum</w:delText>
        </w:r>
        <w:r w:rsidRPr="00E77497" w:rsidDel="0034651E">
          <w:delText xml:space="preserve"> </w:delText>
        </w:r>
      </w:del>
      <w:ins w:id="15013"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be ToNumber(</w:t>
      </w:r>
      <w:r w:rsidRPr="00E77497">
        <w:rPr>
          <w:i/>
        </w:rPr>
        <w:t>leftValue</w:t>
      </w:r>
      <w:bookmarkEnd w:id="15011"/>
      <w:r w:rsidRPr="00E77497">
        <w:t>)</w:t>
      </w:r>
      <w:bookmarkStart w:id="15014" w:name="_Toc382212560"/>
      <w:r w:rsidRPr="00E77497">
        <w:t>.</w:t>
      </w:r>
    </w:p>
    <w:p w:rsidR="003B3A98" w:rsidRDefault="000C090B" w:rsidP="003B3A98">
      <w:pPr>
        <w:pStyle w:val="Alg4"/>
        <w:numPr>
          <w:ilvl w:val="0"/>
          <w:numId w:val="80"/>
        </w:numPr>
        <w:contextualSpacing/>
        <w:rPr>
          <w:ins w:id="15015" w:author="Rev 6 Allen Wirfs-Brock" w:date="2012-02-16T17:42:00Z"/>
        </w:rPr>
      </w:pPr>
      <w:ins w:id="15016" w:author="Rev 8 Allen Wirfs-Brock" w:date="2012-06-12T13:22:00Z">
        <w:r>
          <w:t>ReturnIfAbrupt(</w:t>
        </w:r>
        <w:r w:rsidRPr="00342FD6">
          <w:rPr>
            <w:i/>
          </w:rPr>
          <w:t>l</w:t>
        </w:r>
      </w:ins>
      <w:ins w:id="15017" w:author="Rev 8 Allen Wirfs-Brock" w:date="2012-06-12T13:25:00Z">
        <w:r w:rsidR="0034651E">
          <w:rPr>
            <w:i/>
          </w:rPr>
          <w:t>n</w:t>
        </w:r>
      </w:ins>
      <w:ins w:id="15018" w:author="Rev 8 Allen Wirfs-Brock" w:date="2012-06-12T13:22:00Z">
        <w:r>
          <w:rPr>
            <w:i/>
          </w:rPr>
          <w:t>u</w:t>
        </w:r>
      </w:ins>
      <w:ins w:id="15019" w:author="Rev 8 Allen Wirfs-Brock" w:date="2012-06-12T13:24:00Z">
        <w:del w:id="15020" w:author="Rev 10 Allen Wirfs-Brock" w:date="2012-08-14T15:23:00Z">
          <w:r w:rsidDel="00EA1B5F">
            <w:rPr>
              <w:i/>
            </w:rPr>
            <w:delText>n</w:delText>
          </w:r>
        </w:del>
      </w:ins>
      <w:ins w:id="15021" w:author="Rev 10 Allen Wirfs-Brock" w:date="2012-08-14T15:23:00Z">
        <w:r w:rsidR="00EA1B5F">
          <w:rPr>
            <w:i/>
          </w:rPr>
          <w:t>m</w:t>
        </w:r>
      </w:ins>
      <w:ins w:id="15022" w:author="Rev 8 Allen Wirfs-Brock" w:date="2012-06-12T13:22:00Z">
        <w:r>
          <w:t>).</w:t>
        </w:r>
      </w:ins>
      <w:ins w:id="15023" w:author="Rev 6 Allen Wirfs-Brock" w:date="2012-02-16T17:42:00Z">
        <w:del w:id="15024" w:author="Rev 8 Allen Wirfs-Brock" w:date="2012-06-12T13:22:00Z">
          <w:r w:rsidR="003B3A98" w:rsidDel="000C090B">
            <w:delText xml:space="preserve">If </w:delText>
          </w:r>
          <w:r w:rsidR="003B3A98" w:rsidRPr="00E77497" w:rsidDel="000C090B">
            <w:rPr>
              <w:i/>
            </w:rPr>
            <w:delText>leftNum</w:delText>
          </w:r>
          <w:r w:rsidR="003B3A98" w:rsidRPr="00E77497" w:rsidDel="000C090B">
            <w:delText xml:space="preserve"> </w:delText>
          </w:r>
          <w:r w:rsidR="003B3A98" w:rsidDel="000C090B">
            <w:delText xml:space="preserve">is an abrupt completion, return </w:delText>
          </w:r>
          <w:r w:rsidR="003B3A98" w:rsidRPr="00E77497" w:rsidDel="000C090B">
            <w:rPr>
              <w:i/>
            </w:rPr>
            <w:delText>leftNum</w:delText>
          </w:r>
          <w:r w:rsidR="003B3A98" w:rsidDel="000C090B">
            <w:delText>.</w:delText>
          </w:r>
        </w:del>
      </w:ins>
    </w:p>
    <w:p w:rsidR="004C02EF" w:rsidRPr="00E77497" w:rsidRDefault="004C02EF" w:rsidP="00441AED">
      <w:pPr>
        <w:pStyle w:val="Alg4"/>
        <w:numPr>
          <w:ilvl w:val="0"/>
          <w:numId w:val="80"/>
        </w:numPr>
      </w:pPr>
      <w:r w:rsidRPr="00E77497">
        <w:t xml:space="preserve">Let </w:t>
      </w:r>
      <w:del w:id="15025" w:author="Rev 8 Allen Wirfs-Brock" w:date="2012-06-12T13:25:00Z">
        <w:r w:rsidRPr="00E77497" w:rsidDel="0034651E">
          <w:rPr>
            <w:i/>
          </w:rPr>
          <w:delText>rightNum</w:delText>
        </w:r>
        <w:r w:rsidRPr="00E77497" w:rsidDel="0034651E">
          <w:delText xml:space="preserve"> </w:delText>
        </w:r>
      </w:del>
      <w:ins w:id="15026" w:author="Rev 8 Allen Wirfs-Brock" w:date="2012-06-12T13:25:00Z">
        <w:r w:rsidR="0034651E" w:rsidRPr="00E77497">
          <w:rPr>
            <w:i/>
          </w:rPr>
          <w:t>r</w:t>
        </w:r>
        <w:r w:rsidR="0034651E">
          <w:rPr>
            <w:i/>
          </w:rPr>
          <w:t>n</w:t>
        </w:r>
        <w:r w:rsidR="0034651E" w:rsidRPr="00E77497">
          <w:rPr>
            <w:i/>
          </w:rPr>
          <w:t>um</w:t>
        </w:r>
        <w:r w:rsidR="0034651E" w:rsidRPr="00E77497">
          <w:t xml:space="preserve"> </w:t>
        </w:r>
      </w:ins>
      <w:r w:rsidRPr="00E77497">
        <w:t>be ToNumber(</w:t>
      </w:r>
      <w:r w:rsidRPr="00E77497">
        <w:rPr>
          <w:i/>
        </w:rPr>
        <w:t>rightValue</w:t>
      </w:r>
      <w:bookmarkEnd w:id="15014"/>
      <w:r w:rsidRPr="00E77497">
        <w:t>)</w:t>
      </w:r>
      <w:bookmarkStart w:id="15027" w:name="_Toc382212561"/>
      <w:r w:rsidRPr="00E77497">
        <w:t>.</w:t>
      </w:r>
    </w:p>
    <w:p w:rsidR="003B3A98" w:rsidRDefault="0034651E" w:rsidP="003B3A98">
      <w:pPr>
        <w:pStyle w:val="Alg4"/>
        <w:numPr>
          <w:ilvl w:val="0"/>
          <w:numId w:val="80"/>
        </w:numPr>
        <w:contextualSpacing/>
        <w:rPr>
          <w:ins w:id="15028" w:author="Rev 6 Allen Wirfs-Brock" w:date="2012-02-16T17:39:00Z"/>
        </w:rPr>
      </w:pPr>
      <w:ins w:id="15029" w:author="Rev 8 Allen Wirfs-Brock" w:date="2012-06-12T13:26:00Z">
        <w:r>
          <w:t>ReturnIfAbrupt(</w:t>
        </w:r>
        <w:r>
          <w:rPr>
            <w:i/>
          </w:rPr>
          <w:t>rnu</w:t>
        </w:r>
        <w:del w:id="15030" w:author="Rev 10 Allen Wirfs-Brock" w:date="2012-08-14T15:23:00Z">
          <w:r w:rsidDel="00EA1B5F">
            <w:rPr>
              <w:i/>
            </w:rPr>
            <w:delText>n</w:delText>
          </w:r>
        </w:del>
      </w:ins>
      <w:ins w:id="15031" w:author="Rev 10 Allen Wirfs-Brock" w:date="2012-08-14T15:23:00Z">
        <w:r w:rsidR="00EA1B5F">
          <w:rPr>
            <w:i/>
          </w:rPr>
          <w:t>m</w:t>
        </w:r>
      </w:ins>
      <w:ins w:id="15032" w:author="Rev 8 Allen Wirfs-Brock" w:date="2012-06-12T13:26:00Z">
        <w:r>
          <w:t>).</w:t>
        </w:r>
      </w:ins>
      <w:ins w:id="15033" w:author="Rev 6 Allen Wirfs-Brock" w:date="2012-02-16T17:39:00Z">
        <w:del w:id="15034" w:author="Rev 8 Allen Wirfs-Brock" w:date="2012-06-12T13:26:00Z">
          <w:r w:rsidR="003B3A98" w:rsidDel="0034651E">
            <w:delText xml:space="preserve">If </w:delText>
          </w:r>
        </w:del>
      </w:ins>
      <w:ins w:id="15035" w:author="Rev 6 Allen Wirfs-Brock" w:date="2012-02-16T17:43:00Z">
        <w:del w:id="15036" w:author="Rev 8 Allen Wirfs-Brock" w:date="2012-06-12T13:26:00Z">
          <w:r w:rsidR="003B3A98" w:rsidRPr="00E77497" w:rsidDel="0034651E">
            <w:rPr>
              <w:i/>
            </w:rPr>
            <w:delText>rightNum</w:delText>
          </w:r>
          <w:r w:rsidR="003B3A98" w:rsidRPr="00E77497" w:rsidDel="0034651E">
            <w:delText xml:space="preserve"> </w:delText>
          </w:r>
        </w:del>
      </w:ins>
      <w:ins w:id="15037" w:author="Rev 6 Allen Wirfs-Brock" w:date="2012-02-16T17:39:00Z">
        <w:del w:id="15038" w:author="Rev 8 Allen Wirfs-Brock" w:date="2012-06-12T13:26:00Z">
          <w:r w:rsidR="003B3A98" w:rsidDel="0034651E">
            <w:delText xml:space="preserve">is an abrupt completion, return </w:delText>
          </w:r>
        </w:del>
      </w:ins>
      <w:ins w:id="15039" w:author="Rev 6 Allen Wirfs-Brock" w:date="2012-02-16T17:43:00Z">
        <w:del w:id="15040" w:author="Rev 8 Allen Wirfs-Brock" w:date="2012-06-12T13:26:00Z">
          <w:r w:rsidR="003B3A98" w:rsidRPr="00E77497" w:rsidDel="0034651E">
            <w:rPr>
              <w:i/>
            </w:rPr>
            <w:delText>rightNum</w:delText>
          </w:r>
        </w:del>
      </w:ins>
      <w:ins w:id="15041" w:author="Rev 6 Allen Wirfs-Brock" w:date="2012-02-16T17:39:00Z">
        <w:del w:id="15042" w:author="Rev 8 Allen Wirfs-Brock" w:date="2012-06-12T13:26:00Z">
          <w:r w:rsidR="003B3A98" w:rsidDel="0034651E">
            <w:delText>.</w:delText>
          </w:r>
        </w:del>
      </w:ins>
    </w:p>
    <w:p w:rsidR="004C02EF" w:rsidRPr="004D1BD1" w:rsidRDefault="004C02EF" w:rsidP="00441AED">
      <w:pPr>
        <w:pStyle w:val="Alg4"/>
        <w:numPr>
          <w:ilvl w:val="0"/>
          <w:numId w:val="80"/>
        </w:numPr>
        <w:spacing w:after="220"/>
      </w:pPr>
      <w:r w:rsidRPr="00E77497">
        <w:t xml:space="preserve">Return the result of applying the specified operation (*, /, or %) to </w:t>
      </w:r>
      <w:del w:id="15043" w:author="Rev 8 Allen Wirfs-Brock" w:date="2012-06-12T13:25:00Z">
        <w:r w:rsidRPr="00E77497" w:rsidDel="0034651E">
          <w:rPr>
            <w:i/>
          </w:rPr>
          <w:delText>leftNum</w:delText>
        </w:r>
        <w:r w:rsidRPr="00E77497" w:rsidDel="0034651E">
          <w:delText xml:space="preserve"> </w:delText>
        </w:r>
      </w:del>
      <w:ins w:id="15044"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 xml:space="preserve">and </w:t>
      </w:r>
      <w:del w:id="15045" w:author="Rev 8 Allen Wirfs-Brock" w:date="2012-06-12T13:26:00Z">
        <w:r w:rsidRPr="00E77497" w:rsidDel="0034651E">
          <w:rPr>
            <w:i/>
          </w:rPr>
          <w:delText>rightNum</w:delText>
        </w:r>
      </w:del>
      <w:ins w:id="15046" w:author="Rev 8 Allen Wirfs-Brock" w:date="2012-06-12T13:26:00Z">
        <w:r w:rsidR="0034651E" w:rsidRPr="00E77497">
          <w:rPr>
            <w:i/>
          </w:rPr>
          <w:t>r</w:t>
        </w:r>
        <w:r w:rsidR="0034651E">
          <w:rPr>
            <w:i/>
          </w:rPr>
          <w:t>n</w:t>
        </w:r>
        <w:r w:rsidR="0034651E" w:rsidRPr="00E77497">
          <w:rPr>
            <w:i/>
          </w:rPr>
          <w:t>um</w:t>
        </w:r>
      </w:ins>
      <w:r w:rsidRPr="00E77497">
        <w:t xml:space="preserve">. See the Notes below 11.5.1, </w:t>
      </w:r>
      <w:bookmarkEnd w:id="15027"/>
      <w:r w:rsidRPr="00120381">
        <w:t>11.5.2, 11.5.3</w:t>
      </w:r>
      <w:bookmarkStart w:id="15047" w:name="_Toc382212562"/>
      <w:r w:rsidRPr="004D1BD1">
        <w:t>.</w:t>
      </w:r>
      <w:bookmarkStart w:id="15048" w:name="_Ref382715556"/>
      <w:bookmarkStart w:id="15049" w:name="_Toc385672206"/>
      <w:bookmarkStart w:id="15050" w:name="_Toc393690301"/>
      <w:bookmarkStart w:id="15051" w:name="_Ref424535318"/>
      <w:bookmarkStart w:id="15052" w:name="_Ref424667968"/>
      <w:bookmarkStart w:id="15053" w:name="_Toc472818841"/>
      <w:bookmarkEnd w:id="15047"/>
    </w:p>
    <w:p w:rsidR="004C02EF" w:rsidRPr="008B7F6F" w:rsidRDefault="004C02EF" w:rsidP="003A4B22">
      <w:pPr>
        <w:pStyle w:val="Heading3"/>
        <w:numPr>
          <w:ilvl w:val="0"/>
          <w:numId w:val="0"/>
        </w:numPr>
      </w:pPr>
      <w:bookmarkStart w:id="15054" w:name="_Toc235503415"/>
      <w:bookmarkStart w:id="15055" w:name="_Toc241509190"/>
      <w:bookmarkStart w:id="15056" w:name="_Toc244416677"/>
      <w:bookmarkStart w:id="15057" w:name="_Toc276631041"/>
      <w:bookmarkStart w:id="15058" w:name="_Toc339020371"/>
      <w:r w:rsidRPr="003B4312">
        <w:t>11.5.1</w:t>
      </w:r>
      <w:r w:rsidRPr="003B4312">
        <w:tab/>
        <w:t xml:space="preserve">Applying the </w:t>
      </w:r>
      <w:r w:rsidRPr="003B4312">
        <w:rPr>
          <w:rFonts w:ascii="Courier New" w:hAnsi="Courier New"/>
        </w:rPr>
        <w:t>*</w:t>
      </w:r>
      <w:r w:rsidRPr="008B7F6F">
        <w:t xml:space="preserve"> Operato</w:t>
      </w:r>
      <w:bookmarkEnd w:id="15048"/>
      <w:bookmarkEnd w:id="15049"/>
      <w:bookmarkEnd w:id="15050"/>
      <w:r w:rsidRPr="008B7F6F">
        <w:t>r</w:t>
      </w:r>
      <w:bookmarkEnd w:id="15051"/>
      <w:bookmarkEnd w:id="15052"/>
      <w:bookmarkEnd w:id="15053"/>
      <w:bookmarkEnd w:id="15054"/>
      <w:bookmarkEnd w:id="15055"/>
      <w:bookmarkEnd w:id="15056"/>
      <w:bookmarkEnd w:id="15057"/>
      <w:bookmarkEnd w:id="15058"/>
    </w:p>
    <w:p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rsidR="004C02EF" w:rsidRPr="00675B74" w:rsidRDefault="004C02EF" w:rsidP="004C02EF">
      <w:pPr>
        <w:spacing w:after="60"/>
      </w:pPr>
      <w:r w:rsidRPr="00B820AB">
        <w:t>The result of a floating-point multiplication is governed by the rules of IE</w:t>
      </w:r>
      <w:r w:rsidRPr="00675B74">
        <w:t>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15059" w:name="_Ref382715602"/>
      <w:bookmarkStart w:id="15060" w:name="_Toc385672207"/>
      <w:bookmarkStart w:id="15061" w:name="_Toc393690302"/>
    </w:p>
    <w:p w:rsidR="004C02EF" w:rsidRPr="00E77497" w:rsidRDefault="004C02EF" w:rsidP="003A4B22">
      <w:pPr>
        <w:pStyle w:val="Heading3"/>
        <w:numPr>
          <w:ilvl w:val="0"/>
          <w:numId w:val="0"/>
        </w:numPr>
      </w:pPr>
      <w:bookmarkStart w:id="15062" w:name="_Ref424535329"/>
      <w:bookmarkStart w:id="15063" w:name="_Toc472818842"/>
      <w:bookmarkStart w:id="15064" w:name="_Toc235503416"/>
      <w:bookmarkStart w:id="15065" w:name="_Toc241509191"/>
      <w:bookmarkStart w:id="15066" w:name="_Toc244416678"/>
      <w:bookmarkStart w:id="15067" w:name="_Toc276631042"/>
      <w:bookmarkStart w:id="15068" w:name="_Toc339020372"/>
      <w:r w:rsidRPr="00E77497">
        <w:lastRenderedPageBreak/>
        <w:t>11.5.2</w:t>
      </w:r>
      <w:r w:rsidRPr="00E77497">
        <w:tab/>
        <w:t xml:space="preserve">Applying the </w:t>
      </w:r>
      <w:r w:rsidRPr="00E77497">
        <w:rPr>
          <w:rFonts w:ascii="Courier New" w:hAnsi="Courier New"/>
        </w:rPr>
        <w:t>/</w:t>
      </w:r>
      <w:r w:rsidRPr="00E77497">
        <w:t xml:space="preserve"> Operato</w:t>
      </w:r>
      <w:bookmarkEnd w:id="15059"/>
      <w:bookmarkEnd w:id="15060"/>
      <w:bookmarkEnd w:id="15061"/>
      <w:r w:rsidRPr="00E77497">
        <w:t>r</w:t>
      </w:r>
      <w:bookmarkEnd w:id="15062"/>
      <w:bookmarkEnd w:id="15063"/>
      <w:bookmarkEnd w:id="15064"/>
      <w:bookmarkEnd w:id="15065"/>
      <w:bookmarkEnd w:id="15066"/>
      <w:bookmarkEnd w:id="15067"/>
      <w:bookmarkEnd w:id="15068"/>
    </w:p>
    <w:p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15069" w:name="_Ref382715606"/>
      <w:bookmarkStart w:id="15070" w:name="_Toc385672208"/>
      <w:bookmarkStart w:id="15071" w:name="_Toc393690303"/>
    </w:p>
    <w:p w:rsidR="004C02EF" w:rsidRPr="00E77497" w:rsidRDefault="004C02EF" w:rsidP="003A4B22">
      <w:pPr>
        <w:pStyle w:val="Heading3"/>
        <w:numPr>
          <w:ilvl w:val="0"/>
          <w:numId w:val="0"/>
        </w:numPr>
      </w:pPr>
      <w:bookmarkStart w:id="15072" w:name="_Ref424535339"/>
      <w:bookmarkStart w:id="15073" w:name="_Toc472818843"/>
      <w:bookmarkStart w:id="15074" w:name="_Toc235503417"/>
      <w:bookmarkStart w:id="15075" w:name="_Toc241509192"/>
      <w:bookmarkStart w:id="15076" w:name="_Toc244416679"/>
      <w:bookmarkStart w:id="15077" w:name="_Toc276631043"/>
      <w:bookmarkStart w:id="15078" w:name="_Toc339020373"/>
      <w:r w:rsidRPr="00E77497">
        <w:t>11.5.3</w:t>
      </w:r>
      <w:r w:rsidRPr="00E77497">
        <w:tab/>
        <w:t xml:space="preserve">Applying the </w:t>
      </w:r>
      <w:r w:rsidRPr="00E77497">
        <w:rPr>
          <w:rFonts w:ascii="Courier New" w:hAnsi="Courier New"/>
        </w:rPr>
        <w:t>%</w:t>
      </w:r>
      <w:r w:rsidRPr="00E77497">
        <w:t xml:space="preserve"> Operato</w:t>
      </w:r>
      <w:bookmarkEnd w:id="15069"/>
      <w:bookmarkEnd w:id="15070"/>
      <w:bookmarkEnd w:id="15071"/>
      <w:r w:rsidRPr="00E77497">
        <w:t>r</w:t>
      </w:r>
      <w:bookmarkEnd w:id="15072"/>
      <w:bookmarkEnd w:id="15073"/>
      <w:bookmarkEnd w:id="15074"/>
      <w:bookmarkEnd w:id="15075"/>
      <w:bookmarkEnd w:id="15076"/>
      <w:bookmarkEnd w:id="15077"/>
      <w:bookmarkEnd w:id="15078"/>
    </w:p>
    <w:p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rsidR="004C02EF" w:rsidRPr="00E77497" w:rsidRDefault="004C02EF" w:rsidP="004C02EF">
      <w:pPr>
        <w:spacing w:after="60"/>
      </w:pPr>
      <w:r w:rsidRPr="00E77497">
        <w:t>The result of an ECMAScript floating-point remainder operation is determined by the rules of IEEE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rsidR="004C02EF" w:rsidRPr="00E77497" w:rsidRDefault="004C02EF" w:rsidP="003A4B22">
      <w:pPr>
        <w:pStyle w:val="Heading2"/>
        <w:numPr>
          <w:ilvl w:val="0"/>
          <w:numId w:val="0"/>
        </w:numPr>
      </w:pPr>
      <w:bookmarkStart w:id="15079" w:name="_Hlt457723851"/>
      <w:bookmarkStart w:id="15080" w:name="_Ref457437597"/>
      <w:bookmarkStart w:id="15081" w:name="_Toc472818844"/>
      <w:bookmarkStart w:id="15082" w:name="_Toc235503418"/>
      <w:bookmarkStart w:id="15083" w:name="_Toc241509193"/>
      <w:bookmarkStart w:id="15084" w:name="_Toc244416680"/>
      <w:bookmarkStart w:id="15085" w:name="_Toc276631044"/>
      <w:bookmarkStart w:id="15086" w:name="_Toc339020374"/>
      <w:bookmarkEnd w:id="15079"/>
      <w:r w:rsidRPr="00E77497">
        <w:lastRenderedPageBreak/>
        <w:t>11.6</w:t>
      </w:r>
      <w:r w:rsidRPr="00E77497">
        <w:tab/>
        <w:t>Additive Operators</w:t>
      </w:r>
      <w:bookmarkEnd w:id="15080"/>
      <w:bookmarkEnd w:id="15081"/>
      <w:bookmarkEnd w:id="15082"/>
      <w:bookmarkEnd w:id="15083"/>
      <w:bookmarkEnd w:id="15084"/>
      <w:bookmarkEnd w:id="15085"/>
      <w:bookmarkEnd w:id="15086"/>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15087" w:name="_Toc375031182"/>
      <w:bookmarkStart w:id="15088" w:name="_Ref383834802"/>
      <w:bookmarkStart w:id="15089" w:name="_Ref384028360"/>
      <w:bookmarkStart w:id="15090" w:name="_Toc385672210"/>
      <w:bookmarkStart w:id="15091" w:name="_Toc393690305"/>
    </w:p>
    <w:p w:rsidR="00A97CF5" w:rsidRPr="00E77497" w:rsidRDefault="00A97CF5" w:rsidP="00A97CF5">
      <w:pPr>
        <w:rPr>
          <w:ins w:id="15092" w:author="Rev 10 Allen Wirfs-Brock" w:date="2012-09-07T09:55:00Z"/>
          <w:rFonts w:ascii="Helvetica" w:hAnsi="Helvetica"/>
          <w:b/>
        </w:rPr>
      </w:pPr>
      <w:bookmarkStart w:id="15093" w:name="_Toc472818845"/>
      <w:bookmarkStart w:id="15094" w:name="_Toc235503419"/>
      <w:bookmarkStart w:id="15095" w:name="_Toc241509194"/>
      <w:bookmarkStart w:id="15096" w:name="_Toc244416681"/>
      <w:bookmarkStart w:id="15097" w:name="_Toc276631045"/>
      <w:ins w:id="15098" w:author="Rev 10 Allen Wirfs-Brock" w:date="2012-09-07T09:55: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E77497" w:rsidRDefault="00A97CF5" w:rsidP="00A97CF5">
      <w:pPr>
        <w:pStyle w:val="SyntaxRule"/>
        <w:rPr>
          <w:ins w:id="15099" w:author="Rev 10 Allen Wirfs-Brock" w:date="2012-09-07T09:55:00Z"/>
          <w:rFonts w:ascii="Arial" w:hAnsi="Arial"/>
        </w:rPr>
      </w:pPr>
      <w:ins w:id="15100" w:author="Rev 10 Allen Wirfs-Brock" w:date="2012-09-07T09:55:00Z">
        <w:r w:rsidRPr="00E77497">
          <w:t>AdditiveExpression</w:t>
        </w:r>
        <w:r w:rsidRPr="00E77497">
          <w:rPr>
            <w:rFonts w:ascii="Arial" w:hAnsi="Arial"/>
          </w:rPr>
          <w:t xml:space="preserve"> </w:t>
        </w:r>
        <w:r w:rsidRPr="00E77497">
          <w:rPr>
            <w:rFonts w:ascii="Arial" w:hAnsi="Arial"/>
            <w:b/>
            <w:i w:val="0"/>
          </w:rPr>
          <w:t>:</w:t>
        </w:r>
      </w:ins>
    </w:p>
    <w:p w:rsidR="00A97CF5" w:rsidRPr="00E77497" w:rsidRDefault="00A97CF5" w:rsidP="00A97CF5">
      <w:pPr>
        <w:pStyle w:val="SyntaxDefinition"/>
        <w:rPr>
          <w:ins w:id="15101" w:author="Rev 10 Allen Wirfs-Brock" w:date="2012-09-07T09:55:00Z"/>
          <w:rFonts w:ascii="Arial" w:hAnsi="Arial"/>
        </w:rPr>
      </w:pPr>
      <w:ins w:id="15102" w:author="Rev 10 Allen Wirfs-Brock" w:date="2012-09-07T09:55:00Z">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ins>
    </w:p>
    <w:p w:rsidR="00A97CF5" w:rsidRPr="00E77497" w:rsidRDefault="00A97CF5" w:rsidP="00A97CF5">
      <w:pPr>
        <w:pStyle w:val="Alg4"/>
        <w:numPr>
          <w:ilvl w:val="0"/>
          <w:numId w:val="972"/>
        </w:numPr>
        <w:spacing w:after="220"/>
        <w:contextualSpacing/>
        <w:rPr>
          <w:ins w:id="15103" w:author="Rev 10 Allen Wirfs-Brock" w:date="2012-09-07T09:55:00Z"/>
        </w:rPr>
      </w:pPr>
      <w:ins w:id="15104" w:author="Rev 10 Allen Wirfs-Brock" w:date="2012-09-07T09:55:00Z">
        <w:r w:rsidRPr="00E77497">
          <w:t xml:space="preserve">Return </w:t>
        </w:r>
        <w:r w:rsidRPr="00BD6E56">
          <w:rPr>
            <w:b/>
          </w:rPr>
          <w:t>false</w:t>
        </w:r>
        <w:r w:rsidRPr="00E77497">
          <w:t>.</w:t>
        </w:r>
      </w:ins>
    </w:p>
    <w:p w:rsidR="004C02EF" w:rsidRPr="00E77497" w:rsidRDefault="004C02EF" w:rsidP="003A4B22">
      <w:pPr>
        <w:pStyle w:val="Heading3"/>
        <w:numPr>
          <w:ilvl w:val="0"/>
          <w:numId w:val="0"/>
        </w:numPr>
      </w:pPr>
      <w:bookmarkStart w:id="15105" w:name="_Toc339020375"/>
      <w:r w:rsidRPr="00E77497">
        <w:t>11.6.1</w:t>
      </w:r>
      <w:r w:rsidRPr="00E77497">
        <w:tab/>
        <w:t xml:space="preserve">The Addition operator ( </w:t>
      </w:r>
      <w:r w:rsidRPr="00E77497">
        <w:rPr>
          <w:rFonts w:ascii="Courier New" w:hAnsi="Courier New"/>
        </w:rPr>
        <w:t>+</w:t>
      </w:r>
      <w:r w:rsidRPr="00E77497">
        <w:t xml:space="preserve"> </w:t>
      </w:r>
      <w:bookmarkEnd w:id="15087"/>
      <w:bookmarkEnd w:id="15088"/>
      <w:bookmarkEnd w:id="15089"/>
      <w:bookmarkEnd w:id="15090"/>
      <w:bookmarkEnd w:id="15091"/>
      <w:r w:rsidRPr="00E77497">
        <w:t>)</w:t>
      </w:r>
      <w:bookmarkEnd w:id="15093"/>
      <w:bookmarkEnd w:id="15094"/>
      <w:bookmarkEnd w:id="15095"/>
      <w:bookmarkEnd w:id="15096"/>
      <w:bookmarkEnd w:id="15097"/>
      <w:bookmarkEnd w:id="15105"/>
    </w:p>
    <w:p w:rsidR="004C02EF" w:rsidRPr="004D1BD1" w:rsidRDefault="00AF60D2" w:rsidP="005D449B">
      <w:pPr>
        <w:pStyle w:val="Note"/>
        <w:pPrChange w:id="15106" w:author="Rev 11 Allen Wirfs-Brock" w:date="2012-10-26T12:21:00Z">
          <w:pPr/>
        </w:pPrChange>
      </w:pPr>
      <w:ins w:id="15107" w:author="Rev 4 Allen Wirfs-Brock" w:date="2011-10-15T09:50:00Z">
        <w:r w:rsidRPr="00E77497">
          <w:t>NOTE</w:t>
        </w:r>
        <w:r w:rsidRPr="00E77497">
          <w:tab/>
        </w:r>
      </w:ins>
      <w:r w:rsidR="004C02EF" w:rsidRPr="005D449B">
        <w:t>The addition operator either performs string concatenation or numeric addition.</w:t>
      </w:r>
    </w:p>
    <w:p w:rsidR="00AF60D2" w:rsidRPr="008B7F6F" w:rsidRDefault="00AF60D2" w:rsidP="00AF60D2">
      <w:pPr>
        <w:keepNext/>
        <w:rPr>
          <w:ins w:id="15108" w:author="Rev 4 Allen Wirfs-Brock" w:date="2011-10-15T09:50:00Z"/>
          <w:rFonts w:ascii="Helvetica" w:hAnsi="Helvetica"/>
          <w:b/>
        </w:rPr>
      </w:pPr>
      <w:ins w:id="15109"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rsidR="004C02EF" w:rsidRPr="00E77497" w:rsidRDefault="004C02EF" w:rsidP="004C02EF">
      <w:pPr>
        <w:keepNext/>
      </w:pPr>
      <w:del w:id="15110"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5111" w:author="Rev 4 Allen Wirfs-Brock" w:date="2011-10-15T09:50:00Z">
        <w:r w:rsidRPr="00E77497" w:rsidDel="00AF60D2">
          <w:delText>is evaluated as follows:</w:delText>
        </w:r>
      </w:del>
      <w:bookmarkStart w:id="15112" w:name="_Toc382212564"/>
    </w:p>
    <w:p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15112"/>
      <w:r w:rsidRPr="00E77497">
        <w:t>.</w:t>
      </w:r>
      <w:bookmarkStart w:id="15113" w:name="_Toc382212565"/>
    </w:p>
    <w:p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15113"/>
      <w:r w:rsidRPr="00E77497">
        <w:t>.</w:t>
      </w:r>
      <w:bookmarkStart w:id="15114" w:name="_Toc382212566"/>
    </w:p>
    <w:p w:rsidR="003B3A98" w:rsidRDefault="0056239B" w:rsidP="003B3A98">
      <w:pPr>
        <w:pStyle w:val="Alg4"/>
        <w:numPr>
          <w:ilvl w:val="0"/>
          <w:numId w:val="81"/>
        </w:numPr>
        <w:contextualSpacing/>
        <w:rPr>
          <w:ins w:id="15115" w:author="Rev 6 Allen Wirfs-Brock" w:date="2012-02-16T17:44:00Z"/>
        </w:rPr>
      </w:pPr>
      <w:ins w:id="15116" w:author="Rev 8 Allen Wirfs-Brock" w:date="2012-06-12T12:59:00Z">
        <w:r>
          <w:t>ReturnIfAbrupt(</w:t>
        </w:r>
        <w:r w:rsidRPr="00342FD6">
          <w:rPr>
            <w:i/>
          </w:rPr>
          <w:t>lval</w:t>
        </w:r>
        <w:r>
          <w:t>).</w:t>
        </w:r>
      </w:ins>
      <w:ins w:id="15117" w:author="Rev 6 Allen Wirfs-Brock" w:date="2012-02-16T17:44:00Z">
        <w:del w:id="15118" w:author="Rev 8 Allen Wirfs-Brock" w:date="2012-06-12T12:59:00Z">
          <w:r w:rsidR="003B3A98" w:rsidDel="0056239B">
            <w:delText xml:space="preserve">If </w:delText>
          </w:r>
        </w:del>
      </w:ins>
      <w:ins w:id="15119" w:author="Rev 6 Allen Wirfs-Brock" w:date="2012-02-16T17:45:00Z">
        <w:del w:id="15120" w:author="Rev 8 Allen Wirfs-Brock" w:date="2012-06-12T12:59:00Z">
          <w:r w:rsidR="003B3A98" w:rsidRPr="00E77497" w:rsidDel="0056239B">
            <w:rPr>
              <w:i/>
            </w:rPr>
            <w:delText>lval</w:delText>
          </w:r>
          <w:r w:rsidR="003B3A98" w:rsidRPr="00E77497" w:rsidDel="0056239B">
            <w:delText xml:space="preserve"> </w:delText>
          </w:r>
        </w:del>
      </w:ins>
      <w:ins w:id="15121" w:author="Rev 6 Allen Wirfs-Brock" w:date="2012-02-16T17:44:00Z">
        <w:del w:id="15122" w:author="Rev 8 Allen Wirfs-Brock" w:date="2012-06-12T12:59:00Z">
          <w:r w:rsidR="003B3A98" w:rsidDel="0056239B">
            <w:delText xml:space="preserve">is an abrupt completion, return </w:delText>
          </w:r>
        </w:del>
      </w:ins>
      <w:ins w:id="15123" w:author="Rev 6 Allen Wirfs-Brock" w:date="2012-02-16T17:45:00Z">
        <w:del w:id="15124" w:author="Rev 8 Allen Wirfs-Brock" w:date="2012-06-12T12:59:00Z">
          <w:r w:rsidR="003B3A98" w:rsidRPr="00E77497" w:rsidDel="0056239B">
            <w:rPr>
              <w:i/>
            </w:rPr>
            <w:delText>lval</w:delText>
          </w:r>
        </w:del>
      </w:ins>
      <w:ins w:id="15125" w:author="Rev 6 Allen Wirfs-Brock" w:date="2012-02-16T17:44:00Z">
        <w:del w:id="15126" w:author="Rev 8 Allen Wirfs-Brock" w:date="2012-06-12T12:59:00Z">
          <w:r w:rsidR="003B3A98" w:rsidDel="0056239B">
            <w:delText>.</w:delText>
          </w:r>
        </w:del>
      </w:ins>
    </w:p>
    <w:p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15114"/>
      <w:r w:rsidRPr="00E77497">
        <w:t>.</w:t>
      </w:r>
      <w:bookmarkStart w:id="15127" w:name="_Toc382212567"/>
    </w:p>
    <w:p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15127"/>
      <w:r w:rsidRPr="00E77497">
        <w:t>.</w:t>
      </w:r>
      <w:bookmarkStart w:id="15128" w:name="_Toc382212568"/>
    </w:p>
    <w:p w:rsidR="003B3A98" w:rsidRDefault="000C090B" w:rsidP="003B3A98">
      <w:pPr>
        <w:pStyle w:val="Alg4"/>
        <w:numPr>
          <w:ilvl w:val="0"/>
          <w:numId w:val="81"/>
        </w:numPr>
        <w:contextualSpacing/>
        <w:rPr>
          <w:ins w:id="15129" w:author="Rev 6 Allen Wirfs-Brock" w:date="2012-02-16T17:44:00Z"/>
        </w:rPr>
      </w:pPr>
      <w:ins w:id="15130" w:author="Rev 8 Allen Wirfs-Brock" w:date="2012-06-12T13:19:00Z">
        <w:r>
          <w:t>ReturnIfAbrupt(</w:t>
        </w:r>
        <w:r>
          <w:rPr>
            <w:i/>
          </w:rPr>
          <w:t>r</w:t>
        </w:r>
        <w:r w:rsidRPr="00342FD6">
          <w:rPr>
            <w:i/>
          </w:rPr>
          <w:t>val</w:t>
        </w:r>
        <w:r>
          <w:t>).</w:t>
        </w:r>
      </w:ins>
      <w:ins w:id="15131" w:author="Rev 6 Allen Wirfs-Brock" w:date="2012-02-16T17:44:00Z">
        <w:del w:id="15132" w:author="Rev 8 Allen Wirfs-Brock" w:date="2012-06-12T13:19:00Z">
          <w:r w:rsidR="003B3A98" w:rsidDel="000C090B">
            <w:delText xml:space="preserve">If </w:delText>
          </w:r>
        </w:del>
      </w:ins>
      <w:ins w:id="15133" w:author="Rev 6 Allen Wirfs-Brock" w:date="2012-02-16T17:45:00Z">
        <w:del w:id="15134" w:author="Rev 8 Allen Wirfs-Brock" w:date="2012-06-12T13:19:00Z">
          <w:r w:rsidR="003B3A98" w:rsidRPr="00E77497" w:rsidDel="000C090B">
            <w:rPr>
              <w:i/>
            </w:rPr>
            <w:delText>rval</w:delText>
          </w:r>
          <w:r w:rsidR="003B3A98" w:rsidRPr="00E77497" w:rsidDel="000C090B">
            <w:delText xml:space="preserve"> </w:delText>
          </w:r>
        </w:del>
      </w:ins>
      <w:ins w:id="15135" w:author="Rev 6 Allen Wirfs-Brock" w:date="2012-02-16T17:44:00Z">
        <w:del w:id="15136" w:author="Rev 8 Allen Wirfs-Brock" w:date="2012-06-12T13:19:00Z">
          <w:r w:rsidR="003B3A98" w:rsidDel="000C090B">
            <w:delText xml:space="preserve">is an abrupt completion, return </w:delText>
          </w:r>
        </w:del>
      </w:ins>
      <w:ins w:id="15137" w:author="Rev 6 Allen Wirfs-Brock" w:date="2012-02-16T17:45:00Z">
        <w:del w:id="15138" w:author="Rev 8 Allen Wirfs-Brock" w:date="2012-06-12T13:19:00Z">
          <w:r w:rsidR="003B3A98" w:rsidRPr="00E77497" w:rsidDel="000C090B">
            <w:rPr>
              <w:i/>
            </w:rPr>
            <w:delText>rval</w:delText>
          </w:r>
        </w:del>
      </w:ins>
      <w:ins w:id="15139" w:author="Rev 6 Allen Wirfs-Brock" w:date="2012-02-16T17:44:00Z">
        <w:del w:id="15140" w:author="Rev 8 Allen Wirfs-Brock" w:date="2012-06-12T13:19:00Z">
          <w:r w:rsidR="003B3A98" w:rsidDel="000C090B">
            <w:delText>.</w:delText>
          </w:r>
        </w:del>
      </w:ins>
    </w:p>
    <w:p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15128"/>
      <w:r w:rsidRPr="00E77497">
        <w:t>.</w:t>
      </w:r>
      <w:bookmarkStart w:id="15141" w:name="_Toc382212569"/>
    </w:p>
    <w:p w:rsidR="003B3A98" w:rsidRDefault="0034651E" w:rsidP="003B3A98">
      <w:pPr>
        <w:pStyle w:val="Alg4"/>
        <w:numPr>
          <w:ilvl w:val="0"/>
          <w:numId w:val="81"/>
        </w:numPr>
        <w:contextualSpacing/>
        <w:rPr>
          <w:ins w:id="15142" w:author="Rev 6 Allen Wirfs-Brock" w:date="2012-02-16T17:44:00Z"/>
        </w:rPr>
      </w:pPr>
      <w:ins w:id="15143" w:author="Rev 8 Allen Wirfs-Brock" w:date="2012-06-12T13:26:00Z">
        <w:r>
          <w:t>ReturnIfAbrupt(</w:t>
        </w:r>
        <w:r w:rsidRPr="00342FD6">
          <w:rPr>
            <w:i/>
          </w:rPr>
          <w:t>l</w:t>
        </w:r>
        <w:r>
          <w:rPr>
            <w:i/>
          </w:rPr>
          <w:t>prim</w:t>
        </w:r>
        <w:r>
          <w:t>).</w:t>
        </w:r>
      </w:ins>
      <w:ins w:id="15144" w:author="Rev 6 Allen Wirfs-Brock" w:date="2012-02-16T17:44:00Z">
        <w:del w:id="15145" w:author="Rev 8 Allen Wirfs-Brock" w:date="2012-06-12T13:26:00Z">
          <w:r w:rsidR="003B3A98" w:rsidDel="0034651E">
            <w:delText xml:space="preserve">If </w:delText>
          </w:r>
        </w:del>
      </w:ins>
      <w:ins w:id="15146" w:author="Rev 6 Allen Wirfs-Brock" w:date="2012-02-16T17:46:00Z">
        <w:del w:id="15147" w:author="Rev 8 Allen Wirfs-Brock" w:date="2012-06-12T13:26:00Z">
          <w:r w:rsidR="003B3A98" w:rsidRPr="00E77497" w:rsidDel="0034651E">
            <w:rPr>
              <w:i/>
            </w:rPr>
            <w:delText>lprim</w:delText>
          </w:r>
          <w:r w:rsidR="003B3A98" w:rsidRPr="00E77497" w:rsidDel="0034651E">
            <w:delText xml:space="preserve"> </w:delText>
          </w:r>
        </w:del>
      </w:ins>
      <w:ins w:id="15148" w:author="Rev 6 Allen Wirfs-Brock" w:date="2012-02-16T17:44:00Z">
        <w:del w:id="15149" w:author="Rev 8 Allen Wirfs-Brock" w:date="2012-06-12T13:26:00Z">
          <w:r w:rsidR="003B3A98" w:rsidDel="0034651E">
            <w:delText xml:space="preserve">is an abrupt completion, return </w:delText>
          </w:r>
        </w:del>
      </w:ins>
      <w:ins w:id="15150" w:author="Rev 6 Allen Wirfs-Brock" w:date="2012-02-16T17:46:00Z">
        <w:del w:id="15151" w:author="Rev 8 Allen Wirfs-Brock" w:date="2012-06-12T13:26:00Z">
          <w:r w:rsidR="003B3A98" w:rsidRPr="00E77497" w:rsidDel="0034651E">
            <w:rPr>
              <w:i/>
            </w:rPr>
            <w:delText>lprim</w:delText>
          </w:r>
        </w:del>
      </w:ins>
      <w:ins w:id="15152" w:author="Rev 6 Allen Wirfs-Brock" w:date="2012-02-16T17:44:00Z">
        <w:del w:id="15153" w:author="Rev 8 Allen Wirfs-Brock" w:date="2012-06-12T13:26:00Z">
          <w:r w:rsidR="003B3A98" w:rsidDel="0034651E">
            <w:delText>.</w:delText>
          </w:r>
        </w:del>
      </w:ins>
    </w:p>
    <w:p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15141"/>
      <w:r w:rsidRPr="00E77497">
        <w:t>.</w:t>
      </w:r>
      <w:bookmarkStart w:id="15154" w:name="_Toc382212570"/>
    </w:p>
    <w:p w:rsidR="003B3A98" w:rsidRDefault="0034651E" w:rsidP="003B3A98">
      <w:pPr>
        <w:pStyle w:val="Alg4"/>
        <w:numPr>
          <w:ilvl w:val="0"/>
          <w:numId w:val="81"/>
        </w:numPr>
        <w:contextualSpacing/>
        <w:rPr>
          <w:ins w:id="15155" w:author="Rev 6 Allen Wirfs-Brock" w:date="2012-02-16T17:45:00Z"/>
        </w:rPr>
      </w:pPr>
      <w:ins w:id="15156" w:author="Rev 8 Allen Wirfs-Brock" w:date="2012-06-12T13:27:00Z">
        <w:r>
          <w:t>ReturnIfAbrupt(</w:t>
        </w:r>
        <w:r>
          <w:rPr>
            <w:i/>
          </w:rPr>
          <w:t>rprim</w:t>
        </w:r>
        <w:r>
          <w:t>).</w:t>
        </w:r>
      </w:ins>
      <w:ins w:id="15157" w:author="Rev 6 Allen Wirfs-Brock" w:date="2012-02-16T17:45:00Z">
        <w:del w:id="15158" w:author="Rev 8 Allen Wirfs-Brock" w:date="2012-06-12T13:27:00Z">
          <w:r w:rsidR="003B3A98" w:rsidDel="0034651E">
            <w:delText xml:space="preserve">If </w:delText>
          </w:r>
        </w:del>
      </w:ins>
      <w:ins w:id="15159" w:author="Rev 6 Allen Wirfs-Brock" w:date="2012-02-16T17:46:00Z">
        <w:del w:id="15160" w:author="Rev 8 Allen Wirfs-Brock" w:date="2012-06-12T13:27:00Z">
          <w:r w:rsidR="003B3A98" w:rsidRPr="00E77497" w:rsidDel="0034651E">
            <w:rPr>
              <w:i/>
            </w:rPr>
            <w:delText>rprim</w:delText>
          </w:r>
          <w:r w:rsidR="003B3A98" w:rsidRPr="00E77497" w:rsidDel="0034651E">
            <w:delText xml:space="preserve"> </w:delText>
          </w:r>
        </w:del>
      </w:ins>
      <w:ins w:id="15161" w:author="Rev 6 Allen Wirfs-Brock" w:date="2012-02-16T17:45:00Z">
        <w:del w:id="15162" w:author="Rev 8 Allen Wirfs-Brock" w:date="2012-06-12T13:27:00Z">
          <w:r w:rsidR="003B3A98" w:rsidDel="0034651E">
            <w:delText xml:space="preserve">is an abrupt completion, return </w:delText>
          </w:r>
        </w:del>
      </w:ins>
      <w:ins w:id="15163" w:author="Rev 6 Allen Wirfs-Brock" w:date="2012-02-16T17:46:00Z">
        <w:del w:id="15164" w:author="Rev 8 Allen Wirfs-Brock" w:date="2012-06-12T13:27:00Z">
          <w:r w:rsidR="003B3A98" w:rsidRPr="00E77497" w:rsidDel="0034651E">
            <w:rPr>
              <w:i/>
            </w:rPr>
            <w:delText>rprim</w:delText>
          </w:r>
        </w:del>
      </w:ins>
      <w:ins w:id="15165" w:author="Rev 6 Allen Wirfs-Brock" w:date="2012-02-16T17:45:00Z">
        <w:del w:id="15166" w:author="Rev 8 Allen Wirfs-Brock" w:date="2012-06-12T13:27:00Z">
          <w:r w:rsidR="003B3A98" w:rsidDel="0034651E">
            <w:delText>.</w:delText>
          </w:r>
        </w:del>
      </w:ins>
    </w:p>
    <w:p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15154"/>
      <w:r w:rsidRPr="00E77497">
        <w:t xml:space="preserve">then </w:t>
      </w:r>
      <w:bookmarkStart w:id="15167" w:name="_Toc382212571"/>
    </w:p>
    <w:p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rsidR="004C02EF" w:rsidRPr="00E77497" w:rsidRDefault="004C02EF" w:rsidP="00441AED">
      <w:pPr>
        <w:pStyle w:val="Alg4"/>
        <w:numPr>
          <w:ilvl w:val="0"/>
          <w:numId w:val="81"/>
        </w:numPr>
        <w:spacing w:after="120"/>
      </w:pPr>
      <w:bookmarkStart w:id="15168" w:name="_Toc382212574"/>
      <w:bookmarkEnd w:id="15167"/>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15168"/>
      <w:r w:rsidRPr="00E77497">
        <w:t>.</w:t>
      </w:r>
      <w:bookmarkStart w:id="15169" w:name="_Toc382212575"/>
    </w:p>
    <w:bookmarkEnd w:id="15169"/>
    <w:p w:rsidR="004C02EF" w:rsidRPr="00E77497" w:rsidRDefault="004C02EF" w:rsidP="004C02EF">
      <w:pPr>
        <w:pStyle w:val="Note"/>
      </w:pPr>
      <w:r w:rsidRPr="00E77497">
        <w:t>NOTE 1</w:t>
      </w:r>
      <w:r w:rsidRPr="00E77497">
        <w:tab/>
        <w:t xml:space="preserve">No hint is provided in the calls to ToPrimitive in steps 5 and 6. All native ECMAScript objects except Date objects handle the absence of a hint as if the hint Number were given; Date objects handle the absence of a hint as if the hint String were given. </w:t>
      </w:r>
      <w:del w:id="15170" w:author="Rev 9 Allen Wirfs-Brock" w:date="2012-07-07T17:47:00Z">
        <w:r w:rsidRPr="00E77497" w:rsidDel="003D5776">
          <w:delText xml:space="preserve">Host </w:delText>
        </w:r>
      </w:del>
      <w:ins w:id="15171" w:author="Rev 9 Allen Wirfs-Brock" w:date="2012-07-07T17:47:00Z">
        <w:r w:rsidR="003D5776">
          <w:t>Exotic</w:t>
        </w:r>
        <w:r w:rsidR="003D5776" w:rsidRPr="00E77497">
          <w:t xml:space="preserve"> </w:t>
        </w:r>
      </w:ins>
      <w:r w:rsidRPr="00E77497">
        <w:t>objects may handle the absence of a hint in some other manner.</w:t>
      </w:r>
      <w:bookmarkStart w:id="15172" w:name="_Toc375031183"/>
      <w:bookmarkStart w:id="15173" w:name="_Toc381513696"/>
      <w:bookmarkStart w:id="15174" w:name="_Toc382202851"/>
      <w:bookmarkStart w:id="15175" w:name="_Toc382212218"/>
      <w:bookmarkStart w:id="15176" w:name="_Toc382212580"/>
      <w:bookmarkStart w:id="15177" w:name="_Toc382291563"/>
      <w:bookmarkStart w:id="15178" w:name="_Toc385672211"/>
      <w:bookmarkStart w:id="15179" w:name="_Toc393690306"/>
    </w:p>
    <w:p w:rsidR="004C02EF" w:rsidRPr="00E77497" w:rsidRDefault="004C02EF" w:rsidP="004C02EF">
      <w:pPr>
        <w:pStyle w:val="Note"/>
      </w:pPr>
      <w:r w:rsidRPr="00E77497">
        <w:t>NOTE 2</w:t>
      </w:r>
      <w:r w:rsidRPr="00E77497">
        <w:tab/>
        <w:t>Step 7 differs from step 3 of the comparison algorithm for the relational operators (11.8.</w:t>
      </w:r>
      <w:del w:id="15180" w:author="Rev 4 Allen Wirfs-Brock" w:date="2011-10-15T12:29:00Z">
        <w:r w:rsidRPr="00E77497" w:rsidDel="00AA0621">
          <w:delText>5</w:delText>
        </w:r>
      </w:del>
      <w:ins w:id="15181" w:author="Rev 4 Allen Wirfs-Brock" w:date="2011-10-15T12:29:00Z">
        <w:r w:rsidR="00AA0621" w:rsidRPr="00E77497">
          <w:t>1</w:t>
        </w:r>
      </w:ins>
      <w:r w:rsidRPr="00E77497">
        <w:t>), by using the logical-or operation instead of the logical-and operation.</w:t>
      </w:r>
    </w:p>
    <w:p w:rsidR="004C02EF" w:rsidRPr="00E77497" w:rsidRDefault="004C02EF" w:rsidP="003A4B22">
      <w:pPr>
        <w:pStyle w:val="Heading3"/>
        <w:numPr>
          <w:ilvl w:val="0"/>
          <w:numId w:val="0"/>
        </w:numPr>
      </w:pPr>
      <w:bookmarkStart w:id="15182" w:name="_Toc472818846"/>
      <w:bookmarkStart w:id="15183" w:name="_Toc235503420"/>
      <w:bookmarkStart w:id="15184" w:name="_Toc241509195"/>
      <w:bookmarkStart w:id="15185" w:name="_Toc244416682"/>
      <w:bookmarkStart w:id="15186" w:name="_Toc276631046"/>
      <w:bookmarkStart w:id="15187" w:name="_Toc339020376"/>
      <w:r w:rsidRPr="00E77497">
        <w:t>11.6.2</w:t>
      </w:r>
      <w:r w:rsidRPr="00E77497">
        <w:tab/>
        <w:t xml:space="preserve">The Subtraction Operator ( </w:t>
      </w:r>
      <w:r w:rsidRPr="00E77497">
        <w:rPr>
          <w:rFonts w:ascii="Courier New" w:hAnsi="Courier New"/>
        </w:rPr>
        <w:t>-</w:t>
      </w:r>
      <w:r w:rsidRPr="00E77497">
        <w:t xml:space="preserve"> </w:t>
      </w:r>
      <w:bookmarkStart w:id="15188" w:name="_Toc382202852"/>
      <w:bookmarkEnd w:id="15172"/>
      <w:bookmarkEnd w:id="15173"/>
      <w:bookmarkEnd w:id="15174"/>
      <w:bookmarkEnd w:id="15175"/>
      <w:bookmarkEnd w:id="15176"/>
      <w:bookmarkEnd w:id="15177"/>
      <w:bookmarkEnd w:id="15178"/>
      <w:bookmarkEnd w:id="15179"/>
      <w:bookmarkEnd w:id="15188"/>
      <w:r w:rsidRPr="00E77497">
        <w:t>)</w:t>
      </w:r>
      <w:bookmarkEnd w:id="15182"/>
      <w:bookmarkEnd w:id="15183"/>
      <w:bookmarkEnd w:id="15184"/>
      <w:bookmarkEnd w:id="15185"/>
      <w:bookmarkEnd w:id="15186"/>
      <w:bookmarkEnd w:id="15187"/>
    </w:p>
    <w:p w:rsidR="00AF60D2" w:rsidRPr="00E77497" w:rsidRDefault="00AF60D2" w:rsidP="00AF60D2">
      <w:pPr>
        <w:keepNext/>
        <w:rPr>
          <w:ins w:id="15189" w:author="Rev 4 Allen Wirfs-Brock" w:date="2011-10-15T09:51:00Z"/>
          <w:rFonts w:ascii="Helvetica" w:hAnsi="Helvetica"/>
          <w:b/>
        </w:rPr>
      </w:pPr>
      <w:ins w:id="15190"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15191"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5192" w:author="Rev 4 Allen Wirfs-Brock" w:date="2011-10-15T09:51:00Z">
        <w:r w:rsidRPr="00E77497" w:rsidDel="00AF60D2">
          <w:delText>is evaluated as follows:</w:delText>
        </w:r>
      </w:del>
      <w:bookmarkStart w:id="15193" w:name="_Toc382212581"/>
    </w:p>
    <w:p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15193"/>
      <w:r w:rsidRPr="00E77497">
        <w:t>.</w:t>
      </w:r>
      <w:bookmarkStart w:id="15194" w:name="_Toc382212582"/>
    </w:p>
    <w:p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15195" w:name="_Toc382212583"/>
      <w:bookmarkEnd w:id="15194"/>
    </w:p>
    <w:p w:rsidR="003258C2" w:rsidRDefault="0056239B" w:rsidP="003258C2">
      <w:pPr>
        <w:pStyle w:val="Alg4"/>
        <w:numPr>
          <w:ilvl w:val="0"/>
          <w:numId w:val="82"/>
        </w:numPr>
        <w:contextualSpacing/>
        <w:rPr>
          <w:ins w:id="15196" w:author="Rev 6 Allen Wirfs-Brock" w:date="2012-02-16T17:50:00Z"/>
        </w:rPr>
      </w:pPr>
      <w:ins w:id="15197" w:author="Rev 8 Allen Wirfs-Brock" w:date="2012-06-12T12:59:00Z">
        <w:r>
          <w:t>ReturnIfAbrupt(</w:t>
        </w:r>
        <w:r w:rsidRPr="00342FD6">
          <w:rPr>
            <w:i/>
          </w:rPr>
          <w:t>lval</w:t>
        </w:r>
        <w:r>
          <w:t>).</w:t>
        </w:r>
      </w:ins>
      <w:ins w:id="15198" w:author="Rev 6 Allen Wirfs-Brock" w:date="2012-02-16T17:50:00Z">
        <w:del w:id="15199"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del>
        <w:r w:rsidR="003258C2">
          <w:t>.</w:t>
        </w:r>
      </w:ins>
    </w:p>
    <w:p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15195"/>
      <w:r w:rsidRPr="00E77497">
        <w:t>.</w:t>
      </w:r>
      <w:bookmarkStart w:id="15200" w:name="_Toc382212584"/>
    </w:p>
    <w:p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15200"/>
      <w:r w:rsidRPr="00E77497">
        <w:t>.</w:t>
      </w:r>
      <w:bookmarkStart w:id="15201" w:name="_Toc382212585"/>
    </w:p>
    <w:p w:rsidR="003258C2" w:rsidRDefault="000C090B" w:rsidP="003258C2">
      <w:pPr>
        <w:pStyle w:val="Alg4"/>
        <w:numPr>
          <w:ilvl w:val="0"/>
          <w:numId w:val="82"/>
        </w:numPr>
        <w:contextualSpacing/>
        <w:rPr>
          <w:ins w:id="15202" w:author="Rev 6 Allen Wirfs-Brock" w:date="2012-02-16T17:51:00Z"/>
        </w:rPr>
      </w:pPr>
      <w:ins w:id="15203" w:author="Rev 8 Allen Wirfs-Brock" w:date="2012-06-12T13:19:00Z">
        <w:r>
          <w:t>ReturnIfAbrupt(</w:t>
        </w:r>
        <w:r>
          <w:rPr>
            <w:i/>
          </w:rPr>
          <w:t>r</w:t>
        </w:r>
        <w:r w:rsidRPr="00342FD6">
          <w:rPr>
            <w:i/>
          </w:rPr>
          <w:t>val</w:t>
        </w:r>
        <w:r>
          <w:t>).</w:t>
        </w:r>
      </w:ins>
      <w:ins w:id="15204" w:author="Rev 6 Allen Wirfs-Brock" w:date="2012-02-16T17:51:00Z">
        <w:del w:id="15205" w:author="Rev 8 Allen Wirfs-Brock" w:date="2012-06-12T13:19: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15201"/>
      <w:r w:rsidRPr="00E77497">
        <w:t>.</w:t>
      </w:r>
      <w:bookmarkStart w:id="15206" w:name="_Toc382212586"/>
    </w:p>
    <w:p w:rsidR="003258C2" w:rsidRDefault="000C090B" w:rsidP="003258C2">
      <w:pPr>
        <w:pStyle w:val="Alg4"/>
        <w:numPr>
          <w:ilvl w:val="0"/>
          <w:numId w:val="82"/>
        </w:numPr>
        <w:contextualSpacing/>
        <w:rPr>
          <w:ins w:id="15207" w:author="Rev 6 Allen Wirfs-Brock" w:date="2012-02-16T17:51:00Z"/>
        </w:rPr>
      </w:pPr>
      <w:ins w:id="15208" w:author="Rev 8 Allen Wirfs-Brock" w:date="2012-06-12T13:23:00Z">
        <w:r>
          <w:lastRenderedPageBreak/>
          <w:t>ReturnIfAbrupt(</w:t>
        </w:r>
        <w:r w:rsidRPr="000C090B">
          <w:rPr>
            <w:i/>
          </w:rPr>
          <w:t>l</w:t>
        </w:r>
        <w:r>
          <w:rPr>
            <w:i/>
          </w:rPr>
          <w:t>num</w:t>
        </w:r>
        <w:r>
          <w:t>).</w:t>
        </w:r>
      </w:ins>
      <w:ins w:id="15209" w:author="Rev 6 Allen Wirfs-Brock" w:date="2012-02-16T17:51:00Z">
        <w:del w:id="15210" w:author="Rev 8 Allen Wirfs-Brock" w:date="2012-06-12T13:23:00Z">
          <w:r w:rsidR="003258C2" w:rsidDel="000C090B">
            <w:delText xml:space="preserve">If </w:delText>
          </w:r>
        </w:del>
      </w:ins>
      <w:ins w:id="15211" w:author="Rev 6 Allen Wirfs-Brock" w:date="2012-02-16T17:52:00Z">
        <w:del w:id="15212" w:author="Rev 8 Allen Wirfs-Brock" w:date="2012-06-12T13:23:00Z">
          <w:r w:rsidR="003258C2" w:rsidRPr="00E77497" w:rsidDel="000C090B">
            <w:rPr>
              <w:i/>
            </w:rPr>
            <w:delText>lnum</w:delText>
          </w:r>
          <w:r w:rsidR="003258C2" w:rsidRPr="00E77497" w:rsidDel="000C090B">
            <w:delText xml:space="preserve"> </w:delText>
          </w:r>
        </w:del>
      </w:ins>
      <w:ins w:id="15213" w:author="Rev 6 Allen Wirfs-Brock" w:date="2012-02-16T17:51:00Z">
        <w:del w:id="15214" w:author="Rev 8 Allen Wirfs-Brock" w:date="2012-06-12T13:23:00Z">
          <w:r w:rsidR="003258C2" w:rsidDel="000C090B">
            <w:delText xml:space="preserve">is an abrupt completion, return </w:delText>
          </w:r>
        </w:del>
      </w:ins>
      <w:ins w:id="15215" w:author="Rev 6 Allen Wirfs-Brock" w:date="2012-02-16T17:52:00Z">
        <w:del w:id="15216" w:author="Rev 8 Allen Wirfs-Brock" w:date="2012-06-12T13:23:00Z">
          <w:r w:rsidR="003258C2" w:rsidRPr="00E77497" w:rsidDel="000C090B">
            <w:rPr>
              <w:i/>
            </w:rPr>
            <w:delText>lnum</w:delText>
          </w:r>
        </w:del>
      </w:ins>
      <w:ins w:id="15217" w:author="Rev 6 Allen Wirfs-Brock" w:date="2012-02-16T17:51:00Z">
        <w:del w:id="15218" w:author="Rev 8 Allen Wirfs-Brock" w:date="2012-06-12T13:23:00Z">
          <w:r w:rsidR="003258C2" w:rsidDel="000C090B">
            <w:delText>.</w:delText>
          </w:r>
        </w:del>
      </w:ins>
    </w:p>
    <w:p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15219" w:name="_Toc382212587"/>
      <w:bookmarkEnd w:id="15206"/>
    </w:p>
    <w:p w:rsidR="003258C2" w:rsidRDefault="000C090B" w:rsidP="003258C2">
      <w:pPr>
        <w:pStyle w:val="Alg4"/>
        <w:numPr>
          <w:ilvl w:val="0"/>
          <w:numId w:val="82"/>
        </w:numPr>
        <w:contextualSpacing/>
        <w:rPr>
          <w:ins w:id="15220" w:author="Rev 6 Allen Wirfs-Brock" w:date="2012-02-16T17:52:00Z"/>
        </w:rPr>
      </w:pPr>
      <w:ins w:id="15221" w:author="Rev 8 Allen Wirfs-Brock" w:date="2012-06-12T13:24:00Z">
        <w:r>
          <w:t>ReturnIfAbrupt(</w:t>
        </w:r>
        <w:r>
          <w:rPr>
            <w:i/>
          </w:rPr>
          <w:t>rnum</w:t>
        </w:r>
        <w:r>
          <w:t>).</w:t>
        </w:r>
      </w:ins>
      <w:ins w:id="15222" w:author="Rev 6 Allen Wirfs-Brock" w:date="2012-02-16T17:52:00Z">
        <w:del w:id="15223" w:author="Rev 8 Allen Wirfs-Brock" w:date="2012-06-12T13:24:00Z">
          <w:r w:rsidR="003258C2" w:rsidDel="000C090B">
            <w:delText xml:space="preserve">If </w:delText>
          </w:r>
          <w:r w:rsidR="003258C2" w:rsidRPr="00E77497" w:rsidDel="000C090B">
            <w:rPr>
              <w:i/>
            </w:rPr>
            <w:delText>rnum</w:delText>
          </w:r>
          <w:r w:rsidR="003258C2" w:rsidRPr="00E77497" w:rsidDel="000C090B">
            <w:delText xml:space="preserve"> </w:delText>
          </w:r>
          <w:r w:rsidR="003258C2" w:rsidDel="000C090B">
            <w:delText xml:space="preserve">is an abrupt completion, return </w:delText>
          </w:r>
          <w:r w:rsidR="003258C2" w:rsidRPr="00E77497" w:rsidDel="000C090B">
            <w:rPr>
              <w:i/>
            </w:rPr>
            <w:delText>rnum</w:delText>
          </w:r>
          <w:r w:rsidR="003258C2" w:rsidDel="000C090B">
            <w:delText>.</w:delText>
          </w:r>
        </w:del>
      </w:ins>
    </w:p>
    <w:p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15219"/>
      <w:r w:rsidRPr="00E77497">
        <w:t>.</w:t>
      </w:r>
      <w:bookmarkStart w:id="15224" w:name="_Toc382212588"/>
    </w:p>
    <w:p w:rsidR="004C02EF" w:rsidRPr="00E77497" w:rsidRDefault="004C02EF" w:rsidP="003A4B22">
      <w:pPr>
        <w:pStyle w:val="Heading3"/>
        <w:numPr>
          <w:ilvl w:val="0"/>
          <w:numId w:val="0"/>
        </w:numPr>
      </w:pPr>
      <w:bookmarkStart w:id="15225" w:name="_Ref383593633"/>
      <w:bookmarkStart w:id="15226" w:name="_Toc385672212"/>
      <w:bookmarkStart w:id="15227" w:name="_Toc393690307"/>
      <w:bookmarkStart w:id="15228" w:name="_Ref424533048"/>
      <w:bookmarkStart w:id="15229" w:name="_Ref424533073"/>
      <w:bookmarkStart w:id="15230" w:name="_Ref424533092"/>
      <w:bookmarkStart w:id="15231" w:name="_Ref424535393"/>
      <w:bookmarkStart w:id="15232" w:name="_Ref424535434"/>
      <w:bookmarkStart w:id="15233" w:name="_Ref424667869"/>
      <w:bookmarkStart w:id="15234" w:name="_Ref424667882"/>
      <w:bookmarkStart w:id="15235" w:name="_Ref424667915"/>
      <w:bookmarkStart w:id="15236" w:name="_Ref424667925"/>
      <w:bookmarkStart w:id="15237" w:name="_Ref424668007"/>
      <w:bookmarkStart w:id="15238" w:name="_Ref424668017"/>
      <w:bookmarkStart w:id="15239" w:name="_Toc472818847"/>
      <w:bookmarkStart w:id="15240" w:name="_Toc235503421"/>
      <w:bookmarkStart w:id="15241" w:name="_Toc241509196"/>
      <w:bookmarkStart w:id="15242" w:name="_Toc244416683"/>
      <w:bookmarkStart w:id="15243" w:name="_Toc276631047"/>
      <w:bookmarkStart w:id="15244" w:name="_Toc339020377"/>
      <w:bookmarkEnd w:id="15224"/>
      <w:r w:rsidRPr="00E77497">
        <w:t>11.6.3</w:t>
      </w:r>
      <w:r w:rsidRPr="00E77497">
        <w:tab/>
        <w:t>Applying the Additive Operators to Number</w:t>
      </w:r>
      <w:bookmarkEnd w:id="15225"/>
      <w:bookmarkEnd w:id="15226"/>
      <w:bookmarkEnd w:id="15227"/>
      <w:r w:rsidRPr="00E77497">
        <w:t>s</w:t>
      </w:r>
      <w:bookmarkEnd w:id="15228"/>
      <w:bookmarkEnd w:id="15229"/>
      <w:bookmarkEnd w:id="15230"/>
      <w:bookmarkEnd w:id="15231"/>
      <w:bookmarkEnd w:id="15232"/>
      <w:bookmarkEnd w:id="15233"/>
      <w:bookmarkEnd w:id="15234"/>
      <w:bookmarkEnd w:id="15235"/>
      <w:bookmarkEnd w:id="15236"/>
      <w:bookmarkEnd w:id="15237"/>
      <w:bookmarkEnd w:id="15238"/>
      <w:bookmarkEnd w:id="15239"/>
      <w:bookmarkEnd w:id="15240"/>
      <w:bookmarkEnd w:id="15241"/>
      <w:bookmarkEnd w:id="15242"/>
      <w:bookmarkEnd w:id="15243"/>
      <w:bookmarkEnd w:id="15244"/>
    </w:p>
    <w:p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rsidR="004C02EF" w:rsidRPr="00E77497" w:rsidRDefault="004C02EF" w:rsidP="004C02EF">
      <w:r w:rsidRPr="00E77497">
        <w:t>Addition is a commutative operation, but not always associative.</w:t>
      </w:r>
    </w:p>
    <w:p w:rsidR="004C02EF" w:rsidRPr="00E77497" w:rsidRDefault="004C02EF" w:rsidP="004C02EF">
      <w:pPr>
        <w:spacing w:after="60"/>
      </w:pPr>
      <w:r w:rsidRPr="00E77497">
        <w:t>The result of an addition is determined using the rules of IEEE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15245" w:name="_Toc375031184"/>
      <w:bookmarkStart w:id="15246" w:name="_Ref381183061"/>
      <w:bookmarkStart w:id="15247" w:name="_Toc381513697"/>
      <w:bookmarkStart w:id="15248" w:name="_Toc382202853"/>
      <w:bookmarkStart w:id="15249" w:name="_Toc382212219"/>
      <w:bookmarkStart w:id="15250" w:name="_Toc382212589"/>
      <w:bookmarkStart w:id="15251" w:name="_Toc382291564"/>
      <w:bookmarkStart w:id="15252" w:name="_Toc385672213"/>
      <w:bookmarkStart w:id="15253" w:name="_Toc393690308"/>
      <w:r w:rsidRPr="00E77497">
        <w:t>.</w:t>
      </w:r>
    </w:p>
    <w:p w:rsidR="004C02EF" w:rsidRPr="00E77497" w:rsidRDefault="004C02EF" w:rsidP="003A4B22">
      <w:pPr>
        <w:pStyle w:val="Heading2"/>
        <w:numPr>
          <w:ilvl w:val="0"/>
          <w:numId w:val="0"/>
        </w:numPr>
      </w:pPr>
      <w:bookmarkStart w:id="15254" w:name="_Ref457437603"/>
      <w:bookmarkStart w:id="15255" w:name="_Ref457449400"/>
      <w:bookmarkStart w:id="15256" w:name="_Toc472818848"/>
      <w:bookmarkStart w:id="15257" w:name="_Toc235503422"/>
      <w:bookmarkStart w:id="15258" w:name="_Toc241509197"/>
      <w:bookmarkStart w:id="15259" w:name="_Toc244416684"/>
      <w:bookmarkStart w:id="15260" w:name="_Toc276631048"/>
      <w:bookmarkStart w:id="15261" w:name="_Toc339020378"/>
      <w:r w:rsidRPr="00E77497">
        <w:t>11.7</w:t>
      </w:r>
      <w:r w:rsidRPr="00E77497">
        <w:tab/>
        <w:t>Bitwise Shift Operator</w:t>
      </w:r>
      <w:bookmarkStart w:id="15262" w:name="_Toc382202854"/>
      <w:bookmarkEnd w:id="15245"/>
      <w:bookmarkEnd w:id="15246"/>
      <w:bookmarkEnd w:id="15247"/>
      <w:bookmarkEnd w:id="15248"/>
      <w:bookmarkEnd w:id="15249"/>
      <w:bookmarkEnd w:id="15250"/>
      <w:bookmarkEnd w:id="15251"/>
      <w:bookmarkEnd w:id="15252"/>
      <w:bookmarkEnd w:id="15253"/>
      <w:bookmarkEnd w:id="15262"/>
      <w:r w:rsidRPr="00E77497">
        <w:t>s</w:t>
      </w:r>
      <w:bookmarkEnd w:id="15254"/>
      <w:bookmarkEnd w:id="15255"/>
      <w:bookmarkEnd w:id="15256"/>
      <w:bookmarkEnd w:id="15257"/>
      <w:bookmarkEnd w:id="15258"/>
      <w:bookmarkEnd w:id="15259"/>
      <w:bookmarkEnd w:id="15260"/>
      <w:bookmarkEnd w:id="15261"/>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15263" w:name="_Toc375031185"/>
      <w:bookmarkStart w:id="15264" w:name="_Ref378391230"/>
      <w:bookmarkStart w:id="15265" w:name="_Toc381513698"/>
      <w:bookmarkStart w:id="15266" w:name="_Toc382202855"/>
      <w:bookmarkStart w:id="15267" w:name="_Toc382212220"/>
      <w:bookmarkStart w:id="15268" w:name="_Toc382212590"/>
      <w:bookmarkStart w:id="15269" w:name="_Toc382291565"/>
      <w:bookmarkStart w:id="15270" w:name="_Toc385672214"/>
      <w:bookmarkStart w:id="15271" w:name="_Toc393690309"/>
    </w:p>
    <w:p w:rsidR="00A97CF5" w:rsidRPr="00E77497" w:rsidRDefault="00A97CF5" w:rsidP="00A97CF5">
      <w:pPr>
        <w:rPr>
          <w:ins w:id="15272" w:author="Rev 10 Allen Wirfs-Brock" w:date="2012-09-07T09:56:00Z"/>
          <w:rFonts w:ascii="Helvetica" w:hAnsi="Helvetica"/>
          <w:b/>
        </w:rPr>
      </w:pPr>
      <w:bookmarkStart w:id="15273" w:name="_Toc472818849"/>
      <w:bookmarkStart w:id="15274" w:name="_Toc235503423"/>
      <w:bookmarkStart w:id="15275" w:name="_Toc241509198"/>
      <w:bookmarkStart w:id="15276" w:name="_Toc244416685"/>
      <w:bookmarkStart w:id="15277" w:name="_Toc276631049"/>
      <w:ins w:id="15278" w:author="Rev 10 Allen Wirfs-Brock" w:date="2012-09-07T09:56: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E77497" w:rsidRDefault="00A97CF5" w:rsidP="00A97CF5">
      <w:pPr>
        <w:pStyle w:val="SyntaxRule"/>
        <w:rPr>
          <w:ins w:id="15279" w:author="Rev 10 Allen Wirfs-Brock" w:date="2012-09-07T09:56:00Z"/>
          <w:rFonts w:ascii="Arial" w:hAnsi="Arial"/>
        </w:rPr>
      </w:pPr>
      <w:ins w:id="15280" w:author="Rev 10 Allen Wirfs-Brock" w:date="2012-09-07T09:56:00Z">
        <w:r w:rsidRPr="00E77497">
          <w:t>ShiftExpression</w:t>
        </w:r>
        <w:r w:rsidRPr="00E77497">
          <w:rPr>
            <w:rFonts w:ascii="Arial" w:hAnsi="Arial"/>
          </w:rPr>
          <w:t xml:space="preserve"> </w:t>
        </w:r>
        <w:r w:rsidRPr="00E77497">
          <w:rPr>
            <w:rFonts w:ascii="Arial" w:hAnsi="Arial"/>
            <w:b/>
            <w:i w:val="0"/>
          </w:rPr>
          <w:t>:</w:t>
        </w:r>
      </w:ins>
    </w:p>
    <w:p w:rsidR="00A97CF5" w:rsidRPr="00E77497" w:rsidRDefault="00A97CF5" w:rsidP="00A97CF5">
      <w:pPr>
        <w:pStyle w:val="SyntaxDefinition"/>
        <w:rPr>
          <w:ins w:id="15281" w:author="Rev 10 Allen Wirfs-Brock" w:date="2012-09-07T09:56:00Z"/>
          <w:rFonts w:ascii="Arial" w:hAnsi="Arial"/>
        </w:rPr>
      </w:pPr>
      <w:ins w:id="15282" w:author="Rev 10 Allen Wirfs-Brock" w:date="2012-09-07T09:56:00Z">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ins>
    </w:p>
    <w:p w:rsidR="00A97CF5" w:rsidRPr="00E77497" w:rsidRDefault="00A97CF5" w:rsidP="00A97CF5">
      <w:pPr>
        <w:pStyle w:val="Alg4"/>
        <w:numPr>
          <w:ilvl w:val="0"/>
          <w:numId w:val="973"/>
        </w:numPr>
        <w:spacing w:after="220"/>
        <w:contextualSpacing/>
        <w:rPr>
          <w:ins w:id="15283" w:author="Rev 10 Allen Wirfs-Brock" w:date="2012-09-07T09:56:00Z"/>
        </w:rPr>
      </w:pPr>
      <w:ins w:id="15284" w:author="Rev 10 Allen Wirfs-Brock" w:date="2012-09-07T09:56:00Z">
        <w:r w:rsidRPr="00E77497">
          <w:t xml:space="preserve">Return </w:t>
        </w:r>
        <w:r w:rsidRPr="00BD6E56">
          <w:rPr>
            <w:b/>
          </w:rPr>
          <w:t>false</w:t>
        </w:r>
        <w:r w:rsidRPr="00E77497">
          <w:t>.</w:t>
        </w:r>
      </w:ins>
    </w:p>
    <w:p w:rsidR="004C02EF" w:rsidRPr="00E77497" w:rsidRDefault="004C02EF" w:rsidP="003A4B22">
      <w:pPr>
        <w:pStyle w:val="Heading3"/>
        <w:numPr>
          <w:ilvl w:val="0"/>
          <w:numId w:val="0"/>
        </w:numPr>
      </w:pPr>
      <w:bookmarkStart w:id="15285" w:name="_Toc339020379"/>
      <w:r w:rsidRPr="00E77497">
        <w:t>11.7.1</w:t>
      </w:r>
      <w:r w:rsidRPr="00E77497">
        <w:tab/>
        <w:t xml:space="preserve">The Left Shift Operator ( </w:t>
      </w:r>
      <w:r w:rsidRPr="00E77497">
        <w:rPr>
          <w:rFonts w:ascii="Courier New" w:hAnsi="Courier New"/>
        </w:rPr>
        <w:t>&lt;&lt;</w:t>
      </w:r>
      <w:r w:rsidRPr="00E77497">
        <w:t xml:space="preserve"> </w:t>
      </w:r>
      <w:bookmarkStart w:id="15286" w:name="_Toc382202856"/>
      <w:bookmarkEnd w:id="15263"/>
      <w:bookmarkEnd w:id="15264"/>
      <w:bookmarkEnd w:id="15265"/>
      <w:bookmarkEnd w:id="15266"/>
      <w:bookmarkEnd w:id="15267"/>
      <w:bookmarkEnd w:id="15268"/>
      <w:bookmarkEnd w:id="15269"/>
      <w:bookmarkEnd w:id="15270"/>
      <w:bookmarkEnd w:id="15271"/>
      <w:bookmarkEnd w:id="15286"/>
      <w:r w:rsidRPr="00E77497">
        <w:t>)</w:t>
      </w:r>
      <w:bookmarkEnd w:id="15273"/>
      <w:bookmarkEnd w:id="15274"/>
      <w:bookmarkEnd w:id="15275"/>
      <w:bookmarkEnd w:id="15276"/>
      <w:bookmarkEnd w:id="15277"/>
      <w:bookmarkEnd w:id="15285"/>
    </w:p>
    <w:p w:rsidR="004C02EF" w:rsidRPr="005D449B" w:rsidRDefault="009D1CDA" w:rsidP="005D449B">
      <w:pPr>
        <w:pStyle w:val="Note"/>
        <w:pPrChange w:id="15287" w:author="Rev 11 Allen Wirfs-Brock" w:date="2012-10-26T12:22:00Z">
          <w:pPr/>
        </w:pPrChange>
      </w:pPr>
      <w:ins w:id="15288" w:author="Rev 4 Allen Wirfs-Brock" w:date="2011-10-15T09:53:00Z">
        <w:r w:rsidRPr="005D449B">
          <w:t>NOTE</w:t>
        </w:r>
        <w:r w:rsidRPr="005D449B">
          <w:tab/>
        </w:r>
      </w:ins>
      <w:r w:rsidR="004C02EF" w:rsidRPr="005D449B">
        <w:t>Performs a bitwise left shift operation on the left operand by the amount specified by the right operand.</w:t>
      </w:r>
    </w:p>
    <w:p w:rsidR="00AF60D2" w:rsidRPr="003B4312" w:rsidRDefault="00AF60D2" w:rsidP="00AF60D2">
      <w:pPr>
        <w:keepNext/>
        <w:rPr>
          <w:ins w:id="15289" w:author="Rev 4 Allen Wirfs-Brock" w:date="2011-10-15T09:52:00Z"/>
          <w:rFonts w:ascii="Helvetica" w:hAnsi="Helvetica"/>
          <w:b/>
        </w:rPr>
      </w:pPr>
      <w:ins w:id="15290" w:author="Rev 4 Allen Wirfs-Brock" w:date="2011-10-15T09:52:00Z">
        <w:r w:rsidRPr="004D1BD1">
          <w:rPr>
            <w:rFonts w:ascii="Helvetica" w:hAnsi="Helvetica"/>
            <w:b/>
          </w:rPr>
          <w:lastRenderedPageBreak/>
          <w:t xml:space="preserve">Runtime Semantics: </w:t>
        </w:r>
        <w:r w:rsidRPr="003B4312">
          <w:rPr>
            <w:rFonts w:ascii="Helvetica" w:hAnsi="Helvetica"/>
            <w:b/>
            <w:spacing w:val="6"/>
          </w:rPr>
          <w:t>Evaluation</w:t>
        </w:r>
      </w:ins>
    </w:p>
    <w:p w:rsidR="004C02EF" w:rsidRPr="00E77497" w:rsidRDefault="004C02EF" w:rsidP="004C02EF">
      <w:del w:id="15291"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15292" w:author="Rev 4 Allen Wirfs-Brock" w:date="2011-10-15T09:53:00Z">
        <w:r w:rsidRPr="00E77497" w:rsidDel="009D1CDA">
          <w:delText>is evaluated as follows:</w:delText>
        </w:r>
      </w:del>
      <w:bookmarkStart w:id="15293" w:name="_Toc382212591"/>
    </w:p>
    <w:p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15293"/>
      <w:r w:rsidRPr="00E77497">
        <w:t>.</w:t>
      </w:r>
      <w:bookmarkStart w:id="15294" w:name="_Toc382212592"/>
    </w:p>
    <w:p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15294"/>
      <w:r w:rsidRPr="00E77497">
        <w:t>.</w:t>
      </w:r>
      <w:bookmarkStart w:id="15295" w:name="_Toc382212593"/>
    </w:p>
    <w:p w:rsidR="003258C2" w:rsidRDefault="0056239B" w:rsidP="003258C2">
      <w:pPr>
        <w:pStyle w:val="Alg4"/>
        <w:numPr>
          <w:ilvl w:val="0"/>
          <w:numId w:val="83"/>
        </w:numPr>
        <w:contextualSpacing/>
        <w:rPr>
          <w:ins w:id="15296" w:author="Rev 6 Allen Wirfs-Brock" w:date="2012-02-16T17:54:00Z"/>
        </w:rPr>
      </w:pPr>
      <w:ins w:id="15297" w:author="Rev 8 Allen Wirfs-Brock" w:date="2012-06-12T12:59:00Z">
        <w:r>
          <w:t>ReturnIfAbrupt(</w:t>
        </w:r>
        <w:r w:rsidRPr="00342FD6">
          <w:rPr>
            <w:i/>
          </w:rPr>
          <w:t>lval</w:t>
        </w:r>
        <w:r>
          <w:t>).</w:t>
        </w:r>
      </w:ins>
      <w:ins w:id="15298" w:author="Rev 6 Allen Wirfs-Brock" w:date="2012-02-16T17:54:00Z">
        <w:del w:id="15299"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15295"/>
      <w:r w:rsidRPr="00E77497">
        <w:t>.</w:t>
      </w:r>
      <w:bookmarkStart w:id="15300" w:name="_Toc382212594"/>
    </w:p>
    <w:p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15301" w:name="_Toc382212595"/>
      <w:bookmarkEnd w:id="15300"/>
    </w:p>
    <w:p w:rsidR="003258C2" w:rsidRDefault="000C090B" w:rsidP="003258C2">
      <w:pPr>
        <w:pStyle w:val="Alg4"/>
        <w:numPr>
          <w:ilvl w:val="0"/>
          <w:numId w:val="83"/>
        </w:numPr>
        <w:contextualSpacing/>
        <w:rPr>
          <w:ins w:id="15302" w:author="Rev 6 Allen Wirfs-Brock" w:date="2012-02-16T17:55:00Z"/>
        </w:rPr>
      </w:pPr>
      <w:ins w:id="15303" w:author="Rev 8 Allen Wirfs-Brock" w:date="2012-06-12T13:18:00Z">
        <w:r>
          <w:t>ReturnIfAbrupt(</w:t>
        </w:r>
        <w:r>
          <w:rPr>
            <w:i/>
          </w:rPr>
          <w:t>r</w:t>
        </w:r>
        <w:r w:rsidRPr="00342FD6">
          <w:rPr>
            <w:i/>
          </w:rPr>
          <w:t>val</w:t>
        </w:r>
        <w:r>
          <w:t>).</w:t>
        </w:r>
      </w:ins>
      <w:ins w:id="15304" w:author="Rev 6 Allen Wirfs-Brock" w:date="2012-02-16T17:55:00Z">
        <w:del w:id="15305" w:author="Rev 8 Allen Wirfs-Brock" w:date="2012-06-12T13:18: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15301"/>
      <w:r w:rsidRPr="00E77497">
        <w:t>.</w:t>
      </w:r>
      <w:bookmarkStart w:id="15306" w:name="_Toc382212596"/>
    </w:p>
    <w:p w:rsidR="003258C2" w:rsidRDefault="0034651E" w:rsidP="003258C2">
      <w:pPr>
        <w:pStyle w:val="Alg4"/>
        <w:numPr>
          <w:ilvl w:val="0"/>
          <w:numId w:val="83"/>
        </w:numPr>
        <w:contextualSpacing/>
        <w:rPr>
          <w:ins w:id="15307" w:author="Rev 6 Allen Wirfs-Brock" w:date="2012-02-16T17:55:00Z"/>
        </w:rPr>
      </w:pPr>
      <w:ins w:id="15308" w:author="Rev 8 Allen Wirfs-Brock" w:date="2012-06-12T13:27:00Z">
        <w:r>
          <w:t>ReturnIfAbrupt(</w:t>
        </w:r>
        <w:r w:rsidRPr="00342FD6">
          <w:rPr>
            <w:i/>
          </w:rPr>
          <w:t>l</w:t>
        </w:r>
        <w:r>
          <w:rPr>
            <w:i/>
          </w:rPr>
          <w:t>nu</w:t>
        </w:r>
        <w:del w:id="15309" w:author="Rev 10 Allen Wirfs-Brock" w:date="2012-08-14T15:24:00Z">
          <w:r w:rsidDel="00EA1B5F">
            <w:rPr>
              <w:i/>
            </w:rPr>
            <w:delText>n</w:delText>
          </w:r>
        </w:del>
      </w:ins>
      <w:ins w:id="15310" w:author="Rev 10 Allen Wirfs-Brock" w:date="2012-08-14T15:24:00Z">
        <w:r w:rsidR="00EA1B5F">
          <w:rPr>
            <w:i/>
          </w:rPr>
          <w:t>m</w:t>
        </w:r>
      </w:ins>
      <w:ins w:id="15311" w:author="Rev 8 Allen Wirfs-Brock" w:date="2012-06-12T13:27:00Z">
        <w:r>
          <w:t>).</w:t>
        </w:r>
      </w:ins>
      <w:ins w:id="15312" w:author="Rev 6 Allen Wirfs-Brock" w:date="2012-02-16T17:55:00Z">
        <w:del w:id="15313" w:author="Rev 8 Allen Wirfs-Brock" w:date="2012-06-12T13:27:00Z">
          <w:r w:rsidR="003258C2" w:rsidDel="0034651E">
            <w:delText xml:space="preserve">If </w:delText>
          </w:r>
          <w:r w:rsidR="003258C2" w:rsidRPr="00E77497" w:rsidDel="0034651E">
            <w:rPr>
              <w:i/>
            </w:rPr>
            <w:delText>lnum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lnum</w:delText>
          </w:r>
          <w:r w:rsidR="003258C2" w:rsidDel="0034651E">
            <w:delText>.</w:delText>
          </w:r>
        </w:del>
      </w:ins>
    </w:p>
    <w:p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15306"/>
      <w:r w:rsidRPr="00E77497">
        <w:t>.</w:t>
      </w:r>
      <w:bookmarkStart w:id="15314" w:name="_Toc382212597"/>
    </w:p>
    <w:p w:rsidR="003258C2" w:rsidRDefault="0034651E" w:rsidP="003258C2">
      <w:pPr>
        <w:pStyle w:val="Alg4"/>
        <w:numPr>
          <w:ilvl w:val="0"/>
          <w:numId w:val="83"/>
        </w:numPr>
        <w:contextualSpacing/>
        <w:rPr>
          <w:ins w:id="15315" w:author="Rev 6 Allen Wirfs-Brock" w:date="2012-02-16T17:55:00Z"/>
        </w:rPr>
      </w:pPr>
      <w:ins w:id="15316" w:author="Rev 8 Allen Wirfs-Brock" w:date="2012-06-12T13:27:00Z">
        <w:r>
          <w:t>ReturnIfAbrupt(</w:t>
        </w:r>
        <w:r>
          <w:rPr>
            <w:i/>
          </w:rPr>
          <w:t>rnu</w:t>
        </w:r>
        <w:del w:id="15317" w:author="Rev 10 Allen Wirfs-Brock" w:date="2012-08-14T15:24:00Z">
          <w:r w:rsidDel="00EA1B5F">
            <w:rPr>
              <w:i/>
            </w:rPr>
            <w:delText>n</w:delText>
          </w:r>
        </w:del>
      </w:ins>
      <w:ins w:id="15318" w:author="Rev 10 Allen Wirfs-Brock" w:date="2012-08-14T15:24:00Z">
        <w:r w:rsidR="00EA1B5F">
          <w:rPr>
            <w:i/>
          </w:rPr>
          <w:t>m</w:t>
        </w:r>
      </w:ins>
      <w:ins w:id="15319" w:author="Rev 8 Allen Wirfs-Brock" w:date="2012-06-12T13:27:00Z">
        <w:r>
          <w:t>).</w:t>
        </w:r>
      </w:ins>
      <w:ins w:id="15320" w:author="Rev 6 Allen Wirfs-Brock" w:date="2012-02-16T17:55:00Z">
        <w:del w:id="15321" w:author="Rev 8 Allen Wirfs-Brock" w:date="2012-06-12T13:27:00Z">
          <w:r w:rsidR="003258C2" w:rsidDel="0034651E">
            <w:delText xml:space="preserve">If </w:delText>
          </w:r>
          <w:r w:rsidR="003258C2" w:rsidRPr="00E77497" w:rsidDel="0034651E">
            <w:rPr>
              <w:i/>
            </w:rPr>
            <w:delText>rnum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rnum</w:delText>
          </w:r>
          <w:r w:rsidR="003258C2" w:rsidDel="0034651E">
            <w:delText>.</w:delText>
          </w:r>
        </w:del>
      </w:ins>
    </w:p>
    <w:p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15314"/>
      <w:r w:rsidRPr="00E77497">
        <w:t>.</w:t>
      </w:r>
      <w:bookmarkStart w:id="15322" w:name="_Toc382212598"/>
    </w:p>
    <w:p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15322"/>
      <w:r w:rsidRPr="00E77497">
        <w:t>.</w:t>
      </w:r>
      <w:bookmarkStart w:id="15323" w:name="_Toc382212599"/>
    </w:p>
    <w:p w:rsidR="004C02EF" w:rsidRPr="00E77497" w:rsidRDefault="004C02EF" w:rsidP="003A4B22">
      <w:pPr>
        <w:pStyle w:val="Heading3"/>
        <w:numPr>
          <w:ilvl w:val="0"/>
          <w:numId w:val="0"/>
        </w:numPr>
      </w:pPr>
      <w:bookmarkStart w:id="15324" w:name="_Toc375031186"/>
      <w:bookmarkStart w:id="15325" w:name="_Toc381513699"/>
      <w:bookmarkStart w:id="15326" w:name="_Toc382202857"/>
      <w:bookmarkStart w:id="15327" w:name="_Toc382212221"/>
      <w:bookmarkStart w:id="15328" w:name="_Toc382212600"/>
      <w:bookmarkStart w:id="15329" w:name="_Toc382291566"/>
      <w:bookmarkStart w:id="15330" w:name="_Toc385672215"/>
      <w:bookmarkStart w:id="15331" w:name="_Toc393690310"/>
      <w:bookmarkStart w:id="15332" w:name="_Toc472818850"/>
      <w:bookmarkStart w:id="15333" w:name="_Toc235503424"/>
      <w:bookmarkStart w:id="15334" w:name="_Toc241509199"/>
      <w:bookmarkStart w:id="15335" w:name="_Toc244416686"/>
      <w:bookmarkStart w:id="15336" w:name="_Toc276631050"/>
      <w:bookmarkStart w:id="15337" w:name="_Toc339020380"/>
      <w:bookmarkEnd w:id="15323"/>
      <w:r w:rsidRPr="00E77497">
        <w:t>11.7.2</w:t>
      </w:r>
      <w:r w:rsidRPr="00E77497">
        <w:tab/>
        <w:t xml:space="preserve">The Signed Right Shift Operator ( </w:t>
      </w:r>
      <w:r w:rsidRPr="00E77497">
        <w:rPr>
          <w:rFonts w:ascii="Courier New" w:hAnsi="Courier New"/>
        </w:rPr>
        <w:t>&gt;&gt;</w:t>
      </w:r>
      <w:r w:rsidRPr="00E77497">
        <w:t xml:space="preserve"> </w:t>
      </w:r>
      <w:bookmarkStart w:id="15338" w:name="_Toc382202858"/>
      <w:bookmarkEnd w:id="15324"/>
      <w:bookmarkEnd w:id="15325"/>
      <w:bookmarkEnd w:id="15326"/>
      <w:bookmarkEnd w:id="15327"/>
      <w:bookmarkEnd w:id="15328"/>
      <w:bookmarkEnd w:id="15329"/>
      <w:bookmarkEnd w:id="15330"/>
      <w:bookmarkEnd w:id="15331"/>
      <w:bookmarkEnd w:id="15338"/>
      <w:r w:rsidRPr="00E77497">
        <w:t>)</w:t>
      </w:r>
      <w:bookmarkEnd w:id="15332"/>
      <w:bookmarkEnd w:id="15333"/>
      <w:bookmarkEnd w:id="15334"/>
      <w:bookmarkEnd w:id="15335"/>
      <w:bookmarkEnd w:id="15336"/>
      <w:bookmarkEnd w:id="15337"/>
    </w:p>
    <w:p w:rsidR="004C02EF" w:rsidRPr="005D449B" w:rsidRDefault="009D1CDA" w:rsidP="005D449B">
      <w:pPr>
        <w:pStyle w:val="Note"/>
        <w:pPrChange w:id="15339" w:author="Rev 11 Allen Wirfs-Brock" w:date="2012-10-26T12:22:00Z">
          <w:pPr/>
        </w:pPrChange>
      </w:pPr>
      <w:ins w:id="15340" w:author="Rev 4 Allen Wirfs-Brock" w:date="2011-10-15T09:53:00Z">
        <w:r w:rsidRPr="005D449B">
          <w:t>NOTE</w:t>
        </w:r>
        <w:r w:rsidRPr="005D449B">
          <w:tab/>
        </w:r>
      </w:ins>
      <w:r w:rsidR="004C02EF" w:rsidRPr="005D449B">
        <w:t>Performs a sign-filling bitwise right shift operation on the left operand by the amount specified by the right operand.</w:t>
      </w:r>
    </w:p>
    <w:p w:rsidR="00AF60D2" w:rsidRPr="003B4312" w:rsidRDefault="00AF60D2" w:rsidP="00AF60D2">
      <w:pPr>
        <w:keepNext/>
        <w:rPr>
          <w:ins w:id="15341" w:author="Rev 4 Allen Wirfs-Brock" w:date="2011-10-15T09:52:00Z"/>
          <w:rFonts w:ascii="Helvetica" w:hAnsi="Helvetica"/>
          <w:b/>
        </w:rPr>
      </w:pPr>
      <w:ins w:id="15342"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rsidR="004C02EF" w:rsidRPr="00E77497" w:rsidRDefault="004C02EF" w:rsidP="004C02EF">
      <w:del w:id="15343"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15344" w:author="Rev 4 Allen Wirfs-Brock" w:date="2011-10-15T09:53:00Z">
        <w:r w:rsidRPr="00E77497" w:rsidDel="009D1CDA">
          <w:delText>is evaluated as follows:</w:delText>
        </w:r>
      </w:del>
      <w:bookmarkStart w:id="15345" w:name="_Toc382212601"/>
    </w:p>
    <w:p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15345"/>
      <w:r w:rsidRPr="00E77497">
        <w:t>.</w:t>
      </w:r>
      <w:bookmarkStart w:id="15346" w:name="_Toc382212602"/>
    </w:p>
    <w:p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15347" w:name="_Toc382212603"/>
      <w:bookmarkEnd w:id="15346"/>
    </w:p>
    <w:p w:rsidR="003258C2" w:rsidRDefault="0056239B" w:rsidP="003258C2">
      <w:pPr>
        <w:pStyle w:val="Alg4"/>
        <w:numPr>
          <w:ilvl w:val="0"/>
          <w:numId w:val="84"/>
        </w:numPr>
        <w:contextualSpacing/>
        <w:rPr>
          <w:ins w:id="15348" w:author="Rev 6 Allen Wirfs-Brock" w:date="2012-02-16T17:56:00Z"/>
        </w:rPr>
      </w:pPr>
      <w:ins w:id="15349" w:author="Rev 8 Allen Wirfs-Brock" w:date="2012-06-12T12:58:00Z">
        <w:r>
          <w:t>ReturnIfAbrupt(</w:t>
        </w:r>
        <w:r w:rsidRPr="00342FD6">
          <w:rPr>
            <w:i/>
          </w:rPr>
          <w:t>lval</w:t>
        </w:r>
        <w:r>
          <w:t>).</w:t>
        </w:r>
      </w:ins>
      <w:ins w:id="15350" w:author="Rev 6 Allen Wirfs-Brock" w:date="2012-02-16T17:56:00Z">
        <w:del w:id="15351"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15347"/>
      <w:r w:rsidRPr="00E77497">
        <w:t>.</w:t>
      </w:r>
      <w:bookmarkStart w:id="15352" w:name="_Toc382212604"/>
    </w:p>
    <w:p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15353" w:name="_Toc382212605"/>
      <w:bookmarkEnd w:id="15352"/>
    </w:p>
    <w:p w:rsidR="00722F95" w:rsidRDefault="000C090B" w:rsidP="00722F95">
      <w:pPr>
        <w:pStyle w:val="Alg4"/>
        <w:numPr>
          <w:ilvl w:val="0"/>
          <w:numId w:val="84"/>
        </w:numPr>
        <w:contextualSpacing/>
        <w:rPr>
          <w:ins w:id="15354" w:author="Rev 6 Allen Wirfs-Brock" w:date="2012-02-16T18:02:00Z"/>
        </w:rPr>
      </w:pPr>
      <w:ins w:id="15355" w:author="Rev 8 Allen Wirfs-Brock" w:date="2012-06-12T13:18:00Z">
        <w:r>
          <w:t>ReturnIfAbrupt(</w:t>
        </w:r>
        <w:r>
          <w:rPr>
            <w:i/>
          </w:rPr>
          <w:t>r</w:t>
        </w:r>
        <w:r w:rsidRPr="00342FD6">
          <w:rPr>
            <w:i/>
          </w:rPr>
          <w:t>val</w:t>
        </w:r>
        <w:r>
          <w:t>).</w:t>
        </w:r>
      </w:ins>
      <w:ins w:id="15356" w:author="Rev 6 Allen Wirfs-Brock" w:date="2012-02-16T18:02:00Z">
        <w:del w:id="15357"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15358" w:name="_Toc382212606"/>
      <w:bookmarkEnd w:id="15353"/>
    </w:p>
    <w:p w:rsidR="00CB6687" w:rsidRDefault="0034651E" w:rsidP="00CB6687">
      <w:pPr>
        <w:pStyle w:val="Alg4"/>
        <w:numPr>
          <w:ilvl w:val="0"/>
          <w:numId w:val="84"/>
        </w:numPr>
        <w:contextualSpacing/>
        <w:rPr>
          <w:ins w:id="15359" w:author="Rev 6 Allen Wirfs-Brock" w:date="2012-02-16T18:10:00Z"/>
        </w:rPr>
      </w:pPr>
      <w:ins w:id="15360" w:author="Rev 8 Allen Wirfs-Brock" w:date="2012-06-12T13:28:00Z">
        <w:r>
          <w:t>ReturnIfAbrupt(</w:t>
        </w:r>
        <w:r w:rsidRPr="00342FD6">
          <w:rPr>
            <w:i/>
          </w:rPr>
          <w:t>l</w:t>
        </w:r>
        <w:r>
          <w:rPr>
            <w:i/>
          </w:rPr>
          <w:t>nu</w:t>
        </w:r>
        <w:del w:id="15361" w:author="Rev 10 Allen Wirfs-Brock" w:date="2012-08-14T15:24:00Z">
          <w:r w:rsidDel="00EA1B5F">
            <w:rPr>
              <w:i/>
            </w:rPr>
            <w:delText>n</w:delText>
          </w:r>
        </w:del>
      </w:ins>
      <w:ins w:id="15362" w:author="Rev 10 Allen Wirfs-Brock" w:date="2012-08-14T15:24:00Z">
        <w:r w:rsidR="00EA1B5F">
          <w:rPr>
            <w:i/>
          </w:rPr>
          <w:t>m</w:t>
        </w:r>
      </w:ins>
      <w:ins w:id="15363" w:author="Rev 8 Allen Wirfs-Brock" w:date="2012-06-12T13:28:00Z">
        <w:r>
          <w:t>).</w:t>
        </w:r>
      </w:ins>
      <w:ins w:id="15364" w:author="Rev 6 Allen Wirfs-Brock" w:date="2012-02-16T18:10:00Z">
        <w:del w:id="15365"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15366" w:name="_Toc382212607"/>
      <w:bookmarkEnd w:id="15358"/>
    </w:p>
    <w:p w:rsidR="00CB6687" w:rsidRDefault="0034651E" w:rsidP="00CB6687">
      <w:pPr>
        <w:pStyle w:val="Alg4"/>
        <w:numPr>
          <w:ilvl w:val="0"/>
          <w:numId w:val="84"/>
        </w:numPr>
        <w:contextualSpacing/>
        <w:rPr>
          <w:ins w:id="15367" w:author="Rev 6 Allen Wirfs-Brock" w:date="2012-02-16T18:13:00Z"/>
        </w:rPr>
      </w:pPr>
      <w:ins w:id="15368" w:author="Rev 8 Allen Wirfs-Brock" w:date="2012-06-12T13:28:00Z">
        <w:r>
          <w:t>ReturnIfAbrupt(</w:t>
        </w:r>
        <w:r>
          <w:rPr>
            <w:i/>
          </w:rPr>
          <w:t>rnu</w:t>
        </w:r>
        <w:del w:id="15369" w:author="Rev 10 Allen Wirfs-Brock" w:date="2012-08-14T15:24:00Z">
          <w:r w:rsidDel="00EA1B5F">
            <w:rPr>
              <w:i/>
            </w:rPr>
            <w:delText>n</w:delText>
          </w:r>
        </w:del>
      </w:ins>
      <w:ins w:id="15370" w:author="Rev 10 Allen Wirfs-Brock" w:date="2012-08-14T15:24:00Z">
        <w:r w:rsidR="00EA1B5F">
          <w:rPr>
            <w:i/>
          </w:rPr>
          <w:t>m</w:t>
        </w:r>
      </w:ins>
      <w:ins w:id="15371" w:author="Rev 8 Allen Wirfs-Brock" w:date="2012-06-12T13:28:00Z">
        <w:r>
          <w:t>).</w:t>
        </w:r>
      </w:ins>
      <w:ins w:id="15372" w:author="Rev 6 Allen Wirfs-Brock" w:date="2012-02-16T18:13:00Z">
        <w:del w:id="15373"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rsidR="004C02EF" w:rsidRPr="00E77497" w:rsidRDefault="004C02EF" w:rsidP="00441AED">
      <w:pPr>
        <w:pStyle w:val="Alg4"/>
        <w:numPr>
          <w:ilvl w:val="0"/>
          <w:numId w:val="84"/>
        </w:numPr>
        <w:spacing w:after="240"/>
      </w:pPr>
      <w:bookmarkStart w:id="15374" w:name="_Toc382212608"/>
      <w:bookmarkEnd w:id="15366"/>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15374"/>
      <w:r w:rsidRPr="00E77497">
        <w:t>.</w:t>
      </w:r>
      <w:bookmarkStart w:id="15375" w:name="_Toc382212609"/>
    </w:p>
    <w:p w:rsidR="004C02EF" w:rsidRPr="00E77497" w:rsidRDefault="004C02EF" w:rsidP="003A4B22">
      <w:pPr>
        <w:pStyle w:val="Heading3"/>
        <w:numPr>
          <w:ilvl w:val="0"/>
          <w:numId w:val="0"/>
        </w:numPr>
      </w:pPr>
      <w:bookmarkStart w:id="15376" w:name="_Toc375031187"/>
      <w:bookmarkStart w:id="15377" w:name="_Toc381513700"/>
      <w:bookmarkStart w:id="15378" w:name="_Toc382202859"/>
      <w:bookmarkStart w:id="15379" w:name="_Toc382212222"/>
      <w:bookmarkStart w:id="15380" w:name="_Toc382212610"/>
      <w:bookmarkStart w:id="15381" w:name="_Toc382291567"/>
      <w:bookmarkStart w:id="15382" w:name="_Toc385672216"/>
      <w:bookmarkStart w:id="15383" w:name="_Toc393690311"/>
      <w:bookmarkStart w:id="15384" w:name="_Toc472818851"/>
      <w:bookmarkStart w:id="15385" w:name="_Toc235503425"/>
      <w:bookmarkStart w:id="15386" w:name="_Toc241509200"/>
      <w:bookmarkStart w:id="15387" w:name="_Toc244416687"/>
      <w:bookmarkStart w:id="15388" w:name="_Toc276631051"/>
      <w:bookmarkStart w:id="15389" w:name="_Toc339020381"/>
      <w:bookmarkEnd w:id="15375"/>
      <w:r w:rsidRPr="00E77497">
        <w:t>11.7.3</w:t>
      </w:r>
      <w:r w:rsidRPr="00E77497">
        <w:tab/>
        <w:t xml:space="preserve">The Unsigned Right Shift Operator ( </w:t>
      </w:r>
      <w:r w:rsidRPr="00E77497">
        <w:rPr>
          <w:rFonts w:ascii="Courier New" w:hAnsi="Courier New"/>
        </w:rPr>
        <w:t>&gt;&gt;&gt;</w:t>
      </w:r>
      <w:r w:rsidRPr="00E77497">
        <w:t xml:space="preserve"> </w:t>
      </w:r>
      <w:bookmarkStart w:id="15390" w:name="_Toc382202860"/>
      <w:bookmarkEnd w:id="15376"/>
      <w:bookmarkEnd w:id="15377"/>
      <w:bookmarkEnd w:id="15378"/>
      <w:bookmarkEnd w:id="15379"/>
      <w:bookmarkEnd w:id="15380"/>
      <w:bookmarkEnd w:id="15381"/>
      <w:bookmarkEnd w:id="15382"/>
      <w:bookmarkEnd w:id="15383"/>
      <w:bookmarkEnd w:id="15390"/>
      <w:r w:rsidRPr="00E77497">
        <w:t>)</w:t>
      </w:r>
      <w:bookmarkEnd w:id="15384"/>
      <w:bookmarkEnd w:id="15385"/>
      <w:bookmarkEnd w:id="15386"/>
      <w:bookmarkEnd w:id="15387"/>
      <w:bookmarkEnd w:id="15388"/>
      <w:bookmarkEnd w:id="15389"/>
    </w:p>
    <w:p w:rsidR="004C02EF" w:rsidRPr="005D449B" w:rsidRDefault="009D1CDA" w:rsidP="005D449B">
      <w:pPr>
        <w:pStyle w:val="Note"/>
        <w:pPrChange w:id="15391" w:author="Rev 11 Allen Wirfs-Brock" w:date="2012-10-26T12:22:00Z">
          <w:pPr/>
        </w:pPrChange>
      </w:pPr>
      <w:ins w:id="15392" w:author="Rev 4 Allen Wirfs-Brock" w:date="2011-10-15T09:52:00Z">
        <w:r w:rsidRPr="005D449B">
          <w:t>NOTE</w:t>
        </w:r>
        <w:r w:rsidRPr="005D449B">
          <w:tab/>
        </w:r>
      </w:ins>
      <w:r w:rsidR="004C02EF" w:rsidRPr="005D449B">
        <w:t>Performs a zero-filling bitwise right shift operation on the left operand by the amount specified by the right operand.</w:t>
      </w:r>
    </w:p>
    <w:p w:rsidR="00AF60D2" w:rsidRPr="003B4312" w:rsidRDefault="00AF60D2" w:rsidP="00AF60D2">
      <w:pPr>
        <w:keepNext/>
        <w:rPr>
          <w:ins w:id="15393" w:author="Rev 4 Allen Wirfs-Brock" w:date="2011-10-15T09:52:00Z"/>
          <w:rFonts w:ascii="Helvetica" w:hAnsi="Helvetica"/>
          <w:b/>
        </w:rPr>
      </w:pPr>
      <w:ins w:id="15394"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rsidR="004C02EF" w:rsidRPr="00E77497" w:rsidRDefault="004C02EF" w:rsidP="004C02EF">
      <w:del w:id="15395"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15396" w:author="Rev 4 Allen Wirfs-Brock" w:date="2011-10-15T09:52:00Z">
        <w:r w:rsidRPr="00E77497" w:rsidDel="009D1CDA">
          <w:delText>is evaluated as follows:</w:delText>
        </w:r>
      </w:del>
      <w:bookmarkStart w:id="15397" w:name="_Toc382212611"/>
    </w:p>
    <w:p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15397"/>
      <w:r w:rsidRPr="00E77497">
        <w:t>.</w:t>
      </w:r>
      <w:bookmarkStart w:id="15398" w:name="_Toc382212612"/>
    </w:p>
    <w:p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15399" w:name="_Toc382212613"/>
      <w:bookmarkEnd w:id="15398"/>
    </w:p>
    <w:p w:rsidR="003258C2" w:rsidRDefault="0056239B" w:rsidP="003258C2">
      <w:pPr>
        <w:pStyle w:val="Alg4"/>
        <w:numPr>
          <w:ilvl w:val="0"/>
          <w:numId w:val="85"/>
        </w:numPr>
        <w:contextualSpacing/>
        <w:rPr>
          <w:ins w:id="15400" w:author="Rev 6 Allen Wirfs-Brock" w:date="2012-02-16T17:56:00Z"/>
        </w:rPr>
      </w:pPr>
      <w:ins w:id="15401" w:author="Rev 8 Allen Wirfs-Brock" w:date="2012-06-12T12:58:00Z">
        <w:r>
          <w:t>ReturnIfAbrupt(</w:t>
        </w:r>
        <w:r w:rsidRPr="00342FD6">
          <w:rPr>
            <w:i/>
          </w:rPr>
          <w:t>lval</w:t>
        </w:r>
        <w:r>
          <w:t>).</w:t>
        </w:r>
      </w:ins>
      <w:ins w:id="15402" w:author="Rev 6 Allen Wirfs-Brock" w:date="2012-02-16T17:56:00Z">
        <w:del w:id="15403"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15399"/>
      <w:r w:rsidRPr="00E77497">
        <w:t>.</w:t>
      </w:r>
      <w:bookmarkStart w:id="15404" w:name="_Toc382212614"/>
    </w:p>
    <w:p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15405" w:name="_Toc382212615"/>
      <w:bookmarkEnd w:id="15404"/>
    </w:p>
    <w:p w:rsidR="00722F95" w:rsidRDefault="000C090B" w:rsidP="00722F95">
      <w:pPr>
        <w:pStyle w:val="Alg4"/>
        <w:numPr>
          <w:ilvl w:val="0"/>
          <w:numId w:val="85"/>
        </w:numPr>
        <w:contextualSpacing/>
        <w:rPr>
          <w:ins w:id="15406" w:author="Rev 6 Allen Wirfs-Brock" w:date="2012-02-16T18:03:00Z"/>
        </w:rPr>
      </w:pPr>
      <w:ins w:id="15407" w:author="Rev 8 Allen Wirfs-Brock" w:date="2012-06-12T13:18:00Z">
        <w:r>
          <w:t>ReturnIfAbrupt(</w:t>
        </w:r>
        <w:r>
          <w:rPr>
            <w:i/>
          </w:rPr>
          <w:t>r</w:t>
        </w:r>
        <w:r w:rsidRPr="00342FD6">
          <w:rPr>
            <w:i/>
          </w:rPr>
          <w:t>val</w:t>
        </w:r>
        <w:r>
          <w:t>).</w:t>
        </w:r>
      </w:ins>
      <w:ins w:id="15408" w:author="Rev 6 Allen Wirfs-Brock" w:date="2012-02-16T18:03:00Z">
        <w:del w:id="15409"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15410" w:name="_Toc382212616"/>
      <w:bookmarkEnd w:id="15405"/>
    </w:p>
    <w:p w:rsidR="00CB6687" w:rsidRDefault="0034651E" w:rsidP="00CB6687">
      <w:pPr>
        <w:pStyle w:val="Alg4"/>
        <w:numPr>
          <w:ilvl w:val="0"/>
          <w:numId w:val="85"/>
        </w:numPr>
        <w:contextualSpacing/>
        <w:rPr>
          <w:ins w:id="15411" w:author="Rev 6 Allen Wirfs-Brock" w:date="2012-02-16T18:10:00Z"/>
        </w:rPr>
      </w:pPr>
      <w:ins w:id="15412" w:author="Rev 8 Allen Wirfs-Brock" w:date="2012-06-12T13:28:00Z">
        <w:r>
          <w:t>ReturnIfAbrupt(</w:t>
        </w:r>
        <w:r w:rsidRPr="00342FD6">
          <w:rPr>
            <w:i/>
          </w:rPr>
          <w:t>l</w:t>
        </w:r>
        <w:r>
          <w:rPr>
            <w:i/>
          </w:rPr>
          <w:t>nu</w:t>
        </w:r>
        <w:del w:id="15413" w:author="Rev 10 Allen Wirfs-Brock" w:date="2012-08-14T15:24:00Z">
          <w:r w:rsidDel="00EA1B5F">
            <w:rPr>
              <w:i/>
            </w:rPr>
            <w:delText>n</w:delText>
          </w:r>
        </w:del>
      </w:ins>
      <w:ins w:id="15414" w:author="Rev 10 Allen Wirfs-Brock" w:date="2012-08-14T15:24:00Z">
        <w:r w:rsidR="00EA1B5F">
          <w:rPr>
            <w:i/>
          </w:rPr>
          <w:t>m</w:t>
        </w:r>
      </w:ins>
      <w:ins w:id="15415" w:author="Rev 8 Allen Wirfs-Brock" w:date="2012-06-12T13:28:00Z">
        <w:r>
          <w:t>).</w:t>
        </w:r>
      </w:ins>
      <w:ins w:id="15416" w:author="Rev 6 Allen Wirfs-Brock" w:date="2012-02-16T18:10:00Z">
        <w:del w:id="15417"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rsidR="004C02EF" w:rsidRPr="00E77497" w:rsidRDefault="004C02EF" w:rsidP="00441AED">
      <w:pPr>
        <w:pStyle w:val="Alg4"/>
        <w:numPr>
          <w:ilvl w:val="0"/>
          <w:numId w:val="85"/>
        </w:numPr>
      </w:pPr>
      <w:r w:rsidRPr="00E77497">
        <w:lastRenderedPageBreak/>
        <w:t xml:space="preserve">Let </w:t>
      </w:r>
      <w:r w:rsidRPr="00E77497">
        <w:rPr>
          <w:i/>
        </w:rPr>
        <w:t>rnum</w:t>
      </w:r>
      <w:r w:rsidRPr="00E77497">
        <w:t xml:space="preserve"> be ToUint32(</w:t>
      </w:r>
      <w:r w:rsidRPr="00E77497">
        <w:rPr>
          <w:i/>
        </w:rPr>
        <w:t>rval</w:t>
      </w:r>
      <w:r w:rsidRPr="00E77497">
        <w:t>).</w:t>
      </w:r>
      <w:bookmarkStart w:id="15418" w:name="_Toc382212617"/>
      <w:bookmarkEnd w:id="15410"/>
    </w:p>
    <w:p w:rsidR="00CB6687" w:rsidRDefault="0034651E" w:rsidP="00CB6687">
      <w:pPr>
        <w:pStyle w:val="Alg4"/>
        <w:numPr>
          <w:ilvl w:val="0"/>
          <w:numId w:val="85"/>
        </w:numPr>
        <w:contextualSpacing/>
        <w:rPr>
          <w:ins w:id="15419" w:author="Rev 6 Allen Wirfs-Brock" w:date="2012-02-16T18:13:00Z"/>
        </w:rPr>
      </w:pPr>
      <w:ins w:id="15420" w:author="Rev 8 Allen Wirfs-Brock" w:date="2012-06-12T13:28:00Z">
        <w:r>
          <w:t>ReturnIfAbrupt(</w:t>
        </w:r>
        <w:r>
          <w:rPr>
            <w:i/>
          </w:rPr>
          <w:t>rnu</w:t>
        </w:r>
        <w:del w:id="15421" w:author="Rev 10 Allen Wirfs-Brock" w:date="2012-08-14T15:24:00Z">
          <w:r w:rsidDel="00EA1B5F">
            <w:rPr>
              <w:i/>
            </w:rPr>
            <w:delText>n</w:delText>
          </w:r>
        </w:del>
      </w:ins>
      <w:ins w:id="15422" w:author="Rev 10 Allen Wirfs-Brock" w:date="2012-08-14T15:24:00Z">
        <w:r w:rsidR="00EA1B5F">
          <w:rPr>
            <w:i/>
          </w:rPr>
          <w:t>m</w:t>
        </w:r>
      </w:ins>
      <w:ins w:id="15423" w:author="Rev 8 Allen Wirfs-Brock" w:date="2012-06-12T13:28:00Z">
        <w:r>
          <w:t>).</w:t>
        </w:r>
      </w:ins>
      <w:ins w:id="15424" w:author="Rev 6 Allen Wirfs-Brock" w:date="2012-02-16T18:13:00Z">
        <w:del w:id="15425"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15426" w:name="_Toc382212618"/>
      <w:bookmarkEnd w:id="15418"/>
    </w:p>
    <w:p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15426"/>
      <w:r w:rsidRPr="00E77497">
        <w:t>.</w:t>
      </w:r>
      <w:bookmarkStart w:id="15427" w:name="_Toc382212619"/>
    </w:p>
    <w:p w:rsidR="004C02EF" w:rsidRPr="00E77497" w:rsidRDefault="004C02EF" w:rsidP="003A4B22">
      <w:pPr>
        <w:pStyle w:val="Heading2"/>
        <w:numPr>
          <w:ilvl w:val="0"/>
          <w:numId w:val="0"/>
        </w:numPr>
      </w:pPr>
      <w:bookmarkStart w:id="15428" w:name="_Toc382202861"/>
      <w:bookmarkStart w:id="15429" w:name="_Toc382212223"/>
      <w:bookmarkStart w:id="15430" w:name="_Toc382212620"/>
      <w:bookmarkStart w:id="15431" w:name="_Toc382291568"/>
      <w:bookmarkStart w:id="15432" w:name="_Toc385672217"/>
      <w:bookmarkStart w:id="15433" w:name="_Toc393690312"/>
      <w:bookmarkStart w:id="15434" w:name="_Ref440438334"/>
      <w:bookmarkStart w:id="15435" w:name="_Toc472818852"/>
      <w:bookmarkStart w:id="15436" w:name="_Toc235503426"/>
      <w:bookmarkStart w:id="15437" w:name="_Toc241509201"/>
      <w:bookmarkStart w:id="15438" w:name="_Toc244416688"/>
      <w:bookmarkStart w:id="15439" w:name="_Toc276631052"/>
      <w:bookmarkStart w:id="15440" w:name="_Toc339020382"/>
      <w:bookmarkEnd w:id="15427"/>
      <w:r w:rsidRPr="00E77497">
        <w:t>11.8</w:t>
      </w:r>
      <w:r w:rsidRPr="00E77497">
        <w:tab/>
        <w:t>Relational Operator</w:t>
      </w:r>
      <w:bookmarkStart w:id="15441" w:name="_Toc382202862"/>
      <w:bookmarkEnd w:id="15428"/>
      <w:bookmarkEnd w:id="15429"/>
      <w:bookmarkEnd w:id="15430"/>
      <w:bookmarkEnd w:id="15431"/>
      <w:bookmarkEnd w:id="15432"/>
      <w:bookmarkEnd w:id="15433"/>
      <w:bookmarkEnd w:id="15441"/>
      <w:r w:rsidRPr="00E77497">
        <w:t>s</w:t>
      </w:r>
      <w:bookmarkEnd w:id="15434"/>
      <w:bookmarkEnd w:id="15435"/>
      <w:bookmarkEnd w:id="15436"/>
      <w:bookmarkEnd w:id="15437"/>
      <w:bookmarkEnd w:id="15438"/>
      <w:bookmarkEnd w:id="15439"/>
      <w:bookmarkEnd w:id="15440"/>
    </w:p>
    <w:p w:rsidR="00AA0621" w:rsidRPr="005D449B" w:rsidRDefault="00AA0621" w:rsidP="005D449B">
      <w:pPr>
        <w:pStyle w:val="Note"/>
        <w:rPr>
          <w:ins w:id="15442" w:author="Rev 4 Allen Wirfs-Brock" w:date="2011-10-15T12:26:00Z"/>
        </w:rPr>
        <w:pPrChange w:id="15443" w:author="Rev 11 Allen Wirfs-Brock" w:date="2012-10-26T12:22:00Z">
          <w:pPr/>
        </w:pPrChange>
      </w:pPr>
      <w:ins w:id="15444" w:author="Rev 4 Allen Wirfs-Brock" w:date="2011-10-15T12:26:00Z">
        <w:r w:rsidRPr="005D449B">
          <w:t>NOTE</w:t>
        </w:r>
        <w:r w:rsidRPr="005D449B">
          <w:tab/>
          <w:t>The result of evaluating a relational operator is always of type Boolean, reflecting whether the relationship named by the operator holds between its two operands.</w:t>
        </w:r>
      </w:ins>
    </w:p>
    <w:p w:rsidR="004C02EF" w:rsidRPr="003B4312" w:rsidRDefault="004C02EF" w:rsidP="004C02EF">
      <w:pPr>
        <w:pStyle w:val="Syntax"/>
      </w:pPr>
      <w:r w:rsidRPr="004D1BD1">
        <w:t>Syntax</w:t>
      </w:r>
    </w:p>
    <w:p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4C02EF" w:rsidRPr="00E77497" w:rsidRDefault="004C02EF" w:rsidP="004C02EF">
      <w:pPr>
        <w:pStyle w:val="SyntaxRule"/>
      </w:pPr>
      <w:r w:rsidRPr="00E77497">
        <w:t xml:space="preserve">RelationalExpressionNoIn </w:t>
      </w:r>
      <w:r w:rsidRPr="00E77497">
        <w:rPr>
          <w:rFonts w:ascii="Arial" w:hAnsi="Arial"/>
          <w:b/>
          <w:i w:val="0"/>
        </w:rPr>
        <w:t>:</w:t>
      </w:r>
    </w:p>
    <w:p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rsidR="006115B6" w:rsidRPr="00E77497" w:rsidRDefault="006115B6" w:rsidP="006115B6">
      <w:pPr>
        <w:rPr>
          <w:ins w:id="15445" w:author="Rev 4 Allen Wirfs-Brock" w:date="2011-10-15T12:23:00Z"/>
        </w:rPr>
      </w:pPr>
      <w:r w:rsidRPr="00E77497">
        <w:t xml:space="preserve">The </w:t>
      </w:r>
      <w:ins w:id="15446" w:author="Rev 4 Allen Wirfs-Brock" w:date="2011-10-15T12:23:00Z">
        <w:r w:rsidRPr="00E77497">
          <w:t xml:space="preserve">semantics of the </w:t>
        </w:r>
      </w:ins>
      <w:r w:rsidRPr="00E77497">
        <w:rPr>
          <w:rStyle w:val="bnf"/>
        </w:rPr>
        <w:t>RelationalExpressionNoIn</w:t>
      </w:r>
      <w:r w:rsidRPr="00E77497">
        <w:t xml:space="preserve"> productions are </w:t>
      </w:r>
      <w:del w:id="15447" w:author="Rev 4 Allen Wirfs-Brock" w:date="2011-10-15T12:24:00Z">
        <w:r w:rsidRPr="00E77497" w:rsidDel="006115B6">
          <w:delText xml:space="preserve">evaluated in </w:delText>
        </w:r>
      </w:del>
      <w:r w:rsidRPr="00E77497">
        <w:t xml:space="preserve">the same </w:t>
      </w:r>
      <w:del w:id="15448"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15449" w:author="Rev 4 Allen Wirfs-Brock" w:date="2011-10-15T12:25:00Z">
        <w:r w:rsidRPr="00E77497">
          <w:t xml:space="preserve">used in place </w:t>
        </w:r>
      </w:ins>
      <w:del w:id="15450"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rsidR="00A97CF5" w:rsidRPr="00E77497" w:rsidRDefault="00A97CF5" w:rsidP="00A97CF5">
      <w:pPr>
        <w:rPr>
          <w:ins w:id="15451" w:author="Rev 10 Allen Wirfs-Brock" w:date="2012-09-07T09:57:00Z"/>
          <w:rFonts w:ascii="Helvetica" w:hAnsi="Helvetica"/>
          <w:b/>
        </w:rPr>
      </w:pPr>
      <w:ins w:id="15452" w:author="Rev 10 Allen Wirfs-Brock" w:date="2012-09-07T09:57: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6B6D0A" w:rsidRDefault="00A97CF5" w:rsidP="00A97CF5">
      <w:pPr>
        <w:pStyle w:val="SyntaxRule"/>
        <w:rPr>
          <w:ins w:id="15453" w:author="Rev 10 Allen Wirfs-Brock" w:date="2012-09-07T09:57:00Z"/>
          <w:rFonts w:ascii="Arial" w:hAnsi="Arial"/>
        </w:rPr>
      </w:pPr>
      <w:ins w:id="15454" w:author="Rev 10 Allen Wirfs-Brock" w:date="2012-09-07T09:57:00Z">
        <w:r w:rsidRPr="003B4312">
          <w:t>RelationalExpression</w:t>
        </w:r>
        <w:r w:rsidRPr="003B4312">
          <w:rPr>
            <w:rFonts w:ascii="Arial" w:hAnsi="Arial"/>
          </w:rPr>
          <w:t xml:space="preserve"> </w:t>
        </w:r>
        <w:r w:rsidRPr="008B7F6F">
          <w:rPr>
            <w:rFonts w:ascii="Arial" w:hAnsi="Arial"/>
            <w:b/>
            <w:i w:val="0"/>
          </w:rPr>
          <w:t>:</w:t>
        </w:r>
      </w:ins>
    </w:p>
    <w:p w:rsidR="00A97CF5" w:rsidRPr="00E77497" w:rsidRDefault="00A97CF5" w:rsidP="00A97CF5">
      <w:pPr>
        <w:pStyle w:val="SyntaxDefinition"/>
        <w:rPr>
          <w:ins w:id="15455" w:author="Rev 10 Allen Wirfs-Brock" w:date="2012-09-07T09:57:00Z"/>
          <w:rFonts w:ascii="Arial" w:hAnsi="Arial"/>
        </w:rPr>
      </w:pPr>
      <w:ins w:id="15456" w:author="Rev 10 Allen Wirfs-Brock" w:date="2012-09-07T09:57:00Z">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ins>
    </w:p>
    <w:p w:rsidR="00A97CF5" w:rsidRPr="00E77497" w:rsidRDefault="00A97CF5" w:rsidP="00A97CF5">
      <w:pPr>
        <w:pStyle w:val="Alg4"/>
        <w:numPr>
          <w:ilvl w:val="0"/>
          <w:numId w:val="974"/>
        </w:numPr>
        <w:spacing w:after="220"/>
        <w:contextualSpacing/>
        <w:rPr>
          <w:ins w:id="15457" w:author="Rev 10 Allen Wirfs-Brock" w:date="2012-09-07T09:57:00Z"/>
        </w:rPr>
      </w:pPr>
      <w:ins w:id="15458" w:author="Rev 10 Allen Wirfs-Brock" w:date="2012-09-07T09:57:00Z">
        <w:r w:rsidRPr="00E77497">
          <w:t xml:space="preserve">Return </w:t>
        </w:r>
        <w:r w:rsidRPr="00BD6E56">
          <w:rPr>
            <w:b/>
          </w:rPr>
          <w:t>false</w:t>
        </w:r>
        <w:r w:rsidRPr="00E77497">
          <w:t>.</w:t>
        </w:r>
      </w:ins>
    </w:p>
    <w:p w:rsidR="004C02EF" w:rsidRPr="00E77497" w:rsidDel="006115B6" w:rsidRDefault="004C02EF" w:rsidP="004C02EF">
      <w:pPr>
        <w:pStyle w:val="Syntax"/>
        <w:rPr>
          <w:del w:id="15459" w:author="Rev 4 Allen Wirfs-Brock" w:date="2011-10-15T12:25:00Z"/>
        </w:rPr>
      </w:pPr>
      <w:del w:id="15460" w:author="Rev 4 Allen Wirfs-Brock" w:date="2011-10-15T12:25:00Z">
        <w:r w:rsidRPr="00E77497" w:rsidDel="006115B6">
          <w:delText>Semantics</w:delText>
        </w:r>
      </w:del>
    </w:p>
    <w:p w:rsidR="004C02EF" w:rsidRPr="00E77497" w:rsidDel="00AA0621" w:rsidRDefault="004C02EF" w:rsidP="004C02EF">
      <w:pPr>
        <w:rPr>
          <w:del w:id="15461" w:author="Rev 4 Allen Wirfs-Brock" w:date="2011-10-15T12:26:00Z"/>
        </w:rPr>
      </w:pPr>
      <w:del w:id="15462"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15463" w:name="_Toc393690313"/>
      </w:del>
    </w:p>
    <w:p w:rsidR="004C02EF" w:rsidRPr="00E77497" w:rsidDel="006115B6" w:rsidRDefault="004C02EF" w:rsidP="004C02EF">
      <w:pPr>
        <w:rPr>
          <w:del w:id="15464" w:author="Rev 4 Allen Wirfs-Brock" w:date="2011-10-15T12:23:00Z"/>
        </w:rPr>
      </w:pPr>
      <w:bookmarkStart w:id="15465" w:name="_Ref440425001"/>
      <w:del w:id="15466"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rsidR="00F63F0D" w:rsidRPr="00E77497" w:rsidRDefault="00F63F0D" w:rsidP="00120381">
      <w:pPr>
        <w:pStyle w:val="Heading3"/>
        <w:numPr>
          <w:ilvl w:val="0"/>
          <w:numId w:val="0"/>
        </w:numPr>
        <w:rPr>
          <w:ins w:id="15467" w:author="Rev 4 Allen Wirfs-Brock" w:date="2011-10-15T12:18:00Z"/>
        </w:rPr>
      </w:pPr>
      <w:bookmarkStart w:id="15468" w:name="_Toc472818853"/>
      <w:bookmarkStart w:id="15469" w:name="_Toc235503427"/>
      <w:bookmarkStart w:id="15470" w:name="_Toc241509202"/>
      <w:bookmarkStart w:id="15471" w:name="_Toc244416689"/>
      <w:bookmarkStart w:id="15472" w:name="_Toc276631053"/>
      <w:bookmarkStart w:id="15473" w:name="_Toc339020383"/>
      <w:ins w:id="15474" w:author="Rev 4 Allen Wirfs-Brock" w:date="2011-10-15T12:13:00Z">
        <w:r w:rsidRPr="00E77497">
          <w:t>11.</w:t>
        </w:r>
      </w:ins>
      <w:ins w:id="15475" w:author="Rev 4 Allen Wirfs-Brock" w:date="2011-10-15T12:14:00Z">
        <w:r w:rsidRPr="00E77497">
          <w:t>8.1</w:t>
        </w:r>
      </w:ins>
      <w:ins w:id="15476" w:author="Rev 4 Allen Wirfs-Brock" w:date="2011-10-15T12:13:00Z">
        <w:r w:rsidRPr="00E77497">
          <w:t xml:space="preserve"> Runtime Semantics</w:t>
        </w:r>
      </w:ins>
      <w:bookmarkEnd w:id="15473"/>
    </w:p>
    <w:p w:rsidR="00CA128E" w:rsidRPr="00E77497" w:rsidRDefault="00CA128E" w:rsidP="00CA128E">
      <w:pPr>
        <w:keepNext/>
        <w:rPr>
          <w:ins w:id="15477" w:author="Rev 4 Allen Wirfs-Brock" w:date="2011-10-15T12:18:00Z"/>
          <w:rFonts w:ascii="Helvetica" w:hAnsi="Helvetica"/>
          <w:b/>
        </w:rPr>
      </w:pPr>
      <w:ins w:id="15478" w:author="Rev 4 Allen Wirfs-Brock" w:date="2011-10-15T12:18:00Z">
        <w:r w:rsidRPr="00E77497">
          <w:rPr>
            <w:rFonts w:ascii="Helvetica" w:hAnsi="Helvetica"/>
            <w:b/>
          </w:rPr>
          <w:t xml:space="preserve">Runtime Semantics: </w:t>
        </w:r>
      </w:ins>
      <w:ins w:id="15479" w:author="Rev 4 Allen Wirfs-Brock" w:date="2011-10-15T12:19:00Z">
        <w:r w:rsidR="006115B6" w:rsidRPr="00E77497">
          <w:rPr>
            <w:rFonts w:ascii="Helvetica" w:hAnsi="Helvetica"/>
            <w:b/>
            <w:spacing w:val="6"/>
          </w:rPr>
          <w:t>The Abstract Relational Comparison Algorithm</w:t>
        </w:r>
      </w:ins>
    </w:p>
    <w:p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w:t>
      </w:r>
      <w:r w:rsidRPr="00E77497">
        <w:lastRenderedPageBreak/>
        <w:t xml:space="preserve">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rsidR="00E83F05" w:rsidRDefault="000C090B" w:rsidP="00E83F05">
      <w:pPr>
        <w:pStyle w:val="Alg4"/>
        <w:numPr>
          <w:ilvl w:val="0"/>
          <w:numId w:val="90"/>
        </w:numPr>
        <w:contextualSpacing/>
        <w:rPr>
          <w:ins w:id="15480" w:author="Rev 6 Allen Wirfs-Brock" w:date="2012-02-16T18:35:00Z"/>
        </w:rPr>
      </w:pPr>
      <w:ins w:id="15481" w:author="Rev 8 Allen Wirfs-Brock" w:date="2012-06-12T13:16:00Z">
        <w:r>
          <w:t>ReturnIfAbrupt(</w:t>
        </w:r>
        <w:r>
          <w:rPr>
            <w:i/>
          </w:rPr>
          <w:t>x</w:t>
        </w:r>
        <w:r>
          <w:t>).</w:t>
        </w:r>
      </w:ins>
      <w:ins w:id="15482" w:author="Rev 6 Allen Wirfs-Brock" w:date="2012-02-16T18:35:00Z">
        <w:del w:id="15483" w:author="Rev 8 Allen Wirfs-Brock" w:date="2012-06-12T13:16:00Z">
          <w:r w:rsidR="00E83F05" w:rsidDel="000C090B">
            <w:delText xml:space="preserve">If </w:delText>
          </w:r>
          <w:r w:rsidR="00E83F05" w:rsidDel="000C090B">
            <w:rPr>
              <w:i/>
            </w:rPr>
            <w:delText>x</w:delText>
          </w:r>
          <w:r w:rsidR="00E83F05" w:rsidRPr="00E77497" w:rsidDel="000C090B">
            <w:delText xml:space="preserve"> </w:delText>
          </w:r>
          <w:r w:rsidR="00E83F05" w:rsidDel="000C090B">
            <w:delText xml:space="preserve">is an abrupt completion, return </w:delText>
          </w:r>
          <w:r w:rsidR="00E83F05" w:rsidDel="000C090B">
            <w:rPr>
              <w:i/>
            </w:rPr>
            <w:delText>x</w:delText>
          </w:r>
          <w:r w:rsidR="00E83F05" w:rsidDel="000C090B">
            <w:delText>.</w:delText>
          </w:r>
        </w:del>
      </w:ins>
    </w:p>
    <w:p w:rsidR="00E83F05" w:rsidRDefault="000C090B" w:rsidP="00E83F05">
      <w:pPr>
        <w:pStyle w:val="Alg4"/>
        <w:numPr>
          <w:ilvl w:val="0"/>
          <w:numId w:val="90"/>
        </w:numPr>
        <w:contextualSpacing/>
        <w:rPr>
          <w:ins w:id="15484" w:author="Rev 6 Allen Wirfs-Brock" w:date="2012-02-16T18:35:00Z"/>
        </w:rPr>
      </w:pPr>
      <w:ins w:id="15485" w:author="Rev 8 Allen Wirfs-Brock" w:date="2012-06-12T13:16:00Z">
        <w:r>
          <w:t>ReturnIfAbrupt(</w:t>
        </w:r>
        <w:r>
          <w:rPr>
            <w:i/>
          </w:rPr>
          <w:t>y</w:t>
        </w:r>
        <w:r>
          <w:t>).</w:t>
        </w:r>
      </w:ins>
      <w:ins w:id="15486" w:author="Rev 6 Allen Wirfs-Brock" w:date="2012-02-16T18:35:00Z">
        <w:del w:id="15487" w:author="Rev 8 Allen Wirfs-Brock" w:date="2012-06-12T13:16:00Z">
          <w:r w:rsidR="00E83F05" w:rsidDel="000C090B">
            <w:delText xml:space="preserve">If </w:delText>
          </w:r>
          <w:r w:rsidR="00E83F05" w:rsidDel="000C090B">
            <w:rPr>
              <w:i/>
            </w:rPr>
            <w:delText>y</w:delText>
          </w:r>
          <w:r w:rsidR="00E83F05" w:rsidRPr="00E77497" w:rsidDel="000C090B">
            <w:delText xml:space="preserve"> </w:delText>
          </w:r>
          <w:r w:rsidR="00E83F05" w:rsidDel="000C090B">
            <w:delText xml:space="preserve">is an abrupt completion, return </w:delText>
          </w:r>
        </w:del>
      </w:ins>
      <w:ins w:id="15488" w:author="Rev 6 Allen Wirfs-Brock" w:date="2012-02-16T18:36:00Z">
        <w:del w:id="15489" w:author="Rev 8 Allen Wirfs-Brock" w:date="2012-06-12T13:16:00Z">
          <w:r w:rsidR="00E83F05" w:rsidDel="000C090B">
            <w:rPr>
              <w:i/>
            </w:rPr>
            <w:delText>y</w:delText>
          </w:r>
        </w:del>
      </w:ins>
      <w:ins w:id="15490" w:author="Rev 6 Allen Wirfs-Brock" w:date="2012-02-16T18:35:00Z">
        <w:del w:id="15491" w:author="Rev 8 Allen Wirfs-Brock" w:date="2012-06-12T13:16:00Z">
          <w:r w:rsidR="00E83F05" w:rsidDel="000C090B">
            <w:delText>.</w:delText>
          </w:r>
        </w:del>
      </w:ins>
    </w:p>
    <w:p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E83F05" w:rsidRDefault="0034651E" w:rsidP="0051483D">
      <w:pPr>
        <w:pStyle w:val="Alg4"/>
        <w:numPr>
          <w:ilvl w:val="1"/>
          <w:numId w:val="90"/>
        </w:numPr>
        <w:contextualSpacing/>
        <w:rPr>
          <w:ins w:id="15492" w:author="Rev 6 Allen Wirfs-Brock" w:date="2012-02-16T18:36:00Z"/>
        </w:rPr>
      </w:pPr>
      <w:ins w:id="15493" w:author="Rev 8 Allen Wirfs-Brock" w:date="2012-06-12T13:29:00Z">
        <w:r>
          <w:t>ReturnIfAbrupt(</w:t>
        </w:r>
        <w:r>
          <w:rPr>
            <w:i/>
          </w:rPr>
          <w:t>px</w:t>
        </w:r>
        <w:r>
          <w:t>).</w:t>
        </w:r>
      </w:ins>
      <w:ins w:id="15494" w:author="Rev 6 Allen Wirfs-Brock" w:date="2012-02-16T18:36:00Z">
        <w:del w:id="15495" w:author="Rev 8 Allen Wirfs-Brock" w:date="2012-06-12T13:29:00Z">
          <w:r w:rsidR="00E83F05" w:rsidDel="0034651E">
            <w:delText>If p</w:delText>
          </w:r>
          <w:r w:rsidR="00E83F05" w:rsidDel="0034651E">
            <w:rPr>
              <w:i/>
            </w:rPr>
            <w:delText>x</w:delText>
          </w:r>
          <w:r w:rsidR="00E83F05" w:rsidRPr="00E77497" w:rsidDel="0034651E">
            <w:delText xml:space="preserve"> </w:delText>
          </w:r>
          <w:r w:rsidR="00E83F05" w:rsidDel="0034651E">
            <w:delText>is an abrupt completion, return p</w:delText>
          </w:r>
          <w:r w:rsidR="00E83F05" w:rsidDel="0034651E">
            <w:rPr>
              <w:i/>
            </w:rPr>
            <w:delText>x</w:delText>
          </w:r>
          <w:r w:rsidR="00E83F05" w:rsidDel="0034651E">
            <w:delText>.</w:delText>
          </w:r>
        </w:del>
      </w:ins>
    </w:p>
    <w:p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E83F05" w:rsidRDefault="0034651E" w:rsidP="0051483D">
      <w:pPr>
        <w:pStyle w:val="Alg4"/>
        <w:numPr>
          <w:ilvl w:val="1"/>
          <w:numId w:val="90"/>
        </w:numPr>
        <w:contextualSpacing/>
        <w:rPr>
          <w:ins w:id="15496" w:author="Rev 6 Allen Wirfs-Brock" w:date="2012-02-16T18:37:00Z"/>
        </w:rPr>
      </w:pPr>
      <w:ins w:id="15497" w:author="Rev 8 Allen Wirfs-Brock" w:date="2012-06-12T13:29:00Z">
        <w:r>
          <w:t>ReturnIfAbrupt(</w:t>
        </w:r>
        <w:r>
          <w:rPr>
            <w:i/>
          </w:rPr>
          <w:t>py</w:t>
        </w:r>
        <w:r>
          <w:t>).</w:t>
        </w:r>
      </w:ins>
      <w:ins w:id="15498" w:author="Rev 6 Allen Wirfs-Brock" w:date="2012-02-16T18:37:00Z">
        <w:del w:id="15499"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rsidR="006115B6" w:rsidRPr="00E77497" w:rsidRDefault="006115B6" w:rsidP="00441AED">
      <w:pPr>
        <w:pStyle w:val="Alg4"/>
        <w:numPr>
          <w:ilvl w:val="0"/>
          <w:numId w:val="90"/>
        </w:numPr>
      </w:pPr>
      <w:r w:rsidRPr="00E77497">
        <w:t>Else the order of evaluation needs to be reversed to preserve left to right evaluation</w:t>
      </w:r>
    </w:p>
    <w:p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E83F05" w:rsidRDefault="0034651E" w:rsidP="00E83F05">
      <w:pPr>
        <w:pStyle w:val="Alg4"/>
        <w:numPr>
          <w:ilvl w:val="1"/>
          <w:numId w:val="90"/>
        </w:numPr>
        <w:contextualSpacing/>
        <w:rPr>
          <w:ins w:id="15500" w:author="Rev 6 Allen Wirfs-Brock" w:date="2012-02-16T18:37:00Z"/>
        </w:rPr>
      </w:pPr>
      <w:ins w:id="15501" w:author="Rev 8 Allen Wirfs-Brock" w:date="2012-06-12T13:29:00Z">
        <w:r>
          <w:t>ReturnIfAbrupt(</w:t>
        </w:r>
        <w:r>
          <w:rPr>
            <w:i/>
          </w:rPr>
          <w:t>py</w:t>
        </w:r>
        <w:r>
          <w:t>).</w:t>
        </w:r>
      </w:ins>
      <w:ins w:id="15502" w:author="Rev 6 Allen Wirfs-Brock" w:date="2012-02-16T18:37:00Z">
        <w:del w:id="15503"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E83F05" w:rsidRPr="00E83F05" w:rsidRDefault="0034651E" w:rsidP="00E83F05">
      <w:pPr>
        <w:numPr>
          <w:ilvl w:val="1"/>
          <w:numId w:val="90"/>
        </w:numPr>
        <w:spacing w:after="0" w:line="240" w:lineRule="auto"/>
        <w:contextualSpacing/>
        <w:jc w:val="left"/>
        <w:rPr>
          <w:ins w:id="15504" w:author="Rev 6 Allen Wirfs-Brock" w:date="2012-02-16T18:38:00Z"/>
          <w:rFonts w:ascii="Times New Roman" w:eastAsia="Times New Roman" w:hAnsi="Times New Roman"/>
          <w:spacing w:val="6"/>
          <w:lang w:eastAsia="en-US"/>
        </w:rPr>
      </w:pPr>
      <w:ins w:id="15505" w:author="Rev 8 Allen Wirfs-Brock" w:date="2012-06-12T13:30:00Z">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ins>
      <w:ins w:id="15506" w:author="Rev 6 Allen Wirfs-Brock" w:date="2012-02-16T18:38:00Z">
        <w:del w:id="15507" w:author="Rev 8 Allen Wirfs-Brock" w:date="2012-06-12T13:30:00Z">
          <w:r w:rsidR="00E83F05" w:rsidRPr="00E83F05" w:rsidDel="0034651E">
            <w:rPr>
              <w:rFonts w:ascii="Times New Roman" w:eastAsia="Times New Roman" w:hAnsi="Times New Roman"/>
              <w:spacing w:val="6"/>
              <w:lang w:eastAsia="en-US"/>
            </w:rPr>
            <w:delText>If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 xml:space="preserve"> is an abrupt completion, return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w:delText>
          </w:r>
        </w:del>
      </w:ins>
    </w:p>
    <w:p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rsidR="006115B6" w:rsidRPr="00E77497" w:rsidRDefault="006115B6" w:rsidP="008002D2">
      <w:pPr>
        <w:pStyle w:val="Alg4"/>
        <w:numPr>
          <w:ilvl w:val="0"/>
          <w:numId w:val="90"/>
        </w:numPr>
      </w:pPr>
      <w:r w:rsidRPr="00E77497">
        <w:t>Else</w:t>
      </w:r>
      <w:del w:id="15508" w:author="Rev 11 Allen Wirfs-Brock" w:date="2012-10-25T10:04:00Z">
        <w:r w:rsidRPr="00E77497" w:rsidDel="008002D2">
          <w:delText>,</w:delText>
        </w:r>
      </w:del>
      <w:r w:rsidRPr="00E77497">
        <w:t xml:space="preserve"> both </w:t>
      </w:r>
      <w:r w:rsidRPr="00E77497">
        <w:rPr>
          <w:i/>
        </w:rPr>
        <w:t xml:space="preserve">px </w:t>
      </w:r>
      <w:r w:rsidRPr="00E77497">
        <w:t xml:space="preserve">and </w:t>
      </w:r>
      <w:r w:rsidRPr="00E77497">
        <w:rPr>
          <w:i/>
        </w:rPr>
        <w:t xml:space="preserve">py </w:t>
      </w:r>
      <w:r w:rsidRPr="00E77497">
        <w:t>are Strings</w:t>
      </w:r>
      <w:ins w:id="15509" w:author="Rev 11 Allen Wirfs-Brock" w:date="2012-10-25T10:04:00Z">
        <w:r w:rsidR="008002D2" w:rsidRPr="00E77497">
          <w:t>,</w:t>
        </w:r>
      </w:ins>
    </w:p>
    <w:p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rsidR="00CA128E" w:rsidRPr="004D1BD1" w:rsidRDefault="006115B6">
      <w:pPr>
        <w:pStyle w:val="Note"/>
        <w:pPrChange w:id="15510" w:author="Rev 4 Allen Wirfs-Brock" w:date="2011-10-15T12:20:00Z">
          <w:pPr>
            <w:pStyle w:val="Heading4"/>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rsidR="00F63F0D" w:rsidRPr="006B6D0A" w:rsidRDefault="00F63F0D" w:rsidP="00F63F0D">
      <w:pPr>
        <w:keepNext/>
        <w:rPr>
          <w:ins w:id="15511" w:author="Rev 4 Allen Wirfs-Brock" w:date="2011-10-15T12:13:00Z"/>
          <w:rFonts w:ascii="Helvetica" w:hAnsi="Helvetica"/>
          <w:b/>
        </w:rPr>
      </w:pPr>
      <w:ins w:id="15512"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rsidR="004C02EF" w:rsidRPr="00E65A34" w:rsidDel="00F63F0D" w:rsidRDefault="004C02EF" w:rsidP="003A4B22">
      <w:pPr>
        <w:pStyle w:val="Heading3"/>
        <w:numPr>
          <w:ilvl w:val="0"/>
          <w:numId w:val="0"/>
        </w:numPr>
        <w:rPr>
          <w:del w:id="15513" w:author="Rev 4 Allen Wirfs-Brock" w:date="2011-10-15T12:14:00Z"/>
        </w:rPr>
      </w:pPr>
      <w:del w:id="15514"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15463"/>
        <w:r w:rsidRPr="00E65A34" w:rsidDel="00F63F0D">
          <w:delText>)</w:delText>
        </w:r>
        <w:bookmarkEnd w:id="15465"/>
        <w:bookmarkEnd w:id="15468"/>
        <w:bookmarkEnd w:id="15469"/>
        <w:bookmarkEnd w:id="15470"/>
        <w:bookmarkEnd w:id="15471"/>
        <w:bookmarkEnd w:id="15472"/>
      </w:del>
    </w:p>
    <w:p w:rsidR="004C02EF" w:rsidRPr="00E77497" w:rsidRDefault="004C02EF" w:rsidP="004C02EF">
      <w:del w:id="15515"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15516" w:author="Rev 4 Allen Wirfs-Brock" w:date="2011-10-15T12:15:00Z">
        <w:r w:rsidRPr="00E77497" w:rsidDel="00F63F0D">
          <w:delText>is evaluated as follows:</w:delText>
        </w:r>
      </w:del>
    </w:p>
    <w:p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6"/>
        </w:numPr>
        <w:contextualSpacing/>
        <w:rPr>
          <w:ins w:id="15517" w:author="Rev 6 Allen Wirfs-Brock" w:date="2012-02-16T17:57:00Z"/>
        </w:rPr>
      </w:pPr>
      <w:ins w:id="15518" w:author="Rev 8 Allen Wirfs-Brock" w:date="2012-06-12T12:58:00Z">
        <w:r>
          <w:t>ReturnIfAbrupt(</w:t>
        </w:r>
        <w:r w:rsidRPr="00342FD6">
          <w:rPr>
            <w:i/>
          </w:rPr>
          <w:t>lval</w:t>
        </w:r>
        <w:r>
          <w:t>).</w:t>
        </w:r>
      </w:ins>
      <w:ins w:id="15519" w:author="Rev 6 Allen Wirfs-Brock" w:date="2012-02-16T17:57:00Z">
        <w:del w:id="15520"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FA3203">
      <w:pPr>
        <w:pStyle w:val="Alg4"/>
        <w:numPr>
          <w:ilvl w:val="0"/>
          <w:numId w:val="86"/>
        </w:numPr>
      </w:pPr>
      <w:r w:rsidRPr="00E77497">
        <w:lastRenderedPageBreak/>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rsidR="000C090B" w:rsidRDefault="000C090B" w:rsidP="000C090B">
      <w:pPr>
        <w:pStyle w:val="Alg4"/>
        <w:numPr>
          <w:ilvl w:val="0"/>
          <w:numId w:val="86"/>
        </w:numPr>
        <w:spacing w:after="240"/>
        <w:contextualSpacing/>
        <w:rPr>
          <w:ins w:id="15521" w:author="Rev 8 Allen Wirfs-Brock" w:date="2012-06-12T13:15:00Z"/>
        </w:rPr>
      </w:pPr>
      <w:ins w:id="15522" w:author="Rev 8 Allen Wirfs-Brock" w:date="2012-06-12T13:15:00Z">
        <w:r>
          <w:t>ReturnIfAbrupt(</w:t>
        </w:r>
        <w:r>
          <w:rPr>
            <w:i/>
          </w:rPr>
          <w:t>r</w:t>
        </w:r>
        <w:r>
          <w:t>).</w:t>
        </w:r>
      </w:ins>
    </w:p>
    <w:p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15523" w:name="_Toc393690314"/>
      <w:r w:rsidRPr="00E77497">
        <w:t>.</w:t>
      </w:r>
    </w:p>
    <w:p w:rsidR="004C02EF" w:rsidRPr="004D1BD1" w:rsidDel="00F63F0D" w:rsidRDefault="004C02EF" w:rsidP="003A4B22">
      <w:pPr>
        <w:pStyle w:val="Heading3"/>
        <w:numPr>
          <w:ilvl w:val="0"/>
          <w:numId w:val="0"/>
        </w:numPr>
        <w:rPr>
          <w:del w:id="15524" w:author="Rev 4 Allen Wirfs-Brock" w:date="2011-10-15T12:15:00Z"/>
          <w:rStyle w:val="bnf"/>
        </w:rPr>
      </w:pPr>
      <w:bookmarkStart w:id="15525" w:name="_Ref440425018"/>
      <w:bookmarkStart w:id="15526" w:name="_Toc472818854"/>
      <w:bookmarkStart w:id="15527" w:name="_Toc235503428"/>
      <w:bookmarkStart w:id="15528" w:name="_Toc241509203"/>
      <w:bookmarkStart w:id="15529" w:name="_Toc244416690"/>
      <w:bookmarkStart w:id="15530" w:name="_Toc276631054"/>
      <w:del w:id="15531"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15523"/>
        <w:r w:rsidRPr="004D1BD1" w:rsidDel="00F63F0D">
          <w:rPr>
            <w:rStyle w:val="bnf"/>
          </w:rPr>
          <w:delText>)</w:delText>
        </w:r>
        <w:bookmarkEnd w:id="15525"/>
        <w:bookmarkEnd w:id="15526"/>
        <w:bookmarkEnd w:id="15527"/>
        <w:bookmarkEnd w:id="15528"/>
        <w:bookmarkEnd w:id="15529"/>
        <w:bookmarkEnd w:id="15530"/>
      </w:del>
    </w:p>
    <w:p w:rsidR="004C02EF" w:rsidRPr="00E77497" w:rsidRDefault="004C02EF" w:rsidP="004C02EF">
      <w:del w:id="15532"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15533" w:author="Rev 5 Allen Wirfs-Brock" w:date="2012-01-05T11:51:00Z">
        <w:r w:rsidRPr="00E77497" w:rsidDel="005B1B0C">
          <w:delText>is evaluated as follows:</w:delText>
        </w:r>
      </w:del>
    </w:p>
    <w:p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7"/>
        </w:numPr>
        <w:contextualSpacing/>
        <w:rPr>
          <w:ins w:id="15534" w:author="Rev 6 Allen Wirfs-Brock" w:date="2012-02-16T17:57:00Z"/>
        </w:rPr>
      </w:pPr>
      <w:ins w:id="15535" w:author="Rev 8 Allen Wirfs-Brock" w:date="2012-06-12T12:58:00Z">
        <w:r>
          <w:t>ReturnIfAbrupt(</w:t>
        </w:r>
        <w:r w:rsidRPr="00342FD6">
          <w:rPr>
            <w:i/>
          </w:rPr>
          <w:t>lval</w:t>
        </w:r>
        <w:r>
          <w:t>).</w:t>
        </w:r>
      </w:ins>
      <w:ins w:id="15536" w:author="Rev 6 Allen Wirfs-Brock" w:date="2012-02-16T17:57:00Z">
        <w:del w:id="15537"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5538" w:author="Rev 4 Allen Wirfs-Brock" w:date="2011-10-15T12:28:00Z">
        <w:r w:rsidRPr="00E77497" w:rsidDel="00AA0621">
          <w:delText xml:space="preserve"> (see 11.8.5)</w:delText>
        </w:r>
      </w:del>
      <w:r w:rsidRPr="00E77497">
        <w:t>.</w:t>
      </w:r>
    </w:p>
    <w:p w:rsidR="000C090B" w:rsidRDefault="000C090B" w:rsidP="000C090B">
      <w:pPr>
        <w:pStyle w:val="Alg4"/>
        <w:numPr>
          <w:ilvl w:val="0"/>
          <w:numId w:val="87"/>
        </w:numPr>
        <w:spacing w:after="240"/>
        <w:contextualSpacing/>
        <w:rPr>
          <w:ins w:id="15539" w:author="Rev 8 Allen Wirfs-Brock" w:date="2012-06-12T13:14:00Z"/>
        </w:rPr>
      </w:pPr>
      <w:ins w:id="15540" w:author="Rev 8 Allen Wirfs-Brock" w:date="2012-06-12T13:14:00Z">
        <w:r>
          <w:t>ReturnIfAbrupt(</w:t>
        </w:r>
        <w:r>
          <w:rPr>
            <w:i/>
          </w:rPr>
          <w:t>r</w:t>
        </w:r>
        <w:r>
          <w:t>).</w:t>
        </w:r>
      </w:ins>
    </w:p>
    <w:p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15541" w:name="_Toc393690315"/>
    </w:p>
    <w:p w:rsidR="004C02EF" w:rsidRPr="00120381" w:rsidDel="00CA128E" w:rsidRDefault="004C02EF" w:rsidP="003A4B22">
      <w:pPr>
        <w:pStyle w:val="Heading3"/>
        <w:numPr>
          <w:ilvl w:val="0"/>
          <w:numId w:val="0"/>
        </w:numPr>
        <w:rPr>
          <w:del w:id="15542" w:author="Rev 4 Allen Wirfs-Brock" w:date="2011-10-15T12:16:00Z"/>
          <w:rStyle w:val="bnf"/>
        </w:rPr>
      </w:pPr>
      <w:bookmarkStart w:id="15543" w:name="_Ref440425032"/>
      <w:bookmarkStart w:id="15544" w:name="_Toc472818855"/>
      <w:bookmarkStart w:id="15545" w:name="_Toc235503429"/>
      <w:bookmarkStart w:id="15546" w:name="_Toc241509204"/>
      <w:bookmarkStart w:id="15547" w:name="_Toc244416691"/>
      <w:bookmarkStart w:id="15548" w:name="_Toc276631055"/>
      <w:del w:id="15549"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15541"/>
        <w:r w:rsidRPr="00120381" w:rsidDel="00CA128E">
          <w:rPr>
            <w:rStyle w:val="bnf"/>
          </w:rPr>
          <w:delText>)</w:delText>
        </w:r>
        <w:bookmarkEnd w:id="15543"/>
        <w:bookmarkEnd w:id="15544"/>
        <w:bookmarkEnd w:id="15545"/>
        <w:bookmarkEnd w:id="15546"/>
        <w:bookmarkEnd w:id="15547"/>
        <w:bookmarkEnd w:id="15548"/>
      </w:del>
    </w:p>
    <w:p w:rsidR="004C02EF" w:rsidRPr="00B820AB" w:rsidRDefault="004C02EF" w:rsidP="004C02EF">
      <w:del w:id="15550"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15551" w:author="Rev 4 Allen Wirfs-Brock" w:date="2011-10-15T12:17:00Z">
        <w:r w:rsidRPr="009C202C" w:rsidDel="00CA128E">
          <w:delText>is evaluated as follows:</w:delText>
        </w:r>
      </w:del>
    </w:p>
    <w:p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8"/>
        </w:numPr>
        <w:contextualSpacing/>
        <w:rPr>
          <w:ins w:id="15552" w:author="Rev 6 Allen Wirfs-Brock" w:date="2012-02-16T17:57:00Z"/>
        </w:rPr>
      </w:pPr>
      <w:ins w:id="15553" w:author="Rev 8 Allen Wirfs-Brock" w:date="2012-06-12T12:58:00Z">
        <w:r>
          <w:t>ReturnIfAbrupt(</w:t>
        </w:r>
        <w:r w:rsidRPr="00342FD6">
          <w:rPr>
            <w:i/>
          </w:rPr>
          <w:t>lval</w:t>
        </w:r>
        <w:r>
          <w:t>).</w:t>
        </w:r>
      </w:ins>
      <w:ins w:id="15554" w:author="Rev 6 Allen Wirfs-Brock" w:date="2012-02-16T17:57:00Z">
        <w:del w:id="15555"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5556" w:author="Rev 4 Allen Wirfs-Brock" w:date="2011-10-15T12:28:00Z">
        <w:r w:rsidRPr="00E77497" w:rsidDel="00AA0621">
          <w:delText xml:space="preserve"> (see 11.8.5)</w:delText>
        </w:r>
      </w:del>
      <w:r w:rsidRPr="00E77497">
        <w:t>.</w:t>
      </w:r>
    </w:p>
    <w:p w:rsidR="000C090B" w:rsidRDefault="000C090B" w:rsidP="00C91100">
      <w:pPr>
        <w:pStyle w:val="Alg4"/>
        <w:numPr>
          <w:ilvl w:val="0"/>
          <w:numId w:val="88"/>
        </w:numPr>
        <w:spacing w:after="240"/>
        <w:contextualSpacing/>
        <w:rPr>
          <w:ins w:id="15557" w:author="Rev 8 Allen Wirfs-Brock" w:date="2012-06-12T13:14:00Z"/>
        </w:rPr>
      </w:pPr>
      <w:ins w:id="15558" w:author="Rev 8 Allen Wirfs-Brock" w:date="2012-06-12T13:14:00Z">
        <w:r>
          <w:t>ReturnIfAbrupt(</w:t>
        </w:r>
        <w:r>
          <w:rPr>
            <w:i/>
          </w:rPr>
          <w:t>r</w:t>
        </w:r>
        <w:r>
          <w:t>).</w:t>
        </w:r>
      </w:ins>
    </w:p>
    <w:p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5559" w:name="_Toc393690316"/>
      <w:r w:rsidRPr="00E77497">
        <w:t>.</w:t>
      </w:r>
    </w:p>
    <w:p w:rsidR="004C02EF" w:rsidRPr="00E77497" w:rsidDel="00CA128E" w:rsidRDefault="004C02EF" w:rsidP="003A4B22">
      <w:pPr>
        <w:pStyle w:val="Heading3"/>
        <w:numPr>
          <w:ilvl w:val="0"/>
          <w:numId w:val="0"/>
        </w:numPr>
        <w:rPr>
          <w:del w:id="15560" w:author="Rev 4 Allen Wirfs-Brock" w:date="2011-10-15T12:17:00Z"/>
        </w:rPr>
      </w:pPr>
      <w:bookmarkStart w:id="15561" w:name="_Ref440425047"/>
      <w:bookmarkStart w:id="15562" w:name="_Toc472818856"/>
      <w:bookmarkStart w:id="15563" w:name="_Toc235503430"/>
      <w:bookmarkStart w:id="15564" w:name="_Toc241509205"/>
      <w:bookmarkStart w:id="15565" w:name="_Toc244416692"/>
      <w:bookmarkStart w:id="15566" w:name="_Toc276631056"/>
      <w:del w:id="15567"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15559"/>
        <w:r w:rsidRPr="00E77497" w:rsidDel="00CA128E">
          <w:delText>)</w:delText>
        </w:r>
        <w:bookmarkEnd w:id="15561"/>
        <w:bookmarkEnd w:id="15562"/>
        <w:bookmarkEnd w:id="15563"/>
        <w:bookmarkEnd w:id="15564"/>
        <w:bookmarkEnd w:id="15565"/>
        <w:bookmarkEnd w:id="15566"/>
      </w:del>
    </w:p>
    <w:p w:rsidR="004C02EF" w:rsidRPr="00B820AB" w:rsidRDefault="004C02EF" w:rsidP="004C02EF">
      <w:del w:id="15568"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15569" w:author="Rev 4 Allen Wirfs-Brock" w:date="2011-10-15T12:17:00Z">
        <w:r w:rsidRPr="009C202C" w:rsidDel="00CA128E">
          <w:delText>is evaluated as follows:</w:delText>
        </w:r>
      </w:del>
    </w:p>
    <w:p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9"/>
        </w:numPr>
        <w:contextualSpacing/>
        <w:rPr>
          <w:ins w:id="15570" w:author="Rev 6 Allen Wirfs-Brock" w:date="2012-02-16T17:57:00Z"/>
        </w:rPr>
      </w:pPr>
      <w:ins w:id="15571" w:author="Rev 8 Allen Wirfs-Brock" w:date="2012-06-12T12:58:00Z">
        <w:r>
          <w:t>ReturnIfAbrupt(</w:t>
        </w:r>
        <w:r w:rsidRPr="00342FD6">
          <w:rPr>
            <w:i/>
          </w:rPr>
          <w:t>lval</w:t>
        </w:r>
        <w:r>
          <w:t>).</w:t>
        </w:r>
      </w:ins>
      <w:ins w:id="15572" w:author="Rev 6 Allen Wirfs-Brock" w:date="2012-02-16T17:57:00Z">
        <w:del w:id="15573"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15574" w:author="Rev 4 Allen Wirfs-Brock" w:date="2011-10-15T12:28:00Z">
        <w:r w:rsidRPr="00E77497" w:rsidDel="00AA0621">
          <w:delText>(see 11.8.5)</w:delText>
        </w:r>
      </w:del>
    </w:p>
    <w:p w:rsidR="00605DF9" w:rsidRDefault="00605DF9" w:rsidP="00C91100">
      <w:pPr>
        <w:pStyle w:val="Alg4"/>
        <w:numPr>
          <w:ilvl w:val="0"/>
          <w:numId w:val="89"/>
        </w:numPr>
        <w:spacing w:after="240"/>
        <w:contextualSpacing/>
        <w:rPr>
          <w:ins w:id="15575" w:author="Rev 8 Allen Wirfs-Brock" w:date="2012-06-12T13:13:00Z"/>
        </w:rPr>
      </w:pPr>
      <w:ins w:id="15576" w:author="Rev 8 Allen Wirfs-Brock" w:date="2012-06-12T13:13:00Z">
        <w:r>
          <w:t>ReturnIfAbrupt(</w:t>
        </w:r>
        <w:r>
          <w:rPr>
            <w:i/>
          </w:rPr>
          <w:t>r</w:t>
        </w:r>
        <w:r>
          <w:t>).</w:t>
        </w:r>
      </w:ins>
    </w:p>
    <w:p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5577" w:name="_Ref393523057"/>
      <w:bookmarkStart w:id="15578" w:name="_Toc393690317"/>
      <w:r w:rsidRPr="00E77497">
        <w:t>.</w:t>
      </w:r>
      <w:bookmarkStart w:id="15579" w:name="_Ref424533139"/>
    </w:p>
    <w:p w:rsidR="004C02EF" w:rsidRPr="00E77497" w:rsidRDefault="004C02EF" w:rsidP="004C02EF">
      <w:bookmarkStart w:id="15580" w:name="_Toc375031189"/>
      <w:bookmarkStart w:id="15581" w:name="_Toc381513702"/>
      <w:bookmarkStart w:id="15582" w:name="_Ref381523787"/>
      <w:bookmarkStart w:id="15583" w:name="_Toc382202863"/>
      <w:bookmarkStart w:id="15584" w:name="_Toc382212224"/>
      <w:bookmarkStart w:id="15585" w:name="_Toc382212636"/>
      <w:bookmarkStart w:id="15586" w:name="_Toc382291569"/>
      <w:bookmarkStart w:id="15587" w:name="_Toc385672218"/>
      <w:bookmarkStart w:id="15588" w:name="_Toc393690318"/>
      <w:bookmarkEnd w:id="15577"/>
      <w:bookmarkEnd w:id="15578"/>
      <w:bookmarkEnd w:id="15579"/>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15589" w:author="Rev 4 Allen Wirfs-Brock" w:date="2011-10-15T12:21:00Z">
        <w:r w:rsidRPr="00E77497" w:rsidDel="006115B6">
          <w:delText>is evaluated as follows:</w:delText>
        </w:r>
      </w:del>
    </w:p>
    <w:p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1"/>
        </w:numPr>
        <w:contextualSpacing/>
        <w:rPr>
          <w:ins w:id="15590" w:author="Rev 6 Allen Wirfs-Brock" w:date="2012-02-16T17:57:00Z"/>
        </w:rPr>
      </w:pPr>
      <w:ins w:id="15591" w:author="Rev 8 Allen Wirfs-Brock" w:date="2012-06-12T12:57:00Z">
        <w:r>
          <w:t>ReturnIfAbrupt(</w:t>
        </w:r>
        <w:r w:rsidRPr="00342FD6">
          <w:rPr>
            <w:i/>
          </w:rPr>
          <w:t>lval</w:t>
        </w:r>
        <w:r>
          <w:t>).</w:t>
        </w:r>
      </w:ins>
      <w:ins w:id="15592" w:author="Rev 6 Allen Wirfs-Brock" w:date="2012-02-16T17:57:00Z">
        <w:del w:id="15593"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1"/>
        </w:numPr>
        <w:contextualSpacing/>
        <w:rPr>
          <w:ins w:id="15594" w:author="Rev 6 Allen Wirfs-Brock" w:date="2012-02-16T18:05:00Z"/>
        </w:rPr>
      </w:pPr>
      <w:ins w:id="15595" w:author="Rev 8 Allen Wirfs-Brock" w:date="2012-06-12T13:13:00Z">
        <w:r>
          <w:t>ReturnIfAbrupt(</w:t>
        </w:r>
        <w:r>
          <w:rPr>
            <w:i/>
          </w:rPr>
          <w:t>r</w:t>
        </w:r>
        <w:r w:rsidRPr="00ED2E78">
          <w:rPr>
            <w:i/>
          </w:rPr>
          <w:t>val</w:t>
        </w:r>
        <w:r>
          <w:t>).</w:t>
        </w:r>
      </w:ins>
      <w:ins w:id="15596" w:author="Rev 6 Allen Wirfs-Brock" w:date="2012-02-16T18:05:00Z">
        <w:del w:id="15597"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rsidR="004C02EF" w:rsidRPr="00E77497" w:rsidDel="006115B6" w:rsidRDefault="004C02EF" w:rsidP="003A4B22">
      <w:pPr>
        <w:pStyle w:val="Heading3"/>
        <w:numPr>
          <w:ilvl w:val="0"/>
          <w:numId w:val="0"/>
        </w:numPr>
        <w:rPr>
          <w:del w:id="15598" w:author="Rev 4 Allen Wirfs-Brock" w:date="2011-10-15T12:21:00Z"/>
        </w:rPr>
      </w:pPr>
      <w:bookmarkStart w:id="15599" w:name="_Ref440443312"/>
      <w:bookmarkStart w:id="15600" w:name="_Toc472818859"/>
      <w:bookmarkStart w:id="15601" w:name="_Toc235503433"/>
      <w:bookmarkStart w:id="15602" w:name="_Toc241509208"/>
      <w:bookmarkStart w:id="15603" w:name="_Toc244416695"/>
      <w:bookmarkStart w:id="15604" w:name="_Toc276631059"/>
      <w:del w:id="15605" w:author="Rev 4 Allen Wirfs-Brock" w:date="2011-10-15T12:21:00Z">
        <w:r w:rsidRPr="00E77497" w:rsidDel="006115B6">
          <w:delText>11.8.7</w:delText>
        </w:r>
        <w:r w:rsidRPr="00E77497" w:rsidDel="006115B6">
          <w:tab/>
          <w:delText>The in operator</w:delText>
        </w:r>
        <w:bookmarkEnd w:id="15599"/>
        <w:bookmarkEnd w:id="15600"/>
        <w:bookmarkEnd w:id="15601"/>
        <w:bookmarkEnd w:id="15602"/>
        <w:bookmarkEnd w:id="15603"/>
        <w:bookmarkEnd w:id="15604"/>
      </w:del>
    </w:p>
    <w:p w:rsidR="004C02EF" w:rsidRPr="00E77497" w:rsidRDefault="004C02EF" w:rsidP="004C02EF">
      <w:del w:id="15606"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15607" w:author="Rev 4 Allen Wirfs-Brock" w:date="2011-10-15T12:21:00Z">
        <w:r w:rsidRPr="00E77497" w:rsidDel="006115B6">
          <w:delText>is evaluated as follows:</w:delText>
        </w:r>
      </w:del>
    </w:p>
    <w:p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2"/>
        </w:numPr>
        <w:contextualSpacing/>
        <w:rPr>
          <w:ins w:id="15608" w:author="Rev 6 Allen Wirfs-Brock" w:date="2012-02-16T17:57:00Z"/>
        </w:rPr>
      </w:pPr>
      <w:ins w:id="15609" w:author="Rev 8 Allen Wirfs-Brock" w:date="2012-06-12T12:57:00Z">
        <w:r>
          <w:t>ReturnIfAbrupt(</w:t>
        </w:r>
        <w:r w:rsidRPr="00342FD6">
          <w:rPr>
            <w:i/>
          </w:rPr>
          <w:t>lval</w:t>
        </w:r>
        <w:r>
          <w:t>).</w:t>
        </w:r>
      </w:ins>
      <w:ins w:id="15610" w:author="Rev 6 Allen Wirfs-Brock" w:date="2012-02-16T17:57:00Z">
        <w:del w:id="15611"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2"/>
        </w:numPr>
        <w:contextualSpacing/>
        <w:rPr>
          <w:ins w:id="15612" w:author="Rev 6 Allen Wirfs-Brock" w:date="2012-02-16T18:05:00Z"/>
        </w:rPr>
      </w:pPr>
      <w:ins w:id="15613" w:author="Rev 8 Allen Wirfs-Brock" w:date="2012-06-12T13:13:00Z">
        <w:r>
          <w:t>ReturnIfAbrupt(</w:t>
        </w:r>
        <w:r>
          <w:rPr>
            <w:i/>
          </w:rPr>
          <w:t>r</w:t>
        </w:r>
        <w:r w:rsidRPr="00ED2E78">
          <w:rPr>
            <w:i/>
          </w:rPr>
          <w:t>val</w:t>
        </w:r>
        <w:r>
          <w:t>).</w:t>
        </w:r>
      </w:ins>
      <w:ins w:id="15614" w:author="Rev 6 Allen Wirfs-Brock" w:date="2012-02-16T18:05:00Z">
        <w:del w:id="15615"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rsidR="004C02EF" w:rsidRPr="00E77497" w:rsidRDefault="004C02EF" w:rsidP="003A4B22">
      <w:pPr>
        <w:pStyle w:val="Heading2"/>
        <w:numPr>
          <w:ilvl w:val="0"/>
          <w:numId w:val="0"/>
        </w:numPr>
      </w:pPr>
      <w:bookmarkStart w:id="15616" w:name="_Ref440445008"/>
      <w:bookmarkStart w:id="15617" w:name="_Toc472818860"/>
      <w:bookmarkStart w:id="15618" w:name="_Toc235503434"/>
      <w:bookmarkStart w:id="15619" w:name="_Toc241509209"/>
      <w:bookmarkStart w:id="15620" w:name="_Toc244416696"/>
      <w:bookmarkStart w:id="15621" w:name="_Toc276631060"/>
      <w:bookmarkStart w:id="15622" w:name="_Toc339020384"/>
      <w:r w:rsidRPr="00E77497">
        <w:lastRenderedPageBreak/>
        <w:t>11.9</w:t>
      </w:r>
      <w:r w:rsidRPr="00E77497">
        <w:tab/>
        <w:t>Equality Operator</w:t>
      </w:r>
      <w:bookmarkStart w:id="15623" w:name="_Toc382202864"/>
      <w:bookmarkEnd w:id="15580"/>
      <w:bookmarkEnd w:id="15581"/>
      <w:bookmarkEnd w:id="15582"/>
      <w:bookmarkEnd w:id="15583"/>
      <w:bookmarkEnd w:id="15584"/>
      <w:bookmarkEnd w:id="15585"/>
      <w:bookmarkEnd w:id="15586"/>
      <w:bookmarkEnd w:id="15587"/>
      <w:bookmarkEnd w:id="15588"/>
      <w:bookmarkEnd w:id="15623"/>
      <w:r w:rsidRPr="00E77497">
        <w:t>s</w:t>
      </w:r>
      <w:bookmarkEnd w:id="15616"/>
      <w:bookmarkEnd w:id="15617"/>
      <w:bookmarkEnd w:id="15618"/>
      <w:bookmarkEnd w:id="15619"/>
      <w:bookmarkEnd w:id="15620"/>
      <w:bookmarkEnd w:id="15621"/>
      <w:bookmarkEnd w:id="15622"/>
    </w:p>
    <w:p w:rsidR="007813BC" w:rsidRPr="004712DB" w:rsidRDefault="007813BC">
      <w:pPr>
        <w:pStyle w:val="Note"/>
        <w:rPr>
          <w:ins w:id="15624" w:author="Rev 4 Allen Wirfs-Brock" w:date="2011-10-15T12:35:00Z"/>
        </w:rPr>
        <w:pPrChange w:id="15625" w:author="Rev 6 Allen Wirfs-Brock" w:date="2012-02-28T08:47:00Z">
          <w:pPr/>
        </w:pPrChange>
      </w:pPr>
      <w:ins w:id="15626" w:author="Rev 4 Allen Wirfs-Brock" w:date="2011-10-15T12:35:00Z">
        <w:r w:rsidRPr="004712DB">
          <w:t>NOTE</w:t>
        </w:r>
        <w:r w:rsidRPr="004712DB">
          <w:tab/>
          <w:t>The result of evaluating an equality operator is always of type Boolean, reflecting whether the relationship named by the operator holds between its two operands.</w:t>
        </w:r>
      </w:ins>
    </w:p>
    <w:p w:rsidR="004C02EF" w:rsidRPr="003B4312" w:rsidRDefault="004C02EF" w:rsidP="004C02EF">
      <w:pPr>
        <w:pStyle w:val="Syntax"/>
      </w:pPr>
      <w:r w:rsidRPr="004D1BD1">
        <w:t>Syntax</w:t>
      </w:r>
    </w:p>
    <w:p w:rsidR="004C02EF" w:rsidRPr="006B6D0A" w:rsidRDefault="004C02EF" w:rsidP="004C02EF">
      <w:pPr>
        <w:pStyle w:val="SyntaxRule"/>
      </w:pPr>
      <w:r w:rsidRPr="003B4312">
        <w:t xml:space="preserve">EqualityExpression </w:t>
      </w:r>
      <w:r w:rsidRPr="008B7F6F">
        <w:rPr>
          <w:rFonts w:ascii="Arial" w:hAnsi="Arial"/>
          <w:b/>
          <w:i w:val="0"/>
        </w:rPr>
        <w:t>:</w:t>
      </w:r>
    </w:p>
    <w:p w:rsidR="004C02EF" w:rsidRPr="00E77497" w:rsidRDefault="004C02EF" w:rsidP="004C02EF">
      <w:pPr>
        <w:pStyle w:val="SyntaxDefinition"/>
      </w:pPr>
      <w:r w:rsidRPr="006B6D0A">
        <w:t>RelationalExpression</w:t>
      </w:r>
      <w:r w:rsidRPr="006B6D0A">
        <w:br/>
        <w:t>EqualityExpression</w:t>
      </w:r>
      <w:ins w:id="15627"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15628"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15629"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15630"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15631"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15632"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15633" w:author="Rev 5 Allen Wirfs-Brock" w:date="2012-01-05T10:24:00Z">
        <w:r w:rsidR="000F21F2" w:rsidRPr="007870CC">
          <w:rPr>
            <w:rFonts w:ascii="Courier New" w:hAnsi="Courier New" w:cs="Courier New"/>
            <w:i w:val="0"/>
          </w:rPr>
          <w:t xml:space="preserve"> </w:t>
        </w:r>
      </w:ins>
      <w:r w:rsidRPr="00E77497">
        <w:t>RelationalExpression</w:t>
      </w:r>
      <w:ins w:id="15634"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15635"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15636" w:author="Rev 5 Allen Wirfs-Brock" w:date="2012-01-05T10:18:00Z">
        <w:r w:rsidR="000F21F2">
          <w:rPr>
            <w:rFonts w:ascii="Courier New" w:hAnsi="Courier New"/>
            <w:b/>
            <w:i w:val="0"/>
          </w:rPr>
          <w:t>is</w:t>
        </w:r>
      </w:ins>
      <w:ins w:id="15637"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15638"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15639" w:author="Rev 5 Allen Wirfs-Brock" w:date="2012-01-05T10:14:00Z">
        <w:r w:rsidR="000F21F2" w:rsidRPr="00B820AB">
          <w:t>RelationalExpression</w:t>
        </w:r>
      </w:ins>
    </w:p>
    <w:p w:rsidR="004C02EF" w:rsidRPr="00E77497" w:rsidRDefault="004C02EF" w:rsidP="004C02EF">
      <w:pPr>
        <w:pStyle w:val="SyntaxRule"/>
      </w:pPr>
      <w:r w:rsidRPr="00E77497">
        <w:t xml:space="preserve">EqualityExpressionNoIn </w:t>
      </w:r>
      <w:r w:rsidRPr="00E77497">
        <w:rPr>
          <w:rFonts w:ascii="Arial" w:hAnsi="Arial"/>
          <w:b/>
          <w:i w:val="0"/>
        </w:rPr>
        <w:t>:</w:t>
      </w:r>
    </w:p>
    <w:p w:rsidR="004C02EF" w:rsidRPr="00E77497" w:rsidRDefault="004C02EF" w:rsidP="004C02EF">
      <w:pPr>
        <w:pStyle w:val="SyntaxDefinition"/>
      </w:pPr>
      <w:r w:rsidRPr="00E77497">
        <w:t>RelationalExpressionNoIn</w:t>
      </w:r>
      <w:r w:rsidRPr="00E77497">
        <w:br/>
        <w:t>EqualityExpressionNoIn</w:t>
      </w:r>
      <w:ins w:id="15640"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1"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15642"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3"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5644"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5"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5646"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7" w:author="Rev 5 Allen Wirfs-Brock" w:date="2012-01-05T10:25:00Z">
        <w:r w:rsidR="00952396" w:rsidRPr="007870CC">
          <w:rPr>
            <w:rFonts w:ascii="Courier New" w:hAnsi="Courier New" w:cs="Courier New"/>
            <w:i w:val="0"/>
          </w:rPr>
          <w:t xml:space="preserve"> </w:t>
        </w:r>
      </w:ins>
      <w:r w:rsidRPr="00E77497">
        <w:t>RelationalExpressionNoIn</w:t>
      </w:r>
      <w:ins w:id="15648"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rsidR="004C02EF" w:rsidRPr="00E77497" w:rsidDel="00041C9A" w:rsidRDefault="004C02EF" w:rsidP="004C02EF">
      <w:pPr>
        <w:pStyle w:val="Syntax"/>
        <w:rPr>
          <w:del w:id="15649" w:author="Rev 4 Allen Wirfs-Brock" w:date="2011-10-15T12:36:00Z"/>
        </w:rPr>
      </w:pPr>
      <w:del w:id="15650" w:author="Rev 4 Allen Wirfs-Brock" w:date="2011-10-15T12:36:00Z">
        <w:r w:rsidRPr="00E77497" w:rsidDel="00041C9A">
          <w:delText>Semantics</w:delText>
        </w:r>
      </w:del>
    </w:p>
    <w:p w:rsidR="004C02EF" w:rsidRPr="00E77497" w:rsidDel="007813BC" w:rsidRDefault="004C02EF" w:rsidP="004C02EF">
      <w:pPr>
        <w:rPr>
          <w:del w:id="15651" w:author="Rev 4 Allen Wirfs-Brock" w:date="2011-10-15T12:35:00Z"/>
        </w:rPr>
      </w:pPr>
      <w:del w:id="15652"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15653" w:name="_Toc393690319"/>
      </w:del>
    </w:p>
    <w:p w:rsidR="004C02EF" w:rsidRPr="00E77497" w:rsidRDefault="004C02EF" w:rsidP="004C02EF">
      <w:r w:rsidRPr="00E77497">
        <w:t>The</w:t>
      </w:r>
      <w:ins w:id="15654"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15655" w:author="Rev 4 Allen Wirfs-Brock" w:date="2011-10-15T12:37:00Z">
        <w:r w:rsidRPr="00E77497" w:rsidDel="00041C9A">
          <w:delText xml:space="preserve">evaluated in </w:delText>
        </w:r>
      </w:del>
      <w:r w:rsidRPr="00E77497">
        <w:t xml:space="preserve">the same </w:t>
      </w:r>
      <w:del w:id="15656"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15657" w:author="Rev 4 Allen Wirfs-Brock" w:date="2011-10-15T12:37:00Z">
        <w:r w:rsidR="00041C9A" w:rsidRPr="00E77497">
          <w:t xml:space="preserve">used in place </w:t>
        </w:r>
      </w:ins>
      <w:del w:id="15658"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rsidR="00A97CF5" w:rsidRPr="00E77497" w:rsidRDefault="00A97CF5" w:rsidP="00A97CF5">
      <w:pPr>
        <w:rPr>
          <w:ins w:id="15659" w:author="Rev 10 Allen Wirfs-Brock" w:date="2012-09-07T09:59:00Z"/>
          <w:rFonts w:ascii="Helvetica" w:hAnsi="Helvetica"/>
          <w:b/>
        </w:rPr>
      </w:pPr>
      <w:bookmarkStart w:id="15660" w:name="_Toc472818861"/>
      <w:bookmarkStart w:id="15661" w:name="_Toc235503435"/>
      <w:bookmarkStart w:id="15662" w:name="_Toc241509210"/>
      <w:bookmarkStart w:id="15663" w:name="_Toc244416697"/>
      <w:bookmarkStart w:id="15664" w:name="_Toc276631061"/>
      <w:ins w:id="15665" w:author="Rev 10 Allen Wirfs-Brock" w:date="2012-09-07T09:59: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6B6D0A" w:rsidRDefault="00A97CF5" w:rsidP="00A97CF5">
      <w:pPr>
        <w:pStyle w:val="SyntaxRule"/>
        <w:rPr>
          <w:ins w:id="15666" w:author="Rev 10 Allen Wirfs-Brock" w:date="2012-09-07T09:59:00Z"/>
        </w:rPr>
      </w:pPr>
      <w:ins w:id="15667" w:author="Rev 10 Allen Wirfs-Brock" w:date="2012-09-07T09:59:00Z">
        <w:r w:rsidRPr="003B4312">
          <w:t xml:space="preserve">EqualityExpression </w:t>
        </w:r>
        <w:r w:rsidRPr="008B7F6F">
          <w:rPr>
            <w:rFonts w:ascii="Arial" w:hAnsi="Arial"/>
            <w:b/>
            <w:i w:val="0"/>
          </w:rPr>
          <w:t>:</w:t>
        </w:r>
      </w:ins>
    </w:p>
    <w:p w:rsidR="00A97CF5" w:rsidRPr="00E77497" w:rsidRDefault="00A97CF5" w:rsidP="00A97CF5">
      <w:pPr>
        <w:pStyle w:val="SyntaxDefinition"/>
        <w:rPr>
          <w:ins w:id="15668" w:author="Rev 10 Allen Wirfs-Brock" w:date="2012-09-07T09:59:00Z"/>
        </w:rPr>
      </w:pPr>
      <w:ins w:id="15669" w:author="Rev 10 Allen Wirfs-Brock" w:date="2012-09-07T09:59:00Z">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r>
          <w:br/>
        </w:r>
        <w:r w:rsidRPr="006B6D0A">
          <w:t>EqualityExpression</w:t>
        </w:r>
        <w:r w:rsidRPr="00952396">
          <w:rPr>
            <w:rFonts w:ascii="Courier New" w:hAnsi="Courier New" w:cs="Courier New"/>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952396">
          <w:rPr>
            <w:rFonts w:ascii="Courier New" w:hAnsi="Courier New" w:cs="Courier New"/>
            <w:i w:val="0"/>
          </w:rPr>
          <w:t xml:space="preserve"> </w:t>
        </w:r>
        <w:r>
          <w:rPr>
            <w:rFonts w:ascii="Courier New" w:hAnsi="Courier New"/>
            <w:b/>
            <w:i w:val="0"/>
          </w:rPr>
          <w:t>is</w:t>
        </w:r>
        <w:r w:rsidRPr="00952396">
          <w:rPr>
            <w:rFonts w:ascii="Courier New" w:hAnsi="Courier New" w:cs="Courier New"/>
            <w:i w:val="0"/>
          </w:rPr>
          <w:t xml:space="preserve"> </w:t>
        </w:r>
        <w:r w:rsidRPr="00E65A34">
          <w:t>RelationalExpression</w:t>
        </w:r>
        <w:r w:rsidRPr="00E65A34">
          <w:br/>
          <w:t>EqualityExpression</w:t>
        </w:r>
        <w:r w:rsidRPr="007870CC">
          <w:rPr>
            <w:rFonts w:ascii="Courier New" w:hAnsi="Courier New" w:cs="Courier New"/>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7870CC">
          <w:rPr>
            <w:rFonts w:ascii="Courier New" w:hAnsi="Courier New" w:cs="Courier New"/>
            <w:i w:val="0"/>
          </w:rPr>
          <w:t xml:space="preserve"> </w:t>
        </w:r>
        <w:r>
          <w:rPr>
            <w:rFonts w:ascii="Courier New" w:hAnsi="Courier New"/>
            <w:b/>
            <w:i w:val="0"/>
          </w:rPr>
          <w:t>isnt</w:t>
        </w:r>
        <w:r w:rsidRPr="007870CC">
          <w:rPr>
            <w:rFonts w:ascii="Courier New" w:hAnsi="Courier New" w:cs="Courier New"/>
            <w:i w:val="0"/>
          </w:rPr>
          <w:t xml:space="preserve"> </w:t>
        </w:r>
        <w:r w:rsidRPr="00B820AB">
          <w:t>RelationalExpression</w:t>
        </w:r>
      </w:ins>
    </w:p>
    <w:p w:rsidR="00A97CF5" w:rsidRPr="00E77497" w:rsidRDefault="00A97CF5" w:rsidP="00A97CF5">
      <w:pPr>
        <w:pStyle w:val="Alg4"/>
        <w:numPr>
          <w:ilvl w:val="0"/>
          <w:numId w:val="975"/>
        </w:numPr>
        <w:spacing w:after="220"/>
        <w:contextualSpacing/>
        <w:rPr>
          <w:ins w:id="15670" w:author="Rev 10 Allen Wirfs-Brock" w:date="2012-09-07T09:59:00Z"/>
        </w:rPr>
      </w:pPr>
      <w:ins w:id="15671" w:author="Rev 10 Allen Wirfs-Brock" w:date="2012-09-07T09:59:00Z">
        <w:r w:rsidRPr="00E77497">
          <w:t xml:space="preserve">Return </w:t>
        </w:r>
        <w:r w:rsidRPr="00BD6E56">
          <w:rPr>
            <w:b/>
          </w:rPr>
          <w:t>false</w:t>
        </w:r>
        <w:r w:rsidRPr="00E77497">
          <w:t>.</w:t>
        </w:r>
      </w:ins>
    </w:p>
    <w:p w:rsidR="00B85690" w:rsidRPr="00E77497" w:rsidRDefault="00B85690" w:rsidP="00B85690">
      <w:pPr>
        <w:pStyle w:val="Heading3"/>
        <w:numPr>
          <w:ilvl w:val="0"/>
          <w:numId w:val="0"/>
        </w:numPr>
        <w:rPr>
          <w:ins w:id="15672" w:author="Rev 4 Allen Wirfs-Brock" w:date="2011-10-15T12:39:00Z"/>
        </w:rPr>
      </w:pPr>
      <w:bookmarkStart w:id="15673" w:name="_Toc339020385"/>
      <w:ins w:id="15674" w:author="Rev 4 Allen Wirfs-Brock" w:date="2011-10-15T12:39:00Z">
        <w:r w:rsidRPr="00E77497">
          <w:t>11.</w:t>
        </w:r>
        <w:del w:id="15675" w:author="Rev 5 Allen Wirfs-Brock" w:date="2012-01-05T11:54:00Z">
          <w:r w:rsidRPr="00E77497" w:rsidDel="005B1B0C">
            <w:delText>1</w:delText>
          </w:r>
        </w:del>
      </w:ins>
      <w:ins w:id="15676" w:author="Rev 5 Allen Wirfs-Brock" w:date="2012-01-05T11:54:00Z">
        <w:r w:rsidR="005B1B0C">
          <w:t>9</w:t>
        </w:r>
      </w:ins>
      <w:ins w:id="15677" w:author="Rev 4 Allen Wirfs-Brock" w:date="2011-10-15T12:39:00Z">
        <w:r w:rsidRPr="00E77497">
          <w:t>.1 Runtime Semantics</w:t>
        </w:r>
        <w:bookmarkEnd w:id="15673"/>
      </w:ins>
    </w:p>
    <w:p w:rsidR="00B85690" w:rsidRPr="00E77497" w:rsidRDefault="00B85690" w:rsidP="00B85690">
      <w:pPr>
        <w:keepNext/>
        <w:rPr>
          <w:ins w:id="15678" w:author="Rev 4 Allen Wirfs-Brock" w:date="2011-10-15T12:39:00Z"/>
          <w:rFonts w:ascii="Helvetica" w:hAnsi="Helvetica"/>
          <w:b/>
        </w:rPr>
      </w:pPr>
      <w:ins w:id="15679"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15680" w:author="Rev 4 Allen Wirfs-Brock" w:date="2011-10-15T12:42:00Z">
        <w:r w:rsidRPr="00E77497">
          <w:rPr>
            <w:rFonts w:ascii="Helvetica" w:hAnsi="Helvetica"/>
            <w:b/>
            <w:spacing w:val="6"/>
          </w:rPr>
          <w:t>Equality</w:t>
        </w:r>
        <w:r w:rsidRPr="00E77497">
          <w:t xml:space="preserve"> </w:t>
        </w:r>
      </w:ins>
      <w:ins w:id="15681" w:author="Rev 4 Allen Wirfs-Brock" w:date="2011-10-15T12:39:00Z">
        <w:r w:rsidRPr="00E77497">
          <w:rPr>
            <w:rFonts w:ascii="Helvetica" w:hAnsi="Helvetica"/>
            <w:b/>
            <w:spacing w:val="6"/>
          </w:rPr>
          <w:t>Comparison Algorithm</w:t>
        </w:r>
      </w:ins>
    </w:p>
    <w:p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392591" w:rsidDel="00EA1B5F" w:rsidRDefault="000C090B" w:rsidP="00392591">
      <w:pPr>
        <w:pStyle w:val="Alg4"/>
        <w:numPr>
          <w:ilvl w:val="0"/>
          <w:numId w:val="95"/>
        </w:numPr>
        <w:contextualSpacing/>
        <w:rPr>
          <w:ins w:id="15682" w:author="Rev 6 Allen Wirfs-Brock" w:date="2012-02-16T18:41:00Z"/>
          <w:del w:id="15683" w:author="Rev 10 Allen Wirfs-Brock" w:date="2012-08-14T15:55:00Z"/>
        </w:rPr>
      </w:pPr>
      <w:ins w:id="15684" w:author="Rev 8 Allen Wirfs-Brock" w:date="2012-06-12T13:16:00Z">
        <w:del w:id="15685" w:author="Rev 10 Allen Wirfs-Brock" w:date="2012-08-14T15:55:00Z">
          <w:r w:rsidDel="00EA1B5F">
            <w:delText>ReturnIfAbrupt(</w:delText>
          </w:r>
          <w:r w:rsidDel="00EA1B5F">
            <w:rPr>
              <w:i/>
            </w:rPr>
            <w:delText>x</w:delText>
          </w:r>
          <w:r w:rsidDel="00EA1B5F">
            <w:delText>).</w:delText>
          </w:r>
        </w:del>
      </w:ins>
      <w:ins w:id="15686" w:author="Rev 6 Allen Wirfs-Brock" w:date="2012-02-16T18:41:00Z">
        <w:del w:id="15687" w:author="Rev 10 Allen Wirfs-Brock" w:date="2012-08-14T15:55:00Z">
          <w:r w:rsidR="00392591" w:rsidDel="00EA1B5F">
            <w:delText xml:space="preserve">If </w:delText>
          </w:r>
          <w:r w:rsidR="00392591" w:rsidDel="00EA1B5F">
            <w:rPr>
              <w:i/>
            </w:rPr>
            <w:delText>x</w:delText>
          </w:r>
          <w:r w:rsidR="00392591" w:rsidRPr="00E77497" w:rsidDel="00EA1B5F">
            <w:delText xml:space="preserve"> </w:delText>
          </w:r>
          <w:r w:rsidR="00392591" w:rsidDel="00EA1B5F">
            <w:delText xml:space="preserve">is an abrupt completion, return </w:delText>
          </w:r>
          <w:r w:rsidR="00392591" w:rsidDel="00EA1B5F">
            <w:rPr>
              <w:i/>
            </w:rPr>
            <w:delText>x</w:delText>
          </w:r>
          <w:r w:rsidR="00392591" w:rsidDel="00EA1B5F">
            <w:delText>.</w:delText>
          </w:r>
        </w:del>
      </w:ins>
    </w:p>
    <w:p w:rsidR="00392591" w:rsidDel="00EA1B5F" w:rsidRDefault="000C090B" w:rsidP="00392591">
      <w:pPr>
        <w:pStyle w:val="Alg4"/>
        <w:numPr>
          <w:ilvl w:val="0"/>
          <w:numId w:val="95"/>
        </w:numPr>
        <w:contextualSpacing/>
        <w:rPr>
          <w:ins w:id="15688" w:author="Rev 6 Allen Wirfs-Brock" w:date="2012-02-16T18:41:00Z"/>
          <w:del w:id="15689" w:author="Rev 10 Allen Wirfs-Brock" w:date="2012-08-14T15:55:00Z"/>
        </w:rPr>
      </w:pPr>
      <w:ins w:id="15690" w:author="Rev 8 Allen Wirfs-Brock" w:date="2012-06-12T13:16:00Z">
        <w:del w:id="15691" w:author="Rev 10 Allen Wirfs-Brock" w:date="2012-08-14T15:55:00Z">
          <w:r w:rsidDel="00EA1B5F">
            <w:delText>ReturnIfAbrupt(</w:delText>
          </w:r>
        </w:del>
      </w:ins>
      <w:ins w:id="15692" w:author="Rev 8 Allen Wirfs-Brock" w:date="2012-06-12T13:17:00Z">
        <w:del w:id="15693" w:author="Rev 10 Allen Wirfs-Brock" w:date="2012-08-14T15:55:00Z">
          <w:r w:rsidDel="00EA1B5F">
            <w:rPr>
              <w:i/>
            </w:rPr>
            <w:delText>y</w:delText>
          </w:r>
        </w:del>
      </w:ins>
      <w:ins w:id="15694" w:author="Rev 8 Allen Wirfs-Brock" w:date="2012-06-12T13:16:00Z">
        <w:del w:id="15695" w:author="Rev 10 Allen Wirfs-Brock" w:date="2012-08-14T15:55:00Z">
          <w:r w:rsidDel="00EA1B5F">
            <w:delText>).</w:delText>
          </w:r>
        </w:del>
      </w:ins>
      <w:ins w:id="15696" w:author="Rev 6 Allen Wirfs-Brock" w:date="2012-02-16T18:41:00Z">
        <w:del w:id="15697" w:author="Rev 10 Allen Wirfs-Brock" w:date="2012-08-14T15:55:00Z">
          <w:r w:rsidR="00392591" w:rsidDel="00EA1B5F">
            <w:delText xml:space="preserve">If </w:delText>
          </w:r>
          <w:r w:rsidR="00392591" w:rsidDel="00EA1B5F">
            <w:rPr>
              <w:i/>
            </w:rPr>
            <w:delText>y</w:delText>
          </w:r>
          <w:r w:rsidR="00392591" w:rsidRPr="00E77497" w:rsidDel="00EA1B5F">
            <w:delText xml:space="preserve"> </w:delText>
          </w:r>
          <w:r w:rsidR="00392591" w:rsidDel="00EA1B5F">
            <w:delText xml:space="preserve">is an abrupt completion, return </w:delText>
          </w:r>
          <w:r w:rsidR="00392591" w:rsidDel="00EA1B5F">
            <w:rPr>
              <w:i/>
            </w:rPr>
            <w:delText>y</w:delText>
          </w:r>
          <w:r w:rsidR="00392591" w:rsidDel="00EA1B5F">
            <w:delText>.</w:delText>
          </w:r>
        </w:del>
      </w:ins>
    </w:p>
    <w:p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rsidR="00EA1B5F" w:rsidRDefault="00EA1B5F" w:rsidP="00FA3203">
      <w:pPr>
        <w:pStyle w:val="Alg4"/>
        <w:numPr>
          <w:ilvl w:val="1"/>
          <w:numId w:val="95"/>
        </w:numPr>
        <w:rPr>
          <w:ins w:id="15698" w:author="Rev 10 Allen Wirfs-Brock" w:date="2012-08-14T15:57:00Z"/>
        </w:rPr>
      </w:pPr>
      <w:ins w:id="15699" w:author="Rev 10 Allen Wirfs-Brock" w:date="2012-08-14T15:57:00Z">
        <w:r>
          <w:t xml:space="preserve">Return </w:t>
        </w:r>
        <w:r w:rsidRPr="00E77497">
          <w:t xml:space="preserve">the result of performing strict equality comparison algorithm </w:t>
        </w:r>
        <w:r>
          <w:rPr>
            <w:i/>
          </w:rPr>
          <w:t>x</w:t>
        </w:r>
        <w:r w:rsidRPr="00E77497">
          <w:t xml:space="preserve"> === </w:t>
        </w:r>
        <w:r>
          <w:rPr>
            <w:i/>
          </w:rPr>
          <w:t>y</w:t>
        </w:r>
        <w:r w:rsidRPr="00E77497">
          <w:t>.</w:t>
        </w:r>
      </w:ins>
    </w:p>
    <w:p w:rsidR="00B85690" w:rsidRPr="00E77497" w:rsidDel="00EA1B5F" w:rsidRDefault="00B85690" w:rsidP="00FA3203">
      <w:pPr>
        <w:pStyle w:val="Alg4"/>
        <w:numPr>
          <w:ilvl w:val="1"/>
          <w:numId w:val="95"/>
        </w:numPr>
        <w:rPr>
          <w:del w:id="15700" w:author="Rev 10 Allen Wirfs-Brock" w:date="2012-08-14T15:57:00Z"/>
        </w:rPr>
      </w:pPr>
      <w:del w:id="15701" w:author="Rev 10 Allen Wirfs-Brock" w:date="2012-08-14T15:45:00Z">
        <w:r w:rsidRPr="00E77497" w:rsidDel="00EA1B5F">
          <w:tab/>
        </w:r>
      </w:del>
      <w:del w:id="15702" w:author="Rev 10 Allen Wirfs-Brock" w:date="2012-08-14T15:57:00Z">
        <w:r w:rsidRPr="00E77497" w:rsidDel="00EA1B5F">
          <w:delText>If Type(</w:delText>
        </w:r>
        <w:r w:rsidRPr="00E77497" w:rsidDel="00EA1B5F">
          <w:rPr>
            <w:i/>
          </w:rPr>
          <w:delText>x</w:delText>
        </w:r>
        <w:r w:rsidRPr="00E77497" w:rsidDel="00EA1B5F">
          <w:delText xml:space="preserve">) is Undefined, return </w:delText>
        </w:r>
        <w:r w:rsidRPr="00E77497" w:rsidDel="00EA1B5F">
          <w:rPr>
            <w:b/>
          </w:rPr>
          <w:delText>true</w:delText>
        </w:r>
        <w:r w:rsidRPr="00E77497" w:rsidDel="00EA1B5F">
          <w:delText>.</w:delText>
        </w:r>
      </w:del>
    </w:p>
    <w:p w:rsidR="00B85690" w:rsidRPr="00E77497" w:rsidDel="00EA1B5F" w:rsidRDefault="00B85690" w:rsidP="00FA3203">
      <w:pPr>
        <w:pStyle w:val="Alg4"/>
        <w:numPr>
          <w:ilvl w:val="1"/>
          <w:numId w:val="95"/>
        </w:numPr>
        <w:rPr>
          <w:del w:id="15703" w:author="Rev 10 Allen Wirfs-Brock" w:date="2012-08-14T15:57:00Z"/>
        </w:rPr>
      </w:pPr>
      <w:del w:id="15704" w:author="Rev 10 Allen Wirfs-Brock" w:date="2012-08-14T15:57:00Z">
        <w:r w:rsidRPr="00E77497" w:rsidDel="00EA1B5F">
          <w:delText>If Type(</w:delText>
        </w:r>
        <w:r w:rsidRPr="00E77497" w:rsidDel="00EA1B5F">
          <w:rPr>
            <w:i/>
          </w:rPr>
          <w:delText>x</w:delText>
        </w:r>
        <w:r w:rsidRPr="00E77497" w:rsidDel="00EA1B5F">
          <w:delText xml:space="preserve">) is Null, return </w:delText>
        </w:r>
        <w:r w:rsidRPr="00E77497" w:rsidDel="00EA1B5F">
          <w:rPr>
            <w:b/>
          </w:rPr>
          <w:delText>true</w:delText>
        </w:r>
        <w:r w:rsidRPr="00E77497" w:rsidDel="00EA1B5F">
          <w:delText>.</w:delText>
        </w:r>
      </w:del>
    </w:p>
    <w:p w:rsidR="00B85690" w:rsidRPr="00E77497" w:rsidDel="00EA1B5F" w:rsidRDefault="00B85690" w:rsidP="00FA3203">
      <w:pPr>
        <w:pStyle w:val="Alg4"/>
        <w:numPr>
          <w:ilvl w:val="1"/>
          <w:numId w:val="95"/>
        </w:numPr>
        <w:rPr>
          <w:del w:id="15705" w:author="Rev 10 Allen Wirfs-Brock" w:date="2012-08-14T15:57:00Z"/>
        </w:rPr>
      </w:pPr>
      <w:del w:id="15706" w:author="Rev 10 Allen Wirfs-Brock" w:date="2012-08-14T15:45:00Z">
        <w:r w:rsidRPr="00E77497" w:rsidDel="00EA1B5F">
          <w:tab/>
        </w:r>
      </w:del>
      <w:del w:id="15707" w:author="Rev 10 Allen Wirfs-Brock" w:date="2012-08-14T15:57:00Z">
        <w:r w:rsidRPr="00E77497" w:rsidDel="00EA1B5F">
          <w:delText>If Type(</w:delText>
        </w:r>
        <w:r w:rsidRPr="00E77497" w:rsidDel="00EA1B5F">
          <w:rPr>
            <w:i/>
          </w:rPr>
          <w:delText>x</w:delText>
        </w:r>
        <w:r w:rsidRPr="00E77497" w:rsidDel="00EA1B5F">
          <w:delText>) is Number, then</w:delText>
        </w:r>
      </w:del>
    </w:p>
    <w:p w:rsidR="00B85690" w:rsidRPr="00E77497" w:rsidDel="00EA1B5F" w:rsidRDefault="00B85690" w:rsidP="00FA3203">
      <w:pPr>
        <w:pStyle w:val="Alg4"/>
        <w:numPr>
          <w:ilvl w:val="2"/>
          <w:numId w:val="95"/>
        </w:numPr>
        <w:rPr>
          <w:del w:id="15708" w:author="Rev 10 Allen Wirfs-Brock" w:date="2012-08-14T15:57:00Z"/>
        </w:rPr>
      </w:pPr>
      <w:del w:id="15709" w:author="Rev 10 Allen Wirfs-Brock" w:date="2012-08-14T15:57:00Z">
        <w:r w:rsidRPr="00E77497" w:rsidDel="00EA1B5F">
          <w:delText xml:space="preserve">If </w:delText>
        </w:r>
        <w:r w:rsidRPr="00E77497" w:rsidDel="00EA1B5F">
          <w:rPr>
            <w:i/>
          </w:rPr>
          <w:delText>x</w:delText>
        </w:r>
        <w:r w:rsidRPr="00E77497" w:rsidDel="00EA1B5F">
          <w:delText xml:space="preserve"> is </w:delText>
        </w:r>
        <w:r w:rsidRPr="00E77497" w:rsidDel="00EA1B5F">
          <w:rPr>
            <w:b/>
          </w:rPr>
          <w:delText>NaN</w:delText>
        </w:r>
        <w:r w:rsidRPr="00E77497" w:rsidDel="00EA1B5F">
          <w:delText xml:space="preserve">, return </w:delText>
        </w:r>
        <w:r w:rsidRPr="00E77497" w:rsidDel="00EA1B5F">
          <w:rPr>
            <w:b/>
          </w:rPr>
          <w:delText>false</w:delText>
        </w:r>
        <w:r w:rsidRPr="00E77497" w:rsidDel="00EA1B5F">
          <w:delText>.</w:delText>
        </w:r>
      </w:del>
    </w:p>
    <w:p w:rsidR="00B85690" w:rsidRPr="00E77497" w:rsidDel="00EA1B5F" w:rsidRDefault="00B85690" w:rsidP="00FA3203">
      <w:pPr>
        <w:pStyle w:val="Alg4"/>
        <w:numPr>
          <w:ilvl w:val="2"/>
          <w:numId w:val="95"/>
        </w:numPr>
        <w:rPr>
          <w:del w:id="15710" w:author="Rev 10 Allen Wirfs-Brock" w:date="2012-08-14T15:57:00Z"/>
        </w:rPr>
      </w:pPr>
      <w:del w:id="15711" w:author="Rev 10 Allen Wirfs-Brock" w:date="2012-08-14T15:57:00Z">
        <w:r w:rsidRPr="00E77497" w:rsidDel="00EA1B5F">
          <w:delText xml:space="preserve">If </w:delText>
        </w:r>
        <w:r w:rsidRPr="00E77497" w:rsidDel="00EA1B5F">
          <w:rPr>
            <w:i/>
          </w:rPr>
          <w:delText>y</w:delText>
        </w:r>
        <w:r w:rsidRPr="00E77497" w:rsidDel="00EA1B5F">
          <w:delText xml:space="preserve"> is </w:delText>
        </w:r>
        <w:r w:rsidRPr="00E77497" w:rsidDel="00EA1B5F">
          <w:rPr>
            <w:b/>
          </w:rPr>
          <w:delText>NaN</w:delText>
        </w:r>
        <w:r w:rsidRPr="00E77497" w:rsidDel="00EA1B5F">
          <w:delText xml:space="preserve">, return </w:delText>
        </w:r>
        <w:r w:rsidRPr="00E77497" w:rsidDel="00EA1B5F">
          <w:rPr>
            <w:b/>
          </w:rPr>
          <w:delText>false</w:delText>
        </w:r>
        <w:r w:rsidRPr="00E77497" w:rsidDel="00EA1B5F">
          <w:delText>.</w:delText>
        </w:r>
      </w:del>
    </w:p>
    <w:p w:rsidR="00B85690" w:rsidRPr="00E77497" w:rsidDel="00EA1B5F" w:rsidRDefault="00B85690" w:rsidP="00FA3203">
      <w:pPr>
        <w:pStyle w:val="Alg4"/>
        <w:numPr>
          <w:ilvl w:val="2"/>
          <w:numId w:val="95"/>
        </w:numPr>
        <w:rPr>
          <w:del w:id="15712" w:author="Rev 10 Allen Wirfs-Brock" w:date="2012-08-14T15:57:00Z"/>
        </w:rPr>
      </w:pPr>
      <w:del w:id="15713" w:author="Rev 10 Allen Wirfs-Brock" w:date="2012-08-14T15:57:00Z">
        <w:r w:rsidRPr="00E77497" w:rsidDel="00EA1B5F">
          <w:delText xml:space="preserve">If </w:delText>
        </w:r>
        <w:r w:rsidRPr="00E77497" w:rsidDel="00EA1B5F">
          <w:rPr>
            <w:i/>
          </w:rPr>
          <w:delText>x</w:delText>
        </w:r>
        <w:r w:rsidRPr="00E77497" w:rsidDel="00EA1B5F">
          <w:delText xml:space="preserve"> is the same Number value as </w:delText>
        </w:r>
        <w:r w:rsidRPr="00E77497" w:rsidDel="00EA1B5F">
          <w:rPr>
            <w:i/>
          </w:rPr>
          <w:delText>y</w:delText>
        </w:r>
        <w:r w:rsidRPr="00E77497" w:rsidDel="00EA1B5F">
          <w:delText xml:space="preserve">, return </w:delText>
        </w:r>
        <w:r w:rsidRPr="00E77497" w:rsidDel="00EA1B5F">
          <w:rPr>
            <w:b/>
          </w:rPr>
          <w:delText>true</w:delText>
        </w:r>
        <w:r w:rsidRPr="00E77497" w:rsidDel="00EA1B5F">
          <w:delText>.</w:delText>
        </w:r>
      </w:del>
    </w:p>
    <w:p w:rsidR="00B85690" w:rsidRPr="009C202C" w:rsidDel="00EA1B5F" w:rsidRDefault="00B85690" w:rsidP="00FA3203">
      <w:pPr>
        <w:pStyle w:val="Alg4"/>
        <w:numPr>
          <w:ilvl w:val="2"/>
          <w:numId w:val="95"/>
        </w:numPr>
        <w:rPr>
          <w:del w:id="15714" w:author="Rev 10 Allen Wirfs-Brock" w:date="2012-08-14T15:57:00Z"/>
        </w:rPr>
      </w:pPr>
      <w:del w:id="15715" w:author="Rev 10 Allen Wirfs-Brock" w:date="2012-08-14T15:57:00Z">
        <w:r w:rsidRPr="00E77497" w:rsidDel="00EA1B5F">
          <w:delText xml:space="preserve">If </w:delText>
        </w:r>
        <w:r w:rsidRPr="00E77497" w:rsidDel="00EA1B5F">
          <w:rPr>
            <w:i/>
          </w:rPr>
          <w:delText>x</w:delText>
        </w:r>
        <w:r w:rsidRPr="00E77497" w:rsidDel="00EA1B5F">
          <w:delText xml:space="preserve"> is </w:delText>
        </w:r>
        <w:r w:rsidRPr="00E77497" w:rsidDel="00EA1B5F">
          <w:rPr>
            <w:b/>
          </w:rPr>
          <w:delText>+0</w:delText>
        </w:r>
        <w:r w:rsidRPr="00E77497" w:rsidDel="00EA1B5F">
          <w:delText xml:space="preserve"> and </w:delText>
        </w:r>
        <w:r w:rsidRPr="00E77497" w:rsidDel="00EA1B5F">
          <w:rPr>
            <w:i/>
          </w:rPr>
          <w:delText xml:space="preserve">y </w:delText>
        </w:r>
        <w:r w:rsidRPr="00E77497" w:rsidDel="00EA1B5F">
          <w:delText xml:space="preserve">is </w:delText>
        </w:r>
        <w:r w:rsidRPr="006B6D0A" w:rsidDel="00EA1B5F">
          <w:rPr>
            <w:b/>
          </w:rPr>
          <w:sym w:font="Symbol" w:char="F02D"/>
        </w:r>
        <w:r w:rsidRPr="006B6D0A" w:rsidDel="00EA1B5F">
          <w:rPr>
            <w:b/>
          </w:rPr>
          <w:delText>0</w:delText>
        </w:r>
        <w:r w:rsidRPr="006B6D0A" w:rsidDel="00EA1B5F">
          <w:delText xml:space="preserve">, return </w:delText>
        </w:r>
        <w:r w:rsidRPr="00E65A34" w:rsidDel="00EA1B5F">
          <w:rPr>
            <w:b/>
          </w:rPr>
          <w:delText>true</w:delText>
        </w:r>
        <w:r w:rsidRPr="009C202C" w:rsidDel="00EA1B5F">
          <w:delText>.</w:delText>
        </w:r>
      </w:del>
    </w:p>
    <w:p w:rsidR="00B85690" w:rsidRPr="00E77497" w:rsidDel="00EA1B5F" w:rsidRDefault="00B85690" w:rsidP="00FA3203">
      <w:pPr>
        <w:pStyle w:val="Alg4"/>
        <w:numPr>
          <w:ilvl w:val="2"/>
          <w:numId w:val="95"/>
        </w:numPr>
        <w:rPr>
          <w:del w:id="15716" w:author="Rev 10 Allen Wirfs-Brock" w:date="2012-08-14T15:57:00Z"/>
        </w:rPr>
      </w:pPr>
      <w:del w:id="15717" w:author="Rev 10 Allen Wirfs-Brock" w:date="2012-08-14T15:57:00Z">
        <w:r w:rsidRPr="00B820AB" w:rsidDel="00EA1B5F">
          <w:delText xml:space="preserve">If </w:delText>
        </w:r>
        <w:r w:rsidRPr="00675B74" w:rsidDel="00EA1B5F">
          <w:rPr>
            <w:i/>
          </w:rPr>
          <w:delText>x</w:delText>
        </w:r>
        <w:r w:rsidRPr="00E77497" w:rsidDel="00EA1B5F">
          <w:delText xml:space="preserve"> is </w:delText>
        </w:r>
        <w:r w:rsidRPr="006B6D0A" w:rsidDel="00EA1B5F">
          <w:rPr>
            <w:b/>
          </w:rPr>
          <w:sym w:font="Symbol" w:char="F02D"/>
        </w:r>
        <w:r w:rsidRPr="006B6D0A" w:rsidDel="00EA1B5F">
          <w:rPr>
            <w:b/>
          </w:rPr>
          <w:delText>0</w:delText>
        </w:r>
        <w:r w:rsidRPr="006B6D0A" w:rsidDel="00EA1B5F">
          <w:delText xml:space="preserve"> and </w:delText>
        </w:r>
        <w:r w:rsidRPr="00E65A34" w:rsidDel="00EA1B5F">
          <w:rPr>
            <w:i/>
          </w:rPr>
          <w:delText xml:space="preserve">y </w:delText>
        </w:r>
        <w:r w:rsidRPr="009C202C" w:rsidDel="00EA1B5F">
          <w:delText xml:space="preserve">is </w:delText>
        </w:r>
        <w:r w:rsidRPr="00B820AB" w:rsidDel="00EA1B5F">
          <w:rPr>
            <w:b/>
          </w:rPr>
          <w:delText>+0</w:delText>
        </w:r>
        <w:r w:rsidRPr="00675B74" w:rsidDel="00EA1B5F">
          <w:delText xml:space="preserve">, return </w:delText>
        </w:r>
        <w:r w:rsidRPr="00E77497" w:rsidDel="00EA1B5F">
          <w:rPr>
            <w:b/>
          </w:rPr>
          <w:delText>true</w:delText>
        </w:r>
        <w:r w:rsidRPr="00E77497" w:rsidDel="00EA1B5F">
          <w:delText>.</w:delText>
        </w:r>
      </w:del>
    </w:p>
    <w:p w:rsidR="00B85690" w:rsidRPr="00E77497" w:rsidDel="00EA1B5F" w:rsidRDefault="00B85690" w:rsidP="00FA3203">
      <w:pPr>
        <w:pStyle w:val="Alg4"/>
        <w:numPr>
          <w:ilvl w:val="2"/>
          <w:numId w:val="95"/>
        </w:numPr>
        <w:rPr>
          <w:del w:id="15718" w:author="Rev 10 Allen Wirfs-Brock" w:date="2012-08-14T15:57:00Z"/>
        </w:rPr>
      </w:pPr>
      <w:del w:id="15719" w:author="Rev 10 Allen Wirfs-Brock" w:date="2012-08-14T15:57:00Z">
        <w:r w:rsidRPr="00E77497" w:rsidDel="00EA1B5F">
          <w:delText xml:space="preserve">Return </w:delText>
        </w:r>
        <w:r w:rsidRPr="00E77497" w:rsidDel="00EA1B5F">
          <w:rPr>
            <w:b/>
          </w:rPr>
          <w:delText>false</w:delText>
        </w:r>
        <w:r w:rsidRPr="00E77497" w:rsidDel="00EA1B5F">
          <w:delText>.</w:delText>
        </w:r>
      </w:del>
    </w:p>
    <w:p w:rsidR="00B85690" w:rsidRPr="00E77497" w:rsidDel="00EA1B5F" w:rsidRDefault="00B85690" w:rsidP="00FA3203">
      <w:pPr>
        <w:pStyle w:val="Alg4"/>
        <w:numPr>
          <w:ilvl w:val="1"/>
          <w:numId w:val="95"/>
        </w:numPr>
        <w:rPr>
          <w:del w:id="15720" w:author="Rev 10 Allen Wirfs-Brock" w:date="2012-08-14T15:57:00Z"/>
        </w:rPr>
      </w:pPr>
      <w:del w:id="15721" w:author="Rev 10 Allen Wirfs-Brock" w:date="2012-08-14T15:57:00Z">
        <w:r w:rsidRPr="00E77497" w:rsidDel="00EA1B5F">
          <w:delText>If Type(</w:delText>
        </w:r>
        <w:r w:rsidRPr="00E77497" w:rsidDel="00EA1B5F">
          <w:rPr>
            <w:i/>
          </w:rPr>
          <w:delText>x</w:delText>
        </w:r>
        <w:r w:rsidRPr="00E77497" w:rsidDel="00EA1B5F">
          <w:delText xml:space="preserve">) is String, then 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y</w:delText>
        </w:r>
        <w:r w:rsidRPr="00E77497" w:rsidDel="00EA1B5F">
          <w:delText xml:space="preserve"> are exactly the same sequence of characters (same length and same characters in corresponding positions). Otherwise, return </w:delText>
        </w:r>
        <w:r w:rsidRPr="00E77497" w:rsidDel="00EA1B5F">
          <w:rPr>
            <w:b/>
          </w:rPr>
          <w:delText>false</w:delText>
        </w:r>
        <w:r w:rsidRPr="00E77497" w:rsidDel="00EA1B5F">
          <w:delText>.</w:delText>
        </w:r>
      </w:del>
    </w:p>
    <w:p w:rsidR="00B85690" w:rsidRPr="00E77497" w:rsidDel="00EA1B5F" w:rsidRDefault="00B85690" w:rsidP="00FA3203">
      <w:pPr>
        <w:pStyle w:val="Alg4"/>
        <w:numPr>
          <w:ilvl w:val="1"/>
          <w:numId w:val="95"/>
        </w:numPr>
        <w:rPr>
          <w:del w:id="15722" w:author="Rev 10 Allen Wirfs-Brock" w:date="2012-08-14T15:57:00Z"/>
        </w:rPr>
      </w:pPr>
      <w:del w:id="15723" w:author="Rev 10 Allen Wirfs-Brock" w:date="2012-08-14T15:57:00Z">
        <w:r w:rsidRPr="00E77497" w:rsidDel="00EA1B5F">
          <w:delText>If Type(</w:delText>
        </w:r>
        <w:r w:rsidRPr="00E77497" w:rsidDel="00EA1B5F">
          <w:rPr>
            <w:i/>
          </w:rPr>
          <w:delText>x</w:delText>
        </w:r>
        <w:r w:rsidRPr="00E77497" w:rsidDel="00EA1B5F">
          <w:delText xml:space="preserve">) is Boolean, 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 xml:space="preserve">y </w:delText>
        </w:r>
        <w:r w:rsidRPr="00E77497" w:rsidDel="00EA1B5F">
          <w:delText xml:space="preserve">are both </w:delText>
        </w:r>
        <w:r w:rsidRPr="00E77497" w:rsidDel="00EA1B5F">
          <w:rPr>
            <w:b/>
          </w:rPr>
          <w:delText>true</w:delText>
        </w:r>
        <w:r w:rsidRPr="00E77497" w:rsidDel="00EA1B5F">
          <w:delText xml:space="preserve"> or both </w:delText>
        </w:r>
        <w:r w:rsidRPr="00E77497" w:rsidDel="00EA1B5F">
          <w:rPr>
            <w:b/>
          </w:rPr>
          <w:delText>false</w:delText>
        </w:r>
        <w:r w:rsidRPr="00E77497" w:rsidDel="00EA1B5F">
          <w:delText xml:space="preserve">. Otherwise, return </w:delText>
        </w:r>
        <w:r w:rsidRPr="00E77497" w:rsidDel="00EA1B5F">
          <w:rPr>
            <w:b/>
          </w:rPr>
          <w:delText>false</w:delText>
        </w:r>
        <w:r w:rsidRPr="00E77497" w:rsidDel="00EA1B5F">
          <w:delText>.</w:delText>
        </w:r>
      </w:del>
    </w:p>
    <w:p w:rsidR="00B85690" w:rsidRPr="00E77497" w:rsidDel="00EA1B5F" w:rsidRDefault="00B85690" w:rsidP="00FA3203">
      <w:pPr>
        <w:pStyle w:val="Alg4"/>
        <w:numPr>
          <w:ilvl w:val="1"/>
          <w:numId w:val="95"/>
        </w:numPr>
        <w:rPr>
          <w:del w:id="15724" w:author="Rev 10 Allen Wirfs-Brock" w:date="2012-08-14T15:57:00Z"/>
        </w:rPr>
      </w:pPr>
      <w:del w:id="15725" w:author="Rev 10 Allen Wirfs-Brock" w:date="2012-08-14T15:57:00Z">
        <w:r w:rsidRPr="00E77497" w:rsidDel="00EA1B5F">
          <w:delText xml:space="preserve">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 xml:space="preserve">y </w:delText>
        </w:r>
        <w:r w:rsidRPr="00E77497" w:rsidDel="00EA1B5F">
          <w:delText>refer to</w:delText>
        </w:r>
      </w:del>
      <w:ins w:id="15726" w:author="Rev 5 Allen Wirfs-Brock" w:date="2012-01-05T12:57:00Z">
        <w:del w:id="15727" w:author="Rev 10 Allen Wirfs-Brock" w:date="2012-08-14T15:57:00Z">
          <w:r w:rsidR="00821C3A" w:rsidDel="00EA1B5F">
            <w:delText>are</w:delText>
          </w:r>
        </w:del>
      </w:ins>
      <w:del w:id="15728" w:author="Rev 10 Allen Wirfs-Brock" w:date="2012-08-14T15:57:00Z">
        <w:r w:rsidRPr="00E77497" w:rsidDel="00EA1B5F">
          <w:delText xml:space="preserve"> the same object</w:delText>
        </w:r>
      </w:del>
      <w:ins w:id="15729" w:author="Rev 5 Allen Wirfs-Brock" w:date="2012-01-05T12:57:00Z">
        <w:del w:id="15730" w:author="Rev 10 Allen Wirfs-Brock" w:date="2012-08-14T15:57:00Z">
          <w:r w:rsidR="00821C3A" w:rsidDel="00EA1B5F">
            <w:delText>O</w:delText>
          </w:r>
          <w:r w:rsidR="00821C3A" w:rsidRPr="00E77497" w:rsidDel="00EA1B5F">
            <w:delText>bject</w:delText>
          </w:r>
          <w:r w:rsidR="00821C3A" w:rsidDel="00EA1B5F">
            <w:delText xml:space="preserve"> value</w:delText>
          </w:r>
        </w:del>
      </w:ins>
      <w:del w:id="15731" w:author="Rev 10 Allen Wirfs-Brock" w:date="2012-08-14T15:57:00Z">
        <w:r w:rsidRPr="00E77497" w:rsidDel="00EA1B5F">
          <w:delText xml:space="preserve">. Otherwise, return </w:delText>
        </w:r>
        <w:r w:rsidRPr="00E77497" w:rsidDel="00EA1B5F">
          <w:rPr>
            <w:b/>
          </w:rPr>
          <w:delText>false</w:delText>
        </w:r>
        <w:r w:rsidRPr="00E77497" w:rsidDel="00EA1B5F">
          <w:delText>.</w:delText>
        </w:r>
      </w:del>
    </w:p>
    <w:p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rsidR="00B85690" w:rsidRPr="00E77497" w:rsidRDefault="00B85690" w:rsidP="00FA3203">
      <w:pPr>
        <w:pStyle w:val="Alg4"/>
        <w:numPr>
          <w:ilvl w:val="0"/>
          <w:numId w:val="95"/>
        </w:numPr>
      </w:pPr>
      <w:r w:rsidRPr="00E77497">
        <w:lastRenderedPageBreak/>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rsidR="004B2820" w:rsidRPr="00E77497" w:rsidRDefault="004B2820" w:rsidP="004B2820">
      <w:pPr>
        <w:keepNext/>
        <w:rPr>
          <w:ins w:id="15732" w:author="Rev 4 Allen Wirfs-Brock" w:date="2011-10-15T13:01:00Z"/>
          <w:rFonts w:ascii="Helvetica" w:hAnsi="Helvetica"/>
          <w:b/>
        </w:rPr>
      </w:pPr>
      <w:ins w:id="15733"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392591" w:rsidDel="00EA1B5F" w:rsidRDefault="000C090B" w:rsidP="00392591">
      <w:pPr>
        <w:pStyle w:val="Alg4"/>
        <w:numPr>
          <w:ilvl w:val="0"/>
          <w:numId w:val="97"/>
        </w:numPr>
        <w:contextualSpacing/>
        <w:rPr>
          <w:ins w:id="15734" w:author="Rev 6 Allen Wirfs-Brock" w:date="2012-02-16T18:42:00Z"/>
          <w:del w:id="15735" w:author="Rev 10 Allen Wirfs-Brock" w:date="2012-08-14T15:58:00Z"/>
        </w:rPr>
      </w:pPr>
      <w:ins w:id="15736" w:author="Rev 8 Allen Wirfs-Brock" w:date="2012-06-12T13:17:00Z">
        <w:del w:id="15737" w:author="Rev 10 Allen Wirfs-Brock" w:date="2012-08-14T15:58:00Z">
          <w:r w:rsidDel="00EA1B5F">
            <w:delText>ReturnIfAbrupt(</w:delText>
          </w:r>
          <w:r w:rsidDel="00EA1B5F">
            <w:rPr>
              <w:i/>
            </w:rPr>
            <w:delText>x</w:delText>
          </w:r>
          <w:r w:rsidDel="00EA1B5F">
            <w:delText>).</w:delText>
          </w:r>
        </w:del>
      </w:ins>
      <w:ins w:id="15738" w:author="Rev 6 Allen Wirfs-Brock" w:date="2012-02-16T18:42:00Z">
        <w:del w:id="15739" w:author="Rev 10 Allen Wirfs-Brock" w:date="2012-08-14T15:58:00Z">
          <w:r w:rsidR="00392591" w:rsidDel="00EA1B5F">
            <w:delText xml:space="preserve">If </w:delText>
          </w:r>
          <w:r w:rsidR="00392591" w:rsidDel="00EA1B5F">
            <w:rPr>
              <w:i/>
            </w:rPr>
            <w:delText>x</w:delText>
          </w:r>
          <w:r w:rsidR="00392591" w:rsidRPr="00E77497" w:rsidDel="00EA1B5F">
            <w:delText xml:space="preserve"> </w:delText>
          </w:r>
          <w:r w:rsidR="00392591" w:rsidDel="00EA1B5F">
            <w:delText xml:space="preserve">is an abrupt completion, return </w:delText>
          </w:r>
          <w:r w:rsidR="00392591" w:rsidDel="00EA1B5F">
            <w:rPr>
              <w:i/>
            </w:rPr>
            <w:delText>x</w:delText>
          </w:r>
          <w:r w:rsidR="00392591" w:rsidDel="00EA1B5F">
            <w:delText>.</w:delText>
          </w:r>
        </w:del>
      </w:ins>
    </w:p>
    <w:p w:rsidR="00392591" w:rsidDel="00EA1B5F" w:rsidRDefault="000C090B" w:rsidP="00392591">
      <w:pPr>
        <w:pStyle w:val="Alg4"/>
        <w:numPr>
          <w:ilvl w:val="0"/>
          <w:numId w:val="97"/>
        </w:numPr>
        <w:contextualSpacing/>
        <w:rPr>
          <w:ins w:id="15740" w:author="Rev 6 Allen Wirfs-Brock" w:date="2012-02-16T18:42:00Z"/>
          <w:del w:id="15741" w:author="Rev 10 Allen Wirfs-Brock" w:date="2012-08-14T15:58:00Z"/>
        </w:rPr>
      </w:pPr>
      <w:ins w:id="15742" w:author="Rev 8 Allen Wirfs-Brock" w:date="2012-06-12T13:17:00Z">
        <w:del w:id="15743" w:author="Rev 10 Allen Wirfs-Brock" w:date="2012-08-14T15:58:00Z">
          <w:r w:rsidDel="00EA1B5F">
            <w:delText>ReturnIfAbrupt(</w:delText>
          </w:r>
          <w:r w:rsidDel="00EA1B5F">
            <w:rPr>
              <w:i/>
            </w:rPr>
            <w:delText>y</w:delText>
          </w:r>
          <w:r w:rsidDel="00EA1B5F">
            <w:delText>).</w:delText>
          </w:r>
        </w:del>
      </w:ins>
      <w:ins w:id="15744" w:author="Rev 6 Allen Wirfs-Brock" w:date="2012-02-16T18:42:00Z">
        <w:del w:id="15745" w:author="Rev 10 Allen Wirfs-Brock" w:date="2012-08-14T15:58:00Z">
          <w:r w:rsidR="00392591" w:rsidDel="00EA1B5F">
            <w:delText xml:space="preserve">If </w:delText>
          </w:r>
          <w:r w:rsidR="00392591" w:rsidDel="00EA1B5F">
            <w:rPr>
              <w:i/>
            </w:rPr>
            <w:delText>y</w:delText>
          </w:r>
          <w:r w:rsidR="00392591" w:rsidRPr="00E77497" w:rsidDel="00EA1B5F">
            <w:delText xml:space="preserve"> </w:delText>
          </w:r>
          <w:r w:rsidR="00392591" w:rsidDel="00EA1B5F">
            <w:delText xml:space="preserve">is an abrupt completion, return </w:delText>
          </w:r>
          <w:r w:rsidR="00392591" w:rsidDel="00EA1B5F">
            <w:rPr>
              <w:i/>
            </w:rPr>
            <w:delText>y</w:delText>
          </w:r>
          <w:r w:rsidR="00392591" w:rsidDel="00EA1B5F">
            <w:delText>.</w:delText>
          </w:r>
        </w:del>
      </w:ins>
    </w:p>
    <w:p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rsidR="004B2820" w:rsidRPr="00E77497" w:rsidRDefault="004B2820" w:rsidP="00FA3203">
      <w:pPr>
        <w:pStyle w:val="Alg4"/>
        <w:numPr>
          <w:ilvl w:val="0"/>
          <w:numId w:val="97"/>
        </w:numPr>
      </w:pPr>
      <w:r w:rsidRPr="00E77497">
        <w:t>If Type(</w:t>
      </w:r>
      <w:r w:rsidRPr="00E77497">
        <w:rPr>
          <w:i/>
        </w:rPr>
        <w:t>x</w:t>
      </w:r>
      <w:r w:rsidRPr="00E77497">
        <w:t>) is Number, then</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rsidR="004B2820" w:rsidRPr="00E77497" w:rsidRDefault="004B2820" w:rsidP="00FA3203">
      <w:pPr>
        <w:pStyle w:val="Alg4"/>
        <w:numPr>
          <w:ilvl w:val="1"/>
          <w:numId w:val="97"/>
        </w:numPr>
      </w:pPr>
      <w:r w:rsidRPr="00E77497">
        <w:t xml:space="preserve">Return </w:t>
      </w:r>
      <w:r w:rsidRPr="00E77497">
        <w:rPr>
          <w:b/>
        </w:rPr>
        <w:t>false</w:t>
      </w:r>
      <w:r w:rsidRPr="00E77497">
        <w:t>.</w:t>
      </w:r>
    </w:p>
    <w:p w:rsidR="00EA1B5F" w:rsidRDefault="004B2820" w:rsidP="00FA3203">
      <w:pPr>
        <w:pStyle w:val="Alg4"/>
        <w:numPr>
          <w:ilvl w:val="0"/>
          <w:numId w:val="97"/>
        </w:numPr>
        <w:rPr>
          <w:ins w:id="15746" w:author="Rev 10 Allen Wirfs-Brock" w:date="2012-08-14T16:10:00Z"/>
        </w:rPr>
      </w:pPr>
      <w:r w:rsidRPr="00E77497">
        <w:t>If Type(</w:t>
      </w:r>
      <w:r w:rsidRPr="00E77497">
        <w:rPr>
          <w:i/>
        </w:rPr>
        <w:t>x</w:t>
      </w:r>
      <w:r w:rsidRPr="00E77497">
        <w:t>) is String, then</w:t>
      </w:r>
    </w:p>
    <w:p w:rsidR="00EA1B5F" w:rsidRDefault="004B2820" w:rsidP="00EA1B5F">
      <w:pPr>
        <w:pStyle w:val="Alg4"/>
        <w:numPr>
          <w:ilvl w:val="1"/>
          <w:numId w:val="97"/>
        </w:numPr>
        <w:rPr>
          <w:ins w:id="15747" w:author="Rev 10 Allen Wirfs-Brock" w:date="2012-08-14T16:11:00Z"/>
        </w:rPr>
      </w:pPr>
      <w:del w:id="15748" w:author="Rev 10 Allen Wirfs-Brock" w:date="2012-08-14T16:11:00Z">
        <w:r w:rsidRPr="00E77497" w:rsidDel="00EA1B5F">
          <w:delText xml:space="preserve"> return </w:delText>
        </w:r>
        <w:r w:rsidRPr="00E77497" w:rsidDel="00EA1B5F">
          <w:rPr>
            <w:b/>
          </w:rPr>
          <w:delText>true</w:delText>
        </w:r>
        <w:r w:rsidRPr="00E77497" w:rsidDel="00EA1B5F">
          <w:delText xml:space="preserve"> i</w:delText>
        </w:r>
      </w:del>
      <w:ins w:id="15749" w:author="Rev 10 Allen Wirfs-Brock" w:date="2012-08-14T16:11:00Z">
        <w:r w:rsidR="00EA1B5F">
          <w:t>I</w:t>
        </w:r>
      </w:ins>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ins w:id="15750" w:author="Rev 10 Allen Wirfs-Brock" w:date="2012-08-14T16:11:00Z">
        <w:r w:rsidR="00EA1B5F">
          <w:t xml:space="preserve">, return </w:t>
        </w:r>
        <w:r w:rsidR="00EA1B5F" w:rsidRPr="00EA1B5F">
          <w:rPr>
            <w:b/>
          </w:rPr>
          <w:t>true</w:t>
        </w:r>
        <w:r w:rsidR="00EA1B5F">
          <w:t>.</w:t>
        </w:r>
      </w:ins>
    </w:p>
    <w:p w:rsidR="004B2820" w:rsidRPr="00E77497" w:rsidRDefault="004B2820" w:rsidP="00EA1B5F">
      <w:pPr>
        <w:pStyle w:val="Alg4"/>
        <w:numPr>
          <w:ilvl w:val="1"/>
          <w:numId w:val="97"/>
        </w:numPr>
      </w:pPr>
      <w:del w:id="15751" w:author="Rev 10 Allen Wirfs-Brock" w:date="2012-08-14T16:11:00Z">
        <w:r w:rsidRPr="00E77497" w:rsidDel="00EA1B5F">
          <w:delText>; otherwise</w:delText>
        </w:r>
      </w:del>
      <w:ins w:id="15752" w:author="Rev 10 Allen Wirfs-Brock" w:date="2012-08-14T16:11:00Z">
        <w:r w:rsidR="00EA1B5F">
          <w:t>Else</w:t>
        </w:r>
      </w:ins>
      <w:r w:rsidRPr="00E77497">
        <w:t xml:space="preserve">, return </w:t>
      </w:r>
      <w:r w:rsidRPr="00E77497">
        <w:rPr>
          <w:b/>
        </w:rPr>
        <w:t>false</w:t>
      </w:r>
      <w:r w:rsidRPr="00E77497">
        <w:t>.</w:t>
      </w:r>
    </w:p>
    <w:p w:rsidR="00EA1B5F" w:rsidRDefault="004B2820" w:rsidP="00FA3203">
      <w:pPr>
        <w:pStyle w:val="Alg4"/>
        <w:numPr>
          <w:ilvl w:val="0"/>
          <w:numId w:val="97"/>
        </w:numPr>
        <w:rPr>
          <w:ins w:id="15753" w:author="Rev 10 Allen Wirfs-Brock" w:date="2012-08-14T16:12:00Z"/>
        </w:rPr>
      </w:pPr>
      <w:r w:rsidRPr="00E77497">
        <w:t>If Type(</w:t>
      </w:r>
      <w:r w:rsidRPr="00E77497">
        <w:rPr>
          <w:i/>
        </w:rPr>
        <w:t>x</w:t>
      </w:r>
      <w:r w:rsidRPr="00E77497">
        <w:t xml:space="preserve">) is Boolean, </w:t>
      </w:r>
      <w:ins w:id="15754" w:author="Rev 10 Allen Wirfs-Brock" w:date="2012-08-14T16:12:00Z">
        <w:r w:rsidR="00EA1B5F">
          <w:t>then</w:t>
        </w:r>
      </w:ins>
    </w:p>
    <w:p w:rsidR="00EA1B5F" w:rsidRDefault="004B2820" w:rsidP="00EA1B5F">
      <w:pPr>
        <w:pStyle w:val="Alg4"/>
        <w:numPr>
          <w:ilvl w:val="1"/>
          <w:numId w:val="97"/>
        </w:numPr>
        <w:rPr>
          <w:ins w:id="15755" w:author="Rev 10 Allen Wirfs-Brock" w:date="2012-08-14T16:13:00Z"/>
        </w:rPr>
      </w:pPr>
      <w:del w:id="15756" w:author="Rev 10 Allen Wirfs-Brock" w:date="2012-08-14T16:13:00Z">
        <w:r w:rsidRPr="00E77497" w:rsidDel="00EA1B5F">
          <w:delText xml:space="preserve">return </w:delText>
        </w:r>
        <w:r w:rsidRPr="00E77497" w:rsidDel="00EA1B5F">
          <w:rPr>
            <w:b/>
          </w:rPr>
          <w:delText>true</w:delText>
        </w:r>
        <w:r w:rsidRPr="00E77497" w:rsidDel="00EA1B5F">
          <w:delText xml:space="preserve"> i</w:delText>
        </w:r>
      </w:del>
      <w:ins w:id="15757" w:author="Rev 10 Allen Wirfs-Brock" w:date="2012-08-14T16:13:00Z">
        <w:r w:rsidR="00EA1B5F">
          <w:t>I</w:t>
        </w:r>
      </w:ins>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del w:id="15758" w:author="Rev 10 Allen Wirfs-Brock" w:date="2012-08-14T16:13:00Z">
        <w:r w:rsidRPr="00E77497" w:rsidDel="00EA1B5F">
          <w:delText xml:space="preserve">; </w:delText>
        </w:r>
      </w:del>
      <w:ins w:id="15759" w:author="Rev 10 Allen Wirfs-Brock" w:date="2012-08-14T16:13:00Z">
        <w:r w:rsidR="00EA1B5F">
          <w:t xml:space="preserve">, return </w:t>
        </w:r>
        <w:r w:rsidR="00EA1B5F" w:rsidRPr="00EA1B5F">
          <w:rPr>
            <w:b/>
          </w:rPr>
          <w:t>true</w:t>
        </w:r>
        <w:r w:rsidR="00EA1B5F">
          <w:t>.</w:t>
        </w:r>
      </w:ins>
    </w:p>
    <w:p w:rsidR="004B2820" w:rsidRPr="00E77497" w:rsidRDefault="00EA1B5F" w:rsidP="00EA1B5F">
      <w:pPr>
        <w:pStyle w:val="Alg4"/>
        <w:numPr>
          <w:ilvl w:val="1"/>
          <w:numId w:val="97"/>
        </w:numPr>
      </w:pPr>
      <w:ins w:id="15760" w:author="Rev 10 Allen Wirfs-Brock" w:date="2012-08-14T16:13:00Z">
        <w:r>
          <w:t>Else</w:t>
        </w:r>
      </w:ins>
      <w:del w:id="15761" w:author="Rev 10 Allen Wirfs-Brock" w:date="2012-08-14T16:13:00Z">
        <w:r w:rsidR="004B2820" w:rsidRPr="00E77497" w:rsidDel="00EA1B5F">
          <w:delText>otherwise</w:delText>
        </w:r>
      </w:del>
      <w:r w:rsidR="004B2820" w:rsidRPr="00E77497">
        <w:t xml:space="preserve">, return </w:t>
      </w:r>
      <w:r w:rsidR="004B2820" w:rsidRPr="00E77497">
        <w:rPr>
          <w:b/>
        </w:rPr>
        <w:t>false</w:t>
      </w:r>
      <w:r w:rsidR="004B2820" w:rsidRPr="00E77497">
        <w:t>.</w:t>
      </w:r>
    </w:p>
    <w:p w:rsidR="00EA1B5F" w:rsidRDefault="004B2820" w:rsidP="00EA1B5F">
      <w:pPr>
        <w:pStyle w:val="Alg4"/>
        <w:numPr>
          <w:ilvl w:val="0"/>
          <w:numId w:val="97"/>
        </w:numPr>
        <w:spacing w:after="120"/>
        <w:contextualSpacing/>
        <w:rPr>
          <w:ins w:id="15762" w:author="Rev 10 Allen Wirfs-Brock" w:date="2012-08-14T16:13:00Z"/>
        </w:rPr>
      </w:pPr>
      <w:del w:id="15763" w:author="Rev 10 Allen Wirfs-Brock" w:date="2012-08-14T16:13:00Z">
        <w:r w:rsidRPr="00E77497" w:rsidDel="00EA1B5F">
          <w:delText xml:space="preserve">Return </w:delText>
        </w:r>
        <w:r w:rsidRPr="00E77497" w:rsidDel="00EA1B5F">
          <w:rPr>
            <w:b/>
          </w:rPr>
          <w:delText>true</w:delText>
        </w:r>
        <w:r w:rsidRPr="00E77497" w:rsidDel="00EA1B5F">
          <w:delText xml:space="preserve"> i</w:delText>
        </w:r>
      </w:del>
      <w:ins w:id="15764" w:author="Rev 10 Allen Wirfs-Brock" w:date="2012-08-14T16:13:00Z">
        <w:r w:rsidR="00EA1B5F">
          <w:t>I</w:t>
        </w:r>
      </w:ins>
      <w:r w:rsidRPr="00E77497">
        <w:t xml:space="preserve">f </w:t>
      </w:r>
      <w:r w:rsidRPr="00E77497">
        <w:rPr>
          <w:i/>
        </w:rPr>
        <w:t>x</w:t>
      </w:r>
      <w:r w:rsidRPr="00E77497">
        <w:t xml:space="preserve"> and </w:t>
      </w:r>
      <w:r w:rsidRPr="00E77497">
        <w:rPr>
          <w:i/>
        </w:rPr>
        <w:t>y</w:t>
      </w:r>
      <w:r w:rsidRPr="00E77497">
        <w:t xml:space="preserve"> </w:t>
      </w:r>
      <w:del w:id="15765" w:author="Rev 5 Allen Wirfs-Brock" w:date="2012-01-05T12:59:00Z">
        <w:r w:rsidRPr="00E77497" w:rsidDel="00821C3A">
          <w:delText>refer to</w:delText>
        </w:r>
      </w:del>
      <w:ins w:id="15766" w:author="Rev 5 Allen Wirfs-Brock" w:date="2012-01-05T12:59:00Z">
        <w:r w:rsidR="00821C3A">
          <w:t>are</w:t>
        </w:r>
      </w:ins>
      <w:r w:rsidRPr="00E77497">
        <w:t xml:space="preserve"> the same </w:t>
      </w:r>
      <w:del w:id="15767" w:author="Rev 5 Allen Wirfs-Brock" w:date="2012-01-05T12:59:00Z">
        <w:r w:rsidRPr="00E77497" w:rsidDel="00821C3A">
          <w:delText>object</w:delText>
        </w:r>
      </w:del>
      <w:ins w:id="15768" w:author="Rev 5 Allen Wirfs-Brock" w:date="2012-01-05T12:59:00Z">
        <w:r w:rsidR="00821C3A">
          <w:t>O</w:t>
        </w:r>
        <w:r w:rsidR="00821C3A" w:rsidRPr="00E77497">
          <w:t>bject</w:t>
        </w:r>
        <w:r w:rsidR="00821C3A">
          <w:t xml:space="preserve"> value</w:t>
        </w:r>
      </w:ins>
      <w:ins w:id="15769" w:author="Rev 10 Allen Wirfs-Brock" w:date="2012-08-14T16:13:00Z">
        <w:r w:rsidR="00EA1B5F">
          <w:t xml:space="preserve">, return </w:t>
        </w:r>
        <w:r w:rsidR="00EA1B5F" w:rsidRPr="00EA1B5F">
          <w:rPr>
            <w:b/>
          </w:rPr>
          <w:t>true</w:t>
        </w:r>
      </w:ins>
      <w:del w:id="15770" w:author="Rev 10 Allen Wirfs-Brock" w:date="2012-08-14T16:13:00Z">
        <w:r w:rsidRPr="00E77497" w:rsidDel="00EA1B5F">
          <w:delText xml:space="preserve">. </w:delText>
        </w:r>
      </w:del>
      <w:ins w:id="15771" w:author="Rev 10 Allen Wirfs-Brock" w:date="2012-08-14T16:13:00Z">
        <w:r w:rsidR="00EA1B5F" w:rsidRPr="00E77497">
          <w:t>.</w:t>
        </w:r>
      </w:ins>
    </w:p>
    <w:p w:rsidR="004B2820" w:rsidRPr="00E77497" w:rsidRDefault="004B2820" w:rsidP="00FA3203">
      <w:pPr>
        <w:pStyle w:val="Alg4"/>
        <w:numPr>
          <w:ilvl w:val="0"/>
          <w:numId w:val="97"/>
        </w:numPr>
        <w:spacing w:after="120"/>
      </w:pPr>
      <w:del w:id="15772" w:author="Rev 10 Allen Wirfs-Brock" w:date="2012-08-14T16:14:00Z">
        <w:r w:rsidRPr="00E77497" w:rsidDel="00EA1B5F">
          <w:delText>Otherwise, r</w:delText>
        </w:r>
      </w:del>
      <w:ins w:id="15773" w:author="Rev 10 Allen Wirfs-Brock" w:date="2012-08-14T16:14:00Z">
        <w:r w:rsidR="00EA1B5F">
          <w:t>R</w:t>
        </w:r>
      </w:ins>
      <w:r w:rsidRPr="00E77497">
        <w:t xml:space="preserve">eturn </w:t>
      </w:r>
      <w:r w:rsidRPr="00E77497">
        <w:rPr>
          <w:b/>
        </w:rPr>
        <w:t>false</w:t>
      </w:r>
      <w:r w:rsidRPr="00E77497">
        <w:t>.</w:t>
      </w:r>
    </w:p>
    <w:p w:rsidR="004B2820" w:rsidRPr="00E77497" w:rsidRDefault="004B2820" w:rsidP="004B2820">
      <w:pPr>
        <w:pStyle w:val="Note"/>
      </w:pPr>
      <w:r w:rsidRPr="00E77497">
        <w:t>NOTE</w:t>
      </w:r>
      <w:r w:rsidRPr="00E77497">
        <w:tab/>
        <w:t>This algorithm differs from the SameValue Algorithm (9.12) in its treatment of signed zeroes and NaNs.</w:t>
      </w:r>
    </w:p>
    <w:p w:rsidR="00B85690" w:rsidRPr="00E77497" w:rsidRDefault="00B85690" w:rsidP="00B85690">
      <w:pPr>
        <w:keepNext/>
        <w:rPr>
          <w:ins w:id="15774" w:author="Rev 4 Allen Wirfs-Brock" w:date="2011-10-15T12:40:00Z"/>
          <w:rFonts w:ascii="Helvetica" w:hAnsi="Helvetica"/>
          <w:b/>
        </w:rPr>
      </w:pPr>
      <w:ins w:id="15775"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rsidR="004C02EF" w:rsidRPr="00E77497" w:rsidDel="00D22E49" w:rsidRDefault="004C02EF" w:rsidP="003A4B22">
      <w:pPr>
        <w:pStyle w:val="Heading3"/>
        <w:numPr>
          <w:ilvl w:val="0"/>
          <w:numId w:val="0"/>
        </w:numPr>
        <w:rPr>
          <w:del w:id="15776" w:author="Rev 4 Allen Wirfs-Brock" w:date="2011-10-15T13:27:00Z"/>
        </w:rPr>
      </w:pPr>
      <w:del w:id="15777"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15653"/>
        <w:r w:rsidRPr="00E77497" w:rsidDel="00D22E49">
          <w:delText>)</w:delText>
        </w:r>
        <w:bookmarkEnd w:id="15660"/>
        <w:bookmarkEnd w:id="15661"/>
        <w:bookmarkEnd w:id="15662"/>
        <w:bookmarkEnd w:id="15663"/>
        <w:bookmarkEnd w:id="15664"/>
      </w:del>
    </w:p>
    <w:p w:rsidR="004C02EF" w:rsidRPr="00E65A34" w:rsidRDefault="004C02EF" w:rsidP="004C02EF">
      <w:del w:id="15778"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15779" w:author="Rev 4 Allen Wirfs-Brock" w:date="2011-10-15T13:29:00Z">
        <w:r w:rsidRPr="006B6D0A" w:rsidDel="006C0159">
          <w:delText>is evaluated as follows:</w:delText>
        </w:r>
      </w:del>
    </w:p>
    <w:p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3"/>
        </w:numPr>
        <w:contextualSpacing/>
        <w:rPr>
          <w:ins w:id="15780" w:author="Rev 6 Allen Wirfs-Brock" w:date="2012-02-16T17:58:00Z"/>
        </w:rPr>
      </w:pPr>
      <w:ins w:id="15781" w:author="Rev 8 Allen Wirfs-Brock" w:date="2012-06-12T12:57:00Z">
        <w:r>
          <w:lastRenderedPageBreak/>
          <w:t>ReturnIfAbrupt(</w:t>
        </w:r>
        <w:r w:rsidRPr="00342FD6">
          <w:rPr>
            <w:i/>
          </w:rPr>
          <w:t>lval</w:t>
        </w:r>
        <w:r>
          <w:t>).</w:t>
        </w:r>
      </w:ins>
      <w:ins w:id="15782" w:author="Rev 6 Allen Wirfs-Brock" w:date="2012-02-16T17:58:00Z">
        <w:del w:id="15783"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3"/>
        </w:numPr>
        <w:contextualSpacing/>
        <w:rPr>
          <w:ins w:id="15784" w:author="Rev 10 Allen Wirfs-Brock" w:date="2012-08-14T15:54:00Z"/>
        </w:rPr>
      </w:pPr>
      <w:ins w:id="15785" w:author="Rev 10 Allen Wirfs-Brock" w:date="2012-08-14T15:54:00Z">
        <w:r>
          <w:t>ReturnIfAbrupt(</w:t>
        </w:r>
        <w:r>
          <w:rPr>
            <w:i/>
          </w:rPr>
          <w:t>rval</w:t>
        </w:r>
        <w:r>
          <w:t>).</w:t>
        </w:r>
      </w:ins>
    </w:p>
    <w:p w:rsidR="004C02EF" w:rsidRPr="00E77497" w:rsidRDefault="004C02EF" w:rsidP="00FA3203">
      <w:pPr>
        <w:pStyle w:val="Alg3"/>
        <w:numPr>
          <w:ilvl w:val="0"/>
          <w:numId w:val="93"/>
        </w:numPr>
        <w:spacing w:after="220"/>
      </w:pPr>
      <w:r w:rsidRPr="00E77497">
        <w:t>Return the result of performing abstract equality comparison</w:t>
      </w:r>
      <w:ins w:id="15786"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787" w:author="Rev 4 Allen Wirfs-Brock" w:date="2011-10-15T12:43:00Z">
        <w:r w:rsidRPr="00E77497" w:rsidDel="00B85690">
          <w:delText>(see 11.9.3).</w:delText>
        </w:r>
      </w:del>
    </w:p>
    <w:p w:rsidR="004C02EF" w:rsidRPr="00E77497" w:rsidDel="006C0159" w:rsidRDefault="004C02EF" w:rsidP="003A4B22">
      <w:pPr>
        <w:pStyle w:val="Heading3"/>
        <w:numPr>
          <w:ilvl w:val="0"/>
          <w:numId w:val="0"/>
        </w:numPr>
        <w:rPr>
          <w:del w:id="15788" w:author="Rev 4 Allen Wirfs-Brock" w:date="2011-10-15T13:29:00Z"/>
        </w:rPr>
      </w:pPr>
      <w:bookmarkStart w:id="15789" w:name="_Toc393690320"/>
      <w:bookmarkStart w:id="15790" w:name="_Toc472818862"/>
      <w:bookmarkStart w:id="15791" w:name="_Toc235503436"/>
      <w:bookmarkStart w:id="15792" w:name="_Toc241509211"/>
      <w:bookmarkStart w:id="15793" w:name="_Toc244416698"/>
      <w:bookmarkStart w:id="15794" w:name="_Toc276631062"/>
      <w:del w:id="15795"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15789"/>
        <w:r w:rsidRPr="00E77497" w:rsidDel="006C0159">
          <w:delText>)</w:delText>
        </w:r>
        <w:bookmarkEnd w:id="15790"/>
        <w:bookmarkEnd w:id="15791"/>
        <w:bookmarkEnd w:id="15792"/>
        <w:bookmarkEnd w:id="15793"/>
        <w:bookmarkEnd w:id="15794"/>
      </w:del>
    </w:p>
    <w:p w:rsidR="004C02EF" w:rsidRPr="00B820AB" w:rsidRDefault="004C02EF" w:rsidP="004C02EF">
      <w:del w:id="15796"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5797" w:author="Rev 4 Allen Wirfs-Brock" w:date="2011-10-15T13:29:00Z">
        <w:r w:rsidRPr="009C202C" w:rsidDel="006C0159">
          <w:delText>is evaluated as follows:</w:delText>
        </w:r>
      </w:del>
    </w:p>
    <w:p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4"/>
        </w:numPr>
        <w:contextualSpacing/>
        <w:rPr>
          <w:ins w:id="15798" w:author="Rev 6 Allen Wirfs-Brock" w:date="2012-02-16T17:58:00Z"/>
        </w:rPr>
      </w:pPr>
      <w:ins w:id="15799" w:author="Rev 8 Allen Wirfs-Brock" w:date="2012-06-12T12:57:00Z">
        <w:r>
          <w:t>ReturnIfAbrupt(</w:t>
        </w:r>
        <w:r w:rsidRPr="00342FD6">
          <w:rPr>
            <w:i/>
          </w:rPr>
          <w:t>lval</w:t>
        </w:r>
        <w:r>
          <w:t>).</w:t>
        </w:r>
      </w:ins>
      <w:ins w:id="15800" w:author="Rev 6 Allen Wirfs-Brock" w:date="2012-02-16T17:58:00Z">
        <w:del w:id="15801" w:author="Rev 8 Allen Wirfs-Brock" w:date="2012-06-12T12:57: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rsidR="00722F95" w:rsidRDefault="0034651E" w:rsidP="00722F95">
      <w:pPr>
        <w:pStyle w:val="Alg4"/>
        <w:numPr>
          <w:ilvl w:val="0"/>
          <w:numId w:val="94"/>
        </w:numPr>
        <w:contextualSpacing/>
        <w:rPr>
          <w:ins w:id="15802" w:author="Rev 6 Allen Wirfs-Brock" w:date="2012-02-16T18:06:00Z"/>
        </w:rPr>
      </w:pPr>
      <w:ins w:id="15803" w:author="Rev 8 Allen Wirfs-Brock" w:date="2012-06-12T13:31:00Z">
        <w:r>
          <w:t>ReturnIfAbrupt(</w:t>
        </w:r>
        <w:r>
          <w:rPr>
            <w:i/>
          </w:rPr>
          <w:t>rval</w:t>
        </w:r>
        <w:r>
          <w:t>).</w:t>
        </w:r>
      </w:ins>
      <w:ins w:id="15804" w:author="Rev 6 Allen Wirfs-Brock" w:date="2012-02-16T18:06:00Z">
        <w:del w:id="15805" w:author="Rev 8 Allen Wirfs-Brock" w:date="2012-06-12T13:31:00Z">
          <w:r w:rsidR="00722F95" w:rsidDel="0034651E">
            <w:delText xml:space="preserve">If </w:delText>
          </w:r>
          <w:r w:rsidR="00722F95" w:rsidRPr="00E77497" w:rsidDel="0034651E">
            <w:rPr>
              <w:i/>
            </w:rPr>
            <w:delText>rval</w:delText>
          </w:r>
          <w:r w:rsidR="00722F95" w:rsidRPr="00E77497" w:rsidDel="0034651E">
            <w:delText xml:space="preserve"> </w:delText>
          </w:r>
          <w:r w:rsidR="00722F95" w:rsidDel="0034651E">
            <w:delText xml:space="preserve">is an abrupt completion, return </w:delText>
          </w:r>
          <w:r w:rsidR="00722F95" w:rsidRPr="00E77497" w:rsidDel="0034651E">
            <w:rPr>
              <w:i/>
            </w:rPr>
            <w:delText>rval</w:delText>
          </w:r>
          <w:r w:rsidR="00722F95" w:rsidDel="0034651E">
            <w:delText>.</w:delText>
          </w:r>
        </w:del>
      </w:ins>
    </w:p>
    <w:p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15806"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807" w:author="Rev 4 Allen Wirfs-Brock" w:date="2011-10-15T12:43:00Z">
        <w:r w:rsidRPr="00E77497" w:rsidDel="00B85690">
          <w:delText>(see 11.9.3).</w:delText>
        </w:r>
      </w:del>
    </w:p>
    <w:p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15808" w:name="_Ref393523209"/>
      <w:bookmarkStart w:id="15809" w:name="_Toc393690321"/>
      <w:r w:rsidRPr="00E77497">
        <w:t>.</w:t>
      </w:r>
      <w:bookmarkStart w:id="15810" w:name="_Ref424533194"/>
    </w:p>
    <w:p w:rsidR="004C02EF" w:rsidRPr="00E77497" w:rsidDel="006C0159" w:rsidRDefault="004C02EF" w:rsidP="003A4B22">
      <w:pPr>
        <w:pStyle w:val="Heading3"/>
        <w:numPr>
          <w:ilvl w:val="0"/>
          <w:numId w:val="0"/>
        </w:numPr>
        <w:rPr>
          <w:del w:id="15811" w:author="Rev 4 Allen Wirfs-Brock" w:date="2011-10-15T13:29:00Z"/>
        </w:rPr>
      </w:pPr>
      <w:bookmarkStart w:id="15812" w:name="_Toc417706204"/>
      <w:bookmarkStart w:id="15813" w:name="_Toc472818864"/>
      <w:bookmarkStart w:id="15814" w:name="_Toc235503438"/>
      <w:bookmarkStart w:id="15815" w:name="_Toc241509213"/>
      <w:bookmarkStart w:id="15816" w:name="_Toc244416700"/>
      <w:bookmarkStart w:id="15817" w:name="_Toc276631064"/>
      <w:bookmarkStart w:id="15818" w:name="_Toc375031190"/>
      <w:bookmarkStart w:id="15819" w:name="_Ref378391680"/>
      <w:bookmarkStart w:id="15820" w:name="_Toc381513703"/>
      <w:bookmarkStart w:id="15821" w:name="_Toc382202865"/>
      <w:bookmarkStart w:id="15822" w:name="_Toc382212225"/>
      <w:bookmarkStart w:id="15823" w:name="_Toc382212654"/>
      <w:bookmarkStart w:id="15824" w:name="_Toc382291570"/>
      <w:bookmarkStart w:id="15825" w:name="_Toc385672219"/>
      <w:bookmarkStart w:id="15826" w:name="_Toc393690322"/>
      <w:bookmarkStart w:id="15827" w:name="_Toc398440770"/>
      <w:bookmarkStart w:id="15828" w:name="_Toc403317150"/>
      <w:bookmarkStart w:id="15829" w:name="_Toc403362705"/>
      <w:bookmarkEnd w:id="15808"/>
      <w:bookmarkEnd w:id="15809"/>
      <w:bookmarkEnd w:id="15810"/>
      <w:del w:id="15830"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15812"/>
        <w:bookmarkEnd w:id="15813"/>
        <w:bookmarkEnd w:id="15814"/>
        <w:bookmarkEnd w:id="15815"/>
        <w:bookmarkEnd w:id="15816"/>
        <w:bookmarkEnd w:id="15817"/>
      </w:del>
    </w:p>
    <w:p w:rsidR="004C02EF" w:rsidRPr="00B820AB" w:rsidRDefault="004C02EF" w:rsidP="004C02EF">
      <w:del w:id="15831"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15832" w:author="Rev 4 Allen Wirfs-Brock" w:date="2011-10-15T13:29:00Z">
        <w:r w:rsidRPr="009C202C" w:rsidDel="006C0159">
          <w:delText>is evaluated as follows:</w:delText>
        </w:r>
      </w:del>
    </w:p>
    <w:p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rsidR="00722F95" w:rsidRDefault="00605DF9" w:rsidP="00722F95">
      <w:pPr>
        <w:pStyle w:val="Alg4"/>
        <w:numPr>
          <w:ilvl w:val="0"/>
          <w:numId w:val="96"/>
        </w:numPr>
        <w:contextualSpacing/>
        <w:rPr>
          <w:ins w:id="15833" w:author="Rev 6 Allen Wirfs-Brock" w:date="2012-02-16T17:58:00Z"/>
        </w:rPr>
      </w:pPr>
      <w:ins w:id="15834" w:author="Rev 8 Allen Wirfs-Brock" w:date="2012-06-12T13:11:00Z">
        <w:r>
          <w:t>ReturnIfAbrupt(</w:t>
        </w:r>
        <w:r>
          <w:rPr>
            <w:i/>
          </w:rPr>
          <w:t>l</w:t>
        </w:r>
        <w:r w:rsidRPr="00ED2E78">
          <w:rPr>
            <w:i/>
          </w:rPr>
          <w:t>val</w:t>
        </w:r>
        <w:r>
          <w:t>)</w:t>
        </w:r>
      </w:ins>
      <w:ins w:id="15835" w:author="Rev 6 Allen Wirfs-Brock" w:date="2012-02-16T17:58:00Z">
        <w:del w:id="15836" w:author="Rev 8 Allen Wirfs-Brock" w:date="2012-06-12T13:11:00Z">
          <w:r w:rsidR="00722F95" w:rsidDel="00605DF9">
            <w:delText xml:space="preserve">If </w:delText>
          </w:r>
          <w:r w:rsidR="00722F95" w:rsidRPr="00E77497" w:rsidDel="00605DF9">
            <w:rPr>
              <w:i/>
            </w:rPr>
            <w:delText>lval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lval</w:delText>
          </w:r>
          <w:r w:rsidR="00722F95" w:rsidDel="00605DF9">
            <w:delText>.</w:delText>
          </w:r>
        </w:del>
      </w:ins>
    </w:p>
    <w:p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6"/>
        </w:numPr>
        <w:contextualSpacing/>
        <w:rPr>
          <w:ins w:id="15837" w:author="Rev 10 Allen Wirfs-Brock" w:date="2012-08-14T16:00:00Z"/>
        </w:rPr>
      </w:pPr>
      <w:ins w:id="15838" w:author="Rev 10 Allen Wirfs-Brock" w:date="2012-08-14T16:00:00Z">
        <w:r>
          <w:t>ReturnIfAbrupt(</w:t>
        </w:r>
        <w:r>
          <w:rPr>
            <w:i/>
          </w:rPr>
          <w:t>rval</w:t>
        </w:r>
        <w:r>
          <w:t>).</w:t>
        </w:r>
      </w:ins>
    </w:p>
    <w:p w:rsidR="004C02EF" w:rsidRPr="00E77497" w:rsidRDefault="004C02EF" w:rsidP="00FA3203">
      <w:pPr>
        <w:pStyle w:val="Alg3"/>
        <w:numPr>
          <w:ilvl w:val="0"/>
          <w:numId w:val="96"/>
        </w:numPr>
        <w:spacing w:after="220"/>
      </w:pPr>
      <w:r w:rsidRPr="00E77497">
        <w:t>Return the result of performing the strict equality comparison</w:t>
      </w:r>
      <w:ins w:id="15839"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840" w:author="Rev 4 Allen Wirfs-Brock" w:date="2011-10-15T13:02:00Z">
        <w:r w:rsidRPr="00E77497" w:rsidDel="00E5271E">
          <w:delText>(See 11.9.6)</w:delText>
        </w:r>
      </w:del>
    </w:p>
    <w:p w:rsidR="004C02EF" w:rsidRPr="00E77497" w:rsidDel="006C0159" w:rsidRDefault="004C02EF" w:rsidP="003A4B22">
      <w:pPr>
        <w:pStyle w:val="Heading3"/>
        <w:numPr>
          <w:ilvl w:val="0"/>
          <w:numId w:val="0"/>
        </w:numPr>
        <w:rPr>
          <w:del w:id="15841" w:author="Rev 4 Allen Wirfs-Brock" w:date="2011-10-15T13:29:00Z"/>
        </w:rPr>
      </w:pPr>
      <w:bookmarkStart w:id="15842" w:name="_Toc417706205"/>
      <w:bookmarkStart w:id="15843" w:name="_Toc472818865"/>
      <w:bookmarkStart w:id="15844" w:name="_Toc235503439"/>
      <w:bookmarkStart w:id="15845" w:name="_Toc241509214"/>
      <w:bookmarkStart w:id="15846" w:name="_Toc244416701"/>
      <w:bookmarkStart w:id="15847" w:name="_Toc276631065"/>
      <w:del w:id="15848"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15842"/>
        <w:bookmarkEnd w:id="15843"/>
        <w:bookmarkEnd w:id="15844"/>
        <w:bookmarkEnd w:id="15845"/>
        <w:bookmarkEnd w:id="15846"/>
        <w:bookmarkEnd w:id="15847"/>
      </w:del>
    </w:p>
    <w:p w:rsidR="004C02EF" w:rsidRPr="00B820AB" w:rsidRDefault="004C02EF" w:rsidP="004C02EF">
      <w:del w:id="15849"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5850" w:author="Rev 4 Allen Wirfs-Brock" w:date="2011-10-15T13:29:00Z">
        <w:r w:rsidRPr="009C202C" w:rsidDel="006C0159">
          <w:delText>is evaluated as follows:</w:delText>
        </w:r>
      </w:del>
    </w:p>
    <w:p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8"/>
        </w:numPr>
        <w:contextualSpacing/>
        <w:rPr>
          <w:ins w:id="15851" w:author="Rev 6 Allen Wirfs-Brock" w:date="2012-02-16T17:58:00Z"/>
        </w:rPr>
      </w:pPr>
      <w:ins w:id="15852" w:author="Rev 8 Allen Wirfs-Brock" w:date="2012-06-12T12:56:00Z">
        <w:r>
          <w:t>ReturnIfAbrupt(</w:t>
        </w:r>
        <w:r w:rsidRPr="00342FD6">
          <w:rPr>
            <w:i/>
          </w:rPr>
          <w:t>lval</w:t>
        </w:r>
        <w:r>
          <w:t>).</w:t>
        </w:r>
      </w:ins>
      <w:ins w:id="15853" w:author="Rev 6 Allen Wirfs-Brock" w:date="2012-02-16T17:58:00Z">
        <w:del w:id="15854"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8"/>
        </w:numPr>
        <w:contextualSpacing/>
        <w:rPr>
          <w:ins w:id="15855" w:author="Rev 10 Allen Wirfs-Brock" w:date="2012-08-14T16:00:00Z"/>
        </w:rPr>
      </w:pPr>
      <w:ins w:id="15856" w:author="Rev 10 Allen Wirfs-Brock" w:date="2012-08-14T16:00:00Z">
        <w:r>
          <w:t>ReturnIfAbrupt(</w:t>
        </w:r>
        <w:r>
          <w:rPr>
            <w:i/>
          </w:rPr>
          <w:t>r</w:t>
        </w:r>
      </w:ins>
      <w:ins w:id="15857" w:author="Rev 11 Allen Wirfs-Brock" w:date="2012-10-24T14:45:00Z">
        <w:r w:rsidR="0092308F">
          <w:rPr>
            <w:i/>
          </w:rPr>
          <w:t>val</w:t>
        </w:r>
      </w:ins>
      <w:ins w:id="15858" w:author="Rev 10 Allen Wirfs-Brock" w:date="2012-08-14T16:00:00Z">
        <w:r>
          <w:t>).</w:t>
        </w:r>
      </w:ins>
    </w:p>
    <w:p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15859"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860" w:author="Rev 4 Allen Wirfs-Brock" w:date="2011-10-15T13:02:00Z">
        <w:r w:rsidRPr="00E77497" w:rsidDel="00E5271E">
          <w:delText>(See 11.9.6)</w:delText>
        </w:r>
      </w:del>
    </w:p>
    <w:p w:rsidR="00605DF9" w:rsidDel="00EA1B5F" w:rsidRDefault="00605DF9" w:rsidP="00605DF9">
      <w:pPr>
        <w:pStyle w:val="Alg4"/>
        <w:numPr>
          <w:ilvl w:val="0"/>
          <w:numId w:val="98"/>
        </w:numPr>
        <w:contextualSpacing/>
        <w:rPr>
          <w:ins w:id="15861" w:author="Rev 8 Allen Wirfs-Brock" w:date="2012-06-12T13:10:00Z"/>
          <w:del w:id="15862" w:author="Rev 10 Allen Wirfs-Brock" w:date="2012-08-14T16:00:00Z"/>
        </w:rPr>
      </w:pPr>
      <w:ins w:id="15863" w:author="Rev 8 Allen Wirfs-Brock" w:date="2012-06-12T13:10:00Z">
        <w:del w:id="15864" w:author="Rev 10 Allen Wirfs-Brock" w:date="2012-08-14T16:00:00Z">
          <w:r w:rsidDel="00EA1B5F">
            <w:delText>ReturnIfAbrupt(</w:delText>
          </w:r>
          <w:r w:rsidDel="00EA1B5F">
            <w:rPr>
              <w:i/>
            </w:rPr>
            <w:delText>r</w:delText>
          </w:r>
          <w:r w:rsidDel="00EA1B5F">
            <w:delText>).</w:delText>
          </w:r>
        </w:del>
      </w:ins>
    </w:p>
    <w:p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rsidR="00952396" w:rsidRPr="00B820AB" w:rsidRDefault="00952396" w:rsidP="00952396">
      <w:pPr>
        <w:rPr>
          <w:ins w:id="15865" w:author="Rev 5 Allen Wirfs-Brock" w:date="2012-01-05T10:30:00Z"/>
        </w:rPr>
      </w:pPr>
      <w:bookmarkStart w:id="15866" w:name="_Ref440445026"/>
      <w:bookmarkStart w:id="15867" w:name="_Toc472818867"/>
      <w:bookmarkStart w:id="15868" w:name="_Toc235503441"/>
      <w:bookmarkStart w:id="15869" w:name="_Toc241509216"/>
      <w:bookmarkStart w:id="15870" w:name="_Toc244416703"/>
      <w:bookmarkStart w:id="15871" w:name="_Toc276631067"/>
      <w:bookmarkEnd w:id="15818"/>
      <w:bookmarkEnd w:id="15819"/>
      <w:bookmarkEnd w:id="15820"/>
      <w:bookmarkEnd w:id="15821"/>
      <w:bookmarkEnd w:id="15822"/>
      <w:bookmarkEnd w:id="15823"/>
      <w:bookmarkEnd w:id="15824"/>
      <w:bookmarkEnd w:id="15825"/>
      <w:bookmarkEnd w:id="15826"/>
      <w:bookmarkEnd w:id="15827"/>
      <w:bookmarkEnd w:id="15828"/>
      <w:bookmarkEnd w:id="15829"/>
      <w:ins w:id="15872"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15873"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15874" w:author="Rev 5 Allen Wirfs-Brock" w:date="2012-01-05T10:35:00Z">
        <w:r w:rsidR="0042613F">
          <w:rPr>
            <w:rFonts w:ascii="Courier New" w:hAnsi="Courier New"/>
            <w:b/>
          </w:rPr>
          <w:t>is</w:t>
        </w:r>
      </w:ins>
      <w:ins w:id="15875" w:author="Rev 5 Allen Wirfs-Brock" w:date="2012-01-05T10:30:00Z">
        <w:r w:rsidRPr="006B6D0A">
          <w:t xml:space="preserve"> </w:t>
        </w:r>
        <w:r w:rsidRPr="006B6D0A">
          <w:rPr>
            <w:rStyle w:val="bnf"/>
          </w:rPr>
          <w:t>RelationalExpression</w:t>
        </w:r>
        <w:r w:rsidRPr="00E65A34">
          <w:t xml:space="preserve"> </w:t>
        </w:r>
      </w:ins>
    </w:p>
    <w:p w:rsidR="00952396" w:rsidRPr="00E77497" w:rsidRDefault="00952396" w:rsidP="0042613F">
      <w:pPr>
        <w:pStyle w:val="Alg3"/>
        <w:numPr>
          <w:ilvl w:val="0"/>
          <w:numId w:val="629"/>
        </w:numPr>
        <w:rPr>
          <w:ins w:id="15876" w:author="Rev 5 Allen Wirfs-Brock" w:date="2012-01-05T10:30:00Z"/>
        </w:rPr>
      </w:pPr>
      <w:ins w:id="15877"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rsidR="00952396" w:rsidRPr="00E77497" w:rsidRDefault="00952396" w:rsidP="0042613F">
      <w:pPr>
        <w:pStyle w:val="Alg3"/>
        <w:numPr>
          <w:ilvl w:val="0"/>
          <w:numId w:val="629"/>
        </w:numPr>
        <w:rPr>
          <w:ins w:id="15878" w:author="Rev 5 Allen Wirfs-Brock" w:date="2012-01-05T10:30:00Z"/>
        </w:rPr>
      </w:pPr>
      <w:ins w:id="15879"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rsidR="00722F95" w:rsidRDefault="0056239B" w:rsidP="00722F95">
      <w:pPr>
        <w:pStyle w:val="Alg4"/>
        <w:numPr>
          <w:ilvl w:val="0"/>
          <w:numId w:val="629"/>
        </w:numPr>
        <w:contextualSpacing/>
        <w:rPr>
          <w:ins w:id="15880" w:author="Rev 6 Allen Wirfs-Brock" w:date="2012-02-16T17:58:00Z"/>
        </w:rPr>
      </w:pPr>
      <w:ins w:id="15881" w:author="Rev 8 Allen Wirfs-Brock" w:date="2012-06-12T12:56:00Z">
        <w:r>
          <w:t>ReturnIfAbrupt(</w:t>
        </w:r>
        <w:r w:rsidRPr="00342FD6">
          <w:rPr>
            <w:i/>
          </w:rPr>
          <w:t>lval</w:t>
        </w:r>
        <w:r>
          <w:t>).</w:t>
        </w:r>
      </w:ins>
      <w:ins w:id="15882" w:author="Rev 6 Allen Wirfs-Brock" w:date="2012-02-16T17:58:00Z">
        <w:del w:id="15883"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952396" w:rsidRPr="00E77497" w:rsidRDefault="00952396" w:rsidP="0042613F">
      <w:pPr>
        <w:pStyle w:val="Alg3"/>
        <w:numPr>
          <w:ilvl w:val="0"/>
          <w:numId w:val="629"/>
        </w:numPr>
        <w:rPr>
          <w:ins w:id="15884" w:author="Rev 5 Allen Wirfs-Brock" w:date="2012-01-05T10:30:00Z"/>
        </w:rPr>
      </w:pPr>
      <w:ins w:id="15885"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rsidR="00952396" w:rsidRPr="00E77497" w:rsidDel="00605DF9" w:rsidRDefault="00952396" w:rsidP="0042613F">
      <w:pPr>
        <w:pStyle w:val="Alg3"/>
        <w:numPr>
          <w:ilvl w:val="0"/>
          <w:numId w:val="629"/>
        </w:numPr>
        <w:rPr>
          <w:ins w:id="15886" w:author="Rev 5 Allen Wirfs-Brock" w:date="2012-01-05T10:30:00Z"/>
          <w:del w:id="15887" w:author="Rev 8 Allen Wirfs-Brock" w:date="2012-06-12T13:08:00Z"/>
        </w:rPr>
      </w:pPr>
      <w:ins w:id="15888"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rsidR="00722F95" w:rsidRDefault="00722F95" w:rsidP="00605DF9">
      <w:pPr>
        <w:pStyle w:val="Alg3"/>
        <w:numPr>
          <w:ilvl w:val="0"/>
          <w:numId w:val="629"/>
        </w:numPr>
        <w:rPr>
          <w:ins w:id="15889" w:author="Rev 6 Allen Wirfs-Brock" w:date="2012-02-16T18:07:00Z"/>
        </w:rPr>
      </w:pPr>
      <w:ins w:id="15890" w:author="Rev 6 Allen Wirfs-Brock" w:date="2012-02-16T18:07:00Z">
        <w:del w:id="15891" w:author="Rev 8 Allen Wirfs-Brock" w:date="2012-06-12T13:04:00Z">
          <w:r w:rsidDel="00605DF9">
            <w:delText xml:space="preserve">If </w:delText>
          </w:r>
          <w:r w:rsidRPr="00605DF9" w:rsidDel="00605DF9">
            <w:rPr>
              <w:i/>
            </w:rPr>
            <w:delText>rval</w:delText>
          </w:r>
          <w:r w:rsidRPr="00E77497" w:rsidDel="00605DF9">
            <w:delText xml:space="preserve"> </w:delText>
          </w:r>
          <w:r w:rsidDel="00605DF9">
            <w:delText xml:space="preserve">is an abrupt completion, return </w:delText>
          </w:r>
          <w:r w:rsidRPr="00605DF9" w:rsidDel="00605DF9">
            <w:rPr>
              <w:i/>
            </w:rPr>
            <w:delText>rval</w:delText>
          </w:r>
          <w:r w:rsidDel="00605DF9">
            <w:delText>.</w:delText>
          </w:r>
        </w:del>
      </w:ins>
    </w:p>
    <w:p w:rsidR="00952396" w:rsidRPr="00E77497" w:rsidRDefault="00952396" w:rsidP="0042613F">
      <w:pPr>
        <w:pStyle w:val="Alg3"/>
        <w:numPr>
          <w:ilvl w:val="0"/>
          <w:numId w:val="629"/>
        </w:numPr>
        <w:spacing w:after="220"/>
        <w:rPr>
          <w:ins w:id="15892" w:author="Rev 5 Allen Wirfs-Brock" w:date="2012-01-05T10:30:00Z"/>
        </w:rPr>
      </w:pPr>
      <w:ins w:id="15893" w:author="Rev 5 Allen Wirfs-Brock" w:date="2012-01-05T10:30:00Z">
        <w:r w:rsidRPr="00E77497">
          <w:t xml:space="preserve">Return the result of performing </w:t>
        </w:r>
      </w:ins>
      <w:ins w:id="15894" w:author="Rev 5 Allen Wirfs-Brock" w:date="2012-01-05T10:39:00Z">
        <w:r w:rsidR="0042613F">
          <w:t>Sa</w:t>
        </w:r>
        <w:del w:id="15895" w:author="Rev 6 Allen Wirfs-Brock" w:date="2012-02-16T18:07:00Z">
          <w:r w:rsidR="0042613F" w:rsidDel="00722F95">
            <w:delText>v</w:delText>
          </w:r>
        </w:del>
      </w:ins>
      <w:ins w:id="15896" w:author="Rev 6 Allen Wirfs-Brock" w:date="2012-02-16T18:07:00Z">
        <w:r w:rsidR="00722F95">
          <w:t>m</w:t>
        </w:r>
      </w:ins>
      <w:ins w:id="15897" w:author="Rev 5 Allen Wirfs-Brock" w:date="2012-01-05T10:39:00Z">
        <w:r w:rsidR="0042613F">
          <w:t>eValue(</w:t>
        </w:r>
      </w:ins>
      <w:ins w:id="15898" w:author="Rev 5 Allen Wirfs-Brock" w:date="2012-01-05T10:30:00Z">
        <w:r w:rsidRPr="00E77497">
          <w:rPr>
            <w:i/>
          </w:rPr>
          <w:t>rval</w:t>
        </w:r>
      </w:ins>
      <w:ins w:id="15899" w:author="Rev 5 Allen Wirfs-Brock" w:date="2012-01-05T10:40:00Z">
        <w:r w:rsidR="0042613F">
          <w:t>,</w:t>
        </w:r>
      </w:ins>
      <w:ins w:id="15900" w:author="Rev 5 Allen Wirfs-Brock" w:date="2012-01-05T10:30:00Z">
        <w:r w:rsidRPr="00E77497">
          <w:t xml:space="preserve"> </w:t>
        </w:r>
        <w:r w:rsidRPr="00E77497">
          <w:rPr>
            <w:i/>
          </w:rPr>
          <w:t>lval</w:t>
        </w:r>
      </w:ins>
      <w:ins w:id="15901" w:author="Rev 5 Allen Wirfs-Brock" w:date="2012-01-05T10:40:00Z">
        <w:r w:rsidR="0042613F">
          <w:t>).</w:t>
        </w:r>
      </w:ins>
      <w:ins w:id="15902" w:author="Rev 5 Allen Wirfs-Brock" w:date="2012-01-05T10:30:00Z">
        <w:r w:rsidRPr="00E77497">
          <w:t xml:space="preserve"> </w:t>
        </w:r>
      </w:ins>
    </w:p>
    <w:p w:rsidR="00952396" w:rsidRPr="00B820AB" w:rsidRDefault="00952396" w:rsidP="00952396">
      <w:pPr>
        <w:rPr>
          <w:ins w:id="15903" w:author="Rev 5 Allen Wirfs-Brock" w:date="2012-01-05T10:30:00Z"/>
        </w:rPr>
      </w:pPr>
      <w:ins w:id="15904"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15905"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15906" w:author="Rev 5 Allen Wirfs-Brock" w:date="2012-01-05T10:35:00Z">
        <w:r w:rsidR="0042613F">
          <w:rPr>
            <w:rFonts w:ascii="Courier New" w:hAnsi="Courier New"/>
            <w:b/>
          </w:rPr>
          <w:t>isnt</w:t>
        </w:r>
      </w:ins>
      <w:ins w:id="15907" w:author="Rev 5 Allen Wirfs-Brock" w:date="2012-01-05T10:30:00Z">
        <w:r w:rsidRPr="006B6D0A">
          <w:t xml:space="preserve"> </w:t>
        </w:r>
        <w:r w:rsidRPr="006B6D0A">
          <w:rPr>
            <w:rStyle w:val="bnf"/>
          </w:rPr>
          <w:t>RelationalExpression</w:t>
        </w:r>
        <w:r w:rsidRPr="00E65A34">
          <w:t xml:space="preserve"> </w:t>
        </w:r>
      </w:ins>
    </w:p>
    <w:p w:rsidR="00952396" w:rsidRPr="00E77497" w:rsidRDefault="00952396" w:rsidP="0042613F">
      <w:pPr>
        <w:pStyle w:val="Alg3"/>
        <w:numPr>
          <w:ilvl w:val="0"/>
          <w:numId w:val="630"/>
        </w:numPr>
        <w:rPr>
          <w:ins w:id="15908" w:author="Rev 5 Allen Wirfs-Brock" w:date="2012-01-05T10:30:00Z"/>
        </w:rPr>
      </w:pPr>
      <w:ins w:id="15909"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rsidR="00952396" w:rsidRPr="00E77497" w:rsidRDefault="00952396" w:rsidP="0042613F">
      <w:pPr>
        <w:pStyle w:val="Alg3"/>
        <w:numPr>
          <w:ilvl w:val="0"/>
          <w:numId w:val="630"/>
        </w:numPr>
        <w:rPr>
          <w:ins w:id="15910" w:author="Rev 5 Allen Wirfs-Brock" w:date="2012-01-05T10:30:00Z"/>
        </w:rPr>
      </w:pPr>
      <w:ins w:id="15911"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rsidR="00722F95" w:rsidRDefault="0056239B" w:rsidP="00722F95">
      <w:pPr>
        <w:pStyle w:val="Alg4"/>
        <w:numPr>
          <w:ilvl w:val="0"/>
          <w:numId w:val="630"/>
        </w:numPr>
        <w:contextualSpacing/>
        <w:rPr>
          <w:ins w:id="15912" w:author="Rev 6 Allen Wirfs-Brock" w:date="2012-02-16T17:58:00Z"/>
        </w:rPr>
      </w:pPr>
      <w:ins w:id="15913" w:author="Rev 8 Allen Wirfs-Brock" w:date="2012-06-12T12:56:00Z">
        <w:r>
          <w:t>ReturnIfAbrupt(</w:t>
        </w:r>
        <w:r w:rsidRPr="00342FD6">
          <w:rPr>
            <w:i/>
          </w:rPr>
          <w:t>lval</w:t>
        </w:r>
        <w:r>
          <w:t>).</w:t>
        </w:r>
      </w:ins>
      <w:ins w:id="15914" w:author="Rev 6 Allen Wirfs-Brock" w:date="2012-02-16T17:58:00Z">
        <w:del w:id="1591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952396" w:rsidRPr="00E77497" w:rsidRDefault="00952396" w:rsidP="0042613F">
      <w:pPr>
        <w:pStyle w:val="Alg3"/>
        <w:numPr>
          <w:ilvl w:val="0"/>
          <w:numId w:val="630"/>
        </w:numPr>
        <w:rPr>
          <w:ins w:id="15916" w:author="Rev 5 Allen Wirfs-Brock" w:date="2012-01-05T10:30:00Z"/>
        </w:rPr>
      </w:pPr>
      <w:ins w:id="15917"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rsidR="00952396" w:rsidRPr="00E77497" w:rsidRDefault="00952396" w:rsidP="0042613F">
      <w:pPr>
        <w:pStyle w:val="Alg3"/>
        <w:numPr>
          <w:ilvl w:val="0"/>
          <w:numId w:val="630"/>
        </w:numPr>
        <w:rPr>
          <w:ins w:id="15918" w:author="Rev 5 Allen Wirfs-Brock" w:date="2012-01-05T10:30:00Z"/>
        </w:rPr>
      </w:pPr>
      <w:ins w:id="15919"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rsidR="00952396" w:rsidRPr="00E77497" w:rsidRDefault="00952396" w:rsidP="0042613F">
      <w:pPr>
        <w:pStyle w:val="Alg3"/>
        <w:numPr>
          <w:ilvl w:val="0"/>
          <w:numId w:val="630"/>
        </w:numPr>
        <w:rPr>
          <w:ins w:id="15920" w:author="Rev 5 Allen Wirfs-Brock" w:date="2012-01-05T10:30:00Z"/>
        </w:rPr>
      </w:pPr>
      <w:ins w:id="15921" w:author="Rev 5 Allen Wirfs-Brock" w:date="2012-01-05T10:30:00Z">
        <w:r w:rsidRPr="00E77497">
          <w:t xml:space="preserve">Let </w:t>
        </w:r>
        <w:r w:rsidRPr="00E77497">
          <w:rPr>
            <w:i/>
          </w:rPr>
          <w:t>r</w:t>
        </w:r>
        <w:r w:rsidRPr="00E77497">
          <w:t xml:space="preserve"> be the result of</w:t>
        </w:r>
      </w:ins>
      <w:ins w:id="15922" w:author="Rev 5 Allen Wirfs-Brock" w:date="2012-01-05T10:42:00Z">
        <w:r w:rsidR="0042613F">
          <w:t xml:space="preserve"> performing</w:t>
        </w:r>
      </w:ins>
      <w:ins w:id="15923" w:author="Rev 5 Allen Wirfs-Brock" w:date="2012-01-05T10:30:00Z">
        <w:r w:rsidRPr="00E77497">
          <w:t xml:space="preserve"> </w:t>
        </w:r>
      </w:ins>
      <w:ins w:id="15924" w:author="Rev 5 Allen Wirfs-Brock" w:date="2012-01-05T10:40:00Z">
        <w:r w:rsidR="0042613F">
          <w:t>Sa</w:t>
        </w:r>
        <w:del w:id="15925" w:author="Rev 6 Allen Wirfs-Brock" w:date="2012-02-16T18:07:00Z">
          <w:r w:rsidR="0042613F" w:rsidDel="00722F95">
            <w:delText>v</w:delText>
          </w:r>
        </w:del>
      </w:ins>
      <w:ins w:id="15926" w:author="Rev 6 Allen Wirfs-Brock" w:date="2012-02-16T18:07:00Z">
        <w:r w:rsidR="00722F95">
          <w:t>m</w:t>
        </w:r>
      </w:ins>
      <w:ins w:id="15927"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15928" w:author="Rev 5 Allen Wirfs-Brock" w:date="2012-01-05T10:30:00Z">
        <w:r w:rsidRPr="00E77497">
          <w:t xml:space="preserve">. </w:t>
        </w:r>
      </w:ins>
    </w:p>
    <w:p w:rsidR="00605DF9" w:rsidRDefault="00605DF9" w:rsidP="00605DF9">
      <w:pPr>
        <w:pStyle w:val="Alg3"/>
        <w:numPr>
          <w:ilvl w:val="0"/>
          <w:numId w:val="630"/>
        </w:numPr>
        <w:rPr>
          <w:ins w:id="15929" w:author="Rev 8 Allen Wirfs-Brock" w:date="2012-06-12T13:07:00Z"/>
        </w:rPr>
      </w:pPr>
      <w:ins w:id="15930" w:author="Rev 8 Allen Wirfs-Brock" w:date="2012-06-12T13:07:00Z">
        <w:r>
          <w:t>ReturnIfAbrupt(</w:t>
        </w:r>
        <w:r>
          <w:rPr>
            <w:i/>
          </w:rPr>
          <w:t>r</w:t>
        </w:r>
        <w:r>
          <w:t>).</w:t>
        </w:r>
      </w:ins>
    </w:p>
    <w:p w:rsidR="00952396" w:rsidRPr="00E77497" w:rsidRDefault="00952396" w:rsidP="0042613F">
      <w:pPr>
        <w:pStyle w:val="Alg3"/>
        <w:numPr>
          <w:ilvl w:val="0"/>
          <w:numId w:val="630"/>
        </w:numPr>
        <w:spacing w:after="220"/>
        <w:rPr>
          <w:ins w:id="15931" w:author="Rev 5 Allen Wirfs-Brock" w:date="2012-01-05T10:30:00Z"/>
        </w:rPr>
      </w:pPr>
      <w:ins w:id="15932"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rsidR="004C02EF" w:rsidRPr="00E77497" w:rsidRDefault="004C02EF" w:rsidP="003A4B22">
      <w:pPr>
        <w:pStyle w:val="Heading2"/>
        <w:numPr>
          <w:ilvl w:val="0"/>
          <w:numId w:val="0"/>
        </w:numPr>
      </w:pPr>
      <w:bookmarkStart w:id="15933" w:name="_Toc339020386"/>
      <w:r w:rsidRPr="00E77497">
        <w:lastRenderedPageBreak/>
        <w:t>11.10</w:t>
      </w:r>
      <w:r w:rsidRPr="00E77497">
        <w:tab/>
        <w:t>Binary Bitwise Operator</w:t>
      </w:r>
      <w:bookmarkStart w:id="15934" w:name="_Toc382202866"/>
      <w:bookmarkEnd w:id="15934"/>
      <w:r w:rsidRPr="00E77497">
        <w:t>s</w:t>
      </w:r>
      <w:bookmarkEnd w:id="15866"/>
      <w:bookmarkEnd w:id="15867"/>
      <w:bookmarkEnd w:id="15868"/>
      <w:bookmarkEnd w:id="15869"/>
      <w:bookmarkEnd w:id="15870"/>
      <w:bookmarkEnd w:id="15871"/>
      <w:bookmarkEnd w:id="1593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BitwiseANDExpression </w:t>
      </w:r>
      <w:r w:rsidRPr="00E77497">
        <w:rPr>
          <w:rFonts w:ascii="Arial" w:hAnsi="Arial"/>
          <w:b/>
          <w:i w:val="0"/>
        </w:rPr>
        <w:t>:</w:t>
      </w:r>
    </w:p>
    <w:p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rsidR="004C02EF" w:rsidRPr="00E77497" w:rsidRDefault="004C02EF" w:rsidP="004C02EF">
      <w:pPr>
        <w:pStyle w:val="SyntaxRule"/>
      </w:pPr>
      <w:r w:rsidRPr="00E77497">
        <w:t xml:space="preserve">BitwiseANDExpressionNoIn </w:t>
      </w:r>
      <w:r w:rsidRPr="00E77497">
        <w:rPr>
          <w:rFonts w:ascii="Arial" w:hAnsi="Arial"/>
          <w:b/>
          <w:i w:val="0"/>
        </w:rPr>
        <w:t>:</w:t>
      </w:r>
    </w:p>
    <w:p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rsidR="004C02EF" w:rsidRPr="00E77497" w:rsidRDefault="004C02EF" w:rsidP="004C02EF">
      <w:pPr>
        <w:pStyle w:val="SyntaxRule"/>
      </w:pPr>
      <w:r w:rsidRPr="00E77497">
        <w:t xml:space="preserve">BitwiseXORExpression </w:t>
      </w:r>
      <w:r w:rsidRPr="00E77497">
        <w:rPr>
          <w:rFonts w:ascii="Arial" w:hAnsi="Arial"/>
          <w:b/>
          <w:i w:val="0"/>
        </w:rPr>
        <w:t>:</w:t>
      </w:r>
    </w:p>
    <w:p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4C02EF" w:rsidRPr="00E77497" w:rsidRDefault="004C02EF" w:rsidP="004C02EF">
      <w:pPr>
        <w:pStyle w:val="SyntaxRule"/>
      </w:pPr>
      <w:r w:rsidRPr="00E77497">
        <w:t xml:space="preserve">BitwiseXORExpressionNoIn </w:t>
      </w:r>
      <w:r w:rsidRPr="00E77497">
        <w:rPr>
          <w:rFonts w:ascii="Arial" w:hAnsi="Arial"/>
          <w:b/>
          <w:i w:val="0"/>
        </w:rPr>
        <w:t>:</w:t>
      </w:r>
    </w:p>
    <w:p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rsidR="004C02EF" w:rsidRPr="00E77497" w:rsidRDefault="004C02EF" w:rsidP="004C02EF">
      <w:pPr>
        <w:pStyle w:val="SyntaxRule"/>
      </w:pPr>
      <w:r w:rsidRPr="00E77497">
        <w:t xml:space="preserve">BitwiseORExpression </w:t>
      </w:r>
      <w:r w:rsidRPr="00E77497">
        <w:rPr>
          <w:rFonts w:ascii="Arial" w:hAnsi="Arial"/>
          <w:b/>
          <w:i w:val="0"/>
        </w:rPr>
        <w:t>:</w:t>
      </w:r>
    </w:p>
    <w:p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4C02EF" w:rsidRPr="00E77497" w:rsidRDefault="004C02EF" w:rsidP="004C02EF">
      <w:pPr>
        <w:pStyle w:val="SyntaxRule"/>
      </w:pPr>
      <w:r w:rsidRPr="00E77497">
        <w:t xml:space="preserve">BitwiseORExpressionNoIn </w:t>
      </w:r>
      <w:r w:rsidRPr="00E77497">
        <w:rPr>
          <w:rFonts w:ascii="Arial" w:hAnsi="Arial"/>
          <w:b/>
          <w:i w:val="0"/>
        </w:rPr>
        <w:t>:</w:t>
      </w:r>
    </w:p>
    <w:p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rsidR="00A97CF5" w:rsidRPr="00E77497" w:rsidRDefault="00A97CF5" w:rsidP="00A97CF5">
      <w:pPr>
        <w:rPr>
          <w:ins w:id="15935" w:author="Rev 10 Allen Wirfs-Brock" w:date="2012-09-07T10:00:00Z"/>
          <w:rFonts w:ascii="Helvetica" w:hAnsi="Helvetica"/>
          <w:b/>
        </w:rPr>
      </w:pPr>
      <w:ins w:id="15936" w:author="Rev 10 Allen Wirfs-Brock" w:date="2012-09-07T10:00:00Z">
        <w:r w:rsidRPr="00E77497">
          <w:rPr>
            <w:rFonts w:ascii="Helvetica" w:hAnsi="Helvetica"/>
            <w:b/>
          </w:rPr>
          <w:t xml:space="preserve">Static Semantics:  </w:t>
        </w:r>
        <w:r w:rsidRPr="00BD6E56">
          <w:rPr>
            <w:rFonts w:ascii="Helvetica" w:hAnsi="Helvetica"/>
            <w:b/>
            <w:lang w:eastAsia="en-US"/>
          </w:rPr>
          <w:t>IsValidSimpleAssignmentTarget</w:t>
        </w:r>
      </w:ins>
    </w:p>
    <w:p w:rsidR="00A97CF5" w:rsidRPr="00E77497" w:rsidRDefault="00A97CF5" w:rsidP="00A97CF5">
      <w:pPr>
        <w:pStyle w:val="SyntaxRule"/>
        <w:rPr>
          <w:ins w:id="15937" w:author="Rev 10 Allen Wirfs-Brock" w:date="2012-09-07T10:01:00Z"/>
        </w:rPr>
      </w:pPr>
      <w:ins w:id="15938" w:author="Rev 10 Allen Wirfs-Brock" w:date="2012-09-07T10:01:00Z">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ins>
    </w:p>
    <w:p w:rsidR="00A97CF5" w:rsidRPr="00E77497" w:rsidRDefault="00A97CF5" w:rsidP="00A97CF5">
      <w:pPr>
        <w:pStyle w:val="SyntaxRule"/>
        <w:rPr>
          <w:ins w:id="15939" w:author="Rev 10 Allen Wirfs-Brock" w:date="2012-09-07T10:01:00Z"/>
        </w:rPr>
      </w:pPr>
      <w:ins w:id="15940" w:author="Rev 10 Allen Wirfs-Brock" w:date="2012-09-07T10:01:00Z">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ins>
    </w:p>
    <w:p w:rsidR="00A97CF5" w:rsidRPr="00E77497" w:rsidRDefault="00A97CF5" w:rsidP="00A97CF5">
      <w:pPr>
        <w:pStyle w:val="SyntaxRule"/>
        <w:spacing w:after="240"/>
        <w:rPr>
          <w:ins w:id="15941" w:author="Rev 10 Allen Wirfs-Brock" w:date="2012-09-07T10:02:00Z"/>
        </w:rPr>
      </w:pPr>
      <w:ins w:id="15942" w:author="Rev 10 Allen Wirfs-Brock" w:date="2012-09-07T10:02:00Z">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ins>
    </w:p>
    <w:p w:rsidR="00A97CF5" w:rsidRPr="00E77497" w:rsidRDefault="00A97CF5" w:rsidP="00A97CF5">
      <w:pPr>
        <w:pStyle w:val="Alg4"/>
        <w:numPr>
          <w:ilvl w:val="0"/>
          <w:numId w:val="976"/>
        </w:numPr>
        <w:spacing w:after="220"/>
        <w:contextualSpacing/>
        <w:rPr>
          <w:ins w:id="15943" w:author="Rev 10 Allen Wirfs-Brock" w:date="2012-09-07T10:00:00Z"/>
        </w:rPr>
      </w:pPr>
      <w:ins w:id="15944" w:author="Rev 10 Allen Wirfs-Brock" w:date="2012-09-07T10:00:00Z">
        <w:r w:rsidRPr="00E77497">
          <w:t xml:space="preserve">Return </w:t>
        </w:r>
        <w:r w:rsidRPr="00BD6E56">
          <w:rPr>
            <w:b/>
          </w:rPr>
          <w:t>false</w:t>
        </w:r>
        <w:r w:rsidRPr="00E77497">
          <w:t>.</w:t>
        </w:r>
      </w:ins>
    </w:p>
    <w:p w:rsidR="009A2F70" w:rsidRPr="00E77497" w:rsidRDefault="009A2F70" w:rsidP="009A2F70">
      <w:pPr>
        <w:keepNext/>
        <w:rPr>
          <w:ins w:id="15945" w:author="Rev 4 Allen Wirfs-Brock" w:date="2011-10-15T13:31:00Z"/>
          <w:rFonts w:ascii="Helvetica" w:hAnsi="Helvetica"/>
          <w:b/>
        </w:rPr>
      </w:pPr>
      <w:ins w:id="15946"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rsidR="004C02EF" w:rsidRPr="00E77497" w:rsidDel="009A2F70" w:rsidRDefault="004C02EF" w:rsidP="004C02EF">
      <w:pPr>
        <w:pStyle w:val="Syntax"/>
        <w:rPr>
          <w:del w:id="15947" w:author="Rev 4 Allen Wirfs-Brock" w:date="2011-10-15T13:31:00Z"/>
        </w:rPr>
      </w:pPr>
      <w:del w:id="15948" w:author="Rev 4 Allen Wirfs-Brock" w:date="2011-10-15T13:31:00Z">
        <w:r w:rsidRPr="00E77497" w:rsidDel="009A2F70">
          <w:delText>Semantics</w:delText>
        </w:r>
      </w:del>
    </w:p>
    <w:p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15949" w:name="_Toc382212655"/>
    </w:p>
    <w:p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15949"/>
      <w:r w:rsidRPr="00E77497">
        <w:t>.</w:t>
      </w:r>
      <w:bookmarkStart w:id="15950" w:name="_Toc382212656"/>
    </w:p>
    <w:p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15951" w:name="_Toc382212657"/>
      <w:bookmarkEnd w:id="15950"/>
    </w:p>
    <w:p w:rsidR="00722F95" w:rsidRDefault="0056239B" w:rsidP="00722F95">
      <w:pPr>
        <w:pStyle w:val="Alg4"/>
        <w:numPr>
          <w:ilvl w:val="0"/>
          <w:numId w:val="99"/>
        </w:numPr>
        <w:contextualSpacing/>
        <w:rPr>
          <w:ins w:id="15952" w:author="Rev 6 Allen Wirfs-Brock" w:date="2012-02-16T17:59:00Z"/>
        </w:rPr>
      </w:pPr>
      <w:ins w:id="15953" w:author="Rev 8 Allen Wirfs-Brock" w:date="2012-06-12T12:56:00Z">
        <w:r>
          <w:t>ReturnIfAbrupt(</w:t>
        </w:r>
        <w:r w:rsidRPr="00342FD6">
          <w:rPr>
            <w:i/>
          </w:rPr>
          <w:t>lval</w:t>
        </w:r>
        <w:r>
          <w:t>).</w:t>
        </w:r>
      </w:ins>
      <w:ins w:id="15954" w:author="Rev 6 Allen Wirfs-Brock" w:date="2012-02-16T17:59:00Z">
        <w:del w:id="1595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15951"/>
      <w:r w:rsidRPr="00E77497">
        <w:t>.</w:t>
      </w:r>
      <w:bookmarkStart w:id="15956" w:name="_Toc382212658"/>
    </w:p>
    <w:p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15957" w:name="_Toc382212659"/>
      <w:bookmarkEnd w:id="15956"/>
    </w:p>
    <w:p w:rsidR="00722F95" w:rsidRDefault="0056239B" w:rsidP="00722F95">
      <w:pPr>
        <w:pStyle w:val="Alg4"/>
        <w:numPr>
          <w:ilvl w:val="0"/>
          <w:numId w:val="99"/>
        </w:numPr>
        <w:contextualSpacing/>
        <w:rPr>
          <w:ins w:id="15958" w:author="Rev 6 Allen Wirfs-Brock" w:date="2012-02-16T18:08:00Z"/>
        </w:rPr>
      </w:pPr>
      <w:ins w:id="15959" w:author="Rev 8 Allen Wirfs-Brock" w:date="2012-06-12T13:03:00Z">
        <w:r>
          <w:t>ReturnIfAbrupt(</w:t>
        </w:r>
        <w:r>
          <w:rPr>
            <w:i/>
          </w:rPr>
          <w:t>r</w:t>
        </w:r>
        <w:r w:rsidRPr="00ED2E78">
          <w:rPr>
            <w:i/>
          </w:rPr>
          <w:t>val</w:t>
        </w:r>
        <w:r>
          <w:t>).</w:t>
        </w:r>
      </w:ins>
      <w:ins w:id="15960" w:author="Rev 6 Allen Wirfs-Brock" w:date="2012-02-16T18:08:00Z">
        <w:del w:id="15961" w:author="Rev 8 Allen Wirfs-Brock" w:date="2012-06-12T13:03:00Z">
          <w:r w:rsidR="00722F95" w:rsidDel="0056239B">
            <w:delText xml:space="preserve">If </w:delText>
          </w:r>
          <w:r w:rsidR="00722F95" w:rsidRPr="00E77497" w:rsidDel="0056239B">
            <w:rPr>
              <w:i/>
            </w:rPr>
            <w:delText>rval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rval</w:delText>
          </w:r>
          <w:r w:rsidR="00722F95" w:rsidDel="0056239B">
            <w:delText>.</w:delText>
          </w:r>
        </w:del>
      </w:ins>
    </w:p>
    <w:p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15962" w:name="_Toc382212660"/>
      <w:bookmarkEnd w:id="15957"/>
    </w:p>
    <w:p w:rsidR="00CB6687" w:rsidRDefault="0056239B" w:rsidP="00CB6687">
      <w:pPr>
        <w:pStyle w:val="Alg4"/>
        <w:numPr>
          <w:ilvl w:val="0"/>
          <w:numId w:val="99"/>
        </w:numPr>
        <w:contextualSpacing/>
        <w:rPr>
          <w:ins w:id="15963" w:author="Rev 6 Allen Wirfs-Brock" w:date="2012-02-16T18:12:00Z"/>
        </w:rPr>
      </w:pPr>
      <w:ins w:id="15964" w:author="Rev 8 Allen Wirfs-Brock" w:date="2012-06-12T13:03:00Z">
        <w:r>
          <w:t>ReturnIfAbrupt(</w:t>
        </w:r>
        <w:r>
          <w:rPr>
            <w:i/>
          </w:rPr>
          <w:t>lnum</w:t>
        </w:r>
        <w:r>
          <w:t>).</w:t>
        </w:r>
      </w:ins>
      <w:ins w:id="15965" w:author="Rev 6 Allen Wirfs-Brock" w:date="2012-02-16T18:12:00Z">
        <w:del w:id="15966" w:author="Rev 8 Allen Wirfs-Brock" w:date="2012-06-12T13:03:00Z">
          <w:r w:rsidR="00CB6687" w:rsidDel="0056239B">
            <w:delText xml:space="preserve">If </w:delText>
          </w:r>
          <w:r w:rsidR="00CB6687" w:rsidRPr="00E77497" w:rsidDel="0056239B">
            <w:rPr>
              <w:i/>
            </w:rPr>
            <w:delText>lnum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lnum</w:delText>
          </w:r>
          <w:r w:rsidR="00CB6687" w:rsidDel="0056239B">
            <w:delText>.</w:delText>
          </w:r>
        </w:del>
      </w:ins>
    </w:p>
    <w:p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15967" w:name="_Toc382212661"/>
      <w:bookmarkEnd w:id="15962"/>
    </w:p>
    <w:p w:rsidR="00CB6687" w:rsidRDefault="0056239B" w:rsidP="00CB6687">
      <w:pPr>
        <w:pStyle w:val="Alg4"/>
        <w:numPr>
          <w:ilvl w:val="0"/>
          <w:numId w:val="99"/>
        </w:numPr>
        <w:contextualSpacing/>
        <w:rPr>
          <w:ins w:id="15968" w:author="Rev 6 Allen Wirfs-Brock" w:date="2012-02-16T18:13:00Z"/>
        </w:rPr>
      </w:pPr>
      <w:ins w:id="15969" w:author="Rev 8 Allen Wirfs-Brock" w:date="2012-06-12T13:03:00Z">
        <w:r>
          <w:t>ReturnIfAbrupt(</w:t>
        </w:r>
        <w:r>
          <w:rPr>
            <w:i/>
          </w:rPr>
          <w:t>rnum</w:t>
        </w:r>
        <w:r>
          <w:t>).</w:t>
        </w:r>
      </w:ins>
      <w:ins w:id="15970" w:author="Rev 6 Allen Wirfs-Brock" w:date="2012-02-16T18:13:00Z">
        <w:del w:id="15971" w:author="Rev 8 Allen Wirfs-Brock" w:date="2012-06-12T13:03:00Z">
          <w:r w:rsidR="00CB6687" w:rsidDel="0056239B">
            <w:delText xml:space="preserve">If </w:delText>
          </w:r>
          <w:r w:rsidR="00CB6687" w:rsidRPr="00E77497" w:rsidDel="0056239B">
            <w:rPr>
              <w:i/>
            </w:rPr>
            <w:delText>rnum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rnum</w:delText>
          </w:r>
          <w:r w:rsidR="00CB6687" w:rsidDel="0056239B">
            <w:delText>.</w:delText>
          </w:r>
        </w:del>
      </w:ins>
    </w:p>
    <w:p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15967"/>
      <w:r w:rsidRPr="00E77497">
        <w:t>.</w:t>
      </w:r>
      <w:bookmarkStart w:id="15972" w:name="_Toc382212662"/>
    </w:p>
    <w:p w:rsidR="004C02EF" w:rsidRPr="00E77497" w:rsidRDefault="004C02EF" w:rsidP="003A4B22">
      <w:pPr>
        <w:pStyle w:val="Heading2"/>
        <w:numPr>
          <w:ilvl w:val="0"/>
          <w:numId w:val="0"/>
        </w:numPr>
      </w:pPr>
      <w:bookmarkStart w:id="15973" w:name="_Toc375031191"/>
      <w:bookmarkStart w:id="15974" w:name="_Ref381090012"/>
      <w:bookmarkStart w:id="15975" w:name="_Toc381513704"/>
      <w:bookmarkStart w:id="15976" w:name="_Toc382202867"/>
      <w:bookmarkStart w:id="15977" w:name="_Toc382212226"/>
      <w:bookmarkStart w:id="15978" w:name="_Toc382212663"/>
      <w:bookmarkStart w:id="15979" w:name="_Toc382291571"/>
      <w:bookmarkStart w:id="15980" w:name="_Toc385672220"/>
      <w:bookmarkStart w:id="15981" w:name="_Toc393690323"/>
      <w:bookmarkStart w:id="15982" w:name="_Ref440445041"/>
      <w:bookmarkStart w:id="15983" w:name="_Toc472818868"/>
      <w:bookmarkStart w:id="15984" w:name="_Toc235503442"/>
      <w:bookmarkStart w:id="15985" w:name="_Toc241509217"/>
      <w:bookmarkStart w:id="15986" w:name="_Toc244416704"/>
      <w:bookmarkStart w:id="15987" w:name="_Toc276631068"/>
      <w:bookmarkStart w:id="15988" w:name="_Toc339020387"/>
      <w:bookmarkEnd w:id="15972"/>
      <w:r w:rsidRPr="00E77497">
        <w:t>11.11</w:t>
      </w:r>
      <w:r w:rsidRPr="00E77497">
        <w:tab/>
        <w:t>Binary Logical Operator</w:t>
      </w:r>
      <w:bookmarkStart w:id="15989" w:name="_Toc382202868"/>
      <w:bookmarkEnd w:id="15973"/>
      <w:bookmarkEnd w:id="15974"/>
      <w:bookmarkEnd w:id="15975"/>
      <w:bookmarkEnd w:id="15976"/>
      <w:bookmarkEnd w:id="15977"/>
      <w:bookmarkEnd w:id="15978"/>
      <w:bookmarkEnd w:id="15979"/>
      <w:bookmarkEnd w:id="15980"/>
      <w:bookmarkEnd w:id="15981"/>
      <w:bookmarkEnd w:id="15989"/>
      <w:r w:rsidRPr="00E77497">
        <w:t>s</w:t>
      </w:r>
      <w:bookmarkEnd w:id="15982"/>
      <w:bookmarkEnd w:id="15983"/>
      <w:bookmarkEnd w:id="15984"/>
      <w:bookmarkEnd w:id="15985"/>
      <w:bookmarkEnd w:id="15986"/>
      <w:bookmarkEnd w:id="15987"/>
      <w:bookmarkEnd w:id="15988"/>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4C02EF" w:rsidRPr="00E77497" w:rsidRDefault="004C02EF" w:rsidP="004C02EF">
      <w:pPr>
        <w:pStyle w:val="SyntaxRule"/>
        <w:rPr>
          <w:rFonts w:ascii="Arial" w:hAnsi="Arial"/>
        </w:rPr>
      </w:pPr>
      <w:r w:rsidRPr="00E77497">
        <w:lastRenderedPageBreak/>
        <w:t>LogicalANDExpressionNoIn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rsidR="008E5A31" w:rsidRPr="00E77497" w:rsidRDefault="008E5A31" w:rsidP="008E5A31">
      <w:r w:rsidRPr="00E77497">
        <w:t>The</w:t>
      </w:r>
      <w:ins w:id="15990"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15991"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15992" w:author="Rev 4 Allen Wirfs-Brock" w:date="2011-10-15T13:26:00Z">
        <w:r w:rsidRPr="00E77497">
          <w:t xml:space="preserve">used in place </w:t>
        </w:r>
      </w:ins>
      <w:del w:id="15993"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rsidR="008625A5" w:rsidRPr="00E77497" w:rsidRDefault="008625A5" w:rsidP="008625A5">
      <w:pPr>
        <w:rPr>
          <w:ins w:id="15994" w:author="Rev 10 Allen Wirfs-Brock" w:date="2012-09-07T10:04:00Z"/>
          <w:rFonts w:ascii="Helvetica" w:hAnsi="Helvetica"/>
          <w:b/>
        </w:rPr>
      </w:pPr>
      <w:ins w:id="15995" w:author="Rev 10 Allen Wirfs-Brock" w:date="2012-09-07T10:04:00Z">
        <w:r w:rsidRPr="00E77497">
          <w:rPr>
            <w:rFonts w:ascii="Helvetica" w:hAnsi="Helvetica"/>
            <w:b/>
          </w:rPr>
          <w:t xml:space="preserve">Static Semantics:  </w:t>
        </w:r>
        <w:r w:rsidRPr="00BD6E56">
          <w:rPr>
            <w:rFonts w:ascii="Helvetica" w:hAnsi="Helvetica"/>
            <w:b/>
            <w:lang w:eastAsia="en-US"/>
          </w:rPr>
          <w:t>IsValidSimpleAssignmentTarget</w:t>
        </w:r>
      </w:ins>
    </w:p>
    <w:p w:rsidR="008625A5" w:rsidRPr="00E77497" w:rsidRDefault="008625A5" w:rsidP="008625A5">
      <w:pPr>
        <w:pStyle w:val="SyntaxRule"/>
        <w:rPr>
          <w:ins w:id="15996" w:author="Rev 10 Allen Wirfs-Brock" w:date="2012-09-07T10:04:00Z"/>
          <w:rFonts w:ascii="Arial" w:hAnsi="Arial"/>
        </w:rPr>
      </w:pPr>
      <w:ins w:id="15997" w:author="Rev 10 Allen Wirfs-Brock" w:date="2012-09-07T10:04:00Z">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ins>
    </w:p>
    <w:p w:rsidR="008625A5" w:rsidRPr="008625A5" w:rsidRDefault="008625A5" w:rsidP="008625A5">
      <w:pPr>
        <w:pStyle w:val="SyntaxRule"/>
        <w:spacing w:after="240"/>
        <w:rPr>
          <w:ins w:id="15998" w:author="Rev 10 Allen Wirfs-Brock" w:date="2012-09-07T10:04:00Z"/>
          <w:rFonts w:ascii="Arial" w:hAnsi="Arial"/>
        </w:rPr>
      </w:pPr>
      <w:ins w:id="15999" w:author="Rev 10 Allen Wirfs-Brock" w:date="2012-09-07T10:04:00Z">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ins>
    </w:p>
    <w:p w:rsidR="008625A5" w:rsidRPr="00E77497" w:rsidRDefault="008625A5" w:rsidP="008625A5">
      <w:pPr>
        <w:pStyle w:val="Alg4"/>
        <w:numPr>
          <w:ilvl w:val="0"/>
          <w:numId w:val="977"/>
        </w:numPr>
        <w:spacing w:after="220"/>
        <w:contextualSpacing/>
        <w:rPr>
          <w:ins w:id="16000" w:author="Rev 10 Allen Wirfs-Brock" w:date="2012-09-07T10:04:00Z"/>
        </w:rPr>
      </w:pPr>
      <w:ins w:id="16001" w:author="Rev 10 Allen Wirfs-Brock" w:date="2012-09-07T10:04:00Z">
        <w:r w:rsidRPr="00E77497">
          <w:t xml:space="preserve">Return </w:t>
        </w:r>
        <w:r w:rsidRPr="00BD6E56">
          <w:rPr>
            <w:b/>
          </w:rPr>
          <w:t>false</w:t>
        </w:r>
        <w:r w:rsidRPr="00E77497">
          <w:t>.</w:t>
        </w:r>
      </w:ins>
    </w:p>
    <w:p w:rsidR="009A2F70" w:rsidRPr="00E77497" w:rsidRDefault="009A2F70" w:rsidP="009A2F70">
      <w:pPr>
        <w:keepNext/>
        <w:rPr>
          <w:ins w:id="16002" w:author="Rev 4 Allen Wirfs-Brock" w:date="2011-10-15T13:31:00Z"/>
          <w:rFonts w:ascii="Helvetica" w:hAnsi="Helvetica"/>
          <w:b/>
        </w:rPr>
      </w:pPr>
      <w:ins w:id="16003"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rsidR="004C02EF" w:rsidRPr="00E77497" w:rsidDel="009A2F70" w:rsidRDefault="004C02EF" w:rsidP="004C02EF">
      <w:pPr>
        <w:pStyle w:val="Syntax"/>
        <w:rPr>
          <w:del w:id="16004" w:author="Rev 4 Allen Wirfs-Brock" w:date="2011-10-15T13:31:00Z"/>
        </w:rPr>
      </w:pPr>
      <w:del w:id="16005" w:author="Rev 4 Allen Wirfs-Brock" w:date="2011-10-15T13:31:00Z">
        <w:r w:rsidRPr="00E77497" w:rsidDel="009A2F70">
          <w:delText>Semantics</w:delText>
        </w:r>
      </w:del>
    </w:p>
    <w:p w:rsidR="004C02EF" w:rsidRPr="00E77497" w:rsidRDefault="004C02EF" w:rsidP="004C02EF">
      <w:del w:id="16006"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16007" w:author="Rev 4 Allen Wirfs-Brock" w:date="2011-10-15T13:32:00Z">
        <w:r w:rsidRPr="00E77497" w:rsidDel="007B32B7">
          <w:delText>is evaluated as follows:</w:delText>
        </w:r>
      </w:del>
      <w:bookmarkStart w:id="16008" w:name="_Toc382212664"/>
    </w:p>
    <w:p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16008"/>
      <w:r w:rsidRPr="00E77497">
        <w:t>.</w:t>
      </w:r>
      <w:bookmarkStart w:id="16009" w:name="_Toc382212665"/>
    </w:p>
    <w:p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16010" w:name="_Toc382212666"/>
      <w:bookmarkEnd w:id="16009"/>
    </w:p>
    <w:p w:rsidR="00970124" w:rsidRDefault="00970124" w:rsidP="00970124">
      <w:pPr>
        <w:pStyle w:val="Alg4"/>
        <w:numPr>
          <w:ilvl w:val="0"/>
          <w:numId w:val="100"/>
        </w:numPr>
        <w:contextualSpacing/>
        <w:rPr>
          <w:ins w:id="16011" w:author="Rev 11 Allen Wirfs-Brock" w:date="2012-10-25T18:02:00Z"/>
        </w:rPr>
      </w:pPr>
      <w:bookmarkStart w:id="16012" w:name="_Toc382212667"/>
      <w:bookmarkEnd w:id="16010"/>
      <w:ins w:id="16013" w:author="Rev 11 Allen Wirfs-Brock" w:date="2012-10-25T18:02:00Z">
        <w:r>
          <w:t xml:space="preserve">Let </w:t>
        </w:r>
        <w:r w:rsidRPr="00970124">
          <w:rPr>
            <w:i/>
            <w:iCs/>
          </w:rPr>
          <w:t>lboo</w:t>
        </w:r>
      </w:ins>
      <w:ins w:id="16014" w:author="Rev 11 Allen Wirfs-Brock" w:date="2012-10-25T18:03:00Z">
        <w:r w:rsidRPr="00970124">
          <w:rPr>
            <w:i/>
            <w:iCs/>
          </w:rPr>
          <w:t>l</w:t>
        </w:r>
      </w:ins>
      <w:ins w:id="16015" w:author="Rev 11 Allen Wirfs-Brock" w:date="2012-10-25T18:02:00Z">
        <w:r>
          <w:t xml:space="preserve"> be </w:t>
        </w:r>
      </w:ins>
      <w:ins w:id="16016" w:author="Rev 11 Allen Wirfs-Brock" w:date="2012-10-25T18:03:00Z">
        <w:r w:rsidRPr="00E77497">
          <w:t>ToBoolean(</w:t>
        </w:r>
        <w:r w:rsidRPr="00E77497">
          <w:rPr>
            <w:i/>
          </w:rPr>
          <w:t>lval</w:t>
        </w:r>
        <w:r>
          <w:t>)</w:t>
        </w:r>
        <w:r w:rsidRPr="00E77497">
          <w:t>.</w:t>
        </w:r>
      </w:ins>
    </w:p>
    <w:p w:rsidR="00722F95" w:rsidRDefault="0056239B" w:rsidP="00970124">
      <w:pPr>
        <w:pStyle w:val="Alg4"/>
        <w:numPr>
          <w:ilvl w:val="0"/>
          <w:numId w:val="100"/>
        </w:numPr>
        <w:contextualSpacing/>
        <w:rPr>
          <w:ins w:id="16017" w:author="Rev 6 Allen Wirfs-Brock" w:date="2012-02-16T17:59:00Z"/>
        </w:rPr>
      </w:pPr>
      <w:ins w:id="16018" w:author="Rev 8 Allen Wirfs-Brock" w:date="2012-06-12T12:55:00Z">
        <w:r>
          <w:t>ReturnIfAbrupt(</w:t>
        </w:r>
      </w:ins>
      <w:ins w:id="16019" w:author="Rev 11 Allen Wirfs-Brock" w:date="2012-10-25T18:03:00Z">
        <w:r w:rsidR="00970124" w:rsidRPr="00970124">
          <w:rPr>
            <w:i/>
            <w:iCs/>
          </w:rPr>
          <w:t>lbool</w:t>
        </w:r>
      </w:ins>
      <w:ins w:id="16020" w:author="Rev 8 Allen Wirfs-Brock" w:date="2012-06-12T12:55:00Z">
        <w:del w:id="16021" w:author="Rev 11 Allen Wirfs-Brock" w:date="2012-10-25T18:03:00Z">
          <w:r w:rsidRPr="00342FD6" w:rsidDel="00970124">
            <w:rPr>
              <w:i/>
            </w:rPr>
            <w:delText>lval</w:delText>
          </w:r>
        </w:del>
        <w:r>
          <w:t>).</w:t>
        </w:r>
      </w:ins>
      <w:ins w:id="16022" w:author="Rev 6 Allen Wirfs-Brock" w:date="2012-02-16T17:59:00Z">
        <w:del w:id="16023"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4C02EF" w:rsidRPr="00E77497" w:rsidRDefault="004C02EF" w:rsidP="00970124">
      <w:pPr>
        <w:pStyle w:val="Alg2"/>
        <w:numPr>
          <w:ilvl w:val="0"/>
          <w:numId w:val="100"/>
        </w:numPr>
      </w:pPr>
      <w:r w:rsidRPr="00E77497">
        <w:t xml:space="preserve">If </w:t>
      </w:r>
      <w:ins w:id="16024" w:author="Rev 11 Allen Wirfs-Brock" w:date="2012-10-25T18:04:00Z">
        <w:r w:rsidR="00970124" w:rsidRPr="00970124">
          <w:rPr>
            <w:i/>
          </w:rPr>
          <w:t xml:space="preserve">lbool </w:t>
        </w:r>
      </w:ins>
      <w:ins w:id="16025" w:author="Rev 6 Allen Wirfs-Brock" w:date="2012-02-16T18:16:00Z">
        <w:del w:id="16026" w:author="Rev 11 Allen Wirfs-Brock" w:date="2012-10-25T18:04:00Z">
          <w:r w:rsidR="00CB6687" w:rsidRPr="00E77497" w:rsidDel="00970124">
            <w:rPr>
              <w:i/>
            </w:rPr>
            <w:delText>lval</w:delText>
          </w:r>
        </w:del>
      </w:ins>
      <w:del w:id="16027" w:author="Rev 11 Allen Wirfs-Brock" w:date="2012-10-25T18:04:00Z">
        <w:r w:rsidRPr="00E77497" w:rsidDel="00970124">
          <w:delText>ToBoolean(</w:delText>
        </w:r>
        <w:r w:rsidRPr="00E77497" w:rsidDel="00970124">
          <w:rPr>
            <w:i/>
          </w:rPr>
          <w:delText>lval</w:delText>
        </w:r>
        <w:r w:rsidRPr="00E77497" w:rsidDel="00970124">
          <w:delText xml:space="preserve">) </w:delText>
        </w:r>
      </w:del>
      <w:r w:rsidRPr="00E77497">
        <w:t xml:space="preserve">is </w:t>
      </w:r>
      <w:r w:rsidRPr="00E77497">
        <w:rPr>
          <w:b/>
        </w:rPr>
        <w:t>false</w:t>
      </w:r>
      <w:r w:rsidRPr="00E77497">
        <w:t xml:space="preserve">, return </w:t>
      </w:r>
      <w:r w:rsidRPr="00E77497">
        <w:rPr>
          <w:i/>
        </w:rPr>
        <w:t>lval</w:t>
      </w:r>
      <w:bookmarkEnd w:id="16012"/>
      <w:r w:rsidRPr="00E77497">
        <w:t>.</w:t>
      </w:r>
      <w:bookmarkStart w:id="16028" w:name="_Toc382212668"/>
    </w:p>
    <w:p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16028"/>
      <w:r w:rsidRPr="00E77497">
        <w:t>.</w:t>
      </w:r>
      <w:bookmarkStart w:id="16029" w:name="_Toc382212669"/>
    </w:p>
    <w:bookmarkEnd w:id="16029"/>
    <w:p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rsidR="004C02EF" w:rsidRPr="00E77497" w:rsidRDefault="004C02EF" w:rsidP="004C02EF">
      <w:del w:id="16030"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16031" w:author="Rev 4 Allen Wirfs-Brock" w:date="2011-10-15T13:32:00Z">
        <w:r w:rsidRPr="00E77497" w:rsidDel="007B32B7">
          <w:delText>is evaluated as follows:</w:delText>
        </w:r>
      </w:del>
      <w:bookmarkStart w:id="16032" w:name="_Toc382212670"/>
    </w:p>
    <w:p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16032"/>
      <w:r w:rsidRPr="00E77497">
        <w:t>.</w:t>
      </w:r>
      <w:bookmarkStart w:id="16033" w:name="_Toc382212671"/>
    </w:p>
    <w:p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16034" w:name="_Toc382212672"/>
      <w:bookmarkEnd w:id="16033"/>
    </w:p>
    <w:p w:rsidR="00970124" w:rsidRDefault="00970124" w:rsidP="00970124">
      <w:pPr>
        <w:pStyle w:val="Alg4"/>
        <w:numPr>
          <w:ilvl w:val="0"/>
          <w:numId w:val="101"/>
        </w:numPr>
        <w:contextualSpacing/>
        <w:rPr>
          <w:ins w:id="16035" w:author="Rev 11 Allen Wirfs-Brock" w:date="2012-10-25T18:05:00Z"/>
        </w:rPr>
      </w:pPr>
      <w:bookmarkStart w:id="16036" w:name="_Toc382212673"/>
      <w:bookmarkEnd w:id="16034"/>
      <w:ins w:id="16037" w:author="Rev 11 Allen Wirfs-Brock" w:date="2012-10-25T18:05:00Z">
        <w:r>
          <w:t xml:space="preserve">Let </w:t>
        </w:r>
        <w:r w:rsidRPr="00970124">
          <w:rPr>
            <w:i/>
            <w:iCs/>
          </w:rPr>
          <w:t>lbool</w:t>
        </w:r>
        <w:r>
          <w:t xml:space="preserve"> be </w:t>
        </w:r>
        <w:r w:rsidRPr="00E77497">
          <w:t>ToBoolean(</w:t>
        </w:r>
        <w:r w:rsidRPr="00E77497">
          <w:rPr>
            <w:i/>
          </w:rPr>
          <w:t>lval</w:t>
        </w:r>
        <w:r>
          <w:t>)</w:t>
        </w:r>
        <w:r w:rsidRPr="00E77497">
          <w:t>.</w:t>
        </w:r>
      </w:ins>
    </w:p>
    <w:p w:rsidR="00722F95" w:rsidRDefault="0056239B" w:rsidP="00970124">
      <w:pPr>
        <w:pStyle w:val="Alg4"/>
        <w:numPr>
          <w:ilvl w:val="0"/>
          <w:numId w:val="101"/>
        </w:numPr>
        <w:contextualSpacing/>
        <w:rPr>
          <w:ins w:id="16038" w:author="Rev 6 Allen Wirfs-Brock" w:date="2012-02-16T17:59:00Z"/>
        </w:rPr>
      </w:pPr>
      <w:ins w:id="16039" w:author="Rev 8 Allen Wirfs-Brock" w:date="2012-06-12T12:56:00Z">
        <w:r>
          <w:t>ReturnIfAbrupt(</w:t>
        </w:r>
      </w:ins>
      <w:ins w:id="16040" w:author="Rev 11 Allen Wirfs-Brock" w:date="2012-10-25T18:06:00Z">
        <w:r w:rsidR="00970124" w:rsidRPr="00970124">
          <w:rPr>
            <w:i/>
            <w:iCs/>
          </w:rPr>
          <w:t>lbool</w:t>
        </w:r>
      </w:ins>
      <w:ins w:id="16041" w:author="Rev 8 Allen Wirfs-Brock" w:date="2012-06-12T12:56:00Z">
        <w:del w:id="16042" w:author="Rev 11 Allen Wirfs-Brock" w:date="2012-10-25T18:06:00Z">
          <w:r w:rsidRPr="00342FD6" w:rsidDel="00970124">
            <w:rPr>
              <w:i/>
            </w:rPr>
            <w:delText>lval</w:delText>
          </w:r>
        </w:del>
        <w:r>
          <w:t>).</w:t>
        </w:r>
      </w:ins>
      <w:ins w:id="16043" w:author="Rev 6 Allen Wirfs-Brock" w:date="2012-02-16T17:59:00Z">
        <w:del w:id="16044"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4C02EF" w:rsidRPr="00E77497" w:rsidRDefault="004C02EF" w:rsidP="00970124">
      <w:pPr>
        <w:pStyle w:val="Alg2"/>
        <w:numPr>
          <w:ilvl w:val="0"/>
          <w:numId w:val="101"/>
        </w:numPr>
      </w:pPr>
      <w:r w:rsidRPr="00E77497">
        <w:t xml:space="preserve">If </w:t>
      </w:r>
      <w:ins w:id="16045" w:author="Rev 11 Allen Wirfs-Brock" w:date="2012-10-25T18:06:00Z">
        <w:r w:rsidR="00970124" w:rsidRPr="00970124">
          <w:rPr>
            <w:i/>
            <w:iCs/>
          </w:rPr>
          <w:t>lbool</w:t>
        </w:r>
        <w:r w:rsidR="00970124">
          <w:rPr>
            <w:i/>
            <w:iCs/>
          </w:rPr>
          <w:t xml:space="preserve"> </w:t>
        </w:r>
      </w:ins>
      <w:ins w:id="16046" w:author="Rev 6 Allen Wirfs-Brock" w:date="2012-02-16T18:16:00Z">
        <w:del w:id="16047" w:author="Rev 11 Allen Wirfs-Brock" w:date="2012-10-25T18:06:00Z">
          <w:r w:rsidR="00CB6687" w:rsidRPr="00E77497" w:rsidDel="00970124">
            <w:rPr>
              <w:i/>
            </w:rPr>
            <w:delText>lval</w:delText>
          </w:r>
        </w:del>
      </w:ins>
      <w:del w:id="16048" w:author="Rev 11 Allen Wirfs-Brock" w:date="2012-10-25T18:06:00Z">
        <w:r w:rsidRPr="00E77497" w:rsidDel="00970124">
          <w:delText>ToBoolean(</w:delText>
        </w:r>
        <w:r w:rsidRPr="00E77497" w:rsidDel="00970124">
          <w:rPr>
            <w:i/>
          </w:rPr>
          <w:delText>lval</w:delText>
        </w:r>
        <w:r w:rsidRPr="00E77497" w:rsidDel="00970124">
          <w:delText xml:space="preserve">) </w:delText>
        </w:r>
      </w:del>
      <w:r w:rsidRPr="00E77497">
        <w:t xml:space="preserve">is </w:t>
      </w:r>
      <w:r w:rsidRPr="00E77497">
        <w:rPr>
          <w:b/>
        </w:rPr>
        <w:t>true</w:t>
      </w:r>
      <w:r w:rsidRPr="00E77497">
        <w:t xml:space="preserve">, return </w:t>
      </w:r>
      <w:r w:rsidRPr="00E77497">
        <w:rPr>
          <w:i/>
        </w:rPr>
        <w:t>lval</w:t>
      </w:r>
      <w:bookmarkEnd w:id="16036"/>
      <w:r w:rsidRPr="00E77497">
        <w:t>.</w:t>
      </w:r>
      <w:bookmarkStart w:id="16049" w:name="_Toc382212674"/>
    </w:p>
    <w:p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16049"/>
      <w:r w:rsidRPr="00E77497">
        <w:t>.</w:t>
      </w:r>
      <w:bookmarkStart w:id="16050" w:name="_Toc382212675"/>
    </w:p>
    <w:p w:rsidR="004C02EF" w:rsidRPr="00E77497" w:rsidRDefault="004C02EF" w:rsidP="00FA3203">
      <w:pPr>
        <w:pStyle w:val="Alg2"/>
        <w:numPr>
          <w:ilvl w:val="0"/>
          <w:numId w:val="101"/>
        </w:numPr>
        <w:spacing w:after="220"/>
      </w:pPr>
      <w:bookmarkStart w:id="16051" w:name="_Toc382212676"/>
      <w:bookmarkEnd w:id="16050"/>
      <w:r w:rsidRPr="00E77497">
        <w:t>Return GetValue(</w:t>
      </w:r>
      <w:r w:rsidRPr="00E77497">
        <w:rPr>
          <w:i/>
        </w:rPr>
        <w:t>rref</w:t>
      </w:r>
      <w:r w:rsidRPr="00E77497">
        <w:t>)</w:t>
      </w:r>
      <w:bookmarkEnd w:id="16051"/>
      <w:r w:rsidRPr="00E77497">
        <w:t>.</w:t>
      </w:r>
      <w:bookmarkStart w:id="16052" w:name="_Toc375031192"/>
      <w:bookmarkStart w:id="16053" w:name="_Ref378391886"/>
      <w:bookmarkStart w:id="16054" w:name="_Ref379915204"/>
      <w:bookmarkStart w:id="16055" w:name="_Toc381513705"/>
      <w:bookmarkStart w:id="16056" w:name="_Toc382202869"/>
      <w:bookmarkStart w:id="16057" w:name="_Toc382212227"/>
      <w:bookmarkStart w:id="16058" w:name="_Toc382212677"/>
      <w:bookmarkStart w:id="16059" w:name="_Toc382291572"/>
      <w:bookmarkStart w:id="16060" w:name="_Toc385672221"/>
    </w:p>
    <w:p w:rsidR="004C02EF" w:rsidRPr="00E77497" w:rsidDel="008E5A31" w:rsidRDefault="004C02EF" w:rsidP="004C02EF">
      <w:pPr>
        <w:rPr>
          <w:del w:id="16061" w:author="Rev 4 Allen Wirfs-Brock" w:date="2011-10-15T13:24:00Z"/>
        </w:rPr>
      </w:pPr>
      <w:del w:id="16062"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rsidR="004C02EF" w:rsidRPr="00E77497" w:rsidDel="008E5A31" w:rsidRDefault="004C02EF" w:rsidP="004C02EF">
      <w:pPr>
        <w:pStyle w:val="Note"/>
        <w:rPr>
          <w:del w:id="16063" w:author="Rev 4 Allen Wirfs-Brock" w:date="2011-10-15T13:24:00Z"/>
        </w:rPr>
      </w:pPr>
      <w:del w:id="16064"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16065" w:name="_Toc393690324"/>
      </w:del>
    </w:p>
    <w:p w:rsidR="004C02EF" w:rsidRPr="00120381" w:rsidRDefault="004C02EF" w:rsidP="003A4B22">
      <w:pPr>
        <w:pStyle w:val="Heading2"/>
        <w:numPr>
          <w:ilvl w:val="0"/>
          <w:numId w:val="0"/>
        </w:numPr>
      </w:pPr>
      <w:bookmarkStart w:id="16066" w:name="_Ref440445056"/>
      <w:bookmarkStart w:id="16067" w:name="_Toc472818869"/>
      <w:bookmarkStart w:id="16068" w:name="_Toc235503443"/>
      <w:bookmarkStart w:id="16069" w:name="_Toc241509218"/>
      <w:bookmarkStart w:id="16070" w:name="_Toc244416705"/>
      <w:bookmarkStart w:id="16071" w:name="_Toc276631069"/>
      <w:bookmarkStart w:id="16072" w:name="_Toc339020388"/>
      <w:r w:rsidRPr="00120381">
        <w:t>11.12</w:t>
      </w:r>
      <w:r w:rsidRPr="00120381">
        <w:tab/>
        <w:t>Conditional Operator (</w:t>
      </w:r>
      <w:r w:rsidRPr="00F46CA1">
        <w:rPr>
          <w:rFonts w:ascii="Courier New" w:hAnsi="Courier New"/>
          <w:caps/>
        </w:rPr>
        <w:t xml:space="preserve"> ? : )</w:t>
      </w:r>
      <w:bookmarkStart w:id="16073" w:name="_Toc382202870"/>
      <w:bookmarkEnd w:id="16052"/>
      <w:bookmarkEnd w:id="16053"/>
      <w:bookmarkEnd w:id="16054"/>
      <w:bookmarkEnd w:id="16055"/>
      <w:bookmarkEnd w:id="16056"/>
      <w:bookmarkEnd w:id="16057"/>
      <w:bookmarkEnd w:id="16058"/>
      <w:bookmarkEnd w:id="16059"/>
      <w:bookmarkEnd w:id="16060"/>
      <w:bookmarkEnd w:id="16065"/>
      <w:bookmarkEnd w:id="16066"/>
      <w:bookmarkEnd w:id="16067"/>
      <w:bookmarkEnd w:id="16068"/>
      <w:bookmarkEnd w:id="16069"/>
      <w:bookmarkEnd w:id="16070"/>
      <w:bookmarkEnd w:id="16071"/>
      <w:bookmarkEnd w:id="16072"/>
      <w:bookmarkEnd w:id="16073"/>
    </w:p>
    <w:p w:rsidR="004C02EF" w:rsidRPr="00120381" w:rsidRDefault="004C02EF" w:rsidP="004C02EF">
      <w:pPr>
        <w:pStyle w:val="Syntax"/>
      </w:pPr>
      <w:r w:rsidRPr="00120381">
        <w:t>Syntax</w:t>
      </w:r>
    </w:p>
    <w:p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rsidR="006A0093" w:rsidRPr="00E77497" w:rsidRDefault="006A0093" w:rsidP="006A0093">
      <w:r w:rsidRPr="004D1BD1">
        <w:lastRenderedPageBreak/>
        <w:t>The</w:t>
      </w:r>
      <w:ins w:id="16074"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16075" w:author="Rev 4 Allen Wirfs-Brock" w:date="2011-10-15T13:34:00Z">
        <w:r w:rsidRPr="006B6D0A" w:rsidDel="00C6419A">
          <w:delText xml:space="preserve">evaluated in </w:delText>
        </w:r>
      </w:del>
      <w:r w:rsidRPr="006B6D0A">
        <w:t xml:space="preserve">the same </w:t>
      </w:r>
      <w:del w:id="16076"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16077" w:author="Rev 4 Allen Wirfs-Brock" w:date="2011-10-15T13:34:00Z">
        <w:r w:rsidR="00C6419A" w:rsidRPr="00E77497">
          <w:t xml:space="preserve">used in place </w:t>
        </w:r>
      </w:ins>
      <w:del w:id="16078"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rsidR="008625A5" w:rsidRPr="00E77497" w:rsidRDefault="008625A5" w:rsidP="008625A5">
      <w:pPr>
        <w:rPr>
          <w:ins w:id="16079" w:author="Rev 10 Allen Wirfs-Brock" w:date="2012-09-07T10:05:00Z"/>
          <w:rFonts w:ascii="Helvetica" w:hAnsi="Helvetica"/>
          <w:b/>
        </w:rPr>
      </w:pPr>
      <w:ins w:id="16080" w:author="Rev 10 Allen Wirfs-Brock" w:date="2012-09-07T10:05:00Z">
        <w:r w:rsidRPr="00E77497">
          <w:rPr>
            <w:rFonts w:ascii="Helvetica" w:hAnsi="Helvetica"/>
            <w:b/>
          </w:rPr>
          <w:t xml:space="preserve">Static Semantics:  </w:t>
        </w:r>
        <w:r w:rsidRPr="00BD6E56">
          <w:rPr>
            <w:rFonts w:ascii="Helvetica" w:hAnsi="Helvetica"/>
            <w:b/>
            <w:lang w:eastAsia="en-US"/>
          </w:rPr>
          <w:t>IsValidSimpleAssignmentTarget</w:t>
        </w:r>
      </w:ins>
    </w:p>
    <w:p w:rsidR="008625A5" w:rsidRPr="00120381" w:rsidRDefault="008625A5" w:rsidP="008625A5">
      <w:pPr>
        <w:pStyle w:val="SyntaxRule"/>
        <w:spacing w:after="240"/>
        <w:rPr>
          <w:ins w:id="16081" w:author="Rev 10 Allen Wirfs-Brock" w:date="2012-09-07T10:06:00Z"/>
          <w:rFonts w:ascii="Arial" w:hAnsi="Arial"/>
        </w:rPr>
      </w:pPr>
      <w:ins w:id="16082" w:author="Rev 10 Allen Wirfs-Brock" w:date="2012-09-07T10:06:00Z">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ins>
    </w:p>
    <w:p w:rsidR="008625A5" w:rsidRPr="00E77497" w:rsidRDefault="008625A5" w:rsidP="008625A5">
      <w:pPr>
        <w:pStyle w:val="Alg4"/>
        <w:numPr>
          <w:ilvl w:val="0"/>
          <w:numId w:val="978"/>
        </w:numPr>
        <w:spacing w:after="220"/>
        <w:contextualSpacing/>
        <w:rPr>
          <w:ins w:id="16083" w:author="Rev 10 Allen Wirfs-Brock" w:date="2012-09-07T10:05:00Z"/>
        </w:rPr>
      </w:pPr>
      <w:ins w:id="16084" w:author="Rev 10 Allen Wirfs-Brock" w:date="2012-09-07T10:05:00Z">
        <w:r w:rsidRPr="00E77497">
          <w:t xml:space="preserve">Return </w:t>
        </w:r>
        <w:r w:rsidRPr="00BD6E56">
          <w:rPr>
            <w:b/>
          </w:rPr>
          <w:t>false</w:t>
        </w:r>
        <w:r w:rsidRPr="00E77497">
          <w:t>.</w:t>
        </w:r>
      </w:ins>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120381" w:rsidDel="009A2F70" w:rsidRDefault="004C02EF" w:rsidP="004C02EF">
      <w:pPr>
        <w:pStyle w:val="Syntax"/>
        <w:rPr>
          <w:del w:id="16085" w:author="Rev 4 Allen Wirfs-Brock" w:date="2011-10-15T13:31:00Z"/>
        </w:rPr>
      </w:pPr>
      <w:del w:id="16086" w:author="Rev 4 Allen Wirfs-Brock" w:date="2011-10-15T13:31:00Z">
        <w:r w:rsidRPr="00120381" w:rsidDel="009A2F70">
          <w:delText>Semantics</w:delText>
        </w:r>
      </w:del>
    </w:p>
    <w:p w:rsidR="004C02EF" w:rsidRPr="006B6D0A" w:rsidRDefault="004C02EF" w:rsidP="004C02EF">
      <w:pPr>
        <w:jc w:val="left"/>
      </w:pPr>
      <w:del w:id="16087"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16088" w:author="Rev 4 Allen Wirfs-Brock" w:date="2011-10-15T13:33:00Z">
        <w:r w:rsidRPr="006B6D0A" w:rsidDel="006A0093">
          <w:delText>is evaluated as follows:</w:delText>
        </w:r>
      </w:del>
    </w:p>
    <w:p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rsidR="00722F95" w:rsidRPr="00E77497" w:rsidRDefault="00722F95" w:rsidP="00722F95">
      <w:pPr>
        <w:pStyle w:val="Alg2"/>
        <w:numPr>
          <w:ilvl w:val="0"/>
          <w:numId w:val="102"/>
        </w:numPr>
        <w:rPr>
          <w:ins w:id="16089" w:author="Rev 6 Allen Wirfs-Brock" w:date="2012-02-16T18:00:00Z"/>
        </w:rPr>
      </w:pPr>
      <w:ins w:id="16090" w:author="Rev 6 Allen Wirfs-Brock" w:date="2012-02-16T18:00:00Z">
        <w:r w:rsidRPr="00E77497">
          <w:t xml:space="preserve">Let </w:t>
        </w:r>
        <w:r w:rsidRPr="00E77497">
          <w:rPr>
            <w:i/>
          </w:rPr>
          <w:t>lval</w:t>
        </w:r>
        <w:r w:rsidRPr="00E77497">
          <w:t xml:space="preserve"> be </w:t>
        </w:r>
      </w:ins>
      <w:ins w:id="16091" w:author="Rev 6 Allen Wirfs-Brock" w:date="2012-02-16T18:01:00Z">
        <w:r w:rsidRPr="00E77497">
          <w:t>ToBoolean(GetValue(</w:t>
        </w:r>
        <w:r w:rsidRPr="00E77497">
          <w:rPr>
            <w:i/>
          </w:rPr>
          <w:t>lref</w:t>
        </w:r>
        <w:r>
          <w:t>)</w:t>
        </w:r>
      </w:ins>
      <w:ins w:id="16092" w:author="Rev 6 Allen Wirfs-Brock" w:date="2012-02-16T18:00:00Z">
        <w:r w:rsidRPr="00E77497">
          <w:t>).</w:t>
        </w:r>
      </w:ins>
    </w:p>
    <w:p w:rsidR="00722F95" w:rsidRDefault="0056239B" w:rsidP="00722F95">
      <w:pPr>
        <w:pStyle w:val="Alg4"/>
        <w:numPr>
          <w:ilvl w:val="0"/>
          <w:numId w:val="102"/>
        </w:numPr>
        <w:contextualSpacing/>
        <w:rPr>
          <w:ins w:id="16093" w:author="Rev 6 Allen Wirfs-Brock" w:date="2012-02-16T18:00:00Z"/>
        </w:rPr>
      </w:pPr>
      <w:ins w:id="16094" w:author="Rev 8 Allen Wirfs-Brock" w:date="2012-06-12T12:55:00Z">
        <w:r>
          <w:t>ReturnIfAbrupt(</w:t>
        </w:r>
        <w:r w:rsidRPr="00342FD6">
          <w:rPr>
            <w:i/>
          </w:rPr>
          <w:t>lval</w:t>
        </w:r>
        <w:r>
          <w:t>).</w:t>
        </w:r>
      </w:ins>
      <w:ins w:id="16095" w:author="Rev 6 Allen Wirfs-Brock" w:date="2012-02-16T18:00:00Z">
        <w:del w:id="16096"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rsidR="004C02EF" w:rsidRPr="00E77497" w:rsidRDefault="004C02EF" w:rsidP="00FA3203">
      <w:pPr>
        <w:pStyle w:val="Alg2"/>
        <w:numPr>
          <w:ilvl w:val="0"/>
          <w:numId w:val="102"/>
        </w:numPr>
      </w:pPr>
      <w:r w:rsidRPr="00E77497">
        <w:t xml:space="preserve">If </w:t>
      </w:r>
      <w:ins w:id="16097" w:author="Rev 6 Allen Wirfs-Brock" w:date="2012-02-16T18:01:00Z">
        <w:r w:rsidR="00722F95" w:rsidRPr="00E77497">
          <w:rPr>
            <w:i/>
          </w:rPr>
          <w:t>lval</w:t>
        </w:r>
      </w:ins>
      <w:del w:id="16098"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rsidR="004C02EF" w:rsidRPr="00E77497" w:rsidRDefault="004C02EF" w:rsidP="00FA3203">
      <w:pPr>
        <w:pStyle w:val="Alg2"/>
        <w:numPr>
          <w:ilvl w:val="1"/>
          <w:numId w:val="102"/>
        </w:numPr>
      </w:pPr>
      <w:r w:rsidRPr="00E77497">
        <w:t>Return GetValue(</w:t>
      </w:r>
      <w:r w:rsidRPr="00E77497">
        <w:rPr>
          <w:i/>
        </w:rPr>
        <w:t>trueRef</w:t>
      </w:r>
      <w:r w:rsidRPr="00E77497">
        <w:t>).</w:t>
      </w:r>
    </w:p>
    <w:p w:rsidR="004C02EF" w:rsidRPr="00E77497" w:rsidRDefault="004C02EF" w:rsidP="00FA3203">
      <w:pPr>
        <w:pStyle w:val="Alg2"/>
        <w:numPr>
          <w:ilvl w:val="0"/>
          <w:numId w:val="102"/>
        </w:numPr>
      </w:pPr>
      <w:r w:rsidRPr="00E77497">
        <w:t>Else</w:t>
      </w:r>
    </w:p>
    <w:p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rsidR="004C02EF" w:rsidRPr="00E77497" w:rsidRDefault="004C02EF" w:rsidP="003A4B22">
      <w:pPr>
        <w:pStyle w:val="Heading2"/>
        <w:numPr>
          <w:ilvl w:val="0"/>
          <w:numId w:val="0"/>
        </w:numPr>
      </w:pPr>
      <w:bookmarkStart w:id="16099" w:name="_Hlt457449446"/>
      <w:bookmarkStart w:id="16100" w:name="_Toc375031193"/>
      <w:bookmarkStart w:id="16101" w:name="_Ref381183204"/>
      <w:bookmarkStart w:id="16102" w:name="_Toc381513706"/>
      <w:bookmarkStart w:id="16103" w:name="_Toc382202871"/>
      <w:bookmarkStart w:id="16104" w:name="_Toc382212228"/>
      <w:bookmarkStart w:id="16105" w:name="_Toc382212688"/>
      <w:bookmarkStart w:id="16106" w:name="_Toc382291573"/>
      <w:bookmarkStart w:id="16107" w:name="_Ref382717195"/>
      <w:bookmarkStart w:id="16108" w:name="_Toc385672222"/>
      <w:bookmarkStart w:id="16109" w:name="_Toc393690325"/>
      <w:bookmarkStart w:id="16110" w:name="_Ref440445075"/>
      <w:bookmarkStart w:id="16111" w:name="_Toc472818870"/>
      <w:bookmarkStart w:id="16112" w:name="_Toc235503444"/>
      <w:bookmarkStart w:id="16113" w:name="_Toc241509219"/>
      <w:bookmarkStart w:id="16114" w:name="_Toc244416706"/>
      <w:bookmarkStart w:id="16115" w:name="_Toc276631070"/>
      <w:bookmarkStart w:id="16116" w:name="_Toc339020389"/>
      <w:bookmarkEnd w:id="16099"/>
      <w:r w:rsidRPr="00E77497">
        <w:t>11.13</w:t>
      </w:r>
      <w:r w:rsidRPr="00E77497">
        <w:tab/>
        <w:t>Assignment Operator</w:t>
      </w:r>
      <w:bookmarkStart w:id="16117" w:name="_Toc382202872"/>
      <w:bookmarkEnd w:id="16100"/>
      <w:bookmarkEnd w:id="16101"/>
      <w:bookmarkEnd w:id="16102"/>
      <w:bookmarkEnd w:id="16103"/>
      <w:bookmarkEnd w:id="16104"/>
      <w:bookmarkEnd w:id="16105"/>
      <w:bookmarkEnd w:id="16106"/>
      <w:bookmarkEnd w:id="16107"/>
      <w:bookmarkEnd w:id="16108"/>
      <w:bookmarkEnd w:id="16109"/>
      <w:bookmarkEnd w:id="16117"/>
      <w:r w:rsidRPr="00E77497">
        <w:t>s</w:t>
      </w:r>
      <w:bookmarkEnd w:id="16110"/>
      <w:bookmarkEnd w:id="16111"/>
      <w:bookmarkEnd w:id="16112"/>
      <w:bookmarkEnd w:id="16113"/>
      <w:bookmarkEnd w:id="16114"/>
      <w:bookmarkEnd w:id="16115"/>
      <w:bookmarkEnd w:id="16116"/>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w:t>
      </w:r>
      <w:ins w:id="16118" w:author="Rev 6 Allen Wirfs-Brock" w:date="2012-02-27T09:45:00Z">
        <w:r w:rsidR="001E419C">
          <w:br/>
          <w:t>YieldExpression</w:t>
        </w:r>
      </w:ins>
      <w:ins w:id="16119" w:author="Rev 7 Allen Wirfs-Brock" w:date="2012-04-16T16:10:00Z">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ConditionalExpressionNoIn</w:t>
      </w:r>
      <w:ins w:id="16120" w:author="Rev 7 Allen Wirfs-Brock" w:date="2012-04-16T16:11:00Z">
        <w:r w:rsidR="007E18E5" w:rsidRPr="007E18E5">
          <w:t xml:space="preserve"> </w:t>
        </w:r>
        <w:r w:rsidR="007E18E5">
          <w:br/>
          <w:t>YieldExpression</w:t>
        </w:r>
        <w:r w:rsidR="007E18E5">
          <w:br/>
          <w:t>ArrowFunction</w:t>
        </w:r>
      </w:ins>
      <w:r w:rsidRPr="00E77497">
        <w:br/>
        <w:t xml:space="preserve">LeftHandSideExpression </w:t>
      </w:r>
      <w:ins w:id="16121" w:author="Rev 9 Allen Wirfs-Brock" w:date="2012-06-24T13:34:00Z">
        <w:r w:rsidR="00FD73A2">
          <w:t xml:space="preserve"> </w:t>
        </w:r>
      </w:ins>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rsidTr="004712DB">
        <w:trPr>
          <w:trHeight w:hRule="exact" w:val="240"/>
        </w:trPr>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&lt;&lt;=</w:t>
            </w:r>
          </w:p>
        </w:tc>
        <w:tc>
          <w:tcPr>
            <w:tcW w:w="648" w:type="dxa"/>
          </w:tcPr>
          <w:p w:rsidR="004C02EF" w:rsidRPr="00E77497" w:rsidRDefault="004C02EF" w:rsidP="003A4B22">
            <w:pPr>
              <w:pStyle w:val="SyntaxOneOf"/>
            </w:pPr>
            <w:r w:rsidRPr="00E77497">
              <w:t>&gt;&gt;=</w:t>
            </w:r>
          </w:p>
        </w:tc>
        <w:tc>
          <w:tcPr>
            <w:tcW w:w="648" w:type="dxa"/>
          </w:tcPr>
          <w:p w:rsidR="004C02EF" w:rsidRPr="00E77497" w:rsidRDefault="004C02EF" w:rsidP="003A4B22">
            <w:pPr>
              <w:pStyle w:val="SyntaxOneOf"/>
            </w:pPr>
            <w:r w:rsidRPr="00E77497">
              <w:t>&gt;&gt;&gt;=</w:t>
            </w:r>
          </w:p>
        </w:tc>
        <w:tc>
          <w:tcPr>
            <w:tcW w:w="648" w:type="dxa"/>
          </w:tcPr>
          <w:p w:rsidR="004C02EF" w:rsidRPr="00E77497" w:rsidRDefault="004C02EF" w:rsidP="003A4B22">
            <w:pPr>
              <w:pStyle w:val="SyntaxOneOf"/>
            </w:pPr>
            <w:r w:rsidRPr="00E77497">
              <w:t>&amp;=</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r>
    </w:tbl>
    <w:p w:rsidR="00262A05" w:rsidRPr="00E77497" w:rsidRDefault="00262A05" w:rsidP="00262A05">
      <w:pPr>
        <w:rPr>
          <w:ins w:id="16122" w:author="Rev 4 Allen Wirfs-Brock" w:date="2011-10-15T13:36:00Z"/>
        </w:rPr>
      </w:pPr>
      <w:bookmarkStart w:id="16123" w:name="_Toc375031194"/>
      <w:bookmarkStart w:id="16124" w:name="_Ref378392063"/>
      <w:bookmarkStart w:id="16125" w:name="_Toc381513707"/>
      <w:bookmarkStart w:id="16126" w:name="_Toc382202873"/>
      <w:bookmarkStart w:id="16127" w:name="_Toc382212229"/>
      <w:bookmarkStart w:id="16128" w:name="_Toc382212689"/>
      <w:bookmarkStart w:id="16129" w:name="_Toc382291574"/>
      <w:bookmarkStart w:id="16130" w:name="_Toc385672223"/>
      <w:bookmarkStart w:id="16131" w:name="_Toc393690326"/>
      <w:ins w:id="16132"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rsidR="008D4C49" w:rsidRPr="00E77497" w:rsidDel="001F7486" w:rsidRDefault="008D4C49" w:rsidP="00120381">
      <w:pPr>
        <w:pStyle w:val="Heading3"/>
        <w:numPr>
          <w:ilvl w:val="0"/>
          <w:numId w:val="0"/>
        </w:numPr>
        <w:rPr>
          <w:ins w:id="16133" w:author="Allen Wirfs-Brock" w:date="2011-07-01T15:44:00Z"/>
          <w:del w:id="16134" w:author="Rev 4 Allen Wirfs-Brock" w:date="2011-10-15T15:03:00Z"/>
        </w:rPr>
      </w:pPr>
      <w:ins w:id="16135" w:author="Allen Wirfs-Brock" w:date="2011-07-01T14:52:00Z">
        <w:del w:id="16136" w:author="Rev 4 Allen Wirfs-Brock" w:date="2011-10-15T15:03:00Z">
          <w:r w:rsidRPr="00E77497" w:rsidDel="001F7486">
            <w:delText>Supplemental Syntax</w:delText>
          </w:r>
        </w:del>
      </w:ins>
    </w:p>
    <w:p w:rsidR="004C4800" w:rsidRPr="00E77497" w:rsidDel="001F7486" w:rsidRDefault="004C4800" w:rsidP="00120381">
      <w:pPr>
        <w:pStyle w:val="Heading3"/>
        <w:numPr>
          <w:ilvl w:val="0"/>
          <w:numId w:val="0"/>
        </w:numPr>
        <w:rPr>
          <w:ins w:id="16137" w:author="Allen Wirfs-Brock" w:date="2011-07-01T14:52:00Z"/>
          <w:del w:id="16138" w:author="Rev 4 Allen Wirfs-Brock" w:date="2011-10-15T15:03:00Z"/>
        </w:rPr>
      </w:pPr>
      <w:ins w:id="16139" w:author="Allen Wirfs-Brock" w:date="2011-07-01T15:44:00Z">
        <w:del w:id="16140"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rsidR="008D4C49" w:rsidRPr="00E77497" w:rsidDel="001F7486" w:rsidRDefault="008D4C49" w:rsidP="00120381">
      <w:pPr>
        <w:pStyle w:val="Heading3"/>
        <w:numPr>
          <w:ilvl w:val="0"/>
          <w:numId w:val="0"/>
        </w:numPr>
        <w:rPr>
          <w:ins w:id="16141" w:author="Allen Wirfs-Brock" w:date="2011-07-01T14:52:00Z"/>
          <w:del w:id="16142" w:author="Rev 4 Allen Wirfs-Brock" w:date="2011-10-15T15:03:00Z"/>
        </w:rPr>
      </w:pPr>
      <w:ins w:id="16143" w:author="Allen Wirfs-Brock" w:date="2011-07-01T14:52:00Z">
        <w:del w:id="16144" w:author="Rev 4 Allen Wirfs-Brock" w:date="2011-10-15T15:03:00Z">
          <w:r w:rsidRPr="00E77497" w:rsidDel="001F7486">
            <w:delText xml:space="preserve">AssignmentPattern </w:delText>
          </w:r>
          <w:r w:rsidRPr="00E77497" w:rsidDel="001F7486">
            <w:rPr>
              <w:i/>
            </w:rPr>
            <w:delText>:</w:delText>
          </w:r>
        </w:del>
      </w:ins>
    </w:p>
    <w:p w:rsidR="008D4C49" w:rsidRPr="00E77497" w:rsidDel="001F7486" w:rsidRDefault="008D4C49" w:rsidP="00120381">
      <w:pPr>
        <w:pStyle w:val="Heading3"/>
        <w:numPr>
          <w:ilvl w:val="0"/>
          <w:numId w:val="0"/>
        </w:numPr>
        <w:rPr>
          <w:ins w:id="16145" w:author="Allen Wirfs-Brock" w:date="2011-07-01T14:52:00Z"/>
          <w:del w:id="16146" w:author="Rev 4 Allen Wirfs-Brock" w:date="2011-10-15T15:03:00Z"/>
          <w:rFonts w:ascii="Courier New" w:hAnsi="Courier New" w:cs="Courier New"/>
          <w:i/>
        </w:rPr>
      </w:pPr>
      <w:ins w:id="16147" w:author="Allen Wirfs-Brock" w:date="2011-07-01T14:52:00Z">
        <w:del w:id="16148"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rsidR="008D4C49" w:rsidRPr="00E77497" w:rsidDel="001F7486" w:rsidRDefault="008D4C49" w:rsidP="00120381">
      <w:pPr>
        <w:pStyle w:val="Heading3"/>
        <w:numPr>
          <w:ilvl w:val="0"/>
          <w:numId w:val="0"/>
        </w:numPr>
        <w:rPr>
          <w:ins w:id="16149" w:author="Allen Wirfs-Brock" w:date="2011-07-01T14:52:00Z"/>
          <w:del w:id="16150" w:author="Rev 4 Allen Wirfs-Brock" w:date="2011-10-15T15:03:00Z"/>
        </w:rPr>
      </w:pPr>
      <w:ins w:id="16151" w:author="Allen Wirfs-Brock" w:date="2011-07-01T14:52:00Z">
        <w:del w:id="16152" w:author="Rev 4 Allen Wirfs-Brock" w:date="2011-10-15T15:03:00Z">
          <w:r w:rsidRPr="00E77497" w:rsidDel="001F7486">
            <w:delText xml:space="preserve">ObjectAssignmentPattern </w:delText>
          </w:r>
          <w:r w:rsidRPr="00E77497" w:rsidDel="001F7486">
            <w:rPr>
              <w:i/>
            </w:rPr>
            <w:delText>:</w:delText>
          </w:r>
        </w:del>
      </w:ins>
    </w:p>
    <w:p w:rsidR="008D4C49" w:rsidRPr="00E77497" w:rsidDel="001F7486" w:rsidRDefault="008D4C49" w:rsidP="00120381">
      <w:pPr>
        <w:pStyle w:val="Heading3"/>
        <w:numPr>
          <w:ilvl w:val="0"/>
          <w:numId w:val="0"/>
        </w:numPr>
        <w:rPr>
          <w:ins w:id="16153" w:author="Allen Wirfs-Brock" w:date="2011-07-01T14:52:00Z"/>
          <w:del w:id="16154" w:author="Rev 4 Allen Wirfs-Brock" w:date="2011-10-15T15:03:00Z"/>
          <w:rFonts w:ascii="Courier New" w:hAnsi="Courier New" w:cs="Courier New"/>
          <w:i/>
        </w:rPr>
      </w:pPr>
      <w:ins w:id="16155" w:author="Allen Wirfs-Brock" w:date="2011-07-01T14:52:00Z">
        <w:del w:id="16156"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rsidR="008D4C49" w:rsidRPr="00E77497" w:rsidDel="001F7486" w:rsidRDefault="008D4C49" w:rsidP="00120381">
      <w:pPr>
        <w:pStyle w:val="Heading3"/>
        <w:numPr>
          <w:ilvl w:val="0"/>
          <w:numId w:val="0"/>
        </w:numPr>
        <w:rPr>
          <w:ins w:id="16157" w:author="Allen Wirfs-Brock" w:date="2011-07-01T14:52:00Z"/>
          <w:del w:id="16158" w:author="Rev 4 Allen Wirfs-Brock" w:date="2011-10-15T15:03:00Z"/>
        </w:rPr>
      </w:pPr>
      <w:ins w:id="16159" w:author="Allen Wirfs-Brock" w:date="2011-07-01T14:52:00Z">
        <w:del w:id="16160" w:author="Rev 4 Allen Wirfs-Brock" w:date="2011-10-15T15:03:00Z">
          <w:r w:rsidRPr="00E77497" w:rsidDel="001F7486">
            <w:delText xml:space="preserve">ArrayAssignmentPattern </w:delText>
          </w:r>
          <w:r w:rsidRPr="00E77497" w:rsidDel="001F7486">
            <w:rPr>
              <w:i/>
            </w:rPr>
            <w:delText>:</w:delText>
          </w:r>
        </w:del>
      </w:ins>
    </w:p>
    <w:p w:rsidR="008D4C49" w:rsidRPr="00E77497" w:rsidDel="001F7486" w:rsidRDefault="008D4C49" w:rsidP="00120381">
      <w:pPr>
        <w:pStyle w:val="Heading3"/>
        <w:numPr>
          <w:ilvl w:val="0"/>
          <w:numId w:val="0"/>
        </w:numPr>
        <w:rPr>
          <w:ins w:id="16161" w:author="Allen Wirfs-Brock" w:date="2011-07-01T14:52:00Z"/>
          <w:del w:id="16162" w:author="Rev 4 Allen Wirfs-Brock" w:date="2011-10-15T15:03:00Z"/>
          <w:rFonts w:ascii="Courier New" w:hAnsi="Courier New" w:cs="Courier New"/>
          <w:i/>
        </w:rPr>
      </w:pPr>
      <w:ins w:id="16163" w:author="Allen Wirfs-Brock" w:date="2011-07-01T14:52:00Z">
        <w:del w:id="16164"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rsidR="008D4C49" w:rsidRPr="00E77497" w:rsidDel="001F7486" w:rsidRDefault="008D4C49" w:rsidP="00120381">
      <w:pPr>
        <w:pStyle w:val="Heading3"/>
        <w:numPr>
          <w:ilvl w:val="0"/>
          <w:numId w:val="0"/>
        </w:numPr>
        <w:rPr>
          <w:ins w:id="16165" w:author="Allen Wirfs-Brock" w:date="2011-07-01T14:52:00Z"/>
          <w:del w:id="16166" w:author="Rev 4 Allen Wirfs-Brock" w:date="2011-10-15T15:03:00Z"/>
        </w:rPr>
      </w:pPr>
      <w:ins w:id="16167" w:author="Allen Wirfs-Brock" w:date="2011-07-01T14:52:00Z">
        <w:del w:id="16168" w:author="Rev 4 Allen Wirfs-Brock" w:date="2011-10-15T15:03:00Z">
          <w:r w:rsidRPr="00E77497" w:rsidDel="001F7486">
            <w:delText xml:space="preserve">AssignmentPropertyList </w:delText>
          </w:r>
          <w:r w:rsidRPr="00E77497" w:rsidDel="001F7486">
            <w:rPr>
              <w:i/>
            </w:rPr>
            <w:delText>:</w:delText>
          </w:r>
        </w:del>
      </w:ins>
    </w:p>
    <w:p w:rsidR="008D4C49" w:rsidRPr="00E77497" w:rsidDel="001F7486" w:rsidRDefault="008D4C49" w:rsidP="00120381">
      <w:pPr>
        <w:pStyle w:val="Heading3"/>
        <w:numPr>
          <w:ilvl w:val="0"/>
          <w:numId w:val="0"/>
        </w:numPr>
        <w:rPr>
          <w:ins w:id="16169" w:author="Allen Wirfs-Brock" w:date="2011-07-01T14:52:00Z"/>
          <w:del w:id="16170" w:author="Rev 4 Allen Wirfs-Brock" w:date="2011-10-15T15:03:00Z"/>
        </w:rPr>
      </w:pPr>
      <w:ins w:id="16171" w:author="Allen Wirfs-Brock" w:date="2011-07-01T14:52:00Z">
        <w:del w:id="16172"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rsidR="008D4C49" w:rsidRPr="00E77497" w:rsidDel="001F7486" w:rsidRDefault="008D4C49" w:rsidP="00120381">
      <w:pPr>
        <w:pStyle w:val="Heading3"/>
        <w:numPr>
          <w:ilvl w:val="0"/>
          <w:numId w:val="0"/>
        </w:numPr>
        <w:rPr>
          <w:ins w:id="16173" w:author="Allen Wirfs-Brock" w:date="2011-07-01T14:52:00Z"/>
          <w:del w:id="16174" w:author="Rev 4 Allen Wirfs-Brock" w:date="2011-10-15T15:03:00Z"/>
        </w:rPr>
      </w:pPr>
      <w:ins w:id="16175" w:author="Allen Wirfs-Brock" w:date="2011-07-01T14:52:00Z">
        <w:del w:id="16176" w:author="Rev 4 Allen Wirfs-Brock" w:date="2011-10-15T15:03:00Z">
          <w:r w:rsidRPr="00E77497" w:rsidDel="001F7486">
            <w:delText xml:space="preserve">AssignmentElementList </w:delText>
          </w:r>
          <w:r w:rsidRPr="00E77497" w:rsidDel="001F7486">
            <w:rPr>
              <w:i/>
            </w:rPr>
            <w:delText>:</w:delText>
          </w:r>
        </w:del>
      </w:ins>
    </w:p>
    <w:p w:rsidR="008D4C49" w:rsidRPr="00E77497" w:rsidDel="001F7486" w:rsidRDefault="008D4C49" w:rsidP="00120381">
      <w:pPr>
        <w:pStyle w:val="Heading3"/>
        <w:numPr>
          <w:ilvl w:val="0"/>
          <w:numId w:val="0"/>
        </w:numPr>
        <w:rPr>
          <w:ins w:id="16177" w:author="Allen Wirfs-Brock" w:date="2011-07-01T14:52:00Z"/>
          <w:del w:id="16178" w:author="Rev 4 Allen Wirfs-Brock" w:date="2011-10-15T15:03:00Z"/>
        </w:rPr>
      </w:pPr>
      <w:ins w:id="16179" w:author="Allen Wirfs-Brock" w:date="2011-07-01T14:52:00Z">
        <w:del w:id="16180"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rsidR="008D4C49" w:rsidRPr="00E77497" w:rsidDel="001F7486" w:rsidRDefault="008D4C49" w:rsidP="00120381">
      <w:pPr>
        <w:pStyle w:val="Heading3"/>
        <w:numPr>
          <w:ilvl w:val="0"/>
          <w:numId w:val="0"/>
        </w:numPr>
        <w:rPr>
          <w:ins w:id="16181" w:author="Allen Wirfs-Brock" w:date="2011-07-01T14:52:00Z"/>
          <w:del w:id="16182" w:author="Rev 4 Allen Wirfs-Brock" w:date="2011-10-15T15:03:00Z"/>
        </w:rPr>
      </w:pPr>
      <w:ins w:id="16183" w:author="Allen Wirfs-Brock" w:date="2011-07-01T14:52:00Z">
        <w:del w:id="16184" w:author="Rev 4 Allen Wirfs-Brock" w:date="2011-10-15T15:03:00Z">
          <w:r w:rsidRPr="00E77497" w:rsidDel="001F7486">
            <w:delText xml:space="preserve">AssignmentProperty </w:delText>
          </w:r>
          <w:r w:rsidRPr="00E77497" w:rsidDel="001F7486">
            <w:rPr>
              <w:i/>
            </w:rPr>
            <w:delText>:</w:delText>
          </w:r>
        </w:del>
      </w:ins>
    </w:p>
    <w:p w:rsidR="008D4C49" w:rsidRPr="00E77497" w:rsidDel="001F7486" w:rsidRDefault="008D4C49" w:rsidP="00120381">
      <w:pPr>
        <w:pStyle w:val="Heading3"/>
        <w:numPr>
          <w:ilvl w:val="0"/>
          <w:numId w:val="0"/>
        </w:numPr>
        <w:rPr>
          <w:ins w:id="16185" w:author="Allen Wirfs-Brock" w:date="2011-07-01T14:52:00Z"/>
          <w:del w:id="16186" w:author="Rev 4 Allen Wirfs-Brock" w:date="2011-10-15T15:03:00Z"/>
        </w:rPr>
      </w:pPr>
      <w:ins w:id="16187" w:author="Allen Wirfs-Brock" w:date="2011-07-01T14:52:00Z">
        <w:del w:id="16188"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rsidR="008D4C49" w:rsidRPr="00E77497" w:rsidDel="001F7486" w:rsidRDefault="008D4C49" w:rsidP="00120381">
      <w:pPr>
        <w:pStyle w:val="Heading3"/>
        <w:numPr>
          <w:ilvl w:val="0"/>
          <w:numId w:val="0"/>
        </w:numPr>
        <w:rPr>
          <w:ins w:id="16189" w:author="Allen Wirfs-Brock" w:date="2011-07-01T14:52:00Z"/>
          <w:del w:id="16190" w:author="Rev 4 Allen Wirfs-Brock" w:date="2011-10-15T15:03:00Z"/>
        </w:rPr>
      </w:pPr>
      <w:ins w:id="16191" w:author="Allen Wirfs-Brock" w:date="2011-07-01T14:52:00Z">
        <w:del w:id="16192" w:author="Rev 4 Allen Wirfs-Brock" w:date="2011-10-15T15:03:00Z">
          <w:r w:rsidRPr="00E77497" w:rsidDel="001F7486">
            <w:delText xml:space="preserve">AssignmentElement </w:delText>
          </w:r>
          <w:r w:rsidRPr="00E77497" w:rsidDel="001F7486">
            <w:rPr>
              <w:i/>
            </w:rPr>
            <w:delText>:</w:delText>
          </w:r>
        </w:del>
      </w:ins>
    </w:p>
    <w:p w:rsidR="008D4C49" w:rsidRPr="00E77497" w:rsidDel="001F7486" w:rsidRDefault="008D4C49" w:rsidP="00120381">
      <w:pPr>
        <w:pStyle w:val="Heading3"/>
        <w:numPr>
          <w:ilvl w:val="0"/>
          <w:numId w:val="0"/>
        </w:numPr>
        <w:rPr>
          <w:ins w:id="16193" w:author="Allen Wirfs-Brock" w:date="2011-07-01T14:52:00Z"/>
          <w:del w:id="16194" w:author="Rev 4 Allen Wirfs-Brock" w:date="2011-10-15T15:03:00Z"/>
        </w:rPr>
      </w:pPr>
      <w:ins w:id="16195" w:author="Allen Wirfs-Brock" w:date="2011-07-01T14:52:00Z">
        <w:del w:id="16196" w:author="Rev 4 Allen Wirfs-Brock" w:date="2011-10-15T15:03:00Z">
          <w:r w:rsidRPr="00E77497" w:rsidDel="001F7486">
            <w:rPr>
              <w:rFonts w:cs="Arial"/>
              <w:i/>
              <w:sz w:val="16"/>
              <w:szCs w:val="16"/>
            </w:rPr>
            <w:delText xml:space="preserve"> </w:delText>
          </w:r>
          <w:r w:rsidRPr="00E77497" w:rsidDel="001F7486">
            <w:delText>LeftHandSideExpression</w:delText>
          </w:r>
        </w:del>
      </w:ins>
    </w:p>
    <w:p w:rsidR="008D4C49" w:rsidRPr="00E77497" w:rsidDel="001F7486" w:rsidRDefault="008D4C49" w:rsidP="00120381">
      <w:pPr>
        <w:pStyle w:val="Heading3"/>
        <w:numPr>
          <w:ilvl w:val="0"/>
          <w:numId w:val="0"/>
        </w:numPr>
        <w:rPr>
          <w:ins w:id="16197" w:author="Allen Wirfs-Brock" w:date="2011-07-01T14:52:00Z"/>
          <w:del w:id="16198" w:author="Rev 4 Allen Wirfs-Brock" w:date="2011-10-15T15:03:00Z"/>
        </w:rPr>
      </w:pPr>
      <w:ins w:id="16199" w:author="Allen Wirfs-Brock" w:date="2011-07-01T14:52:00Z">
        <w:del w:id="16200" w:author="Rev 4 Allen Wirfs-Brock" w:date="2011-10-15T15:03:00Z">
          <w:r w:rsidRPr="00E77497" w:rsidDel="001F7486">
            <w:delText xml:space="preserve">AssignmentRestElement </w:delText>
          </w:r>
          <w:r w:rsidRPr="00E77497" w:rsidDel="001F7486">
            <w:rPr>
              <w:i/>
            </w:rPr>
            <w:delText>:</w:delText>
          </w:r>
        </w:del>
      </w:ins>
    </w:p>
    <w:p w:rsidR="004C02EF" w:rsidRPr="00E77497" w:rsidDel="001F7486" w:rsidRDefault="008D4C49" w:rsidP="00120381">
      <w:pPr>
        <w:pStyle w:val="Heading3"/>
        <w:numPr>
          <w:ilvl w:val="0"/>
          <w:numId w:val="0"/>
        </w:numPr>
        <w:rPr>
          <w:del w:id="16201" w:author="Rev 4 Allen Wirfs-Brock" w:date="2011-10-15T15:03:00Z"/>
        </w:rPr>
      </w:pPr>
      <w:ins w:id="16202" w:author="Allen Wirfs-Brock" w:date="2011-07-01T14:52:00Z">
        <w:del w:id="16203"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rsidR="007806CA" w:rsidRPr="00E77497" w:rsidRDefault="007806CA" w:rsidP="00120381">
      <w:pPr>
        <w:pStyle w:val="Heading3"/>
        <w:numPr>
          <w:ilvl w:val="0"/>
          <w:numId w:val="0"/>
        </w:numPr>
        <w:rPr>
          <w:ins w:id="16204" w:author="Rev 4 Allen Wirfs-Brock" w:date="2011-10-15T13:44:00Z"/>
        </w:rPr>
      </w:pPr>
      <w:bookmarkStart w:id="16205" w:name="_Toc339020390"/>
      <w:ins w:id="16206" w:author="Rev 4 Allen Wirfs-Brock" w:date="2011-10-15T13:44:00Z">
        <w:r w:rsidRPr="00E77497">
          <w:t>Static Semantics</w:t>
        </w:r>
        <w:bookmarkEnd w:id="16205"/>
      </w:ins>
    </w:p>
    <w:p w:rsidR="007806CA" w:rsidRPr="00E77497" w:rsidRDefault="00C9049C" w:rsidP="007806CA">
      <w:pPr>
        <w:rPr>
          <w:ins w:id="16207" w:author="Rev 4 Allen Wirfs-Brock" w:date="2011-10-15T13:44:00Z"/>
          <w:rFonts w:ascii="Helvetica" w:hAnsi="Helvetica"/>
          <w:b/>
        </w:rPr>
      </w:pPr>
      <w:ins w:id="16208" w:author="Rev 4 Allen Wirfs-Brock" w:date="2011-10-20T10:21:00Z">
        <w:r w:rsidRPr="00E77497">
          <w:rPr>
            <w:rFonts w:ascii="Helvetica" w:hAnsi="Helvetica"/>
            <w:b/>
          </w:rPr>
          <w:t xml:space="preserve">Static Semantics:  </w:t>
        </w:r>
      </w:ins>
      <w:ins w:id="16209" w:author="Rev 4 Allen Wirfs-Brock" w:date="2011-10-15T13:44:00Z">
        <w:r w:rsidR="007806CA" w:rsidRPr="00E77497">
          <w:rPr>
            <w:rFonts w:ascii="Helvetica" w:hAnsi="Helvetica"/>
            <w:b/>
          </w:rPr>
          <w:t>Early Errors</w:t>
        </w:r>
      </w:ins>
    </w:p>
    <w:p w:rsidR="001A5F8D" w:rsidRPr="00E77497" w:rsidDel="00B74C9A" w:rsidRDefault="001A5F8D" w:rsidP="001A5F8D">
      <w:pPr>
        <w:pStyle w:val="SyntaxRule"/>
        <w:rPr>
          <w:ins w:id="16210" w:author="Rev 4 Allen Wirfs-Brock" w:date="2011-10-15T13:57:00Z"/>
          <w:del w:id="16211" w:author="Rev 10 Allen Wirfs-Brock" w:date="2012-09-07T10:16:00Z"/>
          <w:rFonts w:ascii="Arial" w:hAnsi="Arial"/>
        </w:rPr>
      </w:pPr>
      <w:ins w:id="16212" w:author="Rev 4 Allen Wirfs-Brock" w:date="2011-10-15T13:57:00Z">
        <w:del w:id="16213" w:author="Rev 10 Allen Wirfs-Brock" w:date="2012-09-07T10:16:00Z">
          <w:r w:rsidRPr="00E77497" w:rsidDel="00B74C9A">
            <w:lastRenderedPageBreak/>
            <w:delText>AssignmentExpression</w:delText>
          </w:r>
          <w:r w:rsidRPr="00E77497" w:rsidDel="00B74C9A">
            <w:rPr>
              <w:rFonts w:ascii="Arial" w:hAnsi="Arial"/>
            </w:rPr>
            <w:delText xml:space="preserve"> </w:delText>
          </w:r>
          <w:r w:rsidRPr="00E77497" w:rsidDel="00B74C9A">
            <w:rPr>
              <w:rFonts w:ascii="Arial" w:hAnsi="Arial"/>
              <w:b/>
              <w:i w:val="0"/>
            </w:rPr>
            <w:delText>:</w:delText>
          </w:r>
        </w:del>
      </w:ins>
    </w:p>
    <w:p w:rsidR="001A5F8D" w:rsidRPr="00E77497" w:rsidDel="00B74C9A" w:rsidRDefault="001A5F8D" w:rsidP="001A5F8D">
      <w:pPr>
        <w:pStyle w:val="SyntaxDefinition"/>
        <w:rPr>
          <w:ins w:id="16214" w:author="Rev 4 Allen Wirfs-Brock" w:date="2011-10-15T13:57:00Z"/>
          <w:del w:id="16215" w:author="Rev 10 Allen Wirfs-Brock" w:date="2012-09-07T10:16:00Z"/>
        </w:rPr>
      </w:pPr>
      <w:ins w:id="16216" w:author="Rev 4 Allen Wirfs-Brock" w:date="2011-10-15T13:57:00Z">
        <w:del w:id="16217" w:author="Rev 10 Allen Wirfs-Brock" w:date="2012-09-07T10:16:00Z">
          <w:r w:rsidRPr="00E77497" w:rsidDel="00B74C9A">
            <w:delText>LeftHandSideExpression</w:delText>
          </w:r>
        </w:del>
      </w:ins>
      <w:ins w:id="16218" w:author="Rev 5 Allen Wirfs-Brock" w:date="2012-01-11T10:46:00Z">
        <w:del w:id="16219" w:author="Rev 10 Allen Wirfs-Brock" w:date="2012-09-07T10:16:00Z">
          <w:r w:rsidR="00795735" w:rsidDel="00B74C9A">
            <w:delText xml:space="preserve"> </w:delText>
          </w:r>
        </w:del>
      </w:ins>
      <w:ins w:id="16220" w:author="Rev 4 Allen Wirfs-Brock" w:date="2011-10-15T13:57:00Z">
        <w:del w:id="16221" w:author="Rev 10 Allen Wirfs-Brock" w:date="2012-09-07T10:16:00Z">
          <w:r w:rsidRPr="00E77497" w:rsidDel="00B74C9A">
            <w:delText xml:space="preserve"> </w:delText>
          </w:r>
          <w:r w:rsidRPr="00E77497" w:rsidDel="00B74C9A">
            <w:rPr>
              <w:rFonts w:ascii="Courier New" w:hAnsi="Courier New" w:cs="Courier New"/>
              <w:b/>
              <w:i w:val="0"/>
            </w:rPr>
            <w:delText>=</w:delText>
          </w:r>
          <w:r w:rsidRPr="00E77497" w:rsidDel="00B74C9A">
            <w:delText xml:space="preserve"> AssignmentExpression </w:delText>
          </w:r>
          <w:r w:rsidRPr="00E77497" w:rsidDel="00B74C9A">
            <w:br/>
            <w:delText>LeftHandSideExpression</w:delText>
          </w:r>
        </w:del>
      </w:ins>
      <w:ins w:id="16222" w:author="Allen Wirfs-Brock" w:date="2012-02-15T12:30:00Z">
        <w:del w:id="16223" w:author="Rev 10 Allen Wirfs-Brock" w:date="2012-09-07T10:16:00Z">
          <w:r w:rsidR="000C01A4" w:rsidDel="00B74C9A">
            <w:delText xml:space="preserve"> </w:delText>
          </w:r>
        </w:del>
      </w:ins>
      <w:ins w:id="16224" w:author="Rev 4 Allen Wirfs-Brock" w:date="2011-10-15T13:57:00Z">
        <w:del w:id="16225" w:author="Rev 10 Allen Wirfs-Brock" w:date="2012-09-07T10:16:00Z">
          <w:r w:rsidRPr="00E77497" w:rsidDel="00B74C9A">
            <w:delText xml:space="preserve"> AssignmentOperator AssignmentExpression</w:delText>
          </w:r>
        </w:del>
      </w:ins>
    </w:p>
    <w:p w:rsidR="004C02EF" w:rsidRPr="00E77497" w:rsidDel="00B74C9A" w:rsidRDefault="004C02EF" w:rsidP="000C0445">
      <w:pPr>
        <w:pStyle w:val="Syntax"/>
        <w:numPr>
          <w:ilvl w:val="0"/>
          <w:numId w:val="737"/>
        </w:numPr>
        <w:rPr>
          <w:del w:id="16226" w:author="Rev 10 Allen Wirfs-Brock" w:date="2012-09-07T10:16:00Z"/>
        </w:rPr>
      </w:pPr>
      <w:del w:id="16227" w:author="Rev 10 Allen Wirfs-Brock" w:date="2012-09-07T10:16:00Z">
        <w:r w:rsidRPr="00E77497" w:rsidDel="00B74C9A">
          <w:delText>Semantics</w:delText>
        </w:r>
      </w:del>
    </w:p>
    <w:p w:rsidR="004C02EF" w:rsidRPr="00E77497" w:rsidDel="00B74C9A" w:rsidRDefault="004C02EF" w:rsidP="000C0445">
      <w:pPr>
        <w:pStyle w:val="Heading3"/>
        <w:numPr>
          <w:ilvl w:val="0"/>
          <w:numId w:val="737"/>
        </w:numPr>
        <w:rPr>
          <w:del w:id="16228" w:author="Rev 10 Allen Wirfs-Brock" w:date="2012-09-07T10:16:00Z"/>
        </w:rPr>
      </w:pPr>
      <w:bookmarkStart w:id="16229" w:name="_Toc472818871"/>
      <w:bookmarkStart w:id="16230" w:name="_Toc235503445"/>
      <w:bookmarkStart w:id="16231" w:name="_Toc241509220"/>
      <w:bookmarkStart w:id="16232" w:name="_Toc244416707"/>
      <w:bookmarkStart w:id="16233" w:name="_Toc276631071"/>
      <w:del w:id="16234" w:author="Rev 10 Allen Wirfs-Brock" w:date="2012-09-07T10:16:00Z">
        <w:r w:rsidRPr="00E77497" w:rsidDel="00B74C9A">
          <w:delText>11.13.1</w:delText>
        </w:r>
        <w:r w:rsidRPr="00E77497" w:rsidDel="00B74C9A">
          <w:tab/>
          <w:delText xml:space="preserve">Simple Assignment ( </w:delText>
        </w:r>
        <w:r w:rsidRPr="00E77497" w:rsidDel="00B74C9A">
          <w:rPr>
            <w:rFonts w:ascii="Courier New" w:hAnsi="Courier New"/>
          </w:rPr>
          <w:delText>=</w:delText>
        </w:r>
        <w:r w:rsidRPr="00E77497" w:rsidDel="00B74C9A">
          <w:delText xml:space="preserve"> </w:delText>
        </w:r>
        <w:bookmarkEnd w:id="16123"/>
        <w:bookmarkEnd w:id="16124"/>
        <w:bookmarkEnd w:id="16125"/>
        <w:bookmarkEnd w:id="16126"/>
        <w:bookmarkEnd w:id="16127"/>
        <w:bookmarkEnd w:id="16128"/>
        <w:bookmarkEnd w:id="16129"/>
        <w:bookmarkEnd w:id="16130"/>
        <w:bookmarkEnd w:id="16131"/>
        <w:r w:rsidRPr="00E77497" w:rsidDel="00B74C9A">
          <w:delText>)</w:delText>
        </w:r>
        <w:bookmarkEnd w:id="16229"/>
        <w:bookmarkEnd w:id="16230"/>
        <w:bookmarkEnd w:id="16231"/>
        <w:bookmarkEnd w:id="16232"/>
        <w:bookmarkEnd w:id="16233"/>
      </w:del>
    </w:p>
    <w:p w:rsidR="004C0865" w:rsidRPr="00E77497" w:rsidDel="00B74C9A" w:rsidRDefault="004C0865" w:rsidP="000C0445">
      <w:pPr>
        <w:numPr>
          <w:ilvl w:val="0"/>
          <w:numId w:val="737"/>
        </w:numPr>
        <w:rPr>
          <w:ins w:id="16235" w:author="Allen Wirfs-Brock" w:date="2011-07-01T14:54:00Z"/>
          <w:del w:id="16236" w:author="Rev 10 Allen Wirfs-Brock" w:date="2012-09-07T10:16:00Z"/>
        </w:rPr>
      </w:pPr>
      <w:ins w:id="16237" w:author="Allen Wirfs-Brock" w:date="2011-07-01T14:54:00Z">
        <w:del w:id="16238" w:author="Rev 10 Allen Wirfs-Brock" w:date="2012-09-07T10:16:00Z">
          <w:r w:rsidRPr="00E77497" w:rsidDel="00B74C9A">
            <w:delText xml:space="preserve">The static semantics of </w:delText>
          </w:r>
          <w:r w:rsidRPr="00E77497" w:rsidDel="00B74C9A">
            <w:rPr>
              <w:rStyle w:val="bnf"/>
            </w:rPr>
            <w:delText>AssignmentExpression</w:delText>
          </w:r>
          <w:r w:rsidRPr="00E77497" w:rsidDel="00B74C9A">
            <w:delText xml:space="preserve"> </w:delText>
          </w:r>
          <w:r w:rsidRPr="00E77497" w:rsidDel="00B74C9A">
            <w:rPr>
              <w:b/>
            </w:rPr>
            <w:delText>:</w:delText>
          </w:r>
          <w:r w:rsidRPr="00E77497" w:rsidDel="00B74C9A">
            <w:delText xml:space="preserve"> </w:delText>
          </w:r>
          <w:r w:rsidRPr="00E77497" w:rsidDel="00B74C9A">
            <w:rPr>
              <w:rStyle w:val="bnf"/>
            </w:rPr>
            <w:delText>LeftHandSideExpression</w:delText>
          </w:r>
          <w:r w:rsidRPr="00E77497" w:rsidDel="00B74C9A">
            <w:delText xml:space="preserve"> </w:delText>
          </w:r>
          <w:r w:rsidRPr="00E77497" w:rsidDel="00B74C9A">
            <w:rPr>
              <w:rFonts w:ascii="Courier New" w:hAnsi="Courier New"/>
              <w:b/>
            </w:rPr>
            <w:delText>=</w:delText>
          </w:r>
          <w:r w:rsidRPr="00E77497" w:rsidDel="00B74C9A">
            <w:delText xml:space="preserve"> </w:delText>
          </w:r>
          <w:r w:rsidRPr="00E77497" w:rsidDel="00B74C9A">
            <w:rPr>
              <w:rStyle w:val="bnf"/>
            </w:rPr>
            <w:delText xml:space="preserve">AssignmentExpression </w:delText>
          </w:r>
          <w:r w:rsidRPr="00E77497" w:rsidDel="00B74C9A">
            <w:delText>are:</w:delText>
          </w:r>
        </w:del>
      </w:ins>
    </w:p>
    <w:p w:rsidR="004C0865" w:rsidRPr="00E77497" w:rsidDel="00B74C9A" w:rsidRDefault="004C0865" w:rsidP="000C0445">
      <w:pPr>
        <w:numPr>
          <w:ilvl w:val="0"/>
          <w:numId w:val="737"/>
        </w:numPr>
        <w:spacing w:after="0"/>
        <w:rPr>
          <w:ins w:id="16239" w:author="Allen Wirfs-Brock" w:date="2011-07-01T14:54:00Z"/>
          <w:del w:id="16240" w:author="Rev 10 Allen Wirfs-Brock" w:date="2012-09-07T10:14:00Z"/>
        </w:rPr>
      </w:pPr>
      <w:ins w:id="16241" w:author="Allen Wirfs-Brock" w:date="2011-07-01T14:54:00Z">
        <w:del w:id="16242"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strict code and </w:delText>
          </w:r>
          <w:r w:rsidRPr="00E77497" w:rsidDel="00B74C9A">
            <w:rPr>
              <w:rStyle w:val="bnf"/>
            </w:rPr>
            <w:delText>LeftHandSideExpression</w:delText>
          </w:r>
          <w:r w:rsidRPr="00E77497" w:rsidDel="00B74C9A">
            <w:delText xml:space="preserve"> is the </w:delText>
          </w:r>
          <w:r w:rsidRPr="00E77497" w:rsidDel="00B74C9A">
            <w:rPr>
              <w:rStyle w:val="bnf"/>
            </w:rPr>
            <w:delText>Identif</w:delText>
          </w:r>
        </w:del>
      </w:ins>
      <w:ins w:id="16243" w:author="Rev 3 Allen Wirfs-Brock" w:date="2011-08-30T11:17:00Z">
        <w:del w:id="16244" w:author="Rev 10 Allen Wirfs-Brock" w:date="2012-09-07T10:14:00Z">
          <w:r w:rsidR="00E85BAD" w:rsidRPr="00E77497" w:rsidDel="00B74C9A">
            <w:rPr>
              <w:rStyle w:val="bnf"/>
            </w:rPr>
            <w:delText>i</w:delText>
          </w:r>
        </w:del>
      </w:ins>
      <w:ins w:id="16245" w:author="Allen Wirfs-Brock" w:date="2011-07-01T14:54:00Z">
        <w:del w:id="16246" w:author="Rev 10 Allen Wirfs-Brock" w:date="2012-09-07T10:14:00Z">
          <w:r w:rsidRPr="00E77497" w:rsidDel="00B74C9A">
            <w:rPr>
              <w:rStyle w:val="bnf"/>
            </w:rPr>
            <w:delText>er</w:delText>
          </w:r>
          <w:r w:rsidRPr="00E77497" w:rsidDel="00B74C9A">
            <w:delText xml:space="preserve"> </w:delText>
          </w:r>
          <w:r w:rsidRPr="00E77497" w:rsidDel="00B74C9A">
            <w:rPr>
              <w:rFonts w:ascii="Courier New" w:hAnsi="Courier New" w:cs="Courier New"/>
              <w:b/>
            </w:rPr>
            <w:delText>eval</w:delText>
          </w:r>
          <w:r w:rsidRPr="00E77497" w:rsidDel="00B74C9A">
            <w:delText xml:space="preserve"> or the </w:delText>
          </w:r>
          <w:r w:rsidRPr="00E77497" w:rsidDel="00B74C9A">
            <w:rPr>
              <w:rStyle w:val="bnf"/>
            </w:rPr>
            <w:delText>Identif</w:delText>
          </w:r>
        </w:del>
      </w:ins>
      <w:ins w:id="16247" w:author="Rev 3 Allen Wirfs-Brock" w:date="2011-08-30T11:17:00Z">
        <w:del w:id="16248" w:author="Rev 10 Allen Wirfs-Brock" w:date="2012-09-07T10:14:00Z">
          <w:r w:rsidR="00E85BAD" w:rsidRPr="00E77497" w:rsidDel="00B74C9A">
            <w:rPr>
              <w:rStyle w:val="bnf"/>
            </w:rPr>
            <w:delText>i</w:delText>
          </w:r>
        </w:del>
      </w:ins>
      <w:ins w:id="16249" w:author="Allen Wirfs-Brock" w:date="2011-07-01T14:54:00Z">
        <w:del w:id="16250" w:author="Rev 10 Allen Wirfs-Brock" w:date="2012-09-07T10:14:00Z">
          <w:r w:rsidRPr="00E77497" w:rsidDel="00B74C9A">
            <w:rPr>
              <w:rStyle w:val="bnf"/>
            </w:rPr>
            <w:delText xml:space="preserve">er </w:delText>
          </w:r>
          <w:r w:rsidRPr="00E77497" w:rsidDel="00B74C9A">
            <w:rPr>
              <w:rFonts w:ascii="Courier New" w:hAnsi="Courier New" w:cs="Courier New"/>
              <w:b/>
            </w:rPr>
            <w:delText>arguments</w:delText>
          </w:r>
          <w:r w:rsidRPr="00E77497" w:rsidDel="00B74C9A">
            <w:delText>.</w:delText>
          </w:r>
        </w:del>
      </w:ins>
    </w:p>
    <w:p w:rsidR="004C0865" w:rsidRPr="00E77497" w:rsidDel="00B74C9A" w:rsidRDefault="004C0865" w:rsidP="000C0445">
      <w:pPr>
        <w:numPr>
          <w:ilvl w:val="0"/>
          <w:numId w:val="737"/>
        </w:numPr>
        <w:spacing w:after="0"/>
        <w:rPr>
          <w:ins w:id="16251" w:author="Allen Wirfs-Brock" w:date="2011-07-01T14:54:00Z"/>
          <w:del w:id="16252" w:author="Rev 10 Allen Wirfs-Brock" w:date="2012-09-07T10:14:00Z"/>
        </w:rPr>
      </w:pPr>
      <w:ins w:id="16253" w:author="Allen Wirfs-Brock" w:date="2011-07-01T14:54:00Z">
        <w:del w:id="16254"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the </w:delText>
          </w:r>
          <w:r w:rsidRPr="00E77497" w:rsidDel="00B74C9A">
            <w:rPr>
              <w:rStyle w:val="bnf"/>
            </w:rPr>
            <w:delText>Identifier</w:delText>
          </w:r>
          <w:r w:rsidRPr="00E77497" w:rsidDel="00B74C9A">
            <w:delText xml:space="preserve"> </w:delText>
          </w:r>
          <w:r w:rsidRPr="00E77497" w:rsidDel="00B74C9A">
            <w:rPr>
              <w:rFonts w:ascii="Courier New" w:hAnsi="Courier New" w:cs="Courier New"/>
              <w:b/>
            </w:rPr>
            <w:delText>this</w:delText>
          </w:r>
          <w:r w:rsidRPr="00E77497" w:rsidDel="00B74C9A">
            <w:delText xml:space="preserve"> or the </w:delText>
          </w:r>
          <w:r w:rsidRPr="00E77497" w:rsidDel="00B74C9A">
            <w:rPr>
              <w:rStyle w:val="bnf"/>
            </w:rPr>
            <w:delText xml:space="preserve">Identifer </w:delText>
          </w:r>
          <w:r w:rsidRPr="00E77497" w:rsidDel="00B74C9A">
            <w:rPr>
              <w:rFonts w:ascii="Courier New" w:hAnsi="Courier New" w:cs="Courier New"/>
              <w:b/>
            </w:rPr>
            <w:delText>super</w:delText>
          </w:r>
          <w:r w:rsidRPr="00E77497" w:rsidDel="00B74C9A">
            <w:delText>.</w:delText>
          </w:r>
        </w:del>
      </w:ins>
    </w:p>
    <w:p w:rsidR="004C0865" w:rsidRPr="00E77497" w:rsidDel="00B74C9A" w:rsidRDefault="004C0865" w:rsidP="000C0445">
      <w:pPr>
        <w:numPr>
          <w:ilvl w:val="0"/>
          <w:numId w:val="737"/>
        </w:numPr>
        <w:spacing w:after="0"/>
        <w:rPr>
          <w:ins w:id="16255" w:author="Allen Wirfs-Brock" w:date="2011-07-01T14:54:00Z"/>
          <w:del w:id="16256" w:author="Rev 10 Allen Wirfs-Brock" w:date="2012-09-07T10:14:00Z"/>
        </w:rPr>
      </w:pPr>
      <w:ins w:id="16257" w:author="Allen Wirfs-Brock" w:date="2011-07-01T14:54:00Z">
        <w:del w:id="16258"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a </w:delText>
          </w:r>
          <w:r w:rsidRPr="00E77497" w:rsidDel="00B74C9A">
            <w:rPr>
              <w:rStyle w:val="bnf"/>
            </w:rPr>
            <w:delText xml:space="preserve">Literal </w:delText>
          </w:r>
          <w:r w:rsidRPr="00E77497" w:rsidDel="00B74C9A">
            <w:delText xml:space="preserve">or a </w:delText>
          </w:r>
          <w:r w:rsidRPr="00E77497" w:rsidDel="00B74C9A">
            <w:rPr>
              <w:rStyle w:val="bnf"/>
            </w:rPr>
            <w:delText>FunctionExpression</w:delText>
          </w:r>
          <w:r w:rsidRPr="00E77497" w:rsidDel="00B74C9A">
            <w:delText>.</w:delText>
          </w:r>
        </w:del>
      </w:ins>
    </w:p>
    <w:p w:rsidR="004C0865" w:rsidRPr="00E77497" w:rsidDel="00B74C9A" w:rsidRDefault="004C0865" w:rsidP="000C0445">
      <w:pPr>
        <w:numPr>
          <w:ilvl w:val="0"/>
          <w:numId w:val="737"/>
        </w:numPr>
        <w:spacing w:after="0"/>
        <w:rPr>
          <w:ins w:id="16259" w:author="Allen Wirfs-Brock" w:date="2011-07-01T14:54:00Z"/>
          <w:del w:id="16260" w:author="Rev 10 Allen Wirfs-Brock" w:date="2012-09-07T10:14:00Z"/>
        </w:rPr>
      </w:pPr>
      <w:ins w:id="16261" w:author="Allen Wirfs-Brock" w:date="2011-07-01T14:54:00Z">
        <w:del w:id="16262"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an </w:delText>
          </w:r>
          <w:r w:rsidRPr="00E77497" w:rsidDel="00B74C9A">
            <w:rPr>
              <w:rStyle w:val="bnf"/>
            </w:rPr>
            <w:delText xml:space="preserve">Identifier </w:delText>
          </w:r>
          <w:r w:rsidRPr="000C0445" w:rsidDel="00B74C9A">
            <w:delText xml:space="preserve">that </w:delText>
          </w:r>
        </w:del>
      </w:ins>
      <w:ins w:id="16263" w:author="Rev 8 Allen Wirfs-Brock" w:date="2012-06-12T16:55:00Z">
        <w:del w:id="16264" w:author="Rev 10 Allen Wirfs-Brock" w:date="2012-09-07T10:14:00Z">
          <w:r w:rsidR="000C0445" w:rsidRPr="000C0445" w:rsidDel="00B74C9A">
            <w:delText xml:space="preserve">can be </w:delText>
          </w:r>
        </w:del>
      </w:ins>
      <w:ins w:id="16265" w:author="Allen Wirfs-Brock" w:date="2011-07-01T14:54:00Z">
        <w:del w:id="16266" w:author="Rev 10 Allen Wirfs-Brock" w:date="2012-09-07T10:14:00Z">
          <w:r w:rsidRPr="000C0445" w:rsidDel="00B74C9A">
            <w:delText>does not statically</w:delText>
          </w:r>
        </w:del>
      </w:ins>
      <w:ins w:id="16267" w:author="Rev 8 Allen Wirfs-Brock" w:date="2012-06-12T16:56:00Z">
        <w:del w:id="16268" w:author="Rev 10 Allen Wirfs-Brock" w:date="2012-09-07T10:14:00Z">
          <w:r w:rsidR="000C0445" w:rsidRPr="000C0445" w:rsidDel="00B74C9A">
            <w:delText xml:space="preserve"> determined to always</w:delText>
          </w:r>
        </w:del>
      </w:ins>
      <w:ins w:id="16269" w:author="Allen Wirfs-Brock" w:date="2011-07-01T14:54:00Z">
        <w:del w:id="16270" w:author="Rev 10 Allen Wirfs-Brock" w:date="2012-09-07T10:14:00Z">
          <w:r w:rsidRPr="000C0445" w:rsidDel="00B74C9A">
            <w:delText xml:space="preserve"> resolve</w:delText>
          </w:r>
        </w:del>
      </w:ins>
      <w:ins w:id="16271" w:author="Rev 6 Allen Wirfs-Brock" w:date="2012-01-26T14:59:00Z">
        <w:del w:id="16272" w:author="Rev 10 Allen Wirfs-Brock" w:date="2012-09-07T10:14:00Z">
          <w:r w:rsidR="00F144A1" w:rsidRPr="000C0445" w:rsidDel="00B74C9A">
            <w:delText>s</w:delText>
          </w:r>
        </w:del>
      </w:ins>
      <w:ins w:id="16273" w:author="Allen Wirfs-Brock" w:date="2011-07-01T14:54:00Z">
        <w:del w:id="16274" w:author="Rev 10 Allen Wirfs-Brock" w:date="2012-09-07T10:14:00Z">
          <w:r w:rsidRPr="000C0445" w:rsidDel="00B74C9A">
            <w:delText xml:space="preserve"> to a declarative environment record binding or</w:delText>
          </w:r>
        </w:del>
      </w:ins>
      <w:ins w:id="16275" w:author="Rev 6 Allen Wirfs-Brock" w:date="2012-01-26T14:59:00Z">
        <w:del w:id="16276" w:author="Rev 10 Allen Wirfs-Brock" w:date="2012-09-07T10:14:00Z">
          <w:r w:rsidR="00F144A1" w:rsidRPr="000C0445" w:rsidDel="00B74C9A">
            <w:delText>and</w:delText>
          </w:r>
        </w:del>
      </w:ins>
      <w:ins w:id="16277" w:author="Allen Wirfs-Brock" w:date="2011-07-01T14:54:00Z">
        <w:del w:id="16278" w:author="Rev 10 Allen Wirfs-Brock" w:date="2012-09-07T10:14:00Z">
          <w:r w:rsidRPr="000C0445" w:rsidDel="00B74C9A">
            <w:delText xml:space="preserve"> if the resolved binding </w:delText>
          </w:r>
        </w:del>
      </w:ins>
      <w:ins w:id="16279" w:author="Rev 4 Allen Wirfs-Brock" w:date="2011-10-15T14:06:00Z">
        <w:del w:id="16280" w:author="Rev 10 Allen Wirfs-Brock" w:date="2012-09-07T10:14:00Z">
          <w:r w:rsidR="00520E07" w:rsidRPr="000C0445" w:rsidDel="00B74C9A">
            <w:delText xml:space="preserve">is </w:delText>
          </w:r>
        </w:del>
      </w:ins>
      <w:ins w:id="16281" w:author="Allen Wirfs-Brock" w:date="2011-07-01T14:54:00Z">
        <w:del w:id="16282" w:author="Rev 10 Allen Wirfs-Brock" w:date="2012-09-07T10:14:00Z">
          <w:r w:rsidRPr="000C0445" w:rsidDel="00B74C9A">
            <w:delText>an immutable binding.</w:delText>
          </w:r>
        </w:del>
      </w:ins>
    </w:p>
    <w:p w:rsidR="004C0865" w:rsidRPr="00E77497" w:rsidDel="00B74C9A" w:rsidRDefault="004C0865" w:rsidP="000C0445">
      <w:pPr>
        <w:numPr>
          <w:ilvl w:val="0"/>
          <w:numId w:val="737"/>
        </w:numPr>
        <w:spacing w:after="220"/>
        <w:rPr>
          <w:ins w:id="16283" w:author="Rev 4 Allen Wirfs-Brock" w:date="2011-10-15T14:11:00Z"/>
          <w:del w:id="16284" w:author="Rev 10 Allen Wirfs-Brock" w:date="2012-09-07T10:16:00Z"/>
        </w:rPr>
      </w:pPr>
      <w:ins w:id="16285" w:author="Allen Wirfs-Brock" w:date="2011-07-01T14:54:00Z">
        <w:del w:id="16286" w:author="Rev 10 Allen Wirfs-Brock" w:date="2012-09-07T10:16:00Z">
          <w:r w:rsidRPr="00E77497" w:rsidDel="00B74C9A">
            <w:delText xml:space="preserve">It is a Syntax Error if the </w:delText>
          </w:r>
          <w:r w:rsidRPr="00E77497" w:rsidDel="00B74C9A">
            <w:rPr>
              <w:rStyle w:val="bnf"/>
            </w:rPr>
            <w:delText>LeftHandSideExpression</w:delText>
          </w:r>
          <w:r w:rsidRPr="00E77497" w:rsidDel="00B74C9A">
            <w:delText xml:space="preserve"> is </w:delText>
          </w:r>
          <w:r w:rsidRPr="00E77497" w:rsidDel="00B74C9A">
            <w:rPr>
              <w:rStyle w:val="bnf"/>
            </w:rPr>
            <w:delText xml:space="preserve">PrimaryExpression </w:delText>
          </w:r>
          <w:r w:rsidRPr="00E77497" w:rsidDel="00B74C9A">
            <w:rPr>
              <w:rStyle w:val="bnf"/>
              <w:i w:val="0"/>
            </w:rPr>
            <w:delText xml:space="preserve">: </w:delText>
          </w:r>
          <w:r w:rsidRPr="00E77497" w:rsidDel="00B74C9A">
            <w:rPr>
              <w:rStyle w:val="bnf"/>
              <w:rFonts w:ascii="Courier New" w:hAnsi="Courier New" w:cs="Courier New"/>
              <w:b/>
              <w:i w:val="0"/>
            </w:rPr>
            <w:delText>(</w:delText>
          </w:r>
          <w:r w:rsidRPr="00E77497" w:rsidDel="00B74C9A">
            <w:rPr>
              <w:rStyle w:val="bnf"/>
            </w:rPr>
            <w:delText xml:space="preserve"> Expression</w:delText>
          </w:r>
          <w:r w:rsidRPr="00E77497" w:rsidDel="00B74C9A">
            <w:rPr>
              <w:rFonts w:ascii="Courier New" w:hAnsi="Courier New" w:cs="Courier New"/>
              <w:b/>
            </w:rPr>
            <w:delText xml:space="preserve"> ) </w:delText>
          </w:r>
          <w:r w:rsidRPr="00E77497" w:rsidDel="00B74C9A">
            <w:delText xml:space="preserve">and </w:delText>
          </w:r>
          <w:r w:rsidRPr="00E77497" w:rsidDel="00B74C9A">
            <w:rPr>
              <w:rStyle w:val="bnf"/>
            </w:rPr>
            <w:delText>Expression</w:delText>
          </w:r>
          <w:r w:rsidRPr="00E77497" w:rsidDel="00B74C9A">
            <w:delText xml:space="preserve"> </w:delText>
          </w:r>
        </w:del>
        <w:del w:id="16287" w:author="Rev 10 Allen Wirfs-Brock" w:date="2012-09-06T19:47:00Z">
          <w:r w:rsidRPr="00E77497" w:rsidDel="00A74D2A">
            <w:delText>derived</w:delText>
          </w:r>
        </w:del>
        <w:del w:id="16288" w:author="Rev 10 Allen Wirfs-Brock" w:date="2012-09-07T10:16:00Z">
          <w:r w:rsidRPr="00E77497" w:rsidDel="00B74C9A">
            <w:delText xml:space="preserve"> a</w:delText>
          </w:r>
        </w:del>
        <w:del w:id="16289" w:author="Rev 10 Allen Wirfs-Brock" w:date="2012-09-06T19:46:00Z">
          <w:r w:rsidRPr="00E77497" w:rsidDel="00A74D2A">
            <w:delText xml:space="preserve"> </w:delText>
          </w:r>
        </w:del>
        <w:del w:id="16290" w:author="Rev 10 Allen Wirfs-Brock" w:date="2012-09-07T10:16:00Z">
          <w:r w:rsidRPr="00E77497" w:rsidDel="00B74C9A">
            <w:delText xml:space="preserve">production that would produce a Syntax Error according to </w:delText>
          </w:r>
        </w:del>
        <w:del w:id="16291" w:author="Rev 10 Allen Wirfs-Brock" w:date="2012-09-07T08:34:00Z">
          <w:r w:rsidRPr="00E77497" w:rsidDel="002E6EE7">
            <w:delText>these</w:delText>
          </w:r>
        </w:del>
        <w:del w:id="16292" w:author="Rev 10 Allen Wirfs-Brock" w:date="2012-09-07T10:16:00Z">
          <w:r w:rsidRPr="00E77497" w:rsidDel="00B74C9A">
            <w:delText xml:space="preserve"> rules. This rule is recursively applied.</w:delText>
          </w:r>
        </w:del>
      </w:ins>
    </w:p>
    <w:p w:rsidR="00520E07" w:rsidRPr="00E77497" w:rsidRDefault="00520E07" w:rsidP="00120381">
      <w:pPr>
        <w:pStyle w:val="SyntaxRule"/>
        <w:spacing w:after="220"/>
        <w:jc w:val="left"/>
        <w:rPr>
          <w:ins w:id="16293" w:author="Allen Wirfs-Brock" w:date="2011-07-01T14:54:00Z"/>
          <w:rFonts w:ascii="Arial" w:hAnsi="Arial"/>
        </w:rPr>
      </w:pPr>
      <w:ins w:id="16294"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16295" w:author="Rev 4 Allen Wirfs-Brock" w:date="2011-10-15T14:12:00Z">
        <w:r w:rsidRPr="00E77497">
          <w:rPr>
            <w:rFonts w:ascii="Arial" w:hAnsi="Arial"/>
            <w:b/>
            <w:i w:val="0"/>
          </w:rPr>
          <w:t xml:space="preserve"> </w:t>
        </w:r>
      </w:ins>
      <w:ins w:id="16296" w:author="Rev 4 Allen Wirfs-Brock" w:date="2011-10-15T14:11:00Z">
        <w:r w:rsidRPr="00E77497">
          <w:t>LeftHandSideExpression</w:t>
        </w:r>
      </w:ins>
      <w:ins w:id="16297" w:author="Allen Wirfs-Brock" w:date="2012-02-15T12:44:00Z">
        <w:r w:rsidR="00C11D93">
          <w:t xml:space="preserve"> </w:t>
        </w:r>
      </w:ins>
      <w:ins w:id="16298"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rsidR="007108A2" w:rsidRDefault="007108A2" w:rsidP="008625A5">
      <w:pPr>
        <w:numPr>
          <w:ilvl w:val="0"/>
          <w:numId w:val="737"/>
        </w:numPr>
        <w:contextualSpacing/>
        <w:rPr>
          <w:ins w:id="16299" w:author="Rev 10 Allen Wirfs-Brock" w:date="2012-09-26T16:24:00Z"/>
        </w:rPr>
      </w:pPr>
      <w:ins w:id="16300" w:author="Rev 10 Allen Wirfs-Brock" w:date="2012-09-26T16:22:00Z">
        <w:r>
          <w:t>It is a Syntax Error</w:t>
        </w:r>
      </w:ins>
      <w:ins w:id="16301" w:author="Rev 11 Allen Wirfs-Brock" w:date="2012-10-25T15:47:00Z">
        <w:r w:rsidR="007B3D06">
          <w:t xml:space="preserve"> if</w:t>
        </w:r>
      </w:ins>
      <w:ins w:id="16302" w:author="Rev 10 Allen Wirfs-Brock" w:date="2012-09-26T16:19:00Z">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ins>
      <w:ins w:id="16303" w:author="Rev 10 Allen Wirfs-Brock" w:date="2012-09-26T16:22:00Z">
        <w:r>
          <w:t xml:space="preserve">and </w:t>
        </w:r>
      </w:ins>
      <w:ins w:id="16304" w:author="Rev 10 Allen Wirfs-Brock" w:date="2012-09-26T16:23:00Z">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ins>
      <w:ins w:id="16305" w:author="Rev 10 Allen Wirfs-Brock" w:date="2012-09-26T16:24:00Z">
        <w:r w:rsidRPr="00F46CA1">
          <w:rPr>
            <w:rFonts w:ascii="Times New Roman" w:hAnsi="Times New Roman"/>
            <w:i/>
          </w:rPr>
          <w:t>AssignmentPattern</w:t>
        </w:r>
        <w:r w:rsidRPr="00E77497">
          <w:t xml:space="preserve"> </w:t>
        </w:r>
      </w:ins>
      <w:ins w:id="16306" w:author="Rev 10 Allen Wirfs-Brock" w:date="2012-09-26T16:23:00Z">
        <w:r w:rsidRPr="00E77497">
          <w:t>as the goal symbol.</w:t>
        </w:r>
      </w:ins>
    </w:p>
    <w:p w:rsidR="007108A2" w:rsidRDefault="007108A2" w:rsidP="007108A2">
      <w:pPr>
        <w:numPr>
          <w:ilvl w:val="0"/>
          <w:numId w:val="737"/>
        </w:numPr>
        <w:contextualSpacing/>
        <w:rPr>
          <w:ins w:id="16307" w:author="Rev 10 Allen Wirfs-Brock" w:date="2012-09-26T16:25:00Z"/>
        </w:rPr>
      </w:pPr>
      <w:ins w:id="16308" w:author="Rev 10 Allen Wirfs-Brock" w:date="2012-09-26T16:25:00Z">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ins>
      <w:ins w:id="16309" w:author="Rev 10 Allen Wirfs-Brock" w:date="2012-09-26T16:26:00Z">
        <w:r w:rsidRPr="00253B6F">
          <w:rPr>
            <w:rFonts w:ascii="Times New Roman" w:hAnsi="Times New Roman"/>
            <w:i/>
          </w:rPr>
          <w:t>AssignmentPattern</w:t>
        </w:r>
        <w:r w:rsidRPr="00E77497">
          <w:t xml:space="preserve"> </w:t>
        </w:r>
      </w:ins>
      <w:ins w:id="16310" w:author="Rev 10 Allen Wirfs-Brock" w:date="2012-09-26T16:25:00Z">
        <w:r>
          <w:t xml:space="preserve">are </w:t>
        </w:r>
      </w:ins>
      <w:ins w:id="16311" w:author="Rev 10 Allen Wirfs-Brock" w:date="2012-09-26T16:26:00Z">
        <w:r>
          <w:t>used</w:t>
        </w:r>
      </w:ins>
      <w:ins w:id="16312" w:author="Rev 10 Allen Wirfs-Brock" w:date="2012-09-26T16:25:00Z">
        <w:r>
          <w:t>.</w:t>
        </w:r>
      </w:ins>
    </w:p>
    <w:p w:rsidR="00B74C9A" w:rsidRDefault="00B74C9A" w:rsidP="007B3D06">
      <w:pPr>
        <w:numPr>
          <w:ilvl w:val="0"/>
          <w:numId w:val="737"/>
        </w:numPr>
        <w:contextualSpacing/>
        <w:rPr>
          <w:ins w:id="16313" w:author="Rev 10 Allen Wirfs-Brock" w:date="2012-09-07T10:14:00Z"/>
        </w:rPr>
      </w:pPr>
      <w:ins w:id="16314" w:author="Rev 10 Allen Wirfs-Brock" w:date="2012-09-07T10:14:00Z">
        <w:r w:rsidRPr="00E77497">
          <w:t xml:space="preserve">It is a Syntax Error if </w:t>
        </w:r>
        <w:del w:id="16315" w:author="Rev 11 Allen Wirfs-Brock" w:date="2012-10-25T15:47:00Z">
          <w:r w:rsidRPr="00E77497" w:rsidDel="007B3D06">
            <w:delText xml:space="preserve">the </w:delText>
          </w:r>
        </w:del>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rsidR="002E6EE7" w:rsidRDefault="002E6EE7" w:rsidP="008625A5">
      <w:pPr>
        <w:numPr>
          <w:ilvl w:val="0"/>
          <w:numId w:val="737"/>
        </w:numPr>
        <w:contextualSpacing/>
        <w:rPr>
          <w:ins w:id="16316" w:author="Rev 10 Allen Wirfs-Brock" w:date="2012-09-07T08:40:00Z"/>
        </w:rPr>
      </w:pPr>
      <w:ins w:id="16317" w:author="Rev 10 Allen Wirfs-Brock" w:date="2012-09-07T08:40:00Z">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ins>
      <w:ins w:id="16318" w:author="Rev 10 Allen Wirfs-Brock" w:date="2012-09-07T08:41:00Z">
        <w:r>
          <w:rPr>
            <w:i/>
          </w:rPr>
          <w:t xml:space="preserve"> </w:t>
        </w:r>
        <w:r>
          <w:t xml:space="preserve">and </w:t>
        </w:r>
        <w:r w:rsidRPr="008625A5">
          <w:rPr>
            <w:rFonts w:ascii="Times New Roman" w:hAnsi="Times New Roman"/>
          </w:rPr>
          <w:t>IsValidSimpleAssignmentTarget</w:t>
        </w:r>
        <w:r>
          <w:t xml:space="preserve"> </w:t>
        </w:r>
      </w:ins>
      <w:ins w:id="16319" w:author="Rev 10 Allen Wirfs-Brock" w:date="2012-09-07T08:45:00Z">
        <w:r>
          <w:t>of</w:t>
        </w:r>
        <w:r w:rsidR="00BD6E56" w:rsidRPr="00BD6E56">
          <w:rPr>
            <w:rStyle w:val="bnf"/>
          </w:rPr>
          <w:t xml:space="preserve"> </w:t>
        </w:r>
        <w:r w:rsidR="00BD6E56" w:rsidRPr="00E04E1E">
          <w:rPr>
            <w:rStyle w:val="bnf"/>
          </w:rPr>
          <w:t>LeftHandSideExpression</w:t>
        </w:r>
        <w:r w:rsidR="00BD6E56" w:rsidRPr="00BD6E56">
          <w:rPr>
            <w:rStyle w:val="bnf"/>
          </w:rPr>
          <w:t xml:space="preserve"> </w:t>
        </w:r>
      </w:ins>
      <w:ins w:id="16320" w:author="Rev 10 Allen Wirfs-Brock" w:date="2012-09-07T08:41:00Z">
        <w:r>
          <w:t xml:space="preserve">is </w:t>
        </w:r>
        <w:r w:rsidRPr="008625A5">
          <w:rPr>
            <w:rFonts w:ascii="Times New Roman" w:hAnsi="Times New Roman"/>
            <w:b/>
          </w:rPr>
          <w:t>false</w:t>
        </w:r>
        <w:r>
          <w:t>.</w:t>
        </w:r>
      </w:ins>
    </w:p>
    <w:p w:rsidR="004C0865" w:rsidRPr="00E77497" w:rsidDel="00F46CA1" w:rsidRDefault="004C0865" w:rsidP="008E7E56">
      <w:pPr>
        <w:numPr>
          <w:ilvl w:val="0"/>
          <w:numId w:val="737"/>
        </w:numPr>
        <w:rPr>
          <w:ins w:id="16321" w:author="Allen Wirfs-Brock" w:date="2011-07-01T14:54:00Z"/>
          <w:del w:id="16322" w:author="Rev 10 Allen Wirfs-Brock" w:date="2012-09-26T16:29:00Z"/>
        </w:rPr>
      </w:pPr>
      <w:ins w:id="16323" w:author="Allen Wirfs-Brock" w:date="2011-07-01T14:54:00Z">
        <w:del w:id="16324" w:author="Rev 10 Allen Wirfs-Brock" w:date="2012-09-26T16:29:00Z">
          <w:r w:rsidRPr="00E77497" w:rsidDel="00F46CA1">
            <w:delText xml:space="preserve">It is a Syntax Error if </w:delText>
          </w:r>
          <w:r w:rsidRPr="00BF04B8" w:rsidDel="00F46CA1">
            <w:rPr>
              <w:rFonts w:ascii="Times New Roman" w:hAnsi="Times New Roman"/>
            </w:rPr>
            <w:delText xml:space="preserve">the </w:delText>
          </w:r>
          <w:r w:rsidRPr="00BF04B8" w:rsidDel="00F46CA1">
            <w:rPr>
              <w:rStyle w:val="bnf"/>
            </w:rPr>
            <w:delText>AssignmentExpression</w:delText>
          </w:r>
          <w:r w:rsidRPr="00BF04B8" w:rsidDel="00F46CA1">
            <w:rPr>
              <w:rFonts w:ascii="Times New Roman" w:hAnsi="Times New Roman"/>
            </w:rPr>
            <w:delText xml:space="preserve"> is contained in extended code and </w:delText>
          </w:r>
        </w:del>
      </w:ins>
      <w:ins w:id="16325" w:author="Rev 7 Allen Wirfs-Brock" w:date="2012-04-25T08:58:00Z">
        <w:del w:id="16326" w:author="Rev 10 Allen Wirfs-Brock" w:date="2012-09-26T16:29:00Z">
          <w:r w:rsidR="00BF04B8" w:rsidRPr="00BF04B8" w:rsidDel="00F46CA1">
            <w:rPr>
              <w:rFonts w:ascii="Times New Roman" w:hAnsi="Times New Roman"/>
            </w:rPr>
            <w:delText>Is</w:delText>
          </w:r>
        </w:del>
        <w:del w:id="16327" w:author="Rev 10 Allen Wirfs-Brock" w:date="2012-09-07T08:44:00Z">
          <w:r w:rsidR="00BF04B8" w:rsidRPr="00BF04B8" w:rsidDel="002E6EE7">
            <w:rPr>
              <w:rFonts w:ascii="Times New Roman" w:hAnsi="Times New Roman"/>
            </w:rPr>
            <w:delText>Inv</w:delText>
          </w:r>
        </w:del>
        <w:del w:id="16328" w:author="Rev 10 Allen Wirfs-Brock" w:date="2012-09-26T16:29:00Z">
          <w:r w:rsidR="00BF04B8" w:rsidRPr="00BF04B8" w:rsidDel="00F46CA1">
            <w:rPr>
              <w:rFonts w:ascii="Times New Roman" w:hAnsi="Times New Roman"/>
            </w:rPr>
            <w:delText>alidAssignmentPattern</w:delText>
          </w:r>
        </w:del>
      </w:ins>
      <w:ins w:id="16329" w:author="Rev 7 Allen Wirfs-Brock" w:date="2012-04-25T08:59:00Z">
        <w:del w:id="16330" w:author="Rev 10 Allen Wirfs-Brock" w:date="2012-09-26T16:29:00Z">
          <w:r w:rsidR="00BF04B8" w:rsidDel="00F46CA1">
            <w:rPr>
              <w:rFonts w:ascii="Times New Roman" w:hAnsi="Times New Roman"/>
            </w:rPr>
            <w:delText xml:space="preserve"> </w:delText>
          </w:r>
          <w:r w:rsidR="00BF04B8" w:rsidRPr="00E77497" w:rsidDel="00F46CA1">
            <w:delText>o</w:delText>
          </w:r>
          <w:r w:rsidR="00BF04B8" w:rsidDel="00F46CA1">
            <w:delText>f</w:delText>
          </w:r>
        </w:del>
      </w:ins>
      <w:ins w:id="16331" w:author="Rev 7 Allen Wirfs-Brock" w:date="2012-04-25T08:58:00Z">
        <w:del w:id="16332" w:author="Rev 10 Allen Wirfs-Brock" w:date="2012-09-26T16:29:00Z">
          <w:r w:rsidR="00BF04B8" w:rsidRPr="00E77497" w:rsidDel="00F46CA1">
            <w:delText xml:space="preserve"> </w:delText>
          </w:r>
        </w:del>
      </w:ins>
      <w:ins w:id="16333" w:author="Allen Wirfs-Brock" w:date="2011-07-01T14:54:00Z">
        <w:del w:id="16334" w:author="Rev 10 Allen Wirfs-Brock" w:date="2012-09-26T16:29:00Z">
          <w:r w:rsidRPr="00E77497" w:rsidDel="00F46CA1">
            <w:delText xml:space="preserve">the </w:delText>
          </w:r>
          <w:r w:rsidRPr="00E77497" w:rsidDel="00F46CA1">
            <w:rPr>
              <w:rStyle w:val="bnf"/>
            </w:rPr>
            <w:delText>LeftHandSideExpression</w:delText>
          </w:r>
          <w:r w:rsidRPr="00E77497" w:rsidDel="00F46CA1">
            <w:delText xml:space="preserve"> is </w:delText>
          </w:r>
          <w:r w:rsidRPr="00BF04B8" w:rsidDel="00F46CA1">
            <w:rPr>
              <w:rFonts w:ascii="Times New Roman" w:hAnsi="Times New Roman"/>
              <w:b/>
            </w:rPr>
            <w:delText xml:space="preserve">an </w:delText>
          </w:r>
          <w:r w:rsidRPr="00BF04B8" w:rsidDel="00F46CA1">
            <w:rPr>
              <w:rStyle w:val="bnf"/>
              <w:b/>
            </w:rPr>
            <w:delText>ObjectLiteral</w:delText>
          </w:r>
          <w:r w:rsidRPr="00BF04B8" w:rsidDel="00F46CA1">
            <w:rPr>
              <w:rFonts w:ascii="Times New Roman" w:hAnsi="Times New Roman"/>
              <w:b/>
            </w:rPr>
            <w:delText xml:space="preserve"> or an</w:delText>
          </w:r>
          <w:r w:rsidRPr="00BF04B8" w:rsidDel="00F46CA1">
            <w:rPr>
              <w:rFonts w:ascii="Times New Roman" w:hAnsi="Times New Roman"/>
              <w:b/>
              <w:i/>
            </w:rPr>
            <w:delText xml:space="preserve"> </w:delText>
          </w:r>
          <w:r w:rsidRPr="00BF04B8" w:rsidDel="00F46CA1">
            <w:rPr>
              <w:rStyle w:val="bnf"/>
              <w:b/>
            </w:rPr>
            <w:delText>ArrayLiteral</w:delText>
          </w:r>
          <w:r w:rsidRPr="00BF04B8" w:rsidDel="00F46CA1">
            <w:rPr>
              <w:rFonts w:ascii="Times New Roman" w:hAnsi="Times New Roman"/>
              <w:b/>
              <w:i/>
            </w:rPr>
            <w:delText xml:space="preserve"> </w:delText>
          </w:r>
          <w:r w:rsidRPr="00BF04B8" w:rsidDel="00F46CA1">
            <w:rPr>
              <w:rFonts w:ascii="Times New Roman" w:hAnsi="Times New Roman"/>
              <w:b/>
            </w:rPr>
            <w:delText xml:space="preserve">and the source code corresponding to </w:delText>
          </w:r>
          <w:r w:rsidRPr="00BF04B8" w:rsidDel="00F46CA1">
            <w:rPr>
              <w:rStyle w:val="bnf"/>
              <w:b/>
            </w:rPr>
            <w:delText>LeftHandSideExp</w:delText>
          </w:r>
        </w:del>
      </w:ins>
      <w:ins w:id="16335" w:author="Allen Wirfs-Brock rev2" w:date="2011-07-20T13:35:00Z">
        <w:del w:id="16336" w:author="Rev 10 Allen Wirfs-Brock" w:date="2012-09-26T16:29:00Z">
          <w:r w:rsidR="00920F94" w:rsidRPr="00BF04B8" w:rsidDel="00F46CA1">
            <w:rPr>
              <w:rStyle w:val="bnf"/>
              <w:b/>
            </w:rPr>
            <w:delText>r</w:delText>
          </w:r>
        </w:del>
      </w:ins>
      <w:ins w:id="16337" w:author="Allen Wirfs-Brock" w:date="2011-07-01T14:54:00Z">
        <w:del w:id="16338" w:author="Rev 10 Allen Wirfs-Brock" w:date="2012-09-26T16:29:00Z">
          <w:r w:rsidRPr="00BF04B8" w:rsidDel="00F46CA1">
            <w:rPr>
              <w:rStyle w:val="bnf"/>
              <w:b/>
            </w:rPr>
            <w:delText>ess</w:delText>
          </w:r>
        </w:del>
      </w:ins>
      <w:ins w:id="16339" w:author="Rev 3 Allen Wirfs-Brock" w:date="2011-08-30T10:44:00Z">
        <w:del w:id="16340" w:author="Rev 10 Allen Wirfs-Brock" w:date="2012-09-26T16:29:00Z">
          <w:r w:rsidR="0096712D" w:rsidRPr="00BF04B8" w:rsidDel="00F46CA1">
            <w:rPr>
              <w:rStyle w:val="bnf"/>
              <w:b/>
            </w:rPr>
            <w:delText>i</w:delText>
          </w:r>
        </w:del>
      </w:ins>
      <w:ins w:id="16341" w:author="Allen Wirfs-Brock" w:date="2011-07-01T14:54:00Z">
        <w:del w:id="16342" w:author="Rev 10 Allen Wirfs-Brock" w:date="2012-09-26T16:29:00Z">
          <w:r w:rsidRPr="00BF04B8" w:rsidDel="00F46CA1">
            <w:rPr>
              <w:rStyle w:val="bnf"/>
              <w:b/>
            </w:rPr>
            <w:delText>on</w:delText>
          </w:r>
          <w:r w:rsidRPr="00BF04B8" w:rsidDel="00F46CA1">
            <w:rPr>
              <w:rFonts w:ascii="Times New Roman" w:hAnsi="Times New Roman"/>
              <w:b/>
            </w:rPr>
            <w:delText xml:space="preserve"> cannot be parsed using </w:delText>
          </w:r>
          <w:r w:rsidRPr="00BF04B8" w:rsidDel="00F46CA1">
            <w:rPr>
              <w:rStyle w:val="bnf"/>
              <w:b/>
            </w:rPr>
            <w:delText>AssignmentPattern</w:delText>
          </w:r>
          <w:r w:rsidRPr="00BF04B8" w:rsidDel="00F46CA1">
            <w:rPr>
              <w:rFonts w:ascii="Times New Roman" w:hAnsi="Times New Roman"/>
              <w:b/>
            </w:rPr>
            <w:delText xml:space="preserve"> as the goal symbol</w:delText>
          </w:r>
        </w:del>
      </w:ins>
      <w:ins w:id="16343" w:author="Rev 7 Allen Wirfs-Brock" w:date="2012-04-25T08:59:00Z">
        <w:del w:id="16344" w:author="Rev 10 Allen Wirfs-Brock" w:date="2012-09-07T08:45:00Z">
          <w:r w:rsidR="00BF04B8" w:rsidRPr="00BF04B8" w:rsidDel="00BD6E56">
            <w:rPr>
              <w:rFonts w:ascii="Times New Roman" w:hAnsi="Times New Roman"/>
              <w:b/>
            </w:rPr>
            <w:delText>true</w:delText>
          </w:r>
        </w:del>
      </w:ins>
      <w:ins w:id="16345" w:author="Allen Wirfs-Brock" w:date="2011-07-01T14:54:00Z">
        <w:del w:id="16346" w:author="Rev 10 Allen Wirfs-Brock" w:date="2012-09-26T16:29:00Z">
          <w:r w:rsidRPr="00E77497" w:rsidDel="00F46CA1">
            <w:delText>.</w:delText>
          </w:r>
        </w:del>
      </w:ins>
    </w:p>
    <w:p w:rsidR="00BD6E56" w:rsidRPr="00E77497" w:rsidRDefault="00BD6E56" w:rsidP="00BD6E56">
      <w:pPr>
        <w:pStyle w:val="SyntaxRule"/>
        <w:spacing w:after="220"/>
        <w:jc w:val="left"/>
        <w:rPr>
          <w:ins w:id="16347" w:author="Rev 10 Allen Wirfs-Brock" w:date="2012-09-07T08:47:00Z"/>
          <w:rFonts w:ascii="Arial" w:hAnsi="Arial"/>
        </w:rPr>
      </w:pPr>
      <w:ins w:id="16348" w:author="Rev 10 Allen Wirfs-Brock" w:date="2012-09-07T08:47:00Z">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ins>
    </w:p>
    <w:p w:rsidR="008625A5" w:rsidRDefault="008625A5" w:rsidP="008625A5">
      <w:pPr>
        <w:numPr>
          <w:ilvl w:val="0"/>
          <w:numId w:val="737"/>
        </w:numPr>
        <w:contextualSpacing/>
        <w:rPr>
          <w:ins w:id="16349" w:author="Rev 10 Allen Wirfs-Brock" w:date="2012-09-07T10:13:00Z"/>
        </w:rPr>
      </w:pPr>
      <w:ins w:id="16350" w:author="Rev 10 Allen Wirfs-Brock" w:date="2012-09-07T10:13: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rsidR="00BD6E56" w:rsidRDefault="00BD6E56" w:rsidP="00F46CA1">
      <w:pPr>
        <w:numPr>
          <w:ilvl w:val="0"/>
          <w:numId w:val="737"/>
        </w:numPr>
        <w:rPr>
          <w:ins w:id="16351" w:author="Rev 10 Allen Wirfs-Brock" w:date="2012-09-07T08:47:00Z"/>
        </w:rPr>
      </w:pPr>
      <w:ins w:id="16352" w:author="Rev 10 Allen Wirfs-Brock" w:date="2012-09-07T08:47:00Z">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ins>
    </w:p>
    <w:p w:rsidR="008625A5" w:rsidRPr="00E77497" w:rsidRDefault="008625A5" w:rsidP="008625A5">
      <w:pPr>
        <w:rPr>
          <w:ins w:id="16353" w:author="Rev 10 Allen Wirfs-Brock" w:date="2012-09-07T10:08:00Z"/>
          <w:rFonts w:ascii="Helvetica" w:hAnsi="Helvetica"/>
          <w:b/>
        </w:rPr>
      </w:pPr>
      <w:ins w:id="16354" w:author="Rev 10 Allen Wirfs-Brock" w:date="2012-09-07T10:08:00Z">
        <w:r w:rsidRPr="00E77497">
          <w:rPr>
            <w:rFonts w:ascii="Helvetica" w:hAnsi="Helvetica"/>
            <w:b/>
          </w:rPr>
          <w:t xml:space="preserve">Static Semantics:  </w:t>
        </w:r>
        <w:r w:rsidRPr="00BD6E56">
          <w:rPr>
            <w:rFonts w:ascii="Helvetica" w:hAnsi="Helvetica"/>
            <w:b/>
            <w:lang w:eastAsia="en-US"/>
          </w:rPr>
          <w:t>IsValidSimpleAssignmentTarget</w:t>
        </w:r>
      </w:ins>
    </w:p>
    <w:p w:rsidR="008625A5" w:rsidRPr="00E77497" w:rsidRDefault="008625A5" w:rsidP="008625A5">
      <w:pPr>
        <w:pStyle w:val="SyntaxRule"/>
        <w:rPr>
          <w:ins w:id="16355" w:author="Rev 10 Allen Wirfs-Brock" w:date="2012-09-07T10:10:00Z"/>
          <w:rFonts w:ascii="Arial" w:hAnsi="Arial"/>
        </w:rPr>
      </w:pPr>
      <w:ins w:id="16356" w:author="Rev 10 Allen Wirfs-Brock" w:date="2012-09-07T10:10:00Z">
        <w:r w:rsidRPr="00E77497">
          <w:t>AssignmentExpression</w:t>
        </w:r>
        <w:r w:rsidRPr="00E77497">
          <w:rPr>
            <w:rFonts w:ascii="Arial" w:hAnsi="Arial"/>
          </w:rPr>
          <w:t xml:space="preserve"> </w:t>
        </w:r>
        <w:r w:rsidRPr="00E77497">
          <w:rPr>
            <w:rFonts w:ascii="Arial" w:hAnsi="Arial"/>
            <w:b/>
            <w:i w:val="0"/>
          </w:rPr>
          <w:t>:</w:t>
        </w:r>
      </w:ins>
    </w:p>
    <w:p w:rsidR="008625A5" w:rsidRPr="00E77497" w:rsidRDefault="008625A5" w:rsidP="008625A5">
      <w:pPr>
        <w:pStyle w:val="SyntaxDefinition"/>
        <w:rPr>
          <w:ins w:id="16357" w:author="Rev 10 Allen Wirfs-Brock" w:date="2012-09-07T10:10:00Z"/>
        </w:rPr>
      </w:pPr>
      <w:ins w:id="16358" w:author="Rev 10 Allen Wirfs-Brock" w:date="2012-09-07T10:10:00Z">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ins>
    </w:p>
    <w:p w:rsidR="008625A5" w:rsidRPr="00E77497" w:rsidRDefault="008625A5" w:rsidP="008625A5">
      <w:pPr>
        <w:pStyle w:val="Alg4"/>
        <w:numPr>
          <w:ilvl w:val="0"/>
          <w:numId w:val="979"/>
        </w:numPr>
        <w:spacing w:after="220"/>
        <w:contextualSpacing/>
        <w:rPr>
          <w:ins w:id="16359" w:author="Rev 10 Allen Wirfs-Brock" w:date="2012-09-07T10:08:00Z"/>
        </w:rPr>
      </w:pPr>
      <w:ins w:id="16360" w:author="Rev 10 Allen Wirfs-Brock" w:date="2012-09-07T10:08:00Z">
        <w:r w:rsidRPr="00E77497">
          <w:t xml:space="preserve">Return </w:t>
        </w:r>
        <w:r w:rsidRPr="00BD6E56">
          <w:rPr>
            <w:b/>
          </w:rPr>
          <w:t>false</w:t>
        </w:r>
        <w:r w:rsidRPr="00E77497">
          <w:t>.</w:t>
        </w:r>
      </w:ins>
    </w:p>
    <w:p w:rsidR="00295437" w:rsidRPr="00E77497" w:rsidRDefault="00295437" w:rsidP="00120381">
      <w:pPr>
        <w:pStyle w:val="Heading3"/>
        <w:numPr>
          <w:ilvl w:val="0"/>
          <w:numId w:val="0"/>
        </w:numPr>
        <w:rPr>
          <w:ins w:id="16361" w:author="Rev 4 Allen Wirfs-Brock" w:date="2011-11-06T16:32:00Z"/>
        </w:rPr>
      </w:pPr>
      <w:bookmarkStart w:id="16362" w:name="_Toc339020391"/>
      <w:ins w:id="16363" w:author="Rev 4 Allen Wirfs-Brock" w:date="2011-11-06T16:32:00Z">
        <w:r w:rsidRPr="00E77497">
          <w:t>Runtime Semantics</w:t>
        </w:r>
        <w:bookmarkEnd w:id="16362"/>
      </w:ins>
    </w:p>
    <w:p w:rsidR="007806CA" w:rsidRPr="00E77497" w:rsidRDefault="007806CA" w:rsidP="004C02EF">
      <w:pPr>
        <w:rPr>
          <w:ins w:id="16364" w:author="Rev 4 Allen Wirfs-Brock" w:date="2011-10-15T13:47:00Z"/>
        </w:rPr>
      </w:pPr>
      <w:ins w:id="16365"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rsidR="004C02EF" w:rsidRPr="00E77497" w:rsidRDefault="004C02EF" w:rsidP="004C02EF">
      <w:del w:id="16366"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6367" w:author="Rev 4 Allen Wirfs-Brock" w:date="2011-10-15T13:47:00Z">
        <w:r w:rsidRPr="00E77497" w:rsidDel="007806CA">
          <w:delText>is evaluated as follows:</w:delText>
        </w:r>
      </w:del>
      <w:bookmarkStart w:id="16368" w:name="_Toc382212690"/>
    </w:p>
    <w:p w:rsidR="004C0865" w:rsidRPr="008E7E56" w:rsidRDefault="004C0865" w:rsidP="002410A4">
      <w:pPr>
        <w:pStyle w:val="Alg3"/>
        <w:numPr>
          <w:ilvl w:val="0"/>
          <w:numId w:val="103"/>
        </w:numPr>
        <w:rPr>
          <w:ins w:id="16369" w:author="Allen Wirfs-Brock" w:date="2011-07-01T14:57:00Z"/>
        </w:rPr>
      </w:pPr>
      <w:ins w:id="16370" w:author="Allen Wirfs-Brock" w:date="2011-07-01T14:57:00Z">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ins>
    </w:p>
    <w:p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16368"/>
      <w:r w:rsidRPr="00E77497">
        <w:t>.</w:t>
      </w:r>
      <w:bookmarkStart w:id="16371" w:name="_Toc382212691"/>
    </w:p>
    <w:p w:rsidR="00392591" w:rsidRDefault="00342FD6" w:rsidP="002410A4">
      <w:pPr>
        <w:pStyle w:val="Alg4"/>
        <w:numPr>
          <w:ilvl w:val="1"/>
          <w:numId w:val="103"/>
        </w:numPr>
        <w:contextualSpacing/>
        <w:rPr>
          <w:ins w:id="16372" w:author="Rev 6 Allen Wirfs-Brock" w:date="2012-02-16T18:45:00Z"/>
        </w:rPr>
      </w:pPr>
      <w:ins w:id="16373" w:author="Rev 8 Allen Wirfs-Brock" w:date="2012-06-12T12:52:00Z">
        <w:r>
          <w:t>ReturnIfAbrupt(</w:t>
        </w:r>
        <w:r w:rsidRPr="00342FD6">
          <w:rPr>
            <w:i/>
          </w:rPr>
          <w:t>l</w:t>
        </w:r>
        <w:r>
          <w:rPr>
            <w:i/>
          </w:rPr>
          <w:t>ref</w:t>
        </w:r>
        <w:r>
          <w:t>).</w:t>
        </w:r>
      </w:ins>
      <w:ins w:id="16374" w:author="Rev 6 Allen Wirfs-Brock" w:date="2012-02-16T18:45:00Z">
        <w:del w:id="16375" w:author="Rev 8 Allen Wirfs-Brock" w:date="2012-06-12T12:52:00Z">
          <w:r w:rsidR="00392591" w:rsidDel="00342FD6">
            <w:delText xml:space="preserve">If </w:delText>
          </w:r>
          <w:r w:rsidR="00392591" w:rsidRPr="00E77497" w:rsidDel="00342FD6">
            <w:rPr>
              <w:i/>
            </w:rPr>
            <w:delText>lref</w:delText>
          </w:r>
          <w:r w:rsidR="00392591" w:rsidRPr="00E77497" w:rsidDel="00342FD6">
            <w:delText xml:space="preserve"> </w:delText>
          </w:r>
          <w:r w:rsidR="00392591" w:rsidDel="00342FD6">
            <w:delText xml:space="preserve">is an abrupt completion, return </w:delText>
          </w:r>
          <w:r w:rsidR="00392591" w:rsidRPr="00E77497" w:rsidDel="00342FD6">
            <w:rPr>
              <w:i/>
            </w:rPr>
            <w:delText>lref</w:delText>
          </w:r>
          <w:r w:rsidR="00392591" w:rsidDel="00342FD6">
            <w:delText>.</w:delText>
          </w:r>
        </w:del>
      </w:ins>
    </w:p>
    <w:p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16371"/>
      <w:r w:rsidRPr="00E77497">
        <w:t>.</w:t>
      </w:r>
      <w:bookmarkStart w:id="16376" w:name="_Toc382212692"/>
    </w:p>
    <w:p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16376"/>
      <w:r w:rsidRPr="00E77497">
        <w:t>.</w:t>
      </w:r>
      <w:bookmarkStart w:id="16377" w:name="_Toc382212693"/>
    </w:p>
    <w:p w:rsidR="004C02EF" w:rsidRPr="00E77497" w:rsidDel="00C707BD" w:rsidRDefault="004C02EF" w:rsidP="00FA3203">
      <w:pPr>
        <w:pStyle w:val="Alg3"/>
        <w:numPr>
          <w:ilvl w:val="1"/>
          <w:numId w:val="103"/>
        </w:numPr>
        <w:rPr>
          <w:del w:id="16378" w:author="Allen Wirfs-Brock" w:date="2011-07-01T15:02:00Z"/>
        </w:rPr>
      </w:pPr>
      <w:del w:id="16379"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rsidR="004C02EF" w:rsidRPr="00E77497" w:rsidDel="00C707BD" w:rsidRDefault="004C02EF" w:rsidP="00FA3203">
      <w:pPr>
        <w:pStyle w:val="Alg3"/>
        <w:numPr>
          <w:ilvl w:val="1"/>
          <w:numId w:val="103"/>
        </w:numPr>
        <w:rPr>
          <w:del w:id="16380" w:author="Allen Wirfs-Brock" w:date="2011-07-01T15:02:00Z"/>
        </w:rPr>
      </w:pPr>
      <w:del w:id="16381"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rsidR="004C02EF" w:rsidRPr="00E77497" w:rsidDel="00C707BD" w:rsidRDefault="004C02EF" w:rsidP="00FA3203">
      <w:pPr>
        <w:pStyle w:val="Alg3"/>
        <w:numPr>
          <w:ilvl w:val="1"/>
          <w:numId w:val="103"/>
        </w:numPr>
        <w:rPr>
          <w:del w:id="16382" w:author="Allen Wirfs-Brock" w:date="2011-07-01T15:02:00Z"/>
        </w:rPr>
      </w:pPr>
      <w:del w:id="16383"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rsidR="004C02EF" w:rsidRPr="00E77497" w:rsidDel="00C707BD" w:rsidRDefault="004C02EF" w:rsidP="00FA3203">
      <w:pPr>
        <w:pStyle w:val="Alg3"/>
        <w:numPr>
          <w:ilvl w:val="1"/>
          <w:numId w:val="103"/>
        </w:numPr>
        <w:rPr>
          <w:del w:id="16384" w:author="Allen Wirfs-Brock" w:date="2011-07-01T15:02:00Z"/>
        </w:rPr>
      </w:pPr>
      <w:del w:id="16385"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rsidR="004C02EF" w:rsidRPr="00E77497" w:rsidDel="00C707BD" w:rsidRDefault="004C02EF" w:rsidP="00FA3203">
      <w:pPr>
        <w:pStyle w:val="Alg3"/>
        <w:numPr>
          <w:ilvl w:val="1"/>
          <w:numId w:val="103"/>
        </w:numPr>
        <w:rPr>
          <w:del w:id="16386" w:author="Allen Wirfs-Brock" w:date="2011-07-01T15:02:00Z"/>
        </w:rPr>
      </w:pPr>
      <w:del w:id="16387"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rsidR="004C02EF" w:rsidRPr="00E77497" w:rsidRDefault="004C02EF" w:rsidP="00FA3203">
      <w:pPr>
        <w:pStyle w:val="Alg3"/>
        <w:numPr>
          <w:ilvl w:val="1"/>
          <w:numId w:val="103"/>
        </w:numPr>
      </w:pPr>
      <w:del w:id="16388" w:author="Rev 6 Allen Wirfs-Brock" w:date="2012-02-16T18:49:00Z">
        <w:r w:rsidRPr="00E77497" w:rsidDel="002410A4">
          <w:delText>Call</w:delText>
        </w:r>
      </w:del>
      <w:ins w:id="16389" w:author="Rev 8 Allen Wirfs-Brock" w:date="2012-06-12T12:53:00Z">
        <w:r w:rsidR="0056239B" w:rsidRPr="0056239B">
          <w:t xml:space="preserve"> </w:t>
        </w:r>
        <w:r w:rsidR="0056239B">
          <w:t xml:space="preserve">Let </w:t>
        </w:r>
        <w:r w:rsidR="0056239B" w:rsidRPr="00342FD6">
          <w:rPr>
            <w:i/>
          </w:rPr>
          <w:t>status</w:t>
        </w:r>
        <w:r w:rsidR="0056239B">
          <w:t xml:space="preserve"> be</w:t>
        </w:r>
        <w:r w:rsidR="0056239B" w:rsidRPr="00E77497">
          <w:t xml:space="preserve"> </w:t>
        </w:r>
      </w:ins>
      <w:ins w:id="16390" w:author="Rev 6 Allen Wirfs-Brock" w:date="2012-02-16T18:49:00Z">
        <w:del w:id="16391" w:author="Rev 8 Allen Wirfs-Brock" w:date="2012-06-12T12:53:00Z">
          <w:r w:rsidR="002410A4" w:rsidDel="0056239B">
            <w:delText>If the result of</w:delText>
          </w:r>
        </w:del>
      </w:ins>
      <w:del w:id="16392" w:author="Rev 8 Allen Wirfs-Brock" w:date="2012-06-12T12:53:00Z">
        <w:r w:rsidRPr="00E77497" w:rsidDel="0056239B">
          <w:delText xml:space="preserve"> </w:delText>
        </w:r>
      </w:del>
      <w:r w:rsidRPr="00E77497">
        <w:t>PutValue(</w:t>
      </w:r>
      <w:r w:rsidRPr="00E77497">
        <w:rPr>
          <w:i/>
        </w:rPr>
        <w:t>lref</w:t>
      </w:r>
      <w:r w:rsidRPr="00E77497">
        <w:t xml:space="preserve">, </w:t>
      </w:r>
      <w:r w:rsidRPr="00E77497">
        <w:rPr>
          <w:i/>
        </w:rPr>
        <w:t>rval</w:t>
      </w:r>
      <w:r w:rsidRPr="00E77497">
        <w:t>)</w:t>
      </w:r>
      <w:bookmarkEnd w:id="16377"/>
      <w:r w:rsidRPr="00E77497">
        <w:t>.</w:t>
      </w:r>
      <w:bookmarkStart w:id="16393" w:name="_Toc382212694"/>
    </w:p>
    <w:p w:rsidR="0056239B" w:rsidRDefault="0056239B" w:rsidP="00FA3203">
      <w:pPr>
        <w:pStyle w:val="Alg3"/>
        <w:numPr>
          <w:ilvl w:val="1"/>
          <w:numId w:val="103"/>
        </w:numPr>
        <w:rPr>
          <w:ins w:id="16394" w:author="Rev 8 Allen Wirfs-Brock" w:date="2012-06-12T12:54:00Z"/>
        </w:rPr>
      </w:pPr>
      <w:ins w:id="16395" w:author="Rev 8 Allen Wirfs-Brock" w:date="2012-06-12T12:54:00Z">
        <w:r>
          <w:t>ReturnIfAbrupt(</w:t>
        </w:r>
        <w:r w:rsidRPr="00ED2E78">
          <w:rPr>
            <w:i/>
          </w:rPr>
          <w:t>status</w:t>
        </w:r>
        <w:r>
          <w:t>).</w:t>
        </w:r>
      </w:ins>
    </w:p>
    <w:p w:rsidR="004C0865" w:rsidRPr="00E77497" w:rsidRDefault="004C0865" w:rsidP="00FA3203">
      <w:pPr>
        <w:pStyle w:val="Alg3"/>
        <w:numPr>
          <w:ilvl w:val="1"/>
          <w:numId w:val="103"/>
        </w:numPr>
        <w:rPr>
          <w:ins w:id="16396" w:author="Allen Wirfs-Brock" w:date="2011-07-01T14:59:00Z"/>
        </w:rPr>
      </w:pPr>
      <w:ins w:id="16397" w:author="Allen Wirfs-Brock" w:date="2011-07-01T14:59:00Z">
        <w:r w:rsidRPr="00E77497">
          <w:t xml:space="preserve">Return </w:t>
        </w:r>
        <w:r w:rsidRPr="00E77497">
          <w:rPr>
            <w:i/>
          </w:rPr>
          <w:t>rval</w:t>
        </w:r>
        <w:r w:rsidRPr="00E77497">
          <w:t>.</w:t>
        </w:r>
      </w:ins>
    </w:p>
    <w:p w:rsidR="00C707BD" w:rsidRPr="003B4312" w:rsidDel="00F144A1" w:rsidRDefault="00C707BD" w:rsidP="00FA3203">
      <w:pPr>
        <w:pStyle w:val="Alg3"/>
        <w:numPr>
          <w:ilvl w:val="0"/>
          <w:numId w:val="103"/>
        </w:numPr>
        <w:rPr>
          <w:ins w:id="16398" w:author="Allen Wirfs-Brock" w:date="2011-07-01T15:04:00Z"/>
          <w:del w:id="16399" w:author="Rev 6 Allen Wirfs-Brock" w:date="2012-01-26T15:01:00Z"/>
        </w:rPr>
      </w:pPr>
      <w:ins w:id="16400" w:author="Allen Wirfs-Brock" w:date="2011-07-01T15:04:00Z">
        <w:del w:id="16401"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rsidR="00C707BD" w:rsidRPr="00E77497" w:rsidRDefault="00C707BD" w:rsidP="00FA3203">
      <w:pPr>
        <w:pStyle w:val="Alg3"/>
        <w:numPr>
          <w:ilvl w:val="0"/>
          <w:numId w:val="103"/>
        </w:numPr>
        <w:rPr>
          <w:ins w:id="16402" w:author="Allen Wirfs-Brock" w:date="2011-07-01T15:04:00Z"/>
        </w:rPr>
      </w:pPr>
      <w:ins w:id="16403"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16404" w:author="Allen Wirfs-Brock rev2" w:date="2011-07-20T13:34:00Z">
        <w:r w:rsidR="00CD7A72" w:rsidRPr="006B6D0A">
          <w:rPr>
            <w:i/>
          </w:rPr>
          <w:t>r</w:t>
        </w:r>
      </w:ins>
      <w:ins w:id="16405" w:author="Allen Wirfs-Brock" w:date="2011-07-01T15:04:00Z">
        <w:r w:rsidRPr="00E65A34">
          <w:rPr>
            <w:i/>
          </w:rPr>
          <w:t>ess</w:t>
        </w:r>
      </w:ins>
      <w:ins w:id="16406" w:author="Rev 3 Allen Wirfs-Brock" w:date="2011-08-30T10:45:00Z">
        <w:r w:rsidR="0096712D" w:rsidRPr="009C202C">
          <w:rPr>
            <w:i/>
          </w:rPr>
          <w:t>i</w:t>
        </w:r>
      </w:ins>
      <w:ins w:id="16407" w:author="Allen Wirfs-Brock" w:date="2011-07-01T15:04:00Z">
        <w:r w:rsidRPr="00B820AB">
          <w:rPr>
            <w:i/>
          </w:rPr>
          <w:t>on</w:t>
        </w:r>
        <w:r w:rsidRPr="00675B74">
          <w:t xml:space="preserve"> using </w:t>
        </w:r>
        <w:r w:rsidRPr="00E77497">
          <w:rPr>
            <w:i/>
          </w:rPr>
          <w:t>AssignmentPattern</w:t>
        </w:r>
        <w:r w:rsidRPr="00E77497">
          <w:t xml:space="preserve"> as the goal symbol.</w:t>
        </w:r>
      </w:ins>
    </w:p>
    <w:p w:rsidR="00C707BD" w:rsidRPr="00E77497" w:rsidRDefault="00C707BD" w:rsidP="00FA3203">
      <w:pPr>
        <w:pStyle w:val="Alg3"/>
        <w:numPr>
          <w:ilvl w:val="0"/>
          <w:numId w:val="103"/>
        </w:numPr>
        <w:rPr>
          <w:ins w:id="16408" w:author="Allen Wirfs-Brock" w:date="2011-07-01T15:04:00Z"/>
        </w:rPr>
      </w:pPr>
      <w:ins w:id="16409"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rsidR="00C707BD" w:rsidRPr="00E77497" w:rsidRDefault="00C707BD" w:rsidP="00FA3203">
      <w:pPr>
        <w:pStyle w:val="Alg3"/>
        <w:numPr>
          <w:ilvl w:val="0"/>
          <w:numId w:val="103"/>
        </w:numPr>
        <w:rPr>
          <w:ins w:id="16410" w:author="Allen Wirfs-Brock" w:date="2011-07-01T15:04:00Z"/>
        </w:rPr>
      </w:pPr>
      <w:ins w:id="16411"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rsidR="002410A4" w:rsidRDefault="00342FD6" w:rsidP="002410A4">
      <w:pPr>
        <w:pStyle w:val="Alg4"/>
        <w:numPr>
          <w:ilvl w:val="0"/>
          <w:numId w:val="103"/>
        </w:numPr>
        <w:contextualSpacing/>
        <w:rPr>
          <w:ins w:id="16412" w:author="Rev 6 Allen Wirfs-Brock" w:date="2012-02-16T18:51:00Z"/>
        </w:rPr>
      </w:pPr>
      <w:ins w:id="16413" w:author="Rev 8 Allen Wirfs-Brock" w:date="2012-06-12T12:51:00Z">
        <w:r>
          <w:t>ReturnIfAbrupt(</w:t>
        </w:r>
        <w:r>
          <w:rPr>
            <w:i/>
          </w:rPr>
          <w:t>r</w:t>
        </w:r>
        <w:r w:rsidRPr="00ED2E78">
          <w:rPr>
            <w:i/>
          </w:rPr>
          <w:t>val</w:t>
        </w:r>
        <w:r>
          <w:t>).</w:t>
        </w:r>
      </w:ins>
      <w:ins w:id="16414" w:author="Rev 6 Allen Wirfs-Brock" w:date="2012-02-16T18:51:00Z">
        <w:del w:id="16415" w:author="Rev 8 Allen Wirfs-Brock" w:date="2012-06-12T12:51:00Z">
          <w:r w:rsidR="002410A4" w:rsidDel="00342FD6">
            <w:delText xml:space="preserve">If </w:delText>
          </w:r>
          <w:r w:rsidR="002410A4" w:rsidRPr="00E77497" w:rsidDel="00342FD6">
            <w:rPr>
              <w:i/>
            </w:rPr>
            <w:delText>rval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rval</w:delText>
          </w:r>
          <w:r w:rsidR="002410A4" w:rsidDel="00342FD6">
            <w:delText>.</w:delText>
          </w:r>
        </w:del>
      </w:ins>
    </w:p>
    <w:p w:rsidR="00C707BD" w:rsidRPr="00E77497" w:rsidRDefault="005D43BD" w:rsidP="00FA3203">
      <w:pPr>
        <w:pStyle w:val="Alg3"/>
        <w:numPr>
          <w:ilvl w:val="0"/>
          <w:numId w:val="103"/>
        </w:numPr>
        <w:rPr>
          <w:ins w:id="16416" w:author="Allen Wirfs-Brock" w:date="2011-07-01T15:04:00Z"/>
        </w:rPr>
      </w:pPr>
      <w:ins w:id="16417" w:author="Rev 4 Allen Wirfs-Brock" w:date="2011-11-07T11:02:00Z">
        <w:del w:id="16418" w:author="Rev 6 Allen Wirfs-Brock" w:date="2012-02-16T18:52:00Z">
          <w:r w:rsidDel="002410A4">
            <w:delText>P</w:delText>
          </w:r>
        </w:del>
      </w:ins>
      <w:ins w:id="16419" w:author="Rev 6 Allen Wirfs-Brock" w:date="2012-02-16T18:52:00Z">
        <w:r w:rsidR="002410A4">
          <w:t xml:space="preserve">Let </w:t>
        </w:r>
        <w:r w:rsidR="002410A4" w:rsidRPr="002410A4">
          <w:rPr>
            <w:i/>
          </w:rPr>
          <w:t>status</w:t>
        </w:r>
        <w:r w:rsidR="002410A4">
          <w:t xml:space="preserve"> be the result of p</w:t>
        </w:r>
      </w:ins>
      <w:ins w:id="16420" w:author="Rev 4 Allen Wirfs-Brock" w:date="2011-11-07T11:02:00Z">
        <w:r>
          <w:t>erform</w:t>
        </w:r>
      </w:ins>
      <w:ins w:id="16421" w:author="Rev 6 Allen Wirfs-Brock" w:date="2012-02-16T18:52:00Z">
        <w:r w:rsidR="002410A4">
          <w:t>ing</w:t>
        </w:r>
      </w:ins>
      <w:ins w:id="16422" w:author="Rev 4 Allen Wirfs-Brock" w:date="2011-11-07T11:02:00Z">
        <w:r>
          <w:t xml:space="preserve"> Destructuring Assignment Evaluation of</w:t>
        </w:r>
        <w:r w:rsidRPr="00E77497">
          <w:t xml:space="preserve"> </w:t>
        </w:r>
      </w:ins>
      <w:ins w:id="16423" w:author="Allen Wirfs-Brock" w:date="2011-07-01T15:04:00Z">
        <w:del w:id="16424"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16425"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16426" w:author="Rev 4 Allen Wirfs-Brock" w:date="2011-11-07T11:02:00Z">
        <w:r>
          <w:t>argument</w:t>
        </w:r>
      </w:ins>
      <w:ins w:id="16427" w:author="Allen Wirfs-Brock" w:date="2011-07-01T15:04:00Z">
        <w:r w:rsidR="00C707BD" w:rsidRPr="00E77497">
          <w:t>.</w:t>
        </w:r>
      </w:ins>
    </w:p>
    <w:p w:rsidR="002410A4" w:rsidRDefault="00342FD6" w:rsidP="002410A4">
      <w:pPr>
        <w:pStyle w:val="Alg4"/>
        <w:numPr>
          <w:ilvl w:val="0"/>
          <w:numId w:val="103"/>
        </w:numPr>
        <w:contextualSpacing/>
        <w:rPr>
          <w:ins w:id="16428" w:author="Rev 6 Allen Wirfs-Brock" w:date="2012-02-16T18:53:00Z"/>
        </w:rPr>
      </w:pPr>
      <w:ins w:id="16429" w:author="Rev 8 Allen Wirfs-Brock" w:date="2012-06-12T12:51:00Z">
        <w:r>
          <w:t>ReturnIfAbrupt(</w:t>
        </w:r>
        <w:r w:rsidRPr="00ED2E78">
          <w:rPr>
            <w:i/>
          </w:rPr>
          <w:t>status</w:t>
        </w:r>
        <w:r>
          <w:t>).</w:t>
        </w:r>
      </w:ins>
      <w:ins w:id="16430" w:author="Rev 6 Allen Wirfs-Brock" w:date="2012-02-16T18:53:00Z">
        <w:del w:id="16431" w:author="Rev 8 Allen Wirfs-Brock" w:date="2012-06-12T12:51:00Z">
          <w:r w:rsidR="002410A4" w:rsidDel="00342FD6">
            <w:delText xml:space="preserve">If </w:delText>
          </w:r>
          <w:r w:rsidR="002410A4" w:rsidRPr="006A5E27" w:rsidDel="00342FD6">
            <w:rPr>
              <w:i/>
            </w:rPr>
            <w:delText>status</w:delText>
          </w:r>
          <w:r w:rsidR="002410A4" w:rsidDel="00342FD6">
            <w:delText xml:space="preserve"> is an abrupt completion, return </w:delText>
          </w:r>
          <w:r w:rsidR="002410A4" w:rsidRPr="00E77497" w:rsidDel="00342FD6">
            <w:rPr>
              <w:i/>
            </w:rPr>
            <w:delText>rval</w:delText>
          </w:r>
          <w:r w:rsidR="002410A4" w:rsidDel="00342FD6">
            <w:delText>.</w:delText>
          </w:r>
        </w:del>
      </w:ins>
    </w:p>
    <w:p w:rsidR="004C0865" w:rsidRPr="00E77497" w:rsidRDefault="004C02EF" w:rsidP="00FA3203">
      <w:pPr>
        <w:pStyle w:val="Alg3"/>
        <w:numPr>
          <w:ilvl w:val="0"/>
          <w:numId w:val="103"/>
        </w:numPr>
        <w:spacing w:after="220"/>
      </w:pPr>
      <w:r w:rsidRPr="00E77497">
        <w:t xml:space="preserve">Return </w:t>
      </w:r>
      <w:r w:rsidRPr="00E77497">
        <w:rPr>
          <w:i/>
        </w:rPr>
        <w:t>rval</w:t>
      </w:r>
      <w:bookmarkEnd w:id="16393"/>
      <w:r w:rsidRPr="00E77497">
        <w:t>.</w:t>
      </w:r>
      <w:bookmarkStart w:id="16432" w:name="_Toc375031195"/>
      <w:bookmarkStart w:id="16433" w:name="_Toc381513708"/>
      <w:bookmarkStart w:id="16434" w:name="_Toc382202874"/>
      <w:bookmarkStart w:id="16435" w:name="_Toc382212230"/>
      <w:bookmarkStart w:id="16436" w:name="_Toc382212695"/>
      <w:bookmarkStart w:id="16437" w:name="_Toc382291575"/>
      <w:bookmarkStart w:id="16438" w:name="_Toc385672224"/>
      <w:bookmarkStart w:id="16439" w:name="_Toc393690327"/>
    </w:p>
    <w:p w:rsidR="007806CA" w:rsidRPr="00E77497" w:rsidRDefault="007806CA" w:rsidP="007806CA">
      <w:pPr>
        <w:jc w:val="left"/>
      </w:pPr>
      <w:bookmarkStart w:id="16440"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16441"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rsidR="002410A4" w:rsidRDefault="00342FD6" w:rsidP="002410A4">
      <w:pPr>
        <w:pStyle w:val="Alg4"/>
        <w:numPr>
          <w:ilvl w:val="0"/>
          <w:numId w:val="104"/>
        </w:numPr>
        <w:contextualSpacing/>
        <w:rPr>
          <w:ins w:id="16442" w:author="Rev 6 Allen Wirfs-Brock" w:date="2012-02-16T18:54:00Z"/>
        </w:rPr>
      </w:pPr>
      <w:ins w:id="16443" w:author="Rev 8 Allen Wirfs-Brock" w:date="2012-06-12T12:44:00Z">
        <w:r>
          <w:lastRenderedPageBreak/>
          <w:t>ReturnIfAbrupt(</w:t>
        </w:r>
        <w:r w:rsidRPr="00342FD6">
          <w:rPr>
            <w:i/>
          </w:rPr>
          <w:t>lval</w:t>
        </w:r>
        <w:r>
          <w:t>).</w:t>
        </w:r>
      </w:ins>
      <w:ins w:id="16444" w:author="Rev 6 Allen Wirfs-Brock" w:date="2012-02-16T18:54:00Z">
        <w:del w:id="16445" w:author="Rev 8 Allen Wirfs-Brock" w:date="2012-06-12T12:45:00Z">
          <w:r w:rsidR="002410A4" w:rsidDel="00342FD6">
            <w:delText xml:space="preserve">If </w:delText>
          </w:r>
          <w:r w:rsidR="002410A4" w:rsidRPr="00E77497" w:rsidDel="00342FD6">
            <w:rPr>
              <w:i/>
            </w:rPr>
            <w:delText>lval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lval</w:delText>
          </w:r>
          <w:r w:rsidR="002410A4" w:rsidDel="00342FD6">
            <w:delText>.</w:delText>
          </w:r>
        </w:del>
      </w:ins>
    </w:p>
    <w:p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4"/>
        </w:numPr>
        <w:contextualSpacing/>
        <w:rPr>
          <w:ins w:id="16446" w:author="Rev 6 Allen Wirfs-Brock" w:date="2012-02-16T18:55:00Z"/>
        </w:rPr>
      </w:pPr>
      <w:ins w:id="16447" w:author="Rev 8 Allen Wirfs-Brock" w:date="2012-06-12T12:45:00Z">
        <w:r>
          <w:t>ReturnIfAbrupt(</w:t>
        </w:r>
        <w:r>
          <w:rPr>
            <w:i/>
          </w:rPr>
          <w:t>r</w:t>
        </w:r>
        <w:r w:rsidRPr="00ED2E78">
          <w:rPr>
            <w:i/>
          </w:rPr>
          <w:t>val</w:t>
        </w:r>
        <w:r>
          <w:t>).</w:t>
        </w:r>
      </w:ins>
      <w:ins w:id="16448" w:author="Rev 6 Allen Wirfs-Brock" w:date="2012-02-16T18:55:00Z">
        <w:del w:id="16449" w:author="Rev 8 Allen Wirfs-Brock" w:date="2012-06-12T12:45:00Z">
          <w:r w:rsidR="002410A4" w:rsidDel="00342FD6">
            <w:delText xml:space="preserve">If </w:delText>
          </w:r>
          <w:r w:rsidR="002410A4" w:rsidDel="00342FD6">
            <w:rPr>
              <w:i/>
            </w:rPr>
            <w:delText>r</w:delText>
          </w:r>
          <w:r w:rsidR="002410A4" w:rsidRPr="00E77497" w:rsidDel="00342FD6">
            <w:rPr>
              <w:i/>
            </w:rPr>
            <w:delText>val</w:delText>
          </w:r>
          <w:r w:rsidR="002410A4" w:rsidRPr="00E77497" w:rsidDel="00342FD6">
            <w:delText xml:space="preserve"> </w:delText>
          </w:r>
          <w:r w:rsidR="002410A4" w:rsidDel="00342FD6">
            <w:delText xml:space="preserve">is an abrupt completion, return </w:delText>
          </w:r>
          <w:r w:rsidR="002410A4" w:rsidDel="00342FD6">
            <w:rPr>
              <w:i/>
            </w:rPr>
            <w:delText>r</w:delText>
          </w:r>
          <w:r w:rsidR="002410A4" w:rsidRPr="00E77497" w:rsidDel="00342FD6">
            <w:rPr>
              <w:i/>
            </w:rPr>
            <w:delText>val</w:delText>
          </w:r>
          <w:r w:rsidR="002410A4" w:rsidDel="00342FD6">
            <w:delText>.</w:delText>
          </w:r>
        </w:del>
      </w:ins>
    </w:p>
    <w:p w:rsidR="00C85441" w:rsidRDefault="00C85441" w:rsidP="00FA3203">
      <w:pPr>
        <w:pStyle w:val="Alg3"/>
        <w:numPr>
          <w:ilvl w:val="0"/>
          <w:numId w:val="104"/>
        </w:numPr>
        <w:rPr>
          <w:ins w:id="16450" w:author="Rev 4 Allen Wirfs-Brock" w:date="2011-11-07T09:18:00Z"/>
        </w:rPr>
      </w:pPr>
      <w:ins w:id="16451" w:author="Rev 4 Allen Wirfs-Brock" w:date="2011-11-07T09:18:00Z">
        <w:r>
          <w:t xml:space="preserve">Let </w:t>
        </w:r>
        <w:r w:rsidRPr="00120381">
          <w:rPr>
            <w:i/>
          </w:rPr>
          <w:t>operator</w:t>
        </w:r>
        <w:r>
          <w:t xml:space="preserve"> </w:t>
        </w:r>
      </w:ins>
      <w:ins w:id="16452" w:author="Rev 4 Allen Wirfs-Brock" w:date="2011-11-07T09:20:00Z">
        <w:r w:rsidR="003F7C52">
          <w:t xml:space="preserve">be the </w:t>
        </w:r>
      </w:ins>
      <w:ins w:id="16453"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rsidR="007806CA" w:rsidRPr="00E77497" w:rsidDel="003F7C52" w:rsidRDefault="007806CA" w:rsidP="00FA3203">
      <w:pPr>
        <w:pStyle w:val="Alg3"/>
        <w:numPr>
          <w:ilvl w:val="0"/>
          <w:numId w:val="104"/>
        </w:numPr>
        <w:rPr>
          <w:del w:id="16454" w:author="Rev 4 Allen Wirfs-Brock" w:date="2011-11-07T09:25:00Z"/>
        </w:rPr>
      </w:pPr>
      <w:del w:id="16455"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rsidR="007806CA" w:rsidRPr="00E77497" w:rsidDel="003F7C52" w:rsidRDefault="007806CA">
      <w:pPr>
        <w:pStyle w:val="Alg3"/>
        <w:numPr>
          <w:ilvl w:val="0"/>
          <w:numId w:val="69"/>
        </w:numPr>
        <w:ind w:left="720" w:firstLine="0"/>
        <w:rPr>
          <w:del w:id="16456" w:author="Rev 4 Allen Wirfs-Brock" w:date="2011-11-07T09:25:00Z"/>
        </w:rPr>
        <w:pPrChange w:id="16457" w:author="Rev 4 Allen Wirfs-Brock" w:date="2011-11-07T12:16:00Z">
          <w:pPr>
            <w:pStyle w:val="Alg3"/>
            <w:numPr>
              <w:numId w:val="71"/>
            </w:numPr>
            <w:ind w:left="720" w:firstLine="0"/>
          </w:pPr>
        </w:pPrChange>
      </w:pPr>
      <w:del w:id="16458"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rsidR="007806CA" w:rsidRPr="00E77497" w:rsidDel="003F7C52" w:rsidRDefault="007806CA">
      <w:pPr>
        <w:pStyle w:val="Alg3"/>
        <w:numPr>
          <w:ilvl w:val="0"/>
          <w:numId w:val="69"/>
        </w:numPr>
        <w:ind w:left="720" w:firstLine="0"/>
        <w:rPr>
          <w:del w:id="16459" w:author="Rev 4 Allen Wirfs-Brock" w:date="2011-11-07T09:25:00Z"/>
        </w:rPr>
        <w:pPrChange w:id="16460" w:author="Rev 4 Allen Wirfs-Brock" w:date="2011-11-07T12:16:00Z">
          <w:pPr>
            <w:pStyle w:val="Alg3"/>
            <w:numPr>
              <w:numId w:val="71"/>
            </w:numPr>
            <w:ind w:left="720" w:firstLine="0"/>
          </w:pPr>
        </w:pPrChange>
      </w:pPr>
      <w:del w:id="16461"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rsidR="007806CA" w:rsidRPr="00E77497" w:rsidDel="003F7C52" w:rsidRDefault="007806CA">
      <w:pPr>
        <w:pStyle w:val="Alg3"/>
        <w:numPr>
          <w:ilvl w:val="0"/>
          <w:numId w:val="69"/>
        </w:numPr>
        <w:ind w:left="720" w:firstLine="0"/>
        <w:rPr>
          <w:del w:id="16462" w:author="Rev 4 Allen Wirfs-Brock" w:date="2011-11-07T09:25:00Z"/>
        </w:rPr>
        <w:pPrChange w:id="16463" w:author="Rev 4 Allen Wirfs-Brock" w:date="2011-11-07T12:16:00Z">
          <w:pPr>
            <w:pStyle w:val="Alg3"/>
            <w:numPr>
              <w:numId w:val="71"/>
            </w:numPr>
            <w:ind w:left="720" w:firstLine="0"/>
          </w:pPr>
        </w:pPrChange>
      </w:pPr>
      <w:del w:id="16464"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rsidR="007806CA" w:rsidRPr="00E77497" w:rsidDel="003F7C52" w:rsidRDefault="007806CA">
      <w:pPr>
        <w:pStyle w:val="Alg3"/>
        <w:numPr>
          <w:ilvl w:val="0"/>
          <w:numId w:val="69"/>
        </w:numPr>
        <w:ind w:left="720" w:firstLine="0"/>
        <w:rPr>
          <w:del w:id="16465" w:author="Rev 4 Allen Wirfs-Brock" w:date="2011-11-07T09:25:00Z"/>
        </w:rPr>
        <w:pPrChange w:id="16466" w:author="Rev 4 Allen Wirfs-Brock" w:date="2011-11-07T12:16:00Z">
          <w:pPr>
            <w:pStyle w:val="Alg3"/>
            <w:numPr>
              <w:numId w:val="71"/>
            </w:numPr>
            <w:ind w:left="720" w:firstLine="0"/>
          </w:pPr>
        </w:pPrChange>
      </w:pPr>
      <w:del w:id="16467"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rsidR="007806CA" w:rsidRPr="00E77497" w:rsidRDefault="002410A4" w:rsidP="00FA3203">
      <w:pPr>
        <w:pStyle w:val="Alg3"/>
        <w:numPr>
          <w:ilvl w:val="0"/>
          <w:numId w:val="104"/>
        </w:numPr>
      </w:pPr>
      <w:ins w:id="16468" w:author="Rev 6 Allen Wirfs-Brock" w:date="2012-02-16T18:56:00Z">
        <w:del w:id="16469" w:author="Rev 8 Allen Wirfs-Brock" w:date="2012-06-12T12:48:00Z">
          <w:r w:rsidDel="00342FD6">
            <w:delText>If the result of</w:delText>
          </w:r>
        </w:del>
      </w:ins>
      <w:ins w:id="16470" w:author="Rev 8 Allen Wirfs-Brock" w:date="2012-06-12T12:48:00Z">
        <w:r w:rsidR="00342FD6">
          <w:t xml:space="preserve">Let </w:t>
        </w:r>
        <w:r w:rsidR="00342FD6" w:rsidRPr="00342FD6">
          <w:rPr>
            <w:i/>
          </w:rPr>
          <w:t>status</w:t>
        </w:r>
        <w:r w:rsidR="00342FD6">
          <w:t xml:space="preserve"> be</w:t>
        </w:r>
      </w:ins>
      <w:ins w:id="16471" w:author="Rev 6 Allen Wirfs-Brock" w:date="2012-02-16T18:56:00Z">
        <w:r w:rsidRPr="00E77497">
          <w:t xml:space="preserve"> </w:t>
        </w:r>
      </w:ins>
      <w:del w:id="16472"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16473" w:author="Rev 6 Allen Wirfs-Brock" w:date="2012-02-16T18:56:00Z">
        <w:del w:id="16474" w:author="Rev 8 Allen Wirfs-Brock" w:date="2012-06-12T12:48:00Z">
          <w:r w:rsidRPr="002410A4" w:rsidDel="00342FD6">
            <w:delText xml:space="preserve"> </w:delText>
          </w:r>
          <w:r w:rsidDel="00342FD6">
            <w:delText>is an abrupt completion, return that result</w:delText>
          </w:r>
        </w:del>
      </w:ins>
      <w:r w:rsidR="007806CA" w:rsidRPr="00E77497">
        <w:t>.</w:t>
      </w:r>
    </w:p>
    <w:p w:rsidR="00342FD6" w:rsidRDefault="00342FD6" w:rsidP="00342FD6">
      <w:pPr>
        <w:pStyle w:val="Alg4"/>
        <w:numPr>
          <w:ilvl w:val="0"/>
          <w:numId w:val="104"/>
        </w:numPr>
        <w:contextualSpacing/>
        <w:rPr>
          <w:ins w:id="16475" w:author="Rev 8 Allen Wirfs-Brock" w:date="2012-06-12T12:49:00Z"/>
        </w:rPr>
      </w:pPr>
      <w:ins w:id="16476" w:author="Rev 8 Allen Wirfs-Brock" w:date="2012-06-12T12:49:00Z">
        <w:r>
          <w:t>ReturnIfAbrupt(</w:t>
        </w:r>
        <w:r w:rsidRPr="00ED2E78">
          <w:rPr>
            <w:i/>
          </w:rPr>
          <w:t>status</w:t>
        </w:r>
        <w:r>
          <w:t>).</w:t>
        </w:r>
      </w:ins>
    </w:p>
    <w:p w:rsidR="007806CA" w:rsidRPr="00E77497" w:rsidDel="007806CA" w:rsidRDefault="007806CA" w:rsidP="00FA3203">
      <w:pPr>
        <w:pStyle w:val="Alg3"/>
        <w:numPr>
          <w:ilvl w:val="0"/>
          <w:numId w:val="104"/>
        </w:numPr>
        <w:spacing w:after="220"/>
        <w:rPr>
          <w:del w:id="16477" w:author="Rev 4 Allen Wirfs-Brock" w:date="2011-10-15T13:52:00Z"/>
        </w:rPr>
      </w:pPr>
      <w:r w:rsidRPr="00E77497">
        <w:t xml:space="preserve">Return </w:t>
      </w:r>
      <w:r w:rsidRPr="00E77497">
        <w:rPr>
          <w:i/>
        </w:rPr>
        <w:t>r</w:t>
      </w:r>
      <w:r w:rsidRPr="00E77497">
        <w:t>.</w:t>
      </w:r>
    </w:p>
    <w:p w:rsidR="007806CA" w:rsidRPr="00E77497" w:rsidRDefault="007806CA" w:rsidP="00FA3203">
      <w:pPr>
        <w:pStyle w:val="Alg3"/>
        <w:numPr>
          <w:ilvl w:val="0"/>
          <w:numId w:val="104"/>
        </w:numPr>
        <w:spacing w:after="220"/>
      </w:pPr>
    </w:p>
    <w:p w:rsidR="004C02EF" w:rsidRPr="00E77497" w:rsidDel="007806CA" w:rsidRDefault="004C02EF" w:rsidP="004C02EF">
      <w:pPr>
        <w:pStyle w:val="Note"/>
        <w:rPr>
          <w:ins w:id="16478" w:author="Allen Wirfs-Brock" w:date="2011-07-01T15:12:00Z"/>
          <w:del w:id="16479" w:author="Rev 4 Allen Wirfs-Brock" w:date="2011-10-15T13:49:00Z"/>
        </w:rPr>
      </w:pPr>
      <w:r w:rsidRPr="00E77497">
        <w:t>NOTE</w:t>
      </w:r>
      <w:r w:rsidRPr="00E77497">
        <w:tab/>
        <w:t>When an assignment occurs within strict mode code,</w:t>
      </w:r>
      <w:ins w:id="16480" w:author="Rev 6 Allen Wirfs-Brock" w:date="2012-02-16T19:00:00Z">
        <w:r w:rsidR="006C2F27">
          <w:t xml:space="preserve"> it is an runtime error if</w:t>
        </w:r>
      </w:ins>
      <w:r w:rsidRPr="00E77497">
        <w:t xml:space="preserve"> </w:t>
      </w:r>
      <w:del w:id="16481"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16482" w:author="Allen Wirfs-Brock" w:date="2011-07-01T15:09:00Z">
        <w:r w:rsidR="00C707BD" w:rsidRPr="00E77497">
          <w:rPr>
            <w:rFonts w:ascii="Times New Roman" w:hAnsi="Times New Roman"/>
            <w:i/>
          </w:rPr>
          <w:t>lref</w:t>
        </w:r>
        <w:r w:rsidR="00C707BD" w:rsidRPr="00E77497">
          <w:t xml:space="preserve"> in step 1.</w:t>
        </w:r>
        <w:del w:id="16483" w:author="Rev 6 Allen Wirfs-Brock" w:date="2012-02-16T18:59:00Z">
          <w:r w:rsidR="00C707BD" w:rsidRPr="00E77497" w:rsidDel="006C2F27">
            <w:delText>d</w:delText>
          </w:r>
        </w:del>
      </w:ins>
      <w:ins w:id="16484" w:author="Rev 6 Allen Wirfs-Brock" w:date="2012-02-16T18:59:00Z">
        <w:r w:rsidR="006C2F27">
          <w:t>e</w:t>
        </w:r>
      </w:ins>
      <w:ins w:id="16485" w:author="Rev 4 Allen Wirfs-Brock" w:date="2011-11-07T09:26:00Z">
        <w:r w:rsidR="003F7C52">
          <w:t xml:space="preserve"> </w:t>
        </w:r>
      </w:ins>
      <w:ins w:id="16486" w:author="Rev 4 Allen Wirfs-Brock" w:date="2011-11-07T09:27:00Z">
        <w:r w:rsidR="003F7C52">
          <w:t>of</w:t>
        </w:r>
      </w:ins>
      <w:ins w:id="16487" w:author="Rev 4 Allen Wirfs-Brock" w:date="2011-11-07T09:26:00Z">
        <w:r w:rsidR="003F7C52">
          <w:t xml:space="preserve"> the first</w:t>
        </w:r>
      </w:ins>
      <w:ins w:id="16488" w:author="Rev 6 Allen Wirfs-Brock" w:date="2012-02-16T18:59:00Z">
        <w:r w:rsidR="006C2F27">
          <w:t xml:space="preserve"> algorithm</w:t>
        </w:r>
      </w:ins>
      <w:ins w:id="16489" w:author="Rev 6 Allen Wirfs-Brock" w:date="2012-02-16T19:03:00Z">
        <w:r w:rsidR="006C2F27">
          <w:t xml:space="preserve"> or step 9 of the second algorithm</w:t>
        </w:r>
      </w:ins>
      <w:ins w:id="16490" w:author="Rev 4 Allen Wirfs-Brock" w:date="2011-11-07T09:26:00Z">
        <w:r w:rsidR="003F7C52">
          <w:t xml:space="preserve"> </w:t>
        </w:r>
      </w:ins>
      <w:ins w:id="16491" w:author="Allen Wirfs-Brock" w:date="2011-07-01T15:09:00Z">
        <w:del w:id="16492" w:author="Rev 4 Allen Wirfs-Brock" w:date="2011-11-07T09:27:00Z">
          <w:r w:rsidR="00C707BD" w:rsidRPr="00E77497" w:rsidDel="003F7C52">
            <w:delText xml:space="preserve"> </w:delText>
          </w:r>
        </w:del>
        <w:del w:id="16493" w:author="Rev 6 Allen Wirfs-Brock" w:date="2012-02-16T18:59:00Z">
          <w:r w:rsidR="00C707BD" w:rsidRPr="00E77497" w:rsidDel="006C2F27">
            <w:delText>must not be</w:delText>
          </w:r>
        </w:del>
      </w:ins>
      <w:ins w:id="16494" w:author="Rev 6 Allen Wirfs-Brock" w:date="2012-02-16T18:59:00Z">
        <w:r w:rsidR="006C2F27">
          <w:t>it is</w:t>
        </w:r>
      </w:ins>
      <w:ins w:id="16495" w:author="Rev 6 Allen Wirfs-Brock" w:date="2012-02-16T19:00:00Z">
        <w:r w:rsidR="006C2F27">
          <w:t xml:space="preserve"> an</w:t>
        </w:r>
      </w:ins>
      <w:ins w:id="16496" w:author="Allen Wirfs-Brock" w:date="2011-07-01T15:09:00Z">
        <w:del w:id="16497" w:author="Rev 6 Allen Wirfs-Brock" w:date="2012-02-16T19:00:00Z">
          <w:r w:rsidR="00C707BD" w:rsidRPr="00E77497" w:rsidDel="006C2F27">
            <w:delText xml:space="preserve"> an</w:delText>
          </w:r>
        </w:del>
      </w:ins>
      <w:r w:rsidRPr="00E77497">
        <w:t xml:space="preserve"> unresolvable reference. If it </w:t>
      </w:r>
      <w:del w:id="16498" w:author="Allen Wirfs-Brock" w:date="2011-07-01T15:10:00Z">
        <w:r w:rsidRPr="00E77497" w:rsidDel="00C707BD">
          <w:delText xml:space="preserve">does </w:delText>
        </w:r>
      </w:del>
      <w:ins w:id="16499"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16500"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rsidR="007806CA" w:rsidRPr="00E77497" w:rsidRDefault="007806CA">
      <w:pPr>
        <w:pStyle w:val="Note"/>
        <w:rPr>
          <w:ins w:id="16501" w:author="Rev 4 Allen Wirfs-Brock" w:date="2011-10-15T13:49:00Z"/>
        </w:rPr>
        <w:pPrChange w:id="16502" w:author="Rev 4 Allen Wirfs-Brock" w:date="2011-10-15T13:49:00Z">
          <w:pPr/>
        </w:pPrChange>
      </w:pPr>
    </w:p>
    <w:p w:rsidR="00C707BD" w:rsidRPr="00E77497" w:rsidRDefault="00C707BD">
      <w:pPr>
        <w:pStyle w:val="Heading3"/>
        <w:numPr>
          <w:ilvl w:val="0"/>
          <w:numId w:val="0"/>
        </w:numPr>
        <w:rPr>
          <w:ins w:id="16503" w:author="Allen Wirfs-Brock" w:date="2011-07-01T15:12:00Z"/>
        </w:rPr>
        <w:pPrChange w:id="16504" w:author="Rev 4 Allen Wirfs-Brock" w:date="2011-11-07T12:11:00Z">
          <w:pPr>
            <w:pStyle w:val="Heading4"/>
            <w:numPr>
              <w:ilvl w:val="0"/>
              <w:numId w:val="0"/>
            </w:numPr>
            <w:tabs>
              <w:tab w:val="clear" w:pos="1080"/>
            </w:tabs>
          </w:pPr>
        </w:pPrChange>
      </w:pPr>
      <w:bookmarkStart w:id="16505" w:name="_Toc339020392"/>
      <w:ins w:id="16506" w:author="Allen Wirfs-Brock" w:date="2011-07-01T15:12:00Z">
        <w:r w:rsidRPr="00E77497">
          <w:t>11.13.1</w:t>
        </w:r>
        <w:del w:id="16507" w:author="Rev 4 Allen Wirfs-Brock" w:date="2011-11-07T12:11:00Z">
          <w:r w:rsidRPr="00E77497" w:rsidDel="008A0648">
            <w:delText>.1</w:delText>
          </w:r>
        </w:del>
        <w:r w:rsidRPr="00E77497">
          <w:t xml:space="preserve"> Destructuring Assignment</w:t>
        </w:r>
        <w:bookmarkEnd w:id="16505"/>
      </w:ins>
    </w:p>
    <w:p w:rsidR="001F7486" w:rsidRPr="00E77497" w:rsidRDefault="001F7486" w:rsidP="001F7486">
      <w:pPr>
        <w:pStyle w:val="Syntax"/>
        <w:rPr>
          <w:ins w:id="16508" w:author="Rev 4 Allen Wirfs-Brock" w:date="2011-10-15T15:04:00Z"/>
        </w:rPr>
      </w:pPr>
      <w:ins w:id="16509" w:author="Rev 4 Allen Wirfs-Brock" w:date="2011-10-15T15:04:00Z">
        <w:r w:rsidRPr="00E77497">
          <w:t>Supplemental Syntax</w:t>
        </w:r>
      </w:ins>
    </w:p>
    <w:p w:rsidR="001F7486" w:rsidRPr="00E77497" w:rsidRDefault="001F7486" w:rsidP="001F7486">
      <w:pPr>
        <w:rPr>
          <w:ins w:id="16510" w:author="Rev 4 Allen Wirfs-Brock" w:date="2011-10-15T15:04:00Z"/>
        </w:rPr>
      </w:pPr>
      <w:ins w:id="16511"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rsidR="001F7486" w:rsidRPr="00E77497" w:rsidRDefault="001F7486" w:rsidP="001F7486">
      <w:pPr>
        <w:pStyle w:val="SyntaxRule"/>
        <w:rPr>
          <w:ins w:id="16512" w:author="Rev 4 Allen Wirfs-Brock" w:date="2011-10-15T15:04:00Z"/>
          <w:rFonts w:ascii="Arial" w:hAnsi="Arial"/>
        </w:rPr>
      </w:pPr>
      <w:ins w:id="16513" w:author="Rev 4 Allen Wirfs-Brock" w:date="2011-10-15T15:04:00Z">
        <w:r w:rsidRPr="00E77497">
          <w:t xml:space="preserve">AssignmentPattern </w:t>
        </w:r>
        <w:r w:rsidRPr="00E77497">
          <w:rPr>
            <w:rFonts w:ascii="Arial" w:hAnsi="Arial"/>
            <w:b/>
            <w:i w:val="0"/>
          </w:rPr>
          <w:t>:</w:t>
        </w:r>
      </w:ins>
    </w:p>
    <w:p w:rsidR="001F7486" w:rsidRPr="00E77497" w:rsidRDefault="001F7486" w:rsidP="001F7486">
      <w:pPr>
        <w:pStyle w:val="SyntaxDefinition"/>
        <w:rPr>
          <w:ins w:id="16514" w:author="Rev 4 Allen Wirfs-Brock" w:date="2011-10-15T15:04:00Z"/>
          <w:rFonts w:ascii="Courier New" w:hAnsi="Courier New" w:cs="Courier New"/>
          <w:b/>
          <w:i w:val="0"/>
        </w:rPr>
      </w:pPr>
      <w:ins w:id="16515"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rsidR="001F7486" w:rsidRPr="00E77497" w:rsidRDefault="001F7486" w:rsidP="001F7486">
      <w:pPr>
        <w:pStyle w:val="SyntaxRule"/>
        <w:rPr>
          <w:ins w:id="16516" w:author="Rev 4 Allen Wirfs-Brock" w:date="2011-10-15T15:04:00Z"/>
          <w:rFonts w:ascii="Arial" w:hAnsi="Arial"/>
        </w:rPr>
      </w:pPr>
      <w:ins w:id="16517" w:author="Rev 4 Allen Wirfs-Brock" w:date="2011-10-15T15:04:00Z">
        <w:r w:rsidRPr="00E77497">
          <w:t xml:space="preserve">ObjectAssignmentPattern </w:t>
        </w:r>
        <w:r w:rsidRPr="00E77497">
          <w:rPr>
            <w:rFonts w:ascii="Arial" w:hAnsi="Arial"/>
            <w:b/>
            <w:i w:val="0"/>
          </w:rPr>
          <w:t>:</w:t>
        </w:r>
      </w:ins>
    </w:p>
    <w:p w:rsidR="001F7486" w:rsidRPr="00E77497" w:rsidRDefault="001F7486" w:rsidP="001F7486">
      <w:pPr>
        <w:pStyle w:val="SyntaxDefinition"/>
        <w:rPr>
          <w:ins w:id="16518" w:author="Rev 4 Allen Wirfs-Brock" w:date="2011-10-15T15:04:00Z"/>
          <w:rFonts w:ascii="Courier New" w:hAnsi="Courier New" w:cs="Courier New"/>
          <w:b/>
          <w:i w:val="0"/>
        </w:rPr>
      </w:pPr>
      <w:ins w:id="16519"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rsidR="001F7486" w:rsidRPr="00E77497" w:rsidRDefault="001F7486" w:rsidP="001F7486">
      <w:pPr>
        <w:pStyle w:val="SyntaxRule"/>
        <w:rPr>
          <w:ins w:id="16520" w:author="Rev 4 Allen Wirfs-Brock" w:date="2011-10-15T15:04:00Z"/>
          <w:rFonts w:ascii="Arial" w:hAnsi="Arial"/>
        </w:rPr>
      </w:pPr>
      <w:ins w:id="16521" w:author="Rev 4 Allen Wirfs-Brock" w:date="2011-10-15T15:04:00Z">
        <w:r w:rsidRPr="00E77497">
          <w:t xml:space="preserve">ArrayAssignmentPattern </w:t>
        </w:r>
        <w:r w:rsidRPr="00E77497">
          <w:rPr>
            <w:rFonts w:ascii="Arial" w:hAnsi="Arial"/>
            <w:b/>
            <w:i w:val="0"/>
          </w:rPr>
          <w:t>:</w:t>
        </w:r>
      </w:ins>
    </w:p>
    <w:p w:rsidR="001F7486" w:rsidRPr="00E77497" w:rsidRDefault="001F7486" w:rsidP="001F7486">
      <w:pPr>
        <w:pStyle w:val="SyntaxDefinition"/>
        <w:rPr>
          <w:ins w:id="16522" w:author="Rev 4 Allen Wirfs-Brock" w:date="2011-10-15T15:04:00Z"/>
          <w:rFonts w:ascii="Courier New" w:hAnsi="Courier New" w:cs="Courier New"/>
          <w:b/>
          <w:i w:val="0"/>
        </w:rPr>
      </w:pPr>
      <w:ins w:id="16523"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16524"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16525"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rsidR="001F7486" w:rsidRPr="00E77497" w:rsidRDefault="001F7486" w:rsidP="001F7486">
      <w:pPr>
        <w:pStyle w:val="SyntaxRule"/>
        <w:rPr>
          <w:ins w:id="16526" w:author="Rev 4 Allen Wirfs-Brock" w:date="2011-10-15T15:04:00Z"/>
          <w:rFonts w:ascii="Arial" w:hAnsi="Arial"/>
        </w:rPr>
      </w:pPr>
      <w:ins w:id="16527" w:author="Rev 4 Allen Wirfs-Brock" w:date="2011-10-15T15:04:00Z">
        <w:r w:rsidRPr="00E77497">
          <w:t xml:space="preserve">AssignmentPropertyList </w:t>
        </w:r>
        <w:r w:rsidRPr="00E77497">
          <w:rPr>
            <w:rFonts w:ascii="Arial" w:hAnsi="Arial"/>
            <w:b/>
            <w:i w:val="0"/>
          </w:rPr>
          <w:t>:</w:t>
        </w:r>
      </w:ins>
    </w:p>
    <w:p w:rsidR="001F7486" w:rsidRPr="00E77497" w:rsidRDefault="001F7486" w:rsidP="001F7486">
      <w:pPr>
        <w:pStyle w:val="SyntaxDefinition"/>
        <w:rPr>
          <w:ins w:id="16528" w:author="Rev 4 Allen Wirfs-Brock" w:date="2011-10-15T15:04:00Z"/>
        </w:rPr>
      </w:pPr>
      <w:ins w:id="16529"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rsidR="001F7486" w:rsidRPr="00E77497" w:rsidRDefault="001F7486" w:rsidP="001F7486">
      <w:pPr>
        <w:pStyle w:val="SyntaxRule"/>
        <w:rPr>
          <w:ins w:id="16530" w:author="Rev 4 Allen Wirfs-Brock" w:date="2011-10-15T15:04:00Z"/>
          <w:rFonts w:ascii="Arial" w:hAnsi="Arial"/>
        </w:rPr>
      </w:pPr>
      <w:ins w:id="16531"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rsidR="001F7486" w:rsidRPr="00E77497" w:rsidRDefault="001F7486" w:rsidP="001F7486">
      <w:pPr>
        <w:pStyle w:val="SyntaxDefinition"/>
        <w:rPr>
          <w:ins w:id="16532" w:author="Rev 4 Allen Wirfs-Brock" w:date="2011-10-15T15:04:00Z"/>
        </w:rPr>
      </w:pPr>
      <w:ins w:id="16533"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rsidR="001F7486" w:rsidRPr="00E77497" w:rsidRDefault="001F7486" w:rsidP="001F7486">
      <w:pPr>
        <w:pStyle w:val="SyntaxRule"/>
        <w:rPr>
          <w:ins w:id="16534" w:author="Rev 4 Allen Wirfs-Brock" w:date="2011-10-15T15:04:00Z"/>
          <w:rFonts w:ascii="Arial" w:hAnsi="Arial"/>
        </w:rPr>
      </w:pPr>
      <w:ins w:id="16535" w:author="Rev 4 Allen Wirfs-Brock" w:date="2011-10-15T15:04:00Z">
        <w:r w:rsidRPr="00E77497">
          <w:t xml:space="preserve">AssignmentProperty </w:t>
        </w:r>
        <w:r w:rsidRPr="00E77497">
          <w:rPr>
            <w:rFonts w:ascii="Arial" w:hAnsi="Arial"/>
            <w:b/>
            <w:i w:val="0"/>
          </w:rPr>
          <w:t>:</w:t>
        </w:r>
      </w:ins>
    </w:p>
    <w:p w:rsidR="001F7486" w:rsidRPr="00E77497" w:rsidRDefault="001F7486" w:rsidP="001F7486">
      <w:pPr>
        <w:pStyle w:val="SyntaxDefinition"/>
        <w:rPr>
          <w:ins w:id="16536" w:author="Rev 4 Allen Wirfs-Brock" w:date="2011-10-15T15:04:00Z"/>
        </w:rPr>
      </w:pPr>
      <w:ins w:id="16537" w:author="Rev 4 Allen Wirfs-Brock" w:date="2011-10-15T15:04:00Z">
        <w:r w:rsidRPr="00E77497">
          <w:t>Identifier</w:t>
        </w:r>
      </w:ins>
      <w:ins w:id="16538"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ins w:id="16539" w:author="Rev 4 Allen Wirfs-Brock" w:date="2011-10-15T15:04:00Z">
        <w:r w:rsidRPr="00E77497">
          <w:br/>
          <w:t>PropertyName</w:t>
        </w:r>
        <w:r w:rsidRPr="00E77497">
          <w:rPr>
            <w:rFonts w:ascii="Courier New" w:hAnsi="Courier New" w:cs="Courier New"/>
            <w:b/>
            <w:i w:val="0"/>
          </w:rPr>
          <w:t xml:space="preserve"> : </w:t>
        </w:r>
        <w:del w:id="16540" w:author="Rev 8 Allen Wirfs-Brock" w:date="2012-06-13T18:18:00Z">
          <w:r w:rsidRPr="00E77497" w:rsidDel="00BF6B6C">
            <w:delText>LeftHandSideExpression</w:delText>
          </w:r>
        </w:del>
      </w:ins>
      <w:ins w:id="16541" w:author="Rev 8 Allen Wirfs-Brock" w:date="2012-06-13T18:18:00Z">
        <w:r w:rsidR="00BF6B6C">
          <w:t>AssignmentElement</w:t>
        </w:r>
      </w:ins>
    </w:p>
    <w:p w:rsidR="001F7486" w:rsidRPr="00E77497" w:rsidRDefault="001F7486" w:rsidP="001F7486">
      <w:pPr>
        <w:pStyle w:val="SyntaxRule"/>
        <w:rPr>
          <w:ins w:id="16542" w:author="Rev 4 Allen Wirfs-Brock" w:date="2011-10-15T15:04:00Z"/>
          <w:rFonts w:ascii="Arial" w:hAnsi="Arial"/>
        </w:rPr>
      </w:pPr>
      <w:ins w:id="16543" w:author="Rev 4 Allen Wirfs-Brock" w:date="2011-10-15T15:04:00Z">
        <w:r w:rsidRPr="00E77497">
          <w:t xml:space="preserve">AssignmentElement </w:t>
        </w:r>
        <w:r w:rsidRPr="00E77497">
          <w:rPr>
            <w:rFonts w:ascii="Arial" w:hAnsi="Arial"/>
            <w:b/>
            <w:i w:val="0"/>
          </w:rPr>
          <w:t>:</w:t>
        </w:r>
      </w:ins>
    </w:p>
    <w:p w:rsidR="001F7486" w:rsidRPr="00E77497" w:rsidRDefault="001F7486" w:rsidP="00EC6FB2">
      <w:pPr>
        <w:pStyle w:val="SyntaxDefinition"/>
        <w:rPr>
          <w:ins w:id="16544" w:author="Rev 4 Allen Wirfs-Brock" w:date="2011-10-15T15:04:00Z"/>
        </w:rPr>
      </w:pPr>
      <w:ins w:id="16545" w:author="Rev 4 Allen Wirfs-Brock" w:date="2011-10-15T15:04:00Z">
        <w:r w:rsidRPr="00E77497">
          <w:rPr>
            <w:rFonts w:ascii="Arial" w:hAnsi="Arial" w:cs="Arial"/>
            <w:i w:val="0"/>
            <w:sz w:val="16"/>
            <w:szCs w:val="16"/>
          </w:rPr>
          <w:t xml:space="preserve"> </w:t>
        </w:r>
      </w:ins>
      <w:ins w:id="16546" w:author="Rev 11 Allen Wirfs-Brock" w:date="2012-10-24T17:43:00Z">
        <w:r w:rsidR="00EC6FB2">
          <w:t>DestructuringAssignmentTarget</w:t>
        </w:r>
      </w:ins>
      <w:ins w:id="16547" w:author="Rev 4 Allen Wirfs-Brock" w:date="2011-10-15T15:04:00Z">
        <w:del w:id="16548" w:author="Rev 11 Allen Wirfs-Brock" w:date="2012-10-24T17:43:00Z">
          <w:r w:rsidRPr="00E77497" w:rsidDel="00EC6FB2">
            <w:delText>LeftHandSideExpression</w:delText>
          </w:r>
        </w:del>
      </w:ins>
      <w:ins w:id="16549"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p>
    <w:p w:rsidR="001F7486" w:rsidRPr="00E77497" w:rsidRDefault="001F7486" w:rsidP="00EC6FB2">
      <w:pPr>
        <w:pStyle w:val="SyntaxRule"/>
        <w:tabs>
          <w:tab w:val="clear" w:pos="7920"/>
          <w:tab w:val="left" w:pos="2490"/>
        </w:tabs>
        <w:rPr>
          <w:ins w:id="16550" w:author="Rev 4 Allen Wirfs-Brock" w:date="2011-10-15T15:04:00Z"/>
          <w:rFonts w:ascii="Arial" w:hAnsi="Arial"/>
        </w:rPr>
      </w:pPr>
      <w:ins w:id="16551" w:author="Rev 4 Allen Wirfs-Brock" w:date="2011-10-15T15:04:00Z">
        <w:r w:rsidRPr="00E77497">
          <w:t xml:space="preserve">AssignmentRestElement </w:t>
        </w:r>
        <w:r w:rsidRPr="00E77497">
          <w:rPr>
            <w:rFonts w:ascii="Arial" w:hAnsi="Arial"/>
            <w:b/>
            <w:i w:val="0"/>
          </w:rPr>
          <w:t>:</w:t>
        </w:r>
      </w:ins>
      <w:ins w:id="16552" w:author="Rev 11 Allen Wirfs-Brock" w:date="2012-10-24T17:41:00Z">
        <w:r w:rsidR="00EC6FB2">
          <w:rPr>
            <w:rFonts w:ascii="Arial" w:hAnsi="Arial"/>
            <w:b/>
            <w:i w:val="0"/>
          </w:rPr>
          <w:tab/>
        </w:r>
      </w:ins>
    </w:p>
    <w:p w:rsidR="001F7486" w:rsidRDefault="001F7486" w:rsidP="00EC6FB2">
      <w:pPr>
        <w:pStyle w:val="SyntaxDefinition"/>
        <w:rPr>
          <w:ins w:id="16553" w:author="Rev 11 Allen Wirfs-Brock" w:date="2012-10-24T17:41:00Z"/>
        </w:rPr>
      </w:pPr>
      <w:ins w:id="16554"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6555" w:author="Rev 11 Allen Wirfs-Brock" w:date="2012-10-24T17:43:00Z">
        <w:r w:rsidR="00EC6FB2">
          <w:t>Destructuring</w:t>
        </w:r>
      </w:ins>
      <w:ins w:id="16556" w:author="Rev 11 Allen Wirfs-Brock" w:date="2012-10-24T17:44:00Z">
        <w:r w:rsidR="00EC6FB2">
          <w:t>Assignment</w:t>
        </w:r>
      </w:ins>
      <w:ins w:id="16557" w:author="Rev 11 Allen Wirfs-Brock" w:date="2012-10-24T17:43:00Z">
        <w:r w:rsidR="00EC6FB2">
          <w:t>Target</w:t>
        </w:r>
      </w:ins>
      <w:ins w:id="16558" w:author="Rev 4 Allen Wirfs-Brock" w:date="2011-10-15T15:04:00Z">
        <w:del w:id="16559" w:author="Rev 11 Allen Wirfs-Brock" w:date="2012-10-24T17:43:00Z">
          <w:r w:rsidRPr="00E77497" w:rsidDel="00EC6FB2">
            <w:delText>LeftHandSideExpression</w:delText>
          </w:r>
        </w:del>
      </w:ins>
    </w:p>
    <w:p w:rsidR="00EC6FB2" w:rsidRPr="00E77497" w:rsidRDefault="00EC6FB2" w:rsidP="00EC6FB2">
      <w:pPr>
        <w:pStyle w:val="SyntaxRule"/>
        <w:tabs>
          <w:tab w:val="clear" w:pos="7920"/>
          <w:tab w:val="left" w:pos="2490"/>
        </w:tabs>
        <w:rPr>
          <w:ins w:id="16560" w:author="Rev 11 Allen Wirfs-Brock" w:date="2012-10-24T17:41:00Z"/>
          <w:rFonts w:ascii="Arial" w:hAnsi="Arial"/>
        </w:rPr>
      </w:pPr>
      <w:ins w:id="16561" w:author="Rev 11 Allen Wirfs-Brock" w:date="2012-10-24T17:42:00Z">
        <w:r>
          <w:t>Destructuring</w:t>
        </w:r>
      </w:ins>
      <w:ins w:id="16562" w:author="Rev 11 Allen Wirfs-Brock" w:date="2012-10-24T18:30:00Z">
        <w:r w:rsidR="004D6E40">
          <w:t>Assignment</w:t>
        </w:r>
      </w:ins>
      <w:ins w:id="16563" w:author="Rev 11 Allen Wirfs-Brock" w:date="2012-10-24T17:42:00Z">
        <w:r>
          <w:t>Target</w:t>
        </w:r>
      </w:ins>
      <w:ins w:id="16564" w:author="Rev 11 Allen Wirfs-Brock" w:date="2012-10-24T17:41:00Z">
        <w:r w:rsidRPr="00E77497">
          <w:t xml:space="preserve"> </w:t>
        </w:r>
        <w:r w:rsidRPr="00E77497">
          <w:rPr>
            <w:rFonts w:ascii="Arial" w:hAnsi="Arial"/>
            <w:b/>
            <w:i w:val="0"/>
          </w:rPr>
          <w:t>:</w:t>
        </w:r>
        <w:r>
          <w:rPr>
            <w:rFonts w:ascii="Arial" w:hAnsi="Arial"/>
            <w:b/>
            <w:i w:val="0"/>
          </w:rPr>
          <w:tab/>
        </w:r>
      </w:ins>
    </w:p>
    <w:p w:rsidR="00EC6FB2" w:rsidRDefault="00EC6FB2" w:rsidP="00EC6FB2">
      <w:pPr>
        <w:pStyle w:val="SyntaxDefinition"/>
        <w:rPr>
          <w:ins w:id="16565" w:author="Rev 11 Allen Wirfs-Brock" w:date="2012-10-24T17:41:00Z"/>
        </w:rPr>
      </w:pPr>
      <w:ins w:id="16566" w:author="Rev 11 Allen Wirfs-Brock" w:date="2012-10-24T17:41:00Z">
        <w:r w:rsidRPr="00E77497">
          <w:rPr>
            <w:rFonts w:ascii="Arial" w:hAnsi="Arial" w:cs="Arial"/>
            <w:i w:val="0"/>
            <w:sz w:val="16"/>
            <w:szCs w:val="16"/>
          </w:rPr>
          <w:t xml:space="preserve">  </w:t>
        </w:r>
        <w:r w:rsidRPr="00E77497">
          <w:t>LeftHandSideExpression</w:t>
        </w:r>
      </w:ins>
    </w:p>
    <w:p w:rsidR="00EC6FB2" w:rsidRPr="00E77497" w:rsidRDefault="00EC6FB2" w:rsidP="007B7042">
      <w:pPr>
        <w:pStyle w:val="SyntaxDefinition"/>
        <w:ind w:left="0"/>
        <w:rPr>
          <w:ins w:id="16567" w:author="Rev 4 Allen Wirfs-Brock" w:date="2011-10-15T15:04:00Z"/>
        </w:rPr>
      </w:pPr>
    </w:p>
    <w:p w:rsidR="006C296B" w:rsidRPr="00E77497" w:rsidRDefault="006C296B" w:rsidP="008A0648">
      <w:pPr>
        <w:pStyle w:val="Heading4"/>
        <w:numPr>
          <w:ilvl w:val="0"/>
          <w:numId w:val="0"/>
        </w:numPr>
        <w:rPr>
          <w:ins w:id="16568" w:author="Rev 4 Allen Wirfs-Brock" w:date="2011-10-15T14:19:00Z"/>
        </w:rPr>
      </w:pPr>
      <w:ins w:id="16569" w:author="Rev 4 Allen Wirfs-Brock" w:date="2011-10-15T14:19:00Z">
        <w:r w:rsidRPr="00E77497">
          <w:lastRenderedPageBreak/>
          <w:t>Static Semantics</w:t>
        </w:r>
      </w:ins>
    </w:p>
    <w:p w:rsidR="00D012F5" w:rsidRPr="00E77497" w:rsidRDefault="00C9049C" w:rsidP="00C7794D">
      <w:pPr>
        <w:rPr>
          <w:ins w:id="16570" w:author="Rev 4 Allen Wirfs-Brock" w:date="2011-10-15T14:24:00Z"/>
          <w:rFonts w:ascii="Helvetica" w:hAnsi="Helvetica"/>
          <w:b/>
        </w:rPr>
      </w:pPr>
      <w:ins w:id="16571" w:author="Rev 4 Allen Wirfs-Brock" w:date="2011-10-20T10:21:00Z">
        <w:r w:rsidRPr="00E77497">
          <w:rPr>
            <w:rFonts w:ascii="Helvetica" w:hAnsi="Helvetica"/>
            <w:b/>
          </w:rPr>
          <w:t xml:space="preserve">Static Semantics:  </w:t>
        </w:r>
      </w:ins>
      <w:ins w:id="16572" w:author="Rev 4 Allen Wirfs-Brock" w:date="2011-10-15T14:19:00Z">
        <w:r w:rsidR="006C296B" w:rsidRPr="00E77497">
          <w:rPr>
            <w:rFonts w:ascii="Helvetica" w:hAnsi="Helvetica"/>
            <w:b/>
          </w:rPr>
          <w:t>Early Errors</w:t>
        </w:r>
      </w:ins>
    </w:p>
    <w:p w:rsidR="00D012F5" w:rsidRPr="00E77497" w:rsidRDefault="00D012F5" w:rsidP="00D012F5">
      <w:pPr>
        <w:jc w:val="left"/>
        <w:rPr>
          <w:ins w:id="16573" w:author="Rev 4 Allen Wirfs-Brock" w:date="2011-10-15T14:25:00Z"/>
          <w:rStyle w:val="bnf"/>
        </w:rPr>
      </w:pPr>
      <w:ins w:id="16574" w:author="Rev 4 Allen Wirfs-Brock" w:date="2011-10-15T14:23:00Z">
        <w:r w:rsidRPr="00E77497">
          <w:rPr>
            <w:rStyle w:val="bnf"/>
          </w:rPr>
          <w:t xml:space="preserve">AssignmentProperty </w:t>
        </w:r>
        <w:r w:rsidRPr="00E77497">
          <w:rPr>
            <w:b/>
          </w:rPr>
          <w:t xml:space="preserve">: </w:t>
        </w:r>
        <w:del w:id="16575" w:author="Rev 8 Allen Wirfs-Brock" w:date="2012-06-13T18:26:00Z">
          <w:r w:rsidRPr="00E77497" w:rsidDel="00BF6B6C">
            <w:rPr>
              <w:rStyle w:val="bnf"/>
            </w:rPr>
            <w:delText>PropertyName</w:delText>
          </w:r>
        </w:del>
      </w:ins>
      <w:ins w:id="16576" w:author="Rev 8 Allen Wirfs-Brock" w:date="2012-06-13T18:26:00Z">
        <w:r w:rsidR="00BF6B6C">
          <w:rPr>
            <w:rStyle w:val="bnf"/>
          </w:rPr>
          <w:t>Identifier</w:t>
        </w:r>
      </w:ins>
      <w:ins w:id="16577" w:author="Rev 4 Allen Wirfs-Brock" w:date="2011-10-15T14:23:00Z">
        <w:r w:rsidRPr="00E77497">
          <w:rPr>
            <w:rStyle w:val="bnf"/>
          </w:rPr>
          <w:t xml:space="preserve"> </w:t>
        </w:r>
        <w:del w:id="16578" w:author="Rev 8 Allen Wirfs-Brock" w:date="2012-06-13T18:26:00Z">
          <w:r w:rsidRPr="00E77497" w:rsidDel="00BF6B6C">
            <w:rPr>
              <w:rStyle w:val="bnf"/>
              <w:b/>
              <w:i w:val="0"/>
            </w:rPr>
            <w:delText>:</w:delText>
          </w:r>
        </w:del>
      </w:ins>
      <w:ins w:id="16579" w:author="Rev 8 Allen Wirfs-Brock" w:date="2012-06-13T18:26:00Z">
        <w:r w:rsidR="00BF6B6C">
          <w:rPr>
            <w:rStyle w:val="bnf"/>
            <w:b/>
            <w:i w:val="0"/>
          </w:rPr>
          <w:t xml:space="preserve"> </w:t>
        </w:r>
      </w:ins>
      <w:ins w:id="16580" w:author="Rev 4 Allen Wirfs-Brock" w:date="2011-10-15T14:23:00Z">
        <w:r w:rsidRPr="00E77497">
          <w:rPr>
            <w:rStyle w:val="bnf"/>
          </w:rPr>
          <w:t xml:space="preserve"> </w:t>
        </w:r>
      </w:ins>
      <w:ins w:id="16581" w:author="Rev 8 Allen Wirfs-Brock" w:date="2012-06-13T18:26:00Z">
        <w:r w:rsidR="00BF6B6C" w:rsidRPr="001E1EC2">
          <w:rPr>
            <w:rStyle w:val="bnf"/>
          </w:rPr>
          <w:t>Initialiser</w:t>
        </w:r>
        <w:r w:rsidR="00BF6B6C" w:rsidRPr="001E1EC2">
          <w:rPr>
            <w:rFonts w:eastAsia="Times New Roman" w:cs="Arial"/>
            <w:vertAlign w:val="subscript"/>
            <w:lang w:eastAsia="en-US"/>
          </w:rPr>
          <w:t>opt</w:t>
        </w:r>
      </w:ins>
      <w:ins w:id="16582" w:author="Rev 4 Allen Wirfs-Brock" w:date="2011-10-15T14:23:00Z">
        <w:del w:id="16583" w:author="Rev 8 Allen Wirfs-Brock" w:date="2012-06-13T18:26:00Z">
          <w:r w:rsidRPr="00E77497" w:rsidDel="00BF6B6C">
            <w:rPr>
              <w:rStyle w:val="bnf"/>
            </w:rPr>
            <w:delText>LeftHandSideExpression</w:delText>
          </w:r>
        </w:del>
      </w:ins>
    </w:p>
    <w:p w:rsidR="001D4A8C" w:rsidRPr="009C202C" w:rsidRDefault="001D4A8C" w:rsidP="001D4A8C">
      <w:pPr>
        <w:numPr>
          <w:ilvl w:val="0"/>
          <w:numId w:val="737"/>
        </w:numPr>
        <w:spacing w:after="0"/>
        <w:rPr>
          <w:ins w:id="16584" w:author="Rev 8 Allen Wirfs-Brock" w:date="2012-06-14T07:40:00Z"/>
        </w:rPr>
      </w:pPr>
      <w:ins w:id="16585" w:author="Rev 8 Allen Wirfs-Brock" w:date="2012-06-14T07:40:00Z">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rsidR="001D4A8C" w:rsidRPr="00E77497" w:rsidDel="004D6E40" w:rsidRDefault="001D4A8C" w:rsidP="001D4A8C">
      <w:pPr>
        <w:numPr>
          <w:ilvl w:val="0"/>
          <w:numId w:val="737"/>
        </w:numPr>
        <w:spacing w:after="0"/>
        <w:rPr>
          <w:ins w:id="16586" w:author="Rev 8 Allen Wirfs-Brock" w:date="2012-06-14T07:40:00Z"/>
          <w:del w:id="16587" w:author="Rev 11 Allen Wirfs-Brock" w:date="2012-10-24T18:29:00Z"/>
        </w:rPr>
      </w:pPr>
      <w:ins w:id="16588" w:author="Rev 8 Allen Wirfs-Brock" w:date="2012-06-14T07:40:00Z">
        <w:del w:id="16589" w:author="Rev 11 Allen Wirfs-Brock" w:date="2012-10-24T18:29:00Z">
          <w:r w:rsidRPr="00B820AB" w:rsidDel="004D6E40">
            <w:delText xml:space="preserve">It is a Syntax Error if </w:delText>
          </w:r>
          <w:r w:rsidRPr="003B4312" w:rsidDel="004D6E40">
            <w:rPr>
              <w:rStyle w:val="bnf"/>
            </w:rPr>
            <w:delText>Identifier</w:delText>
          </w:r>
          <w:r w:rsidRPr="008B7F6F" w:rsidDel="004D6E40">
            <w:delText xml:space="preserve"> </w:delText>
          </w:r>
          <w:r w:rsidRPr="00E77497" w:rsidDel="004D6E40">
            <w:delText xml:space="preserve">is the </w:delText>
          </w:r>
          <w:r w:rsidRPr="00E77497" w:rsidDel="004D6E40">
            <w:rPr>
              <w:rStyle w:val="bnf"/>
            </w:rPr>
            <w:delText>Identifier</w:delText>
          </w:r>
          <w:r w:rsidRPr="00E77497" w:rsidDel="004D6E40">
            <w:delText xml:space="preserve"> </w:delText>
          </w:r>
          <w:r w:rsidRPr="00E77497" w:rsidDel="004D6E40">
            <w:rPr>
              <w:rFonts w:ascii="Courier New" w:hAnsi="Courier New" w:cs="Courier New"/>
              <w:b/>
            </w:rPr>
            <w:delText>this</w:delText>
          </w:r>
          <w:r w:rsidRPr="00E77497" w:rsidDel="004D6E40">
            <w:delText xml:space="preserve"> or the </w:delText>
          </w:r>
          <w:r w:rsidRPr="00E77497" w:rsidDel="004D6E40">
            <w:rPr>
              <w:rStyle w:val="bnf"/>
            </w:rPr>
            <w:delText xml:space="preserve">Identifier </w:delText>
          </w:r>
          <w:r w:rsidRPr="00E77497" w:rsidDel="004D6E40">
            <w:rPr>
              <w:rFonts w:ascii="Courier New" w:hAnsi="Courier New" w:cs="Courier New"/>
              <w:b/>
            </w:rPr>
            <w:delText>super</w:delText>
          </w:r>
          <w:r w:rsidRPr="00E77497" w:rsidDel="004D6E40">
            <w:delText>.</w:delText>
          </w:r>
        </w:del>
      </w:ins>
    </w:p>
    <w:p w:rsidR="001D4A8C" w:rsidRPr="003B4312" w:rsidRDefault="001D4A8C" w:rsidP="00126ECD">
      <w:pPr>
        <w:numPr>
          <w:ilvl w:val="0"/>
          <w:numId w:val="737"/>
        </w:numPr>
        <w:spacing w:after="220"/>
        <w:rPr>
          <w:ins w:id="16590" w:author="Rev 8 Allen Wirfs-Brock" w:date="2012-06-14T07:40:00Z"/>
        </w:rPr>
      </w:pPr>
      <w:ins w:id="16591" w:author="Rev 8 Allen Wirfs-Brock" w:date="2012-06-14T07:40:00Z">
        <w:r w:rsidRPr="00E77497">
          <w:t xml:space="preserve">It is a Syntax Error if </w:t>
        </w:r>
        <w:r w:rsidRPr="00E77497">
          <w:rPr>
            <w:rStyle w:val="bnf"/>
          </w:rPr>
          <w:t>Identifier</w:t>
        </w:r>
        <w:r w:rsidRPr="00E77497">
          <w:rPr>
            <w:rStyle w:val="bnf"/>
            <w:rFonts w:ascii="Arial" w:hAnsi="Arial" w:cs="Arial"/>
          </w:rPr>
          <w:t xml:space="preserve"> </w:t>
        </w:r>
        <w:commentRangeStart w:id="16592"/>
        <w:r w:rsidRPr="00E77497">
          <w:rPr>
            <w:rStyle w:val="bnf"/>
            <w:rFonts w:ascii="Arial" w:hAnsi="Arial" w:cs="Arial"/>
            <w:i w:val="0"/>
          </w:rPr>
          <w:t xml:space="preserve">does not statically resolve to a declarative environment record binding or </w:t>
        </w:r>
        <w:commentRangeEnd w:id="16592"/>
        <w:r w:rsidRPr="00CB5F32">
          <w:rPr>
            <w:rStyle w:val="CommentReference"/>
            <w:rFonts w:cs="Arial"/>
            <w:lang w:val="en-GB"/>
          </w:rPr>
          <w:commentReference w:id="16592"/>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ins>
    </w:p>
    <w:p w:rsidR="00EC6FB2" w:rsidRPr="00E77497" w:rsidRDefault="00EC6FB2" w:rsidP="00EC6FB2">
      <w:pPr>
        <w:pStyle w:val="SyntaxRule"/>
        <w:spacing w:after="220"/>
        <w:jc w:val="left"/>
        <w:rPr>
          <w:ins w:id="16593" w:author="Rev 11 Allen Wirfs-Brock" w:date="2012-10-24T17:47:00Z"/>
          <w:rFonts w:ascii="Arial" w:hAnsi="Arial"/>
        </w:rPr>
      </w:pPr>
      <w:ins w:id="16594" w:author="Rev 11 Allen Wirfs-Brock" w:date="2012-10-24T17:47:00Z">
        <w:r w:rsidRPr="00EC6FB2">
          <w:t>Destructuring</w:t>
        </w:r>
      </w:ins>
      <w:ins w:id="16595" w:author="Rev 11 Allen Wirfs-Brock" w:date="2012-10-24T18:30:00Z">
        <w:r w:rsidR="004D6E40">
          <w:t>Assignment</w:t>
        </w:r>
      </w:ins>
      <w:ins w:id="16596" w:author="Rev 11 Allen Wirfs-Brock" w:date="2012-10-24T17:47:00Z">
        <w:r w:rsidRPr="00EC6FB2">
          <w:t>Target</w:t>
        </w:r>
      </w:ins>
      <w:ins w:id="16597" w:author="Rev 11 Allen Wirfs-Brock" w:date="2012-10-24T17:48:00Z">
        <w:r>
          <w:t xml:space="preserve"> </w:t>
        </w:r>
      </w:ins>
      <w:ins w:id="16598" w:author="Rev 11 Allen Wirfs-Brock" w:date="2012-10-24T17:47:00Z">
        <w:r w:rsidRPr="00E77497">
          <w:rPr>
            <w:rFonts w:ascii="Arial" w:hAnsi="Arial"/>
            <w:b/>
            <w:i w:val="0"/>
          </w:rPr>
          <w:t xml:space="preserve">: </w:t>
        </w:r>
        <w:r w:rsidRPr="00E77497">
          <w:t>LeftHandSideExpression</w:t>
        </w:r>
        <w:r>
          <w:t xml:space="preserve"> </w:t>
        </w:r>
        <w:r w:rsidRPr="00E77497">
          <w:t xml:space="preserve"> </w:t>
        </w:r>
      </w:ins>
    </w:p>
    <w:p w:rsidR="00EC6FB2" w:rsidRDefault="00EC6FB2" w:rsidP="00EC6FB2">
      <w:pPr>
        <w:numPr>
          <w:ilvl w:val="0"/>
          <w:numId w:val="737"/>
        </w:numPr>
        <w:contextualSpacing/>
        <w:rPr>
          <w:ins w:id="16599" w:author="Rev 11 Allen Wirfs-Brock" w:date="2012-10-24T17:47:00Z"/>
        </w:rPr>
      </w:pPr>
      <w:ins w:id="16600" w:author="Rev 11 Allen Wirfs-Brock" w:date="2012-10-24T17:47:00Z">
        <w:r>
          <w:t>It is a Syntax Error</w:t>
        </w:r>
        <w:r w:rsidRPr="008E7E56">
          <w:t xml:space="preserve"> </w:t>
        </w:r>
        <w:r w:rsidRPr="008625A5">
          <w:rPr>
            <w:rStyle w:val="bnf"/>
          </w:rPr>
          <w:t>LeftHandSideExpression</w:t>
        </w:r>
        <w:r w:rsidRPr="008E7E56">
          <w:t xml:space="preserve"> </w:t>
        </w:r>
      </w:ins>
      <w:ins w:id="16601" w:author="Rev 11 Allen Wirfs-Brock" w:date="2012-10-24T17:48:00Z">
        <w:r>
          <w:t>is</w:t>
        </w:r>
      </w:ins>
      <w:ins w:id="16602" w:author="Rev 11 Allen Wirfs-Brock" w:date="2012-10-24T17:47:00Z">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ins>
    </w:p>
    <w:p w:rsidR="00A96672" w:rsidRDefault="00A96672" w:rsidP="00A96672">
      <w:pPr>
        <w:numPr>
          <w:ilvl w:val="0"/>
          <w:numId w:val="737"/>
        </w:numPr>
        <w:contextualSpacing/>
        <w:rPr>
          <w:ins w:id="16603" w:author="Rev 11 Allen Wirfs-Brock" w:date="2012-10-24T17:55:00Z"/>
        </w:rPr>
      </w:pPr>
      <w:ins w:id="16604" w:author="Rev 11 Allen Wirfs-Brock" w:date="2012-10-24T17:55:00Z">
        <w:r>
          <w:t xml:space="preserve">It is a </w:t>
        </w:r>
      </w:ins>
      <w:ins w:id="16605" w:author="Rev 11 Allen Wirfs-Brock" w:date="2012-10-24T17:56:00Z">
        <w:r>
          <w:t xml:space="preserve">Syntax </w:t>
        </w:r>
      </w:ins>
      <w:ins w:id="16606" w:author="Rev 11 Allen Wirfs-Brock" w:date="2012-10-24T17:55:00Z">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ins>
    </w:p>
    <w:p w:rsidR="00EC6FB2" w:rsidRDefault="00EC6FB2" w:rsidP="00BA1DE7">
      <w:pPr>
        <w:numPr>
          <w:ilvl w:val="0"/>
          <w:numId w:val="737"/>
        </w:numPr>
        <w:contextualSpacing/>
        <w:rPr>
          <w:ins w:id="16607" w:author="Rev 11 Allen Wirfs-Brock" w:date="2012-10-24T17:47:00Z"/>
        </w:rPr>
      </w:pPr>
      <w:ins w:id="16608" w:author="Rev 11 Allen Wirfs-Brock" w:date="2012-10-24T17:47: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rsidR="00D012F5" w:rsidRPr="00C7794D" w:rsidDel="00BA1DE7" w:rsidRDefault="00D012F5" w:rsidP="00D012F5">
      <w:pPr>
        <w:jc w:val="left"/>
        <w:rPr>
          <w:ins w:id="16609" w:author="Rev 4 Allen Wirfs-Brock" w:date="2011-10-15T14:23:00Z"/>
          <w:del w:id="16610" w:author="Rev 11 Allen Wirfs-Brock" w:date="2012-10-24T18:02:00Z"/>
          <w:rFonts w:ascii="Times New Roman" w:hAnsi="Times New Roman"/>
          <w:i/>
        </w:rPr>
      </w:pPr>
      <w:ins w:id="16611" w:author="Rev 4 Allen Wirfs-Brock" w:date="2011-10-15T14:23:00Z">
        <w:del w:id="16612" w:author="Rev 11 Allen Wirfs-Brock" w:date="2012-10-24T18:02:00Z">
          <w:r w:rsidRPr="00E77497" w:rsidDel="00BA1DE7">
            <w:rPr>
              <w:rStyle w:val="bnf"/>
            </w:rPr>
            <w:delText xml:space="preserve">AssignmentElement </w:delText>
          </w:r>
          <w:r w:rsidRPr="00E77497" w:rsidDel="00BA1DE7">
            <w:rPr>
              <w:b/>
            </w:rPr>
            <w:delText xml:space="preserve">: </w:delText>
          </w:r>
          <w:r w:rsidRPr="00E77497" w:rsidDel="00BA1DE7">
            <w:rPr>
              <w:rStyle w:val="bnf"/>
            </w:rPr>
            <w:delText>LeftHandSideExpression</w:delText>
          </w:r>
          <w:r w:rsidRPr="00E77497" w:rsidDel="00BA1DE7">
            <w:delText xml:space="preserve"> </w:delText>
          </w:r>
        </w:del>
      </w:ins>
      <w:ins w:id="16613" w:author="Rev 8 Allen Wirfs-Brock" w:date="2012-06-13T18:25:00Z">
        <w:del w:id="16614" w:author="Rev 11 Allen Wirfs-Brock" w:date="2012-10-24T18:02:00Z">
          <w:r w:rsidR="00BF6B6C" w:rsidRPr="001D4A8C" w:rsidDel="00BA1DE7">
            <w:rPr>
              <w:rStyle w:val="bnf"/>
            </w:rPr>
            <w:delText>Initialiser</w:delText>
          </w:r>
          <w:r w:rsidR="00BF6B6C" w:rsidRPr="001D4A8C" w:rsidDel="00BA1DE7">
            <w:rPr>
              <w:rFonts w:eastAsia="Times New Roman" w:cs="Arial"/>
              <w:vertAlign w:val="subscript"/>
              <w:lang w:eastAsia="en-US"/>
            </w:rPr>
            <w:delText>opt</w:delText>
          </w:r>
        </w:del>
      </w:ins>
    </w:p>
    <w:p w:rsidR="00D012F5" w:rsidRPr="009C202C" w:rsidRDefault="00D012F5" w:rsidP="001D4A8C">
      <w:pPr>
        <w:numPr>
          <w:ilvl w:val="0"/>
          <w:numId w:val="737"/>
        </w:numPr>
        <w:spacing w:after="0"/>
        <w:rPr>
          <w:ins w:id="16615" w:author="Rev 4 Allen Wirfs-Brock" w:date="2011-10-15T14:23:00Z"/>
        </w:rPr>
      </w:pPr>
      <w:ins w:id="16616"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rsidR="00D012F5" w:rsidRPr="00E77497" w:rsidDel="00A96672" w:rsidRDefault="00D012F5" w:rsidP="001D4A8C">
      <w:pPr>
        <w:numPr>
          <w:ilvl w:val="0"/>
          <w:numId w:val="737"/>
        </w:numPr>
        <w:spacing w:after="0"/>
        <w:rPr>
          <w:ins w:id="16617" w:author="Rev 4 Allen Wirfs-Brock" w:date="2011-10-15T14:23:00Z"/>
          <w:del w:id="16618" w:author="Rev 11 Allen Wirfs-Brock" w:date="2012-10-24T18:00:00Z"/>
        </w:rPr>
      </w:pPr>
      <w:ins w:id="16619" w:author="Rev 4 Allen Wirfs-Brock" w:date="2011-10-15T14:23:00Z">
        <w:del w:id="16620" w:author="Rev 11 Allen Wirfs-Brock" w:date="2012-10-24T18:00:00Z">
          <w:r w:rsidRPr="00B820AB" w:rsidDel="00A96672">
            <w:delText xml:space="preserve">It is a Syntax Error if </w:delText>
          </w:r>
          <w:r w:rsidRPr="00675B74" w:rsidDel="00A96672">
            <w:rPr>
              <w:rStyle w:val="bnf"/>
            </w:rPr>
            <w:delText xml:space="preserve">LeftHandSideExpression </w:delText>
          </w:r>
          <w:r w:rsidRPr="00E77497" w:rsidDel="00A96672">
            <w:delText xml:space="preserve">is the </w:delText>
          </w:r>
          <w:r w:rsidRPr="00E77497" w:rsidDel="00A96672">
            <w:rPr>
              <w:rStyle w:val="bnf"/>
            </w:rPr>
            <w:delText>Identifier</w:delText>
          </w:r>
          <w:r w:rsidRPr="00E77497" w:rsidDel="00A96672">
            <w:delText xml:space="preserve"> </w:delText>
          </w:r>
          <w:r w:rsidRPr="00E77497" w:rsidDel="00A96672">
            <w:rPr>
              <w:rFonts w:ascii="Courier New" w:hAnsi="Courier New" w:cs="Courier New"/>
              <w:b/>
            </w:rPr>
            <w:delText>this</w:delText>
          </w:r>
          <w:r w:rsidRPr="00E77497" w:rsidDel="00A96672">
            <w:delText xml:space="preserve"> or the </w:delText>
          </w:r>
          <w:r w:rsidRPr="00E77497" w:rsidDel="00A96672">
            <w:rPr>
              <w:rStyle w:val="bnf"/>
            </w:rPr>
            <w:delText xml:space="preserve">Identifier </w:delText>
          </w:r>
          <w:r w:rsidRPr="00E77497" w:rsidDel="00A96672">
            <w:rPr>
              <w:rFonts w:ascii="Courier New" w:hAnsi="Courier New" w:cs="Courier New"/>
              <w:b/>
            </w:rPr>
            <w:delText>super</w:delText>
          </w:r>
          <w:r w:rsidRPr="00E77497" w:rsidDel="00A96672">
            <w:delText>.</w:delText>
          </w:r>
        </w:del>
      </w:ins>
    </w:p>
    <w:p w:rsidR="00D012F5" w:rsidRPr="00E77497" w:rsidDel="00A96672" w:rsidRDefault="00D012F5" w:rsidP="001D4A8C">
      <w:pPr>
        <w:numPr>
          <w:ilvl w:val="0"/>
          <w:numId w:val="737"/>
        </w:numPr>
        <w:spacing w:after="0"/>
        <w:rPr>
          <w:ins w:id="16621" w:author="Rev 4 Allen Wirfs-Brock" w:date="2011-10-15T14:23:00Z"/>
          <w:del w:id="16622" w:author="Rev 11 Allen Wirfs-Brock" w:date="2012-10-24T18:00:00Z"/>
        </w:rPr>
      </w:pPr>
      <w:ins w:id="16623" w:author="Rev 4 Allen Wirfs-Brock" w:date="2011-10-15T14:23:00Z">
        <w:del w:id="16624" w:author="Rev 11 Allen Wirfs-Brock" w:date="2012-10-24T18:00:00Z">
          <w:r w:rsidRPr="00E77497" w:rsidDel="00A96672">
            <w:delText xml:space="preserve">It is a Syntax Error if the </w:delText>
          </w:r>
          <w:r w:rsidRPr="00E77497" w:rsidDel="00A96672">
            <w:rPr>
              <w:rStyle w:val="bnf"/>
            </w:rPr>
            <w:delText xml:space="preserve">LeftHandSideExpression </w:delText>
          </w:r>
          <w:r w:rsidRPr="00E77497" w:rsidDel="00A96672">
            <w:delText xml:space="preserve">is a </w:delText>
          </w:r>
          <w:r w:rsidRPr="00E77497" w:rsidDel="00A96672">
            <w:rPr>
              <w:rStyle w:val="bnf"/>
            </w:rPr>
            <w:delText>Literal</w:delText>
          </w:r>
          <w:r w:rsidRPr="00E77497" w:rsidDel="00A96672">
            <w:delText xml:space="preserve">, a </w:delText>
          </w:r>
          <w:r w:rsidRPr="00E77497" w:rsidDel="00A96672">
            <w:rPr>
              <w:rStyle w:val="bnf"/>
            </w:rPr>
            <w:delText>FunctionExpression</w:delText>
          </w:r>
          <w:r w:rsidRPr="00E77497" w:rsidDel="00A96672">
            <w:rPr>
              <w:rStyle w:val="bnf"/>
              <w:i w:val="0"/>
            </w:rPr>
            <w:delText xml:space="preserve"> or a </w:delText>
          </w:r>
          <w:r w:rsidRPr="00E77497" w:rsidDel="00A96672">
            <w:rPr>
              <w:rStyle w:val="bnf"/>
            </w:rPr>
            <w:delText>ClassExpression</w:delText>
          </w:r>
          <w:r w:rsidRPr="00E77497" w:rsidDel="00A96672">
            <w:delText>.</w:delText>
          </w:r>
        </w:del>
      </w:ins>
    </w:p>
    <w:p w:rsidR="00D012F5" w:rsidRPr="003B4312" w:rsidDel="00A96672" w:rsidRDefault="00D012F5" w:rsidP="001D4A8C">
      <w:pPr>
        <w:numPr>
          <w:ilvl w:val="0"/>
          <w:numId w:val="737"/>
        </w:numPr>
        <w:spacing w:after="0"/>
        <w:rPr>
          <w:ins w:id="16625" w:author="Rev 4 Allen Wirfs-Brock" w:date="2011-10-15T14:23:00Z"/>
          <w:del w:id="16626" w:author="Rev 11 Allen Wirfs-Brock" w:date="2012-10-24T18:00:00Z"/>
        </w:rPr>
      </w:pPr>
      <w:ins w:id="16627" w:author="Rev 4 Allen Wirfs-Brock" w:date="2011-10-15T14:23:00Z">
        <w:del w:id="16628" w:author="Rev 11 Allen Wirfs-Brock" w:date="2012-10-24T18:00:00Z">
          <w:r w:rsidRPr="00E77497" w:rsidDel="00A96672">
            <w:delText xml:space="preserve">It is a Syntax Error if the </w:delText>
          </w:r>
          <w:r w:rsidRPr="00E77497" w:rsidDel="00A96672">
            <w:rPr>
              <w:rStyle w:val="bnf"/>
            </w:rPr>
            <w:delText xml:space="preserve">LeftHandSideExpression </w:delText>
          </w:r>
          <w:r w:rsidRPr="00E77497" w:rsidDel="00A96672">
            <w:delText xml:space="preserve">is an </w:delText>
          </w:r>
          <w:r w:rsidRPr="00E77497" w:rsidDel="00A96672">
            <w:rPr>
              <w:rStyle w:val="bnf"/>
            </w:rPr>
            <w:delText>Identifier</w:delText>
          </w:r>
          <w:r w:rsidRPr="00E77497" w:rsidDel="00A96672">
            <w:rPr>
              <w:rStyle w:val="bnf"/>
              <w:rFonts w:ascii="Arial" w:hAnsi="Arial" w:cs="Arial"/>
            </w:rPr>
            <w:delText xml:space="preserve"> </w:delText>
          </w:r>
          <w:r w:rsidRPr="00E77497" w:rsidDel="00A96672">
            <w:rPr>
              <w:rStyle w:val="bnf"/>
              <w:rFonts w:ascii="Arial" w:hAnsi="Arial" w:cs="Arial"/>
              <w:i w:val="0"/>
            </w:rPr>
            <w:delText xml:space="preserve">that </w:delText>
          </w:r>
          <w:commentRangeStart w:id="16629"/>
          <w:r w:rsidRPr="00E77497" w:rsidDel="00A96672">
            <w:rPr>
              <w:rStyle w:val="bnf"/>
              <w:rFonts w:ascii="Arial" w:hAnsi="Arial" w:cs="Arial"/>
              <w:i w:val="0"/>
            </w:rPr>
            <w:delText xml:space="preserve">does not statically resolve to a declarative environment record binding or </w:delText>
          </w:r>
          <w:commentRangeEnd w:id="16629"/>
          <w:r w:rsidRPr="00CB5F32" w:rsidDel="00A96672">
            <w:rPr>
              <w:rStyle w:val="CommentReference"/>
              <w:rFonts w:cs="Arial"/>
              <w:lang w:val="en-GB"/>
            </w:rPr>
            <w:commentReference w:id="16629"/>
          </w:r>
          <w:r w:rsidRPr="004D1BD1" w:rsidDel="00A96672">
            <w:rPr>
              <w:rStyle w:val="bnf"/>
              <w:rFonts w:ascii="Arial" w:hAnsi="Arial" w:cs="Arial"/>
              <w:i w:val="0"/>
            </w:rPr>
            <w:delText>if the resolved binding</w:delText>
          </w:r>
        </w:del>
      </w:ins>
      <w:ins w:id="16630" w:author="Rev 6 Allen Wirfs-Brock" w:date="2012-02-27T16:29:00Z">
        <w:del w:id="16631" w:author="Rev 11 Allen Wirfs-Brock" w:date="2012-10-24T18:00:00Z">
          <w:r w:rsidR="00767E5E" w:rsidDel="00A96672">
            <w:rPr>
              <w:rStyle w:val="bnf"/>
              <w:rFonts w:ascii="Arial" w:hAnsi="Arial" w:cs="Arial"/>
              <w:i w:val="0"/>
            </w:rPr>
            <w:delText xml:space="preserve"> is</w:delText>
          </w:r>
        </w:del>
      </w:ins>
      <w:ins w:id="16632" w:author="Rev 4 Allen Wirfs-Brock" w:date="2011-10-15T14:23:00Z">
        <w:del w:id="16633" w:author="Rev 11 Allen Wirfs-Brock" w:date="2012-10-24T18:00:00Z">
          <w:r w:rsidRPr="004D1BD1" w:rsidDel="00A96672">
            <w:rPr>
              <w:rStyle w:val="bnf"/>
              <w:rFonts w:ascii="Arial" w:hAnsi="Arial" w:cs="Arial"/>
              <w:i w:val="0"/>
            </w:rPr>
            <w:delText xml:space="preserve"> an immutable binding</w:delText>
          </w:r>
          <w:r w:rsidRPr="003B4312" w:rsidDel="00A96672">
            <w:rPr>
              <w:rStyle w:val="bnf"/>
              <w:i w:val="0"/>
            </w:rPr>
            <w:delText>.</w:delText>
          </w:r>
        </w:del>
      </w:ins>
    </w:p>
    <w:p w:rsidR="00D012F5" w:rsidRPr="00E77497" w:rsidRDefault="00BF04B8" w:rsidP="001D4A8C">
      <w:pPr>
        <w:numPr>
          <w:ilvl w:val="0"/>
          <w:numId w:val="737"/>
        </w:numPr>
        <w:spacing w:after="0"/>
        <w:rPr>
          <w:ins w:id="16634" w:author="Rev 4 Allen Wirfs-Brock" w:date="2011-10-15T14:23:00Z"/>
        </w:rPr>
      </w:pPr>
      <w:ins w:id="16635" w:author="Rev 7 Allen Wirfs-Brock" w:date="2012-04-25T09:04: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6636" w:author="Rev 4 Allen Wirfs-Brock" w:date="2011-10-15T14:23:00Z">
        <w:del w:id="16637" w:author="Rev 7 Allen Wirfs-Brock" w:date="2012-04-25T09:04:00Z">
          <w:r w:rsidR="00D012F5" w:rsidRPr="003B4312" w:rsidDel="00BF04B8">
            <w:delText xml:space="preserve">It is a Syntax Error if the </w:delText>
          </w:r>
          <w:r w:rsidR="00D012F5" w:rsidRPr="008B7F6F" w:rsidDel="00BF04B8">
            <w:rPr>
              <w:rStyle w:val="bnf"/>
            </w:rPr>
            <w:delText xml:space="preserve">LeftHandSideExpression </w:delText>
          </w:r>
          <w:r w:rsidR="00D012F5" w:rsidRPr="006B6D0A" w:rsidDel="00BF04B8">
            <w:delText xml:space="preserve">is an </w:delText>
          </w:r>
          <w:r w:rsidR="00D012F5" w:rsidRPr="006B6D0A" w:rsidDel="00BF04B8">
            <w:rPr>
              <w:rStyle w:val="bnf"/>
            </w:rPr>
            <w:delText>ObjectLiteral</w:delText>
          </w:r>
          <w:r w:rsidR="00D012F5" w:rsidRPr="006B6D0A" w:rsidDel="00BF04B8">
            <w:delText xml:space="preserve"> or an</w:delText>
          </w:r>
          <w:r w:rsidR="00D012F5" w:rsidRPr="00E65A34" w:rsidDel="00BF04B8">
            <w:rPr>
              <w:i/>
            </w:rPr>
            <w:delText xml:space="preserve"> </w:delText>
          </w:r>
          <w:r w:rsidR="00D012F5" w:rsidRPr="009C202C" w:rsidDel="00BF04B8">
            <w:rPr>
              <w:rStyle w:val="bnf"/>
            </w:rPr>
            <w:delText>ArrayLiteral</w:delText>
          </w:r>
          <w:r w:rsidR="00D012F5" w:rsidRPr="00B820AB" w:rsidDel="00BF04B8">
            <w:rPr>
              <w:i/>
            </w:rPr>
            <w:delText xml:space="preserve"> </w:delText>
          </w:r>
          <w:r w:rsidR="00D012F5" w:rsidRPr="00675B74" w:rsidDel="00BF04B8">
            <w:delText xml:space="preserve">and the source code corresponding to </w:delText>
          </w:r>
          <w:r w:rsidR="00D012F5" w:rsidRPr="00E77497" w:rsidDel="00BF04B8">
            <w:rPr>
              <w:rStyle w:val="bnf"/>
            </w:rPr>
            <w:delText>LeftHandSideExpression</w:delText>
          </w:r>
          <w:r w:rsidR="00D012F5" w:rsidRPr="00E77497" w:rsidDel="00BF04B8">
            <w:delText xml:space="preserve"> using cannot be parsed using </w:delText>
          </w:r>
          <w:r w:rsidR="00D012F5" w:rsidRPr="00E77497" w:rsidDel="00BF04B8">
            <w:rPr>
              <w:rStyle w:val="bnf"/>
            </w:rPr>
            <w:delText>AssignmentPattern</w:delText>
          </w:r>
          <w:r w:rsidR="00D012F5" w:rsidRPr="00E77497" w:rsidDel="00BF04B8">
            <w:delText xml:space="preserve"> as the goal symbol.</w:delText>
          </w:r>
        </w:del>
      </w:ins>
    </w:p>
    <w:p w:rsidR="00D012F5" w:rsidRPr="00E77497" w:rsidRDefault="00D012F5" w:rsidP="004D6E40">
      <w:pPr>
        <w:numPr>
          <w:ilvl w:val="0"/>
          <w:numId w:val="737"/>
        </w:numPr>
        <w:jc w:val="left"/>
        <w:rPr>
          <w:ins w:id="16638" w:author="Rev 4 Allen Wirfs-Brock" w:date="2011-10-15T14:23:00Z"/>
        </w:rPr>
      </w:pPr>
      <w:ins w:id="16639" w:author="Rev 4 Allen Wirfs-Brock" w:date="2011-10-15T14:23:00Z">
        <w:r w:rsidRPr="00E77497">
          <w:t xml:space="preserve">It is a Syntax Error if the </w:t>
        </w:r>
        <w:r w:rsidRPr="00E77497">
          <w:rPr>
            <w:rStyle w:val="bnf"/>
          </w:rPr>
          <w:t>LeftHandSideExpression</w:t>
        </w:r>
        <w:r w:rsidRPr="00E77497">
          <w:t xml:space="preserve"> is </w:t>
        </w:r>
      </w:ins>
      <w:ins w:id="16640" w:author="Rev 11 Allen Wirfs-Brock" w:date="2012-10-24T18:27:00Z">
        <w:r w:rsidR="004D6E40">
          <w:t xml:space="preserve">                  </w:t>
        </w:r>
      </w:ins>
      <w:ins w:id="16641" w:author="Rev 11 Allen Wirfs-Brock" w:date="2012-10-24T18:26:00Z">
        <w:r w:rsidR="004D6E40" w:rsidRPr="006E6733">
          <w:rPr>
            <w:rFonts w:ascii="Times New Roman" w:hAnsi="Times New Roman"/>
            <w:i/>
          </w:rPr>
          <w:t>CoverParenthesizedExpressionAndArrowParameterList</w:t>
        </w:r>
        <w:r w:rsidR="004D6E40">
          <w:rPr>
            <w:rFonts w:ascii="Times New Roman" w:hAnsi="Times New Roman"/>
            <w:i/>
          </w:rPr>
          <w:t xml:space="preserve"> </w:t>
        </w:r>
      </w:ins>
      <w:ins w:id="16642" w:author="Rev 4 Allen Wirfs-Brock" w:date="2011-10-15T14:23:00Z">
        <w:del w:id="16643" w:author="Rev 11 Allen Wirfs-Brock" w:date="2012-10-24T18:26:00Z">
          <w:r w:rsidRPr="00E77497" w:rsidDel="004D6E40">
            <w:rPr>
              <w:rStyle w:val="bnf"/>
            </w:rPr>
            <w:delText xml:space="preserve">PrimaryExpression </w:delText>
          </w:r>
        </w:del>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del w:id="16644" w:author="Rev 11 Allen Wirfs-Brock" w:date="2012-10-24T18:27:00Z">
          <w:r w:rsidRPr="00E77497" w:rsidDel="004D6E40">
            <w:rPr>
              <w:rFonts w:ascii="Courier New" w:hAnsi="Courier New" w:cs="Courier New"/>
              <w:b/>
            </w:rPr>
            <w:delText xml:space="preserve"> </w:delText>
          </w:r>
        </w:del>
      </w:ins>
      <w:ins w:id="16645" w:author="Rev 11 Allen Wirfs-Brock" w:date="2012-10-24T18:27:00Z">
        <w:r w:rsidR="004D6E40">
          <w:rPr>
            <w:rFonts w:ascii="Courier New" w:hAnsi="Courier New" w:cs="Courier New"/>
            <w:b/>
          </w:rPr>
          <w:br/>
        </w:r>
      </w:ins>
      <w:ins w:id="16646" w:author="Rev 4 Allen Wirfs-Brock" w:date="2011-10-15T14:23:00Z">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rsidR="00D012F5" w:rsidRPr="00E77497" w:rsidDel="004D6E40" w:rsidRDefault="00D012F5" w:rsidP="00D012F5">
      <w:pPr>
        <w:rPr>
          <w:ins w:id="16647" w:author="Rev 4 Allen Wirfs-Brock" w:date="2011-10-15T14:26:00Z"/>
          <w:del w:id="16648" w:author="Rev 11 Allen Wirfs-Brock" w:date="2012-10-24T18:28:00Z"/>
        </w:rPr>
      </w:pPr>
      <w:ins w:id="16649" w:author="Rev 4 Allen Wirfs-Brock" w:date="2011-10-15T14:26:00Z">
        <w:del w:id="16650" w:author="Rev 11 Allen Wirfs-Brock" w:date="2012-10-24T18:28:00Z">
          <w:r w:rsidRPr="00E77497" w:rsidDel="004D6E40">
            <w:rPr>
              <w:rStyle w:val="bnf"/>
            </w:rPr>
            <w:delText xml:space="preserve">AssignmentRestElement </w:delText>
          </w:r>
          <w:r w:rsidRPr="00E77497" w:rsidDel="004D6E40">
            <w:rPr>
              <w:b/>
            </w:rPr>
            <w:delText>:</w:delText>
          </w:r>
          <w:r w:rsidRPr="00E77497" w:rsidDel="004D6E40">
            <w:delText xml:space="preserve"> </w:delText>
          </w:r>
          <w:r w:rsidRPr="00E77497" w:rsidDel="004D6E40">
            <w:rPr>
              <w:b/>
            </w:rPr>
            <w:delText>…</w:delText>
          </w:r>
          <w:r w:rsidRPr="00E77497" w:rsidDel="004D6E40">
            <w:delText xml:space="preserve"> </w:delText>
          </w:r>
          <w:r w:rsidRPr="00E77497" w:rsidDel="004D6E40">
            <w:rPr>
              <w:b/>
            </w:rPr>
            <w:delText xml:space="preserve"> </w:delText>
          </w:r>
          <w:r w:rsidRPr="00E77497" w:rsidDel="004D6E40">
            <w:rPr>
              <w:rStyle w:val="bnf"/>
            </w:rPr>
            <w:delText>LeftHandSideExpression</w:delText>
          </w:r>
          <w:r w:rsidRPr="00E77497" w:rsidDel="004D6E40">
            <w:delText xml:space="preserve"> </w:delText>
          </w:r>
        </w:del>
      </w:ins>
    </w:p>
    <w:p w:rsidR="00D012F5" w:rsidRPr="00E77497" w:rsidDel="004D6E40" w:rsidRDefault="00D012F5" w:rsidP="008E7E56">
      <w:pPr>
        <w:numPr>
          <w:ilvl w:val="0"/>
          <w:numId w:val="737"/>
        </w:numPr>
        <w:spacing w:after="0"/>
        <w:rPr>
          <w:ins w:id="16651" w:author="Rev 4 Allen Wirfs-Brock" w:date="2011-10-15T14:26:00Z"/>
          <w:del w:id="16652" w:author="Rev 11 Allen Wirfs-Brock" w:date="2012-10-24T18:28:00Z"/>
        </w:rPr>
      </w:pPr>
      <w:ins w:id="16653" w:author="Rev 4 Allen Wirfs-Brock" w:date="2011-10-15T14:26:00Z">
        <w:del w:id="16654" w:author="Rev 11 Allen Wirfs-Brock" w:date="2012-10-24T18:28:00Z">
          <w:r w:rsidRPr="00E77497" w:rsidDel="004D6E40">
            <w:delText xml:space="preserve">It is a Syntax Error if </w:delText>
          </w:r>
          <w:r w:rsidRPr="00E77497" w:rsidDel="004D6E40">
            <w:rPr>
              <w:rStyle w:val="bnf"/>
            </w:rPr>
            <w:delText xml:space="preserve">LeftHandSideExpression </w:delText>
          </w:r>
          <w:r w:rsidRPr="00E77497" w:rsidDel="004D6E40">
            <w:delText xml:space="preserve">is the </w:delText>
          </w:r>
          <w:r w:rsidRPr="00E77497" w:rsidDel="004D6E40">
            <w:rPr>
              <w:rStyle w:val="bnf"/>
            </w:rPr>
            <w:delText>Identifier</w:delText>
          </w:r>
          <w:r w:rsidRPr="00E77497" w:rsidDel="004D6E40">
            <w:delText xml:space="preserve"> </w:delText>
          </w:r>
          <w:r w:rsidRPr="00E77497" w:rsidDel="004D6E40">
            <w:rPr>
              <w:rFonts w:ascii="Courier New" w:hAnsi="Courier New" w:cs="Courier New"/>
              <w:b/>
            </w:rPr>
            <w:delText>eval</w:delText>
          </w:r>
          <w:r w:rsidRPr="00E77497" w:rsidDel="004D6E40">
            <w:delText xml:space="preserve"> or the </w:delText>
          </w:r>
          <w:r w:rsidRPr="00E77497" w:rsidDel="004D6E40">
            <w:rPr>
              <w:rStyle w:val="bnf"/>
            </w:rPr>
            <w:delText xml:space="preserve">Identifier </w:delText>
          </w:r>
          <w:r w:rsidRPr="00E77497" w:rsidDel="004D6E40">
            <w:rPr>
              <w:rFonts w:ascii="Courier New" w:hAnsi="Courier New" w:cs="Courier New"/>
              <w:b/>
            </w:rPr>
            <w:delText>arguments</w:delText>
          </w:r>
          <w:r w:rsidRPr="00E77497" w:rsidDel="004D6E40">
            <w:delText>.</w:delText>
          </w:r>
        </w:del>
      </w:ins>
    </w:p>
    <w:p w:rsidR="00D012F5" w:rsidRPr="00E77497" w:rsidDel="004D6E40" w:rsidRDefault="00D012F5" w:rsidP="008E7E56">
      <w:pPr>
        <w:numPr>
          <w:ilvl w:val="0"/>
          <w:numId w:val="737"/>
        </w:numPr>
        <w:spacing w:after="0"/>
        <w:rPr>
          <w:ins w:id="16655" w:author="Rev 4 Allen Wirfs-Brock" w:date="2011-10-15T14:26:00Z"/>
          <w:del w:id="16656" w:author="Rev 11 Allen Wirfs-Brock" w:date="2012-10-24T18:28:00Z"/>
        </w:rPr>
      </w:pPr>
      <w:ins w:id="16657" w:author="Rev 4 Allen Wirfs-Brock" w:date="2011-10-15T14:26:00Z">
        <w:del w:id="16658" w:author="Rev 11 Allen Wirfs-Brock" w:date="2012-10-24T18:28:00Z">
          <w:r w:rsidRPr="00E77497" w:rsidDel="004D6E40">
            <w:delText xml:space="preserve">It is a Syntax Error if </w:delText>
          </w:r>
          <w:r w:rsidRPr="00E77497" w:rsidDel="004D6E40">
            <w:rPr>
              <w:rStyle w:val="bnf"/>
            </w:rPr>
            <w:delText xml:space="preserve">LeftHandSideExpression </w:delText>
          </w:r>
          <w:r w:rsidRPr="00E77497" w:rsidDel="004D6E40">
            <w:delText xml:space="preserve">is the </w:delText>
          </w:r>
          <w:r w:rsidRPr="00E77497" w:rsidDel="004D6E40">
            <w:rPr>
              <w:rStyle w:val="bnf"/>
            </w:rPr>
            <w:delText>Identifier</w:delText>
          </w:r>
          <w:r w:rsidRPr="00E77497" w:rsidDel="004D6E40">
            <w:delText xml:space="preserve"> </w:delText>
          </w:r>
          <w:r w:rsidRPr="00E77497" w:rsidDel="004D6E40">
            <w:rPr>
              <w:rFonts w:ascii="Courier New" w:hAnsi="Courier New" w:cs="Courier New"/>
              <w:b/>
            </w:rPr>
            <w:delText>this</w:delText>
          </w:r>
          <w:r w:rsidRPr="00E77497" w:rsidDel="004D6E40">
            <w:delText xml:space="preserve"> or the </w:delText>
          </w:r>
          <w:r w:rsidRPr="00E77497" w:rsidDel="004D6E40">
            <w:rPr>
              <w:rStyle w:val="bnf"/>
            </w:rPr>
            <w:delText xml:space="preserve">Identifier </w:delText>
          </w:r>
          <w:r w:rsidRPr="00E77497" w:rsidDel="004D6E40">
            <w:rPr>
              <w:rFonts w:ascii="Courier New" w:hAnsi="Courier New" w:cs="Courier New"/>
              <w:b/>
            </w:rPr>
            <w:delText>super</w:delText>
          </w:r>
          <w:r w:rsidRPr="00E77497" w:rsidDel="004D6E40">
            <w:delText>.</w:delText>
          </w:r>
        </w:del>
      </w:ins>
    </w:p>
    <w:p w:rsidR="00D012F5" w:rsidRPr="003B4312" w:rsidDel="004D6E40" w:rsidRDefault="00D012F5" w:rsidP="008E7E56">
      <w:pPr>
        <w:numPr>
          <w:ilvl w:val="0"/>
          <w:numId w:val="737"/>
        </w:numPr>
        <w:spacing w:after="0"/>
        <w:rPr>
          <w:ins w:id="16659" w:author="Rev 4 Allen Wirfs-Brock" w:date="2011-10-15T14:26:00Z"/>
          <w:del w:id="16660" w:author="Rev 11 Allen Wirfs-Brock" w:date="2012-10-24T18:28:00Z"/>
        </w:rPr>
      </w:pPr>
      <w:ins w:id="16661" w:author="Rev 4 Allen Wirfs-Brock" w:date="2011-10-15T14:26:00Z">
        <w:del w:id="16662" w:author="Rev 11 Allen Wirfs-Brock" w:date="2012-10-24T18:28:00Z">
          <w:r w:rsidRPr="00E77497" w:rsidDel="004D6E40">
            <w:delText xml:space="preserve">It is a Syntax Error if the </w:delText>
          </w:r>
          <w:r w:rsidRPr="00E77497" w:rsidDel="004D6E40">
            <w:rPr>
              <w:rStyle w:val="bnf"/>
            </w:rPr>
            <w:delText xml:space="preserve">LeftHandSideExpression </w:delText>
          </w:r>
          <w:r w:rsidRPr="00E77497" w:rsidDel="004D6E40">
            <w:delText xml:space="preserve">is a </w:delText>
          </w:r>
          <w:r w:rsidRPr="00E77497" w:rsidDel="004D6E40">
            <w:rPr>
              <w:rStyle w:val="bnf"/>
            </w:rPr>
            <w:delText>Literal</w:delText>
          </w:r>
          <w:r w:rsidRPr="00E77497" w:rsidDel="004D6E40">
            <w:rPr>
              <w:rStyle w:val="bnf"/>
              <w:i w:val="0"/>
            </w:rPr>
            <w:delText xml:space="preserve">, </w:delText>
          </w:r>
          <w:r w:rsidRPr="00C7794D" w:rsidDel="004D6E40">
            <w:delText>an</w:delText>
          </w:r>
          <w:r w:rsidRPr="004D1BD1" w:rsidDel="004D6E40">
            <w:rPr>
              <w:rStyle w:val="bnf"/>
              <w:i w:val="0"/>
            </w:rPr>
            <w:delText xml:space="preserve"> </w:delText>
          </w:r>
          <w:r w:rsidRPr="003B4312" w:rsidDel="004D6E40">
            <w:rPr>
              <w:rStyle w:val="bnf"/>
            </w:rPr>
            <w:delText>ObjectLiteral</w:delText>
          </w:r>
          <w:r w:rsidRPr="003B4312" w:rsidDel="004D6E40">
            <w:rPr>
              <w:rStyle w:val="bnf"/>
              <w:i w:val="0"/>
            </w:rPr>
            <w:delText xml:space="preserve">, </w:delText>
          </w:r>
          <w:r w:rsidRPr="00C7794D" w:rsidDel="004D6E40">
            <w:delText>an</w:delText>
          </w:r>
          <w:r w:rsidRPr="004D1BD1" w:rsidDel="004D6E40">
            <w:rPr>
              <w:rStyle w:val="bnf"/>
              <w:i w:val="0"/>
            </w:rPr>
            <w:delText xml:space="preserve"> </w:delText>
          </w:r>
          <w:r w:rsidRPr="003B4312" w:rsidDel="004D6E40">
            <w:rPr>
              <w:rStyle w:val="bnf"/>
            </w:rPr>
            <w:delText>ArrayLiteral</w:delText>
          </w:r>
          <w:r w:rsidRPr="003B4312" w:rsidDel="004D6E40">
            <w:rPr>
              <w:rStyle w:val="bnf"/>
              <w:i w:val="0"/>
            </w:rPr>
            <w:delText>,</w:delText>
          </w:r>
          <w:r w:rsidRPr="003B4312" w:rsidDel="004D6E40">
            <w:rPr>
              <w:rStyle w:val="bnf"/>
            </w:rPr>
            <w:delText xml:space="preserve"> </w:delText>
          </w:r>
          <w:r w:rsidRPr="008B7F6F" w:rsidDel="004D6E40">
            <w:delText xml:space="preserve">a </w:delText>
          </w:r>
          <w:r w:rsidRPr="006B6D0A" w:rsidDel="004D6E40">
            <w:rPr>
              <w:rStyle w:val="bnf"/>
            </w:rPr>
            <w:delText>FunctionExpression</w:delText>
          </w:r>
          <w:r w:rsidRPr="006B6D0A" w:rsidDel="004D6E40">
            <w:rPr>
              <w:rStyle w:val="bnf"/>
              <w:i w:val="0"/>
            </w:rPr>
            <w:delText xml:space="preserve">, </w:delText>
          </w:r>
          <w:r w:rsidRPr="00C7794D" w:rsidDel="004D6E40">
            <w:delText>or a</w:delText>
          </w:r>
          <w:r w:rsidRPr="004D1BD1" w:rsidDel="004D6E40">
            <w:rPr>
              <w:rStyle w:val="bnf"/>
              <w:i w:val="0"/>
            </w:rPr>
            <w:delText xml:space="preserve"> </w:delText>
          </w:r>
          <w:r w:rsidRPr="003B4312" w:rsidDel="004D6E40">
            <w:rPr>
              <w:rStyle w:val="bnf"/>
            </w:rPr>
            <w:delText>ClassExpression</w:delText>
          </w:r>
          <w:r w:rsidRPr="003B4312" w:rsidDel="004D6E40">
            <w:delText>.</w:delText>
          </w:r>
        </w:del>
      </w:ins>
    </w:p>
    <w:p w:rsidR="00D012F5" w:rsidRPr="003B4312" w:rsidDel="004D6E40" w:rsidRDefault="00D012F5" w:rsidP="008E7E56">
      <w:pPr>
        <w:numPr>
          <w:ilvl w:val="0"/>
          <w:numId w:val="737"/>
        </w:numPr>
        <w:spacing w:after="0"/>
        <w:rPr>
          <w:ins w:id="16663" w:author="Rev 4 Allen Wirfs-Brock" w:date="2011-10-15T14:26:00Z"/>
          <w:del w:id="16664" w:author="Rev 11 Allen Wirfs-Brock" w:date="2012-10-24T18:28:00Z"/>
        </w:rPr>
      </w:pPr>
      <w:ins w:id="16665" w:author="Rev 4 Allen Wirfs-Brock" w:date="2011-10-15T14:26:00Z">
        <w:del w:id="16666" w:author="Rev 11 Allen Wirfs-Brock" w:date="2012-10-24T18:28:00Z">
          <w:r w:rsidRPr="003B4312" w:rsidDel="004D6E40">
            <w:delText xml:space="preserve">It is a Syntax Error if the </w:delText>
          </w:r>
          <w:r w:rsidRPr="008B7F6F" w:rsidDel="004D6E40">
            <w:rPr>
              <w:rStyle w:val="bnf"/>
            </w:rPr>
            <w:delText>LeftHandSideExpressi</w:delText>
          </w:r>
          <w:r w:rsidRPr="006B6D0A" w:rsidDel="004D6E40">
            <w:rPr>
              <w:rStyle w:val="bnf"/>
            </w:rPr>
            <w:delText xml:space="preserve">on </w:delText>
          </w:r>
          <w:r w:rsidRPr="006B6D0A" w:rsidDel="004D6E40">
            <w:delText xml:space="preserve">is an </w:delText>
          </w:r>
          <w:r w:rsidRPr="006B6D0A" w:rsidDel="004D6E40">
            <w:rPr>
              <w:rStyle w:val="bnf"/>
            </w:rPr>
            <w:delText xml:space="preserve">Identifier </w:delText>
          </w:r>
          <w:r w:rsidRPr="00C7794D" w:rsidDel="004D6E40">
            <w:delText>that does not statically resolve to a declarative environment record binding or if the resolved binding an immutable binding</w:delText>
          </w:r>
          <w:r w:rsidRPr="004D1BD1" w:rsidDel="004D6E40">
            <w:rPr>
              <w:rStyle w:val="bnf"/>
              <w:i w:val="0"/>
            </w:rPr>
            <w:delText>.</w:delText>
          </w:r>
        </w:del>
      </w:ins>
    </w:p>
    <w:p w:rsidR="00D012F5" w:rsidRPr="00E77497" w:rsidDel="004D6E40" w:rsidRDefault="00D012F5" w:rsidP="008E7E56">
      <w:pPr>
        <w:numPr>
          <w:ilvl w:val="0"/>
          <w:numId w:val="737"/>
        </w:numPr>
        <w:rPr>
          <w:ins w:id="16667" w:author="Rev 4 Allen Wirfs-Brock" w:date="2011-10-15T14:26:00Z"/>
          <w:del w:id="16668" w:author="Rev 11 Allen Wirfs-Brock" w:date="2012-10-24T18:28:00Z"/>
        </w:rPr>
      </w:pPr>
      <w:ins w:id="16669" w:author="Rev 4 Allen Wirfs-Brock" w:date="2011-10-15T14:26:00Z">
        <w:del w:id="16670" w:author="Rev 11 Allen Wirfs-Brock" w:date="2012-10-24T18:28:00Z">
          <w:r w:rsidRPr="003B4312" w:rsidDel="004D6E40">
            <w:delText xml:space="preserve">It is a Syntax Error if the </w:delText>
          </w:r>
          <w:r w:rsidRPr="008B7F6F" w:rsidDel="004D6E40">
            <w:rPr>
              <w:rStyle w:val="bnf"/>
            </w:rPr>
            <w:delText>LeftHandSideExpression</w:delText>
          </w:r>
          <w:r w:rsidRPr="006B6D0A" w:rsidDel="004D6E40">
            <w:delText xml:space="preserve"> is </w:delText>
          </w:r>
          <w:r w:rsidRPr="006B6D0A" w:rsidDel="004D6E40">
            <w:rPr>
              <w:rStyle w:val="bnf"/>
            </w:rPr>
            <w:delText xml:space="preserve">PrimaryExpression </w:delText>
          </w:r>
          <w:r w:rsidRPr="006B6D0A" w:rsidDel="004D6E40">
            <w:rPr>
              <w:rStyle w:val="bnf"/>
              <w:i w:val="0"/>
            </w:rPr>
            <w:delText xml:space="preserve">: </w:delText>
          </w:r>
          <w:r w:rsidRPr="00E65A34" w:rsidDel="004D6E40">
            <w:rPr>
              <w:rStyle w:val="bnf"/>
              <w:rFonts w:ascii="Courier New" w:hAnsi="Courier New" w:cs="Courier New"/>
              <w:b/>
              <w:i w:val="0"/>
            </w:rPr>
            <w:delText>(</w:delText>
          </w:r>
          <w:r w:rsidRPr="009C202C" w:rsidDel="004D6E40">
            <w:rPr>
              <w:rStyle w:val="bnf"/>
            </w:rPr>
            <w:delText xml:space="preserve"> Expression</w:delText>
          </w:r>
          <w:r w:rsidRPr="00B820AB" w:rsidDel="004D6E40">
            <w:rPr>
              <w:rFonts w:ascii="Courier New" w:hAnsi="Courier New" w:cs="Courier New"/>
              <w:b/>
            </w:rPr>
            <w:delText xml:space="preserve"> ) </w:delText>
          </w:r>
          <w:r w:rsidRPr="00675B74" w:rsidDel="004D6E40">
            <w:delText xml:space="preserve">and </w:delText>
          </w:r>
          <w:r w:rsidRPr="00E77497" w:rsidDel="004D6E40">
            <w:rPr>
              <w:rStyle w:val="bnf"/>
            </w:rPr>
            <w:delText>Expression</w:delText>
          </w:r>
          <w:r w:rsidRPr="00E77497" w:rsidDel="004D6E40">
            <w:delText xml:space="preserve"> derived a production that would produce a Syntax Error according to these rules. This rule is recursively applied.</w:delText>
          </w:r>
        </w:del>
      </w:ins>
    </w:p>
    <w:p w:rsidR="00295437" w:rsidRPr="00E77497" w:rsidRDefault="00295437" w:rsidP="008A0648">
      <w:pPr>
        <w:pStyle w:val="Heading4"/>
        <w:numPr>
          <w:ilvl w:val="0"/>
          <w:numId w:val="0"/>
        </w:numPr>
        <w:rPr>
          <w:ins w:id="16671" w:author="Rev 4 Allen Wirfs-Brock" w:date="2011-11-06T16:31:00Z"/>
        </w:rPr>
      </w:pPr>
      <w:ins w:id="16672" w:author="Rev 4 Allen Wirfs-Brock" w:date="2011-11-06T16:31:00Z">
        <w:r w:rsidRPr="00E77497">
          <w:t>Runtime Semantics</w:t>
        </w:r>
      </w:ins>
    </w:p>
    <w:p w:rsidR="00D012F5" w:rsidRPr="00E77497" w:rsidRDefault="00D012F5" w:rsidP="00D012F5">
      <w:pPr>
        <w:rPr>
          <w:ins w:id="16673" w:author="Rev 4 Allen Wirfs-Brock" w:date="2011-10-15T14:23:00Z"/>
        </w:rPr>
      </w:pPr>
      <w:ins w:id="16674" w:author="Rev 4 Allen Wirfs-Brock" w:date="2011-10-15T14:23:00Z">
        <w:r w:rsidRPr="00E77497">
          <w:rPr>
            <w:rFonts w:ascii="Helvetica" w:hAnsi="Helvetica"/>
            <w:b/>
          </w:rPr>
          <w:t xml:space="preserve">Runtime Semantics: </w:t>
        </w:r>
      </w:ins>
      <w:ins w:id="16675" w:author="Rev 4 Allen Wirfs-Brock" w:date="2011-11-07T10:51:00Z">
        <w:r w:rsidR="005D43BD">
          <w:rPr>
            <w:rFonts w:ascii="Helvetica" w:hAnsi="Helvetica"/>
            <w:b/>
          </w:rPr>
          <w:t>Destructuring Assignment</w:t>
        </w:r>
      </w:ins>
      <w:ins w:id="16676" w:author="Rev 4 Allen Wirfs-Brock" w:date="2011-11-07T11:01:00Z">
        <w:r w:rsidR="005D43BD">
          <w:rPr>
            <w:rFonts w:ascii="Helvetica" w:hAnsi="Helvetica"/>
            <w:b/>
          </w:rPr>
          <w:t xml:space="preserve"> </w:t>
        </w:r>
      </w:ins>
      <w:ins w:id="16677" w:author="Rev 4 Allen Wirfs-Brock" w:date="2011-10-15T14:23:00Z">
        <w:r w:rsidRPr="00E77497">
          <w:rPr>
            <w:rFonts w:ascii="Helvetica" w:hAnsi="Helvetica"/>
            <w:b/>
            <w:spacing w:val="6"/>
          </w:rPr>
          <w:t>Evaluation</w:t>
        </w:r>
        <w:r w:rsidRPr="00E77497">
          <w:t xml:space="preserve"> </w:t>
        </w:r>
      </w:ins>
    </w:p>
    <w:p w:rsidR="005D43BD" w:rsidRPr="00E77497" w:rsidRDefault="005D43BD" w:rsidP="005D43BD">
      <w:pPr>
        <w:ind w:left="360"/>
        <w:rPr>
          <w:ins w:id="16678" w:author="Rev 4 Allen Wirfs-Brock" w:date="2011-11-07T10:52:00Z"/>
        </w:rPr>
      </w:pPr>
      <w:ins w:id="16679" w:author="Rev 4 Allen Wirfs-Brock" w:date="2011-11-07T10:52:00Z">
        <w:r w:rsidRPr="00E77497">
          <w:t xml:space="preserve">with parameter </w:t>
        </w:r>
        <w:r w:rsidRPr="00E77497">
          <w:rPr>
            <w:rStyle w:val="bnf"/>
          </w:rPr>
          <w:t>obj</w:t>
        </w:r>
      </w:ins>
    </w:p>
    <w:p w:rsidR="00881EF5" w:rsidRPr="00E77497" w:rsidDel="009508C6" w:rsidRDefault="00C707BD" w:rsidP="00C7794D">
      <w:pPr>
        <w:contextualSpacing/>
        <w:rPr>
          <w:ins w:id="16680" w:author="Rev 4 Allen Wirfs-Brock" w:date="2011-10-15T14:33:00Z"/>
          <w:del w:id="16681" w:author="Rev 8 Allen Wirfs-Brock" w:date="2012-06-01T08:39:00Z"/>
        </w:rPr>
      </w:pPr>
      <w:ins w:id="16682" w:author="Allen Wirfs-Brock" w:date="2011-07-01T15:12:00Z">
        <w:del w:id="16683" w:author="Rev 8 Allen Wirfs-Brock" w:date="2012-06-01T08:39:00Z">
          <w:r w:rsidRPr="00E77497" w:rsidDel="009508C6">
            <w:delText xml:space="preserve">The </w:delText>
          </w:r>
        </w:del>
      </w:ins>
      <w:ins w:id="16684" w:author="Allen Wirfs-Brock" w:date="2011-07-01T15:13:00Z">
        <w:del w:id="16685" w:author="Rev 8 Allen Wirfs-Brock" w:date="2012-06-01T08:39:00Z">
          <w:r w:rsidR="00697CC4" w:rsidRPr="00E77497" w:rsidDel="009508C6">
            <w:delText xml:space="preserve">supplemental </w:delText>
          </w:r>
        </w:del>
      </w:ins>
      <w:ins w:id="16686" w:author="Allen Wirfs-Brock" w:date="2011-07-01T15:12:00Z">
        <w:del w:id="16687"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ObjectAssignmentPattern</w:delText>
          </w:r>
          <w:r w:rsidRPr="00E77497" w:rsidDel="009508C6">
            <w:delText xml:space="preserve"> </w:delText>
          </w:r>
        </w:del>
      </w:ins>
    </w:p>
    <w:p w:rsidR="00C707BD" w:rsidRPr="00E77497" w:rsidDel="009508C6" w:rsidRDefault="00C707BD" w:rsidP="00C7794D">
      <w:pPr>
        <w:ind w:left="360"/>
        <w:rPr>
          <w:ins w:id="16688" w:author="Allen Wirfs-Brock" w:date="2011-07-01T15:12:00Z"/>
          <w:del w:id="16689" w:author="Rev 8 Allen Wirfs-Brock" w:date="2012-06-01T08:39:00Z"/>
        </w:rPr>
      </w:pPr>
      <w:ins w:id="16690" w:author="Allen Wirfs-Brock" w:date="2011-07-01T15:12:00Z">
        <w:del w:id="16691"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rsidR="00C707BD" w:rsidRPr="00E77497" w:rsidDel="009508C6" w:rsidRDefault="00C707BD" w:rsidP="00FA3203">
      <w:pPr>
        <w:pStyle w:val="Alg3"/>
        <w:numPr>
          <w:ilvl w:val="0"/>
          <w:numId w:val="404"/>
        </w:numPr>
        <w:spacing w:after="240"/>
        <w:rPr>
          <w:ins w:id="16692" w:author="Allen Wirfs-Brock" w:date="2011-07-01T15:12:00Z"/>
          <w:del w:id="16693" w:author="Rev 8 Allen Wirfs-Brock" w:date="2012-06-01T08:39:00Z"/>
        </w:rPr>
      </w:pPr>
      <w:ins w:id="16694" w:author="Allen Wirfs-Brock" w:date="2011-07-01T15:12:00Z">
        <w:del w:id="16695" w:author="Rev 8 Allen Wirfs-Brock" w:date="2012-06-01T08:39:00Z">
          <w:r w:rsidRPr="00E77497" w:rsidDel="009508C6">
            <w:delText>Evaluate</w:delText>
          </w:r>
        </w:del>
      </w:ins>
      <w:ins w:id="16696" w:author="Rev 4 Allen Wirfs-Brock" w:date="2011-11-07T11:00:00Z">
        <w:del w:id="16697" w:author="Rev 8 Allen Wirfs-Brock" w:date="2012-06-01T08:39:00Z">
          <w:r w:rsidR="005D43BD" w:rsidDel="009508C6">
            <w:delText>Perform</w:delText>
          </w:r>
        </w:del>
      </w:ins>
      <w:ins w:id="16698" w:author="Rev 6 Allen Wirfs-Brock" w:date="2012-02-16T19:03:00Z">
        <w:del w:id="16699" w:author="Rev 8 Allen Wirfs-Brock" w:date="2012-06-01T08:39:00Z">
          <w:r w:rsidR="006C2F27" w:rsidDel="009508C6">
            <w:delText>Return the result of performing</w:delText>
          </w:r>
        </w:del>
      </w:ins>
      <w:ins w:id="16700" w:author="Rev 4 Allen Wirfs-Brock" w:date="2011-11-07T11:00:00Z">
        <w:del w:id="16701" w:author="Rev 8 Allen Wirfs-Brock" w:date="2012-06-01T08:39:00Z">
          <w:r w:rsidR="005D43BD" w:rsidDel="009508C6">
            <w:delText xml:space="preserve"> Destructuring Assignment Evaluation of</w:delText>
          </w:r>
        </w:del>
      </w:ins>
      <w:ins w:id="16702" w:author="Allen Wirfs-Brock" w:date="2011-07-01T15:12:00Z">
        <w:del w:id="16703" w:author="Rev 8 Allen Wirfs-Brock" w:date="2012-06-01T08:39:00Z">
          <w:r w:rsidRPr="00E77497" w:rsidDel="009508C6">
            <w:delText xml:space="preserve"> </w:delText>
          </w:r>
          <w:r w:rsidRPr="00E77497" w:rsidDel="009508C6">
            <w:rPr>
              <w:rStyle w:val="bnf"/>
            </w:rPr>
            <w:delText>ObjectAssignmentPattern</w:delText>
          </w:r>
          <w:r w:rsidRPr="00E77497" w:rsidDel="009508C6">
            <w:delText xml:space="preserve"> using</w:delText>
          </w:r>
        </w:del>
      </w:ins>
      <w:ins w:id="16704" w:author="Rev 4 Allen Wirfs-Brock" w:date="2011-11-07T11:01:00Z">
        <w:del w:id="16705" w:author="Rev 8 Allen Wirfs-Brock" w:date="2012-06-01T08:39:00Z">
          <w:r w:rsidR="005D43BD" w:rsidDel="009508C6">
            <w:delText>with</w:delText>
          </w:r>
        </w:del>
      </w:ins>
      <w:ins w:id="16706" w:author="Allen Wirfs-Brock" w:date="2011-07-01T15:12:00Z">
        <w:del w:id="16707" w:author="Rev 8 Allen Wirfs-Brock" w:date="2012-06-01T08:39:00Z">
          <w:r w:rsidRPr="00E77497" w:rsidDel="009508C6">
            <w:delText xml:space="preserve"> </w:delText>
          </w:r>
          <w:r w:rsidRPr="00E77497" w:rsidDel="009508C6">
            <w:rPr>
              <w:i/>
            </w:rPr>
            <w:delText>obj</w:delText>
          </w:r>
          <w:r w:rsidRPr="00E77497" w:rsidDel="009508C6">
            <w:delText xml:space="preserve"> as the </w:delText>
          </w:r>
          <w:r w:rsidRPr="00E77497" w:rsidDel="009508C6">
            <w:rPr>
              <w:i/>
            </w:rPr>
            <w:delText>obj</w:delText>
          </w:r>
          <w:r w:rsidRPr="00E77497" w:rsidDel="009508C6">
            <w:delText xml:space="preserve"> parameter</w:delText>
          </w:r>
        </w:del>
      </w:ins>
      <w:ins w:id="16708" w:author="Rev 4 Allen Wirfs-Brock" w:date="2011-11-07T11:01:00Z">
        <w:del w:id="16709" w:author="Rev 8 Allen Wirfs-Brock" w:date="2012-06-01T08:39:00Z">
          <w:r w:rsidR="005D43BD" w:rsidDel="009508C6">
            <w:delText>argument</w:delText>
          </w:r>
        </w:del>
      </w:ins>
      <w:ins w:id="16710" w:author="Allen Wirfs-Brock" w:date="2011-07-01T15:12:00Z">
        <w:del w:id="16711" w:author="Rev 8 Allen Wirfs-Brock" w:date="2012-06-01T08:39:00Z">
          <w:r w:rsidRPr="00E77497" w:rsidDel="009508C6">
            <w:delText>.</w:delText>
          </w:r>
        </w:del>
      </w:ins>
    </w:p>
    <w:p w:rsidR="00C707BD" w:rsidRPr="00E77497" w:rsidDel="009508C6" w:rsidRDefault="00C707BD" w:rsidP="00FA3203">
      <w:pPr>
        <w:pStyle w:val="Alg3"/>
        <w:numPr>
          <w:ilvl w:val="0"/>
          <w:numId w:val="404"/>
        </w:numPr>
        <w:spacing w:after="240"/>
        <w:rPr>
          <w:ins w:id="16712" w:author="Allen Wirfs-Brock" w:date="2011-07-01T15:12:00Z"/>
          <w:del w:id="16713" w:author="Rev 8 Allen Wirfs-Brock" w:date="2012-06-01T08:39:00Z"/>
        </w:rPr>
      </w:pPr>
    </w:p>
    <w:p w:rsidR="00D012F5" w:rsidRPr="00E77497" w:rsidDel="009508C6" w:rsidRDefault="00C707BD" w:rsidP="00C7794D">
      <w:pPr>
        <w:contextualSpacing/>
        <w:rPr>
          <w:ins w:id="16714" w:author="Rev 4 Allen Wirfs-Brock" w:date="2011-10-15T14:29:00Z"/>
          <w:del w:id="16715" w:author="Rev 8 Allen Wirfs-Brock" w:date="2012-06-01T08:39:00Z"/>
        </w:rPr>
      </w:pPr>
      <w:ins w:id="16716" w:author="Allen Wirfs-Brock" w:date="2011-07-01T15:12:00Z">
        <w:del w:id="16717" w:author="Rev 8 Allen Wirfs-Brock" w:date="2012-06-01T08:39:00Z">
          <w:r w:rsidRPr="00E77497" w:rsidDel="009508C6">
            <w:delText xml:space="preserve">The </w:delText>
          </w:r>
        </w:del>
      </w:ins>
      <w:ins w:id="16718" w:author="Allen Wirfs-Brock" w:date="2011-07-01T15:13:00Z">
        <w:del w:id="16719" w:author="Rev 8 Allen Wirfs-Brock" w:date="2012-06-01T08:39:00Z">
          <w:r w:rsidR="00697CC4" w:rsidRPr="00E77497" w:rsidDel="009508C6">
            <w:delText xml:space="preserve">supplemental </w:delText>
          </w:r>
        </w:del>
      </w:ins>
      <w:ins w:id="16720" w:author="Allen Wirfs-Brock" w:date="2011-07-01T15:12:00Z">
        <w:del w:id="16721"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ArrayAssignmentPattern</w:delText>
          </w:r>
          <w:r w:rsidRPr="00E77497" w:rsidDel="009508C6">
            <w:delText xml:space="preserve"> </w:delText>
          </w:r>
        </w:del>
      </w:ins>
    </w:p>
    <w:p w:rsidR="00C707BD" w:rsidRPr="00E77497" w:rsidDel="009508C6" w:rsidRDefault="00C707BD" w:rsidP="00C7794D">
      <w:pPr>
        <w:ind w:left="360"/>
        <w:rPr>
          <w:ins w:id="16722" w:author="Allen Wirfs-Brock" w:date="2011-07-01T15:12:00Z"/>
          <w:del w:id="16723" w:author="Rev 8 Allen Wirfs-Brock" w:date="2012-06-01T08:39:00Z"/>
        </w:rPr>
      </w:pPr>
      <w:ins w:id="16724" w:author="Allen Wirfs-Brock" w:date="2011-07-01T15:12:00Z">
        <w:del w:id="16725"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rsidR="00C707BD" w:rsidRPr="00E77497" w:rsidDel="009508C6" w:rsidRDefault="006C2F27" w:rsidP="00FA3203">
      <w:pPr>
        <w:pStyle w:val="Alg3"/>
        <w:numPr>
          <w:ilvl w:val="0"/>
          <w:numId w:val="405"/>
        </w:numPr>
        <w:spacing w:after="240"/>
        <w:rPr>
          <w:ins w:id="16726" w:author="Allen Wirfs-Brock" w:date="2011-07-01T15:12:00Z"/>
          <w:del w:id="16727" w:author="Rev 8 Allen Wirfs-Brock" w:date="2012-06-01T08:39:00Z"/>
        </w:rPr>
      </w:pPr>
      <w:ins w:id="16728" w:author="Rev 6 Allen Wirfs-Brock" w:date="2012-02-16T19:04:00Z">
        <w:del w:id="16729" w:author="Rev 8 Allen Wirfs-Brock" w:date="2012-06-01T08:39:00Z">
          <w:r w:rsidDel="009508C6">
            <w:delText xml:space="preserve">Return the result of performing </w:delText>
          </w:r>
        </w:del>
      </w:ins>
      <w:ins w:id="16730" w:author="Rev 4 Allen Wirfs-Brock" w:date="2011-11-07T11:02:00Z">
        <w:del w:id="16731" w:author="Rev 8 Allen Wirfs-Brock" w:date="2012-06-01T08:39:00Z">
          <w:r w:rsidR="005D43BD" w:rsidDel="009508C6">
            <w:delText>Perform Destructuring Assignment Evaluation of</w:delText>
          </w:r>
          <w:r w:rsidR="005D43BD" w:rsidRPr="00E77497" w:rsidDel="009508C6">
            <w:delText xml:space="preserve"> </w:delText>
          </w:r>
        </w:del>
      </w:ins>
      <w:ins w:id="16732" w:author="Allen Wirfs-Brock" w:date="2011-07-01T15:12:00Z">
        <w:del w:id="16733" w:author="Rev 8 Allen Wirfs-Brock" w:date="2012-06-01T08:39:00Z">
          <w:r w:rsidR="00C707BD" w:rsidRPr="00E77497" w:rsidDel="009508C6">
            <w:delText xml:space="preserve">Evaluate </w:delText>
          </w:r>
          <w:r w:rsidR="00C707BD" w:rsidRPr="00E77497" w:rsidDel="009508C6">
            <w:rPr>
              <w:rStyle w:val="bnf"/>
            </w:rPr>
            <w:delText>ArrayAssignmentPattern</w:delText>
          </w:r>
          <w:r w:rsidR="00C707BD" w:rsidRPr="00E77497" w:rsidDel="009508C6">
            <w:delText xml:space="preserve"> using</w:delText>
          </w:r>
        </w:del>
      </w:ins>
      <w:ins w:id="16734" w:author="Rev 4 Allen Wirfs-Brock" w:date="2011-11-07T11:13:00Z">
        <w:del w:id="16735" w:author="Rev 8 Allen Wirfs-Brock" w:date="2012-06-01T08:39:00Z">
          <w:r w:rsidR="00C7794D" w:rsidDel="009508C6">
            <w:delText>with</w:delText>
          </w:r>
        </w:del>
      </w:ins>
      <w:ins w:id="16736" w:author="Allen Wirfs-Brock" w:date="2011-07-01T15:12:00Z">
        <w:del w:id="16737" w:author="Rev 8 Allen Wirfs-Brock" w:date="2012-06-01T08:39:00Z">
          <w:r w:rsidR="00C707BD" w:rsidRPr="00E77497" w:rsidDel="009508C6">
            <w:delText xml:space="preserve">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6738" w:author="Rev 4 Allen Wirfs-Brock" w:date="2011-11-07T11:12:00Z">
        <w:del w:id="16739" w:author="Rev 8 Allen Wirfs-Brock" w:date="2012-06-01T08:39:00Z">
          <w:r w:rsidR="006B1B28" w:rsidDel="009508C6">
            <w:delText>argument</w:delText>
          </w:r>
        </w:del>
      </w:ins>
      <w:ins w:id="16740" w:author="Allen Wirfs-Brock" w:date="2011-07-01T15:12:00Z">
        <w:del w:id="16741" w:author="Rev 8 Allen Wirfs-Brock" w:date="2012-06-01T08:39:00Z">
          <w:r w:rsidR="00C707BD" w:rsidRPr="00E77497" w:rsidDel="009508C6">
            <w:delText>parameter.</w:delText>
          </w:r>
        </w:del>
      </w:ins>
    </w:p>
    <w:p w:rsidR="00C707BD" w:rsidRPr="00E77497" w:rsidDel="009508C6" w:rsidRDefault="00C707BD" w:rsidP="00FA3203">
      <w:pPr>
        <w:pStyle w:val="Alg3"/>
        <w:numPr>
          <w:ilvl w:val="0"/>
          <w:numId w:val="405"/>
        </w:numPr>
        <w:spacing w:after="240"/>
        <w:rPr>
          <w:ins w:id="16742" w:author="Allen Wirfs-Brock" w:date="2011-07-01T15:12:00Z"/>
          <w:del w:id="16743" w:author="Rev 8 Allen Wirfs-Brock" w:date="2012-06-01T08:39:00Z"/>
        </w:rPr>
      </w:pPr>
    </w:p>
    <w:p w:rsidR="00D012F5" w:rsidRPr="00E77497" w:rsidRDefault="00C707BD" w:rsidP="00C7794D">
      <w:pPr>
        <w:contextualSpacing/>
        <w:rPr>
          <w:ins w:id="16744" w:author="Rev 4 Allen Wirfs-Brock" w:date="2011-10-15T14:31:00Z"/>
          <w:rFonts w:ascii="Courier New" w:hAnsi="Courier New" w:cs="Courier New"/>
          <w:b/>
        </w:rPr>
      </w:pPr>
      <w:ins w:id="16745" w:author="Allen Wirfs-Brock" w:date="2011-07-01T15:12:00Z">
        <w:del w:id="16746" w:author="Rev 4 Allen Wirfs-Brock" w:date="2011-10-15T14:30:00Z">
          <w:r w:rsidRPr="00E77497" w:rsidDel="00D012F5">
            <w:delText xml:space="preserve">The </w:delText>
          </w:r>
        </w:del>
      </w:ins>
      <w:ins w:id="16747" w:author="Allen Wirfs-Brock" w:date="2011-07-01T15:13:00Z">
        <w:del w:id="16748" w:author="Rev 4 Allen Wirfs-Brock" w:date="2011-10-15T14:30:00Z">
          <w:r w:rsidR="00697CC4" w:rsidRPr="00E77497" w:rsidDel="00D012F5">
            <w:delText xml:space="preserve">supplemental </w:delText>
          </w:r>
        </w:del>
      </w:ins>
      <w:ins w:id="16749" w:author="Allen Wirfs-Brock" w:date="2011-07-01T15:12:00Z">
        <w:del w:id="16750"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rsidR="005D43BD" w:rsidRPr="00E77497" w:rsidRDefault="005D43BD" w:rsidP="00C7794D">
      <w:pPr>
        <w:spacing w:after="0"/>
        <w:rPr>
          <w:ins w:id="16751" w:author="Rev 4 Allen Wirfs-Brock" w:date="2011-11-07T10:56:00Z"/>
        </w:rPr>
      </w:pPr>
      <w:ins w:id="16752" w:author="Rev 4 Allen Wirfs-Brock" w:date="2011-11-07T10:56:00Z">
        <w:r>
          <w:t>and</w:t>
        </w:r>
      </w:ins>
    </w:p>
    <w:p w:rsidR="005D43BD" w:rsidRPr="00E77497" w:rsidRDefault="005D43BD" w:rsidP="005D43BD">
      <w:pPr>
        <w:pStyle w:val="SyntaxRule"/>
        <w:rPr>
          <w:ins w:id="16753" w:author="Rev 4 Allen Wirfs-Brock" w:date="2011-11-07T10:53:00Z"/>
          <w:rFonts w:ascii="Arial" w:hAnsi="Arial"/>
        </w:rPr>
      </w:pPr>
      <w:ins w:id="16754" w:author="Rev 4 Allen Wirfs-Brock" w:date="2011-11-07T10:53:00Z">
        <w:r w:rsidRPr="00E77497">
          <w:t xml:space="preserve">ArrayAssignmentPattern </w:t>
        </w:r>
        <w:r w:rsidRPr="00E77497">
          <w:rPr>
            <w:rFonts w:ascii="Arial" w:hAnsi="Arial"/>
            <w:b/>
            <w:i w:val="0"/>
          </w:rPr>
          <w:t>:</w:t>
        </w:r>
      </w:ins>
    </w:p>
    <w:p w:rsidR="005D43BD" w:rsidRPr="00E77497" w:rsidRDefault="005D43BD" w:rsidP="005D43BD">
      <w:pPr>
        <w:pStyle w:val="SyntaxDefinition"/>
        <w:rPr>
          <w:ins w:id="16755" w:author="Rev 4 Allen Wirfs-Brock" w:date="2011-11-07T10:53:00Z"/>
          <w:rFonts w:ascii="Courier New" w:hAnsi="Courier New" w:cs="Courier New"/>
          <w:b/>
          <w:i w:val="0"/>
        </w:rPr>
      </w:pPr>
      <w:ins w:id="16756"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rsidR="00C707BD" w:rsidRPr="00E77497" w:rsidDel="005D43BD" w:rsidRDefault="00C707BD" w:rsidP="00C7794D">
      <w:pPr>
        <w:ind w:left="400"/>
        <w:rPr>
          <w:ins w:id="16757" w:author="Allen Wirfs-Brock" w:date="2011-07-01T15:12:00Z"/>
          <w:del w:id="16758" w:author="Rev 4 Allen Wirfs-Brock" w:date="2011-11-07T10:52:00Z"/>
        </w:rPr>
      </w:pPr>
      <w:ins w:id="16759" w:author="Allen Wirfs-Brock" w:date="2011-07-01T15:12:00Z">
        <w:del w:id="16760" w:author="Rev 4 Allen Wirfs-Brock" w:date="2011-10-15T14:31:00Z">
          <w:r w:rsidRPr="00E77497" w:rsidDel="00D012F5">
            <w:delText xml:space="preserve"> ,the production</w:delText>
          </w:r>
        </w:del>
        <w:del w:id="16761"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16762" w:author="Rev 4 Allen Wirfs-Brock" w:date="2011-10-15T14:31:00Z">
          <w:r w:rsidRPr="00E77497" w:rsidDel="00D012F5">
            <w:delText xml:space="preserve">and the production </w:delText>
          </w:r>
        </w:del>
        <w:del w:id="16763"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16764" w:author="Rev 4 Allen Wirfs-Brock" w:date="2011-10-15T14:31:00Z">
          <w:r w:rsidRPr="00E77497" w:rsidDel="00D012F5">
            <w:delText xml:space="preserve"> when</w:delText>
          </w:r>
        </w:del>
        <w:del w:id="16765" w:author="Rev 4 Allen Wirfs-Brock" w:date="2011-10-15T14:32:00Z">
          <w:r w:rsidRPr="00E77497" w:rsidDel="00D012F5">
            <w:delText xml:space="preserve"> </w:delText>
          </w:r>
        </w:del>
        <w:del w:id="16766" w:author="Rev 4 Allen Wirfs-Brock" w:date="2011-10-15T14:34:00Z">
          <w:r w:rsidRPr="00E77497" w:rsidDel="00881EF5">
            <w:delText xml:space="preserve">evaluated </w:delText>
          </w:r>
        </w:del>
        <w:del w:id="16767" w:author="Rev 4 Allen Wirfs-Brock" w:date="2011-11-07T10:52:00Z">
          <w:r w:rsidRPr="00E77497" w:rsidDel="005D43BD">
            <w:delText xml:space="preserve">with </w:delText>
          </w:r>
        </w:del>
        <w:del w:id="16768" w:author="Rev 4 Allen Wirfs-Brock" w:date="2011-10-15T14:34:00Z">
          <w:r w:rsidRPr="00E77497" w:rsidDel="00881EF5">
            <w:delText xml:space="preserve">the </w:delText>
          </w:r>
        </w:del>
        <w:del w:id="16769" w:author="Rev 4 Allen Wirfs-Brock" w:date="2011-11-07T10:52:00Z">
          <w:r w:rsidRPr="00E77497" w:rsidDel="005D43BD">
            <w:delText xml:space="preserve">parameter </w:delText>
          </w:r>
          <w:r w:rsidRPr="00E77497" w:rsidDel="005D43BD">
            <w:rPr>
              <w:rStyle w:val="bnf"/>
            </w:rPr>
            <w:delText>obj</w:delText>
          </w:r>
        </w:del>
        <w:del w:id="16770" w:author="Rev 4 Allen Wirfs-Brock" w:date="2011-10-15T14:32:00Z">
          <w:r w:rsidRPr="00E77497" w:rsidDel="00D012F5">
            <w:delText xml:space="preserve"> do nothing.</w:delText>
          </w:r>
        </w:del>
      </w:ins>
    </w:p>
    <w:p w:rsidR="00D012F5" w:rsidRPr="00E77497" w:rsidRDefault="00D012F5" w:rsidP="00FA3203">
      <w:pPr>
        <w:pStyle w:val="Alg3"/>
        <w:numPr>
          <w:ilvl w:val="0"/>
          <w:numId w:val="591"/>
        </w:numPr>
        <w:spacing w:after="240"/>
        <w:rPr>
          <w:ins w:id="16771" w:author="Rev 4 Allen Wirfs-Brock" w:date="2011-10-15T14:32:00Z"/>
        </w:rPr>
      </w:pPr>
      <w:ins w:id="16772" w:author="Rev 4 Allen Wirfs-Brock" w:date="2011-10-15T14:32:00Z">
        <w:r w:rsidRPr="00E77497">
          <w:t>Return</w:t>
        </w:r>
      </w:ins>
      <w:ins w:id="16773" w:author="Rev 8 Allen Wirfs-Brock" w:date="2012-06-01T08:39:00Z">
        <w:r w:rsidR="009508C6">
          <w:t xml:space="preserve"> NormalComp</w:t>
        </w:r>
      </w:ins>
      <w:ins w:id="16774" w:author="Rev 9 Allen Wirfs-Brock" w:date="2012-07-07T16:50:00Z">
        <w:r w:rsidR="000358AB">
          <w:t>l</w:t>
        </w:r>
      </w:ins>
      <w:ins w:id="16775" w:author="Rev 8 Allen Wirfs-Brock" w:date="2012-06-01T08:39:00Z">
        <w:r w:rsidR="009508C6">
          <w:t>etion</w:t>
        </w:r>
      </w:ins>
      <w:ins w:id="16776" w:author="Rev 8 Allen Wirfs-Brock" w:date="2012-06-01T08:40:00Z">
        <w:r w:rsidR="009508C6">
          <w:t>(</w:t>
        </w:r>
      </w:ins>
      <w:ins w:id="16777" w:author="Rev 8 Allen Wirfs-Brock" w:date="2012-06-01T08:41:00Z">
        <w:r w:rsidR="009508C6" w:rsidRPr="00126ECD">
          <w:rPr>
            <w:rFonts w:ascii="Arial" w:hAnsi="Arial" w:cs="Arial"/>
          </w:rPr>
          <w:t>empty</w:t>
        </w:r>
      </w:ins>
      <w:ins w:id="16778" w:author="Rev 8 Allen Wirfs-Brock" w:date="2012-06-01T08:40:00Z">
        <w:r w:rsidR="009508C6">
          <w:t>)</w:t>
        </w:r>
      </w:ins>
      <w:ins w:id="16779" w:author="Rev 4 Allen Wirfs-Brock" w:date="2011-10-15T14:32:00Z">
        <w:r w:rsidRPr="00E77497">
          <w:t>.</w:t>
        </w:r>
      </w:ins>
    </w:p>
    <w:p w:rsidR="005D43BD" w:rsidRPr="00E77497" w:rsidDel="009508C6" w:rsidRDefault="005D43BD" w:rsidP="005D43BD">
      <w:pPr>
        <w:pStyle w:val="SyntaxRule"/>
        <w:rPr>
          <w:ins w:id="16780" w:author="Rev 4 Allen Wirfs-Brock" w:date="2011-11-07T10:58:00Z"/>
          <w:del w:id="16781" w:author="Rev 8 Allen Wirfs-Brock" w:date="2012-06-01T08:41:00Z"/>
          <w:rFonts w:ascii="Arial" w:hAnsi="Arial"/>
        </w:rPr>
      </w:pPr>
      <w:ins w:id="16782" w:author="Rev 4 Allen Wirfs-Brock" w:date="2011-11-07T10:58:00Z">
        <w:del w:id="16783" w:author="Rev 8 Allen Wirfs-Brock" w:date="2012-06-01T08:41:00Z">
          <w:r w:rsidRPr="00E77497" w:rsidDel="009508C6">
            <w:delText xml:space="preserve">ObjectAssignmentPattern </w:delText>
          </w:r>
          <w:r w:rsidRPr="00E77497" w:rsidDel="009508C6">
            <w:rPr>
              <w:rFonts w:ascii="Arial" w:hAnsi="Arial"/>
              <w:b/>
              <w:i w:val="0"/>
            </w:rPr>
            <w:delText>:</w:delText>
          </w:r>
        </w:del>
      </w:ins>
    </w:p>
    <w:p w:rsidR="005D43BD" w:rsidRPr="00E77497" w:rsidDel="009508C6" w:rsidRDefault="005D43BD" w:rsidP="005D43BD">
      <w:pPr>
        <w:pStyle w:val="SyntaxDefinition"/>
        <w:rPr>
          <w:ins w:id="16784" w:author="Rev 4 Allen Wirfs-Brock" w:date="2011-11-07T10:58:00Z"/>
          <w:del w:id="16785" w:author="Rev 8 Allen Wirfs-Brock" w:date="2012-06-01T08:41:00Z"/>
          <w:rFonts w:ascii="Courier New" w:hAnsi="Courier New" w:cs="Courier New"/>
          <w:b/>
          <w:i w:val="0"/>
        </w:rPr>
      </w:pPr>
      <w:ins w:id="16786" w:author="Rev 4 Allen Wirfs-Brock" w:date="2011-11-07T10:58:00Z">
        <w:del w:id="16787" w:author="Rev 8 Allen Wirfs-Brock" w:date="2012-06-01T08:41:00Z">
          <w:r w:rsidRPr="00E77497" w:rsidDel="009508C6">
            <w:rPr>
              <w:rFonts w:ascii="Courier New" w:hAnsi="Courier New" w:cs="Courier New"/>
              <w:b/>
              <w:i w:val="0"/>
            </w:rPr>
            <w:delText xml:space="preserve">{ </w:delText>
          </w:r>
          <w:r w:rsidRPr="00E77497" w:rsidDel="009508C6">
            <w:delText>AssignmentPropertyList</w:delText>
          </w:r>
          <w:r w:rsidRPr="00E77497" w:rsidDel="009508C6">
            <w:rPr>
              <w:rFonts w:ascii="Courier New" w:hAnsi="Courier New" w:cs="Courier New"/>
              <w:b/>
              <w:i w:val="0"/>
            </w:rPr>
            <w:delText xml:space="preserve"> }</w:delText>
          </w:r>
          <w:r w:rsidRPr="00E77497" w:rsidDel="009508C6">
            <w:rPr>
              <w:rFonts w:ascii="Courier New" w:hAnsi="Courier New" w:cs="Courier New"/>
              <w:b/>
              <w:i w:val="0"/>
            </w:rPr>
            <w:br/>
            <w:delText xml:space="preserve">{ </w:delText>
          </w:r>
          <w:r w:rsidRPr="00E77497" w:rsidDel="009508C6">
            <w:delText>AssignmentPropertyList</w:delText>
          </w:r>
          <w:r w:rsidRPr="00E77497" w:rsidDel="009508C6">
            <w:rPr>
              <w:rFonts w:ascii="Courier New" w:hAnsi="Courier New" w:cs="Courier New"/>
              <w:b/>
              <w:i w:val="0"/>
            </w:rPr>
            <w:delText xml:space="preserve"> , }</w:delText>
          </w:r>
        </w:del>
      </w:ins>
    </w:p>
    <w:p w:rsidR="00C707BD" w:rsidRPr="00E77497" w:rsidDel="009508C6" w:rsidRDefault="00C707BD" w:rsidP="005550F0">
      <w:pPr>
        <w:ind w:left="360"/>
        <w:jc w:val="left"/>
        <w:rPr>
          <w:ins w:id="16788" w:author="Allen Wirfs-Brock" w:date="2011-07-01T15:12:00Z"/>
          <w:del w:id="16789" w:author="Rev 8 Allen Wirfs-Brock" w:date="2012-06-01T08:41:00Z"/>
        </w:rPr>
      </w:pPr>
      <w:ins w:id="16790" w:author="Allen Wirfs-Brock" w:date="2011-07-01T15:12:00Z">
        <w:del w:id="16791" w:author="Rev 8 Allen Wirfs-Brock" w:date="2012-06-01T08:41:00Z">
          <w:r w:rsidRPr="00E77497" w:rsidDel="009508C6">
            <w:delText xml:space="preserve">The </w:delText>
          </w:r>
        </w:del>
      </w:ins>
      <w:ins w:id="16792" w:author="Allen Wirfs-Brock" w:date="2011-07-01T15:13:00Z">
        <w:del w:id="16793" w:author="Rev 8 Allen Wirfs-Brock" w:date="2012-06-01T08:41:00Z">
          <w:r w:rsidR="00697CC4" w:rsidRPr="00E77497" w:rsidDel="009508C6">
            <w:delText xml:space="preserve">supplemental </w:delText>
          </w:r>
        </w:del>
      </w:ins>
      <w:ins w:id="16794" w:author="Allen Wirfs-Brock" w:date="2011-07-01T15:12:00Z">
        <w:del w:id="16795" w:author="Rev 8 Allen Wirfs-Brock" w:date="2012-06-01T08:41:00Z">
          <w:r w:rsidRPr="00E77497" w:rsidDel="009508C6">
            <w:delText xml:space="preserve">productions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w:delText>
          </w:r>
          <w:r w:rsidRPr="00E77497" w:rsidDel="009508C6">
            <w:delText>and</w:delText>
          </w:r>
          <w:r w:rsidRPr="00E77497" w:rsidDel="009508C6">
            <w:rPr>
              <w:rFonts w:ascii="Courier New" w:hAnsi="Courier New" w:cs="Courier New"/>
              <w:b/>
            </w:rPr>
            <w:delText xml:space="preserve">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 </w:delText>
          </w:r>
          <w:r w:rsidRPr="00E77497" w:rsidDel="009508C6">
            <w:delText xml:space="preserve">are evaluated with the parameter </w:delText>
          </w:r>
          <w:r w:rsidRPr="00E77497" w:rsidDel="009508C6">
            <w:rPr>
              <w:rStyle w:val="bnf"/>
            </w:rPr>
            <w:delText>obj</w:delText>
          </w:r>
          <w:r w:rsidRPr="00E77497" w:rsidDel="009508C6">
            <w:delText xml:space="preserve"> as follows:</w:delText>
          </w:r>
        </w:del>
      </w:ins>
    </w:p>
    <w:p w:rsidR="00C707BD" w:rsidRPr="00E77497" w:rsidDel="009508C6" w:rsidRDefault="006C2F27" w:rsidP="00FA3203">
      <w:pPr>
        <w:pStyle w:val="Alg3"/>
        <w:numPr>
          <w:ilvl w:val="0"/>
          <w:numId w:val="406"/>
        </w:numPr>
        <w:spacing w:after="240"/>
        <w:rPr>
          <w:ins w:id="16796" w:author="Allen Wirfs-Brock" w:date="2011-07-01T15:12:00Z"/>
          <w:del w:id="16797" w:author="Rev 8 Allen Wirfs-Brock" w:date="2012-06-01T08:41:00Z"/>
        </w:rPr>
      </w:pPr>
      <w:ins w:id="16798" w:author="Rev 6 Allen Wirfs-Brock" w:date="2012-02-16T19:04:00Z">
        <w:del w:id="16799" w:author="Rev 8 Allen Wirfs-Brock" w:date="2012-06-01T08:41:00Z">
          <w:r w:rsidDel="009508C6">
            <w:delText xml:space="preserve">Return the result of performing </w:delText>
          </w:r>
        </w:del>
      </w:ins>
      <w:ins w:id="16800" w:author="Rev 4 Allen Wirfs-Brock" w:date="2011-11-07T11:02:00Z">
        <w:del w:id="16801" w:author="Rev 8 Allen Wirfs-Brock" w:date="2012-06-01T08:41:00Z">
          <w:r w:rsidR="006B1B28" w:rsidDel="009508C6">
            <w:delText>Perform Destructuring Assignment Evaluation of</w:delText>
          </w:r>
          <w:r w:rsidR="006B1B28" w:rsidRPr="00E77497" w:rsidDel="009508C6">
            <w:delText xml:space="preserve"> </w:delText>
          </w:r>
        </w:del>
      </w:ins>
      <w:ins w:id="16802" w:author="Allen Wirfs-Brock" w:date="2011-07-01T15:12:00Z">
        <w:del w:id="16803" w:author="Rev 8 Allen Wirfs-Brock" w:date="2012-06-01T08:41:00Z">
          <w:r w:rsidR="00C707BD" w:rsidRPr="00E77497" w:rsidDel="009508C6">
            <w:delText xml:space="preserve">Evaluate </w:delText>
          </w:r>
          <w:r w:rsidR="00C707BD" w:rsidRPr="00E77497" w:rsidDel="009508C6">
            <w:rPr>
              <w:rStyle w:val="bnf"/>
            </w:rPr>
            <w:delText>AssignmentPropertyList</w:delText>
          </w:r>
          <w:r w:rsidR="00C707BD" w:rsidRPr="00E77497" w:rsidDel="009508C6">
            <w:rPr>
              <w:rFonts w:ascii="Courier New" w:hAnsi="Courier New" w:cs="Courier New"/>
              <w:b/>
            </w:rPr>
            <w:delText xml:space="preserve"> </w:delText>
          </w:r>
        </w:del>
      </w:ins>
      <w:ins w:id="16804" w:author="Rev 4 Allen Wirfs-Brock" w:date="2011-11-07T11:13:00Z">
        <w:del w:id="16805" w:author="Rev 8 Allen Wirfs-Brock" w:date="2012-06-01T08:41:00Z">
          <w:r w:rsidR="00C7794D" w:rsidDel="009508C6">
            <w:delText>with</w:delText>
          </w:r>
          <w:r w:rsidR="00C7794D" w:rsidRPr="00E77497" w:rsidDel="009508C6">
            <w:delText xml:space="preserve"> </w:delText>
          </w:r>
        </w:del>
      </w:ins>
      <w:ins w:id="16806" w:author="Allen Wirfs-Brock" w:date="2011-07-01T15:12:00Z">
        <w:del w:id="16807"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6808" w:author="Rev 4 Allen Wirfs-Brock" w:date="2011-11-07T11:12:00Z">
        <w:del w:id="16809" w:author="Rev 8 Allen Wirfs-Brock" w:date="2012-06-01T08:41:00Z">
          <w:r w:rsidR="006B1B28" w:rsidDel="009508C6">
            <w:delText>argument</w:delText>
          </w:r>
        </w:del>
      </w:ins>
      <w:ins w:id="16810" w:author="Allen Wirfs-Brock" w:date="2011-07-01T15:12:00Z">
        <w:del w:id="16811" w:author="Rev 8 Allen Wirfs-Brock" w:date="2012-06-01T08:41:00Z">
          <w:r w:rsidR="00C707BD" w:rsidRPr="00E77497" w:rsidDel="009508C6">
            <w:delText>parameter.</w:delText>
          </w:r>
        </w:del>
      </w:ins>
    </w:p>
    <w:p w:rsidR="00C707BD" w:rsidRPr="00E77497" w:rsidDel="009508C6" w:rsidRDefault="00C707BD" w:rsidP="00FA3203">
      <w:pPr>
        <w:pStyle w:val="Alg3"/>
        <w:numPr>
          <w:ilvl w:val="0"/>
          <w:numId w:val="406"/>
        </w:numPr>
        <w:spacing w:after="240"/>
        <w:rPr>
          <w:ins w:id="16812" w:author="Allen Wirfs-Brock" w:date="2011-07-01T15:12:00Z"/>
          <w:del w:id="16813" w:author="Rev 8 Allen Wirfs-Brock" w:date="2012-06-01T08:41:00Z"/>
        </w:rPr>
      </w:pPr>
    </w:p>
    <w:p w:rsidR="00881EF5" w:rsidRPr="00E77497" w:rsidDel="009508C6" w:rsidRDefault="00C707BD" w:rsidP="005550F0">
      <w:pPr>
        <w:contextualSpacing/>
        <w:rPr>
          <w:ins w:id="16814" w:author="Rev 4 Allen Wirfs-Brock" w:date="2011-10-15T14:35:00Z"/>
          <w:del w:id="16815" w:author="Rev 8 Allen Wirfs-Brock" w:date="2012-06-01T08:41:00Z"/>
          <w:rStyle w:val="bnf"/>
        </w:rPr>
      </w:pPr>
      <w:ins w:id="16816" w:author="Allen Wirfs-Brock" w:date="2011-07-01T15:12:00Z">
        <w:del w:id="16817" w:author="Rev 8 Allen Wirfs-Brock" w:date="2012-06-01T08:41:00Z">
          <w:r w:rsidRPr="00E77497" w:rsidDel="009508C6">
            <w:delText xml:space="preserve">The </w:delText>
          </w:r>
        </w:del>
      </w:ins>
      <w:ins w:id="16818" w:author="Allen Wirfs-Brock" w:date="2011-07-01T15:14:00Z">
        <w:del w:id="16819" w:author="Rev 8 Allen Wirfs-Brock" w:date="2012-06-01T08:41:00Z">
          <w:r w:rsidR="00697CC4" w:rsidRPr="00E77497" w:rsidDel="009508C6">
            <w:delText xml:space="preserve">supplemental </w:delText>
          </w:r>
        </w:del>
      </w:ins>
      <w:ins w:id="16820" w:author="Allen Wirfs-Brock" w:date="2011-07-01T15:12:00Z">
        <w:del w:id="16821" w:author="Rev 8 Allen Wirfs-Brock" w:date="2012-06-01T08:41:00Z">
          <w:r w:rsidRPr="00E77497" w:rsidDel="009508C6">
            <w:delText xml:space="preserve">production </w:delText>
          </w:r>
          <w:r w:rsidRPr="00E77497" w:rsidDel="009508C6">
            <w:rPr>
              <w:rStyle w:val="bnf"/>
            </w:rPr>
            <w:delText xml:space="preserve">AssignmentPropertyList </w:delText>
          </w:r>
          <w:r w:rsidRPr="00E77497" w:rsidDel="009508C6">
            <w:rPr>
              <w:b/>
            </w:rPr>
            <w:delText xml:space="preserve">: </w:delText>
          </w:r>
          <w:r w:rsidRPr="00E77497" w:rsidDel="009508C6">
            <w:rPr>
              <w:rStyle w:val="bnf"/>
            </w:rPr>
            <w:delText>AssignmentProperty</w:delText>
          </w:r>
        </w:del>
      </w:ins>
    </w:p>
    <w:p w:rsidR="00C707BD" w:rsidRPr="00E77497" w:rsidDel="009508C6" w:rsidRDefault="00C707BD" w:rsidP="005550F0">
      <w:pPr>
        <w:ind w:left="360"/>
        <w:rPr>
          <w:ins w:id="16822" w:author="Allen Wirfs-Brock" w:date="2011-07-01T15:12:00Z"/>
          <w:del w:id="16823" w:author="Rev 8 Allen Wirfs-Brock" w:date="2012-06-01T08:41:00Z"/>
        </w:rPr>
      </w:pPr>
      <w:ins w:id="16824" w:author="Allen Wirfs-Brock" w:date="2011-07-01T15:12:00Z">
        <w:del w:id="16825" w:author="Rev 8 Allen Wirfs-Brock" w:date="2012-06-01T08:41:00Z">
          <w:r w:rsidRPr="00E77497" w:rsidDel="009508C6">
            <w:delText xml:space="preserve"> is evaluated with the parameter </w:delText>
          </w:r>
          <w:r w:rsidRPr="00E77497" w:rsidDel="009508C6">
            <w:rPr>
              <w:rStyle w:val="bnf"/>
            </w:rPr>
            <w:delText>obj</w:delText>
          </w:r>
          <w:r w:rsidRPr="00E77497" w:rsidDel="009508C6">
            <w:delText xml:space="preserve"> as follows:</w:delText>
          </w:r>
        </w:del>
      </w:ins>
    </w:p>
    <w:p w:rsidR="00C707BD" w:rsidRPr="00E77497" w:rsidDel="009508C6" w:rsidRDefault="001F5817" w:rsidP="001F5817">
      <w:pPr>
        <w:pStyle w:val="Alg3"/>
        <w:numPr>
          <w:ilvl w:val="0"/>
          <w:numId w:val="407"/>
        </w:numPr>
        <w:spacing w:after="240"/>
        <w:rPr>
          <w:ins w:id="16826" w:author="Allen Wirfs-Brock" w:date="2011-07-01T15:12:00Z"/>
          <w:del w:id="16827" w:author="Rev 8 Allen Wirfs-Brock" w:date="2012-06-01T08:41:00Z"/>
        </w:rPr>
      </w:pPr>
      <w:ins w:id="16828" w:author="Rev 6 Allen Wirfs-Brock" w:date="2012-02-16T19:11:00Z">
        <w:del w:id="16829" w:author="Rev 8 Allen Wirfs-Brock" w:date="2012-06-01T08:41:00Z">
          <w:r w:rsidDel="009508C6">
            <w:delText xml:space="preserve">Return the result of performing </w:delText>
          </w:r>
        </w:del>
      </w:ins>
      <w:ins w:id="16830" w:author="Rev 4 Allen Wirfs-Brock" w:date="2011-11-07T11:03:00Z">
        <w:del w:id="16831" w:author="Rev 8 Allen Wirfs-Brock" w:date="2012-06-01T08:41:00Z">
          <w:r w:rsidR="006B1B28" w:rsidDel="009508C6">
            <w:delText>Perform Destructuring Assignment Evaluation of</w:delText>
          </w:r>
          <w:r w:rsidR="006B1B28" w:rsidRPr="00E77497" w:rsidDel="009508C6">
            <w:delText xml:space="preserve"> </w:delText>
          </w:r>
        </w:del>
      </w:ins>
      <w:ins w:id="16832" w:author="Allen Wirfs-Brock" w:date="2011-07-01T15:12:00Z">
        <w:del w:id="16833" w:author="Rev 8 Allen Wirfs-Brock" w:date="2012-06-01T08:41:00Z">
          <w:r w:rsidR="00C707BD" w:rsidRPr="00E77497" w:rsidDel="009508C6">
            <w:delText xml:space="preserve">Evaluate </w:delText>
          </w:r>
          <w:r w:rsidR="00C707BD" w:rsidRPr="00E77497" w:rsidDel="009508C6">
            <w:rPr>
              <w:rStyle w:val="bnf"/>
            </w:rPr>
            <w:delText>AssignmentProperty</w:delText>
          </w:r>
          <w:r w:rsidR="00C707BD" w:rsidRPr="00E77497" w:rsidDel="009508C6">
            <w:delText xml:space="preserve"> </w:delText>
          </w:r>
        </w:del>
      </w:ins>
      <w:ins w:id="16834" w:author="Rev 4 Allen Wirfs-Brock" w:date="2011-11-07T11:13:00Z">
        <w:del w:id="16835" w:author="Rev 8 Allen Wirfs-Brock" w:date="2012-06-01T08:41:00Z">
          <w:r w:rsidR="00C7794D" w:rsidDel="009508C6">
            <w:delText>with</w:delText>
          </w:r>
          <w:r w:rsidR="00C7794D" w:rsidRPr="00E77497" w:rsidDel="009508C6">
            <w:delText xml:space="preserve"> </w:delText>
          </w:r>
        </w:del>
      </w:ins>
      <w:ins w:id="16836" w:author="Allen Wirfs-Brock" w:date="2011-07-01T15:12:00Z">
        <w:del w:id="16837"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6838" w:author="Rev 4 Allen Wirfs-Brock" w:date="2011-11-07T11:12:00Z">
        <w:del w:id="16839" w:author="Rev 8 Allen Wirfs-Brock" w:date="2012-06-01T08:41:00Z">
          <w:r w:rsidR="006B1B28" w:rsidDel="009508C6">
            <w:delText>argument</w:delText>
          </w:r>
        </w:del>
      </w:ins>
      <w:ins w:id="16840" w:author="Allen Wirfs-Brock" w:date="2011-07-01T15:12:00Z">
        <w:del w:id="16841" w:author="Rev 8 Allen Wirfs-Brock" w:date="2012-06-01T08:41:00Z">
          <w:r w:rsidR="00C707BD" w:rsidRPr="00E77497" w:rsidDel="009508C6">
            <w:delText>parameter.</w:delText>
          </w:r>
        </w:del>
      </w:ins>
    </w:p>
    <w:p w:rsidR="00C707BD" w:rsidRPr="00E77497" w:rsidDel="009508C6" w:rsidRDefault="00C707BD" w:rsidP="001F5817">
      <w:pPr>
        <w:pStyle w:val="Alg3"/>
        <w:numPr>
          <w:ilvl w:val="0"/>
          <w:numId w:val="407"/>
        </w:numPr>
        <w:spacing w:after="240"/>
        <w:rPr>
          <w:ins w:id="16842" w:author="Allen Wirfs-Brock" w:date="2011-07-01T15:12:00Z"/>
          <w:del w:id="16843" w:author="Rev 8 Allen Wirfs-Brock" w:date="2012-06-01T08:41:00Z"/>
        </w:rPr>
      </w:pPr>
    </w:p>
    <w:p w:rsidR="00A916DC" w:rsidRPr="00E77497" w:rsidRDefault="00C707BD" w:rsidP="005550F0">
      <w:pPr>
        <w:contextualSpacing/>
        <w:rPr>
          <w:ins w:id="16844" w:author="Rev 4 Allen Wirfs-Brock" w:date="2011-10-15T14:37:00Z"/>
          <w:rStyle w:val="bnf"/>
        </w:rPr>
      </w:pPr>
      <w:ins w:id="16845" w:author="Allen Wirfs-Brock" w:date="2011-07-01T15:12:00Z">
        <w:del w:id="16846" w:author="Rev 4 Allen Wirfs-Brock" w:date="2011-10-15T14:37:00Z">
          <w:r w:rsidRPr="00E77497" w:rsidDel="00881EF5">
            <w:delText xml:space="preserve">The </w:delText>
          </w:r>
        </w:del>
      </w:ins>
      <w:ins w:id="16847" w:author="Allen Wirfs-Brock" w:date="2011-07-01T15:14:00Z">
        <w:del w:id="16848" w:author="Rev 4 Allen Wirfs-Brock" w:date="2011-10-15T14:37:00Z">
          <w:r w:rsidR="00697CC4" w:rsidRPr="00E77497" w:rsidDel="00881EF5">
            <w:delText xml:space="preserve">supplemental </w:delText>
          </w:r>
        </w:del>
      </w:ins>
      <w:ins w:id="16849" w:author="Allen Wirfs-Brock" w:date="2011-07-01T15:12:00Z">
        <w:del w:id="16850"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rsidR="00C707BD" w:rsidRPr="00E77497" w:rsidDel="005D43BD" w:rsidRDefault="006C2F27" w:rsidP="005550F0">
      <w:pPr>
        <w:ind w:left="360"/>
        <w:rPr>
          <w:ins w:id="16851" w:author="Allen Wirfs-Brock" w:date="2011-07-01T15:12:00Z"/>
          <w:del w:id="16852" w:author="Rev 4 Allen Wirfs-Brock" w:date="2011-11-07T10:58:00Z"/>
        </w:rPr>
      </w:pPr>
      <w:ins w:id="16853" w:author="Rev 6 Allen Wirfs-Brock" w:date="2012-02-16T19:06:00Z">
        <w:r>
          <w:t xml:space="preserve">Let </w:t>
        </w:r>
        <w:r w:rsidRPr="004712DB">
          <w:rPr>
            <w:i/>
          </w:rPr>
          <w:t>status</w:t>
        </w:r>
        <w:r>
          <w:t xml:space="preserve"> be </w:t>
        </w:r>
      </w:ins>
      <w:ins w:id="16854" w:author="Allen Wirfs-Brock" w:date="2011-07-01T15:12:00Z">
        <w:del w:id="16855" w:author="Rev 4 Allen Wirfs-Brock" w:date="2011-10-15T14:38:00Z">
          <w:r w:rsidR="00C707BD" w:rsidRPr="00E77497" w:rsidDel="00A916DC">
            <w:rPr>
              <w:rFonts w:ascii="Courier New" w:hAnsi="Courier New" w:cs="Courier New"/>
              <w:b/>
            </w:rPr>
            <w:delText xml:space="preserve"> </w:delText>
          </w:r>
        </w:del>
        <w:del w:id="16856" w:author="Rev 4 Allen Wirfs-Brock" w:date="2011-10-15T14:37:00Z">
          <w:r w:rsidR="00C707BD" w:rsidRPr="00E77497" w:rsidDel="00A916DC">
            <w:delText xml:space="preserve">is evaluated </w:delText>
          </w:r>
        </w:del>
        <w:del w:id="16857" w:author="Rev 4 Allen Wirfs-Brock" w:date="2011-11-07T10:58:00Z">
          <w:r w:rsidR="00C707BD" w:rsidRPr="00E77497" w:rsidDel="005D43BD">
            <w:delText xml:space="preserve">with </w:delText>
          </w:r>
        </w:del>
        <w:del w:id="16858" w:author="Rev 4 Allen Wirfs-Brock" w:date="2011-10-15T14:37:00Z">
          <w:r w:rsidR="00C707BD" w:rsidRPr="00E77497" w:rsidDel="00A916DC">
            <w:delText xml:space="preserve">the </w:delText>
          </w:r>
        </w:del>
        <w:del w:id="16859"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16860" w:author="Rev 4 Allen Wirfs-Brock" w:date="2011-10-15T14:38:00Z">
          <w:r w:rsidR="00C707BD" w:rsidRPr="00E77497" w:rsidDel="00A916DC">
            <w:delText>as follows:</w:delText>
          </w:r>
        </w:del>
      </w:ins>
    </w:p>
    <w:p w:rsidR="00C707BD" w:rsidRPr="00E77497" w:rsidRDefault="006C2F27" w:rsidP="00FA3203">
      <w:pPr>
        <w:pStyle w:val="Alg3"/>
        <w:numPr>
          <w:ilvl w:val="0"/>
          <w:numId w:val="408"/>
        </w:numPr>
        <w:rPr>
          <w:ins w:id="16861" w:author="Allen Wirfs-Brock" w:date="2011-07-01T15:12:00Z"/>
        </w:rPr>
      </w:pPr>
      <w:ins w:id="16862" w:author="Rev 6 Allen Wirfs-Brock" w:date="2012-02-16T19:06:00Z">
        <w:r>
          <w:t xml:space="preserve">the result of performing </w:t>
        </w:r>
      </w:ins>
      <w:ins w:id="16863" w:author="Rev 4 Allen Wirfs-Brock" w:date="2011-11-07T11:03:00Z">
        <w:del w:id="16864" w:author="Rev 6 Allen Wirfs-Brock" w:date="2012-02-16T19:06:00Z">
          <w:r w:rsidR="006B1B28" w:rsidDel="006C2F27">
            <w:delText xml:space="preserve">Perform </w:delText>
          </w:r>
        </w:del>
        <w:r w:rsidR="006B1B28">
          <w:t xml:space="preserve">Destructuring Assignment Evaluation </w:t>
        </w:r>
        <w:del w:id="16865" w:author="Rev 10 Allen Wirfs-Brock" w:date="2012-08-09T16:19:00Z">
          <w:r w:rsidR="006B1B28" w:rsidDel="0004792F">
            <w:delText>of</w:delText>
          </w:r>
        </w:del>
      </w:ins>
      <w:ins w:id="16866" w:author="Rev 10 Allen Wirfs-Brock" w:date="2012-08-09T16:19:00Z">
        <w:r w:rsidR="0004792F">
          <w:t>for</w:t>
        </w:r>
      </w:ins>
      <w:ins w:id="16867" w:author="Rev 4 Allen Wirfs-Brock" w:date="2011-11-07T11:03:00Z">
        <w:r w:rsidR="006B1B28" w:rsidRPr="00E77497">
          <w:t xml:space="preserve"> </w:t>
        </w:r>
      </w:ins>
      <w:ins w:id="16868" w:author="Allen Wirfs-Brock" w:date="2011-07-01T15:12:00Z">
        <w:del w:id="16869"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16870" w:author="Rev 4 Allen Wirfs-Brock" w:date="2011-11-07T11:13:00Z">
        <w:del w:id="16871" w:author="Rev 10 Allen Wirfs-Brock" w:date="2012-08-09T16:20:00Z">
          <w:r w:rsidR="00C7794D" w:rsidDel="0004792F">
            <w:delText>with</w:delText>
          </w:r>
        </w:del>
      </w:ins>
      <w:ins w:id="16872" w:author="Rev 10 Allen Wirfs-Brock" w:date="2012-08-09T16:20:00Z">
        <w:r w:rsidR="0004792F">
          <w:t>using</w:t>
        </w:r>
      </w:ins>
      <w:ins w:id="16873" w:author="Rev 4 Allen Wirfs-Brock" w:date="2011-11-07T11:13:00Z">
        <w:r w:rsidR="00C7794D" w:rsidRPr="00E77497">
          <w:t xml:space="preserve"> </w:t>
        </w:r>
      </w:ins>
      <w:ins w:id="16874" w:author="Allen Wirfs-Brock" w:date="2011-07-01T15:12:00Z">
        <w:del w:id="16875"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6876" w:author="Rev 4 Allen Wirfs-Brock" w:date="2011-11-07T11:12:00Z">
          <w:r w:rsidR="00C707BD" w:rsidRPr="00E77497" w:rsidDel="006B1B28">
            <w:rPr>
              <w:i/>
            </w:rPr>
            <w:delText>obj</w:delText>
          </w:r>
          <w:r w:rsidR="00C707BD" w:rsidRPr="00E77497" w:rsidDel="006B1B28">
            <w:delText xml:space="preserve"> parameter</w:delText>
          </w:r>
        </w:del>
      </w:ins>
      <w:ins w:id="16877" w:author="Rev 4 Allen Wirfs-Brock" w:date="2011-11-07T11:12:00Z">
        <w:r w:rsidR="006B1B28">
          <w:t>argument</w:t>
        </w:r>
      </w:ins>
      <w:ins w:id="16878" w:author="Allen Wirfs-Brock" w:date="2011-07-01T15:12:00Z">
        <w:r w:rsidR="00C707BD" w:rsidRPr="00E77497">
          <w:t>.</w:t>
        </w:r>
      </w:ins>
    </w:p>
    <w:p w:rsidR="006C2F27" w:rsidRDefault="006C2F27" w:rsidP="006C2F27">
      <w:pPr>
        <w:pStyle w:val="Alg4"/>
        <w:numPr>
          <w:ilvl w:val="0"/>
          <w:numId w:val="408"/>
        </w:numPr>
        <w:contextualSpacing/>
        <w:rPr>
          <w:ins w:id="16879" w:author="Rev 6 Allen Wirfs-Brock" w:date="2012-02-16T19:05:00Z"/>
        </w:rPr>
      </w:pPr>
      <w:ins w:id="16880" w:author="Rev 6 Allen Wirfs-Brock" w:date="2012-02-16T19:05:00Z">
        <w:del w:id="16881" w:author="Rev 10 Allen Wirfs-Brock" w:date="2012-08-07T17:35:00Z">
          <w:r w:rsidDel="008A65A0">
            <w:delText xml:space="preserve">If </w:delText>
          </w:r>
          <w:r w:rsidRPr="006A5E27" w:rsidDel="008A65A0">
            <w:rPr>
              <w:i/>
            </w:rPr>
            <w:delText>status</w:delText>
          </w:r>
          <w:r w:rsidDel="008A65A0">
            <w:delText xml:space="preserve"> is an abrupt completion, return</w:delText>
          </w:r>
        </w:del>
      </w:ins>
      <w:ins w:id="16882" w:author="Rev 10 Allen Wirfs-Brock" w:date="2012-08-07T17:35:00Z">
        <w:r w:rsidR="008A65A0">
          <w:t>ReturnIfAbrupt(</w:t>
        </w:r>
      </w:ins>
      <w:ins w:id="16883" w:author="Rev 6 Allen Wirfs-Brock" w:date="2012-02-16T19:05:00Z">
        <w:del w:id="16884" w:author="Rev 10 Allen Wirfs-Brock" w:date="2012-08-07T17:35:00Z">
          <w:r w:rsidDel="008A65A0">
            <w:delText xml:space="preserve"> </w:delText>
          </w:r>
        </w:del>
      </w:ins>
      <w:ins w:id="16885" w:author="Rev 6 Allen Wirfs-Brock" w:date="2012-02-16T19:30:00Z">
        <w:r w:rsidR="0058620A" w:rsidRPr="006A5E27">
          <w:rPr>
            <w:i/>
          </w:rPr>
          <w:t>status</w:t>
        </w:r>
      </w:ins>
      <w:ins w:id="16886" w:author="Rev 10 Allen Wirfs-Brock" w:date="2012-08-07T17:35:00Z">
        <w:r w:rsidR="008A65A0">
          <w:t>)</w:t>
        </w:r>
      </w:ins>
      <w:ins w:id="16887" w:author="Rev 6 Allen Wirfs-Brock" w:date="2012-02-16T19:05:00Z">
        <w:r>
          <w:t>.</w:t>
        </w:r>
      </w:ins>
    </w:p>
    <w:p w:rsidR="00C707BD" w:rsidRPr="00E77497" w:rsidRDefault="006C2F27" w:rsidP="007B3D06">
      <w:pPr>
        <w:pStyle w:val="Alg3"/>
        <w:numPr>
          <w:ilvl w:val="0"/>
          <w:numId w:val="408"/>
        </w:numPr>
        <w:rPr>
          <w:ins w:id="16888" w:author="Allen Wirfs-Brock" w:date="2011-07-01T15:12:00Z"/>
        </w:rPr>
      </w:pPr>
      <w:ins w:id="16889" w:author="Rev 6 Allen Wirfs-Brock" w:date="2012-02-16T19:04:00Z">
        <w:r>
          <w:t xml:space="preserve">Return the result of performing </w:t>
        </w:r>
      </w:ins>
      <w:ins w:id="16890" w:author="Rev 4 Allen Wirfs-Brock" w:date="2011-11-07T11:03:00Z">
        <w:del w:id="16891" w:author="Rev 6 Allen Wirfs-Brock" w:date="2012-02-16T19:04:00Z">
          <w:r w:rsidR="006B1B28" w:rsidDel="006C2F27">
            <w:delText xml:space="preserve">Perform </w:delText>
          </w:r>
        </w:del>
        <w:r w:rsidR="006B1B28">
          <w:t xml:space="preserve">Destructuring Assignment Evaluation </w:t>
        </w:r>
        <w:del w:id="16892" w:author="Rev 11 Allen Wirfs-Brock" w:date="2012-10-25T15:46:00Z">
          <w:r w:rsidR="006B1B28" w:rsidDel="007B3D06">
            <w:delText>of</w:delText>
          </w:r>
          <w:r w:rsidR="006B1B28" w:rsidRPr="00E77497" w:rsidDel="007B3D06">
            <w:delText xml:space="preserve"> </w:delText>
          </w:r>
        </w:del>
      </w:ins>
      <w:ins w:id="16893" w:author="Allen Wirfs-Brock" w:date="2011-07-01T15:12:00Z">
        <w:del w:id="16894" w:author="Rev 11 Allen Wirfs-Brock" w:date="2012-10-25T15:46:00Z">
          <w:r w:rsidR="00C707BD" w:rsidRPr="00E77497" w:rsidDel="007B3D06">
            <w:delText xml:space="preserve">Evaluate </w:delText>
          </w:r>
          <w:r w:rsidR="00C707BD" w:rsidRPr="00E77497" w:rsidDel="007B3D06">
            <w:rPr>
              <w:rStyle w:val="bnf"/>
            </w:rPr>
            <w:delText>AssignmentProperty</w:delText>
          </w:r>
          <w:r w:rsidR="00C707BD" w:rsidRPr="00E77497" w:rsidDel="007B3D06">
            <w:delText xml:space="preserve"> </w:delText>
          </w:r>
        </w:del>
      </w:ins>
      <w:ins w:id="16895" w:author="Rev 4 Allen Wirfs-Brock" w:date="2011-11-07T11:13:00Z">
        <w:del w:id="16896" w:author="Rev 10 Allen Wirfs-Brock" w:date="2012-08-09T16:20:00Z">
          <w:r w:rsidR="00C7794D" w:rsidDel="0004792F">
            <w:delText>with</w:delText>
          </w:r>
        </w:del>
      </w:ins>
      <w:ins w:id="16897" w:author="Rev 10 Allen Wirfs-Brock" w:date="2012-08-09T16:20:00Z">
        <w:r w:rsidR="0004792F">
          <w:t>for</w:t>
        </w:r>
      </w:ins>
      <w:ins w:id="16898" w:author="Rev 10 Allen Wirfs-Brock" w:date="2012-08-09T16:21:00Z">
        <w:r w:rsidR="0004792F" w:rsidRPr="0004792F">
          <w:rPr>
            <w:rStyle w:val="bnf"/>
          </w:rPr>
          <w:t xml:space="preserve"> </w:t>
        </w:r>
        <w:r w:rsidR="0004792F" w:rsidRPr="00E77497">
          <w:rPr>
            <w:rStyle w:val="bnf"/>
          </w:rPr>
          <w:t>AssignmentProperty</w:t>
        </w:r>
        <w:r w:rsidR="0004792F" w:rsidRPr="00E77497">
          <w:t xml:space="preserve"> </w:t>
        </w:r>
        <w:r w:rsidR="0004792F">
          <w:t>using</w:t>
        </w:r>
      </w:ins>
      <w:ins w:id="16899" w:author="Rev 4 Allen Wirfs-Brock" w:date="2011-11-07T11:13:00Z">
        <w:r w:rsidR="00C7794D" w:rsidRPr="00E77497">
          <w:t xml:space="preserve"> </w:t>
        </w:r>
      </w:ins>
      <w:ins w:id="16900" w:author="Allen Wirfs-Brock" w:date="2011-07-01T15:12:00Z">
        <w:del w:id="16901"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6902" w:author="Rev 4 Allen Wirfs-Brock" w:date="2011-11-07T11:12:00Z">
          <w:r w:rsidR="00C707BD" w:rsidRPr="00E77497" w:rsidDel="006B1B28">
            <w:rPr>
              <w:i/>
            </w:rPr>
            <w:delText>obj</w:delText>
          </w:r>
          <w:r w:rsidR="00C707BD" w:rsidRPr="00E77497" w:rsidDel="006B1B28">
            <w:delText xml:space="preserve"> </w:delText>
          </w:r>
        </w:del>
      </w:ins>
      <w:ins w:id="16903" w:author="Rev 4 Allen Wirfs-Brock" w:date="2011-11-07T11:12:00Z">
        <w:r w:rsidR="006B1B28">
          <w:t>argument</w:t>
        </w:r>
      </w:ins>
      <w:ins w:id="16904" w:author="Allen Wirfs-Brock" w:date="2011-07-01T15:12:00Z">
        <w:del w:id="16905" w:author="Rev 4 Allen Wirfs-Brock" w:date="2011-11-07T11:12:00Z">
          <w:r w:rsidR="00C707BD" w:rsidRPr="00E77497" w:rsidDel="006B1B28">
            <w:delText>parameter</w:delText>
          </w:r>
        </w:del>
        <w:r w:rsidR="00C707BD" w:rsidRPr="00E77497">
          <w:t>.</w:t>
        </w:r>
      </w:ins>
    </w:p>
    <w:p w:rsidR="00C707BD" w:rsidRPr="00E77497" w:rsidRDefault="00C707BD" w:rsidP="00C707BD">
      <w:pPr>
        <w:pStyle w:val="Alg3"/>
        <w:tabs>
          <w:tab w:val="clear" w:pos="360"/>
        </w:tabs>
        <w:ind w:left="0" w:firstLine="0"/>
        <w:rPr>
          <w:ins w:id="16906" w:author="Allen Wirfs-Brock" w:date="2011-07-01T15:12:00Z"/>
        </w:rPr>
      </w:pPr>
    </w:p>
    <w:p w:rsidR="00A916DC" w:rsidRPr="00E77497" w:rsidRDefault="00C707BD" w:rsidP="005550F0">
      <w:pPr>
        <w:contextualSpacing/>
        <w:rPr>
          <w:ins w:id="16907" w:author="Rev 4 Allen Wirfs-Brock" w:date="2011-10-15T14:41:00Z"/>
          <w:rStyle w:val="bnf"/>
        </w:rPr>
      </w:pPr>
      <w:ins w:id="16908" w:author="Allen Wirfs-Brock" w:date="2011-07-01T15:12:00Z">
        <w:del w:id="16909" w:author="Rev 4 Allen Wirfs-Brock" w:date="2011-10-15T14:41:00Z">
          <w:r w:rsidRPr="00E77497" w:rsidDel="00A916DC">
            <w:delText xml:space="preserve">The </w:delText>
          </w:r>
        </w:del>
      </w:ins>
      <w:ins w:id="16910" w:author="Allen Wirfs-Brock" w:date="2011-07-01T15:14:00Z">
        <w:del w:id="16911" w:author="Rev 4 Allen Wirfs-Brock" w:date="2011-10-15T14:41:00Z">
          <w:r w:rsidR="00697CC4" w:rsidRPr="00E77497" w:rsidDel="00A916DC">
            <w:delText xml:space="preserve">supplemental </w:delText>
          </w:r>
        </w:del>
      </w:ins>
      <w:ins w:id="16912" w:author="Allen Wirfs-Brock" w:date="2011-07-01T15:12:00Z">
        <w:del w:id="16913"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ins w:id="16914" w:author="Rev 8 Allen Wirfs-Brock" w:date="2012-06-14T07:48:00Z">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ins>
    </w:p>
    <w:p w:rsidR="00295173" w:rsidRDefault="00295173" w:rsidP="00295173">
      <w:pPr>
        <w:pStyle w:val="Alg3"/>
        <w:numPr>
          <w:ilvl w:val="0"/>
          <w:numId w:val="409"/>
        </w:numPr>
        <w:rPr>
          <w:ins w:id="16915" w:author="Rev 8 Allen Wirfs-Brock" w:date="2012-06-14T07:51:00Z"/>
        </w:rPr>
      </w:pPr>
      <w:ins w:id="16916" w:author="Rev 8 Allen Wirfs-Brock" w:date="2012-06-14T07:51:00Z">
        <w:r w:rsidRPr="004418C4">
          <w:t xml:space="preserve">Let </w:t>
        </w:r>
        <w:r w:rsidRPr="004418C4">
          <w:rPr>
            <w:i/>
          </w:rPr>
          <w:t>P</w:t>
        </w:r>
        <w:r w:rsidRPr="004418C4">
          <w:t xml:space="preserve"> be </w:t>
        </w:r>
        <w:r>
          <w:t>String</w:t>
        </w:r>
        <w:del w:id="16917" w:author="Rev 9 Allen Wirfs-Brock" w:date="2012-07-07T16:31:00Z">
          <w:r w:rsidDel="00D11231">
            <w:delText xml:space="preserve"> </w:delText>
          </w:r>
        </w:del>
        <w:r>
          <w:t xml:space="preserve">Value of </w:t>
        </w:r>
        <w:r>
          <w:rPr>
            <w:i/>
          </w:rPr>
          <w:t>Identifier</w:t>
        </w:r>
        <w:r w:rsidRPr="004418C4">
          <w:t>.</w:t>
        </w:r>
      </w:ins>
    </w:p>
    <w:p w:rsidR="00295173" w:rsidRPr="00E77497" w:rsidDel="008A65A0" w:rsidRDefault="00295173" w:rsidP="00295173">
      <w:pPr>
        <w:pStyle w:val="Alg3"/>
        <w:numPr>
          <w:ilvl w:val="0"/>
          <w:numId w:val="409"/>
        </w:numPr>
        <w:rPr>
          <w:ins w:id="16918" w:author="Rev 8 Allen Wirfs-Brock" w:date="2012-06-14T07:51:00Z"/>
          <w:del w:id="16919" w:author="Rev 10 Allen Wirfs-Brock" w:date="2012-08-07T17:40:00Z"/>
        </w:rPr>
      </w:pPr>
      <w:ins w:id="16920" w:author="Rev 8 Allen Wirfs-Brock" w:date="2012-06-14T07:51:00Z">
        <w:del w:id="16921" w:author="Rev 10 Allen Wirfs-Brock" w:date="2012-08-07T17:40:00Z">
          <w:r w:rsidRPr="00E77497" w:rsidDel="008A65A0">
            <w:delText xml:space="preserve">Let </w:delText>
          </w:r>
          <w:r w:rsidRPr="00E77497" w:rsidDel="008A65A0">
            <w:rPr>
              <w:i/>
            </w:rPr>
            <w:delText>exists</w:delText>
          </w:r>
          <w:r w:rsidRPr="00E77497" w:rsidDel="008A65A0">
            <w:delText xml:space="preserve"> be the result of calling the [[HasProperty]] internal method of </w:delText>
          </w:r>
        </w:del>
      </w:ins>
      <w:ins w:id="16922" w:author="Rev 8 Allen Wirfs-Brock" w:date="2012-06-14T07:52:00Z">
        <w:del w:id="16923" w:author="Rev 10 Allen Wirfs-Brock" w:date="2012-08-07T17:40:00Z">
          <w:r w:rsidDel="008A65A0">
            <w:rPr>
              <w:i/>
            </w:rPr>
            <w:delText>obj</w:delText>
          </w:r>
        </w:del>
      </w:ins>
      <w:ins w:id="16924" w:author="Rev 8 Allen Wirfs-Brock" w:date="2012-06-14T07:51:00Z">
        <w:del w:id="16925" w:author="Rev 10 Allen Wirfs-Brock" w:date="2012-08-07T17:40:00Z">
          <w:r w:rsidRPr="00E77497" w:rsidDel="008A65A0">
            <w:delText xml:space="preserve"> with argument </w:delText>
          </w:r>
          <w:r w:rsidRPr="004418C4" w:rsidDel="008A65A0">
            <w:rPr>
              <w:i/>
            </w:rPr>
            <w:delText>P</w:delText>
          </w:r>
          <w:r w:rsidRPr="00E77497" w:rsidDel="008A65A0">
            <w:delText xml:space="preserve">. </w:delText>
          </w:r>
        </w:del>
      </w:ins>
    </w:p>
    <w:p w:rsidR="00C707BD" w:rsidRPr="00E77497" w:rsidDel="008A65A0" w:rsidRDefault="00C707BD" w:rsidP="005550F0">
      <w:pPr>
        <w:ind w:left="360"/>
        <w:rPr>
          <w:ins w:id="16926" w:author="Allen Wirfs-Brock" w:date="2011-07-01T15:12:00Z"/>
          <w:del w:id="16927" w:author="Rev 10 Allen Wirfs-Brock" w:date="2012-08-07T17:40:00Z"/>
        </w:rPr>
      </w:pPr>
      <w:ins w:id="16928" w:author="Allen Wirfs-Brock" w:date="2011-07-01T15:12:00Z">
        <w:del w:id="16929" w:author="Rev 10 Allen Wirfs-Brock" w:date="2012-08-07T17:40:00Z">
          <w:r w:rsidRPr="00E77497" w:rsidDel="008A65A0">
            <w:delText xml:space="preserve"> is evaluated with the parameter </w:delText>
          </w:r>
          <w:r w:rsidRPr="00E77497" w:rsidDel="008A65A0">
            <w:rPr>
              <w:rStyle w:val="bnf"/>
            </w:rPr>
            <w:delText>obj</w:delText>
          </w:r>
          <w:r w:rsidRPr="00E77497" w:rsidDel="008A65A0">
            <w:delText xml:space="preserve"> as follows:</w:delText>
          </w:r>
        </w:del>
      </w:ins>
    </w:p>
    <w:p w:rsidR="00C707BD" w:rsidRPr="00E77497" w:rsidDel="008A65A0" w:rsidRDefault="00C707BD" w:rsidP="00FA3203">
      <w:pPr>
        <w:pStyle w:val="Alg3"/>
        <w:numPr>
          <w:ilvl w:val="0"/>
          <w:numId w:val="409"/>
        </w:numPr>
        <w:rPr>
          <w:ins w:id="16930" w:author="Allen Wirfs-Brock" w:date="2011-07-01T15:12:00Z"/>
          <w:del w:id="16931" w:author="Rev 10 Allen Wirfs-Brock" w:date="2012-08-07T17:40:00Z"/>
        </w:rPr>
      </w:pPr>
      <w:ins w:id="16932" w:author="Allen Wirfs-Brock" w:date="2011-07-01T15:12:00Z">
        <w:del w:id="16933" w:author="Rev 10 Allen Wirfs-Brock" w:date="2012-08-07T17:40:00Z">
          <w:r w:rsidRPr="00E77497" w:rsidDel="008A65A0">
            <w:delText xml:space="preserve">Let </w:delText>
          </w:r>
          <w:r w:rsidRPr="00E77497" w:rsidDel="008A65A0">
            <w:rPr>
              <w:i/>
            </w:rPr>
            <w:delText>v</w:delText>
          </w:r>
          <w:r w:rsidRPr="00E77497" w:rsidDel="008A65A0">
            <w:delText xml:space="preserve"> be the result of calling the [[Get]] internal method of </w:delText>
          </w:r>
          <w:r w:rsidRPr="00E77497" w:rsidDel="008A65A0">
            <w:rPr>
              <w:i/>
            </w:rPr>
            <w:delText>obj</w:delText>
          </w:r>
          <w:r w:rsidRPr="00E77497" w:rsidDel="008A65A0">
            <w:delText xml:space="preserve"> </w:delText>
          </w:r>
        </w:del>
      </w:ins>
      <w:ins w:id="16934" w:author="Rev 4 Allen Wirfs-Brock" w:date="2011-11-07T11:13:00Z">
        <w:del w:id="16935" w:author="Rev 10 Allen Wirfs-Brock" w:date="2012-08-07T17:40:00Z">
          <w:r w:rsidR="00C7794D" w:rsidDel="008A65A0">
            <w:delText>with</w:delText>
          </w:r>
          <w:r w:rsidR="00C7794D" w:rsidRPr="00E77497" w:rsidDel="008A65A0">
            <w:delText xml:space="preserve"> </w:delText>
          </w:r>
        </w:del>
      </w:ins>
      <w:ins w:id="16936" w:author="Allen Wirfs-Brock" w:date="2011-07-01T15:12:00Z">
        <w:del w:id="16937" w:author="Rev 10 Allen Wirfs-Brock" w:date="2012-08-07T17:40:00Z">
          <w:r w:rsidRPr="00E77497" w:rsidDel="008A65A0">
            <w:delText xml:space="preserve">passing the </w:delText>
          </w:r>
          <w:r w:rsidRPr="00E77497" w:rsidDel="008A65A0">
            <w:rPr>
              <w:i/>
            </w:rPr>
            <w:delText>Identifier</w:delText>
          </w:r>
          <w:r w:rsidRPr="00E77497" w:rsidDel="008A65A0">
            <w:delText xml:space="preserve"> string as the argument.</w:delText>
          </w:r>
        </w:del>
      </w:ins>
    </w:p>
    <w:p w:rsidR="00295173" w:rsidRPr="00E77497" w:rsidDel="008A65A0" w:rsidRDefault="00295173" w:rsidP="00295173">
      <w:pPr>
        <w:pStyle w:val="Alg3"/>
        <w:numPr>
          <w:ilvl w:val="0"/>
          <w:numId w:val="409"/>
        </w:numPr>
        <w:rPr>
          <w:ins w:id="16938" w:author="Rev 8 Allen Wirfs-Brock" w:date="2012-06-14T07:53:00Z"/>
          <w:del w:id="16939" w:author="Rev 10 Allen Wirfs-Brock" w:date="2012-08-07T17:40:00Z"/>
        </w:rPr>
      </w:pPr>
      <w:ins w:id="16940" w:author="Rev 8 Allen Wirfs-Brock" w:date="2012-06-14T07:53:00Z">
        <w:del w:id="16941" w:author="Rev 10 Allen Wirfs-Brock" w:date="2012-08-07T17:40:00Z">
          <w:r w:rsidRPr="00E77497" w:rsidDel="008A65A0">
            <w:delText xml:space="preserve">If </w:delText>
          </w:r>
          <w:r w:rsidRPr="00E77497" w:rsidDel="008A65A0">
            <w:rPr>
              <w:i/>
            </w:rPr>
            <w:delText>exists</w:delText>
          </w:r>
          <w:r w:rsidRPr="00E77497" w:rsidDel="008A65A0">
            <w:delText xml:space="preserve"> is </w:delText>
          </w:r>
          <w:r w:rsidRPr="00E77497" w:rsidDel="008A65A0">
            <w:rPr>
              <w:b/>
            </w:rPr>
            <w:delText>true</w:delText>
          </w:r>
          <w:r w:rsidRPr="00E77497" w:rsidDel="008A65A0">
            <w:delText>, then</w:delText>
          </w:r>
        </w:del>
      </w:ins>
    </w:p>
    <w:p w:rsidR="00295173" w:rsidRPr="00E77497" w:rsidRDefault="00295173" w:rsidP="00C91100">
      <w:pPr>
        <w:pStyle w:val="Alg3"/>
        <w:numPr>
          <w:ilvl w:val="0"/>
          <w:numId w:val="409"/>
        </w:numPr>
        <w:tabs>
          <w:tab w:val="left" w:pos="720"/>
        </w:tabs>
        <w:rPr>
          <w:ins w:id="16942" w:author="Rev 8 Allen Wirfs-Brock" w:date="2012-06-14T07:53:00Z"/>
        </w:rPr>
      </w:pPr>
      <w:ins w:id="16943" w:author="Rev 8 Allen Wirfs-Brock" w:date="2012-06-14T07:53: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4418C4">
          <w:rPr>
            <w:i/>
          </w:rPr>
          <w:t>P</w:t>
        </w:r>
        <w:r w:rsidRPr="00E77497">
          <w:t>.</w:t>
        </w:r>
      </w:ins>
    </w:p>
    <w:p w:rsidR="008A65A0" w:rsidRDefault="008A65A0" w:rsidP="008A65A0">
      <w:pPr>
        <w:pStyle w:val="Alg2"/>
        <w:numPr>
          <w:ilvl w:val="0"/>
          <w:numId w:val="409"/>
        </w:numPr>
        <w:contextualSpacing/>
        <w:rPr>
          <w:ins w:id="16944" w:author="Rev 10 Allen Wirfs-Brock" w:date="2012-08-07T17:40:00Z"/>
        </w:rPr>
      </w:pPr>
      <w:ins w:id="16945" w:author="Rev 10 Allen Wirfs-Brock" w:date="2012-08-07T17:40:00Z">
        <w:r>
          <w:t>ReturnIfAbrupt(</w:t>
        </w:r>
        <w:r>
          <w:rPr>
            <w:i/>
          </w:rPr>
          <w:t>v</w:t>
        </w:r>
        <w:r>
          <w:t>).</w:t>
        </w:r>
      </w:ins>
    </w:p>
    <w:p w:rsidR="00295173" w:rsidRPr="00E77497" w:rsidDel="008A65A0" w:rsidRDefault="00295173" w:rsidP="004C289E">
      <w:pPr>
        <w:pStyle w:val="Alg3"/>
        <w:numPr>
          <w:ilvl w:val="0"/>
          <w:numId w:val="409"/>
        </w:numPr>
        <w:rPr>
          <w:ins w:id="16946" w:author="Rev 8 Allen Wirfs-Brock" w:date="2012-06-14T07:53:00Z"/>
          <w:del w:id="16947" w:author="Rev 10 Allen Wirfs-Brock" w:date="2012-08-07T17:40:00Z"/>
        </w:rPr>
      </w:pPr>
      <w:ins w:id="16948" w:author="Rev 8 Allen Wirfs-Brock" w:date="2012-06-14T07:53:00Z">
        <w:del w:id="16949" w:author="Rev 10 Allen Wirfs-Brock" w:date="2012-08-07T17:40:00Z">
          <w:r w:rsidRPr="00E77497" w:rsidDel="008A65A0">
            <w:delText xml:space="preserve">Else </w:delText>
          </w:r>
        </w:del>
      </w:ins>
    </w:p>
    <w:p w:rsidR="00295173" w:rsidRPr="00E77497" w:rsidRDefault="00295173" w:rsidP="00C91100">
      <w:pPr>
        <w:pStyle w:val="Alg3"/>
        <w:numPr>
          <w:ilvl w:val="0"/>
          <w:numId w:val="409"/>
        </w:numPr>
        <w:tabs>
          <w:tab w:val="left" w:pos="720"/>
        </w:tabs>
        <w:rPr>
          <w:ins w:id="16950" w:author="Rev 8 Allen Wirfs-Brock" w:date="2012-06-14T07:53:00Z"/>
        </w:rPr>
      </w:pPr>
      <w:ins w:id="16951" w:author="Rev 8 Allen Wirfs-Brock" w:date="2012-06-14T07:53:00Z">
        <w:r w:rsidRPr="00E77497">
          <w:t xml:space="preserve">If </w:t>
        </w:r>
        <w:r w:rsidRPr="00E77497">
          <w:rPr>
            <w:i/>
          </w:rPr>
          <w:t>Initialiser</w:t>
        </w:r>
        <w:r w:rsidRPr="00E77497">
          <w:rPr>
            <w:vertAlign w:val="subscript"/>
          </w:rPr>
          <w:t>opt</w:t>
        </w:r>
        <w:r w:rsidRPr="00E77497">
          <w:t xml:space="preserve"> is present</w:t>
        </w:r>
      </w:ins>
      <w:ins w:id="16952" w:author="Rev 10 Allen Wirfs-Brock" w:date="2012-08-07T17:41:00Z">
        <w:r w:rsidR="008A65A0" w:rsidRPr="008A65A0">
          <w:t xml:space="preserve"> </w:t>
        </w:r>
        <w:r w:rsidR="008A65A0">
          <w:t xml:space="preserve">and </w:t>
        </w:r>
        <w:r w:rsidR="008A65A0" w:rsidRPr="001E1845">
          <w:rPr>
            <w:i/>
          </w:rPr>
          <w:t>v</w:t>
        </w:r>
        <w:r w:rsidR="008A65A0">
          <w:t xml:space="preserve"> is </w:t>
        </w:r>
        <w:r w:rsidR="008A65A0" w:rsidRPr="001E1845">
          <w:rPr>
            <w:b/>
          </w:rPr>
          <w:t>undefined</w:t>
        </w:r>
      </w:ins>
      <w:ins w:id="16953" w:author="Rev 8 Allen Wirfs-Brock" w:date="2012-06-14T07:53:00Z">
        <w:r w:rsidRPr="00E77497">
          <w:t>, then</w:t>
        </w:r>
      </w:ins>
    </w:p>
    <w:p w:rsidR="00295173" w:rsidRPr="00E77497" w:rsidRDefault="00295173" w:rsidP="00C91100">
      <w:pPr>
        <w:pStyle w:val="Alg3"/>
        <w:numPr>
          <w:ilvl w:val="1"/>
          <w:numId w:val="409"/>
        </w:numPr>
        <w:tabs>
          <w:tab w:val="num" w:pos="2160"/>
        </w:tabs>
        <w:rPr>
          <w:ins w:id="16954" w:author="Rev 8 Allen Wirfs-Brock" w:date="2012-06-14T07:53:00Z"/>
        </w:rPr>
      </w:pPr>
      <w:ins w:id="16955" w:author="Rev 8 Allen Wirfs-Brock" w:date="2012-06-14T07:53:00Z">
        <w:r w:rsidRPr="00E77497">
          <w:t xml:space="preserve">Let </w:t>
        </w:r>
        <w:del w:id="16956" w:author="Rev 10 Allen Wirfs-Brock" w:date="2012-08-07T17:41:00Z">
          <w:r w:rsidRPr="00E77497" w:rsidDel="008A65A0">
            <w:rPr>
              <w:i/>
            </w:rPr>
            <w:delText>v</w:delText>
          </w:r>
        </w:del>
      </w:ins>
      <w:ins w:id="16957" w:author="Rev 10 Allen Wirfs-Brock" w:date="2012-08-07T17:41:00Z">
        <w:r w:rsidR="008A65A0">
          <w:rPr>
            <w:i/>
          </w:rPr>
          <w:t>defaultValue</w:t>
        </w:r>
      </w:ins>
      <w:ins w:id="16958" w:author="Rev 8 Allen Wirfs-Brock" w:date="2012-06-14T07:53:00Z">
        <w:r w:rsidRPr="00E77497">
          <w:t xml:space="preserve"> be the result of evaluating</w:t>
        </w:r>
        <w:r w:rsidRPr="00E77497">
          <w:rPr>
            <w:i/>
          </w:rPr>
          <w:t xml:space="preserve"> Initialiser</w:t>
        </w:r>
        <w:r w:rsidRPr="00E77497">
          <w:t>.</w:t>
        </w:r>
      </w:ins>
    </w:p>
    <w:p w:rsidR="00295173" w:rsidRPr="00E77497" w:rsidRDefault="008A65A0" w:rsidP="00295173">
      <w:pPr>
        <w:pStyle w:val="Alg3"/>
        <w:numPr>
          <w:ilvl w:val="1"/>
          <w:numId w:val="409"/>
        </w:numPr>
        <w:tabs>
          <w:tab w:val="num" w:pos="1440"/>
        </w:tabs>
        <w:rPr>
          <w:ins w:id="16959" w:author="Rev 8 Allen Wirfs-Brock" w:date="2012-06-14T07:53:00Z"/>
        </w:rPr>
      </w:pPr>
      <w:ins w:id="16960" w:author="Rev 10 Allen Wirfs-Brock" w:date="2012-08-07T17:42:00Z">
        <w:r>
          <w:t xml:space="preserve">Let </w:t>
        </w:r>
        <w:r w:rsidRPr="001E28FF">
          <w:rPr>
            <w:i/>
          </w:rPr>
          <w:t>v</w:t>
        </w:r>
        <w:r>
          <w:t xml:space="preserve"> be ToObject(</w:t>
        </w:r>
        <w:r w:rsidRPr="001E28FF">
          <w:rPr>
            <w:i/>
          </w:rPr>
          <w:t>defaultValue</w:t>
        </w:r>
        <w:r>
          <w:t>).</w:t>
        </w:r>
      </w:ins>
      <w:ins w:id="16961" w:author="Rev 8 Allen Wirfs-Brock" w:date="2012-06-14T07:53:00Z">
        <w:del w:id="16962" w:author="Rev 10 Allen Wirfs-Brock" w:date="2012-08-07T17:42:00Z">
          <w:r w:rsidR="00295173" w:rsidRPr="00E77497" w:rsidDel="008A65A0">
            <w:delText>Else,</w:delText>
          </w:r>
        </w:del>
      </w:ins>
    </w:p>
    <w:p w:rsidR="00295173" w:rsidRPr="00E77497" w:rsidDel="008A65A0" w:rsidRDefault="00295173" w:rsidP="00295173">
      <w:pPr>
        <w:pStyle w:val="Alg3"/>
        <w:numPr>
          <w:ilvl w:val="2"/>
          <w:numId w:val="409"/>
        </w:numPr>
        <w:tabs>
          <w:tab w:val="left" w:pos="990"/>
        </w:tabs>
        <w:rPr>
          <w:ins w:id="16963" w:author="Rev 8 Allen Wirfs-Brock" w:date="2012-06-14T07:53:00Z"/>
          <w:del w:id="16964" w:author="Rev 10 Allen Wirfs-Brock" w:date="2012-08-07T17:42:00Z"/>
        </w:rPr>
      </w:pPr>
      <w:ins w:id="16965" w:author="Rev 8 Allen Wirfs-Brock" w:date="2012-06-14T07:53:00Z">
        <w:del w:id="16966" w:author="Rev 10 Allen Wirfs-Brock" w:date="2012-08-07T17:42:00Z">
          <w:r w:rsidRPr="00E77497" w:rsidDel="008A65A0">
            <w:delText xml:space="preserve"> Let</w:delText>
          </w:r>
          <w:r w:rsidRPr="00E77497" w:rsidDel="008A65A0">
            <w:rPr>
              <w:i/>
            </w:rPr>
            <w:delText xml:space="preserve"> v</w:delText>
          </w:r>
          <w:r w:rsidRPr="00E77497" w:rsidDel="008A65A0">
            <w:delText xml:space="preserve"> be </w:delText>
          </w:r>
          <w:r w:rsidRPr="00E77497" w:rsidDel="008A65A0">
            <w:rPr>
              <w:b/>
            </w:rPr>
            <w:delText>undefined</w:delText>
          </w:r>
          <w:r w:rsidRPr="00E77497" w:rsidDel="008A65A0">
            <w:delText>.</w:delText>
          </w:r>
        </w:del>
      </w:ins>
    </w:p>
    <w:p w:rsidR="00295173" w:rsidRDefault="00295173" w:rsidP="00295173">
      <w:pPr>
        <w:pStyle w:val="Alg2"/>
        <w:numPr>
          <w:ilvl w:val="0"/>
          <w:numId w:val="409"/>
        </w:numPr>
        <w:contextualSpacing/>
        <w:rPr>
          <w:ins w:id="16967" w:author="Rev 8 Allen Wirfs-Brock" w:date="2012-06-14T07:53:00Z"/>
        </w:rPr>
      </w:pPr>
      <w:ins w:id="16968" w:author="Rev 8 Allen Wirfs-Brock" w:date="2012-06-14T07:53:00Z">
        <w:r>
          <w:t>ReturnIfAbrupt(</w:t>
        </w:r>
        <w:r>
          <w:rPr>
            <w:i/>
          </w:rPr>
          <w:t>v</w:t>
        </w:r>
        <w:r>
          <w:t>).</w:t>
        </w:r>
      </w:ins>
    </w:p>
    <w:p w:rsidR="00C707BD" w:rsidRPr="00E77497" w:rsidRDefault="00C707BD" w:rsidP="00FA3203">
      <w:pPr>
        <w:pStyle w:val="Alg3"/>
        <w:numPr>
          <w:ilvl w:val="0"/>
          <w:numId w:val="409"/>
        </w:numPr>
        <w:rPr>
          <w:ins w:id="16969" w:author="Allen Wirfs-Brock" w:date="2011-07-01T15:12:00Z"/>
        </w:rPr>
      </w:pPr>
      <w:ins w:id="16970" w:author="Allen Wirfs-Brock" w:date="2011-07-01T15:12:00Z">
        <w:r w:rsidRPr="00E77497">
          <w:lastRenderedPageBreak/>
          <w:t xml:space="preserve">Let </w:t>
        </w:r>
        <w:r w:rsidRPr="00E77497">
          <w:rPr>
            <w:i/>
          </w:rPr>
          <w:t>lref</w:t>
        </w:r>
        <w:r w:rsidRPr="00E77497">
          <w:t xml:space="preserve"> be the result of performing Identifier Resolution(10.3.1) </w:t>
        </w:r>
      </w:ins>
      <w:ins w:id="16971" w:author="Rev 4 Allen Wirfs-Brock" w:date="2011-11-07T11:13:00Z">
        <w:r w:rsidR="00C7794D">
          <w:t>with</w:t>
        </w:r>
        <w:r w:rsidR="00C7794D" w:rsidRPr="00E77497">
          <w:t xml:space="preserve"> </w:t>
        </w:r>
      </w:ins>
      <w:ins w:id="16972" w:author="Allen Wirfs-Brock" w:date="2011-07-01T15:12:00Z">
        <w:del w:id="16973" w:author="Rev 4 Allen Wirfs-Brock" w:date="2011-11-07T11:13:00Z">
          <w:r w:rsidRPr="00E77497" w:rsidDel="00C7794D">
            <w:delText>using</w:delText>
          </w:r>
        </w:del>
      </w:ins>
      <w:ins w:id="16974" w:author="Allen Wirfs-Brock rev2" w:date="2011-07-22T10:40:00Z">
        <w:del w:id="16975"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16976" w:author="Allen Wirfs-Brock" w:date="2011-07-01T15:12:00Z">
        <w:r w:rsidRPr="00E77497">
          <w:t xml:space="preserve"> </w:t>
        </w:r>
        <w:r w:rsidRPr="00E77497">
          <w:rPr>
            <w:i/>
          </w:rPr>
          <w:t>Identifier</w:t>
        </w:r>
        <w:r w:rsidRPr="00E77497">
          <w:t>.</w:t>
        </w:r>
      </w:ins>
    </w:p>
    <w:p w:rsidR="00C707BD" w:rsidRPr="00E77497" w:rsidDel="005D1366" w:rsidRDefault="00C707BD" w:rsidP="00FA3203">
      <w:pPr>
        <w:pStyle w:val="Alg3"/>
        <w:numPr>
          <w:ilvl w:val="0"/>
          <w:numId w:val="409"/>
        </w:numPr>
        <w:spacing w:after="240"/>
        <w:rPr>
          <w:ins w:id="16977" w:author="Allen Wirfs-Brock" w:date="2011-07-01T15:12:00Z"/>
          <w:del w:id="16978" w:author="Rev 4 Allen Wirfs-Brock" w:date="2011-10-15T14:44:00Z"/>
        </w:rPr>
      </w:pPr>
      <w:ins w:id="16979" w:author="Allen Wirfs-Brock" w:date="2011-07-01T15:12:00Z">
        <w:del w:id="16980" w:author="Rev 6 Allen Wirfs-Brock" w:date="2012-02-16T19:11:00Z">
          <w:r w:rsidRPr="00E77497" w:rsidDel="001F5817">
            <w:delText>Call</w:delText>
          </w:r>
        </w:del>
      </w:ins>
      <w:ins w:id="16981" w:author="Rev 6 Allen Wirfs-Brock" w:date="2012-02-16T19:11:00Z">
        <w:r w:rsidR="001F5817">
          <w:t>Return</w:t>
        </w:r>
      </w:ins>
      <w:ins w:id="16982" w:author="Allen Wirfs-Brock" w:date="2011-07-01T15:12:00Z">
        <w:r w:rsidRPr="00E77497">
          <w:t xml:space="preserve"> PutValue(</w:t>
        </w:r>
        <w:r w:rsidRPr="00E77497">
          <w:rPr>
            <w:i/>
          </w:rPr>
          <w:t>lref</w:t>
        </w:r>
        <w:r w:rsidRPr="00E77497">
          <w:t>,</w:t>
        </w:r>
        <w:r w:rsidRPr="00E77497">
          <w:rPr>
            <w:i/>
          </w:rPr>
          <w:t>v</w:t>
        </w:r>
        <w:r w:rsidRPr="00E77497">
          <w:t>).</w:t>
        </w:r>
      </w:ins>
    </w:p>
    <w:p w:rsidR="00C707BD" w:rsidRPr="00E77497" w:rsidRDefault="00C707BD" w:rsidP="00FA3203">
      <w:pPr>
        <w:pStyle w:val="Alg3"/>
        <w:numPr>
          <w:ilvl w:val="0"/>
          <w:numId w:val="409"/>
        </w:numPr>
        <w:spacing w:after="240"/>
        <w:rPr>
          <w:ins w:id="16983" w:author="Allen Wirfs-Brock" w:date="2011-07-01T15:12:00Z"/>
        </w:rPr>
      </w:pPr>
    </w:p>
    <w:p w:rsidR="00C707BD" w:rsidRPr="00E77497" w:rsidDel="00D012F5" w:rsidRDefault="00C707BD" w:rsidP="00C7794D">
      <w:pPr>
        <w:contextualSpacing/>
        <w:jc w:val="left"/>
        <w:rPr>
          <w:ins w:id="16984" w:author="Allen Wirfs-Brock" w:date="2011-07-01T15:12:00Z"/>
          <w:del w:id="16985" w:author="Rev 4 Allen Wirfs-Brock" w:date="2011-10-15T14:23:00Z"/>
        </w:rPr>
      </w:pPr>
      <w:ins w:id="16986" w:author="Allen Wirfs-Brock" w:date="2011-07-01T15:12:00Z">
        <w:del w:id="16987" w:author="Rev 4 Allen Wirfs-Brock" w:date="2011-10-15T14:23:00Z">
          <w:r w:rsidRPr="00E77497" w:rsidDel="00D012F5">
            <w:delText xml:space="preserve">The static semantics of the </w:delText>
          </w:r>
        </w:del>
      </w:ins>
      <w:ins w:id="16988" w:author="Allen Wirfs-Brock" w:date="2011-07-01T15:14:00Z">
        <w:del w:id="16989" w:author="Rev 4 Allen Wirfs-Brock" w:date="2011-10-15T14:23:00Z">
          <w:r w:rsidR="00697CC4" w:rsidRPr="00E77497" w:rsidDel="00D012F5">
            <w:delText xml:space="preserve">supplemental </w:delText>
          </w:r>
        </w:del>
      </w:ins>
      <w:ins w:id="16990" w:author="Allen Wirfs-Brock" w:date="2011-07-01T15:12:00Z">
        <w:del w:id="16991" w:author="Rev 4 Allen Wirfs-Brock" w:date="2011-10-15T14:23:00Z">
          <w:r w:rsidRPr="00E77497" w:rsidDel="00D012F5">
            <w:delText>production</w:delText>
          </w:r>
        </w:del>
      </w:ins>
      <w:ins w:id="16992" w:author="Allen Wirfs-Brock" w:date="2011-07-01T15:17:00Z">
        <w:del w:id="16993" w:author="Rev 4 Allen Wirfs-Brock" w:date="2011-10-15T14:23:00Z">
          <w:r w:rsidR="00697CC4" w:rsidRPr="00E77497" w:rsidDel="00D012F5">
            <w:br/>
          </w:r>
        </w:del>
      </w:ins>
      <w:ins w:id="16994" w:author="Allen Wirfs-Brock" w:date="2011-07-01T15:12:00Z">
        <w:del w:id="16995"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16996" w:author="Rev 3 Allen Wirfs-Brock" w:date="2011-08-30T11:12:00Z">
        <w:del w:id="16997" w:author="Rev 4 Allen Wirfs-Brock" w:date="2011-10-15T14:23:00Z">
          <w:r w:rsidR="00E85BAD" w:rsidRPr="00E77497" w:rsidDel="00D012F5">
            <w:delText>and</w:delText>
          </w:r>
          <w:r w:rsidR="00E85BAD" w:rsidRPr="00E77497" w:rsidDel="00D012F5">
            <w:rPr>
              <w:rStyle w:val="bnf"/>
            </w:rPr>
            <w:delText xml:space="preserve"> </w:delText>
          </w:r>
        </w:del>
      </w:ins>
      <w:ins w:id="16998" w:author="Allen Wirfs-Brock" w:date="2011-07-01T15:12:00Z">
        <w:del w:id="16999" w:author="Rev 4 Allen Wirfs-Brock" w:date="2011-10-15T14:23:00Z">
          <w:r w:rsidRPr="00E77497" w:rsidDel="00D012F5">
            <w:delText xml:space="preserve">the </w:delText>
          </w:r>
        </w:del>
      </w:ins>
      <w:ins w:id="17000" w:author="Allen Wirfs-Brock" w:date="2011-07-01T15:14:00Z">
        <w:del w:id="17001" w:author="Rev 4 Allen Wirfs-Brock" w:date="2011-10-15T14:23:00Z">
          <w:r w:rsidR="00697CC4" w:rsidRPr="00E77497" w:rsidDel="00D012F5">
            <w:delText xml:space="preserve">supplemental </w:delText>
          </w:r>
        </w:del>
      </w:ins>
      <w:ins w:id="17002" w:author="Allen Wirfs-Brock" w:date="2011-07-01T15:12:00Z">
        <w:del w:id="17003" w:author="Rev 4 Allen Wirfs-Brock" w:date="2011-10-15T14:23:00Z">
          <w:r w:rsidRPr="00E77497" w:rsidDel="00D012F5">
            <w:delText>production</w:delText>
          </w:r>
        </w:del>
      </w:ins>
      <w:ins w:id="17004" w:author="Allen Wirfs-Brock" w:date="2011-07-01T15:18:00Z">
        <w:del w:id="17005" w:author="Rev 4 Allen Wirfs-Brock" w:date="2011-10-15T14:23:00Z">
          <w:r w:rsidR="00697CC4" w:rsidRPr="00E77497" w:rsidDel="00D012F5">
            <w:br/>
          </w:r>
        </w:del>
      </w:ins>
      <w:ins w:id="17006" w:author="Allen Wirfs-Brock" w:date="2011-07-01T15:12:00Z">
        <w:del w:id="17007"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17008" w:author="Allen Wirfs-Brock" w:date="2011-07-01T15:15:00Z">
        <w:del w:id="17009" w:author="Rev 4 Allen Wirfs-Brock" w:date="2011-10-15T14:23:00Z">
          <w:r w:rsidR="00697CC4" w:rsidRPr="00E77497" w:rsidDel="00D012F5">
            <w:delText xml:space="preserve">supplemental </w:delText>
          </w:r>
        </w:del>
      </w:ins>
      <w:ins w:id="17010" w:author="Allen Wirfs-Brock" w:date="2011-07-01T15:12:00Z">
        <w:del w:id="17011" w:author="Rev 4 Allen Wirfs-Brock" w:date="2011-10-15T14:23:00Z">
          <w:r w:rsidRPr="00E77497" w:rsidDel="00D012F5">
            <w:delText>production</w:delText>
          </w:r>
        </w:del>
      </w:ins>
      <w:ins w:id="17012" w:author="Allen Wirfs-Brock" w:date="2011-07-01T15:18:00Z">
        <w:del w:id="17013" w:author="Rev 4 Allen Wirfs-Brock" w:date="2011-10-15T14:23:00Z">
          <w:r w:rsidR="00697CC4" w:rsidRPr="00E77497" w:rsidDel="00D012F5">
            <w:br/>
          </w:r>
        </w:del>
      </w:ins>
      <w:ins w:id="17014" w:author="Allen Wirfs-Brock" w:date="2011-07-01T15:12:00Z">
        <w:del w:id="17015"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rsidR="00C707BD" w:rsidRPr="00E77497" w:rsidDel="00D012F5" w:rsidRDefault="00C707BD">
      <w:pPr>
        <w:numPr>
          <w:ilvl w:val="0"/>
          <w:numId w:val="403"/>
        </w:numPr>
        <w:spacing w:after="0"/>
        <w:contextualSpacing/>
        <w:rPr>
          <w:ins w:id="17016" w:author="Allen Wirfs-Brock" w:date="2011-07-01T15:12:00Z"/>
          <w:del w:id="17017" w:author="Rev 4 Allen Wirfs-Brock" w:date="2011-10-15T14:23:00Z"/>
        </w:rPr>
        <w:pPrChange w:id="17018" w:author="Rev 4 Allen Wirfs-Brock" w:date="2011-11-07T12:16:00Z">
          <w:pPr>
            <w:numPr>
              <w:numId w:val="411"/>
            </w:numPr>
            <w:tabs>
              <w:tab w:val="num" w:pos="360"/>
            </w:tabs>
            <w:spacing w:after="0"/>
            <w:ind w:left="360" w:hanging="360"/>
            <w:contextualSpacing/>
          </w:pPr>
        </w:pPrChange>
      </w:pPr>
      <w:ins w:id="17019" w:author="Allen Wirfs-Brock" w:date="2011-07-01T15:12:00Z">
        <w:del w:id="17020"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7021" w:author="Rev 3 Allen Wirfs-Brock" w:date="2011-08-30T11:19:00Z">
        <w:del w:id="17022" w:author="Rev 4 Allen Wirfs-Brock" w:date="2011-10-15T14:23:00Z">
          <w:r w:rsidR="00E85BAD" w:rsidRPr="00E77497" w:rsidDel="00D012F5">
            <w:rPr>
              <w:rStyle w:val="bnf"/>
            </w:rPr>
            <w:delText>i</w:delText>
          </w:r>
        </w:del>
      </w:ins>
      <w:ins w:id="17023" w:author="Allen Wirfs-Brock" w:date="2011-07-01T15:12:00Z">
        <w:del w:id="17024"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rsidR="00C707BD" w:rsidRPr="00E77497" w:rsidDel="00D012F5" w:rsidRDefault="00C707BD">
      <w:pPr>
        <w:numPr>
          <w:ilvl w:val="0"/>
          <w:numId w:val="403"/>
        </w:numPr>
        <w:spacing w:after="0"/>
        <w:contextualSpacing/>
        <w:rPr>
          <w:ins w:id="17025" w:author="Allen Wirfs-Brock" w:date="2011-07-01T15:12:00Z"/>
          <w:del w:id="17026" w:author="Rev 4 Allen Wirfs-Brock" w:date="2011-10-15T14:23:00Z"/>
        </w:rPr>
        <w:pPrChange w:id="17027" w:author="Rev 4 Allen Wirfs-Brock" w:date="2011-11-07T12:16:00Z">
          <w:pPr>
            <w:numPr>
              <w:numId w:val="411"/>
            </w:numPr>
            <w:tabs>
              <w:tab w:val="num" w:pos="360"/>
            </w:tabs>
            <w:spacing w:after="0"/>
            <w:ind w:left="360" w:hanging="360"/>
            <w:contextualSpacing/>
          </w:pPr>
        </w:pPrChange>
      </w:pPr>
      <w:ins w:id="17028" w:author="Allen Wirfs-Brock" w:date="2011-07-01T15:12:00Z">
        <w:del w:id="17029"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7030" w:author="Rev 3 Allen Wirfs-Brock" w:date="2011-08-30T11:19:00Z">
        <w:del w:id="17031" w:author="Rev 4 Allen Wirfs-Brock" w:date="2011-10-15T14:23:00Z">
          <w:r w:rsidR="00E85BAD" w:rsidRPr="00E77497" w:rsidDel="00D012F5">
            <w:rPr>
              <w:rStyle w:val="bnf"/>
            </w:rPr>
            <w:delText>i</w:delText>
          </w:r>
        </w:del>
      </w:ins>
      <w:ins w:id="17032" w:author="Allen Wirfs-Brock" w:date="2011-07-01T15:12:00Z">
        <w:del w:id="17033"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rsidR="00C707BD" w:rsidRPr="00E77497" w:rsidDel="00D012F5" w:rsidRDefault="00C707BD">
      <w:pPr>
        <w:numPr>
          <w:ilvl w:val="0"/>
          <w:numId w:val="403"/>
        </w:numPr>
        <w:spacing w:after="0"/>
        <w:contextualSpacing/>
        <w:rPr>
          <w:ins w:id="17034" w:author="Allen Wirfs-Brock" w:date="2011-07-01T15:12:00Z"/>
          <w:del w:id="17035" w:author="Rev 4 Allen Wirfs-Brock" w:date="2011-10-15T14:23:00Z"/>
        </w:rPr>
        <w:pPrChange w:id="17036" w:author="Rev 4 Allen Wirfs-Brock" w:date="2011-11-07T12:16:00Z">
          <w:pPr>
            <w:numPr>
              <w:numId w:val="411"/>
            </w:numPr>
            <w:tabs>
              <w:tab w:val="num" w:pos="360"/>
            </w:tabs>
            <w:spacing w:after="0"/>
            <w:ind w:left="360" w:hanging="360"/>
            <w:contextualSpacing/>
          </w:pPr>
        </w:pPrChange>
      </w:pPr>
      <w:ins w:id="17037" w:author="Allen Wirfs-Brock" w:date="2011-07-01T15:12:00Z">
        <w:del w:id="17038"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rsidR="00C707BD" w:rsidRPr="003B4312" w:rsidDel="00D012F5" w:rsidRDefault="00C707BD">
      <w:pPr>
        <w:numPr>
          <w:ilvl w:val="0"/>
          <w:numId w:val="403"/>
        </w:numPr>
        <w:spacing w:after="0"/>
        <w:contextualSpacing/>
        <w:rPr>
          <w:ins w:id="17039" w:author="Allen Wirfs-Brock" w:date="2011-07-01T15:12:00Z"/>
          <w:del w:id="17040" w:author="Rev 4 Allen Wirfs-Brock" w:date="2011-10-15T14:23:00Z"/>
        </w:rPr>
        <w:pPrChange w:id="17041" w:author="Rev 4 Allen Wirfs-Brock" w:date="2011-11-07T12:16:00Z">
          <w:pPr>
            <w:numPr>
              <w:numId w:val="411"/>
            </w:numPr>
            <w:tabs>
              <w:tab w:val="num" w:pos="360"/>
            </w:tabs>
            <w:spacing w:after="0"/>
            <w:ind w:left="360" w:hanging="360"/>
            <w:contextualSpacing/>
          </w:pPr>
        </w:pPrChange>
      </w:pPr>
      <w:ins w:id="17042" w:author="Allen Wirfs-Brock" w:date="2011-07-01T15:12:00Z">
        <w:del w:id="17043"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rsidR="00C707BD" w:rsidRPr="00E77497" w:rsidDel="00D012F5" w:rsidRDefault="00C707BD">
      <w:pPr>
        <w:numPr>
          <w:ilvl w:val="0"/>
          <w:numId w:val="403"/>
        </w:numPr>
        <w:spacing w:after="0"/>
        <w:contextualSpacing/>
        <w:rPr>
          <w:ins w:id="17044" w:author="Allen Wirfs-Brock" w:date="2011-07-01T15:12:00Z"/>
          <w:del w:id="17045" w:author="Rev 4 Allen Wirfs-Brock" w:date="2011-10-15T14:23:00Z"/>
        </w:rPr>
        <w:pPrChange w:id="17046" w:author="Rev 4 Allen Wirfs-Brock" w:date="2011-11-07T12:16:00Z">
          <w:pPr>
            <w:numPr>
              <w:numId w:val="411"/>
            </w:numPr>
            <w:tabs>
              <w:tab w:val="num" w:pos="360"/>
            </w:tabs>
            <w:spacing w:after="0"/>
            <w:ind w:left="360" w:hanging="360"/>
            <w:contextualSpacing/>
          </w:pPr>
        </w:pPrChange>
      </w:pPr>
      <w:ins w:id="17047" w:author="Allen Wirfs-Brock" w:date="2011-07-01T15:12:00Z">
        <w:del w:id="17048"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17049" w:author="Allen Wirfs-Brock rev2" w:date="2011-07-20T13:36:00Z">
        <w:del w:id="17050" w:author="Rev 4 Allen Wirfs-Brock" w:date="2011-10-15T14:23:00Z">
          <w:r w:rsidR="00920F94" w:rsidRPr="00E77497" w:rsidDel="00D012F5">
            <w:rPr>
              <w:rStyle w:val="bnf"/>
            </w:rPr>
            <w:delText>r</w:delText>
          </w:r>
        </w:del>
      </w:ins>
      <w:ins w:id="17051" w:author="Allen Wirfs-Brock" w:date="2011-07-01T15:12:00Z">
        <w:del w:id="17052" w:author="Rev 4 Allen Wirfs-Brock" w:date="2011-10-15T14:23:00Z">
          <w:r w:rsidRPr="00E77497" w:rsidDel="00D012F5">
            <w:rPr>
              <w:rStyle w:val="bnf"/>
            </w:rPr>
            <w:delText>ess</w:delText>
          </w:r>
        </w:del>
      </w:ins>
      <w:ins w:id="17053" w:author="Rev 3 Allen Wirfs-Brock" w:date="2011-08-30T10:46:00Z">
        <w:del w:id="17054" w:author="Rev 4 Allen Wirfs-Brock" w:date="2011-10-15T14:23:00Z">
          <w:r w:rsidR="0096712D" w:rsidRPr="00E77497" w:rsidDel="00D012F5">
            <w:rPr>
              <w:rStyle w:val="bnf"/>
            </w:rPr>
            <w:delText>i</w:delText>
          </w:r>
        </w:del>
      </w:ins>
      <w:ins w:id="17055" w:author="Allen Wirfs-Brock" w:date="2011-07-01T15:12:00Z">
        <w:del w:id="17056"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rsidR="00C707BD" w:rsidRPr="00E77497" w:rsidDel="00D012F5" w:rsidRDefault="00C707BD">
      <w:pPr>
        <w:numPr>
          <w:ilvl w:val="0"/>
          <w:numId w:val="403"/>
        </w:numPr>
        <w:contextualSpacing/>
        <w:rPr>
          <w:ins w:id="17057" w:author="Allen Wirfs-Brock" w:date="2011-07-01T15:12:00Z"/>
          <w:del w:id="17058" w:author="Rev 4 Allen Wirfs-Brock" w:date="2011-10-15T14:23:00Z"/>
        </w:rPr>
        <w:pPrChange w:id="17059" w:author="Rev 4 Allen Wirfs-Brock" w:date="2011-11-07T12:16:00Z">
          <w:pPr>
            <w:numPr>
              <w:numId w:val="411"/>
            </w:numPr>
            <w:tabs>
              <w:tab w:val="num" w:pos="360"/>
            </w:tabs>
            <w:ind w:left="360" w:hanging="360"/>
            <w:contextualSpacing/>
          </w:pPr>
        </w:pPrChange>
      </w:pPr>
      <w:ins w:id="17060" w:author="Allen Wirfs-Brock" w:date="2011-07-01T15:12:00Z">
        <w:del w:id="17061"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rsidR="00206F62" w:rsidRPr="00E77497" w:rsidRDefault="00C707BD" w:rsidP="005550F0">
      <w:pPr>
        <w:contextualSpacing/>
        <w:rPr>
          <w:ins w:id="17062" w:author="Rev 4 Allen Wirfs-Brock" w:date="2011-10-15T14:42:00Z"/>
          <w:rStyle w:val="bnf"/>
        </w:rPr>
      </w:pPr>
      <w:ins w:id="17063" w:author="Allen Wirfs-Brock" w:date="2011-07-01T15:12:00Z">
        <w:del w:id="17064" w:author="Rev 4 Allen Wirfs-Brock" w:date="2011-10-15T14:42:00Z">
          <w:r w:rsidRPr="00E77497" w:rsidDel="00206F62">
            <w:delText xml:space="preserve">The </w:delText>
          </w:r>
        </w:del>
      </w:ins>
      <w:ins w:id="17065" w:author="Allen Wirfs-Brock" w:date="2011-07-01T15:15:00Z">
        <w:del w:id="17066" w:author="Rev 4 Allen Wirfs-Brock" w:date="2011-10-15T14:42:00Z">
          <w:r w:rsidR="00697CC4" w:rsidRPr="00E77497" w:rsidDel="00206F62">
            <w:delText xml:space="preserve">supplemental </w:delText>
          </w:r>
        </w:del>
      </w:ins>
      <w:ins w:id="17067" w:author="Allen Wirfs-Brock" w:date="2011-07-01T15:12:00Z">
        <w:del w:id="17068"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ins>
      <w:ins w:id="17069" w:author="Rev 8 Allen Wirfs-Brock" w:date="2012-06-14T08:00:00Z">
        <w:r w:rsidR="006F7E7C" w:rsidRPr="006F7E7C">
          <w:rPr>
            <w:rFonts w:ascii="Times New Roman" w:hAnsi="Times New Roman"/>
            <w:i/>
          </w:rPr>
          <w:t>AssignmentElement</w:t>
        </w:r>
      </w:ins>
      <w:ins w:id="17070" w:author="Allen Wirfs-Brock" w:date="2011-07-01T15:12:00Z">
        <w:del w:id="17071" w:author="Rev 8 Allen Wirfs-Brock" w:date="2012-06-14T08:00:00Z">
          <w:r w:rsidRPr="00E77497" w:rsidDel="006F7E7C">
            <w:rPr>
              <w:rStyle w:val="bnf"/>
            </w:rPr>
            <w:delText>LeftHandSideExpression</w:delText>
          </w:r>
        </w:del>
      </w:ins>
    </w:p>
    <w:p w:rsidR="00C707BD" w:rsidRPr="00E77497" w:rsidDel="005D43BD" w:rsidRDefault="00C707BD" w:rsidP="005550F0">
      <w:pPr>
        <w:ind w:left="360"/>
        <w:rPr>
          <w:ins w:id="17072" w:author="Allen Wirfs-Brock" w:date="2011-07-01T15:12:00Z"/>
          <w:del w:id="17073" w:author="Rev 4 Allen Wirfs-Brock" w:date="2011-11-07T10:58:00Z"/>
        </w:rPr>
      </w:pPr>
      <w:ins w:id="17074" w:author="Allen Wirfs-Brock" w:date="2011-07-01T15:12:00Z">
        <w:del w:id="17075" w:author="Rev 4 Allen Wirfs-Brock" w:date="2011-10-15T14:43:00Z">
          <w:r w:rsidRPr="00E77497" w:rsidDel="00206F62">
            <w:delText xml:space="preserve"> is evaluated </w:delText>
          </w:r>
        </w:del>
        <w:del w:id="17076" w:author="Rev 4 Allen Wirfs-Brock" w:date="2011-11-07T10:58:00Z">
          <w:r w:rsidRPr="00E77497" w:rsidDel="005D43BD">
            <w:delText xml:space="preserve">with </w:delText>
          </w:r>
        </w:del>
        <w:del w:id="17077" w:author="Rev 4 Allen Wirfs-Brock" w:date="2011-10-15T14:43:00Z">
          <w:r w:rsidRPr="00E77497" w:rsidDel="00206F62">
            <w:delText xml:space="preserve">the </w:delText>
          </w:r>
        </w:del>
        <w:del w:id="17078"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7079" w:author="Rev 4 Allen Wirfs-Brock" w:date="2011-10-15T14:43:00Z">
          <w:r w:rsidRPr="00E77497" w:rsidDel="00206F62">
            <w:delText>as follows:</w:delText>
          </w:r>
        </w:del>
      </w:ins>
    </w:p>
    <w:p w:rsidR="00C707BD" w:rsidRPr="00E77497" w:rsidRDefault="00C707BD" w:rsidP="00FA3203">
      <w:pPr>
        <w:pStyle w:val="Alg3"/>
        <w:numPr>
          <w:ilvl w:val="0"/>
          <w:numId w:val="410"/>
        </w:numPr>
        <w:rPr>
          <w:ins w:id="17080" w:author="Allen Wirfs-Brock" w:date="2011-07-01T15:12:00Z"/>
        </w:rPr>
      </w:pPr>
      <w:ins w:id="17081" w:author="Allen Wirfs-Brock" w:date="2011-07-01T15:12:00Z">
        <w:r w:rsidRPr="00E77497">
          <w:t xml:space="preserve">Let </w:t>
        </w:r>
        <w:r w:rsidRPr="00E77497">
          <w:rPr>
            <w:i/>
          </w:rPr>
          <w:t>name</w:t>
        </w:r>
        <w:r w:rsidRPr="00E77497">
          <w:t xml:space="preserve"> be </w:t>
        </w:r>
        <w:del w:id="17082" w:author="Rev 8 Allen Wirfs-Brock" w:date="2012-05-13T10:05:00Z">
          <w:r w:rsidRPr="00E77497" w:rsidDel="00B73799">
            <w:delText>the result of evaluating</w:delText>
          </w:r>
        </w:del>
      </w:ins>
      <w:ins w:id="17083" w:author="Rev 8 Allen Wirfs-Brock" w:date="2012-05-13T10:05:00Z">
        <w:r w:rsidR="00B73799">
          <w:t>PropName</w:t>
        </w:r>
      </w:ins>
      <w:ins w:id="17084" w:author="Rev 8 Allen Wirfs-Brock" w:date="2012-05-13T10:09:00Z">
        <w:r w:rsidR="007E7FCF">
          <w:t xml:space="preserve"> of </w:t>
        </w:r>
      </w:ins>
      <w:ins w:id="17085" w:author="Allen Wirfs-Brock" w:date="2011-07-01T15:12:00Z">
        <w:del w:id="17086" w:author="Rev 8 Allen Wirfs-Brock" w:date="2012-05-13T10:05:00Z">
          <w:r w:rsidRPr="00E77497" w:rsidDel="00B73799">
            <w:delText xml:space="preserve"> </w:delText>
          </w:r>
        </w:del>
        <w:r w:rsidRPr="00E77497">
          <w:rPr>
            <w:rStyle w:val="bnf"/>
          </w:rPr>
          <w:t>PropertyName</w:t>
        </w:r>
        <w:r w:rsidRPr="00E77497">
          <w:t>.</w:t>
        </w:r>
      </w:ins>
    </w:p>
    <w:p w:rsidR="001535CA" w:rsidRDefault="001535CA" w:rsidP="001535CA">
      <w:pPr>
        <w:pStyle w:val="Alg3"/>
        <w:numPr>
          <w:ilvl w:val="0"/>
          <w:numId w:val="410"/>
        </w:numPr>
        <w:spacing w:after="240"/>
        <w:rPr>
          <w:ins w:id="17087" w:author="Rev 8 Allen Wirfs-Brock" w:date="2012-06-14T08:14:00Z"/>
        </w:rPr>
      </w:pPr>
      <w:ins w:id="17088" w:author="Rev 8 Allen Wirfs-Brock" w:date="2012-06-14T08:14:00Z">
        <w:r>
          <w:t xml:space="preserve">Return the result of performing </w:t>
        </w:r>
        <w:del w:id="17089" w:author="Rev 10 Allen Wirfs-Brock" w:date="2012-08-09T17:03:00Z">
          <w:r w:rsidDel="0004792F">
            <w:delText>Indexed</w:delText>
          </w:r>
        </w:del>
      </w:ins>
      <w:ins w:id="17090" w:author="Rev 10 Allen Wirfs-Brock" w:date="2012-08-09T17:03:00Z">
        <w:r w:rsidR="0004792F">
          <w:t>Keyed</w:t>
        </w:r>
      </w:ins>
      <w:ins w:id="17091" w:author="Rev 8 Allen Wirfs-Brock" w:date="2012-06-14T08:14:00Z">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ins>
    </w:p>
    <w:p w:rsidR="00C707BD" w:rsidRPr="00E77497" w:rsidDel="001535CA" w:rsidRDefault="00C707BD" w:rsidP="00FA3203">
      <w:pPr>
        <w:pStyle w:val="Alg3"/>
        <w:numPr>
          <w:ilvl w:val="0"/>
          <w:numId w:val="410"/>
        </w:numPr>
        <w:rPr>
          <w:ins w:id="17092" w:author="Allen Wirfs-Brock" w:date="2011-07-01T15:12:00Z"/>
          <w:del w:id="17093" w:author="Rev 8 Allen Wirfs-Brock" w:date="2012-06-14T08:15:00Z"/>
        </w:rPr>
      </w:pPr>
      <w:ins w:id="17094" w:author="Allen Wirfs-Brock" w:date="2011-07-01T15:12:00Z">
        <w:del w:id="17095" w:author="Rev 8 Allen Wirfs-Brock" w:date="2012-06-14T08:15:00Z">
          <w:r w:rsidRPr="00E77497" w:rsidDel="001535CA">
            <w:delText xml:space="preserve">Let </w:delText>
          </w:r>
          <w:r w:rsidRPr="00E77497" w:rsidDel="001535CA">
            <w:rPr>
              <w:i/>
            </w:rPr>
            <w:delText>v</w:delText>
          </w:r>
          <w:r w:rsidRPr="00E77497" w:rsidDel="001535CA">
            <w:delText xml:space="preserve"> be the result of calling the [[Get]] internal method of </w:delText>
          </w:r>
          <w:r w:rsidRPr="00E77497" w:rsidDel="001535CA">
            <w:rPr>
              <w:i/>
            </w:rPr>
            <w:delText>obj</w:delText>
          </w:r>
          <w:r w:rsidRPr="00E77497" w:rsidDel="001535CA">
            <w:delText xml:space="preserve"> passing</w:delText>
          </w:r>
        </w:del>
      </w:ins>
      <w:ins w:id="17096" w:author="Rev 4 Allen Wirfs-Brock" w:date="2011-11-07T11:13:00Z">
        <w:del w:id="17097" w:author="Rev 8 Allen Wirfs-Brock" w:date="2012-06-14T08:15:00Z">
          <w:r w:rsidR="00C7794D" w:rsidRPr="00C7794D" w:rsidDel="001535CA">
            <w:delText xml:space="preserve"> </w:delText>
          </w:r>
          <w:r w:rsidR="00C7794D" w:rsidDel="001535CA">
            <w:delText>with</w:delText>
          </w:r>
        </w:del>
      </w:ins>
      <w:ins w:id="17098" w:author="Rev 4 Allen Wirfs-Brock" w:date="2011-11-07T11:15:00Z">
        <w:del w:id="17099" w:author="Rev 8 Allen Wirfs-Brock" w:date="2012-06-14T08:15:00Z">
          <w:r w:rsidR="00C7794D" w:rsidDel="001535CA">
            <w:delText xml:space="preserve"> </w:delText>
          </w:r>
        </w:del>
      </w:ins>
      <w:ins w:id="17100" w:author="Allen Wirfs-Brock" w:date="2011-07-01T15:12:00Z">
        <w:del w:id="17101" w:author="Rev 8 Allen Wirfs-Brock" w:date="2012-06-14T08:15:00Z">
          <w:r w:rsidRPr="00E77497" w:rsidDel="001535CA">
            <w:delText xml:space="preserve"> </w:delText>
          </w:r>
          <w:r w:rsidRPr="00E77497" w:rsidDel="001535CA">
            <w:rPr>
              <w:i/>
            </w:rPr>
            <w:delText>name</w:delText>
          </w:r>
          <w:r w:rsidRPr="00E77497" w:rsidDel="001535CA">
            <w:delText xml:space="preserve"> as the argument.</w:delText>
          </w:r>
        </w:del>
      </w:ins>
    </w:p>
    <w:p w:rsidR="001F5817" w:rsidDel="001535CA" w:rsidRDefault="001F5817" w:rsidP="001F5817">
      <w:pPr>
        <w:pStyle w:val="Alg4"/>
        <w:numPr>
          <w:ilvl w:val="0"/>
          <w:numId w:val="410"/>
        </w:numPr>
        <w:contextualSpacing/>
        <w:rPr>
          <w:ins w:id="17102" w:author="Rev 6 Allen Wirfs-Brock" w:date="2012-02-16T19:17:00Z"/>
          <w:del w:id="17103" w:author="Rev 8 Allen Wirfs-Brock" w:date="2012-06-14T08:15:00Z"/>
        </w:rPr>
      </w:pPr>
      <w:ins w:id="17104" w:author="Rev 6 Allen Wirfs-Brock" w:date="2012-02-16T19:17:00Z">
        <w:del w:id="17105" w:author="Rev 8 Allen Wirfs-Brock" w:date="2012-06-14T08:15:00Z">
          <w:r w:rsidDel="001535CA">
            <w:delText xml:space="preserve">If </w:delText>
          </w:r>
          <w:r w:rsidDel="001535CA">
            <w:rPr>
              <w:i/>
            </w:rPr>
            <w:delText>v</w:delText>
          </w:r>
          <w:r w:rsidDel="001535CA">
            <w:delText xml:space="preserve"> is an abrupt completion, return </w:delText>
          </w:r>
          <w:r w:rsidDel="001535CA">
            <w:rPr>
              <w:i/>
            </w:rPr>
            <w:delText>v</w:delText>
          </w:r>
          <w:r w:rsidDel="001535CA">
            <w:delText>.</w:delText>
          </w:r>
        </w:del>
      </w:ins>
    </w:p>
    <w:p w:rsidR="00C707BD" w:rsidRPr="00E77497" w:rsidDel="001535CA" w:rsidRDefault="00C707BD" w:rsidP="00FA3203">
      <w:pPr>
        <w:pStyle w:val="Alg3"/>
        <w:numPr>
          <w:ilvl w:val="0"/>
          <w:numId w:val="410"/>
        </w:numPr>
        <w:rPr>
          <w:ins w:id="17106" w:author="Allen Wirfs-Brock" w:date="2011-07-01T15:12:00Z"/>
          <w:del w:id="17107" w:author="Rev 8 Allen Wirfs-Brock" w:date="2012-06-14T08:15:00Z"/>
        </w:rPr>
      </w:pPr>
      <w:ins w:id="17108" w:author="Allen Wirfs-Brock" w:date="2011-07-01T15:12:00Z">
        <w:del w:id="17109" w:author="Rev 8 Allen Wirfs-Brock" w:date="2012-06-14T08:15:00Z">
          <w:r w:rsidRPr="00E77497" w:rsidDel="001535CA">
            <w:delText xml:space="preserve">If </w:delText>
          </w:r>
          <w:r w:rsidRPr="00E77497" w:rsidDel="001535CA">
            <w:rPr>
              <w:rStyle w:val="bnf"/>
            </w:rPr>
            <w:delText>LeftHandSideExpression</w:delText>
          </w:r>
          <w:r w:rsidRPr="00E77497" w:rsidDel="001535CA">
            <w:delText xml:space="preserve"> is an </w:delText>
          </w:r>
          <w:r w:rsidRPr="00E77497" w:rsidDel="001535CA">
            <w:rPr>
              <w:rStyle w:val="bnf"/>
            </w:rPr>
            <w:delText xml:space="preserve">ObjectLiteral </w:delText>
          </w:r>
          <w:r w:rsidRPr="00E77497" w:rsidDel="001535CA">
            <w:rPr>
              <w:rStyle w:val="bnf"/>
              <w:i w:val="0"/>
            </w:rPr>
            <w:delText>or an</w:delText>
          </w:r>
          <w:r w:rsidRPr="00E77497" w:rsidDel="001535CA">
            <w:rPr>
              <w:rStyle w:val="bnf"/>
            </w:rPr>
            <w:delText xml:space="preserve"> ArrayLiteral</w:delText>
          </w:r>
          <w:r w:rsidRPr="00E77497" w:rsidDel="001535CA">
            <w:rPr>
              <w:i/>
            </w:rPr>
            <w:delText xml:space="preserve"> </w:delText>
          </w:r>
          <w:r w:rsidRPr="00E77497" w:rsidDel="001535CA">
            <w:delText>then</w:delText>
          </w:r>
        </w:del>
      </w:ins>
    </w:p>
    <w:p w:rsidR="00C707BD" w:rsidRPr="00E77497" w:rsidDel="001535CA" w:rsidRDefault="00C707BD" w:rsidP="00FA3203">
      <w:pPr>
        <w:pStyle w:val="Alg3"/>
        <w:numPr>
          <w:ilvl w:val="1"/>
          <w:numId w:val="410"/>
        </w:numPr>
        <w:rPr>
          <w:ins w:id="17110" w:author="Allen Wirfs-Brock" w:date="2011-07-01T15:12:00Z"/>
          <w:del w:id="17111" w:author="Rev 8 Allen Wirfs-Brock" w:date="2012-06-14T08:15:00Z"/>
        </w:rPr>
      </w:pPr>
      <w:ins w:id="17112" w:author="Allen Wirfs-Brock" w:date="2011-07-01T15:12:00Z">
        <w:del w:id="17113" w:author="Rev 8 Allen Wirfs-Brock" w:date="2012-06-14T08:15:00Z">
          <w:r w:rsidRPr="00E77497" w:rsidDel="001535CA">
            <w:delText xml:space="preserve">Let </w:delText>
          </w:r>
          <w:r w:rsidRPr="00E77497" w:rsidDel="001535CA">
            <w:rPr>
              <w:i/>
            </w:rPr>
            <w:delText>AssignmentPattern</w:delText>
          </w:r>
          <w:r w:rsidRPr="00E77497" w:rsidDel="001535CA">
            <w:delText xml:space="preserve"> be the parse of the source code corresponding to </w:delText>
          </w:r>
          <w:r w:rsidRPr="00E77497" w:rsidDel="001535CA">
            <w:rPr>
              <w:i/>
            </w:rPr>
            <w:delText>LeftHandSideExp</w:delText>
          </w:r>
        </w:del>
      </w:ins>
      <w:ins w:id="17114" w:author="Allen Wirfs-Brock rev2" w:date="2011-07-20T13:34:00Z">
        <w:del w:id="17115" w:author="Rev 8 Allen Wirfs-Brock" w:date="2012-06-14T08:15:00Z">
          <w:r w:rsidR="00CD7A72" w:rsidRPr="00E77497" w:rsidDel="001535CA">
            <w:rPr>
              <w:i/>
            </w:rPr>
            <w:delText>r</w:delText>
          </w:r>
        </w:del>
      </w:ins>
      <w:ins w:id="17116" w:author="Allen Wirfs-Brock" w:date="2011-07-01T15:12:00Z">
        <w:del w:id="17117" w:author="Rev 8 Allen Wirfs-Brock" w:date="2012-06-14T08:15:00Z">
          <w:r w:rsidRPr="00E77497" w:rsidDel="001535CA">
            <w:rPr>
              <w:i/>
            </w:rPr>
            <w:delText>ess</w:delText>
          </w:r>
        </w:del>
      </w:ins>
      <w:ins w:id="17118" w:author="Rev 3 Allen Wirfs-Brock" w:date="2011-08-30T10:46:00Z">
        <w:del w:id="17119" w:author="Rev 8 Allen Wirfs-Brock" w:date="2012-06-14T08:15:00Z">
          <w:r w:rsidR="0096712D" w:rsidRPr="00E77497" w:rsidDel="001535CA">
            <w:rPr>
              <w:i/>
            </w:rPr>
            <w:delText>i</w:delText>
          </w:r>
        </w:del>
      </w:ins>
      <w:ins w:id="17120" w:author="Allen Wirfs-Brock" w:date="2011-07-01T15:12:00Z">
        <w:del w:id="17121" w:author="Rev 8 Allen Wirfs-Brock" w:date="2012-06-14T08:15:00Z">
          <w:r w:rsidRPr="00E77497" w:rsidDel="001535CA">
            <w:rPr>
              <w:i/>
            </w:rPr>
            <w:delText>on</w:delText>
          </w:r>
          <w:r w:rsidRPr="00E77497" w:rsidDel="001535CA">
            <w:delText xml:space="preserve"> using </w:delText>
          </w:r>
          <w:r w:rsidRPr="00E77497" w:rsidDel="001535CA">
            <w:rPr>
              <w:i/>
            </w:rPr>
            <w:delText>AssignmentPattern</w:delText>
          </w:r>
          <w:r w:rsidRPr="00E77497" w:rsidDel="001535CA">
            <w:delText xml:space="preserve"> as the goal symbol</w:delText>
          </w:r>
        </w:del>
      </w:ins>
    </w:p>
    <w:p w:rsidR="00C707BD" w:rsidRPr="00E77497" w:rsidDel="001535CA" w:rsidRDefault="00C707BD" w:rsidP="00FA3203">
      <w:pPr>
        <w:pStyle w:val="Alg3"/>
        <w:numPr>
          <w:ilvl w:val="1"/>
          <w:numId w:val="410"/>
        </w:numPr>
        <w:rPr>
          <w:ins w:id="17122" w:author="Allen Wirfs-Brock" w:date="2011-07-01T15:12:00Z"/>
          <w:del w:id="17123" w:author="Rev 8 Allen Wirfs-Brock" w:date="2012-06-14T08:15:00Z"/>
        </w:rPr>
      </w:pPr>
      <w:ins w:id="17124" w:author="Allen Wirfs-Brock" w:date="2011-07-01T15:12:00Z">
        <w:del w:id="17125" w:author="Rev 8 Allen Wirfs-Brock" w:date="2012-06-14T08:15:00Z">
          <w:r w:rsidRPr="00E77497" w:rsidDel="001535CA">
            <w:delText xml:space="preserve">Let </w:delText>
          </w:r>
          <w:r w:rsidRPr="00E77497" w:rsidDel="001535CA">
            <w:rPr>
              <w:i/>
            </w:rPr>
            <w:delText>vObj</w:delText>
          </w:r>
          <w:r w:rsidRPr="00E77497" w:rsidDel="001535CA">
            <w:delText xml:space="preserve"> be ToObject(</w:delText>
          </w:r>
          <w:r w:rsidRPr="00E77497" w:rsidDel="001535CA">
            <w:rPr>
              <w:i/>
            </w:rPr>
            <w:delText>v</w:delText>
          </w:r>
          <w:r w:rsidRPr="00E77497" w:rsidDel="001535CA">
            <w:delText>).</w:delText>
          </w:r>
        </w:del>
      </w:ins>
    </w:p>
    <w:p w:rsidR="001F5817" w:rsidDel="001535CA" w:rsidRDefault="001F5817" w:rsidP="004712DB">
      <w:pPr>
        <w:pStyle w:val="Alg4"/>
        <w:numPr>
          <w:ilvl w:val="1"/>
          <w:numId w:val="410"/>
        </w:numPr>
        <w:contextualSpacing/>
        <w:rPr>
          <w:ins w:id="17126" w:author="Rev 6 Allen Wirfs-Brock" w:date="2012-02-16T19:18:00Z"/>
          <w:del w:id="17127" w:author="Rev 8 Allen Wirfs-Brock" w:date="2012-06-14T08:15:00Z"/>
        </w:rPr>
      </w:pPr>
      <w:ins w:id="17128" w:author="Rev 6 Allen Wirfs-Brock" w:date="2012-02-16T19:18:00Z">
        <w:del w:id="17129" w:author="Rev 8 Allen Wirfs-Brock" w:date="2012-06-14T08:15:00Z">
          <w:r w:rsidDel="001535CA">
            <w:delText xml:space="preserve">If </w:delText>
          </w:r>
          <w:r w:rsidRPr="00E77497" w:rsidDel="001535CA">
            <w:rPr>
              <w:i/>
            </w:rPr>
            <w:delText>vObj</w:delText>
          </w:r>
          <w:r w:rsidRPr="00E77497" w:rsidDel="001535CA">
            <w:delText xml:space="preserve"> </w:delText>
          </w:r>
          <w:r w:rsidDel="001535CA">
            <w:delText xml:space="preserve">is an abrupt completion, return </w:delText>
          </w:r>
        </w:del>
      </w:ins>
      <w:ins w:id="17130" w:author="Rev 7 Allen Wirfs-Brock" w:date="2012-04-09T17:10:00Z">
        <w:del w:id="17131" w:author="Rev 8 Allen Wirfs-Brock" w:date="2012-06-14T08:15:00Z">
          <w:r w:rsidR="00725391" w:rsidDel="001535CA">
            <w:delText>ReturnIfAbrupt(</w:delText>
          </w:r>
        </w:del>
      </w:ins>
      <w:ins w:id="17132" w:author="Rev 6 Allen Wirfs-Brock" w:date="2012-02-16T19:18:00Z">
        <w:del w:id="17133" w:author="Rev 8 Allen Wirfs-Brock" w:date="2012-06-14T08:15:00Z">
          <w:r w:rsidRPr="00E77497" w:rsidDel="001535CA">
            <w:rPr>
              <w:i/>
            </w:rPr>
            <w:delText>vObj</w:delText>
          </w:r>
        </w:del>
      </w:ins>
      <w:ins w:id="17134" w:author="Rev 7 Allen Wirfs-Brock" w:date="2012-04-09T17:11:00Z">
        <w:del w:id="17135" w:author="Rev 8 Allen Wirfs-Brock" w:date="2012-06-14T08:15:00Z">
          <w:r w:rsidR="00725391" w:rsidDel="001535CA">
            <w:delText>)</w:delText>
          </w:r>
        </w:del>
      </w:ins>
      <w:ins w:id="17136" w:author="Rev 6 Allen Wirfs-Brock" w:date="2012-02-16T19:18:00Z">
        <w:del w:id="17137" w:author="Rev 8 Allen Wirfs-Brock" w:date="2012-06-14T08:15:00Z">
          <w:r w:rsidDel="001535CA">
            <w:delText>.</w:delText>
          </w:r>
        </w:del>
      </w:ins>
    </w:p>
    <w:p w:rsidR="00C707BD" w:rsidRPr="00E77497" w:rsidDel="001535CA" w:rsidRDefault="00C707BD" w:rsidP="00FA3203">
      <w:pPr>
        <w:pStyle w:val="Alg3"/>
        <w:numPr>
          <w:ilvl w:val="1"/>
          <w:numId w:val="410"/>
        </w:numPr>
        <w:rPr>
          <w:ins w:id="17138" w:author="Allen Wirfs-Brock" w:date="2011-07-01T15:12:00Z"/>
          <w:del w:id="17139" w:author="Rev 8 Allen Wirfs-Brock" w:date="2012-06-14T08:15:00Z"/>
        </w:rPr>
      </w:pPr>
      <w:ins w:id="17140" w:author="Allen Wirfs-Brock" w:date="2011-07-01T15:12:00Z">
        <w:del w:id="17141" w:author="Rev 8 Allen Wirfs-Brock" w:date="2012-06-14T08:15:00Z">
          <w:r w:rsidRPr="00E77497" w:rsidDel="001535CA">
            <w:delText>Evaluate</w:delText>
          </w:r>
        </w:del>
      </w:ins>
      <w:ins w:id="17142" w:author="Rev 6 Allen Wirfs-Brock" w:date="2012-02-16T19:18:00Z">
        <w:del w:id="17143" w:author="Rev 8 Allen Wirfs-Brock" w:date="2012-06-14T08:15:00Z">
          <w:r w:rsidR="001F5817" w:rsidDel="001535CA">
            <w:delText>Return the result of evaluating</w:delText>
          </w:r>
        </w:del>
      </w:ins>
      <w:ins w:id="17144" w:author="Allen Wirfs-Brock" w:date="2011-07-01T15:12:00Z">
        <w:del w:id="17145" w:author="Rev 8 Allen Wirfs-Brock" w:date="2012-06-14T08:15:00Z">
          <w:r w:rsidRPr="00E77497" w:rsidDel="001535CA">
            <w:delText xml:space="preserve"> </w:delText>
          </w:r>
          <w:r w:rsidRPr="00E77497" w:rsidDel="001535CA">
            <w:rPr>
              <w:i/>
            </w:rPr>
            <w:delText>AssignmentPattern</w:delText>
          </w:r>
          <w:r w:rsidRPr="00E77497" w:rsidDel="001535CA">
            <w:delText xml:space="preserve"> using </w:delText>
          </w:r>
          <w:r w:rsidRPr="00E77497" w:rsidDel="001535CA">
            <w:rPr>
              <w:i/>
            </w:rPr>
            <w:delText>vObj</w:delText>
          </w:r>
          <w:r w:rsidRPr="00E77497" w:rsidDel="001535CA">
            <w:delText xml:space="preserve"> as the </w:delText>
          </w:r>
          <w:r w:rsidRPr="00E77497" w:rsidDel="001535CA">
            <w:rPr>
              <w:rStyle w:val="bnf"/>
            </w:rPr>
            <w:delText>obj</w:delText>
          </w:r>
          <w:r w:rsidRPr="00E77497" w:rsidDel="001535CA">
            <w:rPr>
              <w:i/>
            </w:rPr>
            <w:delText xml:space="preserve"> </w:delText>
          </w:r>
          <w:r w:rsidRPr="00E77497" w:rsidDel="001535CA">
            <w:delText>parameter.</w:delText>
          </w:r>
        </w:del>
      </w:ins>
    </w:p>
    <w:p w:rsidR="00C707BD" w:rsidRPr="00E77497" w:rsidDel="001535CA" w:rsidRDefault="00C707BD" w:rsidP="001F5817">
      <w:pPr>
        <w:pStyle w:val="Alg3"/>
        <w:numPr>
          <w:ilvl w:val="1"/>
          <w:numId w:val="410"/>
        </w:numPr>
        <w:rPr>
          <w:ins w:id="17146" w:author="Allen Wirfs-Brock" w:date="2011-07-01T15:12:00Z"/>
          <w:del w:id="17147" w:author="Rev 8 Allen Wirfs-Brock" w:date="2012-06-14T08:15:00Z"/>
        </w:rPr>
      </w:pPr>
      <w:ins w:id="17148" w:author="Allen Wirfs-Brock" w:date="2011-07-01T15:12:00Z">
        <w:del w:id="17149" w:author="Rev 8 Allen Wirfs-Brock" w:date="2012-06-14T08:15:00Z">
          <w:r w:rsidRPr="00E77497" w:rsidDel="001535CA">
            <w:delText>Return.</w:delText>
          </w:r>
        </w:del>
      </w:ins>
    </w:p>
    <w:p w:rsidR="00C707BD" w:rsidRPr="00E77497" w:rsidDel="001535CA" w:rsidRDefault="00C707BD" w:rsidP="00FA3203">
      <w:pPr>
        <w:pStyle w:val="Alg3"/>
        <w:numPr>
          <w:ilvl w:val="0"/>
          <w:numId w:val="410"/>
        </w:numPr>
        <w:rPr>
          <w:ins w:id="17150" w:author="Allen Wirfs-Brock" w:date="2011-07-01T15:12:00Z"/>
          <w:del w:id="17151" w:author="Rev 8 Allen Wirfs-Brock" w:date="2012-06-14T08:15:00Z"/>
        </w:rPr>
      </w:pPr>
      <w:ins w:id="17152" w:author="Allen Wirfs-Brock" w:date="2011-07-01T15:12:00Z">
        <w:del w:id="17153" w:author="Rev 8 Allen Wirfs-Brock" w:date="2012-06-14T08:15:00Z">
          <w:r w:rsidRPr="00E77497" w:rsidDel="001535CA">
            <w:delText xml:space="preserve">Let </w:delText>
          </w:r>
          <w:r w:rsidRPr="00E77497" w:rsidDel="001535CA">
            <w:rPr>
              <w:i/>
            </w:rPr>
            <w:delText>lref</w:delText>
          </w:r>
          <w:r w:rsidRPr="00E77497" w:rsidDel="001535CA">
            <w:delText xml:space="preserve"> be the result of evaluating </w:delText>
          </w:r>
          <w:r w:rsidRPr="00E77497" w:rsidDel="001535CA">
            <w:rPr>
              <w:i/>
            </w:rPr>
            <w:delText>LeftHandSideExpression</w:delText>
          </w:r>
          <w:r w:rsidRPr="00E77497" w:rsidDel="001535CA">
            <w:delText>.</w:delText>
          </w:r>
        </w:del>
      </w:ins>
    </w:p>
    <w:p w:rsidR="00C707BD" w:rsidRPr="00E77497" w:rsidDel="001535CA" w:rsidRDefault="00C707BD" w:rsidP="00FA3203">
      <w:pPr>
        <w:pStyle w:val="Alg3"/>
        <w:numPr>
          <w:ilvl w:val="0"/>
          <w:numId w:val="410"/>
        </w:numPr>
        <w:spacing w:after="240"/>
        <w:rPr>
          <w:ins w:id="17154" w:author="Allen Wirfs-Brock" w:date="2011-07-01T15:12:00Z"/>
          <w:del w:id="17155" w:author="Rev 8 Allen Wirfs-Brock" w:date="2012-06-14T08:15:00Z"/>
        </w:rPr>
      </w:pPr>
      <w:ins w:id="17156" w:author="Allen Wirfs-Brock" w:date="2011-07-01T15:12:00Z">
        <w:del w:id="17157" w:author="Rev 8 Allen Wirfs-Brock" w:date="2012-06-14T08:15:00Z">
          <w:r w:rsidRPr="00E77497" w:rsidDel="001535CA">
            <w:delText>Call PutValue(</w:delText>
          </w:r>
          <w:r w:rsidRPr="00E77497" w:rsidDel="001535CA">
            <w:rPr>
              <w:i/>
            </w:rPr>
            <w:delText>lref</w:delText>
          </w:r>
          <w:r w:rsidRPr="00E77497" w:rsidDel="001535CA">
            <w:delText>,</w:delText>
          </w:r>
          <w:r w:rsidRPr="00E77497" w:rsidDel="001535CA">
            <w:rPr>
              <w:i/>
            </w:rPr>
            <w:delText>v</w:delText>
          </w:r>
          <w:r w:rsidRPr="00E77497" w:rsidDel="001535CA">
            <w:delText>).</w:delText>
          </w:r>
        </w:del>
      </w:ins>
    </w:p>
    <w:p w:rsidR="00C707BD" w:rsidRPr="00E77497" w:rsidDel="001535CA" w:rsidRDefault="00C707BD" w:rsidP="00FA3203">
      <w:pPr>
        <w:pStyle w:val="Alg3"/>
        <w:numPr>
          <w:ilvl w:val="0"/>
          <w:numId w:val="410"/>
        </w:numPr>
        <w:spacing w:after="240"/>
        <w:rPr>
          <w:ins w:id="17158" w:author="Allen Wirfs-Brock" w:date="2011-07-01T15:12:00Z"/>
          <w:del w:id="17159" w:author="Rev 8 Allen Wirfs-Brock" w:date="2012-06-14T08:15:00Z"/>
        </w:rPr>
      </w:pPr>
    </w:p>
    <w:p w:rsidR="005D4122" w:rsidRPr="00B820AB" w:rsidRDefault="00C707BD" w:rsidP="005550F0">
      <w:pPr>
        <w:contextualSpacing/>
        <w:rPr>
          <w:ins w:id="17160" w:author="Rev 4 Allen Wirfs-Brock" w:date="2011-10-15T14:44:00Z"/>
          <w:rFonts w:ascii="Courier New" w:hAnsi="Courier New" w:cs="Courier New"/>
          <w:b/>
        </w:rPr>
      </w:pPr>
      <w:ins w:id="17161" w:author="Allen Wirfs-Brock" w:date="2011-07-01T15:12:00Z">
        <w:del w:id="17162" w:author="Rev 4 Allen Wirfs-Brock" w:date="2011-10-15T14:44:00Z">
          <w:r w:rsidRPr="00E77497" w:rsidDel="005D4122">
            <w:delText xml:space="preserve">The </w:delText>
          </w:r>
        </w:del>
      </w:ins>
      <w:ins w:id="17163" w:author="Allen Wirfs-Brock" w:date="2011-07-01T15:15:00Z">
        <w:del w:id="17164" w:author="Rev 4 Allen Wirfs-Brock" w:date="2011-10-15T14:44:00Z">
          <w:r w:rsidR="00697CC4" w:rsidRPr="00E77497" w:rsidDel="005D4122">
            <w:delText xml:space="preserve">supplemental </w:delText>
          </w:r>
        </w:del>
      </w:ins>
      <w:ins w:id="17165" w:author="Allen Wirfs-Brock" w:date="2011-07-01T15:12:00Z">
        <w:del w:id="17166"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17167"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17168" w:author="Allen Wirfs-Brock" w:date="2011-07-01T15:12:00Z">
        <w:del w:id="17169"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rsidR="00C707BD" w:rsidRPr="00E77497" w:rsidDel="005D43BD" w:rsidRDefault="00C707BD" w:rsidP="005550F0">
      <w:pPr>
        <w:ind w:left="360"/>
        <w:rPr>
          <w:ins w:id="17170" w:author="Allen Wirfs-Brock" w:date="2011-07-01T15:12:00Z"/>
          <w:del w:id="17171" w:author="Rev 4 Allen Wirfs-Brock" w:date="2011-11-07T10:58:00Z"/>
        </w:rPr>
      </w:pPr>
      <w:ins w:id="17172" w:author="Allen Wirfs-Brock" w:date="2011-07-01T15:12:00Z">
        <w:del w:id="17173"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17174" w:author="Rev 4 Allen Wirfs-Brock" w:date="2011-11-07T10:58:00Z">
          <w:r w:rsidRPr="00E77497" w:rsidDel="005D43BD">
            <w:delText xml:space="preserve">with </w:delText>
          </w:r>
        </w:del>
        <w:del w:id="17175" w:author="Rev 4 Allen Wirfs-Brock" w:date="2011-10-15T14:45:00Z">
          <w:r w:rsidRPr="00E77497" w:rsidDel="005D4122">
            <w:delText xml:space="preserve">the </w:delText>
          </w:r>
        </w:del>
        <w:del w:id="17176"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7177" w:author="Rev 4 Allen Wirfs-Brock" w:date="2011-10-15T14:45:00Z">
          <w:r w:rsidRPr="00E77497" w:rsidDel="005D4122">
            <w:delText>as follows:</w:delText>
          </w:r>
        </w:del>
      </w:ins>
    </w:p>
    <w:p w:rsidR="000E305D" w:rsidRPr="00E77497" w:rsidRDefault="00597D1C" w:rsidP="00FA3203">
      <w:pPr>
        <w:pStyle w:val="Alg3"/>
        <w:numPr>
          <w:ilvl w:val="0"/>
          <w:numId w:val="411"/>
        </w:numPr>
        <w:rPr>
          <w:ins w:id="17178" w:author="Rev 3 Allen Wirfs-Brock" w:date="2011-09-11T11:05:00Z"/>
        </w:rPr>
      </w:pPr>
      <w:ins w:id="17179" w:author="Rev 10 Allen Wirfs-Brock" w:date="2012-09-04T10:58: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180" w:author="Rev 3 Allen Wirfs-Brock" w:date="2011-09-11T11:05:00Z">
        <w:del w:id="17181" w:author="Rev 10 Allen Wirfs-Brock" w:date="2012-09-04T10:58:00Z">
          <w:r w:rsidR="000E305D" w:rsidRPr="00E77497" w:rsidDel="00597D1C">
            <w:delText xml:space="preserve">If </w:delText>
          </w:r>
          <w:r w:rsidR="000E305D" w:rsidRPr="00E77497" w:rsidDel="00597D1C">
            <w:rPr>
              <w:i/>
            </w:rPr>
            <w:delText>Elision</w:delText>
          </w:r>
          <w:r w:rsidR="000E305D" w:rsidRPr="00E77497" w:rsidDel="00597D1C">
            <w:delText xml:space="preserve"> is present, then let </w:delText>
          </w:r>
          <w:r w:rsidR="000E305D" w:rsidRPr="00E77497" w:rsidDel="00597D1C">
            <w:rPr>
              <w:i/>
            </w:rPr>
            <w:delText>skip</w:delText>
          </w:r>
          <w:r w:rsidR="000E305D" w:rsidRPr="00E77497" w:rsidDel="00597D1C">
            <w:delText xml:space="preserve"> be the result of evaluating </w:delText>
          </w:r>
          <w:r w:rsidR="000E305D" w:rsidRPr="00E77497" w:rsidDel="00597D1C">
            <w:rPr>
              <w:i/>
            </w:rPr>
            <w:delText>Elision</w:delText>
          </w:r>
          <w:r w:rsidR="000E305D" w:rsidRPr="00E77497" w:rsidDel="00597D1C">
            <w:delText xml:space="preserve">, otherwise let </w:delText>
          </w:r>
          <w:r w:rsidR="000E305D" w:rsidRPr="00E77497" w:rsidDel="00597D1C">
            <w:rPr>
              <w:i/>
            </w:rPr>
            <w:delText>skip</w:delText>
          </w:r>
          <w:r w:rsidR="000E305D" w:rsidRPr="00E77497" w:rsidDel="00597D1C">
            <w:delText xml:space="preserve"> be 0.</w:delText>
          </w:r>
        </w:del>
      </w:ins>
    </w:p>
    <w:p w:rsidR="00C707BD" w:rsidRPr="00E77497" w:rsidDel="005D4122" w:rsidRDefault="004B56D8" w:rsidP="00FA3203">
      <w:pPr>
        <w:pStyle w:val="Alg3"/>
        <w:numPr>
          <w:ilvl w:val="0"/>
          <w:numId w:val="411"/>
        </w:numPr>
        <w:spacing w:after="240"/>
        <w:contextualSpacing/>
        <w:rPr>
          <w:ins w:id="17182" w:author="Allen Wirfs-Brock" w:date="2011-07-01T15:12:00Z"/>
          <w:del w:id="17183" w:author="Rev 4 Allen Wirfs-Brock" w:date="2011-10-15T14:45:00Z"/>
        </w:rPr>
      </w:pPr>
      <w:ins w:id="17184" w:author="Rev 6 Allen Wirfs-Brock" w:date="2012-02-16T19:19:00Z">
        <w:r>
          <w:t xml:space="preserve">Return the result of performing </w:t>
        </w:r>
      </w:ins>
      <w:ins w:id="17185" w:author="Rev 4 Allen Wirfs-Brock" w:date="2011-11-07T11:03:00Z">
        <w:del w:id="17186"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17187" w:author="Allen Wirfs-Brock" w:date="2011-07-01T15:12:00Z">
        <w:del w:id="17188"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17189" w:author="Rev 4 Allen Wirfs-Brock" w:date="2011-11-07T11:13:00Z">
        <w:r w:rsidR="00C7794D">
          <w:t>with</w:t>
        </w:r>
        <w:r w:rsidR="00C7794D" w:rsidRPr="00E77497">
          <w:t xml:space="preserve"> </w:t>
        </w:r>
      </w:ins>
      <w:ins w:id="17190" w:author="Rev 7 Allen Wirfs-Brock" w:date="2012-05-04T14:34:00Z">
        <w:r w:rsidR="00C9532C" w:rsidRPr="00C9532C">
          <w:rPr>
            <w:i/>
          </w:rPr>
          <w:t>obj</w:t>
        </w:r>
        <w:r w:rsidR="00C9532C">
          <w:t xml:space="preserve"> </w:t>
        </w:r>
      </w:ins>
      <w:ins w:id="17191" w:author="Allen Wirfs-Brock" w:date="2011-07-01T15:12:00Z">
        <w:del w:id="17192" w:author="Rev 4 Allen Wirfs-Brock" w:date="2011-11-07T11:13:00Z">
          <w:r w:rsidR="00C707BD" w:rsidRPr="00E77497" w:rsidDel="00C7794D">
            <w:delText xml:space="preserve">using </w:delText>
          </w:r>
        </w:del>
        <w:del w:id="17193"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7194" w:author="Rev 3 Allen Wirfs-Brock" w:date="2011-09-11T11:06:00Z">
        <w:r w:rsidR="000E305D" w:rsidRPr="00E77497">
          <w:rPr>
            <w:i/>
          </w:rPr>
          <w:t>skip</w:t>
        </w:r>
        <w:r w:rsidR="000E305D" w:rsidRPr="00E77497">
          <w:t xml:space="preserve"> </w:t>
        </w:r>
      </w:ins>
      <w:ins w:id="17195" w:author="Allen Wirfs-Brock" w:date="2011-07-01T15:12:00Z">
        <w:del w:id="17196" w:author="Rev 3 Allen Wirfs-Brock" w:date="2011-09-11T11:06:00Z">
          <w:r w:rsidR="00C707BD" w:rsidRPr="00E77497" w:rsidDel="000E305D">
            <w:delText xml:space="preserve">0 </w:delText>
          </w:r>
        </w:del>
        <w:r w:rsidR="00C707BD" w:rsidRPr="00E77497">
          <w:t xml:space="preserve">as the </w:t>
        </w:r>
        <w:del w:id="17197" w:author="Rev 4 Allen Wirfs-Brock" w:date="2011-11-07T11:09:00Z">
          <w:r w:rsidR="00C707BD" w:rsidRPr="00E77497" w:rsidDel="006B1B28">
            <w:rPr>
              <w:i/>
            </w:rPr>
            <w:delText>index</w:delText>
          </w:r>
          <w:r w:rsidR="00C707BD" w:rsidRPr="00E77497" w:rsidDel="006B1B28">
            <w:delText xml:space="preserve"> </w:delText>
          </w:r>
        </w:del>
      </w:ins>
      <w:ins w:id="17198" w:author="Rev 4 Allen Wirfs-Brock" w:date="2011-11-07T11:09:00Z">
        <w:r w:rsidR="006B1B28">
          <w:t>arguments</w:t>
        </w:r>
      </w:ins>
      <w:ins w:id="17199" w:author="Allen Wirfs-Brock" w:date="2011-07-01T15:12:00Z">
        <w:del w:id="17200" w:author="Rev 4 Allen Wirfs-Brock" w:date="2011-11-07T11:09:00Z">
          <w:r w:rsidR="00C707BD" w:rsidRPr="00E77497" w:rsidDel="006B1B28">
            <w:delText>parameter</w:delText>
          </w:r>
        </w:del>
        <w:r w:rsidR="00C707BD" w:rsidRPr="00E77497">
          <w:t>.</w:t>
        </w:r>
      </w:ins>
    </w:p>
    <w:p w:rsidR="00C707BD" w:rsidRPr="00E77497" w:rsidRDefault="00C707BD" w:rsidP="00FA3203">
      <w:pPr>
        <w:pStyle w:val="Alg3"/>
        <w:numPr>
          <w:ilvl w:val="0"/>
          <w:numId w:val="411"/>
        </w:numPr>
        <w:spacing w:after="240"/>
        <w:contextualSpacing/>
        <w:rPr>
          <w:ins w:id="17201" w:author="Allen Wirfs-Brock" w:date="2011-07-01T15:12:00Z"/>
        </w:rPr>
      </w:pPr>
    </w:p>
    <w:p w:rsidR="001837C6" w:rsidRPr="00E77497" w:rsidRDefault="001837C6" w:rsidP="001837C6">
      <w:pPr>
        <w:contextualSpacing/>
        <w:jc w:val="left"/>
        <w:rPr>
          <w:ins w:id="17202" w:author="Rev 5 Allen Wirfs-Brock" w:date="2012-01-03T17:30:00Z"/>
        </w:rPr>
      </w:pPr>
      <w:ins w:id="17203"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rsidR="004B56D8" w:rsidRPr="00E77497" w:rsidRDefault="004B56D8" w:rsidP="004B56D8">
      <w:pPr>
        <w:pStyle w:val="Alg3"/>
        <w:numPr>
          <w:ilvl w:val="0"/>
          <w:numId w:val="412"/>
        </w:numPr>
        <w:spacing w:after="240"/>
        <w:rPr>
          <w:ins w:id="17204" w:author="Rev 6 Allen Wirfs-Brock" w:date="2012-02-16T19:24:00Z"/>
        </w:rPr>
      </w:pPr>
      <w:ins w:id="17205"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rsidR="001837C6" w:rsidRPr="00E77497" w:rsidDel="004B56D8" w:rsidRDefault="00025F06" w:rsidP="00FA3203">
      <w:pPr>
        <w:pStyle w:val="Alg3"/>
        <w:numPr>
          <w:ilvl w:val="0"/>
          <w:numId w:val="412"/>
        </w:numPr>
        <w:spacing w:after="240"/>
        <w:rPr>
          <w:ins w:id="17206" w:author="Rev 5 Allen Wirfs-Brock" w:date="2012-01-03T17:30:00Z"/>
          <w:del w:id="17207" w:author="Rev 6 Allen Wirfs-Brock" w:date="2012-02-16T19:24:00Z"/>
        </w:rPr>
      </w:pPr>
      <w:ins w:id="17208" w:author="Rev 5 Allen Wirfs-Brock" w:date="2012-01-03T17:31:00Z">
        <w:del w:id="17209" w:author="Rev 6 Allen Wirfs-Brock" w:date="2012-02-16T19:20:00Z">
          <w:r w:rsidDel="004B56D8">
            <w:delText>Perform</w:delText>
          </w:r>
        </w:del>
      </w:ins>
      <w:ins w:id="17210" w:author="Rev 5 Allen Wirfs-Brock" w:date="2012-01-03T17:30:00Z">
        <w:del w:id="17211" w:author="Rev 6 Allen Wirfs-Brock" w:date="2012-02-16T19:20:00Z">
          <w:r w:rsidR="001837C6" w:rsidDel="004B56D8">
            <w:delText xml:space="preserve"> </w:delText>
          </w:r>
        </w:del>
        <w:del w:id="17212"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rsidR="005D4122" w:rsidRPr="00E77497" w:rsidRDefault="00C707BD" w:rsidP="005550F0">
      <w:pPr>
        <w:contextualSpacing/>
        <w:jc w:val="left"/>
        <w:rPr>
          <w:ins w:id="17213" w:author="Rev 4 Allen Wirfs-Brock" w:date="2011-10-15T14:46:00Z"/>
        </w:rPr>
      </w:pPr>
      <w:ins w:id="17214" w:author="Allen Wirfs-Brock" w:date="2011-07-01T15:12:00Z">
        <w:del w:id="17215" w:author="Rev 4 Allen Wirfs-Brock" w:date="2011-10-15T14:45:00Z">
          <w:r w:rsidRPr="00E77497" w:rsidDel="005D4122">
            <w:delText xml:space="preserve">The </w:delText>
          </w:r>
        </w:del>
      </w:ins>
      <w:ins w:id="17216" w:author="Allen Wirfs-Brock" w:date="2011-07-01T15:15:00Z">
        <w:del w:id="17217" w:author="Rev 4 Allen Wirfs-Brock" w:date="2011-10-15T14:45:00Z">
          <w:r w:rsidR="00697CC4" w:rsidRPr="00E77497" w:rsidDel="005D4122">
            <w:delText xml:space="preserve">supplemental </w:delText>
          </w:r>
        </w:del>
      </w:ins>
      <w:ins w:id="17218" w:author="Allen Wirfs-Brock" w:date="2011-07-01T15:12:00Z">
        <w:del w:id="17219" w:author="Rev 4 Allen Wirfs-Brock" w:date="2011-10-15T14:45:00Z">
          <w:r w:rsidRPr="00E77497" w:rsidDel="005D4122">
            <w:delText>production</w:delText>
          </w:r>
        </w:del>
      </w:ins>
      <w:ins w:id="17220" w:author="Allen Wirfs-Brock" w:date="2011-07-01T15:16:00Z">
        <w:del w:id="17221" w:author="Rev 4 Allen Wirfs-Brock" w:date="2011-10-15T14:45:00Z">
          <w:r w:rsidR="00697CC4" w:rsidRPr="00E77497" w:rsidDel="005D4122">
            <w:br/>
          </w:r>
        </w:del>
      </w:ins>
      <w:ins w:id="17222" w:author="Allen Wirfs-Brock" w:date="2011-07-01T15:12:00Z">
        <w:del w:id="17223" w:author="Rev 4 Allen Wirfs-Brock" w:date="2011-10-15T14:45:00Z">
          <w:r w:rsidRPr="00E77497" w:rsidDel="005D4122">
            <w:delText xml:space="preserve"> </w:delText>
          </w:r>
        </w:del>
      </w:ins>
      <w:ins w:id="17224" w:author="Rev 3 Allen Wirfs-Brock" w:date="2011-08-30T11:22:00Z">
        <w:r w:rsidR="00620189" w:rsidRPr="00E77497">
          <w:rPr>
            <w:rStyle w:val="bnf"/>
          </w:rPr>
          <w:t xml:space="preserve">ArrayAssignmentPattern </w:t>
        </w:r>
      </w:ins>
      <w:ins w:id="17225" w:author="Allen Wirfs-Brock" w:date="2011-07-01T15:12:00Z">
        <w:del w:id="17226"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17227" w:author="Allen Wirfs-Brock" w:date="2011-07-01T15:17:00Z">
        <w:del w:id="17228" w:author="Rev 4 Allen Wirfs-Brock" w:date="2011-10-15T14:46:00Z">
          <w:r w:rsidR="00697CC4" w:rsidRPr="00E77497" w:rsidDel="005D4122">
            <w:br/>
          </w:r>
        </w:del>
      </w:ins>
    </w:p>
    <w:p w:rsidR="00C707BD" w:rsidRPr="00E77497" w:rsidDel="005D43BD" w:rsidRDefault="00C707BD" w:rsidP="004B56D8">
      <w:pPr>
        <w:numPr>
          <w:ilvl w:val="0"/>
          <w:numId w:val="668"/>
        </w:numPr>
        <w:ind w:left="0"/>
        <w:jc w:val="left"/>
        <w:rPr>
          <w:ins w:id="17229" w:author="Allen Wirfs-Brock" w:date="2011-07-01T15:12:00Z"/>
          <w:del w:id="17230" w:author="Rev 4 Allen Wirfs-Brock" w:date="2011-11-07T10:59:00Z"/>
        </w:rPr>
      </w:pPr>
      <w:ins w:id="17231" w:author="Allen Wirfs-Brock" w:date="2011-07-01T15:12:00Z">
        <w:del w:id="17232" w:author="Rev 4 Allen Wirfs-Brock" w:date="2011-10-15T14:45:00Z">
          <w:r w:rsidRPr="00E77497" w:rsidDel="005D4122">
            <w:delText xml:space="preserve">is evaluated </w:delText>
          </w:r>
        </w:del>
        <w:del w:id="17233" w:author="Rev 4 Allen Wirfs-Brock" w:date="2011-11-07T10:59:00Z">
          <w:r w:rsidRPr="00E77497" w:rsidDel="005D43BD">
            <w:delText xml:space="preserve">with </w:delText>
          </w:r>
        </w:del>
        <w:del w:id="17234" w:author="Rev 4 Allen Wirfs-Brock" w:date="2011-10-15T14:46:00Z">
          <w:r w:rsidRPr="00E77497" w:rsidDel="005D4122">
            <w:delText xml:space="preserve">the </w:delText>
          </w:r>
        </w:del>
        <w:del w:id="17235"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17236" w:author="Rev 4 Allen Wirfs-Brock" w:date="2011-10-15T14:46:00Z">
          <w:r w:rsidRPr="00E77497" w:rsidDel="005D4122">
            <w:delText>as follows:</w:delText>
          </w:r>
        </w:del>
      </w:ins>
    </w:p>
    <w:p w:rsidR="00C707BD" w:rsidRPr="00E77497" w:rsidRDefault="00C707BD" w:rsidP="004B56D8">
      <w:pPr>
        <w:pStyle w:val="Alg3"/>
        <w:numPr>
          <w:ilvl w:val="0"/>
          <w:numId w:val="668"/>
        </w:numPr>
        <w:rPr>
          <w:ins w:id="17237" w:author="Allen Wirfs-Brock" w:date="2011-07-01T15:12:00Z"/>
        </w:rPr>
      </w:pPr>
      <w:ins w:id="17238" w:author="Allen Wirfs-Brock" w:date="2011-07-01T15:12:00Z">
        <w:r w:rsidRPr="00E77497">
          <w:t xml:space="preserve">Let </w:t>
        </w:r>
        <w:del w:id="17239" w:author="Rev 3 Allen Wirfs-Brock" w:date="2011-09-11T12:45:00Z">
          <w:r w:rsidRPr="00E77497" w:rsidDel="00D8162F">
            <w:rPr>
              <w:i/>
            </w:rPr>
            <w:delText>index</w:delText>
          </w:r>
        </w:del>
      </w:ins>
      <w:ins w:id="17240" w:author="Rev 3 Allen Wirfs-Brock" w:date="2011-09-11T12:45:00Z">
        <w:r w:rsidR="00D8162F" w:rsidRPr="00E77497">
          <w:rPr>
            <w:i/>
          </w:rPr>
          <w:t>lastIndex</w:t>
        </w:r>
      </w:ins>
      <w:ins w:id="17241" w:author="Allen Wirfs-Brock" w:date="2011-07-01T15:12:00Z">
        <w:r w:rsidRPr="00E77497">
          <w:t xml:space="preserve"> be the result of </w:t>
        </w:r>
      </w:ins>
      <w:ins w:id="17242" w:author="Rev 4 Allen Wirfs-Brock" w:date="2011-11-07T11:04:00Z">
        <w:r w:rsidR="006B1B28">
          <w:t>p</w:t>
        </w:r>
      </w:ins>
      <w:ins w:id="17243" w:author="Rev 4 Allen Wirfs-Brock" w:date="2011-11-07T11:03:00Z">
        <w:r w:rsidR="006B1B28">
          <w:t>erform</w:t>
        </w:r>
      </w:ins>
      <w:ins w:id="17244" w:author="Rev 4 Allen Wirfs-Brock" w:date="2011-11-07T11:04:00Z">
        <w:r w:rsidR="006B1B28">
          <w:t>ing Indexed</w:t>
        </w:r>
      </w:ins>
      <w:ins w:id="17245" w:author="Rev 4 Allen Wirfs-Brock" w:date="2011-11-07T11:03:00Z">
        <w:r w:rsidR="006B1B28">
          <w:t xml:space="preserve"> Destructuring Assignment Evaluation of</w:t>
        </w:r>
        <w:r w:rsidR="006B1B28" w:rsidRPr="00E77497">
          <w:t xml:space="preserve"> </w:t>
        </w:r>
      </w:ins>
      <w:ins w:id="17246" w:author="Allen Wirfs-Brock" w:date="2011-07-01T15:12:00Z">
        <w:del w:id="17247"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17248"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17249" w:author="Rev 4 Allen Wirfs-Brock" w:date="2011-11-07T11:09:00Z">
          <w:r w:rsidRPr="00E77497" w:rsidDel="006B1B28">
            <w:rPr>
              <w:i/>
            </w:rPr>
            <w:delText>index</w:delText>
          </w:r>
          <w:r w:rsidRPr="00E77497" w:rsidDel="006B1B28">
            <w:delText xml:space="preserve"> </w:delText>
          </w:r>
        </w:del>
      </w:ins>
      <w:ins w:id="17250" w:author="Rev 4 Allen Wirfs-Brock" w:date="2011-11-07T11:09:00Z">
        <w:r w:rsidR="006B1B28">
          <w:t>arguments</w:t>
        </w:r>
      </w:ins>
      <w:ins w:id="17251" w:author="Allen Wirfs-Brock" w:date="2011-07-01T15:12:00Z">
        <w:del w:id="17252" w:author="Rev 4 Allen Wirfs-Brock" w:date="2011-11-07T11:09:00Z">
          <w:r w:rsidRPr="00E77497" w:rsidDel="006B1B28">
            <w:delText>parameter</w:delText>
          </w:r>
        </w:del>
        <w:r w:rsidRPr="00E77497">
          <w:t>.</w:t>
        </w:r>
      </w:ins>
    </w:p>
    <w:p w:rsidR="004B56D8" w:rsidRDefault="004B56D8" w:rsidP="004B56D8">
      <w:pPr>
        <w:pStyle w:val="Alg4"/>
        <w:numPr>
          <w:ilvl w:val="0"/>
          <w:numId w:val="668"/>
        </w:numPr>
        <w:contextualSpacing/>
        <w:rPr>
          <w:ins w:id="17253" w:author="Rev 6 Allen Wirfs-Brock" w:date="2012-02-16T19:21:00Z"/>
        </w:rPr>
      </w:pPr>
      <w:ins w:id="17254" w:author="Rev 6 Allen Wirfs-Brock" w:date="2012-02-16T19:21:00Z">
        <w:del w:id="17255" w:author="Rev 10 Allen Wirfs-Brock" w:date="2012-08-09T17:02:00Z">
          <w:r w:rsidDel="0004792F">
            <w:delText xml:space="preserve">If </w:delText>
          </w:r>
          <w:r w:rsidRPr="00E77497" w:rsidDel="0004792F">
            <w:rPr>
              <w:i/>
            </w:rPr>
            <w:delText>lastIndex</w:delText>
          </w:r>
          <w:r w:rsidRPr="00E77497" w:rsidDel="0004792F">
            <w:delText xml:space="preserve"> </w:delText>
          </w:r>
          <w:r w:rsidDel="0004792F">
            <w:delText xml:space="preserve">is an abrupt completion, return </w:delText>
          </w:r>
        </w:del>
      </w:ins>
      <w:ins w:id="17256" w:author="Rev 10 Allen Wirfs-Brock" w:date="2012-08-09T17:02:00Z">
        <w:r w:rsidR="0004792F">
          <w:t>ReturnIfAbrupt(</w:t>
        </w:r>
      </w:ins>
      <w:ins w:id="17257" w:author="Rev 6 Allen Wirfs-Brock" w:date="2012-02-16T19:21:00Z">
        <w:r w:rsidRPr="00E77497">
          <w:rPr>
            <w:i/>
          </w:rPr>
          <w:t>lastIndex</w:t>
        </w:r>
      </w:ins>
      <w:ins w:id="17258" w:author="Rev 10 Allen Wirfs-Brock" w:date="2012-08-09T17:02:00Z">
        <w:r w:rsidR="0004792F">
          <w:t>)</w:t>
        </w:r>
      </w:ins>
      <w:ins w:id="17259" w:author="Rev 6 Allen Wirfs-Brock" w:date="2012-02-16T19:21:00Z">
        <w:r>
          <w:t>.</w:t>
        </w:r>
      </w:ins>
    </w:p>
    <w:p w:rsidR="00C707BD" w:rsidRPr="00E77497" w:rsidRDefault="00766C2E" w:rsidP="004B56D8">
      <w:pPr>
        <w:pStyle w:val="Alg3"/>
        <w:numPr>
          <w:ilvl w:val="0"/>
          <w:numId w:val="668"/>
        </w:numPr>
        <w:rPr>
          <w:ins w:id="17260" w:author="Allen Wirfs-Brock" w:date="2011-07-01T15:12:00Z"/>
        </w:rPr>
      </w:pPr>
      <w:ins w:id="17261" w:author="Rev 10 Allen Wirfs-Brock" w:date="2012-09-04T10:59: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262" w:author="Allen Wirfs-Brock" w:date="2011-07-01T15:12:00Z">
        <w:del w:id="17263" w:author="Rev 10 Allen Wirfs-Brock" w:date="2012-09-04T10:59: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rsidR="00C707BD" w:rsidRPr="00E77497" w:rsidDel="00C0486D" w:rsidRDefault="00C707BD" w:rsidP="0058620A">
      <w:pPr>
        <w:pStyle w:val="Alg3"/>
        <w:numPr>
          <w:ilvl w:val="0"/>
          <w:numId w:val="668"/>
        </w:numPr>
        <w:spacing w:after="240"/>
        <w:contextualSpacing/>
        <w:rPr>
          <w:ins w:id="17264" w:author="Allen Wirfs-Brock" w:date="2011-07-01T15:12:00Z"/>
          <w:del w:id="17265" w:author="Rev 4 Allen Wirfs-Brock" w:date="2011-10-15T14:47:00Z"/>
        </w:rPr>
      </w:pPr>
      <w:ins w:id="17266" w:author="Allen Wirfs-Brock" w:date="2011-07-01T15:12:00Z">
        <w:r w:rsidRPr="00E77497">
          <w:t xml:space="preserve">If </w:t>
        </w:r>
        <w:r w:rsidRPr="00E77497">
          <w:rPr>
            <w:rStyle w:val="bnf"/>
          </w:rPr>
          <w:t>AssignmentRestElement</w:t>
        </w:r>
        <w:r w:rsidRPr="00E77497">
          <w:t xml:space="preserve"> is present, then </w:t>
        </w:r>
      </w:ins>
      <w:ins w:id="17267" w:author="Rev 4 Allen Wirfs-Brock" w:date="2011-11-07T11:04:00Z">
        <w:del w:id="17268" w:author="Rev 6 Allen Wirfs-Brock" w:date="2012-02-16T19:25:00Z">
          <w:r w:rsidR="006B1B28" w:rsidDel="004B56D8">
            <w:delText>perform</w:delText>
          </w:r>
        </w:del>
      </w:ins>
      <w:ins w:id="17269" w:author="Rev 6 Allen Wirfs-Brock" w:date="2012-02-16T19:25:00Z">
        <w:r w:rsidR="004B56D8">
          <w:t>return the result of performing</w:t>
        </w:r>
      </w:ins>
      <w:ins w:id="17270" w:author="Rev 4 Allen Wirfs-Brock" w:date="2011-11-07T11:04:00Z">
        <w:r w:rsidR="006B1B28">
          <w:t xml:space="preserve"> Indexed Destructuring Assignment Evaluation of</w:t>
        </w:r>
        <w:r w:rsidR="006B1B28" w:rsidRPr="00E77497">
          <w:t xml:space="preserve"> </w:t>
        </w:r>
      </w:ins>
      <w:ins w:id="17271" w:author="Allen Wirfs-Brock" w:date="2011-07-01T15:12:00Z">
        <w:del w:id="17272"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17273" w:author="Rev 4 Allen Wirfs-Brock" w:date="2011-11-07T11:14:00Z">
        <w:r w:rsidR="00C7794D">
          <w:t>with</w:t>
        </w:r>
        <w:r w:rsidR="00C7794D" w:rsidRPr="00E77497">
          <w:t xml:space="preserve"> </w:t>
        </w:r>
      </w:ins>
      <w:ins w:id="17274" w:author="Allen Wirfs-Brock" w:date="2011-07-01T15:12:00Z">
        <w:del w:id="17275" w:author="Rev 4 Allen Wirfs-Brock" w:date="2011-11-07T11:14:00Z">
          <w:r w:rsidRPr="00E77497" w:rsidDel="00C7794D">
            <w:delText xml:space="preserve">using </w:delText>
          </w:r>
        </w:del>
        <w:r w:rsidRPr="00E77497">
          <w:rPr>
            <w:i/>
          </w:rPr>
          <w:t>obj</w:t>
        </w:r>
        <w:r w:rsidRPr="00E77497">
          <w:t xml:space="preserve"> </w:t>
        </w:r>
        <w:del w:id="17276"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7277" w:author="Rev 3 Allen Wirfs-Brock" w:date="2011-09-11T12:45:00Z">
          <w:r w:rsidRPr="00E77497" w:rsidDel="00D8162F">
            <w:rPr>
              <w:i/>
            </w:rPr>
            <w:delText>i</w:delText>
          </w:r>
        </w:del>
      </w:ins>
      <w:ins w:id="17278" w:author="Rev 3 Allen Wirfs-Brock" w:date="2011-09-11T12:45:00Z">
        <w:r w:rsidR="00D8162F" w:rsidRPr="00E77497">
          <w:rPr>
            <w:i/>
          </w:rPr>
          <w:t>lastI</w:t>
        </w:r>
      </w:ins>
      <w:ins w:id="17279" w:author="Allen Wirfs-Brock" w:date="2011-07-01T15:12:00Z">
        <w:r w:rsidRPr="00E77497">
          <w:rPr>
            <w:i/>
          </w:rPr>
          <w:t>ndex</w:t>
        </w:r>
        <w:r w:rsidRPr="00E77497">
          <w:t>+</w:t>
        </w:r>
        <w:r w:rsidRPr="00E77497">
          <w:rPr>
            <w:i/>
          </w:rPr>
          <w:t>skip</w:t>
        </w:r>
        <w:r w:rsidRPr="00E77497">
          <w:t xml:space="preserve"> as the </w:t>
        </w:r>
        <w:del w:id="17280" w:author="Rev 4 Allen Wirfs-Brock" w:date="2011-11-07T11:09:00Z">
          <w:r w:rsidRPr="00E77497" w:rsidDel="006B1B28">
            <w:rPr>
              <w:i/>
            </w:rPr>
            <w:delText>index</w:delText>
          </w:r>
          <w:r w:rsidRPr="00E77497" w:rsidDel="006B1B28">
            <w:delText xml:space="preserve"> </w:delText>
          </w:r>
        </w:del>
      </w:ins>
      <w:ins w:id="17281" w:author="Rev 4 Allen Wirfs-Brock" w:date="2011-11-07T11:08:00Z">
        <w:r w:rsidR="006B1B28">
          <w:t>arguments</w:t>
        </w:r>
      </w:ins>
      <w:ins w:id="17282" w:author="Allen Wirfs-Brock" w:date="2011-07-01T15:12:00Z">
        <w:del w:id="17283" w:author="Rev 4 Allen Wirfs-Brock" w:date="2011-11-07T11:08:00Z">
          <w:r w:rsidRPr="00E77497" w:rsidDel="006B1B28">
            <w:delText>parameter</w:delText>
          </w:r>
        </w:del>
        <w:r w:rsidRPr="00E77497">
          <w:t>.</w:t>
        </w:r>
      </w:ins>
    </w:p>
    <w:p w:rsidR="00C707BD" w:rsidRPr="00E77497" w:rsidRDefault="00C707BD" w:rsidP="0058620A">
      <w:pPr>
        <w:pStyle w:val="Alg3"/>
        <w:numPr>
          <w:ilvl w:val="0"/>
          <w:numId w:val="668"/>
        </w:numPr>
        <w:spacing w:after="240"/>
        <w:contextualSpacing/>
        <w:rPr>
          <w:ins w:id="17284" w:author="Allen Wirfs-Brock" w:date="2011-07-01T15:12:00Z"/>
        </w:rPr>
      </w:pPr>
    </w:p>
    <w:p w:rsidR="004B56D8" w:rsidRPr="0058620A" w:rsidRDefault="004B56D8" w:rsidP="0058620A">
      <w:pPr>
        <w:pStyle w:val="Alg3"/>
        <w:numPr>
          <w:ilvl w:val="0"/>
          <w:numId w:val="668"/>
        </w:numPr>
        <w:spacing w:after="240"/>
        <w:rPr>
          <w:ins w:id="17285" w:author="Rev 6 Allen Wirfs-Brock" w:date="2012-02-16T19:26:00Z"/>
          <w:b/>
        </w:rPr>
      </w:pPr>
      <w:ins w:id="17286" w:author="Rev 6 Allen Wirfs-Brock" w:date="2012-02-16T19:26:00Z">
        <w:r w:rsidRPr="0058620A">
          <w:t>Return</w:t>
        </w:r>
        <w:r w:rsidRPr="0058620A">
          <w:rPr>
            <w:b/>
          </w:rPr>
          <w:t xml:space="preserve"> </w:t>
        </w:r>
        <w:r w:rsidRPr="0058620A">
          <w:rPr>
            <w:i/>
          </w:rPr>
          <w:t>lastIndex</w:t>
        </w:r>
      </w:ins>
      <w:ins w:id="17287" w:author="Rev 6 Allen Wirfs-Brock" w:date="2012-02-16T19:28:00Z">
        <w:r>
          <w:t>.</w:t>
        </w:r>
      </w:ins>
    </w:p>
    <w:p w:rsidR="005D43BD" w:rsidRPr="00E77497" w:rsidRDefault="005D43BD" w:rsidP="005D43BD">
      <w:pPr>
        <w:rPr>
          <w:ins w:id="17288" w:author="Rev 4 Allen Wirfs-Brock" w:date="2011-11-07T10:59:00Z"/>
        </w:rPr>
      </w:pPr>
      <w:ins w:id="17289" w:author="Rev 4 Allen Wirfs-Brock" w:date="2011-11-07T10:59:00Z">
        <w:r w:rsidRPr="00E77497">
          <w:rPr>
            <w:rFonts w:ascii="Helvetica" w:hAnsi="Helvetica"/>
            <w:b/>
          </w:rPr>
          <w:t xml:space="preserve">Runtime Semantics: </w:t>
        </w:r>
      </w:ins>
      <w:ins w:id="17290" w:author="Rev 4 Allen Wirfs-Brock" w:date="2011-11-07T11:00:00Z">
        <w:r>
          <w:rPr>
            <w:rFonts w:ascii="Helvetica" w:hAnsi="Helvetica"/>
            <w:b/>
          </w:rPr>
          <w:t xml:space="preserve">Indexed </w:t>
        </w:r>
      </w:ins>
      <w:ins w:id="17291" w:author="Rev 4 Allen Wirfs-Brock" w:date="2011-11-07T10:59:00Z">
        <w:r>
          <w:rPr>
            <w:rFonts w:ascii="Helvetica" w:hAnsi="Helvetica"/>
            <w:b/>
          </w:rPr>
          <w:t>Destructuring Assignment</w:t>
        </w:r>
      </w:ins>
      <w:ins w:id="17292" w:author="Rev 4 Allen Wirfs-Brock" w:date="2011-11-07T11:00:00Z">
        <w:r>
          <w:rPr>
            <w:rFonts w:ascii="Helvetica" w:hAnsi="Helvetica"/>
            <w:b/>
          </w:rPr>
          <w:t xml:space="preserve"> </w:t>
        </w:r>
      </w:ins>
      <w:ins w:id="17293" w:author="Rev 4 Allen Wirfs-Brock" w:date="2011-11-07T10:59:00Z">
        <w:r w:rsidRPr="00E77497">
          <w:rPr>
            <w:rFonts w:ascii="Helvetica" w:hAnsi="Helvetica"/>
            <w:b/>
            <w:spacing w:val="6"/>
          </w:rPr>
          <w:t>Evaluation</w:t>
        </w:r>
        <w:r w:rsidRPr="00E77497">
          <w:t xml:space="preserve"> </w:t>
        </w:r>
      </w:ins>
    </w:p>
    <w:p w:rsidR="005D43BD" w:rsidRPr="00E77497" w:rsidRDefault="005D43BD" w:rsidP="005D43BD">
      <w:pPr>
        <w:ind w:left="360"/>
        <w:rPr>
          <w:ins w:id="17294" w:author="Rev 4 Allen Wirfs-Brock" w:date="2011-11-07T11:00:00Z"/>
        </w:rPr>
      </w:pPr>
      <w:ins w:id="17295"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rsidR="00C0486D" w:rsidRPr="00E77497" w:rsidRDefault="00C707BD" w:rsidP="005550F0">
      <w:pPr>
        <w:contextualSpacing/>
        <w:rPr>
          <w:ins w:id="17296" w:author="Rev 4 Allen Wirfs-Brock" w:date="2011-10-15T14:47:00Z"/>
          <w:rFonts w:cs="Arial"/>
          <w:i/>
          <w:vertAlign w:val="subscript"/>
        </w:rPr>
      </w:pPr>
      <w:ins w:id="17297" w:author="Allen Wirfs-Brock" w:date="2011-07-01T15:12:00Z">
        <w:del w:id="17298" w:author="Rev 4 Allen Wirfs-Brock" w:date="2011-10-15T14:47:00Z">
          <w:r w:rsidRPr="00E77497" w:rsidDel="00C0486D">
            <w:delText xml:space="preserve">The </w:delText>
          </w:r>
        </w:del>
      </w:ins>
      <w:ins w:id="17299" w:author="Allen Wirfs-Brock" w:date="2011-07-01T15:16:00Z">
        <w:del w:id="17300" w:author="Rev 4 Allen Wirfs-Brock" w:date="2011-10-15T14:47:00Z">
          <w:r w:rsidR="00697CC4" w:rsidRPr="00E77497" w:rsidDel="00C0486D">
            <w:delText xml:space="preserve">supplemental </w:delText>
          </w:r>
        </w:del>
      </w:ins>
      <w:ins w:id="17301" w:author="Allen Wirfs-Brock" w:date="2011-07-01T15:12:00Z">
        <w:del w:id="17302"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rsidR="00C707BD" w:rsidRPr="00E77497" w:rsidDel="005D43BD" w:rsidRDefault="00C707BD" w:rsidP="005550F0">
      <w:pPr>
        <w:ind w:left="360"/>
        <w:rPr>
          <w:ins w:id="17303" w:author="Allen Wirfs-Brock" w:date="2011-07-01T15:12:00Z"/>
          <w:del w:id="17304" w:author="Rev 4 Allen Wirfs-Brock" w:date="2011-11-07T11:00:00Z"/>
        </w:rPr>
      </w:pPr>
      <w:ins w:id="17305" w:author="Allen Wirfs-Brock" w:date="2011-07-01T15:12:00Z">
        <w:del w:id="17306" w:author="Rev 4 Allen Wirfs-Brock" w:date="2011-10-15T14:47:00Z">
          <w:r w:rsidRPr="00E77497" w:rsidDel="00C0486D">
            <w:delText xml:space="preserve"> is evaluated </w:delText>
          </w:r>
        </w:del>
        <w:del w:id="17307" w:author="Rev 4 Allen Wirfs-Brock" w:date="2011-11-07T11:00:00Z">
          <w:r w:rsidRPr="00E77497" w:rsidDel="005D43BD">
            <w:delText xml:space="preserve">with </w:delText>
          </w:r>
        </w:del>
        <w:del w:id="17308" w:author="Rev 4 Allen Wirfs-Brock" w:date="2011-10-15T14:47:00Z">
          <w:r w:rsidRPr="00E77497" w:rsidDel="00C0486D">
            <w:delText xml:space="preserve">the </w:delText>
          </w:r>
        </w:del>
        <w:del w:id="17309"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17310" w:author="Rev 4 Allen Wirfs-Brock" w:date="2011-10-15T14:47:00Z">
          <w:r w:rsidRPr="00E77497" w:rsidDel="00C0486D">
            <w:delText>as follows:</w:delText>
          </w:r>
        </w:del>
      </w:ins>
    </w:p>
    <w:p w:rsidR="00C707BD" w:rsidRPr="00E77497" w:rsidRDefault="00766C2E" w:rsidP="00FA3203">
      <w:pPr>
        <w:pStyle w:val="Alg3"/>
        <w:numPr>
          <w:ilvl w:val="0"/>
          <w:numId w:val="413"/>
        </w:numPr>
        <w:rPr>
          <w:ins w:id="17311" w:author="Allen Wirfs-Brock" w:date="2011-07-01T15:12:00Z"/>
        </w:rPr>
      </w:pPr>
      <w:ins w:id="17312" w:author="Rev 10 Allen Wirfs-Brock" w:date="2012-09-04T11:00: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313" w:author="Allen Wirfs-Brock" w:date="2011-07-01T15:12:00Z">
        <w:del w:id="17314" w:author="Rev 10 Allen Wirfs-Brock" w:date="2012-09-04T11:00: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rsidR="0004792F" w:rsidRPr="00E77497" w:rsidRDefault="0004792F" w:rsidP="0004792F">
      <w:pPr>
        <w:pStyle w:val="Alg3"/>
        <w:numPr>
          <w:ilvl w:val="0"/>
          <w:numId w:val="413"/>
        </w:numPr>
        <w:rPr>
          <w:ins w:id="17315" w:author="Rev 10 Allen Wirfs-Brock" w:date="2012-08-09T16:56:00Z"/>
        </w:rPr>
      </w:pPr>
      <w:ins w:id="17316" w:author="Rev 10 Allen Wirfs-Brock" w:date="2012-08-09T16:56:00Z">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ins>
    </w:p>
    <w:p w:rsidR="00C707BD" w:rsidRPr="00E77497" w:rsidRDefault="006B1B28" w:rsidP="00FA3203">
      <w:pPr>
        <w:pStyle w:val="Alg3"/>
        <w:numPr>
          <w:ilvl w:val="0"/>
          <w:numId w:val="413"/>
        </w:numPr>
        <w:rPr>
          <w:ins w:id="17317" w:author="Allen Wirfs-Brock" w:date="2011-07-01T15:12:00Z"/>
        </w:rPr>
      </w:pPr>
      <w:ins w:id="17318" w:author="Rev 4 Allen Wirfs-Brock" w:date="2011-11-07T11:05:00Z">
        <w:del w:id="17319" w:author="Rev 6 Allen Wirfs-Brock" w:date="2012-02-16T19:31:00Z">
          <w:r w:rsidDel="0058620A">
            <w:delText>Perform</w:delText>
          </w:r>
        </w:del>
      </w:ins>
      <w:ins w:id="17320" w:author="Rev 6 Allen Wirfs-Brock" w:date="2012-02-16T19:31:00Z">
        <w:r w:rsidR="0058620A">
          <w:t xml:space="preserve">Let </w:t>
        </w:r>
        <w:r w:rsidR="0058620A" w:rsidRPr="0058620A">
          <w:rPr>
            <w:i/>
          </w:rPr>
          <w:t>status</w:t>
        </w:r>
        <w:r w:rsidR="0058620A">
          <w:t xml:space="preserve"> be the result of performing</w:t>
        </w:r>
      </w:ins>
      <w:ins w:id="17321" w:author="Rev 4 Allen Wirfs-Brock" w:date="2011-11-07T11:05:00Z">
        <w:r>
          <w:t xml:space="preserve"> </w:t>
        </w:r>
        <w:del w:id="17322" w:author="Rev 10 Allen Wirfs-Brock" w:date="2012-08-09T16:55:00Z">
          <w:r w:rsidDel="0004792F">
            <w:delText>Indexed</w:delText>
          </w:r>
        </w:del>
      </w:ins>
      <w:ins w:id="17323" w:author="Rev 10 Allen Wirfs-Brock" w:date="2012-08-09T16:55:00Z">
        <w:r w:rsidR="0004792F">
          <w:t>Keyed</w:t>
        </w:r>
      </w:ins>
      <w:ins w:id="17324" w:author="Rev 4 Allen Wirfs-Brock" w:date="2011-11-07T11:05:00Z">
        <w:r>
          <w:t xml:space="preserve"> Destructuring Assignment Evaluation of</w:t>
        </w:r>
        <w:r w:rsidRPr="00E77497">
          <w:t xml:space="preserve"> </w:t>
        </w:r>
      </w:ins>
      <w:ins w:id="17325" w:author="Rev 3 Allen Wirfs-Brock" w:date="2011-09-11T12:54:00Z">
        <w:del w:id="17326" w:author="Rev 4 Allen Wirfs-Brock" w:date="2011-11-07T11:05:00Z">
          <w:r w:rsidR="00551535" w:rsidRPr="00E77497" w:rsidDel="006B1B28">
            <w:delText xml:space="preserve">Evaluate </w:delText>
          </w:r>
        </w:del>
      </w:ins>
      <w:ins w:id="17327" w:author="Allen Wirfs-Brock" w:date="2011-07-01T15:12:00Z">
        <w:del w:id="17328" w:author="Rev 3 Allen Wirfs-Brock" w:date="2011-09-11T12:53:00Z">
          <w:r w:rsidR="00C707BD" w:rsidRPr="00E77497" w:rsidDel="00551535">
            <w:delText xml:space="preserve">Let </w:delText>
          </w:r>
        </w:del>
        <w:del w:id="17329" w:author="Rev 3 Allen Wirfs-Brock" w:date="2011-09-11T12:46:00Z">
          <w:r w:rsidR="00C707BD" w:rsidRPr="00E77497" w:rsidDel="0024012F">
            <w:rPr>
              <w:i/>
            </w:rPr>
            <w:delText>i</w:delText>
          </w:r>
        </w:del>
        <w:del w:id="17330"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17331" w:author="Rev 4 Allen Wirfs-Brock" w:date="2011-11-07T11:14:00Z">
        <w:r w:rsidR="00C7794D">
          <w:t>with</w:t>
        </w:r>
        <w:r w:rsidR="00C7794D" w:rsidRPr="00E77497">
          <w:t xml:space="preserve"> </w:t>
        </w:r>
      </w:ins>
      <w:ins w:id="17332" w:author="Allen Wirfs-Brock" w:date="2011-07-01T15:12:00Z">
        <w:del w:id="17333"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17334"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7335" w:author="Rev 10 Allen Wirfs-Brock" w:date="2012-08-09T16:56:00Z">
        <w:r w:rsidR="0004792F" w:rsidRPr="00E77497">
          <w:rPr>
            <w:i/>
          </w:rPr>
          <w:t>name</w:t>
        </w:r>
      </w:ins>
      <w:ins w:id="17336" w:author="Allen Wirfs-Brock" w:date="2011-07-01T15:12:00Z">
        <w:del w:id="17337" w:author="Rev 10 Allen Wirfs-Brock" w:date="2012-08-09T16:56:00Z">
          <w:r w:rsidR="00C707BD" w:rsidRPr="00E77497" w:rsidDel="0004792F">
            <w:rPr>
              <w:i/>
            </w:rPr>
            <w:delText>index</w:delText>
          </w:r>
          <w:r w:rsidR="00C707BD" w:rsidRPr="00E77497" w:rsidDel="0004792F">
            <w:delText>+</w:delText>
          </w:r>
          <w:r w:rsidR="00C707BD" w:rsidRPr="00E77497" w:rsidDel="0004792F">
            <w:rPr>
              <w:i/>
            </w:rPr>
            <w:delText>skip</w:delText>
          </w:r>
        </w:del>
        <w:r w:rsidR="00C707BD" w:rsidRPr="00E77497">
          <w:t xml:space="preserve"> as the </w:t>
        </w:r>
        <w:del w:id="17338" w:author="Rev 4 Allen Wirfs-Brock" w:date="2011-11-07T11:08:00Z">
          <w:r w:rsidR="00C707BD" w:rsidRPr="00E77497" w:rsidDel="006B1B28">
            <w:rPr>
              <w:i/>
            </w:rPr>
            <w:delText>index</w:delText>
          </w:r>
          <w:r w:rsidR="00C707BD" w:rsidRPr="00E77497" w:rsidDel="006B1B28">
            <w:delText xml:space="preserve"> </w:delText>
          </w:r>
        </w:del>
      </w:ins>
      <w:ins w:id="17339" w:author="Rev 4 Allen Wirfs-Brock" w:date="2011-11-07T11:08:00Z">
        <w:r>
          <w:t>arguments</w:t>
        </w:r>
      </w:ins>
      <w:ins w:id="17340" w:author="Allen Wirfs-Brock" w:date="2011-07-01T15:12:00Z">
        <w:del w:id="17341" w:author="Rev 4 Allen Wirfs-Brock" w:date="2011-11-07T11:08:00Z">
          <w:r w:rsidR="00C707BD" w:rsidRPr="00E77497" w:rsidDel="006B1B28">
            <w:delText>parameter</w:delText>
          </w:r>
        </w:del>
        <w:r w:rsidR="00C707BD" w:rsidRPr="00E77497">
          <w:t>.</w:t>
        </w:r>
      </w:ins>
    </w:p>
    <w:p w:rsidR="0058620A" w:rsidRDefault="006552DF" w:rsidP="0058620A">
      <w:pPr>
        <w:pStyle w:val="Alg4"/>
        <w:numPr>
          <w:ilvl w:val="0"/>
          <w:numId w:val="413"/>
        </w:numPr>
        <w:contextualSpacing/>
        <w:rPr>
          <w:ins w:id="17342" w:author="Rev 6 Allen Wirfs-Brock" w:date="2012-02-16T19:31:00Z"/>
        </w:rPr>
      </w:pPr>
      <w:ins w:id="17343" w:author="Rev 10 Allen Wirfs-Brock" w:date="2012-08-14T14:50:00Z">
        <w:r>
          <w:t>ReturnIfAbrupt(</w:t>
        </w:r>
        <w:r>
          <w:rPr>
            <w:i/>
          </w:rPr>
          <w:t>status</w:t>
        </w:r>
        <w:r>
          <w:t>)</w:t>
        </w:r>
      </w:ins>
      <w:ins w:id="17344" w:author="Rev 6 Allen Wirfs-Brock" w:date="2012-02-16T19:31:00Z">
        <w:del w:id="17345" w:author="Rev 10 Allen Wirfs-Brock" w:date="2012-08-14T14:51:00Z">
          <w:r w:rsidR="0058620A" w:rsidDel="006552DF">
            <w:delText xml:space="preserve">If </w:delText>
          </w:r>
          <w:r w:rsidR="0058620A" w:rsidRPr="006A5E27" w:rsidDel="006552DF">
            <w:rPr>
              <w:i/>
            </w:rPr>
            <w:delText>status</w:delText>
          </w:r>
          <w:r w:rsidR="0058620A" w:rsidDel="006552DF">
            <w:delText xml:space="preserve"> is an abrupt completion, return </w:delText>
          </w:r>
          <w:r w:rsidR="0058620A" w:rsidRPr="006A5E27" w:rsidDel="006552DF">
            <w:rPr>
              <w:i/>
            </w:rPr>
            <w:delText>status</w:delText>
          </w:r>
        </w:del>
        <w:r w:rsidR="0058620A">
          <w:t>.</w:t>
        </w:r>
      </w:ins>
    </w:p>
    <w:p w:rsidR="00C707BD" w:rsidRPr="006B6D0A" w:rsidDel="005D43BD" w:rsidRDefault="00C707BD" w:rsidP="00FA3203">
      <w:pPr>
        <w:pStyle w:val="Alg3"/>
        <w:numPr>
          <w:ilvl w:val="0"/>
          <w:numId w:val="413"/>
        </w:numPr>
        <w:spacing w:after="240"/>
        <w:rPr>
          <w:ins w:id="17346" w:author="Allen Wirfs-Brock" w:date="2011-07-01T15:12:00Z"/>
          <w:del w:id="17347" w:author="Rev 4 Allen Wirfs-Brock" w:date="2011-11-07T10:59:00Z"/>
        </w:rPr>
      </w:pPr>
      <w:ins w:id="17348" w:author="Allen Wirfs-Brock" w:date="2011-07-01T15:12:00Z">
        <w:r w:rsidRPr="00E77497">
          <w:t xml:space="preserve">Return </w:t>
        </w:r>
        <w:r w:rsidRPr="00E77497">
          <w:rPr>
            <w:i/>
          </w:rPr>
          <w:t>index</w:t>
        </w:r>
      </w:ins>
      <w:ins w:id="17349" w:author="Rev 3 Allen Wirfs-Brock" w:date="2011-09-11T12:52:00Z">
        <w:r w:rsidR="00551535" w:rsidRPr="00C7794D">
          <w:t>+</w:t>
        </w:r>
      </w:ins>
      <w:ins w:id="17350" w:author="Rev 3 Allen Wirfs-Brock" w:date="2011-09-11T12:56:00Z">
        <w:r w:rsidR="00551535" w:rsidRPr="004D1BD1">
          <w:rPr>
            <w:i/>
          </w:rPr>
          <w:t>skip</w:t>
        </w:r>
        <w:r w:rsidR="00551535" w:rsidRPr="003B4312">
          <w:t>+</w:t>
        </w:r>
      </w:ins>
      <w:ins w:id="17351" w:author="Rev 3 Allen Wirfs-Brock" w:date="2011-09-11T12:52:00Z">
        <w:r w:rsidR="00551535" w:rsidRPr="003B4312">
          <w:t>1</w:t>
        </w:r>
      </w:ins>
      <w:ins w:id="17352" w:author="Allen Wirfs-Brock" w:date="2011-07-01T15:12:00Z">
        <w:del w:id="17353" w:author="Rev 3 Allen Wirfs-Brock" w:date="2011-09-11T12:47:00Z">
          <w:r w:rsidRPr="003B4312" w:rsidDel="0024012F">
            <w:delText>+</w:delText>
          </w:r>
          <w:r w:rsidRPr="008B7F6F" w:rsidDel="0024012F">
            <w:rPr>
              <w:i/>
            </w:rPr>
            <w:delText>skip</w:delText>
          </w:r>
        </w:del>
        <w:r w:rsidRPr="006B6D0A">
          <w:t>.</w:t>
        </w:r>
      </w:ins>
    </w:p>
    <w:p w:rsidR="00C707BD" w:rsidRPr="006B6D0A" w:rsidRDefault="00C707BD" w:rsidP="00FA3203">
      <w:pPr>
        <w:pStyle w:val="Alg3"/>
        <w:numPr>
          <w:ilvl w:val="0"/>
          <w:numId w:val="413"/>
        </w:numPr>
        <w:spacing w:after="240"/>
        <w:rPr>
          <w:ins w:id="17354" w:author="Allen Wirfs-Brock" w:date="2011-07-01T15:12:00Z"/>
        </w:rPr>
      </w:pPr>
    </w:p>
    <w:p w:rsidR="004912C9" w:rsidRPr="00E77497" w:rsidRDefault="00C707BD" w:rsidP="00C7794D">
      <w:pPr>
        <w:contextualSpacing/>
        <w:rPr>
          <w:ins w:id="17355" w:author="Rev 4 Allen Wirfs-Brock" w:date="2011-10-15T14:48:00Z"/>
          <w:rFonts w:cs="Arial"/>
          <w:i/>
          <w:vertAlign w:val="subscript"/>
        </w:rPr>
      </w:pPr>
      <w:ins w:id="17356" w:author="Allen Wirfs-Brock" w:date="2011-07-01T15:12:00Z">
        <w:del w:id="17357" w:author="Rev 4 Allen Wirfs-Brock" w:date="2011-10-15T14:48:00Z">
          <w:r w:rsidRPr="006B6D0A" w:rsidDel="004912C9">
            <w:delText xml:space="preserve">The </w:delText>
          </w:r>
        </w:del>
      </w:ins>
      <w:ins w:id="17358" w:author="Allen Wirfs-Brock" w:date="2011-07-01T15:16:00Z">
        <w:del w:id="17359" w:author="Rev 4 Allen Wirfs-Brock" w:date="2011-10-15T14:48:00Z">
          <w:r w:rsidR="00697CC4" w:rsidRPr="00E65A34" w:rsidDel="004912C9">
            <w:delText>s</w:delText>
          </w:r>
          <w:r w:rsidR="00697CC4" w:rsidRPr="009C202C" w:rsidDel="004912C9">
            <w:delText xml:space="preserve">upplemental </w:delText>
          </w:r>
        </w:del>
      </w:ins>
      <w:ins w:id="17360" w:author="Allen Wirfs-Brock" w:date="2011-07-01T15:12:00Z">
        <w:del w:id="17361"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17362" w:author="Rev 3 Allen Wirfs-Brock" w:date="2011-08-30T11:25:00Z">
        <w:r w:rsidR="00620189" w:rsidRPr="00E77497">
          <w:rPr>
            <w:rFonts w:ascii="Courier New" w:hAnsi="Courier New" w:cs="Courier New"/>
            <w:b/>
          </w:rPr>
          <w:t>,</w:t>
        </w:r>
      </w:ins>
      <w:ins w:id="17363"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rsidR="00C707BD" w:rsidRPr="00E77497" w:rsidDel="0058620A" w:rsidRDefault="00C707BD" w:rsidP="00C7794D">
      <w:pPr>
        <w:ind w:left="360"/>
        <w:rPr>
          <w:ins w:id="17364" w:author="Allen Wirfs-Brock" w:date="2011-07-01T15:12:00Z"/>
          <w:del w:id="17365" w:author="Rev 6 Allen Wirfs-Brock" w:date="2012-02-16T19:37:00Z"/>
        </w:rPr>
      </w:pPr>
      <w:ins w:id="17366" w:author="Allen Wirfs-Brock" w:date="2011-07-01T15:12:00Z">
        <w:del w:id="17367"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rsidR="00C707BD" w:rsidRPr="00E77497" w:rsidRDefault="00C707BD" w:rsidP="00FA3203">
      <w:pPr>
        <w:pStyle w:val="Alg3"/>
        <w:numPr>
          <w:ilvl w:val="0"/>
          <w:numId w:val="414"/>
        </w:numPr>
        <w:rPr>
          <w:ins w:id="17368" w:author="Allen Wirfs-Brock" w:date="2011-07-01T15:12:00Z"/>
        </w:rPr>
      </w:pPr>
      <w:ins w:id="17369" w:author="Allen Wirfs-Brock" w:date="2011-07-01T15:12:00Z">
        <w:r w:rsidRPr="00E77497">
          <w:t xml:space="preserve">Let </w:t>
        </w:r>
        <w:del w:id="17370" w:author="Rev 3 Allen Wirfs-Brock" w:date="2011-09-11T12:48:00Z">
          <w:r w:rsidRPr="00E77497" w:rsidDel="0024012F">
            <w:rPr>
              <w:i/>
            </w:rPr>
            <w:delText>e</w:delText>
          </w:r>
        </w:del>
      </w:ins>
      <w:ins w:id="17371" w:author="Rev 3 Allen Wirfs-Brock" w:date="2011-09-11T12:48:00Z">
        <w:r w:rsidR="0024012F" w:rsidRPr="00E77497">
          <w:rPr>
            <w:i/>
          </w:rPr>
          <w:t>list</w:t>
        </w:r>
      </w:ins>
      <w:ins w:id="17372" w:author="Rev 3 Allen Wirfs-Brock" w:date="2011-09-11T12:58:00Z">
        <w:r w:rsidR="00551535" w:rsidRPr="00E77497">
          <w:rPr>
            <w:i/>
          </w:rPr>
          <w:t>Next</w:t>
        </w:r>
      </w:ins>
      <w:ins w:id="17373" w:author="Allen Wirfs-Brock" w:date="2011-07-01T15:12:00Z">
        <w:del w:id="17374" w:author="Rev 3 Allen Wirfs-Brock" w:date="2011-09-11T12:58:00Z">
          <w:r w:rsidRPr="00E77497" w:rsidDel="00551535">
            <w:rPr>
              <w:i/>
            </w:rPr>
            <w:delText>nd</w:delText>
          </w:r>
        </w:del>
        <w:r w:rsidRPr="00E77497">
          <w:t xml:space="preserve"> be the result of </w:t>
        </w:r>
      </w:ins>
      <w:ins w:id="17375" w:author="Rev 4 Allen Wirfs-Brock" w:date="2011-11-07T11:05:00Z">
        <w:r w:rsidR="006B1B28">
          <w:t>performing Indexed Destructuring Assignment Evaluation of</w:t>
        </w:r>
        <w:r w:rsidR="006B1B28" w:rsidRPr="00E77497">
          <w:t xml:space="preserve"> </w:t>
        </w:r>
      </w:ins>
      <w:ins w:id="17376" w:author="Allen Wirfs-Brock" w:date="2011-07-01T15:12:00Z">
        <w:del w:id="17377" w:author="Rev 4 Allen Wirfs-Brock" w:date="2011-11-07T11:05:00Z">
          <w:r w:rsidRPr="00E77497" w:rsidDel="006B1B28">
            <w:delText xml:space="preserve">evaluating </w:delText>
          </w:r>
        </w:del>
        <w:r w:rsidRPr="00E77497">
          <w:rPr>
            <w:rStyle w:val="bnf"/>
          </w:rPr>
          <w:t>Assignmen</w:t>
        </w:r>
        <w:del w:id="17378" w:author="Rev 3 Allen Wirfs-Brock" w:date="2011-09-11T12:48:00Z">
          <w:r w:rsidRPr="00E77497" w:rsidDel="0024012F">
            <w:rPr>
              <w:rStyle w:val="bnf"/>
            </w:rPr>
            <w:delText>tRes</w:delText>
          </w:r>
        </w:del>
        <w:r w:rsidRPr="00E77497">
          <w:rPr>
            <w:rStyle w:val="bnf"/>
          </w:rPr>
          <w:t>tElement</w:t>
        </w:r>
      </w:ins>
      <w:ins w:id="17379" w:author="Rev 3 Allen Wirfs-Brock" w:date="2011-09-11T12:48:00Z">
        <w:r w:rsidR="0024012F" w:rsidRPr="00E77497">
          <w:rPr>
            <w:rStyle w:val="bnf"/>
          </w:rPr>
          <w:t>List</w:t>
        </w:r>
      </w:ins>
      <w:ins w:id="17380"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rsidR="00C707BD" w:rsidRPr="00E77497" w:rsidRDefault="00766C2E" w:rsidP="00FA3203">
      <w:pPr>
        <w:pStyle w:val="Alg3"/>
        <w:numPr>
          <w:ilvl w:val="0"/>
          <w:numId w:val="414"/>
        </w:numPr>
        <w:rPr>
          <w:ins w:id="17381" w:author="Allen Wirfs-Brock" w:date="2011-07-01T15:12:00Z"/>
        </w:rPr>
      </w:pPr>
      <w:ins w:id="17382" w:author="Rev 10 Allen Wirfs-Brock" w:date="2012-09-04T11:00: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383" w:author="Allen Wirfs-Brock" w:date="2011-07-01T15:12:00Z">
        <w:del w:id="17384" w:author="Rev 10 Allen Wirfs-Brock" w:date="2012-09-04T11:00: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rsidR="0058620A" w:rsidRDefault="006552DF" w:rsidP="0058620A">
      <w:pPr>
        <w:pStyle w:val="Alg4"/>
        <w:numPr>
          <w:ilvl w:val="0"/>
          <w:numId w:val="414"/>
        </w:numPr>
        <w:contextualSpacing/>
        <w:rPr>
          <w:ins w:id="17385" w:author="Rev 6 Allen Wirfs-Brock" w:date="2012-02-16T19:32:00Z"/>
        </w:rPr>
      </w:pPr>
      <w:ins w:id="17386" w:author="Rev 10 Allen Wirfs-Brock" w:date="2012-08-14T14:51:00Z">
        <w:r>
          <w:t>ReturnIfAbrupt(</w:t>
        </w:r>
      </w:ins>
      <w:ins w:id="17387" w:author="Rev 10 Allen Wirfs-Brock" w:date="2012-08-14T14:52:00Z">
        <w:r>
          <w:rPr>
            <w:i/>
          </w:rPr>
          <w:t>listNext</w:t>
        </w:r>
      </w:ins>
      <w:ins w:id="17388" w:author="Rev 10 Allen Wirfs-Brock" w:date="2012-08-14T14:51:00Z">
        <w:r>
          <w:t>)</w:t>
        </w:r>
      </w:ins>
      <w:ins w:id="17389" w:author="Rev 6 Allen Wirfs-Brock" w:date="2012-02-16T19:32:00Z">
        <w:del w:id="17390" w:author="Rev 10 Allen Wirfs-Brock" w:date="2012-08-14T14:51:00Z">
          <w:r w:rsidR="0058620A" w:rsidDel="006552DF">
            <w:delText xml:space="preserve">If </w:delText>
          </w:r>
          <w:r w:rsidR="0058620A" w:rsidRPr="00E77497" w:rsidDel="006552DF">
            <w:rPr>
              <w:i/>
            </w:rPr>
            <w:delText>listNext</w:delText>
          </w:r>
          <w:r w:rsidR="0058620A" w:rsidRPr="00E77497" w:rsidDel="006552DF">
            <w:delText xml:space="preserve"> </w:delText>
          </w:r>
          <w:r w:rsidR="0058620A" w:rsidDel="006552DF">
            <w:delText xml:space="preserve">is an abrupt completion, return </w:delText>
          </w:r>
        </w:del>
      </w:ins>
      <w:ins w:id="17391" w:author="Rev 6 Allen Wirfs-Brock" w:date="2012-02-16T19:33:00Z">
        <w:del w:id="17392" w:author="Rev 10 Allen Wirfs-Brock" w:date="2012-08-14T14:51:00Z">
          <w:r w:rsidR="0058620A" w:rsidRPr="00E77497" w:rsidDel="006552DF">
            <w:rPr>
              <w:i/>
            </w:rPr>
            <w:delText>listNext</w:delText>
          </w:r>
        </w:del>
      </w:ins>
      <w:ins w:id="17393" w:author="Rev 6 Allen Wirfs-Brock" w:date="2012-02-16T19:32:00Z">
        <w:r w:rsidR="0058620A">
          <w:t>.</w:t>
        </w:r>
      </w:ins>
    </w:p>
    <w:p w:rsidR="0004792F" w:rsidRPr="00E77497" w:rsidRDefault="0004792F" w:rsidP="0004792F">
      <w:pPr>
        <w:pStyle w:val="Alg3"/>
        <w:numPr>
          <w:ilvl w:val="0"/>
          <w:numId w:val="414"/>
        </w:numPr>
        <w:rPr>
          <w:ins w:id="17394" w:author="Rev 10 Allen Wirfs-Brock" w:date="2012-08-09T16:57:00Z"/>
        </w:rPr>
      </w:pPr>
      <w:ins w:id="17395" w:author="Rev 10 Allen Wirfs-Brock" w:date="2012-08-09T16:57:00Z">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ins>
    </w:p>
    <w:p w:rsidR="00C707BD" w:rsidRPr="00E77497" w:rsidRDefault="00C707BD" w:rsidP="00B31C73">
      <w:pPr>
        <w:pStyle w:val="Alg3"/>
        <w:numPr>
          <w:ilvl w:val="0"/>
          <w:numId w:val="414"/>
        </w:numPr>
        <w:rPr>
          <w:ins w:id="17396" w:author="Allen Wirfs-Brock" w:date="2011-07-01T15:12:00Z"/>
        </w:rPr>
      </w:pPr>
      <w:ins w:id="17397" w:author="Allen Wirfs-Brock" w:date="2011-07-01T15:12:00Z">
        <w:del w:id="17398" w:author="Rev 3 Allen Wirfs-Brock" w:date="2011-09-11T13:00:00Z">
          <w:r w:rsidRPr="00E77497" w:rsidDel="004813EB">
            <w:delText xml:space="preserve">Let </w:delText>
          </w:r>
        </w:del>
        <w:del w:id="17399" w:author="Rev 3 Allen Wirfs-Brock" w:date="2011-09-11T12:49:00Z">
          <w:r w:rsidRPr="00E77497" w:rsidDel="0024012F">
            <w:rPr>
              <w:i/>
            </w:rPr>
            <w:delText>i</w:delText>
          </w:r>
        </w:del>
        <w:del w:id="17400" w:author="Rev 3 Allen Wirfs-Brock" w:date="2011-09-11T13:00:00Z">
          <w:r w:rsidRPr="00E77497" w:rsidDel="004813EB">
            <w:rPr>
              <w:i/>
            </w:rPr>
            <w:delText>ndex</w:delText>
          </w:r>
          <w:r w:rsidRPr="00E77497" w:rsidDel="004813EB">
            <w:delText xml:space="preserve"> be the result of evaluating </w:delText>
          </w:r>
        </w:del>
      </w:ins>
      <w:ins w:id="17401" w:author="Rev 6 Allen Wirfs-Brock" w:date="2012-02-16T19:33:00Z">
        <w:r w:rsidR="0058620A">
          <w:t xml:space="preserve">Let </w:t>
        </w:r>
        <w:r w:rsidR="0058620A" w:rsidRPr="0058620A">
          <w:rPr>
            <w:i/>
          </w:rPr>
          <w:t>status</w:t>
        </w:r>
        <w:r w:rsidR="0058620A">
          <w:t xml:space="preserve"> be the result of performing </w:t>
        </w:r>
      </w:ins>
      <w:ins w:id="17402" w:author="Rev 4 Allen Wirfs-Brock" w:date="2011-11-07T11:05:00Z">
        <w:del w:id="17403" w:author="Rev 6 Allen Wirfs-Brock" w:date="2012-02-16T19:33:00Z">
          <w:r w:rsidR="006B1B28" w:rsidDel="0058620A">
            <w:delText xml:space="preserve">Perform </w:delText>
          </w:r>
        </w:del>
        <w:del w:id="17404" w:author="Rev 10 Allen Wirfs-Brock" w:date="2012-08-09T16:57:00Z">
          <w:r w:rsidR="006B1B28" w:rsidDel="0004792F">
            <w:delText>Indexed</w:delText>
          </w:r>
        </w:del>
      </w:ins>
      <w:ins w:id="17405" w:author="Rev 10 Allen Wirfs-Brock" w:date="2012-08-09T16:57:00Z">
        <w:r w:rsidR="0004792F">
          <w:t>Keyed</w:t>
        </w:r>
      </w:ins>
      <w:ins w:id="17406" w:author="Rev 4 Allen Wirfs-Brock" w:date="2011-11-07T11:05:00Z">
        <w:r w:rsidR="006B1B28">
          <w:t xml:space="preserve"> Destructuring Assignment Evaluation of</w:t>
        </w:r>
        <w:r w:rsidR="006B1B28" w:rsidRPr="00E77497">
          <w:t xml:space="preserve"> </w:t>
        </w:r>
      </w:ins>
      <w:ins w:id="17407" w:author="Rev 3 Allen Wirfs-Brock" w:date="2011-09-11T13:00:00Z">
        <w:del w:id="17408" w:author="Rev 4 Allen Wirfs-Brock" w:date="2011-11-07T11:05:00Z">
          <w:r w:rsidR="004813EB" w:rsidRPr="00E77497" w:rsidDel="006B1B28">
            <w:delText xml:space="preserve">Evaluate </w:delText>
          </w:r>
        </w:del>
      </w:ins>
      <w:ins w:id="17409" w:author="Allen Wirfs-Brock" w:date="2011-07-01T15:12:00Z">
        <w:r w:rsidRPr="00E77497">
          <w:rPr>
            <w:rStyle w:val="bnf"/>
          </w:rPr>
          <w:t>AssignmentElement</w:t>
        </w:r>
        <w:r w:rsidRPr="00E77497">
          <w:rPr>
            <w:rFonts w:ascii="Courier New" w:hAnsi="Courier New" w:cs="Courier New"/>
            <w:b/>
          </w:rPr>
          <w:t xml:space="preserve"> </w:t>
        </w:r>
      </w:ins>
      <w:ins w:id="17410" w:author="Rev 4 Allen Wirfs-Brock" w:date="2011-11-07T11:14:00Z">
        <w:r w:rsidR="00C7794D">
          <w:t>with</w:t>
        </w:r>
        <w:r w:rsidR="00C7794D" w:rsidRPr="00E77497">
          <w:t xml:space="preserve"> </w:t>
        </w:r>
      </w:ins>
      <w:ins w:id="17411" w:author="Allen Wirfs-Brock" w:date="2011-07-01T15:12:00Z">
        <w:del w:id="17412" w:author="Rev 4 Allen Wirfs-Brock" w:date="2011-11-07T11:14:00Z">
          <w:r w:rsidRPr="00E77497" w:rsidDel="00C7794D">
            <w:delText xml:space="preserve">using </w:delText>
          </w:r>
        </w:del>
        <w:r w:rsidRPr="00E77497">
          <w:rPr>
            <w:i/>
          </w:rPr>
          <w:t>obj</w:t>
        </w:r>
        <w:r w:rsidRPr="00E77497">
          <w:t xml:space="preserve"> </w:t>
        </w:r>
        <w:del w:id="17413"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7414" w:author="Rev 3 Allen Wirfs-Brock" w:date="2011-09-11T12:49:00Z">
          <w:r w:rsidRPr="00E77497" w:rsidDel="0024012F">
            <w:rPr>
              <w:i/>
            </w:rPr>
            <w:delText>e</w:delText>
          </w:r>
        </w:del>
      </w:ins>
      <w:ins w:id="17415" w:author="Rev 10 Allen Wirfs-Brock" w:date="2012-08-09T16:57:00Z">
        <w:r w:rsidR="0004792F" w:rsidRPr="0004792F">
          <w:rPr>
            <w:i/>
          </w:rPr>
          <w:t xml:space="preserve"> </w:t>
        </w:r>
        <w:r w:rsidR="0004792F" w:rsidRPr="00E77497">
          <w:rPr>
            <w:i/>
          </w:rPr>
          <w:t>name</w:t>
        </w:r>
        <w:r w:rsidR="0004792F" w:rsidRPr="00E77497">
          <w:t xml:space="preserve"> </w:t>
        </w:r>
      </w:ins>
      <w:ins w:id="17416" w:author="Rev 3 Allen Wirfs-Brock" w:date="2011-09-11T12:49:00Z">
        <w:del w:id="17417" w:author="Rev 10 Allen Wirfs-Brock" w:date="2012-08-09T16:57:00Z">
          <w:r w:rsidR="0024012F" w:rsidRPr="00E77497" w:rsidDel="0004792F">
            <w:rPr>
              <w:i/>
            </w:rPr>
            <w:delText>list</w:delText>
          </w:r>
        </w:del>
      </w:ins>
      <w:ins w:id="17418" w:author="Rev 3 Allen Wirfs-Brock" w:date="2011-09-11T12:59:00Z">
        <w:del w:id="17419" w:author="Rev 10 Allen Wirfs-Brock" w:date="2012-08-09T16:57:00Z">
          <w:r w:rsidR="004813EB" w:rsidRPr="00E77497" w:rsidDel="0004792F">
            <w:rPr>
              <w:i/>
            </w:rPr>
            <w:delText>Next</w:delText>
          </w:r>
        </w:del>
      </w:ins>
      <w:ins w:id="17420" w:author="Allen Wirfs-Brock" w:date="2011-07-01T15:12:00Z">
        <w:del w:id="17421" w:author="Rev 10 Allen Wirfs-Brock" w:date="2012-08-09T16:57:00Z">
          <w:r w:rsidRPr="00E77497" w:rsidDel="0004792F">
            <w:rPr>
              <w:i/>
            </w:rPr>
            <w:delText>nd</w:delText>
          </w:r>
          <w:r w:rsidRPr="00E77497" w:rsidDel="0004792F">
            <w:delText>+</w:delText>
          </w:r>
          <w:r w:rsidRPr="00E77497" w:rsidDel="0004792F">
            <w:rPr>
              <w:i/>
            </w:rPr>
            <w:delText>ski</w:delText>
          </w:r>
        </w:del>
        <w:del w:id="17422" w:author="Rev 11 Allen Wirfs-Brock" w:date="2012-10-25T15:00:00Z">
          <w:r w:rsidRPr="00E77497" w:rsidDel="00B31C73">
            <w:rPr>
              <w:i/>
            </w:rPr>
            <w:delText>p</w:delText>
          </w:r>
        </w:del>
        <w:r w:rsidRPr="00E77497">
          <w:t xml:space="preserve"> as the </w:t>
        </w:r>
        <w:del w:id="17423" w:author="Rev 4 Allen Wirfs-Brock" w:date="2011-11-07T11:08:00Z">
          <w:r w:rsidRPr="00E77497" w:rsidDel="006B1B28">
            <w:rPr>
              <w:i/>
            </w:rPr>
            <w:delText>index</w:delText>
          </w:r>
          <w:r w:rsidRPr="00E77497" w:rsidDel="006B1B28">
            <w:delText xml:space="preserve"> </w:delText>
          </w:r>
        </w:del>
      </w:ins>
      <w:ins w:id="17424" w:author="Rev 4 Allen Wirfs-Brock" w:date="2011-11-07T11:08:00Z">
        <w:r w:rsidR="006B1B28">
          <w:t>arguments</w:t>
        </w:r>
      </w:ins>
      <w:ins w:id="17425" w:author="Allen Wirfs-Brock" w:date="2011-07-01T15:12:00Z">
        <w:del w:id="17426" w:author="Rev 4 Allen Wirfs-Brock" w:date="2011-11-07T11:08:00Z">
          <w:r w:rsidRPr="00E77497" w:rsidDel="006B1B28">
            <w:delText>parameter</w:delText>
          </w:r>
        </w:del>
        <w:r w:rsidRPr="00E77497">
          <w:t>.</w:t>
        </w:r>
      </w:ins>
    </w:p>
    <w:p w:rsidR="0058620A" w:rsidRDefault="006552DF" w:rsidP="0058620A">
      <w:pPr>
        <w:pStyle w:val="Alg4"/>
        <w:numPr>
          <w:ilvl w:val="0"/>
          <w:numId w:val="414"/>
        </w:numPr>
        <w:contextualSpacing/>
        <w:rPr>
          <w:ins w:id="17427" w:author="Rev 6 Allen Wirfs-Brock" w:date="2012-02-16T19:32:00Z"/>
        </w:rPr>
      </w:pPr>
      <w:ins w:id="17428" w:author="Rev 10 Allen Wirfs-Brock" w:date="2012-08-14T14:51:00Z">
        <w:r>
          <w:t>ReturnIfAbrupt(</w:t>
        </w:r>
        <w:r>
          <w:rPr>
            <w:i/>
          </w:rPr>
          <w:t>status</w:t>
        </w:r>
        <w:r>
          <w:t>)</w:t>
        </w:r>
      </w:ins>
      <w:ins w:id="17429" w:author="Rev 6 Allen Wirfs-Brock" w:date="2012-02-16T19:32:00Z">
        <w:del w:id="17430" w:author="Rev 10 Allen Wirfs-Brock" w:date="2012-08-14T14:51:00Z">
          <w:r w:rsidR="0058620A" w:rsidDel="006552DF">
            <w:delText xml:space="preserve">If </w:delText>
          </w:r>
          <w:r w:rsidR="0058620A" w:rsidRPr="006A5E27" w:rsidDel="006552DF">
            <w:rPr>
              <w:i/>
            </w:rPr>
            <w:delText>status</w:delText>
          </w:r>
          <w:r w:rsidR="0058620A" w:rsidDel="006552DF">
            <w:delText xml:space="preserve"> is an abrupt completion, return </w:delText>
          </w:r>
          <w:r w:rsidR="0058620A" w:rsidRPr="006A5E27" w:rsidDel="006552DF">
            <w:rPr>
              <w:i/>
            </w:rPr>
            <w:delText>status</w:delText>
          </w:r>
        </w:del>
        <w:r w:rsidR="0058620A">
          <w:t>.</w:t>
        </w:r>
      </w:ins>
    </w:p>
    <w:p w:rsidR="00C707BD" w:rsidRPr="00E77497" w:rsidDel="004912C9" w:rsidRDefault="00C707BD" w:rsidP="00FA3203">
      <w:pPr>
        <w:pStyle w:val="Alg3"/>
        <w:numPr>
          <w:ilvl w:val="0"/>
          <w:numId w:val="414"/>
        </w:numPr>
        <w:spacing w:after="240"/>
        <w:rPr>
          <w:ins w:id="17431" w:author="Allen Wirfs-Brock" w:date="2011-07-01T15:12:00Z"/>
          <w:del w:id="17432" w:author="Rev 4 Allen Wirfs-Brock" w:date="2011-10-15T14:49:00Z"/>
        </w:rPr>
      </w:pPr>
      <w:ins w:id="17433" w:author="Allen Wirfs-Brock" w:date="2011-07-01T15:12:00Z">
        <w:r w:rsidRPr="00E77497">
          <w:t xml:space="preserve">Return </w:t>
        </w:r>
        <w:del w:id="17434" w:author="Rev 3 Allen Wirfs-Brock" w:date="2011-09-11T12:50:00Z">
          <w:r w:rsidRPr="00E77497" w:rsidDel="0024012F">
            <w:rPr>
              <w:i/>
            </w:rPr>
            <w:delText>i</w:delText>
          </w:r>
        </w:del>
      </w:ins>
      <w:ins w:id="17435" w:author="Rev 3 Allen Wirfs-Brock" w:date="2011-09-11T12:50:00Z">
        <w:r w:rsidR="0024012F" w:rsidRPr="00E77497">
          <w:rPr>
            <w:i/>
          </w:rPr>
          <w:t>l</w:t>
        </w:r>
      </w:ins>
      <w:ins w:id="17436" w:author="Rev 3 Allen Wirfs-Brock" w:date="2011-09-11T13:00:00Z">
        <w:r w:rsidR="004813EB" w:rsidRPr="00E77497">
          <w:rPr>
            <w:i/>
          </w:rPr>
          <w:t>i</w:t>
        </w:r>
      </w:ins>
      <w:ins w:id="17437" w:author="Rev 3 Allen Wirfs-Brock" w:date="2011-09-11T12:50:00Z">
        <w:r w:rsidR="0024012F" w:rsidRPr="00E77497">
          <w:rPr>
            <w:i/>
          </w:rPr>
          <w:t>st</w:t>
        </w:r>
      </w:ins>
      <w:ins w:id="17438" w:author="Rev 3 Allen Wirfs-Brock" w:date="2011-09-11T13:00:00Z">
        <w:r w:rsidR="004813EB" w:rsidRPr="00E77497">
          <w:rPr>
            <w:i/>
          </w:rPr>
          <w:t>Next</w:t>
        </w:r>
      </w:ins>
      <w:ins w:id="17439" w:author="Allen Wirfs-Brock" w:date="2011-07-01T15:12:00Z">
        <w:del w:id="17440" w:author="Rev 3 Allen Wirfs-Brock" w:date="2011-09-11T13:00:00Z">
          <w:r w:rsidRPr="00E77497" w:rsidDel="004813EB">
            <w:rPr>
              <w:i/>
            </w:rPr>
            <w:delText>ndex</w:delText>
          </w:r>
        </w:del>
        <w:r w:rsidRPr="00E77497">
          <w:t>+</w:t>
        </w:r>
        <w:r w:rsidRPr="00E77497">
          <w:rPr>
            <w:i/>
          </w:rPr>
          <w:t>skip+</w:t>
        </w:r>
        <w:r w:rsidRPr="00E77497">
          <w:t>1.</w:t>
        </w:r>
      </w:ins>
    </w:p>
    <w:p w:rsidR="00C707BD" w:rsidRPr="00E77497" w:rsidRDefault="00C707BD" w:rsidP="00FA3203">
      <w:pPr>
        <w:pStyle w:val="Alg3"/>
        <w:numPr>
          <w:ilvl w:val="0"/>
          <w:numId w:val="414"/>
        </w:numPr>
        <w:spacing w:after="240"/>
        <w:rPr>
          <w:ins w:id="17441" w:author="Allen Wirfs-Brock" w:date="2011-07-01T15:12:00Z"/>
        </w:rPr>
      </w:pPr>
    </w:p>
    <w:p w:rsidR="004912C9" w:rsidRPr="00DD02E6" w:rsidDel="0004792F" w:rsidRDefault="00C707BD" w:rsidP="00C7794D">
      <w:pPr>
        <w:contextualSpacing/>
        <w:rPr>
          <w:ins w:id="17442" w:author="Rev 4 Allen Wirfs-Brock" w:date="2011-10-15T14:49:00Z"/>
          <w:del w:id="17443" w:author="Rev 10 Allen Wirfs-Brock" w:date="2012-08-09T16:59:00Z"/>
          <w:rStyle w:val="bnf"/>
          <w:i w:val="0"/>
        </w:rPr>
      </w:pPr>
      <w:ins w:id="17444" w:author="Allen Wirfs-Brock" w:date="2011-07-01T15:12:00Z">
        <w:del w:id="17445" w:author="Rev 10 Allen Wirfs-Brock" w:date="2012-08-09T16:59:00Z">
          <w:r w:rsidRPr="00E77497" w:rsidDel="0004792F">
            <w:delText xml:space="preserve">The </w:delText>
          </w:r>
        </w:del>
      </w:ins>
      <w:ins w:id="17446" w:author="Allen Wirfs-Brock" w:date="2011-07-01T15:16:00Z">
        <w:del w:id="17447" w:author="Rev 10 Allen Wirfs-Brock" w:date="2012-08-09T16:59:00Z">
          <w:r w:rsidR="00697CC4" w:rsidRPr="00E77497" w:rsidDel="0004792F">
            <w:delText xml:space="preserve">supplemental </w:delText>
          </w:r>
        </w:del>
      </w:ins>
      <w:ins w:id="17448" w:author="Allen Wirfs-Brock" w:date="2011-07-01T15:12:00Z">
        <w:del w:id="17449" w:author="Rev 10 Allen Wirfs-Brock" w:date="2012-08-09T16:59:00Z">
          <w:r w:rsidRPr="00E77497" w:rsidDel="0004792F">
            <w:delText xml:space="preserve">production </w:delText>
          </w:r>
          <w:r w:rsidRPr="00E77497" w:rsidDel="0004792F">
            <w:rPr>
              <w:rStyle w:val="bnf"/>
            </w:rPr>
            <w:delText xml:space="preserve">AssignmentElement </w:delText>
          </w:r>
          <w:r w:rsidRPr="00C7794D" w:rsidDel="0004792F">
            <w:rPr>
              <w:b/>
            </w:rPr>
            <w:delText>:</w:delText>
          </w:r>
          <w:r w:rsidRPr="004D1BD1" w:rsidDel="0004792F">
            <w:rPr>
              <w:b/>
            </w:rPr>
            <w:delText xml:space="preserve"> </w:delText>
          </w:r>
          <w:r w:rsidRPr="003B4312" w:rsidDel="0004792F">
            <w:rPr>
              <w:rStyle w:val="bnf"/>
            </w:rPr>
            <w:delText>LeftHandSideExpression</w:delText>
          </w:r>
        </w:del>
      </w:ins>
      <w:ins w:id="17450" w:author="Rev 8 Allen Wirfs-Brock" w:date="2012-06-14T08:19:00Z">
        <w:del w:id="17451" w:author="Rev 10 Allen Wirfs-Brock" w:date="2012-08-09T16:59:00Z">
          <w:r w:rsidR="00DD02E6" w:rsidDel="0004792F">
            <w:rPr>
              <w:rStyle w:val="bnf"/>
            </w:rPr>
            <w:delText xml:space="preserve"> </w:delText>
          </w:r>
          <w:r w:rsidR="00DD02E6" w:rsidRPr="00DD02E6" w:rsidDel="0004792F">
            <w:rPr>
              <w:rFonts w:ascii="Times New Roman" w:hAnsi="Times New Roman"/>
              <w:i/>
            </w:rPr>
            <w:delText>Initialiser</w:delText>
          </w:r>
          <w:r w:rsidR="00DD02E6" w:rsidRPr="00126ECD" w:rsidDel="0004792F">
            <w:rPr>
              <w:rFonts w:cs="Arial"/>
              <w:vertAlign w:val="subscript"/>
            </w:rPr>
            <w:delText>opt</w:delText>
          </w:r>
        </w:del>
      </w:ins>
    </w:p>
    <w:p w:rsidR="00C707BD" w:rsidRPr="00E77497" w:rsidDel="0004792F" w:rsidRDefault="00C707BD" w:rsidP="00C7794D">
      <w:pPr>
        <w:ind w:left="360"/>
        <w:rPr>
          <w:ins w:id="17452" w:author="Allen Wirfs-Brock" w:date="2011-07-01T15:12:00Z"/>
          <w:del w:id="17453" w:author="Rev 10 Allen Wirfs-Brock" w:date="2012-08-09T16:59:00Z"/>
        </w:rPr>
      </w:pPr>
      <w:ins w:id="17454" w:author="Allen Wirfs-Brock" w:date="2011-07-01T15:12:00Z">
        <w:del w:id="17455" w:author="Rev 10 Allen Wirfs-Brock" w:date="2012-08-09T16:59:00Z">
          <w:r w:rsidRPr="008B7F6F" w:rsidDel="0004792F">
            <w:delText xml:space="preserve"> is evaluated </w:delText>
          </w:r>
          <w:r w:rsidRPr="006B6D0A" w:rsidDel="0004792F">
            <w:delText xml:space="preserve">with the parameters </w:delText>
          </w:r>
          <w:r w:rsidRPr="00E65A34" w:rsidDel="0004792F">
            <w:rPr>
              <w:rStyle w:val="bnf"/>
            </w:rPr>
            <w:delText>obj</w:delText>
          </w:r>
          <w:r w:rsidRPr="009C202C" w:rsidDel="0004792F">
            <w:delText xml:space="preserve"> and </w:delText>
          </w:r>
          <w:r w:rsidRPr="00B820AB" w:rsidDel="0004792F">
            <w:rPr>
              <w:rStyle w:val="bnf"/>
            </w:rPr>
            <w:delText>index</w:delText>
          </w:r>
          <w:r w:rsidRPr="00675B74" w:rsidDel="0004792F">
            <w:delText xml:space="preserve"> </w:delText>
          </w:r>
          <w:r w:rsidRPr="00E77497" w:rsidDel="0004792F">
            <w:delText>as follows:</w:delText>
          </w:r>
        </w:del>
      </w:ins>
    </w:p>
    <w:p w:rsidR="00C707BD" w:rsidRPr="00E77497" w:rsidDel="0004792F" w:rsidRDefault="00C707BD" w:rsidP="00FA3203">
      <w:pPr>
        <w:pStyle w:val="Alg3"/>
        <w:numPr>
          <w:ilvl w:val="0"/>
          <w:numId w:val="415"/>
        </w:numPr>
        <w:rPr>
          <w:ins w:id="17456" w:author="Allen Wirfs-Brock" w:date="2011-07-01T15:12:00Z"/>
          <w:del w:id="17457" w:author="Rev 10 Allen Wirfs-Brock" w:date="2012-08-09T16:59:00Z"/>
        </w:rPr>
      </w:pPr>
      <w:ins w:id="17458" w:author="Allen Wirfs-Brock" w:date="2011-07-01T15:12:00Z">
        <w:del w:id="17459" w:author="Rev 10 Allen Wirfs-Brock" w:date="2012-08-09T16:59:00Z">
          <w:r w:rsidRPr="00E77497" w:rsidDel="0004792F">
            <w:delText xml:space="preserve">Let </w:delText>
          </w:r>
          <w:r w:rsidRPr="00E77497" w:rsidDel="0004792F">
            <w:rPr>
              <w:i/>
            </w:rPr>
            <w:delText>name</w:delText>
          </w:r>
          <w:r w:rsidRPr="00E77497" w:rsidDel="0004792F">
            <w:delText xml:space="preserve"> be ToString(</w:delText>
          </w:r>
          <w:r w:rsidRPr="00E77497" w:rsidDel="0004792F">
            <w:rPr>
              <w:i/>
            </w:rPr>
            <w:delText>index</w:delText>
          </w:r>
          <w:r w:rsidRPr="00E77497" w:rsidDel="0004792F">
            <w:delText>).</w:delText>
          </w:r>
        </w:del>
      </w:ins>
    </w:p>
    <w:p w:rsidR="00DD02E6" w:rsidRPr="00E77497" w:rsidDel="001E1845" w:rsidRDefault="00DD02E6" w:rsidP="00DD02E6">
      <w:pPr>
        <w:pStyle w:val="Alg3"/>
        <w:numPr>
          <w:ilvl w:val="0"/>
          <w:numId w:val="415"/>
        </w:numPr>
        <w:rPr>
          <w:ins w:id="17460" w:author="Rev 8 Allen Wirfs-Brock" w:date="2012-06-14T08:19:00Z"/>
          <w:del w:id="17461" w:author="Rev 10 Allen Wirfs-Brock" w:date="2012-08-07T10:36:00Z"/>
        </w:rPr>
      </w:pPr>
      <w:ins w:id="17462" w:author="Rev 8 Allen Wirfs-Brock" w:date="2012-06-14T08:19:00Z">
        <w:del w:id="17463" w:author="Rev 10 Allen Wirfs-Brock" w:date="2012-08-07T10:36:00Z">
          <w:r w:rsidRPr="00E77497" w:rsidDel="001E1845">
            <w:delText xml:space="preserve">Let </w:delText>
          </w:r>
          <w:r w:rsidRPr="00E77497" w:rsidDel="001E1845">
            <w:rPr>
              <w:i/>
            </w:rPr>
            <w:delText>exists</w:delText>
          </w:r>
          <w:r w:rsidRPr="00E77497" w:rsidDel="001E1845">
            <w:delText xml:space="preserve"> be the result of calling the [[HasProperty]] internal method of </w:delText>
          </w:r>
          <w:r w:rsidDel="001E1845">
            <w:rPr>
              <w:i/>
            </w:rPr>
            <w:delText>obj</w:delText>
          </w:r>
          <w:r w:rsidRPr="00E77497" w:rsidDel="001E1845">
            <w:delText xml:space="preserve"> with argument </w:delText>
          </w:r>
          <w:r w:rsidRPr="00E77497" w:rsidDel="001E1845">
            <w:rPr>
              <w:i/>
            </w:rPr>
            <w:delText>name</w:delText>
          </w:r>
          <w:r w:rsidRPr="00E77497" w:rsidDel="001E1845">
            <w:delText xml:space="preserve">. </w:delText>
          </w:r>
        </w:del>
      </w:ins>
    </w:p>
    <w:p w:rsidR="00DD02E6" w:rsidRPr="00E77497" w:rsidDel="001E1845" w:rsidRDefault="00DD02E6" w:rsidP="00DD02E6">
      <w:pPr>
        <w:pStyle w:val="Alg3"/>
        <w:numPr>
          <w:ilvl w:val="0"/>
          <w:numId w:val="415"/>
        </w:numPr>
        <w:rPr>
          <w:ins w:id="17464" w:author="Rev 8 Allen Wirfs-Brock" w:date="2012-06-14T08:19:00Z"/>
          <w:del w:id="17465" w:author="Rev 10 Allen Wirfs-Brock" w:date="2012-08-07T10:36:00Z"/>
        </w:rPr>
      </w:pPr>
      <w:ins w:id="17466" w:author="Rev 8 Allen Wirfs-Brock" w:date="2012-06-14T08:19:00Z">
        <w:del w:id="17467" w:author="Rev 10 Allen Wirfs-Brock" w:date="2012-08-07T10:36:00Z">
          <w:r w:rsidRPr="00E77497" w:rsidDel="001E1845">
            <w:delText xml:space="preserve">If </w:delText>
          </w:r>
          <w:r w:rsidRPr="00E77497" w:rsidDel="001E1845">
            <w:rPr>
              <w:i/>
            </w:rPr>
            <w:delText>exists</w:delText>
          </w:r>
          <w:r w:rsidRPr="00E77497" w:rsidDel="001E1845">
            <w:delText xml:space="preserve"> is </w:delText>
          </w:r>
          <w:r w:rsidRPr="00E77497" w:rsidDel="001E1845">
            <w:rPr>
              <w:b/>
            </w:rPr>
            <w:delText>true</w:delText>
          </w:r>
          <w:r w:rsidRPr="00E77497" w:rsidDel="001E1845">
            <w:delText>, then</w:delText>
          </w:r>
        </w:del>
      </w:ins>
    </w:p>
    <w:p w:rsidR="00DD02E6" w:rsidRPr="00E77497" w:rsidDel="0004792F" w:rsidRDefault="00DD02E6">
      <w:pPr>
        <w:pStyle w:val="Alg3"/>
        <w:numPr>
          <w:ilvl w:val="0"/>
          <w:numId w:val="415"/>
        </w:numPr>
        <w:tabs>
          <w:tab w:val="left" w:pos="720"/>
        </w:tabs>
        <w:rPr>
          <w:ins w:id="17468" w:author="Rev 8 Allen Wirfs-Brock" w:date="2012-06-14T08:19:00Z"/>
          <w:del w:id="17469" w:author="Rev 10 Allen Wirfs-Brock" w:date="2012-08-09T16:54:00Z"/>
        </w:rPr>
        <w:pPrChange w:id="17470" w:author="Rev 10 Allen Wirfs-Brock" w:date="2012-08-07T10:36:00Z">
          <w:pPr>
            <w:pStyle w:val="Alg3"/>
            <w:numPr>
              <w:ilvl w:val="1"/>
              <w:numId w:val="415"/>
            </w:numPr>
            <w:tabs>
              <w:tab w:val="clear" w:pos="360"/>
              <w:tab w:val="left" w:pos="720"/>
              <w:tab w:val="num" w:pos="1080"/>
            </w:tabs>
            <w:ind w:left="1080"/>
          </w:pPr>
        </w:pPrChange>
      </w:pPr>
      <w:ins w:id="17471" w:author="Rev 8 Allen Wirfs-Brock" w:date="2012-06-14T08:19:00Z">
        <w:del w:id="17472"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calling the [[Get]] internal method of </w:delText>
          </w:r>
          <w:r w:rsidDel="0004792F">
            <w:rPr>
              <w:i/>
            </w:rPr>
            <w:delText>obj</w:delText>
          </w:r>
          <w:r w:rsidRPr="00E77497" w:rsidDel="0004792F">
            <w:delText xml:space="preserve"> with argument </w:delText>
          </w:r>
          <w:r w:rsidRPr="00E77497" w:rsidDel="0004792F">
            <w:rPr>
              <w:i/>
            </w:rPr>
            <w:delText>name</w:delText>
          </w:r>
          <w:r w:rsidRPr="00E77497" w:rsidDel="0004792F">
            <w:delText>.</w:delText>
          </w:r>
        </w:del>
      </w:ins>
    </w:p>
    <w:p w:rsidR="00DD02E6" w:rsidRPr="00E77497" w:rsidDel="001E1845" w:rsidRDefault="00DD02E6" w:rsidP="00DD02E6">
      <w:pPr>
        <w:pStyle w:val="Alg3"/>
        <w:numPr>
          <w:ilvl w:val="0"/>
          <w:numId w:val="415"/>
        </w:numPr>
        <w:rPr>
          <w:ins w:id="17473" w:author="Rev 8 Allen Wirfs-Brock" w:date="2012-06-14T08:19:00Z"/>
          <w:del w:id="17474" w:author="Rev 10 Allen Wirfs-Brock" w:date="2012-08-07T10:37:00Z"/>
        </w:rPr>
      </w:pPr>
      <w:ins w:id="17475" w:author="Rev 8 Allen Wirfs-Brock" w:date="2012-06-14T08:19:00Z">
        <w:del w:id="17476" w:author="Rev 10 Allen Wirfs-Brock" w:date="2012-08-07T10:37:00Z">
          <w:r w:rsidRPr="00E77497" w:rsidDel="001E1845">
            <w:delText xml:space="preserve">Else </w:delText>
          </w:r>
        </w:del>
      </w:ins>
    </w:p>
    <w:p w:rsidR="00DD02E6" w:rsidRPr="00E77497" w:rsidDel="0004792F" w:rsidRDefault="00DD02E6">
      <w:pPr>
        <w:pStyle w:val="Alg3"/>
        <w:numPr>
          <w:ilvl w:val="0"/>
          <w:numId w:val="415"/>
        </w:numPr>
        <w:tabs>
          <w:tab w:val="left" w:pos="720"/>
        </w:tabs>
        <w:rPr>
          <w:ins w:id="17477" w:author="Rev 8 Allen Wirfs-Brock" w:date="2012-06-14T08:19:00Z"/>
          <w:del w:id="17478" w:author="Rev 10 Allen Wirfs-Brock" w:date="2012-08-09T16:54:00Z"/>
        </w:rPr>
        <w:pPrChange w:id="17479" w:author="Rev 10 Allen Wirfs-Brock" w:date="2012-08-07T10:37:00Z">
          <w:pPr>
            <w:pStyle w:val="Alg3"/>
            <w:numPr>
              <w:ilvl w:val="1"/>
              <w:numId w:val="415"/>
            </w:numPr>
            <w:tabs>
              <w:tab w:val="clear" w:pos="360"/>
              <w:tab w:val="left" w:pos="720"/>
              <w:tab w:val="num" w:pos="1080"/>
            </w:tabs>
            <w:ind w:left="1080"/>
          </w:pPr>
        </w:pPrChange>
      </w:pPr>
      <w:ins w:id="17480" w:author="Rev 8 Allen Wirfs-Brock" w:date="2012-06-14T08:19:00Z">
        <w:del w:id="17481" w:author="Rev 10 Allen Wirfs-Brock" w:date="2012-08-09T16:54:00Z">
          <w:r w:rsidRPr="00E77497" w:rsidDel="0004792F">
            <w:delText xml:space="preserve">If </w:delText>
          </w:r>
          <w:r w:rsidRPr="00E77497" w:rsidDel="0004792F">
            <w:rPr>
              <w:i/>
            </w:rPr>
            <w:delText>Initialiser</w:delText>
          </w:r>
          <w:r w:rsidRPr="00E77497" w:rsidDel="0004792F">
            <w:rPr>
              <w:vertAlign w:val="subscript"/>
            </w:rPr>
            <w:delText>opt</w:delText>
          </w:r>
          <w:r w:rsidRPr="00E77497" w:rsidDel="0004792F">
            <w:delText xml:space="preserve"> is present, then</w:delText>
          </w:r>
        </w:del>
      </w:ins>
    </w:p>
    <w:p w:rsidR="00DD02E6" w:rsidRPr="00E77497" w:rsidDel="0004792F" w:rsidRDefault="00DD02E6">
      <w:pPr>
        <w:pStyle w:val="Alg3"/>
        <w:numPr>
          <w:ilvl w:val="1"/>
          <w:numId w:val="415"/>
        </w:numPr>
        <w:tabs>
          <w:tab w:val="num" w:pos="2160"/>
        </w:tabs>
        <w:rPr>
          <w:ins w:id="17482" w:author="Rev 8 Allen Wirfs-Brock" w:date="2012-06-14T08:19:00Z"/>
          <w:del w:id="17483" w:author="Rev 10 Allen Wirfs-Brock" w:date="2012-08-09T16:54:00Z"/>
        </w:rPr>
        <w:pPrChange w:id="17484" w:author="Rev 10 Allen Wirfs-Brock" w:date="2012-08-07T10:37:00Z">
          <w:pPr>
            <w:pStyle w:val="Alg3"/>
            <w:numPr>
              <w:ilvl w:val="2"/>
              <w:numId w:val="415"/>
            </w:numPr>
            <w:tabs>
              <w:tab w:val="clear" w:pos="360"/>
              <w:tab w:val="num" w:pos="1800"/>
              <w:tab w:val="num" w:pos="2160"/>
            </w:tabs>
            <w:ind w:left="1800"/>
          </w:pPr>
        </w:pPrChange>
      </w:pPr>
      <w:ins w:id="17485" w:author="Rev 8 Allen Wirfs-Brock" w:date="2012-06-14T08:19:00Z">
        <w:del w:id="17486"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evaluating</w:delText>
          </w:r>
          <w:r w:rsidRPr="00E77497" w:rsidDel="0004792F">
            <w:rPr>
              <w:i/>
            </w:rPr>
            <w:delText xml:space="preserve"> Initialiser</w:delText>
          </w:r>
          <w:r w:rsidRPr="00E77497" w:rsidDel="0004792F">
            <w:delText>.</w:delText>
          </w:r>
        </w:del>
      </w:ins>
    </w:p>
    <w:p w:rsidR="00DD02E6" w:rsidRPr="00E77497" w:rsidDel="001E1845" w:rsidRDefault="00DD02E6" w:rsidP="00DD02E6">
      <w:pPr>
        <w:pStyle w:val="Alg3"/>
        <w:numPr>
          <w:ilvl w:val="1"/>
          <w:numId w:val="415"/>
        </w:numPr>
        <w:tabs>
          <w:tab w:val="num" w:pos="1440"/>
        </w:tabs>
        <w:rPr>
          <w:ins w:id="17487" w:author="Rev 8 Allen Wirfs-Brock" w:date="2012-06-14T08:19:00Z"/>
          <w:del w:id="17488" w:author="Rev 10 Allen Wirfs-Brock" w:date="2012-08-07T10:38:00Z"/>
        </w:rPr>
      </w:pPr>
      <w:ins w:id="17489" w:author="Rev 8 Allen Wirfs-Brock" w:date="2012-06-14T08:19:00Z">
        <w:del w:id="17490" w:author="Rev 10 Allen Wirfs-Brock" w:date="2012-08-07T10:38:00Z">
          <w:r w:rsidRPr="00E77497" w:rsidDel="001E1845">
            <w:delText>Else,</w:delText>
          </w:r>
        </w:del>
      </w:ins>
    </w:p>
    <w:p w:rsidR="00DD02E6" w:rsidRPr="00E77497" w:rsidDel="001E1845" w:rsidRDefault="00DD02E6" w:rsidP="00DD02E6">
      <w:pPr>
        <w:pStyle w:val="Alg3"/>
        <w:numPr>
          <w:ilvl w:val="2"/>
          <w:numId w:val="415"/>
        </w:numPr>
        <w:tabs>
          <w:tab w:val="left" w:pos="990"/>
        </w:tabs>
        <w:rPr>
          <w:ins w:id="17491" w:author="Rev 8 Allen Wirfs-Brock" w:date="2012-06-14T08:19:00Z"/>
          <w:del w:id="17492" w:author="Rev 10 Allen Wirfs-Brock" w:date="2012-08-07T10:38:00Z"/>
        </w:rPr>
      </w:pPr>
      <w:ins w:id="17493" w:author="Rev 8 Allen Wirfs-Brock" w:date="2012-06-14T08:19:00Z">
        <w:del w:id="17494" w:author="Rev 10 Allen Wirfs-Brock" w:date="2012-08-07T10:38:00Z">
          <w:r w:rsidRPr="00E77497" w:rsidDel="001E1845">
            <w:delText xml:space="preserve"> Let</w:delText>
          </w:r>
          <w:r w:rsidRPr="00E77497" w:rsidDel="001E1845">
            <w:rPr>
              <w:i/>
            </w:rPr>
            <w:delText xml:space="preserve"> v</w:delText>
          </w:r>
          <w:r w:rsidRPr="00E77497" w:rsidDel="001E1845">
            <w:delText xml:space="preserve"> be </w:delText>
          </w:r>
          <w:r w:rsidRPr="00E77497" w:rsidDel="001E1845">
            <w:rPr>
              <w:b/>
            </w:rPr>
            <w:delText>undefined</w:delText>
          </w:r>
          <w:r w:rsidRPr="00E77497" w:rsidDel="001E1845">
            <w:delText>.</w:delText>
          </w:r>
        </w:del>
      </w:ins>
    </w:p>
    <w:p w:rsidR="00DD02E6" w:rsidDel="0004792F" w:rsidRDefault="00DD02E6" w:rsidP="00DD02E6">
      <w:pPr>
        <w:pStyle w:val="Alg2"/>
        <w:numPr>
          <w:ilvl w:val="0"/>
          <w:numId w:val="415"/>
        </w:numPr>
        <w:contextualSpacing/>
        <w:rPr>
          <w:ins w:id="17495" w:author="Rev 8 Allen Wirfs-Brock" w:date="2012-06-14T08:19:00Z"/>
          <w:del w:id="17496" w:author="Rev 10 Allen Wirfs-Brock" w:date="2012-08-09T16:54:00Z"/>
        </w:rPr>
      </w:pPr>
      <w:ins w:id="17497" w:author="Rev 8 Allen Wirfs-Brock" w:date="2012-06-14T08:19:00Z">
        <w:del w:id="17498" w:author="Rev 10 Allen Wirfs-Brock" w:date="2012-08-09T16:54:00Z">
          <w:r w:rsidDel="0004792F">
            <w:delText>ReturnIfAbrupt(</w:delText>
          </w:r>
          <w:r w:rsidDel="0004792F">
            <w:rPr>
              <w:i/>
            </w:rPr>
            <w:delText>v</w:delText>
          </w:r>
          <w:r w:rsidDel="0004792F">
            <w:delText>).</w:delText>
          </w:r>
        </w:del>
      </w:ins>
    </w:p>
    <w:p w:rsidR="00C707BD" w:rsidRPr="00E77497" w:rsidDel="0004792F" w:rsidRDefault="00C707BD" w:rsidP="00FA3203">
      <w:pPr>
        <w:pStyle w:val="Alg3"/>
        <w:numPr>
          <w:ilvl w:val="0"/>
          <w:numId w:val="415"/>
        </w:numPr>
        <w:rPr>
          <w:ins w:id="17499" w:author="Allen Wirfs-Brock" w:date="2011-07-01T15:12:00Z"/>
          <w:del w:id="17500" w:author="Rev 10 Allen Wirfs-Brock" w:date="2012-08-09T16:54:00Z"/>
        </w:rPr>
      </w:pPr>
      <w:ins w:id="17501" w:author="Allen Wirfs-Brock" w:date="2011-07-01T15:12:00Z">
        <w:del w:id="17502"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calling the [[Get]] internal method of </w:delText>
          </w:r>
          <w:r w:rsidRPr="00E77497" w:rsidDel="0004792F">
            <w:rPr>
              <w:i/>
            </w:rPr>
            <w:delText>obj</w:delText>
          </w:r>
          <w:r w:rsidRPr="00E77497" w:rsidDel="0004792F">
            <w:delText xml:space="preserve"> </w:delText>
          </w:r>
        </w:del>
      </w:ins>
      <w:ins w:id="17503" w:author="Rev 4 Allen Wirfs-Brock" w:date="2011-11-07T11:14:00Z">
        <w:del w:id="17504" w:author="Rev 10 Allen Wirfs-Brock" w:date="2012-08-09T16:54:00Z">
          <w:r w:rsidR="00C7794D" w:rsidDel="0004792F">
            <w:delText>with</w:delText>
          </w:r>
          <w:r w:rsidR="00C7794D" w:rsidRPr="00E77497" w:rsidDel="0004792F">
            <w:delText xml:space="preserve"> </w:delText>
          </w:r>
        </w:del>
      </w:ins>
      <w:ins w:id="17505" w:author="Allen Wirfs-Brock" w:date="2011-07-01T15:12:00Z">
        <w:del w:id="17506" w:author="Rev 10 Allen Wirfs-Brock" w:date="2012-08-09T16:54:00Z">
          <w:r w:rsidRPr="00E77497" w:rsidDel="0004792F">
            <w:delText xml:space="preserve">passing </w:delText>
          </w:r>
          <w:r w:rsidRPr="00E77497" w:rsidDel="0004792F">
            <w:rPr>
              <w:i/>
            </w:rPr>
            <w:delText>name</w:delText>
          </w:r>
          <w:r w:rsidRPr="00E77497" w:rsidDel="0004792F">
            <w:delText xml:space="preserve"> as the argument.</w:delText>
          </w:r>
        </w:del>
      </w:ins>
    </w:p>
    <w:p w:rsidR="0058620A" w:rsidDel="0004792F" w:rsidRDefault="0058620A" w:rsidP="0058620A">
      <w:pPr>
        <w:pStyle w:val="Alg4"/>
        <w:numPr>
          <w:ilvl w:val="0"/>
          <w:numId w:val="415"/>
        </w:numPr>
        <w:contextualSpacing/>
        <w:rPr>
          <w:ins w:id="17507" w:author="Rev 6 Allen Wirfs-Brock" w:date="2012-02-16T19:34:00Z"/>
          <w:del w:id="17508" w:author="Rev 10 Allen Wirfs-Brock" w:date="2012-08-09T16:54:00Z"/>
        </w:rPr>
      </w:pPr>
      <w:ins w:id="17509" w:author="Rev 6 Allen Wirfs-Brock" w:date="2012-02-16T19:34:00Z">
        <w:del w:id="17510" w:author="Rev 10 Allen Wirfs-Brock" w:date="2012-08-09T16:54:00Z">
          <w:r w:rsidDel="0004792F">
            <w:delText xml:space="preserve">If </w:delText>
          </w:r>
          <w:r w:rsidDel="0004792F">
            <w:rPr>
              <w:i/>
            </w:rPr>
            <w:delText>v</w:delText>
          </w:r>
          <w:r w:rsidDel="0004792F">
            <w:delText xml:space="preserve"> is an abrupt completion, return </w:delText>
          </w:r>
          <w:r w:rsidDel="0004792F">
            <w:rPr>
              <w:i/>
            </w:rPr>
            <w:delText>v</w:delText>
          </w:r>
          <w:r w:rsidDel="0004792F">
            <w:delText>.</w:delText>
          </w:r>
        </w:del>
      </w:ins>
    </w:p>
    <w:p w:rsidR="00C707BD" w:rsidRPr="00E77497" w:rsidDel="0004792F" w:rsidRDefault="00C707BD" w:rsidP="00FA3203">
      <w:pPr>
        <w:pStyle w:val="Alg3"/>
        <w:numPr>
          <w:ilvl w:val="0"/>
          <w:numId w:val="415"/>
        </w:numPr>
        <w:rPr>
          <w:ins w:id="17511" w:author="Allen Wirfs-Brock" w:date="2011-07-01T15:12:00Z"/>
          <w:del w:id="17512" w:author="Rev 10 Allen Wirfs-Brock" w:date="2012-08-09T16:54:00Z"/>
        </w:rPr>
      </w:pPr>
      <w:ins w:id="17513" w:author="Allen Wirfs-Brock" w:date="2011-07-01T15:12:00Z">
        <w:del w:id="17514" w:author="Rev 10 Allen Wirfs-Brock" w:date="2012-08-09T16:54:00Z">
          <w:r w:rsidRPr="00E77497" w:rsidDel="0004792F">
            <w:delText xml:space="preserve">If </w:delText>
          </w:r>
          <w:r w:rsidRPr="00E77497" w:rsidDel="0004792F">
            <w:rPr>
              <w:rStyle w:val="bnf"/>
            </w:rPr>
            <w:delText>LeftHandSideExpression</w:delText>
          </w:r>
          <w:r w:rsidRPr="00E77497" w:rsidDel="0004792F">
            <w:delText xml:space="preserve"> is an </w:delText>
          </w:r>
          <w:r w:rsidRPr="00E77497" w:rsidDel="0004792F">
            <w:rPr>
              <w:rStyle w:val="bnf"/>
            </w:rPr>
            <w:delText xml:space="preserve">ObjectLiteral </w:delText>
          </w:r>
          <w:r w:rsidRPr="00E77497" w:rsidDel="0004792F">
            <w:rPr>
              <w:rStyle w:val="bnf"/>
              <w:i w:val="0"/>
            </w:rPr>
            <w:delText>or an</w:delText>
          </w:r>
          <w:r w:rsidRPr="00E77497" w:rsidDel="0004792F">
            <w:rPr>
              <w:rStyle w:val="bnf"/>
            </w:rPr>
            <w:delText xml:space="preserve"> ArrayLiteral</w:delText>
          </w:r>
          <w:r w:rsidRPr="00E77497" w:rsidDel="0004792F">
            <w:rPr>
              <w:i/>
            </w:rPr>
            <w:delText xml:space="preserve"> </w:delText>
          </w:r>
          <w:r w:rsidRPr="00E77497" w:rsidDel="0004792F">
            <w:delText>then</w:delText>
          </w:r>
        </w:del>
      </w:ins>
    </w:p>
    <w:p w:rsidR="00C707BD" w:rsidRPr="00E77497" w:rsidDel="0004792F" w:rsidRDefault="00C707BD" w:rsidP="00FA3203">
      <w:pPr>
        <w:pStyle w:val="Alg3"/>
        <w:numPr>
          <w:ilvl w:val="1"/>
          <w:numId w:val="415"/>
        </w:numPr>
        <w:rPr>
          <w:ins w:id="17515" w:author="Allen Wirfs-Brock" w:date="2011-07-01T15:12:00Z"/>
          <w:del w:id="17516" w:author="Rev 10 Allen Wirfs-Brock" w:date="2012-08-09T16:54:00Z"/>
        </w:rPr>
      </w:pPr>
      <w:ins w:id="17517" w:author="Allen Wirfs-Brock" w:date="2011-07-01T15:12:00Z">
        <w:del w:id="17518" w:author="Rev 10 Allen Wirfs-Brock" w:date="2012-08-09T16:54:00Z">
          <w:r w:rsidRPr="00E77497" w:rsidDel="0004792F">
            <w:delText xml:space="preserve">Let </w:delText>
          </w:r>
          <w:r w:rsidRPr="00E77497" w:rsidDel="0004792F">
            <w:rPr>
              <w:i/>
            </w:rPr>
            <w:delText>AssignmentPattern</w:delText>
          </w:r>
          <w:r w:rsidRPr="00E77497" w:rsidDel="0004792F">
            <w:delText xml:space="preserve"> be the parse of the source code corresponding to </w:delText>
          </w:r>
          <w:r w:rsidRPr="00E77497" w:rsidDel="0004792F">
            <w:rPr>
              <w:i/>
            </w:rPr>
            <w:delText>LeftHandSideExp</w:delText>
          </w:r>
        </w:del>
      </w:ins>
      <w:ins w:id="17519" w:author="Allen Wirfs-Brock rev2" w:date="2011-07-20T13:34:00Z">
        <w:del w:id="17520" w:author="Rev 10 Allen Wirfs-Brock" w:date="2012-08-09T16:54:00Z">
          <w:r w:rsidR="00CD7A72" w:rsidRPr="00E77497" w:rsidDel="0004792F">
            <w:rPr>
              <w:i/>
            </w:rPr>
            <w:delText>r</w:delText>
          </w:r>
        </w:del>
      </w:ins>
      <w:ins w:id="17521" w:author="Allen Wirfs-Brock" w:date="2011-07-01T15:12:00Z">
        <w:del w:id="17522" w:author="Rev 10 Allen Wirfs-Brock" w:date="2012-08-09T16:54:00Z">
          <w:r w:rsidRPr="00E77497" w:rsidDel="0004792F">
            <w:rPr>
              <w:i/>
            </w:rPr>
            <w:delText>ess</w:delText>
          </w:r>
        </w:del>
      </w:ins>
      <w:ins w:id="17523" w:author="Rev 3 Allen Wirfs-Brock" w:date="2011-08-30T10:45:00Z">
        <w:del w:id="17524" w:author="Rev 10 Allen Wirfs-Brock" w:date="2012-08-09T16:54:00Z">
          <w:r w:rsidR="0096712D" w:rsidRPr="00E77497" w:rsidDel="0004792F">
            <w:rPr>
              <w:i/>
            </w:rPr>
            <w:delText>i</w:delText>
          </w:r>
        </w:del>
      </w:ins>
      <w:ins w:id="17525" w:author="Allen Wirfs-Brock" w:date="2011-07-01T15:12:00Z">
        <w:del w:id="17526" w:author="Rev 10 Allen Wirfs-Brock" w:date="2012-08-09T16:54:00Z">
          <w:r w:rsidRPr="00E77497" w:rsidDel="0004792F">
            <w:rPr>
              <w:i/>
            </w:rPr>
            <w:delText>on</w:delText>
          </w:r>
          <w:r w:rsidRPr="00E77497" w:rsidDel="0004792F">
            <w:delText xml:space="preserve"> using </w:delText>
          </w:r>
          <w:r w:rsidRPr="00E77497" w:rsidDel="0004792F">
            <w:rPr>
              <w:i/>
            </w:rPr>
            <w:delText>AssignmentPattern</w:delText>
          </w:r>
          <w:r w:rsidRPr="00E77497" w:rsidDel="0004792F">
            <w:delText xml:space="preserve"> as the goal symbol</w:delText>
          </w:r>
        </w:del>
      </w:ins>
    </w:p>
    <w:p w:rsidR="00C707BD" w:rsidRPr="00E77497" w:rsidDel="0004792F" w:rsidRDefault="00C707BD" w:rsidP="00FA3203">
      <w:pPr>
        <w:pStyle w:val="Alg3"/>
        <w:numPr>
          <w:ilvl w:val="1"/>
          <w:numId w:val="415"/>
        </w:numPr>
        <w:rPr>
          <w:ins w:id="17527" w:author="Allen Wirfs-Brock" w:date="2011-07-01T15:12:00Z"/>
          <w:del w:id="17528" w:author="Rev 10 Allen Wirfs-Brock" w:date="2012-08-09T16:54:00Z"/>
        </w:rPr>
      </w:pPr>
      <w:ins w:id="17529" w:author="Allen Wirfs-Brock" w:date="2011-07-01T15:12:00Z">
        <w:del w:id="17530" w:author="Rev 10 Allen Wirfs-Brock" w:date="2012-08-09T16:54:00Z">
          <w:r w:rsidRPr="00E77497" w:rsidDel="0004792F">
            <w:delText xml:space="preserve">Let </w:delText>
          </w:r>
          <w:r w:rsidRPr="00E77497" w:rsidDel="0004792F">
            <w:rPr>
              <w:i/>
            </w:rPr>
            <w:delText>vObj</w:delText>
          </w:r>
          <w:r w:rsidRPr="00E77497" w:rsidDel="0004792F">
            <w:delText xml:space="preserve"> be ToObject(</w:delText>
          </w:r>
          <w:r w:rsidRPr="00E77497" w:rsidDel="0004792F">
            <w:rPr>
              <w:i/>
            </w:rPr>
            <w:delText>v</w:delText>
          </w:r>
          <w:r w:rsidRPr="00E77497" w:rsidDel="0004792F">
            <w:delText>).</w:delText>
          </w:r>
        </w:del>
      </w:ins>
    </w:p>
    <w:p w:rsidR="0058620A" w:rsidDel="0004792F" w:rsidRDefault="00725391" w:rsidP="0058620A">
      <w:pPr>
        <w:pStyle w:val="Alg4"/>
        <w:numPr>
          <w:ilvl w:val="1"/>
          <w:numId w:val="415"/>
        </w:numPr>
        <w:contextualSpacing/>
        <w:rPr>
          <w:ins w:id="17531" w:author="Rev 6 Allen Wirfs-Brock" w:date="2012-02-16T19:35:00Z"/>
          <w:del w:id="17532" w:author="Rev 10 Allen Wirfs-Brock" w:date="2012-08-09T16:54:00Z"/>
        </w:rPr>
      </w:pPr>
      <w:ins w:id="17533" w:author="Rev 7 Allen Wirfs-Brock" w:date="2012-04-09T17:12:00Z">
        <w:del w:id="17534" w:author="Rev 10 Allen Wirfs-Brock" w:date="2012-08-09T16:54:00Z">
          <w:r w:rsidDel="0004792F">
            <w:delText>ReturnIfAbrupt(</w:delText>
          </w:r>
          <w:r w:rsidRPr="00E77497" w:rsidDel="0004792F">
            <w:rPr>
              <w:i/>
            </w:rPr>
            <w:delText>vObj</w:delText>
          </w:r>
          <w:r w:rsidDel="0004792F">
            <w:delText>).</w:delText>
          </w:r>
        </w:del>
      </w:ins>
      <w:ins w:id="17535" w:author="Rev 6 Allen Wirfs-Brock" w:date="2012-02-16T19:35:00Z">
        <w:del w:id="17536" w:author="Rev 10 Allen Wirfs-Brock" w:date="2012-08-09T16:54:00Z">
          <w:r w:rsidR="0058620A" w:rsidDel="0004792F">
            <w:delText xml:space="preserve">If </w:delText>
          </w:r>
          <w:r w:rsidR="0058620A" w:rsidRPr="00E77497" w:rsidDel="0004792F">
            <w:rPr>
              <w:i/>
            </w:rPr>
            <w:delText>vObj</w:delText>
          </w:r>
          <w:r w:rsidR="0058620A" w:rsidRPr="00E77497" w:rsidDel="0004792F">
            <w:delText xml:space="preserve"> </w:delText>
          </w:r>
          <w:r w:rsidR="0058620A" w:rsidDel="0004792F">
            <w:delText xml:space="preserve">is an abrupt completion, return </w:delText>
          </w:r>
          <w:r w:rsidR="0058620A" w:rsidRPr="00E77497" w:rsidDel="0004792F">
            <w:rPr>
              <w:i/>
            </w:rPr>
            <w:delText>vObj</w:delText>
          </w:r>
          <w:r w:rsidR="0058620A" w:rsidDel="0004792F">
            <w:delText>.</w:delText>
          </w:r>
        </w:del>
      </w:ins>
    </w:p>
    <w:p w:rsidR="00C707BD" w:rsidRPr="00E77497" w:rsidDel="0004792F" w:rsidRDefault="0058620A" w:rsidP="00FA3203">
      <w:pPr>
        <w:pStyle w:val="Alg3"/>
        <w:numPr>
          <w:ilvl w:val="1"/>
          <w:numId w:val="415"/>
        </w:numPr>
        <w:rPr>
          <w:ins w:id="17537" w:author="Allen Wirfs-Brock" w:date="2011-07-01T15:12:00Z"/>
          <w:del w:id="17538" w:author="Rev 10 Allen Wirfs-Brock" w:date="2012-08-09T16:54:00Z"/>
        </w:rPr>
      </w:pPr>
      <w:ins w:id="17539" w:author="Rev 6 Allen Wirfs-Brock" w:date="2012-02-16T19:35:00Z">
        <w:del w:id="17540" w:author="Rev 10 Allen Wirfs-Brock" w:date="2012-08-09T16:54:00Z">
          <w:r w:rsidDel="0004792F">
            <w:delText>Return the result of evaluating</w:delText>
          </w:r>
          <w:r w:rsidRPr="00E77497" w:rsidDel="0004792F">
            <w:delText xml:space="preserve"> </w:delText>
          </w:r>
        </w:del>
      </w:ins>
      <w:ins w:id="17541" w:author="Rev 4 Allen Wirfs-Brock" w:date="2011-11-07T11:06:00Z">
        <w:del w:id="17542" w:author="Rev 10 Allen Wirfs-Brock" w:date="2012-08-09T16:54:00Z">
          <w:r w:rsidR="006B1B28" w:rsidDel="0004792F">
            <w:delText>Performing Destructuring Assignment Evaluation of</w:delText>
          </w:r>
          <w:r w:rsidR="006B1B28" w:rsidRPr="00E77497" w:rsidDel="0004792F">
            <w:delText xml:space="preserve"> </w:delText>
          </w:r>
        </w:del>
      </w:ins>
      <w:ins w:id="17543" w:author="Allen Wirfs-Brock" w:date="2011-07-01T15:12:00Z">
        <w:del w:id="17544" w:author="Rev 10 Allen Wirfs-Brock" w:date="2012-08-09T16:54:00Z">
          <w:r w:rsidR="00C707BD" w:rsidRPr="00E77497" w:rsidDel="0004792F">
            <w:delText xml:space="preserve">Evaluate </w:delText>
          </w:r>
          <w:r w:rsidR="00C707BD" w:rsidRPr="00E77497" w:rsidDel="0004792F">
            <w:rPr>
              <w:i/>
            </w:rPr>
            <w:delText>AssignmentPattern</w:delText>
          </w:r>
          <w:r w:rsidR="00C707BD" w:rsidRPr="00E77497" w:rsidDel="0004792F">
            <w:delText xml:space="preserve"> </w:delText>
          </w:r>
        </w:del>
      </w:ins>
      <w:ins w:id="17545" w:author="Rev 4 Allen Wirfs-Brock" w:date="2011-11-07T11:14:00Z">
        <w:del w:id="17546" w:author="Rev 10 Allen Wirfs-Brock" w:date="2012-08-09T16:54:00Z">
          <w:r w:rsidR="00C7794D" w:rsidDel="0004792F">
            <w:delText>with</w:delText>
          </w:r>
          <w:r w:rsidR="00C7794D" w:rsidRPr="00E77497" w:rsidDel="0004792F">
            <w:delText xml:space="preserve"> </w:delText>
          </w:r>
        </w:del>
      </w:ins>
      <w:ins w:id="17547" w:author="Allen Wirfs-Brock" w:date="2011-07-01T15:12:00Z">
        <w:del w:id="17548" w:author="Rev 10 Allen Wirfs-Brock" w:date="2012-08-09T16:54:00Z">
          <w:r w:rsidR="00C707BD" w:rsidRPr="00E77497" w:rsidDel="0004792F">
            <w:delText xml:space="preserve">using </w:delText>
          </w:r>
          <w:r w:rsidR="00C707BD" w:rsidRPr="00E77497" w:rsidDel="0004792F">
            <w:rPr>
              <w:i/>
            </w:rPr>
            <w:delText>vObj</w:delText>
          </w:r>
          <w:r w:rsidR="00C707BD" w:rsidRPr="00E77497" w:rsidDel="0004792F">
            <w:delText xml:space="preserve"> as the </w:delText>
          </w:r>
          <w:r w:rsidR="00C707BD" w:rsidRPr="00E77497" w:rsidDel="0004792F">
            <w:rPr>
              <w:rStyle w:val="bnf"/>
            </w:rPr>
            <w:delText>obj</w:delText>
          </w:r>
          <w:r w:rsidR="00C707BD" w:rsidRPr="00E77497" w:rsidDel="0004792F">
            <w:rPr>
              <w:i/>
            </w:rPr>
            <w:delText xml:space="preserve"> </w:delText>
          </w:r>
          <w:r w:rsidR="00C707BD" w:rsidRPr="00E77497" w:rsidDel="0004792F">
            <w:delText>parameter</w:delText>
          </w:r>
        </w:del>
      </w:ins>
      <w:ins w:id="17549" w:author="Rev 4 Allen Wirfs-Brock" w:date="2011-11-07T11:07:00Z">
        <w:del w:id="17550" w:author="Rev 10 Allen Wirfs-Brock" w:date="2012-08-09T16:54:00Z">
          <w:r w:rsidR="006B1B28" w:rsidDel="0004792F">
            <w:delText>argument</w:delText>
          </w:r>
        </w:del>
      </w:ins>
      <w:ins w:id="17551" w:author="Allen Wirfs-Brock" w:date="2011-07-01T15:12:00Z">
        <w:del w:id="17552" w:author="Rev 10 Allen Wirfs-Brock" w:date="2012-08-09T16:54:00Z">
          <w:r w:rsidR="00C707BD" w:rsidRPr="00E77497" w:rsidDel="0004792F">
            <w:delText>.</w:delText>
          </w:r>
        </w:del>
      </w:ins>
    </w:p>
    <w:p w:rsidR="00C707BD" w:rsidRPr="00E77497" w:rsidDel="0004792F" w:rsidRDefault="00C707BD" w:rsidP="0058620A">
      <w:pPr>
        <w:pStyle w:val="Alg3"/>
        <w:numPr>
          <w:ilvl w:val="1"/>
          <w:numId w:val="415"/>
        </w:numPr>
        <w:rPr>
          <w:ins w:id="17553" w:author="Allen Wirfs-Brock" w:date="2011-07-01T15:12:00Z"/>
          <w:del w:id="17554" w:author="Rev 10 Allen Wirfs-Brock" w:date="2012-08-09T16:54:00Z"/>
        </w:rPr>
      </w:pPr>
      <w:ins w:id="17555" w:author="Allen Wirfs-Brock" w:date="2011-07-01T15:12:00Z">
        <w:del w:id="17556" w:author="Rev 10 Allen Wirfs-Brock" w:date="2012-08-09T16:54:00Z">
          <w:r w:rsidRPr="00E77497" w:rsidDel="0004792F">
            <w:delText>Return.</w:delText>
          </w:r>
        </w:del>
      </w:ins>
    </w:p>
    <w:p w:rsidR="00C707BD" w:rsidRPr="00E77497" w:rsidDel="0004792F" w:rsidRDefault="00C707BD" w:rsidP="00FA3203">
      <w:pPr>
        <w:pStyle w:val="Alg3"/>
        <w:numPr>
          <w:ilvl w:val="0"/>
          <w:numId w:val="415"/>
        </w:numPr>
        <w:rPr>
          <w:ins w:id="17557" w:author="Allen Wirfs-Brock" w:date="2011-07-01T15:12:00Z"/>
          <w:del w:id="17558" w:author="Rev 10 Allen Wirfs-Brock" w:date="2012-08-09T16:54:00Z"/>
        </w:rPr>
      </w:pPr>
      <w:ins w:id="17559" w:author="Allen Wirfs-Brock" w:date="2011-07-01T15:12:00Z">
        <w:del w:id="17560" w:author="Rev 10 Allen Wirfs-Brock" w:date="2012-08-09T16:54:00Z">
          <w:r w:rsidRPr="00E77497" w:rsidDel="0004792F">
            <w:delText xml:space="preserve">Let </w:delText>
          </w:r>
          <w:r w:rsidRPr="00E77497" w:rsidDel="0004792F">
            <w:rPr>
              <w:i/>
            </w:rPr>
            <w:delText>lref</w:delText>
          </w:r>
          <w:r w:rsidRPr="00E77497" w:rsidDel="0004792F">
            <w:delText xml:space="preserve"> be the result of evaluating </w:delText>
          </w:r>
          <w:r w:rsidRPr="00E77497" w:rsidDel="0004792F">
            <w:rPr>
              <w:i/>
            </w:rPr>
            <w:delText>LeftHandSideExpression</w:delText>
          </w:r>
          <w:r w:rsidRPr="00E77497" w:rsidDel="0004792F">
            <w:delText>.</w:delText>
          </w:r>
        </w:del>
      </w:ins>
    </w:p>
    <w:p w:rsidR="00C707BD" w:rsidRPr="00E77497" w:rsidDel="0004792F" w:rsidRDefault="00C707BD" w:rsidP="00FA3203">
      <w:pPr>
        <w:pStyle w:val="Alg3"/>
        <w:numPr>
          <w:ilvl w:val="0"/>
          <w:numId w:val="415"/>
        </w:numPr>
        <w:spacing w:after="240"/>
        <w:rPr>
          <w:ins w:id="17561" w:author="Allen Wirfs-Brock" w:date="2011-07-01T15:12:00Z"/>
          <w:del w:id="17562" w:author="Rev 10 Allen Wirfs-Brock" w:date="2012-08-09T16:59:00Z"/>
        </w:rPr>
      </w:pPr>
      <w:ins w:id="17563" w:author="Allen Wirfs-Brock" w:date="2011-07-01T15:12:00Z">
        <w:del w:id="17564" w:author="Rev 10 Allen Wirfs-Brock" w:date="2012-08-09T16:59:00Z">
          <w:r w:rsidRPr="00E77497" w:rsidDel="0004792F">
            <w:delText>Call</w:delText>
          </w:r>
        </w:del>
      </w:ins>
      <w:ins w:id="17565" w:author="Rev 6 Allen Wirfs-Brock" w:date="2012-02-16T19:36:00Z">
        <w:del w:id="17566" w:author="Rev 10 Allen Wirfs-Brock" w:date="2012-08-09T16:59:00Z">
          <w:r w:rsidR="0058620A" w:rsidDel="0004792F">
            <w:delText>Return</w:delText>
          </w:r>
        </w:del>
      </w:ins>
      <w:ins w:id="17567" w:author="Allen Wirfs-Brock" w:date="2011-07-01T15:12:00Z">
        <w:del w:id="17568" w:author="Rev 10 Allen Wirfs-Brock" w:date="2012-08-09T16:59:00Z">
          <w:r w:rsidRPr="00E77497" w:rsidDel="0004792F">
            <w:delText xml:space="preserve"> </w:delText>
          </w:r>
        </w:del>
        <w:del w:id="17569" w:author="Rev 10 Allen Wirfs-Brock" w:date="2012-08-09T16:53:00Z">
          <w:r w:rsidRPr="00E77497" w:rsidDel="0004792F">
            <w:delText>PutValue(</w:delText>
          </w:r>
          <w:r w:rsidRPr="00E77497" w:rsidDel="0004792F">
            <w:rPr>
              <w:i/>
            </w:rPr>
            <w:delText>lref</w:delText>
          </w:r>
          <w:r w:rsidRPr="00E77497" w:rsidDel="0004792F">
            <w:delText>,</w:delText>
          </w:r>
          <w:r w:rsidRPr="00E77497" w:rsidDel="0004792F">
            <w:rPr>
              <w:i/>
            </w:rPr>
            <w:delText>v</w:delText>
          </w:r>
          <w:r w:rsidRPr="00E77497" w:rsidDel="0004792F">
            <w:delText>)</w:delText>
          </w:r>
        </w:del>
        <w:del w:id="17570" w:author="Rev 10 Allen Wirfs-Brock" w:date="2012-08-09T16:59:00Z">
          <w:r w:rsidRPr="00E77497" w:rsidDel="0004792F">
            <w:delText>.</w:delText>
          </w:r>
        </w:del>
      </w:ins>
    </w:p>
    <w:p w:rsidR="00C707BD" w:rsidRPr="00E77497" w:rsidDel="0004792F" w:rsidRDefault="00C707BD" w:rsidP="00FA3203">
      <w:pPr>
        <w:pStyle w:val="Alg3"/>
        <w:numPr>
          <w:ilvl w:val="0"/>
          <w:numId w:val="415"/>
        </w:numPr>
        <w:spacing w:after="240"/>
        <w:rPr>
          <w:ins w:id="17571" w:author="Allen Wirfs-Brock" w:date="2011-07-01T15:12:00Z"/>
          <w:del w:id="17572" w:author="Rev 10 Allen Wirfs-Brock" w:date="2012-08-09T16:59:00Z"/>
        </w:rPr>
      </w:pPr>
    </w:p>
    <w:p w:rsidR="004912C9" w:rsidRPr="003B4312" w:rsidRDefault="00C707BD" w:rsidP="003308DD">
      <w:pPr>
        <w:contextualSpacing/>
        <w:rPr>
          <w:ins w:id="17573" w:author="Rev 4 Allen Wirfs-Brock" w:date="2011-10-15T14:50:00Z"/>
          <w:rStyle w:val="bnf"/>
        </w:rPr>
      </w:pPr>
      <w:ins w:id="17574" w:author="Allen Wirfs-Brock" w:date="2011-07-01T15:12:00Z">
        <w:del w:id="17575" w:author="Rev 4 Allen Wirfs-Brock" w:date="2011-10-15T14:50:00Z">
          <w:r w:rsidRPr="00E77497" w:rsidDel="004912C9">
            <w:delText xml:space="preserve">The </w:delText>
          </w:r>
        </w:del>
      </w:ins>
      <w:ins w:id="17576" w:author="Allen Wirfs-Brock" w:date="2011-07-01T15:16:00Z">
        <w:del w:id="17577" w:author="Rev 4 Allen Wirfs-Brock" w:date="2011-10-15T14:50:00Z">
          <w:r w:rsidR="00697CC4" w:rsidRPr="00E77497" w:rsidDel="004912C9">
            <w:delText xml:space="preserve">supplemental </w:delText>
          </w:r>
        </w:del>
      </w:ins>
      <w:ins w:id="17578" w:author="Allen Wirfs-Brock" w:date="2011-07-01T15:12:00Z">
        <w:del w:id="17579"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ins>
      <w:ins w:id="17580" w:author="Rev 11 Allen Wirfs-Brock" w:date="2012-10-24T18:32:00Z">
        <w:r w:rsidR="003308DD" w:rsidRPr="003308DD">
          <w:rPr>
            <w:rStyle w:val="bnf"/>
          </w:rPr>
          <w:t>DestructuringAssignmentTarget</w:t>
        </w:r>
      </w:ins>
      <w:ins w:id="17581" w:author="Allen Wirfs-Brock" w:date="2011-07-01T15:12:00Z">
        <w:del w:id="17582" w:author="Rev 11 Allen Wirfs-Brock" w:date="2012-10-24T18:32:00Z">
          <w:r w:rsidRPr="003B4312" w:rsidDel="003308DD">
            <w:rPr>
              <w:rStyle w:val="bnf"/>
            </w:rPr>
            <w:delText>LeftHandSideExpression</w:delText>
          </w:r>
        </w:del>
      </w:ins>
    </w:p>
    <w:p w:rsidR="00C707BD" w:rsidRPr="00E77497" w:rsidDel="0058620A" w:rsidRDefault="00C707BD" w:rsidP="001F7486">
      <w:pPr>
        <w:ind w:left="360"/>
        <w:rPr>
          <w:ins w:id="17583" w:author="Allen Wirfs-Brock" w:date="2011-07-01T15:12:00Z"/>
          <w:del w:id="17584" w:author="Rev 6 Allen Wirfs-Brock" w:date="2012-02-16T19:37:00Z"/>
        </w:rPr>
      </w:pPr>
      <w:ins w:id="17585" w:author="Allen Wirfs-Brock" w:date="2011-07-01T15:12:00Z">
        <w:del w:id="17586"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rsidR="00C707BD" w:rsidRPr="00E77497" w:rsidRDefault="00C707BD" w:rsidP="003308DD">
      <w:pPr>
        <w:pStyle w:val="Alg3"/>
        <w:numPr>
          <w:ilvl w:val="0"/>
          <w:numId w:val="416"/>
        </w:numPr>
        <w:rPr>
          <w:ins w:id="17587" w:author="Allen Wirfs-Brock" w:date="2011-07-01T15:12:00Z"/>
        </w:rPr>
      </w:pPr>
      <w:ins w:id="17588" w:author="Allen Wirfs-Brock" w:date="2011-07-01T15:12:00Z">
        <w:r w:rsidRPr="00E77497">
          <w:t xml:space="preserve">Let </w:t>
        </w:r>
        <w:r w:rsidRPr="00E77497">
          <w:rPr>
            <w:i/>
          </w:rPr>
          <w:t>lref</w:t>
        </w:r>
        <w:r w:rsidRPr="00E77497">
          <w:t xml:space="preserve"> be the result of evaluating </w:t>
        </w:r>
      </w:ins>
      <w:ins w:id="17589" w:author="Rev 11 Allen Wirfs-Brock" w:date="2012-10-24T18:32:00Z">
        <w:r w:rsidR="003308DD" w:rsidRPr="003308DD">
          <w:rPr>
            <w:i/>
          </w:rPr>
          <w:t>DestructuringAssignmentTarget</w:t>
        </w:r>
      </w:ins>
      <w:ins w:id="17590" w:author="Allen Wirfs-Brock" w:date="2011-07-01T15:12:00Z">
        <w:del w:id="17591" w:author="Rev 11 Allen Wirfs-Brock" w:date="2012-10-24T18:32:00Z">
          <w:r w:rsidRPr="00E77497" w:rsidDel="003308DD">
            <w:rPr>
              <w:i/>
            </w:rPr>
            <w:delText>LeftHandSideExpression</w:delText>
          </w:r>
        </w:del>
        <w:r w:rsidRPr="00E77497">
          <w:t>.</w:t>
        </w:r>
      </w:ins>
    </w:p>
    <w:p w:rsidR="0058620A" w:rsidRDefault="0058620A" w:rsidP="0058620A">
      <w:pPr>
        <w:pStyle w:val="Alg4"/>
        <w:numPr>
          <w:ilvl w:val="0"/>
          <w:numId w:val="416"/>
        </w:numPr>
        <w:contextualSpacing/>
        <w:rPr>
          <w:ins w:id="17592" w:author="Rev 6 Allen Wirfs-Brock" w:date="2012-02-16T19:38:00Z"/>
        </w:rPr>
      </w:pPr>
      <w:ins w:id="17593" w:author="Rev 6 Allen Wirfs-Brock" w:date="2012-02-16T19:38:00Z">
        <w:del w:id="17594" w:author="Rev 10 Allen Wirfs-Brock" w:date="2012-08-09T16:59:00Z">
          <w:r w:rsidDel="0004792F">
            <w:lastRenderedPageBreak/>
            <w:delText xml:space="preserve">If </w:delText>
          </w:r>
          <w:r w:rsidRPr="00E77497" w:rsidDel="0004792F">
            <w:rPr>
              <w:i/>
            </w:rPr>
            <w:delText>lref</w:delText>
          </w:r>
          <w:r w:rsidRPr="00E77497" w:rsidDel="0004792F">
            <w:delText xml:space="preserve"> </w:delText>
          </w:r>
          <w:r w:rsidDel="0004792F">
            <w:delText>is an abrupt completion, return</w:delText>
          </w:r>
        </w:del>
      </w:ins>
      <w:ins w:id="17595" w:author="Rev 10 Allen Wirfs-Brock" w:date="2012-08-09T16:59:00Z">
        <w:r w:rsidR="0004792F">
          <w:t>ReturnIfAbrupt(</w:t>
        </w:r>
      </w:ins>
      <w:ins w:id="17596" w:author="Rev 6 Allen Wirfs-Brock" w:date="2012-02-16T19:38:00Z">
        <w:del w:id="17597" w:author="Rev 10 Allen Wirfs-Brock" w:date="2012-08-09T16:59:00Z">
          <w:r w:rsidDel="0004792F">
            <w:delText xml:space="preserve"> </w:delText>
          </w:r>
        </w:del>
        <w:r w:rsidRPr="00E77497">
          <w:rPr>
            <w:i/>
          </w:rPr>
          <w:t>lref</w:t>
        </w:r>
      </w:ins>
      <w:ins w:id="17598" w:author="Rev 10 Allen Wirfs-Brock" w:date="2012-08-09T17:00:00Z">
        <w:r w:rsidR="0004792F">
          <w:t>)</w:t>
        </w:r>
      </w:ins>
      <w:ins w:id="17599" w:author="Rev 6 Allen Wirfs-Brock" w:date="2012-02-16T19:38:00Z">
        <w:r>
          <w:t>.</w:t>
        </w:r>
      </w:ins>
    </w:p>
    <w:p w:rsidR="00C707BD" w:rsidRPr="00E77497" w:rsidRDefault="00C707BD" w:rsidP="00FA3203">
      <w:pPr>
        <w:pStyle w:val="Alg3"/>
        <w:numPr>
          <w:ilvl w:val="0"/>
          <w:numId w:val="416"/>
        </w:numPr>
        <w:rPr>
          <w:ins w:id="17600" w:author="Allen Wirfs-Brock" w:date="2011-07-01T15:12:00Z"/>
        </w:rPr>
      </w:pPr>
      <w:ins w:id="17601"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rsidR="00C707BD" w:rsidRPr="00E77497" w:rsidRDefault="00C707BD" w:rsidP="00FA3203">
      <w:pPr>
        <w:pStyle w:val="Alg3"/>
        <w:numPr>
          <w:ilvl w:val="0"/>
          <w:numId w:val="416"/>
        </w:numPr>
        <w:rPr>
          <w:ins w:id="17602" w:author="Allen Wirfs-Brock" w:date="2011-07-01T15:12:00Z"/>
        </w:rPr>
      </w:pPr>
      <w:ins w:id="17603" w:author="Allen Wirfs-Brock" w:date="2011-07-01T15:12:00Z">
        <w:r w:rsidRPr="00E77497">
          <w:t xml:space="preserve">Let </w:t>
        </w:r>
        <w:r w:rsidRPr="00E77497">
          <w:rPr>
            <w:i/>
          </w:rPr>
          <w:t>len</w:t>
        </w:r>
        <w:r w:rsidRPr="00E77497">
          <w:t xml:space="preserve"> be </w:t>
        </w:r>
        <w:del w:id="17604" w:author="Allen Wirfs-Brock rev2" w:date="2011-07-20T13:38:00Z">
          <w:r w:rsidRPr="00E77497" w:rsidDel="00920F94">
            <w:delText>t</w:delText>
          </w:r>
        </w:del>
      </w:ins>
      <w:ins w:id="17605" w:author="Allen Wirfs-Brock rev2" w:date="2011-07-20T13:38:00Z">
        <w:r w:rsidR="00920F94" w:rsidRPr="00E77497">
          <w:t>T</w:t>
        </w:r>
      </w:ins>
      <w:ins w:id="17606" w:author="Allen Wirfs-Brock" w:date="2011-07-01T15:12:00Z">
        <w:r w:rsidRPr="00E77497">
          <w:t>oUint32(</w:t>
        </w:r>
        <w:r w:rsidRPr="00E77497">
          <w:rPr>
            <w:i/>
          </w:rPr>
          <w:t>lenVal</w:t>
        </w:r>
        <w:r w:rsidRPr="00E77497">
          <w:t>).</w:t>
        </w:r>
      </w:ins>
    </w:p>
    <w:p w:rsidR="0058620A" w:rsidRDefault="0058620A" w:rsidP="0058620A">
      <w:pPr>
        <w:pStyle w:val="Alg4"/>
        <w:numPr>
          <w:ilvl w:val="0"/>
          <w:numId w:val="416"/>
        </w:numPr>
        <w:contextualSpacing/>
        <w:rPr>
          <w:ins w:id="17607" w:author="Rev 6 Allen Wirfs-Brock" w:date="2012-02-16T19:38:00Z"/>
        </w:rPr>
      </w:pPr>
      <w:ins w:id="17608" w:author="Rev 6 Allen Wirfs-Brock" w:date="2012-02-16T19:38:00Z">
        <w:del w:id="17609" w:author="Rev 7 Allen Wirfs-Brock" w:date="2012-04-09T17:13:00Z">
          <w:r w:rsidDel="00725391">
            <w:delText xml:space="preserve">If </w:delText>
          </w:r>
        </w:del>
      </w:ins>
      <w:ins w:id="17610" w:author="Rev 6 Allen Wirfs-Brock" w:date="2012-02-16T19:39:00Z">
        <w:del w:id="17611" w:author="Rev 7 Allen Wirfs-Brock" w:date="2012-04-09T17:13:00Z">
          <w:r w:rsidRPr="00E77497" w:rsidDel="00725391">
            <w:rPr>
              <w:i/>
            </w:rPr>
            <w:delText>len</w:delText>
          </w:r>
          <w:r w:rsidRPr="00E77497" w:rsidDel="00725391">
            <w:delText xml:space="preserve"> </w:delText>
          </w:r>
        </w:del>
      </w:ins>
      <w:ins w:id="17612" w:author="Rev 6 Allen Wirfs-Brock" w:date="2012-02-16T19:38:00Z">
        <w:del w:id="17613" w:author="Rev 7 Allen Wirfs-Brock" w:date="2012-04-09T17:13:00Z">
          <w:r w:rsidDel="00725391">
            <w:delText xml:space="preserve">is an abrupt completion, return </w:delText>
          </w:r>
        </w:del>
      </w:ins>
      <w:ins w:id="17614" w:author="Rev 6 Allen Wirfs-Brock" w:date="2012-02-16T19:39:00Z">
        <w:del w:id="17615" w:author="Rev 7 Allen Wirfs-Brock" w:date="2012-04-09T17:13:00Z">
          <w:r w:rsidRPr="00E77497" w:rsidDel="00725391">
            <w:rPr>
              <w:i/>
            </w:rPr>
            <w:delText>len</w:delText>
          </w:r>
        </w:del>
      </w:ins>
      <w:ins w:id="17616" w:author="Rev 7 Allen Wirfs-Brock" w:date="2012-04-09T17:13:00Z">
        <w:r w:rsidR="00725391">
          <w:t>ReturnIfAbrupt(</w:t>
        </w:r>
        <w:r w:rsidR="00725391" w:rsidRPr="00725391">
          <w:rPr>
            <w:i/>
          </w:rPr>
          <w:t>len</w:t>
        </w:r>
        <w:r w:rsidR="00725391">
          <w:t>)</w:t>
        </w:r>
      </w:ins>
      <w:ins w:id="17617" w:author="Rev 6 Allen Wirfs-Brock" w:date="2012-02-16T19:38:00Z">
        <w:r>
          <w:t>.</w:t>
        </w:r>
      </w:ins>
    </w:p>
    <w:p w:rsidR="00C707BD" w:rsidRPr="00E77497" w:rsidRDefault="00C707BD" w:rsidP="00FA3203">
      <w:pPr>
        <w:pStyle w:val="Alg3"/>
        <w:numPr>
          <w:ilvl w:val="0"/>
          <w:numId w:val="416"/>
        </w:numPr>
        <w:rPr>
          <w:ins w:id="17618" w:author="Allen Wirfs-Brock" w:date="2011-07-01T15:12:00Z"/>
        </w:rPr>
      </w:pPr>
      <w:ins w:id="17619" w:author="Allen Wirfs-Brock" w:date="2011-07-01T15:12:00Z">
        <w:r w:rsidRPr="00E77497">
          <w:t xml:space="preserve">Let </w:t>
        </w:r>
        <w:r w:rsidRPr="00E77497">
          <w:rPr>
            <w:i/>
          </w:rPr>
          <w:t>A</w:t>
        </w:r>
        <w:r w:rsidRPr="00E77497">
          <w:t xml:space="preserve"> be </w:t>
        </w:r>
      </w:ins>
      <w:ins w:id="17620" w:author="Rev 7 Allen Wirfs-Brock" w:date="2012-04-11T16:19:00Z">
        <w:r w:rsidR="00F44A1F">
          <w:t>the result of the abstract</w:t>
        </w:r>
        <w:del w:id="17621" w:author="Rev 8 Allen Wirfs-Brock" w:date="2012-06-14T14:38:00Z">
          <w:r w:rsidR="00F44A1F" w:rsidDel="00D4543D">
            <w:delText>ion</w:delText>
          </w:r>
        </w:del>
        <w:r w:rsidR="00F44A1F">
          <w:t xml:space="preserve"> operation ArrayCreate (15.4) with argument 0</w:t>
        </w:r>
      </w:ins>
      <w:ins w:id="17622" w:author="Allen Wirfs-Brock" w:date="2011-07-01T15:12:00Z">
        <w:del w:id="17623" w:author="Rev 7 Allen Wirfs-Brock" w:date="2012-04-11T16:19:00Z">
          <w:r w:rsidRPr="00E77497" w:rsidDel="00F44A1F">
            <w:delText xml:space="preserve">a new array object created as if by the expression </w:delText>
          </w:r>
          <w:r w:rsidRPr="00E77497" w:rsidDel="00F44A1F">
            <w:rPr>
              <w:rFonts w:ascii="Courier New" w:hAnsi="Courier New" w:cs="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ins>
    </w:p>
    <w:p w:rsidR="00C707BD" w:rsidRPr="00E77497" w:rsidRDefault="00C707BD" w:rsidP="00FA3203">
      <w:pPr>
        <w:pStyle w:val="Alg3"/>
        <w:numPr>
          <w:ilvl w:val="0"/>
          <w:numId w:val="416"/>
        </w:numPr>
        <w:rPr>
          <w:ins w:id="17624" w:author="Allen Wirfs-Brock" w:date="2011-07-01T15:12:00Z"/>
        </w:rPr>
      </w:pPr>
      <w:ins w:id="17625" w:author="Allen Wirfs-Brock" w:date="2011-07-01T15:12:00Z">
        <w:r w:rsidRPr="00E77497">
          <w:t xml:space="preserve">Let </w:t>
        </w:r>
        <w:r w:rsidRPr="00E77497">
          <w:rPr>
            <w:i/>
          </w:rPr>
          <w:t>n</w:t>
        </w:r>
        <w:r w:rsidRPr="00E77497">
          <w:t>=0;</w:t>
        </w:r>
      </w:ins>
    </w:p>
    <w:p w:rsidR="00C707BD" w:rsidRPr="00E77497" w:rsidRDefault="00C707BD" w:rsidP="00FA3203">
      <w:pPr>
        <w:pStyle w:val="Alg3"/>
        <w:numPr>
          <w:ilvl w:val="0"/>
          <w:numId w:val="416"/>
        </w:numPr>
        <w:rPr>
          <w:ins w:id="17626" w:author="Allen Wirfs-Brock" w:date="2011-07-01T15:12:00Z"/>
        </w:rPr>
      </w:pPr>
      <w:ins w:id="17627" w:author="Allen Wirfs-Brock" w:date="2011-07-01T15:12:00Z">
        <w:r w:rsidRPr="00E77497">
          <w:t xml:space="preserve">Repeat, while </w:t>
        </w:r>
        <w:r w:rsidRPr="00E77497">
          <w:rPr>
            <w:i/>
          </w:rPr>
          <w:t>index</w:t>
        </w:r>
        <w:r w:rsidRPr="00E77497">
          <w:t xml:space="preserve"> &lt; </w:t>
        </w:r>
        <w:r w:rsidRPr="00E77497">
          <w:rPr>
            <w:i/>
          </w:rPr>
          <w:t>len</w:t>
        </w:r>
      </w:ins>
    </w:p>
    <w:p w:rsidR="00C7334F" w:rsidRPr="00E77497" w:rsidRDefault="00C7334F" w:rsidP="00FA3203">
      <w:pPr>
        <w:pStyle w:val="Alg3"/>
        <w:numPr>
          <w:ilvl w:val="1"/>
          <w:numId w:val="416"/>
        </w:numPr>
        <w:rPr>
          <w:ins w:id="17628" w:author="Rev 3 Allen Wirfs-Brock" w:date="2011-09-11T15:06:00Z"/>
        </w:rPr>
      </w:pPr>
      <w:ins w:id="17629"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rsidR="00C7334F" w:rsidRPr="00E77497" w:rsidRDefault="00C7334F" w:rsidP="00FA3203">
      <w:pPr>
        <w:pStyle w:val="Alg3"/>
        <w:numPr>
          <w:ilvl w:val="1"/>
          <w:numId w:val="416"/>
        </w:numPr>
        <w:rPr>
          <w:ins w:id="17630" w:author="Rev 3 Allen Wirfs-Brock" w:date="2011-09-11T15:06:00Z"/>
        </w:rPr>
      </w:pPr>
      <w:ins w:id="17631"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rsidR="00C7334F" w:rsidRPr="00E77497" w:rsidRDefault="00C7334F" w:rsidP="00FA3203">
      <w:pPr>
        <w:pStyle w:val="Alg3"/>
        <w:numPr>
          <w:ilvl w:val="1"/>
          <w:numId w:val="416"/>
        </w:numPr>
        <w:rPr>
          <w:ins w:id="17632" w:author="Rev 3 Allen Wirfs-Brock" w:date="2011-09-11T15:06:00Z"/>
        </w:rPr>
      </w:pPr>
      <w:ins w:id="17633"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rsidR="00C707BD" w:rsidRPr="00E77497" w:rsidRDefault="00C707BD" w:rsidP="00FA3203">
      <w:pPr>
        <w:pStyle w:val="Alg3"/>
        <w:numPr>
          <w:ilvl w:val="2"/>
          <w:numId w:val="416"/>
        </w:numPr>
        <w:tabs>
          <w:tab w:val="clear" w:pos="1800"/>
          <w:tab w:val="num" w:pos="1350"/>
        </w:tabs>
        <w:ind w:left="1350" w:hanging="270"/>
        <w:rPr>
          <w:ins w:id="17634" w:author="Allen Wirfs-Brock" w:date="2011-07-01T15:12:00Z"/>
        </w:rPr>
      </w:pPr>
      <w:ins w:id="17635"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17636" w:author="Rev 3 Allen Wirfs-Brock" w:date="2011-08-30T11:36:00Z">
        <w:r w:rsidR="00F937DA" w:rsidRPr="00E77497">
          <w:t xml:space="preserve"> </w:t>
        </w:r>
      </w:ins>
      <w:ins w:id="17637" w:author="Allen Wirfs-Brock" w:date="2011-07-01T15:12:00Z">
        <w:r w:rsidRPr="00E77497">
          <w:t>as the argument.</w:t>
        </w:r>
      </w:ins>
    </w:p>
    <w:p w:rsidR="00376F67" w:rsidRDefault="00725391" w:rsidP="007E6452">
      <w:pPr>
        <w:pStyle w:val="Alg4"/>
        <w:numPr>
          <w:ilvl w:val="2"/>
          <w:numId w:val="416"/>
        </w:numPr>
        <w:tabs>
          <w:tab w:val="clear" w:pos="1800"/>
          <w:tab w:val="num" w:pos="1350"/>
        </w:tabs>
        <w:ind w:hanging="720"/>
        <w:contextualSpacing/>
        <w:rPr>
          <w:ins w:id="17638" w:author="Rev 6 Allen Wirfs-Brock" w:date="2012-02-16T19:39:00Z"/>
        </w:rPr>
      </w:pPr>
      <w:ins w:id="17639" w:author="Rev 7 Allen Wirfs-Brock" w:date="2012-04-09T17:14:00Z">
        <w:r>
          <w:t>ReturnIfAbrupt(</w:t>
        </w:r>
        <w:r w:rsidRPr="00725391">
          <w:rPr>
            <w:i/>
          </w:rPr>
          <w:t>len</w:t>
        </w:r>
        <w:r>
          <w:t>).</w:t>
        </w:r>
      </w:ins>
      <w:ins w:id="17640" w:author="Rev 6 Allen Wirfs-Brock" w:date="2012-02-16T19:39:00Z">
        <w:del w:id="17641" w:author="Rev 7 Allen Wirfs-Brock" w:date="2012-04-09T17:14:00Z">
          <w:r w:rsidR="00376F67" w:rsidDel="00725391">
            <w:delText xml:space="preserve">If </w:delText>
          </w:r>
        </w:del>
      </w:ins>
      <w:ins w:id="17642" w:author="Rev 6 Allen Wirfs-Brock" w:date="2012-02-16T19:40:00Z">
        <w:del w:id="17643" w:author="Rev 7 Allen Wirfs-Brock" w:date="2012-04-09T17:14:00Z">
          <w:r w:rsidR="00376F67" w:rsidDel="00725391">
            <w:rPr>
              <w:i/>
            </w:rPr>
            <w:delText>v</w:delText>
          </w:r>
        </w:del>
      </w:ins>
      <w:ins w:id="17644" w:author="Rev 6 Allen Wirfs-Brock" w:date="2012-02-16T19:39:00Z">
        <w:del w:id="17645" w:author="Rev 7 Allen Wirfs-Brock" w:date="2012-04-09T17:14:00Z">
          <w:r w:rsidR="00376F67" w:rsidRPr="00E77497" w:rsidDel="00725391">
            <w:delText xml:space="preserve"> </w:delText>
          </w:r>
          <w:r w:rsidR="00376F67" w:rsidDel="00725391">
            <w:delText xml:space="preserve">is an abrupt completion, return </w:delText>
          </w:r>
        </w:del>
      </w:ins>
      <w:ins w:id="17646" w:author="Rev 6 Allen Wirfs-Brock" w:date="2012-02-16T19:40:00Z">
        <w:del w:id="17647" w:author="Rev 7 Allen Wirfs-Brock" w:date="2012-04-09T17:14:00Z">
          <w:r w:rsidR="00376F67" w:rsidDel="00725391">
            <w:rPr>
              <w:i/>
            </w:rPr>
            <w:delText>v</w:delText>
          </w:r>
        </w:del>
      </w:ins>
      <w:ins w:id="17648" w:author="Rev 6 Allen Wirfs-Brock" w:date="2012-02-16T19:39:00Z">
        <w:del w:id="17649" w:author="Rev 7 Allen Wirfs-Brock" w:date="2012-04-09T17:14:00Z">
          <w:r w:rsidR="00376F67" w:rsidDel="00725391">
            <w:delText>.</w:delText>
          </w:r>
        </w:del>
      </w:ins>
    </w:p>
    <w:p w:rsidR="00C707BD" w:rsidRPr="00E77497" w:rsidRDefault="00C707BD" w:rsidP="00FA3203">
      <w:pPr>
        <w:pStyle w:val="Alg3"/>
        <w:numPr>
          <w:ilvl w:val="2"/>
          <w:numId w:val="416"/>
        </w:numPr>
        <w:tabs>
          <w:tab w:val="clear" w:pos="1800"/>
          <w:tab w:val="num" w:pos="1350"/>
        </w:tabs>
        <w:ind w:left="1350" w:hanging="270"/>
        <w:rPr>
          <w:ins w:id="17650" w:author="Allen Wirfs-Brock" w:date="2011-07-01T15:12:00Z"/>
        </w:rPr>
      </w:pPr>
      <w:ins w:id="17651"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rsidR="00C707BD" w:rsidRPr="00E77497" w:rsidRDefault="00C707BD" w:rsidP="00FA3203">
      <w:pPr>
        <w:pStyle w:val="Alg3"/>
        <w:numPr>
          <w:ilvl w:val="1"/>
          <w:numId w:val="416"/>
        </w:numPr>
        <w:rPr>
          <w:ins w:id="17652" w:author="Allen Wirfs-Brock" w:date="2011-07-01T15:12:00Z"/>
        </w:rPr>
      </w:pPr>
      <w:ins w:id="17653" w:author="Allen Wirfs-Brock" w:date="2011-07-01T15:12:00Z">
        <w:r w:rsidRPr="00E77497">
          <w:t xml:space="preserve">Let </w:t>
        </w:r>
        <w:r w:rsidRPr="00E77497">
          <w:rPr>
            <w:i/>
          </w:rPr>
          <w:t>n</w:t>
        </w:r>
        <w:r w:rsidRPr="00E77497">
          <w:t xml:space="preserve"> = </w:t>
        </w:r>
        <w:r w:rsidRPr="00E77497">
          <w:rPr>
            <w:i/>
          </w:rPr>
          <w:t>n</w:t>
        </w:r>
        <w:r w:rsidRPr="00E77497">
          <w:t>+1.</w:t>
        </w:r>
      </w:ins>
    </w:p>
    <w:p w:rsidR="00C707BD" w:rsidRPr="00E77497" w:rsidRDefault="00C707BD" w:rsidP="00FA3203">
      <w:pPr>
        <w:pStyle w:val="Alg3"/>
        <w:numPr>
          <w:ilvl w:val="1"/>
          <w:numId w:val="416"/>
        </w:numPr>
        <w:rPr>
          <w:ins w:id="17654" w:author="Allen Wirfs-Brock" w:date="2011-07-01T15:12:00Z"/>
        </w:rPr>
      </w:pPr>
      <w:ins w:id="17655" w:author="Allen Wirfs-Brock" w:date="2011-07-01T15:12:00Z">
        <w:r w:rsidRPr="00E77497">
          <w:t xml:space="preserve">Let </w:t>
        </w:r>
        <w:r w:rsidRPr="00E77497">
          <w:rPr>
            <w:i/>
          </w:rPr>
          <w:t>index</w:t>
        </w:r>
        <w:r w:rsidRPr="00E77497">
          <w:t xml:space="preserve"> = </w:t>
        </w:r>
        <w:r w:rsidRPr="00E77497">
          <w:rPr>
            <w:i/>
          </w:rPr>
          <w:t>index</w:t>
        </w:r>
        <w:r w:rsidRPr="00E77497">
          <w:t>+1.</w:t>
        </w:r>
      </w:ins>
    </w:p>
    <w:p w:rsidR="00C707BD" w:rsidRPr="00E77497" w:rsidDel="00307224" w:rsidRDefault="00C707BD" w:rsidP="00FA3203">
      <w:pPr>
        <w:pStyle w:val="Alg3"/>
        <w:numPr>
          <w:ilvl w:val="0"/>
          <w:numId w:val="416"/>
        </w:numPr>
        <w:spacing w:after="240"/>
        <w:rPr>
          <w:ins w:id="17656" w:author="Allen Wirfs-Brock" w:date="2011-07-01T15:12:00Z"/>
          <w:del w:id="17657" w:author="Rev 4 Allen Wirfs-Brock" w:date="2011-10-15T14:51:00Z"/>
        </w:rPr>
      </w:pPr>
      <w:ins w:id="17658" w:author="Allen Wirfs-Brock" w:date="2011-07-01T15:12:00Z">
        <w:del w:id="17659" w:author="Rev 6 Allen Wirfs-Brock" w:date="2012-02-16T19:41:00Z">
          <w:r w:rsidRPr="00E77497" w:rsidDel="00376F67">
            <w:delText>Call</w:delText>
          </w:r>
        </w:del>
      </w:ins>
      <w:ins w:id="17660" w:author="Rev 6 Allen Wirfs-Brock" w:date="2012-02-16T19:41:00Z">
        <w:r w:rsidR="00376F67">
          <w:t>Return</w:t>
        </w:r>
      </w:ins>
      <w:ins w:id="17661" w:author="Allen Wirfs-Brock" w:date="2011-07-01T15:12:00Z">
        <w:r w:rsidRPr="00E77497">
          <w:t xml:space="preserve"> PutValue(</w:t>
        </w:r>
        <w:r w:rsidRPr="00E77497">
          <w:rPr>
            <w:i/>
          </w:rPr>
          <w:t>lref</w:t>
        </w:r>
        <w:r w:rsidRPr="00E77497">
          <w:t>,</w:t>
        </w:r>
        <w:r w:rsidRPr="00E77497">
          <w:rPr>
            <w:i/>
          </w:rPr>
          <w:t>A</w:t>
        </w:r>
        <w:r w:rsidRPr="00E77497">
          <w:t>).</w:t>
        </w:r>
      </w:ins>
    </w:p>
    <w:p w:rsidR="00C707BD" w:rsidRPr="00E77497" w:rsidRDefault="00C707BD" w:rsidP="00FA3203">
      <w:pPr>
        <w:pStyle w:val="Alg3"/>
        <w:numPr>
          <w:ilvl w:val="0"/>
          <w:numId w:val="416"/>
        </w:numPr>
        <w:spacing w:after="240"/>
        <w:rPr>
          <w:ins w:id="17662" w:author="Allen Wirfs-Brock" w:date="2011-07-01T15:12:00Z"/>
        </w:rPr>
      </w:pPr>
    </w:p>
    <w:p w:rsidR="0004792F" w:rsidRPr="00E77497" w:rsidRDefault="0004792F" w:rsidP="0004792F">
      <w:pPr>
        <w:rPr>
          <w:ins w:id="17663" w:author="Rev 10 Allen Wirfs-Brock" w:date="2012-08-09T16:39:00Z"/>
        </w:rPr>
      </w:pPr>
      <w:bookmarkStart w:id="17664" w:name="_Toc375031196"/>
      <w:bookmarkStart w:id="17665" w:name="_Toc381513709"/>
      <w:bookmarkStart w:id="17666" w:name="_Toc382202876"/>
      <w:bookmarkStart w:id="17667" w:name="_Toc382212231"/>
      <w:bookmarkStart w:id="17668" w:name="_Toc382212703"/>
      <w:bookmarkStart w:id="17669" w:name="_Toc382291576"/>
      <w:bookmarkStart w:id="17670" w:name="_Toc385672225"/>
      <w:bookmarkStart w:id="17671" w:name="_Toc393690328"/>
      <w:bookmarkStart w:id="17672" w:name="_Ref440445088"/>
      <w:bookmarkStart w:id="17673" w:name="_Toc472818873"/>
      <w:bookmarkStart w:id="17674" w:name="_Toc235503447"/>
      <w:bookmarkStart w:id="17675" w:name="_Toc241509222"/>
      <w:bookmarkStart w:id="17676" w:name="_Toc244416709"/>
      <w:bookmarkStart w:id="17677" w:name="_Toc276631073"/>
      <w:bookmarkEnd w:id="16432"/>
      <w:bookmarkEnd w:id="16433"/>
      <w:bookmarkEnd w:id="16434"/>
      <w:bookmarkEnd w:id="16435"/>
      <w:bookmarkEnd w:id="16436"/>
      <w:bookmarkEnd w:id="16437"/>
      <w:bookmarkEnd w:id="16438"/>
      <w:bookmarkEnd w:id="16439"/>
      <w:bookmarkEnd w:id="16440"/>
      <w:ins w:id="17678" w:author="Rev 10 Allen Wirfs-Brock" w:date="2012-08-09T16:39:00Z">
        <w:r w:rsidRPr="00E77497">
          <w:rPr>
            <w:rFonts w:ascii="Helvetica" w:hAnsi="Helvetica"/>
            <w:b/>
          </w:rPr>
          <w:t xml:space="preserve">Runtime Semantics: </w:t>
        </w:r>
      </w:ins>
      <w:ins w:id="17679" w:author="Rev 10 Allen Wirfs-Brock" w:date="2012-08-09T16:46:00Z">
        <w:r>
          <w:rPr>
            <w:rFonts w:ascii="Helvetica" w:hAnsi="Helvetica"/>
            <w:b/>
          </w:rPr>
          <w:t>Keyed</w:t>
        </w:r>
      </w:ins>
      <w:ins w:id="17680" w:author="Rev 10 Allen Wirfs-Brock" w:date="2012-08-09T16:39:00Z">
        <w:r>
          <w:rPr>
            <w:rFonts w:ascii="Helvetica" w:hAnsi="Helvetica"/>
            <w:b/>
          </w:rPr>
          <w:t xml:space="preserve"> Destructuring Assignment </w:t>
        </w:r>
        <w:r w:rsidRPr="00E77497">
          <w:rPr>
            <w:rFonts w:ascii="Helvetica" w:hAnsi="Helvetica"/>
            <w:b/>
            <w:spacing w:val="6"/>
          </w:rPr>
          <w:t>Evaluation</w:t>
        </w:r>
        <w:r w:rsidRPr="00E77497">
          <w:t xml:space="preserve"> </w:t>
        </w:r>
      </w:ins>
    </w:p>
    <w:p w:rsidR="0004792F" w:rsidRPr="00E77497" w:rsidRDefault="0004792F" w:rsidP="0004792F">
      <w:pPr>
        <w:ind w:left="360"/>
        <w:rPr>
          <w:ins w:id="17681" w:author="Rev 10 Allen Wirfs-Brock" w:date="2012-08-09T16:39:00Z"/>
        </w:rPr>
      </w:pPr>
      <w:ins w:id="17682" w:author="Rev 10 Allen Wirfs-Brock" w:date="2012-08-09T16:39:00Z">
        <w:r w:rsidRPr="00E77497">
          <w:t xml:space="preserve">with parameters </w:t>
        </w:r>
        <w:r w:rsidRPr="00E77497">
          <w:rPr>
            <w:rStyle w:val="bnf"/>
          </w:rPr>
          <w:t>obj</w:t>
        </w:r>
        <w:r w:rsidRPr="00E77497">
          <w:t xml:space="preserve"> and </w:t>
        </w:r>
      </w:ins>
      <w:ins w:id="17683" w:author="Rev 10 Allen Wirfs-Brock" w:date="2012-08-09T16:42:00Z">
        <w:r>
          <w:rPr>
            <w:rFonts w:ascii="Times New Roman" w:hAnsi="Times New Roman"/>
            <w:i/>
          </w:rPr>
          <w:t>propertyName</w:t>
        </w:r>
      </w:ins>
    </w:p>
    <w:p w:rsidR="0004792F" w:rsidRPr="00DD02E6" w:rsidRDefault="0004792F" w:rsidP="003308DD">
      <w:pPr>
        <w:contextualSpacing/>
        <w:rPr>
          <w:ins w:id="17684" w:author="Rev 10 Allen Wirfs-Brock" w:date="2012-08-09T16:42:00Z"/>
          <w:rStyle w:val="bnf"/>
          <w:i w:val="0"/>
        </w:rPr>
      </w:pPr>
      <w:ins w:id="17685" w:author="Rev 10 Allen Wirfs-Brock" w:date="2012-08-09T16:42:00Z">
        <w:r w:rsidRPr="00E77497">
          <w:rPr>
            <w:rStyle w:val="bnf"/>
          </w:rPr>
          <w:t xml:space="preserve">AssignmentElement </w:t>
        </w:r>
        <w:r w:rsidRPr="00C7794D">
          <w:rPr>
            <w:b/>
          </w:rPr>
          <w:t>:</w:t>
        </w:r>
        <w:r w:rsidRPr="004D1BD1">
          <w:rPr>
            <w:b/>
          </w:rPr>
          <w:t xml:space="preserve"> </w:t>
        </w:r>
      </w:ins>
      <w:ins w:id="17686" w:author="Rev 11 Allen Wirfs-Brock" w:date="2012-10-24T18:33:00Z">
        <w:r w:rsidR="003308DD" w:rsidRPr="003308DD">
          <w:rPr>
            <w:rStyle w:val="bnf"/>
          </w:rPr>
          <w:t>DestructuringAssignmentTarget</w:t>
        </w:r>
      </w:ins>
      <w:ins w:id="17687" w:author="Rev 10 Allen Wirfs-Brock" w:date="2012-08-09T16:42:00Z">
        <w:del w:id="17688" w:author="Rev 11 Allen Wirfs-Brock" w:date="2012-10-24T18:33:00Z">
          <w:r w:rsidRPr="003B4312" w:rsidDel="003308DD">
            <w:rPr>
              <w:rStyle w:val="bnf"/>
            </w:rPr>
            <w:delText>LeftHandSideExpression</w:delText>
          </w:r>
          <w:r w:rsidDel="003308DD">
            <w:rPr>
              <w:rStyle w:val="bnf"/>
            </w:rPr>
            <w:delText xml:space="preserve"> </w:delText>
          </w:r>
        </w:del>
        <w:r w:rsidRPr="00DD02E6">
          <w:rPr>
            <w:rFonts w:ascii="Times New Roman" w:hAnsi="Times New Roman"/>
            <w:i/>
          </w:rPr>
          <w:t>Initialiser</w:t>
        </w:r>
        <w:r w:rsidRPr="00126ECD">
          <w:rPr>
            <w:rFonts w:cs="Arial"/>
            <w:vertAlign w:val="subscript"/>
          </w:rPr>
          <w:t>opt</w:t>
        </w:r>
      </w:ins>
    </w:p>
    <w:p w:rsidR="0004792F" w:rsidRPr="00E77497" w:rsidRDefault="0004792F" w:rsidP="0004792F">
      <w:pPr>
        <w:pStyle w:val="Alg3"/>
        <w:numPr>
          <w:ilvl w:val="0"/>
          <w:numId w:val="920"/>
        </w:numPr>
        <w:tabs>
          <w:tab w:val="left" w:pos="720"/>
        </w:tabs>
        <w:rPr>
          <w:ins w:id="17689" w:author="Rev 10 Allen Wirfs-Brock" w:date="2012-08-09T16:42:00Z"/>
        </w:rPr>
      </w:pPr>
      <w:ins w:id="17690" w:author="Rev 10 Allen Wirfs-Brock" w:date="2012-08-09T16:42: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Pr>
            <w:i/>
          </w:rPr>
          <w:t>propertyName</w:t>
        </w:r>
        <w:r w:rsidRPr="00E77497">
          <w:t>.</w:t>
        </w:r>
      </w:ins>
    </w:p>
    <w:p w:rsidR="0004792F" w:rsidRDefault="0004792F" w:rsidP="0004792F">
      <w:pPr>
        <w:pStyle w:val="Alg2"/>
        <w:numPr>
          <w:ilvl w:val="0"/>
          <w:numId w:val="920"/>
        </w:numPr>
        <w:contextualSpacing/>
        <w:rPr>
          <w:ins w:id="17691" w:author="Rev 10 Allen Wirfs-Brock" w:date="2012-08-09T16:42:00Z"/>
        </w:rPr>
      </w:pPr>
      <w:ins w:id="17692" w:author="Rev 10 Allen Wirfs-Brock" w:date="2012-08-09T16:42:00Z">
        <w:r>
          <w:t>ReturnIfAbrupt(</w:t>
        </w:r>
        <w:r>
          <w:rPr>
            <w:i/>
          </w:rPr>
          <w:t>v</w:t>
        </w:r>
        <w:r>
          <w:t>).</w:t>
        </w:r>
      </w:ins>
    </w:p>
    <w:p w:rsidR="0004792F" w:rsidRPr="00E77497" w:rsidRDefault="0004792F" w:rsidP="0004792F">
      <w:pPr>
        <w:pStyle w:val="Alg3"/>
        <w:numPr>
          <w:ilvl w:val="0"/>
          <w:numId w:val="920"/>
        </w:numPr>
        <w:tabs>
          <w:tab w:val="left" w:pos="720"/>
        </w:tabs>
        <w:rPr>
          <w:ins w:id="17693" w:author="Rev 10 Allen Wirfs-Brock" w:date="2012-08-09T16:42:00Z"/>
        </w:rPr>
      </w:pPr>
      <w:ins w:id="17694" w:author="Rev 10 Allen Wirfs-Brock" w:date="2012-08-09T16:42:00Z">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ins>
    </w:p>
    <w:p w:rsidR="0004792F" w:rsidRPr="00E77497" w:rsidRDefault="0004792F" w:rsidP="0004792F">
      <w:pPr>
        <w:pStyle w:val="Alg3"/>
        <w:numPr>
          <w:ilvl w:val="1"/>
          <w:numId w:val="920"/>
        </w:numPr>
        <w:tabs>
          <w:tab w:val="num" w:pos="2160"/>
        </w:tabs>
        <w:rPr>
          <w:ins w:id="17695" w:author="Rev 10 Allen Wirfs-Brock" w:date="2012-08-09T16:42:00Z"/>
        </w:rPr>
      </w:pPr>
      <w:ins w:id="17696" w:author="Rev 10 Allen Wirfs-Brock" w:date="2012-08-09T16:42:00Z">
        <w:r w:rsidRPr="00E77497">
          <w:t xml:space="preserve">Let </w:t>
        </w:r>
        <w:r w:rsidRPr="00E77497">
          <w:rPr>
            <w:i/>
          </w:rPr>
          <w:t>v</w:t>
        </w:r>
        <w:r w:rsidRPr="00E77497">
          <w:t xml:space="preserve"> be the result of evaluating</w:t>
        </w:r>
        <w:r w:rsidRPr="00E77497">
          <w:rPr>
            <w:i/>
          </w:rPr>
          <w:t xml:space="preserve"> Initialiser</w:t>
        </w:r>
        <w:r w:rsidRPr="00E77497">
          <w:t>.</w:t>
        </w:r>
      </w:ins>
    </w:p>
    <w:p w:rsidR="0004792F" w:rsidRPr="00E77497" w:rsidRDefault="0004792F" w:rsidP="003308DD">
      <w:pPr>
        <w:pStyle w:val="Alg3"/>
        <w:numPr>
          <w:ilvl w:val="0"/>
          <w:numId w:val="920"/>
        </w:numPr>
        <w:rPr>
          <w:ins w:id="17697" w:author="Rev 10 Allen Wirfs-Brock" w:date="2012-08-09T16:42:00Z"/>
        </w:rPr>
      </w:pPr>
      <w:ins w:id="17698" w:author="Rev 10 Allen Wirfs-Brock" w:date="2012-08-09T16:42:00Z">
        <w:r w:rsidRPr="00E77497">
          <w:t xml:space="preserve">If </w:t>
        </w:r>
      </w:ins>
      <w:ins w:id="17699" w:author="Rev 11 Allen Wirfs-Brock" w:date="2012-10-24T18:34:00Z">
        <w:r w:rsidR="003308DD" w:rsidRPr="003308DD">
          <w:rPr>
            <w:rStyle w:val="bnf"/>
          </w:rPr>
          <w:t>DestructuringAssignmentTarget</w:t>
        </w:r>
        <w:r w:rsidR="003308DD">
          <w:rPr>
            <w:rStyle w:val="bnf"/>
          </w:rPr>
          <w:t xml:space="preserve"> </w:t>
        </w:r>
      </w:ins>
      <w:ins w:id="17700" w:author="Rev 10 Allen Wirfs-Brock" w:date="2012-08-09T16:42:00Z">
        <w:del w:id="17701" w:author="Rev 11 Allen Wirfs-Brock" w:date="2012-10-24T18:34:00Z">
          <w:r w:rsidRPr="00E77497" w:rsidDel="003308DD">
            <w:rPr>
              <w:rStyle w:val="bnf"/>
            </w:rPr>
            <w:delText>LeftHandSideExpression</w:delText>
          </w:r>
          <w:r w:rsidRPr="00E77497" w:rsidDel="003308DD">
            <w:delText xml:space="preserve"> </w:delText>
          </w:r>
        </w:del>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rsidR="0004792F" w:rsidRPr="00E77497" w:rsidRDefault="0004792F" w:rsidP="003308DD">
      <w:pPr>
        <w:pStyle w:val="Alg3"/>
        <w:numPr>
          <w:ilvl w:val="1"/>
          <w:numId w:val="920"/>
        </w:numPr>
        <w:rPr>
          <w:ins w:id="17702" w:author="Rev 10 Allen Wirfs-Brock" w:date="2012-08-09T16:42:00Z"/>
        </w:rPr>
      </w:pPr>
      <w:ins w:id="17703" w:author="Rev 10 Allen Wirfs-Brock" w:date="2012-08-09T16:42:00Z">
        <w:r w:rsidRPr="00E77497">
          <w:t xml:space="preserve">Let </w:t>
        </w:r>
        <w:r w:rsidRPr="00E77497">
          <w:rPr>
            <w:i/>
          </w:rPr>
          <w:t>AssignmentPattern</w:t>
        </w:r>
        <w:r w:rsidRPr="00E77497">
          <w:t xml:space="preserve"> be the parse of the source code corresponding to </w:t>
        </w:r>
      </w:ins>
      <w:ins w:id="17704" w:author="Rev 11 Allen Wirfs-Brock" w:date="2012-10-24T18:35:00Z">
        <w:r w:rsidR="003308DD" w:rsidRPr="003308DD">
          <w:rPr>
            <w:i/>
          </w:rPr>
          <w:t>DestructuringAssignmentTarget</w:t>
        </w:r>
      </w:ins>
      <w:ins w:id="17705" w:author="Rev 10 Allen Wirfs-Brock" w:date="2012-08-09T16:42:00Z">
        <w:del w:id="17706" w:author="Rev 11 Allen Wirfs-Brock" w:date="2012-10-24T18:35:00Z">
          <w:r w:rsidRPr="00E77497" w:rsidDel="003308DD">
            <w:rPr>
              <w:i/>
            </w:rPr>
            <w:delText>LeftHandSideExpression</w:delText>
          </w:r>
        </w:del>
        <w:r w:rsidRPr="00E77497">
          <w:t xml:space="preserve"> using </w:t>
        </w:r>
        <w:r w:rsidRPr="00E77497">
          <w:rPr>
            <w:i/>
          </w:rPr>
          <w:t>AssignmentPattern</w:t>
        </w:r>
        <w:r w:rsidRPr="00E77497">
          <w:t xml:space="preserve"> as the goal symbol</w:t>
        </w:r>
      </w:ins>
    </w:p>
    <w:p w:rsidR="0004792F" w:rsidRPr="00E77497" w:rsidRDefault="0004792F" w:rsidP="0004792F">
      <w:pPr>
        <w:pStyle w:val="Alg3"/>
        <w:numPr>
          <w:ilvl w:val="1"/>
          <w:numId w:val="920"/>
        </w:numPr>
        <w:rPr>
          <w:ins w:id="17707" w:author="Rev 10 Allen Wirfs-Brock" w:date="2012-08-09T16:42:00Z"/>
        </w:rPr>
      </w:pPr>
      <w:ins w:id="17708" w:author="Rev 10 Allen Wirfs-Brock" w:date="2012-08-09T16:42:00Z">
        <w:r w:rsidRPr="00E77497">
          <w:t xml:space="preserve">Let </w:t>
        </w:r>
        <w:r w:rsidRPr="00E77497">
          <w:rPr>
            <w:i/>
          </w:rPr>
          <w:t>vObj</w:t>
        </w:r>
        <w:r w:rsidRPr="00E77497">
          <w:t xml:space="preserve"> be ToObject(</w:t>
        </w:r>
        <w:r w:rsidRPr="00E77497">
          <w:rPr>
            <w:i/>
          </w:rPr>
          <w:t>v</w:t>
        </w:r>
        <w:r w:rsidRPr="00E77497">
          <w:t>).</w:t>
        </w:r>
      </w:ins>
    </w:p>
    <w:p w:rsidR="0004792F" w:rsidRDefault="0004792F" w:rsidP="0004792F">
      <w:pPr>
        <w:pStyle w:val="Alg4"/>
        <w:numPr>
          <w:ilvl w:val="1"/>
          <w:numId w:val="920"/>
        </w:numPr>
        <w:contextualSpacing/>
        <w:rPr>
          <w:ins w:id="17709" w:author="Rev 10 Allen Wirfs-Brock" w:date="2012-08-09T16:42:00Z"/>
        </w:rPr>
      </w:pPr>
      <w:ins w:id="17710" w:author="Rev 10 Allen Wirfs-Brock" w:date="2012-08-09T16:42:00Z">
        <w:r>
          <w:t>ReturnIfAbrupt(</w:t>
        </w:r>
        <w:r w:rsidRPr="00E77497">
          <w:rPr>
            <w:i/>
          </w:rPr>
          <w:t>vObj</w:t>
        </w:r>
        <w:r>
          <w:t>).</w:t>
        </w:r>
      </w:ins>
    </w:p>
    <w:p w:rsidR="0004792F" w:rsidRPr="00E77497" w:rsidRDefault="0004792F" w:rsidP="0004792F">
      <w:pPr>
        <w:pStyle w:val="Alg3"/>
        <w:numPr>
          <w:ilvl w:val="1"/>
          <w:numId w:val="920"/>
        </w:numPr>
        <w:rPr>
          <w:ins w:id="17711" w:author="Rev 10 Allen Wirfs-Brock" w:date="2012-08-09T16:42:00Z"/>
        </w:rPr>
      </w:pPr>
      <w:ins w:id="17712" w:author="Rev 10 Allen Wirfs-Brock" w:date="2012-08-09T16:42:00Z">
        <w:r>
          <w:t xml:space="preserve">Return the result of </w:t>
        </w:r>
      </w:ins>
      <w:ins w:id="17713" w:author="Rev 10 Allen Wirfs-Brock" w:date="2012-08-13T15:44:00Z">
        <w:r w:rsidR="0003414D">
          <w:t>performing</w:t>
        </w:r>
      </w:ins>
      <w:ins w:id="17714" w:author="Rev 10 Allen Wirfs-Brock" w:date="2012-08-09T16:42:00Z">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vObj</w:t>
        </w:r>
        <w:r w:rsidRPr="00E77497">
          <w:t xml:space="preserve"> as the </w:t>
        </w:r>
        <w:r>
          <w:t>argument</w:t>
        </w:r>
        <w:r w:rsidRPr="00E77497">
          <w:t>.</w:t>
        </w:r>
      </w:ins>
    </w:p>
    <w:p w:rsidR="0004792F" w:rsidRDefault="0004792F" w:rsidP="0004792F">
      <w:pPr>
        <w:pStyle w:val="Alg2"/>
        <w:numPr>
          <w:ilvl w:val="0"/>
          <w:numId w:val="920"/>
        </w:numPr>
        <w:contextualSpacing/>
        <w:rPr>
          <w:ins w:id="17715" w:author="Rev 10 Allen Wirfs-Brock" w:date="2012-08-09T16:50:00Z"/>
        </w:rPr>
      </w:pPr>
      <w:ins w:id="17716" w:author="Rev 10 Allen Wirfs-Brock" w:date="2012-08-09T16:50:00Z">
        <w:r>
          <w:t>ReturnIfAbrupt(</w:t>
        </w:r>
        <w:r>
          <w:rPr>
            <w:i/>
          </w:rPr>
          <w:t>v</w:t>
        </w:r>
        <w:r>
          <w:t>).</w:t>
        </w:r>
      </w:ins>
    </w:p>
    <w:p w:rsidR="0004792F" w:rsidRPr="00E77497" w:rsidRDefault="0004792F" w:rsidP="003308DD">
      <w:pPr>
        <w:pStyle w:val="Alg3"/>
        <w:numPr>
          <w:ilvl w:val="0"/>
          <w:numId w:val="920"/>
        </w:numPr>
        <w:rPr>
          <w:ins w:id="17717" w:author="Rev 10 Allen Wirfs-Brock" w:date="2012-08-09T16:42:00Z"/>
        </w:rPr>
      </w:pPr>
      <w:ins w:id="17718" w:author="Rev 10 Allen Wirfs-Brock" w:date="2012-08-09T16:42:00Z">
        <w:r w:rsidRPr="00E77497">
          <w:t xml:space="preserve">Let </w:t>
        </w:r>
        <w:r w:rsidRPr="00E77497">
          <w:rPr>
            <w:i/>
          </w:rPr>
          <w:t>lref</w:t>
        </w:r>
        <w:r w:rsidRPr="00E77497">
          <w:t xml:space="preserve"> be the result of evaluating </w:t>
        </w:r>
      </w:ins>
      <w:ins w:id="17719" w:author="Rev 11 Allen Wirfs-Brock" w:date="2012-10-24T18:33:00Z">
        <w:r w:rsidR="003308DD" w:rsidRPr="003308DD">
          <w:rPr>
            <w:i/>
          </w:rPr>
          <w:t>DestructuringAssignmentTarget</w:t>
        </w:r>
      </w:ins>
      <w:ins w:id="17720" w:author="Rev 10 Allen Wirfs-Brock" w:date="2012-08-09T16:42:00Z">
        <w:del w:id="17721" w:author="Rev 11 Allen Wirfs-Brock" w:date="2012-10-24T18:33:00Z">
          <w:r w:rsidRPr="00E77497" w:rsidDel="003308DD">
            <w:rPr>
              <w:i/>
            </w:rPr>
            <w:delText>LeftHandSideExpression</w:delText>
          </w:r>
        </w:del>
        <w:r w:rsidRPr="00E77497">
          <w:t>.</w:t>
        </w:r>
      </w:ins>
    </w:p>
    <w:p w:rsidR="0004792F" w:rsidRPr="00E77497" w:rsidRDefault="0004792F" w:rsidP="0004792F">
      <w:pPr>
        <w:pStyle w:val="Alg3"/>
        <w:numPr>
          <w:ilvl w:val="0"/>
          <w:numId w:val="920"/>
        </w:numPr>
        <w:spacing w:after="240"/>
        <w:rPr>
          <w:ins w:id="17722" w:author="Rev 10 Allen Wirfs-Brock" w:date="2012-08-09T16:42:00Z"/>
        </w:rPr>
      </w:pPr>
      <w:ins w:id="17723" w:author="Rev 10 Allen Wirfs-Brock" w:date="2012-08-09T16:42:00Z">
        <w:r>
          <w:t>Return</w:t>
        </w:r>
        <w:r w:rsidRPr="00E77497">
          <w:t xml:space="preserve"> PutValue(</w:t>
        </w:r>
        <w:r w:rsidRPr="00E77497">
          <w:rPr>
            <w:i/>
          </w:rPr>
          <w:t>lref</w:t>
        </w:r>
        <w:r w:rsidRPr="00E77497">
          <w:t>,</w:t>
        </w:r>
        <w:r w:rsidRPr="00E77497">
          <w:rPr>
            <w:i/>
          </w:rPr>
          <w:t>v</w:t>
        </w:r>
        <w:r w:rsidRPr="00E77497">
          <w:t>).</w:t>
        </w:r>
      </w:ins>
    </w:p>
    <w:p w:rsidR="004C02EF" w:rsidRPr="00E77497" w:rsidRDefault="004C02EF" w:rsidP="003A4B22">
      <w:pPr>
        <w:pStyle w:val="Heading2"/>
        <w:numPr>
          <w:ilvl w:val="0"/>
          <w:numId w:val="0"/>
        </w:numPr>
      </w:pPr>
      <w:bookmarkStart w:id="17724" w:name="_Toc339020393"/>
      <w:r w:rsidRPr="00E77497">
        <w:t>11.14</w:t>
      </w:r>
      <w:r w:rsidRPr="00E77497">
        <w:tab/>
        <w:t>Comma Operator (</w:t>
      </w:r>
      <w:r w:rsidRPr="004712DB">
        <w:rPr>
          <w:rFonts w:ascii="Courier New" w:hAnsi="Courier New"/>
          <w:smallCaps/>
        </w:rPr>
        <w:t xml:space="preserve"> , )</w:t>
      </w:r>
      <w:bookmarkEnd w:id="17664"/>
      <w:bookmarkEnd w:id="17665"/>
      <w:bookmarkEnd w:id="17666"/>
      <w:bookmarkEnd w:id="17667"/>
      <w:bookmarkEnd w:id="17668"/>
      <w:bookmarkEnd w:id="17669"/>
      <w:bookmarkEnd w:id="17670"/>
      <w:bookmarkEnd w:id="17671"/>
      <w:bookmarkEnd w:id="17672"/>
      <w:bookmarkEnd w:id="17673"/>
      <w:bookmarkEnd w:id="17674"/>
      <w:bookmarkEnd w:id="17675"/>
      <w:bookmarkEnd w:id="17676"/>
      <w:bookmarkEnd w:id="17677"/>
      <w:bookmarkEnd w:id="17724"/>
    </w:p>
    <w:p w:rsidR="004C02EF" w:rsidRPr="00E77497" w:rsidRDefault="004C02EF" w:rsidP="004C02EF">
      <w:pPr>
        <w:pStyle w:val="Syntax"/>
      </w:pPr>
      <w:r w:rsidRPr="00E77497">
        <w:t>Syntax</w:t>
      </w:r>
    </w:p>
    <w:p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rsidR="004C02EF" w:rsidRPr="00E77497" w:rsidRDefault="004C02EF" w:rsidP="004C02EF">
      <w:pPr>
        <w:pStyle w:val="SyntaxRule"/>
      </w:pPr>
      <w:r w:rsidRPr="00E77497">
        <w:t xml:space="preserve">ExpressionNoIn </w:t>
      </w:r>
      <w:r w:rsidRPr="00E77497">
        <w:rPr>
          <w:rFonts w:ascii="Arial" w:hAnsi="Arial"/>
          <w:b/>
          <w:i w:val="0"/>
        </w:rPr>
        <w:t>:</w:t>
      </w:r>
    </w:p>
    <w:p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rsidR="005B5983" w:rsidRPr="00E77497" w:rsidRDefault="005B5983" w:rsidP="005B5983">
      <w:r w:rsidRPr="00E77497">
        <w:t>The</w:t>
      </w:r>
      <w:ins w:id="17725"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17726"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17727" w:author="Rev 4 Allen Wirfs-Brock" w:date="2011-10-15T13:39:00Z">
        <w:r w:rsidRPr="00E77497">
          <w:t xml:space="preserve">used in place </w:t>
        </w:r>
      </w:ins>
      <w:del w:id="17728"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rsidR="00B74C9A" w:rsidRPr="00E77497" w:rsidRDefault="00B74C9A" w:rsidP="00B74C9A">
      <w:pPr>
        <w:rPr>
          <w:ins w:id="17729" w:author="Rev 10 Allen Wirfs-Brock" w:date="2012-09-07T10:17:00Z"/>
          <w:rFonts w:ascii="Helvetica" w:hAnsi="Helvetica"/>
          <w:b/>
        </w:rPr>
      </w:pPr>
      <w:ins w:id="17730" w:author="Rev 10 Allen Wirfs-Brock" w:date="2012-09-07T10:17:00Z">
        <w:r w:rsidRPr="00E77497">
          <w:rPr>
            <w:rFonts w:ascii="Helvetica" w:hAnsi="Helvetica"/>
            <w:b/>
          </w:rPr>
          <w:t xml:space="preserve">Static Semantics:  </w:t>
        </w:r>
        <w:r w:rsidRPr="00BD6E56">
          <w:rPr>
            <w:rFonts w:ascii="Helvetica" w:hAnsi="Helvetica"/>
            <w:b/>
            <w:lang w:eastAsia="en-US"/>
          </w:rPr>
          <w:t>IsValidSimpleAssignmentTarget</w:t>
        </w:r>
      </w:ins>
    </w:p>
    <w:p w:rsidR="00B74C9A" w:rsidRPr="00E77497" w:rsidRDefault="00B74C9A" w:rsidP="00B74C9A">
      <w:pPr>
        <w:pStyle w:val="SyntaxRule"/>
        <w:spacing w:after="240"/>
        <w:rPr>
          <w:ins w:id="17731" w:author="Rev 10 Allen Wirfs-Brock" w:date="2012-09-07T10:18:00Z"/>
        </w:rPr>
      </w:pPr>
      <w:ins w:id="17732" w:author="Rev 10 Allen Wirfs-Brock" w:date="2012-09-07T10:18:00Z">
        <w:r w:rsidRPr="00E77497">
          <w:rPr>
            <w:rStyle w:val="bnf"/>
            <w:i/>
          </w:rPr>
          <w:lastRenderedPageBreak/>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ins>
    </w:p>
    <w:p w:rsidR="00B74C9A" w:rsidRPr="00E77497" w:rsidRDefault="00B74C9A" w:rsidP="00B74C9A">
      <w:pPr>
        <w:pStyle w:val="Alg4"/>
        <w:numPr>
          <w:ilvl w:val="0"/>
          <w:numId w:val="980"/>
        </w:numPr>
        <w:spacing w:after="220"/>
        <w:contextualSpacing/>
        <w:rPr>
          <w:ins w:id="17733" w:author="Rev 10 Allen Wirfs-Brock" w:date="2012-09-07T10:17:00Z"/>
        </w:rPr>
      </w:pPr>
      <w:ins w:id="17734" w:author="Rev 10 Allen Wirfs-Brock" w:date="2012-09-07T10:17:00Z">
        <w:r w:rsidRPr="00E77497">
          <w:t xml:space="preserve">Return </w:t>
        </w:r>
        <w:r w:rsidRPr="00BD6E56">
          <w:rPr>
            <w:b/>
          </w:rPr>
          <w:t>false</w:t>
        </w:r>
        <w:r w:rsidRPr="00E77497">
          <w:t>.</w:t>
        </w:r>
      </w:ins>
    </w:p>
    <w:p w:rsidR="005B5983" w:rsidRPr="00E77497" w:rsidRDefault="005B5983" w:rsidP="005B5983">
      <w:pPr>
        <w:keepNext/>
        <w:rPr>
          <w:ins w:id="17735" w:author="Rev 4 Allen Wirfs-Brock" w:date="2011-10-15T13:40:00Z"/>
          <w:rFonts w:ascii="Helvetica" w:hAnsi="Helvetica"/>
          <w:b/>
        </w:rPr>
      </w:pPr>
      <w:ins w:id="17736"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rsidR="004C02EF" w:rsidRPr="00E77497" w:rsidDel="005B5983" w:rsidRDefault="004C02EF" w:rsidP="004C02EF">
      <w:pPr>
        <w:pStyle w:val="Syntax"/>
        <w:rPr>
          <w:del w:id="17737" w:author="Rev 4 Allen Wirfs-Brock" w:date="2011-10-15T13:40:00Z"/>
        </w:rPr>
      </w:pPr>
      <w:del w:id="17738" w:author="Rev 4 Allen Wirfs-Brock" w:date="2011-10-15T13:40:00Z">
        <w:r w:rsidRPr="00E77497" w:rsidDel="005B5983">
          <w:delText>Semantics</w:delText>
        </w:r>
      </w:del>
    </w:p>
    <w:p w:rsidR="004C02EF" w:rsidRPr="00E77497" w:rsidRDefault="004C02EF" w:rsidP="004C02EF">
      <w:del w:id="17739"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7740" w:author="Rev 4 Allen Wirfs-Brock" w:date="2011-10-15T13:40:00Z">
        <w:r w:rsidRPr="00E77497" w:rsidDel="005B5983">
          <w:delText>is evaluated as follows:</w:delText>
        </w:r>
      </w:del>
      <w:bookmarkStart w:id="17741" w:name="_Toc382212704"/>
    </w:p>
    <w:p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17741"/>
      <w:r w:rsidRPr="00E77497">
        <w:t>.</w:t>
      </w:r>
      <w:bookmarkStart w:id="17742" w:name="_Toc382212705"/>
    </w:p>
    <w:p w:rsidR="004C02EF" w:rsidRPr="00E77497" w:rsidRDefault="004C02EF" w:rsidP="00FA3203">
      <w:pPr>
        <w:pStyle w:val="Alg2"/>
        <w:numPr>
          <w:ilvl w:val="0"/>
          <w:numId w:val="105"/>
        </w:numPr>
      </w:pPr>
      <w:del w:id="17743" w:author="Rev 6 Allen Wirfs-Brock" w:date="2012-02-16T19:42:00Z">
        <w:r w:rsidRPr="00E77497" w:rsidDel="007E6452">
          <w:delText xml:space="preserve">Call </w:delText>
        </w:r>
      </w:del>
      <w:ins w:id="17744" w:author="Rev 6 Allen Wirfs-Brock" w:date="2012-02-16T19:42:00Z">
        <w:del w:id="17745" w:author="Rev 10 Allen Wirfs-Brock" w:date="2012-08-14T14:53:00Z">
          <w:r w:rsidR="007E6452" w:rsidDel="006552DF">
            <w:delText>If the result of</w:delText>
          </w:r>
        </w:del>
      </w:ins>
      <w:ins w:id="17746" w:author="Rev 10 Allen Wirfs-Brock" w:date="2012-08-14T14:53:00Z">
        <w:r w:rsidR="006552DF">
          <w:t>ReturnIfAbrupt(</w:t>
        </w:r>
      </w:ins>
      <w:ins w:id="17747" w:author="Rev 6 Allen Wirfs-Brock" w:date="2012-02-16T19:42:00Z">
        <w:del w:id="17748" w:author="Rev 10 Allen Wirfs-Brock" w:date="2012-08-14T14:53:00Z">
          <w:r w:rsidR="007E6452" w:rsidRPr="00E77497" w:rsidDel="006552DF">
            <w:delText xml:space="preserve"> </w:delText>
          </w:r>
        </w:del>
      </w:ins>
      <w:r w:rsidRPr="00E77497">
        <w:t>GetValue(</w:t>
      </w:r>
      <w:r w:rsidRPr="00E77497">
        <w:rPr>
          <w:i/>
        </w:rPr>
        <w:t>lref</w:t>
      </w:r>
      <w:r w:rsidRPr="00E77497">
        <w:t>)</w:t>
      </w:r>
      <w:bookmarkEnd w:id="17742"/>
      <w:ins w:id="17749" w:author="Rev 10 Allen Wirfs-Brock" w:date="2012-08-14T14:53:00Z">
        <w:r w:rsidR="006552DF">
          <w:t>)</w:t>
        </w:r>
      </w:ins>
      <w:ins w:id="17750" w:author="Rev 6 Allen Wirfs-Brock" w:date="2012-02-16T19:42:00Z">
        <w:del w:id="17751" w:author="Rev 10 Allen Wirfs-Brock" w:date="2012-08-14T14:53:00Z">
          <w:r w:rsidR="007E6452" w:rsidRPr="007E6452" w:rsidDel="006552DF">
            <w:delText xml:space="preserve"> </w:delText>
          </w:r>
          <w:r w:rsidR="007E6452" w:rsidDel="006552DF">
            <w:delText xml:space="preserve">is an abrupt completion, return </w:delText>
          </w:r>
          <w:r w:rsidR="007E6452" w:rsidRPr="004712DB" w:rsidDel="006552DF">
            <w:delText>that result</w:delText>
          </w:r>
        </w:del>
      </w:ins>
      <w:del w:id="17752" w:author="Rev 6 Allen Wirfs-Brock" w:date="2012-02-16T19:42:00Z">
        <w:r w:rsidRPr="00E77497" w:rsidDel="007E6452">
          <w:delText>.</w:delText>
        </w:r>
      </w:del>
      <w:bookmarkStart w:id="17753" w:name="_Toc382212706"/>
    </w:p>
    <w:p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17753"/>
      <w:r w:rsidRPr="00E77497">
        <w:t>.</w:t>
      </w:r>
      <w:bookmarkStart w:id="17754" w:name="_Toc382212707"/>
    </w:p>
    <w:p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17755" w:name="_Toc382212708"/>
      <w:bookmarkEnd w:id="17754"/>
    </w:p>
    <w:p w:rsidR="004C02EF" w:rsidRPr="00E77497" w:rsidRDefault="004C02EF" w:rsidP="004C02EF">
      <w:pPr>
        <w:pStyle w:val="Note"/>
      </w:pPr>
      <w:bookmarkStart w:id="17756" w:name="_Toc375031197"/>
      <w:bookmarkStart w:id="17757" w:name="_Ref379923281"/>
      <w:bookmarkStart w:id="17758" w:name="_Toc381513710"/>
      <w:bookmarkStart w:id="17759" w:name="_Toc382212232"/>
      <w:bookmarkStart w:id="17760" w:name="_Toc382212709"/>
      <w:bookmarkStart w:id="17761" w:name="_Toc382291577"/>
      <w:bookmarkStart w:id="17762" w:name="_Toc385672226"/>
      <w:bookmarkStart w:id="17763" w:name="_Ref386878652"/>
      <w:bookmarkStart w:id="17764" w:name="_Toc393690329"/>
      <w:bookmarkStart w:id="17765" w:name="_Ref424532497"/>
      <w:bookmarkEnd w:id="17755"/>
      <w:r w:rsidRPr="00E77497">
        <w:t>NOTE</w:t>
      </w:r>
      <w:r w:rsidRPr="00E77497">
        <w:tab/>
        <w:t>GetValue must be called even though its value is not used because it may have observable side-effects.</w:t>
      </w:r>
    </w:p>
    <w:p w:rsidR="004C02EF" w:rsidRPr="00E77497" w:rsidRDefault="004C02EF" w:rsidP="004C02EF">
      <w:pPr>
        <w:pStyle w:val="Heading1"/>
        <w:numPr>
          <w:ilvl w:val="0"/>
          <w:numId w:val="0"/>
        </w:numPr>
      </w:pPr>
      <w:bookmarkStart w:id="17766" w:name="_Ref457437637"/>
      <w:bookmarkStart w:id="17767" w:name="_Toc472818874"/>
      <w:bookmarkStart w:id="17768" w:name="_Toc235503448"/>
      <w:bookmarkStart w:id="17769" w:name="_Toc241509223"/>
      <w:bookmarkStart w:id="17770" w:name="_Toc244416710"/>
      <w:bookmarkStart w:id="17771" w:name="_Toc276631074"/>
      <w:bookmarkStart w:id="17772" w:name="_Toc339020394"/>
      <w:r w:rsidRPr="00E77497">
        <w:t>12</w:t>
      </w:r>
      <w:r w:rsidRPr="00E77497">
        <w:tab/>
        <w:t>Statement</w:t>
      </w:r>
      <w:bookmarkEnd w:id="17756"/>
      <w:bookmarkEnd w:id="17757"/>
      <w:bookmarkEnd w:id="17758"/>
      <w:bookmarkEnd w:id="17759"/>
      <w:bookmarkEnd w:id="17760"/>
      <w:bookmarkEnd w:id="17761"/>
      <w:bookmarkEnd w:id="17762"/>
      <w:bookmarkEnd w:id="17763"/>
      <w:bookmarkEnd w:id="17764"/>
      <w:r w:rsidRPr="00E77497">
        <w:t>s</w:t>
      </w:r>
      <w:bookmarkEnd w:id="17765"/>
      <w:bookmarkEnd w:id="17766"/>
      <w:bookmarkEnd w:id="17767"/>
      <w:bookmarkEnd w:id="17768"/>
      <w:bookmarkEnd w:id="17769"/>
      <w:bookmarkEnd w:id="17770"/>
      <w:bookmarkEnd w:id="17771"/>
      <w:ins w:id="17773" w:author="Rev 3 Allen Wirfs-Brock" w:date="2011-08-30T14:56:00Z">
        <w:r w:rsidR="00624D8F" w:rsidRPr="00E77497">
          <w:t xml:space="preserve"> and Declarations</w:t>
        </w:r>
      </w:ins>
      <w:bookmarkEnd w:id="1777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Statement </w:t>
      </w:r>
      <w:r w:rsidRPr="00E77497">
        <w:rPr>
          <w:rFonts w:ascii="Arial" w:hAnsi="Arial"/>
          <w:b/>
          <w:i w:val="0"/>
        </w:rPr>
        <w:t>:</w:t>
      </w:r>
    </w:p>
    <w:p w:rsidR="004C02EF" w:rsidRPr="00E77497" w:rsidRDefault="004C02EF" w:rsidP="004C02EF">
      <w:pPr>
        <w:pStyle w:val="SyntaxDefinition"/>
        <w:rPr>
          <w:ins w:id="17774" w:author="Rev 3 Allen Wirfs-Brock" w:date="2011-08-30T14:58:00Z"/>
        </w:rPr>
      </w:pPr>
      <w:r w:rsidRPr="00E77497">
        <w:t>Block</w:t>
      </w:r>
      <w:ins w:id="17775"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17776" w:author="Rev 6 Allen Wirfs-Brock" w:date="2012-02-25T08:39:00Z">
        <w:r w:rsidRPr="00E77497" w:rsidDel="00D951C4">
          <w:delText>IterationStatement</w:delText>
        </w:r>
      </w:del>
      <w:ins w:id="17777"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17778" w:name="_Toc393690330"/>
      <w:r w:rsidRPr="00E77497">
        <w:br/>
        <w:t>LabelledStatement</w:t>
      </w:r>
      <w:del w:id="17779"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rsidR="00624D8F" w:rsidRPr="00E77497" w:rsidRDefault="00624D8F" w:rsidP="00624D8F">
      <w:pPr>
        <w:pStyle w:val="SyntaxRule"/>
        <w:rPr>
          <w:ins w:id="17780" w:author="Rev 3 Allen Wirfs-Brock" w:date="2011-08-30T14:58:00Z"/>
        </w:rPr>
      </w:pPr>
      <w:ins w:id="17781" w:author="Rev 3 Allen Wirfs-Brock" w:date="2011-08-30T14:58:00Z">
        <w:r w:rsidRPr="00E77497">
          <w:t xml:space="preserve">Declaration </w:t>
        </w:r>
        <w:r w:rsidRPr="00E77497">
          <w:rPr>
            <w:rFonts w:ascii="Arial" w:hAnsi="Arial"/>
            <w:b/>
            <w:i w:val="0"/>
          </w:rPr>
          <w:t>:</w:t>
        </w:r>
      </w:ins>
    </w:p>
    <w:p w:rsidR="00624D8F" w:rsidRPr="00E77497" w:rsidRDefault="00CB7EF2" w:rsidP="00782470">
      <w:pPr>
        <w:pStyle w:val="SyntaxDefinition"/>
        <w:rPr>
          <w:ins w:id="17782" w:author="Rev 3 Allen Wirfs-Brock" w:date="2011-08-30T14:58:00Z"/>
        </w:rPr>
      </w:pPr>
      <w:ins w:id="17783" w:author="Rev 3 Allen Wirfs-Brock" w:date="2011-09-21T09:08:00Z">
        <w:r w:rsidRPr="00E77497">
          <w:t>FunctionDeclaration</w:t>
        </w:r>
      </w:ins>
      <w:ins w:id="17784" w:author="Rev 8 Allen Wirfs-Brock" w:date="2012-05-28T17:36:00Z">
        <w:r w:rsidR="00782470">
          <w:br/>
          <w:t>GeneratorDeclaration</w:t>
        </w:r>
      </w:ins>
      <w:ins w:id="17785" w:author="Allen Wirfs-Brock" w:date="2011-09-21T09:06:00Z">
        <w:r w:rsidRPr="00E77497">
          <w:br/>
        </w:r>
      </w:ins>
      <w:ins w:id="17786" w:author="Rev 8 Allen Wirfs-Brock" w:date="2012-05-28T17:34:00Z">
        <w:r w:rsidR="00782470">
          <w:t>ClassDeclaration</w:t>
        </w:r>
        <w:r w:rsidR="00782470">
          <w:br/>
        </w:r>
      </w:ins>
      <w:ins w:id="17787" w:author="Rev 3 Allen Wirfs-Brock" w:date="2011-08-30T14:59:00Z">
        <w:del w:id="17788" w:author="Rev 6 Allen Wirfs-Brock" w:date="2012-02-25T15:13:00Z">
          <w:r w:rsidR="00624D8F" w:rsidRPr="00E77497" w:rsidDel="00633DD3">
            <w:delText>LetDeclaration</w:delText>
          </w:r>
        </w:del>
      </w:ins>
      <w:ins w:id="17789" w:author="Rev 3 Allen Wirfs-Brock" w:date="2011-08-30T14:58:00Z">
        <w:del w:id="17790" w:author="Rev 6 Allen Wirfs-Brock" w:date="2012-02-25T15:13:00Z">
          <w:r w:rsidR="00624D8F" w:rsidRPr="00E77497" w:rsidDel="00633DD3">
            <w:br/>
          </w:r>
        </w:del>
      </w:ins>
      <w:ins w:id="17791" w:author="Rev 3 Allen Wirfs-Brock" w:date="2011-08-30T16:21:00Z">
        <w:del w:id="17792" w:author="Rev 6 Allen Wirfs-Brock" w:date="2012-02-25T15:13:00Z">
          <w:r w:rsidR="00201852" w:rsidRPr="00E77497" w:rsidDel="00633DD3">
            <w:delText>Const</w:delText>
          </w:r>
        </w:del>
      </w:ins>
      <w:ins w:id="17793" w:author="Rev 6 Allen Wirfs-Brock" w:date="2012-02-25T15:13:00Z">
        <w:r w:rsidR="00633DD3">
          <w:t>Lexical</w:t>
        </w:r>
      </w:ins>
      <w:ins w:id="17794" w:author="Rev 3 Allen Wirfs-Brock" w:date="2011-08-30T16:21:00Z">
        <w:r w:rsidR="00201852" w:rsidRPr="00E77497">
          <w:t>Declaration</w:t>
        </w:r>
      </w:ins>
    </w:p>
    <w:p w:rsidR="00D951C4" w:rsidRPr="00E77497" w:rsidRDefault="00D951C4" w:rsidP="00D951C4">
      <w:pPr>
        <w:pStyle w:val="SyntaxRule"/>
        <w:rPr>
          <w:ins w:id="17795" w:author="Rev 6 Allen Wirfs-Brock" w:date="2012-02-25T08:39:00Z"/>
        </w:rPr>
      </w:pPr>
      <w:ins w:id="17796" w:author="Rev 6 Allen Wirfs-Brock" w:date="2012-02-25T08:39:00Z">
        <w:r>
          <w:t>BreakableStatement</w:t>
        </w:r>
        <w:r w:rsidRPr="00E77497">
          <w:t xml:space="preserve"> </w:t>
        </w:r>
        <w:r w:rsidRPr="00E77497">
          <w:rPr>
            <w:rFonts w:ascii="Arial" w:hAnsi="Arial"/>
            <w:b/>
            <w:i w:val="0"/>
          </w:rPr>
          <w:t>:</w:t>
        </w:r>
      </w:ins>
    </w:p>
    <w:p w:rsidR="00624D8F" w:rsidRPr="00E77497" w:rsidRDefault="00D951C4" w:rsidP="00D951C4">
      <w:pPr>
        <w:pStyle w:val="SyntaxDefinition"/>
      </w:pPr>
      <w:ins w:id="17797" w:author="Rev 6 Allen Wirfs-Brock" w:date="2012-02-25T08:39:00Z">
        <w:r>
          <w:t>IterationStatement</w:t>
        </w:r>
        <w:r w:rsidRPr="00E77497">
          <w:br/>
        </w:r>
      </w:ins>
      <w:ins w:id="17798" w:author="Rev 6 Allen Wirfs-Brock" w:date="2012-02-25T08:40:00Z">
        <w:r w:rsidRPr="00E77497">
          <w:t>SwitchStatement</w:t>
        </w:r>
      </w:ins>
    </w:p>
    <w:p w:rsidR="004C02EF" w:rsidRPr="00E77497" w:rsidRDefault="003B5B66" w:rsidP="00D951C4">
      <w:pPr>
        <w:pStyle w:val="Heading2"/>
        <w:numPr>
          <w:ilvl w:val="0"/>
          <w:numId w:val="0"/>
        </w:numPr>
      </w:pPr>
      <w:bookmarkStart w:id="17799" w:name="_Toc339020395"/>
      <w:ins w:id="17800" w:author="Rev 4 Allen Wirfs-Brock" w:date="2011-10-19T15:46:00Z">
        <w:r w:rsidRPr="00E77497">
          <w:t xml:space="preserve">Static </w:t>
        </w:r>
      </w:ins>
      <w:r w:rsidR="004C02EF" w:rsidRPr="00E77497">
        <w:t>Semantics</w:t>
      </w:r>
      <w:bookmarkEnd w:id="17799"/>
    </w:p>
    <w:p w:rsidR="004C02EF" w:rsidRPr="004D1BD1" w:rsidDel="00AF515E" w:rsidRDefault="004C02EF" w:rsidP="004C02EF">
      <w:pPr>
        <w:rPr>
          <w:del w:id="17801" w:author="Rev 6 Allen Wirfs-Brock" w:date="2012-02-23T15:05:00Z"/>
        </w:rPr>
      </w:pPr>
      <w:del w:id="17802"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rsidR="003B5B66" w:rsidRPr="006B6D0A" w:rsidDel="00F71D44" w:rsidRDefault="003B5B66" w:rsidP="003B5B66">
      <w:pPr>
        <w:rPr>
          <w:ins w:id="17803" w:author="Rev 4 Allen Wirfs-Brock" w:date="2011-10-19T15:45:00Z"/>
          <w:del w:id="17804" w:author="Rev 8 Allen Wirfs-Brock" w:date="2012-06-01T08:42:00Z"/>
          <w:rFonts w:ascii="Helvetica" w:hAnsi="Helvetica"/>
          <w:b/>
        </w:rPr>
      </w:pPr>
      <w:ins w:id="17805" w:author="Rev 4 Allen Wirfs-Brock" w:date="2011-10-19T15:45:00Z">
        <w:del w:id="17806" w:author="Rev 8 Allen Wirfs-Brock" w:date="2012-06-01T08:42:00Z">
          <w:r w:rsidRPr="003B4312" w:rsidDel="00F71D44">
            <w:rPr>
              <w:rFonts w:ascii="Helvetica" w:hAnsi="Helvetica"/>
              <w:b/>
            </w:rPr>
            <w:delText xml:space="preserve">Static Semantics:  </w:delText>
          </w:r>
          <w:r w:rsidRPr="006B6D0A" w:rsidDel="00F71D44">
            <w:rPr>
              <w:rFonts w:ascii="Helvetica" w:hAnsi="Helvetica"/>
              <w:b/>
              <w:lang w:eastAsia="en-US"/>
            </w:rPr>
            <w:delText>BoundNames</w:delText>
          </w:r>
        </w:del>
      </w:ins>
    </w:p>
    <w:p w:rsidR="00210077" w:rsidRPr="00675B74" w:rsidDel="00F71D44" w:rsidRDefault="00210077" w:rsidP="00210077">
      <w:pPr>
        <w:rPr>
          <w:ins w:id="17807" w:author="Rev 4 Allen Wirfs-Brock" w:date="2011-10-19T15:48:00Z"/>
          <w:del w:id="17808" w:author="Rev 8 Allen Wirfs-Brock" w:date="2012-06-01T08:42:00Z"/>
        </w:rPr>
      </w:pPr>
      <w:ins w:id="17809" w:author="Rev 4 Allen Wirfs-Brock" w:date="2011-10-19T15:48:00Z">
        <w:del w:id="17810" w:author="Rev 8 Allen Wirfs-Brock" w:date="2012-06-01T08:42:00Z">
          <w:r w:rsidRPr="006B6D0A" w:rsidDel="00F71D44">
            <w:delText xml:space="preserve">The </w:delText>
          </w:r>
          <w:r w:rsidRPr="00E65A34" w:rsidDel="00F71D44">
            <w:rPr>
              <w:rFonts w:ascii="Times New Roman" w:eastAsia="Times New Roman" w:hAnsi="Times New Roman"/>
              <w:spacing w:val="6"/>
              <w:lang w:eastAsia="en-US"/>
            </w:rPr>
            <w:delText xml:space="preserve">BoundNames </w:delText>
          </w:r>
          <w:r w:rsidRPr="00546435" w:rsidDel="00F71D44">
            <w:delText xml:space="preserve">of the </w:delText>
          </w:r>
          <w:r w:rsidRPr="009C202C" w:rsidDel="00F71D44">
            <w:rPr>
              <w:rStyle w:val="bnf"/>
            </w:rPr>
            <w:delText xml:space="preserve">Declaration </w:delText>
          </w:r>
          <w:r w:rsidRPr="00B820AB" w:rsidDel="00F71D44">
            <w:delText xml:space="preserve">productions are </w:delText>
          </w:r>
          <w:r w:rsidRPr="00675B74" w:rsidDel="00F71D44">
            <w:delText>determined as follows:</w:delText>
          </w:r>
        </w:del>
      </w:ins>
    </w:p>
    <w:p w:rsidR="00210077" w:rsidRPr="00E77497" w:rsidDel="00F71D44" w:rsidRDefault="00210077" w:rsidP="00EA4F82">
      <w:pPr>
        <w:pStyle w:val="Alg4"/>
        <w:numPr>
          <w:ilvl w:val="0"/>
          <w:numId w:val="730"/>
        </w:numPr>
        <w:spacing w:after="220"/>
        <w:contextualSpacing/>
        <w:rPr>
          <w:ins w:id="17811" w:author="Rev 4 Allen Wirfs-Brock" w:date="2011-10-19T15:48:00Z"/>
          <w:del w:id="17812" w:author="Rev 8 Allen Wirfs-Brock" w:date="2012-06-01T08:42:00Z"/>
        </w:rPr>
      </w:pPr>
      <w:ins w:id="17813" w:author="Rev 4 Allen Wirfs-Brock" w:date="2011-10-19T15:48:00Z">
        <w:del w:id="17814" w:author="Rev 8 Allen Wirfs-Brock" w:date="2012-06-01T08:42:00Z">
          <w:r w:rsidRPr="00E77497" w:rsidDel="00F71D44">
            <w:delText>Return the BoundNames of the single non-terminal symbol that is the right hand side of the production.</w:delText>
          </w:r>
        </w:del>
      </w:ins>
    </w:p>
    <w:p w:rsidR="00210077" w:rsidRPr="00E77497" w:rsidRDefault="00210077" w:rsidP="00210077">
      <w:pPr>
        <w:rPr>
          <w:ins w:id="17815" w:author="Rev 4 Allen Wirfs-Brock" w:date="2011-10-19T15:53:00Z"/>
          <w:rFonts w:ascii="Helvetica" w:hAnsi="Helvetica"/>
          <w:b/>
        </w:rPr>
      </w:pPr>
      <w:ins w:id="17816"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rsidR="00210077" w:rsidRPr="00E77497" w:rsidRDefault="00210077" w:rsidP="00210077">
      <w:pPr>
        <w:pStyle w:val="SyntaxRule"/>
        <w:rPr>
          <w:ins w:id="17817" w:author="Rev 4 Allen Wirfs-Brock" w:date="2011-10-19T15:54:00Z"/>
        </w:rPr>
      </w:pPr>
      <w:ins w:id="17818" w:author="Rev 4 Allen Wirfs-Brock" w:date="2011-10-19T15:54:00Z">
        <w:r w:rsidRPr="00E77497">
          <w:t xml:space="preserve">Statement </w:t>
        </w:r>
        <w:r w:rsidRPr="00E77497">
          <w:rPr>
            <w:rFonts w:ascii="Arial" w:hAnsi="Arial"/>
            <w:b/>
            <w:i w:val="0"/>
          </w:rPr>
          <w:t>:</w:t>
        </w:r>
      </w:ins>
    </w:p>
    <w:p w:rsidR="00210077" w:rsidRPr="00E77497" w:rsidRDefault="00210077" w:rsidP="00210077">
      <w:pPr>
        <w:pStyle w:val="SyntaxDefinition"/>
        <w:rPr>
          <w:ins w:id="17819" w:author="Rev 4 Allen Wirfs-Brock" w:date="2011-10-19T15:54:00Z"/>
        </w:rPr>
      </w:pPr>
      <w:ins w:id="17820"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rsidR="00EB0D59" w:rsidRPr="00E77497" w:rsidDel="00210077" w:rsidRDefault="00EB0D59" w:rsidP="00EB0764">
      <w:pPr>
        <w:jc w:val="left"/>
        <w:rPr>
          <w:ins w:id="17821" w:author="Rev 3 Allen Wirfs-Brock" w:date="2011-09-02T09:57:00Z"/>
          <w:del w:id="17822" w:author="Rev 4 Allen Wirfs-Brock" w:date="2011-10-19T15:55:00Z"/>
        </w:rPr>
      </w:pPr>
      <w:ins w:id="17823" w:author="Rev 3 Allen Wirfs-Brock" w:date="2011-09-02T09:57:00Z">
        <w:del w:id="17824" w:author="Rev 4 Allen Wirfs-Brock" w:date="2011-10-19T15:55:00Z">
          <w:r w:rsidRPr="00E77497" w:rsidDel="00210077">
            <w:delText>The VarDeclaredNames of the production</w:delText>
          </w:r>
        </w:del>
      </w:ins>
      <w:ins w:id="17825" w:author="Rev 3 Allen Wirfs-Brock" w:date="2011-09-02T09:58:00Z">
        <w:del w:id="17826" w:author="Rev 4 Allen Wirfs-Brock" w:date="2011-10-19T15:55:00Z">
          <w:r w:rsidRPr="00E77497" w:rsidDel="00210077">
            <w:delText>s:</w:delText>
          </w:r>
          <w:r w:rsidRPr="00E77497" w:rsidDel="00210077">
            <w:br/>
          </w:r>
        </w:del>
      </w:ins>
      <w:ins w:id="17827" w:author="Rev 3 Allen Wirfs-Brock" w:date="2011-09-02T09:57:00Z">
        <w:del w:id="17828" w:author="Rev 4 Allen Wirfs-Brock" w:date="2011-10-19T15:55:00Z">
          <w:r w:rsidRPr="00E77497" w:rsidDel="00210077">
            <w:delText xml:space="preserve">  </w:delText>
          </w:r>
        </w:del>
      </w:ins>
      <w:ins w:id="17829" w:author="Rev 3 Allen Wirfs-Brock" w:date="2011-09-02T10:02:00Z">
        <w:del w:id="17830" w:author="Rev 4 Allen Wirfs-Brock" w:date="2011-10-19T15:55:00Z">
          <w:r w:rsidR="00EB0764" w:rsidRPr="00E77497" w:rsidDel="00210077">
            <w:delText xml:space="preserve"> </w:delText>
          </w:r>
        </w:del>
      </w:ins>
      <w:ins w:id="17831" w:author="Rev 3 Allen Wirfs-Brock" w:date="2011-09-02T09:57:00Z">
        <w:del w:id="17832"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17833" w:author="Rev 3 Allen Wirfs-Brock" w:date="2011-09-02T09:59:00Z">
        <w:del w:id="17834"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17835" w:author="Rev 3 Allen Wirfs-Brock" w:date="2011-09-02T10:02:00Z">
        <w:del w:id="17836" w:author="Rev 4 Allen Wirfs-Brock" w:date="2011-10-19T15:55:00Z">
          <w:r w:rsidR="00EB0764" w:rsidRPr="00E77497" w:rsidDel="00210077">
            <w:rPr>
              <w:rFonts w:ascii="Times New Roman" w:hAnsi="Times New Roman"/>
              <w:i/>
            </w:rPr>
            <w:delText xml:space="preserve"> </w:delText>
          </w:r>
        </w:del>
      </w:ins>
      <w:ins w:id="17837" w:author="Rev 3 Allen Wirfs-Brock" w:date="2011-09-02T09:59:00Z">
        <w:del w:id="17838"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17839" w:author="Rev 3 Allen Wirfs-Brock" w:date="2011-09-02T10:00:00Z">
        <w:del w:id="17840" w:author="Rev 4 Allen Wirfs-Brock" w:date="2011-10-19T15:55:00Z">
          <w:r w:rsidR="00EB0764" w:rsidRPr="00E77497" w:rsidDel="00210077">
            <w:rPr>
              <w:rFonts w:ascii="Times New Roman" w:hAnsi="Times New Roman"/>
              <w:i/>
            </w:rPr>
            <w:delText>xpression</w:delText>
          </w:r>
        </w:del>
      </w:ins>
      <w:ins w:id="17841" w:author="Rev 3 Allen Wirfs-Brock" w:date="2011-09-02T09:59:00Z">
        <w:del w:id="17842"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17843" w:author="Rev 3 Allen Wirfs-Brock" w:date="2011-09-02T10:00:00Z">
        <w:del w:id="17844" w:author="Rev 4 Allen Wirfs-Brock" w:date="2011-10-19T15:55:00Z">
          <w:r w:rsidR="00EB0764" w:rsidRPr="00E77497" w:rsidDel="00210077">
            <w:rPr>
              <w:rFonts w:ascii="Times New Roman" w:hAnsi="Times New Roman"/>
              <w:i/>
            </w:rPr>
            <w:delText xml:space="preserve"> </w:delText>
          </w:r>
        </w:del>
      </w:ins>
      <w:ins w:id="17845" w:author="Rev 3 Allen Wirfs-Brock" w:date="2011-09-02T10:02:00Z">
        <w:del w:id="17846" w:author="Rev 4 Allen Wirfs-Brock" w:date="2011-10-19T15:55:00Z">
          <w:r w:rsidR="00EB0764" w:rsidRPr="00E77497" w:rsidDel="00210077">
            <w:rPr>
              <w:rFonts w:ascii="Times New Roman" w:hAnsi="Times New Roman"/>
              <w:i/>
            </w:rPr>
            <w:delText xml:space="preserve"> </w:delText>
          </w:r>
        </w:del>
      </w:ins>
      <w:ins w:id="17847" w:author="Rev 3 Allen Wirfs-Brock" w:date="2011-09-02T10:00:00Z">
        <w:del w:id="17848"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17849" w:author="Rev 3 Allen Wirfs-Brock" w:date="2011-09-02T09:59:00Z">
        <w:del w:id="17850" w:author="Rev 4 Allen Wirfs-Brock" w:date="2011-10-19T15:55:00Z">
          <w:r w:rsidR="00EB0764" w:rsidRPr="00E77497" w:rsidDel="00210077">
            <w:rPr>
              <w:rFonts w:ascii="Times New Roman" w:hAnsi="Times New Roman"/>
              <w:i/>
            </w:rPr>
            <w:br/>
          </w:r>
        </w:del>
      </w:ins>
      <w:ins w:id="17851" w:author="Rev 3 Allen Wirfs-Brock" w:date="2011-09-02T10:00:00Z">
        <w:del w:id="17852" w:author="Rev 4 Allen Wirfs-Brock" w:date="2011-10-19T15:55:00Z">
          <w:r w:rsidR="00EB0764" w:rsidRPr="00E77497" w:rsidDel="00210077">
            <w:rPr>
              <w:rFonts w:ascii="Times New Roman" w:hAnsi="Times New Roman"/>
              <w:i/>
            </w:rPr>
            <w:delText xml:space="preserve"> </w:delText>
          </w:r>
        </w:del>
      </w:ins>
      <w:ins w:id="17853" w:author="Rev 3 Allen Wirfs-Brock" w:date="2011-09-02T10:02:00Z">
        <w:del w:id="17854" w:author="Rev 4 Allen Wirfs-Brock" w:date="2011-10-19T15:55:00Z">
          <w:r w:rsidR="00EB0764" w:rsidRPr="00E77497" w:rsidDel="00210077">
            <w:rPr>
              <w:rFonts w:ascii="Times New Roman" w:hAnsi="Times New Roman"/>
              <w:i/>
            </w:rPr>
            <w:delText xml:space="preserve"> </w:delText>
          </w:r>
        </w:del>
      </w:ins>
      <w:ins w:id="17855" w:author="Rev 3 Allen Wirfs-Brock" w:date="2011-09-02T10:00:00Z">
        <w:del w:id="17856"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17857" w:author="Rev 3 Allen Wirfs-Brock" w:date="2011-09-02T09:59:00Z">
        <w:del w:id="17858" w:author="Rev 4 Allen Wirfs-Brock" w:date="2011-10-19T15:55:00Z">
          <w:r w:rsidR="00EB0764" w:rsidRPr="00E77497" w:rsidDel="00210077">
            <w:rPr>
              <w:rFonts w:ascii="Times New Roman" w:hAnsi="Times New Roman"/>
              <w:i/>
            </w:rPr>
            <w:br/>
          </w:r>
        </w:del>
      </w:ins>
      <w:ins w:id="17859" w:author="Rev 3 Allen Wirfs-Brock" w:date="2011-09-02T10:00:00Z">
        <w:del w:id="17860" w:author="Rev 4 Allen Wirfs-Brock" w:date="2011-10-19T15:55:00Z">
          <w:r w:rsidR="00EB0764" w:rsidRPr="00E77497" w:rsidDel="00210077">
            <w:rPr>
              <w:rFonts w:ascii="Times New Roman" w:hAnsi="Times New Roman"/>
              <w:i/>
            </w:rPr>
            <w:delText xml:space="preserve"> </w:delText>
          </w:r>
        </w:del>
      </w:ins>
      <w:ins w:id="17861" w:author="Rev 3 Allen Wirfs-Brock" w:date="2011-09-02T10:02:00Z">
        <w:del w:id="17862" w:author="Rev 4 Allen Wirfs-Brock" w:date="2011-10-19T15:55:00Z">
          <w:r w:rsidR="00EB0764" w:rsidRPr="00E77497" w:rsidDel="00210077">
            <w:rPr>
              <w:rFonts w:ascii="Times New Roman" w:hAnsi="Times New Roman"/>
              <w:i/>
            </w:rPr>
            <w:delText xml:space="preserve"> </w:delText>
          </w:r>
        </w:del>
      </w:ins>
      <w:ins w:id="17863" w:author="Rev 3 Allen Wirfs-Brock" w:date="2011-09-02T10:00:00Z">
        <w:del w:id="17864"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17865" w:author="Rev 3 Allen Wirfs-Brock" w:date="2011-09-02T10:01:00Z">
        <w:del w:id="17866" w:author="Rev 4 Allen Wirfs-Brock" w:date="2011-10-19T15:55:00Z">
          <w:r w:rsidR="00EB0764" w:rsidRPr="00E77497" w:rsidDel="00210077">
            <w:rPr>
              <w:rFonts w:ascii="Times New Roman" w:hAnsi="Times New Roman"/>
              <w:i/>
            </w:rPr>
            <w:delText>Return</w:delText>
          </w:r>
        </w:del>
      </w:ins>
      <w:ins w:id="17867" w:author="Rev 3 Allen Wirfs-Brock" w:date="2011-09-02T10:00:00Z">
        <w:del w:id="17868" w:author="Rev 4 Allen Wirfs-Brock" w:date="2011-10-19T15:55:00Z">
          <w:r w:rsidR="00EB0764" w:rsidRPr="00E77497" w:rsidDel="00210077">
            <w:rPr>
              <w:rFonts w:ascii="Times New Roman" w:hAnsi="Times New Roman"/>
              <w:i/>
            </w:rPr>
            <w:delText>Statement</w:delText>
          </w:r>
        </w:del>
      </w:ins>
      <w:ins w:id="17869" w:author="Rev 3 Allen Wirfs-Brock" w:date="2011-09-02T10:01:00Z">
        <w:del w:id="17870" w:author="Rev 4 Allen Wirfs-Brock" w:date="2011-10-19T15:55:00Z">
          <w:r w:rsidR="00EB0764" w:rsidRPr="00E77497" w:rsidDel="00210077">
            <w:rPr>
              <w:rFonts w:ascii="Times New Roman" w:hAnsi="Times New Roman"/>
              <w:i/>
            </w:rPr>
            <w:br/>
          </w:r>
        </w:del>
      </w:ins>
      <w:ins w:id="17871" w:author="Rev 3 Allen Wirfs-Brock" w:date="2011-09-02T10:02:00Z">
        <w:del w:id="17872"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17873" w:author="Rev 3 Allen Wirfs-Brock" w:date="2011-09-02T09:59:00Z">
        <w:del w:id="17874" w:author="Rev 4 Allen Wirfs-Brock" w:date="2011-10-19T15:55:00Z">
          <w:r w:rsidRPr="00E77497" w:rsidDel="00210077">
            <w:rPr>
              <w:rFonts w:ascii="Times New Roman" w:hAnsi="Times New Roman"/>
              <w:i/>
            </w:rPr>
            <w:br/>
          </w:r>
        </w:del>
      </w:ins>
      <w:ins w:id="17875" w:author="Rev 3 Allen Wirfs-Brock" w:date="2011-09-02T09:57:00Z">
        <w:del w:id="17876" w:author="Rev 4 Allen Wirfs-Brock" w:date="2011-10-19T15:55:00Z">
          <w:r w:rsidRPr="00E77497" w:rsidDel="00210077">
            <w:delText>is determined as follows:</w:delText>
          </w:r>
        </w:del>
      </w:ins>
    </w:p>
    <w:p w:rsidR="00EB0D59" w:rsidRPr="00E77497" w:rsidRDefault="00EB0D59" w:rsidP="00FA3203">
      <w:pPr>
        <w:pStyle w:val="Alg4"/>
        <w:numPr>
          <w:ilvl w:val="0"/>
          <w:numId w:val="467"/>
        </w:numPr>
        <w:spacing w:after="220"/>
        <w:contextualSpacing/>
        <w:rPr>
          <w:ins w:id="17877" w:author="Rev 3 Allen Wirfs-Brock" w:date="2011-09-02T09:57:00Z"/>
        </w:rPr>
      </w:pPr>
      <w:ins w:id="17878" w:author="Rev 3 Allen Wirfs-Brock" w:date="2011-09-02T09:57:00Z">
        <w:r w:rsidRPr="00E77497">
          <w:t>Return a new empty List.</w:t>
        </w:r>
      </w:ins>
    </w:p>
    <w:p w:rsidR="00210077" w:rsidRPr="00E77497" w:rsidDel="00F71D44" w:rsidRDefault="00210077" w:rsidP="00210077">
      <w:pPr>
        <w:pStyle w:val="SyntaxRule"/>
        <w:rPr>
          <w:ins w:id="17879" w:author="Rev 4 Allen Wirfs-Brock" w:date="2011-10-19T15:55:00Z"/>
          <w:del w:id="17880" w:author="Rev 8 Allen Wirfs-Brock" w:date="2012-06-01T08:43:00Z"/>
        </w:rPr>
      </w:pPr>
      <w:ins w:id="17881" w:author="Rev 4 Allen Wirfs-Brock" w:date="2011-10-19T15:55:00Z">
        <w:del w:id="17882" w:author="Rev 8 Allen Wirfs-Brock" w:date="2012-06-01T08:43:00Z">
          <w:r w:rsidRPr="00E77497" w:rsidDel="00F71D44">
            <w:lastRenderedPageBreak/>
            <w:delText xml:space="preserve">Statement </w:delText>
          </w:r>
          <w:r w:rsidRPr="00E77497" w:rsidDel="00F71D44">
            <w:rPr>
              <w:rFonts w:ascii="Arial" w:hAnsi="Arial"/>
              <w:b/>
              <w:i w:val="0"/>
            </w:rPr>
            <w:delText>:</w:delText>
          </w:r>
        </w:del>
      </w:ins>
    </w:p>
    <w:p w:rsidR="00E72B18" w:rsidRPr="00E77497" w:rsidDel="00F71D44" w:rsidRDefault="00210077" w:rsidP="00E72B18">
      <w:pPr>
        <w:pStyle w:val="SyntaxDefinition"/>
        <w:rPr>
          <w:ins w:id="17883" w:author="Rev 4 Allen Wirfs-Brock" w:date="2011-10-19T15:55:00Z"/>
          <w:del w:id="17884" w:author="Rev 8 Allen Wirfs-Brock" w:date="2012-06-01T08:43:00Z"/>
        </w:rPr>
      </w:pPr>
      <w:ins w:id="17885" w:author="Rev 4 Allen Wirfs-Brock" w:date="2011-10-19T15:55:00Z">
        <w:del w:id="17886" w:author="Rev 8 Allen Wirfs-Brock" w:date="2012-06-01T08:43:00Z">
          <w:r w:rsidRPr="00E77497" w:rsidDel="00F71D44">
            <w:delText>BlockStatement</w:delText>
          </w:r>
          <w:r w:rsidRPr="00E77497" w:rsidDel="00F71D44">
            <w:br/>
            <w:delText>VariableStatement</w:delText>
          </w:r>
          <w:r w:rsidRPr="00E77497" w:rsidDel="00F71D44">
            <w:br/>
          </w:r>
        </w:del>
        <w:del w:id="17887" w:author="Rev 8 Allen Wirfs-Brock" w:date="2012-05-28T17:44:00Z">
          <w:r w:rsidRPr="00E77497" w:rsidDel="00E72B18">
            <w:delText>Iteration</w:delText>
          </w:r>
        </w:del>
        <w:del w:id="17888" w:author="Rev 8 Allen Wirfs-Brock" w:date="2012-06-01T08:43:00Z">
          <w:r w:rsidRPr="00E77497" w:rsidDel="00F71D44">
            <w:delText>Statement</w:delText>
          </w:r>
          <w:r w:rsidRPr="00E77497" w:rsidDel="00F71D44">
            <w:br/>
            <w:delText>WithStatement</w:delText>
          </w:r>
          <w:r w:rsidRPr="00E77497" w:rsidDel="00F71D44">
            <w:br/>
            <w:delText>LabelledStatement</w:delText>
          </w:r>
          <w:r w:rsidRPr="00E77497" w:rsidDel="00F71D44">
            <w:br/>
          </w:r>
        </w:del>
        <w:del w:id="17889" w:author="Rev 8 Allen Wirfs-Brock" w:date="2012-05-28T17:45:00Z">
          <w:r w:rsidRPr="00E77497" w:rsidDel="00E72B18">
            <w:delText>SwitchStatement</w:delText>
          </w:r>
          <w:r w:rsidRPr="00E77497" w:rsidDel="00E72B18">
            <w:br/>
          </w:r>
        </w:del>
      </w:ins>
      <w:ins w:id="17890" w:author="Rev 4 Allen Wirfs-Brock" w:date="2011-10-19T15:56:00Z">
        <w:del w:id="17891" w:author="Rev 8 Allen Wirfs-Brock" w:date="2012-06-01T08:43:00Z">
          <w:r w:rsidRPr="00E77497" w:rsidDel="00F71D44">
            <w:delText xml:space="preserve">TryStatement </w:delText>
          </w:r>
        </w:del>
      </w:ins>
    </w:p>
    <w:p w:rsidR="00646621" w:rsidRPr="00E77497" w:rsidDel="00F71D44" w:rsidRDefault="00646621" w:rsidP="00605299">
      <w:pPr>
        <w:jc w:val="left"/>
        <w:rPr>
          <w:ins w:id="17892" w:author="Rev 3 Allen Wirfs-Brock" w:date="2011-09-02T10:24:00Z"/>
          <w:del w:id="17893" w:author="Rev 8 Allen Wirfs-Brock" w:date="2012-06-01T08:43:00Z"/>
        </w:rPr>
      </w:pPr>
      <w:ins w:id="17894" w:author="Rev 3 Allen Wirfs-Brock" w:date="2011-09-02T10:24:00Z">
        <w:del w:id="17895" w:author="Rev 8 Allen Wirfs-Brock" w:date="2012-06-01T08:43:00Z">
          <w:r w:rsidRPr="00E77497" w:rsidDel="00F71D44">
            <w:delText>The VarDeclaredNames of the productions:</w:delText>
          </w:r>
          <w:r w:rsidRPr="00E77497" w:rsidDel="00F71D44">
            <w:br/>
            <w:delText xml:space="preserve">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Block</w:delText>
          </w:r>
        </w:del>
      </w:ins>
      <w:ins w:id="17896" w:author="Rev 3 Allen Wirfs-Brock" w:date="2011-09-09T13:16:00Z">
        <w:del w:id="17897" w:author="Rev 8 Allen Wirfs-Brock" w:date="2012-06-01T08:43:00Z">
          <w:r w:rsidR="001434CE" w:rsidRPr="00E77497" w:rsidDel="00F71D44">
            <w:rPr>
              <w:rFonts w:ascii="Times New Roman" w:hAnsi="Times New Roman"/>
              <w:i/>
            </w:rPr>
            <w:delText>Statement</w:delText>
          </w:r>
        </w:del>
      </w:ins>
      <w:ins w:id="17898" w:author="Rev 3 Allen Wirfs-Brock" w:date="2011-09-02T10:24:00Z">
        <w:del w:id="17899" w:author="Rev 8 Allen Wirfs-Brock" w:date="2012-06-01T08:43:00Z">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00" w:author="Rev 3 Allen Wirfs-Brock" w:date="2011-09-02T10:26:00Z">
        <w:del w:id="17901" w:author="Rev 8 Allen Wirfs-Brock" w:date="2012-06-01T08:43:00Z">
          <w:r w:rsidRPr="00E77497" w:rsidDel="00F71D44">
            <w:rPr>
              <w:rFonts w:ascii="Times New Roman" w:hAnsi="Times New Roman"/>
              <w:i/>
            </w:rPr>
            <w:delText>If</w:delText>
          </w:r>
        </w:del>
      </w:ins>
      <w:ins w:id="17902" w:author="Rev 3 Allen Wirfs-Brock" w:date="2011-09-02T10:24:00Z">
        <w:del w:id="17903"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04" w:author="Rev 3 Allen Wirfs-Brock" w:date="2011-09-02T10:26:00Z">
        <w:del w:id="17905" w:author="Rev 8 Allen Wirfs-Brock" w:date="2012-06-01T08:43:00Z">
          <w:r w:rsidRPr="00E77497" w:rsidDel="00F71D44">
            <w:rPr>
              <w:rFonts w:ascii="Times New Roman" w:hAnsi="Times New Roman"/>
              <w:i/>
            </w:rPr>
            <w:delText>Iteration</w:delText>
          </w:r>
        </w:del>
      </w:ins>
      <w:ins w:id="17906" w:author="Rev 3 Allen Wirfs-Brock" w:date="2011-09-02T10:24:00Z">
        <w:del w:id="17907"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08" w:author="Rev 3 Allen Wirfs-Brock" w:date="2011-09-02T10:26:00Z">
        <w:del w:id="17909" w:author="Rev 8 Allen Wirfs-Brock" w:date="2012-06-01T08:43:00Z">
          <w:r w:rsidR="00605299" w:rsidRPr="00E77497" w:rsidDel="00F71D44">
            <w:rPr>
              <w:rFonts w:ascii="Times New Roman" w:hAnsi="Times New Roman"/>
              <w:i/>
            </w:rPr>
            <w:delText>With</w:delText>
          </w:r>
        </w:del>
      </w:ins>
      <w:ins w:id="17910" w:author="Rev 3 Allen Wirfs-Brock" w:date="2011-09-02T10:24:00Z">
        <w:del w:id="17911"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12" w:author="Rev 3 Allen Wirfs-Brock" w:date="2011-09-02T10:27:00Z">
        <w:del w:id="17913" w:author="Rev 8 Allen Wirfs-Brock" w:date="2012-06-01T08:43:00Z">
          <w:r w:rsidR="00605299" w:rsidRPr="00E77497" w:rsidDel="00F71D44">
            <w:rPr>
              <w:rFonts w:ascii="Times New Roman" w:hAnsi="Times New Roman"/>
              <w:i/>
            </w:rPr>
            <w:delText>Labelled</w:delText>
          </w:r>
        </w:del>
      </w:ins>
      <w:ins w:id="17914" w:author="Rev 3 Allen Wirfs-Brock" w:date="2011-09-02T10:24:00Z">
        <w:del w:id="17915"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16" w:author="Rev 3 Allen Wirfs-Brock" w:date="2011-09-02T10:27:00Z">
        <w:del w:id="17917" w:author="Rev 8 Allen Wirfs-Brock" w:date="2012-06-01T08:43:00Z">
          <w:r w:rsidR="00605299" w:rsidRPr="00E77497" w:rsidDel="00F71D44">
            <w:rPr>
              <w:rFonts w:ascii="Times New Roman" w:hAnsi="Times New Roman"/>
              <w:i/>
            </w:rPr>
            <w:delText>Switch</w:delText>
          </w:r>
        </w:del>
      </w:ins>
      <w:ins w:id="17918" w:author="Rev 3 Allen Wirfs-Brock" w:date="2011-09-02T10:24:00Z">
        <w:del w:id="17919"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20" w:author="Rev 3 Allen Wirfs-Brock" w:date="2011-09-02T10:27:00Z">
        <w:del w:id="17921" w:author="Rev 8 Allen Wirfs-Brock" w:date="2012-06-01T08:43:00Z">
          <w:r w:rsidR="00605299" w:rsidRPr="00E77497" w:rsidDel="00F71D44">
            <w:rPr>
              <w:rFonts w:ascii="Times New Roman" w:hAnsi="Times New Roman"/>
              <w:i/>
            </w:rPr>
            <w:delText>Try</w:delText>
          </w:r>
        </w:del>
      </w:ins>
      <w:ins w:id="17922" w:author="Rev 3 Allen Wirfs-Brock" w:date="2011-09-02T10:24:00Z">
        <w:del w:id="17923"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r>
          <w:r w:rsidRPr="00E77497" w:rsidDel="00F71D44">
            <w:delText>is determined as follows:</w:delText>
          </w:r>
        </w:del>
      </w:ins>
    </w:p>
    <w:p w:rsidR="00EB0764" w:rsidRPr="00E77497" w:rsidDel="00F71D44" w:rsidRDefault="00EB0764" w:rsidP="00FA3203">
      <w:pPr>
        <w:pStyle w:val="Alg4"/>
        <w:numPr>
          <w:ilvl w:val="0"/>
          <w:numId w:val="466"/>
        </w:numPr>
        <w:spacing w:after="220"/>
        <w:contextualSpacing/>
        <w:rPr>
          <w:ins w:id="17924" w:author="Rev 3 Allen Wirfs-Brock" w:date="2011-09-02T10:06:00Z"/>
          <w:del w:id="17925" w:author="Rev 8 Allen Wirfs-Brock" w:date="2012-06-01T08:43:00Z"/>
        </w:rPr>
      </w:pPr>
      <w:ins w:id="17926" w:author="Rev 3 Allen Wirfs-Brock" w:date="2011-09-02T10:06:00Z">
        <w:del w:id="17927" w:author="Rev 8 Allen Wirfs-Brock" w:date="2012-06-01T08:43:00Z">
          <w:r w:rsidRPr="00E77497" w:rsidDel="00F71D44">
            <w:delText>Return the VarDeclaredNames of</w:delText>
          </w:r>
        </w:del>
      </w:ins>
      <w:ins w:id="17928" w:author="Rev 3 Allen Wirfs-Brock" w:date="2011-09-02T10:25:00Z">
        <w:del w:id="17929" w:author="Rev 8 Allen Wirfs-Brock" w:date="2012-06-01T08:43:00Z">
          <w:r w:rsidR="00646621" w:rsidRPr="00E77497" w:rsidDel="00F71D44">
            <w:delText xml:space="preserve"> the  single non-terminal symbol that is the right hand side of the production</w:delText>
          </w:r>
        </w:del>
      </w:ins>
      <w:ins w:id="17930" w:author="Rev 3 Allen Wirfs-Brock" w:date="2011-09-02T10:06:00Z">
        <w:del w:id="17931" w:author="Rev 8 Allen Wirfs-Brock" w:date="2012-06-01T08:43:00Z">
          <w:r w:rsidRPr="00E77497" w:rsidDel="00F71D44">
            <w:delText>.</w:delText>
          </w:r>
        </w:del>
      </w:ins>
    </w:p>
    <w:p w:rsidR="00EB0764" w:rsidRPr="00E77497" w:rsidDel="00F71D44" w:rsidRDefault="00EB0764" w:rsidP="00EB0764">
      <w:pPr>
        <w:rPr>
          <w:ins w:id="17932" w:author="Rev 3 Allen Wirfs-Brock" w:date="2011-09-02T10:07:00Z"/>
          <w:del w:id="17933" w:author="Rev 8 Allen Wirfs-Brock" w:date="2012-06-01T08:43:00Z"/>
        </w:rPr>
      </w:pPr>
      <w:ins w:id="17934" w:author="Rev 3 Allen Wirfs-Brock" w:date="2011-09-02T10:07:00Z">
        <w:del w:id="17935" w:author="Rev 8 Allen Wirfs-Brock" w:date="2012-06-01T08:43:00Z">
          <w:r w:rsidRPr="00E77497" w:rsidDel="00F71D44">
            <w:delText xml:space="preserve">The VarDeclaredNames of the production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VariableStatement</w:delText>
          </w:r>
          <w:r w:rsidRPr="00E77497" w:rsidDel="00F71D44">
            <w:delText xml:space="preserve"> is determined as follows:</w:delText>
          </w:r>
        </w:del>
      </w:ins>
    </w:p>
    <w:p w:rsidR="00EB0764" w:rsidRPr="00E77497" w:rsidDel="00F71D44" w:rsidRDefault="00EB0764" w:rsidP="00FA3203">
      <w:pPr>
        <w:pStyle w:val="Alg4"/>
        <w:numPr>
          <w:ilvl w:val="0"/>
          <w:numId w:val="472"/>
        </w:numPr>
        <w:spacing w:after="220"/>
        <w:contextualSpacing/>
        <w:rPr>
          <w:ins w:id="17936" w:author="Rev 3 Allen Wirfs-Brock" w:date="2011-09-02T10:07:00Z"/>
          <w:del w:id="17937" w:author="Rev 8 Allen Wirfs-Brock" w:date="2012-06-01T08:43:00Z"/>
        </w:rPr>
      </w:pPr>
      <w:ins w:id="17938" w:author="Rev 3 Allen Wirfs-Brock" w:date="2011-09-02T10:07:00Z">
        <w:del w:id="17939" w:author="Rev 8 Allen Wirfs-Brock" w:date="2012-06-01T08:43:00Z">
          <w:r w:rsidRPr="00E77497" w:rsidDel="00F71D44">
            <w:delText xml:space="preserve">Return the </w:delText>
          </w:r>
        </w:del>
      </w:ins>
      <w:ins w:id="17940" w:author="Rev 3 Allen Wirfs-Brock" w:date="2011-09-02T10:08:00Z">
        <w:del w:id="17941" w:author="Rev 8 Allen Wirfs-Brock" w:date="2012-06-01T08:43:00Z">
          <w:r w:rsidRPr="00E77497" w:rsidDel="00F71D44">
            <w:delText>Bound</w:delText>
          </w:r>
        </w:del>
      </w:ins>
      <w:ins w:id="17942" w:author="Rev 3 Allen Wirfs-Brock" w:date="2011-09-02T10:07:00Z">
        <w:del w:id="17943" w:author="Rev 8 Allen Wirfs-Brock" w:date="2012-06-01T08:43:00Z">
          <w:r w:rsidRPr="00E77497" w:rsidDel="00F71D44">
            <w:delText xml:space="preserve">Names of </w:delText>
          </w:r>
        </w:del>
      </w:ins>
      <w:ins w:id="17944" w:author="Rev 3 Allen Wirfs-Brock" w:date="2011-09-02T10:09:00Z">
        <w:del w:id="17945" w:author="Rev 8 Allen Wirfs-Brock" w:date="2012-06-01T08:43:00Z">
          <w:r w:rsidRPr="00E77497" w:rsidDel="00F71D44">
            <w:rPr>
              <w:i/>
            </w:rPr>
            <w:delText>VariableStatement</w:delText>
          </w:r>
        </w:del>
      </w:ins>
      <w:ins w:id="17946" w:author="Rev 3 Allen Wirfs-Brock" w:date="2011-09-02T10:07:00Z">
        <w:del w:id="17947" w:author="Rev 8 Allen Wirfs-Brock" w:date="2012-06-01T08:43:00Z">
          <w:r w:rsidRPr="00E77497" w:rsidDel="00F71D44">
            <w:delText>.</w:delText>
          </w:r>
        </w:del>
      </w:ins>
    </w:p>
    <w:p w:rsidR="00D951C4" w:rsidRPr="00E77497" w:rsidRDefault="00D951C4" w:rsidP="004712DB">
      <w:pPr>
        <w:pStyle w:val="Heading2"/>
        <w:numPr>
          <w:ilvl w:val="0"/>
          <w:numId w:val="0"/>
        </w:numPr>
        <w:rPr>
          <w:ins w:id="17948" w:author="Rev 6 Allen Wirfs-Brock" w:date="2012-02-25T08:42:00Z"/>
        </w:rPr>
      </w:pPr>
      <w:bookmarkStart w:id="17949" w:name="_Toc339020396"/>
      <w:ins w:id="17950" w:author="Rev 6 Allen Wirfs-Brock" w:date="2012-02-25T08:42:00Z">
        <w:r w:rsidRPr="00E77497">
          <w:t>Runtime Semantics</w:t>
        </w:r>
        <w:bookmarkEnd w:id="17949"/>
      </w:ins>
    </w:p>
    <w:p w:rsidR="00D951C4" w:rsidRDefault="00D951C4" w:rsidP="00D951C4">
      <w:pPr>
        <w:keepNext/>
        <w:rPr>
          <w:ins w:id="17951" w:author="Rev 6 Allen Wirfs-Brock" w:date="2012-02-25T08:42:00Z"/>
          <w:rFonts w:ascii="Helvetica" w:hAnsi="Helvetica"/>
          <w:b/>
          <w:spacing w:val="6"/>
        </w:rPr>
      </w:pPr>
      <w:ins w:id="17952" w:author="Rev 6 Allen Wirfs-Brock" w:date="2012-02-25T08:42:00Z">
        <w:r w:rsidRPr="00E77497">
          <w:rPr>
            <w:rFonts w:ascii="Helvetica" w:hAnsi="Helvetica"/>
            <w:b/>
          </w:rPr>
          <w:t xml:space="preserve">Runtime Semantics: </w:t>
        </w:r>
        <w:r>
          <w:rPr>
            <w:rFonts w:ascii="Helvetica" w:hAnsi="Helvetica"/>
            <w:b/>
            <w:spacing w:val="6"/>
          </w:rPr>
          <w:t>Labelled Evaluation</w:t>
        </w:r>
      </w:ins>
    </w:p>
    <w:p w:rsidR="00D951C4" w:rsidRPr="00FA3203" w:rsidRDefault="00D951C4" w:rsidP="00D951C4">
      <w:pPr>
        <w:ind w:left="360"/>
        <w:rPr>
          <w:ins w:id="17953" w:author="Rev 6 Allen Wirfs-Brock" w:date="2012-02-25T08:42:00Z"/>
        </w:rPr>
      </w:pPr>
      <w:ins w:id="17954" w:author="Rev 6 Allen Wirfs-Brock" w:date="2012-02-25T08:42:00Z">
        <w:r>
          <w:t>W</w:t>
        </w:r>
        <w:r w:rsidRPr="004418C4">
          <w:t xml:space="preserve">ith argument </w:t>
        </w:r>
      </w:ins>
      <w:ins w:id="17955" w:author="Rev 6 Allen Wirfs-Brock" w:date="2012-02-25T09:35:00Z">
        <w:r w:rsidR="0039293A">
          <w:rPr>
            <w:rFonts w:ascii="Times New Roman" w:hAnsi="Times New Roman"/>
            <w:i/>
          </w:rPr>
          <w:t>l</w:t>
        </w:r>
      </w:ins>
      <w:ins w:id="17956" w:author="Rev 6 Allen Wirfs-Brock" w:date="2012-02-25T08:42:00Z">
        <w:r w:rsidRPr="006B5B38">
          <w:rPr>
            <w:rFonts w:ascii="Times New Roman" w:hAnsi="Times New Roman"/>
            <w:i/>
          </w:rPr>
          <w:t>abelSet</w:t>
        </w:r>
        <w:r>
          <w:t>.</w:t>
        </w:r>
      </w:ins>
    </w:p>
    <w:p w:rsidR="00666D1F" w:rsidRPr="00E77497" w:rsidRDefault="00666D1F" w:rsidP="00666D1F">
      <w:pPr>
        <w:rPr>
          <w:ins w:id="17957" w:author="Rev 6 Allen Wirfs-Brock" w:date="2012-02-25T09:04:00Z"/>
        </w:rPr>
      </w:pPr>
      <w:ins w:id="17958" w:author="Rev 6 Allen Wirfs-Brock" w:date="2012-02-25T09:05:00Z">
        <w:r w:rsidRPr="00666D1F">
          <w:rPr>
            <w:rFonts w:ascii="Times New Roman" w:hAnsi="Times New Roman"/>
            <w:i/>
          </w:rPr>
          <w:t>BreakableStatement</w:t>
        </w:r>
        <w:r>
          <w:rPr>
            <w:rFonts w:ascii="Times New Roman" w:hAnsi="Times New Roman"/>
            <w:i/>
          </w:rPr>
          <w:t xml:space="preserve"> </w:t>
        </w:r>
      </w:ins>
      <w:ins w:id="17959"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7960" w:author="Rev 6 Allen Wirfs-Brock" w:date="2012-02-25T09:05:00Z">
        <w:r>
          <w:rPr>
            <w:rFonts w:ascii="Times New Roman" w:hAnsi="Times New Roman"/>
            <w:i/>
          </w:rPr>
          <w:t xml:space="preserve"> </w:t>
        </w:r>
        <w:r w:rsidRPr="00666D1F">
          <w:rPr>
            <w:rFonts w:ascii="Times New Roman" w:hAnsi="Times New Roman"/>
            <w:i/>
          </w:rPr>
          <w:t>IterationStatement</w:t>
        </w:r>
      </w:ins>
      <w:ins w:id="17961" w:author="Rev 6 Allen Wirfs-Brock" w:date="2012-02-25T09:04:00Z">
        <w:r w:rsidRPr="00E77497">
          <w:t xml:space="preserve"> </w:t>
        </w:r>
      </w:ins>
    </w:p>
    <w:p w:rsidR="00D951C4" w:rsidRPr="00E77497" w:rsidRDefault="00D951C4" w:rsidP="00666D1F">
      <w:pPr>
        <w:pStyle w:val="Alg2"/>
        <w:numPr>
          <w:ilvl w:val="0"/>
          <w:numId w:val="514"/>
        </w:numPr>
        <w:rPr>
          <w:ins w:id="17962" w:author="Rev 6 Allen Wirfs-Brock" w:date="2012-02-25T08:42:00Z"/>
        </w:rPr>
      </w:pPr>
      <w:ins w:id="17963" w:author="Rev 6 Allen Wirfs-Brock" w:date="2012-02-25T08:42:00Z">
        <w:r w:rsidRPr="00E77497">
          <w:t xml:space="preserve">Let </w:t>
        </w:r>
        <w:r>
          <w:rPr>
            <w:i/>
          </w:rPr>
          <w:t>stmtResult</w:t>
        </w:r>
        <w:r w:rsidRPr="00E77497">
          <w:t xml:space="preserve"> be the result</w:t>
        </w:r>
      </w:ins>
      <w:ins w:id="17964" w:author="Rev 10 Allen Wirfs-Brock" w:date="2012-08-13T15:34:00Z">
        <w:r w:rsidR="0003414D">
          <w:t xml:space="preserve"> of</w:t>
        </w:r>
      </w:ins>
      <w:ins w:id="17965" w:author="Rev 6 Allen Wirfs-Brock" w:date="2012-02-25T08:42:00Z">
        <w:r w:rsidRPr="00E77497">
          <w:t xml:space="preserve"> </w:t>
        </w:r>
      </w:ins>
      <w:ins w:id="17966" w:author="Rev 6 Allen Wirfs-Brock" w:date="2012-02-25T08:59:00Z">
        <w:r w:rsidR="00666D1F">
          <w:t>performing Labelled Evaluation of</w:t>
        </w:r>
      </w:ins>
      <w:ins w:id="17967" w:author="Rev 6 Allen Wirfs-Brock" w:date="2012-02-25T09:01:00Z">
        <w:r w:rsidR="00666D1F" w:rsidRPr="00666D1F">
          <w:t xml:space="preserve"> </w:t>
        </w:r>
        <w:r w:rsidR="00666D1F" w:rsidRPr="00666D1F">
          <w:rPr>
            <w:i/>
          </w:rPr>
          <w:t>IterationStatement</w:t>
        </w:r>
      </w:ins>
      <w:ins w:id="17968" w:author="Rev 6 Allen Wirfs-Brock" w:date="2012-02-25T08:59:00Z">
        <w:r w:rsidR="00666D1F">
          <w:t xml:space="preserve"> </w:t>
        </w:r>
      </w:ins>
      <w:ins w:id="17969" w:author="Rev 6 Allen Wirfs-Brock" w:date="2012-02-25T09:00:00Z">
        <w:r w:rsidR="00666D1F">
          <w:t>w</w:t>
        </w:r>
      </w:ins>
      <w:ins w:id="17970" w:author="Rev 9 Allen Wirfs-Brock" w:date="2012-07-08T14:15:00Z">
        <w:r w:rsidR="00533E91">
          <w:t>i</w:t>
        </w:r>
      </w:ins>
      <w:ins w:id="17971" w:author="Rev 6 Allen Wirfs-Brock" w:date="2012-02-25T09:00:00Z">
        <w:r w:rsidR="00666D1F">
          <w:t xml:space="preserve">th argument </w:t>
        </w:r>
      </w:ins>
      <w:ins w:id="17972" w:author="Rev 6 Allen Wirfs-Brock" w:date="2012-02-25T09:35:00Z">
        <w:r w:rsidR="0039293A">
          <w:rPr>
            <w:i/>
          </w:rPr>
          <w:t>l</w:t>
        </w:r>
      </w:ins>
      <w:ins w:id="17973" w:author="Rev 6 Allen Wirfs-Brock" w:date="2012-02-25T09:01:00Z">
        <w:r w:rsidR="00666D1F" w:rsidRPr="006B5B38">
          <w:rPr>
            <w:i/>
          </w:rPr>
          <w:t>abelSet</w:t>
        </w:r>
      </w:ins>
      <w:ins w:id="17974" w:author="Rev 6 Allen Wirfs-Brock" w:date="2012-02-25T08:42:00Z">
        <w:r w:rsidRPr="00E77497">
          <w:t>.</w:t>
        </w:r>
      </w:ins>
    </w:p>
    <w:p w:rsidR="00D951C4" w:rsidRDefault="00D951C4" w:rsidP="00D951C4">
      <w:pPr>
        <w:pStyle w:val="Alg2"/>
        <w:numPr>
          <w:ilvl w:val="0"/>
          <w:numId w:val="514"/>
        </w:numPr>
        <w:contextualSpacing/>
        <w:rPr>
          <w:ins w:id="17975" w:author="Rev 6 Allen Wirfs-Brock" w:date="2012-02-25T08:42:00Z"/>
        </w:rPr>
      </w:pPr>
      <w:ins w:id="17976"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rsidR="00D951C4" w:rsidRDefault="00D951C4" w:rsidP="00D951C4">
      <w:pPr>
        <w:pStyle w:val="Alg2"/>
        <w:numPr>
          <w:ilvl w:val="1"/>
          <w:numId w:val="514"/>
        </w:numPr>
        <w:contextualSpacing/>
        <w:rPr>
          <w:ins w:id="17977" w:author="Rev 6 Allen Wirfs-Brock" w:date="2012-02-25T08:42:00Z"/>
        </w:rPr>
      </w:pPr>
      <w:ins w:id="17978" w:author="Rev 6 Allen Wirfs-Brock" w:date="2012-02-25T08:42:00Z">
        <w:r>
          <w:t xml:space="preserve">Let </w:t>
        </w:r>
        <w:r w:rsidRPr="000C550F">
          <w:rPr>
            <w:i/>
          </w:rPr>
          <w:t>stmtResult</w:t>
        </w:r>
        <w:r>
          <w:t xml:space="preserve"> be NormalCompletion(</w:t>
        </w:r>
        <w:r w:rsidRPr="000C550F">
          <w:rPr>
            <w:i/>
          </w:rPr>
          <w:t>stmtResult</w:t>
        </w:r>
        <w:r>
          <w:t>.[[value]])</w:t>
        </w:r>
      </w:ins>
    </w:p>
    <w:p w:rsidR="00D951C4" w:rsidRPr="00E77497" w:rsidRDefault="00D951C4" w:rsidP="00D951C4">
      <w:pPr>
        <w:pStyle w:val="Alg4"/>
        <w:numPr>
          <w:ilvl w:val="0"/>
          <w:numId w:val="514"/>
        </w:numPr>
        <w:spacing w:after="220"/>
        <w:contextualSpacing/>
        <w:rPr>
          <w:ins w:id="17979" w:author="Rev 6 Allen Wirfs-Brock" w:date="2012-02-25T08:42:00Z"/>
        </w:rPr>
      </w:pPr>
      <w:ins w:id="17980" w:author="Rev 6 Allen Wirfs-Brock" w:date="2012-02-25T08:42:00Z">
        <w:r w:rsidRPr="00E77497">
          <w:t xml:space="preserve">Return </w:t>
        </w:r>
        <w:r>
          <w:rPr>
            <w:i/>
          </w:rPr>
          <w:t>stmtResult</w:t>
        </w:r>
        <w:r w:rsidRPr="00E77497">
          <w:t>.</w:t>
        </w:r>
      </w:ins>
    </w:p>
    <w:p w:rsidR="00666D1F" w:rsidRPr="00E77497" w:rsidRDefault="00666D1F" w:rsidP="00666D1F">
      <w:pPr>
        <w:rPr>
          <w:ins w:id="17981" w:author="Rev 6 Allen Wirfs-Brock" w:date="2012-02-25T09:05:00Z"/>
        </w:rPr>
      </w:pPr>
      <w:ins w:id="17982"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rsidR="00666D1F" w:rsidRPr="00E77497" w:rsidRDefault="00666D1F" w:rsidP="00666D1F">
      <w:pPr>
        <w:pStyle w:val="Alg2"/>
        <w:numPr>
          <w:ilvl w:val="0"/>
          <w:numId w:val="682"/>
        </w:numPr>
        <w:rPr>
          <w:ins w:id="17983" w:author="Rev 6 Allen Wirfs-Brock" w:date="2012-02-25T08:58:00Z"/>
        </w:rPr>
      </w:pPr>
      <w:ins w:id="17984" w:author="Rev 6 Allen Wirfs-Brock" w:date="2012-02-25T08:58:00Z">
        <w:r w:rsidRPr="00E77497">
          <w:t xml:space="preserve">Let </w:t>
        </w:r>
        <w:r>
          <w:rPr>
            <w:i/>
          </w:rPr>
          <w:t>stmtResult</w:t>
        </w:r>
        <w:r w:rsidRPr="00E77497">
          <w:t xml:space="preserve"> be the result of evaluating</w:t>
        </w:r>
        <w:r>
          <w:t xml:space="preserve"> </w:t>
        </w:r>
      </w:ins>
      <w:ins w:id="17985" w:author="Rev 6 Allen Wirfs-Brock" w:date="2012-02-25T09:06:00Z">
        <w:r w:rsidRPr="00666D1F">
          <w:rPr>
            <w:i/>
          </w:rPr>
          <w:t>SwitchStatement</w:t>
        </w:r>
      </w:ins>
      <w:ins w:id="17986" w:author="Rev 6 Allen Wirfs-Brock" w:date="2012-02-25T08:58:00Z">
        <w:r w:rsidRPr="00E77497">
          <w:t>.</w:t>
        </w:r>
      </w:ins>
    </w:p>
    <w:p w:rsidR="00666D1F" w:rsidRDefault="00666D1F" w:rsidP="00666D1F">
      <w:pPr>
        <w:pStyle w:val="Alg2"/>
        <w:numPr>
          <w:ilvl w:val="0"/>
          <w:numId w:val="682"/>
        </w:numPr>
        <w:contextualSpacing/>
        <w:rPr>
          <w:ins w:id="17987" w:author="Rev 6 Allen Wirfs-Brock" w:date="2012-02-25T08:58:00Z"/>
        </w:rPr>
      </w:pPr>
      <w:ins w:id="17988"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rsidR="00666D1F" w:rsidRDefault="00666D1F" w:rsidP="00666D1F">
      <w:pPr>
        <w:pStyle w:val="Alg2"/>
        <w:numPr>
          <w:ilvl w:val="1"/>
          <w:numId w:val="682"/>
        </w:numPr>
        <w:contextualSpacing/>
        <w:rPr>
          <w:ins w:id="17989" w:author="Rev 6 Allen Wirfs-Brock" w:date="2012-02-25T08:58:00Z"/>
        </w:rPr>
      </w:pPr>
      <w:ins w:id="17990" w:author="Rev 6 Allen Wirfs-Brock" w:date="2012-02-25T08:58:00Z">
        <w:r>
          <w:t xml:space="preserve">Let </w:t>
        </w:r>
        <w:r w:rsidRPr="000C550F">
          <w:rPr>
            <w:i/>
          </w:rPr>
          <w:t>stmtResult</w:t>
        </w:r>
        <w:r>
          <w:t xml:space="preserve"> be NormalCompletion(</w:t>
        </w:r>
        <w:r w:rsidRPr="000C550F">
          <w:rPr>
            <w:i/>
          </w:rPr>
          <w:t>stmtResult</w:t>
        </w:r>
        <w:r>
          <w:t>.[[value]])</w:t>
        </w:r>
      </w:ins>
    </w:p>
    <w:p w:rsidR="00666D1F" w:rsidRPr="00E77497" w:rsidRDefault="00666D1F" w:rsidP="00666D1F">
      <w:pPr>
        <w:pStyle w:val="Alg4"/>
        <w:numPr>
          <w:ilvl w:val="0"/>
          <w:numId w:val="682"/>
        </w:numPr>
        <w:spacing w:after="220"/>
        <w:contextualSpacing/>
        <w:rPr>
          <w:ins w:id="17991" w:author="Rev 6 Allen Wirfs-Brock" w:date="2012-02-25T08:58:00Z"/>
        </w:rPr>
      </w:pPr>
      <w:ins w:id="17992" w:author="Rev 6 Allen Wirfs-Brock" w:date="2012-02-25T08:58:00Z">
        <w:r w:rsidRPr="00E77497">
          <w:t xml:space="preserve">Return </w:t>
        </w:r>
        <w:r>
          <w:rPr>
            <w:i/>
          </w:rPr>
          <w:t>stmtResult</w:t>
        </w:r>
        <w:r w:rsidRPr="00E77497">
          <w:t>.</w:t>
        </w:r>
      </w:ins>
    </w:p>
    <w:p w:rsidR="00BD3771" w:rsidRPr="00E77497" w:rsidRDefault="00BD3771" w:rsidP="00BD3771">
      <w:pPr>
        <w:pStyle w:val="Note"/>
        <w:rPr>
          <w:ins w:id="17993" w:author="Rev 6 Allen Wirfs-Brock" w:date="2012-02-25T09:21:00Z"/>
        </w:rPr>
      </w:pPr>
      <w:ins w:id="17994"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is one that can be exi</w:t>
        </w:r>
        <w:del w:id="17995" w:author="Rev 8 Allen Wirfs-Brock" w:date="2012-05-28T17:50:00Z">
          <w:r w:rsidDel="00E72B18">
            <w:delText>s</w:delText>
          </w:r>
        </w:del>
        <w:r>
          <w:t xml:space="preserve">ted via an unlabelled </w:t>
        </w:r>
        <w:r w:rsidRPr="00E77497">
          <w:t xml:space="preserve"> </w:t>
        </w:r>
      </w:ins>
      <w:ins w:id="17996" w:author="Rev 6 Allen Wirfs-Brock" w:date="2012-02-25T09:22:00Z">
        <w:r>
          <w:rPr>
            <w:rStyle w:val="bnf"/>
          </w:rPr>
          <w:t>BreakStatement</w:t>
        </w:r>
        <w:r>
          <w:rPr>
            <w:rStyle w:val="bnf"/>
            <w:i w:val="0"/>
          </w:rPr>
          <w:t>.</w:t>
        </w:r>
      </w:ins>
      <w:ins w:id="17997" w:author="Rev 6 Allen Wirfs-Brock" w:date="2012-02-25T09:21:00Z">
        <w:r w:rsidRPr="00E77497">
          <w:t xml:space="preserve"> </w:t>
        </w:r>
      </w:ins>
    </w:p>
    <w:p w:rsidR="00636FE6" w:rsidRPr="00E77497" w:rsidRDefault="00636FE6" w:rsidP="00636FE6">
      <w:pPr>
        <w:keepNext/>
        <w:rPr>
          <w:ins w:id="17998" w:author="Rev 4 Allen Wirfs-Brock" w:date="2011-10-19T16:04:00Z"/>
          <w:rFonts w:ascii="Helvetica" w:hAnsi="Helvetica"/>
          <w:b/>
        </w:rPr>
      </w:pPr>
      <w:ins w:id="17999"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rsidR="00FB6304" w:rsidRPr="00E77497" w:rsidDel="00F71D44" w:rsidRDefault="00FB6304" w:rsidP="00DD1AEF">
      <w:pPr>
        <w:rPr>
          <w:ins w:id="18000" w:author="Rev 3 Allen Wirfs-Brock" w:date="2011-09-09T11:39:00Z"/>
          <w:del w:id="18001" w:author="Rev 8 Allen Wirfs-Brock" w:date="2012-06-01T08:44:00Z"/>
        </w:rPr>
      </w:pPr>
      <w:ins w:id="18002" w:author="Rev 3 Allen Wirfs-Brock" w:date="2011-09-09T11:39:00Z">
        <w:del w:id="18003" w:author="Rev 8 Allen Wirfs-Brock" w:date="2012-06-01T08:44:00Z">
          <w:r w:rsidRPr="00E77497" w:rsidDel="00F71D44">
            <w:delText xml:space="preserve">The </w:delText>
          </w:r>
          <w:r w:rsidRPr="00E77497" w:rsidDel="00F71D44">
            <w:rPr>
              <w:rStyle w:val="bnf"/>
            </w:rPr>
            <w:delText>Statement</w:delText>
          </w:r>
          <w:r w:rsidRPr="00E77497" w:rsidDel="00F71D44">
            <w:delText xml:space="preserve"> productions are all evaluated as as follows</w:delText>
          </w:r>
        </w:del>
      </w:ins>
    </w:p>
    <w:p w:rsidR="00FB6304" w:rsidRPr="00E77497" w:rsidDel="00F71D44" w:rsidRDefault="00FB6304" w:rsidP="00DD1AEF">
      <w:pPr>
        <w:pStyle w:val="Alg4"/>
        <w:numPr>
          <w:ilvl w:val="0"/>
          <w:numId w:val="679"/>
        </w:numPr>
        <w:spacing w:after="220"/>
        <w:contextualSpacing/>
        <w:rPr>
          <w:ins w:id="18004" w:author="Rev 3 Allen Wirfs-Brock" w:date="2011-09-09T11:40:00Z"/>
          <w:del w:id="18005" w:author="Rev 8 Allen Wirfs-Brock" w:date="2012-06-01T08:44:00Z"/>
        </w:rPr>
      </w:pPr>
      <w:ins w:id="18006" w:author="Rev 3 Allen Wirfs-Brock" w:date="2011-09-09T11:40:00Z">
        <w:del w:id="18007" w:author="Rev 8 Allen Wirfs-Brock" w:date="2012-06-01T08:44:00Z">
          <w:r w:rsidRPr="00E77497" w:rsidDel="00F71D44">
            <w:delText>Return the result of evaluating the  single non-terminal symbol that is the right hand side of the production.</w:delText>
          </w:r>
        </w:del>
      </w:ins>
    </w:p>
    <w:p w:rsidR="00636FE6" w:rsidRPr="00E77497" w:rsidDel="00F71D44" w:rsidRDefault="00636FE6" w:rsidP="00636FE6">
      <w:pPr>
        <w:rPr>
          <w:ins w:id="18008" w:author="Rev 4 Allen Wirfs-Brock" w:date="2011-10-19T16:05:00Z"/>
          <w:del w:id="18009" w:author="Rev 8 Allen Wirfs-Brock" w:date="2012-06-01T08:44:00Z"/>
        </w:rPr>
      </w:pPr>
      <w:ins w:id="18010" w:author="Rev 4 Allen Wirfs-Brock" w:date="2011-10-19T16:05:00Z">
        <w:del w:id="18011" w:author="Rev 8 Allen Wirfs-Brock" w:date="2012-06-01T08:44:00Z">
          <w:r w:rsidRPr="00E77497" w:rsidDel="00F71D44">
            <w:delText xml:space="preserve">The </w:delText>
          </w:r>
          <w:r w:rsidRPr="00E77497" w:rsidDel="00F71D44">
            <w:rPr>
              <w:rStyle w:val="bnf"/>
            </w:rPr>
            <w:delText xml:space="preserve">Declaration  </w:delText>
          </w:r>
          <w:r w:rsidRPr="00E77497" w:rsidDel="00F71D44">
            <w:delText>productions are all evaluated as as follows</w:delText>
          </w:r>
        </w:del>
      </w:ins>
    </w:p>
    <w:p w:rsidR="00636FE6" w:rsidRPr="00E77497" w:rsidDel="00F71D44" w:rsidRDefault="00636FE6" w:rsidP="00FA3203">
      <w:pPr>
        <w:pStyle w:val="Alg4"/>
        <w:numPr>
          <w:ilvl w:val="0"/>
          <w:numId w:val="553"/>
        </w:numPr>
        <w:spacing w:after="220"/>
        <w:contextualSpacing/>
        <w:rPr>
          <w:ins w:id="18012" w:author="Rev 4 Allen Wirfs-Brock" w:date="2011-10-19T16:05:00Z"/>
          <w:del w:id="18013" w:author="Rev 8 Allen Wirfs-Brock" w:date="2012-06-01T08:44:00Z"/>
        </w:rPr>
      </w:pPr>
      <w:ins w:id="18014" w:author="Rev 4 Allen Wirfs-Brock" w:date="2011-10-19T16:05:00Z">
        <w:del w:id="18015" w:author="Rev 8 Allen Wirfs-Brock" w:date="2012-06-01T08:44:00Z">
          <w:r w:rsidRPr="00E77497" w:rsidDel="00F71D44">
            <w:delText>Return the result of evaluating the  single non-terminal symbol that is the right hand side of the production.</w:delText>
          </w:r>
        </w:del>
      </w:ins>
    </w:p>
    <w:p w:rsidR="004C02EF" w:rsidRPr="003B4312" w:rsidDel="00F71D44" w:rsidRDefault="001D547B" w:rsidP="004C02EF">
      <w:pPr>
        <w:rPr>
          <w:del w:id="18016" w:author="Rev 8 Allen Wirfs-Brock" w:date="2012-06-01T08:44:00Z"/>
          <w:sz w:val="18"/>
        </w:rPr>
      </w:pPr>
      <w:ins w:id="18017" w:author="Rev 3 Allen Wirfs-Brock" w:date="2011-09-01T17:24:00Z">
        <w:del w:id="18018" w:author="Rev 8 Allen Wirfs-Brock" w:date="2012-06-01T08:44:00Z">
          <w:r w:rsidRPr="00E77497" w:rsidDel="00F71D44">
            <w:rPr>
              <w:sz w:val="18"/>
            </w:rPr>
            <w:delText>NOTE</w:delText>
          </w:r>
          <w:r w:rsidRPr="00E77497" w:rsidDel="00F71D44">
            <w:rPr>
              <w:sz w:val="18"/>
            </w:rPr>
            <w:tab/>
          </w:r>
        </w:del>
      </w:ins>
      <w:del w:id="18019" w:author="Rev 8 Allen Wirfs-Brock" w:date="2012-06-01T08:44:00Z">
        <w:r w:rsidR="004C02EF" w:rsidRPr="00E77497" w:rsidDel="00F71D44">
          <w:rPr>
            <w:sz w:val="18"/>
          </w:rPr>
          <w:delText xml:space="preserve">The result of evaluating a </w:delText>
        </w:r>
        <w:r w:rsidR="004C02EF" w:rsidRPr="00E77497" w:rsidDel="00F71D44">
          <w:rPr>
            <w:rFonts w:ascii="Times New Roman" w:hAnsi="Times New Roman"/>
            <w:i/>
            <w:sz w:val="18"/>
          </w:rPr>
          <w:delText>Statement</w:delText>
        </w:r>
        <w:r w:rsidR="004C02EF" w:rsidRPr="00E77497" w:rsidDel="00F71D44">
          <w:rPr>
            <w:sz w:val="18"/>
          </w:rPr>
          <w:delText xml:space="preserve"> </w:delText>
        </w:r>
      </w:del>
      <w:ins w:id="18020" w:author="Rev 3 Allen Wirfs-Brock" w:date="2011-08-30T15:01:00Z">
        <w:del w:id="18021" w:author="Rev 8 Allen Wirfs-Brock" w:date="2012-06-01T08:44:00Z">
          <w:r w:rsidR="0072353C" w:rsidRPr="00E77497" w:rsidDel="00F71D44">
            <w:rPr>
              <w:sz w:val="18"/>
            </w:rPr>
            <w:delText xml:space="preserve">or </w:delText>
          </w:r>
        </w:del>
      </w:ins>
      <w:commentRangeStart w:id="18022"/>
      <w:ins w:id="18023" w:author="Rev 3 Allen Wirfs-Brock" w:date="2011-08-30T15:02:00Z">
        <w:del w:id="18024" w:author="Rev 8 Allen Wirfs-Brock" w:date="2012-06-01T08:44:00Z">
          <w:r w:rsidR="0072353C" w:rsidRPr="00E77497" w:rsidDel="00F71D44">
            <w:rPr>
              <w:rFonts w:ascii="Times New Roman" w:hAnsi="Times New Roman"/>
              <w:i/>
              <w:sz w:val="18"/>
            </w:rPr>
            <w:delText>Declaration</w:delText>
          </w:r>
        </w:del>
      </w:ins>
      <w:ins w:id="18025" w:author="Rev 3 Allen Wirfs-Brock" w:date="2011-08-30T15:01:00Z">
        <w:del w:id="18026" w:author="Rev 8 Allen Wirfs-Brock" w:date="2012-06-01T08:44:00Z">
          <w:r w:rsidR="0072353C" w:rsidRPr="00E77497" w:rsidDel="00F71D44">
            <w:rPr>
              <w:sz w:val="18"/>
            </w:rPr>
            <w:delText xml:space="preserve"> </w:delText>
          </w:r>
        </w:del>
      </w:ins>
      <w:commentRangeEnd w:id="18022"/>
      <w:ins w:id="18027" w:author="Rev 3 Allen Wirfs-Brock" w:date="2011-08-30T15:03:00Z">
        <w:del w:id="18028" w:author="Rev 8 Allen Wirfs-Brock" w:date="2012-06-01T08:44:00Z">
          <w:r w:rsidR="0072353C" w:rsidRPr="00132AAE" w:rsidDel="00F71D44">
            <w:rPr>
              <w:rStyle w:val="CommentReference"/>
              <w:sz w:val="18"/>
              <w:lang w:val="en-GB"/>
            </w:rPr>
            <w:commentReference w:id="18022"/>
          </w:r>
        </w:del>
      </w:ins>
      <w:del w:id="18029" w:author="Rev 8 Allen Wirfs-Brock" w:date="2012-06-01T08:44:00Z">
        <w:r w:rsidR="004C02EF" w:rsidRPr="004D1BD1" w:rsidDel="00F71D44">
          <w:rPr>
            <w:sz w:val="18"/>
          </w:rPr>
          <w:delText>is alway</w:delText>
        </w:r>
        <w:r w:rsidR="004C02EF" w:rsidRPr="003B4312" w:rsidDel="00F71D44">
          <w:rPr>
            <w:sz w:val="18"/>
          </w:rPr>
          <w:delText>s a Completion value.</w:delText>
        </w:r>
      </w:del>
    </w:p>
    <w:p w:rsidR="00672123" w:rsidRPr="00E77497" w:rsidRDefault="00672123" w:rsidP="00672123">
      <w:pPr>
        <w:pStyle w:val="SyntaxRule"/>
        <w:rPr>
          <w:ins w:id="18030" w:author="Rev 6 Allen Wirfs-Brock" w:date="2012-02-25T08:48:00Z"/>
        </w:rPr>
      </w:pPr>
      <w:ins w:id="18031" w:author="Rev 6 Allen Wirfs-Brock" w:date="2012-02-25T08:48:00Z">
        <w:r>
          <w:t>BreakableStatement</w:t>
        </w:r>
        <w:r w:rsidRPr="00E77497">
          <w:t xml:space="preserve"> </w:t>
        </w:r>
        <w:r w:rsidRPr="00E77497">
          <w:rPr>
            <w:rFonts w:ascii="Arial" w:hAnsi="Arial"/>
            <w:b/>
            <w:i w:val="0"/>
          </w:rPr>
          <w:t>:</w:t>
        </w:r>
      </w:ins>
    </w:p>
    <w:p w:rsidR="00672123" w:rsidRPr="00E77497" w:rsidRDefault="00672123" w:rsidP="00672123">
      <w:pPr>
        <w:pStyle w:val="SyntaxDefinition"/>
        <w:rPr>
          <w:ins w:id="18032" w:author="Rev 6 Allen Wirfs-Brock" w:date="2012-02-25T08:48:00Z"/>
        </w:rPr>
      </w:pPr>
      <w:ins w:id="18033" w:author="Rev 6 Allen Wirfs-Brock" w:date="2012-02-25T08:48:00Z">
        <w:r>
          <w:t>IterationStatement</w:t>
        </w:r>
        <w:r w:rsidRPr="00E77497">
          <w:br/>
          <w:t>SwitchStatement</w:t>
        </w:r>
      </w:ins>
    </w:p>
    <w:p w:rsidR="00672123" w:rsidRDefault="00672123" w:rsidP="00672123">
      <w:pPr>
        <w:pStyle w:val="Alg2"/>
        <w:numPr>
          <w:ilvl w:val="0"/>
          <w:numId w:val="678"/>
        </w:numPr>
        <w:rPr>
          <w:ins w:id="18034" w:author="Rev 6 Allen Wirfs-Brock" w:date="2012-02-25T08:52:00Z"/>
        </w:rPr>
      </w:pPr>
      <w:ins w:id="18035" w:author="Rev 6 Allen Wirfs-Brock" w:date="2012-02-25T08:52:00Z">
        <w:r>
          <w:t xml:space="preserve">Let </w:t>
        </w:r>
        <w:r>
          <w:rPr>
            <w:i/>
          </w:rPr>
          <w:t xml:space="preserve">newLabelSet </w:t>
        </w:r>
        <w:r>
          <w:t xml:space="preserve"> be a new empty List.</w:t>
        </w:r>
      </w:ins>
    </w:p>
    <w:p w:rsidR="00672123" w:rsidRPr="00E77497" w:rsidRDefault="00672123" w:rsidP="00672123">
      <w:pPr>
        <w:pStyle w:val="Alg2"/>
        <w:numPr>
          <w:ilvl w:val="0"/>
          <w:numId w:val="678"/>
        </w:numPr>
        <w:spacing w:after="220"/>
        <w:rPr>
          <w:ins w:id="18036" w:author="Rev 6 Allen Wirfs-Brock" w:date="2012-02-25T08:48:00Z"/>
        </w:rPr>
      </w:pPr>
      <w:ins w:id="18037" w:author="Rev 6 Allen Wirfs-Brock" w:date="2012-02-25T08:52:00Z">
        <w:r w:rsidRPr="00E77497">
          <w:t>Return the result of</w:t>
        </w:r>
        <w:r>
          <w:t xml:space="preserve"> performing Labelled Evaluation of this </w:t>
        </w:r>
        <w:r>
          <w:rPr>
            <w:i/>
          </w:rPr>
          <w:t>BreakableStatement</w:t>
        </w:r>
        <w:r w:rsidRPr="00E77497">
          <w:rPr>
            <w:i/>
          </w:rPr>
          <w:t xml:space="preserve"> </w:t>
        </w:r>
        <w:r>
          <w:t>w</w:t>
        </w:r>
      </w:ins>
      <w:ins w:id="18038" w:author="Rev 9 Allen Wirfs-Brock" w:date="2012-07-08T14:15:00Z">
        <w:r w:rsidR="00533E91">
          <w:t>i</w:t>
        </w:r>
      </w:ins>
      <w:ins w:id="18039" w:author="Rev 6 Allen Wirfs-Brock" w:date="2012-02-25T08:52:00Z">
        <w:r>
          <w:t xml:space="preserve">th argument </w:t>
        </w:r>
        <w:r w:rsidRPr="00364EA2">
          <w:rPr>
            <w:i/>
          </w:rPr>
          <w:t>newLabelSet</w:t>
        </w:r>
        <w:r>
          <w:t>.</w:t>
        </w:r>
      </w:ins>
    </w:p>
    <w:p w:rsidR="00CB7EF2" w:rsidRPr="009C202C" w:rsidDel="00210077" w:rsidRDefault="00CB7EF2" w:rsidP="00CB7EF2">
      <w:pPr>
        <w:rPr>
          <w:ins w:id="18040" w:author="Rev 3 Allen Wirfs-Brock" w:date="2011-09-21T09:09:00Z"/>
          <w:del w:id="18041" w:author="Rev 4 Allen Wirfs-Brock" w:date="2011-10-19T15:48:00Z"/>
        </w:rPr>
      </w:pPr>
      <w:ins w:id="18042" w:author="Rev 3 Allen Wirfs-Brock" w:date="2011-09-21T09:09:00Z">
        <w:del w:id="18043"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18044" w:author="Rev 3 Allen Wirfs-Brock" w:date="2011-09-21T10:15:00Z">
        <w:del w:id="18045" w:author="Rev 4 Allen Wirfs-Brock" w:date="2011-10-19T15:48:00Z">
          <w:r w:rsidR="001F75AE" w:rsidRPr="00546435" w:rsidDel="00210077">
            <w:delText>productions are</w:delText>
          </w:r>
        </w:del>
      </w:ins>
      <w:ins w:id="18046" w:author="Rev 3 Allen Wirfs-Brock" w:date="2011-09-21T09:09:00Z">
        <w:del w:id="18047" w:author="Rev 4 Allen Wirfs-Brock" w:date="2011-10-19T15:48:00Z">
          <w:r w:rsidRPr="009C202C" w:rsidDel="00210077">
            <w:delText xml:space="preserve"> determined as follows:</w:delText>
          </w:r>
        </w:del>
      </w:ins>
    </w:p>
    <w:p w:rsidR="00CB7EF2" w:rsidRPr="00E77497" w:rsidDel="00210077" w:rsidRDefault="00CB7EF2">
      <w:pPr>
        <w:pStyle w:val="Alg4"/>
        <w:numPr>
          <w:ilvl w:val="0"/>
          <w:numId w:val="469"/>
        </w:numPr>
        <w:spacing w:after="220"/>
        <w:contextualSpacing/>
        <w:rPr>
          <w:ins w:id="18048" w:author="Rev 3 Allen Wirfs-Brock" w:date="2011-09-21T09:09:00Z"/>
          <w:del w:id="18049" w:author="Rev 4 Allen Wirfs-Brock" w:date="2011-10-19T15:48:00Z"/>
        </w:rPr>
        <w:pPrChange w:id="18050" w:author="Rev 4 Allen Wirfs-Brock" w:date="2011-11-07T12:16:00Z">
          <w:pPr>
            <w:pStyle w:val="Alg4"/>
            <w:numPr>
              <w:numId w:val="496"/>
            </w:numPr>
            <w:tabs>
              <w:tab w:val="num" w:pos="360"/>
            </w:tabs>
            <w:spacing w:after="220"/>
            <w:ind w:left="360" w:hanging="360"/>
            <w:contextualSpacing/>
          </w:pPr>
        </w:pPrChange>
      </w:pPr>
      <w:ins w:id="18051" w:author="Rev 3 Allen Wirfs-Brock" w:date="2011-09-21T09:09:00Z">
        <w:del w:id="18052" w:author="Rev 4 Allen Wirfs-Brock" w:date="2011-10-19T15:48:00Z">
          <w:r w:rsidRPr="00B820AB" w:rsidDel="00210077">
            <w:delText xml:space="preserve">Return the BoundNames of </w:delText>
          </w:r>
        </w:del>
      </w:ins>
      <w:ins w:id="18053" w:author="Rev 3 Allen Wirfs-Brock" w:date="2011-09-21T10:16:00Z">
        <w:del w:id="18054" w:author="Rev 4 Allen Wirfs-Brock" w:date="2011-10-19T15:48:00Z">
          <w:r w:rsidR="001F75AE" w:rsidRPr="00675B74" w:rsidDel="00210077">
            <w:delText>the single non-terminal symbol that is the right hand side of the production</w:delText>
          </w:r>
        </w:del>
      </w:ins>
      <w:ins w:id="18055" w:author="Rev 3 Allen Wirfs-Brock" w:date="2011-09-21T09:09:00Z">
        <w:del w:id="18056" w:author="Rev 4 Allen Wirfs-Brock" w:date="2011-10-19T15:48:00Z">
          <w:r w:rsidRPr="00E77497" w:rsidDel="00210077">
            <w:delText>.</w:delText>
          </w:r>
        </w:del>
      </w:ins>
    </w:p>
    <w:p w:rsidR="001F75AE" w:rsidRPr="00E77497" w:rsidDel="00636FE6" w:rsidRDefault="001F75AE" w:rsidP="001F75AE">
      <w:pPr>
        <w:rPr>
          <w:ins w:id="18057" w:author="Rev 3 Allen Wirfs-Brock" w:date="2011-09-21T10:17:00Z"/>
          <w:del w:id="18058" w:author="Rev 4 Allen Wirfs-Brock" w:date="2011-10-19T16:05:00Z"/>
        </w:rPr>
      </w:pPr>
      <w:ins w:id="18059" w:author="Rev 3 Allen Wirfs-Brock" w:date="2011-09-21T10:17:00Z">
        <w:del w:id="18060" w:author="Rev 4 Allen Wirfs-Brock" w:date="2011-10-19T16:05:00Z">
          <w:r w:rsidRPr="00E77497" w:rsidDel="00636FE6">
            <w:delText xml:space="preserve">The </w:delText>
          </w:r>
        </w:del>
      </w:ins>
      <w:ins w:id="18061" w:author="Rev 3 Allen Wirfs-Brock" w:date="2011-09-21T10:18:00Z">
        <w:del w:id="18062" w:author="Rev 4 Allen Wirfs-Brock" w:date="2011-10-19T16:05:00Z">
          <w:r w:rsidRPr="00E77497" w:rsidDel="00636FE6">
            <w:rPr>
              <w:rStyle w:val="bnf"/>
            </w:rPr>
            <w:delText xml:space="preserve">Declaration  </w:delText>
          </w:r>
        </w:del>
      </w:ins>
      <w:ins w:id="18063" w:author="Rev 3 Allen Wirfs-Brock" w:date="2011-09-21T10:17:00Z">
        <w:del w:id="18064" w:author="Rev 4 Allen Wirfs-Brock" w:date="2011-10-19T16:05:00Z">
          <w:r w:rsidRPr="00E77497" w:rsidDel="00636FE6">
            <w:delText>productions are all evaluated as as follows</w:delText>
          </w:r>
        </w:del>
      </w:ins>
    </w:p>
    <w:p w:rsidR="001F75AE" w:rsidRPr="00E77497" w:rsidDel="00636FE6" w:rsidRDefault="001F75AE">
      <w:pPr>
        <w:pStyle w:val="Alg4"/>
        <w:numPr>
          <w:ilvl w:val="0"/>
          <w:numId w:val="553"/>
        </w:numPr>
        <w:spacing w:after="220"/>
        <w:contextualSpacing/>
        <w:rPr>
          <w:ins w:id="18065" w:author="Rev 3 Allen Wirfs-Brock" w:date="2011-09-21T10:17:00Z"/>
          <w:del w:id="18066" w:author="Rev 4 Allen Wirfs-Brock" w:date="2011-10-19T16:05:00Z"/>
        </w:rPr>
        <w:pPrChange w:id="18067" w:author="Rev 4 Allen Wirfs-Brock" w:date="2011-11-07T12:16:00Z">
          <w:pPr>
            <w:pStyle w:val="Alg4"/>
            <w:numPr>
              <w:numId w:val="587"/>
            </w:numPr>
            <w:tabs>
              <w:tab w:val="num" w:pos="360"/>
            </w:tabs>
            <w:spacing w:after="220"/>
            <w:ind w:left="360" w:hanging="360"/>
            <w:contextualSpacing/>
          </w:pPr>
        </w:pPrChange>
      </w:pPr>
      <w:ins w:id="18068" w:author="Rev 3 Allen Wirfs-Brock" w:date="2011-09-21T10:17:00Z">
        <w:del w:id="18069" w:author="Rev 4 Allen Wirfs-Brock" w:date="2011-10-19T16:05:00Z">
          <w:r w:rsidRPr="00E77497" w:rsidDel="00636FE6">
            <w:delText>Return the result of evaluating the  single non-terminal symbol that is the right hand side of the production.</w:delText>
          </w:r>
        </w:del>
      </w:ins>
    </w:p>
    <w:p w:rsidR="004C02EF" w:rsidRPr="00E77497" w:rsidDel="0072353C" w:rsidRDefault="004C02EF" w:rsidP="004C02EF">
      <w:pPr>
        <w:pStyle w:val="Note"/>
        <w:rPr>
          <w:del w:id="18070" w:author="Rev 3 Allen Wirfs-Brock" w:date="2011-08-30T15:01:00Z"/>
        </w:rPr>
      </w:pPr>
      <w:del w:id="18071"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rsidR="004C02EF" w:rsidRPr="00E77497" w:rsidRDefault="004C02EF" w:rsidP="003A4B22">
      <w:pPr>
        <w:pStyle w:val="Heading2"/>
        <w:numPr>
          <w:ilvl w:val="0"/>
          <w:numId w:val="0"/>
        </w:numPr>
      </w:pPr>
      <w:bookmarkStart w:id="18072" w:name="_Ref440445201"/>
      <w:bookmarkStart w:id="18073" w:name="_Toc472818875"/>
      <w:bookmarkStart w:id="18074" w:name="_Toc235503449"/>
      <w:bookmarkStart w:id="18075" w:name="_Toc241509224"/>
      <w:bookmarkStart w:id="18076" w:name="_Toc244416711"/>
      <w:bookmarkStart w:id="18077" w:name="_Toc276631075"/>
      <w:bookmarkStart w:id="18078" w:name="_Toc339020397"/>
      <w:r w:rsidRPr="00E77497">
        <w:t>12.1</w:t>
      </w:r>
      <w:r w:rsidRPr="00E77497">
        <w:tab/>
        <w:t>Bloc</w:t>
      </w:r>
      <w:bookmarkEnd w:id="17778"/>
      <w:r w:rsidRPr="00E77497">
        <w:t>k</w:t>
      </w:r>
      <w:bookmarkEnd w:id="18072"/>
      <w:bookmarkEnd w:id="18073"/>
      <w:bookmarkEnd w:id="18074"/>
      <w:bookmarkEnd w:id="18075"/>
      <w:bookmarkEnd w:id="18076"/>
      <w:bookmarkEnd w:id="18077"/>
      <w:bookmarkEnd w:id="18078"/>
    </w:p>
    <w:p w:rsidR="004C02EF" w:rsidRPr="00E77497" w:rsidRDefault="004C02EF" w:rsidP="004C02EF">
      <w:pPr>
        <w:pStyle w:val="Syntax"/>
      </w:pPr>
      <w:r w:rsidRPr="00E77497">
        <w:t>Syntax</w:t>
      </w:r>
    </w:p>
    <w:p w:rsidR="001434CE" w:rsidRPr="00E77497" w:rsidRDefault="001434CE" w:rsidP="001434CE">
      <w:pPr>
        <w:pStyle w:val="SyntaxRule"/>
        <w:rPr>
          <w:ins w:id="18079" w:author="Rev 3 Allen Wirfs-Brock" w:date="2011-09-09T13:16:00Z"/>
        </w:rPr>
      </w:pPr>
      <w:ins w:id="18080" w:author="Rev 3 Allen Wirfs-Brock" w:date="2011-09-09T13:16:00Z">
        <w:r w:rsidRPr="00E77497">
          <w:t xml:space="preserve">BlockStatement </w:t>
        </w:r>
        <w:r w:rsidRPr="00E77497">
          <w:rPr>
            <w:rFonts w:ascii="Arial" w:hAnsi="Arial"/>
            <w:b/>
            <w:i w:val="0"/>
          </w:rPr>
          <w:t>:</w:t>
        </w:r>
      </w:ins>
    </w:p>
    <w:p w:rsidR="001434CE" w:rsidRPr="00E77497" w:rsidRDefault="001434CE" w:rsidP="001434CE">
      <w:pPr>
        <w:pStyle w:val="SyntaxDefinition"/>
        <w:rPr>
          <w:ins w:id="18081" w:author="Rev 3 Allen Wirfs-Brock" w:date="2011-09-09T13:16:00Z"/>
        </w:rPr>
      </w:pPr>
      <w:ins w:id="18082" w:author="Rev 3 Allen Wirfs-Brock" w:date="2011-09-09T13:16:00Z">
        <w:r w:rsidRPr="00E77497">
          <w:t xml:space="preserve">Block </w:t>
        </w:r>
      </w:ins>
    </w:p>
    <w:p w:rsidR="004C02EF" w:rsidRPr="00E77497" w:rsidRDefault="004C02EF" w:rsidP="004C02EF">
      <w:pPr>
        <w:pStyle w:val="SyntaxRule"/>
      </w:pPr>
      <w:r w:rsidRPr="00E77497">
        <w:t xml:space="preserv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StatementList </w:t>
      </w:r>
      <w:r w:rsidRPr="00E77497">
        <w:rPr>
          <w:rFonts w:ascii="Arial" w:hAnsi="Arial"/>
          <w:b/>
          <w:i w:val="0"/>
        </w:rPr>
        <w:t>:</w:t>
      </w:r>
    </w:p>
    <w:p w:rsidR="004C02EF" w:rsidRPr="00E77497" w:rsidRDefault="004C02EF" w:rsidP="004C02EF">
      <w:pPr>
        <w:pStyle w:val="SyntaxDefinition"/>
        <w:rPr>
          <w:ins w:id="18083" w:author="Rev 3 Allen Wirfs-Brock" w:date="2011-08-30T16:09:00Z"/>
        </w:rPr>
      </w:pPr>
      <w:r w:rsidRPr="00E77497">
        <w:t>Statement</w:t>
      </w:r>
      <w:ins w:id="18084" w:author="Rev 3 Allen Wirfs-Brock" w:date="2011-08-30T16:10:00Z">
        <w:r w:rsidR="00201852" w:rsidRPr="00E77497">
          <w:t>ListItem</w:t>
        </w:r>
      </w:ins>
      <w:r w:rsidRPr="00E77497">
        <w:br/>
        <w:t>StatementList Statement</w:t>
      </w:r>
      <w:ins w:id="18085" w:author="Rev 3 Allen Wirfs-Brock" w:date="2011-08-30T16:11:00Z">
        <w:r w:rsidR="00201852" w:rsidRPr="00E77497">
          <w:t>ListItem</w:t>
        </w:r>
      </w:ins>
    </w:p>
    <w:p w:rsidR="00201852" w:rsidRPr="00E77497" w:rsidRDefault="00201852" w:rsidP="00201852">
      <w:pPr>
        <w:pStyle w:val="SyntaxRule"/>
        <w:rPr>
          <w:ins w:id="18086" w:author="Rev 3 Allen Wirfs-Brock" w:date="2011-08-30T16:09:00Z"/>
        </w:rPr>
      </w:pPr>
      <w:ins w:id="18087" w:author="Rev 3 Allen Wirfs-Brock" w:date="2011-08-30T16:09:00Z">
        <w:r w:rsidRPr="00E77497">
          <w:t xml:space="preserve">StatementListItem </w:t>
        </w:r>
        <w:r w:rsidRPr="00E77497">
          <w:rPr>
            <w:rFonts w:ascii="Arial" w:hAnsi="Arial"/>
            <w:b/>
            <w:i w:val="0"/>
          </w:rPr>
          <w:t>:</w:t>
        </w:r>
      </w:ins>
    </w:p>
    <w:p w:rsidR="00201852" w:rsidRPr="00E77497" w:rsidRDefault="00201852" w:rsidP="00201852">
      <w:pPr>
        <w:pStyle w:val="SyntaxDefinition"/>
        <w:rPr>
          <w:ins w:id="18088" w:author="Rev 3 Allen Wirfs-Brock" w:date="2011-08-30T16:09:00Z"/>
        </w:rPr>
      </w:pPr>
      <w:ins w:id="18089" w:author="Rev 3 Allen Wirfs-Brock" w:date="2011-08-30T16:09:00Z">
        <w:r w:rsidRPr="00E77497">
          <w:t>Statement</w:t>
        </w:r>
        <w:r w:rsidRPr="00E77497">
          <w:br/>
        </w:r>
      </w:ins>
      <w:ins w:id="18090" w:author="Rev 3 Allen Wirfs-Brock" w:date="2011-08-30T16:18:00Z">
        <w:r w:rsidRPr="00E77497">
          <w:t>Declaration</w:t>
        </w:r>
      </w:ins>
    </w:p>
    <w:p w:rsidR="004C02EF" w:rsidRPr="00E77497" w:rsidRDefault="003B5B66" w:rsidP="00C7794D">
      <w:pPr>
        <w:pStyle w:val="Heading4"/>
        <w:numPr>
          <w:ilvl w:val="0"/>
          <w:numId w:val="0"/>
        </w:numPr>
      </w:pPr>
      <w:ins w:id="18091" w:author="Rev 4 Allen Wirfs-Brock" w:date="2011-10-19T15:45:00Z">
        <w:r w:rsidRPr="00E77497">
          <w:t xml:space="preserve">Static </w:t>
        </w:r>
      </w:ins>
      <w:r w:rsidR="004C02EF" w:rsidRPr="00E77497">
        <w:t>Semantics</w:t>
      </w:r>
    </w:p>
    <w:p w:rsidR="003B5B66" w:rsidRPr="00E77497" w:rsidRDefault="00C9049C" w:rsidP="003B5B66">
      <w:pPr>
        <w:rPr>
          <w:ins w:id="18092" w:author="Rev 4 Allen Wirfs-Brock" w:date="2011-10-19T15:45:00Z"/>
          <w:rFonts w:ascii="Helvetica" w:hAnsi="Helvetica"/>
          <w:b/>
        </w:rPr>
      </w:pPr>
      <w:ins w:id="18093" w:author="Rev 4 Allen Wirfs-Brock" w:date="2011-10-20T10:20:00Z">
        <w:r w:rsidRPr="00E77497">
          <w:rPr>
            <w:rFonts w:ascii="Helvetica" w:hAnsi="Helvetica"/>
            <w:b/>
          </w:rPr>
          <w:t xml:space="preserve">Static Semantics:  </w:t>
        </w:r>
      </w:ins>
      <w:ins w:id="18094" w:author="Rev 4 Allen Wirfs-Brock" w:date="2011-10-19T15:45:00Z">
        <w:r w:rsidR="003B5B66" w:rsidRPr="00E77497">
          <w:rPr>
            <w:rFonts w:ascii="Helvetica" w:hAnsi="Helvetica"/>
            <w:b/>
          </w:rPr>
          <w:t>Early Errors</w:t>
        </w:r>
      </w:ins>
    </w:p>
    <w:p w:rsidR="006A380D" w:rsidRPr="00E77497" w:rsidRDefault="006A380D" w:rsidP="006A380D">
      <w:pPr>
        <w:rPr>
          <w:ins w:id="18095" w:author="Rev 4 Allen Wirfs-Brock" w:date="2011-10-19T16:10:00Z"/>
        </w:rPr>
      </w:pPr>
      <w:ins w:id="18096"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rsidR="006A380D" w:rsidRPr="00E77497" w:rsidDel="00F144A1" w:rsidRDefault="006A380D" w:rsidP="00D5580A">
      <w:pPr>
        <w:numPr>
          <w:ilvl w:val="0"/>
          <w:numId w:val="737"/>
        </w:numPr>
        <w:spacing w:after="220"/>
        <w:contextualSpacing/>
        <w:rPr>
          <w:ins w:id="18097" w:author="Rev 4 Allen Wirfs-Brock" w:date="2011-10-19T16:10:00Z"/>
          <w:del w:id="18098" w:author="Rev 6 Allen Wirfs-Brock" w:date="2012-01-26T15:02:00Z"/>
        </w:rPr>
      </w:pPr>
      <w:ins w:id="18099" w:author="Rev 4 Allen Wirfs-Brock" w:date="2011-10-19T16:10:00Z">
        <w:del w:id="18100"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rsidR="006A380D" w:rsidRPr="00E77497" w:rsidRDefault="006A380D" w:rsidP="00D5580A">
      <w:pPr>
        <w:numPr>
          <w:ilvl w:val="0"/>
          <w:numId w:val="737"/>
        </w:numPr>
        <w:spacing w:after="220"/>
        <w:contextualSpacing/>
        <w:rPr>
          <w:ins w:id="18101" w:author="Rev 4 Allen Wirfs-Brock" w:date="2011-10-19T16:10:00Z"/>
        </w:rPr>
      </w:pPr>
      <w:ins w:id="18102"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w:t>
        </w:r>
        <w:del w:id="18103" w:author="Rev 9 Allen Wirfs-Brock" w:date="2012-07-08T14:36:00Z">
          <w:r w:rsidRPr="00E77497" w:rsidDel="00491BC9">
            <w:delText>i</w:delText>
          </w:r>
        </w:del>
        <w:r w:rsidRPr="00E77497">
          <w:t>r</w:t>
        </w:r>
      </w:ins>
      <w:ins w:id="18104" w:author="Rev 6 Allen Wirfs-Brock" w:date="2012-02-27T16:13:00Z">
        <w:r w:rsidR="00650D6A">
          <w:t>i</w:t>
        </w:r>
      </w:ins>
      <w:ins w:id="18105" w:author="Rev 4 Allen Wirfs-Brock" w:date="2011-10-19T16:10:00Z">
        <w:r w:rsidRPr="00E77497">
          <w:t>es.</w:t>
        </w:r>
      </w:ins>
    </w:p>
    <w:p w:rsidR="006A380D" w:rsidRPr="00E77497" w:rsidRDefault="006A380D" w:rsidP="00D5580A">
      <w:pPr>
        <w:numPr>
          <w:ilvl w:val="0"/>
          <w:numId w:val="737"/>
        </w:numPr>
        <w:spacing w:after="220"/>
        <w:rPr>
          <w:ins w:id="18106" w:author="Rev 4 Allen Wirfs-Brock" w:date="2011-10-19T16:10:00Z"/>
        </w:rPr>
      </w:pPr>
      <w:ins w:id="18107"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rsidR="0052272C" w:rsidRPr="00E77497" w:rsidRDefault="0052272C" w:rsidP="0052272C">
      <w:pPr>
        <w:rPr>
          <w:ins w:id="18108" w:author="Rev 4 Allen Wirfs-Brock" w:date="2011-10-20T09:26:00Z"/>
          <w:rFonts w:ascii="Helvetica" w:hAnsi="Helvetica"/>
          <w:b/>
        </w:rPr>
      </w:pPr>
      <w:ins w:id="18109" w:author="Rev 4 Allen Wirfs-Brock" w:date="2011-10-20T09:26:00Z">
        <w:r w:rsidRPr="00E77497">
          <w:rPr>
            <w:rFonts w:ascii="Helvetica" w:hAnsi="Helvetica"/>
            <w:b/>
          </w:rPr>
          <w:t xml:space="preserve">Static Semantics:  </w:t>
        </w:r>
      </w:ins>
      <w:ins w:id="18110" w:author="Rev 4 Allen Wirfs-Brock" w:date="2011-10-20T09:27:00Z">
        <w:r w:rsidRPr="00E77497">
          <w:rPr>
            <w:rFonts w:ascii="Helvetica" w:hAnsi="Helvetica"/>
            <w:b/>
            <w:lang w:eastAsia="en-US"/>
          </w:rPr>
          <w:t>Lexical</w:t>
        </w:r>
      </w:ins>
      <w:ins w:id="18111" w:author="Rev 4 Allen Wirfs-Brock" w:date="2011-10-20T09:26:00Z">
        <w:r w:rsidRPr="00E77497">
          <w:rPr>
            <w:rFonts w:ascii="Helvetica" w:hAnsi="Helvetica"/>
            <w:b/>
            <w:lang w:eastAsia="en-US"/>
          </w:rPr>
          <w:t>Declar</w:t>
        </w:r>
      </w:ins>
      <w:ins w:id="18112" w:author="Rev 4 Allen Wirfs-Brock" w:date="2011-10-20T09:27:00Z">
        <w:r w:rsidRPr="00E77497">
          <w:rPr>
            <w:rFonts w:ascii="Helvetica" w:hAnsi="Helvetica"/>
            <w:b/>
            <w:lang w:eastAsia="en-US"/>
          </w:rPr>
          <w:t>ations</w:t>
        </w:r>
      </w:ins>
    </w:p>
    <w:p w:rsidR="0052272C" w:rsidRPr="00E77497" w:rsidDel="00F71D44" w:rsidRDefault="0052272C" w:rsidP="0052272C">
      <w:pPr>
        <w:rPr>
          <w:ins w:id="18113" w:author="Rev 4 Allen Wirfs-Brock" w:date="2011-10-20T09:26:00Z"/>
          <w:del w:id="18114" w:author="Rev 8 Allen Wirfs-Brock" w:date="2012-06-01T08:44:00Z"/>
        </w:rPr>
      </w:pPr>
      <w:ins w:id="18115" w:author="Rev 4 Allen Wirfs-Brock" w:date="2011-10-20T09:26:00Z">
        <w:del w:id="18116" w:author="Rev 8 Allen Wirfs-Brock" w:date="2012-06-01T08:44:00Z">
          <w:r w:rsidRPr="00E77497" w:rsidDel="00F71D44">
            <w:rPr>
              <w:rFonts w:ascii="Times New Roman" w:hAnsi="Times New Roman"/>
              <w:i/>
            </w:rPr>
            <w:lastRenderedPageBreak/>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rsidR="0052272C" w:rsidRPr="00E77497" w:rsidDel="00F71D44" w:rsidRDefault="0052272C" w:rsidP="007B6658">
      <w:pPr>
        <w:pStyle w:val="Alg4"/>
        <w:numPr>
          <w:ilvl w:val="0"/>
          <w:numId w:val="526"/>
        </w:numPr>
        <w:spacing w:after="220"/>
        <w:contextualSpacing/>
        <w:rPr>
          <w:ins w:id="18117" w:author="Rev 4 Allen Wirfs-Brock" w:date="2011-10-20T09:26:00Z"/>
          <w:del w:id="18118" w:author="Rev 8 Allen Wirfs-Brock" w:date="2012-06-01T08:44:00Z"/>
        </w:rPr>
      </w:pPr>
      <w:ins w:id="18119" w:author="Rev 4 Allen Wirfs-Brock" w:date="2011-10-20T09:26:00Z">
        <w:del w:id="18120" w:author="Rev 8 Allen Wirfs-Brock" w:date="2012-06-01T08:44:00Z">
          <w:r w:rsidRPr="00E77497" w:rsidDel="00F71D44">
            <w:delText xml:space="preserve">Return the LexicalDeclarations of </w:delText>
          </w:r>
          <w:r w:rsidRPr="00E77497" w:rsidDel="00F71D44">
            <w:rPr>
              <w:i/>
            </w:rPr>
            <w:delText>StatementListItem</w:delText>
          </w:r>
          <w:r w:rsidRPr="00E77497" w:rsidDel="00F71D44">
            <w:delText>.</w:delText>
          </w:r>
        </w:del>
      </w:ins>
    </w:p>
    <w:p w:rsidR="00D440FA" w:rsidRPr="00E77497" w:rsidRDefault="00D440FA" w:rsidP="00D440FA">
      <w:pPr>
        <w:rPr>
          <w:ins w:id="18121" w:author="Rev 4 Allen Wirfs-Brock" w:date="2011-10-20T09:32:00Z"/>
        </w:rPr>
      </w:pPr>
      <w:ins w:id="18122"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D440FA" w:rsidRPr="00E77497" w:rsidRDefault="00D440FA" w:rsidP="007B6658">
      <w:pPr>
        <w:pStyle w:val="Alg4"/>
        <w:numPr>
          <w:ilvl w:val="0"/>
          <w:numId w:val="527"/>
        </w:numPr>
        <w:spacing w:after="220"/>
        <w:contextualSpacing/>
        <w:rPr>
          <w:ins w:id="18123" w:author="Rev 4 Allen Wirfs-Brock" w:date="2011-10-20T09:32:00Z"/>
        </w:rPr>
      </w:pPr>
      <w:ins w:id="18124"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rsidR="00D440FA" w:rsidRPr="00E77497" w:rsidRDefault="00D440FA" w:rsidP="007B6658">
      <w:pPr>
        <w:pStyle w:val="Alg4"/>
        <w:numPr>
          <w:ilvl w:val="0"/>
          <w:numId w:val="527"/>
        </w:numPr>
        <w:spacing w:after="220"/>
        <w:contextualSpacing/>
        <w:rPr>
          <w:ins w:id="18125" w:author="Rev 4 Allen Wirfs-Brock" w:date="2011-10-20T09:32:00Z"/>
          <w:rStyle w:val="bnf"/>
          <w:i w:val="0"/>
        </w:rPr>
      </w:pPr>
      <w:ins w:id="18126" w:author="Rev 4 Allen Wirfs-Brock" w:date="2011-10-20T09:32:00Z">
        <w:r w:rsidRPr="00E77497">
          <w:t xml:space="preserve">Append to </w:t>
        </w:r>
      </w:ins>
      <w:ins w:id="18127" w:author="Rev 10 Allen Wirfs-Brock" w:date="2012-08-14T15:20:00Z">
        <w:r w:rsidR="00EA1B5F" w:rsidRPr="00E77497">
          <w:rPr>
            <w:i/>
          </w:rPr>
          <w:t xml:space="preserve">declarations </w:t>
        </w:r>
      </w:ins>
      <w:ins w:id="18128" w:author="Rev 4 Allen Wirfs-Brock" w:date="2011-10-20T09:32:00Z">
        <w:del w:id="18129" w:author="Rev 10 Allen Wirfs-Brock" w:date="2012-08-14T15:20:00Z">
          <w:r w:rsidRPr="00E77497" w:rsidDel="00EA1B5F">
            <w:rPr>
              <w:i/>
            </w:rPr>
            <w:delText>names</w:delText>
          </w:r>
          <w:r w:rsidRPr="00E77497" w:rsidDel="00EA1B5F">
            <w:delText xml:space="preserve"> </w:delText>
          </w:r>
        </w:del>
        <w:r w:rsidRPr="00E77497">
          <w:t xml:space="preserve">the elements of the LexicalDeclarations of </w:t>
        </w:r>
        <w:r w:rsidRPr="00E77497">
          <w:rPr>
            <w:i/>
          </w:rPr>
          <w:t>StatementListItem</w:t>
        </w:r>
        <w:r w:rsidRPr="00E77497">
          <w:rPr>
            <w:rStyle w:val="bnf"/>
          </w:rPr>
          <w:t>.</w:t>
        </w:r>
      </w:ins>
    </w:p>
    <w:p w:rsidR="00D440FA" w:rsidRPr="00E77497" w:rsidRDefault="00D440FA" w:rsidP="007B6658">
      <w:pPr>
        <w:pStyle w:val="Alg4"/>
        <w:numPr>
          <w:ilvl w:val="0"/>
          <w:numId w:val="527"/>
        </w:numPr>
        <w:spacing w:after="220"/>
        <w:contextualSpacing/>
        <w:rPr>
          <w:ins w:id="18130" w:author="Rev 4 Allen Wirfs-Brock" w:date="2011-10-20T09:32:00Z"/>
        </w:rPr>
      </w:pPr>
      <w:ins w:id="18131" w:author="Rev 4 Allen Wirfs-Brock" w:date="2011-10-20T09:32:00Z">
        <w:r w:rsidRPr="00E77497">
          <w:t xml:space="preserve">Return </w:t>
        </w:r>
        <w:r w:rsidRPr="00E77497">
          <w:rPr>
            <w:i/>
          </w:rPr>
          <w:t>declarations</w:t>
        </w:r>
        <w:r w:rsidRPr="00E77497">
          <w:t>.</w:t>
        </w:r>
      </w:ins>
    </w:p>
    <w:p w:rsidR="001731CD" w:rsidRPr="00E77497" w:rsidRDefault="001731CD" w:rsidP="001731CD">
      <w:pPr>
        <w:rPr>
          <w:ins w:id="18132" w:author="Rev 4 Allen Wirfs-Brock" w:date="2011-10-20T09:40:00Z"/>
        </w:rPr>
      </w:pPr>
      <w:ins w:id="18133"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rsidR="001731CD" w:rsidRPr="00E77497" w:rsidRDefault="001731CD" w:rsidP="007B6658">
      <w:pPr>
        <w:pStyle w:val="Alg4"/>
        <w:numPr>
          <w:ilvl w:val="0"/>
          <w:numId w:val="465"/>
        </w:numPr>
        <w:spacing w:after="220"/>
        <w:contextualSpacing/>
        <w:rPr>
          <w:ins w:id="18134" w:author="Rev 4 Allen Wirfs-Brock" w:date="2011-10-20T09:40:00Z"/>
        </w:rPr>
      </w:pPr>
      <w:ins w:id="18135" w:author="Rev 4 Allen Wirfs-Brock" w:date="2011-10-20T09:40:00Z">
        <w:r w:rsidRPr="00E77497">
          <w:t>Return a new empty List.</w:t>
        </w:r>
      </w:ins>
    </w:p>
    <w:p w:rsidR="006E14C7" w:rsidRPr="00E77497" w:rsidRDefault="006E14C7" w:rsidP="006E14C7">
      <w:pPr>
        <w:rPr>
          <w:ins w:id="18136" w:author="Rev 4 Allen Wirfs-Brock" w:date="2011-10-20T09:44:00Z"/>
        </w:rPr>
      </w:pPr>
      <w:ins w:id="18137"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6E14C7" w:rsidRPr="00E77497" w:rsidRDefault="006E14C7" w:rsidP="007B6658">
      <w:pPr>
        <w:pStyle w:val="Alg4"/>
        <w:numPr>
          <w:ilvl w:val="0"/>
          <w:numId w:val="530"/>
        </w:numPr>
        <w:spacing w:after="220"/>
        <w:contextualSpacing/>
        <w:rPr>
          <w:ins w:id="18138" w:author="Rev 4 Allen Wirfs-Brock" w:date="2011-10-20T09:44:00Z"/>
        </w:rPr>
      </w:pPr>
      <w:ins w:id="18139" w:author="Rev 4 Allen Wirfs-Brock" w:date="2011-10-20T09:44:00Z">
        <w:r w:rsidRPr="00E77497">
          <w:t xml:space="preserve">Return </w:t>
        </w:r>
        <w:del w:id="18140" w:author="Rev 9 Allen Wirfs-Brock" w:date="2012-07-07T16:45:00Z">
          <w:r w:rsidRPr="00E77497" w:rsidDel="00625115">
            <w:delText xml:space="preserve">return </w:delText>
          </w:r>
        </w:del>
        <w:r w:rsidRPr="00E77497">
          <w:t xml:space="preserve">a new List containing </w:t>
        </w:r>
        <w:r w:rsidRPr="00E77497">
          <w:rPr>
            <w:i/>
          </w:rPr>
          <w:t>Declaration</w:t>
        </w:r>
        <w:r w:rsidRPr="00E77497">
          <w:t>.</w:t>
        </w:r>
      </w:ins>
    </w:p>
    <w:p w:rsidR="00DD7BE8" w:rsidRPr="00E77497" w:rsidDel="006A380D" w:rsidRDefault="00DD7BE8" w:rsidP="00DD7BE8">
      <w:pPr>
        <w:rPr>
          <w:ins w:id="18141" w:author="Rev 3 Allen Wirfs-Brock" w:date="2011-09-09T13:19:00Z"/>
          <w:del w:id="18142" w:author="Rev 4 Allen Wirfs-Brock" w:date="2011-10-19T16:11:00Z"/>
        </w:rPr>
      </w:pPr>
      <w:ins w:id="18143" w:author="Rev 3 Allen Wirfs-Brock" w:date="2011-09-09T13:19:00Z">
        <w:del w:id="18144"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rsidR="00DD7BE8" w:rsidRPr="00E77497" w:rsidDel="006A380D" w:rsidRDefault="00DD7BE8">
      <w:pPr>
        <w:pStyle w:val="Alg4"/>
        <w:numPr>
          <w:ilvl w:val="0"/>
          <w:numId w:val="474"/>
        </w:numPr>
        <w:spacing w:after="220"/>
        <w:contextualSpacing/>
        <w:rPr>
          <w:ins w:id="18145" w:author="Rev 3 Allen Wirfs-Brock" w:date="2011-09-09T13:19:00Z"/>
          <w:del w:id="18146" w:author="Rev 4 Allen Wirfs-Brock" w:date="2011-10-19T16:11:00Z"/>
        </w:rPr>
        <w:pPrChange w:id="18147" w:author="Rev 4 Allen Wirfs-Brock" w:date="2011-11-07T12:16:00Z">
          <w:pPr>
            <w:pStyle w:val="Alg4"/>
            <w:numPr>
              <w:numId w:val="504"/>
            </w:numPr>
            <w:tabs>
              <w:tab w:val="num" w:pos="360"/>
            </w:tabs>
            <w:spacing w:after="220"/>
            <w:ind w:left="360" w:hanging="360"/>
            <w:contextualSpacing/>
          </w:pPr>
        </w:pPrChange>
      </w:pPr>
      <w:ins w:id="18148" w:author="Rev 3 Allen Wirfs-Brock" w:date="2011-09-09T13:19:00Z">
        <w:del w:id="18149"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rsidR="00DD7BE8" w:rsidRPr="00E77497" w:rsidDel="00E37882" w:rsidRDefault="00DD7BE8" w:rsidP="00DD7BE8">
      <w:pPr>
        <w:rPr>
          <w:ins w:id="18150" w:author="Rev 3 Allen Wirfs-Brock" w:date="2011-09-09T13:20:00Z"/>
          <w:del w:id="18151" w:author="Rev 4 Allen Wirfs-Brock" w:date="2011-10-20T09:20:00Z"/>
        </w:rPr>
      </w:pPr>
      <w:ins w:id="18152" w:author="Rev 3 Allen Wirfs-Brock" w:date="2011-09-09T13:20:00Z">
        <w:del w:id="18153" w:author="Rev 4 Allen Wirfs-Brock" w:date="2011-10-20T09:20:00Z">
          <w:r w:rsidRPr="00E77497" w:rsidDel="00E37882">
            <w:delText xml:space="preserve">The production </w:delText>
          </w:r>
        </w:del>
      </w:ins>
      <w:ins w:id="18154" w:author="Rev 3 Allen Wirfs-Brock" w:date="2011-09-09T13:21:00Z">
        <w:del w:id="18155"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18156" w:author="Rev 3 Allen Wirfs-Brock" w:date="2011-09-09T13:20:00Z">
        <w:del w:id="18157" w:author="Rev 4 Allen Wirfs-Brock" w:date="2011-10-20T09:20:00Z">
          <w:r w:rsidRPr="00E77497" w:rsidDel="00E37882">
            <w:delText>is evaluated as follows:</w:delText>
          </w:r>
        </w:del>
      </w:ins>
    </w:p>
    <w:p w:rsidR="00DD7BE8" w:rsidRPr="00E77497" w:rsidDel="00E37882" w:rsidRDefault="00DD7BE8">
      <w:pPr>
        <w:pStyle w:val="Alg2"/>
        <w:numPr>
          <w:ilvl w:val="0"/>
          <w:numId w:val="516"/>
        </w:numPr>
        <w:spacing w:after="220"/>
        <w:rPr>
          <w:ins w:id="18158" w:author="Rev 3 Allen Wirfs-Brock" w:date="2011-09-09T13:20:00Z"/>
          <w:del w:id="18159" w:author="Rev 4 Allen Wirfs-Brock" w:date="2011-10-20T09:20:00Z"/>
        </w:rPr>
        <w:pPrChange w:id="18160" w:author="Rev 4 Allen Wirfs-Brock" w:date="2011-11-07T12:16:00Z">
          <w:pPr>
            <w:pStyle w:val="Alg2"/>
            <w:numPr>
              <w:numId w:val="547"/>
            </w:numPr>
            <w:tabs>
              <w:tab w:val="num" w:pos="360"/>
            </w:tabs>
            <w:spacing w:after="220"/>
            <w:ind w:left="360" w:hanging="360"/>
          </w:pPr>
        </w:pPrChange>
      </w:pPr>
      <w:ins w:id="18161" w:author="Rev 3 Allen Wirfs-Brock" w:date="2011-09-09T13:20:00Z">
        <w:del w:id="18162" w:author="Rev 4 Allen Wirfs-Brock" w:date="2011-10-20T09:20:00Z">
          <w:r w:rsidRPr="00E77497" w:rsidDel="00E37882">
            <w:delText xml:space="preserve">Return the result of evaluating </w:delText>
          </w:r>
        </w:del>
      </w:ins>
      <w:ins w:id="18163" w:author="Rev 3 Allen Wirfs-Brock" w:date="2011-09-09T13:21:00Z">
        <w:del w:id="18164" w:author="Rev 4 Allen Wirfs-Brock" w:date="2011-10-20T09:20:00Z">
          <w:r w:rsidRPr="00E77497" w:rsidDel="00E37882">
            <w:rPr>
              <w:i/>
            </w:rPr>
            <w:delText>Block</w:delText>
          </w:r>
        </w:del>
      </w:ins>
      <w:ins w:id="18165" w:author="Rev 3 Allen Wirfs-Brock" w:date="2011-09-09T13:20:00Z">
        <w:del w:id="18166" w:author="Rev 4 Allen Wirfs-Brock" w:date="2011-10-20T09:20:00Z">
          <w:r w:rsidRPr="00E77497" w:rsidDel="00E37882">
            <w:delText>.</w:delText>
          </w:r>
        </w:del>
      </w:ins>
    </w:p>
    <w:p w:rsidR="00DD7BE8" w:rsidRPr="00C7794D" w:rsidRDefault="00402C31" w:rsidP="002135E7">
      <w:pPr>
        <w:rPr>
          <w:ins w:id="18167" w:author="Rev 3 Allen Wirfs-Brock" w:date="2011-09-09T13:22:00Z"/>
          <w:rFonts w:ascii="Helvetica" w:hAnsi="Helvetica"/>
          <w:b/>
        </w:rPr>
      </w:pPr>
      <w:ins w:id="18168"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rsidR="00FF1DF7" w:rsidRPr="00E77497" w:rsidRDefault="00FF1DF7" w:rsidP="00FF1DF7">
      <w:pPr>
        <w:rPr>
          <w:ins w:id="18169" w:author="Rev 3 Allen Wirfs-Brock" w:date="2011-09-09T15:47:00Z"/>
        </w:rPr>
      </w:pPr>
      <w:ins w:id="18170" w:author="Rev 3 Allen Wirfs-Brock" w:date="2011-09-09T15:47:00Z">
        <w:del w:id="18171" w:author="Rev 4 Allen Wirfs-Brock" w:date="2011-10-19T16:13:00Z">
          <w:r w:rsidRPr="004D1BD1" w:rsidDel="00402C31">
            <w:delText xml:space="preserve">The </w:delText>
          </w:r>
        </w:del>
      </w:ins>
      <w:ins w:id="18172" w:author="Rev 3 Allen Wirfs-Brock" w:date="2011-09-09T15:48:00Z">
        <w:del w:id="18173" w:author="Rev 4 Allen Wirfs-Brock" w:date="2011-10-19T16:13:00Z">
          <w:r w:rsidRPr="003B4312" w:rsidDel="00402C31">
            <w:delText>Lex</w:delText>
          </w:r>
          <w:r w:rsidRPr="006B6D0A" w:rsidDel="00402C31">
            <w:delText xml:space="preserve">icallyDeclaredNames </w:delText>
          </w:r>
        </w:del>
      </w:ins>
      <w:ins w:id="18174" w:author="Rev 3 Allen Wirfs-Brock" w:date="2011-09-09T15:47:00Z">
        <w:del w:id="18175"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18176" w:author="Rev 4 Allen Wirfs-Brock" w:date="2011-10-19T16:13:00Z">
          <w:r w:rsidRPr="00E77497" w:rsidDel="00402C31">
            <w:delText>is determined as follows:</w:delText>
          </w:r>
        </w:del>
      </w:ins>
    </w:p>
    <w:p w:rsidR="00FF1DF7" w:rsidRPr="00E77497" w:rsidRDefault="00FF1DF7" w:rsidP="007B6658">
      <w:pPr>
        <w:pStyle w:val="Alg4"/>
        <w:numPr>
          <w:ilvl w:val="0"/>
          <w:numId w:val="473"/>
        </w:numPr>
        <w:spacing w:after="220"/>
        <w:contextualSpacing/>
        <w:rPr>
          <w:ins w:id="18177" w:author="Rev 3 Allen Wirfs-Brock" w:date="2011-09-09T15:47:00Z"/>
        </w:rPr>
      </w:pPr>
      <w:ins w:id="18178" w:author="Rev 3 Allen Wirfs-Brock" w:date="2011-09-09T15:47:00Z">
        <w:r w:rsidRPr="00E77497">
          <w:t>Return a new empty List.</w:t>
        </w:r>
      </w:ins>
    </w:p>
    <w:p w:rsidR="00050A0E" w:rsidRPr="00E77497" w:rsidDel="00F71D44" w:rsidRDefault="00050A0E" w:rsidP="00050A0E">
      <w:pPr>
        <w:rPr>
          <w:ins w:id="18179" w:author="Rev 4 Allen Wirfs-Brock" w:date="2011-10-19T16:15:00Z"/>
          <w:del w:id="18180" w:author="Rev 8 Allen Wirfs-Brock" w:date="2012-06-01T08:44:00Z"/>
        </w:rPr>
      </w:pPr>
      <w:ins w:id="18181" w:author="Rev 4 Allen Wirfs-Brock" w:date="2011-10-19T16:15:00Z">
        <w:del w:id="18182" w:author="Rev 8 Allen Wirfs-Brock" w:date="2012-06-01T08:44: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del>
      </w:ins>
    </w:p>
    <w:p w:rsidR="00050A0E" w:rsidRPr="00E77497" w:rsidDel="00F71D44" w:rsidRDefault="00050A0E" w:rsidP="007B6658">
      <w:pPr>
        <w:pStyle w:val="Alg4"/>
        <w:numPr>
          <w:ilvl w:val="0"/>
          <w:numId w:val="446"/>
        </w:numPr>
        <w:spacing w:after="220"/>
        <w:contextualSpacing/>
        <w:rPr>
          <w:ins w:id="18183" w:author="Rev 4 Allen Wirfs-Brock" w:date="2011-10-19T16:15:00Z"/>
          <w:del w:id="18184" w:author="Rev 8 Allen Wirfs-Brock" w:date="2012-06-01T08:44:00Z"/>
        </w:rPr>
      </w:pPr>
      <w:ins w:id="18185" w:author="Rev 4 Allen Wirfs-Brock" w:date="2011-10-19T16:15:00Z">
        <w:del w:id="18186" w:author="Rev 8 Allen Wirfs-Brock" w:date="2012-06-01T08:44:00Z">
          <w:r w:rsidRPr="00E77497" w:rsidDel="00F71D44">
            <w:delText xml:space="preserve">Return the LexicallyDeclaredNames of </w:delText>
          </w:r>
          <w:r w:rsidRPr="00E77497" w:rsidDel="00F71D44">
            <w:rPr>
              <w:i/>
            </w:rPr>
            <w:delText>StatementListItem</w:delText>
          </w:r>
          <w:r w:rsidRPr="00E77497" w:rsidDel="00F71D44">
            <w:delText>.</w:delText>
          </w:r>
        </w:del>
      </w:ins>
    </w:p>
    <w:p w:rsidR="00C42165" w:rsidRPr="00E77497" w:rsidDel="00F71D44" w:rsidRDefault="00C42165" w:rsidP="00C42165">
      <w:pPr>
        <w:rPr>
          <w:ins w:id="18187" w:author="Rev 4 Allen Wirfs-Brock" w:date="2011-10-20T09:19:00Z"/>
          <w:del w:id="18188" w:author="Rev 8 Allen Wirfs-Brock" w:date="2012-06-01T08:45:00Z"/>
        </w:rPr>
      </w:pPr>
      <w:ins w:id="18189" w:author="Rev 4 Allen Wirfs-Brock" w:date="2011-10-20T09:19:00Z">
        <w:del w:id="18190"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rsidR="00C42165" w:rsidRPr="00E77497" w:rsidDel="00F71D44" w:rsidRDefault="00C42165" w:rsidP="007B6658">
      <w:pPr>
        <w:pStyle w:val="Alg4"/>
        <w:numPr>
          <w:ilvl w:val="0"/>
          <w:numId w:val="498"/>
        </w:numPr>
        <w:spacing w:after="220"/>
        <w:contextualSpacing/>
        <w:rPr>
          <w:ins w:id="18191" w:author="Rev 4 Allen Wirfs-Brock" w:date="2011-10-20T09:19:00Z"/>
          <w:del w:id="18192" w:author="Rev 8 Allen Wirfs-Brock" w:date="2012-06-01T08:45:00Z"/>
        </w:rPr>
      </w:pPr>
      <w:ins w:id="18193" w:author="Rev 4 Allen Wirfs-Brock" w:date="2011-10-20T09:19:00Z">
        <w:del w:id="18194" w:author="Rev 8 Allen Wirfs-Brock" w:date="2012-06-01T08:45:00Z">
          <w:r w:rsidRPr="00E77497" w:rsidDel="00F71D44">
            <w:delText xml:space="preserve">Return the LexicallyDeclaredNames of </w:delText>
          </w:r>
          <w:r w:rsidRPr="00E77497" w:rsidDel="00F71D44">
            <w:rPr>
              <w:i/>
            </w:rPr>
            <w:delText>StatementListItem</w:delText>
          </w:r>
          <w:r w:rsidRPr="00E77497" w:rsidDel="00F71D44">
            <w:delText>.</w:delText>
          </w:r>
        </w:del>
      </w:ins>
    </w:p>
    <w:p w:rsidR="00CE663B" w:rsidRPr="00E77497" w:rsidRDefault="00CE663B" w:rsidP="00CE663B">
      <w:pPr>
        <w:rPr>
          <w:ins w:id="18195" w:author="Rev 4 Allen Wirfs-Brock" w:date="2011-10-20T09:36:00Z"/>
        </w:rPr>
      </w:pPr>
      <w:ins w:id="18196"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CE663B" w:rsidRPr="00E77497" w:rsidRDefault="00CE663B" w:rsidP="007B6658">
      <w:pPr>
        <w:pStyle w:val="Alg4"/>
        <w:numPr>
          <w:ilvl w:val="0"/>
          <w:numId w:val="463"/>
        </w:numPr>
        <w:spacing w:after="220"/>
        <w:contextualSpacing/>
        <w:rPr>
          <w:ins w:id="18197" w:author="Rev 4 Allen Wirfs-Brock" w:date="2011-10-20T09:36:00Z"/>
        </w:rPr>
      </w:pPr>
      <w:ins w:id="18198"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rsidR="00CE663B" w:rsidRPr="00E77497" w:rsidRDefault="00CE663B" w:rsidP="007B6658">
      <w:pPr>
        <w:pStyle w:val="Alg4"/>
        <w:numPr>
          <w:ilvl w:val="0"/>
          <w:numId w:val="463"/>
        </w:numPr>
        <w:spacing w:after="220"/>
        <w:contextualSpacing/>
        <w:rPr>
          <w:ins w:id="18199" w:author="Rev 4 Allen Wirfs-Brock" w:date="2011-10-20T09:36:00Z"/>
          <w:rStyle w:val="bnf"/>
          <w:i w:val="0"/>
        </w:rPr>
      </w:pPr>
      <w:ins w:id="18200"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rsidR="00CE663B" w:rsidRPr="00E77497" w:rsidRDefault="00CE663B" w:rsidP="007B6658">
      <w:pPr>
        <w:pStyle w:val="Alg4"/>
        <w:numPr>
          <w:ilvl w:val="0"/>
          <w:numId w:val="463"/>
        </w:numPr>
        <w:spacing w:after="220"/>
        <w:contextualSpacing/>
        <w:rPr>
          <w:ins w:id="18201" w:author="Rev 4 Allen Wirfs-Brock" w:date="2011-10-20T09:36:00Z"/>
        </w:rPr>
      </w:pPr>
      <w:ins w:id="18202" w:author="Rev 4 Allen Wirfs-Brock" w:date="2011-10-20T09:36:00Z">
        <w:r w:rsidRPr="00E77497">
          <w:t xml:space="preserve">Return </w:t>
        </w:r>
        <w:r w:rsidRPr="00E77497">
          <w:rPr>
            <w:rStyle w:val="bnf"/>
          </w:rPr>
          <w:t>names</w:t>
        </w:r>
        <w:r w:rsidRPr="00E77497">
          <w:t>.</w:t>
        </w:r>
      </w:ins>
    </w:p>
    <w:p w:rsidR="001731CD" w:rsidRPr="00E77497" w:rsidRDefault="001731CD" w:rsidP="001731CD">
      <w:pPr>
        <w:rPr>
          <w:ins w:id="18203" w:author="Rev 4 Allen Wirfs-Brock" w:date="2011-10-20T09:40:00Z"/>
        </w:rPr>
      </w:pPr>
      <w:ins w:id="18204"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rsidR="001731CD" w:rsidRPr="00E77497" w:rsidRDefault="001731CD" w:rsidP="007B6658">
      <w:pPr>
        <w:pStyle w:val="Alg4"/>
        <w:numPr>
          <w:ilvl w:val="0"/>
          <w:numId w:val="598"/>
        </w:numPr>
        <w:spacing w:after="220"/>
        <w:contextualSpacing/>
        <w:rPr>
          <w:ins w:id="18205" w:author="Rev 4 Allen Wirfs-Brock" w:date="2011-10-20T09:40:00Z"/>
        </w:rPr>
      </w:pPr>
      <w:ins w:id="18206" w:author="Rev 4 Allen Wirfs-Brock" w:date="2011-10-20T09:40:00Z">
        <w:r w:rsidRPr="00E77497">
          <w:t>Return a new empty List.</w:t>
        </w:r>
      </w:ins>
    </w:p>
    <w:p w:rsidR="003A2216" w:rsidRPr="00E77497" w:rsidRDefault="003A2216" w:rsidP="003A2216">
      <w:pPr>
        <w:rPr>
          <w:ins w:id="18207" w:author="Rev 4 Allen Wirfs-Brock" w:date="2011-10-20T09:43:00Z"/>
        </w:rPr>
      </w:pPr>
      <w:ins w:id="18208"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3A2216" w:rsidRPr="00E77497" w:rsidRDefault="003A2216" w:rsidP="007B6658">
      <w:pPr>
        <w:pStyle w:val="Alg4"/>
        <w:numPr>
          <w:ilvl w:val="0"/>
          <w:numId w:val="468"/>
        </w:numPr>
        <w:spacing w:after="220"/>
        <w:contextualSpacing/>
        <w:rPr>
          <w:ins w:id="18209" w:author="Rev 4 Allen Wirfs-Brock" w:date="2011-10-20T09:43:00Z"/>
        </w:rPr>
      </w:pPr>
      <w:ins w:id="18210" w:author="Rev 4 Allen Wirfs-Brock" w:date="2011-10-20T09:43:00Z">
        <w:r w:rsidRPr="00E77497">
          <w:t xml:space="preserve">Return the BoundNames of </w:t>
        </w:r>
        <w:r w:rsidRPr="00E77497">
          <w:rPr>
            <w:i/>
          </w:rPr>
          <w:t>Declaration</w:t>
        </w:r>
        <w:r w:rsidRPr="00E77497">
          <w:t>.</w:t>
        </w:r>
      </w:ins>
    </w:p>
    <w:p w:rsidR="00B55844" w:rsidRPr="00C7794D" w:rsidRDefault="00B55844" w:rsidP="00B55844">
      <w:pPr>
        <w:rPr>
          <w:ins w:id="18211" w:author="Rev 11 Allen Wirfs-Brock" w:date="2012-09-28T16:49:00Z"/>
          <w:rFonts w:ascii="Helvetica" w:hAnsi="Helvetica"/>
          <w:b/>
        </w:rPr>
      </w:pPr>
      <w:ins w:id="18212" w:author="Rev 11 Allen Wirfs-Brock" w:date="2012-09-28T16:49: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ins>
    </w:p>
    <w:p w:rsidR="00B55844" w:rsidRPr="00E77497" w:rsidRDefault="00B55844" w:rsidP="00B55844">
      <w:pPr>
        <w:rPr>
          <w:ins w:id="18213" w:author="Rev 11 Allen Wirfs-Brock" w:date="2012-09-28T16:49:00Z"/>
        </w:rPr>
      </w:pPr>
      <w:ins w:id="18214" w:author="Rev 11 Allen Wirfs-Brock" w:date="2012-09-28T16:49: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B55844" w:rsidRPr="00E77497" w:rsidRDefault="00B55844" w:rsidP="00B55844">
      <w:pPr>
        <w:pStyle w:val="Alg4"/>
        <w:numPr>
          <w:ilvl w:val="0"/>
          <w:numId w:val="1018"/>
        </w:numPr>
        <w:spacing w:after="220"/>
        <w:contextualSpacing/>
        <w:rPr>
          <w:ins w:id="18215" w:author="Rev 11 Allen Wirfs-Brock" w:date="2012-09-28T16:49:00Z"/>
        </w:rPr>
      </w:pPr>
      <w:ins w:id="18216" w:author="Rev 11 Allen Wirfs-Brock" w:date="2012-09-28T16:49:00Z">
        <w:r w:rsidRPr="00E77497">
          <w:t xml:space="preserve">Let </w:t>
        </w:r>
        <w:r w:rsidRPr="00E77497">
          <w:rPr>
            <w:i/>
          </w:rPr>
          <w:t xml:space="preserve">names </w:t>
        </w:r>
        <w:r w:rsidRPr="00E77497">
          <w:t xml:space="preserve">be </w:t>
        </w:r>
      </w:ins>
      <w:ins w:id="18217" w:author="Rev 11 Allen Wirfs-Brock" w:date="2012-09-28T16:50:00Z">
        <w:r>
          <w:t>TopLevel</w:t>
        </w:r>
      </w:ins>
      <w:ins w:id="18218" w:author="Rev 11 Allen Wirfs-Brock" w:date="2012-09-28T16:49:00Z">
        <w:r w:rsidRPr="00E77497">
          <w:t xml:space="preserve">LexicallyDeclaredNames of </w:t>
        </w:r>
        <w:r w:rsidRPr="00E77497">
          <w:rPr>
            <w:i/>
          </w:rPr>
          <w:t>StatementList</w:t>
        </w:r>
        <w:r w:rsidRPr="00E77497">
          <w:t>.</w:t>
        </w:r>
      </w:ins>
    </w:p>
    <w:p w:rsidR="00B55844" w:rsidRPr="00E77497" w:rsidRDefault="00B55844" w:rsidP="00B55844">
      <w:pPr>
        <w:pStyle w:val="Alg4"/>
        <w:numPr>
          <w:ilvl w:val="0"/>
          <w:numId w:val="1018"/>
        </w:numPr>
        <w:spacing w:after="220"/>
        <w:contextualSpacing/>
        <w:rPr>
          <w:ins w:id="18219" w:author="Rev 11 Allen Wirfs-Brock" w:date="2012-09-28T16:49:00Z"/>
          <w:rStyle w:val="bnf"/>
          <w:i w:val="0"/>
        </w:rPr>
      </w:pPr>
      <w:ins w:id="18220" w:author="Rev 11 Allen Wirfs-Brock" w:date="2012-09-28T16:49:00Z">
        <w:r w:rsidRPr="00E77497">
          <w:t xml:space="preserve">Append to </w:t>
        </w:r>
        <w:r w:rsidRPr="00E77497">
          <w:rPr>
            <w:i/>
          </w:rPr>
          <w:t>names</w:t>
        </w:r>
        <w:r w:rsidRPr="00E77497">
          <w:t xml:space="preserve"> the elements of the </w:t>
        </w:r>
      </w:ins>
      <w:ins w:id="18221" w:author="Rev 11 Allen Wirfs-Brock" w:date="2012-09-28T16:51:00Z">
        <w:r>
          <w:t>TopLevel</w:t>
        </w:r>
      </w:ins>
      <w:ins w:id="18222" w:author="Rev 11 Allen Wirfs-Brock" w:date="2012-09-28T16:49:00Z">
        <w:r w:rsidRPr="00E77497">
          <w:t xml:space="preserve">LexicallyDeclaredNames of </w:t>
        </w:r>
        <w:r w:rsidRPr="00E77497">
          <w:rPr>
            <w:i/>
          </w:rPr>
          <w:t>StatementListItem</w:t>
        </w:r>
        <w:r w:rsidRPr="00E77497">
          <w:rPr>
            <w:rStyle w:val="bnf"/>
          </w:rPr>
          <w:t>.</w:t>
        </w:r>
      </w:ins>
    </w:p>
    <w:p w:rsidR="00B55844" w:rsidRPr="00E77497" w:rsidRDefault="00B55844" w:rsidP="00B55844">
      <w:pPr>
        <w:pStyle w:val="Alg4"/>
        <w:numPr>
          <w:ilvl w:val="0"/>
          <w:numId w:val="1018"/>
        </w:numPr>
        <w:spacing w:after="220"/>
        <w:contextualSpacing/>
        <w:rPr>
          <w:ins w:id="18223" w:author="Rev 11 Allen Wirfs-Brock" w:date="2012-09-28T16:49:00Z"/>
        </w:rPr>
      </w:pPr>
      <w:ins w:id="18224" w:author="Rev 11 Allen Wirfs-Brock" w:date="2012-09-28T16:49:00Z">
        <w:r w:rsidRPr="00E77497">
          <w:t xml:space="preserve">Return </w:t>
        </w:r>
        <w:r w:rsidRPr="00E77497">
          <w:rPr>
            <w:rStyle w:val="bnf"/>
          </w:rPr>
          <w:t>names</w:t>
        </w:r>
        <w:r w:rsidRPr="00E77497">
          <w:t>.</w:t>
        </w:r>
      </w:ins>
    </w:p>
    <w:p w:rsidR="00B55844" w:rsidRPr="00E77497" w:rsidRDefault="00B55844" w:rsidP="00B55844">
      <w:pPr>
        <w:rPr>
          <w:ins w:id="18225" w:author="Rev 11 Allen Wirfs-Brock" w:date="2012-09-28T16:49:00Z"/>
        </w:rPr>
      </w:pPr>
      <w:ins w:id="18226" w:author="Rev 11 Allen Wirfs-Brock" w:date="2012-09-28T16:49: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rsidR="00B55844" w:rsidRPr="00E77497" w:rsidRDefault="00B55844" w:rsidP="00B55844">
      <w:pPr>
        <w:pStyle w:val="Alg4"/>
        <w:numPr>
          <w:ilvl w:val="0"/>
          <w:numId w:val="1019"/>
        </w:numPr>
        <w:spacing w:after="220"/>
        <w:contextualSpacing/>
        <w:rPr>
          <w:ins w:id="18227" w:author="Rev 11 Allen Wirfs-Brock" w:date="2012-09-28T16:49:00Z"/>
        </w:rPr>
      </w:pPr>
      <w:ins w:id="18228" w:author="Rev 11 Allen Wirfs-Brock" w:date="2012-09-28T16:49:00Z">
        <w:r w:rsidRPr="00E77497">
          <w:t>Return a new empty List.</w:t>
        </w:r>
      </w:ins>
    </w:p>
    <w:p w:rsidR="00B55844" w:rsidRPr="00E77497" w:rsidRDefault="00B55844" w:rsidP="00B55844">
      <w:pPr>
        <w:rPr>
          <w:ins w:id="18229" w:author="Rev 11 Allen Wirfs-Brock" w:date="2012-09-28T16:52:00Z"/>
        </w:rPr>
      </w:pPr>
      <w:ins w:id="18230" w:author="Rev 11 Allen Wirfs-Brock" w:date="2012-09-28T16:52: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B55844" w:rsidRDefault="00B55844" w:rsidP="00B55844">
      <w:pPr>
        <w:pStyle w:val="Alg4"/>
        <w:numPr>
          <w:ilvl w:val="0"/>
          <w:numId w:val="529"/>
        </w:numPr>
        <w:spacing w:after="220"/>
        <w:contextualSpacing/>
        <w:rPr>
          <w:ins w:id="18231" w:author="Rev 11 Allen Wirfs-Brock" w:date="2012-09-28T16:52:00Z"/>
        </w:rPr>
      </w:pPr>
      <w:ins w:id="18232" w:author="Rev 11 Allen Wirfs-Brock" w:date="2012-09-28T16:52: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ins>
    </w:p>
    <w:p w:rsidR="00B55844" w:rsidRPr="00E77497" w:rsidRDefault="00B55844" w:rsidP="00B55844">
      <w:pPr>
        <w:pStyle w:val="Alg4"/>
        <w:numPr>
          <w:ilvl w:val="0"/>
          <w:numId w:val="529"/>
        </w:numPr>
        <w:spacing w:after="220"/>
        <w:contextualSpacing/>
        <w:rPr>
          <w:ins w:id="18233" w:author="Rev 11 Allen Wirfs-Brock" w:date="2012-09-28T16:52:00Z"/>
        </w:rPr>
      </w:pPr>
      <w:ins w:id="18234" w:author="Rev 11 Allen Wirfs-Brock" w:date="2012-09-28T16:52:00Z">
        <w:r w:rsidRPr="00E77497">
          <w:t xml:space="preserve">Return the BoundNames of </w:t>
        </w:r>
        <w:r w:rsidRPr="00E77497">
          <w:rPr>
            <w:i/>
          </w:rPr>
          <w:t>Declaration</w:t>
        </w:r>
        <w:r w:rsidRPr="00E77497">
          <w:t>.</w:t>
        </w:r>
      </w:ins>
    </w:p>
    <w:p w:rsidR="00B55844" w:rsidRPr="00253B6F" w:rsidRDefault="00B55844" w:rsidP="003E1032">
      <w:pPr>
        <w:pStyle w:val="Note"/>
        <w:rPr>
          <w:ins w:id="18235" w:author="Rev 11 Allen Wirfs-Brock" w:date="2012-09-28T16:54:00Z"/>
          <w:lang w:eastAsia="en-US"/>
        </w:rPr>
      </w:pPr>
      <w:ins w:id="18236" w:author="Rev 11 Allen Wirfs-Brock" w:date="2012-09-28T16:54:00Z">
        <w:r>
          <w:rPr>
            <w:lang w:eastAsia="en-US"/>
          </w:rPr>
          <w:t>NOTE</w:t>
        </w:r>
        <w:r>
          <w:rPr>
            <w:lang w:eastAsia="en-US"/>
          </w:rPr>
          <w:tab/>
          <w:t xml:space="preserve">At the top level of a function, </w:t>
        </w:r>
      </w:ins>
      <w:ins w:id="18237" w:author="Rev 11 Allen Wirfs-Brock" w:date="2012-10-18T15:15:00Z">
        <w:r w:rsidR="003E1032">
          <w:rPr>
            <w:lang w:eastAsia="en-US"/>
          </w:rPr>
          <w:t xml:space="preserve">or script, </w:t>
        </w:r>
      </w:ins>
      <w:ins w:id="18238" w:author="Rev 11 Allen Wirfs-Brock" w:date="2012-09-28T16:54:00Z">
        <w:r>
          <w:rPr>
            <w:lang w:eastAsia="en-US"/>
          </w:rPr>
          <w:t xml:space="preserve"> function declarations are treated like var declarations rather than like lexical declarations.. </w:t>
        </w:r>
      </w:ins>
    </w:p>
    <w:p w:rsidR="003E1032" w:rsidRPr="00E77497" w:rsidRDefault="003E1032" w:rsidP="003E1032">
      <w:pPr>
        <w:rPr>
          <w:ins w:id="18239" w:author="Rev 11 Allen Wirfs-Brock" w:date="2012-10-18T15:25:00Z"/>
          <w:rFonts w:ascii="Helvetica" w:hAnsi="Helvetica"/>
          <w:b/>
        </w:rPr>
      </w:pPr>
      <w:ins w:id="18240" w:author="Rev 11 Allen Wirfs-Brock" w:date="2012-10-18T15:25: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ins>
    </w:p>
    <w:p w:rsidR="003E1032" w:rsidRPr="00E77497" w:rsidRDefault="003E1032" w:rsidP="003E1032">
      <w:pPr>
        <w:rPr>
          <w:ins w:id="18241" w:author="Rev 11 Allen Wirfs-Brock" w:date="2012-10-18T15:25:00Z"/>
        </w:rPr>
      </w:pPr>
      <w:ins w:id="18242" w:author="Rev 11 Allen Wirfs-Brock" w:date="2012-10-18T15:25: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3E1032" w:rsidRPr="00E77497" w:rsidRDefault="003E1032" w:rsidP="003E1032">
      <w:pPr>
        <w:pStyle w:val="Alg4"/>
        <w:numPr>
          <w:ilvl w:val="0"/>
          <w:numId w:val="1055"/>
        </w:numPr>
        <w:spacing w:after="220"/>
        <w:contextualSpacing/>
        <w:rPr>
          <w:ins w:id="18243" w:author="Rev 11 Allen Wirfs-Brock" w:date="2012-10-18T15:25:00Z"/>
        </w:rPr>
      </w:pPr>
      <w:ins w:id="18244" w:author="Rev 11 Allen Wirfs-Brock" w:date="2012-10-18T15:25:00Z">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ins>
    </w:p>
    <w:p w:rsidR="003E1032" w:rsidRPr="00E77497" w:rsidRDefault="003E1032" w:rsidP="003E1032">
      <w:pPr>
        <w:pStyle w:val="Alg4"/>
        <w:numPr>
          <w:ilvl w:val="0"/>
          <w:numId w:val="1055"/>
        </w:numPr>
        <w:spacing w:after="220"/>
        <w:contextualSpacing/>
        <w:rPr>
          <w:ins w:id="18245" w:author="Rev 11 Allen Wirfs-Brock" w:date="2012-10-18T15:25:00Z"/>
          <w:rStyle w:val="bnf"/>
          <w:i w:val="0"/>
        </w:rPr>
      </w:pPr>
      <w:ins w:id="18246" w:author="Rev 11 Allen Wirfs-Brock" w:date="2012-10-18T15:25:00Z">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ins>
    </w:p>
    <w:p w:rsidR="003E1032" w:rsidRPr="00E77497" w:rsidRDefault="003E1032" w:rsidP="003E1032">
      <w:pPr>
        <w:pStyle w:val="Alg4"/>
        <w:numPr>
          <w:ilvl w:val="0"/>
          <w:numId w:val="1055"/>
        </w:numPr>
        <w:spacing w:after="220"/>
        <w:contextualSpacing/>
        <w:rPr>
          <w:ins w:id="18247" w:author="Rev 11 Allen Wirfs-Brock" w:date="2012-10-18T15:25:00Z"/>
        </w:rPr>
      </w:pPr>
      <w:ins w:id="18248" w:author="Rev 11 Allen Wirfs-Brock" w:date="2012-10-18T15:25:00Z">
        <w:r w:rsidRPr="00E77497">
          <w:lastRenderedPageBreak/>
          <w:t xml:space="preserve">Return </w:t>
        </w:r>
        <w:r w:rsidRPr="00E77497">
          <w:rPr>
            <w:i/>
          </w:rPr>
          <w:t>declarations</w:t>
        </w:r>
        <w:r w:rsidRPr="00E77497">
          <w:t>.</w:t>
        </w:r>
      </w:ins>
    </w:p>
    <w:p w:rsidR="003E1032" w:rsidRPr="00E77497" w:rsidRDefault="003E1032" w:rsidP="003E1032">
      <w:pPr>
        <w:rPr>
          <w:ins w:id="18249" w:author="Rev 11 Allen Wirfs-Brock" w:date="2012-10-18T15:25:00Z"/>
        </w:rPr>
      </w:pPr>
      <w:ins w:id="18250" w:author="Rev 11 Allen Wirfs-Brock" w:date="2012-10-18T15:25: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rsidR="003E1032" w:rsidRPr="00E77497" w:rsidRDefault="003E1032" w:rsidP="003E1032">
      <w:pPr>
        <w:pStyle w:val="Alg4"/>
        <w:numPr>
          <w:ilvl w:val="0"/>
          <w:numId w:val="1054"/>
        </w:numPr>
        <w:spacing w:after="220"/>
        <w:contextualSpacing/>
        <w:rPr>
          <w:ins w:id="18251" w:author="Rev 11 Allen Wirfs-Brock" w:date="2012-10-18T15:25:00Z"/>
        </w:rPr>
      </w:pPr>
      <w:ins w:id="18252" w:author="Rev 11 Allen Wirfs-Brock" w:date="2012-10-18T15:25:00Z">
        <w:r w:rsidRPr="00E77497">
          <w:t>Return a new empty List.</w:t>
        </w:r>
      </w:ins>
    </w:p>
    <w:p w:rsidR="003E1032" w:rsidRPr="00E77497" w:rsidRDefault="003E1032" w:rsidP="003E1032">
      <w:pPr>
        <w:rPr>
          <w:ins w:id="18253" w:author="Rev 11 Allen Wirfs-Brock" w:date="2012-10-18T15:25:00Z"/>
        </w:rPr>
      </w:pPr>
      <w:ins w:id="18254" w:author="Rev 11 Allen Wirfs-Brock" w:date="2012-10-18T15:25: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3E1032" w:rsidRDefault="003E1032" w:rsidP="00B13178">
      <w:pPr>
        <w:pStyle w:val="Alg4"/>
        <w:numPr>
          <w:ilvl w:val="0"/>
          <w:numId w:val="1058"/>
        </w:numPr>
        <w:spacing w:after="220"/>
        <w:contextualSpacing/>
        <w:rPr>
          <w:ins w:id="18255" w:author="Rev 11 Allen Wirfs-Brock" w:date="2012-10-18T15:25:00Z"/>
        </w:rPr>
      </w:pPr>
      <w:ins w:id="18256" w:author="Rev 11 Allen Wirfs-Brock" w:date="2012-10-18T15:25: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ins>
    </w:p>
    <w:p w:rsidR="003E1032" w:rsidRPr="00E77497" w:rsidRDefault="003E1032" w:rsidP="00B13178">
      <w:pPr>
        <w:pStyle w:val="Alg4"/>
        <w:numPr>
          <w:ilvl w:val="0"/>
          <w:numId w:val="1058"/>
        </w:numPr>
        <w:spacing w:after="220"/>
        <w:contextualSpacing/>
        <w:rPr>
          <w:ins w:id="18257" w:author="Rev 11 Allen Wirfs-Brock" w:date="2012-10-18T15:25:00Z"/>
        </w:rPr>
      </w:pPr>
      <w:ins w:id="18258" w:author="Rev 11 Allen Wirfs-Brock" w:date="2012-10-18T15:25:00Z">
        <w:r w:rsidRPr="00E77497">
          <w:t xml:space="preserve">Return a new List containing </w:t>
        </w:r>
        <w:r w:rsidRPr="00E77497">
          <w:rPr>
            <w:i/>
          </w:rPr>
          <w:t>Declaration</w:t>
        </w:r>
        <w:r w:rsidRPr="00E77497">
          <w:t>.</w:t>
        </w:r>
      </w:ins>
    </w:p>
    <w:p w:rsidR="004A46DA" w:rsidRPr="00E77497" w:rsidRDefault="004A46DA" w:rsidP="004A46DA">
      <w:pPr>
        <w:rPr>
          <w:ins w:id="18259" w:author="Rev 11 Allen Wirfs-Brock" w:date="2012-09-28T16:36:00Z"/>
          <w:rFonts w:ascii="Helvetica" w:hAnsi="Helvetica"/>
          <w:b/>
        </w:rPr>
      </w:pPr>
      <w:ins w:id="18260" w:author="Rev 11 Allen Wirfs-Brock" w:date="2012-09-28T16:36: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VarDeclaredNames</w:t>
        </w:r>
      </w:ins>
    </w:p>
    <w:p w:rsidR="004A46DA" w:rsidRPr="00E77497" w:rsidRDefault="004A46DA" w:rsidP="004A46DA">
      <w:pPr>
        <w:rPr>
          <w:ins w:id="18261" w:author="Rev 11 Allen Wirfs-Brock" w:date="2012-09-28T16:36:00Z"/>
        </w:rPr>
      </w:pPr>
      <w:ins w:id="18262" w:author="Rev 11 Allen Wirfs-Brock" w:date="2012-09-28T16: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4A46DA" w:rsidRPr="00E77497" w:rsidRDefault="004A46DA" w:rsidP="004A46DA">
      <w:pPr>
        <w:pStyle w:val="Alg4"/>
        <w:numPr>
          <w:ilvl w:val="0"/>
          <w:numId w:val="464"/>
        </w:numPr>
        <w:spacing w:after="220"/>
        <w:contextualSpacing/>
        <w:rPr>
          <w:ins w:id="18263" w:author="Rev 11 Allen Wirfs-Brock" w:date="2012-09-28T16:36:00Z"/>
        </w:rPr>
      </w:pPr>
      <w:ins w:id="18264" w:author="Rev 11 Allen Wirfs-Brock" w:date="2012-09-28T16:36:00Z">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ins>
    </w:p>
    <w:p w:rsidR="004A46DA" w:rsidRPr="00E77497" w:rsidRDefault="004A46DA" w:rsidP="004A46DA">
      <w:pPr>
        <w:pStyle w:val="Alg4"/>
        <w:numPr>
          <w:ilvl w:val="0"/>
          <w:numId w:val="464"/>
        </w:numPr>
        <w:spacing w:after="220"/>
        <w:contextualSpacing/>
        <w:rPr>
          <w:ins w:id="18265" w:author="Rev 11 Allen Wirfs-Brock" w:date="2012-09-28T16:36:00Z"/>
          <w:rStyle w:val="bnf"/>
          <w:i w:val="0"/>
        </w:rPr>
      </w:pPr>
      <w:ins w:id="18266" w:author="Rev 11 Allen Wirfs-Brock" w:date="2012-09-28T16:36:00Z">
        <w:r w:rsidRPr="00E77497">
          <w:t xml:space="preserve">Append to </w:t>
        </w:r>
        <w:r w:rsidRPr="00E77497">
          <w:rPr>
            <w:i/>
          </w:rPr>
          <w:t>names</w:t>
        </w:r>
        <w:r w:rsidRPr="00E77497">
          <w:t xml:space="preserve"> the elements of the </w:t>
        </w:r>
      </w:ins>
      <w:ins w:id="18267" w:author="Rev 11 Allen Wirfs-Brock" w:date="2012-09-28T16:37:00Z">
        <w:r>
          <w:t>TopLevel</w:t>
        </w:r>
      </w:ins>
      <w:ins w:id="18268" w:author="Rev 11 Allen Wirfs-Brock" w:date="2012-09-28T16:36:00Z">
        <w:r w:rsidRPr="00E77497">
          <w:t xml:space="preserve">VarDeclaredNames of </w:t>
        </w:r>
        <w:r w:rsidRPr="00E77497">
          <w:rPr>
            <w:i/>
          </w:rPr>
          <w:t>StatementListItem</w:t>
        </w:r>
        <w:r w:rsidRPr="00E77497">
          <w:rPr>
            <w:rStyle w:val="bnf"/>
          </w:rPr>
          <w:t>.</w:t>
        </w:r>
      </w:ins>
    </w:p>
    <w:p w:rsidR="004A46DA" w:rsidRPr="00E77497" w:rsidRDefault="004A46DA" w:rsidP="004A46DA">
      <w:pPr>
        <w:pStyle w:val="Alg4"/>
        <w:numPr>
          <w:ilvl w:val="0"/>
          <w:numId w:val="464"/>
        </w:numPr>
        <w:spacing w:after="220"/>
        <w:contextualSpacing/>
        <w:rPr>
          <w:ins w:id="18269" w:author="Rev 11 Allen Wirfs-Brock" w:date="2012-09-28T16:36:00Z"/>
        </w:rPr>
      </w:pPr>
      <w:ins w:id="18270" w:author="Rev 11 Allen Wirfs-Brock" w:date="2012-09-28T16:36:00Z">
        <w:r w:rsidRPr="00E77497">
          <w:t xml:space="preserve">Return </w:t>
        </w:r>
        <w:r w:rsidRPr="00E77497">
          <w:rPr>
            <w:rStyle w:val="bnf"/>
          </w:rPr>
          <w:t>names</w:t>
        </w:r>
        <w:r w:rsidRPr="00E77497">
          <w:t>.</w:t>
        </w:r>
      </w:ins>
    </w:p>
    <w:p w:rsidR="004A46DA" w:rsidRPr="00E77497" w:rsidRDefault="004A46DA" w:rsidP="004A46DA">
      <w:pPr>
        <w:rPr>
          <w:ins w:id="18271" w:author="Rev 11 Allen Wirfs-Brock" w:date="2012-09-28T16:36:00Z"/>
        </w:rPr>
      </w:pPr>
      <w:ins w:id="18272" w:author="Rev 11 Allen Wirfs-Brock" w:date="2012-09-28T16:36: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4A46DA" w:rsidRDefault="004A46DA" w:rsidP="001C7046">
      <w:pPr>
        <w:pStyle w:val="Alg4"/>
        <w:numPr>
          <w:ilvl w:val="0"/>
          <w:numId w:val="1065"/>
        </w:numPr>
        <w:spacing w:after="220"/>
        <w:contextualSpacing/>
        <w:rPr>
          <w:ins w:id="18273" w:author="Rev 11 Allen Wirfs-Brock" w:date="2012-09-28T16:37:00Z"/>
        </w:rPr>
      </w:pPr>
      <w:ins w:id="18274" w:author="Rev 11 Allen Wirfs-Brock" w:date="2012-09-28T16:37:00Z">
        <w:r>
          <w:t xml:space="preserve">If </w:t>
        </w:r>
        <w:r w:rsidRPr="004A46DA">
          <w:rPr>
            <w:i/>
          </w:rPr>
          <w:t>Declaration</w:t>
        </w:r>
        <w:r>
          <w:t xml:space="preserve"> is </w:t>
        </w:r>
      </w:ins>
      <w:ins w:id="18275" w:author="Rev 11 Allen Wirfs-Brock" w:date="2012-09-28T16:39:00Z">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w:t>
        </w:r>
      </w:ins>
      <w:ins w:id="18276" w:author="Rev 11 Allen Wirfs-Brock" w:date="2012-09-28T16:45:00Z">
        <w:r>
          <w:t>LexicallyDeclaredNames</w:t>
        </w:r>
      </w:ins>
      <w:ins w:id="18277" w:author="Rev 11 Allen Wirfs-Brock" w:date="2012-09-28T16:39:00Z">
        <w:r>
          <w:t xml:space="preserve"> of </w:t>
        </w:r>
        <w:r w:rsidRPr="00B55844">
          <w:rPr>
            <w:i/>
          </w:rPr>
          <w:t>Declaration</w:t>
        </w:r>
      </w:ins>
      <w:ins w:id="18278" w:author="Rev 11 Allen Wirfs-Brock" w:date="2012-09-28T16:46:00Z">
        <w:r w:rsidR="00B55844">
          <w:t>.</w:t>
        </w:r>
      </w:ins>
    </w:p>
    <w:p w:rsidR="004A46DA" w:rsidRPr="00E77497" w:rsidRDefault="004A46DA" w:rsidP="001C7046">
      <w:pPr>
        <w:pStyle w:val="Alg4"/>
        <w:numPr>
          <w:ilvl w:val="0"/>
          <w:numId w:val="1065"/>
        </w:numPr>
        <w:spacing w:after="220"/>
        <w:contextualSpacing/>
        <w:rPr>
          <w:ins w:id="18279" w:author="Rev 11 Allen Wirfs-Brock" w:date="2012-09-28T16:36:00Z"/>
        </w:rPr>
      </w:pPr>
      <w:ins w:id="18280" w:author="Rev 11 Allen Wirfs-Brock" w:date="2012-09-28T16:36:00Z">
        <w:r w:rsidRPr="00E77497">
          <w:t>Return a new empty List.</w:t>
        </w:r>
      </w:ins>
    </w:p>
    <w:p w:rsidR="004A46DA" w:rsidRPr="00E77497" w:rsidRDefault="004A46DA" w:rsidP="004A46DA">
      <w:pPr>
        <w:rPr>
          <w:ins w:id="18281" w:author="Rev 11 Allen Wirfs-Brock" w:date="2012-09-28T16:42:00Z"/>
        </w:rPr>
      </w:pPr>
      <w:ins w:id="18282" w:author="Rev 11 Allen Wirfs-Brock" w:date="2012-09-28T16:42:00Z">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ins>
    </w:p>
    <w:p w:rsidR="004A46DA" w:rsidRDefault="004A46DA" w:rsidP="004A46DA">
      <w:pPr>
        <w:pStyle w:val="Alg4"/>
        <w:numPr>
          <w:ilvl w:val="0"/>
          <w:numId w:val="1017"/>
        </w:numPr>
        <w:spacing w:after="220"/>
        <w:contextualSpacing/>
        <w:rPr>
          <w:ins w:id="18283" w:author="Rev 11 Allen Wirfs-Brock" w:date="2012-09-28T16:46:00Z"/>
        </w:rPr>
      </w:pPr>
      <w:ins w:id="18284" w:author="Rev 11 Allen Wirfs-Brock" w:date="2012-09-28T16:42:00Z">
        <w:r w:rsidRPr="00E77497">
          <w:t xml:space="preserve">Return </w:t>
        </w:r>
      </w:ins>
      <w:ins w:id="18285" w:author="Rev 11 Allen Wirfs-Brock" w:date="2012-09-28T16:43:00Z">
        <w:r w:rsidRPr="004A46DA">
          <w:rPr>
            <w:i/>
          </w:rPr>
          <w:t>VarDeclaredNames</w:t>
        </w:r>
        <w:r>
          <w:t xml:space="preserve"> of </w:t>
        </w:r>
        <w:r w:rsidRPr="004A46DA">
          <w:rPr>
            <w:i/>
          </w:rPr>
          <w:t>Statement</w:t>
        </w:r>
      </w:ins>
      <w:ins w:id="18286" w:author="Rev 11 Allen Wirfs-Brock" w:date="2012-09-28T16:42:00Z">
        <w:r w:rsidRPr="00E77497">
          <w:t>.</w:t>
        </w:r>
      </w:ins>
    </w:p>
    <w:p w:rsidR="00B55844" w:rsidRPr="00B55844" w:rsidRDefault="00B55844" w:rsidP="00B55844">
      <w:pPr>
        <w:pStyle w:val="Note"/>
        <w:rPr>
          <w:ins w:id="18287" w:author="Rev 11 Allen Wirfs-Brock" w:date="2012-09-28T16:42:00Z"/>
          <w:lang w:eastAsia="en-US"/>
        </w:rPr>
      </w:pPr>
      <w:ins w:id="18288" w:author="Rev 11 Allen Wirfs-Brock" w:date="2012-09-28T16:47:00Z">
        <w:r>
          <w:rPr>
            <w:lang w:eastAsia="en-US"/>
          </w:rPr>
          <w:t>NOTE</w:t>
        </w:r>
        <w:r>
          <w:rPr>
            <w:lang w:eastAsia="en-US"/>
          </w:rPr>
          <w:tab/>
          <w:t>At the top level of a function</w:t>
        </w:r>
      </w:ins>
      <w:ins w:id="18289" w:author="Rev 11 Allen Wirfs-Brock" w:date="2012-10-18T15:23:00Z">
        <w:r w:rsidR="003E1032">
          <w:rPr>
            <w:lang w:eastAsia="en-US"/>
          </w:rPr>
          <w:t xml:space="preserve"> or script</w:t>
        </w:r>
      </w:ins>
      <w:ins w:id="18290" w:author="Rev 11 Allen Wirfs-Brock" w:date="2012-09-28T16:47:00Z">
        <w:r>
          <w:rPr>
            <w:lang w:eastAsia="en-US"/>
          </w:rPr>
          <w:t xml:space="preserve">, inner function declarations are treated like </w:t>
        </w:r>
      </w:ins>
      <w:ins w:id="18291" w:author="Rev 11 Allen Wirfs-Brock" w:date="2012-09-28T16:48:00Z">
        <w:r>
          <w:rPr>
            <w:lang w:eastAsia="en-US"/>
          </w:rPr>
          <w:t xml:space="preserve">var </w:t>
        </w:r>
      </w:ins>
      <w:ins w:id="18292" w:author="Rev 11 Allen Wirfs-Brock" w:date="2012-09-28T16:47:00Z">
        <w:r>
          <w:rPr>
            <w:lang w:eastAsia="en-US"/>
          </w:rPr>
          <w:t>declarations</w:t>
        </w:r>
      </w:ins>
      <w:ins w:id="18293" w:author="Rev 11 Allen Wirfs-Brock" w:date="2012-09-28T16:48:00Z">
        <w:r>
          <w:rPr>
            <w:lang w:eastAsia="en-US"/>
          </w:rPr>
          <w:t>.</w:t>
        </w:r>
      </w:ins>
      <w:ins w:id="18294" w:author="Rev 11 Allen Wirfs-Brock" w:date="2012-09-28T16:47:00Z">
        <w:r>
          <w:rPr>
            <w:lang w:eastAsia="en-US"/>
          </w:rPr>
          <w:t xml:space="preserve"> </w:t>
        </w:r>
      </w:ins>
    </w:p>
    <w:p w:rsidR="003E1032" w:rsidRPr="00E77497" w:rsidRDefault="003E1032" w:rsidP="003E1032">
      <w:pPr>
        <w:rPr>
          <w:ins w:id="18295" w:author="Rev 11 Allen Wirfs-Brock" w:date="2012-10-18T15:24:00Z"/>
          <w:rFonts w:ascii="Helvetica" w:hAnsi="Helvetica"/>
          <w:b/>
        </w:rPr>
      </w:pPr>
      <w:ins w:id="18296" w:author="Rev 11 Allen Wirfs-Brock" w:date="2012-10-18T15:24:00Z">
        <w:r w:rsidRPr="00E77497">
          <w:rPr>
            <w:rFonts w:ascii="Helvetica" w:hAnsi="Helvetica"/>
            <w:b/>
          </w:rPr>
          <w:t xml:space="preserve">Static Semantics:  </w:t>
        </w:r>
        <w:r>
          <w:rPr>
            <w:rFonts w:ascii="Helvetica" w:hAnsi="Helvetica"/>
            <w:b/>
          </w:rPr>
          <w:t>TopLevel</w:t>
        </w:r>
        <w:r>
          <w:rPr>
            <w:rFonts w:ascii="Helvetica" w:hAnsi="Helvetica"/>
            <w:b/>
            <w:lang w:eastAsia="en-US"/>
          </w:rPr>
          <w:t>VarScoped</w:t>
        </w:r>
        <w:r w:rsidRPr="00E77497">
          <w:rPr>
            <w:rFonts w:ascii="Helvetica" w:hAnsi="Helvetica"/>
            <w:b/>
            <w:lang w:eastAsia="en-US"/>
          </w:rPr>
          <w:t>Declarations</w:t>
        </w:r>
      </w:ins>
    </w:p>
    <w:p w:rsidR="003E1032" w:rsidRPr="00E77497" w:rsidRDefault="003E1032" w:rsidP="003E1032">
      <w:pPr>
        <w:rPr>
          <w:ins w:id="18297" w:author="Rev 11 Allen Wirfs-Brock" w:date="2012-10-18T15:24:00Z"/>
        </w:rPr>
      </w:pPr>
      <w:ins w:id="18298" w:author="Rev 11 Allen Wirfs-Brock" w:date="2012-10-18T15:24: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3E1032" w:rsidRPr="00E77497" w:rsidRDefault="003E1032" w:rsidP="003E1032">
      <w:pPr>
        <w:pStyle w:val="Alg4"/>
        <w:numPr>
          <w:ilvl w:val="0"/>
          <w:numId w:val="1056"/>
        </w:numPr>
        <w:spacing w:after="220"/>
        <w:contextualSpacing/>
        <w:rPr>
          <w:ins w:id="18299" w:author="Rev 11 Allen Wirfs-Brock" w:date="2012-10-18T15:24:00Z"/>
        </w:rPr>
      </w:pPr>
      <w:ins w:id="18300" w:author="Rev 11 Allen Wirfs-Brock" w:date="2012-10-18T15:24:00Z">
        <w:r w:rsidRPr="00E77497">
          <w:t xml:space="preserve">Let </w:t>
        </w:r>
        <w:r w:rsidRPr="00E77497">
          <w:rPr>
            <w:i/>
          </w:rPr>
          <w:t xml:space="preserve">declarations </w:t>
        </w:r>
        <w:r w:rsidRPr="00E77497">
          <w:t xml:space="preserve">be </w:t>
        </w:r>
        <w:r>
          <w:t>Top</w:t>
        </w:r>
      </w:ins>
      <w:ins w:id="18301" w:author="Rev 11 Allen Wirfs-Brock" w:date="2012-10-18T15:26:00Z">
        <w:r>
          <w:t>LevelVarScoped</w:t>
        </w:r>
      </w:ins>
      <w:ins w:id="18302" w:author="Rev 11 Allen Wirfs-Brock" w:date="2012-10-18T15:24:00Z">
        <w:r w:rsidRPr="00E77497">
          <w:t xml:space="preserve">Declarations of </w:t>
        </w:r>
        <w:r w:rsidRPr="00E77497">
          <w:rPr>
            <w:i/>
          </w:rPr>
          <w:t>StatementList</w:t>
        </w:r>
        <w:r w:rsidRPr="00E77497">
          <w:t>.</w:t>
        </w:r>
      </w:ins>
    </w:p>
    <w:p w:rsidR="003E1032" w:rsidRPr="00E77497" w:rsidRDefault="003E1032" w:rsidP="003E1032">
      <w:pPr>
        <w:pStyle w:val="Alg4"/>
        <w:numPr>
          <w:ilvl w:val="0"/>
          <w:numId w:val="1056"/>
        </w:numPr>
        <w:spacing w:after="220"/>
        <w:contextualSpacing/>
        <w:rPr>
          <w:ins w:id="18303" w:author="Rev 11 Allen Wirfs-Brock" w:date="2012-10-18T15:24:00Z"/>
          <w:rStyle w:val="bnf"/>
          <w:i w:val="0"/>
        </w:rPr>
      </w:pPr>
      <w:ins w:id="18304" w:author="Rev 11 Allen Wirfs-Brock" w:date="2012-10-18T15:24:00Z">
        <w:r w:rsidRPr="00E77497">
          <w:t xml:space="preserve">Append to </w:t>
        </w:r>
        <w:r w:rsidRPr="00E77497">
          <w:rPr>
            <w:i/>
          </w:rPr>
          <w:t xml:space="preserve">declarations </w:t>
        </w:r>
        <w:r w:rsidRPr="00E77497">
          <w:t xml:space="preserve">the elements of the </w:t>
        </w:r>
      </w:ins>
      <w:ins w:id="18305" w:author="Rev 11 Allen Wirfs-Brock" w:date="2012-10-18T15:26:00Z">
        <w:r>
          <w:t>TopLevelVarScoped</w:t>
        </w:r>
        <w:r w:rsidRPr="00E77497">
          <w:t xml:space="preserve">Declarations </w:t>
        </w:r>
      </w:ins>
      <w:ins w:id="18306" w:author="Rev 11 Allen Wirfs-Brock" w:date="2012-10-18T15:24:00Z">
        <w:r w:rsidRPr="00E77497">
          <w:t xml:space="preserve">of </w:t>
        </w:r>
        <w:r w:rsidRPr="00E77497">
          <w:rPr>
            <w:i/>
          </w:rPr>
          <w:t>StatementListItem</w:t>
        </w:r>
        <w:r w:rsidRPr="00E77497">
          <w:rPr>
            <w:rStyle w:val="bnf"/>
          </w:rPr>
          <w:t>.</w:t>
        </w:r>
      </w:ins>
    </w:p>
    <w:p w:rsidR="003E1032" w:rsidRPr="00E77497" w:rsidRDefault="003E1032" w:rsidP="003E1032">
      <w:pPr>
        <w:pStyle w:val="Alg4"/>
        <w:numPr>
          <w:ilvl w:val="0"/>
          <w:numId w:val="1056"/>
        </w:numPr>
        <w:spacing w:after="220"/>
        <w:contextualSpacing/>
        <w:rPr>
          <w:ins w:id="18307" w:author="Rev 11 Allen Wirfs-Brock" w:date="2012-10-18T15:24:00Z"/>
        </w:rPr>
      </w:pPr>
      <w:ins w:id="18308" w:author="Rev 11 Allen Wirfs-Brock" w:date="2012-10-18T15:24:00Z">
        <w:r w:rsidRPr="00E77497">
          <w:t xml:space="preserve">Return </w:t>
        </w:r>
        <w:r w:rsidRPr="00E77497">
          <w:rPr>
            <w:i/>
          </w:rPr>
          <w:t>declarations</w:t>
        </w:r>
        <w:r w:rsidRPr="00E77497">
          <w:t>.</w:t>
        </w:r>
      </w:ins>
    </w:p>
    <w:p w:rsidR="003E1032" w:rsidRPr="00E77497" w:rsidRDefault="003E1032" w:rsidP="003E1032">
      <w:pPr>
        <w:rPr>
          <w:ins w:id="18309" w:author="Rev 11 Allen Wirfs-Brock" w:date="2012-10-18T15:24:00Z"/>
        </w:rPr>
      </w:pPr>
      <w:ins w:id="18310" w:author="Rev 11 Allen Wirfs-Brock" w:date="2012-10-18T15:24: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rsidR="00B13178" w:rsidRDefault="00B13178" w:rsidP="00B13178">
      <w:pPr>
        <w:pStyle w:val="Alg4"/>
        <w:numPr>
          <w:ilvl w:val="0"/>
          <w:numId w:val="1057"/>
        </w:numPr>
        <w:spacing w:after="220"/>
        <w:contextualSpacing/>
        <w:rPr>
          <w:ins w:id="18311" w:author="Rev 11 Allen Wirfs-Brock" w:date="2012-10-18T15:34:00Z"/>
        </w:rPr>
      </w:pPr>
      <w:ins w:id="18312" w:author="Rev 11 Allen Wirfs-Brock" w:date="2012-10-18T15:34:00Z">
        <w:r>
          <w:t xml:space="preserve">If </w:t>
        </w:r>
      </w:ins>
      <w:ins w:id="18313" w:author="Rev 11 Allen Wirfs-Brock" w:date="2012-10-18T15:35:00Z">
        <w:r>
          <w:rPr>
            <w:i/>
          </w:rPr>
          <w:t>Statement</w:t>
        </w:r>
      </w:ins>
      <w:ins w:id="18314" w:author="Rev 11 Allen Wirfs-Brock" w:date="2012-10-18T15:34:00Z">
        <w:r>
          <w:t xml:space="preserve"> is </w:t>
        </w:r>
      </w:ins>
      <w:ins w:id="18315" w:author="Rev 11 Allen Wirfs-Brock" w:date="2012-10-18T15:35:00Z">
        <w:r>
          <w:rPr>
            <w:i/>
          </w:rPr>
          <w:t>Statement</w:t>
        </w:r>
      </w:ins>
      <w:ins w:id="18316" w:author="Rev 11 Allen Wirfs-Brock" w:date="2012-10-18T15:34:00Z">
        <w:r>
          <w:t xml:space="preserve"> </w:t>
        </w:r>
        <w:r w:rsidRPr="004A46DA">
          <w:rPr>
            <w:rFonts w:ascii="Arial" w:hAnsi="Arial" w:cs="Arial"/>
            <w:b/>
          </w:rPr>
          <w:t>:</w:t>
        </w:r>
        <w:r>
          <w:t xml:space="preserve"> </w:t>
        </w:r>
      </w:ins>
      <w:ins w:id="18317" w:author="Rev 11 Allen Wirfs-Brock" w:date="2012-10-18T15:35:00Z">
        <w:r>
          <w:rPr>
            <w:i/>
          </w:rPr>
          <w:t>Variable</w:t>
        </w:r>
      </w:ins>
      <w:ins w:id="18318" w:author="Rev 11 Allen Wirfs-Brock" w:date="2012-10-18T15:36:00Z">
        <w:r>
          <w:rPr>
            <w:i/>
          </w:rPr>
          <w:t>Statement</w:t>
        </w:r>
      </w:ins>
      <w:ins w:id="18319" w:author="Rev 11 Allen Wirfs-Brock" w:date="2012-10-18T15:34:00Z">
        <w:r>
          <w:t xml:space="preserve">, then return </w:t>
        </w:r>
        <w:r w:rsidRPr="00E77497">
          <w:t>a new</w:t>
        </w:r>
      </w:ins>
      <w:ins w:id="18320" w:author="Rev 11 Allen Wirfs-Brock" w:date="2012-10-18T15:38:00Z">
        <w:r w:rsidRPr="00B13178">
          <w:t xml:space="preserve"> </w:t>
        </w:r>
        <w:r w:rsidRPr="00E77497">
          <w:t xml:space="preserve">List containing </w:t>
        </w:r>
        <w:r>
          <w:rPr>
            <w:i/>
          </w:rPr>
          <w:t>VariableStatement</w:t>
        </w:r>
      </w:ins>
      <w:ins w:id="18321" w:author="Rev 11 Allen Wirfs-Brock" w:date="2012-10-18T15:34:00Z">
        <w:r>
          <w:t>.</w:t>
        </w:r>
      </w:ins>
    </w:p>
    <w:p w:rsidR="003E1032" w:rsidRPr="00E77497" w:rsidRDefault="003E1032" w:rsidP="001C7046">
      <w:pPr>
        <w:pStyle w:val="Alg4"/>
        <w:numPr>
          <w:ilvl w:val="0"/>
          <w:numId w:val="1057"/>
        </w:numPr>
        <w:spacing w:after="220"/>
        <w:contextualSpacing/>
        <w:rPr>
          <w:ins w:id="18322" w:author="Rev 11 Allen Wirfs-Brock" w:date="2012-10-18T15:24:00Z"/>
        </w:rPr>
      </w:pPr>
      <w:ins w:id="18323" w:author="Rev 11 Allen Wirfs-Brock" w:date="2012-10-18T15:24:00Z">
        <w:r w:rsidRPr="00E77497">
          <w:t>Return a new empty List.</w:t>
        </w:r>
      </w:ins>
    </w:p>
    <w:p w:rsidR="003E1032" w:rsidRPr="00E77497" w:rsidRDefault="003E1032" w:rsidP="003E1032">
      <w:pPr>
        <w:rPr>
          <w:ins w:id="18324" w:author="Rev 11 Allen Wirfs-Brock" w:date="2012-10-18T15:24:00Z"/>
        </w:rPr>
      </w:pPr>
      <w:ins w:id="18325" w:author="Rev 11 Allen Wirfs-Brock" w:date="2012-10-18T15:2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3E1032" w:rsidRDefault="003E1032" w:rsidP="001C7046">
      <w:pPr>
        <w:pStyle w:val="Alg4"/>
        <w:numPr>
          <w:ilvl w:val="0"/>
          <w:numId w:val="1064"/>
        </w:numPr>
        <w:spacing w:after="220"/>
        <w:contextualSpacing/>
        <w:rPr>
          <w:ins w:id="18326" w:author="Rev 11 Allen Wirfs-Brock" w:date="2012-10-18T15:24:00Z"/>
        </w:rPr>
      </w:pPr>
      <w:ins w:id="18327" w:author="Rev 11 Allen Wirfs-Brock" w:date="2012-10-18T15:24: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ins>
      <w:ins w:id="18328" w:author="Rev 11 Allen Wirfs-Brock" w:date="2012-10-18T15:29:00Z">
        <w:r w:rsidR="00B13178" w:rsidRPr="00E77497">
          <w:t xml:space="preserve">new List containing </w:t>
        </w:r>
        <w:r w:rsidR="00B13178" w:rsidRPr="00E77497">
          <w:rPr>
            <w:i/>
          </w:rPr>
          <w:t>Declaration</w:t>
        </w:r>
      </w:ins>
      <w:ins w:id="18329" w:author="Rev 11 Allen Wirfs-Brock" w:date="2012-10-18T15:24:00Z">
        <w:r>
          <w:t>.</w:t>
        </w:r>
      </w:ins>
    </w:p>
    <w:p w:rsidR="003E1032" w:rsidRPr="00E77497" w:rsidRDefault="003E1032" w:rsidP="001C7046">
      <w:pPr>
        <w:pStyle w:val="Alg4"/>
        <w:numPr>
          <w:ilvl w:val="0"/>
          <w:numId w:val="1064"/>
        </w:numPr>
        <w:spacing w:after="220"/>
        <w:contextualSpacing/>
        <w:rPr>
          <w:ins w:id="18330" w:author="Rev 11 Allen Wirfs-Brock" w:date="2012-10-18T15:24:00Z"/>
        </w:rPr>
      </w:pPr>
      <w:ins w:id="18331" w:author="Rev 11 Allen Wirfs-Brock" w:date="2012-10-18T15:24:00Z">
        <w:r w:rsidRPr="00E77497">
          <w:t xml:space="preserve">Return a </w:t>
        </w:r>
      </w:ins>
      <w:ins w:id="18332" w:author="Rev 11 Allen Wirfs-Brock" w:date="2012-10-18T15:30:00Z">
        <w:r w:rsidR="00B13178" w:rsidRPr="00E77497">
          <w:t>new empty List</w:t>
        </w:r>
      </w:ins>
      <w:ins w:id="18333" w:author="Rev 11 Allen Wirfs-Brock" w:date="2012-10-18T15:24:00Z">
        <w:r w:rsidRPr="00E77497">
          <w:t>.</w:t>
        </w:r>
      </w:ins>
    </w:p>
    <w:p w:rsidR="00210077" w:rsidRPr="00E77497" w:rsidRDefault="00210077" w:rsidP="00210077">
      <w:pPr>
        <w:rPr>
          <w:ins w:id="18334" w:author="Rev 4 Allen Wirfs-Brock" w:date="2011-10-19T15:52:00Z"/>
          <w:rFonts w:ascii="Helvetica" w:hAnsi="Helvetica"/>
          <w:b/>
        </w:rPr>
      </w:pPr>
      <w:ins w:id="18335"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rsidR="006A380D" w:rsidRPr="00E77497" w:rsidDel="00F71D44" w:rsidRDefault="006A380D" w:rsidP="006A380D">
      <w:pPr>
        <w:rPr>
          <w:ins w:id="18336" w:author="Rev 4 Allen Wirfs-Brock" w:date="2011-10-19T16:11:00Z"/>
          <w:del w:id="18337" w:author="Rev 8 Allen Wirfs-Brock" w:date="2012-06-01T08:45:00Z"/>
        </w:rPr>
      </w:pPr>
      <w:ins w:id="18338" w:author="Rev 4 Allen Wirfs-Brock" w:date="2011-10-19T16:11:00Z">
        <w:del w:id="18339" w:author="Rev 8 Allen Wirfs-Brock" w:date="2012-06-01T08:45: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rsidR="006A380D" w:rsidRPr="00E77497" w:rsidDel="00F71D44" w:rsidRDefault="006A380D" w:rsidP="007B6658">
      <w:pPr>
        <w:pStyle w:val="Alg4"/>
        <w:numPr>
          <w:ilvl w:val="0"/>
          <w:numId w:val="474"/>
        </w:numPr>
        <w:spacing w:after="220"/>
        <w:contextualSpacing/>
        <w:rPr>
          <w:ins w:id="18340" w:author="Rev 4 Allen Wirfs-Brock" w:date="2011-10-19T16:11:00Z"/>
          <w:del w:id="18341" w:author="Rev 8 Allen Wirfs-Brock" w:date="2012-06-01T08:45:00Z"/>
        </w:rPr>
      </w:pPr>
      <w:ins w:id="18342" w:author="Rev 4 Allen Wirfs-Brock" w:date="2011-10-19T16:11:00Z">
        <w:del w:id="18343" w:author="Rev 8 Allen Wirfs-Brock" w:date="2012-06-01T08:45:00Z">
          <w:r w:rsidRPr="00E77497" w:rsidDel="00F71D44">
            <w:delText xml:space="preserve">Return the VarDeclaredNames of </w:delText>
          </w:r>
          <w:r w:rsidRPr="00E77497" w:rsidDel="00F71D44">
            <w:rPr>
              <w:i/>
            </w:rPr>
            <w:delText>Block</w:delText>
          </w:r>
          <w:r w:rsidRPr="00E77497" w:rsidDel="00F71D44">
            <w:delText>.</w:delText>
          </w:r>
        </w:del>
      </w:ins>
    </w:p>
    <w:p w:rsidR="002135E7" w:rsidRPr="00E77497" w:rsidRDefault="002135E7" w:rsidP="002135E7">
      <w:pPr>
        <w:rPr>
          <w:ins w:id="18344" w:author="Rev 3 Allen Wirfs-Brock" w:date="2011-09-02T10:41:00Z"/>
        </w:rPr>
      </w:pPr>
      <w:ins w:id="18345" w:author="Rev 3 Allen Wirfs-Brock" w:date="2011-09-02T10:41:00Z">
        <w:del w:id="18346"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18347" w:author="Rev 4 Allen Wirfs-Brock" w:date="2011-10-19T16:14:00Z">
          <w:r w:rsidRPr="00E77497" w:rsidDel="00402C31">
            <w:delText>is determined as follows:</w:delText>
          </w:r>
        </w:del>
      </w:ins>
    </w:p>
    <w:p w:rsidR="002135E7" w:rsidRPr="00E77497" w:rsidRDefault="002135E7" w:rsidP="007B6658">
      <w:pPr>
        <w:pStyle w:val="Alg4"/>
        <w:numPr>
          <w:ilvl w:val="0"/>
          <w:numId w:val="568"/>
        </w:numPr>
        <w:spacing w:after="220"/>
        <w:contextualSpacing/>
        <w:rPr>
          <w:ins w:id="18348" w:author="Rev 3 Allen Wirfs-Brock" w:date="2011-09-02T10:41:00Z"/>
        </w:rPr>
      </w:pPr>
      <w:ins w:id="18349" w:author="Rev 3 Allen Wirfs-Brock" w:date="2011-09-02T10:41:00Z">
        <w:r w:rsidRPr="00E77497">
          <w:t xml:space="preserve">Return </w:t>
        </w:r>
      </w:ins>
      <w:ins w:id="18350" w:author="Rev 3 Allen Wirfs-Brock" w:date="2011-09-02T10:42:00Z">
        <w:r w:rsidRPr="00E77497">
          <w:t>a new empty List</w:t>
        </w:r>
      </w:ins>
      <w:ins w:id="18351" w:author="Rev 3 Allen Wirfs-Brock" w:date="2011-09-02T10:41:00Z">
        <w:r w:rsidRPr="00E77497">
          <w:t>.</w:t>
        </w:r>
      </w:ins>
    </w:p>
    <w:p w:rsidR="000C7947" w:rsidRPr="00E77497" w:rsidDel="00F71D44" w:rsidRDefault="000C7947" w:rsidP="000C7947">
      <w:pPr>
        <w:rPr>
          <w:ins w:id="18352" w:author="Rev 4 Allen Wirfs-Brock" w:date="2011-10-20T09:29:00Z"/>
          <w:del w:id="18353" w:author="Rev 8 Allen Wirfs-Brock" w:date="2012-06-01T08:45:00Z"/>
        </w:rPr>
      </w:pPr>
      <w:ins w:id="18354" w:author="Rev 4 Allen Wirfs-Brock" w:date="2011-10-20T09:29:00Z">
        <w:del w:id="18355" w:author="Rev 8 Allen Wirfs-Brock" w:date="2012-06-01T08:45: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r w:rsidRPr="00E77497" w:rsidDel="00F71D44">
            <w:delText xml:space="preserve"> </w:delText>
          </w:r>
        </w:del>
      </w:ins>
    </w:p>
    <w:p w:rsidR="000C7947" w:rsidRPr="00E77497" w:rsidDel="00F71D44" w:rsidRDefault="000C7947" w:rsidP="007B6658">
      <w:pPr>
        <w:pStyle w:val="Alg4"/>
        <w:numPr>
          <w:ilvl w:val="0"/>
          <w:numId w:val="597"/>
        </w:numPr>
        <w:spacing w:after="220"/>
        <w:contextualSpacing/>
        <w:rPr>
          <w:ins w:id="18356" w:author="Rev 4 Allen Wirfs-Brock" w:date="2011-10-20T09:29:00Z"/>
          <w:del w:id="18357" w:author="Rev 8 Allen Wirfs-Brock" w:date="2012-06-01T08:45:00Z"/>
        </w:rPr>
      </w:pPr>
      <w:ins w:id="18358" w:author="Rev 4 Allen Wirfs-Brock" w:date="2011-10-20T09:29:00Z">
        <w:del w:id="18359" w:author="Rev 8 Allen Wirfs-Brock" w:date="2012-06-01T08:45:00Z">
          <w:r w:rsidRPr="00E77497" w:rsidDel="00F71D44">
            <w:delText xml:space="preserve">Return the VarDeclaredNames of </w:delText>
          </w:r>
          <w:r w:rsidRPr="00E77497" w:rsidDel="00F71D44">
            <w:rPr>
              <w:i/>
            </w:rPr>
            <w:delText>StatementList</w:delText>
          </w:r>
          <w:r w:rsidRPr="00E77497" w:rsidDel="00F71D44">
            <w:delText>.</w:delText>
          </w:r>
        </w:del>
      </w:ins>
    </w:p>
    <w:p w:rsidR="00C42165" w:rsidRPr="00E77497" w:rsidDel="00F71D44" w:rsidRDefault="00C42165" w:rsidP="00C42165">
      <w:pPr>
        <w:rPr>
          <w:ins w:id="18360" w:author="Rev 4 Allen Wirfs-Brock" w:date="2011-10-20T09:20:00Z"/>
          <w:del w:id="18361" w:author="Rev 8 Allen Wirfs-Brock" w:date="2012-06-01T08:45:00Z"/>
        </w:rPr>
      </w:pPr>
      <w:ins w:id="18362" w:author="Rev 4 Allen Wirfs-Brock" w:date="2011-10-20T09:20:00Z">
        <w:del w:id="18363"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rsidR="00C42165" w:rsidRPr="00E77497" w:rsidDel="00F71D44" w:rsidRDefault="00C42165" w:rsidP="007B6658">
      <w:pPr>
        <w:pStyle w:val="Alg4"/>
        <w:numPr>
          <w:ilvl w:val="0"/>
          <w:numId w:val="462"/>
        </w:numPr>
        <w:spacing w:after="220"/>
        <w:contextualSpacing/>
        <w:rPr>
          <w:ins w:id="18364" w:author="Rev 4 Allen Wirfs-Brock" w:date="2011-10-20T09:20:00Z"/>
          <w:del w:id="18365" w:author="Rev 8 Allen Wirfs-Brock" w:date="2012-06-01T08:45:00Z"/>
        </w:rPr>
      </w:pPr>
      <w:ins w:id="18366" w:author="Rev 4 Allen Wirfs-Brock" w:date="2011-10-20T09:20:00Z">
        <w:del w:id="18367" w:author="Rev 8 Allen Wirfs-Brock" w:date="2012-06-01T08:45:00Z">
          <w:r w:rsidRPr="00E77497" w:rsidDel="00F71D44">
            <w:delText xml:space="preserve">Return the VarDeclaredNames of </w:delText>
          </w:r>
          <w:r w:rsidRPr="00E77497" w:rsidDel="00F71D44">
            <w:rPr>
              <w:i/>
            </w:rPr>
            <w:delText>StatementListItem</w:delText>
          </w:r>
          <w:r w:rsidRPr="00E77497" w:rsidDel="00F71D44">
            <w:delText>.</w:delText>
          </w:r>
        </w:del>
      </w:ins>
    </w:p>
    <w:p w:rsidR="00AB4ADD" w:rsidRPr="00E77497" w:rsidRDefault="00AB4ADD" w:rsidP="00AB4ADD">
      <w:pPr>
        <w:rPr>
          <w:ins w:id="18368" w:author="Rev 4 Allen Wirfs-Brock" w:date="2011-10-20T09:38:00Z"/>
        </w:rPr>
      </w:pPr>
      <w:ins w:id="18369"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rsidR="00AB4ADD" w:rsidRPr="00E77497" w:rsidRDefault="00AB4ADD" w:rsidP="004A46DA">
      <w:pPr>
        <w:pStyle w:val="Alg4"/>
        <w:numPr>
          <w:ilvl w:val="0"/>
          <w:numId w:val="1016"/>
        </w:numPr>
        <w:spacing w:after="220"/>
        <w:contextualSpacing/>
        <w:rPr>
          <w:ins w:id="18370" w:author="Rev 4 Allen Wirfs-Brock" w:date="2011-10-20T09:38:00Z"/>
        </w:rPr>
      </w:pPr>
      <w:ins w:id="18371"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rsidR="00AB4ADD" w:rsidRPr="00E77497" w:rsidRDefault="00AB4ADD" w:rsidP="004A46DA">
      <w:pPr>
        <w:pStyle w:val="Alg4"/>
        <w:numPr>
          <w:ilvl w:val="0"/>
          <w:numId w:val="1016"/>
        </w:numPr>
        <w:spacing w:after="220"/>
        <w:contextualSpacing/>
        <w:rPr>
          <w:ins w:id="18372" w:author="Rev 4 Allen Wirfs-Brock" w:date="2011-10-20T09:38:00Z"/>
          <w:rStyle w:val="bnf"/>
          <w:i w:val="0"/>
        </w:rPr>
      </w:pPr>
      <w:ins w:id="18373"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rsidR="00AB4ADD" w:rsidRPr="00E77497" w:rsidRDefault="00AB4ADD" w:rsidP="004A46DA">
      <w:pPr>
        <w:pStyle w:val="Alg4"/>
        <w:numPr>
          <w:ilvl w:val="0"/>
          <w:numId w:val="1016"/>
        </w:numPr>
        <w:spacing w:after="220"/>
        <w:contextualSpacing/>
        <w:rPr>
          <w:ins w:id="18374" w:author="Rev 4 Allen Wirfs-Brock" w:date="2011-10-20T09:38:00Z"/>
        </w:rPr>
      </w:pPr>
      <w:ins w:id="18375" w:author="Rev 4 Allen Wirfs-Brock" w:date="2011-10-20T09:38:00Z">
        <w:r w:rsidRPr="00E77497">
          <w:t xml:space="preserve">Return </w:t>
        </w:r>
        <w:r w:rsidRPr="00E77497">
          <w:rPr>
            <w:rStyle w:val="bnf"/>
          </w:rPr>
          <w:t>names</w:t>
        </w:r>
        <w:r w:rsidRPr="00E77497">
          <w:t>.</w:t>
        </w:r>
      </w:ins>
    </w:p>
    <w:p w:rsidR="00F678F3" w:rsidRPr="00E77497" w:rsidDel="00F71D44" w:rsidRDefault="00F678F3" w:rsidP="00F678F3">
      <w:pPr>
        <w:rPr>
          <w:ins w:id="18376" w:author="Rev 4 Allen Wirfs-Brock" w:date="2011-10-20T09:41:00Z"/>
          <w:del w:id="18377" w:author="Rev 8 Allen Wirfs-Brock" w:date="2012-06-01T08:45:00Z"/>
        </w:rPr>
      </w:pPr>
      <w:ins w:id="18378" w:author="Rev 4 Allen Wirfs-Brock" w:date="2011-10-20T09:41:00Z">
        <w:del w:id="18379" w:author="Rev 8 Allen Wirfs-Brock" w:date="2012-06-01T08:45:00Z">
          <w:r w:rsidRPr="00E77497" w:rsidDel="00F71D44">
            <w:rPr>
              <w:rFonts w:ascii="Times New Roman" w:hAnsi="Times New Roman"/>
              <w:i/>
            </w:rPr>
            <w:lastRenderedPageBreak/>
            <w:delText xml:space="preserve">StatementListItem </w:delText>
          </w:r>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w:delText>
          </w:r>
        </w:del>
      </w:ins>
    </w:p>
    <w:p w:rsidR="00F678F3" w:rsidRPr="00E77497" w:rsidDel="00F71D44" w:rsidRDefault="00F678F3" w:rsidP="007B6658">
      <w:pPr>
        <w:pStyle w:val="Alg4"/>
        <w:numPr>
          <w:ilvl w:val="0"/>
          <w:numId w:val="528"/>
        </w:numPr>
        <w:spacing w:after="220"/>
        <w:contextualSpacing/>
        <w:rPr>
          <w:ins w:id="18380" w:author="Rev 4 Allen Wirfs-Brock" w:date="2011-10-20T09:41:00Z"/>
          <w:del w:id="18381" w:author="Rev 8 Allen Wirfs-Brock" w:date="2012-06-01T08:45:00Z"/>
        </w:rPr>
      </w:pPr>
      <w:ins w:id="18382" w:author="Rev 4 Allen Wirfs-Brock" w:date="2011-10-20T09:41:00Z">
        <w:del w:id="18383" w:author="Rev 8 Allen Wirfs-Brock" w:date="2012-06-01T08:45:00Z">
          <w:r w:rsidRPr="00E77497" w:rsidDel="00F71D44">
            <w:delText xml:space="preserve">Return the VarDeclaredNames of </w:delText>
          </w:r>
          <w:r w:rsidRPr="00E77497" w:rsidDel="00F71D44">
            <w:rPr>
              <w:i/>
            </w:rPr>
            <w:delText>Statement</w:delText>
          </w:r>
          <w:r w:rsidRPr="00E77497" w:rsidDel="00F71D44">
            <w:delText>.</w:delText>
          </w:r>
        </w:del>
      </w:ins>
    </w:p>
    <w:p w:rsidR="0028527D" w:rsidRPr="00E77497" w:rsidRDefault="0028527D" w:rsidP="0028527D">
      <w:pPr>
        <w:rPr>
          <w:ins w:id="18384" w:author="Rev 4 Allen Wirfs-Brock" w:date="2011-10-20T09:47:00Z"/>
        </w:rPr>
      </w:pPr>
      <w:ins w:id="18385"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28527D" w:rsidRPr="00E77497" w:rsidRDefault="0028527D" w:rsidP="004A46DA">
      <w:pPr>
        <w:pStyle w:val="Alg4"/>
        <w:numPr>
          <w:ilvl w:val="0"/>
          <w:numId w:val="1017"/>
        </w:numPr>
        <w:spacing w:after="220"/>
        <w:contextualSpacing/>
        <w:rPr>
          <w:ins w:id="18386" w:author="Rev 4 Allen Wirfs-Brock" w:date="2011-10-20T09:47:00Z"/>
        </w:rPr>
      </w:pPr>
      <w:ins w:id="18387" w:author="Rev 4 Allen Wirfs-Brock" w:date="2011-10-20T09:47:00Z">
        <w:r w:rsidRPr="00E77497">
          <w:t>Return a new empty List.</w:t>
        </w:r>
      </w:ins>
    </w:p>
    <w:p w:rsidR="0052272C" w:rsidRPr="00E77497" w:rsidRDefault="0052272C" w:rsidP="0052272C">
      <w:pPr>
        <w:pStyle w:val="Heading4"/>
        <w:numPr>
          <w:ilvl w:val="0"/>
          <w:numId w:val="0"/>
        </w:numPr>
        <w:rPr>
          <w:ins w:id="18388" w:author="Rev 4 Allen Wirfs-Brock" w:date="2011-10-20T09:23:00Z"/>
        </w:rPr>
      </w:pPr>
      <w:ins w:id="18389" w:author="Rev 4 Allen Wirfs-Brock" w:date="2011-10-20T09:23:00Z">
        <w:r w:rsidRPr="00E77497">
          <w:t>Runtime Semantics</w:t>
        </w:r>
      </w:ins>
    </w:p>
    <w:p w:rsidR="0052272C" w:rsidRPr="00E77497" w:rsidRDefault="0052272C" w:rsidP="0052272C">
      <w:pPr>
        <w:keepNext/>
        <w:rPr>
          <w:ins w:id="18390" w:author="Rev 4 Allen Wirfs-Brock" w:date="2011-10-20T09:23:00Z"/>
          <w:rFonts w:ascii="Helvetica" w:hAnsi="Helvetica"/>
          <w:b/>
        </w:rPr>
      </w:pPr>
      <w:ins w:id="18391"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rsidR="0052272C" w:rsidRPr="00E77497" w:rsidDel="00F71D44" w:rsidRDefault="0052272C" w:rsidP="0052272C">
      <w:pPr>
        <w:rPr>
          <w:ins w:id="18392" w:author="Rev 4 Allen Wirfs-Brock" w:date="2011-10-20T09:23:00Z"/>
          <w:del w:id="18393" w:author="Rev 8 Allen Wirfs-Brock" w:date="2012-06-01T08:46:00Z"/>
        </w:rPr>
      </w:pPr>
      <w:ins w:id="18394" w:author="Rev 4 Allen Wirfs-Brock" w:date="2011-10-20T09:23:00Z">
        <w:del w:id="18395" w:author="Rev 8 Allen Wirfs-Brock" w:date="2012-06-01T08:46: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rsidR="0052272C" w:rsidRPr="00E77497" w:rsidDel="00F71D44" w:rsidRDefault="0052272C" w:rsidP="007B6658">
      <w:pPr>
        <w:pStyle w:val="Alg2"/>
        <w:numPr>
          <w:ilvl w:val="0"/>
          <w:numId w:val="516"/>
        </w:numPr>
        <w:spacing w:after="220"/>
        <w:rPr>
          <w:ins w:id="18396" w:author="Rev 4 Allen Wirfs-Brock" w:date="2011-10-20T09:23:00Z"/>
          <w:del w:id="18397" w:author="Rev 8 Allen Wirfs-Brock" w:date="2012-06-01T08:46:00Z"/>
        </w:rPr>
      </w:pPr>
      <w:ins w:id="18398" w:author="Rev 4 Allen Wirfs-Brock" w:date="2011-10-20T09:23:00Z">
        <w:del w:id="18399" w:author="Rev 8 Allen Wirfs-Brock" w:date="2012-06-01T08:46:00Z">
          <w:r w:rsidRPr="00E77497" w:rsidDel="00F71D44">
            <w:delText xml:space="preserve">Return the result of evaluating </w:delText>
          </w:r>
          <w:r w:rsidRPr="00E77497" w:rsidDel="00F71D44">
            <w:rPr>
              <w:i/>
            </w:rPr>
            <w:delText>Block</w:delText>
          </w:r>
          <w:r w:rsidRPr="00E77497" w:rsidDel="00F71D44">
            <w:delText>.</w:delText>
          </w:r>
        </w:del>
      </w:ins>
    </w:p>
    <w:p w:rsidR="004C02EF" w:rsidRPr="00E77497" w:rsidRDefault="004C02EF" w:rsidP="004C02EF">
      <w:del w:id="18400"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18401" w:author="Rev 4 Allen Wirfs-Brock" w:date="2011-10-20T09:30:00Z">
        <w:r w:rsidRPr="00E77497" w:rsidDel="0039011B">
          <w:delText>is evaluated as follows:</w:delText>
        </w:r>
      </w:del>
    </w:p>
    <w:p w:rsidR="004C02EF" w:rsidRPr="00E77497" w:rsidRDefault="004C02EF" w:rsidP="007B6658">
      <w:pPr>
        <w:pStyle w:val="Alg2"/>
        <w:numPr>
          <w:ilvl w:val="0"/>
          <w:numId w:val="515"/>
        </w:numPr>
        <w:spacing w:after="220"/>
      </w:pPr>
      <w:r w:rsidRPr="00E77497">
        <w:t xml:space="preserve">Return </w:t>
      </w:r>
      <w:ins w:id="18402" w:author="Rev 6 Allen Wirfs-Brock" w:date="2012-02-26T09:25:00Z">
        <w:r w:rsidR="009D60F6">
          <w:t>NormalCompletion</w:t>
        </w:r>
      </w:ins>
      <w:r w:rsidRPr="00E77497">
        <w:t>(</w:t>
      </w:r>
      <w:del w:id="18403" w:author="Rev 6 Allen Wirfs-Brock" w:date="2012-02-26T09:25:00Z">
        <w:r w:rsidRPr="004712DB" w:rsidDel="009D60F6">
          <w:rPr>
            <w:rFonts w:ascii="Arial" w:hAnsi="Arial" w:cs="Arial"/>
          </w:rPr>
          <w:delText xml:space="preserve">normal, </w:delText>
        </w:r>
      </w:del>
      <w:r w:rsidRPr="004712DB">
        <w:rPr>
          <w:rFonts w:ascii="Arial" w:hAnsi="Arial" w:cs="Arial"/>
        </w:rPr>
        <w:t>empty</w:t>
      </w:r>
      <w:del w:id="18404" w:author="Rev 6 Allen Wirfs-Brock" w:date="2012-02-26T09:25:00Z">
        <w:r w:rsidRPr="00E77497" w:rsidDel="009D60F6">
          <w:delText xml:space="preserve">, </w:delText>
        </w:r>
        <w:r w:rsidRPr="00E77497" w:rsidDel="009D60F6">
          <w:rPr>
            <w:b/>
          </w:rPr>
          <w:delText>empty</w:delText>
        </w:r>
      </w:del>
      <w:r w:rsidRPr="00E77497">
        <w:t>).</w:t>
      </w:r>
    </w:p>
    <w:p w:rsidR="00201852" w:rsidRPr="00E77497" w:rsidDel="006A380D" w:rsidRDefault="00201852" w:rsidP="00201852">
      <w:pPr>
        <w:rPr>
          <w:ins w:id="18405" w:author="Rev 3 Allen Wirfs-Brock" w:date="2011-08-30T16:23:00Z"/>
          <w:del w:id="18406" w:author="Rev 4 Allen Wirfs-Brock" w:date="2011-10-19T16:10:00Z"/>
        </w:rPr>
      </w:pPr>
      <w:ins w:id="18407" w:author="Rev 3 Allen Wirfs-Brock" w:date="2011-08-30T16:23:00Z">
        <w:del w:id="18408"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rsidR="00201852" w:rsidRPr="00E77497" w:rsidDel="006A380D" w:rsidRDefault="00201852">
      <w:pPr>
        <w:numPr>
          <w:ilvl w:val="0"/>
          <w:numId w:val="403"/>
        </w:numPr>
        <w:spacing w:after="220"/>
        <w:contextualSpacing/>
        <w:rPr>
          <w:ins w:id="18409" w:author="Rev 3 Allen Wirfs-Brock" w:date="2011-08-30T16:23:00Z"/>
          <w:del w:id="18410" w:author="Rev 4 Allen Wirfs-Brock" w:date="2011-10-19T16:10:00Z"/>
        </w:rPr>
        <w:pPrChange w:id="18411" w:author="Rev 4 Allen Wirfs-Brock" w:date="2011-11-07T12:16:00Z">
          <w:pPr>
            <w:numPr>
              <w:numId w:val="411"/>
            </w:numPr>
            <w:tabs>
              <w:tab w:val="num" w:pos="360"/>
            </w:tabs>
            <w:spacing w:after="220"/>
            <w:ind w:left="360" w:hanging="360"/>
            <w:contextualSpacing/>
          </w:pPr>
        </w:pPrChange>
      </w:pPr>
      <w:ins w:id="18412" w:author="Rev 3 Allen Wirfs-Brock" w:date="2011-08-30T16:23:00Z">
        <w:del w:id="18413" w:author="Rev 4 Allen Wirfs-Brock" w:date="2011-10-19T16:10:00Z">
          <w:r w:rsidRPr="00E77497" w:rsidDel="006A380D">
            <w:delText xml:space="preserve">It is a Syntax Error if </w:delText>
          </w:r>
        </w:del>
      </w:ins>
      <w:ins w:id="18414" w:author="Rev 3 Allen Wirfs-Brock" w:date="2011-09-02T12:34:00Z">
        <w:del w:id="18415"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18416" w:author="Rev 3 Allen Wirfs-Brock" w:date="2011-09-21T09:16:00Z">
        <w:del w:id="18417"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18418" w:author="Rev 3 Allen Wirfs-Brock" w:date="2011-09-21T09:17:00Z">
        <w:del w:id="18419"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18420" w:author="Rev 3 Allen Wirfs-Brock" w:date="2011-09-21T09:18:00Z">
        <w:del w:id="18421"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18422" w:author="Rev 3 Allen Wirfs-Brock" w:date="2011-09-21T09:17:00Z">
        <w:del w:id="18423" w:author="Rev 4 Allen Wirfs-Brock" w:date="2011-10-19T16:10:00Z">
          <w:r w:rsidR="00DD6DD5" w:rsidRPr="00E77497" w:rsidDel="006A380D">
            <w:delText xml:space="preserve"> </w:delText>
          </w:r>
        </w:del>
      </w:ins>
      <w:ins w:id="18424" w:author="Rev 3 Allen Wirfs-Brock" w:date="2011-09-02T12:34:00Z">
        <w:del w:id="18425"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18426" w:author="Rev 3 Allen Wirfs-Brock" w:date="2011-09-02T12:35:00Z">
        <w:del w:id="18427" w:author="Rev 4 Allen Wirfs-Brock" w:date="2011-10-19T16:10:00Z">
          <w:r w:rsidR="00530FB8" w:rsidRPr="00E77497" w:rsidDel="006A380D">
            <w:delText xml:space="preserve">production  and </w:delText>
          </w:r>
        </w:del>
      </w:ins>
      <w:ins w:id="18428" w:author="Rev 3 Allen Wirfs-Brock" w:date="2011-08-30T16:23:00Z">
        <w:del w:id="18429" w:author="Rev 4 Allen Wirfs-Brock" w:date="2011-10-19T16:10:00Z">
          <w:r w:rsidRPr="00E77497" w:rsidDel="006A380D">
            <w:delText>th</w:delText>
          </w:r>
        </w:del>
      </w:ins>
      <w:ins w:id="18430" w:author="Rev 3 Allen Wirfs-Brock" w:date="2011-09-01T16:56:00Z">
        <w:del w:id="18431" w:author="Rev 4 Allen Wirfs-Brock" w:date="2011-10-19T16:10:00Z">
          <w:r w:rsidR="00495EA6" w:rsidRPr="00E77497" w:rsidDel="006A380D">
            <w:delText xml:space="preserve">e </w:delText>
          </w:r>
        </w:del>
      </w:ins>
      <w:ins w:id="18432" w:author="Rev 3 Allen Wirfs-Brock" w:date="2011-09-01T16:50:00Z">
        <w:del w:id="18433" w:author="Rev 4 Allen Wirfs-Brock" w:date="2011-10-19T16:10:00Z">
          <w:r w:rsidR="00495EA6" w:rsidRPr="00E77497" w:rsidDel="006A380D">
            <w:delText xml:space="preserve">source code matching this </w:delText>
          </w:r>
        </w:del>
      </w:ins>
      <w:ins w:id="18434" w:author="Rev 3 Allen Wirfs-Brock" w:date="2011-09-02T12:35:00Z">
        <w:del w:id="18435" w:author="Rev 4 Allen Wirfs-Brock" w:date="2011-10-19T16:10:00Z">
          <w:r w:rsidR="00530FB8" w:rsidRPr="00E77497" w:rsidDel="006A380D">
            <w:rPr>
              <w:rFonts w:ascii="Times New Roman" w:hAnsi="Times New Roman"/>
              <w:i/>
            </w:rPr>
            <w:delText xml:space="preserve">Block </w:delText>
          </w:r>
        </w:del>
      </w:ins>
      <w:ins w:id="18436" w:author="Rev 3 Allen Wirfs-Brock" w:date="2011-08-30T16:23:00Z">
        <w:del w:id="18437" w:author="Rev 4 Allen Wirfs-Brock" w:date="2011-10-19T16:10:00Z">
          <w:r w:rsidRPr="00E77497" w:rsidDel="006A380D">
            <w:delText>producti</w:delText>
          </w:r>
          <w:r w:rsidR="00530FB8" w:rsidRPr="00E77497" w:rsidDel="006A380D">
            <w:delText>on is not contained in extended code.</w:delText>
          </w:r>
        </w:del>
      </w:ins>
    </w:p>
    <w:p w:rsidR="00495EA6" w:rsidRPr="00E77497" w:rsidDel="006A380D" w:rsidRDefault="00495EA6">
      <w:pPr>
        <w:numPr>
          <w:ilvl w:val="0"/>
          <w:numId w:val="403"/>
        </w:numPr>
        <w:spacing w:after="220"/>
        <w:contextualSpacing/>
        <w:rPr>
          <w:ins w:id="18438" w:author="Rev 3 Allen Wirfs-Brock" w:date="2011-09-01T16:59:00Z"/>
          <w:del w:id="18439" w:author="Rev 4 Allen Wirfs-Brock" w:date="2011-10-19T16:10:00Z"/>
        </w:rPr>
        <w:pPrChange w:id="18440" w:author="Rev 4 Allen Wirfs-Brock" w:date="2011-11-07T12:16:00Z">
          <w:pPr>
            <w:numPr>
              <w:numId w:val="411"/>
            </w:numPr>
            <w:tabs>
              <w:tab w:val="num" w:pos="360"/>
            </w:tabs>
            <w:spacing w:after="220"/>
            <w:ind w:left="360" w:hanging="360"/>
            <w:contextualSpacing/>
          </w:pPr>
        </w:pPrChange>
      </w:pPr>
      <w:ins w:id="18441" w:author="Rev 3 Allen Wirfs-Brock" w:date="2011-09-01T16:56:00Z">
        <w:del w:id="18442" w:author="Rev 4 Allen Wirfs-Brock" w:date="2011-10-19T16:10:00Z">
          <w:r w:rsidRPr="00E77497" w:rsidDel="006A380D">
            <w:delText>It is a Syntax Error if</w:delText>
          </w:r>
        </w:del>
      </w:ins>
      <w:ins w:id="18443" w:author="Rev 3 Allen Wirfs-Brock" w:date="2011-09-01T16:58:00Z">
        <w:del w:id="18444" w:author="Rev 4 Allen Wirfs-Brock" w:date="2011-10-19T16:10:00Z">
          <w:r w:rsidR="00F0398D" w:rsidRPr="00E77497" w:rsidDel="006A380D">
            <w:delText xml:space="preserve"> </w:delText>
          </w:r>
        </w:del>
      </w:ins>
      <w:ins w:id="18445" w:author="Rev 3 Allen Wirfs-Brock" w:date="2011-09-01T16:59:00Z">
        <w:del w:id="18446" w:author="Rev 4 Allen Wirfs-Brock" w:date="2011-10-19T16:10:00Z">
          <w:r w:rsidR="00F0398D" w:rsidRPr="00E77497" w:rsidDel="006A380D">
            <w:delText xml:space="preserve">the LexicallyDeclaredNames of </w:delText>
          </w:r>
        </w:del>
      </w:ins>
      <w:ins w:id="18447" w:author="Rev 3 Allen Wirfs-Brock" w:date="2011-09-01T17:00:00Z">
        <w:del w:id="18448" w:author="Rev 4 Allen Wirfs-Brock" w:date="2011-10-19T16:10:00Z">
          <w:r w:rsidR="00F0398D" w:rsidRPr="00E77497" w:rsidDel="006A380D">
            <w:rPr>
              <w:rFonts w:ascii="Times New Roman" w:hAnsi="Times New Roman"/>
              <w:i/>
            </w:rPr>
            <w:delText>StatementList</w:delText>
          </w:r>
        </w:del>
      </w:ins>
      <w:ins w:id="18449" w:author="Rev 3 Allen Wirfs-Brock" w:date="2011-09-01T16:59:00Z">
        <w:del w:id="18450" w:author="Rev 4 Allen Wirfs-Brock" w:date="2011-10-19T16:10:00Z">
          <w:r w:rsidR="00F0398D" w:rsidRPr="00E77497" w:rsidDel="006A380D">
            <w:delText xml:space="preserve"> contains any duplicate entires.</w:delText>
          </w:r>
        </w:del>
      </w:ins>
    </w:p>
    <w:p w:rsidR="00F0398D" w:rsidRPr="00E77497" w:rsidDel="006A380D" w:rsidRDefault="00F0398D">
      <w:pPr>
        <w:numPr>
          <w:ilvl w:val="0"/>
          <w:numId w:val="403"/>
        </w:numPr>
        <w:spacing w:after="220"/>
        <w:rPr>
          <w:ins w:id="18451" w:author="Rev 3 Allen Wirfs-Brock" w:date="2011-08-30T16:23:00Z"/>
          <w:del w:id="18452" w:author="Rev 4 Allen Wirfs-Brock" w:date="2011-10-19T16:10:00Z"/>
        </w:rPr>
        <w:pPrChange w:id="18453" w:author="Rev 4 Allen Wirfs-Brock" w:date="2011-11-07T12:16:00Z">
          <w:pPr>
            <w:numPr>
              <w:numId w:val="411"/>
            </w:numPr>
            <w:tabs>
              <w:tab w:val="num" w:pos="360"/>
            </w:tabs>
            <w:spacing w:after="220"/>
            <w:ind w:left="360" w:hanging="360"/>
          </w:pPr>
        </w:pPrChange>
      </w:pPr>
      <w:ins w:id="18454" w:author="Rev 3 Allen Wirfs-Brock" w:date="2011-09-01T17:02:00Z">
        <w:del w:id="18455" w:author="Rev 4 Allen Wirfs-Brock" w:date="2011-10-19T16:10:00Z">
          <w:r w:rsidRPr="00E77497" w:rsidDel="006A380D">
            <w:delText xml:space="preserve">It is a Syntax Error if </w:delText>
          </w:r>
        </w:del>
      </w:ins>
      <w:ins w:id="18456" w:author="Rev 3 Allen Wirfs-Brock" w:date="2011-09-01T17:03:00Z">
        <w:del w:id="18457" w:author="Rev 4 Allen Wirfs-Brock" w:date="2011-10-19T16:10:00Z">
          <w:r w:rsidRPr="00E77497" w:rsidDel="006A380D">
            <w:delText xml:space="preserve">any element of </w:delText>
          </w:r>
        </w:del>
      </w:ins>
      <w:ins w:id="18458" w:author="Rev 3 Allen Wirfs-Brock" w:date="2011-09-01T17:02:00Z">
        <w:del w:id="18459"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18460" w:author="Rev 3 Allen Wirfs-Brock" w:date="2011-09-01T17:03:00Z">
        <w:del w:id="18461" w:author="Rev 4 Allen Wirfs-Brock" w:date="2011-10-19T16:10:00Z">
          <w:r w:rsidRPr="00E77497" w:rsidDel="006A380D">
            <w:delText>also occurs in the VarDeclaredNames</w:delText>
          </w:r>
        </w:del>
      </w:ins>
      <w:ins w:id="18462" w:author="Rev 3 Allen Wirfs-Brock" w:date="2011-09-01T17:02:00Z">
        <w:del w:id="18463" w:author="Rev 4 Allen Wirfs-Brock" w:date="2011-10-19T16:10:00Z">
          <w:r w:rsidRPr="00E77497" w:rsidDel="006A380D">
            <w:delText xml:space="preserve"> </w:delText>
          </w:r>
        </w:del>
      </w:ins>
      <w:ins w:id="18464" w:author="Rev 3 Allen Wirfs-Brock" w:date="2011-09-01T17:04:00Z">
        <w:del w:id="18465"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18466" w:author="Rev 3 Allen Wirfs-Brock" w:date="2011-09-01T17:02:00Z">
        <w:del w:id="18467" w:author="Rev 4 Allen Wirfs-Brock" w:date="2011-10-19T16:10:00Z">
          <w:r w:rsidRPr="00E77497" w:rsidDel="006A380D">
            <w:delText>.</w:delText>
          </w:r>
        </w:del>
      </w:ins>
    </w:p>
    <w:p w:rsidR="005C44D8" w:rsidRPr="00E77497" w:rsidDel="00050A0E" w:rsidRDefault="005C44D8" w:rsidP="005C44D8">
      <w:pPr>
        <w:rPr>
          <w:ins w:id="18468" w:author="Rev 3 Allen Wirfs-Brock" w:date="2011-09-03T19:02:00Z"/>
          <w:del w:id="18469" w:author="Rev 4 Allen Wirfs-Brock" w:date="2011-10-19T16:14:00Z"/>
        </w:rPr>
      </w:pPr>
      <w:ins w:id="18470" w:author="Rev 3 Allen Wirfs-Brock" w:date="2011-09-03T19:02:00Z">
        <w:del w:id="18471"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rsidR="005C44D8" w:rsidRPr="00E77497" w:rsidDel="00050A0E" w:rsidRDefault="005C44D8">
      <w:pPr>
        <w:pStyle w:val="Alg4"/>
        <w:numPr>
          <w:ilvl w:val="0"/>
          <w:numId w:val="446"/>
        </w:numPr>
        <w:spacing w:after="220"/>
        <w:contextualSpacing/>
        <w:rPr>
          <w:ins w:id="18472" w:author="Rev 3 Allen Wirfs-Brock" w:date="2011-09-03T19:02:00Z"/>
          <w:del w:id="18473" w:author="Rev 4 Allen Wirfs-Brock" w:date="2011-10-19T16:14:00Z"/>
        </w:rPr>
        <w:pPrChange w:id="18474" w:author="Rev 4 Allen Wirfs-Brock" w:date="2011-11-07T12:16:00Z">
          <w:pPr>
            <w:pStyle w:val="Alg4"/>
            <w:numPr>
              <w:numId w:val="473"/>
            </w:numPr>
            <w:tabs>
              <w:tab w:val="num" w:pos="360"/>
            </w:tabs>
            <w:spacing w:after="220"/>
            <w:ind w:left="360" w:hanging="360"/>
            <w:contextualSpacing/>
          </w:pPr>
        </w:pPrChange>
      </w:pPr>
      <w:ins w:id="18475" w:author="Rev 3 Allen Wirfs-Brock" w:date="2011-09-03T19:02:00Z">
        <w:del w:id="18476"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rsidR="002135E7" w:rsidRPr="00E77497" w:rsidDel="000C7947" w:rsidRDefault="005C44D8" w:rsidP="002135E7">
      <w:pPr>
        <w:rPr>
          <w:ins w:id="18477" w:author="Rev 3 Allen Wirfs-Brock" w:date="2011-09-02T10:40:00Z"/>
          <w:del w:id="18478" w:author="Rev 4 Allen Wirfs-Brock" w:date="2011-10-20T09:29:00Z"/>
        </w:rPr>
      </w:pPr>
      <w:ins w:id="18479" w:author="Rev 3 Allen Wirfs-Brock" w:date="2011-09-03T19:02:00Z">
        <w:del w:id="18480" w:author="Rev 4 Allen Wirfs-Brock" w:date="2011-10-20T09:29:00Z">
          <w:r w:rsidRPr="00E77497" w:rsidDel="000C7947">
            <w:delText>T</w:delText>
          </w:r>
        </w:del>
      </w:ins>
      <w:ins w:id="18481" w:author="Rev 3 Allen Wirfs-Brock" w:date="2011-09-02T10:40:00Z">
        <w:del w:id="18482"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rsidR="00F0398D" w:rsidRPr="00E77497" w:rsidDel="000C7947" w:rsidRDefault="002135E7">
      <w:pPr>
        <w:pStyle w:val="Alg4"/>
        <w:numPr>
          <w:ilvl w:val="0"/>
          <w:numId w:val="474"/>
        </w:numPr>
        <w:spacing w:after="220"/>
        <w:contextualSpacing/>
        <w:rPr>
          <w:ins w:id="18483" w:author="Rev 3 Allen Wirfs-Brock" w:date="2011-09-01T17:08:00Z"/>
          <w:del w:id="18484" w:author="Rev 4 Allen Wirfs-Brock" w:date="2011-10-20T09:29:00Z"/>
        </w:rPr>
        <w:pPrChange w:id="18485" w:author="Rev 4 Allen Wirfs-Brock" w:date="2011-11-07T12:16:00Z">
          <w:pPr>
            <w:pStyle w:val="Alg4"/>
            <w:numPr>
              <w:numId w:val="504"/>
            </w:numPr>
            <w:tabs>
              <w:tab w:val="num" w:pos="360"/>
            </w:tabs>
            <w:spacing w:after="220"/>
            <w:ind w:left="360" w:hanging="360"/>
            <w:contextualSpacing/>
          </w:pPr>
        </w:pPrChange>
      </w:pPr>
      <w:ins w:id="18486" w:author="Rev 3 Allen Wirfs-Brock" w:date="2011-09-02T10:40:00Z">
        <w:del w:id="18487" w:author="Rev 4 Allen Wirfs-Brock" w:date="2011-10-20T09:29:00Z">
          <w:r w:rsidRPr="00E77497" w:rsidDel="000C7947">
            <w:delText xml:space="preserve">Return the VarDeclaredNames of </w:delText>
          </w:r>
          <w:r w:rsidRPr="00E77497" w:rsidDel="000C7947">
            <w:rPr>
              <w:i/>
            </w:rPr>
            <w:delText>Statement</w:delText>
          </w:r>
        </w:del>
      </w:ins>
      <w:ins w:id="18488" w:author="Rev 3 Allen Wirfs-Brock" w:date="2011-09-02T10:41:00Z">
        <w:del w:id="18489" w:author="Rev 4 Allen Wirfs-Brock" w:date="2011-10-20T09:29:00Z">
          <w:r w:rsidRPr="00E77497" w:rsidDel="000C7947">
            <w:rPr>
              <w:i/>
            </w:rPr>
            <w:delText>List</w:delText>
          </w:r>
        </w:del>
      </w:ins>
      <w:ins w:id="18490" w:author="Rev 3 Allen Wirfs-Brock" w:date="2011-09-02T10:40:00Z">
        <w:del w:id="18491" w:author="Rev 4 Allen Wirfs-Brock" w:date="2011-10-20T09:29:00Z">
          <w:r w:rsidRPr="00E77497" w:rsidDel="000C7947">
            <w:delText>.</w:delText>
          </w:r>
        </w:del>
      </w:ins>
    </w:p>
    <w:p w:rsidR="004C02EF" w:rsidRPr="00E77497" w:rsidRDefault="004C02EF" w:rsidP="004C02EF">
      <w:del w:id="18492"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18493" w:author="Rev 4 Allen Wirfs-Brock" w:date="2011-10-20T09:30:00Z">
        <w:r w:rsidRPr="00E77497" w:rsidDel="0039011B">
          <w:delText>is evaluated as follows:</w:delText>
        </w:r>
      </w:del>
    </w:p>
    <w:p w:rsidR="000E330C" w:rsidRPr="00E77497" w:rsidRDefault="000E330C" w:rsidP="007B6658">
      <w:pPr>
        <w:pStyle w:val="Alg2"/>
        <w:numPr>
          <w:ilvl w:val="0"/>
          <w:numId w:val="106"/>
        </w:numPr>
        <w:spacing w:after="220"/>
        <w:contextualSpacing/>
        <w:rPr>
          <w:ins w:id="18494" w:author="Rev 3 Allen Wirfs-Brock" w:date="2011-08-30T16:41:00Z"/>
        </w:rPr>
      </w:pPr>
      <w:ins w:id="18495" w:author="Rev 3 Allen Wirfs-Brock" w:date="2011-08-30T16:41:00Z">
        <w:r w:rsidRPr="00E77497">
          <w:t xml:space="preserve">Let </w:t>
        </w:r>
        <w:r w:rsidRPr="00E77497">
          <w:rPr>
            <w:i/>
          </w:rPr>
          <w:t>oldEnv</w:t>
        </w:r>
        <w:r w:rsidRPr="00E77497">
          <w:t xml:space="preserve"> be the </w:t>
        </w:r>
        <w:del w:id="18496" w:author="Rev 7 Allen Wirfs-Brock" w:date="2012-05-02T10:44:00Z">
          <w:r w:rsidRPr="00E77497" w:rsidDel="000D5AB9">
            <w:delText>running</w:delText>
          </w:r>
        </w:del>
      </w:ins>
      <w:ins w:id="18497" w:author="Rev 7 Allen Wirfs-Brock" w:date="2012-05-02T10:44:00Z">
        <w:del w:id="18498" w:author="Rev 8 Allen Wirfs-Brock" w:date="2012-06-13T15:59:00Z">
          <w:r w:rsidR="000D5AB9" w:rsidDel="00B33FB4">
            <w:delText>current</w:delText>
          </w:r>
        </w:del>
      </w:ins>
      <w:ins w:id="18499" w:author="Rev 8 Allen Wirfs-Brock" w:date="2012-06-13T15:59:00Z">
        <w:r w:rsidR="00B33FB4">
          <w:t>running</w:t>
        </w:r>
      </w:ins>
      <w:ins w:id="18500" w:author="Rev 3 Allen Wirfs-Brock" w:date="2011-08-30T16:41:00Z">
        <w:r w:rsidRPr="00E77497">
          <w:t xml:space="preserve"> execution context’s LexicalEnvironment.</w:t>
        </w:r>
      </w:ins>
    </w:p>
    <w:p w:rsidR="000E330C" w:rsidRPr="00E77497" w:rsidRDefault="000E330C" w:rsidP="007B6658">
      <w:pPr>
        <w:pStyle w:val="Alg2"/>
        <w:numPr>
          <w:ilvl w:val="0"/>
          <w:numId w:val="106"/>
        </w:numPr>
        <w:spacing w:after="220"/>
        <w:contextualSpacing/>
        <w:rPr>
          <w:ins w:id="18501" w:author="Rev 3 Allen Wirfs-Brock" w:date="2011-08-30T16:41:00Z"/>
        </w:rPr>
      </w:pPr>
      <w:ins w:id="18502"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rsidR="000E330C" w:rsidRPr="00E77497" w:rsidRDefault="000E330C" w:rsidP="007B6658">
      <w:pPr>
        <w:pStyle w:val="Alg2"/>
        <w:numPr>
          <w:ilvl w:val="0"/>
          <w:numId w:val="106"/>
        </w:numPr>
        <w:spacing w:after="220"/>
        <w:contextualSpacing/>
        <w:rPr>
          <w:ins w:id="18503" w:author="Rev 3 Allen Wirfs-Brock" w:date="2011-08-30T16:43:00Z"/>
        </w:rPr>
      </w:pPr>
      <w:ins w:id="18504" w:author="Rev 3 Allen Wirfs-Brock" w:date="2011-08-30T16:43:00Z">
        <w:r w:rsidRPr="00E77497">
          <w:t xml:space="preserve">Perform Block Declaration Instantiation using </w:t>
        </w:r>
        <w:r w:rsidRPr="00E77497">
          <w:rPr>
            <w:i/>
          </w:rPr>
          <w:t>StatementList</w:t>
        </w:r>
      </w:ins>
      <w:ins w:id="18505" w:author="Rev 3 Allen Wirfs-Brock" w:date="2011-09-09T13:04:00Z">
        <w:r w:rsidR="004851C4" w:rsidRPr="00E77497">
          <w:t xml:space="preserve"> and</w:t>
        </w:r>
      </w:ins>
      <w:ins w:id="18506" w:author="Rev 3 Allen Wirfs-Brock" w:date="2011-08-30T16:43:00Z">
        <w:r w:rsidRPr="00E77497">
          <w:t xml:space="preserve"> </w:t>
        </w:r>
        <w:r w:rsidRPr="00E77497">
          <w:rPr>
            <w:i/>
          </w:rPr>
          <w:t>blockEnv</w:t>
        </w:r>
      </w:ins>
      <w:ins w:id="18507" w:author="Rev 3 Allen Wirfs-Brock" w:date="2011-09-09T13:25:00Z">
        <w:r w:rsidR="00DD7BE8" w:rsidRPr="00E77497">
          <w:t>.</w:t>
        </w:r>
      </w:ins>
    </w:p>
    <w:p w:rsidR="00F411F6" w:rsidRPr="00E77497" w:rsidDel="00C479AB" w:rsidRDefault="00F411F6" w:rsidP="00C7794D">
      <w:pPr>
        <w:pStyle w:val="Alg2"/>
        <w:spacing w:after="220"/>
        <w:contextualSpacing/>
        <w:rPr>
          <w:ins w:id="18508" w:author="Rev 3 Allen Wirfs-Brock" w:date="2011-09-10T12:06:00Z"/>
          <w:del w:id="18509" w:author="Rev 4 Allen Wirfs-Brock" w:date="2011-10-04T16:35:00Z"/>
        </w:rPr>
      </w:pPr>
      <w:ins w:id="18510" w:author="Rev 3 Allen Wirfs-Brock" w:date="2011-09-10T12:06:00Z">
        <w:del w:id="18511"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rsidR="00F411F6" w:rsidRPr="00E77497" w:rsidDel="00C479AB" w:rsidRDefault="00F411F6" w:rsidP="00C7794D">
      <w:pPr>
        <w:pStyle w:val="Alg2"/>
        <w:spacing w:after="220"/>
        <w:ind w:left="1080"/>
        <w:contextualSpacing/>
        <w:rPr>
          <w:ins w:id="18512" w:author="Rev 3 Allen Wirfs-Brock" w:date="2011-09-10T12:07:00Z"/>
          <w:del w:id="18513" w:author="Rev 4 Allen Wirfs-Brock" w:date="2011-10-04T16:35:00Z"/>
        </w:rPr>
      </w:pPr>
      <w:ins w:id="18514" w:author="Rev 3 Allen Wirfs-Brock" w:date="2011-09-10T12:07:00Z">
        <w:del w:id="18515"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18516" w:author="Rev 3 Allen Wirfs-Brock" w:date="2011-09-10T12:08:00Z">
        <w:del w:id="18517" w:author="Rev 4 Allen Wirfs-Brock" w:date="2011-10-04T16:35:00Z">
          <w:r w:rsidRPr="00E77497" w:rsidDel="00C479AB">
            <w:delText xml:space="preserve">positionally </w:delText>
          </w:r>
        </w:del>
      </w:ins>
      <w:ins w:id="18518" w:author="Rev 3 Allen Wirfs-Brock" w:date="2011-09-10T12:07:00Z">
        <w:del w:id="18519"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rsidR="00F411F6" w:rsidRPr="00E77497" w:rsidDel="00C479AB" w:rsidRDefault="00F411F6" w:rsidP="00C7794D">
      <w:pPr>
        <w:pStyle w:val="Alg2"/>
        <w:spacing w:after="220"/>
        <w:ind w:left="1080"/>
        <w:contextualSpacing/>
        <w:rPr>
          <w:ins w:id="18520" w:author="Rev 3 Allen Wirfs-Brock" w:date="2011-09-10T12:08:00Z"/>
          <w:del w:id="18521" w:author="Rev 4 Allen Wirfs-Brock" w:date="2011-10-04T16:36:00Z"/>
        </w:rPr>
      </w:pPr>
      <w:ins w:id="18522" w:author="Rev 3 Allen Wirfs-Brock" w:date="2011-09-10T12:09:00Z">
        <w:del w:id="18523"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18524" w:author="Rev 3 Allen Wirfs-Brock" w:date="2011-09-10T12:10:00Z">
        <w:del w:id="18525" w:author="Rev 4 Allen Wirfs-Brock" w:date="2011-10-04T16:35:00Z">
          <w:r w:rsidR="00DD5563" w:rsidRPr="00E77497" w:rsidDel="00C479AB">
            <w:rPr>
              <w:i/>
            </w:rPr>
            <w:delText>param</w:delText>
          </w:r>
        </w:del>
      </w:ins>
      <w:ins w:id="18526" w:author="Rev 3 Allen Wirfs-Brock" w:date="2011-09-10T12:09:00Z">
        <w:del w:id="18527" w:author="Rev 4 Allen Wirfs-Brock" w:date="2011-10-04T16:35:00Z">
          <w:r w:rsidRPr="00E77497" w:rsidDel="00C479AB">
            <w:delText xml:space="preserve">, and </w:delText>
          </w:r>
        </w:del>
      </w:ins>
      <w:ins w:id="18528" w:author="Rev 3 Allen Wirfs-Brock" w:date="2011-09-10T12:10:00Z">
        <w:del w:id="18529" w:author="Rev 4 Allen Wirfs-Brock" w:date="2011-10-04T16:35:00Z">
          <w:r w:rsidR="00DA6D22" w:rsidRPr="00E77497" w:rsidDel="00C479AB">
            <w:rPr>
              <w:i/>
            </w:rPr>
            <w:delText>value</w:delText>
          </w:r>
          <w:r w:rsidR="00DA6D22" w:rsidRPr="00E77497" w:rsidDel="00C479AB">
            <w:delText xml:space="preserve"> </w:delText>
          </w:r>
        </w:del>
      </w:ins>
      <w:ins w:id="18530" w:author="Rev 3 Allen Wirfs-Brock" w:date="2011-09-10T12:09:00Z">
        <w:del w:id="18531" w:author="Rev 4 Allen Wirfs-Brock" w:date="2011-10-04T16:35:00Z">
          <w:r w:rsidRPr="00E77497" w:rsidDel="00C479AB">
            <w:delText>as the arguments.</w:delText>
          </w:r>
        </w:del>
      </w:ins>
    </w:p>
    <w:p w:rsidR="00C479AB" w:rsidRPr="00E77497" w:rsidRDefault="00C479AB" w:rsidP="007B6658">
      <w:pPr>
        <w:pStyle w:val="Alg2"/>
        <w:numPr>
          <w:ilvl w:val="0"/>
          <w:numId w:val="106"/>
        </w:numPr>
        <w:spacing w:after="220"/>
        <w:contextualSpacing/>
        <w:rPr>
          <w:ins w:id="18532" w:author="Rev 4 Allen Wirfs-Brock" w:date="2011-10-04T16:36:00Z"/>
        </w:rPr>
      </w:pPr>
      <w:ins w:id="18533" w:author="Rev 4 Allen Wirfs-Brock" w:date="2011-10-04T16:36:00Z">
        <w:r w:rsidRPr="00E77497">
          <w:t xml:space="preserve">Set the </w:t>
        </w:r>
        <w:del w:id="18534" w:author="Rev 7 Allen Wirfs-Brock" w:date="2012-05-02T10:45:00Z">
          <w:r w:rsidRPr="00E77497" w:rsidDel="000D5AB9">
            <w:delText>running</w:delText>
          </w:r>
        </w:del>
      </w:ins>
      <w:ins w:id="18535" w:author="Rev 7 Allen Wirfs-Brock" w:date="2012-05-02T10:45:00Z">
        <w:del w:id="18536" w:author="Rev 8 Allen Wirfs-Brock" w:date="2012-06-13T15:59:00Z">
          <w:r w:rsidR="000D5AB9" w:rsidDel="00B33FB4">
            <w:delText>current</w:delText>
          </w:r>
        </w:del>
      </w:ins>
      <w:ins w:id="18537" w:author="Rev 8 Allen Wirfs-Brock" w:date="2012-06-13T15:59:00Z">
        <w:r w:rsidR="00B33FB4">
          <w:t>running</w:t>
        </w:r>
      </w:ins>
      <w:ins w:id="18538" w:author="Rev 4 Allen Wirfs-Brock" w:date="2011-10-04T16:36:00Z">
        <w:r w:rsidRPr="00E77497">
          <w:t xml:space="preserve"> execution context’s LexicalEnvironment to </w:t>
        </w:r>
        <w:r w:rsidRPr="00E77497">
          <w:rPr>
            <w:i/>
          </w:rPr>
          <w:t>blockEnv</w:t>
        </w:r>
        <w:r w:rsidRPr="00E77497">
          <w:t>.</w:t>
        </w:r>
      </w:ins>
    </w:p>
    <w:p w:rsidR="000E330C" w:rsidRPr="00E77497" w:rsidRDefault="000E330C" w:rsidP="007B6658">
      <w:pPr>
        <w:pStyle w:val="Alg2"/>
        <w:numPr>
          <w:ilvl w:val="0"/>
          <w:numId w:val="106"/>
        </w:numPr>
        <w:spacing w:after="220"/>
        <w:contextualSpacing/>
        <w:rPr>
          <w:ins w:id="18539" w:author="Rev 3 Allen Wirfs-Brock" w:date="2011-08-30T16:44:00Z"/>
        </w:rPr>
      </w:pPr>
      <w:ins w:id="18540"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rsidR="000E330C" w:rsidRPr="00E77497" w:rsidRDefault="00F30646" w:rsidP="007B6658">
      <w:pPr>
        <w:pStyle w:val="Alg2"/>
        <w:numPr>
          <w:ilvl w:val="0"/>
          <w:numId w:val="106"/>
        </w:numPr>
        <w:spacing w:after="220"/>
        <w:contextualSpacing/>
        <w:rPr>
          <w:ins w:id="18541" w:author="Rev 3 Allen Wirfs-Brock" w:date="2011-08-30T16:40:00Z"/>
        </w:rPr>
      </w:pPr>
      <w:ins w:id="18542" w:author="Rev 3 Allen Wirfs-Brock" w:date="2011-08-30T16:46:00Z">
        <w:r w:rsidRPr="00E77497">
          <w:t xml:space="preserve">Set the </w:t>
        </w:r>
        <w:del w:id="18543" w:author="Rev 7 Allen Wirfs-Brock" w:date="2012-05-02T10:45:00Z">
          <w:r w:rsidRPr="00E77497" w:rsidDel="000D5AB9">
            <w:delText>running</w:delText>
          </w:r>
        </w:del>
      </w:ins>
      <w:ins w:id="18544" w:author="Rev 7 Allen Wirfs-Brock" w:date="2012-05-02T10:45:00Z">
        <w:del w:id="18545" w:author="Rev 8 Allen Wirfs-Brock" w:date="2012-06-13T15:59:00Z">
          <w:r w:rsidR="000D5AB9" w:rsidDel="00B33FB4">
            <w:delText>current</w:delText>
          </w:r>
        </w:del>
      </w:ins>
      <w:ins w:id="18546" w:author="Rev 8 Allen Wirfs-Brock" w:date="2012-06-13T15:59:00Z">
        <w:r w:rsidR="00B33FB4">
          <w:t>running</w:t>
        </w:r>
      </w:ins>
      <w:ins w:id="18547" w:author="Rev 3 Allen Wirfs-Brock" w:date="2011-08-30T16:46:00Z">
        <w:r w:rsidRPr="00E77497">
          <w:t xml:space="preserve"> execution context’s LexicalEnvironment to </w:t>
        </w:r>
        <w:r w:rsidRPr="00E77497">
          <w:rPr>
            <w:i/>
          </w:rPr>
          <w:t>oldEnv</w:t>
        </w:r>
        <w:r w:rsidRPr="00E77497">
          <w:t>.</w:t>
        </w:r>
      </w:ins>
    </w:p>
    <w:p w:rsidR="00F14B7C" w:rsidRPr="00E77497" w:rsidRDefault="004C02EF" w:rsidP="007B6658">
      <w:pPr>
        <w:pStyle w:val="Alg2"/>
        <w:numPr>
          <w:ilvl w:val="0"/>
          <w:numId w:val="106"/>
        </w:numPr>
        <w:spacing w:after="220"/>
        <w:rPr>
          <w:ins w:id="18548" w:author="Rev 3 Allen Wirfs-Brock" w:date="2011-09-02T08:59:00Z"/>
        </w:rPr>
      </w:pPr>
      <w:r w:rsidRPr="00E77497">
        <w:t xml:space="preserve">Return </w:t>
      </w:r>
      <w:ins w:id="18549" w:author="Rev 3 Allen Wirfs-Brock" w:date="2011-08-30T16:48:00Z">
        <w:r w:rsidR="00F30646" w:rsidRPr="00E77497">
          <w:rPr>
            <w:i/>
          </w:rPr>
          <w:t>blockValue</w:t>
        </w:r>
      </w:ins>
      <w:r w:rsidRPr="00E77497">
        <w:t>.</w:t>
      </w:r>
    </w:p>
    <w:p w:rsidR="00AB30FE" w:rsidRPr="00E77497" w:rsidRDefault="00AB30FE" w:rsidP="00AB30FE">
      <w:pPr>
        <w:pStyle w:val="Note"/>
        <w:rPr>
          <w:ins w:id="18550" w:author="Rev 3 Allen Wirfs-Brock" w:date="2011-09-09T13:45:00Z"/>
        </w:rPr>
      </w:pPr>
      <w:ins w:id="18551"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rsidR="00F14B7C" w:rsidRPr="00E77497" w:rsidDel="00C42165" w:rsidRDefault="00F14B7C" w:rsidP="00F14B7C">
      <w:pPr>
        <w:rPr>
          <w:ins w:id="18552" w:author="Rev 3 Allen Wirfs-Brock" w:date="2011-09-02T09:00:00Z"/>
          <w:del w:id="18553" w:author="Rev 4 Allen Wirfs-Brock" w:date="2011-10-20T09:19:00Z"/>
        </w:rPr>
      </w:pPr>
      <w:ins w:id="18554" w:author="Rev 3 Allen Wirfs-Brock" w:date="2011-09-02T09:00:00Z">
        <w:del w:id="18555"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rsidR="00F14B7C" w:rsidRPr="00E77497" w:rsidDel="00C42165" w:rsidRDefault="00F14B7C">
      <w:pPr>
        <w:pStyle w:val="Alg4"/>
        <w:numPr>
          <w:ilvl w:val="0"/>
          <w:numId w:val="498"/>
        </w:numPr>
        <w:spacing w:after="220"/>
        <w:contextualSpacing/>
        <w:rPr>
          <w:ins w:id="18556" w:author="Rev 3 Allen Wirfs-Brock" w:date="2011-09-02T09:00:00Z"/>
          <w:del w:id="18557" w:author="Rev 4 Allen Wirfs-Brock" w:date="2011-10-20T09:19:00Z"/>
        </w:rPr>
        <w:pPrChange w:id="18558" w:author="Rev 4 Allen Wirfs-Brock" w:date="2011-11-07T12:16:00Z">
          <w:pPr>
            <w:pStyle w:val="Alg4"/>
            <w:numPr>
              <w:numId w:val="528"/>
            </w:numPr>
            <w:tabs>
              <w:tab w:val="num" w:pos="360"/>
            </w:tabs>
            <w:spacing w:after="220"/>
            <w:ind w:left="360" w:hanging="360"/>
            <w:contextualSpacing/>
          </w:pPr>
        </w:pPrChange>
      </w:pPr>
      <w:ins w:id="18559" w:author="Rev 3 Allen Wirfs-Brock" w:date="2011-09-02T09:00:00Z">
        <w:del w:id="18560" w:author="Rev 4 Allen Wirfs-Brock" w:date="2011-10-20T09:19:00Z">
          <w:r w:rsidRPr="00E77497" w:rsidDel="00C42165">
            <w:delText>Return</w:delText>
          </w:r>
        </w:del>
      </w:ins>
      <w:ins w:id="18561" w:author="Rev 3 Allen Wirfs-Brock" w:date="2011-09-02T09:02:00Z">
        <w:del w:id="18562" w:author="Rev 4 Allen Wirfs-Brock" w:date="2011-10-20T09:19:00Z">
          <w:r w:rsidRPr="00E77497" w:rsidDel="00C42165">
            <w:delText xml:space="preserve"> the</w:delText>
          </w:r>
        </w:del>
      </w:ins>
      <w:ins w:id="18563" w:author="Rev 3 Allen Wirfs-Brock" w:date="2011-09-02T09:00:00Z">
        <w:del w:id="18564" w:author="Rev 4 Allen Wirfs-Brock" w:date="2011-10-20T09:19:00Z">
          <w:r w:rsidRPr="00E77497" w:rsidDel="00C42165">
            <w:delText xml:space="preserve"> </w:delText>
          </w:r>
        </w:del>
      </w:ins>
      <w:ins w:id="18565" w:author="Rev 3 Allen Wirfs-Brock" w:date="2011-09-02T09:01:00Z">
        <w:del w:id="18566" w:author="Rev 4 Allen Wirfs-Brock" w:date="2011-10-20T09:19:00Z">
          <w:r w:rsidRPr="00E77497" w:rsidDel="00C42165">
            <w:delText xml:space="preserve">LexicallyDeclaredNames </w:delText>
          </w:r>
        </w:del>
      </w:ins>
      <w:ins w:id="18567" w:author="Rev 3 Allen Wirfs-Brock" w:date="2011-09-02T09:00:00Z">
        <w:del w:id="18568" w:author="Rev 4 Allen Wirfs-Brock" w:date="2011-10-20T09:19:00Z">
          <w:r w:rsidRPr="00E77497" w:rsidDel="00C42165">
            <w:delText xml:space="preserve">of </w:delText>
          </w:r>
        </w:del>
      </w:ins>
      <w:ins w:id="18569" w:author="Rev 3 Allen Wirfs-Brock" w:date="2011-09-02T09:01:00Z">
        <w:del w:id="18570" w:author="Rev 4 Allen Wirfs-Brock" w:date="2011-10-20T09:19:00Z">
          <w:r w:rsidRPr="00E77497" w:rsidDel="00C42165">
            <w:rPr>
              <w:i/>
            </w:rPr>
            <w:delText>StatementListItem</w:delText>
          </w:r>
        </w:del>
      </w:ins>
      <w:ins w:id="18571" w:author="Rev 3 Allen Wirfs-Brock" w:date="2011-09-02T09:00:00Z">
        <w:del w:id="18572" w:author="Rev 4 Allen Wirfs-Brock" w:date="2011-10-20T09:19:00Z">
          <w:r w:rsidRPr="00E77497" w:rsidDel="00C42165">
            <w:delText>.</w:delText>
          </w:r>
        </w:del>
      </w:ins>
    </w:p>
    <w:p w:rsidR="009300EE" w:rsidRPr="00E77497" w:rsidDel="00C42165" w:rsidRDefault="009300EE" w:rsidP="009300EE">
      <w:pPr>
        <w:rPr>
          <w:ins w:id="18573" w:author="Rev 3 Allen Wirfs-Brock" w:date="2011-09-10T13:46:00Z"/>
          <w:del w:id="18574" w:author="Rev 4 Allen Wirfs-Brock" w:date="2011-10-20T09:19:00Z"/>
        </w:rPr>
      </w:pPr>
      <w:ins w:id="18575" w:author="Rev 3 Allen Wirfs-Brock" w:date="2011-09-10T13:46:00Z">
        <w:del w:id="18576"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rsidR="009300EE" w:rsidRPr="00E77497" w:rsidDel="00C42165" w:rsidRDefault="009300EE">
      <w:pPr>
        <w:pStyle w:val="Alg4"/>
        <w:numPr>
          <w:ilvl w:val="0"/>
          <w:numId w:val="526"/>
        </w:numPr>
        <w:spacing w:after="220"/>
        <w:contextualSpacing/>
        <w:rPr>
          <w:ins w:id="18577" w:author="Rev 3 Allen Wirfs-Brock" w:date="2011-09-10T13:46:00Z"/>
          <w:del w:id="18578" w:author="Rev 4 Allen Wirfs-Brock" w:date="2011-10-20T09:19:00Z"/>
        </w:rPr>
        <w:pPrChange w:id="18579" w:author="Rev 4 Allen Wirfs-Brock" w:date="2011-11-07T12:16:00Z">
          <w:pPr>
            <w:pStyle w:val="Alg4"/>
            <w:numPr>
              <w:numId w:val="558"/>
            </w:numPr>
            <w:tabs>
              <w:tab w:val="num" w:pos="360"/>
            </w:tabs>
            <w:spacing w:after="220"/>
            <w:ind w:left="360" w:hanging="360"/>
            <w:contextualSpacing/>
          </w:pPr>
        </w:pPrChange>
      </w:pPr>
      <w:ins w:id="18580" w:author="Rev 3 Allen Wirfs-Brock" w:date="2011-09-10T13:46:00Z">
        <w:del w:id="18581" w:author="Rev 4 Allen Wirfs-Brock" w:date="2011-10-20T09:19:00Z">
          <w:r w:rsidRPr="00E77497" w:rsidDel="00C42165">
            <w:delText xml:space="preserve">Return the </w:delText>
          </w:r>
        </w:del>
      </w:ins>
      <w:ins w:id="18582" w:author="Rev 3 Allen Wirfs-Brock" w:date="2011-09-10T13:47:00Z">
        <w:del w:id="18583" w:author="Rev 4 Allen Wirfs-Brock" w:date="2011-10-20T09:19:00Z">
          <w:r w:rsidRPr="00E77497" w:rsidDel="00C42165">
            <w:delText xml:space="preserve">LexicalDeclarations </w:delText>
          </w:r>
        </w:del>
      </w:ins>
      <w:ins w:id="18584" w:author="Rev 3 Allen Wirfs-Brock" w:date="2011-09-10T13:46:00Z">
        <w:del w:id="18585"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rsidR="00F14B7C" w:rsidRPr="00E77497" w:rsidDel="00C42165" w:rsidRDefault="00F14B7C" w:rsidP="00F14B7C">
      <w:pPr>
        <w:rPr>
          <w:ins w:id="18586" w:author="Rev 3 Allen Wirfs-Brock" w:date="2011-09-02T09:02:00Z"/>
          <w:del w:id="18587" w:author="Rev 4 Allen Wirfs-Brock" w:date="2011-10-20T09:19:00Z"/>
        </w:rPr>
      </w:pPr>
      <w:ins w:id="18588" w:author="Rev 3 Allen Wirfs-Brock" w:date="2011-09-02T09:02:00Z">
        <w:del w:id="18589"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rsidR="00F14B7C" w:rsidRPr="00E77497" w:rsidDel="00C42165" w:rsidRDefault="00F14B7C">
      <w:pPr>
        <w:pStyle w:val="Alg4"/>
        <w:numPr>
          <w:ilvl w:val="0"/>
          <w:numId w:val="462"/>
        </w:numPr>
        <w:spacing w:after="220"/>
        <w:contextualSpacing/>
        <w:rPr>
          <w:ins w:id="18590" w:author="Rev 3 Allen Wirfs-Brock" w:date="2011-09-02T08:59:00Z"/>
          <w:del w:id="18591" w:author="Rev 4 Allen Wirfs-Brock" w:date="2011-10-20T09:19:00Z"/>
        </w:rPr>
        <w:pPrChange w:id="18592" w:author="Rev 4 Allen Wirfs-Brock" w:date="2011-11-07T12:16:00Z">
          <w:pPr>
            <w:pStyle w:val="Alg4"/>
            <w:numPr>
              <w:numId w:val="489"/>
            </w:numPr>
            <w:tabs>
              <w:tab w:val="num" w:pos="360"/>
            </w:tabs>
            <w:spacing w:after="220"/>
            <w:ind w:left="360" w:hanging="360"/>
            <w:contextualSpacing/>
          </w:pPr>
        </w:pPrChange>
      </w:pPr>
      <w:ins w:id="18593" w:author="Rev 3 Allen Wirfs-Brock" w:date="2011-09-02T09:02:00Z">
        <w:del w:id="18594"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rsidR="004C02EF" w:rsidRPr="00E77497" w:rsidDel="00F71D44" w:rsidRDefault="004C02EF" w:rsidP="004C02EF">
      <w:pPr>
        <w:rPr>
          <w:del w:id="18595" w:author="Rev 8 Allen Wirfs-Brock" w:date="2012-06-01T08:46:00Z"/>
        </w:rPr>
      </w:pPr>
      <w:del w:id="18596"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w:delText>
        </w:r>
      </w:del>
      <w:ins w:id="18597" w:author="Rev 3 Allen Wirfs-Brock" w:date="2011-08-30T16:28:00Z">
        <w:del w:id="18598" w:author="Rev 8 Allen Wirfs-Brock" w:date="2012-06-01T08:46:00Z">
          <w:r w:rsidR="009A6DAE" w:rsidRPr="00E77497" w:rsidDel="00F71D44">
            <w:rPr>
              <w:rFonts w:ascii="Times New Roman" w:hAnsi="Times New Roman"/>
              <w:i/>
            </w:rPr>
            <w:delText>ListItem</w:delText>
          </w:r>
        </w:del>
      </w:ins>
      <w:del w:id="18599" w:author="Rev 8 Allen Wirfs-Brock" w:date="2012-06-01T08:46:00Z">
        <w:r w:rsidRPr="00E77497" w:rsidDel="00F71D44">
          <w:delText xml:space="preserve"> is evaluated as follows:</w:delText>
        </w:r>
      </w:del>
    </w:p>
    <w:p w:rsidR="004C02EF" w:rsidRPr="00E77497" w:rsidDel="00F71D44" w:rsidRDefault="004C02EF" w:rsidP="007B6658">
      <w:pPr>
        <w:pStyle w:val="Alg2"/>
        <w:keepNext/>
        <w:numPr>
          <w:ilvl w:val="0"/>
          <w:numId w:val="107"/>
        </w:numPr>
        <w:rPr>
          <w:del w:id="18600" w:author="Rev 8 Allen Wirfs-Brock" w:date="2012-06-01T08:46:00Z"/>
        </w:rPr>
      </w:pPr>
      <w:del w:id="18601" w:author="Rev 8 Allen Wirfs-Brock" w:date="2012-06-01T08:46:00Z">
        <w:r w:rsidRPr="00E77497" w:rsidDel="00F71D44">
          <w:delText xml:space="preserve">Let </w:delText>
        </w:r>
        <w:r w:rsidRPr="00E77497" w:rsidDel="00F71D44">
          <w:rPr>
            <w:i/>
          </w:rPr>
          <w:delText>s</w:delText>
        </w:r>
        <w:r w:rsidRPr="00E77497" w:rsidDel="00F71D44">
          <w:delText xml:space="preserve"> be the result of evaluating </w:delText>
        </w:r>
        <w:r w:rsidRPr="00E77497" w:rsidDel="00F71D44">
          <w:rPr>
            <w:i/>
          </w:rPr>
          <w:delText>Statement</w:delText>
        </w:r>
      </w:del>
      <w:ins w:id="18602" w:author="Rev 3 Allen Wirfs-Brock" w:date="2011-08-30T16:29:00Z">
        <w:del w:id="18603" w:author="Rev 8 Allen Wirfs-Brock" w:date="2012-06-01T08:46:00Z">
          <w:r w:rsidR="009A6DAE" w:rsidRPr="00E77497" w:rsidDel="00F71D44">
            <w:rPr>
              <w:i/>
            </w:rPr>
            <w:delText>ListItem</w:delText>
          </w:r>
        </w:del>
      </w:ins>
      <w:del w:id="18604" w:author="Rev 8 Allen Wirfs-Brock" w:date="2012-06-01T08:46:00Z">
        <w:r w:rsidRPr="00E77497" w:rsidDel="00F71D44">
          <w:delText>.</w:delText>
        </w:r>
      </w:del>
    </w:p>
    <w:p w:rsidR="004C02EF" w:rsidRPr="00A67AF2" w:rsidDel="00F71D44" w:rsidRDefault="004C02EF" w:rsidP="007B6658">
      <w:pPr>
        <w:pStyle w:val="Alg2"/>
        <w:numPr>
          <w:ilvl w:val="0"/>
          <w:numId w:val="107"/>
        </w:numPr>
        <w:rPr>
          <w:del w:id="18605" w:author="Rev 8 Allen Wirfs-Brock" w:date="2012-06-01T08:46:00Z"/>
        </w:rPr>
      </w:pPr>
      <w:commentRangeStart w:id="18606"/>
      <w:del w:id="18607" w:author="Rev 8 Allen Wirfs-Brock" w:date="2012-06-01T08:46:00Z">
        <w:r w:rsidRPr="00A67AF2" w:rsidDel="00F71D44">
          <w:delText>If an exception was thrown</w:delText>
        </w:r>
        <w:commentRangeEnd w:id="18606"/>
        <w:r w:rsidR="00744C74" w:rsidRPr="00A67AF2" w:rsidDel="00F71D44">
          <w:rPr>
            <w:rStyle w:val="CommentReference"/>
            <w:rFonts w:ascii="Arial" w:eastAsia="MS Mincho" w:hAnsi="Arial"/>
            <w:spacing w:val="0"/>
            <w:lang w:val="en-GB" w:eastAsia="ja-JP"/>
          </w:rPr>
          <w:commentReference w:id="18606"/>
        </w:r>
        <w:r w:rsidRPr="004D1BD1" w:rsidDel="00F71D44">
          <w:delText>, return (</w:delText>
        </w:r>
        <w:r w:rsidRPr="003B4312" w:rsidDel="00F71D44">
          <w:rPr>
            <w:rFonts w:ascii="Arial" w:hAnsi="Arial" w:cs="Arial"/>
          </w:rPr>
          <w:delText>throw</w:delText>
        </w:r>
        <w:r w:rsidRPr="006B6D0A" w:rsidDel="00F71D44">
          <w:delText xml:space="preserve">, </w:delText>
        </w:r>
        <w:r w:rsidRPr="006B6D0A" w:rsidDel="00F71D44">
          <w:rPr>
            <w:i/>
          </w:rPr>
          <w:delText>V</w:delText>
        </w:r>
        <w:r w:rsidRPr="006B6D0A" w:rsidDel="00F71D44">
          <w:delText xml:space="preserve">, </w:delText>
        </w:r>
        <w:r w:rsidRPr="00E65A34" w:rsidDel="00F71D44">
          <w:rPr>
            <w:rFonts w:ascii="Arial" w:hAnsi="Arial" w:cs="Arial"/>
          </w:rPr>
          <w:delText>empty</w:delText>
        </w:r>
        <w:r w:rsidRPr="00A67AF2" w:rsidDel="00F71D44">
          <w:delText xml:space="preserve">) where </w:delText>
        </w:r>
        <w:r w:rsidRPr="00A67AF2" w:rsidDel="00F71D44">
          <w:rPr>
            <w:i/>
          </w:rPr>
          <w:delText>V</w:delText>
        </w:r>
        <w:r w:rsidRPr="00A67AF2" w:rsidDel="00F71D44">
          <w:delText xml:space="preserve"> is the exception. (Execution now proceeds as if no exception were thrown.)</w:delText>
        </w:r>
      </w:del>
    </w:p>
    <w:p w:rsidR="004C02EF" w:rsidRPr="00675B74" w:rsidDel="00F71D44" w:rsidRDefault="004C02EF" w:rsidP="007B6658">
      <w:pPr>
        <w:pStyle w:val="Alg2"/>
        <w:numPr>
          <w:ilvl w:val="0"/>
          <w:numId w:val="107"/>
        </w:numPr>
        <w:spacing w:after="220"/>
        <w:rPr>
          <w:del w:id="18608" w:author="Rev 8 Allen Wirfs-Brock" w:date="2012-06-01T08:46:00Z"/>
        </w:rPr>
      </w:pPr>
      <w:del w:id="18609" w:author="Rev 8 Allen Wirfs-Brock" w:date="2012-06-01T08:46:00Z">
        <w:r w:rsidRPr="009C202C" w:rsidDel="00F71D44">
          <w:delText xml:space="preserve">Return </w:delText>
        </w:r>
        <w:r w:rsidRPr="00B820AB" w:rsidDel="00F71D44">
          <w:rPr>
            <w:i/>
          </w:rPr>
          <w:delText>s</w:delText>
        </w:r>
        <w:r w:rsidRPr="00675B74" w:rsidDel="00F71D44">
          <w:delText>.</w:delText>
        </w:r>
      </w:del>
    </w:p>
    <w:p w:rsidR="00F14B7C" w:rsidRPr="00E77497" w:rsidDel="00CE663B" w:rsidRDefault="00F14B7C" w:rsidP="00F14B7C">
      <w:pPr>
        <w:rPr>
          <w:ins w:id="18610" w:author="Rev 3 Allen Wirfs-Brock" w:date="2011-09-02T09:03:00Z"/>
          <w:del w:id="18611" w:author="Rev 4 Allen Wirfs-Brock" w:date="2011-10-20T09:35:00Z"/>
        </w:rPr>
      </w:pPr>
      <w:ins w:id="18612" w:author="Rev 3 Allen Wirfs-Brock" w:date="2011-09-02T09:03:00Z">
        <w:del w:id="18613"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rsidR="00F14B7C" w:rsidRPr="00E77497" w:rsidDel="00CE663B" w:rsidRDefault="00F14B7C">
      <w:pPr>
        <w:pStyle w:val="Alg4"/>
        <w:numPr>
          <w:ilvl w:val="0"/>
          <w:numId w:val="463"/>
        </w:numPr>
        <w:spacing w:after="220"/>
        <w:contextualSpacing/>
        <w:rPr>
          <w:ins w:id="18614" w:author="Rev 3 Allen Wirfs-Brock" w:date="2011-09-02T09:04:00Z"/>
          <w:del w:id="18615" w:author="Rev 4 Allen Wirfs-Brock" w:date="2011-10-20T09:35:00Z"/>
        </w:rPr>
        <w:pPrChange w:id="18616" w:author="Rev 4 Allen Wirfs-Brock" w:date="2011-11-07T12:16:00Z">
          <w:pPr>
            <w:pStyle w:val="Alg4"/>
            <w:numPr>
              <w:numId w:val="490"/>
            </w:numPr>
            <w:tabs>
              <w:tab w:val="num" w:pos="360"/>
            </w:tabs>
            <w:spacing w:after="220"/>
            <w:ind w:left="360" w:hanging="360"/>
            <w:contextualSpacing/>
          </w:pPr>
        </w:pPrChange>
      </w:pPr>
      <w:ins w:id="18617" w:author="Rev 3 Allen Wirfs-Brock" w:date="2011-09-02T09:04:00Z">
        <w:del w:id="18618"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18619" w:author="Rev 3 Allen Wirfs-Brock" w:date="2011-09-02T09:05:00Z">
        <w:del w:id="18620" w:author="Rev 4 Allen Wirfs-Brock" w:date="2011-10-20T09:35:00Z">
          <w:r w:rsidRPr="00E77497" w:rsidDel="00CE663B">
            <w:rPr>
              <w:i/>
            </w:rPr>
            <w:delText>StatementList</w:delText>
          </w:r>
        </w:del>
      </w:ins>
      <w:ins w:id="18621" w:author="Rev 3 Allen Wirfs-Brock" w:date="2011-09-02T09:04:00Z">
        <w:del w:id="18622" w:author="Rev 4 Allen Wirfs-Brock" w:date="2011-10-20T09:35:00Z">
          <w:r w:rsidRPr="00E77497" w:rsidDel="00CE663B">
            <w:delText>.</w:delText>
          </w:r>
        </w:del>
      </w:ins>
    </w:p>
    <w:p w:rsidR="00F14B7C" w:rsidRPr="00E77497" w:rsidDel="00CE663B" w:rsidRDefault="00F14B7C">
      <w:pPr>
        <w:pStyle w:val="Alg4"/>
        <w:numPr>
          <w:ilvl w:val="0"/>
          <w:numId w:val="463"/>
        </w:numPr>
        <w:spacing w:after="220"/>
        <w:contextualSpacing/>
        <w:rPr>
          <w:ins w:id="18623" w:author="Rev 3 Allen Wirfs-Brock" w:date="2011-09-02T09:04:00Z"/>
          <w:del w:id="18624" w:author="Rev 4 Allen Wirfs-Brock" w:date="2011-10-20T09:35:00Z"/>
          <w:rStyle w:val="bnf"/>
          <w:rFonts w:eastAsia="MS Mincho"/>
          <w:i w:val="0"/>
          <w:spacing w:val="0"/>
          <w:lang w:eastAsia="ja-JP"/>
        </w:rPr>
        <w:pPrChange w:id="18625" w:author="Rev 4 Allen Wirfs-Brock" w:date="2011-11-07T12:16:00Z">
          <w:pPr>
            <w:pStyle w:val="Alg4"/>
            <w:numPr>
              <w:numId w:val="490"/>
            </w:numPr>
            <w:tabs>
              <w:tab w:val="num" w:pos="360"/>
            </w:tabs>
            <w:spacing w:after="220"/>
            <w:ind w:left="360" w:hanging="360"/>
            <w:contextualSpacing/>
          </w:pPr>
        </w:pPrChange>
      </w:pPr>
      <w:ins w:id="18626" w:author="Rev 3 Allen Wirfs-Brock" w:date="2011-09-02T09:04:00Z">
        <w:del w:id="18627"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18628" w:author="Rev 3 Allen Wirfs-Brock" w:date="2011-09-02T09:05:00Z">
        <w:del w:id="18629" w:author="Rev 4 Allen Wirfs-Brock" w:date="2011-10-20T09:35:00Z">
          <w:r w:rsidRPr="00E77497" w:rsidDel="00CE663B">
            <w:delText xml:space="preserve">LexicallyDeclaredNames </w:delText>
          </w:r>
        </w:del>
      </w:ins>
      <w:ins w:id="18630" w:author="Rev 3 Allen Wirfs-Brock" w:date="2011-09-02T09:04:00Z">
        <w:del w:id="18631" w:author="Rev 4 Allen Wirfs-Brock" w:date="2011-10-20T09:35:00Z">
          <w:r w:rsidRPr="00E77497" w:rsidDel="00CE663B">
            <w:delText xml:space="preserve">of </w:delText>
          </w:r>
        </w:del>
      </w:ins>
      <w:ins w:id="18632" w:author="Rev 3 Allen Wirfs-Brock" w:date="2011-09-02T09:05:00Z">
        <w:del w:id="18633" w:author="Rev 4 Allen Wirfs-Brock" w:date="2011-10-20T09:35:00Z">
          <w:r w:rsidRPr="00E77497" w:rsidDel="00CE663B">
            <w:rPr>
              <w:i/>
            </w:rPr>
            <w:delText>StatementListItem</w:delText>
          </w:r>
        </w:del>
      </w:ins>
      <w:ins w:id="18634" w:author="Rev 3 Allen Wirfs-Brock" w:date="2011-09-02T09:04:00Z">
        <w:del w:id="18635" w:author="Rev 4 Allen Wirfs-Brock" w:date="2011-10-20T09:35:00Z">
          <w:r w:rsidRPr="00E77497" w:rsidDel="00CE663B">
            <w:rPr>
              <w:rStyle w:val="bnf"/>
            </w:rPr>
            <w:delText>.</w:delText>
          </w:r>
        </w:del>
      </w:ins>
    </w:p>
    <w:p w:rsidR="00F14B7C" w:rsidRPr="00E77497" w:rsidDel="00CE663B" w:rsidRDefault="00F14B7C">
      <w:pPr>
        <w:pStyle w:val="Alg4"/>
        <w:numPr>
          <w:ilvl w:val="0"/>
          <w:numId w:val="463"/>
        </w:numPr>
        <w:spacing w:after="220"/>
        <w:contextualSpacing/>
        <w:rPr>
          <w:ins w:id="18636" w:author="Rev 3 Allen Wirfs-Brock" w:date="2011-09-02T09:03:00Z"/>
          <w:del w:id="18637" w:author="Rev 4 Allen Wirfs-Brock" w:date="2011-10-20T09:35:00Z"/>
        </w:rPr>
        <w:pPrChange w:id="18638" w:author="Rev 4 Allen Wirfs-Brock" w:date="2011-11-07T12:16:00Z">
          <w:pPr>
            <w:pStyle w:val="Alg4"/>
            <w:numPr>
              <w:numId w:val="490"/>
            </w:numPr>
            <w:tabs>
              <w:tab w:val="num" w:pos="360"/>
            </w:tabs>
            <w:spacing w:after="220"/>
            <w:ind w:left="360" w:hanging="360"/>
            <w:contextualSpacing/>
          </w:pPr>
        </w:pPrChange>
      </w:pPr>
      <w:ins w:id="18639" w:author="Rev 3 Allen Wirfs-Brock" w:date="2011-09-02T09:05:00Z">
        <w:del w:id="18640"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rsidR="00E64CF0" w:rsidRPr="00E77497" w:rsidDel="00D440FA" w:rsidRDefault="00E64CF0" w:rsidP="00E64CF0">
      <w:pPr>
        <w:rPr>
          <w:ins w:id="18641" w:author="Rev 3 Allen Wirfs-Brock" w:date="2011-09-10T13:48:00Z"/>
          <w:del w:id="18642" w:author="Rev 4 Allen Wirfs-Brock" w:date="2011-10-20T09:31:00Z"/>
        </w:rPr>
      </w:pPr>
      <w:ins w:id="18643" w:author="Rev 3 Allen Wirfs-Brock" w:date="2011-09-10T13:48:00Z">
        <w:del w:id="18644"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rsidR="00E64CF0" w:rsidRPr="00E77497" w:rsidDel="00D440FA" w:rsidRDefault="00E64CF0">
      <w:pPr>
        <w:pStyle w:val="Alg4"/>
        <w:numPr>
          <w:ilvl w:val="0"/>
          <w:numId w:val="527"/>
        </w:numPr>
        <w:spacing w:after="220"/>
        <w:contextualSpacing/>
        <w:rPr>
          <w:ins w:id="18645" w:author="Rev 3 Allen Wirfs-Brock" w:date="2011-09-10T13:48:00Z"/>
          <w:del w:id="18646" w:author="Rev 4 Allen Wirfs-Brock" w:date="2011-10-20T09:31:00Z"/>
        </w:rPr>
        <w:pPrChange w:id="18647" w:author="Rev 4 Allen Wirfs-Brock" w:date="2011-11-07T12:16:00Z">
          <w:pPr>
            <w:pStyle w:val="Alg4"/>
            <w:numPr>
              <w:numId w:val="559"/>
            </w:numPr>
            <w:tabs>
              <w:tab w:val="num" w:pos="360"/>
            </w:tabs>
            <w:spacing w:after="220"/>
            <w:ind w:left="360" w:hanging="360"/>
            <w:contextualSpacing/>
          </w:pPr>
        </w:pPrChange>
      </w:pPr>
      <w:ins w:id="18648" w:author="Rev 3 Allen Wirfs-Brock" w:date="2011-09-10T13:48:00Z">
        <w:del w:id="18649" w:author="Rev 4 Allen Wirfs-Brock" w:date="2011-10-20T09:31:00Z">
          <w:r w:rsidRPr="00E77497" w:rsidDel="00D440FA">
            <w:delText xml:space="preserve">Let </w:delText>
          </w:r>
        </w:del>
      </w:ins>
      <w:ins w:id="18650" w:author="Rev 3 Allen Wirfs-Brock" w:date="2011-09-10T13:49:00Z">
        <w:del w:id="18651" w:author="Rev 4 Allen Wirfs-Brock" w:date="2011-10-20T09:31:00Z">
          <w:r w:rsidRPr="00E77497" w:rsidDel="00D440FA">
            <w:rPr>
              <w:i/>
            </w:rPr>
            <w:delText>declarations</w:delText>
          </w:r>
        </w:del>
      </w:ins>
      <w:ins w:id="18652" w:author="Rev 3 Allen Wirfs-Brock" w:date="2011-09-10T13:48:00Z">
        <w:del w:id="18653"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rsidR="00E64CF0" w:rsidRPr="00E77497" w:rsidDel="00D440FA" w:rsidRDefault="00E64CF0">
      <w:pPr>
        <w:pStyle w:val="Alg4"/>
        <w:numPr>
          <w:ilvl w:val="0"/>
          <w:numId w:val="527"/>
        </w:numPr>
        <w:spacing w:after="220"/>
        <w:contextualSpacing/>
        <w:rPr>
          <w:ins w:id="18654" w:author="Rev 3 Allen Wirfs-Brock" w:date="2011-09-10T13:48:00Z"/>
          <w:del w:id="18655" w:author="Rev 4 Allen Wirfs-Brock" w:date="2011-10-20T09:31:00Z"/>
          <w:rStyle w:val="bnf"/>
          <w:rFonts w:eastAsia="MS Mincho"/>
          <w:i w:val="0"/>
          <w:spacing w:val="0"/>
          <w:lang w:eastAsia="ja-JP"/>
        </w:rPr>
        <w:pPrChange w:id="18656" w:author="Rev 4 Allen Wirfs-Brock" w:date="2011-11-07T12:16:00Z">
          <w:pPr>
            <w:pStyle w:val="Alg4"/>
            <w:numPr>
              <w:numId w:val="559"/>
            </w:numPr>
            <w:tabs>
              <w:tab w:val="num" w:pos="360"/>
            </w:tabs>
            <w:spacing w:after="220"/>
            <w:ind w:left="360" w:hanging="360"/>
            <w:contextualSpacing/>
          </w:pPr>
        </w:pPrChange>
      </w:pPr>
      <w:ins w:id="18657" w:author="Rev 3 Allen Wirfs-Brock" w:date="2011-09-10T13:48:00Z">
        <w:del w:id="18658"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18659" w:author="Rev 3 Allen Wirfs-Brock" w:date="2011-09-10T13:49:00Z">
        <w:del w:id="18660" w:author="Rev 4 Allen Wirfs-Brock" w:date="2011-10-20T09:31:00Z">
          <w:r w:rsidRPr="00E77497" w:rsidDel="00D440FA">
            <w:delText xml:space="preserve">LexicalDeclarations </w:delText>
          </w:r>
        </w:del>
      </w:ins>
      <w:ins w:id="18661" w:author="Rev 3 Allen Wirfs-Brock" w:date="2011-09-10T13:48:00Z">
        <w:del w:id="18662"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rsidR="00E64CF0" w:rsidRPr="00E77497" w:rsidDel="00D440FA" w:rsidRDefault="00E64CF0">
      <w:pPr>
        <w:pStyle w:val="Alg4"/>
        <w:numPr>
          <w:ilvl w:val="0"/>
          <w:numId w:val="527"/>
        </w:numPr>
        <w:spacing w:after="220"/>
        <w:contextualSpacing/>
        <w:rPr>
          <w:ins w:id="18663" w:author="Rev 3 Allen Wirfs-Brock" w:date="2011-09-10T13:48:00Z"/>
          <w:del w:id="18664" w:author="Rev 4 Allen Wirfs-Brock" w:date="2011-10-20T09:31:00Z"/>
        </w:rPr>
        <w:pPrChange w:id="18665" w:author="Rev 4 Allen Wirfs-Brock" w:date="2011-11-07T12:16:00Z">
          <w:pPr>
            <w:pStyle w:val="Alg4"/>
            <w:numPr>
              <w:numId w:val="559"/>
            </w:numPr>
            <w:tabs>
              <w:tab w:val="num" w:pos="360"/>
            </w:tabs>
            <w:spacing w:after="220"/>
            <w:ind w:left="360" w:hanging="360"/>
            <w:contextualSpacing/>
          </w:pPr>
        </w:pPrChange>
      </w:pPr>
      <w:ins w:id="18666" w:author="Rev 3 Allen Wirfs-Brock" w:date="2011-09-10T13:48:00Z">
        <w:del w:id="18667" w:author="Rev 4 Allen Wirfs-Brock" w:date="2011-10-20T09:31:00Z">
          <w:r w:rsidRPr="00E77497" w:rsidDel="00D440FA">
            <w:delText xml:space="preserve">Return </w:delText>
          </w:r>
        </w:del>
      </w:ins>
      <w:ins w:id="18668" w:author="Rev 3 Allen Wirfs-Brock" w:date="2011-09-10T13:49:00Z">
        <w:del w:id="18669" w:author="Rev 4 Allen Wirfs-Brock" w:date="2011-10-20T09:31:00Z">
          <w:r w:rsidRPr="00E77497" w:rsidDel="00D440FA">
            <w:rPr>
              <w:i/>
            </w:rPr>
            <w:delText>declarations</w:delText>
          </w:r>
        </w:del>
      </w:ins>
      <w:ins w:id="18670" w:author="Rev 3 Allen Wirfs-Brock" w:date="2011-09-10T13:48:00Z">
        <w:del w:id="18671" w:author="Rev 4 Allen Wirfs-Brock" w:date="2011-10-20T09:31:00Z">
          <w:r w:rsidRPr="00E77497" w:rsidDel="00D440FA">
            <w:delText>.</w:delText>
          </w:r>
        </w:del>
      </w:ins>
    </w:p>
    <w:p w:rsidR="00F14B7C" w:rsidRPr="00E77497" w:rsidDel="00AB4ADD" w:rsidRDefault="00F14B7C" w:rsidP="00F14B7C">
      <w:pPr>
        <w:rPr>
          <w:ins w:id="18672" w:author="Rev 3 Allen Wirfs-Brock" w:date="2011-09-02T09:03:00Z"/>
          <w:del w:id="18673" w:author="Rev 4 Allen Wirfs-Brock" w:date="2011-10-20T09:38:00Z"/>
        </w:rPr>
      </w:pPr>
      <w:ins w:id="18674" w:author="Rev 3 Allen Wirfs-Brock" w:date="2011-09-02T09:03:00Z">
        <w:del w:id="18675"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rsidR="00F14B7C" w:rsidRPr="00E77497" w:rsidDel="00AB4ADD" w:rsidRDefault="00F14B7C">
      <w:pPr>
        <w:pStyle w:val="Alg4"/>
        <w:numPr>
          <w:ilvl w:val="0"/>
          <w:numId w:val="464"/>
        </w:numPr>
        <w:spacing w:after="220"/>
        <w:contextualSpacing/>
        <w:rPr>
          <w:ins w:id="18676" w:author="Rev 3 Allen Wirfs-Brock" w:date="2011-09-02T09:06:00Z"/>
          <w:del w:id="18677" w:author="Rev 4 Allen Wirfs-Brock" w:date="2011-10-20T09:38:00Z"/>
        </w:rPr>
        <w:pPrChange w:id="18678" w:author="Rev 4 Allen Wirfs-Brock" w:date="2011-11-07T12:16:00Z">
          <w:pPr>
            <w:pStyle w:val="Alg4"/>
            <w:numPr>
              <w:numId w:val="491"/>
            </w:numPr>
            <w:tabs>
              <w:tab w:val="num" w:pos="360"/>
            </w:tabs>
            <w:spacing w:after="220"/>
            <w:ind w:left="360" w:hanging="360"/>
            <w:contextualSpacing/>
          </w:pPr>
        </w:pPrChange>
      </w:pPr>
      <w:ins w:id="18679" w:author="Rev 3 Allen Wirfs-Brock" w:date="2011-09-02T09:06:00Z">
        <w:del w:id="18680"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rsidR="00F14B7C" w:rsidRPr="00E77497" w:rsidDel="00AB4ADD" w:rsidRDefault="00F14B7C">
      <w:pPr>
        <w:pStyle w:val="Alg4"/>
        <w:numPr>
          <w:ilvl w:val="0"/>
          <w:numId w:val="464"/>
        </w:numPr>
        <w:spacing w:after="220"/>
        <w:contextualSpacing/>
        <w:rPr>
          <w:ins w:id="18681" w:author="Rev 3 Allen Wirfs-Brock" w:date="2011-09-02T09:06:00Z"/>
          <w:del w:id="18682" w:author="Rev 4 Allen Wirfs-Brock" w:date="2011-10-20T09:38:00Z"/>
          <w:rStyle w:val="bnf"/>
          <w:rFonts w:eastAsia="MS Mincho"/>
          <w:i w:val="0"/>
          <w:spacing w:val="0"/>
          <w:lang w:eastAsia="ja-JP"/>
        </w:rPr>
        <w:pPrChange w:id="18683" w:author="Rev 4 Allen Wirfs-Brock" w:date="2011-11-07T12:16:00Z">
          <w:pPr>
            <w:pStyle w:val="Alg4"/>
            <w:numPr>
              <w:numId w:val="491"/>
            </w:numPr>
            <w:tabs>
              <w:tab w:val="num" w:pos="360"/>
            </w:tabs>
            <w:spacing w:after="220"/>
            <w:ind w:left="360" w:hanging="360"/>
            <w:contextualSpacing/>
          </w:pPr>
        </w:pPrChange>
      </w:pPr>
      <w:ins w:id="18684" w:author="Rev 3 Allen Wirfs-Brock" w:date="2011-09-02T09:06:00Z">
        <w:del w:id="18685"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rsidR="00F14B7C" w:rsidRPr="00E77497" w:rsidDel="00AB4ADD" w:rsidRDefault="00F14B7C">
      <w:pPr>
        <w:pStyle w:val="Alg4"/>
        <w:numPr>
          <w:ilvl w:val="0"/>
          <w:numId w:val="464"/>
        </w:numPr>
        <w:spacing w:after="220"/>
        <w:contextualSpacing/>
        <w:rPr>
          <w:ins w:id="18686" w:author="Rev 3 Allen Wirfs-Brock" w:date="2011-09-02T09:03:00Z"/>
          <w:del w:id="18687" w:author="Rev 4 Allen Wirfs-Brock" w:date="2011-10-20T09:38:00Z"/>
        </w:rPr>
        <w:pPrChange w:id="18688" w:author="Rev 4 Allen Wirfs-Brock" w:date="2011-11-07T12:16:00Z">
          <w:pPr>
            <w:pStyle w:val="Alg4"/>
            <w:numPr>
              <w:numId w:val="491"/>
            </w:numPr>
            <w:tabs>
              <w:tab w:val="num" w:pos="360"/>
            </w:tabs>
            <w:spacing w:after="220"/>
            <w:ind w:left="360" w:hanging="360"/>
            <w:contextualSpacing/>
          </w:pPr>
        </w:pPrChange>
      </w:pPr>
      <w:ins w:id="18689" w:author="Rev 3 Allen Wirfs-Brock" w:date="2011-09-02T09:06:00Z">
        <w:del w:id="18690"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rsidR="004C02EF" w:rsidRPr="00E77497" w:rsidRDefault="004C02EF" w:rsidP="004C02EF">
      <w:del w:id="18691"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18692" w:author="Rev 3 Allen Wirfs-Brock" w:date="2011-08-30T16:29:00Z">
        <w:r w:rsidR="009A6DAE" w:rsidRPr="00E77497">
          <w:rPr>
            <w:rFonts w:ascii="Times New Roman" w:hAnsi="Times New Roman"/>
            <w:i/>
          </w:rPr>
          <w:t>ListItem</w:t>
        </w:r>
      </w:ins>
      <w:r w:rsidRPr="00E77497">
        <w:t xml:space="preserve"> </w:t>
      </w:r>
      <w:del w:id="18693" w:author="Rev 4 Allen Wirfs-Brock" w:date="2011-10-20T09:48:00Z">
        <w:r w:rsidRPr="00E77497" w:rsidDel="0028527D">
          <w:delText>is evaluated as follows:</w:delText>
        </w:r>
      </w:del>
      <w:bookmarkStart w:id="18694" w:name="_Toc382212710"/>
    </w:p>
    <w:p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18694"/>
      <w:r w:rsidRPr="00E77497">
        <w:t>.</w:t>
      </w:r>
    </w:p>
    <w:p w:rsidR="004C02EF" w:rsidRPr="00E77497" w:rsidRDefault="006552DF" w:rsidP="007B6658">
      <w:pPr>
        <w:pStyle w:val="Alg2"/>
        <w:numPr>
          <w:ilvl w:val="0"/>
          <w:numId w:val="108"/>
        </w:numPr>
      </w:pPr>
      <w:ins w:id="18695" w:author="Rev 10 Allen Wirfs-Brock" w:date="2012-08-14T14:54:00Z">
        <w:r>
          <w:t>ReturnIfAbrupt(</w:t>
        </w:r>
        <w:r>
          <w:rPr>
            <w:i/>
          </w:rPr>
          <w:t>sl</w:t>
        </w:r>
        <w:r>
          <w:t>)</w:t>
        </w:r>
      </w:ins>
      <w:del w:id="18696" w:author="Rev 10 Allen Wirfs-Brock" w:date="2012-08-14T14:54:00Z">
        <w:r w:rsidR="004C02EF" w:rsidRPr="00E77497" w:rsidDel="006552DF">
          <w:delText xml:space="preserve">If </w:delText>
        </w:r>
        <w:r w:rsidR="004C02EF" w:rsidRPr="00E77497" w:rsidDel="006552DF">
          <w:rPr>
            <w:i/>
          </w:rPr>
          <w:delText>sl</w:delText>
        </w:r>
        <w:r w:rsidR="004C02EF" w:rsidRPr="00E77497" w:rsidDel="006552DF">
          <w:delText xml:space="preserve"> is an abrupt completion, return </w:delText>
        </w:r>
        <w:r w:rsidR="004C02EF" w:rsidRPr="00E77497" w:rsidDel="006552DF">
          <w:rPr>
            <w:i/>
          </w:rPr>
          <w:delText>sl</w:delText>
        </w:r>
      </w:del>
      <w:r w:rsidR="004C02EF" w:rsidRPr="00E77497">
        <w:t>.</w:t>
      </w:r>
      <w:bookmarkStart w:id="18697" w:name="_Toc382212711"/>
    </w:p>
    <w:p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18697"/>
      <w:ins w:id="18698" w:author="Rev 11 Allen Wirfs-Brock" w:date="2012-10-23T16:51:00Z">
        <w:r w:rsidR="00AF63E6">
          <w:rPr>
            <w:i/>
          </w:rPr>
          <w:t>ListItem</w:t>
        </w:r>
      </w:ins>
      <w:r w:rsidRPr="00E77497">
        <w:t>.</w:t>
      </w:r>
    </w:p>
    <w:p w:rsidR="004C02EF" w:rsidRPr="00E77497" w:rsidRDefault="004C02EF" w:rsidP="007B6658">
      <w:pPr>
        <w:pStyle w:val="Alg2"/>
        <w:numPr>
          <w:ilvl w:val="0"/>
          <w:numId w:val="108"/>
        </w:numPr>
      </w:pPr>
      <w:r w:rsidRPr="00E77497">
        <w:t xml:space="preserve">If </w:t>
      </w:r>
      <w:del w:id="18699" w:author="Rev 6 Allen Wirfs-Brock" w:date="2012-02-16T19:50:00Z">
        <w:r w:rsidRPr="00681A60" w:rsidDel="00E55220">
          <w:rPr>
            <w:i/>
          </w:rPr>
          <w:delText>an exception was thrown, return (</w:delText>
        </w:r>
      </w:del>
      <w:ins w:id="18700" w:author="Rev 6 Allen Wirfs-Brock" w:date="2012-02-16T19:50:00Z">
        <w:r w:rsidR="00E55220" w:rsidRPr="00681A60">
          <w:rPr>
            <w:i/>
          </w:rPr>
          <w:t>s</w:t>
        </w:r>
        <w:r w:rsidR="00E55220">
          <w:t xml:space="preserve">.[[type]] is </w:t>
        </w:r>
      </w:ins>
      <w:r w:rsidRPr="00E77497">
        <w:rPr>
          <w:rFonts w:ascii="Arial" w:hAnsi="Arial" w:cs="Arial"/>
        </w:rPr>
        <w:t>throw</w:t>
      </w:r>
      <w:r w:rsidRPr="00E77497">
        <w:t xml:space="preserve">, </w:t>
      </w:r>
      <w:del w:id="18701" w:author="Rev 6 Allen Wirfs-Brock" w:date="2012-02-26T09:31:00Z">
        <w:r w:rsidRPr="00E77497" w:rsidDel="005E35C8">
          <w:rPr>
            <w:i/>
          </w:rPr>
          <w:delText>V</w:delText>
        </w:r>
        <w:r w:rsidRPr="00E77497" w:rsidDel="005E35C8">
          <w:delText xml:space="preserve">, </w:delText>
        </w:r>
      </w:del>
      <w:del w:id="18702" w:author="Rev 6 Allen Wirfs-Brock" w:date="2012-02-16T19:51:00Z">
        <w:r w:rsidRPr="00E77497" w:rsidDel="00E55220">
          <w:rPr>
            <w:rFonts w:ascii="Arial" w:hAnsi="Arial" w:cs="Arial"/>
          </w:rPr>
          <w:delText>empty</w:delText>
        </w:r>
      </w:del>
      <w:del w:id="18703" w:author="Rev 6 Allen Wirfs-Brock" w:date="2012-02-16T19:52:00Z">
        <w:r w:rsidRPr="00E77497" w:rsidDel="00E55220">
          <w:delText>)</w:delText>
        </w:r>
      </w:del>
      <w:r w:rsidRPr="00E77497">
        <w:t xml:space="preserve"> </w:t>
      </w:r>
      <w:del w:id="18704" w:author="Rev 6 Allen Wirfs-Brock" w:date="2012-02-16T19:51:00Z">
        <w:r w:rsidRPr="00E77497" w:rsidDel="00E55220">
          <w:delText xml:space="preserve">where </w:delText>
        </w:r>
      </w:del>
      <w:ins w:id="18705" w:author="Rev 6 Allen Wirfs-Brock" w:date="2012-02-16T19:51:00Z">
        <w:r w:rsidR="00E55220">
          <w:t xml:space="preserve">return </w:t>
        </w:r>
        <w:r w:rsidR="00E55220" w:rsidRPr="0027695A">
          <w:rPr>
            <w:i/>
          </w:rPr>
          <w:t>s</w:t>
        </w:r>
        <w:r w:rsidR="00E55220">
          <w:t>.</w:t>
        </w:r>
        <w:r w:rsidR="00E55220" w:rsidRPr="00E77497">
          <w:t xml:space="preserve"> </w:t>
        </w:r>
      </w:ins>
      <w:del w:id="18706"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rsidR="004C02EF" w:rsidRPr="00E77497" w:rsidRDefault="004C02EF" w:rsidP="007B6658">
      <w:pPr>
        <w:pStyle w:val="Alg2"/>
        <w:numPr>
          <w:ilvl w:val="0"/>
          <w:numId w:val="108"/>
        </w:numPr>
      </w:pPr>
      <w:r w:rsidRPr="00E77497">
        <w:t xml:space="preserve">If </w:t>
      </w:r>
      <w:r w:rsidRPr="00E77497">
        <w:rPr>
          <w:i/>
        </w:rPr>
        <w:t>s</w:t>
      </w:r>
      <w:r w:rsidRPr="00E77497">
        <w:t>.</w:t>
      </w:r>
      <w:ins w:id="18707" w:author="Rev 6 Allen Wirfs-Brock" w:date="2012-02-16T19:52:00Z">
        <w:r w:rsidR="00E55220">
          <w:t>[[</w:t>
        </w:r>
      </w:ins>
      <w:r w:rsidRPr="00E77497">
        <w:t>value</w:t>
      </w:r>
      <w:ins w:id="18708"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18709" w:author="Rev 6 Allen Wirfs-Brock" w:date="2012-02-16T19:52:00Z">
        <w:r w:rsidR="00E55220">
          <w:t>[[</w:t>
        </w:r>
      </w:ins>
      <w:r w:rsidRPr="00E77497">
        <w:t>value</w:t>
      </w:r>
      <w:ins w:id="18710"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18711" w:author="Rev 6 Allen Wirfs-Brock" w:date="2012-02-16T19:53:00Z">
        <w:r w:rsidRPr="00E77497" w:rsidDel="00E55220">
          <w:delText>value</w:delText>
        </w:r>
      </w:del>
      <w:ins w:id="18712" w:author="Rev 6 Allen Wirfs-Brock" w:date="2012-02-16T19:53:00Z">
        <w:r w:rsidR="00E55220">
          <w:t>[[v</w:t>
        </w:r>
        <w:r w:rsidR="00E55220" w:rsidRPr="00E77497">
          <w:t>alue</w:t>
        </w:r>
        <w:r w:rsidR="00E55220">
          <w:t>]]</w:t>
        </w:r>
      </w:ins>
      <w:r w:rsidRPr="00E77497">
        <w:t>.</w:t>
      </w:r>
    </w:p>
    <w:p w:rsidR="004C02EF" w:rsidRPr="00E77497" w:rsidRDefault="004C02EF" w:rsidP="007B6658">
      <w:pPr>
        <w:pStyle w:val="Alg2"/>
        <w:numPr>
          <w:ilvl w:val="0"/>
          <w:numId w:val="108"/>
        </w:numPr>
        <w:spacing w:after="220"/>
      </w:pPr>
      <w:r w:rsidRPr="00E77497">
        <w:t xml:space="preserve">Return </w:t>
      </w:r>
      <w:del w:id="18713" w:author="Rev 6 Allen Wirfs-Brock" w:date="2012-02-16T19:54:00Z">
        <w:r w:rsidRPr="00E77497" w:rsidDel="00E55220">
          <w:delText>(</w:delText>
        </w:r>
      </w:del>
      <w:ins w:id="18714" w:author="Rev 6 Allen Wirfs-Brock" w:date="2012-02-16T19:54:00Z">
        <w:r w:rsidR="00E55220">
          <w:t>Completion {</w:t>
        </w:r>
      </w:ins>
      <w:ins w:id="18715" w:author="Rev 6 Allen Wirfs-Brock" w:date="2012-02-18T11:57:00Z">
        <w:r w:rsidR="00327BF7">
          <w:t>[[</w:t>
        </w:r>
      </w:ins>
      <w:ins w:id="18716" w:author="Rev 6 Allen Wirfs-Brock" w:date="2012-02-16T19:54:00Z">
        <w:r w:rsidR="00E55220">
          <w:t>type</w:t>
        </w:r>
      </w:ins>
      <w:ins w:id="18717" w:author="Rev 6 Allen Wirfs-Brock" w:date="2012-02-18T11:57:00Z">
        <w:r w:rsidR="00327BF7">
          <w:t>]]</w:t>
        </w:r>
      </w:ins>
      <w:ins w:id="18718" w:author="Rev 6 Allen Wirfs-Brock" w:date="2012-02-16T19:54:00Z">
        <w:r w:rsidR="00E55220">
          <w:t xml:space="preserve">: </w:t>
        </w:r>
      </w:ins>
      <w:r w:rsidRPr="00E77497">
        <w:rPr>
          <w:i/>
        </w:rPr>
        <w:t>s</w:t>
      </w:r>
      <w:r w:rsidRPr="00E77497">
        <w:t>.</w:t>
      </w:r>
      <w:del w:id="18719" w:author="Rev 6 Allen Wirfs-Brock" w:date="2012-02-16T19:53:00Z">
        <w:r w:rsidRPr="00E77497" w:rsidDel="00E55220">
          <w:delText>type</w:delText>
        </w:r>
      </w:del>
      <w:ins w:id="18720" w:author="Rev 6 Allen Wirfs-Brock" w:date="2012-02-16T19:53:00Z">
        <w:r w:rsidR="00E55220">
          <w:t>[[t</w:t>
        </w:r>
        <w:r w:rsidR="00E55220" w:rsidRPr="00E77497">
          <w:t>ype</w:t>
        </w:r>
        <w:r w:rsidR="00E55220">
          <w:t>]]</w:t>
        </w:r>
      </w:ins>
      <w:r w:rsidRPr="00E77497">
        <w:t xml:space="preserve">, </w:t>
      </w:r>
      <w:ins w:id="18721" w:author="Rev 6 Allen Wirfs-Brock" w:date="2012-02-18T11:57:00Z">
        <w:r w:rsidR="00327BF7">
          <w:t>[[</w:t>
        </w:r>
      </w:ins>
      <w:ins w:id="18722" w:author="Rev 6 Allen Wirfs-Brock" w:date="2012-02-16T19:54:00Z">
        <w:r w:rsidR="00E55220">
          <w:t>value</w:t>
        </w:r>
      </w:ins>
      <w:ins w:id="18723" w:author="Rev 6 Allen Wirfs-Brock" w:date="2012-02-18T11:57:00Z">
        <w:r w:rsidR="00327BF7">
          <w:t>]]</w:t>
        </w:r>
      </w:ins>
      <w:ins w:id="18724" w:author="Rev 6 Allen Wirfs-Brock" w:date="2012-02-16T19:54:00Z">
        <w:r w:rsidR="00E55220">
          <w:t xml:space="preserve">: </w:t>
        </w:r>
      </w:ins>
      <w:r w:rsidRPr="00E77497">
        <w:rPr>
          <w:i/>
        </w:rPr>
        <w:t>V</w:t>
      </w:r>
      <w:r w:rsidRPr="00E77497">
        <w:t xml:space="preserve">, </w:t>
      </w:r>
      <w:ins w:id="18725" w:author="Rev 6 Allen Wirfs-Brock" w:date="2012-02-18T11:57:00Z">
        <w:r w:rsidR="00327BF7">
          <w:t>[[</w:t>
        </w:r>
      </w:ins>
      <w:ins w:id="18726" w:author="Rev 6 Allen Wirfs-Brock" w:date="2012-02-16T19:54:00Z">
        <w:r w:rsidR="00E55220">
          <w:t>target</w:t>
        </w:r>
      </w:ins>
      <w:ins w:id="18727" w:author="Rev 6 Allen Wirfs-Brock" w:date="2012-02-18T11:57:00Z">
        <w:r w:rsidR="00327BF7">
          <w:t>]]</w:t>
        </w:r>
      </w:ins>
      <w:ins w:id="18728" w:author="Rev 6 Allen Wirfs-Brock" w:date="2012-02-16T19:54:00Z">
        <w:r w:rsidR="00E55220">
          <w:t xml:space="preserve">: </w:t>
        </w:r>
      </w:ins>
      <w:r w:rsidRPr="00E77497">
        <w:rPr>
          <w:i/>
        </w:rPr>
        <w:t>s</w:t>
      </w:r>
      <w:r w:rsidRPr="00E77497">
        <w:t>.</w:t>
      </w:r>
      <w:ins w:id="18729" w:author="Rev 6 Allen Wirfs-Brock" w:date="2012-02-16T19:53:00Z">
        <w:r w:rsidR="00E55220">
          <w:t>[[</w:t>
        </w:r>
      </w:ins>
      <w:r w:rsidRPr="00E77497">
        <w:t>target</w:t>
      </w:r>
      <w:del w:id="18730" w:author="Rev 6 Allen Wirfs-Brock" w:date="2012-02-18T10:53:00Z">
        <w:r w:rsidRPr="00E77497" w:rsidDel="00481DAC">
          <w:delText>).</w:delText>
        </w:r>
      </w:del>
      <w:ins w:id="18731" w:author="Rev 6 Allen Wirfs-Brock" w:date="2012-02-18T10:53:00Z">
        <w:r w:rsidR="00481DAC">
          <w:t>]]}</w:t>
        </w:r>
        <w:r w:rsidR="00481DAC" w:rsidRPr="00E77497">
          <w:t>.</w:t>
        </w:r>
      </w:ins>
    </w:p>
    <w:p w:rsidR="004C02EF" w:rsidRPr="00E77497" w:rsidRDefault="004C02EF" w:rsidP="004C02EF">
      <w:pPr>
        <w:pStyle w:val="Note"/>
        <w:spacing w:after="60"/>
      </w:pPr>
      <w:bookmarkStart w:id="18732" w:name="_Toc417706216"/>
      <w:bookmarkStart w:id="18733" w:name="_Ref440445249"/>
      <w:bookmarkStart w:id="18734" w:name="_Ref457437644"/>
      <w:bookmarkStart w:id="18735" w:name="_Ref457437645"/>
      <w:bookmarkStart w:id="18736" w:name="_Ref457437646"/>
      <w:bookmarkStart w:id="18737" w:name="_Ref457437647"/>
      <w:bookmarkStart w:id="18738" w:name="_Ref457437648"/>
      <w:bookmarkStart w:id="18739" w:name="_Ref457437652"/>
      <w:bookmarkStart w:id="18740" w:name="_Ref457437653"/>
      <w:bookmarkStart w:id="18741" w:name="_Ref457708381"/>
      <w:bookmarkStart w:id="18742" w:name="_Ref457792811"/>
      <w:bookmarkStart w:id="18743" w:name="_Toc472818876"/>
      <w:bookmarkStart w:id="18744" w:name="_Toc235503450"/>
      <w:bookmarkStart w:id="18745" w:name="_Toc241509225"/>
      <w:bookmarkStart w:id="18746" w:name="_Toc244416712"/>
      <w:r w:rsidRPr="00E77497">
        <w:t>NOTE</w:t>
      </w:r>
      <w:r w:rsidRPr="00E77497">
        <w:tab/>
        <w:t xml:space="preserve">Steps </w:t>
      </w:r>
      <w:del w:id="18747" w:author="Rev 6 Allen Wirfs-Brock" w:date="2012-02-16T19:53:00Z">
        <w:r w:rsidRPr="00E77497" w:rsidDel="00E55220">
          <w:delText xml:space="preserve">5 </w:delText>
        </w:r>
      </w:del>
      <w:ins w:id="18748" w:author="Rev 6 Allen Wirfs-Brock" w:date="2012-02-16T19:53:00Z">
        <w:r w:rsidR="00E55220">
          <w:t>4</w:t>
        </w:r>
        <w:r w:rsidR="00E55220" w:rsidRPr="00E77497">
          <w:t xml:space="preserve"> </w:t>
        </w:r>
      </w:ins>
      <w:r w:rsidRPr="00E77497">
        <w:t xml:space="preserve">and </w:t>
      </w:r>
      <w:del w:id="18749" w:author="Rev 6 Allen Wirfs-Brock" w:date="2012-02-16T19:53:00Z">
        <w:r w:rsidRPr="00E77497" w:rsidDel="00E55220">
          <w:delText xml:space="preserve">6 </w:delText>
        </w:r>
      </w:del>
      <w:ins w:id="18750"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rsidR="00F14B7C" w:rsidRPr="00E77497" w:rsidDel="001731CD" w:rsidRDefault="00F14B7C" w:rsidP="00F14B7C">
      <w:pPr>
        <w:rPr>
          <w:ins w:id="18751" w:author="Rev 3 Allen Wirfs-Brock" w:date="2011-09-02T09:07:00Z"/>
          <w:del w:id="18752" w:author="Rev 4 Allen Wirfs-Brock" w:date="2011-10-20T09:39:00Z"/>
        </w:rPr>
      </w:pPr>
      <w:bookmarkStart w:id="18753" w:name="_Toc276631076"/>
      <w:ins w:id="18754" w:author="Rev 3 Allen Wirfs-Brock" w:date="2011-09-02T09:07:00Z">
        <w:del w:id="18755" w:author="Rev 4 Allen Wirfs-Brock" w:date="2011-10-20T09:39:00Z">
          <w:r w:rsidRPr="00E77497" w:rsidDel="001731CD">
            <w:delText xml:space="preserve">The LexicallyDeclaredNames </w:delText>
          </w:r>
        </w:del>
      </w:ins>
      <w:ins w:id="18756" w:author="Rev 3 Allen Wirfs-Brock" w:date="2011-09-10T13:50:00Z">
        <w:del w:id="18757" w:author="Rev 4 Allen Wirfs-Brock" w:date="2011-10-20T09:39:00Z">
          <w:r w:rsidR="00323DE6" w:rsidRPr="00E77497" w:rsidDel="001731CD">
            <w:delText xml:space="preserve"> and the LexicalDeclarations </w:delText>
          </w:r>
        </w:del>
      </w:ins>
      <w:ins w:id="18758" w:author="Rev 3 Allen Wirfs-Brock" w:date="2011-09-02T09:07:00Z">
        <w:del w:id="18759" w:author="Rev 4 Allen Wirfs-Brock" w:date="2011-10-20T09:39:00Z">
          <w:r w:rsidRPr="00E77497" w:rsidDel="001731CD">
            <w:delText xml:space="preserve">of the production  </w:delText>
          </w:r>
        </w:del>
      </w:ins>
      <w:ins w:id="18760" w:author="Rev 3 Allen Wirfs-Brock" w:date="2011-09-02T09:08:00Z">
        <w:del w:id="18761"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18762" w:author="Rev 3 Allen Wirfs-Brock" w:date="2011-09-10T13:51:00Z">
        <w:del w:id="18763" w:author="Rev 4 Allen Wirfs-Brock" w:date="2011-10-20T09:39:00Z">
          <w:r w:rsidR="00323DE6" w:rsidRPr="00E77497" w:rsidDel="001731CD">
            <w:delText>are</w:delText>
          </w:r>
        </w:del>
      </w:ins>
      <w:ins w:id="18764" w:author="Rev 3 Allen Wirfs-Brock" w:date="2011-09-02T09:07:00Z">
        <w:del w:id="18765" w:author="Rev 4 Allen Wirfs-Brock" w:date="2011-10-20T09:39:00Z">
          <w:r w:rsidRPr="00E77497" w:rsidDel="001731CD">
            <w:delText xml:space="preserve"> determined as follows:</w:delText>
          </w:r>
        </w:del>
      </w:ins>
    </w:p>
    <w:p w:rsidR="00F14B7C" w:rsidRPr="00E77497" w:rsidDel="001731CD" w:rsidRDefault="00F14B7C">
      <w:pPr>
        <w:pStyle w:val="Alg4"/>
        <w:numPr>
          <w:ilvl w:val="0"/>
          <w:numId w:val="465"/>
        </w:numPr>
        <w:spacing w:after="220"/>
        <w:contextualSpacing/>
        <w:rPr>
          <w:ins w:id="18766" w:author="Rev 3 Allen Wirfs-Brock" w:date="2011-09-02T09:07:00Z"/>
          <w:del w:id="18767" w:author="Rev 4 Allen Wirfs-Brock" w:date="2011-10-20T09:39:00Z"/>
        </w:rPr>
        <w:pPrChange w:id="18768" w:author="Rev 4 Allen Wirfs-Brock" w:date="2011-11-07T12:16:00Z">
          <w:pPr>
            <w:pStyle w:val="Alg4"/>
            <w:numPr>
              <w:numId w:val="492"/>
            </w:numPr>
            <w:tabs>
              <w:tab w:val="num" w:pos="360"/>
            </w:tabs>
            <w:spacing w:after="220"/>
            <w:ind w:left="360" w:hanging="360"/>
            <w:contextualSpacing/>
          </w:pPr>
        </w:pPrChange>
      </w:pPr>
      <w:ins w:id="18769" w:author="Rev 3 Allen Wirfs-Brock" w:date="2011-09-02T09:07:00Z">
        <w:del w:id="18770" w:author="Rev 4 Allen Wirfs-Brock" w:date="2011-10-20T09:39:00Z">
          <w:r w:rsidRPr="00E77497" w:rsidDel="001731CD">
            <w:delText xml:space="preserve">Return </w:delText>
          </w:r>
        </w:del>
      </w:ins>
      <w:ins w:id="18771" w:author="Rev 3 Allen Wirfs-Brock" w:date="2011-09-02T09:08:00Z">
        <w:del w:id="18772" w:author="Rev 4 Allen Wirfs-Brock" w:date="2011-10-20T09:39:00Z">
          <w:r w:rsidR="00503C0C" w:rsidRPr="00E77497" w:rsidDel="001731CD">
            <w:delText>a new empty List</w:delText>
          </w:r>
        </w:del>
      </w:ins>
      <w:ins w:id="18773" w:author="Rev 3 Allen Wirfs-Brock" w:date="2011-09-02T09:07:00Z">
        <w:del w:id="18774" w:author="Rev 4 Allen Wirfs-Brock" w:date="2011-10-20T09:39:00Z">
          <w:r w:rsidRPr="00E77497" w:rsidDel="001731CD">
            <w:delText>.</w:delText>
          </w:r>
        </w:del>
      </w:ins>
    </w:p>
    <w:p w:rsidR="00F14B7C" w:rsidRPr="00E77497" w:rsidDel="00F678F3" w:rsidRDefault="00F14B7C" w:rsidP="00F14B7C">
      <w:pPr>
        <w:rPr>
          <w:ins w:id="18775" w:author="Rev 3 Allen Wirfs-Brock" w:date="2011-09-02T09:07:00Z"/>
          <w:del w:id="18776" w:author="Rev 4 Allen Wirfs-Brock" w:date="2011-10-20T09:41:00Z"/>
        </w:rPr>
      </w:pPr>
      <w:ins w:id="18777" w:author="Rev 3 Allen Wirfs-Brock" w:date="2011-09-02T09:07:00Z">
        <w:del w:id="18778" w:author="Rev 4 Allen Wirfs-Brock" w:date="2011-10-20T09:41:00Z">
          <w:r w:rsidRPr="00E77497" w:rsidDel="00F678F3">
            <w:delText xml:space="preserve">The VarDeclaredNames of the production  </w:delText>
          </w:r>
        </w:del>
      </w:ins>
      <w:ins w:id="18779" w:author="Rev 3 Allen Wirfs-Brock" w:date="2011-09-02T09:08:00Z">
        <w:del w:id="18780"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18781" w:author="Rev 3 Allen Wirfs-Brock" w:date="2011-09-02T09:07:00Z">
        <w:del w:id="18782" w:author="Rev 4 Allen Wirfs-Brock" w:date="2011-10-20T09:41:00Z">
          <w:r w:rsidRPr="00E77497" w:rsidDel="00F678F3">
            <w:delText>is determined as follows:</w:delText>
          </w:r>
        </w:del>
      </w:ins>
    </w:p>
    <w:p w:rsidR="00F14B7C" w:rsidRPr="00E77497" w:rsidDel="00F678F3" w:rsidRDefault="00F14B7C">
      <w:pPr>
        <w:pStyle w:val="Alg4"/>
        <w:numPr>
          <w:ilvl w:val="0"/>
          <w:numId w:val="528"/>
        </w:numPr>
        <w:spacing w:after="220"/>
        <w:contextualSpacing/>
        <w:rPr>
          <w:ins w:id="18783" w:author="Rev 3 Allen Wirfs-Brock" w:date="2011-09-02T09:07:00Z"/>
          <w:del w:id="18784" w:author="Rev 4 Allen Wirfs-Brock" w:date="2011-10-20T09:41:00Z"/>
        </w:rPr>
        <w:pPrChange w:id="18785" w:author="Rev 4 Allen Wirfs-Brock" w:date="2011-11-07T12:16:00Z">
          <w:pPr>
            <w:pStyle w:val="Alg4"/>
            <w:numPr>
              <w:numId w:val="560"/>
            </w:numPr>
            <w:tabs>
              <w:tab w:val="num" w:pos="360"/>
            </w:tabs>
            <w:spacing w:after="220"/>
            <w:ind w:left="360" w:hanging="360"/>
            <w:contextualSpacing/>
          </w:pPr>
        </w:pPrChange>
      </w:pPr>
      <w:ins w:id="18786" w:author="Rev 3 Allen Wirfs-Brock" w:date="2011-09-02T09:07:00Z">
        <w:del w:id="18787" w:author="Rev 4 Allen Wirfs-Brock" w:date="2011-10-20T09:41:00Z">
          <w:r w:rsidRPr="00E77497" w:rsidDel="00F678F3">
            <w:delText xml:space="preserve">Return the VarDeclaredNames of </w:delText>
          </w:r>
        </w:del>
      </w:ins>
      <w:ins w:id="18788" w:author="Rev 3 Allen Wirfs-Brock" w:date="2011-09-02T09:10:00Z">
        <w:del w:id="18789" w:author="Rev 4 Allen Wirfs-Brock" w:date="2011-10-20T09:41:00Z">
          <w:r w:rsidR="00503C0C" w:rsidRPr="00E77497" w:rsidDel="00F678F3">
            <w:rPr>
              <w:i/>
            </w:rPr>
            <w:delText>Statement</w:delText>
          </w:r>
        </w:del>
      </w:ins>
      <w:ins w:id="18790" w:author="Rev 3 Allen Wirfs-Brock" w:date="2011-09-02T09:07:00Z">
        <w:del w:id="18791" w:author="Rev 4 Allen Wirfs-Brock" w:date="2011-10-20T09:41:00Z">
          <w:r w:rsidRPr="00E77497" w:rsidDel="00F678F3">
            <w:delText>.</w:delText>
          </w:r>
        </w:del>
      </w:ins>
    </w:p>
    <w:p w:rsidR="006E1EB0" w:rsidRPr="00E77497" w:rsidDel="00F71D44" w:rsidRDefault="006E1EB0" w:rsidP="006E1EB0">
      <w:pPr>
        <w:rPr>
          <w:ins w:id="18792" w:author="Rev 3 Allen Wirfs-Brock" w:date="2011-08-30T16:30:00Z"/>
          <w:del w:id="18793" w:author="Rev 8 Allen Wirfs-Brock" w:date="2012-06-01T08:46:00Z"/>
        </w:rPr>
      </w:pPr>
      <w:ins w:id="18794" w:author="Rev 3 Allen Wirfs-Brock" w:date="2011-08-30T16:30:00Z">
        <w:del w:id="18795" w:author="Rev 8 Allen Wirfs-Brock" w:date="2012-06-01T08:46:00Z">
          <w:r w:rsidRPr="00E77497" w:rsidDel="00F71D44">
            <w:delText xml:space="preserve">The production </w:delText>
          </w:r>
        </w:del>
      </w:ins>
      <w:ins w:id="18796" w:author="Rev 3 Allen Wirfs-Brock" w:date="2011-08-30T16:31:00Z">
        <w:del w:id="18797" w:author="Rev 8 Allen Wirfs-Brock" w:date="2012-06-01T08:46:00Z">
          <w:r w:rsidRPr="00E77497" w:rsidDel="00F71D44">
            <w:rPr>
              <w:rFonts w:ascii="Times New Roman" w:hAnsi="Times New Roman"/>
              <w:i/>
            </w:rPr>
            <w:delText xml:space="preserve">StatementListItem </w:delText>
          </w:r>
        </w:del>
      </w:ins>
      <w:ins w:id="18798" w:author="Rev 3 Allen Wirfs-Brock" w:date="2011-08-30T16:30:00Z">
        <w:del w:id="18799" w:author="Rev 8 Allen Wirfs-Brock" w:date="2012-06-01T08:46:00Z">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is evaluated as follows:</w:delText>
          </w:r>
        </w:del>
      </w:ins>
    </w:p>
    <w:p w:rsidR="006E1EB0" w:rsidRPr="00E77497" w:rsidDel="00F71D44" w:rsidRDefault="006E1EB0" w:rsidP="00FA3203">
      <w:pPr>
        <w:pStyle w:val="Alg2"/>
        <w:numPr>
          <w:ilvl w:val="0"/>
          <w:numId w:val="444"/>
        </w:numPr>
        <w:spacing w:after="220"/>
        <w:rPr>
          <w:ins w:id="18800" w:author="Rev 3 Allen Wirfs-Brock" w:date="2011-08-30T16:30:00Z"/>
          <w:del w:id="18801" w:author="Rev 8 Allen Wirfs-Brock" w:date="2012-06-01T08:46:00Z"/>
        </w:rPr>
      </w:pPr>
      <w:ins w:id="18802" w:author="Rev 3 Allen Wirfs-Brock" w:date="2011-08-30T16:30:00Z">
        <w:del w:id="18803" w:author="Rev 8 Allen Wirfs-Brock" w:date="2012-06-01T08:46:00Z">
          <w:r w:rsidRPr="00E77497" w:rsidDel="00F71D44">
            <w:delText xml:space="preserve">Return the result of evaluating </w:delText>
          </w:r>
          <w:r w:rsidRPr="00E77497" w:rsidDel="00F71D44">
            <w:rPr>
              <w:i/>
            </w:rPr>
            <w:delText>Statement</w:delText>
          </w:r>
          <w:r w:rsidRPr="00E77497" w:rsidDel="00F71D44">
            <w:delText>.</w:delText>
          </w:r>
        </w:del>
      </w:ins>
    </w:p>
    <w:p w:rsidR="00503C0C" w:rsidRPr="00E77497" w:rsidDel="003A2216" w:rsidRDefault="00503C0C" w:rsidP="00503C0C">
      <w:pPr>
        <w:rPr>
          <w:ins w:id="18804" w:author="Rev 3 Allen Wirfs-Brock" w:date="2011-09-02T09:12:00Z"/>
          <w:del w:id="18805" w:author="Rev 4 Allen Wirfs-Brock" w:date="2011-10-20T09:42:00Z"/>
        </w:rPr>
      </w:pPr>
      <w:ins w:id="18806" w:author="Rev 3 Allen Wirfs-Brock" w:date="2011-09-02T09:12:00Z">
        <w:del w:id="18807" w:author="Rev 4 Allen Wirfs-Brock" w:date="2011-10-20T09:42:00Z">
          <w:r w:rsidRPr="00E77497" w:rsidDel="003A2216">
            <w:delText xml:space="preserve">The LexicallyDeclaredNames of the production  </w:delText>
          </w:r>
        </w:del>
      </w:ins>
      <w:ins w:id="18808" w:author="Rev 3 Allen Wirfs-Brock" w:date="2011-09-02T09:13:00Z">
        <w:del w:id="18809"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18810" w:author="Rev 3 Allen Wirfs-Brock" w:date="2011-09-02T09:12:00Z">
        <w:del w:id="18811" w:author="Rev 4 Allen Wirfs-Brock" w:date="2011-10-20T09:42:00Z">
          <w:r w:rsidRPr="00E77497" w:rsidDel="003A2216">
            <w:delText>is determined as follows:</w:delText>
          </w:r>
        </w:del>
      </w:ins>
    </w:p>
    <w:p w:rsidR="00503C0C" w:rsidRPr="00E77497" w:rsidDel="003A2216" w:rsidRDefault="00503C0C">
      <w:pPr>
        <w:pStyle w:val="Alg4"/>
        <w:numPr>
          <w:ilvl w:val="0"/>
          <w:numId w:val="468"/>
        </w:numPr>
        <w:spacing w:after="220"/>
        <w:contextualSpacing/>
        <w:rPr>
          <w:ins w:id="18812" w:author="Rev 3 Allen Wirfs-Brock" w:date="2011-09-02T09:12:00Z"/>
          <w:del w:id="18813" w:author="Rev 4 Allen Wirfs-Brock" w:date="2011-10-20T09:42:00Z"/>
        </w:rPr>
        <w:pPrChange w:id="18814" w:author="Rev 4 Allen Wirfs-Brock" w:date="2011-11-07T12:16:00Z">
          <w:pPr>
            <w:pStyle w:val="Alg4"/>
            <w:numPr>
              <w:numId w:val="495"/>
            </w:numPr>
            <w:tabs>
              <w:tab w:val="num" w:pos="360"/>
            </w:tabs>
            <w:spacing w:after="220"/>
            <w:ind w:left="360" w:hanging="360"/>
            <w:contextualSpacing/>
          </w:pPr>
        </w:pPrChange>
      </w:pPr>
      <w:ins w:id="18815" w:author="Rev 3 Allen Wirfs-Brock" w:date="2011-09-02T09:14:00Z">
        <w:del w:id="18816" w:author="Rev 4 Allen Wirfs-Brock" w:date="2011-10-20T09:42:00Z">
          <w:r w:rsidRPr="00E77497" w:rsidDel="003A2216">
            <w:delText xml:space="preserve">Return the </w:delText>
          </w:r>
        </w:del>
      </w:ins>
      <w:ins w:id="18817" w:author="Rev 3 Allen Wirfs-Brock" w:date="2011-09-02T09:16:00Z">
        <w:del w:id="18818" w:author="Rev 4 Allen Wirfs-Brock" w:date="2011-10-20T09:42:00Z">
          <w:r w:rsidRPr="00E77497" w:rsidDel="003A2216">
            <w:delText xml:space="preserve">BoundNames </w:delText>
          </w:r>
        </w:del>
      </w:ins>
      <w:ins w:id="18819" w:author="Rev 3 Allen Wirfs-Brock" w:date="2011-09-02T09:14:00Z">
        <w:del w:id="18820" w:author="Rev 4 Allen Wirfs-Brock" w:date="2011-10-20T09:42:00Z">
          <w:r w:rsidRPr="00E77497" w:rsidDel="003A2216">
            <w:delText xml:space="preserve">of </w:delText>
          </w:r>
        </w:del>
      </w:ins>
      <w:ins w:id="18821" w:author="Rev 3 Allen Wirfs-Brock" w:date="2011-09-02T09:16:00Z">
        <w:del w:id="18822" w:author="Rev 4 Allen Wirfs-Brock" w:date="2011-10-20T09:42:00Z">
          <w:r w:rsidRPr="00E77497" w:rsidDel="003A2216">
            <w:rPr>
              <w:i/>
            </w:rPr>
            <w:delText>Declaration</w:delText>
          </w:r>
        </w:del>
      </w:ins>
      <w:ins w:id="18823" w:author="Rev 3 Allen Wirfs-Brock" w:date="2011-09-02T09:12:00Z">
        <w:del w:id="18824" w:author="Rev 4 Allen Wirfs-Brock" w:date="2011-10-20T09:42:00Z">
          <w:r w:rsidRPr="00E77497" w:rsidDel="003A2216">
            <w:delText>.</w:delText>
          </w:r>
        </w:del>
      </w:ins>
    </w:p>
    <w:p w:rsidR="00323DE6" w:rsidRPr="00E77497" w:rsidDel="003A2216" w:rsidRDefault="00323DE6" w:rsidP="00323DE6">
      <w:pPr>
        <w:rPr>
          <w:ins w:id="18825" w:author="Rev 3 Allen Wirfs-Brock" w:date="2011-09-10T13:52:00Z"/>
          <w:del w:id="18826" w:author="Rev 4 Allen Wirfs-Brock" w:date="2011-10-20T09:42:00Z"/>
        </w:rPr>
      </w:pPr>
      <w:ins w:id="18827" w:author="Rev 3 Allen Wirfs-Brock" w:date="2011-09-10T13:52:00Z">
        <w:del w:id="18828"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rsidR="00323DE6" w:rsidRPr="00E77497" w:rsidDel="003A2216" w:rsidRDefault="00323DE6">
      <w:pPr>
        <w:pStyle w:val="Alg4"/>
        <w:numPr>
          <w:ilvl w:val="0"/>
          <w:numId w:val="530"/>
        </w:numPr>
        <w:spacing w:after="220"/>
        <w:contextualSpacing/>
        <w:rPr>
          <w:ins w:id="18829" w:author="Rev 3 Allen Wirfs-Brock" w:date="2011-09-10T13:52:00Z"/>
          <w:del w:id="18830" w:author="Rev 4 Allen Wirfs-Brock" w:date="2011-10-20T09:42:00Z"/>
        </w:rPr>
        <w:pPrChange w:id="18831" w:author="Rev 4 Allen Wirfs-Brock" w:date="2011-11-07T12:16:00Z">
          <w:pPr>
            <w:pStyle w:val="Alg4"/>
            <w:numPr>
              <w:numId w:val="562"/>
            </w:numPr>
            <w:tabs>
              <w:tab w:val="num" w:pos="360"/>
            </w:tabs>
            <w:spacing w:after="220"/>
            <w:ind w:left="360" w:hanging="360"/>
            <w:contextualSpacing/>
          </w:pPr>
        </w:pPrChange>
      </w:pPr>
      <w:ins w:id="18832" w:author="Rev 3 Allen Wirfs-Brock" w:date="2011-09-10T13:52:00Z">
        <w:del w:id="18833" w:author="Rev 4 Allen Wirfs-Brock" w:date="2011-10-20T09:42:00Z">
          <w:r w:rsidRPr="00E77497" w:rsidDel="003A2216">
            <w:delText xml:space="preserve">Return </w:delText>
          </w:r>
        </w:del>
      </w:ins>
      <w:ins w:id="18834" w:author="Rev 3 Allen Wirfs-Brock" w:date="2011-09-10T13:58:00Z">
        <w:del w:id="18835" w:author="Rev 4 Allen Wirfs-Brock" w:date="2011-10-20T09:42:00Z">
          <w:r w:rsidR="001A376F" w:rsidRPr="00E77497" w:rsidDel="003A2216">
            <w:delText xml:space="preserve">return a new List containing </w:delText>
          </w:r>
        </w:del>
      </w:ins>
      <w:ins w:id="18836" w:author="Rev 3 Allen Wirfs-Brock" w:date="2011-09-10T13:52:00Z">
        <w:del w:id="18837" w:author="Rev 4 Allen Wirfs-Brock" w:date="2011-10-20T09:42:00Z">
          <w:r w:rsidRPr="00E77497" w:rsidDel="003A2216">
            <w:rPr>
              <w:i/>
            </w:rPr>
            <w:delText>Declaration</w:delText>
          </w:r>
          <w:r w:rsidRPr="00E77497" w:rsidDel="003A2216">
            <w:delText>.</w:delText>
          </w:r>
        </w:del>
      </w:ins>
    </w:p>
    <w:p w:rsidR="00503C0C" w:rsidRPr="00E77497" w:rsidDel="0028527D" w:rsidRDefault="00503C0C" w:rsidP="00503C0C">
      <w:pPr>
        <w:rPr>
          <w:ins w:id="18838" w:author="Rev 3 Allen Wirfs-Brock" w:date="2011-09-02T09:12:00Z"/>
          <w:del w:id="18839" w:author="Rev 4 Allen Wirfs-Brock" w:date="2011-10-20T09:47:00Z"/>
        </w:rPr>
      </w:pPr>
      <w:ins w:id="18840" w:author="Rev 3 Allen Wirfs-Brock" w:date="2011-09-02T09:12:00Z">
        <w:del w:id="18841" w:author="Rev 4 Allen Wirfs-Brock" w:date="2011-10-20T09:47:00Z">
          <w:r w:rsidRPr="00E77497" w:rsidDel="0028527D">
            <w:delText xml:space="preserve">The VarDeclaredNames of the production  </w:delText>
          </w:r>
        </w:del>
      </w:ins>
      <w:ins w:id="18842" w:author="Rev 3 Allen Wirfs-Brock" w:date="2011-09-02T09:13:00Z">
        <w:del w:id="18843"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18844" w:author="Rev 3 Allen Wirfs-Brock" w:date="2011-09-02T09:12:00Z">
        <w:del w:id="18845" w:author="Rev 4 Allen Wirfs-Brock" w:date="2011-10-20T09:47:00Z">
          <w:r w:rsidRPr="00E77497" w:rsidDel="0028527D">
            <w:delText>is determined as follows:</w:delText>
          </w:r>
        </w:del>
      </w:ins>
    </w:p>
    <w:p w:rsidR="00503C0C" w:rsidRPr="00E77497" w:rsidDel="0028527D" w:rsidRDefault="00503C0C">
      <w:pPr>
        <w:pStyle w:val="Alg4"/>
        <w:numPr>
          <w:ilvl w:val="0"/>
          <w:numId w:val="529"/>
        </w:numPr>
        <w:spacing w:after="220"/>
        <w:contextualSpacing/>
        <w:rPr>
          <w:ins w:id="18846" w:author="Rev 3 Allen Wirfs-Brock" w:date="2011-09-02T09:12:00Z"/>
          <w:del w:id="18847" w:author="Rev 4 Allen Wirfs-Brock" w:date="2011-10-20T09:47:00Z"/>
        </w:rPr>
        <w:pPrChange w:id="18848" w:author="Rev 4 Allen Wirfs-Brock" w:date="2011-11-07T12:16:00Z">
          <w:pPr>
            <w:pStyle w:val="Alg4"/>
            <w:numPr>
              <w:numId w:val="561"/>
            </w:numPr>
            <w:tabs>
              <w:tab w:val="num" w:pos="360"/>
            </w:tabs>
            <w:spacing w:after="220"/>
            <w:ind w:left="360" w:hanging="360"/>
            <w:contextualSpacing/>
          </w:pPr>
        </w:pPrChange>
      </w:pPr>
      <w:ins w:id="18849" w:author="Rev 3 Allen Wirfs-Brock" w:date="2011-09-02T09:15:00Z">
        <w:del w:id="18850" w:author="Rev 4 Allen Wirfs-Brock" w:date="2011-10-20T09:47:00Z">
          <w:r w:rsidRPr="00E77497" w:rsidDel="0028527D">
            <w:delText>Return a new empty List</w:delText>
          </w:r>
        </w:del>
      </w:ins>
      <w:ins w:id="18851" w:author="Rev 3 Allen Wirfs-Brock" w:date="2011-09-02T09:12:00Z">
        <w:del w:id="18852" w:author="Rev 4 Allen Wirfs-Brock" w:date="2011-10-20T09:47:00Z">
          <w:r w:rsidRPr="00E77497" w:rsidDel="0028527D">
            <w:delText>.</w:delText>
          </w:r>
        </w:del>
      </w:ins>
    </w:p>
    <w:p w:rsidR="006E1EB0" w:rsidRPr="00E77497" w:rsidDel="00F71D44" w:rsidRDefault="006E1EB0" w:rsidP="006E1EB0">
      <w:pPr>
        <w:rPr>
          <w:ins w:id="18853" w:author="Rev 3 Allen Wirfs-Brock" w:date="2011-08-30T16:32:00Z"/>
          <w:del w:id="18854" w:author="Rev 8 Allen Wirfs-Brock" w:date="2012-06-01T08:46:00Z"/>
        </w:rPr>
      </w:pPr>
      <w:ins w:id="18855" w:author="Rev 3 Allen Wirfs-Brock" w:date="2011-08-30T16:32:00Z">
        <w:del w:id="18856"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Declaration</w:delText>
          </w:r>
          <w:r w:rsidRPr="00E77497" w:rsidDel="00F71D44">
            <w:delText xml:space="preserve"> is evaluated as follows:</w:delText>
          </w:r>
        </w:del>
      </w:ins>
    </w:p>
    <w:p w:rsidR="006E1EB0" w:rsidRPr="00E77497" w:rsidDel="00F71D44" w:rsidRDefault="006E1EB0" w:rsidP="00FA3203">
      <w:pPr>
        <w:pStyle w:val="Alg2"/>
        <w:numPr>
          <w:ilvl w:val="0"/>
          <w:numId w:val="445"/>
        </w:numPr>
        <w:spacing w:after="220"/>
        <w:rPr>
          <w:ins w:id="18857" w:author="Rev 3 Allen Wirfs-Brock" w:date="2011-08-30T16:32:00Z"/>
          <w:del w:id="18858" w:author="Rev 8 Allen Wirfs-Brock" w:date="2012-06-01T08:46:00Z"/>
        </w:rPr>
      </w:pPr>
      <w:ins w:id="18859" w:author="Rev 3 Allen Wirfs-Brock" w:date="2011-08-30T16:32:00Z">
        <w:del w:id="18860" w:author="Rev 8 Allen Wirfs-Brock" w:date="2012-06-01T08:46:00Z">
          <w:r w:rsidRPr="00E77497" w:rsidDel="00F71D44">
            <w:delText xml:space="preserve">Return the result of evaluating </w:delText>
          </w:r>
          <w:r w:rsidRPr="00E77497" w:rsidDel="00F71D44">
            <w:rPr>
              <w:i/>
            </w:rPr>
            <w:delText>Declaration</w:delText>
          </w:r>
          <w:r w:rsidRPr="00E77497" w:rsidDel="00F71D44">
            <w:delText>.</w:delText>
          </w:r>
        </w:del>
      </w:ins>
    </w:p>
    <w:p w:rsidR="004C02EF" w:rsidRPr="00E77497" w:rsidRDefault="004C02EF" w:rsidP="003A4B22">
      <w:pPr>
        <w:pStyle w:val="Heading2"/>
        <w:numPr>
          <w:ilvl w:val="0"/>
          <w:numId w:val="0"/>
        </w:numPr>
      </w:pPr>
      <w:bookmarkStart w:id="18861" w:name="_Toc339020398"/>
      <w:r w:rsidRPr="00E77497">
        <w:t>12.2</w:t>
      </w:r>
      <w:r w:rsidRPr="00E77497">
        <w:tab/>
      </w:r>
      <w:ins w:id="18862" w:author="Rev 3 Allen Wirfs-Brock" w:date="2011-08-31T11:31:00Z">
        <w:r w:rsidR="00CB30C3" w:rsidRPr="00E77497">
          <w:t xml:space="preserve">Declarations and the </w:t>
        </w:r>
      </w:ins>
      <w:r w:rsidRPr="00E77497">
        <w:t xml:space="preserve">Variable </w:t>
      </w:r>
      <w:bookmarkEnd w:id="18732"/>
      <w:bookmarkEnd w:id="18733"/>
      <w:bookmarkEnd w:id="18734"/>
      <w:bookmarkEnd w:id="18735"/>
      <w:bookmarkEnd w:id="18736"/>
      <w:bookmarkEnd w:id="18737"/>
      <w:bookmarkEnd w:id="18738"/>
      <w:bookmarkEnd w:id="18739"/>
      <w:bookmarkEnd w:id="18740"/>
      <w:bookmarkEnd w:id="18741"/>
      <w:bookmarkEnd w:id="18742"/>
      <w:bookmarkEnd w:id="18743"/>
      <w:bookmarkEnd w:id="18744"/>
      <w:r w:rsidRPr="00E77497">
        <w:t>Statement</w:t>
      </w:r>
      <w:bookmarkEnd w:id="18745"/>
      <w:bookmarkEnd w:id="18746"/>
      <w:bookmarkEnd w:id="18753"/>
      <w:bookmarkEnd w:id="18861"/>
    </w:p>
    <w:p w:rsidR="00884D1C" w:rsidRPr="00E77497" w:rsidRDefault="00884D1C" w:rsidP="00884D1C">
      <w:pPr>
        <w:pStyle w:val="Heading3"/>
        <w:numPr>
          <w:ilvl w:val="0"/>
          <w:numId w:val="0"/>
        </w:numPr>
        <w:rPr>
          <w:ins w:id="18863" w:author="Rev 3 Allen Wirfs-Brock" w:date="2011-09-09T12:39:00Z"/>
        </w:rPr>
      </w:pPr>
      <w:bookmarkStart w:id="18864" w:name="_Toc339020399"/>
      <w:ins w:id="18865" w:author="Rev 3 Allen Wirfs-Brock" w:date="2011-09-09T12:39:00Z">
        <w:r w:rsidRPr="00E77497">
          <w:t>12.2.1</w:t>
        </w:r>
        <w:r w:rsidRPr="00E77497">
          <w:tab/>
          <w:t xml:space="preserve">Let </w:t>
        </w:r>
      </w:ins>
      <w:ins w:id="18866" w:author="Rev 6 Allen Wirfs-Brock" w:date="2012-02-25T15:16:00Z">
        <w:r w:rsidR="00633DD3">
          <w:t xml:space="preserve">and Const </w:t>
        </w:r>
      </w:ins>
      <w:ins w:id="18867" w:author="Rev 3 Allen Wirfs-Brock" w:date="2011-09-09T12:39:00Z">
        <w:r w:rsidRPr="00E77497">
          <w:t>Declaration</w:t>
        </w:r>
      </w:ins>
      <w:ins w:id="18868" w:author="Rev 6 Allen Wirfs-Brock" w:date="2012-02-25T15:16:00Z">
        <w:r w:rsidR="00633DD3">
          <w:t>s</w:t>
        </w:r>
      </w:ins>
      <w:bookmarkEnd w:id="18864"/>
    </w:p>
    <w:p w:rsidR="00791AD1" w:rsidRPr="00E77497" w:rsidRDefault="00791AD1" w:rsidP="00791AD1">
      <w:pPr>
        <w:rPr>
          <w:ins w:id="18869" w:author="Rev 4 Allen Wirfs-Brock" w:date="2011-10-15T17:25:00Z"/>
          <w:sz w:val="18"/>
        </w:rPr>
      </w:pPr>
      <w:ins w:id="18870"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18871"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18872" w:author="Rev 4 Allen Wirfs-Brock" w:date="2011-10-15T17:25:00Z">
        <w:r w:rsidRPr="00E77497">
          <w:rPr>
            <w:sz w:val="18"/>
          </w:rPr>
          <w:t>declaration</w:t>
        </w:r>
      </w:ins>
      <w:ins w:id="18873" w:author="Rev 6 Allen Wirfs-Brock" w:date="2012-02-25T16:14:00Z">
        <w:r w:rsidR="00A345F7">
          <w:rPr>
            <w:sz w:val="18"/>
          </w:rPr>
          <w:t>s</w:t>
        </w:r>
      </w:ins>
      <w:ins w:id="18874" w:author="Rev 4 Allen Wirfs-Brock" w:date="2011-10-15T17:25:00Z">
        <w:r w:rsidRPr="00E77497">
          <w:rPr>
            <w:sz w:val="18"/>
          </w:rPr>
          <w:t xml:space="preserve"> define</w:t>
        </w:r>
        <w:del w:id="18875" w:author="Rev 6 Allen Wirfs-Brock" w:date="2012-02-25T16:14:00Z">
          <w:r w:rsidRPr="00E77497" w:rsidDel="00A345F7">
            <w:rPr>
              <w:sz w:val="18"/>
            </w:rPr>
            <w:delText>s</w:delText>
          </w:r>
        </w:del>
        <w:r w:rsidRPr="00E77497">
          <w:rPr>
            <w:sz w:val="18"/>
          </w:rPr>
          <w:t xml:space="preserve"> variables that are scoped to the </w:t>
        </w:r>
        <w:del w:id="18876" w:author="Rev 8 Allen Wirfs-Brock" w:date="2012-06-13T16:00:00Z">
          <w:r w:rsidRPr="00E77497" w:rsidDel="00B33FB4">
            <w:rPr>
              <w:sz w:val="18"/>
            </w:rPr>
            <w:delText>current</w:delText>
          </w:r>
        </w:del>
      </w:ins>
      <w:ins w:id="18877" w:author="Rev 8 Allen Wirfs-Brock" w:date="2012-06-13T16:00:00Z">
        <w:r w:rsidR="00B33FB4">
          <w:rPr>
            <w:sz w:val="18"/>
          </w:rPr>
          <w:t>running</w:t>
        </w:r>
      </w:ins>
      <w:ins w:id="18878" w:author="Rev 4 Allen Wirfs-Brock" w:date="2011-10-15T17:25:00Z">
        <w:r w:rsidRPr="00E77497">
          <w:rPr>
            <w:sz w:val="18"/>
          </w:rPr>
          <w:t xml:space="preserve"> execution context’s LexicalEnvironment. </w:t>
        </w:r>
        <w:del w:id="18879" w:author="Rev 6 Allen Wirfs-Brock" w:date="2012-02-25T16:15:00Z">
          <w:r w:rsidRPr="00E77497" w:rsidDel="00A345F7">
            <w:rPr>
              <w:sz w:val="18"/>
            </w:rPr>
            <w:delText>Let</w:delText>
          </w:r>
        </w:del>
      </w:ins>
      <w:ins w:id="18880" w:author="Rev 6 Allen Wirfs-Brock" w:date="2012-02-25T16:15:00Z">
        <w:r w:rsidR="00A345F7">
          <w:rPr>
            <w:sz w:val="18"/>
          </w:rPr>
          <w:t>The</w:t>
        </w:r>
      </w:ins>
      <w:ins w:id="18881" w:author="Rev 4 Allen Wirfs-Brock" w:date="2011-10-15T17:25:00Z">
        <w:r w:rsidRPr="00E77497">
          <w:rPr>
            <w:sz w:val="18"/>
          </w:rPr>
          <w:t xml:space="preserve"> variables are created when their containing Lexical Environment is instantiated but may not be acc</w:t>
        </w:r>
      </w:ins>
      <w:ins w:id="18882" w:author="Rev 10 Allen Wirfs-Brock" w:date="2012-08-30T13:09:00Z">
        <w:r w:rsidR="00E72714">
          <w:rPr>
            <w:sz w:val="18"/>
          </w:rPr>
          <w:t>e</w:t>
        </w:r>
      </w:ins>
      <w:ins w:id="18883" w:author="Rev 4 Allen Wirfs-Brock" w:date="2011-10-15T17:25:00Z">
        <w:r w:rsidRPr="00E77497">
          <w:rPr>
            <w:sz w:val="18"/>
          </w:rPr>
          <w:t xml:space="preserve">ssed in any way until the variable’s </w:t>
        </w:r>
        <w:del w:id="18884" w:author="Rev 6 Allen Wirfs-Brock" w:date="2012-02-25T16:15:00Z">
          <w:r w:rsidRPr="00E77497" w:rsidDel="00A345F7">
            <w:rPr>
              <w:rFonts w:ascii="Times New Roman" w:hAnsi="Times New Roman"/>
              <w:i/>
              <w:sz w:val="18"/>
            </w:rPr>
            <w:delText>Let</w:delText>
          </w:r>
        </w:del>
      </w:ins>
      <w:ins w:id="18885" w:author="Rev 6 Allen Wirfs-Brock" w:date="2012-02-25T16:15:00Z">
        <w:r w:rsidR="00A345F7">
          <w:rPr>
            <w:rFonts w:ascii="Times New Roman" w:hAnsi="Times New Roman"/>
            <w:i/>
            <w:sz w:val="18"/>
          </w:rPr>
          <w:t>Lexical</w:t>
        </w:r>
      </w:ins>
      <w:ins w:id="18886" w:author="Rev 4 Allen Wirfs-Brock" w:date="2011-10-15T17:25:00Z">
        <w:r w:rsidRPr="00E77497">
          <w:rPr>
            <w:rFonts w:ascii="Times New Roman" w:hAnsi="Times New Roman"/>
            <w:i/>
            <w:sz w:val="18"/>
          </w:rPr>
          <w:t>Binding</w:t>
        </w:r>
        <w:r w:rsidRPr="00E77497">
          <w:rPr>
            <w:sz w:val="18"/>
          </w:rPr>
          <w:t xml:space="preserve"> is </w:t>
        </w:r>
        <w:del w:id="18887" w:author="Rev 6 Allen Wirfs-Brock" w:date="2012-02-25T16:15:00Z">
          <w:r w:rsidRPr="00E77497" w:rsidDel="00A345F7">
            <w:rPr>
              <w:sz w:val="18"/>
            </w:rPr>
            <w:delText>executed</w:delText>
          </w:r>
        </w:del>
      </w:ins>
      <w:ins w:id="18888" w:author="Rev 6 Allen Wirfs-Brock" w:date="2012-02-25T16:15:00Z">
        <w:r w:rsidR="00A345F7">
          <w:rPr>
            <w:sz w:val="18"/>
          </w:rPr>
          <w:t>evaluated</w:t>
        </w:r>
      </w:ins>
      <w:ins w:id="18889" w:author="Rev 4 Allen Wirfs-Brock" w:date="2011-10-15T17:25:00Z">
        <w:r w:rsidRPr="00E77497">
          <w:rPr>
            <w:sz w:val="18"/>
          </w:rPr>
          <w:t xml:space="preserve">. A variable defined by a </w:t>
        </w:r>
      </w:ins>
      <w:ins w:id="18890"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18891" w:author="Rev 4 Allen Wirfs-Brock" w:date="2011-10-15T17:25:00Z">
        <w:del w:id="18892"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del w:id="18893" w:author="Rev 10 Allen Wirfs-Brock" w:date="2012-08-30T13:08:00Z">
          <w:r w:rsidRPr="00E77497" w:rsidDel="00E72714">
            <w:rPr>
              <w:rFonts w:ascii="Times New Roman" w:hAnsi="Times New Roman"/>
              <w:i/>
              <w:sz w:val="18"/>
            </w:rPr>
            <w:delText>t</w:delText>
          </w:r>
        </w:del>
      </w:ins>
      <w:ins w:id="18894" w:author="Rev 10 Allen Wirfs-Brock" w:date="2012-08-30T13:08:00Z">
        <w:r w:rsidR="00E72714">
          <w:rPr>
            <w:rFonts w:ascii="Times New Roman" w:hAnsi="Times New Roman"/>
            <w:i/>
            <w:sz w:val="18"/>
          </w:rPr>
          <w:t>xical</w:t>
        </w:r>
      </w:ins>
      <w:ins w:id="18895" w:author="Rev 4 Allen Wirfs-Brock" w:date="2011-10-15T17:25:00Z">
        <w:r w:rsidRPr="00E77497">
          <w:rPr>
            <w:rFonts w:ascii="Times New Roman" w:hAnsi="Times New Roman"/>
            <w:i/>
            <w:sz w:val="18"/>
          </w:rPr>
          <w:t>Binding</w:t>
        </w:r>
        <w:r w:rsidRPr="00E77497">
          <w:rPr>
            <w:sz w:val="18"/>
          </w:rPr>
          <w:t xml:space="preserve"> is </w:t>
        </w:r>
        <w:del w:id="18896" w:author="Rev 6 Allen Wirfs-Brock" w:date="2012-02-25T16:18:00Z">
          <w:r w:rsidRPr="00E77497" w:rsidDel="00A345F7">
            <w:rPr>
              <w:sz w:val="18"/>
            </w:rPr>
            <w:delText>executed</w:delText>
          </w:r>
        </w:del>
      </w:ins>
      <w:ins w:id="18897" w:author="Rev 6 Allen Wirfs-Brock" w:date="2012-02-25T16:18:00Z">
        <w:r w:rsidR="00A345F7">
          <w:rPr>
            <w:sz w:val="18"/>
          </w:rPr>
          <w:t>evaluated</w:t>
        </w:r>
      </w:ins>
      <w:ins w:id="18898" w:author="Rev 4 Allen Wirfs-Brock" w:date="2011-10-15T17:25:00Z">
        <w:r w:rsidRPr="00E77497">
          <w:rPr>
            <w:sz w:val="18"/>
          </w:rPr>
          <w:t xml:space="preserve">, not when the variable is created. If a </w:t>
        </w:r>
      </w:ins>
      <w:ins w:id="18899"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18900" w:author="Rev 4 Allen Wirfs-Brock" w:date="2011-10-15T17:25:00Z">
        <w:del w:id="18901"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del w:id="18902" w:author="Rev 10 Allen Wirfs-Brock" w:date="2012-08-30T13:09:00Z">
          <w:r w:rsidRPr="00E77497" w:rsidDel="00E72714">
            <w:rPr>
              <w:rFonts w:ascii="Times New Roman" w:hAnsi="Times New Roman"/>
              <w:i/>
              <w:sz w:val="18"/>
            </w:rPr>
            <w:delText>t</w:delText>
          </w:r>
        </w:del>
      </w:ins>
      <w:ins w:id="18903" w:author="Rev 10 Allen Wirfs-Brock" w:date="2012-08-30T13:09:00Z">
        <w:r w:rsidR="00E72714">
          <w:rPr>
            <w:rFonts w:ascii="Times New Roman" w:hAnsi="Times New Roman"/>
            <w:i/>
            <w:sz w:val="18"/>
          </w:rPr>
          <w:t>xical</w:t>
        </w:r>
      </w:ins>
      <w:ins w:id="18904" w:author="Rev 4 Allen Wirfs-Brock" w:date="2011-10-15T17:25:00Z">
        <w:r w:rsidRPr="00E77497">
          <w:rPr>
            <w:rFonts w:ascii="Times New Roman" w:hAnsi="Times New Roman"/>
            <w:i/>
            <w:sz w:val="18"/>
          </w:rPr>
          <w:t>Binding</w:t>
        </w:r>
        <w:r w:rsidRPr="00E77497">
          <w:rPr>
            <w:sz w:val="18"/>
          </w:rPr>
          <w:t xml:space="preserve"> is </w:t>
        </w:r>
        <w:del w:id="18905" w:author="Rev 10 Allen Wirfs-Brock" w:date="2012-08-30T13:09:00Z">
          <w:r w:rsidRPr="00E77497" w:rsidDel="00E72714">
            <w:rPr>
              <w:sz w:val="18"/>
            </w:rPr>
            <w:delText>executed</w:delText>
          </w:r>
        </w:del>
      </w:ins>
      <w:ins w:id="18906" w:author="Rev 10 Allen Wirfs-Brock" w:date="2012-08-30T13:09:00Z">
        <w:r w:rsidR="00E72714">
          <w:rPr>
            <w:sz w:val="18"/>
          </w:rPr>
          <w:t>evaluated</w:t>
        </w:r>
      </w:ins>
      <w:ins w:id="18907" w:author="Rev 4 Allen Wirfs-Brock" w:date="2011-10-15T17:25:00Z">
        <w:r w:rsidRPr="00E77497">
          <w:rPr>
            <w:sz w:val="18"/>
          </w:rPr>
          <w:t>.</w:t>
        </w:r>
      </w:ins>
    </w:p>
    <w:p w:rsidR="00884D1C" w:rsidRPr="00E77497" w:rsidRDefault="00884D1C" w:rsidP="00884D1C">
      <w:pPr>
        <w:pStyle w:val="Syntax"/>
        <w:rPr>
          <w:ins w:id="18908" w:author="Rev 3 Allen Wirfs-Brock" w:date="2011-09-09T12:39:00Z"/>
        </w:rPr>
      </w:pPr>
      <w:ins w:id="18909" w:author="Rev 3 Allen Wirfs-Brock" w:date="2011-09-09T12:39:00Z">
        <w:r w:rsidRPr="00E77497">
          <w:t>Syntax</w:t>
        </w:r>
      </w:ins>
    </w:p>
    <w:p w:rsidR="00884D1C" w:rsidRPr="00E77497" w:rsidRDefault="00337ABA" w:rsidP="00884D1C">
      <w:pPr>
        <w:pStyle w:val="SyntaxRule"/>
        <w:rPr>
          <w:ins w:id="18910" w:author="Rev 3 Allen Wirfs-Brock" w:date="2011-09-09T12:39:00Z"/>
        </w:rPr>
      </w:pPr>
      <w:ins w:id="18911" w:author="Rev 6 Allen Wirfs-Brock" w:date="2012-02-25T15:19:00Z">
        <w:r w:rsidRPr="00E77497">
          <w:t>Le</w:t>
        </w:r>
        <w:r>
          <w:t>xical</w:t>
        </w:r>
      </w:ins>
      <w:ins w:id="18912" w:author="Rev 3 Allen Wirfs-Brock" w:date="2011-09-09T12:39:00Z">
        <w:del w:id="18913"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rsidR="00884D1C" w:rsidRPr="00E77497" w:rsidRDefault="00337ABA" w:rsidP="00884D1C">
      <w:pPr>
        <w:pStyle w:val="SyntaxDefinition"/>
        <w:rPr>
          <w:ins w:id="18914" w:author="Rev 3 Allen Wirfs-Brock" w:date="2011-09-09T12:39:00Z"/>
        </w:rPr>
      </w:pPr>
      <w:ins w:id="18915" w:author="Rev 6 Allen Wirfs-Brock" w:date="2012-02-25T15:20:00Z">
        <w:r w:rsidRPr="00E77497">
          <w:t>Let</w:t>
        </w:r>
      </w:ins>
      <w:ins w:id="18916" w:author="Rev 6 Allen Wirfs-Brock" w:date="2012-02-25T15:21:00Z">
        <w:r>
          <w:t>OrConst</w:t>
        </w:r>
      </w:ins>
      <w:ins w:id="18917" w:author="Rev 6 Allen Wirfs-Brock" w:date="2012-02-25T15:25:00Z">
        <w:r>
          <w:t xml:space="preserve"> </w:t>
        </w:r>
      </w:ins>
      <w:ins w:id="18918" w:author="Rev 3 Allen Wirfs-Brock" w:date="2011-09-09T12:39:00Z">
        <w:del w:id="18919"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rsidR="002B4235" w:rsidRPr="00E77497" w:rsidRDefault="002B4235" w:rsidP="002B4235">
      <w:pPr>
        <w:pStyle w:val="SyntaxRule"/>
        <w:rPr>
          <w:ins w:id="18920" w:author="Rev 6 Allen Wirfs-Brock" w:date="2012-02-25T16:27:00Z"/>
        </w:rPr>
      </w:pPr>
      <w:ins w:id="18921"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rsidR="002B4235" w:rsidRPr="00E77497" w:rsidRDefault="002B4235" w:rsidP="002B4235">
      <w:pPr>
        <w:pStyle w:val="SyntaxDefinition"/>
        <w:rPr>
          <w:ins w:id="18922" w:author="Rev 6 Allen Wirfs-Brock" w:date="2012-02-25T16:27:00Z"/>
        </w:rPr>
      </w:pPr>
      <w:ins w:id="18923" w:author="Rev 6 Allen Wirfs-Brock" w:date="2012-02-25T16:27:00Z">
        <w:r w:rsidRPr="00E77497">
          <w:t>Let</w:t>
        </w:r>
        <w:r>
          <w:t xml:space="preserve">OrConst </w:t>
        </w:r>
        <w:r w:rsidRPr="00E77497">
          <w:t>BindingList</w:t>
        </w:r>
      </w:ins>
      <w:ins w:id="18924" w:author="Rev 6 Allen Wirfs-Brock" w:date="2012-02-25T16:28:00Z">
        <w:r>
          <w:t>NoIn</w:t>
        </w:r>
      </w:ins>
    </w:p>
    <w:p w:rsidR="009E34B2" w:rsidRPr="00E77497" w:rsidRDefault="009E34B2" w:rsidP="009E34B2">
      <w:pPr>
        <w:pStyle w:val="SyntaxRule"/>
        <w:rPr>
          <w:ins w:id="18925" w:author="Rev 6 Allen Wirfs-Brock" w:date="2012-02-25T15:30:00Z"/>
        </w:rPr>
      </w:pPr>
      <w:ins w:id="18926" w:author="Rev 6 Allen Wirfs-Brock" w:date="2012-02-25T15:30:00Z">
        <w:r w:rsidRPr="00E77497">
          <w:lastRenderedPageBreak/>
          <w:t>Let</w:t>
        </w:r>
        <w:r>
          <w:t xml:space="preserve">OrConst </w:t>
        </w:r>
        <w:r w:rsidRPr="00E77497">
          <w:rPr>
            <w:rFonts w:ascii="Arial" w:hAnsi="Arial"/>
            <w:b/>
            <w:i w:val="0"/>
          </w:rPr>
          <w:t>:</w:t>
        </w:r>
      </w:ins>
    </w:p>
    <w:p w:rsidR="009E34B2" w:rsidRPr="00E77497" w:rsidRDefault="009E34B2" w:rsidP="009E34B2">
      <w:pPr>
        <w:pStyle w:val="SyntaxDefinition"/>
        <w:rPr>
          <w:ins w:id="18927" w:author="Rev 6 Allen Wirfs-Brock" w:date="2012-02-25T15:30:00Z"/>
        </w:rPr>
      </w:pPr>
      <w:ins w:id="18928" w:author="Rev 6 Allen Wirfs-Brock" w:date="2012-02-25T15:31:00Z">
        <w:r>
          <w:rPr>
            <w:rFonts w:ascii="Courier New" w:hAnsi="Courier New"/>
            <w:b/>
            <w:i w:val="0"/>
          </w:rPr>
          <w:t>let</w:t>
        </w:r>
      </w:ins>
      <w:ins w:id="18929" w:author="Rev 6 Allen Wirfs-Brock" w:date="2012-02-25T15:30:00Z">
        <w:r w:rsidRPr="00E77497">
          <w:br/>
        </w:r>
        <w:r>
          <w:rPr>
            <w:rFonts w:ascii="Courier New" w:hAnsi="Courier New"/>
            <w:b/>
            <w:i w:val="0"/>
          </w:rPr>
          <w:t>const</w:t>
        </w:r>
        <w:r w:rsidRPr="00E77497">
          <w:t xml:space="preserve"> </w:t>
        </w:r>
      </w:ins>
    </w:p>
    <w:p w:rsidR="00884D1C" w:rsidRPr="00E77497" w:rsidRDefault="00884D1C" w:rsidP="00884D1C">
      <w:pPr>
        <w:pStyle w:val="SyntaxRule"/>
        <w:rPr>
          <w:ins w:id="18930" w:author="Rev 3 Allen Wirfs-Brock" w:date="2011-09-09T12:39:00Z"/>
        </w:rPr>
      </w:pPr>
      <w:ins w:id="18931" w:author="Rev 3 Allen Wirfs-Brock" w:date="2011-09-09T12:39:00Z">
        <w:del w:id="18932" w:author="Rev 6 Allen Wirfs-Brock" w:date="2012-02-25T15:21:00Z">
          <w:r w:rsidRPr="00E77497" w:rsidDel="00337ABA">
            <w:delText>Let</w:delText>
          </w:r>
        </w:del>
        <w:r w:rsidRPr="00E77497">
          <w:t xml:space="preserve">BindingList </w:t>
        </w:r>
        <w:r w:rsidRPr="00E77497">
          <w:rPr>
            <w:rFonts w:ascii="Arial" w:hAnsi="Arial"/>
            <w:b/>
            <w:i w:val="0"/>
          </w:rPr>
          <w:t>:</w:t>
        </w:r>
      </w:ins>
    </w:p>
    <w:p w:rsidR="00884D1C" w:rsidRPr="00E77497" w:rsidRDefault="00884D1C" w:rsidP="00884D1C">
      <w:pPr>
        <w:pStyle w:val="SyntaxDefinition"/>
        <w:rPr>
          <w:ins w:id="18933" w:author="Rev 3 Allen Wirfs-Brock" w:date="2011-09-09T12:39:00Z"/>
        </w:rPr>
      </w:pPr>
      <w:ins w:id="18934" w:author="Rev 3 Allen Wirfs-Brock" w:date="2011-09-09T12:39:00Z">
        <w:del w:id="18935" w:author="Rev 6 Allen Wirfs-Brock" w:date="2012-02-25T15:21:00Z">
          <w:r w:rsidRPr="00E77497" w:rsidDel="00337ABA">
            <w:delText>Let</w:delText>
          </w:r>
        </w:del>
      </w:ins>
      <w:ins w:id="18936" w:author="Rev 6 Allen Wirfs-Brock" w:date="2012-02-25T15:21:00Z">
        <w:r w:rsidR="00337ABA">
          <w:t>Lexical</w:t>
        </w:r>
      </w:ins>
      <w:ins w:id="18937" w:author="Rev 3 Allen Wirfs-Brock" w:date="2011-09-09T12:39:00Z">
        <w:r w:rsidRPr="00E77497">
          <w:t>Binding</w:t>
        </w:r>
        <w:r w:rsidRPr="00E77497">
          <w:br/>
        </w:r>
        <w:del w:id="18938"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18939" w:author="Rev 6 Allen Wirfs-Brock" w:date="2012-02-25T15:22:00Z">
        <w:r w:rsidR="00337ABA">
          <w:t>Lexical</w:t>
        </w:r>
      </w:ins>
      <w:ins w:id="18940" w:author="Rev 3 Allen Wirfs-Brock" w:date="2011-09-09T12:39:00Z">
        <w:del w:id="18941" w:author="Rev 6 Allen Wirfs-Brock" w:date="2012-02-25T15:22:00Z">
          <w:r w:rsidRPr="00E77497" w:rsidDel="00337ABA">
            <w:delText>Let</w:delText>
          </w:r>
        </w:del>
        <w:r w:rsidRPr="00E77497">
          <w:t>Binding</w:t>
        </w:r>
      </w:ins>
    </w:p>
    <w:p w:rsidR="00884D1C" w:rsidRPr="00E77497" w:rsidRDefault="00884D1C" w:rsidP="00884D1C">
      <w:pPr>
        <w:pStyle w:val="SyntaxRule"/>
        <w:rPr>
          <w:ins w:id="18942" w:author="Rev 3 Allen Wirfs-Brock" w:date="2011-09-09T12:39:00Z"/>
        </w:rPr>
      </w:pPr>
      <w:ins w:id="18943" w:author="Rev 3 Allen Wirfs-Brock" w:date="2011-09-09T12:39:00Z">
        <w:del w:id="18944" w:author="Rev 6 Allen Wirfs-Brock" w:date="2012-02-25T15:22:00Z">
          <w:r w:rsidRPr="00E77497" w:rsidDel="00337ABA">
            <w:delText>Let</w:delText>
          </w:r>
        </w:del>
        <w:r w:rsidRPr="00E77497">
          <w:t xml:space="preserve">BindingListNoIn </w:t>
        </w:r>
        <w:r w:rsidRPr="00E77497">
          <w:rPr>
            <w:rFonts w:ascii="Arial" w:hAnsi="Arial"/>
            <w:b/>
            <w:i w:val="0"/>
          </w:rPr>
          <w:t>:</w:t>
        </w:r>
      </w:ins>
    </w:p>
    <w:p w:rsidR="00884D1C" w:rsidRPr="00E77497" w:rsidRDefault="00884D1C" w:rsidP="00884D1C">
      <w:pPr>
        <w:pStyle w:val="SyntaxDefinition"/>
        <w:rPr>
          <w:ins w:id="18945" w:author="Rev 3 Allen Wirfs-Brock" w:date="2011-09-09T12:39:00Z"/>
        </w:rPr>
      </w:pPr>
      <w:ins w:id="18946" w:author="Rev 3 Allen Wirfs-Brock" w:date="2011-09-09T12:39:00Z">
        <w:del w:id="18947" w:author="Rev 6 Allen Wirfs-Brock" w:date="2012-02-25T15:26:00Z">
          <w:r w:rsidRPr="00E77497" w:rsidDel="00337ABA">
            <w:delText>Let</w:delText>
          </w:r>
        </w:del>
      </w:ins>
      <w:ins w:id="18948" w:author="Rev 6 Allen Wirfs-Brock" w:date="2012-02-25T15:26:00Z">
        <w:r w:rsidR="00337ABA">
          <w:t>Lexical</w:t>
        </w:r>
      </w:ins>
      <w:ins w:id="18949" w:author="Rev 3 Allen Wirfs-Brock" w:date="2011-09-09T12:39:00Z">
        <w:r w:rsidRPr="00E77497">
          <w:t>BindingNoIn</w:t>
        </w:r>
        <w:r w:rsidRPr="00E77497">
          <w:br/>
        </w:r>
        <w:del w:id="18950"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18951" w:author="Rev 6 Allen Wirfs-Brock" w:date="2012-02-25T15:22:00Z">
        <w:r w:rsidR="00337ABA">
          <w:t>Lexical</w:t>
        </w:r>
      </w:ins>
      <w:ins w:id="18952" w:author="Rev 3 Allen Wirfs-Brock" w:date="2011-09-09T12:39:00Z">
        <w:del w:id="18953" w:author="Rev 6 Allen Wirfs-Brock" w:date="2012-02-25T15:22:00Z">
          <w:r w:rsidRPr="00E77497" w:rsidDel="00337ABA">
            <w:delText>Let</w:delText>
          </w:r>
        </w:del>
        <w:r w:rsidRPr="00E77497">
          <w:t>BindingNoIn</w:t>
        </w:r>
      </w:ins>
    </w:p>
    <w:p w:rsidR="00884D1C" w:rsidRPr="00E77497" w:rsidRDefault="00884D1C" w:rsidP="00884D1C">
      <w:pPr>
        <w:pStyle w:val="SyntaxRule"/>
        <w:rPr>
          <w:ins w:id="18954" w:author="Rev 3 Allen Wirfs-Brock" w:date="2011-09-09T12:39:00Z"/>
        </w:rPr>
      </w:pPr>
      <w:ins w:id="18955" w:author="Rev 3 Allen Wirfs-Brock" w:date="2011-09-09T12:39:00Z">
        <w:del w:id="18956" w:author="Rev 6 Allen Wirfs-Brock" w:date="2012-02-25T15:27:00Z">
          <w:r w:rsidRPr="00E77497" w:rsidDel="00337ABA">
            <w:delText>Let</w:delText>
          </w:r>
        </w:del>
      </w:ins>
      <w:ins w:id="18957" w:author="Rev 6 Allen Wirfs-Brock" w:date="2012-02-25T15:27:00Z">
        <w:r w:rsidR="00337ABA">
          <w:t>Lexical</w:t>
        </w:r>
      </w:ins>
      <w:ins w:id="18958" w:author="Rev 3 Allen Wirfs-Brock" w:date="2011-09-09T12:39:00Z">
        <w:r w:rsidRPr="00E77497">
          <w:t xml:space="preserve">Binding </w:t>
        </w:r>
        <w:r w:rsidRPr="00E77497">
          <w:rPr>
            <w:rFonts w:ascii="Arial" w:hAnsi="Arial"/>
            <w:b/>
            <w:i w:val="0"/>
          </w:rPr>
          <w:t>:</w:t>
        </w:r>
      </w:ins>
    </w:p>
    <w:p w:rsidR="00884D1C" w:rsidRPr="00E77497" w:rsidRDefault="00884D1C" w:rsidP="00884D1C">
      <w:pPr>
        <w:pStyle w:val="SyntaxDefinition"/>
        <w:rPr>
          <w:ins w:id="18959" w:author="Rev 3 Allen Wirfs-Brock" w:date="2011-09-09T12:39:00Z"/>
        </w:rPr>
      </w:pPr>
      <w:ins w:id="18960"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rsidR="00884D1C" w:rsidRPr="00E77497" w:rsidRDefault="009E34B2" w:rsidP="00884D1C">
      <w:pPr>
        <w:pStyle w:val="SyntaxRule"/>
        <w:rPr>
          <w:ins w:id="18961" w:author="Rev 3 Allen Wirfs-Brock" w:date="2011-09-09T12:39:00Z"/>
        </w:rPr>
      </w:pPr>
      <w:ins w:id="18962" w:author="Rev 6 Allen Wirfs-Brock" w:date="2012-02-25T15:27:00Z">
        <w:r>
          <w:t>Lexical</w:t>
        </w:r>
      </w:ins>
      <w:ins w:id="18963" w:author="Rev 3 Allen Wirfs-Brock" w:date="2011-09-09T12:39:00Z">
        <w:del w:id="18964"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rsidR="00884D1C" w:rsidRPr="00E77497" w:rsidRDefault="00884D1C" w:rsidP="00884D1C">
      <w:pPr>
        <w:pStyle w:val="SyntaxDefinition"/>
        <w:rPr>
          <w:ins w:id="18965" w:author="Rev 3 Allen Wirfs-Brock" w:date="2011-09-09T12:39:00Z"/>
        </w:rPr>
      </w:pPr>
      <w:ins w:id="18966"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rsidR="000103D2" w:rsidRPr="00E77497" w:rsidRDefault="000103D2" w:rsidP="000103D2">
      <w:pPr>
        <w:pStyle w:val="SyntaxRule"/>
        <w:rPr>
          <w:ins w:id="18967" w:author="Rev 3 Allen Wirfs-Brock" w:date="2011-09-09T13:49:00Z"/>
          <w:rFonts w:ascii="Arial" w:hAnsi="Arial"/>
        </w:rPr>
      </w:pPr>
      <w:ins w:id="18968" w:author="Rev 3 Allen Wirfs-Brock" w:date="2011-09-09T13:49:00Z">
        <w:r w:rsidRPr="00E77497">
          <w:t xml:space="preserve">BindingIdentifier  </w:t>
        </w:r>
        <w:r w:rsidRPr="00E77497">
          <w:rPr>
            <w:rFonts w:ascii="Arial" w:hAnsi="Arial"/>
            <w:b/>
            <w:i w:val="0"/>
          </w:rPr>
          <w:t>:</w:t>
        </w:r>
      </w:ins>
    </w:p>
    <w:p w:rsidR="000103D2" w:rsidRPr="00E77497" w:rsidRDefault="000103D2" w:rsidP="000103D2">
      <w:pPr>
        <w:pStyle w:val="SyntaxDefinition"/>
        <w:rPr>
          <w:ins w:id="18969" w:author="Rev 3 Allen Wirfs-Brock" w:date="2011-09-09T13:49:00Z"/>
        </w:rPr>
      </w:pPr>
      <w:ins w:id="18970" w:author="Rev 3 Allen Wirfs-Brock" w:date="2011-09-09T13:49:00Z">
        <w:r w:rsidRPr="00E77497">
          <w:t>Identifier</w:t>
        </w:r>
      </w:ins>
    </w:p>
    <w:p w:rsidR="000103D2" w:rsidRPr="00E77497" w:rsidDel="00860116" w:rsidRDefault="000103D2" w:rsidP="000103D2">
      <w:pPr>
        <w:pStyle w:val="SyntaxRule"/>
        <w:rPr>
          <w:ins w:id="18971" w:author="Rev 3 Allen Wirfs-Brock" w:date="2011-09-09T13:51:00Z"/>
          <w:del w:id="18972" w:author="Rev 10 Allen Wirfs-Brock" w:date="2012-09-25T10:41:00Z"/>
        </w:rPr>
      </w:pPr>
      <w:ins w:id="18973" w:author="Rev 3 Allen Wirfs-Brock" w:date="2011-09-09T13:51:00Z">
        <w:del w:id="18974" w:author="Rev 10 Allen Wirfs-Brock" w:date="2012-09-25T10:41:00Z">
          <w:r w:rsidRPr="00E77497" w:rsidDel="00860116">
            <w:delText xml:space="preserve">Initialiser </w:delText>
          </w:r>
          <w:r w:rsidRPr="00E77497" w:rsidDel="00860116">
            <w:rPr>
              <w:rFonts w:ascii="Arial" w:hAnsi="Arial"/>
              <w:b/>
              <w:i w:val="0"/>
            </w:rPr>
            <w:delText>:</w:delText>
          </w:r>
        </w:del>
      </w:ins>
    </w:p>
    <w:p w:rsidR="000103D2" w:rsidRPr="00E77497" w:rsidDel="00860116" w:rsidRDefault="000103D2" w:rsidP="000103D2">
      <w:pPr>
        <w:pStyle w:val="SyntaxDefinition"/>
        <w:rPr>
          <w:ins w:id="18975" w:author="Rev 3 Allen Wirfs-Brock" w:date="2011-09-09T13:51:00Z"/>
          <w:del w:id="18976" w:author="Rev 10 Allen Wirfs-Brock" w:date="2012-09-25T10:41:00Z"/>
        </w:rPr>
      </w:pPr>
      <w:ins w:id="18977" w:author="Rev 3 Allen Wirfs-Brock" w:date="2011-09-09T13:51:00Z">
        <w:del w:id="18978" w:author="Rev 10 Allen Wirfs-Brock" w:date="2012-09-25T10:41:00Z">
          <w:r w:rsidRPr="00E77497" w:rsidDel="00860116">
            <w:rPr>
              <w:rFonts w:ascii="Courier New" w:hAnsi="Courier New"/>
              <w:b/>
              <w:i w:val="0"/>
            </w:rPr>
            <w:delText>=</w:delText>
          </w:r>
          <w:r w:rsidRPr="00E77497" w:rsidDel="00860116">
            <w:delText xml:space="preserve"> AssignmentExpression</w:delText>
          </w:r>
        </w:del>
      </w:ins>
    </w:p>
    <w:p w:rsidR="000103D2" w:rsidRPr="00E77497" w:rsidRDefault="000103D2" w:rsidP="000103D2">
      <w:pPr>
        <w:pStyle w:val="SyntaxRule"/>
        <w:rPr>
          <w:ins w:id="18979" w:author="Rev 3 Allen Wirfs-Brock" w:date="2011-09-09T13:51:00Z"/>
        </w:rPr>
      </w:pPr>
      <w:ins w:id="18980" w:author="Rev 3 Allen Wirfs-Brock" w:date="2011-09-09T13:51:00Z">
        <w:r w:rsidRPr="00E77497">
          <w:t xml:space="preserve">InitialiserNoIn </w:t>
        </w:r>
        <w:r w:rsidRPr="00E77497">
          <w:rPr>
            <w:rFonts w:ascii="Arial" w:hAnsi="Arial"/>
            <w:b/>
            <w:i w:val="0"/>
          </w:rPr>
          <w:t>:</w:t>
        </w:r>
      </w:ins>
    </w:p>
    <w:p w:rsidR="00884D1C" w:rsidRPr="00E77497" w:rsidRDefault="000103D2" w:rsidP="000103D2">
      <w:pPr>
        <w:pStyle w:val="SyntaxDefinition"/>
        <w:rPr>
          <w:ins w:id="18981" w:author="Rev 3 Allen Wirfs-Brock" w:date="2011-09-09T12:39:00Z"/>
        </w:rPr>
      </w:pPr>
      <w:ins w:id="18982" w:author="Rev 3 Allen Wirfs-Brock" w:date="2011-09-09T13:51:00Z">
        <w:r w:rsidRPr="00E77497">
          <w:rPr>
            <w:rFonts w:ascii="Courier New" w:hAnsi="Courier New"/>
            <w:b/>
            <w:i w:val="0"/>
          </w:rPr>
          <w:t>=</w:t>
        </w:r>
        <w:r w:rsidRPr="00E77497">
          <w:t xml:space="preserve"> AssignmentExpressionNoIn</w:t>
        </w:r>
      </w:ins>
    </w:p>
    <w:p w:rsidR="002C135B" w:rsidRPr="00E77497" w:rsidRDefault="002C135B" w:rsidP="002C135B">
      <w:pPr>
        <w:rPr>
          <w:ins w:id="18983" w:author="Rev 4 Allen Wirfs-Brock" w:date="2011-10-15T17:22:00Z"/>
        </w:rPr>
      </w:pPr>
      <w:ins w:id="18984" w:author="Rev 4 Allen Wirfs-Brock" w:date="2011-10-15T17:22:00Z">
        <w:r w:rsidRPr="00E77497">
          <w:t>The</w:t>
        </w:r>
      </w:ins>
      <w:ins w:id="18985" w:author="Rev 4 Allen Wirfs-Brock" w:date="2011-10-15T17:23:00Z">
        <w:r w:rsidRPr="00E77497">
          <w:t xml:space="preserve"> semantics of the</w:t>
        </w:r>
      </w:ins>
      <w:ins w:id="18986" w:author="Rev 4 Allen Wirfs-Brock" w:date="2011-10-15T17:22:00Z">
        <w:r w:rsidRPr="00E77497">
          <w:t xml:space="preserve"> </w:t>
        </w:r>
      </w:ins>
      <w:ins w:id="18987" w:author="Rev 6 Allen Wirfs-Brock" w:date="2012-02-25T16:28:00Z">
        <w:r w:rsidR="002B4235" w:rsidRPr="00C91100">
          <w:rPr>
            <w:rFonts w:ascii="Times New Roman" w:hAnsi="Times New Roman"/>
            <w:i/>
          </w:rPr>
          <w:t>LexicalDeclarationNoIn</w:t>
        </w:r>
      </w:ins>
      <w:ins w:id="18988" w:author="Rev 6 Allen Wirfs-Brock" w:date="2012-02-25T16:29:00Z">
        <w:r w:rsidR="00FD2CF3" w:rsidRPr="00E77497">
          <w:t>,</w:t>
        </w:r>
      </w:ins>
      <w:ins w:id="18989" w:author="Rev 6 Allen Wirfs-Brock" w:date="2012-02-25T16:28:00Z">
        <w:r w:rsidR="002B4235" w:rsidRPr="00E77497" w:rsidDel="009E34B2">
          <w:rPr>
            <w:rStyle w:val="bnf"/>
          </w:rPr>
          <w:t xml:space="preserve"> </w:t>
        </w:r>
      </w:ins>
      <w:ins w:id="18990" w:author="Rev 4 Allen Wirfs-Brock" w:date="2011-10-15T17:22:00Z">
        <w:del w:id="18991" w:author="Rev 6 Allen Wirfs-Brock" w:date="2012-02-25T15:28:00Z">
          <w:r w:rsidRPr="00E77497" w:rsidDel="009E34B2">
            <w:rPr>
              <w:rStyle w:val="bnf"/>
            </w:rPr>
            <w:delText>Let</w:delText>
          </w:r>
        </w:del>
        <w:r w:rsidRPr="00E77497">
          <w:rPr>
            <w:rStyle w:val="bnf"/>
          </w:rPr>
          <w:t>BindingListNoIn</w:t>
        </w:r>
        <w:r w:rsidRPr="00E77497">
          <w:t xml:space="preserve">, </w:t>
        </w:r>
      </w:ins>
      <w:ins w:id="18992" w:author="Rev 6 Allen Wirfs-Brock" w:date="2012-02-25T15:28:00Z">
        <w:r w:rsidR="009E34B2" w:rsidRPr="009E34B2">
          <w:rPr>
            <w:rFonts w:ascii="Times New Roman" w:hAnsi="Times New Roman"/>
            <w:i/>
          </w:rPr>
          <w:t>Lexical</w:t>
        </w:r>
      </w:ins>
      <w:ins w:id="18993" w:author="Rev 4 Allen Wirfs-Brock" w:date="2011-10-15T17:22:00Z">
        <w:del w:id="18994"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18995" w:author="Rev 6 Allen Wirfs-Brock" w:date="2012-02-25T16:30:00Z">
        <w:r w:rsidR="00FD2CF3" w:rsidRPr="00451D9D">
          <w:rPr>
            <w:rStyle w:val="bnf"/>
          </w:rPr>
          <w:t>LexicalDeclaration</w:t>
        </w:r>
        <w:r w:rsidR="00FD2CF3" w:rsidRPr="00E77497">
          <w:t>,</w:t>
        </w:r>
        <w:r w:rsidR="00FD2CF3">
          <w:t xml:space="preserve"> </w:t>
        </w:r>
      </w:ins>
      <w:ins w:id="18996" w:author="Rev 4 Allen Wirfs-Brock" w:date="2011-10-15T17:22:00Z">
        <w:del w:id="18997" w:author="Rev 6 Allen Wirfs-Brock" w:date="2012-02-25T15:28:00Z">
          <w:r w:rsidRPr="00E77497" w:rsidDel="009E34B2">
            <w:rPr>
              <w:rStyle w:val="bnf"/>
            </w:rPr>
            <w:delText>Let</w:delText>
          </w:r>
        </w:del>
        <w:r w:rsidRPr="00E77497">
          <w:rPr>
            <w:rStyle w:val="bnf"/>
          </w:rPr>
          <w:t>BindingList</w:t>
        </w:r>
        <w:r w:rsidRPr="00E77497">
          <w:t xml:space="preserve">, </w:t>
        </w:r>
      </w:ins>
      <w:ins w:id="18998" w:author="Rev 6 Allen Wirfs-Brock" w:date="2012-02-25T15:29:00Z">
        <w:r w:rsidR="009E34B2" w:rsidRPr="009E34B2">
          <w:rPr>
            <w:rFonts w:ascii="Times New Roman" w:hAnsi="Times New Roman"/>
            <w:i/>
          </w:rPr>
          <w:t>Lexical</w:t>
        </w:r>
      </w:ins>
      <w:ins w:id="18999" w:author="Rev 4 Allen Wirfs-Brock" w:date="2011-10-15T17:22:00Z">
        <w:del w:id="19000"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19001" w:author="Rev 6 Allen Wirfs-Brock" w:date="2012-02-25T15:29:00Z">
          <w:r w:rsidRPr="00E77497" w:rsidDel="009E34B2">
            <w:rPr>
              <w:rStyle w:val="bnf"/>
            </w:rPr>
            <w:delText>Let</w:delText>
          </w:r>
        </w:del>
        <w:r w:rsidRPr="00E77497">
          <w:rPr>
            <w:rStyle w:val="bnf"/>
          </w:rPr>
          <w:t>BindingListNoIn</w:t>
        </w:r>
        <w:r w:rsidRPr="00E77497">
          <w:t xml:space="preserve">, </w:t>
        </w:r>
      </w:ins>
      <w:ins w:id="19002" w:author="Rev 6 Allen Wirfs-Brock" w:date="2012-02-25T15:29:00Z">
        <w:r w:rsidR="009E34B2" w:rsidRPr="009E34B2">
          <w:rPr>
            <w:rFonts w:ascii="Times New Roman" w:hAnsi="Times New Roman"/>
            <w:i/>
          </w:rPr>
          <w:t>Lexical</w:t>
        </w:r>
      </w:ins>
      <w:ins w:id="19003" w:author="Rev 4 Allen Wirfs-Brock" w:date="2011-10-15T17:22:00Z">
        <w:del w:id="19004"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9005" w:author="Rev 4 Allen Wirfs-Brock" w:date="2011-10-15T17:24:00Z">
        <w:r w:rsidRPr="00E77497">
          <w:t xml:space="preserve">used in place </w:t>
        </w:r>
      </w:ins>
      <w:ins w:id="19006" w:author="Rev 4 Allen Wirfs-Brock" w:date="2011-10-15T17:22:00Z">
        <w:r w:rsidRPr="00E77497">
          <w:t xml:space="preserve">of the contained </w:t>
        </w:r>
        <w:del w:id="19007" w:author="Rev 6 Allen Wirfs-Brock" w:date="2012-02-25T15:29:00Z">
          <w:r w:rsidRPr="00E77497" w:rsidDel="009E34B2">
            <w:rPr>
              <w:rStyle w:val="bnf"/>
            </w:rPr>
            <w:delText>Let</w:delText>
          </w:r>
        </w:del>
        <w:r w:rsidRPr="00E77497">
          <w:rPr>
            <w:rStyle w:val="bnf"/>
          </w:rPr>
          <w:t>BindingList</w:t>
        </w:r>
        <w:r w:rsidRPr="00E77497">
          <w:t xml:space="preserve">, </w:t>
        </w:r>
      </w:ins>
      <w:ins w:id="19008" w:author="Rev 6 Allen Wirfs-Brock" w:date="2012-02-25T15:29:00Z">
        <w:r w:rsidR="009E34B2" w:rsidRPr="009E34B2">
          <w:rPr>
            <w:rFonts w:ascii="Times New Roman" w:hAnsi="Times New Roman"/>
            <w:i/>
          </w:rPr>
          <w:t>Lexical</w:t>
        </w:r>
      </w:ins>
      <w:ins w:id="19009" w:author="Rev 4 Allen Wirfs-Brock" w:date="2011-10-15T17:22:00Z">
        <w:del w:id="19010"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rsidR="00884D1C" w:rsidRPr="00E77497" w:rsidDel="00791AD1" w:rsidRDefault="00884D1C" w:rsidP="00884D1C">
      <w:pPr>
        <w:rPr>
          <w:ins w:id="19011" w:author="Rev 3 Allen Wirfs-Brock" w:date="2011-09-09T12:39:00Z"/>
          <w:del w:id="19012" w:author="Rev 4 Allen Wirfs-Brock" w:date="2011-10-15T17:25:00Z"/>
          <w:sz w:val="18"/>
        </w:rPr>
      </w:pPr>
      <w:ins w:id="19013" w:author="Rev 3 Allen Wirfs-Brock" w:date="2011-09-09T12:39:00Z">
        <w:del w:id="19014"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rsidR="00C37DE8" w:rsidRPr="00E77497" w:rsidRDefault="00210077" w:rsidP="00C37DE8">
      <w:pPr>
        <w:pStyle w:val="Heading4"/>
        <w:numPr>
          <w:ilvl w:val="0"/>
          <w:numId w:val="0"/>
        </w:numPr>
        <w:rPr>
          <w:ins w:id="19015" w:author="Rev 4 Allen Wirfs-Brock" w:date="2011-10-15T16:39:00Z"/>
        </w:rPr>
      </w:pPr>
      <w:ins w:id="19016" w:author="Rev 4 Allen Wirfs-Brock" w:date="2011-10-19T15:50:00Z">
        <w:r w:rsidRPr="00E77497">
          <w:t xml:space="preserve"> </w:t>
        </w:r>
      </w:ins>
      <w:ins w:id="19017" w:author="Rev 4 Allen Wirfs-Brock" w:date="2011-10-15T16:39:00Z">
        <w:r w:rsidR="00C37DE8" w:rsidRPr="00E77497">
          <w:t>Static Semantics</w:t>
        </w:r>
      </w:ins>
    </w:p>
    <w:p w:rsidR="00C37DE8" w:rsidRPr="00E77497" w:rsidRDefault="00C9049C" w:rsidP="00C37DE8">
      <w:pPr>
        <w:rPr>
          <w:ins w:id="19018" w:author="Rev 4 Allen Wirfs-Brock" w:date="2011-10-15T16:39:00Z"/>
          <w:rFonts w:ascii="Helvetica" w:hAnsi="Helvetica"/>
          <w:b/>
        </w:rPr>
      </w:pPr>
      <w:ins w:id="19019" w:author="Rev 4 Allen Wirfs-Brock" w:date="2011-10-20T10:20:00Z">
        <w:r w:rsidRPr="00E77497">
          <w:rPr>
            <w:rFonts w:ascii="Helvetica" w:hAnsi="Helvetica"/>
            <w:b/>
          </w:rPr>
          <w:t xml:space="preserve">Static Semantics:  </w:t>
        </w:r>
      </w:ins>
      <w:ins w:id="19020" w:author="Rev 4 Allen Wirfs-Brock" w:date="2011-10-15T16:39:00Z">
        <w:r w:rsidR="00C37DE8" w:rsidRPr="00E77497">
          <w:rPr>
            <w:rFonts w:ascii="Helvetica" w:hAnsi="Helvetica"/>
            <w:b/>
          </w:rPr>
          <w:t>Early Errors</w:t>
        </w:r>
      </w:ins>
    </w:p>
    <w:p w:rsidR="004E4FC0" w:rsidRPr="00E77497" w:rsidRDefault="004E4FC0" w:rsidP="004E4FC0">
      <w:pPr>
        <w:rPr>
          <w:ins w:id="19021" w:author="Rev 6 Allen Wirfs-Brock" w:date="2012-02-25T15:58:00Z"/>
        </w:rPr>
      </w:pPr>
      <w:ins w:id="19022"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19023" w:author="Rev 6 Allen Wirfs-Brock" w:date="2012-02-25T15:59:00Z">
        <w:r w:rsidRPr="004E4FC0">
          <w:rPr>
            <w:rFonts w:ascii="Times New Roman" w:hAnsi="Times New Roman"/>
            <w:i/>
          </w:rPr>
          <w:t>Binding</w:t>
        </w:r>
      </w:ins>
      <w:ins w:id="19024" w:author="Rev 6 Allen Wirfs-Brock" w:date="2012-02-25T15:58:00Z">
        <w:r w:rsidRPr="00E77497">
          <w:rPr>
            <w:rStyle w:val="bnf"/>
          </w:rPr>
          <w:t>Identifier</w:t>
        </w:r>
        <w:r w:rsidRPr="00E77497">
          <w:t xml:space="preserve"> </w:t>
        </w:r>
      </w:ins>
    </w:p>
    <w:p w:rsidR="004E4FC0" w:rsidRPr="00E77497" w:rsidRDefault="004E4FC0" w:rsidP="00D5580A">
      <w:pPr>
        <w:numPr>
          <w:ilvl w:val="0"/>
          <w:numId w:val="737"/>
        </w:numPr>
        <w:rPr>
          <w:ins w:id="19025" w:author="Rev 6 Allen Wirfs-Brock" w:date="2012-02-25T15:58:00Z"/>
        </w:rPr>
      </w:pPr>
      <w:ins w:id="19026" w:author="Rev 6 Allen Wirfs-Brock" w:date="2012-02-25T15:58:00Z">
        <w:r w:rsidRPr="00E77497">
          <w:t xml:space="preserve">It is a Syntax Error </w:t>
        </w:r>
        <w:del w:id="19027" w:author="Rev 7 Allen Wirfs-Brock" w:date="2012-03-20T13:04:00Z">
          <w:r w:rsidRPr="00E77497" w:rsidDel="00D91F6B">
            <w:delText xml:space="preserve">if the </w:delText>
          </w:r>
          <w:r w:rsidRPr="00E77497" w:rsidDel="00D91F6B">
            <w:rPr>
              <w:rStyle w:val="bnf"/>
            </w:rPr>
            <w:delText>BindingIdentifier</w:delText>
          </w:r>
          <w:r w:rsidRPr="00E77497" w:rsidDel="00D91F6B">
            <w:delText xml:space="preserve"> </w:delText>
          </w:r>
        </w:del>
      </w:ins>
      <w:ins w:id="19028" w:author="Rev 6 Allen Wirfs-Brock" w:date="2012-02-25T16:00:00Z">
        <w:r>
          <w:t xml:space="preserve">if IsConstantDeclaration of the </w:t>
        </w:r>
        <w:r w:rsidRPr="004E4FC0">
          <w:rPr>
            <w:rFonts w:ascii="Times New Roman" w:hAnsi="Times New Roman"/>
            <w:i/>
          </w:rPr>
          <w:t>LexicalDeclaration</w:t>
        </w:r>
      </w:ins>
      <w:ins w:id="19029" w:author="Rev 6 Allen Wirfs-Brock" w:date="2012-02-25T16:01:00Z">
        <w:r w:rsidRPr="004E4FC0">
          <w:t xml:space="preserve"> </w:t>
        </w:r>
        <w:r>
          <w:t xml:space="preserve">containing this production is </w:t>
        </w:r>
        <w:r w:rsidRPr="004E4FC0">
          <w:rPr>
            <w:rFonts w:ascii="Times New Roman" w:hAnsi="Times New Roman"/>
            <w:b/>
          </w:rPr>
          <w:t>true</w:t>
        </w:r>
      </w:ins>
      <w:ins w:id="19030" w:author="Rev 6 Allen Wirfs-Brock" w:date="2012-02-25T15:58:00Z">
        <w:r w:rsidRPr="00E77497">
          <w:t>.</w:t>
        </w:r>
      </w:ins>
    </w:p>
    <w:p w:rsidR="00884D1C" w:rsidRPr="00E77497" w:rsidDel="00C37DE8" w:rsidRDefault="00884D1C" w:rsidP="00884D1C">
      <w:pPr>
        <w:pStyle w:val="Syntax"/>
        <w:rPr>
          <w:ins w:id="19031" w:author="Rev 3 Allen Wirfs-Brock" w:date="2011-09-09T12:39:00Z"/>
          <w:del w:id="19032" w:author="Rev 4 Allen Wirfs-Brock" w:date="2011-10-15T16:39:00Z"/>
        </w:rPr>
      </w:pPr>
      <w:commentRangeStart w:id="19033"/>
      <w:ins w:id="19034" w:author="Rev 3 Allen Wirfs-Brock" w:date="2011-09-09T12:39:00Z">
        <w:del w:id="19035" w:author="Rev 4 Allen Wirfs-Brock" w:date="2011-10-15T16:39:00Z">
          <w:r w:rsidRPr="00E77497" w:rsidDel="00C37DE8">
            <w:delText>Semantics</w:delText>
          </w:r>
        </w:del>
      </w:ins>
    </w:p>
    <w:p w:rsidR="009628C5" w:rsidRPr="00E77497" w:rsidDel="00F144A1" w:rsidRDefault="009628C5" w:rsidP="009628C5">
      <w:pPr>
        <w:rPr>
          <w:ins w:id="19036" w:author="Rev 3 Allen Wirfs-Brock" w:date="2011-09-09T12:46:00Z"/>
          <w:del w:id="19037" w:author="Rev 6 Allen Wirfs-Brock" w:date="2012-01-26T15:02:00Z"/>
        </w:rPr>
      </w:pPr>
      <w:ins w:id="19038" w:author="Rev 3 Allen Wirfs-Brock" w:date="2011-09-09T12:46:00Z">
        <w:del w:id="19039"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19040" w:author="Rev 3 Allen Wirfs-Brock" w:date="2011-09-09T12:47:00Z">
        <w:del w:id="19041"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19042" w:author="Rev 3 Allen Wirfs-Brock" w:date="2011-09-09T12:46:00Z">
        <w:del w:id="19043" w:author="Rev 6 Allen Wirfs-Brock" w:date="2012-01-26T15:02:00Z">
          <w:r w:rsidRPr="00E77497" w:rsidDel="00F144A1">
            <w:delText>are:</w:delText>
          </w:r>
        </w:del>
      </w:ins>
    </w:p>
    <w:p w:rsidR="009628C5" w:rsidRPr="00E77497" w:rsidDel="00F144A1" w:rsidRDefault="009628C5" w:rsidP="00FA3203">
      <w:pPr>
        <w:numPr>
          <w:ilvl w:val="0"/>
          <w:numId w:val="403"/>
        </w:numPr>
        <w:spacing w:after="220"/>
        <w:rPr>
          <w:ins w:id="19044" w:author="Rev 3 Allen Wirfs-Brock" w:date="2011-09-09T12:46:00Z"/>
          <w:del w:id="19045" w:author="Rev 6 Allen Wirfs-Brock" w:date="2012-01-26T15:02:00Z"/>
        </w:rPr>
      </w:pPr>
      <w:ins w:id="19046" w:author="Rev 3 Allen Wirfs-Brock" w:date="2011-09-09T12:46:00Z">
        <w:del w:id="19047" w:author="Rev 6 Allen Wirfs-Brock" w:date="2012-01-26T15:02:00Z">
          <w:r w:rsidRPr="00E77497" w:rsidDel="00F144A1">
            <w:delText xml:space="preserve">It is a Syntax Error if the code that matches this production is not contained in extended code.  </w:delText>
          </w:r>
        </w:del>
      </w:ins>
    </w:p>
    <w:p w:rsidR="00C00372" w:rsidRPr="00E77497" w:rsidRDefault="00C00372" w:rsidP="00C00372">
      <w:pPr>
        <w:rPr>
          <w:ins w:id="19048" w:author="Rev 4 Allen Wirfs-Brock" w:date="2011-10-15T17:20:00Z"/>
        </w:rPr>
      </w:pPr>
      <w:ins w:id="19049"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commentRangeEnd w:id="19033"/>
      <w:r w:rsidR="00C459A3">
        <w:rPr>
          <w:rStyle w:val="CommentReference"/>
        </w:rPr>
        <w:commentReference w:id="19033"/>
      </w:r>
    </w:p>
    <w:p w:rsidR="00C00372" w:rsidRPr="00E77497" w:rsidRDefault="00C00372" w:rsidP="00D5580A">
      <w:pPr>
        <w:numPr>
          <w:ilvl w:val="0"/>
          <w:numId w:val="737"/>
        </w:numPr>
        <w:rPr>
          <w:ins w:id="19050" w:author="Rev 4 Allen Wirfs-Brock" w:date="2011-10-15T17:20:00Z"/>
        </w:rPr>
      </w:pPr>
      <w:ins w:id="19051"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rsidR="00C37DE8" w:rsidRPr="00E77497" w:rsidRDefault="00C37DE8" w:rsidP="00C7794D">
      <w:pPr>
        <w:rPr>
          <w:ins w:id="19052" w:author="Rev 4 Allen Wirfs-Brock" w:date="2011-10-15T16:40:00Z"/>
          <w:rFonts w:ascii="Helvetica" w:hAnsi="Helvetica"/>
          <w:b/>
        </w:rPr>
      </w:pPr>
      <w:ins w:id="19053" w:author="Rev 4 Allen Wirfs-Brock" w:date="2011-10-15T16:40:00Z">
        <w:r w:rsidRPr="00E77497">
          <w:rPr>
            <w:rFonts w:ascii="Helvetica" w:hAnsi="Helvetica"/>
            <w:b/>
          </w:rPr>
          <w:t xml:space="preserve">Static Semantics:  </w:t>
        </w:r>
      </w:ins>
      <w:ins w:id="19054" w:author="Rev 4 Allen Wirfs-Brock" w:date="2011-10-15T16:41:00Z">
        <w:del w:id="19055" w:author="Rev 9 Allen Wirfs-Brock" w:date="2012-07-07T16:26:00Z">
          <w:r w:rsidRPr="00E77497" w:rsidDel="00201325">
            <w:rPr>
              <w:rFonts w:ascii="Helvetica" w:hAnsi="Helvetica"/>
              <w:b/>
              <w:lang w:eastAsia="en-US"/>
            </w:rPr>
            <w:delText>Bound</w:delText>
          </w:r>
        </w:del>
      </w:ins>
      <w:ins w:id="19056" w:author="Rev 6 Allen Wirfs-Brock" w:date="2012-02-01T13:30:00Z">
        <w:del w:id="19057" w:author="Rev 9 Allen Wirfs-Brock" w:date="2012-07-07T16:26:00Z">
          <w:r w:rsidR="002F6D6F" w:rsidDel="00201325">
            <w:rPr>
              <w:rFonts w:ascii="Helvetica" w:hAnsi="Helvetica"/>
              <w:b/>
              <w:lang w:eastAsia="en-US"/>
            </w:rPr>
            <w:delText xml:space="preserve"> </w:delText>
          </w:r>
        </w:del>
      </w:ins>
      <w:ins w:id="19058" w:author="Rev 4 Allen Wirfs-Brock" w:date="2011-10-15T16:41:00Z">
        <w:del w:id="19059" w:author="Rev 9 Allen Wirfs-Brock" w:date="2012-07-07T16:26:00Z">
          <w:r w:rsidRPr="00E77497" w:rsidDel="00201325">
            <w:rPr>
              <w:rFonts w:ascii="Helvetica" w:hAnsi="Helvetica"/>
              <w:b/>
              <w:lang w:eastAsia="en-US"/>
            </w:rPr>
            <w:delText>Names</w:delText>
          </w:r>
        </w:del>
      </w:ins>
      <w:ins w:id="19060" w:author="Rev 9 Allen Wirfs-Brock" w:date="2012-07-07T16:26:00Z">
        <w:r w:rsidR="00201325">
          <w:rPr>
            <w:rFonts w:ascii="Helvetica" w:hAnsi="Helvetica"/>
            <w:b/>
            <w:lang w:eastAsia="en-US"/>
          </w:rPr>
          <w:t>BoundNames</w:t>
        </w:r>
      </w:ins>
    </w:p>
    <w:p w:rsidR="00884D1C" w:rsidRPr="00E77497" w:rsidRDefault="00884D1C" w:rsidP="00884D1C">
      <w:pPr>
        <w:rPr>
          <w:ins w:id="19061" w:author="Rev 3 Allen Wirfs-Brock" w:date="2011-09-09T12:39:00Z"/>
        </w:rPr>
      </w:pPr>
      <w:ins w:id="19062" w:author="Rev 3 Allen Wirfs-Brock" w:date="2011-09-09T12:39:00Z">
        <w:del w:id="19063"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19064" w:author="Rev 6 Allen Wirfs-Brock" w:date="2012-02-25T15:37:00Z">
          <w:r w:rsidRPr="009E34B2" w:rsidDel="009E34B2">
            <w:rPr>
              <w:rFonts w:ascii="Times New Roman" w:hAnsi="Times New Roman"/>
              <w:i/>
            </w:rPr>
            <w:delText>Let</w:delText>
          </w:r>
        </w:del>
      </w:ins>
      <w:ins w:id="19065" w:author="Rev 6 Allen Wirfs-Brock" w:date="2012-02-25T15:37:00Z">
        <w:r w:rsidR="009E34B2" w:rsidRPr="009E34B2">
          <w:rPr>
            <w:rFonts w:ascii="Times New Roman" w:hAnsi="Times New Roman"/>
            <w:i/>
          </w:rPr>
          <w:t>Lexical</w:t>
        </w:r>
      </w:ins>
      <w:ins w:id="19066"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19067" w:author="Rev 6 Allen Wirfs-Brock" w:date="2012-02-25T15:39:00Z">
        <w:r w:rsidR="006B3D6C" w:rsidRPr="0027695A">
          <w:rPr>
            <w:rFonts w:ascii="Times New Roman" w:hAnsi="Times New Roman"/>
            <w:i/>
          </w:rPr>
          <w:t>LetOrConst BindingList</w:t>
        </w:r>
      </w:ins>
      <w:ins w:id="19068" w:author="Rev 3 Allen Wirfs-Brock" w:date="2011-09-09T12:39:00Z">
        <w:del w:id="19069" w:author="Rev 6 Allen Wirfs-Brock" w:date="2012-02-25T15:39:00Z">
          <w:r w:rsidRPr="0027695A" w:rsidDel="006B3D6C">
            <w:rPr>
              <w:rFonts w:ascii="Times New Roman" w:hAnsi="Times New Roman"/>
              <w:b/>
              <w:i/>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19070" w:author="Rev 4 Allen Wirfs-Brock" w:date="2011-10-15T16:41:00Z">
          <w:r w:rsidRPr="00E77497" w:rsidDel="00C37DE8">
            <w:delText>is determined as follows:</w:delText>
          </w:r>
        </w:del>
      </w:ins>
    </w:p>
    <w:p w:rsidR="00884D1C" w:rsidRPr="00E77497" w:rsidRDefault="00884D1C" w:rsidP="00FA3203">
      <w:pPr>
        <w:pStyle w:val="Alg4"/>
        <w:numPr>
          <w:ilvl w:val="0"/>
          <w:numId w:val="457"/>
        </w:numPr>
        <w:spacing w:after="220"/>
        <w:contextualSpacing/>
        <w:rPr>
          <w:ins w:id="19071" w:author="Rev 3 Allen Wirfs-Brock" w:date="2011-09-09T12:39:00Z"/>
        </w:rPr>
      </w:pPr>
      <w:ins w:id="19072" w:author="Rev 3 Allen Wirfs-Brock" w:date="2011-09-09T12:39:00Z">
        <w:r w:rsidRPr="00E77497">
          <w:t xml:space="preserve">Return </w:t>
        </w:r>
      </w:ins>
      <w:ins w:id="19073" w:author="Rev 6 Allen Wirfs-Brock" w:date="2012-02-01T13:30:00Z">
        <w:r w:rsidR="002F6D6F">
          <w:t xml:space="preserve">the </w:t>
        </w:r>
      </w:ins>
      <w:ins w:id="19074" w:author="Rev 3 Allen Wirfs-Brock" w:date="2011-09-09T12:39:00Z">
        <w:del w:id="19075" w:author="Rev 9 Allen Wirfs-Brock" w:date="2012-07-07T16:26:00Z">
          <w:r w:rsidRPr="00E77497" w:rsidDel="00201325">
            <w:delText>Bound</w:delText>
          </w:r>
        </w:del>
      </w:ins>
      <w:ins w:id="19076" w:author="Rev 6 Allen Wirfs-Brock" w:date="2012-02-01T13:30:00Z">
        <w:del w:id="19077" w:author="Rev 9 Allen Wirfs-Brock" w:date="2012-07-07T16:26:00Z">
          <w:r w:rsidR="002F6D6F" w:rsidDel="00201325">
            <w:delText xml:space="preserve"> </w:delText>
          </w:r>
        </w:del>
      </w:ins>
      <w:ins w:id="19078" w:author="Rev 3 Allen Wirfs-Brock" w:date="2011-09-09T12:39:00Z">
        <w:del w:id="19079" w:author="Rev 9 Allen Wirfs-Brock" w:date="2012-07-07T16:26:00Z">
          <w:r w:rsidRPr="00E77497" w:rsidDel="00201325">
            <w:delText>Names</w:delText>
          </w:r>
        </w:del>
      </w:ins>
      <w:ins w:id="19080" w:author="Rev 9 Allen Wirfs-Brock" w:date="2012-07-07T16:26:00Z">
        <w:r w:rsidR="00201325">
          <w:t>BoundNames</w:t>
        </w:r>
      </w:ins>
      <w:ins w:id="19081" w:author="Rev 3 Allen Wirfs-Brock" w:date="2011-09-09T12:39:00Z">
        <w:r w:rsidRPr="00E77497">
          <w:t xml:space="preserve"> of </w:t>
        </w:r>
        <w:del w:id="19082" w:author="Rev 6 Allen Wirfs-Brock" w:date="2012-02-25T15:39:00Z">
          <w:r w:rsidRPr="00E77497" w:rsidDel="006B3D6C">
            <w:rPr>
              <w:i/>
            </w:rPr>
            <w:delText>Let</w:delText>
          </w:r>
        </w:del>
        <w:r w:rsidRPr="00E77497">
          <w:rPr>
            <w:i/>
          </w:rPr>
          <w:t>BindingList</w:t>
        </w:r>
        <w:r w:rsidRPr="00E77497">
          <w:t>.</w:t>
        </w:r>
      </w:ins>
    </w:p>
    <w:p w:rsidR="00974ED7" w:rsidRPr="00E77497" w:rsidDel="00F71D44" w:rsidRDefault="00974ED7" w:rsidP="00974ED7">
      <w:pPr>
        <w:rPr>
          <w:ins w:id="19083" w:author="Rev 4 Allen Wirfs-Brock" w:date="2011-10-15T16:43:00Z"/>
          <w:del w:id="19084" w:author="Rev 8 Allen Wirfs-Brock" w:date="2012-06-01T08:47:00Z"/>
        </w:rPr>
      </w:pPr>
      <w:ins w:id="19085" w:author="Rev 4 Allen Wirfs-Brock" w:date="2011-10-15T16:43:00Z">
        <w:del w:id="19086" w:author="Rev 8 Allen Wirfs-Brock" w:date="2012-06-01T08:47:00Z">
          <w:r w:rsidRPr="00E77497" w:rsidDel="00F71D44">
            <w:rPr>
              <w:rStyle w:val="bnf"/>
            </w:rPr>
            <w:delText>LetBindingList</w:delText>
          </w:r>
          <w:r w:rsidRPr="00E77497" w:rsidDel="00F71D44">
            <w:rPr>
              <w:i/>
            </w:rPr>
            <w:delText xml:space="preserve"> </w:delText>
          </w:r>
          <w:r w:rsidRPr="00E77497" w:rsidDel="00F71D44">
            <w:rPr>
              <w:b/>
            </w:rPr>
            <w:delText>:</w:delText>
          </w:r>
          <w:r w:rsidRPr="00E77497" w:rsidDel="00F71D44">
            <w:rPr>
              <w:rStyle w:val="bnf"/>
            </w:rPr>
            <w:delText xml:space="preserve"> Let</w:delText>
          </w:r>
        </w:del>
      </w:ins>
      <w:ins w:id="19087" w:author="Rev 6 Allen Wirfs-Brock" w:date="2012-02-25T15:40:00Z">
        <w:del w:id="19088" w:author="Rev 8 Allen Wirfs-Brock" w:date="2012-06-01T08:47:00Z">
          <w:r w:rsidR="006B3D6C" w:rsidDel="00F71D44">
            <w:rPr>
              <w:rStyle w:val="bnf"/>
            </w:rPr>
            <w:delText>Lexi</w:delText>
          </w:r>
        </w:del>
      </w:ins>
      <w:ins w:id="19089" w:author="Rev 7 Allen Wirfs-Brock" w:date="2012-05-04T13:59:00Z">
        <w:del w:id="19090" w:author="Rev 8 Allen Wirfs-Brock" w:date="2012-06-01T08:47:00Z">
          <w:r w:rsidR="00DE13A5" w:rsidDel="00F71D44">
            <w:rPr>
              <w:rStyle w:val="bnf"/>
            </w:rPr>
            <w:delText>c</w:delText>
          </w:r>
        </w:del>
      </w:ins>
      <w:ins w:id="19091" w:author="Rev 6 Allen Wirfs-Brock" w:date="2012-02-25T15:40:00Z">
        <w:del w:id="19092" w:author="Rev 8 Allen Wirfs-Brock" w:date="2012-06-01T08:47:00Z">
          <w:r w:rsidR="006B3D6C" w:rsidDel="00F71D44">
            <w:rPr>
              <w:rStyle w:val="bnf"/>
            </w:rPr>
            <w:delText>al</w:delText>
          </w:r>
        </w:del>
      </w:ins>
      <w:ins w:id="19093" w:author="Rev 4 Allen Wirfs-Brock" w:date="2011-10-15T16:43:00Z">
        <w:del w:id="19094" w:author="Rev 8 Allen Wirfs-Brock" w:date="2012-06-01T08:47:00Z">
          <w:r w:rsidRPr="00E77497" w:rsidDel="00F71D44">
            <w:rPr>
              <w:rStyle w:val="bnf"/>
            </w:rPr>
            <w:delText>Binding</w:delText>
          </w:r>
          <w:r w:rsidRPr="00E77497" w:rsidDel="00F71D44">
            <w:delText xml:space="preserve"> </w:delText>
          </w:r>
        </w:del>
      </w:ins>
    </w:p>
    <w:p w:rsidR="00974ED7" w:rsidRPr="00E77497" w:rsidDel="00F71D44" w:rsidRDefault="00974ED7" w:rsidP="00FA3203">
      <w:pPr>
        <w:pStyle w:val="Alg4"/>
        <w:numPr>
          <w:ilvl w:val="0"/>
          <w:numId w:val="458"/>
        </w:numPr>
        <w:spacing w:after="220"/>
        <w:contextualSpacing/>
        <w:rPr>
          <w:ins w:id="19095" w:author="Rev 4 Allen Wirfs-Brock" w:date="2011-10-15T16:43:00Z"/>
          <w:del w:id="19096" w:author="Rev 8 Allen Wirfs-Brock" w:date="2012-06-01T08:47:00Z"/>
        </w:rPr>
      </w:pPr>
      <w:ins w:id="19097" w:author="Rev 4 Allen Wirfs-Brock" w:date="2011-10-15T16:43:00Z">
        <w:del w:id="19098" w:author="Rev 8 Allen Wirfs-Brock" w:date="2012-06-01T08:47:00Z">
          <w:r w:rsidRPr="00E77497" w:rsidDel="00F71D44">
            <w:delText xml:space="preserve">Return </w:delText>
          </w:r>
        </w:del>
      </w:ins>
      <w:ins w:id="19099" w:author="Rev 6 Allen Wirfs-Brock" w:date="2012-02-01T13:30:00Z">
        <w:del w:id="19100" w:author="Rev 8 Allen Wirfs-Brock" w:date="2012-06-01T08:47:00Z">
          <w:r w:rsidR="002F6D6F" w:rsidDel="00F71D44">
            <w:delText xml:space="preserve">the </w:delText>
          </w:r>
        </w:del>
      </w:ins>
      <w:ins w:id="19101" w:author="Rev 4 Allen Wirfs-Brock" w:date="2011-10-15T16:43:00Z">
        <w:del w:id="19102" w:author="Rev 8 Allen Wirfs-Brock" w:date="2012-06-01T08:47:00Z">
          <w:r w:rsidRPr="00E77497" w:rsidDel="00F71D44">
            <w:delText>Bound</w:delText>
          </w:r>
        </w:del>
      </w:ins>
      <w:ins w:id="19103" w:author="Rev 6 Allen Wirfs-Brock" w:date="2012-02-01T13:30:00Z">
        <w:del w:id="19104" w:author="Rev 8 Allen Wirfs-Brock" w:date="2012-06-01T08:47:00Z">
          <w:r w:rsidR="002F6D6F" w:rsidDel="00F71D44">
            <w:delText xml:space="preserve"> </w:delText>
          </w:r>
        </w:del>
      </w:ins>
      <w:ins w:id="19105" w:author="Rev 4 Allen Wirfs-Brock" w:date="2011-10-15T16:43:00Z">
        <w:del w:id="19106" w:author="Rev 8 Allen Wirfs-Brock" w:date="2012-06-01T08:47:00Z">
          <w:r w:rsidRPr="00E77497" w:rsidDel="00F71D44">
            <w:delText xml:space="preserve">Names of </w:delText>
          </w:r>
          <w:r w:rsidRPr="00E77497" w:rsidDel="00F71D44">
            <w:rPr>
              <w:rStyle w:val="bnf"/>
            </w:rPr>
            <w:delText>Let</w:delText>
          </w:r>
        </w:del>
      </w:ins>
      <w:ins w:id="19107" w:author="Rev 6 Allen Wirfs-Brock" w:date="2012-02-25T15:40:00Z">
        <w:del w:id="19108" w:author="Rev 8 Allen Wirfs-Brock" w:date="2012-06-01T08:47:00Z">
          <w:r w:rsidR="006B3D6C" w:rsidDel="00F71D44">
            <w:rPr>
              <w:rStyle w:val="bnf"/>
            </w:rPr>
            <w:delText>Lexical</w:delText>
          </w:r>
        </w:del>
      </w:ins>
      <w:ins w:id="19109" w:author="Rev 4 Allen Wirfs-Brock" w:date="2011-10-15T16:43:00Z">
        <w:del w:id="19110" w:author="Rev 8 Allen Wirfs-Brock" w:date="2012-06-01T08:47:00Z">
          <w:r w:rsidRPr="00E77497" w:rsidDel="00F71D44">
            <w:rPr>
              <w:rStyle w:val="bnf"/>
            </w:rPr>
            <w:delText>Binding</w:delText>
          </w:r>
          <w:r w:rsidRPr="00E77497" w:rsidDel="00F71D44">
            <w:delText>.</w:delText>
          </w:r>
        </w:del>
      </w:ins>
    </w:p>
    <w:p w:rsidR="00974ED7" w:rsidRPr="00E77497" w:rsidRDefault="00974ED7" w:rsidP="00974ED7">
      <w:pPr>
        <w:rPr>
          <w:ins w:id="19111" w:author="Rev 4 Allen Wirfs-Brock" w:date="2011-10-15T16:44:00Z"/>
        </w:rPr>
      </w:pPr>
      <w:ins w:id="19112" w:author="Rev 4 Allen Wirfs-Brock" w:date="2011-10-15T16:44:00Z">
        <w:del w:id="19113"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19114"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9115" w:author="Rev 6 Allen Wirfs-Brock" w:date="2012-02-25T15:40:00Z">
          <w:r w:rsidRPr="00E77497" w:rsidDel="006B3D6C">
            <w:rPr>
              <w:rStyle w:val="bnf"/>
            </w:rPr>
            <w:delText>Let</w:delText>
          </w:r>
        </w:del>
      </w:ins>
      <w:ins w:id="19116" w:author="Rev 6 Allen Wirfs-Brock" w:date="2012-02-25T15:40:00Z">
        <w:r w:rsidR="006B3D6C">
          <w:rPr>
            <w:rStyle w:val="bnf"/>
          </w:rPr>
          <w:t>Lexical</w:t>
        </w:r>
      </w:ins>
      <w:ins w:id="19117" w:author="Rev 4 Allen Wirfs-Brock" w:date="2011-10-15T16:44:00Z">
        <w:r w:rsidRPr="00E77497">
          <w:rPr>
            <w:rStyle w:val="bnf"/>
          </w:rPr>
          <w:t>Binding</w:t>
        </w:r>
        <w:r w:rsidRPr="00E77497">
          <w:t xml:space="preserve"> </w:t>
        </w:r>
      </w:ins>
    </w:p>
    <w:p w:rsidR="00974ED7" w:rsidRPr="00E77497" w:rsidRDefault="00974ED7" w:rsidP="00FA3203">
      <w:pPr>
        <w:pStyle w:val="Alg4"/>
        <w:numPr>
          <w:ilvl w:val="0"/>
          <w:numId w:val="456"/>
        </w:numPr>
        <w:spacing w:after="220"/>
        <w:contextualSpacing/>
        <w:rPr>
          <w:ins w:id="19118" w:author="Rev 4 Allen Wirfs-Brock" w:date="2011-10-15T16:44:00Z"/>
        </w:rPr>
      </w:pPr>
      <w:ins w:id="19119" w:author="Rev 4 Allen Wirfs-Brock" w:date="2011-10-15T16:44:00Z">
        <w:r w:rsidRPr="00E77497">
          <w:t xml:space="preserve">Let </w:t>
        </w:r>
        <w:r w:rsidRPr="00E77497">
          <w:rPr>
            <w:i/>
          </w:rPr>
          <w:t xml:space="preserve">names </w:t>
        </w:r>
        <w:r w:rsidRPr="00E77497">
          <w:t>be</w:t>
        </w:r>
      </w:ins>
      <w:ins w:id="19120" w:author="Rev 6 Allen Wirfs-Brock" w:date="2012-02-01T13:30:00Z">
        <w:r w:rsidR="002F6D6F">
          <w:t xml:space="preserve"> the</w:t>
        </w:r>
      </w:ins>
      <w:ins w:id="19121" w:author="Rev 4 Allen Wirfs-Brock" w:date="2011-10-15T16:44:00Z">
        <w:r w:rsidRPr="00E77497">
          <w:t xml:space="preserve"> Bound</w:t>
        </w:r>
        <w:del w:id="19122" w:author="Rev 6 Allen Wirfs-Brock" w:date="2012-02-01T13:30:00Z">
          <w:r w:rsidRPr="00E77497" w:rsidDel="002F6D6F">
            <w:delText>N</w:delText>
          </w:r>
        </w:del>
      </w:ins>
      <w:ins w:id="19123" w:author="Rev 6 Allen Wirfs-Brock" w:date="2012-02-01T13:30:00Z">
        <w:del w:id="19124" w:author="Rev 9 Allen Wirfs-Brock" w:date="2012-07-07T16:26:00Z">
          <w:r w:rsidR="002F6D6F" w:rsidDel="00201325">
            <w:delText xml:space="preserve"> </w:delText>
          </w:r>
        </w:del>
      </w:ins>
      <w:ins w:id="19125" w:author="Rev 9 Allen Wirfs-Brock" w:date="2012-07-07T16:24:00Z">
        <w:r w:rsidR="00201325">
          <w:t>N</w:t>
        </w:r>
      </w:ins>
      <w:ins w:id="19126" w:author="Rev 4 Allen Wirfs-Brock" w:date="2011-10-15T16:44:00Z">
        <w:r w:rsidRPr="00E77497">
          <w:t xml:space="preserve">ames of </w:t>
        </w:r>
        <w:del w:id="19127" w:author="Rev 6 Allen Wirfs-Brock" w:date="2012-02-25T15:41:00Z">
          <w:r w:rsidRPr="00E77497" w:rsidDel="006B3D6C">
            <w:rPr>
              <w:rStyle w:val="bnf"/>
            </w:rPr>
            <w:delText>Let</w:delText>
          </w:r>
        </w:del>
        <w:r w:rsidRPr="00E77497">
          <w:rPr>
            <w:i/>
          </w:rPr>
          <w:t>BindingList</w:t>
        </w:r>
        <w:r w:rsidRPr="00E77497">
          <w:t>.</w:t>
        </w:r>
      </w:ins>
    </w:p>
    <w:p w:rsidR="00974ED7" w:rsidRPr="00E77497" w:rsidRDefault="00974ED7" w:rsidP="00FA3203">
      <w:pPr>
        <w:pStyle w:val="Alg4"/>
        <w:numPr>
          <w:ilvl w:val="0"/>
          <w:numId w:val="456"/>
        </w:numPr>
        <w:spacing w:after="220"/>
        <w:contextualSpacing/>
        <w:rPr>
          <w:ins w:id="19128" w:author="Rev 4 Allen Wirfs-Brock" w:date="2011-10-15T16:44:00Z"/>
          <w:rStyle w:val="bnf"/>
          <w:i w:val="0"/>
        </w:rPr>
      </w:pPr>
      <w:ins w:id="19129" w:author="Rev 4 Allen Wirfs-Brock" w:date="2011-10-15T16:44:00Z">
        <w:r w:rsidRPr="00E77497">
          <w:t xml:space="preserve">Append to </w:t>
        </w:r>
        <w:r w:rsidRPr="00E77497">
          <w:rPr>
            <w:i/>
          </w:rPr>
          <w:t>names</w:t>
        </w:r>
        <w:r w:rsidRPr="00E77497">
          <w:t xml:space="preserve"> the elements </w:t>
        </w:r>
        <w:del w:id="19130" w:author="Rev 6 Allen Wirfs-Brock" w:date="2012-02-01T13:31:00Z">
          <w:r w:rsidRPr="00E77497" w:rsidDel="002F6D6F">
            <w:delText>of</w:delText>
          </w:r>
        </w:del>
      </w:ins>
      <w:ins w:id="19131" w:author="Rev 6 Allen Wirfs-Brock" w:date="2012-02-01T13:31:00Z">
        <w:r w:rsidR="002F6D6F">
          <w:t>of the</w:t>
        </w:r>
      </w:ins>
      <w:ins w:id="19132" w:author="Rev 4 Allen Wirfs-Brock" w:date="2011-10-15T16:44:00Z">
        <w:r w:rsidRPr="00E77497">
          <w:t xml:space="preserve"> </w:t>
        </w:r>
        <w:del w:id="19133" w:author="Rev 9 Allen Wirfs-Brock" w:date="2012-07-07T16:25:00Z">
          <w:r w:rsidRPr="00E77497" w:rsidDel="00201325">
            <w:delText>Bound</w:delText>
          </w:r>
        </w:del>
      </w:ins>
      <w:ins w:id="19134" w:author="Rev 6 Allen Wirfs-Brock" w:date="2012-02-01T13:31:00Z">
        <w:del w:id="19135" w:author="Rev 9 Allen Wirfs-Brock" w:date="2012-07-07T16:25:00Z">
          <w:r w:rsidR="002F6D6F" w:rsidDel="00201325">
            <w:delText xml:space="preserve"> </w:delText>
          </w:r>
        </w:del>
      </w:ins>
      <w:ins w:id="19136" w:author="Rev 4 Allen Wirfs-Brock" w:date="2011-10-15T16:44:00Z">
        <w:del w:id="19137" w:author="Rev 9 Allen Wirfs-Brock" w:date="2012-07-07T16:25:00Z">
          <w:r w:rsidRPr="00E77497" w:rsidDel="00201325">
            <w:delText>Names</w:delText>
          </w:r>
        </w:del>
      </w:ins>
      <w:ins w:id="19138" w:author="Rev 9 Allen Wirfs-Brock" w:date="2012-07-07T16:25:00Z">
        <w:r w:rsidR="00201325">
          <w:t>BoundNames</w:t>
        </w:r>
      </w:ins>
      <w:ins w:id="19139" w:author="Rev 4 Allen Wirfs-Brock" w:date="2011-10-15T16:44:00Z">
        <w:r w:rsidRPr="00E77497">
          <w:t xml:space="preserve"> of </w:t>
        </w:r>
        <w:del w:id="19140" w:author="Rev 6 Allen Wirfs-Brock" w:date="2012-02-25T15:41:00Z">
          <w:r w:rsidRPr="00E77497" w:rsidDel="006B3D6C">
            <w:rPr>
              <w:rStyle w:val="bnf"/>
            </w:rPr>
            <w:delText>Let</w:delText>
          </w:r>
        </w:del>
      </w:ins>
      <w:ins w:id="19141" w:author="Rev 6 Allen Wirfs-Brock" w:date="2012-02-25T15:41:00Z">
        <w:r w:rsidR="006B3D6C">
          <w:rPr>
            <w:rStyle w:val="bnf"/>
          </w:rPr>
          <w:t>Lexi</w:t>
        </w:r>
      </w:ins>
      <w:ins w:id="19142" w:author="Rev 7 Allen Wirfs-Brock" w:date="2012-05-04T13:59:00Z">
        <w:r w:rsidR="00DE13A5">
          <w:rPr>
            <w:rStyle w:val="bnf"/>
          </w:rPr>
          <w:t>c</w:t>
        </w:r>
      </w:ins>
      <w:ins w:id="19143" w:author="Rev 6 Allen Wirfs-Brock" w:date="2012-02-25T15:41:00Z">
        <w:r w:rsidR="006B3D6C">
          <w:rPr>
            <w:rStyle w:val="bnf"/>
          </w:rPr>
          <w:t>al</w:t>
        </w:r>
      </w:ins>
      <w:ins w:id="19144" w:author="Rev 4 Allen Wirfs-Brock" w:date="2011-10-15T16:44:00Z">
        <w:r w:rsidRPr="00E77497">
          <w:rPr>
            <w:rStyle w:val="bnf"/>
          </w:rPr>
          <w:t>Binding.</w:t>
        </w:r>
      </w:ins>
    </w:p>
    <w:p w:rsidR="00974ED7" w:rsidRPr="00E77497" w:rsidRDefault="00974ED7" w:rsidP="00FA3203">
      <w:pPr>
        <w:pStyle w:val="Alg4"/>
        <w:numPr>
          <w:ilvl w:val="0"/>
          <w:numId w:val="456"/>
        </w:numPr>
        <w:spacing w:after="220"/>
        <w:contextualSpacing/>
        <w:rPr>
          <w:ins w:id="19145" w:author="Rev 4 Allen Wirfs-Brock" w:date="2011-10-15T16:44:00Z"/>
        </w:rPr>
      </w:pPr>
      <w:ins w:id="19146" w:author="Rev 4 Allen Wirfs-Brock" w:date="2011-10-15T16:44:00Z">
        <w:r w:rsidRPr="00E77497">
          <w:t xml:space="preserve">Return </w:t>
        </w:r>
        <w:r w:rsidRPr="00E77497">
          <w:rPr>
            <w:rStyle w:val="bnf"/>
          </w:rPr>
          <w:t>names</w:t>
        </w:r>
        <w:r w:rsidRPr="00E77497">
          <w:t>.</w:t>
        </w:r>
      </w:ins>
    </w:p>
    <w:p w:rsidR="00A7427A" w:rsidRPr="00E77497" w:rsidRDefault="00A7427A" w:rsidP="00A7427A">
      <w:pPr>
        <w:rPr>
          <w:ins w:id="19147" w:author="Rev 4 Allen Wirfs-Brock" w:date="2011-10-15T16:54:00Z"/>
        </w:rPr>
      </w:pPr>
      <w:ins w:id="19148" w:author="Rev 4 Allen Wirfs-Brock" w:date="2011-10-15T16:54:00Z">
        <w:del w:id="19149" w:author="Rev 6 Allen Wirfs-Brock" w:date="2012-02-25T15:41:00Z">
          <w:r w:rsidRPr="00E77497" w:rsidDel="006B3D6C">
            <w:rPr>
              <w:rStyle w:val="bnf"/>
            </w:rPr>
            <w:delText>Let</w:delText>
          </w:r>
        </w:del>
      </w:ins>
      <w:ins w:id="19150" w:author="Rev 6 Allen Wirfs-Brock" w:date="2012-02-25T15:41:00Z">
        <w:r w:rsidR="006B3D6C">
          <w:rPr>
            <w:rStyle w:val="bnf"/>
          </w:rPr>
          <w:t>Lexical</w:t>
        </w:r>
      </w:ins>
      <w:ins w:id="19151"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rsidR="00A7427A" w:rsidRPr="00E77497" w:rsidRDefault="00A7427A" w:rsidP="00FA3203">
      <w:pPr>
        <w:pStyle w:val="Alg4"/>
        <w:numPr>
          <w:ilvl w:val="0"/>
          <w:numId w:val="450"/>
        </w:numPr>
        <w:spacing w:after="220"/>
        <w:contextualSpacing/>
        <w:rPr>
          <w:ins w:id="19152" w:author="Rev 4 Allen Wirfs-Brock" w:date="2011-10-15T16:54:00Z"/>
        </w:rPr>
      </w:pPr>
      <w:ins w:id="19153" w:author="Rev 4 Allen Wirfs-Brock" w:date="2011-10-15T16:54:00Z">
        <w:r w:rsidRPr="00E77497">
          <w:t xml:space="preserve">Return the </w:t>
        </w:r>
        <w:del w:id="19154" w:author="Rev 9 Allen Wirfs-Brock" w:date="2012-07-07T16:25:00Z">
          <w:r w:rsidRPr="00E77497" w:rsidDel="00201325">
            <w:delText>Bound</w:delText>
          </w:r>
        </w:del>
      </w:ins>
      <w:ins w:id="19155" w:author="Rev 6 Allen Wirfs-Brock" w:date="2012-02-01T13:31:00Z">
        <w:del w:id="19156" w:author="Rev 9 Allen Wirfs-Brock" w:date="2012-07-07T16:25:00Z">
          <w:r w:rsidR="002F6D6F" w:rsidDel="00201325">
            <w:delText xml:space="preserve"> </w:delText>
          </w:r>
        </w:del>
      </w:ins>
      <w:ins w:id="19157" w:author="Rev 4 Allen Wirfs-Brock" w:date="2011-10-15T16:54:00Z">
        <w:del w:id="19158" w:author="Rev 9 Allen Wirfs-Brock" w:date="2012-07-07T16:25:00Z">
          <w:r w:rsidRPr="00E77497" w:rsidDel="00201325">
            <w:delText>Names</w:delText>
          </w:r>
        </w:del>
      </w:ins>
      <w:ins w:id="19159" w:author="Rev 9 Allen Wirfs-Brock" w:date="2012-07-07T16:25:00Z">
        <w:r w:rsidR="00201325">
          <w:t>BoundNames</w:t>
        </w:r>
      </w:ins>
      <w:ins w:id="19160" w:author="Rev 4 Allen Wirfs-Brock" w:date="2011-10-15T16:54:00Z">
        <w:r w:rsidRPr="00E77497">
          <w:t xml:space="preserve"> of </w:t>
        </w:r>
        <w:r w:rsidRPr="00E77497">
          <w:rPr>
            <w:i/>
          </w:rPr>
          <w:t>BindingIdentifier</w:t>
        </w:r>
        <w:r w:rsidRPr="00E77497">
          <w:t>.</w:t>
        </w:r>
      </w:ins>
    </w:p>
    <w:p w:rsidR="00A7427A" w:rsidRPr="00E77497" w:rsidRDefault="00A7427A" w:rsidP="00A7427A">
      <w:pPr>
        <w:rPr>
          <w:ins w:id="19161" w:author="Rev 4 Allen Wirfs-Brock" w:date="2011-10-15T16:55:00Z"/>
        </w:rPr>
      </w:pPr>
      <w:ins w:id="19162" w:author="Rev 4 Allen Wirfs-Brock" w:date="2011-10-15T16:55:00Z">
        <w:del w:id="19163" w:author="Rev 6 Allen Wirfs-Brock" w:date="2012-02-25T15:41:00Z">
          <w:r w:rsidRPr="00E77497" w:rsidDel="006B3D6C">
            <w:rPr>
              <w:rStyle w:val="bnf"/>
            </w:rPr>
            <w:lastRenderedPageBreak/>
            <w:delText>Let</w:delText>
          </w:r>
        </w:del>
      </w:ins>
      <w:ins w:id="19164" w:author="Rev 6 Allen Wirfs-Brock" w:date="2012-02-25T15:41:00Z">
        <w:r w:rsidR="006B3D6C">
          <w:rPr>
            <w:rStyle w:val="bnf"/>
          </w:rPr>
          <w:t>Lexical</w:t>
        </w:r>
      </w:ins>
      <w:ins w:id="19165"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rsidR="00A7427A" w:rsidRPr="00E77497" w:rsidRDefault="00A7427A" w:rsidP="00FA3203">
      <w:pPr>
        <w:pStyle w:val="Alg4"/>
        <w:numPr>
          <w:ilvl w:val="0"/>
          <w:numId w:val="459"/>
        </w:numPr>
        <w:spacing w:after="220"/>
        <w:contextualSpacing/>
        <w:rPr>
          <w:ins w:id="19166" w:author="Rev 4 Allen Wirfs-Brock" w:date="2011-10-15T16:55:00Z"/>
        </w:rPr>
      </w:pPr>
      <w:ins w:id="19167" w:author="Rev 4 Allen Wirfs-Brock" w:date="2011-10-15T16:55:00Z">
        <w:r w:rsidRPr="00E77497">
          <w:t xml:space="preserve">Return the </w:t>
        </w:r>
        <w:del w:id="19168" w:author="Rev 9 Allen Wirfs-Brock" w:date="2012-07-07T16:25:00Z">
          <w:r w:rsidRPr="00E77497" w:rsidDel="00201325">
            <w:delText>Bound</w:delText>
          </w:r>
        </w:del>
      </w:ins>
      <w:ins w:id="19169" w:author="Rev 6 Allen Wirfs-Brock" w:date="2012-02-01T13:31:00Z">
        <w:del w:id="19170" w:author="Rev 9 Allen Wirfs-Brock" w:date="2012-07-07T16:25:00Z">
          <w:r w:rsidR="002F6D6F" w:rsidDel="00201325">
            <w:delText xml:space="preserve"> </w:delText>
          </w:r>
        </w:del>
      </w:ins>
      <w:ins w:id="19171" w:author="Rev 4 Allen Wirfs-Brock" w:date="2011-10-15T16:55:00Z">
        <w:del w:id="19172" w:author="Rev 9 Allen Wirfs-Brock" w:date="2012-07-07T16:25:00Z">
          <w:r w:rsidRPr="00E77497" w:rsidDel="00201325">
            <w:delText>Names</w:delText>
          </w:r>
        </w:del>
      </w:ins>
      <w:ins w:id="19173" w:author="Rev 9 Allen Wirfs-Brock" w:date="2012-07-07T16:25:00Z">
        <w:r w:rsidR="00201325">
          <w:t>BoundNames</w:t>
        </w:r>
      </w:ins>
      <w:ins w:id="19174" w:author="Rev 4 Allen Wirfs-Brock" w:date="2011-10-15T16:55:00Z">
        <w:r w:rsidRPr="00E77497">
          <w:t xml:space="preserve"> of </w:t>
        </w:r>
        <w:r w:rsidRPr="00E77497">
          <w:rPr>
            <w:i/>
          </w:rPr>
          <w:t>BindingPattern</w:t>
        </w:r>
        <w:r w:rsidRPr="00E77497">
          <w:t>.</w:t>
        </w:r>
      </w:ins>
    </w:p>
    <w:p w:rsidR="008B0740" w:rsidRPr="00E77497" w:rsidRDefault="008B0740" w:rsidP="008B0740">
      <w:pPr>
        <w:rPr>
          <w:ins w:id="19175" w:author="Rev 4 Allen Wirfs-Brock" w:date="2011-10-15T16:56:00Z"/>
        </w:rPr>
      </w:pPr>
      <w:ins w:id="19176"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rsidR="008B0740" w:rsidRPr="00E77497" w:rsidRDefault="008B0740" w:rsidP="00FA3203">
      <w:pPr>
        <w:pStyle w:val="Alg4"/>
        <w:numPr>
          <w:ilvl w:val="0"/>
          <w:numId w:val="451"/>
        </w:numPr>
        <w:spacing w:after="220"/>
        <w:contextualSpacing/>
        <w:rPr>
          <w:ins w:id="19177" w:author="Rev 4 Allen Wirfs-Brock" w:date="2011-10-15T16:56:00Z"/>
        </w:rPr>
      </w:pPr>
      <w:ins w:id="19178" w:author="Rev 4 Allen Wirfs-Brock" w:date="2011-10-15T16:56:00Z">
        <w:r w:rsidRPr="00E77497">
          <w:t xml:space="preserve">Return a new List containing the </w:t>
        </w:r>
      </w:ins>
      <w:ins w:id="19179" w:author="Rev 4 Allen Wirfs-Brock" w:date="2011-10-19T12:40:00Z">
        <w:r w:rsidR="008A3B07" w:rsidRPr="00E77497">
          <w:t>String</w:t>
        </w:r>
        <w:del w:id="19180" w:author="Rev 9 Allen Wirfs-Brock" w:date="2012-07-07T16:31:00Z">
          <w:r w:rsidR="008A3B07" w:rsidRPr="00E77497" w:rsidDel="00D11231">
            <w:delText xml:space="preserve"> </w:delText>
          </w:r>
        </w:del>
        <w:r w:rsidR="008A3B07" w:rsidRPr="00E77497">
          <w:t>Value of</w:t>
        </w:r>
      </w:ins>
      <w:ins w:id="19181" w:author="Rev 4 Allen Wirfs-Brock" w:date="2011-10-15T16:56:00Z">
        <w:r w:rsidRPr="00E77497">
          <w:t xml:space="preserve"> </w:t>
        </w:r>
        <w:r w:rsidRPr="00E77497">
          <w:rPr>
            <w:rStyle w:val="bnf"/>
          </w:rPr>
          <w:t>Identifier</w:t>
        </w:r>
        <w:r w:rsidRPr="00E77497">
          <w:t>.</w:t>
        </w:r>
      </w:ins>
    </w:p>
    <w:p w:rsidR="009E34B2" w:rsidRPr="00E77497" w:rsidRDefault="009E34B2" w:rsidP="009E34B2">
      <w:pPr>
        <w:rPr>
          <w:ins w:id="19182" w:author="Rev 6 Allen Wirfs-Brock" w:date="2012-02-25T15:35:00Z"/>
          <w:rFonts w:ascii="Helvetica" w:hAnsi="Helvetica"/>
          <w:b/>
        </w:rPr>
      </w:pPr>
      <w:ins w:id="19183" w:author="Rev 6 Allen Wirfs-Brock" w:date="2012-02-25T15:35:00Z">
        <w:r w:rsidRPr="00E77497">
          <w:rPr>
            <w:rFonts w:ascii="Helvetica" w:hAnsi="Helvetica"/>
            <w:b/>
          </w:rPr>
          <w:t xml:space="preserve">Static Semantics:  </w:t>
        </w:r>
      </w:ins>
      <w:ins w:id="19184" w:author="Rev 6 Allen Wirfs-Brock" w:date="2012-02-25T15:36:00Z">
        <w:r>
          <w:rPr>
            <w:rFonts w:ascii="Helvetica" w:hAnsi="Helvetica"/>
            <w:b/>
            <w:lang w:eastAsia="en-US"/>
          </w:rPr>
          <w:t>IsConstant</w:t>
        </w:r>
      </w:ins>
      <w:ins w:id="19185" w:author="Rev 6 Allen Wirfs-Brock" w:date="2012-02-25T15:48:00Z">
        <w:r w:rsidR="006B3D6C">
          <w:rPr>
            <w:rFonts w:ascii="Helvetica" w:hAnsi="Helvetica"/>
            <w:b/>
            <w:lang w:eastAsia="en-US"/>
          </w:rPr>
          <w:t>Declaration</w:t>
        </w:r>
      </w:ins>
    </w:p>
    <w:p w:rsidR="009E34B2" w:rsidRPr="00E77497" w:rsidRDefault="006B3D6C" w:rsidP="009E34B2">
      <w:pPr>
        <w:rPr>
          <w:ins w:id="19186" w:author="Rev 6 Allen Wirfs-Brock" w:date="2012-02-25T15:35:00Z"/>
        </w:rPr>
      </w:pPr>
      <w:ins w:id="19187"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19188" w:author="Rev 6 Allen Wirfs-Brock" w:date="2012-02-25T15:35:00Z">
        <w:r w:rsidR="009E34B2" w:rsidRPr="00E77497">
          <w:t xml:space="preserve"> </w:t>
        </w:r>
      </w:ins>
    </w:p>
    <w:p w:rsidR="009E34B2" w:rsidRPr="00E77497" w:rsidRDefault="00EC0EFF" w:rsidP="006B3D6C">
      <w:pPr>
        <w:pStyle w:val="Alg4"/>
        <w:numPr>
          <w:ilvl w:val="0"/>
          <w:numId w:val="685"/>
        </w:numPr>
        <w:spacing w:after="220"/>
        <w:contextualSpacing/>
        <w:rPr>
          <w:ins w:id="19189" w:author="Rev 6 Allen Wirfs-Brock" w:date="2012-02-25T15:35:00Z"/>
        </w:rPr>
      </w:pPr>
      <w:ins w:id="19190" w:author="Rev 6 Allen Wirfs-Brock" w:date="2012-02-26T13:44:00Z">
        <w:r>
          <w:t>R</w:t>
        </w:r>
      </w:ins>
      <w:ins w:id="19191" w:author="Rev 6 Allen Wirfs-Brock" w:date="2012-02-25T15:43:00Z">
        <w:r w:rsidR="006B3D6C">
          <w:t>eturn</w:t>
        </w:r>
      </w:ins>
      <w:ins w:id="19192" w:author="Rev 6 Allen Wirfs-Brock" w:date="2012-02-26T13:44:00Z">
        <w:r>
          <w:t xml:space="preserve"> IsConstantDeclaration of</w:t>
        </w:r>
      </w:ins>
      <w:ins w:id="19193" w:author="Rev 6 Allen Wirfs-Brock" w:date="2012-02-25T15:43:00Z">
        <w:r w:rsidR="006B3D6C">
          <w:t xml:space="preserve"> </w:t>
        </w:r>
      </w:ins>
      <w:ins w:id="19194" w:author="Rev 6 Allen Wirfs-Brock" w:date="2012-02-26T13:44:00Z">
        <w:r w:rsidRPr="00451D9D">
          <w:rPr>
            <w:i/>
          </w:rPr>
          <w:t>LetOrConst</w:t>
        </w:r>
      </w:ins>
      <w:ins w:id="19195" w:author="Rev 6 Allen Wirfs-Brock" w:date="2012-02-25T15:35:00Z">
        <w:r w:rsidR="009E34B2" w:rsidRPr="00E77497">
          <w:t>.</w:t>
        </w:r>
      </w:ins>
    </w:p>
    <w:p w:rsidR="00EC0EFF" w:rsidRPr="00E77497" w:rsidRDefault="00EC0EFF" w:rsidP="00EC0EFF">
      <w:pPr>
        <w:rPr>
          <w:ins w:id="19196" w:author="Rev 6 Allen Wirfs-Brock" w:date="2012-02-26T13:45:00Z"/>
        </w:rPr>
      </w:pPr>
      <w:ins w:id="19197" w:author="Rev 6 Allen Wirfs-Brock" w:date="2012-02-26T13:45:00Z">
        <w:r w:rsidRPr="00451D9D">
          <w:rPr>
            <w:rFonts w:ascii="Times New Roman" w:hAnsi="Times New Roman"/>
            <w:i/>
          </w:rPr>
          <w:t>LetOrConst</w:t>
        </w:r>
        <w:del w:id="19198" w:author="Rev 8 Allen Wirfs-Brock" w:date="2012-06-14T15:42:00Z">
          <w:r w:rsidRPr="00451D9D" w:rsidDel="00137648">
            <w:rPr>
              <w:rFonts w:ascii="Times New Roman" w:hAnsi="Times New Roman"/>
              <w:i/>
            </w:rPr>
            <w:delText xml:space="preserve"> </w:delText>
          </w:r>
        </w:del>
      </w:ins>
      <w:ins w:id="19199" w:author="Rev 8 Allen Wirfs-Brock" w:date="2012-06-14T15:42:00Z">
        <w:r w:rsidR="00137648">
          <w:rPr>
            <w:rFonts w:ascii="Times New Roman" w:hAnsi="Times New Roman"/>
            <w:i/>
          </w:rPr>
          <w:t xml:space="preserve"> </w:t>
        </w:r>
      </w:ins>
      <w:ins w:id="19200" w:author="Rev 6 Allen Wirfs-Brock" w:date="2012-02-26T13:45:00Z">
        <w:del w:id="19201"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ins>
      <w:ins w:id="19202" w:author="Rev 6 Allen Wirfs-Brock" w:date="2012-02-26T13:46:00Z">
        <w:r w:rsidRPr="00EC0EFF">
          <w:rPr>
            <w:rFonts w:ascii="Courier New" w:hAnsi="Courier New"/>
            <w:b/>
          </w:rPr>
          <w:t>let</w:t>
        </w:r>
      </w:ins>
    </w:p>
    <w:p w:rsidR="00EC0EFF" w:rsidRPr="00E77497" w:rsidRDefault="00EC0EFF" w:rsidP="00EC0EFF">
      <w:pPr>
        <w:pStyle w:val="Alg4"/>
        <w:numPr>
          <w:ilvl w:val="0"/>
          <w:numId w:val="689"/>
        </w:numPr>
        <w:spacing w:after="220"/>
        <w:contextualSpacing/>
        <w:rPr>
          <w:ins w:id="19203" w:author="Rev 6 Allen Wirfs-Brock" w:date="2012-02-26T13:45:00Z"/>
        </w:rPr>
      </w:pPr>
      <w:ins w:id="19204" w:author="Rev 6 Allen Wirfs-Brock" w:date="2012-02-26T13:45:00Z">
        <w:r>
          <w:t xml:space="preserve">Return </w:t>
        </w:r>
      </w:ins>
      <w:ins w:id="19205" w:author="Rev 6 Allen Wirfs-Brock" w:date="2012-02-26T13:46:00Z">
        <w:r w:rsidRPr="00EC0EFF">
          <w:rPr>
            <w:b/>
          </w:rPr>
          <w:t>false</w:t>
        </w:r>
      </w:ins>
      <w:ins w:id="19206" w:author="Rev 6 Allen Wirfs-Brock" w:date="2012-02-26T13:45:00Z">
        <w:r w:rsidRPr="00E77497">
          <w:t>.</w:t>
        </w:r>
      </w:ins>
    </w:p>
    <w:p w:rsidR="00EC0EFF" w:rsidRPr="00E77497" w:rsidRDefault="00EC0EFF" w:rsidP="00EC0EFF">
      <w:pPr>
        <w:rPr>
          <w:ins w:id="19207" w:author="Rev 6 Allen Wirfs-Brock" w:date="2012-02-26T13:47:00Z"/>
        </w:rPr>
      </w:pPr>
      <w:ins w:id="19208" w:author="Rev 6 Allen Wirfs-Brock" w:date="2012-02-26T13:47:00Z">
        <w:r w:rsidRPr="00451D9D">
          <w:rPr>
            <w:rFonts w:ascii="Times New Roman" w:hAnsi="Times New Roman"/>
            <w:i/>
          </w:rPr>
          <w:t>LetOrConst</w:t>
        </w:r>
        <w:del w:id="19209" w:author="Rev 8 Allen Wirfs-Brock" w:date="2012-06-14T15:42:00Z">
          <w:r w:rsidRPr="00451D9D" w:rsidDel="00137648">
            <w:rPr>
              <w:rFonts w:ascii="Times New Roman" w:hAnsi="Times New Roman"/>
              <w:i/>
            </w:rPr>
            <w:delText xml:space="preserve"> </w:delText>
          </w:r>
        </w:del>
      </w:ins>
      <w:ins w:id="19210" w:author="Rev 8 Allen Wirfs-Brock" w:date="2012-06-14T15:42:00Z">
        <w:r w:rsidR="00137648">
          <w:rPr>
            <w:rFonts w:ascii="Times New Roman" w:hAnsi="Times New Roman"/>
            <w:i/>
          </w:rPr>
          <w:t xml:space="preserve"> </w:t>
        </w:r>
      </w:ins>
      <w:ins w:id="19211" w:author="Rev 6 Allen Wirfs-Brock" w:date="2012-02-26T13:47:00Z">
        <w:del w:id="19212"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rsidR="00EC0EFF" w:rsidRPr="00E77497" w:rsidRDefault="00EC0EFF" w:rsidP="0027695A">
      <w:pPr>
        <w:pStyle w:val="Alg4"/>
        <w:numPr>
          <w:ilvl w:val="0"/>
          <w:numId w:val="690"/>
        </w:numPr>
        <w:spacing w:after="220"/>
        <w:contextualSpacing/>
        <w:rPr>
          <w:ins w:id="19213" w:author="Rev 6 Allen Wirfs-Brock" w:date="2012-02-26T13:47:00Z"/>
        </w:rPr>
      </w:pPr>
      <w:ins w:id="19214" w:author="Rev 6 Allen Wirfs-Brock" w:date="2012-02-26T13:47:00Z">
        <w:r>
          <w:t xml:space="preserve">Return </w:t>
        </w:r>
        <w:del w:id="19215" w:author="Rev 10 Allen Wirfs-Brock" w:date="2012-08-30T15:32:00Z">
          <w:r w:rsidRPr="00EC0EFF" w:rsidDel="00A019EE">
            <w:rPr>
              <w:b/>
            </w:rPr>
            <w:delText>false</w:delText>
          </w:r>
        </w:del>
      </w:ins>
      <w:ins w:id="19216" w:author="Rev 10 Allen Wirfs-Brock" w:date="2012-08-30T15:32:00Z">
        <w:r w:rsidR="00A019EE">
          <w:rPr>
            <w:b/>
          </w:rPr>
          <w:t>true</w:t>
        </w:r>
      </w:ins>
      <w:ins w:id="19217" w:author="Rev 6 Allen Wirfs-Brock" w:date="2012-02-26T13:47:00Z">
        <w:r w:rsidRPr="00E77497">
          <w:t>.</w:t>
        </w:r>
      </w:ins>
    </w:p>
    <w:p w:rsidR="007A7BC7" w:rsidRPr="00E77497" w:rsidDel="00F71D44" w:rsidRDefault="007A7BC7" w:rsidP="007A7BC7">
      <w:pPr>
        <w:keepNext/>
        <w:rPr>
          <w:ins w:id="19218" w:author="Rev 4 Allen Wirfs-Brock" w:date="2011-10-20T17:07:00Z"/>
          <w:del w:id="19219" w:author="Rev 8 Allen Wirfs-Brock" w:date="2012-06-01T08:47:00Z"/>
          <w:rFonts w:ascii="Helvetica" w:hAnsi="Helvetica"/>
          <w:b/>
        </w:rPr>
      </w:pPr>
      <w:ins w:id="19220" w:author="Rev 4 Allen Wirfs-Brock" w:date="2011-10-20T17:07:00Z">
        <w:del w:id="19221" w:author="Rev 8 Allen Wirfs-Brock" w:date="2012-06-01T08:47:00Z">
          <w:r w:rsidRPr="00E77497" w:rsidDel="00F71D44">
            <w:rPr>
              <w:rFonts w:ascii="Helvetica" w:hAnsi="Helvetica"/>
              <w:b/>
            </w:rPr>
            <w:delText>Runtime</w:delText>
          </w:r>
        </w:del>
      </w:ins>
      <w:ins w:id="19222" w:author="Rev 6 Allen Wirfs-Brock" w:date="2012-01-31T13:39:00Z">
        <w:del w:id="19223" w:author="Rev 8 Allen Wirfs-Brock" w:date="2012-06-01T08:47:00Z">
          <w:r w:rsidR="00F5066A" w:rsidDel="00F71D44">
            <w:rPr>
              <w:rFonts w:ascii="Helvetica" w:hAnsi="Helvetica"/>
              <w:b/>
            </w:rPr>
            <w:delText>Static</w:delText>
          </w:r>
        </w:del>
      </w:ins>
      <w:ins w:id="19224" w:author="Rev 4 Allen Wirfs-Brock" w:date="2011-10-20T17:07:00Z">
        <w:del w:id="19225" w:author="Rev 8 Allen Wirfs-Brock" w:date="2012-06-01T08:47:00Z">
          <w:r w:rsidRPr="00E77497" w:rsidDel="00F71D44">
            <w:rPr>
              <w:rFonts w:ascii="Helvetica" w:hAnsi="Helvetica"/>
              <w:b/>
            </w:rPr>
            <w:delText xml:space="preserve"> Semantics: </w:delText>
          </w:r>
          <w:r w:rsidRPr="00E77497" w:rsidDel="00F71D44">
            <w:rPr>
              <w:rFonts w:ascii="Helvetica" w:hAnsi="Helvetica"/>
              <w:b/>
              <w:spacing w:val="6"/>
            </w:rPr>
            <w:delText>String Value</w:delText>
          </w:r>
        </w:del>
      </w:ins>
    </w:p>
    <w:p w:rsidR="007A7BC7" w:rsidRPr="00E77497" w:rsidDel="00F71D44" w:rsidRDefault="007A7BC7" w:rsidP="007A7BC7">
      <w:pPr>
        <w:rPr>
          <w:ins w:id="19226" w:author="Rev 4 Allen Wirfs-Brock" w:date="2011-10-20T17:07:00Z"/>
          <w:del w:id="19227" w:author="Rev 8 Allen Wirfs-Brock" w:date="2012-06-01T08:47:00Z"/>
        </w:rPr>
      </w:pPr>
      <w:ins w:id="19228" w:author="Rev 4 Allen Wirfs-Brock" w:date="2011-10-20T17:07:00Z">
        <w:del w:id="19229" w:author="Rev 8 Allen Wirfs-Brock" w:date="2012-06-01T08:47:00Z">
          <w:r w:rsidRPr="00E77497" w:rsidDel="00F71D44">
            <w:rPr>
              <w:rStyle w:val="bnf"/>
            </w:rPr>
            <w:delText>BindingIdentifier</w:delText>
          </w:r>
          <w:r w:rsidRPr="00E77497" w:rsidDel="00F71D44">
            <w:delText xml:space="preserve"> </w:delText>
          </w:r>
          <w:r w:rsidRPr="00E77497" w:rsidDel="00F71D44">
            <w:rPr>
              <w:rFonts w:ascii="Courier New" w:hAnsi="Courier New" w:cs="Courier New"/>
              <w:b/>
            </w:rPr>
            <w:delText>:</w:delText>
          </w:r>
          <w:r w:rsidRPr="00E77497" w:rsidDel="00F71D44">
            <w:delText xml:space="preserve"> </w:delText>
          </w:r>
          <w:r w:rsidRPr="00E77497" w:rsidDel="00F71D44">
            <w:rPr>
              <w:rStyle w:val="bnf"/>
            </w:rPr>
            <w:delText>Identifier</w:delText>
          </w:r>
          <w:r w:rsidRPr="00E77497" w:rsidDel="00F71D44">
            <w:delText xml:space="preserve"> </w:delText>
          </w:r>
        </w:del>
      </w:ins>
    </w:p>
    <w:p w:rsidR="007A7BC7" w:rsidRPr="00E77497" w:rsidDel="00F71D44" w:rsidRDefault="007A7BC7" w:rsidP="00FA3203">
      <w:pPr>
        <w:pStyle w:val="Alg4"/>
        <w:numPr>
          <w:ilvl w:val="0"/>
          <w:numId w:val="592"/>
        </w:numPr>
        <w:spacing w:after="220"/>
        <w:contextualSpacing/>
        <w:rPr>
          <w:ins w:id="19230" w:author="Rev 4 Allen Wirfs-Brock" w:date="2011-10-20T17:07:00Z"/>
          <w:del w:id="19231" w:author="Rev 8 Allen Wirfs-Brock" w:date="2012-06-01T08:47:00Z"/>
        </w:rPr>
      </w:pPr>
      <w:ins w:id="19232" w:author="Rev 4 Allen Wirfs-Brock" w:date="2011-10-20T17:07:00Z">
        <w:del w:id="19233" w:author="Rev 8 Allen Wirfs-Brock" w:date="2012-06-01T08:47:00Z">
          <w:r w:rsidRPr="00E77497" w:rsidDel="00F71D44">
            <w:delText xml:space="preserve">Return the String Value of </w:delText>
          </w:r>
          <w:r w:rsidRPr="00E77497" w:rsidDel="00F71D44">
            <w:rPr>
              <w:rStyle w:val="bnf"/>
            </w:rPr>
            <w:delText>Identifier</w:delText>
          </w:r>
          <w:r w:rsidRPr="00E77497" w:rsidDel="00F71D44">
            <w:delText>.</w:delText>
          </w:r>
        </w:del>
      </w:ins>
    </w:p>
    <w:p w:rsidR="00974ED7" w:rsidRPr="00E77497" w:rsidRDefault="00974ED7" w:rsidP="00974ED7">
      <w:pPr>
        <w:pStyle w:val="Heading4"/>
        <w:numPr>
          <w:ilvl w:val="0"/>
          <w:numId w:val="0"/>
        </w:numPr>
        <w:rPr>
          <w:ins w:id="19234" w:author="Rev 4 Allen Wirfs-Brock" w:date="2011-10-15T16:42:00Z"/>
        </w:rPr>
      </w:pPr>
      <w:ins w:id="19235" w:author="Rev 4 Allen Wirfs-Brock" w:date="2011-10-15T16:42:00Z">
        <w:r w:rsidRPr="00E77497">
          <w:t>Runtime Semantics</w:t>
        </w:r>
      </w:ins>
    </w:p>
    <w:p w:rsidR="00F10D67" w:rsidRDefault="00F10D67" w:rsidP="007A7BC7">
      <w:pPr>
        <w:keepNext/>
        <w:rPr>
          <w:ins w:id="19236" w:author="Rev 4 Allen Wirfs-Brock" w:date="2011-11-04T12:16:00Z"/>
          <w:rFonts w:ascii="Helvetica" w:hAnsi="Helvetica"/>
          <w:b/>
          <w:spacing w:val="6"/>
        </w:rPr>
      </w:pPr>
      <w:ins w:id="19237" w:author="Rev 4 Allen Wirfs-Brock" w:date="2011-10-15T17:06:00Z">
        <w:r w:rsidRPr="00E77497">
          <w:rPr>
            <w:rFonts w:ascii="Helvetica" w:hAnsi="Helvetica"/>
            <w:b/>
          </w:rPr>
          <w:t xml:space="preserve">Runtime Semantics: </w:t>
        </w:r>
      </w:ins>
      <w:ins w:id="19238" w:author="Rev 4 Allen Wirfs-Brock" w:date="2011-10-15T17:18:00Z">
        <w:r w:rsidR="0003781B" w:rsidRPr="00E77497">
          <w:rPr>
            <w:rFonts w:ascii="Helvetica" w:hAnsi="Helvetica"/>
            <w:b/>
            <w:spacing w:val="6"/>
          </w:rPr>
          <w:t xml:space="preserve">Binding </w:t>
        </w:r>
        <w:del w:id="19239" w:author="Rev 6 Allen Wirfs-Brock" w:date="2012-02-27T15:44:00Z">
          <w:r w:rsidR="0003781B" w:rsidRPr="00E77497" w:rsidDel="00A113E2">
            <w:rPr>
              <w:rFonts w:ascii="Helvetica" w:hAnsi="Helvetica"/>
              <w:b/>
              <w:spacing w:val="6"/>
            </w:rPr>
            <w:delText>Initialization</w:delText>
          </w:r>
        </w:del>
      </w:ins>
      <w:ins w:id="19240" w:author="Rev 6 Allen Wirfs-Brock" w:date="2012-02-27T15:44:00Z">
        <w:r w:rsidR="00A113E2">
          <w:rPr>
            <w:rFonts w:ascii="Helvetica" w:hAnsi="Helvetica"/>
            <w:b/>
            <w:spacing w:val="6"/>
          </w:rPr>
          <w:t>Initialisation</w:t>
        </w:r>
      </w:ins>
    </w:p>
    <w:p w:rsidR="00C969E3" w:rsidRPr="00FA3203" w:rsidRDefault="00C969E3" w:rsidP="00C7794D">
      <w:pPr>
        <w:ind w:left="360"/>
        <w:rPr>
          <w:ins w:id="19241" w:author="Rev 4 Allen Wirfs-Brock" w:date="2011-10-15T17:06:00Z"/>
        </w:rPr>
      </w:pPr>
      <w:ins w:id="19242"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19243" w:author="Rev 6 Allen Wirfs-Brock" w:date="2012-02-27T16:31:00Z">
          <w:r w:rsidRPr="004418C4" w:rsidDel="00767E5E">
            <w:rPr>
              <w:rFonts w:ascii="Times New Roman" w:hAnsi="Times New Roman"/>
              <w:i/>
            </w:rPr>
            <w:delText>enviornment</w:delText>
          </w:r>
        </w:del>
      </w:ins>
      <w:ins w:id="19244" w:author="Rev 6 Allen Wirfs-Brock" w:date="2012-02-27T16:31:00Z">
        <w:r w:rsidR="00767E5E">
          <w:rPr>
            <w:rFonts w:ascii="Times New Roman" w:hAnsi="Times New Roman"/>
            <w:i/>
          </w:rPr>
          <w:t>environment</w:t>
        </w:r>
      </w:ins>
      <w:ins w:id="19245" w:author="Rev 4 Allen Wirfs-Brock" w:date="2011-11-04T12:16:00Z">
        <w:r>
          <w:t>.</w:t>
        </w:r>
      </w:ins>
    </w:p>
    <w:p w:rsidR="00C73BA7" w:rsidRPr="008E00F6" w:rsidRDefault="00C73BA7" w:rsidP="00C73BA7">
      <w:pPr>
        <w:rPr>
          <w:ins w:id="19246" w:author="Rev 4 Allen Wirfs-Brock" w:date="2011-11-04T12:23:00Z"/>
          <w:sz w:val="18"/>
        </w:rPr>
      </w:pPr>
      <w:ins w:id="19247"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9248" w:author="Rev 6 Allen Wirfs-Brock" w:date="2012-02-27T15:48:00Z">
          <w:r w:rsidRPr="008E00F6" w:rsidDel="00A113E2">
            <w:rPr>
              <w:sz w:val="18"/>
            </w:rPr>
            <w:delText>initialization</w:delText>
          </w:r>
        </w:del>
      </w:ins>
      <w:ins w:id="19249" w:author="Rev 6 Allen Wirfs-Brock" w:date="2012-02-27T15:48:00Z">
        <w:r w:rsidR="00A113E2">
          <w:rPr>
            <w:sz w:val="18"/>
          </w:rPr>
          <w:t>initialisation</w:t>
        </w:r>
      </w:ins>
      <w:ins w:id="19250" w:author="Rev 4 Allen Wirfs-Brock" w:date="2011-11-04T12:23:00Z">
        <w:r w:rsidRPr="008E00F6">
          <w:rPr>
            <w:sz w:val="18"/>
          </w:rPr>
          <w:t xml:space="preserve"> value.  This is the </w:t>
        </w:r>
        <w:del w:id="19251"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ins>
      <w:ins w:id="19252" w:author="Rev 4 Allen Wirfs-Brock" w:date="2011-11-04T12:24:00Z">
        <w:r>
          <w:rPr>
            <w:sz w:val="18"/>
          </w:rPr>
          <w:t>formal parameter lists of non-strict functions.</w:t>
        </w:r>
      </w:ins>
      <w:ins w:id="19253" w:author="Rev 4 Allen Wirfs-Brock" w:date="2011-11-04T12:23:00Z">
        <w:r w:rsidRPr="008E00F6">
          <w:rPr>
            <w:sz w:val="18"/>
          </w:rPr>
          <w:t xml:space="preserve"> </w:t>
        </w:r>
      </w:ins>
      <w:ins w:id="19254" w:author="Rev 4 Allen Wirfs-Brock" w:date="2011-11-04T12:24:00Z">
        <w:r>
          <w:rPr>
            <w:sz w:val="18"/>
          </w:rPr>
          <w:t>In those cases</w:t>
        </w:r>
      </w:ins>
      <w:ins w:id="19255" w:author="Rev 4 Allen Wirfs-Brock" w:date="2011-11-04T12:23:00Z">
        <w:r w:rsidRPr="008E00F6">
          <w:rPr>
            <w:sz w:val="18"/>
          </w:rPr>
          <w:t xml:space="preserve"> a lexical binding is hosted and preinitialized prior to evaluation of its initializer. </w:t>
        </w:r>
      </w:ins>
    </w:p>
    <w:p w:rsidR="00BC2562" w:rsidRPr="004418C4" w:rsidRDefault="00BC2562" w:rsidP="00BC2562">
      <w:pPr>
        <w:contextualSpacing/>
        <w:rPr>
          <w:ins w:id="19256" w:author="Rev 10 Allen Wirfs-Brock" w:date="2012-09-27T11:36:00Z"/>
        </w:rPr>
      </w:pPr>
      <w:ins w:id="19257" w:author="Rev 10 Allen Wirfs-Brock" w:date="2012-09-27T11:36:00Z">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ins>
    </w:p>
    <w:p w:rsidR="004A4E86" w:rsidRPr="00572A2F" w:rsidDel="00BC2562" w:rsidRDefault="009E58EB" w:rsidP="007A7BC7">
      <w:pPr>
        <w:contextualSpacing/>
        <w:rPr>
          <w:ins w:id="19258" w:author="Rev 4 Allen Wirfs-Brock" w:date="2011-10-15T17:18:00Z"/>
          <w:del w:id="19259" w:author="Rev 10 Allen Wirfs-Brock" w:date="2012-09-27T11:36:00Z"/>
          <w:rFonts w:cs="Arial"/>
          <w:b/>
        </w:rPr>
      </w:pPr>
      <w:ins w:id="19260" w:author="Rev 8 Allen Wirfs-Brock" w:date="2012-06-01T16:31:00Z">
        <w:del w:id="19261" w:author="Rev 10 Allen Wirfs-Brock" w:date="2012-09-27T11:36:00Z">
          <w:r w:rsidRPr="00E77497" w:rsidDel="00BC2562">
            <w:rPr>
              <w:rFonts w:ascii="Times New Roman" w:hAnsi="Times New Roman"/>
              <w:i/>
            </w:rPr>
            <w:delText>BindingIdentifier</w:delText>
          </w:r>
          <w:r w:rsidRPr="00572A2F" w:rsidDel="00BC2562">
            <w:rPr>
              <w:rFonts w:ascii="Times New Roman" w:hAnsi="Times New Roman"/>
            </w:rPr>
            <w:delText xml:space="preserve"> </w:delText>
          </w:r>
        </w:del>
      </w:ins>
      <w:ins w:id="19262" w:author="Rev 4 Allen Wirfs-Brock" w:date="2011-10-15T17:06:00Z">
        <w:del w:id="19263" w:author="Rev 10 Allen Wirfs-Brock" w:date="2012-09-27T11:36:00Z">
          <w:r w:rsidR="00F10D67" w:rsidRPr="00572A2F" w:rsidDel="00BC2562">
            <w:rPr>
              <w:rStyle w:val="bnf"/>
              <w:rFonts w:ascii="Arial" w:hAnsi="Arial" w:cs="Arial"/>
              <w:b/>
              <w:i w:val="0"/>
            </w:rPr>
            <w:delText>BindingIdentifier</w:delText>
          </w:r>
          <w:r w:rsidR="00F10D67" w:rsidRPr="00572A2F" w:rsidDel="00BC2562">
            <w:rPr>
              <w:rFonts w:cs="Arial"/>
              <w:b/>
            </w:rPr>
            <w:delText xml:space="preserve"> : </w:delText>
          </w:r>
          <w:r w:rsidR="00F10D67" w:rsidRPr="00572A2F" w:rsidDel="00BC2562">
            <w:rPr>
              <w:rStyle w:val="bnf"/>
              <w:rFonts w:ascii="Arial" w:hAnsi="Arial" w:cs="Arial"/>
              <w:b/>
              <w:i w:val="0"/>
            </w:rPr>
            <w:delText>Identifier</w:delText>
          </w:r>
        </w:del>
      </w:ins>
    </w:p>
    <w:p w:rsidR="009134F7" w:rsidRPr="00BC2562" w:rsidDel="00BC2562" w:rsidRDefault="009134F7" w:rsidP="00FA3203">
      <w:pPr>
        <w:pStyle w:val="Alg2"/>
        <w:numPr>
          <w:ilvl w:val="0"/>
          <w:numId w:val="499"/>
        </w:numPr>
        <w:spacing w:after="220"/>
        <w:rPr>
          <w:ins w:id="19264" w:author="Rev 4 Allen Wirfs-Brock" w:date="2011-11-04T17:05:00Z"/>
          <w:del w:id="19265" w:author="Rev 10 Allen Wirfs-Brock" w:date="2012-09-27T11:36:00Z"/>
          <w:rFonts w:ascii="Arial" w:hAnsi="Arial" w:cs="Arial"/>
          <w:b/>
        </w:rPr>
      </w:pPr>
      <w:ins w:id="19266" w:author="Rev 4 Allen Wirfs-Brock" w:date="2011-11-04T17:05:00Z">
        <w:del w:id="19267" w:author="Rev 10 Allen Wirfs-Brock" w:date="2012-09-27T11:36:00Z">
          <w:r w:rsidRPr="00BC2562" w:rsidDel="00BC2562">
            <w:rPr>
              <w:rFonts w:ascii="Arial" w:hAnsi="Arial" w:cs="Arial"/>
              <w:b/>
            </w:rPr>
            <w:delText>P</w:delText>
          </w:r>
        </w:del>
      </w:ins>
      <w:ins w:id="19268" w:author="Rev 6 Allen Wirfs-Brock" w:date="2012-02-18T10:43:00Z">
        <w:del w:id="19269" w:author="Rev 10 Allen Wirfs-Brock" w:date="2012-09-27T11:36:00Z">
          <w:r w:rsidR="00B25FEE" w:rsidRPr="00BC2562" w:rsidDel="00BC2562">
            <w:rPr>
              <w:rFonts w:ascii="Arial" w:hAnsi="Arial" w:cs="Arial"/>
              <w:b/>
            </w:rPr>
            <w:delText>Return the result of p</w:delText>
          </w:r>
        </w:del>
      </w:ins>
      <w:ins w:id="19270" w:author="Rev 4 Allen Wirfs-Brock" w:date="2011-11-04T17:05:00Z">
        <w:del w:id="19271" w:author="Rev 10 Allen Wirfs-Brock" w:date="2012-09-27T11:36:00Z">
          <w:r w:rsidRPr="00BC2562" w:rsidDel="00BC2562">
            <w:rPr>
              <w:rFonts w:ascii="Arial" w:hAnsi="Arial" w:cs="Arial"/>
              <w:b/>
            </w:rPr>
            <w:delText>erform</w:delText>
          </w:r>
        </w:del>
      </w:ins>
      <w:ins w:id="19272" w:author="Rev 6 Allen Wirfs-Brock" w:date="2012-02-18T10:43:00Z">
        <w:del w:id="19273" w:author="Rev 10 Allen Wirfs-Brock" w:date="2012-09-27T11:36:00Z">
          <w:r w:rsidR="00B25FEE" w:rsidRPr="00BC2562" w:rsidDel="00BC2562">
            <w:rPr>
              <w:rFonts w:ascii="Arial" w:hAnsi="Arial" w:cs="Arial"/>
              <w:b/>
            </w:rPr>
            <w:delText>ing</w:delText>
          </w:r>
        </w:del>
      </w:ins>
      <w:ins w:id="19274" w:author="Rev 4 Allen Wirfs-Brock" w:date="2011-11-04T17:05:00Z">
        <w:del w:id="19275" w:author="Rev 10 Allen Wirfs-Brock" w:date="2012-09-27T11:36:00Z">
          <w:r w:rsidRPr="00BC2562" w:rsidDel="00BC2562">
            <w:rPr>
              <w:rFonts w:ascii="Arial" w:hAnsi="Arial" w:cs="Arial"/>
              <w:b/>
            </w:rPr>
            <w:delText xml:space="preserve"> Binding Initialization</w:delText>
          </w:r>
        </w:del>
      </w:ins>
      <w:ins w:id="19276" w:author="Rev 6 Allen Wirfs-Brock" w:date="2012-02-27T15:44:00Z">
        <w:del w:id="19277" w:author="Rev 10 Allen Wirfs-Brock" w:date="2012-09-27T11:36:00Z">
          <w:r w:rsidR="00A113E2" w:rsidRPr="00BC2562" w:rsidDel="00BC2562">
            <w:rPr>
              <w:rFonts w:ascii="Arial" w:hAnsi="Arial" w:cs="Arial"/>
              <w:b/>
            </w:rPr>
            <w:delText>Initialisation</w:delText>
          </w:r>
        </w:del>
      </w:ins>
      <w:ins w:id="19278" w:author="Rev 4 Allen Wirfs-Brock" w:date="2011-11-04T17:05:00Z">
        <w:del w:id="19279" w:author="Rev 10 Allen Wirfs-Brock" w:date="2012-09-27T11:36:00Z">
          <w:r w:rsidRPr="00BC2562" w:rsidDel="00BC2562">
            <w:rPr>
              <w:rFonts w:ascii="Arial" w:hAnsi="Arial" w:cs="Arial"/>
              <w:b/>
            </w:rPr>
            <w:delText xml:space="preserve"> for Identifier passing value and env as the arguments.</w:delText>
          </w:r>
        </w:del>
      </w:ins>
    </w:p>
    <w:p w:rsidR="009134F7" w:rsidRPr="004418C4" w:rsidDel="00BC2562" w:rsidRDefault="009134F7" w:rsidP="009E58EB">
      <w:pPr>
        <w:contextualSpacing/>
        <w:rPr>
          <w:ins w:id="19280" w:author="Rev 4 Allen Wirfs-Brock" w:date="2011-11-04T17:05:00Z"/>
          <w:del w:id="19281" w:author="Rev 10 Allen Wirfs-Brock" w:date="2012-09-27T11:36:00Z"/>
        </w:rPr>
      </w:pPr>
      <w:ins w:id="19282" w:author="Rev 4 Allen Wirfs-Brock" w:date="2011-11-04T17:06:00Z">
        <w:del w:id="19283" w:author="Rev 10 Allen Wirfs-Brock" w:date="2012-09-27T11:36:00Z">
          <w:r w:rsidRPr="00572A2F" w:rsidDel="00BC2562">
            <w:rPr>
              <w:rStyle w:val="bnf"/>
              <w:rFonts w:ascii="Arial" w:hAnsi="Arial" w:cs="Arial"/>
              <w:b/>
              <w:i w:val="0"/>
            </w:rPr>
            <w:delText>Token</w:delText>
          </w:r>
        </w:del>
      </w:ins>
      <w:ins w:id="19284" w:author="Rev 8 Allen Wirfs-Brock" w:date="2012-06-01T16:31:00Z">
        <w:del w:id="19285" w:author="Rev 10 Allen Wirfs-Brock" w:date="2012-09-27T11:36:00Z">
          <w:r w:rsidR="009E58EB" w:rsidRPr="00572A2F" w:rsidDel="00BC2562">
            <w:rPr>
              <w:rStyle w:val="bnf"/>
              <w:rFonts w:ascii="Arial" w:hAnsi="Arial" w:cs="Arial"/>
              <w:b/>
              <w:i w:val="0"/>
            </w:rPr>
            <w:delText>:</w:delText>
          </w:r>
        </w:del>
      </w:ins>
      <w:ins w:id="19286" w:author="Rev 4 Allen Wirfs-Brock" w:date="2011-11-04T17:05:00Z">
        <w:del w:id="19287" w:author="Rev 10 Allen Wirfs-Brock" w:date="2012-09-27T11:36:00Z">
          <w:r w:rsidRPr="004418C4" w:rsidDel="00BC2562">
            <w:delText xml:space="preserve"> </w:delText>
          </w:r>
          <w:r w:rsidRPr="004418C4" w:rsidDel="00BC2562">
            <w:rPr>
              <w:rStyle w:val="bnf"/>
            </w:rPr>
            <w:delText>Identifier</w:delText>
          </w:r>
        </w:del>
      </w:ins>
    </w:p>
    <w:p w:rsidR="00F10D67" w:rsidRPr="00E77497" w:rsidRDefault="00F10D67" w:rsidP="00FA3203">
      <w:pPr>
        <w:pStyle w:val="Alg4"/>
        <w:numPr>
          <w:ilvl w:val="0"/>
          <w:numId w:val="559"/>
        </w:numPr>
        <w:spacing w:after="220"/>
        <w:contextualSpacing/>
        <w:rPr>
          <w:ins w:id="19288" w:author="Rev 4 Allen Wirfs-Brock" w:date="2011-10-15T17:06:00Z"/>
        </w:rPr>
      </w:pPr>
      <w:ins w:id="19289" w:author="Rev 4 Allen Wirfs-Brock" w:date="2011-10-15T17:06:00Z">
        <w:r w:rsidRPr="00675B74">
          <w:t xml:space="preserve">If </w:t>
        </w:r>
        <w:del w:id="19290" w:author="Rev 6 Allen Wirfs-Brock" w:date="2012-02-27T16:31:00Z">
          <w:r w:rsidRPr="00E77497" w:rsidDel="00767E5E">
            <w:rPr>
              <w:i/>
            </w:rPr>
            <w:delText>enviornment</w:delText>
          </w:r>
        </w:del>
      </w:ins>
      <w:ins w:id="19291" w:author="Rev 6 Allen Wirfs-Brock" w:date="2012-02-27T16:31:00Z">
        <w:r w:rsidR="00767E5E">
          <w:rPr>
            <w:i/>
          </w:rPr>
          <w:t>environment</w:t>
        </w:r>
      </w:ins>
      <w:ins w:id="19292" w:author="Rev 4 Allen Wirfs-Brock" w:date="2011-10-15T17:06:00Z">
        <w:r w:rsidRPr="00E77497">
          <w:t xml:space="preserve"> is not </w:t>
        </w:r>
        <w:r w:rsidRPr="00E77497">
          <w:rPr>
            <w:b/>
          </w:rPr>
          <w:t>undefined</w:t>
        </w:r>
        <w:r w:rsidRPr="00E77497">
          <w:t xml:space="preserve">, then </w:t>
        </w:r>
      </w:ins>
    </w:p>
    <w:p w:rsidR="00985C0D" w:rsidRDefault="00985C0D" w:rsidP="00FA3203">
      <w:pPr>
        <w:pStyle w:val="Alg4"/>
        <w:numPr>
          <w:ilvl w:val="1"/>
          <w:numId w:val="559"/>
        </w:numPr>
        <w:spacing w:after="220"/>
        <w:contextualSpacing/>
        <w:rPr>
          <w:ins w:id="19293" w:author="Rev 8 Allen Wirfs-Brock" w:date="2012-06-01T16:50:00Z"/>
        </w:rPr>
      </w:pPr>
      <w:ins w:id="19294" w:author="Rev 8 Allen Wirfs-Brock" w:date="2012-06-01T16:50:00Z">
        <w:r>
          <w:t xml:space="preserve">Let </w:t>
        </w:r>
        <w:r w:rsidRPr="00D56329">
          <w:rPr>
            <w:i/>
          </w:rPr>
          <w:t>name</w:t>
        </w:r>
        <w:r>
          <w:t xml:space="preserve"> be String</w:t>
        </w:r>
        <w:del w:id="19295" w:author="Rev 9 Allen Wirfs-Brock" w:date="2012-07-07T16:31:00Z">
          <w:r w:rsidDel="00D11231">
            <w:delText xml:space="preserve"> </w:delText>
          </w:r>
        </w:del>
        <w:r>
          <w:t>Value</w:t>
        </w:r>
      </w:ins>
      <w:ins w:id="19296" w:author="Rev 9 Allen Wirfs-Brock" w:date="2012-07-08T12:45:00Z">
        <w:r w:rsidR="00F07316">
          <w:t xml:space="preserve"> of</w:t>
        </w:r>
      </w:ins>
      <w:ins w:id="19297" w:author="Rev 8 Allen Wirfs-Brock" w:date="2012-06-01T16:50:00Z">
        <w:r>
          <w:t xml:space="preserve"> </w:t>
        </w:r>
        <w:r w:rsidRPr="00D56329">
          <w:rPr>
            <w:i/>
          </w:rPr>
          <w:t>Identifier</w:t>
        </w:r>
        <w:r>
          <w:t>.</w:t>
        </w:r>
      </w:ins>
    </w:p>
    <w:p w:rsidR="003C480D" w:rsidRDefault="003C480D" w:rsidP="00FA3203">
      <w:pPr>
        <w:pStyle w:val="Alg4"/>
        <w:numPr>
          <w:ilvl w:val="1"/>
          <w:numId w:val="559"/>
        </w:numPr>
        <w:spacing w:after="220"/>
        <w:contextualSpacing/>
        <w:rPr>
          <w:ins w:id="19298" w:author="Rev 8 Allen Wirfs-Brock" w:date="2012-06-01T17:15:00Z"/>
        </w:rPr>
      </w:pPr>
      <w:ins w:id="19299" w:author="Rev 8 Allen Wirfs-Brock" w:date="2012-06-01T17:15:00Z">
        <w:r>
          <w:t xml:space="preserve">Let </w:t>
        </w:r>
        <w:r w:rsidRPr="00572A2F">
          <w:rPr>
            <w:i/>
          </w:rPr>
          <w:t>env</w:t>
        </w:r>
        <w:r>
          <w:t xml:space="preserve"> be the environment record component of </w:t>
        </w:r>
        <w:r w:rsidRPr="00572A2F">
          <w:rPr>
            <w:i/>
          </w:rPr>
          <w:t>environment</w:t>
        </w:r>
        <w:r>
          <w:t>.</w:t>
        </w:r>
      </w:ins>
    </w:p>
    <w:p w:rsidR="00F10D67" w:rsidRPr="00E77497" w:rsidRDefault="00F10D67" w:rsidP="00FA3203">
      <w:pPr>
        <w:pStyle w:val="Alg4"/>
        <w:numPr>
          <w:ilvl w:val="1"/>
          <w:numId w:val="559"/>
        </w:numPr>
        <w:spacing w:after="220"/>
        <w:contextualSpacing/>
        <w:rPr>
          <w:ins w:id="19300" w:author="Rev 4 Allen Wirfs-Brock" w:date="2011-10-15T17:06:00Z"/>
        </w:rPr>
      </w:pPr>
      <w:ins w:id="19301" w:author="Rev 4 Allen Wirfs-Brock" w:date="2011-10-15T17:06:00Z">
        <w:r w:rsidRPr="00E77497">
          <w:t xml:space="preserve">Call the InitializeBinding concrete method of </w:t>
        </w:r>
        <w:del w:id="19302" w:author="Rev 6 Allen Wirfs-Brock" w:date="2012-02-27T16:31:00Z">
          <w:r w:rsidRPr="00E77497" w:rsidDel="00767E5E">
            <w:rPr>
              <w:i/>
            </w:rPr>
            <w:delText>enviornment</w:delText>
          </w:r>
        </w:del>
      </w:ins>
      <w:ins w:id="19303" w:author="Rev 8 Allen Wirfs-Brock" w:date="2012-06-01T17:16:00Z">
        <w:r w:rsidR="003C480D" w:rsidRPr="003C480D">
          <w:rPr>
            <w:i/>
          </w:rPr>
          <w:t xml:space="preserve"> </w:t>
        </w:r>
        <w:r w:rsidR="003C480D" w:rsidRPr="00D56329">
          <w:rPr>
            <w:i/>
          </w:rPr>
          <w:t>env</w:t>
        </w:r>
        <w:r w:rsidR="003C480D">
          <w:t xml:space="preserve"> </w:t>
        </w:r>
      </w:ins>
      <w:ins w:id="19304" w:author="Rev 6 Allen Wirfs-Brock" w:date="2012-02-27T16:31:00Z">
        <w:del w:id="19305" w:author="Rev 8 Allen Wirfs-Brock" w:date="2012-06-01T17:16:00Z">
          <w:r w:rsidR="00767E5E" w:rsidDel="003C480D">
            <w:rPr>
              <w:i/>
            </w:rPr>
            <w:delText>environment</w:delText>
          </w:r>
        </w:del>
      </w:ins>
      <w:ins w:id="19306" w:author="Rev 4 Allen Wirfs-Brock" w:date="2011-10-15T17:06:00Z">
        <w:del w:id="19307" w:author="Rev 8 Allen Wirfs-Brock" w:date="2012-06-01T17:16:00Z">
          <w:r w:rsidRPr="00E77497" w:rsidDel="003C480D">
            <w:delText xml:space="preserve"> </w:delText>
          </w:r>
        </w:del>
        <w:r w:rsidRPr="00E77497">
          <w:t xml:space="preserve">passing </w:t>
        </w:r>
      </w:ins>
      <w:ins w:id="19308" w:author="Rev 8 Allen Wirfs-Brock" w:date="2012-06-01T16:50:00Z">
        <w:r w:rsidR="00985C0D" w:rsidRPr="00D56329">
          <w:rPr>
            <w:i/>
          </w:rPr>
          <w:t>name</w:t>
        </w:r>
        <w:r w:rsidR="00985C0D">
          <w:t xml:space="preserve"> </w:t>
        </w:r>
      </w:ins>
      <w:ins w:id="19309" w:author="Rev 4 Allen Wirfs-Brock" w:date="2011-10-15T17:06:00Z">
        <w:del w:id="19310" w:author="Rev 8 Allen Wirfs-Brock" w:date="2012-06-01T16:50:00Z">
          <w:r w:rsidRPr="00E77497" w:rsidDel="00985C0D">
            <w:rPr>
              <w:rStyle w:val="bnf"/>
            </w:rPr>
            <w:delText>Identifier</w:delText>
          </w:r>
          <w:r w:rsidRPr="00E77497" w:rsidDel="00985C0D">
            <w:delText xml:space="preserve"> </w:delText>
          </w:r>
        </w:del>
        <w:r w:rsidRPr="00E77497">
          <w:t xml:space="preserve">and </w:t>
        </w:r>
        <w:r w:rsidRPr="00E77497">
          <w:rPr>
            <w:i/>
          </w:rPr>
          <w:t>value</w:t>
        </w:r>
        <w:r w:rsidRPr="00E77497">
          <w:t xml:space="preserve"> as the arguments.</w:t>
        </w:r>
      </w:ins>
    </w:p>
    <w:p w:rsidR="003C480D" w:rsidRDefault="003C480D" w:rsidP="00572A2F">
      <w:pPr>
        <w:pStyle w:val="Alg4"/>
        <w:numPr>
          <w:ilvl w:val="1"/>
          <w:numId w:val="559"/>
        </w:numPr>
        <w:spacing w:after="220"/>
        <w:contextualSpacing/>
        <w:rPr>
          <w:ins w:id="19311" w:author="Rev 8 Allen Wirfs-Brock" w:date="2012-06-01T17:17:00Z"/>
        </w:rPr>
      </w:pPr>
      <w:ins w:id="19312" w:author="Rev 8 Allen Wirfs-Brock" w:date="2012-06-01T17:17:00Z">
        <w:r>
          <w:t>Return Normal</w:t>
        </w:r>
        <w:del w:id="19313" w:author="Rev 9 Allen Wirfs-Brock" w:date="2012-07-04T18:38:00Z">
          <w:r w:rsidDel="004C2A25">
            <w:delText>Value</w:delText>
          </w:r>
        </w:del>
      </w:ins>
      <w:ins w:id="19314" w:author="Rev 9 Allen Wirfs-Brock" w:date="2012-07-04T18:38:00Z">
        <w:r w:rsidR="004C2A25">
          <w:t>Completion</w:t>
        </w:r>
      </w:ins>
      <w:ins w:id="19315" w:author="Rev 8 Allen Wirfs-Brock" w:date="2012-06-01T17:17:00Z">
        <w:r>
          <w:t>(undefined).</w:t>
        </w:r>
      </w:ins>
    </w:p>
    <w:p w:rsidR="00F10D67" w:rsidRPr="00E77497" w:rsidRDefault="00F10D67" w:rsidP="00FA3203">
      <w:pPr>
        <w:pStyle w:val="Alg4"/>
        <w:numPr>
          <w:ilvl w:val="0"/>
          <w:numId w:val="559"/>
        </w:numPr>
        <w:spacing w:after="220"/>
        <w:contextualSpacing/>
        <w:rPr>
          <w:ins w:id="19316" w:author="Rev 4 Allen Wirfs-Brock" w:date="2011-10-15T17:06:00Z"/>
        </w:rPr>
      </w:pPr>
      <w:ins w:id="19317" w:author="Rev 4 Allen Wirfs-Brock" w:date="2011-10-15T17:06:00Z">
        <w:r w:rsidRPr="00E77497">
          <w:t>Else</w:t>
        </w:r>
      </w:ins>
    </w:p>
    <w:p w:rsidR="00F10D67" w:rsidRPr="00E77497" w:rsidRDefault="00F10D67" w:rsidP="00FA3203">
      <w:pPr>
        <w:pStyle w:val="Alg4"/>
        <w:numPr>
          <w:ilvl w:val="1"/>
          <w:numId w:val="559"/>
        </w:numPr>
        <w:spacing w:after="220"/>
        <w:contextualSpacing/>
        <w:rPr>
          <w:ins w:id="19318" w:author="Rev 4 Allen Wirfs-Brock" w:date="2011-10-15T17:06:00Z"/>
        </w:rPr>
      </w:pPr>
      <w:ins w:id="19319"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rsidR="00F10D67" w:rsidRPr="00E77497" w:rsidRDefault="00F10D67" w:rsidP="00FA3203">
      <w:pPr>
        <w:pStyle w:val="Alg4"/>
        <w:numPr>
          <w:ilvl w:val="1"/>
          <w:numId w:val="559"/>
        </w:numPr>
        <w:spacing w:after="220"/>
        <w:contextualSpacing/>
        <w:rPr>
          <w:ins w:id="19320" w:author="Rev 4 Allen Wirfs-Brock" w:date="2011-10-15T17:06:00Z"/>
        </w:rPr>
      </w:pPr>
      <w:ins w:id="19321" w:author="Rev 4 Allen Wirfs-Brock" w:date="2011-10-15T17:06:00Z">
        <w:del w:id="19322" w:author="Rev 6 Allen Wirfs-Brock" w:date="2012-02-18T10:45:00Z">
          <w:r w:rsidRPr="00E77497" w:rsidDel="00B25FEE">
            <w:delText>Call</w:delText>
          </w:r>
        </w:del>
      </w:ins>
      <w:ins w:id="19323" w:author="Rev 6 Allen Wirfs-Brock" w:date="2012-02-18T10:45:00Z">
        <w:r w:rsidR="00B25FEE">
          <w:t>Return</w:t>
        </w:r>
      </w:ins>
      <w:ins w:id="19324"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rsidR="00974ED7" w:rsidRPr="00E77497" w:rsidRDefault="00974ED7" w:rsidP="00974ED7">
      <w:pPr>
        <w:keepNext/>
        <w:rPr>
          <w:ins w:id="19325" w:author="Rev 4 Allen Wirfs-Brock" w:date="2011-10-15T16:42:00Z"/>
          <w:rFonts w:ascii="Helvetica" w:hAnsi="Helvetica"/>
          <w:b/>
        </w:rPr>
      </w:pPr>
      <w:ins w:id="19326"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rsidR="00884D1C" w:rsidRPr="00E77497" w:rsidRDefault="00884D1C" w:rsidP="00884D1C">
      <w:pPr>
        <w:rPr>
          <w:ins w:id="19327" w:author="Rev 3 Allen Wirfs-Brock" w:date="2011-09-09T12:39:00Z"/>
        </w:rPr>
      </w:pPr>
      <w:ins w:id="19328" w:author="Rev 3 Allen Wirfs-Brock" w:date="2011-09-09T12:39:00Z">
        <w:del w:id="19329" w:author="Rev 4 Allen Wirfs-Brock" w:date="2011-10-15T16:43:00Z">
          <w:r w:rsidRPr="00E77497" w:rsidDel="00974ED7">
            <w:delText xml:space="preserve">The production </w:delText>
          </w:r>
        </w:del>
      </w:ins>
      <w:ins w:id="19330"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19331" w:author="Rev 3 Allen Wirfs-Brock" w:date="2011-09-09T12:39:00Z">
        <w:del w:id="19332"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19333" w:author="Rev 6 Allen Wirfs-Brock" w:date="2012-02-25T16:04:00Z">
        <w:r w:rsidR="004E4FC0" w:rsidRPr="00451D9D">
          <w:rPr>
            <w:rFonts w:ascii="Times New Roman" w:hAnsi="Times New Roman"/>
            <w:i/>
          </w:rPr>
          <w:t xml:space="preserve">LetOrConst </w:t>
        </w:r>
      </w:ins>
      <w:ins w:id="19334" w:author="Rev 3 Allen Wirfs-Brock" w:date="2011-09-09T12:39:00Z">
        <w:del w:id="19335"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9336" w:author="Rev 4 Allen Wirfs-Brock" w:date="2011-10-15T16:43:00Z">
          <w:r w:rsidRPr="00E77497" w:rsidDel="00974ED7">
            <w:delText>is evaluated as follows:</w:delText>
          </w:r>
        </w:del>
      </w:ins>
    </w:p>
    <w:p w:rsidR="00884D1C" w:rsidRPr="00E77497" w:rsidRDefault="00B25FEE" w:rsidP="00FA3203">
      <w:pPr>
        <w:pStyle w:val="Alg2"/>
        <w:numPr>
          <w:ilvl w:val="0"/>
          <w:numId w:val="453"/>
        </w:numPr>
        <w:rPr>
          <w:ins w:id="19337" w:author="Rev 3 Allen Wirfs-Brock" w:date="2011-09-09T12:39:00Z"/>
        </w:rPr>
      </w:pPr>
      <w:ins w:id="19338" w:author="Rev 6 Allen Wirfs-Brock" w:date="2012-02-18T10:46:00Z">
        <w:r w:rsidRPr="00E77497">
          <w:t xml:space="preserve">Let </w:t>
        </w:r>
        <w:r>
          <w:rPr>
            <w:i/>
          </w:rPr>
          <w:t>next</w:t>
        </w:r>
        <w:r w:rsidRPr="00E77497">
          <w:rPr>
            <w:i/>
          </w:rPr>
          <w:t xml:space="preserve"> </w:t>
        </w:r>
        <w:r w:rsidRPr="00E77497">
          <w:t xml:space="preserve">be the result of evaluating </w:t>
        </w:r>
      </w:ins>
      <w:ins w:id="19339" w:author="Rev 3 Allen Wirfs-Brock" w:date="2011-09-09T12:39:00Z">
        <w:del w:id="19340" w:author="Rev 6 Allen Wirfs-Brock" w:date="2012-02-18T10:46:00Z">
          <w:r w:rsidR="00884D1C" w:rsidRPr="00E77497" w:rsidDel="00B25FEE">
            <w:delText xml:space="preserve">Evaluate </w:delText>
          </w:r>
        </w:del>
        <w:del w:id="19341" w:author="Rev 6 Allen Wirfs-Brock" w:date="2012-02-25T16:04:00Z">
          <w:r w:rsidR="00884D1C" w:rsidRPr="00E77497" w:rsidDel="004E4FC0">
            <w:rPr>
              <w:i/>
            </w:rPr>
            <w:delText>Let</w:delText>
          </w:r>
        </w:del>
        <w:r w:rsidR="00884D1C" w:rsidRPr="00E77497">
          <w:rPr>
            <w:i/>
          </w:rPr>
          <w:t>BindingList</w:t>
        </w:r>
        <w:r w:rsidR="00884D1C" w:rsidRPr="00E77497">
          <w:t>.</w:t>
        </w:r>
      </w:ins>
    </w:p>
    <w:p w:rsidR="00B25FEE" w:rsidRDefault="001E28FF" w:rsidP="00541F73">
      <w:pPr>
        <w:pStyle w:val="Alg2"/>
        <w:numPr>
          <w:ilvl w:val="0"/>
          <w:numId w:val="453"/>
        </w:numPr>
        <w:spacing w:after="220"/>
        <w:contextualSpacing/>
        <w:rPr>
          <w:ins w:id="19342" w:author="Rev 6 Allen Wirfs-Brock" w:date="2012-02-18T10:47:00Z"/>
        </w:rPr>
      </w:pPr>
      <w:ins w:id="19343" w:author="Rev 10 Allen Wirfs-Brock" w:date="2012-08-07T16:34:00Z">
        <w:r>
          <w:t>ReturnIfAbrupt(</w:t>
        </w:r>
        <w:r>
          <w:rPr>
            <w:i/>
          </w:rPr>
          <w:t>next</w:t>
        </w:r>
        <w:r>
          <w:t>)</w:t>
        </w:r>
      </w:ins>
      <w:ins w:id="19344" w:author="Rev 6 Allen Wirfs-Brock" w:date="2012-02-18T10:47:00Z">
        <w:del w:id="19345" w:author="Rev 10 Allen Wirfs-Brock" w:date="2012-08-07T16:34:00Z">
          <w:r w:rsidR="00B25FEE" w:rsidDel="001E28FF">
            <w:delText xml:space="preserve">If </w:delText>
          </w:r>
          <w:r w:rsidR="00B25FEE" w:rsidRPr="00B25FEE" w:rsidDel="001E28FF">
            <w:rPr>
              <w:i/>
            </w:rPr>
            <w:delText>next</w:delText>
          </w:r>
          <w:r w:rsidR="00B25FEE" w:rsidDel="001E28FF">
            <w:delText xml:space="preserve"> is an abrupt completion, return </w:delText>
          </w:r>
          <w:r w:rsidR="00B25FEE" w:rsidRPr="00B25FEE" w:rsidDel="001E28FF">
            <w:rPr>
              <w:i/>
            </w:rPr>
            <w:delText>next</w:delText>
          </w:r>
        </w:del>
        <w:r w:rsidR="00B25FEE">
          <w:t>.</w:t>
        </w:r>
      </w:ins>
    </w:p>
    <w:p w:rsidR="00884D1C" w:rsidRPr="00E77497" w:rsidRDefault="00884D1C" w:rsidP="00FA3203">
      <w:pPr>
        <w:pStyle w:val="Alg2"/>
        <w:numPr>
          <w:ilvl w:val="0"/>
          <w:numId w:val="453"/>
        </w:numPr>
        <w:spacing w:after="220"/>
        <w:rPr>
          <w:ins w:id="19346" w:author="Rev 3 Allen Wirfs-Brock" w:date="2011-09-09T12:39:00Z"/>
        </w:rPr>
      </w:pPr>
      <w:ins w:id="19347" w:author="Rev 3 Allen Wirfs-Brock" w:date="2011-09-09T12:39:00Z">
        <w:r w:rsidRPr="00E77497">
          <w:t xml:space="preserve">Return </w:t>
        </w:r>
      </w:ins>
      <w:ins w:id="19348" w:author="Rev 6 Allen Wirfs-Brock" w:date="2012-02-23T12:35:00Z">
        <w:r w:rsidR="0055587E">
          <w:t>NormalCompletion(</w:t>
        </w:r>
      </w:ins>
      <w:ins w:id="19349" w:author="Rev 3 Allen Wirfs-Brock" w:date="2011-09-09T12:39:00Z">
        <w:del w:id="19350" w:author="Rev 6 Allen Wirfs-Brock" w:date="2012-02-18T10:51:00Z">
          <w:r w:rsidRPr="00E77497" w:rsidDel="00B25FEE">
            <w:delText>(</w:delText>
          </w:r>
        </w:del>
        <w:del w:id="19351" w:author="Rev 6 Allen Wirfs-Brock" w:date="2012-02-23T12:35:00Z">
          <w:r w:rsidRPr="00E77497" w:rsidDel="0055587E">
            <w:rPr>
              <w:rFonts w:ascii="Arial" w:hAnsi="Arial" w:cs="Arial"/>
            </w:rPr>
            <w:delText>normal</w:delText>
          </w:r>
          <w:r w:rsidRPr="00E77497" w:rsidDel="0055587E">
            <w:delText>,</w:delText>
          </w:r>
        </w:del>
        <w:del w:id="19352" w:author="Rev 6 Allen Wirfs-Brock" w:date="2012-02-18T10:52:00Z">
          <w:r w:rsidRPr="00E77497" w:rsidDel="00B25FEE">
            <w:delText xml:space="preserve"> </w:delText>
          </w:r>
        </w:del>
        <w:r w:rsidRPr="00E77497">
          <w:rPr>
            <w:rFonts w:ascii="Arial" w:hAnsi="Arial" w:cs="Arial"/>
          </w:rPr>
          <w:t>empty</w:t>
        </w:r>
        <w:del w:id="19353" w:author="Rev 6 Allen Wirfs-Brock" w:date="2012-02-23T12:35:00Z">
          <w:r w:rsidRPr="0055587E" w:rsidDel="0055587E">
            <w:delText xml:space="preserve">, </w:delText>
          </w:r>
          <w:r w:rsidRPr="00541F73" w:rsidDel="0055587E">
            <w:delText>empty</w:delText>
          </w:r>
        </w:del>
        <w:del w:id="19354" w:author="Rev 6 Allen Wirfs-Brock" w:date="2012-02-18T10:53:00Z">
          <w:r w:rsidRPr="0055587E" w:rsidDel="00B25FEE">
            <w:delText>)</w:delText>
          </w:r>
        </w:del>
      </w:ins>
      <w:ins w:id="19355" w:author="Rev 6 Allen Wirfs-Brock" w:date="2012-02-23T12:35:00Z">
        <w:r w:rsidR="0055587E" w:rsidRPr="0055587E">
          <w:t>)</w:t>
        </w:r>
      </w:ins>
      <w:ins w:id="19356" w:author="Rev 3 Allen Wirfs-Brock" w:date="2011-09-09T12:39:00Z">
        <w:r w:rsidRPr="00E77497">
          <w:t>.</w:t>
        </w:r>
      </w:ins>
    </w:p>
    <w:p w:rsidR="00884D1C" w:rsidRPr="00E77497" w:rsidDel="00F71D44" w:rsidRDefault="00884D1C" w:rsidP="00884D1C">
      <w:pPr>
        <w:rPr>
          <w:ins w:id="19357" w:author="Rev 3 Allen Wirfs-Brock" w:date="2011-09-09T12:39:00Z"/>
          <w:del w:id="19358" w:author="Rev 8 Allen Wirfs-Brock" w:date="2012-06-01T08:48:00Z"/>
        </w:rPr>
      </w:pPr>
      <w:ins w:id="19359" w:author="Rev 3 Allen Wirfs-Brock" w:date="2011-09-09T12:39:00Z">
        <w:del w:id="19360" w:author="Rev 8 Allen Wirfs-Brock" w:date="2012-06-01T08:48:00Z">
          <w:r w:rsidRPr="00E77497" w:rsidDel="00F71D44">
            <w:rPr>
              <w:rFonts w:ascii="Times New Roman" w:hAnsi="Times New Roman"/>
              <w:i/>
            </w:rPr>
            <w:delText xml:space="preserve">LetBindingList </w:delText>
          </w:r>
          <w:r w:rsidRPr="00E77497" w:rsidDel="00F71D44">
            <w:rPr>
              <w:b/>
            </w:rPr>
            <w:delText xml:space="preserve">: </w:delText>
          </w:r>
          <w:r w:rsidRPr="00E77497" w:rsidDel="00F71D44">
            <w:rPr>
              <w:rStyle w:val="bnf"/>
            </w:rPr>
            <w:delText>Let</w:delText>
          </w:r>
        </w:del>
      </w:ins>
      <w:ins w:id="19361" w:author="Rev 6 Allen Wirfs-Brock" w:date="2012-02-25T16:04:00Z">
        <w:del w:id="19362" w:author="Rev 8 Allen Wirfs-Brock" w:date="2012-06-01T08:48:00Z">
          <w:r w:rsidR="004E4FC0" w:rsidDel="00F71D44">
            <w:rPr>
              <w:rStyle w:val="bnf"/>
            </w:rPr>
            <w:delText>Lexical</w:delText>
          </w:r>
        </w:del>
      </w:ins>
      <w:ins w:id="19363" w:author="Rev 3 Allen Wirfs-Brock" w:date="2011-09-09T12:39:00Z">
        <w:del w:id="19364" w:author="Rev 8 Allen Wirfs-Brock" w:date="2012-06-01T08:48:00Z">
          <w:r w:rsidRPr="00E77497" w:rsidDel="00F71D44">
            <w:rPr>
              <w:rStyle w:val="bnf"/>
            </w:rPr>
            <w:delText>Binding</w:delText>
          </w:r>
          <w:r w:rsidRPr="00E77497" w:rsidDel="00F71D44">
            <w:delText xml:space="preserve"> is evaluated as follows:</w:delText>
          </w:r>
        </w:del>
      </w:ins>
    </w:p>
    <w:p w:rsidR="00884D1C" w:rsidRPr="00E77497" w:rsidDel="00F71D44" w:rsidRDefault="00884D1C" w:rsidP="00FA3203">
      <w:pPr>
        <w:pStyle w:val="Alg2"/>
        <w:numPr>
          <w:ilvl w:val="0"/>
          <w:numId w:val="461"/>
        </w:numPr>
        <w:spacing w:after="220"/>
        <w:rPr>
          <w:ins w:id="19365" w:author="Rev 3 Allen Wirfs-Brock" w:date="2011-09-09T12:39:00Z"/>
          <w:del w:id="19366" w:author="Rev 8 Allen Wirfs-Brock" w:date="2012-06-01T08:48:00Z"/>
        </w:rPr>
      </w:pPr>
      <w:ins w:id="19367" w:author="Rev 3 Allen Wirfs-Brock" w:date="2011-09-09T12:39:00Z">
        <w:del w:id="19368" w:author="Rev 8 Allen Wirfs-Brock" w:date="2012-06-01T08:48:00Z">
          <w:r w:rsidRPr="00E77497" w:rsidDel="00F71D44">
            <w:delText>Evaluate</w:delText>
          </w:r>
        </w:del>
      </w:ins>
      <w:ins w:id="19369" w:author="Rev 6 Allen Wirfs-Brock" w:date="2012-02-18T10:54:00Z">
        <w:del w:id="19370" w:author="Rev 8 Allen Wirfs-Brock" w:date="2012-06-01T08:48:00Z">
          <w:r w:rsidR="00481DAC" w:rsidDel="00F71D44">
            <w:delText xml:space="preserve">Return the result of </w:delText>
          </w:r>
        </w:del>
      </w:ins>
      <w:ins w:id="19371" w:author="Rev 6 Allen Wirfs-Brock" w:date="2012-02-18T10:55:00Z">
        <w:del w:id="19372" w:author="Rev 8 Allen Wirfs-Brock" w:date="2012-06-01T08:48:00Z">
          <w:r w:rsidR="00481DAC" w:rsidDel="00F71D44">
            <w:delText>e</w:delText>
          </w:r>
        </w:del>
      </w:ins>
      <w:ins w:id="19373" w:author="Rev 6 Allen Wirfs-Brock" w:date="2012-02-18T10:54:00Z">
        <w:del w:id="19374" w:author="Rev 8 Allen Wirfs-Brock" w:date="2012-06-01T08:48:00Z">
          <w:r w:rsidR="00481DAC" w:rsidDel="00F71D44">
            <w:delText>valuating</w:delText>
          </w:r>
        </w:del>
      </w:ins>
      <w:ins w:id="19375" w:author="Rev 3 Allen Wirfs-Brock" w:date="2011-09-09T12:39:00Z">
        <w:del w:id="19376" w:author="Rev 8 Allen Wirfs-Brock" w:date="2012-06-01T08:48:00Z">
          <w:r w:rsidRPr="00E77497" w:rsidDel="00F71D44">
            <w:delText xml:space="preserve"> </w:delText>
          </w:r>
          <w:r w:rsidRPr="00E77497" w:rsidDel="00F71D44">
            <w:rPr>
              <w:rStyle w:val="bnf"/>
            </w:rPr>
            <w:delText>Let</w:delText>
          </w:r>
        </w:del>
      </w:ins>
      <w:ins w:id="19377" w:author="Rev 6 Allen Wirfs-Brock" w:date="2012-02-25T16:05:00Z">
        <w:del w:id="19378" w:author="Rev 8 Allen Wirfs-Brock" w:date="2012-06-01T08:48:00Z">
          <w:r w:rsidR="004E4FC0" w:rsidDel="00F71D44">
            <w:rPr>
              <w:rStyle w:val="bnf"/>
            </w:rPr>
            <w:delText>Lexical</w:delText>
          </w:r>
        </w:del>
      </w:ins>
      <w:ins w:id="19379" w:author="Rev 3 Allen Wirfs-Brock" w:date="2011-09-09T12:39:00Z">
        <w:del w:id="19380" w:author="Rev 8 Allen Wirfs-Brock" w:date="2012-06-01T08:48:00Z">
          <w:r w:rsidRPr="00E77497" w:rsidDel="00F71D44">
            <w:rPr>
              <w:rStyle w:val="bnf"/>
            </w:rPr>
            <w:delText>Binding</w:delText>
          </w:r>
          <w:r w:rsidRPr="00E77497" w:rsidDel="00F71D44">
            <w:delText>.</w:delText>
          </w:r>
        </w:del>
      </w:ins>
    </w:p>
    <w:p w:rsidR="00884D1C" w:rsidRPr="00E77497" w:rsidRDefault="00884D1C" w:rsidP="00884D1C">
      <w:pPr>
        <w:rPr>
          <w:ins w:id="19381" w:author="Rev 3 Allen Wirfs-Brock" w:date="2011-09-09T12:39:00Z"/>
        </w:rPr>
      </w:pPr>
      <w:ins w:id="19382" w:author="Rev 3 Allen Wirfs-Brock" w:date="2011-09-09T12:39:00Z">
        <w:del w:id="19383"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19384"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9385" w:author="Rev 6 Allen Wirfs-Brock" w:date="2012-02-25T16:05:00Z">
          <w:r w:rsidRPr="00E77497" w:rsidDel="004E4FC0">
            <w:rPr>
              <w:rStyle w:val="bnf"/>
            </w:rPr>
            <w:delText>Let</w:delText>
          </w:r>
        </w:del>
      </w:ins>
      <w:ins w:id="19386" w:author="Rev 6 Allen Wirfs-Brock" w:date="2012-02-25T16:05:00Z">
        <w:r w:rsidR="004E4FC0">
          <w:rPr>
            <w:rStyle w:val="bnf"/>
          </w:rPr>
          <w:t>Lexical</w:t>
        </w:r>
      </w:ins>
      <w:ins w:id="19387" w:author="Rev 3 Allen Wirfs-Brock" w:date="2011-09-09T12:39:00Z">
        <w:r w:rsidRPr="00E77497">
          <w:rPr>
            <w:rStyle w:val="bnf"/>
          </w:rPr>
          <w:t>Binding</w:t>
        </w:r>
        <w:r w:rsidRPr="00E77497">
          <w:t xml:space="preserve"> </w:t>
        </w:r>
        <w:del w:id="19388" w:author="Rev 4 Allen Wirfs-Brock" w:date="2011-10-15T16:45:00Z">
          <w:r w:rsidRPr="00E77497" w:rsidDel="00974ED7">
            <w:delText>is evaluated as follows:</w:delText>
          </w:r>
        </w:del>
      </w:ins>
    </w:p>
    <w:p w:rsidR="00884D1C" w:rsidRPr="00E77497" w:rsidRDefault="00481DAC" w:rsidP="00FA3203">
      <w:pPr>
        <w:pStyle w:val="Alg2"/>
        <w:keepNext/>
        <w:numPr>
          <w:ilvl w:val="0"/>
          <w:numId w:val="455"/>
        </w:numPr>
        <w:rPr>
          <w:ins w:id="19389" w:author="Rev 3 Allen Wirfs-Brock" w:date="2011-09-09T12:39:00Z"/>
        </w:rPr>
      </w:pPr>
      <w:ins w:id="19390"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19391" w:author="Rev 3 Allen Wirfs-Brock" w:date="2011-09-09T12:39:00Z">
        <w:del w:id="19392" w:author="Rev 6 Allen Wirfs-Brock" w:date="2012-02-18T10:54:00Z">
          <w:r w:rsidR="00884D1C" w:rsidRPr="00E77497" w:rsidDel="00481DAC">
            <w:delText xml:space="preserve">Evaluate </w:delText>
          </w:r>
        </w:del>
        <w:del w:id="19393"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rsidR="00481DAC" w:rsidRDefault="001E28FF" w:rsidP="00481DAC">
      <w:pPr>
        <w:pStyle w:val="Alg2"/>
        <w:numPr>
          <w:ilvl w:val="0"/>
          <w:numId w:val="455"/>
        </w:numPr>
        <w:spacing w:after="220"/>
        <w:contextualSpacing/>
        <w:rPr>
          <w:ins w:id="19394" w:author="Rev 6 Allen Wirfs-Brock" w:date="2012-02-18T10:54:00Z"/>
        </w:rPr>
      </w:pPr>
      <w:ins w:id="19395" w:author="Rev 10 Allen Wirfs-Brock" w:date="2012-08-07T16:34:00Z">
        <w:r>
          <w:t>ReturnIfAbrupt(</w:t>
        </w:r>
        <w:r>
          <w:rPr>
            <w:i/>
          </w:rPr>
          <w:t>next</w:t>
        </w:r>
        <w:r>
          <w:t>)</w:t>
        </w:r>
      </w:ins>
      <w:ins w:id="19396" w:author="Rev 6 Allen Wirfs-Brock" w:date="2012-02-18T10:54:00Z">
        <w:del w:id="19397" w:author="Rev 10 Allen Wirfs-Brock" w:date="2012-08-07T16:34:00Z">
          <w:r w:rsidR="00481DAC" w:rsidDel="001E28FF">
            <w:delText xml:space="preserve">If </w:delText>
          </w:r>
          <w:r w:rsidR="00481DAC" w:rsidRPr="00B25FEE" w:rsidDel="001E28FF">
            <w:rPr>
              <w:i/>
            </w:rPr>
            <w:delText>next</w:delText>
          </w:r>
          <w:r w:rsidR="00481DAC" w:rsidDel="001E28FF">
            <w:delText xml:space="preserve"> is an abrupt completion, return </w:delText>
          </w:r>
          <w:r w:rsidR="00481DAC" w:rsidRPr="00B25FEE" w:rsidDel="001E28FF">
            <w:rPr>
              <w:i/>
            </w:rPr>
            <w:delText>next</w:delText>
          </w:r>
        </w:del>
        <w:r w:rsidR="00481DAC">
          <w:t>.</w:t>
        </w:r>
      </w:ins>
    </w:p>
    <w:p w:rsidR="00884D1C" w:rsidRPr="00E77497" w:rsidRDefault="00481DAC" w:rsidP="00FA3203">
      <w:pPr>
        <w:pStyle w:val="Alg2"/>
        <w:numPr>
          <w:ilvl w:val="0"/>
          <w:numId w:val="455"/>
        </w:numPr>
        <w:spacing w:after="220"/>
        <w:rPr>
          <w:ins w:id="19398" w:author="Rev 3 Allen Wirfs-Brock" w:date="2011-09-09T12:39:00Z"/>
        </w:rPr>
      </w:pPr>
      <w:ins w:id="19399" w:author="Rev 6 Allen Wirfs-Brock" w:date="2012-02-18T10:55:00Z">
        <w:r>
          <w:t>Return the result of evaluating</w:t>
        </w:r>
        <w:r w:rsidRPr="00E77497">
          <w:t xml:space="preserve"> </w:t>
        </w:r>
      </w:ins>
      <w:ins w:id="19400" w:author="Rev 3 Allen Wirfs-Brock" w:date="2011-09-09T12:39:00Z">
        <w:del w:id="19401" w:author="Rev 6 Allen Wirfs-Brock" w:date="2012-02-18T10:55:00Z">
          <w:r w:rsidR="00884D1C" w:rsidRPr="00273E7C" w:rsidDel="00481DAC">
            <w:rPr>
              <w:i/>
            </w:rPr>
            <w:delText>E</w:delText>
          </w:r>
        </w:del>
        <w:del w:id="19402" w:author="Rev 6 Allen Wirfs-Brock" w:date="2012-02-25T16:06:00Z">
          <w:r w:rsidR="00884D1C" w:rsidRPr="00273E7C" w:rsidDel="004E4FC0">
            <w:rPr>
              <w:i/>
            </w:rPr>
            <w:delText xml:space="preserve">valuate </w:delText>
          </w:r>
          <w:r w:rsidR="00884D1C" w:rsidRPr="00273E7C" w:rsidDel="004E4FC0">
            <w:rPr>
              <w:rStyle w:val="bnf"/>
              <w:i w:val="0"/>
            </w:rPr>
            <w:delText>Let</w:delText>
          </w:r>
        </w:del>
      </w:ins>
      <w:ins w:id="19403" w:author="Rev 6 Allen Wirfs-Brock" w:date="2012-02-25T16:06:00Z">
        <w:r w:rsidR="004E4FC0" w:rsidRPr="00273E7C">
          <w:rPr>
            <w:i/>
          </w:rPr>
          <w:t>Lexi</w:t>
        </w:r>
      </w:ins>
      <w:ins w:id="19404" w:author="Rev 7 Allen Wirfs-Brock" w:date="2012-05-04T14:00:00Z">
        <w:r w:rsidR="00DE13A5" w:rsidRPr="00273E7C">
          <w:rPr>
            <w:i/>
          </w:rPr>
          <w:t>c</w:t>
        </w:r>
      </w:ins>
      <w:ins w:id="19405" w:author="Rev 6 Allen Wirfs-Brock" w:date="2012-02-25T16:06:00Z">
        <w:r w:rsidR="004E4FC0" w:rsidRPr="00273E7C">
          <w:rPr>
            <w:i/>
          </w:rPr>
          <w:t>al</w:t>
        </w:r>
      </w:ins>
      <w:ins w:id="19406" w:author="Rev 3 Allen Wirfs-Brock" w:date="2011-09-09T12:39:00Z">
        <w:r w:rsidR="00884D1C" w:rsidRPr="00E77497">
          <w:rPr>
            <w:rStyle w:val="bnf"/>
          </w:rPr>
          <w:t>Binding</w:t>
        </w:r>
        <w:r w:rsidR="00884D1C" w:rsidRPr="00E77497">
          <w:t>.</w:t>
        </w:r>
      </w:ins>
    </w:p>
    <w:p w:rsidR="00884D1C" w:rsidRPr="00E77497" w:rsidRDefault="00884D1C" w:rsidP="00884D1C">
      <w:pPr>
        <w:rPr>
          <w:ins w:id="19407" w:author="Rev 3 Allen Wirfs-Brock" w:date="2011-09-09T12:39:00Z"/>
        </w:rPr>
      </w:pPr>
      <w:ins w:id="19408" w:author="Rev 3 Allen Wirfs-Brock" w:date="2011-09-09T12:39:00Z">
        <w:del w:id="19409" w:author="Rev 6 Allen Wirfs-Brock" w:date="2012-02-25T16:06:00Z">
          <w:r w:rsidRPr="00E77497" w:rsidDel="004E4FC0">
            <w:rPr>
              <w:rStyle w:val="bnf"/>
            </w:rPr>
            <w:delText>Let</w:delText>
          </w:r>
        </w:del>
      </w:ins>
      <w:ins w:id="19410" w:author="Rev 6 Allen Wirfs-Brock" w:date="2012-02-25T16:06:00Z">
        <w:r w:rsidR="004E4FC0">
          <w:rPr>
            <w:rStyle w:val="bnf"/>
          </w:rPr>
          <w:t>Lexical</w:t>
        </w:r>
      </w:ins>
      <w:ins w:id="19411"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19412" w:author="Rev 4 Allen Wirfs-Brock" w:date="2011-10-15T16:54:00Z">
          <w:r w:rsidRPr="00E77497" w:rsidDel="00A7427A">
            <w:delText>is evaluated as follows:</w:delText>
          </w:r>
        </w:del>
      </w:ins>
    </w:p>
    <w:p w:rsidR="00884D1C" w:rsidRPr="00E77497" w:rsidRDefault="00884D1C" w:rsidP="00FA3203">
      <w:pPr>
        <w:pStyle w:val="Alg2"/>
        <w:numPr>
          <w:ilvl w:val="0"/>
          <w:numId w:val="113"/>
        </w:numPr>
        <w:jc w:val="left"/>
        <w:rPr>
          <w:ins w:id="19413" w:author="Rev 3 Allen Wirfs-Brock" w:date="2011-09-09T12:39:00Z"/>
        </w:rPr>
      </w:pPr>
      <w:ins w:id="19414" w:author="Rev 3 Allen Wirfs-Brock" w:date="2011-09-09T12:39:00Z">
        <w:r w:rsidRPr="00E77497">
          <w:lastRenderedPageBreak/>
          <w:t xml:space="preserve">Let </w:t>
        </w:r>
        <w:r w:rsidRPr="00E77497">
          <w:rPr>
            <w:i/>
          </w:rPr>
          <w:t>env</w:t>
        </w:r>
        <w:r w:rsidRPr="00E77497">
          <w:t xml:space="preserve"> be the </w:t>
        </w:r>
        <w:del w:id="19415" w:author="Rev 7 Allen Wirfs-Brock" w:date="2012-05-02T10:47:00Z">
          <w:r w:rsidRPr="00E77497" w:rsidDel="000D5AB9">
            <w:delText>running</w:delText>
          </w:r>
        </w:del>
      </w:ins>
      <w:ins w:id="19416" w:author="Rev 7 Allen Wirfs-Brock" w:date="2012-05-02T10:47:00Z">
        <w:del w:id="19417" w:author="Rev 8 Allen Wirfs-Brock" w:date="2012-06-13T16:00:00Z">
          <w:r w:rsidR="000D5AB9" w:rsidDel="00B33FB4">
            <w:delText>current</w:delText>
          </w:r>
        </w:del>
      </w:ins>
      <w:ins w:id="19418" w:author="Rev 8 Allen Wirfs-Brock" w:date="2012-06-13T16:00:00Z">
        <w:r w:rsidR="00B33FB4">
          <w:t>running</w:t>
        </w:r>
      </w:ins>
      <w:ins w:id="19419" w:author="Rev 3 Allen Wirfs-Brock" w:date="2011-09-09T12:39:00Z">
        <w:r w:rsidRPr="00E77497">
          <w:t xml:space="preserve"> execution context’s LexicalEnvironment.</w:t>
        </w:r>
      </w:ins>
    </w:p>
    <w:p w:rsidR="00884D1C" w:rsidRPr="00E77497" w:rsidRDefault="00481DAC" w:rsidP="00FA3203">
      <w:pPr>
        <w:pStyle w:val="Alg2"/>
        <w:numPr>
          <w:ilvl w:val="0"/>
          <w:numId w:val="113"/>
        </w:numPr>
        <w:spacing w:after="220"/>
        <w:rPr>
          <w:ins w:id="19420" w:author="Rev 3 Allen Wirfs-Brock" w:date="2011-09-09T12:39:00Z"/>
        </w:rPr>
      </w:pPr>
      <w:ins w:id="19421" w:author="Rev 6 Allen Wirfs-Brock" w:date="2012-02-18T10:56:00Z">
        <w:r>
          <w:t>Return the result of p</w:t>
        </w:r>
        <w:r w:rsidRPr="004418C4">
          <w:t>erform</w:t>
        </w:r>
        <w:r>
          <w:t>ing</w:t>
        </w:r>
        <w:r w:rsidRPr="004418C4">
          <w:t xml:space="preserve"> </w:t>
        </w:r>
      </w:ins>
      <w:ins w:id="19422" w:author="Rev 3 Allen Wirfs-Brock" w:date="2011-09-22T14:09:00Z">
        <w:del w:id="19423" w:author="Rev 6 Allen Wirfs-Brock" w:date="2012-02-18T10:56:00Z">
          <w:r w:rsidR="00662806" w:rsidRPr="00E77497" w:rsidDel="00481DAC">
            <w:delText>Perform</w:delText>
          </w:r>
        </w:del>
      </w:ins>
      <w:ins w:id="19424" w:author="Rev 3 Allen Wirfs-Brock" w:date="2011-09-09T12:39:00Z">
        <w:del w:id="19425" w:author="Rev 6 Allen Wirfs-Brock" w:date="2012-02-18T10:56:00Z">
          <w:r w:rsidR="00884D1C" w:rsidRPr="00E77497" w:rsidDel="00481DAC">
            <w:delText xml:space="preserve"> </w:delText>
          </w:r>
        </w:del>
        <w:r w:rsidR="00884D1C" w:rsidRPr="00E77497">
          <w:t>Binding</w:t>
        </w:r>
      </w:ins>
      <w:ins w:id="19426" w:author="Rev 3 Allen Wirfs-Brock" w:date="2011-09-22T14:10:00Z">
        <w:r w:rsidR="00662806" w:rsidRPr="00E77497">
          <w:t xml:space="preserve"> </w:t>
        </w:r>
        <w:del w:id="19427" w:author="Rev 6 Allen Wirfs-Brock" w:date="2012-02-27T15:45:00Z">
          <w:r w:rsidR="00662806" w:rsidRPr="00E77497" w:rsidDel="00A113E2">
            <w:delText>Initialization</w:delText>
          </w:r>
        </w:del>
      </w:ins>
      <w:ins w:id="19428" w:author="Rev 6 Allen Wirfs-Brock" w:date="2012-02-27T15:45:00Z">
        <w:r w:rsidR="00A113E2">
          <w:t>Initialisation</w:t>
        </w:r>
      </w:ins>
      <w:ins w:id="19429" w:author="Rev 3 Allen Wirfs-Brock" w:date="2011-09-22T14:10:00Z">
        <w:r w:rsidR="00662806" w:rsidRPr="00E77497">
          <w:t xml:space="preserve"> for </w:t>
        </w:r>
        <w:r w:rsidR="00662806" w:rsidRPr="00E77497">
          <w:rPr>
            <w:i/>
          </w:rPr>
          <w:t>BindingIdentifier</w:t>
        </w:r>
      </w:ins>
      <w:ins w:id="19430" w:author="Rev 3 Allen Wirfs-Brock" w:date="2011-09-09T12:39:00Z">
        <w:r w:rsidR="00884D1C" w:rsidRPr="00E77497">
          <w:t xml:space="preserve"> passing </w:t>
        </w:r>
      </w:ins>
      <w:ins w:id="19431" w:author="Rev 3 Allen Wirfs-Brock" w:date="2011-09-22T14:11:00Z">
        <w:r w:rsidR="00662806" w:rsidRPr="00E77497">
          <w:rPr>
            <w:b/>
          </w:rPr>
          <w:t>undefined</w:t>
        </w:r>
        <w:r w:rsidR="00662806" w:rsidRPr="00E77497">
          <w:t xml:space="preserve"> </w:t>
        </w:r>
      </w:ins>
      <w:ins w:id="19432" w:author="Rev 3 Allen Wirfs-Brock" w:date="2011-09-09T12:39:00Z">
        <w:r w:rsidR="00884D1C" w:rsidRPr="00E77497">
          <w:t xml:space="preserve">and </w:t>
        </w:r>
      </w:ins>
      <w:ins w:id="19433" w:author="Rev 3 Allen Wirfs-Brock" w:date="2011-09-22T14:11:00Z">
        <w:r w:rsidR="00662806" w:rsidRPr="00E77497">
          <w:rPr>
            <w:i/>
          </w:rPr>
          <w:t>env</w:t>
        </w:r>
        <w:r w:rsidR="00662806" w:rsidRPr="00E77497">
          <w:t xml:space="preserve"> </w:t>
        </w:r>
      </w:ins>
      <w:ins w:id="19434" w:author="Rev 3 Allen Wirfs-Brock" w:date="2011-09-09T12:39:00Z">
        <w:r w:rsidR="00884D1C" w:rsidRPr="00E77497">
          <w:t>as the arguments.</w:t>
        </w:r>
      </w:ins>
    </w:p>
    <w:p w:rsidR="00A345F7" w:rsidRPr="00E77497" w:rsidRDefault="00A345F7" w:rsidP="00A345F7">
      <w:pPr>
        <w:rPr>
          <w:ins w:id="19435" w:author="Rev 6 Allen Wirfs-Brock" w:date="2012-02-25T16:09:00Z"/>
        </w:rPr>
      </w:pPr>
      <w:ins w:id="19436" w:author="Rev 6 Allen Wirfs-Brock" w:date="2012-02-25T16:09:00Z">
        <w:r w:rsidRPr="00E77497">
          <w:rPr>
            <w:sz w:val="18"/>
          </w:rPr>
          <w:t>NOTE</w:t>
        </w:r>
        <w:r w:rsidRPr="00E77497">
          <w:rPr>
            <w:sz w:val="18"/>
          </w:rPr>
          <w:tab/>
        </w:r>
        <w:r>
          <w:rPr>
            <w:sz w:val="18"/>
          </w:rPr>
          <w:t>A static sem</w:t>
        </w:r>
        <w:del w:id="19437" w:author="Rev 10 Allen Wirfs-Brock" w:date="2012-08-14T15:19:00Z">
          <w:r w:rsidDel="00EA1B5F">
            <w:rPr>
              <w:sz w:val="18"/>
            </w:rPr>
            <w:delText>e</w:delText>
          </w:r>
        </w:del>
      </w:ins>
      <w:ins w:id="19438" w:author="Rev 10 Allen Wirfs-Brock" w:date="2012-08-14T15:19:00Z">
        <w:r w:rsidR="00EA1B5F">
          <w:rPr>
            <w:sz w:val="18"/>
          </w:rPr>
          <w:t>a</w:t>
        </w:r>
      </w:ins>
      <w:ins w:id="19439" w:author="Rev 6 Allen Wirfs-Brock" w:date="2012-02-25T16:09:00Z">
        <w:r>
          <w:rPr>
            <w:sz w:val="18"/>
          </w:rPr>
          <w:t>ntic</w:t>
        </w:r>
      </w:ins>
      <w:ins w:id="19440" w:author="Rev 10 Allen Wirfs-Brock" w:date="2012-08-14T15:19:00Z">
        <w:r w:rsidR="00EA1B5F">
          <w:rPr>
            <w:sz w:val="18"/>
          </w:rPr>
          <w:t>s</w:t>
        </w:r>
      </w:ins>
      <w:ins w:id="19441" w:author="Rev 6 Allen Wirfs-Brock" w:date="2012-02-25T16:09:00Z">
        <w:r>
          <w:rPr>
            <w:sz w:val="18"/>
          </w:rPr>
          <w:t xml:space="preserve"> rule ensures that</w:t>
        </w:r>
      </w:ins>
      <w:ins w:id="19442" w:author="Rev 6 Allen Wirfs-Brock" w:date="2012-02-25T16:10:00Z">
        <w:r>
          <w:rPr>
            <w:sz w:val="18"/>
          </w:rPr>
          <w:t xml:space="preserve"> this</w:t>
        </w:r>
      </w:ins>
      <w:ins w:id="19443"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rsidR="00884D1C" w:rsidRPr="00E77497" w:rsidRDefault="00884D1C" w:rsidP="00884D1C">
      <w:pPr>
        <w:rPr>
          <w:ins w:id="19444" w:author="Rev 3 Allen Wirfs-Brock" w:date="2011-09-09T12:39:00Z"/>
        </w:rPr>
      </w:pPr>
      <w:ins w:id="19445" w:author="Rev 3 Allen Wirfs-Brock" w:date="2011-09-09T12:39:00Z">
        <w:del w:id="19446" w:author="Rev 4 Allen Wirfs-Brock" w:date="2011-10-15T16:55:00Z">
          <w:r w:rsidRPr="00A345F7" w:rsidDel="00A7427A">
            <w:rPr>
              <w:rFonts w:ascii="Times New Roman" w:hAnsi="Times New Roman"/>
              <w:i/>
            </w:rPr>
            <w:delText xml:space="preserve">The production </w:delText>
          </w:r>
        </w:del>
        <w:del w:id="19447" w:author="Rev 6 Allen Wirfs-Brock" w:date="2012-02-25T16:10:00Z">
          <w:r w:rsidRPr="00A345F7" w:rsidDel="00A345F7">
            <w:rPr>
              <w:rStyle w:val="bnf"/>
            </w:rPr>
            <w:delText>Let</w:delText>
          </w:r>
        </w:del>
      </w:ins>
      <w:ins w:id="19448" w:author="Rev 6 Allen Wirfs-Brock" w:date="2012-02-25T16:10:00Z">
        <w:r w:rsidR="00A345F7" w:rsidRPr="00A345F7">
          <w:rPr>
            <w:rFonts w:ascii="Times New Roman" w:hAnsi="Times New Roman"/>
            <w:i/>
          </w:rPr>
          <w:t>Lexical</w:t>
        </w:r>
      </w:ins>
      <w:ins w:id="19449"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19450" w:author="Rev 4 Allen Wirfs-Brock" w:date="2011-10-15T16:55:00Z">
          <w:r w:rsidRPr="00E77497" w:rsidDel="00A7427A">
            <w:delText>is evaluated as follows:</w:delText>
          </w:r>
        </w:del>
      </w:ins>
    </w:p>
    <w:p w:rsidR="00884D1C" w:rsidRPr="00E77497" w:rsidRDefault="00884D1C" w:rsidP="00FA3203">
      <w:pPr>
        <w:pStyle w:val="Alg2"/>
        <w:numPr>
          <w:ilvl w:val="0"/>
          <w:numId w:val="499"/>
        </w:numPr>
        <w:rPr>
          <w:ins w:id="19451" w:author="Rev 3 Allen Wirfs-Brock" w:date="2011-09-09T12:39:00Z"/>
        </w:rPr>
      </w:pPr>
      <w:ins w:id="19452"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rsidR="00884D1C" w:rsidRPr="00E77497" w:rsidRDefault="00884D1C" w:rsidP="00FA3203">
      <w:pPr>
        <w:pStyle w:val="Alg2"/>
        <w:numPr>
          <w:ilvl w:val="0"/>
          <w:numId w:val="499"/>
        </w:numPr>
        <w:rPr>
          <w:ins w:id="19453" w:author="Rev 3 Allen Wirfs-Brock" w:date="2011-09-09T12:39:00Z"/>
        </w:rPr>
      </w:pPr>
      <w:ins w:id="19454"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rsidR="00633DD3" w:rsidRDefault="001E28FF" w:rsidP="00633DD3">
      <w:pPr>
        <w:pStyle w:val="Alg2"/>
        <w:numPr>
          <w:ilvl w:val="0"/>
          <w:numId w:val="499"/>
        </w:numPr>
        <w:spacing w:after="220"/>
        <w:contextualSpacing/>
        <w:rPr>
          <w:ins w:id="19455" w:author="Rev 6 Allen Wirfs-Brock" w:date="2012-02-25T15:08:00Z"/>
        </w:rPr>
      </w:pPr>
      <w:ins w:id="19456" w:author="Rev 10 Allen Wirfs-Brock" w:date="2012-08-07T16:33:00Z">
        <w:r>
          <w:t>ReturnIfAbrupt(</w:t>
        </w:r>
        <w:r>
          <w:rPr>
            <w:i/>
          </w:rPr>
          <w:t>value</w:t>
        </w:r>
        <w:r>
          <w:t>).</w:t>
        </w:r>
      </w:ins>
      <w:ins w:id="19457" w:author="Rev 6 Allen Wirfs-Brock" w:date="2012-02-25T15:08:00Z">
        <w:del w:id="19458" w:author="Rev 10 Allen Wirfs-Brock" w:date="2012-08-07T16:33:00Z">
          <w:r w:rsidR="00633DD3" w:rsidDel="001E28FF">
            <w:delText xml:space="preserve">If </w:delText>
          </w:r>
          <w:r w:rsidR="00633DD3" w:rsidDel="001E28FF">
            <w:rPr>
              <w:i/>
            </w:rPr>
            <w:delText>value</w:delText>
          </w:r>
          <w:r w:rsidR="00633DD3" w:rsidDel="001E28FF">
            <w:delText xml:space="preserve"> is an abrupt completion, return </w:delText>
          </w:r>
          <w:r w:rsidR="00633DD3" w:rsidDel="001E28FF">
            <w:rPr>
              <w:i/>
            </w:rPr>
            <w:delText>rval</w:delText>
          </w:r>
          <w:r w:rsidR="00633DD3" w:rsidDel="001E28FF">
            <w:delText>.</w:delText>
          </w:r>
        </w:del>
      </w:ins>
    </w:p>
    <w:p w:rsidR="00884D1C" w:rsidRPr="00E77497" w:rsidRDefault="00884D1C" w:rsidP="00FA3203">
      <w:pPr>
        <w:pStyle w:val="Alg2"/>
        <w:numPr>
          <w:ilvl w:val="0"/>
          <w:numId w:val="499"/>
        </w:numPr>
        <w:jc w:val="left"/>
        <w:rPr>
          <w:ins w:id="19459" w:author="Rev 3 Allen Wirfs-Brock" w:date="2011-09-09T12:39:00Z"/>
        </w:rPr>
      </w:pPr>
      <w:ins w:id="19460" w:author="Rev 3 Allen Wirfs-Brock" w:date="2011-09-09T12:39:00Z">
        <w:r w:rsidRPr="00E77497">
          <w:t xml:space="preserve">Let </w:t>
        </w:r>
        <w:r w:rsidRPr="00E77497">
          <w:rPr>
            <w:i/>
          </w:rPr>
          <w:t>env</w:t>
        </w:r>
        <w:r w:rsidRPr="00E77497">
          <w:t xml:space="preserve"> be the </w:t>
        </w:r>
        <w:del w:id="19461" w:author="Rev 7 Allen Wirfs-Brock" w:date="2012-05-02T10:47:00Z">
          <w:r w:rsidRPr="00E77497" w:rsidDel="000D5AB9">
            <w:delText>running</w:delText>
          </w:r>
        </w:del>
      </w:ins>
      <w:ins w:id="19462" w:author="Rev 7 Allen Wirfs-Brock" w:date="2012-05-02T10:47:00Z">
        <w:del w:id="19463" w:author="Rev 8 Allen Wirfs-Brock" w:date="2012-06-13T16:00:00Z">
          <w:r w:rsidR="000D5AB9" w:rsidDel="00B33FB4">
            <w:delText>current</w:delText>
          </w:r>
        </w:del>
      </w:ins>
      <w:ins w:id="19464" w:author="Rev 8 Allen Wirfs-Brock" w:date="2012-06-13T16:00:00Z">
        <w:r w:rsidR="00B33FB4">
          <w:t>running</w:t>
        </w:r>
      </w:ins>
      <w:ins w:id="19465" w:author="Rev 3 Allen Wirfs-Brock" w:date="2011-09-09T12:39:00Z">
        <w:r w:rsidRPr="00E77497">
          <w:t xml:space="preserve"> execution context’s LexicalEnvironment.</w:t>
        </w:r>
      </w:ins>
    </w:p>
    <w:p w:rsidR="00884D1C" w:rsidRPr="00E77497" w:rsidRDefault="00481DAC" w:rsidP="00FA3203">
      <w:pPr>
        <w:pStyle w:val="Alg2"/>
        <w:numPr>
          <w:ilvl w:val="0"/>
          <w:numId w:val="499"/>
        </w:numPr>
        <w:spacing w:after="220"/>
        <w:rPr>
          <w:ins w:id="19466" w:author="Rev 3 Allen Wirfs-Brock" w:date="2011-09-09T12:39:00Z"/>
        </w:rPr>
      </w:pPr>
      <w:ins w:id="19467" w:author="Rev 6 Allen Wirfs-Brock" w:date="2012-02-18T10:56:00Z">
        <w:r>
          <w:t>Return the result of p</w:t>
        </w:r>
        <w:r w:rsidRPr="004418C4">
          <w:t>erform</w:t>
        </w:r>
        <w:r>
          <w:t>ing</w:t>
        </w:r>
        <w:r w:rsidRPr="004418C4">
          <w:t xml:space="preserve"> </w:t>
        </w:r>
      </w:ins>
      <w:ins w:id="19468" w:author="Rev 3 Allen Wirfs-Brock" w:date="2011-09-22T14:42:00Z">
        <w:del w:id="19469" w:author="Rev 6 Allen Wirfs-Brock" w:date="2012-02-18T10:56:00Z">
          <w:r w:rsidR="00561262" w:rsidRPr="00E77497" w:rsidDel="00481DAC">
            <w:delText xml:space="preserve">Perform </w:delText>
          </w:r>
        </w:del>
        <w:r w:rsidR="00561262" w:rsidRPr="00E77497">
          <w:t xml:space="preserve">Binding </w:t>
        </w:r>
        <w:del w:id="19470" w:author="Rev 6 Allen Wirfs-Brock" w:date="2012-02-27T15:45:00Z">
          <w:r w:rsidR="00561262" w:rsidRPr="00E77497" w:rsidDel="00A113E2">
            <w:delText>Initialization</w:delText>
          </w:r>
        </w:del>
      </w:ins>
      <w:ins w:id="19471" w:author="Rev 6 Allen Wirfs-Brock" w:date="2012-02-27T15:45:00Z">
        <w:r w:rsidR="00A113E2">
          <w:t>Initialisation</w:t>
        </w:r>
      </w:ins>
      <w:ins w:id="19472"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rsidR="00884D1C" w:rsidRPr="00E77497" w:rsidRDefault="00A345F7" w:rsidP="00884D1C">
      <w:pPr>
        <w:rPr>
          <w:ins w:id="19473" w:author="Rev 3 Allen Wirfs-Brock" w:date="2011-09-09T12:39:00Z"/>
        </w:rPr>
      </w:pPr>
      <w:ins w:id="19474" w:author="Rev 6 Allen Wirfs-Brock" w:date="2012-02-25T16:11:00Z">
        <w:r>
          <w:rPr>
            <w:rStyle w:val="bnf"/>
          </w:rPr>
          <w:t>Lexical</w:t>
        </w:r>
      </w:ins>
      <w:ins w:id="19475" w:author="Rev 3 Allen Wirfs-Brock" w:date="2011-09-09T12:39:00Z">
        <w:del w:id="19476"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19477" w:author="Rev 4 Allen Wirfs-Brock" w:date="2011-10-15T16:55:00Z">
          <w:r w:rsidR="00884D1C" w:rsidRPr="00E77497" w:rsidDel="00A7427A">
            <w:delText>is evaluated as follows:</w:delText>
          </w:r>
        </w:del>
      </w:ins>
    </w:p>
    <w:p w:rsidR="00884D1C" w:rsidRPr="00E77497" w:rsidRDefault="00884D1C" w:rsidP="00FA3203">
      <w:pPr>
        <w:pStyle w:val="Alg2"/>
        <w:numPr>
          <w:ilvl w:val="0"/>
          <w:numId w:val="460"/>
        </w:numPr>
        <w:rPr>
          <w:ins w:id="19478" w:author="Rev 3 Allen Wirfs-Brock" w:date="2011-09-09T12:39:00Z"/>
        </w:rPr>
      </w:pPr>
      <w:ins w:id="1947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rsidR="00884D1C" w:rsidRPr="00E77497" w:rsidRDefault="00884D1C" w:rsidP="00FA3203">
      <w:pPr>
        <w:pStyle w:val="Alg3"/>
        <w:numPr>
          <w:ilvl w:val="0"/>
          <w:numId w:val="460"/>
        </w:numPr>
        <w:rPr>
          <w:ins w:id="19480" w:author="Rev 3 Allen Wirfs-Brock" w:date="2011-09-09T12:39:00Z"/>
        </w:rPr>
      </w:pPr>
      <w:ins w:id="19481" w:author="Rev 3 Allen Wirfs-Brock" w:date="2011-09-09T12:39:00Z">
        <w:r w:rsidRPr="00E77497">
          <w:t xml:space="preserve">Let </w:t>
        </w:r>
        <w:del w:id="19482" w:author="Rev 10 Allen Wirfs-Brock" w:date="2012-08-07T16:33:00Z">
          <w:r w:rsidRPr="00E77497" w:rsidDel="001E28FF">
            <w:rPr>
              <w:i/>
            </w:rPr>
            <w:delText>rval</w:delText>
          </w:r>
        </w:del>
      </w:ins>
      <w:ins w:id="19483" w:author="Rev 10 Allen Wirfs-Brock" w:date="2012-08-07T16:33:00Z">
        <w:r w:rsidR="001E28FF">
          <w:rPr>
            <w:i/>
          </w:rPr>
          <w:t>value</w:t>
        </w:r>
      </w:ins>
      <w:ins w:id="19484" w:author="Rev 3 Allen Wirfs-Brock" w:date="2011-09-09T12:39:00Z">
        <w:r w:rsidRPr="00E77497">
          <w:t xml:space="preserve"> be </w:t>
        </w:r>
      </w:ins>
      <w:ins w:id="19485" w:author="Rev 10 Allen Wirfs-Brock" w:date="2012-08-07T16:31:00Z">
        <w:r w:rsidR="001E28FF">
          <w:t>ToObject(</w:t>
        </w:r>
      </w:ins>
      <w:ins w:id="19486" w:author="Rev 3 Allen Wirfs-Brock" w:date="2011-09-09T12:39:00Z">
        <w:r w:rsidRPr="00E77497">
          <w:t>GetValue(</w:t>
        </w:r>
        <w:r w:rsidRPr="00E77497">
          <w:rPr>
            <w:i/>
          </w:rPr>
          <w:t>rhs</w:t>
        </w:r>
        <w:r w:rsidRPr="00E77497">
          <w:t>)</w:t>
        </w:r>
      </w:ins>
      <w:ins w:id="19487" w:author="Rev 10 Allen Wirfs-Brock" w:date="2012-08-07T16:31:00Z">
        <w:r w:rsidR="001E28FF">
          <w:t>)</w:t>
        </w:r>
      </w:ins>
      <w:ins w:id="19488" w:author="Rev 3 Allen Wirfs-Brock" w:date="2011-09-09T12:39:00Z">
        <w:r w:rsidRPr="00E77497">
          <w:t>.</w:t>
        </w:r>
      </w:ins>
    </w:p>
    <w:p w:rsidR="00633DD3" w:rsidRDefault="00633DD3" w:rsidP="0092308F">
      <w:pPr>
        <w:pStyle w:val="Alg2"/>
        <w:numPr>
          <w:ilvl w:val="0"/>
          <w:numId w:val="460"/>
        </w:numPr>
        <w:spacing w:after="220"/>
        <w:contextualSpacing/>
        <w:rPr>
          <w:ins w:id="19489" w:author="Rev 6 Allen Wirfs-Brock" w:date="2012-02-25T15:08:00Z"/>
        </w:rPr>
      </w:pPr>
      <w:ins w:id="19490" w:author="Rev 6 Allen Wirfs-Brock" w:date="2012-02-25T15:08:00Z">
        <w:del w:id="19491" w:author="Rev 10 Allen Wirfs-Brock" w:date="2012-08-07T16:31:00Z">
          <w:r w:rsidDel="001E28FF">
            <w:delText xml:space="preserve">If </w:delText>
          </w:r>
          <w:r w:rsidDel="001E28FF">
            <w:rPr>
              <w:i/>
            </w:rPr>
            <w:delText>rval</w:delText>
          </w:r>
          <w:r w:rsidDel="001E28FF">
            <w:delText xml:space="preserve"> is an abrupt completion, return</w:delText>
          </w:r>
        </w:del>
      </w:ins>
      <w:ins w:id="19492" w:author="Rev 10 Allen Wirfs-Brock" w:date="2012-08-07T16:31:00Z">
        <w:r w:rsidR="001E28FF">
          <w:t>ReturnIfAbrupt(</w:t>
        </w:r>
      </w:ins>
      <w:ins w:id="19493" w:author="Rev 6 Allen Wirfs-Brock" w:date="2012-02-25T15:08:00Z">
        <w:del w:id="19494" w:author="Rev 10 Allen Wirfs-Brock" w:date="2012-08-07T16:32:00Z">
          <w:r w:rsidDel="001E28FF">
            <w:delText xml:space="preserve"> </w:delText>
          </w:r>
        </w:del>
        <w:del w:id="19495" w:author="Rev 11 Allen Wirfs-Brock" w:date="2012-10-24T14:43:00Z">
          <w:r w:rsidDel="0092308F">
            <w:rPr>
              <w:i/>
            </w:rPr>
            <w:delText>rval</w:delText>
          </w:r>
        </w:del>
      </w:ins>
      <w:ins w:id="19496" w:author="Rev 11 Allen Wirfs-Brock" w:date="2012-10-24T14:43:00Z">
        <w:r w:rsidR="0092308F">
          <w:rPr>
            <w:i/>
          </w:rPr>
          <w:t>value</w:t>
        </w:r>
      </w:ins>
      <w:ins w:id="19497" w:author="Rev 10 Allen Wirfs-Brock" w:date="2012-08-07T16:32:00Z">
        <w:r w:rsidR="001E28FF">
          <w:t>)</w:t>
        </w:r>
      </w:ins>
      <w:ins w:id="19498" w:author="Rev 6 Allen Wirfs-Brock" w:date="2012-02-25T15:08:00Z">
        <w:r>
          <w:t>.</w:t>
        </w:r>
      </w:ins>
    </w:p>
    <w:p w:rsidR="00884D1C" w:rsidRPr="00E77497" w:rsidRDefault="00884D1C" w:rsidP="00FA3203">
      <w:pPr>
        <w:pStyle w:val="Alg2"/>
        <w:numPr>
          <w:ilvl w:val="0"/>
          <w:numId w:val="460"/>
        </w:numPr>
        <w:spacing w:after="220"/>
        <w:contextualSpacing/>
        <w:rPr>
          <w:ins w:id="19499" w:author="Rev 3 Allen Wirfs-Brock" w:date="2011-09-09T12:39:00Z"/>
        </w:rPr>
      </w:pPr>
      <w:ins w:id="19500" w:author="Rev 3 Allen Wirfs-Brock" w:date="2011-09-09T12:39:00Z">
        <w:r w:rsidRPr="00E77497">
          <w:t xml:space="preserve">Let </w:t>
        </w:r>
        <w:r w:rsidRPr="00E77497">
          <w:rPr>
            <w:i/>
          </w:rPr>
          <w:t>env</w:t>
        </w:r>
        <w:r w:rsidRPr="00E77497">
          <w:t xml:space="preserve"> be the </w:t>
        </w:r>
        <w:del w:id="19501" w:author="Rev 7 Allen Wirfs-Brock" w:date="2012-05-02T10:48:00Z">
          <w:r w:rsidRPr="00E77497" w:rsidDel="000D5AB9">
            <w:delText>running</w:delText>
          </w:r>
        </w:del>
      </w:ins>
      <w:ins w:id="19502" w:author="Rev 7 Allen Wirfs-Brock" w:date="2012-05-02T10:48:00Z">
        <w:del w:id="19503" w:author="Rev 8 Allen Wirfs-Brock" w:date="2012-06-13T16:00:00Z">
          <w:r w:rsidR="000D5AB9" w:rsidDel="00B33FB4">
            <w:delText>current</w:delText>
          </w:r>
        </w:del>
      </w:ins>
      <w:ins w:id="19504" w:author="Rev 8 Allen Wirfs-Brock" w:date="2012-06-13T16:00:00Z">
        <w:r w:rsidR="00B33FB4">
          <w:t>running</w:t>
        </w:r>
      </w:ins>
      <w:ins w:id="19505" w:author="Rev 3 Allen Wirfs-Brock" w:date="2011-09-09T12:39:00Z">
        <w:r w:rsidRPr="00E77497">
          <w:t xml:space="preserve"> execution context’s LexicalEnvironment.</w:t>
        </w:r>
      </w:ins>
    </w:p>
    <w:p w:rsidR="00884D1C" w:rsidRPr="00E77497" w:rsidRDefault="00481DAC" w:rsidP="0092308F">
      <w:pPr>
        <w:pStyle w:val="Alg2"/>
        <w:numPr>
          <w:ilvl w:val="0"/>
          <w:numId w:val="460"/>
        </w:numPr>
        <w:spacing w:after="220"/>
        <w:rPr>
          <w:ins w:id="19506" w:author="Rev 3 Allen Wirfs-Brock" w:date="2011-09-09T12:39:00Z"/>
        </w:rPr>
      </w:pPr>
      <w:ins w:id="19507" w:author="Rev 6 Allen Wirfs-Brock" w:date="2012-02-18T10:56:00Z">
        <w:r>
          <w:t>Return the result of p</w:t>
        </w:r>
        <w:r w:rsidRPr="004418C4">
          <w:t>erform</w:t>
        </w:r>
        <w:r>
          <w:t>ing</w:t>
        </w:r>
        <w:r w:rsidRPr="004418C4">
          <w:t xml:space="preserve"> </w:t>
        </w:r>
      </w:ins>
      <w:ins w:id="19508" w:author="Rev 4 Allen Wirfs-Brock" w:date="2011-11-06T11:51:00Z">
        <w:del w:id="19509" w:author="Rev 6 Allen Wirfs-Brock" w:date="2012-02-18T10:56:00Z">
          <w:r w:rsidR="00217939" w:rsidRPr="00E77497" w:rsidDel="00481DAC">
            <w:delText xml:space="preserve">Perform </w:delText>
          </w:r>
        </w:del>
        <w:r w:rsidR="00217939" w:rsidRPr="00E77497">
          <w:t xml:space="preserve">Binding </w:t>
        </w:r>
        <w:del w:id="19510" w:author="Rev 6 Allen Wirfs-Brock" w:date="2012-02-27T15:45:00Z">
          <w:r w:rsidR="00217939" w:rsidRPr="00E77497" w:rsidDel="00A113E2">
            <w:delText>Initialization</w:delText>
          </w:r>
        </w:del>
      </w:ins>
      <w:ins w:id="19511" w:author="Rev 6 Allen Wirfs-Brock" w:date="2012-02-27T15:45:00Z">
        <w:r w:rsidR="00A113E2">
          <w:t>Initialisation</w:t>
        </w:r>
      </w:ins>
      <w:ins w:id="19512" w:author="Rev 4 Allen Wirfs-Brock" w:date="2011-11-06T11:51:00Z">
        <w:r w:rsidR="00217939" w:rsidRPr="00E77497">
          <w:t xml:space="preserve"> for </w:t>
        </w:r>
      </w:ins>
      <w:ins w:id="19513" w:author="Rev 3 Allen Wirfs-Brock" w:date="2011-09-09T12:39:00Z">
        <w:del w:id="19514"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del w:id="19515" w:author="Rev 10 Allen Wirfs-Brock" w:date="2012-08-07T16:33:00Z">
          <w:r w:rsidR="00884D1C" w:rsidRPr="00E77497" w:rsidDel="001E28FF">
            <w:rPr>
              <w:i/>
            </w:rPr>
            <w:delText>rval</w:delText>
          </w:r>
        </w:del>
      </w:ins>
      <w:ins w:id="19516" w:author="Rev 10 Allen Wirfs-Brock" w:date="2012-08-07T16:33:00Z">
        <w:r w:rsidR="001E28FF">
          <w:rPr>
            <w:i/>
          </w:rPr>
          <w:t>value</w:t>
        </w:r>
      </w:ins>
      <w:ins w:id="19517" w:author="Rev 3 Allen Wirfs-Brock" w:date="2011-09-09T12:39:00Z">
        <w:r w:rsidR="00884D1C" w:rsidRPr="00E77497">
          <w:t xml:space="preserve"> </w:t>
        </w:r>
        <w:del w:id="19518" w:author="Rev 11 Allen Wirfs-Brock" w:date="2012-10-24T14:42:00Z">
          <w:r w:rsidR="00884D1C" w:rsidRPr="00E77497" w:rsidDel="0092308F">
            <w:delText xml:space="preserve">as the </w:delText>
          </w:r>
          <w:r w:rsidR="00884D1C" w:rsidRPr="00E77497" w:rsidDel="0092308F">
            <w:rPr>
              <w:rStyle w:val="bnf"/>
            </w:rPr>
            <w:delText>obj</w:delText>
          </w:r>
          <w:r w:rsidR="00884D1C" w:rsidRPr="00E77497" w:rsidDel="0092308F">
            <w:rPr>
              <w:i/>
            </w:rPr>
            <w:delText xml:space="preserve"> </w:delText>
          </w:r>
          <w:r w:rsidR="00884D1C" w:rsidRPr="00E77497" w:rsidDel="0092308F">
            <w:delText xml:space="preserve">parameter </w:delText>
          </w:r>
        </w:del>
        <w:r w:rsidR="00884D1C" w:rsidRPr="00E77497">
          <w:t xml:space="preserve">and </w:t>
        </w:r>
        <w:r w:rsidR="00884D1C" w:rsidRPr="00E77497">
          <w:rPr>
            <w:i/>
          </w:rPr>
          <w:t>env</w:t>
        </w:r>
        <w:r w:rsidR="00884D1C" w:rsidRPr="00E77497">
          <w:t xml:space="preserve"> as the </w:t>
        </w:r>
        <w:del w:id="19519" w:author="Rev 11 Allen Wirfs-Brock" w:date="2012-10-24T14:43:00Z">
          <w:r w:rsidR="00884D1C" w:rsidRPr="00E77497" w:rsidDel="0092308F">
            <w:rPr>
              <w:i/>
            </w:rPr>
            <w:delText>environment</w:delText>
          </w:r>
          <w:r w:rsidR="00884D1C" w:rsidRPr="00E77497" w:rsidDel="0092308F">
            <w:delText xml:space="preserve"> parameter</w:delText>
          </w:r>
        </w:del>
      </w:ins>
      <w:ins w:id="19520" w:author="Rev 11 Allen Wirfs-Brock" w:date="2012-10-24T14:43:00Z">
        <w:r w:rsidR="0092308F">
          <w:rPr>
            <w:i/>
          </w:rPr>
          <w:t>arguments</w:t>
        </w:r>
      </w:ins>
      <w:ins w:id="19521" w:author="Rev 3 Allen Wirfs-Brock" w:date="2011-09-09T12:39:00Z">
        <w:r w:rsidR="00884D1C" w:rsidRPr="00E77497">
          <w:t>.</w:t>
        </w:r>
      </w:ins>
    </w:p>
    <w:p w:rsidR="000103D2" w:rsidRPr="00E77497" w:rsidDel="006445D5" w:rsidRDefault="000103D2" w:rsidP="000103D2">
      <w:pPr>
        <w:rPr>
          <w:ins w:id="19522" w:author="Rev 3 Allen Wirfs-Brock" w:date="2011-09-09T13:54:00Z"/>
          <w:del w:id="19523" w:author="Rev 4 Allen Wirfs-Brock" w:date="2011-11-06T11:58:00Z"/>
        </w:rPr>
      </w:pPr>
      <w:ins w:id="19524" w:author="Rev 3 Allen Wirfs-Brock" w:date="2011-09-09T13:54:00Z">
        <w:del w:id="19525"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19526" w:author="Rev 4 Allen Wirfs-Brock" w:date="2011-10-15T17:21:00Z">
          <w:r w:rsidRPr="00E77497" w:rsidDel="00DD1B17">
            <w:delText>is evaluated as follows:</w:delText>
          </w:r>
        </w:del>
      </w:ins>
    </w:p>
    <w:p w:rsidR="000103D2" w:rsidRPr="00E77497" w:rsidDel="006445D5" w:rsidRDefault="000103D2">
      <w:pPr>
        <w:pStyle w:val="Alg2"/>
        <w:numPr>
          <w:ilvl w:val="0"/>
          <w:numId w:val="454"/>
        </w:numPr>
        <w:spacing w:after="220"/>
        <w:rPr>
          <w:ins w:id="19527" w:author="Rev 3 Allen Wirfs-Brock" w:date="2011-09-09T13:54:00Z"/>
          <w:del w:id="19528" w:author="Rev 4 Allen Wirfs-Brock" w:date="2011-11-06T11:58:00Z"/>
        </w:rPr>
        <w:pPrChange w:id="19529" w:author="Rev 4 Allen Wirfs-Brock" w:date="2011-11-07T12:16:00Z">
          <w:pPr>
            <w:pStyle w:val="Alg2"/>
            <w:numPr>
              <w:numId w:val="481"/>
            </w:numPr>
            <w:tabs>
              <w:tab w:val="num" w:pos="360"/>
            </w:tabs>
            <w:spacing w:after="220"/>
            <w:ind w:left="360" w:hanging="360"/>
          </w:pPr>
        </w:pPrChange>
      </w:pPr>
      <w:ins w:id="19530" w:author="Rev 3 Allen Wirfs-Brock" w:date="2011-09-09T13:54:00Z">
        <w:del w:id="19531"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rsidR="000103D2" w:rsidRPr="00E77497" w:rsidDel="00F71D44" w:rsidRDefault="000103D2" w:rsidP="000103D2">
      <w:pPr>
        <w:rPr>
          <w:ins w:id="19532" w:author="Rev 3 Allen Wirfs-Brock" w:date="2011-09-09T13:57:00Z"/>
          <w:del w:id="19533" w:author="Rev 8 Allen Wirfs-Brock" w:date="2012-06-01T08:49:00Z"/>
        </w:rPr>
      </w:pPr>
      <w:ins w:id="19534" w:author="Rev 3 Allen Wirfs-Brock" w:date="2011-09-09T13:57:00Z">
        <w:del w:id="19535" w:author="Rev 8 Allen Wirfs-Brock" w:date="2012-06-01T08:49:00Z">
          <w:r w:rsidRPr="00E77497" w:rsidDel="00F71D44">
            <w:delText xml:space="preserve">The production </w:delText>
          </w:r>
          <w:r w:rsidRPr="00E77497" w:rsidDel="00F71D44">
            <w:rPr>
              <w:rFonts w:ascii="Times New Roman" w:hAnsi="Times New Roman"/>
              <w:i/>
            </w:rPr>
            <w:delText xml:space="preserve">Initialiser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rPr>
              <w:rFonts w:ascii="Times New Roman" w:hAnsi="Times New Roman"/>
              <w:i/>
            </w:rPr>
            <w:delText xml:space="preserve"> AssignmentExpression</w:delText>
          </w:r>
          <w:r w:rsidRPr="00E77497" w:rsidDel="00F71D44">
            <w:delText xml:space="preserve"> is evaluated as follows:</w:delText>
          </w:r>
        </w:del>
      </w:ins>
    </w:p>
    <w:p w:rsidR="000103D2" w:rsidRPr="00E77497" w:rsidDel="00F71D44" w:rsidRDefault="000103D2" w:rsidP="00FA3203">
      <w:pPr>
        <w:pStyle w:val="Alg2"/>
        <w:numPr>
          <w:ilvl w:val="0"/>
          <w:numId w:val="114"/>
        </w:numPr>
        <w:spacing w:after="220"/>
        <w:rPr>
          <w:ins w:id="19536" w:author="Rev 3 Allen Wirfs-Brock" w:date="2011-09-09T13:57:00Z"/>
          <w:del w:id="19537" w:author="Rev 8 Allen Wirfs-Brock" w:date="2012-06-01T08:49:00Z"/>
          <w:rFonts w:ascii="Arial" w:hAnsi="Arial"/>
        </w:rPr>
      </w:pPr>
      <w:ins w:id="19538" w:author="Rev 3 Allen Wirfs-Brock" w:date="2011-09-09T13:57:00Z">
        <w:del w:id="19539" w:author="Rev 8 Allen Wirfs-Brock" w:date="2012-06-01T08:49:00Z">
          <w:r w:rsidRPr="00E77497" w:rsidDel="00F71D44">
            <w:delText xml:space="preserve">Return the result of evaluating </w:delText>
          </w:r>
          <w:r w:rsidRPr="00E77497" w:rsidDel="00F71D44">
            <w:rPr>
              <w:i/>
            </w:rPr>
            <w:delText>AssignmentExpression</w:delText>
          </w:r>
          <w:r w:rsidRPr="00E77497" w:rsidDel="00F71D44">
            <w:rPr>
              <w:rFonts w:ascii="Arial" w:hAnsi="Arial"/>
            </w:rPr>
            <w:delText>.</w:delText>
          </w:r>
        </w:del>
      </w:ins>
    </w:p>
    <w:p w:rsidR="00884D1C" w:rsidRPr="00E77497" w:rsidDel="002C135B" w:rsidRDefault="00884D1C" w:rsidP="00884D1C">
      <w:pPr>
        <w:rPr>
          <w:ins w:id="19540" w:author="Rev 3 Allen Wirfs-Brock" w:date="2011-09-09T12:39:00Z"/>
          <w:del w:id="19541" w:author="Rev 4 Allen Wirfs-Brock" w:date="2011-10-15T17:22:00Z"/>
        </w:rPr>
      </w:pPr>
      <w:ins w:id="19542" w:author="Rev 3 Allen Wirfs-Brock" w:date="2011-09-09T12:39:00Z">
        <w:del w:id="19543"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rsidR="00884D1C" w:rsidRPr="00E77497" w:rsidDel="002B4235" w:rsidRDefault="00884D1C" w:rsidP="00884D1C">
      <w:pPr>
        <w:pStyle w:val="Heading3"/>
        <w:numPr>
          <w:ilvl w:val="0"/>
          <w:numId w:val="0"/>
        </w:numPr>
        <w:rPr>
          <w:ins w:id="19544" w:author="Rev 3 Allen Wirfs-Brock" w:date="2011-09-09T12:39:00Z"/>
          <w:del w:id="19545" w:author="Rev 6 Allen Wirfs-Brock" w:date="2012-02-25T16:20:00Z"/>
        </w:rPr>
      </w:pPr>
      <w:ins w:id="19546" w:author="Rev 3 Allen Wirfs-Brock" w:date="2011-09-09T12:39:00Z">
        <w:del w:id="19547" w:author="Rev 6 Allen Wirfs-Brock" w:date="2012-02-25T16:20:00Z">
          <w:r w:rsidRPr="00E77497" w:rsidDel="002B4235">
            <w:delText>12.2.2</w:delText>
          </w:r>
          <w:r w:rsidRPr="00E77497" w:rsidDel="002B4235">
            <w:tab/>
            <w:delText>Const Declaration</w:delText>
          </w:r>
        </w:del>
      </w:ins>
    </w:p>
    <w:p w:rsidR="00297CB6" w:rsidRPr="00E77497" w:rsidDel="002B4235" w:rsidRDefault="00297CB6" w:rsidP="00297CB6">
      <w:pPr>
        <w:rPr>
          <w:ins w:id="19548" w:author="Rev 4 Allen Wirfs-Brock" w:date="2011-10-15T17:30:00Z"/>
          <w:del w:id="19549" w:author="Rev 6 Allen Wirfs-Brock" w:date="2012-02-25T16:19:00Z"/>
          <w:sz w:val="18"/>
        </w:rPr>
      </w:pPr>
      <w:ins w:id="19550" w:author="Rev 4 Allen Wirfs-Brock" w:date="2011-10-15T17:30:00Z">
        <w:del w:id="19551"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rsidR="00884D1C" w:rsidRPr="00E77497" w:rsidDel="002B4235" w:rsidRDefault="00884D1C" w:rsidP="00884D1C">
      <w:pPr>
        <w:pStyle w:val="Syntax"/>
        <w:rPr>
          <w:ins w:id="19552" w:author="Rev 3 Allen Wirfs-Brock" w:date="2011-09-09T12:39:00Z"/>
          <w:del w:id="19553" w:author="Rev 6 Allen Wirfs-Brock" w:date="2012-02-25T16:19:00Z"/>
        </w:rPr>
      </w:pPr>
      <w:ins w:id="19554" w:author="Rev 3 Allen Wirfs-Brock" w:date="2011-09-09T12:39:00Z">
        <w:del w:id="19555" w:author="Rev 6 Allen Wirfs-Brock" w:date="2012-02-25T16:19:00Z">
          <w:r w:rsidRPr="00E77497" w:rsidDel="002B4235">
            <w:delText>Syntax</w:delText>
          </w:r>
        </w:del>
      </w:ins>
    </w:p>
    <w:p w:rsidR="00884D1C" w:rsidRPr="00E77497" w:rsidDel="002B4235" w:rsidRDefault="00884D1C" w:rsidP="00884D1C">
      <w:pPr>
        <w:pStyle w:val="SyntaxRule"/>
        <w:rPr>
          <w:ins w:id="19556" w:author="Rev 3 Allen Wirfs-Brock" w:date="2011-09-09T12:39:00Z"/>
          <w:del w:id="19557" w:author="Rev 6 Allen Wirfs-Brock" w:date="2012-02-25T16:19:00Z"/>
        </w:rPr>
      </w:pPr>
      <w:ins w:id="19558" w:author="Rev 3 Allen Wirfs-Brock" w:date="2011-09-09T12:39:00Z">
        <w:del w:id="19559" w:author="Rev 6 Allen Wirfs-Brock" w:date="2012-02-25T16:19:00Z">
          <w:r w:rsidRPr="00E77497" w:rsidDel="002B4235">
            <w:delText xml:space="preserve">ConstDeclaration </w:delText>
          </w:r>
          <w:r w:rsidRPr="00E77497" w:rsidDel="002B4235">
            <w:rPr>
              <w:rFonts w:ascii="Arial" w:hAnsi="Arial"/>
              <w:b/>
              <w:i w:val="0"/>
            </w:rPr>
            <w:delText>:</w:delText>
          </w:r>
        </w:del>
      </w:ins>
    </w:p>
    <w:p w:rsidR="00884D1C" w:rsidRPr="00E77497" w:rsidDel="002B4235" w:rsidRDefault="00884D1C" w:rsidP="00884D1C">
      <w:pPr>
        <w:pStyle w:val="SyntaxDefinition"/>
        <w:rPr>
          <w:ins w:id="19560" w:author="Rev 3 Allen Wirfs-Brock" w:date="2011-09-09T12:39:00Z"/>
          <w:del w:id="19561" w:author="Rev 6 Allen Wirfs-Brock" w:date="2012-02-25T16:19:00Z"/>
        </w:rPr>
      </w:pPr>
      <w:ins w:id="19562" w:author="Rev 3 Allen Wirfs-Brock" w:date="2011-09-09T12:39:00Z">
        <w:del w:id="19563"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rsidR="00884D1C" w:rsidRPr="00E77497" w:rsidDel="002B4235" w:rsidRDefault="00884D1C" w:rsidP="00884D1C">
      <w:pPr>
        <w:pStyle w:val="SyntaxRule"/>
        <w:rPr>
          <w:ins w:id="19564" w:author="Rev 3 Allen Wirfs-Brock" w:date="2011-09-09T12:39:00Z"/>
          <w:del w:id="19565" w:author="Rev 6 Allen Wirfs-Brock" w:date="2012-02-25T16:19:00Z"/>
        </w:rPr>
      </w:pPr>
      <w:ins w:id="19566" w:author="Rev 3 Allen Wirfs-Brock" w:date="2011-09-09T12:39:00Z">
        <w:del w:id="19567" w:author="Rev 6 Allen Wirfs-Brock" w:date="2012-02-25T16:19:00Z">
          <w:r w:rsidRPr="00E77497" w:rsidDel="002B4235">
            <w:delText xml:space="preserve">ConstBindingList </w:delText>
          </w:r>
          <w:r w:rsidRPr="00E77497" w:rsidDel="002B4235">
            <w:rPr>
              <w:rFonts w:ascii="Arial" w:hAnsi="Arial"/>
              <w:b/>
              <w:i w:val="0"/>
            </w:rPr>
            <w:delText>:</w:delText>
          </w:r>
        </w:del>
      </w:ins>
    </w:p>
    <w:p w:rsidR="00884D1C" w:rsidRPr="00E77497" w:rsidDel="002B4235" w:rsidRDefault="00884D1C" w:rsidP="00884D1C">
      <w:pPr>
        <w:pStyle w:val="SyntaxDefinition"/>
        <w:rPr>
          <w:ins w:id="19568" w:author="Rev 3 Allen Wirfs-Brock" w:date="2011-09-09T12:39:00Z"/>
          <w:del w:id="19569" w:author="Rev 6 Allen Wirfs-Brock" w:date="2012-02-25T16:19:00Z"/>
        </w:rPr>
      </w:pPr>
      <w:ins w:id="19570" w:author="Rev 3 Allen Wirfs-Brock" w:date="2011-09-09T12:39:00Z">
        <w:del w:id="19571"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rsidR="00884D1C" w:rsidRPr="00E77497" w:rsidDel="002B4235" w:rsidRDefault="00884D1C" w:rsidP="00884D1C">
      <w:pPr>
        <w:pStyle w:val="SyntaxRule"/>
        <w:rPr>
          <w:ins w:id="19572" w:author="Rev 3 Allen Wirfs-Brock" w:date="2011-09-09T12:39:00Z"/>
          <w:del w:id="19573" w:author="Rev 6 Allen Wirfs-Brock" w:date="2012-02-25T16:19:00Z"/>
        </w:rPr>
      </w:pPr>
      <w:ins w:id="19574" w:author="Rev 3 Allen Wirfs-Brock" w:date="2011-09-09T12:39:00Z">
        <w:del w:id="19575" w:author="Rev 6 Allen Wirfs-Brock" w:date="2012-02-25T16:19:00Z">
          <w:r w:rsidRPr="00E77497" w:rsidDel="002B4235">
            <w:delText xml:space="preserve">ConstBinding </w:delText>
          </w:r>
          <w:r w:rsidRPr="00E77497" w:rsidDel="002B4235">
            <w:rPr>
              <w:rFonts w:ascii="Arial" w:hAnsi="Arial"/>
              <w:b/>
              <w:i w:val="0"/>
            </w:rPr>
            <w:delText>:</w:delText>
          </w:r>
        </w:del>
      </w:ins>
    </w:p>
    <w:p w:rsidR="00884D1C" w:rsidRPr="00E77497" w:rsidDel="002B4235" w:rsidRDefault="00884D1C" w:rsidP="00884D1C">
      <w:pPr>
        <w:pStyle w:val="SyntaxDefinition"/>
        <w:rPr>
          <w:ins w:id="19576" w:author="Rev 3 Allen Wirfs-Brock" w:date="2011-09-09T12:39:00Z"/>
          <w:del w:id="19577" w:author="Rev 6 Allen Wirfs-Brock" w:date="2012-02-25T16:19:00Z"/>
        </w:rPr>
      </w:pPr>
      <w:ins w:id="19578" w:author="Rev 3 Allen Wirfs-Brock" w:date="2011-09-09T12:39:00Z">
        <w:del w:id="19579"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rsidR="00884D1C" w:rsidRPr="00E77497" w:rsidDel="002B4235" w:rsidRDefault="00884D1C" w:rsidP="00884D1C">
      <w:pPr>
        <w:rPr>
          <w:ins w:id="19580" w:author="Rev 3 Allen Wirfs-Brock" w:date="2011-09-09T12:39:00Z"/>
          <w:del w:id="19581" w:author="Rev 6 Allen Wirfs-Brock" w:date="2012-02-25T16:20:00Z"/>
          <w:sz w:val="18"/>
        </w:rPr>
      </w:pPr>
      <w:ins w:id="19582" w:author="Rev 3 Allen Wirfs-Brock" w:date="2011-09-09T12:39:00Z">
        <w:del w:id="19583"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rsidR="00884D1C" w:rsidRPr="00E77497" w:rsidDel="002B4235" w:rsidRDefault="00884D1C" w:rsidP="00884D1C">
      <w:pPr>
        <w:pStyle w:val="Syntax"/>
        <w:rPr>
          <w:ins w:id="19584" w:author="Rev 3 Allen Wirfs-Brock" w:date="2011-09-09T12:39:00Z"/>
          <w:del w:id="19585" w:author="Rev 6 Allen Wirfs-Brock" w:date="2012-02-25T16:20:00Z"/>
        </w:rPr>
      </w:pPr>
      <w:ins w:id="19586" w:author="Rev 3 Allen Wirfs-Brock" w:date="2011-09-09T12:39:00Z">
        <w:del w:id="19587" w:author="Rev 6 Allen Wirfs-Brock" w:date="2012-02-25T16:20:00Z">
          <w:r w:rsidRPr="00E77497" w:rsidDel="002B4235">
            <w:delText>Semantics</w:delText>
          </w:r>
        </w:del>
      </w:ins>
    </w:p>
    <w:p w:rsidR="009728E8" w:rsidRPr="00E77497" w:rsidDel="002B4235" w:rsidRDefault="009728E8" w:rsidP="009728E8">
      <w:pPr>
        <w:pStyle w:val="Heading4"/>
        <w:numPr>
          <w:ilvl w:val="0"/>
          <w:numId w:val="0"/>
        </w:numPr>
        <w:rPr>
          <w:ins w:id="19588" w:author="Rev 4 Allen Wirfs-Brock" w:date="2011-10-15T17:32:00Z"/>
          <w:del w:id="19589" w:author="Rev 6 Allen Wirfs-Brock" w:date="2012-02-25T16:20:00Z"/>
        </w:rPr>
      </w:pPr>
      <w:ins w:id="19590" w:author="Rev 4 Allen Wirfs-Brock" w:date="2011-10-15T17:32:00Z">
        <w:del w:id="19591" w:author="Rev 6 Allen Wirfs-Brock" w:date="2012-02-25T16:20:00Z">
          <w:r w:rsidRPr="00E77497" w:rsidDel="002B4235">
            <w:delText>Static Semantics</w:delText>
          </w:r>
        </w:del>
      </w:ins>
    </w:p>
    <w:p w:rsidR="009728E8" w:rsidRPr="00E77497" w:rsidDel="00F144A1" w:rsidRDefault="00C9049C" w:rsidP="009728E8">
      <w:pPr>
        <w:rPr>
          <w:ins w:id="19592" w:author="Rev 4 Allen Wirfs-Brock" w:date="2011-10-15T17:32:00Z"/>
          <w:del w:id="19593" w:author="Rev 6 Allen Wirfs-Brock" w:date="2012-01-26T15:04:00Z"/>
          <w:rFonts w:ascii="Helvetica" w:hAnsi="Helvetica"/>
          <w:b/>
        </w:rPr>
      </w:pPr>
      <w:ins w:id="19594" w:author="Rev 4 Allen Wirfs-Brock" w:date="2011-10-20T10:20:00Z">
        <w:del w:id="19595" w:author="Rev 6 Allen Wirfs-Brock" w:date="2012-01-26T15:04:00Z">
          <w:r w:rsidRPr="00E77497" w:rsidDel="00F144A1">
            <w:rPr>
              <w:rFonts w:ascii="Helvetica" w:hAnsi="Helvetica"/>
              <w:b/>
            </w:rPr>
            <w:delText xml:space="preserve">Static Semantics:  </w:delText>
          </w:r>
        </w:del>
      </w:ins>
      <w:ins w:id="19596" w:author="Rev 4 Allen Wirfs-Brock" w:date="2011-10-15T17:32:00Z">
        <w:del w:id="19597" w:author="Rev 6 Allen Wirfs-Brock" w:date="2012-01-26T15:04:00Z">
          <w:r w:rsidR="009728E8" w:rsidRPr="00E77497" w:rsidDel="00F144A1">
            <w:rPr>
              <w:rFonts w:ascii="Helvetica" w:hAnsi="Helvetica"/>
              <w:b/>
            </w:rPr>
            <w:delText>Early Errors</w:delText>
          </w:r>
        </w:del>
      </w:ins>
    </w:p>
    <w:p w:rsidR="00514CF8" w:rsidRPr="00E77497" w:rsidDel="00F144A1" w:rsidRDefault="00514CF8" w:rsidP="00514CF8">
      <w:pPr>
        <w:rPr>
          <w:ins w:id="19598" w:author="Rev 3 Allen Wirfs-Brock" w:date="2011-09-09T12:48:00Z"/>
          <w:del w:id="19599" w:author="Rev 6 Allen Wirfs-Brock" w:date="2012-01-26T15:04:00Z"/>
        </w:rPr>
      </w:pPr>
      <w:ins w:id="19600" w:author="Rev 3 Allen Wirfs-Brock" w:date="2011-09-09T12:48:00Z">
        <w:del w:id="19601" w:author="Rev 6 Allen Wirfs-Brock" w:date="2012-01-26T15:04:00Z">
          <w:r w:rsidRPr="00E77497" w:rsidDel="00F144A1">
            <w:delText xml:space="preserve">The static semantics of the production </w:delText>
          </w:r>
        </w:del>
      </w:ins>
      <w:ins w:id="19602" w:author="Rev 3 Allen Wirfs-Brock" w:date="2011-09-09T12:49:00Z">
        <w:del w:id="19603"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19604" w:author="Rev 3 Allen Wirfs-Brock" w:date="2011-09-09T12:48:00Z">
        <w:del w:id="19605" w:author="Rev 6 Allen Wirfs-Brock" w:date="2012-01-26T15:04:00Z">
          <w:r w:rsidRPr="00E77497" w:rsidDel="00F144A1">
            <w:delText>are:</w:delText>
          </w:r>
        </w:del>
      </w:ins>
    </w:p>
    <w:p w:rsidR="00514CF8" w:rsidRPr="00E77497" w:rsidDel="00F144A1" w:rsidRDefault="00514CF8" w:rsidP="00FA3203">
      <w:pPr>
        <w:numPr>
          <w:ilvl w:val="0"/>
          <w:numId w:val="403"/>
        </w:numPr>
        <w:spacing w:after="220"/>
        <w:rPr>
          <w:ins w:id="19606" w:author="Rev 3 Allen Wirfs-Brock" w:date="2011-09-09T12:48:00Z"/>
          <w:del w:id="19607" w:author="Rev 6 Allen Wirfs-Brock" w:date="2012-01-26T15:04:00Z"/>
        </w:rPr>
      </w:pPr>
      <w:ins w:id="19608" w:author="Rev 3 Allen Wirfs-Brock" w:date="2011-09-09T12:48:00Z">
        <w:del w:id="19609" w:author="Rev 6 Allen Wirfs-Brock" w:date="2012-01-26T15:04:00Z">
          <w:r w:rsidRPr="00E77497" w:rsidDel="00F144A1">
            <w:delText xml:space="preserve">It is a Syntax Error if the code that matches this production is not contained in extended code.  </w:delText>
          </w:r>
        </w:del>
      </w:ins>
    </w:p>
    <w:p w:rsidR="00673DDC" w:rsidRPr="00E77497" w:rsidDel="002B4235" w:rsidRDefault="00673DDC" w:rsidP="00C7794D">
      <w:pPr>
        <w:rPr>
          <w:ins w:id="19610" w:author="Rev 4 Allen Wirfs-Brock" w:date="2011-10-15T17:35:00Z"/>
          <w:del w:id="19611" w:author="Rev 6 Allen Wirfs-Brock" w:date="2012-02-25T16:20:00Z"/>
          <w:rFonts w:ascii="Helvetica" w:hAnsi="Helvetica"/>
          <w:b/>
        </w:rPr>
      </w:pPr>
      <w:ins w:id="19612" w:author="Rev 4 Allen Wirfs-Brock" w:date="2011-10-15T17:35:00Z">
        <w:del w:id="19613"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rsidR="00884D1C" w:rsidRPr="00E77497" w:rsidDel="002B4235" w:rsidRDefault="00884D1C" w:rsidP="00884D1C">
      <w:pPr>
        <w:rPr>
          <w:ins w:id="19614" w:author="Rev 3 Allen Wirfs-Brock" w:date="2011-09-09T12:39:00Z"/>
          <w:del w:id="19615" w:author="Rev 6 Allen Wirfs-Brock" w:date="2012-02-25T16:20:00Z"/>
        </w:rPr>
      </w:pPr>
      <w:ins w:id="19616" w:author="Rev 3 Allen Wirfs-Brock" w:date="2011-09-09T12:39:00Z">
        <w:del w:id="19617"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rsidR="00884D1C" w:rsidRPr="00E77497" w:rsidDel="002B4235" w:rsidRDefault="00884D1C" w:rsidP="00FA3203">
      <w:pPr>
        <w:pStyle w:val="Alg4"/>
        <w:numPr>
          <w:ilvl w:val="0"/>
          <w:numId w:val="509"/>
        </w:numPr>
        <w:spacing w:after="220"/>
        <w:contextualSpacing/>
        <w:rPr>
          <w:ins w:id="19618" w:author="Rev 3 Allen Wirfs-Brock" w:date="2011-09-09T12:39:00Z"/>
          <w:del w:id="19619" w:author="Rev 6 Allen Wirfs-Brock" w:date="2012-02-25T16:20:00Z"/>
        </w:rPr>
      </w:pPr>
      <w:ins w:id="19620" w:author="Rev 3 Allen Wirfs-Brock" w:date="2011-09-09T12:39:00Z">
        <w:del w:id="19621"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rsidR="004F740F" w:rsidRPr="00E77497" w:rsidDel="002B4235" w:rsidRDefault="004F740F" w:rsidP="004F740F">
      <w:pPr>
        <w:rPr>
          <w:ins w:id="19622" w:author="Rev 4 Allen Wirfs-Brock" w:date="2011-10-15T17:36:00Z"/>
          <w:del w:id="19623" w:author="Rev 6 Allen Wirfs-Brock" w:date="2012-02-25T16:20:00Z"/>
        </w:rPr>
      </w:pPr>
      <w:ins w:id="19624" w:author="Rev 4 Allen Wirfs-Brock" w:date="2011-10-15T17:36:00Z">
        <w:del w:id="19625"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rsidR="004F740F" w:rsidRPr="00E77497" w:rsidDel="002B4235" w:rsidRDefault="004F740F" w:rsidP="00FA3203">
      <w:pPr>
        <w:pStyle w:val="Alg4"/>
        <w:numPr>
          <w:ilvl w:val="0"/>
          <w:numId w:val="507"/>
        </w:numPr>
        <w:spacing w:after="220"/>
        <w:contextualSpacing/>
        <w:rPr>
          <w:ins w:id="19626" w:author="Rev 4 Allen Wirfs-Brock" w:date="2011-10-15T17:36:00Z"/>
          <w:del w:id="19627" w:author="Rev 6 Allen Wirfs-Brock" w:date="2012-02-25T16:20:00Z"/>
        </w:rPr>
      </w:pPr>
      <w:ins w:id="19628" w:author="Rev 4 Allen Wirfs-Brock" w:date="2011-10-15T17:36:00Z">
        <w:del w:id="19629"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rsidR="00950491" w:rsidRPr="00E77497" w:rsidDel="002B4235" w:rsidRDefault="00950491" w:rsidP="00950491">
      <w:pPr>
        <w:rPr>
          <w:ins w:id="19630" w:author="Rev 4 Allen Wirfs-Brock" w:date="2011-10-15T17:36:00Z"/>
          <w:del w:id="19631" w:author="Rev 6 Allen Wirfs-Brock" w:date="2012-02-25T16:20:00Z"/>
        </w:rPr>
      </w:pPr>
      <w:ins w:id="19632" w:author="Rev 4 Allen Wirfs-Brock" w:date="2011-10-15T17:36:00Z">
        <w:del w:id="19633"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rsidR="00950491" w:rsidRPr="00E77497" w:rsidDel="002B4235" w:rsidRDefault="00950491" w:rsidP="00FA3203">
      <w:pPr>
        <w:pStyle w:val="Alg4"/>
        <w:numPr>
          <w:ilvl w:val="0"/>
          <w:numId w:val="505"/>
        </w:numPr>
        <w:spacing w:after="220"/>
        <w:contextualSpacing/>
        <w:rPr>
          <w:ins w:id="19634" w:author="Rev 4 Allen Wirfs-Brock" w:date="2011-10-15T17:36:00Z"/>
          <w:del w:id="19635" w:author="Rev 6 Allen Wirfs-Brock" w:date="2012-02-25T16:20:00Z"/>
        </w:rPr>
      </w:pPr>
      <w:ins w:id="19636" w:author="Rev 4 Allen Wirfs-Brock" w:date="2011-10-15T17:36:00Z">
        <w:del w:id="19637"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rsidR="00950491" w:rsidRPr="00E77497" w:rsidDel="002B4235" w:rsidRDefault="00950491" w:rsidP="00FA3203">
      <w:pPr>
        <w:pStyle w:val="Alg4"/>
        <w:numPr>
          <w:ilvl w:val="0"/>
          <w:numId w:val="505"/>
        </w:numPr>
        <w:spacing w:after="220"/>
        <w:contextualSpacing/>
        <w:rPr>
          <w:ins w:id="19638" w:author="Rev 4 Allen Wirfs-Brock" w:date="2011-10-15T17:36:00Z"/>
          <w:del w:id="19639" w:author="Rev 6 Allen Wirfs-Brock" w:date="2012-02-25T16:20:00Z"/>
          <w:rStyle w:val="bnf"/>
          <w:i w:val="0"/>
        </w:rPr>
      </w:pPr>
      <w:ins w:id="19640" w:author="Rev 4 Allen Wirfs-Brock" w:date="2011-10-15T17:36:00Z">
        <w:del w:id="19641"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rsidR="00950491" w:rsidRPr="00E77497" w:rsidDel="002B4235" w:rsidRDefault="00950491" w:rsidP="00FA3203">
      <w:pPr>
        <w:pStyle w:val="Alg4"/>
        <w:numPr>
          <w:ilvl w:val="0"/>
          <w:numId w:val="505"/>
        </w:numPr>
        <w:spacing w:after="220"/>
        <w:contextualSpacing/>
        <w:rPr>
          <w:ins w:id="19642" w:author="Rev 4 Allen Wirfs-Brock" w:date="2011-10-15T17:36:00Z"/>
          <w:del w:id="19643" w:author="Rev 6 Allen Wirfs-Brock" w:date="2012-02-25T16:20:00Z"/>
        </w:rPr>
      </w:pPr>
      <w:ins w:id="19644" w:author="Rev 4 Allen Wirfs-Brock" w:date="2011-10-15T17:36:00Z">
        <w:del w:id="19645"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rsidR="00C57EC2" w:rsidRPr="00E77497" w:rsidDel="002B4235" w:rsidRDefault="00C57EC2" w:rsidP="00C57EC2">
      <w:pPr>
        <w:rPr>
          <w:ins w:id="19646" w:author="Rev 4 Allen Wirfs-Brock" w:date="2011-10-15T17:37:00Z"/>
          <w:del w:id="19647" w:author="Rev 6 Allen Wirfs-Brock" w:date="2012-02-25T16:20:00Z"/>
        </w:rPr>
      </w:pPr>
      <w:ins w:id="19648" w:author="Rev 4 Allen Wirfs-Brock" w:date="2011-10-15T17:37:00Z">
        <w:del w:id="19649"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rsidR="00C57EC2" w:rsidRPr="00E77497" w:rsidDel="002B4235" w:rsidRDefault="00C57EC2" w:rsidP="00FA3203">
      <w:pPr>
        <w:pStyle w:val="Alg4"/>
        <w:numPr>
          <w:ilvl w:val="0"/>
          <w:numId w:val="503"/>
        </w:numPr>
        <w:spacing w:after="220"/>
        <w:contextualSpacing/>
        <w:rPr>
          <w:ins w:id="19650" w:author="Rev 4 Allen Wirfs-Brock" w:date="2011-10-15T17:37:00Z"/>
          <w:del w:id="19651" w:author="Rev 6 Allen Wirfs-Brock" w:date="2012-02-25T16:20:00Z"/>
        </w:rPr>
      </w:pPr>
      <w:ins w:id="19652" w:author="Rev 4 Allen Wirfs-Brock" w:date="2011-10-15T17:37:00Z">
        <w:del w:id="19653"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rsidR="00C57EC2" w:rsidRPr="00E77497" w:rsidDel="002B4235" w:rsidRDefault="00C57EC2" w:rsidP="00C57EC2">
      <w:pPr>
        <w:rPr>
          <w:ins w:id="19654" w:author="Rev 4 Allen Wirfs-Brock" w:date="2011-10-15T17:38:00Z"/>
          <w:del w:id="19655" w:author="Rev 6 Allen Wirfs-Brock" w:date="2012-02-25T16:20:00Z"/>
        </w:rPr>
      </w:pPr>
      <w:ins w:id="19656" w:author="Rev 4 Allen Wirfs-Brock" w:date="2011-10-15T17:38:00Z">
        <w:del w:id="19657"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rsidR="00C57EC2" w:rsidRPr="00E77497" w:rsidDel="002B4235" w:rsidRDefault="00C57EC2" w:rsidP="00FA3203">
      <w:pPr>
        <w:pStyle w:val="Alg4"/>
        <w:numPr>
          <w:ilvl w:val="0"/>
          <w:numId w:val="501"/>
        </w:numPr>
        <w:spacing w:after="220"/>
        <w:contextualSpacing/>
        <w:rPr>
          <w:ins w:id="19658" w:author="Rev 4 Allen Wirfs-Brock" w:date="2011-10-15T17:38:00Z"/>
          <w:del w:id="19659" w:author="Rev 6 Allen Wirfs-Brock" w:date="2012-02-25T16:20:00Z"/>
        </w:rPr>
      </w:pPr>
      <w:ins w:id="19660" w:author="Rev 4 Allen Wirfs-Brock" w:date="2011-10-15T17:38:00Z">
        <w:del w:id="19661"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rsidR="00673DDC" w:rsidRPr="00E77497" w:rsidDel="002B4235" w:rsidRDefault="00673DDC" w:rsidP="00673DDC">
      <w:pPr>
        <w:pStyle w:val="Heading4"/>
        <w:numPr>
          <w:ilvl w:val="0"/>
          <w:numId w:val="0"/>
        </w:numPr>
        <w:rPr>
          <w:ins w:id="19662" w:author="Rev 4 Allen Wirfs-Brock" w:date="2011-10-15T17:34:00Z"/>
          <w:del w:id="19663" w:author="Rev 6 Allen Wirfs-Brock" w:date="2012-02-25T16:20:00Z"/>
        </w:rPr>
      </w:pPr>
      <w:ins w:id="19664" w:author="Rev 4 Allen Wirfs-Brock" w:date="2011-10-15T17:34:00Z">
        <w:del w:id="19665" w:author="Rev 6 Allen Wirfs-Brock" w:date="2012-02-25T16:20:00Z">
          <w:r w:rsidRPr="00E77497" w:rsidDel="002B4235">
            <w:delText>Runtime Semantics</w:delText>
          </w:r>
        </w:del>
      </w:ins>
    </w:p>
    <w:p w:rsidR="00673DDC" w:rsidRPr="00E77497" w:rsidDel="002B4235" w:rsidRDefault="00673DDC" w:rsidP="00673DDC">
      <w:pPr>
        <w:keepNext/>
        <w:rPr>
          <w:ins w:id="19666" w:author="Rev 4 Allen Wirfs-Brock" w:date="2011-10-15T17:34:00Z"/>
          <w:del w:id="19667" w:author="Rev 6 Allen Wirfs-Brock" w:date="2012-02-25T16:20:00Z"/>
          <w:rFonts w:ascii="Helvetica" w:hAnsi="Helvetica"/>
          <w:b/>
        </w:rPr>
      </w:pPr>
      <w:ins w:id="19668" w:author="Rev 4 Allen Wirfs-Brock" w:date="2011-10-15T17:34:00Z">
        <w:del w:id="19669"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rsidR="00884D1C" w:rsidRPr="00E77497" w:rsidDel="002B4235" w:rsidRDefault="00884D1C" w:rsidP="00884D1C">
      <w:pPr>
        <w:rPr>
          <w:ins w:id="19670" w:author="Rev 3 Allen Wirfs-Brock" w:date="2011-09-09T12:39:00Z"/>
          <w:del w:id="19671" w:author="Rev 6 Allen Wirfs-Brock" w:date="2012-02-25T16:20:00Z"/>
        </w:rPr>
      </w:pPr>
      <w:ins w:id="19672" w:author="Rev 3 Allen Wirfs-Brock" w:date="2011-09-09T12:39:00Z">
        <w:del w:id="19673"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rsidR="00884D1C" w:rsidRPr="00E77497" w:rsidDel="002B4235" w:rsidRDefault="00884D1C" w:rsidP="00FA3203">
      <w:pPr>
        <w:pStyle w:val="Alg2"/>
        <w:numPr>
          <w:ilvl w:val="0"/>
          <w:numId w:val="508"/>
        </w:numPr>
        <w:rPr>
          <w:ins w:id="19674" w:author="Rev 3 Allen Wirfs-Brock" w:date="2011-09-09T12:39:00Z"/>
          <w:del w:id="19675" w:author="Rev 6 Allen Wirfs-Brock" w:date="2012-02-25T16:20:00Z"/>
        </w:rPr>
      </w:pPr>
      <w:ins w:id="19676" w:author="Rev 3 Allen Wirfs-Brock" w:date="2011-09-09T12:39:00Z">
        <w:del w:id="19677" w:author="Rev 6 Allen Wirfs-Brock" w:date="2012-02-18T11:04:00Z">
          <w:r w:rsidRPr="00E77497" w:rsidDel="000348AE">
            <w:delText xml:space="preserve">Evaluate </w:delText>
          </w:r>
        </w:del>
        <w:del w:id="19678" w:author="Rev 6 Allen Wirfs-Brock" w:date="2012-02-25T16:20:00Z">
          <w:r w:rsidRPr="00E77497" w:rsidDel="002B4235">
            <w:rPr>
              <w:i/>
            </w:rPr>
            <w:delText>ConstBindingList</w:delText>
          </w:r>
          <w:r w:rsidRPr="00E77497" w:rsidDel="002B4235">
            <w:delText>.</w:delText>
          </w:r>
        </w:del>
      </w:ins>
    </w:p>
    <w:p w:rsidR="00884D1C" w:rsidRPr="00E77497" w:rsidDel="002B4235" w:rsidRDefault="00884D1C" w:rsidP="00FA3203">
      <w:pPr>
        <w:pStyle w:val="Alg2"/>
        <w:numPr>
          <w:ilvl w:val="0"/>
          <w:numId w:val="508"/>
        </w:numPr>
        <w:spacing w:after="220"/>
        <w:rPr>
          <w:ins w:id="19679" w:author="Rev 3 Allen Wirfs-Brock" w:date="2011-09-09T12:39:00Z"/>
          <w:del w:id="19680" w:author="Rev 6 Allen Wirfs-Brock" w:date="2012-02-25T16:20:00Z"/>
        </w:rPr>
      </w:pPr>
      <w:ins w:id="19681" w:author="Rev 3 Allen Wirfs-Brock" w:date="2011-09-09T12:39:00Z">
        <w:del w:id="19682" w:author="Rev 6 Allen Wirfs-Brock" w:date="2012-02-25T16:20:00Z">
          <w:r w:rsidRPr="00E77497" w:rsidDel="002B4235">
            <w:delText xml:space="preserve">Return </w:delText>
          </w:r>
        </w:del>
        <w:del w:id="19683" w:author="Rev 6 Allen Wirfs-Brock" w:date="2012-02-18T11:05:00Z">
          <w:r w:rsidRPr="00E77497" w:rsidDel="000348AE">
            <w:delText>(</w:delText>
          </w:r>
        </w:del>
        <w:del w:id="19684" w:author="Rev 6 Allen Wirfs-Brock" w:date="2012-02-23T12:37:00Z">
          <w:r w:rsidRPr="00E77497" w:rsidDel="00DE1793">
            <w:rPr>
              <w:rFonts w:ascii="Arial" w:hAnsi="Arial" w:cs="Arial"/>
            </w:rPr>
            <w:delText>normal</w:delText>
          </w:r>
          <w:r w:rsidRPr="00E77497" w:rsidDel="00DE1793">
            <w:delText xml:space="preserve">, </w:delText>
          </w:r>
        </w:del>
        <w:del w:id="19685" w:author="Rev 6 Allen Wirfs-Brock" w:date="2012-02-25T16:20:00Z">
          <w:r w:rsidRPr="00E77497" w:rsidDel="002B4235">
            <w:rPr>
              <w:rFonts w:ascii="Arial" w:hAnsi="Arial" w:cs="Arial"/>
            </w:rPr>
            <w:delText>empty</w:delText>
          </w:r>
        </w:del>
        <w:del w:id="19686" w:author="Rev 6 Allen Wirfs-Brock" w:date="2012-02-23T12:37:00Z">
          <w:r w:rsidRPr="00E77497" w:rsidDel="00DE1793">
            <w:delText xml:space="preserve">, </w:delText>
          </w:r>
          <w:r w:rsidRPr="00E77497" w:rsidDel="00DE1793">
            <w:rPr>
              <w:rFonts w:ascii="Arial" w:hAnsi="Arial" w:cs="Arial"/>
            </w:rPr>
            <w:delText>empty</w:delText>
          </w:r>
        </w:del>
        <w:del w:id="19687" w:author="Rev 6 Allen Wirfs-Brock" w:date="2012-02-18T11:06:00Z">
          <w:r w:rsidRPr="00E77497" w:rsidDel="000348AE">
            <w:delText>)</w:delText>
          </w:r>
        </w:del>
        <w:del w:id="19688" w:author="Rev 6 Allen Wirfs-Brock" w:date="2012-02-25T16:20:00Z">
          <w:r w:rsidRPr="00E77497" w:rsidDel="002B4235">
            <w:delText>.</w:delText>
          </w:r>
        </w:del>
      </w:ins>
    </w:p>
    <w:p w:rsidR="00884D1C" w:rsidRPr="00E77497" w:rsidDel="002B4235" w:rsidRDefault="00884D1C" w:rsidP="00884D1C">
      <w:pPr>
        <w:rPr>
          <w:ins w:id="19689" w:author="Rev 3 Allen Wirfs-Brock" w:date="2011-09-09T12:39:00Z"/>
          <w:del w:id="19690" w:author="Rev 6 Allen Wirfs-Brock" w:date="2012-02-25T16:20:00Z"/>
        </w:rPr>
      </w:pPr>
      <w:ins w:id="19691" w:author="Rev 3 Allen Wirfs-Brock" w:date="2011-09-09T12:39:00Z">
        <w:del w:id="19692"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rsidR="00884D1C" w:rsidRPr="00E77497" w:rsidDel="002B4235" w:rsidRDefault="00884D1C">
      <w:pPr>
        <w:pStyle w:val="Alg4"/>
        <w:numPr>
          <w:ilvl w:val="0"/>
          <w:numId w:val="507"/>
        </w:numPr>
        <w:spacing w:after="220"/>
        <w:contextualSpacing/>
        <w:rPr>
          <w:ins w:id="19693" w:author="Rev 3 Allen Wirfs-Brock" w:date="2011-09-09T12:39:00Z"/>
          <w:del w:id="19694" w:author="Rev 6 Allen Wirfs-Brock" w:date="2012-02-25T16:20:00Z"/>
        </w:rPr>
        <w:pPrChange w:id="19695" w:author="Rev 4 Allen Wirfs-Brock" w:date="2011-11-07T12:16:00Z">
          <w:pPr>
            <w:pStyle w:val="Alg4"/>
            <w:numPr>
              <w:numId w:val="537"/>
            </w:numPr>
            <w:tabs>
              <w:tab w:val="num" w:pos="360"/>
            </w:tabs>
            <w:spacing w:after="220"/>
            <w:ind w:left="360" w:hanging="360"/>
            <w:contextualSpacing/>
          </w:pPr>
        </w:pPrChange>
      </w:pPr>
      <w:ins w:id="19696" w:author="Rev 3 Allen Wirfs-Brock" w:date="2011-09-09T12:39:00Z">
        <w:del w:id="19697"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rsidR="00884D1C" w:rsidRPr="00E77497" w:rsidDel="002B4235" w:rsidRDefault="00884D1C" w:rsidP="00884D1C">
      <w:pPr>
        <w:rPr>
          <w:ins w:id="19698" w:author="Rev 3 Allen Wirfs-Brock" w:date="2011-09-09T12:39:00Z"/>
          <w:del w:id="19699" w:author="Rev 6 Allen Wirfs-Brock" w:date="2012-02-25T16:20:00Z"/>
        </w:rPr>
      </w:pPr>
      <w:ins w:id="19700" w:author="Rev 3 Allen Wirfs-Brock" w:date="2011-09-09T12:39:00Z">
        <w:del w:id="19701"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rsidR="00884D1C" w:rsidRPr="00E77497" w:rsidDel="002B4235" w:rsidRDefault="00884D1C" w:rsidP="00FA3203">
      <w:pPr>
        <w:pStyle w:val="Alg2"/>
        <w:numPr>
          <w:ilvl w:val="0"/>
          <w:numId w:val="506"/>
        </w:numPr>
        <w:spacing w:after="220"/>
        <w:rPr>
          <w:ins w:id="19702" w:author="Rev 3 Allen Wirfs-Brock" w:date="2011-09-09T12:39:00Z"/>
          <w:del w:id="19703" w:author="Rev 6 Allen Wirfs-Brock" w:date="2012-02-25T16:20:00Z"/>
        </w:rPr>
      </w:pPr>
      <w:ins w:id="19704" w:author="Rev 3 Allen Wirfs-Brock" w:date="2011-09-09T12:39:00Z">
        <w:del w:id="19705" w:author="Rev 6 Allen Wirfs-Brock" w:date="2012-02-18T11:06:00Z">
          <w:r w:rsidRPr="00E77497" w:rsidDel="000348AE">
            <w:delText xml:space="preserve">Evaluate </w:delText>
          </w:r>
        </w:del>
        <w:del w:id="19706" w:author="Rev 6 Allen Wirfs-Brock" w:date="2012-02-25T16:20:00Z">
          <w:r w:rsidRPr="00E77497" w:rsidDel="002B4235">
            <w:rPr>
              <w:rStyle w:val="bnf"/>
            </w:rPr>
            <w:delText>ConstBinding</w:delText>
          </w:r>
          <w:r w:rsidRPr="00E77497" w:rsidDel="002B4235">
            <w:delText>.</w:delText>
          </w:r>
        </w:del>
      </w:ins>
    </w:p>
    <w:p w:rsidR="00884D1C" w:rsidRPr="00E77497" w:rsidDel="002B4235" w:rsidRDefault="00884D1C" w:rsidP="00884D1C">
      <w:pPr>
        <w:rPr>
          <w:ins w:id="19707" w:author="Rev 3 Allen Wirfs-Brock" w:date="2011-09-09T12:39:00Z"/>
          <w:del w:id="19708" w:author="Rev 6 Allen Wirfs-Brock" w:date="2012-02-25T16:20:00Z"/>
        </w:rPr>
      </w:pPr>
      <w:ins w:id="19709" w:author="Rev 3 Allen Wirfs-Brock" w:date="2011-09-09T12:39:00Z">
        <w:del w:id="19710"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rsidR="00884D1C" w:rsidRPr="00E77497" w:rsidDel="002B4235" w:rsidRDefault="00884D1C">
      <w:pPr>
        <w:pStyle w:val="Alg4"/>
        <w:numPr>
          <w:ilvl w:val="0"/>
          <w:numId w:val="505"/>
        </w:numPr>
        <w:spacing w:after="220"/>
        <w:contextualSpacing/>
        <w:rPr>
          <w:ins w:id="19711" w:author="Rev 3 Allen Wirfs-Brock" w:date="2011-09-09T12:39:00Z"/>
          <w:del w:id="19712" w:author="Rev 6 Allen Wirfs-Brock" w:date="2012-02-25T16:20:00Z"/>
        </w:rPr>
        <w:pPrChange w:id="19713" w:author="Rev 4 Allen Wirfs-Brock" w:date="2011-11-07T12:16:00Z">
          <w:pPr>
            <w:pStyle w:val="Alg4"/>
            <w:numPr>
              <w:numId w:val="535"/>
            </w:numPr>
            <w:tabs>
              <w:tab w:val="num" w:pos="360"/>
            </w:tabs>
            <w:spacing w:after="220"/>
            <w:ind w:left="360" w:hanging="360"/>
            <w:contextualSpacing/>
          </w:pPr>
        </w:pPrChange>
      </w:pPr>
      <w:ins w:id="19714" w:author="Rev 3 Allen Wirfs-Brock" w:date="2011-09-09T12:39:00Z">
        <w:del w:id="19715"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rsidR="00884D1C" w:rsidRPr="00E77497" w:rsidDel="002B4235" w:rsidRDefault="00884D1C">
      <w:pPr>
        <w:pStyle w:val="Alg4"/>
        <w:numPr>
          <w:ilvl w:val="0"/>
          <w:numId w:val="505"/>
        </w:numPr>
        <w:spacing w:after="220"/>
        <w:contextualSpacing/>
        <w:rPr>
          <w:ins w:id="19716" w:author="Rev 3 Allen Wirfs-Brock" w:date="2011-09-09T12:39:00Z"/>
          <w:del w:id="19717" w:author="Rev 6 Allen Wirfs-Brock" w:date="2012-02-25T16:20:00Z"/>
          <w:rStyle w:val="bnf"/>
          <w:rFonts w:eastAsia="MS Mincho"/>
          <w:i w:val="0"/>
          <w:spacing w:val="0"/>
          <w:lang w:eastAsia="ja-JP"/>
        </w:rPr>
        <w:pPrChange w:id="19718" w:author="Rev 4 Allen Wirfs-Brock" w:date="2011-11-07T12:16:00Z">
          <w:pPr>
            <w:pStyle w:val="Alg4"/>
            <w:numPr>
              <w:numId w:val="535"/>
            </w:numPr>
            <w:tabs>
              <w:tab w:val="num" w:pos="360"/>
            </w:tabs>
            <w:spacing w:after="220"/>
            <w:ind w:left="360" w:hanging="360"/>
            <w:contextualSpacing/>
          </w:pPr>
        </w:pPrChange>
      </w:pPr>
      <w:ins w:id="19719" w:author="Rev 3 Allen Wirfs-Brock" w:date="2011-09-09T12:39:00Z">
        <w:del w:id="19720"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rsidR="00884D1C" w:rsidRPr="00E77497" w:rsidDel="002B4235" w:rsidRDefault="00884D1C">
      <w:pPr>
        <w:pStyle w:val="Alg4"/>
        <w:numPr>
          <w:ilvl w:val="0"/>
          <w:numId w:val="505"/>
        </w:numPr>
        <w:spacing w:after="220"/>
        <w:contextualSpacing/>
        <w:rPr>
          <w:ins w:id="19721" w:author="Rev 3 Allen Wirfs-Brock" w:date="2011-09-09T12:39:00Z"/>
          <w:del w:id="19722" w:author="Rev 6 Allen Wirfs-Brock" w:date="2012-02-25T16:20:00Z"/>
        </w:rPr>
        <w:pPrChange w:id="19723" w:author="Rev 4 Allen Wirfs-Brock" w:date="2011-11-07T12:16:00Z">
          <w:pPr>
            <w:pStyle w:val="Alg4"/>
            <w:numPr>
              <w:numId w:val="535"/>
            </w:numPr>
            <w:tabs>
              <w:tab w:val="num" w:pos="360"/>
            </w:tabs>
            <w:spacing w:after="220"/>
            <w:ind w:left="360" w:hanging="360"/>
            <w:contextualSpacing/>
          </w:pPr>
        </w:pPrChange>
      </w:pPr>
      <w:ins w:id="19724" w:author="Rev 3 Allen Wirfs-Brock" w:date="2011-09-09T12:39:00Z">
        <w:del w:id="19725"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rsidR="00884D1C" w:rsidRPr="00E77497" w:rsidDel="002B4235" w:rsidRDefault="00884D1C" w:rsidP="00884D1C">
      <w:pPr>
        <w:rPr>
          <w:ins w:id="19726" w:author="Rev 3 Allen Wirfs-Brock" w:date="2011-09-09T12:39:00Z"/>
          <w:del w:id="19727" w:author="Rev 6 Allen Wirfs-Brock" w:date="2012-02-25T16:20:00Z"/>
        </w:rPr>
      </w:pPr>
      <w:ins w:id="19728" w:author="Rev 3 Allen Wirfs-Brock" w:date="2011-09-09T12:39:00Z">
        <w:del w:id="19729"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rsidR="00884D1C" w:rsidRPr="00E77497" w:rsidDel="002B4235" w:rsidRDefault="00884D1C" w:rsidP="00FA3203">
      <w:pPr>
        <w:pStyle w:val="Alg2"/>
        <w:keepNext/>
        <w:numPr>
          <w:ilvl w:val="0"/>
          <w:numId w:val="504"/>
        </w:numPr>
        <w:rPr>
          <w:ins w:id="19730" w:author="Rev 3 Allen Wirfs-Brock" w:date="2011-09-09T12:39:00Z"/>
          <w:del w:id="19731" w:author="Rev 6 Allen Wirfs-Brock" w:date="2012-02-25T16:20:00Z"/>
        </w:rPr>
      </w:pPr>
      <w:ins w:id="19732" w:author="Rev 3 Allen Wirfs-Brock" w:date="2011-09-09T12:39:00Z">
        <w:del w:id="19733" w:author="Rev 6 Allen Wirfs-Brock" w:date="2012-02-18T11:09:00Z">
          <w:r w:rsidRPr="00E77497" w:rsidDel="000348AE">
            <w:delText xml:space="preserve">Evaluate </w:delText>
          </w:r>
        </w:del>
        <w:del w:id="19734" w:author="Rev 6 Allen Wirfs-Brock" w:date="2012-02-25T16:20:00Z">
          <w:r w:rsidRPr="00E77497" w:rsidDel="002B4235">
            <w:rPr>
              <w:i/>
            </w:rPr>
            <w:delText>ConstBindingList</w:delText>
          </w:r>
          <w:r w:rsidRPr="00E77497" w:rsidDel="002B4235">
            <w:delText>.</w:delText>
          </w:r>
        </w:del>
      </w:ins>
    </w:p>
    <w:p w:rsidR="00884D1C" w:rsidRPr="00E77497" w:rsidDel="002B4235" w:rsidRDefault="00884D1C" w:rsidP="00FA3203">
      <w:pPr>
        <w:pStyle w:val="Alg2"/>
        <w:numPr>
          <w:ilvl w:val="0"/>
          <w:numId w:val="504"/>
        </w:numPr>
        <w:spacing w:after="220"/>
        <w:rPr>
          <w:ins w:id="19735" w:author="Rev 3 Allen Wirfs-Brock" w:date="2011-09-09T12:39:00Z"/>
          <w:del w:id="19736" w:author="Rev 6 Allen Wirfs-Brock" w:date="2012-02-25T16:20:00Z"/>
        </w:rPr>
      </w:pPr>
      <w:ins w:id="19737" w:author="Rev 3 Allen Wirfs-Brock" w:date="2011-09-09T12:39:00Z">
        <w:del w:id="19738" w:author="Rev 6 Allen Wirfs-Brock" w:date="2012-02-18T11:06:00Z">
          <w:r w:rsidRPr="00E77497" w:rsidDel="000348AE">
            <w:delText xml:space="preserve">Evaluate </w:delText>
          </w:r>
        </w:del>
        <w:del w:id="19739" w:author="Rev 6 Allen Wirfs-Brock" w:date="2012-02-25T16:20:00Z">
          <w:r w:rsidRPr="00E77497" w:rsidDel="002B4235">
            <w:rPr>
              <w:rStyle w:val="bnf"/>
            </w:rPr>
            <w:delText>ConstBinding</w:delText>
          </w:r>
          <w:r w:rsidRPr="00E77497" w:rsidDel="002B4235">
            <w:delText>.</w:delText>
          </w:r>
        </w:del>
      </w:ins>
    </w:p>
    <w:p w:rsidR="00884D1C" w:rsidRPr="00E77497" w:rsidDel="002B4235" w:rsidRDefault="00884D1C" w:rsidP="00884D1C">
      <w:pPr>
        <w:rPr>
          <w:ins w:id="19740" w:author="Rev 3 Allen Wirfs-Brock" w:date="2011-09-09T12:39:00Z"/>
          <w:del w:id="19741" w:author="Rev 6 Allen Wirfs-Brock" w:date="2012-02-25T16:20:00Z"/>
        </w:rPr>
      </w:pPr>
      <w:ins w:id="19742" w:author="Rev 3 Allen Wirfs-Brock" w:date="2011-09-09T12:39:00Z">
        <w:del w:id="19743"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rsidR="00884D1C" w:rsidRPr="00E77497" w:rsidDel="002B4235" w:rsidRDefault="00884D1C">
      <w:pPr>
        <w:pStyle w:val="Alg4"/>
        <w:numPr>
          <w:ilvl w:val="0"/>
          <w:numId w:val="503"/>
        </w:numPr>
        <w:spacing w:after="220"/>
        <w:contextualSpacing/>
        <w:rPr>
          <w:ins w:id="19744" w:author="Rev 3 Allen Wirfs-Brock" w:date="2011-09-09T12:39:00Z"/>
          <w:del w:id="19745" w:author="Rev 6 Allen Wirfs-Brock" w:date="2012-02-25T16:20:00Z"/>
        </w:rPr>
        <w:pPrChange w:id="19746" w:author="Rev 4 Allen Wirfs-Brock" w:date="2011-11-07T12:16:00Z">
          <w:pPr>
            <w:pStyle w:val="Alg4"/>
            <w:numPr>
              <w:numId w:val="533"/>
            </w:numPr>
            <w:tabs>
              <w:tab w:val="num" w:pos="360"/>
            </w:tabs>
            <w:spacing w:after="220"/>
            <w:ind w:left="360" w:hanging="360"/>
            <w:contextualSpacing/>
          </w:pPr>
        </w:pPrChange>
      </w:pPr>
      <w:ins w:id="19747" w:author="Rev 3 Allen Wirfs-Brock" w:date="2011-09-09T12:39:00Z">
        <w:del w:id="19748"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rsidR="00884D1C" w:rsidRPr="00E77497" w:rsidDel="002B4235" w:rsidRDefault="00884D1C" w:rsidP="00884D1C">
      <w:pPr>
        <w:rPr>
          <w:ins w:id="19749" w:author="Rev 3 Allen Wirfs-Brock" w:date="2011-09-09T12:39:00Z"/>
          <w:del w:id="19750" w:author="Rev 6 Allen Wirfs-Brock" w:date="2012-02-25T16:20:00Z"/>
        </w:rPr>
      </w:pPr>
      <w:ins w:id="19751" w:author="Rev 3 Allen Wirfs-Brock" w:date="2011-09-09T12:39:00Z">
        <w:del w:id="19752"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rsidR="00884D1C" w:rsidRPr="00E77497" w:rsidDel="002B4235" w:rsidRDefault="00884D1C" w:rsidP="00FA3203">
      <w:pPr>
        <w:pStyle w:val="Alg2"/>
        <w:numPr>
          <w:ilvl w:val="0"/>
          <w:numId w:val="502"/>
        </w:numPr>
        <w:rPr>
          <w:ins w:id="19753" w:author="Rev 3 Allen Wirfs-Brock" w:date="2011-09-09T12:39:00Z"/>
          <w:del w:id="19754" w:author="Rev 6 Allen Wirfs-Brock" w:date="2012-02-25T16:20:00Z"/>
        </w:rPr>
      </w:pPr>
      <w:ins w:id="19755" w:author="Rev 3 Allen Wirfs-Brock" w:date="2011-09-09T12:39:00Z">
        <w:del w:id="19756"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rsidR="00884D1C" w:rsidRPr="00E77497" w:rsidDel="002B4235" w:rsidRDefault="00884D1C" w:rsidP="00FA3203">
      <w:pPr>
        <w:pStyle w:val="Alg2"/>
        <w:numPr>
          <w:ilvl w:val="0"/>
          <w:numId w:val="502"/>
        </w:numPr>
        <w:rPr>
          <w:ins w:id="19757" w:author="Rev 3 Allen Wirfs-Brock" w:date="2011-09-09T12:39:00Z"/>
          <w:del w:id="19758" w:author="Rev 6 Allen Wirfs-Brock" w:date="2012-02-25T16:20:00Z"/>
        </w:rPr>
      </w:pPr>
      <w:ins w:id="19759" w:author="Rev 3 Allen Wirfs-Brock" w:date="2011-09-09T12:39:00Z">
        <w:del w:id="19760"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rsidR="00884D1C" w:rsidRPr="00E77497" w:rsidDel="002B4235" w:rsidRDefault="00884D1C" w:rsidP="00FA3203">
      <w:pPr>
        <w:pStyle w:val="Alg2"/>
        <w:numPr>
          <w:ilvl w:val="0"/>
          <w:numId w:val="502"/>
        </w:numPr>
        <w:jc w:val="left"/>
        <w:rPr>
          <w:ins w:id="19761" w:author="Rev 3 Allen Wirfs-Brock" w:date="2011-09-09T12:39:00Z"/>
          <w:del w:id="19762" w:author="Rev 6 Allen Wirfs-Brock" w:date="2012-02-25T16:20:00Z"/>
        </w:rPr>
      </w:pPr>
      <w:ins w:id="19763" w:author="Rev 3 Allen Wirfs-Brock" w:date="2011-09-09T12:39:00Z">
        <w:del w:id="19764"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rsidR="00884D1C" w:rsidRPr="00E77497" w:rsidDel="002B4235" w:rsidRDefault="00BA50E1" w:rsidP="00FA3203">
      <w:pPr>
        <w:pStyle w:val="Alg2"/>
        <w:numPr>
          <w:ilvl w:val="0"/>
          <w:numId w:val="502"/>
        </w:numPr>
        <w:spacing w:after="220"/>
        <w:rPr>
          <w:ins w:id="19765" w:author="Rev 3 Allen Wirfs-Brock" w:date="2011-09-09T12:39:00Z"/>
          <w:del w:id="19766" w:author="Rev 6 Allen Wirfs-Brock" w:date="2012-02-25T16:20:00Z"/>
        </w:rPr>
      </w:pPr>
      <w:ins w:id="19767" w:author="Rev 3 Allen Wirfs-Brock" w:date="2011-09-22T14:44:00Z">
        <w:del w:id="19768" w:author="Rev 6 Allen Wirfs-Brock" w:date="2012-02-18T10:57:00Z">
          <w:r w:rsidRPr="00E77497" w:rsidDel="00481DAC">
            <w:delText xml:space="preserve">Perform </w:delText>
          </w:r>
        </w:del>
        <w:del w:id="19769"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rsidR="00884D1C" w:rsidRPr="00E77497" w:rsidDel="002B4235" w:rsidRDefault="00884D1C" w:rsidP="00884D1C">
      <w:pPr>
        <w:rPr>
          <w:ins w:id="19770" w:author="Rev 3 Allen Wirfs-Brock" w:date="2011-09-09T12:39:00Z"/>
          <w:del w:id="19771" w:author="Rev 6 Allen Wirfs-Brock" w:date="2012-02-25T16:20:00Z"/>
        </w:rPr>
      </w:pPr>
      <w:ins w:id="19772" w:author="Rev 3 Allen Wirfs-Brock" w:date="2011-09-09T12:39:00Z">
        <w:del w:id="19773"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rsidR="00884D1C" w:rsidRPr="00E77497" w:rsidDel="002B4235" w:rsidRDefault="00884D1C">
      <w:pPr>
        <w:pStyle w:val="Alg4"/>
        <w:numPr>
          <w:ilvl w:val="0"/>
          <w:numId w:val="501"/>
        </w:numPr>
        <w:spacing w:after="220"/>
        <w:contextualSpacing/>
        <w:rPr>
          <w:ins w:id="19774" w:author="Rev 3 Allen Wirfs-Brock" w:date="2011-09-09T12:39:00Z"/>
          <w:del w:id="19775" w:author="Rev 6 Allen Wirfs-Brock" w:date="2012-02-25T16:20:00Z"/>
        </w:rPr>
        <w:pPrChange w:id="19776" w:author="Rev 4 Allen Wirfs-Brock" w:date="2011-11-07T12:16:00Z">
          <w:pPr>
            <w:pStyle w:val="Alg4"/>
            <w:numPr>
              <w:numId w:val="531"/>
            </w:numPr>
            <w:tabs>
              <w:tab w:val="num" w:pos="360"/>
            </w:tabs>
            <w:spacing w:after="220"/>
            <w:ind w:left="360" w:hanging="360"/>
            <w:contextualSpacing/>
          </w:pPr>
        </w:pPrChange>
      </w:pPr>
      <w:ins w:id="19777" w:author="Rev 3 Allen Wirfs-Brock" w:date="2011-09-09T12:39:00Z">
        <w:del w:id="19778"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rsidR="00884D1C" w:rsidRPr="00E77497" w:rsidDel="002B4235" w:rsidRDefault="00884D1C" w:rsidP="00884D1C">
      <w:pPr>
        <w:rPr>
          <w:ins w:id="19779" w:author="Rev 3 Allen Wirfs-Brock" w:date="2011-09-09T12:39:00Z"/>
          <w:del w:id="19780" w:author="Rev 6 Allen Wirfs-Brock" w:date="2012-02-25T16:20:00Z"/>
        </w:rPr>
      </w:pPr>
      <w:ins w:id="19781" w:author="Rev 3 Allen Wirfs-Brock" w:date="2011-09-09T12:39:00Z">
        <w:del w:id="19782"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rsidR="00884D1C" w:rsidRPr="00E77497" w:rsidDel="002B4235" w:rsidRDefault="00884D1C" w:rsidP="00FA3203">
      <w:pPr>
        <w:pStyle w:val="Alg2"/>
        <w:numPr>
          <w:ilvl w:val="0"/>
          <w:numId w:val="500"/>
        </w:numPr>
        <w:rPr>
          <w:ins w:id="19783" w:author="Rev 3 Allen Wirfs-Brock" w:date="2011-09-09T12:39:00Z"/>
          <w:del w:id="19784" w:author="Rev 6 Allen Wirfs-Brock" w:date="2012-02-25T16:20:00Z"/>
        </w:rPr>
      </w:pPr>
      <w:ins w:id="19785" w:author="Rev 3 Allen Wirfs-Brock" w:date="2011-09-09T12:39:00Z">
        <w:del w:id="19786"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rsidR="00884D1C" w:rsidRPr="00E77497" w:rsidDel="002B4235" w:rsidRDefault="00884D1C" w:rsidP="00FA3203">
      <w:pPr>
        <w:pStyle w:val="Alg3"/>
        <w:numPr>
          <w:ilvl w:val="0"/>
          <w:numId w:val="500"/>
        </w:numPr>
        <w:rPr>
          <w:ins w:id="19787" w:author="Rev 3 Allen Wirfs-Brock" w:date="2011-09-09T12:39:00Z"/>
          <w:del w:id="19788" w:author="Rev 6 Allen Wirfs-Brock" w:date="2012-02-25T16:20:00Z"/>
        </w:rPr>
      </w:pPr>
      <w:ins w:id="19789" w:author="Rev 3 Allen Wirfs-Brock" w:date="2011-09-09T12:39:00Z">
        <w:del w:id="19790"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rsidR="00884D1C" w:rsidRPr="00E77497" w:rsidDel="002B4235" w:rsidRDefault="00884D1C" w:rsidP="00FA3203">
      <w:pPr>
        <w:pStyle w:val="Alg2"/>
        <w:numPr>
          <w:ilvl w:val="0"/>
          <w:numId w:val="500"/>
        </w:numPr>
        <w:spacing w:after="220"/>
        <w:contextualSpacing/>
        <w:rPr>
          <w:ins w:id="19791" w:author="Rev 3 Allen Wirfs-Brock" w:date="2011-09-09T12:39:00Z"/>
          <w:del w:id="19792" w:author="Rev 6 Allen Wirfs-Brock" w:date="2012-02-25T16:20:00Z"/>
        </w:rPr>
      </w:pPr>
      <w:ins w:id="19793" w:author="Rev 3 Allen Wirfs-Brock" w:date="2011-09-09T12:39:00Z">
        <w:del w:id="19794"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rsidR="00884D1C" w:rsidRPr="00E77497" w:rsidDel="002B4235" w:rsidRDefault="006445D5" w:rsidP="00FA3203">
      <w:pPr>
        <w:pStyle w:val="Alg2"/>
        <w:numPr>
          <w:ilvl w:val="0"/>
          <w:numId w:val="500"/>
        </w:numPr>
        <w:spacing w:after="220"/>
        <w:rPr>
          <w:ins w:id="19795" w:author="Rev 3 Allen Wirfs-Brock" w:date="2011-09-09T12:39:00Z"/>
          <w:del w:id="19796" w:author="Rev 6 Allen Wirfs-Brock" w:date="2012-02-25T16:20:00Z"/>
        </w:rPr>
      </w:pPr>
      <w:ins w:id="19797" w:author="Rev 4 Allen Wirfs-Brock" w:date="2011-11-06T12:00:00Z">
        <w:del w:id="19798" w:author="Rev 6 Allen Wirfs-Brock" w:date="2012-02-18T10:57:00Z">
          <w:r w:rsidRPr="00E77497" w:rsidDel="00481DAC">
            <w:delText xml:space="preserve">Perform </w:delText>
          </w:r>
        </w:del>
        <w:del w:id="19799" w:author="Rev 6 Allen Wirfs-Brock" w:date="2012-02-25T16:20:00Z">
          <w:r w:rsidRPr="00E77497" w:rsidDel="002B4235">
            <w:delText xml:space="preserve">Binding Initialization for </w:delText>
          </w:r>
        </w:del>
      </w:ins>
      <w:ins w:id="19800" w:author="Rev 3 Allen Wirfs-Brock" w:date="2011-09-09T12:39:00Z">
        <w:del w:id="19801"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rsidR="00884D1C" w:rsidRPr="00E77497" w:rsidRDefault="00884D1C" w:rsidP="00884D1C">
      <w:pPr>
        <w:pStyle w:val="Heading3"/>
        <w:numPr>
          <w:ilvl w:val="0"/>
          <w:numId w:val="0"/>
        </w:numPr>
        <w:rPr>
          <w:ins w:id="19802" w:author="Rev 3 Allen Wirfs-Brock" w:date="2011-09-09T12:39:00Z"/>
        </w:rPr>
      </w:pPr>
      <w:bookmarkStart w:id="19803" w:name="_Toc339020400"/>
      <w:ins w:id="19804" w:author="Rev 3 Allen Wirfs-Brock" w:date="2011-09-09T12:39:00Z">
        <w:r w:rsidRPr="00E77497">
          <w:t>12.2.</w:t>
        </w:r>
        <w:del w:id="19805" w:author="Rev 6 Allen Wirfs-Brock" w:date="2012-02-25T16:20:00Z">
          <w:r w:rsidRPr="00E77497" w:rsidDel="002B4235">
            <w:delText>3</w:delText>
          </w:r>
        </w:del>
      </w:ins>
      <w:ins w:id="19806" w:author="Rev 6 Allen Wirfs-Brock" w:date="2012-02-25T16:20:00Z">
        <w:r w:rsidR="002B4235">
          <w:t>2</w:t>
        </w:r>
      </w:ins>
      <w:ins w:id="19807" w:author="Rev 3 Allen Wirfs-Brock" w:date="2011-09-09T12:39:00Z">
        <w:r w:rsidRPr="00E77497">
          <w:tab/>
          <w:t>Variable Statement</w:t>
        </w:r>
        <w:bookmarkEnd w:id="19803"/>
      </w:ins>
    </w:p>
    <w:p w:rsidR="00297CB6" w:rsidRPr="00E77497" w:rsidRDefault="00297CB6" w:rsidP="00297CB6">
      <w:pPr>
        <w:rPr>
          <w:ins w:id="19808" w:author="Rev 4 Allen Wirfs-Brock" w:date="2011-10-15T17:31:00Z"/>
          <w:sz w:val="18"/>
        </w:rPr>
      </w:pPr>
      <w:ins w:id="19809"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del w:id="19810" w:author="Rev 8 Allen Wirfs-Brock" w:date="2012-06-13T16:00:00Z">
          <w:r w:rsidRPr="00E77497" w:rsidDel="00B33FB4">
            <w:rPr>
              <w:sz w:val="18"/>
            </w:rPr>
            <w:delText>current</w:delText>
          </w:r>
        </w:del>
      </w:ins>
      <w:ins w:id="19811" w:author="Rev 8 Allen Wirfs-Brock" w:date="2012-06-13T16:00:00Z">
        <w:r w:rsidR="00B33FB4">
          <w:rPr>
            <w:sz w:val="18"/>
          </w:rPr>
          <w:t>running</w:t>
        </w:r>
      </w:ins>
      <w:ins w:id="19812" w:author="Rev 4 Allen Wirfs-Brock" w:date="2011-10-15T17:31:00Z">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rsidR="00884D1C" w:rsidRPr="00E77497" w:rsidRDefault="00884D1C" w:rsidP="00884D1C">
      <w:pPr>
        <w:pStyle w:val="Syntax"/>
        <w:rPr>
          <w:ins w:id="19813" w:author="Rev 3 Allen Wirfs-Brock" w:date="2011-09-09T12:39:00Z"/>
        </w:rPr>
      </w:pPr>
      <w:ins w:id="19814" w:author="Rev 3 Allen Wirfs-Brock" w:date="2011-09-09T12:39:00Z">
        <w:r w:rsidRPr="00E77497">
          <w:t>Syntax</w:t>
        </w:r>
      </w:ins>
    </w:p>
    <w:p w:rsidR="00884D1C" w:rsidRPr="00E77497" w:rsidRDefault="00884D1C" w:rsidP="00884D1C">
      <w:pPr>
        <w:pStyle w:val="SyntaxRule"/>
        <w:rPr>
          <w:ins w:id="19815" w:author="Rev 3 Allen Wirfs-Brock" w:date="2011-09-09T12:39:00Z"/>
        </w:rPr>
      </w:pPr>
      <w:ins w:id="19816" w:author="Rev 3 Allen Wirfs-Brock" w:date="2011-09-09T12:39:00Z">
        <w:r w:rsidRPr="00E77497">
          <w:t xml:space="preserve">VariableStatement </w:t>
        </w:r>
        <w:r w:rsidRPr="00E77497">
          <w:rPr>
            <w:rFonts w:ascii="Arial" w:hAnsi="Arial"/>
            <w:b/>
            <w:i w:val="0"/>
          </w:rPr>
          <w:t>:</w:t>
        </w:r>
      </w:ins>
    </w:p>
    <w:p w:rsidR="00884D1C" w:rsidRPr="00E77497" w:rsidRDefault="00884D1C" w:rsidP="00884D1C">
      <w:pPr>
        <w:pStyle w:val="SyntaxDefinition"/>
        <w:rPr>
          <w:ins w:id="19817" w:author="Rev 3 Allen Wirfs-Brock" w:date="2011-09-09T12:39:00Z"/>
        </w:rPr>
      </w:pPr>
      <w:ins w:id="19818"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rsidR="00884D1C" w:rsidRPr="00E77497" w:rsidRDefault="00884D1C" w:rsidP="00884D1C">
      <w:pPr>
        <w:pStyle w:val="SyntaxRule"/>
        <w:rPr>
          <w:ins w:id="19819" w:author="Rev 3 Allen Wirfs-Brock" w:date="2011-09-09T12:39:00Z"/>
        </w:rPr>
      </w:pPr>
      <w:ins w:id="19820" w:author="Rev 3 Allen Wirfs-Brock" w:date="2011-09-09T12:39:00Z">
        <w:r w:rsidRPr="00E77497">
          <w:t xml:space="preserve">VariableDeclarationList </w:t>
        </w:r>
        <w:r w:rsidRPr="00E77497">
          <w:rPr>
            <w:rFonts w:ascii="Arial" w:hAnsi="Arial"/>
            <w:b/>
            <w:i w:val="0"/>
          </w:rPr>
          <w:t>:</w:t>
        </w:r>
      </w:ins>
    </w:p>
    <w:p w:rsidR="00884D1C" w:rsidRPr="00E77497" w:rsidRDefault="00884D1C" w:rsidP="00884D1C">
      <w:pPr>
        <w:pStyle w:val="SyntaxDefinition"/>
        <w:rPr>
          <w:ins w:id="19821" w:author="Rev 3 Allen Wirfs-Brock" w:date="2011-09-09T12:39:00Z"/>
        </w:rPr>
      </w:pPr>
      <w:ins w:id="19822"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rsidR="00884D1C" w:rsidRPr="00E77497" w:rsidRDefault="00884D1C" w:rsidP="00884D1C">
      <w:pPr>
        <w:pStyle w:val="SyntaxRule"/>
        <w:rPr>
          <w:ins w:id="19823" w:author="Rev 3 Allen Wirfs-Brock" w:date="2011-09-09T12:39:00Z"/>
        </w:rPr>
      </w:pPr>
      <w:ins w:id="19824" w:author="Rev 3 Allen Wirfs-Brock" w:date="2011-09-09T12:39:00Z">
        <w:r w:rsidRPr="00E77497">
          <w:t xml:space="preserve">VariableDeclarationListNoIn </w:t>
        </w:r>
        <w:r w:rsidRPr="00E77497">
          <w:rPr>
            <w:rFonts w:ascii="Arial" w:hAnsi="Arial"/>
            <w:b/>
            <w:i w:val="0"/>
          </w:rPr>
          <w:t>:</w:t>
        </w:r>
      </w:ins>
    </w:p>
    <w:p w:rsidR="00884D1C" w:rsidRPr="00E77497" w:rsidRDefault="00884D1C" w:rsidP="00884D1C">
      <w:pPr>
        <w:pStyle w:val="SyntaxDefinition"/>
        <w:rPr>
          <w:ins w:id="19825" w:author="Rev 3 Allen Wirfs-Brock" w:date="2011-09-09T12:39:00Z"/>
        </w:rPr>
      </w:pPr>
      <w:ins w:id="19826"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rsidR="00884D1C" w:rsidRPr="00E77497" w:rsidRDefault="00884D1C" w:rsidP="00884D1C">
      <w:pPr>
        <w:pStyle w:val="SyntaxRule"/>
        <w:rPr>
          <w:ins w:id="19827" w:author="Rev 3 Allen Wirfs-Brock" w:date="2011-09-09T12:39:00Z"/>
        </w:rPr>
      </w:pPr>
      <w:ins w:id="19828" w:author="Rev 3 Allen Wirfs-Brock" w:date="2011-09-09T12:39:00Z">
        <w:r w:rsidRPr="00E77497">
          <w:t xml:space="preserve">VariableDeclaration </w:t>
        </w:r>
        <w:r w:rsidRPr="00E77497">
          <w:rPr>
            <w:rFonts w:ascii="Arial" w:hAnsi="Arial"/>
            <w:b/>
            <w:i w:val="0"/>
          </w:rPr>
          <w:t>:</w:t>
        </w:r>
      </w:ins>
    </w:p>
    <w:p w:rsidR="00884D1C" w:rsidRPr="00E77497" w:rsidRDefault="00884D1C" w:rsidP="00884D1C">
      <w:pPr>
        <w:pStyle w:val="SyntaxDefinition"/>
        <w:rPr>
          <w:ins w:id="19829" w:author="Rev 3 Allen Wirfs-Brock" w:date="2011-09-09T12:39:00Z"/>
        </w:rPr>
      </w:pPr>
      <w:ins w:id="19830"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rsidR="00884D1C" w:rsidRPr="00E77497" w:rsidRDefault="00884D1C" w:rsidP="00884D1C">
      <w:pPr>
        <w:pStyle w:val="SyntaxRule"/>
        <w:rPr>
          <w:ins w:id="19831" w:author="Rev 3 Allen Wirfs-Brock" w:date="2011-09-09T12:39:00Z"/>
        </w:rPr>
      </w:pPr>
      <w:ins w:id="19832" w:author="Rev 3 Allen Wirfs-Brock" w:date="2011-09-09T12:39:00Z">
        <w:r w:rsidRPr="00E77497">
          <w:t xml:space="preserve">VariableDeclarationNoIn </w:t>
        </w:r>
        <w:r w:rsidRPr="00E77497">
          <w:rPr>
            <w:rFonts w:ascii="Arial" w:hAnsi="Arial"/>
            <w:b/>
            <w:i w:val="0"/>
          </w:rPr>
          <w:t>:</w:t>
        </w:r>
      </w:ins>
    </w:p>
    <w:p w:rsidR="00884D1C" w:rsidRPr="00E77497" w:rsidDel="002B4191" w:rsidRDefault="00884D1C" w:rsidP="00884D1C">
      <w:pPr>
        <w:pStyle w:val="SyntaxDefinition"/>
        <w:rPr>
          <w:ins w:id="19833" w:author="Rev 3 Allen Wirfs-Brock" w:date="2011-09-09T12:39:00Z"/>
          <w:del w:id="19834" w:author="Rev 4 Allen Wirfs-Brock" w:date="2011-10-15T17:31:00Z"/>
        </w:rPr>
      </w:pPr>
      <w:ins w:id="19835"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rsidR="00884D1C" w:rsidRPr="00E77497" w:rsidRDefault="00884D1C" w:rsidP="00C7794D">
      <w:pPr>
        <w:pStyle w:val="SyntaxDefinition"/>
        <w:rPr>
          <w:ins w:id="19836" w:author="Rev 3 Allen Wirfs-Brock" w:date="2011-09-09T12:39:00Z"/>
        </w:rPr>
      </w:pPr>
    </w:p>
    <w:p w:rsidR="008D60F4" w:rsidRPr="00E77497" w:rsidRDefault="008D60F4" w:rsidP="008D60F4">
      <w:pPr>
        <w:rPr>
          <w:ins w:id="19837" w:author="Rev 4 Allen Wirfs-Brock" w:date="2011-10-15T17:46:00Z"/>
        </w:rPr>
      </w:pPr>
      <w:ins w:id="19838" w:author="Rev 4 Allen Wirfs-Brock" w:date="2011-10-15T17:46:00Z">
        <w:r w:rsidRPr="00E77497">
          <w:t>The</w:t>
        </w:r>
      </w:ins>
      <w:ins w:id="19839" w:author="Rev 4 Allen Wirfs-Brock" w:date="2011-10-15T17:47:00Z">
        <w:r w:rsidRPr="00E77497">
          <w:t xml:space="preserve"> semantics of the</w:t>
        </w:r>
      </w:ins>
      <w:ins w:id="19840"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9841" w:author="Rev 4 Allen Wirfs-Brock" w:date="2011-10-15T17:48:00Z">
        <w:r w:rsidRPr="00E77497">
          <w:t xml:space="preserve">used in </w:t>
        </w:r>
      </w:ins>
      <w:ins w:id="19842"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rsidR="00884D1C" w:rsidRPr="00E77497" w:rsidDel="00297CB6" w:rsidRDefault="00884D1C" w:rsidP="00884D1C">
      <w:pPr>
        <w:rPr>
          <w:ins w:id="19843" w:author="Rev 3 Allen Wirfs-Brock" w:date="2011-09-09T12:39:00Z"/>
          <w:del w:id="19844" w:author="Rev 4 Allen Wirfs-Brock" w:date="2011-10-15T17:31:00Z"/>
          <w:sz w:val="18"/>
        </w:rPr>
      </w:pPr>
      <w:ins w:id="19845" w:author="Rev 3 Allen Wirfs-Brock" w:date="2011-09-09T12:39:00Z">
        <w:del w:id="19846" w:author="Rev 4 Allen Wirfs-Brock" w:date="2011-10-15T17:31:00Z">
          <w:r w:rsidRPr="00E77497" w:rsidDel="00297CB6">
            <w:rPr>
              <w:sz w:val="18"/>
            </w:rPr>
            <w:lastRenderedPageBreak/>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rsidR="00884D1C" w:rsidRPr="00E77497" w:rsidDel="009728E8" w:rsidRDefault="00884D1C" w:rsidP="00884D1C">
      <w:pPr>
        <w:pStyle w:val="Syntax"/>
        <w:rPr>
          <w:ins w:id="19847" w:author="Rev 3 Allen Wirfs-Brock" w:date="2011-09-09T12:39:00Z"/>
          <w:del w:id="19848" w:author="Rev 4 Allen Wirfs-Brock" w:date="2011-10-15T17:32:00Z"/>
        </w:rPr>
      </w:pPr>
      <w:ins w:id="19849" w:author="Rev 3 Allen Wirfs-Brock" w:date="2011-09-09T12:39:00Z">
        <w:del w:id="19850" w:author="Rev 4 Allen Wirfs-Brock" w:date="2011-10-15T17:32:00Z">
          <w:r w:rsidRPr="00E77497" w:rsidDel="009728E8">
            <w:delText>Semantics</w:delText>
          </w:r>
        </w:del>
      </w:ins>
    </w:p>
    <w:p w:rsidR="009728E8" w:rsidRPr="00E77497" w:rsidRDefault="009728E8" w:rsidP="009728E8">
      <w:pPr>
        <w:pStyle w:val="Heading4"/>
        <w:numPr>
          <w:ilvl w:val="0"/>
          <w:numId w:val="0"/>
        </w:numPr>
        <w:rPr>
          <w:ins w:id="19851" w:author="Rev 4 Allen Wirfs-Brock" w:date="2011-10-15T17:32:00Z"/>
        </w:rPr>
      </w:pPr>
      <w:ins w:id="19852" w:author="Rev 4 Allen Wirfs-Brock" w:date="2011-10-15T17:32:00Z">
        <w:r w:rsidRPr="00E77497">
          <w:t>Static Semantics</w:t>
        </w:r>
      </w:ins>
    </w:p>
    <w:p w:rsidR="009728E8" w:rsidRPr="00E77497" w:rsidDel="00F144A1" w:rsidRDefault="00C9049C" w:rsidP="009728E8">
      <w:pPr>
        <w:rPr>
          <w:ins w:id="19853" w:author="Rev 4 Allen Wirfs-Brock" w:date="2011-10-15T17:32:00Z"/>
          <w:del w:id="19854" w:author="Rev 6 Allen Wirfs-Brock" w:date="2012-01-26T15:05:00Z"/>
          <w:rFonts w:ascii="Helvetica" w:hAnsi="Helvetica"/>
          <w:b/>
        </w:rPr>
      </w:pPr>
      <w:ins w:id="19855" w:author="Rev 4 Allen Wirfs-Brock" w:date="2011-10-20T10:20:00Z">
        <w:del w:id="19856" w:author="Rev 6 Allen Wirfs-Brock" w:date="2012-01-26T15:05:00Z">
          <w:r w:rsidRPr="00E77497" w:rsidDel="00F144A1">
            <w:rPr>
              <w:rFonts w:ascii="Helvetica" w:hAnsi="Helvetica"/>
              <w:b/>
            </w:rPr>
            <w:delText xml:space="preserve">Static Semantics:  </w:delText>
          </w:r>
        </w:del>
      </w:ins>
      <w:ins w:id="19857" w:author="Rev 4 Allen Wirfs-Brock" w:date="2011-10-15T17:32:00Z">
        <w:del w:id="19858" w:author="Rev 6 Allen Wirfs-Brock" w:date="2012-01-26T15:05:00Z">
          <w:r w:rsidR="009728E8" w:rsidRPr="00E77497" w:rsidDel="00F144A1">
            <w:rPr>
              <w:rFonts w:ascii="Helvetica" w:hAnsi="Helvetica"/>
              <w:b/>
            </w:rPr>
            <w:delText>Early Errors</w:delText>
          </w:r>
        </w:del>
      </w:ins>
    </w:p>
    <w:p w:rsidR="00BF2819" w:rsidRPr="00E77497" w:rsidDel="00F144A1" w:rsidRDefault="00BF2819" w:rsidP="00BF2819">
      <w:pPr>
        <w:rPr>
          <w:ins w:id="19859" w:author="Rev 4 Allen Wirfs-Brock" w:date="2011-10-15T17:45:00Z"/>
          <w:del w:id="19860" w:author="Rev 6 Allen Wirfs-Brock" w:date="2012-01-26T15:05:00Z"/>
        </w:rPr>
      </w:pPr>
      <w:ins w:id="19861" w:author="Rev 4 Allen Wirfs-Brock" w:date="2011-10-15T17:45:00Z">
        <w:del w:id="19862"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rsidR="00BF2819" w:rsidRPr="00E77497" w:rsidDel="00F144A1" w:rsidRDefault="00BF2819" w:rsidP="00FA3203">
      <w:pPr>
        <w:numPr>
          <w:ilvl w:val="0"/>
          <w:numId w:val="403"/>
        </w:numPr>
        <w:rPr>
          <w:ins w:id="19863" w:author="Rev 4 Allen Wirfs-Brock" w:date="2011-10-15T17:45:00Z"/>
          <w:del w:id="19864" w:author="Rev 6 Allen Wirfs-Brock" w:date="2012-01-26T15:05:00Z"/>
        </w:rPr>
      </w:pPr>
      <w:ins w:id="19865" w:author="Rev 4 Allen Wirfs-Brock" w:date="2011-10-15T17:45:00Z">
        <w:del w:id="19866" w:author="Rev 6 Allen Wirfs-Brock" w:date="2012-01-26T15:05:00Z">
          <w:r w:rsidRPr="00E77497" w:rsidDel="00F144A1">
            <w:delText>It is a Syntax Error if the source code matching this production is not contained in extended code.</w:delText>
          </w:r>
        </w:del>
      </w:ins>
    </w:p>
    <w:p w:rsidR="00E721B9" w:rsidRPr="00E77497" w:rsidRDefault="00E721B9" w:rsidP="00E721B9">
      <w:pPr>
        <w:rPr>
          <w:ins w:id="19867" w:author="Rev 4 Allen Wirfs-Brock" w:date="2011-10-15T17:40:00Z"/>
          <w:rFonts w:ascii="Helvetica" w:hAnsi="Helvetica"/>
          <w:b/>
        </w:rPr>
      </w:pPr>
      <w:ins w:id="19868"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rsidR="00884D1C" w:rsidRPr="00E77497" w:rsidDel="00211A14" w:rsidRDefault="00884D1C" w:rsidP="00884D1C">
      <w:pPr>
        <w:rPr>
          <w:ins w:id="19869" w:author="Rev 3 Allen Wirfs-Brock" w:date="2011-09-09T12:39:00Z"/>
          <w:del w:id="19870" w:author="Rev 8 Allen Wirfs-Brock" w:date="2012-06-01T08:52:00Z"/>
        </w:rPr>
      </w:pPr>
      <w:ins w:id="19871" w:author="Rev 3 Allen Wirfs-Brock" w:date="2011-09-09T12:39:00Z">
        <w:del w:id="19872" w:author="Rev 8 Allen Wirfs-Brock" w:date="2012-06-01T08:52:00Z">
          <w:r w:rsidRPr="00E77497" w:rsidDel="00211A14">
            <w:delText xml:space="preserve">The </w:delText>
          </w:r>
          <w:r w:rsidRPr="00E77497" w:rsidDel="00211A14">
            <w:rPr>
              <w:rFonts w:ascii="Times New Roman" w:eastAsia="Times New Roman" w:hAnsi="Times New Roman"/>
              <w:spacing w:val="6"/>
              <w:lang w:eastAsia="en-US"/>
            </w:rPr>
            <w:delText xml:space="preserve">BoundNames </w:delText>
          </w:r>
          <w:r w:rsidRPr="00E77497" w:rsidDel="00211A14">
            <w:delText xml:space="preserve">of the production  </w:delText>
          </w:r>
          <w:r w:rsidRPr="00E77497" w:rsidDel="00211A14">
            <w:rPr>
              <w:rFonts w:ascii="Times New Roman" w:hAnsi="Times New Roman"/>
              <w:i/>
            </w:rPr>
            <w:delText xml:space="preserve">VariableStatement </w:delText>
          </w:r>
          <w:r w:rsidRPr="00E77497" w:rsidDel="00211A14">
            <w:rPr>
              <w:b/>
            </w:rPr>
            <w:delText>:</w:delText>
          </w:r>
          <w:r w:rsidRPr="00E77497" w:rsidDel="00211A14">
            <w:rPr>
              <w:rFonts w:ascii="Times New Roman" w:hAnsi="Times New Roman"/>
              <w:i/>
            </w:rPr>
            <w:delText xml:space="preserve"> </w:delText>
          </w:r>
          <w:r w:rsidRPr="00E77497" w:rsidDel="00211A14">
            <w:rPr>
              <w:rFonts w:ascii="Courier New" w:hAnsi="Courier New"/>
              <w:b/>
            </w:rPr>
            <w:delText>var</w:delText>
          </w:r>
          <w:r w:rsidRPr="00E77497" w:rsidDel="00211A14">
            <w:rPr>
              <w:rFonts w:ascii="Times New Roman" w:hAnsi="Times New Roman"/>
              <w:i/>
            </w:rPr>
            <w:delText xml:space="preserve"> VariableDeclarationList </w:delText>
          </w:r>
          <w:r w:rsidRPr="00E77497" w:rsidDel="00211A14">
            <w:rPr>
              <w:rFonts w:ascii="Courier New" w:hAnsi="Courier New"/>
              <w:b/>
            </w:rPr>
            <w:delText>;</w:delText>
          </w:r>
          <w:r w:rsidRPr="00E77497" w:rsidDel="00211A14">
            <w:delText xml:space="preserve"> is determined as follows:</w:delText>
          </w:r>
        </w:del>
      </w:ins>
    </w:p>
    <w:p w:rsidR="00884D1C" w:rsidRPr="00E77497" w:rsidDel="00211A14" w:rsidRDefault="00884D1C" w:rsidP="00FA3203">
      <w:pPr>
        <w:pStyle w:val="Alg4"/>
        <w:numPr>
          <w:ilvl w:val="0"/>
          <w:numId w:val="510"/>
        </w:numPr>
        <w:spacing w:after="220"/>
        <w:contextualSpacing/>
        <w:rPr>
          <w:ins w:id="19873" w:author="Rev 3 Allen Wirfs-Brock" w:date="2011-09-09T12:39:00Z"/>
          <w:del w:id="19874" w:author="Rev 8 Allen Wirfs-Brock" w:date="2012-06-01T08:52:00Z"/>
        </w:rPr>
      </w:pPr>
      <w:ins w:id="19875" w:author="Rev 3 Allen Wirfs-Brock" w:date="2011-09-09T12:39:00Z">
        <w:del w:id="19876" w:author="Rev 8 Allen Wirfs-Brock" w:date="2012-06-01T08:52:00Z">
          <w:r w:rsidRPr="00E77497" w:rsidDel="00211A14">
            <w:delText xml:space="preserve">Return BoundNames of </w:delText>
          </w:r>
          <w:r w:rsidRPr="00E77497" w:rsidDel="00211A14">
            <w:rPr>
              <w:i/>
            </w:rPr>
            <w:delText>VariableDeclarationList</w:delText>
          </w:r>
          <w:r w:rsidRPr="00E77497" w:rsidDel="00211A14">
            <w:delText>.</w:delText>
          </w:r>
        </w:del>
      </w:ins>
    </w:p>
    <w:p w:rsidR="00943821" w:rsidRPr="00E77497" w:rsidDel="00211A14" w:rsidRDefault="00943821" w:rsidP="00943821">
      <w:pPr>
        <w:rPr>
          <w:ins w:id="19877" w:author="Rev 4 Allen Wirfs-Brock" w:date="2011-10-15T17:41:00Z"/>
          <w:del w:id="19878" w:author="Rev 8 Allen Wirfs-Brock" w:date="2012-06-01T08:52:00Z"/>
        </w:rPr>
      </w:pPr>
      <w:ins w:id="19879" w:author="Rev 4 Allen Wirfs-Brock" w:date="2011-10-15T17:41:00Z">
        <w:del w:id="19880" w:author="Rev 8 Allen Wirfs-Brock" w:date="2012-06-01T08:52:00Z">
          <w:r w:rsidRPr="00E77497" w:rsidDel="00211A14">
            <w:rPr>
              <w:rStyle w:val="bnf"/>
            </w:rPr>
            <w:delText>VariableDeclarationList</w:delText>
          </w:r>
          <w:r w:rsidRPr="00E77497" w:rsidDel="00211A14">
            <w:delText xml:space="preserve"> </w:delText>
          </w:r>
          <w:r w:rsidRPr="00E77497" w:rsidDel="00211A14">
            <w:rPr>
              <w:b/>
            </w:rPr>
            <w:delText>:</w:delText>
          </w:r>
          <w:r w:rsidRPr="00E77497" w:rsidDel="00211A14">
            <w:rPr>
              <w:rStyle w:val="bnf"/>
            </w:rPr>
            <w:delText>VariableDeclaration</w:delText>
          </w:r>
          <w:r w:rsidRPr="00E77497" w:rsidDel="00211A14">
            <w:delText xml:space="preserve"> </w:delText>
          </w:r>
        </w:del>
      </w:ins>
    </w:p>
    <w:p w:rsidR="00943821" w:rsidRPr="00E77497" w:rsidDel="00211A14" w:rsidRDefault="00943821" w:rsidP="00FA3203">
      <w:pPr>
        <w:pStyle w:val="Alg4"/>
        <w:numPr>
          <w:ilvl w:val="0"/>
          <w:numId w:val="511"/>
        </w:numPr>
        <w:spacing w:after="220"/>
        <w:contextualSpacing/>
        <w:rPr>
          <w:ins w:id="19881" w:author="Rev 4 Allen Wirfs-Brock" w:date="2011-10-15T17:41:00Z"/>
          <w:del w:id="19882" w:author="Rev 8 Allen Wirfs-Brock" w:date="2012-06-01T08:52:00Z"/>
        </w:rPr>
      </w:pPr>
      <w:ins w:id="19883" w:author="Rev 4 Allen Wirfs-Brock" w:date="2011-10-15T17:41:00Z">
        <w:del w:id="19884" w:author="Rev 8 Allen Wirfs-Brock" w:date="2012-06-01T08:52:00Z">
          <w:r w:rsidRPr="00E77497" w:rsidDel="00211A14">
            <w:delText xml:space="preserve">Return BoundNames of </w:delText>
          </w:r>
          <w:r w:rsidRPr="00E77497" w:rsidDel="00211A14">
            <w:rPr>
              <w:i/>
            </w:rPr>
            <w:delText>VariableDeclaration</w:delText>
          </w:r>
          <w:r w:rsidRPr="00E77497" w:rsidDel="00211A14">
            <w:delText>.</w:delText>
          </w:r>
        </w:del>
      </w:ins>
    </w:p>
    <w:p w:rsidR="00FF4BEE" w:rsidRPr="00E77497" w:rsidRDefault="00FF4BEE" w:rsidP="00FF4BEE">
      <w:pPr>
        <w:rPr>
          <w:ins w:id="19885" w:author="Rev 4 Allen Wirfs-Brock" w:date="2011-10-15T17:42:00Z"/>
        </w:rPr>
      </w:pPr>
      <w:ins w:id="19886"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rsidR="00FF4BEE" w:rsidRPr="00E77497" w:rsidRDefault="00FF4BEE" w:rsidP="00FA3203">
      <w:pPr>
        <w:pStyle w:val="Alg4"/>
        <w:numPr>
          <w:ilvl w:val="0"/>
          <w:numId w:val="495"/>
        </w:numPr>
        <w:spacing w:after="220"/>
        <w:contextualSpacing/>
        <w:rPr>
          <w:ins w:id="19887" w:author="Rev 4 Allen Wirfs-Brock" w:date="2011-10-15T17:42:00Z"/>
        </w:rPr>
      </w:pPr>
      <w:ins w:id="19888"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rsidR="00FF4BEE" w:rsidRPr="00E77497" w:rsidRDefault="00FF4BEE" w:rsidP="00FA3203">
      <w:pPr>
        <w:pStyle w:val="Alg4"/>
        <w:numPr>
          <w:ilvl w:val="0"/>
          <w:numId w:val="495"/>
        </w:numPr>
        <w:spacing w:after="220"/>
        <w:contextualSpacing/>
        <w:rPr>
          <w:ins w:id="19889" w:author="Rev 4 Allen Wirfs-Brock" w:date="2011-10-15T17:42:00Z"/>
          <w:rStyle w:val="bnf"/>
          <w:i w:val="0"/>
        </w:rPr>
      </w:pPr>
      <w:ins w:id="19890"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rsidR="00FF4BEE" w:rsidRPr="00E77497" w:rsidRDefault="00FF4BEE" w:rsidP="00FA3203">
      <w:pPr>
        <w:pStyle w:val="Alg4"/>
        <w:numPr>
          <w:ilvl w:val="0"/>
          <w:numId w:val="495"/>
        </w:numPr>
        <w:spacing w:after="220"/>
        <w:contextualSpacing/>
        <w:rPr>
          <w:ins w:id="19891" w:author="Rev 4 Allen Wirfs-Brock" w:date="2011-10-15T17:42:00Z"/>
        </w:rPr>
      </w:pPr>
      <w:ins w:id="19892" w:author="Rev 4 Allen Wirfs-Brock" w:date="2011-10-15T17:42:00Z">
        <w:r w:rsidRPr="00E77497">
          <w:t xml:space="preserve">Return </w:t>
        </w:r>
        <w:r w:rsidRPr="00E77497">
          <w:rPr>
            <w:rStyle w:val="bnf"/>
          </w:rPr>
          <w:t>names</w:t>
        </w:r>
        <w:r w:rsidRPr="00E77497">
          <w:t>.</w:t>
        </w:r>
      </w:ins>
    </w:p>
    <w:p w:rsidR="005A4AE3" w:rsidRPr="00E77497" w:rsidRDefault="005A4AE3" w:rsidP="005A4AE3">
      <w:pPr>
        <w:rPr>
          <w:ins w:id="19893" w:author="Rev 4 Allen Wirfs-Brock" w:date="2011-10-15T17:43:00Z"/>
        </w:rPr>
      </w:pPr>
      <w:ins w:id="19894"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rsidR="005A4AE3" w:rsidRPr="00E77497" w:rsidRDefault="005A4AE3" w:rsidP="00FA3203">
      <w:pPr>
        <w:pStyle w:val="Alg4"/>
        <w:numPr>
          <w:ilvl w:val="0"/>
          <w:numId w:val="512"/>
        </w:numPr>
        <w:spacing w:after="220"/>
        <w:contextualSpacing/>
        <w:rPr>
          <w:ins w:id="19895" w:author="Rev 4 Allen Wirfs-Brock" w:date="2011-10-15T17:43:00Z"/>
        </w:rPr>
      </w:pPr>
      <w:ins w:id="19896" w:author="Rev 4 Allen Wirfs-Brock" w:date="2011-10-15T17:43:00Z">
        <w:r w:rsidRPr="00E77497">
          <w:t xml:space="preserve">Return the BoundNames of </w:t>
        </w:r>
        <w:r w:rsidRPr="00E77497">
          <w:rPr>
            <w:i/>
          </w:rPr>
          <w:t>BindingIdentifier</w:t>
        </w:r>
        <w:r w:rsidRPr="00E77497">
          <w:t>.</w:t>
        </w:r>
      </w:ins>
    </w:p>
    <w:p w:rsidR="00D128F0" w:rsidRPr="00E77497" w:rsidRDefault="00D128F0" w:rsidP="00D128F0">
      <w:pPr>
        <w:rPr>
          <w:ins w:id="19897" w:author="Rev 4 Allen Wirfs-Brock" w:date="2011-10-15T17:44:00Z"/>
        </w:rPr>
      </w:pPr>
      <w:ins w:id="19898"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rsidR="00D128F0" w:rsidRPr="00E77497" w:rsidRDefault="00D128F0" w:rsidP="00FA3203">
      <w:pPr>
        <w:pStyle w:val="Alg4"/>
        <w:numPr>
          <w:ilvl w:val="0"/>
          <w:numId w:val="513"/>
        </w:numPr>
        <w:spacing w:after="220"/>
        <w:contextualSpacing/>
        <w:rPr>
          <w:ins w:id="19899" w:author="Rev 4 Allen Wirfs-Brock" w:date="2011-10-15T17:44:00Z"/>
        </w:rPr>
      </w:pPr>
      <w:ins w:id="19900" w:author="Rev 4 Allen Wirfs-Brock" w:date="2011-10-15T17:44:00Z">
        <w:r w:rsidRPr="00E77497">
          <w:t xml:space="preserve">Return the BoundNames of </w:t>
        </w:r>
        <w:r w:rsidRPr="00E77497">
          <w:rPr>
            <w:i/>
          </w:rPr>
          <w:t>BindingPattern</w:t>
        </w:r>
        <w:r w:rsidRPr="00E77497">
          <w:t>.</w:t>
        </w:r>
      </w:ins>
    </w:p>
    <w:p w:rsidR="00E00CAD" w:rsidRPr="00E77497" w:rsidRDefault="00E00CAD" w:rsidP="00E00CAD">
      <w:pPr>
        <w:pStyle w:val="Heading4"/>
        <w:numPr>
          <w:ilvl w:val="0"/>
          <w:numId w:val="0"/>
        </w:numPr>
        <w:rPr>
          <w:ins w:id="19901" w:author="Rev 4 Allen Wirfs-Brock" w:date="2011-10-15T17:41:00Z"/>
        </w:rPr>
      </w:pPr>
      <w:ins w:id="19902" w:author="Rev 4 Allen Wirfs-Brock" w:date="2011-10-15T17:41:00Z">
        <w:r w:rsidRPr="00E77497">
          <w:t>Runtime Semantics</w:t>
        </w:r>
      </w:ins>
    </w:p>
    <w:p w:rsidR="00F84DC3" w:rsidRDefault="00F84DC3" w:rsidP="00F84DC3">
      <w:pPr>
        <w:keepNext/>
        <w:rPr>
          <w:ins w:id="19903" w:author="Rev 6 Allen Wirfs-Brock" w:date="2012-01-31T14:11:00Z"/>
          <w:rFonts w:ascii="Helvetica" w:hAnsi="Helvetica"/>
          <w:b/>
          <w:spacing w:val="6"/>
        </w:rPr>
      </w:pPr>
      <w:ins w:id="19904"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9905" w:author="Rev 6 Allen Wirfs-Brock" w:date="2012-02-27T15:45:00Z">
        <w:r w:rsidR="00A113E2">
          <w:rPr>
            <w:rFonts w:ascii="Helvetica" w:hAnsi="Helvetica"/>
            <w:b/>
            <w:spacing w:val="6"/>
          </w:rPr>
          <w:t>Initialisation</w:t>
        </w:r>
      </w:ins>
    </w:p>
    <w:p w:rsidR="00F84DC3" w:rsidRPr="00FA3203" w:rsidRDefault="00F84DC3" w:rsidP="00F84DC3">
      <w:pPr>
        <w:ind w:left="360"/>
        <w:rPr>
          <w:ins w:id="19906" w:author="Rev 6 Allen Wirfs-Brock" w:date="2012-01-31T14:11:00Z"/>
        </w:rPr>
      </w:pPr>
      <w:ins w:id="19907"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9908" w:author="Rev 6 Allen Wirfs-Brock" w:date="2012-02-27T16:31:00Z">
        <w:r w:rsidR="00767E5E">
          <w:rPr>
            <w:rFonts w:ascii="Times New Roman" w:hAnsi="Times New Roman"/>
            <w:i/>
          </w:rPr>
          <w:t>environment</w:t>
        </w:r>
      </w:ins>
      <w:ins w:id="19909" w:author="Rev 6 Allen Wirfs-Brock" w:date="2012-01-31T14:11:00Z">
        <w:r>
          <w:t>.</w:t>
        </w:r>
      </w:ins>
    </w:p>
    <w:p w:rsidR="00F84DC3" w:rsidRPr="008E00F6" w:rsidRDefault="00F84DC3" w:rsidP="00F84DC3">
      <w:pPr>
        <w:rPr>
          <w:ins w:id="19910" w:author="Rev 6 Allen Wirfs-Brock" w:date="2012-01-31T14:11:00Z"/>
          <w:sz w:val="18"/>
        </w:rPr>
      </w:pPr>
      <w:ins w:id="19911"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9912" w:author="Rev 6 Allen Wirfs-Brock" w:date="2012-02-27T15:48:00Z">
        <w:r w:rsidR="00A113E2">
          <w:rPr>
            <w:sz w:val="18"/>
          </w:rPr>
          <w:t>initialisation</w:t>
        </w:r>
      </w:ins>
      <w:ins w:id="19913" w:author="Rev 6 Allen Wirfs-Brock" w:date="2012-01-31T14:11:00Z">
        <w:r w:rsidRPr="008E00F6">
          <w:rPr>
            <w:sz w:val="18"/>
          </w:rPr>
          <w:t xml:space="preserve"> value.  This is the </w:t>
        </w:r>
        <w:del w:id="19914"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rsidR="004708DF" w:rsidRPr="00E77497" w:rsidRDefault="004708DF" w:rsidP="004708DF">
      <w:pPr>
        <w:rPr>
          <w:ins w:id="19915" w:author="Rev 6 Allen Wirfs-Brock" w:date="2012-01-31T14:21:00Z"/>
        </w:rPr>
      </w:pPr>
      <w:ins w:id="19916"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rsidR="004708DF" w:rsidRPr="00E77497" w:rsidRDefault="00481DAC" w:rsidP="004708DF">
      <w:pPr>
        <w:pStyle w:val="Alg2"/>
        <w:numPr>
          <w:ilvl w:val="0"/>
          <w:numId w:val="112"/>
        </w:numPr>
        <w:spacing w:after="220"/>
        <w:rPr>
          <w:ins w:id="19917" w:author="Rev 6 Allen Wirfs-Brock" w:date="2012-01-31T14:21:00Z"/>
        </w:rPr>
      </w:pPr>
      <w:ins w:id="19918" w:author="Rev 6 Allen Wirfs-Brock" w:date="2012-02-18T10:58:00Z">
        <w:r>
          <w:t>Return the result of p</w:t>
        </w:r>
        <w:r w:rsidRPr="004418C4">
          <w:t>erform</w:t>
        </w:r>
        <w:r>
          <w:t>ing</w:t>
        </w:r>
        <w:r w:rsidRPr="004418C4">
          <w:t xml:space="preserve"> </w:t>
        </w:r>
      </w:ins>
      <w:ins w:id="19919" w:author="Rev 6 Allen Wirfs-Brock" w:date="2012-01-31T14:22:00Z">
        <w:r w:rsidR="004708DF" w:rsidRPr="00E77497">
          <w:t xml:space="preserve">Binding </w:t>
        </w:r>
      </w:ins>
      <w:ins w:id="19920" w:author="Rev 6 Allen Wirfs-Brock" w:date="2012-02-27T15:45:00Z">
        <w:r w:rsidR="00A113E2">
          <w:t>Initialisation</w:t>
        </w:r>
      </w:ins>
      <w:ins w:id="19921"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rsidR="004708DF" w:rsidRPr="00E77497" w:rsidRDefault="004708DF" w:rsidP="004708DF">
      <w:pPr>
        <w:rPr>
          <w:ins w:id="19922" w:author="Rev 6 Allen Wirfs-Brock" w:date="2012-01-31T14:21:00Z"/>
        </w:rPr>
      </w:pPr>
      <w:ins w:id="19923"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rsidR="004708DF" w:rsidRPr="00E77497" w:rsidRDefault="00481DAC" w:rsidP="004708DF">
      <w:pPr>
        <w:pStyle w:val="Alg2"/>
        <w:numPr>
          <w:ilvl w:val="0"/>
          <w:numId w:val="496"/>
        </w:numPr>
        <w:spacing w:after="220"/>
        <w:rPr>
          <w:ins w:id="19924" w:author="Rev 6 Allen Wirfs-Brock" w:date="2012-01-31T14:21:00Z"/>
        </w:rPr>
      </w:pPr>
      <w:ins w:id="19925" w:author="Rev 6 Allen Wirfs-Brock" w:date="2012-02-18T10:58:00Z">
        <w:r>
          <w:t>Return the result of p</w:t>
        </w:r>
        <w:r w:rsidRPr="004418C4">
          <w:t>erform</w:t>
        </w:r>
        <w:r>
          <w:t>ing</w:t>
        </w:r>
        <w:r w:rsidRPr="004418C4">
          <w:t xml:space="preserve"> </w:t>
        </w:r>
      </w:ins>
      <w:ins w:id="19926" w:author="Rev 6 Allen Wirfs-Brock" w:date="2012-01-31T14:21:00Z">
        <w:r w:rsidR="004708DF" w:rsidRPr="00E77497">
          <w:t xml:space="preserve">Binding </w:t>
        </w:r>
      </w:ins>
      <w:ins w:id="19927" w:author="Rev 6 Allen Wirfs-Brock" w:date="2012-02-27T15:45:00Z">
        <w:r w:rsidR="00A113E2">
          <w:t>Initialisation</w:t>
        </w:r>
      </w:ins>
      <w:ins w:id="19928"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rsidR="004708DF" w:rsidRPr="00E77497" w:rsidRDefault="004708DF" w:rsidP="004708DF">
      <w:pPr>
        <w:rPr>
          <w:ins w:id="19929" w:author="Rev 6 Allen Wirfs-Brock" w:date="2012-01-31T14:21:00Z"/>
        </w:rPr>
      </w:pPr>
      <w:ins w:id="19930"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rsidR="004708DF" w:rsidRPr="00E77497" w:rsidRDefault="00481DAC" w:rsidP="004708DF">
      <w:pPr>
        <w:pStyle w:val="Alg2"/>
        <w:numPr>
          <w:ilvl w:val="0"/>
          <w:numId w:val="497"/>
        </w:numPr>
        <w:spacing w:after="220"/>
        <w:rPr>
          <w:ins w:id="19931" w:author="Rev 6 Allen Wirfs-Brock" w:date="2012-01-31T14:21:00Z"/>
        </w:rPr>
      </w:pPr>
      <w:ins w:id="19932" w:author="Rev 6 Allen Wirfs-Brock" w:date="2012-02-18T10:58:00Z">
        <w:r>
          <w:t>Return the result of p</w:t>
        </w:r>
        <w:r w:rsidRPr="004418C4">
          <w:t>erform</w:t>
        </w:r>
        <w:r>
          <w:t>ing</w:t>
        </w:r>
        <w:r w:rsidRPr="004418C4">
          <w:t xml:space="preserve"> </w:t>
        </w:r>
      </w:ins>
      <w:ins w:id="19933" w:author="Rev 6 Allen Wirfs-Brock" w:date="2012-01-31T14:21:00Z">
        <w:r w:rsidR="004708DF" w:rsidRPr="00E77497">
          <w:t xml:space="preserve">Binding </w:t>
        </w:r>
      </w:ins>
      <w:ins w:id="19934" w:author="Rev 6 Allen Wirfs-Brock" w:date="2012-02-27T15:45:00Z">
        <w:r w:rsidR="00A113E2">
          <w:t>Initialisation</w:t>
        </w:r>
      </w:ins>
      <w:ins w:id="19935" w:author="Rev 6 Allen Wirfs-Brock" w:date="2012-01-31T14:21:00Z">
        <w:r w:rsidR="004708DF" w:rsidRPr="00E77497">
          <w:t xml:space="preserve"> for </w:t>
        </w:r>
        <w:r w:rsidR="004708DF" w:rsidRPr="00E77497">
          <w:rPr>
            <w:i/>
          </w:rPr>
          <w:t>BindingPattern</w:t>
        </w:r>
        <w:r w:rsidR="004708DF" w:rsidRPr="00E77497">
          <w:t xml:space="preserve"> </w:t>
        </w:r>
      </w:ins>
      <w:ins w:id="19936" w:author="Rev 6 Allen Wirfs-Brock" w:date="2012-01-31T14:24:00Z">
        <w:r w:rsidR="004708DF" w:rsidRPr="00E77497">
          <w:t>passing</w:t>
        </w:r>
        <w:r w:rsidR="004708DF" w:rsidRPr="00E77497">
          <w:rPr>
            <w:i/>
          </w:rPr>
          <w:t xml:space="preserve"> </w:t>
        </w:r>
      </w:ins>
      <w:ins w:id="19937" w:author="Rev 6 Allen Wirfs-Brock" w:date="2012-01-31T14:23:00Z">
        <w:r w:rsidR="004708DF" w:rsidRPr="00E77497">
          <w:rPr>
            <w:i/>
          </w:rPr>
          <w:t>value</w:t>
        </w:r>
        <w:r w:rsidR="004708DF" w:rsidRPr="00E77497">
          <w:t xml:space="preserve"> </w:t>
        </w:r>
      </w:ins>
      <w:ins w:id="19938" w:author="Rev 6 Allen Wirfs-Brock" w:date="2012-01-31T14:21:00Z">
        <w:r w:rsidR="004708DF" w:rsidRPr="00E77497">
          <w:t xml:space="preserve">and </w:t>
        </w:r>
        <w:r w:rsidR="004708DF" w:rsidRPr="00E77497">
          <w:rPr>
            <w:b/>
          </w:rPr>
          <w:t>undefined</w:t>
        </w:r>
        <w:r w:rsidR="004708DF" w:rsidRPr="00E77497">
          <w:t xml:space="preserve"> as the </w:t>
        </w:r>
      </w:ins>
      <w:ins w:id="19939" w:author="Rev 6 Allen Wirfs-Brock" w:date="2012-01-31T14:24:00Z">
        <w:r w:rsidR="004708DF" w:rsidRPr="00E77497">
          <w:t>arguments</w:t>
        </w:r>
      </w:ins>
      <w:ins w:id="19940" w:author="Rev 6 Allen Wirfs-Brock" w:date="2012-01-31T14:21:00Z">
        <w:r w:rsidR="004708DF" w:rsidRPr="00E77497">
          <w:t>.</w:t>
        </w:r>
      </w:ins>
    </w:p>
    <w:p w:rsidR="00E00CAD" w:rsidRPr="00E77497" w:rsidRDefault="00E00CAD" w:rsidP="00E00CAD">
      <w:pPr>
        <w:keepNext/>
        <w:rPr>
          <w:ins w:id="19941" w:author="Rev 4 Allen Wirfs-Brock" w:date="2011-10-15T17:41:00Z"/>
          <w:rFonts w:ascii="Helvetica" w:hAnsi="Helvetica"/>
          <w:b/>
        </w:rPr>
      </w:pPr>
      <w:ins w:id="19942"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rsidR="00884D1C" w:rsidRPr="00E77497" w:rsidRDefault="00884D1C" w:rsidP="00884D1C">
      <w:pPr>
        <w:rPr>
          <w:ins w:id="19943" w:author="Rev 3 Allen Wirfs-Brock" w:date="2011-09-09T12:39:00Z"/>
        </w:rPr>
      </w:pPr>
      <w:ins w:id="19944" w:author="Rev 3 Allen Wirfs-Brock" w:date="2011-09-09T12:39:00Z">
        <w:del w:id="19945"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9946" w:author="Rev 4 Allen Wirfs-Brock" w:date="2011-10-15T17:41:00Z">
          <w:r w:rsidRPr="00E77497" w:rsidDel="00E00CAD">
            <w:delText>is evaluated as follows:</w:delText>
          </w:r>
        </w:del>
      </w:ins>
    </w:p>
    <w:p w:rsidR="00884D1C" w:rsidRPr="00E77497" w:rsidRDefault="000348AE" w:rsidP="00FA3203">
      <w:pPr>
        <w:pStyle w:val="Alg2"/>
        <w:numPr>
          <w:ilvl w:val="0"/>
          <w:numId w:val="447"/>
        </w:numPr>
        <w:rPr>
          <w:ins w:id="19947" w:author="Rev 3 Allen Wirfs-Brock" w:date="2011-09-09T12:39:00Z"/>
        </w:rPr>
      </w:pPr>
      <w:ins w:id="19948" w:author="Rev 6 Allen Wirfs-Brock" w:date="2012-02-18T11:12:00Z">
        <w:r w:rsidRPr="00E77497">
          <w:t xml:space="preserve">Let </w:t>
        </w:r>
        <w:r>
          <w:rPr>
            <w:i/>
          </w:rPr>
          <w:t>next</w:t>
        </w:r>
        <w:r w:rsidRPr="00E77497">
          <w:rPr>
            <w:i/>
          </w:rPr>
          <w:t xml:space="preserve"> </w:t>
        </w:r>
        <w:r w:rsidRPr="00E77497">
          <w:t xml:space="preserve">be the result of evaluating </w:t>
        </w:r>
      </w:ins>
      <w:ins w:id="19949" w:author="Rev 3 Allen Wirfs-Brock" w:date="2011-09-09T12:39:00Z">
        <w:del w:id="19950"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rsidR="006506E0" w:rsidRDefault="001E28FF" w:rsidP="006506E0">
      <w:pPr>
        <w:pStyle w:val="Alg2"/>
        <w:numPr>
          <w:ilvl w:val="0"/>
          <w:numId w:val="447"/>
        </w:numPr>
        <w:spacing w:after="220"/>
        <w:contextualSpacing/>
        <w:rPr>
          <w:ins w:id="19951" w:author="Rev 6 Allen Wirfs-Brock" w:date="2012-02-18T11:16:00Z"/>
        </w:rPr>
      </w:pPr>
      <w:ins w:id="19952" w:author="Rev 10 Allen Wirfs-Brock" w:date="2012-08-07T16:17:00Z">
        <w:r>
          <w:t>ReturnIfAbrupt(</w:t>
        </w:r>
        <w:r>
          <w:rPr>
            <w:i/>
          </w:rPr>
          <w:t>next</w:t>
        </w:r>
        <w:r>
          <w:t>)</w:t>
        </w:r>
      </w:ins>
      <w:ins w:id="19953" w:author="Rev 6 Allen Wirfs-Brock" w:date="2012-02-18T11:16:00Z">
        <w:del w:id="19954" w:author="Rev 10 Allen Wirfs-Brock" w:date="2012-08-07T16:17:00Z">
          <w:r w:rsidR="006506E0" w:rsidDel="001E28FF">
            <w:delText xml:space="preserve">If </w:delText>
          </w:r>
          <w:r w:rsidR="006506E0" w:rsidRPr="00B25FEE" w:rsidDel="001E28FF">
            <w:rPr>
              <w:i/>
            </w:rPr>
            <w:delText>next</w:delText>
          </w:r>
          <w:r w:rsidR="006506E0" w:rsidDel="001E28FF">
            <w:delText xml:space="preserve"> is an abrupt completion, return </w:delText>
          </w:r>
          <w:r w:rsidR="006506E0" w:rsidRPr="00B25FEE" w:rsidDel="001E28FF">
            <w:rPr>
              <w:i/>
            </w:rPr>
            <w:delText>next</w:delText>
          </w:r>
        </w:del>
        <w:r w:rsidR="006506E0">
          <w:t>.</w:t>
        </w:r>
      </w:ins>
    </w:p>
    <w:p w:rsidR="00884D1C" w:rsidRPr="00E77497" w:rsidRDefault="00884D1C" w:rsidP="00FA3203">
      <w:pPr>
        <w:pStyle w:val="Alg2"/>
        <w:numPr>
          <w:ilvl w:val="0"/>
          <w:numId w:val="447"/>
        </w:numPr>
        <w:spacing w:after="220"/>
        <w:rPr>
          <w:ins w:id="19955" w:author="Rev 3 Allen Wirfs-Brock" w:date="2011-09-09T12:39:00Z"/>
        </w:rPr>
      </w:pPr>
      <w:ins w:id="19956" w:author="Rev 3 Allen Wirfs-Brock" w:date="2011-09-09T12:39:00Z">
        <w:r w:rsidRPr="00E77497">
          <w:t xml:space="preserve">Return </w:t>
        </w:r>
      </w:ins>
      <w:ins w:id="19957" w:author="Rev 6 Allen Wirfs-Brock" w:date="2012-02-23T12:38:00Z">
        <w:r w:rsidR="00DE1793">
          <w:t>NormalCompletion(</w:t>
        </w:r>
        <w:r w:rsidR="00DE1793" w:rsidRPr="00E77497" w:rsidDel="00D70AE0">
          <w:t xml:space="preserve"> </w:t>
        </w:r>
      </w:ins>
      <w:ins w:id="19958" w:author="Rev 3 Allen Wirfs-Brock" w:date="2011-09-09T12:39:00Z">
        <w:del w:id="19959" w:author="Rev 6 Allen Wirfs-Brock" w:date="2012-02-18T11:38:00Z">
          <w:r w:rsidRPr="00E77497" w:rsidDel="00D70AE0">
            <w:delText>(</w:delText>
          </w:r>
        </w:del>
        <w:del w:id="19960"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9961" w:author="Rev 6 Allen Wirfs-Brock" w:date="2012-02-23T12:38:00Z">
        <w:r w:rsidR="00DE1793">
          <w:rPr>
            <w:rFonts w:ascii="Arial" w:hAnsi="Arial" w:cs="Arial"/>
          </w:rPr>
          <w:t>y</w:t>
        </w:r>
      </w:ins>
      <w:ins w:id="19962" w:author="Rev 3 Allen Wirfs-Brock" w:date="2011-09-09T12:39:00Z">
        <w:del w:id="19963" w:author="Rev 6 Allen Wirfs-Brock" w:date="2012-02-23T12:38:00Z">
          <w:r w:rsidRPr="00DE1793" w:rsidDel="00DE1793">
            <w:delText>y, empty</w:delText>
          </w:r>
        </w:del>
        <w:del w:id="19964" w:author="Rev 6 Allen Wirfs-Brock" w:date="2012-02-18T11:40:00Z">
          <w:r w:rsidRPr="00DE1793" w:rsidDel="00D70AE0">
            <w:delText>)</w:delText>
          </w:r>
        </w:del>
      </w:ins>
      <w:ins w:id="19965" w:author="Rev 6 Allen Wirfs-Brock" w:date="2012-02-23T12:38:00Z">
        <w:r w:rsidR="00DE1793" w:rsidRPr="00DE1793">
          <w:t>)</w:t>
        </w:r>
      </w:ins>
      <w:ins w:id="19966" w:author="Rev 3 Allen Wirfs-Brock" w:date="2011-09-09T12:39:00Z">
        <w:r w:rsidRPr="00E77497">
          <w:t>.</w:t>
        </w:r>
      </w:ins>
    </w:p>
    <w:p w:rsidR="00884D1C" w:rsidRPr="00E77497" w:rsidDel="00943821" w:rsidRDefault="00884D1C" w:rsidP="00884D1C">
      <w:pPr>
        <w:rPr>
          <w:ins w:id="19967" w:author="Rev 3 Allen Wirfs-Brock" w:date="2011-09-09T12:39:00Z"/>
          <w:del w:id="19968" w:author="Rev 4 Allen Wirfs-Brock" w:date="2011-10-15T17:41:00Z"/>
        </w:rPr>
      </w:pPr>
      <w:ins w:id="19969" w:author="Rev 3 Allen Wirfs-Brock" w:date="2011-09-09T12:39:00Z">
        <w:del w:id="19970"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rsidR="00884D1C" w:rsidRPr="00E77497" w:rsidDel="00943821" w:rsidRDefault="00884D1C">
      <w:pPr>
        <w:pStyle w:val="Alg4"/>
        <w:numPr>
          <w:ilvl w:val="0"/>
          <w:numId w:val="511"/>
        </w:numPr>
        <w:spacing w:after="220"/>
        <w:contextualSpacing/>
        <w:rPr>
          <w:ins w:id="19971" w:author="Rev 3 Allen Wirfs-Brock" w:date="2011-09-09T12:39:00Z"/>
          <w:del w:id="19972" w:author="Rev 4 Allen Wirfs-Brock" w:date="2011-10-15T17:41:00Z"/>
        </w:rPr>
        <w:pPrChange w:id="19973" w:author="Rev 4 Allen Wirfs-Brock" w:date="2011-11-07T12:16:00Z">
          <w:pPr>
            <w:pStyle w:val="Alg4"/>
            <w:numPr>
              <w:numId w:val="541"/>
            </w:numPr>
            <w:tabs>
              <w:tab w:val="num" w:pos="360"/>
            </w:tabs>
            <w:spacing w:after="220"/>
            <w:ind w:left="360" w:hanging="360"/>
            <w:contextualSpacing/>
          </w:pPr>
        </w:pPrChange>
      </w:pPr>
      <w:ins w:id="19974" w:author="Rev 3 Allen Wirfs-Brock" w:date="2011-09-09T12:39:00Z">
        <w:del w:id="19975"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rsidR="00884D1C" w:rsidRPr="00E77497" w:rsidDel="00F07F43" w:rsidRDefault="00884D1C" w:rsidP="00884D1C">
      <w:pPr>
        <w:rPr>
          <w:ins w:id="19976" w:author="Rev 3 Allen Wirfs-Brock" w:date="2011-09-09T12:39:00Z"/>
          <w:del w:id="19977" w:author="Rev 8 Allen Wirfs-Brock" w:date="2012-06-01T08:53:00Z"/>
        </w:rPr>
      </w:pPr>
      <w:ins w:id="19978" w:author="Rev 3 Allen Wirfs-Brock" w:date="2011-09-09T12:39:00Z">
        <w:del w:id="19979" w:author="Rev 8 Allen Wirfs-Brock" w:date="2012-06-01T08:53:00Z">
          <w:r w:rsidRPr="00E77497" w:rsidDel="00F07F43">
            <w:delText xml:space="preserve">The production </w:delText>
          </w:r>
          <w:r w:rsidRPr="00E77497" w:rsidDel="00F07F43">
            <w:rPr>
              <w:rStyle w:val="bnf"/>
            </w:rPr>
            <w:delText>VariableDeclarationList</w:delText>
          </w:r>
          <w:r w:rsidRPr="00E77497" w:rsidDel="00F07F43">
            <w:delText xml:space="preserve"> </w:delText>
          </w:r>
          <w:r w:rsidRPr="00E77497" w:rsidDel="00F07F43">
            <w:rPr>
              <w:b/>
            </w:rPr>
            <w:delText>:</w:delText>
          </w:r>
          <w:r w:rsidRPr="00E77497" w:rsidDel="00F07F43">
            <w:rPr>
              <w:rStyle w:val="bnf"/>
            </w:rPr>
            <w:delText>VariableDeclaration</w:delText>
          </w:r>
          <w:r w:rsidRPr="00E77497" w:rsidDel="00F07F43">
            <w:delText xml:space="preserve"> is evaluated as follows:</w:delText>
          </w:r>
        </w:del>
      </w:ins>
    </w:p>
    <w:p w:rsidR="00884D1C" w:rsidRPr="00E77497" w:rsidDel="00F07F43" w:rsidRDefault="000348AE" w:rsidP="00FA3203">
      <w:pPr>
        <w:pStyle w:val="Alg2"/>
        <w:numPr>
          <w:ilvl w:val="0"/>
          <w:numId w:val="448"/>
        </w:numPr>
        <w:spacing w:after="220"/>
        <w:rPr>
          <w:ins w:id="19980" w:author="Rev 3 Allen Wirfs-Brock" w:date="2011-09-09T12:39:00Z"/>
          <w:del w:id="19981" w:author="Rev 8 Allen Wirfs-Brock" w:date="2012-06-01T08:53:00Z"/>
        </w:rPr>
      </w:pPr>
      <w:ins w:id="19982" w:author="Rev 6 Allen Wirfs-Brock" w:date="2012-02-18T11:07:00Z">
        <w:del w:id="19983" w:author="Rev 8 Allen Wirfs-Brock" w:date="2012-06-01T08:53:00Z">
          <w:r w:rsidDel="00F07F43">
            <w:delText>Return the result of evaluating</w:delText>
          </w:r>
          <w:r w:rsidRPr="00E77497" w:rsidDel="00F07F43">
            <w:delText xml:space="preserve"> </w:delText>
          </w:r>
        </w:del>
      </w:ins>
      <w:ins w:id="19984" w:author="Rev 3 Allen Wirfs-Brock" w:date="2011-09-09T12:39:00Z">
        <w:del w:id="19985" w:author="Rev 8 Allen Wirfs-Brock" w:date="2012-06-01T08:53:00Z">
          <w:r w:rsidR="00884D1C" w:rsidRPr="00E77497" w:rsidDel="00F07F43">
            <w:delText xml:space="preserve">Evaluate </w:delText>
          </w:r>
          <w:r w:rsidR="00884D1C" w:rsidRPr="00E77497" w:rsidDel="00F07F43">
            <w:rPr>
              <w:i/>
            </w:rPr>
            <w:delText>VariableDeclaration</w:delText>
          </w:r>
          <w:r w:rsidR="00884D1C" w:rsidRPr="00E77497" w:rsidDel="00F07F43">
            <w:delText>.</w:delText>
          </w:r>
        </w:del>
      </w:ins>
    </w:p>
    <w:p w:rsidR="00884D1C" w:rsidRPr="00E77497" w:rsidDel="00FF4BEE" w:rsidRDefault="00884D1C" w:rsidP="00884D1C">
      <w:pPr>
        <w:rPr>
          <w:ins w:id="19986" w:author="Rev 3 Allen Wirfs-Brock" w:date="2011-09-09T12:39:00Z"/>
          <w:del w:id="19987" w:author="Rev 4 Allen Wirfs-Brock" w:date="2011-10-15T17:42:00Z"/>
        </w:rPr>
      </w:pPr>
      <w:ins w:id="19988" w:author="Rev 3 Allen Wirfs-Brock" w:date="2011-09-09T12:39:00Z">
        <w:del w:id="19989"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rsidR="00884D1C" w:rsidRPr="00E77497" w:rsidDel="00FF4BEE" w:rsidRDefault="00884D1C">
      <w:pPr>
        <w:pStyle w:val="Alg4"/>
        <w:numPr>
          <w:ilvl w:val="0"/>
          <w:numId w:val="495"/>
        </w:numPr>
        <w:spacing w:after="220"/>
        <w:contextualSpacing/>
        <w:rPr>
          <w:ins w:id="19990" w:author="Rev 3 Allen Wirfs-Brock" w:date="2011-09-09T12:39:00Z"/>
          <w:del w:id="19991" w:author="Rev 4 Allen Wirfs-Brock" w:date="2011-10-15T17:42:00Z"/>
        </w:rPr>
        <w:pPrChange w:id="19992" w:author="Rev 4 Allen Wirfs-Brock" w:date="2011-11-07T12:16:00Z">
          <w:pPr>
            <w:pStyle w:val="Alg4"/>
            <w:numPr>
              <w:numId w:val="525"/>
            </w:numPr>
            <w:tabs>
              <w:tab w:val="num" w:pos="360"/>
            </w:tabs>
            <w:spacing w:after="220"/>
            <w:ind w:left="360" w:hanging="360"/>
            <w:contextualSpacing/>
          </w:pPr>
        </w:pPrChange>
      </w:pPr>
      <w:ins w:id="19993" w:author="Rev 3 Allen Wirfs-Brock" w:date="2011-09-09T12:39:00Z">
        <w:del w:id="19994"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rsidR="00884D1C" w:rsidRPr="00E77497" w:rsidDel="00FF4BEE" w:rsidRDefault="00884D1C">
      <w:pPr>
        <w:pStyle w:val="Alg4"/>
        <w:numPr>
          <w:ilvl w:val="0"/>
          <w:numId w:val="495"/>
        </w:numPr>
        <w:spacing w:after="220"/>
        <w:contextualSpacing/>
        <w:rPr>
          <w:ins w:id="19995" w:author="Rev 3 Allen Wirfs-Brock" w:date="2011-09-09T12:39:00Z"/>
          <w:del w:id="19996" w:author="Rev 4 Allen Wirfs-Brock" w:date="2011-10-15T17:42:00Z"/>
          <w:rStyle w:val="bnf"/>
          <w:rFonts w:eastAsia="MS Mincho"/>
          <w:i w:val="0"/>
          <w:spacing w:val="0"/>
          <w:lang w:eastAsia="ja-JP"/>
        </w:rPr>
        <w:pPrChange w:id="19997" w:author="Rev 4 Allen Wirfs-Brock" w:date="2011-11-07T12:16:00Z">
          <w:pPr>
            <w:pStyle w:val="Alg4"/>
            <w:numPr>
              <w:numId w:val="525"/>
            </w:numPr>
            <w:tabs>
              <w:tab w:val="num" w:pos="360"/>
            </w:tabs>
            <w:spacing w:after="220"/>
            <w:ind w:left="360" w:hanging="360"/>
            <w:contextualSpacing/>
          </w:pPr>
        </w:pPrChange>
      </w:pPr>
      <w:ins w:id="19998" w:author="Rev 3 Allen Wirfs-Brock" w:date="2011-09-09T12:39:00Z">
        <w:del w:id="19999"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rsidR="00884D1C" w:rsidRPr="00E77497" w:rsidDel="00FF4BEE" w:rsidRDefault="00884D1C">
      <w:pPr>
        <w:pStyle w:val="Alg4"/>
        <w:numPr>
          <w:ilvl w:val="0"/>
          <w:numId w:val="495"/>
        </w:numPr>
        <w:spacing w:after="220"/>
        <w:contextualSpacing/>
        <w:rPr>
          <w:ins w:id="20000" w:author="Rev 3 Allen Wirfs-Brock" w:date="2011-09-09T12:39:00Z"/>
          <w:del w:id="20001" w:author="Rev 4 Allen Wirfs-Brock" w:date="2011-10-15T17:42:00Z"/>
        </w:rPr>
        <w:pPrChange w:id="20002" w:author="Rev 4 Allen Wirfs-Brock" w:date="2011-11-07T12:16:00Z">
          <w:pPr>
            <w:pStyle w:val="Alg4"/>
            <w:numPr>
              <w:numId w:val="525"/>
            </w:numPr>
            <w:tabs>
              <w:tab w:val="num" w:pos="360"/>
            </w:tabs>
            <w:spacing w:after="220"/>
            <w:ind w:left="360" w:hanging="360"/>
            <w:contextualSpacing/>
          </w:pPr>
        </w:pPrChange>
      </w:pPr>
      <w:ins w:id="20003" w:author="Rev 3 Allen Wirfs-Brock" w:date="2011-09-09T12:39:00Z">
        <w:del w:id="20004"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rsidR="00884D1C" w:rsidRPr="00E77497" w:rsidRDefault="00884D1C" w:rsidP="00884D1C">
      <w:pPr>
        <w:rPr>
          <w:ins w:id="20005" w:author="Rev 3 Allen Wirfs-Brock" w:date="2011-09-09T12:39:00Z"/>
        </w:rPr>
      </w:pPr>
      <w:ins w:id="20006" w:author="Rev 3 Allen Wirfs-Brock" w:date="2011-09-09T12:39:00Z">
        <w:del w:id="20007"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20008" w:author="Rev 4 Allen Wirfs-Brock" w:date="2011-10-15T17:43:00Z">
          <w:r w:rsidRPr="00E77497" w:rsidDel="00FF4BEE">
            <w:delText>is evaluated as follows:</w:delText>
          </w:r>
        </w:del>
      </w:ins>
    </w:p>
    <w:p w:rsidR="00884D1C" w:rsidRPr="00E77497" w:rsidRDefault="000348AE" w:rsidP="00FA3203">
      <w:pPr>
        <w:pStyle w:val="Alg2"/>
        <w:keepNext/>
        <w:numPr>
          <w:ilvl w:val="0"/>
          <w:numId w:val="449"/>
        </w:numPr>
        <w:rPr>
          <w:ins w:id="20009" w:author="Rev 3 Allen Wirfs-Brock" w:date="2011-09-09T12:39:00Z"/>
        </w:rPr>
      </w:pPr>
      <w:ins w:id="20010" w:author="Rev 6 Allen Wirfs-Brock" w:date="2012-02-18T11:12:00Z">
        <w:r w:rsidRPr="00E77497">
          <w:t xml:space="preserve">Let </w:t>
        </w:r>
        <w:r>
          <w:rPr>
            <w:i/>
          </w:rPr>
          <w:t>next</w:t>
        </w:r>
        <w:r w:rsidRPr="00E77497">
          <w:rPr>
            <w:i/>
          </w:rPr>
          <w:t xml:space="preserve"> </w:t>
        </w:r>
        <w:r w:rsidRPr="00E77497">
          <w:t xml:space="preserve">be the result of evaluating </w:t>
        </w:r>
      </w:ins>
      <w:ins w:id="20011" w:author="Rev 3 Allen Wirfs-Brock" w:date="2011-09-09T12:39:00Z">
        <w:del w:id="20012"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rsidR="006506E0" w:rsidRDefault="001E28FF" w:rsidP="006506E0">
      <w:pPr>
        <w:pStyle w:val="Alg2"/>
        <w:numPr>
          <w:ilvl w:val="0"/>
          <w:numId w:val="449"/>
        </w:numPr>
        <w:spacing w:after="220"/>
        <w:contextualSpacing/>
        <w:rPr>
          <w:ins w:id="20013" w:author="Rev 6 Allen Wirfs-Brock" w:date="2012-02-18T11:16:00Z"/>
        </w:rPr>
      </w:pPr>
      <w:ins w:id="20014" w:author="Rev 10 Allen Wirfs-Brock" w:date="2012-08-07T16:17:00Z">
        <w:r>
          <w:t>ReturnIfAbrupt(</w:t>
        </w:r>
        <w:r>
          <w:rPr>
            <w:i/>
          </w:rPr>
          <w:t>next</w:t>
        </w:r>
        <w:r>
          <w:t>)</w:t>
        </w:r>
      </w:ins>
      <w:ins w:id="20015" w:author="Rev 6 Allen Wirfs-Brock" w:date="2012-02-18T11:16:00Z">
        <w:del w:id="20016" w:author="Rev 10 Allen Wirfs-Brock" w:date="2012-08-07T16:17:00Z">
          <w:r w:rsidR="006506E0" w:rsidDel="001E28FF">
            <w:delText xml:space="preserve">If </w:delText>
          </w:r>
          <w:r w:rsidR="006506E0" w:rsidRPr="00B25FEE" w:rsidDel="001E28FF">
            <w:rPr>
              <w:i/>
            </w:rPr>
            <w:delText>next</w:delText>
          </w:r>
          <w:r w:rsidR="006506E0" w:rsidDel="001E28FF">
            <w:delText xml:space="preserve"> is an abrupt completion, return </w:delText>
          </w:r>
          <w:r w:rsidR="006506E0" w:rsidRPr="00B25FEE" w:rsidDel="001E28FF">
            <w:rPr>
              <w:i/>
            </w:rPr>
            <w:delText>next</w:delText>
          </w:r>
        </w:del>
        <w:r w:rsidR="006506E0">
          <w:t>.</w:t>
        </w:r>
      </w:ins>
    </w:p>
    <w:p w:rsidR="00884D1C" w:rsidRPr="00E77497" w:rsidRDefault="000348AE" w:rsidP="00FA3203">
      <w:pPr>
        <w:pStyle w:val="Alg2"/>
        <w:numPr>
          <w:ilvl w:val="0"/>
          <w:numId w:val="449"/>
        </w:numPr>
        <w:spacing w:after="220"/>
        <w:rPr>
          <w:ins w:id="20017" w:author="Rev 3 Allen Wirfs-Brock" w:date="2011-09-09T12:39:00Z"/>
        </w:rPr>
      </w:pPr>
      <w:ins w:id="20018" w:author="Rev 6 Allen Wirfs-Brock" w:date="2012-02-18T11:07:00Z">
        <w:r>
          <w:t>Return the result of evaluating</w:t>
        </w:r>
        <w:r w:rsidRPr="00E77497">
          <w:t xml:space="preserve"> </w:t>
        </w:r>
      </w:ins>
      <w:ins w:id="20019" w:author="Rev 3 Allen Wirfs-Brock" w:date="2011-09-09T12:39:00Z">
        <w:del w:id="20020"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rsidR="00884D1C" w:rsidRPr="00E77497" w:rsidDel="005A4AE3" w:rsidRDefault="00884D1C" w:rsidP="00884D1C">
      <w:pPr>
        <w:rPr>
          <w:ins w:id="20021" w:author="Rev 3 Allen Wirfs-Brock" w:date="2011-09-09T12:39:00Z"/>
          <w:del w:id="20022" w:author="Rev 4 Allen Wirfs-Brock" w:date="2011-10-15T17:43:00Z"/>
        </w:rPr>
      </w:pPr>
      <w:ins w:id="20023" w:author="Rev 3 Allen Wirfs-Brock" w:date="2011-09-09T12:39:00Z">
        <w:del w:id="20024"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rsidR="00884D1C" w:rsidRPr="00E77497" w:rsidDel="005A4AE3" w:rsidRDefault="00884D1C">
      <w:pPr>
        <w:pStyle w:val="Alg4"/>
        <w:numPr>
          <w:ilvl w:val="0"/>
          <w:numId w:val="512"/>
        </w:numPr>
        <w:spacing w:after="220"/>
        <w:contextualSpacing/>
        <w:rPr>
          <w:ins w:id="20025" w:author="Rev 3 Allen Wirfs-Brock" w:date="2011-09-09T12:39:00Z"/>
          <w:del w:id="20026" w:author="Rev 4 Allen Wirfs-Brock" w:date="2011-10-15T17:43:00Z"/>
        </w:rPr>
        <w:pPrChange w:id="20027" w:author="Rev 4 Allen Wirfs-Brock" w:date="2011-11-07T12:16:00Z">
          <w:pPr>
            <w:pStyle w:val="Alg4"/>
            <w:numPr>
              <w:numId w:val="542"/>
            </w:numPr>
            <w:tabs>
              <w:tab w:val="num" w:pos="360"/>
            </w:tabs>
            <w:spacing w:after="220"/>
            <w:ind w:left="360" w:hanging="360"/>
            <w:contextualSpacing/>
          </w:pPr>
        </w:pPrChange>
      </w:pPr>
      <w:ins w:id="20028" w:author="Rev 3 Allen Wirfs-Brock" w:date="2011-09-09T12:39:00Z">
        <w:del w:id="20029"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rsidR="00884D1C" w:rsidRPr="00E77497" w:rsidRDefault="00884D1C" w:rsidP="00884D1C">
      <w:pPr>
        <w:rPr>
          <w:ins w:id="20030" w:author="Rev 3 Allen Wirfs-Brock" w:date="2011-09-09T12:39:00Z"/>
        </w:rPr>
      </w:pPr>
      <w:ins w:id="20031" w:author="Rev 3 Allen Wirfs-Brock" w:date="2011-09-09T12:39:00Z">
        <w:del w:id="20032"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20033" w:author="Rev 4 Allen Wirfs-Brock" w:date="2011-10-15T17:44:00Z">
          <w:r w:rsidRPr="00E77497" w:rsidDel="005A4AE3">
            <w:delText>is evaluated as follows:</w:delText>
          </w:r>
        </w:del>
      </w:ins>
    </w:p>
    <w:p w:rsidR="00884D1C" w:rsidRPr="00E77497" w:rsidRDefault="00884D1C" w:rsidP="00FB0D52">
      <w:pPr>
        <w:pStyle w:val="Alg2"/>
        <w:numPr>
          <w:ilvl w:val="0"/>
          <w:numId w:val="669"/>
        </w:numPr>
        <w:spacing w:after="220"/>
        <w:rPr>
          <w:ins w:id="20034" w:author="Rev 3 Allen Wirfs-Brock" w:date="2011-09-09T12:39:00Z"/>
        </w:rPr>
      </w:pPr>
      <w:ins w:id="20035" w:author="Rev 3 Allen Wirfs-Brock" w:date="2011-09-09T12:39:00Z">
        <w:r w:rsidRPr="00E77497">
          <w:lastRenderedPageBreak/>
          <w:t xml:space="preserve">Return </w:t>
        </w:r>
        <w:del w:id="20036" w:author="Rev 6 Allen Wirfs-Brock" w:date="2012-02-25T10:55:00Z">
          <w:r w:rsidRPr="00E77497" w:rsidDel="00FB0D52">
            <w:delText xml:space="preserve">the String value of </w:delText>
          </w:r>
          <w:r w:rsidRPr="00E77497" w:rsidDel="00FB0D52">
            <w:rPr>
              <w:i/>
            </w:rPr>
            <w:delText>BindingIdentifier</w:delText>
          </w:r>
        </w:del>
      </w:ins>
      <w:ins w:id="20037" w:author="Rev 6 Allen Wirfs-Brock" w:date="2012-02-25T10:55:00Z">
        <w:r w:rsidR="00FB0D52">
          <w:t>NormalCompletion(</w:t>
        </w:r>
        <w:r w:rsidR="00FB0D52" w:rsidRPr="0013710B">
          <w:rPr>
            <w:rFonts w:ascii="Arial" w:hAnsi="Arial" w:cs="Arial"/>
          </w:rPr>
          <w:t>empty</w:t>
        </w:r>
        <w:r w:rsidR="00FB0D52">
          <w:t>)</w:t>
        </w:r>
      </w:ins>
      <w:ins w:id="20038" w:author="Rev 3 Allen Wirfs-Brock" w:date="2011-09-09T12:39:00Z">
        <w:r w:rsidRPr="00E77497">
          <w:t>.</w:t>
        </w:r>
      </w:ins>
    </w:p>
    <w:p w:rsidR="00884D1C" w:rsidRPr="00E77497" w:rsidRDefault="00884D1C" w:rsidP="00884D1C">
      <w:pPr>
        <w:rPr>
          <w:ins w:id="20039" w:author="Rev 3 Allen Wirfs-Brock" w:date="2011-09-09T12:39:00Z"/>
        </w:rPr>
      </w:pPr>
      <w:ins w:id="20040" w:author="Rev 3 Allen Wirfs-Brock" w:date="2011-09-09T12:39:00Z">
        <w:del w:id="20041"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20042" w:author="Rev 4 Allen Wirfs-Brock" w:date="2011-10-15T17:44:00Z">
          <w:r w:rsidRPr="00E77497" w:rsidDel="005A4AE3">
            <w:delText>is evaluated as follows:</w:delText>
          </w:r>
        </w:del>
      </w:ins>
    </w:p>
    <w:p w:rsidR="00884D1C" w:rsidRPr="00E77497" w:rsidRDefault="00884D1C" w:rsidP="00FB0D52">
      <w:pPr>
        <w:pStyle w:val="Alg2"/>
        <w:numPr>
          <w:ilvl w:val="0"/>
          <w:numId w:val="670"/>
        </w:numPr>
        <w:rPr>
          <w:ins w:id="20043" w:author="Rev 3 Allen Wirfs-Brock" w:date="2011-09-09T12:39:00Z"/>
        </w:rPr>
      </w:pPr>
      <w:ins w:id="20044"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rsidR="00884D1C" w:rsidRPr="00E77497" w:rsidRDefault="00884D1C" w:rsidP="00FB0D52">
      <w:pPr>
        <w:pStyle w:val="Alg2"/>
        <w:numPr>
          <w:ilvl w:val="0"/>
          <w:numId w:val="670"/>
        </w:numPr>
        <w:rPr>
          <w:ins w:id="20045" w:author="Rev 3 Allen Wirfs-Brock" w:date="2011-09-09T12:39:00Z"/>
        </w:rPr>
      </w:pPr>
      <w:ins w:id="20046"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rsidR="00D70AE0" w:rsidRDefault="001E28FF" w:rsidP="00D70AE0">
      <w:pPr>
        <w:pStyle w:val="Alg2"/>
        <w:numPr>
          <w:ilvl w:val="0"/>
          <w:numId w:val="670"/>
        </w:numPr>
        <w:spacing w:after="220"/>
        <w:contextualSpacing/>
        <w:rPr>
          <w:ins w:id="20047" w:author="Rev 6 Allen Wirfs-Brock" w:date="2012-02-18T11:39:00Z"/>
        </w:rPr>
      </w:pPr>
      <w:ins w:id="20048" w:author="Rev 10 Allen Wirfs-Brock" w:date="2012-08-07T16:17:00Z">
        <w:r>
          <w:t>ReturnIfAbrupt(</w:t>
        </w:r>
        <w:r>
          <w:rPr>
            <w:i/>
          </w:rPr>
          <w:t>value</w:t>
        </w:r>
        <w:r>
          <w:t>)</w:t>
        </w:r>
      </w:ins>
      <w:ins w:id="20049" w:author="Rev 6 Allen Wirfs-Brock" w:date="2012-02-18T11:39:00Z">
        <w:del w:id="20050" w:author="Rev 10 Allen Wirfs-Brock" w:date="2012-08-07T16:17:00Z">
          <w:r w:rsidR="00D70AE0" w:rsidDel="001E28FF">
            <w:delText xml:space="preserve">If </w:delText>
          </w:r>
        </w:del>
      </w:ins>
      <w:ins w:id="20051" w:author="Rev 6 Allen Wirfs-Brock" w:date="2012-02-18T11:40:00Z">
        <w:del w:id="20052" w:author="Rev 10 Allen Wirfs-Brock" w:date="2012-08-07T16:17:00Z">
          <w:r w:rsidR="00D70AE0" w:rsidDel="001E28FF">
            <w:rPr>
              <w:i/>
            </w:rPr>
            <w:delText>value</w:delText>
          </w:r>
        </w:del>
      </w:ins>
      <w:ins w:id="20053" w:author="Rev 6 Allen Wirfs-Brock" w:date="2012-02-18T11:39:00Z">
        <w:del w:id="20054" w:author="Rev 10 Allen Wirfs-Brock" w:date="2012-08-07T16:17:00Z">
          <w:r w:rsidR="00D70AE0" w:rsidDel="001E28FF">
            <w:delText xml:space="preserve"> is an abrupt completion, return </w:delText>
          </w:r>
        </w:del>
      </w:ins>
      <w:ins w:id="20055" w:author="Rev 6 Allen Wirfs-Brock" w:date="2012-02-18T11:40:00Z">
        <w:del w:id="20056" w:author="Rev 10 Allen Wirfs-Brock" w:date="2012-08-07T16:17:00Z">
          <w:r w:rsidR="00D70AE0" w:rsidDel="001E28FF">
            <w:rPr>
              <w:i/>
            </w:rPr>
            <w:delText>value</w:delText>
          </w:r>
        </w:del>
      </w:ins>
      <w:ins w:id="20057" w:author="Rev 6 Allen Wirfs-Brock" w:date="2012-02-18T11:39:00Z">
        <w:r w:rsidR="00D70AE0">
          <w:t>.</w:t>
        </w:r>
      </w:ins>
    </w:p>
    <w:p w:rsidR="00884D1C" w:rsidRPr="00E77497" w:rsidRDefault="00481DAC" w:rsidP="00FB0D52">
      <w:pPr>
        <w:pStyle w:val="Alg2"/>
        <w:numPr>
          <w:ilvl w:val="0"/>
          <w:numId w:val="670"/>
        </w:numPr>
        <w:spacing w:after="220"/>
        <w:rPr>
          <w:ins w:id="20058" w:author="Rev 3 Allen Wirfs-Brock" w:date="2011-09-09T12:39:00Z"/>
        </w:rPr>
      </w:pPr>
      <w:ins w:id="20059" w:author="Rev 6 Allen Wirfs-Brock" w:date="2012-02-18T10:59:00Z">
        <w:r>
          <w:t>Return the result of p</w:t>
        </w:r>
        <w:r w:rsidRPr="004418C4">
          <w:t>erform</w:t>
        </w:r>
        <w:r>
          <w:t>ing</w:t>
        </w:r>
        <w:r w:rsidRPr="004418C4">
          <w:t xml:space="preserve"> </w:t>
        </w:r>
      </w:ins>
      <w:ins w:id="20060" w:author="Rev 3 Allen Wirfs-Brock" w:date="2011-09-22T14:45:00Z">
        <w:del w:id="20061" w:author="Rev 6 Allen Wirfs-Brock" w:date="2012-02-18T10:59:00Z">
          <w:r w:rsidR="004A71FF" w:rsidRPr="00E77497" w:rsidDel="00481DAC">
            <w:delText xml:space="preserve">Perform </w:delText>
          </w:r>
        </w:del>
        <w:r w:rsidR="004A71FF" w:rsidRPr="00E77497">
          <w:t xml:space="preserve">Binding </w:t>
        </w:r>
        <w:del w:id="20062" w:author="Rev 6 Allen Wirfs-Brock" w:date="2012-02-27T15:45:00Z">
          <w:r w:rsidR="004A71FF" w:rsidRPr="00E77497" w:rsidDel="00A113E2">
            <w:delText>Initialization</w:delText>
          </w:r>
        </w:del>
      </w:ins>
      <w:ins w:id="20063" w:author="Rev 6 Allen Wirfs-Brock" w:date="2012-02-27T15:45:00Z">
        <w:r w:rsidR="00A113E2">
          <w:t>Initialisation</w:t>
        </w:r>
      </w:ins>
      <w:ins w:id="20064"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20065" w:author="Rev 3 Allen Wirfs-Brock" w:date="2011-09-22T14:46:00Z">
        <w:r w:rsidR="004A71FF" w:rsidRPr="00E77497">
          <w:rPr>
            <w:b/>
          </w:rPr>
          <w:t>undefined</w:t>
        </w:r>
        <w:r w:rsidR="004A71FF" w:rsidRPr="00E77497">
          <w:t xml:space="preserve"> </w:t>
        </w:r>
      </w:ins>
      <w:ins w:id="20066" w:author="Rev 3 Allen Wirfs-Brock" w:date="2011-09-22T14:45:00Z">
        <w:r w:rsidR="004A71FF" w:rsidRPr="00E77497">
          <w:t>as the arguments.</w:t>
        </w:r>
      </w:ins>
    </w:p>
    <w:p w:rsidR="00884D1C" w:rsidRPr="00E77497" w:rsidDel="0013710B" w:rsidRDefault="00884D1C" w:rsidP="00884D1C">
      <w:pPr>
        <w:pStyle w:val="Note"/>
        <w:rPr>
          <w:ins w:id="20067" w:author="Rev 3 Allen Wirfs-Brock" w:date="2011-09-09T12:39:00Z"/>
          <w:del w:id="20068" w:author="Rev 6 Allen Wirfs-Brock" w:date="2012-02-25T10:58:00Z"/>
        </w:rPr>
      </w:pPr>
      <w:ins w:id="20069" w:author="Rev 3 Allen Wirfs-Brock" w:date="2011-09-09T12:39:00Z">
        <w:del w:id="20070"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rsidR="00884D1C" w:rsidRPr="00E77497" w:rsidRDefault="00884D1C" w:rsidP="00884D1C">
      <w:pPr>
        <w:pStyle w:val="Note"/>
        <w:rPr>
          <w:ins w:id="20071" w:author="Rev 3 Allen Wirfs-Brock" w:date="2011-09-09T12:39:00Z"/>
          <w:szCs w:val="18"/>
        </w:rPr>
      </w:pPr>
      <w:ins w:id="20072" w:author="Rev 3 Allen Wirfs-Brock" w:date="2011-09-09T12:39:00Z">
        <w:r w:rsidRPr="00E77497">
          <w:t xml:space="preserve">NOTE </w:t>
        </w:r>
        <w:del w:id="20073"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20074" w:author="Rev 4 Allen Wirfs-Brock" w:date="2011-10-20T14:32:00Z">
          <w:r w:rsidRPr="00E77497" w:rsidDel="001000E8">
            <w:rPr>
              <w:szCs w:val="18"/>
            </w:rPr>
            <w:delText>4</w:delText>
          </w:r>
        </w:del>
      </w:ins>
      <w:ins w:id="20075" w:author="Rev 4 Allen Wirfs-Brock" w:date="2011-10-20T14:32:00Z">
        <w:r w:rsidR="001000E8" w:rsidRPr="00E77497">
          <w:rPr>
            <w:szCs w:val="18"/>
          </w:rPr>
          <w:t>3</w:t>
        </w:r>
      </w:ins>
      <w:ins w:id="20076"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rsidR="00884D1C" w:rsidRPr="00E77497" w:rsidDel="00BF2819" w:rsidRDefault="00884D1C" w:rsidP="00884D1C">
      <w:pPr>
        <w:rPr>
          <w:ins w:id="20077" w:author="Rev 3 Allen Wirfs-Brock" w:date="2011-09-09T12:39:00Z"/>
          <w:del w:id="20078" w:author="Rev 4 Allen Wirfs-Brock" w:date="2011-10-15T17:45:00Z"/>
        </w:rPr>
      </w:pPr>
      <w:ins w:id="20079" w:author="Rev 3 Allen Wirfs-Brock" w:date="2011-09-09T12:39:00Z">
        <w:del w:id="20080"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rsidR="00884D1C" w:rsidRPr="00E77497" w:rsidDel="00BF2819" w:rsidRDefault="00884D1C">
      <w:pPr>
        <w:numPr>
          <w:ilvl w:val="0"/>
          <w:numId w:val="403"/>
        </w:numPr>
        <w:rPr>
          <w:ins w:id="20081" w:author="Rev 3 Allen Wirfs-Brock" w:date="2011-09-09T12:39:00Z"/>
          <w:del w:id="20082" w:author="Rev 4 Allen Wirfs-Brock" w:date="2011-10-15T17:45:00Z"/>
        </w:rPr>
        <w:pPrChange w:id="20083" w:author="Rev 4 Allen Wirfs-Brock" w:date="2011-11-07T12:16:00Z">
          <w:pPr>
            <w:numPr>
              <w:numId w:val="411"/>
            </w:numPr>
            <w:tabs>
              <w:tab w:val="num" w:pos="360"/>
            </w:tabs>
            <w:ind w:left="360" w:hanging="360"/>
          </w:pPr>
        </w:pPrChange>
      </w:pPr>
      <w:ins w:id="20084" w:author="Rev 3 Allen Wirfs-Brock" w:date="2011-09-09T12:39:00Z">
        <w:del w:id="20085" w:author="Rev 4 Allen Wirfs-Brock" w:date="2011-10-15T17:45:00Z">
          <w:r w:rsidRPr="00E77497" w:rsidDel="00BF2819">
            <w:delText>It is a Syntax Error if the source code matching this production is not contained in extended code.</w:delText>
          </w:r>
        </w:del>
      </w:ins>
    </w:p>
    <w:p w:rsidR="00884D1C" w:rsidRPr="00E77497" w:rsidDel="00D128F0" w:rsidRDefault="00884D1C" w:rsidP="00884D1C">
      <w:pPr>
        <w:rPr>
          <w:ins w:id="20086" w:author="Rev 3 Allen Wirfs-Brock" w:date="2011-09-09T12:39:00Z"/>
          <w:del w:id="20087" w:author="Rev 4 Allen Wirfs-Brock" w:date="2011-10-15T17:44:00Z"/>
        </w:rPr>
      </w:pPr>
      <w:ins w:id="20088" w:author="Rev 3 Allen Wirfs-Brock" w:date="2011-09-09T12:39:00Z">
        <w:del w:id="20089"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rsidR="00884D1C" w:rsidRPr="00E77497" w:rsidDel="00D128F0" w:rsidRDefault="00884D1C">
      <w:pPr>
        <w:pStyle w:val="Alg4"/>
        <w:numPr>
          <w:ilvl w:val="0"/>
          <w:numId w:val="513"/>
        </w:numPr>
        <w:spacing w:after="220"/>
        <w:contextualSpacing/>
        <w:rPr>
          <w:ins w:id="20090" w:author="Rev 3 Allen Wirfs-Brock" w:date="2011-09-09T12:39:00Z"/>
          <w:del w:id="20091" w:author="Rev 4 Allen Wirfs-Brock" w:date="2011-10-15T17:44:00Z"/>
        </w:rPr>
        <w:pPrChange w:id="20092" w:author="Rev 4 Allen Wirfs-Brock" w:date="2011-11-07T12:16:00Z">
          <w:pPr>
            <w:pStyle w:val="Alg4"/>
            <w:numPr>
              <w:numId w:val="543"/>
            </w:numPr>
            <w:tabs>
              <w:tab w:val="num" w:pos="360"/>
            </w:tabs>
            <w:spacing w:after="220"/>
            <w:ind w:left="360" w:hanging="360"/>
            <w:contextualSpacing/>
          </w:pPr>
        </w:pPrChange>
      </w:pPr>
      <w:ins w:id="20093" w:author="Rev 3 Allen Wirfs-Brock" w:date="2011-09-09T12:39:00Z">
        <w:del w:id="20094"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rsidR="00884D1C" w:rsidRPr="00E77497" w:rsidRDefault="00884D1C" w:rsidP="00884D1C">
      <w:pPr>
        <w:rPr>
          <w:ins w:id="20095" w:author="Rev 3 Allen Wirfs-Brock" w:date="2011-09-09T12:39:00Z"/>
        </w:rPr>
      </w:pPr>
      <w:ins w:id="20096" w:author="Rev 3 Allen Wirfs-Brock" w:date="2011-09-09T12:39:00Z">
        <w:del w:id="20097"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20098" w:author="Rev 4 Allen Wirfs-Brock" w:date="2011-10-15T17:45:00Z">
          <w:r w:rsidRPr="00E77497" w:rsidDel="00BF2819">
            <w:delText>is evaluated as follows:</w:delText>
          </w:r>
        </w:del>
      </w:ins>
    </w:p>
    <w:p w:rsidR="00884D1C" w:rsidRPr="00E77497" w:rsidRDefault="00884D1C" w:rsidP="0074281A">
      <w:pPr>
        <w:pStyle w:val="Alg2"/>
        <w:numPr>
          <w:ilvl w:val="0"/>
          <w:numId w:val="497"/>
        </w:numPr>
        <w:rPr>
          <w:ins w:id="20099" w:author="Rev 3 Allen Wirfs-Brock" w:date="2011-09-09T12:39:00Z"/>
        </w:rPr>
      </w:pPr>
      <w:ins w:id="20100"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rsidR="00884D1C" w:rsidRPr="00E77497" w:rsidRDefault="00884D1C" w:rsidP="0074281A">
      <w:pPr>
        <w:pStyle w:val="Alg3"/>
        <w:numPr>
          <w:ilvl w:val="0"/>
          <w:numId w:val="497"/>
        </w:numPr>
        <w:rPr>
          <w:ins w:id="20101" w:author="Rev 3 Allen Wirfs-Brock" w:date="2011-09-09T12:39:00Z"/>
        </w:rPr>
      </w:pPr>
      <w:ins w:id="20102" w:author="Rev 3 Allen Wirfs-Brock" w:date="2011-09-09T12:39:00Z">
        <w:r w:rsidRPr="00E77497">
          <w:t xml:space="preserve">Let </w:t>
        </w:r>
        <w:r w:rsidRPr="00E77497">
          <w:rPr>
            <w:i/>
          </w:rPr>
          <w:t>rval</w:t>
        </w:r>
        <w:r w:rsidRPr="00E77497">
          <w:t xml:space="preserve"> be </w:t>
        </w:r>
      </w:ins>
      <w:ins w:id="20103" w:author="Rev 10 Allen Wirfs-Brock" w:date="2012-08-07T15:31:00Z">
        <w:r w:rsidR="001E28FF">
          <w:t>ToObject(</w:t>
        </w:r>
      </w:ins>
      <w:ins w:id="20104" w:author="Rev 3 Allen Wirfs-Brock" w:date="2011-09-09T12:39:00Z">
        <w:del w:id="20105" w:author="Rev 6 Allen Wirfs-Brock" w:date="2012-01-31T15:34:00Z">
          <w:r w:rsidRPr="00E77497" w:rsidDel="005B6BDA">
            <w:delText>ToObject(</w:delText>
          </w:r>
        </w:del>
        <w:r w:rsidRPr="00E77497">
          <w:t>GetValue(</w:t>
        </w:r>
        <w:r w:rsidRPr="00E77497">
          <w:rPr>
            <w:i/>
          </w:rPr>
          <w:t>rhs</w:t>
        </w:r>
        <w:del w:id="20106" w:author="Rev 6 Allen Wirfs-Brock" w:date="2012-01-31T15:34:00Z">
          <w:r w:rsidRPr="00E77497" w:rsidDel="005B6BDA">
            <w:delText>)</w:delText>
          </w:r>
        </w:del>
        <w:r w:rsidRPr="00E77497">
          <w:t>)</w:t>
        </w:r>
      </w:ins>
      <w:ins w:id="20107" w:author="Rev 10 Allen Wirfs-Brock" w:date="2012-08-07T15:31:00Z">
        <w:r w:rsidR="001E28FF">
          <w:t>)</w:t>
        </w:r>
      </w:ins>
      <w:ins w:id="20108" w:author="Rev 3 Allen Wirfs-Brock" w:date="2011-09-09T12:39:00Z">
        <w:r w:rsidRPr="00E77497">
          <w:t>.</w:t>
        </w:r>
      </w:ins>
    </w:p>
    <w:p w:rsidR="006506E0" w:rsidRDefault="001E28FF" w:rsidP="006506E0">
      <w:pPr>
        <w:pStyle w:val="Alg2"/>
        <w:numPr>
          <w:ilvl w:val="0"/>
          <w:numId w:val="497"/>
        </w:numPr>
        <w:spacing w:after="220"/>
        <w:contextualSpacing/>
        <w:rPr>
          <w:ins w:id="20109" w:author="Rev 6 Allen Wirfs-Brock" w:date="2012-02-18T11:17:00Z"/>
        </w:rPr>
      </w:pPr>
      <w:ins w:id="20110" w:author="Rev 10 Allen Wirfs-Brock" w:date="2012-08-07T16:16:00Z">
        <w:r>
          <w:t>ReturnIfAbrupt(</w:t>
        </w:r>
        <w:r w:rsidRPr="00E77497">
          <w:rPr>
            <w:i/>
          </w:rPr>
          <w:t>rval</w:t>
        </w:r>
        <w:r>
          <w:t>)</w:t>
        </w:r>
      </w:ins>
      <w:ins w:id="20111" w:author="Rev 6 Allen Wirfs-Brock" w:date="2012-02-18T11:17:00Z">
        <w:del w:id="20112" w:author="Rev 10 Allen Wirfs-Brock" w:date="2012-08-07T16:16:00Z">
          <w:r w:rsidR="006506E0" w:rsidDel="001E28FF">
            <w:delText xml:space="preserve">If </w:delText>
          </w:r>
          <w:r w:rsidR="006506E0" w:rsidDel="001E28FF">
            <w:rPr>
              <w:i/>
            </w:rPr>
            <w:delText>rval</w:delText>
          </w:r>
          <w:r w:rsidR="006506E0" w:rsidDel="001E28FF">
            <w:delText xml:space="preserve"> is an abrupt completion, return </w:delText>
          </w:r>
          <w:r w:rsidR="006506E0" w:rsidDel="001E28FF">
            <w:rPr>
              <w:i/>
            </w:rPr>
            <w:delText>rval</w:delText>
          </w:r>
        </w:del>
        <w:r w:rsidR="006506E0">
          <w:t>.</w:t>
        </w:r>
      </w:ins>
    </w:p>
    <w:p w:rsidR="00884D1C" w:rsidRPr="00E77497" w:rsidRDefault="00481DAC" w:rsidP="0074281A">
      <w:pPr>
        <w:pStyle w:val="Alg2"/>
        <w:numPr>
          <w:ilvl w:val="0"/>
          <w:numId w:val="497"/>
        </w:numPr>
        <w:spacing w:after="220"/>
        <w:rPr>
          <w:ins w:id="20113" w:author="Rev 3 Allen Wirfs-Brock" w:date="2011-09-09T12:39:00Z"/>
        </w:rPr>
      </w:pPr>
      <w:ins w:id="20114" w:author="Rev 6 Allen Wirfs-Brock" w:date="2012-02-18T10:59:00Z">
        <w:r>
          <w:t>Return the result of p</w:t>
        </w:r>
        <w:r w:rsidRPr="004418C4">
          <w:t>erform</w:t>
        </w:r>
        <w:r>
          <w:t>ing</w:t>
        </w:r>
        <w:r w:rsidRPr="004418C4">
          <w:t xml:space="preserve"> </w:t>
        </w:r>
      </w:ins>
      <w:ins w:id="20115" w:author="Rev 4 Allen Wirfs-Brock" w:date="2011-11-06T12:01:00Z">
        <w:del w:id="20116" w:author="Rev 6 Allen Wirfs-Brock" w:date="2012-02-18T10:59:00Z">
          <w:r w:rsidR="006445D5" w:rsidRPr="00E77497" w:rsidDel="00481DAC">
            <w:delText xml:space="preserve">Perform </w:delText>
          </w:r>
        </w:del>
        <w:r w:rsidR="006445D5" w:rsidRPr="00E77497">
          <w:t xml:space="preserve">Binding </w:t>
        </w:r>
        <w:del w:id="20117" w:author="Rev 6 Allen Wirfs-Brock" w:date="2012-02-27T15:45:00Z">
          <w:r w:rsidR="006445D5" w:rsidRPr="00E77497" w:rsidDel="00A113E2">
            <w:delText>Initialization</w:delText>
          </w:r>
        </w:del>
      </w:ins>
      <w:ins w:id="20118" w:author="Rev 6 Allen Wirfs-Brock" w:date="2012-02-27T15:45:00Z">
        <w:r w:rsidR="00A113E2">
          <w:t>Initialisation</w:t>
        </w:r>
      </w:ins>
      <w:ins w:id="20119" w:author="Rev 4 Allen Wirfs-Brock" w:date="2011-11-06T12:01:00Z">
        <w:r w:rsidR="006445D5" w:rsidRPr="00E77497">
          <w:t xml:space="preserve"> for </w:t>
        </w:r>
      </w:ins>
      <w:ins w:id="20120" w:author="Rev 3 Allen Wirfs-Brock" w:date="2011-09-09T12:39:00Z">
        <w:del w:id="20121"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20122" w:author="Rev 6 Allen Wirfs-Brock" w:date="2012-01-31T15:35:00Z">
          <w:r w:rsidR="00884D1C" w:rsidRPr="00E77497" w:rsidDel="005B6BDA">
            <w:delText>using</w:delText>
          </w:r>
        </w:del>
      </w:ins>
      <w:ins w:id="20123" w:author="Rev 6 Allen Wirfs-Brock" w:date="2012-01-31T15:35:00Z">
        <w:r w:rsidR="005B6BDA">
          <w:t>passing</w:t>
        </w:r>
      </w:ins>
      <w:ins w:id="20124" w:author="Rev 3 Allen Wirfs-Brock" w:date="2011-09-09T12:39:00Z">
        <w:r w:rsidR="00884D1C" w:rsidRPr="00E77497">
          <w:t xml:space="preserve"> </w:t>
        </w:r>
        <w:r w:rsidR="00884D1C" w:rsidRPr="00E77497">
          <w:rPr>
            <w:i/>
          </w:rPr>
          <w:t>rval</w:t>
        </w:r>
        <w:r w:rsidR="00884D1C" w:rsidRPr="00E77497">
          <w:t xml:space="preserve"> </w:t>
        </w:r>
        <w:del w:id="20125"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20126"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20127" w:author="Rev 6 Allen Wirfs-Brock" w:date="2012-01-31T15:35:00Z">
        <w:r w:rsidR="005B6BDA">
          <w:t>arguments</w:t>
        </w:r>
      </w:ins>
      <w:ins w:id="20128" w:author="Rev 3 Allen Wirfs-Brock" w:date="2011-09-09T12:39:00Z">
        <w:r w:rsidR="00884D1C" w:rsidRPr="00E77497">
          <w:t>.</w:t>
        </w:r>
      </w:ins>
    </w:p>
    <w:p w:rsidR="00884D1C" w:rsidRPr="00E77497" w:rsidDel="008D60F4" w:rsidRDefault="00884D1C" w:rsidP="00884D1C">
      <w:pPr>
        <w:rPr>
          <w:ins w:id="20129" w:author="Rev 3 Allen Wirfs-Brock" w:date="2011-09-09T12:39:00Z"/>
          <w:del w:id="20130" w:author="Rev 4 Allen Wirfs-Brock" w:date="2011-10-15T17:46:00Z"/>
        </w:rPr>
      </w:pPr>
      <w:ins w:id="20131" w:author="Rev 3 Allen Wirfs-Brock" w:date="2011-09-09T12:39:00Z">
        <w:del w:id="20132"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rsidR="00884D1C" w:rsidRPr="00E77497" w:rsidRDefault="00884D1C" w:rsidP="00884D1C">
      <w:pPr>
        <w:pStyle w:val="Heading3"/>
        <w:numPr>
          <w:ilvl w:val="0"/>
          <w:numId w:val="0"/>
        </w:numPr>
        <w:rPr>
          <w:ins w:id="20133" w:author="Rev 3 Allen Wirfs-Brock" w:date="2011-09-09T12:39:00Z"/>
        </w:rPr>
      </w:pPr>
      <w:bookmarkStart w:id="20134" w:name="_Toc339020401"/>
      <w:ins w:id="20135" w:author="Rev 3 Allen Wirfs-Brock" w:date="2011-09-09T12:39:00Z">
        <w:r w:rsidRPr="00E77497">
          <w:t>12.2.</w:t>
        </w:r>
      </w:ins>
      <w:ins w:id="20136" w:author="Rev 3 Allen Wirfs-Brock" w:date="2011-09-09T12:40:00Z">
        <w:r w:rsidRPr="00E77497">
          <w:t>4</w:t>
        </w:r>
      </w:ins>
      <w:ins w:id="20137" w:author="Rev 3 Allen Wirfs-Brock" w:date="2011-09-09T12:39:00Z">
        <w:r w:rsidRPr="00E77497">
          <w:tab/>
        </w:r>
      </w:ins>
      <w:ins w:id="20138" w:author="Rev 3 Allen Wirfs-Brock" w:date="2011-09-09T12:40:00Z">
        <w:r w:rsidRPr="00E77497">
          <w:t>Destructuring Binding Patterns</w:t>
        </w:r>
      </w:ins>
      <w:bookmarkEnd w:id="20134"/>
    </w:p>
    <w:p w:rsidR="004C02EF" w:rsidRPr="00E77497" w:rsidRDefault="004C02EF" w:rsidP="004C02EF">
      <w:pPr>
        <w:pStyle w:val="Syntax"/>
      </w:pPr>
      <w:r w:rsidRPr="00E77497">
        <w:t>Syntax</w:t>
      </w:r>
    </w:p>
    <w:p w:rsidR="004C02EF" w:rsidRPr="00E77497" w:rsidDel="0058214B" w:rsidRDefault="004C02EF" w:rsidP="004C02EF">
      <w:pPr>
        <w:pStyle w:val="SyntaxRule"/>
        <w:rPr>
          <w:del w:id="20139" w:author="Rev 3 Allen Wirfs-Brock" w:date="2011-08-31T16:14:00Z"/>
        </w:rPr>
      </w:pPr>
      <w:del w:id="20140" w:author="Rev 3 Allen Wirfs-Brock" w:date="2011-08-31T16:14:00Z">
        <w:r w:rsidRPr="00E77497" w:rsidDel="0058214B">
          <w:delText xml:space="preserve">VariableStatement </w:delText>
        </w:r>
        <w:r w:rsidRPr="00E77497" w:rsidDel="0058214B">
          <w:rPr>
            <w:rFonts w:ascii="Arial" w:hAnsi="Arial"/>
            <w:b/>
            <w:i w:val="0"/>
          </w:rPr>
          <w:delText>:</w:delText>
        </w:r>
      </w:del>
    </w:p>
    <w:p w:rsidR="004C02EF" w:rsidRPr="00E77497" w:rsidDel="0058214B" w:rsidRDefault="004C02EF" w:rsidP="004C02EF">
      <w:pPr>
        <w:pStyle w:val="SyntaxDefinition"/>
        <w:rPr>
          <w:del w:id="20141" w:author="Rev 3 Allen Wirfs-Brock" w:date="2011-08-31T16:14:00Z"/>
        </w:rPr>
      </w:pPr>
      <w:del w:id="20142"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rsidR="004C02EF" w:rsidRPr="00E77497" w:rsidDel="0058214B" w:rsidRDefault="004C02EF" w:rsidP="004C02EF">
      <w:pPr>
        <w:pStyle w:val="SyntaxRule"/>
        <w:rPr>
          <w:del w:id="20143" w:author="Rev 3 Allen Wirfs-Brock" w:date="2011-08-31T16:14:00Z"/>
        </w:rPr>
      </w:pPr>
      <w:del w:id="20144" w:author="Rev 3 Allen Wirfs-Brock" w:date="2011-08-31T16:14:00Z">
        <w:r w:rsidRPr="00E77497" w:rsidDel="0058214B">
          <w:delText xml:space="preserve">VariableDeclarationList </w:delText>
        </w:r>
        <w:r w:rsidRPr="00E77497" w:rsidDel="0058214B">
          <w:rPr>
            <w:rFonts w:ascii="Arial" w:hAnsi="Arial"/>
            <w:b/>
            <w:i w:val="0"/>
          </w:rPr>
          <w:delText>:</w:delText>
        </w:r>
      </w:del>
    </w:p>
    <w:p w:rsidR="004C02EF" w:rsidRPr="00E77497" w:rsidDel="0058214B" w:rsidRDefault="004C02EF" w:rsidP="004C02EF">
      <w:pPr>
        <w:pStyle w:val="SyntaxDefinition"/>
        <w:rPr>
          <w:del w:id="20145" w:author="Rev 3 Allen Wirfs-Brock" w:date="2011-08-31T16:14:00Z"/>
        </w:rPr>
      </w:pPr>
      <w:del w:id="20146"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rsidR="004C02EF" w:rsidRPr="00E77497" w:rsidDel="0058214B" w:rsidRDefault="004C02EF" w:rsidP="004C02EF">
      <w:pPr>
        <w:pStyle w:val="SyntaxRule"/>
        <w:rPr>
          <w:del w:id="20147" w:author="Rev 3 Allen Wirfs-Brock" w:date="2011-08-31T16:14:00Z"/>
        </w:rPr>
      </w:pPr>
      <w:del w:id="20148" w:author="Rev 3 Allen Wirfs-Brock" w:date="2011-08-31T16:14:00Z">
        <w:r w:rsidRPr="00E77497" w:rsidDel="0058214B">
          <w:delText xml:space="preserve">VariableDeclarationListNoIn </w:delText>
        </w:r>
        <w:r w:rsidRPr="00E77497" w:rsidDel="0058214B">
          <w:rPr>
            <w:rFonts w:ascii="Arial" w:hAnsi="Arial"/>
            <w:b/>
            <w:i w:val="0"/>
          </w:rPr>
          <w:delText>:</w:delText>
        </w:r>
      </w:del>
    </w:p>
    <w:p w:rsidR="004C02EF" w:rsidRPr="00E77497" w:rsidDel="0058214B" w:rsidRDefault="004C02EF" w:rsidP="004C02EF">
      <w:pPr>
        <w:pStyle w:val="SyntaxDefinition"/>
        <w:rPr>
          <w:del w:id="20149" w:author="Rev 3 Allen Wirfs-Brock" w:date="2011-08-31T16:14:00Z"/>
        </w:rPr>
      </w:pPr>
      <w:del w:id="20150"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rsidR="004C02EF" w:rsidRPr="00E77497" w:rsidDel="0058214B" w:rsidRDefault="004C02EF" w:rsidP="004C02EF">
      <w:pPr>
        <w:pStyle w:val="SyntaxRule"/>
        <w:rPr>
          <w:del w:id="20151" w:author="Rev 3 Allen Wirfs-Brock" w:date="2011-08-31T16:14:00Z"/>
        </w:rPr>
      </w:pPr>
      <w:del w:id="20152" w:author="Rev 3 Allen Wirfs-Brock" w:date="2011-08-31T16:14:00Z">
        <w:r w:rsidRPr="00E77497" w:rsidDel="0058214B">
          <w:delText xml:space="preserve">VariableDeclaration </w:delText>
        </w:r>
        <w:r w:rsidRPr="00E77497" w:rsidDel="0058214B">
          <w:rPr>
            <w:rFonts w:ascii="Arial" w:hAnsi="Arial"/>
            <w:b/>
            <w:i w:val="0"/>
          </w:rPr>
          <w:delText>:</w:delText>
        </w:r>
      </w:del>
    </w:p>
    <w:p w:rsidR="004C02EF" w:rsidRPr="00E77497" w:rsidDel="0058214B" w:rsidRDefault="004C02EF" w:rsidP="004C02EF">
      <w:pPr>
        <w:pStyle w:val="SyntaxDefinition"/>
        <w:rPr>
          <w:del w:id="20153" w:author="Rev 3 Allen Wirfs-Brock" w:date="2011-08-31T16:14:00Z"/>
        </w:rPr>
      </w:pPr>
      <w:del w:id="20154"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rsidR="005D4898" w:rsidRPr="00E77497" w:rsidDel="0058214B" w:rsidRDefault="004C02EF" w:rsidP="005D4898">
      <w:pPr>
        <w:pStyle w:val="SyntaxRule"/>
        <w:rPr>
          <w:del w:id="20155" w:author="Rev 3 Allen Wirfs-Brock" w:date="2011-08-31T16:14:00Z"/>
        </w:rPr>
      </w:pPr>
      <w:del w:id="20156" w:author="Rev 3 Allen Wirfs-Brock" w:date="2011-08-31T16:14:00Z">
        <w:r w:rsidRPr="00E77497" w:rsidDel="0058214B">
          <w:delText xml:space="preserve">VariableDeclarationNoIn </w:delText>
        </w:r>
        <w:r w:rsidRPr="00E77497" w:rsidDel="0058214B">
          <w:rPr>
            <w:rFonts w:ascii="Arial" w:hAnsi="Arial"/>
            <w:b/>
            <w:i w:val="0"/>
          </w:rPr>
          <w:delText>:</w:delText>
        </w:r>
      </w:del>
    </w:p>
    <w:p w:rsidR="004C02EF" w:rsidRPr="00E77497" w:rsidDel="0058214B" w:rsidRDefault="004C02EF" w:rsidP="004C02EF">
      <w:pPr>
        <w:pStyle w:val="SyntaxDefinition"/>
        <w:rPr>
          <w:del w:id="20157" w:author="Rev 3 Allen Wirfs-Brock" w:date="2011-08-31T16:14:00Z"/>
        </w:rPr>
      </w:pPr>
      <w:del w:id="20158"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rsidR="004C02EF" w:rsidRPr="00E77497" w:rsidDel="003A22E2" w:rsidRDefault="004C02EF" w:rsidP="004C02EF">
      <w:pPr>
        <w:pStyle w:val="SyntaxRule"/>
        <w:rPr>
          <w:del w:id="20159" w:author="Rev 3 Allen Wirfs-Brock" w:date="2011-08-31T13:08:00Z"/>
        </w:rPr>
      </w:pPr>
      <w:del w:id="20160" w:author="Rev 3 Allen Wirfs-Brock" w:date="2011-08-31T13:08:00Z">
        <w:r w:rsidRPr="00E77497" w:rsidDel="003A22E2">
          <w:delText xml:space="preserve">Initialiser </w:delText>
        </w:r>
        <w:r w:rsidRPr="00E77497" w:rsidDel="003A22E2">
          <w:rPr>
            <w:rFonts w:ascii="Arial" w:hAnsi="Arial"/>
            <w:b/>
            <w:i w:val="0"/>
          </w:rPr>
          <w:delText>:</w:delText>
        </w:r>
      </w:del>
    </w:p>
    <w:p w:rsidR="004C02EF" w:rsidRPr="00E77497" w:rsidDel="003A22E2" w:rsidRDefault="004C02EF" w:rsidP="004C02EF">
      <w:pPr>
        <w:pStyle w:val="SyntaxDefinition"/>
        <w:rPr>
          <w:del w:id="20161" w:author="Rev 3 Allen Wirfs-Brock" w:date="2011-08-31T13:08:00Z"/>
        </w:rPr>
      </w:pPr>
      <w:del w:id="20162"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rsidR="004C02EF" w:rsidRPr="00E77497" w:rsidDel="003A22E2" w:rsidRDefault="004C02EF" w:rsidP="004C02EF">
      <w:pPr>
        <w:pStyle w:val="SyntaxRule"/>
        <w:rPr>
          <w:del w:id="20163" w:author="Rev 3 Allen Wirfs-Brock" w:date="2011-08-31T13:08:00Z"/>
        </w:rPr>
      </w:pPr>
      <w:del w:id="20164" w:author="Rev 3 Allen Wirfs-Brock" w:date="2011-08-31T13:08:00Z">
        <w:r w:rsidRPr="00E77497" w:rsidDel="003A22E2">
          <w:delText xml:space="preserve">InitialiserNoIn </w:delText>
        </w:r>
        <w:r w:rsidRPr="00E77497" w:rsidDel="003A22E2">
          <w:rPr>
            <w:rFonts w:ascii="Arial" w:hAnsi="Arial"/>
            <w:b/>
            <w:i w:val="0"/>
          </w:rPr>
          <w:delText>:</w:delText>
        </w:r>
      </w:del>
    </w:p>
    <w:p w:rsidR="00473B27" w:rsidRPr="00E77497" w:rsidDel="003A22E2" w:rsidRDefault="004C02EF" w:rsidP="00473B27">
      <w:pPr>
        <w:pStyle w:val="SyntaxDefinition"/>
        <w:rPr>
          <w:del w:id="20165" w:author="Rev 3 Allen Wirfs-Brock" w:date="2011-08-31T13:08:00Z"/>
        </w:rPr>
      </w:pPr>
      <w:del w:id="20166"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rsidR="00542957" w:rsidRPr="00E77497" w:rsidRDefault="00542957" w:rsidP="00542957">
      <w:pPr>
        <w:pStyle w:val="SyntaxRule"/>
        <w:rPr>
          <w:ins w:id="20167" w:author="Allen Wirfs-Brock" w:date="2011-07-11T10:33:00Z"/>
          <w:rFonts w:ascii="Arial" w:hAnsi="Arial"/>
        </w:rPr>
      </w:pPr>
      <w:ins w:id="20168" w:author="Allen Wirfs-Brock" w:date="2011-07-11T10:34:00Z">
        <w:r w:rsidRPr="00E77497">
          <w:t>Binding</w:t>
        </w:r>
      </w:ins>
      <w:ins w:id="20169" w:author="Allen Wirfs-Brock" w:date="2011-07-11T10:33:00Z">
        <w:r w:rsidRPr="00E77497">
          <w:t xml:space="preserve">Pattern </w:t>
        </w:r>
        <w:r w:rsidRPr="00E77497">
          <w:rPr>
            <w:rFonts w:ascii="Arial" w:hAnsi="Arial"/>
            <w:b/>
            <w:i w:val="0"/>
          </w:rPr>
          <w:t>:</w:t>
        </w:r>
      </w:ins>
    </w:p>
    <w:p w:rsidR="00542957" w:rsidRPr="00E77497" w:rsidRDefault="00542957" w:rsidP="00542957">
      <w:pPr>
        <w:pStyle w:val="SyntaxDefinition"/>
        <w:rPr>
          <w:ins w:id="20170" w:author="Allen Wirfs-Brock" w:date="2011-07-11T10:33:00Z"/>
          <w:rFonts w:ascii="Courier New" w:hAnsi="Courier New" w:cs="Courier New"/>
          <w:b/>
          <w:i w:val="0"/>
        </w:rPr>
      </w:pPr>
      <w:ins w:id="20171" w:author="Allen Wirfs-Brock" w:date="2011-07-11T10:33:00Z">
        <w:r w:rsidRPr="00E77497">
          <w:t>Object</w:t>
        </w:r>
      </w:ins>
      <w:ins w:id="20172" w:author="Allen Wirfs-Brock" w:date="2011-07-11T10:34:00Z">
        <w:r w:rsidRPr="00E77497">
          <w:t>Binding</w:t>
        </w:r>
      </w:ins>
      <w:ins w:id="20173" w:author="Allen Wirfs-Brock" w:date="2011-07-11T10:33:00Z">
        <w:r w:rsidRPr="00E77497">
          <w:t>Pattern</w:t>
        </w:r>
        <w:r w:rsidRPr="00E77497">
          <w:br/>
          <w:t>Array</w:t>
        </w:r>
      </w:ins>
      <w:ins w:id="20174" w:author="Allen Wirfs-Brock" w:date="2011-07-11T10:34:00Z">
        <w:r w:rsidRPr="00E77497">
          <w:t>Binding</w:t>
        </w:r>
      </w:ins>
      <w:ins w:id="20175" w:author="Allen Wirfs-Brock" w:date="2011-07-11T10:33:00Z">
        <w:r w:rsidRPr="00E77497">
          <w:t>Pattern</w:t>
        </w:r>
        <w:r w:rsidRPr="00E77497">
          <w:rPr>
            <w:rFonts w:ascii="Courier New" w:hAnsi="Courier New" w:cs="Courier New"/>
            <w:b/>
            <w:i w:val="0"/>
          </w:rPr>
          <w:t xml:space="preserve"> </w:t>
        </w:r>
      </w:ins>
    </w:p>
    <w:p w:rsidR="00542957" w:rsidRPr="00E77497" w:rsidRDefault="00542957" w:rsidP="00542957">
      <w:pPr>
        <w:pStyle w:val="SyntaxRule"/>
        <w:rPr>
          <w:ins w:id="20176" w:author="Allen Wirfs-Brock" w:date="2011-07-11T10:33:00Z"/>
          <w:rFonts w:ascii="Arial" w:hAnsi="Arial"/>
        </w:rPr>
      </w:pPr>
      <w:ins w:id="20177" w:author="Allen Wirfs-Brock" w:date="2011-07-11T10:33:00Z">
        <w:r w:rsidRPr="00E77497">
          <w:t>Object</w:t>
        </w:r>
      </w:ins>
      <w:ins w:id="20178" w:author="Allen Wirfs-Brock" w:date="2011-07-11T10:34:00Z">
        <w:r w:rsidRPr="00E77497">
          <w:t>Binding</w:t>
        </w:r>
      </w:ins>
      <w:ins w:id="20179" w:author="Allen Wirfs-Brock" w:date="2011-07-11T10:33:00Z">
        <w:r w:rsidRPr="00E77497">
          <w:t xml:space="preserve">Pattern </w:t>
        </w:r>
        <w:r w:rsidRPr="00E77497">
          <w:rPr>
            <w:rFonts w:ascii="Arial" w:hAnsi="Arial"/>
            <w:b/>
            <w:i w:val="0"/>
          </w:rPr>
          <w:t>:</w:t>
        </w:r>
      </w:ins>
    </w:p>
    <w:p w:rsidR="00542957" w:rsidRPr="00E77497" w:rsidRDefault="00542957" w:rsidP="00542957">
      <w:pPr>
        <w:pStyle w:val="SyntaxDefinition"/>
        <w:rPr>
          <w:ins w:id="20180" w:author="Allen Wirfs-Brock" w:date="2011-07-11T10:33:00Z"/>
          <w:rFonts w:ascii="Courier New" w:hAnsi="Courier New" w:cs="Courier New"/>
          <w:b/>
          <w:i w:val="0"/>
        </w:rPr>
      </w:pPr>
      <w:commentRangeStart w:id="20181"/>
      <w:ins w:id="20182"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20181"/>
      <w:ins w:id="20183" w:author="Allen Wirfs-Brock" w:date="2011-07-11T14:53:00Z">
        <w:r w:rsidR="007B4F56" w:rsidRPr="00E77497">
          <w:rPr>
            <w:rStyle w:val="CommentReference"/>
            <w:rFonts w:ascii="Arial" w:eastAsia="MS Mincho" w:hAnsi="Arial"/>
            <w:i w:val="0"/>
            <w:lang w:val="en-GB" w:eastAsia="ja-JP"/>
          </w:rPr>
          <w:commentReference w:id="20181"/>
        </w:r>
      </w:ins>
      <w:ins w:id="20184" w:author="Allen Wirfs-Brock" w:date="2011-07-11T10:33:00Z">
        <w:r w:rsidRPr="00E77497">
          <w:rPr>
            <w:rFonts w:ascii="Courier New" w:hAnsi="Courier New" w:cs="Courier New"/>
            <w:b/>
            <w:i w:val="0"/>
          </w:rPr>
          <w:t xml:space="preserve">{ </w:t>
        </w:r>
      </w:ins>
      <w:ins w:id="20185" w:author="Allen Wirfs-Brock" w:date="2011-07-11T10:36:00Z">
        <w:r w:rsidRPr="00E77497">
          <w:t>Binding</w:t>
        </w:r>
      </w:ins>
      <w:ins w:id="20186"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20187" w:author="Allen Wirfs-Brock" w:date="2011-07-11T10:36:00Z">
        <w:r w:rsidRPr="00E77497">
          <w:t>Binding</w:t>
        </w:r>
      </w:ins>
      <w:ins w:id="20188" w:author="Allen Wirfs-Brock" w:date="2011-07-11T10:33:00Z">
        <w:r w:rsidRPr="00E77497">
          <w:t>PropertyList</w:t>
        </w:r>
        <w:r w:rsidRPr="00E77497">
          <w:rPr>
            <w:rFonts w:ascii="Courier New" w:hAnsi="Courier New" w:cs="Courier New"/>
            <w:b/>
            <w:i w:val="0"/>
          </w:rPr>
          <w:t xml:space="preserve"> , }</w:t>
        </w:r>
      </w:ins>
    </w:p>
    <w:p w:rsidR="00542957" w:rsidRPr="00E77497" w:rsidRDefault="00542957" w:rsidP="00542957">
      <w:pPr>
        <w:pStyle w:val="SyntaxRule"/>
        <w:rPr>
          <w:ins w:id="20189" w:author="Allen Wirfs-Brock" w:date="2011-07-11T10:33:00Z"/>
          <w:rFonts w:ascii="Arial" w:hAnsi="Arial"/>
        </w:rPr>
      </w:pPr>
      <w:ins w:id="20190" w:author="Allen Wirfs-Brock" w:date="2011-07-11T10:33:00Z">
        <w:r w:rsidRPr="00E77497">
          <w:t>Array</w:t>
        </w:r>
      </w:ins>
      <w:ins w:id="20191" w:author="Allen Wirfs-Brock" w:date="2011-07-11T10:38:00Z">
        <w:r w:rsidRPr="00E77497">
          <w:t>Binding</w:t>
        </w:r>
      </w:ins>
      <w:ins w:id="20192" w:author="Allen Wirfs-Brock" w:date="2011-07-11T10:33:00Z">
        <w:r w:rsidRPr="00E77497">
          <w:t xml:space="preserve">Pattern </w:t>
        </w:r>
        <w:r w:rsidRPr="00E77497">
          <w:rPr>
            <w:rFonts w:ascii="Arial" w:hAnsi="Arial"/>
            <w:b/>
            <w:i w:val="0"/>
          </w:rPr>
          <w:t>:</w:t>
        </w:r>
      </w:ins>
    </w:p>
    <w:p w:rsidR="00542957" w:rsidRPr="00E77497" w:rsidRDefault="00542957" w:rsidP="00542957">
      <w:pPr>
        <w:pStyle w:val="SyntaxDefinition"/>
        <w:rPr>
          <w:ins w:id="20193" w:author="Allen Wirfs-Brock" w:date="2011-07-11T10:33:00Z"/>
          <w:rFonts w:ascii="Courier New" w:hAnsi="Courier New" w:cs="Courier New"/>
          <w:b/>
          <w:i w:val="0"/>
        </w:rPr>
      </w:pPr>
      <w:ins w:id="20194" w:author="Allen Wirfs-Brock" w:date="2011-07-11T10:33:00Z">
        <w:r w:rsidRPr="00E77497">
          <w:rPr>
            <w:rFonts w:ascii="Courier New" w:hAnsi="Courier New" w:cs="Courier New"/>
            <w:b/>
            <w:i w:val="0"/>
          </w:rPr>
          <w:t xml:space="preserve">[ </w:t>
        </w:r>
        <w:commentRangeStart w:id="20195"/>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20196" w:author="Allen Wirfs-Brock" w:date="2011-07-11T10:38:00Z">
        <w:r w:rsidRPr="00E77497">
          <w:t>Binding</w:t>
        </w:r>
      </w:ins>
      <w:ins w:id="20197" w:author="Allen Wirfs-Brock" w:date="2011-07-11T10:33:00Z">
        <w:r w:rsidRPr="00E77497">
          <w:t>RestElement</w:t>
        </w:r>
        <w:r w:rsidRPr="00E77497">
          <w:rPr>
            <w:rFonts w:ascii="Arial" w:hAnsi="Arial" w:cs="Arial"/>
            <w:i w:val="0"/>
            <w:vertAlign w:val="subscript"/>
          </w:rPr>
          <w:t xml:space="preserve">opt </w:t>
        </w:r>
      </w:ins>
      <w:commentRangeEnd w:id="20195"/>
      <w:ins w:id="20198" w:author="Allen Wirfs-Brock" w:date="2011-07-11T14:55:00Z">
        <w:r w:rsidR="007B4F56" w:rsidRPr="00E77497">
          <w:rPr>
            <w:rStyle w:val="CommentReference"/>
            <w:rFonts w:ascii="Arial" w:eastAsia="MS Mincho" w:hAnsi="Arial"/>
            <w:i w:val="0"/>
            <w:lang w:val="en-GB" w:eastAsia="ja-JP"/>
          </w:rPr>
          <w:commentReference w:id="20195"/>
        </w:r>
      </w:ins>
      <w:ins w:id="20199" w:author="Allen Wirfs-Brock" w:date="2011-07-11T10:33:00Z">
        <w:r w:rsidRPr="00675B74">
          <w:rPr>
            <w:rFonts w:ascii="Courier New" w:hAnsi="Courier New" w:cs="Courier New"/>
            <w:b/>
            <w:i w:val="0"/>
          </w:rPr>
          <w:t>]</w:t>
        </w:r>
        <w:r w:rsidRPr="00675B74">
          <w:rPr>
            <w:rFonts w:ascii="Courier New" w:hAnsi="Courier New" w:cs="Courier New"/>
            <w:b/>
            <w:i w:val="0"/>
          </w:rPr>
          <w:br/>
        </w:r>
      </w:ins>
      <w:ins w:id="20200" w:author="Rev 5 Allen Wirfs-Brock" w:date="2012-01-03T16:44:00Z">
        <w:r w:rsidR="0074281A" w:rsidRPr="00E77497">
          <w:rPr>
            <w:rFonts w:ascii="Courier New" w:hAnsi="Courier New" w:cs="Courier New"/>
            <w:b/>
            <w:i w:val="0"/>
          </w:rPr>
          <w:t>[</w:t>
        </w:r>
      </w:ins>
      <w:ins w:id="20201" w:author="Rev 5 Allen Wirfs-Brock" w:date="2012-01-03T16:49:00Z">
        <w:r w:rsidR="0074281A">
          <w:rPr>
            <w:rFonts w:ascii="Courier New" w:hAnsi="Courier New" w:cs="Courier New"/>
            <w:b/>
            <w:i w:val="0"/>
          </w:rPr>
          <w:t xml:space="preserve"> </w:t>
        </w:r>
      </w:ins>
      <w:ins w:id="20202"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CommentReference"/>
            <w:rFonts w:ascii="Arial" w:eastAsia="MS Mincho" w:hAnsi="Arial"/>
            <w:i w:val="0"/>
            <w:lang w:val="en-GB" w:eastAsia="ja-JP"/>
          </w:rPr>
          <w:commentReference w:id="20203"/>
        </w:r>
        <w:r w:rsidR="0074281A" w:rsidRPr="00675B74">
          <w:rPr>
            <w:rFonts w:ascii="Courier New" w:hAnsi="Courier New" w:cs="Courier New"/>
            <w:b/>
            <w:i w:val="0"/>
          </w:rPr>
          <w:t>]</w:t>
        </w:r>
        <w:r w:rsidR="0074281A" w:rsidRPr="00675B74">
          <w:rPr>
            <w:rFonts w:ascii="Courier New" w:hAnsi="Courier New" w:cs="Courier New"/>
            <w:b/>
            <w:i w:val="0"/>
          </w:rPr>
          <w:br/>
        </w:r>
      </w:ins>
      <w:ins w:id="20204" w:author="Allen Wirfs-Brock" w:date="2011-07-11T10:33:00Z">
        <w:r w:rsidRPr="00675B74">
          <w:rPr>
            <w:rFonts w:ascii="Courier New" w:hAnsi="Courier New" w:cs="Courier New"/>
            <w:b/>
            <w:i w:val="0"/>
          </w:rPr>
          <w:t>[</w:t>
        </w:r>
      </w:ins>
      <w:ins w:id="20205" w:author="Rev 5 Allen Wirfs-Brock" w:date="2012-01-03T16:44:00Z">
        <w:r w:rsidR="0074281A">
          <w:rPr>
            <w:rFonts w:ascii="Courier New" w:hAnsi="Courier New" w:cs="Courier New"/>
            <w:b/>
            <w:i w:val="0"/>
          </w:rPr>
          <w:t xml:space="preserve"> </w:t>
        </w:r>
      </w:ins>
      <w:ins w:id="20206" w:author="Allen Wirfs-Brock" w:date="2011-07-11T10:38:00Z">
        <w:r w:rsidRPr="00E77497">
          <w:t>Binding</w:t>
        </w:r>
      </w:ins>
      <w:ins w:id="20207"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20208" w:author="Allen Wirfs-Brock" w:date="2011-07-11T10:38:00Z">
        <w:r w:rsidRPr="00E77497">
          <w:t>Binding</w:t>
        </w:r>
      </w:ins>
      <w:ins w:id="20209"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rsidR="00542957" w:rsidRPr="00E77497" w:rsidRDefault="00542957" w:rsidP="00542957">
      <w:pPr>
        <w:pStyle w:val="SyntaxRule"/>
        <w:rPr>
          <w:ins w:id="20210" w:author="Allen Wirfs-Brock" w:date="2011-07-11T10:33:00Z"/>
          <w:rFonts w:ascii="Arial" w:hAnsi="Arial"/>
        </w:rPr>
      </w:pPr>
      <w:ins w:id="20211" w:author="Allen Wirfs-Brock" w:date="2011-07-11T10:37:00Z">
        <w:r w:rsidRPr="00E77497">
          <w:t>Binding</w:t>
        </w:r>
      </w:ins>
      <w:ins w:id="20212" w:author="Allen Wirfs-Brock" w:date="2011-07-11T10:33:00Z">
        <w:r w:rsidRPr="00E77497">
          <w:t xml:space="preserve">PropertyList </w:t>
        </w:r>
        <w:r w:rsidRPr="00E77497">
          <w:rPr>
            <w:rFonts w:ascii="Arial" w:hAnsi="Arial"/>
            <w:b/>
            <w:i w:val="0"/>
          </w:rPr>
          <w:t>:</w:t>
        </w:r>
      </w:ins>
    </w:p>
    <w:p w:rsidR="00542957" w:rsidRPr="00E77497" w:rsidRDefault="00542957" w:rsidP="00542957">
      <w:pPr>
        <w:pStyle w:val="SyntaxDefinition"/>
        <w:rPr>
          <w:ins w:id="20213" w:author="Allen Wirfs-Brock" w:date="2011-07-11T10:33:00Z"/>
        </w:rPr>
      </w:pPr>
      <w:ins w:id="20214" w:author="Allen Wirfs-Brock" w:date="2011-07-11T10:37:00Z">
        <w:r w:rsidRPr="00E77497">
          <w:t>Binding</w:t>
        </w:r>
      </w:ins>
      <w:ins w:id="20215" w:author="Allen Wirfs-Brock" w:date="2011-07-11T10:33:00Z">
        <w:r w:rsidRPr="00E77497">
          <w:t>Property</w:t>
        </w:r>
        <w:r w:rsidRPr="00E77497">
          <w:br/>
        </w:r>
      </w:ins>
      <w:ins w:id="20216" w:author="Allen Wirfs-Brock" w:date="2011-07-11T10:37:00Z">
        <w:r w:rsidRPr="00E77497">
          <w:t>Binding</w:t>
        </w:r>
      </w:ins>
      <w:ins w:id="20217" w:author="Allen Wirfs-Brock" w:date="2011-07-11T10:33:00Z">
        <w:r w:rsidRPr="00E77497">
          <w:t xml:space="preserve">PropertyList </w:t>
        </w:r>
        <w:r w:rsidRPr="00E77497">
          <w:rPr>
            <w:rFonts w:ascii="Courier New" w:hAnsi="Courier New" w:cs="Courier New"/>
            <w:b/>
            <w:i w:val="0"/>
          </w:rPr>
          <w:t>,</w:t>
        </w:r>
        <w:r w:rsidRPr="00E77497">
          <w:t xml:space="preserve"> </w:t>
        </w:r>
      </w:ins>
      <w:ins w:id="20218" w:author="Allen Wirfs-Brock" w:date="2011-07-11T10:37:00Z">
        <w:r w:rsidRPr="00E77497">
          <w:t>Binding</w:t>
        </w:r>
      </w:ins>
      <w:ins w:id="20219" w:author="Allen Wirfs-Brock" w:date="2011-07-11T10:33:00Z">
        <w:r w:rsidRPr="00E77497">
          <w:t>Property</w:t>
        </w:r>
      </w:ins>
    </w:p>
    <w:p w:rsidR="00542957" w:rsidRPr="00E77497" w:rsidRDefault="00542957" w:rsidP="00542957">
      <w:pPr>
        <w:pStyle w:val="SyntaxRule"/>
        <w:rPr>
          <w:ins w:id="20220" w:author="Allen Wirfs-Brock" w:date="2011-07-11T10:33:00Z"/>
          <w:rFonts w:ascii="Arial" w:hAnsi="Arial"/>
        </w:rPr>
      </w:pPr>
      <w:ins w:id="20221" w:author="Allen Wirfs-Brock" w:date="2011-07-11T10:39:00Z">
        <w:r w:rsidRPr="00E77497">
          <w:t>Binding</w:t>
        </w:r>
      </w:ins>
      <w:ins w:id="20222" w:author="Allen Wirfs-Brock" w:date="2011-07-11T10:33:00Z">
        <w:r w:rsidRPr="00E77497">
          <w:t>ElementList</w:t>
        </w:r>
        <w:r w:rsidRPr="00E77497">
          <w:rPr>
            <w:rFonts w:ascii="Arial" w:hAnsi="Arial"/>
          </w:rPr>
          <w:t xml:space="preserve"> </w:t>
        </w:r>
        <w:r w:rsidRPr="00E77497">
          <w:rPr>
            <w:rFonts w:ascii="Arial" w:hAnsi="Arial"/>
            <w:b/>
            <w:i w:val="0"/>
          </w:rPr>
          <w:t>:</w:t>
        </w:r>
      </w:ins>
    </w:p>
    <w:p w:rsidR="00542957" w:rsidRPr="00E77497" w:rsidRDefault="00542957" w:rsidP="00542957">
      <w:pPr>
        <w:pStyle w:val="SyntaxDefinition"/>
        <w:rPr>
          <w:ins w:id="20223" w:author="Allen Wirfs-Brock" w:date="2011-07-11T10:33:00Z"/>
        </w:rPr>
      </w:pPr>
      <w:ins w:id="20224" w:author="Allen Wirfs-Brock" w:date="2011-07-11T10:33:00Z">
        <w:r w:rsidRPr="00E77497">
          <w:t>Elision</w:t>
        </w:r>
        <w:r w:rsidRPr="00E77497">
          <w:rPr>
            <w:rFonts w:ascii="Arial" w:hAnsi="Arial" w:cs="Arial"/>
            <w:i w:val="0"/>
            <w:vertAlign w:val="subscript"/>
          </w:rPr>
          <w:t>opt</w:t>
        </w:r>
        <w:r w:rsidRPr="00E77497">
          <w:t xml:space="preserve">  </w:t>
        </w:r>
      </w:ins>
      <w:ins w:id="20225" w:author="Allen Wirfs-Brock" w:date="2011-07-11T10:39:00Z">
        <w:r w:rsidRPr="00E77497">
          <w:t>Binding</w:t>
        </w:r>
      </w:ins>
      <w:ins w:id="20226" w:author="Allen Wirfs-Brock" w:date="2011-07-11T10:33:00Z">
        <w:r w:rsidRPr="00E77497">
          <w:t xml:space="preserve">Element </w:t>
        </w:r>
        <w:r w:rsidRPr="00E77497">
          <w:br/>
        </w:r>
      </w:ins>
      <w:ins w:id="20227" w:author="Allen Wirfs-Brock" w:date="2011-07-11T10:39:00Z">
        <w:r w:rsidRPr="00E77497">
          <w:t>Binding</w:t>
        </w:r>
      </w:ins>
      <w:ins w:id="20228"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20229" w:author="Allen Wirfs-Brock" w:date="2011-07-11T10:39:00Z">
        <w:r w:rsidRPr="00E77497">
          <w:t>Binding</w:t>
        </w:r>
      </w:ins>
      <w:ins w:id="20230" w:author="Allen Wirfs-Brock" w:date="2011-07-11T10:33:00Z">
        <w:r w:rsidRPr="00E77497">
          <w:t>Element</w:t>
        </w:r>
      </w:ins>
    </w:p>
    <w:p w:rsidR="00542957" w:rsidRPr="00E77497" w:rsidRDefault="00542957" w:rsidP="00542957">
      <w:pPr>
        <w:pStyle w:val="SyntaxRule"/>
        <w:rPr>
          <w:ins w:id="20231" w:author="Allen Wirfs-Brock" w:date="2011-07-11T10:33:00Z"/>
          <w:rFonts w:ascii="Arial" w:hAnsi="Arial"/>
        </w:rPr>
      </w:pPr>
      <w:ins w:id="20232" w:author="Allen Wirfs-Brock" w:date="2011-07-11T10:37:00Z">
        <w:r w:rsidRPr="00E77497">
          <w:t>Binding</w:t>
        </w:r>
      </w:ins>
      <w:ins w:id="20233" w:author="Allen Wirfs-Brock" w:date="2011-07-11T10:33:00Z">
        <w:r w:rsidRPr="00E77497">
          <w:t xml:space="preserve">Property </w:t>
        </w:r>
        <w:r w:rsidRPr="00E77497">
          <w:rPr>
            <w:rFonts w:ascii="Arial" w:hAnsi="Arial"/>
            <w:b/>
            <w:i w:val="0"/>
          </w:rPr>
          <w:t>:</w:t>
        </w:r>
      </w:ins>
    </w:p>
    <w:p w:rsidR="00542957" w:rsidRPr="00E77497" w:rsidRDefault="003F6A3C" w:rsidP="00542957">
      <w:pPr>
        <w:pStyle w:val="SyntaxDefinition"/>
        <w:rPr>
          <w:ins w:id="20234" w:author="Allen Wirfs-Brock" w:date="2011-07-11T10:33:00Z"/>
        </w:rPr>
      </w:pPr>
      <w:ins w:id="20235" w:author="Rev 3 Allen Wirfs-Brock" w:date="2011-09-01T13:46:00Z">
        <w:r w:rsidRPr="00E77497">
          <w:t>SingleNameBinding</w:t>
        </w:r>
      </w:ins>
      <w:ins w:id="20236" w:author="Allen Wirfs-Brock" w:date="2011-07-11T10:33:00Z">
        <w:del w:id="20237" w:author="Rev 3 Allen Wirfs-Brock" w:date="2011-09-01T13:46:00Z">
          <w:r w:rsidR="00542957" w:rsidRPr="00E77497" w:rsidDel="003F6A3C">
            <w:delText>Identifier</w:delText>
          </w:r>
        </w:del>
      </w:ins>
      <w:ins w:id="20238" w:author="Rev 3 Allen Wirfs-Brock" w:date="2011-08-31T10:49:00Z">
        <w:r w:rsidR="007F533A" w:rsidRPr="00E77497">
          <w:t xml:space="preserve"> </w:t>
        </w:r>
      </w:ins>
      <w:ins w:id="20239" w:author="Rev 3 Allen Wirfs-Brock" w:date="2011-08-31T11:50:00Z">
        <w:r w:rsidR="009A7A92" w:rsidRPr="00E77497">
          <w:rPr>
            <w:rFonts w:ascii="Arial" w:hAnsi="Arial" w:cs="Arial"/>
            <w:i w:val="0"/>
            <w:vertAlign w:val="subscript"/>
          </w:rPr>
          <w:br/>
        </w:r>
      </w:ins>
      <w:ins w:id="20240" w:author="Rev 4 Allen Wirfs-Brock" w:date="2011-10-04T14:36:00Z">
        <w:r w:rsidR="00A360B4" w:rsidRPr="00675B74" w:rsidDel="00A360B4">
          <w:t xml:space="preserve"> </w:t>
        </w:r>
      </w:ins>
      <w:ins w:id="20241" w:author="Rev 3 Allen Wirfs-Brock" w:date="2011-08-31T11:50:00Z">
        <w:del w:id="20242"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20243" w:author="Rev 3 Allen Wirfs-Brock" w:date="2011-09-01T13:46:00Z">
        <w:del w:id="20244" w:author="Rev 4 Allen Wirfs-Brock" w:date="2011-10-04T14:36:00Z">
          <w:r w:rsidRPr="00E77497" w:rsidDel="00A360B4">
            <w:delText>SingleNameBinding</w:delText>
          </w:r>
        </w:del>
      </w:ins>
      <w:ins w:id="20245" w:author="Allen Wirfs-Brock" w:date="2011-07-11T10:33:00Z">
        <w:del w:id="20246" w:author="Rev 4 Allen Wirfs-Brock" w:date="2011-10-04T14:36:00Z">
          <w:r w:rsidR="00542957" w:rsidRPr="00E77497" w:rsidDel="00A360B4">
            <w:br/>
          </w:r>
        </w:del>
      </w:ins>
      <w:ins w:id="20247"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20248" w:author="Allen Wirfs-Brock" w:date="2011-07-11T10:33:00Z">
        <w:del w:id="20249"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20250" w:author="Allen Wirfs-Brock" w:date="2011-07-11T10:43:00Z">
        <w:del w:id="20251" w:author="Rev 4 Allen Wirfs-Brock" w:date="2011-10-04T14:36:00Z">
          <w:r w:rsidR="00950128" w:rsidRPr="00E77497" w:rsidDel="00A360B4">
            <w:delText>Binding</w:delText>
          </w:r>
        </w:del>
      </w:ins>
      <w:ins w:id="20252" w:author="Allen Wirfs-Brock" w:date="2011-07-11T15:40:00Z">
        <w:del w:id="20253" w:author="Rev 4 Allen Wirfs-Brock" w:date="2011-10-04T14:36:00Z">
          <w:r w:rsidR="00AA404C" w:rsidRPr="00E77497" w:rsidDel="00A360B4">
            <w:delText>Pattern</w:delText>
          </w:r>
        </w:del>
      </w:ins>
      <w:ins w:id="20254" w:author="Rev 3 Allen Wirfs-Brock" w:date="2011-08-31T10:49:00Z">
        <w:del w:id="20255"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rsidR="00542957" w:rsidRPr="00E77497" w:rsidRDefault="00542957" w:rsidP="00542957">
      <w:pPr>
        <w:pStyle w:val="SyntaxRule"/>
        <w:rPr>
          <w:ins w:id="20256" w:author="Allen Wirfs-Brock" w:date="2011-07-11T10:33:00Z"/>
          <w:rFonts w:ascii="Arial" w:hAnsi="Arial"/>
        </w:rPr>
      </w:pPr>
      <w:ins w:id="20257" w:author="Allen Wirfs-Brock" w:date="2011-07-11T10:39:00Z">
        <w:r w:rsidRPr="00E77497">
          <w:t>Binding</w:t>
        </w:r>
      </w:ins>
      <w:ins w:id="20258" w:author="Allen Wirfs-Brock" w:date="2011-07-11T10:33:00Z">
        <w:r w:rsidRPr="00E77497">
          <w:t xml:space="preserve">Element </w:t>
        </w:r>
        <w:r w:rsidRPr="00E77497">
          <w:rPr>
            <w:rFonts w:ascii="Arial" w:hAnsi="Arial"/>
            <w:b/>
            <w:i w:val="0"/>
          </w:rPr>
          <w:t>:</w:t>
        </w:r>
      </w:ins>
    </w:p>
    <w:p w:rsidR="00542957" w:rsidRPr="00E77497" w:rsidRDefault="003F6A3C" w:rsidP="00542957">
      <w:pPr>
        <w:pStyle w:val="SyntaxDefinition"/>
        <w:rPr>
          <w:ins w:id="20259" w:author="Allen Wirfs-Brock" w:date="2011-07-11T10:33:00Z"/>
        </w:rPr>
      </w:pPr>
      <w:ins w:id="20260" w:author="Rev 3 Allen Wirfs-Brock" w:date="2011-09-01T13:46:00Z">
        <w:r w:rsidRPr="00E77497">
          <w:t>SingleNameBinding</w:t>
        </w:r>
      </w:ins>
      <w:ins w:id="20261" w:author="Rev 3 Allen Wirfs-Brock" w:date="2011-08-31T12:14:00Z">
        <w:r w:rsidR="00670A44" w:rsidRPr="00E77497">
          <w:br/>
        </w:r>
      </w:ins>
      <w:ins w:id="20262" w:author="Allen Wirfs-Brock" w:date="2011-07-11T10:33:00Z">
        <w:del w:id="20263" w:author="Rev 3 Allen Wirfs-Brock" w:date="2011-08-31T10:40:00Z">
          <w:r w:rsidR="00542957" w:rsidRPr="00E77497" w:rsidDel="001748F3">
            <w:rPr>
              <w:rFonts w:ascii="Arial" w:hAnsi="Arial" w:cs="Arial"/>
              <w:i w:val="0"/>
              <w:sz w:val="16"/>
              <w:szCs w:val="16"/>
            </w:rPr>
            <w:delText xml:space="preserve"> </w:delText>
          </w:r>
        </w:del>
      </w:ins>
      <w:ins w:id="20264" w:author="Allen Wirfs-Brock" w:date="2011-07-11T10:44:00Z">
        <w:del w:id="20265" w:author="Rev 3 Allen Wirfs-Brock" w:date="2011-08-31T10:40:00Z">
          <w:r w:rsidR="00950128" w:rsidRPr="00E77497" w:rsidDel="001748F3">
            <w:delText>Identifier</w:delText>
          </w:r>
        </w:del>
      </w:ins>
      <w:ins w:id="20266" w:author="Allen Wirfs-Brock" w:date="2011-07-11T10:43:00Z">
        <w:del w:id="20267" w:author="Rev 3 Allen Wirfs-Brock" w:date="2011-08-31T10:40:00Z">
          <w:r w:rsidR="00950128" w:rsidRPr="00E77497" w:rsidDel="001748F3">
            <w:br/>
          </w:r>
        </w:del>
      </w:ins>
      <w:ins w:id="20268" w:author="Allen Wirfs-Brock" w:date="2011-07-11T10:44:00Z">
        <w:r w:rsidR="00950128" w:rsidRPr="00E77497">
          <w:t>BindingPattern</w:t>
        </w:r>
      </w:ins>
      <w:ins w:id="20269" w:author="Rev 3 Allen Wirfs-Brock" w:date="2011-08-31T10:49:00Z">
        <w:r w:rsidR="007F533A" w:rsidRPr="00E77497">
          <w:t xml:space="preserve"> Initialiser</w:t>
        </w:r>
        <w:r w:rsidR="007F533A" w:rsidRPr="00E77497">
          <w:rPr>
            <w:rFonts w:ascii="Arial" w:hAnsi="Arial" w:cs="Arial"/>
            <w:i w:val="0"/>
            <w:vertAlign w:val="subscript"/>
          </w:rPr>
          <w:t>opt</w:t>
        </w:r>
      </w:ins>
    </w:p>
    <w:p w:rsidR="00670A44" w:rsidRPr="00E77497" w:rsidRDefault="003F6A3C" w:rsidP="00670A44">
      <w:pPr>
        <w:pStyle w:val="SyntaxRule"/>
        <w:rPr>
          <w:ins w:id="20270" w:author="Rev 3 Allen Wirfs-Brock" w:date="2011-08-31T12:06:00Z"/>
          <w:rFonts w:ascii="Arial" w:hAnsi="Arial"/>
        </w:rPr>
      </w:pPr>
      <w:ins w:id="20271" w:author="Rev 3 Allen Wirfs-Brock" w:date="2011-09-01T13:45:00Z">
        <w:r w:rsidRPr="00E77497">
          <w:t>SingleNameBinding</w:t>
        </w:r>
      </w:ins>
      <w:ins w:id="20272" w:author="Rev 3 Allen Wirfs-Brock" w:date="2011-08-31T12:12:00Z">
        <w:r w:rsidR="00670A44" w:rsidRPr="00E77497">
          <w:t xml:space="preserve"> </w:t>
        </w:r>
      </w:ins>
      <w:ins w:id="20273" w:author="Rev 3 Allen Wirfs-Brock" w:date="2011-08-31T12:06:00Z">
        <w:r w:rsidR="00670A44" w:rsidRPr="00E77497">
          <w:t xml:space="preserve"> </w:t>
        </w:r>
        <w:r w:rsidR="00670A44" w:rsidRPr="00E77497">
          <w:rPr>
            <w:rFonts w:ascii="Arial" w:hAnsi="Arial"/>
            <w:b/>
            <w:i w:val="0"/>
          </w:rPr>
          <w:t>:</w:t>
        </w:r>
      </w:ins>
    </w:p>
    <w:p w:rsidR="00670A44" w:rsidRPr="00E77497" w:rsidRDefault="00D42EB6" w:rsidP="00670A44">
      <w:pPr>
        <w:pStyle w:val="SyntaxDefinition"/>
        <w:rPr>
          <w:ins w:id="20274" w:author="Rev 3 Allen Wirfs-Brock" w:date="2011-08-31T12:07:00Z"/>
        </w:rPr>
      </w:pPr>
      <w:ins w:id="20275" w:author="Rev 3 Allen Wirfs-Brock" w:date="2011-09-22T16:55:00Z">
        <w:r w:rsidRPr="00E77497">
          <w:t>Binding</w:t>
        </w:r>
      </w:ins>
      <w:ins w:id="20276" w:author="Rev 3 Allen Wirfs-Brock" w:date="2011-08-31T12:06:00Z">
        <w:r w:rsidR="00670A44" w:rsidRPr="00E77497">
          <w:t>Identifier Initialiser</w:t>
        </w:r>
        <w:r w:rsidR="00670A44" w:rsidRPr="00E77497">
          <w:rPr>
            <w:rFonts w:ascii="Arial" w:hAnsi="Arial" w:cs="Arial"/>
            <w:i w:val="0"/>
            <w:vertAlign w:val="subscript"/>
          </w:rPr>
          <w:t>opt</w:t>
        </w:r>
      </w:ins>
    </w:p>
    <w:p w:rsidR="00542957" w:rsidRPr="00E77497" w:rsidRDefault="00542957" w:rsidP="00670A44">
      <w:pPr>
        <w:pStyle w:val="SyntaxRule"/>
        <w:rPr>
          <w:ins w:id="20277" w:author="Allen Wirfs-Brock" w:date="2011-07-11T10:33:00Z"/>
          <w:rFonts w:ascii="Arial" w:hAnsi="Arial"/>
        </w:rPr>
      </w:pPr>
      <w:ins w:id="20278" w:author="Allen Wirfs-Brock" w:date="2011-07-11T10:39:00Z">
        <w:r w:rsidRPr="00E77497">
          <w:lastRenderedPageBreak/>
          <w:t>Binding</w:t>
        </w:r>
      </w:ins>
      <w:ins w:id="20279" w:author="Allen Wirfs-Brock" w:date="2011-07-11T10:33:00Z">
        <w:r w:rsidRPr="00E77497">
          <w:t xml:space="preserve">RestElement </w:t>
        </w:r>
        <w:r w:rsidRPr="00E77497">
          <w:rPr>
            <w:rFonts w:ascii="Arial" w:hAnsi="Arial"/>
            <w:b/>
            <w:i w:val="0"/>
          </w:rPr>
          <w:t>:</w:t>
        </w:r>
      </w:ins>
    </w:p>
    <w:p w:rsidR="00542957" w:rsidRPr="00E77497" w:rsidRDefault="00542957" w:rsidP="00542957">
      <w:pPr>
        <w:pStyle w:val="SyntaxDefinition"/>
        <w:rPr>
          <w:ins w:id="20280" w:author="Allen Wirfs-Brock" w:date="2011-07-11T10:33:00Z"/>
        </w:rPr>
      </w:pPr>
      <w:ins w:id="20281" w:author="Allen Wirfs-Brock" w:date="2011-07-11T10:33:00Z">
        <w:del w:id="20282" w:author="Rev 11 Allen Wirfs-Brock" w:date="2012-10-06T13:52:00Z">
          <w:r w:rsidRPr="00E77497" w:rsidDel="00905716">
            <w:rPr>
              <w:rFonts w:ascii="Arial" w:hAnsi="Arial" w:cs="Arial"/>
              <w:i w:val="0"/>
              <w:sz w:val="16"/>
              <w:szCs w:val="16"/>
            </w:rPr>
            <w:delText xml:space="preserve"> </w:delText>
          </w:r>
          <w:r w:rsidRPr="00E77497" w:rsidDel="00905716">
            <w:rPr>
              <w:rFonts w:ascii="Courier New" w:hAnsi="Courier New" w:cs="Courier New"/>
              <w:b/>
              <w:i w:val="0"/>
            </w:rPr>
            <w:delText>…</w:delText>
          </w:r>
        </w:del>
      </w:ins>
      <w:ins w:id="20283" w:author="Rev 11 Allen Wirfs-Brock" w:date="2012-10-06T13:52:00Z">
        <w:r w:rsidR="00905716">
          <w:rPr>
            <w:rFonts w:ascii="Courier New" w:hAnsi="Courier New" w:cs="Courier New"/>
            <w:b/>
            <w:i w:val="0"/>
          </w:rPr>
          <w:t>...</w:t>
        </w:r>
      </w:ins>
      <w:ins w:id="20284" w:author="Allen Wirfs-Brock" w:date="2011-07-11T10:33:00Z">
        <w:r w:rsidRPr="00E77497">
          <w:rPr>
            <w:rFonts w:ascii="Arial" w:hAnsi="Arial" w:cs="Arial"/>
            <w:i w:val="0"/>
            <w:sz w:val="16"/>
            <w:szCs w:val="16"/>
          </w:rPr>
          <w:t xml:space="preserve"> </w:t>
        </w:r>
      </w:ins>
      <w:ins w:id="20285" w:author="Rev 3 Allen Wirfs-Brock" w:date="2011-09-01T13:47:00Z">
        <w:r w:rsidR="003F6A3C" w:rsidRPr="00E77497">
          <w:t xml:space="preserve">BindingIdentifier  </w:t>
        </w:r>
      </w:ins>
      <w:ins w:id="20286" w:author="Allen Wirfs-Brock" w:date="2011-07-11T10:43:00Z">
        <w:del w:id="20287" w:author="Rev 3 Allen Wirfs-Brock" w:date="2011-09-01T13:47:00Z">
          <w:r w:rsidR="00950128" w:rsidRPr="00E77497" w:rsidDel="003F6A3C">
            <w:delText>Identifier</w:delText>
          </w:r>
        </w:del>
      </w:ins>
    </w:p>
    <w:p w:rsidR="000D4CC8" w:rsidRPr="00E77497" w:rsidRDefault="000D4CC8" w:rsidP="000D4CC8">
      <w:pPr>
        <w:pStyle w:val="Heading4"/>
        <w:numPr>
          <w:ilvl w:val="0"/>
          <w:numId w:val="0"/>
        </w:numPr>
        <w:rPr>
          <w:ins w:id="20288" w:author="Rev 4 Allen Wirfs-Brock" w:date="2011-10-15T17:53:00Z"/>
        </w:rPr>
      </w:pPr>
      <w:ins w:id="20289" w:author="Rev 4 Allen Wirfs-Brock" w:date="2011-10-15T17:53:00Z">
        <w:r w:rsidRPr="00E77497">
          <w:t>Static Semantics</w:t>
        </w:r>
      </w:ins>
    </w:p>
    <w:p w:rsidR="002F6D6F" w:rsidRPr="00E77497" w:rsidRDefault="002F6D6F" w:rsidP="002F6D6F">
      <w:pPr>
        <w:rPr>
          <w:ins w:id="20290" w:author="Rev 6 Allen Wirfs-Brock" w:date="2012-02-01T13:28:00Z"/>
          <w:rFonts w:ascii="Helvetica" w:hAnsi="Helvetica"/>
          <w:b/>
        </w:rPr>
      </w:pPr>
      <w:ins w:id="20291" w:author="Rev 6 Allen Wirfs-Brock" w:date="2012-02-01T13:28:00Z">
        <w:r w:rsidRPr="00E77497">
          <w:rPr>
            <w:rFonts w:ascii="Helvetica" w:hAnsi="Helvetica"/>
            <w:b/>
          </w:rPr>
          <w:t>Static Semantics:  Early Errors</w:t>
        </w:r>
      </w:ins>
    </w:p>
    <w:p w:rsidR="002F6D6F" w:rsidRPr="00E77497" w:rsidRDefault="002F6D6F" w:rsidP="002F6D6F">
      <w:pPr>
        <w:rPr>
          <w:ins w:id="20292" w:author="Rev 6 Allen Wirfs-Brock" w:date="2012-02-01T13:28:00Z"/>
        </w:rPr>
      </w:pPr>
      <w:ins w:id="20293"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rsidR="002F6D6F" w:rsidRPr="00E77497" w:rsidRDefault="002F6D6F" w:rsidP="00D5580A">
      <w:pPr>
        <w:numPr>
          <w:ilvl w:val="0"/>
          <w:numId w:val="737"/>
        </w:numPr>
        <w:rPr>
          <w:ins w:id="20294" w:author="Rev 6 Allen Wirfs-Brock" w:date="2012-02-01T13:28:00Z"/>
        </w:rPr>
      </w:pPr>
      <w:ins w:id="20295" w:author="Rev 6 Allen Wirfs-Brock" w:date="2012-02-01T13:28:00Z">
        <w:r w:rsidRPr="00E77497">
          <w:t>It is a Syntax Error if the</w:t>
        </w:r>
      </w:ins>
      <w:ins w:id="20296" w:author="Rev 6 Allen Wirfs-Brock" w:date="2012-02-01T13:29:00Z">
        <w:r>
          <w:t xml:space="preserve"> </w:t>
        </w:r>
        <w:del w:id="20297" w:author="Rev 9 Allen Wirfs-Brock" w:date="2012-07-07T16:25:00Z">
          <w:r w:rsidDel="00201325">
            <w:delText>Bound Names</w:delText>
          </w:r>
        </w:del>
      </w:ins>
      <w:ins w:id="20298" w:author="Rev 9 Allen Wirfs-Brock" w:date="2012-07-07T16:25:00Z">
        <w:r w:rsidR="00201325">
          <w:t>BoundNames</w:t>
        </w:r>
      </w:ins>
      <w:ins w:id="20299" w:author="Rev 6 Allen Wirfs-Brock" w:date="2012-02-01T13:29:00Z">
        <w:r>
          <w:t xml:space="preserve"> of </w:t>
        </w:r>
      </w:ins>
      <w:ins w:id="20300" w:author="Rev 6 Allen Wirfs-Brock" w:date="2012-02-01T13:28:00Z">
        <w:r w:rsidRPr="00E77497">
          <w:t xml:space="preserve"> </w:t>
        </w:r>
      </w:ins>
      <w:ins w:id="20301" w:author="Rev 6 Allen Wirfs-Brock" w:date="2012-02-01T13:29:00Z">
        <w:r w:rsidRPr="00E77497">
          <w:rPr>
            <w:rStyle w:val="bnf"/>
          </w:rPr>
          <w:t>ObjectBindingPattern</w:t>
        </w:r>
        <w:r w:rsidRPr="00E77497">
          <w:t xml:space="preserve"> </w:t>
        </w:r>
      </w:ins>
      <w:ins w:id="20302" w:author="Rev 6 Allen Wirfs-Brock" w:date="2012-02-01T13:31:00Z">
        <w:r>
          <w:t>contains the string</w:t>
        </w:r>
      </w:ins>
      <w:ins w:id="20303" w:author="Rev 6 Allen Wirfs-Brock" w:date="2012-02-01T13:28:00Z">
        <w:r w:rsidRPr="00E77497">
          <w:t xml:space="preserve"> </w:t>
        </w:r>
      </w:ins>
      <w:ins w:id="20304" w:author="Rev 6 Allen Wirfs-Brock" w:date="2012-02-01T13:32:00Z">
        <w:r>
          <w:t>“</w:t>
        </w:r>
      </w:ins>
      <w:ins w:id="20305" w:author="Rev 6 Allen Wirfs-Brock" w:date="2012-02-01T13:28:00Z">
        <w:r w:rsidRPr="00E77497">
          <w:rPr>
            <w:rFonts w:ascii="Courier New" w:hAnsi="Courier New" w:cs="Courier New"/>
            <w:b/>
          </w:rPr>
          <w:t>eval</w:t>
        </w:r>
      </w:ins>
      <w:ins w:id="20306" w:author="Rev 6 Allen Wirfs-Brock" w:date="2012-02-01T13:32:00Z">
        <w:r w:rsidRPr="0027695A">
          <w:rPr>
            <w:rFonts w:cs="Arial"/>
          </w:rPr>
          <w:t>”</w:t>
        </w:r>
      </w:ins>
      <w:ins w:id="20307" w:author="Rev 6 Allen Wirfs-Brock" w:date="2012-02-01T13:28:00Z">
        <w:r w:rsidRPr="00E77497">
          <w:t xml:space="preserve"> or </w:t>
        </w:r>
      </w:ins>
      <w:ins w:id="20308" w:author="Rev 6 Allen Wirfs-Brock" w:date="2012-02-01T13:32:00Z">
        <w:r>
          <w:t>the string “</w:t>
        </w:r>
      </w:ins>
      <w:ins w:id="20309" w:author="Rev 6 Allen Wirfs-Brock" w:date="2012-02-01T13:28:00Z">
        <w:r w:rsidRPr="00E77497">
          <w:rPr>
            <w:rFonts w:ascii="Courier New" w:hAnsi="Courier New" w:cs="Courier New"/>
            <w:b/>
          </w:rPr>
          <w:t>arguments</w:t>
        </w:r>
      </w:ins>
      <w:ins w:id="20310" w:author="Rev 6 Allen Wirfs-Brock" w:date="2012-02-01T13:33:00Z">
        <w:r w:rsidRPr="009E12F1">
          <w:rPr>
            <w:rFonts w:cs="Arial"/>
          </w:rPr>
          <w:t>”</w:t>
        </w:r>
      </w:ins>
      <w:ins w:id="20311" w:author="Rev 6 Allen Wirfs-Brock" w:date="2012-02-01T13:28:00Z">
        <w:r w:rsidRPr="00E77497">
          <w:t>.</w:t>
        </w:r>
      </w:ins>
    </w:p>
    <w:p w:rsidR="002F6D6F" w:rsidRPr="00E77497" w:rsidRDefault="002F6D6F" w:rsidP="00AF63E6">
      <w:pPr>
        <w:rPr>
          <w:ins w:id="20312" w:author="Rev 6 Allen Wirfs-Brock" w:date="2012-02-01T13:33:00Z"/>
        </w:rPr>
      </w:pPr>
      <w:ins w:id="20313" w:author="Rev 6 Allen Wirfs-Brock" w:date="2012-02-01T13:33:00Z">
        <w:r w:rsidRPr="00E77497">
          <w:rPr>
            <w:rStyle w:val="bnf"/>
          </w:rPr>
          <w:t xml:space="preserve">BindingPattern  </w:t>
        </w:r>
        <w:r w:rsidRPr="00E77497">
          <w:rPr>
            <w:b/>
          </w:rPr>
          <w:t>:</w:t>
        </w:r>
        <w:r w:rsidRPr="00E77497">
          <w:t xml:space="preserve"> </w:t>
        </w:r>
        <w:del w:id="20314" w:author="Rev 11 Allen Wirfs-Brock" w:date="2012-10-23T16:49:00Z">
          <w:r w:rsidRPr="00E77497" w:rsidDel="00AF63E6">
            <w:rPr>
              <w:rStyle w:val="bnf"/>
            </w:rPr>
            <w:delText>Object</w:delText>
          </w:r>
        </w:del>
      </w:ins>
      <w:ins w:id="20315" w:author="Rev 11 Allen Wirfs-Brock" w:date="2012-10-23T16:49:00Z">
        <w:r w:rsidR="00AF63E6">
          <w:rPr>
            <w:rStyle w:val="bnf"/>
          </w:rPr>
          <w:t>Array</w:t>
        </w:r>
      </w:ins>
      <w:ins w:id="20316" w:author="Rev 6 Allen Wirfs-Brock" w:date="2012-02-01T13:33:00Z">
        <w:r w:rsidRPr="00E77497">
          <w:rPr>
            <w:rStyle w:val="bnf"/>
          </w:rPr>
          <w:t>BindingPattern</w:t>
        </w:r>
      </w:ins>
    </w:p>
    <w:p w:rsidR="002F6D6F" w:rsidRPr="00E77497" w:rsidRDefault="002F6D6F" w:rsidP="00D5580A">
      <w:pPr>
        <w:numPr>
          <w:ilvl w:val="0"/>
          <w:numId w:val="737"/>
        </w:numPr>
        <w:rPr>
          <w:ins w:id="20317" w:author="Rev 6 Allen Wirfs-Brock" w:date="2012-02-01T13:33:00Z"/>
        </w:rPr>
      </w:pPr>
      <w:ins w:id="20318" w:author="Rev 6 Allen Wirfs-Brock" w:date="2012-02-01T13:33:00Z">
        <w:r w:rsidRPr="00E77497">
          <w:t>It is a Syntax Error if the</w:t>
        </w:r>
        <w:r>
          <w:t xml:space="preserve"> </w:t>
        </w:r>
        <w:del w:id="20319" w:author="Rev 9 Allen Wirfs-Brock" w:date="2012-07-07T16:25:00Z">
          <w:r w:rsidDel="00201325">
            <w:delText>Bound Names</w:delText>
          </w:r>
        </w:del>
      </w:ins>
      <w:ins w:id="20320" w:author="Rev 9 Allen Wirfs-Brock" w:date="2012-07-07T16:25:00Z">
        <w:r w:rsidR="00201325">
          <w:t>BoundNames</w:t>
        </w:r>
      </w:ins>
      <w:ins w:id="20321" w:author="Rev 6 Allen Wirfs-Brock" w:date="2012-02-01T13:33:00Z">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0D4CC8" w:rsidRPr="00E77497" w:rsidRDefault="000D4CC8" w:rsidP="000D4CC8">
      <w:pPr>
        <w:rPr>
          <w:ins w:id="20322" w:author="Rev 4 Allen Wirfs-Brock" w:date="2011-10-15T17:53:00Z"/>
          <w:rFonts w:ascii="Helvetica" w:hAnsi="Helvetica"/>
          <w:b/>
        </w:rPr>
      </w:pPr>
      <w:ins w:id="20323" w:author="Rev 4 Allen Wirfs-Brock" w:date="2011-10-15T17:53:00Z">
        <w:r w:rsidRPr="00E77497">
          <w:rPr>
            <w:rFonts w:ascii="Helvetica" w:hAnsi="Helvetica"/>
            <w:b/>
          </w:rPr>
          <w:t xml:space="preserve">Static Semantics:  </w:t>
        </w:r>
        <w:del w:id="20324" w:author="Rev 9 Allen Wirfs-Brock" w:date="2012-07-07T16:25:00Z">
          <w:r w:rsidRPr="00E77497" w:rsidDel="00201325">
            <w:rPr>
              <w:rFonts w:ascii="Helvetica" w:hAnsi="Helvetica"/>
              <w:b/>
              <w:lang w:eastAsia="en-US"/>
            </w:rPr>
            <w:delText>Bound</w:delText>
          </w:r>
        </w:del>
      </w:ins>
      <w:ins w:id="20325" w:author="Rev 6 Allen Wirfs-Brock" w:date="2012-02-01T13:29:00Z">
        <w:del w:id="20326" w:author="Rev 9 Allen Wirfs-Brock" w:date="2012-07-07T16:25:00Z">
          <w:r w:rsidR="002F6D6F" w:rsidDel="00201325">
            <w:rPr>
              <w:rFonts w:ascii="Helvetica" w:hAnsi="Helvetica"/>
              <w:b/>
              <w:lang w:eastAsia="en-US"/>
            </w:rPr>
            <w:delText xml:space="preserve"> </w:delText>
          </w:r>
        </w:del>
      </w:ins>
      <w:ins w:id="20327" w:author="Rev 4 Allen Wirfs-Brock" w:date="2011-10-15T17:53:00Z">
        <w:del w:id="20328" w:author="Rev 9 Allen Wirfs-Brock" w:date="2012-07-07T16:25:00Z">
          <w:r w:rsidRPr="00E77497" w:rsidDel="00201325">
            <w:rPr>
              <w:rFonts w:ascii="Helvetica" w:hAnsi="Helvetica"/>
              <w:b/>
              <w:lang w:eastAsia="en-US"/>
            </w:rPr>
            <w:delText>Names</w:delText>
          </w:r>
        </w:del>
      </w:ins>
      <w:ins w:id="20329" w:author="Rev 9 Allen Wirfs-Brock" w:date="2012-07-07T16:25:00Z">
        <w:r w:rsidR="00201325">
          <w:rPr>
            <w:rFonts w:ascii="Helvetica" w:hAnsi="Helvetica"/>
            <w:b/>
            <w:lang w:eastAsia="en-US"/>
          </w:rPr>
          <w:t>BoundNames</w:t>
        </w:r>
      </w:ins>
    </w:p>
    <w:p w:rsidR="0058214B" w:rsidRPr="00E77497" w:rsidDel="000D4CC8" w:rsidRDefault="0058214B" w:rsidP="009570BE">
      <w:pPr>
        <w:pStyle w:val="Syntax"/>
        <w:rPr>
          <w:ins w:id="20330" w:author="Rev 3 Allen Wirfs-Brock" w:date="2011-08-31T16:09:00Z"/>
          <w:del w:id="20331" w:author="Rev 4 Allen Wirfs-Brock" w:date="2011-10-15T17:53:00Z"/>
        </w:rPr>
      </w:pPr>
      <w:ins w:id="20332" w:author="Rev 3 Allen Wirfs-Brock" w:date="2011-08-31T16:13:00Z">
        <w:del w:id="20333" w:author="Rev 4 Allen Wirfs-Brock" w:date="2011-10-15T17:53:00Z">
          <w:r w:rsidRPr="00E77497" w:rsidDel="000D4CC8">
            <w:delText>Semantics</w:delText>
          </w:r>
        </w:del>
      </w:ins>
    </w:p>
    <w:p w:rsidR="004C02EF" w:rsidRPr="00E77497" w:rsidDel="0058214B" w:rsidRDefault="004C02EF" w:rsidP="004C02EF">
      <w:pPr>
        <w:rPr>
          <w:del w:id="20334" w:author="Rev 3 Allen Wirfs-Brock" w:date="2011-08-31T16:12:00Z"/>
        </w:rPr>
      </w:pPr>
      <w:del w:id="20335"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rsidR="004C02EF" w:rsidRPr="00E77497" w:rsidDel="0058214B" w:rsidRDefault="004C02EF" w:rsidP="004C02EF">
      <w:pPr>
        <w:pStyle w:val="Syntax"/>
        <w:rPr>
          <w:del w:id="20336" w:author="Rev 3 Allen Wirfs-Brock" w:date="2011-08-31T16:12:00Z"/>
        </w:rPr>
      </w:pPr>
      <w:del w:id="20337" w:author="Rev 3 Allen Wirfs-Brock" w:date="2011-08-31T16:12:00Z">
        <w:r w:rsidRPr="00E77497" w:rsidDel="0058214B">
          <w:delText>Semantics</w:delText>
        </w:r>
      </w:del>
    </w:p>
    <w:p w:rsidR="004C02EF" w:rsidRPr="00E77497" w:rsidDel="0058214B" w:rsidRDefault="004C02EF" w:rsidP="004C02EF">
      <w:pPr>
        <w:rPr>
          <w:del w:id="20338" w:author="Rev 3 Allen Wirfs-Brock" w:date="2011-08-31T16:12:00Z"/>
        </w:rPr>
      </w:pPr>
      <w:del w:id="20339"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20340" w:name="_Toc382212713"/>
      </w:del>
    </w:p>
    <w:p w:rsidR="004C02EF" w:rsidRPr="00E77497" w:rsidDel="0058214B" w:rsidRDefault="004C02EF">
      <w:pPr>
        <w:pStyle w:val="Alg2"/>
        <w:numPr>
          <w:ilvl w:val="0"/>
          <w:numId w:val="109"/>
        </w:numPr>
        <w:rPr>
          <w:del w:id="20341" w:author="Rev 3 Allen Wirfs-Brock" w:date="2011-08-31T16:12:00Z"/>
        </w:rPr>
        <w:pPrChange w:id="20342" w:author="Rev 4 Allen Wirfs-Brock" w:date="2011-11-07T12:16:00Z">
          <w:pPr>
            <w:pStyle w:val="Alg2"/>
            <w:numPr>
              <w:numId w:val="112"/>
            </w:numPr>
            <w:tabs>
              <w:tab w:val="num" w:pos="360"/>
            </w:tabs>
            <w:ind w:left="360" w:hanging="360"/>
          </w:pPr>
        </w:pPrChange>
      </w:pPr>
      <w:del w:id="20343" w:author="Rev 3 Allen Wirfs-Brock" w:date="2011-08-31T16:12:00Z">
        <w:r w:rsidRPr="00E77497" w:rsidDel="0058214B">
          <w:delText xml:space="preserve">Evaluate </w:delText>
        </w:r>
        <w:r w:rsidRPr="00E77497" w:rsidDel="0058214B">
          <w:rPr>
            <w:i/>
          </w:rPr>
          <w:delText>VariableDeclarationList</w:delText>
        </w:r>
        <w:bookmarkEnd w:id="20340"/>
        <w:r w:rsidRPr="00E77497" w:rsidDel="0058214B">
          <w:delText>.</w:delText>
        </w:r>
      </w:del>
    </w:p>
    <w:p w:rsidR="004C02EF" w:rsidRPr="00E77497" w:rsidDel="0058214B" w:rsidRDefault="004C02EF">
      <w:pPr>
        <w:pStyle w:val="Alg2"/>
        <w:numPr>
          <w:ilvl w:val="0"/>
          <w:numId w:val="109"/>
        </w:numPr>
        <w:spacing w:after="220"/>
        <w:rPr>
          <w:del w:id="20344" w:author="Rev 3 Allen Wirfs-Brock" w:date="2011-08-31T16:12:00Z"/>
        </w:rPr>
        <w:pPrChange w:id="20345" w:author="Rev 4 Allen Wirfs-Brock" w:date="2011-11-07T12:16:00Z">
          <w:pPr>
            <w:pStyle w:val="Alg2"/>
            <w:numPr>
              <w:numId w:val="112"/>
            </w:numPr>
            <w:tabs>
              <w:tab w:val="num" w:pos="360"/>
            </w:tabs>
            <w:spacing w:after="220"/>
            <w:ind w:left="360" w:hanging="360"/>
          </w:pPr>
        </w:pPrChange>
      </w:pPr>
      <w:del w:id="20346"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rsidR="004C02EF" w:rsidRPr="00E77497" w:rsidDel="0058214B" w:rsidRDefault="004C02EF" w:rsidP="004C02EF">
      <w:pPr>
        <w:rPr>
          <w:del w:id="20347" w:author="Rev 3 Allen Wirfs-Brock" w:date="2011-08-31T16:12:00Z"/>
        </w:rPr>
      </w:pPr>
      <w:del w:id="20348"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rsidR="004C02EF" w:rsidRPr="00E77497" w:rsidDel="0058214B" w:rsidRDefault="004C02EF">
      <w:pPr>
        <w:pStyle w:val="Alg2"/>
        <w:numPr>
          <w:ilvl w:val="0"/>
          <w:numId w:val="110"/>
        </w:numPr>
        <w:spacing w:after="220"/>
        <w:rPr>
          <w:del w:id="20349" w:author="Rev 3 Allen Wirfs-Brock" w:date="2011-08-31T16:12:00Z"/>
        </w:rPr>
        <w:pPrChange w:id="20350" w:author="Rev 4 Allen Wirfs-Brock" w:date="2011-11-07T12:16:00Z">
          <w:pPr>
            <w:pStyle w:val="Alg2"/>
            <w:numPr>
              <w:numId w:val="113"/>
            </w:numPr>
            <w:tabs>
              <w:tab w:val="num" w:pos="360"/>
            </w:tabs>
            <w:spacing w:after="220"/>
            <w:ind w:left="360" w:hanging="360"/>
          </w:pPr>
        </w:pPrChange>
      </w:pPr>
      <w:del w:id="20351"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rsidR="004C02EF" w:rsidRPr="00E77497" w:rsidDel="0058214B" w:rsidRDefault="004C02EF" w:rsidP="004C02EF">
      <w:pPr>
        <w:rPr>
          <w:del w:id="20352" w:author="Rev 3 Allen Wirfs-Brock" w:date="2011-08-31T16:12:00Z"/>
        </w:rPr>
      </w:pPr>
      <w:del w:id="20353"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20354" w:name="_Toc382212714"/>
      </w:del>
    </w:p>
    <w:p w:rsidR="004C02EF" w:rsidRPr="00E77497" w:rsidDel="0058214B" w:rsidRDefault="004C02EF">
      <w:pPr>
        <w:pStyle w:val="Alg2"/>
        <w:keepNext/>
        <w:numPr>
          <w:ilvl w:val="0"/>
          <w:numId w:val="111"/>
        </w:numPr>
        <w:rPr>
          <w:del w:id="20355" w:author="Rev 3 Allen Wirfs-Brock" w:date="2011-08-31T16:12:00Z"/>
        </w:rPr>
        <w:pPrChange w:id="20356" w:author="Rev 4 Allen Wirfs-Brock" w:date="2011-11-07T12:16:00Z">
          <w:pPr>
            <w:pStyle w:val="Alg2"/>
            <w:keepNext/>
            <w:numPr>
              <w:numId w:val="114"/>
            </w:numPr>
            <w:tabs>
              <w:tab w:val="num" w:pos="360"/>
            </w:tabs>
            <w:ind w:left="360" w:hanging="360"/>
          </w:pPr>
        </w:pPrChange>
      </w:pPr>
      <w:del w:id="20357" w:author="Rev 3 Allen Wirfs-Brock" w:date="2011-08-31T16:12:00Z">
        <w:r w:rsidRPr="00E77497" w:rsidDel="0058214B">
          <w:delText xml:space="preserve">Evaluate </w:delText>
        </w:r>
        <w:r w:rsidRPr="00E77497" w:rsidDel="0058214B">
          <w:rPr>
            <w:i/>
          </w:rPr>
          <w:delText>VariableDeclarationList</w:delText>
        </w:r>
        <w:bookmarkEnd w:id="20354"/>
        <w:r w:rsidRPr="00E77497" w:rsidDel="0058214B">
          <w:delText>.</w:delText>
        </w:r>
        <w:bookmarkStart w:id="20358" w:name="_Toc382212715"/>
      </w:del>
    </w:p>
    <w:p w:rsidR="004C02EF" w:rsidRPr="00E77497" w:rsidDel="0058214B" w:rsidRDefault="004C02EF">
      <w:pPr>
        <w:pStyle w:val="Alg2"/>
        <w:numPr>
          <w:ilvl w:val="0"/>
          <w:numId w:val="111"/>
        </w:numPr>
        <w:spacing w:after="220"/>
        <w:rPr>
          <w:del w:id="20359" w:author="Rev 3 Allen Wirfs-Brock" w:date="2011-08-31T16:12:00Z"/>
        </w:rPr>
        <w:pPrChange w:id="20360" w:author="Rev 4 Allen Wirfs-Brock" w:date="2011-11-07T12:16:00Z">
          <w:pPr>
            <w:pStyle w:val="Alg2"/>
            <w:numPr>
              <w:numId w:val="114"/>
            </w:numPr>
            <w:tabs>
              <w:tab w:val="num" w:pos="360"/>
            </w:tabs>
            <w:spacing w:after="220"/>
            <w:ind w:left="360" w:hanging="360"/>
          </w:pPr>
        </w:pPrChange>
      </w:pPr>
      <w:del w:id="20361" w:author="Rev 3 Allen Wirfs-Brock" w:date="2011-08-31T16:12:00Z">
        <w:r w:rsidRPr="00E77497" w:rsidDel="0058214B">
          <w:delText xml:space="preserve">Evaluate </w:delText>
        </w:r>
        <w:r w:rsidRPr="00E77497" w:rsidDel="0058214B">
          <w:rPr>
            <w:i/>
          </w:rPr>
          <w:delText>VariableDeclaration</w:delText>
        </w:r>
        <w:bookmarkEnd w:id="20358"/>
        <w:r w:rsidRPr="00E77497" w:rsidDel="0058214B">
          <w:delText>.</w:delText>
        </w:r>
      </w:del>
    </w:p>
    <w:p w:rsidR="004C02EF" w:rsidRPr="00E77497" w:rsidDel="006A0081" w:rsidRDefault="004C02EF" w:rsidP="004C02EF">
      <w:pPr>
        <w:rPr>
          <w:del w:id="20362" w:author="Rev 3 Allen Wirfs-Brock" w:date="2011-09-01T11:08:00Z"/>
        </w:rPr>
      </w:pPr>
      <w:del w:id="20363"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rsidR="004C02EF" w:rsidRPr="00E77497" w:rsidDel="006A0081" w:rsidRDefault="004C02EF">
      <w:pPr>
        <w:pStyle w:val="Alg2"/>
        <w:numPr>
          <w:ilvl w:val="0"/>
          <w:numId w:val="112"/>
        </w:numPr>
        <w:spacing w:after="220"/>
        <w:rPr>
          <w:del w:id="20364" w:author="Rev 3 Allen Wirfs-Brock" w:date="2011-09-01T11:08:00Z"/>
        </w:rPr>
        <w:pPrChange w:id="20365" w:author="Rev 4 Allen Wirfs-Brock" w:date="2011-11-07T12:16:00Z">
          <w:pPr>
            <w:pStyle w:val="Alg2"/>
            <w:numPr>
              <w:numId w:val="115"/>
            </w:numPr>
            <w:tabs>
              <w:tab w:val="num" w:pos="360"/>
            </w:tabs>
            <w:spacing w:after="220"/>
            <w:ind w:left="360" w:hanging="360"/>
          </w:pPr>
        </w:pPrChange>
      </w:pPr>
      <w:del w:id="20366"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rsidR="004C02EF" w:rsidRPr="00E77497" w:rsidDel="006A0081" w:rsidRDefault="004C02EF" w:rsidP="004C02EF">
      <w:pPr>
        <w:rPr>
          <w:del w:id="20367" w:author="Rev 3 Allen Wirfs-Brock" w:date="2011-09-01T11:08:00Z"/>
        </w:rPr>
      </w:pPr>
      <w:del w:id="20368"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20369" w:name="_Toc382212716"/>
      </w:del>
    </w:p>
    <w:p w:rsidR="004C02EF" w:rsidRPr="00E77497" w:rsidDel="006A0081" w:rsidRDefault="004C02EF">
      <w:pPr>
        <w:pStyle w:val="Alg2"/>
        <w:numPr>
          <w:ilvl w:val="0"/>
          <w:numId w:val="113"/>
        </w:numPr>
        <w:rPr>
          <w:del w:id="20370" w:author="Rev 3 Allen Wirfs-Brock" w:date="2011-09-01T11:08:00Z"/>
        </w:rPr>
        <w:pPrChange w:id="20371" w:author="Rev 4 Allen Wirfs-Brock" w:date="2011-11-07T12:16:00Z">
          <w:pPr>
            <w:pStyle w:val="Alg2"/>
            <w:numPr>
              <w:numId w:val="116"/>
            </w:numPr>
            <w:tabs>
              <w:tab w:val="num" w:pos="360"/>
            </w:tabs>
            <w:ind w:left="360" w:hanging="360"/>
          </w:pPr>
        </w:pPrChange>
      </w:pPr>
      <w:del w:id="20372"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20369"/>
        <w:r w:rsidRPr="00E77497" w:rsidDel="006A0081">
          <w:rPr>
            <w:i/>
          </w:rPr>
          <w:delText>r</w:delText>
        </w:r>
        <w:r w:rsidRPr="00E77497" w:rsidDel="006A0081">
          <w:delText xml:space="preserve"> as described in 11.1.2.</w:delText>
        </w:r>
        <w:bookmarkStart w:id="20373" w:name="_Toc382212717"/>
      </w:del>
    </w:p>
    <w:p w:rsidR="004C02EF" w:rsidRPr="00E77497" w:rsidDel="006A0081" w:rsidRDefault="004C02EF">
      <w:pPr>
        <w:pStyle w:val="Alg2"/>
        <w:numPr>
          <w:ilvl w:val="0"/>
          <w:numId w:val="113"/>
        </w:numPr>
        <w:rPr>
          <w:del w:id="20374" w:author="Rev 3 Allen Wirfs-Brock" w:date="2011-09-01T11:08:00Z"/>
        </w:rPr>
        <w:pPrChange w:id="20375" w:author="Rev 4 Allen Wirfs-Brock" w:date="2011-11-07T12:16:00Z">
          <w:pPr>
            <w:pStyle w:val="Alg2"/>
            <w:numPr>
              <w:numId w:val="116"/>
            </w:numPr>
            <w:tabs>
              <w:tab w:val="num" w:pos="360"/>
            </w:tabs>
            <w:ind w:left="360" w:hanging="360"/>
          </w:pPr>
        </w:pPrChange>
      </w:pPr>
      <w:del w:id="20376"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20373"/>
        <w:r w:rsidRPr="00E77497" w:rsidDel="006A0081">
          <w:delText>.</w:delText>
        </w:r>
        <w:bookmarkStart w:id="20377" w:name="_Toc382212718"/>
      </w:del>
    </w:p>
    <w:p w:rsidR="004C02EF" w:rsidRPr="00E77497" w:rsidDel="006A0081" w:rsidRDefault="004C02EF">
      <w:pPr>
        <w:pStyle w:val="Alg2"/>
        <w:numPr>
          <w:ilvl w:val="0"/>
          <w:numId w:val="113"/>
        </w:numPr>
        <w:rPr>
          <w:del w:id="20378" w:author="Rev 3 Allen Wirfs-Brock" w:date="2011-09-01T11:08:00Z"/>
        </w:rPr>
        <w:pPrChange w:id="20379" w:author="Rev 4 Allen Wirfs-Brock" w:date="2011-11-07T12:16:00Z">
          <w:pPr>
            <w:pStyle w:val="Alg2"/>
            <w:numPr>
              <w:numId w:val="116"/>
            </w:numPr>
            <w:tabs>
              <w:tab w:val="num" w:pos="360"/>
            </w:tabs>
            <w:ind w:left="360" w:hanging="360"/>
          </w:pPr>
        </w:pPrChange>
      </w:pPr>
      <w:del w:id="20380"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20377"/>
        <w:r w:rsidRPr="00E77497" w:rsidDel="006A0081">
          <w:delText>.</w:delText>
        </w:r>
        <w:bookmarkStart w:id="20381" w:name="_Toc382212719"/>
      </w:del>
    </w:p>
    <w:p w:rsidR="004C02EF" w:rsidRPr="00E77497" w:rsidDel="006A0081" w:rsidRDefault="004C02EF">
      <w:pPr>
        <w:pStyle w:val="Alg2"/>
        <w:numPr>
          <w:ilvl w:val="0"/>
          <w:numId w:val="113"/>
        </w:numPr>
        <w:jc w:val="left"/>
        <w:rPr>
          <w:del w:id="20382" w:author="Rev 3 Allen Wirfs-Brock" w:date="2011-09-01T11:08:00Z"/>
        </w:rPr>
        <w:pPrChange w:id="20383" w:author="Rev 4 Allen Wirfs-Brock" w:date="2011-11-07T12:16:00Z">
          <w:pPr>
            <w:pStyle w:val="Alg2"/>
            <w:numPr>
              <w:numId w:val="116"/>
            </w:numPr>
            <w:tabs>
              <w:tab w:val="num" w:pos="360"/>
            </w:tabs>
            <w:ind w:left="360" w:hanging="360"/>
            <w:jc w:val="left"/>
          </w:pPr>
        </w:pPrChange>
      </w:pPr>
      <w:del w:id="20384"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20381"/>
    <w:p w:rsidR="004C02EF" w:rsidRPr="00E77497" w:rsidDel="006A0081" w:rsidRDefault="004C02EF">
      <w:pPr>
        <w:pStyle w:val="Alg2"/>
        <w:numPr>
          <w:ilvl w:val="0"/>
          <w:numId w:val="113"/>
        </w:numPr>
        <w:spacing w:after="220"/>
        <w:rPr>
          <w:del w:id="20385" w:author="Rev 3 Allen Wirfs-Brock" w:date="2011-09-01T11:08:00Z"/>
        </w:rPr>
        <w:pPrChange w:id="20386" w:author="Rev 4 Allen Wirfs-Brock" w:date="2011-11-07T12:16:00Z">
          <w:pPr>
            <w:pStyle w:val="Alg2"/>
            <w:numPr>
              <w:numId w:val="116"/>
            </w:numPr>
            <w:tabs>
              <w:tab w:val="num" w:pos="360"/>
            </w:tabs>
            <w:spacing w:after="220"/>
            <w:ind w:left="360" w:hanging="360"/>
          </w:pPr>
        </w:pPrChange>
      </w:pPr>
      <w:del w:id="20387"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20388" w:name="_Ref381185764"/>
        <w:bookmarkStart w:id="20389" w:name="_Toc381513712"/>
        <w:bookmarkStart w:id="20390" w:name="_Toc375031199"/>
        <w:bookmarkStart w:id="20391" w:name="_Ref381175098"/>
      </w:del>
    </w:p>
    <w:p w:rsidR="004C02EF" w:rsidRPr="00E77497" w:rsidDel="006A0081" w:rsidRDefault="004C02EF" w:rsidP="004C02EF">
      <w:pPr>
        <w:pStyle w:val="Note"/>
        <w:rPr>
          <w:del w:id="20392" w:author="Rev 3 Allen Wirfs-Brock" w:date="2011-09-01T11:08:00Z"/>
        </w:rPr>
      </w:pPr>
      <w:del w:id="20393" w:author="Rev 3 Allen Wirfs-Brock" w:date="2011-09-01T11:08:00Z">
        <w:r w:rsidRPr="00E77497" w:rsidDel="006A0081">
          <w:delText>NOTE</w:delText>
        </w:r>
      </w:del>
      <w:ins w:id="20394" w:author="Allen Wirfs-Brock rev2" w:date="2011-07-20T13:44:00Z">
        <w:del w:id="20395" w:author="Rev 3 Allen Wirfs-Brock" w:date="2011-09-01T11:08:00Z">
          <w:r w:rsidR="00920F94" w:rsidRPr="00E77497" w:rsidDel="006A0081">
            <w:delText xml:space="preserve"> 1</w:delText>
          </w:r>
        </w:del>
      </w:ins>
      <w:del w:id="20396"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rsidR="00473B27" w:rsidRPr="009C202C" w:rsidDel="006A0081" w:rsidRDefault="00920F94" w:rsidP="00C7794D">
      <w:pPr>
        <w:pStyle w:val="Note"/>
        <w:rPr>
          <w:del w:id="20397" w:author="Rev 3 Allen Wirfs-Brock" w:date="2011-09-01T11:08:00Z"/>
          <w:szCs w:val="18"/>
        </w:rPr>
      </w:pPr>
      <w:ins w:id="20398" w:author="Allen Wirfs-Brock rev2" w:date="2011-07-20T13:45:00Z">
        <w:del w:id="20399" w:author="Rev 3 Allen Wirfs-Brock" w:date="2011-09-01T11:08:00Z">
          <w:r w:rsidRPr="00E77497" w:rsidDel="006A0081">
            <w:delText>NOTE 2</w:delText>
          </w:r>
          <w:r w:rsidRPr="00E77497" w:rsidDel="006A0081">
            <w:rPr>
              <w:szCs w:val="18"/>
            </w:rPr>
            <w:tab/>
          </w:r>
        </w:del>
      </w:ins>
      <w:del w:id="20400"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rsidR="004C02EF" w:rsidRPr="00E77497" w:rsidDel="000103D2" w:rsidRDefault="004C02EF" w:rsidP="004C02EF">
      <w:pPr>
        <w:rPr>
          <w:del w:id="20401" w:author="Rev 3 Allen Wirfs-Brock" w:date="2011-09-09T13:56:00Z"/>
        </w:rPr>
      </w:pPr>
      <w:del w:id="20402"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rsidR="004C02EF" w:rsidRPr="00E77497" w:rsidDel="000103D2" w:rsidRDefault="004C02EF">
      <w:pPr>
        <w:pStyle w:val="Alg2"/>
        <w:numPr>
          <w:ilvl w:val="0"/>
          <w:numId w:val="114"/>
        </w:numPr>
        <w:spacing w:after="220"/>
        <w:rPr>
          <w:del w:id="20403" w:author="Rev 3 Allen Wirfs-Brock" w:date="2011-09-09T13:56:00Z"/>
          <w:rFonts w:ascii="Arial" w:hAnsi="Arial"/>
        </w:rPr>
        <w:pPrChange w:id="20404" w:author="Rev 4 Allen Wirfs-Brock" w:date="2011-11-07T12:16:00Z">
          <w:pPr>
            <w:pStyle w:val="Alg2"/>
            <w:numPr>
              <w:numId w:val="117"/>
            </w:numPr>
            <w:tabs>
              <w:tab w:val="num" w:pos="360"/>
            </w:tabs>
            <w:spacing w:after="220"/>
            <w:ind w:left="360" w:hanging="360"/>
          </w:pPr>
        </w:pPrChange>
      </w:pPr>
      <w:del w:id="20405"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rsidR="004C02EF" w:rsidRPr="00E77497" w:rsidDel="0003097E" w:rsidRDefault="004C02EF" w:rsidP="004C02EF">
      <w:pPr>
        <w:rPr>
          <w:del w:id="20406" w:author="Rev 3 Allen Wirfs-Brock" w:date="2011-09-01T11:02:00Z"/>
        </w:rPr>
      </w:pPr>
      <w:bookmarkStart w:id="20407" w:name="_Toc382212234"/>
      <w:bookmarkStart w:id="20408" w:name="_Toc382212721"/>
      <w:bookmarkStart w:id="20409" w:name="_Toc382291579"/>
      <w:bookmarkStart w:id="20410" w:name="_Toc385672228"/>
      <w:bookmarkStart w:id="20411" w:name="_Toc393690332"/>
      <w:del w:id="20412"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rsidR="00C8445E" w:rsidRPr="00E77497" w:rsidDel="00F07F43" w:rsidRDefault="00C8445E" w:rsidP="00C8445E">
      <w:pPr>
        <w:rPr>
          <w:ins w:id="20413" w:author="Allen Wirfs-Brock" w:date="2011-07-11T14:47:00Z"/>
          <w:del w:id="20414" w:author="Rev 8 Allen Wirfs-Brock" w:date="2012-06-01T08:53:00Z"/>
        </w:rPr>
      </w:pPr>
      <w:bookmarkStart w:id="20415" w:name="_Toc235503451"/>
      <w:bookmarkStart w:id="20416" w:name="_Toc241509226"/>
      <w:bookmarkStart w:id="20417" w:name="_Toc244416713"/>
      <w:bookmarkStart w:id="20418" w:name="_Toc276631077"/>
      <w:bookmarkStart w:id="20419" w:name="_Ref457437654"/>
      <w:bookmarkStart w:id="20420" w:name="_Toc472818877"/>
      <w:ins w:id="20421" w:author="Allen Wirfs-Brock" w:date="2011-07-11T14:47:00Z">
        <w:del w:id="20422" w:author="Rev 8 Allen Wirfs-Brock" w:date="2012-06-01T08:53: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  </w:delText>
          </w:r>
        </w:del>
      </w:ins>
      <w:ins w:id="20423" w:author="Allen Wirfs-Brock" w:date="2011-07-11T14:48:00Z">
        <w:del w:id="20424" w:author="Rev 8 Allen Wirfs-Brock" w:date="2012-06-01T08:53:00Z">
          <w:r w:rsidRPr="00E77497" w:rsidDel="00F07F43">
            <w:rPr>
              <w:rStyle w:val="bnf"/>
            </w:rPr>
            <w:delText xml:space="preserve">BindingPattern  </w:delText>
          </w:r>
        </w:del>
      </w:ins>
      <w:ins w:id="20425" w:author="Allen Wirfs-Brock" w:date="2011-07-11T14:47:00Z">
        <w:del w:id="20426" w:author="Rev 8 Allen Wirfs-Brock" w:date="2012-06-01T08:53:00Z">
          <w:r w:rsidRPr="00E77497" w:rsidDel="00F07F43">
            <w:rPr>
              <w:b/>
            </w:rPr>
            <w:delText>:</w:delText>
          </w:r>
          <w:r w:rsidRPr="00E77497" w:rsidDel="00F07F43">
            <w:delText xml:space="preserve"> </w:delText>
          </w:r>
        </w:del>
      </w:ins>
      <w:ins w:id="20427" w:author="Allen Wirfs-Brock" w:date="2011-07-11T14:48:00Z">
        <w:del w:id="20428" w:author="Rev 8 Allen Wirfs-Brock" w:date="2012-06-01T08:53:00Z">
          <w:r w:rsidRPr="00E77497" w:rsidDel="00F07F43">
            <w:rPr>
              <w:rStyle w:val="bnf"/>
            </w:rPr>
            <w:delText>ObjectBindingPattern</w:delText>
          </w:r>
        </w:del>
      </w:ins>
      <w:ins w:id="20429" w:author="Allen Wirfs-Brock" w:date="2011-07-11T14:47:00Z">
        <w:del w:id="20430" w:author="Rev 8 Allen Wirfs-Brock" w:date="2012-06-01T08:53:00Z">
          <w:r w:rsidRPr="00E77497" w:rsidDel="00F07F43">
            <w:delText xml:space="preserve"> is determined as follows:</w:delText>
          </w:r>
        </w:del>
      </w:ins>
    </w:p>
    <w:p w:rsidR="00C8445E" w:rsidRPr="00E77497" w:rsidDel="00F07F43" w:rsidRDefault="00C8445E" w:rsidP="00FA3203">
      <w:pPr>
        <w:pStyle w:val="Alg4"/>
        <w:numPr>
          <w:ilvl w:val="0"/>
          <w:numId w:val="470"/>
        </w:numPr>
        <w:spacing w:after="220"/>
        <w:contextualSpacing/>
        <w:rPr>
          <w:ins w:id="20431" w:author="Allen Wirfs-Brock" w:date="2011-07-11T14:47:00Z"/>
          <w:del w:id="20432" w:author="Rev 8 Allen Wirfs-Brock" w:date="2012-06-01T08:53:00Z"/>
        </w:rPr>
      </w:pPr>
      <w:ins w:id="20433" w:author="Allen Wirfs-Brock" w:date="2011-07-11T14:47:00Z">
        <w:del w:id="20434" w:author="Rev 8 Allen Wirfs-Brock" w:date="2012-06-01T08:53:00Z">
          <w:r w:rsidRPr="00E77497" w:rsidDel="00F07F43">
            <w:delText xml:space="preserve">Return </w:delText>
          </w:r>
        </w:del>
      </w:ins>
      <w:ins w:id="20435" w:author="Rev 6 Allen Wirfs-Brock" w:date="2012-02-01T13:29:00Z">
        <w:del w:id="20436" w:author="Rev 8 Allen Wirfs-Brock" w:date="2012-06-01T08:53:00Z">
          <w:r w:rsidR="002F6D6F" w:rsidDel="00F07F43">
            <w:delText xml:space="preserve">the </w:delText>
          </w:r>
        </w:del>
      </w:ins>
      <w:ins w:id="20437" w:author="Allen Wirfs-Brock" w:date="2011-07-11T14:47:00Z">
        <w:del w:id="20438" w:author="Rev 8 Allen Wirfs-Brock" w:date="2012-06-01T08:53:00Z">
          <w:r w:rsidRPr="00E77497" w:rsidDel="00F07F43">
            <w:delText>Bound</w:delText>
          </w:r>
        </w:del>
      </w:ins>
      <w:ins w:id="20439" w:author="Rev 6 Allen Wirfs-Brock" w:date="2012-02-01T13:29:00Z">
        <w:del w:id="20440" w:author="Rev 8 Allen Wirfs-Brock" w:date="2012-06-01T08:53:00Z">
          <w:r w:rsidR="002F6D6F" w:rsidDel="00F07F43">
            <w:delText xml:space="preserve"> </w:delText>
          </w:r>
        </w:del>
      </w:ins>
      <w:ins w:id="20441" w:author="Allen Wirfs-Brock" w:date="2011-07-11T14:47:00Z">
        <w:del w:id="20442" w:author="Rev 8 Allen Wirfs-Brock" w:date="2012-06-01T08:53:00Z">
          <w:r w:rsidRPr="00E77497" w:rsidDel="00F07F43">
            <w:delText xml:space="preserve">Names of </w:delText>
          </w:r>
        </w:del>
      </w:ins>
      <w:ins w:id="20443" w:author="Allen Wirfs-Brock" w:date="2011-07-11T14:49:00Z">
        <w:del w:id="20444" w:author="Rev 8 Allen Wirfs-Brock" w:date="2012-06-01T08:53:00Z">
          <w:r w:rsidRPr="00E77497" w:rsidDel="00F07F43">
            <w:rPr>
              <w:rStyle w:val="bnf"/>
            </w:rPr>
            <w:delText>ObjectBindingPattern</w:delText>
          </w:r>
        </w:del>
      </w:ins>
      <w:ins w:id="20445" w:author="Allen Wirfs-Brock" w:date="2011-07-11T14:47:00Z">
        <w:del w:id="20446" w:author="Rev 8 Allen Wirfs-Brock" w:date="2012-06-01T08:53:00Z">
          <w:r w:rsidRPr="00E77497" w:rsidDel="00F07F43">
            <w:delText>.</w:delText>
          </w:r>
        </w:del>
      </w:ins>
    </w:p>
    <w:p w:rsidR="003E2351" w:rsidRPr="00E77497" w:rsidDel="00F07F43" w:rsidRDefault="003E2351" w:rsidP="003E2351">
      <w:pPr>
        <w:rPr>
          <w:ins w:id="20447" w:author="Rev 4 Allen Wirfs-Brock" w:date="2011-10-15T17:56:00Z"/>
          <w:del w:id="20448" w:author="Rev 8 Allen Wirfs-Brock" w:date="2012-06-01T08:53:00Z"/>
        </w:rPr>
      </w:pPr>
      <w:ins w:id="20449" w:author="Rev 4 Allen Wirfs-Brock" w:date="2011-10-15T17:56:00Z">
        <w:del w:id="20450" w:author="Rev 8 Allen Wirfs-Brock" w:date="2012-06-01T08:53:00Z">
          <w:r w:rsidRPr="00E77497" w:rsidDel="00F07F43">
            <w:rPr>
              <w:rStyle w:val="bnf"/>
            </w:rPr>
            <w:delText xml:space="preserve">BindingPattern  </w:delText>
          </w:r>
          <w:r w:rsidRPr="00E77497" w:rsidDel="00F07F43">
            <w:rPr>
              <w:b/>
            </w:rPr>
            <w:delText>:</w:delText>
          </w:r>
          <w:r w:rsidRPr="00E77497" w:rsidDel="00F07F43">
            <w:delText xml:space="preserve"> </w:delText>
          </w:r>
          <w:r w:rsidRPr="00E77497" w:rsidDel="00F07F43">
            <w:rPr>
              <w:rStyle w:val="bnf"/>
            </w:rPr>
            <w:delText>ArrayBindingPattern</w:delText>
          </w:r>
          <w:r w:rsidRPr="00E77497" w:rsidDel="00F07F43">
            <w:delText xml:space="preserve"> </w:delText>
          </w:r>
        </w:del>
      </w:ins>
    </w:p>
    <w:p w:rsidR="003E2351" w:rsidRPr="00E77497" w:rsidDel="00F07F43" w:rsidRDefault="003E2351" w:rsidP="00C47E72">
      <w:pPr>
        <w:pStyle w:val="Alg4"/>
        <w:numPr>
          <w:ilvl w:val="0"/>
          <w:numId w:val="430"/>
        </w:numPr>
        <w:spacing w:after="220"/>
        <w:contextualSpacing/>
        <w:rPr>
          <w:ins w:id="20451" w:author="Rev 4 Allen Wirfs-Brock" w:date="2011-10-15T17:56:00Z"/>
          <w:del w:id="20452" w:author="Rev 8 Allen Wirfs-Brock" w:date="2012-06-01T08:53:00Z"/>
        </w:rPr>
      </w:pPr>
      <w:ins w:id="20453" w:author="Rev 4 Allen Wirfs-Brock" w:date="2011-10-15T17:56:00Z">
        <w:del w:id="20454" w:author="Rev 8 Allen Wirfs-Brock" w:date="2012-06-01T08:53:00Z">
          <w:r w:rsidRPr="00E77497" w:rsidDel="00F07F43">
            <w:delText xml:space="preserve">Return BoundNames of </w:delText>
          </w:r>
          <w:r w:rsidRPr="00E77497" w:rsidDel="00F07F43">
            <w:rPr>
              <w:rStyle w:val="bnf"/>
            </w:rPr>
            <w:delText>ArrayBindingPattern</w:delText>
          </w:r>
          <w:r w:rsidRPr="00E77497" w:rsidDel="00F07F43">
            <w:delText>.</w:delText>
          </w:r>
        </w:del>
      </w:ins>
    </w:p>
    <w:p w:rsidR="003E2351" w:rsidRPr="00E77497" w:rsidRDefault="003E2351" w:rsidP="003E2351">
      <w:pPr>
        <w:rPr>
          <w:ins w:id="20455" w:author="Rev 4 Allen Wirfs-Brock" w:date="2011-10-15T17:56:00Z"/>
        </w:rPr>
      </w:pPr>
      <w:ins w:id="20456"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rsidR="003E2351" w:rsidRPr="00E77497" w:rsidRDefault="003E2351" w:rsidP="00C47E72">
      <w:pPr>
        <w:pStyle w:val="Alg4"/>
        <w:numPr>
          <w:ilvl w:val="0"/>
          <w:numId w:val="431"/>
        </w:numPr>
        <w:spacing w:after="220"/>
        <w:contextualSpacing/>
        <w:rPr>
          <w:ins w:id="20457" w:author="Rev 4 Allen Wirfs-Brock" w:date="2011-10-15T17:56:00Z"/>
        </w:rPr>
      </w:pPr>
      <w:ins w:id="20458" w:author="Rev 4 Allen Wirfs-Brock" w:date="2011-10-15T17:56:00Z">
        <w:r w:rsidRPr="00E77497">
          <w:t>Return an empty List.</w:t>
        </w:r>
      </w:ins>
    </w:p>
    <w:p w:rsidR="009F731D" w:rsidRPr="00E77497" w:rsidDel="00F07F43" w:rsidRDefault="009F731D" w:rsidP="009F731D">
      <w:pPr>
        <w:pStyle w:val="SyntaxRule"/>
        <w:rPr>
          <w:ins w:id="20459" w:author="Rev 4 Allen Wirfs-Brock" w:date="2011-10-15T18:01:00Z"/>
          <w:del w:id="20460" w:author="Rev 8 Allen Wirfs-Brock" w:date="2012-06-01T08:54:00Z"/>
          <w:rFonts w:ascii="Arial" w:hAnsi="Arial"/>
        </w:rPr>
      </w:pPr>
      <w:ins w:id="20461" w:author="Rev 4 Allen Wirfs-Brock" w:date="2011-10-15T18:01:00Z">
        <w:del w:id="20462" w:author="Rev 8 Allen Wirfs-Brock" w:date="2012-06-01T08:54:00Z">
          <w:r w:rsidRPr="00E77497" w:rsidDel="00F07F43">
            <w:delText xml:space="preserve">ObjectBindingPattern </w:delText>
          </w:r>
          <w:r w:rsidRPr="00E77497" w:rsidDel="00F07F43">
            <w:rPr>
              <w:rFonts w:ascii="Arial" w:hAnsi="Arial"/>
              <w:b/>
              <w:i w:val="0"/>
            </w:rPr>
            <w:delText>:</w:delText>
          </w:r>
        </w:del>
      </w:ins>
    </w:p>
    <w:p w:rsidR="009F731D" w:rsidRPr="00E77497" w:rsidDel="00F07F43" w:rsidRDefault="009F731D" w:rsidP="009F731D">
      <w:pPr>
        <w:pStyle w:val="SyntaxDefinition"/>
        <w:rPr>
          <w:ins w:id="20463" w:author="Rev 4 Allen Wirfs-Brock" w:date="2011-10-15T18:01:00Z"/>
          <w:del w:id="20464" w:author="Rev 8 Allen Wirfs-Brock" w:date="2012-06-01T08:54:00Z"/>
          <w:rFonts w:ascii="Courier New" w:hAnsi="Courier New" w:cs="Courier New"/>
          <w:b/>
          <w:i w:val="0"/>
        </w:rPr>
      </w:pPr>
      <w:ins w:id="20465" w:author="Rev 4 Allen Wirfs-Brock" w:date="2011-10-15T18:01:00Z">
        <w:del w:id="20466" w:author="Rev 8 Allen Wirfs-Brock" w:date="2012-06-01T08:54:00Z">
          <w:r w:rsidRPr="00E77497" w:rsidDel="00F07F43">
            <w:rPr>
              <w:rStyle w:val="CommentReference"/>
              <w:rFonts w:ascii="Arial" w:eastAsia="MS Mincho" w:hAnsi="Arial"/>
              <w:i w:val="0"/>
              <w:lang w:val="en-GB" w:eastAsia="ja-JP"/>
            </w:rPr>
            <w:commentReference w:id="20467"/>
          </w:r>
          <w:r w:rsidRPr="00E77497" w:rsidDel="00F07F43">
            <w:rPr>
              <w:rFonts w:ascii="Courier New" w:hAnsi="Courier New" w:cs="Courier New"/>
              <w:b/>
              <w:i w:val="0"/>
            </w:rPr>
            <w:delText xml:space="preserve">{ </w:delText>
          </w:r>
          <w:r w:rsidRPr="00E77497" w:rsidDel="00F07F43">
            <w:delText>BindingPropertyList</w:delText>
          </w:r>
          <w:r w:rsidRPr="00E77497" w:rsidDel="00F07F43">
            <w:rPr>
              <w:rFonts w:ascii="Courier New" w:hAnsi="Courier New" w:cs="Courier New"/>
              <w:b/>
              <w:i w:val="0"/>
            </w:rPr>
            <w:delText xml:space="preserve"> }</w:delText>
          </w:r>
          <w:r w:rsidRPr="00E77497" w:rsidDel="00F07F43">
            <w:rPr>
              <w:rFonts w:ascii="Courier New" w:hAnsi="Courier New" w:cs="Courier New"/>
              <w:b/>
              <w:i w:val="0"/>
            </w:rPr>
            <w:br/>
            <w:delText xml:space="preserve">{ </w:delText>
          </w:r>
          <w:r w:rsidRPr="00E77497" w:rsidDel="00F07F43">
            <w:delText>BindingPropertyList</w:delText>
          </w:r>
          <w:r w:rsidRPr="00E77497" w:rsidDel="00F07F43">
            <w:rPr>
              <w:rFonts w:ascii="Courier New" w:hAnsi="Courier New" w:cs="Courier New"/>
              <w:b/>
              <w:i w:val="0"/>
            </w:rPr>
            <w:delText xml:space="preserve"> , }</w:delText>
          </w:r>
        </w:del>
      </w:ins>
    </w:p>
    <w:p w:rsidR="003E2351" w:rsidRPr="00E77497" w:rsidDel="00F07F43" w:rsidRDefault="003E2351" w:rsidP="00FA3203">
      <w:pPr>
        <w:pStyle w:val="Alg4"/>
        <w:numPr>
          <w:ilvl w:val="0"/>
          <w:numId w:val="544"/>
        </w:numPr>
        <w:spacing w:after="220"/>
        <w:contextualSpacing/>
        <w:rPr>
          <w:ins w:id="20468" w:author="Rev 4 Allen Wirfs-Brock" w:date="2011-10-15T17:57:00Z"/>
          <w:del w:id="20469" w:author="Rev 8 Allen Wirfs-Brock" w:date="2012-06-01T08:54:00Z"/>
        </w:rPr>
      </w:pPr>
      <w:ins w:id="20470" w:author="Rev 4 Allen Wirfs-Brock" w:date="2011-10-15T17:57:00Z">
        <w:del w:id="20471" w:author="Rev 8 Allen Wirfs-Brock" w:date="2012-06-01T08:54:00Z">
          <w:r w:rsidRPr="00E77497" w:rsidDel="00F07F43">
            <w:delText xml:space="preserve">Return the BoundNames of </w:delText>
          </w:r>
          <w:r w:rsidRPr="00E77497" w:rsidDel="00F07F43">
            <w:rPr>
              <w:rStyle w:val="bnf"/>
            </w:rPr>
            <w:delText>BindingPropertyList</w:delText>
          </w:r>
          <w:r w:rsidRPr="00E77497" w:rsidDel="00F07F43">
            <w:delText>.</w:delText>
          </w:r>
        </w:del>
      </w:ins>
    </w:p>
    <w:p w:rsidR="003E2351" w:rsidRPr="00E77497" w:rsidRDefault="003E2351" w:rsidP="003E2351">
      <w:pPr>
        <w:rPr>
          <w:ins w:id="20472" w:author="Rev 4 Allen Wirfs-Brock" w:date="2011-10-15T17:57:00Z"/>
        </w:rPr>
      </w:pPr>
      <w:ins w:id="20473"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3E2351" w:rsidRPr="00E77497" w:rsidRDefault="003E2351" w:rsidP="00FA3203">
      <w:pPr>
        <w:pStyle w:val="Alg4"/>
        <w:numPr>
          <w:ilvl w:val="0"/>
          <w:numId w:val="433"/>
        </w:numPr>
        <w:spacing w:after="220"/>
        <w:contextualSpacing/>
        <w:rPr>
          <w:ins w:id="20474" w:author="Rev 4 Allen Wirfs-Brock" w:date="2011-10-15T17:57:00Z"/>
        </w:rPr>
      </w:pPr>
      <w:ins w:id="20475" w:author="Rev 4 Allen Wirfs-Brock" w:date="2011-10-15T17:57:00Z">
        <w:r w:rsidRPr="00E77497">
          <w:t>Return an empty List.</w:t>
        </w:r>
      </w:ins>
    </w:p>
    <w:p w:rsidR="003E2351" w:rsidRPr="00E77497" w:rsidRDefault="003E2351" w:rsidP="003E2351">
      <w:pPr>
        <w:rPr>
          <w:ins w:id="20476" w:author="Rev 4 Allen Wirfs-Brock" w:date="2011-10-15T17:58:00Z"/>
        </w:rPr>
      </w:pPr>
      <w:ins w:id="20477"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3E2351" w:rsidRPr="00E77497" w:rsidRDefault="003E2351" w:rsidP="002B2EC5">
      <w:pPr>
        <w:pStyle w:val="Alg4"/>
        <w:numPr>
          <w:ilvl w:val="0"/>
          <w:numId w:val="434"/>
        </w:numPr>
        <w:spacing w:after="220"/>
        <w:contextualSpacing/>
        <w:rPr>
          <w:ins w:id="20478" w:author="Rev 4 Allen Wirfs-Brock" w:date="2011-10-15T17:58:00Z"/>
        </w:rPr>
      </w:pPr>
      <w:ins w:id="20479" w:author="Rev 4 Allen Wirfs-Brock" w:date="2011-10-15T17:58:00Z">
        <w:r w:rsidRPr="00E77497">
          <w:t xml:space="preserve">Return the BoundNames of </w:t>
        </w:r>
        <w:r w:rsidRPr="00E77497">
          <w:rPr>
            <w:rStyle w:val="bnf"/>
          </w:rPr>
          <w:t>Binding</w:t>
        </w:r>
      </w:ins>
      <w:ins w:id="20480" w:author="Rev 11 Allen Wirfs-Brock" w:date="2012-10-23T16:48:00Z">
        <w:r w:rsidR="002B2EC5">
          <w:rPr>
            <w:rStyle w:val="bnf"/>
          </w:rPr>
          <w:t>Rest</w:t>
        </w:r>
      </w:ins>
      <w:ins w:id="20481" w:author="Rev 4 Allen Wirfs-Brock" w:date="2011-10-15T17:58:00Z">
        <w:r w:rsidRPr="00E77497">
          <w:rPr>
            <w:rStyle w:val="bnf"/>
          </w:rPr>
          <w:t>Element</w:t>
        </w:r>
        <w:del w:id="20482" w:author="Rev 11 Allen Wirfs-Brock" w:date="2012-10-23T16:48:00Z">
          <w:r w:rsidRPr="00E77497" w:rsidDel="002B2EC5">
            <w:rPr>
              <w:rStyle w:val="bnf"/>
            </w:rPr>
            <w:delText>List</w:delText>
          </w:r>
        </w:del>
        <w:r w:rsidRPr="00E77497">
          <w:t>.</w:t>
        </w:r>
      </w:ins>
    </w:p>
    <w:p w:rsidR="00B34B48" w:rsidRPr="00E77497" w:rsidDel="00F07F43" w:rsidRDefault="00B34B48" w:rsidP="00B34B48">
      <w:pPr>
        <w:rPr>
          <w:ins w:id="20483" w:author="Rev 5 Allen Wirfs-Brock" w:date="2012-01-03T16:55:00Z"/>
          <w:del w:id="20484" w:author="Rev 8 Allen Wirfs-Brock" w:date="2012-06-01T08:54:00Z"/>
        </w:rPr>
      </w:pPr>
      <w:ins w:id="20485" w:author="Rev 5 Allen Wirfs-Brock" w:date="2012-01-03T16:55:00Z">
        <w:del w:id="20486" w:author="Rev 8 Allen Wirfs-Brock" w:date="2012-06-01T08:54:00Z">
          <w:r w:rsidRPr="00E77497" w:rsidDel="00F07F43">
            <w:rPr>
              <w:rStyle w:val="bnf"/>
            </w:rPr>
            <w:delText xml:space="preserve">ArrayBindingPattern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Del="00F07F43">
            <w:rPr>
              <w:rFonts w:ascii="Courier New" w:hAnsi="Courier New" w:cs="Courier New"/>
              <w:b/>
            </w:rPr>
            <w:delText xml:space="preserve"> </w:delText>
          </w:r>
          <w:r w:rsidRPr="00E77497" w:rsidDel="00F07F43">
            <w:rPr>
              <w:rStyle w:val="bnf"/>
            </w:rPr>
            <w:delText>BindingElementList</w:delText>
          </w:r>
          <w:r w:rsidDel="00F07F43">
            <w:rPr>
              <w:rStyle w:val="bnf"/>
              <w:rFonts w:ascii="Courier New" w:hAnsi="Courier New" w:cs="Courier New"/>
              <w:b/>
              <w:i w:val="0"/>
            </w:rPr>
            <w:delText xml:space="preserve"> </w:delText>
          </w:r>
          <w:r w:rsidRPr="00E77497" w:rsidDel="00F07F43">
            <w:rPr>
              <w:rFonts w:ascii="Courier New" w:hAnsi="Courier New" w:cs="Courier New"/>
              <w:b/>
            </w:rPr>
            <w:delText>]</w:delText>
          </w:r>
          <w:r w:rsidRPr="00E77497" w:rsidDel="00F07F43">
            <w:delText xml:space="preserve"> </w:delText>
          </w:r>
        </w:del>
      </w:ins>
    </w:p>
    <w:p w:rsidR="00B34B48" w:rsidRPr="00E77497" w:rsidDel="00F07F43" w:rsidRDefault="00B34B48" w:rsidP="00B34B48">
      <w:pPr>
        <w:pStyle w:val="Alg4"/>
        <w:numPr>
          <w:ilvl w:val="0"/>
          <w:numId w:val="554"/>
        </w:numPr>
        <w:spacing w:after="220"/>
        <w:contextualSpacing/>
        <w:rPr>
          <w:ins w:id="20487" w:author="Rev 5 Allen Wirfs-Brock" w:date="2012-01-03T16:55:00Z"/>
          <w:del w:id="20488" w:author="Rev 8 Allen Wirfs-Brock" w:date="2012-06-01T08:54:00Z"/>
        </w:rPr>
      </w:pPr>
      <w:ins w:id="20489" w:author="Rev 5 Allen Wirfs-Brock" w:date="2012-01-03T16:55:00Z">
        <w:del w:id="20490" w:author="Rev 8 Allen Wirfs-Brock" w:date="2012-06-01T08:54:00Z">
          <w:r w:rsidRPr="00E77497" w:rsidDel="00F07F43">
            <w:delText xml:space="preserve">Return the BoundNames of </w:delText>
          </w:r>
          <w:r w:rsidRPr="00E77497" w:rsidDel="00F07F43">
            <w:rPr>
              <w:rStyle w:val="bnf"/>
            </w:rPr>
            <w:delText>BindingElementList</w:delText>
          </w:r>
          <w:r w:rsidRPr="00E77497" w:rsidDel="00F07F43">
            <w:delText>.</w:delText>
          </w:r>
        </w:del>
      </w:ins>
    </w:p>
    <w:p w:rsidR="004878F5" w:rsidRPr="00E77497" w:rsidRDefault="004878F5" w:rsidP="004878F5">
      <w:pPr>
        <w:rPr>
          <w:ins w:id="20491" w:author="Rev 4 Allen Wirfs-Brock" w:date="2011-10-15T18:12:00Z"/>
        </w:rPr>
      </w:pPr>
      <w:ins w:id="20492"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20493" w:author="Rev 5 Allen Wirfs-Brock" w:date="2012-01-03T16:55:00Z">
        <w:r w:rsidR="00B34B48">
          <w:rPr>
            <w:rFonts w:ascii="Courier New" w:hAnsi="Courier New" w:cs="Courier New"/>
            <w:b/>
          </w:rPr>
          <w:t xml:space="preserve"> </w:t>
        </w:r>
      </w:ins>
      <w:ins w:id="20494"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4878F5" w:rsidRPr="00E77497" w:rsidRDefault="004878F5" w:rsidP="00FA3203">
      <w:pPr>
        <w:pStyle w:val="Alg4"/>
        <w:numPr>
          <w:ilvl w:val="0"/>
          <w:numId w:val="554"/>
        </w:numPr>
        <w:spacing w:after="220"/>
        <w:contextualSpacing/>
        <w:rPr>
          <w:ins w:id="20495" w:author="Rev 4 Allen Wirfs-Brock" w:date="2011-10-15T18:12:00Z"/>
        </w:rPr>
      </w:pPr>
      <w:ins w:id="20496" w:author="Rev 4 Allen Wirfs-Brock" w:date="2011-10-15T18:12:00Z">
        <w:r w:rsidRPr="00E77497">
          <w:t xml:space="preserve">Return the BoundNames of </w:t>
        </w:r>
        <w:r w:rsidRPr="00E77497">
          <w:rPr>
            <w:rStyle w:val="bnf"/>
          </w:rPr>
          <w:t>BindingElementList</w:t>
        </w:r>
        <w:r w:rsidRPr="00E77497">
          <w:t>.</w:t>
        </w:r>
      </w:ins>
    </w:p>
    <w:p w:rsidR="009062B9" w:rsidRPr="00E77497" w:rsidRDefault="009062B9" w:rsidP="009062B9">
      <w:pPr>
        <w:rPr>
          <w:ins w:id="20497" w:author="Rev 4 Allen Wirfs-Brock" w:date="2011-10-15T18:14:00Z"/>
        </w:rPr>
      </w:pPr>
      <w:ins w:id="20498"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9062B9" w:rsidRPr="00E77497" w:rsidRDefault="009062B9" w:rsidP="00FA3203">
      <w:pPr>
        <w:pStyle w:val="Alg4"/>
        <w:numPr>
          <w:ilvl w:val="0"/>
          <w:numId w:val="435"/>
        </w:numPr>
        <w:spacing w:after="220"/>
        <w:contextualSpacing/>
        <w:rPr>
          <w:ins w:id="20499" w:author="Rev 4 Allen Wirfs-Brock" w:date="2011-10-15T18:14:00Z"/>
        </w:rPr>
      </w:pPr>
      <w:ins w:id="20500"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9062B9" w:rsidRPr="00E77497" w:rsidRDefault="009062B9" w:rsidP="00FA3203">
      <w:pPr>
        <w:pStyle w:val="Alg4"/>
        <w:numPr>
          <w:ilvl w:val="0"/>
          <w:numId w:val="435"/>
        </w:numPr>
        <w:spacing w:after="220"/>
        <w:contextualSpacing/>
        <w:rPr>
          <w:ins w:id="20501" w:author="Rev 4 Allen Wirfs-Brock" w:date="2011-10-15T18:14:00Z"/>
          <w:rStyle w:val="bnf"/>
          <w:i w:val="0"/>
        </w:rPr>
      </w:pPr>
      <w:ins w:id="20502"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rsidR="009062B9" w:rsidRPr="00E77497" w:rsidRDefault="009062B9" w:rsidP="00FA3203">
      <w:pPr>
        <w:pStyle w:val="Alg4"/>
        <w:numPr>
          <w:ilvl w:val="0"/>
          <w:numId w:val="435"/>
        </w:numPr>
        <w:spacing w:after="220"/>
        <w:contextualSpacing/>
        <w:rPr>
          <w:ins w:id="20503" w:author="Rev 4 Allen Wirfs-Brock" w:date="2011-10-15T18:14:00Z"/>
        </w:rPr>
      </w:pPr>
      <w:ins w:id="20504" w:author="Rev 4 Allen Wirfs-Brock" w:date="2011-10-15T18:14:00Z">
        <w:r w:rsidRPr="00E77497">
          <w:t xml:space="preserve">Return </w:t>
        </w:r>
        <w:r w:rsidRPr="00E77497">
          <w:rPr>
            <w:rStyle w:val="bnf"/>
          </w:rPr>
          <w:t>names</w:t>
        </w:r>
        <w:r w:rsidRPr="00E77497">
          <w:t>.</w:t>
        </w:r>
      </w:ins>
    </w:p>
    <w:p w:rsidR="00830027" w:rsidRPr="00E77497" w:rsidDel="00F07F43" w:rsidRDefault="00830027" w:rsidP="00830027">
      <w:pPr>
        <w:rPr>
          <w:ins w:id="20505" w:author="Rev 4 Allen Wirfs-Brock" w:date="2011-10-15T18:16:00Z"/>
          <w:del w:id="20506" w:author="Rev 8 Allen Wirfs-Brock" w:date="2012-06-01T08:54:00Z"/>
        </w:rPr>
      </w:pPr>
      <w:ins w:id="20507" w:author="Rev 4 Allen Wirfs-Brock" w:date="2011-10-15T18:16:00Z">
        <w:del w:id="20508" w:author="Rev 8 Allen Wirfs-Brock" w:date="2012-06-01T08:54:00Z">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del>
      </w:ins>
    </w:p>
    <w:p w:rsidR="00830027" w:rsidRPr="00E77497" w:rsidDel="00F07F43" w:rsidRDefault="00830027" w:rsidP="00FA3203">
      <w:pPr>
        <w:pStyle w:val="Alg4"/>
        <w:numPr>
          <w:ilvl w:val="0"/>
          <w:numId w:val="436"/>
        </w:numPr>
        <w:spacing w:after="220"/>
        <w:contextualSpacing/>
        <w:rPr>
          <w:ins w:id="20509" w:author="Rev 4 Allen Wirfs-Brock" w:date="2011-10-15T18:16:00Z"/>
          <w:del w:id="20510" w:author="Rev 8 Allen Wirfs-Brock" w:date="2012-06-01T08:54:00Z"/>
        </w:rPr>
      </w:pPr>
      <w:ins w:id="20511" w:author="Rev 4 Allen Wirfs-Brock" w:date="2011-10-15T18:16:00Z">
        <w:del w:id="20512" w:author="Rev 8 Allen Wirfs-Brock" w:date="2012-06-01T08:54:00Z">
          <w:r w:rsidRPr="00E77497" w:rsidDel="00F07F43">
            <w:delText xml:space="preserve">Return BoundNames of </w:delText>
          </w:r>
          <w:r w:rsidRPr="00E77497" w:rsidDel="00F07F43">
            <w:rPr>
              <w:rStyle w:val="bnf"/>
            </w:rPr>
            <w:delText>BindingProperty</w:delText>
          </w:r>
          <w:r w:rsidRPr="00E77497" w:rsidDel="00F07F43">
            <w:delText>.</w:delText>
          </w:r>
        </w:del>
      </w:ins>
    </w:p>
    <w:p w:rsidR="005D234B" w:rsidRPr="00E77497" w:rsidRDefault="005D234B" w:rsidP="005D234B">
      <w:pPr>
        <w:rPr>
          <w:ins w:id="20513" w:author="Rev 4 Allen Wirfs-Brock" w:date="2011-10-15T18:18:00Z"/>
        </w:rPr>
      </w:pPr>
      <w:ins w:id="20514"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rsidR="005D234B" w:rsidRPr="00E77497" w:rsidRDefault="005D234B" w:rsidP="00FA3203">
      <w:pPr>
        <w:pStyle w:val="Alg4"/>
        <w:numPr>
          <w:ilvl w:val="0"/>
          <w:numId w:val="437"/>
        </w:numPr>
        <w:spacing w:after="220"/>
        <w:contextualSpacing/>
        <w:rPr>
          <w:ins w:id="20515" w:author="Rev 4 Allen Wirfs-Brock" w:date="2011-10-15T18:18:00Z"/>
        </w:rPr>
      </w:pPr>
      <w:ins w:id="20516"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rsidR="005D234B" w:rsidRPr="00E77497" w:rsidRDefault="005D234B" w:rsidP="00FA3203">
      <w:pPr>
        <w:pStyle w:val="Alg4"/>
        <w:numPr>
          <w:ilvl w:val="0"/>
          <w:numId w:val="437"/>
        </w:numPr>
        <w:spacing w:after="220"/>
        <w:contextualSpacing/>
        <w:rPr>
          <w:ins w:id="20517" w:author="Rev 4 Allen Wirfs-Brock" w:date="2011-10-15T18:18:00Z"/>
          <w:rStyle w:val="bnf"/>
          <w:i w:val="0"/>
        </w:rPr>
      </w:pPr>
      <w:ins w:id="20518"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rsidR="005D234B" w:rsidRPr="00E77497" w:rsidRDefault="005D234B" w:rsidP="00FA3203">
      <w:pPr>
        <w:pStyle w:val="Alg4"/>
        <w:numPr>
          <w:ilvl w:val="0"/>
          <w:numId w:val="437"/>
        </w:numPr>
        <w:spacing w:after="220"/>
        <w:contextualSpacing/>
        <w:rPr>
          <w:ins w:id="20519" w:author="Rev 4 Allen Wirfs-Brock" w:date="2011-10-15T18:18:00Z"/>
        </w:rPr>
      </w:pPr>
      <w:ins w:id="20520" w:author="Rev 4 Allen Wirfs-Brock" w:date="2011-10-15T18:18:00Z">
        <w:r w:rsidRPr="00E77497">
          <w:t xml:space="preserve">Return </w:t>
        </w:r>
        <w:r w:rsidRPr="00E77497">
          <w:rPr>
            <w:rStyle w:val="bnf"/>
          </w:rPr>
          <w:t>names</w:t>
        </w:r>
        <w:r w:rsidRPr="00E77497">
          <w:t>.</w:t>
        </w:r>
      </w:ins>
    </w:p>
    <w:p w:rsidR="00C35E30" w:rsidRPr="00E77497" w:rsidRDefault="00C35E30" w:rsidP="00C35E30">
      <w:pPr>
        <w:rPr>
          <w:ins w:id="20521" w:author="Rev 4 Allen Wirfs-Brock" w:date="2011-10-15T18:19:00Z"/>
        </w:rPr>
      </w:pPr>
      <w:ins w:id="20522"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rsidR="00C35E30" w:rsidRPr="00E77497" w:rsidRDefault="00C35E30" w:rsidP="00FA3203">
      <w:pPr>
        <w:pStyle w:val="Alg4"/>
        <w:numPr>
          <w:ilvl w:val="0"/>
          <w:numId w:val="438"/>
        </w:numPr>
        <w:spacing w:after="220"/>
        <w:contextualSpacing/>
        <w:rPr>
          <w:ins w:id="20523" w:author="Rev 4 Allen Wirfs-Brock" w:date="2011-10-15T18:19:00Z"/>
        </w:rPr>
      </w:pPr>
      <w:ins w:id="20524" w:author="Rev 4 Allen Wirfs-Brock" w:date="2011-10-15T18:19:00Z">
        <w:r w:rsidRPr="00E77497">
          <w:t xml:space="preserve">Return BoundNames of </w:t>
        </w:r>
        <w:r w:rsidRPr="00E77497">
          <w:rPr>
            <w:rStyle w:val="bnf"/>
          </w:rPr>
          <w:t>BindingElement</w:t>
        </w:r>
        <w:r w:rsidRPr="00E77497">
          <w:t>.</w:t>
        </w:r>
      </w:ins>
    </w:p>
    <w:p w:rsidR="00343429" w:rsidRPr="00E77497" w:rsidRDefault="00343429" w:rsidP="00343429">
      <w:pPr>
        <w:rPr>
          <w:ins w:id="20525" w:author="Rev 4 Allen Wirfs-Brock" w:date="2011-10-15T18:21:00Z"/>
        </w:rPr>
      </w:pPr>
      <w:ins w:id="20526"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rsidR="00343429" w:rsidRPr="00E77497" w:rsidRDefault="00343429" w:rsidP="00C47E72">
      <w:pPr>
        <w:pStyle w:val="Alg4"/>
        <w:numPr>
          <w:ilvl w:val="0"/>
          <w:numId w:val="439"/>
        </w:numPr>
        <w:spacing w:after="220"/>
        <w:contextualSpacing/>
        <w:rPr>
          <w:ins w:id="20527" w:author="Rev 4 Allen Wirfs-Brock" w:date="2011-10-15T18:21:00Z"/>
        </w:rPr>
      </w:pPr>
      <w:ins w:id="20528"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343429" w:rsidRPr="00E77497" w:rsidRDefault="00343429" w:rsidP="00C47E72">
      <w:pPr>
        <w:pStyle w:val="Alg4"/>
        <w:numPr>
          <w:ilvl w:val="0"/>
          <w:numId w:val="439"/>
        </w:numPr>
        <w:spacing w:after="220"/>
        <w:contextualSpacing/>
        <w:rPr>
          <w:ins w:id="20529" w:author="Rev 4 Allen Wirfs-Brock" w:date="2011-10-15T18:21:00Z"/>
          <w:rStyle w:val="bnf"/>
          <w:i w:val="0"/>
        </w:rPr>
      </w:pPr>
      <w:ins w:id="20530"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rsidR="00343429" w:rsidRPr="00E77497" w:rsidRDefault="00343429" w:rsidP="00C47E72">
      <w:pPr>
        <w:pStyle w:val="Alg4"/>
        <w:numPr>
          <w:ilvl w:val="0"/>
          <w:numId w:val="439"/>
        </w:numPr>
        <w:spacing w:after="220"/>
        <w:contextualSpacing/>
        <w:rPr>
          <w:ins w:id="20531" w:author="Rev 4 Allen Wirfs-Brock" w:date="2011-10-15T18:21:00Z"/>
        </w:rPr>
      </w:pPr>
      <w:ins w:id="20532" w:author="Rev 4 Allen Wirfs-Brock" w:date="2011-10-15T18:21:00Z">
        <w:r w:rsidRPr="00E77497">
          <w:t xml:space="preserve">Return </w:t>
        </w:r>
        <w:r w:rsidRPr="00E77497">
          <w:rPr>
            <w:rStyle w:val="bnf"/>
          </w:rPr>
          <w:t>names</w:t>
        </w:r>
        <w:r w:rsidRPr="00E77497">
          <w:t>.</w:t>
        </w:r>
      </w:ins>
    </w:p>
    <w:p w:rsidR="006E26C7" w:rsidRPr="00E77497" w:rsidDel="00F07F43" w:rsidRDefault="006E26C7" w:rsidP="006E26C7">
      <w:pPr>
        <w:rPr>
          <w:ins w:id="20533" w:author="Rev 4 Allen Wirfs-Brock" w:date="2011-10-15T18:23:00Z"/>
          <w:del w:id="20534" w:author="Rev 8 Allen Wirfs-Brock" w:date="2012-06-01T08:54:00Z"/>
        </w:rPr>
      </w:pPr>
      <w:ins w:id="20535" w:author="Rev 4 Allen Wirfs-Brock" w:date="2011-10-15T18:23:00Z">
        <w:del w:id="20536" w:author="Rev 8 Allen Wirfs-Brock" w:date="2012-06-01T08:54:00Z">
          <w:r w:rsidRPr="00E77497" w:rsidDel="00F07F43">
            <w:rPr>
              <w:rStyle w:val="bnf"/>
            </w:rPr>
            <w:delText xml:space="preserve">BindingProperty </w:delText>
          </w:r>
          <w:r w:rsidRPr="00E77497" w:rsidDel="00F07F43">
            <w:rPr>
              <w:b/>
            </w:rPr>
            <w:delText>:</w:delText>
          </w:r>
          <w:r w:rsidRPr="00E77497" w:rsidDel="00F07F43">
            <w:delText xml:space="preserve"> </w:delText>
          </w:r>
          <w:r w:rsidRPr="00E77497" w:rsidDel="00F07F43">
            <w:rPr>
              <w:rFonts w:ascii="Times New Roman" w:hAnsi="Times New Roman"/>
              <w:i/>
            </w:rPr>
            <w:delText xml:space="preserve">SingleNameBinding </w:delText>
          </w:r>
        </w:del>
      </w:ins>
    </w:p>
    <w:p w:rsidR="006E26C7" w:rsidRPr="00E77497" w:rsidDel="00F07F43" w:rsidRDefault="006E26C7" w:rsidP="00C47E72">
      <w:pPr>
        <w:pStyle w:val="Alg4"/>
        <w:numPr>
          <w:ilvl w:val="0"/>
          <w:numId w:val="440"/>
        </w:numPr>
        <w:spacing w:after="220"/>
        <w:contextualSpacing/>
        <w:rPr>
          <w:ins w:id="20537" w:author="Rev 4 Allen Wirfs-Brock" w:date="2011-10-15T18:23:00Z"/>
          <w:del w:id="20538" w:author="Rev 8 Allen Wirfs-Brock" w:date="2012-06-01T08:54:00Z"/>
        </w:rPr>
      </w:pPr>
      <w:ins w:id="20539" w:author="Rev 4 Allen Wirfs-Brock" w:date="2011-10-15T18:23:00Z">
        <w:del w:id="20540" w:author="Rev 8 Allen Wirfs-Brock" w:date="2012-06-01T08:54: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rsidR="005E5F0B" w:rsidRPr="00E77497" w:rsidRDefault="005E5F0B" w:rsidP="005E5F0B">
      <w:pPr>
        <w:rPr>
          <w:ins w:id="20541" w:author="Rev 4 Allen Wirfs-Brock" w:date="2011-10-15T18:24:00Z"/>
        </w:rPr>
      </w:pPr>
      <w:ins w:id="20542"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rsidR="005E5F0B" w:rsidRPr="00E77497" w:rsidRDefault="005E5F0B" w:rsidP="00C47E72">
      <w:pPr>
        <w:pStyle w:val="Alg4"/>
        <w:numPr>
          <w:ilvl w:val="0"/>
          <w:numId w:val="569"/>
        </w:numPr>
        <w:spacing w:after="220"/>
        <w:contextualSpacing/>
        <w:rPr>
          <w:ins w:id="20543" w:author="Rev 4 Allen Wirfs-Brock" w:date="2011-10-15T18:24:00Z"/>
        </w:rPr>
      </w:pPr>
      <w:ins w:id="20544" w:author="Rev 4 Allen Wirfs-Brock" w:date="2011-10-15T18:24:00Z">
        <w:r w:rsidRPr="00E77497">
          <w:lastRenderedPageBreak/>
          <w:t xml:space="preserve">Return the BoundNames of </w:t>
        </w:r>
        <w:r w:rsidRPr="00E77497">
          <w:rPr>
            <w:rStyle w:val="bnf"/>
          </w:rPr>
          <w:t>BindingElement</w:t>
        </w:r>
        <w:r w:rsidRPr="00E77497">
          <w:t>.</w:t>
        </w:r>
      </w:ins>
    </w:p>
    <w:p w:rsidR="005B3577" w:rsidRPr="00E77497" w:rsidRDefault="005B3577" w:rsidP="005B3577">
      <w:pPr>
        <w:rPr>
          <w:ins w:id="20545" w:author="Rev 4 Allen Wirfs-Brock" w:date="2011-10-15T18:29:00Z"/>
        </w:rPr>
      </w:pPr>
      <w:ins w:id="20546"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5B3577" w:rsidRPr="00E77497" w:rsidRDefault="005B3577" w:rsidP="00C47E72">
      <w:pPr>
        <w:pStyle w:val="Alg4"/>
        <w:numPr>
          <w:ilvl w:val="0"/>
          <w:numId w:val="442"/>
        </w:numPr>
        <w:spacing w:after="220"/>
        <w:contextualSpacing/>
        <w:rPr>
          <w:ins w:id="20547" w:author="Rev 4 Allen Wirfs-Brock" w:date="2011-10-15T18:29:00Z"/>
        </w:rPr>
      </w:pPr>
      <w:ins w:id="20548" w:author="Rev 4 Allen Wirfs-Brock" w:date="2011-10-15T18:29:00Z">
        <w:r w:rsidRPr="00E77497">
          <w:t xml:space="preserve">Return the BoundNames of </w:t>
        </w:r>
        <w:r w:rsidRPr="00E77497">
          <w:rPr>
            <w:rStyle w:val="bnf"/>
          </w:rPr>
          <w:t>BindingIdentifier</w:t>
        </w:r>
        <w:r w:rsidRPr="00E77497">
          <w:t>.</w:t>
        </w:r>
      </w:ins>
    </w:p>
    <w:p w:rsidR="00243AB9" w:rsidRPr="00E77497" w:rsidDel="00F07F43" w:rsidRDefault="00243AB9" w:rsidP="00243AB9">
      <w:pPr>
        <w:rPr>
          <w:ins w:id="20549" w:author="Rev 4 Allen Wirfs-Brock" w:date="2011-10-15T18:30:00Z"/>
          <w:del w:id="20550" w:author="Rev 8 Allen Wirfs-Brock" w:date="2012-06-01T08:55:00Z"/>
        </w:rPr>
      </w:pPr>
      <w:ins w:id="20551" w:author="Rev 4 Allen Wirfs-Brock" w:date="2011-10-15T18:30:00Z">
        <w:del w:id="20552"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rsidR="00243AB9" w:rsidRPr="00E77497" w:rsidDel="00F07F43" w:rsidRDefault="00243AB9" w:rsidP="00C47E72">
      <w:pPr>
        <w:pStyle w:val="Alg4"/>
        <w:numPr>
          <w:ilvl w:val="0"/>
          <w:numId w:val="563"/>
        </w:numPr>
        <w:spacing w:after="220"/>
        <w:contextualSpacing/>
        <w:rPr>
          <w:ins w:id="20553" w:author="Rev 4 Allen Wirfs-Brock" w:date="2011-10-15T18:30:00Z"/>
          <w:del w:id="20554" w:author="Rev 8 Allen Wirfs-Brock" w:date="2012-06-01T08:55:00Z"/>
        </w:rPr>
      </w:pPr>
      <w:ins w:id="20555" w:author="Rev 4 Allen Wirfs-Brock" w:date="2011-10-15T18:30:00Z">
        <w:del w:id="20556" w:author="Rev 8 Allen Wirfs-Brock" w:date="2012-06-01T08:55: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rsidR="00010328" w:rsidRPr="00E77497" w:rsidRDefault="00010328" w:rsidP="00010328">
      <w:pPr>
        <w:rPr>
          <w:ins w:id="20557" w:author="Rev 4 Allen Wirfs-Brock" w:date="2011-10-15T18:32:00Z"/>
        </w:rPr>
      </w:pPr>
      <w:ins w:id="20558"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010328" w:rsidRPr="00E77497" w:rsidRDefault="00010328" w:rsidP="00C47E72">
      <w:pPr>
        <w:pStyle w:val="Alg4"/>
        <w:numPr>
          <w:ilvl w:val="0"/>
          <w:numId w:val="565"/>
        </w:numPr>
        <w:spacing w:after="220"/>
        <w:contextualSpacing/>
        <w:rPr>
          <w:ins w:id="20559" w:author="Rev 4 Allen Wirfs-Brock" w:date="2011-10-15T18:32:00Z"/>
        </w:rPr>
      </w:pPr>
      <w:ins w:id="20560" w:author="Rev 4 Allen Wirfs-Brock" w:date="2011-10-15T18:32:00Z">
        <w:r w:rsidRPr="00E77497">
          <w:t xml:space="preserve">Return the BoundNames of </w:t>
        </w:r>
        <w:r w:rsidRPr="00E77497">
          <w:rPr>
            <w:rStyle w:val="bnf"/>
          </w:rPr>
          <w:t>BindingPattern</w:t>
        </w:r>
        <w:r w:rsidRPr="00E77497">
          <w:t>.</w:t>
        </w:r>
      </w:ins>
    </w:p>
    <w:p w:rsidR="00686CCA" w:rsidRPr="00E77497" w:rsidDel="00F07F43" w:rsidRDefault="00686CCA" w:rsidP="00686CCA">
      <w:pPr>
        <w:rPr>
          <w:ins w:id="20561" w:author="Rev 4 Allen Wirfs-Brock" w:date="2011-10-15T18:33:00Z"/>
          <w:del w:id="20562" w:author="Rev 8 Allen Wirfs-Brock" w:date="2012-06-01T08:55:00Z"/>
        </w:rPr>
      </w:pPr>
      <w:ins w:id="20563" w:author="Rev 4 Allen Wirfs-Brock" w:date="2011-10-15T18:33:00Z">
        <w:del w:id="20564" w:author="Rev 8 Allen Wirfs-Brock" w:date="2012-06-01T08:55:00Z">
          <w:r w:rsidRPr="00E77497" w:rsidDel="00F07F43">
            <w:rPr>
              <w:rStyle w:val="bnf"/>
            </w:rPr>
            <w:delText xml:space="preserve">BindingRestElement </w:delText>
          </w:r>
          <w:r w:rsidRPr="00E77497" w:rsidDel="00F07F43">
            <w:rPr>
              <w:rFonts w:cs="Arial"/>
              <w:i/>
              <w:vertAlign w:val="subscript"/>
            </w:rPr>
            <w:delText xml:space="preserve">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RPr="00E77497" w:rsidDel="00F07F43">
            <w:rPr>
              <w:rStyle w:val="bnf"/>
            </w:rPr>
            <w:delText xml:space="preserve">  BindingIdentifier</w:delText>
          </w:r>
          <w:r w:rsidRPr="00E77497" w:rsidDel="00F07F43">
            <w:delText xml:space="preserve"> </w:delText>
          </w:r>
        </w:del>
      </w:ins>
    </w:p>
    <w:p w:rsidR="00686CCA" w:rsidRPr="00E77497" w:rsidDel="00F07F43" w:rsidRDefault="00686CCA" w:rsidP="00C47E72">
      <w:pPr>
        <w:pStyle w:val="Alg4"/>
        <w:numPr>
          <w:ilvl w:val="0"/>
          <w:numId w:val="561"/>
        </w:numPr>
        <w:spacing w:after="220"/>
        <w:contextualSpacing/>
        <w:rPr>
          <w:ins w:id="20565" w:author="Rev 4 Allen Wirfs-Brock" w:date="2011-10-15T18:33:00Z"/>
          <w:del w:id="20566" w:author="Rev 8 Allen Wirfs-Brock" w:date="2012-06-01T08:55:00Z"/>
        </w:rPr>
      </w:pPr>
      <w:ins w:id="20567" w:author="Rev 4 Allen Wirfs-Brock" w:date="2011-10-15T18:33:00Z">
        <w:del w:id="20568" w:author="Rev 8 Allen Wirfs-Brock" w:date="2012-06-01T08:55:00Z">
          <w:r w:rsidRPr="00E77497" w:rsidDel="00F07F43">
            <w:delText xml:space="preserve">Return the BoundNames of </w:delText>
          </w:r>
          <w:r w:rsidRPr="00E77497" w:rsidDel="00F07F43">
            <w:rPr>
              <w:rStyle w:val="bnf"/>
            </w:rPr>
            <w:delText>BindingIdentifier</w:delText>
          </w:r>
          <w:r w:rsidRPr="00E77497" w:rsidDel="00F07F43">
            <w:delText>.</w:delText>
          </w:r>
        </w:del>
      </w:ins>
    </w:p>
    <w:p w:rsidR="009A6454" w:rsidRPr="00E77497" w:rsidRDefault="009A6454" w:rsidP="009A6454">
      <w:pPr>
        <w:rPr>
          <w:ins w:id="20569" w:author="Rev 4 Allen Wirfs-Brock" w:date="2011-11-06T12:56:00Z"/>
          <w:rFonts w:ascii="Helvetica" w:hAnsi="Helvetica"/>
          <w:b/>
        </w:rPr>
      </w:pPr>
      <w:ins w:id="20570"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rsidR="009A6454" w:rsidRPr="00E77497" w:rsidDel="00F07F43" w:rsidRDefault="009A6454" w:rsidP="009A6454">
      <w:pPr>
        <w:rPr>
          <w:ins w:id="20571" w:author="Rev 4 Allen Wirfs-Brock" w:date="2011-11-06T12:57:00Z"/>
          <w:del w:id="20572" w:author="Rev 8 Allen Wirfs-Brock" w:date="2012-06-01T08:55:00Z"/>
        </w:rPr>
      </w:pPr>
      <w:ins w:id="20573" w:author="Rev 4 Allen Wirfs-Brock" w:date="2011-11-06T12:57:00Z">
        <w:del w:id="20574"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rsidR="009A6454" w:rsidRPr="00E77497" w:rsidDel="00F07F43" w:rsidRDefault="009A6454" w:rsidP="00C47E72">
      <w:pPr>
        <w:pStyle w:val="Alg4"/>
        <w:numPr>
          <w:ilvl w:val="0"/>
          <w:numId w:val="617"/>
        </w:numPr>
        <w:spacing w:after="220"/>
        <w:contextualSpacing/>
        <w:rPr>
          <w:ins w:id="20575" w:author="Rev 4 Allen Wirfs-Brock" w:date="2011-11-06T12:57:00Z"/>
          <w:del w:id="20576" w:author="Rev 8 Allen Wirfs-Brock" w:date="2012-06-01T08:55:00Z"/>
        </w:rPr>
      </w:pPr>
      <w:ins w:id="20577" w:author="Rev 4 Allen Wirfs-Brock" w:date="2011-11-06T12:57:00Z">
        <w:del w:id="20578" w:author="Rev 8 Allen Wirfs-Brock" w:date="2012-06-01T08:55:00Z">
          <w:r w:rsidRPr="00E77497" w:rsidDel="00F07F43">
            <w:delText xml:space="preserve">Return </w:delText>
          </w:r>
        </w:del>
      </w:ins>
      <w:ins w:id="20579" w:author="Rev 4 Allen Wirfs-Brock" w:date="2011-11-06T12:58:00Z">
        <w:del w:id="20580" w:author="Rev 8 Allen Wirfs-Brock" w:date="2012-06-01T08:55:00Z">
          <w:r w:rsidDel="00F07F43">
            <w:delText>HasInitializer</w:delText>
          </w:r>
        </w:del>
      </w:ins>
      <w:ins w:id="20581" w:author="Rev 4 Allen Wirfs-Brock" w:date="2011-11-06T12:57:00Z">
        <w:del w:id="20582" w:author="Rev 8 Allen Wirfs-Brock" w:date="2012-06-01T08:55:00Z">
          <w:r w:rsidRPr="00E77497" w:rsidDel="00F07F43">
            <w:delText xml:space="preserve"> of </w:delText>
          </w:r>
          <w:r w:rsidRPr="00E77497" w:rsidDel="00F07F43">
            <w:rPr>
              <w:i/>
            </w:rPr>
            <w:delText>SingleNameBinding</w:delText>
          </w:r>
          <w:r w:rsidRPr="00E77497" w:rsidDel="00F07F43">
            <w:rPr>
              <w:rStyle w:val="bnf"/>
            </w:rPr>
            <w:delText xml:space="preserve"> </w:delText>
          </w:r>
          <w:r w:rsidRPr="00E77497" w:rsidDel="00F07F43">
            <w:delText>.</w:delText>
          </w:r>
        </w:del>
      </w:ins>
    </w:p>
    <w:p w:rsidR="009A6454" w:rsidRPr="00E77497" w:rsidRDefault="009A6454" w:rsidP="009A6454">
      <w:pPr>
        <w:rPr>
          <w:ins w:id="20583" w:author="Rev 4 Allen Wirfs-Brock" w:date="2011-11-06T12:59:00Z"/>
        </w:rPr>
      </w:pPr>
      <w:ins w:id="20584"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rsidR="009A6454" w:rsidRPr="00E77497" w:rsidRDefault="009A6454" w:rsidP="00C47E72">
      <w:pPr>
        <w:pStyle w:val="Alg4"/>
        <w:numPr>
          <w:ilvl w:val="0"/>
          <w:numId w:val="618"/>
        </w:numPr>
        <w:spacing w:after="220"/>
        <w:contextualSpacing/>
        <w:rPr>
          <w:ins w:id="20585" w:author="Rev 4 Allen Wirfs-Brock" w:date="2011-11-06T12:59:00Z"/>
        </w:rPr>
      </w:pPr>
      <w:ins w:id="20586" w:author="Rev 4 Allen Wirfs-Brock" w:date="2011-11-06T13:00:00Z">
        <w:r w:rsidRPr="00E77497">
          <w:t xml:space="preserve">Return </w:t>
        </w:r>
        <w:r w:rsidRPr="00E77497">
          <w:rPr>
            <w:b/>
          </w:rPr>
          <w:t>false</w:t>
        </w:r>
        <w:r w:rsidRPr="00E77497">
          <w:t>.</w:t>
        </w:r>
      </w:ins>
    </w:p>
    <w:p w:rsidR="009A6454" w:rsidRPr="00E77497" w:rsidRDefault="009A6454" w:rsidP="009A6454">
      <w:pPr>
        <w:rPr>
          <w:ins w:id="20587" w:author="Rev 4 Allen Wirfs-Brock" w:date="2011-11-06T13:00:00Z"/>
        </w:rPr>
      </w:pPr>
      <w:ins w:id="20588"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rsidR="009A6454" w:rsidRPr="00E77497" w:rsidRDefault="009A6454" w:rsidP="00C47E72">
      <w:pPr>
        <w:pStyle w:val="Alg4"/>
        <w:numPr>
          <w:ilvl w:val="0"/>
          <w:numId w:val="428"/>
        </w:numPr>
        <w:spacing w:after="220"/>
        <w:contextualSpacing/>
        <w:rPr>
          <w:ins w:id="20589" w:author="Rev 4 Allen Wirfs-Brock" w:date="2011-11-06T12:56:00Z"/>
        </w:rPr>
      </w:pPr>
      <w:ins w:id="20590" w:author="Rev 4 Allen Wirfs-Brock" w:date="2011-11-06T12:56:00Z">
        <w:r w:rsidRPr="00E77497">
          <w:t xml:space="preserve">Return </w:t>
        </w:r>
      </w:ins>
      <w:ins w:id="20591" w:author="Rev 4 Allen Wirfs-Brock" w:date="2011-11-06T13:00:00Z">
        <w:r>
          <w:rPr>
            <w:b/>
          </w:rPr>
          <w:t>true</w:t>
        </w:r>
      </w:ins>
      <w:ins w:id="20592" w:author="Rev 4 Allen Wirfs-Brock" w:date="2011-11-06T12:56:00Z">
        <w:r w:rsidRPr="00E77497">
          <w:t>.</w:t>
        </w:r>
      </w:ins>
    </w:p>
    <w:p w:rsidR="009A6454" w:rsidRPr="004418C4" w:rsidRDefault="009A6454" w:rsidP="009A6454">
      <w:pPr>
        <w:contextualSpacing/>
        <w:rPr>
          <w:ins w:id="20593" w:author="Rev 4 Allen Wirfs-Brock" w:date="2011-11-06T13:02:00Z"/>
        </w:rPr>
      </w:pPr>
      <w:ins w:id="20594"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rsidR="009A6454" w:rsidRPr="00E77497" w:rsidRDefault="009A6454" w:rsidP="00C47E72">
      <w:pPr>
        <w:pStyle w:val="Alg4"/>
        <w:numPr>
          <w:ilvl w:val="0"/>
          <w:numId w:val="429"/>
        </w:numPr>
        <w:spacing w:after="220"/>
        <w:contextualSpacing/>
        <w:rPr>
          <w:ins w:id="20595" w:author="Rev 4 Allen Wirfs-Brock" w:date="2011-11-06T12:56:00Z"/>
        </w:rPr>
      </w:pPr>
      <w:ins w:id="20596" w:author="Rev 4 Allen Wirfs-Brock" w:date="2011-11-06T12:56:00Z">
        <w:r w:rsidRPr="00E77497">
          <w:t xml:space="preserve">Return </w:t>
        </w:r>
      </w:ins>
      <w:ins w:id="20597" w:author="Rev 4 Allen Wirfs-Brock" w:date="2011-11-06T13:03:00Z">
        <w:r>
          <w:rPr>
            <w:b/>
          </w:rPr>
          <w:t>false</w:t>
        </w:r>
      </w:ins>
      <w:ins w:id="20598" w:author="Rev 4 Allen Wirfs-Brock" w:date="2011-11-06T12:56:00Z">
        <w:r w:rsidRPr="00E77497">
          <w:t>.</w:t>
        </w:r>
      </w:ins>
    </w:p>
    <w:p w:rsidR="009A6454" w:rsidRPr="004418C4" w:rsidRDefault="009A6454" w:rsidP="009A6454">
      <w:pPr>
        <w:contextualSpacing/>
        <w:rPr>
          <w:ins w:id="20599" w:author="Rev 4 Allen Wirfs-Brock" w:date="2011-11-06T13:03:00Z"/>
        </w:rPr>
      </w:pPr>
      <w:ins w:id="20600"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rsidR="009A6454" w:rsidRPr="00E77497" w:rsidRDefault="009A6454" w:rsidP="00C47E72">
      <w:pPr>
        <w:pStyle w:val="Alg4"/>
        <w:numPr>
          <w:ilvl w:val="0"/>
          <w:numId w:val="619"/>
        </w:numPr>
        <w:spacing w:after="220"/>
        <w:contextualSpacing/>
        <w:rPr>
          <w:ins w:id="20601" w:author="Rev 4 Allen Wirfs-Brock" w:date="2011-11-06T13:03:00Z"/>
        </w:rPr>
      </w:pPr>
      <w:ins w:id="20602" w:author="Rev 4 Allen Wirfs-Brock" w:date="2011-11-06T13:03:00Z">
        <w:r w:rsidRPr="00E77497">
          <w:t xml:space="preserve">Return </w:t>
        </w:r>
        <w:r w:rsidRPr="00E77497">
          <w:rPr>
            <w:b/>
          </w:rPr>
          <w:t>true</w:t>
        </w:r>
        <w:r w:rsidRPr="00E77497">
          <w:t>.</w:t>
        </w:r>
      </w:ins>
    </w:p>
    <w:p w:rsidR="00065F45" w:rsidRPr="00E77497" w:rsidRDefault="00065F45" w:rsidP="00065F45">
      <w:pPr>
        <w:pStyle w:val="Heading4"/>
        <w:numPr>
          <w:ilvl w:val="0"/>
          <w:numId w:val="0"/>
        </w:numPr>
        <w:rPr>
          <w:ins w:id="20603" w:author="Rev 4 Allen Wirfs-Brock" w:date="2011-10-15T17:58:00Z"/>
        </w:rPr>
      </w:pPr>
      <w:ins w:id="20604" w:author="Rev 4 Allen Wirfs-Brock" w:date="2011-10-15T17:58:00Z">
        <w:r w:rsidRPr="00E77497">
          <w:t>Runtime Semantics</w:t>
        </w:r>
      </w:ins>
    </w:p>
    <w:p w:rsidR="00715A67" w:rsidRDefault="00715A67" w:rsidP="00715A67">
      <w:pPr>
        <w:keepNext/>
        <w:rPr>
          <w:ins w:id="20605" w:author="Rev 4 Allen Wirfs-Brock" w:date="2011-11-04T17:56:00Z"/>
          <w:rFonts w:ascii="Helvetica" w:hAnsi="Helvetica"/>
          <w:b/>
          <w:spacing w:val="6"/>
        </w:rPr>
      </w:pPr>
      <w:ins w:id="20606"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20607" w:author="Rev 6 Allen Wirfs-Brock" w:date="2012-02-27T15:45:00Z">
          <w:r w:rsidRPr="004418C4" w:rsidDel="00A113E2">
            <w:rPr>
              <w:rFonts w:ascii="Helvetica" w:hAnsi="Helvetica"/>
              <w:b/>
              <w:spacing w:val="6"/>
            </w:rPr>
            <w:delText>Initialization</w:delText>
          </w:r>
        </w:del>
      </w:ins>
      <w:ins w:id="20608" w:author="Rev 6 Allen Wirfs-Brock" w:date="2012-02-27T15:45:00Z">
        <w:r w:rsidR="00A113E2">
          <w:rPr>
            <w:rFonts w:ascii="Helvetica" w:hAnsi="Helvetica"/>
            <w:b/>
            <w:spacing w:val="6"/>
          </w:rPr>
          <w:t>Initialisation</w:t>
        </w:r>
      </w:ins>
    </w:p>
    <w:p w:rsidR="00715A67" w:rsidRPr="004418C4" w:rsidRDefault="00715A67" w:rsidP="00715A67">
      <w:pPr>
        <w:ind w:left="360"/>
        <w:rPr>
          <w:ins w:id="20609" w:author="Rev 4 Allen Wirfs-Brock" w:date="2011-11-04T17:56:00Z"/>
        </w:rPr>
      </w:pPr>
      <w:ins w:id="20610"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20611" w:author="Rev 6 Allen Wirfs-Brock" w:date="2012-02-27T16:31:00Z">
          <w:r w:rsidRPr="004418C4" w:rsidDel="00767E5E">
            <w:rPr>
              <w:rFonts w:ascii="Times New Roman" w:hAnsi="Times New Roman"/>
              <w:i/>
            </w:rPr>
            <w:delText>enviornment</w:delText>
          </w:r>
        </w:del>
      </w:ins>
      <w:ins w:id="20612" w:author="Rev 6 Allen Wirfs-Brock" w:date="2012-02-27T16:31:00Z">
        <w:r w:rsidR="00767E5E">
          <w:rPr>
            <w:rFonts w:ascii="Times New Roman" w:hAnsi="Times New Roman"/>
            <w:i/>
          </w:rPr>
          <w:t>environment</w:t>
        </w:r>
      </w:ins>
      <w:ins w:id="20613" w:author="Rev 4 Allen Wirfs-Brock" w:date="2011-11-04T17:56:00Z">
        <w:r>
          <w:t>.</w:t>
        </w:r>
      </w:ins>
    </w:p>
    <w:p w:rsidR="00715A67" w:rsidRPr="008E00F6" w:rsidRDefault="00715A67" w:rsidP="00715A67">
      <w:pPr>
        <w:rPr>
          <w:ins w:id="20614" w:author="Rev 4 Allen Wirfs-Brock" w:date="2011-11-04T17:56:00Z"/>
          <w:sz w:val="18"/>
        </w:rPr>
      </w:pPr>
      <w:ins w:id="20615"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0616" w:author="Rev 6 Allen Wirfs-Brock" w:date="2012-02-27T15:48:00Z">
          <w:r w:rsidRPr="008E00F6" w:rsidDel="00A113E2">
            <w:rPr>
              <w:sz w:val="18"/>
            </w:rPr>
            <w:delText>initialization</w:delText>
          </w:r>
        </w:del>
      </w:ins>
      <w:ins w:id="20617" w:author="Rev 6 Allen Wirfs-Brock" w:date="2012-02-27T15:48:00Z">
        <w:r w:rsidR="00A113E2">
          <w:rPr>
            <w:sz w:val="18"/>
          </w:rPr>
          <w:t>initialisation</w:t>
        </w:r>
      </w:ins>
      <w:ins w:id="20618" w:author="Rev 4 Allen Wirfs-Brock" w:date="2011-11-04T17:56:00Z">
        <w:r w:rsidRPr="008E00F6">
          <w:rPr>
            <w:sz w:val="18"/>
          </w:rPr>
          <w:t xml:space="preserve"> value.  This is the </w:t>
        </w:r>
        <w:del w:id="20619" w:author="Rev 7 Allen Wirfs-Brock" w:date="2012-05-04T14:18: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rsidR="009F731D" w:rsidRPr="00E77497" w:rsidRDefault="00CD14C4" w:rsidP="00C7794D">
      <w:pPr>
        <w:contextualSpacing/>
        <w:rPr>
          <w:ins w:id="20620" w:author="Rev 4 Allen Wirfs-Brock" w:date="2011-10-15T18:02:00Z"/>
          <w:rStyle w:val="bnf"/>
        </w:rPr>
      </w:pPr>
      <w:ins w:id="20621" w:author="Rev 3 Allen Wirfs-Brock" w:date="2011-09-11T09:49:00Z">
        <w:del w:id="20622" w:author="Rev 4 Allen Wirfs-Brock" w:date="2011-10-15T18:02:00Z">
          <w:r w:rsidRPr="00675B74" w:rsidDel="009F731D">
            <w:delText xml:space="preserve">The production </w:delText>
          </w:r>
        </w:del>
      </w:ins>
      <w:ins w:id="20623"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rsidR="00E77497" w:rsidRPr="004418C4" w:rsidRDefault="00E77497" w:rsidP="00C47E72">
      <w:pPr>
        <w:pStyle w:val="Alg3"/>
        <w:numPr>
          <w:ilvl w:val="0"/>
          <w:numId w:val="540"/>
        </w:numPr>
        <w:contextualSpacing/>
        <w:rPr>
          <w:ins w:id="20624" w:author="Rev 4 Allen Wirfs-Brock" w:date="2011-11-04T19:15:00Z"/>
        </w:rPr>
      </w:pPr>
      <w:ins w:id="20625" w:author="Rev 4 Allen Wirfs-Brock" w:date="2011-11-04T19:15:00Z">
        <w:del w:id="20626" w:author="Rev 10 Allen Wirfs-Brock" w:date="2012-08-07T16:09:00Z">
          <w:r w:rsidRPr="004418C4" w:rsidDel="001E28FF">
            <w:delText xml:space="preserve">If </w:delText>
          </w:r>
          <w:r w:rsidRPr="004418C4" w:rsidDel="001E28FF">
            <w:rPr>
              <w:i/>
            </w:rPr>
            <w:delText>value</w:delText>
          </w:r>
          <w:r w:rsidRPr="004418C4" w:rsidDel="001E28FF">
            <w:delText xml:space="preserve"> is neither of </w:delText>
          </w:r>
          <w:r w:rsidRPr="004418C4" w:rsidDel="001E28FF">
            <w:rPr>
              <w:b/>
            </w:rPr>
            <w:delText>null</w:delText>
          </w:r>
          <w:r w:rsidRPr="004418C4" w:rsidDel="001E28FF">
            <w:delText xml:space="preserve"> or </w:delText>
          </w:r>
          <w:r w:rsidRPr="004418C4" w:rsidDel="001E28FF">
            <w:rPr>
              <w:b/>
            </w:rPr>
            <w:delText>undefined</w:delText>
          </w:r>
          <w:r w:rsidRPr="004418C4" w:rsidDel="001E28FF">
            <w:delText>, then</w:delText>
          </w:r>
        </w:del>
      </w:ins>
      <w:ins w:id="20627" w:author="Rev 10 Allen Wirfs-Brock" w:date="2012-08-07T16:09:00Z">
        <w:r w:rsidR="001E28FF">
          <w:t>Assert: Type(</w:t>
        </w:r>
        <w:r w:rsidR="001E28FF" w:rsidRPr="001E28FF">
          <w:rPr>
            <w:i/>
          </w:rPr>
          <w:t>value</w:t>
        </w:r>
        <w:r w:rsidR="001E28FF">
          <w:t>) is Object</w:t>
        </w:r>
      </w:ins>
    </w:p>
    <w:p w:rsidR="00E77497" w:rsidRPr="004418C4" w:rsidDel="001E28FF" w:rsidRDefault="00E77497" w:rsidP="00C47E72">
      <w:pPr>
        <w:pStyle w:val="Alg3"/>
        <w:numPr>
          <w:ilvl w:val="1"/>
          <w:numId w:val="540"/>
        </w:numPr>
        <w:contextualSpacing/>
        <w:rPr>
          <w:ins w:id="20628" w:author="Rev 4 Allen Wirfs-Brock" w:date="2011-11-04T19:15:00Z"/>
          <w:del w:id="20629" w:author="Rev 10 Allen Wirfs-Brock" w:date="2012-08-07T16:10:00Z"/>
        </w:rPr>
      </w:pPr>
      <w:ins w:id="20630" w:author="Rev 4 Allen Wirfs-Brock" w:date="2011-11-04T19:15:00Z">
        <w:del w:id="20631" w:author="Rev 10 Allen Wirfs-Brock" w:date="2012-08-07T16:10:00Z">
          <w:r w:rsidRPr="004418C4" w:rsidDel="001E28FF">
            <w:delText xml:space="preserve">Let </w:delText>
          </w:r>
          <w:r w:rsidRPr="004418C4" w:rsidDel="001E28FF">
            <w:rPr>
              <w:i/>
            </w:rPr>
            <w:delText>obj</w:delText>
          </w:r>
          <w:r w:rsidRPr="004418C4" w:rsidDel="001E28FF">
            <w:delText xml:space="preserve"> be ToObject(</w:delText>
          </w:r>
          <w:r w:rsidRPr="004418C4" w:rsidDel="001E28FF">
            <w:rPr>
              <w:i/>
            </w:rPr>
            <w:delText>value</w:delText>
          </w:r>
          <w:r w:rsidRPr="004418C4" w:rsidDel="001E28FF">
            <w:delText>).</w:delText>
          </w:r>
        </w:del>
      </w:ins>
    </w:p>
    <w:p w:rsidR="00E77497" w:rsidRPr="004418C4" w:rsidDel="001E28FF" w:rsidRDefault="00E77497" w:rsidP="00C47E72">
      <w:pPr>
        <w:pStyle w:val="Alg4"/>
        <w:numPr>
          <w:ilvl w:val="0"/>
          <w:numId w:val="540"/>
        </w:numPr>
        <w:contextualSpacing/>
        <w:rPr>
          <w:ins w:id="20632" w:author="Rev 4 Allen Wirfs-Brock" w:date="2011-11-04T19:15:00Z"/>
          <w:del w:id="20633" w:author="Rev 10 Allen Wirfs-Brock" w:date="2012-08-07T16:10:00Z"/>
        </w:rPr>
      </w:pPr>
      <w:ins w:id="20634" w:author="Rev 4 Allen Wirfs-Brock" w:date="2011-11-04T19:15:00Z">
        <w:del w:id="20635" w:author="Rev 10 Allen Wirfs-Brock" w:date="2012-08-07T16:10:00Z">
          <w:r w:rsidRPr="004418C4" w:rsidDel="001E28FF">
            <w:delText xml:space="preserve">Else, let </w:delText>
          </w:r>
          <w:r w:rsidRPr="004418C4" w:rsidDel="001E28FF">
            <w:rPr>
              <w:i/>
            </w:rPr>
            <w:delText>obj</w:delText>
          </w:r>
          <w:r w:rsidRPr="004418C4" w:rsidDel="001E28FF">
            <w:delText xml:space="preserve"> be</w:delText>
          </w:r>
        </w:del>
        <w:del w:id="20636" w:author="Rev 10 Allen Wirfs-Brock" w:date="2012-08-07T14:48:00Z">
          <w:r w:rsidRPr="004418C4" w:rsidDel="001E28FF">
            <w:delText xml:space="preserve"> </w:delText>
          </w:r>
          <w:r w:rsidRPr="004418C4" w:rsidDel="001E28FF">
            <w:rPr>
              <w:b/>
            </w:rPr>
            <w:delText>undefined</w:delText>
          </w:r>
        </w:del>
        <w:del w:id="20637" w:author="Rev 10 Allen Wirfs-Brock" w:date="2012-08-07T16:10:00Z">
          <w:r w:rsidRPr="004418C4" w:rsidDel="001E28FF">
            <w:delText>.</w:delText>
          </w:r>
        </w:del>
      </w:ins>
    </w:p>
    <w:p w:rsidR="00CD14C4" w:rsidRPr="00E77497" w:rsidDel="00715A67" w:rsidRDefault="00CD14C4" w:rsidP="00C7794D">
      <w:pPr>
        <w:ind w:left="360"/>
        <w:rPr>
          <w:ins w:id="20638" w:author="Rev 3 Allen Wirfs-Brock" w:date="2011-09-11T09:49:00Z"/>
          <w:del w:id="20639" w:author="Rev 4 Allen Wirfs-Brock" w:date="2011-11-04T17:59:00Z"/>
        </w:rPr>
      </w:pPr>
      <w:ins w:id="20640" w:author="Rev 3 Allen Wirfs-Brock" w:date="2011-09-11T09:50:00Z">
        <w:del w:id="20641" w:author="Rev 10 Allen Wirfs-Brock" w:date="2012-08-07T16:10:00Z">
          <w:r w:rsidRPr="00E77497" w:rsidDel="001E28FF">
            <w:delText xml:space="preserve"> </w:delText>
          </w:r>
        </w:del>
      </w:ins>
      <w:ins w:id="20642" w:author="Rev 3 Allen Wirfs-Brock" w:date="2011-09-11T09:49:00Z">
        <w:del w:id="20643" w:author="Rev 4 Allen Wirfs-Brock" w:date="2011-10-15T18:03:00Z">
          <w:r w:rsidRPr="00E77497" w:rsidDel="009F731D">
            <w:delText xml:space="preserve">is evaluated </w:delText>
          </w:r>
        </w:del>
        <w:del w:id="20644" w:author="Rev 4 Allen Wirfs-Brock" w:date="2011-11-04T17:59:00Z">
          <w:r w:rsidRPr="00E77497" w:rsidDel="00715A67">
            <w:delText xml:space="preserve">with parameters </w:delText>
          </w:r>
        </w:del>
      </w:ins>
      <w:ins w:id="20645" w:author="Rev 3 Allen Wirfs-Brock" w:date="2011-09-11T09:50:00Z">
        <w:del w:id="20646" w:author="Rev 4 Allen Wirfs-Brock" w:date="2011-11-04T17:59:00Z">
          <w:r w:rsidRPr="00E77497" w:rsidDel="00715A67">
            <w:rPr>
              <w:rFonts w:ascii="Times New Roman" w:eastAsia="Times New Roman" w:hAnsi="Times New Roman"/>
              <w:i/>
              <w:spacing w:val="6"/>
              <w:lang w:eastAsia="en-US"/>
            </w:rPr>
            <w:delText>value</w:delText>
          </w:r>
        </w:del>
      </w:ins>
      <w:ins w:id="20647" w:author="Rev 3 Allen Wirfs-Brock" w:date="2011-09-11T09:49:00Z">
        <w:del w:id="20648" w:author="Rev 4 Allen Wirfs-Brock" w:date="2011-11-04T17:59:00Z">
          <w:r w:rsidRPr="00E77497" w:rsidDel="00715A67">
            <w:delText xml:space="preserve"> and </w:delText>
          </w:r>
        </w:del>
      </w:ins>
      <w:ins w:id="20649" w:author="Rev 3 Allen Wirfs-Brock" w:date="2011-09-11T09:50:00Z">
        <w:del w:id="20650" w:author="Rev 4 Allen Wirfs-Brock" w:date="2011-11-04T17:59:00Z">
          <w:r w:rsidRPr="00E77497" w:rsidDel="00715A67">
            <w:rPr>
              <w:rFonts w:ascii="Times New Roman" w:eastAsia="Times New Roman" w:hAnsi="Times New Roman"/>
              <w:i/>
              <w:spacing w:val="6"/>
              <w:lang w:eastAsia="en-US"/>
            </w:rPr>
            <w:delText>env</w:delText>
          </w:r>
        </w:del>
      </w:ins>
      <w:ins w:id="20651" w:author="Rev 3 Allen Wirfs-Brock" w:date="2011-09-11T09:49:00Z">
        <w:del w:id="20652" w:author="Rev 4 Allen Wirfs-Brock" w:date="2011-11-04T17:59:00Z">
          <w:r w:rsidRPr="00E77497" w:rsidDel="00715A67">
            <w:delText xml:space="preserve"> </w:delText>
          </w:r>
        </w:del>
        <w:del w:id="20653" w:author="Rev 4 Allen Wirfs-Brock" w:date="2011-10-15T18:03:00Z">
          <w:r w:rsidRPr="00E77497" w:rsidDel="009F731D">
            <w:delText>as follows:</w:delText>
          </w:r>
        </w:del>
      </w:ins>
    </w:p>
    <w:p w:rsidR="00CD14C4" w:rsidRPr="00E77497" w:rsidRDefault="000269C8" w:rsidP="0092308F">
      <w:pPr>
        <w:pStyle w:val="Alg2"/>
        <w:numPr>
          <w:ilvl w:val="0"/>
          <w:numId w:val="540"/>
        </w:numPr>
        <w:spacing w:after="220"/>
        <w:rPr>
          <w:ins w:id="20654" w:author="Rev 3 Allen Wirfs-Brock" w:date="2011-09-11T09:49:00Z"/>
        </w:rPr>
      </w:pPr>
      <w:ins w:id="20655" w:author="Rev 3 Allen Wirfs-Brock" w:date="2011-09-11T09:54:00Z">
        <w:del w:id="20656" w:author="Rev 4 Allen Wirfs-Brock" w:date="2011-11-04T18:02:00Z">
          <w:r w:rsidRPr="00E77497" w:rsidDel="009E1969">
            <w:delText>E</w:delText>
          </w:r>
        </w:del>
      </w:ins>
      <w:ins w:id="20657" w:author="Rev 3 Allen Wirfs-Brock" w:date="2011-09-11T09:50:00Z">
        <w:del w:id="20658" w:author="Rev 4 Allen Wirfs-Brock" w:date="2011-11-04T18:02:00Z">
          <w:r w:rsidR="00CD14C4" w:rsidRPr="00E77497" w:rsidDel="009E1969">
            <w:delText>valuat</w:delText>
          </w:r>
        </w:del>
      </w:ins>
      <w:ins w:id="20659" w:author="Rev 3 Allen Wirfs-Brock" w:date="2011-09-11T09:54:00Z">
        <w:del w:id="20660" w:author="Rev 4 Allen Wirfs-Brock" w:date="2011-11-04T18:02:00Z">
          <w:r w:rsidRPr="00E77497" w:rsidDel="009E1969">
            <w:delText>e</w:delText>
          </w:r>
        </w:del>
      </w:ins>
      <w:ins w:id="20661"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20662" w:author="Rev 4 Allen Wirfs-Brock" w:date="2011-11-04T18:02:00Z">
        <w:del w:id="20663" w:author="Rev 6 Allen Wirfs-Brock" w:date="2012-02-18T10:59:00Z">
          <w:r w:rsidR="009E1969" w:rsidDel="00481DAC">
            <w:delText xml:space="preserve">Perform </w:delText>
          </w:r>
        </w:del>
        <w:r w:rsidR="009E1969">
          <w:t xml:space="preserve">Binding </w:t>
        </w:r>
        <w:del w:id="20664" w:author="Rev 6 Allen Wirfs-Brock" w:date="2012-02-27T15:45:00Z">
          <w:r w:rsidR="009E1969" w:rsidDel="00A113E2">
            <w:delText>Initialization</w:delText>
          </w:r>
        </w:del>
      </w:ins>
      <w:ins w:id="20665" w:author="Rev 6 Allen Wirfs-Brock" w:date="2012-02-27T15:45:00Z">
        <w:r w:rsidR="00A113E2">
          <w:t>Initialisation</w:t>
        </w:r>
      </w:ins>
      <w:ins w:id="20666" w:author="Rev 4 Allen Wirfs-Brock" w:date="2011-11-04T18:02:00Z">
        <w:r w:rsidR="009E1969">
          <w:t xml:space="preserve"> for</w:t>
        </w:r>
      </w:ins>
      <w:ins w:id="20667" w:author="Rev 3 Allen Wirfs-Brock" w:date="2011-09-11T09:49:00Z">
        <w:r w:rsidR="00CD14C4" w:rsidRPr="00675B74">
          <w:t xml:space="preserve"> </w:t>
        </w:r>
      </w:ins>
      <w:ins w:id="20668" w:author="Rev 3 Allen Wirfs-Brock" w:date="2011-09-11T09:51:00Z">
        <w:r w:rsidR="00CD14C4" w:rsidRPr="00675B74">
          <w:rPr>
            <w:rStyle w:val="bnf"/>
          </w:rPr>
          <w:t>ObjectBindingPattern</w:t>
        </w:r>
        <w:r w:rsidR="00CD14C4" w:rsidRPr="00E77497">
          <w:t xml:space="preserve"> </w:t>
        </w:r>
      </w:ins>
      <w:ins w:id="20669" w:author="Rev 3 Allen Wirfs-Brock" w:date="2011-09-11T09:49:00Z">
        <w:r w:rsidR="00CD14C4" w:rsidRPr="00E77497">
          <w:t xml:space="preserve">using </w:t>
        </w:r>
      </w:ins>
      <w:ins w:id="20670" w:author="Rev 3 Allen Wirfs-Brock" w:date="2011-09-11T09:51:00Z">
        <w:del w:id="20671" w:author="Rev 4 Allen Wirfs-Brock" w:date="2011-11-04T19:15:00Z">
          <w:r w:rsidR="00CD14C4" w:rsidRPr="00E77497" w:rsidDel="00E77497">
            <w:rPr>
              <w:i/>
            </w:rPr>
            <w:delText>value</w:delText>
          </w:r>
        </w:del>
      </w:ins>
      <w:ins w:id="20672" w:author="Rev 3 Allen Wirfs-Brock" w:date="2011-09-11T09:49:00Z">
        <w:del w:id="20673" w:author="Rev 4 Allen Wirfs-Brock" w:date="2011-11-04T19:15:00Z">
          <w:r w:rsidR="00CD14C4" w:rsidRPr="00E77497" w:rsidDel="00E77497">
            <w:delText xml:space="preserve"> as the </w:delText>
          </w:r>
        </w:del>
        <w:del w:id="20674" w:author="Rev 11 Allen Wirfs-Brock" w:date="2012-10-24T14:41:00Z">
          <w:r w:rsidR="00CD14C4" w:rsidRPr="00E77497" w:rsidDel="0092308F">
            <w:rPr>
              <w:rStyle w:val="bnf"/>
            </w:rPr>
            <w:delText>obj</w:delText>
          </w:r>
        </w:del>
      </w:ins>
      <w:ins w:id="20675" w:author="Rev 11 Allen Wirfs-Brock" w:date="2012-10-24T14:41:00Z">
        <w:r w:rsidR="0092308F">
          <w:rPr>
            <w:i/>
          </w:rPr>
          <w:t>value</w:t>
        </w:r>
      </w:ins>
      <w:ins w:id="20676" w:author="Rev 3 Allen Wirfs-Brock" w:date="2011-09-11T09:49:00Z">
        <w:r w:rsidR="00CD14C4" w:rsidRPr="00E77497">
          <w:rPr>
            <w:i/>
          </w:rPr>
          <w:t xml:space="preserve"> </w:t>
        </w:r>
        <w:del w:id="20677" w:author="Rev 4 Allen Wirfs-Brock" w:date="2011-11-04T19:15:00Z">
          <w:r w:rsidR="00CD14C4" w:rsidRPr="00E77497" w:rsidDel="00E77497">
            <w:delText xml:space="preserve">parameter </w:delText>
          </w:r>
        </w:del>
        <w:r w:rsidR="00CD14C4" w:rsidRPr="00E77497">
          <w:t xml:space="preserve">and </w:t>
        </w:r>
        <w:del w:id="20678"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20679" w:author="Rev 4 Allen Wirfs-Brock" w:date="2011-11-04T19:15:00Z">
          <w:r w:rsidR="00CD14C4" w:rsidRPr="00E77497" w:rsidDel="00E77497">
            <w:delText>parameter</w:delText>
          </w:r>
        </w:del>
      </w:ins>
      <w:ins w:id="20680" w:author="Rev 4 Allen Wirfs-Brock" w:date="2011-11-04T19:15:00Z">
        <w:r w:rsidR="00E77497">
          <w:t>as arguments</w:t>
        </w:r>
      </w:ins>
      <w:ins w:id="20681" w:author="Rev 3 Allen Wirfs-Brock" w:date="2011-09-11T09:49:00Z">
        <w:r w:rsidR="00CD14C4" w:rsidRPr="00E77497">
          <w:t>.</w:t>
        </w:r>
      </w:ins>
    </w:p>
    <w:p w:rsidR="00C8445E" w:rsidRPr="00E77497" w:rsidDel="003E2351" w:rsidRDefault="00C8445E" w:rsidP="00C7794D">
      <w:pPr>
        <w:contextualSpacing/>
        <w:rPr>
          <w:ins w:id="20682" w:author="Allen Wirfs-Brock" w:date="2011-07-11T14:49:00Z"/>
          <w:del w:id="20683" w:author="Rev 4 Allen Wirfs-Brock" w:date="2011-10-15T17:56:00Z"/>
        </w:rPr>
      </w:pPr>
      <w:ins w:id="20684" w:author="Allen Wirfs-Brock" w:date="2011-07-11T14:49:00Z">
        <w:del w:id="20685"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rsidR="00C8445E" w:rsidRPr="00E77497" w:rsidDel="003E2351" w:rsidRDefault="00C8445E">
      <w:pPr>
        <w:pStyle w:val="Alg4"/>
        <w:numPr>
          <w:ilvl w:val="0"/>
          <w:numId w:val="430"/>
        </w:numPr>
        <w:spacing w:after="220"/>
        <w:contextualSpacing/>
        <w:rPr>
          <w:ins w:id="20686" w:author="Allen Wirfs-Brock" w:date="2011-07-11T14:49:00Z"/>
          <w:del w:id="20687" w:author="Rev 4 Allen Wirfs-Brock" w:date="2011-10-15T17:56:00Z"/>
        </w:rPr>
        <w:pPrChange w:id="20688" w:author="Rev 4 Allen Wirfs-Brock" w:date="2011-11-07T12:16:00Z">
          <w:pPr>
            <w:pStyle w:val="Alg4"/>
            <w:numPr>
              <w:numId w:val="453"/>
            </w:numPr>
            <w:tabs>
              <w:tab w:val="num" w:pos="360"/>
            </w:tabs>
            <w:spacing w:after="220"/>
            <w:ind w:left="360" w:hanging="360"/>
            <w:contextualSpacing/>
          </w:pPr>
        </w:pPrChange>
      </w:pPr>
      <w:ins w:id="20689" w:author="Allen Wirfs-Brock" w:date="2011-07-11T14:49:00Z">
        <w:del w:id="20690"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rsidR="00135B3A" w:rsidRPr="00E77497" w:rsidRDefault="000269C8" w:rsidP="00C7794D">
      <w:pPr>
        <w:contextualSpacing/>
        <w:rPr>
          <w:ins w:id="20691" w:author="Rev 4 Allen Wirfs-Brock" w:date="2011-10-15T18:07:00Z"/>
        </w:rPr>
      </w:pPr>
      <w:ins w:id="20692" w:author="Rev 3 Allen Wirfs-Brock" w:date="2011-09-11T09:52:00Z">
        <w:del w:id="20693"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20694" w:author="Rev 3 Allen Wirfs-Brock" w:date="2011-09-11T09:53:00Z">
        <w:r w:rsidRPr="00E77497">
          <w:rPr>
            <w:rStyle w:val="bnf"/>
          </w:rPr>
          <w:t>ArrayBindingPattern</w:t>
        </w:r>
      </w:ins>
      <w:ins w:id="20695" w:author="Rev 3 Allen Wirfs-Brock" w:date="2011-09-11T09:52:00Z">
        <w:r w:rsidRPr="00E77497">
          <w:t xml:space="preserve"> </w:t>
        </w:r>
      </w:ins>
    </w:p>
    <w:p w:rsidR="00E77497" w:rsidRPr="004418C4" w:rsidRDefault="001E28FF" w:rsidP="00C47E72">
      <w:pPr>
        <w:pStyle w:val="Alg3"/>
        <w:numPr>
          <w:ilvl w:val="0"/>
          <w:numId w:val="541"/>
        </w:numPr>
        <w:contextualSpacing/>
        <w:rPr>
          <w:ins w:id="20696" w:author="Rev 4 Allen Wirfs-Brock" w:date="2011-11-04T19:16:00Z"/>
        </w:rPr>
      </w:pPr>
      <w:ins w:id="20697" w:author="Rev 10 Allen Wirfs-Brock" w:date="2012-08-07T16:11:00Z">
        <w:r>
          <w:t>Assert: Type(</w:t>
        </w:r>
        <w:r w:rsidRPr="001E28FF">
          <w:rPr>
            <w:i/>
          </w:rPr>
          <w:t>value</w:t>
        </w:r>
        <w:r>
          <w:t>) is Objec</w:t>
        </w:r>
      </w:ins>
      <w:ins w:id="20698" w:author="Rev 11 Allen Wirfs-Brock" w:date="2012-10-24T14:39:00Z">
        <w:r w:rsidR="0092308F">
          <w:t>t</w:t>
        </w:r>
      </w:ins>
      <w:ins w:id="20699" w:author="Rev 4 Allen Wirfs-Brock" w:date="2011-11-04T19:16:00Z">
        <w:del w:id="20700" w:author="Rev 10 Allen Wirfs-Brock" w:date="2012-08-07T16:11:00Z">
          <w:r w:rsidR="00E77497" w:rsidRPr="004418C4" w:rsidDel="001E28FF">
            <w:delText xml:space="preserve">If </w:delText>
          </w:r>
          <w:r w:rsidR="00E77497" w:rsidRPr="004418C4" w:rsidDel="001E28FF">
            <w:rPr>
              <w:i/>
            </w:rPr>
            <w:delText>value</w:delText>
          </w:r>
          <w:r w:rsidR="00E77497" w:rsidRPr="004418C4" w:rsidDel="001E28FF">
            <w:delText xml:space="preserve"> is neither of </w:delText>
          </w:r>
          <w:r w:rsidR="00E77497" w:rsidRPr="004418C4" w:rsidDel="001E28FF">
            <w:rPr>
              <w:b/>
            </w:rPr>
            <w:delText>null</w:delText>
          </w:r>
          <w:r w:rsidR="00E77497" w:rsidRPr="004418C4" w:rsidDel="001E28FF">
            <w:delText xml:space="preserve"> or </w:delText>
          </w:r>
          <w:r w:rsidR="00E77497" w:rsidRPr="004418C4" w:rsidDel="001E28FF">
            <w:rPr>
              <w:b/>
            </w:rPr>
            <w:delText>undefined</w:delText>
          </w:r>
          <w:r w:rsidR="00E77497" w:rsidRPr="004418C4" w:rsidDel="001E28FF">
            <w:delText>, then</w:delText>
          </w:r>
        </w:del>
      </w:ins>
    </w:p>
    <w:p w:rsidR="00CB5F32" w:rsidRPr="004418C4" w:rsidDel="001E28FF" w:rsidRDefault="00CB5F32" w:rsidP="00C47E72">
      <w:pPr>
        <w:pStyle w:val="Alg3"/>
        <w:numPr>
          <w:ilvl w:val="1"/>
          <w:numId w:val="541"/>
        </w:numPr>
        <w:contextualSpacing/>
        <w:rPr>
          <w:ins w:id="20701" w:author="Rev 4 Allen Wirfs-Brock" w:date="2011-11-05T08:51:00Z"/>
          <w:del w:id="20702" w:author="Rev 10 Allen Wirfs-Brock" w:date="2012-08-07T16:11:00Z"/>
        </w:rPr>
      </w:pPr>
      <w:ins w:id="20703" w:author="Rev 4 Allen Wirfs-Brock" w:date="2011-11-05T08:51:00Z">
        <w:del w:id="20704" w:author="Rev 10 Allen Wirfs-Brock" w:date="2012-08-07T16:11:00Z">
          <w:r w:rsidRPr="004418C4" w:rsidDel="001E28FF">
            <w:delText xml:space="preserve">Let </w:delText>
          </w:r>
          <w:r w:rsidDel="001E28FF">
            <w:rPr>
              <w:i/>
            </w:rPr>
            <w:delText>array</w:delText>
          </w:r>
          <w:r w:rsidRPr="004418C4" w:rsidDel="001E28FF">
            <w:delText xml:space="preserve"> be ToObject(</w:delText>
          </w:r>
          <w:r w:rsidRPr="004418C4" w:rsidDel="001E28FF">
            <w:rPr>
              <w:i/>
            </w:rPr>
            <w:delText>value</w:delText>
          </w:r>
          <w:r w:rsidRPr="004418C4" w:rsidDel="001E28FF">
            <w:delText>).</w:delText>
          </w:r>
        </w:del>
      </w:ins>
    </w:p>
    <w:p w:rsidR="00132AAE" w:rsidDel="00B840BD" w:rsidRDefault="00132AAE" w:rsidP="00C47E72">
      <w:pPr>
        <w:pStyle w:val="Alg3"/>
        <w:numPr>
          <w:ilvl w:val="1"/>
          <w:numId w:val="541"/>
        </w:numPr>
        <w:contextualSpacing/>
        <w:rPr>
          <w:ins w:id="20705" w:author="Rev 4 Allen Wirfs-Brock" w:date="2011-11-05T08:45:00Z"/>
          <w:del w:id="20706" w:author="Rev 5 Allen Wirfs-Brock" w:date="2012-01-04T11:43:00Z"/>
        </w:rPr>
      </w:pPr>
      <w:ins w:id="20707" w:author="Rev 4 Allen Wirfs-Brock" w:date="2011-11-05T08:45:00Z">
        <w:del w:id="20708" w:author="Rev 5 Allen Wirfs-Brock" w:date="2012-01-04T11:43:00Z">
          <w:r w:rsidDel="00B840BD">
            <w:delText xml:space="preserve">Let </w:delText>
          </w:r>
        </w:del>
      </w:ins>
      <w:ins w:id="20709" w:author="Rev 4 Allen Wirfs-Brock" w:date="2011-11-05T08:49:00Z">
        <w:del w:id="20710" w:author="Rev 5 Allen Wirfs-Brock" w:date="2012-01-04T11:43:00Z">
          <w:r w:rsidRPr="00C7794D" w:rsidDel="00B840BD">
            <w:rPr>
              <w:i/>
            </w:rPr>
            <w:delText>lenValue</w:delText>
          </w:r>
        </w:del>
      </w:ins>
      <w:ins w:id="20711" w:author="Rev 4 Allen Wirfs-Brock" w:date="2011-11-05T08:45:00Z">
        <w:del w:id="20712"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20713" w:author="Rev 4 Allen Wirfs-Brock" w:date="2011-11-05T08:49:00Z">
        <w:del w:id="20714" w:author="Rev 5 Allen Wirfs-Brock" w:date="2012-01-04T11:43:00Z">
          <w:r w:rsidDel="00B840BD">
            <w:rPr>
              <w:rFonts w:ascii="Courier New" w:hAnsi="Courier New" w:cs="Courier New"/>
            </w:rPr>
            <w:delText>"</w:delText>
          </w:r>
        </w:del>
      </w:ins>
      <w:ins w:id="20715" w:author="Rev 4 Allen Wirfs-Brock" w:date="2011-11-05T08:48:00Z">
        <w:del w:id="20716" w:author="Rev 5 Allen Wirfs-Brock" w:date="2012-01-04T11:43:00Z">
          <w:r w:rsidRPr="00C7794D" w:rsidDel="00B840BD">
            <w:rPr>
              <w:rFonts w:ascii="Courier New" w:hAnsi="Courier New" w:cs="Courier New"/>
            </w:rPr>
            <w:delText>length</w:delText>
          </w:r>
        </w:del>
      </w:ins>
      <w:ins w:id="20717" w:author="Rev 4 Allen Wirfs-Brock" w:date="2011-11-05T08:49:00Z">
        <w:del w:id="20718" w:author="Rev 5 Allen Wirfs-Brock" w:date="2012-01-04T11:43:00Z">
          <w:r w:rsidDel="00B840BD">
            <w:rPr>
              <w:rFonts w:ascii="Courier New" w:hAnsi="Courier New" w:cs="Courier New"/>
            </w:rPr>
            <w:delText>"</w:delText>
          </w:r>
        </w:del>
      </w:ins>
      <w:ins w:id="20719" w:author="Rev 4 Allen Wirfs-Brock" w:date="2011-11-05T08:48:00Z">
        <w:del w:id="20720" w:author="Rev 5 Allen Wirfs-Brock" w:date="2012-01-04T11:43:00Z">
          <w:r w:rsidDel="00B840BD">
            <w:delText>.</w:delText>
          </w:r>
        </w:del>
      </w:ins>
    </w:p>
    <w:p w:rsidR="00132AAE" w:rsidDel="00B840BD" w:rsidRDefault="00132AAE" w:rsidP="00C47E72">
      <w:pPr>
        <w:pStyle w:val="Alg3"/>
        <w:numPr>
          <w:ilvl w:val="1"/>
          <w:numId w:val="541"/>
        </w:numPr>
        <w:contextualSpacing/>
        <w:rPr>
          <w:ins w:id="20721" w:author="Rev 4 Allen Wirfs-Brock" w:date="2011-11-05T08:50:00Z"/>
          <w:del w:id="20722" w:author="Rev 5 Allen Wirfs-Brock" w:date="2012-01-04T11:43:00Z"/>
        </w:rPr>
      </w:pPr>
      <w:ins w:id="20723" w:author="Rev 4 Allen Wirfs-Brock" w:date="2011-11-05T08:50:00Z">
        <w:del w:id="20724"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rsidR="00CB5F32" w:rsidDel="001E28FF" w:rsidRDefault="00E77497" w:rsidP="00C47E72">
      <w:pPr>
        <w:pStyle w:val="Alg4"/>
        <w:numPr>
          <w:ilvl w:val="0"/>
          <w:numId w:val="541"/>
        </w:numPr>
        <w:contextualSpacing/>
        <w:rPr>
          <w:ins w:id="20725" w:author="Rev 4 Allen Wirfs-Brock" w:date="2011-11-05T08:51:00Z"/>
          <w:del w:id="20726" w:author="Rev 10 Allen Wirfs-Brock" w:date="2012-08-07T16:11:00Z"/>
        </w:rPr>
      </w:pPr>
      <w:ins w:id="20727" w:author="Rev 4 Allen Wirfs-Brock" w:date="2011-11-04T19:16:00Z">
        <w:del w:id="20728" w:author="Rev 10 Allen Wirfs-Brock" w:date="2012-08-07T16:11:00Z">
          <w:r w:rsidRPr="004418C4" w:rsidDel="001E28FF">
            <w:delText>Else,</w:delText>
          </w:r>
        </w:del>
      </w:ins>
    </w:p>
    <w:p w:rsidR="00CB5F32" w:rsidRPr="004418C4" w:rsidDel="001E28FF" w:rsidRDefault="00CB5F32" w:rsidP="00C47E72">
      <w:pPr>
        <w:pStyle w:val="Alg4"/>
        <w:numPr>
          <w:ilvl w:val="1"/>
          <w:numId w:val="541"/>
        </w:numPr>
        <w:contextualSpacing/>
        <w:rPr>
          <w:ins w:id="20729" w:author="Rev 4 Allen Wirfs-Brock" w:date="2011-11-05T08:52:00Z"/>
          <w:del w:id="20730" w:author="Rev 10 Allen Wirfs-Brock" w:date="2012-08-07T16:11:00Z"/>
        </w:rPr>
      </w:pPr>
      <w:ins w:id="20731" w:author="Rev 4 Allen Wirfs-Brock" w:date="2011-11-05T08:52:00Z">
        <w:del w:id="20732" w:author="Rev 10 Allen Wirfs-Brock" w:date="2012-08-07T16:11:00Z">
          <w:r w:rsidDel="001E28FF">
            <w:delText>L</w:delText>
          </w:r>
          <w:r w:rsidRPr="004418C4" w:rsidDel="001E28FF">
            <w:delText xml:space="preserve">et </w:delText>
          </w:r>
          <w:r w:rsidDel="001E28FF">
            <w:rPr>
              <w:i/>
            </w:rPr>
            <w:delText>array</w:delText>
          </w:r>
          <w:r w:rsidRPr="004418C4" w:rsidDel="001E28FF">
            <w:delText xml:space="preserve"> be</w:delText>
          </w:r>
        </w:del>
        <w:del w:id="20733" w:author="Rev 10 Allen Wirfs-Brock" w:date="2012-08-07T14:49:00Z">
          <w:r w:rsidRPr="004418C4" w:rsidDel="001E28FF">
            <w:delText xml:space="preserve"> </w:delText>
          </w:r>
          <w:r w:rsidRPr="004418C4" w:rsidDel="001E28FF">
            <w:rPr>
              <w:b/>
            </w:rPr>
            <w:delText>undefined</w:delText>
          </w:r>
        </w:del>
        <w:del w:id="20734" w:author="Rev 10 Allen Wirfs-Brock" w:date="2012-08-07T16:11:00Z">
          <w:r w:rsidRPr="004418C4" w:rsidDel="001E28FF">
            <w:delText>.</w:delText>
          </w:r>
        </w:del>
      </w:ins>
    </w:p>
    <w:p w:rsidR="00CB5F32" w:rsidDel="00B840BD" w:rsidRDefault="00CB5F32" w:rsidP="00C47E72">
      <w:pPr>
        <w:pStyle w:val="Alg3"/>
        <w:numPr>
          <w:ilvl w:val="1"/>
          <w:numId w:val="541"/>
        </w:numPr>
        <w:contextualSpacing/>
        <w:rPr>
          <w:ins w:id="20735" w:author="Rev 4 Allen Wirfs-Brock" w:date="2011-11-05T08:52:00Z"/>
          <w:del w:id="20736" w:author="Rev 5 Allen Wirfs-Brock" w:date="2012-01-04T11:43:00Z"/>
        </w:rPr>
      </w:pPr>
      <w:ins w:id="20737" w:author="Rev 4 Allen Wirfs-Brock" w:date="2011-11-05T08:52:00Z">
        <w:del w:id="20738" w:author="Rev 5 Allen Wirfs-Brock" w:date="2012-01-04T11:43:00Z">
          <w:r w:rsidDel="00B840BD">
            <w:delText xml:space="preserve">Let </w:delText>
          </w:r>
          <w:r w:rsidRPr="004418C4" w:rsidDel="00B840BD">
            <w:rPr>
              <w:i/>
            </w:rPr>
            <w:delText>arrayLength</w:delText>
          </w:r>
          <w:r w:rsidDel="00B840BD">
            <w:delText xml:space="preserve"> be 0.</w:delText>
          </w:r>
        </w:del>
      </w:ins>
    </w:p>
    <w:p w:rsidR="000269C8" w:rsidRPr="00E77497" w:rsidDel="00715A67" w:rsidRDefault="000269C8" w:rsidP="00C7794D">
      <w:pPr>
        <w:ind w:left="360"/>
        <w:rPr>
          <w:ins w:id="20739" w:author="Rev 3 Allen Wirfs-Brock" w:date="2011-09-11T09:52:00Z"/>
          <w:del w:id="20740" w:author="Rev 4 Allen Wirfs-Brock" w:date="2011-11-04T17:58:00Z"/>
        </w:rPr>
      </w:pPr>
      <w:ins w:id="20741" w:author="Rev 3 Allen Wirfs-Brock" w:date="2011-09-11T09:52:00Z">
        <w:del w:id="20742" w:author="Rev 4 Allen Wirfs-Brock" w:date="2011-10-15T18:07:00Z">
          <w:r w:rsidRPr="00E77497" w:rsidDel="00135B3A">
            <w:delText xml:space="preserve">is evaluated </w:delText>
          </w:r>
        </w:del>
        <w:del w:id="20743"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0744" w:author="Rev 4 Allen Wirfs-Brock" w:date="2011-10-15T18:07:00Z">
          <w:r w:rsidRPr="00E77497" w:rsidDel="00135B3A">
            <w:delText>as follows:</w:delText>
          </w:r>
        </w:del>
      </w:ins>
    </w:p>
    <w:p w:rsidR="000269C8" w:rsidRPr="00675B74" w:rsidRDefault="00481DAC" w:rsidP="0092308F">
      <w:pPr>
        <w:pStyle w:val="Alg2"/>
        <w:numPr>
          <w:ilvl w:val="0"/>
          <w:numId w:val="541"/>
        </w:numPr>
        <w:spacing w:after="220"/>
        <w:rPr>
          <w:ins w:id="20745" w:author="Rev 3 Allen Wirfs-Brock" w:date="2011-09-11T09:52:00Z"/>
        </w:rPr>
      </w:pPr>
      <w:ins w:id="20746" w:author="Rev 6 Allen Wirfs-Brock" w:date="2012-02-18T10:59:00Z">
        <w:r>
          <w:t>Return the result of p</w:t>
        </w:r>
        <w:r w:rsidRPr="004418C4">
          <w:t>erform</w:t>
        </w:r>
        <w:r>
          <w:t>ing</w:t>
        </w:r>
        <w:r w:rsidRPr="004418C4">
          <w:t xml:space="preserve"> </w:t>
        </w:r>
      </w:ins>
      <w:ins w:id="20747" w:author="Rev 4 Allen Wirfs-Brock" w:date="2011-11-04T18:03:00Z">
        <w:del w:id="20748" w:author="Rev 6 Allen Wirfs-Brock" w:date="2012-02-18T10:59:00Z">
          <w:r w:rsidR="009E1969" w:rsidDel="00481DAC">
            <w:delText xml:space="preserve">Perform </w:delText>
          </w:r>
        </w:del>
      </w:ins>
      <w:ins w:id="20749" w:author="Rev 4 Allen Wirfs-Brock" w:date="2011-11-05T08:55:00Z">
        <w:r w:rsidR="00CB5F32">
          <w:t xml:space="preserve">Indexed </w:t>
        </w:r>
      </w:ins>
      <w:ins w:id="20750" w:author="Rev 4 Allen Wirfs-Brock" w:date="2011-11-04T18:03:00Z">
        <w:r w:rsidR="009E1969">
          <w:t xml:space="preserve">Binding </w:t>
        </w:r>
        <w:del w:id="20751" w:author="Rev 6 Allen Wirfs-Brock" w:date="2012-02-27T15:45:00Z">
          <w:r w:rsidR="009E1969" w:rsidDel="00A113E2">
            <w:delText>Initialization</w:delText>
          </w:r>
        </w:del>
      </w:ins>
      <w:ins w:id="20752" w:author="Rev 6 Allen Wirfs-Brock" w:date="2012-02-27T15:45:00Z">
        <w:r w:rsidR="00A113E2">
          <w:t>Initialisation</w:t>
        </w:r>
      </w:ins>
      <w:ins w:id="20753" w:author="Rev 4 Allen Wirfs-Brock" w:date="2011-11-04T18:03:00Z">
        <w:r w:rsidR="009E1969">
          <w:t xml:space="preserve"> for</w:t>
        </w:r>
        <w:r w:rsidR="009E1969" w:rsidRPr="004418C4">
          <w:t xml:space="preserve"> </w:t>
        </w:r>
      </w:ins>
      <w:ins w:id="20754" w:author="Rev 3 Allen Wirfs-Brock" w:date="2011-09-11T09:54:00Z">
        <w:del w:id="20755" w:author="Rev 4 Allen Wirfs-Brock" w:date="2011-11-04T18:03:00Z">
          <w:r w:rsidR="000269C8" w:rsidRPr="00675B74" w:rsidDel="009E1969">
            <w:delText xml:space="preserve">Evaluate </w:delText>
          </w:r>
        </w:del>
      </w:ins>
      <w:ins w:id="20756" w:author="Rev 3 Allen Wirfs-Brock" w:date="2011-09-11T09:55:00Z">
        <w:r w:rsidR="000269C8" w:rsidRPr="00675B74">
          <w:rPr>
            <w:rStyle w:val="bnf"/>
          </w:rPr>
          <w:t>ArrayBindingPattern</w:t>
        </w:r>
        <w:r w:rsidR="000269C8" w:rsidRPr="00E77497">
          <w:t xml:space="preserve"> </w:t>
        </w:r>
      </w:ins>
      <w:ins w:id="20757" w:author="Rev 3 Allen Wirfs-Brock" w:date="2011-09-11T09:52:00Z">
        <w:r w:rsidR="000269C8" w:rsidRPr="00E77497">
          <w:t xml:space="preserve">using </w:t>
        </w:r>
        <w:del w:id="20758" w:author="Rev 4 Allen Wirfs-Brock" w:date="2011-11-04T19:16:00Z">
          <w:r w:rsidR="000269C8" w:rsidRPr="00E77497" w:rsidDel="00E77497">
            <w:rPr>
              <w:i/>
            </w:rPr>
            <w:delText>value</w:delText>
          </w:r>
        </w:del>
      </w:ins>
      <w:ins w:id="20759" w:author="Rev 4 Allen Wirfs-Brock" w:date="2011-11-04T19:16:00Z">
        <w:del w:id="20760" w:author="Rev 11 Allen Wirfs-Brock" w:date="2012-10-24T14:39:00Z">
          <w:r w:rsidR="00E77497" w:rsidDel="0092308F">
            <w:rPr>
              <w:i/>
            </w:rPr>
            <w:delText>array</w:delText>
          </w:r>
        </w:del>
      </w:ins>
      <w:ins w:id="20761" w:author="Rev 11 Allen Wirfs-Brock" w:date="2012-10-24T14:39:00Z">
        <w:r w:rsidR="0092308F">
          <w:rPr>
            <w:i/>
          </w:rPr>
          <w:t>value</w:t>
        </w:r>
      </w:ins>
      <w:ins w:id="20762" w:author="Rev 3 Allen Wirfs-Brock" w:date="2011-09-11T09:52:00Z">
        <w:del w:id="20763" w:author="Rev 4 Allen Wirfs-Brock" w:date="2011-11-05T08:53:00Z">
          <w:r w:rsidR="000269C8" w:rsidRPr="00E77497" w:rsidDel="00CB5F32">
            <w:delText xml:space="preserve"> </w:delText>
          </w:r>
        </w:del>
      </w:ins>
      <w:ins w:id="20764" w:author="Rev 4 Allen Wirfs-Brock" w:date="2011-11-05T08:53:00Z">
        <w:r w:rsidR="00CB5F32">
          <w:t xml:space="preserve">, </w:t>
        </w:r>
        <w:del w:id="20765" w:author="Rev 5 Allen Wirfs-Brock" w:date="2012-01-04T11:43:00Z">
          <w:r w:rsidR="00CB5F32" w:rsidRPr="008E7E56" w:rsidDel="00B840BD">
            <w:delText>arrayLength</w:delText>
          </w:r>
          <w:r w:rsidR="00CB5F32" w:rsidRPr="00B840BD" w:rsidDel="00B840BD">
            <w:delText xml:space="preserve">, </w:delText>
          </w:r>
        </w:del>
      </w:ins>
      <w:ins w:id="20766" w:author="Rev 4 Allen Wirfs-Brock" w:date="2011-11-05T08:59:00Z">
        <w:del w:id="20767" w:author="Rev 5 Allen Wirfs-Brock" w:date="2012-01-04T11:48:00Z">
          <w:r w:rsidR="00CB5F32" w:rsidRPr="002A015C" w:rsidDel="00B840BD">
            <w:rPr>
              <w:b/>
            </w:rPr>
            <w:delText>undefined</w:delText>
          </w:r>
        </w:del>
      </w:ins>
      <w:ins w:id="20768" w:author="Rev 5 Allen Wirfs-Brock" w:date="2012-01-04T11:48:00Z">
        <w:r w:rsidR="00B840BD" w:rsidRPr="008E7E56">
          <w:t>0</w:t>
        </w:r>
      </w:ins>
      <w:ins w:id="20769" w:author="Rev 4 Allen Wirfs-Brock" w:date="2011-11-05T08:53:00Z">
        <w:r w:rsidR="00CB5F32">
          <w:t xml:space="preserve">, </w:t>
        </w:r>
      </w:ins>
      <w:ins w:id="20770" w:author="Rev 3 Allen Wirfs-Brock" w:date="2011-09-11T09:52:00Z">
        <w:del w:id="20771"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20772"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20773" w:author="Rev 4 Allen Wirfs-Brock" w:date="2011-11-04T18:02:00Z">
        <w:r w:rsidR="009E1969">
          <w:t>as arguments</w:t>
        </w:r>
      </w:ins>
      <w:ins w:id="20774" w:author="Rev 3 Allen Wirfs-Brock" w:date="2011-09-11T09:52:00Z">
        <w:del w:id="20775" w:author="Rev 4 Allen Wirfs-Brock" w:date="2011-11-04T18:02:00Z">
          <w:r w:rsidR="000269C8" w:rsidRPr="00675B74" w:rsidDel="009E1969">
            <w:delText>parameter</w:delText>
          </w:r>
        </w:del>
        <w:r w:rsidR="000269C8" w:rsidRPr="00675B74">
          <w:t>.</w:t>
        </w:r>
      </w:ins>
    </w:p>
    <w:p w:rsidR="007B4F56" w:rsidRPr="00E77497" w:rsidDel="003E2351" w:rsidRDefault="007B4F56" w:rsidP="00C7794D">
      <w:pPr>
        <w:contextualSpacing/>
        <w:rPr>
          <w:ins w:id="20776" w:author="Allen Wirfs-Brock" w:date="2011-07-11T14:56:00Z"/>
          <w:del w:id="20777" w:author="Rev 4 Allen Wirfs-Brock" w:date="2011-10-15T17:56:00Z"/>
        </w:rPr>
      </w:pPr>
      <w:ins w:id="20778" w:author="Allen Wirfs-Brock" w:date="2011-07-11T14:56:00Z">
        <w:del w:id="20779"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20780" w:author="Allen Wirfs-Brock" w:date="2011-07-11T14:57:00Z">
        <w:del w:id="20781" w:author="Rev 4 Allen Wirfs-Brock" w:date="2011-10-15T17:56:00Z">
          <w:r w:rsidRPr="00E77497" w:rsidDel="003E2351">
            <w:rPr>
              <w:rStyle w:val="bnf"/>
              <w:rFonts w:ascii="Courier New" w:hAnsi="Courier New" w:cs="Courier New"/>
              <w:b/>
              <w:i w:val="0"/>
            </w:rPr>
            <w:delText>{ }</w:delText>
          </w:r>
        </w:del>
      </w:ins>
      <w:ins w:id="20782" w:author="Allen Wirfs-Brock" w:date="2011-07-11T14:56:00Z">
        <w:del w:id="20783" w:author="Rev 4 Allen Wirfs-Brock" w:date="2011-10-15T17:56:00Z">
          <w:r w:rsidRPr="00E77497" w:rsidDel="003E2351">
            <w:delText xml:space="preserve"> is determined as follows:</w:delText>
          </w:r>
        </w:del>
      </w:ins>
    </w:p>
    <w:p w:rsidR="007B4F56" w:rsidRPr="00E77497" w:rsidDel="003E2351" w:rsidRDefault="007B4F56">
      <w:pPr>
        <w:pStyle w:val="Alg4"/>
        <w:numPr>
          <w:ilvl w:val="0"/>
          <w:numId w:val="431"/>
        </w:numPr>
        <w:spacing w:after="220"/>
        <w:contextualSpacing/>
        <w:rPr>
          <w:ins w:id="20784" w:author="Allen Wirfs-Brock" w:date="2011-07-11T14:56:00Z"/>
          <w:del w:id="20785" w:author="Rev 4 Allen Wirfs-Brock" w:date="2011-10-15T17:56:00Z"/>
        </w:rPr>
        <w:pPrChange w:id="20786" w:author="Rev 4 Allen Wirfs-Brock" w:date="2011-11-07T12:16:00Z">
          <w:pPr>
            <w:pStyle w:val="Alg4"/>
            <w:numPr>
              <w:numId w:val="454"/>
            </w:numPr>
            <w:tabs>
              <w:tab w:val="num" w:pos="360"/>
            </w:tabs>
            <w:spacing w:after="220"/>
            <w:ind w:left="360" w:hanging="360"/>
            <w:contextualSpacing/>
          </w:pPr>
        </w:pPrChange>
      </w:pPr>
      <w:ins w:id="20787" w:author="Allen Wirfs-Brock" w:date="2011-07-11T14:56:00Z">
        <w:del w:id="20788" w:author="Rev 4 Allen Wirfs-Brock" w:date="2011-10-15T17:56:00Z">
          <w:r w:rsidRPr="00E77497" w:rsidDel="003E2351">
            <w:delText xml:space="preserve">Return </w:delText>
          </w:r>
        </w:del>
      </w:ins>
      <w:ins w:id="20789" w:author="Allen Wirfs-Brock" w:date="2011-07-11T14:57:00Z">
        <w:del w:id="20790" w:author="Rev 4 Allen Wirfs-Brock" w:date="2011-10-15T17:56:00Z">
          <w:r w:rsidRPr="00E77497" w:rsidDel="003E2351">
            <w:delText>an empty List</w:delText>
          </w:r>
        </w:del>
      </w:ins>
      <w:ins w:id="20791" w:author="Allen Wirfs-Brock" w:date="2011-07-11T14:56:00Z">
        <w:del w:id="20792" w:author="Rev 4 Allen Wirfs-Brock" w:date="2011-10-15T17:56:00Z">
          <w:r w:rsidRPr="00E77497" w:rsidDel="003E2351">
            <w:delText>.</w:delText>
          </w:r>
        </w:del>
      </w:ins>
    </w:p>
    <w:p w:rsidR="00F012F7" w:rsidRPr="00E77497" w:rsidRDefault="00E479C5" w:rsidP="00C7794D">
      <w:pPr>
        <w:contextualSpacing/>
        <w:rPr>
          <w:ins w:id="20793" w:author="Rev 4 Allen Wirfs-Brock" w:date="2011-10-15T18:08:00Z"/>
        </w:rPr>
      </w:pPr>
      <w:ins w:id="20794" w:author="Rev 3 Allen Wirfs-Brock" w:date="2011-09-11T10:05:00Z">
        <w:del w:id="20795" w:author="Rev 4 Allen Wirfs-Brock" w:date="2011-10-15T18:06:00Z">
          <w:r w:rsidRPr="00E77497" w:rsidDel="00135B3A">
            <w:delText xml:space="preserve">The production </w:delText>
          </w:r>
        </w:del>
      </w:ins>
      <w:ins w:id="20796"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20797" w:author="Rev 3 Allen Wirfs-Brock" w:date="2011-09-11T10:05:00Z">
        <w:del w:id="20798" w:author="Rev 4 Allen Wirfs-Brock" w:date="2011-10-15T18:08:00Z">
          <w:r w:rsidRPr="00E77497" w:rsidDel="00F012F7">
            <w:delText xml:space="preserve">is evaluated </w:delText>
          </w:r>
        </w:del>
      </w:ins>
    </w:p>
    <w:p w:rsidR="00E479C5" w:rsidRPr="00E77497" w:rsidDel="00715A67" w:rsidRDefault="00E479C5" w:rsidP="00C7794D">
      <w:pPr>
        <w:ind w:left="360"/>
        <w:rPr>
          <w:ins w:id="20799" w:author="Rev 3 Allen Wirfs-Brock" w:date="2011-09-11T10:05:00Z"/>
          <w:del w:id="20800" w:author="Rev 4 Allen Wirfs-Brock" w:date="2011-11-04T17:58:00Z"/>
        </w:rPr>
      </w:pPr>
      <w:ins w:id="20801" w:author="Rev 3 Allen Wirfs-Brock" w:date="2011-09-11T10:05:00Z">
        <w:del w:id="20802"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0803" w:author="Rev 4 Allen Wirfs-Brock" w:date="2011-10-15T18:08:00Z">
          <w:r w:rsidRPr="00E77497" w:rsidDel="00F012F7">
            <w:delText>as follows:</w:delText>
          </w:r>
        </w:del>
      </w:ins>
    </w:p>
    <w:p w:rsidR="00E479C5" w:rsidRPr="00E77497" w:rsidRDefault="00B04C67" w:rsidP="00C47E72">
      <w:pPr>
        <w:pStyle w:val="Alg2"/>
        <w:numPr>
          <w:ilvl w:val="0"/>
          <w:numId w:val="542"/>
        </w:numPr>
        <w:spacing w:after="220"/>
        <w:rPr>
          <w:ins w:id="20804" w:author="Rev 3 Allen Wirfs-Brock" w:date="2011-09-11T10:05:00Z"/>
        </w:rPr>
      </w:pPr>
      <w:ins w:id="20805" w:author="Rev 3 Allen Wirfs-Brock" w:date="2011-09-22T15:50:00Z">
        <w:del w:id="20806"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20807" w:author="Rev 3 Allen Wirfs-Brock" w:date="2011-09-22T15:52:00Z">
        <w:del w:id="20808" w:author="Rev 4 Allen Wirfs-Brock" w:date="2011-11-04T19:16:00Z">
          <w:r w:rsidRPr="00E77497" w:rsidDel="00E77497">
            <w:delText>neither of</w:delText>
          </w:r>
        </w:del>
      </w:ins>
      <w:ins w:id="20809" w:author="Rev 3 Allen Wirfs-Brock" w:date="2011-09-22T15:50:00Z">
        <w:del w:id="20810"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20811" w:author="Rev 3 Allen Wirfs-Brock" w:date="2011-09-22T15:51:00Z">
        <w:del w:id="20812" w:author="Rev 4 Allen Wirfs-Brock" w:date="2011-11-04T19:16:00Z">
          <w:r w:rsidRPr="00E77497" w:rsidDel="00E77497">
            <w:rPr>
              <w:b/>
            </w:rPr>
            <w:delText>un</w:delText>
          </w:r>
        </w:del>
      </w:ins>
      <w:ins w:id="20813" w:author="Rev 3 Allen Wirfs-Brock" w:date="2011-09-22T15:50:00Z">
        <w:del w:id="20814" w:author="Rev 4 Allen Wirfs-Brock" w:date="2011-11-04T19:16:00Z">
          <w:r w:rsidRPr="00E77497" w:rsidDel="00E77497">
            <w:rPr>
              <w:b/>
            </w:rPr>
            <w:delText>defined</w:delText>
          </w:r>
          <w:r w:rsidRPr="00E77497" w:rsidDel="00E77497">
            <w:delText xml:space="preserve">, </w:delText>
          </w:r>
        </w:del>
      </w:ins>
      <w:ins w:id="20815" w:author="Rev 3 Allen Wirfs-Brock" w:date="2011-09-22T15:51:00Z">
        <w:del w:id="20816" w:author="Rev 4 Allen Wirfs-Brock" w:date="2011-11-04T19:16:00Z">
          <w:r w:rsidRPr="00E77497" w:rsidDel="00E77497">
            <w:delText>then p</w:delText>
          </w:r>
        </w:del>
      </w:ins>
      <w:ins w:id="20817" w:author="Rev 3 Allen Wirfs-Brock" w:date="2011-09-11T10:06:00Z">
        <w:del w:id="20818" w:author="Rev 4 Allen Wirfs-Brock" w:date="2011-11-04T19:16:00Z">
          <w:r w:rsidR="00E479C5" w:rsidRPr="00E77497" w:rsidDel="00E77497">
            <w:delText>erform ToObject(</w:delText>
          </w:r>
        </w:del>
      </w:ins>
      <w:ins w:id="20819" w:author="Rev 3 Allen Wirfs-Brock" w:date="2011-09-11T10:07:00Z">
        <w:del w:id="20820" w:author="Rev 4 Allen Wirfs-Brock" w:date="2011-11-04T19:16:00Z">
          <w:r w:rsidR="00E479C5" w:rsidRPr="00E77497" w:rsidDel="00E77497">
            <w:rPr>
              <w:i/>
            </w:rPr>
            <w:delText>value</w:delText>
          </w:r>
        </w:del>
      </w:ins>
      <w:ins w:id="20821" w:author="Rev 3 Allen Wirfs-Brock" w:date="2011-09-11T10:06:00Z">
        <w:del w:id="20822" w:author="Rev 4 Allen Wirfs-Brock" w:date="2011-11-04T19:16:00Z">
          <w:r w:rsidR="00E479C5" w:rsidRPr="00E77497" w:rsidDel="00E77497">
            <w:delText>) and discard the result</w:delText>
          </w:r>
        </w:del>
      </w:ins>
      <w:ins w:id="20823" w:author="Rev 10 Allen Wirfs-Brock" w:date="2012-08-07T16:19:00Z">
        <w:r w:rsidR="001E28FF" w:rsidRPr="00E77497">
          <w:t xml:space="preserve">Return </w:t>
        </w:r>
        <w:r w:rsidR="001E28FF">
          <w:t>NormalCompletion(</w:t>
        </w:r>
        <w:r w:rsidR="001E28FF" w:rsidRPr="00E77497">
          <w:rPr>
            <w:rFonts w:ascii="Arial" w:hAnsi="Arial" w:cs="Arial"/>
          </w:rPr>
          <w:t>empt</w:t>
        </w:r>
        <w:r w:rsidR="001E28FF">
          <w:rPr>
            <w:rFonts w:ascii="Arial" w:hAnsi="Arial" w:cs="Arial"/>
          </w:rPr>
          <w:t>y</w:t>
        </w:r>
        <w:r w:rsidR="001E28FF" w:rsidRPr="00DE1793">
          <w:t>)</w:t>
        </w:r>
      </w:ins>
      <w:ins w:id="20824" w:author="Rev 4 Allen Wirfs-Brock" w:date="2011-11-04T19:16:00Z">
        <w:del w:id="20825" w:author="Rev 10 Allen Wirfs-Brock" w:date="2012-08-07T16:19:00Z">
          <w:r w:rsidR="00E77497" w:rsidDel="001E28FF">
            <w:delText>Return</w:delText>
          </w:r>
        </w:del>
      </w:ins>
      <w:ins w:id="20826" w:author="Rev 3 Allen Wirfs-Brock" w:date="2011-09-11T10:06:00Z">
        <w:r w:rsidR="00E479C5" w:rsidRPr="00E77497">
          <w:t>.</w:t>
        </w:r>
      </w:ins>
      <w:ins w:id="20827" w:author="Rev 3 Allen Wirfs-Brock" w:date="2011-09-11T10:05:00Z">
        <w:r w:rsidR="00E479C5" w:rsidRPr="00E77497">
          <w:t xml:space="preserve"> </w:t>
        </w:r>
      </w:ins>
    </w:p>
    <w:p w:rsidR="002C479D" w:rsidRPr="00E77497" w:rsidDel="00F07F43" w:rsidRDefault="002C479D" w:rsidP="002C479D">
      <w:pPr>
        <w:pStyle w:val="SyntaxRule"/>
        <w:rPr>
          <w:ins w:id="20828" w:author="Rev 4 Allen Wirfs-Brock" w:date="2011-10-15T18:09:00Z"/>
          <w:del w:id="20829" w:author="Rev 8 Allen Wirfs-Brock" w:date="2012-06-01T08:56:00Z"/>
          <w:rFonts w:ascii="Arial" w:hAnsi="Arial"/>
        </w:rPr>
      </w:pPr>
      <w:ins w:id="20830" w:author="Rev 4 Allen Wirfs-Brock" w:date="2011-10-15T18:09:00Z">
        <w:del w:id="20831" w:author="Rev 8 Allen Wirfs-Brock" w:date="2012-06-01T08:56:00Z">
          <w:r w:rsidRPr="00E77497" w:rsidDel="00F07F43">
            <w:delText xml:space="preserve">ObjectBindingPattern </w:delText>
          </w:r>
          <w:r w:rsidRPr="00E77497" w:rsidDel="00F07F43">
            <w:rPr>
              <w:rFonts w:ascii="Arial" w:hAnsi="Arial"/>
              <w:b/>
              <w:i w:val="0"/>
            </w:rPr>
            <w:delText>:</w:delText>
          </w:r>
        </w:del>
      </w:ins>
    </w:p>
    <w:p w:rsidR="002C479D" w:rsidRPr="006B6D0A" w:rsidDel="00F07F43" w:rsidRDefault="002C479D" w:rsidP="00C7794D">
      <w:pPr>
        <w:pStyle w:val="SyntaxDefinition"/>
        <w:spacing w:after="240"/>
        <w:rPr>
          <w:ins w:id="20832" w:author="Rev 4 Allen Wirfs-Brock" w:date="2011-10-15T18:09:00Z"/>
          <w:del w:id="20833" w:author="Rev 8 Allen Wirfs-Brock" w:date="2012-06-01T08:56:00Z"/>
          <w:rFonts w:ascii="Courier New" w:hAnsi="Courier New" w:cs="Courier New"/>
          <w:b/>
          <w:i w:val="0"/>
        </w:rPr>
      </w:pPr>
      <w:ins w:id="20834" w:author="Rev 4 Allen Wirfs-Brock" w:date="2011-10-15T18:09:00Z">
        <w:del w:id="20835" w:author="Rev 8 Allen Wirfs-Brock" w:date="2012-06-01T08:56:00Z">
          <w:r w:rsidRPr="00C7794D" w:rsidDel="00F07F43">
            <w:rPr>
              <w:rStyle w:val="CommentReference"/>
              <w:rFonts w:ascii="Arial" w:eastAsia="MS Mincho" w:hAnsi="Arial"/>
              <w:i w:val="0"/>
              <w:lang w:val="en-GB" w:eastAsia="ja-JP"/>
            </w:rPr>
            <w:commentReference w:id="20836"/>
          </w:r>
          <w:r w:rsidRPr="004D1BD1" w:rsidDel="00F07F43">
            <w:rPr>
              <w:rFonts w:ascii="Courier New" w:hAnsi="Courier New" w:cs="Courier New"/>
              <w:b/>
              <w:i w:val="0"/>
            </w:rPr>
            <w:delText xml:space="preserve">{ </w:delText>
          </w:r>
          <w:r w:rsidRPr="003B4312" w:rsidDel="00F07F43">
            <w:delText>BindingPropertyList</w:delText>
          </w:r>
          <w:r w:rsidRPr="006B6D0A" w:rsidDel="00F07F43">
            <w:rPr>
              <w:rFonts w:ascii="Courier New" w:hAnsi="Courier New" w:cs="Courier New"/>
              <w:b/>
              <w:i w:val="0"/>
            </w:rPr>
            <w:delText xml:space="preserve"> }</w:delText>
          </w:r>
          <w:r w:rsidRPr="006B6D0A" w:rsidDel="00F07F43">
            <w:rPr>
              <w:rFonts w:ascii="Courier New" w:hAnsi="Courier New" w:cs="Courier New"/>
              <w:b/>
              <w:i w:val="0"/>
            </w:rPr>
            <w:br/>
            <w:delText xml:space="preserve">{ </w:delText>
          </w:r>
          <w:r w:rsidRPr="006B6D0A" w:rsidDel="00F07F43">
            <w:delText>BindingPropertyList</w:delText>
          </w:r>
          <w:r w:rsidRPr="006B6D0A" w:rsidDel="00F07F43">
            <w:rPr>
              <w:rFonts w:ascii="Courier New" w:hAnsi="Courier New" w:cs="Courier New"/>
              <w:b/>
              <w:i w:val="0"/>
            </w:rPr>
            <w:delText xml:space="preserve"> , }</w:delText>
          </w:r>
        </w:del>
      </w:ins>
    </w:p>
    <w:p w:rsidR="000B6E8C" w:rsidRPr="00E77497" w:rsidDel="00F07F43" w:rsidRDefault="000B6E8C" w:rsidP="00C7794D">
      <w:pPr>
        <w:ind w:left="360"/>
        <w:rPr>
          <w:ins w:id="20837" w:author="Rev 3 Allen Wirfs-Brock" w:date="2011-09-11T10:15:00Z"/>
          <w:del w:id="20838" w:author="Rev 8 Allen Wirfs-Brock" w:date="2012-06-01T08:56:00Z"/>
        </w:rPr>
      </w:pPr>
      <w:ins w:id="20839" w:author="Rev 3 Allen Wirfs-Brock" w:date="2011-09-11T10:15:00Z">
        <w:del w:id="20840" w:author="Rev 8 Allen Wirfs-Brock" w:date="2012-06-01T08:56:00Z">
          <w:r w:rsidRPr="00E65A34" w:rsidDel="00F07F43">
            <w:delText xml:space="preserve">The </w:delText>
          </w:r>
          <w:r w:rsidRPr="009C202C" w:rsidDel="00F07F43">
            <w:rPr>
              <w:rFonts w:ascii="Times New Roman" w:eastAsia="Times New Roman" w:hAnsi="Times New Roman"/>
              <w:spacing w:val="6"/>
              <w:lang w:eastAsia="en-US"/>
            </w:rPr>
            <w:delText xml:space="preserve">BoundNames </w:delText>
          </w:r>
          <w:r w:rsidRPr="00B820AB" w:rsidDel="00F07F43">
            <w:delText xml:space="preserve">of the productions  </w:delText>
          </w:r>
          <w:r w:rsidRPr="00690A41" w:rsidDel="00F07F43">
            <w:rPr>
              <w:rStyle w:val="bnf"/>
            </w:rPr>
            <w:delText>ObjectBindingPattern</w:delText>
          </w:r>
          <w:r w:rsidRPr="00675B74" w:rsidDel="00F07F43">
            <w:rPr>
              <w:b/>
            </w:rPr>
            <w:delText>:</w:delText>
          </w:r>
          <w:r w:rsidRPr="00675B74"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w:delText>
          </w:r>
          <w:r w:rsidRPr="00E77497" w:rsidDel="00F07F43">
            <w:delText xml:space="preserve"> and </w:delText>
          </w:r>
          <w:r w:rsidRPr="00E77497" w:rsidDel="00F07F43">
            <w:rPr>
              <w:rStyle w:val="bnf"/>
            </w:rPr>
            <w:delText xml:space="preserve">ObjectBindingPattern </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r w:rsidRPr="00E77497" w:rsidDel="00F07F43">
            <w:delText>is determined as follows:</w:delText>
          </w:r>
        </w:del>
      </w:ins>
    </w:p>
    <w:p w:rsidR="000B6E8C" w:rsidRPr="00E77497" w:rsidDel="00F07F43" w:rsidRDefault="000B6E8C">
      <w:pPr>
        <w:pStyle w:val="Alg4"/>
        <w:numPr>
          <w:ilvl w:val="0"/>
          <w:numId w:val="544"/>
        </w:numPr>
        <w:spacing w:after="220"/>
        <w:ind w:left="720"/>
        <w:contextualSpacing/>
        <w:rPr>
          <w:ins w:id="20841" w:author="Rev 3 Allen Wirfs-Brock" w:date="2011-09-11T10:15:00Z"/>
          <w:del w:id="20842" w:author="Rev 8 Allen Wirfs-Brock" w:date="2012-06-01T08:56:00Z"/>
        </w:rPr>
        <w:pPrChange w:id="20843" w:author="Rev 4 Allen Wirfs-Brock" w:date="2011-11-07T12:16:00Z">
          <w:pPr>
            <w:pStyle w:val="Alg4"/>
            <w:numPr>
              <w:numId w:val="577"/>
            </w:numPr>
            <w:tabs>
              <w:tab w:val="num" w:pos="360"/>
            </w:tabs>
            <w:spacing w:after="220"/>
            <w:ind w:left="720" w:hanging="360"/>
            <w:contextualSpacing/>
          </w:pPr>
        </w:pPrChange>
      </w:pPr>
      <w:ins w:id="20844" w:author="Rev 3 Allen Wirfs-Brock" w:date="2011-09-11T10:15:00Z">
        <w:del w:id="20845" w:author="Rev 8 Allen Wirfs-Brock" w:date="2012-06-01T08:56:00Z">
          <w:r w:rsidRPr="00E77497" w:rsidDel="00F07F43">
            <w:delText xml:space="preserve">Return the BoundNames of </w:delText>
          </w:r>
          <w:r w:rsidRPr="00E77497" w:rsidDel="00F07F43">
            <w:rPr>
              <w:rStyle w:val="bnf"/>
            </w:rPr>
            <w:delText>BindingPropertyList</w:delText>
          </w:r>
          <w:r w:rsidRPr="00E77497" w:rsidDel="00F07F43">
            <w:delText>.</w:delText>
          </w:r>
        </w:del>
      </w:ins>
    </w:p>
    <w:p w:rsidR="007B4F56" w:rsidRPr="00E77497" w:rsidDel="00F07F43" w:rsidRDefault="007B4F56" w:rsidP="00C7794D">
      <w:pPr>
        <w:ind w:left="360"/>
        <w:rPr>
          <w:ins w:id="20846" w:author="Allen Wirfs-Brock" w:date="2011-07-11T14:58:00Z"/>
          <w:del w:id="20847" w:author="Rev 8 Allen Wirfs-Brock" w:date="2012-06-01T08:56:00Z"/>
        </w:rPr>
      </w:pPr>
      <w:ins w:id="20848" w:author="Allen Wirfs-Brock" w:date="2011-07-11T14:58:00Z">
        <w:del w:id="20849" w:author="Rev 8 Allen Wirfs-Brock" w:date="2012-06-01T08:56: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productions  </w:delText>
          </w:r>
          <w:r w:rsidRPr="00E77497" w:rsidDel="00F07F43">
            <w:rPr>
              <w:rStyle w:val="bnf"/>
            </w:rPr>
            <w:delText>ObjectBindingPattern</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w:delText>
          </w:r>
        </w:del>
      </w:ins>
      <w:ins w:id="20850" w:author="Allen Wirfs-Brock" w:date="2011-07-11T14:59:00Z">
        <w:del w:id="20851" w:author="Rev 8 Allen Wirfs-Brock" w:date="2012-06-01T08:56:00Z">
          <w:r w:rsidRPr="00E77497" w:rsidDel="00F07F43">
            <w:rPr>
              <w:rStyle w:val="bnf"/>
              <w:rFonts w:ascii="Courier New" w:hAnsi="Courier New" w:cs="Courier New"/>
              <w:b/>
              <w:i w:val="0"/>
            </w:rPr>
            <w:delText xml:space="preserve"> </w:delText>
          </w:r>
          <w:r w:rsidRPr="00E77497" w:rsidDel="00F07F43">
            <w:rPr>
              <w:rStyle w:val="bnf"/>
            </w:rPr>
            <w:delText>BindingPropertyList</w:delText>
          </w:r>
        </w:del>
      </w:ins>
      <w:ins w:id="20852" w:author="Allen Wirfs-Brock" w:date="2011-07-11T14:58:00Z">
        <w:del w:id="20853" w:author="Rev 8 Allen Wirfs-Brock" w:date="2012-06-01T08:56:00Z">
          <w:r w:rsidRPr="00E77497" w:rsidDel="00F07F43">
            <w:rPr>
              <w:rStyle w:val="bnf"/>
              <w:rFonts w:ascii="Courier New" w:hAnsi="Courier New" w:cs="Courier New"/>
              <w:b/>
              <w:i w:val="0"/>
            </w:rPr>
            <w:delText xml:space="preserve"> }</w:delText>
          </w:r>
          <w:r w:rsidRPr="00E77497" w:rsidDel="00F07F43">
            <w:delText xml:space="preserve"> </w:delText>
          </w:r>
        </w:del>
      </w:ins>
      <w:ins w:id="20854" w:author="Allen Wirfs-Brock" w:date="2011-07-11T14:59:00Z">
        <w:del w:id="20855" w:author="Rev 8 Allen Wirfs-Brock" w:date="2012-06-01T08:56:00Z">
          <w:r w:rsidRPr="00E77497" w:rsidDel="00F07F43">
            <w:delText xml:space="preserve">and </w:delText>
          </w:r>
          <w:r w:rsidRPr="00E77497" w:rsidDel="00F07F43">
            <w:rPr>
              <w:rStyle w:val="bnf"/>
            </w:rPr>
            <w:delText>ObjectBindingPattern</w:delText>
          </w:r>
        </w:del>
      </w:ins>
      <w:ins w:id="20856" w:author="Allen Wirfs-Brock" w:date="2011-07-11T15:07:00Z">
        <w:del w:id="20857" w:author="Rev 8 Allen Wirfs-Brock" w:date="2012-06-01T08:56:00Z">
          <w:r w:rsidR="009F05FF" w:rsidRPr="00E77497" w:rsidDel="00F07F43">
            <w:rPr>
              <w:rStyle w:val="bnf"/>
            </w:rPr>
            <w:delText xml:space="preserve"> </w:delText>
          </w:r>
        </w:del>
      </w:ins>
      <w:ins w:id="20858" w:author="Allen Wirfs-Brock" w:date="2011-07-11T14:59:00Z">
        <w:del w:id="20859" w:author="Rev 8 Allen Wirfs-Brock" w:date="2012-06-01T08:56:00Z">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del>
      </w:ins>
      <w:ins w:id="20860" w:author="Allen Wirfs-Brock" w:date="2011-07-11T14:58:00Z">
        <w:del w:id="20861" w:author="Rev 8 Allen Wirfs-Brock" w:date="2012-06-01T08:56:00Z">
          <w:r w:rsidRPr="00E77497" w:rsidDel="00F07F43">
            <w:delText>is</w:delText>
          </w:r>
        </w:del>
      </w:ins>
      <w:ins w:id="20862" w:author="Rev 3 Allen Wirfs-Brock" w:date="2011-09-11T10:11:00Z">
        <w:del w:id="20863" w:author="Rev 8 Allen Wirfs-Brock" w:date="2012-06-01T08:56:00Z">
          <w:r w:rsidR="00445887" w:rsidRPr="00E77497" w:rsidDel="00F07F43">
            <w:delText xml:space="preserve">are evaluated </w:delText>
          </w:r>
        </w:del>
      </w:ins>
      <w:ins w:id="20864" w:author="Allen Wirfs-Brock" w:date="2011-07-11T14:58:00Z">
        <w:del w:id="20865" w:author="Rev 8 Allen Wirfs-Brock" w:date="2012-06-01T08:56:00Z">
          <w:r w:rsidRPr="00E77497" w:rsidDel="00F07F43">
            <w:delText xml:space="preserve"> </w:delText>
          </w:r>
        </w:del>
      </w:ins>
      <w:ins w:id="20866" w:author="Rev 3 Allen Wirfs-Brock" w:date="2011-09-11T10:11:00Z">
        <w:del w:id="20867" w:author="Rev 8 Allen Wirfs-Brock" w:date="2012-06-01T08:56:00Z">
          <w:r w:rsidR="00445887" w:rsidRPr="00E77497" w:rsidDel="00F07F43">
            <w:delText xml:space="preserve">with parameters </w:delText>
          </w:r>
          <w:r w:rsidR="00445887" w:rsidRPr="00E77497" w:rsidDel="00F07F43">
            <w:rPr>
              <w:rFonts w:ascii="Times New Roman" w:eastAsia="Times New Roman" w:hAnsi="Times New Roman"/>
              <w:i/>
              <w:spacing w:val="6"/>
              <w:lang w:eastAsia="en-US"/>
            </w:rPr>
            <w:delText>value</w:delText>
          </w:r>
          <w:r w:rsidR="00445887" w:rsidRPr="00E77497" w:rsidDel="00F07F43">
            <w:delText xml:space="preserve"> and </w:delText>
          </w:r>
          <w:r w:rsidR="00445887" w:rsidRPr="00E77497" w:rsidDel="00F07F43">
            <w:rPr>
              <w:rFonts w:ascii="Times New Roman" w:eastAsia="Times New Roman" w:hAnsi="Times New Roman"/>
              <w:i/>
              <w:spacing w:val="6"/>
              <w:lang w:eastAsia="en-US"/>
            </w:rPr>
            <w:delText>env</w:delText>
          </w:r>
          <w:r w:rsidR="00445887" w:rsidRPr="00E77497" w:rsidDel="00F07F43">
            <w:delText xml:space="preserve"> </w:delText>
          </w:r>
        </w:del>
      </w:ins>
      <w:ins w:id="20868" w:author="Allen Wirfs-Brock" w:date="2011-07-11T14:58:00Z">
        <w:del w:id="20869" w:author="Rev 8 Allen Wirfs-Brock" w:date="2012-06-01T08:56:00Z">
          <w:r w:rsidRPr="00E77497" w:rsidDel="00F07F43">
            <w:delText>determined as follows:</w:delText>
          </w:r>
        </w:del>
      </w:ins>
    </w:p>
    <w:p w:rsidR="00B04C67" w:rsidRPr="00E77497" w:rsidDel="00F07F43" w:rsidRDefault="00B04C67" w:rsidP="00C47E72">
      <w:pPr>
        <w:pStyle w:val="Alg3"/>
        <w:numPr>
          <w:ilvl w:val="0"/>
          <w:numId w:val="432"/>
        </w:numPr>
        <w:contextualSpacing/>
        <w:rPr>
          <w:ins w:id="20870" w:author="Rev 3 Allen Wirfs-Brock" w:date="2011-09-22T15:52:00Z"/>
          <w:del w:id="20871" w:author="Rev 8 Allen Wirfs-Brock" w:date="2012-06-01T08:56:00Z"/>
        </w:rPr>
      </w:pPr>
      <w:ins w:id="20872" w:author="Rev 3 Allen Wirfs-Brock" w:date="2011-09-22T15:52:00Z">
        <w:del w:id="20873" w:author="Rev 8 Allen Wirfs-Brock" w:date="2012-06-01T08:56:00Z">
          <w:r w:rsidRPr="00E77497" w:rsidDel="00F07F43">
            <w:delText xml:space="preserve">If </w:delText>
          </w:r>
          <w:r w:rsidRPr="00E77497" w:rsidDel="00F07F43">
            <w:rPr>
              <w:i/>
            </w:rPr>
            <w:delText>value</w:delText>
          </w:r>
          <w:r w:rsidRPr="00E77497" w:rsidDel="00F07F43">
            <w:delText xml:space="preserve"> is neither of </w:delText>
          </w:r>
          <w:r w:rsidRPr="00E77497" w:rsidDel="00F07F43">
            <w:rPr>
              <w:b/>
            </w:rPr>
            <w:delText>null</w:delText>
          </w:r>
          <w:r w:rsidRPr="00E77497" w:rsidDel="00F07F43">
            <w:delText xml:space="preserve"> or </w:delText>
          </w:r>
          <w:r w:rsidRPr="00E77497" w:rsidDel="00F07F43">
            <w:rPr>
              <w:b/>
            </w:rPr>
            <w:delText>undefined</w:delText>
          </w:r>
          <w:r w:rsidRPr="00E77497" w:rsidDel="00F07F43">
            <w:delText>, then</w:delText>
          </w:r>
        </w:del>
      </w:ins>
    </w:p>
    <w:p w:rsidR="00417C71" w:rsidRPr="00E77497" w:rsidDel="00F07F43" w:rsidRDefault="00417C71">
      <w:pPr>
        <w:pStyle w:val="Alg3"/>
        <w:numPr>
          <w:ilvl w:val="1"/>
          <w:numId w:val="432"/>
        </w:numPr>
        <w:tabs>
          <w:tab w:val="clear" w:pos="1080"/>
          <w:tab w:val="num" w:pos="630"/>
        </w:tabs>
        <w:ind w:hanging="720"/>
        <w:contextualSpacing/>
        <w:rPr>
          <w:ins w:id="20874" w:author="Rev 3 Allen Wirfs-Brock" w:date="2011-09-11T12:02:00Z"/>
          <w:del w:id="20875" w:author="Rev 8 Allen Wirfs-Brock" w:date="2012-06-01T08:56:00Z"/>
        </w:rPr>
        <w:pPrChange w:id="20876" w:author="Rev 4 Allen Wirfs-Brock" w:date="2011-11-07T12:16:00Z">
          <w:pPr>
            <w:pStyle w:val="Alg3"/>
            <w:numPr>
              <w:ilvl w:val="1"/>
              <w:numId w:val="455"/>
            </w:numPr>
            <w:tabs>
              <w:tab w:val="clear" w:pos="360"/>
              <w:tab w:val="num" w:pos="630"/>
              <w:tab w:val="num" w:pos="1080"/>
            </w:tabs>
            <w:ind w:left="1080" w:hanging="720"/>
            <w:contextualSpacing/>
          </w:pPr>
        </w:pPrChange>
      </w:pPr>
      <w:ins w:id="20877" w:author="Rev 3 Allen Wirfs-Brock" w:date="2011-09-11T12:02:00Z">
        <w:del w:id="20878" w:author="Rev 8 Allen Wirfs-Brock" w:date="2012-06-01T08:56:00Z">
          <w:r w:rsidRPr="00E77497" w:rsidDel="00F07F43">
            <w:delText xml:space="preserve">Let </w:delText>
          </w:r>
          <w:r w:rsidRPr="00E77497" w:rsidDel="00F07F43">
            <w:rPr>
              <w:i/>
            </w:rPr>
            <w:delText>obj</w:delText>
          </w:r>
          <w:r w:rsidRPr="00E77497" w:rsidDel="00F07F43">
            <w:delText xml:space="preserve"> be ToObject(</w:delText>
          </w:r>
          <w:r w:rsidRPr="00E77497" w:rsidDel="00F07F43">
            <w:rPr>
              <w:i/>
            </w:rPr>
            <w:delText>value</w:delText>
          </w:r>
          <w:r w:rsidRPr="00E77497" w:rsidDel="00F07F43">
            <w:delText>).</w:delText>
          </w:r>
        </w:del>
      </w:ins>
    </w:p>
    <w:p w:rsidR="00B04C67" w:rsidRPr="00E77497" w:rsidDel="00F07F43" w:rsidRDefault="00B04C67" w:rsidP="00C47E72">
      <w:pPr>
        <w:pStyle w:val="Alg4"/>
        <w:numPr>
          <w:ilvl w:val="0"/>
          <w:numId w:val="432"/>
        </w:numPr>
        <w:spacing w:after="220"/>
        <w:contextualSpacing/>
        <w:rPr>
          <w:ins w:id="20879" w:author="Rev 3 Allen Wirfs-Brock" w:date="2011-09-22T15:52:00Z"/>
          <w:del w:id="20880" w:author="Rev 8 Allen Wirfs-Brock" w:date="2012-06-01T08:56:00Z"/>
        </w:rPr>
      </w:pPr>
      <w:ins w:id="20881" w:author="Rev 3 Allen Wirfs-Brock" w:date="2011-09-22T15:53:00Z">
        <w:del w:id="20882" w:author="Rev 8 Allen Wirfs-Brock" w:date="2012-06-01T08:56:00Z">
          <w:r w:rsidRPr="00E77497" w:rsidDel="00F07F43">
            <w:delText xml:space="preserve">Else, let </w:delText>
          </w:r>
          <w:r w:rsidRPr="00E77497" w:rsidDel="00F07F43">
            <w:rPr>
              <w:i/>
            </w:rPr>
            <w:delText>obj</w:delText>
          </w:r>
          <w:r w:rsidRPr="00E77497" w:rsidDel="00F07F43">
            <w:delText xml:space="preserve"> be </w:delText>
          </w:r>
          <w:r w:rsidRPr="00E77497" w:rsidDel="00F07F43">
            <w:rPr>
              <w:b/>
            </w:rPr>
            <w:delText>undefined</w:delText>
          </w:r>
          <w:r w:rsidRPr="00E77497" w:rsidDel="00F07F43">
            <w:delText>.</w:delText>
          </w:r>
        </w:del>
      </w:ins>
    </w:p>
    <w:p w:rsidR="007B4F56" w:rsidRPr="00675B74" w:rsidDel="00F07F43" w:rsidRDefault="007B4F56" w:rsidP="00C47E72">
      <w:pPr>
        <w:pStyle w:val="Alg4"/>
        <w:numPr>
          <w:ilvl w:val="0"/>
          <w:numId w:val="432"/>
        </w:numPr>
        <w:spacing w:after="220"/>
        <w:contextualSpacing/>
        <w:rPr>
          <w:ins w:id="20883" w:author="Allen Wirfs-Brock" w:date="2011-07-11T14:58:00Z"/>
          <w:del w:id="20884" w:author="Rev 8 Allen Wirfs-Brock" w:date="2012-06-01T08:56:00Z"/>
        </w:rPr>
      </w:pPr>
      <w:ins w:id="20885" w:author="Allen Wirfs-Brock" w:date="2011-07-11T14:58:00Z">
        <w:del w:id="20886" w:author="Rev 8 Allen Wirfs-Brock" w:date="2012-06-01T08:56:00Z">
          <w:r w:rsidRPr="00E77497" w:rsidDel="00F07F43">
            <w:delText xml:space="preserve">Return </w:delText>
          </w:r>
        </w:del>
      </w:ins>
      <w:ins w:id="20887" w:author="Allen Wirfs-Brock" w:date="2011-07-11T15:00:00Z">
        <w:del w:id="20888" w:author="Rev 8 Allen Wirfs-Brock" w:date="2012-06-01T08:56:00Z">
          <w:r w:rsidR="00607D92" w:rsidRPr="00E77497" w:rsidDel="00F07F43">
            <w:delText xml:space="preserve">the </w:delText>
          </w:r>
        </w:del>
      </w:ins>
      <w:ins w:id="20889" w:author="Allen Wirfs-Brock" w:date="2011-07-11T15:01:00Z">
        <w:del w:id="20890" w:author="Rev 8 Allen Wirfs-Brock" w:date="2012-06-01T08:56:00Z">
          <w:r w:rsidR="00607D92" w:rsidRPr="00E77497" w:rsidDel="00F07F43">
            <w:delText xml:space="preserve">BoundNames of </w:delText>
          </w:r>
          <w:r w:rsidR="00607D92" w:rsidRPr="00E77497" w:rsidDel="00F07F43">
            <w:rPr>
              <w:rStyle w:val="bnf"/>
            </w:rPr>
            <w:delText>BindingPropertyList</w:delText>
          </w:r>
        </w:del>
      </w:ins>
      <w:ins w:id="20891" w:author="Rev 4 Allen Wirfs-Brock" w:date="2011-11-04T18:03:00Z">
        <w:del w:id="20892" w:author="Rev 8 Allen Wirfs-Brock" w:date="2012-06-01T08:56:00Z">
          <w:r w:rsidR="009E1969" w:rsidRPr="009E1969" w:rsidDel="00F07F43">
            <w:delText xml:space="preserve"> </w:delText>
          </w:r>
        </w:del>
      </w:ins>
      <w:ins w:id="20893" w:author="Rev 6 Allen Wirfs-Brock" w:date="2012-02-18T11:00:00Z">
        <w:del w:id="20894" w:author="Rev 8 Allen Wirfs-Brock" w:date="2012-06-01T08:56:00Z">
          <w:r w:rsidR="00481DAC" w:rsidDel="00F07F43">
            <w:delText>Return the result of p</w:delText>
          </w:r>
          <w:r w:rsidR="00481DAC" w:rsidRPr="004418C4" w:rsidDel="00F07F43">
            <w:delText>erform</w:delText>
          </w:r>
          <w:r w:rsidR="00481DAC" w:rsidDel="00F07F43">
            <w:delText>ing</w:delText>
          </w:r>
          <w:r w:rsidR="00481DAC" w:rsidRPr="004418C4" w:rsidDel="00F07F43">
            <w:delText xml:space="preserve"> </w:delText>
          </w:r>
        </w:del>
      </w:ins>
      <w:ins w:id="20895" w:author="Rev 4 Allen Wirfs-Brock" w:date="2011-11-04T18:03:00Z">
        <w:del w:id="20896" w:author="Rev 8 Allen Wirfs-Brock" w:date="2012-06-01T08:56:00Z">
          <w:r w:rsidR="009E1969" w:rsidDel="00F07F43">
            <w:delText>Perform Binding Initialization</w:delText>
          </w:r>
        </w:del>
      </w:ins>
      <w:ins w:id="20897" w:author="Rev 6 Allen Wirfs-Brock" w:date="2012-02-27T15:45:00Z">
        <w:del w:id="20898" w:author="Rev 8 Allen Wirfs-Brock" w:date="2012-06-01T08:56:00Z">
          <w:r w:rsidR="00A113E2" w:rsidDel="00F07F43">
            <w:delText>Initialisation</w:delText>
          </w:r>
        </w:del>
      </w:ins>
      <w:ins w:id="20899" w:author="Rev 4 Allen Wirfs-Brock" w:date="2011-11-04T18:03:00Z">
        <w:del w:id="20900" w:author="Rev 8 Allen Wirfs-Brock" w:date="2012-06-01T08:56:00Z">
          <w:r w:rsidR="009E1969" w:rsidDel="00F07F43">
            <w:delText xml:space="preserve"> for</w:delText>
          </w:r>
          <w:r w:rsidR="009E1969" w:rsidRPr="004418C4" w:rsidDel="00F07F43">
            <w:delText xml:space="preserve"> </w:delText>
          </w:r>
        </w:del>
      </w:ins>
      <w:ins w:id="20901" w:author="Rev 3 Allen Wirfs-Brock" w:date="2011-09-11T10:12:00Z">
        <w:del w:id="20902" w:author="Rev 8 Allen Wirfs-Brock" w:date="2012-06-01T08:56:00Z">
          <w:r w:rsidR="00445887" w:rsidRPr="00675B74" w:rsidDel="00F07F43">
            <w:delText xml:space="preserve">Evaluate </w:delText>
          </w:r>
        </w:del>
      </w:ins>
      <w:ins w:id="20903" w:author="Rev 3 Allen Wirfs-Brock" w:date="2011-09-11T10:13:00Z">
        <w:del w:id="20904" w:author="Rev 8 Allen Wirfs-Brock" w:date="2012-06-01T08:56:00Z">
          <w:r w:rsidR="00445887" w:rsidRPr="00675B74" w:rsidDel="00F07F43">
            <w:rPr>
              <w:rStyle w:val="bnf"/>
            </w:rPr>
            <w:delText>BindingPropertyList</w:delText>
          </w:r>
          <w:r w:rsidR="00445887" w:rsidRPr="00E77497" w:rsidDel="00F07F43">
            <w:rPr>
              <w:rStyle w:val="bnf"/>
              <w:rFonts w:ascii="Courier New" w:hAnsi="Courier New" w:cs="Courier New"/>
              <w:b/>
              <w:i w:val="0"/>
            </w:rPr>
            <w:delText xml:space="preserve"> </w:delText>
          </w:r>
        </w:del>
      </w:ins>
      <w:ins w:id="20905" w:author="Rev 3 Allen Wirfs-Brock" w:date="2011-09-11T10:12:00Z">
        <w:del w:id="20906" w:author="Rev 8 Allen Wirfs-Brock" w:date="2012-06-01T08:56:00Z">
          <w:r w:rsidR="00445887" w:rsidRPr="00E77497" w:rsidDel="00F07F43">
            <w:delText xml:space="preserve">using </w:delText>
          </w:r>
        </w:del>
      </w:ins>
      <w:ins w:id="20907" w:author="Rev 3 Allen Wirfs-Brock" w:date="2011-09-11T12:02:00Z">
        <w:del w:id="20908" w:author="Rev 8 Allen Wirfs-Brock" w:date="2012-06-01T08:56:00Z">
          <w:r w:rsidR="00417C71" w:rsidRPr="00E77497" w:rsidDel="00F07F43">
            <w:rPr>
              <w:i/>
            </w:rPr>
            <w:delText>obj</w:delText>
          </w:r>
        </w:del>
      </w:ins>
      <w:ins w:id="20909" w:author="Rev 4 Allen Wirfs-Brock" w:date="2011-11-04T19:17:00Z">
        <w:del w:id="20910" w:author="Rev 8 Allen Wirfs-Brock" w:date="2012-06-01T08:56:00Z">
          <w:r w:rsidR="00E77497" w:rsidDel="00F07F43">
            <w:rPr>
              <w:i/>
            </w:rPr>
            <w:delText>value</w:delText>
          </w:r>
        </w:del>
      </w:ins>
      <w:ins w:id="20911" w:author="Rev 3 Allen Wirfs-Brock" w:date="2011-09-11T12:02:00Z">
        <w:del w:id="20912" w:author="Rev 8 Allen Wirfs-Brock" w:date="2012-06-01T08:56:00Z">
          <w:r w:rsidR="00417C71" w:rsidRPr="00E77497" w:rsidDel="00F07F43">
            <w:delText xml:space="preserve"> </w:delText>
          </w:r>
        </w:del>
      </w:ins>
      <w:ins w:id="20913" w:author="Rev 3 Allen Wirfs-Brock" w:date="2011-09-11T10:12:00Z">
        <w:del w:id="20914" w:author="Rev 8 Allen Wirfs-Brock" w:date="2012-06-01T08:56:00Z">
          <w:r w:rsidR="00445887" w:rsidRPr="00E77497" w:rsidDel="00F07F43">
            <w:delText xml:space="preserve">as the </w:delText>
          </w:r>
          <w:r w:rsidR="00445887" w:rsidRPr="00E77497" w:rsidDel="00F07F43">
            <w:rPr>
              <w:rStyle w:val="bnf"/>
            </w:rPr>
            <w:delText>obj</w:delText>
          </w:r>
          <w:r w:rsidR="00445887" w:rsidRPr="00E77497" w:rsidDel="00F07F43">
            <w:rPr>
              <w:i/>
            </w:rPr>
            <w:delText xml:space="preserve"> </w:delText>
          </w:r>
          <w:r w:rsidR="00445887" w:rsidRPr="00E77497" w:rsidDel="00F07F43">
            <w:delText xml:space="preserve">parameter and </w:delText>
          </w:r>
          <w:r w:rsidR="00445887" w:rsidRPr="00E77497" w:rsidDel="00F07F43">
            <w:rPr>
              <w:i/>
            </w:rPr>
            <w:delText>env</w:delText>
          </w:r>
          <w:r w:rsidR="00445887" w:rsidRPr="00E77497" w:rsidDel="00F07F43">
            <w:delText xml:space="preserve"> as the </w:delText>
          </w:r>
          <w:r w:rsidR="00445887" w:rsidRPr="00E77497" w:rsidDel="00F07F43">
            <w:rPr>
              <w:i/>
            </w:rPr>
            <w:delText>environment</w:delText>
          </w:r>
          <w:r w:rsidR="00445887" w:rsidRPr="00E77497" w:rsidDel="00F07F43">
            <w:delText xml:space="preserve"> </w:delText>
          </w:r>
        </w:del>
      </w:ins>
      <w:ins w:id="20915" w:author="Rev 4 Allen Wirfs-Brock" w:date="2011-11-04T18:01:00Z">
        <w:del w:id="20916" w:author="Rev 8 Allen Wirfs-Brock" w:date="2012-06-01T08:56:00Z">
          <w:r w:rsidR="009E1969" w:rsidDel="00F07F43">
            <w:delText xml:space="preserve">as </w:delText>
          </w:r>
        </w:del>
      </w:ins>
      <w:ins w:id="20917" w:author="Rev 3 Allen Wirfs-Brock" w:date="2011-09-11T10:12:00Z">
        <w:del w:id="20918" w:author="Rev 8 Allen Wirfs-Brock" w:date="2012-06-01T08:56:00Z">
          <w:r w:rsidR="00445887" w:rsidRPr="00675B74" w:rsidDel="00F07F43">
            <w:delText>parameter</w:delText>
          </w:r>
        </w:del>
      </w:ins>
      <w:ins w:id="20919" w:author="Rev 4 Allen Wirfs-Brock" w:date="2011-11-04T18:01:00Z">
        <w:del w:id="20920" w:author="Rev 8 Allen Wirfs-Brock" w:date="2012-06-01T08:56:00Z">
          <w:r w:rsidR="009E1969" w:rsidDel="00F07F43">
            <w:delText>arguments</w:delText>
          </w:r>
        </w:del>
      </w:ins>
      <w:ins w:id="20921" w:author="Rev 3 Allen Wirfs-Brock" w:date="2011-09-11T10:12:00Z">
        <w:del w:id="20922" w:author="Rev 8 Allen Wirfs-Brock" w:date="2012-06-01T08:56:00Z">
          <w:r w:rsidR="00445887" w:rsidRPr="00675B74" w:rsidDel="00F07F43">
            <w:delText>.</w:delText>
          </w:r>
        </w:del>
      </w:ins>
      <w:ins w:id="20923" w:author="Allen Wirfs-Brock" w:date="2011-07-11T14:58:00Z">
        <w:del w:id="20924" w:author="Rev 8 Allen Wirfs-Brock" w:date="2012-06-01T08:56:00Z">
          <w:r w:rsidRPr="00675B74" w:rsidDel="00F07F43">
            <w:delText>.</w:delText>
          </w:r>
        </w:del>
      </w:ins>
    </w:p>
    <w:p w:rsidR="009F05FF" w:rsidRPr="00E77497" w:rsidDel="003E2351" w:rsidRDefault="009F05FF" w:rsidP="00D4578E">
      <w:pPr>
        <w:contextualSpacing/>
        <w:rPr>
          <w:ins w:id="20925" w:author="Allen Wirfs-Brock" w:date="2011-07-11T15:07:00Z"/>
          <w:del w:id="20926" w:author="Rev 4 Allen Wirfs-Brock" w:date="2011-10-15T17:57:00Z"/>
        </w:rPr>
      </w:pPr>
      <w:ins w:id="20927" w:author="Allen Wirfs-Brock" w:date="2011-07-11T15:07:00Z">
        <w:del w:id="20928"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20929" w:author="Allen Wirfs-Brock" w:date="2011-07-11T15:08:00Z">
        <w:del w:id="20930" w:author="Rev 4 Allen Wirfs-Brock" w:date="2011-10-15T17:57:00Z">
          <w:r w:rsidRPr="00E77497" w:rsidDel="003E2351">
            <w:rPr>
              <w:rStyle w:val="bnf"/>
            </w:rPr>
            <w:delText xml:space="preserve">ArrayBindingPattern </w:delText>
          </w:r>
        </w:del>
      </w:ins>
      <w:ins w:id="20931" w:author="Allen Wirfs-Brock" w:date="2011-07-11T15:07:00Z">
        <w:del w:id="20932" w:author="Rev 4 Allen Wirfs-Brock" w:date="2011-10-15T17:57:00Z">
          <w:r w:rsidRPr="00E77497" w:rsidDel="003E2351">
            <w:rPr>
              <w:b/>
            </w:rPr>
            <w:delText>:</w:delText>
          </w:r>
          <w:r w:rsidRPr="00E77497" w:rsidDel="003E2351">
            <w:delText xml:space="preserve"> </w:delText>
          </w:r>
        </w:del>
      </w:ins>
      <w:ins w:id="20933" w:author="Allen Wirfs-Brock" w:date="2011-07-11T15:08:00Z">
        <w:del w:id="20934"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20935" w:author="Allen Wirfs-Brock" w:date="2011-07-11T15:11:00Z">
        <w:del w:id="20936" w:author="Rev 4 Allen Wirfs-Brock" w:date="2011-10-15T17:57:00Z">
          <w:r w:rsidR="00A817DB" w:rsidRPr="00E77497" w:rsidDel="003E2351">
            <w:rPr>
              <w:rStyle w:val="bnf"/>
            </w:rPr>
            <w:delText xml:space="preserve"> </w:delText>
          </w:r>
        </w:del>
      </w:ins>
      <w:ins w:id="20937" w:author="Allen Wirfs-Brock" w:date="2011-07-11T15:08:00Z">
        <w:del w:id="20938" w:author="Rev 4 Allen Wirfs-Brock" w:date="2011-10-15T17:57:00Z">
          <w:r w:rsidRPr="00E77497" w:rsidDel="003E2351">
            <w:rPr>
              <w:rFonts w:ascii="Courier New" w:hAnsi="Courier New" w:cs="Courier New"/>
              <w:b/>
            </w:rPr>
            <w:delText>]</w:delText>
          </w:r>
        </w:del>
      </w:ins>
      <w:ins w:id="20939" w:author="Allen Wirfs-Brock" w:date="2011-07-11T15:07:00Z">
        <w:del w:id="20940" w:author="Rev 4 Allen Wirfs-Brock" w:date="2011-10-15T17:57:00Z">
          <w:r w:rsidRPr="00E77497" w:rsidDel="003E2351">
            <w:delText xml:space="preserve"> is determined as follows:</w:delText>
          </w:r>
        </w:del>
      </w:ins>
    </w:p>
    <w:p w:rsidR="009F05FF" w:rsidRPr="00E77497" w:rsidDel="003E2351" w:rsidRDefault="00A817DB">
      <w:pPr>
        <w:pStyle w:val="Alg4"/>
        <w:numPr>
          <w:ilvl w:val="0"/>
          <w:numId w:val="433"/>
        </w:numPr>
        <w:spacing w:after="220"/>
        <w:contextualSpacing/>
        <w:rPr>
          <w:ins w:id="20941" w:author="Allen Wirfs-Brock" w:date="2011-07-11T15:07:00Z"/>
          <w:del w:id="20942" w:author="Rev 4 Allen Wirfs-Brock" w:date="2011-10-15T17:57:00Z"/>
        </w:rPr>
        <w:pPrChange w:id="20943" w:author="Rev 4 Allen Wirfs-Brock" w:date="2011-11-07T12:16:00Z">
          <w:pPr>
            <w:pStyle w:val="Alg4"/>
            <w:numPr>
              <w:numId w:val="457"/>
            </w:numPr>
            <w:tabs>
              <w:tab w:val="num" w:pos="360"/>
            </w:tabs>
            <w:spacing w:after="220"/>
            <w:ind w:left="360" w:hanging="360"/>
            <w:contextualSpacing/>
          </w:pPr>
        </w:pPrChange>
      </w:pPr>
      <w:ins w:id="20944" w:author="Allen Wirfs-Brock" w:date="2011-07-11T15:11:00Z">
        <w:del w:id="20945" w:author="Rev 4 Allen Wirfs-Brock" w:date="2011-10-15T17:57:00Z">
          <w:r w:rsidRPr="00E77497" w:rsidDel="003E2351">
            <w:delText>Return an empty List</w:delText>
          </w:r>
        </w:del>
      </w:ins>
      <w:ins w:id="20946" w:author="Allen Wirfs-Brock" w:date="2011-07-11T15:07:00Z">
        <w:del w:id="20947" w:author="Rev 4 Allen Wirfs-Brock" w:date="2011-10-15T17:57:00Z">
          <w:r w:rsidR="009F05FF" w:rsidRPr="00E77497" w:rsidDel="003E2351">
            <w:delText>.</w:delText>
          </w:r>
        </w:del>
      </w:ins>
    </w:p>
    <w:p w:rsidR="006D29F8" w:rsidRPr="00E77497" w:rsidDel="00715A67" w:rsidRDefault="006D29F8" w:rsidP="00D4578E">
      <w:pPr>
        <w:ind w:left="360"/>
        <w:rPr>
          <w:ins w:id="20948" w:author="Rev 3 Allen Wirfs-Brock" w:date="2011-09-11T10:09:00Z"/>
          <w:del w:id="20949" w:author="Rev 4 Allen Wirfs-Brock" w:date="2011-11-04T17:59:00Z"/>
        </w:rPr>
      </w:pPr>
      <w:ins w:id="20950" w:author="Rev 3 Allen Wirfs-Brock" w:date="2011-09-11T10:09:00Z">
        <w:del w:id="20951" w:author="Rev 4 Allen Wirfs-Brock" w:date="2011-10-15T18:10:00Z">
          <w:r w:rsidRPr="00E77497" w:rsidDel="00FD4CD5">
            <w:delText xml:space="preserve">The production </w:delText>
          </w:r>
        </w:del>
        <w:del w:id="20952"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20953" w:author="Rev 4 Allen Wirfs-Brock" w:date="2011-10-15T18:10:00Z">
          <w:r w:rsidRPr="00E77497" w:rsidDel="00FD4CD5">
            <w:delText xml:space="preserve"> is evaluated </w:delText>
          </w:r>
        </w:del>
        <w:del w:id="20954"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0955" w:author="Rev 4 Allen Wirfs-Brock" w:date="2011-10-15T18:10:00Z">
          <w:r w:rsidRPr="00E77497" w:rsidDel="00FD4CD5">
            <w:delText>as follows:</w:delText>
          </w:r>
        </w:del>
      </w:ins>
    </w:p>
    <w:p w:rsidR="006D29F8" w:rsidRPr="00E77497" w:rsidDel="00CB5F32" w:rsidRDefault="00B04C67">
      <w:pPr>
        <w:pStyle w:val="Alg2"/>
        <w:numPr>
          <w:ilvl w:val="0"/>
          <w:numId w:val="543"/>
        </w:numPr>
        <w:spacing w:after="220"/>
        <w:rPr>
          <w:ins w:id="20956" w:author="Rev 3 Allen Wirfs-Brock" w:date="2011-09-11T10:09:00Z"/>
          <w:del w:id="20957" w:author="Rev 4 Allen Wirfs-Brock" w:date="2011-11-05T08:54:00Z"/>
        </w:rPr>
        <w:pPrChange w:id="20958" w:author="Rev 4 Allen Wirfs-Brock" w:date="2011-11-07T12:16:00Z">
          <w:pPr>
            <w:pStyle w:val="Alg2"/>
            <w:numPr>
              <w:numId w:val="576"/>
            </w:numPr>
            <w:tabs>
              <w:tab w:val="num" w:pos="360"/>
            </w:tabs>
            <w:spacing w:after="220"/>
            <w:ind w:left="360" w:hanging="360"/>
          </w:pPr>
        </w:pPrChange>
      </w:pPr>
      <w:ins w:id="20959" w:author="Rev 3 Allen Wirfs-Brock" w:date="2011-09-22T15:54:00Z">
        <w:del w:id="20960"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20961" w:author="Rev 3 Allen Wirfs-Brock" w:date="2011-09-11T10:09:00Z">
        <w:del w:id="20962"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20963" w:author="Rev 4 Allen Wirfs-Brock" w:date="2011-11-05T08:54:00Z">
          <w:r w:rsidR="006D29F8" w:rsidRPr="00E77497" w:rsidDel="00CB5F32">
            <w:delText xml:space="preserve">. </w:delText>
          </w:r>
        </w:del>
      </w:ins>
    </w:p>
    <w:p w:rsidR="00A817DB" w:rsidRPr="00E77497" w:rsidDel="003E2351" w:rsidRDefault="00A817DB" w:rsidP="00D4578E">
      <w:pPr>
        <w:contextualSpacing/>
        <w:rPr>
          <w:ins w:id="20964" w:author="Allen Wirfs-Brock" w:date="2011-07-11T15:11:00Z"/>
          <w:del w:id="20965" w:author="Rev 4 Allen Wirfs-Brock" w:date="2011-10-15T17:58:00Z"/>
        </w:rPr>
      </w:pPr>
      <w:ins w:id="20966" w:author="Allen Wirfs-Brock" w:date="2011-07-11T15:11:00Z">
        <w:del w:id="20967"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20968" w:author="Allen Wirfs-Brock" w:date="2011-07-11T15:16:00Z">
        <w:del w:id="20969" w:author="Rev 4 Allen Wirfs-Brock" w:date="2011-10-15T17:58:00Z">
          <w:r w:rsidR="006C4F91" w:rsidRPr="00E77497" w:rsidDel="003E2351">
            <w:delText xml:space="preserve">s </w:delText>
          </w:r>
        </w:del>
      </w:ins>
      <w:ins w:id="20970" w:author="Allen Wirfs-Brock" w:date="2011-07-11T15:11:00Z">
        <w:del w:id="20971"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20972" w:author="Allen Wirfs-Brock" w:date="2011-07-11T15:12:00Z">
        <w:del w:id="20973" w:author="Rev 4 Allen Wirfs-Brock" w:date="2011-10-15T17:58:00Z">
          <w:r w:rsidRPr="00E77497" w:rsidDel="003E2351">
            <w:rPr>
              <w:rStyle w:val="bnf"/>
            </w:rPr>
            <w:delText xml:space="preserve"> </w:delText>
          </w:r>
        </w:del>
      </w:ins>
      <w:ins w:id="20974" w:author="Allen Wirfs-Brock" w:date="2011-07-11T15:11:00Z">
        <w:del w:id="20975"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20976" w:author="Allen Wirfs-Brock" w:date="2011-07-11T15:16:00Z">
        <w:del w:id="20977" w:author="Rev 4 Allen Wirfs-Brock" w:date="2011-10-15T17:58:00Z">
          <w:r w:rsidR="006C4F91" w:rsidRPr="00E77497" w:rsidDel="003E2351">
            <w:delText xml:space="preserve">and </w:delText>
          </w:r>
        </w:del>
      </w:ins>
      <w:ins w:id="20978" w:author="Allen Wirfs-Brock" w:date="2011-07-11T15:17:00Z">
        <w:del w:id="20979"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20980" w:author="Allen Wirfs-Brock" w:date="2011-07-11T15:16:00Z">
        <w:del w:id="20981" w:author="Rev 4 Allen Wirfs-Brock" w:date="2011-10-15T17:58:00Z">
          <w:r w:rsidR="006C4F91" w:rsidRPr="00E77497" w:rsidDel="003E2351">
            <w:delText xml:space="preserve"> </w:delText>
          </w:r>
        </w:del>
      </w:ins>
      <w:ins w:id="20982" w:author="Allen Wirfs-Brock" w:date="2011-07-11T15:11:00Z">
        <w:del w:id="20983" w:author="Rev 4 Allen Wirfs-Brock" w:date="2011-10-15T17:58:00Z">
          <w:r w:rsidRPr="00E77497" w:rsidDel="003E2351">
            <w:delText>is determined as follows:</w:delText>
          </w:r>
        </w:del>
      </w:ins>
    </w:p>
    <w:p w:rsidR="00A817DB" w:rsidRPr="00E77497" w:rsidDel="003E2351" w:rsidRDefault="00A817DB">
      <w:pPr>
        <w:pStyle w:val="Alg4"/>
        <w:numPr>
          <w:ilvl w:val="0"/>
          <w:numId w:val="434"/>
        </w:numPr>
        <w:spacing w:after="220"/>
        <w:contextualSpacing/>
        <w:rPr>
          <w:ins w:id="20984" w:author="Allen Wirfs-Brock" w:date="2011-07-11T15:11:00Z"/>
          <w:del w:id="20985" w:author="Rev 4 Allen Wirfs-Brock" w:date="2011-10-15T17:58:00Z"/>
        </w:rPr>
        <w:pPrChange w:id="20986" w:author="Rev 4 Allen Wirfs-Brock" w:date="2011-11-07T12:16:00Z">
          <w:pPr>
            <w:pStyle w:val="Alg4"/>
            <w:numPr>
              <w:numId w:val="458"/>
            </w:numPr>
            <w:tabs>
              <w:tab w:val="num" w:pos="360"/>
            </w:tabs>
            <w:spacing w:after="220"/>
            <w:ind w:left="360" w:hanging="360"/>
            <w:contextualSpacing/>
          </w:pPr>
        </w:pPrChange>
      </w:pPr>
      <w:ins w:id="20987" w:author="Allen Wirfs-Brock" w:date="2011-07-11T15:11:00Z">
        <w:del w:id="20988" w:author="Rev 4 Allen Wirfs-Brock" w:date="2011-10-15T17:58:00Z">
          <w:r w:rsidRPr="00E77497" w:rsidDel="003E2351">
            <w:delText xml:space="preserve">Return </w:delText>
          </w:r>
        </w:del>
      </w:ins>
      <w:ins w:id="20989" w:author="Allen Wirfs-Brock" w:date="2011-07-11T15:12:00Z">
        <w:del w:id="20990" w:author="Rev 4 Allen Wirfs-Brock" w:date="2011-10-15T17:58:00Z">
          <w:r w:rsidRPr="00E77497" w:rsidDel="003E2351">
            <w:delText xml:space="preserve">the BoundNames of </w:delText>
          </w:r>
          <w:r w:rsidRPr="00E77497" w:rsidDel="003E2351">
            <w:rPr>
              <w:rStyle w:val="bnf"/>
            </w:rPr>
            <w:delText>BindingElement</w:delText>
          </w:r>
        </w:del>
      </w:ins>
      <w:ins w:id="20991" w:author="Allen Wirfs-Brock" w:date="2011-07-11T15:18:00Z">
        <w:del w:id="20992" w:author="Rev 4 Allen Wirfs-Brock" w:date="2011-10-15T17:58:00Z">
          <w:r w:rsidR="006C4F91" w:rsidRPr="00E77497" w:rsidDel="003E2351">
            <w:rPr>
              <w:rStyle w:val="bnf"/>
            </w:rPr>
            <w:delText>List</w:delText>
          </w:r>
        </w:del>
      </w:ins>
      <w:ins w:id="20993" w:author="Allen Wirfs-Brock" w:date="2011-07-11T15:11:00Z">
        <w:del w:id="20994" w:author="Rev 4 Allen Wirfs-Brock" w:date="2011-10-15T17:58:00Z">
          <w:r w:rsidRPr="00E77497" w:rsidDel="003E2351">
            <w:delText>.</w:delText>
          </w:r>
        </w:del>
      </w:ins>
    </w:p>
    <w:p w:rsidR="005C1EE0" w:rsidRPr="00E77497" w:rsidDel="00E77497" w:rsidRDefault="005C1EE0" w:rsidP="00D4578E">
      <w:pPr>
        <w:ind w:left="360"/>
        <w:rPr>
          <w:ins w:id="20995" w:author="Rev 3 Allen Wirfs-Brock" w:date="2011-09-11T11:09:00Z"/>
          <w:del w:id="20996" w:author="Rev 4 Allen Wirfs-Brock" w:date="2011-11-04T19:17:00Z"/>
        </w:rPr>
      </w:pPr>
      <w:ins w:id="20997" w:author="Rev 3 Allen Wirfs-Brock" w:date="2011-09-11T11:09:00Z">
        <w:del w:id="20998" w:author="Rev 4 Allen Wirfs-Brock" w:date="2011-10-15T18:10:00Z">
          <w:r w:rsidRPr="00E77497" w:rsidDel="00FD4CD5">
            <w:delText xml:space="preserve">The production </w:delText>
          </w:r>
        </w:del>
      </w:ins>
      <w:ins w:id="20999" w:author="Rev 3 Allen Wirfs-Brock" w:date="2011-09-11T11:10:00Z">
        <w:del w:id="21000" w:author="Rev 4 Allen Wirfs-Brock" w:date="2011-11-05T08:54:00Z">
          <w:r w:rsidRPr="00E77497" w:rsidDel="00CB5F32">
            <w:rPr>
              <w:rStyle w:val="bnf"/>
            </w:rPr>
            <w:delText>ArrayBindingPattern</w:delText>
          </w:r>
        </w:del>
      </w:ins>
      <w:ins w:id="21001" w:author="Rev 3 Allen Wirfs-Brock" w:date="2011-09-11T11:09:00Z">
        <w:del w:id="21002"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21003" w:author="Rev 3 Allen Wirfs-Brock" w:date="2011-09-11T11:10:00Z">
        <w:del w:id="21004"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21005" w:author="Rev 3 Allen Wirfs-Brock" w:date="2011-09-11T11:09:00Z">
        <w:del w:id="21006" w:author="Rev 4 Allen Wirfs-Brock" w:date="2011-11-05T08:54:00Z">
          <w:r w:rsidRPr="00E77497" w:rsidDel="00CB5F32">
            <w:rPr>
              <w:rFonts w:ascii="Courier New" w:hAnsi="Courier New" w:cs="Courier New"/>
              <w:b/>
            </w:rPr>
            <w:delText xml:space="preserve">] </w:delText>
          </w:r>
        </w:del>
        <w:del w:id="21007" w:author="Rev 4 Allen Wirfs-Brock" w:date="2011-10-15T18:11:00Z">
          <w:r w:rsidRPr="00E77497" w:rsidDel="00D37DA9">
            <w:delText xml:space="preserve">is evaluated </w:delText>
          </w:r>
        </w:del>
        <w:del w:id="21008" w:author="Rev 4 Allen Wirfs-Brock" w:date="2011-11-04T19:17:00Z">
          <w:r w:rsidRPr="00E77497" w:rsidDel="00E77497">
            <w:delText xml:space="preserve">with </w:delText>
          </w:r>
        </w:del>
      </w:ins>
      <w:ins w:id="21009" w:author="Rev 3 Allen Wirfs-Brock" w:date="2011-09-11T11:11:00Z">
        <w:del w:id="21010"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21011" w:author="Rev 3 Allen Wirfs-Brock" w:date="2011-09-11T11:09:00Z">
        <w:del w:id="21012" w:author="Rev 4 Allen Wirfs-Brock" w:date="2011-10-15T18:11:00Z">
          <w:r w:rsidRPr="00E77497" w:rsidDel="00D37DA9">
            <w:delText>as follows:</w:delText>
          </w:r>
        </w:del>
      </w:ins>
    </w:p>
    <w:p w:rsidR="005C1EE0" w:rsidRPr="00E77497" w:rsidDel="00CB5F32" w:rsidRDefault="005C1EE0">
      <w:pPr>
        <w:pStyle w:val="Alg3"/>
        <w:numPr>
          <w:ilvl w:val="0"/>
          <w:numId w:val="545"/>
        </w:numPr>
        <w:rPr>
          <w:ins w:id="21013" w:author="Rev 3 Allen Wirfs-Brock" w:date="2011-09-11T11:09:00Z"/>
          <w:del w:id="21014" w:author="Rev 4 Allen Wirfs-Brock" w:date="2011-11-05T08:54:00Z"/>
        </w:rPr>
        <w:pPrChange w:id="21015" w:author="Rev 4 Allen Wirfs-Brock" w:date="2011-11-07T12:16:00Z">
          <w:pPr>
            <w:pStyle w:val="Alg3"/>
            <w:numPr>
              <w:numId w:val="578"/>
            </w:numPr>
          </w:pPr>
        </w:pPrChange>
      </w:pPr>
      <w:ins w:id="21016" w:author="Rev 3 Allen Wirfs-Brock" w:date="2011-09-11T11:09:00Z">
        <w:del w:id="21017"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rsidR="00BF2727" w:rsidRPr="00E77497" w:rsidDel="00E77497" w:rsidRDefault="00BF2727">
      <w:pPr>
        <w:pStyle w:val="Alg3"/>
        <w:numPr>
          <w:ilvl w:val="0"/>
          <w:numId w:val="545"/>
        </w:numPr>
        <w:contextualSpacing/>
        <w:rPr>
          <w:ins w:id="21018" w:author="Rev 3 Allen Wirfs-Brock" w:date="2011-09-22T15:55:00Z"/>
          <w:del w:id="21019" w:author="Rev 4 Allen Wirfs-Brock" w:date="2011-11-04T19:18:00Z"/>
        </w:rPr>
        <w:pPrChange w:id="21020" w:author="Rev 4 Allen Wirfs-Brock" w:date="2011-11-07T12:16:00Z">
          <w:pPr>
            <w:pStyle w:val="Alg3"/>
            <w:numPr>
              <w:numId w:val="578"/>
            </w:numPr>
            <w:contextualSpacing/>
          </w:pPr>
        </w:pPrChange>
      </w:pPr>
      <w:ins w:id="21021" w:author="Rev 3 Allen Wirfs-Brock" w:date="2011-09-22T15:55:00Z">
        <w:del w:id="21022"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rsidR="00BF2727" w:rsidRPr="00E77497" w:rsidDel="00E77497" w:rsidRDefault="00BF2727">
      <w:pPr>
        <w:pStyle w:val="Alg3"/>
        <w:numPr>
          <w:ilvl w:val="1"/>
          <w:numId w:val="545"/>
        </w:numPr>
        <w:contextualSpacing/>
        <w:rPr>
          <w:ins w:id="21023" w:author="Rev 3 Allen Wirfs-Brock" w:date="2011-09-22T15:55:00Z"/>
          <w:del w:id="21024" w:author="Rev 4 Allen Wirfs-Brock" w:date="2011-11-04T19:18:00Z"/>
        </w:rPr>
        <w:pPrChange w:id="21025" w:author="Rev 4 Allen Wirfs-Brock" w:date="2011-11-07T12:16:00Z">
          <w:pPr>
            <w:pStyle w:val="Alg3"/>
            <w:numPr>
              <w:ilvl w:val="1"/>
              <w:numId w:val="578"/>
            </w:numPr>
            <w:tabs>
              <w:tab w:val="clear" w:pos="360"/>
              <w:tab w:val="num" w:pos="1080"/>
            </w:tabs>
            <w:ind w:left="1080"/>
            <w:contextualSpacing/>
          </w:pPr>
        </w:pPrChange>
      </w:pPr>
      <w:ins w:id="21026" w:author="Rev 3 Allen Wirfs-Brock" w:date="2011-09-22T15:55:00Z">
        <w:del w:id="21027"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rsidR="00BF2727" w:rsidRPr="00E77497" w:rsidDel="00E77497" w:rsidRDefault="00BF2727">
      <w:pPr>
        <w:pStyle w:val="Alg4"/>
        <w:numPr>
          <w:ilvl w:val="0"/>
          <w:numId w:val="545"/>
        </w:numPr>
        <w:contextualSpacing/>
        <w:rPr>
          <w:ins w:id="21028" w:author="Rev 3 Allen Wirfs-Brock" w:date="2011-09-22T15:55:00Z"/>
          <w:del w:id="21029" w:author="Rev 4 Allen Wirfs-Brock" w:date="2011-11-04T19:18:00Z"/>
        </w:rPr>
        <w:pPrChange w:id="21030" w:author="Rev 4 Allen Wirfs-Brock" w:date="2011-11-07T12:16:00Z">
          <w:pPr>
            <w:pStyle w:val="Alg4"/>
            <w:numPr>
              <w:numId w:val="578"/>
            </w:numPr>
            <w:tabs>
              <w:tab w:val="num" w:pos="360"/>
            </w:tabs>
            <w:ind w:left="360" w:hanging="360"/>
            <w:contextualSpacing/>
          </w:pPr>
        </w:pPrChange>
      </w:pPr>
      <w:ins w:id="21031" w:author="Rev 3 Allen Wirfs-Brock" w:date="2011-09-22T15:55:00Z">
        <w:del w:id="21032"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rsidR="005C1EE0" w:rsidRPr="00675B74" w:rsidDel="00CB5F32" w:rsidRDefault="005C1EE0">
      <w:pPr>
        <w:pStyle w:val="Alg3"/>
        <w:numPr>
          <w:ilvl w:val="0"/>
          <w:numId w:val="545"/>
        </w:numPr>
        <w:spacing w:after="220"/>
        <w:rPr>
          <w:ins w:id="21033" w:author="Rev 3 Allen Wirfs-Brock" w:date="2011-09-11T11:09:00Z"/>
          <w:del w:id="21034" w:author="Rev 4 Allen Wirfs-Brock" w:date="2011-11-05T08:54:00Z"/>
        </w:rPr>
        <w:pPrChange w:id="21035" w:author="Rev 4 Allen Wirfs-Brock" w:date="2011-11-07T12:16:00Z">
          <w:pPr>
            <w:pStyle w:val="Alg3"/>
            <w:numPr>
              <w:numId w:val="578"/>
            </w:numPr>
            <w:spacing w:after="220"/>
          </w:pPr>
        </w:pPrChange>
      </w:pPr>
      <w:ins w:id="21036" w:author="Rev 3 Allen Wirfs-Brock" w:date="2011-09-11T11:09:00Z">
        <w:del w:id="21037" w:author="Rev 4 Allen Wirfs-Brock" w:date="2011-11-04T18:04:00Z">
          <w:r w:rsidRPr="00675B74" w:rsidDel="009E1969">
            <w:delText xml:space="preserve">Evaluate </w:delText>
          </w:r>
        </w:del>
      </w:ins>
      <w:ins w:id="21038" w:author="Rev 3 Allen Wirfs-Brock" w:date="2011-09-11T11:13:00Z">
        <w:del w:id="21039"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21040" w:author="Rev 3 Allen Wirfs-Brock" w:date="2011-09-11T11:09:00Z">
        <w:del w:id="21041" w:author="Rev 4 Allen Wirfs-Brock" w:date="2011-11-05T08:54:00Z">
          <w:r w:rsidRPr="00E77497" w:rsidDel="00CB5F32">
            <w:delText xml:space="preserve">using </w:delText>
          </w:r>
        </w:del>
      </w:ins>
      <w:ins w:id="21042" w:author="Rev 3 Allen Wirfs-Brock" w:date="2011-09-11T12:00:00Z">
        <w:del w:id="21043" w:author="Rev 4 Allen Wirfs-Brock" w:date="2011-11-04T19:18:00Z">
          <w:r w:rsidR="00417C71" w:rsidRPr="00E77497" w:rsidDel="00E77497">
            <w:rPr>
              <w:i/>
            </w:rPr>
            <w:delText>obj</w:delText>
          </w:r>
        </w:del>
        <w:del w:id="21044" w:author="Rev 4 Allen Wirfs-Brock" w:date="2011-11-04T18:04:00Z">
          <w:r w:rsidR="00417C71" w:rsidRPr="00E77497" w:rsidDel="009E1969">
            <w:delText xml:space="preserve"> </w:delText>
          </w:r>
        </w:del>
      </w:ins>
      <w:ins w:id="21045" w:author="Rev 3 Allen Wirfs-Brock" w:date="2011-09-11T11:09:00Z">
        <w:del w:id="21046" w:author="Rev 4 Allen Wirfs-Brock" w:date="2011-11-04T18:04:00Z">
          <w:r w:rsidRPr="00E77497" w:rsidDel="009E1969">
            <w:delText xml:space="preserve">as the </w:delText>
          </w:r>
        </w:del>
        <w:del w:id="21047" w:author="Rev 4 Allen Wirfs-Brock" w:date="2011-11-04T18:00:00Z">
          <w:r w:rsidRPr="00E77497" w:rsidDel="009E1969">
            <w:rPr>
              <w:i/>
            </w:rPr>
            <w:delText>obj</w:delText>
          </w:r>
        </w:del>
        <w:del w:id="21048" w:author="Rev 4 Allen Wirfs-Brock" w:date="2011-11-04T18:04:00Z">
          <w:r w:rsidRPr="00E77497" w:rsidDel="009E1969">
            <w:delText xml:space="preserve"> parameter</w:delText>
          </w:r>
        </w:del>
      </w:ins>
      <w:ins w:id="21049" w:author="Rev 3 Allen Wirfs-Brock" w:date="2011-09-11T11:12:00Z">
        <w:del w:id="21050" w:author="Rev 4 Allen Wirfs-Brock" w:date="2011-11-04T18:04:00Z">
          <w:r w:rsidRPr="00E77497" w:rsidDel="009E1969">
            <w:delText>,</w:delText>
          </w:r>
        </w:del>
      </w:ins>
      <w:ins w:id="21051" w:author="Rev 3 Allen Wirfs-Brock" w:date="2011-09-11T11:13:00Z">
        <w:del w:id="21052" w:author="Rev 4 Allen Wirfs-Brock" w:date="2011-11-04T18:04:00Z">
          <w:r w:rsidRPr="00E77497" w:rsidDel="009E1969">
            <w:rPr>
              <w:i/>
            </w:rPr>
            <w:delText xml:space="preserve"> env</w:delText>
          </w:r>
          <w:r w:rsidRPr="00E77497" w:rsidDel="009E1969">
            <w:delText xml:space="preserve"> as the</w:delText>
          </w:r>
        </w:del>
        <w:del w:id="21053"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21054" w:author="Rev 3 Allen Wirfs-Brock" w:date="2011-09-11T11:12:00Z">
        <w:del w:id="21055" w:author="Rev 4 Allen Wirfs-Brock" w:date="2011-11-05T08:54:00Z">
          <w:r w:rsidRPr="00E77497" w:rsidDel="00CB5F32">
            <w:delText xml:space="preserve"> </w:delText>
          </w:r>
        </w:del>
      </w:ins>
      <w:ins w:id="21056" w:author="Rev 3 Allen Wirfs-Brock" w:date="2011-09-11T11:09:00Z">
        <w:del w:id="21057"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21058"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21059" w:author="Rev 4 Allen Wirfs-Brock" w:date="2011-11-05T08:54:00Z">
          <w:r w:rsidRPr="00675B74" w:rsidDel="00CB5F32">
            <w:delText>.</w:delText>
          </w:r>
        </w:del>
      </w:ins>
    </w:p>
    <w:p w:rsidR="00C33713" w:rsidRPr="00E77497" w:rsidDel="004878F5" w:rsidRDefault="00C33713" w:rsidP="00D4578E">
      <w:pPr>
        <w:contextualSpacing/>
        <w:rPr>
          <w:ins w:id="21060" w:author="Rev 3 Allen Wirfs-Brock" w:date="2011-09-21T16:48:00Z"/>
          <w:del w:id="21061" w:author="Rev 4 Allen Wirfs-Brock" w:date="2011-10-15T18:12:00Z"/>
        </w:rPr>
      </w:pPr>
      <w:ins w:id="21062" w:author="Rev 3 Allen Wirfs-Brock" w:date="2011-09-21T16:48:00Z">
        <w:del w:id="21063"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rsidR="00C33713" w:rsidRPr="00E77497" w:rsidDel="004878F5" w:rsidRDefault="00C33713">
      <w:pPr>
        <w:pStyle w:val="Alg4"/>
        <w:numPr>
          <w:ilvl w:val="0"/>
          <w:numId w:val="554"/>
        </w:numPr>
        <w:spacing w:after="220"/>
        <w:contextualSpacing/>
        <w:rPr>
          <w:ins w:id="21064" w:author="Rev 3 Allen Wirfs-Brock" w:date="2011-09-21T16:48:00Z"/>
          <w:del w:id="21065" w:author="Rev 4 Allen Wirfs-Brock" w:date="2011-10-15T18:12:00Z"/>
        </w:rPr>
        <w:pPrChange w:id="21066" w:author="Rev 4 Allen Wirfs-Brock" w:date="2011-11-07T12:16:00Z">
          <w:pPr>
            <w:pStyle w:val="Alg4"/>
            <w:numPr>
              <w:numId w:val="588"/>
            </w:numPr>
            <w:tabs>
              <w:tab w:val="num" w:pos="360"/>
            </w:tabs>
            <w:spacing w:after="220"/>
            <w:ind w:left="360" w:hanging="360"/>
            <w:contextualSpacing/>
          </w:pPr>
        </w:pPrChange>
      </w:pPr>
      <w:ins w:id="21067" w:author="Rev 3 Allen Wirfs-Brock" w:date="2011-09-21T16:48:00Z">
        <w:del w:id="21068"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rsidR="009D6A1A" w:rsidRPr="00E77497" w:rsidDel="00715A67" w:rsidRDefault="009D6A1A" w:rsidP="00D4578E">
      <w:pPr>
        <w:ind w:left="360"/>
        <w:rPr>
          <w:ins w:id="21069" w:author="Rev 3 Allen Wirfs-Brock" w:date="2011-09-21T16:51:00Z"/>
          <w:del w:id="21070" w:author="Rev 4 Allen Wirfs-Brock" w:date="2011-11-04T17:59:00Z"/>
        </w:rPr>
      </w:pPr>
      <w:ins w:id="21071" w:author="Rev 3 Allen Wirfs-Brock" w:date="2011-09-21T16:51:00Z">
        <w:del w:id="21072" w:author="Rev 4 Allen Wirfs-Brock" w:date="2011-10-15T18:13:00Z">
          <w:r w:rsidRPr="00E77497" w:rsidDel="0034157D">
            <w:delText xml:space="preserve">The production </w:delText>
          </w:r>
        </w:del>
        <w:del w:id="21073"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21074" w:author="Rev 4 Allen Wirfs-Brock" w:date="2011-10-15T18:13:00Z">
          <w:r w:rsidRPr="00E77497" w:rsidDel="0034157D">
            <w:delText xml:space="preserve">is evaluated </w:delText>
          </w:r>
        </w:del>
        <w:del w:id="21075"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1076" w:author="Rev 4 Allen Wirfs-Brock" w:date="2011-10-15T18:13:00Z">
          <w:r w:rsidRPr="00E77497" w:rsidDel="0034157D">
            <w:delText>as follows:</w:delText>
          </w:r>
        </w:del>
      </w:ins>
    </w:p>
    <w:p w:rsidR="00BF2727" w:rsidRPr="00E77497" w:rsidDel="00E77497" w:rsidRDefault="00BF2727">
      <w:pPr>
        <w:pStyle w:val="Alg3"/>
        <w:numPr>
          <w:ilvl w:val="0"/>
          <w:numId w:val="546"/>
        </w:numPr>
        <w:contextualSpacing/>
        <w:rPr>
          <w:ins w:id="21077" w:author="Rev 3 Allen Wirfs-Brock" w:date="2011-09-22T15:55:00Z"/>
          <w:del w:id="21078" w:author="Rev 4 Allen Wirfs-Brock" w:date="2011-11-04T19:18:00Z"/>
        </w:rPr>
        <w:pPrChange w:id="21079" w:author="Rev 4 Allen Wirfs-Brock" w:date="2011-11-07T12:16:00Z">
          <w:pPr>
            <w:pStyle w:val="Alg3"/>
            <w:numPr>
              <w:numId w:val="579"/>
            </w:numPr>
            <w:contextualSpacing/>
          </w:pPr>
        </w:pPrChange>
      </w:pPr>
      <w:ins w:id="21080" w:author="Rev 3 Allen Wirfs-Brock" w:date="2011-09-22T15:55:00Z">
        <w:del w:id="21081"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rsidR="00BF2727" w:rsidRPr="00E77497" w:rsidDel="00E77497" w:rsidRDefault="00BF2727">
      <w:pPr>
        <w:pStyle w:val="Alg3"/>
        <w:numPr>
          <w:ilvl w:val="1"/>
          <w:numId w:val="546"/>
        </w:numPr>
        <w:contextualSpacing/>
        <w:rPr>
          <w:ins w:id="21082" w:author="Rev 3 Allen Wirfs-Brock" w:date="2011-09-22T15:55:00Z"/>
          <w:del w:id="21083" w:author="Rev 4 Allen Wirfs-Brock" w:date="2011-11-04T19:18:00Z"/>
        </w:rPr>
        <w:pPrChange w:id="21084" w:author="Rev 4 Allen Wirfs-Brock" w:date="2011-11-07T12:16:00Z">
          <w:pPr>
            <w:pStyle w:val="Alg3"/>
            <w:numPr>
              <w:ilvl w:val="1"/>
              <w:numId w:val="579"/>
            </w:numPr>
            <w:tabs>
              <w:tab w:val="clear" w:pos="360"/>
              <w:tab w:val="num" w:pos="1080"/>
            </w:tabs>
            <w:ind w:left="1080"/>
            <w:contextualSpacing/>
          </w:pPr>
        </w:pPrChange>
      </w:pPr>
      <w:ins w:id="21085" w:author="Rev 3 Allen Wirfs-Brock" w:date="2011-09-22T15:55:00Z">
        <w:del w:id="21086"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rsidR="00BF2727" w:rsidRPr="00E77497" w:rsidDel="00E77497" w:rsidRDefault="00BF2727">
      <w:pPr>
        <w:pStyle w:val="Alg4"/>
        <w:numPr>
          <w:ilvl w:val="0"/>
          <w:numId w:val="546"/>
        </w:numPr>
        <w:contextualSpacing/>
        <w:rPr>
          <w:ins w:id="21087" w:author="Rev 3 Allen Wirfs-Brock" w:date="2011-09-22T15:55:00Z"/>
          <w:del w:id="21088" w:author="Rev 4 Allen Wirfs-Brock" w:date="2011-11-04T19:18:00Z"/>
        </w:rPr>
        <w:pPrChange w:id="21089" w:author="Rev 4 Allen Wirfs-Brock" w:date="2011-11-07T12:16:00Z">
          <w:pPr>
            <w:pStyle w:val="Alg4"/>
            <w:numPr>
              <w:numId w:val="579"/>
            </w:numPr>
            <w:tabs>
              <w:tab w:val="num" w:pos="360"/>
            </w:tabs>
            <w:ind w:left="360" w:hanging="360"/>
            <w:contextualSpacing/>
          </w:pPr>
        </w:pPrChange>
      </w:pPr>
      <w:ins w:id="21090" w:author="Rev 3 Allen Wirfs-Brock" w:date="2011-09-22T15:55:00Z">
        <w:del w:id="21091"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rsidR="009D6A1A" w:rsidRPr="00675B74" w:rsidDel="00CB5F32" w:rsidRDefault="009D6A1A">
      <w:pPr>
        <w:pStyle w:val="Alg3"/>
        <w:numPr>
          <w:ilvl w:val="0"/>
          <w:numId w:val="546"/>
        </w:numPr>
        <w:spacing w:after="240"/>
        <w:rPr>
          <w:ins w:id="21092" w:author="Rev 3 Allen Wirfs-Brock" w:date="2011-09-21T16:51:00Z"/>
          <w:del w:id="21093" w:author="Rev 4 Allen Wirfs-Brock" w:date="2011-11-05T08:54:00Z"/>
        </w:rPr>
        <w:pPrChange w:id="21094" w:author="Rev 4 Allen Wirfs-Brock" w:date="2011-11-07T12:16:00Z">
          <w:pPr>
            <w:pStyle w:val="Alg3"/>
            <w:numPr>
              <w:numId w:val="579"/>
            </w:numPr>
            <w:spacing w:after="240"/>
          </w:pPr>
        </w:pPrChange>
      </w:pPr>
      <w:ins w:id="21095" w:author="Rev 3 Allen Wirfs-Brock" w:date="2011-09-21T16:51:00Z">
        <w:del w:id="21096"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21097" w:author="Rev 4 Allen Wirfs-Brock" w:date="2011-11-04T18:04:00Z">
          <w:r w:rsidRPr="00675B74" w:rsidDel="009E1969">
            <w:delText xml:space="preserve"> </w:delText>
          </w:r>
        </w:del>
        <w:del w:id="21098"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21099" w:author="Rev 4 Allen Wirfs-Brock" w:date="2011-11-04T19:19:00Z">
          <w:r w:rsidRPr="00E77497" w:rsidDel="00E77497">
            <w:rPr>
              <w:i/>
            </w:rPr>
            <w:delText>obj</w:delText>
          </w:r>
        </w:del>
        <w:del w:id="21100"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21101" w:author="Rev 4 Allen Wirfs-Brock" w:date="2011-11-05T08:54:00Z">
          <w:r w:rsidRPr="00E77497" w:rsidDel="00CB5F32">
            <w:delText>,</w:delText>
          </w:r>
          <w:r w:rsidRPr="00E77497" w:rsidDel="00CB5F32">
            <w:rPr>
              <w:i/>
            </w:rPr>
            <w:delText xml:space="preserve"> </w:delText>
          </w:r>
        </w:del>
        <w:del w:id="21102" w:author="Rev 4 Allen Wirfs-Brock" w:date="2011-11-04T18:09:00Z">
          <w:r w:rsidRPr="00E77497" w:rsidDel="009E1969">
            <w:rPr>
              <w:i/>
            </w:rPr>
            <w:delText>env</w:delText>
          </w:r>
        </w:del>
        <w:del w:id="21103" w:author="Rev 4 Allen Wirfs-Brock" w:date="2011-11-04T18:05:00Z">
          <w:r w:rsidRPr="00675B74" w:rsidDel="009E1969">
            <w:delText xml:space="preserve"> as the </w:delText>
          </w:r>
          <w:r w:rsidRPr="00675B74" w:rsidDel="009E1969">
            <w:rPr>
              <w:i/>
            </w:rPr>
            <w:delText>environment</w:delText>
          </w:r>
        </w:del>
        <w:del w:id="21104" w:author="Rev 4 Allen Wirfs-Brock" w:date="2011-11-05T08:54:00Z">
          <w:r w:rsidRPr="00675B74" w:rsidDel="00CB5F32">
            <w:delText xml:space="preserve">, and 0 as </w:delText>
          </w:r>
        </w:del>
        <w:del w:id="21105"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21106" w:author="Rev 4 Allen Wirfs-Brock" w:date="2011-11-05T08:54:00Z">
          <w:r w:rsidRPr="00675B74" w:rsidDel="00CB5F32">
            <w:delText>.</w:delText>
          </w:r>
        </w:del>
      </w:ins>
    </w:p>
    <w:p w:rsidR="009D6A1A" w:rsidRPr="00E77497" w:rsidDel="0096494E" w:rsidRDefault="009D6A1A">
      <w:pPr>
        <w:pStyle w:val="Alg3"/>
        <w:numPr>
          <w:ilvl w:val="0"/>
          <w:numId w:val="546"/>
        </w:numPr>
        <w:spacing w:after="220"/>
        <w:rPr>
          <w:ins w:id="21107" w:author="Rev 3 Allen Wirfs-Brock" w:date="2011-09-21T16:51:00Z"/>
          <w:del w:id="21108" w:author="Rev 4 Allen Wirfs-Brock" w:date="2011-11-04T14:29:00Z"/>
        </w:rPr>
        <w:pPrChange w:id="21109" w:author="Rev 4 Allen Wirfs-Brock" w:date="2011-11-07T12:16:00Z">
          <w:pPr>
            <w:pStyle w:val="Alg3"/>
            <w:numPr>
              <w:numId w:val="579"/>
            </w:numPr>
            <w:spacing w:after="220"/>
          </w:pPr>
        </w:pPrChange>
      </w:pPr>
      <w:ins w:id="21110" w:author="Rev 3 Allen Wirfs-Brock" w:date="2011-09-21T16:54:00Z">
        <w:del w:id="21111"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rsidR="006C4F91" w:rsidRPr="00E77497" w:rsidDel="00835523" w:rsidRDefault="006C4F91" w:rsidP="00D4578E">
      <w:pPr>
        <w:contextualSpacing/>
        <w:rPr>
          <w:ins w:id="21112" w:author="Allen Wirfs-Brock" w:date="2011-07-11T15:16:00Z"/>
          <w:del w:id="21113" w:author="Rev 4 Allen Wirfs-Brock" w:date="2011-10-15T18:15:00Z"/>
        </w:rPr>
      </w:pPr>
      <w:ins w:id="21114" w:author="Allen Wirfs-Brock" w:date="2011-07-11T15:16:00Z">
        <w:del w:id="21115"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21116" w:author="Allen Wirfs-Brock" w:date="2011-07-11T15:19:00Z">
        <w:del w:id="21117" w:author="Rev 4 Allen Wirfs-Brock" w:date="2011-10-15T18:15:00Z">
          <w:r w:rsidR="006F2444" w:rsidRPr="00E77497" w:rsidDel="00835523">
            <w:rPr>
              <w:rFonts w:ascii="Courier New" w:hAnsi="Courier New" w:cs="Courier New"/>
              <w:b/>
            </w:rPr>
            <w:delText xml:space="preserve"> </w:delText>
          </w:r>
        </w:del>
      </w:ins>
      <w:ins w:id="21118" w:author="Allen Wirfs-Brock" w:date="2011-07-11T15:16:00Z">
        <w:del w:id="21119"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rsidR="006F2444" w:rsidRPr="00E77497" w:rsidDel="00835523" w:rsidRDefault="006F2444">
      <w:pPr>
        <w:pStyle w:val="Alg4"/>
        <w:numPr>
          <w:ilvl w:val="0"/>
          <w:numId w:val="435"/>
        </w:numPr>
        <w:spacing w:after="220"/>
        <w:contextualSpacing/>
        <w:rPr>
          <w:ins w:id="21120" w:author="Allen Wirfs-Brock" w:date="2011-07-11T15:19:00Z"/>
          <w:del w:id="21121" w:author="Rev 4 Allen Wirfs-Brock" w:date="2011-10-15T18:15:00Z"/>
        </w:rPr>
        <w:pPrChange w:id="21122" w:author="Rev 4 Allen Wirfs-Brock" w:date="2011-11-07T12:16:00Z">
          <w:pPr>
            <w:pStyle w:val="Alg4"/>
            <w:numPr>
              <w:numId w:val="459"/>
            </w:numPr>
            <w:tabs>
              <w:tab w:val="num" w:pos="360"/>
            </w:tabs>
            <w:spacing w:after="220"/>
            <w:ind w:left="360" w:hanging="360"/>
            <w:contextualSpacing/>
          </w:pPr>
        </w:pPrChange>
      </w:pPr>
      <w:ins w:id="21123" w:author="Allen Wirfs-Brock" w:date="2011-07-11T15:19:00Z">
        <w:del w:id="21124"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21125" w:author="Allen Wirfs-Brock" w:date="2011-07-11T15:20:00Z">
        <w:del w:id="21126" w:author="Rev 4 Allen Wirfs-Brock" w:date="2011-10-15T18:15:00Z">
          <w:r w:rsidRPr="00E77497" w:rsidDel="00835523">
            <w:rPr>
              <w:rStyle w:val="bnf"/>
            </w:rPr>
            <w:delText>BindingElementList</w:delText>
          </w:r>
        </w:del>
      </w:ins>
      <w:ins w:id="21127" w:author="Allen Wirfs-Brock" w:date="2011-07-11T15:19:00Z">
        <w:del w:id="21128" w:author="Rev 4 Allen Wirfs-Brock" w:date="2011-10-15T18:15:00Z">
          <w:r w:rsidRPr="00E77497" w:rsidDel="00835523">
            <w:delText>.</w:delText>
          </w:r>
        </w:del>
      </w:ins>
    </w:p>
    <w:p w:rsidR="006F2444" w:rsidRPr="00E77497" w:rsidDel="00835523" w:rsidRDefault="006F2444">
      <w:pPr>
        <w:pStyle w:val="Alg4"/>
        <w:numPr>
          <w:ilvl w:val="0"/>
          <w:numId w:val="435"/>
        </w:numPr>
        <w:spacing w:after="220"/>
        <w:contextualSpacing/>
        <w:rPr>
          <w:ins w:id="21129" w:author="Allen Wirfs-Brock" w:date="2011-07-11T15:20:00Z"/>
          <w:del w:id="21130" w:author="Rev 4 Allen Wirfs-Brock" w:date="2011-10-15T18:15:00Z"/>
          <w:rStyle w:val="bnf"/>
          <w:rFonts w:eastAsia="MS Mincho"/>
          <w:i w:val="0"/>
          <w:spacing w:val="0"/>
          <w:lang w:eastAsia="ja-JP"/>
        </w:rPr>
        <w:pPrChange w:id="21131" w:author="Rev 4 Allen Wirfs-Brock" w:date="2011-11-07T12:16:00Z">
          <w:pPr>
            <w:pStyle w:val="Alg4"/>
            <w:numPr>
              <w:numId w:val="459"/>
            </w:numPr>
            <w:tabs>
              <w:tab w:val="num" w:pos="360"/>
            </w:tabs>
            <w:spacing w:after="220"/>
            <w:ind w:left="360" w:hanging="360"/>
            <w:contextualSpacing/>
          </w:pPr>
        </w:pPrChange>
      </w:pPr>
      <w:ins w:id="21132" w:author="Allen Wirfs-Brock" w:date="2011-07-11T15:19:00Z">
        <w:del w:id="21133"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21134" w:author="Allen Wirfs-Brock" w:date="2011-07-11T15:20:00Z">
        <w:del w:id="21135" w:author="Rev 4 Allen Wirfs-Brock" w:date="2011-10-15T18:15:00Z">
          <w:r w:rsidRPr="00E77497" w:rsidDel="00835523">
            <w:rPr>
              <w:rStyle w:val="bnf"/>
            </w:rPr>
            <w:delText>BindingRestElement</w:delText>
          </w:r>
        </w:del>
      </w:ins>
      <w:ins w:id="21136" w:author="Allen Wirfs-Brock" w:date="2011-07-11T15:19:00Z">
        <w:del w:id="21137" w:author="Rev 4 Allen Wirfs-Brock" w:date="2011-10-15T18:15:00Z">
          <w:r w:rsidRPr="00E77497" w:rsidDel="00835523">
            <w:rPr>
              <w:rStyle w:val="bnf"/>
            </w:rPr>
            <w:delText>.</w:delText>
          </w:r>
        </w:del>
      </w:ins>
    </w:p>
    <w:p w:rsidR="006C4F91" w:rsidRPr="00E77497" w:rsidDel="00835523" w:rsidRDefault="006C4F91">
      <w:pPr>
        <w:pStyle w:val="Alg4"/>
        <w:numPr>
          <w:ilvl w:val="0"/>
          <w:numId w:val="435"/>
        </w:numPr>
        <w:spacing w:after="220"/>
        <w:contextualSpacing/>
        <w:rPr>
          <w:ins w:id="21138" w:author="Allen Wirfs-Brock" w:date="2011-07-11T15:16:00Z"/>
          <w:del w:id="21139" w:author="Rev 4 Allen Wirfs-Brock" w:date="2011-10-15T18:15:00Z"/>
        </w:rPr>
        <w:pPrChange w:id="21140" w:author="Rev 4 Allen Wirfs-Brock" w:date="2011-11-07T12:16:00Z">
          <w:pPr>
            <w:pStyle w:val="Alg4"/>
            <w:numPr>
              <w:numId w:val="459"/>
            </w:numPr>
            <w:tabs>
              <w:tab w:val="num" w:pos="360"/>
            </w:tabs>
            <w:spacing w:after="220"/>
            <w:ind w:left="360" w:hanging="360"/>
            <w:contextualSpacing/>
          </w:pPr>
        </w:pPrChange>
      </w:pPr>
      <w:ins w:id="21141" w:author="Allen Wirfs-Brock" w:date="2011-07-11T15:16:00Z">
        <w:del w:id="21142" w:author="Rev 4 Allen Wirfs-Brock" w:date="2011-10-15T18:15:00Z">
          <w:r w:rsidRPr="00E77497" w:rsidDel="00835523">
            <w:delText xml:space="preserve">Return </w:delText>
          </w:r>
        </w:del>
      </w:ins>
      <w:ins w:id="21143" w:author="Allen Wirfs-Brock" w:date="2011-07-11T15:21:00Z">
        <w:del w:id="21144" w:author="Rev 4 Allen Wirfs-Brock" w:date="2011-10-15T18:15:00Z">
          <w:r w:rsidR="000B57C8" w:rsidRPr="00E77497" w:rsidDel="00835523">
            <w:rPr>
              <w:rStyle w:val="bnf"/>
            </w:rPr>
            <w:delText>names</w:delText>
          </w:r>
        </w:del>
      </w:ins>
      <w:ins w:id="21145" w:author="Allen Wirfs-Brock" w:date="2011-07-11T15:16:00Z">
        <w:del w:id="21146" w:author="Rev 4 Allen Wirfs-Brock" w:date="2011-10-15T18:15:00Z">
          <w:r w:rsidRPr="00E77497" w:rsidDel="00835523">
            <w:delText>.</w:delText>
          </w:r>
        </w:del>
      </w:ins>
    </w:p>
    <w:p w:rsidR="00D20116" w:rsidRPr="00E77497" w:rsidDel="00715A67" w:rsidRDefault="00D20116" w:rsidP="00D4578E">
      <w:pPr>
        <w:ind w:left="360"/>
        <w:rPr>
          <w:ins w:id="21147" w:author="Rev 3 Allen Wirfs-Brock" w:date="2011-09-11T11:23:00Z"/>
          <w:del w:id="21148" w:author="Rev 4 Allen Wirfs-Brock" w:date="2011-11-04T17:59:00Z"/>
        </w:rPr>
      </w:pPr>
      <w:ins w:id="21149" w:author="Rev 3 Allen Wirfs-Brock" w:date="2011-09-11T11:23:00Z">
        <w:del w:id="21150" w:author="Rev 4 Allen Wirfs-Brock" w:date="2011-10-15T18:15:00Z">
          <w:r w:rsidRPr="00E77497" w:rsidDel="00835523">
            <w:delText xml:space="preserve">The production </w:delText>
          </w:r>
        </w:del>
        <w:del w:id="21151"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21152" w:author="Rev 3 Allen Wirfs-Brock" w:date="2011-09-11T11:24:00Z">
        <w:del w:id="21153" w:author="Rev 4 Allen Wirfs-Brock" w:date="2011-11-05T08:54:00Z">
          <w:r w:rsidR="00756E91" w:rsidRPr="00E77497" w:rsidDel="00CB5F32">
            <w:rPr>
              <w:rFonts w:ascii="Courier New" w:hAnsi="Courier New" w:cs="Courier New"/>
              <w:b/>
            </w:rPr>
            <w:delText xml:space="preserve"> </w:delText>
          </w:r>
        </w:del>
      </w:ins>
      <w:ins w:id="21154" w:author="Rev 3 Allen Wirfs-Brock" w:date="2011-09-11T11:23:00Z">
        <w:del w:id="21155"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21156" w:author="Rev 4 Allen Wirfs-Brock" w:date="2011-10-15T18:15:00Z">
          <w:r w:rsidRPr="00E77497" w:rsidDel="00835523">
            <w:delText xml:space="preserve">is evaluated </w:delText>
          </w:r>
        </w:del>
        <w:del w:id="21157"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1158" w:author="Rev 4 Allen Wirfs-Brock" w:date="2011-10-15T18:15:00Z">
          <w:r w:rsidRPr="00E77497" w:rsidDel="00835523">
            <w:delText>as follows:</w:delText>
          </w:r>
        </w:del>
      </w:ins>
    </w:p>
    <w:p w:rsidR="00FC1A2F" w:rsidRPr="00E77497" w:rsidDel="00CB5F32" w:rsidRDefault="00FC1A2F">
      <w:pPr>
        <w:pStyle w:val="Alg3"/>
        <w:numPr>
          <w:ilvl w:val="0"/>
          <w:numId w:val="555"/>
        </w:numPr>
        <w:contextualSpacing/>
        <w:rPr>
          <w:ins w:id="21159" w:author="Rev 3 Allen Wirfs-Brock" w:date="2011-09-22T15:56:00Z"/>
          <w:del w:id="21160" w:author="Rev 4 Allen Wirfs-Brock" w:date="2011-11-05T08:54:00Z"/>
        </w:rPr>
        <w:pPrChange w:id="21161" w:author="Rev 4 Allen Wirfs-Brock" w:date="2011-11-07T12:16:00Z">
          <w:pPr>
            <w:pStyle w:val="Alg3"/>
            <w:numPr>
              <w:numId w:val="589"/>
            </w:numPr>
            <w:contextualSpacing/>
          </w:pPr>
        </w:pPrChange>
      </w:pPr>
      <w:ins w:id="21162" w:author="Rev 3 Allen Wirfs-Brock" w:date="2011-09-22T15:56:00Z">
        <w:del w:id="21163"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rsidR="00FC1A2F" w:rsidRPr="00E77497" w:rsidDel="00CB5F32" w:rsidRDefault="00FC1A2F">
      <w:pPr>
        <w:pStyle w:val="Alg3"/>
        <w:numPr>
          <w:ilvl w:val="1"/>
          <w:numId w:val="555"/>
        </w:numPr>
        <w:contextualSpacing/>
        <w:rPr>
          <w:ins w:id="21164" w:author="Rev 3 Allen Wirfs-Brock" w:date="2011-09-22T15:56:00Z"/>
          <w:del w:id="21165" w:author="Rev 4 Allen Wirfs-Brock" w:date="2011-11-05T08:54:00Z"/>
        </w:rPr>
        <w:pPrChange w:id="21166" w:author="Rev 4 Allen Wirfs-Brock" w:date="2011-11-07T12:16:00Z">
          <w:pPr>
            <w:pStyle w:val="Alg3"/>
            <w:numPr>
              <w:ilvl w:val="1"/>
              <w:numId w:val="589"/>
            </w:numPr>
            <w:tabs>
              <w:tab w:val="clear" w:pos="360"/>
              <w:tab w:val="num" w:pos="1080"/>
            </w:tabs>
            <w:ind w:left="1080"/>
            <w:contextualSpacing/>
          </w:pPr>
        </w:pPrChange>
      </w:pPr>
      <w:ins w:id="21167" w:author="Rev 3 Allen Wirfs-Brock" w:date="2011-09-22T15:56:00Z">
        <w:del w:id="21168"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rsidR="00FC1A2F" w:rsidRPr="00E77497" w:rsidDel="00CB5F32" w:rsidRDefault="00FC1A2F">
      <w:pPr>
        <w:pStyle w:val="Alg4"/>
        <w:numPr>
          <w:ilvl w:val="0"/>
          <w:numId w:val="555"/>
        </w:numPr>
        <w:contextualSpacing/>
        <w:rPr>
          <w:ins w:id="21169" w:author="Rev 3 Allen Wirfs-Brock" w:date="2011-09-22T15:56:00Z"/>
          <w:del w:id="21170" w:author="Rev 4 Allen Wirfs-Brock" w:date="2011-11-05T08:54:00Z"/>
        </w:rPr>
        <w:pPrChange w:id="21171" w:author="Rev 4 Allen Wirfs-Brock" w:date="2011-11-07T12:16:00Z">
          <w:pPr>
            <w:pStyle w:val="Alg4"/>
            <w:numPr>
              <w:numId w:val="589"/>
            </w:numPr>
            <w:tabs>
              <w:tab w:val="num" w:pos="360"/>
            </w:tabs>
            <w:ind w:left="360" w:hanging="360"/>
            <w:contextualSpacing/>
          </w:pPr>
        </w:pPrChange>
      </w:pPr>
      <w:ins w:id="21172" w:author="Rev 3 Allen Wirfs-Brock" w:date="2011-09-22T15:56:00Z">
        <w:del w:id="21173"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rsidR="00756E91" w:rsidRPr="00675B74" w:rsidDel="00CB5F32" w:rsidRDefault="00756E91">
      <w:pPr>
        <w:pStyle w:val="Alg3"/>
        <w:numPr>
          <w:ilvl w:val="0"/>
          <w:numId w:val="555"/>
        </w:numPr>
        <w:rPr>
          <w:ins w:id="21174" w:author="Rev 3 Allen Wirfs-Brock" w:date="2011-09-11T11:24:00Z"/>
          <w:del w:id="21175" w:author="Rev 4 Allen Wirfs-Brock" w:date="2011-11-05T08:54:00Z"/>
        </w:rPr>
        <w:pPrChange w:id="21176" w:author="Rev 4 Allen Wirfs-Brock" w:date="2011-11-07T12:16:00Z">
          <w:pPr>
            <w:pStyle w:val="Alg3"/>
            <w:numPr>
              <w:numId w:val="589"/>
            </w:numPr>
          </w:pPr>
        </w:pPrChange>
      </w:pPr>
      <w:ins w:id="21177" w:author="Rev 3 Allen Wirfs-Brock" w:date="2011-09-11T11:24:00Z">
        <w:del w:id="21178"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21179" w:author="Rev 4 Allen Wirfs-Brock" w:date="2011-11-04T18:06:00Z">
          <w:r w:rsidRPr="00675B74" w:rsidDel="009E1969">
            <w:delText xml:space="preserve">evaluating </w:delText>
          </w:r>
        </w:del>
      </w:ins>
      <w:ins w:id="21180" w:author="Rev 3 Allen Wirfs-Brock" w:date="2011-09-11T11:25:00Z">
        <w:del w:id="21181"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21182" w:author="Rev 3 Allen Wirfs-Brock" w:date="2011-09-11T11:24:00Z">
        <w:del w:id="21183" w:author="Rev 4 Allen Wirfs-Brock" w:date="2011-11-05T08:54:00Z">
          <w:r w:rsidRPr="00E77497" w:rsidDel="00CB5F32">
            <w:delText xml:space="preserve">using </w:delText>
          </w:r>
        </w:del>
      </w:ins>
      <w:ins w:id="21184" w:author="Rev 3 Allen Wirfs-Brock" w:date="2011-09-11T12:01:00Z">
        <w:del w:id="21185" w:author="Rev 4 Allen Wirfs-Brock" w:date="2011-11-05T08:54:00Z">
          <w:r w:rsidR="00417C71" w:rsidRPr="00E77497" w:rsidDel="00CB5F32">
            <w:rPr>
              <w:i/>
            </w:rPr>
            <w:delText>obj</w:delText>
          </w:r>
        </w:del>
        <w:del w:id="21186" w:author="Rev 4 Allen Wirfs-Brock" w:date="2011-11-04T18:06:00Z">
          <w:r w:rsidR="00417C71" w:rsidRPr="00E77497" w:rsidDel="009E1969">
            <w:delText xml:space="preserve"> </w:delText>
          </w:r>
        </w:del>
      </w:ins>
      <w:ins w:id="21187" w:author="Rev 3 Allen Wirfs-Brock" w:date="2011-09-11T11:24:00Z">
        <w:del w:id="21188"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21189" w:author="Rev 3 Allen Wirfs-Brock" w:date="2011-09-11T11:26:00Z">
        <w:del w:id="21190"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21191" w:author="Rev 4 Allen Wirfs-Brock" w:date="2011-11-04T18:18:00Z">
          <w:r w:rsidRPr="00E77497" w:rsidDel="00D20B80">
            <w:delText xml:space="preserve">as the </w:delText>
          </w:r>
        </w:del>
        <w:del w:id="21192" w:author="Rev 4 Allen Wirfs-Brock" w:date="2011-11-05T08:54:00Z">
          <w:r w:rsidRPr="00E77497" w:rsidDel="00CB5F32">
            <w:rPr>
              <w:i/>
            </w:rPr>
            <w:delText>environment</w:delText>
          </w:r>
          <w:r w:rsidRPr="00E77497" w:rsidDel="00CB5F32">
            <w:delText>,</w:delText>
          </w:r>
        </w:del>
      </w:ins>
      <w:ins w:id="21193" w:author="Rev 3 Allen Wirfs-Brock" w:date="2011-09-11T11:24:00Z">
        <w:del w:id="21194" w:author="Rev 4 Allen Wirfs-Brock" w:date="2011-11-05T08:54:00Z">
          <w:r w:rsidRPr="00E77497" w:rsidDel="00CB5F32">
            <w:delText xml:space="preserve"> and 0 as </w:delText>
          </w:r>
        </w:del>
        <w:del w:id="21195"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21196" w:author="Rev 4 Allen Wirfs-Brock" w:date="2011-11-05T08:54:00Z">
          <w:r w:rsidRPr="00675B74" w:rsidDel="00CB5F32">
            <w:delText>.</w:delText>
          </w:r>
        </w:del>
      </w:ins>
    </w:p>
    <w:p w:rsidR="00D20116" w:rsidRPr="00E77497" w:rsidDel="00CB5F32" w:rsidRDefault="00D20116">
      <w:pPr>
        <w:pStyle w:val="Alg3"/>
        <w:numPr>
          <w:ilvl w:val="0"/>
          <w:numId w:val="555"/>
        </w:numPr>
        <w:rPr>
          <w:ins w:id="21197" w:author="Rev 3 Allen Wirfs-Brock" w:date="2011-09-11T11:23:00Z"/>
          <w:del w:id="21198" w:author="Rev 4 Allen Wirfs-Brock" w:date="2011-11-05T08:54:00Z"/>
        </w:rPr>
        <w:pPrChange w:id="21199" w:author="Rev 4 Allen Wirfs-Brock" w:date="2011-11-07T12:16:00Z">
          <w:pPr>
            <w:pStyle w:val="Alg3"/>
            <w:numPr>
              <w:numId w:val="589"/>
            </w:numPr>
          </w:pPr>
        </w:pPrChange>
      </w:pPr>
      <w:ins w:id="21200" w:author="Rev 3 Allen Wirfs-Brock" w:date="2011-09-11T11:23:00Z">
        <w:del w:id="21201"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rsidR="00D20116" w:rsidRPr="00675B74" w:rsidDel="00CB5F32" w:rsidRDefault="00D20116">
      <w:pPr>
        <w:pStyle w:val="Alg3"/>
        <w:numPr>
          <w:ilvl w:val="0"/>
          <w:numId w:val="555"/>
        </w:numPr>
        <w:spacing w:after="220"/>
        <w:rPr>
          <w:ins w:id="21202" w:author="Rev 3 Allen Wirfs-Brock" w:date="2011-09-11T11:23:00Z"/>
          <w:del w:id="21203" w:author="Rev 4 Allen Wirfs-Brock" w:date="2011-11-05T08:54:00Z"/>
        </w:rPr>
        <w:pPrChange w:id="21204" w:author="Rev 4 Allen Wirfs-Brock" w:date="2011-11-07T12:16:00Z">
          <w:pPr>
            <w:pStyle w:val="Alg3"/>
            <w:numPr>
              <w:numId w:val="589"/>
            </w:numPr>
            <w:spacing w:after="220"/>
          </w:pPr>
        </w:pPrChange>
      </w:pPr>
      <w:ins w:id="21205" w:author="Rev 3 Allen Wirfs-Brock" w:date="2011-09-11T11:23:00Z">
        <w:del w:id="21206" w:author="Rev 4 Allen Wirfs-Brock" w:date="2011-11-04T18:05:00Z">
          <w:r w:rsidRPr="00675B74" w:rsidDel="009E1969">
            <w:delText xml:space="preserve">Evaluate </w:delText>
          </w:r>
        </w:del>
        <w:del w:id="21207"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21208" w:author="Rev 3 Allen Wirfs-Brock" w:date="2011-09-11T12:01:00Z">
        <w:del w:id="21209" w:author="Rev 4 Allen Wirfs-Brock" w:date="2011-11-05T08:54:00Z">
          <w:r w:rsidR="00417C71" w:rsidRPr="00E77497" w:rsidDel="00CB5F32">
            <w:rPr>
              <w:i/>
            </w:rPr>
            <w:delText>obj</w:delText>
          </w:r>
        </w:del>
        <w:del w:id="21210" w:author="Rev 4 Allen Wirfs-Brock" w:date="2011-11-04T18:07:00Z">
          <w:r w:rsidR="00417C71" w:rsidRPr="00E77497" w:rsidDel="009E1969">
            <w:delText xml:space="preserve"> </w:delText>
          </w:r>
        </w:del>
      </w:ins>
      <w:ins w:id="21211" w:author="Rev 3 Allen Wirfs-Brock" w:date="2011-09-11T11:23:00Z">
        <w:del w:id="21212"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21213" w:author="Rev 4 Allen Wirfs-Brock" w:date="2011-11-05T08:54:00Z">
          <w:r w:rsidRPr="00E77497" w:rsidDel="00CB5F32">
            <w:delText>,</w:delText>
          </w:r>
          <w:r w:rsidRPr="00E77497" w:rsidDel="00CB5F32">
            <w:rPr>
              <w:i/>
            </w:rPr>
            <w:delText xml:space="preserve"> </w:delText>
          </w:r>
        </w:del>
        <w:del w:id="21214" w:author="Rev 4 Allen Wirfs-Brock" w:date="2011-11-04T18:08:00Z">
          <w:r w:rsidRPr="00E77497" w:rsidDel="009E1969">
            <w:rPr>
              <w:i/>
            </w:rPr>
            <w:delText>env</w:delText>
          </w:r>
        </w:del>
        <w:del w:id="21215" w:author="Rev 4 Allen Wirfs-Brock" w:date="2011-11-04T18:07:00Z">
          <w:r w:rsidRPr="00675B74" w:rsidDel="009E1969">
            <w:delText xml:space="preserve"> as the </w:delText>
          </w:r>
          <w:r w:rsidRPr="00675B74" w:rsidDel="009E1969">
            <w:rPr>
              <w:i/>
            </w:rPr>
            <w:delText>environment</w:delText>
          </w:r>
        </w:del>
        <w:del w:id="21216" w:author="Rev 4 Allen Wirfs-Brock" w:date="2011-11-05T08:54:00Z">
          <w:r w:rsidRPr="00675B74" w:rsidDel="00CB5F32">
            <w:delText xml:space="preserve">,  and </w:delText>
          </w:r>
        </w:del>
      </w:ins>
      <w:ins w:id="21217" w:author="Rev 3 Allen Wirfs-Brock" w:date="2011-09-11T11:26:00Z">
        <w:del w:id="21218" w:author="Rev 4 Allen Wirfs-Brock" w:date="2011-11-05T08:54:00Z">
          <w:r w:rsidR="00756E91" w:rsidRPr="00E77497" w:rsidDel="00CB5F32">
            <w:rPr>
              <w:i/>
            </w:rPr>
            <w:delText>index</w:delText>
          </w:r>
        </w:del>
      </w:ins>
      <w:ins w:id="21219" w:author="Rev 3 Allen Wirfs-Brock" w:date="2011-09-11T11:27:00Z">
        <w:del w:id="21220" w:author="Rev 4 Allen Wirfs-Brock" w:date="2011-11-05T08:54:00Z">
          <w:r w:rsidR="00756E91" w:rsidRPr="00E77497" w:rsidDel="00CB5F32">
            <w:delText>+</w:delText>
          </w:r>
        </w:del>
      </w:ins>
      <w:ins w:id="21221" w:author="Rev 3 Allen Wirfs-Brock" w:date="2011-09-11T11:23:00Z">
        <w:del w:id="21222" w:author="Rev 4 Allen Wirfs-Brock" w:date="2011-11-05T08:54:00Z">
          <w:r w:rsidRPr="00E77497" w:rsidDel="00CB5F32">
            <w:rPr>
              <w:i/>
            </w:rPr>
            <w:delText>skip</w:delText>
          </w:r>
          <w:r w:rsidRPr="00E77497" w:rsidDel="00CB5F32">
            <w:delText xml:space="preserve"> as </w:delText>
          </w:r>
        </w:del>
        <w:del w:id="21223"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21224" w:author="Rev 4 Allen Wirfs-Brock" w:date="2011-11-05T08:54:00Z">
          <w:r w:rsidRPr="00675B74" w:rsidDel="00CB5F32">
            <w:delText>.</w:delText>
          </w:r>
        </w:del>
      </w:ins>
    </w:p>
    <w:p w:rsidR="000B57C8" w:rsidRPr="00E77497" w:rsidDel="00830027" w:rsidRDefault="000B57C8" w:rsidP="00D4578E">
      <w:pPr>
        <w:contextualSpacing/>
        <w:rPr>
          <w:ins w:id="21225" w:author="Allen Wirfs-Brock" w:date="2011-07-11T15:21:00Z"/>
          <w:del w:id="21226" w:author="Rev 4 Allen Wirfs-Brock" w:date="2011-10-15T18:16:00Z"/>
        </w:rPr>
      </w:pPr>
      <w:ins w:id="21227" w:author="Allen Wirfs-Brock" w:date="2011-07-11T15:21:00Z">
        <w:del w:id="21228"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21229" w:author="Allen Wirfs-Brock" w:date="2011-07-11T15:22:00Z">
        <w:del w:id="21230" w:author="Rev 4 Allen Wirfs-Brock" w:date="2011-10-15T18:16:00Z">
          <w:r w:rsidRPr="00E77497" w:rsidDel="00830027">
            <w:rPr>
              <w:rStyle w:val="bnf"/>
            </w:rPr>
            <w:delText xml:space="preserve">BindingPropertyList </w:delText>
          </w:r>
        </w:del>
      </w:ins>
      <w:ins w:id="21231" w:author="Allen Wirfs-Brock" w:date="2011-07-11T15:21:00Z">
        <w:del w:id="21232" w:author="Rev 4 Allen Wirfs-Brock" w:date="2011-10-15T18:16:00Z">
          <w:r w:rsidRPr="00E77497" w:rsidDel="00830027">
            <w:rPr>
              <w:b/>
            </w:rPr>
            <w:delText>:</w:delText>
          </w:r>
          <w:r w:rsidRPr="00E77497" w:rsidDel="00830027">
            <w:delText xml:space="preserve"> </w:delText>
          </w:r>
        </w:del>
      </w:ins>
      <w:ins w:id="21233" w:author="Allen Wirfs-Brock" w:date="2011-07-11T15:22:00Z">
        <w:del w:id="21234"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21235" w:author="Allen Wirfs-Brock" w:date="2011-07-11T15:21:00Z">
        <w:del w:id="21236" w:author="Rev 4 Allen Wirfs-Brock" w:date="2011-10-15T18:16:00Z">
          <w:r w:rsidRPr="00E77497" w:rsidDel="00830027">
            <w:delText>is determined as follows:</w:delText>
          </w:r>
        </w:del>
      </w:ins>
    </w:p>
    <w:p w:rsidR="000B57C8" w:rsidRPr="00E77497" w:rsidDel="00830027" w:rsidRDefault="000B57C8">
      <w:pPr>
        <w:pStyle w:val="Alg4"/>
        <w:numPr>
          <w:ilvl w:val="0"/>
          <w:numId w:val="436"/>
        </w:numPr>
        <w:spacing w:after="220"/>
        <w:contextualSpacing/>
        <w:rPr>
          <w:ins w:id="21237" w:author="Allen Wirfs-Brock" w:date="2011-07-11T15:21:00Z"/>
          <w:del w:id="21238" w:author="Rev 4 Allen Wirfs-Brock" w:date="2011-10-15T18:16:00Z"/>
        </w:rPr>
        <w:pPrChange w:id="21239" w:author="Rev 4 Allen Wirfs-Brock" w:date="2011-11-07T12:16:00Z">
          <w:pPr>
            <w:pStyle w:val="Alg4"/>
            <w:numPr>
              <w:numId w:val="460"/>
            </w:numPr>
            <w:tabs>
              <w:tab w:val="num" w:pos="360"/>
            </w:tabs>
            <w:spacing w:after="220"/>
            <w:ind w:left="360" w:hanging="360"/>
            <w:contextualSpacing/>
          </w:pPr>
        </w:pPrChange>
      </w:pPr>
      <w:ins w:id="21240" w:author="Allen Wirfs-Brock" w:date="2011-07-11T15:21:00Z">
        <w:del w:id="21241" w:author="Rev 4 Allen Wirfs-Brock" w:date="2011-10-15T18:16:00Z">
          <w:r w:rsidRPr="00E77497" w:rsidDel="00830027">
            <w:delText xml:space="preserve">Return BoundNames of </w:delText>
          </w:r>
        </w:del>
      </w:ins>
      <w:ins w:id="21242" w:author="Allen Wirfs-Brock" w:date="2011-07-11T15:22:00Z">
        <w:del w:id="21243" w:author="Rev 4 Allen Wirfs-Brock" w:date="2011-10-15T18:16:00Z">
          <w:r w:rsidRPr="00E77497" w:rsidDel="00830027">
            <w:rPr>
              <w:rStyle w:val="bnf"/>
            </w:rPr>
            <w:delText>BindingProperty</w:delText>
          </w:r>
        </w:del>
      </w:ins>
      <w:ins w:id="21244" w:author="Allen Wirfs-Brock" w:date="2011-07-11T15:21:00Z">
        <w:del w:id="21245" w:author="Rev 4 Allen Wirfs-Brock" w:date="2011-10-15T18:16:00Z">
          <w:r w:rsidRPr="00E77497" w:rsidDel="00830027">
            <w:delText>.</w:delText>
          </w:r>
        </w:del>
      </w:ins>
    </w:p>
    <w:p w:rsidR="00CE7764" w:rsidRPr="00E77497" w:rsidDel="00F07F43" w:rsidRDefault="00154090" w:rsidP="00D4578E">
      <w:pPr>
        <w:contextualSpacing/>
        <w:rPr>
          <w:ins w:id="21246" w:author="Rev 4 Allen Wirfs-Brock" w:date="2011-10-15T18:17:00Z"/>
          <w:del w:id="21247" w:author="Rev 8 Allen Wirfs-Brock" w:date="2012-06-01T08:56:00Z"/>
        </w:rPr>
      </w:pPr>
      <w:ins w:id="21248" w:author="Rev 3 Allen Wirfs-Brock" w:date="2011-09-11T12:05:00Z">
        <w:del w:id="21249" w:author="Rev 8 Allen Wirfs-Brock" w:date="2012-06-01T08:56:00Z">
          <w:r w:rsidRPr="00E77497" w:rsidDel="00F07F43">
            <w:delText xml:space="preserve">The production </w:delText>
          </w:r>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r w:rsidRPr="00E77497" w:rsidDel="00F07F43">
            <w:delText xml:space="preserve">is evaluated  </w:delText>
          </w:r>
        </w:del>
      </w:ins>
    </w:p>
    <w:p w:rsidR="00154090" w:rsidRPr="00E77497" w:rsidDel="00F07F43" w:rsidRDefault="00154090" w:rsidP="00D4578E">
      <w:pPr>
        <w:ind w:left="360"/>
        <w:rPr>
          <w:ins w:id="21250" w:author="Rev 3 Allen Wirfs-Brock" w:date="2011-09-11T12:05:00Z"/>
          <w:del w:id="21251" w:author="Rev 8 Allen Wirfs-Brock" w:date="2012-06-01T08:56:00Z"/>
        </w:rPr>
      </w:pPr>
      <w:ins w:id="21252" w:author="Rev 3 Allen Wirfs-Brock" w:date="2011-09-11T12:05:00Z">
        <w:del w:id="21253" w:author="Rev 8 Allen Wirfs-Brock" w:date="2012-06-01T08:56:00Z">
          <w:r w:rsidRPr="00E77497" w:rsidDel="00F07F43">
            <w:delText xml:space="preserve">with parameters </w:delText>
          </w:r>
          <w:r w:rsidRPr="00E77497" w:rsidDel="00F07F43">
            <w:rPr>
              <w:rFonts w:ascii="Times New Roman" w:eastAsia="Times New Roman" w:hAnsi="Times New Roman"/>
              <w:i/>
              <w:spacing w:val="6"/>
              <w:lang w:eastAsia="en-US"/>
            </w:rPr>
            <w:delText>obj</w:delText>
          </w:r>
          <w:r w:rsidRPr="00E77497" w:rsidDel="00F07F43">
            <w:delText xml:space="preserve"> and </w:delText>
          </w:r>
          <w:r w:rsidRPr="00E77497" w:rsidDel="00F07F43">
            <w:rPr>
              <w:rFonts w:ascii="Times New Roman" w:eastAsia="Times New Roman" w:hAnsi="Times New Roman"/>
              <w:i/>
              <w:spacing w:val="6"/>
              <w:lang w:eastAsia="en-US"/>
            </w:rPr>
            <w:delText>env</w:delText>
          </w:r>
          <w:r w:rsidRPr="00E77497" w:rsidDel="00F07F43">
            <w:delText xml:space="preserve"> as follows:</w:delText>
          </w:r>
        </w:del>
      </w:ins>
    </w:p>
    <w:p w:rsidR="00154090" w:rsidRPr="00675B74" w:rsidDel="00F07F43" w:rsidRDefault="00481DAC" w:rsidP="00C47E72">
      <w:pPr>
        <w:pStyle w:val="Alg4"/>
        <w:numPr>
          <w:ilvl w:val="0"/>
          <w:numId w:val="547"/>
        </w:numPr>
        <w:spacing w:after="220"/>
        <w:contextualSpacing/>
        <w:rPr>
          <w:ins w:id="21254" w:author="Rev 3 Allen Wirfs-Brock" w:date="2011-09-11T12:05:00Z"/>
          <w:del w:id="21255" w:author="Rev 8 Allen Wirfs-Brock" w:date="2012-06-01T08:56:00Z"/>
        </w:rPr>
      </w:pPr>
      <w:ins w:id="21256" w:author="Rev 6 Allen Wirfs-Brock" w:date="2012-02-18T11:00:00Z">
        <w:del w:id="21257" w:author="Rev 8 Allen Wirfs-Brock" w:date="2012-06-01T08:56:00Z">
          <w:r w:rsidDel="00F07F43">
            <w:delText>Return the result of p</w:delText>
          </w:r>
          <w:r w:rsidRPr="004418C4" w:rsidDel="00F07F43">
            <w:delText>erform</w:delText>
          </w:r>
          <w:r w:rsidDel="00F07F43">
            <w:delText>ing</w:delText>
          </w:r>
          <w:r w:rsidRPr="004418C4" w:rsidDel="00F07F43">
            <w:delText xml:space="preserve"> </w:delText>
          </w:r>
        </w:del>
      </w:ins>
      <w:ins w:id="21258" w:author="Rev 4 Allen Wirfs-Brock" w:date="2011-11-04T18:08:00Z">
        <w:del w:id="21259" w:author="Rev 8 Allen Wirfs-Brock" w:date="2012-06-01T08:56:00Z">
          <w:r w:rsidR="009E1969" w:rsidDel="00F07F43">
            <w:delText>Perform Binding Initialization</w:delText>
          </w:r>
        </w:del>
      </w:ins>
      <w:ins w:id="21260" w:author="Rev 6 Allen Wirfs-Brock" w:date="2012-02-27T15:45:00Z">
        <w:del w:id="21261" w:author="Rev 8 Allen Wirfs-Brock" w:date="2012-06-01T08:56:00Z">
          <w:r w:rsidR="00A113E2" w:rsidDel="00F07F43">
            <w:delText>Initialisation</w:delText>
          </w:r>
        </w:del>
      </w:ins>
      <w:ins w:id="21262" w:author="Rev 4 Allen Wirfs-Brock" w:date="2011-11-04T18:08:00Z">
        <w:del w:id="21263" w:author="Rev 8 Allen Wirfs-Brock" w:date="2012-06-01T08:56:00Z">
          <w:r w:rsidR="009E1969" w:rsidDel="00F07F43">
            <w:delText xml:space="preserve"> for</w:delText>
          </w:r>
          <w:r w:rsidR="009E1969" w:rsidRPr="004418C4" w:rsidDel="00F07F43">
            <w:delText xml:space="preserve"> </w:delText>
          </w:r>
        </w:del>
      </w:ins>
      <w:ins w:id="21264" w:author="Rev 3 Allen Wirfs-Brock" w:date="2011-09-11T12:05:00Z">
        <w:del w:id="21265" w:author="Rev 8 Allen Wirfs-Brock" w:date="2012-06-01T08:56:00Z">
          <w:r w:rsidR="00154090" w:rsidRPr="00675B74" w:rsidDel="00F07F43">
            <w:delText xml:space="preserve">Evaluate </w:delText>
          </w:r>
          <w:r w:rsidR="00154090" w:rsidRPr="00675B74" w:rsidDel="00F07F43">
            <w:rPr>
              <w:rStyle w:val="bnf"/>
            </w:rPr>
            <w:delText>BindingPropert</w:delText>
          </w:r>
        </w:del>
      </w:ins>
      <w:ins w:id="21266" w:author="Rev 3 Allen Wirfs-Brock" w:date="2011-09-11T12:15:00Z">
        <w:del w:id="21267" w:author="Rev 8 Allen Wirfs-Brock" w:date="2012-06-01T08:56:00Z">
          <w:r w:rsidR="0090427F" w:rsidRPr="00675B74" w:rsidDel="00F07F43">
            <w:rPr>
              <w:rStyle w:val="bnf"/>
            </w:rPr>
            <w:delText>y</w:delText>
          </w:r>
        </w:del>
      </w:ins>
      <w:ins w:id="21268" w:author="Rev 3 Allen Wirfs-Brock" w:date="2011-09-11T12:05:00Z">
        <w:del w:id="21269" w:author="Rev 8 Allen Wirfs-Brock" w:date="2012-06-01T08:56:00Z">
          <w:r w:rsidR="00154090" w:rsidRPr="00E77497" w:rsidDel="00F07F43">
            <w:rPr>
              <w:rStyle w:val="bnf"/>
              <w:rFonts w:ascii="Courier New" w:hAnsi="Courier New" w:cs="Courier New"/>
              <w:b/>
              <w:i w:val="0"/>
            </w:rPr>
            <w:delText xml:space="preserve"> </w:delText>
          </w:r>
          <w:r w:rsidR="00154090" w:rsidRPr="00E77497" w:rsidDel="00F07F43">
            <w:delText xml:space="preserve">using </w:delText>
          </w:r>
          <w:r w:rsidR="00154090" w:rsidRPr="00E77497" w:rsidDel="00F07F43">
            <w:rPr>
              <w:i/>
            </w:rPr>
            <w:delText>obj</w:delText>
          </w:r>
        </w:del>
      </w:ins>
      <w:ins w:id="21270" w:author="Rev 4 Allen Wirfs-Brock" w:date="2011-11-04T18:08:00Z">
        <w:del w:id="21271" w:author="Rev 8 Allen Wirfs-Brock" w:date="2012-06-01T08:56:00Z">
          <w:r w:rsidR="009E1969" w:rsidDel="00F07F43">
            <w:rPr>
              <w:i/>
            </w:rPr>
            <w:delText>value</w:delText>
          </w:r>
        </w:del>
      </w:ins>
      <w:ins w:id="21272" w:author="Rev 3 Allen Wirfs-Brock" w:date="2011-09-11T12:05:00Z">
        <w:del w:id="21273" w:author="Rev 8 Allen Wirfs-Brock" w:date="2012-06-01T08:56:00Z">
          <w:r w:rsidR="00154090" w:rsidRPr="00675B74" w:rsidDel="00F07F43">
            <w:delText xml:space="preserve"> as the </w:delText>
          </w:r>
          <w:r w:rsidR="00154090" w:rsidRPr="00675B74" w:rsidDel="00F07F43">
            <w:rPr>
              <w:rStyle w:val="bnf"/>
            </w:rPr>
            <w:delText>obj</w:delText>
          </w:r>
          <w:r w:rsidR="00154090" w:rsidRPr="00E77497" w:rsidDel="00F07F43">
            <w:rPr>
              <w:i/>
            </w:rPr>
            <w:delText xml:space="preserve"> </w:delText>
          </w:r>
          <w:r w:rsidR="00154090" w:rsidRPr="00E77497" w:rsidDel="00F07F43">
            <w:delText xml:space="preserve">parameter and </w:delText>
          </w:r>
          <w:r w:rsidR="00154090" w:rsidRPr="00E77497" w:rsidDel="00F07F43">
            <w:rPr>
              <w:i/>
            </w:rPr>
            <w:delText>env</w:delText>
          </w:r>
          <w:r w:rsidR="00154090" w:rsidRPr="00E77497" w:rsidDel="00F07F43">
            <w:delText xml:space="preserve"> as the </w:delText>
          </w:r>
          <w:r w:rsidR="00154090" w:rsidRPr="00E77497" w:rsidDel="00F07F43">
            <w:rPr>
              <w:i/>
            </w:rPr>
            <w:delText>environment</w:delText>
          </w:r>
          <w:r w:rsidR="00154090" w:rsidRPr="00E77497" w:rsidDel="00F07F43">
            <w:delText xml:space="preserve"> parameter</w:delText>
          </w:r>
        </w:del>
      </w:ins>
      <w:ins w:id="21274" w:author="Rev 4 Allen Wirfs-Brock" w:date="2011-11-04T18:08:00Z">
        <w:del w:id="21275" w:author="Rev 8 Allen Wirfs-Brock" w:date="2012-06-01T08:56:00Z">
          <w:r w:rsidR="009E1969" w:rsidDel="00F07F43">
            <w:delText>as arguments</w:delText>
          </w:r>
        </w:del>
      </w:ins>
      <w:ins w:id="21276" w:author="Rev 3 Allen Wirfs-Brock" w:date="2011-09-11T12:05:00Z">
        <w:del w:id="21277" w:author="Rev 8 Allen Wirfs-Brock" w:date="2012-06-01T08:56:00Z">
          <w:r w:rsidR="00154090" w:rsidRPr="00675B74" w:rsidDel="00F07F43">
            <w:delText>.</w:delText>
          </w:r>
        </w:del>
      </w:ins>
    </w:p>
    <w:p w:rsidR="00726A79" w:rsidRPr="00E77497" w:rsidDel="005D234B" w:rsidRDefault="00726A79" w:rsidP="00D4578E">
      <w:pPr>
        <w:contextualSpacing/>
        <w:rPr>
          <w:ins w:id="21278" w:author="Allen Wirfs-Brock" w:date="2011-07-11T15:23:00Z"/>
          <w:del w:id="21279" w:author="Rev 4 Allen Wirfs-Brock" w:date="2011-10-15T18:18:00Z"/>
        </w:rPr>
      </w:pPr>
      <w:ins w:id="21280" w:author="Allen Wirfs-Brock" w:date="2011-07-11T15:23:00Z">
        <w:del w:id="21281"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21282" w:author="Allen Wirfs-Brock" w:date="2011-07-11T15:24:00Z">
        <w:del w:id="21283" w:author="Rev 4 Allen Wirfs-Brock" w:date="2011-10-15T18:18:00Z">
          <w:r w:rsidRPr="00E77497" w:rsidDel="005D234B">
            <w:rPr>
              <w:rStyle w:val="bnf"/>
            </w:rPr>
            <w:delText>BindingPropertyList</w:delText>
          </w:r>
        </w:del>
      </w:ins>
      <w:ins w:id="21284" w:author="Allen Wirfs-Brock" w:date="2011-07-11T15:25:00Z">
        <w:del w:id="21285"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21286" w:author="Allen Wirfs-Brock" w:date="2011-07-11T15:24:00Z">
        <w:del w:id="21287" w:author="Rev 4 Allen Wirfs-Brock" w:date="2011-10-15T18:18:00Z">
          <w:r w:rsidRPr="00E77497" w:rsidDel="005D234B">
            <w:rPr>
              <w:rStyle w:val="bnf"/>
            </w:rPr>
            <w:delText xml:space="preserve"> </w:delText>
          </w:r>
        </w:del>
      </w:ins>
      <w:ins w:id="21288" w:author="Allen Wirfs-Brock" w:date="2011-07-11T15:23:00Z">
        <w:del w:id="21289"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rsidR="00726A79" w:rsidRPr="00E77497" w:rsidDel="005D234B" w:rsidRDefault="00726A79">
      <w:pPr>
        <w:pStyle w:val="Alg4"/>
        <w:numPr>
          <w:ilvl w:val="0"/>
          <w:numId w:val="437"/>
        </w:numPr>
        <w:spacing w:after="220"/>
        <w:contextualSpacing/>
        <w:rPr>
          <w:ins w:id="21290" w:author="Allen Wirfs-Brock" w:date="2011-07-11T15:24:00Z"/>
          <w:del w:id="21291" w:author="Rev 4 Allen Wirfs-Brock" w:date="2011-10-15T18:18:00Z"/>
        </w:rPr>
        <w:pPrChange w:id="21292" w:author="Rev 4 Allen Wirfs-Brock" w:date="2011-11-07T12:16:00Z">
          <w:pPr>
            <w:pStyle w:val="Alg4"/>
            <w:numPr>
              <w:numId w:val="461"/>
            </w:numPr>
            <w:tabs>
              <w:tab w:val="num" w:pos="360"/>
            </w:tabs>
            <w:spacing w:after="220"/>
            <w:ind w:left="360" w:hanging="360"/>
            <w:contextualSpacing/>
          </w:pPr>
        </w:pPrChange>
      </w:pPr>
      <w:ins w:id="21293" w:author="Allen Wirfs-Brock" w:date="2011-07-11T15:24:00Z">
        <w:del w:id="21294"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21295" w:author="Allen Wirfs-Brock" w:date="2011-07-11T15:25:00Z">
        <w:del w:id="21296" w:author="Rev 4 Allen Wirfs-Brock" w:date="2011-10-15T18:18:00Z">
          <w:r w:rsidRPr="00E77497" w:rsidDel="005D234B">
            <w:rPr>
              <w:rStyle w:val="bnf"/>
            </w:rPr>
            <w:delText>BindingPropertyList</w:delText>
          </w:r>
        </w:del>
      </w:ins>
      <w:ins w:id="21297" w:author="Allen Wirfs-Brock" w:date="2011-07-11T15:24:00Z">
        <w:del w:id="21298" w:author="Rev 4 Allen Wirfs-Brock" w:date="2011-10-15T18:18:00Z">
          <w:r w:rsidRPr="00E77497" w:rsidDel="005D234B">
            <w:delText>.</w:delText>
          </w:r>
        </w:del>
      </w:ins>
    </w:p>
    <w:p w:rsidR="00726A79" w:rsidRPr="00E77497" w:rsidDel="005D234B" w:rsidRDefault="00726A79">
      <w:pPr>
        <w:pStyle w:val="Alg4"/>
        <w:numPr>
          <w:ilvl w:val="0"/>
          <w:numId w:val="437"/>
        </w:numPr>
        <w:spacing w:after="220"/>
        <w:contextualSpacing/>
        <w:rPr>
          <w:ins w:id="21299" w:author="Allen Wirfs-Brock" w:date="2011-07-11T15:24:00Z"/>
          <w:del w:id="21300" w:author="Rev 4 Allen Wirfs-Brock" w:date="2011-10-15T18:18:00Z"/>
          <w:rStyle w:val="bnf"/>
          <w:rFonts w:eastAsia="MS Mincho"/>
          <w:i w:val="0"/>
          <w:spacing w:val="0"/>
          <w:lang w:eastAsia="ja-JP"/>
        </w:rPr>
        <w:pPrChange w:id="21301" w:author="Rev 4 Allen Wirfs-Brock" w:date="2011-11-07T12:16:00Z">
          <w:pPr>
            <w:pStyle w:val="Alg4"/>
            <w:numPr>
              <w:numId w:val="461"/>
            </w:numPr>
            <w:tabs>
              <w:tab w:val="num" w:pos="360"/>
            </w:tabs>
            <w:spacing w:after="220"/>
            <w:ind w:left="360" w:hanging="360"/>
            <w:contextualSpacing/>
          </w:pPr>
        </w:pPrChange>
      </w:pPr>
      <w:ins w:id="21302" w:author="Allen Wirfs-Brock" w:date="2011-07-11T15:24:00Z">
        <w:del w:id="21303"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21304" w:author="Allen Wirfs-Brock" w:date="2011-07-11T15:25:00Z">
        <w:del w:id="21305" w:author="Rev 4 Allen Wirfs-Brock" w:date="2011-10-15T18:18:00Z">
          <w:r w:rsidRPr="00E77497" w:rsidDel="005D234B">
            <w:rPr>
              <w:rStyle w:val="bnf"/>
            </w:rPr>
            <w:delText>BindingProperty</w:delText>
          </w:r>
        </w:del>
      </w:ins>
      <w:ins w:id="21306" w:author="Allen Wirfs-Brock" w:date="2011-07-11T15:24:00Z">
        <w:del w:id="21307" w:author="Rev 4 Allen Wirfs-Brock" w:date="2011-10-15T18:18:00Z">
          <w:r w:rsidRPr="00E77497" w:rsidDel="005D234B">
            <w:rPr>
              <w:rStyle w:val="bnf"/>
            </w:rPr>
            <w:delText>.</w:delText>
          </w:r>
        </w:del>
      </w:ins>
    </w:p>
    <w:p w:rsidR="00726A79" w:rsidRPr="00E77497" w:rsidDel="005D234B" w:rsidRDefault="00726A79">
      <w:pPr>
        <w:pStyle w:val="Alg4"/>
        <w:numPr>
          <w:ilvl w:val="0"/>
          <w:numId w:val="437"/>
        </w:numPr>
        <w:spacing w:after="220"/>
        <w:contextualSpacing/>
        <w:rPr>
          <w:ins w:id="21308" w:author="Allen Wirfs-Brock" w:date="2011-07-11T15:24:00Z"/>
          <w:del w:id="21309" w:author="Rev 4 Allen Wirfs-Brock" w:date="2011-10-15T18:18:00Z"/>
        </w:rPr>
        <w:pPrChange w:id="21310" w:author="Rev 4 Allen Wirfs-Brock" w:date="2011-11-07T12:16:00Z">
          <w:pPr>
            <w:pStyle w:val="Alg4"/>
            <w:numPr>
              <w:numId w:val="461"/>
            </w:numPr>
            <w:tabs>
              <w:tab w:val="num" w:pos="360"/>
            </w:tabs>
            <w:spacing w:after="220"/>
            <w:ind w:left="360" w:hanging="360"/>
            <w:contextualSpacing/>
          </w:pPr>
        </w:pPrChange>
      </w:pPr>
      <w:ins w:id="21311" w:author="Allen Wirfs-Brock" w:date="2011-07-11T15:24:00Z">
        <w:del w:id="21312"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rsidR="00044F12" w:rsidRPr="00E77497" w:rsidRDefault="0090427F" w:rsidP="00D4578E">
      <w:pPr>
        <w:contextualSpacing/>
        <w:rPr>
          <w:ins w:id="21313" w:author="Rev 4 Allen Wirfs-Brock" w:date="2011-10-15T18:19:00Z"/>
        </w:rPr>
      </w:pPr>
      <w:ins w:id="21314" w:author="Rev 3 Allen Wirfs-Brock" w:date="2011-09-11T12:14:00Z">
        <w:del w:id="21315"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21316"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21317" w:author="Rev 3 Allen Wirfs-Brock" w:date="2011-09-11T12:14:00Z">
        <w:r w:rsidRPr="00E77497">
          <w:rPr>
            <w:rStyle w:val="bnf"/>
          </w:rPr>
          <w:t>BindingProperty</w:t>
        </w:r>
        <w:r w:rsidRPr="00E77497">
          <w:rPr>
            <w:rStyle w:val="bnf"/>
            <w:rFonts w:ascii="Courier New" w:hAnsi="Courier New" w:cs="Courier New"/>
            <w:b/>
            <w:i w:val="0"/>
          </w:rPr>
          <w:t xml:space="preserve"> </w:t>
        </w:r>
        <w:del w:id="21318" w:author="Rev 4 Allen Wirfs-Brock" w:date="2011-10-15T18:19:00Z">
          <w:r w:rsidRPr="00E77497" w:rsidDel="00044F12">
            <w:delText xml:space="preserve">is evaluated  </w:delText>
          </w:r>
        </w:del>
      </w:ins>
    </w:p>
    <w:p w:rsidR="0090427F" w:rsidRPr="00E77497" w:rsidDel="00D20B80" w:rsidRDefault="0090427F" w:rsidP="00D4578E">
      <w:pPr>
        <w:ind w:left="360"/>
        <w:rPr>
          <w:ins w:id="21319" w:author="Rev 3 Allen Wirfs-Brock" w:date="2011-09-11T12:14:00Z"/>
          <w:del w:id="21320" w:author="Rev 4 Allen Wirfs-Brock" w:date="2011-11-04T18:11:00Z"/>
        </w:rPr>
      </w:pPr>
      <w:ins w:id="21321" w:author="Rev 3 Allen Wirfs-Brock" w:date="2011-09-11T12:14:00Z">
        <w:del w:id="21322"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21323" w:author="Rev 4 Allen Wirfs-Brock" w:date="2011-10-15T18:19:00Z">
          <w:r w:rsidRPr="00E77497" w:rsidDel="00044F12">
            <w:delText>as follows:</w:delText>
          </w:r>
        </w:del>
      </w:ins>
    </w:p>
    <w:p w:rsidR="0090427F" w:rsidRPr="00675B74" w:rsidRDefault="000348AE" w:rsidP="00EB121A">
      <w:pPr>
        <w:pStyle w:val="Alg4"/>
        <w:numPr>
          <w:ilvl w:val="0"/>
          <w:numId w:val="548"/>
        </w:numPr>
        <w:contextualSpacing/>
        <w:rPr>
          <w:ins w:id="21324" w:author="Rev 3 Allen Wirfs-Brock" w:date="2011-09-11T12:14:00Z"/>
        </w:rPr>
      </w:pPr>
      <w:ins w:id="21325" w:author="Rev 6 Allen Wirfs-Brock" w:date="2012-02-18T11:13:00Z">
        <w:r w:rsidRPr="00E77497">
          <w:t xml:space="preserve">Let </w:t>
        </w:r>
        <w:del w:id="21326" w:author="Rev 10 Allen Wirfs-Brock" w:date="2012-08-09T16:22:00Z">
          <w:r w:rsidDel="0004792F">
            <w:rPr>
              <w:i/>
            </w:rPr>
            <w:delText>next</w:delText>
          </w:r>
        </w:del>
      </w:ins>
      <w:ins w:id="21327" w:author="Rev 10 Allen Wirfs-Brock" w:date="2012-08-09T16:22:00Z">
        <w:r w:rsidR="0004792F">
          <w:rPr>
            <w:i/>
          </w:rPr>
          <w:t>status</w:t>
        </w:r>
      </w:ins>
      <w:ins w:id="21328" w:author="Rev 6 Allen Wirfs-Brock" w:date="2012-02-18T11:13:00Z">
        <w:r w:rsidRPr="00E77497">
          <w:rPr>
            <w:i/>
          </w:rPr>
          <w:t xml:space="preserve"> </w:t>
        </w:r>
        <w:r w:rsidRPr="00E77497">
          <w:t xml:space="preserve">be the result of </w:t>
        </w:r>
        <w:r>
          <w:t>performing</w:t>
        </w:r>
        <w:r w:rsidRPr="00E77497">
          <w:t xml:space="preserve"> </w:t>
        </w:r>
      </w:ins>
      <w:ins w:id="21329" w:author="Rev 4 Allen Wirfs-Brock" w:date="2011-11-04T18:09:00Z">
        <w:del w:id="21330" w:author="Rev 6 Allen Wirfs-Brock" w:date="2012-02-18T11:13:00Z">
          <w:r w:rsidR="00D20B80" w:rsidDel="000348AE">
            <w:delText xml:space="preserve">Perform </w:delText>
          </w:r>
        </w:del>
        <w:r w:rsidR="00D20B80">
          <w:t xml:space="preserve">Binding </w:t>
        </w:r>
        <w:del w:id="21331" w:author="Rev 6 Allen Wirfs-Brock" w:date="2012-02-27T15:45:00Z">
          <w:r w:rsidR="00D20B80" w:rsidDel="00A113E2">
            <w:delText>Initialization</w:delText>
          </w:r>
        </w:del>
      </w:ins>
      <w:ins w:id="21332" w:author="Rev 6 Allen Wirfs-Brock" w:date="2012-02-27T15:45:00Z">
        <w:r w:rsidR="00A113E2">
          <w:t>Initialisation</w:t>
        </w:r>
      </w:ins>
      <w:ins w:id="21333" w:author="Rev 4 Allen Wirfs-Brock" w:date="2011-11-04T18:09:00Z">
        <w:r w:rsidR="00D20B80">
          <w:t xml:space="preserve"> for</w:t>
        </w:r>
        <w:r w:rsidR="00D20B80" w:rsidRPr="004418C4">
          <w:t xml:space="preserve"> </w:t>
        </w:r>
      </w:ins>
      <w:ins w:id="21334" w:author="Rev 3 Allen Wirfs-Brock" w:date="2011-09-11T12:14:00Z">
        <w:del w:id="21335" w:author="Rev 4 Allen Wirfs-Brock" w:date="2011-11-04T18:09:00Z">
          <w:r w:rsidR="0090427F" w:rsidRPr="00675B74" w:rsidDel="00D20B80">
            <w:delText xml:space="preserve">Evaluate </w:delText>
          </w:r>
        </w:del>
        <w:r w:rsidR="0090427F" w:rsidRPr="00675B74">
          <w:rPr>
            <w:rStyle w:val="bnf"/>
          </w:rPr>
          <w:t>BindingPropert</w:t>
        </w:r>
      </w:ins>
      <w:ins w:id="21336" w:author="Rev 3 Allen Wirfs-Brock" w:date="2011-09-11T12:15:00Z">
        <w:r w:rsidR="0090427F" w:rsidRPr="00675B74">
          <w:rPr>
            <w:rStyle w:val="bnf"/>
          </w:rPr>
          <w:t>yL</w:t>
        </w:r>
        <w:r w:rsidR="0090427F" w:rsidRPr="00E77497">
          <w:rPr>
            <w:rStyle w:val="bnf"/>
          </w:rPr>
          <w:t>ist</w:t>
        </w:r>
      </w:ins>
      <w:ins w:id="21337"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21338" w:author="Rev 4 Allen Wirfs-Brock" w:date="2011-11-04T18:10:00Z">
          <w:r w:rsidR="0090427F" w:rsidRPr="00E77497" w:rsidDel="00D20B80">
            <w:rPr>
              <w:i/>
            </w:rPr>
            <w:delText>obj</w:delText>
          </w:r>
        </w:del>
      </w:ins>
      <w:ins w:id="21339" w:author="Rev 4 Allen Wirfs-Brock" w:date="2011-11-04T18:10:00Z">
        <w:r w:rsidR="00D20B80">
          <w:rPr>
            <w:i/>
          </w:rPr>
          <w:t>value</w:t>
        </w:r>
      </w:ins>
      <w:ins w:id="21340" w:author="Rev 3 Allen Wirfs-Brock" w:date="2011-09-11T12:14:00Z">
        <w:r w:rsidR="0090427F" w:rsidRPr="00675B74">
          <w:t xml:space="preserve"> </w:t>
        </w:r>
        <w:del w:id="21341"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21342"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21343" w:author="Rev 4 Allen Wirfs-Brock" w:date="2011-11-04T18:10:00Z">
          <w:r w:rsidR="0090427F" w:rsidRPr="00E77497" w:rsidDel="00D20B80">
            <w:delText>parameter</w:delText>
          </w:r>
        </w:del>
      </w:ins>
      <w:ins w:id="21344" w:author="Rev 4 Allen Wirfs-Brock" w:date="2011-11-04T18:10:00Z">
        <w:r w:rsidR="00D20B80">
          <w:t>as arguments</w:t>
        </w:r>
      </w:ins>
      <w:ins w:id="21345" w:author="Rev 3 Allen Wirfs-Brock" w:date="2011-09-11T12:14:00Z">
        <w:r w:rsidR="0090427F" w:rsidRPr="00675B74">
          <w:t>.</w:t>
        </w:r>
      </w:ins>
    </w:p>
    <w:p w:rsidR="006506E0" w:rsidRDefault="005715ED" w:rsidP="00EB121A">
      <w:pPr>
        <w:pStyle w:val="Alg2"/>
        <w:numPr>
          <w:ilvl w:val="0"/>
          <w:numId w:val="548"/>
        </w:numPr>
        <w:contextualSpacing/>
        <w:rPr>
          <w:ins w:id="21346" w:author="Rev 6 Allen Wirfs-Brock" w:date="2012-02-18T11:20:00Z"/>
        </w:rPr>
      </w:pPr>
      <w:ins w:id="21347" w:author="Rev 7 Allen Wirfs-Brock" w:date="2012-04-12T14:46:00Z">
        <w:r>
          <w:t>ReturnIfAbrupt(</w:t>
        </w:r>
        <w:del w:id="21348" w:author="Rev 10 Allen Wirfs-Brock" w:date="2012-08-09T16:22:00Z">
          <w:r w:rsidDel="0004792F">
            <w:rPr>
              <w:i/>
            </w:rPr>
            <w:delText>next</w:delText>
          </w:r>
        </w:del>
      </w:ins>
      <w:ins w:id="21349" w:author="Rev 10 Allen Wirfs-Brock" w:date="2012-08-09T16:22:00Z">
        <w:r w:rsidR="0004792F">
          <w:rPr>
            <w:i/>
          </w:rPr>
          <w:t>status</w:t>
        </w:r>
      </w:ins>
      <w:ins w:id="21350" w:author="Rev 7 Allen Wirfs-Brock" w:date="2012-04-12T14:46:00Z">
        <w:r>
          <w:t>)</w:t>
        </w:r>
      </w:ins>
      <w:ins w:id="21351" w:author="Rev 6 Allen Wirfs-Brock" w:date="2012-02-18T11:20:00Z">
        <w:del w:id="21352" w:author="Rev 7 Allen Wirfs-Brock" w:date="2012-04-12T14:46:00Z">
          <w:r w:rsidR="006506E0" w:rsidDel="005715ED">
            <w:delText xml:space="preserve">If </w:delText>
          </w:r>
          <w:r w:rsidR="006506E0" w:rsidRPr="00B25FEE" w:rsidDel="005715ED">
            <w:rPr>
              <w:i/>
            </w:rPr>
            <w:delText>next</w:delText>
          </w:r>
          <w:r w:rsidR="006506E0" w:rsidDel="005715ED">
            <w:delText xml:space="preserve"> is an abrupt completion, return </w:delText>
          </w:r>
          <w:r w:rsidR="006506E0" w:rsidRPr="00B25FEE" w:rsidDel="005715ED">
            <w:rPr>
              <w:i/>
            </w:rPr>
            <w:delText>next</w:delText>
          </w:r>
        </w:del>
        <w:r w:rsidR="006506E0">
          <w:t>.</w:t>
        </w:r>
      </w:ins>
    </w:p>
    <w:p w:rsidR="0090427F" w:rsidRPr="00675B74" w:rsidRDefault="00481DAC" w:rsidP="00C47E72">
      <w:pPr>
        <w:pStyle w:val="Alg4"/>
        <w:numPr>
          <w:ilvl w:val="0"/>
          <w:numId w:val="548"/>
        </w:numPr>
        <w:spacing w:after="220"/>
        <w:contextualSpacing/>
        <w:rPr>
          <w:ins w:id="21353" w:author="Rev 3 Allen Wirfs-Brock" w:date="2011-09-11T12:14:00Z"/>
        </w:rPr>
      </w:pPr>
      <w:ins w:id="21354" w:author="Rev 6 Allen Wirfs-Brock" w:date="2012-02-18T11:00:00Z">
        <w:r>
          <w:lastRenderedPageBreak/>
          <w:t>Return the result of p</w:t>
        </w:r>
        <w:r w:rsidRPr="004418C4">
          <w:t>erform</w:t>
        </w:r>
        <w:r>
          <w:t>ing</w:t>
        </w:r>
        <w:r w:rsidRPr="004418C4">
          <w:t xml:space="preserve"> </w:t>
        </w:r>
      </w:ins>
      <w:ins w:id="21355" w:author="Rev 4 Allen Wirfs-Brock" w:date="2011-11-04T18:10:00Z">
        <w:del w:id="21356" w:author="Rev 6 Allen Wirfs-Brock" w:date="2012-02-18T11:00:00Z">
          <w:r w:rsidR="00D20B80" w:rsidDel="00481DAC">
            <w:delText xml:space="preserve">Perform </w:delText>
          </w:r>
        </w:del>
        <w:r w:rsidR="00D20B80">
          <w:t xml:space="preserve">Binding </w:t>
        </w:r>
        <w:del w:id="21357" w:author="Rev 6 Allen Wirfs-Brock" w:date="2012-02-27T15:45:00Z">
          <w:r w:rsidR="00D20B80" w:rsidDel="00A113E2">
            <w:delText>Initialization</w:delText>
          </w:r>
        </w:del>
      </w:ins>
      <w:ins w:id="21358" w:author="Rev 6 Allen Wirfs-Brock" w:date="2012-02-27T15:45:00Z">
        <w:r w:rsidR="00A113E2">
          <w:t>Initialisation</w:t>
        </w:r>
      </w:ins>
      <w:ins w:id="21359" w:author="Rev 4 Allen Wirfs-Brock" w:date="2011-11-04T18:10:00Z">
        <w:r w:rsidR="00D20B80">
          <w:t xml:space="preserve"> for</w:t>
        </w:r>
        <w:r w:rsidR="00D20B80" w:rsidRPr="004418C4">
          <w:t xml:space="preserve"> </w:t>
        </w:r>
      </w:ins>
      <w:ins w:id="21360" w:author="Rev 3 Allen Wirfs-Brock" w:date="2011-09-11T12:14:00Z">
        <w:del w:id="21361" w:author="Rev 4 Allen Wirfs-Brock" w:date="2011-11-04T18:10:00Z">
          <w:r w:rsidR="0090427F" w:rsidRPr="00675B74" w:rsidDel="00D20B80">
            <w:delText xml:space="preserve">Evaluate </w:delText>
          </w:r>
        </w:del>
        <w:r w:rsidR="0090427F" w:rsidRPr="00675B74">
          <w:rPr>
            <w:rStyle w:val="bnf"/>
          </w:rPr>
          <w:t>BindingPropert</w:t>
        </w:r>
      </w:ins>
      <w:ins w:id="21362" w:author="Rev 3 Allen Wirfs-Brock" w:date="2011-09-11T12:15:00Z">
        <w:r w:rsidR="0090427F" w:rsidRPr="00675B74">
          <w:rPr>
            <w:rStyle w:val="bnf"/>
          </w:rPr>
          <w:t>y</w:t>
        </w:r>
      </w:ins>
      <w:ins w:id="21363"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21364" w:author="Rev 4 Allen Wirfs-Brock" w:date="2011-11-04T18:11:00Z">
          <w:r w:rsidR="0090427F" w:rsidRPr="00E77497" w:rsidDel="00D20B80">
            <w:rPr>
              <w:i/>
            </w:rPr>
            <w:delText>obj</w:delText>
          </w:r>
        </w:del>
      </w:ins>
      <w:ins w:id="21365" w:author="Rev 4 Allen Wirfs-Brock" w:date="2011-11-04T18:11:00Z">
        <w:r w:rsidR="00D20B80">
          <w:rPr>
            <w:i/>
          </w:rPr>
          <w:t>value</w:t>
        </w:r>
      </w:ins>
      <w:ins w:id="21366" w:author="Rev 3 Allen Wirfs-Brock" w:date="2011-09-11T12:14:00Z">
        <w:r w:rsidR="0090427F" w:rsidRPr="00675B74">
          <w:t xml:space="preserve"> </w:t>
        </w:r>
        <w:del w:id="21367"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21368"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21369" w:author="Rev 4 Allen Wirfs-Brock" w:date="2011-11-04T18:10:00Z">
          <w:r w:rsidR="0090427F" w:rsidRPr="00E77497" w:rsidDel="00D20B80">
            <w:delText>parameter</w:delText>
          </w:r>
        </w:del>
      </w:ins>
      <w:ins w:id="21370" w:author="Rev 4 Allen Wirfs-Brock" w:date="2011-11-04T18:10:00Z">
        <w:r w:rsidR="00D20B80">
          <w:t>as arguments</w:t>
        </w:r>
      </w:ins>
      <w:ins w:id="21371" w:author="Rev 3 Allen Wirfs-Brock" w:date="2011-09-11T12:14:00Z">
        <w:r w:rsidR="0090427F" w:rsidRPr="00675B74">
          <w:t>.</w:t>
        </w:r>
      </w:ins>
    </w:p>
    <w:p w:rsidR="008C0F14" w:rsidRPr="004418C4" w:rsidRDefault="008C0F14" w:rsidP="008C0F14">
      <w:pPr>
        <w:contextualSpacing/>
        <w:rPr>
          <w:ins w:id="21372" w:author="Rev 4 Allen Wirfs-Brock" w:date="2011-11-04T18:35:00Z"/>
        </w:rPr>
      </w:pPr>
      <w:ins w:id="21373"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rsidR="008C0F14" w:rsidRPr="004418C4" w:rsidRDefault="008C0F14" w:rsidP="00C47E72">
      <w:pPr>
        <w:pStyle w:val="Alg3"/>
        <w:numPr>
          <w:ilvl w:val="0"/>
          <w:numId w:val="551"/>
        </w:numPr>
        <w:rPr>
          <w:ins w:id="21374" w:author="Rev 4 Allen Wirfs-Brock" w:date="2011-11-04T18:35:00Z"/>
        </w:rPr>
      </w:pPr>
      <w:ins w:id="21375" w:author="Rev 4 Allen Wirfs-Brock" w:date="2011-11-04T18:35:00Z">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ins>
    </w:p>
    <w:p w:rsidR="008C0F14" w:rsidRPr="004418C4" w:rsidRDefault="00481DAC" w:rsidP="00C47E72">
      <w:pPr>
        <w:pStyle w:val="Alg3"/>
        <w:numPr>
          <w:ilvl w:val="0"/>
          <w:numId w:val="551"/>
        </w:numPr>
        <w:spacing w:after="220"/>
        <w:rPr>
          <w:ins w:id="21376" w:author="Rev 4 Allen Wirfs-Brock" w:date="2011-11-04T18:35:00Z"/>
        </w:rPr>
      </w:pPr>
      <w:ins w:id="21377" w:author="Rev 6 Allen Wirfs-Brock" w:date="2012-02-18T11:00:00Z">
        <w:r>
          <w:t>Return the result of p</w:t>
        </w:r>
        <w:r w:rsidRPr="004418C4">
          <w:t>erform</w:t>
        </w:r>
        <w:r>
          <w:t>ing</w:t>
        </w:r>
        <w:r w:rsidRPr="004418C4">
          <w:t xml:space="preserve"> </w:t>
        </w:r>
      </w:ins>
      <w:ins w:id="21378" w:author="Rev 4 Allen Wirfs-Brock" w:date="2011-11-04T18:36:00Z">
        <w:del w:id="21379" w:author="Rev 6 Allen Wirfs-Brock" w:date="2012-02-18T11:00:00Z">
          <w:r w:rsidR="008C0F14" w:rsidDel="00481DAC">
            <w:delText xml:space="preserve">Perform </w:delText>
          </w:r>
        </w:del>
        <w:r w:rsidR="008C0F14">
          <w:t xml:space="preserve">Keyed Binding </w:t>
        </w:r>
        <w:del w:id="21380" w:author="Rev 6 Allen Wirfs-Brock" w:date="2012-02-27T15:45:00Z">
          <w:r w:rsidR="008C0F14" w:rsidDel="00A113E2">
            <w:delText>Initialization</w:delText>
          </w:r>
        </w:del>
      </w:ins>
      <w:ins w:id="21381" w:author="Rev 6 Allen Wirfs-Brock" w:date="2012-02-27T15:45:00Z">
        <w:r w:rsidR="00A113E2">
          <w:t>Initialisation</w:t>
        </w:r>
      </w:ins>
      <w:ins w:id="21382" w:author="Rev 4 Allen Wirfs-Brock" w:date="2011-11-04T18:36:00Z">
        <w:r w:rsidR="008C0F14">
          <w:t xml:space="preserve"> for</w:t>
        </w:r>
      </w:ins>
      <w:ins w:id="21383" w:author="Rev 4 Allen Wirfs-Brock" w:date="2011-11-04T18:35:00Z">
        <w:r w:rsidR="008C0F14" w:rsidRPr="004418C4">
          <w:t xml:space="preserve"> </w:t>
        </w:r>
        <w:r w:rsidR="008C0F14" w:rsidRPr="004418C4">
          <w:rPr>
            <w:i/>
          </w:rPr>
          <w:t>SingleNameBinding</w:t>
        </w:r>
        <w:r w:rsidR="008C0F14" w:rsidRPr="004418C4">
          <w:t xml:space="preserve"> using  </w:t>
        </w:r>
      </w:ins>
      <w:ins w:id="21384" w:author="Rev 4 Allen Wirfs-Brock" w:date="2011-11-04T18:36:00Z">
        <w:r w:rsidR="008C0F14">
          <w:rPr>
            <w:rStyle w:val="bnf"/>
          </w:rPr>
          <w:t>value</w:t>
        </w:r>
      </w:ins>
      <w:ins w:id="21385" w:author="Rev 4 Allen Wirfs-Brock" w:date="2011-11-04T18:35:00Z">
        <w:r w:rsidR="008C0F14" w:rsidRPr="004418C4">
          <w:t xml:space="preserve">, </w:t>
        </w:r>
      </w:ins>
      <w:ins w:id="21386" w:author="Rev 4 Allen Wirfs-Brock" w:date="2011-11-04T18:37:00Z">
        <w:r w:rsidR="008C0F14" w:rsidRPr="00C7794D">
          <w:rPr>
            <w:i/>
          </w:rPr>
          <w:t>environment</w:t>
        </w:r>
        <w:r w:rsidR="008C0F14">
          <w:t xml:space="preserve">, </w:t>
        </w:r>
      </w:ins>
      <w:ins w:id="21387" w:author="Rev 4 Allen Wirfs-Brock" w:date="2011-11-04T18:35:00Z">
        <w:r w:rsidR="008C0F14" w:rsidRPr="004418C4">
          <w:t xml:space="preserve">and </w:t>
        </w:r>
      </w:ins>
      <w:ins w:id="21388" w:author="Rev 4 Allen Wirfs-Brock" w:date="2011-11-04T18:37:00Z">
        <w:r w:rsidR="008C0F14">
          <w:rPr>
            <w:i/>
          </w:rPr>
          <w:t>name</w:t>
        </w:r>
      </w:ins>
      <w:ins w:id="21389" w:author="Rev 4 Allen Wirfs-Brock" w:date="2011-11-04T18:35:00Z">
        <w:r w:rsidR="008C0F14" w:rsidRPr="004418C4">
          <w:t xml:space="preserve"> as the arguments.</w:t>
        </w:r>
      </w:ins>
    </w:p>
    <w:p w:rsidR="008C0F14" w:rsidRPr="004418C4" w:rsidRDefault="008C0F14" w:rsidP="008C0F14">
      <w:pPr>
        <w:contextualSpacing/>
        <w:rPr>
          <w:ins w:id="21390" w:author="Rev 4 Allen Wirfs-Brock" w:date="2011-11-04T18:35:00Z"/>
          <w:rFonts w:ascii="Times New Roman" w:hAnsi="Times New Roman"/>
          <w:i/>
        </w:rPr>
      </w:pPr>
      <w:ins w:id="21391"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rsidR="008C0F14" w:rsidRPr="004418C4" w:rsidRDefault="008C0F14" w:rsidP="00C47E72">
      <w:pPr>
        <w:pStyle w:val="Alg3"/>
        <w:numPr>
          <w:ilvl w:val="0"/>
          <w:numId w:val="557"/>
        </w:numPr>
        <w:rPr>
          <w:ins w:id="21392" w:author="Rev 4 Allen Wirfs-Brock" w:date="2011-11-04T18:35:00Z"/>
        </w:rPr>
      </w:pPr>
      <w:ins w:id="21393"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rsidR="008C0F14" w:rsidRPr="004418C4" w:rsidRDefault="00481DAC" w:rsidP="00C47E72">
      <w:pPr>
        <w:pStyle w:val="Alg3"/>
        <w:numPr>
          <w:ilvl w:val="0"/>
          <w:numId w:val="557"/>
        </w:numPr>
        <w:spacing w:after="220"/>
        <w:rPr>
          <w:ins w:id="21394" w:author="Rev 4 Allen Wirfs-Brock" w:date="2011-11-04T18:35:00Z"/>
        </w:rPr>
      </w:pPr>
      <w:ins w:id="21395" w:author="Rev 6 Allen Wirfs-Brock" w:date="2012-02-18T11:00:00Z">
        <w:r>
          <w:t>Return the result of p</w:t>
        </w:r>
        <w:r w:rsidRPr="004418C4">
          <w:t>erform</w:t>
        </w:r>
        <w:r>
          <w:t>ing</w:t>
        </w:r>
        <w:r w:rsidRPr="004418C4">
          <w:t xml:space="preserve"> </w:t>
        </w:r>
      </w:ins>
      <w:ins w:id="21396" w:author="Rev 5 Allen Wirfs-Brock" w:date="2011-11-07T16:52:00Z">
        <w:del w:id="21397" w:author="Rev 6 Allen Wirfs-Brock" w:date="2012-02-18T11:00:00Z">
          <w:r w:rsidR="001C1CAB" w:rsidDel="00481DAC">
            <w:delText xml:space="preserve">Perform </w:delText>
          </w:r>
        </w:del>
        <w:r w:rsidR="001C1CAB">
          <w:t xml:space="preserve">Keyed Binding </w:t>
        </w:r>
        <w:del w:id="21398" w:author="Rev 6 Allen Wirfs-Brock" w:date="2012-02-27T15:45:00Z">
          <w:r w:rsidR="001C1CAB" w:rsidDel="00A113E2">
            <w:delText>Initialization</w:delText>
          </w:r>
        </w:del>
      </w:ins>
      <w:ins w:id="21399" w:author="Rev 6 Allen Wirfs-Brock" w:date="2012-02-27T15:45:00Z">
        <w:r w:rsidR="00A113E2">
          <w:t>Initialisation</w:t>
        </w:r>
      </w:ins>
      <w:ins w:id="21400" w:author="Rev 5 Allen Wirfs-Brock" w:date="2011-11-07T16:52:00Z">
        <w:r w:rsidR="001C1CAB">
          <w:t xml:space="preserve"> for</w:t>
        </w:r>
        <w:r w:rsidR="001C1CAB" w:rsidRPr="00675B74">
          <w:t xml:space="preserve"> </w:t>
        </w:r>
      </w:ins>
      <w:ins w:id="21401" w:author="Rev 4 Allen Wirfs-Brock" w:date="2011-11-04T18:35:00Z">
        <w:del w:id="21402"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21403" w:author="Rev 4 Allen Wirfs-Brock" w:date="2011-11-04T18:38:00Z">
        <w:r w:rsidR="008C0F14">
          <w:rPr>
            <w:i/>
          </w:rPr>
          <w:t>value</w:t>
        </w:r>
      </w:ins>
      <w:ins w:id="21404" w:author="Rev 4 Allen Wirfs-Brock" w:date="2011-11-04T18:35:00Z">
        <w:r w:rsidR="008C0F14" w:rsidRPr="004418C4">
          <w:t xml:space="preserve">, </w:t>
        </w:r>
        <w:r w:rsidR="008C0F14" w:rsidRPr="004418C4">
          <w:rPr>
            <w:i/>
          </w:rPr>
          <w:t>env</w:t>
        </w:r>
      </w:ins>
      <w:ins w:id="21405" w:author="Rev 4 Allen Wirfs-Brock" w:date="2011-11-04T18:38:00Z">
        <w:r w:rsidR="008C0F14">
          <w:rPr>
            <w:i/>
          </w:rPr>
          <w:t>ir</w:t>
        </w:r>
      </w:ins>
      <w:ins w:id="21406" w:author="Rev 10 Allen Wirfs-Brock" w:date="2012-08-14T10:18:00Z">
        <w:r w:rsidR="006552DF">
          <w:rPr>
            <w:i/>
          </w:rPr>
          <w:t>o</w:t>
        </w:r>
      </w:ins>
      <w:ins w:id="21407" w:author="Rev 4 Allen Wirfs-Brock" w:date="2011-11-04T18:38:00Z">
        <w:r w:rsidR="008C0F14">
          <w:rPr>
            <w:i/>
          </w:rPr>
          <w:t>nment</w:t>
        </w:r>
      </w:ins>
      <w:ins w:id="21408" w:author="Rev 4 Allen Wirfs-Brock" w:date="2011-11-04T18:35:00Z">
        <w:r w:rsidR="008C0F14" w:rsidRPr="004418C4">
          <w:t xml:space="preserve">, and </w:t>
        </w:r>
        <w:r w:rsidR="008C0F14" w:rsidRPr="004418C4">
          <w:rPr>
            <w:i/>
          </w:rPr>
          <w:t>P</w:t>
        </w:r>
        <w:r w:rsidR="008C0F14" w:rsidRPr="004418C4">
          <w:t xml:space="preserve"> as </w:t>
        </w:r>
      </w:ins>
      <w:ins w:id="21409" w:author="Rev 4 Allen Wirfs-Brock" w:date="2011-11-04T18:38:00Z">
        <w:r w:rsidR="008C0F14">
          <w:t>arguments</w:t>
        </w:r>
      </w:ins>
      <w:ins w:id="21410" w:author="Rev 4 Allen Wirfs-Brock" w:date="2011-11-04T18:35:00Z">
        <w:r w:rsidR="008C0F14" w:rsidRPr="004418C4">
          <w:t>.</w:t>
        </w:r>
      </w:ins>
    </w:p>
    <w:p w:rsidR="005E7156" w:rsidRDefault="005E7156" w:rsidP="005E7156">
      <w:pPr>
        <w:keepNext/>
        <w:rPr>
          <w:ins w:id="21411" w:author="Rev 4 Allen Wirfs-Brock" w:date="2011-11-04T18:19:00Z"/>
          <w:rFonts w:ascii="Helvetica" w:hAnsi="Helvetica"/>
          <w:b/>
          <w:spacing w:val="6"/>
        </w:rPr>
      </w:pPr>
      <w:ins w:id="21412" w:author="Rev 4 Allen Wirfs-Brock" w:date="2011-11-04T18:19:00Z">
        <w:r w:rsidRPr="004418C4">
          <w:rPr>
            <w:rFonts w:ascii="Helvetica" w:hAnsi="Helvetica"/>
            <w:b/>
          </w:rPr>
          <w:t xml:space="preserve">Runtime Semantics: </w:t>
        </w:r>
      </w:ins>
      <w:ins w:id="21413" w:author="Rev 4 Allen Wirfs-Brock" w:date="2011-11-04T18:21:00Z">
        <w:r>
          <w:rPr>
            <w:rFonts w:ascii="Helvetica" w:hAnsi="Helvetica"/>
            <w:b/>
          </w:rPr>
          <w:t xml:space="preserve">Indexed </w:t>
        </w:r>
      </w:ins>
      <w:ins w:id="21414" w:author="Rev 4 Allen Wirfs-Brock" w:date="2011-11-04T18:19:00Z">
        <w:r w:rsidRPr="004418C4">
          <w:rPr>
            <w:rFonts w:ascii="Helvetica" w:hAnsi="Helvetica"/>
            <w:b/>
            <w:spacing w:val="6"/>
          </w:rPr>
          <w:t xml:space="preserve">Binding </w:t>
        </w:r>
        <w:del w:id="21415" w:author="Rev 6 Allen Wirfs-Brock" w:date="2012-02-27T15:45:00Z">
          <w:r w:rsidRPr="004418C4" w:rsidDel="00A113E2">
            <w:rPr>
              <w:rFonts w:ascii="Helvetica" w:hAnsi="Helvetica"/>
              <w:b/>
              <w:spacing w:val="6"/>
            </w:rPr>
            <w:delText>Initialization</w:delText>
          </w:r>
        </w:del>
      </w:ins>
      <w:ins w:id="21416" w:author="Rev 6 Allen Wirfs-Brock" w:date="2012-02-27T15:45:00Z">
        <w:r w:rsidR="00A113E2">
          <w:rPr>
            <w:rFonts w:ascii="Helvetica" w:hAnsi="Helvetica"/>
            <w:b/>
            <w:spacing w:val="6"/>
          </w:rPr>
          <w:t>Initialisation</w:t>
        </w:r>
      </w:ins>
    </w:p>
    <w:p w:rsidR="005E7156" w:rsidRPr="004418C4" w:rsidRDefault="005E7156" w:rsidP="005E7156">
      <w:pPr>
        <w:ind w:left="360"/>
        <w:rPr>
          <w:ins w:id="21417" w:author="Rev 4 Allen Wirfs-Brock" w:date="2011-11-04T18:19:00Z"/>
        </w:rPr>
      </w:pPr>
      <w:ins w:id="21418" w:author="Rev 4 Allen Wirfs-Brock" w:date="2011-11-04T18:19:00Z">
        <w:r>
          <w:t>W</w:t>
        </w:r>
        <w:r w:rsidRPr="004418C4">
          <w:t xml:space="preserve">ith </w:t>
        </w:r>
        <w:r>
          <w:t>parameters</w:t>
        </w:r>
        <w:r w:rsidRPr="004418C4">
          <w:t xml:space="preserve"> </w:t>
        </w:r>
      </w:ins>
      <w:ins w:id="21419" w:author="Rev 4 Allen Wirfs-Brock" w:date="2011-11-04T18:23:00Z">
        <w:r>
          <w:rPr>
            <w:rFonts w:ascii="Times New Roman" w:hAnsi="Times New Roman"/>
            <w:i/>
          </w:rPr>
          <w:t>array</w:t>
        </w:r>
      </w:ins>
      <w:ins w:id="21420" w:author="Rev 4 Allen Wirfs-Brock" w:date="2011-11-04T18:20:00Z">
        <w:r>
          <w:t>,</w:t>
        </w:r>
      </w:ins>
      <w:ins w:id="21421" w:author="Rev 4 Allen Wirfs-Brock" w:date="2011-11-05T08:56:00Z">
        <w:r w:rsidR="00CB5F32">
          <w:t xml:space="preserve"> </w:t>
        </w:r>
        <w:del w:id="21422"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21423" w:author="Rev 4 Allen Wirfs-Brock" w:date="2011-11-05T08:58:00Z">
        <w:r w:rsidR="00CB5F32">
          <w:rPr>
            <w:rFonts w:ascii="Times New Roman" w:hAnsi="Times New Roman"/>
            <w:i/>
          </w:rPr>
          <w:t>nextI</w:t>
        </w:r>
      </w:ins>
      <w:ins w:id="21424" w:author="Rev 4 Allen Wirfs-Brock" w:date="2011-11-05T08:56:00Z">
        <w:r w:rsidR="00CB5F32">
          <w:rPr>
            <w:rFonts w:ascii="Times New Roman" w:hAnsi="Times New Roman"/>
            <w:i/>
          </w:rPr>
          <w:t>ndex</w:t>
        </w:r>
      </w:ins>
      <w:ins w:id="21425" w:author="Rev 4 Allen Wirfs-Brock" w:date="2011-11-05T08:57:00Z">
        <w:r w:rsidR="00CB5F32">
          <w:rPr>
            <w:rFonts w:ascii="Times New Roman" w:hAnsi="Times New Roman"/>
            <w:i/>
          </w:rPr>
          <w:t>,</w:t>
        </w:r>
      </w:ins>
      <w:ins w:id="21426"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21427" w:author="Rev 4 Allen Wirfs-Brock" w:date="2011-11-04T18:20:00Z">
        <w:r>
          <w:rPr>
            <w:rFonts w:ascii="Times New Roman" w:hAnsi="Times New Roman"/>
            <w:i/>
          </w:rPr>
          <w:t>environment</w:t>
        </w:r>
      </w:ins>
      <w:ins w:id="21428" w:author="Rev 4 Allen Wirfs-Brock" w:date="2011-11-04T18:19:00Z">
        <w:r>
          <w:t>.</w:t>
        </w:r>
      </w:ins>
    </w:p>
    <w:p w:rsidR="005E7156" w:rsidRPr="008E00F6" w:rsidRDefault="005E7156" w:rsidP="005E7156">
      <w:pPr>
        <w:rPr>
          <w:ins w:id="21429" w:author="Rev 4 Allen Wirfs-Brock" w:date="2011-11-04T18:19:00Z"/>
          <w:sz w:val="18"/>
        </w:rPr>
      </w:pPr>
      <w:ins w:id="21430"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1431" w:author="Rev 6 Allen Wirfs-Brock" w:date="2012-02-27T15:48:00Z">
          <w:r w:rsidRPr="008E00F6" w:rsidDel="00A113E2">
            <w:rPr>
              <w:sz w:val="18"/>
            </w:rPr>
            <w:delText>initialization</w:delText>
          </w:r>
        </w:del>
      </w:ins>
      <w:ins w:id="21432" w:author="Rev 6 Allen Wirfs-Brock" w:date="2012-02-27T15:48:00Z">
        <w:r w:rsidR="00A113E2">
          <w:rPr>
            <w:sz w:val="18"/>
          </w:rPr>
          <w:t>initialisation</w:t>
        </w:r>
      </w:ins>
      <w:ins w:id="21433" w:author="Rev 4 Allen Wirfs-Brock" w:date="2011-11-04T18:19:00Z">
        <w:r w:rsidRPr="008E00F6">
          <w:rPr>
            <w:sz w:val="18"/>
          </w:rPr>
          <w:t xml:space="preserve"> value.  This is the </w:t>
        </w:r>
        <w:del w:id="21434"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rsidR="00CB5F32" w:rsidRPr="00E77497" w:rsidRDefault="00CB5F32" w:rsidP="00CB5F32">
      <w:pPr>
        <w:contextualSpacing/>
        <w:rPr>
          <w:ins w:id="21435" w:author="Rev 4 Allen Wirfs-Brock" w:date="2011-11-05T08:55:00Z"/>
          <w:rFonts w:ascii="Courier New" w:hAnsi="Courier New" w:cs="Courier New"/>
          <w:b/>
        </w:rPr>
      </w:pPr>
      <w:ins w:id="21436"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rsidR="00CB5F32" w:rsidRPr="00E77497" w:rsidRDefault="001E28FF" w:rsidP="00B34B48">
      <w:pPr>
        <w:pStyle w:val="Alg2"/>
        <w:numPr>
          <w:ilvl w:val="0"/>
          <w:numId w:val="543"/>
        </w:numPr>
        <w:spacing w:after="220"/>
        <w:rPr>
          <w:ins w:id="21437" w:author="Rev 4 Allen Wirfs-Brock" w:date="2011-11-05T08:55:00Z"/>
        </w:rPr>
      </w:pPr>
      <w:ins w:id="21438" w:author="Rev 10 Allen Wirfs-Brock" w:date="2012-08-07T16:20:00Z">
        <w:r w:rsidRPr="00E77497">
          <w:t xml:space="preserve">Return </w:t>
        </w:r>
        <w:r>
          <w:t>NormalCompletion(</w:t>
        </w:r>
        <w:r w:rsidRPr="00E77497">
          <w:rPr>
            <w:rFonts w:ascii="Arial" w:hAnsi="Arial" w:cs="Arial"/>
          </w:rPr>
          <w:t>empt</w:t>
        </w:r>
        <w:r>
          <w:rPr>
            <w:rFonts w:ascii="Arial" w:hAnsi="Arial" w:cs="Arial"/>
          </w:rPr>
          <w:t>y</w:t>
        </w:r>
        <w:r w:rsidRPr="00DE1793">
          <w:t>)</w:t>
        </w:r>
      </w:ins>
      <w:ins w:id="21439" w:author="Rev 4 Allen Wirfs-Brock" w:date="2011-11-05T08:55:00Z">
        <w:del w:id="21440" w:author="Rev 10 Allen Wirfs-Brock" w:date="2012-08-07T16:20:00Z">
          <w:r w:rsidR="00CB5F32" w:rsidDel="001E28FF">
            <w:delText>Return</w:delText>
          </w:r>
        </w:del>
        <w:r w:rsidR="00CB5F32" w:rsidRPr="00E77497">
          <w:t xml:space="preserve">. </w:t>
        </w:r>
      </w:ins>
    </w:p>
    <w:p w:rsidR="00CB5F32" w:rsidRPr="00E77497" w:rsidRDefault="00CB5F32" w:rsidP="00CB5F32">
      <w:pPr>
        <w:contextualSpacing/>
        <w:rPr>
          <w:ins w:id="21441" w:author="Rev 4 Allen Wirfs-Brock" w:date="2011-11-05T08:55:00Z"/>
        </w:rPr>
      </w:pPr>
      <w:ins w:id="21442"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rsidR="00CB5F32" w:rsidRPr="00E77497" w:rsidRDefault="00766C2E" w:rsidP="00B34B48">
      <w:pPr>
        <w:pStyle w:val="Alg3"/>
        <w:numPr>
          <w:ilvl w:val="0"/>
          <w:numId w:val="545"/>
        </w:numPr>
        <w:rPr>
          <w:ins w:id="21443" w:author="Rev 4 Allen Wirfs-Brock" w:date="2011-11-05T08:55:00Z"/>
        </w:rPr>
      </w:pPr>
      <w:ins w:id="21444" w:author="Rev 10 Allen Wirfs-Brock" w:date="2012-09-04T11:01:00Z">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445" w:author="Rev 4 Allen Wirfs-Brock" w:date="2011-11-05T08:55:00Z">
        <w:del w:id="21446" w:author="Rev 10 Allen Wirfs-Brock" w:date="2012-09-04T11:01:00Z">
          <w:r w:rsidR="00CB5F32" w:rsidRPr="00E77497" w:rsidDel="00766C2E">
            <w:delText xml:space="preserve">If </w:delText>
          </w:r>
          <w:r w:rsidR="00CB5F32" w:rsidRPr="00E77497" w:rsidDel="00766C2E">
            <w:rPr>
              <w:i/>
            </w:rPr>
            <w:delText>Elision</w:delText>
          </w:r>
          <w:r w:rsidR="00CB5F32" w:rsidRPr="00E77497" w:rsidDel="00766C2E">
            <w:delText xml:space="preserve"> is present, then let </w:delText>
          </w:r>
        </w:del>
      </w:ins>
      <w:ins w:id="21447" w:author="Rev 4 Allen Wirfs-Brock" w:date="2011-11-05T08:58:00Z">
        <w:del w:id="21448" w:author="Rev 10 Allen Wirfs-Brock" w:date="2012-09-04T11:01:00Z">
          <w:r w:rsidR="00CB5F32" w:rsidDel="00766C2E">
            <w:rPr>
              <w:i/>
            </w:rPr>
            <w:delText>nextIndex</w:delText>
          </w:r>
        </w:del>
      </w:ins>
      <w:ins w:id="21449" w:author="Rev 4 Allen Wirfs-Brock" w:date="2011-11-05T08:55:00Z">
        <w:del w:id="21450" w:author="Rev 10 Allen Wirfs-Brock" w:date="2012-09-04T11:01:00Z">
          <w:r w:rsidR="00CB5F32" w:rsidRPr="00E77497" w:rsidDel="00766C2E">
            <w:delText xml:space="preserve"> be the result of evaluating </w:delText>
          </w:r>
          <w:r w:rsidR="00CB5F32" w:rsidRPr="00E77497" w:rsidDel="00766C2E">
            <w:rPr>
              <w:i/>
            </w:rPr>
            <w:delText>Elision</w:delText>
          </w:r>
          <w:r w:rsidR="00CB5F32" w:rsidRPr="00E77497" w:rsidDel="00766C2E">
            <w:delText xml:space="preserve">, otherwise let </w:delText>
          </w:r>
        </w:del>
      </w:ins>
      <w:ins w:id="21451" w:author="Rev 4 Allen Wirfs-Brock" w:date="2011-11-05T08:59:00Z">
        <w:del w:id="21452" w:author="Rev 10 Allen Wirfs-Brock" w:date="2012-09-04T11:01:00Z">
          <w:r w:rsidR="00CB5F32" w:rsidDel="00766C2E">
            <w:rPr>
              <w:i/>
            </w:rPr>
            <w:delText>nextIndex</w:delText>
          </w:r>
        </w:del>
      </w:ins>
      <w:ins w:id="21453" w:author="Rev 4 Allen Wirfs-Brock" w:date="2011-11-05T08:55:00Z">
        <w:del w:id="21454" w:author="Rev 10 Allen Wirfs-Brock" w:date="2012-09-04T11:01:00Z">
          <w:r w:rsidR="00CB5F32" w:rsidRPr="00E77497" w:rsidDel="00766C2E">
            <w:delText xml:space="preserve"> be 0.</w:delText>
          </w:r>
        </w:del>
      </w:ins>
    </w:p>
    <w:p w:rsidR="00CB5F32" w:rsidRPr="00675B74" w:rsidRDefault="00481DAC" w:rsidP="00B34B48">
      <w:pPr>
        <w:pStyle w:val="Alg3"/>
        <w:numPr>
          <w:ilvl w:val="0"/>
          <w:numId w:val="545"/>
        </w:numPr>
        <w:spacing w:after="220"/>
        <w:rPr>
          <w:ins w:id="21455" w:author="Rev 4 Allen Wirfs-Brock" w:date="2011-11-05T08:55:00Z"/>
        </w:rPr>
      </w:pPr>
      <w:ins w:id="21456" w:author="Rev 6 Allen Wirfs-Brock" w:date="2012-02-18T11:00:00Z">
        <w:r>
          <w:t>Return the result of p</w:t>
        </w:r>
        <w:r w:rsidRPr="004418C4">
          <w:t>erform</w:t>
        </w:r>
        <w:r>
          <w:t>ing</w:t>
        </w:r>
        <w:r w:rsidRPr="004418C4">
          <w:t xml:space="preserve"> </w:t>
        </w:r>
      </w:ins>
      <w:ins w:id="21457" w:author="Rev 4 Allen Wirfs-Brock" w:date="2011-11-05T08:55:00Z">
        <w:del w:id="21458" w:author="Rev 6 Allen Wirfs-Brock" w:date="2012-02-18T11:00:00Z">
          <w:r w:rsidR="00CB5F32" w:rsidDel="00481DAC">
            <w:delText xml:space="preserve">Perform </w:delText>
          </w:r>
        </w:del>
        <w:r w:rsidR="00CB5F32">
          <w:t xml:space="preserve">Indexed Binding </w:t>
        </w:r>
        <w:del w:id="21459" w:author="Rev 6 Allen Wirfs-Brock" w:date="2012-02-27T15:45:00Z">
          <w:r w:rsidR="00CB5F32" w:rsidDel="00A113E2">
            <w:delText>Initialization</w:delText>
          </w:r>
        </w:del>
      </w:ins>
      <w:ins w:id="21460" w:author="Rev 6 Allen Wirfs-Brock" w:date="2012-02-27T15:45:00Z">
        <w:r w:rsidR="00A113E2">
          <w:t>Initialisation</w:t>
        </w:r>
      </w:ins>
      <w:ins w:id="21461"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21462" w:author="Rev 4 Allen Wirfs-Brock" w:date="2011-11-05T09:00:00Z">
        <w:r w:rsidR="00CB5F32">
          <w:rPr>
            <w:i/>
          </w:rPr>
          <w:t xml:space="preserve">array, </w:t>
        </w:r>
        <w:del w:id="21463" w:author="Rev 5 Allen Wirfs-Brock" w:date="2012-01-04T11:46:00Z">
          <w:r w:rsidR="00CB5F32" w:rsidDel="00B840BD">
            <w:rPr>
              <w:i/>
            </w:rPr>
            <w:delText xml:space="preserve">arrayLength, </w:delText>
          </w:r>
        </w:del>
        <w:r w:rsidR="00CB5F32">
          <w:rPr>
            <w:i/>
          </w:rPr>
          <w:t>nextIndex</w:t>
        </w:r>
      </w:ins>
      <w:ins w:id="21464" w:author="Rev 4 Allen Wirfs-Brock" w:date="2011-11-05T08:55:00Z">
        <w:r w:rsidR="00CB5F32">
          <w:t>,</w:t>
        </w:r>
        <w:r w:rsidR="00CB5F32" w:rsidRPr="00675B74">
          <w:t xml:space="preserve"> </w:t>
        </w:r>
      </w:ins>
      <w:ins w:id="21465" w:author="Rev 4 Allen Wirfs-Brock" w:date="2011-11-05T09:00:00Z">
        <w:r w:rsidR="00CB5F32" w:rsidRPr="00E77497">
          <w:t xml:space="preserve">and </w:t>
        </w:r>
      </w:ins>
      <w:ins w:id="21466"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rsidR="00B34B48" w:rsidRPr="00E77497" w:rsidRDefault="00B34B48" w:rsidP="00B34B48">
      <w:pPr>
        <w:contextualSpacing/>
        <w:rPr>
          <w:ins w:id="21467" w:author="Rev 5 Allen Wirfs-Brock" w:date="2012-01-03T16:58:00Z"/>
        </w:rPr>
      </w:pPr>
      <w:ins w:id="21468"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rsidR="00B34B48" w:rsidRPr="00675B74" w:rsidRDefault="00481DAC" w:rsidP="00B34B48">
      <w:pPr>
        <w:pStyle w:val="Alg3"/>
        <w:numPr>
          <w:ilvl w:val="0"/>
          <w:numId w:val="546"/>
        </w:numPr>
        <w:spacing w:after="240"/>
        <w:rPr>
          <w:ins w:id="21469" w:author="Rev 5 Allen Wirfs-Brock" w:date="2012-01-03T16:58:00Z"/>
        </w:rPr>
      </w:pPr>
      <w:ins w:id="21470" w:author="Rev 6 Allen Wirfs-Brock" w:date="2012-02-18T11:00:00Z">
        <w:r>
          <w:t>Return the result of p</w:t>
        </w:r>
        <w:r w:rsidRPr="004418C4">
          <w:t>erform</w:t>
        </w:r>
        <w:r>
          <w:t>ing</w:t>
        </w:r>
        <w:r w:rsidRPr="004418C4">
          <w:t xml:space="preserve"> </w:t>
        </w:r>
      </w:ins>
      <w:ins w:id="21471" w:author="Rev 5 Allen Wirfs-Brock" w:date="2012-01-03T16:58:00Z">
        <w:del w:id="21472" w:author="Rev 6 Allen Wirfs-Brock" w:date="2012-02-18T11:00:00Z">
          <w:r w:rsidR="00B34B48" w:rsidDel="00481DAC">
            <w:delText xml:space="preserve">Perform </w:delText>
          </w:r>
        </w:del>
        <w:r w:rsidR="00B34B48">
          <w:t xml:space="preserve">Indexed Binding </w:t>
        </w:r>
        <w:del w:id="21473" w:author="Rev 6 Allen Wirfs-Brock" w:date="2012-02-27T15:45:00Z">
          <w:r w:rsidR="00B34B48" w:rsidDel="00A113E2">
            <w:delText>Initialization</w:delText>
          </w:r>
        </w:del>
      </w:ins>
      <w:ins w:id="21474" w:author="Rev 6 Allen Wirfs-Brock" w:date="2012-02-27T15:45:00Z">
        <w:r w:rsidR="00A113E2">
          <w:t>Initialisation</w:t>
        </w:r>
      </w:ins>
      <w:ins w:id="21475"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rsidR="00CB5F32" w:rsidRPr="00E77497" w:rsidRDefault="00CB5F32" w:rsidP="00CB5F32">
      <w:pPr>
        <w:contextualSpacing/>
        <w:rPr>
          <w:ins w:id="21476" w:author="Rev 4 Allen Wirfs-Brock" w:date="2011-11-05T08:55:00Z"/>
        </w:rPr>
      </w:pPr>
      <w:ins w:id="21477"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rsidR="00CB5F32" w:rsidRPr="00675B74" w:rsidRDefault="00481DAC" w:rsidP="00B840BD">
      <w:pPr>
        <w:pStyle w:val="Alg3"/>
        <w:numPr>
          <w:ilvl w:val="0"/>
          <w:numId w:val="627"/>
        </w:numPr>
        <w:spacing w:after="240"/>
        <w:rPr>
          <w:ins w:id="21478" w:author="Rev 4 Allen Wirfs-Brock" w:date="2011-11-05T08:55:00Z"/>
        </w:rPr>
      </w:pPr>
      <w:ins w:id="21479" w:author="Rev 6 Allen Wirfs-Brock" w:date="2012-02-18T11:00:00Z">
        <w:r>
          <w:t>Return the result of p</w:t>
        </w:r>
        <w:r w:rsidRPr="004418C4">
          <w:t>erform</w:t>
        </w:r>
        <w:r>
          <w:t>ing</w:t>
        </w:r>
        <w:r w:rsidRPr="004418C4">
          <w:t xml:space="preserve"> </w:t>
        </w:r>
      </w:ins>
      <w:ins w:id="21480" w:author="Rev 4 Allen Wirfs-Brock" w:date="2011-11-05T08:55:00Z">
        <w:del w:id="21481" w:author="Rev 6 Allen Wirfs-Brock" w:date="2012-02-18T11:00:00Z">
          <w:r w:rsidR="00CB5F32" w:rsidDel="00481DAC">
            <w:delText xml:space="preserve">Perform </w:delText>
          </w:r>
        </w:del>
        <w:r w:rsidR="00CB5F32">
          <w:t xml:space="preserve">Indexed Binding </w:t>
        </w:r>
        <w:del w:id="21482" w:author="Rev 6 Allen Wirfs-Brock" w:date="2012-02-27T15:45:00Z">
          <w:r w:rsidR="00CB5F32" w:rsidDel="00A113E2">
            <w:delText>Initialization</w:delText>
          </w:r>
        </w:del>
      </w:ins>
      <w:ins w:id="21483" w:author="Rev 6 Allen Wirfs-Brock" w:date="2012-02-27T15:45:00Z">
        <w:r w:rsidR="00A113E2">
          <w:t>Initialisation</w:t>
        </w:r>
      </w:ins>
      <w:ins w:id="21484"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21485" w:author="Rev 4 Allen Wirfs-Brock" w:date="2011-11-05T09:02:00Z">
        <w:r w:rsidR="00F12460">
          <w:rPr>
            <w:i/>
          </w:rPr>
          <w:t>array</w:t>
        </w:r>
      </w:ins>
      <w:ins w:id="21486" w:author="Rev 4 Allen Wirfs-Brock" w:date="2011-11-05T08:55:00Z">
        <w:r w:rsidR="00CB5F32" w:rsidRPr="00E77497">
          <w:t>,</w:t>
        </w:r>
        <w:r w:rsidR="00CB5F32" w:rsidRPr="00E77497">
          <w:rPr>
            <w:i/>
          </w:rPr>
          <w:t xml:space="preserve"> </w:t>
        </w:r>
      </w:ins>
      <w:ins w:id="21487" w:author="Rev 4 Allen Wirfs-Brock" w:date="2011-11-05T09:02:00Z">
        <w:del w:id="21488"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489" w:author="Rev 4 Allen Wirfs-Brock" w:date="2011-11-05T08:55:00Z">
        <w:r w:rsidR="00CB5F32" w:rsidRPr="00675B74">
          <w:t xml:space="preserve">as </w:t>
        </w:r>
        <w:r w:rsidR="00CB5F32">
          <w:t>arguments</w:t>
        </w:r>
        <w:r w:rsidR="00CB5F32" w:rsidRPr="00675B74">
          <w:t>.</w:t>
        </w:r>
      </w:ins>
    </w:p>
    <w:p w:rsidR="00CB5F32" w:rsidRPr="00E77497" w:rsidRDefault="00CB5F32" w:rsidP="00CB5F32">
      <w:pPr>
        <w:contextualSpacing/>
        <w:rPr>
          <w:ins w:id="21490" w:author="Rev 4 Allen Wirfs-Brock" w:date="2011-11-05T08:55:00Z"/>
          <w:rFonts w:ascii="Courier New" w:hAnsi="Courier New" w:cs="Courier New"/>
          <w:b/>
        </w:rPr>
      </w:pPr>
      <w:ins w:id="21491"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rsidR="00CB5F32" w:rsidRPr="00675B74" w:rsidRDefault="00CB5F32" w:rsidP="00B34B48">
      <w:pPr>
        <w:pStyle w:val="Alg3"/>
        <w:numPr>
          <w:ilvl w:val="0"/>
          <w:numId w:val="555"/>
        </w:numPr>
        <w:rPr>
          <w:ins w:id="21492" w:author="Rev 4 Allen Wirfs-Brock" w:date="2011-11-05T08:55:00Z"/>
        </w:rPr>
      </w:pPr>
      <w:ins w:id="21493" w:author="Rev 4 Allen Wirfs-Brock" w:date="2011-11-05T08:55:00Z">
        <w:r w:rsidRPr="00E77497">
          <w:t xml:space="preserve">Let </w:t>
        </w:r>
        <w:del w:id="21494" w:author="Rev 10 Allen Wirfs-Brock" w:date="2012-08-14T10:03:00Z">
          <w:r w:rsidRPr="00E77497" w:rsidDel="006552DF">
            <w:rPr>
              <w:i/>
            </w:rPr>
            <w:delText>index</w:delText>
          </w:r>
        </w:del>
      </w:ins>
      <w:ins w:id="21495" w:author="Rev 10 Allen Wirfs-Brock" w:date="2012-08-14T10:03:00Z">
        <w:r w:rsidR="006552DF">
          <w:rPr>
            <w:i/>
          </w:rPr>
          <w:t>next</w:t>
        </w:r>
      </w:ins>
      <w:ins w:id="21496" w:author="Rev 4 Allen Wirfs-Brock" w:date="2011-11-05T08:55:00Z">
        <w:r w:rsidRPr="00E77497">
          <w:t xml:space="preserve"> be the result of </w:t>
        </w:r>
        <w:r>
          <w:t xml:space="preserve">performing Indexed Binding </w:t>
        </w:r>
        <w:del w:id="21497" w:author="Rev 6 Allen Wirfs-Brock" w:date="2012-02-27T15:45:00Z">
          <w:r w:rsidDel="00A113E2">
            <w:delText>Initialization</w:delText>
          </w:r>
        </w:del>
      </w:ins>
      <w:ins w:id="21498" w:author="Rev 6 Allen Wirfs-Brock" w:date="2012-02-27T15:45:00Z">
        <w:r w:rsidR="00A113E2">
          <w:t>Initialisation</w:t>
        </w:r>
      </w:ins>
      <w:ins w:id="21499"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21500" w:author="Rev 4 Allen Wirfs-Brock" w:date="2011-11-05T09:03:00Z">
        <w:r w:rsidR="00F12460">
          <w:rPr>
            <w:i/>
          </w:rPr>
          <w:t>array</w:t>
        </w:r>
        <w:del w:id="21501" w:author="Rev 7 Allen Wirfs-Brock" w:date="2012-05-04T14:35:00Z">
          <w:r w:rsidR="00F12460" w:rsidRPr="00E77497" w:rsidDel="00C9532C">
            <w:delText>,</w:delText>
          </w:r>
        </w:del>
        <w:r w:rsidR="00F12460" w:rsidRPr="00E77497">
          <w:rPr>
            <w:i/>
          </w:rPr>
          <w:t xml:space="preserve"> </w:t>
        </w:r>
        <w:del w:id="21502"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21503" w:author="Rev 4 Allen Wirfs-Brock" w:date="2011-11-05T08:55:00Z">
        <w:r w:rsidRPr="00E77497">
          <w:t xml:space="preserve"> as </w:t>
        </w:r>
        <w:r>
          <w:t>arguments</w:t>
        </w:r>
        <w:r w:rsidRPr="00675B74">
          <w:t>.</w:t>
        </w:r>
      </w:ins>
    </w:p>
    <w:p w:rsidR="006506E0" w:rsidRDefault="005715ED" w:rsidP="00EB121A">
      <w:pPr>
        <w:pStyle w:val="Alg2"/>
        <w:numPr>
          <w:ilvl w:val="0"/>
          <w:numId w:val="555"/>
        </w:numPr>
        <w:contextualSpacing/>
        <w:rPr>
          <w:ins w:id="21504" w:author="Rev 6 Allen Wirfs-Brock" w:date="2012-02-18T11:22:00Z"/>
        </w:rPr>
      </w:pPr>
      <w:ins w:id="21505" w:author="Rev 7 Allen Wirfs-Brock" w:date="2012-04-12T14:43:00Z">
        <w:r>
          <w:t>ReturnIfAbrupt(</w:t>
        </w:r>
      </w:ins>
      <w:ins w:id="21506" w:author="Rev 7 Allen Wirfs-Brock" w:date="2012-04-12T14:44:00Z">
        <w:del w:id="21507" w:author="Rev 10 Allen Wirfs-Brock" w:date="2012-08-14T10:03:00Z">
          <w:r w:rsidDel="006552DF">
            <w:rPr>
              <w:i/>
            </w:rPr>
            <w:delText>index</w:delText>
          </w:r>
        </w:del>
      </w:ins>
      <w:ins w:id="21508" w:author="Rev 10 Allen Wirfs-Brock" w:date="2012-08-14T10:03:00Z">
        <w:r w:rsidR="006552DF">
          <w:rPr>
            <w:i/>
          </w:rPr>
          <w:t>next</w:t>
        </w:r>
      </w:ins>
      <w:ins w:id="21509" w:author="Rev 7 Allen Wirfs-Brock" w:date="2012-04-12T14:43:00Z">
        <w:r>
          <w:t>).</w:t>
        </w:r>
      </w:ins>
      <w:ins w:id="21510" w:author="Rev 6 Allen Wirfs-Brock" w:date="2012-02-18T11:22:00Z">
        <w:del w:id="21511" w:author="Rev 7 Allen Wirfs-Brock" w:date="2012-04-12T14:43:00Z">
          <w:r w:rsidR="006506E0" w:rsidDel="005715ED">
            <w:delText xml:space="preserve">If </w:delText>
          </w:r>
          <w:r w:rsidR="006506E0" w:rsidDel="005715ED">
            <w:rPr>
              <w:i/>
            </w:rPr>
            <w:delText>index</w:delText>
          </w:r>
          <w:r w:rsidR="006506E0" w:rsidDel="005715ED">
            <w:delText xml:space="preserve"> is an abrupt completion, return </w:delText>
          </w:r>
        </w:del>
      </w:ins>
      <w:ins w:id="21512" w:author="Rev 6 Allen Wirfs-Brock" w:date="2012-02-18T11:23:00Z">
        <w:del w:id="21513" w:author="Rev 7 Allen Wirfs-Brock" w:date="2012-04-12T14:43:00Z">
          <w:r w:rsidR="006506E0" w:rsidDel="005715ED">
            <w:rPr>
              <w:i/>
            </w:rPr>
            <w:delText>index</w:delText>
          </w:r>
        </w:del>
      </w:ins>
      <w:ins w:id="21514" w:author="Rev 6 Allen Wirfs-Brock" w:date="2012-02-18T11:22:00Z">
        <w:del w:id="21515" w:author="Rev 7 Allen Wirfs-Brock" w:date="2012-04-12T14:43:00Z">
          <w:r w:rsidR="006506E0" w:rsidDel="005715ED">
            <w:delText>.</w:delText>
          </w:r>
        </w:del>
      </w:ins>
    </w:p>
    <w:p w:rsidR="00CB5F32" w:rsidRPr="00E77497" w:rsidRDefault="00766C2E" w:rsidP="00B34B48">
      <w:pPr>
        <w:pStyle w:val="Alg3"/>
        <w:numPr>
          <w:ilvl w:val="0"/>
          <w:numId w:val="555"/>
        </w:numPr>
        <w:rPr>
          <w:ins w:id="21516" w:author="Rev 4 Allen Wirfs-Brock" w:date="2011-11-05T08:55:00Z"/>
        </w:rPr>
      </w:pPr>
      <w:ins w:id="21517" w:author="Rev 10 Allen Wirfs-Brock" w:date="2012-09-04T11:02: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518" w:author="Rev 4 Allen Wirfs-Brock" w:date="2011-11-05T08:55:00Z">
        <w:del w:id="21519" w:author="Rev 10 Allen Wirfs-Brock" w:date="2012-09-04T11:02:00Z">
          <w:r w:rsidR="00CB5F32" w:rsidRPr="00E77497" w:rsidDel="00766C2E">
            <w:delText xml:space="preserve">If </w:delText>
          </w:r>
          <w:r w:rsidR="00CB5F32" w:rsidRPr="00E77497" w:rsidDel="00766C2E">
            <w:rPr>
              <w:i/>
            </w:rPr>
            <w:delText>Elision</w:delText>
          </w:r>
          <w:r w:rsidR="00CB5F32" w:rsidRPr="00E77497" w:rsidDel="00766C2E">
            <w:delText xml:space="preserve"> is present, then let </w:delText>
          </w:r>
          <w:r w:rsidR="00CB5F32" w:rsidRPr="00E77497" w:rsidDel="00766C2E">
            <w:rPr>
              <w:i/>
            </w:rPr>
            <w:delText>skip</w:delText>
          </w:r>
          <w:r w:rsidR="00CB5F32" w:rsidRPr="00E77497" w:rsidDel="00766C2E">
            <w:delText xml:space="preserve"> be the result of evaluating </w:delText>
          </w:r>
          <w:r w:rsidR="00CB5F32" w:rsidRPr="00E77497" w:rsidDel="00766C2E">
            <w:rPr>
              <w:i/>
            </w:rPr>
            <w:delText>Elision</w:delText>
          </w:r>
          <w:r w:rsidR="00CB5F32" w:rsidRPr="00E77497" w:rsidDel="00766C2E">
            <w:delText xml:space="preserve">, otherwise let </w:delText>
          </w:r>
          <w:r w:rsidR="00CB5F32" w:rsidRPr="00E77497" w:rsidDel="00766C2E">
            <w:rPr>
              <w:i/>
            </w:rPr>
            <w:delText>skip</w:delText>
          </w:r>
          <w:r w:rsidR="00CB5F32" w:rsidRPr="00E77497" w:rsidDel="00766C2E">
            <w:delText xml:space="preserve"> be 0.</w:delText>
          </w:r>
        </w:del>
      </w:ins>
    </w:p>
    <w:p w:rsidR="00CB5F32" w:rsidRPr="00675B74" w:rsidRDefault="00481DAC" w:rsidP="00B34B48">
      <w:pPr>
        <w:pStyle w:val="Alg3"/>
        <w:numPr>
          <w:ilvl w:val="0"/>
          <w:numId w:val="555"/>
        </w:numPr>
        <w:spacing w:after="220"/>
        <w:rPr>
          <w:ins w:id="21520" w:author="Rev 4 Allen Wirfs-Brock" w:date="2011-11-05T08:55:00Z"/>
        </w:rPr>
      </w:pPr>
      <w:ins w:id="21521" w:author="Rev 6 Allen Wirfs-Brock" w:date="2012-02-18T11:00:00Z">
        <w:r>
          <w:t>Return the result of p</w:t>
        </w:r>
        <w:r w:rsidRPr="004418C4">
          <w:t>erform</w:t>
        </w:r>
        <w:r>
          <w:t>ing</w:t>
        </w:r>
        <w:r w:rsidRPr="004418C4">
          <w:t xml:space="preserve"> </w:t>
        </w:r>
      </w:ins>
      <w:ins w:id="21522" w:author="Rev 4 Allen Wirfs-Brock" w:date="2011-11-05T08:55:00Z">
        <w:del w:id="21523" w:author="Rev 6 Allen Wirfs-Brock" w:date="2012-02-18T11:00:00Z">
          <w:r w:rsidR="00CB5F32" w:rsidDel="00481DAC">
            <w:delText xml:space="preserve">Perform </w:delText>
          </w:r>
        </w:del>
        <w:r w:rsidR="00CB5F32">
          <w:t xml:space="preserve">Indexed Binding </w:t>
        </w:r>
        <w:del w:id="21524" w:author="Rev 6 Allen Wirfs-Brock" w:date="2012-02-27T15:45:00Z">
          <w:r w:rsidR="00CB5F32" w:rsidDel="00A113E2">
            <w:delText>Initialization</w:delText>
          </w:r>
        </w:del>
      </w:ins>
      <w:ins w:id="21525" w:author="Rev 6 Allen Wirfs-Brock" w:date="2012-02-27T15:45:00Z">
        <w:r w:rsidR="00A113E2">
          <w:t>Initialisation</w:t>
        </w:r>
      </w:ins>
      <w:ins w:id="21526"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21527" w:author="Rev 4 Allen Wirfs-Brock" w:date="2011-11-05T09:04:00Z">
        <w:r w:rsidR="00F12460">
          <w:rPr>
            <w:i/>
          </w:rPr>
          <w:t xml:space="preserve">array, </w:t>
        </w:r>
        <w:del w:id="21528" w:author="Rev 5 Allen Wirfs-Brock" w:date="2012-01-04T11:50:00Z">
          <w:r w:rsidR="00F12460" w:rsidDel="00B840BD">
            <w:rPr>
              <w:i/>
            </w:rPr>
            <w:delText xml:space="preserve">arrayLength, </w:delText>
          </w:r>
        </w:del>
      </w:ins>
      <w:ins w:id="21529" w:author="Rev 4 Allen Wirfs-Brock" w:date="2011-11-05T08:55:00Z">
        <w:del w:id="21530" w:author="Rev 10 Allen Wirfs-Brock" w:date="2012-08-14T10:04:00Z">
          <w:r w:rsidR="00CB5F32" w:rsidRPr="00E77497" w:rsidDel="006552DF">
            <w:rPr>
              <w:i/>
            </w:rPr>
            <w:delText>index</w:delText>
          </w:r>
        </w:del>
      </w:ins>
      <w:ins w:id="21531" w:author="Rev 10 Allen Wirfs-Brock" w:date="2012-08-14T10:04:00Z">
        <w:r w:rsidR="006552DF">
          <w:rPr>
            <w:i/>
          </w:rPr>
          <w:t>next</w:t>
        </w:r>
      </w:ins>
      <w:ins w:id="21532" w:author="Rev 4 Allen Wirfs-Brock" w:date="2011-11-05T08:55:00Z">
        <w:r w:rsidR="00CB5F32" w:rsidRPr="00E77497">
          <w:t>+</w:t>
        </w:r>
        <w:r w:rsidR="00CB5F32" w:rsidRPr="00E77497">
          <w:rPr>
            <w:i/>
          </w:rPr>
          <w:t>skip</w:t>
        </w:r>
        <w:r w:rsidR="00CB5F32" w:rsidRPr="00E77497">
          <w:t xml:space="preserve"> </w:t>
        </w:r>
      </w:ins>
      <w:ins w:id="21533"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534" w:author="Rev 4 Allen Wirfs-Brock" w:date="2011-11-05T08:55:00Z">
        <w:r w:rsidR="00CB5F32" w:rsidRPr="00E77497">
          <w:t xml:space="preserve">as </w:t>
        </w:r>
        <w:r w:rsidR="00CB5F32">
          <w:t>arguments</w:t>
        </w:r>
        <w:r w:rsidR="00CB5F32" w:rsidRPr="00675B74">
          <w:t>.</w:t>
        </w:r>
      </w:ins>
    </w:p>
    <w:p w:rsidR="00726A79" w:rsidRPr="00E77497" w:rsidDel="00C35E30" w:rsidRDefault="00726A79" w:rsidP="00D4578E">
      <w:pPr>
        <w:contextualSpacing/>
        <w:rPr>
          <w:ins w:id="21535" w:author="Allen Wirfs-Brock" w:date="2011-07-11T15:26:00Z"/>
          <w:del w:id="21536" w:author="Rev 4 Allen Wirfs-Brock" w:date="2011-10-15T18:19:00Z"/>
        </w:rPr>
      </w:pPr>
      <w:ins w:id="21537" w:author="Allen Wirfs-Brock" w:date="2011-07-11T15:26:00Z">
        <w:del w:id="21538"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21539" w:author="Allen Wirfs-Brock" w:date="2011-07-11T15:27:00Z">
        <w:del w:id="21540" w:author="Rev 4 Allen Wirfs-Brock" w:date="2011-10-15T18:19:00Z">
          <w:r w:rsidRPr="00E77497" w:rsidDel="00C35E30">
            <w:rPr>
              <w:rStyle w:val="bnf"/>
            </w:rPr>
            <w:delText xml:space="preserve">BindingElementList </w:delText>
          </w:r>
        </w:del>
      </w:ins>
      <w:ins w:id="21541" w:author="Allen Wirfs-Brock" w:date="2011-07-11T15:26:00Z">
        <w:del w:id="21542" w:author="Rev 4 Allen Wirfs-Brock" w:date="2011-10-15T18:19:00Z">
          <w:r w:rsidRPr="00E77497" w:rsidDel="00C35E30">
            <w:rPr>
              <w:b/>
            </w:rPr>
            <w:delText>:</w:delText>
          </w:r>
          <w:r w:rsidRPr="00E77497" w:rsidDel="00C35E30">
            <w:delText xml:space="preserve"> </w:delText>
          </w:r>
        </w:del>
      </w:ins>
      <w:ins w:id="21543" w:author="Allen Wirfs-Brock" w:date="2011-07-11T15:28:00Z">
        <w:del w:id="21544"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21545" w:author="Allen Wirfs-Brock" w:date="2011-07-11T15:26:00Z">
        <w:del w:id="21546" w:author="Rev 4 Allen Wirfs-Brock" w:date="2011-10-15T18:19:00Z">
          <w:r w:rsidRPr="00E77497" w:rsidDel="00C35E30">
            <w:rPr>
              <w:rStyle w:val="bnf"/>
            </w:rPr>
            <w:delText>Binding</w:delText>
          </w:r>
        </w:del>
      </w:ins>
      <w:ins w:id="21547" w:author="Allen Wirfs-Brock" w:date="2011-07-11T15:28:00Z">
        <w:del w:id="21548" w:author="Rev 4 Allen Wirfs-Brock" w:date="2011-10-15T18:19:00Z">
          <w:r w:rsidRPr="00E77497" w:rsidDel="00C35E30">
            <w:rPr>
              <w:rStyle w:val="bnf"/>
            </w:rPr>
            <w:delText>Element</w:delText>
          </w:r>
        </w:del>
      </w:ins>
      <w:ins w:id="21549" w:author="Allen Wirfs-Brock" w:date="2011-07-11T15:26:00Z">
        <w:del w:id="21550"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rsidR="00726A79" w:rsidRPr="00E77497" w:rsidDel="00C35E30" w:rsidRDefault="00726A79">
      <w:pPr>
        <w:pStyle w:val="Alg4"/>
        <w:numPr>
          <w:ilvl w:val="0"/>
          <w:numId w:val="438"/>
        </w:numPr>
        <w:spacing w:after="220"/>
        <w:contextualSpacing/>
        <w:rPr>
          <w:ins w:id="21551" w:author="Allen Wirfs-Brock" w:date="2011-07-11T15:26:00Z"/>
          <w:del w:id="21552" w:author="Rev 4 Allen Wirfs-Brock" w:date="2011-10-15T18:19:00Z"/>
        </w:rPr>
        <w:pPrChange w:id="21553" w:author="Rev 4 Allen Wirfs-Brock" w:date="2011-11-07T12:16:00Z">
          <w:pPr>
            <w:pStyle w:val="Alg4"/>
            <w:numPr>
              <w:numId w:val="462"/>
            </w:numPr>
            <w:tabs>
              <w:tab w:val="num" w:pos="360"/>
            </w:tabs>
            <w:spacing w:after="220"/>
            <w:ind w:left="360" w:hanging="360"/>
            <w:contextualSpacing/>
          </w:pPr>
        </w:pPrChange>
      </w:pPr>
      <w:ins w:id="21554" w:author="Allen Wirfs-Brock" w:date="2011-07-11T15:26:00Z">
        <w:del w:id="21555" w:author="Rev 4 Allen Wirfs-Brock" w:date="2011-10-15T18:19:00Z">
          <w:r w:rsidRPr="00E77497" w:rsidDel="00C35E30">
            <w:delText xml:space="preserve">Return BoundNames of </w:delText>
          </w:r>
        </w:del>
      </w:ins>
      <w:ins w:id="21556" w:author="Allen Wirfs-Brock" w:date="2011-07-11T15:29:00Z">
        <w:del w:id="21557" w:author="Rev 4 Allen Wirfs-Brock" w:date="2011-10-15T18:19:00Z">
          <w:r w:rsidRPr="00E77497" w:rsidDel="00C35E30">
            <w:rPr>
              <w:rStyle w:val="bnf"/>
            </w:rPr>
            <w:delText>BindingElement</w:delText>
          </w:r>
        </w:del>
      </w:ins>
      <w:ins w:id="21558" w:author="Allen Wirfs-Brock" w:date="2011-07-11T15:26:00Z">
        <w:del w:id="21559" w:author="Rev 4 Allen Wirfs-Brock" w:date="2011-10-15T18:19:00Z">
          <w:r w:rsidRPr="00E77497" w:rsidDel="00C35E30">
            <w:delText>.</w:delText>
          </w:r>
        </w:del>
      </w:ins>
    </w:p>
    <w:p w:rsidR="000958E3" w:rsidRPr="00E77497" w:rsidRDefault="009E67EA" w:rsidP="00D4578E">
      <w:pPr>
        <w:contextualSpacing/>
        <w:rPr>
          <w:ins w:id="21560" w:author="Rev 4 Allen Wirfs-Brock" w:date="2011-10-15T18:20:00Z"/>
        </w:rPr>
      </w:pPr>
      <w:ins w:id="21561" w:author="Rev 3 Allen Wirfs-Brock" w:date="2011-09-11T13:04:00Z">
        <w:del w:id="21562" w:author="Rev 4 Allen Wirfs-Brock" w:date="2011-10-15T18:20:00Z">
          <w:r w:rsidRPr="00E77497" w:rsidDel="000958E3">
            <w:delText xml:space="preserve">The production </w:delText>
          </w:r>
        </w:del>
      </w:ins>
      <w:ins w:id="21563" w:author="Rev 3 Allen Wirfs-Brock" w:date="2011-09-11T13:05:00Z">
        <w:r w:rsidRPr="00E77497">
          <w:rPr>
            <w:rStyle w:val="bnf"/>
          </w:rPr>
          <w:t>Binding</w:t>
        </w:r>
      </w:ins>
      <w:ins w:id="21564"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21565" w:author="Rev 3 Allen Wirfs-Brock" w:date="2011-09-11T13:05:00Z">
        <w:r w:rsidRPr="00E77497">
          <w:rPr>
            <w:rStyle w:val="bnf"/>
          </w:rPr>
          <w:t>Binding</w:t>
        </w:r>
      </w:ins>
      <w:ins w:id="21566" w:author="Rev 3 Allen Wirfs-Brock" w:date="2011-09-11T13:04:00Z">
        <w:r w:rsidRPr="00E77497">
          <w:rPr>
            <w:rStyle w:val="bnf"/>
          </w:rPr>
          <w:t>Element</w:t>
        </w:r>
        <w:r w:rsidRPr="00E77497">
          <w:rPr>
            <w:rFonts w:cs="Arial"/>
            <w:i/>
            <w:vertAlign w:val="subscript"/>
          </w:rPr>
          <w:t xml:space="preserve"> </w:t>
        </w:r>
        <w:r w:rsidRPr="00E77497">
          <w:t xml:space="preserve"> </w:t>
        </w:r>
        <w:del w:id="21567" w:author="Rev 4 Allen Wirfs-Brock" w:date="2011-10-15T18:20:00Z">
          <w:r w:rsidRPr="00E77497" w:rsidDel="000958E3">
            <w:delText xml:space="preserve">is evaluated </w:delText>
          </w:r>
        </w:del>
      </w:ins>
    </w:p>
    <w:p w:rsidR="009E67EA" w:rsidRPr="00E77497" w:rsidDel="00D20B80" w:rsidRDefault="009E67EA" w:rsidP="00D4578E">
      <w:pPr>
        <w:ind w:left="360"/>
        <w:rPr>
          <w:ins w:id="21568" w:author="Rev 3 Allen Wirfs-Brock" w:date="2011-09-11T13:04:00Z"/>
          <w:del w:id="21569" w:author="Rev 4 Allen Wirfs-Brock" w:date="2011-11-04T18:09:00Z"/>
        </w:rPr>
      </w:pPr>
      <w:ins w:id="21570" w:author="Rev 3 Allen Wirfs-Brock" w:date="2011-09-11T13:04:00Z">
        <w:del w:id="21571" w:author="Rev 4 Allen Wirfs-Brock" w:date="2011-11-04T18:09:00Z">
          <w:r w:rsidRPr="00E77497" w:rsidDel="00D20B80">
            <w:delText xml:space="preserve">with the parameters </w:delText>
          </w:r>
          <w:r w:rsidRPr="00E77497" w:rsidDel="00D20B80">
            <w:rPr>
              <w:rStyle w:val="bnf"/>
            </w:rPr>
            <w:delText>obj</w:delText>
          </w:r>
        </w:del>
      </w:ins>
      <w:ins w:id="21572" w:author="Rev 3 Allen Wirfs-Brock" w:date="2011-09-11T13:06:00Z">
        <w:del w:id="21573"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21574" w:author="Rev 3 Allen Wirfs-Brock" w:date="2011-09-11T13:04:00Z">
        <w:del w:id="21575"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21576" w:author="Rev 4 Allen Wirfs-Brock" w:date="2011-10-15T18:20:00Z">
          <w:r w:rsidRPr="00E77497" w:rsidDel="000958E3">
            <w:delText>as follows:</w:delText>
          </w:r>
        </w:del>
      </w:ins>
    </w:p>
    <w:p w:rsidR="009E67EA" w:rsidRPr="00E77497" w:rsidRDefault="00766C2E" w:rsidP="00B34B48">
      <w:pPr>
        <w:pStyle w:val="Alg3"/>
        <w:numPr>
          <w:ilvl w:val="0"/>
          <w:numId w:val="549"/>
        </w:numPr>
        <w:rPr>
          <w:ins w:id="21577" w:author="Rev 3 Allen Wirfs-Brock" w:date="2011-09-11T13:04:00Z"/>
        </w:rPr>
      </w:pPr>
      <w:ins w:id="21578" w:author="Rev 10 Allen Wirfs-Brock" w:date="2012-09-04T11:02: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579" w:author="Rev 3 Allen Wirfs-Brock" w:date="2011-09-11T13:04:00Z">
        <w:del w:id="21580" w:author="Rev 10 Allen Wirfs-Brock" w:date="2012-09-04T11:02:00Z">
          <w:r w:rsidR="009E67EA" w:rsidRPr="00E77497" w:rsidDel="00766C2E">
            <w:delText xml:space="preserve">If </w:delText>
          </w:r>
          <w:r w:rsidR="009E67EA" w:rsidRPr="00E77497" w:rsidDel="00766C2E">
            <w:rPr>
              <w:i/>
            </w:rPr>
            <w:delText>Elision</w:delText>
          </w:r>
          <w:r w:rsidR="009E67EA" w:rsidRPr="00E77497" w:rsidDel="00766C2E">
            <w:delText xml:space="preserve"> is present, then let </w:delText>
          </w:r>
          <w:r w:rsidR="009E67EA" w:rsidRPr="00E77497" w:rsidDel="00766C2E">
            <w:rPr>
              <w:i/>
            </w:rPr>
            <w:delText>skip</w:delText>
          </w:r>
          <w:r w:rsidR="009E67EA" w:rsidRPr="00E77497" w:rsidDel="00766C2E">
            <w:delText xml:space="preserve"> be the result of evaluating </w:delText>
          </w:r>
          <w:r w:rsidR="009E67EA" w:rsidRPr="00E77497" w:rsidDel="00766C2E">
            <w:rPr>
              <w:i/>
            </w:rPr>
            <w:delText>Elision</w:delText>
          </w:r>
          <w:r w:rsidR="009E67EA" w:rsidRPr="00E77497" w:rsidDel="00766C2E">
            <w:delText xml:space="preserve">, otherwise let </w:delText>
          </w:r>
          <w:r w:rsidR="009E67EA" w:rsidRPr="00E77497" w:rsidDel="00766C2E">
            <w:rPr>
              <w:i/>
            </w:rPr>
            <w:delText>skip</w:delText>
          </w:r>
          <w:r w:rsidR="009E67EA" w:rsidRPr="00E77497" w:rsidDel="00766C2E">
            <w:delText xml:space="preserve"> be 0.</w:delText>
          </w:r>
        </w:del>
      </w:ins>
    </w:p>
    <w:p w:rsidR="009E67EA" w:rsidRPr="00675B74" w:rsidRDefault="006506E0" w:rsidP="00B34B48">
      <w:pPr>
        <w:pStyle w:val="Alg3"/>
        <w:numPr>
          <w:ilvl w:val="0"/>
          <w:numId w:val="549"/>
        </w:numPr>
        <w:rPr>
          <w:ins w:id="21581" w:author="Rev 3 Allen Wirfs-Brock" w:date="2011-09-11T13:04:00Z"/>
        </w:rPr>
      </w:pPr>
      <w:ins w:id="21582" w:author="Rev 6 Allen Wirfs-Brock" w:date="2012-02-18T11:14:00Z">
        <w:r w:rsidRPr="00E77497">
          <w:t xml:space="preserve">Let </w:t>
        </w:r>
        <w:del w:id="21583" w:author="Rev 10 Allen Wirfs-Brock" w:date="2012-08-14T10:15:00Z">
          <w:r w:rsidDel="006552DF">
            <w:rPr>
              <w:i/>
            </w:rPr>
            <w:delText>next</w:delText>
          </w:r>
        </w:del>
      </w:ins>
      <w:ins w:id="21584" w:author="Rev 10 Allen Wirfs-Brock" w:date="2012-08-14T10:15:00Z">
        <w:r w:rsidR="006552DF">
          <w:rPr>
            <w:i/>
          </w:rPr>
          <w:t>status</w:t>
        </w:r>
      </w:ins>
      <w:ins w:id="21585" w:author="Rev 6 Allen Wirfs-Brock" w:date="2012-02-18T11:14:00Z">
        <w:r w:rsidRPr="00E77497">
          <w:rPr>
            <w:i/>
          </w:rPr>
          <w:t xml:space="preserve"> </w:t>
        </w:r>
        <w:r w:rsidRPr="00E77497">
          <w:t xml:space="preserve">be the result of </w:t>
        </w:r>
        <w:r>
          <w:t>performing</w:t>
        </w:r>
        <w:r w:rsidRPr="00E77497">
          <w:t xml:space="preserve"> </w:t>
        </w:r>
      </w:ins>
      <w:ins w:id="21586" w:author="Rev 4 Allen Wirfs-Brock" w:date="2011-11-04T18:10:00Z">
        <w:del w:id="21587" w:author="Rev 6 Allen Wirfs-Brock" w:date="2012-02-18T11:14:00Z">
          <w:r w:rsidR="00D20B80" w:rsidDel="006506E0">
            <w:delText xml:space="preserve">Perform </w:delText>
          </w:r>
        </w:del>
      </w:ins>
      <w:ins w:id="21588" w:author="Rev 4 Allen Wirfs-Brock" w:date="2011-11-04T18:55:00Z">
        <w:r w:rsidR="00675B74">
          <w:t>Indexed</w:t>
        </w:r>
      </w:ins>
      <w:ins w:id="21589" w:author="Rev 4 Allen Wirfs-Brock" w:date="2011-11-04T18:22:00Z">
        <w:r w:rsidR="005E7156">
          <w:t xml:space="preserve"> </w:t>
        </w:r>
      </w:ins>
      <w:ins w:id="21590" w:author="Rev 4 Allen Wirfs-Brock" w:date="2011-11-04T18:10:00Z">
        <w:r w:rsidR="00D20B80">
          <w:t xml:space="preserve">Binding </w:t>
        </w:r>
        <w:del w:id="21591" w:author="Rev 6 Allen Wirfs-Brock" w:date="2012-02-27T15:45:00Z">
          <w:r w:rsidR="00D20B80" w:rsidDel="00A113E2">
            <w:delText>Initialization</w:delText>
          </w:r>
        </w:del>
      </w:ins>
      <w:ins w:id="21592" w:author="Rev 6 Allen Wirfs-Brock" w:date="2012-02-27T15:45:00Z">
        <w:r w:rsidR="00A113E2">
          <w:t>Initialisation</w:t>
        </w:r>
      </w:ins>
      <w:ins w:id="21593" w:author="Rev 4 Allen Wirfs-Brock" w:date="2011-11-04T18:10:00Z">
        <w:r w:rsidR="00D20B80">
          <w:t xml:space="preserve"> for</w:t>
        </w:r>
        <w:r w:rsidR="00D20B80" w:rsidRPr="004418C4">
          <w:t xml:space="preserve"> </w:t>
        </w:r>
      </w:ins>
      <w:ins w:id="21594" w:author="Rev 3 Allen Wirfs-Brock" w:date="2011-09-11T13:04:00Z">
        <w:del w:id="21595" w:author="Rev 4 Allen Wirfs-Brock" w:date="2011-11-04T18:10:00Z">
          <w:r w:rsidR="009E67EA" w:rsidRPr="00675B74" w:rsidDel="00D20B80">
            <w:delText xml:space="preserve">Evaluate </w:delText>
          </w:r>
        </w:del>
      </w:ins>
      <w:ins w:id="21596"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21597" w:author="Rev 3 Allen Wirfs-Brock" w:date="2011-09-11T13:04:00Z">
        <w:r w:rsidR="009E67EA" w:rsidRPr="00E77497">
          <w:t xml:space="preserve">using </w:t>
        </w:r>
        <w:del w:id="21598" w:author="Rev 4 Allen Wirfs-Brock" w:date="2011-11-04T18:11:00Z">
          <w:r w:rsidR="009E67EA" w:rsidRPr="00E77497" w:rsidDel="00D20B80">
            <w:rPr>
              <w:i/>
            </w:rPr>
            <w:delText>obj</w:delText>
          </w:r>
        </w:del>
      </w:ins>
      <w:ins w:id="21599" w:author="Rev 4 Allen Wirfs-Brock" w:date="2011-11-04T18:23:00Z">
        <w:r w:rsidR="005E7156">
          <w:rPr>
            <w:i/>
          </w:rPr>
          <w:t>array</w:t>
        </w:r>
      </w:ins>
      <w:ins w:id="21600" w:author="Rev 3 Allen Wirfs-Brock" w:date="2011-09-11T13:04:00Z">
        <w:del w:id="21601"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21602" w:author="Rev 3 Allen Wirfs-Brock" w:date="2011-09-22T16:32:00Z">
        <w:r w:rsidR="005D3876" w:rsidRPr="00E77497">
          <w:t xml:space="preserve">, </w:t>
        </w:r>
      </w:ins>
      <w:ins w:id="21603" w:author="Rev 4 Allen Wirfs-Brock" w:date="2011-11-05T09:06:00Z">
        <w:del w:id="21604" w:author="Rev 5 Allen Wirfs-Brock" w:date="2012-01-04T11:51:00Z">
          <w:r w:rsidR="00F12460" w:rsidDel="00B840BD">
            <w:rPr>
              <w:i/>
            </w:rPr>
            <w:delText xml:space="preserve">arrayLength, </w:delText>
          </w:r>
        </w:del>
        <w:r w:rsidR="00F12460">
          <w:rPr>
            <w:i/>
          </w:rPr>
          <w:t>nextIndex</w:t>
        </w:r>
        <w:del w:id="21605" w:author="Rev 10 Allen Wirfs-Brock" w:date="2012-08-14T10:05:00Z">
          <w:r w:rsidR="00F12460" w:rsidRPr="00E77497" w:rsidDel="006552DF">
            <w:delText xml:space="preserve"> </w:delText>
          </w:r>
        </w:del>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606" w:author="Rev 3 Allen Wirfs-Brock" w:date="2011-09-22T16:32:00Z">
        <w:del w:id="21607" w:author="Rev 4 Allen Wirfs-Brock" w:date="2011-11-05T09:06:00Z">
          <w:r w:rsidR="005D3876" w:rsidRPr="00E77497" w:rsidDel="00F12460">
            <w:rPr>
              <w:i/>
            </w:rPr>
            <w:delText>env</w:delText>
          </w:r>
        </w:del>
        <w:del w:id="21608"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21609" w:author="Rev 4 Allen Wirfs-Brock" w:date="2011-11-05T09:06:00Z">
          <w:r w:rsidR="005D3876" w:rsidRPr="00E77497" w:rsidDel="00F12460">
            <w:delText>,</w:delText>
          </w:r>
        </w:del>
      </w:ins>
      <w:ins w:id="21610" w:author="Rev 3 Allen Wirfs-Brock" w:date="2011-09-11T13:04:00Z">
        <w:del w:id="21611"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21612" w:author="Rev 4 Allen Wirfs-Brock" w:date="2011-11-04T18:22:00Z">
          <w:r w:rsidR="009E67EA" w:rsidRPr="00E77497" w:rsidDel="005E7156">
            <w:delText xml:space="preserve">the </w:delText>
          </w:r>
        </w:del>
        <w:del w:id="21613" w:author="Rev 4 Allen Wirfs-Brock" w:date="2011-10-04T13:41:00Z">
          <w:r w:rsidR="009E67EA" w:rsidRPr="00E77497" w:rsidDel="00E73FF3">
            <w:rPr>
              <w:i/>
            </w:rPr>
            <w:delText>index</w:delText>
          </w:r>
        </w:del>
        <w:del w:id="21614" w:author="Rev 4 Allen Wirfs-Brock" w:date="2011-11-04T18:22:00Z">
          <w:r w:rsidR="009E67EA" w:rsidRPr="00E77497" w:rsidDel="005E7156">
            <w:delText xml:space="preserve"> parameter</w:delText>
          </w:r>
        </w:del>
      </w:ins>
      <w:ins w:id="21615" w:author="Rev 4 Allen Wirfs-Brock" w:date="2011-11-04T18:22:00Z">
        <w:r w:rsidR="005E7156">
          <w:t>arguments</w:t>
        </w:r>
      </w:ins>
      <w:ins w:id="21616" w:author="Rev 3 Allen Wirfs-Brock" w:date="2011-09-11T13:04:00Z">
        <w:r w:rsidR="009E67EA" w:rsidRPr="00675B74">
          <w:t>.</w:t>
        </w:r>
      </w:ins>
    </w:p>
    <w:p w:rsidR="00A37763" w:rsidRDefault="005715ED" w:rsidP="00EB121A">
      <w:pPr>
        <w:pStyle w:val="Alg2"/>
        <w:numPr>
          <w:ilvl w:val="0"/>
          <w:numId w:val="549"/>
        </w:numPr>
        <w:contextualSpacing/>
        <w:rPr>
          <w:ins w:id="21617" w:author="Rev 6 Allen Wirfs-Brock" w:date="2012-02-18T11:25:00Z"/>
        </w:rPr>
      </w:pPr>
      <w:ins w:id="21618" w:author="Rev 7 Allen Wirfs-Brock" w:date="2012-04-12T14:44:00Z">
        <w:r>
          <w:t>ReturnIfAbrupt(</w:t>
        </w:r>
        <w:del w:id="21619" w:author="Rev 10 Allen Wirfs-Brock" w:date="2012-08-14T10:15:00Z">
          <w:r w:rsidDel="006552DF">
            <w:rPr>
              <w:i/>
            </w:rPr>
            <w:delText>next</w:delText>
          </w:r>
        </w:del>
      </w:ins>
      <w:ins w:id="21620" w:author="Rev 10 Allen Wirfs-Brock" w:date="2012-08-14T10:15:00Z">
        <w:r w:rsidR="006552DF">
          <w:rPr>
            <w:i/>
          </w:rPr>
          <w:t>status</w:t>
        </w:r>
      </w:ins>
      <w:ins w:id="21621" w:author="Rev 7 Allen Wirfs-Brock" w:date="2012-04-12T14:44:00Z">
        <w:r>
          <w:t>).</w:t>
        </w:r>
      </w:ins>
      <w:ins w:id="21622" w:author="Rev 6 Allen Wirfs-Brock" w:date="2012-02-18T11:25:00Z">
        <w:del w:id="21623" w:author="Rev 7 Allen Wirfs-Brock" w:date="2012-04-12T14:44: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r w:rsidR="00A37763" w:rsidDel="005715ED">
            <w:delText>.</w:delText>
          </w:r>
        </w:del>
      </w:ins>
    </w:p>
    <w:p w:rsidR="009E67EA" w:rsidRPr="00E77497" w:rsidRDefault="009E67EA" w:rsidP="00B34B48">
      <w:pPr>
        <w:pStyle w:val="Alg3"/>
        <w:numPr>
          <w:ilvl w:val="0"/>
          <w:numId w:val="549"/>
        </w:numPr>
        <w:spacing w:after="220"/>
        <w:rPr>
          <w:ins w:id="21624" w:author="Rev 3 Allen Wirfs-Brock" w:date="2011-09-11T13:04:00Z"/>
        </w:rPr>
      </w:pPr>
      <w:ins w:id="21625" w:author="Rev 3 Allen Wirfs-Brock" w:date="2011-09-11T13:04:00Z">
        <w:r w:rsidRPr="00E77497">
          <w:t xml:space="preserve">Return </w:t>
        </w:r>
      </w:ins>
      <w:ins w:id="21626" w:author="Rev 10 Allen Wirfs-Brock" w:date="2012-08-14T10:14:00Z">
        <w:r w:rsidR="006552DF">
          <w:rPr>
            <w:i/>
          </w:rPr>
          <w:t>nextIndex</w:t>
        </w:r>
        <w:r w:rsidR="006552DF" w:rsidRPr="00E77497" w:rsidDel="006552DF">
          <w:rPr>
            <w:i/>
          </w:rPr>
          <w:t xml:space="preserve"> </w:t>
        </w:r>
      </w:ins>
      <w:ins w:id="21627" w:author="Rev 3 Allen Wirfs-Brock" w:date="2011-09-11T13:04:00Z">
        <w:del w:id="21628" w:author="Rev 10 Allen Wirfs-Brock" w:date="2012-08-14T10:14:00Z">
          <w:r w:rsidRPr="00E77497" w:rsidDel="006552DF">
            <w:rPr>
              <w:i/>
            </w:rPr>
            <w:delText>index</w:delText>
          </w:r>
        </w:del>
        <w:r w:rsidRPr="00E77497">
          <w:t>+</w:t>
        </w:r>
        <w:r w:rsidRPr="00E77497">
          <w:rPr>
            <w:i/>
          </w:rPr>
          <w:t>skip</w:t>
        </w:r>
        <w:r w:rsidRPr="00E77497">
          <w:t>+1.</w:t>
        </w:r>
      </w:ins>
    </w:p>
    <w:p w:rsidR="00726A79" w:rsidRPr="00E77497" w:rsidDel="00343429" w:rsidRDefault="00726A79" w:rsidP="00C7794D">
      <w:pPr>
        <w:contextualSpacing/>
        <w:rPr>
          <w:ins w:id="21629" w:author="Allen Wirfs-Brock" w:date="2011-07-11T15:29:00Z"/>
          <w:del w:id="21630" w:author="Rev 4 Allen Wirfs-Brock" w:date="2011-10-15T18:21:00Z"/>
        </w:rPr>
      </w:pPr>
      <w:ins w:id="21631" w:author="Allen Wirfs-Brock" w:date="2011-07-11T15:29:00Z">
        <w:del w:id="21632" w:author="Rev 4 Allen Wirfs-Brock" w:date="2011-10-15T18:21:00Z">
          <w:r w:rsidRPr="00E77497" w:rsidDel="00343429">
            <w:lastRenderedPageBreak/>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21633" w:author="Allen Wirfs-Brock" w:date="2011-07-11T15:30:00Z">
        <w:del w:id="21634" w:author="Rev 4 Allen Wirfs-Brock" w:date="2011-10-15T18:21:00Z">
          <w:r w:rsidRPr="00E77497" w:rsidDel="00343429">
            <w:rPr>
              <w:rStyle w:val="bnf"/>
            </w:rPr>
            <w:delText xml:space="preserve">BindingElementList </w:delText>
          </w:r>
        </w:del>
      </w:ins>
      <w:ins w:id="21635" w:author="Allen Wirfs-Brock" w:date="2011-07-11T15:29:00Z">
        <w:del w:id="21636"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21637" w:author="Allen Wirfs-Brock" w:date="2011-07-11T15:30:00Z">
        <w:del w:id="21638"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21639" w:author="Allen Wirfs-Brock" w:date="2011-07-11T15:29:00Z">
        <w:del w:id="21640" w:author="Rev 4 Allen Wirfs-Brock" w:date="2011-10-15T18:21:00Z">
          <w:r w:rsidRPr="00E77497" w:rsidDel="00343429">
            <w:delText>is determined as follows:</w:delText>
          </w:r>
        </w:del>
      </w:ins>
    </w:p>
    <w:p w:rsidR="00726A79" w:rsidRPr="00E77497" w:rsidDel="00343429" w:rsidRDefault="00726A79">
      <w:pPr>
        <w:pStyle w:val="Alg4"/>
        <w:numPr>
          <w:ilvl w:val="0"/>
          <w:numId w:val="439"/>
        </w:numPr>
        <w:spacing w:after="220"/>
        <w:contextualSpacing/>
        <w:rPr>
          <w:ins w:id="21641" w:author="Allen Wirfs-Brock" w:date="2011-07-11T15:29:00Z"/>
          <w:del w:id="21642" w:author="Rev 4 Allen Wirfs-Brock" w:date="2011-10-15T18:21:00Z"/>
        </w:rPr>
        <w:pPrChange w:id="21643" w:author="Rev 4 Allen Wirfs-Brock" w:date="2011-11-07T12:16:00Z">
          <w:pPr>
            <w:pStyle w:val="Alg4"/>
            <w:numPr>
              <w:numId w:val="463"/>
            </w:numPr>
            <w:tabs>
              <w:tab w:val="num" w:pos="360"/>
            </w:tabs>
            <w:spacing w:after="220"/>
            <w:ind w:left="360" w:hanging="360"/>
            <w:contextualSpacing/>
          </w:pPr>
        </w:pPrChange>
      </w:pPr>
      <w:ins w:id="21644" w:author="Allen Wirfs-Brock" w:date="2011-07-11T15:29:00Z">
        <w:del w:id="21645"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21646" w:author="Allen Wirfs-Brock" w:date="2011-07-11T15:30:00Z">
        <w:del w:id="21647" w:author="Rev 4 Allen Wirfs-Brock" w:date="2011-10-15T18:21:00Z">
          <w:r w:rsidRPr="00E77497" w:rsidDel="00343429">
            <w:rPr>
              <w:rStyle w:val="bnf"/>
            </w:rPr>
            <w:delText>BindingElementList</w:delText>
          </w:r>
        </w:del>
      </w:ins>
      <w:ins w:id="21648" w:author="Allen Wirfs-Brock" w:date="2011-07-11T15:29:00Z">
        <w:del w:id="21649" w:author="Rev 4 Allen Wirfs-Brock" w:date="2011-10-15T18:21:00Z">
          <w:r w:rsidRPr="00E77497" w:rsidDel="00343429">
            <w:delText>.</w:delText>
          </w:r>
        </w:del>
      </w:ins>
    </w:p>
    <w:p w:rsidR="00726A79" w:rsidRPr="00E77497" w:rsidDel="00343429" w:rsidRDefault="00726A79">
      <w:pPr>
        <w:pStyle w:val="Alg4"/>
        <w:numPr>
          <w:ilvl w:val="0"/>
          <w:numId w:val="439"/>
        </w:numPr>
        <w:spacing w:after="220"/>
        <w:contextualSpacing/>
        <w:rPr>
          <w:ins w:id="21650" w:author="Allen Wirfs-Brock" w:date="2011-07-11T15:29:00Z"/>
          <w:del w:id="21651" w:author="Rev 4 Allen Wirfs-Brock" w:date="2011-10-15T18:21:00Z"/>
          <w:rStyle w:val="bnf"/>
          <w:rFonts w:eastAsia="MS Mincho"/>
          <w:i w:val="0"/>
          <w:spacing w:val="0"/>
          <w:lang w:eastAsia="ja-JP"/>
        </w:rPr>
        <w:pPrChange w:id="21652" w:author="Rev 4 Allen Wirfs-Brock" w:date="2011-11-07T12:16:00Z">
          <w:pPr>
            <w:pStyle w:val="Alg4"/>
            <w:numPr>
              <w:numId w:val="463"/>
            </w:numPr>
            <w:tabs>
              <w:tab w:val="num" w:pos="360"/>
            </w:tabs>
            <w:spacing w:after="220"/>
            <w:ind w:left="360" w:hanging="360"/>
            <w:contextualSpacing/>
          </w:pPr>
        </w:pPrChange>
      </w:pPr>
      <w:ins w:id="21653" w:author="Allen Wirfs-Brock" w:date="2011-07-11T15:29:00Z">
        <w:del w:id="21654"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21655" w:author="Allen Wirfs-Brock" w:date="2011-07-11T15:30:00Z">
        <w:del w:id="21656" w:author="Rev 4 Allen Wirfs-Brock" w:date="2011-10-15T18:21:00Z">
          <w:r w:rsidRPr="00E77497" w:rsidDel="00343429">
            <w:rPr>
              <w:rStyle w:val="bnf"/>
            </w:rPr>
            <w:delText>BindingElement</w:delText>
          </w:r>
        </w:del>
      </w:ins>
      <w:ins w:id="21657" w:author="Allen Wirfs-Brock" w:date="2011-07-11T15:29:00Z">
        <w:del w:id="21658" w:author="Rev 4 Allen Wirfs-Brock" w:date="2011-10-15T18:21:00Z">
          <w:r w:rsidRPr="00E77497" w:rsidDel="00343429">
            <w:rPr>
              <w:rStyle w:val="bnf"/>
            </w:rPr>
            <w:delText>.</w:delText>
          </w:r>
        </w:del>
      </w:ins>
    </w:p>
    <w:p w:rsidR="00726A79" w:rsidRPr="00E77497" w:rsidDel="00343429" w:rsidRDefault="00726A79">
      <w:pPr>
        <w:pStyle w:val="Alg4"/>
        <w:numPr>
          <w:ilvl w:val="0"/>
          <w:numId w:val="439"/>
        </w:numPr>
        <w:spacing w:after="220"/>
        <w:contextualSpacing/>
        <w:rPr>
          <w:ins w:id="21659" w:author="Allen Wirfs-Brock" w:date="2011-07-11T15:29:00Z"/>
          <w:del w:id="21660" w:author="Rev 4 Allen Wirfs-Brock" w:date="2011-10-15T18:21:00Z"/>
        </w:rPr>
        <w:pPrChange w:id="21661" w:author="Rev 4 Allen Wirfs-Brock" w:date="2011-11-07T12:16:00Z">
          <w:pPr>
            <w:pStyle w:val="Alg4"/>
            <w:numPr>
              <w:numId w:val="463"/>
            </w:numPr>
            <w:tabs>
              <w:tab w:val="num" w:pos="360"/>
            </w:tabs>
            <w:spacing w:after="220"/>
            <w:ind w:left="360" w:hanging="360"/>
            <w:contextualSpacing/>
          </w:pPr>
        </w:pPrChange>
      </w:pPr>
      <w:ins w:id="21662" w:author="Allen Wirfs-Brock" w:date="2011-07-11T15:29:00Z">
        <w:del w:id="21663"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rsidR="00724A72" w:rsidRPr="00E77497" w:rsidRDefault="007E2957" w:rsidP="00C7794D">
      <w:pPr>
        <w:contextualSpacing/>
        <w:rPr>
          <w:ins w:id="21664" w:author="Rev 4 Allen Wirfs-Brock" w:date="2011-10-15T18:22:00Z"/>
        </w:rPr>
      </w:pPr>
      <w:ins w:id="21665" w:author="Rev 3 Allen Wirfs-Brock" w:date="2011-09-11T13:08:00Z">
        <w:del w:id="21666" w:author="Rev 4 Allen Wirfs-Brock" w:date="2011-10-15T18:22:00Z">
          <w:r w:rsidRPr="00E77497" w:rsidDel="00724A72">
            <w:delText xml:space="preserve">The production </w:delText>
          </w:r>
        </w:del>
      </w:ins>
      <w:ins w:id="21667" w:author="Rev 3 Allen Wirfs-Brock" w:date="2011-09-11T13:09:00Z">
        <w:r w:rsidRPr="00E77497">
          <w:rPr>
            <w:rStyle w:val="bnf"/>
          </w:rPr>
          <w:t xml:space="preserve">BindingElementList </w:t>
        </w:r>
      </w:ins>
      <w:ins w:id="21668" w:author="Rev 3 Allen Wirfs-Brock" w:date="2011-09-11T13:08:00Z">
        <w:r w:rsidRPr="00E77497">
          <w:rPr>
            <w:b/>
          </w:rPr>
          <w:t xml:space="preserve">: </w:t>
        </w:r>
      </w:ins>
      <w:ins w:id="21669" w:author="Rev 3 Allen Wirfs-Brock" w:date="2011-09-11T13:09:00Z">
        <w:r w:rsidRPr="00E77497">
          <w:rPr>
            <w:rStyle w:val="bnf"/>
          </w:rPr>
          <w:t xml:space="preserve">BindingElementList </w:t>
        </w:r>
      </w:ins>
      <w:ins w:id="21670"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21671" w:author="Rev 3 Allen Wirfs-Brock" w:date="2011-09-11T13:09:00Z">
        <w:r w:rsidRPr="00E77497">
          <w:rPr>
            <w:rStyle w:val="bnf"/>
          </w:rPr>
          <w:t>Binding</w:t>
        </w:r>
      </w:ins>
      <w:ins w:id="21672" w:author="Rev 3 Allen Wirfs-Brock" w:date="2011-09-11T13:08:00Z">
        <w:r w:rsidRPr="00E77497">
          <w:rPr>
            <w:rStyle w:val="bnf"/>
          </w:rPr>
          <w:t>Element</w:t>
        </w:r>
        <w:r w:rsidRPr="00E77497">
          <w:rPr>
            <w:rFonts w:cs="Arial"/>
            <w:i/>
            <w:vertAlign w:val="subscript"/>
          </w:rPr>
          <w:t xml:space="preserve"> </w:t>
        </w:r>
        <w:del w:id="21673" w:author="Rev 4 Allen Wirfs-Brock" w:date="2011-10-15T18:22:00Z">
          <w:r w:rsidRPr="00E77497" w:rsidDel="00724A72">
            <w:delText xml:space="preserve"> </w:delText>
          </w:r>
        </w:del>
      </w:ins>
    </w:p>
    <w:p w:rsidR="007E2957" w:rsidRPr="00E77497" w:rsidDel="005E7156" w:rsidRDefault="007E2957" w:rsidP="00C7794D">
      <w:pPr>
        <w:ind w:left="360"/>
        <w:rPr>
          <w:ins w:id="21674" w:author="Rev 3 Allen Wirfs-Brock" w:date="2011-09-11T13:08:00Z"/>
          <w:del w:id="21675" w:author="Rev 4 Allen Wirfs-Brock" w:date="2011-11-04T18:23:00Z"/>
        </w:rPr>
      </w:pPr>
      <w:ins w:id="21676" w:author="Rev 3 Allen Wirfs-Brock" w:date="2011-09-11T13:08:00Z">
        <w:del w:id="21677" w:author="Rev 4 Allen Wirfs-Brock" w:date="2011-10-15T18:22:00Z">
          <w:r w:rsidRPr="00E77497" w:rsidDel="00724A72">
            <w:delText xml:space="preserve">is evaluated </w:delText>
          </w:r>
        </w:del>
        <w:del w:id="21678" w:author="Rev 4 Allen Wirfs-Brock" w:date="2011-11-04T18:23:00Z">
          <w:r w:rsidRPr="00E77497" w:rsidDel="005E7156">
            <w:delText xml:space="preserve">with the parameters </w:delText>
          </w:r>
          <w:r w:rsidRPr="00E77497" w:rsidDel="005E7156">
            <w:rPr>
              <w:rStyle w:val="bnf"/>
            </w:rPr>
            <w:delText>obj</w:delText>
          </w:r>
        </w:del>
      </w:ins>
      <w:ins w:id="21679" w:author="Rev 3 Allen Wirfs-Brock" w:date="2011-09-11T13:10:00Z">
        <w:del w:id="21680"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21681" w:author="Rev 3 Allen Wirfs-Brock" w:date="2011-09-11T13:08:00Z">
        <w:del w:id="21682"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21683" w:author="Rev 4 Allen Wirfs-Brock" w:date="2011-10-15T18:22:00Z">
          <w:r w:rsidRPr="00E77497" w:rsidDel="00724A72">
            <w:delText>as follows:</w:delText>
          </w:r>
        </w:del>
      </w:ins>
    </w:p>
    <w:p w:rsidR="007E2957" w:rsidRPr="00675B74" w:rsidRDefault="007E2957" w:rsidP="00B34B48">
      <w:pPr>
        <w:pStyle w:val="Alg3"/>
        <w:numPr>
          <w:ilvl w:val="0"/>
          <w:numId w:val="550"/>
        </w:numPr>
        <w:rPr>
          <w:ins w:id="21684" w:author="Rev 3 Allen Wirfs-Brock" w:date="2011-09-11T13:08:00Z"/>
        </w:rPr>
      </w:pPr>
      <w:ins w:id="21685" w:author="Rev 3 Allen Wirfs-Brock" w:date="2011-09-11T13:08:00Z">
        <w:r w:rsidRPr="00E77497">
          <w:t xml:space="preserve">Let </w:t>
        </w:r>
        <w:r w:rsidRPr="00E77497">
          <w:rPr>
            <w:i/>
          </w:rPr>
          <w:t>listNext</w:t>
        </w:r>
        <w:r w:rsidRPr="00E77497">
          <w:t xml:space="preserve"> be the result of </w:t>
        </w:r>
        <w:del w:id="21686" w:author="Rev 4 Allen Wirfs-Brock" w:date="2011-11-04T18:24:00Z">
          <w:r w:rsidRPr="00E77497" w:rsidDel="005E7156">
            <w:delText>evaluating</w:delText>
          </w:r>
        </w:del>
      </w:ins>
      <w:ins w:id="21687" w:author="Rev 4 Allen Wirfs-Brock" w:date="2011-11-04T18:24:00Z">
        <w:r w:rsidR="005E7156">
          <w:t xml:space="preserve">performing Indexed Binding </w:t>
        </w:r>
        <w:del w:id="21688" w:author="Rev 6 Allen Wirfs-Brock" w:date="2012-02-27T15:45:00Z">
          <w:r w:rsidR="005E7156" w:rsidDel="00A113E2">
            <w:delText>Initialization</w:delText>
          </w:r>
        </w:del>
      </w:ins>
      <w:ins w:id="21689" w:author="Rev 6 Allen Wirfs-Brock" w:date="2012-02-27T15:45:00Z">
        <w:r w:rsidR="00A113E2">
          <w:t>Initialisation</w:t>
        </w:r>
      </w:ins>
      <w:ins w:id="21690" w:author="Rev 4 Allen Wirfs-Brock" w:date="2011-11-04T18:24:00Z">
        <w:r w:rsidR="005E7156">
          <w:t xml:space="preserve"> for</w:t>
        </w:r>
      </w:ins>
      <w:ins w:id="21691" w:author="Rev 3 Allen Wirfs-Brock" w:date="2011-09-11T13:08:00Z">
        <w:r w:rsidRPr="00675B74">
          <w:t xml:space="preserve"> </w:t>
        </w:r>
      </w:ins>
      <w:ins w:id="21692" w:author="Rev 3 Allen Wirfs-Brock" w:date="2011-09-11T13:10:00Z">
        <w:r w:rsidRPr="00675B74">
          <w:rPr>
            <w:rStyle w:val="bnf"/>
          </w:rPr>
          <w:t xml:space="preserve">BindingElementList </w:t>
        </w:r>
      </w:ins>
      <w:ins w:id="21693" w:author="Rev 3 Allen Wirfs-Brock" w:date="2011-09-11T13:08:00Z">
        <w:r w:rsidRPr="00675B74">
          <w:t xml:space="preserve">using </w:t>
        </w:r>
        <w:del w:id="21694" w:author="Rev 4 Allen Wirfs-Brock" w:date="2011-11-04T18:24:00Z">
          <w:r w:rsidRPr="00E77497" w:rsidDel="005E7156">
            <w:rPr>
              <w:i/>
            </w:rPr>
            <w:delText>obj</w:delText>
          </w:r>
        </w:del>
      </w:ins>
      <w:ins w:id="21695" w:author="Rev 4 Allen Wirfs-Brock" w:date="2011-11-05T09:08:00Z">
        <w:r w:rsidR="00F12460" w:rsidRPr="00F12460">
          <w:rPr>
            <w:i/>
          </w:rPr>
          <w:t xml:space="preserve"> </w:t>
        </w:r>
        <w:r w:rsidR="00F12460">
          <w:rPr>
            <w:i/>
          </w:rPr>
          <w:t xml:space="preserve">array, </w:t>
        </w:r>
        <w:del w:id="21696"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21697" w:author="Rev 3 Allen Wirfs-Brock" w:date="2011-09-11T13:08:00Z">
        <w:del w:id="21698"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21699" w:author="Rev 3 Allen Wirfs-Brock" w:date="2011-09-11T13:12:00Z">
        <w:del w:id="21700" w:author="Rev 4 Allen Wirfs-Brock" w:date="2011-11-05T09:08:00Z">
          <w:r w:rsidR="00B47642" w:rsidRPr="00E77497" w:rsidDel="00F12460">
            <w:delText>,</w:delText>
          </w:r>
          <w:r w:rsidR="00B47642" w:rsidRPr="00E77497" w:rsidDel="00F12460">
            <w:rPr>
              <w:i/>
            </w:rPr>
            <w:delText xml:space="preserve"> env</w:delText>
          </w:r>
        </w:del>
        <w:del w:id="21701" w:author="Rev 4 Allen Wirfs-Brock" w:date="2011-11-04T18:24:00Z">
          <w:r w:rsidR="00B47642" w:rsidRPr="00675B74" w:rsidDel="005E7156">
            <w:delText xml:space="preserve"> as the </w:delText>
          </w:r>
          <w:r w:rsidR="00B47642" w:rsidRPr="00675B74" w:rsidDel="005E7156">
            <w:rPr>
              <w:i/>
            </w:rPr>
            <w:delText>env</w:delText>
          </w:r>
        </w:del>
      </w:ins>
      <w:ins w:id="21702" w:author="Rev 3 Allen Wirfs-Brock" w:date="2011-09-22T16:30:00Z">
        <w:del w:id="21703" w:author="Rev 4 Allen Wirfs-Brock" w:date="2011-11-04T18:24:00Z">
          <w:r w:rsidR="001D3A4E" w:rsidRPr="00675B74" w:rsidDel="005E7156">
            <w:delText xml:space="preserve"> parameter</w:delText>
          </w:r>
        </w:del>
      </w:ins>
      <w:ins w:id="21704" w:author="Rev 3 Allen Wirfs-Brock" w:date="2011-09-11T13:13:00Z">
        <w:del w:id="21705" w:author="Rev 4 Allen Wirfs-Brock" w:date="2011-11-05T09:08:00Z">
          <w:r w:rsidR="00B47642" w:rsidRPr="00E77497" w:rsidDel="00F12460">
            <w:delText xml:space="preserve">, </w:delText>
          </w:r>
        </w:del>
      </w:ins>
      <w:ins w:id="21706" w:author="Rev 3 Allen Wirfs-Brock" w:date="2011-09-11T13:08:00Z">
        <w:del w:id="21707"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21708"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21709" w:author="Rev 4 Allen Wirfs-Brock" w:date="2011-11-04T18:24:00Z">
        <w:r w:rsidR="005E7156">
          <w:t>arguments.</w:t>
        </w:r>
      </w:ins>
    </w:p>
    <w:p w:rsidR="00A37763" w:rsidRDefault="005715ED" w:rsidP="00EB121A">
      <w:pPr>
        <w:pStyle w:val="Alg2"/>
        <w:numPr>
          <w:ilvl w:val="0"/>
          <w:numId w:val="550"/>
        </w:numPr>
        <w:contextualSpacing/>
        <w:rPr>
          <w:ins w:id="21710" w:author="Rev 6 Allen Wirfs-Brock" w:date="2012-02-18T11:25:00Z"/>
        </w:rPr>
      </w:pPr>
      <w:ins w:id="21711" w:author="Rev 7 Allen Wirfs-Brock" w:date="2012-04-12T14:45:00Z">
        <w:r>
          <w:t>ReturnIfAbrupt(</w:t>
        </w:r>
      </w:ins>
      <w:ins w:id="21712" w:author="Rev 10 Allen Wirfs-Brock" w:date="2012-08-14T09:57:00Z">
        <w:r w:rsidR="006552DF" w:rsidRPr="00E77497">
          <w:rPr>
            <w:i/>
          </w:rPr>
          <w:t>listNext</w:t>
        </w:r>
      </w:ins>
      <w:ins w:id="21713" w:author="Rev 7 Allen Wirfs-Brock" w:date="2012-04-12T14:45:00Z">
        <w:del w:id="21714" w:author="Rev 10 Allen Wirfs-Brock" w:date="2012-08-14T09:57:00Z">
          <w:r w:rsidDel="006552DF">
            <w:rPr>
              <w:i/>
            </w:rPr>
            <w:delText>next</w:delText>
          </w:r>
        </w:del>
        <w:r>
          <w:t>)</w:t>
        </w:r>
      </w:ins>
      <w:ins w:id="21715" w:author="Rev 6 Allen Wirfs-Brock" w:date="2012-02-18T11:25:00Z">
        <w:del w:id="21716" w:author="Rev 7 Allen Wirfs-Brock" w:date="2012-04-12T14:45: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del>
        <w:r w:rsidR="00A37763">
          <w:t>.</w:t>
        </w:r>
      </w:ins>
    </w:p>
    <w:p w:rsidR="007E2957" w:rsidRPr="00E77497" w:rsidRDefault="00766C2E" w:rsidP="00B34B48">
      <w:pPr>
        <w:pStyle w:val="Alg3"/>
        <w:numPr>
          <w:ilvl w:val="0"/>
          <w:numId w:val="550"/>
        </w:numPr>
        <w:rPr>
          <w:ins w:id="21717" w:author="Rev 3 Allen Wirfs-Brock" w:date="2011-09-11T13:08:00Z"/>
        </w:rPr>
      </w:pPr>
      <w:ins w:id="21718" w:author="Rev 10 Allen Wirfs-Brock" w:date="2012-09-04T11:03: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719" w:author="Rev 3 Allen Wirfs-Brock" w:date="2011-09-11T13:08:00Z">
        <w:del w:id="21720" w:author="Rev 10 Allen Wirfs-Brock" w:date="2012-09-04T11:03:00Z">
          <w:r w:rsidR="007E2957" w:rsidRPr="00E77497" w:rsidDel="00766C2E">
            <w:delText xml:space="preserve">If </w:delText>
          </w:r>
          <w:r w:rsidR="007E2957" w:rsidRPr="00E77497" w:rsidDel="00766C2E">
            <w:rPr>
              <w:i/>
            </w:rPr>
            <w:delText>Elision</w:delText>
          </w:r>
          <w:r w:rsidR="007E2957" w:rsidRPr="00E77497" w:rsidDel="00766C2E">
            <w:delText xml:space="preserve"> is present, then let </w:delText>
          </w:r>
          <w:r w:rsidR="007E2957" w:rsidRPr="00E77497" w:rsidDel="00766C2E">
            <w:rPr>
              <w:i/>
            </w:rPr>
            <w:delText>skip</w:delText>
          </w:r>
          <w:r w:rsidR="007E2957" w:rsidRPr="00E77497" w:rsidDel="00766C2E">
            <w:delText xml:space="preserve"> be the result of evaluating </w:delText>
          </w:r>
          <w:r w:rsidR="007E2957" w:rsidRPr="00E77497" w:rsidDel="00766C2E">
            <w:rPr>
              <w:i/>
            </w:rPr>
            <w:delText>Elision</w:delText>
          </w:r>
          <w:r w:rsidR="007E2957" w:rsidRPr="00E77497" w:rsidDel="00766C2E">
            <w:delText xml:space="preserve">, otherwise let </w:delText>
          </w:r>
          <w:r w:rsidR="007E2957" w:rsidRPr="00E77497" w:rsidDel="00766C2E">
            <w:rPr>
              <w:i/>
            </w:rPr>
            <w:delText>skip</w:delText>
          </w:r>
          <w:r w:rsidR="007E2957" w:rsidRPr="00E77497" w:rsidDel="00766C2E">
            <w:delText xml:space="preserve"> be 0.</w:delText>
          </w:r>
        </w:del>
      </w:ins>
    </w:p>
    <w:p w:rsidR="007E2957" w:rsidRPr="00675B74" w:rsidRDefault="007E2957" w:rsidP="00B34B48">
      <w:pPr>
        <w:pStyle w:val="Alg3"/>
        <w:numPr>
          <w:ilvl w:val="0"/>
          <w:numId w:val="550"/>
        </w:numPr>
        <w:rPr>
          <w:ins w:id="21721" w:author="Rev 3 Allen Wirfs-Brock" w:date="2011-09-11T13:08:00Z"/>
        </w:rPr>
      </w:pPr>
      <w:ins w:id="21722" w:author="Rev 3 Allen Wirfs-Brock" w:date="2011-09-11T13:08:00Z">
        <w:del w:id="21723" w:author="Rev 4 Allen Wirfs-Brock" w:date="2011-11-04T18:25:00Z">
          <w:r w:rsidRPr="00E77497" w:rsidDel="005E7156">
            <w:delText>Evaluate</w:delText>
          </w:r>
        </w:del>
      </w:ins>
      <w:ins w:id="21724" w:author="Rev 6 Allen Wirfs-Brock" w:date="2012-02-18T11:14:00Z">
        <w:r w:rsidR="006506E0" w:rsidRPr="006506E0">
          <w:t xml:space="preserve"> </w:t>
        </w:r>
        <w:r w:rsidR="006506E0" w:rsidRPr="00E77497">
          <w:t xml:space="preserve">Let </w:t>
        </w:r>
        <w:del w:id="21725" w:author="Rev 10 Allen Wirfs-Brock" w:date="2012-08-14T10:15:00Z">
          <w:r w:rsidR="006506E0" w:rsidDel="006552DF">
            <w:rPr>
              <w:i/>
            </w:rPr>
            <w:delText>next</w:delText>
          </w:r>
        </w:del>
      </w:ins>
      <w:ins w:id="21726" w:author="Rev 10 Allen Wirfs-Brock" w:date="2012-08-14T10:15:00Z">
        <w:r w:rsidR="006552DF">
          <w:rPr>
            <w:i/>
          </w:rPr>
          <w:t>status</w:t>
        </w:r>
      </w:ins>
      <w:ins w:id="21727" w:author="Rev 6 Allen Wirfs-Brock" w:date="2012-02-18T11:14:00Z">
        <w:r w:rsidR="006506E0" w:rsidRPr="00E77497">
          <w:rPr>
            <w:i/>
          </w:rPr>
          <w:t xml:space="preserve"> </w:t>
        </w:r>
        <w:r w:rsidR="006506E0" w:rsidRPr="00E77497">
          <w:t xml:space="preserve">be the result of </w:t>
        </w:r>
        <w:r w:rsidR="006506E0">
          <w:t>performing</w:t>
        </w:r>
        <w:r w:rsidR="006506E0" w:rsidRPr="00E77497">
          <w:t xml:space="preserve"> </w:t>
        </w:r>
      </w:ins>
      <w:ins w:id="21728" w:author="Rev 4 Allen Wirfs-Brock" w:date="2011-11-04T18:25:00Z">
        <w:del w:id="21729" w:author="Rev 6 Allen Wirfs-Brock" w:date="2012-02-18T11:14:00Z">
          <w:r w:rsidR="005E7156" w:rsidDel="006506E0">
            <w:delText xml:space="preserve">Perform </w:delText>
          </w:r>
        </w:del>
      </w:ins>
      <w:ins w:id="21730" w:author="Rev 4 Allen Wirfs-Brock" w:date="2011-11-04T18:54:00Z">
        <w:r w:rsidR="00675B74">
          <w:t>Indexed</w:t>
        </w:r>
      </w:ins>
      <w:ins w:id="21731" w:author="Rev 4 Allen Wirfs-Brock" w:date="2011-11-04T18:25:00Z">
        <w:r w:rsidR="005E7156">
          <w:t xml:space="preserve"> Binding </w:t>
        </w:r>
        <w:del w:id="21732" w:author="Rev 6 Allen Wirfs-Brock" w:date="2012-02-27T15:45:00Z">
          <w:r w:rsidR="005E7156" w:rsidDel="00A113E2">
            <w:delText>Initialization</w:delText>
          </w:r>
        </w:del>
      </w:ins>
      <w:ins w:id="21733" w:author="Rev 6 Allen Wirfs-Brock" w:date="2012-02-27T15:45:00Z">
        <w:r w:rsidR="00A113E2">
          <w:t>Initialisation</w:t>
        </w:r>
      </w:ins>
      <w:ins w:id="21734" w:author="Rev 4 Allen Wirfs-Brock" w:date="2011-11-04T18:25:00Z">
        <w:r w:rsidR="005E7156">
          <w:t xml:space="preserve"> for</w:t>
        </w:r>
      </w:ins>
      <w:ins w:id="21735" w:author="Rev 3 Allen Wirfs-Brock" w:date="2011-09-11T13:08:00Z">
        <w:r w:rsidRPr="00675B74">
          <w:t xml:space="preserve"> </w:t>
        </w:r>
      </w:ins>
      <w:ins w:id="21736" w:author="Rev 3 Allen Wirfs-Brock" w:date="2011-09-11T13:10:00Z">
        <w:r w:rsidRPr="00675B74">
          <w:rPr>
            <w:rStyle w:val="bnf"/>
          </w:rPr>
          <w:t>BindingElement</w:t>
        </w:r>
        <w:r w:rsidRPr="00675B74">
          <w:rPr>
            <w:rFonts w:cs="Arial"/>
            <w:i/>
            <w:vertAlign w:val="subscript"/>
          </w:rPr>
          <w:t xml:space="preserve"> </w:t>
        </w:r>
      </w:ins>
      <w:ins w:id="21737" w:author="Rev 3 Allen Wirfs-Brock" w:date="2011-09-11T13:08:00Z">
        <w:r w:rsidRPr="00E77497">
          <w:t xml:space="preserve">using </w:t>
        </w:r>
        <w:del w:id="21738" w:author="Rev 4 Allen Wirfs-Brock" w:date="2011-11-04T18:25:00Z">
          <w:r w:rsidRPr="00E77497" w:rsidDel="005E7156">
            <w:rPr>
              <w:i/>
            </w:rPr>
            <w:delText>obj</w:delText>
          </w:r>
        </w:del>
      </w:ins>
      <w:ins w:id="21739" w:author="Rev 4 Allen Wirfs-Brock" w:date="2011-11-04T18:25:00Z">
        <w:r w:rsidR="005E7156">
          <w:rPr>
            <w:i/>
          </w:rPr>
          <w:t>array</w:t>
        </w:r>
      </w:ins>
      <w:ins w:id="21740" w:author="Rev 3 Allen Wirfs-Brock" w:date="2011-09-11T13:08:00Z">
        <w:del w:id="21741"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21742" w:author="Rev 3 Allen Wirfs-Brock" w:date="2011-09-22T16:31:00Z">
        <w:r w:rsidR="001D3A4E" w:rsidRPr="00E77497">
          <w:t xml:space="preserve">, </w:t>
        </w:r>
      </w:ins>
      <w:ins w:id="21743" w:author="Rev 4 Allen Wirfs-Brock" w:date="2011-11-05T09:09:00Z">
        <w:del w:id="21744" w:author="Rev 5 Allen Wirfs-Brock" w:date="2012-01-04T11:52:00Z">
          <w:r w:rsidR="00F12460" w:rsidDel="002A015C">
            <w:rPr>
              <w:i/>
            </w:rPr>
            <w:delText xml:space="preserve">arrayLength, </w:delText>
          </w:r>
        </w:del>
      </w:ins>
      <w:ins w:id="21745" w:author="Rev 3 Allen Wirfs-Brock" w:date="2011-09-22T16:31:00Z">
        <w:del w:id="21746" w:author="Rev 4 Allen Wirfs-Brock" w:date="2011-11-05T09:09:00Z">
          <w:r w:rsidR="001D3A4E" w:rsidRPr="00E77497" w:rsidDel="00F12460">
            <w:rPr>
              <w:i/>
            </w:rPr>
            <w:delText>env</w:delText>
          </w:r>
        </w:del>
        <w:del w:id="21747"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21748" w:author="Rev 5 Allen Wirfs-Brock" w:date="2012-01-04T11:52:00Z">
          <w:r w:rsidR="005D3876" w:rsidRPr="00E77497" w:rsidDel="002A015C">
            <w:delText>,</w:delText>
          </w:r>
        </w:del>
      </w:ins>
      <w:ins w:id="21749" w:author="Rev 3 Allen Wirfs-Brock" w:date="2011-09-11T13:08:00Z">
        <w:r w:rsidRPr="00E77497">
          <w:t xml:space="preserve"> </w:t>
        </w:r>
        <w:del w:id="21750"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21751"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752" w:author="Rev 3 Allen Wirfs-Brock" w:date="2011-09-11T13:08:00Z">
        <w:r w:rsidRPr="00E77497">
          <w:t xml:space="preserve">as </w:t>
        </w:r>
        <w:del w:id="21753" w:author="Rev 4 Allen Wirfs-Brock" w:date="2011-11-04T18:40:00Z">
          <w:r w:rsidRPr="00E77497" w:rsidDel="008C0F14">
            <w:delText xml:space="preserve">the </w:delText>
          </w:r>
        </w:del>
        <w:del w:id="21754" w:author="Rev 4 Allen Wirfs-Brock" w:date="2011-10-04T13:39:00Z">
          <w:r w:rsidRPr="00E77497" w:rsidDel="00E73FF3">
            <w:rPr>
              <w:i/>
            </w:rPr>
            <w:delText>index</w:delText>
          </w:r>
        </w:del>
        <w:del w:id="21755" w:author="Rev 4 Allen Wirfs-Brock" w:date="2011-11-04T18:40:00Z">
          <w:r w:rsidRPr="00E77497" w:rsidDel="008C0F14">
            <w:delText xml:space="preserve"> parameter</w:delText>
          </w:r>
        </w:del>
      </w:ins>
      <w:ins w:id="21756" w:author="Rev 4 Allen Wirfs-Brock" w:date="2011-11-04T18:40:00Z">
        <w:r w:rsidR="008C0F14">
          <w:t>arguments</w:t>
        </w:r>
      </w:ins>
      <w:ins w:id="21757" w:author="Rev 3 Allen Wirfs-Brock" w:date="2011-09-11T13:08:00Z">
        <w:r w:rsidRPr="00675B74">
          <w:t>.</w:t>
        </w:r>
      </w:ins>
    </w:p>
    <w:p w:rsidR="00A37763" w:rsidRDefault="005715ED" w:rsidP="00EB121A">
      <w:pPr>
        <w:pStyle w:val="Alg2"/>
        <w:numPr>
          <w:ilvl w:val="0"/>
          <w:numId w:val="550"/>
        </w:numPr>
        <w:contextualSpacing/>
        <w:rPr>
          <w:ins w:id="21758" w:author="Rev 6 Allen Wirfs-Brock" w:date="2012-02-18T11:26:00Z"/>
        </w:rPr>
      </w:pPr>
      <w:ins w:id="21759" w:author="Rev 7 Allen Wirfs-Brock" w:date="2012-04-12T14:45:00Z">
        <w:r>
          <w:t>ReturnIfAbrupt(</w:t>
        </w:r>
      </w:ins>
      <w:ins w:id="21760" w:author="Rev 10 Allen Wirfs-Brock" w:date="2012-08-14T10:15:00Z">
        <w:r w:rsidR="006552DF">
          <w:rPr>
            <w:i/>
          </w:rPr>
          <w:t>status</w:t>
        </w:r>
      </w:ins>
      <w:ins w:id="21761" w:author="Rev 7 Allen Wirfs-Brock" w:date="2012-04-12T14:46:00Z">
        <w:del w:id="21762" w:author="Rev 10 Allen Wirfs-Brock" w:date="2012-08-14T09:58:00Z">
          <w:r w:rsidDel="006552DF">
            <w:rPr>
              <w:i/>
            </w:rPr>
            <w:delText>listN</w:delText>
          </w:r>
        </w:del>
      </w:ins>
      <w:ins w:id="21763" w:author="Rev 7 Allen Wirfs-Brock" w:date="2012-04-12T14:45:00Z">
        <w:del w:id="21764" w:author="Rev 10 Allen Wirfs-Brock" w:date="2012-08-14T09:58:00Z">
          <w:r w:rsidDel="006552DF">
            <w:rPr>
              <w:i/>
            </w:rPr>
            <w:delText>ext</w:delText>
          </w:r>
        </w:del>
        <w:r>
          <w:t>)</w:t>
        </w:r>
      </w:ins>
      <w:ins w:id="21765" w:author="Rev 6 Allen Wirfs-Brock" w:date="2012-02-18T11:26:00Z">
        <w:del w:id="21766" w:author="Rev 7 Allen Wirfs-Brock" w:date="2012-04-12T14:45:00Z">
          <w:r w:rsidR="00A37763" w:rsidDel="005715ED">
            <w:delText xml:space="preserve">If </w:delText>
          </w:r>
        </w:del>
      </w:ins>
      <w:ins w:id="21767" w:author="Rev 6 Allen Wirfs-Brock" w:date="2012-02-18T11:27:00Z">
        <w:del w:id="21768" w:author="Rev 7 Allen Wirfs-Brock" w:date="2012-04-12T14:45:00Z">
          <w:r w:rsidR="00A37763" w:rsidDel="005715ED">
            <w:rPr>
              <w:i/>
            </w:rPr>
            <w:delText>l</w:delText>
          </w:r>
        </w:del>
      </w:ins>
      <w:ins w:id="21769" w:author="Rev 6 Allen Wirfs-Brock" w:date="2012-02-18T11:26:00Z">
        <w:del w:id="21770" w:author="Rev 7 Allen Wirfs-Brock" w:date="2012-04-12T14:45:00Z">
          <w:r w:rsidR="00A37763" w:rsidDel="005715ED">
            <w:rPr>
              <w:i/>
            </w:rPr>
            <w:delText>istN</w:delText>
          </w:r>
          <w:r w:rsidR="00A37763" w:rsidRPr="00B25FEE" w:rsidDel="005715ED">
            <w:rPr>
              <w:i/>
            </w:rPr>
            <w:delText>ext</w:delText>
          </w:r>
          <w:r w:rsidR="00A37763" w:rsidDel="005715ED">
            <w:delText xml:space="preserve"> is an abrupt completion, return </w:delText>
          </w:r>
        </w:del>
      </w:ins>
      <w:ins w:id="21771" w:author="Rev 6 Allen Wirfs-Brock" w:date="2012-02-18T11:27:00Z">
        <w:del w:id="21772" w:author="Rev 7 Allen Wirfs-Brock" w:date="2012-04-12T14:45:00Z">
          <w:r w:rsidR="00A37763" w:rsidDel="005715ED">
            <w:rPr>
              <w:i/>
            </w:rPr>
            <w:delText>listN</w:delText>
          </w:r>
        </w:del>
      </w:ins>
      <w:ins w:id="21773" w:author="Rev 6 Allen Wirfs-Brock" w:date="2012-02-18T11:26:00Z">
        <w:del w:id="21774" w:author="Rev 7 Allen Wirfs-Brock" w:date="2012-04-12T14:45:00Z">
          <w:r w:rsidR="00A37763" w:rsidRPr="00B25FEE" w:rsidDel="005715ED">
            <w:rPr>
              <w:i/>
            </w:rPr>
            <w:delText>ext</w:delText>
          </w:r>
        </w:del>
        <w:r w:rsidR="00A37763">
          <w:t>.</w:t>
        </w:r>
      </w:ins>
    </w:p>
    <w:p w:rsidR="007E2957" w:rsidRPr="00E77497" w:rsidDel="00675B74" w:rsidRDefault="007E2957" w:rsidP="00B34B48">
      <w:pPr>
        <w:pStyle w:val="Alg3"/>
        <w:numPr>
          <w:ilvl w:val="0"/>
          <w:numId w:val="550"/>
        </w:numPr>
        <w:spacing w:after="220"/>
        <w:rPr>
          <w:ins w:id="21775" w:author="Rev 3 Allen Wirfs-Brock" w:date="2011-09-11T13:08:00Z"/>
          <w:del w:id="21776" w:author="Rev 4 Allen Wirfs-Brock" w:date="2011-11-04T19:00:00Z"/>
        </w:rPr>
      </w:pPr>
      <w:ins w:id="21777" w:author="Rev 3 Allen Wirfs-Brock" w:date="2011-09-11T13:08:00Z">
        <w:r w:rsidRPr="00E77497">
          <w:t xml:space="preserve">Return </w:t>
        </w:r>
      </w:ins>
      <w:ins w:id="21778" w:author="Rev 10 Allen Wirfs-Brock" w:date="2012-08-14T10:15:00Z">
        <w:r w:rsidR="006552DF" w:rsidRPr="00E77497">
          <w:rPr>
            <w:i/>
          </w:rPr>
          <w:t>listNext</w:t>
        </w:r>
        <w:r w:rsidR="006552DF" w:rsidRPr="00E77497" w:rsidDel="006552DF">
          <w:rPr>
            <w:i/>
          </w:rPr>
          <w:t xml:space="preserve"> </w:t>
        </w:r>
      </w:ins>
      <w:ins w:id="21779" w:author="Rev 3 Allen Wirfs-Brock" w:date="2011-09-11T13:08:00Z">
        <w:del w:id="21780" w:author="Rev 10 Allen Wirfs-Brock" w:date="2012-08-14T09:58:00Z">
          <w:r w:rsidRPr="00E77497" w:rsidDel="006552DF">
            <w:rPr>
              <w:i/>
            </w:rPr>
            <w:delText>listNext</w:delText>
          </w:r>
        </w:del>
        <w:r w:rsidRPr="00E77497">
          <w:t>+</w:t>
        </w:r>
        <w:r w:rsidRPr="00E77497">
          <w:rPr>
            <w:i/>
          </w:rPr>
          <w:t>skip+</w:t>
        </w:r>
        <w:r w:rsidRPr="00E77497">
          <w:t>1.</w:t>
        </w:r>
      </w:ins>
    </w:p>
    <w:p w:rsidR="00805896" w:rsidRPr="004418C4" w:rsidRDefault="00805896" w:rsidP="00B34B48">
      <w:pPr>
        <w:pStyle w:val="Alg3"/>
        <w:numPr>
          <w:ilvl w:val="0"/>
          <w:numId w:val="550"/>
        </w:numPr>
        <w:spacing w:after="220"/>
        <w:rPr>
          <w:ins w:id="21781" w:author="Rev 4 Allen Wirfs-Brock" w:date="2011-11-04T18:41:00Z"/>
        </w:rPr>
      </w:pPr>
    </w:p>
    <w:p w:rsidR="00B24B13" w:rsidRPr="00E77497" w:rsidDel="006E26C7" w:rsidRDefault="00B24B13" w:rsidP="00B24B13">
      <w:pPr>
        <w:rPr>
          <w:ins w:id="21782" w:author="Allen Wirfs-Brock" w:date="2011-07-11T15:33:00Z"/>
          <w:del w:id="21783" w:author="Rev 4 Allen Wirfs-Brock" w:date="2011-10-15T18:22:00Z"/>
        </w:rPr>
      </w:pPr>
      <w:ins w:id="21784" w:author="Allen Wirfs-Brock" w:date="2011-07-11T15:33:00Z">
        <w:del w:id="21785"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21786" w:author="Allen Wirfs-Brock" w:date="2011-07-11T15:34:00Z">
        <w:del w:id="21787" w:author="Rev 4 Allen Wirfs-Brock" w:date="2011-10-15T18:22:00Z">
          <w:r w:rsidRPr="00675B74" w:rsidDel="006E26C7">
            <w:rPr>
              <w:rStyle w:val="bnf"/>
            </w:rPr>
            <w:delText xml:space="preserve">BindingProperty </w:delText>
          </w:r>
        </w:del>
      </w:ins>
      <w:ins w:id="21788" w:author="Allen Wirfs-Brock" w:date="2011-07-11T15:33:00Z">
        <w:del w:id="21789" w:author="Rev 4 Allen Wirfs-Brock" w:date="2011-10-15T18:22:00Z">
          <w:r w:rsidRPr="00E77497" w:rsidDel="006E26C7">
            <w:rPr>
              <w:b/>
            </w:rPr>
            <w:delText>:</w:delText>
          </w:r>
          <w:r w:rsidRPr="00E77497" w:rsidDel="006E26C7">
            <w:delText xml:space="preserve"> </w:delText>
          </w:r>
        </w:del>
      </w:ins>
      <w:ins w:id="21790" w:author="Rev 3 Allen Wirfs-Brock" w:date="2011-09-01T13:49:00Z">
        <w:del w:id="21791" w:author="Rev 4 Allen Wirfs-Brock" w:date="2011-10-15T18:22:00Z">
          <w:r w:rsidR="00B678FE" w:rsidRPr="00E77497" w:rsidDel="006E26C7">
            <w:rPr>
              <w:rFonts w:ascii="Times New Roman" w:hAnsi="Times New Roman"/>
              <w:i/>
            </w:rPr>
            <w:delText xml:space="preserve">SingleNameBinding </w:delText>
          </w:r>
        </w:del>
      </w:ins>
      <w:ins w:id="21792" w:author="Allen Wirfs-Brock" w:date="2011-07-11T15:34:00Z">
        <w:del w:id="21793" w:author="Rev 4 Allen Wirfs-Brock" w:date="2011-10-15T18:22:00Z">
          <w:r w:rsidRPr="00E77497" w:rsidDel="006E26C7">
            <w:rPr>
              <w:rStyle w:val="bnf"/>
            </w:rPr>
            <w:delText>Identifier</w:delText>
          </w:r>
        </w:del>
      </w:ins>
      <w:ins w:id="21794" w:author="Allen Wirfs-Brock" w:date="2011-07-11T15:33:00Z">
        <w:del w:id="21795" w:author="Rev 4 Allen Wirfs-Brock" w:date="2011-10-15T18:22:00Z">
          <w:r w:rsidRPr="00E77497" w:rsidDel="006E26C7">
            <w:delText xml:space="preserve"> </w:delText>
          </w:r>
        </w:del>
      </w:ins>
      <w:ins w:id="21796" w:author="Rev 3 Allen Wirfs-Brock" w:date="2011-09-22T16:09:00Z">
        <w:del w:id="21797" w:author="Rev 4 Allen Wirfs-Brock" w:date="2011-10-04T14:35:00Z">
          <w:r w:rsidR="00DB2564" w:rsidRPr="00E77497" w:rsidDel="00A360B4">
            <w:delText>and</w:delText>
          </w:r>
        </w:del>
      </w:ins>
      <w:ins w:id="21798" w:author="Rev 3 Allen Wirfs-Brock" w:date="2011-09-21T18:07:00Z">
        <w:del w:id="21799" w:author="Rev 4 Allen Wirfs-Brock" w:date="2011-10-04T14:35:00Z">
          <w:r w:rsidR="00DD09F5" w:rsidRPr="00E77497" w:rsidDel="00A360B4">
            <w:delText xml:space="preserve"> </w:delText>
          </w:r>
        </w:del>
      </w:ins>
      <w:ins w:id="21800" w:author="Rev 3 Allen Wirfs-Brock" w:date="2011-08-31T12:34:00Z">
        <w:del w:id="21801"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21802" w:author="Rev 3 Allen Wirfs-Brock" w:date="2011-08-31T12:35:00Z">
        <w:del w:id="21803"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21804" w:author="Rev 3 Allen Wirfs-Brock" w:date="2011-09-01T13:49:00Z">
        <w:del w:id="21805"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21806" w:author="Allen Wirfs-Brock" w:date="2011-07-11T15:33:00Z">
        <w:del w:id="21807" w:author="Rev 4 Allen Wirfs-Brock" w:date="2011-10-15T18:22:00Z">
          <w:r w:rsidRPr="00E77497" w:rsidDel="006E26C7">
            <w:delText xml:space="preserve">and </w:delText>
          </w:r>
        </w:del>
      </w:ins>
      <w:ins w:id="21808" w:author="Allen Wirfs-Brock" w:date="2011-07-11T15:34:00Z">
        <w:del w:id="21809" w:author="Rev 4 Allen Wirfs-Brock" w:date="2011-10-15T18:22:00Z">
          <w:r w:rsidRPr="00E77497" w:rsidDel="006E26C7">
            <w:rPr>
              <w:rStyle w:val="bnf"/>
            </w:rPr>
            <w:delText>BindingElement</w:delText>
          </w:r>
        </w:del>
      </w:ins>
      <w:ins w:id="21810" w:author="Allen Wirfs-Brock" w:date="2011-07-11T15:37:00Z">
        <w:del w:id="21811" w:author="Rev 4 Allen Wirfs-Brock" w:date="2011-10-15T18:22:00Z">
          <w:r w:rsidRPr="00E77497" w:rsidDel="006E26C7">
            <w:rPr>
              <w:rStyle w:val="bnf"/>
            </w:rPr>
            <w:delText xml:space="preserve"> </w:delText>
          </w:r>
        </w:del>
      </w:ins>
      <w:ins w:id="21812" w:author="Allen Wirfs-Brock" w:date="2011-07-11T15:33:00Z">
        <w:del w:id="21813" w:author="Rev 4 Allen Wirfs-Brock" w:date="2011-10-15T18:22:00Z">
          <w:r w:rsidRPr="00E77497" w:rsidDel="006E26C7">
            <w:rPr>
              <w:b/>
            </w:rPr>
            <w:delText>:</w:delText>
          </w:r>
          <w:r w:rsidRPr="00E77497" w:rsidDel="006E26C7">
            <w:delText xml:space="preserve"> </w:delText>
          </w:r>
        </w:del>
      </w:ins>
      <w:ins w:id="21814" w:author="Allen Wirfs-Brock" w:date="2011-07-11T15:35:00Z">
        <w:del w:id="21815" w:author="Rev 4 Allen Wirfs-Brock" w:date="2011-10-15T18:22:00Z">
          <w:r w:rsidRPr="00E77497" w:rsidDel="006E26C7">
            <w:rPr>
              <w:rStyle w:val="bnf"/>
            </w:rPr>
            <w:delText>Identifier</w:delText>
          </w:r>
        </w:del>
      </w:ins>
      <w:ins w:id="21816" w:author="Allen Wirfs-Brock" w:date="2011-07-11T15:33:00Z">
        <w:del w:id="21817"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21818" w:author="Rev 3 Allen Wirfs-Brock" w:date="2011-08-31T12:33:00Z">
        <w:del w:id="21819" w:author="Rev 4 Allen Wirfs-Brock" w:date="2011-10-15T18:22:00Z">
          <w:r w:rsidR="007604E3" w:rsidRPr="00E77497" w:rsidDel="006E26C7">
            <w:delText xml:space="preserve"> </w:delText>
          </w:r>
        </w:del>
      </w:ins>
    </w:p>
    <w:p w:rsidR="00B24B13" w:rsidRPr="00E77497" w:rsidDel="006E26C7" w:rsidRDefault="00B24B13">
      <w:pPr>
        <w:pStyle w:val="Alg4"/>
        <w:numPr>
          <w:ilvl w:val="0"/>
          <w:numId w:val="440"/>
        </w:numPr>
        <w:spacing w:after="220"/>
        <w:contextualSpacing/>
        <w:rPr>
          <w:ins w:id="21820" w:author="Allen Wirfs-Brock" w:date="2011-07-11T15:33:00Z"/>
          <w:del w:id="21821" w:author="Rev 4 Allen Wirfs-Brock" w:date="2011-10-15T18:22:00Z"/>
        </w:rPr>
        <w:pPrChange w:id="21822" w:author="Rev 4 Allen Wirfs-Brock" w:date="2011-11-07T12:16:00Z">
          <w:pPr>
            <w:pStyle w:val="Alg4"/>
            <w:numPr>
              <w:numId w:val="464"/>
            </w:numPr>
            <w:tabs>
              <w:tab w:val="num" w:pos="360"/>
            </w:tabs>
            <w:spacing w:after="220"/>
            <w:ind w:left="360" w:hanging="360"/>
            <w:contextualSpacing/>
          </w:pPr>
        </w:pPrChange>
      </w:pPr>
      <w:ins w:id="21823" w:author="Allen Wirfs-Brock" w:date="2011-07-11T15:33:00Z">
        <w:del w:id="21824" w:author="Rev 4 Allen Wirfs-Brock" w:date="2011-10-15T18:22:00Z">
          <w:r w:rsidRPr="00E77497" w:rsidDel="006E26C7">
            <w:delText xml:space="preserve">Return the BoundNames of </w:delText>
          </w:r>
        </w:del>
      </w:ins>
      <w:ins w:id="21825" w:author="Rev 3 Allen Wirfs-Brock" w:date="2011-09-01T13:50:00Z">
        <w:del w:id="21826"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21827" w:author="Allen Wirfs-Brock" w:date="2011-07-11T15:35:00Z">
        <w:del w:id="21828" w:author="Rev 4 Allen Wirfs-Brock" w:date="2011-10-15T18:22:00Z">
          <w:r w:rsidRPr="00E77497" w:rsidDel="006E26C7">
            <w:rPr>
              <w:rStyle w:val="bnf"/>
            </w:rPr>
            <w:delText>Identifier</w:delText>
          </w:r>
        </w:del>
      </w:ins>
      <w:ins w:id="21829" w:author="Allen Wirfs-Brock" w:date="2011-07-11T15:33:00Z">
        <w:del w:id="21830" w:author="Rev 4 Allen Wirfs-Brock" w:date="2011-10-15T18:22:00Z">
          <w:r w:rsidRPr="00E77497" w:rsidDel="006E26C7">
            <w:delText>.</w:delText>
          </w:r>
        </w:del>
      </w:ins>
    </w:p>
    <w:p w:rsidR="00A52E6B" w:rsidRPr="00E77497" w:rsidDel="008C0F14" w:rsidRDefault="00A52E6B" w:rsidP="00C7794D">
      <w:pPr>
        <w:ind w:left="360"/>
        <w:rPr>
          <w:ins w:id="21831" w:author="Rev 3 Allen Wirfs-Brock" w:date="2011-09-21T17:23:00Z"/>
          <w:del w:id="21832" w:author="Rev 4 Allen Wirfs-Brock" w:date="2011-11-04T18:35:00Z"/>
        </w:rPr>
      </w:pPr>
      <w:ins w:id="21833" w:author="Rev 3 Allen Wirfs-Brock" w:date="2011-09-21T17:23:00Z">
        <w:del w:id="21834" w:author="Rev 4 Allen Wirfs-Brock" w:date="2011-10-15T18:23:00Z">
          <w:r w:rsidRPr="00E77497" w:rsidDel="00054D17">
            <w:delText xml:space="preserve">The production </w:delText>
          </w:r>
        </w:del>
      </w:ins>
      <w:ins w:id="21835" w:author="Rev 3 Allen Wirfs-Brock" w:date="2011-09-21T17:24:00Z">
        <w:del w:id="21836"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21837" w:author="Rev 3 Allen Wirfs-Brock" w:date="2011-09-21T17:23:00Z">
        <w:del w:id="21838" w:author="Rev 4 Allen Wirfs-Brock" w:date="2011-11-04T18:35:00Z">
          <w:r w:rsidRPr="00E77497" w:rsidDel="008C0F14">
            <w:delText xml:space="preserve"> </w:delText>
          </w:r>
        </w:del>
        <w:del w:id="21839" w:author="Rev 4 Allen Wirfs-Brock" w:date="2011-10-15T18:24:00Z">
          <w:r w:rsidRPr="00E77497" w:rsidDel="00054D17">
            <w:delText xml:space="preserve">is evaluated </w:delText>
          </w:r>
        </w:del>
        <w:del w:id="21840"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21841" w:author="Rev 3 Allen Wirfs-Brock" w:date="2011-09-21T17:25:00Z">
        <w:del w:id="21842"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21843" w:author="Rev 3 Allen Wirfs-Brock" w:date="2011-09-21T17:23:00Z">
        <w:del w:id="21844" w:author="Rev 4 Allen Wirfs-Brock" w:date="2011-10-15T18:24:00Z">
          <w:r w:rsidRPr="00E77497" w:rsidDel="00054D17">
            <w:delText>as follows:</w:delText>
          </w:r>
        </w:del>
      </w:ins>
    </w:p>
    <w:p w:rsidR="00A52E6B" w:rsidRPr="00E77497" w:rsidDel="008C0F14" w:rsidRDefault="00A52E6B">
      <w:pPr>
        <w:pStyle w:val="Alg3"/>
        <w:numPr>
          <w:ilvl w:val="0"/>
          <w:numId w:val="551"/>
        </w:numPr>
        <w:rPr>
          <w:ins w:id="21845" w:author="Rev 3 Allen Wirfs-Brock" w:date="2011-09-21T17:23:00Z"/>
          <w:del w:id="21846" w:author="Rev 4 Allen Wirfs-Brock" w:date="2011-11-04T18:35:00Z"/>
        </w:rPr>
        <w:pPrChange w:id="21847" w:author="Rev 4 Allen Wirfs-Brock" w:date="2011-11-07T12:16:00Z">
          <w:pPr>
            <w:pStyle w:val="Alg3"/>
            <w:numPr>
              <w:numId w:val="584"/>
            </w:numPr>
          </w:pPr>
        </w:pPrChange>
      </w:pPr>
      <w:ins w:id="21848" w:author="Rev 3 Allen Wirfs-Brock" w:date="2011-09-21T17:23:00Z">
        <w:del w:id="21849" w:author="Rev 4 Allen Wirfs-Brock" w:date="2011-11-04T18:35:00Z">
          <w:r w:rsidRPr="00E77497" w:rsidDel="008C0F14">
            <w:delText xml:space="preserve">Let </w:delText>
          </w:r>
        </w:del>
      </w:ins>
      <w:ins w:id="21850" w:author="Rev 3 Allen Wirfs-Brock" w:date="2011-09-21T17:29:00Z">
        <w:del w:id="21851" w:author="Rev 4 Allen Wirfs-Brock" w:date="2011-11-04T18:35:00Z">
          <w:r w:rsidRPr="00E77497" w:rsidDel="008C0F14">
            <w:rPr>
              <w:i/>
            </w:rPr>
            <w:delText>name</w:delText>
          </w:r>
        </w:del>
      </w:ins>
      <w:ins w:id="21852" w:author="Rev 3 Allen Wirfs-Brock" w:date="2011-09-21T17:23:00Z">
        <w:del w:id="21853" w:author="Rev 4 Allen Wirfs-Brock" w:date="2011-11-04T18:35:00Z">
          <w:r w:rsidRPr="00E77497" w:rsidDel="008C0F14">
            <w:delText xml:space="preserve"> be </w:delText>
          </w:r>
        </w:del>
      </w:ins>
      <w:ins w:id="21854" w:author="Rev 3 Allen Wirfs-Brock" w:date="2011-09-21T17:27:00Z">
        <w:del w:id="21855" w:author="Rev 4 Allen Wirfs-Brock" w:date="2011-11-04T18:35:00Z">
          <w:r w:rsidRPr="00E77497" w:rsidDel="008C0F14">
            <w:delText>the</w:delText>
          </w:r>
        </w:del>
      </w:ins>
      <w:ins w:id="21856" w:author="Rev 3 Allen Wirfs-Brock" w:date="2011-09-21T17:36:00Z">
        <w:del w:id="21857" w:author="Rev 4 Allen Wirfs-Brock" w:date="2011-11-04T18:35:00Z">
          <w:r w:rsidR="00057704" w:rsidRPr="00E77497" w:rsidDel="008C0F14">
            <w:delText xml:space="preserve"> </w:delText>
          </w:r>
        </w:del>
        <w:del w:id="21858" w:author="Rev 4 Allen Wirfs-Brock" w:date="2011-10-19T11:10:00Z">
          <w:r w:rsidR="00057704" w:rsidRPr="00E77497" w:rsidDel="00BF3CD1">
            <w:rPr>
              <w:i/>
            </w:rPr>
            <w:delText>IdentifierName</w:delText>
          </w:r>
        </w:del>
      </w:ins>
      <w:ins w:id="21859" w:author="Rev 3 Allen Wirfs-Brock" w:date="2011-09-21T17:27:00Z">
        <w:del w:id="21860" w:author="Rev 4 Allen Wirfs-Brock" w:date="2011-11-04T18:35:00Z">
          <w:r w:rsidRPr="00E77497" w:rsidDel="008C0F14">
            <w:delText xml:space="preserve"> </w:delText>
          </w:r>
        </w:del>
      </w:ins>
      <w:ins w:id="21861" w:author="Rev 3 Allen Wirfs-Brock" w:date="2011-09-21T17:36:00Z">
        <w:del w:id="21862" w:author="Rev 4 Allen Wirfs-Brock" w:date="2011-11-04T18:35:00Z">
          <w:r w:rsidR="00057704" w:rsidRPr="00E77497" w:rsidDel="008C0F14">
            <w:delText xml:space="preserve">that is the </w:delText>
          </w:r>
        </w:del>
      </w:ins>
      <w:ins w:id="21863" w:author="Rev 3 Allen Wirfs-Brock" w:date="2011-09-21T17:32:00Z">
        <w:del w:id="21864" w:author="Rev 4 Allen Wirfs-Brock" w:date="2011-11-04T18:35:00Z">
          <w:r w:rsidR="00057704" w:rsidRPr="00E77497" w:rsidDel="008C0F14">
            <w:delText xml:space="preserve">only element of BoundNames of </w:delText>
          </w:r>
        </w:del>
      </w:ins>
      <w:ins w:id="21865" w:author="Rev 3 Allen Wirfs-Brock" w:date="2011-09-21T17:28:00Z">
        <w:del w:id="21866" w:author="Rev 4 Allen Wirfs-Brock" w:date="2011-11-04T18:35:00Z">
          <w:r w:rsidRPr="00E77497" w:rsidDel="008C0F14">
            <w:rPr>
              <w:i/>
            </w:rPr>
            <w:delText>SingleNameBinding</w:delText>
          </w:r>
        </w:del>
      </w:ins>
      <w:ins w:id="21867" w:author="Rev 3 Allen Wirfs-Brock" w:date="2011-09-21T17:23:00Z">
        <w:del w:id="21868" w:author="Rev 4 Allen Wirfs-Brock" w:date="2011-11-04T18:35:00Z">
          <w:r w:rsidRPr="00E77497" w:rsidDel="008C0F14">
            <w:delText>.</w:delText>
          </w:r>
        </w:del>
      </w:ins>
    </w:p>
    <w:p w:rsidR="00A52E6B" w:rsidRPr="00E77497" w:rsidDel="00BF3CD1" w:rsidRDefault="00A52E6B">
      <w:pPr>
        <w:pStyle w:val="Alg3"/>
        <w:numPr>
          <w:ilvl w:val="0"/>
          <w:numId w:val="551"/>
        </w:numPr>
        <w:rPr>
          <w:ins w:id="21869" w:author="Rev 3 Allen Wirfs-Brock" w:date="2011-09-21T17:23:00Z"/>
          <w:del w:id="21870" w:author="Rev 4 Allen Wirfs-Brock" w:date="2011-10-19T11:10:00Z"/>
        </w:rPr>
        <w:pPrChange w:id="21871" w:author="Rev 4 Allen Wirfs-Brock" w:date="2011-11-07T12:16:00Z">
          <w:pPr>
            <w:pStyle w:val="Alg3"/>
            <w:numPr>
              <w:numId w:val="584"/>
            </w:numPr>
          </w:pPr>
        </w:pPrChange>
      </w:pPr>
      <w:ins w:id="21872" w:author="Rev 3 Allen Wirfs-Brock" w:date="2011-09-21T17:23:00Z">
        <w:del w:id="21873" w:author="Rev 4 Allen Wirfs-Brock" w:date="2011-10-19T11:10:00Z">
          <w:r w:rsidRPr="00E77497" w:rsidDel="00BF3CD1">
            <w:delText xml:space="preserve">Let </w:delText>
          </w:r>
        </w:del>
      </w:ins>
      <w:ins w:id="21874" w:author="Rev 3 Allen Wirfs-Brock" w:date="2011-09-21T17:40:00Z">
        <w:del w:id="21875" w:author="Rev 4 Allen Wirfs-Brock" w:date="2011-10-19T11:10:00Z">
          <w:r w:rsidR="001A5A8A" w:rsidRPr="00E77497" w:rsidDel="00BF3CD1">
            <w:rPr>
              <w:i/>
            </w:rPr>
            <w:delText>P</w:delText>
          </w:r>
          <w:r w:rsidR="001A5A8A" w:rsidRPr="00E77497" w:rsidDel="00BF3CD1">
            <w:delText xml:space="preserve"> be </w:delText>
          </w:r>
        </w:del>
      </w:ins>
      <w:ins w:id="21876" w:author="Rev 3 Allen Wirfs-Brock" w:date="2011-09-21T17:39:00Z">
        <w:del w:id="21877" w:author="Rev 4 Allen Wirfs-Brock" w:date="2011-10-19T11:10:00Z">
          <w:r w:rsidR="00057704" w:rsidRPr="00E77497" w:rsidDel="00BF3CD1">
            <w:delText xml:space="preserve">the </w:delText>
          </w:r>
        </w:del>
      </w:ins>
      <w:ins w:id="21878" w:author="Rev 3 Allen Wirfs-Brock" w:date="2011-09-21T18:18:00Z">
        <w:del w:id="21879" w:author="Rev 4 Allen Wirfs-Brock" w:date="2011-10-19T11:10:00Z">
          <w:r w:rsidR="00EE35BA" w:rsidRPr="00E77497" w:rsidDel="00BF3CD1">
            <w:delText>PropName</w:delText>
          </w:r>
        </w:del>
      </w:ins>
      <w:ins w:id="21880" w:author="Rev 3 Allen Wirfs-Brock" w:date="2011-09-21T17:39:00Z">
        <w:del w:id="21881" w:author="Rev 4 Allen Wirfs-Brock" w:date="2011-10-19T11:10:00Z">
          <w:r w:rsidR="00057704" w:rsidRPr="00E77497" w:rsidDel="00BF3CD1">
            <w:delText xml:space="preserve"> </w:delText>
          </w:r>
        </w:del>
      </w:ins>
      <w:ins w:id="21882" w:author="Rev 3 Allen Wirfs-Brock" w:date="2011-09-21T18:18:00Z">
        <w:del w:id="21883" w:author="Rev 4 Allen Wirfs-Brock" w:date="2011-10-19T11:10:00Z">
          <w:r w:rsidR="00EE35BA" w:rsidRPr="00E77497" w:rsidDel="00BF3CD1">
            <w:delText xml:space="preserve">of </w:delText>
          </w:r>
        </w:del>
      </w:ins>
      <w:ins w:id="21884" w:author="Rev 3 Allen Wirfs-Brock" w:date="2011-09-21T18:19:00Z">
        <w:del w:id="21885" w:author="Rev 4 Allen Wirfs-Brock" w:date="2011-10-19T11:10:00Z">
          <w:r w:rsidR="00EE35BA" w:rsidRPr="00E77497" w:rsidDel="00BF3CD1">
            <w:rPr>
              <w:i/>
            </w:rPr>
            <w:delText>name</w:delText>
          </w:r>
        </w:del>
      </w:ins>
      <w:ins w:id="21886" w:author="Rev 3 Allen Wirfs-Brock" w:date="2011-09-21T18:18:00Z">
        <w:del w:id="21887" w:author="Rev 4 Allen Wirfs-Brock" w:date="2011-10-19T11:10:00Z">
          <w:r w:rsidR="00EE35BA" w:rsidRPr="00E77497" w:rsidDel="00BF3CD1">
            <w:delText>.</w:delText>
          </w:r>
        </w:del>
      </w:ins>
    </w:p>
    <w:p w:rsidR="00A52E6B" w:rsidRPr="00E77497" w:rsidDel="008C0F14" w:rsidRDefault="002F2B62">
      <w:pPr>
        <w:pStyle w:val="Alg3"/>
        <w:numPr>
          <w:ilvl w:val="0"/>
          <w:numId w:val="551"/>
        </w:numPr>
        <w:spacing w:after="220"/>
        <w:rPr>
          <w:ins w:id="21888" w:author="Rev 3 Allen Wirfs-Brock" w:date="2011-09-21T17:23:00Z"/>
          <w:del w:id="21889" w:author="Rev 4 Allen Wirfs-Brock" w:date="2011-11-04T18:35:00Z"/>
        </w:rPr>
        <w:pPrChange w:id="21890" w:author="Rev 4 Allen Wirfs-Brock" w:date="2011-11-07T12:16:00Z">
          <w:pPr>
            <w:pStyle w:val="Alg3"/>
            <w:numPr>
              <w:numId w:val="584"/>
            </w:numPr>
            <w:spacing w:after="220"/>
          </w:pPr>
        </w:pPrChange>
      </w:pPr>
      <w:ins w:id="21891" w:author="Rev 3 Allen Wirfs-Brock" w:date="2011-09-21T17:59:00Z">
        <w:del w:id="21892"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21893" w:author="Rev 3 Allen Wirfs-Brock" w:date="2011-09-21T17:23:00Z">
        <w:del w:id="21894" w:author="Rev 4 Allen Wirfs-Brock" w:date="2011-11-04T18:35:00Z">
          <w:r w:rsidR="00A52E6B" w:rsidRPr="00E77497" w:rsidDel="008C0F14">
            <w:delText xml:space="preserve"> </w:delText>
          </w:r>
        </w:del>
      </w:ins>
      <w:ins w:id="21895" w:author="Rev 3 Allen Wirfs-Brock" w:date="2011-09-21T18:03:00Z">
        <w:del w:id="21896" w:author="Rev 4 Allen Wirfs-Brock" w:date="2011-10-19T11:10:00Z">
          <w:r w:rsidR="00DD09F5" w:rsidRPr="00E77497" w:rsidDel="00BF3CD1">
            <w:rPr>
              <w:i/>
            </w:rPr>
            <w:delText>P</w:delText>
          </w:r>
        </w:del>
      </w:ins>
      <w:ins w:id="21897" w:author="Rev 3 Allen Wirfs-Brock" w:date="2011-09-21T17:23:00Z">
        <w:del w:id="21898" w:author="Rev 4 Allen Wirfs-Brock" w:date="2011-11-04T18:35:00Z">
          <w:r w:rsidR="00C3303B" w:rsidRPr="00E77497" w:rsidDel="008C0F14">
            <w:delText>,</w:delText>
          </w:r>
        </w:del>
      </w:ins>
      <w:ins w:id="21899" w:author="Rev 3 Allen Wirfs-Brock" w:date="2011-09-21T18:00:00Z">
        <w:del w:id="21900" w:author="Rev 4 Allen Wirfs-Brock" w:date="2011-11-04T18:35:00Z">
          <w:r w:rsidR="00C3303B" w:rsidRPr="00E77497" w:rsidDel="008C0F14">
            <w:rPr>
              <w:i/>
            </w:rPr>
            <w:delText xml:space="preserve"> </w:delText>
          </w:r>
        </w:del>
      </w:ins>
      <w:ins w:id="21901" w:author="Rev 3 Allen Wirfs-Brock" w:date="2011-09-21T18:30:00Z">
        <w:del w:id="21902" w:author="Rev 4 Allen Wirfs-Brock" w:date="2011-11-04T18:35:00Z">
          <w:r w:rsidR="00203662" w:rsidRPr="00E77497" w:rsidDel="008C0F14">
            <w:rPr>
              <w:rStyle w:val="bnf"/>
            </w:rPr>
            <w:delText>obj</w:delText>
          </w:r>
        </w:del>
      </w:ins>
      <w:ins w:id="21903" w:author="Rev 3 Allen Wirfs-Brock" w:date="2011-09-21T18:29:00Z">
        <w:del w:id="21904" w:author="Rev 4 Allen Wirfs-Brock" w:date="2011-11-04T18:35:00Z">
          <w:r w:rsidR="00807377" w:rsidRPr="00E77497" w:rsidDel="008C0F14">
            <w:delText xml:space="preserve">, </w:delText>
          </w:r>
        </w:del>
      </w:ins>
      <w:ins w:id="21905" w:author="Rev 3 Allen Wirfs-Brock" w:date="2011-09-21T17:23:00Z">
        <w:del w:id="21906"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21907" w:author="Rev 3 Allen Wirfs-Brock" w:date="2011-09-21T18:00:00Z">
        <w:del w:id="21908" w:author="Rev 4 Allen Wirfs-Brock" w:date="2011-11-04T18:35:00Z">
          <w:r w:rsidR="00C3303B" w:rsidRPr="00E77497" w:rsidDel="008C0F14">
            <w:delText xml:space="preserve"> arguments</w:delText>
          </w:r>
        </w:del>
      </w:ins>
      <w:ins w:id="21909" w:author="Rev 3 Allen Wirfs-Brock" w:date="2011-09-21T17:23:00Z">
        <w:del w:id="21910" w:author="Rev 4 Allen Wirfs-Brock" w:date="2011-11-04T18:35:00Z">
          <w:r w:rsidR="00A52E6B" w:rsidRPr="00E77497" w:rsidDel="008C0F14">
            <w:delText>.</w:delText>
          </w:r>
        </w:del>
      </w:ins>
    </w:p>
    <w:p w:rsidR="00DD09F5" w:rsidRPr="00E77497" w:rsidDel="008C0F14" w:rsidRDefault="00DD09F5" w:rsidP="00C7794D">
      <w:pPr>
        <w:ind w:left="360"/>
        <w:rPr>
          <w:ins w:id="21911" w:author="Rev 3 Allen Wirfs-Brock" w:date="2011-09-21T18:05:00Z"/>
          <w:del w:id="21912" w:author="Rev 4 Allen Wirfs-Brock" w:date="2011-11-04T18:35:00Z"/>
        </w:rPr>
      </w:pPr>
      <w:ins w:id="21913" w:author="Rev 3 Allen Wirfs-Brock" w:date="2011-09-21T18:05:00Z">
        <w:del w:id="21914" w:author="Rev 4 Allen Wirfs-Brock" w:date="2011-10-15T18:28:00Z">
          <w:r w:rsidRPr="00E77497" w:rsidDel="00817299">
            <w:delText xml:space="preserve">The production </w:delText>
          </w:r>
        </w:del>
      </w:ins>
      <w:ins w:id="21915" w:author="Rev 3 Allen Wirfs-Brock" w:date="2011-09-21T18:06:00Z">
        <w:del w:id="21916"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21917" w:author="Rev 4 Allen Wirfs-Brock" w:date="2011-10-04T14:30:00Z">
          <w:r w:rsidRPr="00E77497" w:rsidDel="00A10F2F">
            <w:rPr>
              <w:rFonts w:ascii="Times New Roman" w:hAnsi="Times New Roman"/>
              <w:i/>
            </w:rPr>
            <w:delText>SingleNameBinding</w:delText>
          </w:r>
        </w:del>
      </w:ins>
      <w:ins w:id="21918" w:author="Rev 3 Allen Wirfs-Brock" w:date="2011-09-21T18:05:00Z">
        <w:del w:id="21919" w:author="Rev 4 Allen Wirfs-Brock" w:date="2011-10-04T14:30:00Z">
          <w:r w:rsidRPr="00E77497" w:rsidDel="00A10F2F">
            <w:delText xml:space="preserve"> </w:delText>
          </w:r>
        </w:del>
        <w:del w:id="21920" w:author="Rev 4 Allen Wirfs-Brock" w:date="2011-10-15T18:28:00Z">
          <w:r w:rsidRPr="00E77497" w:rsidDel="00817299">
            <w:delText xml:space="preserve">is evaluated </w:delText>
          </w:r>
        </w:del>
        <w:del w:id="21921"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21922" w:author="Rev 4 Allen Wirfs-Brock" w:date="2011-10-15T18:28:00Z">
          <w:r w:rsidRPr="00E77497" w:rsidDel="00817299">
            <w:delText>as follows:</w:delText>
          </w:r>
        </w:del>
      </w:ins>
    </w:p>
    <w:p w:rsidR="00DD09F5" w:rsidRPr="00E77497" w:rsidDel="008C0F14" w:rsidRDefault="00DD09F5">
      <w:pPr>
        <w:pStyle w:val="Alg3"/>
        <w:numPr>
          <w:ilvl w:val="0"/>
          <w:numId w:val="557"/>
        </w:numPr>
        <w:rPr>
          <w:ins w:id="21923" w:author="Rev 3 Allen Wirfs-Brock" w:date="2011-09-21T18:05:00Z"/>
          <w:del w:id="21924" w:author="Rev 4 Allen Wirfs-Brock" w:date="2011-11-04T18:35:00Z"/>
        </w:rPr>
        <w:pPrChange w:id="21925" w:author="Rev 4 Allen Wirfs-Brock" w:date="2011-11-07T12:16:00Z">
          <w:pPr>
            <w:pStyle w:val="Alg3"/>
            <w:numPr>
              <w:numId w:val="591"/>
            </w:numPr>
          </w:pPr>
        </w:pPrChange>
      </w:pPr>
      <w:ins w:id="21926" w:author="Rev 3 Allen Wirfs-Brock" w:date="2011-09-21T18:05:00Z">
        <w:del w:id="21927"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21928" w:author="Rev 3 Allen Wirfs-Brock" w:date="2011-09-21T18:19:00Z">
        <w:del w:id="21929" w:author="Rev 4 Allen Wirfs-Brock" w:date="2011-11-04T18:35:00Z">
          <w:r w:rsidR="00EE35BA" w:rsidRPr="00E77497" w:rsidDel="008C0F14">
            <w:delText xml:space="preserve">PropName </w:delText>
          </w:r>
        </w:del>
      </w:ins>
      <w:ins w:id="21930" w:author="Rev 3 Allen Wirfs-Brock" w:date="2011-09-21T18:20:00Z">
        <w:del w:id="21931" w:author="Rev 4 Allen Wirfs-Brock" w:date="2011-11-04T18:35:00Z">
          <w:r w:rsidR="00EE35BA" w:rsidRPr="00E77497" w:rsidDel="008C0F14">
            <w:delText>of</w:delText>
          </w:r>
        </w:del>
      </w:ins>
      <w:ins w:id="21932" w:author="Rev 3 Allen Wirfs-Brock" w:date="2011-09-21T18:05:00Z">
        <w:del w:id="21933" w:author="Rev 4 Allen Wirfs-Brock" w:date="2011-11-04T18:35:00Z">
          <w:r w:rsidRPr="00E77497" w:rsidDel="008C0F14">
            <w:delText xml:space="preserve"> </w:delText>
          </w:r>
        </w:del>
      </w:ins>
      <w:ins w:id="21934" w:author="Rev 3 Allen Wirfs-Brock" w:date="2011-09-21T18:20:00Z">
        <w:del w:id="21935" w:author="Rev 4 Allen Wirfs-Brock" w:date="2011-11-04T18:35:00Z">
          <w:r w:rsidR="00EE35BA" w:rsidRPr="00E77497" w:rsidDel="008C0F14">
            <w:rPr>
              <w:rStyle w:val="bnf"/>
            </w:rPr>
            <w:delText>PropertyName</w:delText>
          </w:r>
        </w:del>
      </w:ins>
    </w:p>
    <w:p w:rsidR="00DD09F5" w:rsidRPr="00E77497" w:rsidDel="008C0F14" w:rsidRDefault="00DD09F5">
      <w:pPr>
        <w:pStyle w:val="Alg3"/>
        <w:numPr>
          <w:ilvl w:val="0"/>
          <w:numId w:val="557"/>
        </w:numPr>
        <w:spacing w:after="220"/>
        <w:rPr>
          <w:ins w:id="21936" w:author="Rev 3 Allen Wirfs-Brock" w:date="2011-09-21T18:05:00Z"/>
          <w:del w:id="21937" w:author="Rev 4 Allen Wirfs-Brock" w:date="2011-11-04T18:35:00Z"/>
        </w:rPr>
        <w:pPrChange w:id="21938" w:author="Rev 4 Allen Wirfs-Brock" w:date="2011-11-07T12:16:00Z">
          <w:pPr>
            <w:pStyle w:val="Alg3"/>
            <w:numPr>
              <w:numId w:val="591"/>
            </w:numPr>
            <w:spacing w:after="220"/>
          </w:pPr>
        </w:pPrChange>
      </w:pPr>
      <w:ins w:id="21939" w:author="Rev 3 Allen Wirfs-Brock" w:date="2011-09-21T18:05:00Z">
        <w:del w:id="21940"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21941" w:author="Rev 3 Allen Wirfs-Brock" w:date="2011-09-21T18:30:00Z">
        <w:del w:id="21942" w:author="Rev 4 Allen Wirfs-Brock" w:date="2011-10-04T14:29:00Z">
          <w:r w:rsidR="00807377" w:rsidRPr="00E77497" w:rsidDel="00A10F2F">
            <w:rPr>
              <w:rStyle w:val="bnf"/>
            </w:rPr>
            <w:delText>obj</w:delText>
          </w:r>
        </w:del>
      </w:ins>
      <w:ins w:id="21943" w:author="Rev 3 Allen Wirfs-Brock" w:date="2011-09-21T18:31:00Z">
        <w:del w:id="21944" w:author="Rev 4 Allen Wirfs-Brock" w:date="2011-10-04T14:29:00Z">
          <w:r w:rsidR="00203662" w:rsidRPr="00E77497" w:rsidDel="00A10F2F">
            <w:delText>,</w:delText>
          </w:r>
        </w:del>
      </w:ins>
      <w:ins w:id="21945" w:author="Rev 3 Allen Wirfs-Brock" w:date="2011-09-21T18:05:00Z">
        <w:del w:id="21946"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rsidR="00AA404C" w:rsidRPr="00E77497" w:rsidDel="00A10F2F" w:rsidRDefault="00AA404C" w:rsidP="00C7794D">
      <w:pPr>
        <w:contextualSpacing/>
        <w:rPr>
          <w:ins w:id="21947" w:author="Allen Wirfs-Brock" w:date="2011-07-11T15:40:00Z"/>
          <w:del w:id="21948" w:author="Rev 4 Allen Wirfs-Brock" w:date="2011-10-04T14:31:00Z"/>
        </w:rPr>
      </w:pPr>
      <w:ins w:id="21949" w:author="Allen Wirfs-Brock" w:date="2011-07-11T15:40:00Z">
        <w:del w:id="21950"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21951" w:author="Allen Wirfs-Brock" w:date="2011-07-11T15:41:00Z">
        <w:del w:id="21952" w:author="Rev 4 Allen Wirfs-Brock" w:date="2011-10-04T14:31:00Z">
          <w:r w:rsidR="005451AB" w:rsidRPr="00E77497" w:rsidDel="00A10F2F">
            <w:rPr>
              <w:rStyle w:val="bnf"/>
            </w:rPr>
            <w:delText>PropertyName</w:delText>
          </w:r>
          <w:r w:rsidR="005451AB" w:rsidRPr="00E77497" w:rsidDel="00A10F2F">
            <w:delText xml:space="preserve"> </w:delText>
          </w:r>
        </w:del>
      </w:ins>
      <w:ins w:id="21953" w:author="Allen Wirfs-Brock" w:date="2011-07-11T15:42:00Z">
        <w:del w:id="21954" w:author="Rev 4 Allen Wirfs-Brock" w:date="2011-10-04T14:31:00Z">
          <w:r w:rsidR="005451AB" w:rsidRPr="00E77497" w:rsidDel="00A10F2F">
            <w:rPr>
              <w:rFonts w:ascii="Courier New" w:hAnsi="Courier New" w:cs="Courier New"/>
              <w:b/>
            </w:rPr>
            <w:delText>:</w:delText>
          </w:r>
        </w:del>
      </w:ins>
      <w:ins w:id="21955" w:author="Allen Wirfs-Brock" w:date="2011-07-11T15:41:00Z">
        <w:del w:id="21956" w:author="Rev 4 Allen Wirfs-Brock" w:date="2011-10-04T14:31:00Z">
          <w:r w:rsidR="005451AB" w:rsidRPr="00E77497" w:rsidDel="00A10F2F">
            <w:delText xml:space="preserve"> </w:delText>
          </w:r>
          <w:r w:rsidRPr="00E77497" w:rsidDel="00A10F2F">
            <w:rPr>
              <w:rStyle w:val="bnf"/>
            </w:rPr>
            <w:delText>BindingPattern</w:delText>
          </w:r>
        </w:del>
      </w:ins>
      <w:ins w:id="21957" w:author="Rev 3 Allen Wirfs-Brock" w:date="2011-08-31T11:02:00Z">
        <w:del w:id="21958"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21959" w:author="Allen Wirfs-Brock" w:date="2011-07-11T15:40:00Z">
        <w:del w:id="21960"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21961" w:author="Allen Wirfs-Brock" w:date="2011-07-11T15:43:00Z">
        <w:del w:id="21962" w:author="Rev 4 Allen Wirfs-Brock" w:date="2011-10-04T14:31:00Z">
          <w:r w:rsidR="005451AB" w:rsidRPr="00E77497" w:rsidDel="00A10F2F">
            <w:rPr>
              <w:rStyle w:val="bnf"/>
            </w:rPr>
            <w:delText>BindingPattern</w:delText>
          </w:r>
          <w:r w:rsidR="005451AB" w:rsidRPr="00E77497" w:rsidDel="00A10F2F">
            <w:delText xml:space="preserve"> </w:delText>
          </w:r>
        </w:del>
      </w:ins>
      <w:ins w:id="21963" w:author="Allen Wirfs-Brock" w:date="2011-07-11T15:40:00Z">
        <w:del w:id="21964" w:author="Rev 4 Allen Wirfs-Brock" w:date="2011-10-04T14:31:00Z">
          <w:r w:rsidRPr="00E77497" w:rsidDel="00A10F2F">
            <w:delText>is determined as follows:</w:delText>
          </w:r>
        </w:del>
      </w:ins>
    </w:p>
    <w:p w:rsidR="00AA404C" w:rsidRPr="00E77497" w:rsidDel="00A10F2F" w:rsidRDefault="00AA404C">
      <w:pPr>
        <w:pStyle w:val="Alg4"/>
        <w:numPr>
          <w:ilvl w:val="0"/>
          <w:numId w:val="441"/>
        </w:numPr>
        <w:spacing w:after="220"/>
        <w:contextualSpacing/>
        <w:rPr>
          <w:ins w:id="21965" w:author="Allen Wirfs-Brock" w:date="2011-07-11T15:40:00Z"/>
          <w:del w:id="21966" w:author="Rev 4 Allen Wirfs-Brock" w:date="2011-10-04T14:31:00Z"/>
        </w:rPr>
        <w:pPrChange w:id="21967" w:author="Rev 4 Allen Wirfs-Brock" w:date="2011-11-07T12:16:00Z">
          <w:pPr>
            <w:pStyle w:val="Alg4"/>
            <w:numPr>
              <w:numId w:val="465"/>
            </w:numPr>
            <w:tabs>
              <w:tab w:val="num" w:pos="360"/>
            </w:tabs>
            <w:spacing w:after="220"/>
            <w:ind w:left="360" w:hanging="360"/>
            <w:contextualSpacing/>
          </w:pPr>
        </w:pPrChange>
      </w:pPr>
      <w:ins w:id="21968" w:author="Allen Wirfs-Brock" w:date="2011-07-11T15:40:00Z">
        <w:del w:id="21969" w:author="Rev 4 Allen Wirfs-Brock" w:date="2011-10-04T14:31:00Z">
          <w:r w:rsidRPr="00E77497" w:rsidDel="00A10F2F">
            <w:delText xml:space="preserve">Return the BoundNames of </w:delText>
          </w:r>
        </w:del>
      </w:ins>
      <w:ins w:id="21970" w:author="Allen Wirfs-Brock" w:date="2011-07-11T15:43:00Z">
        <w:del w:id="21971" w:author="Rev 4 Allen Wirfs-Brock" w:date="2011-10-04T14:31:00Z">
          <w:r w:rsidR="005451AB" w:rsidRPr="00E77497" w:rsidDel="00A10F2F">
            <w:rPr>
              <w:rStyle w:val="bnf"/>
            </w:rPr>
            <w:delText>BindingPattern</w:delText>
          </w:r>
        </w:del>
      </w:ins>
      <w:ins w:id="21972" w:author="Allen Wirfs-Brock" w:date="2011-07-11T15:40:00Z">
        <w:del w:id="21973" w:author="Rev 4 Allen Wirfs-Brock" w:date="2011-10-04T14:31:00Z">
          <w:r w:rsidRPr="00E77497" w:rsidDel="00A10F2F">
            <w:delText>.</w:delText>
          </w:r>
        </w:del>
      </w:ins>
    </w:p>
    <w:p w:rsidR="000D60F8" w:rsidRPr="00E77497" w:rsidDel="00A10F2F" w:rsidRDefault="000D60F8" w:rsidP="00C7794D">
      <w:pPr>
        <w:contextualSpacing/>
        <w:rPr>
          <w:ins w:id="21974" w:author="Rev 3 Allen Wirfs-Brock" w:date="2011-09-22T15:12:00Z"/>
          <w:del w:id="21975" w:author="Rev 4 Allen Wirfs-Brock" w:date="2011-10-04T14:31:00Z"/>
        </w:rPr>
      </w:pPr>
      <w:ins w:id="21976" w:author="Rev 3 Allen Wirfs-Brock" w:date="2011-09-22T15:12:00Z">
        <w:del w:id="21977"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21978" w:author="Rev 3 Allen Wirfs-Brock" w:date="2011-09-22T15:18:00Z">
        <w:del w:id="21979"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21980" w:author="Rev 3 Allen Wirfs-Brock" w:date="2011-09-22T15:12:00Z">
        <w:del w:id="21981" w:author="Rev 4 Allen Wirfs-Brock" w:date="2011-10-04T14:31:00Z">
          <w:r w:rsidRPr="00E77497" w:rsidDel="00A10F2F">
            <w:delText>as follows:</w:delText>
          </w:r>
        </w:del>
      </w:ins>
    </w:p>
    <w:p w:rsidR="000D60F8" w:rsidRPr="00E77497" w:rsidDel="00A10F2F" w:rsidRDefault="000D60F8">
      <w:pPr>
        <w:pStyle w:val="Alg2"/>
        <w:numPr>
          <w:ilvl w:val="0"/>
          <w:numId w:val="562"/>
        </w:numPr>
        <w:contextualSpacing/>
        <w:rPr>
          <w:ins w:id="21982" w:author="Rev 3 Allen Wirfs-Brock" w:date="2011-09-22T15:14:00Z"/>
          <w:del w:id="21983" w:author="Rev 4 Allen Wirfs-Brock" w:date="2011-10-04T14:31:00Z"/>
        </w:rPr>
        <w:pPrChange w:id="21984" w:author="Rev 4 Allen Wirfs-Brock" w:date="2011-11-07T12:16:00Z">
          <w:pPr>
            <w:pStyle w:val="Alg2"/>
            <w:numPr>
              <w:numId w:val="596"/>
            </w:numPr>
            <w:tabs>
              <w:tab w:val="num" w:pos="360"/>
            </w:tabs>
            <w:ind w:left="360" w:hanging="360"/>
            <w:contextualSpacing/>
          </w:pPr>
        </w:pPrChange>
      </w:pPr>
      <w:ins w:id="21985" w:author="Rev 3 Allen Wirfs-Brock" w:date="2011-09-22T15:14:00Z">
        <w:del w:id="21986" w:author="Rev 4 Allen Wirfs-Brock" w:date="2011-10-04T14:31:00Z">
          <w:r w:rsidRPr="00E77497" w:rsidDel="00A10F2F">
            <w:delText xml:space="preserve">Let </w:delText>
          </w:r>
        </w:del>
      </w:ins>
      <w:ins w:id="21987" w:author="Rev 3 Allen Wirfs-Brock" w:date="2011-09-22T15:22:00Z">
        <w:del w:id="21988" w:author="Rev 4 Allen Wirfs-Brock" w:date="2011-10-04T14:31:00Z">
          <w:r w:rsidR="00892C42" w:rsidRPr="00E77497" w:rsidDel="00A10F2F">
            <w:rPr>
              <w:i/>
            </w:rPr>
            <w:delText xml:space="preserve">P </w:delText>
          </w:r>
        </w:del>
      </w:ins>
      <w:ins w:id="21989" w:author="Rev 3 Allen Wirfs-Brock" w:date="2011-09-22T15:14:00Z">
        <w:del w:id="21990" w:author="Rev 4 Allen Wirfs-Brock" w:date="2011-10-04T14:31:00Z">
          <w:r w:rsidRPr="00E77497" w:rsidDel="00A10F2F">
            <w:delText xml:space="preserve">be the </w:delText>
          </w:r>
        </w:del>
      </w:ins>
      <w:ins w:id="21991" w:author="Rev 3 Allen Wirfs-Brock" w:date="2011-09-22T15:15:00Z">
        <w:del w:id="21992" w:author="Rev 4 Allen Wirfs-Brock" w:date="2011-10-04T14:31:00Z">
          <w:r w:rsidRPr="00E77497" w:rsidDel="00A10F2F">
            <w:delText xml:space="preserve">PropName </w:delText>
          </w:r>
        </w:del>
      </w:ins>
      <w:ins w:id="21993" w:author="Rev 3 Allen Wirfs-Brock" w:date="2011-09-22T15:14:00Z">
        <w:del w:id="21994" w:author="Rev 4 Allen Wirfs-Brock" w:date="2011-10-04T14:31:00Z">
          <w:r w:rsidRPr="00E77497" w:rsidDel="00A10F2F">
            <w:delText xml:space="preserve">of </w:delText>
          </w:r>
        </w:del>
      </w:ins>
      <w:ins w:id="21995" w:author="Rev 3 Allen Wirfs-Brock" w:date="2011-09-22T15:16:00Z">
        <w:del w:id="21996" w:author="Rev 4 Allen Wirfs-Brock" w:date="2011-10-04T14:31:00Z">
          <w:r w:rsidRPr="00E77497" w:rsidDel="00A10F2F">
            <w:rPr>
              <w:rStyle w:val="bnf"/>
            </w:rPr>
            <w:delText>PropertyName</w:delText>
          </w:r>
        </w:del>
      </w:ins>
      <w:ins w:id="21997" w:author="Rev 3 Allen Wirfs-Brock" w:date="2011-09-22T15:15:00Z">
        <w:del w:id="21998" w:author="Rev 4 Allen Wirfs-Brock" w:date="2011-10-04T14:31:00Z">
          <w:r w:rsidRPr="00E77497" w:rsidDel="00A10F2F">
            <w:delText>.</w:delText>
          </w:r>
        </w:del>
      </w:ins>
    </w:p>
    <w:p w:rsidR="00892C42" w:rsidRPr="00E77497" w:rsidDel="00A10F2F" w:rsidRDefault="00892C42">
      <w:pPr>
        <w:pStyle w:val="Alg3"/>
        <w:numPr>
          <w:ilvl w:val="0"/>
          <w:numId w:val="562"/>
        </w:numPr>
        <w:contextualSpacing/>
        <w:rPr>
          <w:ins w:id="21999" w:author="Rev 3 Allen Wirfs-Brock" w:date="2011-09-22T15:22:00Z"/>
          <w:del w:id="22000" w:author="Rev 4 Allen Wirfs-Brock" w:date="2011-10-04T14:31:00Z"/>
        </w:rPr>
        <w:pPrChange w:id="22001" w:author="Rev 4 Allen Wirfs-Brock" w:date="2011-11-07T12:16:00Z">
          <w:pPr>
            <w:pStyle w:val="Alg3"/>
            <w:numPr>
              <w:numId w:val="596"/>
            </w:numPr>
            <w:contextualSpacing/>
          </w:pPr>
        </w:pPrChange>
      </w:pPr>
      <w:ins w:id="22002" w:author="Rev 3 Allen Wirfs-Brock" w:date="2011-09-22T15:22:00Z">
        <w:del w:id="22003"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rsidR="00892C42" w:rsidRPr="00E77497" w:rsidDel="00A10F2F" w:rsidRDefault="00892C42">
      <w:pPr>
        <w:pStyle w:val="Alg3"/>
        <w:numPr>
          <w:ilvl w:val="0"/>
          <w:numId w:val="562"/>
        </w:numPr>
        <w:contextualSpacing/>
        <w:rPr>
          <w:ins w:id="22004" w:author="Rev 3 Allen Wirfs-Brock" w:date="2011-09-22T15:22:00Z"/>
          <w:del w:id="22005" w:author="Rev 4 Allen Wirfs-Brock" w:date="2011-10-04T14:31:00Z"/>
        </w:rPr>
        <w:pPrChange w:id="22006" w:author="Rev 4 Allen Wirfs-Brock" w:date="2011-11-07T12:16:00Z">
          <w:pPr>
            <w:pStyle w:val="Alg3"/>
            <w:numPr>
              <w:numId w:val="596"/>
            </w:numPr>
            <w:contextualSpacing/>
          </w:pPr>
        </w:pPrChange>
      </w:pPr>
      <w:ins w:id="22007" w:author="Rev 3 Allen Wirfs-Brock" w:date="2011-09-22T15:22:00Z">
        <w:del w:id="22008"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rsidR="00892C42" w:rsidRPr="00E77497" w:rsidDel="00A10F2F" w:rsidRDefault="00892C42">
      <w:pPr>
        <w:pStyle w:val="Alg3"/>
        <w:numPr>
          <w:ilvl w:val="1"/>
          <w:numId w:val="562"/>
        </w:numPr>
        <w:contextualSpacing/>
        <w:rPr>
          <w:ins w:id="22009" w:author="Rev 3 Allen Wirfs-Brock" w:date="2011-09-22T15:22:00Z"/>
          <w:del w:id="22010" w:author="Rev 4 Allen Wirfs-Brock" w:date="2011-10-04T14:31:00Z"/>
        </w:rPr>
        <w:pPrChange w:id="22011" w:author="Rev 4 Allen Wirfs-Brock" w:date="2011-11-07T12:16:00Z">
          <w:pPr>
            <w:pStyle w:val="Alg3"/>
            <w:numPr>
              <w:ilvl w:val="1"/>
              <w:numId w:val="596"/>
            </w:numPr>
            <w:tabs>
              <w:tab w:val="clear" w:pos="360"/>
              <w:tab w:val="num" w:pos="1080"/>
            </w:tabs>
            <w:ind w:left="1080"/>
            <w:contextualSpacing/>
          </w:pPr>
        </w:pPrChange>
      </w:pPr>
      <w:ins w:id="22012" w:author="Rev 3 Allen Wirfs-Brock" w:date="2011-09-22T15:22:00Z">
        <w:del w:id="22013"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rsidR="00892C42" w:rsidRPr="00E77497" w:rsidDel="00A10F2F" w:rsidRDefault="00892C42">
      <w:pPr>
        <w:pStyle w:val="Alg3"/>
        <w:numPr>
          <w:ilvl w:val="0"/>
          <w:numId w:val="562"/>
        </w:numPr>
        <w:contextualSpacing/>
        <w:rPr>
          <w:ins w:id="22014" w:author="Rev 3 Allen Wirfs-Brock" w:date="2011-09-22T15:22:00Z"/>
          <w:del w:id="22015" w:author="Rev 4 Allen Wirfs-Brock" w:date="2011-10-04T14:31:00Z"/>
        </w:rPr>
        <w:pPrChange w:id="22016" w:author="Rev 4 Allen Wirfs-Brock" w:date="2011-11-07T12:16:00Z">
          <w:pPr>
            <w:pStyle w:val="Alg3"/>
            <w:numPr>
              <w:numId w:val="596"/>
            </w:numPr>
            <w:contextualSpacing/>
          </w:pPr>
        </w:pPrChange>
      </w:pPr>
      <w:ins w:id="22017" w:author="Rev 3 Allen Wirfs-Brock" w:date="2011-09-22T15:22:00Z">
        <w:del w:id="22018" w:author="Rev 4 Allen Wirfs-Brock" w:date="2011-10-04T14:31:00Z">
          <w:r w:rsidRPr="00E77497" w:rsidDel="00A10F2F">
            <w:delText xml:space="preserve">Else </w:delText>
          </w:r>
        </w:del>
      </w:ins>
    </w:p>
    <w:p w:rsidR="00892C42" w:rsidRPr="00E77497" w:rsidDel="00A10F2F" w:rsidRDefault="00892C42">
      <w:pPr>
        <w:pStyle w:val="Alg3"/>
        <w:numPr>
          <w:ilvl w:val="1"/>
          <w:numId w:val="562"/>
        </w:numPr>
        <w:contextualSpacing/>
        <w:rPr>
          <w:ins w:id="22019" w:author="Rev 3 Allen Wirfs-Brock" w:date="2011-09-22T15:22:00Z"/>
          <w:del w:id="22020" w:author="Rev 4 Allen Wirfs-Brock" w:date="2011-10-04T14:31:00Z"/>
        </w:rPr>
        <w:pPrChange w:id="22021" w:author="Rev 4 Allen Wirfs-Brock" w:date="2011-11-07T12:16:00Z">
          <w:pPr>
            <w:pStyle w:val="Alg3"/>
            <w:numPr>
              <w:ilvl w:val="1"/>
              <w:numId w:val="596"/>
            </w:numPr>
            <w:tabs>
              <w:tab w:val="clear" w:pos="360"/>
              <w:tab w:val="num" w:pos="1080"/>
            </w:tabs>
            <w:ind w:left="1080"/>
            <w:contextualSpacing/>
          </w:pPr>
        </w:pPrChange>
      </w:pPr>
      <w:ins w:id="22022" w:author="Rev 3 Allen Wirfs-Brock" w:date="2011-09-22T15:22:00Z">
        <w:del w:id="22023"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rsidR="00892C42" w:rsidRPr="00E77497" w:rsidDel="00A10F2F" w:rsidRDefault="00892C42">
      <w:pPr>
        <w:pStyle w:val="Alg3"/>
        <w:numPr>
          <w:ilvl w:val="2"/>
          <w:numId w:val="562"/>
        </w:numPr>
        <w:contextualSpacing/>
        <w:rPr>
          <w:ins w:id="22024" w:author="Rev 3 Allen Wirfs-Brock" w:date="2011-09-22T15:22:00Z"/>
          <w:del w:id="22025" w:author="Rev 4 Allen Wirfs-Brock" w:date="2011-10-04T14:31:00Z"/>
        </w:rPr>
        <w:pPrChange w:id="22026" w:author="Rev 4 Allen Wirfs-Brock" w:date="2011-11-07T12:16:00Z">
          <w:pPr>
            <w:pStyle w:val="Alg3"/>
            <w:numPr>
              <w:ilvl w:val="2"/>
              <w:numId w:val="596"/>
            </w:numPr>
            <w:tabs>
              <w:tab w:val="clear" w:pos="360"/>
              <w:tab w:val="num" w:pos="1800"/>
            </w:tabs>
            <w:ind w:left="1800"/>
            <w:contextualSpacing/>
          </w:pPr>
        </w:pPrChange>
      </w:pPr>
      <w:ins w:id="22027" w:author="Rev 3 Allen Wirfs-Brock" w:date="2011-09-22T15:22:00Z">
        <w:del w:id="22028"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rsidR="00892C42" w:rsidRPr="00E77497" w:rsidDel="00A10F2F" w:rsidRDefault="00892C42">
      <w:pPr>
        <w:pStyle w:val="Alg3"/>
        <w:numPr>
          <w:ilvl w:val="1"/>
          <w:numId w:val="562"/>
        </w:numPr>
        <w:contextualSpacing/>
        <w:rPr>
          <w:ins w:id="22029" w:author="Rev 3 Allen Wirfs-Brock" w:date="2011-09-22T15:22:00Z"/>
          <w:del w:id="22030" w:author="Rev 4 Allen Wirfs-Brock" w:date="2011-10-04T14:31:00Z"/>
        </w:rPr>
        <w:pPrChange w:id="22031" w:author="Rev 4 Allen Wirfs-Brock" w:date="2011-11-07T12:16:00Z">
          <w:pPr>
            <w:pStyle w:val="Alg3"/>
            <w:numPr>
              <w:ilvl w:val="1"/>
              <w:numId w:val="596"/>
            </w:numPr>
            <w:tabs>
              <w:tab w:val="clear" w:pos="360"/>
              <w:tab w:val="num" w:pos="1080"/>
            </w:tabs>
            <w:ind w:left="1080"/>
            <w:contextualSpacing/>
          </w:pPr>
        </w:pPrChange>
      </w:pPr>
      <w:ins w:id="22032" w:author="Rev 3 Allen Wirfs-Brock" w:date="2011-09-22T15:22:00Z">
        <w:del w:id="22033" w:author="Rev 4 Allen Wirfs-Brock" w:date="2011-10-04T14:31:00Z">
          <w:r w:rsidRPr="00E77497" w:rsidDel="00A10F2F">
            <w:delText>Else,</w:delText>
          </w:r>
        </w:del>
      </w:ins>
    </w:p>
    <w:p w:rsidR="00892C42" w:rsidRPr="00E77497" w:rsidDel="00A10F2F" w:rsidRDefault="00892C42">
      <w:pPr>
        <w:pStyle w:val="Alg3"/>
        <w:numPr>
          <w:ilvl w:val="2"/>
          <w:numId w:val="562"/>
        </w:numPr>
        <w:tabs>
          <w:tab w:val="left" w:pos="990"/>
        </w:tabs>
        <w:contextualSpacing/>
        <w:rPr>
          <w:ins w:id="22034" w:author="Rev 3 Allen Wirfs-Brock" w:date="2011-09-22T15:22:00Z"/>
          <w:del w:id="22035" w:author="Rev 4 Allen Wirfs-Brock" w:date="2011-10-04T14:31:00Z"/>
        </w:rPr>
        <w:pPrChange w:id="22036" w:author="Rev 4 Allen Wirfs-Brock" w:date="2011-11-07T12:16:00Z">
          <w:pPr>
            <w:pStyle w:val="Alg3"/>
            <w:numPr>
              <w:ilvl w:val="2"/>
              <w:numId w:val="596"/>
            </w:numPr>
            <w:tabs>
              <w:tab w:val="clear" w:pos="360"/>
              <w:tab w:val="left" w:pos="990"/>
              <w:tab w:val="num" w:pos="1800"/>
            </w:tabs>
            <w:ind w:left="1800"/>
            <w:contextualSpacing/>
          </w:pPr>
        </w:pPrChange>
      </w:pPr>
      <w:ins w:id="22037" w:author="Rev 3 Allen Wirfs-Brock" w:date="2011-09-22T15:22:00Z">
        <w:del w:id="22038"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rsidR="000D60F8" w:rsidRPr="00E77497" w:rsidDel="00A10F2F" w:rsidRDefault="000D60F8">
      <w:pPr>
        <w:pStyle w:val="Alg2"/>
        <w:numPr>
          <w:ilvl w:val="0"/>
          <w:numId w:val="562"/>
        </w:numPr>
        <w:spacing w:after="220"/>
        <w:contextualSpacing/>
        <w:rPr>
          <w:ins w:id="22039" w:author="Rev 3 Allen Wirfs-Brock" w:date="2011-09-22T15:12:00Z"/>
          <w:del w:id="22040" w:author="Rev 4 Allen Wirfs-Brock" w:date="2011-10-04T14:31:00Z"/>
        </w:rPr>
        <w:pPrChange w:id="22041" w:author="Rev 4 Allen Wirfs-Brock" w:date="2011-11-07T12:16:00Z">
          <w:pPr>
            <w:pStyle w:val="Alg2"/>
            <w:numPr>
              <w:numId w:val="596"/>
            </w:numPr>
            <w:tabs>
              <w:tab w:val="num" w:pos="360"/>
            </w:tabs>
            <w:spacing w:after="220"/>
            <w:ind w:left="360" w:hanging="360"/>
            <w:contextualSpacing/>
          </w:pPr>
        </w:pPrChange>
      </w:pPr>
      <w:ins w:id="22042" w:author="Rev 3 Allen Wirfs-Brock" w:date="2011-09-22T15:12:00Z">
        <w:del w:id="22043"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22044" w:author="Rev 3 Allen Wirfs-Brock" w:date="2011-09-22T15:34:00Z">
        <w:del w:id="22045" w:author="Rev 4 Allen Wirfs-Brock" w:date="2011-10-04T14:31:00Z">
          <w:r w:rsidR="00FB7F29" w:rsidRPr="00E77497" w:rsidDel="00A10F2F">
            <w:delText>passing</w:delText>
          </w:r>
        </w:del>
      </w:ins>
      <w:ins w:id="22046" w:author="Rev 3 Allen Wirfs-Brock" w:date="2011-09-22T15:12:00Z">
        <w:del w:id="22047" w:author="Rev 4 Allen Wirfs-Brock" w:date="2011-10-04T14:31:00Z">
          <w:r w:rsidRPr="00E77497" w:rsidDel="00A10F2F">
            <w:delText xml:space="preserve"> </w:delText>
          </w:r>
        </w:del>
      </w:ins>
      <w:ins w:id="22048" w:author="Rev 3 Allen Wirfs-Brock" w:date="2011-09-22T15:33:00Z">
        <w:del w:id="22049" w:author="Rev 4 Allen Wirfs-Brock" w:date="2011-10-04T14:31:00Z">
          <w:r w:rsidR="00FB7F29" w:rsidRPr="00E77497" w:rsidDel="00A10F2F">
            <w:rPr>
              <w:i/>
            </w:rPr>
            <w:delText>v</w:delText>
          </w:r>
        </w:del>
      </w:ins>
      <w:ins w:id="22050" w:author="Rev 3 Allen Wirfs-Brock" w:date="2011-09-22T15:12:00Z">
        <w:del w:id="22051" w:author="Rev 4 Allen Wirfs-Brock" w:date="2011-10-04T14:31:00Z">
          <w:r w:rsidRPr="00E77497" w:rsidDel="00A10F2F">
            <w:delText xml:space="preserve"> and </w:delText>
          </w:r>
        </w:del>
      </w:ins>
      <w:ins w:id="22052" w:author="Rev 3 Allen Wirfs-Brock" w:date="2011-09-22T15:28:00Z">
        <w:del w:id="22053" w:author="Rev 4 Allen Wirfs-Brock" w:date="2011-10-04T14:31:00Z">
          <w:r w:rsidR="00454B4A" w:rsidRPr="00E77497" w:rsidDel="00A10F2F">
            <w:rPr>
              <w:i/>
            </w:rPr>
            <w:delText>env</w:delText>
          </w:r>
          <w:r w:rsidR="00454B4A" w:rsidRPr="00E77497" w:rsidDel="00A10F2F">
            <w:delText xml:space="preserve"> </w:delText>
          </w:r>
        </w:del>
      </w:ins>
      <w:ins w:id="22054" w:author="Rev 3 Allen Wirfs-Brock" w:date="2011-09-22T15:12:00Z">
        <w:del w:id="22055" w:author="Rev 4 Allen Wirfs-Brock" w:date="2011-10-04T14:31:00Z">
          <w:r w:rsidRPr="00E77497" w:rsidDel="00A10F2F">
            <w:delText>as</w:delText>
          </w:r>
        </w:del>
      </w:ins>
      <w:ins w:id="22056" w:author="Rev 3 Allen Wirfs-Brock" w:date="2011-09-22T15:34:00Z">
        <w:del w:id="22057" w:author="Rev 4 Allen Wirfs-Brock" w:date="2011-10-04T14:31:00Z">
          <w:r w:rsidR="00FB7F29" w:rsidRPr="00E77497" w:rsidDel="00A10F2F">
            <w:delText xml:space="preserve"> arguments</w:delText>
          </w:r>
        </w:del>
      </w:ins>
      <w:ins w:id="22058" w:author="Rev 3 Allen Wirfs-Brock" w:date="2011-09-22T15:12:00Z">
        <w:del w:id="22059" w:author="Rev 4 Allen Wirfs-Brock" w:date="2011-10-04T14:31:00Z">
          <w:r w:rsidRPr="00E77497" w:rsidDel="00A10F2F">
            <w:delText>.</w:delText>
          </w:r>
        </w:del>
      </w:ins>
    </w:p>
    <w:p w:rsidR="00B678FE" w:rsidRPr="00E77497" w:rsidDel="005B3577" w:rsidRDefault="00B678FE" w:rsidP="00C7794D">
      <w:pPr>
        <w:contextualSpacing/>
        <w:rPr>
          <w:ins w:id="22060" w:author="Rev 3 Allen Wirfs-Brock" w:date="2011-09-01T13:51:00Z"/>
          <w:del w:id="22061" w:author="Rev 4 Allen Wirfs-Brock" w:date="2011-10-15T18:29:00Z"/>
        </w:rPr>
      </w:pPr>
      <w:ins w:id="22062" w:author="Rev 3 Allen Wirfs-Brock" w:date="2011-09-01T13:51:00Z">
        <w:del w:id="22063"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22064" w:author="Rev 3 Allen Wirfs-Brock" w:date="2011-09-01T13:52:00Z">
        <w:del w:id="22065" w:author="Rev 4 Allen Wirfs-Brock" w:date="2011-10-15T18:29:00Z">
          <w:r w:rsidRPr="00E77497" w:rsidDel="005B3577">
            <w:rPr>
              <w:rFonts w:ascii="Times New Roman" w:hAnsi="Times New Roman"/>
              <w:i/>
            </w:rPr>
            <w:delText xml:space="preserve">SingleNameBinding </w:delText>
          </w:r>
        </w:del>
      </w:ins>
      <w:ins w:id="22066" w:author="Rev 3 Allen Wirfs-Brock" w:date="2011-09-01T13:51:00Z">
        <w:del w:id="22067" w:author="Rev 4 Allen Wirfs-Brock" w:date="2011-10-15T18:29:00Z">
          <w:r w:rsidRPr="00E77497" w:rsidDel="005B3577">
            <w:rPr>
              <w:rFonts w:ascii="Courier New" w:hAnsi="Courier New" w:cs="Courier New"/>
              <w:b/>
            </w:rPr>
            <w:delText>:</w:delText>
          </w:r>
          <w:r w:rsidRPr="00E77497" w:rsidDel="005B3577">
            <w:delText xml:space="preserve"> </w:delText>
          </w:r>
        </w:del>
      </w:ins>
      <w:ins w:id="22068" w:author="Rev 3 Allen Wirfs-Brock" w:date="2011-09-01T13:52:00Z">
        <w:del w:id="22069" w:author="Rev 4 Allen Wirfs-Brock" w:date="2011-10-15T18:29:00Z">
          <w:r w:rsidRPr="00E77497" w:rsidDel="005B3577">
            <w:rPr>
              <w:rStyle w:val="bnf"/>
            </w:rPr>
            <w:delText>BindingIdentifier</w:delText>
          </w:r>
        </w:del>
      </w:ins>
      <w:ins w:id="22070" w:author="Rev 3 Allen Wirfs-Brock" w:date="2011-09-01T13:51:00Z">
        <w:del w:id="22071"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rsidR="00B678FE" w:rsidRPr="00E77497" w:rsidDel="005B3577" w:rsidRDefault="00B678FE">
      <w:pPr>
        <w:pStyle w:val="Alg4"/>
        <w:numPr>
          <w:ilvl w:val="0"/>
          <w:numId w:val="442"/>
        </w:numPr>
        <w:spacing w:after="220"/>
        <w:contextualSpacing/>
        <w:rPr>
          <w:ins w:id="22072" w:author="Rev 3 Allen Wirfs-Brock" w:date="2011-09-21T18:24:00Z"/>
          <w:del w:id="22073" w:author="Rev 4 Allen Wirfs-Brock" w:date="2011-10-15T18:29:00Z"/>
        </w:rPr>
        <w:pPrChange w:id="22074" w:author="Rev 4 Allen Wirfs-Brock" w:date="2011-11-07T12:16:00Z">
          <w:pPr>
            <w:pStyle w:val="Alg4"/>
            <w:numPr>
              <w:numId w:val="466"/>
            </w:numPr>
            <w:tabs>
              <w:tab w:val="num" w:pos="360"/>
            </w:tabs>
            <w:spacing w:after="220"/>
            <w:ind w:left="360" w:hanging="360"/>
            <w:contextualSpacing/>
          </w:pPr>
        </w:pPrChange>
      </w:pPr>
      <w:ins w:id="22075" w:author="Rev 3 Allen Wirfs-Brock" w:date="2011-09-01T13:51:00Z">
        <w:del w:id="22076" w:author="Rev 4 Allen Wirfs-Brock" w:date="2011-10-15T18:29:00Z">
          <w:r w:rsidRPr="00E77497" w:rsidDel="005B3577">
            <w:delText xml:space="preserve">Return </w:delText>
          </w:r>
        </w:del>
      </w:ins>
      <w:ins w:id="22077" w:author="Rev 3 Allen Wirfs-Brock" w:date="2011-09-01T13:53:00Z">
        <w:del w:id="22078" w:author="Rev 4 Allen Wirfs-Brock" w:date="2011-10-15T18:29:00Z">
          <w:r w:rsidRPr="00E77497" w:rsidDel="005B3577">
            <w:delText>the BoundNames of</w:delText>
          </w:r>
        </w:del>
      </w:ins>
      <w:ins w:id="22079" w:author="Rev 3 Allen Wirfs-Brock" w:date="2011-09-01T13:51:00Z">
        <w:del w:id="22080" w:author="Rev 4 Allen Wirfs-Brock" w:date="2011-10-15T18:29:00Z">
          <w:r w:rsidRPr="00E77497" w:rsidDel="005B3577">
            <w:delText xml:space="preserve"> </w:delText>
          </w:r>
        </w:del>
      </w:ins>
      <w:ins w:id="22081" w:author="Rev 3 Allen Wirfs-Brock" w:date="2011-09-01T13:54:00Z">
        <w:del w:id="22082" w:author="Rev 4 Allen Wirfs-Brock" w:date="2011-10-15T18:29:00Z">
          <w:r w:rsidRPr="00E77497" w:rsidDel="005B3577">
            <w:rPr>
              <w:rStyle w:val="bnf"/>
            </w:rPr>
            <w:delText>BindingIdentifier</w:delText>
          </w:r>
        </w:del>
      </w:ins>
      <w:ins w:id="22083" w:author="Rev 3 Allen Wirfs-Brock" w:date="2011-09-01T13:51:00Z">
        <w:del w:id="22084" w:author="Rev 4 Allen Wirfs-Brock" w:date="2011-10-15T18:29:00Z">
          <w:r w:rsidRPr="00E77497" w:rsidDel="005B3577">
            <w:delText>.</w:delText>
          </w:r>
        </w:del>
      </w:ins>
    </w:p>
    <w:p w:rsidR="00807377" w:rsidRPr="00E77497" w:rsidDel="00675B74" w:rsidRDefault="00807377" w:rsidP="00C7794D">
      <w:pPr>
        <w:ind w:left="360"/>
        <w:rPr>
          <w:ins w:id="22085" w:author="Rev 3 Allen Wirfs-Brock" w:date="2011-09-21T18:25:00Z"/>
          <w:del w:id="22086" w:author="Rev 4 Allen Wirfs-Brock" w:date="2011-11-04T18:59:00Z"/>
        </w:rPr>
      </w:pPr>
      <w:ins w:id="22087" w:author="Rev 3 Allen Wirfs-Brock" w:date="2011-09-21T18:25:00Z">
        <w:del w:id="22088" w:author="Rev 4 Allen Wirfs-Brock" w:date="2011-10-15T18:29:00Z">
          <w:r w:rsidRPr="00E77497" w:rsidDel="009D0839">
            <w:delText xml:space="preserve">The production </w:delText>
          </w:r>
        </w:del>
        <w:del w:id="22089"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22090" w:author="Rev 4 Allen Wirfs-Brock" w:date="2011-10-15T18:29:00Z">
          <w:r w:rsidRPr="00E77497" w:rsidDel="009D0839">
            <w:delText xml:space="preserve">is evaluated </w:delText>
          </w:r>
        </w:del>
        <w:del w:id="22091" w:author="Rev 4 Allen Wirfs-Brock" w:date="2011-11-04T18:59:00Z">
          <w:r w:rsidRPr="00E77497" w:rsidDel="00675B74">
            <w:delText xml:space="preserve">with the parameters </w:delText>
          </w:r>
        </w:del>
      </w:ins>
      <w:ins w:id="22092" w:author="Rev 3 Allen Wirfs-Brock" w:date="2011-09-21T18:26:00Z">
        <w:del w:id="22093"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22094" w:author="Rev 3 Allen Wirfs-Brock" w:date="2011-09-21T18:32:00Z">
        <w:del w:id="22095" w:author="Rev 4 Allen Wirfs-Brock" w:date="2011-11-04T18:59:00Z">
          <w:r w:rsidR="00203662" w:rsidRPr="00C7794D" w:rsidDel="00675B74">
            <w:rPr>
              <w:rStyle w:val="bnf"/>
            </w:rPr>
            <w:delText>obj</w:delText>
          </w:r>
          <w:r w:rsidR="00203662" w:rsidRPr="00675B74" w:rsidDel="00675B74">
            <w:delText xml:space="preserve">, </w:delText>
          </w:r>
        </w:del>
      </w:ins>
      <w:ins w:id="22096" w:author="Rev 3 Allen Wirfs-Brock" w:date="2011-09-21T18:25:00Z">
        <w:del w:id="22097"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22098" w:author="Rev 4 Allen Wirfs-Brock" w:date="2011-10-15T18:30:00Z">
          <w:r w:rsidRPr="00E77497" w:rsidDel="009D0839">
            <w:delText>as follows:</w:delText>
          </w:r>
        </w:del>
      </w:ins>
    </w:p>
    <w:p w:rsidR="00807377" w:rsidRPr="00E77497" w:rsidDel="00675B74" w:rsidRDefault="00807377">
      <w:pPr>
        <w:pStyle w:val="Alg3"/>
        <w:numPr>
          <w:ilvl w:val="0"/>
          <w:numId w:val="558"/>
        </w:numPr>
        <w:rPr>
          <w:ins w:id="22099" w:author="Rev 3 Allen Wirfs-Brock" w:date="2011-09-21T18:27:00Z"/>
          <w:del w:id="22100" w:author="Rev 4 Allen Wirfs-Brock" w:date="2011-11-04T18:59:00Z"/>
        </w:rPr>
        <w:pPrChange w:id="22101" w:author="Rev 4 Allen Wirfs-Brock" w:date="2011-11-07T12:16:00Z">
          <w:pPr>
            <w:pStyle w:val="Alg3"/>
            <w:numPr>
              <w:numId w:val="592"/>
            </w:numPr>
          </w:pPr>
        </w:pPrChange>
      </w:pPr>
      <w:ins w:id="22102" w:author="Rev 3 Allen Wirfs-Brock" w:date="2011-09-21T18:27:00Z">
        <w:del w:id="22103"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rsidR="00807377" w:rsidRPr="00E77497" w:rsidDel="00675B74" w:rsidRDefault="00807377">
      <w:pPr>
        <w:pStyle w:val="Alg3"/>
        <w:numPr>
          <w:ilvl w:val="0"/>
          <w:numId w:val="558"/>
        </w:numPr>
        <w:rPr>
          <w:ins w:id="22104" w:author="Rev 3 Allen Wirfs-Brock" w:date="2011-09-21T18:27:00Z"/>
          <w:del w:id="22105" w:author="Rev 4 Allen Wirfs-Brock" w:date="2011-11-04T18:59:00Z"/>
        </w:rPr>
        <w:pPrChange w:id="22106" w:author="Rev 4 Allen Wirfs-Brock" w:date="2011-11-07T12:16:00Z">
          <w:pPr>
            <w:pStyle w:val="Alg3"/>
            <w:numPr>
              <w:numId w:val="592"/>
            </w:numPr>
          </w:pPr>
        </w:pPrChange>
      </w:pPr>
      <w:ins w:id="22107" w:author="Rev 3 Allen Wirfs-Brock" w:date="2011-09-21T18:27:00Z">
        <w:del w:id="22108"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rsidR="00807377" w:rsidRPr="00E77497" w:rsidDel="00675B74" w:rsidRDefault="00807377">
      <w:pPr>
        <w:pStyle w:val="Alg3"/>
        <w:numPr>
          <w:ilvl w:val="1"/>
          <w:numId w:val="558"/>
        </w:numPr>
        <w:tabs>
          <w:tab w:val="clear" w:pos="1080"/>
          <w:tab w:val="num" w:pos="630"/>
        </w:tabs>
        <w:ind w:hanging="720"/>
        <w:rPr>
          <w:ins w:id="22109" w:author="Rev 3 Allen Wirfs-Brock" w:date="2011-09-21T18:27:00Z"/>
          <w:del w:id="22110" w:author="Rev 4 Allen Wirfs-Brock" w:date="2011-11-04T18:59:00Z"/>
        </w:rPr>
        <w:pPrChange w:id="22111" w:author="Rev 4 Allen Wirfs-Brock" w:date="2011-11-07T12:16:00Z">
          <w:pPr>
            <w:pStyle w:val="Alg3"/>
            <w:numPr>
              <w:ilvl w:val="1"/>
              <w:numId w:val="592"/>
            </w:numPr>
            <w:tabs>
              <w:tab w:val="clear" w:pos="360"/>
              <w:tab w:val="num" w:pos="630"/>
              <w:tab w:val="num" w:pos="1080"/>
            </w:tabs>
            <w:ind w:left="1080" w:hanging="720"/>
          </w:pPr>
        </w:pPrChange>
      </w:pPr>
      <w:ins w:id="22112" w:author="Rev 3 Allen Wirfs-Brock" w:date="2011-09-21T18:27:00Z">
        <w:del w:id="22113"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rsidR="00807377" w:rsidRPr="00E77497" w:rsidDel="00675B74" w:rsidRDefault="00467AC7">
      <w:pPr>
        <w:pStyle w:val="Alg3"/>
        <w:numPr>
          <w:ilvl w:val="0"/>
          <w:numId w:val="558"/>
        </w:numPr>
        <w:rPr>
          <w:ins w:id="22114" w:author="Rev 3 Allen Wirfs-Brock" w:date="2011-09-21T18:27:00Z"/>
          <w:del w:id="22115" w:author="Rev 4 Allen Wirfs-Brock" w:date="2011-11-04T18:59:00Z"/>
        </w:rPr>
        <w:pPrChange w:id="22116" w:author="Rev 4 Allen Wirfs-Brock" w:date="2011-11-07T12:16:00Z">
          <w:pPr>
            <w:pStyle w:val="Alg3"/>
            <w:numPr>
              <w:numId w:val="592"/>
            </w:numPr>
          </w:pPr>
        </w:pPrChange>
      </w:pPr>
      <w:ins w:id="22117" w:author="Rev 3 Allen Wirfs-Brock" w:date="2011-09-22T12:23:00Z">
        <w:del w:id="22118" w:author="Rev 4 Allen Wirfs-Brock" w:date="2011-11-04T18:59:00Z">
          <w:r w:rsidRPr="00E77497" w:rsidDel="00675B74">
            <w:delText>Else</w:delText>
          </w:r>
        </w:del>
      </w:ins>
      <w:ins w:id="22119" w:author="Rev 3 Allen Wirfs-Brock" w:date="2011-09-21T18:27:00Z">
        <w:del w:id="22120" w:author="Rev 4 Allen Wirfs-Brock" w:date="2011-11-04T18:59:00Z">
          <w:r w:rsidR="00807377" w:rsidRPr="00E77497" w:rsidDel="00675B74">
            <w:delText xml:space="preserve"> </w:delText>
          </w:r>
        </w:del>
      </w:ins>
    </w:p>
    <w:p w:rsidR="00467AC7" w:rsidRPr="00E77497" w:rsidDel="00675B74" w:rsidRDefault="00467AC7">
      <w:pPr>
        <w:pStyle w:val="Alg3"/>
        <w:numPr>
          <w:ilvl w:val="1"/>
          <w:numId w:val="558"/>
        </w:numPr>
        <w:tabs>
          <w:tab w:val="clear" w:pos="1080"/>
          <w:tab w:val="num" w:pos="720"/>
        </w:tabs>
        <w:ind w:hanging="720"/>
        <w:rPr>
          <w:ins w:id="22121" w:author="Rev 3 Allen Wirfs-Brock" w:date="2011-09-22T12:24:00Z"/>
          <w:del w:id="22122" w:author="Rev 4 Allen Wirfs-Brock" w:date="2011-11-04T18:59:00Z"/>
        </w:rPr>
        <w:pPrChange w:id="22123" w:author="Rev 4 Allen Wirfs-Brock" w:date="2011-11-07T12:16:00Z">
          <w:pPr>
            <w:pStyle w:val="Alg3"/>
            <w:numPr>
              <w:ilvl w:val="1"/>
              <w:numId w:val="592"/>
            </w:numPr>
            <w:tabs>
              <w:tab w:val="clear" w:pos="360"/>
              <w:tab w:val="num" w:pos="720"/>
              <w:tab w:val="num" w:pos="1080"/>
            </w:tabs>
            <w:ind w:left="1080" w:hanging="720"/>
          </w:pPr>
        </w:pPrChange>
      </w:pPr>
      <w:ins w:id="22124" w:author="Rev 3 Allen Wirfs-Brock" w:date="2011-09-22T12:24:00Z">
        <w:del w:id="22125" w:author="Rev 4 Allen Wirfs-Brock" w:date="2011-11-04T18:59:00Z">
          <w:r w:rsidRPr="00E77497" w:rsidDel="00675B74">
            <w:delText xml:space="preserve">If </w:delText>
          </w:r>
        </w:del>
      </w:ins>
      <w:ins w:id="22126" w:author="Rev 3 Allen Wirfs-Brock" w:date="2011-09-22T12:25:00Z">
        <w:del w:id="22127" w:author="Rev 4 Allen Wirfs-Brock" w:date="2011-11-04T18:59:00Z">
          <w:r w:rsidRPr="00E77497" w:rsidDel="00675B74">
            <w:rPr>
              <w:i/>
            </w:rPr>
            <w:delText>Initialiser</w:delText>
          </w:r>
          <w:r w:rsidRPr="00E77497" w:rsidDel="00675B74">
            <w:rPr>
              <w:vertAlign w:val="subscript"/>
            </w:rPr>
            <w:delText>opt</w:delText>
          </w:r>
        </w:del>
      </w:ins>
      <w:ins w:id="22128" w:author="Rev 3 Allen Wirfs-Brock" w:date="2011-09-22T12:24:00Z">
        <w:del w:id="22129" w:author="Rev 4 Allen Wirfs-Brock" w:date="2011-11-04T18:59:00Z">
          <w:r w:rsidRPr="00E77497" w:rsidDel="00675B74">
            <w:delText xml:space="preserve"> is present, then</w:delText>
          </w:r>
        </w:del>
      </w:ins>
    </w:p>
    <w:p w:rsidR="00807377" w:rsidRPr="00E77497" w:rsidDel="00675B74" w:rsidRDefault="00807377">
      <w:pPr>
        <w:pStyle w:val="Alg3"/>
        <w:numPr>
          <w:ilvl w:val="2"/>
          <w:numId w:val="558"/>
        </w:numPr>
        <w:tabs>
          <w:tab w:val="clear" w:pos="1800"/>
          <w:tab w:val="num" w:pos="990"/>
        </w:tabs>
        <w:ind w:hanging="990"/>
        <w:rPr>
          <w:ins w:id="22130" w:author="Rev 3 Allen Wirfs-Brock" w:date="2011-09-21T18:27:00Z"/>
          <w:del w:id="22131" w:author="Rev 4 Allen Wirfs-Brock" w:date="2011-11-04T18:59:00Z"/>
        </w:rPr>
        <w:pPrChange w:id="22132" w:author="Rev 4 Allen Wirfs-Brock" w:date="2011-11-07T12:16:00Z">
          <w:pPr>
            <w:pStyle w:val="Alg3"/>
            <w:numPr>
              <w:ilvl w:val="2"/>
              <w:numId w:val="592"/>
            </w:numPr>
            <w:tabs>
              <w:tab w:val="clear" w:pos="360"/>
              <w:tab w:val="num" w:pos="990"/>
              <w:tab w:val="num" w:pos="1800"/>
            </w:tabs>
            <w:ind w:left="1800" w:hanging="990"/>
          </w:pPr>
        </w:pPrChange>
      </w:pPr>
      <w:ins w:id="22133" w:author="Rev 3 Allen Wirfs-Brock" w:date="2011-09-21T18:27:00Z">
        <w:del w:id="22134" w:author="Rev 4 Allen Wirfs-Brock" w:date="2011-11-04T18:59:00Z">
          <w:r w:rsidRPr="00E77497" w:rsidDel="00675B74">
            <w:delText xml:space="preserve">Let </w:delText>
          </w:r>
        </w:del>
      </w:ins>
      <w:ins w:id="22135" w:author="Rev 3 Allen Wirfs-Brock" w:date="2011-09-22T12:24:00Z">
        <w:del w:id="22136" w:author="Rev 4 Allen Wirfs-Brock" w:date="2011-11-04T18:59:00Z">
          <w:r w:rsidR="00467AC7" w:rsidRPr="00E77497" w:rsidDel="00675B74">
            <w:rPr>
              <w:i/>
            </w:rPr>
            <w:delText>v</w:delText>
          </w:r>
        </w:del>
      </w:ins>
      <w:ins w:id="22137" w:author="Rev 3 Allen Wirfs-Brock" w:date="2011-09-21T18:27:00Z">
        <w:del w:id="22138" w:author="Rev 4 Allen Wirfs-Brock" w:date="2011-11-04T18:59:00Z">
          <w:r w:rsidRPr="00E77497" w:rsidDel="00675B74">
            <w:delText xml:space="preserve"> </w:delText>
          </w:r>
        </w:del>
      </w:ins>
      <w:ins w:id="22139" w:author="Rev 3 Allen Wirfs-Brock" w:date="2011-09-22T12:24:00Z">
        <w:del w:id="22140" w:author="Rev 4 Allen Wirfs-Brock" w:date="2011-11-04T18:59:00Z">
          <w:r w:rsidR="00467AC7" w:rsidRPr="00E77497" w:rsidDel="00675B74">
            <w:delText>be the result of evaluating</w:delText>
          </w:r>
        </w:del>
      </w:ins>
      <w:ins w:id="22141" w:author="Rev 3 Allen Wirfs-Brock" w:date="2011-09-22T12:25:00Z">
        <w:del w:id="22142" w:author="Rev 4 Allen Wirfs-Brock" w:date="2011-11-04T18:59:00Z">
          <w:r w:rsidR="00467AC7" w:rsidRPr="00E77497" w:rsidDel="00675B74">
            <w:rPr>
              <w:i/>
            </w:rPr>
            <w:delText xml:space="preserve"> Initialiser</w:delText>
          </w:r>
        </w:del>
      </w:ins>
      <w:ins w:id="22143" w:author="Rev 3 Allen Wirfs-Brock" w:date="2011-09-21T18:27:00Z">
        <w:del w:id="22144" w:author="Rev 4 Allen Wirfs-Brock" w:date="2011-11-04T18:59:00Z">
          <w:r w:rsidRPr="00E77497" w:rsidDel="00675B74">
            <w:delText>.</w:delText>
          </w:r>
        </w:del>
      </w:ins>
    </w:p>
    <w:p w:rsidR="00B81A73" w:rsidRPr="00E77497" w:rsidDel="00675B74" w:rsidRDefault="00467AC7">
      <w:pPr>
        <w:pStyle w:val="Alg3"/>
        <w:numPr>
          <w:ilvl w:val="1"/>
          <w:numId w:val="558"/>
        </w:numPr>
        <w:tabs>
          <w:tab w:val="clear" w:pos="1080"/>
          <w:tab w:val="num" w:pos="720"/>
        </w:tabs>
        <w:ind w:hanging="720"/>
        <w:rPr>
          <w:ins w:id="22145" w:author="Rev 3 Allen Wirfs-Brock" w:date="2011-09-22T14:51:00Z"/>
          <w:del w:id="22146" w:author="Rev 4 Allen Wirfs-Brock" w:date="2011-11-04T18:59:00Z"/>
        </w:rPr>
        <w:pPrChange w:id="22147" w:author="Rev 4 Allen Wirfs-Brock" w:date="2011-11-07T12:16:00Z">
          <w:pPr>
            <w:pStyle w:val="Alg3"/>
            <w:numPr>
              <w:ilvl w:val="1"/>
              <w:numId w:val="592"/>
            </w:numPr>
            <w:tabs>
              <w:tab w:val="clear" w:pos="360"/>
              <w:tab w:val="num" w:pos="720"/>
              <w:tab w:val="num" w:pos="1080"/>
            </w:tabs>
            <w:ind w:left="1080" w:hanging="720"/>
          </w:pPr>
        </w:pPrChange>
      </w:pPr>
      <w:ins w:id="22148" w:author="Rev 3 Allen Wirfs-Brock" w:date="2011-09-22T12:26:00Z">
        <w:del w:id="22149" w:author="Rev 4 Allen Wirfs-Brock" w:date="2011-11-04T18:59:00Z">
          <w:r w:rsidRPr="00E77497" w:rsidDel="00675B74">
            <w:delText>Else,</w:delText>
          </w:r>
        </w:del>
      </w:ins>
    </w:p>
    <w:p w:rsidR="00807377" w:rsidRPr="00E77497" w:rsidDel="00675B74" w:rsidRDefault="00467AC7">
      <w:pPr>
        <w:pStyle w:val="Alg3"/>
        <w:numPr>
          <w:ilvl w:val="2"/>
          <w:numId w:val="558"/>
        </w:numPr>
        <w:tabs>
          <w:tab w:val="clear" w:pos="1800"/>
          <w:tab w:val="left" w:pos="990"/>
        </w:tabs>
        <w:ind w:hanging="990"/>
        <w:rPr>
          <w:ins w:id="22150" w:author="Rev 3 Allen Wirfs-Brock" w:date="2011-09-21T18:27:00Z"/>
          <w:del w:id="22151" w:author="Rev 4 Allen Wirfs-Brock" w:date="2011-11-04T18:59:00Z"/>
        </w:rPr>
        <w:pPrChange w:id="22152" w:author="Rev 4 Allen Wirfs-Brock" w:date="2011-11-07T12:16:00Z">
          <w:pPr>
            <w:pStyle w:val="Alg3"/>
            <w:numPr>
              <w:ilvl w:val="2"/>
              <w:numId w:val="592"/>
            </w:numPr>
            <w:tabs>
              <w:tab w:val="clear" w:pos="360"/>
              <w:tab w:val="left" w:pos="990"/>
              <w:tab w:val="num" w:pos="1800"/>
            </w:tabs>
            <w:ind w:left="1800" w:hanging="990"/>
          </w:pPr>
        </w:pPrChange>
      </w:pPr>
      <w:ins w:id="22153" w:author="Rev 3 Allen Wirfs-Brock" w:date="2011-09-22T12:26:00Z">
        <w:del w:id="22154" w:author="Rev 4 Allen Wirfs-Brock" w:date="2011-11-04T18:59:00Z">
          <w:r w:rsidRPr="00E77497" w:rsidDel="00675B74">
            <w:delText xml:space="preserve"> </w:delText>
          </w:r>
        </w:del>
      </w:ins>
      <w:ins w:id="22155" w:author="Rev 3 Allen Wirfs-Brock" w:date="2011-09-22T14:52:00Z">
        <w:del w:id="22156" w:author="Rev 4 Allen Wirfs-Brock" w:date="2011-11-04T18:59:00Z">
          <w:r w:rsidR="00B81A73" w:rsidRPr="00E77497" w:rsidDel="00675B74">
            <w:delText>L</w:delText>
          </w:r>
        </w:del>
      </w:ins>
      <w:ins w:id="22157" w:author="Rev 3 Allen Wirfs-Brock" w:date="2011-09-21T18:27:00Z">
        <w:del w:id="22158" w:author="Rev 4 Allen Wirfs-Brock" w:date="2011-11-04T18:59:00Z">
          <w:r w:rsidR="00807377" w:rsidRPr="00E77497" w:rsidDel="00675B74">
            <w:delText>et</w:delText>
          </w:r>
        </w:del>
      </w:ins>
      <w:ins w:id="22159" w:author="Rev 3 Allen Wirfs-Brock" w:date="2011-09-22T12:26:00Z">
        <w:del w:id="22160"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22161" w:author="Rev 3 Allen Wirfs-Brock" w:date="2011-09-21T18:27:00Z">
        <w:del w:id="22162" w:author="Rev 4 Allen Wirfs-Brock" w:date="2011-11-04T18:59:00Z">
          <w:r w:rsidR="00807377" w:rsidRPr="00E77497" w:rsidDel="00675B74">
            <w:delText>.</w:delText>
          </w:r>
        </w:del>
      </w:ins>
    </w:p>
    <w:p w:rsidR="00807377" w:rsidRPr="00E77497" w:rsidDel="00675B74" w:rsidRDefault="00807377">
      <w:pPr>
        <w:pStyle w:val="Alg3"/>
        <w:numPr>
          <w:ilvl w:val="0"/>
          <w:numId w:val="558"/>
        </w:numPr>
        <w:spacing w:after="220"/>
        <w:rPr>
          <w:ins w:id="22163" w:author="Rev 3 Allen Wirfs-Brock" w:date="2011-09-01T13:51:00Z"/>
          <w:del w:id="22164" w:author="Rev 4 Allen Wirfs-Brock" w:date="2011-11-04T18:59:00Z"/>
        </w:rPr>
        <w:pPrChange w:id="22165" w:author="Rev 4 Allen Wirfs-Brock" w:date="2011-11-07T12:16:00Z">
          <w:pPr>
            <w:pStyle w:val="Alg3"/>
            <w:numPr>
              <w:numId w:val="592"/>
            </w:numPr>
            <w:spacing w:after="220"/>
          </w:pPr>
        </w:pPrChange>
      </w:pPr>
      <w:ins w:id="22166" w:author="Rev 3 Allen Wirfs-Brock" w:date="2011-09-21T18:27:00Z">
        <w:del w:id="22167" w:author="Rev 4 Allen Wirfs-Brock" w:date="2011-11-04T18:59:00Z">
          <w:r w:rsidRPr="00E77497" w:rsidDel="00675B74">
            <w:delText xml:space="preserve">Perform </w:delText>
          </w:r>
        </w:del>
      </w:ins>
      <w:ins w:id="22168" w:author="Rev 3 Allen Wirfs-Brock" w:date="2011-09-22T12:33:00Z">
        <w:del w:id="22169" w:author="Rev 4 Allen Wirfs-Brock" w:date="2011-11-04T18:59:00Z">
          <w:r w:rsidR="00FE73F6" w:rsidRPr="00E77497" w:rsidDel="00675B74">
            <w:delText xml:space="preserve">Binding </w:delText>
          </w:r>
        </w:del>
      </w:ins>
      <w:ins w:id="22170" w:author="Rev 3 Allen Wirfs-Brock" w:date="2011-09-21T18:27:00Z">
        <w:del w:id="22171"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22172" w:author="Rev 4 Allen Wirfs-Brock" w:date="2011-11-04T17:27:00Z">
          <w:r w:rsidRPr="00E77497" w:rsidDel="00D10B56">
            <w:rPr>
              <w:i/>
            </w:rPr>
            <w:delText>A</w:delText>
          </w:r>
        </w:del>
        <w:del w:id="22173"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rsidR="00B711C8" w:rsidRPr="00E77497" w:rsidDel="00243AB9" w:rsidRDefault="00B711C8" w:rsidP="00B711C8">
      <w:pPr>
        <w:rPr>
          <w:ins w:id="22174" w:author="Rev 3 Allen Wirfs-Brock" w:date="2011-09-22T16:08:00Z"/>
          <w:del w:id="22175" w:author="Rev 4 Allen Wirfs-Brock" w:date="2011-10-15T18:30:00Z"/>
        </w:rPr>
      </w:pPr>
      <w:ins w:id="22176" w:author="Rev 3 Allen Wirfs-Brock" w:date="2011-09-22T16:08:00Z">
        <w:del w:id="22177"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rsidR="00B711C8" w:rsidRPr="00E77497" w:rsidDel="00243AB9" w:rsidRDefault="00B711C8">
      <w:pPr>
        <w:pStyle w:val="Alg4"/>
        <w:numPr>
          <w:ilvl w:val="0"/>
          <w:numId w:val="563"/>
        </w:numPr>
        <w:spacing w:after="220"/>
        <w:contextualSpacing/>
        <w:rPr>
          <w:ins w:id="22178" w:author="Rev 3 Allen Wirfs-Brock" w:date="2011-09-22T16:08:00Z"/>
          <w:del w:id="22179" w:author="Rev 4 Allen Wirfs-Brock" w:date="2011-10-15T18:30:00Z"/>
        </w:rPr>
        <w:pPrChange w:id="22180" w:author="Rev 4 Allen Wirfs-Brock" w:date="2011-11-07T12:16:00Z">
          <w:pPr>
            <w:pStyle w:val="Alg4"/>
            <w:numPr>
              <w:numId w:val="597"/>
            </w:numPr>
            <w:tabs>
              <w:tab w:val="num" w:pos="360"/>
            </w:tabs>
            <w:spacing w:after="220"/>
            <w:ind w:left="360" w:hanging="360"/>
            <w:contextualSpacing/>
          </w:pPr>
        </w:pPrChange>
      </w:pPr>
      <w:ins w:id="22181" w:author="Rev 3 Allen Wirfs-Brock" w:date="2011-09-22T16:08:00Z">
        <w:del w:id="22182"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rsidR="00243AB9" w:rsidRPr="00E77497" w:rsidRDefault="000709BD" w:rsidP="00C7794D">
      <w:pPr>
        <w:contextualSpacing/>
        <w:rPr>
          <w:ins w:id="22183" w:author="Rev 4 Allen Wirfs-Brock" w:date="2011-10-15T18:31:00Z"/>
        </w:rPr>
      </w:pPr>
      <w:ins w:id="22184" w:author="Rev 3 Allen Wirfs-Brock" w:date="2011-09-22T16:13:00Z">
        <w:del w:id="22185"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22186" w:author="Rev 4 Allen Wirfs-Brock" w:date="2011-10-15T18:31:00Z">
          <w:r w:rsidRPr="00E77497" w:rsidDel="00243AB9">
            <w:delText xml:space="preserve">is evaluated </w:delText>
          </w:r>
        </w:del>
      </w:ins>
    </w:p>
    <w:p w:rsidR="00217939" w:rsidDel="002A015C" w:rsidRDefault="00217939" w:rsidP="00B34B48">
      <w:pPr>
        <w:pStyle w:val="Alg3"/>
        <w:numPr>
          <w:ilvl w:val="0"/>
          <w:numId w:val="564"/>
        </w:numPr>
        <w:rPr>
          <w:ins w:id="22187" w:author="Rev 4 Allen Wirfs-Brock" w:date="2011-11-06T11:42:00Z"/>
          <w:del w:id="22188" w:author="Rev 5 Allen Wirfs-Brock" w:date="2012-01-04T11:56:00Z"/>
        </w:rPr>
      </w:pPr>
      <w:ins w:id="22189" w:author="Rev 4 Allen Wirfs-Brock" w:date="2011-11-06T11:42:00Z">
        <w:del w:id="22190"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rsidR="00217939" w:rsidRPr="00E77497" w:rsidDel="002A015C" w:rsidRDefault="00217939" w:rsidP="00B34B48">
      <w:pPr>
        <w:pStyle w:val="Alg3"/>
        <w:numPr>
          <w:ilvl w:val="1"/>
          <w:numId w:val="564"/>
        </w:numPr>
        <w:tabs>
          <w:tab w:val="left" w:pos="720"/>
        </w:tabs>
        <w:rPr>
          <w:ins w:id="22191" w:author="Rev 4 Allen Wirfs-Brock" w:date="2011-11-06T11:42:00Z"/>
          <w:del w:id="22192" w:author="Rev 5 Allen Wirfs-Brock" w:date="2012-01-04T11:56:00Z"/>
        </w:rPr>
      </w:pPr>
      <w:ins w:id="22193" w:author="Rev 4 Allen Wirfs-Brock" w:date="2011-11-06T11:42:00Z">
        <w:del w:id="22194" w:author="Rev 5 Allen Wirfs-Brock" w:date="2012-01-04T11:56:00Z">
          <w:r w:rsidDel="002A015C">
            <w:delText xml:space="preserve">Let </w:delText>
          </w:r>
        </w:del>
      </w:ins>
      <w:ins w:id="22195" w:author="Rev 4 Allen Wirfs-Brock" w:date="2011-11-06T11:43:00Z">
        <w:del w:id="22196" w:author="Rev 5 Allen Wirfs-Brock" w:date="2012-01-04T11:56:00Z">
          <w:r w:rsidDel="002A015C">
            <w:rPr>
              <w:i/>
            </w:rPr>
            <w:delText>array</w:delText>
          </w:r>
        </w:del>
      </w:ins>
      <w:ins w:id="22197" w:author="Rev 4 Allen Wirfs-Brock" w:date="2011-11-06T11:42:00Z">
        <w:del w:id="22198" w:author="Rev 5 Allen Wirfs-Brock" w:date="2012-01-04T11:56:00Z">
          <w:r w:rsidDel="002A015C">
            <w:delText xml:space="preserve"> be </w:delText>
          </w:r>
        </w:del>
      </w:ins>
      <w:ins w:id="22199" w:author="Rev 4 Allen Wirfs-Brock" w:date="2011-11-06T11:43:00Z">
        <w:del w:id="22200" w:author="Rev 5 Allen Wirfs-Brock" w:date="2012-01-04T11:56:00Z">
          <w:r w:rsidDel="002A015C">
            <w:rPr>
              <w:b/>
            </w:rPr>
            <w:delText>undefined</w:delText>
          </w:r>
        </w:del>
      </w:ins>
      <w:ins w:id="22201" w:author="Rev 4 Allen Wirfs-Brock" w:date="2011-11-06T11:42:00Z">
        <w:del w:id="22202" w:author="Rev 5 Allen Wirfs-Brock" w:date="2012-01-04T11:56:00Z">
          <w:r w:rsidDel="002A015C">
            <w:delText>.</w:delText>
          </w:r>
        </w:del>
      </w:ins>
    </w:p>
    <w:p w:rsidR="000709BD" w:rsidRPr="00E77497" w:rsidDel="00440001" w:rsidRDefault="000709BD" w:rsidP="00C7794D">
      <w:pPr>
        <w:ind w:left="400"/>
        <w:rPr>
          <w:ins w:id="22203" w:author="Rev 3 Allen Wirfs-Brock" w:date="2011-09-22T16:13:00Z"/>
          <w:del w:id="22204" w:author="Rev 4 Allen Wirfs-Brock" w:date="2011-11-04T19:02:00Z"/>
        </w:rPr>
      </w:pPr>
      <w:ins w:id="22205" w:author="Rev 3 Allen Wirfs-Brock" w:date="2011-09-22T16:13:00Z">
        <w:del w:id="22206" w:author="Rev 4 Allen Wirfs-Brock" w:date="2011-11-04T19:02:00Z">
          <w:r w:rsidRPr="00E77497" w:rsidDel="00440001">
            <w:delText xml:space="preserve">with the parameters </w:delText>
          </w:r>
          <w:r w:rsidRPr="00E77497" w:rsidDel="00440001">
            <w:rPr>
              <w:rStyle w:val="bnf"/>
            </w:rPr>
            <w:delText>obj</w:delText>
          </w:r>
        </w:del>
      </w:ins>
      <w:ins w:id="22207" w:author="Rev 3 Allen Wirfs-Brock" w:date="2011-09-22T16:15:00Z">
        <w:del w:id="22208" w:author="Rev 4 Allen Wirfs-Brock" w:date="2011-11-04T19:02:00Z">
          <w:r w:rsidRPr="00E77497" w:rsidDel="00440001">
            <w:delText>,</w:delText>
          </w:r>
        </w:del>
      </w:ins>
      <w:ins w:id="22209" w:author="Rev 3 Allen Wirfs-Brock" w:date="2011-09-22T16:13:00Z">
        <w:del w:id="22210"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22211" w:author="Rev 3 Allen Wirfs-Brock" w:date="2011-09-22T16:15:00Z">
        <w:del w:id="22212" w:author="Rev 4 Allen Wirfs-Brock" w:date="2011-11-04T19:02:00Z">
          <w:r w:rsidRPr="00E77497" w:rsidDel="00440001">
            <w:delText xml:space="preserve">and </w:delText>
          </w:r>
        </w:del>
        <w:del w:id="22213" w:author="Rev 4 Allen Wirfs-Brock" w:date="2011-10-04T14:23:00Z">
          <w:r w:rsidRPr="00E77497" w:rsidDel="00A10F2F">
            <w:rPr>
              <w:rFonts w:ascii="Times New Roman" w:eastAsia="Times New Roman" w:hAnsi="Times New Roman"/>
              <w:i/>
              <w:spacing w:val="6"/>
              <w:lang w:eastAsia="en-US"/>
            </w:rPr>
            <w:delText>index</w:delText>
          </w:r>
        </w:del>
        <w:del w:id="22214" w:author="Rev 4 Allen Wirfs-Brock" w:date="2011-11-04T19:02:00Z">
          <w:r w:rsidRPr="00E77497" w:rsidDel="00440001">
            <w:delText xml:space="preserve"> </w:delText>
          </w:r>
        </w:del>
      </w:ins>
      <w:ins w:id="22215" w:author="Rev 3 Allen Wirfs-Brock" w:date="2011-09-22T16:13:00Z">
        <w:del w:id="22216" w:author="Rev 4 Allen Wirfs-Brock" w:date="2011-10-15T18:31:00Z">
          <w:r w:rsidRPr="00E77497" w:rsidDel="00243AB9">
            <w:delText>as follows:</w:delText>
          </w:r>
        </w:del>
      </w:ins>
    </w:p>
    <w:p w:rsidR="000709BD" w:rsidRPr="00E77497" w:rsidDel="00A10F2F" w:rsidRDefault="000709BD" w:rsidP="00B34B48">
      <w:pPr>
        <w:pStyle w:val="Alg3"/>
        <w:numPr>
          <w:ilvl w:val="0"/>
          <w:numId w:val="564"/>
        </w:numPr>
        <w:rPr>
          <w:ins w:id="22217" w:author="Rev 3 Allen Wirfs-Brock" w:date="2011-09-22T16:13:00Z"/>
          <w:del w:id="22218" w:author="Rev 4 Allen Wirfs-Brock" w:date="2011-10-04T14:24:00Z"/>
        </w:rPr>
      </w:pPr>
      <w:ins w:id="22219" w:author="Rev 3 Allen Wirfs-Brock" w:date="2011-09-22T16:13:00Z">
        <w:del w:id="22220" w:author="Rev 4 Allen Wirfs-Brock" w:date="2011-10-04T14:24:00Z">
          <w:r w:rsidRPr="00E77497" w:rsidDel="00A10F2F">
            <w:delText xml:space="preserve">Let </w:delText>
          </w:r>
        </w:del>
      </w:ins>
      <w:ins w:id="22221" w:author="Rev 3 Allen Wirfs-Brock" w:date="2011-09-22T16:26:00Z">
        <w:del w:id="22222" w:author="Rev 4 Allen Wirfs-Brock" w:date="2011-10-04T14:24:00Z">
          <w:r w:rsidRPr="00E77497" w:rsidDel="00A10F2F">
            <w:rPr>
              <w:i/>
            </w:rPr>
            <w:delText>P</w:delText>
          </w:r>
        </w:del>
      </w:ins>
      <w:ins w:id="22223" w:author="Rev 3 Allen Wirfs-Brock" w:date="2011-09-22T16:13:00Z">
        <w:del w:id="22224" w:author="Rev 4 Allen Wirfs-Brock" w:date="2011-10-04T14:24:00Z">
          <w:r w:rsidRPr="00E77497" w:rsidDel="00A10F2F">
            <w:delText xml:space="preserve"> be </w:delText>
          </w:r>
        </w:del>
      </w:ins>
      <w:ins w:id="22225" w:author="Rev 3 Allen Wirfs-Brock" w:date="2011-09-22T16:17:00Z">
        <w:del w:id="22226" w:author="Rev 4 Allen Wirfs-Brock" w:date="2011-10-04T14:24:00Z">
          <w:r w:rsidRPr="00E77497" w:rsidDel="00A10F2F">
            <w:delText>ToString(</w:delText>
          </w:r>
          <w:r w:rsidRPr="00E77497" w:rsidDel="00A10F2F">
            <w:rPr>
              <w:i/>
            </w:rPr>
            <w:delText>index</w:delText>
          </w:r>
          <w:r w:rsidRPr="00E77497" w:rsidDel="00A10F2F">
            <w:delText>)</w:delText>
          </w:r>
        </w:del>
      </w:ins>
      <w:ins w:id="22227" w:author="Rev 3 Allen Wirfs-Brock" w:date="2011-09-22T16:13:00Z">
        <w:del w:id="22228" w:author="Rev 4 Allen Wirfs-Brock" w:date="2011-10-04T14:24:00Z">
          <w:r w:rsidRPr="00E77497" w:rsidDel="00A10F2F">
            <w:delText>.</w:delText>
          </w:r>
        </w:del>
      </w:ins>
    </w:p>
    <w:p w:rsidR="000709BD" w:rsidRPr="00E77497" w:rsidRDefault="00481DAC" w:rsidP="00B34B48">
      <w:pPr>
        <w:pStyle w:val="Alg3"/>
        <w:numPr>
          <w:ilvl w:val="0"/>
          <w:numId w:val="564"/>
        </w:numPr>
        <w:spacing w:after="220"/>
        <w:rPr>
          <w:ins w:id="22229" w:author="Rev 3 Allen Wirfs-Brock" w:date="2011-09-22T16:13:00Z"/>
        </w:rPr>
      </w:pPr>
      <w:ins w:id="22230" w:author="Rev 6 Allen Wirfs-Brock" w:date="2012-02-18T11:01:00Z">
        <w:r>
          <w:t>Return the result of p</w:t>
        </w:r>
        <w:r w:rsidRPr="004418C4">
          <w:t>erform</w:t>
        </w:r>
        <w:r>
          <w:t>ing</w:t>
        </w:r>
        <w:r w:rsidRPr="004418C4">
          <w:t xml:space="preserve"> </w:t>
        </w:r>
      </w:ins>
      <w:ins w:id="22231" w:author="Rev 5 Allen Wirfs-Brock" w:date="2011-11-07T16:52:00Z">
        <w:del w:id="22232" w:author="Rev 6 Allen Wirfs-Brock" w:date="2012-02-18T11:01:00Z">
          <w:r w:rsidR="001C1CAB" w:rsidDel="00481DAC">
            <w:delText xml:space="preserve">Perform </w:delText>
          </w:r>
        </w:del>
        <w:r w:rsidR="001C1CAB">
          <w:t xml:space="preserve">Keyed Binding </w:t>
        </w:r>
        <w:del w:id="22233" w:author="Rev 6 Allen Wirfs-Brock" w:date="2012-02-27T15:45:00Z">
          <w:r w:rsidR="001C1CAB" w:rsidDel="00A113E2">
            <w:delText>Initialization</w:delText>
          </w:r>
        </w:del>
      </w:ins>
      <w:ins w:id="22234" w:author="Rev 6 Allen Wirfs-Brock" w:date="2012-02-27T15:45:00Z">
        <w:r w:rsidR="00A113E2">
          <w:t>Initialisation</w:t>
        </w:r>
      </w:ins>
      <w:ins w:id="22235" w:author="Rev 5 Allen Wirfs-Brock" w:date="2011-11-07T16:52:00Z">
        <w:r w:rsidR="001C1CAB">
          <w:t xml:space="preserve"> for</w:t>
        </w:r>
        <w:r w:rsidR="001C1CAB" w:rsidRPr="00675B74">
          <w:t xml:space="preserve"> </w:t>
        </w:r>
      </w:ins>
      <w:ins w:id="22236" w:author="Rev 3 Allen Wirfs-Brock" w:date="2011-09-22T16:13:00Z">
        <w:del w:id="22237"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22238"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22239" w:author="Rev 4 Allen Wirfs-Brock" w:date="2011-11-04T19:02:00Z">
        <w:r w:rsidR="00440001">
          <w:rPr>
            <w:rStyle w:val="bnf"/>
          </w:rPr>
          <w:t>array</w:t>
        </w:r>
      </w:ins>
      <w:ins w:id="22240" w:author="Rev 3 Allen Wirfs-Brock" w:date="2011-09-22T16:13:00Z">
        <w:r w:rsidR="000709BD" w:rsidRPr="00E77497">
          <w:t xml:space="preserve">, </w:t>
        </w:r>
      </w:ins>
      <w:ins w:id="22241" w:author="Rev 4 Allen Wirfs-Brock" w:date="2011-11-04T19:02:00Z">
        <w:r w:rsidR="00440001">
          <w:rPr>
            <w:i/>
          </w:rPr>
          <w:t>environment</w:t>
        </w:r>
        <w:r w:rsidR="00440001" w:rsidRPr="004418C4">
          <w:t>,</w:t>
        </w:r>
        <w:r w:rsidR="00440001">
          <w:t xml:space="preserve"> </w:t>
        </w:r>
      </w:ins>
      <w:ins w:id="22242" w:author="Rev 3 Allen Wirfs-Brock" w:date="2011-09-22T16:13:00Z">
        <w:r w:rsidR="000709BD" w:rsidRPr="00E77497">
          <w:t>and</w:t>
        </w:r>
      </w:ins>
      <w:ins w:id="22243" w:author="Rev 4 Allen Wirfs-Brock" w:date="2011-11-04T19:01:00Z">
        <w:r w:rsidR="00440001">
          <w:t xml:space="preserve"> ToString(</w:t>
        </w:r>
      </w:ins>
      <w:ins w:id="22244" w:author="Rev 3 Allen Wirfs-Brock" w:date="2011-09-22T16:13:00Z">
        <w:del w:id="22245" w:author="Rev 4 Allen Wirfs-Brock" w:date="2011-11-04T19:01:00Z">
          <w:r w:rsidR="000709BD" w:rsidRPr="00E77497" w:rsidDel="00440001">
            <w:delText xml:space="preserve"> </w:delText>
          </w:r>
        </w:del>
        <w:del w:id="22246" w:author="Rev 4 Allen Wirfs-Brock" w:date="2011-10-04T14:24:00Z">
          <w:r w:rsidR="000709BD" w:rsidRPr="00E77497" w:rsidDel="00A10F2F">
            <w:rPr>
              <w:i/>
            </w:rPr>
            <w:delText>env</w:delText>
          </w:r>
        </w:del>
      </w:ins>
      <w:ins w:id="22247" w:author="Rev 4 Allen Wirfs-Brock" w:date="2011-11-06T11:44:00Z">
        <w:r w:rsidR="00217939" w:rsidRPr="004418C4">
          <w:rPr>
            <w:i/>
          </w:rPr>
          <w:t>nextIndex</w:t>
        </w:r>
      </w:ins>
      <w:ins w:id="22248" w:author="Rev 4 Allen Wirfs-Brock" w:date="2011-11-04T19:02:00Z">
        <w:r w:rsidR="00440001">
          <w:t>)</w:t>
        </w:r>
      </w:ins>
      <w:ins w:id="22249" w:author="Rev 3 Allen Wirfs-Brock" w:date="2011-09-22T16:13:00Z">
        <w:r w:rsidR="000709BD" w:rsidRPr="00E77497">
          <w:t xml:space="preserve"> as the arguments.</w:t>
        </w:r>
      </w:ins>
    </w:p>
    <w:p w:rsidR="00AB6493" w:rsidRPr="00E77497" w:rsidDel="00010328" w:rsidRDefault="00AB6493" w:rsidP="00AB6493">
      <w:pPr>
        <w:rPr>
          <w:ins w:id="22250" w:author="Rev 3 Allen Wirfs-Brock" w:date="2011-09-22T16:37:00Z"/>
          <w:del w:id="22251" w:author="Rev 4 Allen Wirfs-Brock" w:date="2011-10-15T18:32:00Z"/>
        </w:rPr>
      </w:pPr>
      <w:ins w:id="22252" w:author="Rev 3 Allen Wirfs-Brock" w:date="2011-09-22T16:37:00Z">
        <w:del w:id="22253"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rsidR="00AB6493" w:rsidRPr="00E77497" w:rsidDel="00010328" w:rsidRDefault="00AB6493">
      <w:pPr>
        <w:pStyle w:val="Alg4"/>
        <w:numPr>
          <w:ilvl w:val="0"/>
          <w:numId w:val="565"/>
        </w:numPr>
        <w:spacing w:after="220"/>
        <w:contextualSpacing/>
        <w:rPr>
          <w:ins w:id="22254" w:author="Rev 3 Allen Wirfs-Brock" w:date="2011-09-22T16:37:00Z"/>
          <w:del w:id="22255" w:author="Rev 4 Allen Wirfs-Brock" w:date="2011-10-15T18:32:00Z"/>
        </w:rPr>
        <w:pPrChange w:id="22256" w:author="Rev 4 Allen Wirfs-Brock" w:date="2011-11-07T12:16:00Z">
          <w:pPr>
            <w:pStyle w:val="Alg4"/>
            <w:numPr>
              <w:numId w:val="599"/>
            </w:numPr>
            <w:tabs>
              <w:tab w:val="num" w:pos="360"/>
            </w:tabs>
            <w:spacing w:after="220"/>
            <w:ind w:left="360" w:hanging="360"/>
            <w:contextualSpacing/>
          </w:pPr>
        </w:pPrChange>
      </w:pPr>
      <w:ins w:id="22257" w:author="Rev 3 Allen Wirfs-Brock" w:date="2011-09-22T16:37:00Z">
        <w:del w:id="22258"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rsidR="003F52AE" w:rsidRPr="00E77497" w:rsidRDefault="00A15A12" w:rsidP="00C7794D">
      <w:pPr>
        <w:contextualSpacing/>
        <w:rPr>
          <w:ins w:id="22259" w:author="Rev 4 Allen Wirfs-Brock" w:date="2011-10-15T18:32:00Z"/>
        </w:rPr>
      </w:pPr>
      <w:ins w:id="22260" w:author="Rev 3 Allen Wirfs-Brock" w:date="2011-09-22T16:39:00Z">
        <w:del w:id="22261"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22262"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22263" w:author="Rev 3 Allen Wirfs-Brock" w:date="2011-09-22T16:39:00Z">
        <w:r w:rsidRPr="00E77497">
          <w:t xml:space="preserve"> </w:t>
        </w:r>
        <w:del w:id="22264" w:author="Rev 4 Allen Wirfs-Brock" w:date="2011-10-15T18:32:00Z">
          <w:r w:rsidRPr="00E77497" w:rsidDel="003F52AE">
            <w:delText xml:space="preserve">is evaluated </w:delText>
          </w:r>
        </w:del>
      </w:ins>
    </w:p>
    <w:p w:rsidR="00DD66FD" w:rsidRDefault="00DD66FD" w:rsidP="00B34B48">
      <w:pPr>
        <w:pStyle w:val="Alg3"/>
        <w:numPr>
          <w:ilvl w:val="0"/>
          <w:numId w:val="566"/>
        </w:numPr>
        <w:tabs>
          <w:tab w:val="clear" w:pos="720"/>
          <w:tab w:val="num" w:pos="360"/>
        </w:tabs>
        <w:ind w:hanging="720"/>
        <w:rPr>
          <w:ins w:id="22265" w:author="Rev 4 Allen Wirfs-Brock" w:date="2011-11-05T10:53:00Z"/>
        </w:rPr>
      </w:pPr>
      <w:ins w:id="22266"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rsidR="00DD66FD" w:rsidDel="002A015C" w:rsidRDefault="006A7D66">
      <w:pPr>
        <w:pStyle w:val="Alg3"/>
        <w:numPr>
          <w:ilvl w:val="0"/>
          <w:numId w:val="566"/>
        </w:numPr>
        <w:tabs>
          <w:tab w:val="num" w:pos="450"/>
        </w:tabs>
        <w:ind w:firstLine="0"/>
        <w:rPr>
          <w:ins w:id="22267" w:author="Rev 4 Allen Wirfs-Brock" w:date="2011-11-05T10:44:00Z"/>
          <w:del w:id="22268" w:author="Rev 5 Allen Wirfs-Brock" w:date="2012-01-04T11:57:00Z"/>
        </w:rPr>
        <w:pPrChange w:id="22269" w:author="Rev 5 Allen Wirfs-Brock" w:date="2012-01-04T11:57:00Z">
          <w:pPr>
            <w:pStyle w:val="Alg3"/>
            <w:numPr>
              <w:numId w:val="566"/>
            </w:numPr>
            <w:tabs>
              <w:tab w:val="clear" w:pos="360"/>
              <w:tab w:val="num" w:pos="720"/>
            </w:tabs>
            <w:ind w:left="720" w:hanging="720"/>
          </w:pPr>
        </w:pPrChange>
      </w:pPr>
      <w:ins w:id="22270" w:author="Rev 4 Allen Wirfs-Brock" w:date="2011-11-05T10:44:00Z">
        <w:del w:id="22271"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22272" w:author="Rev 4 Allen Wirfs-Brock" w:date="2011-11-05T10:46:00Z">
        <w:del w:id="22273" w:author="Rev 5 Allen Wirfs-Brock" w:date="2012-01-04T11:57:00Z">
          <w:r w:rsidR="00DD66FD" w:rsidDel="002A015C">
            <w:delText>≥</w:delText>
          </w:r>
        </w:del>
      </w:ins>
      <w:ins w:id="22274" w:author="Rev 4 Allen Wirfs-Brock" w:date="2011-11-05T10:44:00Z">
        <w:del w:id="22275"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rsidR="00DD66FD" w:rsidRPr="00E77497" w:rsidDel="002A015C" w:rsidRDefault="00DD66FD" w:rsidP="002A015C">
      <w:pPr>
        <w:pStyle w:val="Alg3"/>
        <w:numPr>
          <w:ilvl w:val="0"/>
          <w:numId w:val="566"/>
        </w:numPr>
        <w:tabs>
          <w:tab w:val="num" w:pos="450"/>
        </w:tabs>
        <w:ind w:firstLine="0"/>
        <w:rPr>
          <w:ins w:id="22276" w:author="Rev 4 Allen Wirfs-Brock" w:date="2011-11-05T10:46:00Z"/>
          <w:del w:id="22277" w:author="Rev 5 Allen Wirfs-Brock" w:date="2012-01-04T11:57:00Z"/>
        </w:rPr>
      </w:pPr>
      <w:ins w:id="22278" w:author="Rev 4 Allen Wirfs-Brock" w:date="2011-11-05T10:47:00Z">
        <w:del w:id="22279"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rsidR="00DD66FD" w:rsidRPr="00E77497" w:rsidDel="002A015C" w:rsidRDefault="00DD66FD">
      <w:pPr>
        <w:pStyle w:val="Alg3"/>
        <w:numPr>
          <w:ilvl w:val="0"/>
          <w:numId w:val="566"/>
        </w:numPr>
        <w:tabs>
          <w:tab w:val="num" w:pos="450"/>
        </w:tabs>
        <w:ind w:firstLine="0"/>
        <w:rPr>
          <w:ins w:id="22280" w:author="Rev 4 Allen Wirfs-Brock" w:date="2011-11-05T10:48:00Z"/>
          <w:del w:id="22281" w:author="Rev 5 Allen Wirfs-Brock" w:date="2012-01-04T11:57:00Z"/>
        </w:rPr>
        <w:pPrChange w:id="22282" w:author="Rev 5 Allen Wirfs-Brock" w:date="2012-01-04T11:57:00Z">
          <w:pPr>
            <w:pStyle w:val="Alg3"/>
            <w:numPr>
              <w:numId w:val="566"/>
            </w:numPr>
            <w:tabs>
              <w:tab w:val="clear" w:pos="360"/>
              <w:tab w:val="num" w:pos="720"/>
            </w:tabs>
            <w:ind w:left="720" w:hanging="720"/>
          </w:pPr>
        </w:pPrChange>
      </w:pPr>
      <w:ins w:id="22283" w:author="Rev 4 Allen Wirfs-Brock" w:date="2011-11-05T10:48:00Z">
        <w:del w:id="22284" w:author="Rev 5 Allen Wirfs-Brock" w:date="2012-01-04T11:57:00Z">
          <w:r w:rsidRPr="00E77497" w:rsidDel="002A015C">
            <w:delText xml:space="preserve">Else </w:delText>
          </w:r>
        </w:del>
      </w:ins>
    </w:p>
    <w:p w:rsidR="00DD66FD" w:rsidRPr="00E77497" w:rsidDel="001E1845" w:rsidRDefault="00DD66FD" w:rsidP="002A015C">
      <w:pPr>
        <w:pStyle w:val="Alg3"/>
        <w:numPr>
          <w:ilvl w:val="0"/>
          <w:numId w:val="566"/>
        </w:numPr>
        <w:tabs>
          <w:tab w:val="clear" w:pos="720"/>
          <w:tab w:val="num" w:pos="360"/>
        </w:tabs>
        <w:ind w:hanging="720"/>
        <w:rPr>
          <w:ins w:id="22285" w:author="Rev 4 Allen Wirfs-Brock" w:date="2011-11-05T10:50:00Z"/>
          <w:del w:id="22286" w:author="Rev 10 Allen Wirfs-Brock" w:date="2012-08-07T10:21:00Z"/>
        </w:rPr>
      </w:pPr>
      <w:ins w:id="22287" w:author="Rev 4 Allen Wirfs-Brock" w:date="2011-11-05T10:51:00Z">
        <w:del w:id="22288" w:author="Rev 10 Allen Wirfs-Brock" w:date="2012-08-07T10:21:00Z">
          <w:r w:rsidRPr="00E77497" w:rsidDel="001E1845">
            <w:delText xml:space="preserve">Let </w:delText>
          </w:r>
          <w:r w:rsidRPr="00E77497" w:rsidDel="001E1845">
            <w:rPr>
              <w:i/>
            </w:rPr>
            <w:delText>exists</w:delText>
          </w:r>
          <w:r w:rsidRPr="00E77497" w:rsidDel="001E1845">
            <w:delText xml:space="preserve"> be the result of calling the [[HasProperty]] internal method of </w:delText>
          </w:r>
        </w:del>
      </w:ins>
      <w:ins w:id="22289" w:author="Rev 4 Allen Wirfs-Brock" w:date="2011-11-05T10:55:00Z">
        <w:del w:id="22290" w:author="Rev 10 Allen Wirfs-Brock" w:date="2012-08-07T10:21:00Z">
          <w:r w:rsidR="003F7F32" w:rsidDel="001E1845">
            <w:rPr>
              <w:i/>
            </w:rPr>
            <w:delText>array</w:delText>
          </w:r>
        </w:del>
      </w:ins>
      <w:ins w:id="22291" w:author="Rev 4 Allen Wirfs-Brock" w:date="2011-11-05T10:51:00Z">
        <w:del w:id="22292" w:author="Rev 10 Allen Wirfs-Brock" w:date="2012-08-07T10:21:00Z">
          <w:r w:rsidRPr="00E77497" w:rsidDel="001E1845">
            <w:delText xml:space="preserve"> with argument </w:delText>
          </w:r>
        </w:del>
      </w:ins>
      <w:ins w:id="22293" w:author="Rev 4 Allen Wirfs-Brock" w:date="2011-11-05T10:53:00Z">
        <w:del w:id="22294" w:author="Rev 10 Allen Wirfs-Brock" w:date="2012-08-07T10:21:00Z">
          <w:r w:rsidRPr="004418C4" w:rsidDel="001E1845">
            <w:rPr>
              <w:i/>
            </w:rPr>
            <w:delText>P</w:delText>
          </w:r>
        </w:del>
      </w:ins>
      <w:ins w:id="22295" w:author="Rev 4 Allen Wirfs-Brock" w:date="2011-11-05T10:51:00Z">
        <w:del w:id="22296" w:author="Rev 10 Allen Wirfs-Brock" w:date="2012-08-07T10:21:00Z">
          <w:r w:rsidRPr="00E77497" w:rsidDel="001E1845">
            <w:delText>.</w:delText>
          </w:r>
        </w:del>
      </w:ins>
      <w:ins w:id="22297" w:author="Rev 4 Allen Wirfs-Brock" w:date="2011-11-05T10:50:00Z">
        <w:del w:id="22298" w:author="Rev 10 Allen Wirfs-Brock" w:date="2012-08-07T10:21:00Z">
          <w:r w:rsidRPr="00E77497" w:rsidDel="001E1845">
            <w:delText xml:space="preserve"> </w:delText>
          </w:r>
        </w:del>
      </w:ins>
    </w:p>
    <w:p w:rsidR="00A15A12" w:rsidRPr="00E77497" w:rsidDel="006A7D66" w:rsidRDefault="00A15A12" w:rsidP="00C7794D">
      <w:pPr>
        <w:tabs>
          <w:tab w:val="num" w:pos="360"/>
        </w:tabs>
        <w:ind w:hanging="720"/>
        <w:rPr>
          <w:ins w:id="22299" w:author="Rev 3 Allen Wirfs-Brock" w:date="2011-09-22T16:39:00Z"/>
          <w:del w:id="22300" w:author="Rev 4 Allen Wirfs-Brock" w:date="2011-11-05T10:43:00Z"/>
        </w:rPr>
      </w:pPr>
      <w:ins w:id="22301" w:author="Rev 3 Allen Wirfs-Brock" w:date="2011-09-22T16:39:00Z">
        <w:del w:id="22302"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22303" w:author="Rev 4 Allen Wirfs-Brock" w:date="2011-10-04T13:37:00Z">
          <w:r w:rsidRPr="00E77497" w:rsidDel="00E73FF3">
            <w:rPr>
              <w:rFonts w:ascii="Times New Roman" w:eastAsia="Times New Roman" w:hAnsi="Times New Roman"/>
              <w:i/>
              <w:spacing w:val="6"/>
              <w:lang w:eastAsia="en-US"/>
            </w:rPr>
            <w:delText>index</w:delText>
          </w:r>
        </w:del>
        <w:del w:id="22304" w:author="Rev 4 Allen Wirfs-Brock" w:date="2011-11-05T10:43:00Z">
          <w:r w:rsidRPr="00E77497" w:rsidDel="006A7D66">
            <w:delText xml:space="preserve"> </w:delText>
          </w:r>
        </w:del>
        <w:del w:id="22305" w:author="Rev 4 Allen Wirfs-Brock" w:date="2011-10-15T18:33:00Z">
          <w:r w:rsidRPr="00E77497" w:rsidDel="003F52AE">
            <w:delText>as follows:</w:delText>
          </w:r>
        </w:del>
      </w:ins>
    </w:p>
    <w:p w:rsidR="00A15A12" w:rsidRPr="00E77497" w:rsidDel="00E73FF3" w:rsidRDefault="00A15A12" w:rsidP="00B34B48">
      <w:pPr>
        <w:pStyle w:val="Alg3"/>
        <w:numPr>
          <w:ilvl w:val="0"/>
          <w:numId w:val="566"/>
        </w:numPr>
        <w:tabs>
          <w:tab w:val="clear" w:pos="720"/>
          <w:tab w:val="num" w:pos="360"/>
        </w:tabs>
        <w:ind w:hanging="720"/>
        <w:rPr>
          <w:ins w:id="22306" w:author="Rev 3 Allen Wirfs-Brock" w:date="2011-09-22T16:42:00Z"/>
          <w:del w:id="22307" w:author="Rev 4 Allen Wirfs-Brock" w:date="2011-10-04T13:38:00Z"/>
        </w:rPr>
      </w:pPr>
      <w:ins w:id="22308" w:author="Rev 3 Allen Wirfs-Brock" w:date="2011-09-22T16:42:00Z">
        <w:del w:id="22309"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rsidR="00A15A12" w:rsidRPr="00E77497" w:rsidDel="00DD66FD" w:rsidRDefault="00A15A12" w:rsidP="00B34B48">
      <w:pPr>
        <w:pStyle w:val="Alg3"/>
        <w:numPr>
          <w:ilvl w:val="0"/>
          <w:numId w:val="566"/>
        </w:numPr>
        <w:tabs>
          <w:tab w:val="clear" w:pos="720"/>
          <w:tab w:val="num" w:pos="360"/>
        </w:tabs>
        <w:ind w:hanging="720"/>
        <w:rPr>
          <w:ins w:id="22310" w:author="Rev 3 Allen Wirfs-Brock" w:date="2011-09-22T16:44:00Z"/>
          <w:del w:id="22311" w:author="Rev 4 Allen Wirfs-Brock" w:date="2011-11-05T10:51:00Z"/>
        </w:rPr>
      </w:pPr>
      <w:ins w:id="22312" w:author="Rev 3 Allen Wirfs-Brock" w:date="2011-09-22T16:44:00Z">
        <w:del w:id="22313"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22314" w:author="Rev 4 Allen Wirfs-Brock" w:date="2011-10-04T13:38:00Z">
          <w:r w:rsidRPr="00E77497" w:rsidDel="00E73FF3">
            <w:rPr>
              <w:i/>
            </w:rPr>
            <w:delText>P</w:delText>
          </w:r>
        </w:del>
        <w:del w:id="22315" w:author="Rev 4 Allen Wirfs-Brock" w:date="2011-11-05T10:51:00Z">
          <w:r w:rsidRPr="00E77497" w:rsidDel="00DD66FD">
            <w:delText>.</w:delText>
          </w:r>
        </w:del>
      </w:ins>
    </w:p>
    <w:p w:rsidR="00A15A12" w:rsidRPr="00E77497" w:rsidDel="001E1845" w:rsidRDefault="00A15A12" w:rsidP="00B34B48">
      <w:pPr>
        <w:pStyle w:val="Alg3"/>
        <w:numPr>
          <w:ilvl w:val="0"/>
          <w:numId w:val="566"/>
        </w:numPr>
        <w:tabs>
          <w:tab w:val="clear" w:pos="720"/>
          <w:tab w:val="num" w:pos="360"/>
        </w:tabs>
        <w:ind w:hanging="720"/>
        <w:rPr>
          <w:ins w:id="22316" w:author="Rev 3 Allen Wirfs-Brock" w:date="2011-09-22T16:44:00Z"/>
          <w:del w:id="22317" w:author="Rev 10 Allen Wirfs-Brock" w:date="2012-08-07T10:22:00Z"/>
        </w:rPr>
      </w:pPr>
      <w:ins w:id="22318" w:author="Rev 3 Allen Wirfs-Brock" w:date="2011-09-22T16:44:00Z">
        <w:del w:id="22319" w:author="Rev 10 Allen Wirfs-Brock" w:date="2012-08-07T10:22:00Z">
          <w:r w:rsidRPr="00E77497" w:rsidDel="001E1845">
            <w:delText xml:space="preserve">If </w:delText>
          </w:r>
          <w:r w:rsidRPr="00E77497" w:rsidDel="001E1845">
            <w:rPr>
              <w:i/>
            </w:rPr>
            <w:delText>exists</w:delText>
          </w:r>
          <w:r w:rsidRPr="00E77497" w:rsidDel="001E1845">
            <w:delText xml:space="preserve"> is </w:delText>
          </w:r>
          <w:r w:rsidRPr="00E77497" w:rsidDel="001E1845">
            <w:rPr>
              <w:b/>
            </w:rPr>
            <w:delText>true</w:delText>
          </w:r>
          <w:r w:rsidRPr="00E77497" w:rsidDel="001E1845">
            <w:delText>, then</w:delText>
          </w:r>
        </w:del>
      </w:ins>
    </w:p>
    <w:p w:rsidR="00A15A12" w:rsidRPr="00E77497" w:rsidRDefault="00A15A12" w:rsidP="001E28FF">
      <w:pPr>
        <w:pStyle w:val="Alg3"/>
        <w:numPr>
          <w:ilvl w:val="0"/>
          <w:numId w:val="566"/>
        </w:numPr>
        <w:tabs>
          <w:tab w:val="clear" w:pos="720"/>
          <w:tab w:val="num" w:pos="360"/>
        </w:tabs>
        <w:ind w:hanging="720"/>
        <w:rPr>
          <w:ins w:id="22320" w:author="Rev 3 Allen Wirfs-Brock" w:date="2011-09-22T16:44:00Z"/>
        </w:rPr>
      </w:pPr>
      <w:ins w:id="22321" w:author="Rev 3 Allen Wirfs-Brock" w:date="2011-09-22T16:44:00Z">
        <w:r w:rsidRPr="00E77497">
          <w:t xml:space="preserve">Let </w:t>
        </w:r>
        <w:r w:rsidRPr="00E77497">
          <w:rPr>
            <w:i/>
          </w:rPr>
          <w:t>v</w:t>
        </w:r>
        <w:r w:rsidRPr="00E77497">
          <w:t xml:space="preserve"> be the result of calling the [[Get]] internal method of </w:t>
        </w:r>
        <w:del w:id="22322" w:author="Rev 4 Allen Wirfs-Brock" w:date="2011-11-05T10:55:00Z">
          <w:r w:rsidRPr="00E77497" w:rsidDel="003F7F32">
            <w:rPr>
              <w:i/>
            </w:rPr>
            <w:delText>obj</w:delText>
          </w:r>
        </w:del>
      </w:ins>
      <w:ins w:id="22323" w:author="Rev 4 Allen Wirfs-Brock" w:date="2011-11-05T10:55:00Z">
        <w:r w:rsidR="003F7F32">
          <w:rPr>
            <w:i/>
          </w:rPr>
          <w:t>array</w:t>
        </w:r>
      </w:ins>
      <w:ins w:id="22324" w:author="Rev 3 Allen Wirfs-Brock" w:date="2011-09-22T16:44:00Z">
        <w:r w:rsidRPr="00E77497">
          <w:t xml:space="preserve"> </w:t>
        </w:r>
      </w:ins>
      <w:ins w:id="22325" w:author="Rev 4 Allen Wirfs-Brock" w:date="2011-11-05T10:54:00Z">
        <w:r w:rsidR="003F7F32" w:rsidRPr="00E77497">
          <w:t xml:space="preserve">with argument </w:t>
        </w:r>
      </w:ins>
      <w:ins w:id="22326" w:author="Rev 4 Allen Wirfs-Brock" w:date="2011-11-06T11:45:00Z">
        <w:r w:rsidR="00217939" w:rsidRPr="004418C4">
          <w:rPr>
            <w:i/>
          </w:rPr>
          <w:t>P</w:t>
        </w:r>
      </w:ins>
      <w:ins w:id="22327" w:author="Rev 3 Allen Wirfs-Brock" w:date="2011-09-22T16:44:00Z">
        <w:del w:id="22328" w:author="Rev 4 Allen Wirfs-Brock" w:date="2011-11-05T10:54:00Z">
          <w:r w:rsidRPr="00C7794D" w:rsidDel="003F7F32">
            <w:rPr>
              <w:sz w:val="22"/>
            </w:rPr>
            <w:delText xml:space="preserve">passing </w:delText>
          </w:r>
        </w:del>
        <w:del w:id="22329" w:author="Rev 4 Allen Wirfs-Brock" w:date="2011-10-04T13:38:00Z">
          <w:r w:rsidRPr="00C7794D" w:rsidDel="00E73FF3">
            <w:rPr>
              <w:i/>
              <w:sz w:val="22"/>
            </w:rPr>
            <w:delText>P</w:delText>
          </w:r>
        </w:del>
        <w:del w:id="22330" w:author="Rev 4 Allen Wirfs-Brock" w:date="2011-11-05T10:54:00Z">
          <w:r w:rsidRPr="00E77497" w:rsidDel="00DD66FD">
            <w:rPr>
              <w:i/>
            </w:rPr>
            <w:delText xml:space="preserve"> </w:delText>
          </w:r>
          <w:r w:rsidRPr="00E77497" w:rsidDel="003F7F32">
            <w:delText>as the argument</w:delText>
          </w:r>
        </w:del>
        <w:r w:rsidRPr="00E77497">
          <w:t>.</w:t>
        </w:r>
      </w:ins>
    </w:p>
    <w:p w:rsidR="001E1845" w:rsidRDefault="001E1845" w:rsidP="001E1845">
      <w:pPr>
        <w:pStyle w:val="Alg2"/>
        <w:numPr>
          <w:ilvl w:val="0"/>
          <w:numId w:val="566"/>
        </w:numPr>
        <w:tabs>
          <w:tab w:val="clear" w:pos="720"/>
          <w:tab w:val="num" w:pos="360"/>
        </w:tabs>
        <w:ind w:hanging="720"/>
        <w:contextualSpacing/>
        <w:rPr>
          <w:ins w:id="22331" w:author="Rev 10 Allen Wirfs-Brock" w:date="2012-08-07T10:27:00Z"/>
        </w:rPr>
      </w:pPr>
      <w:ins w:id="22332" w:author="Rev 10 Allen Wirfs-Brock" w:date="2012-08-07T10:27:00Z">
        <w:r>
          <w:t>ReturnIfAbrupt(</w:t>
        </w:r>
        <w:r>
          <w:rPr>
            <w:i/>
          </w:rPr>
          <w:t>v</w:t>
        </w:r>
        <w:r>
          <w:t>).</w:t>
        </w:r>
      </w:ins>
    </w:p>
    <w:p w:rsidR="00A15A12" w:rsidRPr="00E77497" w:rsidDel="001E1845" w:rsidRDefault="00A15A12" w:rsidP="00B34B48">
      <w:pPr>
        <w:pStyle w:val="Alg3"/>
        <w:numPr>
          <w:ilvl w:val="0"/>
          <w:numId w:val="566"/>
        </w:numPr>
        <w:tabs>
          <w:tab w:val="clear" w:pos="720"/>
          <w:tab w:val="num" w:pos="360"/>
        </w:tabs>
        <w:ind w:hanging="720"/>
        <w:rPr>
          <w:ins w:id="22333" w:author="Rev 3 Allen Wirfs-Brock" w:date="2011-09-22T16:44:00Z"/>
          <w:del w:id="22334" w:author="Rev 10 Allen Wirfs-Brock" w:date="2012-08-07T10:25:00Z"/>
        </w:rPr>
      </w:pPr>
      <w:ins w:id="22335" w:author="Rev 3 Allen Wirfs-Brock" w:date="2011-09-22T16:44:00Z">
        <w:del w:id="22336" w:author="Rev 10 Allen Wirfs-Brock" w:date="2012-08-07T10:25:00Z">
          <w:r w:rsidRPr="00E77497" w:rsidDel="001E1845">
            <w:delText xml:space="preserve">Else </w:delText>
          </w:r>
        </w:del>
      </w:ins>
    </w:p>
    <w:p w:rsidR="00A15A12" w:rsidRPr="00E77497" w:rsidRDefault="00A15A12" w:rsidP="001E28FF">
      <w:pPr>
        <w:pStyle w:val="Alg3"/>
        <w:numPr>
          <w:ilvl w:val="0"/>
          <w:numId w:val="566"/>
        </w:numPr>
        <w:tabs>
          <w:tab w:val="clear" w:pos="720"/>
          <w:tab w:val="num" w:pos="360"/>
        </w:tabs>
        <w:ind w:hanging="720"/>
        <w:rPr>
          <w:ins w:id="22337" w:author="Rev 3 Allen Wirfs-Brock" w:date="2011-09-22T16:44:00Z"/>
        </w:rPr>
      </w:pPr>
      <w:ins w:id="22338" w:author="Rev 3 Allen Wirfs-Brock" w:date="2011-09-22T16:44:00Z">
        <w:r w:rsidRPr="00E77497">
          <w:t xml:space="preserve">If </w:t>
        </w:r>
        <w:r w:rsidRPr="00E77497">
          <w:rPr>
            <w:i/>
          </w:rPr>
          <w:t>Initialiser</w:t>
        </w:r>
        <w:r w:rsidRPr="00E77497">
          <w:rPr>
            <w:vertAlign w:val="subscript"/>
          </w:rPr>
          <w:t>opt</w:t>
        </w:r>
        <w:r w:rsidRPr="00E77497">
          <w:t xml:space="preserve"> is present</w:t>
        </w:r>
      </w:ins>
      <w:ins w:id="22339" w:author="Rev 10 Allen Wirfs-Brock" w:date="2012-08-07T10:25:00Z">
        <w:r w:rsidR="001E1845">
          <w:t xml:space="preserve"> and </w:t>
        </w:r>
        <w:r w:rsidR="001E1845" w:rsidRPr="001E28FF">
          <w:rPr>
            <w:i/>
          </w:rPr>
          <w:t>v</w:t>
        </w:r>
        <w:r w:rsidR="001E1845">
          <w:t xml:space="preserve"> is </w:t>
        </w:r>
        <w:r w:rsidR="001E1845" w:rsidRPr="001E28FF">
          <w:rPr>
            <w:b/>
          </w:rPr>
          <w:t>undefined</w:t>
        </w:r>
      </w:ins>
      <w:ins w:id="22340" w:author="Rev 3 Allen Wirfs-Brock" w:date="2011-09-22T16:44:00Z">
        <w:r w:rsidRPr="00E77497">
          <w:t>, then</w:t>
        </w:r>
      </w:ins>
    </w:p>
    <w:p w:rsidR="001E28FF" w:rsidRPr="00E77497" w:rsidRDefault="001E28FF" w:rsidP="001E28FF">
      <w:pPr>
        <w:pStyle w:val="Alg3"/>
        <w:numPr>
          <w:ilvl w:val="1"/>
          <w:numId w:val="556"/>
        </w:numPr>
        <w:tabs>
          <w:tab w:val="clear" w:pos="1080"/>
          <w:tab w:val="num" w:pos="720"/>
        </w:tabs>
        <w:ind w:left="720"/>
        <w:rPr>
          <w:ins w:id="22341" w:author="Rev 10 Allen Wirfs-Brock" w:date="2012-08-07T16:26:00Z"/>
        </w:rPr>
      </w:pPr>
      <w:ins w:id="22342" w:author="Rev 10 Allen Wirfs-Brock" w:date="2012-08-07T16:26:00Z">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ins>
    </w:p>
    <w:p w:rsidR="001E28FF" w:rsidRDefault="001E28FF" w:rsidP="001E28FF">
      <w:pPr>
        <w:pStyle w:val="Alg3"/>
        <w:numPr>
          <w:ilvl w:val="1"/>
          <w:numId w:val="556"/>
        </w:numPr>
        <w:tabs>
          <w:tab w:val="clear" w:pos="1080"/>
          <w:tab w:val="num" w:pos="720"/>
        </w:tabs>
        <w:ind w:left="720"/>
        <w:rPr>
          <w:ins w:id="22343" w:author="Rev 10 Allen Wirfs-Brock" w:date="2012-08-07T16:26:00Z"/>
        </w:rPr>
      </w:pPr>
      <w:ins w:id="22344" w:author="Rev 10 Allen Wirfs-Brock" w:date="2012-08-07T16:26:00Z">
        <w:r>
          <w:t xml:space="preserve">Let </w:t>
        </w:r>
        <w:r w:rsidRPr="001E28FF">
          <w:rPr>
            <w:i/>
          </w:rPr>
          <w:t>v</w:t>
        </w:r>
        <w:r>
          <w:t xml:space="preserve"> be ToObject(</w:t>
        </w:r>
        <w:r w:rsidRPr="001E28FF">
          <w:rPr>
            <w:i/>
          </w:rPr>
          <w:t>defaultValue</w:t>
        </w:r>
        <w:r>
          <w:t>).</w:t>
        </w:r>
      </w:ins>
    </w:p>
    <w:p w:rsidR="00A15A12" w:rsidRPr="00E77497" w:rsidDel="001E28FF" w:rsidRDefault="00A15A12" w:rsidP="001E28FF">
      <w:pPr>
        <w:pStyle w:val="Alg3"/>
        <w:numPr>
          <w:ilvl w:val="1"/>
          <w:numId w:val="556"/>
        </w:numPr>
        <w:tabs>
          <w:tab w:val="clear" w:pos="1080"/>
          <w:tab w:val="num" w:pos="720"/>
        </w:tabs>
        <w:ind w:left="720"/>
        <w:rPr>
          <w:ins w:id="22345" w:author="Rev 3 Allen Wirfs-Brock" w:date="2011-09-22T16:44:00Z"/>
          <w:del w:id="22346" w:author="Rev 10 Allen Wirfs-Brock" w:date="2012-08-07T16:26:00Z"/>
        </w:rPr>
      </w:pPr>
      <w:ins w:id="22347" w:author="Rev 3 Allen Wirfs-Brock" w:date="2011-09-22T16:44:00Z">
        <w:del w:id="22348" w:author="Rev 10 Allen Wirfs-Brock" w:date="2012-08-07T16:26:00Z">
          <w:r w:rsidRPr="00E77497" w:rsidDel="001E28FF">
            <w:delText xml:space="preserve">Let </w:delText>
          </w:r>
          <w:r w:rsidRPr="00E77497" w:rsidDel="001E28FF">
            <w:rPr>
              <w:i/>
            </w:rPr>
            <w:delText>v</w:delText>
          </w:r>
          <w:r w:rsidRPr="00E77497" w:rsidDel="001E28FF">
            <w:delText xml:space="preserve"> be the result of evaluating</w:delText>
          </w:r>
          <w:r w:rsidRPr="00E77497" w:rsidDel="001E28FF">
            <w:rPr>
              <w:i/>
            </w:rPr>
            <w:delText xml:space="preserve"> Initialiser</w:delText>
          </w:r>
          <w:r w:rsidRPr="00E77497" w:rsidDel="001E28FF">
            <w:delText>.</w:delText>
          </w:r>
        </w:del>
      </w:ins>
    </w:p>
    <w:p w:rsidR="00A15A12" w:rsidRPr="00E77497" w:rsidDel="001E1845" w:rsidRDefault="00A15A12" w:rsidP="00B34B48">
      <w:pPr>
        <w:pStyle w:val="Alg3"/>
        <w:numPr>
          <w:ilvl w:val="1"/>
          <w:numId w:val="566"/>
        </w:numPr>
        <w:tabs>
          <w:tab w:val="num" w:pos="360"/>
          <w:tab w:val="num" w:pos="720"/>
        </w:tabs>
        <w:ind w:hanging="1080"/>
        <w:rPr>
          <w:ins w:id="22349" w:author="Rev 3 Allen Wirfs-Brock" w:date="2011-09-22T16:44:00Z"/>
          <w:del w:id="22350" w:author="Rev 10 Allen Wirfs-Brock" w:date="2012-08-07T10:25:00Z"/>
        </w:rPr>
      </w:pPr>
      <w:ins w:id="22351" w:author="Rev 3 Allen Wirfs-Brock" w:date="2011-09-22T16:44:00Z">
        <w:del w:id="22352" w:author="Rev 10 Allen Wirfs-Brock" w:date="2012-08-07T10:25:00Z">
          <w:r w:rsidRPr="00E77497" w:rsidDel="001E1845">
            <w:delText>Else,</w:delText>
          </w:r>
        </w:del>
      </w:ins>
    </w:p>
    <w:p w:rsidR="00A15A12" w:rsidRPr="00E77497" w:rsidDel="001E1845" w:rsidRDefault="00A15A12" w:rsidP="00B34B48">
      <w:pPr>
        <w:pStyle w:val="Alg3"/>
        <w:numPr>
          <w:ilvl w:val="2"/>
          <w:numId w:val="566"/>
        </w:numPr>
        <w:tabs>
          <w:tab w:val="num" w:pos="360"/>
          <w:tab w:val="left" w:pos="990"/>
        </w:tabs>
        <w:ind w:hanging="1350"/>
        <w:rPr>
          <w:ins w:id="22353" w:author="Rev 3 Allen Wirfs-Brock" w:date="2011-09-22T16:44:00Z"/>
          <w:del w:id="22354" w:author="Rev 10 Allen Wirfs-Brock" w:date="2012-08-07T10:25:00Z"/>
        </w:rPr>
      </w:pPr>
      <w:ins w:id="22355" w:author="Rev 3 Allen Wirfs-Brock" w:date="2011-09-22T16:44:00Z">
        <w:del w:id="22356" w:author="Rev 10 Allen Wirfs-Brock" w:date="2012-08-07T10:25:00Z">
          <w:r w:rsidRPr="00E77497" w:rsidDel="001E1845">
            <w:delText xml:space="preserve"> Let</w:delText>
          </w:r>
          <w:r w:rsidRPr="00E77497" w:rsidDel="001E1845">
            <w:rPr>
              <w:i/>
            </w:rPr>
            <w:delText xml:space="preserve"> v</w:delText>
          </w:r>
          <w:r w:rsidRPr="00E77497" w:rsidDel="001E1845">
            <w:delText xml:space="preserve"> be </w:delText>
          </w:r>
          <w:r w:rsidRPr="00E77497" w:rsidDel="001E1845">
            <w:rPr>
              <w:b/>
            </w:rPr>
            <w:delText>undefined</w:delText>
          </w:r>
          <w:r w:rsidRPr="00E77497" w:rsidDel="001E1845">
            <w:delText>.</w:delText>
          </w:r>
        </w:del>
      </w:ins>
    </w:p>
    <w:p w:rsidR="00EB121A" w:rsidRDefault="00725391" w:rsidP="00EB121A">
      <w:pPr>
        <w:pStyle w:val="Alg2"/>
        <w:numPr>
          <w:ilvl w:val="0"/>
          <w:numId w:val="566"/>
        </w:numPr>
        <w:tabs>
          <w:tab w:val="clear" w:pos="720"/>
          <w:tab w:val="num" w:pos="360"/>
        </w:tabs>
        <w:ind w:hanging="720"/>
        <w:contextualSpacing/>
        <w:rPr>
          <w:ins w:id="22357" w:author="Rev 6 Allen Wirfs-Brock" w:date="2012-02-18T11:44:00Z"/>
        </w:rPr>
      </w:pPr>
      <w:ins w:id="22358" w:author="Rev 7 Allen Wirfs-Brock" w:date="2012-04-09T17:15:00Z">
        <w:r>
          <w:t>ReturnIfAbrupt(</w:t>
        </w:r>
        <w:r>
          <w:rPr>
            <w:i/>
          </w:rPr>
          <w:t>v</w:t>
        </w:r>
        <w:r>
          <w:t>).</w:t>
        </w:r>
      </w:ins>
      <w:ins w:id="22359" w:author="Rev 6 Allen Wirfs-Brock" w:date="2012-02-18T11:44:00Z">
        <w:del w:id="22360" w:author="Rev 7 Allen Wirfs-Brock" w:date="2012-04-09T17:15:00Z">
          <w:r w:rsidR="00EB121A" w:rsidDel="00725391">
            <w:delText xml:space="preserve">If </w:delText>
          </w:r>
          <w:r w:rsidR="00EB121A" w:rsidDel="00725391">
            <w:rPr>
              <w:i/>
            </w:rPr>
            <w:delText>v</w:delText>
          </w:r>
          <w:r w:rsidR="00EB121A" w:rsidDel="00725391">
            <w:delText xml:space="preserve"> is an abrupt completion, return </w:delText>
          </w:r>
          <w:r w:rsidR="00EB121A" w:rsidDel="00725391">
            <w:rPr>
              <w:i/>
            </w:rPr>
            <w:delText>v</w:delText>
          </w:r>
          <w:r w:rsidR="00EB121A" w:rsidDel="00725391">
            <w:delText>.</w:delText>
          </w:r>
        </w:del>
      </w:ins>
    </w:p>
    <w:p w:rsidR="000709BD" w:rsidRPr="00E77497" w:rsidRDefault="00481DAC" w:rsidP="00B34B48">
      <w:pPr>
        <w:pStyle w:val="Alg2"/>
        <w:numPr>
          <w:ilvl w:val="0"/>
          <w:numId w:val="566"/>
        </w:numPr>
        <w:tabs>
          <w:tab w:val="clear" w:pos="720"/>
          <w:tab w:val="num" w:pos="360"/>
        </w:tabs>
        <w:spacing w:after="220"/>
        <w:ind w:hanging="720"/>
        <w:rPr>
          <w:ins w:id="22361" w:author="Rev 3 Allen Wirfs-Brock" w:date="2011-09-22T16:13:00Z"/>
        </w:rPr>
      </w:pPr>
      <w:ins w:id="22362" w:author="Rev 6 Allen Wirfs-Brock" w:date="2012-02-18T11:01:00Z">
        <w:r>
          <w:t>Return the result of p</w:t>
        </w:r>
        <w:r w:rsidRPr="004418C4">
          <w:t>erform</w:t>
        </w:r>
        <w:r>
          <w:t>ing</w:t>
        </w:r>
        <w:r w:rsidRPr="004418C4">
          <w:t xml:space="preserve"> </w:t>
        </w:r>
      </w:ins>
      <w:ins w:id="22363" w:author="Rev 4 Allen Wirfs-Brock" w:date="2011-11-06T10:08:00Z">
        <w:del w:id="22364" w:author="Rev 6 Allen Wirfs-Brock" w:date="2012-02-18T11:01:00Z">
          <w:r w:rsidR="004A2653" w:rsidRPr="004418C4" w:rsidDel="00481DAC">
            <w:delText xml:space="preserve">Perform </w:delText>
          </w:r>
        </w:del>
        <w:r w:rsidR="004A2653" w:rsidRPr="004418C4">
          <w:t xml:space="preserve">Binding </w:t>
        </w:r>
        <w:del w:id="22365" w:author="Rev 6 Allen Wirfs-Brock" w:date="2012-02-27T15:45:00Z">
          <w:r w:rsidR="004A2653" w:rsidRPr="004418C4" w:rsidDel="00A113E2">
            <w:delText>Initialization</w:delText>
          </w:r>
        </w:del>
      </w:ins>
      <w:ins w:id="22366" w:author="Rev 6 Allen Wirfs-Brock" w:date="2012-02-27T15:45:00Z">
        <w:r w:rsidR="00A113E2">
          <w:t>Initialisation</w:t>
        </w:r>
      </w:ins>
      <w:ins w:id="22367" w:author="Rev 4 Allen Wirfs-Brock" w:date="2011-11-06T10:08:00Z">
        <w:r w:rsidR="004A2653" w:rsidRPr="004418C4">
          <w:t xml:space="preserve"> for </w:t>
        </w:r>
      </w:ins>
      <w:ins w:id="22368" w:author="Rev 3 Allen Wirfs-Brock" w:date="2011-09-22T16:41:00Z">
        <w:del w:id="22369"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22370" w:author="Rev 4 Allen Wirfs-Brock" w:date="2011-11-06T10:10:00Z">
        <w:r w:rsidR="004A2653">
          <w:rPr>
            <w:i/>
          </w:rPr>
          <w:t>v</w:t>
        </w:r>
      </w:ins>
      <w:ins w:id="22371" w:author="Rev 4 Allen Wirfs-Brock" w:date="2011-11-06T10:09:00Z">
        <w:r w:rsidR="004A2653" w:rsidRPr="004418C4">
          <w:t xml:space="preserve"> </w:t>
        </w:r>
      </w:ins>
      <w:ins w:id="22372" w:author="Rev 3 Allen Wirfs-Brock" w:date="2011-09-22T16:41:00Z">
        <w:del w:id="22373"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22374" w:author="Rev 4 Allen Wirfs-Brock" w:date="2011-11-06T10:08:00Z">
        <w:r w:rsidR="004A2653">
          <w:rPr>
            <w:i/>
          </w:rPr>
          <w:t xml:space="preserve">environment </w:t>
        </w:r>
      </w:ins>
      <w:ins w:id="22375" w:author="Rev 3 Allen Wirfs-Brock" w:date="2011-09-22T16:41:00Z">
        <w:del w:id="22376"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rsidR="00675B74" w:rsidRPr="004418C4" w:rsidRDefault="00675B74" w:rsidP="00675B74">
      <w:pPr>
        <w:contextualSpacing/>
        <w:rPr>
          <w:ins w:id="22377" w:author="Rev 4 Allen Wirfs-Brock" w:date="2011-11-04T19:00:00Z"/>
        </w:rPr>
      </w:pPr>
      <w:ins w:id="22378"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rsidR="00675B74" w:rsidRPr="004418C4" w:rsidRDefault="00675B74" w:rsidP="00B34B48">
      <w:pPr>
        <w:pStyle w:val="Alg3"/>
        <w:numPr>
          <w:ilvl w:val="0"/>
          <w:numId w:val="556"/>
        </w:numPr>
        <w:rPr>
          <w:ins w:id="22379" w:author="Rev 4 Allen Wirfs-Brock" w:date="2011-11-04T19:00:00Z"/>
        </w:rPr>
      </w:pPr>
      <w:ins w:id="22380" w:author="Rev 4 Allen Wirfs-Brock" w:date="2011-11-04T19:00:00Z">
        <w:r w:rsidRPr="004418C4">
          <w:t xml:space="preserve">Let </w:t>
        </w:r>
        <w:r w:rsidRPr="004418C4">
          <w:rPr>
            <w:i/>
          </w:rPr>
          <w:t>A</w:t>
        </w:r>
        <w:r w:rsidRPr="004418C4">
          <w:t xml:space="preserve"> be </w:t>
        </w:r>
      </w:ins>
      <w:ins w:id="22381" w:author="Rev 7 Allen Wirfs-Brock" w:date="2012-04-11T16:18:00Z">
        <w:r w:rsidR="00F44A1F">
          <w:t>the result of the abstract</w:t>
        </w:r>
        <w:del w:id="22382" w:author="Rev 8 Allen Wirfs-Brock" w:date="2012-06-14T14:38:00Z">
          <w:r w:rsidR="00F44A1F" w:rsidDel="00D4543D">
            <w:delText>ion</w:delText>
          </w:r>
        </w:del>
        <w:r w:rsidR="00F44A1F">
          <w:t xml:space="preserve"> operation ArrayCreate (15.4) with argument 0</w:t>
        </w:r>
      </w:ins>
      <w:ins w:id="22383" w:author="Rev 4 Allen Wirfs-Brock" w:date="2011-11-04T19:00:00Z">
        <w:del w:id="22384"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rsidR="002A015C" w:rsidRPr="00E77497" w:rsidRDefault="002A015C" w:rsidP="002A015C">
      <w:pPr>
        <w:pStyle w:val="Alg3"/>
        <w:numPr>
          <w:ilvl w:val="0"/>
          <w:numId w:val="556"/>
        </w:numPr>
        <w:rPr>
          <w:ins w:id="22385" w:author="Rev 5 Allen Wirfs-Brock" w:date="2012-01-04T12:02:00Z"/>
        </w:rPr>
      </w:pPr>
      <w:ins w:id="22386" w:author="Rev 5 Allen Wirfs-Brock" w:date="2012-01-04T12:02:00Z">
        <w:r w:rsidRPr="00E77497">
          <w:t xml:space="preserve">Let </w:t>
        </w:r>
        <w:r w:rsidRPr="00E77497">
          <w:rPr>
            <w:i/>
          </w:rPr>
          <w:t>lenVal</w:t>
        </w:r>
        <w:r w:rsidRPr="00E77497">
          <w:t xml:space="preserve"> be the result of calling the [[Get]] internal method of </w:t>
        </w:r>
      </w:ins>
      <w:ins w:id="22387" w:author="Rev 5 Allen Wirfs-Brock" w:date="2012-01-04T12:03:00Z">
        <w:r w:rsidR="000D108B">
          <w:rPr>
            <w:i/>
          </w:rPr>
          <w:t>array</w:t>
        </w:r>
      </w:ins>
      <w:ins w:id="22388"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rsidR="002A015C" w:rsidRPr="00E77497" w:rsidRDefault="002A015C" w:rsidP="002A015C">
      <w:pPr>
        <w:pStyle w:val="Alg3"/>
        <w:numPr>
          <w:ilvl w:val="0"/>
          <w:numId w:val="556"/>
        </w:numPr>
        <w:rPr>
          <w:ins w:id="22389" w:author="Rev 5 Allen Wirfs-Brock" w:date="2012-01-04T12:02:00Z"/>
        </w:rPr>
      </w:pPr>
      <w:ins w:id="22390" w:author="Rev 5 Allen Wirfs-Brock" w:date="2012-01-04T12:02:00Z">
        <w:r w:rsidRPr="00E77497">
          <w:t xml:space="preserve">Let </w:t>
        </w:r>
      </w:ins>
      <w:ins w:id="22391" w:author="Rev 5 Allen Wirfs-Brock" w:date="2012-01-04T12:03:00Z">
        <w:r w:rsidR="000D108B">
          <w:rPr>
            <w:i/>
          </w:rPr>
          <w:t>arrayLength</w:t>
        </w:r>
      </w:ins>
      <w:ins w:id="22392" w:author="Rev 5 Allen Wirfs-Brock" w:date="2012-01-04T12:02:00Z">
        <w:r w:rsidRPr="00E77497">
          <w:t xml:space="preserve"> be ToUint32(</w:t>
        </w:r>
        <w:r w:rsidRPr="00E77497">
          <w:rPr>
            <w:i/>
          </w:rPr>
          <w:t>lenVal</w:t>
        </w:r>
        <w:r w:rsidRPr="00E77497">
          <w:t>).</w:t>
        </w:r>
      </w:ins>
    </w:p>
    <w:p w:rsidR="00A37763" w:rsidRDefault="00725391" w:rsidP="00EB121A">
      <w:pPr>
        <w:pStyle w:val="Alg2"/>
        <w:numPr>
          <w:ilvl w:val="0"/>
          <w:numId w:val="556"/>
        </w:numPr>
        <w:contextualSpacing/>
        <w:rPr>
          <w:ins w:id="22393" w:author="Rev 6 Allen Wirfs-Brock" w:date="2012-02-18T11:27:00Z"/>
        </w:rPr>
      </w:pPr>
      <w:ins w:id="22394" w:author="Rev 7 Allen Wirfs-Brock" w:date="2012-04-09T17:16:00Z">
        <w:r>
          <w:t>ReturnIfAbrupt(</w:t>
        </w:r>
        <w:r>
          <w:rPr>
            <w:i/>
          </w:rPr>
          <w:t>arrayLength</w:t>
        </w:r>
        <w:r>
          <w:t>).</w:t>
        </w:r>
      </w:ins>
      <w:ins w:id="22395" w:author="Rev 6 Allen Wirfs-Brock" w:date="2012-02-18T11:27:00Z">
        <w:del w:id="22396" w:author="Rev 7 Allen Wirfs-Brock" w:date="2012-04-09T17:16:00Z">
          <w:r w:rsidR="00A37763" w:rsidDel="00725391">
            <w:delText xml:space="preserve">If </w:delText>
          </w:r>
        </w:del>
      </w:ins>
      <w:ins w:id="22397" w:author="Rev 6 Allen Wirfs-Brock" w:date="2012-02-18T11:28:00Z">
        <w:del w:id="22398" w:author="Rev 7 Allen Wirfs-Brock" w:date="2012-04-09T17:16:00Z">
          <w:r w:rsidR="00A37763" w:rsidDel="00725391">
            <w:rPr>
              <w:i/>
            </w:rPr>
            <w:delText>arrayLength</w:delText>
          </w:r>
        </w:del>
      </w:ins>
      <w:ins w:id="22399" w:author="Rev 6 Allen Wirfs-Brock" w:date="2012-02-18T11:27:00Z">
        <w:del w:id="22400" w:author="Rev 7 Allen Wirfs-Brock" w:date="2012-04-09T17:16:00Z">
          <w:r w:rsidR="00A37763" w:rsidDel="00725391">
            <w:delText xml:space="preserve"> is an abrupt completion, return </w:delText>
          </w:r>
        </w:del>
      </w:ins>
      <w:ins w:id="22401" w:author="Rev 6 Allen Wirfs-Brock" w:date="2012-02-18T11:28:00Z">
        <w:del w:id="22402" w:author="Rev 7 Allen Wirfs-Brock" w:date="2012-04-09T17:16:00Z">
          <w:r w:rsidR="00A37763" w:rsidDel="00725391">
            <w:rPr>
              <w:i/>
            </w:rPr>
            <w:delText>arrayLength</w:delText>
          </w:r>
        </w:del>
      </w:ins>
      <w:ins w:id="22403" w:author="Rev 6 Allen Wirfs-Brock" w:date="2012-02-18T11:27:00Z">
        <w:del w:id="22404" w:author="Rev 7 Allen Wirfs-Brock" w:date="2012-04-09T17:16:00Z">
          <w:r w:rsidR="00A37763" w:rsidDel="00725391">
            <w:delText>.</w:delText>
          </w:r>
        </w:del>
      </w:ins>
    </w:p>
    <w:p w:rsidR="00675B74" w:rsidRPr="004418C4" w:rsidRDefault="00675B74" w:rsidP="00B34B48">
      <w:pPr>
        <w:pStyle w:val="Alg3"/>
        <w:numPr>
          <w:ilvl w:val="0"/>
          <w:numId w:val="556"/>
        </w:numPr>
        <w:rPr>
          <w:ins w:id="22405" w:author="Rev 4 Allen Wirfs-Brock" w:date="2011-11-04T19:00:00Z"/>
        </w:rPr>
      </w:pPr>
      <w:ins w:id="22406" w:author="Rev 4 Allen Wirfs-Brock" w:date="2011-11-04T19:00:00Z">
        <w:r w:rsidRPr="004418C4">
          <w:t xml:space="preserve">Let </w:t>
        </w:r>
        <w:r w:rsidRPr="004418C4">
          <w:rPr>
            <w:i/>
          </w:rPr>
          <w:t>n</w:t>
        </w:r>
        <w:r w:rsidRPr="004418C4">
          <w:t>=0</w:t>
        </w:r>
      </w:ins>
      <w:ins w:id="22407" w:author="Rev 4 Allen Wirfs-Brock" w:date="2011-11-05T10:52:00Z">
        <w:r w:rsidR="00DD66FD">
          <w:t>.</w:t>
        </w:r>
      </w:ins>
    </w:p>
    <w:p w:rsidR="00DD66FD" w:rsidRDefault="00DD66FD" w:rsidP="00B34B48">
      <w:pPr>
        <w:pStyle w:val="Alg3"/>
        <w:numPr>
          <w:ilvl w:val="0"/>
          <w:numId w:val="556"/>
        </w:numPr>
        <w:rPr>
          <w:ins w:id="22408" w:author="Rev 4 Allen Wirfs-Brock" w:date="2011-11-05T10:52:00Z"/>
        </w:rPr>
      </w:pPr>
      <w:ins w:id="22409" w:author="Rev 4 Allen Wirfs-Brock" w:date="2011-11-05T10:52:00Z">
        <w:r>
          <w:t xml:space="preserve">Let </w:t>
        </w:r>
        <w:r w:rsidRPr="00C7794D">
          <w:rPr>
            <w:i/>
          </w:rPr>
          <w:t>index</w:t>
        </w:r>
        <w:r>
          <w:t xml:space="preserve"> = </w:t>
        </w:r>
        <w:r w:rsidRPr="00C7794D">
          <w:rPr>
            <w:i/>
          </w:rPr>
          <w:t>nextIndex</w:t>
        </w:r>
        <w:r>
          <w:t>.</w:t>
        </w:r>
      </w:ins>
    </w:p>
    <w:p w:rsidR="00675B74" w:rsidRPr="004418C4" w:rsidRDefault="00675B74" w:rsidP="00B34B48">
      <w:pPr>
        <w:pStyle w:val="Alg3"/>
        <w:numPr>
          <w:ilvl w:val="0"/>
          <w:numId w:val="556"/>
        </w:numPr>
        <w:rPr>
          <w:ins w:id="22410" w:author="Rev 4 Allen Wirfs-Brock" w:date="2011-11-04T19:00:00Z"/>
        </w:rPr>
      </w:pPr>
      <w:ins w:id="22411" w:author="Rev 4 Allen Wirfs-Brock" w:date="2011-11-04T19:00:00Z">
        <w:r w:rsidRPr="004418C4">
          <w:t xml:space="preserve">Repeat, while </w:t>
        </w:r>
        <w:r w:rsidRPr="004418C4">
          <w:rPr>
            <w:i/>
          </w:rPr>
          <w:t>index</w:t>
        </w:r>
        <w:r w:rsidRPr="004418C4">
          <w:t xml:space="preserve"> &lt; </w:t>
        </w:r>
      </w:ins>
      <w:ins w:id="22412" w:author="Rev 4 Allen Wirfs-Brock" w:date="2011-11-05T10:34:00Z">
        <w:r w:rsidR="006A7D66">
          <w:rPr>
            <w:i/>
          </w:rPr>
          <w:t>arrayLength</w:t>
        </w:r>
      </w:ins>
    </w:p>
    <w:p w:rsidR="00675B74" w:rsidRPr="004418C4" w:rsidRDefault="00675B74" w:rsidP="00B34B48">
      <w:pPr>
        <w:pStyle w:val="Alg3"/>
        <w:numPr>
          <w:ilvl w:val="1"/>
          <w:numId w:val="556"/>
        </w:numPr>
        <w:tabs>
          <w:tab w:val="clear" w:pos="1080"/>
          <w:tab w:val="num" w:pos="720"/>
        </w:tabs>
        <w:ind w:left="720"/>
        <w:rPr>
          <w:ins w:id="22413" w:author="Rev 4 Allen Wirfs-Brock" w:date="2011-11-04T19:00:00Z"/>
        </w:rPr>
      </w:pPr>
      <w:ins w:id="22414"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rsidR="00675B74" w:rsidRPr="004418C4" w:rsidRDefault="00675B74" w:rsidP="00B34B48">
      <w:pPr>
        <w:pStyle w:val="Alg3"/>
        <w:numPr>
          <w:ilvl w:val="1"/>
          <w:numId w:val="556"/>
        </w:numPr>
        <w:tabs>
          <w:tab w:val="clear" w:pos="1080"/>
          <w:tab w:val="num" w:pos="720"/>
        </w:tabs>
        <w:ind w:left="720"/>
        <w:rPr>
          <w:ins w:id="22415" w:author="Rev 4 Allen Wirfs-Brock" w:date="2011-11-04T19:00:00Z"/>
        </w:rPr>
      </w:pPr>
      <w:ins w:id="22416" w:author="Rev 4 Allen Wirfs-Brock" w:date="2011-11-04T19:00:00Z">
        <w:r w:rsidRPr="004418C4">
          <w:t xml:space="preserve">Let </w:t>
        </w:r>
        <w:r w:rsidRPr="004418C4">
          <w:rPr>
            <w:i/>
          </w:rPr>
          <w:t>exists</w:t>
        </w:r>
        <w:r w:rsidRPr="004418C4">
          <w:t xml:space="preserve"> be the result of calling the [[HasProperty]] internal method of </w:t>
        </w:r>
      </w:ins>
      <w:ins w:id="22417" w:author="Rev 4 Allen Wirfs-Brock" w:date="2011-11-05T10:34:00Z">
        <w:r w:rsidR="006A7D66">
          <w:rPr>
            <w:i/>
          </w:rPr>
          <w:t>array</w:t>
        </w:r>
      </w:ins>
      <w:ins w:id="22418" w:author="Rev 4 Allen Wirfs-Brock" w:date="2011-11-04T19:00:00Z">
        <w:r w:rsidRPr="004418C4">
          <w:t xml:space="preserve"> with argument </w:t>
        </w:r>
        <w:r w:rsidRPr="004418C4">
          <w:rPr>
            <w:i/>
          </w:rPr>
          <w:t>P</w:t>
        </w:r>
        <w:r w:rsidRPr="004418C4">
          <w:t>.</w:t>
        </w:r>
      </w:ins>
    </w:p>
    <w:p w:rsidR="00675B74" w:rsidRPr="004418C4" w:rsidRDefault="00675B74" w:rsidP="00B34B48">
      <w:pPr>
        <w:pStyle w:val="Alg3"/>
        <w:numPr>
          <w:ilvl w:val="1"/>
          <w:numId w:val="556"/>
        </w:numPr>
        <w:tabs>
          <w:tab w:val="clear" w:pos="1080"/>
          <w:tab w:val="num" w:pos="720"/>
        </w:tabs>
        <w:ind w:left="720"/>
        <w:rPr>
          <w:ins w:id="22419" w:author="Rev 4 Allen Wirfs-Brock" w:date="2011-11-04T19:00:00Z"/>
        </w:rPr>
      </w:pPr>
      <w:ins w:id="22420"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rsidR="00675B74" w:rsidRPr="004418C4" w:rsidRDefault="00675B74" w:rsidP="00B34B48">
      <w:pPr>
        <w:pStyle w:val="Alg3"/>
        <w:numPr>
          <w:ilvl w:val="2"/>
          <w:numId w:val="556"/>
        </w:numPr>
        <w:tabs>
          <w:tab w:val="clear" w:pos="1800"/>
          <w:tab w:val="num" w:pos="990"/>
        </w:tabs>
        <w:ind w:left="990" w:hanging="180"/>
        <w:rPr>
          <w:ins w:id="22421" w:author="Rev 4 Allen Wirfs-Brock" w:date="2011-11-04T19:00:00Z"/>
        </w:rPr>
      </w:pPr>
      <w:ins w:id="22422" w:author="Rev 4 Allen Wirfs-Brock" w:date="2011-11-04T19:00:00Z">
        <w:r w:rsidRPr="004418C4">
          <w:t xml:space="preserve">Let </w:t>
        </w:r>
        <w:r w:rsidRPr="004418C4">
          <w:rPr>
            <w:i/>
          </w:rPr>
          <w:t>v</w:t>
        </w:r>
        <w:r w:rsidRPr="004418C4">
          <w:t xml:space="preserve"> be the result of calling the [[Get]] internal method of </w:t>
        </w:r>
      </w:ins>
      <w:ins w:id="22423" w:author="Rev 4 Allen Wirfs-Brock" w:date="2011-11-05T10:35:00Z">
        <w:r w:rsidR="006A7D66">
          <w:rPr>
            <w:i/>
          </w:rPr>
          <w:t>array</w:t>
        </w:r>
      </w:ins>
      <w:ins w:id="22424" w:author="Rev 4 Allen Wirfs-Brock" w:date="2011-11-04T19:00:00Z">
        <w:r w:rsidRPr="004418C4">
          <w:t xml:space="preserve"> passing </w:t>
        </w:r>
        <w:r w:rsidRPr="004418C4">
          <w:rPr>
            <w:i/>
          </w:rPr>
          <w:t xml:space="preserve">P </w:t>
        </w:r>
        <w:r w:rsidRPr="004418C4">
          <w:t>as the argument.</w:t>
        </w:r>
      </w:ins>
    </w:p>
    <w:p w:rsidR="00A37763" w:rsidRDefault="00A37763" w:rsidP="00EB121A">
      <w:pPr>
        <w:pStyle w:val="Alg2"/>
        <w:numPr>
          <w:ilvl w:val="2"/>
          <w:numId w:val="556"/>
        </w:numPr>
        <w:tabs>
          <w:tab w:val="clear" w:pos="1800"/>
          <w:tab w:val="num" w:pos="990"/>
        </w:tabs>
        <w:ind w:hanging="990"/>
        <w:contextualSpacing/>
        <w:rPr>
          <w:ins w:id="22425" w:author="Rev 6 Allen Wirfs-Brock" w:date="2012-02-18T11:30:00Z"/>
        </w:rPr>
      </w:pPr>
      <w:ins w:id="22426" w:author="Rev 6 Allen Wirfs-Brock" w:date="2012-02-18T11:30:00Z">
        <w:del w:id="22427" w:author="Rev 7 Allen Wirfs-Brock" w:date="2012-04-09T16:40:00Z">
          <w:r w:rsidDel="00992271">
            <w:delText xml:space="preserve">If </w:delText>
          </w:r>
          <w:r w:rsidDel="00992271">
            <w:rPr>
              <w:i/>
            </w:rPr>
            <w:delText>v</w:delText>
          </w:r>
          <w:r w:rsidDel="00992271">
            <w:delText xml:space="preserve"> is an abrupt completion, return </w:delText>
          </w:r>
        </w:del>
      </w:ins>
      <w:ins w:id="22428" w:author="Rev 6 Allen Wirfs-Brock" w:date="2012-02-18T11:31:00Z">
        <w:del w:id="22429" w:author="Rev 7 Allen Wirfs-Brock" w:date="2012-04-09T16:40:00Z">
          <w:r w:rsidDel="00992271">
            <w:rPr>
              <w:i/>
            </w:rPr>
            <w:delText>v</w:delText>
          </w:r>
        </w:del>
      </w:ins>
      <w:ins w:id="22430" w:author="Rev 7 Allen Wirfs-Brock" w:date="2012-04-09T16:40:00Z">
        <w:r w:rsidR="00992271">
          <w:t>ReturnIfAbrupt(</w:t>
        </w:r>
        <w:r w:rsidR="00992271" w:rsidRPr="00D5580A">
          <w:rPr>
            <w:i/>
          </w:rPr>
          <w:t>v</w:t>
        </w:r>
        <w:r w:rsidR="00992271">
          <w:t>)</w:t>
        </w:r>
      </w:ins>
      <w:ins w:id="22431" w:author="Rev 6 Allen Wirfs-Brock" w:date="2012-02-18T11:30:00Z">
        <w:r>
          <w:t>.</w:t>
        </w:r>
      </w:ins>
    </w:p>
    <w:p w:rsidR="00675B74" w:rsidRPr="004418C4" w:rsidRDefault="00675B74" w:rsidP="00B34B48">
      <w:pPr>
        <w:pStyle w:val="Alg3"/>
        <w:numPr>
          <w:ilvl w:val="2"/>
          <w:numId w:val="556"/>
        </w:numPr>
        <w:tabs>
          <w:tab w:val="clear" w:pos="1800"/>
          <w:tab w:val="num" w:pos="990"/>
        </w:tabs>
        <w:ind w:left="990" w:hanging="180"/>
        <w:rPr>
          <w:ins w:id="22432" w:author="Rev 4 Allen Wirfs-Brock" w:date="2011-11-04T19:00:00Z"/>
        </w:rPr>
      </w:pPr>
      <w:ins w:id="22433"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2434" w:author="Rev 6 Allen Wirfs-Brock" w:date="2012-02-18T11:31:00Z">
        <w:del w:id="22435" w:author="Rev 7 Allen Wirfs-Brock" w:date="2012-04-09T16:41:00Z">
          <w:r w:rsidR="00A37763" w:rsidDel="00992271">
            <w:delText>.[[value]]</w:delText>
          </w:r>
        </w:del>
      </w:ins>
      <w:ins w:id="22436"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rsidR="00675B74" w:rsidRPr="004418C4" w:rsidRDefault="00675B74" w:rsidP="00B34B48">
      <w:pPr>
        <w:pStyle w:val="Alg3"/>
        <w:numPr>
          <w:ilvl w:val="1"/>
          <w:numId w:val="556"/>
        </w:numPr>
        <w:tabs>
          <w:tab w:val="clear" w:pos="1080"/>
          <w:tab w:val="num" w:pos="720"/>
        </w:tabs>
        <w:ind w:hanging="720"/>
        <w:rPr>
          <w:ins w:id="22437" w:author="Rev 4 Allen Wirfs-Brock" w:date="2011-11-04T19:00:00Z"/>
        </w:rPr>
      </w:pPr>
      <w:ins w:id="22438" w:author="Rev 4 Allen Wirfs-Brock" w:date="2011-11-04T19:00:00Z">
        <w:r w:rsidRPr="004418C4">
          <w:t xml:space="preserve">Let </w:t>
        </w:r>
        <w:r w:rsidRPr="004418C4">
          <w:rPr>
            <w:i/>
          </w:rPr>
          <w:t>n</w:t>
        </w:r>
        <w:r w:rsidRPr="004418C4">
          <w:t xml:space="preserve"> = </w:t>
        </w:r>
        <w:r w:rsidRPr="004418C4">
          <w:rPr>
            <w:i/>
          </w:rPr>
          <w:t>n</w:t>
        </w:r>
        <w:r w:rsidRPr="004418C4">
          <w:t>+1.</w:t>
        </w:r>
      </w:ins>
    </w:p>
    <w:p w:rsidR="00675B74" w:rsidRPr="004418C4" w:rsidRDefault="00675B74" w:rsidP="00B34B48">
      <w:pPr>
        <w:pStyle w:val="Alg3"/>
        <w:numPr>
          <w:ilvl w:val="1"/>
          <w:numId w:val="556"/>
        </w:numPr>
        <w:tabs>
          <w:tab w:val="clear" w:pos="1080"/>
          <w:tab w:val="num" w:pos="720"/>
        </w:tabs>
        <w:ind w:hanging="720"/>
        <w:rPr>
          <w:ins w:id="22439" w:author="Rev 4 Allen Wirfs-Brock" w:date="2011-11-04T19:00:00Z"/>
        </w:rPr>
      </w:pPr>
      <w:ins w:id="22440"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rsidR="00675B74" w:rsidRPr="004418C4" w:rsidRDefault="00481DAC" w:rsidP="00B34B48">
      <w:pPr>
        <w:pStyle w:val="Alg3"/>
        <w:numPr>
          <w:ilvl w:val="0"/>
          <w:numId w:val="556"/>
        </w:numPr>
        <w:spacing w:after="240"/>
        <w:rPr>
          <w:ins w:id="22441" w:author="Rev 4 Allen Wirfs-Brock" w:date="2011-11-04T19:00:00Z"/>
        </w:rPr>
      </w:pPr>
      <w:ins w:id="22442" w:author="Rev 6 Allen Wirfs-Brock" w:date="2012-02-18T11:01:00Z">
        <w:r>
          <w:t>Return the result of p</w:t>
        </w:r>
        <w:r w:rsidRPr="004418C4">
          <w:t>erform</w:t>
        </w:r>
        <w:r>
          <w:t>ing</w:t>
        </w:r>
        <w:r w:rsidRPr="004418C4">
          <w:t xml:space="preserve"> </w:t>
        </w:r>
      </w:ins>
      <w:ins w:id="22443" w:author="Rev 4 Allen Wirfs-Brock" w:date="2011-11-04T19:00:00Z">
        <w:del w:id="22444" w:author="Rev 6 Allen Wirfs-Brock" w:date="2012-02-18T11:01:00Z">
          <w:r w:rsidR="00675B74" w:rsidRPr="004418C4" w:rsidDel="00481DAC">
            <w:delText xml:space="preserve">Perform </w:delText>
          </w:r>
        </w:del>
        <w:r w:rsidR="00675B74" w:rsidRPr="004418C4">
          <w:t xml:space="preserve">Binding </w:t>
        </w:r>
        <w:del w:id="22445" w:author="Rev 6 Allen Wirfs-Brock" w:date="2012-02-27T15:45:00Z">
          <w:r w:rsidR="00675B74" w:rsidRPr="004418C4" w:rsidDel="00A113E2">
            <w:delText>Initialization</w:delText>
          </w:r>
        </w:del>
      </w:ins>
      <w:ins w:id="22446" w:author="Rev 6 Allen Wirfs-Brock" w:date="2012-02-27T15:45:00Z">
        <w:r w:rsidR="00A113E2">
          <w:t>Initialisation</w:t>
        </w:r>
      </w:ins>
      <w:ins w:id="22447" w:author="Rev 4 Allen Wirfs-Brock" w:date="2011-11-04T19:00:00Z">
        <w:r w:rsidR="00675B74" w:rsidRPr="004418C4">
          <w:t xml:space="preserve"> for </w:t>
        </w:r>
        <w:r w:rsidR="00675B74" w:rsidRPr="004418C4">
          <w:rPr>
            <w:i/>
          </w:rPr>
          <w:t>BindingIdentif</w:t>
        </w:r>
      </w:ins>
      <w:ins w:id="22448" w:author="Rev 7 Allen Wirfs-Brock" w:date="2012-04-12T14:34:00Z">
        <w:r w:rsidR="00B048D2">
          <w:rPr>
            <w:i/>
          </w:rPr>
          <w:t>i</w:t>
        </w:r>
      </w:ins>
      <w:ins w:id="22449" w:author="Rev 4 Allen Wirfs-Brock" w:date="2011-11-04T19:00:00Z">
        <w:r w:rsidR="00675B74" w:rsidRPr="004418C4">
          <w:rPr>
            <w:i/>
          </w:rPr>
          <w:t>er</w:t>
        </w:r>
        <w:r w:rsidR="00675B74" w:rsidRPr="004418C4">
          <w:t xml:space="preserve"> using </w:t>
        </w:r>
        <w:del w:id="22450" w:author="Rev 7 Allen Wirfs-Brock" w:date="2012-04-12T14:40:00Z">
          <w:r w:rsidR="00675B74" w:rsidDel="00B048D2">
            <w:rPr>
              <w:i/>
            </w:rPr>
            <w:delText>array</w:delText>
          </w:r>
        </w:del>
      </w:ins>
      <w:ins w:id="22451" w:author="Rev 7 Allen Wirfs-Brock" w:date="2012-04-12T14:40:00Z">
        <w:r w:rsidR="00B048D2">
          <w:rPr>
            <w:i/>
          </w:rPr>
          <w:t>A</w:t>
        </w:r>
      </w:ins>
      <w:ins w:id="22452" w:author="Rev 4 Allen Wirfs-Brock" w:date="2011-11-04T19:00:00Z">
        <w:r w:rsidR="00675B74" w:rsidRPr="004418C4">
          <w:t xml:space="preserve"> and </w:t>
        </w:r>
        <w:r w:rsidR="00675B74">
          <w:rPr>
            <w:i/>
          </w:rPr>
          <w:t xml:space="preserve">environment </w:t>
        </w:r>
        <w:r w:rsidR="00675B74">
          <w:t>as arguments</w:t>
        </w:r>
        <w:r w:rsidR="00675B74" w:rsidRPr="004418C4">
          <w:t>.</w:t>
        </w:r>
      </w:ins>
    </w:p>
    <w:p w:rsidR="00675B74" w:rsidRDefault="00675B74" w:rsidP="00675B74">
      <w:pPr>
        <w:keepNext/>
        <w:rPr>
          <w:ins w:id="22453" w:author="Rev 4 Allen Wirfs-Brock" w:date="2011-11-04T18:59:00Z"/>
          <w:rFonts w:ascii="Helvetica" w:hAnsi="Helvetica"/>
          <w:b/>
          <w:spacing w:val="6"/>
        </w:rPr>
      </w:pPr>
      <w:ins w:id="22454"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22455" w:author="Rev 6 Allen Wirfs-Brock" w:date="2012-02-27T15:45:00Z">
          <w:r w:rsidRPr="004418C4" w:rsidDel="00A113E2">
            <w:rPr>
              <w:rFonts w:ascii="Helvetica" w:hAnsi="Helvetica"/>
              <w:b/>
              <w:spacing w:val="6"/>
            </w:rPr>
            <w:delText>Initialization</w:delText>
          </w:r>
        </w:del>
      </w:ins>
      <w:ins w:id="22456" w:author="Rev 6 Allen Wirfs-Brock" w:date="2012-02-27T15:45:00Z">
        <w:r w:rsidR="00A113E2">
          <w:rPr>
            <w:rFonts w:ascii="Helvetica" w:hAnsi="Helvetica"/>
            <w:b/>
            <w:spacing w:val="6"/>
          </w:rPr>
          <w:t>Initialisation</w:t>
        </w:r>
      </w:ins>
    </w:p>
    <w:p w:rsidR="00675B74" w:rsidRPr="004418C4" w:rsidRDefault="00675B74" w:rsidP="00675B74">
      <w:pPr>
        <w:ind w:left="360"/>
        <w:rPr>
          <w:ins w:id="22457" w:author="Rev 4 Allen Wirfs-Brock" w:date="2011-11-04T18:59:00Z"/>
        </w:rPr>
      </w:pPr>
      <w:ins w:id="22458"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rsidR="00675B74" w:rsidRPr="008E00F6" w:rsidRDefault="00675B74" w:rsidP="00675B74">
      <w:pPr>
        <w:rPr>
          <w:ins w:id="22459" w:author="Rev 4 Allen Wirfs-Brock" w:date="2011-11-04T18:59:00Z"/>
          <w:sz w:val="18"/>
        </w:rPr>
      </w:pPr>
      <w:ins w:id="22460"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2461" w:author="Rev 6 Allen Wirfs-Brock" w:date="2012-02-27T15:48:00Z">
          <w:r w:rsidRPr="008E00F6" w:rsidDel="00A113E2">
            <w:rPr>
              <w:sz w:val="18"/>
            </w:rPr>
            <w:delText>initialization</w:delText>
          </w:r>
        </w:del>
      </w:ins>
      <w:ins w:id="22462" w:author="Rev 6 Allen Wirfs-Brock" w:date="2012-02-27T15:48:00Z">
        <w:r w:rsidR="00A113E2">
          <w:rPr>
            <w:sz w:val="18"/>
          </w:rPr>
          <w:t>initialisation</w:t>
        </w:r>
      </w:ins>
      <w:ins w:id="22463" w:author="Rev 4 Allen Wirfs-Brock" w:date="2011-11-04T18:59:00Z">
        <w:r w:rsidRPr="008E00F6">
          <w:rPr>
            <w:sz w:val="18"/>
          </w:rPr>
          <w:t xml:space="preserve"> value.  This is the </w:t>
        </w:r>
        <w:del w:id="22464"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rsidR="001C1CAB" w:rsidRPr="00E77497" w:rsidDel="00F07F43" w:rsidRDefault="001C1CAB" w:rsidP="001C1CAB">
      <w:pPr>
        <w:contextualSpacing/>
        <w:rPr>
          <w:ins w:id="22465" w:author="Rev 5 Allen Wirfs-Brock" w:date="2011-11-07T16:55:00Z"/>
          <w:del w:id="22466" w:author="Rev 8 Allen Wirfs-Brock" w:date="2012-06-01T08:57:00Z"/>
        </w:rPr>
      </w:pPr>
      <w:ins w:id="22467" w:author="Rev 5 Allen Wirfs-Brock" w:date="2011-11-07T16:55:00Z">
        <w:del w:id="22468" w:author="Rev 8 Allen Wirfs-Brock" w:date="2012-06-01T08:57:00Z">
          <w:r w:rsidRPr="00E77497" w:rsidDel="00F07F43">
            <w:rPr>
              <w:rStyle w:val="bnf"/>
            </w:rPr>
            <w:delText>BindingElement</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delText xml:space="preserve"> </w:delText>
          </w:r>
        </w:del>
      </w:ins>
    </w:p>
    <w:p w:rsidR="001C1CAB" w:rsidRPr="00E77497" w:rsidDel="00F07F43" w:rsidRDefault="00481DAC" w:rsidP="00B34B48">
      <w:pPr>
        <w:pStyle w:val="Alg3"/>
        <w:numPr>
          <w:ilvl w:val="0"/>
          <w:numId w:val="623"/>
        </w:numPr>
        <w:spacing w:after="220"/>
        <w:rPr>
          <w:ins w:id="22469" w:author="Rev 5 Allen Wirfs-Brock" w:date="2011-11-07T16:55:00Z"/>
          <w:del w:id="22470" w:author="Rev 8 Allen Wirfs-Brock" w:date="2012-06-01T08:57:00Z"/>
        </w:rPr>
      </w:pPr>
      <w:ins w:id="22471" w:author="Rev 6 Allen Wirfs-Brock" w:date="2012-02-18T11:01:00Z">
        <w:del w:id="22472" w:author="Rev 8 Allen Wirfs-Brock" w:date="2012-06-01T08:57:00Z">
          <w:r w:rsidDel="00F07F43">
            <w:delText>Return the result of p</w:delText>
          </w:r>
          <w:r w:rsidRPr="004418C4" w:rsidDel="00F07F43">
            <w:delText>erform</w:delText>
          </w:r>
          <w:r w:rsidDel="00F07F43">
            <w:delText>ing</w:delText>
          </w:r>
          <w:r w:rsidRPr="004418C4" w:rsidDel="00F07F43">
            <w:delText xml:space="preserve"> </w:delText>
          </w:r>
        </w:del>
      </w:ins>
      <w:ins w:id="22473" w:author="Rev 5 Allen Wirfs-Brock" w:date="2011-11-07T16:55:00Z">
        <w:del w:id="22474" w:author="Rev 8 Allen Wirfs-Brock" w:date="2012-06-01T08:57:00Z">
          <w:r w:rsidR="001C1CAB" w:rsidDel="00F07F43">
            <w:delText>Perform Keyed Binding Initialization</w:delText>
          </w:r>
        </w:del>
      </w:ins>
      <w:ins w:id="22475" w:author="Rev 6 Allen Wirfs-Brock" w:date="2012-02-27T15:46:00Z">
        <w:del w:id="22476" w:author="Rev 8 Allen Wirfs-Brock" w:date="2012-06-01T08:57:00Z">
          <w:r w:rsidR="00A113E2" w:rsidDel="00F07F43">
            <w:delText>Initialisation</w:delText>
          </w:r>
        </w:del>
      </w:ins>
      <w:ins w:id="22477" w:author="Rev 5 Allen Wirfs-Brock" w:date="2011-11-07T16:55:00Z">
        <w:del w:id="22478" w:author="Rev 8 Allen Wirfs-Brock" w:date="2012-06-01T08:57:00Z">
          <w:r w:rsidR="001C1CAB" w:rsidDel="00F07F43">
            <w:delText xml:space="preserve"> for</w:delText>
          </w:r>
          <w:r w:rsidR="001C1CAB" w:rsidRPr="00675B74" w:rsidDel="00F07F43">
            <w:delText xml:space="preserve"> </w:delText>
          </w:r>
          <w:r w:rsidR="001C1CAB" w:rsidRPr="00E77497" w:rsidDel="00F07F43">
            <w:rPr>
              <w:i/>
            </w:rPr>
            <w:delText>SingleNameBinding</w:delText>
          </w:r>
          <w:r w:rsidR="001C1CAB" w:rsidRPr="00E77497" w:rsidDel="00F07F43">
            <w:delText xml:space="preserve"> using  </w:delText>
          </w:r>
          <w:r w:rsidR="001C1CAB" w:rsidDel="00F07F43">
            <w:rPr>
              <w:rStyle w:val="bnf"/>
            </w:rPr>
            <w:delText>obj</w:delText>
          </w:r>
          <w:r w:rsidR="001C1CAB" w:rsidRPr="00E77497" w:rsidDel="00F07F43">
            <w:delText xml:space="preserve">, </w:delText>
          </w:r>
          <w:r w:rsidR="001C1CAB" w:rsidDel="00F07F43">
            <w:rPr>
              <w:i/>
            </w:rPr>
            <w:delText>environment</w:delText>
          </w:r>
          <w:r w:rsidR="001C1CAB" w:rsidRPr="004418C4" w:rsidDel="00F07F43">
            <w:delText>,</w:delText>
          </w:r>
          <w:r w:rsidR="001C1CAB" w:rsidDel="00F07F43">
            <w:delText xml:space="preserve"> </w:delText>
          </w:r>
          <w:r w:rsidR="001C1CAB" w:rsidRPr="00E77497" w:rsidDel="00F07F43">
            <w:delText>and</w:delText>
          </w:r>
          <w:r w:rsidR="001C1CAB" w:rsidDel="00F07F43">
            <w:delText xml:space="preserve"> </w:delText>
          </w:r>
        </w:del>
      </w:ins>
      <w:ins w:id="22479" w:author="Rev 5 Allen Wirfs-Brock" w:date="2011-11-07T16:56:00Z">
        <w:del w:id="22480" w:author="Rev 8 Allen Wirfs-Brock" w:date="2012-06-01T08:57:00Z">
          <w:r w:rsidR="001C1CAB" w:rsidDel="00F07F43">
            <w:rPr>
              <w:i/>
            </w:rPr>
            <w:delText>propertyName</w:delText>
          </w:r>
        </w:del>
      </w:ins>
      <w:ins w:id="22481" w:author="Rev 5 Allen Wirfs-Brock" w:date="2011-11-07T16:55:00Z">
        <w:del w:id="22482" w:author="Rev 8 Allen Wirfs-Brock" w:date="2012-06-01T08:57:00Z">
          <w:r w:rsidR="001C1CAB" w:rsidRPr="00E77497" w:rsidDel="00F07F43">
            <w:delText xml:space="preserve"> as the arguments.</w:delText>
          </w:r>
        </w:del>
      </w:ins>
    </w:p>
    <w:p w:rsidR="00FD6556" w:rsidRPr="00E77497" w:rsidRDefault="00FD6556" w:rsidP="00FD6556">
      <w:pPr>
        <w:contextualSpacing/>
        <w:rPr>
          <w:ins w:id="22483" w:author="Rev 5 Allen Wirfs-Brock" w:date="2011-11-07T17:03:00Z"/>
        </w:rPr>
      </w:pPr>
      <w:ins w:id="22484"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22485" w:author="Rev 5 Allen Wirfs-Brock" w:date="2012-01-04T12:06:00Z">
        <w:r w:rsidR="000D108B">
          <w:rPr>
            <w:rStyle w:val="bnf"/>
          </w:rPr>
          <w:t xml:space="preserve"> </w:t>
        </w:r>
      </w:ins>
      <w:ins w:id="22486"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FD6556" w:rsidRPr="00E77497" w:rsidDel="001E1845" w:rsidRDefault="00FD6556" w:rsidP="001E1845">
      <w:pPr>
        <w:pStyle w:val="Alg3"/>
        <w:numPr>
          <w:ilvl w:val="0"/>
          <w:numId w:val="556"/>
        </w:numPr>
        <w:tabs>
          <w:tab w:val="num" w:pos="1440"/>
        </w:tabs>
        <w:rPr>
          <w:ins w:id="22487" w:author="Rev 5 Allen Wirfs-Brock" w:date="2011-11-07T17:03:00Z"/>
          <w:del w:id="22488" w:author="Rev 10 Allen Wirfs-Brock" w:date="2012-08-07T11:01:00Z"/>
        </w:rPr>
      </w:pPr>
      <w:ins w:id="22489" w:author="Rev 5 Allen Wirfs-Brock" w:date="2011-11-07T17:03:00Z">
        <w:del w:id="22490" w:author="Rev 10 Allen Wirfs-Brock" w:date="2012-08-07T11:01:00Z">
          <w:r w:rsidRPr="00E77497" w:rsidDel="001E1845">
            <w:lastRenderedPageBreak/>
            <w:delText xml:space="preserve">Let </w:delText>
          </w:r>
          <w:r w:rsidRPr="001E1845" w:rsidDel="001E1845">
            <w:delText>exists</w:delText>
          </w:r>
          <w:r w:rsidRPr="00E77497" w:rsidDel="001E1845">
            <w:delText xml:space="preserve"> be the result of calling the [[HasProperty]] internal method of </w:delText>
          </w:r>
        </w:del>
      </w:ins>
      <w:ins w:id="22491" w:author="Rev 5 Allen Wirfs-Brock" w:date="2012-01-04T12:05:00Z">
        <w:del w:id="22492" w:author="Rev 10 Allen Wirfs-Brock" w:date="2012-08-07T11:01:00Z">
          <w:r w:rsidR="000D108B" w:rsidRPr="001E1845" w:rsidDel="001E1845">
            <w:delText>obj</w:delText>
          </w:r>
        </w:del>
      </w:ins>
      <w:ins w:id="22493" w:author="Rev 5 Allen Wirfs-Brock" w:date="2011-11-07T17:03:00Z">
        <w:del w:id="22494" w:author="Rev 10 Allen Wirfs-Brock" w:date="2012-08-07T11:01:00Z">
          <w:r w:rsidRPr="00E77497" w:rsidDel="001E1845">
            <w:delText xml:space="preserve"> with argument </w:delText>
          </w:r>
        </w:del>
      </w:ins>
      <w:ins w:id="22495" w:author="Rev 5 Allen Wirfs-Brock" w:date="2011-11-07T17:06:00Z">
        <w:del w:id="22496" w:author="Rev 10 Allen Wirfs-Brock" w:date="2012-08-07T11:01:00Z">
          <w:r w:rsidRPr="001E1845" w:rsidDel="001E1845">
            <w:delText>propertyName</w:delText>
          </w:r>
        </w:del>
      </w:ins>
      <w:ins w:id="22497" w:author="Rev 5 Allen Wirfs-Brock" w:date="2011-11-07T17:03:00Z">
        <w:del w:id="22498" w:author="Rev 10 Allen Wirfs-Brock" w:date="2012-08-07T11:01:00Z">
          <w:r w:rsidRPr="00E77497" w:rsidDel="001E1845">
            <w:delText xml:space="preserve">. </w:delText>
          </w:r>
        </w:del>
      </w:ins>
    </w:p>
    <w:p w:rsidR="00FD6556" w:rsidRPr="00E77497" w:rsidDel="001E1845" w:rsidRDefault="00FD6556" w:rsidP="001E1845">
      <w:pPr>
        <w:pStyle w:val="Alg3"/>
        <w:numPr>
          <w:ilvl w:val="0"/>
          <w:numId w:val="556"/>
        </w:numPr>
        <w:rPr>
          <w:ins w:id="22499" w:author="Rev 5 Allen Wirfs-Brock" w:date="2011-11-07T17:03:00Z"/>
          <w:del w:id="22500" w:author="Rev 10 Allen Wirfs-Brock" w:date="2012-08-07T11:01:00Z"/>
        </w:rPr>
      </w:pPr>
      <w:ins w:id="22501" w:author="Rev 5 Allen Wirfs-Brock" w:date="2011-11-07T17:03:00Z">
        <w:del w:id="22502" w:author="Rev 10 Allen Wirfs-Brock" w:date="2012-08-07T11:01:00Z">
          <w:r w:rsidRPr="00E77497" w:rsidDel="001E1845">
            <w:delText xml:space="preserve">If </w:delText>
          </w:r>
          <w:r w:rsidRPr="001E1845" w:rsidDel="001E1845">
            <w:delText>exists</w:delText>
          </w:r>
          <w:r w:rsidRPr="00E77497" w:rsidDel="001E1845">
            <w:delText xml:space="preserve"> is </w:delText>
          </w:r>
          <w:r w:rsidRPr="001E1845" w:rsidDel="001E1845">
            <w:delText>true</w:delText>
          </w:r>
          <w:r w:rsidRPr="00E77497" w:rsidDel="001E1845">
            <w:delText>, then</w:delText>
          </w:r>
        </w:del>
      </w:ins>
    </w:p>
    <w:p w:rsidR="00FD6556" w:rsidRPr="00E77497" w:rsidDel="001E1845" w:rsidRDefault="00FD6556" w:rsidP="001E1845">
      <w:pPr>
        <w:pStyle w:val="Alg3"/>
        <w:numPr>
          <w:ilvl w:val="0"/>
          <w:numId w:val="556"/>
        </w:numPr>
        <w:rPr>
          <w:ins w:id="22503" w:author="Rev 5 Allen Wirfs-Brock" w:date="2011-11-07T17:03:00Z"/>
          <w:del w:id="22504" w:author="Rev 10 Allen Wirfs-Brock" w:date="2012-08-07T11:17:00Z"/>
        </w:rPr>
      </w:pPr>
      <w:ins w:id="22505" w:author="Rev 5 Allen Wirfs-Brock" w:date="2011-11-07T17:03:00Z">
        <w:del w:id="22506" w:author="Rev 10 Allen Wirfs-Brock" w:date="2012-08-07T11:17:00Z">
          <w:r w:rsidRPr="00E77497" w:rsidDel="001E1845">
            <w:delText xml:space="preserve">Let </w:delText>
          </w:r>
          <w:r w:rsidRPr="001E1845" w:rsidDel="001E1845">
            <w:delText>v</w:delText>
          </w:r>
          <w:r w:rsidRPr="00E77497" w:rsidDel="001E1845">
            <w:delText xml:space="preserve"> be the result of calling the [[Get]] internal method of </w:delText>
          </w:r>
        </w:del>
      </w:ins>
      <w:ins w:id="22507" w:author="Rev 5 Allen Wirfs-Brock" w:date="2012-01-04T12:05:00Z">
        <w:del w:id="22508" w:author="Rev 10 Allen Wirfs-Brock" w:date="2012-08-07T11:17:00Z">
          <w:r w:rsidR="000D108B" w:rsidRPr="001E1845" w:rsidDel="001E1845">
            <w:delText>obj</w:delText>
          </w:r>
        </w:del>
      </w:ins>
      <w:ins w:id="22509" w:author="Rev 5 Allen Wirfs-Brock" w:date="2011-11-07T17:03:00Z">
        <w:del w:id="22510" w:author="Rev 10 Allen Wirfs-Brock" w:date="2012-08-07T11:17:00Z">
          <w:r w:rsidRPr="00E77497" w:rsidDel="001E1845">
            <w:delText xml:space="preserve"> with argument </w:delText>
          </w:r>
        </w:del>
      </w:ins>
      <w:ins w:id="22511" w:author="Rev 5 Allen Wirfs-Brock" w:date="2011-11-07T17:06:00Z">
        <w:del w:id="22512" w:author="Rev 10 Allen Wirfs-Brock" w:date="2012-08-07T11:17:00Z">
          <w:r w:rsidRPr="001E1845" w:rsidDel="001E1845">
            <w:delText>propertyName</w:delText>
          </w:r>
        </w:del>
      </w:ins>
      <w:ins w:id="22513" w:author="Rev 5 Allen Wirfs-Brock" w:date="2011-11-07T17:03:00Z">
        <w:del w:id="22514" w:author="Rev 10 Allen Wirfs-Brock" w:date="2012-08-07T11:17:00Z">
          <w:r w:rsidRPr="00E77497" w:rsidDel="001E1845">
            <w:delText>.</w:delText>
          </w:r>
        </w:del>
      </w:ins>
    </w:p>
    <w:p w:rsidR="001E1845" w:rsidRPr="00E77497" w:rsidRDefault="001E1845" w:rsidP="001E1845">
      <w:pPr>
        <w:pStyle w:val="Alg3"/>
        <w:numPr>
          <w:ilvl w:val="0"/>
          <w:numId w:val="918"/>
        </w:numPr>
        <w:rPr>
          <w:ins w:id="22515" w:author="Rev 10 Allen Wirfs-Brock" w:date="2012-08-07T11:16:00Z"/>
        </w:rPr>
      </w:pPr>
      <w:ins w:id="22516" w:author="Rev 10 Allen Wirfs-Brock" w:date="2012-08-07T11:16:00Z">
        <w:r w:rsidRPr="00E77497">
          <w:t xml:space="preserve">Let </w:t>
        </w:r>
        <w:r w:rsidRPr="001E1845">
          <w:rPr>
            <w:i/>
          </w:rPr>
          <w:t>v</w:t>
        </w:r>
        <w:r w:rsidRPr="00E77497">
          <w:t xml:space="preserve"> be the result of calling the [[Get]] internal method of </w:t>
        </w:r>
        <w:r w:rsidRPr="001E1845">
          <w:t>obj</w:t>
        </w:r>
        <w:r w:rsidRPr="00E77497">
          <w:t xml:space="preserve"> with argument </w:t>
        </w:r>
        <w:r w:rsidRPr="0004792F">
          <w:rPr>
            <w:i/>
          </w:rPr>
          <w:t>propertyName</w:t>
        </w:r>
        <w:r w:rsidRPr="00E77497">
          <w:t>.</w:t>
        </w:r>
      </w:ins>
    </w:p>
    <w:p w:rsidR="001E1845" w:rsidRDefault="001E1845" w:rsidP="001E1845">
      <w:pPr>
        <w:pStyle w:val="Alg3"/>
        <w:numPr>
          <w:ilvl w:val="0"/>
          <w:numId w:val="918"/>
        </w:numPr>
        <w:rPr>
          <w:ins w:id="22517" w:author="Rev 10 Allen Wirfs-Brock" w:date="2012-08-07T11:03:00Z"/>
        </w:rPr>
      </w:pPr>
      <w:ins w:id="22518" w:author="Rev 10 Allen Wirfs-Brock" w:date="2012-08-07T11:03:00Z">
        <w:r>
          <w:t>ReturnIfAbrupt(</w:t>
        </w:r>
        <w:r w:rsidRPr="001E1845">
          <w:rPr>
            <w:i/>
          </w:rPr>
          <w:t>v</w:t>
        </w:r>
        <w:r>
          <w:t>).</w:t>
        </w:r>
      </w:ins>
    </w:p>
    <w:p w:rsidR="00FD6556" w:rsidRPr="00E77497" w:rsidDel="001E28FF" w:rsidRDefault="00FD6556" w:rsidP="001E1845">
      <w:pPr>
        <w:pStyle w:val="Alg3"/>
        <w:numPr>
          <w:ilvl w:val="0"/>
          <w:numId w:val="918"/>
        </w:numPr>
        <w:rPr>
          <w:ins w:id="22519" w:author="Rev 5 Allen Wirfs-Brock" w:date="2011-11-07T17:03:00Z"/>
          <w:del w:id="22520" w:author="Rev 10 Allen Wirfs-Brock" w:date="2012-08-07T15:52:00Z"/>
        </w:rPr>
      </w:pPr>
      <w:ins w:id="22521" w:author="Rev 5 Allen Wirfs-Brock" w:date="2011-11-07T17:03:00Z">
        <w:del w:id="22522" w:author="Rev 10 Allen Wirfs-Brock" w:date="2012-08-07T15:51:00Z">
          <w:r w:rsidRPr="00E77497" w:rsidDel="001E28FF">
            <w:delText xml:space="preserve">Else </w:delText>
          </w:r>
        </w:del>
      </w:ins>
    </w:p>
    <w:p w:rsidR="00FD6556" w:rsidRPr="00E77497" w:rsidRDefault="00FD6556" w:rsidP="001E1845">
      <w:pPr>
        <w:pStyle w:val="Alg3"/>
        <w:numPr>
          <w:ilvl w:val="0"/>
          <w:numId w:val="918"/>
        </w:numPr>
        <w:rPr>
          <w:ins w:id="22523" w:author="Rev 5 Allen Wirfs-Brock" w:date="2011-11-07T17:03:00Z"/>
        </w:rPr>
      </w:pPr>
      <w:ins w:id="22524" w:author="Rev 5 Allen Wirfs-Brock" w:date="2011-11-07T17:03:00Z">
        <w:r w:rsidRPr="00E77497">
          <w:t xml:space="preserve">If </w:t>
        </w:r>
        <w:r w:rsidRPr="001E1845">
          <w:rPr>
            <w:i/>
          </w:rPr>
          <w:t>Initialiser</w:t>
        </w:r>
        <w:r w:rsidRPr="001E1845">
          <w:rPr>
            <w:vertAlign w:val="subscript"/>
          </w:rPr>
          <w:t>opt</w:t>
        </w:r>
        <w:r w:rsidRPr="00E77497">
          <w:t xml:space="preserve"> is present</w:t>
        </w:r>
      </w:ins>
      <w:ins w:id="22525" w:author="Rev 10 Allen Wirfs-Brock" w:date="2012-08-07T11:03:00Z">
        <w:r w:rsidR="001E1845">
          <w:t xml:space="preserve"> and </w:t>
        </w:r>
        <w:r w:rsidR="001E1845" w:rsidRPr="001E1845">
          <w:rPr>
            <w:i/>
          </w:rPr>
          <w:t>v</w:t>
        </w:r>
        <w:r w:rsidR="001E1845">
          <w:t xml:space="preserve"> is </w:t>
        </w:r>
        <w:r w:rsidR="001E1845" w:rsidRPr="001E1845">
          <w:rPr>
            <w:b/>
          </w:rPr>
          <w:t>undefined</w:t>
        </w:r>
      </w:ins>
      <w:ins w:id="22526" w:author="Rev 5 Allen Wirfs-Brock" w:date="2011-11-07T17:03:00Z">
        <w:r w:rsidRPr="00E77497">
          <w:t>, then</w:t>
        </w:r>
      </w:ins>
    </w:p>
    <w:p w:rsidR="00FD6556" w:rsidRPr="00E77497" w:rsidRDefault="00FD6556" w:rsidP="001E28FF">
      <w:pPr>
        <w:pStyle w:val="Alg3"/>
        <w:numPr>
          <w:ilvl w:val="1"/>
          <w:numId w:val="558"/>
        </w:numPr>
        <w:tabs>
          <w:tab w:val="clear" w:pos="1080"/>
          <w:tab w:val="num" w:pos="720"/>
        </w:tabs>
        <w:ind w:hanging="720"/>
        <w:rPr>
          <w:ins w:id="22527" w:author="Rev 5 Allen Wirfs-Brock" w:date="2011-11-07T17:03:00Z"/>
        </w:rPr>
      </w:pPr>
      <w:ins w:id="22528" w:author="Rev 5 Allen Wirfs-Brock" w:date="2011-11-07T17:03:00Z">
        <w:r w:rsidRPr="00E77497">
          <w:t xml:space="preserve">Let </w:t>
        </w:r>
        <w:del w:id="22529" w:author="Rev 10 Allen Wirfs-Brock" w:date="2012-08-07T15:57:00Z">
          <w:r w:rsidRPr="00E77497" w:rsidDel="001E28FF">
            <w:rPr>
              <w:i/>
            </w:rPr>
            <w:delText>v</w:delText>
          </w:r>
        </w:del>
      </w:ins>
      <w:ins w:id="22530" w:author="Rev 10 Allen Wirfs-Brock" w:date="2012-08-07T15:57:00Z">
        <w:r w:rsidR="001E28FF">
          <w:rPr>
            <w:i/>
          </w:rPr>
          <w:t>defaultValue</w:t>
        </w:r>
      </w:ins>
      <w:ins w:id="22531" w:author="Rev 5 Allen Wirfs-Brock" w:date="2011-11-07T17:03:00Z">
        <w:r w:rsidRPr="00E77497">
          <w:t xml:space="preserve"> be the result of evaluating</w:t>
        </w:r>
        <w:r w:rsidRPr="00E77497">
          <w:rPr>
            <w:i/>
          </w:rPr>
          <w:t xml:space="preserve"> Initialiser</w:t>
        </w:r>
        <w:r w:rsidRPr="00E77497">
          <w:t>.</w:t>
        </w:r>
      </w:ins>
    </w:p>
    <w:p w:rsidR="001E28FF" w:rsidRDefault="001E28FF" w:rsidP="001E28FF">
      <w:pPr>
        <w:pStyle w:val="Alg3"/>
        <w:numPr>
          <w:ilvl w:val="1"/>
          <w:numId w:val="558"/>
        </w:numPr>
        <w:tabs>
          <w:tab w:val="clear" w:pos="1080"/>
          <w:tab w:val="num" w:pos="360"/>
          <w:tab w:val="num" w:pos="720"/>
        </w:tabs>
        <w:ind w:hanging="720"/>
        <w:rPr>
          <w:ins w:id="22532" w:author="Rev 10 Allen Wirfs-Brock" w:date="2012-08-07T15:53:00Z"/>
        </w:rPr>
      </w:pPr>
      <w:ins w:id="22533" w:author="Rev 10 Allen Wirfs-Brock" w:date="2012-08-07T15:57:00Z">
        <w:r>
          <w:t xml:space="preserve">Let </w:t>
        </w:r>
        <w:r w:rsidRPr="001E28FF">
          <w:rPr>
            <w:i/>
          </w:rPr>
          <w:t>v</w:t>
        </w:r>
        <w:r>
          <w:t xml:space="preserve"> be ToObject</w:t>
        </w:r>
      </w:ins>
      <w:ins w:id="22534" w:author="Rev 10 Allen Wirfs-Brock" w:date="2012-08-07T15:53:00Z">
        <w:r>
          <w:t>(</w:t>
        </w:r>
      </w:ins>
      <w:ins w:id="22535" w:author="Rev 10 Allen Wirfs-Brock" w:date="2012-08-07T15:58:00Z">
        <w:r w:rsidRPr="001E28FF">
          <w:rPr>
            <w:i/>
          </w:rPr>
          <w:t>defaultValue</w:t>
        </w:r>
      </w:ins>
      <w:ins w:id="22536" w:author="Rev 10 Allen Wirfs-Brock" w:date="2012-08-07T15:53:00Z">
        <w:r>
          <w:t>).</w:t>
        </w:r>
      </w:ins>
    </w:p>
    <w:p w:rsidR="00FD6556" w:rsidRPr="00E77497" w:rsidDel="001E1845" w:rsidRDefault="00FD6556">
      <w:pPr>
        <w:pStyle w:val="Alg3"/>
        <w:numPr>
          <w:ilvl w:val="0"/>
          <w:numId w:val="558"/>
        </w:numPr>
        <w:rPr>
          <w:ins w:id="22537" w:author="Rev 5 Allen Wirfs-Brock" w:date="2011-11-07T17:03:00Z"/>
          <w:del w:id="22538" w:author="Rev 10 Allen Wirfs-Brock" w:date="2012-08-07T11:02:00Z"/>
        </w:rPr>
        <w:pPrChange w:id="22539" w:author="Rev 10 Allen Wirfs-Brock" w:date="2012-08-07T11:17:00Z">
          <w:pPr>
            <w:pStyle w:val="Alg3"/>
            <w:numPr>
              <w:ilvl w:val="1"/>
              <w:numId w:val="625"/>
            </w:numPr>
            <w:tabs>
              <w:tab w:val="clear" w:pos="360"/>
              <w:tab w:val="num" w:pos="720"/>
              <w:tab w:val="num" w:pos="1080"/>
            </w:tabs>
            <w:ind w:left="1080" w:hanging="1080"/>
          </w:pPr>
        </w:pPrChange>
      </w:pPr>
      <w:ins w:id="22540" w:author="Rev 5 Allen Wirfs-Brock" w:date="2011-11-07T17:03:00Z">
        <w:del w:id="22541" w:author="Rev 10 Allen Wirfs-Brock" w:date="2012-08-07T11:02:00Z">
          <w:r w:rsidRPr="00E77497" w:rsidDel="001E1845">
            <w:delText>Else,</w:delText>
          </w:r>
        </w:del>
      </w:ins>
    </w:p>
    <w:p w:rsidR="00FD6556" w:rsidRPr="00E77497" w:rsidDel="001E1845" w:rsidRDefault="00FD6556">
      <w:pPr>
        <w:pStyle w:val="Alg3"/>
        <w:numPr>
          <w:ilvl w:val="0"/>
          <w:numId w:val="558"/>
        </w:numPr>
        <w:rPr>
          <w:ins w:id="22542" w:author="Rev 5 Allen Wirfs-Brock" w:date="2011-11-07T17:03:00Z"/>
          <w:del w:id="22543" w:author="Rev 10 Allen Wirfs-Brock" w:date="2012-08-07T11:02:00Z"/>
        </w:rPr>
        <w:pPrChange w:id="22544" w:author="Rev 10 Allen Wirfs-Brock" w:date="2012-08-07T11:17:00Z">
          <w:pPr>
            <w:pStyle w:val="Alg3"/>
            <w:numPr>
              <w:ilvl w:val="2"/>
              <w:numId w:val="625"/>
            </w:numPr>
            <w:tabs>
              <w:tab w:val="clear" w:pos="360"/>
              <w:tab w:val="left" w:pos="990"/>
              <w:tab w:val="num" w:pos="1800"/>
            </w:tabs>
            <w:ind w:left="1800" w:hanging="1350"/>
          </w:pPr>
        </w:pPrChange>
      </w:pPr>
      <w:ins w:id="22545" w:author="Rev 5 Allen Wirfs-Brock" w:date="2011-11-07T17:03:00Z">
        <w:del w:id="22546" w:author="Rev 10 Allen Wirfs-Brock" w:date="2012-08-07T11:02:00Z">
          <w:r w:rsidRPr="00E77497" w:rsidDel="001E1845">
            <w:delText xml:space="preserve"> Let</w:delText>
          </w:r>
          <w:r w:rsidRPr="001E1845" w:rsidDel="001E1845">
            <w:delText xml:space="preserve"> v</w:delText>
          </w:r>
          <w:r w:rsidRPr="00E77497" w:rsidDel="001E1845">
            <w:delText xml:space="preserve"> be </w:delText>
          </w:r>
          <w:r w:rsidRPr="001E1845" w:rsidDel="001E1845">
            <w:rPr>
              <w:b/>
            </w:rPr>
            <w:delText>undefined</w:delText>
          </w:r>
          <w:r w:rsidRPr="00E77497" w:rsidDel="001E1845">
            <w:delText>.</w:delText>
          </w:r>
        </w:del>
      </w:ins>
    </w:p>
    <w:p w:rsidR="00EB121A" w:rsidRDefault="00112290" w:rsidP="001E28FF">
      <w:pPr>
        <w:pStyle w:val="Alg3"/>
        <w:numPr>
          <w:ilvl w:val="0"/>
          <w:numId w:val="918"/>
        </w:numPr>
        <w:rPr>
          <w:ins w:id="22547" w:author="Rev 6 Allen Wirfs-Brock" w:date="2012-02-18T11:46:00Z"/>
        </w:rPr>
      </w:pPr>
      <w:ins w:id="22548" w:author="Rev 7 Allen Wirfs-Brock" w:date="2012-04-09T17:16:00Z">
        <w:r>
          <w:t>ReturnIfAbrupt(</w:t>
        </w:r>
        <w:r w:rsidRPr="001E1845">
          <w:rPr>
            <w:i/>
          </w:rPr>
          <w:t>v</w:t>
        </w:r>
        <w:r>
          <w:t>).</w:t>
        </w:r>
      </w:ins>
      <w:ins w:id="22549" w:author="Rev 6 Allen Wirfs-Brock" w:date="2012-02-18T11:46:00Z">
        <w:del w:id="22550" w:author="Rev 7 Allen Wirfs-Brock" w:date="2012-04-09T17:16:00Z">
          <w:r w:rsidR="00EB121A" w:rsidDel="00112290">
            <w:delText xml:space="preserve">If </w:delText>
          </w:r>
          <w:r w:rsidR="00EB121A" w:rsidRPr="001E1845" w:rsidDel="00112290">
            <w:rPr>
              <w:i/>
            </w:rPr>
            <w:delText>v</w:delText>
          </w:r>
          <w:r w:rsidR="00EB121A" w:rsidDel="00112290">
            <w:delText xml:space="preserve"> is an abrupt completion, return </w:delText>
          </w:r>
          <w:r w:rsidR="00EB121A" w:rsidRPr="001E1845" w:rsidDel="00112290">
            <w:rPr>
              <w:i/>
            </w:rPr>
            <w:delText>v</w:delText>
          </w:r>
          <w:r w:rsidR="00EB121A" w:rsidDel="00112290">
            <w:delText>.</w:delText>
          </w:r>
        </w:del>
      </w:ins>
    </w:p>
    <w:p w:rsidR="00FD6556" w:rsidRPr="00E77497" w:rsidRDefault="00481DAC" w:rsidP="001E28FF">
      <w:pPr>
        <w:pStyle w:val="Alg4"/>
        <w:numPr>
          <w:ilvl w:val="0"/>
          <w:numId w:val="918"/>
        </w:numPr>
        <w:spacing w:after="220"/>
        <w:contextualSpacing/>
        <w:rPr>
          <w:ins w:id="22551" w:author="Rev 5 Allen Wirfs-Brock" w:date="2011-11-07T17:03:00Z"/>
        </w:rPr>
      </w:pPr>
      <w:ins w:id="22552" w:author="Rev 6 Allen Wirfs-Brock" w:date="2012-02-18T11:01:00Z">
        <w:r>
          <w:t>Return the result of p</w:t>
        </w:r>
        <w:r w:rsidRPr="004418C4">
          <w:t>erform</w:t>
        </w:r>
        <w:r>
          <w:t>ing</w:t>
        </w:r>
        <w:r w:rsidRPr="004418C4">
          <w:t xml:space="preserve"> </w:t>
        </w:r>
      </w:ins>
      <w:ins w:id="22553" w:author="Rev 5 Allen Wirfs-Brock" w:date="2011-11-07T17:03:00Z">
        <w:del w:id="22554" w:author="Rev 6 Allen Wirfs-Brock" w:date="2012-02-18T11:01:00Z">
          <w:r w:rsidR="00FD6556" w:rsidRPr="004418C4" w:rsidDel="00481DAC">
            <w:delText xml:space="preserve">Perform </w:delText>
          </w:r>
        </w:del>
        <w:r w:rsidR="00FD6556" w:rsidRPr="004418C4">
          <w:t xml:space="preserve">Binding </w:t>
        </w:r>
        <w:del w:id="22555" w:author="Rev 6 Allen Wirfs-Brock" w:date="2012-02-27T15:46:00Z">
          <w:r w:rsidR="00FD6556" w:rsidRPr="004418C4" w:rsidDel="00A113E2">
            <w:delText>Initialization</w:delText>
          </w:r>
        </w:del>
      </w:ins>
      <w:ins w:id="22556" w:author="Rev 6 Allen Wirfs-Brock" w:date="2012-02-27T15:46:00Z">
        <w:r w:rsidR="00A113E2">
          <w:t>Initialisation</w:t>
        </w:r>
      </w:ins>
      <w:ins w:id="22557" w:author="Rev 5 Allen Wirfs-Brock" w:date="2011-11-07T17:03:00Z">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ins>
    </w:p>
    <w:p w:rsidR="00675B74" w:rsidRPr="004418C4" w:rsidRDefault="00675B74" w:rsidP="00675B74">
      <w:pPr>
        <w:contextualSpacing/>
        <w:rPr>
          <w:ins w:id="22558" w:author="Rev 4 Allen Wirfs-Brock" w:date="2011-11-04T18:59:00Z"/>
        </w:rPr>
      </w:pPr>
      <w:ins w:id="22559"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rsidR="00675B74" w:rsidRPr="004418C4" w:rsidDel="001E1845" w:rsidRDefault="00675B74" w:rsidP="00B34B48">
      <w:pPr>
        <w:pStyle w:val="Alg3"/>
        <w:numPr>
          <w:ilvl w:val="0"/>
          <w:numId w:val="558"/>
        </w:numPr>
        <w:rPr>
          <w:ins w:id="22560" w:author="Rev 4 Allen Wirfs-Brock" w:date="2011-11-04T18:59:00Z"/>
          <w:del w:id="22561" w:author="Rev 10 Allen Wirfs-Brock" w:date="2012-08-07T11:05:00Z"/>
        </w:rPr>
      </w:pPr>
      <w:ins w:id="22562" w:author="Rev 4 Allen Wirfs-Brock" w:date="2011-11-04T18:59:00Z">
        <w:del w:id="22563" w:author="Rev 10 Allen Wirfs-Brock" w:date="2012-08-07T11:05:00Z">
          <w:r w:rsidRPr="00675B74" w:rsidDel="001E1845">
            <w:delText xml:space="preserve">Let </w:delText>
          </w:r>
          <w:r w:rsidRPr="00675B74" w:rsidDel="001E1845">
            <w:rPr>
              <w:i/>
            </w:rPr>
            <w:delText>exists</w:delText>
          </w:r>
          <w:r w:rsidRPr="00675B74" w:rsidDel="001E1845">
            <w:delText xml:space="preserve"> be the result of calling the [[HasProperty]] internal method of </w:delText>
          </w:r>
          <w:r w:rsidRPr="004418C4" w:rsidDel="001E1845">
            <w:rPr>
              <w:i/>
            </w:rPr>
            <w:delText>obj</w:delText>
          </w:r>
          <w:r w:rsidRPr="004418C4" w:rsidDel="001E1845">
            <w:delText xml:space="preserve"> with argument </w:delText>
          </w:r>
        </w:del>
      </w:ins>
      <w:ins w:id="22564" w:author="Rev 4 Allen Wirfs-Brock" w:date="2011-11-06T11:48:00Z">
        <w:del w:id="22565" w:author="Rev 10 Allen Wirfs-Brock" w:date="2012-08-07T11:05:00Z">
          <w:r w:rsidR="00217939" w:rsidDel="001E1845">
            <w:rPr>
              <w:i/>
            </w:rPr>
            <w:delText>propertyName</w:delText>
          </w:r>
        </w:del>
      </w:ins>
      <w:ins w:id="22566" w:author="Rev 4 Allen Wirfs-Brock" w:date="2011-11-04T18:59:00Z">
        <w:del w:id="22567" w:author="Rev 10 Allen Wirfs-Brock" w:date="2012-08-07T11:05:00Z">
          <w:r w:rsidRPr="004418C4" w:rsidDel="001E1845">
            <w:delText>.</w:delText>
          </w:r>
        </w:del>
      </w:ins>
    </w:p>
    <w:p w:rsidR="00675B74" w:rsidRPr="004418C4" w:rsidDel="001E1845" w:rsidRDefault="00675B74" w:rsidP="00B34B48">
      <w:pPr>
        <w:pStyle w:val="Alg3"/>
        <w:numPr>
          <w:ilvl w:val="0"/>
          <w:numId w:val="558"/>
        </w:numPr>
        <w:rPr>
          <w:ins w:id="22568" w:author="Rev 4 Allen Wirfs-Brock" w:date="2011-11-04T18:59:00Z"/>
          <w:del w:id="22569" w:author="Rev 10 Allen Wirfs-Brock" w:date="2012-08-07T11:05:00Z"/>
        </w:rPr>
      </w:pPr>
      <w:ins w:id="22570" w:author="Rev 4 Allen Wirfs-Brock" w:date="2011-11-04T18:59:00Z">
        <w:del w:id="22571" w:author="Rev 10 Allen Wirfs-Brock" w:date="2012-08-07T11:05:00Z">
          <w:r w:rsidRPr="004418C4" w:rsidDel="001E1845">
            <w:delText xml:space="preserve">If </w:delText>
          </w:r>
          <w:r w:rsidRPr="004418C4" w:rsidDel="001E1845">
            <w:rPr>
              <w:i/>
            </w:rPr>
            <w:delText>exists</w:delText>
          </w:r>
          <w:r w:rsidRPr="004418C4" w:rsidDel="001E1845">
            <w:delText xml:space="preserve"> is </w:delText>
          </w:r>
          <w:r w:rsidRPr="004418C4" w:rsidDel="001E1845">
            <w:rPr>
              <w:b/>
            </w:rPr>
            <w:delText>true</w:delText>
          </w:r>
          <w:r w:rsidRPr="004418C4" w:rsidDel="001E1845">
            <w:delText>, then</w:delText>
          </w:r>
        </w:del>
      </w:ins>
    </w:p>
    <w:p w:rsidR="00675B74" w:rsidRPr="004418C4" w:rsidDel="001E1845" w:rsidRDefault="00675B74">
      <w:pPr>
        <w:pStyle w:val="Alg3"/>
        <w:numPr>
          <w:ilvl w:val="0"/>
          <w:numId w:val="918"/>
        </w:numPr>
        <w:rPr>
          <w:ins w:id="22572" w:author="Rev 4 Allen Wirfs-Brock" w:date="2011-11-04T18:59:00Z"/>
          <w:del w:id="22573" w:author="Rev 10 Allen Wirfs-Brock" w:date="2012-08-07T11:19:00Z"/>
        </w:rPr>
        <w:pPrChange w:id="22574" w:author="Rev 10 Allen Wirfs-Brock" w:date="2012-08-07T11:18:00Z">
          <w:pPr>
            <w:pStyle w:val="Alg3"/>
            <w:numPr>
              <w:ilvl w:val="1"/>
              <w:numId w:val="558"/>
            </w:numPr>
            <w:tabs>
              <w:tab w:val="clear" w:pos="360"/>
              <w:tab w:val="num" w:pos="630"/>
              <w:tab w:val="num" w:pos="1080"/>
            </w:tabs>
            <w:ind w:left="1080" w:hanging="720"/>
          </w:pPr>
        </w:pPrChange>
      </w:pPr>
      <w:ins w:id="22575" w:author="Rev 4 Allen Wirfs-Brock" w:date="2011-11-04T18:59:00Z">
        <w:del w:id="22576" w:author="Rev 10 Allen Wirfs-Brock" w:date="2012-08-07T11:19:00Z">
          <w:r w:rsidRPr="004418C4" w:rsidDel="001E1845">
            <w:delText xml:space="preserve">Let </w:delText>
          </w:r>
          <w:r w:rsidRPr="004418C4" w:rsidDel="001E1845">
            <w:rPr>
              <w:i/>
            </w:rPr>
            <w:delText>v</w:delText>
          </w:r>
          <w:r w:rsidRPr="004418C4" w:rsidDel="001E1845">
            <w:delText xml:space="preserve"> be the result of calling the [[Get]] internal method of </w:delText>
          </w:r>
          <w:r w:rsidRPr="004418C4" w:rsidDel="001E1845">
            <w:rPr>
              <w:i/>
            </w:rPr>
            <w:delText>obj</w:delText>
          </w:r>
          <w:r w:rsidRPr="004418C4" w:rsidDel="001E1845">
            <w:delText xml:space="preserve"> passing </w:delText>
          </w:r>
        </w:del>
      </w:ins>
      <w:ins w:id="22577" w:author="Rev 4 Allen Wirfs-Brock" w:date="2011-11-06T11:48:00Z">
        <w:del w:id="22578" w:author="Rev 10 Allen Wirfs-Brock" w:date="2012-08-07T11:19:00Z">
          <w:r w:rsidR="00217939" w:rsidDel="001E1845">
            <w:rPr>
              <w:i/>
            </w:rPr>
            <w:delText>propertyName</w:delText>
          </w:r>
        </w:del>
      </w:ins>
      <w:ins w:id="22579" w:author="Rev 4 Allen Wirfs-Brock" w:date="2011-11-04T18:59:00Z">
        <w:del w:id="22580" w:author="Rev 10 Allen Wirfs-Brock" w:date="2012-08-07T11:19:00Z">
          <w:r w:rsidRPr="004418C4" w:rsidDel="001E1845">
            <w:rPr>
              <w:i/>
            </w:rPr>
            <w:delText xml:space="preserve"> </w:delText>
          </w:r>
          <w:r w:rsidRPr="004418C4" w:rsidDel="001E1845">
            <w:delText>as the argument.</w:delText>
          </w:r>
        </w:del>
      </w:ins>
    </w:p>
    <w:p w:rsidR="001E1845" w:rsidRPr="004418C4" w:rsidRDefault="001E1845" w:rsidP="001E1845">
      <w:pPr>
        <w:pStyle w:val="Alg3"/>
        <w:numPr>
          <w:ilvl w:val="0"/>
          <w:numId w:val="919"/>
        </w:numPr>
        <w:rPr>
          <w:ins w:id="22581" w:author="Rev 10 Allen Wirfs-Brock" w:date="2012-08-07T11:18:00Z"/>
        </w:rPr>
      </w:pPr>
      <w:ins w:id="22582" w:author="Rev 10 Allen Wirfs-Brock" w:date="2012-08-07T11:18: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r>
          <w:rPr>
            <w:i/>
          </w:rPr>
          <w:t>propertyName</w:t>
        </w:r>
        <w:r w:rsidRPr="004418C4">
          <w:rPr>
            <w:i/>
          </w:rPr>
          <w:t xml:space="preserve"> </w:t>
        </w:r>
        <w:r w:rsidRPr="004418C4">
          <w:t>as the argument.</w:t>
        </w:r>
      </w:ins>
    </w:p>
    <w:p w:rsidR="001E1845" w:rsidRDefault="001E1845" w:rsidP="001E1845">
      <w:pPr>
        <w:pStyle w:val="Alg2"/>
        <w:numPr>
          <w:ilvl w:val="0"/>
          <w:numId w:val="558"/>
        </w:numPr>
        <w:contextualSpacing/>
        <w:rPr>
          <w:ins w:id="22583" w:author="Rev 10 Allen Wirfs-Brock" w:date="2012-08-07T11:06:00Z"/>
        </w:rPr>
      </w:pPr>
      <w:ins w:id="22584" w:author="Rev 10 Allen Wirfs-Brock" w:date="2012-08-07T11:06:00Z">
        <w:r>
          <w:t>ReturnIfAbrupt(</w:t>
        </w:r>
        <w:r>
          <w:rPr>
            <w:i/>
          </w:rPr>
          <w:t>v</w:t>
        </w:r>
        <w:r>
          <w:t>).</w:t>
        </w:r>
      </w:ins>
    </w:p>
    <w:p w:rsidR="00675B74" w:rsidRPr="004418C4" w:rsidDel="001E28FF" w:rsidRDefault="00675B74" w:rsidP="004C289E">
      <w:pPr>
        <w:pStyle w:val="Alg3"/>
        <w:numPr>
          <w:ilvl w:val="0"/>
          <w:numId w:val="558"/>
        </w:numPr>
        <w:rPr>
          <w:ins w:id="22585" w:author="Rev 4 Allen Wirfs-Brock" w:date="2011-11-04T18:59:00Z"/>
          <w:del w:id="22586" w:author="Rev 10 Allen Wirfs-Brock" w:date="2012-08-07T14:09:00Z"/>
        </w:rPr>
      </w:pPr>
      <w:ins w:id="22587" w:author="Rev 4 Allen Wirfs-Brock" w:date="2011-11-04T18:59:00Z">
        <w:del w:id="22588" w:author="Rev 10 Allen Wirfs-Brock" w:date="2012-08-07T14:09:00Z">
          <w:r w:rsidRPr="004418C4" w:rsidDel="001E28FF">
            <w:delText xml:space="preserve">Else </w:delText>
          </w:r>
        </w:del>
      </w:ins>
    </w:p>
    <w:p w:rsidR="00675B74" w:rsidRPr="004418C4" w:rsidRDefault="00675B74" w:rsidP="001E28FF">
      <w:pPr>
        <w:pStyle w:val="Alg3"/>
        <w:numPr>
          <w:ilvl w:val="0"/>
          <w:numId w:val="558"/>
        </w:numPr>
        <w:rPr>
          <w:ins w:id="22589" w:author="Rev 4 Allen Wirfs-Brock" w:date="2011-11-04T18:59:00Z"/>
        </w:rPr>
      </w:pPr>
      <w:ins w:id="22590" w:author="Rev 4 Allen Wirfs-Brock" w:date="2011-11-04T18:59:00Z">
        <w:r w:rsidRPr="004418C4">
          <w:t xml:space="preserve">If </w:t>
        </w:r>
        <w:r w:rsidRPr="004418C4">
          <w:rPr>
            <w:i/>
          </w:rPr>
          <w:t>Initialiser</w:t>
        </w:r>
        <w:r w:rsidRPr="004418C4">
          <w:rPr>
            <w:vertAlign w:val="subscript"/>
          </w:rPr>
          <w:t>opt</w:t>
        </w:r>
        <w:r w:rsidRPr="004418C4">
          <w:t xml:space="preserve"> is present</w:t>
        </w:r>
      </w:ins>
      <w:ins w:id="22591" w:author="Rev 10 Allen Wirfs-Brock" w:date="2012-08-07T14:09:00Z">
        <w:r w:rsidR="001E28FF" w:rsidRPr="001E28FF">
          <w:t xml:space="preserve"> </w:t>
        </w:r>
        <w:r w:rsidR="001E28FF">
          <w:t xml:space="preserve">and </w:t>
        </w:r>
        <w:r w:rsidR="001E28FF" w:rsidRPr="001E1845">
          <w:rPr>
            <w:i/>
          </w:rPr>
          <w:t>v</w:t>
        </w:r>
        <w:r w:rsidR="001E28FF">
          <w:t xml:space="preserve"> is </w:t>
        </w:r>
        <w:r w:rsidR="001E28FF" w:rsidRPr="001E1845">
          <w:rPr>
            <w:b/>
          </w:rPr>
          <w:t>undefined</w:t>
        </w:r>
      </w:ins>
      <w:ins w:id="22592" w:author="Rev 4 Allen Wirfs-Brock" w:date="2011-11-04T18:59:00Z">
        <w:r w:rsidRPr="004418C4">
          <w:t>, then</w:t>
        </w:r>
      </w:ins>
    </w:p>
    <w:p w:rsidR="00675B74" w:rsidRPr="004418C4" w:rsidRDefault="00675B74" w:rsidP="001E28FF">
      <w:pPr>
        <w:pStyle w:val="Alg3"/>
        <w:numPr>
          <w:ilvl w:val="1"/>
          <w:numId w:val="558"/>
        </w:numPr>
        <w:tabs>
          <w:tab w:val="clear" w:pos="1080"/>
          <w:tab w:val="num" w:pos="720"/>
        </w:tabs>
        <w:ind w:hanging="720"/>
        <w:rPr>
          <w:ins w:id="22593" w:author="Rev 4 Allen Wirfs-Brock" w:date="2011-11-04T18:59:00Z"/>
        </w:rPr>
      </w:pPr>
      <w:ins w:id="22594"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rsidR="00675B74" w:rsidRPr="004418C4" w:rsidDel="001E28FF" w:rsidRDefault="00675B74" w:rsidP="00B34B48">
      <w:pPr>
        <w:pStyle w:val="Alg3"/>
        <w:numPr>
          <w:ilvl w:val="1"/>
          <w:numId w:val="558"/>
        </w:numPr>
        <w:tabs>
          <w:tab w:val="clear" w:pos="1080"/>
          <w:tab w:val="num" w:pos="720"/>
        </w:tabs>
        <w:ind w:hanging="720"/>
        <w:rPr>
          <w:ins w:id="22595" w:author="Rev 4 Allen Wirfs-Brock" w:date="2011-11-04T18:59:00Z"/>
          <w:del w:id="22596" w:author="Rev 10 Allen Wirfs-Brock" w:date="2012-08-07T14:10:00Z"/>
        </w:rPr>
      </w:pPr>
      <w:ins w:id="22597" w:author="Rev 4 Allen Wirfs-Brock" w:date="2011-11-04T18:59:00Z">
        <w:del w:id="22598" w:author="Rev 10 Allen Wirfs-Brock" w:date="2012-08-07T14:10:00Z">
          <w:r w:rsidRPr="004418C4" w:rsidDel="001E28FF">
            <w:delText>Else,</w:delText>
          </w:r>
        </w:del>
      </w:ins>
    </w:p>
    <w:p w:rsidR="00675B74" w:rsidRPr="004418C4" w:rsidDel="001E28FF" w:rsidRDefault="00675B74" w:rsidP="00B34B48">
      <w:pPr>
        <w:pStyle w:val="Alg3"/>
        <w:numPr>
          <w:ilvl w:val="2"/>
          <w:numId w:val="558"/>
        </w:numPr>
        <w:tabs>
          <w:tab w:val="clear" w:pos="1800"/>
          <w:tab w:val="left" w:pos="990"/>
        </w:tabs>
        <w:ind w:hanging="990"/>
        <w:rPr>
          <w:ins w:id="22599" w:author="Rev 4 Allen Wirfs-Brock" w:date="2011-11-04T18:59:00Z"/>
          <w:del w:id="22600" w:author="Rev 10 Allen Wirfs-Brock" w:date="2012-08-07T14:10:00Z"/>
        </w:rPr>
      </w:pPr>
      <w:ins w:id="22601" w:author="Rev 4 Allen Wirfs-Brock" w:date="2011-11-04T18:59:00Z">
        <w:del w:id="22602" w:author="Rev 10 Allen Wirfs-Brock" w:date="2012-08-07T14:10:00Z">
          <w:r w:rsidRPr="004418C4" w:rsidDel="001E28FF">
            <w:delText xml:space="preserve"> Let</w:delText>
          </w:r>
          <w:r w:rsidRPr="004418C4" w:rsidDel="001E28FF">
            <w:rPr>
              <w:i/>
            </w:rPr>
            <w:delText xml:space="preserve"> v</w:delText>
          </w:r>
          <w:r w:rsidRPr="004418C4" w:rsidDel="001E28FF">
            <w:delText xml:space="preserve"> be </w:delText>
          </w:r>
          <w:r w:rsidRPr="004418C4" w:rsidDel="001E28FF">
            <w:rPr>
              <w:b/>
            </w:rPr>
            <w:delText>undefined</w:delText>
          </w:r>
          <w:r w:rsidRPr="004418C4" w:rsidDel="001E28FF">
            <w:delText>.</w:delText>
          </w:r>
        </w:del>
      </w:ins>
    </w:p>
    <w:p w:rsidR="00EB121A" w:rsidRDefault="00112290" w:rsidP="00EB121A">
      <w:pPr>
        <w:pStyle w:val="Alg2"/>
        <w:numPr>
          <w:ilvl w:val="0"/>
          <w:numId w:val="558"/>
        </w:numPr>
        <w:contextualSpacing/>
        <w:rPr>
          <w:ins w:id="22603" w:author="Rev 6 Allen Wirfs-Brock" w:date="2012-02-18T11:46:00Z"/>
        </w:rPr>
      </w:pPr>
      <w:ins w:id="22604" w:author="Rev 7 Allen Wirfs-Brock" w:date="2012-04-09T17:17:00Z">
        <w:r>
          <w:t>ReturnIfAbrupt(</w:t>
        </w:r>
        <w:r>
          <w:rPr>
            <w:i/>
          </w:rPr>
          <w:t>v</w:t>
        </w:r>
        <w:r>
          <w:t>).</w:t>
        </w:r>
      </w:ins>
      <w:ins w:id="22605" w:author="Rev 6 Allen Wirfs-Brock" w:date="2012-02-18T11:46:00Z">
        <w:del w:id="22606" w:author="Rev 7 Allen Wirfs-Brock" w:date="2012-04-09T17:17: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rsidR="00675B74" w:rsidRPr="004418C4" w:rsidRDefault="00481DAC" w:rsidP="00B34B48">
      <w:pPr>
        <w:pStyle w:val="Alg3"/>
        <w:numPr>
          <w:ilvl w:val="0"/>
          <w:numId w:val="558"/>
        </w:numPr>
        <w:spacing w:after="220"/>
        <w:rPr>
          <w:ins w:id="22607" w:author="Rev 4 Allen Wirfs-Brock" w:date="2011-11-04T18:59:00Z"/>
        </w:rPr>
      </w:pPr>
      <w:ins w:id="22608" w:author="Rev 6 Allen Wirfs-Brock" w:date="2012-02-18T11:01:00Z">
        <w:r>
          <w:t>Return the result of p</w:t>
        </w:r>
        <w:r w:rsidRPr="004418C4">
          <w:t>erform</w:t>
        </w:r>
        <w:r>
          <w:t>ing</w:t>
        </w:r>
        <w:r w:rsidRPr="004418C4">
          <w:t xml:space="preserve"> </w:t>
        </w:r>
      </w:ins>
      <w:ins w:id="22609" w:author="Rev 4 Allen Wirfs-Brock" w:date="2011-11-04T18:59:00Z">
        <w:del w:id="22610" w:author="Rev 6 Allen Wirfs-Brock" w:date="2012-02-18T11:01:00Z">
          <w:r w:rsidR="00675B74" w:rsidRPr="004418C4" w:rsidDel="00481DAC">
            <w:delText xml:space="preserve">Perform </w:delText>
          </w:r>
        </w:del>
        <w:r w:rsidR="00675B74" w:rsidRPr="004418C4">
          <w:t xml:space="preserve">Binding </w:t>
        </w:r>
        <w:del w:id="22611" w:author="Rev 6 Allen Wirfs-Brock" w:date="2012-02-27T15:46:00Z">
          <w:r w:rsidR="00675B74" w:rsidRPr="004418C4" w:rsidDel="00A113E2">
            <w:delText>Initialization</w:delText>
          </w:r>
        </w:del>
      </w:ins>
      <w:ins w:id="22612" w:author="Rev 6 Allen Wirfs-Brock" w:date="2012-02-27T15:46:00Z">
        <w:r w:rsidR="00A113E2">
          <w:t>Initialisation</w:t>
        </w:r>
      </w:ins>
      <w:ins w:id="22613" w:author="Rev 4 Allen Wirfs-Brock" w:date="2011-11-04T18:59:00Z">
        <w:r w:rsidR="00675B74" w:rsidRPr="004418C4">
          <w:t xml:space="preserve"> for </w:t>
        </w:r>
        <w:r w:rsidR="00675B74" w:rsidRPr="004418C4">
          <w:rPr>
            <w:i/>
          </w:rPr>
          <w:t>BindingIdentif</w:t>
        </w:r>
      </w:ins>
      <w:ins w:id="22614" w:author="Rev 10 Allen Wirfs-Brock" w:date="2012-08-30T16:33:00Z">
        <w:r w:rsidR="00626B1E">
          <w:rPr>
            <w:i/>
          </w:rPr>
          <w:t>i</w:t>
        </w:r>
      </w:ins>
      <w:ins w:id="22615" w:author="Rev 4 Allen Wirfs-Brock" w:date="2011-11-04T18:59:00Z">
        <w:r w:rsidR="00675B74" w:rsidRPr="004418C4">
          <w:rPr>
            <w:i/>
          </w:rPr>
          <w:t>er</w:t>
        </w:r>
        <w:r w:rsidR="00675B74" w:rsidRPr="004418C4">
          <w:t xml:space="preserve"> </w:t>
        </w:r>
      </w:ins>
      <w:ins w:id="22616" w:author="Rev 4 Allen Wirfs-Brock" w:date="2011-11-06T16:42:00Z">
        <w:r w:rsidR="0074396A">
          <w:t>passing</w:t>
        </w:r>
      </w:ins>
      <w:ins w:id="22617" w:author="Rev 4 Allen Wirfs-Brock" w:date="2011-11-04T18:59:00Z">
        <w:r w:rsidR="00675B74" w:rsidRPr="004418C4">
          <w:t xml:space="preserve"> </w:t>
        </w:r>
        <w:r w:rsidR="00675B74">
          <w:rPr>
            <w:i/>
          </w:rPr>
          <w:t>v</w:t>
        </w:r>
        <w:r w:rsidR="00675B74" w:rsidRPr="00675B74">
          <w:t xml:space="preserve"> and </w:t>
        </w:r>
      </w:ins>
      <w:ins w:id="22618" w:author="Rev 4 Allen Wirfs-Brock" w:date="2011-11-06T16:42:00Z">
        <w:del w:id="22619" w:author="Rev 6 Allen Wirfs-Brock" w:date="2012-02-27T16:31:00Z">
          <w:r w:rsidR="0074396A" w:rsidRPr="004418C4" w:rsidDel="00767E5E">
            <w:rPr>
              <w:i/>
            </w:rPr>
            <w:delText>enviornment</w:delText>
          </w:r>
        </w:del>
      </w:ins>
      <w:ins w:id="22620" w:author="Rev 6 Allen Wirfs-Brock" w:date="2012-02-27T16:31:00Z">
        <w:r w:rsidR="00767E5E">
          <w:rPr>
            <w:i/>
          </w:rPr>
          <w:t>environment</w:t>
        </w:r>
      </w:ins>
      <w:ins w:id="22621" w:author="Rev 4 Allen Wirfs-Brock" w:date="2011-11-06T16:42:00Z">
        <w:r w:rsidR="0074396A" w:rsidRPr="004418C4">
          <w:t xml:space="preserve"> </w:t>
        </w:r>
      </w:ins>
      <w:ins w:id="22622" w:author="Rev 4 Allen Wirfs-Brock" w:date="2011-11-04T18:59:00Z">
        <w:r w:rsidR="00675B74" w:rsidRPr="004418C4">
          <w:t xml:space="preserve">as </w:t>
        </w:r>
      </w:ins>
      <w:ins w:id="22623" w:author="Rev 4 Allen Wirfs-Brock" w:date="2011-11-06T16:42:00Z">
        <w:r w:rsidR="0074396A">
          <w:t>arguments</w:t>
        </w:r>
      </w:ins>
      <w:ins w:id="22624" w:author="Rev 4 Allen Wirfs-Brock" w:date="2011-11-04T18:59:00Z">
        <w:r w:rsidR="00675B74" w:rsidRPr="004418C4">
          <w:t>.</w:t>
        </w:r>
      </w:ins>
    </w:p>
    <w:p w:rsidR="0064674E" w:rsidRPr="00E77497" w:rsidDel="00686CCA" w:rsidRDefault="0064674E" w:rsidP="0064674E">
      <w:pPr>
        <w:rPr>
          <w:ins w:id="22625" w:author="Rev 3 Allen Wirfs-Brock" w:date="2011-09-22T15:07:00Z"/>
          <w:del w:id="22626" w:author="Rev 4 Allen Wirfs-Brock" w:date="2011-10-15T18:33:00Z"/>
        </w:rPr>
      </w:pPr>
      <w:ins w:id="22627" w:author="Rev 3 Allen Wirfs-Brock" w:date="2011-09-22T15:07:00Z">
        <w:del w:id="22628"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rsidR="0064674E" w:rsidRPr="00E77497" w:rsidDel="00686CCA" w:rsidRDefault="0064674E">
      <w:pPr>
        <w:pStyle w:val="Alg4"/>
        <w:numPr>
          <w:ilvl w:val="0"/>
          <w:numId w:val="561"/>
        </w:numPr>
        <w:spacing w:after="220"/>
        <w:contextualSpacing/>
        <w:rPr>
          <w:ins w:id="22629" w:author="Rev 3 Allen Wirfs-Brock" w:date="2011-09-22T15:07:00Z"/>
          <w:del w:id="22630" w:author="Rev 4 Allen Wirfs-Brock" w:date="2011-10-15T18:33:00Z"/>
        </w:rPr>
        <w:pPrChange w:id="22631" w:author="Rev 4 Allen Wirfs-Brock" w:date="2011-11-07T12:16:00Z">
          <w:pPr>
            <w:pStyle w:val="Alg4"/>
            <w:numPr>
              <w:numId w:val="595"/>
            </w:numPr>
            <w:tabs>
              <w:tab w:val="num" w:pos="360"/>
            </w:tabs>
            <w:spacing w:after="220"/>
            <w:ind w:left="360" w:hanging="360"/>
            <w:contextualSpacing/>
          </w:pPr>
        </w:pPrChange>
      </w:pPr>
      <w:ins w:id="22632" w:author="Rev 3 Allen Wirfs-Brock" w:date="2011-09-22T15:07:00Z">
        <w:del w:id="22633"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rsidR="00AA404C" w:rsidRPr="00E77497" w:rsidDel="00F1230C" w:rsidRDefault="00AA404C" w:rsidP="00AA404C">
      <w:pPr>
        <w:rPr>
          <w:ins w:id="22634" w:author="Allen Wirfs-Brock" w:date="2011-07-11T15:39:00Z"/>
          <w:del w:id="22635" w:author="Rev 3 Allen Wirfs-Brock" w:date="2011-09-21T17:19:00Z"/>
        </w:rPr>
      </w:pPr>
      <w:ins w:id="22636" w:author="Allen Wirfs-Brock" w:date="2011-07-11T15:39:00Z">
        <w:del w:id="22637"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22638" w:author="Rev 3 Allen Wirfs-Brock" w:date="2011-09-01T13:55:00Z">
          <w:r w:rsidRPr="00E77497" w:rsidDel="00B678FE">
            <w:delText xml:space="preserve">  </w:delText>
          </w:r>
        </w:del>
      </w:ins>
      <w:ins w:id="22639" w:author="Allen Wirfs-Brock" w:date="2011-07-11T15:44:00Z">
        <w:del w:id="22640"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22641" w:author="Allen Wirfs-Brock" w:date="2011-07-11T15:39:00Z">
        <w:del w:id="22642" w:author="Rev 3 Allen Wirfs-Brock" w:date="2011-09-01T13:55:00Z">
          <w:r w:rsidRPr="00E77497" w:rsidDel="00B678FE">
            <w:rPr>
              <w:b/>
            </w:rPr>
            <w:delText>:</w:delText>
          </w:r>
          <w:r w:rsidRPr="00E77497" w:rsidDel="00B678FE">
            <w:delText xml:space="preserve"> </w:delText>
          </w:r>
        </w:del>
      </w:ins>
      <w:ins w:id="22643" w:author="Allen Wirfs-Brock" w:date="2011-07-11T15:45:00Z">
        <w:del w:id="22644"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22645" w:author="Allen Wirfs-Brock" w:date="2011-07-11T15:39:00Z">
        <w:del w:id="22646" w:author="Rev 3 Allen Wirfs-Brock" w:date="2011-09-01T13:55:00Z">
          <w:r w:rsidRPr="00E77497" w:rsidDel="00B678FE">
            <w:rPr>
              <w:rStyle w:val="bnf"/>
            </w:rPr>
            <w:delText xml:space="preserve">  </w:delText>
          </w:r>
        </w:del>
      </w:ins>
      <w:ins w:id="22647" w:author="Allen Wirfs-Brock" w:date="2011-07-11T15:44:00Z">
        <w:del w:id="22648" w:author="Rev 3 Allen Wirfs-Brock" w:date="2011-09-01T13:55:00Z">
          <w:r w:rsidR="005451AB" w:rsidRPr="00E77497" w:rsidDel="00B678FE">
            <w:rPr>
              <w:rStyle w:val="bnf"/>
            </w:rPr>
            <w:delText>Identifier</w:delText>
          </w:r>
        </w:del>
        <w:del w:id="22649" w:author="Rev 3 Allen Wirfs-Brock" w:date="2011-09-21T17:19:00Z">
          <w:r w:rsidR="005451AB" w:rsidRPr="00E77497" w:rsidDel="00F1230C">
            <w:delText xml:space="preserve"> </w:delText>
          </w:r>
        </w:del>
      </w:ins>
      <w:ins w:id="22650" w:author="Allen Wirfs-Brock" w:date="2011-07-11T15:39:00Z">
        <w:del w:id="22651" w:author="Rev 3 Allen Wirfs-Brock" w:date="2011-09-21T17:19:00Z">
          <w:r w:rsidRPr="00E77497" w:rsidDel="00F1230C">
            <w:delText>is determined as follows:</w:delText>
          </w:r>
        </w:del>
      </w:ins>
    </w:p>
    <w:p w:rsidR="00AA404C" w:rsidRPr="00E77497" w:rsidDel="00F1230C" w:rsidRDefault="00AA404C">
      <w:pPr>
        <w:pStyle w:val="Alg4"/>
        <w:numPr>
          <w:ilvl w:val="0"/>
          <w:numId w:val="552"/>
        </w:numPr>
        <w:spacing w:after="220"/>
        <w:contextualSpacing/>
        <w:rPr>
          <w:ins w:id="22652" w:author="Allen Wirfs-Brock" w:date="2011-07-11T15:39:00Z"/>
          <w:del w:id="22653" w:author="Rev 3 Allen Wirfs-Brock" w:date="2011-09-21T17:19:00Z"/>
        </w:rPr>
        <w:pPrChange w:id="22654" w:author="Rev 4 Allen Wirfs-Brock" w:date="2011-11-07T12:16:00Z">
          <w:pPr>
            <w:pStyle w:val="Alg4"/>
            <w:numPr>
              <w:numId w:val="586"/>
            </w:numPr>
            <w:tabs>
              <w:tab w:val="num" w:pos="360"/>
            </w:tabs>
            <w:spacing w:after="220"/>
            <w:ind w:left="360" w:hanging="360"/>
            <w:contextualSpacing/>
          </w:pPr>
        </w:pPrChange>
      </w:pPr>
      <w:ins w:id="22655" w:author="Allen Wirfs-Brock" w:date="2011-07-11T15:39:00Z">
        <w:del w:id="22656" w:author="Rev 3 Allen Wirfs-Brock" w:date="2011-09-21T17:19:00Z">
          <w:r w:rsidRPr="00E77497" w:rsidDel="00F1230C">
            <w:delText xml:space="preserve">Return </w:delText>
          </w:r>
        </w:del>
        <w:del w:id="22657"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rsidR="00583028" w:rsidRPr="00E77497" w:rsidDel="00805896" w:rsidRDefault="00583028" w:rsidP="00C7794D">
      <w:pPr>
        <w:ind w:left="360"/>
        <w:rPr>
          <w:ins w:id="22658" w:author="Rev 3 Allen Wirfs-Brock" w:date="2011-09-11T14:46:00Z"/>
          <w:del w:id="22659" w:author="Rev 4 Allen Wirfs-Brock" w:date="2011-11-04T18:40:00Z"/>
        </w:rPr>
      </w:pPr>
      <w:ins w:id="22660" w:author="Rev 3 Allen Wirfs-Brock" w:date="2011-09-11T14:46:00Z">
        <w:del w:id="22661" w:author="Rev 4 Allen Wirfs-Brock" w:date="2011-10-15T18:34:00Z">
          <w:r w:rsidRPr="00E77497" w:rsidDel="00686CCA">
            <w:delText xml:space="preserve">The production </w:delText>
          </w:r>
        </w:del>
        <w:del w:id="22662"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22663" w:author="Rev 3 Allen Wirfs-Brock" w:date="2011-09-11T14:47:00Z">
        <w:del w:id="22664" w:author="Rev 4 Allen Wirfs-Brock" w:date="2011-11-04T18:40:00Z">
          <w:r w:rsidRPr="00E77497" w:rsidDel="00805896">
            <w:rPr>
              <w:rStyle w:val="bnf"/>
            </w:rPr>
            <w:delText>BindingIdentifier</w:delText>
          </w:r>
          <w:r w:rsidRPr="00E77497" w:rsidDel="00805896">
            <w:delText xml:space="preserve"> </w:delText>
          </w:r>
        </w:del>
      </w:ins>
      <w:ins w:id="22665" w:author="Rev 3 Allen Wirfs-Brock" w:date="2011-09-11T14:46:00Z">
        <w:del w:id="22666" w:author="Rev 4 Allen Wirfs-Brock" w:date="2011-10-15T18:34:00Z">
          <w:r w:rsidRPr="00E77497" w:rsidDel="00686CCA">
            <w:delText xml:space="preserve">is evaluated </w:delText>
          </w:r>
        </w:del>
        <w:del w:id="22667" w:author="Rev 4 Allen Wirfs-Brock" w:date="2011-11-04T18:40:00Z">
          <w:r w:rsidRPr="00E77497" w:rsidDel="00805896">
            <w:delText xml:space="preserve">with the parameters </w:delText>
          </w:r>
          <w:r w:rsidRPr="00E77497" w:rsidDel="00805896">
            <w:rPr>
              <w:rStyle w:val="bnf"/>
            </w:rPr>
            <w:delText>obj</w:delText>
          </w:r>
        </w:del>
      </w:ins>
      <w:ins w:id="22668" w:author="Rev 3 Allen Wirfs-Brock" w:date="2011-09-11T14:48:00Z">
        <w:del w:id="22669"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22670" w:author="Rev 3 Allen Wirfs-Brock" w:date="2011-09-11T14:46:00Z">
        <w:del w:id="22671"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22672" w:author="Rev 4 Allen Wirfs-Brock" w:date="2011-10-15T18:34:00Z">
          <w:r w:rsidRPr="00E77497" w:rsidDel="00686CCA">
            <w:delText>as follows:</w:delText>
          </w:r>
        </w:del>
      </w:ins>
    </w:p>
    <w:p w:rsidR="00583028" w:rsidRPr="00E77497" w:rsidDel="00805896" w:rsidRDefault="00583028">
      <w:pPr>
        <w:pStyle w:val="Alg3"/>
        <w:numPr>
          <w:ilvl w:val="0"/>
          <w:numId w:val="556"/>
        </w:numPr>
        <w:rPr>
          <w:ins w:id="22673" w:author="Rev 3 Allen Wirfs-Brock" w:date="2011-09-11T14:46:00Z"/>
          <w:del w:id="22674" w:author="Rev 4 Allen Wirfs-Brock" w:date="2011-11-04T18:40:00Z"/>
        </w:rPr>
        <w:pPrChange w:id="22675" w:author="Rev 4 Allen Wirfs-Brock" w:date="2011-11-07T12:16:00Z">
          <w:pPr>
            <w:pStyle w:val="Alg3"/>
            <w:numPr>
              <w:numId w:val="590"/>
            </w:numPr>
          </w:pPr>
        </w:pPrChange>
      </w:pPr>
      <w:ins w:id="22676" w:author="Rev 3 Allen Wirfs-Brock" w:date="2011-09-11T14:46:00Z">
        <w:del w:id="22677"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rsidR="00583028" w:rsidRPr="00E77497" w:rsidDel="00805896" w:rsidRDefault="00583028">
      <w:pPr>
        <w:pStyle w:val="Alg3"/>
        <w:numPr>
          <w:ilvl w:val="0"/>
          <w:numId w:val="556"/>
        </w:numPr>
        <w:rPr>
          <w:ins w:id="22678" w:author="Rev 3 Allen Wirfs-Brock" w:date="2011-09-11T14:46:00Z"/>
          <w:del w:id="22679" w:author="Rev 4 Allen Wirfs-Brock" w:date="2011-11-04T18:40:00Z"/>
        </w:rPr>
        <w:pPrChange w:id="22680" w:author="Rev 4 Allen Wirfs-Brock" w:date="2011-11-07T12:16:00Z">
          <w:pPr>
            <w:pStyle w:val="Alg3"/>
            <w:numPr>
              <w:numId w:val="590"/>
            </w:numPr>
          </w:pPr>
        </w:pPrChange>
      </w:pPr>
      <w:ins w:id="22681" w:author="Rev 3 Allen Wirfs-Brock" w:date="2011-09-11T14:46:00Z">
        <w:del w:id="22682"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rsidR="00583028" w:rsidRPr="00E77497" w:rsidDel="00805896" w:rsidRDefault="00583028">
      <w:pPr>
        <w:pStyle w:val="Alg3"/>
        <w:numPr>
          <w:ilvl w:val="0"/>
          <w:numId w:val="556"/>
        </w:numPr>
        <w:rPr>
          <w:ins w:id="22683" w:author="Rev 3 Allen Wirfs-Brock" w:date="2011-09-11T14:46:00Z"/>
          <w:del w:id="22684" w:author="Rev 4 Allen Wirfs-Brock" w:date="2011-11-04T18:40:00Z"/>
        </w:rPr>
        <w:pPrChange w:id="22685" w:author="Rev 4 Allen Wirfs-Brock" w:date="2011-11-07T12:16:00Z">
          <w:pPr>
            <w:pStyle w:val="Alg3"/>
            <w:numPr>
              <w:numId w:val="590"/>
            </w:numPr>
          </w:pPr>
        </w:pPrChange>
      </w:pPr>
      <w:ins w:id="22686" w:author="Rev 3 Allen Wirfs-Brock" w:date="2011-09-11T14:46:00Z">
        <w:del w:id="22687"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rsidR="00583028" w:rsidRPr="00E77497" w:rsidDel="00805896" w:rsidRDefault="00583028">
      <w:pPr>
        <w:pStyle w:val="Alg3"/>
        <w:numPr>
          <w:ilvl w:val="0"/>
          <w:numId w:val="556"/>
        </w:numPr>
        <w:rPr>
          <w:ins w:id="22688" w:author="Rev 3 Allen Wirfs-Brock" w:date="2011-09-11T14:46:00Z"/>
          <w:del w:id="22689" w:author="Rev 4 Allen Wirfs-Brock" w:date="2011-11-04T18:40:00Z"/>
        </w:rPr>
        <w:pPrChange w:id="22690" w:author="Rev 4 Allen Wirfs-Brock" w:date="2011-11-07T12:16:00Z">
          <w:pPr>
            <w:pStyle w:val="Alg3"/>
            <w:numPr>
              <w:numId w:val="590"/>
            </w:numPr>
          </w:pPr>
        </w:pPrChange>
      </w:pPr>
      <w:ins w:id="22691" w:author="Rev 3 Allen Wirfs-Brock" w:date="2011-09-11T14:46:00Z">
        <w:del w:id="22692" w:author="Rev 4 Allen Wirfs-Brock" w:date="2011-11-04T18:40:00Z">
          <w:r w:rsidRPr="00E77497" w:rsidDel="00805896">
            <w:delText xml:space="preserve">Let </w:delText>
          </w:r>
          <w:r w:rsidRPr="00E77497" w:rsidDel="00805896">
            <w:rPr>
              <w:i/>
            </w:rPr>
            <w:delText>n</w:delText>
          </w:r>
          <w:r w:rsidRPr="00E77497" w:rsidDel="00805896">
            <w:delText>=0;</w:delText>
          </w:r>
        </w:del>
      </w:ins>
    </w:p>
    <w:p w:rsidR="00583028" w:rsidRPr="00E77497" w:rsidDel="00805896" w:rsidRDefault="00583028">
      <w:pPr>
        <w:pStyle w:val="Alg3"/>
        <w:numPr>
          <w:ilvl w:val="0"/>
          <w:numId w:val="556"/>
        </w:numPr>
        <w:rPr>
          <w:ins w:id="22693" w:author="Rev 3 Allen Wirfs-Brock" w:date="2011-09-11T14:46:00Z"/>
          <w:del w:id="22694" w:author="Rev 4 Allen Wirfs-Brock" w:date="2011-11-04T18:40:00Z"/>
        </w:rPr>
        <w:pPrChange w:id="22695" w:author="Rev 4 Allen Wirfs-Brock" w:date="2011-11-07T12:16:00Z">
          <w:pPr>
            <w:pStyle w:val="Alg3"/>
            <w:numPr>
              <w:numId w:val="590"/>
            </w:numPr>
          </w:pPr>
        </w:pPrChange>
      </w:pPr>
      <w:ins w:id="22696" w:author="Rev 3 Allen Wirfs-Brock" w:date="2011-09-11T14:46:00Z">
        <w:del w:id="22697"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rsidR="002276DA" w:rsidRPr="00E77497" w:rsidDel="00805896" w:rsidRDefault="002276DA">
      <w:pPr>
        <w:pStyle w:val="Alg3"/>
        <w:numPr>
          <w:ilvl w:val="1"/>
          <w:numId w:val="556"/>
        </w:numPr>
        <w:tabs>
          <w:tab w:val="clear" w:pos="1080"/>
          <w:tab w:val="num" w:pos="720"/>
        </w:tabs>
        <w:ind w:left="720"/>
        <w:rPr>
          <w:ins w:id="22698" w:author="Rev 3 Allen Wirfs-Brock" w:date="2011-09-11T14:53:00Z"/>
          <w:del w:id="22699" w:author="Rev 4 Allen Wirfs-Brock" w:date="2011-11-04T18:40:00Z"/>
        </w:rPr>
        <w:pPrChange w:id="22700" w:author="Rev 4 Allen Wirfs-Brock" w:date="2011-11-07T12:16:00Z">
          <w:pPr>
            <w:pStyle w:val="Alg3"/>
            <w:numPr>
              <w:ilvl w:val="1"/>
              <w:numId w:val="590"/>
            </w:numPr>
            <w:tabs>
              <w:tab w:val="clear" w:pos="360"/>
              <w:tab w:val="num" w:pos="720"/>
              <w:tab w:val="num" w:pos="1080"/>
            </w:tabs>
            <w:ind w:left="720"/>
          </w:pPr>
        </w:pPrChange>
      </w:pPr>
      <w:ins w:id="22701" w:author="Rev 3 Allen Wirfs-Brock" w:date="2011-09-11T14:53:00Z">
        <w:del w:id="22702"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rsidR="00B95652" w:rsidRPr="00E77497" w:rsidDel="00805896" w:rsidRDefault="002276DA">
      <w:pPr>
        <w:pStyle w:val="Alg3"/>
        <w:numPr>
          <w:ilvl w:val="1"/>
          <w:numId w:val="556"/>
        </w:numPr>
        <w:tabs>
          <w:tab w:val="clear" w:pos="1080"/>
          <w:tab w:val="num" w:pos="720"/>
        </w:tabs>
        <w:ind w:left="720"/>
        <w:rPr>
          <w:ins w:id="22703" w:author="Rev 3 Allen Wirfs-Brock" w:date="2011-09-11T14:51:00Z"/>
          <w:del w:id="22704" w:author="Rev 4 Allen Wirfs-Brock" w:date="2011-11-04T18:40:00Z"/>
        </w:rPr>
        <w:pPrChange w:id="22705" w:author="Rev 4 Allen Wirfs-Brock" w:date="2011-11-07T12:16:00Z">
          <w:pPr>
            <w:pStyle w:val="Alg3"/>
            <w:numPr>
              <w:ilvl w:val="1"/>
              <w:numId w:val="590"/>
            </w:numPr>
            <w:tabs>
              <w:tab w:val="clear" w:pos="360"/>
              <w:tab w:val="num" w:pos="720"/>
              <w:tab w:val="num" w:pos="1080"/>
            </w:tabs>
            <w:ind w:left="720"/>
          </w:pPr>
        </w:pPrChange>
      </w:pPr>
      <w:ins w:id="22706" w:author="Rev 3 Allen Wirfs-Brock" w:date="2011-09-11T14:52:00Z">
        <w:del w:id="22707"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rsidR="002276DA" w:rsidRPr="00E77497" w:rsidDel="00805896" w:rsidRDefault="002276DA">
      <w:pPr>
        <w:pStyle w:val="Alg3"/>
        <w:numPr>
          <w:ilvl w:val="1"/>
          <w:numId w:val="556"/>
        </w:numPr>
        <w:tabs>
          <w:tab w:val="clear" w:pos="1080"/>
          <w:tab w:val="num" w:pos="720"/>
        </w:tabs>
        <w:ind w:left="720"/>
        <w:rPr>
          <w:ins w:id="22708" w:author="Rev 3 Allen Wirfs-Brock" w:date="2011-09-11T14:54:00Z"/>
          <w:del w:id="22709" w:author="Rev 4 Allen Wirfs-Brock" w:date="2011-11-04T18:40:00Z"/>
        </w:rPr>
        <w:pPrChange w:id="22710" w:author="Rev 4 Allen Wirfs-Brock" w:date="2011-11-07T12:16:00Z">
          <w:pPr>
            <w:pStyle w:val="Alg3"/>
            <w:numPr>
              <w:ilvl w:val="1"/>
              <w:numId w:val="590"/>
            </w:numPr>
            <w:tabs>
              <w:tab w:val="clear" w:pos="360"/>
              <w:tab w:val="num" w:pos="720"/>
              <w:tab w:val="num" w:pos="1080"/>
            </w:tabs>
            <w:ind w:left="720"/>
          </w:pPr>
        </w:pPrChange>
      </w:pPr>
      <w:ins w:id="22711" w:author="Rev 3 Allen Wirfs-Brock" w:date="2011-09-11T14:54:00Z">
        <w:del w:id="22712"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rsidR="00583028" w:rsidRPr="00E77497" w:rsidDel="00805896" w:rsidRDefault="00583028">
      <w:pPr>
        <w:pStyle w:val="Alg3"/>
        <w:numPr>
          <w:ilvl w:val="2"/>
          <w:numId w:val="556"/>
        </w:numPr>
        <w:tabs>
          <w:tab w:val="clear" w:pos="1800"/>
          <w:tab w:val="num" w:pos="990"/>
        </w:tabs>
        <w:ind w:left="990" w:hanging="180"/>
        <w:rPr>
          <w:ins w:id="22713" w:author="Rev 3 Allen Wirfs-Brock" w:date="2011-09-11T14:46:00Z"/>
          <w:del w:id="22714" w:author="Rev 4 Allen Wirfs-Brock" w:date="2011-11-04T18:40:00Z"/>
        </w:rPr>
        <w:pPrChange w:id="22715" w:author="Rev 4 Allen Wirfs-Brock" w:date="2011-11-07T12:16:00Z">
          <w:pPr>
            <w:pStyle w:val="Alg3"/>
            <w:numPr>
              <w:ilvl w:val="2"/>
              <w:numId w:val="590"/>
            </w:numPr>
            <w:tabs>
              <w:tab w:val="clear" w:pos="360"/>
              <w:tab w:val="num" w:pos="990"/>
              <w:tab w:val="num" w:pos="1800"/>
            </w:tabs>
            <w:ind w:left="990" w:hanging="180"/>
          </w:pPr>
        </w:pPrChange>
      </w:pPr>
      <w:ins w:id="22716" w:author="Rev 3 Allen Wirfs-Brock" w:date="2011-09-11T14:46:00Z">
        <w:del w:id="22717"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22718" w:author="Rev 3 Allen Wirfs-Brock" w:date="2011-09-11T14:55:00Z">
        <w:del w:id="22719" w:author="Rev 4 Allen Wirfs-Brock" w:date="2011-11-04T18:40:00Z">
          <w:r w:rsidR="002276DA" w:rsidRPr="00E77497" w:rsidDel="00805896">
            <w:rPr>
              <w:i/>
            </w:rPr>
            <w:delText xml:space="preserve">P </w:delText>
          </w:r>
        </w:del>
      </w:ins>
      <w:ins w:id="22720" w:author="Rev 3 Allen Wirfs-Brock" w:date="2011-09-11T14:46:00Z">
        <w:del w:id="22721" w:author="Rev 4 Allen Wirfs-Brock" w:date="2011-11-04T18:40:00Z">
          <w:r w:rsidRPr="00E77497" w:rsidDel="00805896">
            <w:delText>as the argument.</w:delText>
          </w:r>
        </w:del>
      </w:ins>
    </w:p>
    <w:p w:rsidR="00583028" w:rsidRPr="00E77497" w:rsidDel="00805896" w:rsidRDefault="00583028">
      <w:pPr>
        <w:pStyle w:val="Alg3"/>
        <w:numPr>
          <w:ilvl w:val="2"/>
          <w:numId w:val="556"/>
        </w:numPr>
        <w:tabs>
          <w:tab w:val="clear" w:pos="1800"/>
          <w:tab w:val="num" w:pos="990"/>
        </w:tabs>
        <w:ind w:left="990" w:hanging="180"/>
        <w:rPr>
          <w:ins w:id="22722" w:author="Rev 3 Allen Wirfs-Brock" w:date="2011-09-11T14:46:00Z"/>
          <w:del w:id="22723" w:author="Rev 4 Allen Wirfs-Brock" w:date="2011-11-04T18:40:00Z"/>
        </w:rPr>
        <w:pPrChange w:id="22724" w:author="Rev 4 Allen Wirfs-Brock" w:date="2011-11-07T12:16:00Z">
          <w:pPr>
            <w:pStyle w:val="Alg3"/>
            <w:numPr>
              <w:ilvl w:val="2"/>
              <w:numId w:val="590"/>
            </w:numPr>
            <w:tabs>
              <w:tab w:val="clear" w:pos="360"/>
              <w:tab w:val="num" w:pos="990"/>
              <w:tab w:val="num" w:pos="1800"/>
            </w:tabs>
            <w:ind w:left="990" w:hanging="180"/>
          </w:pPr>
        </w:pPrChange>
      </w:pPr>
      <w:ins w:id="22725" w:author="Rev 3 Allen Wirfs-Brock" w:date="2011-09-11T14:46:00Z">
        <w:del w:id="22726"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rsidR="00583028" w:rsidRPr="00E77497" w:rsidDel="00805896" w:rsidRDefault="00583028">
      <w:pPr>
        <w:pStyle w:val="Alg3"/>
        <w:numPr>
          <w:ilvl w:val="1"/>
          <w:numId w:val="556"/>
        </w:numPr>
        <w:tabs>
          <w:tab w:val="clear" w:pos="1080"/>
          <w:tab w:val="num" w:pos="720"/>
        </w:tabs>
        <w:ind w:hanging="720"/>
        <w:rPr>
          <w:ins w:id="22727" w:author="Rev 3 Allen Wirfs-Brock" w:date="2011-09-11T14:46:00Z"/>
          <w:del w:id="22728" w:author="Rev 4 Allen Wirfs-Brock" w:date="2011-11-04T18:40:00Z"/>
        </w:rPr>
        <w:pPrChange w:id="22729" w:author="Rev 4 Allen Wirfs-Brock" w:date="2011-11-07T12:16:00Z">
          <w:pPr>
            <w:pStyle w:val="Alg3"/>
            <w:numPr>
              <w:ilvl w:val="1"/>
              <w:numId w:val="590"/>
            </w:numPr>
            <w:tabs>
              <w:tab w:val="clear" w:pos="360"/>
              <w:tab w:val="num" w:pos="720"/>
              <w:tab w:val="num" w:pos="1080"/>
            </w:tabs>
            <w:ind w:left="1080" w:hanging="720"/>
          </w:pPr>
        </w:pPrChange>
      </w:pPr>
      <w:ins w:id="22730" w:author="Rev 3 Allen Wirfs-Brock" w:date="2011-09-11T14:46:00Z">
        <w:del w:id="22731"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rsidR="00583028" w:rsidRPr="00E77497" w:rsidDel="00805896" w:rsidRDefault="00583028">
      <w:pPr>
        <w:pStyle w:val="Alg3"/>
        <w:numPr>
          <w:ilvl w:val="1"/>
          <w:numId w:val="556"/>
        </w:numPr>
        <w:tabs>
          <w:tab w:val="clear" w:pos="1080"/>
          <w:tab w:val="num" w:pos="720"/>
        </w:tabs>
        <w:ind w:hanging="720"/>
        <w:rPr>
          <w:ins w:id="22732" w:author="Rev 3 Allen Wirfs-Brock" w:date="2011-09-11T14:46:00Z"/>
          <w:del w:id="22733" w:author="Rev 4 Allen Wirfs-Brock" w:date="2011-11-04T18:40:00Z"/>
        </w:rPr>
        <w:pPrChange w:id="22734" w:author="Rev 4 Allen Wirfs-Brock" w:date="2011-11-07T12:16:00Z">
          <w:pPr>
            <w:pStyle w:val="Alg3"/>
            <w:numPr>
              <w:ilvl w:val="1"/>
              <w:numId w:val="590"/>
            </w:numPr>
            <w:tabs>
              <w:tab w:val="clear" w:pos="360"/>
              <w:tab w:val="num" w:pos="720"/>
              <w:tab w:val="num" w:pos="1080"/>
            </w:tabs>
            <w:ind w:left="1080" w:hanging="720"/>
          </w:pPr>
        </w:pPrChange>
      </w:pPr>
      <w:ins w:id="22735" w:author="Rev 3 Allen Wirfs-Brock" w:date="2011-09-11T14:46:00Z">
        <w:del w:id="22736"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rsidR="00583028" w:rsidRPr="00E77497" w:rsidDel="00805896" w:rsidRDefault="00E96A32">
      <w:pPr>
        <w:pStyle w:val="Alg3"/>
        <w:numPr>
          <w:ilvl w:val="0"/>
          <w:numId w:val="556"/>
        </w:numPr>
        <w:rPr>
          <w:ins w:id="22737" w:author="Rev 3 Allen Wirfs-Brock" w:date="2011-09-11T14:46:00Z"/>
          <w:del w:id="22738" w:author="Rev 4 Allen Wirfs-Brock" w:date="2011-11-04T18:40:00Z"/>
        </w:rPr>
        <w:pPrChange w:id="22739" w:author="Rev 4 Allen Wirfs-Brock" w:date="2011-11-07T12:16:00Z">
          <w:pPr>
            <w:pStyle w:val="Alg3"/>
            <w:numPr>
              <w:numId w:val="590"/>
            </w:numPr>
          </w:pPr>
        </w:pPrChange>
      </w:pPr>
      <w:ins w:id="22740" w:author="Rev 3 Allen Wirfs-Brock" w:date="2011-09-11T15:03:00Z">
        <w:del w:id="22741" w:author="Rev 4 Allen Wirfs-Brock" w:date="2011-11-04T18:40:00Z">
          <w:r w:rsidRPr="00E77497" w:rsidDel="00805896">
            <w:delText xml:space="preserve">Perform </w:delText>
          </w:r>
        </w:del>
      </w:ins>
      <w:ins w:id="22742" w:author="Rev 3 Allen Wirfs-Brock" w:date="2011-09-22T12:34:00Z">
        <w:del w:id="22743" w:author="Rev 4 Allen Wirfs-Brock" w:date="2011-11-04T18:40:00Z">
          <w:r w:rsidR="00FE73F6" w:rsidRPr="00E77497" w:rsidDel="00805896">
            <w:delText xml:space="preserve">Binding </w:delText>
          </w:r>
        </w:del>
      </w:ins>
      <w:ins w:id="22744" w:author="Rev 3 Allen Wirfs-Brock" w:date="2011-09-11T15:04:00Z">
        <w:del w:id="22745" w:author="Rev 4 Allen Wirfs-Brock" w:date="2011-11-04T18:40:00Z">
          <w:r w:rsidRPr="00E77497" w:rsidDel="00805896">
            <w:delText>Initialization</w:delText>
          </w:r>
        </w:del>
      </w:ins>
      <w:ins w:id="22746" w:author="Rev 3 Allen Wirfs-Brock" w:date="2011-09-11T15:03:00Z">
        <w:del w:id="22747"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22748" w:author="Rev 3 Allen Wirfs-Brock" w:date="2011-09-11T15:04:00Z">
        <w:del w:id="22749"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22750" w:author="Rev 3 Allen Wirfs-Brock" w:date="2011-09-11T15:05:00Z">
        <w:del w:id="22751" w:author="Rev 4 Allen Wirfs-Brock" w:date="2011-11-04T18:40:00Z">
          <w:r w:rsidRPr="00E77497" w:rsidDel="00805896">
            <w:delText xml:space="preserve"> </w:delText>
          </w:r>
          <w:r w:rsidRPr="00E77497" w:rsidDel="00805896">
            <w:rPr>
              <w:i/>
            </w:rPr>
            <w:delText>enviornment</w:delText>
          </w:r>
        </w:del>
      </w:ins>
      <w:ins w:id="22752" w:author="Rev 3 Allen Wirfs-Brock" w:date="2011-09-11T14:46:00Z">
        <w:del w:id="22753" w:author="Rev 4 Allen Wirfs-Brock" w:date="2011-11-04T18:40:00Z">
          <w:r w:rsidR="00583028" w:rsidRPr="00E77497" w:rsidDel="00805896">
            <w:delText>.</w:delText>
          </w:r>
        </w:del>
      </w:ins>
    </w:p>
    <w:p w:rsidR="00583028" w:rsidRPr="00E77497" w:rsidDel="00715A67" w:rsidRDefault="00583028" w:rsidP="00583028">
      <w:pPr>
        <w:rPr>
          <w:ins w:id="22754" w:author="Rev 3 Allen Wirfs-Brock" w:date="2011-09-11T14:46:00Z"/>
          <w:del w:id="22755" w:author="Rev 4 Allen Wirfs-Brock" w:date="2011-11-04T17:57:00Z"/>
        </w:rPr>
      </w:pPr>
    </w:p>
    <w:p w:rsidR="0058214B" w:rsidRPr="00E77497" w:rsidDel="00805896" w:rsidRDefault="0058214B" w:rsidP="00F17B4B">
      <w:pPr>
        <w:rPr>
          <w:ins w:id="22756" w:author="Rev 3 Allen Wirfs-Brock" w:date="2011-08-31T16:10:00Z"/>
          <w:del w:id="22757" w:author="Rev 4 Allen Wirfs-Brock" w:date="2011-11-04T18:40:00Z"/>
        </w:rPr>
      </w:pPr>
    </w:p>
    <w:p w:rsidR="004C02EF" w:rsidRPr="00E77497" w:rsidRDefault="004C02EF" w:rsidP="003A4B22">
      <w:pPr>
        <w:pStyle w:val="Heading2"/>
        <w:numPr>
          <w:ilvl w:val="0"/>
          <w:numId w:val="0"/>
        </w:numPr>
      </w:pPr>
      <w:bookmarkStart w:id="22758" w:name="_Toc235503452"/>
      <w:bookmarkStart w:id="22759" w:name="_Toc241509227"/>
      <w:bookmarkStart w:id="22760" w:name="_Toc244416714"/>
      <w:bookmarkStart w:id="22761" w:name="_Toc276631078"/>
      <w:bookmarkStart w:id="22762" w:name="_Toc339020402"/>
      <w:bookmarkEnd w:id="20415"/>
      <w:bookmarkEnd w:id="20416"/>
      <w:bookmarkEnd w:id="20417"/>
      <w:bookmarkEnd w:id="20418"/>
      <w:r w:rsidRPr="00E77497">
        <w:t>12.3</w:t>
      </w:r>
      <w:r w:rsidRPr="00E77497">
        <w:tab/>
        <w:t>Empty Statemen</w:t>
      </w:r>
      <w:bookmarkEnd w:id="20388"/>
      <w:bookmarkEnd w:id="20389"/>
      <w:bookmarkEnd w:id="20407"/>
      <w:bookmarkEnd w:id="20408"/>
      <w:bookmarkEnd w:id="20409"/>
      <w:bookmarkEnd w:id="20410"/>
      <w:bookmarkEnd w:id="20411"/>
      <w:r w:rsidRPr="00E77497">
        <w:t>t</w:t>
      </w:r>
      <w:bookmarkEnd w:id="20419"/>
      <w:bookmarkEnd w:id="20420"/>
      <w:bookmarkEnd w:id="22758"/>
      <w:bookmarkEnd w:id="22759"/>
      <w:bookmarkEnd w:id="22760"/>
      <w:bookmarkEnd w:id="22761"/>
      <w:bookmarkEnd w:id="2276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EmptyStatement </w:t>
      </w:r>
      <w:r w:rsidRPr="00E77497">
        <w:rPr>
          <w:rFonts w:ascii="Arial" w:hAnsi="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rsidR="004901F8" w:rsidRPr="00E77497" w:rsidRDefault="004901F8" w:rsidP="004901F8">
      <w:pPr>
        <w:pStyle w:val="Heading4"/>
        <w:numPr>
          <w:ilvl w:val="0"/>
          <w:numId w:val="0"/>
        </w:numPr>
        <w:rPr>
          <w:ins w:id="22763" w:author="Rev 6 Allen Wirfs-Brock" w:date="2012-02-25T11:24:00Z"/>
        </w:rPr>
      </w:pPr>
      <w:ins w:id="22764" w:author="Rev 6 Allen Wirfs-Brock" w:date="2012-02-25T11:24:00Z">
        <w:r w:rsidRPr="00E77497">
          <w:t>Runtime Semantics</w:t>
        </w:r>
      </w:ins>
    </w:p>
    <w:p w:rsidR="00B245D9" w:rsidRPr="00E77497" w:rsidRDefault="00B245D9" w:rsidP="00B245D9">
      <w:pPr>
        <w:keepNext/>
        <w:rPr>
          <w:ins w:id="22765" w:author="Rev 4 Allen Wirfs-Brock" w:date="2011-10-15T18:36:00Z"/>
          <w:rFonts w:ascii="Helvetica" w:hAnsi="Helvetica"/>
          <w:b/>
        </w:rPr>
      </w:pPr>
      <w:ins w:id="22766"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rsidR="004C02EF" w:rsidRPr="00E77497" w:rsidDel="00B245D9" w:rsidRDefault="004C02EF" w:rsidP="004C02EF">
      <w:pPr>
        <w:pStyle w:val="Syntax"/>
        <w:rPr>
          <w:del w:id="22767" w:author="Rev 4 Allen Wirfs-Brock" w:date="2011-10-15T18:36:00Z"/>
        </w:rPr>
      </w:pPr>
      <w:del w:id="22768" w:author="Rev 4 Allen Wirfs-Brock" w:date="2011-10-15T18:36:00Z">
        <w:r w:rsidRPr="00E77497" w:rsidDel="00B245D9">
          <w:delText>Semantics</w:delText>
        </w:r>
      </w:del>
    </w:p>
    <w:p w:rsidR="004C02EF" w:rsidRPr="00E77497" w:rsidRDefault="004C02EF" w:rsidP="004C02EF">
      <w:del w:id="22769"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22770" w:author="Rev 4 Allen Wirfs-Brock" w:date="2011-10-15T18:36:00Z">
        <w:r w:rsidRPr="00E77497" w:rsidDel="00B245D9">
          <w:delText>is evaluated as follows:</w:delText>
        </w:r>
      </w:del>
      <w:bookmarkStart w:id="22771" w:name="_Toc381513713"/>
    </w:p>
    <w:p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22772" w:author="Rev 6 Allen Wirfs-Brock" w:date="2012-02-23T12:39:00Z">
        <w:r w:rsidR="00DE1793">
          <w:t>NormalCompletion(</w:t>
        </w:r>
      </w:ins>
      <w:del w:id="22773" w:author="Rev 6 Allen Wirfs-Brock" w:date="2012-02-18T11:48:00Z">
        <w:r w:rsidRPr="00E77497" w:rsidDel="00EB121A">
          <w:delText>(</w:delText>
        </w:r>
      </w:del>
      <w:del w:id="22774"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22775" w:author="Rev 6 Allen Wirfs-Brock" w:date="2012-02-23T12:39:00Z">
        <w:r w:rsidRPr="00E77497" w:rsidDel="00DE1793">
          <w:delText>,</w:delText>
        </w:r>
        <w:r w:rsidRPr="00E77497" w:rsidDel="00DE1793">
          <w:rPr>
            <w:rFonts w:ascii="Arial" w:hAnsi="Arial"/>
          </w:rPr>
          <w:delText xml:space="preserve"> empty</w:delText>
        </w:r>
      </w:del>
      <w:del w:id="22776" w:author="Rev 6 Allen Wirfs-Brock" w:date="2012-02-18T11:49:00Z">
        <w:r w:rsidRPr="00E77497" w:rsidDel="00EB121A">
          <w:delText>)</w:delText>
        </w:r>
        <w:r w:rsidRPr="00E77497" w:rsidDel="00EB121A">
          <w:rPr>
            <w:rFonts w:ascii="Arial" w:hAnsi="Arial"/>
          </w:rPr>
          <w:delText>.</w:delText>
        </w:r>
      </w:del>
      <w:ins w:id="22777" w:author="Rev 6 Allen Wirfs-Brock" w:date="2012-02-23T12:39:00Z">
        <w:r w:rsidR="00DE1793">
          <w:t>)</w:t>
        </w:r>
      </w:ins>
      <w:ins w:id="22778" w:author="Rev 6 Allen Wirfs-Brock" w:date="2012-02-18T11:49:00Z">
        <w:r w:rsidR="00EB121A" w:rsidRPr="00E77497">
          <w:rPr>
            <w:rFonts w:ascii="Arial" w:hAnsi="Arial"/>
          </w:rPr>
          <w:t>.</w:t>
        </w:r>
      </w:ins>
    </w:p>
    <w:p w:rsidR="004C02EF" w:rsidRPr="00E77497" w:rsidRDefault="004C02EF" w:rsidP="003A4B22">
      <w:pPr>
        <w:pStyle w:val="Heading2"/>
        <w:numPr>
          <w:ilvl w:val="0"/>
          <w:numId w:val="0"/>
        </w:numPr>
      </w:pPr>
      <w:bookmarkStart w:id="22779" w:name="_Toc382212235"/>
      <w:bookmarkStart w:id="22780" w:name="_Toc382212722"/>
      <w:bookmarkStart w:id="22781" w:name="_Toc382291580"/>
      <w:bookmarkStart w:id="22782" w:name="_Toc385672229"/>
      <w:bookmarkStart w:id="22783" w:name="_Toc393690333"/>
      <w:bookmarkStart w:id="22784" w:name="_Ref456010696"/>
      <w:bookmarkStart w:id="22785" w:name="_Toc472818878"/>
      <w:bookmarkStart w:id="22786" w:name="_Toc235503453"/>
      <w:bookmarkStart w:id="22787" w:name="_Toc241509228"/>
      <w:bookmarkStart w:id="22788" w:name="_Toc244416715"/>
      <w:bookmarkStart w:id="22789" w:name="_Toc276631079"/>
      <w:bookmarkStart w:id="22790" w:name="_Toc339020403"/>
      <w:bookmarkEnd w:id="20390"/>
      <w:bookmarkEnd w:id="20391"/>
      <w:bookmarkEnd w:id="22771"/>
      <w:r w:rsidRPr="00E77497">
        <w:t>12.4</w:t>
      </w:r>
      <w:r w:rsidRPr="00E77497">
        <w:tab/>
        <w:t>Expression Statemen</w:t>
      </w:r>
      <w:bookmarkEnd w:id="22779"/>
      <w:bookmarkEnd w:id="22780"/>
      <w:bookmarkEnd w:id="22781"/>
      <w:bookmarkEnd w:id="22782"/>
      <w:bookmarkEnd w:id="22783"/>
      <w:r w:rsidRPr="00E77497">
        <w:t>t</w:t>
      </w:r>
      <w:bookmarkEnd w:id="22784"/>
      <w:bookmarkEnd w:id="22785"/>
      <w:bookmarkEnd w:id="22786"/>
      <w:bookmarkEnd w:id="22787"/>
      <w:bookmarkEnd w:id="22788"/>
      <w:bookmarkEnd w:id="22789"/>
      <w:bookmarkEnd w:id="2279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ExpressionStatement </w:t>
      </w:r>
      <w:r w:rsidRPr="00E77497">
        <w:rPr>
          <w:rFonts w:ascii="Arial" w:hAnsi="Arial"/>
          <w:b/>
          <w:i w:val="0"/>
        </w:rPr>
        <w:t>:</w:t>
      </w:r>
    </w:p>
    <w:p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ins w:id="22791" w:author="Rev 8 Allen Wirfs-Brock" w:date="2012-06-15T18:57:00Z">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ins>
      <w:r w:rsidRPr="00E77497">
        <w:rPr>
          <w:i w:val="0"/>
          <w:sz w:val="16"/>
          <w:szCs w:val="16"/>
        </w:rPr>
        <w:t>}]</w:t>
      </w:r>
      <w:r w:rsidRPr="00E77497">
        <w:t xml:space="preserve"> Expression </w:t>
      </w:r>
      <w:r w:rsidRPr="00E77497">
        <w:rPr>
          <w:rFonts w:ascii="Courier New" w:hAnsi="Courier New"/>
          <w:b/>
          <w:i w:val="0"/>
        </w:rPr>
        <w:t>;</w:t>
      </w:r>
    </w:p>
    <w:p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ins w:id="22792" w:author="Rev 8 Allen Wirfs-Brock" w:date="2012-05-28T17:30:00Z">
        <w:r w:rsidR="00782470">
          <w:t>or</w:t>
        </w:r>
        <w:r w:rsidR="00782470" w:rsidRPr="00E77497">
          <w:t xml:space="preserve"> </w:t>
        </w:r>
      </w:ins>
      <w:ins w:id="22793" w:author="Rev 8 Allen Wirfs-Brock" w:date="2012-05-28T17:31:00Z">
        <w:r w:rsidR="00782470">
          <w:rPr>
            <w:rFonts w:ascii="Courier New" w:hAnsi="Courier New"/>
            <w:b/>
          </w:rPr>
          <w:t>class</w:t>
        </w:r>
        <w:r w:rsidR="00782470" w:rsidRPr="00E77497">
          <w:t xml:space="preserve"> </w:t>
        </w:r>
      </w:ins>
      <w:r w:rsidRPr="00E77497">
        <w:t>keyword</w:t>
      </w:r>
      <w:ins w:id="22794" w:author="Rev 8 Allen Wirfs-Brock" w:date="2012-05-28T17:31:00Z">
        <w:r w:rsidR="00782470">
          <w:t>s</w:t>
        </w:r>
      </w:ins>
      <w:r w:rsidRPr="00E77497">
        <w:t xml:space="preserve"> because that </w:t>
      </w:r>
      <w:ins w:id="22795" w:author="Rev 8 Allen Wirfs-Brock" w:date="2012-06-15T18:58:00Z">
        <w:r w:rsidR="00572A2F">
          <w:t>would</w:t>
        </w:r>
        <w:r w:rsidR="00572A2F" w:rsidRPr="00E77497">
          <w:t xml:space="preserve"> </w:t>
        </w:r>
      </w:ins>
      <w:del w:id="22796" w:author="Rev 8 Allen Wirfs-Brock" w:date="2012-06-15T18:58:00Z">
        <w:r w:rsidRPr="00E77497" w:rsidDel="00572A2F">
          <w:delText xml:space="preserve">might </w:delText>
        </w:r>
      </w:del>
      <w:r w:rsidRPr="00E77497">
        <w:t xml:space="preserve">make it ambiguous with a </w:t>
      </w:r>
      <w:r w:rsidRPr="00E77497">
        <w:rPr>
          <w:rStyle w:val="bnf"/>
        </w:rPr>
        <w:t>FunctionDeclaration</w:t>
      </w:r>
      <w:ins w:id="22797" w:author="Rev 8 Allen Wirfs-Brock" w:date="2012-05-28T17:39:00Z">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xml:space="preserve">, </w:t>
        </w:r>
      </w:ins>
      <w:ins w:id="22798" w:author="Rev 8 Allen Wirfs-Brock" w:date="2012-05-28T17:32:00Z">
        <w:r w:rsidR="00782470">
          <w:t>or</w:t>
        </w:r>
      </w:ins>
      <w:ins w:id="22799" w:author="Rev 8 Allen Wirfs-Brock" w:date="2012-05-28T17:31:00Z">
        <w:r w:rsidR="00782470" w:rsidRPr="00E77497">
          <w:t xml:space="preserve"> </w:t>
        </w:r>
      </w:ins>
      <w:ins w:id="22800" w:author="Rev 8 Allen Wirfs-Brock" w:date="2012-05-28T17:40:00Z">
        <w:r w:rsidR="00782470" w:rsidRPr="00E77497">
          <w:t>a</w:t>
        </w:r>
        <w:r w:rsidR="00782470">
          <w:rPr>
            <w:rStyle w:val="bnf"/>
          </w:rPr>
          <w:t xml:space="preserve"> </w:t>
        </w:r>
      </w:ins>
      <w:ins w:id="22801" w:author="Rev 8 Allen Wirfs-Brock" w:date="2012-05-28T17:32:00Z">
        <w:r w:rsidR="00782470">
          <w:rPr>
            <w:rStyle w:val="bnf"/>
          </w:rPr>
          <w:t>Class</w:t>
        </w:r>
      </w:ins>
      <w:ins w:id="22802" w:author="Rev 8 Allen Wirfs-Brock" w:date="2012-05-28T17:31:00Z">
        <w:r w:rsidR="00782470" w:rsidRPr="00E77497">
          <w:rPr>
            <w:rStyle w:val="bnf"/>
          </w:rPr>
          <w:t>Declaration</w:t>
        </w:r>
      </w:ins>
      <w:r w:rsidRPr="00E77497">
        <w:t>.</w:t>
      </w:r>
    </w:p>
    <w:p w:rsidR="004901F8" w:rsidRPr="00E77497" w:rsidRDefault="004901F8" w:rsidP="004901F8">
      <w:pPr>
        <w:pStyle w:val="Heading4"/>
        <w:numPr>
          <w:ilvl w:val="0"/>
          <w:numId w:val="0"/>
        </w:numPr>
        <w:rPr>
          <w:ins w:id="22803" w:author="Rev 6 Allen Wirfs-Brock" w:date="2012-02-25T11:24:00Z"/>
        </w:rPr>
      </w:pPr>
      <w:ins w:id="22804" w:author="Rev 6 Allen Wirfs-Brock" w:date="2012-02-25T11:24:00Z">
        <w:r w:rsidRPr="00E77497">
          <w:t>Runtime Semantics</w:t>
        </w:r>
      </w:ins>
    </w:p>
    <w:p w:rsidR="00B245D9" w:rsidRPr="00E77497" w:rsidRDefault="00B245D9" w:rsidP="00B245D9">
      <w:pPr>
        <w:keepNext/>
        <w:rPr>
          <w:ins w:id="22805" w:author="Rev 4 Allen Wirfs-Brock" w:date="2011-10-15T18:36:00Z"/>
          <w:rFonts w:ascii="Helvetica" w:hAnsi="Helvetica"/>
          <w:b/>
        </w:rPr>
      </w:pPr>
      <w:ins w:id="22806"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rsidR="004C02EF" w:rsidRPr="00E77497" w:rsidDel="00B245D9" w:rsidRDefault="004C02EF" w:rsidP="004C02EF">
      <w:pPr>
        <w:pStyle w:val="Syntax"/>
        <w:rPr>
          <w:del w:id="22807" w:author="Rev 4 Allen Wirfs-Brock" w:date="2011-10-15T18:36:00Z"/>
        </w:rPr>
      </w:pPr>
      <w:del w:id="22808" w:author="Rev 4 Allen Wirfs-Brock" w:date="2011-10-15T18:36:00Z">
        <w:r w:rsidRPr="00E77497" w:rsidDel="00B245D9">
          <w:delText>Semantics</w:delText>
        </w:r>
      </w:del>
    </w:p>
    <w:p w:rsidR="004C02EF" w:rsidRPr="00E77497" w:rsidRDefault="004C02EF" w:rsidP="004C02EF">
      <w:del w:id="22809"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ins w:id="22810" w:author="Rev 8 Allen Wirfs-Brock" w:date="2012-05-28T17:30:00Z">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ins>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22811" w:author="Rev 4 Allen Wirfs-Brock" w:date="2011-10-15T18:37:00Z">
        <w:r w:rsidRPr="00E77497" w:rsidDel="00B245D9">
          <w:delText>is evaluated as follows:</w:delText>
        </w:r>
      </w:del>
      <w:bookmarkStart w:id="22812" w:name="_Toc382212723"/>
    </w:p>
    <w:p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22812"/>
      <w:r w:rsidRPr="00E77497">
        <w:t>.</w:t>
      </w:r>
      <w:bookmarkStart w:id="22813" w:name="_Toc382212724"/>
    </w:p>
    <w:bookmarkEnd w:id="22813"/>
    <w:p w:rsidR="00EB121A" w:rsidRDefault="00EB121A" w:rsidP="00EB121A">
      <w:pPr>
        <w:pStyle w:val="Alg2"/>
        <w:numPr>
          <w:ilvl w:val="0"/>
          <w:numId w:val="116"/>
        </w:numPr>
        <w:contextualSpacing/>
        <w:rPr>
          <w:ins w:id="22814" w:author="Rev 6 Allen Wirfs-Brock" w:date="2012-02-18T11:52:00Z"/>
        </w:rPr>
      </w:pPr>
      <w:ins w:id="22815" w:author="Rev 6 Allen Wirfs-Brock" w:date="2012-02-18T11:52:00Z">
        <w:r>
          <w:t xml:space="preserve">Let </w:t>
        </w:r>
        <w:r w:rsidRPr="0027695A">
          <w:rPr>
            <w:i/>
          </w:rPr>
          <w:t>value</w:t>
        </w:r>
        <w:r>
          <w:t xml:space="preserve"> be </w:t>
        </w:r>
        <w:r w:rsidRPr="00E77497">
          <w:t>GetValue(</w:t>
        </w:r>
        <w:r w:rsidRPr="00E77497">
          <w:rPr>
            <w:i/>
          </w:rPr>
          <w:t>exprRef</w:t>
        </w:r>
        <w:r w:rsidRPr="00E77497">
          <w:t>)</w:t>
        </w:r>
        <w:r>
          <w:t>.</w:t>
        </w:r>
      </w:ins>
    </w:p>
    <w:p w:rsidR="00EB121A" w:rsidRDefault="00EB121A" w:rsidP="00EB121A">
      <w:pPr>
        <w:pStyle w:val="Alg2"/>
        <w:numPr>
          <w:ilvl w:val="0"/>
          <w:numId w:val="116"/>
        </w:numPr>
        <w:contextualSpacing/>
        <w:rPr>
          <w:ins w:id="22816" w:author="Rev 6 Allen Wirfs-Brock" w:date="2012-02-18T11:50:00Z"/>
        </w:rPr>
      </w:pPr>
      <w:ins w:id="22817" w:author="Rev 6 Allen Wirfs-Brock" w:date="2012-02-18T11:50:00Z">
        <w:del w:id="22818" w:author="Rev 10 Allen Wirfs-Brock" w:date="2012-08-14T14:35:00Z">
          <w:r w:rsidDel="006552DF">
            <w:delText xml:space="preserve">If </w:delText>
          </w:r>
        </w:del>
      </w:ins>
      <w:ins w:id="22819" w:author="Rev 6 Allen Wirfs-Brock" w:date="2012-02-18T11:52:00Z">
        <w:del w:id="22820" w:author="Rev 10 Allen Wirfs-Brock" w:date="2012-08-14T14:35:00Z">
          <w:r w:rsidRPr="00EB121A" w:rsidDel="006552DF">
            <w:rPr>
              <w:i/>
            </w:rPr>
            <w:delText>value</w:delText>
          </w:r>
          <w:r w:rsidDel="006552DF">
            <w:delText xml:space="preserve"> </w:delText>
          </w:r>
        </w:del>
      </w:ins>
      <w:ins w:id="22821" w:author="Rev 6 Allen Wirfs-Brock" w:date="2012-02-18T11:50:00Z">
        <w:del w:id="22822" w:author="Rev 10 Allen Wirfs-Brock" w:date="2012-08-14T14:35:00Z">
          <w:r w:rsidDel="006552DF">
            <w:delText xml:space="preserve">is an abrupt completion, return </w:delText>
          </w:r>
        </w:del>
      </w:ins>
      <w:ins w:id="22823" w:author="Rev 6 Allen Wirfs-Brock" w:date="2012-02-18T11:52:00Z">
        <w:del w:id="22824" w:author="Rev 10 Allen Wirfs-Brock" w:date="2012-08-14T14:35:00Z">
          <w:r w:rsidRPr="00EB121A" w:rsidDel="006552DF">
            <w:rPr>
              <w:i/>
            </w:rPr>
            <w:delText>value</w:delText>
          </w:r>
        </w:del>
      </w:ins>
      <w:ins w:id="22825" w:author="Rev 10 Allen Wirfs-Brock" w:date="2012-08-14T14:35:00Z">
        <w:r w:rsidR="006552DF">
          <w:t>ReturnIfAbrupt(</w:t>
        </w:r>
        <w:r w:rsidR="006552DF" w:rsidRPr="006552DF">
          <w:rPr>
            <w:i/>
          </w:rPr>
          <w:t>value</w:t>
        </w:r>
        <w:r w:rsidR="006552DF">
          <w:t>)</w:t>
        </w:r>
      </w:ins>
      <w:ins w:id="22826" w:author="Rev 6 Allen Wirfs-Brock" w:date="2012-02-18T11:50:00Z">
        <w:r>
          <w:t>.</w:t>
        </w:r>
      </w:ins>
    </w:p>
    <w:p w:rsidR="004C02EF" w:rsidRPr="00E77497" w:rsidRDefault="004C02EF" w:rsidP="00B34B48">
      <w:pPr>
        <w:pStyle w:val="Alg2"/>
        <w:numPr>
          <w:ilvl w:val="0"/>
          <w:numId w:val="116"/>
        </w:numPr>
        <w:spacing w:after="220"/>
      </w:pPr>
      <w:r w:rsidRPr="00E77497">
        <w:t xml:space="preserve">Return </w:t>
      </w:r>
      <w:ins w:id="22827" w:author="Rev 6 Allen Wirfs-Brock" w:date="2012-02-23T12:42:00Z">
        <w:r w:rsidR="00DE1793">
          <w:t>NormalCompletion(</w:t>
        </w:r>
      </w:ins>
      <w:del w:id="22828" w:author="Rev 6 Allen Wirfs-Brock" w:date="2012-02-18T11:50:00Z">
        <w:r w:rsidRPr="00E77497" w:rsidDel="00EB121A">
          <w:delText>(</w:delText>
        </w:r>
      </w:del>
      <w:del w:id="22829" w:author="Rev 6 Allen Wirfs-Brock" w:date="2012-02-23T12:42:00Z">
        <w:r w:rsidRPr="00E77497" w:rsidDel="00DE1793">
          <w:rPr>
            <w:rFonts w:ascii="Arial" w:hAnsi="Arial" w:cs="Arial"/>
          </w:rPr>
          <w:delText>normal</w:delText>
        </w:r>
        <w:r w:rsidRPr="00E77497" w:rsidDel="00DE1793">
          <w:delText xml:space="preserve">, </w:delText>
        </w:r>
      </w:del>
      <w:del w:id="22830" w:author="Rev 6 Allen Wirfs-Brock" w:date="2012-02-18T11:53:00Z">
        <w:r w:rsidRPr="00EB121A" w:rsidDel="00EB121A">
          <w:rPr>
            <w:i/>
          </w:rPr>
          <w:delText>GetValue(exprRef)</w:delText>
        </w:r>
      </w:del>
      <w:ins w:id="22831" w:author="Rev 6 Allen Wirfs-Brock" w:date="2012-02-18T11:53:00Z">
        <w:r w:rsidR="00EB121A" w:rsidRPr="00EB121A">
          <w:rPr>
            <w:i/>
          </w:rPr>
          <w:t>value</w:t>
        </w:r>
      </w:ins>
      <w:del w:id="22832"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rsidR="004C02EF" w:rsidRPr="00E77497" w:rsidRDefault="004C02EF" w:rsidP="003A4B22">
      <w:pPr>
        <w:pStyle w:val="Heading2"/>
        <w:numPr>
          <w:ilvl w:val="0"/>
          <w:numId w:val="0"/>
        </w:numPr>
      </w:pPr>
      <w:bookmarkStart w:id="22833" w:name="_Toc375031200"/>
      <w:bookmarkStart w:id="22834" w:name="_Toc381513714"/>
      <w:bookmarkStart w:id="22835" w:name="_Toc382212236"/>
      <w:bookmarkStart w:id="22836" w:name="_Toc382212725"/>
      <w:bookmarkStart w:id="22837" w:name="_Toc382291581"/>
      <w:bookmarkStart w:id="22838" w:name="_Toc385672230"/>
      <w:bookmarkStart w:id="22839" w:name="_Toc393690334"/>
      <w:bookmarkStart w:id="22840" w:name="_Ref457437655"/>
      <w:bookmarkStart w:id="22841" w:name="_Toc472818879"/>
      <w:bookmarkStart w:id="22842" w:name="_Toc235503454"/>
      <w:bookmarkStart w:id="22843" w:name="_Toc241509229"/>
      <w:bookmarkStart w:id="22844" w:name="_Toc244416716"/>
      <w:bookmarkStart w:id="22845" w:name="_Toc276631080"/>
      <w:bookmarkStart w:id="22846" w:name="_Toc339020404"/>
      <w:r w:rsidRPr="00E77497">
        <w:lastRenderedPageBreak/>
        <w:t>12.5</w:t>
      </w:r>
      <w:r w:rsidRPr="00E77497">
        <w:tab/>
        <w:t xml:space="preserve">The </w:t>
      </w:r>
      <w:r w:rsidRPr="00E77497">
        <w:rPr>
          <w:rFonts w:ascii="Courier New" w:hAnsi="Courier New"/>
        </w:rPr>
        <w:t>if</w:t>
      </w:r>
      <w:r w:rsidRPr="00E77497">
        <w:t xml:space="preserve"> Statemen</w:t>
      </w:r>
      <w:bookmarkEnd w:id="22833"/>
      <w:bookmarkEnd w:id="22834"/>
      <w:bookmarkEnd w:id="22835"/>
      <w:bookmarkEnd w:id="22836"/>
      <w:bookmarkEnd w:id="22837"/>
      <w:bookmarkEnd w:id="22838"/>
      <w:bookmarkEnd w:id="22839"/>
      <w:r w:rsidRPr="00E77497">
        <w:t>t</w:t>
      </w:r>
      <w:bookmarkEnd w:id="22840"/>
      <w:bookmarkEnd w:id="22841"/>
      <w:bookmarkEnd w:id="22842"/>
      <w:bookmarkEnd w:id="22843"/>
      <w:bookmarkEnd w:id="22844"/>
      <w:bookmarkEnd w:id="22845"/>
      <w:bookmarkEnd w:id="2284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IfStatement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rsidR="00AD4164" w:rsidRPr="00E77497" w:rsidRDefault="00AD4164" w:rsidP="00AD4164">
      <w:pPr>
        <w:rPr>
          <w:ins w:id="22847" w:author="Rev 4 Allen Wirfs-Brock" w:date="2011-10-15T18:38:00Z"/>
          <w:rFonts w:ascii="Helvetica" w:hAnsi="Helvetica"/>
          <w:b/>
        </w:rPr>
      </w:pPr>
      <w:ins w:id="22848"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rsidR="004C02EF" w:rsidRPr="00E77497" w:rsidDel="00AD4164" w:rsidRDefault="004C02EF" w:rsidP="004C02EF">
      <w:pPr>
        <w:pStyle w:val="Syntax"/>
        <w:rPr>
          <w:del w:id="22849" w:author="Rev 4 Allen Wirfs-Brock" w:date="2011-10-15T18:38:00Z"/>
        </w:rPr>
      </w:pPr>
      <w:del w:id="22850" w:author="Rev 4 Allen Wirfs-Brock" w:date="2011-10-15T18:38:00Z">
        <w:r w:rsidRPr="00E77497" w:rsidDel="00AD4164">
          <w:delText>Semantics</w:delText>
        </w:r>
      </w:del>
    </w:p>
    <w:p w:rsidR="00B41F00" w:rsidRPr="00E77497" w:rsidRDefault="00B41F00" w:rsidP="007B6D32">
      <w:pPr>
        <w:jc w:val="left"/>
        <w:rPr>
          <w:ins w:id="22851" w:author="Rev 3 Allen Wirfs-Brock" w:date="2011-09-02T10:44:00Z"/>
        </w:rPr>
      </w:pPr>
      <w:ins w:id="22852" w:author="Rev 3 Allen Wirfs-Brock" w:date="2011-09-02T10:44:00Z">
        <w:del w:id="22853" w:author="Rev 4 Allen Wirfs-Brock" w:date="2011-10-15T18:38:00Z">
          <w:r w:rsidRPr="00E77497" w:rsidDel="00AD4164">
            <w:delText xml:space="preserve">The VarDeclaredNames of the production  </w:delText>
          </w:r>
        </w:del>
      </w:ins>
      <w:ins w:id="22854"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22855" w:author="Rev 3 Allen Wirfs-Brock" w:date="2011-09-02T10:44:00Z">
        <w:r w:rsidRPr="00E77497">
          <w:t xml:space="preserve"> </w:t>
        </w:r>
        <w:del w:id="22856" w:author="Rev 4 Allen Wirfs-Brock" w:date="2011-10-15T18:38:00Z">
          <w:r w:rsidRPr="00E77497" w:rsidDel="00AD4164">
            <w:delText>is determined as follows:</w:delText>
          </w:r>
        </w:del>
      </w:ins>
    </w:p>
    <w:p w:rsidR="00B41F00" w:rsidRPr="00E77497" w:rsidRDefault="00B41F00" w:rsidP="00B34B48">
      <w:pPr>
        <w:pStyle w:val="Alg4"/>
        <w:numPr>
          <w:ilvl w:val="0"/>
          <w:numId w:val="475"/>
        </w:numPr>
        <w:spacing w:after="220"/>
        <w:contextualSpacing/>
        <w:rPr>
          <w:ins w:id="22857" w:author="Rev 3 Allen Wirfs-Brock" w:date="2011-09-02T10:44:00Z"/>
        </w:rPr>
      </w:pPr>
      <w:ins w:id="22858" w:author="Rev 3 Allen Wirfs-Brock" w:date="2011-09-02T10:44:00Z">
        <w:r w:rsidRPr="00E77497">
          <w:t xml:space="preserve">Let </w:t>
        </w:r>
        <w:r w:rsidRPr="00E77497">
          <w:rPr>
            <w:i/>
          </w:rPr>
          <w:t xml:space="preserve">names </w:t>
        </w:r>
        <w:r w:rsidRPr="00E77497">
          <w:t xml:space="preserve">be VarDeclaredNames of </w:t>
        </w:r>
      </w:ins>
      <w:ins w:id="22859" w:author="Rev 3 Allen Wirfs-Brock" w:date="2011-09-02T10:46:00Z">
        <w:r w:rsidRPr="00E77497">
          <w:t xml:space="preserve">the first </w:t>
        </w:r>
        <w:r w:rsidRPr="00E77497">
          <w:rPr>
            <w:i/>
          </w:rPr>
          <w:t>Statement</w:t>
        </w:r>
      </w:ins>
      <w:ins w:id="22860" w:author="Rev 3 Allen Wirfs-Brock" w:date="2011-09-02T10:44:00Z">
        <w:r w:rsidRPr="00E77497">
          <w:t>.</w:t>
        </w:r>
      </w:ins>
    </w:p>
    <w:p w:rsidR="00B41F00" w:rsidRPr="00E77497" w:rsidRDefault="00B41F00" w:rsidP="00B34B48">
      <w:pPr>
        <w:pStyle w:val="Alg4"/>
        <w:numPr>
          <w:ilvl w:val="0"/>
          <w:numId w:val="475"/>
        </w:numPr>
        <w:spacing w:after="220"/>
        <w:contextualSpacing/>
        <w:rPr>
          <w:ins w:id="22861" w:author="Rev 3 Allen Wirfs-Brock" w:date="2011-09-02T10:44:00Z"/>
          <w:rStyle w:val="bnf"/>
          <w:i w:val="0"/>
        </w:rPr>
      </w:pPr>
      <w:ins w:id="22862" w:author="Rev 3 Allen Wirfs-Brock" w:date="2011-09-02T10:44:00Z">
        <w:r w:rsidRPr="00E77497">
          <w:t xml:space="preserve">Append to </w:t>
        </w:r>
        <w:r w:rsidRPr="00E77497">
          <w:rPr>
            <w:i/>
          </w:rPr>
          <w:t>names</w:t>
        </w:r>
        <w:r w:rsidRPr="00E77497">
          <w:t xml:space="preserve"> the elements of the VarDeclaredNames of </w:t>
        </w:r>
      </w:ins>
      <w:ins w:id="22863" w:author="Rev 3 Allen Wirfs-Brock" w:date="2011-09-02T10:47:00Z">
        <w:r w:rsidRPr="00E77497">
          <w:t xml:space="preserve">the </w:t>
        </w:r>
      </w:ins>
      <w:ins w:id="22864" w:author="Rev 3 Allen Wirfs-Brock" w:date="2011-09-02T11:02:00Z">
        <w:r w:rsidR="007B6D32" w:rsidRPr="00E77497">
          <w:t>second</w:t>
        </w:r>
      </w:ins>
      <w:ins w:id="22865" w:author="Rev 3 Allen Wirfs-Brock" w:date="2011-09-02T10:47:00Z">
        <w:r w:rsidRPr="00E77497">
          <w:t xml:space="preserve"> </w:t>
        </w:r>
        <w:r w:rsidRPr="00E77497">
          <w:rPr>
            <w:i/>
          </w:rPr>
          <w:t>Statement</w:t>
        </w:r>
      </w:ins>
      <w:ins w:id="22866" w:author="Rev 3 Allen Wirfs-Brock" w:date="2011-09-02T10:44:00Z">
        <w:r w:rsidRPr="00E77497">
          <w:rPr>
            <w:rStyle w:val="bnf"/>
          </w:rPr>
          <w:t>.</w:t>
        </w:r>
      </w:ins>
    </w:p>
    <w:p w:rsidR="00B41F00" w:rsidRPr="00E77497" w:rsidRDefault="00B41F00" w:rsidP="00B34B48">
      <w:pPr>
        <w:pStyle w:val="Alg4"/>
        <w:numPr>
          <w:ilvl w:val="0"/>
          <w:numId w:val="475"/>
        </w:numPr>
        <w:spacing w:after="220"/>
        <w:contextualSpacing/>
        <w:rPr>
          <w:ins w:id="22867" w:author="Rev 3 Allen Wirfs-Brock" w:date="2011-09-02T10:44:00Z"/>
        </w:rPr>
      </w:pPr>
      <w:ins w:id="22868" w:author="Rev 3 Allen Wirfs-Brock" w:date="2011-09-02T10:44:00Z">
        <w:r w:rsidRPr="00E77497">
          <w:t xml:space="preserve">Return </w:t>
        </w:r>
        <w:r w:rsidRPr="00E77497">
          <w:rPr>
            <w:rStyle w:val="bnf"/>
          </w:rPr>
          <w:t>names</w:t>
        </w:r>
        <w:r w:rsidRPr="00E77497">
          <w:t>.</w:t>
        </w:r>
      </w:ins>
    </w:p>
    <w:p w:rsidR="004D5676" w:rsidRPr="00E77497" w:rsidRDefault="004D5676" w:rsidP="004D5676">
      <w:pPr>
        <w:jc w:val="left"/>
        <w:rPr>
          <w:ins w:id="22869" w:author="Rev 4 Allen Wirfs-Brock" w:date="2011-10-15T18:39:00Z"/>
        </w:rPr>
      </w:pPr>
      <w:ins w:id="22870"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rsidR="004D5676" w:rsidRPr="00E77497" w:rsidRDefault="004D5676" w:rsidP="00B34B48">
      <w:pPr>
        <w:pStyle w:val="Alg4"/>
        <w:numPr>
          <w:ilvl w:val="0"/>
          <w:numId w:val="476"/>
        </w:numPr>
        <w:spacing w:after="220"/>
        <w:contextualSpacing/>
        <w:rPr>
          <w:ins w:id="22871" w:author="Rev 4 Allen Wirfs-Brock" w:date="2011-10-15T18:39:00Z"/>
        </w:rPr>
      </w:pPr>
      <w:ins w:id="22872" w:author="Rev 4 Allen Wirfs-Brock" w:date="2011-10-15T18:39:00Z">
        <w:r w:rsidRPr="00E77497">
          <w:t xml:space="preserve">Return the VarDeclaredNames of </w:t>
        </w:r>
        <w:r w:rsidRPr="00E77497">
          <w:rPr>
            <w:i/>
          </w:rPr>
          <w:t>Statement</w:t>
        </w:r>
        <w:r w:rsidRPr="00E77497">
          <w:t>.</w:t>
        </w:r>
      </w:ins>
    </w:p>
    <w:p w:rsidR="004901F8" w:rsidRPr="00E77497" w:rsidRDefault="004901F8" w:rsidP="004901F8">
      <w:pPr>
        <w:pStyle w:val="Heading4"/>
        <w:numPr>
          <w:ilvl w:val="0"/>
          <w:numId w:val="0"/>
        </w:numPr>
        <w:rPr>
          <w:ins w:id="22873" w:author="Rev 6 Allen Wirfs-Brock" w:date="2012-02-25T11:24:00Z"/>
        </w:rPr>
      </w:pPr>
      <w:ins w:id="22874" w:author="Rev 6 Allen Wirfs-Brock" w:date="2012-02-25T11:24:00Z">
        <w:r w:rsidRPr="00E77497">
          <w:t>Runtime Semantics</w:t>
        </w:r>
      </w:ins>
    </w:p>
    <w:p w:rsidR="00AD4164" w:rsidRPr="00E77497" w:rsidRDefault="00AD4164" w:rsidP="00AD4164">
      <w:pPr>
        <w:keepNext/>
        <w:rPr>
          <w:ins w:id="22875" w:author="Rev 4 Allen Wirfs-Brock" w:date="2011-10-15T18:37:00Z"/>
          <w:rFonts w:ascii="Helvetica" w:hAnsi="Helvetica"/>
          <w:b/>
        </w:rPr>
      </w:pPr>
      <w:ins w:id="22876"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22877"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22878" w:author="Rev 4 Allen Wirfs-Brock" w:date="2011-10-15T18:37:00Z">
        <w:r w:rsidRPr="00E77497" w:rsidDel="00AD4164">
          <w:delText>is evaluated as follows:</w:delText>
        </w:r>
      </w:del>
      <w:bookmarkStart w:id="22879" w:name="_Toc382212726"/>
    </w:p>
    <w:p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22879"/>
      <w:r w:rsidRPr="00E77497">
        <w:t>.</w:t>
      </w:r>
      <w:bookmarkStart w:id="22880" w:name="_Toc382212727"/>
    </w:p>
    <w:p w:rsidR="00327BF7" w:rsidRDefault="00327BF7" w:rsidP="00327BF7">
      <w:pPr>
        <w:pStyle w:val="Alg2"/>
        <w:numPr>
          <w:ilvl w:val="0"/>
          <w:numId w:val="117"/>
        </w:numPr>
        <w:contextualSpacing/>
        <w:rPr>
          <w:ins w:id="22881" w:author="Rev 6 Allen Wirfs-Brock" w:date="2012-02-18T12:00:00Z"/>
        </w:rPr>
      </w:pPr>
      <w:bookmarkStart w:id="22882" w:name="_Toc382212729"/>
      <w:bookmarkEnd w:id="22880"/>
      <w:ins w:id="22883"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rsidR="00327BF7" w:rsidRDefault="006552DF" w:rsidP="00327BF7">
      <w:pPr>
        <w:pStyle w:val="Alg2"/>
        <w:numPr>
          <w:ilvl w:val="0"/>
          <w:numId w:val="117"/>
        </w:numPr>
        <w:contextualSpacing/>
        <w:rPr>
          <w:ins w:id="22884" w:author="Rev 6 Allen Wirfs-Brock" w:date="2012-02-18T11:59:00Z"/>
        </w:rPr>
      </w:pPr>
      <w:ins w:id="22885" w:author="Rev 10 Allen Wirfs-Brock" w:date="2012-08-14T14:54:00Z">
        <w:r>
          <w:t>ReturnIfAbrupt(</w:t>
        </w:r>
        <w:r w:rsidRPr="006A5E27">
          <w:rPr>
            <w:i/>
          </w:rPr>
          <w:t>exprValue</w:t>
        </w:r>
        <w:r>
          <w:t>)</w:t>
        </w:r>
      </w:ins>
      <w:ins w:id="22886" w:author="Rev 6 Allen Wirfs-Brock" w:date="2012-02-18T11:59:00Z">
        <w:del w:id="22887" w:author="Rev 10 Allen Wirfs-Brock" w:date="2012-08-14T14:54:00Z">
          <w:r w:rsidR="00327BF7" w:rsidDel="006552DF">
            <w:delText xml:space="preserve">If </w:delText>
          </w:r>
        </w:del>
      </w:ins>
      <w:ins w:id="22888" w:author="Rev 6 Allen Wirfs-Brock" w:date="2012-02-18T12:00:00Z">
        <w:del w:id="22889" w:author="Rev 10 Allen Wirfs-Brock" w:date="2012-08-14T14:54:00Z">
          <w:r w:rsidR="00327BF7" w:rsidRPr="006A5E27" w:rsidDel="006552DF">
            <w:rPr>
              <w:i/>
            </w:rPr>
            <w:delText>exprValue</w:delText>
          </w:r>
          <w:r w:rsidR="00327BF7" w:rsidDel="006552DF">
            <w:delText xml:space="preserve"> </w:delText>
          </w:r>
        </w:del>
      </w:ins>
      <w:ins w:id="22890" w:author="Rev 6 Allen Wirfs-Brock" w:date="2012-02-18T11:59:00Z">
        <w:del w:id="22891" w:author="Rev 10 Allen Wirfs-Brock" w:date="2012-08-14T14:54:00Z">
          <w:r w:rsidR="00327BF7" w:rsidDel="006552DF">
            <w:delText xml:space="preserve">is an abrupt completion, return </w:delText>
          </w:r>
        </w:del>
      </w:ins>
      <w:ins w:id="22892" w:author="Rev 6 Allen Wirfs-Brock" w:date="2012-02-18T12:00:00Z">
        <w:del w:id="22893" w:author="Rev 10 Allen Wirfs-Brock" w:date="2012-08-14T14:54:00Z">
          <w:r w:rsidR="00327BF7" w:rsidRPr="006A5E27" w:rsidDel="006552DF">
            <w:rPr>
              <w:i/>
            </w:rPr>
            <w:delText>exprValue</w:delText>
          </w:r>
        </w:del>
      </w:ins>
      <w:ins w:id="22894" w:author="Rev 6 Allen Wirfs-Brock" w:date="2012-02-18T11:59:00Z">
        <w:r w:rsidR="00327BF7">
          <w:t>.</w:t>
        </w:r>
      </w:ins>
    </w:p>
    <w:p w:rsidR="004C02EF" w:rsidRPr="00E77497" w:rsidRDefault="004C02EF" w:rsidP="00B34B48">
      <w:pPr>
        <w:pStyle w:val="Alg2"/>
        <w:numPr>
          <w:ilvl w:val="0"/>
          <w:numId w:val="117"/>
        </w:numPr>
      </w:pPr>
      <w:r w:rsidRPr="00E77497">
        <w:t xml:space="preserve">If </w:t>
      </w:r>
      <w:ins w:id="22895" w:author="Rev 6 Allen Wirfs-Brock" w:date="2012-02-18T12:00:00Z">
        <w:r w:rsidR="00327BF7" w:rsidRPr="006A5E27">
          <w:rPr>
            <w:i/>
          </w:rPr>
          <w:t>exprValue</w:t>
        </w:r>
      </w:ins>
      <w:del w:id="22896"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22897" w:name="_Toc382212730"/>
      <w:bookmarkEnd w:id="22882"/>
      <w:r w:rsidRPr="00E77497">
        <w:t>then</w:t>
      </w:r>
    </w:p>
    <w:p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22897"/>
      <w:r w:rsidRPr="00E77497">
        <w:t>.</w:t>
      </w:r>
      <w:bookmarkStart w:id="22898" w:name="_Toc382212731"/>
    </w:p>
    <w:bookmarkEnd w:id="22898"/>
    <w:p w:rsidR="004C02EF" w:rsidRPr="00E77497" w:rsidRDefault="004C02EF" w:rsidP="00B34B48">
      <w:pPr>
        <w:pStyle w:val="Alg2"/>
        <w:numPr>
          <w:ilvl w:val="0"/>
          <w:numId w:val="117"/>
        </w:numPr>
      </w:pPr>
      <w:r w:rsidRPr="00E77497">
        <w:t>Else,</w:t>
      </w:r>
      <w:bookmarkStart w:id="22899" w:name="_Toc382212732"/>
    </w:p>
    <w:p w:rsidR="004C02EF" w:rsidRPr="00E77497" w:rsidRDefault="004C02EF" w:rsidP="00B34B48">
      <w:pPr>
        <w:pStyle w:val="Alg2"/>
        <w:numPr>
          <w:ilvl w:val="1"/>
          <w:numId w:val="117"/>
        </w:numPr>
        <w:tabs>
          <w:tab w:val="left" w:pos="1620"/>
        </w:tabs>
        <w:spacing w:after="220"/>
      </w:pPr>
      <w:bookmarkStart w:id="22900" w:name="_Toc382212733"/>
      <w:bookmarkEnd w:id="22899"/>
      <w:r w:rsidRPr="00E77497">
        <w:t xml:space="preserve">Return the result of evaluating the second </w:t>
      </w:r>
      <w:r w:rsidRPr="00E77497">
        <w:rPr>
          <w:i/>
        </w:rPr>
        <w:t>Statement</w:t>
      </w:r>
      <w:bookmarkEnd w:id="22900"/>
      <w:r w:rsidRPr="00E77497">
        <w:t>.</w:t>
      </w:r>
    </w:p>
    <w:p w:rsidR="00B32674" w:rsidRPr="00E77497" w:rsidDel="004D5676" w:rsidRDefault="00B32674" w:rsidP="00B32674">
      <w:pPr>
        <w:jc w:val="left"/>
        <w:rPr>
          <w:ins w:id="22901" w:author="Rev 3 Allen Wirfs-Brock" w:date="2011-09-02T11:02:00Z"/>
          <w:del w:id="22902" w:author="Rev 4 Allen Wirfs-Brock" w:date="2011-10-15T18:39:00Z"/>
        </w:rPr>
      </w:pPr>
      <w:ins w:id="22903" w:author="Rev 3 Allen Wirfs-Brock" w:date="2011-09-02T11:02:00Z">
        <w:del w:id="22904"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rsidR="00B32674" w:rsidRPr="00E77497" w:rsidDel="004D5676" w:rsidRDefault="00B32674">
      <w:pPr>
        <w:pStyle w:val="Alg4"/>
        <w:numPr>
          <w:ilvl w:val="0"/>
          <w:numId w:val="476"/>
        </w:numPr>
        <w:spacing w:after="220"/>
        <w:contextualSpacing/>
        <w:rPr>
          <w:ins w:id="22905" w:author="Rev 3 Allen Wirfs-Brock" w:date="2011-09-02T11:02:00Z"/>
          <w:del w:id="22906" w:author="Rev 4 Allen Wirfs-Brock" w:date="2011-10-15T18:39:00Z"/>
        </w:rPr>
        <w:pPrChange w:id="22907" w:author="Rev 4 Allen Wirfs-Brock" w:date="2011-11-07T12:16:00Z">
          <w:pPr>
            <w:pStyle w:val="Alg4"/>
            <w:numPr>
              <w:numId w:val="506"/>
            </w:numPr>
            <w:tabs>
              <w:tab w:val="num" w:pos="360"/>
            </w:tabs>
            <w:spacing w:after="220"/>
            <w:ind w:left="360" w:hanging="360"/>
            <w:contextualSpacing/>
          </w:pPr>
        </w:pPrChange>
      </w:pPr>
      <w:ins w:id="22908" w:author="Rev 3 Allen Wirfs-Brock" w:date="2011-09-02T11:02:00Z">
        <w:del w:id="22909" w:author="Rev 4 Allen Wirfs-Brock" w:date="2011-10-15T18:39:00Z">
          <w:r w:rsidRPr="00E77497" w:rsidDel="004D5676">
            <w:delText xml:space="preserve">Return </w:delText>
          </w:r>
        </w:del>
      </w:ins>
      <w:ins w:id="22910" w:author="Rev 3 Allen Wirfs-Brock" w:date="2011-09-02T11:03:00Z">
        <w:del w:id="22911" w:author="Rev 4 Allen Wirfs-Brock" w:date="2011-10-15T18:39:00Z">
          <w:r w:rsidRPr="00E77497" w:rsidDel="004D5676">
            <w:delText xml:space="preserve">the VarDeclaredNames of </w:delText>
          </w:r>
          <w:r w:rsidRPr="00E77497" w:rsidDel="004D5676">
            <w:rPr>
              <w:i/>
            </w:rPr>
            <w:delText>Statement</w:delText>
          </w:r>
        </w:del>
      </w:ins>
      <w:ins w:id="22912" w:author="Rev 3 Allen Wirfs-Brock" w:date="2011-09-02T11:02:00Z">
        <w:del w:id="22913" w:author="Rev 4 Allen Wirfs-Brock" w:date="2011-10-15T18:39:00Z">
          <w:r w:rsidRPr="00E77497" w:rsidDel="004D5676">
            <w:delText>.</w:delText>
          </w:r>
        </w:del>
      </w:ins>
    </w:p>
    <w:p w:rsidR="004C02EF" w:rsidRPr="00E77497" w:rsidRDefault="004C02EF" w:rsidP="004C02EF">
      <w:del w:id="22914"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2915" w:author="Rev 4 Allen Wirfs-Brock" w:date="2011-10-15T18:39:00Z">
        <w:r w:rsidRPr="00E77497" w:rsidDel="004D5676">
          <w:delText>is evaluated as follows:</w:delText>
        </w:r>
      </w:del>
      <w:bookmarkStart w:id="22916" w:name="_Toc382212734"/>
    </w:p>
    <w:p w:rsidR="004C02EF" w:rsidRPr="00E77497" w:rsidRDefault="004C02EF" w:rsidP="00B34B48">
      <w:pPr>
        <w:pStyle w:val="Alg2"/>
        <w:numPr>
          <w:ilvl w:val="0"/>
          <w:numId w:val="399"/>
        </w:numPr>
      </w:pPr>
      <w:bookmarkStart w:id="22917" w:name="_Ref375016587"/>
      <w:bookmarkStart w:id="22918" w:name="_Ref375016604"/>
      <w:bookmarkStart w:id="22919" w:name="_Ref375016635"/>
      <w:bookmarkStart w:id="22920" w:name="_Toc375031201"/>
      <w:bookmarkStart w:id="22921" w:name="_Toc381513715"/>
      <w:bookmarkStart w:id="22922" w:name="_Toc382212237"/>
      <w:bookmarkStart w:id="22923" w:name="_Toc382212740"/>
      <w:bookmarkStart w:id="22924" w:name="_Toc382291582"/>
      <w:bookmarkStart w:id="22925" w:name="_Toc385672231"/>
      <w:bookmarkStart w:id="22926" w:name="_Toc393690335"/>
      <w:bookmarkStart w:id="22927" w:name="_Ref432004073"/>
      <w:bookmarkStart w:id="22928" w:name="_Toc472818880"/>
      <w:bookmarkStart w:id="22929" w:name="_Toc235503455"/>
      <w:bookmarkStart w:id="22930" w:name="_Toc241509230"/>
      <w:bookmarkStart w:id="22931" w:name="_Toc244416717"/>
      <w:bookmarkEnd w:id="22916"/>
      <w:r w:rsidRPr="00E77497">
        <w:t xml:space="preserve">Let </w:t>
      </w:r>
      <w:r w:rsidRPr="00E77497">
        <w:rPr>
          <w:i/>
        </w:rPr>
        <w:t>exprRef</w:t>
      </w:r>
      <w:r w:rsidRPr="00E77497">
        <w:t xml:space="preserve"> be the result of evaluating </w:t>
      </w:r>
      <w:r w:rsidRPr="00E77497">
        <w:rPr>
          <w:i/>
        </w:rPr>
        <w:t>Expression</w:t>
      </w:r>
      <w:r w:rsidRPr="00E77497">
        <w:t>.</w:t>
      </w:r>
      <w:bookmarkStart w:id="22932" w:name="_Toc382212735"/>
    </w:p>
    <w:p w:rsidR="00327BF7" w:rsidRDefault="00327BF7" w:rsidP="00327BF7">
      <w:pPr>
        <w:pStyle w:val="Alg2"/>
        <w:numPr>
          <w:ilvl w:val="0"/>
          <w:numId w:val="399"/>
        </w:numPr>
        <w:contextualSpacing/>
        <w:rPr>
          <w:ins w:id="22933" w:author="Rev 6 Allen Wirfs-Brock" w:date="2012-02-18T12:01:00Z"/>
        </w:rPr>
      </w:pPr>
      <w:bookmarkStart w:id="22934" w:name="_Toc382212737"/>
      <w:bookmarkEnd w:id="22932"/>
      <w:ins w:id="22935"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rsidR="00327BF7" w:rsidRDefault="006552DF" w:rsidP="00327BF7">
      <w:pPr>
        <w:pStyle w:val="Alg2"/>
        <w:numPr>
          <w:ilvl w:val="0"/>
          <w:numId w:val="399"/>
        </w:numPr>
        <w:contextualSpacing/>
        <w:rPr>
          <w:ins w:id="22936" w:author="Rev 6 Allen Wirfs-Brock" w:date="2012-02-18T12:01:00Z"/>
        </w:rPr>
      </w:pPr>
      <w:ins w:id="22937" w:author="Rev 10 Allen Wirfs-Brock" w:date="2012-08-14T14:54:00Z">
        <w:r>
          <w:t>ReturnIfAbrupt(</w:t>
        </w:r>
        <w:r w:rsidRPr="006A5E27">
          <w:rPr>
            <w:i/>
          </w:rPr>
          <w:t>exprValue</w:t>
        </w:r>
        <w:r>
          <w:t>)</w:t>
        </w:r>
      </w:ins>
      <w:ins w:id="22938" w:author="Rev 6 Allen Wirfs-Brock" w:date="2012-02-18T12:01:00Z">
        <w:del w:id="22939" w:author="Rev 10 Allen Wirfs-Brock" w:date="2012-08-14T14:54:00Z">
          <w:r w:rsidR="00327BF7" w:rsidDel="006552DF">
            <w:delText xml:space="preserve">If </w:delText>
          </w:r>
          <w:r w:rsidR="00327BF7" w:rsidRPr="006A5E27" w:rsidDel="006552DF">
            <w:rPr>
              <w:i/>
            </w:rPr>
            <w:delText>exprValue</w:delText>
          </w:r>
          <w:r w:rsidR="00327BF7" w:rsidDel="006552DF">
            <w:delText xml:space="preserve"> is an abrupt completion, return </w:delText>
          </w:r>
          <w:r w:rsidR="00327BF7" w:rsidRPr="006A5E27" w:rsidDel="006552DF">
            <w:rPr>
              <w:i/>
            </w:rPr>
            <w:delText>exprValue</w:delText>
          </w:r>
        </w:del>
        <w:r w:rsidR="00327BF7">
          <w:t>.</w:t>
        </w:r>
      </w:ins>
    </w:p>
    <w:p w:rsidR="004C02EF" w:rsidRPr="00E77497" w:rsidRDefault="004C02EF" w:rsidP="00B34B48">
      <w:pPr>
        <w:pStyle w:val="Alg2"/>
        <w:numPr>
          <w:ilvl w:val="0"/>
          <w:numId w:val="399"/>
        </w:numPr>
      </w:pPr>
      <w:r w:rsidRPr="00E77497">
        <w:t xml:space="preserve">If </w:t>
      </w:r>
      <w:ins w:id="22940" w:author="Rev 6 Allen Wirfs-Brock" w:date="2012-02-18T12:02:00Z">
        <w:r w:rsidR="00327BF7" w:rsidRPr="006A5E27">
          <w:rPr>
            <w:i/>
          </w:rPr>
          <w:t>exprValue</w:t>
        </w:r>
      </w:ins>
      <w:del w:id="22941"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22942" w:author="Rev 6 Allen Wirfs-Brock" w:date="2012-02-23T12:43:00Z">
        <w:r w:rsidR="00DE1793">
          <w:t>NormalCompletion(</w:t>
        </w:r>
      </w:ins>
      <w:del w:id="22943" w:author="Rev 6 Allen Wirfs-Brock" w:date="2012-02-18T12:02:00Z">
        <w:r w:rsidRPr="00E77497" w:rsidDel="00327BF7">
          <w:delText>(</w:delText>
        </w:r>
      </w:del>
      <w:del w:id="22944" w:author="Rev 6 Allen Wirfs-Brock" w:date="2012-02-23T12:43:00Z">
        <w:r w:rsidRPr="00E77497" w:rsidDel="00DE1793">
          <w:rPr>
            <w:rFonts w:ascii="Arial" w:hAnsi="Arial" w:cs="Arial"/>
          </w:rPr>
          <w:delText>normal</w:delText>
        </w:r>
        <w:r w:rsidRPr="00E77497" w:rsidDel="00DE1793">
          <w:delText xml:space="preserve">, </w:delText>
        </w:r>
      </w:del>
      <w:commentRangeStart w:id="22945"/>
      <w:del w:id="22946" w:author="Rev 6 Allen Wirfs-Brock" w:date="2012-02-18T12:06:00Z">
        <w:r w:rsidRPr="00DE1793" w:rsidDel="00BD5F8D">
          <w:rPr>
            <w:b/>
          </w:rPr>
          <w:delText>empty</w:delText>
        </w:r>
      </w:del>
      <w:ins w:id="22947" w:author="Rev 6 Allen Wirfs-Brock" w:date="2012-02-18T12:06:00Z">
        <w:r w:rsidR="00BD5F8D" w:rsidRPr="00DE1793">
          <w:rPr>
            <w:b/>
          </w:rPr>
          <w:t>undefined</w:t>
        </w:r>
      </w:ins>
      <w:commentRangeEnd w:id="22945"/>
      <w:ins w:id="22948" w:author="Rev 6 Allen Wirfs-Brock" w:date="2012-02-18T12:07:00Z">
        <w:r w:rsidR="00BD5F8D">
          <w:rPr>
            <w:rStyle w:val="CommentReference"/>
            <w:rFonts w:ascii="Arial" w:eastAsia="MS Mincho" w:hAnsi="Arial"/>
            <w:spacing w:val="0"/>
            <w:lang w:eastAsia="ja-JP"/>
          </w:rPr>
          <w:commentReference w:id="22945"/>
        </w:r>
      </w:ins>
      <w:del w:id="22949" w:author="Rev 6 Allen Wirfs-Brock" w:date="2012-02-23T12:43:00Z">
        <w:r w:rsidRPr="00E77497" w:rsidDel="00DE1793">
          <w:delText xml:space="preserve">, </w:delText>
        </w:r>
        <w:r w:rsidRPr="00E77497" w:rsidDel="00DE1793">
          <w:rPr>
            <w:rFonts w:ascii="Arial" w:hAnsi="Arial" w:cs="Arial"/>
          </w:rPr>
          <w:delText>empty</w:delText>
        </w:r>
      </w:del>
      <w:del w:id="22950" w:author="Rev 6 Allen Wirfs-Brock" w:date="2012-02-18T12:03:00Z">
        <w:r w:rsidRPr="00E77497" w:rsidDel="00327BF7">
          <w:delText>).</w:delText>
        </w:r>
      </w:del>
      <w:bookmarkStart w:id="22951" w:name="_Toc382212738"/>
      <w:bookmarkEnd w:id="22934"/>
      <w:ins w:id="22952" w:author="Rev 6 Allen Wirfs-Brock" w:date="2012-02-23T12:43:00Z">
        <w:r w:rsidR="00DE1793">
          <w:t>)</w:t>
        </w:r>
      </w:ins>
      <w:ins w:id="22953" w:author="Rev 6 Allen Wirfs-Brock" w:date="2012-02-18T12:03:00Z">
        <w:r w:rsidR="00327BF7" w:rsidRPr="00E77497">
          <w:t>.</w:t>
        </w:r>
      </w:ins>
    </w:p>
    <w:p w:rsidR="004C02EF" w:rsidRPr="00E77497" w:rsidRDefault="004C02EF" w:rsidP="00B34B48">
      <w:pPr>
        <w:pStyle w:val="Alg2"/>
        <w:numPr>
          <w:ilvl w:val="0"/>
          <w:numId w:val="399"/>
        </w:numPr>
        <w:spacing w:after="120"/>
        <w:rPr>
          <w:rFonts w:ascii="Arial" w:hAnsi="Arial"/>
        </w:rPr>
      </w:pPr>
      <w:bookmarkStart w:id="22954" w:name="_Toc382212739"/>
      <w:bookmarkEnd w:id="22951"/>
      <w:r w:rsidRPr="00E77497">
        <w:t xml:space="preserve">Return the result of evaluating </w:t>
      </w:r>
      <w:r w:rsidRPr="00E77497">
        <w:rPr>
          <w:i/>
        </w:rPr>
        <w:t>Statement</w:t>
      </w:r>
      <w:bookmarkEnd w:id="22954"/>
      <w:r w:rsidRPr="00E77497">
        <w:rPr>
          <w:rFonts w:ascii="Arial" w:hAnsi="Arial"/>
        </w:rPr>
        <w:t>.</w:t>
      </w:r>
    </w:p>
    <w:p w:rsidR="004C02EF" w:rsidRPr="00E77497" w:rsidRDefault="004C02EF" w:rsidP="003A4B22">
      <w:pPr>
        <w:pStyle w:val="Heading2"/>
        <w:numPr>
          <w:ilvl w:val="0"/>
          <w:numId w:val="0"/>
        </w:numPr>
      </w:pPr>
      <w:bookmarkStart w:id="22955" w:name="_Toc276631081"/>
      <w:bookmarkStart w:id="22956" w:name="_Toc339020405"/>
      <w:r w:rsidRPr="00E77497">
        <w:lastRenderedPageBreak/>
        <w:t>12.6</w:t>
      </w:r>
      <w:r w:rsidRPr="00E77497">
        <w:tab/>
        <w:t>Iteration Statement</w:t>
      </w:r>
      <w:bookmarkEnd w:id="22917"/>
      <w:bookmarkEnd w:id="22918"/>
      <w:bookmarkEnd w:id="22919"/>
      <w:bookmarkEnd w:id="22920"/>
      <w:bookmarkEnd w:id="22921"/>
      <w:bookmarkEnd w:id="22922"/>
      <w:bookmarkEnd w:id="22923"/>
      <w:bookmarkEnd w:id="22924"/>
      <w:bookmarkEnd w:id="22925"/>
      <w:bookmarkEnd w:id="22926"/>
      <w:r w:rsidRPr="00E77497">
        <w:t>s</w:t>
      </w:r>
      <w:bookmarkEnd w:id="22927"/>
      <w:bookmarkEnd w:id="22928"/>
      <w:bookmarkEnd w:id="22929"/>
      <w:bookmarkEnd w:id="22930"/>
      <w:bookmarkEnd w:id="22931"/>
      <w:bookmarkEnd w:id="22955"/>
      <w:bookmarkEnd w:id="2295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IterationStatement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22957" w:author="Rev 6 Allen Wirfs-Brock" w:date="2012-02-27T16:46:00Z">
        <w:r w:rsidR="002E4AE1" w:rsidRPr="00E77497" w:rsidDel="002E4AE1">
          <w:rPr>
            <w:rFonts w:ascii="Courier New" w:hAnsi="Courier New"/>
            <w:b/>
            <w:i w:val="0"/>
          </w:rPr>
          <w:t xml:space="preserve"> </w:t>
        </w:r>
      </w:ins>
      <w:del w:id="22958"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22959"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22960" w:author="Rev 6 Allen Wirfs-Brock" w:date="2012-01-26T16:32:00Z">
        <w:r w:rsidR="00B52BAA" w:rsidRPr="00323ECD">
          <w:t xml:space="preserve"> </w:t>
        </w:r>
      </w:ins>
      <w:ins w:id="22961" w:author="Rev 6 Allen Wirfs-Brock" w:date="2012-02-25T16:32:00Z">
        <w:r w:rsidR="00FD2CF3">
          <w:t>Lexical</w:t>
        </w:r>
      </w:ins>
      <w:ins w:id="22962" w:author="Rev 6 Allen Wirfs-Brock" w:date="2012-01-26T16:31:00Z">
        <w:r w:rsidR="00B52BAA">
          <w:t>DeclarationNoIn</w:t>
        </w:r>
      </w:ins>
      <w:ins w:id="22963"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ins w:id="22964" w:author="Rev 7 Allen Wirfs-Brock" w:date="2012-04-24T17:55:00Z">
        <w:r w:rsidR="004429A2">
          <w:t>For</w:t>
        </w:r>
      </w:ins>
      <w:ins w:id="22965" w:author="Rev 7 Allen Wirfs-Brock" w:date="2012-04-24T18:12:00Z">
        <w:r w:rsidR="00FC6066">
          <w:t>Binding</w:t>
        </w:r>
      </w:ins>
      <w:commentRangeStart w:id="22966"/>
      <w:ins w:id="22967" w:author="Rev 6 Allen Wirfs-Brock" w:date="2012-02-15T16:46:00Z">
        <w:del w:id="22968" w:author="Rev 7 Allen Wirfs-Brock" w:date="2012-04-24T17:55:00Z">
          <w:r w:rsidR="00D07025" w:rsidDel="004429A2">
            <w:delText>BindingIdentifer</w:delText>
          </w:r>
        </w:del>
      </w:ins>
      <w:ins w:id="22969" w:author="Rev 6 Allen Wirfs-Brock" w:date="2012-01-31T14:35:00Z">
        <w:r w:rsidR="00A019F2" w:rsidRPr="00E77497" w:rsidDel="00A019F2">
          <w:t xml:space="preserve"> </w:t>
        </w:r>
      </w:ins>
      <w:commentRangeEnd w:id="22966"/>
      <w:ins w:id="22970" w:author="Rev 6 Allen Wirfs-Brock" w:date="2012-02-15T16:46:00Z">
        <w:r w:rsidR="00D07025">
          <w:rPr>
            <w:rStyle w:val="CommentReference"/>
            <w:rFonts w:ascii="Arial" w:eastAsia="MS Mincho" w:hAnsi="Arial"/>
            <w:i w:val="0"/>
            <w:lang w:eastAsia="ja-JP"/>
          </w:rPr>
          <w:commentReference w:id="22966"/>
        </w:r>
      </w:ins>
      <w:del w:id="22971" w:author="Rev 6 Allen Wirfs-Brock" w:date="2012-01-31T14:35:00Z">
        <w:r w:rsidRPr="00E77497" w:rsidDel="00A019F2">
          <w:delText xml:space="preserve">VariableDeclarationNoIn </w:delText>
        </w:r>
      </w:del>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22972" w:name="_Toc375031202"/>
      <w:bookmarkStart w:id="22973" w:name="_Toc381513716"/>
      <w:bookmarkStart w:id="22974" w:name="_Toc382212238"/>
      <w:bookmarkStart w:id="22975" w:name="_Toc382212741"/>
      <w:bookmarkStart w:id="22976" w:name="_Toc382291583"/>
      <w:bookmarkStart w:id="22977" w:name="_Toc385672232"/>
      <w:bookmarkStart w:id="22978" w:name="_Toc393690336"/>
      <w:ins w:id="22979"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22980" w:author="Rev 6 Allen Wirfs-Brock" w:date="2012-01-26T16:21:00Z">
        <w:r w:rsidR="00784795">
          <w:t>For</w:t>
        </w:r>
      </w:ins>
      <w:ins w:id="22981" w:author="Rev 6 Allen Wirfs-Brock" w:date="2012-01-26T16:20:00Z">
        <w:r w:rsidR="00784795">
          <w:t>Declaration</w:t>
        </w:r>
      </w:ins>
      <w:ins w:id="22982" w:author="Rev 6 Allen Wirfs-Brock" w:date="2012-01-31T13:22:00Z">
        <w:r w:rsidR="00D54263">
          <w:t xml:space="preserve"> </w:t>
        </w:r>
      </w:ins>
      <w:ins w:id="22983"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22984"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22985" w:author="Rev 6 Allen Wirfs-Brock" w:date="2012-01-31T14:36:00Z">
        <w:del w:id="22986" w:author="Rev 7 Allen Wirfs-Brock" w:date="2012-04-24T18:13:00Z">
          <w:r w:rsidR="00A019F2" w:rsidDel="00FC6066">
            <w:delText>ForVar</w:delText>
          </w:r>
          <w:r w:rsidR="00A019F2" w:rsidRPr="00E77497" w:rsidDel="00FC6066">
            <w:delText>Declaration</w:delText>
          </w:r>
        </w:del>
      </w:ins>
      <w:ins w:id="22987" w:author="Rev 7 Allen Wirfs-Brock" w:date="2012-04-24T18:13:00Z">
        <w:r w:rsidR="00FC6066">
          <w:t>ForBinding</w:t>
        </w:r>
      </w:ins>
      <w:ins w:id="22988" w:author="Rev 6 Allen Wirfs-Brock" w:date="2012-01-31T14:36:00Z">
        <w:r w:rsidR="00A019F2" w:rsidRPr="00E77497" w:rsidDel="00A019F2">
          <w:t xml:space="preserve"> </w:t>
        </w:r>
      </w:ins>
      <w:ins w:id="22989" w:author="Rev 6 Allen Wirfs-Brock" w:date="2012-01-31T15:55:00Z">
        <w:r w:rsidR="00AB39BE" w:rsidRPr="00345F94">
          <w:rPr>
            <w:rFonts w:ascii="Courier New" w:hAnsi="Courier New" w:cs="Courier New"/>
            <w:b/>
            <w:i w:val="0"/>
          </w:rPr>
          <w:t>o</w:t>
        </w:r>
      </w:ins>
      <w:ins w:id="22990"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22991" w:author="Rev 6 Allen Wirfs-Brock" w:date="2012-01-26T16:29:00Z">
        <w:r w:rsidR="00B52BAA">
          <w:t xml:space="preserve"> </w:t>
        </w:r>
      </w:ins>
      <w:ins w:id="22992"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rsidR="004708DF" w:rsidRPr="00E77497" w:rsidDel="00FC6066" w:rsidRDefault="004708DF" w:rsidP="004708DF">
      <w:pPr>
        <w:pStyle w:val="SyntaxRule"/>
        <w:rPr>
          <w:ins w:id="22993" w:author="Rev 6 Allen Wirfs-Brock" w:date="2012-01-31T14:29:00Z"/>
          <w:del w:id="22994" w:author="Rev 7 Allen Wirfs-Brock" w:date="2012-04-24T18:13:00Z"/>
        </w:rPr>
      </w:pPr>
      <w:bookmarkStart w:id="22995" w:name="_Toc472818881"/>
      <w:bookmarkStart w:id="22996" w:name="_Toc235503456"/>
      <w:bookmarkStart w:id="22997" w:name="_Toc241509231"/>
      <w:bookmarkStart w:id="22998" w:name="_Toc244416718"/>
      <w:bookmarkStart w:id="22999" w:name="_Toc276631082"/>
      <w:ins w:id="23000" w:author="Rev 6 Allen Wirfs-Brock" w:date="2012-01-31T14:29:00Z">
        <w:del w:id="23001" w:author="Rev 7 Allen Wirfs-Brock" w:date="2012-04-24T18:13:00Z">
          <w:r w:rsidDel="00FC6066">
            <w:delText>ForVar</w:delText>
          </w:r>
          <w:r w:rsidRPr="00E77497" w:rsidDel="00FC6066">
            <w:delText xml:space="preserve">Declaration </w:delText>
          </w:r>
          <w:r w:rsidRPr="00E77497" w:rsidDel="00FC6066">
            <w:rPr>
              <w:rFonts w:ascii="Arial" w:hAnsi="Arial"/>
              <w:b/>
              <w:i w:val="0"/>
            </w:rPr>
            <w:delText>:</w:delText>
          </w:r>
        </w:del>
      </w:ins>
    </w:p>
    <w:p w:rsidR="00837D11" w:rsidRPr="00E77497" w:rsidDel="00FC6066" w:rsidRDefault="00A019F2" w:rsidP="004429A2">
      <w:pPr>
        <w:pStyle w:val="SyntaxDefinition"/>
        <w:rPr>
          <w:ins w:id="23002" w:author="Rev 6 Allen Wirfs-Brock" w:date="2012-01-31T14:29:00Z"/>
          <w:del w:id="23003" w:author="Rev 7 Allen Wirfs-Brock" w:date="2012-04-24T18:13:00Z"/>
        </w:rPr>
      </w:pPr>
      <w:ins w:id="23004" w:author="Rev 6 Allen Wirfs-Brock" w:date="2012-01-31T14:33:00Z">
        <w:del w:id="23005" w:author="Rev 7 Allen Wirfs-Brock" w:date="2012-04-24T18:05:00Z">
          <w:r w:rsidRPr="00E77497" w:rsidDel="00FC6066">
            <w:delText>BindingPattern</w:delText>
          </w:r>
        </w:del>
      </w:ins>
      <w:ins w:id="23006" w:author="Rev 6 Allen Wirfs-Brock" w:date="2012-01-31T14:29:00Z">
        <w:del w:id="23007" w:author="Rev 7 Allen Wirfs-Brock" w:date="2012-04-24T18:05:00Z">
          <w:r w:rsidR="004708DF" w:rsidDel="00FC6066">
            <w:rPr>
              <w:rFonts w:ascii="Courier New" w:hAnsi="Courier New"/>
              <w:b/>
              <w:i w:val="0"/>
            </w:rPr>
            <w:br/>
          </w:r>
        </w:del>
      </w:ins>
      <w:ins w:id="23008" w:author="Rev 6 Allen Wirfs-Brock" w:date="2012-01-31T14:32:00Z">
        <w:del w:id="23009" w:author="Rev 7 Allen Wirfs-Brock" w:date="2012-04-24T18:03:00Z">
          <w:r w:rsidRPr="00E77497" w:rsidDel="004429A2">
            <w:delText>VariableDeclaration</w:delText>
          </w:r>
        </w:del>
      </w:ins>
      <w:ins w:id="23010" w:author="Rev 6 Allen Wirfs-Brock" w:date="2012-01-31T14:34:00Z">
        <w:del w:id="23011" w:author="Rev 7 Allen Wirfs-Brock" w:date="2012-04-24T18:03:00Z">
          <w:r w:rsidDel="004429A2">
            <w:delText>NoIn</w:delText>
          </w:r>
        </w:del>
      </w:ins>
    </w:p>
    <w:p w:rsidR="003B6A66" w:rsidRPr="00E77497" w:rsidRDefault="003B6A66" w:rsidP="003B6A66">
      <w:pPr>
        <w:pStyle w:val="SyntaxRule"/>
        <w:rPr>
          <w:ins w:id="23012" w:author="Rev 6 Allen Wirfs-Brock" w:date="2012-01-26T16:54:00Z"/>
        </w:rPr>
      </w:pPr>
      <w:ins w:id="23013" w:author="Rev 6 Allen Wirfs-Brock" w:date="2012-01-26T16:54:00Z">
        <w:r>
          <w:t>For</w:t>
        </w:r>
        <w:r w:rsidRPr="00E77497">
          <w:t xml:space="preserve">Declaration </w:t>
        </w:r>
        <w:r w:rsidRPr="00E77497">
          <w:rPr>
            <w:rFonts w:ascii="Arial" w:hAnsi="Arial"/>
            <w:b/>
            <w:i w:val="0"/>
          </w:rPr>
          <w:t>:</w:t>
        </w:r>
      </w:ins>
    </w:p>
    <w:p w:rsidR="00B52BAA" w:rsidRDefault="000F5543" w:rsidP="00323ECD">
      <w:pPr>
        <w:pStyle w:val="SyntaxDefinition"/>
        <w:rPr>
          <w:ins w:id="23014" w:author="Rev 6 Allen Wirfs-Brock" w:date="2012-01-26T16:34:00Z"/>
        </w:rPr>
      </w:pPr>
      <w:ins w:id="23015" w:author="Rev 6 Allen Wirfs-Brock" w:date="2012-02-26T13:31:00Z">
        <w:r w:rsidRPr="00E77497">
          <w:t>Let</w:t>
        </w:r>
        <w:r>
          <w:t xml:space="preserve">OrConst  </w:t>
        </w:r>
      </w:ins>
      <w:ins w:id="23016" w:author="Rev 6 Allen Wirfs-Brock" w:date="2012-01-31T13:19:00Z">
        <w:r w:rsidR="00D54263">
          <w:t>For</w:t>
        </w:r>
      </w:ins>
      <w:ins w:id="23017" w:author="Rev 6 Allen Wirfs-Brock" w:date="2012-01-26T16:54:00Z">
        <w:r w:rsidR="003B6A66" w:rsidRPr="00E77497">
          <w:t xml:space="preserve">Binding </w:t>
        </w:r>
      </w:ins>
    </w:p>
    <w:p w:rsidR="00837D11" w:rsidRDefault="00837D11" w:rsidP="007C32C2">
      <w:pPr>
        <w:pStyle w:val="Note"/>
        <w:rPr>
          <w:ins w:id="23018" w:author="Rev 7 Allen Wirfs-Brock" w:date="2012-04-12T17:46:00Z"/>
        </w:rPr>
      </w:pPr>
      <w:ins w:id="23019" w:author="Rev 7 Allen Wirfs-Brock" w:date="2012-04-12T17:47:00Z">
        <w:r>
          <w:t>NOTE 1</w:t>
        </w:r>
        <w:r>
          <w:tab/>
        </w:r>
        <w:r w:rsidRPr="007C32C2">
          <w:rPr>
            <w:rFonts w:ascii="Times New Roman" w:hAnsi="Times New Roman"/>
            <w:i/>
          </w:rPr>
          <w:t>ForBinding</w:t>
        </w:r>
        <w:r>
          <w:t xml:space="preserve"> is defined in 11.1.4.2.</w:t>
        </w:r>
      </w:ins>
    </w:p>
    <w:p w:rsidR="00D54263" w:rsidRPr="007B7042" w:rsidDel="00837D11" w:rsidRDefault="00D54263" w:rsidP="007B7042">
      <w:pPr>
        <w:pStyle w:val="Note"/>
        <w:rPr>
          <w:ins w:id="23020" w:author="Rev 6 Allen Wirfs-Brock" w:date="2012-01-31T13:20:00Z"/>
          <w:del w:id="23021" w:author="Rev 7 Allen Wirfs-Brock" w:date="2012-04-12T17:44:00Z"/>
        </w:rPr>
        <w:pPrChange w:id="23022" w:author="Rev 11 Allen Wirfs-Brock" w:date="2012-10-26T12:23:00Z">
          <w:pPr>
            <w:pStyle w:val="SyntaxRule"/>
          </w:pPr>
        </w:pPrChange>
      </w:pPr>
      <w:ins w:id="23023" w:author="Rev 6 Allen Wirfs-Brock" w:date="2012-01-31T13:20:00Z">
        <w:del w:id="23024" w:author="Rev 7 Allen Wirfs-Brock" w:date="2012-04-12T17:44:00Z">
          <w:r w:rsidRPr="007C32C2" w:rsidDel="00837D11">
            <w:delText xml:space="preserve">ForBinding </w:delText>
          </w:r>
          <w:r w:rsidRPr="007C32C2" w:rsidDel="00837D11">
            <w:rPr>
              <w:b/>
              <w:i/>
            </w:rPr>
            <w:delText>:</w:delText>
          </w:r>
        </w:del>
      </w:ins>
    </w:p>
    <w:p w:rsidR="00D54263" w:rsidRPr="007C32C2" w:rsidDel="00837D11" w:rsidRDefault="00D54263" w:rsidP="007B7042">
      <w:pPr>
        <w:pStyle w:val="Note"/>
        <w:rPr>
          <w:ins w:id="23025" w:author="Rev 6 Allen Wirfs-Brock" w:date="2012-01-31T13:20:00Z"/>
          <w:del w:id="23026" w:author="Rev 7 Allen Wirfs-Brock" w:date="2012-04-12T17:44:00Z"/>
        </w:rPr>
        <w:pPrChange w:id="23027" w:author="Rev 11 Allen Wirfs-Brock" w:date="2012-10-26T12:23:00Z">
          <w:pPr>
            <w:pStyle w:val="SyntaxDefinition"/>
          </w:pPr>
        </w:pPrChange>
      </w:pPr>
      <w:ins w:id="23028" w:author="Rev 6 Allen Wirfs-Brock" w:date="2012-01-31T13:20:00Z">
        <w:del w:id="23029" w:author="Rev 7 Allen Wirfs-Brock" w:date="2012-04-12T17:44:00Z">
          <w:r w:rsidRPr="007B7042" w:rsidDel="00837D11">
            <w:delText>BindingIdentifier</w:delText>
          </w:r>
          <w:r w:rsidRPr="007C32C2" w:rsidDel="00837D11">
            <w:rPr>
              <w:b/>
              <w:i/>
            </w:rPr>
            <w:br/>
          </w:r>
          <w:r w:rsidRPr="007C32C2" w:rsidDel="00837D11">
            <w:delText xml:space="preserve">BindingPattern  </w:delText>
          </w:r>
        </w:del>
      </w:ins>
    </w:p>
    <w:p w:rsidR="00345F94" w:rsidRPr="00837D11" w:rsidRDefault="00345F94" w:rsidP="007B7042">
      <w:pPr>
        <w:pStyle w:val="Note"/>
        <w:rPr>
          <w:ins w:id="23030" w:author="Rev 6 Allen Wirfs-Brock" w:date="2012-02-27T16:47:00Z"/>
        </w:rPr>
        <w:pPrChange w:id="23031" w:author="Rev 11 Allen Wirfs-Brock" w:date="2012-10-26T12:23:00Z">
          <w:pPr/>
        </w:pPrChange>
      </w:pPr>
      <w:commentRangeStart w:id="23032"/>
      <w:ins w:id="23033" w:author="Rev 6 Allen Wirfs-Brock" w:date="2012-02-27T16:47:00Z">
        <w:r w:rsidRPr="00837D11">
          <w:t>NOTE</w:t>
        </w:r>
      </w:ins>
      <w:ins w:id="23034" w:author="Rev 7 Allen Wirfs-Brock" w:date="2012-04-12T17:47:00Z">
        <w:r w:rsidR="00837D11" w:rsidRPr="00837D11">
          <w:t xml:space="preserve"> 2</w:t>
        </w:r>
      </w:ins>
      <w:ins w:id="23035" w:author="Rev 6 Allen Wirfs-Brock" w:date="2012-02-27T16:47:00Z">
        <w:r w:rsidRPr="00837D11">
          <w:tab/>
          <w:t xml:space="preserve">A semicolon is not required after a </w:t>
        </w:r>
        <w:r w:rsidRPr="00837D11">
          <w:rPr>
            <w:rFonts w:ascii="Courier New" w:hAnsi="Courier New" w:cs="Courier New"/>
            <w:b/>
          </w:rPr>
          <w:t>do-while</w:t>
        </w:r>
        <w:r w:rsidRPr="00837D11">
          <w:t xml:space="preserve"> statement</w:t>
        </w:r>
      </w:ins>
      <w:ins w:id="23036" w:author="Rev 6 Allen Wirfs-Brock" w:date="2012-02-27T16:49:00Z">
        <w:r w:rsidRPr="00837D11">
          <w:t xml:space="preserve">. </w:t>
        </w:r>
      </w:ins>
      <w:commentRangeEnd w:id="23032"/>
      <w:ins w:id="23037" w:author="Rev 6 Allen Wirfs-Brock" w:date="2012-02-27T16:50:00Z">
        <w:r w:rsidRPr="007C32C2">
          <w:rPr>
            <w:rStyle w:val="CommentReference"/>
            <w:rFonts w:cs="Arial"/>
            <w:sz w:val="18"/>
            <w:szCs w:val="18"/>
          </w:rPr>
          <w:commentReference w:id="23032"/>
        </w:r>
      </w:ins>
    </w:p>
    <w:p w:rsidR="00491BC9" w:rsidRPr="002241B3" w:rsidRDefault="00470F92" w:rsidP="00491BC9">
      <w:pPr>
        <w:keepNext/>
        <w:rPr>
          <w:ins w:id="23038" w:author="Rev 8 Allen Wirfs-Brock" w:date="2012-06-14T15:02:00Z"/>
          <w:rFonts w:ascii="Helvetica" w:hAnsi="Helvetica"/>
          <w:b/>
          <w:spacing w:val="6"/>
        </w:rPr>
      </w:pPr>
      <w:ins w:id="23039" w:author="Rev 8 Allen Wirfs-Brock" w:date="2012-06-14T15:02:00Z">
        <w:r w:rsidRPr="002241B3">
          <w:rPr>
            <w:b/>
          </w:rPr>
          <w:t>Runtime Semantics</w:t>
        </w:r>
      </w:ins>
    </w:p>
    <w:p w:rsidR="006D2B83" w:rsidRDefault="006D2B83" w:rsidP="006D2B83">
      <w:pPr>
        <w:keepNext/>
        <w:rPr>
          <w:ins w:id="23040" w:author="Rev 11 Allen Wirfs-Brock" w:date="2012-10-23T15:16:00Z"/>
          <w:rFonts w:ascii="Helvetica" w:hAnsi="Helvetica"/>
          <w:b/>
          <w:spacing w:val="6"/>
        </w:rPr>
      </w:pPr>
      <w:ins w:id="23041" w:author="Rev 11 Allen Wirfs-Brock" w:date="2012-10-23T15:16:00Z">
        <w:r w:rsidRPr="00E77497">
          <w:rPr>
            <w:rFonts w:ascii="Helvetica" w:hAnsi="Helvetica"/>
            <w:b/>
          </w:rPr>
          <w:t xml:space="preserve">Runtime Semantics: </w:t>
        </w:r>
      </w:ins>
      <w:ins w:id="23042" w:author="Rev 11 Allen Wirfs-Brock" w:date="2012-10-23T15:17:00Z">
        <w:r w:rsidRPr="006D2B83">
          <w:rPr>
            <w:rFonts w:ascii="Helvetica" w:hAnsi="Helvetica"/>
            <w:b/>
            <w:spacing w:val="6"/>
          </w:rPr>
          <w:t>LoopContinues</w:t>
        </w:r>
        <w:r>
          <w:rPr>
            <w:rFonts w:ascii="Helvetica" w:hAnsi="Helvetica"/>
            <w:b/>
            <w:spacing w:val="6"/>
          </w:rPr>
          <w:t xml:space="preserve"> Abstract Operation</w:t>
        </w:r>
      </w:ins>
    </w:p>
    <w:p w:rsidR="00542A4C" w:rsidRDefault="00470F92" w:rsidP="00542A4C">
      <w:pPr>
        <w:rPr>
          <w:ins w:id="23043" w:author="Rev 6 Allen Wirfs-Brock" w:date="2012-02-25T09:47:00Z"/>
        </w:rPr>
      </w:pPr>
      <w:ins w:id="23044" w:author="Rev 8 Allen Wirfs-Brock" w:date="2012-06-14T15:04:00Z">
        <w:del w:id="23045" w:author="Rev 9 Allen Wirfs-Brock" w:date="2012-07-08T14:34:00Z">
          <w:r w:rsidDel="00491BC9">
            <w:delText xml:space="preserve">Within the </w:delText>
          </w:r>
          <w:r w:rsidRPr="00572A2F" w:rsidDel="00491BC9">
            <w:rPr>
              <w:rFonts w:ascii="Times New Roman" w:hAnsi="Times New Roman"/>
              <w:i/>
            </w:rPr>
            <w:delText>Statement</w:delText>
          </w:r>
          <w:r w:rsidDel="00491BC9">
            <w:delText xml:space="preserve"> part of an </w:delText>
          </w:r>
          <w:r w:rsidRPr="00572A2F" w:rsidDel="00491BC9">
            <w:rPr>
              <w:rFonts w:ascii="Times New Roman" w:hAnsi="Times New Roman"/>
              <w:i/>
            </w:rPr>
            <w:delText>IterationStatement</w:delText>
          </w:r>
          <w:r w:rsidDel="00491BC9">
            <w:delText xml:space="preserve"> a </w:delText>
          </w:r>
        </w:del>
      </w:ins>
      <w:ins w:id="23046" w:author="Rev 8 Allen Wirfs-Brock" w:date="2012-06-14T15:05:00Z">
        <w:del w:id="23047" w:author="Rev 9 Allen Wirfs-Brock" w:date="2012-07-08T14:34:00Z">
          <w:r w:rsidRPr="00572A2F" w:rsidDel="00491BC9">
            <w:rPr>
              <w:rFonts w:ascii="Times New Roman" w:hAnsi="Times New Roman"/>
              <w:i/>
            </w:rPr>
            <w:delText>ContinueStatement</w:delText>
          </w:r>
          <w:r w:rsidDel="00491BC9">
            <w:delText xml:space="preserve"> may be used be begin a new iterations. </w:delText>
          </w:r>
        </w:del>
        <w:del w:id="23048" w:author="Rev 9 Allen Wirfs-Brock" w:date="2012-07-08T14:32:00Z">
          <w:r w:rsidDel="00491BC9">
            <w:delText>This semantics is defined using t</w:delText>
          </w:r>
        </w:del>
      </w:ins>
      <w:ins w:id="23049" w:author="Rev 9 Allen Wirfs-Brock" w:date="2012-07-08T14:32:00Z">
        <w:r w:rsidR="00491BC9">
          <w:t>T</w:t>
        </w:r>
      </w:ins>
      <w:ins w:id="23050" w:author="Rev 8 Allen Wirfs-Brock" w:date="2012-06-14T15:05:00Z">
        <w:r>
          <w:t>he</w:t>
        </w:r>
      </w:ins>
      <w:ins w:id="23051" w:author="Rev 6 Allen Wirfs-Brock" w:date="2012-02-25T09:47:00Z">
        <w:del w:id="23052" w:author="Rev 8 Allen Wirfs-Brock" w:date="2012-06-14T15:05:00Z">
          <w:r w:rsidR="00542A4C" w:rsidDel="00470F92">
            <w:delText>The</w:delText>
          </w:r>
        </w:del>
        <w:r w:rsidR="00542A4C">
          <w:t xml:space="preserve"> abstract operation </w:t>
        </w:r>
      </w:ins>
      <w:ins w:id="23053" w:author="Rev 6 Allen Wirfs-Brock" w:date="2012-02-25T09:55:00Z">
        <w:del w:id="23054" w:author="Rev 7 Allen Wirfs-Brock" w:date="2012-04-25T08:01:00Z">
          <w:r w:rsidR="00542A4C" w:rsidRPr="007C32C2" w:rsidDel="007C32C2">
            <w:rPr>
              <w:rFonts w:ascii="Times New Roman" w:hAnsi="Times New Roman"/>
            </w:rPr>
            <w:delText>l</w:delText>
          </w:r>
        </w:del>
        <w:del w:id="23055" w:author="Rev 7 Allen Wirfs-Brock" w:date="2012-04-25T08:04:00Z">
          <w:r w:rsidR="00542A4C" w:rsidRPr="007C32C2" w:rsidDel="007C32C2">
            <w:rPr>
              <w:rFonts w:ascii="Times New Roman" w:hAnsi="Times New Roman"/>
            </w:rPr>
            <w:delText>oopContinues</w:delText>
          </w:r>
        </w:del>
      </w:ins>
      <w:ins w:id="23056" w:author="Rev 7 Allen Wirfs-Brock" w:date="2012-04-25T08:04:00Z">
        <w:r w:rsidR="007C32C2">
          <w:rPr>
            <w:rFonts w:ascii="Times New Roman" w:hAnsi="Times New Roman"/>
          </w:rPr>
          <w:t>LoopContinues</w:t>
        </w:r>
      </w:ins>
      <w:ins w:id="23057" w:author="Rev 6 Allen Wirfs-Brock" w:date="2012-02-25T09:47:00Z">
        <w:r w:rsidR="00542A4C">
          <w:t xml:space="preserve"> with arguments </w:t>
        </w:r>
      </w:ins>
      <w:ins w:id="23058" w:author="Rev 6 Allen Wirfs-Brock" w:date="2012-02-26T11:37:00Z">
        <w:r w:rsidR="00526AEF">
          <w:rPr>
            <w:rFonts w:ascii="Times New Roman" w:hAnsi="Times New Roman"/>
            <w:i/>
          </w:rPr>
          <w:t>c</w:t>
        </w:r>
      </w:ins>
      <w:ins w:id="23059" w:author="Rev 6 Allen Wirfs-Brock" w:date="2012-02-25T09:47:00Z">
        <w:r w:rsidR="00542A4C" w:rsidRPr="00542A4C">
          <w:rPr>
            <w:rFonts w:ascii="Times New Roman" w:hAnsi="Times New Roman"/>
            <w:i/>
          </w:rPr>
          <w:t>ompletion</w:t>
        </w:r>
        <w:r w:rsidR="00542A4C">
          <w:t xml:space="preserve"> and </w:t>
        </w:r>
      </w:ins>
      <w:ins w:id="23060" w:author="Rev 6 Allen Wirfs-Brock" w:date="2012-02-25T09:48:00Z">
        <w:r w:rsidR="00542A4C" w:rsidRPr="00470F92">
          <w:rPr>
            <w:rFonts w:ascii="Times New Roman" w:hAnsi="Times New Roman"/>
            <w:i/>
          </w:rPr>
          <w:t>labelSet</w:t>
        </w:r>
        <w:r w:rsidR="00542A4C">
          <w:t xml:space="preserve"> is defined by the following step:</w:t>
        </w:r>
      </w:ins>
    </w:p>
    <w:p w:rsidR="00526AEF" w:rsidRDefault="00526AEF" w:rsidP="00724A70">
      <w:pPr>
        <w:pStyle w:val="Alg3"/>
        <w:numPr>
          <w:ilvl w:val="0"/>
          <w:numId w:val="118"/>
        </w:numPr>
        <w:rPr>
          <w:ins w:id="23061" w:author="Rev 6 Allen Wirfs-Brock" w:date="2012-02-26T11:36:00Z"/>
        </w:rPr>
      </w:pPr>
      <w:ins w:id="23062"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rsidR="00B741A1" w:rsidRPr="00E77497" w:rsidRDefault="00B741A1" w:rsidP="00724A70">
      <w:pPr>
        <w:pStyle w:val="Alg3"/>
        <w:numPr>
          <w:ilvl w:val="0"/>
          <w:numId w:val="118"/>
        </w:numPr>
        <w:rPr>
          <w:ins w:id="23063" w:author="Rev 6 Allen Wirfs-Brock" w:date="2012-02-25T09:46:00Z"/>
        </w:rPr>
      </w:pPr>
      <w:ins w:id="23064" w:author="Rev 6 Allen Wirfs-Brock" w:date="2012-02-25T09:46:00Z">
        <w:r w:rsidRPr="00E77497">
          <w:t xml:space="preserve">If </w:t>
        </w:r>
      </w:ins>
      <w:ins w:id="23065" w:author="Rev 6 Allen Wirfs-Brock" w:date="2012-02-26T11:37:00Z">
        <w:r w:rsidR="00526AEF">
          <w:rPr>
            <w:i/>
          </w:rPr>
          <w:t>c</w:t>
        </w:r>
        <w:r w:rsidR="00526AEF" w:rsidRPr="00542A4C">
          <w:rPr>
            <w:i/>
          </w:rPr>
          <w:t>ompletion</w:t>
        </w:r>
      </w:ins>
      <w:ins w:id="23066"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23067" w:author="Rev 6 Allen Wirfs-Brock" w:date="2012-02-25T09:57:00Z">
        <w:r w:rsidR="00724A70">
          <w:t xml:space="preserve"> return </w:t>
        </w:r>
        <w:r w:rsidR="00724A70" w:rsidRPr="00B814B6">
          <w:rPr>
            <w:b/>
          </w:rPr>
          <w:t>false</w:t>
        </w:r>
        <w:r w:rsidR="00724A70">
          <w:t>.</w:t>
        </w:r>
      </w:ins>
    </w:p>
    <w:p w:rsidR="00542A4C" w:rsidRDefault="00724A70" w:rsidP="00724A70">
      <w:pPr>
        <w:pStyle w:val="Alg3"/>
        <w:numPr>
          <w:ilvl w:val="0"/>
          <w:numId w:val="118"/>
        </w:numPr>
        <w:rPr>
          <w:ins w:id="23068" w:author="Rev 6 Allen Wirfs-Brock" w:date="2012-02-25T09:53:00Z"/>
        </w:rPr>
      </w:pPr>
      <w:ins w:id="23069" w:author="Rev 6 Allen Wirfs-Brock" w:date="2012-02-25T09:58:00Z">
        <w:r>
          <w:t xml:space="preserve">If </w:t>
        </w:r>
      </w:ins>
      <w:ins w:id="23070" w:author="Rev 6 Allen Wirfs-Brock" w:date="2012-02-26T11:37:00Z">
        <w:r w:rsidR="00526AEF">
          <w:rPr>
            <w:i/>
          </w:rPr>
          <w:t>c</w:t>
        </w:r>
        <w:r w:rsidR="00526AEF" w:rsidRPr="00542A4C">
          <w:rPr>
            <w:i/>
          </w:rPr>
          <w:t>ompletion</w:t>
        </w:r>
      </w:ins>
      <w:ins w:id="23071"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rsidR="00724A70" w:rsidRDefault="00724A70" w:rsidP="00724A70">
      <w:pPr>
        <w:pStyle w:val="Alg3"/>
        <w:numPr>
          <w:ilvl w:val="0"/>
          <w:numId w:val="118"/>
        </w:numPr>
        <w:rPr>
          <w:ins w:id="23072" w:author="Rev 6 Allen Wirfs-Brock" w:date="2012-02-25T09:59:00Z"/>
        </w:rPr>
      </w:pPr>
      <w:ins w:id="23073" w:author="Rev 6 Allen Wirfs-Brock" w:date="2012-02-25T09:59:00Z">
        <w:r>
          <w:t xml:space="preserve">If </w:t>
        </w:r>
      </w:ins>
      <w:ins w:id="23074" w:author="Rev 6 Allen Wirfs-Brock" w:date="2012-02-26T11:37:00Z">
        <w:r w:rsidR="00526AEF">
          <w:rPr>
            <w:i/>
          </w:rPr>
          <w:t>c</w:t>
        </w:r>
        <w:r w:rsidR="00526AEF" w:rsidRPr="00542A4C">
          <w:rPr>
            <w:i/>
          </w:rPr>
          <w:t>ompletion</w:t>
        </w:r>
      </w:ins>
      <w:ins w:id="23075"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rsidR="00B741A1" w:rsidRPr="00E77497" w:rsidRDefault="00542A4C" w:rsidP="00724A70">
      <w:pPr>
        <w:pStyle w:val="Alg3"/>
        <w:numPr>
          <w:ilvl w:val="0"/>
          <w:numId w:val="118"/>
        </w:numPr>
        <w:spacing w:after="240"/>
        <w:rPr>
          <w:ins w:id="23076" w:author="Rev 6 Allen Wirfs-Brock" w:date="2012-02-25T09:46:00Z"/>
        </w:rPr>
      </w:pPr>
      <w:ins w:id="23077" w:author="Rev 6 Allen Wirfs-Brock" w:date="2012-02-25T09:53:00Z">
        <w:r>
          <w:t xml:space="preserve">Return </w:t>
        </w:r>
        <w:r w:rsidRPr="00B814B6">
          <w:rPr>
            <w:b/>
          </w:rPr>
          <w:t>false</w:t>
        </w:r>
      </w:ins>
      <w:ins w:id="23078" w:author="Rev 6 Allen Wirfs-Brock" w:date="2012-02-25T09:46:00Z">
        <w:r w:rsidR="00B741A1" w:rsidRPr="00E77497">
          <w:t>.</w:t>
        </w:r>
      </w:ins>
    </w:p>
    <w:p w:rsidR="00491BC9" w:rsidRDefault="00491BC9">
      <w:pPr>
        <w:pStyle w:val="Note"/>
        <w:rPr>
          <w:ins w:id="23079" w:author="Rev 9 Allen Wirfs-Brock" w:date="2012-07-08T14:34:00Z"/>
        </w:rPr>
        <w:pPrChange w:id="23080" w:author="Rev 9 Allen Wirfs-Brock" w:date="2012-07-08T14:34:00Z">
          <w:pPr>
            <w:pStyle w:val="Heading3"/>
            <w:numPr>
              <w:ilvl w:val="0"/>
              <w:numId w:val="0"/>
            </w:numPr>
            <w:tabs>
              <w:tab w:val="clear" w:pos="990"/>
            </w:tabs>
            <w:ind w:left="0"/>
          </w:pPr>
        </w:pPrChange>
      </w:pPr>
      <w:ins w:id="23081" w:author="Rev 9 Allen Wirfs-Brock" w:date="2012-07-08T14:34:00Z">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del w:id="23082" w:author="Rev 10 Allen Wirfs-Brock" w:date="2012-08-13T16:18:00Z">
          <w:r w:rsidDel="0003414D">
            <w:delText>be</w:delText>
          </w:r>
        </w:del>
      </w:ins>
      <w:ins w:id="23083" w:author="Rev 10 Allen Wirfs-Brock" w:date="2012-08-13T16:18:00Z">
        <w:r w:rsidR="0003414D">
          <w:t>to</w:t>
        </w:r>
      </w:ins>
      <w:ins w:id="23084" w:author="Rev 9 Allen Wirfs-Brock" w:date="2012-07-08T14:34:00Z">
        <w:r>
          <w:t xml:space="preserve"> begin a new iteration</w:t>
        </w:r>
        <w:del w:id="23085" w:author="Rev 10 Allen Wirfs-Brock" w:date="2012-08-13T16:18:00Z">
          <w:r w:rsidDel="0003414D">
            <w:delText>s</w:delText>
          </w:r>
        </w:del>
        <w:r>
          <w:t>.</w:t>
        </w:r>
      </w:ins>
    </w:p>
    <w:p w:rsidR="004C02EF" w:rsidRPr="00E77497" w:rsidRDefault="004C02EF" w:rsidP="003A4B22">
      <w:pPr>
        <w:pStyle w:val="Heading3"/>
        <w:numPr>
          <w:ilvl w:val="0"/>
          <w:numId w:val="0"/>
        </w:numPr>
      </w:pPr>
      <w:bookmarkStart w:id="23086" w:name="_Toc339020406"/>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22972"/>
      <w:bookmarkEnd w:id="22973"/>
      <w:bookmarkEnd w:id="22974"/>
      <w:bookmarkEnd w:id="22975"/>
      <w:bookmarkEnd w:id="22976"/>
      <w:bookmarkEnd w:id="22977"/>
      <w:bookmarkEnd w:id="22978"/>
      <w:r w:rsidRPr="00E77497">
        <w:t>t</w:t>
      </w:r>
      <w:bookmarkEnd w:id="22995"/>
      <w:bookmarkEnd w:id="22996"/>
      <w:bookmarkEnd w:id="22997"/>
      <w:bookmarkEnd w:id="22998"/>
      <w:bookmarkEnd w:id="22999"/>
      <w:bookmarkEnd w:id="23086"/>
    </w:p>
    <w:p w:rsidR="004D5676" w:rsidRPr="00E77497" w:rsidRDefault="004D5676" w:rsidP="004D5676">
      <w:pPr>
        <w:rPr>
          <w:ins w:id="23087" w:author="Rev 4 Allen Wirfs-Brock" w:date="2011-10-15T18:40:00Z"/>
          <w:rFonts w:ascii="Helvetica" w:hAnsi="Helvetica"/>
          <w:b/>
        </w:rPr>
      </w:pPr>
      <w:ins w:id="23088"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rsidR="00A04A9C" w:rsidRPr="00E77497" w:rsidRDefault="00F460AA" w:rsidP="00A04A9C">
      <w:pPr>
        <w:jc w:val="left"/>
        <w:rPr>
          <w:ins w:id="23089" w:author="Rev 3 Allen Wirfs-Brock" w:date="2011-09-02T11:04:00Z"/>
        </w:rPr>
      </w:pPr>
      <w:ins w:id="23090"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23091" w:author="Rev 3 Allen Wirfs-Brock" w:date="2011-09-02T11:04:00Z">
        <w:del w:id="23092"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del w:id="23093" w:author="Rev 10 Allen Wirfs-Brock" w:date="2012-09-04T10:13:00Z">
          <w:r w:rsidR="00A04A9C" w:rsidRPr="00E77497" w:rsidDel="009459EC">
            <w:rPr>
              <w:rFonts w:ascii="Courier New" w:hAnsi="Courier New"/>
              <w:b/>
            </w:rPr>
            <w:delText>;</w:delText>
          </w:r>
        </w:del>
        <w:r w:rsidR="00A04A9C" w:rsidRPr="00E77497">
          <w:t xml:space="preserve"> </w:t>
        </w:r>
        <w:r w:rsidR="00A04A9C" w:rsidRPr="00E77497">
          <w:rPr>
            <w:rFonts w:ascii="Times New Roman" w:hAnsi="Times New Roman"/>
            <w:i/>
          </w:rPr>
          <w:t xml:space="preserve"> </w:t>
        </w:r>
        <w:del w:id="23094" w:author="Rev 4 Allen Wirfs-Brock" w:date="2011-10-15T18:40:00Z">
          <w:r w:rsidR="00A04A9C" w:rsidRPr="00E77497" w:rsidDel="004D5676">
            <w:delText>is determined as follows:</w:delText>
          </w:r>
        </w:del>
      </w:ins>
    </w:p>
    <w:p w:rsidR="00A04A9C" w:rsidRPr="00E77497" w:rsidRDefault="00A04A9C" w:rsidP="00B34B48">
      <w:pPr>
        <w:pStyle w:val="Alg4"/>
        <w:numPr>
          <w:ilvl w:val="0"/>
          <w:numId w:val="477"/>
        </w:numPr>
        <w:spacing w:after="220"/>
        <w:contextualSpacing/>
        <w:rPr>
          <w:ins w:id="23095" w:author="Rev 3 Allen Wirfs-Brock" w:date="2011-09-02T11:04:00Z"/>
        </w:rPr>
      </w:pPr>
      <w:ins w:id="23096" w:author="Rev 3 Allen Wirfs-Brock" w:date="2011-09-02T11:04:00Z">
        <w:r w:rsidRPr="00E77497">
          <w:t xml:space="preserve">Return the VarDeclaredNames of </w:t>
        </w:r>
        <w:r w:rsidRPr="00E77497">
          <w:rPr>
            <w:i/>
          </w:rPr>
          <w:t>Statement</w:t>
        </w:r>
        <w:r w:rsidRPr="00E77497">
          <w:t>.</w:t>
        </w:r>
      </w:ins>
    </w:p>
    <w:p w:rsidR="004901F8" w:rsidRPr="00E77497" w:rsidRDefault="004901F8" w:rsidP="004901F8">
      <w:pPr>
        <w:pStyle w:val="Heading4"/>
        <w:numPr>
          <w:ilvl w:val="0"/>
          <w:numId w:val="0"/>
        </w:numPr>
        <w:rPr>
          <w:ins w:id="23097" w:author="Rev 6 Allen Wirfs-Brock" w:date="2012-02-25T11:24:00Z"/>
        </w:rPr>
      </w:pPr>
      <w:ins w:id="23098" w:author="Rev 6 Allen Wirfs-Brock" w:date="2012-02-25T11:24:00Z">
        <w:r w:rsidRPr="00E77497">
          <w:t>Runtime Semantics</w:t>
        </w:r>
      </w:ins>
    </w:p>
    <w:p w:rsidR="00B741A1" w:rsidRDefault="00B741A1" w:rsidP="00B741A1">
      <w:pPr>
        <w:keepNext/>
        <w:rPr>
          <w:ins w:id="23099" w:author="Rev 6 Allen Wirfs-Brock" w:date="2012-02-25T09:37:00Z"/>
          <w:rFonts w:ascii="Helvetica" w:hAnsi="Helvetica"/>
          <w:b/>
          <w:spacing w:val="6"/>
        </w:rPr>
      </w:pPr>
      <w:ins w:id="23100" w:author="Rev 6 Allen Wirfs-Brock" w:date="2012-02-25T09:37:00Z">
        <w:r w:rsidRPr="00E77497">
          <w:rPr>
            <w:rFonts w:ascii="Helvetica" w:hAnsi="Helvetica"/>
            <w:b/>
          </w:rPr>
          <w:t xml:space="preserve">Runtime Semantics: </w:t>
        </w:r>
        <w:r>
          <w:rPr>
            <w:rFonts w:ascii="Helvetica" w:hAnsi="Helvetica"/>
            <w:b/>
            <w:spacing w:val="6"/>
          </w:rPr>
          <w:t>Labelled Evaluation</w:t>
        </w:r>
      </w:ins>
    </w:p>
    <w:p w:rsidR="00B741A1" w:rsidRPr="00FA3203" w:rsidRDefault="00B741A1" w:rsidP="00B741A1">
      <w:pPr>
        <w:ind w:left="360"/>
        <w:rPr>
          <w:ins w:id="23101" w:author="Rev 6 Allen Wirfs-Brock" w:date="2012-02-25T09:37:00Z"/>
        </w:rPr>
      </w:pPr>
      <w:ins w:id="23102"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rsidR="004D5676" w:rsidRPr="00E77497" w:rsidDel="00B741A1" w:rsidRDefault="004D5676" w:rsidP="004D5676">
      <w:pPr>
        <w:keepNext/>
        <w:rPr>
          <w:ins w:id="23103" w:author="Rev 4 Allen Wirfs-Brock" w:date="2011-10-15T18:40:00Z"/>
          <w:del w:id="23104" w:author="Rev 6 Allen Wirfs-Brock" w:date="2012-02-25T09:37:00Z"/>
          <w:rFonts w:ascii="Helvetica" w:hAnsi="Helvetica"/>
          <w:b/>
        </w:rPr>
      </w:pPr>
      <w:ins w:id="23105" w:author="Rev 4 Allen Wirfs-Brock" w:date="2011-10-15T18:40:00Z">
        <w:del w:id="23106"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rsidR="004C02EF" w:rsidRPr="00E77497" w:rsidRDefault="00F460AA" w:rsidP="004C02EF">
      <w:ins w:id="23107"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23108"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del w:id="23109" w:author="Rev 10 Allen Wirfs-Brock" w:date="2012-09-04T10:13:00Z">
        <w:r w:rsidR="004C02EF" w:rsidRPr="00E77497" w:rsidDel="009459EC">
          <w:rPr>
            <w:rFonts w:ascii="Courier New" w:hAnsi="Courier New"/>
            <w:b/>
          </w:rPr>
          <w:delText>;</w:delText>
        </w:r>
      </w:del>
      <w:r w:rsidR="004C02EF" w:rsidRPr="00E77497">
        <w:t xml:space="preserve"> </w:t>
      </w:r>
      <w:del w:id="23110" w:author="Rev 4 Allen Wirfs-Brock" w:date="2011-10-15T18:41:00Z">
        <w:r w:rsidR="004C02EF" w:rsidRPr="00E77497" w:rsidDel="004D5676">
          <w:delText>is evaluated as follows:</w:delText>
        </w:r>
      </w:del>
      <w:bookmarkStart w:id="23111" w:name="_Toc375031203"/>
      <w:bookmarkStart w:id="23112" w:name="_Toc381513717"/>
    </w:p>
    <w:p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23113"/>
      <w:del w:id="23114" w:author="Rev 6 Allen Wirfs-Brock" w:date="2012-02-18T12:15:00Z">
        <w:r w:rsidRPr="00F75D28" w:rsidDel="00BD5F8D">
          <w:rPr>
            <w:b/>
          </w:rPr>
          <w:delText>empty</w:delText>
        </w:r>
      </w:del>
      <w:ins w:id="23115" w:author="Rev 6 Allen Wirfs-Brock" w:date="2012-02-18T12:15:00Z">
        <w:r w:rsidR="00BD5F8D" w:rsidRPr="00F75D28">
          <w:rPr>
            <w:b/>
          </w:rPr>
          <w:t>undefined</w:t>
        </w:r>
        <w:commentRangeEnd w:id="23113"/>
        <w:r w:rsidR="00BD5F8D" w:rsidRPr="00F75D28">
          <w:rPr>
            <w:rStyle w:val="CommentReference"/>
            <w:rFonts w:eastAsia="MS Mincho"/>
            <w:b/>
            <w:spacing w:val="0"/>
            <w:lang w:eastAsia="ja-JP"/>
          </w:rPr>
          <w:commentReference w:id="23113"/>
        </w:r>
      </w:ins>
      <w:r w:rsidRPr="00F75D28">
        <w:rPr>
          <w:b/>
        </w:rPr>
        <w:t>.</w:t>
      </w:r>
    </w:p>
    <w:p w:rsidR="004C02EF" w:rsidRPr="00E77497" w:rsidDel="00724A70" w:rsidRDefault="004C02EF" w:rsidP="0027695A">
      <w:pPr>
        <w:pStyle w:val="Alg3"/>
        <w:numPr>
          <w:ilvl w:val="0"/>
          <w:numId w:val="683"/>
        </w:numPr>
        <w:rPr>
          <w:del w:id="23116" w:author="Rev 6 Allen Wirfs-Brock" w:date="2012-02-25T10:06:00Z"/>
        </w:rPr>
      </w:pPr>
      <w:del w:id="23117"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rsidR="004C02EF" w:rsidRPr="00E77497" w:rsidRDefault="004C02EF" w:rsidP="0027695A">
      <w:pPr>
        <w:pStyle w:val="Alg3"/>
        <w:numPr>
          <w:ilvl w:val="0"/>
          <w:numId w:val="683"/>
        </w:numPr>
      </w:pPr>
      <w:r w:rsidRPr="00E77497">
        <w:t>Repeat</w:t>
      </w:r>
      <w:del w:id="23118" w:author="Rev 6 Allen Wirfs-Brock" w:date="2012-02-25T10:06:00Z">
        <w:r w:rsidRPr="00E77497" w:rsidDel="00724A70">
          <w:delText>,</w:delText>
        </w:r>
      </w:del>
      <w:r w:rsidRPr="00E77497">
        <w:t xml:space="preserve"> </w:t>
      </w:r>
      <w:del w:id="23119"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27695A">
      <w:pPr>
        <w:pStyle w:val="Alg3"/>
        <w:numPr>
          <w:ilvl w:val="1"/>
          <w:numId w:val="683"/>
        </w:numPr>
      </w:pPr>
      <w:r w:rsidRPr="00E77497">
        <w:t xml:space="preserve">If </w:t>
      </w:r>
      <w:r w:rsidRPr="00E77497">
        <w:rPr>
          <w:i/>
        </w:rPr>
        <w:t>stmt</w:t>
      </w:r>
      <w:r w:rsidRPr="00E77497">
        <w:t>.</w:t>
      </w:r>
      <w:ins w:id="23120" w:author="Rev 6 Allen Wirfs-Brock" w:date="2012-02-18T12:21:00Z">
        <w:r w:rsidR="00F75D28">
          <w:t>[[</w:t>
        </w:r>
      </w:ins>
      <w:r w:rsidRPr="00E77497">
        <w:t>value</w:t>
      </w:r>
      <w:ins w:id="23121"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3122" w:author="Rev 6 Allen Wirfs-Brock" w:date="2012-02-18T12:22:00Z">
        <w:r w:rsidR="00F75D28">
          <w:t>[[</w:t>
        </w:r>
      </w:ins>
      <w:r w:rsidRPr="00E77497">
        <w:t>value</w:t>
      </w:r>
      <w:ins w:id="23123" w:author="Rev 6 Allen Wirfs-Brock" w:date="2012-02-18T12:22:00Z">
        <w:r w:rsidR="00F75D28">
          <w:t>]]</w:t>
        </w:r>
      </w:ins>
      <w:r w:rsidRPr="00E77497">
        <w:rPr>
          <w:i/>
        </w:rPr>
        <w:t>.</w:t>
      </w:r>
    </w:p>
    <w:p w:rsidR="004C02EF" w:rsidRPr="00E77497" w:rsidDel="00724A70" w:rsidRDefault="004C02EF" w:rsidP="0027695A">
      <w:pPr>
        <w:pStyle w:val="Alg3"/>
        <w:numPr>
          <w:ilvl w:val="1"/>
          <w:numId w:val="683"/>
        </w:numPr>
        <w:rPr>
          <w:del w:id="23124" w:author="Rev 6 Allen Wirfs-Brock" w:date="2012-02-25T10:02:00Z"/>
        </w:rPr>
      </w:pPr>
      <w:del w:id="23125"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23126" w:author="Allen Wirfs-Brock rev2" w:date="2011-07-25T15:32:00Z">
        <w:del w:id="23127" w:author="Rev 6 Allen Wirfs-Brock" w:date="2012-02-25T10:02:00Z">
          <w:r w:rsidR="006B2955" w:rsidRPr="00E77497" w:rsidDel="00724A70">
            <w:delText>or</w:delText>
          </w:r>
        </w:del>
      </w:ins>
      <w:del w:id="23128"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23129" w:author="Rev 6 Allen Wirfs-Brock" w:date="2012-02-23T18:16:00Z">
        <w:r w:rsidRPr="00E77497" w:rsidDel="00E94AC6">
          <w:delText>in the current label set</w:delText>
        </w:r>
      </w:del>
      <w:del w:id="23130" w:author="Rev 6 Allen Wirfs-Brock" w:date="2012-02-25T10:02:00Z">
        <w:r w:rsidRPr="00E77497" w:rsidDel="00724A70">
          <w:delText>, then</w:delText>
        </w:r>
      </w:del>
    </w:p>
    <w:p w:rsidR="004C02EF" w:rsidRPr="00E77497" w:rsidDel="00B741A1" w:rsidRDefault="004C02EF">
      <w:pPr>
        <w:pStyle w:val="Alg3"/>
        <w:numPr>
          <w:ilvl w:val="2"/>
          <w:numId w:val="683"/>
        </w:numPr>
        <w:rPr>
          <w:del w:id="23131" w:author="Rev 6 Allen Wirfs-Brock" w:date="2012-02-25T09:40:00Z"/>
        </w:rPr>
        <w:pPrChange w:id="23132" w:author="Rev 6 Allen Wirfs-Brock" w:date="2012-02-25T10:06:00Z">
          <w:pPr>
            <w:pStyle w:val="Alg3"/>
            <w:numPr>
              <w:ilvl w:val="2"/>
              <w:numId w:val="118"/>
            </w:numPr>
            <w:tabs>
              <w:tab w:val="clear" w:pos="360"/>
              <w:tab w:val="num" w:pos="1800"/>
            </w:tabs>
            <w:ind w:left="1800"/>
          </w:pPr>
        </w:pPrChange>
      </w:pPr>
      <w:del w:id="23133"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23134" w:author="Rev 6 Allen Wirfs-Brock" w:date="2012-02-23T18:16:00Z">
        <w:r w:rsidRPr="00E77497" w:rsidDel="00E94AC6">
          <w:delText>in the current label set</w:delText>
        </w:r>
      </w:del>
      <w:del w:id="23135" w:author="Rev 6 Allen Wirfs-Brock" w:date="2012-02-25T09:40:00Z">
        <w:r w:rsidRPr="00E77497" w:rsidDel="00B741A1">
          <w:delText xml:space="preserve">, return </w:delText>
        </w:r>
      </w:del>
      <w:del w:id="23136" w:author="Rev 6 Allen Wirfs-Brock" w:date="2012-02-18T12:25:00Z">
        <w:r w:rsidRPr="00E77497" w:rsidDel="00F75D28">
          <w:delText>(</w:delText>
        </w:r>
      </w:del>
      <w:del w:id="23137" w:author="Rev 6 Allen Wirfs-Brock" w:date="2012-02-23T12:44:00Z">
        <w:r w:rsidRPr="00E77497" w:rsidDel="00DE1793">
          <w:rPr>
            <w:rFonts w:ascii="Arial" w:hAnsi="Arial" w:cs="Arial"/>
          </w:rPr>
          <w:delText>normal</w:delText>
        </w:r>
        <w:r w:rsidRPr="00E77497" w:rsidDel="00DE1793">
          <w:delText xml:space="preserve">, </w:delText>
        </w:r>
      </w:del>
      <w:del w:id="23138" w:author="Rev 6 Allen Wirfs-Brock" w:date="2012-02-25T09:40:00Z">
        <w:r w:rsidRPr="00E77497" w:rsidDel="00B741A1">
          <w:rPr>
            <w:i/>
          </w:rPr>
          <w:delText>V</w:delText>
        </w:r>
      </w:del>
      <w:del w:id="23139" w:author="Rev 6 Allen Wirfs-Brock" w:date="2012-02-23T12:44:00Z">
        <w:r w:rsidRPr="00E77497" w:rsidDel="00DE1793">
          <w:delText xml:space="preserve">, </w:delText>
        </w:r>
        <w:r w:rsidRPr="00E77497" w:rsidDel="00DE1793">
          <w:rPr>
            <w:rFonts w:ascii="Arial" w:hAnsi="Arial" w:cs="Arial"/>
          </w:rPr>
          <w:delText>empty</w:delText>
        </w:r>
      </w:del>
      <w:del w:id="23140" w:author="Rev 6 Allen Wirfs-Brock" w:date="2012-02-25T09:40:00Z">
        <w:r w:rsidRPr="00E77497" w:rsidDel="00B741A1">
          <w:delText>).</w:delText>
        </w:r>
      </w:del>
    </w:p>
    <w:p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ins w:id="23141" w:author="Rev 6 Allen Wirfs-Brock" w:date="2012-02-25T10:01:00Z">
        <w:r w:rsidR="00724A70">
          <w:t xml:space="preserve"> and </w:t>
        </w:r>
      </w:ins>
      <w:ins w:id="23142" w:author="Rev 6 Allen Wirfs-Brock" w:date="2012-02-25T10:02:00Z">
        <w:del w:id="23143" w:author="Rev 7 Allen Wirfs-Brock" w:date="2012-04-25T08:04:00Z">
          <w:r w:rsidR="00724A70" w:rsidDel="007C32C2">
            <w:delText>loopContinues</w:delText>
          </w:r>
        </w:del>
      </w:ins>
      <w:ins w:id="23144" w:author="Rev 7 Allen Wirfs-Brock" w:date="2012-04-25T08:04:00Z">
        <w:r w:rsidR="007C32C2">
          <w:t>LoopContinues</w:t>
        </w:r>
      </w:ins>
      <w:ins w:id="23145" w:author="Rev 6 Allen Wirfs-Brock" w:date="2012-02-25T10:02:00Z">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rsidR="004C02EF" w:rsidRPr="00E77497" w:rsidRDefault="004C02EF" w:rsidP="0027695A">
      <w:pPr>
        <w:pStyle w:val="Alg3"/>
        <w:numPr>
          <w:ilvl w:val="1"/>
          <w:numId w:val="683"/>
        </w:numPr>
      </w:pPr>
      <w:r w:rsidRPr="00E77497">
        <w:lastRenderedPageBreak/>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27695A">
      <w:pPr>
        <w:pStyle w:val="Alg2"/>
        <w:numPr>
          <w:ilvl w:val="1"/>
          <w:numId w:val="683"/>
        </w:numPr>
        <w:contextualSpacing/>
        <w:rPr>
          <w:ins w:id="23146" w:author="Rev 6 Allen Wirfs-Brock" w:date="2012-02-18T12:18:00Z"/>
        </w:rPr>
      </w:pPr>
      <w:ins w:id="23147"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rsidR="004C02EF" w:rsidRPr="00E77497" w:rsidRDefault="004C02EF" w:rsidP="0027695A">
      <w:pPr>
        <w:pStyle w:val="Alg3"/>
        <w:numPr>
          <w:ilvl w:val="1"/>
          <w:numId w:val="683"/>
        </w:numPr>
      </w:pPr>
      <w:r w:rsidRPr="00E77497">
        <w:t xml:space="preserve">If </w:t>
      </w:r>
      <w:ins w:id="23148" w:author="Rev 6 Allen Wirfs-Brock" w:date="2012-02-18T12:19:00Z">
        <w:r w:rsidR="00F75D28" w:rsidRPr="006A5E27">
          <w:rPr>
            <w:i/>
          </w:rPr>
          <w:t>exprValue</w:t>
        </w:r>
      </w:ins>
      <w:del w:id="23149"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23150" w:author="Rev 6 Allen Wirfs-Brock" w:date="2012-02-25T10:06:00Z">
        <w:r w:rsidR="00724A70" w:rsidRPr="00E77497">
          <w:t xml:space="preserve">Return </w:t>
        </w:r>
        <w:r w:rsidR="00724A70">
          <w:t>NormalCompletion(</w:t>
        </w:r>
        <w:r w:rsidR="00724A70" w:rsidRPr="00E77497">
          <w:rPr>
            <w:i/>
          </w:rPr>
          <w:t>V</w:t>
        </w:r>
        <w:r w:rsidR="00724A70">
          <w:t>)</w:t>
        </w:r>
      </w:ins>
      <w:del w:id="23151"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rsidR="00236961" w:rsidRDefault="00236961" w:rsidP="0027695A">
      <w:pPr>
        <w:pStyle w:val="Alg3"/>
        <w:numPr>
          <w:ilvl w:val="1"/>
          <w:numId w:val="683"/>
        </w:numPr>
        <w:rPr>
          <w:ins w:id="23152" w:author="Rev 6 Allen Wirfs-Brock" w:date="2012-02-18T12:36:00Z"/>
        </w:rPr>
      </w:pPr>
      <w:ins w:id="23153" w:author="Rev 6 Allen Wirfs-Brock" w:date="2012-02-18T12:35:00Z">
        <w:r>
          <w:t xml:space="preserve">Else if </w:t>
        </w:r>
        <w:r w:rsidRPr="009E1306">
          <w:rPr>
            <w:i/>
          </w:rPr>
          <w:t>exprValue</w:t>
        </w:r>
        <w:r>
          <w:t xml:space="preserve"> is a Completion Record</w:t>
        </w:r>
      </w:ins>
      <w:ins w:id="23154" w:author="Rev 6 Allen Wirfs-Brock" w:date="2012-02-18T12:36:00Z">
        <w:r>
          <w:t xml:space="preserve">, </w:t>
        </w:r>
        <w:commentRangeStart w:id="23155"/>
        <w:r>
          <w:t>then</w:t>
        </w:r>
      </w:ins>
      <w:commentRangeEnd w:id="23155"/>
      <w:ins w:id="23156" w:author="Rev 6 Allen Wirfs-Brock" w:date="2012-02-18T12:38:00Z">
        <w:r w:rsidR="009E1306">
          <w:rPr>
            <w:rStyle w:val="CommentReference"/>
            <w:rFonts w:ascii="Arial" w:eastAsia="MS Mincho" w:hAnsi="Arial"/>
            <w:spacing w:val="0"/>
            <w:lang w:eastAsia="ja-JP"/>
          </w:rPr>
          <w:commentReference w:id="23155"/>
        </w:r>
      </w:ins>
    </w:p>
    <w:p w:rsidR="006430AB" w:rsidRDefault="006430AB" w:rsidP="006430AB">
      <w:pPr>
        <w:pStyle w:val="Alg3"/>
        <w:numPr>
          <w:ilvl w:val="2"/>
          <w:numId w:val="683"/>
        </w:numPr>
        <w:ind w:left="1620" w:hanging="180"/>
        <w:rPr>
          <w:ins w:id="23157" w:author="Rev 6 Allen Wirfs-Brock" w:date="2012-02-25T10:08:00Z"/>
        </w:rPr>
      </w:pPr>
      <w:ins w:id="23158" w:author="Rev 6 Allen Wirfs-Brock" w:date="2012-02-25T10:08:00Z">
        <w:r>
          <w:t xml:space="preserve">Assert: </w:t>
        </w:r>
        <w:r w:rsidRPr="006430AB">
          <w:rPr>
            <w:i/>
          </w:rPr>
          <w:t>expr</w:t>
        </w:r>
      </w:ins>
      <w:ins w:id="23159" w:author="Rev 6 Allen Wirfs-Brock" w:date="2012-02-25T10:09:00Z">
        <w:r w:rsidRPr="006430AB">
          <w:rPr>
            <w:i/>
          </w:rPr>
          <w:t>V</w:t>
        </w:r>
      </w:ins>
      <w:ins w:id="23160" w:author="Rev 6 Allen Wirfs-Brock" w:date="2012-02-25T10:08:00Z">
        <w:r w:rsidRPr="006430AB">
          <w:rPr>
            <w:i/>
          </w:rPr>
          <w:t>alue</w:t>
        </w:r>
        <w:r>
          <w:t xml:space="preserve"> is an abrupt completion.</w:t>
        </w:r>
      </w:ins>
    </w:p>
    <w:p w:rsidR="00236961" w:rsidRPr="00E77497" w:rsidRDefault="00236961" w:rsidP="006430AB">
      <w:pPr>
        <w:pStyle w:val="Alg3"/>
        <w:numPr>
          <w:ilvl w:val="2"/>
          <w:numId w:val="683"/>
        </w:numPr>
        <w:spacing w:after="240"/>
        <w:ind w:left="1627" w:hanging="187"/>
        <w:rPr>
          <w:ins w:id="23161" w:author="Rev 6 Allen Wirfs-Brock" w:date="2012-02-18T12:35:00Z"/>
        </w:rPr>
      </w:pPr>
      <w:ins w:id="23162" w:author="Rev 6 Allen Wirfs-Brock" w:date="2012-02-18T12:36:00Z">
        <w:r>
          <w:t>If</w:t>
        </w:r>
      </w:ins>
      <w:ins w:id="23163" w:author="Rev 6 Allen Wirfs-Brock" w:date="2012-02-18T12:35:00Z">
        <w:r>
          <w:t xml:space="preserve"> </w:t>
        </w:r>
        <w:r w:rsidRPr="00E77497">
          <w:t xml:space="preserve"> </w:t>
        </w:r>
      </w:ins>
      <w:ins w:id="23164" w:author="Rev 6 Allen Wirfs-Brock" w:date="2012-02-25T10:10:00Z">
        <w:del w:id="23165" w:author="Rev 7 Allen Wirfs-Brock" w:date="2012-04-25T08:04:00Z">
          <w:r w:rsidR="006430AB" w:rsidDel="007C32C2">
            <w:delText>loopContinues</w:delText>
          </w:r>
        </w:del>
      </w:ins>
      <w:ins w:id="23166" w:author="Rev 7 Allen Wirfs-Brock" w:date="2012-04-25T08:04:00Z">
        <w:r w:rsidR="007C32C2">
          <w:t>LoopContinues</w:t>
        </w:r>
      </w:ins>
      <w:ins w:id="23167" w:author="Rev 6 Allen Wirfs-Brock" w:date="2012-02-25T10:10:00Z">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rsidR="004C02EF" w:rsidRPr="00E77497" w:rsidDel="006430AB" w:rsidRDefault="004C02EF" w:rsidP="006430AB">
      <w:pPr>
        <w:pStyle w:val="Alg3"/>
        <w:numPr>
          <w:ilvl w:val="0"/>
          <w:numId w:val="683"/>
        </w:numPr>
        <w:spacing w:after="220"/>
        <w:rPr>
          <w:del w:id="23168" w:author="Rev 6 Allen Wirfs-Brock" w:date="2012-02-25T10:11:00Z"/>
        </w:rPr>
      </w:pPr>
      <w:del w:id="23169" w:author="Rev 6 Allen Wirfs-Brock" w:date="2012-02-25T10:11:00Z">
        <w:r w:rsidRPr="00E77497" w:rsidDel="006430AB">
          <w:delText xml:space="preserve">Return </w:delText>
        </w:r>
      </w:del>
      <w:del w:id="23170" w:author="Rev 6 Allen Wirfs-Brock" w:date="2012-02-18T12:20:00Z">
        <w:r w:rsidRPr="00E77497" w:rsidDel="00F75D28">
          <w:delText>(</w:delText>
        </w:r>
      </w:del>
      <w:del w:id="23171" w:author="Rev 6 Allen Wirfs-Brock" w:date="2012-02-23T12:45:00Z">
        <w:r w:rsidRPr="00E77497" w:rsidDel="00DE1793">
          <w:rPr>
            <w:rFonts w:ascii="Arial" w:hAnsi="Arial" w:cs="Arial"/>
          </w:rPr>
          <w:delText>normal</w:delText>
        </w:r>
        <w:r w:rsidRPr="00E77497" w:rsidDel="00DE1793">
          <w:delText xml:space="preserve">, </w:delText>
        </w:r>
      </w:del>
      <w:del w:id="23172" w:author="Rev 6 Allen Wirfs-Brock" w:date="2012-02-25T10:11:00Z">
        <w:r w:rsidRPr="00E77497" w:rsidDel="006430AB">
          <w:rPr>
            <w:i/>
          </w:rPr>
          <w:delText>V</w:delText>
        </w:r>
      </w:del>
      <w:del w:id="23173" w:author="Rev 6 Allen Wirfs-Brock" w:date="2012-02-23T12:45:00Z">
        <w:r w:rsidRPr="00E77497" w:rsidDel="00DE1793">
          <w:delText xml:space="preserve">, </w:delText>
        </w:r>
        <w:r w:rsidRPr="00E77497" w:rsidDel="00DE1793">
          <w:rPr>
            <w:rFonts w:ascii="Arial" w:hAnsi="Arial" w:cs="Arial"/>
          </w:rPr>
          <w:delText>empty</w:delText>
        </w:r>
      </w:del>
      <w:del w:id="23174" w:author="Rev 6 Allen Wirfs-Brock" w:date="2012-02-18T12:21:00Z">
        <w:r w:rsidRPr="00E77497" w:rsidDel="00F75D28">
          <w:delText>);</w:delText>
        </w:r>
      </w:del>
    </w:p>
    <w:p w:rsidR="004C02EF" w:rsidRPr="00E77497" w:rsidRDefault="004C02EF" w:rsidP="003A4B22">
      <w:pPr>
        <w:pStyle w:val="Heading3"/>
        <w:numPr>
          <w:ilvl w:val="0"/>
          <w:numId w:val="0"/>
        </w:numPr>
      </w:pPr>
      <w:bookmarkStart w:id="23175" w:name="_Toc417706222"/>
      <w:bookmarkStart w:id="23176" w:name="_Toc472818882"/>
      <w:bookmarkStart w:id="23177" w:name="_Toc235503457"/>
      <w:bookmarkStart w:id="23178" w:name="_Toc241509232"/>
      <w:bookmarkStart w:id="23179" w:name="_Toc244416719"/>
      <w:bookmarkStart w:id="23180" w:name="_Toc276631083"/>
      <w:bookmarkStart w:id="23181" w:name="_Toc339020407"/>
      <w:r w:rsidRPr="00E77497">
        <w:t>12.6.2</w:t>
      </w:r>
      <w:r w:rsidRPr="00E77497">
        <w:tab/>
        <w:t xml:space="preserve">The </w:t>
      </w:r>
      <w:r w:rsidRPr="00E77497">
        <w:rPr>
          <w:rFonts w:ascii="Courier New" w:hAnsi="Courier New"/>
        </w:rPr>
        <w:t>while</w:t>
      </w:r>
      <w:r w:rsidRPr="00E77497">
        <w:t xml:space="preserve"> </w:t>
      </w:r>
      <w:bookmarkEnd w:id="23175"/>
      <w:bookmarkEnd w:id="23176"/>
      <w:bookmarkEnd w:id="23177"/>
      <w:r w:rsidRPr="00E77497">
        <w:t>Statement</w:t>
      </w:r>
      <w:bookmarkEnd w:id="23178"/>
      <w:bookmarkEnd w:id="23179"/>
      <w:bookmarkEnd w:id="23180"/>
      <w:bookmarkEnd w:id="23181"/>
    </w:p>
    <w:p w:rsidR="00687A3E" w:rsidRPr="00E77497" w:rsidRDefault="00687A3E" w:rsidP="00687A3E">
      <w:pPr>
        <w:rPr>
          <w:ins w:id="23182" w:author="Rev 4 Allen Wirfs-Brock" w:date="2011-10-15T18:41:00Z"/>
          <w:rFonts w:ascii="Helvetica" w:hAnsi="Helvetica"/>
          <w:b/>
        </w:rPr>
      </w:pPr>
      <w:ins w:id="23183"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rsidR="008B7162" w:rsidRPr="00E77497" w:rsidRDefault="008B7162" w:rsidP="008B7162">
      <w:pPr>
        <w:jc w:val="left"/>
        <w:rPr>
          <w:ins w:id="23184" w:author="Rev 3 Allen Wirfs-Brock" w:date="2011-09-02T11:05:00Z"/>
        </w:rPr>
      </w:pPr>
      <w:ins w:id="23185" w:author="Rev 3 Allen Wirfs-Brock" w:date="2011-09-02T11:05:00Z">
        <w:del w:id="23186"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ins>
      <w:ins w:id="23187" w:author="Rev 8 Allen Wirfs-Brock" w:date="2012-06-01T09:03:00Z">
        <w:r w:rsidR="00007356" w:rsidRPr="00007356">
          <w:rPr>
            <w:rFonts w:ascii="Times New Roman" w:hAnsi="Times New Roman"/>
            <w:i/>
          </w:rPr>
          <w:t xml:space="preserve"> </w:t>
        </w:r>
        <w:r w:rsidR="00007356" w:rsidRPr="00E77497">
          <w:rPr>
            <w:rFonts w:ascii="Times New Roman" w:hAnsi="Times New Roman"/>
            <w:i/>
          </w:rPr>
          <w:t>Statement</w:t>
        </w:r>
      </w:ins>
      <w:ins w:id="23188" w:author="Rev 3 Allen Wirfs-Brock" w:date="2011-09-02T11:05:00Z">
        <w:r w:rsidRPr="00E77497">
          <w:rPr>
            <w:rFonts w:ascii="Times New Roman" w:hAnsi="Times New Roman"/>
            <w:i/>
          </w:rPr>
          <w:t xml:space="preserve"> </w:t>
        </w:r>
        <w:del w:id="23189"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rsidR="008B7162" w:rsidRPr="00E77497" w:rsidRDefault="008B7162" w:rsidP="00B34B48">
      <w:pPr>
        <w:pStyle w:val="Alg4"/>
        <w:numPr>
          <w:ilvl w:val="0"/>
          <w:numId w:val="478"/>
        </w:numPr>
        <w:spacing w:after="220"/>
        <w:contextualSpacing/>
        <w:rPr>
          <w:ins w:id="23190" w:author="Rev 3 Allen Wirfs-Brock" w:date="2011-09-02T11:05:00Z"/>
        </w:rPr>
      </w:pPr>
      <w:ins w:id="23191" w:author="Rev 3 Allen Wirfs-Brock" w:date="2011-09-02T11:05:00Z">
        <w:r w:rsidRPr="00E77497">
          <w:t xml:space="preserve">Return the VarDeclaredNames of </w:t>
        </w:r>
        <w:r w:rsidRPr="00E77497">
          <w:rPr>
            <w:i/>
          </w:rPr>
          <w:t>Statement</w:t>
        </w:r>
        <w:r w:rsidRPr="00E77497">
          <w:t>.</w:t>
        </w:r>
      </w:ins>
    </w:p>
    <w:p w:rsidR="004901F8" w:rsidRPr="00E77497" w:rsidRDefault="004901F8" w:rsidP="004901F8">
      <w:pPr>
        <w:pStyle w:val="Heading4"/>
        <w:numPr>
          <w:ilvl w:val="0"/>
          <w:numId w:val="0"/>
        </w:numPr>
        <w:rPr>
          <w:ins w:id="23192" w:author="Rev 6 Allen Wirfs-Brock" w:date="2012-02-25T11:24:00Z"/>
        </w:rPr>
      </w:pPr>
      <w:ins w:id="23193" w:author="Rev 6 Allen Wirfs-Brock" w:date="2012-02-25T11:24:00Z">
        <w:r w:rsidRPr="00E77497">
          <w:t>Runtime Semantics</w:t>
        </w:r>
      </w:ins>
    </w:p>
    <w:p w:rsidR="004901F8" w:rsidRDefault="004901F8" w:rsidP="004901F8">
      <w:pPr>
        <w:keepNext/>
        <w:rPr>
          <w:ins w:id="23194" w:author="Rev 6 Allen Wirfs-Brock" w:date="2012-02-25T11:21:00Z"/>
          <w:rFonts w:ascii="Helvetica" w:hAnsi="Helvetica"/>
          <w:b/>
          <w:spacing w:val="6"/>
        </w:rPr>
      </w:pPr>
      <w:ins w:id="23195" w:author="Rev 6 Allen Wirfs-Brock" w:date="2012-02-25T11:21:00Z">
        <w:r w:rsidRPr="00E77497">
          <w:rPr>
            <w:rFonts w:ascii="Helvetica" w:hAnsi="Helvetica"/>
            <w:b/>
          </w:rPr>
          <w:t xml:space="preserve">Runtime Semantics: </w:t>
        </w:r>
        <w:r>
          <w:rPr>
            <w:rFonts w:ascii="Helvetica" w:hAnsi="Helvetica"/>
            <w:b/>
            <w:spacing w:val="6"/>
          </w:rPr>
          <w:t>Labelled Evaluation</w:t>
        </w:r>
      </w:ins>
    </w:p>
    <w:p w:rsidR="004901F8" w:rsidRPr="00FA3203" w:rsidRDefault="004901F8" w:rsidP="004901F8">
      <w:pPr>
        <w:ind w:left="360"/>
        <w:rPr>
          <w:ins w:id="23196" w:author="Rev 6 Allen Wirfs-Brock" w:date="2012-02-25T11:21:00Z"/>
        </w:rPr>
      </w:pPr>
      <w:ins w:id="23197"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rsidR="00687A3E" w:rsidRPr="00E77497" w:rsidDel="004901F8" w:rsidRDefault="00687A3E" w:rsidP="00687A3E">
      <w:pPr>
        <w:keepNext/>
        <w:rPr>
          <w:ins w:id="23198" w:author="Rev 4 Allen Wirfs-Brock" w:date="2011-10-15T18:42:00Z"/>
          <w:del w:id="23199" w:author="Rev 6 Allen Wirfs-Brock" w:date="2012-02-25T11:21:00Z"/>
          <w:rFonts w:ascii="Helvetica" w:hAnsi="Helvetica"/>
          <w:b/>
        </w:rPr>
      </w:pPr>
      <w:ins w:id="23200" w:author="Rev 4 Allen Wirfs-Brock" w:date="2011-10-15T18:42:00Z">
        <w:del w:id="23201"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rsidR="004C02EF" w:rsidRPr="00E77497" w:rsidRDefault="004C02EF" w:rsidP="004C02EF">
      <w:del w:id="23202"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3203" w:author="Rev 4 Allen Wirfs-Brock" w:date="2011-10-15T18:44:00Z">
        <w:r w:rsidRPr="00E77497" w:rsidDel="00687A3E">
          <w:delText>is evaluated as follows:</w:delText>
        </w:r>
      </w:del>
    </w:p>
    <w:p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23204"/>
      <w:del w:id="23205" w:author="Rev 6 Allen Wirfs-Brock" w:date="2012-02-18T12:13:00Z">
        <w:r w:rsidRPr="00BC2562" w:rsidDel="00BD5F8D">
          <w:rPr>
            <w:b/>
          </w:rPr>
          <w:delText>empty</w:delText>
        </w:r>
      </w:del>
      <w:ins w:id="23206" w:author="Rev 6 Allen Wirfs-Brock" w:date="2012-02-18T12:13:00Z">
        <w:r w:rsidR="00BD5F8D" w:rsidRPr="00BC2562">
          <w:rPr>
            <w:b/>
          </w:rPr>
          <w:t>undefined</w:t>
        </w:r>
        <w:commentRangeEnd w:id="23204"/>
        <w:r w:rsidR="00BD5F8D" w:rsidRPr="00BC2562">
          <w:rPr>
            <w:rStyle w:val="CommentReference"/>
            <w:rFonts w:ascii="Arial" w:eastAsia="MS Mincho" w:hAnsi="Arial"/>
            <w:b/>
            <w:spacing w:val="0"/>
            <w:lang w:eastAsia="ja-JP"/>
          </w:rPr>
          <w:commentReference w:id="23204"/>
        </w:r>
      </w:ins>
      <w:r w:rsidRPr="00BC2562">
        <w:t>.</w:t>
      </w:r>
    </w:p>
    <w:p w:rsidR="004C02EF" w:rsidRPr="00E77497" w:rsidRDefault="004C02EF" w:rsidP="00B34B48">
      <w:pPr>
        <w:pStyle w:val="Alg3"/>
        <w:numPr>
          <w:ilvl w:val="0"/>
          <w:numId w:val="119"/>
        </w:numPr>
      </w:pPr>
      <w:r w:rsidRPr="00E77497">
        <w:t>Repeat</w:t>
      </w:r>
    </w:p>
    <w:p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6430AB">
      <w:pPr>
        <w:pStyle w:val="Alg2"/>
        <w:numPr>
          <w:ilvl w:val="1"/>
          <w:numId w:val="119"/>
        </w:numPr>
        <w:contextualSpacing/>
        <w:rPr>
          <w:ins w:id="23207" w:author="Rev 6 Allen Wirfs-Brock" w:date="2012-02-18T12:18:00Z"/>
        </w:rPr>
      </w:pPr>
      <w:ins w:id="23208"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rsidR="004C02EF" w:rsidRPr="00E77497" w:rsidRDefault="004C02EF" w:rsidP="00B34B48">
      <w:pPr>
        <w:pStyle w:val="Alg3"/>
        <w:numPr>
          <w:ilvl w:val="1"/>
          <w:numId w:val="119"/>
        </w:numPr>
      </w:pPr>
      <w:r w:rsidRPr="00E77497">
        <w:t xml:space="preserve">If </w:t>
      </w:r>
      <w:ins w:id="23209" w:author="Rev 6 Allen Wirfs-Brock" w:date="2012-02-18T12:20:00Z">
        <w:r w:rsidR="00F75D28" w:rsidRPr="006A5E27">
          <w:rPr>
            <w:i/>
          </w:rPr>
          <w:t>exprValue</w:t>
        </w:r>
      </w:ins>
      <w:del w:id="23210"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23211" w:author="Rev 6 Allen Wirfs-Brock" w:date="2012-02-23T12:48:00Z">
        <w:r w:rsidR="001E2FDD">
          <w:t>NormalCompletion(</w:t>
        </w:r>
      </w:ins>
      <w:del w:id="23212" w:author="Rev 6 Allen Wirfs-Brock" w:date="2012-02-18T12:41:00Z">
        <w:r w:rsidRPr="00E77497" w:rsidDel="009E1306">
          <w:delText>(</w:delText>
        </w:r>
      </w:del>
      <w:del w:id="23213"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23214"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rsidR="009E1306" w:rsidRDefault="009E1306" w:rsidP="009E1306">
      <w:pPr>
        <w:pStyle w:val="Alg3"/>
        <w:numPr>
          <w:ilvl w:val="1"/>
          <w:numId w:val="119"/>
        </w:numPr>
        <w:rPr>
          <w:ins w:id="23215" w:author="Rev 6 Allen Wirfs-Brock" w:date="2012-02-18T12:40:00Z"/>
        </w:rPr>
      </w:pPr>
      <w:ins w:id="23216" w:author="Rev 6 Allen Wirfs-Brock" w:date="2012-02-18T12:40:00Z">
        <w:r>
          <w:t xml:space="preserve">Else if </w:t>
        </w:r>
        <w:r w:rsidRPr="009E1306">
          <w:rPr>
            <w:i/>
          </w:rPr>
          <w:t>exprValue</w:t>
        </w:r>
        <w:r>
          <w:t xml:space="preserve"> is a Completion Record, </w:t>
        </w:r>
        <w:commentRangeStart w:id="23217"/>
        <w:r>
          <w:t>then</w:t>
        </w:r>
        <w:commentRangeEnd w:id="23217"/>
        <w:r>
          <w:rPr>
            <w:rStyle w:val="CommentReference"/>
            <w:rFonts w:ascii="Arial" w:eastAsia="MS Mincho" w:hAnsi="Arial"/>
            <w:spacing w:val="0"/>
            <w:lang w:eastAsia="ja-JP"/>
          </w:rPr>
          <w:commentReference w:id="23217"/>
        </w:r>
      </w:ins>
    </w:p>
    <w:p w:rsidR="006430AB" w:rsidRDefault="006430AB" w:rsidP="006430AB">
      <w:pPr>
        <w:pStyle w:val="Alg3"/>
        <w:numPr>
          <w:ilvl w:val="2"/>
          <w:numId w:val="119"/>
        </w:numPr>
        <w:tabs>
          <w:tab w:val="clear" w:pos="1800"/>
          <w:tab w:val="num" w:pos="1440"/>
        </w:tabs>
        <w:ind w:hanging="630"/>
        <w:rPr>
          <w:ins w:id="23218" w:author="Rev 6 Allen Wirfs-Brock" w:date="2012-02-25T10:15:00Z"/>
        </w:rPr>
      </w:pPr>
      <w:ins w:id="23219" w:author="Rev 6 Allen Wirfs-Brock" w:date="2012-02-25T10:15:00Z">
        <w:r>
          <w:t xml:space="preserve">Assert: </w:t>
        </w:r>
        <w:r w:rsidRPr="006430AB">
          <w:rPr>
            <w:i/>
          </w:rPr>
          <w:t>exprValue</w:t>
        </w:r>
        <w:r>
          <w:t xml:space="preserve"> is an abrupt completion.</w:t>
        </w:r>
      </w:ins>
    </w:p>
    <w:p w:rsidR="009E1306" w:rsidRPr="00E77497" w:rsidRDefault="006430AB" w:rsidP="006430AB">
      <w:pPr>
        <w:pStyle w:val="Alg3"/>
        <w:numPr>
          <w:ilvl w:val="2"/>
          <w:numId w:val="119"/>
        </w:numPr>
        <w:tabs>
          <w:tab w:val="clear" w:pos="1800"/>
          <w:tab w:val="left" w:pos="1440"/>
          <w:tab w:val="left" w:pos="2070"/>
          <w:tab w:val="left" w:pos="2160"/>
        </w:tabs>
        <w:ind w:left="1530"/>
        <w:rPr>
          <w:ins w:id="23220" w:author="Rev 6 Allen Wirfs-Brock" w:date="2012-02-18T12:40:00Z"/>
        </w:rPr>
      </w:pPr>
      <w:ins w:id="23221" w:author="Rev 6 Allen Wirfs-Brock" w:date="2012-02-25T10:16:00Z">
        <w:r>
          <w:t xml:space="preserve">If </w:t>
        </w:r>
        <w:r w:rsidRPr="00E77497">
          <w:t xml:space="preserve"> </w:t>
        </w:r>
        <w:del w:id="23222" w:author="Rev 7 Allen Wirfs-Brock" w:date="2012-04-25T08:04:00Z">
          <w:r w:rsidDel="007C32C2">
            <w:delText>loopContinues</w:delText>
          </w:r>
        </w:del>
      </w:ins>
      <w:ins w:id="23223" w:author="Rev 7 Allen Wirfs-Brock" w:date="2012-04-25T08:04:00Z">
        <w:r w:rsidR="007C32C2">
          <w:t>LoopContinues</w:t>
        </w:r>
      </w:ins>
      <w:ins w:id="23224" w:author="Rev 6 Allen Wirfs-Brock" w:date="2012-02-25T10:16:00Z">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B34B48">
      <w:pPr>
        <w:pStyle w:val="Alg3"/>
        <w:numPr>
          <w:ilvl w:val="1"/>
          <w:numId w:val="119"/>
        </w:numPr>
      </w:pPr>
      <w:r w:rsidRPr="00E77497">
        <w:t xml:space="preserve">If </w:t>
      </w:r>
      <w:r w:rsidRPr="00E77497">
        <w:rPr>
          <w:i/>
        </w:rPr>
        <w:t>stmt</w:t>
      </w:r>
      <w:r w:rsidRPr="00E77497">
        <w:t>.</w:t>
      </w:r>
      <w:ins w:id="23225" w:author="Rev 6 Allen Wirfs-Brock" w:date="2012-02-18T12:47:00Z">
        <w:r w:rsidR="009E1306">
          <w:t>[[</w:t>
        </w:r>
      </w:ins>
      <w:r w:rsidRPr="00E77497">
        <w:t>value</w:t>
      </w:r>
      <w:ins w:id="23226"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3227" w:author="Rev 6 Allen Wirfs-Brock" w:date="2012-02-18T12:47:00Z">
        <w:r w:rsidR="009E1306">
          <w:t>[[</w:t>
        </w:r>
      </w:ins>
      <w:r w:rsidRPr="00E77497">
        <w:t>value</w:t>
      </w:r>
      <w:ins w:id="23228" w:author="Rev 6 Allen Wirfs-Brock" w:date="2012-02-18T12:47:00Z">
        <w:r w:rsidR="009E1306">
          <w:t>]]</w:t>
        </w:r>
      </w:ins>
      <w:r w:rsidRPr="00E77497">
        <w:t>.</w:t>
      </w:r>
    </w:p>
    <w:p w:rsidR="004C02EF" w:rsidRPr="00E77497" w:rsidDel="00F204E5" w:rsidRDefault="004C02EF" w:rsidP="00B34B48">
      <w:pPr>
        <w:pStyle w:val="Alg3"/>
        <w:numPr>
          <w:ilvl w:val="1"/>
          <w:numId w:val="119"/>
        </w:numPr>
        <w:rPr>
          <w:del w:id="23229" w:author="Rev 6 Allen Wirfs-Brock" w:date="2012-02-25T10:17:00Z"/>
        </w:rPr>
      </w:pPr>
      <w:del w:id="23230"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23231" w:author="Allen Wirfs-Brock rev2" w:date="2011-07-25T15:32:00Z">
        <w:del w:id="23232" w:author="Rev 6 Allen Wirfs-Brock" w:date="2012-02-25T10:17:00Z">
          <w:r w:rsidR="006B2955" w:rsidRPr="00E77497" w:rsidDel="00F204E5">
            <w:delText>or</w:delText>
          </w:r>
        </w:del>
      </w:ins>
      <w:del w:id="23233"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23234" w:author="Rev 6 Allen Wirfs-Brock" w:date="2012-02-23T18:18:00Z">
        <w:r w:rsidRPr="00E77497" w:rsidDel="00E94AC6">
          <w:delText>in the current label set</w:delText>
        </w:r>
      </w:del>
      <w:del w:id="23235" w:author="Rev 6 Allen Wirfs-Brock" w:date="2012-02-25T10:17:00Z">
        <w:r w:rsidRPr="00E77497" w:rsidDel="00F204E5">
          <w:delText>, then</w:delText>
        </w:r>
      </w:del>
    </w:p>
    <w:p w:rsidR="004C02EF" w:rsidRPr="00E77497" w:rsidDel="00F204E5" w:rsidRDefault="004C02EF" w:rsidP="009E1306">
      <w:pPr>
        <w:pStyle w:val="Alg3"/>
        <w:numPr>
          <w:ilvl w:val="2"/>
          <w:numId w:val="119"/>
        </w:numPr>
        <w:tabs>
          <w:tab w:val="clear" w:pos="1800"/>
          <w:tab w:val="num" w:pos="1440"/>
        </w:tabs>
        <w:ind w:hanging="630"/>
        <w:rPr>
          <w:del w:id="23236" w:author="Rev 6 Allen Wirfs-Brock" w:date="2012-02-25T10:17:00Z"/>
        </w:rPr>
      </w:pPr>
      <w:del w:id="23237"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23238" w:author="Rev 6 Allen Wirfs-Brock" w:date="2012-02-23T18:19:00Z">
        <w:r w:rsidRPr="00E77497" w:rsidDel="00E94AC6">
          <w:delText>in the current label set</w:delText>
        </w:r>
      </w:del>
      <w:del w:id="23239" w:author="Rev 6 Allen Wirfs-Brock" w:date="2012-02-25T10:17:00Z">
        <w:r w:rsidRPr="00E77497" w:rsidDel="00F204E5">
          <w:delText>, then</w:delText>
        </w:r>
      </w:del>
    </w:p>
    <w:p w:rsidR="004C02EF" w:rsidRPr="00E77497" w:rsidDel="00F204E5" w:rsidRDefault="004C02EF" w:rsidP="009E1306">
      <w:pPr>
        <w:pStyle w:val="Alg3"/>
        <w:numPr>
          <w:ilvl w:val="3"/>
          <w:numId w:val="119"/>
        </w:numPr>
        <w:tabs>
          <w:tab w:val="clear" w:pos="2520"/>
          <w:tab w:val="num" w:pos="1800"/>
        </w:tabs>
        <w:ind w:hanging="1080"/>
        <w:rPr>
          <w:del w:id="23240" w:author="Rev 6 Allen Wirfs-Brock" w:date="2012-02-25T10:17:00Z"/>
        </w:rPr>
      </w:pPr>
      <w:del w:id="23241" w:author="Rev 6 Allen Wirfs-Brock" w:date="2012-02-25T10:17:00Z">
        <w:r w:rsidRPr="00E77497" w:rsidDel="00F204E5">
          <w:delText xml:space="preserve">Return </w:delText>
        </w:r>
      </w:del>
      <w:del w:id="23242" w:author="Rev 6 Allen Wirfs-Brock" w:date="2012-02-18T12:48:00Z">
        <w:r w:rsidRPr="00E77497" w:rsidDel="009E1306">
          <w:delText>(</w:delText>
        </w:r>
      </w:del>
      <w:del w:id="23243" w:author="Rev 6 Allen Wirfs-Brock" w:date="2012-02-23T12:46:00Z">
        <w:r w:rsidRPr="00E77497" w:rsidDel="001E2FDD">
          <w:rPr>
            <w:rFonts w:ascii="Arial" w:hAnsi="Arial" w:cs="Arial"/>
          </w:rPr>
          <w:delText>normal</w:delText>
        </w:r>
        <w:r w:rsidRPr="00E77497" w:rsidDel="001E2FDD">
          <w:delText xml:space="preserve">, </w:delText>
        </w:r>
      </w:del>
      <w:del w:id="23244" w:author="Rev 6 Allen Wirfs-Brock" w:date="2012-02-25T10:17:00Z">
        <w:r w:rsidRPr="00E77497" w:rsidDel="00F204E5">
          <w:rPr>
            <w:i/>
          </w:rPr>
          <w:delText>V</w:delText>
        </w:r>
      </w:del>
      <w:del w:id="23245" w:author="Rev 6 Allen Wirfs-Brock" w:date="2012-02-23T12:47:00Z">
        <w:r w:rsidRPr="00E77497" w:rsidDel="001E2FDD">
          <w:delText xml:space="preserve">, </w:delText>
        </w:r>
        <w:r w:rsidRPr="00E77497" w:rsidDel="001E2FDD">
          <w:rPr>
            <w:rFonts w:ascii="Arial" w:hAnsi="Arial" w:cs="Arial"/>
          </w:rPr>
          <w:delText>empty</w:delText>
        </w:r>
      </w:del>
      <w:del w:id="23246" w:author="Rev 6 Allen Wirfs-Brock" w:date="2012-02-25T10:17:00Z">
        <w:r w:rsidRPr="00E77497" w:rsidDel="00F204E5">
          <w:delText>).</w:delText>
        </w:r>
      </w:del>
    </w:p>
    <w:p w:rsidR="004C02EF" w:rsidRPr="00E77497" w:rsidRDefault="004C02EF" w:rsidP="00F204E5">
      <w:pPr>
        <w:pStyle w:val="Alg3"/>
        <w:numPr>
          <w:ilvl w:val="1"/>
          <w:numId w:val="119"/>
        </w:numPr>
        <w:spacing w:after="220"/>
      </w:pPr>
      <w:r w:rsidRPr="00E77497">
        <w:t xml:space="preserve">If </w:t>
      </w:r>
      <w:del w:id="23247" w:author="Rev 6 Allen Wirfs-Brock" w:date="2012-02-26T11:39:00Z">
        <w:r w:rsidRPr="00E77497" w:rsidDel="00526AEF">
          <w:rPr>
            <w:i/>
          </w:rPr>
          <w:delText>stmt</w:delText>
        </w:r>
        <w:r w:rsidRPr="00E77497" w:rsidDel="00526AEF">
          <w:delText xml:space="preserve"> is an abrupt completion</w:delText>
        </w:r>
      </w:del>
      <w:ins w:id="23248" w:author="Rev 6 Allen Wirfs-Brock" w:date="2012-02-25T10:17:00Z">
        <w:del w:id="23249" w:author="Rev 7 Allen Wirfs-Brock" w:date="2012-04-25T08:04:00Z">
          <w:r w:rsidR="00F204E5" w:rsidDel="007C32C2">
            <w:delText>loopContinues</w:delText>
          </w:r>
        </w:del>
      </w:ins>
      <w:ins w:id="23250" w:author="Rev 7 Allen Wirfs-Brock" w:date="2012-04-25T08:04:00Z">
        <w:r w:rsidR="007C32C2">
          <w:t>LoopContinues</w:t>
        </w:r>
      </w:ins>
      <w:ins w:id="23251" w:author="Rev 6 Allen Wirfs-Brock" w:date="2012-02-25T10:17:00Z">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rsidR="004C02EF" w:rsidRPr="00E77497" w:rsidRDefault="004C02EF" w:rsidP="003A4B22">
      <w:pPr>
        <w:pStyle w:val="Heading3"/>
        <w:numPr>
          <w:ilvl w:val="0"/>
          <w:numId w:val="0"/>
        </w:numPr>
      </w:pPr>
      <w:bookmarkStart w:id="23252" w:name="_Toc382212239"/>
      <w:bookmarkStart w:id="23253" w:name="_Toc382212753"/>
      <w:bookmarkStart w:id="23254" w:name="_Toc382291584"/>
      <w:bookmarkStart w:id="23255" w:name="_Toc385672233"/>
      <w:bookmarkStart w:id="23256" w:name="_Toc393690337"/>
      <w:bookmarkStart w:id="23257" w:name="_Ref432004090"/>
      <w:bookmarkStart w:id="23258" w:name="_Toc472818883"/>
      <w:bookmarkStart w:id="23259" w:name="_Toc235503458"/>
      <w:bookmarkStart w:id="23260" w:name="_Toc241509233"/>
      <w:bookmarkStart w:id="23261" w:name="_Toc244416720"/>
      <w:bookmarkStart w:id="23262" w:name="_Toc276631084"/>
      <w:bookmarkStart w:id="23263" w:name="_Toc339020408"/>
      <w:r w:rsidRPr="00E77497">
        <w:t>12.6.3</w:t>
      </w:r>
      <w:r w:rsidRPr="00E77497">
        <w:tab/>
      </w:r>
      <w:commentRangeStart w:id="23264"/>
      <w:r w:rsidRPr="00E77497">
        <w:t xml:space="preserve">The </w:t>
      </w:r>
      <w:r w:rsidRPr="00E77497">
        <w:rPr>
          <w:rFonts w:ascii="Courier New" w:hAnsi="Courier New"/>
        </w:rPr>
        <w:t>for</w:t>
      </w:r>
      <w:r w:rsidRPr="00E77497">
        <w:t xml:space="preserve"> Statemen</w:t>
      </w:r>
      <w:bookmarkEnd w:id="23111"/>
      <w:bookmarkEnd w:id="23112"/>
      <w:bookmarkEnd w:id="23252"/>
      <w:bookmarkEnd w:id="23253"/>
      <w:bookmarkEnd w:id="23254"/>
      <w:bookmarkEnd w:id="23255"/>
      <w:bookmarkEnd w:id="23256"/>
      <w:r w:rsidRPr="00E77497">
        <w:t>t</w:t>
      </w:r>
      <w:bookmarkEnd w:id="23257"/>
      <w:bookmarkEnd w:id="23258"/>
      <w:bookmarkEnd w:id="23259"/>
      <w:bookmarkEnd w:id="23260"/>
      <w:bookmarkEnd w:id="23261"/>
      <w:bookmarkEnd w:id="23262"/>
      <w:commentRangeEnd w:id="23264"/>
      <w:r w:rsidR="00CC12F9" w:rsidRPr="00E77497">
        <w:rPr>
          <w:rStyle w:val="CommentReference"/>
          <w:b w:val="0"/>
          <w:lang w:val="en-GB"/>
        </w:rPr>
        <w:commentReference w:id="23264"/>
      </w:r>
      <w:bookmarkEnd w:id="23263"/>
    </w:p>
    <w:p w:rsidR="00533E91" w:rsidRPr="00E77497" w:rsidRDefault="00533E91" w:rsidP="00533E91">
      <w:pPr>
        <w:pStyle w:val="Heading4"/>
        <w:numPr>
          <w:ilvl w:val="0"/>
          <w:numId w:val="0"/>
        </w:numPr>
        <w:rPr>
          <w:ins w:id="23265" w:author="Rev 9 Allen Wirfs-Brock" w:date="2012-07-08T14:19:00Z"/>
        </w:rPr>
      </w:pPr>
      <w:ins w:id="23266" w:author="Rev 9 Allen Wirfs-Brock" w:date="2012-07-08T14:19:00Z">
        <w:r>
          <w:t>Static</w:t>
        </w:r>
        <w:r w:rsidRPr="00E77497">
          <w:t xml:space="preserve"> Semantics</w:t>
        </w:r>
      </w:ins>
    </w:p>
    <w:p w:rsidR="00687A3E" w:rsidRPr="00E77497" w:rsidRDefault="00687A3E" w:rsidP="00687A3E">
      <w:pPr>
        <w:rPr>
          <w:ins w:id="23267" w:author="Rev 4 Allen Wirfs-Brock" w:date="2011-10-15T18:41:00Z"/>
          <w:rFonts w:ascii="Helvetica" w:hAnsi="Helvetica"/>
          <w:b/>
        </w:rPr>
      </w:pPr>
      <w:ins w:id="23268"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rsidR="00466EC5" w:rsidRPr="00E77497" w:rsidRDefault="00137648" w:rsidP="00466EC5">
      <w:pPr>
        <w:jc w:val="left"/>
        <w:rPr>
          <w:ins w:id="23269" w:author="Rev 3 Allen Wirfs-Brock" w:date="2011-09-02T11:06:00Z"/>
        </w:rPr>
      </w:pPr>
      <w:ins w:id="23270" w:author="Rev 8 Allen Wirfs-Brock" w:date="2012-06-14T15:44:00Z">
        <w:r w:rsidRPr="00E77497">
          <w:rPr>
            <w:rStyle w:val="bnf"/>
          </w:rPr>
          <w:t>IterationStatement</w:t>
        </w:r>
        <w:r w:rsidRPr="00E77497">
          <w:t xml:space="preserve"> </w:t>
        </w:r>
        <w:r w:rsidRPr="00E77497">
          <w:rPr>
            <w:b/>
          </w:rPr>
          <w:t>:</w:t>
        </w:r>
        <w:r w:rsidRPr="00E77497">
          <w:t xml:space="preserve"> </w:t>
        </w:r>
      </w:ins>
      <w:ins w:id="23271" w:author="Rev 3 Allen Wirfs-Brock" w:date="2011-09-02T11:06:00Z">
        <w:del w:id="23272" w:author="Rev 4 Allen Wirfs-Brock" w:date="2011-10-15T18:44:00Z">
          <w:r w:rsidR="00466EC5" w:rsidRPr="00E77497" w:rsidDel="00687A3E">
            <w:delText xml:space="preserve">The VarDeclaredNames of the production  </w:delText>
          </w:r>
        </w:del>
      </w:ins>
      <w:ins w:id="23273" w:author="Rev 3 Allen Wirfs-Brock" w:date="2011-09-02T11:07:00Z">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ExpressionNoIn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ins>
      <w:ins w:id="23274" w:author="Rev 3 Allen Wirfs-Brock" w:date="2011-09-02T11:06:00Z">
        <w:r w:rsidR="00466EC5" w:rsidRPr="00E77497">
          <w:t xml:space="preserve"> </w:t>
        </w:r>
        <w:r w:rsidR="00466EC5" w:rsidRPr="00E77497">
          <w:rPr>
            <w:rFonts w:ascii="Times New Roman" w:hAnsi="Times New Roman"/>
            <w:i/>
          </w:rPr>
          <w:t xml:space="preserve"> </w:t>
        </w:r>
        <w:del w:id="23275" w:author="Rev 4 Allen Wirfs-Brock" w:date="2011-10-15T18:44:00Z">
          <w:r w:rsidR="00466EC5" w:rsidRPr="00E77497" w:rsidDel="00687A3E">
            <w:delText>is determined as follows:</w:delText>
          </w:r>
        </w:del>
      </w:ins>
    </w:p>
    <w:p w:rsidR="00466EC5" w:rsidRPr="00E77497" w:rsidRDefault="00466EC5" w:rsidP="00B34B48">
      <w:pPr>
        <w:pStyle w:val="Alg4"/>
        <w:numPr>
          <w:ilvl w:val="0"/>
          <w:numId w:val="479"/>
        </w:numPr>
        <w:spacing w:after="220"/>
        <w:contextualSpacing/>
        <w:rPr>
          <w:ins w:id="23276" w:author="Rev 3 Allen Wirfs-Brock" w:date="2011-09-02T11:06:00Z"/>
        </w:rPr>
      </w:pPr>
      <w:ins w:id="23277" w:author="Rev 3 Allen Wirfs-Brock" w:date="2011-09-02T11:06:00Z">
        <w:r w:rsidRPr="00E77497">
          <w:t xml:space="preserve">Return the VarDeclaredNames of </w:t>
        </w:r>
        <w:r w:rsidRPr="00E77497">
          <w:rPr>
            <w:i/>
          </w:rPr>
          <w:t>Statement</w:t>
        </w:r>
        <w:r w:rsidRPr="00E77497">
          <w:t>.</w:t>
        </w:r>
      </w:ins>
    </w:p>
    <w:p w:rsidR="00FD645E" w:rsidRPr="00E77497" w:rsidRDefault="00FD645E" w:rsidP="00687A3E">
      <w:pPr>
        <w:keepNext/>
        <w:rPr>
          <w:ins w:id="23278" w:author="Rev 4 Allen Wirfs-Brock" w:date="2011-10-15T18:46:00Z"/>
          <w:rFonts w:ascii="Helvetica" w:hAnsi="Helvetica"/>
          <w:b/>
        </w:rPr>
      </w:pPr>
      <w:ins w:id="23279"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rsidR="00FD645E" w:rsidRPr="00E77497" w:rsidRDefault="00FD645E" w:rsidP="00B34B48">
      <w:pPr>
        <w:pStyle w:val="Alg4"/>
        <w:numPr>
          <w:ilvl w:val="0"/>
          <w:numId w:val="480"/>
        </w:numPr>
        <w:spacing w:after="220"/>
        <w:contextualSpacing/>
        <w:rPr>
          <w:ins w:id="23280" w:author="Rev 4 Allen Wirfs-Brock" w:date="2011-10-15T18:46:00Z"/>
        </w:rPr>
      </w:pPr>
      <w:ins w:id="23281"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rsidR="00FD645E" w:rsidRPr="00E77497" w:rsidRDefault="00FD645E" w:rsidP="00B34B48">
      <w:pPr>
        <w:pStyle w:val="Alg4"/>
        <w:numPr>
          <w:ilvl w:val="0"/>
          <w:numId w:val="480"/>
        </w:numPr>
        <w:spacing w:after="220"/>
        <w:contextualSpacing/>
        <w:rPr>
          <w:ins w:id="23282" w:author="Rev 4 Allen Wirfs-Brock" w:date="2011-10-15T18:46:00Z"/>
          <w:rStyle w:val="bnf"/>
          <w:i w:val="0"/>
        </w:rPr>
      </w:pPr>
      <w:ins w:id="23283"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rsidR="00FD645E" w:rsidRPr="00E77497" w:rsidRDefault="00FD645E" w:rsidP="00B34B48">
      <w:pPr>
        <w:pStyle w:val="Alg4"/>
        <w:numPr>
          <w:ilvl w:val="0"/>
          <w:numId w:val="480"/>
        </w:numPr>
        <w:spacing w:after="220"/>
        <w:contextualSpacing/>
        <w:rPr>
          <w:ins w:id="23284" w:author="Rev 4 Allen Wirfs-Brock" w:date="2011-10-15T18:46:00Z"/>
        </w:rPr>
      </w:pPr>
      <w:ins w:id="23285" w:author="Rev 4 Allen Wirfs-Brock" w:date="2011-10-15T18:46:00Z">
        <w:r w:rsidRPr="00E77497">
          <w:t xml:space="preserve">Return </w:t>
        </w:r>
        <w:r w:rsidRPr="00E77497">
          <w:rPr>
            <w:rStyle w:val="bnf"/>
          </w:rPr>
          <w:t>names</w:t>
        </w:r>
        <w:r w:rsidRPr="00E77497">
          <w:t>.</w:t>
        </w:r>
      </w:ins>
    </w:p>
    <w:p w:rsidR="00FD2CF3" w:rsidRPr="00E77497" w:rsidRDefault="00137648" w:rsidP="00FD2CF3">
      <w:pPr>
        <w:jc w:val="left"/>
        <w:rPr>
          <w:ins w:id="23286" w:author="Rev 6 Allen Wirfs-Brock" w:date="2012-02-25T16:37:00Z"/>
        </w:rPr>
      </w:pPr>
      <w:ins w:id="23287" w:author="Rev 8 Allen Wirfs-Brock" w:date="2012-06-14T15:44:00Z">
        <w:r w:rsidRPr="00E77497">
          <w:rPr>
            <w:rStyle w:val="bnf"/>
          </w:rPr>
          <w:t>IterationStatement</w:t>
        </w:r>
        <w:r w:rsidRPr="00E77497">
          <w:t xml:space="preserve"> </w:t>
        </w:r>
        <w:r w:rsidRPr="00E77497">
          <w:rPr>
            <w:b/>
          </w:rPr>
          <w:t>:</w:t>
        </w:r>
        <w:r w:rsidRPr="00E77497">
          <w:t xml:space="preserve"> </w:t>
        </w:r>
      </w:ins>
      <w:ins w:id="23288" w:author="Rev 6 Allen Wirfs-Brock" w:date="2012-02-25T16:37:00Z">
        <w:r w:rsidR="00FD2CF3" w:rsidRPr="00E77497">
          <w:rPr>
            <w:rFonts w:ascii="Courier New" w:hAnsi="Courier New"/>
            <w:b/>
          </w:rPr>
          <w:t>for</w:t>
        </w:r>
        <w:r w:rsidR="00FD2CF3" w:rsidRPr="00E77497">
          <w:t xml:space="preserve"> </w:t>
        </w:r>
        <w:r w:rsidR="00FD2CF3" w:rsidRPr="00E77497">
          <w:rPr>
            <w:rFonts w:ascii="Courier New" w:hAnsi="Courier New"/>
            <w:b/>
          </w:rPr>
          <w:t>(</w:t>
        </w:r>
      </w:ins>
      <w:ins w:id="23289" w:author="Rev 6 Allen Wirfs-Brock" w:date="2012-02-25T16:38:00Z">
        <w:r w:rsidR="00FD2CF3">
          <w:rPr>
            <w:rStyle w:val="bnf"/>
          </w:rPr>
          <w:t>LexicalDeclaration</w:t>
        </w:r>
      </w:ins>
      <w:ins w:id="23290" w:author="Rev 6 Allen Wirfs-Brock" w:date="2012-02-25T16:37:00Z">
        <w:r w:rsidR="00FD2CF3" w:rsidRPr="00E77497">
          <w:rPr>
            <w:rStyle w:val="bnf"/>
          </w:rPr>
          <w:t>NoIn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ins>
    </w:p>
    <w:p w:rsidR="00FD2CF3" w:rsidRPr="00E77497" w:rsidRDefault="00FD2CF3" w:rsidP="008E2AED">
      <w:pPr>
        <w:pStyle w:val="Alg4"/>
        <w:numPr>
          <w:ilvl w:val="0"/>
          <w:numId w:val="688"/>
        </w:numPr>
        <w:spacing w:after="220"/>
        <w:contextualSpacing/>
        <w:rPr>
          <w:ins w:id="23291" w:author="Rev 6 Allen Wirfs-Brock" w:date="2012-02-25T16:37:00Z"/>
        </w:rPr>
      </w:pPr>
      <w:ins w:id="23292" w:author="Rev 6 Allen Wirfs-Brock" w:date="2012-02-25T16:37:00Z">
        <w:r w:rsidRPr="00E77497">
          <w:t xml:space="preserve">Return the VarDeclaredNames of </w:t>
        </w:r>
        <w:r w:rsidRPr="00E77497">
          <w:rPr>
            <w:i/>
          </w:rPr>
          <w:t>Statement</w:t>
        </w:r>
        <w:r w:rsidRPr="00E77497">
          <w:t>.</w:t>
        </w:r>
      </w:ins>
    </w:p>
    <w:p w:rsidR="004901F8" w:rsidRPr="00E77497" w:rsidRDefault="004901F8" w:rsidP="004901F8">
      <w:pPr>
        <w:pStyle w:val="Heading4"/>
        <w:numPr>
          <w:ilvl w:val="0"/>
          <w:numId w:val="0"/>
        </w:numPr>
        <w:rPr>
          <w:ins w:id="23293" w:author="Rev 6 Allen Wirfs-Brock" w:date="2012-02-25T11:22:00Z"/>
        </w:rPr>
      </w:pPr>
      <w:ins w:id="23294" w:author="Rev 6 Allen Wirfs-Brock" w:date="2012-02-25T11:22:00Z">
        <w:r w:rsidRPr="00E77497">
          <w:lastRenderedPageBreak/>
          <w:t>Runtime Semantics</w:t>
        </w:r>
      </w:ins>
    </w:p>
    <w:p w:rsidR="004901F8" w:rsidRDefault="004901F8" w:rsidP="004901F8">
      <w:pPr>
        <w:keepNext/>
        <w:rPr>
          <w:ins w:id="23295" w:author="Rev 6 Allen Wirfs-Brock" w:date="2012-02-25T11:21:00Z"/>
          <w:rFonts w:ascii="Helvetica" w:hAnsi="Helvetica"/>
          <w:b/>
          <w:spacing w:val="6"/>
        </w:rPr>
      </w:pPr>
      <w:ins w:id="23296" w:author="Rev 6 Allen Wirfs-Brock" w:date="2012-02-25T11:21:00Z">
        <w:r w:rsidRPr="00E77497">
          <w:rPr>
            <w:rFonts w:ascii="Helvetica" w:hAnsi="Helvetica"/>
            <w:b/>
          </w:rPr>
          <w:t xml:space="preserve">Runtime Semantics: </w:t>
        </w:r>
        <w:r>
          <w:rPr>
            <w:rFonts w:ascii="Helvetica" w:hAnsi="Helvetica"/>
            <w:b/>
            <w:spacing w:val="6"/>
          </w:rPr>
          <w:t>Labelled Evaluation</w:t>
        </w:r>
      </w:ins>
    </w:p>
    <w:p w:rsidR="004901F8" w:rsidRPr="00FA3203" w:rsidRDefault="004901F8" w:rsidP="004901F8">
      <w:pPr>
        <w:ind w:left="360"/>
        <w:rPr>
          <w:ins w:id="23297" w:author="Rev 6 Allen Wirfs-Brock" w:date="2012-02-25T11:21:00Z"/>
        </w:rPr>
      </w:pPr>
      <w:ins w:id="23298"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rsidR="00687A3E" w:rsidRPr="00E77497" w:rsidDel="004901F8" w:rsidRDefault="00687A3E" w:rsidP="00687A3E">
      <w:pPr>
        <w:keepNext/>
        <w:rPr>
          <w:ins w:id="23299" w:author="Rev 4 Allen Wirfs-Brock" w:date="2011-10-15T18:43:00Z"/>
          <w:del w:id="23300" w:author="Rev 6 Allen Wirfs-Brock" w:date="2012-02-25T11:21:00Z"/>
          <w:rFonts w:ascii="Helvetica" w:hAnsi="Helvetica"/>
          <w:b/>
        </w:rPr>
      </w:pPr>
      <w:ins w:id="23301" w:author="Rev 4 Allen Wirfs-Brock" w:date="2011-10-15T18:43:00Z">
        <w:del w:id="23302"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rsidR="004C02EF" w:rsidRPr="00E77497" w:rsidRDefault="004C02EF" w:rsidP="004C02EF">
      <w:pPr>
        <w:jc w:val="left"/>
      </w:pPr>
      <w:del w:id="23303"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23304" w:author="Rev 4 Allen Wirfs-Brock" w:date="2011-10-15T18:44:00Z">
        <w:r w:rsidRPr="00E77497" w:rsidDel="00687A3E">
          <w:br/>
          <w:delText>is evaluated as follows:</w:delText>
        </w:r>
      </w:del>
    </w:p>
    <w:p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rsidR="004C02EF" w:rsidRPr="00E77497" w:rsidRDefault="004C02EF" w:rsidP="003B3043">
      <w:pPr>
        <w:pStyle w:val="Alg3"/>
        <w:numPr>
          <w:ilvl w:val="1"/>
          <w:numId w:val="120"/>
        </w:numPr>
      </w:pPr>
      <w:del w:id="23305" w:author="Rev 6 Allen Wirfs-Brock" w:date="2012-02-18T17:53:00Z">
        <w:r w:rsidRPr="00E77497" w:rsidDel="006327B6">
          <w:delText xml:space="preserve">Call </w:delText>
        </w:r>
      </w:del>
      <w:ins w:id="23306"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xml:space="preserve">). </w:t>
      </w:r>
      <w:del w:id="23307" w:author="Rev 11 Allen Wirfs-Brock" w:date="2012-10-25T14:53:00Z">
        <w:r w:rsidRPr="00E77497" w:rsidDel="003B3043">
          <w:delText>(This value is not used but the call may have side-effects.)</w:delText>
        </w:r>
      </w:del>
    </w:p>
    <w:p w:rsidR="00F204E5" w:rsidRPr="00E77497" w:rsidRDefault="006327B6" w:rsidP="0013710B">
      <w:pPr>
        <w:pStyle w:val="Alg3"/>
        <w:numPr>
          <w:ilvl w:val="1"/>
          <w:numId w:val="120"/>
        </w:numPr>
        <w:rPr>
          <w:ins w:id="23308" w:author="Rev 6 Allen Wirfs-Brock" w:date="2012-02-25T10:22:00Z"/>
        </w:rPr>
      </w:pPr>
      <w:ins w:id="23309" w:author="Rev 6 Allen Wirfs-Brock" w:date="2012-02-18T17:55:00Z">
        <w:r>
          <w:t>I</w:t>
        </w:r>
      </w:ins>
      <w:ins w:id="23310" w:author="Rev 6 Allen Wirfs-Brock" w:date="2012-02-18T17:53:00Z">
        <w:r>
          <w:t xml:space="preserve">f </w:t>
        </w:r>
      </w:ins>
      <w:ins w:id="23311" w:author="Rev 6 Allen Wirfs-Brock" w:date="2012-02-25T10:22:00Z">
        <w:del w:id="23312" w:author="Rev 7 Allen Wirfs-Brock" w:date="2012-04-25T08:04:00Z">
          <w:r w:rsidR="00F204E5" w:rsidDel="007C32C2">
            <w:delText>loopContinues</w:delText>
          </w:r>
        </w:del>
      </w:ins>
      <w:ins w:id="23313" w:author="Rev 7 Allen Wirfs-Brock" w:date="2012-04-25T08:04:00Z">
        <w:r w:rsidR="007C32C2">
          <w:t>LoopContinues</w:t>
        </w:r>
      </w:ins>
      <w:ins w:id="23314" w:author="Rev 6 Allen Wirfs-Brock" w:date="2012-02-25T10:22:00Z">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rsidR="00033CAC" w:rsidRPr="00E77497" w:rsidRDefault="00033CAC" w:rsidP="00033CAC">
      <w:pPr>
        <w:pStyle w:val="Alg3"/>
        <w:numPr>
          <w:ilvl w:val="0"/>
          <w:numId w:val="120"/>
        </w:numPr>
        <w:rPr>
          <w:ins w:id="23315" w:author="Rev 6 Allen Wirfs-Brock" w:date="2012-02-25T11:14:00Z"/>
        </w:rPr>
      </w:pPr>
      <w:ins w:id="23316" w:author="Rev 6 Allen Wirfs-Brock" w:date="2012-02-25T11:15:00Z">
        <w:r>
          <w:t>Return the result of perform</w:t>
        </w:r>
      </w:ins>
      <w:ins w:id="23317" w:author="Rev 6 Allen Wirfs-Brock" w:date="2012-02-25T16:58:00Z">
        <w:r w:rsidR="008A0F38">
          <w:t>ing</w:t>
        </w:r>
      </w:ins>
      <w:ins w:id="23318" w:author="Rev 6 Allen Wirfs-Brock" w:date="2012-02-25T11:15:00Z">
        <w:r>
          <w:t xml:space="preserve"> </w:t>
        </w:r>
      </w:ins>
      <w:ins w:id="23319" w:author="Rev 6 Allen Wirfs-Brock" w:date="2012-02-25T17:01:00Z">
        <w:r w:rsidR="00732086">
          <w:t>For Body Evaluation</w:t>
        </w:r>
      </w:ins>
      <w:ins w:id="23320" w:author="Rev 6 Allen Wirfs-Brock" w:date="2012-02-25T11:15:00Z">
        <w:r>
          <w:t xml:space="preserve"> with</w:t>
        </w:r>
      </w:ins>
      <w:ins w:id="23321" w:author="Rev 6 Allen Wirfs-Brock" w:date="2012-02-25T11:14:00Z">
        <w:r>
          <w:t xml:space="preserve"> the </w:t>
        </w:r>
      </w:ins>
      <w:ins w:id="23322" w:author="Rev 6 Allen Wirfs-Brock" w:date="2012-02-25T11:16:00Z">
        <w:r>
          <w:t xml:space="preserve">first </w:t>
        </w:r>
        <w:r w:rsidRPr="004901F8">
          <w:rPr>
            <w:i/>
          </w:rPr>
          <w:t>Expression</w:t>
        </w:r>
        <w:r>
          <w:t xml:space="preserve"> as the </w:t>
        </w:r>
        <w:del w:id="23323" w:author="Rev 10 Allen Wirfs-Brock" w:date="2012-08-13T16:12:00Z">
          <w:r w:rsidRPr="004901F8" w:rsidDel="0003414D">
            <w:rPr>
              <w:i/>
            </w:rPr>
            <w:delText>increment</w:delText>
          </w:r>
        </w:del>
      </w:ins>
      <w:ins w:id="23324" w:author="Rev 10 Allen Wirfs-Brock" w:date="2012-08-13T16:12:00Z">
        <w:r w:rsidR="0003414D">
          <w:rPr>
            <w:i/>
          </w:rPr>
          <w:t>test</w:t>
        </w:r>
      </w:ins>
      <w:ins w:id="23325" w:author="Rev 6 Allen Wirfs-Brock" w:date="2012-02-25T11:16:00Z">
        <w:r w:rsidRPr="004901F8">
          <w:rPr>
            <w:i/>
          </w:rPr>
          <w:t>Expr</w:t>
        </w:r>
        <w:r>
          <w:t xml:space="preserve"> argument, the second </w:t>
        </w:r>
        <w:r w:rsidRPr="004901F8">
          <w:rPr>
            <w:i/>
          </w:rPr>
          <w:t>Expression</w:t>
        </w:r>
        <w:r>
          <w:t xml:space="preserve"> as the </w:t>
        </w:r>
      </w:ins>
      <w:ins w:id="23326" w:author="Rev 10 Allen Wirfs-Brock" w:date="2012-08-13T16:12:00Z">
        <w:r w:rsidR="0003414D" w:rsidRPr="004901F8">
          <w:rPr>
            <w:i/>
          </w:rPr>
          <w:t>incrementExpr</w:t>
        </w:r>
        <w:r w:rsidR="0003414D">
          <w:t xml:space="preserve"> </w:t>
        </w:r>
      </w:ins>
      <w:ins w:id="23327" w:author="Rev 6 Allen Wirfs-Brock" w:date="2012-02-25T11:16:00Z">
        <w:del w:id="23328" w:author="Rev 10 Allen Wirfs-Brock" w:date="2012-08-13T16:12:00Z">
          <w:r w:rsidRPr="004901F8" w:rsidDel="0003414D">
            <w:rPr>
              <w:i/>
            </w:rPr>
            <w:delText>testExpr</w:delText>
          </w:r>
          <w:r w:rsidDel="0003414D">
            <w:delText xml:space="preserve"> </w:delText>
          </w:r>
        </w:del>
        <w:r>
          <w:t>argument</w:t>
        </w:r>
      </w:ins>
      <w:ins w:id="23329" w:author="Rev 11 Allen Wirfs-Brock" w:date="2012-10-23T16:46:00Z">
        <w:r w:rsidR="002B2EC5">
          <w:t xml:space="preserve">, </w:t>
        </w:r>
        <w:r w:rsidR="002B2EC5">
          <w:rPr>
            <w:i/>
            <w:iCs/>
          </w:rPr>
          <w:t>Statement</w:t>
        </w:r>
        <w:r w:rsidR="002B2EC5">
          <w:t xml:space="preserve"> as the </w:t>
        </w:r>
        <w:r w:rsidR="002B2EC5">
          <w:rPr>
            <w:i/>
          </w:rPr>
          <w:t>stmt</w:t>
        </w:r>
        <w:r w:rsidR="002B2EC5">
          <w:t xml:space="preserve"> argument,</w:t>
        </w:r>
      </w:ins>
      <w:ins w:id="23330" w:author="Rev 6 Allen Wirfs-Brock" w:date="2012-02-25T11:16:00Z">
        <w:r>
          <w:t xml:space="preserve"> and </w:t>
        </w:r>
      </w:ins>
      <w:ins w:id="23331" w:author="Rev 6 Allen Wirfs-Brock" w:date="2012-02-25T11:18:00Z">
        <w:r w:rsidR="004901F8">
          <w:t xml:space="preserve">with </w:t>
        </w:r>
        <w:r w:rsidR="004901F8" w:rsidRPr="004901F8">
          <w:rPr>
            <w:i/>
          </w:rPr>
          <w:t>labelSet</w:t>
        </w:r>
      </w:ins>
      <w:ins w:id="23332" w:author="Rev 6 Allen Wirfs-Brock" w:date="2012-02-25T11:14:00Z">
        <w:r w:rsidRPr="00E77497">
          <w:t>.</w:t>
        </w:r>
      </w:ins>
      <w:ins w:id="23333" w:author="Rev 6 Allen Wirfs-Brock" w:date="2012-02-25T11:18:00Z">
        <w:r w:rsidR="004901F8">
          <w:t xml:space="preserve">  </w:t>
        </w:r>
      </w:ins>
    </w:p>
    <w:p w:rsidR="0013710B" w:rsidRDefault="0013710B" w:rsidP="0013710B">
      <w:pPr>
        <w:pStyle w:val="Alg3"/>
        <w:tabs>
          <w:tab w:val="clear" w:pos="360"/>
        </w:tabs>
        <w:ind w:left="0" w:firstLine="0"/>
        <w:rPr>
          <w:ins w:id="23334" w:author="Rev 6 Allen Wirfs-Brock" w:date="2012-02-25T11:06:00Z"/>
        </w:rPr>
      </w:pPr>
    </w:p>
    <w:p w:rsidR="0013710B" w:rsidRPr="0013710B" w:rsidDel="006D2B83" w:rsidRDefault="0013710B" w:rsidP="0013710B">
      <w:pPr>
        <w:rPr>
          <w:ins w:id="23335" w:author="Rev 6 Allen Wirfs-Brock" w:date="2012-02-25T11:04:00Z"/>
          <w:del w:id="23336" w:author="Rev 11 Allen Wirfs-Brock" w:date="2012-10-23T15:13:00Z"/>
          <w:lang w:eastAsia="en-US"/>
        </w:rPr>
      </w:pPr>
      <w:ins w:id="23337" w:author="Rev 6 Allen Wirfs-Brock" w:date="2012-02-25T11:06:00Z">
        <w:del w:id="23338" w:author="Rev 11 Allen Wirfs-Brock" w:date="2012-10-23T15:13:00Z">
          <w:r w:rsidDel="006D2B83">
            <w:rPr>
              <w:lang w:eastAsia="en-US"/>
            </w:rPr>
            <w:delText xml:space="preserve">The abstraction operation </w:delText>
          </w:r>
        </w:del>
      </w:ins>
      <w:ins w:id="23339" w:author="Rev 6 Allen Wirfs-Brock" w:date="2012-02-25T11:07:00Z">
        <w:del w:id="23340" w:author="Rev 11 Allen Wirfs-Brock" w:date="2012-10-23T15:13:00Z">
          <w:r w:rsidDel="006D2B83">
            <w:rPr>
              <w:lang w:eastAsia="en-US"/>
            </w:rPr>
            <w:delText>For Body</w:delText>
          </w:r>
        </w:del>
      </w:ins>
      <w:ins w:id="23341" w:author="Rev 6 Allen Wirfs-Brock" w:date="2012-02-25T17:01:00Z">
        <w:del w:id="23342" w:author="Rev 11 Allen Wirfs-Brock" w:date="2012-10-23T15:13:00Z">
          <w:r w:rsidR="00732086" w:rsidDel="006D2B83">
            <w:rPr>
              <w:lang w:eastAsia="en-US"/>
            </w:rPr>
            <w:delText xml:space="preserve"> Evaluation</w:delText>
          </w:r>
        </w:del>
      </w:ins>
      <w:ins w:id="23343" w:author="Rev 6 Allen Wirfs-Brock" w:date="2012-02-25T11:07:00Z">
        <w:del w:id="23344" w:author="Rev 11 Allen Wirfs-Brock" w:date="2012-10-23T15:13:00Z">
          <w:r w:rsidDel="006D2B83">
            <w:rPr>
              <w:lang w:eastAsia="en-US"/>
            </w:rPr>
            <w:delText xml:space="preserve"> with arguments </w:delText>
          </w:r>
        </w:del>
      </w:ins>
      <w:ins w:id="23345" w:author="Rev 6 Allen Wirfs-Brock" w:date="2012-02-25T11:12:00Z">
        <w:del w:id="23346" w:author="Rev 11 Allen Wirfs-Brock" w:date="2012-10-23T15:13:00Z">
          <w:r w:rsidR="00033CAC" w:rsidDel="006D2B83">
            <w:rPr>
              <w:rFonts w:ascii="Times New Roman" w:hAnsi="Times New Roman"/>
              <w:i/>
              <w:lang w:eastAsia="en-US"/>
            </w:rPr>
            <w:delText>testExpr</w:delText>
          </w:r>
        </w:del>
      </w:ins>
      <w:ins w:id="23347" w:author="Rev 6 Allen Wirfs-Brock" w:date="2012-02-25T11:07:00Z">
        <w:del w:id="23348" w:author="Rev 11 Allen Wirfs-Brock" w:date="2012-10-23T15:13:00Z">
          <w:r w:rsidDel="006D2B83">
            <w:rPr>
              <w:lang w:eastAsia="en-US"/>
            </w:rPr>
            <w:delText xml:space="preserve">, </w:delText>
          </w:r>
        </w:del>
      </w:ins>
      <w:ins w:id="23349" w:author="Rev 6 Allen Wirfs-Brock" w:date="2012-02-25T11:12:00Z">
        <w:del w:id="23350" w:author="Rev 11 Allen Wirfs-Brock" w:date="2012-10-23T15:13:00Z">
          <w:r w:rsidR="00033CAC" w:rsidDel="006D2B83">
            <w:rPr>
              <w:rFonts w:ascii="Times New Roman" w:hAnsi="Times New Roman"/>
              <w:i/>
              <w:lang w:eastAsia="en-US"/>
            </w:rPr>
            <w:delText>incrementExpr</w:delText>
          </w:r>
        </w:del>
      </w:ins>
      <w:ins w:id="23351" w:author="Rev 6 Allen Wirfs-Brock" w:date="2012-02-25T11:07:00Z">
        <w:del w:id="23352" w:author="Rev 11 Allen Wirfs-Brock" w:date="2012-10-23T15:13:00Z">
          <w:r w:rsidDel="006D2B83">
            <w:rPr>
              <w:lang w:eastAsia="en-US"/>
            </w:rPr>
            <w:delText>, and</w:delText>
          </w:r>
          <w:r w:rsidR="00033CAC" w:rsidDel="006D2B83">
            <w:rPr>
              <w:lang w:eastAsia="en-US"/>
            </w:rPr>
            <w:delText xml:space="preserve"> </w:delText>
          </w:r>
          <w:r w:rsidR="00033CAC" w:rsidRPr="00033CAC" w:rsidDel="006D2B83">
            <w:rPr>
              <w:rFonts w:ascii="Times New Roman" w:hAnsi="Times New Roman"/>
              <w:i/>
              <w:lang w:eastAsia="en-US"/>
            </w:rPr>
            <w:delText>labelSet</w:delText>
          </w:r>
          <w:r w:rsidR="00033CAC" w:rsidDel="006D2B83">
            <w:rPr>
              <w:lang w:eastAsia="en-US"/>
            </w:rPr>
            <w:delText xml:space="preserve"> is performed as follow</w:delText>
          </w:r>
        </w:del>
      </w:ins>
      <w:ins w:id="23353" w:author="Rev 6 Allen Wirfs-Brock" w:date="2012-02-25T11:08:00Z">
        <w:del w:id="23354" w:author="Rev 11 Allen Wirfs-Brock" w:date="2012-10-23T15:13:00Z">
          <w:r w:rsidR="00033CAC" w:rsidDel="006D2B83">
            <w:rPr>
              <w:lang w:eastAsia="en-US"/>
            </w:rPr>
            <w:delText>s:</w:delText>
          </w:r>
        </w:del>
      </w:ins>
    </w:p>
    <w:p w:rsidR="004C02EF" w:rsidRPr="00E77497" w:rsidDel="006D2B83" w:rsidRDefault="004C02EF" w:rsidP="0013710B">
      <w:pPr>
        <w:pStyle w:val="Alg3"/>
        <w:numPr>
          <w:ilvl w:val="0"/>
          <w:numId w:val="684"/>
        </w:numPr>
        <w:rPr>
          <w:del w:id="23355" w:author="Rev 11 Allen Wirfs-Brock" w:date="2012-10-23T15:13:00Z"/>
        </w:rPr>
      </w:pPr>
      <w:del w:id="23356" w:author="Rev 11 Allen Wirfs-Brock" w:date="2012-10-23T15:13:00Z">
        <w:r w:rsidRPr="00E77497" w:rsidDel="006D2B83">
          <w:delText xml:space="preserve">Let </w:delText>
        </w:r>
        <w:r w:rsidRPr="0013710B" w:rsidDel="006D2B83">
          <w:rPr>
            <w:i/>
          </w:rPr>
          <w:delText>V</w:delText>
        </w:r>
        <w:r w:rsidRPr="00E77497" w:rsidDel="006D2B83">
          <w:delText xml:space="preserve"> = </w:delText>
        </w:r>
      </w:del>
      <w:commentRangeStart w:id="23357"/>
      <w:ins w:id="23358" w:author="Rev 6 Allen Wirfs-Brock" w:date="2012-02-18T18:02:00Z">
        <w:del w:id="23359" w:author="Rev 11 Allen Wirfs-Brock" w:date="2012-10-23T15:13:00Z">
          <w:r w:rsidR="006327B6" w:rsidRPr="0013710B" w:rsidDel="006D2B83">
            <w:rPr>
              <w:b/>
            </w:rPr>
            <w:delText>undefined</w:delText>
          </w:r>
          <w:commentRangeEnd w:id="23357"/>
          <w:r w:rsidR="006327B6" w:rsidDel="006D2B83">
            <w:rPr>
              <w:rStyle w:val="CommentReference"/>
              <w:rFonts w:ascii="Arial" w:eastAsia="MS Mincho" w:hAnsi="Arial"/>
              <w:spacing w:val="0"/>
              <w:lang w:eastAsia="ja-JP"/>
            </w:rPr>
            <w:commentReference w:id="23357"/>
          </w:r>
          <w:r w:rsidR="006327B6" w:rsidRPr="00E77497" w:rsidDel="006D2B83">
            <w:delText>,</w:delText>
          </w:r>
        </w:del>
      </w:ins>
      <w:del w:id="23360" w:author="Rev 11 Allen Wirfs-Brock" w:date="2012-10-23T15:13:00Z">
        <w:r w:rsidRPr="0013710B" w:rsidDel="006D2B83">
          <w:rPr>
            <w:rFonts w:ascii="Arial" w:hAnsi="Arial" w:cs="Arial"/>
          </w:rPr>
          <w:delText>empty</w:delText>
        </w:r>
        <w:r w:rsidRPr="00E77497" w:rsidDel="006D2B83">
          <w:delText>.</w:delText>
        </w:r>
      </w:del>
    </w:p>
    <w:p w:rsidR="004C02EF" w:rsidRPr="00E77497" w:rsidDel="006D2B83" w:rsidRDefault="004C02EF" w:rsidP="0013710B">
      <w:pPr>
        <w:pStyle w:val="Alg3"/>
        <w:numPr>
          <w:ilvl w:val="0"/>
          <w:numId w:val="684"/>
        </w:numPr>
        <w:rPr>
          <w:del w:id="23361" w:author="Rev 11 Allen Wirfs-Brock" w:date="2012-10-23T15:13:00Z"/>
        </w:rPr>
      </w:pPr>
      <w:del w:id="23362" w:author="Rev 11 Allen Wirfs-Brock" w:date="2012-10-23T15:13:00Z">
        <w:r w:rsidRPr="00E77497" w:rsidDel="006D2B83">
          <w:delText>Repeat</w:delText>
        </w:r>
      </w:del>
    </w:p>
    <w:p w:rsidR="004C02EF" w:rsidRPr="00E77497" w:rsidDel="006D2B83" w:rsidRDefault="004C02EF" w:rsidP="00033CAC">
      <w:pPr>
        <w:pStyle w:val="Alg3"/>
        <w:numPr>
          <w:ilvl w:val="1"/>
          <w:numId w:val="684"/>
        </w:numPr>
        <w:rPr>
          <w:del w:id="23363" w:author="Rev 11 Allen Wirfs-Brock" w:date="2012-10-23T15:13:00Z"/>
        </w:rPr>
      </w:pPr>
      <w:del w:id="23364" w:author="Rev 11 Allen Wirfs-Brock" w:date="2012-10-23T15:13:00Z">
        <w:r w:rsidRPr="00E77497" w:rsidDel="006D2B83">
          <w:delText xml:space="preserve">If the first </w:delText>
        </w:r>
        <w:r w:rsidRPr="00E77497" w:rsidDel="006D2B83">
          <w:rPr>
            <w:i/>
          </w:rPr>
          <w:delText>Expression</w:delText>
        </w:r>
        <w:r w:rsidRPr="00E77497" w:rsidDel="006D2B83">
          <w:delText xml:space="preserve"> </w:delText>
        </w:r>
      </w:del>
      <w:ins w:id="23365" w:author="Rev 6 Allen Wirfs-Brock" w:date="2012-02-25T11:12:00Z">
        <w:del w:id="23366" w:author="Rev 11 Allen Wirfs-Brock" w:date="2012-10-23T15:13:00Z">
          <w:r w:rsidR="00033CAC" w:rsidDel="006D2B83">
            <w:rPr>
              <w:i/>
            </w:rPr>
            <w:delText>testExpr</w:delText>
          </w:r>
          <w:r w:rsidR="00033CAC" w:rsidRPr="00E77497" w:rsidDel="006D2B83">
            <w:delText xml:space="preserve"> </w:delText>
          </w:r>
        </w:del>
      </w:ins>
      <w:del w:id="23367" w:author="Rev 11 Allen Wirfs-Brock" w:date="2012-10-23T15:13:00Z">
        <w:r w:rsidRPr="00E77497" w:rsidDel="006D2B83">
          <w:delText>is</w:delText>
        </w:r>
      </w:del>
      <w:ins w:id="23368" w:author="Rev 6 Allen Wirfs-Brock" w:date="2012-02-25T11:14:00Z">
        <w:del w:id="23369" w:author="Rev 11 Allen Wirfs-Brock" w:date="2012-10-23T15:13:00Z">
          <w:r w:rsidR="00033CAC" w:rsidDel="006D2B83">
            <w:delText xml:space="preserve"> not</w:delText>
          </w:r>
        </w:del>
      </w:ins>
      <w:del w:id="23370" w:author="Rev 11 Allen Wirfs-Brock" w:date="2012-10-23T15:13:00Z">
        <w:r w:rsidRPr="00E77497" w:rsidDel="006D2B83">
          <w:delText xml:space="preserve"> </w:delText>
        </w:r>
      </w:del>
      <w:ins w:id="23371" w:author="Rev 6 Allen Wirfs-Brock" w:date="2012-02-25T11:11:00Z">
        <w:del w:id="23372" w:author="Rev 11 Allen Wirfs-Brock" w:date="2012-10-23T15:13:00Z">
          <w:r w:rsidR="00033CAC" w:rsidRPr="00E77497" w:rsidDel="006D2B83">
            <w:rPr>
              <w:sz w:val="16"/>
            </w:rPr>
            <w:delText>[empty]</w:delText>
          </w:r>
        </w:del>
      </w:ins>
      <w:del w:id="23373" w:author="Rev 11 Allen Wirfs-Brock" w:date="2012-10-23T15:13:00Z">
        <w:r w:rsidRPr="00E77497" w:rsidDel="006D2B83">
          <w:delText>present, then</w:delText>
        </w:r>
      </w:del>
    </w:p>
    <w:p w:rsidR="004C02EF" w:rsidRPr="00E77497" w:rsidDel="006D2B83" w:rsidRDefault="004C02EF" w:rsidP="00033CAC">
      <w:pPr>
        <w:pStyle w:val="Alg3"/>
        <w:numPr>
          <w:ilvl w:val="2"/>
          <w:numId w:val="684"/>
        </w:numPr>
        <w:rPr>
          <w:del w:id="23374" w:author="Rev 11 Allen Wirfs-Brock" w:date="2012-10-23T15:13:00Z"/>
        </w:rPr>
      </w:pPr>
      <w:del w:id="23375" w:author="Rev 11 Allen Wirfs-Brock" w:date="2012-10-23T15:13:00Z">
        <w:r w:rsidRPr="00E77497" w:rsidDel="006D2B83">
          <w:delText xml:space="preserve">Let </w:delText>
        </w:r>
        <w:r w:rsidRPr="00E77497" w:rsidDel="006D2B83">
          <w:rPr>
            <w:i/>
          </w:rPr>
          <w:delText>testExprRef</w:delText>
        </w:r>
        <w:r w:rsidRPr="00E77497" w:rsidDel="006D2B83">
          <w:delText xml:space="preserve"> be the result of evaluating the first </w:delText>
        </w:r>
      </w:del>
      <w:ins w:id="23376" w:author="Rev 6 Allen Wirfs-Brock" w:date="2012-02-25T11:12:00Z">
        <w:del w:id="23377" w:author="Rev 11 Allen Wirfs-Brock" w:date="2012-10-23T15:13:00Z">
          <w:r w:rsidR="00033CAC" w:rsidDel="006D2B83">
            <w:rPr>
              <w:i/>
            </w:rPr>
            <w:delText>testExpr</w:delText>
          </w:r>
        </w:del>
      </w:ins>
      <w:del w:id="23378" w:author="Rev 11 Allen Wirfs-Brock" w:date="2012-10-23T15:13:00Z">
        <w:r w:rsidRPr="00E77497" w:rsidDel="006D2B83">
          <w:rPr>
            <w:i/>
          </w:rPr>
          <w:delText>Expression</w:delText>
        </w:r>
        <w:r w:rsidRPr="00E77497" w:rsidDel="006D2B83">
          <w:delText>.</w:delText>
        </w:r>
      </w:del>
    </w:p>
    <w:p w:rsidR="002A2777" w:rsidDel="006D2B83" w:rsidRDefault="002A2777" w:rsidP="00033CAC">
      <w:pPr>
        <w:pStyle w:val="Alg3"/>
        <w:numPr>
          <w:ilvl w:val="2"/>
          <w:numId w:val="684"/>
        </w:numPr>
        <w:rPr>
          <w:ins w:id="23379" w:author="Rev 6 Allen Wirfs-Brock" w:date="2012-02-18T18:15:00Z"/>
          <w:del w:id="23380" w:author="Rev 11 Allen Wirfs-Brock" w:date="2012-10-23T15:13:00Z"/>
        </w:rPr>
      </w:pPr>
      <w:ins w:id="23381" w:author="Rev 6 Allen Wirfs-Brock" w:date="2012-02-18T18:15:00Z">
        <w:del w:id="23382" w:author="Rev 11 Allen Wirfs-Brock" w:date="2012-10-23T15:13:00Z">
          <w:r w:rsidDel="006D2B83">
            <w:delText xml:space="preserve">Let </w:delText>
          </w:r>
          <w:r w:rsidDel="006D2B83">
            <w:rPr>
              <w:i/>
            </w:rPr>
            <w:delText>testE</w:delText>
          </w:r>
          <w:r w:rsidRPr="009E1306" w:rsidDel="006D2B83">
            <w:rPr>
              <w:i/>
            </w:rPr>
            <w:delText>xprValue</w:delText>
          </w:r>
          <w:r w:rsidDel="006D2B83">
            <w:delText xml:space="preserve"> be </w:delText>
          </w:r>
          <w:r w:rsidRPr="00E77497" w:rsidDel="006D2B83">
            <w:delText>ToBoolean(GetValue(</w:delText>
          </w:r>
          <w:r w:rsidRPr="00E77497" w:rsidDel="006D2B83">
            <w:rPr>
              <w:i/>
            </w:rPr>
            <w:delText>testExprRef</w:delText>
          </w:r>
          <w:r w:rsidRPr="00E77497" w:rsidDel="006D2B83">
            <w:delText>))</w:delText>
          </w:r>
        </w:del>
      </w:ins>
    </w:p>
    <w:p w:rsidR="004C02EF" w:rsidRPr="00E77497" w:rsidDel="006D2B83" w:rsidRDefault="004C02EF" w:rsidP="00033CAC">
      <w:pPr>
        <w:pStyle w:val="Alg3"/>
        <w:numPr>
          <w:ilvl w:val="2"/>
          <w:numId w:val="684"/>
        </w:numPr>
        <w:rPr>
          <w:del w:id="23383" w:author="Rev 11 Allen Wirfs-Brock" w:date="2012-10-23T15:13:00Z"/>
        </w:rPr>
      </w:pPr>
      <w:del w:id="23384" w:author="Rev 11 Allen Wirfs-Brock" w:date="2012-10-23T15:13:00Z">
        <w:r w:rsidRPr="00E77497" w:rsidDel="006D2B83">
          <w:delText xml:space="preserve">If </w:delText>
        </w:r>
      </w:del>
      <w:ins w:id="23385" w:author="Rev 6 Allen Wirfs-Brock" w:date="2012-02-18T18:16:00Z">
        <w:del w:id="23386" w:author="Rev 11 Allen Wirfs-Brock" w:date="2012-10-23T15:13:00Z">
          <w:r w:rsidR="002A2777" w:rsidDel="006D2B83">
            <w:rPr>
              <w:i/>
            </w:rPr>
            <w:delText>testE</w:delText>
          </w:r>
          <w:r w:rsidR="002A2777" w:rsidRPr="009E1306" w:rsidDel="006D2B83">
            <w:rPr>
              <w:i/>
            </w:rPr>
            <w:delText>xprValue</w:delText>
          </w:r>
        </w:del>
      </w:ins>
      <w:del w:id="23387" w:author="Rev 11 Allen Wirfs-Brock" w:date="2012-10-23T15:13:00Z">
        <w:r w:rsidR="00330F2A" w:rsidRPr="00E77497" w:rsidDel="006D2B83">
          <w:delText>ToBoolean(</w:delText>
        </w:r>
        <w:r w:rsidRPr="00E77497" w:rsidDel="006D2B83">
          <w:delText>GetValue(</w:delText>
        </w:r>
        <w:r w:rsidRPr="00E77497" w:rsidDel="006D2B83">
          <w:rPr>
            <w:i/>
          </w:rPr>
          <w:delText>testExprRef</w:delText>
        </w:r>
        <w:r w:rsidRPr="00E77497" w:rsidDel="006D2B83">
          <w:delText>)</w:delText>
        </w:r>
        <w:r w:rsidR="00330F2A" w:rsidRPr="00E77497" w:rsidDel="006D2B83">
          <w:delText>)</w:delText>
        </w:r>
        <w:r w:rsidRPr="00E77497" w:rsidDel="006D2B83">
          <w:delText xml:space="preserve"> is </w:delText>
        </w:r>
        <w:r w:rsidRPr="00E77497" w:rsidDel="006D2B83">
          <w:rPr>
            <w:b/>
          </w:rPr>
          <w:delText>false</w:delText>
        </w:r>
        <w:r w:rsidRPr="00E77497" w:rsidDel="006D2B83">
          <w:delText xml:space="preserve">, return </w:delText>
        </w:r>
      </w:del>
      <w:ins w:id="23388" w:author="Rev 6 Allen Wirfs-Brock" w:date="2012-02-23T12:50:00Z">
        <w:del w:id="23389" w:author="Rev 11 Allen Wirfs-Brock" w:date="2012-10-23T15:13:00Z">
          <w:r w:rsidR="001E2FDD" w:rsidDel="006D2B83">
            <w:delText>NormalCompletion(</w:delText>
          </w:r>
        </w:del>
      </w:ins>
      <w:del w:id="23390" w:author="Rev 11 Allen Wirfs-Brock" w:date="2012-10-23T15:13:00Z">
        <w:r w:rsidRPr="00E77497" w:rsidDel="006D2B83">
          <w:delText>(</w:delText>
        </w:r>
        <w:r w:rsidRPr="00E77497" w:rsidDel="006D2B83">
          <w:rPr>
            <w:rFonts w:ascii="Arial" w:hAnsi="Arial" w:cs="Arial"/>
          </w:rPr>
          <w:delText>normal</w:delText>
        </w:r>
        <w:r w:rsidRPr="00E77497" w:rsidDel="006D2B83">
          <w:delText xml:space="preserve">, </w:delText>
        </w:r>
        <w:r w:rsidRPr="00E77497" w:rsidDel="006D2B83">
          <w:rPr>
            <w:i/>
          </w:rPr>
          <w:delText>V</w:delText>
        </w:r>
        <w:r w:rsidRPr="00E77497" w:rsidDel="006D2B83">
          <w:delText xml:space="preserve">, </w:delText>
        </w:r>
        <w:r w:rsidRPr="00E77497" w:rsidDel="006D2B83">
          <w:rPr>
            <w:rFonts w:ascii="Arial" w:hAnsi="Arial" w:cs="Arial"/>
          </w:rPr>
          <w:delText>empty</w:delText>
        </w:r>
        <w:r w:rsidRPr="00E77497" w:rsidDel="006D2B83">
          <w:delText>).</w:delText>
        </w:r>
      </w:del>
    </w:p>
    <w:p w:rsidR="00B814B6" w:rsidRPr="00E77497" w:rsidDel="006D2B83" w:rsidRDefault="00B814B6" w:rsidP="0013710B">
      <w:pPr>
        <w:pStyle w:val="Alg3"/>
        <w:numPr>
          <w:ilvl w:val="2"/>
          <w:numId w:val="684"/>
        </w:numPr>
        <w:rPr>
          <w:ins w:id="23391" w:author="Rev 6 Allen Wirfs-Brock" w:date="2012-02-25T10:27:00Z"/>
          <w:del w:id="23392" w:author="Rev 11 Allen Wirfs-Brock" w:date="2012-10-23T15:13:00Z"/>
        </w:rPr>
      </w:pPr>
      <w:ins w:id="23393" w:author="Rev 6 Allen Wirfs-Brock" w:date="2012-02-25T10:27:00Z">
        <w:del w:id="23394" w:author="Rev 11 Allen Wirfs-Brock" w:date="2012-10-23T15:13:00Z">
          <w:r w:rsidDel="006D2B83">
            <w:delText xml:space="preserve">Else </w:delText>
          </w:r>
        </w:del>
      </w:ins>
      <w:ins w:id="23395" w:author="Rev 10 Allen Wirfs-Brock" w:date="2012-08-13T16:16:00Z">
        <w:del w:id="23396" w:author="Rev 11 Allen Wirfs-Brock" w:date="2012-10-23T15:13:00Z">
          <w:r w:rsidR="0003414D" w:rsidDel="006D2B83">
            <w:delText xml:space="preserve">if </w:delText>
          </w:r>
        </w:del>
      </w:ins>
      <w:ins w:id="23397" w:author="Rev 6 Allen Wirfs-Brock" w:date="2012-02-25T10:27:00Z">
        <w:del w:id="23398" w:author="Rev 11 Allen Wirfs-Brock" w:date="2012-10-23T15:13:00Z">
          <w:r w:rsidDel="006D2B83">
            <w:delText>loopContinues</w:delText>
          </w:r>
        </w:del>
      </w:ins>
      <w:ins w:id="23399" w:author="Rev 7 Allen Wirfs-Brock" w:date="2012-04-25T08:04:00Z">
        <w:del w:id="23400" w:author="Rev 11 Allen Wirfs-Brock" w:date="2012-10-23T15:13:00Z">
          <w:r w:rsidR="007C32C2" w:rsidDel="006D2B83">
            <w:delText>LoopContinues</w:delText>
          </w:r>
        </w:del>
      </w:ins>
      <w:ins w:id="23401" w:author="Rev 6 Allen Wirfs-Brock" w:date="2012-02-25T10:27:00Z">
        <w:del w:id="23402" w:author="Rev 11 Allen Wirfs-Brock" w:date="2012-10-23T15:13:00Z">
          <w:r w:rsidDel="006D2B83">
            <w:delText xml:space="preserve"> (</w:delText>
          </w:r>
          <w:r w:rsidDel="006D2B83">
            <w:rPr>
              <w:i/>
            </w:rPr>
            <w:delText>testE</w:delText>
          </w:r>
          <w:r w:rsidRPr="009E1306" w:rsidDel="006D2B83">
            <w:rPr>
              <w:i/>
            </w:rPr>
            <w:delText>xprValue</w:delText>
          </w:r>
          <w:r w:rsidDel="006D2B83">
            <w:delText>,</w:delText>
          </w:r>
          <w:r w:rsidRPr="00451D9D" w:rsidDel="006D2B83">
            <w:rPr>
              <w:i/>
            </w:rPr>
            <w:delText>labelSet</w:delText>
          </w:r>
          <w:r w:rsidDel="006D2B83">
            <w:delText xml:space="preserve">) is </w:delText>
          </w:r>
          <w:r w:rsidDel="006D2B83">
            <w:rPr>
              <w:b/>
            </w:rPr>
            <w:delText>false</w:delText>
          </w:r>
          <w:r w:rsidRPr="00E77497" w:rsidDel="006D2B83">
            <w:delText xml:space="preserve">, return </w:delText>
          </w:r>
          <w:r w:rsidDel="006D2B83">
            <w:rPr>
              <w:i/>
            </w:rPr>
            <w:delText>testE</w:delText>
          </w:r>
          <w:r w:rsidRPr="009E1306" w:rsidDel="006D2B83">
            <w:rPr>
              <w:i/>
            </w:rPr>
            <w:delText>xprValue</w:delText>
          </w:r>
          <w:r w:rsidDel="006D2B83">
            <w:rPr>
              <w:i/>
            </w:rPr>
            <w:delText>.</w:delText>
          </w:r>
        </w:del>
      </w:ins>
    </w:p>
    <w:p w:rsidR="004C02EF" w:rsidRPr="00E77497" w:rsidDel="006D2B83" w:rsidRDefault="004C02EF" w:rsidP="00033CAC">
      <w:pPr>
        <w:pStyle w:val="Alg3"/>
        <w:numPr>
          <w:ilvl w:val="1"/>
          <w:numId w:val="684"/>
        </w:numPr>
        <w:rPr>
          <w:del w:id="23403" w:author="Rev 11 Allen Wirfs-Brock" w:date="2012-10-23T15:13:00Z"/>
        </w:rPr>
      </w:pPr>
      <w:del w:id="23404" w:author="Rev 11 Allen Wirfs-Brock" w:date="2012-10-23T15:13:00Z">
        <w:r w:rsidRPr="00E77497" w:rsidDel="006D2B83">
          <w:delText xml:space="preserve">Let </w:delText>
        </w:r>
        <w:r w:rsidRPr="00E77497" w:rsidDel="006D2B83">
          <w:rPr>
            <w:i/>
          </w:rPr>
          <w:delText>stmt</w:delText>
        </w:r>
        <w:r w:rsidRPr="00E77497" w:rsidDel="006D2B83">
          <w:delText xml:space="preserve"> be the result of evaluating </w:delText>
        </w:r>
        <w:r w:rsidRPr="00E77497" w:rsidDel="006D2B83">
          <w:rPr>
            <w:i/>
          </w:rPr>
          <w:delText>Statement</w:delText>
        </w:r>
        <w:r w:rsidRPr="00E77497" w:rsidDel="006D2B83">
          <w:delText>.</w:delText>
        </w:r>
      </w:del>
    </w:p>
    <w:p w:rsidR="004C02EF" w:rsidRPr="00E77497" w:rsidDel="006D2B83" w:rsidRDefault="004C02EF" w:rsidP="00033CAC">
      <w:pPr>
        <w:pStyle w:val="Alg3"/>
        <w:numPr>
          <w:ilvl w:val="1"/>
          <w:numId w:val="684"/>
        </w:numPr>
        <w:rPr>
          <w:del w:id="23405" w:author="Rev 11 Allen Wirfs-Brock" w:date="2012-10-23T15:13:00Z"/>
        </w:rPr>
      </w:pPr>
      <w:del w:id="23406" w:author="Rev 11 Allen Wirfs-Brock" w:date="2012-10-23T15:13:00Z">
        <w:r w:rsidRPr="00E77497" w:rsidDel="006D2B83">
          <w:delText xml:space="preserve">If </w:delText>
        </w:r>
        <w:r w:rsidRPr="00E77497" w:rsidDel="006D2B83">
          <w:rPr>
            <w:i/>
          </w:rPr>
          <w:delText>stmt</w:delText>
        </w:r>
        <w:r w:rsidRPr="00E77497" w:rsidDel="006D2B83">
          <w:delText>.</w:delText>
        </w:r>
      </w:del>
      <w:ins w:id="23407" w:author="Rev 6 Allen Wirfs-Brock" w:date="2012-02-18T18:18:00Z">
        <w:del w:id="23408" w:author="Rev 11 Allen Wirfs-Brock" w:date="2012-10-23T15:13:00Z">
          <w:r w:rsidR="002A2777" w:rsidDel="006D2B83">
            <w:delText>[[</w:delText>
          </w:r>
        </w:del>
      </w:ins>
      <w:del w:id="23409" w:author="Rev 11 Allen Wirfs-Brock" w:date="2012-10-23T15:13:00Z">
        <w:r w:rsidRPr="00E77497" w:rsidDel="006D2B83">
          <w:delText>value</w:delText>
        </w:r>
      </w:del>
      <w:ins w:id="23410" w:author="Rev 6 Allen Wirfs-Brock" w:date="2012-02-18T18:18:00Z">
        <w:del w:id="23411" w:author="Rev 11 Allen Wirfs-Brock" w:date="2012-10-23T15:13:00Z">
          <w:r w:rsidR="002A2777" w:rsidDel="006D2B83">
            <w:delText>]]</w:delText>
          </w:r>
        </w:del>
      </w:ins>
      <w:del w:id="23412" w:author="Rev 11 Allen Wirfs-Brock" w:date="2012-10-23T15:13:00Z">
        <w:r w:rsidRPr="00E77497" w:rsidDel="006D2B83">
          <w:delText xml:space="preserve"> is not </w:delText>
        </w:r>
        <w:r w:rsidRPr="00E77497" w:rsidDel="006D2B83">
          <w:rPr>
            <w:rFonts w:ascii="Arial" w:hAnsi="Arial" w:cs="Arial"/>
          </w:rPr>
          <w:delText>empty</w:delText>
        </w:r>
        <w:r w:rsidRPr="00E77497" w:rsidDel="006D2B83">
          <w:delText xml:space="preserve">, let </w:delText>
        </w:r>
        <w:r w:rsidRPr="00E77497" w:rsidDel="006D2B83">
          <w:rPr>
            <w:i/>
          </w:rPr>
          <w:delText>V</w:delText>
        </w:r>
        <w:r w:rsidRPr="00E77497" w:rsidDel="006D2B83">
          <w:delText xml:space="preserve"> = </w:delText>
        </w:r>
        <w:r w:rsidRPr="00E77497" w:rsidDel="006D2B83">
          <w:rPr>
            <w:i/>
          </w:rPr>
          <w:delText>stmt</w:delText>
        </w:r>
        <w:r w:rsidRPr="00E77497" w:rsidDel="006D2B83">
          <w:delText>.</w:delText>
        </w:r>
      </w:del>
      <w:ins w:id="23413" w:author="Rev 6 Allen Wirfs-Brock" w:date="2012-02-18T18:18:00Z">
        <w:del w:id="23414" w:author="Rev 11 Allen Wirfs-Brock" w:date="2012-10-23T15:13:00Z">
          <w:r w:rsidR="002A2777" w:rsidDel="006D2B83">
            <w:delText>[[</w:delText>
          </w:r>
        </w:del>
      </w:ins>
      <w:del w:id="23415" w:author="Rev 11 Allen Wirfs-Brock" w:date="2012-10-23T15:13:00Z">
        <w:r w:rsidRPr="00E77497" w:rsidDel="006D2B83">
          <w:delText>value</w:delText>
        </w:r>
      </w:del>
      <w:ins w:id="23416" w:author="Rev 6 Allen Wirfs-Brock" w:date="2012-02-18T18:18:00Z">
        <w:del w:id="23417" w:author="Rev 11 Allen Wirfs-Brock" w:date="2012-10-23T15:13:00Z">
          <w:r w:rsidR="002A2777" w:rsidDel="006D2B83">
            <w:delText>]].</w:delText>
          </w:r>
        </w:del>
      </w:ins>
    </w:p>
    <w:p w:rsidR="004C02EF" w:rsidRPr="00E77497" w:rsidDel="006D2B83" w:rsidRDefault="004C02EF" w:rsidP="00033CAC">
      <w:pPr>
        <w:pStyle w:val="Alg3"/>
        <w:numPr>
          <w:ilvl w:val="1"/>
          <w:numId w:val="684"/>
        </w:numPr>
        <w:rPr>
          <w:del w:id="23418" w:author="Rev 11 Allen Wirfs-Brock" w:date="2012-10-23T15:13:00Z"/>
        </w:rPr>
      </w:pPr>
      <w:del w:id="23419" w:author="Rev 11 Allen Wirfs-Brock" w:date="2012-10-23T15:13:00Z">
        <w:r w:rsidRPr="00E77497" w:rsidDel="006D2B83">
          <w:delText xml:space="preserve">If </w:delText>
        </w:r>
        <w:r w:rsidRPr="00E77497" w:rsidDel="006D2B83">
          <w:rPr>
            <w:i/>
          </w:rPr>
          <w:delText>stmt</w:delText>
        </w:r>
        <w:r w:rsidRPr="00E77497" w:rsidDel="006D2B83">
          <w:delText xml:space="preserve">.type is </w:delText>
        </w:r>
        <w:r w:rsidRPr="00E77497" w:rsidDel="006D2B83">
          <w:rPr>
            <w:rFonts w:ascii="Arial" w:hAnsi="Arial" w:cs="Arial"/>
          </w:rPr>
          <w:delText>break</w:delText>
        </w:r>
        <w:r w:rsidRPr="00E77497" w:rsidDel="006D2B83">
          <w:delText xml:space="preserve"> and </w:delText>
        </w:r>
        <w:r w:rsidRPr="00E77497" w:rsidDel="006D2B83">
          <w:rPr>
            <w:i/>
          </w:rPr>
          <w:delText>stmt</w:delText>
        </w:r>
        <w:r w:rsidRPr="00E77497" w:rsidDel="006D2B83">
          <w:delText>.target is in the current label set, return (</w:delText>
        </w:r>
        <w:r w:rsidRPr="00E77497" w:rsidDel="006D2B83">
          <w:rPr>
            <w:b/>
          </w:rPr>
          <w:delText>normal</w:delText>
        </w:r>
        <w:r w:rsidRPr="00E77497" w:rsidDel="006D2B83">
          <w:delText xml:space="preserve">, </w:delText>
        </w:r>
        <w:r w:rsidRPr="00E77497" w:rsidDel="006D2B83">
          <w:rPr>
            <w:i/>
          </w:rPr>
          <w:delText>V</w:delText>
        </w:r>
        <w:r w:rsidRPr="00E77497" w:rsidDel="006D2B83">
          <w:delText xml:space="preserve">, </w:delText>
        </w:r>
        <w:r w:rsidRPr="00E77497" w:rsidDel="006D2B83">
          <w:rPr>
            <w:b/>
          </w:rPr>
          <w:delText>empty</w:delText>
        </w:r>
        <w:r w:rsidRPr="00E77497" w:rsidDel="006D2B83">
          <w:delText>).</w:delText>
        </w:r>
      </w:del>
    </w:p>
    <w:p w:rsidR="004C02EF" w:rsidRPr="00E77497" w:rsidDel="006D2B83" w:rsidRDefault="004C02EF" w:rsidP="00033CAC">
      <w:pPr>
        <w:pStyle w:val="Alg3"/>
        <w:numPr>
          <w:ilvl w:val="1"/>
          <w:numId w:val="684"/>
        </w:numPr>
        <w:rPr>
          <w:del w:id="23420" w:author="Rev 11 Allen Wirfs-Brock" w:date="2012-10-23T15:13:00Z"/>
        </w:rPr>
      </w:pPr>
      <w:del w:id="23421" w:author="Rev 11 Allen Wirfs-Brock" w:date="2012-10-23T15:13:00Z">
        <w:r w:rsidRPr="00E77497" w:rsidDel="006D2B83">
          <w:delText xml:space="preserve">If </w:delText>
        </w:r>
        <w:r w:rsidRPr="00E77497" w:rsidDel="006D2B83">
          <w:rPr>
            <w:i/>
          </w:rPr>
          <w:delText>stmt</w:delText>
        </w:r>
        <w:r w:rsidRPr="00E77497" w:rsidDel="006D2B83">
          <w:delText xml:space="preserve">.type is not </w:delText>
        </w:r>
        <w:r w:rsidRPr="00E77497" w:rsidDel="006D2B83">
          <w:rPr>
            <w:rFonts w:ascii="Arial" w:hAnsi="Arial" w:cs="Arial"/>
          </w:rPr>
          <w:delText>continue</w:delText>
        </w:r>
        <w:r w:rsidRPr="00E77497" w:rsidDel="006D2B83">
          <w:delText xml:space="preserve"> || </w:delText>
        </w:r>
        <w:r w:rsidRPr="00E77497" w:rsidDel="006D2B83">
          <w:rPr>
            <w:i/>
          </w:rPr>
          <w:delText>stmt</w:delText>
        </w:r>
        <w:r w:rsidRPr="00E77497" w:rsidDel="006D2B83">
          <w:delText>.target is not in the current label set, then</w:delText>
        </w:r>
      </w:del>
    </w:p>
    <w:p w:rsidR="004C02EF" w:rsidRPr="00E77497" w:rsidDel="006D2B83" w:rsidRDefault="004C02EF" w:rsidP="00033CAC">
      <w:pPr>
        <w:pStyle w:val="Alg3"/>
        <w:numPr>
          <w:ilvl w:val="1"/>
          <w:numId w:val="684"/>
        </w:numPr>
        <w:rPr>
          <w:del w:id="23422" w:author="Rev 11 Allen Wirfs-Brock" w:date="2012-10-23T15:13:00Z"/>
        </w:rPr>
      </w:pPr>
      <w:del w:id="23423" w:author="Rev 11 Allen Wirfs-Brock" w:date="2012-10-23T15:13:00Z">
        <w:r w:rsidRPr="00E77497" w:rsidDel="006D2B83">
          <w:delText xml:space="preserve">If </w:delText>
        </w:r>
        <w:r w:rsidRPr="00E77497" w:rsidDel="006D2B83">
          <w:rPr>
            <w:i/>
          </w:rPr>
          <w:delText>stmt</w:delText>
        </w:r>
        <w:r w:rsidRPr="00E77497" w:rsidDel="006D2B83">
          <w:delText xml:space="preserve"> is an abrupt completion</w:delText>
        </w:r>
      </w:del>
      <w:ins w:id="23424" w:author="Rev 6 Allen Wirfs-Brock" w:date="2012-02-25T10:31:00Z">
        <w:del w:id="23425" w:author="Rev 11 Allen Wirfs-Brock" w:date="2012-10-23T15:13:00Z">
          <w:r w:rsidR="00B814B6" w:rsidDel="006D2B83">
            <w:delText>loopContinues</w:delText>
          </w:r>
        </w:del>
      </w:ins>
      <w:ins w:id="23426" w:author="Rev 7 Allen Wirfs-Brock" w:date="2012-04-25T08:04:00Z">
        <w:del w:id="23427" w:author="Rev 11 Allen Wirfs-Brock" w:date="2012-10-23T15:13:00Z">
          <w:r w:rsidR="007C32C2" w:rsidDel="006D2B83">
            <w:delText>LoopContinues</w:delText>
          </w:r>
        </w:del>
      </w:ins>
      <w:ins w:id="23428" w:author="Rev 6 Allen Wirfs-Brock" w:date="2012-02-25T10:31:00Z">
        <w:del w:id="23429" w:author="Rev 11 Allen Wirfs-Brock" w:date="2012-10-23T15:13:00Z">
          <w:r w:rsidR="00B814B6" w:rsidDel="006D2B83">
            <w:delText xml:space="preserve"> (</w:delText>
          </w:r>
          <w:r w:rsidR="00B814B6" w:rsidRPr="00451D9D" w:rsidDel="006D2B83">
            <w:rPr>
              <w:i/>
            </w:rPr>
            <w:delText>stmt</w:delText>
          </w:r>
          <w:r w:rsidR="00B814B6" w:rsidDel="006D2B83">
            <w:delText>,</w:delText>
          </w:r>
          <w:r w:rsidR="00B814B6" w:rsidRPr="00451D9D" w:rsidDel="006D2B83">
            <w:rPr>
              <w:i/>
            </w:rPr>
            <w:delText>labelSet</w:delText>
          </w:r>
          <w:r w:rsidR="00B814B6" w:rsidDel="006D2B83">
            <w:delText xml:space="preserve">) is </w:delText>
          </w:r>
          <w:r w:rsidR="00B814B6" w:rsidDel="006D2B83">
            <w:rPr>
              <w:b/>
            </w:rPr>
            <w:delText>false</w:delText>
          </w:r>
        </w:del>
      </w:ins>
      <w:del w:id="23430" w:author="Rev 11 Allen Wirfs-Brock" w:date="2012-10-23T15:13:00Z">
        <w:r w:rsidRPr="00E77497" w:rsidDel="006D2B83">
          <w:delText xml:space="preserve">, return </w:delText>
        </w:r>
        <w:r w:rsidRPr="00E77497" w:rsidDel="006D2B83">
          <w:rPr>
            <w:i/>
          </w:rPr>
          <w:delText>stmt</w:delText>
        </w:r>
        <w:r w:rsidRPr="00E77497" w:rsidDel="006D2B83">
          <w:delText>.</w:delText>
        </w:r>
      </w:del>
    </w:p>
    <w:p w:rsidR="004C02EF" w:rsidRPr="00E77497" w:rsidDel="006D2B83" w:rsidRDefault="004C02EF" w:rsidP="00033CAC">
      <w:pPr>
        <w:pStyle w:val="Alg3"/>
        <w:numPr>
          <w:ilvl w:val="1"/>
          <w:numId w:val="684"/>
        </w:numPr>
        <w:rPr>
          <w:del w:id="23431" w:author="Rev 11 Allen Wirfs-Brock" w:date="2012-10-23T15:13:00Z"/>
        </w:rPr>
      </w:pPr>
      <w:del w:id="23432" w:author="Rev 11 Allen Wirfs-Brock" w:date="2012-10-23T15:13:00Z">
        <w:r w:rsidRPr="00E77497" w:rsidDel="006D2B83">
          <w:delText xml:space="preserve">If the second </w:delText>
        </w:r>
      </w:del>
      <w:ins w:id="23433" w:author="Rev 6 Allen Wirfs-Brock" w:date="2012-02-25T11:13:00Z">
        <w:del w:id="23434" w:author="Rev 11 Allen Wirfs-Brock" w:date="2012-10-23T15:13:00Z">
          <w:r w:rsidR="00033CAC" w:rsidDel="006D2B83">
            <w:rPr>
              <w:i/>
            </w:rPr>
            <w:delText>incrementExpr</w:delText>
          </w:r>
          <w:r w:rsidR="00033CAC" w:rsidRPr="00E77497" w:rsidDel="006D2B83">
            <w:rPr>
              <w:i/>
            </w:rPr>
            <w:delText xml:space="preserve"> </w:delText>
          </w:r>
        </w:del>
      </w:ins>
      <w:del w:id="23435" w:author="Rev 11 Allen Wirfs-Brock" w:date="2012-10-23T15:13:00Z">
        <w:r w:rsidRPr="00E77497" w:rsidDel="006D2B83">
          <w:rPr>
            <w:i/>
          </w:rPr>
          <w:delText>Expression</w:delText>
        </w:r>
        <w:r w:rsidRPr="00E77497" w:rsidDel="006D2B83">
          <w:delText xml:space="preserve"> is</w:delText>
        </w:r>
      </w:del>
      <w:ins w:id="23436" w:author="Rev 6 Allen Wirfs-Brock" w:date="2012-02-25T11:14:00Z">
        <w:del w:id="23437" w:author="Rev 11 Allen Wirfs-Brock" w:date="2012-10-23T15:13:00Z">
          <w:r w:rsidR="00033CAC" w:rsidDel="006D2B83">
            <w:delText xml:space="preserve"> not</w:delText>
          </w:r>
        </w:del>
      </w:ins>
      <w:del w:id="23438" w:author="Rev 11 Allen Wirfs-Brock" w:date="2012-10-23T15:13:00Z">
        <w:r w:rsidRPr="00E77497" w:rsidDel="006D2B83">
          <w:delText xml:space="preserve"> </w:delText>
        </w:r>
      </w:del>
      <w:ins w:id="23439" w:author="Rev 6 Allen Wirfs-Brock" w:date="2012-02-25T11:13:00Z">
        <w:del w:id="23440" w:author="Rev 11 Allen Wirfs-Brock" w:date="2012-10-23T15:13:00Z">
          <w:r w:rsidR="00033CAC" w:rsidRPr="00E77497" w:rsidDel="006D2B83">
            <w:rPr>
              <w:sz w:val="16"/>
            </w:rPr>
            <w:delText>[empty]</w:delText>
          </w:r>
        </w:del>
      </w:ins>
      <w:del w:id="23441" w:author="Rev 11 Allen Wirfs-Brock" w:date="2012-10-23T15:13:00Z">
        <w:r w:rsidRPr="00E77497" w:rsidDel="006D2B83">
          <w:delText>present, then</w:delText>
        </w:r>
      </w:del>
    </w:p>
    <w:p w:rsidR="004C02EF" w:rsidRPr="00E77497" w:rsidDel="006D2B83" w:rsidRDefault="004C02EF" w:rsidP="001C7A10">
      <w:pPr>
        <w:pStyle w:val="Alg3"/>
        <w:numPr>
          <w:ilvl w:val="2"/>
          <w:numId w:val="684"/>
        </w:numPr>
        <w:rPr>
          <w:del w:id="23442" w:author="Rev 11 Allen Wirfs-Brock" w:date="2012-10-23T15:13:00Z"/>
        </w:rPr>
      </w:pPr>
      <w:del w:id="23443" w:author="Rev 11 Allen Wirfs-Brock" w:date="2012-10-23T15:13:00Z">
        <w:r w:rsidRPr="00E77497" w:rsidDel="006D2B83">
          <w:delText xml:space="preserve">Let </w:delText>
        </w:r>
        <w:r w:rsidRPr="00E77497" w:rsidDel="006D2B83">
          <w:rPr>
            <w:i/>
          </w:rPr>
          <w:delText>incExprRef</w:delText>
        </w:r>
        <w:r w:rsidRPr="00E77497" w:rsidDel="006D2B83">
          <w:delText xml:space="preserve"> be the result of evaluating the second </w:delText>
        </w:r>
      </w:del>
      <w:ins w:id="23444" w:author="Rev 6 Allen Wirfs-Brock" w:date="2012-02-25T11:13:00Z">
        <w:del w:id="23445" w:author="Rev 11 Allen Wirfs-Brock" w:date="2012-10-23T15:13:00Z">
          <w:r w:rsidR="00033CAC" w:rsidDel="006D2B83">
            <w:rPr>
              <w:i/>
            </w:rPr>
            <w:delText>incrementExpr</w:delText>
          </w:r>
        </w:del>
      </w:ins>
      <w:del w:id="23446" w:author="Rev 11 Allen Wirfs-Brock" w:date="2012-10-23T15:13:00Z">
        <w:r w:rsidRPr="00E77497" w:rsidDel="006D2B83">
          <w:rPr>
            <w:i/>
          </w:rPr>
          <w:delText>Expressio</w:delText>
        </w:r>
        <w:r w:rsidRPr="00E77497" w:rsidDel="006D2B83">
          <w:delText>n.</w:delText>
        </w:r>
      </w:del>
    </w:p>
    <w:p w:rsidR="004C02EF" w:rsidDel="006D2B83" w:rsidRDefault="004C02EF" w:rsidP="001C7A10">
      <w:pPr>
        <w:pStyle w:val="Alg3"/>
        <w:numPr>
          <w:ilvl w:val="2"/>
          <w:numId w:val="684"/>
        </w:numPr>
        <w:contextualSpacing/>
        <w:rPr>
          <w:ins w:id="23447" w:author="Rev 6 Allen Wirfs-Brock" w:date="2012-02-18T18:22:00Z"/>
          <w:del w:id="23448" w:author="Rev 11 Allen Wirfs-Brock" w:date="2012-10-23T15:13:00Z"/>
        </w:rPr>
      </w:pPr>
      <w:del w:id="23449" w:author="Rev 11 Allen Wirfs-Brock" w:date="2012-10-23T15:13:00Z">
        <w:r w:rsidRPr="00E77497" w:rsidDel="006D2B83">
          <w:delText xml:space="preserve">Call </w:delText>
        </w:r>
      </w:del>
      <w:ins w:id="23450" w:author="Rev 6 Allen Wirfs-Brock" w:date="2012-02-18T18:23:00Z">
        <w:del w:id="23451" w:author="Rev 11 Allen Wirfs-Brock" w:date="2012-10-23T15:13:00Z">
          <w:r w:rsidR="002A2777" w:rsidDel="006D2B83">
            <w:delText xml:space="preserve">Let </w:delText>
          </w:r>
        </w:del>
      </w:ins>
      <w:ins w:id="23452" w:author="Rev 6 Allen Wirfs-Brock" w:date="2012-02-18T18:24:00Z">
        <w:del w:id="23453" w:author="Rev 11 Allen Wirfs-Brock" w:date="2012-10-23T15:13:00Z">
          <w:r w:rsidR="001D52C8" w:rsidRPr="00E77497" w:rsidDel="006D2B83">
            <w:rPr>
              <w:i/>
            </w:rPr>
            <w:delText>incExpr</w:delText>
          </w:r>
          <w:r w:rsidR="001D52C8" w:rsidDel="006D2B83">
            <w:rPr>
              <w:i/>
            </w:rPr>
            <w:delText>Value</w:delText>
          </w:r>
          <w:r w:rsidR="001D52C8" w:rsidRPr="00E77497" w:rsidDel="006D2B83">
            <w:delText xml:space="preserve"> </w:delText>
          </w:r>
        </w:del>
      </w:ins>
      <w:ins w:id="23454" w:author="Rev 6 Allen Wirfs-Brock" w:date="2012-02-18T18:23:00Z">
        <w:del w:id="23455" w:author="Rev 11 Allen Wirfs-Brock" w:date="2012-10-23T15:13:00Z">
          <w:r w:rsidR="002A2777" w:rsidDel="006D2B83">
            <w:delText>be</w:delText>
          </w:r>
          <w:r w:rsidR="002A2777" w:rsidRPr="00E77497" w:rsidDel="006D2B83">
            <w:delText xml:space="preserve"> </w:delText>
          </w:r>
        </w:del>
      </w:ins>
      <w:del w:id="23456" w:author="Rev 11 Allen Wirfs-Brock" w:date="2012-10-23T15:13:00Z">
        <w:r w:rsidRPr="00E77497" w:rsidDel="006D2B83">
          <w:delText>GetValue(</w:delText>
        </w:r>
        <w:r w:rsidRPr="00E77497" w:rsidDel="006D2B83">
          <w:rPr>
            <w:i/>
          </w:rPr>
          <w:delText>incExprRef</w:delText>
        </w:r>
        <w:r w:rsidRPr="00E77497" w:rsidDel="006D2B83">
          <w:delText>). (This value is not used.)</w:delText>
        </w:r>
      </w:del>
    </w:p>
    <w:p w:rsidR="002A2777" w:rsidRPr="00DC5061" w:rsidDel="006D2B83" w:rsidRDefault="002A2777" w:rsidP="001C7A10">
      <w:pPr>
        <w:numPr>
          <w:ilvl w:val="2"/>
          <w:numId w:val="684"/>
        </w:numPr>
        <w:spacing w:line="240" w:lineRule="auto"/>
        <w:jc w:val="left"/>
        <w:rPr>
          <w:ins w:id="23457" w:author="Rev 6 Allen Wirfs-Brock" w:date="2012-02-18T18:23:00Z"/>
          <w:del w:id="23458" w:author="Rev 11 Allen Wirfs-Brock" w:date="2012-10-23T15:13:00Z"/>
          <w:rFonts w:ascii="Times New Roman" w:eastAsia="Times New Roman" w:hAnsi="Times New Roman"/>
          <w:spacing w:val="6"/>
          <w:lang w:eastAsia="en-US"/>
        </w:rPr>
      </w:pPr>
      <w:ins w:id="23459" w:author="Rev 6 Allen Wirfs-Brock" w:date="2012-02-18T18:23:00Z">
        <w:del w:id="23460" w:author="Rev 11 Allen Wirfs-Brock" w:date="2012-10-23T15:13:00Z">
          <w:r w:rsidRPr="00DC5061" w:rsidDel="006D2B83">
            <w:rPr>
              <w:rFonts w:ascii="Times New Roman" w:eastAsia="Times New Roman" w:hAnsi="Times New Roman"/>
              <w:spacing w:val="6"/>
              <w:lang w:eastAsia="en-US"/>
            </w:rPr>
            <w:delText xml:space="preserve">If </w:delText>
          </w:r>
        </w:del>
      </w:ins>
      <w:ins w:id="23461" w:author="Rev 6 Allen Wirfs-Brock" w:date="2012-02-25T10:38:00Z">
        <w:del w:id="23462" w:author="Rev 11 Allen Wirfs-Brock" w:date="2012-10-23T15:13:00Z">
          <w:r w:rsidR="00DC5061" w:rsidRPr="00DC5061" w:rsidDel="006D2B83">
            <w:rPr>
              <w:rFonts w:ascii="Times New Roman" w:eastAsia="Times New Roman" w:hAnsi="Times New Roman"/>
              <w:spacing w:val="6"/>
              <w:lang w:eastAsia="en-US"/>
            </w:rPr>
            <w:delText>loopContinues</w:delText>
          </w:r>
        </w:del>
      </w:ins>
      <w:ins w:id="23463" w:author="Rev 7 Allen Wirfs-Brock" w:date="2012-04-25T08:04:00Z">
        <w:del w:id="23464" w:author="Rev 11 Allen Wirfs-Brock" w:date="2012-10-23T15:13:00Z">
          <w:r w:rsidR="007C32C2" w:rsidDel="006D2B83">
            <w:rPr>
              <w:rFonts w:ascii="Times New Roman" w:eastAsia="Times New Roman" w:hAnsi="Times New Roman"/>
              <w:spacing w:val="6"/>
              <w:lang w:eastAsia="en-US"/>
            </w:rPr>
            <w:delText>LoopContinues</w:delText>
          </w:r>
        </w:del>
      </w:ins>
      <w:ins w:id="23465" w:author="Rev 6 Allen Wirfs-Brock" w:date="2012-02-25T10:38:00Z">
        <w:del w:id="23466" w:author="Rev 11 Allen Wirfs-Brock" w:date="2012-10-23T15:13:00Z">
          <w:r w:rsidR="00DC5061" w:rsidRPr="00DC5061" w:rsidDel="006D2B83">
            <w:rPr>
              <w:rFonts w:ascii="Times New Roman" w:eastAsia="Times New Roman" w:hAnsi="Times New Roman"/>
              <w:spacing w:val="6"/>
              <w:lang w:eastAsia="en-US"/>
            </w:rPr>
            <w:delText>(</w:delText>
          </w:r>
          <w:r w:rsidR="00DC5061" w:rsidRPr="00DC5061" w:rsidDel="006D2B83">
            <w:rPr>
              <w:rFonts w:ascii="Times New Roman" w:hAnsi="Times New Roman"/>
              <w:i/>
            </w:rPr>
            <w:delText>incExprValue</w:delText>
          </w:r>
          <w:r w:rsidR="00DC5061" w:rsidRPr="00DC5061" w:rsidDel="006D2B83">
            <w:rPr>
              <w:rFonts w:ascii="Times New Roman" w:eastAsia="Times New Roman" w:hAnsi="Times New Roman"/>
              <w:spacing w:val="6"/>
              <w:lang w:eastAsia="en-US"/>
            </w:rPr>
            <w:delText>,</w:delText>
          </w:r>
          <w:r w:rsidR="00DC5061" w:rsidRPr="00DC5061" w:rsidDel="006D2B83">
            <w:rPr>
              <w:rFonts w:ascii="Times New Roman" w:eastAsia="Times New Roman" w:hAnsi="Times New Roman"/>
              <w:i/>
              <w:spacing w:val="6"/>
              <w:lang w:eastAsia="en-US"/>
            </w:rPr>
            <w:delText>labelSet</w:delText>
          </w:r>
          <w:r w:rsidR="00DC5061" w:rsidRPr="00DC5061" w:rsidDel="006D2B83">
            <w:rPr>
              <w:rFonts w:ascii="Times New Roman" w:eastAsia="Times New Roman" w:hAnsi="Times New Roman"/>
              <w:spacing w:val="6"/>
              <w:lang w:eastAsia="en-US"/>
            </w:rPr>
            <w:delText xml:space="preserve">) is </w:delText>
          </w:r>
          <w:r w:rsidR="00DC5061" w:rsidRPr="00DC5061" w:rsidDel="006D2B83">
            <w:rPr>
              <w:rFonts w:ascii="Times New Roman" w:eastAsia="Times New Roman" w:hAnsi="Times New Roman"/>
              <w:b/>
              <w:spacing w:val="6"/>
              <w:lang w:eastAsia="en-US"/>
            </w:rPr>
            <w:delText>false</w:delText>
          </w:r>
          <w:r w:rsidR="00DC5061" w:rsidRPr="00DC5061" w:rsidDel="006D2B83">
            <w:rPr>
              <w:rFonts w:ascii="Times New Roman" w:eastAsia="Times New Roman" w:hAnsi="Times New Roman"/>
              <w:spacing w:val="6"/>
              <w:lang w:eastAsia="en-US"/>
            </w:rPr>
            <w:delText xml:space="preserve">, return </w:delText>
          </w:r>
          <w:r w:rsidR="00DC5061" w:rsidRPr="00DC5061" w:rsidDel="006D2B83">
            <w:rPr>
              <w:rFonts w:ascii="Times New Roman" w:hAnsi="Times New Roman"/>
              <w:i/>
            </w:rPr>
            <w:delText>incExprValue</w:delText>
          </w:r>
          <w:r w:rsidR="00DC5061" w:rsidRPr="00DC5061" w:rsidDel="006D2B83">
            <w:rPr>
              <w:rFonts w:ascii="Times New Roman" w:eastAsia="Times New Roman" w:hAnsi="Times New Roman"/>
              <w:i/>
              <w:spacing w:val="6"/>
              <w:lang w:eastAsia="en-US"/>
            </w:rPr>
            <w:delText>.</w:delText>
          </w:r>
        </w:del>
      </w:ins>
    </w:p>
    <w:p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rsidR="004901F8" w:rsidRPr="00E77497" w:rsidRDefault="004901F8" w:rsidP="004901F8">
      <w:pPr>
        <w:pStyle w:val="Alg3"/>
        <w:numPr>
          <w:ilvl w:val="0"/>
          <w:numId w:val="121"/>
        </w:numPr>
        <w:rPr>
          <w:ins w:id="23467" w:author="Rev 6 Allen Wirfs-Brock" w:date="2012-02-25T11:26:00Z"/>
        </w:rPr>
      </w:pPr>
      <w:ins w:id="23468"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23469" w:author="Rev 6 Allen Wirfs-Brock" w:date="2012-02-25T11:26:00Z">
        <w:r w:rsidRPr="00E77497">
          <w:t>.</w:t>
        </w:r>
      </w:ins>
    </w:p>
    <w:p w:rsidR="004901F8" w:rsidRPr="00E77497" w:rsidRDefault="004901F8" w:rsidP="004901F8">
      <w:pPr>
        <w:pStyle w:val="Alg3"/>
        <w:numPr>
          <w:ilvl w:val="0"/>
          <w:numId w:val="121"/>
        </w:numPr>
        <w:tabs>
          <w:tab w:val="left" w:pos="2160"/>
        </w:tabs>
        <w:rPr>
          <w:ins w:id="23470" w:author="Rev 6 Allen Wirfs-Brock" w:date="2012-02-25T11:26:00Z"/>
        </w:rPr>
      </w:pPr>
      <w:ins w:id="23471" w:author="Rev 6 Allen Wirfs-Brock" w:date="2012-02-25T11:26:00Z">
        <w:r w:rsidRPr="00E77497">
          <w:t xml:space="preserve">If </w:t>
        </w:r>
        <w:del w:id="23472" w:author="Rev 7 Allen Wirfs-Brock" w:date="2012-04-25T08:04:00Z">
          <w:r w:rsidRPr="00DC5061" w:rsidDel="007C32C2">
            <w:delText>loopContinues</w:delText>
          </w:r>
        </w:del>
      </w:ins>
      <w:ins w:id="23473" w:author="Rev 7 Allen Wirfs-Brock" w:date="2012-04-25T08:04:00Z">
        <w:r w:rsidR="007C32C2">
          <w:t>LoopContinues</w:t>
        </w:r>
      </w:ins>
      <w:ins w:id="23474" w:author="Rev 6 Allen Wirfs-Brock" w:date="2012-02-25T11:26: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rsidR="004C02EF" w:rsidRPr="00E77497" w:rsidRDefault="004901F8" w:rsidP="00C02B70">
      <w:pPr>
        <w:pStyle w:val="Alg3"/>
        <w:numPr>
          <w:ilvl w:val="0"/>
          <w:numId w:val="121"/>
        </w:numPr>
        <w:spacing w:after="240"/>
      </w:pPr>
      <w:ins w:id="23475" w:author="Rev 6 Allen Wirfs-Brock" w:date="2012-02-25T11:26:00Z">
        <w:r>
          <w:t>Return the result of perform</w:t>
        </w:r>
      </w:ins>
      <w:ins w:id="23476" w:author="Rev 6 Allen Wirfs-Brock" w:date="2012-02-25T16:58:00Z">
        <w:r w:rsidR="008A0F38">
          <w:t>ing</w:t>
        </w:r>
      </w:ins>
      <w:ins w:id="23477" w:author="Rev 6 Allen Wirfs-Brock" w:date="2012-02-25T11:26:00Z">
        <w:r>
          <w:t xml:space="preserve"> </w:t>
        </w:r>
      </w:ins>
      <w:ins w:id="23478" w:author="Rev 6 Allen Wirfs-Brock" w:date="2012-02-25T17:02:00Z">
        <w:r w:rsidR="00732086">
          <w:t>For Body Evaluation</w:t>
        </w:r>
      </w:ins>
      <w:ins w:id="23479" w:author="Rev 6 Allen Wirfs-Brock" w:date="2012-02-25T11:26:00Z">
        <w:r>
          <w:t xml:space="preserve"> with the first </w:t>
        </w:r>
        <w:r w:rsidRPr="004901F8">
          <w:rPr>
            <w:i/>
          </w:rPr>
          <w:t>Expression</w:t>
        </w:r>
        <w:r>
          <w:t xml:space="preserve"> as the </w:t>
        </w:r>
      </w:ins>
      <w:ins w:id="23480" w:author="Rev 10 Allen Wirfs-Brock" w:date="2012-08-13T16:13:00Z">
        <w:r w:rsidR="0003414D">
          <w:rPr>
            <w:i/>
          </w:rPr>
          <w:t>test</w:t>
        </w:r>
        <w:r w:rsidR="0003414D" w:rsidRPr="004901F8">
          <w:rPr>
            <w:i/>
          </w:rPr>
          <w:t>Expr</w:t>
        </w:r>
        <w:r w:rsidR="0003414D">
          <w:t xml:space="preserve"> </w:t>
        </w:r>
      </w:ins>
      <w:ins w:id="23481" w:author="Rev 6 Allen Wirfs-Brock" w:date="2012-02-25T11:26:00Z">
        <w:del w:id="23482" w:author="Rev 10 Allen Wirfs-Brock" w:date="2012-08-13T16:13:00Z">
          <w:r w:rsidRPr="004901F8" w:rsidDel="0003414D">
            <w:rPr>
              <w:i/>
            </w:rPr>
            <w:delText>incrementExpr</w:delText>
          </w:r>
          <w:r w:rsidDel="0003414D">
            <w:delText xml:space="preserve"> </w:delText>
          </w:r>
        </w:del>
        <w:r>
          <w:t xml:space="preserve">argument, the second </w:t>
        </w:r>
        <w:r w:rsidRPr="004901F8">
          <w:rPr>
            <w:i/>
          </w:rPr>
          <w:t>Expression</w:t>
        </w:r>
        <w:r>
          <w:t xml:space="preserve"> as the </w:t>
        </w:r>
      </w:ins>
      <w:ins w:id="23483" w:author="Rev 10 Allen Wirfs-Brock" w:date="2012-08-13T16:12:00Z">
        <w:r w:rsidR="0003414D" w:rsidRPr="004901F8">
          <w:rPr>
            <w:i/>
          </w:rPr>
          <w:t>incrementExpr</w:t>
        </w:r>
        <w:r w:rsidR="0003414D">
          <w:t xml:space="preserve"> </w:t>
        </w:r>
      </w:ins>
      <w:ins w:id="23484" w:author="Rev 6 Allen Wirfs-Brock" w:date="2012-02-25T11:26:00Z">
        <w:del w:id="23485" w:author="Rev 10 Allen Wirfs-Brock" w:date="2012-08-13T16:12:00Z">
          <w:r w:rsidRPr="004901F8" w:rsidDel="0003414D">
            <w:rPr>
              <w:i/>
            </w:rPr>
            <w:delText>testExpr</w:delText>
          </w:r>
          <w:r w:rsidDel="0003414D">
            <w:delText xml:space="preserve"> </w:delText>
          </w:r>
        </w:del>
        <w:r>
          <w:t>argument</w:t>
        </w:r>
      </w:ins>
      <w:ins w:id="23486" w:author="Rev 11 Allen Wirfs-Brock" w:date="2012-10-23T16:45:00Z">
        <w:r w:rsidR="002B2EC5">
          <w:t xml:space="preserve">, </w:t>
        </w:r>
        <w:r w:rsidR="002B2EC5">
          <w:rPr>
            <w:i/>
            <w:iCs/>
          </w:rPr>
          <w:t>Statement</w:t>
        </w:r>
        <w:r w:rsidR="002B2EC5">
          <w:t xml:space="preserve"> as the </w:t>
        </w:r>
        <w:r w:rsidR="002B2EC5">
          <w:rPr>
            <w:i/>
          </w:rPr>
          <w:t>stmt</w:t>
        </w:r>
        <w:r w:rsidR="002B2EC5">
          <w:t xml:space="preserve"> argument,</w:t>
        </w:r>
      </w:ins>
      <w:ins w:id="23487" w:author="Rev 6 Allen Wirfs-Brock" w:date="2012-02-25T11:26:00Z">
        <w:r>
          <w:t xml:space="preserve"> and with </w:t>
        </w:r>
        <w:r w:rsidRPr="004901F8">
          <w:rPr>
            <w:i/>
          </w:rPr>
          <w:t>labelSet</w:t>
        </w:r>
        <w:r w:rsidRPr="00E77497">
          <w:t>.</w:t>
        </w:r>
        <w:r>
          <w:t xml:space="preserve">  </w:t>
        </w:r>
      </w:ins>
      <w:bookmarkStart w:id="23488" w:name="_Ref375019192"/>
      <w:bookmarkStart w:id="23489" w:name="_Ref375019200"/>
      <w:bookmarkStart w:id="23490" w:name="_Toc375031204"/>
      <w:bookmarkStart w:id="23491" w:name="_Toc381513718"/>
    </w:p>
    <w:p w:rsidR="004C02EF" w:rsidRPr="00E77497" w:rsidDel="00C02B70" w:rsidRDefault="004C02EF" w:rsidP="00B34B48">
      <w:pPr>
        <w:pStyle w:val="Alg3"/>
        <w:numPr>
          <w:ilvl w:val="0"/>
          <w:numId w:val="121"/>
        </w:numPr>
        <w:rPr>
          <w:del w:id="23492" w:author="Rev 6 Allen Wirfs-Brock" w:date="2012-02-25T11:45:00Z"/>
        </w:rPr>
      </w:pPr>
      <w:del w:id="23493"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rsidR="004C02EF" w:rsidRPr="00E77497" w:rsidDel="00C02B70" w:rsidRDefault="004C02EF" w:rsidP="00B34B48">
      <w:pPr>
        <w:pStyle w:val="Alg3"/>
        <w:numPr>
          <w:ilvl w:val="0"/>
          <w:numId w:val="121"/>
        </w:numPr>
        <w:rPr>
          <w:del w:id="23494" w:author="Rev 6 Allen Wirfs-Brock" w:date="2012-02-25T11:45:00Z"/>
        </w:rPr>
      </w:pPr>
      <w:del w:id="23495"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rsidR="004C02EF" w:rsidRPr="00E77497" w:rsidDel="00C02B70" w:rsidRDefault="004C02EF" w:rsidP="00B34B48">
      <w:pPr>
        <w:pStyle w:val="Alg3"/>
        <w:numPr>
          <w:ilvl w:val="0"/>
          <w:numId w:val="121"/>
        </w:numPr>
        <w:rPr>
          <w:del w:id="23496" w:author="Rev 6 Allen Wirfs-Brock" w:date="2012-02-25T11:45:00Z"/>
        </w:rPr>
      </w:pPr>
      <w:del w:id="23497" w:author="Rev 6 Allen Wirfs-Brock" w:date="2012-02-25T11:45:00Z">
        <w:r w:rsidRPr="00E77497" w:rsidDel="00C02B70">
          <w:delText>Repeat</w:delText>
        </w:r>
      </w:del>
    </w:p>
    <w:p w:rsidR="004C02EF" w:rsidRPr="00E77497" w:rsidDel="00C02B70" w:rsidRDefault="004C02EF" w:rsidP="00B34B48">
      <w:pPr>
        <w:pStyle w:val="Alg3"/>
        <w:numPr>
          <w:ilvl w:val="1"/>
          <w:numId w:val="121"/>
        </w:numPr>
        <w:rPr>
          <w:del w:id="23498" w:author="Rev 6 Allen Wirfs-Brock" w:date="2012-02-25T11:45:00Z"/>
        </w:rPr>
      </w:pPr>
      <w:del w:id="23499"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rsidR="004C02EF" w:rsidRPr="00E77497" w:rsidDel="00C02B70" w:rsidRDefault="004C02EF" w:rsidP="00B34B48">
      <w:pPr>
        <w:pStyle w:val="Alg3"/>
        <w:numPr>
          <w:ilvl w:val="2"/>
          <w:numId w:val="121"/>
        </w:numPr>
        <w:rPr>
          <w:del w:id="23500" w:author="Rev 6 Allen Wirfs-Brock" w:date="2012-02-25T11:45:00Z"/>
        </w:rPr>
      </w:pPr>
      <w:del w:id="23501"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rsidR="004C02EF" w:rsidRPr="00E77497" w:rsidDel="00C02B70" w:rsidRDefault="004C02EF" w:rsidP="00B34B48">
      <w:pPr>
        <w:pStyle w:val="Alg3"/>
        <w:numPr>
          <w:ilvl w:val="2"/>
          <w:numId w:val="121"/>
        </w:numPr>
        <w:rPr>
          <w:del w:id="23502" w:author="Rev 6 Allen Wirfs-Brock" w:date="2012-02-25T11:45:00Z"/>
        </w:rPr>
      </w:pPr>
      <w:del w:id="23503"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rsidR="004C02EF" w:rsidRPr="00E77497" w:rsidDel="00C02B70" w:rsidRDefault="004C02EF" w:rsidP="00B34B48">
      <w:pPr>
        <w:pStyle w:val="Alg3"/>
        <w:numPr>
          <w:ilvl w:val="1"/>
          <w:numId w:val="121"/>
        </w:numPr>
        <w:rPr>
          <w:del w:id="23504" w:author="Rev 6 Allen Wirfs-Brock" w:date="2012-02-25T11:45:00Z"/>
        </w:rPr>
      </w:pPr>
      <w:del w:id="23505"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rsidR="004C02EF" w:rsidRPr="00E77497" w:rsidDel="00C02B70" w:rsidRDefault="004C02EF" w:rsidP="00B34B48">
      <w:pPr>
        <w:pStyle w:val="Alg3"/>
        <w:numPr>
          <w:ilvl w:val="1"/>
          <w:numId w:val="121"/>
        </w:numPr>
        <w:rPr>
          <w:del w:id="23506" w:author="Rev 6 Allen Wirfs-Brock" w:date="2012-02-25T11:45:00Z"/>
        </w:rPr>
      </w:pPr>
      <w:del w:id="23507"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rsidR="004C02EF" w:rsidRPr="00E77497" w:rsidDel="00C02B70" w:rsidRDefault="004C02EF" w:rsidP="00B34B48">
      <w:pPr>
        <w:pStyle w:val="Alg3"/>
        <w:numPr>
          <w:ilvl w:val="1"/>
          <w:numId w:val="121"/>
        </w:numPr>
        <w:rPr>
          <w:del w:id="23508" w:author="Rev 6 Allen Wirfs-Brock" w:date="2012-02-25T11:45:00Z"/>
        </w:rPr>
      </w:pPr>
      <w:del w:id="23509"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rsidR="004C02EF" w:rsidRPr="00E77497" w:rsidDel="00C02B70" w:rsidRDefault="004C02EF" w:rsidP="00B34B48">
      <w:pPr>
        <w:pStyle w:val="Alg3"/>
        <w:numPr>
          <w:ilvl w:val="1"/>
          <w:numId w:val="121"/>
        </w:numPr>
        <w:rPr>
          <w:del w:id="23510" w:author="Rev 6 Allen Wirfs-Brock" w:date="2012-02-25T11:45:00Z"/>
        </w:rPr>
      </w:pPr>
      <w:del w:id="23511"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rsidR="004C02EF" w:rsidRPr="00E77497" w:rsidDel="00C02B70" w:rsidRDefault="004C02EF" w:rsidP="00B34B48">
      <w:pPr>
        <w:pStyle w:val="Alg3"/>
        <w:numPr>
          <w:ilvl w:val="2"/>
          <w:numId w:val="121"/>
        </w:numPr>
        <w:rPr>
          <w:del w:id="23512" w:author="Rev 6 Allen Wirfs-Brock" w:date="2012-02-25T11:45:00Z"/>
        </w:rPr>
      </w:pPr>
      <w:del w:id="23513"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rsidR="004C02EF" w:rsidRPr="00E77497" w:rsidDel="00C02B70" w:rsidRDefault="004C02EF" w:rsidP="00B34B48">
      <w:pPr>
        <w:pStyle w:val="Alg3"/>
        <w:numPr>
          <w:ilvl w:val="1"/>
          <w:numId w:val="121"/>
        </w:numPr>
        <w:rPr>
          <w:del w:id="23514" w:author="Rev 6 Allen Wirfs-Brock" w:date="2012-02-25T11:45:00Z"/>
        </w:rPr>
      </w:pPr>
      <w:del w:id="23515"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rsidR="004C02EF" w:rsidRPr="00E77497" w:rsidDel="00C02B70" w:rsidRDefault="004C02EF" w:rsidP="00B34B48">
      <w:pPr>
        <w:pStyle w:val="Alg3"/>
        <w:numPr>
          <w:ilvl w:val="2"/>
          <w:numId w:val="121"/>
        </w:numPr>
        <w:rPr>
          <w:del w:id="23516" w:author="Rev 6 Allen Wirfs-Brock" w:date="2012-02-25T11:45:00Z"/>
        </w:rPr>
      </w:pPr>
      <w:del w:id="23517"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rsidR="004C02EF" w:rsidRPr="001E2FDD" w:rsidDel="00C02B70" w:rsidRDefault="004C02EF" w:rsidP="001E2FDD">
      <w:pPr>
        <w:numPr>
          <w:ilvl w:val="4"/>
          <w:numId w:val="121"/>
        </w:numPr>
        <w:tabs>
          <w:tab w:val="clear" w:pos="3240"/>
          <w:tab w:val="num" w:pos="2880"/>
        </w:tabs>
        <w:spacing w:after="220" w:line="240" w:lineRule="auto"/>
        <w:ind w:left="2880"/>
        <w:jc w:val="left"/>
        <w:rPr>
          <w:del w:id="23518" w:author="Rev 6 Allen Wirfs-Brock" w:date="2012-02-25T11:45:00Z"/>
          <w:rFonts w:ascii="Times New Roman" w:eastAsia="Times New Roman" w:hAnsi="Times New Roman"/>
          <w:spacing w:val="6"/>
          <w:lang w:eastAsia="en-US"/>
        </w:rPr>
      </w:pPr>
      <w:del w:id="23519"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rsidR="009F099E" w:rsidRPr="00E77497" w:rsidRDefault="009F099E" w:rsidP="009F099E">
      <w:pPr>
        <w:jc w:val="left"/>
        <w:rPr>
          <w:ins w:id="23520" w:author="Rev 6 Allen Wirfs-Brock" w:date="2012-02-15T13:17:00Z"/>
        </w:rPr>
      </w:pPr>
      <w:bookmarkStart w:id="23521" w:name="_Toc382212240"/>
      <w:bookmarkStart w:id="23522" w:name="_Toc382212769"/>
      <w:bookmarkStart w:id="23523" w:name="_Toc382291585"/>
      <w:bookmarkStart w:id="23524" w:name="_Ref383837418"/>
      <w:bookmarkStart w:id="23525" w:name="_Toc385672234"/>
      <w:bookmarkStart w:id="23526" w:name="_Toc393690338"/>
      <w:bookmarkStart w:id="23527" w:name="_Ref404493018"/>
      <w:bookmarkStart w:id="23528" w:name="_Ref424530966"/>
      <w:bookmarkStart w:id="23529" w:name="_Ref424667453"/>
      <w:bookmarkStart w:id="23530" w:name="_Toc472818884"/>
      <w:bookmarkStart w:id="23531" w:name="_Toc235503459"/>
      <w:bookmarkStart w:id="23532" w:name="_Toc241509234"/>
      <w:bookmarkStart w:id="23533" w:name="_Toc244416721"/>
      <w:bookmarkStart w:id="23534" w:name="_Toc276631085"/>
      <w:commentRangeStart w:id="23535"/>
      <w:ins w:id="23536"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23537" w:author="Rev 6 Allen Wirfs-Brock" w:date="2012-02-25T16:40:00Z">
        <w:r w:rsidR="008E2AED">
          <w:rPr>
            <w:rStyle w:val="bnf"/>
          </w:rPr>
          <w:t>Lexical</w:t>
        </w:r>
      </w:ins>
      <w:ins w:id="23538"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23535"/>
      <w:ins w:id="23539" w:author="Rev 6 Allen Wirfs-Brock" w:date="2012-02-15T13:37:00Z">
        <w:r w:rsidR="00C8672F">
          <w:rPr>
            <w:rStyle w:val="CommentReference"/>
          </w:rPr>
          <w:commentReference w:id="23535"/>
        </w:r>
      </w:ins>
    </w:p>
    <w:p w:rsidR="00D57F8B" w:rsidRPr="00E77497" w:rsidRDefault="00D57F8B" w:rsidP="00D57F8B">
      <w:pPr>
        <w:pStyle w:val="Alg2"/>
        <w:numPr>
          <w:ilvl w:val="0"/>
          <w:numId w:val="662"/>
        </w:numPr>
        <w:contextualSpacing/>
        <w:rPr>
          <w:ins w:id="23540" w:author="Rev 6 Allen Wirfs-Brock" w:date="2012-02-15T13:21:00Z"/>
        </w:rPr>
      </w:pPr>
      <w:ins w:id="23541" w:author="Rev 6 Allen Wirfs-Brock" w:date="2012-02-15T13:21:00Z">
        <w:r w:rsidRPr="00E77497">
          <w:t xml:space="preserve">Let </w:t>
        </w:r>
        <w:r w:rsidRPr="00E77497">
          <w:rPr>
            <w:i/>
          </w:rPr>
          <w:t>oldEnv</w:t>
        </w:r>
        <w:r w:rsidRPr="00E77497">
          <w:t xml:space="preserve"> be the </w:t>
        </w:r>
        <w:del w:id="23542" w:author="Rev 7 Allen Wirfs-Brock" w:date="2012-05-02T10:48:00Z">
          <w:r w:rsidRPr="00E77497" w:rsidDel="000D5AB9">
            <w:delText>running</w:delText>
          </w:r>
        </w:del>
      </w:ins>
      <w:ins w:id="23543" w:author="Rev 7 Allen Wirfs-Brock" w:date="2012-05-02T10:48:00Z">
        <w:del w:id="23544" w:author="Rev 8 Allen Wirfs-Brock" w:date="2012-06-13T16:00:00Z">
          <w:r w:rsidR="000D5AB9" w:rsidDel="00B33FB4">
            <w:delText>current</w:delText>
          </w:r>
        </w:del>
      </w:ins>
      <w:ins w:id="23545" w:author="Rev 8 Allen Wirfs-Brock" w:date="2012-06-13T16:00:00Z">
        <w:r w:rsidR="00B33FB4">
          <w:t>running</w:t>
        </w:r>
      </w:ins>
      <w:ins w:id="23546" w:author="Rev 6 Allen Wirfs-Brock" w:date="2012-02-15T13:21:00Z">
        <w:r w:rsidRPr="00E77497">
          <w:t xml:space="preserve"> execution context’s LexicalEnvironment.</w:t>
        </w:r>
      </w:ins>
    </w:p>
    <w:p w:rsidR="00D57F8B" w:rsidRPr="00E77497" w:rsidRDefault="00D57F8B" w:rsidP="00C8672F">
      <w:pPr>
        <w:pStyle w:val="Alg2"/>
        <w:numPr>
          <w:ilvl w:val="0"/>
          <w:numId w:val="662"/>
        </w:numPr>
        <w:contextualSpacing/>
        <w:rPr>
          <w:ins w:id="23547" w:author="Rev 6 Allen Wirfs-Brock" w:date="2012-02-15T13:23:00Z"/>
        </w:rPr>
      </w:pPr>
      <w:ins w:id="23548"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rsidR="008E2AED" w:rsidRPr="00732086" w:rsidRDefault="008E2AED" w:rsidP="00A702CA">
      <w:pPr>
        <w:pStyle w:val="Alg4"/>
        <w:numPr>
          <w:ilvl w:val="0"/>
          <w:numId w:val="662"/>
        </w:numPr>
        <w:rPr>
          <w:ins w:id="23549" w:author="Rev 6 Allen Wirfs-Brock" w:date="2012-02-25T16:48:00Z"/>
          <w:i/>
        </w:rPr>
      </w:pPr>
      <w:ins w:id="23550" w:author="Rev 6 Allen Wirfs-Brock" w:date="2012-02-25T16:48:00Z">
        <w:r>
          <w:t xml:space="preserve">Let </w:t>
        </w:r>
        <w:r w:rsidRPr="00732086">
          <w:rPr>
            <w:i/>
          </w:rPr>
          <w:t>isConst</w:t>
        </w:r>
        <w:r>
          <w:t xml:space="preserve"> be the </w:t>
        </w:r>
        <w:del w:id="23551" w:author="Rev 7 Allen Wirfs-Brock" w:date="2012-05-04T14:19:00Z">
          <w:r w:rsidDel="00F77917">
            <w:delText xml:space="preserve">the </w:delText>
          </w:r>
        </w:del>
        <w:r>
          <w:t>result of</w:t>
        </w:r>
      </w:ins>
      <w:ins w:id="23552" w:author="Rev 6 Allen Wirfs-Brock" w:date="2012-02-25T16:49:00Z">
        <w:r>
          <w:t xml:space="preserve"> performing</w:t>
        </w:r>
      </w:ins>
      <w:ins w:id="23553" w:author="Rev 6 Allen Wirfs-Brock" w:date="2012-02-25T16:48:00Z">
        <w:r>
          <w:t xml:space="preserve"> </w:t>
        </w:r>
      </w:ins>
      <w:ins w:id="23554" w:author="Rev 6 Allen Wirfs-Brock" w:date="2012-02-25T16:49:00Z">
        <w:r>
          <w:t>IsConstantDeclaration of</w:t>
        </w:r>
        <w:r w:rsidRPr="00E77497">
          <w:t xml:space="preserve"> </w:t>
        </w:r>
      </w:ins>
      <w:ins w:id="23555" w:author="Rev 11 Allen Wirfs-Brock" w:date="2012-10-25T16:37:00Z">
        <w:r w:rsidR="00A702CA">
          <w:rPr>
            <w:rStyle w:val="bnf"/>
          </w:rPr>
          <w:t>Lexical</w:t>
        </w:r>
        <w:r w:rsidR="00A702CA" w:rsidRPr="00E77497">
          <w:rPr>
            <w:rStyle w:val="bnf"/>
          </w:rPr>
          <w:t>DeclarationNoIn</w:t>
        </w:r>
      </w:ins>
      <w:ins w:id="23556" w:author="Rev 6 Allen Wirfs-Brock" w:date="2012-02-25T16:49:00Z">
        <w:del w:id="23557" w:author="Rev 11 Allen Wirfs-Brock" w:date="2012-10-25T16:37:00Z">
          <w:r w:rsidRPr="00E77497" w:rsidDel="00A702CA">
            <w:rPr>
              <w:i/>
            </w:rPr>
            <w:delText>d</w:delText>
          </w:r>
        </w:del>
        <w:r w:rsidR="008A0F38">
          <w:t>.</w:t>
        </w:r>
      </w:ins>
    </w:p>
    <w:p w:rsidR="008E2AED" w:rsidRPr="00E77497" w:rsidRDefault="008E2AED" w:rsidP="00732086">
      <w:pPr>
        <w:pStyle w:val="Alg4"/>
        <w:numPr>
          <w:ilvl w:val="0"/>
          <w:numId w:val="662"/>
        </w:numPr>
        <w:rPr>
          <w:ins w:id="23558" w:author="Rev 6 Allen Wirfs-Brock" w:date="2012-02-25T16:47:00Z"/>
          <w:i/>
        </w:rPr>
      </w:pPr>
      <w:ins w:id="23559"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rsidR="008E2AED" w:rsidRPr="00E77497" w:rsidRDefault="008E2AED" w:rsidP="00732086">
      <w:pPr>
        <w:pStyle w:val="Alg4"/>
        <w:numPr>
          <w:ilvl w:val="1"/>
          <w:numId w:val="662"/>
        </w:numPr>
        <w:rPr>
          <w:ins w:id="23560" w:author="Rev 6 Allen Wirfs-Brock" w:date="2012-02-25T16:47:00Z"/>
        </w:rPr>
      </w:pPr>
      <w:ins w:id="23561" w:author="Rev 6 Allen Wirfs-Brock" w:date="2012-02-25T16:47:00Z">
        <w:r w:rsidRPr="00E77497">
          <w:t>If</w:t>
        </w:r>
        <w:r>
          <w:t xml:space="preserve"> </w:t>
        </w:r>
      </w:ins>
      <w:ins w:id="23562" w:author="Rev 6 Allen Wirfs-Brock" w:date="2012-02-25T16:50:00Z">
        <w:r w:rsidR="008A0F38" w:rsidRPr="00451D9D">
          <w:rPr>
            <w:i/>
          </w:rPr>
          <w:t>isConst</w:t>
        </w:r>
      </w:ins>
      <w:ins w:id="23563" w:author="Rev 6 Allen Wirfs-Brock" w:date="2012-02-25T16:47:00Z">
        <w:r w:rsidRPr="00E77497">
          <w:t xml:space="preserve"> is </w:t>
        </w:r>
        <w:r w:rsidRPr="00451D9D">
          <w:rPr>
            <w:b/>
          </w:rPr>
          <w:t>true</w:t>
        </w:r>
        <w:r w:rsidRPr="00E77497">
          <w:t>, then</w:t>
        </w:r>
      </w:ins>
    </w:p>
    <w:p w:rsidR="008E2AED" w:rsidRPr="00E77497" w:rsidRDefault="008E2AED" w:rsidP="00732086">
      <w:pPr>
        <w:pStyle w:val="Alg4"/>
        <w:numPr>
          <w:ilvl w:val="2"/>
          <w:numId w:val="662"/>
        </w:numPr>
        <w:spacing w:after="220"/>
        <w:contextualSpacing/>
        <w:rPr>
          <w:ins w:id="23564" w:author="Rev 6 Allen Wirfs-Brock" w:date="2012-02-25T16:47:00Z"/>
        </w:rPr>
      </w:pPr>
      <w:ins w:id="23565" w:author="Rev 6 Allen Wirfs-Brock" w:date="2012-02-25T16:47:00Z">
        <w:r w:rsidRPr="00E77497">
          <w:t xml:space="preserve">Call </w:t>
        </w:r>
      </w:ins>
      <w:ins w:id="23566" w:author="Rev 6 Allen Wirfs-Brock" w:date="2012-02-25T16:51:00Z">
        <w:r w:rsidR="008A0F38">
          <w:rPr>
            <w:i/>
          </w:rPr>
          <w:t>loop</w:t>
        </w:r>
        <w:r w:rsidR="008A0F38" w:rsidRPr="00E77497">
          <w:rPr>
            <w:i/>
          </w:rPr>
          <w:t>Env</w:t>
        </w:r>
      </w:ins>
      <w:ins w:id="23567" w:author="Rev 6 Allen Wirfs-Brock" w:date="2012-02-25T16:47:00Z">
        <w:r w:rsidRPr="00E77497">
          <w:t xml:space="preserve">’s CreateImmutableBinding concrete method passing </w:t>
        </w:r>
        <w:r w:rsidRPr="00E77497">
          <w:rPr>
            <w:i/>
          </w:rPr>
          <w:t xml:space="preserve">dn </w:t>
        </w:r>
        <w:r w:rsidRPr="00E77497">
          <w:t>as the argument.</w:t>
        </w:r>
      </w:ins>
    </w:p>
    <w:p w:rsidR="008E2AED" w:rsidRPr="00E77497" w:rsidRDefault="008E2AED" w:rsidP="00732086">
      <w:pPr>
        <w:pStyle w:val="Alg4"/>
        <w:numPr>
          <w:ilvl w:val="1"/>
          <w:numId w:val="662"/>
        </w:numPr>
        <w:spacing w:after="220"/>
        <w:contextualSpacing/>
        <w:rPr>
          <w:ins w:id="23568" w:author="Rev 6 Allen Wirfs-Brock" w:date="2012-02-25T16:47:00Z"/>
        </w:rPr>
      </w:pPr>
      <w:ins w:id="23569" w:author="Rev 6 Allen Wirfs-Brock" w:date="2012-02-25T16:47:00Z">
        <w:r w:rsidRPr="00E77497">
          <w:t>Else,</w:t>
        </w:r>
      </w:ins>
    </w:p>
    <w:p w:rsidR="008E2AED" w:rsidRPr="00E77497" w:rsidRDefault="008E2AED" w:rsidP="00732086">
      <w:pPr>
        <w:pStyle w:val="Alg4"/>
        <w:numPr>
          <w:ilvl w:val="2"/>
          <w:numId w:val="662"/>
        </w:numPr>
        <w:contextualSpacing/>
        <w:rPr>
          <w:ins w:id="23570" w:author="Rev 6 Allen Wirfs-Brock" w:date="2012-02-25T16:47:00Z"/>
        </w:rPr>
      </w:pPr>
      <w:ins w:id="23571" w:author="Rev 6 Allen Wirfs-Brock" w:date="2012-02-25T16:47:00Z">
        <w:r w:rsidRPr="00E77497">
          <w:t xml:space="preserve">Call </w:t>
        </w:r>
      </w:ins>
      <w:ins w:id="23572" w:author="Rev 6 Allen Wirfs-Brock" w:date="2012-02-25T16:50:00Z">
        <w:r w:rsidR="008A0F38">
          <w:rPr>
            <w:i/>
          </w:rPr>
          <w:t>loop</w:t>
        </w:r>
        <w:r w:rsidR="008A0F38" w:rsidRPr="00E77497">
          <w:rPr>
            <w:i/>
          </w:rPr>
          <w:t>Env</w:t>
        </w:r>
      </w:ins>
      <w:ins w:id="23573"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8A0F38" w:rsidRPr="00E77497" w:rsidRDefault="008A0F38" w:rsidP="008A0F38">
      <w:pPr>
        <w:pStyle w:val="Alg2"/>
        <w:numPr>
          <w:ilvl w:val="0"/>
          <w:numId w:val="662"/>
        </w:numPr>
        <w:contextualSpacing/>
        <w:rPr>
          <w:ins w:id="23574" w:author="Rev 6 Allen Wirfs-Brock" w:date="2012-02-25T16:56:00Z"/>
        </w:rPr>
      </w:pPr>
      <w:ins w:id="23575" w:author="Rev 6 Allen Wirfs-Brock" w:date="2012-02-25T16:56:00Z">
        <w:r w:rsidRPr="00E77497">
          <w:t xml:space="preserve">Set the </w:t>
        </w:r>
        <w:del w:id="23576" w:author="Rev 7 Allen Wirfs-Brock" w:date="2012-05-02T10:48:00Z">
          <w:r w:rsidRPr="00E77497" w:rsidDel="000D5AB9">
            <w:delText>running</w:delText>
          </w:r>
        </w:del>
      </w:ins>
      <w:ins w:id="23577" w:author="Rev 7 Allen Wirfs-Brock" w:date="2012-05-02T10:48:00Z">
        <w:del w:id="23578" w:author="Rev 8 Allen Wirfs-Brock" w:date="2012-06-13T16:00:00Z">
          <w:r w:rsidR="000D5AB9" w:rsidDel="00B33FB4">
            <w:delText>current</w:delText>
          </w:r>
        </w:del>
      </w:ins>
      <w:ins w:id="23579" w:author="Rev 8 Allen Wirfs-Brock" w:date="2012-06-13T16:00:00Z">
        <w:r w:rsidR="00B33FB4">
          <w:t>running</w:t>
        </w:r>
      </w:ins>
      <w:ins w:id="23580" w:author="Rev 6 Allen Wirfs-Brock" w:date="2012-02-25T16:56:00Z">
        <w:r w:rsidRPr="00E77497">
          <w:t xml:space="preserve"> </w:t>
        </w:r>
        <w:r w:rsidRPr="000D5AB9">
          <w:t>execution</w:t>
        </w:r>
        <w:r w:rsidRPr="00E77497">
          <w:t xml:space="preserve"> context’s LexicalEnvironment to </w:t>
        </w:r>
        <w:r>
          <w:rPr>
            <w:i/>
          </w:rPr>
          <w:t>loop</w:t>
        </w:r>
        <w:r w:rsidRPr="00E77497">
          <w:rPr>
            <w:i/>
          </w:rPr>
          <w:t>Env</w:t>
        </w:r>
        <w:r w:rsidRPr="00E77497">
          <w:t>.</w:t>
        </w:r>
      </w:ins>
    </w:p>
    <w:p w:rsidR="00D57F8B" w:rsidRDefault="004A16B0" w:rsidP="00C8672F">
      <w:pPr>
        <w:pStyle w:val="Alg3"/>
        <w:numPr>
          <w:ilvl w:val="0"/>
          <w:numId w:val="662"/>
        </w:numPr>
        <w:rPr>
          <w:ins w:id="23581" w:author="Rev 6 Allen Wirfs-Brock" w:date="2012-02-15T13:23:00Z"/>
        </w:rPr>
      </w:pPr>
      <w:ins w:id="23582" w:author="Rev 6 Allen Wirfs-Brock" w:date="2012-02-19T17:35:00Z">
        <w:r>
          <w:t xml:space="preserve">Let </w:t>
        </w:r>
        <w:r>
          <w:rPr>
            <w:i/>
          </w:rPr>
          <w:t>for</w:t>
        </w:r>
        <w:r w:rsidRPr="00E7227A">
          <w:rPr>
            <w:i/>
          </w:rPr>
          <w:t>Dcl</w:t>
        </w:r>
        <w:r>
          <w:t xml:space="preserve"> be the result of </w:t>
        </w:r>
      </w:ins>
      <w:ins w:id="23583" w:author="Rev 6 Allen Wirfs-Brock" w:date="2012-02-25T16:57:00Z">
        <w:r w:rsidR="008A0F38">
          <w:t>evaluating</w:t>
        </w:r>
      </w:ins>
      <w:ins w:id="23584" w:author="Rev 6 Allen Wirfs-Brock" w:date="2012-02-15T13:23:00Z">
        <w:r w:rsidR="00D57F8B">
          <w:t xml:space="preserve"> </w:t>
        </w:r>
      </w:ins>
      <w:ins w:id="23585" w:author="Rev 6 Allen Wirfs-Brock" w:date="2012-02-25T16:52:00Z">
        <w:r w:rsidR="008A0F38">
          <w:rPr>
            <w:i/>
          </w:rPr>
          <w:t>Lexical</w:t>
        </w:r>
      </w:ins>
      <w:ins w:id="23586" w:author="Rev 6 Allen Wirfs-Brock" w:date="2012-02-19T17:36:00Z">
        <w:r w:rsidR="00DE4B08" w:rsidRPr="00E77497">
          <w:rPr>
            <w:i/>
          </w:rPr>
          <w:t>DeclarationNoIn</w:t>
        </w:r>
      </w:ins>
      <w:ins w:id="23587" w:author="Rev 6 Allen Wirfs-Brock" w:date="2012-02-15T13:23:00Z">
        <w:r w:rsidR="00D57F8B">
          <w:t>.</w:t>
        </w:r>
      </w:ins>
    </w:p>
    <w:p w:rsidR="008A0F38" w:rsidRDefault="008A0F38" w:rsidP="008A0F38">
      <w:pPr>
        <w:pStyle w:val="Alg3"/>
        <w:numPr>
          <w:ilvl w:val="0"/>
          <w:numId w:val="662"/>
        </w:numPr>
        <w:tabs>
          <w:tab w:val="left" w:pos="2160"/>
        </w:tabs>
        <w:rPr>
          <w:ins w:id="23588" w:author="Rev 6 Allen Wirfs-Brock" w:date="2012-02-25T16:59:00Z"/>
        </w:rPr>
      </w:pPr>
      <w:ins w:id="23589" w:author="Rev 6 Allen Wirfs-Brock" w:date="2012-02-25T16:58:00Z">
        <w:r w:rsidRPr="00E77497">
          <w:t xml:space="preserve">If </w:t>
        </w:r>
        <w:del w:id="23590" w:author="Rev 7 Allen Wirfs-Brock" w:date="2012-04-25T08:04:00Z">
          <w:r w:rsidRPr="00DC5061" w:rsidDel="007C32C2">
            <w:delText>loopContinues</w:delText>
          </w:r>
        </w:del>
      </w:ins>
      <w:ins w:id="23591" w:author="Rev 7 Allen Wirfs-Brock" w:date="2012-04-25T08:04:00Z">
        <w:r w:rsidR="007C32C2">
          <w:t>LoopContinues</w:t>
        </w:r>
      </w:ins>
      <w:ins w:id="23592" w:author="Rev 6 Allen Wirfs-Brock" w:date="2012-02-25T16:58:00Z">
        <w:r w:rsidRPr="00DC5061">
          <w:t>(</w:t>
        </w:r>
      </w:ins>
      <w:ins w:id="23593" w:author="Rev 10 Allen Wirfs-Brock" w:date="2012-08-14T09:48:00Z">
        <w:r w:rsidR="00C700A2">
          <w:rPr>
            <w:i/>
          </w:rPr>
          <w:t>for</w:t>
        </w:r>
        <w:r w:rsidR="00C700A2" w:rsidRPr="00E7227A">
          <w:rPr>
            <w:i/>
          </w:rPr>
          <w:t>Dcl</w:t>
        </w:r>
      </w:ins>
      <w:ins w:id="23594" w:author="Rev 6 Allen Wirfs-Brock" w:date="2012-02-25T16:58:00Z">
        <w:del w:id="23595" w:author="Rev 10 Allen Wirfs-Brock" w:date="2012-08-14T09:48:00Z">
          <w:r w:rsidRPr="00E7227A" w:rsidDel="00C700A2">
            <w:rPr>
              <w:i/>
            </w:rPr>
            <w:delText>varDcl</w:delText>
          </w:r>
        </w:del>
        <w:r w:rsidRPr="00DC5061">
          <w:t>,</w:t>
        </w:r>
        <w:r w:rsidRPr="00DC5061">
          <w:rPr>
            <w:i/>
          </w:rPr>
          <w:t>labelSet</w:t>
        </w:r>
        <w:r w:rsidRPr="00DC5061">
          <w:t xml:space="preserve">) is </w:t>
        </w:r>
        <w:r w:rsidRPr="00DC5061">
          <w:rPr>
            <w:b/>
          </w:rPr>
          <w:t>false</w:t>
        </w:r>
        <w:r w:rsidRPr="00E77497">
          <w:t xml:space="preserve">, </w:t>
        </w:r>
      </w:ins>
      <w:ins w:id="23596" w:author="Rev 6 Allen Wirfs-Brock" w:date="2012-02-25T16:59:00Z">
        <w:r>
          <w:t>then</w:t>
        </w:r>
      </w:ins>
    </w:p>
    <w:p w:rsidR="008A0F38" w:rsidRDefault="00732086" w:rsidP="00732086">
      <w:pPr>
        <w:pStyle w:val="Alg3"/>
        <w:numPr>
          <w:ilvl w:val="1"/>
          <w:numId w:val="662"/>
        </w:numPr>
        <w:tabs>
          <w:tab w:val="left" w:pos="2160"/>
        </w:tabs>
        <w:rPr>
          <w:ins w:id="23597" w:author="Rev 6 Allen Wirfs-Brock" w:date="2012-02-25T16:59:00Z"/>
        </w:rPr>
      </w:pPr>
      <w:ins w:id="23598" w:author="Rev 6 Allen Wirfs-Brock" w:date="2012-02-25T17:00:00Z">
        <w:r w:rsidRPr="00E77497">
          <w:t xml:space="preserve">Set the </w:t>
        </w:r>
        <w:del w:id="23599" w:author="Rev 7 Allen Wirfs-Brock" w:date="2012-05-02T10:48:00Z">
          <w:r w:rsidRPr="00E77497" w:rsidDel="000D5AB9">
            <w:delText>running</w:delText>
          </w:r>
        </w:del>
      </w:ins>
      <w:ins w:id="23600" w:author="Rev 7 Allen Wirfs-Brock" w:date="2012-05-02T10:48:00Z">
        <w:del w:id="23601" w:author="Rev 8 Allen Wirfs-Brock" w:date="2012-06-13T16:00:00Z">
          <w:r w:rsidR="000D5AB9" w:rsidDel="00B33FB4">
            <w:delText>current</w:delText>
          </w:r>
        </w:del>
      </w:ins>
      <w:ins w:id="23602" w:author="Rev 8 Allen Wirfs-Brock" w:date="2012-06-13T16:00:00Z">
        <w:r w:rsidR="00B33FB4">
          <w:t>running</w:t>
        </w:r>
      </w:ins>
      <w:ins w:id="23603" w:author="Rev 6 Allen Wirfs-Brock" w:date="2012-02-25T17:00:00Z">
        <w:r w:rsidRPr="00E77497">
          <w:t xml:space="preserve"> </w:t>
        </w:r>
        <w:r w:rsidRPr="000D5AB9">
          <w:t>execution</w:t>
        </w:r>
        <w:r w:rsidRPr="00E77497">
          <w:t xml:space="preserve"> context’s LexicalEnvironment to </w:t>
        </w:r>
        <w:r w:rsidRPr="00E77497">
          <w:rPr>
            <w:i/>
          </w:rPr>
          <w:t>oldEnv</w:t>
        </w:r>
        <w:r w:rsidRPr="00E77497">
          <w:t>.</w:t>
        </w:r>
      </w:ins>
    </w:p>
    <w:p w:rsidR="008A0F38" w:rsidRPr="00E77497" w:rsidRDefault="00732086" w:rsidP="00732086">
      <w:pPr>
        <w:pStyle w:val="Alg3"/>
        <w:numPr>
          <w:ilvl w:val="1"/>
          <w:numId w:val="662"/>
        </w:numPr>
        <w:tabs>
          <w:tab w:val="left" w:pos="2160"/>
        </w:tabs>
        <w:rPr>
          <w:ins w:id="23604" w:author="Rev 6 Allen Wirfs-Brock" w:date="2012-02-25T16:58:00Z"/>
        </w:rPr>
      </w:pPr>
      <w:ins w:id="23605" w:author="Rev 6 Allen Wirfs-Brock" w:date="2012-02-25T17:00:00Z">
        <w:r>
          <w:t>R</w:t>
        </w:r>
      </w:ins>
      <w:ins w:id="23606" w:author="Rev 6 Allen Wirfs-Brock" w:date="2012-02-25T16:58:00Z">
        <w:r w:rsidR="008A0F38" w:rsidRPr="00E77497">
          <w:t xml:space="preserve">eturn </w:t>
        </w:r>
      </w:ins>
      <w:ins w:id="23607" w:author="Rev 10 Allen Wirfs-Brock" w:date="2012-08-14T09:48:00Z">
        <w:r w:rsidR="00C700A2">
          <w:rPr>
            <w:i/>
          </w:rPr>
          <w:t>for</w:t>
        </w:r>
        <w:r w:rsidR="00C700A2" w:rsidRPr="00E7227A">
          <w:rPr>
            <w:i/>
          </w:rPr>
          <w:t>Dcl</w:t>
        </w:r>
      </w:ins>
      <w:ins w:id="23608" w:author="Rev 6 Allen Wirfs-Brock" w:date="2012-02-25T16:58:00Z">
        <w:del w:id="23609" w:author="Rev 10 Allen Wirfs-Brock" w:date="2012-08-14T09:48:00Z">
          <w:r w:rsidR="008A0F38" w:rsidRPr="00E7227A" w:rsidDel="00C700A2">
            <w:rPr>
              <w:i/>
            </w:rPr>
            <w:delText>varDcl</w:delText>
          </w:r>
        </w:del>
        <w:r w:rsidR="008A0F38" w:rsidRPr="00E77497">
          <w:t>.</w:t>
        </w:r>
      </w:ins>
    </w:p>
    <w:p w:rsidR="009F099E" w:rsidRPr="00E77497" w:rsidRDefault="00732086" w:rsidP="002B2EC5">
      <w:pPr>
        <w:pStyle w:val="Alg3"/>
        <w:numPr>
          <w:ilvl w:val="0"/>
          <w:numId w:val="662"/>
        </w:numPr>
        <w:rPr>
          <w:ins w:id="23610" w:author="Rev 6 Allen Wirfs-Brock" w:date="2012-02-15T13:17:00Z"/>
        </w:rPr>
      </w:pPr>
      <w:ins w:id="23611"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del w:id="23612" w:author="Rev 10 Allen Wirfs-Brock" w:date="2012-08-13T16:13:00Z">
          <w:r w:rsidRPr="004901F8" w:rsidDel="0003414D">
            <w:rPr>
              <w:i/>
            </w:rPr>
            <w:delText>increment</w:delText>
          </w:r>
        </w:del>
      </w:ins>
      <w:ins w:id="23613" w:author="Rev 10 Allen Wirfs-Brock" w:date="2012-08-13T16:13:00Z">
        <w:r w:rsidR="0003414D">
          <w:rPr>
            <w:i/>
          </w:rPr>
          <w:t>test</w:t>
        </w:r>
      </w:ins>
      <w:ins w:id="23614" w:author="Rev 6 Allen Wirfs-Brock" w:date="2012-02-25T17:03:00Z">
        <w:r w:rsidRPr="004901F8">
          <w:rPr>
            <w:i/>
          </w:rPr>
          <w:t>Expr</w:t>
        </w:r>
        <w:r>
          <w:t xml:space="preserve"> argument, the second </w:t>
        </w:r>
        <w:r w:rsidRPr="004901F8">
          <w:rPr>
            <w:i/>
          </w:rPr>
          <w:t>Expression</w:t>
        </w:r>
        <w:r>
          <w:t xml:space="preserve"> as the </w:t>
        </w:r>
      </w:ins>
      <w:ins w:id="23615" w:author="Rev 10 Allen Wirfs-Brock" w:date="2012-08-13T16:13:00Z">
        <w:r w:rsidR="0003414D" w:rsidRPr="004901F8">
          <w:rPr>
            <w:i/>
          </w:rPr>
          <w:t>incrementExpr</w:t>
        </w:r>
        <w:r w:rsidR="0003414D">
          <w:t xml:space="preserve"> </w:t>
        </w:r>
      </w:ins>
      <w:ins w:id="23616" w:author="Rev 6 Allen Wirfs-Brock" w:date="2012-02-25T17:03:00Z">
        <w:del w:id="23617" w:author="Rev 10 Allen Wirfs-Brock" w:date="2012-08-13T16:13:00Z">
          <w:r w:rsidRPr="004901F8" w:rsidDel="0003414D">
            <w:rPr>
              <w:i/>
            </w:rPr>
            <w:delText>testExpr</w:delText>
          </w:r>
          <w:r w:rsidDel="0003414D">
            <w:delText xml:space="preserve"> </w:delText>
          </w:r>
        </w:del>
        <w:r>
          <w:t>argument</w:t>
        </w:r>
      </w:ins>
      <w:ins w:id="23618" w:author="Rev 11 Allen Wirfs-Brock" w:date="2012-10-23T16:43:00Z">
        <w:r w:rsidR="002B2EC5">
          <w:t xml:space="preserve">, </w:t>
        </w:r>
        <w:r w:rsidR="002B2EC5">
          <w:rPr>
            <w:i/>
            <w:iCs/>
          </w:rPr>
          <w:t>Statement</w:t>
        </w:r>
        <w:r w:rsidR="002B2EC5">
          <w:t xml:space="preserve"> </w:t>
        </w:r>
      </w:ins>
      <w:ins w:id="23619" w:author="Rev 11 Allen Wirfs-Brock" w:date="2012-10-23T16:44:00Z">
        <w:r w:rsidR="002B2EC5">
          <w:t xml:space="preserve">as the </w:t>
        </w:r>
        <w:r w:rsidR="002B2EC5">
          <w:rPr>
            <w:i/>
          </w:rPr>
          <w:t>stmt</w:t>
        </w:r>
        <w:r w:rsidR="002B2EC5">
          <w:t xml:space="preserve"> </w:t>
        </w:r>
      </w:ins>
      <w:ins w:id="23620" w:author="Rev 11 Allen Wirfs-Brock" w:date="2012-10-23T16:45:00Z">
        <w:r w:rsidR="002B2EC5">
          <w:t>argument,</w:t>
        </w:r>
      </w:ins>
      <w:ins w:id="23621" w:author="Rev 6 Allen Wirfs-Brock" w:date="2012-02-25T17:03:00Z">
        <w:r>
          <w:t xml:space="preserve"> and with </w:t>
        </w:r>
        <w:r w:rsidRPr="004901F8">
          <w:rPr>
            <w:i/>
          </w:rPr>
          <w:t>labelSet</w:t>
        </w:r>
        <w:r w:rsidRPr="00E77497">
          <w:t>.</w:t>
        </w:r>
      </w:ins>
    </w:p>
    <w:p w:rsidR="009F099E" w:rsidRPr="00E77497" w:rsidRDefault="00732086" w:rsidP="00732086">
      <w:pPr>
        <w:pStyle w:val="Alg3"/>
        <w:numPr>
          <w:ilvl w:val="0"/>
          <w:numId w:val="662"/>
        </w:numPr>
        <w:rPr>
          <w:ins w:id="23622" w:author="Rev 6 Allen Wirfs-Brock" w:date="2012-02-15T13:17:00Z"/>
        </w:rPr>
      </w:pPr>
      <w:ins w:id="23623" w:author="Rev 6 Allen Wirfs-Brock" w:date="2012-02-25T17:05:00Z">
        <w:r w:rsidRPr="00E77497">
          <w:t xml:space="preserve">Set the </w:t>
        </w:r>
        <w:del w:id="23624" w:author="Rev 7 Allen Wirfs-Brock" w:date="2012-05-02T10:49:00Z">
          <w:r w:rsidRPr="00E77497" w:rsidDel="000D5AB9">
            <w:delText>running</w:delText>
          </w:r>
        </w:del>
      </w:ins>
      <w:ins w:id="23625" w:author="Rev 7 Allen Wirfs-Brock" w:date="2012-05-02T10:49:00Z">
        <w:del w:id="23626" w:author="Rev 8 Allen Wirfs-Brock" w:date="2012-06-13T16:01:00Z">
          <w:r w:rsidR="000D5AB9" w:rsidDel="00B33FB4">
            <w:delText>current</w:delText>
          </w:r>
        </w:del>
      </w:ins>
      <w:ins w:id="23627" w:author="Rev 8 Allen Wirfs-Brock" w:date="2012-06-13T16:01:00Z">
        <w:r w:rsidR="00B33FB4">
          <w:t>running</w:t>
        </w:r>
      </w:ins>
      <w:ins w:id="23628" w:author="Rev 6 Allen Wirfs-Brock" w:date="2012-02-25T17:05:00Z">
        <w:r w:rsidRPr="00E77497">
          <w:t xml:space="preserve"> </w:t>
        </w:r>
        <w:r w:rsidRPr="000D5AB9">
          <w:t>execution</w:t>
        </w:r>
        <w:r w:rsidRPr="00E77497">
          <w:t xml:space="preserve"> context’s LexicalEnvironment to </w:t>
        </w:r>
        <w:r w:rsidRPr="00E77497">
          <w:rPr>
            <w:i/>
          </w:rPr>
          <w:t>oldEnv</w:t>
        </w:r>
        <w:r w:rsidRPr="00E77497">
          <w:t>.</w:t>
        </w:r>
      </w:ins>
    </w:p>
    <w:p w:rsidR="009F099E" w:rsidRPr="00E77497" w:rsidRDefault="00732086" w:rsidP="00732086">
      <w:pPr>
        <w:pStyle w:val="Alg3"/>
        <w:numPr>
          <w:ilvl w:val="0"/>
          <w:numId w:val="662"/>
        </w:numPr>
        <w:spacing w:after="220"/>
        <w:rPr>
          <w:ins w:id="23629" w:author="Rev 6 Allen Wirfs-Brock" w:date="2012-02-15T13:17:00Z"/>
        </w:rPr>
      </w:pPr>
      <w:ins w:id="23630" w:author="Rev 6 Allen Wirfs-Brock" w:date="2012-02-25T17:05:00Z">
        <w:r>
          <w:t xml:space="preserve">Return </w:t>
        </w:r>
      </w:ins>
      <w:ins w:id="23631" w:author="Rev 6 Allen Wirfs-Brock" w:date="2012-02-15T13:17:00Z">
        <w:r w:rsidR="009F099E" w:rsidRPr="00E77497">
          <w:t xml:space="preserve"> </w:t>
        </w:r>
      </w:ins>
      <w:ins w:id="23632" w:author="Rev 6 Allen Wirfs-Brock" w:date="2012-02-25T17:06:00Z">
        <w:r w:rsidRPr="00732086">
          <w:rPr>
            <w:i/>
          </w:rPr>
          <w:t>bodyResult</w:t>
        </w:r>
      </w:ins>
      <w:ins w:id="23633" w:author="Rev 6 Allen Wirfs-Brock" w:date="2012-02-15T13:17:00Z">
        <w:r>
          <w:t>.</w:t>
        </w:r>
      </w:ins>
    </w:p>
    <w:p w:rsidR="006D2B83" w:rsidRDefault="006D2B83" w:rsidP="006D2B83">
      <w:pPr>
        <w:keepNext/>
        <w:rPr>
          <w:ins w:id="23634" w:author="Rev 11 Allen Wirfs-Brock" w:date="2012-10-23T15:13:00Z"/>
          <w:rFonts w:ascii="Helvetica" w:hAnsi="Helvetica"/>
          <w:b/>
          <w:spacing w:val="6"/>
        </w:rPr>
      </w:pPr>
      <w:ins w:id="23635" w:author="Rev 11 Allen Wirfs-Brock" w:date="2012-10-23T15:13:00Z">
        <w:r w:rsidRPr="00E77497">
          <w:rPr>
            <w:rFonts w:ascii="Helvetica" w:hAnsi="Helvetica"/>
            <w:b/>
          </w:rPr>
          <w:t xml:space="preserve">Runtime Semantics: </w:t>
        </w:r>
      </w:ins>
      <w:ins w:id="23636" w:author="Rev 11 Allen Wirfs-Brock" w:date="2012-10-23T15:14:00Z">
        <w:r w:rsidRPr="006D2B83">
          <w:rPr>
            <w:rFonts w:ascii="Helvetica" w:hAnsi="Helvetica"/>
            <w:b/>
            <w:spacing w:val="6"/>
          </w:rPr>
          <w:t>For Body Evaluation</w:t>
        </w:r>
        <w:r>
          <w:rPr>
            <w:rFonts w:ascii="Helvetica" w:hAnsi="Helvetica"/>
            <w:b/>
            <w:spacing w:val="6"/>
          </w:rPr>
          <w:t xml:space="preserve"> Abstract Operation</w:t>
        </w:r>
      </w:ins>
    </w:p>
    <w:p w:rsidR="006D2B83" w:rsidRPr="0013710B" w:rsidRDefault="006D2B83" w:rsidP="006D2B83">
      <w:pPr>
        <w:rPr>
          <w:ins w:id="23637" w:author="Rev 11 Allen Wirfs-Brock" w:date="2012-10-23T15:14:00Z"/>
          <w:lang w:eastAsia="en-US"/>
        </w:rPr>
      </w:pPr>
      <w:ins w:id="23638" w:author="Rev 11 Allen Wirfs-Brock" w:date="2012-10-23T15:14:00Z">
        <w:r>
          <w:rPr>
            <w:lang w:eastAsia="en-US"/>
          </w:rPr>
          <w:t xml:space="preserve">The abstract operation For Body 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ins>
      <w:ins w:id="23639" w:author="Rev 11 Allen Wirfs-Brock" w:date="2012-10-23T16:40:00Z">
        <w:r w:rsidR="002B2EC5" w:rsidRPr="002C1977">
          <w:rPr>
            <w:rFonts w:ascii="Times New Roman" w:hAnsi="Times New Roman"/>
            <w:i/>
            <w:iCs/>
            <w:lang w:eastAsia="en-US"/>
          </w:rPr>
          <w:t>stmt</w:t>
        </w:r>
        <w:r w:rsidR="002B2EC5">
          <w:rPr>
            <w:lang w:eastAsia="en-US"/>
          </w:rPr>
          <w:t>,</w:t>
        </w:r>
        <w:r w:rsidR="002B2EC5">
          <w:rPr>
            <w:i/>
            <w:iCs/>
            <w:lang w:eastAsia="en-US"/>
          </w:rPr>
          <w:t xml:space="preserve"> </w:t>
        </w:r>
      </w:ins>
      <w:ins w:id="23640" w:author="Rev 11 Allen Wirfs-Brock" w:date="2012-10-23T15:14:00Z">
        <w:r>
          <w:rPr>
            <w:lang w:eastAsia="en-US"/>
          </w:rPr>
          <w:t xml:space="preserve">and </w:t>
        </w:r>
        <w:r w:rsidRPr="00033CAC">
          <w:rPr>
            <w:rFonts w:ascii="Times New Roman" w:hAnsi="Times New Roman"/>
            <w:i/>
            <w:lang w:eastAsia="en-US"/>
          </w:rPr>
          <w:t>labelSet</w:t>
        </w:r>
        <w:r>
          <w:rPr>
            <w:lang w:eastAsia="en-US"/>
          </w:rPr>
          <w:t xml:space="preserve"> is performed as follows:</w:t>
        </w:r>
      </w:ins>
    </w:p>
    <w:p w:rsidR="006D2B83" w:rsidRPr="00E77497" w:rsidRDefault="006D2B83" w:rsidP="006D2B83">
      <w:pPr>
        <w:pStyle w:val="Alg3"/>
        <w:numPr>
          <w:ilvl w:val="0"/>
          <w:numId w:val="684"/>
        </w:numPr>
        <w:rPr>
          <w:ins w:id="23641" w:author="Rev 11 Allen Wirfs-Brock" w:date="2012-10-23T15:14:00Z"/>
        </w:rPr>
      </w:pPr>
      <w:ins w:id="23642" w:author="Rev 11 Allen Wirfs-Brock" w:date="2012-10-23T15:14:00Z">
        <w:r w:rsidRPr="00E77497">
          <w:t xml:space="preserve">Let </w:t>
        </w:r>
        <w:r w:rsidRPr="0013710B">
          <w:rPr>
            <w:i/>
          </w:rPr>
          <w:t>V</w:t>
        </w:r>
        <w:r w:rsidRPr="00E77497">
          <w:t xml:space="preserve"> = </w:t>
        </w:r>
        <w:commentRangeStart w:id="23643"/>
        <w:r w:rsidRPr="0013710B">
          <w:rPr>
            <w:b/>
          </w:rPr>
          <w:t>undefined</w:t>
        </w:r>
        <w:commentRangeEnd w:id="23643"/>
        <w:r>
          <w:rPr>
            <w:rStyle w:val="CommentReference"/>
            <w:rFonts w:ascii="Arial" w:eastAsia="MS Mincho" w:hAnsi="Arial"/>
            <w:spacing w:val="0"/>
            <w:lang w:eastAsia="ja-JP"/>
          </w:rPr>
          <w:commentReference w:id="23643"/>
        </w:r>
        <w:r w:rsidRPr="00E77497">
          <w:t>,.</w:t>
        </w:r>
      </w:ins>
    </w:p>
    <w:p w:rsidR="006D2B83" w:rsidRPr="00E77497" w:rsidRDefault="006D2B83" w:rsidP="006D2B83">
      <w:pPr>
        <w:pStyle w:val="Alg3"/>
        <w:numPr>
          <w:ilvl w:val="0"/>
          <w:numId w:val="684"/>
        </w:numPr>
        <w:rPr>
          <w:ins w:id="23644" w:author="Rev 11 Allen Wirfs-Brock" w:date="2012-10-23T15:14:00Z"/>
        </w:rPr>
      </w:pPr>
      <w:ins w:id="23645" w:author="Rev 11 Allen Wirfs-Brock" w:date="2012-10-23T15:14:00Z">
        <w:r w:rsidRPr="00E77497">
          <w:t>Repeat</w:t>
        </w:r>
      </w:ins>
    </w:p>
    <w:p w:rsidR="006D2B83" w:rsidRPr="00E77497" w:rsidRDefault="006D2B83" w:rsidP="006D2B83">
      <w:pPr>
        <w:pStyle w:val="Alg3"/>
        <w:numPr>
          <w:ilvl w:val="1"/>
          <w:numId w:val="684"/>
        </w:numPr>
        <w:rPr>
          <w:ins w:id="23646" w:author="Rev 11 Allen Wirfs-Brock" w:date="2012-10-23T15:14:00Z"/>
        </w:rPr>
      </w:pPr>
      <w:ins w:id="23647" w:author="Rev 11 Allen Wirfs-Brock" w:date="2012-10-23T15:14:00Z">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ins>
    </w:p>
    <w:p w:rsidR="006D2B83" w:rsidRPr="00E77497" w:rsidRDefault="006D2B83" w:rsidP="006D2B83">
      <w:pPr>
        <w:pStyle w:val="Alg3"/>
        <w:numPr>
          <w:ilvl w:val="2"/>
          <w:numId w:val="684"/>
        </w:numPr>
        <w:rPr>
          <w:ins w:id="23648" w:author="Rev 11 Allen Wirfs-Brock" w:date="2012-10-23T15:14:00Z"/>
        </w:rPr>
      </w:pPr>
      <w:ins w:id="23649" w:author="Rev 11 Allen Wirfs-Brock" w:date="2012-10-23T15:14:00Z">
        <w:r w:rsidRPr="00E77497">
          <w:t xml:space="preserve">Let </w:t>
        </w:r>
        <w:r w:rsidRPr="00E77497">
          <w:rPr>
            <w:i/>
          </w:rPr>
          <w:t>testExprRef</w:t>
        </w:r>
        <w:r w:rsidRPr="00E77497">
          <w:t xml:space="preserve"> be the result of evaluating </w:t>
        </w:r>
        <w:r>
          <w:rPr>
            <w:i/>
          </w:rPr>
          <w:t>testExpr</w:t>
        </w:r>
        <w:r w:rsidRPr="00E77497">
          <w:t>.</w:t>
        </w:r>
      </w:ins>
    </w:p>
    <w:p w:rsidR="006D2B83" w:rsidRDefault="006D2B83" w:rsidP="006D2B83">
      <w:pPr>
        <w:pStyle w:val="Alg3"/>
        <w:numPr>
          <w:ilvl w:val="2"/>
          <w:numId w:val="684"/>
        </w:numPr>
        <w:rPr>
          <w:ins w:id="23650" w:author="Rev 11 Allen Wirfs-Brock" w:date="2012-10-23T15:14:00Z"/>
        </w:rPr>
      </w:pPr>
      <w:ins w:id="23651" w:author="Rev 11 Allen Wirfs-Brock" w:date="2012-10-23T15:14: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rsidR="006D2B83" w:rsidRPr="00E77497" w:rsidRDefault="006D2B83" w:rsidP="006D2B83">
      <w:pPr>
        <w:pStyle w:val="Alg3"/>
        <w:numPr>
          <w:ilvl w:val="2"/>
          <w:numId w:val="684"/>
        </w:numPr>
        <w:rPr>
          <w:ins w:id="23652" w:author="Rev 11 Allen Wirfs-Brock" w:date="2012-10-23T15:14:00Z"/>
        </w:rPr>
      </w:pPr>
      <w:ins w:id="23653" w:author="Rev 11 Allen Wirfs-Brock" w:date="2012-10-23T15:14:00Z">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ins>
    </w:p>
    <w:p w:rsidR="006D2B83" w:rsidRPr="00E77497" w:rsidRDefault="006D2B83" w:rsidP="006D2B83">
      <w:pPr>
        <w:pStyle w:val="Alg3"/>
        <w:numPr>
          <w:ilvl w:val="2"/>
          <w:numId w:val="684"/>
        </w:numPr>
        <w:rPr>
          <w:ins w:id="23654" w:author="Rev 11 Allen Wirfs-Brock" w:date="2012-10-23T15:14:00Z"/>
        </w:rPr>
      </w:pPr>
      <w:ins w:id="23655" w:author="Rev 11 Allen Wirfs-Brock" w:date="2012-10-23T15:14:00Z">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rsidR="006D2B83" w:rsidRPr="00E77497" w:rsidRDefault="006D2B83" w:rsidP="002B2EC5">
      <w:pPr>
        <w:pStyle w:val="Alg3"/>
        <w:numPr>
          <w:ilvl w:val="1"/>
          <w:numId w:val="684"/>
        </w:numPr>
        <w:rPr>
          <w:ins w:id="23656" w:author="Rev 11 Allen Wirfs-Brock" w:date="2012-10-23T15:14:00Z"/>
        </w:rPr>
      </w:pPr>
      <w:ins w:id="23657" w:author="Rev 11 Allen Wirfs-Brock" w:date="2012-10-23T15:14:00Z">
        <w:r w:rsidRPr="00E77497">
          <w:t xml:space="preserve">Let </w:t>
        </w:r>
      </w:ins>
      <w:ins w:id="23658" w:author="Rev 11 Allen Wirfs-Brock" w:date="2012-10-23T16:41:00Z">
        <w:r w:rsidR="002B2EC5">
          <w:rPr>
            <w:i/>
          </w:rPr>
          <w:t>result</w:t>
        </w:r>
      </w:ins>
      <w:ins w:id="23659" w:author="Rev 11 Allen Wirfs-Brock" w:date="2012-10-23T15:14:00Z">
        <w:r w:rsidRPr="00E77497">
          <w:t xml:space="preserve"> be the result of evaluating </w:t>
        </w:r>
      </w:ins>
      <w:ins w:id="23660" w:author="Rev 11 Allen Wirfs-Brock" w:date="2012-10-23T16:41:00Z">
        <w:r w:rsidR="002B2EC5" w:rsidRPr="002B2EC5">
          <w:rPr>
            <w:i/>
            <w:iCs/>
          </w:rPr>
          <w:t>stmt</w:t>
        </w:r>
      </w:ins>
      <w:ins w:id="23661" w:author="Rev 11 Allen Wirfs-Brock" w:date="2012-10-23T15:14:00Z">
        <w:r w:rsidRPr="00E77497">
          <w:t>.</w:t>
        </w:r>
      </w:ins>
    </w:p>
    <w:p w:rsidR="006D2B83" w:rsidRPr="00E77497" w:rsidRDefault="006D2B83" w:rsidP="002B2EC5">
      <w:pPr>
        <w:pStyle w:val="Alg3"/>
        <w:numPr>
          <w:ilvl w:val="1"/>
          <w:numId w:val="684"/>
        </w:numPr>
        <w:rPr>
          <w:ins w:id="23662" w:author="Rev 11 Allen Wirfs-Brock" w:date="2012-10-23T15:14:00Z"/>
        </w:rPr>
      </w:pPr>
      <w:ins w:id="23663" w:author="Rev 11 Allen Wirfs-Brock" w:date="2012-10-23T15:14:00Z">
        <w:r w:rsidRPr="00E77497">
          <w:t xml:space="preserve">If </w:t>
        </w:r>
      </w:ins>
      <w:ins w:id="23664" w:author="Rev 11 Allen Wirfs-Brock" w:date="2012-10-23T16:42:00Z">
        <w:r w:rsidR="002B2EC5">
          <w:rPr>
            <w:i/>
          </w:rPr>
          <w:t>result</w:t>
        </w:r>
      </w:ins>
      <w:ins w:id="23665" w:author="Rev 11 Allen Wirfs-Brock" w:date="2012-10-23T15:14:00Z">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ins>
      <w:ins w:id="23666" w:author="Rev 11 Allen Wirfs-Brock" w:date="2012-10-23T16:42:00Z">
        <w:r w:rsidR="002B2EC5">
          <w:rPr>
            <w:i/>
          </w:rPr>
          <w:t>result</w:t>
        </w:r>
      </w:ins>
      <w:ins w:id="23667" w:author="Rev 11 Allen Wirfs-Brock" w:date="2012-10-23T15:14:00Z">
        <w:r w:rsidRPr="00E77497">
          <w:t>.</w:t>
        </w:r>
        <w:r>
          <w:t>[[</w:t>
        </w:r>
        <w:r w:rsidRPr="00E77497">
          <w:t>value</w:t>
        </w:r>
        <w:r>
          <w:t>]].</w:t>
        </w:r>
      </w:ins>
    </w:p>
    <w:p w:rsidR="006D2B83" w:rsidRPr="00E77497" w:rsidRDefault="006D2B83" w:rsidP="002B2EC5">
      <w:pPr>
        <w:pStyle w:val="Alg3"/>
        <w:numPr>
          <w:ilvl w:val="1"/>
          <w:numId w:val="684"/>
        </w:numPr>
        <w:rPr>
          <w:ins w:id="23668" w:author="Rev 11 Allen Wirfs-Brock" w:date="2012-10-23T15:14:00Z"/>
        </w:rPr>
      </w:pPr>
      <w:ins w:id="23669" w:author="Rev 11 Allen Wirfs-Brock" w:date="2012-10-23T15:14:00Z">
        <w:r w:rsidRPr="00E77497">
          <w:t xml:space="preserve">If </w:t>
        </w:r>
        <w:r>
          <w:t>LoopContinues (</w:t>
        </w:r>
      </w:ins>
      <w:ins w:id="23670" w:author="Rev 11 Allen Wirfs-Brock" w:date="2012-10-23T16:41:00Z">
        <w:r w:rsidR="002B2EC5">
          <w:rPr>
            <w:i/>
          </w:rPr>
          <w:t>result</w:t>
        </w:r>
      </w:ins>
      <w:ins w:id="23671" w:author="Rev 11 Allen Wirfs-Brock" w:date="2012-10-23T15:14:00Z">
        <w:r>
          <w:t>,</w:t>
        </w:r>
        <w:r w:rsidRPr="00451D9D">
          <w:rPr>
            <w:i/>
          </w:rPr>
          <w:t>labelSet</w:t>
        </w:r>
        <w:r>
          <w:t xml:space="preserve">) is </w:t>
        </w:r>
        <w:r>
          <w:rPr>
            <w:b/>
          </w:rPr>
          <w:t>false</w:t>
        </w:r>
        <w:r w:rsidRPr="00E77497">
          <w:t xml:space="preserve">, return </w:t>
        </w:r>
      </w:ins>
      <w:ins w:id="23672" w:author="Rev 11 Allen Wirfs-Brock" w:date="2012-10-23T16:42:00Z">
        <w:r w:rsidR="002B2EC5">
          <w:rPr>
            <w:i/>
          </w:rPr>
          <w:t>result</w:t>
        </w:r>
      </w:ins>
      <w:ins w:id="23673" w:author="Rev 11 Allen Wirfs-Brock" w:date="2012-10-23T15:14:00Z">
        <w:r w:rsidRPr="00E77497">
          <w:t>.</w:t>
        </w:r>
      </w:ins>
    </w:p>
    <w:p w:rsidR="006D2B83" w:rsidRPr="00E77497" w:rsidRDefault="006D2B83" w:rsidP="006D2B83">
      <w:pPr>
        <w:pStyle w:val="Alg3"/>
        <w:numPr>
          <w:ilvl w:val="1"/>
          <w:numId w:val="684"/>
        </w:numPr>
        <w:rPr>
          <w:ins w:id="23674" w:author="Rev 11 Allen Wirfs-Brock" w:date="2012-10-23T15:14:00Z"/>
        </w:rPr>
      </w:pPr>
      <w:ins w:id="23675" w:author="Rev 11 Allen Wirfs-Brock" w:date="2012-10-23T15:14:00Z">
        <w:r w:rsidRPr="00E77497">
          <w:lastRenderedPageBreak/>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ins>
    </w:p>
    <w:p w:rsidR="006D2B83" w:rsidRPr="00E77497" w:rsidRDefault="006D2B83" w:rsidP="006D2B83">
      <w:pPr>
        <w:pStyle w:val="Alg3"/>
        <w:numPr>
          <w:ilvl w:val="2"/>
          <w:numId w:val="684"/>
        </w:numPr>
        <w:rPr>
          <w:ins w:id="23676" w:author="Rev 11 Allen Wirfs-Brock" w:date="2012-10-23T15:14:00Z"/>
        </w:rPr>
      </w:pPr>
      <w:ins w:id="23677" w:author="Rev 11 Allen Wirfs-Brock" w:date="2012-10-23T15:14:00Z">
        <w:r w:rsidRPr="00E77497">
          <w:t xml:space="preserve">Let </w:t>
        </w:r>
        <w:r w:rsidRPr="00E77497">
          <w:rPr>
            <w:i/>
          </w:rPr>
          <w:t>incExprRef</w:t>
        </w:r>
        <w:r w:rsidRPr="00E77497">
          <w:t xml:space="preserve"> be the result of evaluating </w:t>
        </w:r>
        <w:r>
          <w:rPr>
            <w:i/>
          </w:rPr>
          <w:t>incrementExpr</w:t>
        </w:r>
        <w:r w:rsidRPr="00E77497">
          <w:t>.</w:t>
        </w:r>
      </w:ins>
    </w:p>
    <w:p w:rsidR="006D2B83" w:rsidRDefault="006D2B83" w:rsidP="006D2B83">
      <w:pPr>
        <w:pStyle w:val="Alg3"/>
        <w:numPr>
          <w:ilvl w:val="2"/>
          <w:numId w:val="684"/>
        </w:numPr>
        <w:contextualSpacing/>
        <w:rPr>
          <w:ins w:id="23678" w:author="Rev 11 Allen Wirfs-Brock" w:date="2012-10-23T15:14:00Z"/>
        </w:rPr>
      </w:pPr>
      <w:ins w:id="23679" w:author="Rev 11 Allen Wirfs-Brock" w:date="2012-10-23T15:14:00Z">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ins>
    </w:p>
    <w:p w:rsidR="006D2B83" w:rsidRPr="00DC5061" w:rsidRDefault="006D2B83" w:rsidP="006D2B83">
      <w:pPr>
        <w:numPr>
          <w:ilvl w:val="2"/>
          <w:numId w:val="684"/>
        </w:numPr>
        <w:spacing w:line="240" w:lineRule="auto"/>
        <w:jc w:val="left"/>
        <w:rPr>
          <w:ins w:id="23680" w:author="Rev 11 Allen Wirfs-Brock" w:date="2012-10-23T15:14:00Z"/>
          <w:rFonts w:ascii="Times New Roman" w:eastAsia="Times New Roman" w:hAnsi="Times New Roman"/>
          <w:spacing w:val="6"/>
          <w:lang w:eastAsia="en-US"/>
        </w:rPr>
      </w:pPr>
      <w:ins w:id="23681" w:author="Rev 11 Allen Wirfs-Brock" w:date="2012-10-23T15:14:00Z">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ins>
    </w:p>
    <w:p w:rsidR="004C02EF" w:rsidRPr="00E77497" w:rsidRDefault="004C02EF" w:rsidP="003A4B22">
      <w:pPr>
        <w:pStyle w:val="Heading3"/>
        <w:numPr>
          <w:ilvl w:val="0"/>
          <w:numId w:val="0"/>
        </w:numPr>
      </w:pPr>
      <w:bookmarkStart w:id="23682" w:name="_Toc339020409"/>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23683" w:author="Allen Wirfs-Brock" w:date="2012-02-15T12:55:00Z">
        <w:r w:rsidR="00BD6B41">
          <w:t xml:space="preserve">and </w:t>
        </w:r>
      </w:ins>
      <w:ins w:id="23684"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23685" w:author="Allen Wirfs-Brock" w:date="2012-02-15T12:55:00Z">
        <w:r w:rsidR="00BD6B41">
          <w:t xml:space="preserve"> </w:t>
        </w:r>
      </w:ins>
      <w:r w:rsidRPr="00E77497">
        <w:t>Statemen</w:t>
      </w:r>
      <w:bookmarkEnd w:id="23488"/>
      <w:bookmarkEnd w:id="23489"/>
      <w:bookmarkEnd w:id="23490"/>
      <w:bookmarkEnd w:id="23491"/>
      <w:bookmarkEnd w:id="23521"/>
      <w:bookmarkEnd w:id="23522"/>
      <w:bookmarkEnd w:id="23523"/>
      <w:bookmarkEnd w:id="23524"/>
      <w:bookmarkEnd w:id="23525"/>
      <w:bookmarkEnd w:id="23526"/>
      <w:bookmarkEnd w:id="23527"/>
      <w:r w:rsidRPr="00E77497">
        <w:t>t</w:t>
      </w:r>
      <w:bookmarkEnd w:id="23528"/>
      <w:bookmarkEnd w:id="23529"/>
      <w:bookmarkEnd w:id="23530"/>
      <w:bookmarkEnd w:id="23531"/>
      <w:bookmarkEnd w:id="23532"/>
      <w:bookmarkEnd w:id="23533"/>
      <w:bookmarkEnd w:id="23534"/>
      <w:ins w:id="23686" w:author="Allen Wirfs-Brock" w:date="2012-02-15T12:56:00Z">
        <w:r w:rsidR="00BD6B41">
          <w:t>s</w:t>
        </w:r>
      </w:ins>
      <w:bookmarkEnd w:id="23682"/>
    </w:p>
    <w:p w:rsidR="00F5066A" w:rsidRPr="00E77497" w:rsidRDefault="00F5066A" w:rsidP="00F5066A">
      <w:pPr>
        <w:pStyle w:val="Heading4"/>
        <w:numPr>
          <w:ilvl w:val="0"/>
          <w:numId w:val="0"/>
        </w:numPr>
        <w:rPr>
          <w:ins w:id="23687" w:author="Rev 6 Allen Wirfs-Brock" w:date="2012-01-31T13:37:00Z"/>
        </w:rPr>
      </w:pPr>
      <w:ins w:id="23688" w:author="Rev 6 Allen Wirfs-Brock" w:date="2012-01-31T13:37:00Z">
        <w:r w:rsidRPr="00E77497">
          <w:t>Static Semantics</w:t>
        </w:r>
      </w:ins>
    </w:p>
    <w:p w:rsidR="00AB39BE" w:rsidRPr="00E77497" w:rsidRDefault="00AB39BE" w:rsidP="00AB39BE">
      <w:pPr>
        <w:rPr>
          <w:ins w:id="23689" w:author="Rev 6 Allen Wirfs-Brock" w:date="2012-01-31T15:53:00Z"/>
          <w:rFonts w:ascii="Helvetica" w:hAnsi="Helvetica"/>
          <w:b/>
        </w:rPr>
      </w:pPr>
      <w:ins w:id="23690" w:author="Rev 6 Allen Wirfs-Brock" w:date="2012-01-31T15:53:00Z">
        <w:r w:rsidRPr="00E77497">
          <w:rPr>
            <w:rFonts w:ascii="Helvetica" w:hAnsi="Helvetica"/>
            <w:b/>
          </w:rPr>
          <w:t>Static Semantics:  Early Errors</w:t>
        </w:r>
      </w:ins>
    </w:p>
    <w:p w:rsidR="0078764F" w:rsidRDefault="0078764F" w:rsidP="0078764F">
      <w:pPr>
        <w:contextualSpacing/>
        <w:jc w:val="left"/>
        <w:rPr>
          <w:ins w:id="23691" w:author="Rev 6 Allen Wirfs-Brock" w:date="2012-02-15T13:06:00Z"/>
        </w:rPr>
      </w:pPr>
      <w:ins w:id="23692"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rsidR="0078764F" w:rsidRDefault="0078764F" w:rsidP="0078764F">
      <w:pPr>
        <w:ind w:left="360"/>
        <w:contextualSpacing/>
        <w:jc w:val="left"/>
        <w:rPr>
          <w:ins w:id="23693" w:author="Rev 6 Allen Wirfs-Brock" w:date="2012-02-15T13:06:00Z"/>
        </w:rPr>
      </w:pPr>
      <w:ins w:id="23694"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78764F" w:rsidRPr="00E77497" w:rsidRDefault="0078764F" w:rsidP="0078764F">
      <w:pPr>
        <w:ind w:left="360"/>
        <w:jc w:val="left"/>
        <w:rPr>
          <w:ins w:id="23695" w:author="Rev 6 Allen Wirfs-Brock" w:date="2012-02-15T13:06:00Z"/>
        </w:rPr>
      </w:pPr>
      <w:ins w:id="23696"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38499E" w:rsidRDefault="0038499E" w:rsidP="0038499E">
      <w:pPr>
        <w:numPr>
          <w:ilvl w:val="0"/>
          <w:numId w:val="737"/>
        </w:numPr>
        <w:contextualSpacing/>
        <w:rPr>
          <w:ins w:id="23697" w:author="Rev 11 Allen Wirfs-Brock" w:date="2012-10-24T18:57:00Z"/>
        </w:rPr>
      </w:pPr>
      <w:ins w:id="23698" w:author="Rev 11 Allen Wirfs-Brock" w:date="2012-10-24T18:57:00Z">
        <w:r>
          <w:t>It is a Syntax Error</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ins>
    </w:p>
    <w:p w:rsidR="0038499E" w:rsidRDefault="0038499E" w:rsidP="0038499E">
      <w:pPr>
        <w:numPr>
          <w:ilvl w:val="0"/>
          <w:numId w:val="737"/>
        </w:numPr>
        <w:contextualSpacing/>
        <w:rPr>
          <w:ins w:id="23699" w:author="Rev 11 Allen Wirfs-Brock" w:date="2012-10-24T18:57:00Z"/>
        </w:rPr>
      </w:pPr>
      <w:ins w:id="23700" w:author="Rev 11 Allen Wirfs-Brock" w:date="2012-10-24T18:57:00Z">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ins>
    </w:p>
    <w:p w:rsidR="0038499E" w:rsidRDefault="0038499E" w:rsidP="0038499E">
      <w:pPr>
        <w:numPr>
          <w:ilvl w:val="0"/>
          <w:numId w:val="737"/>
        </w:numPr>
        <w:contextualSpacing/>
        <w:rPr>
          <w:ins w:id="23701" w:author="Rev 11 Allen Wirfs-Brock" w:date="2012-10-24T18:57:00Z"/>
        </w:rPr>
      </w:pPr>
      <w:ins w:id="23702" w:author="Rev 11 Allen Wirfs-Brock" w:date="2012-10-24T18:57: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rsidR="0038499E" w:rsidRDefault="0038499E" w:rsidP="0038499E">
      <w:pPr>
        <w:numPr>
          <w:ilvl w:val="0"/>
          <w:numId w:val="737"/>
        </w:numPr>
        <w:contextualSpacing/>
        <w:rPr>
          <w:ins w:id="23703" w:author="Rev 11 Allen Wirfs-Brock" w:date="2012-10-24T18:57:00Z"/>
        </w:rPr>
      </w:pPr>
      <w:ins w:id="23704" w:author="Rev 11 Allen Wirfs-Brock" w:date="2012-10-24T18:57:00Z">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ins>
    </w:p>
    <w:p w:rsidR="0078764F" w:rsidRPr="00E77497" w:rsidDel="0038499E" w:rsidRDefault="0078764F" w:rsidP="0038499E">
      <w:pPr>
        <w:numPr>
          <w:ilvl w:val="0"/>
          <w:numId w:val="737"/>
        </w:numPr>
        <w:rPr>
          <w:ins w:id="23705" w:author="Rev 6 Allen Wirfs-Brock" w:date="2012-02-15T13:06:00Z"/>
          <w:del w:id="23706" w:author="Rev 11 Allen Wirfs-Brock" w:date="2012-10-24T18:57:00Z"/>
        </w:rPr>
        <w:pPrChange w:id="23707" w:author="Rev 11 Allen Wirfs-Brock" w:date="2012-10-24T18:58:00Z">
          <w:pPr>
            <w:numPr>
              <w:numId w:val="737"/>
            </w:numPr>
            <w:spacing w:after="0"/>
            <w:ind w:left="720" w:hanging="360"/>
          </w:pPr>
        </w:pPrChange>
      </w:pPr>
      <w:ins w:id="23708" w:author="Rev 6 Allen Wirfs-Brock" w:date="2012-02-15T13:06:00Z">
        <w:del w:id="23709" w:author="Rev 11 Allen Wirfs-Brock" w:date="2012-10-24T18:57:00Z">
          <w:r w:rsidRPr="00E77497" w:rsidDel="0038499E">
            <w:delText xml:space="preserve">It is a Syntax Error if the </w:delText>
          </w:r>
          <w:r w:rsidDel="0038499E">
            <w:rPr>
              <w:rStyle w:val="bnf"/>
            </w:rPr>
            <w:delText>IterationStatement</w:delText>
          </w:r>
          <w:r w:rsidRPr="00E77497" w:rsidDel="0038499E">
            <w:delText xml:space="preserve"> is contained in strict code and </w:delText>
          </w:r>
          <w:r w:rsidRPr="00E77497" w:rsidDel="0038499E">
            <w:rPr>
              <w:rStyle w:val="bnf"/>
            </w:rPr>
            <w:delText>LeftHandSideExpression</w:delText>
          </w:r>
          <w:r w:rsidRPr="00E77497" w:rsidDel="0038499E">
            <w:delText xml:space="preserve"> is the </w:delText>
          </w:r>
          <w:r w:rsidRPr="00E77497" w:rsidDel="0038499E">
            <w:rPr>
              <w:rStyle w:val="bnf"/>
            </w:rPr>
            <w:delText>Identifier</w:delText>
          </w:r>
          <w:r w:rsidRPr="00E77497" w:rsidDel="0038499E">
            <w:delText xml:space="preserve"> </w:delText>
          </w:r>
          <w:r w:rsidRPr="00E77497" w:rsidDel="0038499E">
            <w:rPr>
              <w:rFonts w:ascii="Courier New" w:hAnsi="Courier New" w:cs="Courier New"/>
              <w:b/>
            </w:rPr>
            <w:delText>eval</w:delText>
          </w:r>
          <w:r w:rsidRPr="00E77497" w:rsidDel="0038499E">
            <w:delText xml:space="preserve"> or the </w:delText>
          </w:r>
          <w:r w:rsidRPr="00E77497" w:rsidDel="0038499E">
            <w:rPr>
              <w:rStyle w:val="bnf"/>
            </w:rPr>
            <w:delText xml:space="preserve">Identifier </w:delText>
          </w:r>
          <w:r w:rsidRPr="00E77497" w:rsidDel="0038499E">
            <w:rPr>
              <w:rFonts w:ascii="Courier New" w:hAnsi="Courier New" w:cs="Courier New"/>
              <w:b/>
            </w:rPr>
            <w:delText>arguments</w:delText>
          </w:r>
          <w:r w:rsidRPr="00E77497" w:rsidDel="0038499E">
            <w:delText>.</w:delText>
          </w:r>
        </w:del>
      </w:ins>
    </w:p>
    <w:p w:rsidR="0078764F" w:rsidRPr="00E77497" w:rsidDel="0038499E" w:rsidRDefault="0078764F" w:rsidP="0038499E">
      <w:pPr>
        <w:numPr>
          <w:ilvl w:val="0"/>
          <w:numId w:val="737"/>
        </w:numPr>
        <w:rPr>
          <w:ins w:id="23710" w:author="Rev 6 Allen Wirfs-Brock" w:date="2012-02-15T13:06:00Z"/>
          <w:del w:id="23711" w:author="Rev 11 Allen Wirfs-Brock" w:date="2012-10-24T18:57:00Z"/>
        </w:rPr>
        <w:pPrChange w:id="23712" w:author="Rev 11 Allen Wirfs-Brock" w:date="2012-10-24T18:58:00Z">
          <w:pPr>
            <w:numPr>
              <w:numId w:val="737"/>
            </w:numPr>
            <w:spacing w:after="0"/>
            <w:ind w:left="720" w:hanging="360"/>
          </w:pPr>
        </w:pPrChange>
      </w:pPr>
      <w:ins w:id="23713" w:author="Rev 6 Allen Wirfs-Brock" w:date="2012-02-15T13:06:00Z">
        <w:del w:id="23714" w:author="Rev 11 Allen Wirfs-Brock" w:date="2012-10-24T18:57:00Z">
          <w:r w:rsidRPr="00E77497" w:rsidDel="0038499E">
            <w:delText xml:space="preserve">It is a Syntax Error if the </w:delText>
          </w:r>
          <w:r w:rsidRPr="00E77497" w:rsidDel="0038499E">
            <w:rPr>
              <w:rStyle w:val="bnf"/>
            </w:rPr>
            <w:delText>LeftHandSideExpression</w:delText>
          </w:r>
          <w:r w:rsidRPr="00E77497" w:rsidDel="0038499E">
            <w:delText xml:space="preserve"> is an </w:delText>
          </w:r>
          <w:r w:rsidRPr="00E77497" w:rsidDel="0038499E">
            <w:rPr>
              <w:rStyle w:val="bnf"/>
            </w:rPr>
            <w:delText xml:space="preserve">Identifier </w:delText>
          </w:r>
          <w:r w:rsidRPr="00E77497" w:rsidDel="0038499E">
            <w:rPr>
              <w:rStyle w:val="bnf"/>
              <w:i w:val="0"/>
            </w:rPr>
            <w:delText>that statically resolve</w:delText>
          </w:r>
          <w:r w:rsidDel="0038499E">
            <w:rPr>
              <w:rStyle w:val="bnf"/>
              <w:i w:val="0"/>
            </w:rPr>
            <w:delText>s</w:delText>
          </w:r>
          <w:r w:rsidRPr="00E77497" w:rsidDel="0038499E">
            <w:rPr>
              <w:rStyle w:val="bnf"/>
              <w:i w:val="0"/>
            </w:rPr>
            <w:delText xml:space="preserve"> to a declarative environment record binding </w:delText>
          </w:r>
          <w:r w:rsidDel="0038499E">
            <w:rPr>
              <w:rStyle w:val="bnf"/>
              <w:i w:val="0"/>
            </w:rPr>
            <w:delText>and</w:delText>
          </w:r>
          <w:r w:rsidRPr="00E77497" w:rsidDel="0038499E">
            <w:rPr>
              <w:rStyle w:val="bnf"/>
              <w:i w:val="0"/>
            </w:rPr>
            <w:delText xml:space="preserve"> the resolved binding is an immutable binding.</w:delText>
          </w:r>
        </w:del>
      </w:ins>
    </w:p>
    <w:p w:rsidR="009C5E83" w:rsidRPr="00E77497" w:rsidRDefault="009C5E83" w:rsidP="009C5E83">
      <w:pPr>
        <w:numPr>
          <w:ilvl w:val="0"/>
          <w:numId w:val="737"/>
        </w:numPr>
        <w:jc w:val="left"/>
        <w:rPr>
          <w:ins w:id="23715" w:author="Rev 11 Allen Wirfs-Brock" w:date="2012-10-24T19:05:00Z"/>
        </w:rPr>
      </w:pPr>
      <w:ins w:id="23716" w:author="Rev 11 Allen Wirfs-Brock" w:date="2012-10-24T19:05:00Z">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CoverParenthesizedExpressionAndArrowParameterList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rsidR="0078764F" w:rsidRPr="00E77497" w:rsidDel="009C5E83" w:rsidRDefault="0078764F" w:rsidP="0038499E">
      <w:pPr>
        <w:numPr>
          <w:ilvl w:val="0"/>
          <w:numId w:val="737"/>
        </w:numPr>
        <w:rPr>
          <w:ins w:id="23717" w:author="Rev 6 Allen Wirfs-Brock" w:date="2012-02-15T13:06:00Z"/>
          <w:del w:id="23718" w:author="Rev 11 Allen Wirfs-Brock" w:date="2012-10-24T19:05:00Z"/>
        </w:rPr>
      </w:pPr>
      <w:ins w:id="23719" w:author="Rev 6 Allen Wirfs-Brock" w:date="2012-02-15T13:06:00Z">
        <w:del w:id="23720" w:author="Rev 11 Allen Wirfs-Brock" w:date="2012-10-24T19:05:00Z">
          <w:r w:rsidRPr="00E77497" w:rsidDel="009C5E83">
            <w:delText xml:space="preserve">It is a Syntax Error if the </w:delText>
          </w:r>
          <w:r w:rsidRPr="00E77497" w:rsidDel="009C5E83">
            <w:rPr>
              <w:rStyle w:val="bnf"/>
            </w:rPr>
            <w:delText>LeftHandSideExpression</w:delText>
          </w:r>
          <w:r w:rsidRPr="00E77497" w:rsidDel="009C5E83">
            <w:delText xml:space="preserve"> is </w:delText>
          </w:r>
          <w:r w:rsidRPr="00E77497" w:rsidDel="009C5E83">
            <w:rPr>
              <w:rStyle w:val="bnf"/>
            </w:rPr>
            <w:delText xml:space="preserve">PrimaryExpression </w:delText>
          </w:r>
          <w:r w:rsidRPr="00E77497" w:rsidDel="009C5E83">
            <w:rPr>
              <w:rStyle w:val="bnf"/>
              <w:i w:val="0"/>
            </w:rPr>
            <w:delText xml:space="preserve">: </w:delText>
          </w:r>
          <w:r w:rsidRPr="00E77497" w:rsidDel="009C5E83">
            <w:rPr>
              <w:rStyle w:val="bnf"/>
              <w:rFonts w:ascii="Courier New" w:hAnsi="Courier New" w:cs="Courier New"/>
              <w:b/>
              <w:i w:val="0"/>
            </w:rPr>
            <w:delText>(</w:delText>
          </w:r>
          <w:r w:rsidRPr="00E77497" w:rsidDel="009C5E83">
            <w:rPr>
              <w:rStyle w:val="bnf"/>
            </w:rPr>
            <w:delText xml:space="preserve"> Expression</w:delText>
          </w:r>
          <w:r w:rsidRPr="00E77497" w:rsidDel="009C5E83">
            <w:rPr>
              <w:rFonts w:ascii="Courier New" w:hAnsi="Courier New" w:cs="Courier New"/>
              <w:b/>
            </w:rPr>
            <w:delText xml:space="preserve"> ) </w:delText>
          </w:r>
          <w:r w:rsidRPr="00E77497" w:rsidDel="009C5E83">
            <w:delText xml:space="preserve">and </w:delText>
          </w:r>
          <w:r w:rsidRPr="00E77497" w:rsidDel="009C5E83">
            <w:rPr>
              <w:rStyle w:val="bnf"/>
            </w:rPr>
            <w:delText>Expression</w:delText>
          </w:r>
          <w:r w:rsidRPr="00E77497" w:rsidDel="009C5E83">
            <w:delText xml:space="preserve"> derived a production that would produce a Syntax Error according to these rules. This rule is recursively applied.</w:delText>
          </w:r>
        </w:del>
      </w:ins>
    </w:p>
    <w:p w:rsidR="0078764F" w:rsidRPr="00E77497" w:rsidDel="0038499E" w:rsidRDefault="00BF04B8" w:rsidP="00BC2562">
      <w:pPr>
        <w:numPr>
          <w:ilvl w:val="0"/>
          <w:numId w:val="737"/>
        </w:numPr>
        <w:rPr>
          <w:ins w:id="23721" w:author="Rev 6 Allen Wirfs-Brock" w:date="2012-02-15T13:06:00Z"/>
          <w:del w:id="23722" w:author="Rev 11 Allen Wirfs-Brock" w:date="2012-10-24T18:57:00Z"/>
        </w:rPr>
      </w:pPr>
      <w:ins w:id="23723" w:author="Rev 7 Allen Wirfs-Brock" w:date="2012-04-25T09:05:00Z">
        <w:del w:id="23724" w:author="Rev 11 Allen Wirfs-Brock" w:date="2012-10-24T18:57:00Z">
          <w:r w:rsidRPr="00E77497" w:rsidDel="0038499E">
            <w:delText xml:space="preserve">It is a Syntax Error if </w:delText>
          </w:r>
          <w:r w:rsidRPr="00BF04B8" w:rsidDel="0038499E">
            <w:rPr>
              <w:rFonts w:ascii="Times New Roman" w:hAnsi="Times New Roman"/>
            </w:rPr>
            <w:delText>IsInvalidAssignmentPattern</w:delText>
          </w:r>
          <w:r w:rsidDel="0038499E">
            <w:rPr>
              <w:rFonts w:ascii="Times New Roman" w:hAnsi="Times New Roman"/>
            </w:rPr>
            <w:delText xml:space="preserve"> </w:delText>
          </w:r>
          <w:r w:rsidRPr="00E77497" w:rsidDel="0038499E">
            <w:delText>o</w:delText>
          </w:r>
          <w:r w:rsidDel="0038499E">
            <w:delText>f</w:delText>
          </w:r>
          <w:r w:rsidRPr="00E77497" w:rsidDel="0038499E">
            <w:delText xml:space="preserve"> </w:delText>
          </w:r>
          <w:r w:rsidRPr="00E77497" w:rsidDel="0038499E">
            <w:rPr>
              <w:rStyle w:val="bnf"/>
            </w:rPr>
            <w:delText>LeftHandSideExpression</w:delText>
          </w:r>
          <w:r w:rsidRPr="00E77497" w:rsidDel="0038499E">
            <w:delText xml:space="preserve"> is </w:delText>
          </w:r>
          <w:r w:rsidRPr="00BF04B8" w:rsidDel="0038499E">
            <w:rPr>
              <w:rFonts w:ascii="Times New Roman" w:hAnsi="Times New Roman"/>
              <w:b/>
            </w:rPr>
            <w:delText>true</w:delText>
          </w:r>
          <w:r w:rsidRPr="00E77497" w:rsidDel="0038499E">
            <w:delText>.</w:delText>
          </w:r>
        </w:del>
      </w:ins>
      <w:ins w:id="23725" w:author="Rev 6 Allen Wirfs-Brock" w:date="2012-02-15T13:06:00Z">
        <w:del w:id="23726" w:author="Rev 11 Allen Wirfs-Brock" w:date="2012-10-24T18:57:00Z">
          <w:r w:rsidR="0078764F" w:rsidRPr="00E77497" w:rsidDel="0038499E">
            <w:delText xml:space="preserve">It is a Syntax Error if the </w:delText>
          </w:r>
          <w:r w:rsidR="0078764F" w:rsidRPr="00E77497" w:rsidDel="0038499E">
            <w:rPr>
              <w:rStyle w:val="bnf"/>
            </w:rPr>
            <w:delText>LeftHandSideExpression</w:delText>
          </w:r>
          <w:r w:rsidR="0078764F" w:rsidRPr="00E77497" w:rsidDel="0038499E">
            <w:delText xml:space="preserve"> is an </w:delText>
          </w:r>
          <w:r w:rsidR="0078764F" w:rsidRPr="00E77497" w:rsidDel="0038499E">
            <w:rPr>
              <w:rStyle w:val="bnf"/>
            </w:rPr>
            <w:delText>ObjectLiteral</w:delText>
          </w:r>
          <w:r w:rsidR="0078764F" w:rsidRPr="00E77497" w:rsidDel="0038499E">
            <w:delText xml:space="preserve"> or an</w:delText>
          </w:r>
          <w:r w:rsidR="0078764F" w:rsidRPr="00E77497" w:rsidDel="0038499E">
            <w:rPr>
              <w:i/>
            </w:rPr>
            <w:delText xml:space="preserve"> </w:delText>
          </w:r>
          <w:r w:rsidR="0078764F" w:rsidRPr="00E77497" w:rsidDel="0038499E">
            <w:rPr>
              <w:rStyle w:val="bnf"/>
            </w:rPr>
            <w:delText>ArrayLiteral</w:delText>
          </w:r>
          <w:r w:rsidR="0078764F" w:rsidRPr="00E77497" w:rsidDel="0038499E">
            <w:rPr>
              <w:i/>
            </w:rPr>
            <w:delText xml:space="preserve"> </w:delText>
          </w:r>
          <w:r w:rsidR="0078764F" w:rsidRPr="00E77497" w:rsidDel="0038499E">
            <w:delText xml:space="preserve">and the source code corresponding to </w:delText>
          </w:r>
          <w:r w:rsidR="0078764F" w:rsidRPr="00E77497" w:rsidDel="0038499E">
            <w:rPr>
              <w:rStyle w:val="bnf"/>
            </w:rPr>
            <w:delText>LeftHandSideExpression</w:delText>
          </w:r>
          <w:r w:rsidR="0078764F" w:rsidRPr="00E77497" w:rsidDel="0038499E">
            <w:delText xml:space="preserve"> cannot be parsed using </w:delText>
          </w:r>
          <w:r w:rsidR="0078764F" w:rsidRPr="00E77497" w:rsidDel="0038499E">
            <w:rPr>
              <w:rStyle w:val="bnf"/>
            </w:rPr>
            <w:delText>AssignmentPattern</w:delText>
          </w:r>
          <w:r w:rsidR="0078764F" w:rsidRPr="00E77497" w:rsidDel="0038499E">
            <w:delText xml:space="preserve"> as the goal symbol.</w:delText>
          </w:r>
        </w:del>
      </w:ins>
    </w:p>
    <w:p w:rsidR="0078764F" w:rsidRDefault="0078764F" w:rsidP="0078764F">
      <w:pPr>
        <w:contextualSpacing/>
        <w:jc w:val="left"/>
        <w:rPr>
          <w:ins w:id="23727" w:author="Rev 6 Allen Wirfs-Brock" w:date="2012-02-15T13:03:00Z"/>
        </w:rPr>
      </w:pPr>
      <w:ins w:id="23728" w:author="Rev 6 Allen Wirfs-Brock" w:date="2012-02-15T13:03:00Z">
        <w:del w:id="23729" w:author="Rev 11 Allen Wirfs-Brock" w:date="2012-10-24T18:55:00Z">
          <w:r w:rsidRPr="00E77497" w:rsidDel="0038499E">
            <w:rPr>
              <w:rFonts w:ascii="Times New Roman" w:hAnsi="Times New Roman"/>
              <w:i/>
            </w:rPr>
            <w:delText>I</w:delText>
          </w:r>
        </w:del>
      </w:ins>
      <w:ins w:id="23730" w:author="Rev 11 Allen Wirfs-Brock" w:date="2012-10-24T18:55:00Z">
        <w:r w:rsidR="0038499E">
          <w:rPr>
            <w:rFonts w:ascii="Times New Roman" w:hAnsi="Times New Roman"/>
            <w:i/>
          </w:rPr>
          <w:t>I</w:t>
        </w:r>
      </w:ins>
      <w:ins w:id="23731" w:author="Rev 6 Allen Wirfs-Brock" w:date="2012-02-15T13:03:00Z">
        <w:r w:rsidRPr="00E77497">
          <w:rPr>
            <w:rFonts w:ascii="Times New Roman" w:hAnsi="Times New Roman"/>
            <w:i/>
          </w:rPr>
          <w:t>terationStatement</w:t>
        </w:r>
        <w:r w:rsidRPr="00E77497">
          <w:t xml:space="preserve"> </w:t>
        </w:r>
        <w:r w:rsidRPr="00E77497">
          <w:rPr>
            <w:b/>
          </w:rPr>
          <w:t>:</w:t>
        </w:r>
        <w:r w:rsidRPr="00E77497">
          <w:t xml:space="preserve"> </w:t>
        </w:r>
      </w:ins>
    </w:p>
    <w:p w:rsidR="0078764F" w:rsidRDefault="0078764F" w:rsidP="0078764F">
      <w:pPr>
        <w:ind w:left="360"/>
        <w:contextualSpacing/>
        <w:jc w:val="left"/>
        <w:rPr>
          <w:ins w:id="23732" w:author="Rev 6 Allen Wirfs-Brock" w:date="2012-02-15T13:03:00Z"/>
        </w:rPr>
      </w:pPr>
      <w:ins w:id="23733"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78764F" w:rsidRPr="00E77497" w:rsidRDefault="0078764F" w:rsidP="0078764F">
      <w:pPr>
        <w:ind w:left="360"/>
        <w:jc w:val="left"/>
        <w:rPr>
          <w:ins w:id="23734" w:author="Rev 6 Allen Wirfs-Brock" w:date="2012-02-15T13:03:00Z"/>
        </w:rPr>
      </w:pPr>
      <w:ins w:id="23735"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AB39BE" w:rsidRPr="00E77497" w:rsidRDefault="00AB39BE" w:rsidP="003E3BEA">
      <w:pPr>
        <w:numPr>
          <w:ilvl w:val="0"/>
          <w:numId w:val="737"/>
        </w:numPr>
        <w:spacing w:after="220"/>
        <w:rPr>
          <w:ins w:id="23736" w:author="Rev 6 Allen Wirfs-Brock" w:date="2012-01-31T15:53:00Z"/>
        </w:rPr>
      </w:pPr>
      <w:ins w:id="23737" w:author="Rev 6 Allen Wirfs-Brock" w:date="2012-01-31T15:53:00Z">
        <w:r w:rsidRPr="00E77497">
          <w:t xml:space="preserve">It is a Syntax Error if any element of the </w:t>
        </w:r>
        <w:del w:id="23738" w:author="Rev 11 Allen Wirfs-Brock" w:date="2012-10-24T19:38:00Z">
          <w:r w:rsidRPr="00E77497" w:rsidDel="003E3BEA">
            <w:delText>Lexically</w:delText>
          </w:r>
        </w:del>
      </w:ins>
      <w:ins w:id="23739" w:author="Rev 6 Allen Wirfs-Brock" w:date="2012-02-01T13:34:00Z">
        <w:del w:id="23740" w:author="Rev 11 Allen Wirfs-Brock" w:date="2012-10-24T19:38:00Z">
          <w:r w:rsidR="002F6D6F" w:rsidDel="003E3BEA">
            <w:delText xml:space="preserve"> </w:delText>
          </w:r>
        </w:del>
      </w:ins>
      <w:ins w:id="23741" w:author="Rev 6 Allen Wirfs-Brock" w:date="2012-01-31T15:53:00Z">
        <w:del w:id="23742" w:author="Rev 11 Allen Wirfs-Brock" w:date="2012-10-24T19:38:00Z">
          <w:r w:rsidRPr="00E77497" w:rsidDel="003E3BEA">
            <w:delText>Declared</w:delText>
          </w:r>
        </w:del>
      </w:ins>
      <w:ins w:id="23743" w:author="Rev 6 Allen Wirfs-Brock" w:date="2012-02-01T13:34:00Z">
        <w:del w:id="23744" w:author="Rev 11 Allen Wirfs-Brock" w:date="2012-10-24T19:38:00Z">
          <w:r w:rsidR="002F6D6F" w:rsidDel="003E3BEA">
            <w:delText xml:space="preserve"> </w:delText>
          </w:r>
        </w:del>
      </w:ins>
      <w:ins w:id="23745" w:author="Rev 6 Allen Wirfs-Brock" w:date="2012-01-31T15:53:00Z">
        <w:del w:id="23746" w:author="Rev 11 Allen Wirfs-Brock" w:date="2012-10-24T19:38:00Z">
          <w:r w:rsidRPr="00E77497" w:rsidDel="003E3BEA">
            <w:delText>Names</w:delText>
          </w:r>
        </w:del>
      </w:ins>
      <w:ins w:id="23747" w:author="Rev 11 Allen Wirfs-Brock" w:date="2012-10-24T19:38:00Z">
        <w:r w:rsidR="003E3BEA">
          <w:t>BoundNames</w:t>
        </w:r>
      </w:ins>
      <w:ins w:id="23748" w:author="Rev 6 Allen Wirfs-Brock" w:date="2012-01-31T15:53:00Z">
        <w:r w:rsidRPr="00E77497">
          <w:t xml:space="preserve"> of </w:t>
        </w:r>
      </w:ins>
      <w:ins w:id="23749" w:author="Rev 6 Allen Wirfs-Brock" w:date="2012-01-31T15:54:00Z">
        <w:r>
          <w:rPr>
            <w:rFonts w:ascii="Times New Roman" w:hAnsi="Times New Roman"/>
            <w:i/>
          </w:rPr>
          <w:t>ForDeclaration</w:t>
        </w:r>
      </w:ins>
      <w:ins w:id="23750" w:author="Rev 6 Allen Wirfs-Brock" w:date="2012-01-31T15:53:00Z">
        <w:r w:rsidRPr="00E77497">
          <w:t xml:space="preserve"> also occurs in the </w:t>
        </w:r>
        <w:del w:id="23751" w:author="Rev 9 Allen Wirfs-Brock" w:date="2012-07-07T16:27:00Z">
          <w:r w:rsidRPr="00E77497" w:rsidDel="00201325">
            <w:delText>Var</w:delText>
          </w:r>
        </w:del>
      </w:ins>
      <w:ins w:id="23752" w:author="Rev 6 Allen Wirfs-Brock" w:date="2012-02-01T13:34:00Z">
        <w:del w:id="23753" w:author="Rev 9 Allen Wirfs-Brock" w:date="2012-07-07T16:27:00Z">
          <w:r w:rsidR="002F6D6F" w:rsidDel="00201325">
            <w:delText xml:space="preserve"> </w:delText>
          </w:r>
        </w:del>
      </w:ins>
      <w:ins w:id="23754" w:author="Rev 6 Allen Wirfs-Brock" w:date="2012-01-31T15:53:00Z">
        <w:del w:id="23755" w:author="Rev 9 Allen Wirfs-Brock" w:date="2012-07-07T16:27:00Z">
          <w:r w:rsidRPr="00E77497" w:rsidDel="00201325">
            <w:delText>Declared</w:delText>
          </w:r>
        </w:del>
      </w:ins>
      <w:ins w:id="23756" w:author="Rev 6 Allen Wirfs-Brock" w:date="2012-02-01T13:34:00Z">
        <w:del w:id="23757" w:author="Rev 9 Allen Wirfs-Brock" w:date="2012-07-07T16:27:00Z">
          <w:r w:rsidR="002F6D6F" w:rsidDel="00201325">
            <w:delText xml:space="preserve"> </w:delText>
          </w:r>
        </w:del>
      </w:ins>
      <w:ins w:id="23758" w:author="Rev 6 Allen Wirfs-Brock" w:date="2012-01-31T15:53:00Z">
        <w:del w:id="23759" w:author="Rev 9 Allen Wirfs-Brock" w:date="2012-07-07T16:27:00Z">
          <w:r w:rsidRPr="00E77497" w:rsidDel="00201325">
            <w:delText>Names</w:delText>
          </w:r>
        </w:del>
      </w:ins>
      <w:ins w:id="23760" w:author="Rev 9 Allen Wirfs-Brock" w:date="2012-07-07T16:27:00Z">
        <w:r w:rsidR="00201325">
          <w:t>VarDeclaredNames</w:t>
        </w:r>
      </w:ins>
      <w:ins w:id="23761" w:author="Rev 6 Allen Wirfs-Brock" w:date="2012-01-31T15:53:00Z">
        <w:r w:rsidRPr="00E77497">
          <w:t xml:space="preserve"> of </w:t>
        </w:r>
        <w:r w:rsidRPr="00E77497">
          <w:rPr>
            <w:rFonts w:ascii="Times New Roman" w:hAnsi="Times New Roman"/>
            <w:i/>
          </w:rPr>
          <w:t>Statement</w:t>
        </w:r>
        <w:r w:rsidRPr="00E77497">
          <w:t>.</w:t>
        </w:r>
      </w:ins>
    </w:p>
    <w:p w:rsidR="001A6405" w:rsidRPr="00E77497" w:rsidRDefault="001A6405" w:rsidP="001A6405">
      <w:pPr>
        <w:rPr>
          <w:ins w:id="23762" w:author="Rev 6 Allen Wirfs-Brock" w:date="2012-01-30T17:25:00Z"/>
          <w:rFonts w:ascii="Helvetica" w:hAnsi="Helvetica"/>
          <w:b/>
        </w:rPr>
      </w:pPr>
      <w:ins w:id="23763" w:author="Rev 6 Allen Wirfs-Brock" w:date="2012-01-30T17:25:00Z">
        <w:r w:rsidRPr="00E77497">
          <w:rPr>
            <w:rFonts w:ascii="Helvetica" w:hAnsi="Helvetica"/>
            <w:b/>
          </w:rPr>
          <w:t xml:space="preserve">Static Semantics:  </w:t>
        </w:r>
        <w:del w:id="23764" w:author="Rev 9 Allen Wirfs-Brock" w:date="2012-07-07T16:25:00Z">
          <w:r w:rsidRPr="00E77497" w:rsidDel="00201325">
            <w:rPr>
              <w:rFonts w:ascii="Helvetica" w:hAnsi="Helvetica"/>
              <w:b/>
              <w:lang w:eastAsia="en-US"/>
            </w:rPr>
            <w:delText>Bound</w:delText>
          </w:r>
        </w:del>
      </w:ins>
      <w:ins w:id="23765" w:author="Rev 6 Allen Wirfs-Brock" w:date="2012-02-01T13:35:00Z">
        <w:del w:id="23766" w:author="Rev 9 Allen Wirfs-Brock" w:date="2012-07-07T16:25:00Z">
          <w:r w:rsidR="002F6D6F" w:rsidDel="00201325">
            <w:rPr>
              <w:rFonts w:ascii="Helvetica" w:hAnsi="Helvetica"/>
              <w:b/>
              <w:lang w:eastAsia="en-US"/>
            </w:rPr>
            <w:delText xml:space="preserve"> </w:delText>
          </w:r>
        </w:del>
      </w:ins>
      <w:ins w:id="23767" w:author="Rev 6 Allen Wirfs-Brock" w:date="2012-01-30T17:25:00Z">
        <w:del w:id="23768" w:author="Rev 9 Allen Wirfs-Brock" w:date="2012-07-07T16:25:00Z">
          <w:r w:rsidRPr="00E77497" w:rsidDel="00201325">
            <w:rPr>
              <w:rFonts w:ascii="Helvetica" w:hAnsi="Helvetica"/>
              <w:b/>
              <w:lang w:eastAsia="en-US"/>
            </w:rPr>
            <w:delText>Names</w:delText>
          </w:r>
        </w:del>
      </w:ins>
      <w:ins w:id="23769" w:author="Rev 9 Allen Wirfs-Brock" w:date="2012-07-07T16:25:00Z">
        <w:r w:rsidR="00201325">
          <w:rPr>
            <w:rFonts w:ascii="Helvetica" w:hAnsi="Helvetica"/>
            <w:b/>
            <w:lang w:eastAsia="en-US"/>
          </w:rPr>
          <w:t>BoundNames</w:t>
        </w:r>
      </w:ins>
    </w:p>
    <w:p w:rsidR="00CA7892" w:rsidRPr="00E77497" w:rsidDel="00FC6066" w:rsidRDefault="00CA7892" w:rsidP="00CA7892">
      <w:pPr>
        <w:rPr>
          <w:ins w:id="23770" w:author="Rev 6 Allen Wirfs-Brock" w:date="2012-01-31T14:45:00Z"/>
          <w:del w:id="23771" w:author="Rev 7 Allen Wirfs-Brock" w:date="2012-04-24T18:13:00Z"/>
        </w:rPr>
      </w:pPr>
      <w:ins w:id="23772" w:author="Rev 6 Allen Wirfs-Brock" w:date="2012-01-31T14:45:00Z">
        <w:del w:id="23773"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23774" w:author="Rev 6 Allen Wirfs-Brock" w:date="2012-01-31T14:46:00Z">
        <w:del w:id="23775" w:author="Rev 7 Allen Wirfs-Brock" w:date="2012-04-24T18:13:00Z">
          <w:r w:rsidDel="00FC6066">
            <w:rPr>
              <w:rFonts w:ascii="Times New Roman" w:hAnsi="Times New Roman"/>
              <w:i/>
            </w:rPr>
            <w:delText xml:space="preserve"> </w:delText>
          </w:r>
        </w:del>
      </w:ins>
      <w:ins w:id="23776" w:author="Rev 6 Allen Wirfs-Brock" w:date="2012-01-31T14:45:00Z">
        <w:del w:id="23777" w:author="Rev 7 Allen Wirfs-Brock" w:date="2012-04-24T18:13:00Z">
          <w:r w:rsidRPr="00E77497" w:rsidDel="00FC6066">
            <w:rPr>
              <w:b/>
            </w:rPr>
            <w:delText>:</w:delText>
          </w:r>
          <w:r w:rsidRPr="00E77497" w:rsidDel="00FC6066">
            <w:rPr>
              <w:rFonts w:ascii="Times New Roman" w:hAnsi="Times New Roman"/>
              <w:i/>
            </w:rPr>
            <w:delText xml:space="preserve"> </w:delText>
          </w:r>
          <w:r w:rsidDel="00FC6066">
            <w:rPr>
              <w:rFonts w:ascii="Times New Roman" w:hAnsi="Times New Roman"/>
              <w:i/>
            </w:rPr>
            <w:delText>BindingPattern</w:delText>
          </w:r>
          <w:r w:rsidRPr="00E77497" w:rsidDel="00FC6066">
            <w:rPr>
              <w:rFonts w:ascii="Times New Roman" w:hAnsi="Times New Roman"/>
              <w:i/>
            </w:rPr>
            <w:delText xml:space="preserve"> </w:delText>
          </w:r>
        </w:del>
      </w:ins>
    </w:p>
    <w:p w:rsidR="00CA7892" w:rsidRPr="00E77497" w:rsidDel="00FC6066" w:rsidRDefault="00CA7892" w:rsidP="00CA7892">
      <w:pPr>
        <w:pStyle w:val="Alg4"/>
        <w:numPr>
          <w:ilvl w:val="0"/>
          <w:numId w:val="637"/>
        </w:numPr>
        <w:spacing w:after="220"/>
        <w:contextualSpacing/>
        <w:rPr>
          <w:ins w:id="23778" w:author="Rev 6 Allen Wirfs-Brock" w:date="2012-01-31T14:45:00Z"/>
          <w:del w:id="23779" w:author="Rev 7 Allen Wirfs-Brock" w:date="2012-04-24T18:13:00Z"/>
        </w:rPr>
      </w:pPr>
      <w:ins w:id="23780" w:author="Rev 6 Allen Wirfs-Brock" w:date="2012-01-31T14:45:00Z">
        <w:del w:id="23781" w:author="Rev 7 Allen Wirfs-Brock" w:date="2012-04-24T18:13:00Z">
          <w:r w:rsidRPr="00E77497" w:rsidDel="00FC6066">
            <w:delText>Return</w:delText>
          </w:r>
        </w:del>
      </w:ins>
      <w:ins w:id="23782" w:author="Rev 6 Allen Wirfs-Brock" w:date="2012-02-01T13:35:00Z">
        <w:del w:id="23783" w:author="Rev 7 Allen Wirfs-Brock" w:date="2012-04-24T18:13:00Z">
          <w:r w:rsidR="002F6D6F" w:rsidDel="00FC6066">
            <w:delText xml:space="preserve"> the</w:delText>
          </w:r>
        </w:del>
      </w:ins>
      <w:ins w:id="23784" w:author="Rev 6 Allen Wirfs-Brock" w:date="2012-01-31T14:45:00Z">
        <w:del w:id="23785" w:author="Rev 7 Allen Wirfs-Brock" w:date="2012-04-24T18:13:00Z">
          <w:r w:rsidRPr="00E77497" w:rsidDel="00FC6066">
            <w:delText xml:space="preserve"> Bound</w:delText>
          </w:r>
        </w:del>
      </w:ins>
      <w:ins w:id="23786" w:author="Rev 6 Allen Wirfs-Brock" w:date="2012-02-01T13:35:00Z">
        <w:del w:id="23787" w:author="Rev 7 Allen Wirfs-Brock" w:date="2012-04-24T18:13:00Z">
          <w:r w:rsidR="002F6D6F" w:rsidDel="00FC6066">
            <w:delText xml:space="preserve"> </w:delText>
          </w:r>
        </w:del>
      </w:ins>
      <w:ins w:id="23788" w:author="Rev 6 Allen Wirfs-Brock" w:date="2012-01-31T14:45:00Z">
        <w:del w:id="23789" w:author="Rev 7 Allen Wirfs-Brock" w:date="2012-04-24T18:13:00Z">
          <w:r w:rsidRPr="00E77497" w:rsidDel="00FC6066">
            <w:delText xml:space="preserve">Names of </w:delText>
          </w:r>
          <w:r w:rsidDel="00FC6066">
            <w:rPr>
              <w:i/>
            </w:rPr>
            <w:delText>BindingPattern</w:delText>
          </w:r>
          <w:r w:rsidRPr="00E77497" w:rsidDel="00FC6066">
            <w:delText>.</w:delText>
          </w:r>
        </w:del>
      </w:ins>
    </w:p>
    <w:p w:rsidR="00CA7892" w:rsidRPr="00E77497" w:rsidDel="00FC6066" w:rsidRDefault="00CA7892" w:rsidP="00CA7892">
      <w:pPr>
        <w:rPr>
          <w:ins w:id="23790" w:author="Rev 6 Allen Wirfs-Brock" w:date="2012-01-31T14:45:00Z"/>
          <w:del w:id="23791" w:author="Rev 7 Allen Wirfs-Brock" w:date="2012-04-24T18:13:00Z"/>
        </w:rPr>
      </w:pPr>
      <w:ins w:id="23792" w:author="Rev 6 Allen Wirfs-Brock" w:date="2012-01-31T14:45:00Z">
        <w:del w:id="23793"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23794" w:author="Rev 6 Allen Wirfs-Brock" w:date="2012-01-31T14:46:00Z">
        <w:del w:id="23795" w:author="Rev 7 Allen Wirfs-Brock" w:date="2012-04-24T18:13:00Z">
          <w:r w:rsidDel="00FC6066">
            <w:rPr>
              <w:rFonts w:ascii="Times New Roman" w:hAnsi="Times New Roman"/>
              <w:i/>
            </w:rPr>
            <w:delText xml:space="preserve"> </w:delText>
          </w:r>
        </w:del>
      </w:ins>
      <w:ins w:id="23796" w:author="Rev 6 Allen Wirfs-Brock" w:date="2012-01-31T14:45:00Z">
        <w:del w:id="23797" w:author="Rev 7 Allen Wirfs-Brock" w:date="2012-04-24T18:13:00Z">
          <w:r w:rsidRPr="00E77497" w:rsidDel="00FC6066">
            <w:rPr>
              <w:b/>
            </w:rPr>
            <w:delText>:</w:delText>
          </w:r>
          <w:r w:rsidRPr="00E77497" w:rsidDel="00FC6066">
            <w:rPr>
              <w:rFonts w:ascii="Times New Roman" w:hAnsi="Times New Roman"/>
              <w:i/>
            </w:rPr>
            <w:delText xml:space="preserve"> </w:delText>
          </w:r>
        </w:del>
      </w:ins>
      <w:ins w:id="23798" w:author="Rev 6 Allen Wirfs-Brock" w:date="2012-01-31T14:46:00Z">
        <w:del w:id="23799" w:author="Rev 7 Allen Wirfs-Brock" w:date="2012-04-24T18:13:00Z">
          <w:r w:rsidRPr="00CA7892" w:rsidDel="00FC6066">
            <w:rPr>
              <w:rFonts w:ascii="Times New Roman" w:hAnsi="Times New Roman"/>
              <w:i/>
            </w:rPr>
            <w:delText>VariableDeclarationNoIn</w:delText>
          </w:r>
        </w:del>
      </w:ins>
      <w:ins w:id="23800" w:author="Rev 6 Allen Wirfs-Brock" w:date="2012-01-31T14:45:00Z">
        <w:del w:id="23801" w:author="Rev 7 Allen Wirfs-Brock" w:date="2012-04-24T18:13:00Z">
          <w:r w:rsidRPr="00E77497" w:rsidDel="00FC6066">
            <w:delText xml:space="preserve"> </w:delText>
          </w:r>
        </w:del>
      </w:ins>
    </w:p>
    <w:p w:rsidR="00CA7892" w:rsidRPr="00E77497" w:rsidDel="00FC6066" w:rsidRDefault="00CA7892" w:rsidP="00CA7892">
      <w:pPr>
        <w:pStyle w:val="Alg4"/>
        <w:numPr>
          <w:ilvl w:val="0"/>
          <w:numId w:val="638"/>
        </w:numPr>
        <w:spacing w:after="220"/>
        <w:contextualSpacing/>
        <w:rPr>
          <w:ins w:id="23802" w:author="Rev 6 Allen Wirfs-Brock" w:date="2012-01-31T14:45:00Z"/>
          <w:del w:id="23803" w:author="Rev 7 Allen Wirfs-Brock" w:date="2012-04-24T18:13:00Z"/>
        </w:rPr>
      </w:pPr>
      <w:ins w:id="23804" w:author="Rev 6 Allen Wirfs-Brock" w:date="2012-01-31T14:45:00Z">
        <w:del w:id="23805" w:author="Rev 7 Allen Wirfs-Brock" w:date="2012-04-24T18:13:00Z">
          <w:r w:rsidRPr="00E77497" w:rsidDel="00FC6066">
            <w:delText xml:space="preserve">Return </w:delText>
          </w:r>
        </w:del>
      </w:ins>
      <w:ins w:id="23806" w:author="Rev 6 Allen Wirfs-Brock" w:date="2012-02-01T13:35:00Z">
        <w:del w:id="23807" w:author="Rev 7 Allen Wirfs-Brock" w:date="2012-04-24T18:13:00Z">
          <w:r w:rsidR="002F6D6F" w:rsidDel="00FC6066">
            <w:delText xml:space="preserve">the </w:delText>
          </w:r>
        </w:del>
      </w:ins>
      <w:ins w:id="23808" w:author="Rev 6 Allen Wirfs-Brock" w:date="2012-01-31T14:45:00Z">
        <w:del w:id="23809" w:author="Rev 7 Allen Wirfs-Brock" w:date="2012-04-24T18:13:00Z">
          <w:r w:rsidRPr="00E77497" w:rsidDel="00FC6066">
            <w:delText>Bound</w:delText>
          </w:r>
        </w:del>
      </w:ins>
      <w:ins w:id="23810" w:author="Rev 6 Allen Wirfs-Brock" w:date="2012-02-01T13:35:00Z">
        <w:del w:id="23811" w:author="Rev 7 Allen Wirfs-Brock" w:date="2012-04-24T18:13:00Z">
          <w:r w:rsidR="002F6D6F" w:rsidDel="00FC6066">
            <w:delText xml:space="preserve"> </w:delText>
          </w:r>
        </w:del>
      </w:ins>
      <w:ins w:id="23812" w:author="Rev 6 Allen Wirfs-Brock" w:date="2012-01-31T14:45:00Z">
        <w:del w:id="23813" w:author="Rev 7 Allen Wirfs-Brock" w:date="2012-04-24T18:13:00Z">
          <w:r w:rsidRPr="00E77497" w:rsidDel="00FC6066">
            <w:delText xml:space="preserve">Names of </w:delText>
          </w:r>
        </w:del>
      </w:ins>
      <w:ins w:id="23814" w:author="Rev 6 Allen Wirfs-Brock" w:date="2012-01-31T14:46:00Z">
        <w:del w:id="23815" w:author="Rev 7 Allen Wirfs-Brock" w:date="2012-04-24T18:13:00Z">
          <w:r w:rsidRPr="00CA7892" w:rsidDel="00FC6066">
            <w:rPr>
              <w:i/>
            </w:rPr>
            <w:delText>VariableDeclarationNoIn</w:delText>
          </w:r>
        </w:del>
      </w:ins>
      <w:ins w:id="23816" w:author="Rev 6 Allen Wirfs-Brock" w:date="2012-01-31T14:45:00Z">
        <w:del w:id="23817" w:author="Rev 7 Allen Wirfs-Brock" w:date="2012-04-24T18:13:00Z">
          <w:r w:rsidRPr="00E77497" w:rsidDel="00FC6066">
            <w:delText>.</w:delText>
          </w:r>
        </w:del>
      </w:ins>
    </w:p>
    <w:p w:rsidR="001A6405" w:rsidRPr="00E77497" w:rsidRDefault="001A6405" w:rsidP="001A6405">
      <w:pPr>
        <w:rPr>
          <w:ins w:id="23818" w:author="Rev 6 Allen Wirfs-Brock" w:date="2012-01-30T17:25:00Z"/>
        </w:rPr>
      </w:pPr>
      <w:ins w:id="23819" w:author="Rev 6 Allen Wirfs-Brock" w:date="2012-01-30T17:26:00Z">
        <w:r w:rsidRPr="001A6405">
          <w:rPr>
            <w:rFonts w:ascii="Times New Roman" w:hAnsi="Times New Roman"/>
            <w:i/>
          </w:rPr>
          <w:t>ForDeclaration</w:t>
        </w:r>
      </w:ins>
      <w:ins w:id="23820"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3821" w:author="Rev 6 Allen Wirfs-Brock" w:date="2012-02-26T13:36:00Z">
        <w:r w:rsidR="00DB251D" w:rsidRPr="0027695A">
          <w:rPr>
            <w:rFonts w:ascii="Times New Roman" w:hAnsi="Times New Roman"/>
            <w:i/>
          </w:rPr>
          <w:t>LetOrConst</w:t>
        </w:r>
        <w:r w:rsidR="00DB251D" w:rsidRPr="00DB251D">
          <w:rPr>
            <w:rFonts w:ascii="Courier New" w:hAnsi="Courier New"/>
            <w:b/>
            <w:i/>
          </w:rPr>
          <w:t xml:space="preserve"> </w:t>
        </w:r>
      </w:ins>
      <w:ins w:id="23822" w:author="Rev 6 Allen Wirfs-Brock" w:date="2012-01-31T13:30:00Z">
        <w:r w:rsidR="004A3CB8">
          <w:rPr>
            <w:rFonts w:ascii="Times New Roman" w:hAnsi="Times New Roman"/>
            <w:i/>
          </w:rPr>
          <w:t>For</w:t>
        </w:r>
      </w:ins>
      <w:ins w:id="23823" w:author="Rev 6 Allen Wirfs-Brock" w:date="2012-01-30T17:25:00Z">
        <w:r w:rsidRPr="00E77497">
          <w:rPr>
            <w:rFonts w:ascii="Times New Roman" w:hAnsi="Times New Roman"/>
            <w:i/>
          </w:rPr>
          <w:t xml:space="preserve">Binding </w:t>
        </w:r>
      </w:ins>
    </w:p>
    <w:p w:rsidR="001A6405" w:rsidRPr="00E77497" w:rsidRDefault="001A6405" w:rsidP="00CA7892">
      <w:pPr>
        <w:pStyle w:val="Alg4"/>
        <w:numPr>
          <w:ilvl w:val="0"/>
          <w:numId w:val="646"/>
        </w:numPr>
        <w:spacing w:after="220"/>
        <w:contextualSpacing/>
        <w:rPr>
          <w:ins w:id="23824" w:author="Rev 6 Allen Wirfs-Brock" w:date="2012-01-30T17:25:00Z"/>
        </w:rPr>
      </w:pPr>
      <w:ins w:id="23825" w:author="Rev 6 Allen Wirfs-Brock" w:date="2012-01-30T17:25:00Z">
        <w:r w:rsidRPr="00E77497">
          <w:t xml:space="preserve">Return </w:t>
        </w:r>
      </w:ins>
      <w:ins w:id="23826" w:author="Rev 6 Allen Wirfs-Brock" w:date="2012-02-01T13:35:00Z">
        <w:r w:rsidR="002F6D6F">
          <w:t xml:space="preserve">the </w:t>
        </w:r>
      </w:ins>
      <w:ins w:id="23827" w:author="Rev 6 Allen Wirfs-Brock" w:date="2012-01-30T17:25:00Z">
        <w:del w:id="23828" w:author="Rev 9 Allen Wirfs-Brock" w:date="2012-07-07T16:25:00Z">
          <w:r w:rsidRPr="00E77497" w:rsidDel="00201325">
            <w:delText>Bound</w:delText>
          </w:r>
        </w:del>
      </w:ins>
      <w:ins w:id="23829" w:author="Rev 6 Allen Wirfs-Brock" w:date="2012-02-01T13:35:00Z">
        <w:del w:id="23830" w:author="Rev 9 Allen Wirfs-Brock" w:date="2012-07-07T16:25:00Z">
          <w:r w:rsidR="002F6D6F" w:rsidDel="00201325">
            <w:delText xml:space="preserve"> </w:delText>
          </w:r>
        </w:del>
      </w:ins>
      <w:ins w:id="23831" w:author="Rev 6 Allen Wirfs-Brock" w:date="2012-01-30T17:25:00Z">
        <w:del w:id="23832" w:author="Rev 9 Allen Wirfs-Brock" w:date="2012-07-07T16:25:00Z">
          <w:r w:rsidRPr="00E77497" w:rsidDel="00201325">
            <w:delText>Names</w:delText>
          </w:r>
        </w:del>
      </w:ins>
      <w:ins w:id="23833" w:author="Rev 9 Allen Wirfs-Brock" w:date="2012-07-07T16:25:00Z">
        <w:r w:rsidR="00201325">
          <w:t>BoundNames</w:t>
        </w:r>
      </w:ins>
      <w:ins w:id="23834" w:author="Rev 6 Allen Wirfs-Brock" w:date="2012-01-30T17:25:00Z">
        <w:r w:rsidRPr="00E77497">
          <w:t xml:space="preserve"> of </w:t>
        </w:r>
      </w:ins>
      <w:ins w:id="23835" w:author="Rev 6 Allen Wirfs-Brock" w:date="2012-01-31T13:31:00Z">
        <w:r w:rsidR="004A3CB8">
          <w:rPr>
            <w:i/>
          </w:rPr>
          <w:t>For</w:t>
        </w:r>
      </w:ins>
      <w:ins w:id="23836" w:author="Rev 6 Allen Wirfs-Brock" w:date="2012-01-30T17:25:00Z">
        <w:r w:rsidRPr="00E77497">
          <w:rPr>
            <w:i/>
          </w:rPr>
          <w:t>Binding</w:t>
        </w:r>
        <w:r w:rsidRPr="00E77497">
          <w:t>.</w:t>
        </w:r>
      </w:ins>
    </w:p>
    <w:p w:rsidR="004A3CB8" w:rsidRPr="00E77497" w:rsidDel="00297E3D" w:rsidRDefault="004A3CB8" w:rsidP="004A3CB8">
      <w:pPr>
        <w:rPr>
          <w:ins w:id="23837" w:author="Rev 6 Allen Wirfs-Brock" w:date="2012-01-31T13:33:00Z"/>
          <w:del w:id="23838" w:author="Rev 7 Allen Wirfs-Brock" w:date="2012-04-12T17:51:00Z"/>
        </w:rPr>
      </w:pPr>
      <w:ins w:id="23839" w:author="Rev 6 Allen Wirfs-Brock" w:date="2012-01-31T13:33:00Z">
        <w:del w:id="23840" w:author="Rev 7 Allen Wirfs-Brock" w:date="2012-04-12T17:51:00Z">
          <w:r w:rsidRPr="001A6405" w:rsidDel="00297E3D">
            <w:rPr>
              <w:rFonts w:ascii="Times New Roman" w:hAnsi="Times New Roman"/>
              <w:i/>
            </w:rPr>
            <w:delText>For</w:delText>
          </w:r>
          <w:r w:rsidDel="00297E3D">
            <w:rPr>
              <w:rFonts w:ascii="Times New Roman" w:hAnsi="Times New Roman"/>
              <w:i/>
            </w:rPr>
            <w:delText>Binding</w:delText>
          </w:r>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Binding</w:delText>
          </w:r>
        </w:del>
      </w:ins>
      <w:ins w:id="23841" w:author="Rev 6 Allen Wirfs-Brock" w:date="2012-01-31T13:34:00Z">
        <w:del w:id="23842" w:author="Rev 7 Allen Wirfs-Brock" w:date="2012-04-12T17:51:00Z">
          <w:r w:rsidDel="00297E3D">
            <w:rPr>
              <w:rFonts w:ascii="Times New Roman" w:hAnsi="Times New Roman"/>
              <w:i/>
            </w:rPr>
            <w:delText>Identifier</w:delText>
          </w:r>
        </w:del>
      </w:ins>
      <w:ins w:id="23843" w:author="Rev 6 Allen Wirfs-Brock" w:date="2012-01-31T13:33:00Z">
        <w:del w:id="23844" w:author="Rev 7 Allen Wirfs-Brock" w:date="2012-04-12T17:51:00Z">
          <w:r w:rsidRPr="00E77497" w:rsidDel="00297E3D">
            <w:rPr>
              <w:rFonts w:ascii="Times New Roman" w:hAnsi="Times New Roman"/>
              <w:i/>
            </w:rPr>
            <w:delText xml:space="preserve"> </w:delText>
          </w:r>
        </w:del>
      </w:ins>
    </w:p>
    <w:p w:rsidR="004A3CB8" w:rsidRPr="00E77497" w:rsidDel="00297E3D" w:rsidRDefault="004A3CB8" w:rsidP="004A3CB8">
      <w:pPr>
        <w:pStyle w:val="Alg4"/>
        <w:numPr>
          <w:ilvl w:val="0"/>
          <w:numId w:val="639"/>
        </w:numPr>
        <w:spacing w:after="220"/>
        <w:contextualSpacing/>
        <w:rPr>
          <w:ins w:id="23845" w:author="Rev 6 Allen Wirfs-Brock" w:date="2012-01-31T13:33:00Z"/>
          <w:del w:id="23846" w:author="Rev 7 Allen Wirfs-Brock" w:date="2012-04-12T17:51:00Z"/>
        </w:rPr>
      </w:pPr>
      <w:ins w:id="23847" w:author="Rev 6 Allen Wirfs-Brock" w:date="2012-01-31T13:33:00Z">
        <w:del w:id="23848" w:author="Rev 7 Allen Wirfs-Brock" w:date="2012-04-12T17:51:00Z">
          <w:r w:rsidRPr="00E77497" w:rsidDel="00297E3D">
            <w:delText xml:space="preserve">Return </w:delText>
          </w:r>
        </w:del>
      </w:ins>
      <w:ins w:id="23849" w:author="Rev 6 Allen Wirfs-Brock" w:date="2012-02-01T13:35:00Z">
        <w:del w:id="23850" w:author="Rev 7 Allen Wirfs-Brock" w:date="2012-04-12T17:51:00Z">
          <w:r w:rsidR="002F6D6F" w:rsidDel="00297E3D">
            <w:delText xml:space="preserve">the </w:delText>
          </w:r>
        </w:del>
      </w:ins>
      <w:ins w:id="23851" w:author="Rev 6 Allen Wirfs-Brock" w:date="2012-01-31T13:33:00Z">
        <w:del w:id="23852" w:author="Rev 7 Allen Wirfs-Brock" w:date="2012-04-12T17:51:00Z">
          <w:r w:rsidRPr="00E77497" w:rsidDel="00297E3D">
            <w:delText>Bound</w:delText>
          </w:r>
        </w:del>
      </w:ins>
      <w:ins w:id="23853" w:author="Rev 6 Allen Wirfs-Brock" w:date="2012-02-01T13:35:00Z">
        <w:del w:id="23854" w:author="Rev 7 Allen Wirfs-Brock" w:date="2012-04-12T17:51:00Z">
          <w:r w:rsidR="002F6D6F" w:rsidDel="00297E3D">
            <w:delText xml:space="preserve"> </w:delText>
          </w:r>
        </w:del>
      </w:ins>
      <w:ins w:id="23855" w:author="Rev 6 Allen Wirfs-Brock" w:date="2012-01-31T13:33:00Z">
        <w:del w:id="23856" w:author="Rev 7 Allen Wirfs-Brock" w:date="2012-04-12T17:51:00Z">
          <w:r w:rsidRPr="00E77497" w:rsidDel="00297E3D">
            <w:delText xml:space="preserve">Names of </w:delText>
          </w:r>
        </w:del>
      </w:ins>
      <w:ins w:id="23857" w:author="Rev 6 Allen Wirfs-Brock" w:date="2012-01-31T13:34:00Z">
        <w:del w:id="23858" w:author="Rev 7 Allen Wirfs-Brock" w:date="2012-04-12T17:51:00Z">
          <w:r w:rsidRPr="004A3CB8" w:rsidDel="00297E3D">
            <w:rPr>
              <w:i/>
            </w:rPr>
            <w:delText>BindingIdentifier</w:delText>
          </w:r>
        </w:del>
      </w:ins>
      <w:ins w:id="23859" w:author="Rev 6 Allen Wirfs-Brock" w:date="2012-01-31T13:33:00Z">
        <w:del w:id="23860" w:author="Rev 7 Allen Wirfs-Brock" w:date="2012-04-12T17:51:00Z">
          <w:r w:rsidRPr="00E77497" w:rsidDel="00297E3D">
            <w:delText>.</w:delText>
          </w:r>
        </w:del>
      </w:ins>
    </w:p>
    <w:p w:rsidR="004A3CB8" w:rsidRPr="00E77497" w:rsidDel="00297E3D" w:rsidRDefault="004A3CB8" w:rsidP="004A3CB8">
      <w:pPr>
        <w:rPr>
          <w:ins w:id="23861" w:author="Rev 6 Allen Wirfs-Brock" w:date="2012-01-31T13:33:00Z"/>
          <w:del w:id="23862" w:author="Rev 7 Allen Wirfs-Brock" w:date="2012-04-12T17:51:00Z"/>
        </w:rPr>
      </w:pPr>
      <w:ins w:id="23863" w:author="Rev 6 Allen Wirfs-Brock" w:date="2012-01-31T13:33:00Z">
        <w:del w:id="23864" w:author="Rev 7 Allen Wirfs-Brock" w:date="2012-04-12T17:51:00Z">
          <w:r w:rsidRPr="001A6405" w:rsidDel="00297E3D">
            <w:rPr>
              <w:rFonts w:ascii="Times New Roman" w:hAnsi="Times New Roman"/>
              <w:i/>
            </w:rPr>
            <w:delText>For</w:delText>
          </w:r>
        </w:del>
        <w:del w:id="23865" w:author="Rev 7 Allen Wirfs-Brock" w:date="2012-04-12T17:41:00Z">
          <w:r w:rsidRPr="001A6405" w:rsidDel="00837D11">
            <w:rPr>
              <w:rFonts w:ascii="Times New Roman" w:hAnsi="Times New Roman"/>
              <w:i/>
            </w:rPr>
            <w:delText>Declaration</w:delText>
          </w:r>
        </w:del>
        <w:del w:id="23866" w:author="Rev 7 Allen Wirfs-Brock" w:date="2012-04-12T17:51:00Z">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w:delText>
          </w:r>
        </w:del>
      </w:ins>
      <w:ins w:id="23867" w:author="Rev 6 Allen Wirfs-Brock" w:date="2012-01-31T13:34:00Z">
        <w:del w:id="23868" w:author="Rev 7 Allen Wirfs-Brock" w:date="2012-04-12T17:51:00Z">
          <w:r w:rsidRPr="00E77497" w:rsidDel="00297E3D">
            <w:rPr>
              <w:rFonts w:ascii="Times New Roman" w:hAnsi="Times New Roman"/>
              <w:i/>
            </w:rPr>
            <w:delText>Binding</w:delText>
          </w:r>
        </w:del>
      </w:ins>
      <w:ins w:id="23869" w:author="Rev 6 Allen Wirfs-Brock" w:date="2012-01-31T13:35:00Z">
        <w:del w:id="23870" w:author="Rev 7 Allen Wirfs-Brock" w:date="2012-04-12T17:51:00Z">
          <w:r w:rsidDel="00297E3D">
            <w:rPr>
              <w:rFonts w:ascii="Times New Roman" w:hAnsi="Times New Roman"/>
              <w:i/>
            </w:rPr>
            <w:delText>Pattern</w:delText>
          </w:r>
        </w:del>
      </w:ins>
    </w:p>
    <w:p w:rsidR="004A3CB8" w:rsidRPr="00E77497" w:rsidDel="00297E3D" w:rsidRDefault="004A3CB8" w:rsidP="004A3CB8">
      <w:pPr>
        <w:pStyle w:val="Alg4"/>
        <w:numPr>
          <w:ilvl w:val="0"/>
          <w:numId w:val="640"/>
        </w:numPr>
        <w:spacing w:after="220"/>
        <w:contextualSpacing/>
        <w:rPr>
          <w:ins w:id="23871" w:author="Rev 6 Allen Wirfs-Brock" w:date="2012-01-31T13:33:00Z"/>
          <w:del w:id="23872" w:author="Rev 7 Allen Wirfs-Brock" w:date="2012-04-12T17:51:00Z"/>
        </w:rPr>
      </w:pPr>
      <w:ins w:id="23873" w:author="Rev 6 Allen Wirfs-Brock" w:date="2012-01-31T13:33:00Z">
        <w:del w:id="23874" w:author="Rev 7 Allen Wirfs-Brock" w:date="2012-04-12T17:51:00Z">
          <w:r w:rsidRPr="00E77497" w:rsidDel="00297E3D">
            <w:delText xml:space="preserve">Return </w:delText>
          </w:r>
        </w:del>
      </w:ins>
      <w:ins w:id="23875" w:author="Rev 6 Allen Wirfs-Brock" w:date="2012-02-01T13:36:00Z">
        <w:del w:id="23876" w:author="Rev 7 Allen Wirfs-Brock" w:date="2012-04-12T17:51:00Z">
          <w:r w:rsidR="002F6D6F" w:rsidDel="00297E3D">
            <w:delText xml:space="preserve">the </w:delText>
          </w:r>
        </w:del>
      </w:ins>
      <w:ins w:id="23877" w:author="Rev 6 Allen Wirfs-Brock" w:date="2012-01-31T13:33:00Z">
        <w:del w:id="23878" w:author="Rev 7 Allen Wirfs-Brock" w:date="2012-04-12T17:51:00Z">
          <w:r w:rsidRPr="00E77497" w:rsidDel="00297E3D">
            <w:delText>Bound</w:delText>
          </w:r>
        </w:del>
      </w:ins>
      <w:ins w:id="23879" w:author="Rev 6 Allen Wirfs-Brock" w:date="2012-02-01T13:36:00Z">
        <w:del w:id="23880" w:author="Rev 7 Allen Wirfs-Brock" w:date="2012-04-12T17:51:00Z">
          <w:r w:rsidR="002F6D6F" w:rsidDel="00297E3D">
            <w:delText xml:space="preserve"> </w:delText>
          </w:r>
        </w:del>
      </w:ins>
      <w:ins w:id="23881" w:author="Rev 6 Allen Wirfs-Brock" w:date="2012-01-31T13:33:00Z">
        <w:del w:id="23882" w:author="Rev 7 Allen Wirfs-Brock" w:date="2012-04-12T17:51:00Z">
          <w:r w:rsidRPr="00E77497" w:rsidDel="00297E3D">
            <w:delText xml:space="preserve">Names of </w:delText>
          </w:r>
        </w:del>
      </w:ins>
      <w:ins w:id="23883" w:author="Rev 6 Allen Wirfs-Brock" w:date="2012-01-31T13:34:00Z">
        <w:del w:id="23884" w:author="Rev 7 Allen Wirfs-Brock" w:date="2012-04-12T17:51:00Z">
          <w:r w:rsidRPr="009E12F1" w:rsidDel="00297E3D">
            <w:rPr>
              <w:i/>
            </w:rPr>
            <w:delText>Binding</w:delText>
          </w:r>
        </w:del>
      </w:ins>
      <w:ins w:id="23885" w:author="Rev 6 Allen Wirfs-Brock" w:date="2012-01-31T13:35:00Z">
        <w:del w:id="23886" w:author="Rev 7 Allen Wirfs-Brock" w:date="2012-04-12T17:51:00Z">
          <w:r w:rsidDel="00297E3D">
            <w:rPr>
              <w:i/>
            </w:rPr>
            <w:delText>Pattern</w:delText>
          </w:r>
        </w:del>
      </w:ins>
      <w:ins w:id="23887" w:author="Rev 6 Allen Wirfs-Brock" w:date="2012-01-31T13:33:00Z">
        <w:del w:id="23888" w:author="Rev 7 Allen Wirfs-Brock" w:date="2012-04-12T17:51:00Z">
          <w:r w:rsidRPr="00E77497" w:rsidDel="00297E3D">
            <w:delText>.</w:delText>
          </w:r>
        </w:del>
      </w:ins>
    </w:p>
    <w:p w:rsidR="00687A3E" w:rsidRPr="00E77497" w:rsidRDefault="00687A3E" w:rsidP="00687A3E">
      <w:pPr>
        <w:rPr>
          <w:ins w:id="23889" w:author="Rev 4 Allen Wirfs-Brock" w:date="2011-10-15T18:42:00Z"/>
          <w:rFonts w:ascii="Helvetica" w:hAnsi="Helvetica"/>
          <w:b/>
        </w:rPr>
      </w:pPr>
      <w:ins w:id="23890" w:author="Rev 4 Allen Wirfs-Brock" w:date="2011-10-15T18:42:00Z">
        <w:r w:rsidRPr="00E77497">
          <w:rPr>
            <w:rFonts w:ascii="Helvetica" w:hAnsi="Helvetica"/>
            <w:b/>
          </w:rPr>
          <w:t xml:space="preserve">Static Semantics:  </w:t>
        </w:r>
        <w:del w:id="23891" w:author="Rev 9 Allen Wirfs-Brock" w:date="2012-07-07T16:27:00Z">
          <w:r w:rsidRPr="00E77497" w:rsidDel="00201325">
            <w:rPr>
              <w:rFonts w:ascii="Helvetica" w:hAnsi="Helvetica"/>
              <w:b/>
              <w:lang w:eastAsia="en-US"/>
            </w:rPr>
            <w:delText>Var</w:delText>
          </w:r>
        </w:del>
      </w:ins>
      <w:ins w:id="23892" w:author="Rev 6 Allen Wirfs-Brock" w:date="2012-02-01T13:36:00Z">
        <w:del w:id="23893" w:author="Rev 9 Allen Wirfs-Brock" w:date="2012-07-07T16:27:00Z">
          <w:r w:rsidR="002F6D6F" w:rsidDel="00201325">
            <w:rPr>
              <w:rFonts w:ascii="Helvetica" w:hAnsi="Helvetica"/>
              <w:b/>
              <w:lang w:eastAsia="en-US"/>
            </w:rPr>
            <w:delText xml:space="preserve"> </w:delText>
          </w:r>
        </w:del>
      </w:ins>
      <w:ins w:id="23894" w:author="Rev 4 Allen Wirfs-Brock" w:date="2011-10-15T18:42:00Z">
        <w:del w:id="23895" w:author="Rev 9 Allen Wirfs-Brock" w:date="2012-07-07T16:27:00Z">
          <w:r w:rsidRPr="00E77497" w:rsidDel="00201325">
            <w:rPr>
              <w:rFonts w:ascii="Helvetica" w:hAnsi="Helvetica"/>
              <w:b/>
              <w:lang w:eastAsia="en-US"/>
            </w:rPr>
            <w:delText>Declared</w:delText>
          </w:r>
        </w:del>
      </w:ins>
      <w:ins w:id="23896" w:author="Rev 6 Allen Wirfs-Brock" w:date="2012-02-01T13:36:00Z">
        <w:del w:id="23897" w:author="Rev 9 Allen Wirfs-Brock" w:date="2012-07-07T16:27:00Z">
          <w:r w:rsidR="002F6D6F" w:rsidDel="00201325">
            <w:rPr>
              <w:rFonts w:ascii="Helvetica" w:hAnsi="Helvetica"/>
              <w:b/>
              <w:lang w:eastAsia="en-US"/>
            </w:rPr>
            <w:delText xml:space="preserve"> </w:delText>
          </w:r>
        </w:del>
      </w:ins>
      <w:ins w:id="23898" w:author="Rev 4 Allen Wirfs-Brock" w:date="2011-10-15T18:42:00Z">
        <w:del w:id="23899" w:author="Rev 9 Allen Wirfs-Brock" w:date="2012-07-07T16:27:00Z">
          <w:r w:rsidRPr="00E77497" w:rsidDel="00201325">
            <w:rPr>
              <w:rFonts w:ascii="Helvetica" w:hAnsi="Helvetica"/>
              <w:b/>
              <w:lang w:eastAsia="en-US"/>
            </w:rPr>
            <w:delText>Names</w:delText>
          </w:r>
        </w:del>
      </w:ins>
      <w:ins w:id="23900" w:author="Rev 9 Allen Wirfs-Brock" w:date="2012-07-07T16:27:00Z">
        <w:r w:rsidR="00201325">
          <w:rPr>
            <w:rFonts w:ascii="Helvetica" w:hAnsi="Helvetica"/>
            <w:b/>
            <w:lang w:eastAsia="en-US"/>
          </w:rPr>
          <w:t>VarDeclaredNames</w:t>
        </w:r>
      </w:ins>
    </w:p>
    <w:p w:rsidR="00CC12F9" w:rsidRPr="00E77497" w:rsidRDefault="00F5066A" w:rsidP="00CC12F9">
      <w:pPr>
        <w:jc w:val="left"/>
        <w:rPr>
          <w:ins w:id="23901" w:author="Rev 3 Allen Wirfs-Brock" w:date="2011-09-02T11:14:00Z"/>
        </w:rPr>
      </w:pPr>
      <w:ins w:id="23902"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23903" w:author="Rev 3 Allen Wirfs-Brock" w:date="2011-09-02T11:14:00Z">
        <w:del w:id="23904"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23905" w:author="Rev 4 Allen Wirfs-Brock" w:date="2011-10-15T18:47:00Z">
          <w:r w:rsidR="00CC12F9" w:rsidRPr="00E77497" w:rsidDel="00D25231">
            <w:delText>is determined as follows:</w:delText>
          </w:r>
        </w:del>
      </w:ins>
    </w:p>
    <w:p w:rsidR="00CC12F9" w:rsidRPr="00E77497" w:rsidRDefault="00CC12F9" w:rsidP="00B34B48">
      <w:pPr>
        <w:pStyle w:val="Alg4"/>
        <w:numPr>
          <w:ilvl w:val="0"/>
          <w:numId w:val="481"/>
        </w:numPr>
        <w:spacing w:after="220"/>
        <w:contextualSpacing/>
        <w:rPr>
          <w:ins w:id="23906" w:author="Rev 3 Allen Wirfs-Brock" w:date="2011-09-02T11:14:00Z"/>
        </w:rPr>
      </w:pPr>
      <w:ins w:id="23907" w:author="Rev 3 Allen Wirfs-Brock" w:date="2011-09-02T11:14:00Z">
        <w:r w:rsidRPr="00E77497">
          <w:t xml:space="preserve">Return the </w:t>
        </w:r>
        <w:del w:id="23908" w:author="Rev 9 Allen Wirfs-Brock" w:date="2012-07-07T16:27:00Z">
          <w:r w:rsidRPr="00E77497" w:rsidDel="00201325">
            <w:delText>Var</w:delText>
          </w:r>
        </w:del>
      </w:ins>
      <w:ins w:id="23909" w:author="Rev 6 Allen Wirfs-Brock" w:date="2012-02-01T13:36:00Z">
        <w:del w:id="23910" w:author="Rev 9 Allen Wirfs-Brock" w:date="2012-07-07T16:27:00Z">
          <w:r w:rsidR="002F6D6F" w:rsidDel="00201325">
            <w:delText xml:space="preserve"> </w:delText>
          </w:r>
        </w:del>
      </w:ins>
      <w:ins w:id="23911" w:author="Rev 3 Allen Wirfs-Brock" w:date="2011-09-02T11:14:00Z">
        <w:del w:id="23912" w:author="Rev 9 Allen Wirfs-Brock" w:date="2012-07-07T16:27:00Z">
          <w:r w:rsidRPr="00E77497" w:rsidDel="00201325">
            <w:delText>Declared</w:delText>
          </w:r>
        </w:del>
      </w:ins>
      <w:ins w:id="23913" w:author="Rev 6 Allen Wirfs-Brock" w:date="2012-02-01T13:36:00Z">
        <w:del w:id="23914" w:author="Rev 9 Allen Wirfs-Brock" w:date="2012-07-07T16:27:00Z">
          <w:r w:rsidR="002F6D6F" w:rsidDel="00201325">
            <w:delText xml:space="preserve"> </w:delText>
          </w:r>
        </w:del>
      </w:ins>
      <w:ins w:id="23915" w:author="Rev 3 Allen Wirfs-Brock" w:date="2011-09-02T11:14:00Z">
        <w:del w:id="23916" w:author="Rev 9 Allen Wirfs-Brock" w:date="2012-07-07T16:27:00Z">
          <w:r w:rsidRPr="00E77497" w:rsidDel="00201325">
            <w:delText>Names</w:delText>
          </w:r>
        </w:del>
      </w:ins>
      <w:ins w:id="23917" w:author="Rev 9 Allen Wirfs-Brock" w:date="2012-07-07T16:27:00Z">
        <w:r w:rsidR="00201325">
          <w:t>VarDeclaredNames</w:t>
        </w:r>
      </w:ins>
      <w:ins w:id="23918" w:author="Rev 3 Allen Wirfs-Brock" w:date="2011-09-02T11:14:00Z">
        <w:r w:rsidRPr="00E77497">
          <w:t xml:space="preserve"> of </w:t>
        </w:r>
        <w:r w:rsidRPr="00E77497">
          <w:rPr>
            <w:i/>
          </w:rPr>
          <w:t>Statement</w:t>
        </w:r>
        <w:r w:rsidRPr="00E77497">
          <w:t>.</w:t>
        </w:r>
      </w:ins>
    </w:p>
    <w:p w:rsidR="00D25231" w:rsidRPr="00E77497" w:rsidRDefault="00D25231" w:rsidP="00D25231">
      <w:pPr>
        <w:jc w:val="left"/>
        <w:rPr>
          <w:ins w:id="23919" w:author="Rev 4 Allen Wirfs-Brock" w:date="2011-10-15T18:48:00Z"/>
        </w:rPr>
      </w:pPr>
      <w:ins w:id="23920"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3921" w:author="Rev 6 Allen Wirfs-Brock" w:date="2012-01-31T14:42:00Z">
          <w:r w:rsidRPr="00E77497" w:rsidDel="00CA7892">
            <w:rPr>
              <w:rFonts w:ascii="Times New Roman" w:hAnsi="Times New Roman"/>
              <w:i/>
            </w:rPr>
            <w:delText>VariableDeclarationNoIn</w:delText>
          </w:r>
        </w:del>
      </w:ins>
      <w:ins w:id="23922" w:author="Rev 6 Allen Wirfs-Brock" w:date="2012-02-15T16:53:00Z">
        <w:del w:id="23923" w:author="Rev 7 Allen Wirfs-Brock" w:date="2012-04-24T17:57:00Z">
          <w:r w:rsidR="00D07025" w:rsidDel="004429A2">
            <w:rPr>
              <w:rFonts w:ascii="Times New Roman" w:hAnsi="Times New Roman"/>
              <w:i/>
            </w:rPr>
            <w:delText>BindingIdentifier</w:delText>
          </w:r>
        </w:del>
      </w:ins>
      <w:ins w:id="23924" w:author="Rev 7 Allen Wirfs-Brock" w:date="2012-04-24T18:14:00Z">
        <w:r w:rsidR="00FC6066">
          <w:rPr>
            <w:rFonts w:ascii="Times New Roman" w:hAnsi="Times New Roman"/>
            <w:i/>
          </w:rPr>
          <w:t>ForBinding</w:t>
        </w:r>
      </w:ins>
      <w:ins w:id="23925"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rsidR="00D25231" w:rsidRPr="00E77497" w:rsidRDefault="00D25231" w:rsidP="00B34B48">
      <w:pPr>
        <w:pStyle w:val="Alg4"/>
        <w:numPr>
          <w:ilvl w:val="0"/>
          <w:numId w:val="482"/>
        </w:numPr>
        <w:spacing w:after="220"/>
        <w:contextualSpacing/>
        <w:rPr>
          <w:ins w:id="23926" w:author="Rev 4 Allen Wirfs-Brock" w:date="2011-10-15T18:48:00Z"/>
        </w:rPr>
      </w:pPr>
      <w:ins w:id="23927" w:author="Rev 4 Allen Wirfs-Brock" w:date="2011-10-15T18:48:00Z">
        <w:r w:rsidRPr="00E77497">
          <w:t xml:space="preserve">Let </w:t>
        </w:r>
        <w:r w:rsidRPr="00E77497">
          <w:rPr>
            <w:i/>
          </w:rPr>
          <w:t xml:space="preserve">names </w:t>
        </w:r>
        <w:r w:rsidRPr="00E77497">
          <w:t xml:space="preserve">be </w:t>
        </w:r>
      </w:ins>
      <w:ins w:id="23928" w:author="Rev 6 Allen Wirfs-Brock" w:date="2012-02-01T13:36:00Z">
        <w:r w:rsidR="002F6D6F">
          <w:t xml:space="preserve">the </w:t>
        </w:r>
      </w:ins>
      <w:ins w:id="23929" w:author="Rev 4 Allen Wirfs-Brock" w:date="2011-10-15T18:48:00Z">
        <w:del w:id="23930" w:author="Rev 9 Allen Wirfs-Brock" w:date="2012-07-07T16:25:00Z">
          <w:r w:rsidRPr="00E77497" w:rsidDel="00201325">
            <w:delText>Bound</w:delText>
          </w:r>
        </w:del>
      </w:ins>
      <w:ins w:id="23931" w:author="Rev 6 Allen Wirfs-Brock" w:date="2012-02-01T13:36:00Z">
        <w:del w:id="23932" w:author="Rev 9 Allen Wirfs-Brock" w:date="2012-07-07T16:25:00Z">
          <w:r w:rsidR="002F6D6F" w:rsidDel="00201325">
            <w:delText xml:space="preserve"> </w:delText>
          </w:r>
        </w:del>
      </w:ins>
      <w:ins w:id="23933" w:author="Rev 4 Allen Wirfs-Brock" w:date="2011-10-15T18:48:00Z">
        <w:del w:id="23934" w:author="Rev 9 Allen Wirfs-Brock" w:date="2012-07-07T16:25:00Z">
          <w:r w:rsidRPr="00E77497" w:rsidDel="00201325">
            <w:delText>Names</w:delText>
          </w:r>
        </w:del>
      </w:ins>
      <w:ins w:id="23935" w:author="Rev 9 Allen Wirfs-Brock" w:date="2012-07-07T16:25:00Z">
        <w:r w:rsidR="00201325">
          <w:t>BoundNames</w:t>
        </w:r>
      </w:ins>
      <w:ins w:id="23936" w:author="Rev 4 Allen Wirfs-Brock" w:date="2011-10-15T18:48:00Z">
        <w:r w:rsidRPr="00E77497">
          <w:t xml:space="preserve"> of </w:t>
        </w:r>
        <w:del w:id="23937" w:author="Rev 6 Allen Wirfs-Brock" w:date="2012-01-31T14:42:00Z">
          <w:r w:rsidRPr="00E77497" w:rsidDel="00CA7892">
            <w:rPr>
              <w:i/>
            </w:rPr>
            <w:delText>Variable</w:delText>
          </w:r>
        </w:del>
      </w:ins>
      <w:ins w:id="23938" w:author="Rev 6 Allen Wirfs-Brock" w:date="2012-02-15T16:53:00Z">
        <w:del w:id="23939" w:author="Rev 7 Allen Wirfs-Brock" w:date="2012-04-24T17:58:00Z">
          <w:r w:rsidR="00D07025" w:rsidDel="004429A2">
            <w:rPr>
              <w:i/>
            </w:rPr>
            <w:delText>BindingIdentifier</w:delText>
          </w:r>
        </w:del>
      </w:ins>
      <w:ins w:id="23940" w:author="Rev 7 Allen Wirfs-Brock" w:date="2012-04-24T18:14:00Z">
        <w:r w:rsidR="00FC6066">
          <w:rPr>
            <w:i/>
          </w:rPr>
          <w:t>ForBinding</w:t>
        </w:r>
      </w:ins>
      <w:ins w:id="23941" w:author="Rev 4 Allen Wirfs-Brock" w:date="2011-10-15T18:48:00Z">
        <w:del w:id="23942" w:author="Rev 6 Allen Wirfs-Brock" w:date="2012-02-15T16:53:00Z">
          <w:r w:rsidRPr="00E77497" w:rsidDel="00D07025">
            <w:rPr>
              <w:i/>
            </w:rPr>
            <w:delText>Declaration</w:delText>
          </w:r>
        </w:del>
        <w:del w:id="23943" w:author="Rev 6 Allen Wirfs-Brock" w:date="2012-01-31T14:42:00Z">
          <w:r w:rsidRPr="00E77497" w:rsidDel="00CA7892">
            <w:rPr>
              <w:i/>
            </w:rPr>
            <w:delText>NoIn</w:delText>
          </w:r>
        </w:del>
        <w:r w:rsidRPr="00E77497">
          <w:t>.</w:t>
        </w:r>
      </w:ins>
    </w:p>
    <w:p w:rsidR="00D25231" w:rsidRPr="00C7794D" w:rsidRDefault="00D25231" w:rsidP="00B34B48">
      <w:pPr>
        <w:pStyle w:val="Alg4"/>
        <w:numPr>
          <w:ilvl w:val="0"/>
          <w:numId w:val="482"/>
        </w:numPr>
        <w:spacing w:after="220"/>
        <w:contextualSpacing/>
        <w:rPr>
          <w:ins w:id="23944" w:author="Rev 4 Allen Wirfs-Brock" w:date="2011-10-15T18:48:00Z"/>
          <w:i/>
        </w:rPr>
      </w:pPr>
      <w:ins w:id="23945" w:author="Rev 4 Allen Wirfs-Brock" w:date="2011-10-15T18:48:00Z">
        <w:r w:rsidRPr="00E77497">
          <w:t xml:space="preserve">Append to </w:t>
        </w:r>
        <w:r w:rsidRPr="00E77497">
          <w:rPr>
            <w:i/>
          </w:rPr>
          <w:t>names</w:t>
        </w:r>
        <w:r w:rsidRPr="00E77497">
          <w:t xml:space="preserve"> the elements of the </w:t>
        </w:r>
        <w:del w:id="23946" w:author="Rev 9 Allen Wirfs-Brock" w:date="2012-07-07T16:27:00Z">
          <w:r w:rsidRPr="00E77497" w:rsidDel="00201325">
            <w:delText>Var</w:delText>
          </w:r>
        </w:del>
      </w:ins>
      <w:ins w:id="23947" w:author="Rev 6 Allen Wirfs-Brock" w:date="2012-02-01T13:36:00Z">
        <w:del w:id="23948" w:author="Rev 9 Allen Wirfs-Brock" w:date="2012-07-07T16:27:00Z">
          <w:r w:rsidR="002F6D6F" w:rsidDel="00201325">
            <w:delText xml:space="preserve"> </w:delText>
          </w:r>
        </w:del>
      </w:ins>
      <w:ins w:id="23949" w:author="Rev 4 Allen Wirfs-Brock" w:date="2011-10-15T18:48:00Z">
        <w:del w:id="23950" w:author="Rev 9 Allen Wirfs-Brock" w:date="2012-07-07T16:27:00Z">
          <w:r w:rsidRPr="00E77497" w:rsidDel="00201325">
            <w:delText>Declared</w:delText>
          </w:r>
        </w:del>
      </w:ins>
      <w:ins w:id="23951" w:author="Rev 6 Allen Wirfs-Brock" w:date="2012-02-01T13:36:00Z">
        <w:del w:id="23952" w:author="Rev 9 Allen Wirfs-Brock" w:date="2012-07-07T16:27:00Z">
          <w:r w:rsidR="002F6D6F" w:rsidDel="00201325">
            <w:delText xml:space="preserve"> </w:delText>
          </w:r>
        </w:del>
      </w:ins>
      <w:ins w:id="23953" w:author="Rev 4 Allen Wirfs-Brock" w:date="2011-10-15T18:48:00Z">
        <w:del w:id="23954" w:author="Rev 9 Allen Wirfs-Brock" w:date="2012-07-07T16:27:00Z">
          <w:r w:rsidRPr="00E77497" w:rsidDel="00201325">
            <w:delText>Names</w:delText>
          </w:r>
        </w:del>
      </w:ins>
      <w:ins w:id="23955" w:author="Rev 9 Allen Wirfs-Brock" w:date="2012-07-07T16:27:00Z">
        <w:r w:rsidR="00201325">
          <w:t>VarDeclaredNames</w:t>
        </w:r>
      </w:ins>
      <w:ins w:id="23956" w:author="Rev 4 Allen Wirfs-Brock" w:date="2011-10-15T18:48:00Z">
        <w:r w:rsidRPr="00E77497">
          <w:t xml:space="preserve"> of </w:t>
        </w:r>
        <w:r w:rsidRPr="00E77497">
          <w:rPr>
            <w:i/>
          </w:rPr>
          <w:t>Statement</w:t>
        </w:r>
        <w:r w:rsidRPr="00E77497">
          <w:rPr>
            <w:rStyle w:val="bnf"/>
          </w:rPr>
          <w:t>.</w:t>
        </w:r>
      </w:ins>
    </w:p>
    <w:p w:rsidR="00D25231" w:rsidRPr="006B6D0A" w:rsidRDefault="00D25231" w:rsidP="00B34B48">
      <w:pPr>
        <w:pStyle w:val="Alg4"/>
        <w:numPr>
          <w:ilvl w:val="0"/>
          <w:numId w:val="482"/>
        </w:numPr>
        <w:spacing w:after="220"/>
        <w:contextualSpacing/>
        <w:rPr>
          <w:ins w:id="23957" w:author="Rev 4 Allen Wirfs-Brock" w:date="2011-10-15T18:49:00Z"/>
          <w:rStyle w:val="bnf"/>
        </w:rPr>
      </w:pPr>
      <w:ins w:id="23958" w:author="Rev 4 Allen Wirfs-Brock" w:date="2011-10-15T18:48:00Z">
        <w:r w:rsidRPr="004D1BD1">
          <w:t xml:space="preserve">Return </w:t>
        </w:r>
        <w:r w:rsidRPr="003B4312">
          <w:rPr>
            <w:rStyle w:val="bnf"/>
          </w:rPr>
          <w:t>names</w:t>
        </w:r>
      </w:ins>
    </w:p>
    <w:p w:rsidR="00A45298" w:rsidRPr="00E77497" w:rsidRDefault="00F5066A" w:rsidP="00A45298">
      <w:pPr>
        <w:jc w:val="left"/>
        <w:rPr>
          <w:ins w:id="23959" w:author="Rev 6 Allen Wirfs-Brock" w:date="2012-01-30T16:58:00Z"/>
        </w:rPr>
      </w:pPr>
      <w:ins w:id="23960"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23961"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rsidR="00A45298" w:rsidRPr="00E77497" w:rsidRDefault="00A45298" w:rsidP="00A45298">
      <w:pPr>
        <w:pStyle w:val="Alg4"/>
        <w:numPr>
          <w:ilvl w:val="0"/>
          <w:numId w:val="633"/>
        </w:numPr>
        <w:spacing w:after="220"/>
        <w:contextualSpacing/>
        <w:rPr>
          <w:ins w:id="23962" w:author="Rev 6 Allen Wirfs-Brock" w:date="2012-01-30T16:58:00Z"/>
        </w:rPr>
      </w:pPr>
      <w:ins w:id="23963" w:author="Rev 6 Allen Wirfs-Brock" w:date="2012-01-30T16:58:00Z">
        <w:r w:rsidRPr="00E77497">
          <w:lastRenderedPageBreak/>
          <w:t xml:space="preserve">Return the </w:t>
        </w:r>
        <w:del w:id="23964" w:author="Rev 9 Allen Wirfs-Brock" w:date="2012-07-07T16:27:00Z">
          <w:r w:rsidRPr="00E77497" w:rsidDel="00201325">
            <w:delText>Var</w:delText>
          </w:r>
        </w:del>
      </w:ins>
      <w:ins w:id="23965" w:author="Rev 6 Allen Wirfs-Brock" w:date="2012-02-01T13:36:00Z">
        <w:del w:id="23966" w:author="Rev 9 Allen Wirfs-Brock" w:date="2012-07-07T16:27:00Z">
          <w:r w:rsidR="002F6D6F" w:rsidDel="00201325">
            <w:delText xml:space="preserve"> </w:delText>
          </w:r>
        </w:del>
      </w:ins>
      <w:ins w:id="23967" w:author="Rev 6 Allen Wirfs-Brock" w:date="2012-01-30T16:58:00Z">
        <w:del w:id="23968" w:author="Rev 9 Allen Wirfs-Brock" w:date="2012-07-07T16:27:00Z">
          <w:r w:rsidRPr="00E77497" w:rsidDel="00201325">
            <w:delText>Declared</w:delText>
          </w:r>
        </w:del>
      </w:ins>
      <w:ins w:id="23969" w:author="Rev 6 Allen Wirfs-Brock" w:date="2012-02-01T13:36:00Z">
        <w:del w:id="23970" w:author="Rev 9 Allen Wirfs-Brock" w:date="2012-07-07T16:27:00Z">
          <w:r w:rsidR="002F6D6F" w:rsidDel="00201325">
            <w:delText xml:space="preserve"> </w:delText>
          </w:r>
        </w:del>
      </w:ins>
      <w:ins w:id="23971" w:author="Rev 6 Allen Wirfs-Brock" w:date="2012-01-30T16:58:00Z">
        <w:del w:id="23972" w:author="Rev 9 Allen Wirfs-Brock" w:date="2012-07-07T16:27:00Z">
          <w:r w:rsidRPr="00E77497" w:rsidDel="00201325">
            <w:delText>Names</w:delText>
          </w:r>
        </w:del>
      </w:ins>
      <w:ins w:id="23973" w:author="Rev 9 Allen Wirfs-Brock" w:date="2012-07-07T16:27:00Z">
        <w:r w:rsidR="00201325">
          <w:t>VarDeclaredNames</w:t>
        </w:r>
      </w:ins>
      <w:ins w:id="23974" w:author="Rev 6 Allen Wirfs-Brock" w:date="2012-01-30T16:58:00Z">
        <w:r w:rsidRPr="00E77497">
          <w:t xml:space="preserve"> of </w:t>
        </w:r>
        <w:r w:rsidRPr="00E77497">
          <w:rPr>
            <w:i/>
          </w:rPr>
          <w:t>Statement</w:t>
        </w:r>
        <w:r w:rsidRPr="00E77497">
          <w:t>.</w:t>
        </w:r>
      </w:ins>
    </w:p>
    <w:p w:rsidR="00F5066A" w:rsidRPr="00E77497" w:rsidRDefault="00F5066A" w:rsidP="00F5066A">
      <w:pPr>
        <w:jc w:val="left"/>
        <w:rPr>
          <w:ins w:id="23975" w:author="Rev 6 Allen Wirfs-Brock" w:date="2012-01-31T13:44:00Z"/>
        </w:rPr>
      </w:pPr>
      <w:ins w:id="23976"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23977" w:author="Rev 6 Allen Wirfs-Brock" w:date="2012-01-31T13:45:00Z">
        <w:r>
          <w:rPr>
            <w:rFonts w:ascii="Courier New" w:hAnsi="Courier New"/>
            <w:b/>
          </w:rPr>
          <w:t>of</w:t>
        </w:r>
      </w:ins>
      <w:ins w:id="23978"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F5066A" w:rsidRPr="00E77497" w:rsidRDefault="00F5066A" w:rsidP="00F5066A">
      <w:pPr>
        <w:pStyle w:val="Alg4"/>
        <w:numPr>
          <w:ilvl w:val="0"/>
          <w:numId w:val="641"/>
        </w:numPr>
        <w:spacing w:after="220"/>
        <w:contextualSpacing/>
        <w:rPr>
          <w:ins w:id="23979" w:author="Rev 6 Allen Wirfs-Brock" w:date="2012-01-31T13:44:00Z"/>
        </w:rPr>
      </w:pPr>
      <w:ins w:id="23980" w:author="Rev 6 Allen Wirfs-Brock" w:date="2012-01-31T13:44:00Z">
        <w:r w:rsidRPr="00E77497">
          <w:t xml:space="preserve">Return the </w:t>
        </w:r>
        <w:del w:id="23981" w:author="Rev 9 Allen Wirfs-Brock" w:date="2012-07-07T16:27:00Z">
          <w:r w:rsidRPr="00E77497" w:rsidDel="00201325">
            <w:delText>Var</w:delText>
          </w:r>
        </w:del>
      </w:ins>
      <w:ins w:id="23982" w:author="Rev 6 Allen Wirfs-Brock" w:date="2012-02-01T13:36:00Z">
        <w:del w:id="23983" w:author="Rev 9 Allen Wirfs-Brock" w:date="2012-07-07T16:27:00Z">
          <w:r w:rsidR="002F6D6F" w:rsidDel="00201325">
            <w:delText xml:space="preserve"> </w:delText>
          </w:r>
        </w:del>
      </w:ins>
      <w:ins w:id="23984" w:author="Rev 6 Allen Wirfs-Brock" w:date="2012-01-31T13:44:00Z">
        <w:del w:id="23985" w:author="Rev 9 Allen Wirfs-Brock" w:date="2012-07-07T16:27:00Z">
          <w:r w:rsidRPr="00E77497" w:rsidDel="00201325">
            <w:delText>Declared</w:delText>
          </w:r>
        </w:del>
      </w:ins>
      <w:ins w:id="23986" w:author="Rev 6 Allen Wirfs-Brock" w:date="2012-02-01T13:36:00Z">
        <w:del w:id="23987" w:author="Rev 9 Allen Wirfs-Brock" w:date="2012-07-07T16:27:00Z">
          <w:r w:rsidR="002F6D6F" w:rsidDel="00201325">
            <w:delText xml:space="preserve"> </w:delText>
          </w:r>
        </w:del>
      </w:ins>
      <w:ins w:id="23988" w:author="Rev 6 Allen Wirfs-Brock" w:date="2012-01-31T13:44:00Z">
        <w:del w:id="23989" w:author="Rev 9 Allen Wirfs-Brock" w:date="2012-07-07T16:27:00Z">
          <w:r w:rsidRPr="00E77497" w:rsidDel="00201325">
            <w:delText>Names</w:delText>
          </w:r>
        </w:del>
      </w:ins>
      <w:ins w:id="23990" w:author="Rev 9 Allen Wirfs-Brock" w:date="2012-07-07T16:27:00Z">
        <w:r w:rsidR="00201325">
          <w:t>VarDeclaredNames</w:t>
        </w:r>
      </w:ins>
      <w:ins w:id="23991" w:author="Rev 6 Allen Wirfs-Brock" w:date="2012-01-31T13:44:00Z">
        <w:r w:rsidRPr="00E77497">
          <w:t xml:space="preserve"> of </w:t>
        </w:r>
        <w:r w:rsidRPr="00E77497">
          <w:rPr>
            <w:i/>
          </w:rPr>
          <w:t>Statement</w:t>
        </w:r>
        <w:r w:rsidRPr="00E77497">
          <w:t>.</w:t>
        </w:r>
      </w:ins>
    </w:p>
    <w:p w:rsidR="00F5066A" w:rsidRPr="00E77497" w:rsidRDefault="00F5066A" w:rsidP="00F5066A">
      <w:pPr>
        <w:jc w:val="left"/>
        <w:rPr>
          <w:ins w:id="23992" w:author="Rev 6 Allen Wirfs-Brock" w:date="2012-01-31T13:44:00Z"/>
        </w:rPr>
      </w:pPr>
      <w:ins w:id="23993"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23994" w:author="Rev 6 Allen Wirfs-Brock" w:date="2012-01-31T14:49:00Z">
        <w:del w:id="23995" w:author="Rev 7 Allen Wirfs-Brock" w:date="2012-04-24T18:15:00Z">
          <w:r w:rsidR="00CA7892" w:rsidDel="009F1BE2">
            <w:rPr>
              <w:rFonts w:ascii="Times New Roman" w:hAnsi="Times New Roman"/>
              <w:i/>
            </w:rPr>
            <w:delText>ForVarDeclaration</w:delText>
          </w:r>
        </w:del>
      </w:ins>
      <w:ins w:id="23996" w:author="Rev 7 Allen Wirfs-Brock" w:date="2012-04-24T18:15:00Z">
        <w:r w:rsidR="009F1BE2">
          <w:rPr>
            <w:rFonts w:ascii="Times New Roman" w:hAnsi="Times New Roman"/>
            <w:i/>
          </w:rPr>
          <w:t>ForBinding</w:t>
        </w:r>
      </w:ins>
      <w:ins w:id="23997" w:author="Rev 6 Allen Wirfs-Brock" w:date="2012-01-31T14:49:00Z">
        <w:r w:rsidR="00CA7892" w:rsidRPr="00E77497">
          <w:t xml:space="preserve"> </w:t>
        </w:r>
      </w:ins>
      <w:ins w:id="23998" w:author="Rev 6 Allen Wirfs-Brock" w:date="2012-01-31T13:45:00Z">
        <w:r>
          <w:rPr>
            <w:rFonts w:ascii="Courier New" w:hAnsi="Courier New"/>
            <w:b/>
          </w:rPr>
          <w:t>of</w:t>
        </w:r>
      </w:ins>
      <w:ins w:id="23999"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rsidR="00F5066A" w:rsidRPr="00E77497" w:rsidRDefault="00F5066A" w:rsidP="00F5066A">
      <w:pPr>
        <w:pStyle w:val="Alg4"/>
        <w:numPr>
          <w:ilvl w:val="0"/>
          <w:numId w:val="642"/>
        </w:numPr>
        <w:spacing w:after="220"/>
        <w:contextualSpacing/>
        <w:rPr>
          <w:ins w:id="24000" w:author="Rev 6 Allen Wirfs-Brock" w:date="2012-01-31T13:44:00Z"/>
        </w:rPr>
      </w:pPr>
      <w:ins w:id="24001" w:author="Rev 6 Allen Wirfs-Brock" w:date="2012-01-31T13:44:00Z">
        <w:r w:rsidRPr="00E77497">
          <w:t xml:space="preserve">Let </w:t>
        </w:r>
        <w:r w:rsidRPr="00E77497">
          <w:rPr>
            <w:i/>
          </w:rPr>
          <w:t xml:space="preserve">names </w:t>
        </w:r>
        <w:r w:rsidRPr="00E77497">
          <w:t xml:space="preserve">be </w:t>
        </w:r>
      </w:ins>
      <w:ins w:id="24002" w:author="Rev 6 Allen Wirfs-Brock" w:date="2012-02-01T13:36:00Z">
        <w:r w:rsidR="002F6D6F">
          <w:t xml:space="preserve">the </w:t>
        </w:r>
      </w:ins>
      <w:ins w:id="24003" w:author="Rev 6 Allen Wirfs-Brock" w:date="2012-01-31T13:44:00Z">
        <w:del w:id="24004" w:author="Rev 9 Allen Wirfs-Brock" w:date="2012-07-07T16:25:00Z">
          <w:r w:rsidRPr="00E77497" w:rsidDel="00201325">
            <w:delText>Bound</w:delText>
          </w:r>
        </w:del>
      </w:ins>
      <w:ins w:id="24005" w:author="Rev 6 Allen Wirfs-Brock" w:date="2012-02-01T13:36:00Z">
        <w:del w:id="24006" w:author="Rev 9 Allen Wirfs-Brock" w:date="2012-07-07T16:25:00Z">
          <w:r w:rsidR="002F6D6F" w:rsidDel="00201325">
            <w:delText xml:space="preserve"> </w:delText>
          </w:r>
        </w:del>
      </w:ins>
      <w:ins w:id="24007" w:author="Rev 6 Allen Wirfs-Brock" w:date="2012-01-31T13:44:00Z">
        <w:del w:id="24008" w:author="Rev 9 Allen Wirfs-Brock" w:date="2012-07-07T16:25:00Z">
          <w:r w:rsidRPr="00E77497" w:rsidDel="00201325">
            <w:delText>Names</w:delText>
          </w:r>
        </w:del>
      </w:ins>
      <w:ins w:id="24009" w:author="Rev 9 Allen Wirfs-Brock" w:date="2012-07-07T16:25:00Z">
        <w:r w:rsidR="00201325">
          <w:t>BoundNames</w:t>
        </w:r>
      </w:ins>
      <w:ins w:id="24010" w:author="Rev 6 Allen Wirfs-Brock" w:date="2012-01-31T13:44:00Z">
        <w:r w:rsidRPr="00E77497">
          <w:t xml:space="preserve"> of </w:t>
        </w:r>
      </w:ins>
      <w:ins w:id="24011" w:author="Rev 6 Allen Wirfs-Brock" w:date="2012-01-31T14:49:00Z">
        <w:del w:id="24012" w:author="Rev 7 Allen Wirfs-Brock" w:date="2012-04-24T18:15:00Z">
          <w:r w:rsidR="00CA7892" w:rsidDel="009F1BE2">
            <w:rPr>
              <w:i/>
            </w:rPr>
            <w:delText>ForVarDeclaration</w:delText>
          </w:r>
        </w:del>
      </w:ins>
      <w:ins w:id="24013" w:author="Rev 7 Allen Wirfs-Brock" w:date="2012-04-24T18:15:00Z">
        <w:r w:rsidR="009F1BE2">
          <w:rPr>
            <w:i/>
          </w:rPr>
          <w:t>ForBinding</w:t>
        </w:r>
      </w:ins>
      <w:ins w:id="24014" w:author="Rev 6 Allen Wirfs-Brock" w:date="2012-01-31T13:44:00Z">
        <w:r w:rsidRPr="00E77497">
          <w:t>.</w:t>
        </w:r>
      </w:ins>
    </w:p>
    <w:p w:rsidR="00F5066A" w:rsidRPr="00C7794D" w:rsidRDefault="00F5066A" w:rsidP="00F5066A">
      <w:pPr>
        <w:pStyle w:val="Alg4"/>
        <w:numPr>
          <w:ilvl w:val="0"/>
          <w:numId w:val="642"/>
        </w:numPr>
        <w:spacing w:after="220"/>
        <w:contextualSpacing/>
        <w:rPr>
          <w:ins w:id="24015" w:author="Rev 6 Allen Wirfs-Brock" w:date="2012-01-31T13:44:00Z"/>
          <w:i/>
        </w:rPr>
      </w:pPr>
      <w:ins w:id="24016" w:author="Rev 6 Allen Wirfs-Brock" w:date="2012-01-31T13:44:00Z">
        <w:r w:rsidRPr="00E77497">
          <w:t xml:space="preserve">Append to </w:t>
        </w:r>
        <w:r w:rsidRPr="00E77497">
          <w:rPr>
            <w:i/>
          </w:rPr>
          <w:t>names</w:t>
        </w:r>
        <w:r w:rsidRPr="00E77497">
          <w:t xml:space="preserve"> the elements of the </w:t>
        </w:r>
        <w:del w:id="24017" w:author="Rev 9 Allen Wirfs-Brock" w:date="2012-07-07T16:27:00Z">
          <w:r w:rsidRPr="00E77497" w:rsidDel="00201325">
            <w:delText>Var</w:delText>
          </w:r>
        </w:del>
      </w:ins>
      <w:ins w:id="24018" w:author="Rev 6 Allen Wirfs-Brock" w:date="2012-02-01T13:36:00Z">
        <w:del w:id="24019" w:author="Rev 9 Allen Wirfs-Brock" w:date="2012-07-07T16:27:00Z">
          <w:r w:rsidR="002F6D6F" w:rsidDel="00201325">
            <w:delText xml:space="preserve"> </w:delText>
          </w:r>
        </w:del>
      </w:ins>
      <w:ins w:id="24020" w:author="Rev 6 Allen Wirfs-Brock" w:date="2012-01-31T13:44:00Z">
        <w:del w:id="24021" w:author="Rev 9 Allen Wirfs-Brock" w:date="2012-07-07T16:27:00Z">
          <w:r w:rsidRPr="00E77497" w:rsidDel="00201325">
            <w:delText>Declared</w:delText>
          </w:r>
        </w:del>
      </w:ins>
      <w:ins w:id="24022" w:author="Rev 6 Allen Wirfs-Brock" w:date="2012-02-01T13:36:00Z">
        <w:del w:id="24023" w:author="Rev 9 Allen Wirfs-Brock" w:date="2012-07-07T16:27:00Z">
          <w:r w:rsidR="002F6D6F" w:rsidDel="00201325">
            <w:delText xml:space="preserve"> </w:delText>
          </w:r>
        </w:del>
      </w:ins>
      <w:ins w:id="24024" w:author="Rev 6 Allen Wirfs-Brock" w:date="2012-01-31T13:44:00Z">
        <w:del w:id="24025" w:author="Rev 9 Allen Wirfs-Brock" w:date="2012-07-07T16:27:00Z">
          <w:r w:rsidRPr="00E77497" w:rsidDel="00201325">
            <w:delText>Names</w:delText>
          </w:r>
        </w:del>
      </w:ins>
      <w:ins w:id="24026" w:author="Rev 9 Allen Wirfs-Brock" w:date="2012-07-07T16:27:00Z">
        <w:r w:rsidR="00201325">
          <w:t>VarDeclaredNames</w:t>
        </w:r>
      </w:ins>
      <w:ins w:id="24027" w:author="Rev 6 Allen Wirfs-Brock" w:date="2012-01-31T13:44:00Z">
        <w:r w:rsidRPr="00E77497">
          <w:t xml:space="preserve"> of </w:t>
        </w:r>
        <w:r w:rsidRPr="00E77497">
          <w:rPr>
            <w:i/>
          </w:rPr>
          <w:t>Statement</w:t>
        </w:r>
        <w:r w:rsidRPr="00E77497">
          <w:rPr>
            <w:rStyle w:val="bnf"/>
          </w:rPr>
          <w:t>.</w:t>
        </w:r>
      </w:ins>
    </w:p>
    <w:p w:rsidR="00F5066A" w:rsidRPr="006B6D0A" w:rsidRDefault="00F5066A" w:rsidP="00F5066A">
      <w:pPr>
        <w:pStyle w:val="Alg4"/>
        <w:numPr>
          <w:ilvl w:val="0"/>
          <w:numId w:val="642"/>
        </w:numPr>
        <w:spacing w:after="220"/>
        <w:contextualSpacing/>
        <w:rPr>
          <w:ins w:id="24028" w:author="Rev 6 Allen Wirfs-Brock" w:date="2012-01-31T13:44:00Z"/>
          <w:rStyle w:val="bnf"/>
        </w:rPr>
      </w:pPr>
      <w:ins w:id="24029" w:author="Rev 6 Allen Wirfs-Brock" w:date="2012-01-31T13:44:00Z">
        <w:r w:rsidRPr="004D1BD1">
          <w:t xml:space="preserve">Return </w:t>
        </w:r>
        <w:r w:rsidRPr="003B4312">
          <w:rPr>
            <w:rStyle w:val="bnf"/>
          </w:rPr>
          <w:t>names</w:t>
        </w:r>
      </w:ins>
    </w:p>
    <w:p w:rsidR="00F5066A" w:rsidRPr="00E77497" w:rsidRDefault="00F5066A" w:rsidP="00F5066A">
      <w:pPr>
        <w:jc w:val="left"/>
        <w:rPr>
          <w:ins w:id="24030" w:author="Rev 6 Allen Wirfs-Brock" w:date="2012-01-31T13:44:00Z"/>
        </w:rPr>
      </w:pPr>
      <w:ins w:id="24031"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24032" w:author="Rev 6 Allen Wirfs-Brock" w:date="2012-01-31T13:45:00Z">
        <w:r>
          <w:rPr>
            <w:rFonts w:ascii="Courier New" w:hAnsi="Courier New"/>
            <w:b/>
          </w:rPr>
          <w:t>of</w:t>
        </w:r>
      </w:ins>
      <w:ins w:id="24033"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F5066A" w:rsidRPr="00E77497" w:rsidRDefault="00F5066A" w:rsidP="00F5066A">
      <w:pPr>
        <w:pStyle w:val="Alg4"/>
        <w:numPr>
          <w:ilvl w:val="0"/>
          <w:numId w:val="643"/>
        </w:numPr>
        <w:spacing w:after="220"/>
        <w:contextualSpacing/>
        <w:rPr>
          <w:ins w:id="24034" w:author="Rev 6 Allen Wirfs-Brock" w:date="2012-01-31T13:44:00Z"/>
        </w:rPr>
      </w:pPr>
      <w:ins w:id="24035" w:author="Rev 6 Allen Wirfs-Brock" w:date="2012-01-31T13:44:00Z">
        <w:r w:rsidRPr="00E77497">
          <w:t xml:space="preserve">Return the </w:t>
        </w:r>
        <w:del w:id="24036" w:author="Rev 9 Allen Wirfs-Brock" w:date="2012-07-07T16:27:00Z">
          <w:r w:rsidRPr="00E77497" w:rsidDel="00201325">
            <w:delText>Var</w:delText>
          </w:r>
        </w:del>
      </w:ins>
      <w:ins w:id="24037" w:author="Rev 6 Allen Wirfs-Brock" w:date="2012-02-01T13:37:00Z">
        <w:del w:id="24038" w:author="Rev 9 Allen Wirfs-Brock" w:date="2012-07-07T16:27:00Z">
          <w:r w:rsidR="002F6D6F" w:rsidDel="00201325">
            <w:delText xml:space="preserve"> </w:delText>
          </w:r>
        </w:del>
      </w:ins>
      <w:ins w:id="24039" w:author="Rev 6 Allen Wirfs-Brock" w:date="2012-01-31T13:44:00Z">
        <w:del w:id="24040" w:author="Rev 9 Allen Wirfs-Brock" w:date="2012-07-07T16:27:00Z">
          <w:r w:rsidRPr="00E77497" w:rsidDel="00201325">
            <w:delText>Declared</w:delText>
          </w:r>
        </w:del>
      </w:ins>
      <w:ins w:id="24041" w:author="Rev 6 Allen Wirfs-Brock" w:date="2012-02-01T13:37:00Z">
        <w:del w:id="24042" w:author="Rev 9 Allen Wirfs-Brock" w:date="2012-07-07T16:27:00Z">
          <w:r w:rsidR="002F6D6F" w:rsidDel="00201325">
            <w:delText xml:space="preserve"> </w:delText>
          </w:r>
        </w:del>
      </w:ins>
      <w:ins w:id="24043" w:author="Rev 6 Allen Wirfs-Brock" w:date="2012-01-31T13:44:00Z">
        <w:del w:id="24044" w:author="Rev 9 Allen Wirfs-Brock" w:date="2012-07-07T16:27:00Z">
          <w:r w:rsidRPr="00E77497" w:rsidDel="00201325">
            <w:delText>Names</w:delText>
          </w:r>
        </w:del>
      </w:ins>
      <w:ins w:id="24045" w:author="Rev 9 Allen Wirfs-Brock" w:date="2012-07-07T16:27:00Z">
        <w:r w:rsidR="00201325">
          <w:t>VarDeclaredNames</w:t>
        </w:r>
      </w:ins>
      <w:ins w:id="24046" w:author="Rev 6 Allen Wirfs-Brock" w:date="2012-01-31T13:44:00Z">
        <w:r w:rsidRPr="00E77497">
          <w:t xml:space="preserve"> of </w:t>
        </w:r>
        <w:r w:rsidRPr="00E77497">
          <w:rPr>
            <w:i/>
          </w:rPr>
          <w:t>Statement</w:t>
        </w:r>
        <w:r w:rsidRPr="00E77497">
          <w:t>.</w:t>
        </w:r>
      </w:ins>
    </w:p>
    <w:p w:rsidR="00F5066A" w:rsidRPr="00E77497" w:rsidRDefault="00F5066A" w:rsidP="00F5066A">
      <w:pPr>
        <w:pStyle w:val="Heading4"/>
        <w:numPr>
          <w:ilvl w:val="0"/>
          <w:numId w:val="0"/>
        </w:numPr>
        <w:rPr>
          <w:ins w:id="24047" w:author="Rev 6 Allen Wirfs-Brock" w:date="2012-01-31T13:39:00Z"/>
        </w:rPr>
      </w:pPr>
      <w:ins w:id="24048" w:author="Rev 6 Allen Wirfs-Brock" w:date="2012-01-31T13:39:00Z">
        <w:r w:rsidRPr="00E77497">
          <w:t>Runtime Semantics</w:t>
        </w:r>
      </w:ins>
    </w:p>
    <w:p w:rsidR="009F5E7D" w:rsidRDefault="009F5E7D" w:rsidP="009F5E7D">
      <w:pPr>
        <w:keepNext/>
        <w:rPr>
          <w:ins w:id="24049" w:author="Rev 6 Allen Wirfs-Brock" w:date="2012-02-01T11:06:00Z"/>
          <w:rFonts w:ascii="Helvetica" w:hAnsi="Helvetica"/>
          <w:b/>
          <w:spacing w:val="6"/>
        </w:rPr>
      </w:pPr>
      <w:ins w:id="24050"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rsidR="009F5E7D" w:rsidRPr="00FA3203" w:rsidRDefault="009F5E7D" w:rsidP="009F5E7D">
      <w:pPr>
        <w:ind w:left="360"/>
        <w:rPr>
          <w:ins w:id="24051" w:author="Rev 6 Allen Wirfs-Brock" w:date="2012-02-01T11:06:00Z"/>
        </w:rPr>
      </w:pPr>
      <w:ins w:id="24052"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24053" w:author="Rev 6 Allen Wirfs-Brock" w:date="2012-02-27T16:31:00Z">
        <w:r w:rsidR="00767E5E">
          <w:rPr>
            <w:rFonts w:ascii="Times New Roman" w:hAnsi="Times New Roman"/>
            <w:i/>
          </w:rPr>
          <w:t>environment</w:t>
        </w:r>
      </w:ins>
      <w:ins w:id="24054" w:author="Rev 6 Allen Wirfs-Brock" w:date="2012-02-01T11:06:00Z">
        <w:r>
          <w:t>.</w:t>
        </w:r>
      </w:ins>
    </w:p>
    <w:p w:rsidR="00F04E83" w:rsidRPr="00E77497" w:rsidRDefault="00F04E83" w:rsidP="00F04E83">
      <w:pPr>
        <w:rPr>
          <w:ins w:id="24055" w:author="Rev 6 Allen Wirfs-Brock" w:date="2012-02-01T11:08:00Z"/>
        </w:rPr>
      </w:pPr>
      <w:ins w:id="24056"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24057"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24058" w:author="Rev 6 Allen Wirfs-Brock" w:date="2012-02-01T11:08:00Z">
        <w:r w:rsidRPr="000B0083">
          <w:rPr>
            <w:rFonts w:ascii="Times New Roman" w:hAnsi="Times New Roman"/>
            <w:i/>
          </w:rPr>
          <w:t>ForBinding</w:t>
        </w:r>
        <w:r w:rsidRPr="00E77497">
          <w:rPr>
            <w:rFonts w:ascii="Times New Roman" w:hAnsi="Times New Roman"/>
            <w:i/>
          </w:rPr>
          <w:t xml:space="preserve"> </w:t>
        </w:r>
      </w:ins>
    </w:p>
    <w:p w:rsidR="00F04E83" w:rsidRPr="00E77497" w:rsidRDefault="00F04E83" w:rsidP="00390EC9">
      <w:pPr>
        <w:pStyle w:val="Alg4"/>
        <w:numPr>
          <w:ilvl w:val="0"/>
          <w:numId w:val="650"/>
        </w:numPr>
        <w:rPr>
          <w:ins w:id="24059" w:author="Rev 6 Allen Wirfs-Brock" w:date="2012-02-01T11:09:00Z"/>
          <w:i/>
        </w:rPr>
      </w:pPr>
      <w:ins w:id="24060" w:author="Rev 6 Allen Wirfs-Brock" w:date="2012-02-01T11:09:00Z">
        <w:r w:rsidRPr="00E77497">
          <w:t xml:space="preserve">For each element </w:t>
        </w:r>
      </w:ins>
      <w:ins w:id="24061" w:author="Rev 6 Allen Wirfs-Brock" w:date="2012-02-01T11:10:00Z">
        <w:r>
          <w:rPr>
            <w:i/>
          </w:rPr>
          <w:t>name</w:t>
        </w:r>
      </w:ins>
      <w:ins w:id="24062" w:author="Rev 6 Allen Wirfs-Brock" w:date="2012-02-01T11:09:00Z">
        <w:r w:rsidRPr="00E77497">
          <w:t xml:space="preserve"> of the </w:t>
        </w:r>
        <w:del w:id="24063" w:author="Rev 9 Allen Wirfs-Brock" w:date="2012-07-07T16:25:00Z">
          <w:r w:rsidRPr="00E77497" w:rsidDel="00201325">
            <w:delText>Bound</w:delText>
          </w:r>
        </w:del>
      </w:ins>
      <w:ins w:id="24064" w:author="Rev 6 Allen Wirfs-Brock" w:date="2012-02-01T13:37:00Z">
        <w:del w:id="24065" w:author="Rev 9 Allen Wirfs-Brock" w:date="2012-07-07T16:25:00Z">
          <w:r w:rsidR="002F6D6F" w:rsidDel="00201325">
            <w:delText xml:space="preserve"> </w:delText>
          </w:r>
        </w:del>
      </w:ins>
      <w:ins w:id="24066" w:author="Rev 6 Allen Wirfs-Brock" w:date="2012-02-01T11:09:00Z">
        <w:del w:id="24067" w:author="Rev 9 Allen Wirfs-Brock" w:date="2012-07-07T16:25:00Z">
          <w:r w:rsidRPr="00E77497" w:rsidDel="00201325">
            <w:delText>Names</w:delText>
          </w:r>
        </w:del>
      </w:ins>
      <w:ins w:id="24068" w:author="Rev 9 Allen Wirfs-Brock" w:date="2012-07-07T16:25:00Z">
        <w:r w:rsidR="00201325">
          <w:t>BoundNames</w:t>
        </w:r>
      </w:ins>
      <w:ins w:id="24069" w:author="Rev 6 Allen Wirfs-Brock" w:date="2012-02-01T11:09:00Z">
        <w:r w:rsidRPr="00E77497">
          <w:t xml:space="preserve"> of </w:t>
        </w:r>
        <w:r>
          <w:rPr>
            <w:i/>
          </w:rPr>
          <w:t>ForBinding</w:t>
        </w:r>
        <w:r w:rsidRPr="00E77497">
          <w:t xml:space="preserve"> do</w:t>
        </w:r>
      </w:ins>
    </w:p>
    <w:p w:rsidR="00EC0EFF" w:rsidRPr="00EC0EFF" w:rsidRDefault="00EC0EFF" w:rsidP="00EC0EFF">
      <w:pPr>
        <w:pStyle w:val="Alg4"/>
        <w:numPr>
          <w:ilvl w:val="1"/>
          <w:numId w:val="650"/>
        </w:numPr>
        <w:spacing w:after="220"/>
        <w:contextualSpacing/>
        <w:rPr>
          <w:ins w:id="24070" w:author="Rev 6 Allen Wirfs-Brock" w:date="2012-02-26T13:50:00Z"/>
        </w:rPr>
      </w:pPr>
      <w:ins w:id="24071" w:author="Rev 6 Allen Wirfs-Brock" w:date="2012-02-26T13:50:00Z">
        <w:r>
          <w:t xml:space="preserve">If IsConstantDeclaration of </w:t>
        </w:r>
        <w:r w:rsidRPr="00451D9D">
          <w:rPr>
            <w:i/>
          </w:rPr>
          <w:t>LetOrConst</w:t>
        </w:r>
        <w:r>
          <w:t xml:space="preserve"> is </w:t>
        </w:r>
        <w:r w:rsidRPr="00EC0EFF">
          <w:rPr>
            <w:b/>
          </w:rPr>
          <w:t>false</w:t>
        </w:r>
        <w:r>
          <w:t>, then</w:t>
        </w:r>
      </w:ins>
    </w:p>
    <w:p w:rsidR="00F04E83" w:rsidRPr="00E77497" w:rsidRDefault="00F04E83" w:rsidP="00EC0EFF">
      <w:pPr>
        <w:pStyle w:val="Alg4"/>
        <w:numPr>
          <w:ilvl w:val="2"/>
          <w:numId w:val="650"/>
        </w:numPr>
        <w:spacing w:after="220"/>
        <w:contextualSpacing/>
        <w:rPr>
          <w:ins w:id="24072" w:author="Rev 6 Allen Wirfs-Brock" w:date="2012-02-01T11:09:00Z"/>
        </w:rPr>
      </w:pPr>
      <w:ins w:id="24073" w:author="Rev 6 Allen Wirfs-Brock" w:date="2012-02-01T11:09:00Z">
        <w:r w:rsidRPr="00E77497">
          <w:t xml:space="preserve">Call </w:t>
        </w:r>
      </w:ins>
      <w:ins w:id="24074" w:author="Rev 6 Allen Wirfs-Brock" w:date="2012-02-27T16:31:00Z">
        <w:r w:rsidR="00767E5E">
          <w:rPr>
            <w:i/>
          </w:rPr>
          <w:t>environment</w:t>
        </w:r>
      </w:ins>
      <w:ins w:id="24075" w:author="Rev 6 Allen Wirfs-Brock" w:date="2012-02-01T11:09:00Z">
        <w:r w:rsidRPr="00E77497">
          <w:t xml:space="preserve">’s </w:t>
        </w:r>
      </w:ins>
      <w:ins w:id="24076" w:author="Rev 6 Allen Wirfs-Brock" w:date="2012-02-01T11:12:00Z">
        <w:r w:rsidRPr="00E77497">
          <w:t xml:space="preserve">CreateMutableBinding concrete method </w:t>
        </w:r>
      </w:ins>
      <w:ins w:id="24077" w:author="Rev 6 Allen Wirfs-Brock" w:date="2012-02-01T11:19:00Z">
        <w:r w:rsidR="000B07FE">
          <w:t>with argument</w:t>
        </w:r>
      </w:ins>
      <w:ins w:id="24078" w:author="Rev 6 Allen Wirfs-Brock" w:date="2012-02-01T11:12:00Z">
        <w:r w:rsidRPr="00E77497">
          <w:t xml:space="preserve"> </w:t>
        </w:r>
        <w:r>
          <w:rPr>
            <w:i/>
          </w:rPr>
          <w:t>name</w:t>
        </w:r>
        <w:r w:rsidRPr="00E77497">
          <w:t>.</w:t>
        </w:r>
      </w:ins>
    </w:p>
    <w:p w:rsidR="00EC0EFF" w:rsidRDefault="00EC0EFF" w:rsidP="00EC0EFF">
      <w:pPr>
        <w:pStyle w:val="Alg4"/>
        <w:numPr>
          <w:ilvl w:val="1"/>
          <w:numId w:val="650"/>
        </w:numPr>
        <w:spacing w:after="220"/>
        <w:contextualSpacing/>
        <w:rPr>
          <w:ins w:id="24079" w:author="Rev 6 Allen Wirfs-Brock" w:date="2012-02-26T13:50:00Z"/>
        </w:rPr>
      </w:pPr>
      <w:ins w:id="24080" w:author="Rev 6 Allen Wirfs-Brock" w:date="2012-02-26T13:51:00Z">
        <w:r>
          <w:t xml:space="preserve">Else, </w:t>
        </w:r>
      </w:ins>
    </w:p>
    <w:p w:rsidR="00EC0EFF" w:rsidRPr="00E77497" w:rsidRDefault="00EC0EFF" w:rsidP="00EC0EFF">
      <w:pPr>
        <w:pStyle w:val="Alg4"/>
        <w:numPr>
          <w:ilvl w:val="2"/>
          <w:numId w:val="650"/>
        </w:numPr>
        <w:spacing w:after="220"/>
        <w:contextualSpacing/>
        <w:rPr>
          <w:ins w:id="24081" w:author="Rev 6 Allen Wirfs-Brock" w:date="2012-02-26T13:51:00Z"/>
        </w:rPr>
      </w:pPr>
      <w:ins w:id="24082" w:author="Rev 6 Allen Wirfs-Brock" w:date="2012-02-26T13:51:00Z">
        <w:r w:rsidRPr="00E77497">
          <w:t xml:space="preserve">Call </w:t>
        </w:r>
      </w:ins>
      <w:ins w:id="24083" w:author="Rev 6 Allen Wirfs-Brock" w:date="2012-02-27T16:31:00Z">
        <w:r w:rsidR="00767E5E">
          <w:rPr>
            <w:i/>
          </w:rPr>
          <w:t>environment</w:t>
        </w:r>
      </w:ins>
      <w:ins w:id="24084" w:author="Rev 6 Allen Wirfs-Brock" w:date="2012-02-26T13:51:00Z">
        <w:r w:rsidRPr="00E77497">
          <w:t xml:space="preserve">’s CreateImmutableBinding concrete method </w:t>
        </w:r>
        <w:r>
          <w:t>with argument</w:t>
        </w:r>
        <w:r w:rsidRPr="00E77497">
          <w:t xml:space="preserve"> </w:t>
        </w:r>
        <w:r>
          <w:rPr>
            <w:i/>
          </w:rPr>
          <w:t>name</w:t>
        </w:r>
        <w:r w:rsidRPr="00E77497">
          <w:t>.</w:t>
        </w:r>
      </w:ins>
    </w:p>
    <w:p w:rsidR="00F04E83" w:rsidRPr="00E77497" w:rsidRDefault="00F04E83" w:rsidP="00F04E83">
      <w:pPr>
        <w:pStyle w:val="Alg4"/>
        <w:numPr>
          <w:ilvl w:val="0"/>
          <w:numId w:val="650"/>
        </w:numPr>
        <w:spacing w:after="220"/>
        <w:contextualSpacing/>
        <w:rPr>
          <w:ins w:id="24085" w:author="Rev 6 Allen Wirfs-Brock" w:date="2012-02-01T11:08:00Z"/>
        </w:rPr>
      </w:pPr>
      <w:ins w:id="24086" w:author="Rev 6 Allen Wirfs-Brock" w:date="2012-02-01T11:08:00Z">
        <w:del w:id="24087" w:author="Rev 9 Allen Wirfs-Brock" w:date="2012-07-07T17:07:00Z">
          <w:r w:rsidRPr="004418C4" w:rsidDel="00DE0144">
            <w:delText>Perform</w:delText>
          </w:r>
        </w:del>
      </w:ins>
      <w:ins w:id="24088" w:author="Rev 9 Allen Wirfs-Brock" w:date="2012-07-07T17:07:00Z">
        <w:r w:rsidR="00DE0144">
          <w:t>Return the result of performing</w:t>
        </w:r>
      </w:ins>
      <w:ins w:id="24089" w:author="Rev 6 Allen Wirfs-Brock" w:date="2012-02-01T11:08:00Z">
        <w:r w:rsidRPr="004418C4">
          <w:t xml:space="preserve"> Binding </w:t>
        </w:r>
      </w:ins>
      <w:ins w:id="24090" w:author="Rev 6 Allen Wirfs-Brock" w:date="2012-02-27T15:46:00Z">
        <w:r w:rsidR="00A113E2">
          <w:t>Initialisation</w:t>
        </w:r>
      </w:ins>
      <w:ins w:id="24091"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24092" w:author="Rev 6 Allen Wirfs-Brock" w:date="2012-02-27T16:31:00Z">
        <w:r w:rsidR="00767E5E">
          <w:rPr>
            <w:i/>
          </w:rPr>
          <w:t>environment</w:t>
        </w:r>
      </w:ins>
      <w:ins w:id="24093" w:author="Rev 6 Allen Wirfs-Brock" w:date="2012-02-01T11:11:00Z">
        <w:r w:rsidRPr="004418C4">
          <w:t xml:space="preserve"> </w:t>
        </w:r>
      </w:ins>
      <w:ins w:id="24094" w:author="Rev 6 Allen Wirfs-Brock" w:date="2012-02-01T11:08:00Z">
        <w:r w:rsidRPr="004418C4">
          <w:t>as the arguments.</w:t>
        </w:r>
      </w:ins>
    </w:p>
    <w:p w:rsidR="00F84DC3" w:rsidDel="009F1BE2" w:rsidRDefault="00F84DC3" w:rsidP="00F84DC3">
      <w:pPr>
        <w:keepNext/>
        <w:rPr>
          <w:ins w:id="24095" w:author="Rev 6 Allen Wirfs-Brock" w:date="2012-01-31T14:10:00Z"/>
          <w:del w:id="24096" w:author="Rev 7 Allen Wirfs-Brock" w:date="2012-04-24T18:18:00Z"/>
          <w:rFonts w:ascii="Helvetica" w:hAnsi="Helvetica"/>
          <w:b/>
          <w:spacing w:val="6"/>
        </w:rPr>
      </w:pPr>
      <w:ins w:id="24097" w:author="Rev 6 Allen Wirfs-Brock" w:date="2012-01-31T14:10:00Z">
        <w:del w:id="24098" w:author="Rev 7 Allen Wirfs-Brock" w:date="2012-04-24T18:18:00Z">
          <w:r w:rsidRPr="00E77497" w:rsidDel="009F1BE2">
            <w:rPr>
              <w:rFonts w:ascii="Helvetica" w:hAnsi="Helvetica"/>
              <w:b/>
            </w:rPr>
            <w:delText xml:space="preserve">Runtime Semantics: </w:delText>
          </w:r>
          <w:r w:rsidRPr="00E77497" w:rsidDel="009F1BE2">
            <w:rPr>
              <w:rFonts w:ascii="Helvetica" w:hAnsi="Helvetica"/>
              <w:b/>
              <w:spacing w:val="6"/>
            </w:rPr>
            <w:delText xml:space="preserve">Binding </w:delText>
          </w:r>
        </w:del>
      </w:ins>
      <w:ins w:id="24099" w:author="Rev 6 Allen Wirfs-Brock" w:date="2012-02-27T15:46:00Z">
        <w:del w:id="24100" w:author="Rev 7 Allen Wirfs-Brock" w:date="2012-04-24T18:18:00Z">
          <w:r w:rsidR="00A113E2" w:rsidDel="009F1BE2">
            <w:rPr>
              <w:rFonts w:ascii="Helvetica" w:hAnsi="Helvetica"/>
              <w:b/>
              <w:spacing w:val="6"/>
            </w:rPr>
            <w:delText>Initialisation</w:delText>
          </w:r>
        </w:del>
      </w:ins>
    </w:p>
    <w:p w:rsidR="00F84DC3" w:rsidRPr="00FA3203" w:rsidDel="009F1BE2" w:rsidRDefault="00F84DC3" w:rsidP="00F84DC3">
      <w:pPr>
        <w:ind w:left="360"/>
        <w:rPr>
          <w:ins w:id="24101" w:author="Rev 6 Allen Wirfs-Brock" w:date="2012-01-31T14:10:00Z"/>
          <w:del w:id="24102" w:author="Rev 7 Allen Wirfs-Brock" w:date="2012-04-24T18:18:00Z"/>
        </w:rPr>
      </w:pPr>
      <w:ins w:id="24103" w:author="Rev 6 Allen Wirfs-Brock" w:date="2012-01-31T14:10:00Z">
        <w:del w:id="24104" w:author="Rev 7 Allen Wirfs-Brock" w:date="2012-04-24T18:18:00Z">
          <w:r w:rsidDel="009F1BE2">
            <w:delText>W</w:delText>
          </w:r>
          <w:r w:rsidRPr="004418C4" w:rsidDel="009F1BE2">
            <w:delText xml:space="preserve">ith arguments </w:delText>
          </w:r>
          <w:r w:rsidRPr="004418C4" w:rsidDel="009F1BE2">
            <w:rPr>
              <w:rFonts w:ascii="Times New Roman" w:hAnsi="Times New Roman"/>
              <w:i/>
            </w:rPr>
            <w:delText>value</w:delText>
          </w:r>
          <w:r w:rsidRPr="004418C4" w:rsidDel="009F1BE2">
            <w:delText xml:space="preserve"> and </w:delText>
          </w:r>
        </w:del>
      </w:ins>
      <w:ins w:id="24105" w:author="Rev 6 Allen Wirfs-Brock" w:date="2012-02-27T16:31:00Z">
        <w:del w:id="24106" w:author="Rev 7 Allen Wirfs-Brock" w:date="2012-04-24T18:18:00Z">
          <w:r w:rsidR="00767E5E" w:rsidDel="009F1BE2">
            <w:rPr>
              <w:rFonts w:ascii="Times New Roman" w:hAnsi="Times New Roman"/>
              <w:i/>
            </w:rPr>
            <w:delText>environment</w:delText>
          </w:r>
        </w:del>
      </w:ins>
      <w:ins w:id="24107" w:author="Rev 6 Allen Wirfs-Brock" w:date="2012-01-31T14:10:00Z">
        <w:del w:id="24108" w:author="Rev 7 Allen Wirfs-Brock" w:date="2012-04-24T18:18:00Z">
          <w:r w:rsidDel="009F1BE2">
            <w:delText>.</w:delText>
          </w:r>
        </w:del>
      </w:ins>
    </w:p>
    <w:p w:rsidR="00F84DC3" w:rsidRPr="008E00F6" w:rsidDel="009F1BE2" w:rsidRDefault="00F84DC3" w:rsidP="00F84DC3">
      <w:pPr>
        <w:rPr>
          <w:ins w:id="24109" w:author="Rev 6 Allen Wirfs-Brock" w:date="2012-01-31T14:10:00Z"/>
          <w:del w:id="24110" w:author="Rev 7 Allen Wirfs-Brock" w:date="2012-04-24T18:18:00Z"/>
          <w:sz w:val="18"/>
        </w:rPr>
      </w:pPr>
      <w:ins w:id="24111" w:author="Rev 6 Allen Wirfs-Brock" w:date="2012-01-31T14:10:00Z">
        <w:del w:id="24112" w:author="Rev 7 Allen Wirfs-Brock" w:date="2012-04-24T18:18:00Z">
          <w:r w:rsidRPr="008E00F6" w:rsidDel="009F1BE2">
            <w:rPr>
              <w:sz w:val="18"/>
            </w:rPr>
            <w:delText>NOTE</w:delText>
          </w:r>
          <w:r w:rsidRPr="008E00F6" w:rsidDel="009F1BE2">
            <w:rPr>
              <w:sz w:val="18"/>
            </w:rPr>
            <w:tab/>
          </w:r>
          <w:r w:rsidRPr="008E00F6" w:rsidDel="009F1BE2">
            <w:rPr>
              <w:b/>
              <w:sz w:val="18"/>
            </w:rPr>
            <w:delText>undefined</w:delText>
          </w:r>
          <w:r w:rsidRPr="008E00F6" w:rsidDel="009F1BE2">
            <w:rPr>
              <w:sz w:val="18"/>
            </w:rPr>
            <w:delText xml:space="preserve"> is passed for </w:delText>
          </w:r>
          <w:r w:rsidRPr="008E00F6" w:rsidDel="009F1BE2">
            <w:rPr>
              <w:rFonts w:ascii="Times New Roman" w:hAnsi="Times New Roman"/>
              <w:i/>
              <w:sz w:val="18"/>
            </w:rPr>
            <w:delText>environment</w:delText>
          </w:r>
          <w:r w:rsidRPr="008E00F6" w:rsidDel="009F1BE2">
            <w:rPr>
              <w:sz w:val="18"/>
            </w:rPr>
            <w:delText xml:space="preserve"> to indicate that a PutValue operation should be used to assign the </w:delText>
          </w:r>
        </w:del>
      </w:ins>
      <w:ins w:id="24113" w:author="Rev 6 Allen Wirfs-Brock" w:date="2012-02-27T15:48:00Z">
        <w:del w:id="24114" w:author="Rev 7 Allen Wirfs-Brock" w:date="2012-04-24T18:18:00Z">
          <w:r w:rsidR="00A113E2" w:rsidDel="009F1BE2">
            <w:rPr>
              <w:sz w:val="18"/>
            </w:rPr>
            <w:delText>initialisation</w:delText>
          </w:r>
        </w:del>
      </w:ins>
      <w:ins w:id="24115" w:author="Rev 6 Allen Wirfs-Brock" w:date="2012-01-31T14:10:00Z">
        <w:del w:id="24116" w:author="Rev 7 Allen Wirfs-Brock" w:date="2012-04-24T18:18:00Z">
          <w:r w:rsidRPr="008E00F6" w:rsidDel="009F1BE2">
            <w:rPr>
              <w:sz w:val="18"/>
            </w:rPr>
            <w:delText xml:space="preserve"> value.  This is the the case for </w:delText>
          </w:r>
          <w:r w:rsidRPr="008E00F6" w:rsidDel="009F1BE2">
            <w:rPr>
              <w:rFonts w:ascii="Courier New" w:hAnsi="Courier New"/>
              <w:b/>
              <w:sz w:val="18"/>
            </w:rPr>
            <w:delText>var</w:delText>
          </w:r>
          <w:r w:rsidRPr="008E00F6" w:rsidDel="009F1BE2">
            <w:rPr>
              <w:sz w:val="18"/>
            </w:rPr>
            <w:delText xml:space="preserve"> statements </w:delText>
          </w:r>
          <w:r w:rsidDel="009F1BE2">
            <w:rPr>
              <w:sz w:val="18"/>
            </w:rPr>
            <w:delText>formal parameter lists of non-strict functions.</w:delText>
          </w:r>
          <w:r w:rsidRPr="008E00F6" w:rsidDel="009F1BE2">
            <w:rPr>
              <w:sz w:val="18"/>
            </w:rPr>
            <w:delText xml:space="preserve"> </w:delText>
          </w:r>
          <w:r w:rsidDel="009F1BE2">
            <w:rPr>
              <w:sz w:val="18"/>
            </w:rPr>
            <w:delText>In those cases</w:delText>
          </w:r>
          <w:r w:rsidRPr="008E00F6" w:rsidDel="009F1BE2">
            <w:rPr>
              <w:sz w:val="18"/>
            </w:rPr>
            <w:delText xml:space="preserve"> a lexical binding is hosted and preinitialized prior to evaluation of its initializer. </w:delText>
          </w:r>
        </w:del>
      </w:ins>
    </w:p>
    <w:p w:rsidR="005C189A" w:rsidRPr="00E77497" w:rsidDel="009F1BE2" w:rsidRDefault="005C189A" w:rsidP="005C189A">
      <w:pPr>
        <w:rPr>
          <w:ins w:id="24117" w:author="Rev 6 Allen Wirfs-Brock" w:date="2012-01-31T15:22:00Z"/>
          <w:del w:id="24118" w:author="Rev 7 Allen Wirfs-Brock" w:date="2012-04-24T18:18:00Z"/>
        </w:rPr>
      </w:pPr>
      <w:ins w:id="24119" w:author="Rev 6 Allen Wirfs-Brock" w:date="2012-01-31T15:22:00Z">
        <w:del w:id="24120"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Del="009F1BE2">
            <w:rPr>
              <w:rFonts w:ascii="Times New Roman" w:hAnsi="Times New Roman"/>
              <w:i/>
            </w:rPr>
            <w:delText>BindingPattern</w:delText>
          </w:r>
          <w:r w:rsidRPr="00E77497" w:rsidDel="009F1BE2">
            <w:rPr>
              <w:rFonts w:ascii="Times New Roman" w:hAnsi="Times New Roman"/>
              <w:i/>
            </w:rPr>
            <w:delText xml:space="preserve"> </w:delText>
          </w:r>
        </w:del>
      </w:ins>
    </w:p>
    <w:p w:rsidR="005C189A" w:rsidRPr="00E77497" w:rsidDel="009F1BE2" w:rsidRDefault="005C189A" w:rsidP="00EA5E1B">
      <w:pPr>
        <w:pStyle w:val="Alg4"/>
        <w:numPr>
          <w:ilvl w:val="0"/>
          <w:numId w:val="648"/>
        </w:numPr>
        <w:spacing w:after="220"/>
        <w:contextualSpacing/>
        <w:rPr>
          <w:ins w:id="24121" w:author="Rev 6 Allen Wirfs-Brock" w:date="2012-01-31T15:22:00Z"/>
          <w:del w:id="24122" w:author="Rev 7 Allen Wirfs-Brock" w:date="2012-04-24T18:18:00Z"/>
        </w:rPr>
      </w:pPr>
      <w:ins w:id="24123" w:author="Rev 6 Allen Wirfs-Brock" w:date="2012-01-31T15:22:00Z">
        <w:del w:id="24124" w:author="Rev 7 Allen Wirfs-Brock" w:date="2012-04-24T18:18:00Z">
          <w:r w:rsidRPr="004418C4" w:rsidDel="009F1BE2">
            <w:delText xml:space="preserve">Perform Binding </w:delText>
          </w:r>
        </w:del>
      </w:ins>
      <w:ins w:id="24125" w:author="Rev 6 Allen Wirfs-Brock" w:date="2012-02-27T15:46:00Z">
        <w:del w:id="24126" w:author="Rev 7 Allen Wirfs-Brock" w:date="2012-04-24T18:18:00Z">
          <w:r w:rsidR="00A113E2" w:rsidDel="009F1BE2">
            <w:delText>Initialisation</w:delText>
          </w:r>
        </w:del>
      </w:ins>
      <w:ins w:id="24127" w:author="Rev 6 Allen Wirfs-Brock" w:date="2012-01-31T15:22:00Z">
        <w:del w:id="24128" w:author="Rev 7 Allen Wirfs-Brock" w:date="2012-04-24T18:18:00Z">
          <w:r w:rsidRPr="004418C4" w:rsidDel="009F1BE2">
            <w:delText xml:space="preserve"> for </w:delText>
          </w:r>
        </w:del>
      </w:ins>
      <w:ins w:id="24129" w:author="Rev 6 Allen Wirfs-Brock" w:date="2012-01-31T15:23:00Z">
        <w:del w:id="24130" w:author="Rev 7 Allen Wirfs-Brock" w:date="2012-04-24T18:18:00Z">
          <w:r w:rsidDel="009F1BE2">
            <w:rPr>
              <w:i/>
            </w:rPr>
            <w:delText>BindingPattern</w:delText>
          </w:r>
          <w:r w:rsidRPr="004418C4" w:rsidDel="009F1BE2">
            <w:delText xml:space="preserve"> </w:delText>
          </w:r>
        </w:del>
      </w:ins>
      <w:ins w:id="24131" w:author="Rev 6 Allen Wirfs-Brock" w:date="2012-01-31T15:22:00Z">
        <w:del w:id="24132" w:author="Rev 7 Allen Wirfs-Brock" w:date="2012-04-24T18:18:00Z">
          <w:r w:rsidRPr="004418C4" w:rsidDel="009F1BE2">
            <w:delText>passing</w:delText>
          </w:r>
          <w:r w:rsidRPr="004418C4" w:rsidDel="009F1BE2">
            <w:rPr>
              <w:i/>
            </w:rPr>
            <w:delText xml:space="preserve"> </w:delText>
          </w:r>
        </w:del>
      </w:ins>
      <w:ins w:id="24133" w:author="Rev 6 Allen Wirfs-Brock" w:date="2012-01-31T15:30:00Z">
        <w:del w:id="24134" w:author="Rev 7 Allen Wirfs-Brock" w:date="2012-04-24T18:18:00Z">
          <w:r w:rsidR="00EA5E1B" w:rsidDel="009F1BE2">
            <w:rPr>
              <w:i/>
            </w:rPr>
            <w:delText>value</w:delText>
          </w:r>
        </w:del>
      </w:ins>
      <w:ins w:id="24135" w:author="Rev 6 Allen Wirfs-Brock" w:date="2012-01-31T15:24:00Z">
        <w:del w:id="24136" w:author="Rev 7 Allen Wirfs-Brock" w:date="2012-04-24T18:18:00Z">
          <w:r w:rsidR="00EA5E1B" w:rsidDel="009F1BE2">
            <w:delText xml:space="preserve"> </w:delText>
          </w:r>
        </w:del>
      </w:ins>
      <w:ins w:id="24137" w:author="Rev 6 Allen Wirfs-Brock" w:date="2012-01-31T15:22:00Z">
        <w:del w:id="24138" w:author="Rev 7 Allen Wirfs-Brock" w:date="2012-04-24T18:18:00Z">
          <w:r w:rsidRPr="004418C4" w:rsidDel="009F1BE2">
            <w:delText xml:space="preserve">and </w:delText>
          </w:r>
          <w:r w:rsidRPr="004418C4" w:rsidDel="009F1BE2">
            <w:rPr>
              <w:i/>
            </w:rPr>
            <w:delText>env</w:delText>
          </w:r>
          <w:r w:rsidRPr="004418C4" w:rsidDel="009F1BE2">
            <w:delText xml:space="preserve"> as the arguments.</w:delText>
          </w:r>
        </w:del>
      </w:ins>
    </w:p>
    <w:p w:rsidR="005C189A" w:rsidRPr="00E77497" w:rsidDel="009F1BE2" w:rsidRDefault="005C189A" w:rsidP="005C189A">
      <w:pPr>
        <w:rPr>
          <w:ins w:id="24139" w:author="Rev 6 Allen Wirfs-Brock" w:date="2012-01-31T15:22:00Z"/>
          <w:del w:id="24140" w:author="Rev 7 Allen Wirfs-Brock" w:date="2012-04-24T18:18:00Z"/>
        </w:rPr>
      </w:pPr>
      <w:ins w:id="24141" w:author="Rev 6 Allen Wirfs-Brock" w:date="2012-01-31T15:22:00Z">
        <w:del w:id="24142"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RPr="00CA7892" w:rsidDel="009F1BE2">
            <w:rPr>
              <w:rFonts w:ascii="Times New Roman" w:hAnsi="Times New Roman"/>
              <w:i/>
            </w:rPr>
            <w:delText>VariableDeclarationNoIn</w:delText>
          </w:r>
          <w:r w:rsidRPr="00E77497" w:rsidDel="009F1BE2">
            <w:delText xml:space="preserve"> </w:delText>
          </w:r>
        </w:del>
      </w:ins>
    </w:p>
    <w:p w:rsidR="005C189A" w:rsidRPr="00E77497" w:rsidDel="009F1BE2" w:rsidRDefault="00EA5E1B" w:rsidP="00EA5E1B">
      <w:pPr>
        <w:pStyle w:val="Alg4"/>
        <w:numPr>
          <w:ilvl w:val="0"/>
          <w:numId w:val="649"/>
        </w:numPr>
        <w:spacing w:after="220"/>
        <w:contextualSpacing/>
        <w:rPr>
          <w:ins w:id="24143" w:author="Rev 6 Allen Wirfs-Brock" w:date="2012-01-31T15:22:00Z"/>
          <w:del w:id="24144" w:author="Rev 7 Allen Wirfs-Brock" w:date="2012-04-24T18:18:00Z"/>
        </w:rPr>
      </w:pPr>
      <w:ins w:id="24145" w:author="Rev 6 Allen Wirfs-Brock" w:date="2012-01-31T15:25:00Z">
        <w:del w:id="24146" w:author="Rev 7 Allen Wirfs-Brock" w:date="2012-04-24T18:18:00Z">
          <w:r w:rsidRPr="004418C4" w:rsidDel="009F1BE2">
            <w:delText xml:space="preserve">Perform Binding </w:delText>
          </w:r>
        </w:del>
      </w:ins>
      <w:ins w:id="24147" w:author="Rev 6 Allen Wirfs-Brock" w:date="2012-02-27T15:46:00Z">
        <w:del w:id="24148" w:author="Rev 7 Allen Wirfs-Brock" w:date="2012-04-24T18:18:00Z">
          <w:r w:rsidR="00A113E2" w:rsidDel="009F1BE2">
            <w:delText>Initialisation</w:delText>
          </w:r>
        </w:del>
      </w:ins>
      <w:ins w:id="24149" w:author="Rev 6 Allen Wirfs-Brock" w:date="2012-01-31T15:25:00Z">
        <w:del w:id="24150" w:author="Rev 7 Allen Wirfs-Brock" w:date="2012-04-24T18:18:00Z">
          <w:r w:rsidRPr="004418C4" w:rsidDel="009F1BE2">
            <w:delText xml:space="preserve"> for </w:delText>
          </w:r>
        </w:del>
      </w:ins>
      <w:ins w:id="24151" w:author="Rev 6 Allen Wirfs-Brock" w:date="2012-01-31T15:31:00Z">
        <w:del w:id="24152" w:author="Rev 7 Allen Wirfs-Brock" w:date="2012-04-24T18:18:00Z">
          <w:r w:rsidRPr="00CA7892" w:rsidDel="009F1BE2">
            <w:rPr>
              <w:i/>
            </w:rPr>
            <w:delText>VariableDeclarationNoIn</w:delText>
          </w:r>
          <w:r w:rsidRPr="00E77497" w:rsidDel="009F1BE2">
            <w:delText xml:space="preserve"> </w:delText>
          </w:r>
        </w:del>
      </w:ins>
      <w:ins w:id="24153" w:author="Rev 6 Allen Wirfs-Brock" w:date="2012-01-31T15:25:00Z">
        <w:del w:id="24154" w:author="Rev 7 Allen Wirfs-Brock" w:date="2012-04-24T18:18:00Z">
          <w:r w:rsidRPr="004418C4" w:rsidDel="009F1BE2">
            <w:delText>passing</w:delText>
          </w:r>
          <w:r w:rsidRPr="004418C4" w:rsidDel="009F1BE2">
            <w:rPr>
              <w:i/>
            </w:rPr>
            <w:delText xml:space="preserve"> </w:delText>
          </w:r>
        </w:del>
      </w:ins>
      <w:ins w:id="24155" w:author="Rev 6 Allen Wirfs-Brock" w:date="2012-01-31T15:26:00Z">
        <w:del w:id="24156" w:author="Rev 7 Allen Wirfs-Brock" w:date="2012-04-24T18:18:00Z">
          <w:r w:rsidDel="009F1BE2">
            <w:rPr>
              <w:i/>
            </w:rPr>
            <w:delText>value</w:delText>
          </w:r>
        </w:del>
      </w:ins>
      <w:ins w:id="24157" w:author="Rev 6 Allen Wirfs-Brock" w:date="2012-01-31T15:25:00Z">
        <w:del w:id="24158" w:author="Rev 7 Allen Wirfs-Brock" w:date="2012-04-24T18:18:00Z">
          <w:r w:rsidDel="009F1BE2">
            <w:delText xml:space="preserve"> </w:delText>
          </w:r>
          <w:r w:rsidRPr="004418C4" w:rsidDel="009F1BE2">
            <w:delText xml:space="preserve">and </w:delText>
          </w:r>
          <w:r w:rsidRPr="004418C4" w:rsidDel="009F1BE2">
            <w:rPr>
              <w:i/>
            </w:rPr>
            <w:delText>env</w:delText>
          </w:r>
          <w:r w:rsidRPr="004418C4" w:rsidDel="009F1BE2">
            <w:delText xml:space="preserve"> as the arguments.</w:delText>
          </w:r>
        </w:del>
      </w:ins>
    </w:p>
    <w:p w:rsidR="000B0083" w:rsidRPr="00E77497" w:rsidDel="00297E3D" w:rsidRDefault="000B0083" w:rsidP="000B0083">
      <w:pPr>
        <w:rPr>
          <w:ins w:id="24159" w:author="Rev 6 Allen Wirfs-Brock" w:date="2012-01-31T15:47:00Z"/>
          <w:del w:id="24160" w:author="Rev 7 Allen Wirfs-Brock" w:date="2012-04-12T17:54:00Z"/>
        </w:rPr>
      </w:pPr>
      <w:ins w:id="24161" w:author="Rev 6 Allen Wirfs-Brock" w:date="2012-01-31T15:47:00Z">
        <w:del w:id="24162" w:author="Rev 7 Allen Wirfs-Brock" w:date="2012-04-12T17:54:00Z">
          <w:r w:rsidRPr="001A6405" w:rsidDel="00297E3D">
            <w:rPr>
              <w:rFonts w:ascii="Times New Roman" w:hAnsi="Times New Roman"/>
              <w:i/>
            </w:rPr>
            <w:delText>For</w:delText>
          </w:r>
          <w:r w:rsidDel="00297E3D">
            <w:rPr>
              <w:rFonts w:ascii="Times New Roman" w:hAnsi="Times New Roman"/>
              <w:i/>
            </w:rPr>
            <w:delText xml:space="preserve">Binding </w:delText>
          </w:r>
          <w:r w:rsidRPr="00E77497" w:rsidDel="00297E3D">
            <w:rPr>
              <w:b/>
            </w:rPr>
            <w:delText>:</w:delText>
          </w:r>
          <w:r w:rsidRPr="00E77497" w:rsidDel="00297E3D">
            <w:rPr>
              <w:rFonts w:ascii="Times New Roman" w:hAnsi="Times New Roman"/>
              <w:i/>
            </w:rPr>
            <w:delText xml:space="preserve"> </w:delText>
          </w:r>
          <w:r w:rsidDel="00297E3D">
            <w:rPr>
              <w:rFonts w:ascii="Times New Roman" w:hAnsi="Times New Roman"/>
              <w:i/>
            </w:rPr>
            <w:delText>BindingIdentifier</w:delText>
          </w:r>
          <w:r w:rsidRPr="00E77497" w:rsidDel="00297E3D">
            <w:rPr>
              <w:rFonts w:ascii="Times New Roman" w:hAnsi="Times New Roman"/>
              <w:i/>
            </w:rPr>
            <w:delText xml:space="preserve"> </w:delText>
          </w:r>
        </w:del>
      </w:ins>
    </w:p>
    <w:p w:rsidR="000B0083" w:rsidRPr="00E77497" w:rsidDel="00297E3D" w:rsidRDefault="000B0083" w:rsidP="000B0083">
      <w:pPr>
        <w:pStyle w:val="Alg4"/>
        <w:numPr>
          <w:ilvl w:val="0"/>
          <w:numId w:val="652"/>
        </w:numPr>
        <w:spacing w:after="220"/>
        <w:contextualSpacing/>
        <w:rPr>
          <w:ins w:id="24163" w:author="Rev 6 Allen Wirfs-Brock" w:date="2012-01-31T15:47:00Z"/>
          <w:del w:id="24164" w:author="Rev 7 Allen Wirfs-Brock" w:date="2012-04-12T17:54:00Z"/>
        </w:rPr>
      </w:pPr>
      <w:ins w:id="24165" w:author="Rev 6 Allen Wirfs-Brock" w:date="2012-01-31T15:47:00Z">
        <w:del w:id="24166" w:author="Rev 7 Allen Wirfs-Brock" w:date="2012-04-12T17:54:00Z">
          <w:r w:rsidRPr="004418C4" w:rsidDel="00297E3D">
            <w:delText xml:space="preserve">Perform Binding </w:delText>
          </w:r>
        </w:del>
      </w:ins>
      <w:ins w:id="24167" w:author="Rev 6 Allen Wirfs-Brock" w:date="2012-02-27T15:46:00Z">
        <w:del w:id="24168" w:author="Rev 7 Allen Wirfs-Brock" w:date="2012-04-12T17:54:00Z">
          <w:r w:rsidR="00A113E2" w:rsidDel="00297E3D">
            <w:delText>Initialisation</w:delText>
          </w:r>
        </w:del>
      </w:ins>
      <w:ins w:id="24169" w:author="Rev 6 Allen Wirfs-Brock" w:date="2012-01-31T15:47:00Z">
        <w:del w:id="24170" w:author="Rev 7 Allen Wirfs-Brock" w:date="2012-04-12T17:54:00Z">
          <w:r w:rsidRPr="004418C4" w:rsidDel="00297E3D">
            <w:delText xml:space="preserve"> for </w:delText>
          </w:r>
        </w:del>
      </w:ins>
      <w:ins w:id="24171" w:author="Rev 6 Allen Wirfs-Brock" w:date="2012-01-31T15:48:00Z">
        <w:del w:id="24172" w:author="Rev 7 Allen Wirfs-Brock" w:date="2012-04-12T17:54:00Z">
          <w:r w:rsidDel="00297E3D">
            <w:rPr>
              <w:i/>
            </w:rPr>
            <w:delText xml:space="preserve">BindingIdentifier </w:delText>
          </w:r>
        </w:del>
      </w:ins>
      <w:ins w:id="24173" w:author="Rev 6 Allen Wirfs-Brock" w:date="2012-01-31T15:47:00Z">
        <w:del w:id="24174" w:author="Rev 7 Allen Wirfs-Brock" w:date="2012-04-12T17:54:00Z">
          <w:r w:rsidRPr="004418C4" w:rsidDel="00297E3D">
            <w:delText xml:space="preserve"> 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rsidR="000B0083" w:rsidRPr="00E77497" w:rsidDel="00297E3D" w:rsidRDefault="000B0083" w:rsidP="000B0083">
      <w:pPr>
        <w:rPr>
          <w:ins w:id="24175" w:author="Rev 6 Allen Wirfs-Brock" w:date="2012-01-31T15:47:00Z"/>
          <w:del w:id="24176" w:author="Rev 7 Allen Wirfs-Brock" w:date="2012-04-12T17:54:00Z"/>
        </w:rPr>
      </w:pPr>
      <w:ins w:id="24177" w:author="Rev 6 Allen Wirfs-Brock" w:date="2012-01-31T15:48:00Z">
        <w:del w:id="24178" w:author="Rev 7 Allen Wirfs-Brock" w:date="2012-04-12T17:54:00Z">
          <w:r w:rsidRPr="001A6405" w:rsidDel="00297E3D">
            <w:rPr>
              <w:rFonts w:ascii="Times New Roman" w:hAnsi="Times New Roman"/>
              <w:i/>
            </w:rPr>
            <w:delText>For</w:delText>
          </w:r>
          <w:r w:rsidDel="00297E3D">
            <w:rPr>
              <w:rFonts w:ascii="Times New Roman" w:hAnsi="Times New Roman"/>
              <w:i/>
            </w:rPr>
            <w:delText>Binding</w:delText>
          </w:r>
        </w:del>
      </w:ins>
      <w:ins w:id="24179" w:author="Rev 6 Allen Wirfs-Brock" w:date="2012-01-31T15:47:00Z">
        <w:del w:id="24180" w:author="Rev 7 Allen Wirfs-Brock" w:date="2012-04-12T17:54:00Z">
          <w:r w:rsidRPr="00E77497" w:rsidDel="00297E3D">
            <w:rPr>
              <w:b/>
            </w:rPr>
            <w:delText>:</w:delText>
          </w:r>
          <w:r w:rsidRPr="00E77497" w:rsidDel="00297E3D">
            <w:rPr>
              <w:rFonts w:ascii="Times New Roman" w:hAnsi="Times New Roman"/>
              <w:i/>
            </w:rPr>
            <w:delText xml:space="preserve"> </w:delText>
          </w:r>
        </w:del>
      </w:ins>
      <w:ins w:id="24181" w:author="Rev 6 Allen Wirfs-Brock" w:date="2012-01-31T15:48:00Z">
        <w:del w:id="24182" w:author="Rev 7 Allen Wirfs-Brock" w:date="2012-04-12T17:54:00Z">
          <w:r w:rsidDel="00297E3D">
            <w:rPr>
              <w:rFonts w:ascii="Times New Roman" w:hAnsi="Times New Roman"/>
              <w:i/>
            </w:rPr>
            <w:delText>BindingPattern</w:delText>
          </w:r>
        </w:del>
      </w:ins>
    </w:p>
    <w:p w:rsidR="000B0083" w:rsidRPr="00E77497" w:rsidDel="00297E3D" w:rsidRDefault="000B0083" w:rsidP="000B0083">
      <w:pPr>
        <w:pStyle w:val="Alg4"/>
        <w:numPr>
          <w:ilvl w:val="0"/>
          <w:numId w:val="653"/>
        </w:numPr>
        <w:spacing w:after="220"/>
        <w:contextualSpacing/>
        <w:rPr>
          <w:ins w:id="24183" w:author="Rev 6 Allen Wirfs-Brock" w:date="2012-01-31T15:47:00Z"/>
          <w:del w:id="24184" w:author="Rev 7 Allen Wirfs-Brock" w:date="2012-04-12T17:54:00Z"/>
        </w:rPr>
      </w:pPr>
      <w:ins w:id="24185" w:author="Rev 6 Allen Wirfs-Brock" w:date="2012-01-31T15:47:00Z">
        <w:del w:id="24186" w:author="Rev 7 Allen Wirfs-Brock" w:date="2012-04-12T17:54:00Z">
          <w:r w:rsidRPr="004418C4" w:rsidDel="00297E3D">
            <w:delText xml:space="preserve">Perform Binding </w:delText>
          </w:r>
        </w:del>
      </w:ins>
      <w:ins w:id="24187" w:author="Rev 6 Allen Wirfs-Brock" w:date="2012-02-27T15:46:00Z">
        <w:del w:id="24188" w:author="Rev 7 Allen Wirfs-Brock" w:date="2012-04-12T17:54:00Z">
          <w:r w:rsidR="00A113E2" w:rsidDel="00297E3D">
            <w:delText>Initialisation</w:delText>
          </w:r>
        </w:del>
      </w:ins>
      <w:ins w:id="24189" w:author="Rev 6 Allen Wirfs-Brock" w:date="2012-01-31T15:47:00Z">
        <w:del w:id="24190" w:author="Rev 7 Allen Wirfs-Brock" w:date="2012-04-12T17:54:00Z">
          <w:r w:rsidRPr="004418C4" w:rsidDel="00297E3D">
            <w:delText xml:space="preserve"> for </w:delText>
          </w:r>
        </w:del>
      </w:ins>
      <w:ins w:id="24191" w:author="Rev 6 Allen Wirfs-Brock" w:date="2012-01-31T15:48:00Z">
        <w:del w:id="24192" w:author="Rev 7 Allen Wirfs-Brock" w:date="2012-04-12T17:54:00Z">
          <w:r w:rsidDel="00297E3D">
            <w:rPr>
              <w:i/>
            </w:rPr>
            <w:delText>BindingPattern</w:delText>
          </w:r>
          <w:r w:rsidRPr="004418C4" w:rsidDel="00297E3D">
            <w:delText xml:space="preserve"> </w:delText>
          </w:r>
        </w:del>
      </w:ins>
      <w:ins w:id="24193" w:author="Rev 6 Allen Wirfs-Brock" w:date="2012-01-31T15:47:00Z">
        <w:del w:id="24194" w:author="Rev 7 Allen Wirfs-Brock" w:date="2012-04-12T17:54:00Z">
          <w:r w:rsidRPr="004418C4" w:rsidDel="00297E3D">
            <w:delText>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rsidR="0068432C" w:rsidRDefault="0068432C" w:rsidP="0068432C">
      <w:pPr>
        <w:keepNext/>
        <w:rPr>
          <w:ins w:id="24195" w:author="Rev 6 Allen Wirfs-Brock" w:date="2012-02-26T10:57:00Z"/>
          <w:rFonts w:ascii="Helvetica" w:hAnsi="Helvetica"/>
          <w:b/>
          <w:spacing w:val="6"/>
        </w:rPr>
      </w:pPr>
      <w:ins w:id="24196" w:author="Rev 6 Allen Wirfs-Brock" w:date="2012-02-26T10:57:00Z">
        <w:r w:rsidRPr="00E77497">
          <w:rPr>
            <w:rFonts w:ascii="Helvetica" w:hAnsi="Helvetica"/>
            <w:b/>
          </w:rPr>
          <w:t xml:space="preserve">Runtime Semantics: </w:t>
        </w:r>
        <w:r>
          <w:rPr>
            <w:rFonts w:ascii="Helvetica" w:hAnsi="Helvetica"/>
            <w:b/>
            <w:spacing w:val="6"/>
          </w:rPr>
          <w:t>Labelled Evaluation</w:t>
        </w:r>
      </w:ins>
    </w:p>
    <w:p w:rsidR="0068432C" w:rsidRPr="00FA3203" w:rsidRDefault="0068432C" w:rsidP="0068432C">
      <w:pPr>
        <w:ind w:left="360"/>
        <w:rPr>
          <w:ins w:id="24197" w:author="Rev 6 Allen Wirfs-Brock" w:date="2012-02-26T10:57:00Z"/>
        </w:rPr>
      </w:pPr>
      <w:ins w:id="24198"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rsidR="00687A3E" w:rsidRPr="00E65A34" w:rsidDel="0068432C" w:rsidRDefault="00687A3E" w:rsidP="00D25231">
      <w:pPr>
        <w:keepNext/>
        <w:rPr>
          <w:ins w:id="24199" w:author="Rev 4 Allen Wirfs-Brock" w:date="2011-10-15T18:43:00Z"/>
          <w:del w:id="24200" w:author="Rev 6 Allen Wirfs-Brock" w:date="2012-02-26T10:57:00Z"/>
          <w:rFonts w:ascii="Helvetica" w:hAnsi="Helvetica"/>
          <w:b/>
        </w:rPr>
      </w:pPr>
      <w:ins w:id="24201" w:author="Rev 4 Allen Wirfs-Brock" w:date="2011-10-15T18:43:00Z">
        <w:del w:id="24202"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rsidR="004C02EF" w:rsidRPr="00E77497" w:rsidRDefault="004C02EF" w:rsidP="004C02EF">
      <w:del w:id="24203"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24204" w:author="Rev 4 Allen Wirfs-Brock" w:date="2011-10-15T18:48:00Z">
        <w:r w:rsidRPr="00E77497" w:rsidDel="00D25231">
          <w:delText>is evaluated as follows:</w:delText>
        </w:r>
      </w:del>
    </w:p>
    <w:p w:rsidR="00E21F6A" w:rsidRPr="00E21F6A" w:rsidRDefault="00E21F6A" w:rsidP="00E21F6A">
      <w:pPr>
        <w:pStyle w:val="Alg3"/>
        <w:numPr>
          <w:ilvl w:val="0"/>
          <w:numId w:val="122"/>
        </w:numPr>
        <w:rPr>
          <w:ins w:id="24205" w:author="Rev 6 Allen Wirfs-Brock" w:date="2012-02-26T14:08:00Z"/>
        </w:rPr>
      </w:pPr>
      <w:ins w:id="24206" w:author="Rev 6 Allen Wirfs-Brock" w:date="2012-02-26T14:08:00Z">
        <w:r w:rsidRPr="00E77497">
          <w:t xml:space="preserve">Let </w:t>
        </w:r>
        <w:r>
          <w:rPr>
            <w:i/>
          </w:rPr>
          <w:t>keyResult</w:t>
        </w:r>
        <w:r w:rsidRPr="00E77497">
          <w:t xml:space="preserve"> be the result of </w:t>
        </w:r>
      </w:ins>
      <w:ins w:id="24207" w:author="Rev 6 Allen Wirfs-Brock" w:date="2012-02-26T14:09:00Z">
        <w:r>
          <w:t>performing For In/Of Expression Eval</w:t>
        </w:r>
      </w:ins>
      <w:ins w:id="24208" w:author="Rev 9 Allen Wirfs-Brock" w:date="2012-07-07T16:52:00Z">
        <w:r w:rsidR="000358AB">
          <w:t>u</w:t>
        </w:r>
      </w:ins>
      <w:ins w:id="24209" w:author="Rev 6 Allen Wirfs-Brock" w:date="2012-02-26T14:09:00Z">
        <w:r>
          <w:t xml:space="preserve">ation with </w:t>
        </w:r>
      </w:ins>
      <w:ins w:id="24210" w:author="Rev 6 Allen Wirfs-Brock" w:date="2012-02-26T14:08:00Z">
        <w:r w:rsidRPr="00E77497">
          <w:t xml:space="preserve"> </w:t>
        </w:r>
      </w:ins>
      <w:ins w:id="24211"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24212" w:author="Rev 6 Allen Wirfs-Brock" w:date="2012-02-26T14:11:00Z">
        <w:r>
          <w:t>.</w:t>
        </w:r>
      </w:ins>
    </w:p>
    <w:p w:rsidR="00E21F6A" w:rsidRDefault="00FA7F97" w:rsidP="00E21F6A">
      <w:pPr>
        <w:pStyle w:val="Alg3"/>
        <w:numPr>
          <w:ilvl w:val="0"/>
          <w:numId w:val="122"/>
        </w:numPr>
        <w:tabs>
          <w:tab w:val="left" w:pos="2160"/>
        </w:tabs>
        <w:rPr>
          <w:ins w:id="24213" w:author="Rev 6 Allen Wirfs-Brock" w:date="2012-02-26T14:13:00Z"/>
        </w:rPr>
      </w:pPr>
      <w:ins w:id="24214" w:author="Rev 6 Allen Wirfs-Brock" w:date="2012-02-26T14:41:00Z">
        <w:r>
          <w:t>ReturnIfAbrupt(</w:t>
        </w:r>
      </w:ins>
      <w:ins w:id="24215" w:author="Rev 6 Allen Wirfs-Brock" w:date="2012-02-26T14:13:00Z">
        <w:r w:rsidR="00E21F6A">
          <w:rPr>
            <w:i/>
          </w:rPr>
          <w:t>keyResult</w:t>
        </w:r>
      </w:ins>
      <w:ins w:id="24216" w:author="Rev 6 Allen Wirfs-Brock" w:date="2012-02-26T14:41:00Z">
        <w:r>
          <w:t>)</w:t>
        </w:r>
      </w:ins>
      <w:ins w:id="24217" w:author="Rev 6 Allen Wirfs-Brock" w:date="2012-02-26T16:08:00Z">
        <w:r w:rsidR="00514B53">
          <w:t>.</w:t>
        </w:r>
      </w:ins>
    </w:p>
    <w:p w:rsidR="00E21F6A" w:rsidRDefault="00164D8C" w:rsidP="004B3A2D">
      <w:pPr>
        <w:pStyle w:val="Alg3"/>
        <w:numPr>
          <w:ilvl w:val="0"/>
          <w:numId w:val="122"/>
        </w:numPr>
        <w:spacing w:after="240"/>
        <w:rPr>
          <w:ins w:id="24218" w:author="Rev 6 Allen Wirfs-Brock" w:date="2012-02-26T16:06:00Z"/>
        </w:rPr>
      </w:pPr>
      <w:ins w:id="24219" w:author="Rev 6 Allen Wirfs-Brock" w:date="2012-02-26T14:46:00Z">
        <w:r>
          <w:t>Return</w:t>
        </w:r>
        <w:r w:rsidRPr="00E77497">
          <w:t xml:space="preserve"> the result of </w:t>
        </w:r>
        <w:r>
          <w:t>performing For In/Of Body Eval</w:t>
        </w:r>
      </w:ins>
      <w:ins w:id="24220" w:author="Rev 9 Allen Wirfs-Brock" w:date="2012-07-07T16:52:00Z">
        <w:r w:rsidR="000358AB">
          <w:t>u</w:t>
        </w:r>
      </w:ins>
      <w:ins w:id="24221" w:author="Rev 6 Allen Wirfs-Brock" w:date="2012-02-26T14:46:00Z">
        <w:r>
          <w:t xml:space="preserve">ation with </w:t>
        </w:r>
        <w:r w:rsidRPr="00E77497">
          <w:t xml:space="preserve"> </w:t>
        </w:r>
      </w:ins>
      <w:ins w:id="24222" w:author="Rev 6 Allen Wirfs-Brock" w:date="2012-02-26T14:50:00Z">
        <w:r w:rsidRPr="00E77497">
          <w:rPr>
            <w:rStyle w:val="bnf"/>
          </w:rPr>
          <w:t>LeftHandSideExpression</w:t>
        </w:r>
      </w:ins>
      <w:ins w:id="24223" w:author="Rev 6 Allen Wirfs-Brock" w:date="2012-02-26T14:51:00Z">
        <w:r>
          <w:t>,</w:t>
        </w:r>
      </w:ins>
      <w:ins w:id="24224" w:author="Rev 6 Allen Wirfs-Brock" w:date="2012-02-26T14:50:00Z">
        <w:r w:rsidRPr="00E77497">
          <w:t xml:space="preserve"> </w:t>
        </w:r>
      </w:ins>
      <w:ins w:id="24225" w:author="Rev 6 Allen Wirfs-Brock" w:date="2012-02-26T14:46:00Z">
        <w:r w:rsidRPr="00E21F6A">
          <w:rPr>
            <w:i/>
          </w:rPr>
          <w:t>Statement</w:t>
        </w:r>
        <w:r>
          <w:t xml:space="preserve">, </w:t>
        </w:r>
        <w:r w:rsidRPr="00FA7F97">
          <w:rPr>
            <w:i/>
          </w:rPr>
          <w:t>keyResult</w:t>
        </w:r>
        <w:del w:id="24226" w:author="Rev 7 Allen Wirfs-Brock" w:date="2012-04-09T16:27:00Z">
          <w:r w:rsidDel="008F79D4">
            <w:delText>.[[value]]</w:delText>
          </w:r>
        </w:del>
      </w:ins>
      <w:ins w:id="24227" w:author="Rev 6 Allen Wirfs-Brock" w:date="2012-02-26T14:51:00Z">
        <w:r>
          <w:t>,</w:t>
        </w:r>
      </w:ins>
      <w:ins w:id="24228" w:author="Rev 6 Allen Wirfs-Brock" w:date="2012-02-26T15:01:00Z">
        <w:r w:rsidR="00F4124C">
          <w:t xml:space="preserve"> </w:t>
        </w:r>
      </w:ins>
      <w:ins w:id="24229" w:author="Rev 6 Allen Wirfs-Brock" w:date="2012-02-26T14:46:00Z">
        <w:r>
          <w:t xml:space="preserve"> </w:t>
        </w:r>
        <w:r>
          <w:rPr>
            <w:rFonts w:ascii="Arial" w:hAnsi="Arial" w:cs="Arial"/>
          </w:rPr>
          <w:t>assignment</w:t>
        </w:r>
      </w:ins>
      <w:ins w:id="24230" w:author="Rev 6 Allen Wirfs-Brock" w:date="2012-02-26T14:51:00Z">
        <w:r>
          <w:t>,</w:t>
        </w:r>
      </w:ins>
      <w:ins w:id="24231" w:author="Rev 6 Allen Wirfs-Brock" w:date="2012-02-26T14:46:00Z">
        <w:r>
          <w:t xml:space="preserve"> and </w:t>
        </w:r>
        <w:r w:rsidRPr="00E21F6A">
          <w:rPr>
            <w:i/>
          </w:rPr>
          <w:t>labelSet</w:t>
        </w:r>
        <w:r>
          <w:t>.</w:t>
        </w:r>
      </w:ins>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4232" w:author="Rev 7 Allen Wirfs-Brock" w:date="2012-04-24T17:59:00Z">
        <w:r w:rsidRPr="00451D9D" w:rsidDel="004429A2">
          <w:rPr>
            <w:rFonts w:ascii="Times New Roman" w:hAnsi="Times New Roman"/>
            <w:i/>
          </w:rPr>
          <w:delText>BindingIdentifier</w:delText>
        </w:r>
        <w:r w:rsidDel="004429A2">
          <w:rPr>
            <w:i/>
          </w:rPr>
          <w:delText xml:space="preserve"> </w:delText>
        </w:r>
        <w:r w:rsidRPr="004418C4" w:rsidDel="004429A2">
          <w:delText xml:space="preserve"> </w:delText>
        </w:r>
      </w:del>
      <w:ins w:id="24233" w:author="Rev 7 Allen Wirfs-Brock" w:date="2012-04-24T18:19:00Z">
        <w:r w:rsidR="009F1BE2">
          <w:rPr>
            <w:rFonts w:ascii="Times New Roman" w:hAnsi="Times New Roman"/>
            <w:i/>
          </w:rPr>
          <w:t>ForBinding</w:t>
        </w:r>
      </w:ins>
      <w:ins w:id="24234" w:author="Rev 7 Allen Wirfs-Brock" w:date="2012-04-24T17:59:00Z">
        <w:r w:rsidR="004429A2">
          <w:rPr>
            <w:i/>
          </w:rPr>
          <w:t xml:space="preserve"> </w:t>
        </w:r>
        <w:r w:rsidR="004429A2" w:rsidRPr="004418C4">
          <w:t xml:space="preserve"> </w:t>
        </w:r>
      </w:ins>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514B53">
      <w:pPr>
        <w:pStyle w:val="Alg3"/>
        <w:numPr>
          <w:ilvl w:val="0"/>
          <w:numId w:val="123"/>
        </w:numPr>
        <w:rPr>
          <w:ins w:id="24235" w:author="Rev 6 Allen Wirfs-Brock" w:date="2012-02-26T16:08:00Z"/>
        </w:rPr>
      </w:pPr>
      <w:ins w:id="24236" w:author="Rev 6 Allen Wirfs-Brock" w:date="2012-02-26T16:08:00Z">
        <w:r w:rsidRPr="00E77497">
          <w:t xml:space="preserve">Let </w:t>
        </w:r>
        <w:r>
          <w:rPr>
            <w:i/>
          </w:rPr>
          <w:t>keyResult</w:t>
        </w:r>
        <w:r w:rsidRPr="00E77497">
          <w:t xml:space="preserve"> be the result of </w:t>
        </w:r>
        <w:r>
          <w:t>performing For In/Of Expression Eval</w:t>
        </w:r>
      </w:ins>
      <w:ins w:id="24237" w:author="Rev 9 Allen Wirfs-Brock" w:date="2012-07-07T16:53:00Z">
        <w:r w:rsidR="000358AB">
          <w:t>u</w:t>
        </w:r>
      </w:ins>
      <w:ins w:id="24238" w:author="Rev 6 Allen Wirfs-Brock" w:date="2012-02-26T16:08: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rsidR="00514B53" w:rsidRDefault="00514B53" w:rsidP="00514B53">
      <w:pPr>
        <w:pStyle w:val="Alg3"/>
        <w:numPr>
          <w:ilvl w:val="0"/>
          <w:numId w:val="123"/>
        </w:numPr>
        <w:tabs>
          <w:tab w:val="left" w:pos="2160"/>
        </w:tabs>
        <w:rPr>
          <w:ins w:id="24239" w:author="Rev 6 Allen Wirfs-Brock" w:date="2012-02-26T16:08:00Z"/>
        </w:rPr>
      </w:pPr>
      <w:ins w:id="24240" w:author="Rev 6 Allen Wirfs-Brock" w:date="2012-02-26T16:08:00Z">
        <w:r>
          <w:t>ReturnIfAbrupt(</w:t>
        </w:r>
        <w:r>
          <w:rPr>
            <w:i/>
          </w:rPr>
          <w:t>keyResult</w:t>
        </w:r>
        <w:r>
          <w:t>).</w:t>
        </w:r>
      </w:ins>
    </w:p>
    <w:p w:rsidR="00514B53" w:rsidRDefault="00514B53" w:rsidP="004B3A2D">
      <w:pPr>
        <w:pStyle w:val="Alg3"/>
        <w:numPr>
          <w:ilvl w:val="0"/>
          <w:numId w:val="123"/>
        </w:numPr>
        <w:spacing w:after="240"/>
        <w:rPr>
          <w:ins w:id="24241" w:author="Rev 6 Allen Wirfs-Brock" w:date="2012-02-26T14:04:00Z"/>
        </w:rPr>
      </w:pPr>
      <w:ins w:id="24242" w:author="Rev 6 Allen Wirfs-Brock" w:date="2012-02-26T16:09:00Z">
        <w:r>
          <w:t>Return</w:t>
        </w:r>
        <w:r w:rsidRPr="00E77497">
          <w:t xml:space="preserve"> the result of </w:t>
        </w:r>
        <w:r>
          <w:t>performing For In/Of Body Eval</w:t>
        </w:r>
      </w:ins>
      <w:ins w:id="24243" w:author="Rev 9 Allen Wirfs-Brock" w:date="2012-07-07T16:52:00Z">
        <w:r w:rsidR="000358AB">
          <w:t>u</w:t>
        </w:r>
      </w:ins>
      <w:ins w:id="24244" w:author="Rev 6 Allen Wirfs-Brock" w:date="2012-02-26T16:09:00Z">
        <w:r>
          <w:t xml:space="preserve">ation with </w:t>
        </w:r>
        <w:r w:rsidRPr="00E77497">
          <w:t xml:space="preserve"> </w:t>
        </w:r>
        <w:del w:id="24245" w:author="Rev 7 Allen Wirfs-Brock" w:date="2012-04-25T08:06:00Z">
          <w:r w:rsidRPr="00451D9D" w:rsidDel="007C32C2">
            <w:rPr>
              <w:i/>
            </w:rPr>
            <w:delText>BindingIdentifier</w:delText>
          </w:r>
        </w:del>
      </w:ins>
      <w:ins w:id="24246" w:author="Rev 7 Allen Wirfs-Brock" w:date="2012-04-25T08:06:00Z">
        <w:r w:rsidR="007C32C2">
          <w:rPr>
            <w:i/>
          </w:rPr>
          <w:t>ForBinding</w:t>
        </w:r>
      </w:ins>
      <w:ins w:id="24247" w:author="Rev 6 Allen Wirfs-Brock" w:date="2012-02-26T16:09:00Z">
        <w:r>
          <w:t>,</w:t>
        </w:r>
        <w:r w:rsidRPr="00E77497">
          <w:t xml:space="preserve"> </w:t>
        </w:r>
        <w:r w:rsidRPr="00E21F6A">
          <w:rPr>
            <w:i/>
          </w:rPr>
          <w:t>Statement</w:t>
        </w:r>
        <w:r>
          <w:t xml:space="preserve">, </w:t>
        </w:r>
        <w:r w:rsidRPr="00FA7F97">
          <w:rPr>
            <w:i/>
          </w:rPr>
          <w:t>keyResult</w:t>
        </w:r>
        <w:del w:id="24248" w:author="Rev 7 Allen Wirfs-Brock" w:date="2012-04-09T16:27:00Z">
          <w:r w:rsidDel="008F79D4">
            <w:delText>.[[value]]</w:delText>
          </w:r>
        </w:del>
        <w:r>
          <w:t xml:space="preserve">,  </w:t>
        </w:r>
      </w:ins>
      <w:ins w:id="24249" w:author="Rev 6 Allen Wirfs-Brock" w:date="2012-02-26T16:10:00Z">
        <w:r>
          <w:rPr>
            <w:rFonts w:ascii="Arial" w:hAnsi="Arial" w:cs="Arial"/>
          </w:rPr>
          <w:t>varBinding</w:t>
        </w:r>
      </w:ins>
      <w:ins w:id="24250" w:author="Rev 6 Allen Wirfs-Brock" w:date="2012-02-26T16:09:00Z">
        <w:r>
          <w:t xml:space="preserve">, and </w:t>
        </w:r>
        <w:r w:rsidRPr="00E21F6A">
          <w:rPr>
            <w:i/>
          </w:rPr>
          <w:t>labelSet</w:t>
        </w:r>
        <w:r>
          <w:t>.</w:t>
        </w:r>
      </w:ins>
    </w:p>
    <w:p w:rsidR="00514B53" w:rsidRPr="00E77497" w:rsidRDefault="00514B53" w:rsidP="00514B53">
      <w:pPr>
        <w:jc w:val="left"/>
        <w:rPr>
          <w:ins w:id="24251" w:author="Rev 6 Allen Wirfs-Brock" w:date="2012-02-26T16:12:00Z"/>
        </w:rPr>
      </w:pPr>
      <w:ins w:id="24252"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rsidR="00514B53" w:rsidRPr="00E21F6A" w:rsidRDefault="00514B53" w:rsidP="004B3A2D">
      <w:pPr>
        <w:pStyle w:val="Alg3"/>
        <w:numPr>
          <w:ilvl w:val="0"/>
          <w:numId w:val="693"/>
        </w:numPr>
        <w:rPr>
          <w:ins w:id="24253" w:author="Rev 6 Allen Wirfs-Brock" w:date="2012-02-26T16:12:00Z"/>
        </w:rPr>
      </w:pPr>
      <w:ins w:id="24254" w:author="Rev 6 Allen Wirfs-Brock" w:date="2012-02-26T16:12:00Z">
        <w:r w:rsidRPr="00E77497">
          <w:t xml:space="preserve">Let </w:t>
        </w:r>
        <w:r>
          <w:rPr>
            <w:i/>
          </w:rPr>
          <w:t>keyResult</w:t>
        </w:r>
        <w:r w:rsidRPr="00E77497">
          <w:t xml:space="preserve"> be the result of </w:t>
        </w:r>
        <w:r>
          <w:t>performing For In/Of Expression Eval</w:t>
        </w:r>
      </w:ins>
      <w:ins w:id="24255" w:author="Rev 9 Allen Wirfs-Brock" w:date="2012-07-07T16:53:00Z">
        <w:r w:rsidR="000358AB">
          <w:t>u</w:t>
        </w:r>
      </w:ins>
      <w:ins w:id="24256" w:author="Rev 6 Allen Wirfs-Brock" w:date="2012-02-26T16:12: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rsidR="00514B53" w:rsidRDefault="00514B53" w:rsidP="004B3A2D">
      <w:pPr>
        <w:pStyle w:val="Alg3"/>
        <w:numPr>
          <w:ilvl w:val="0"/>
          <w:numId w:val="693"/>
        </w:numPr>
        <w:tabs>
          <w:tab w:val="left" w:pos="2160"/>
        </w:tabs>
        <w:rPr>
          <w:ins w:id="24257" w:author="Rev 6 Allen Wirfs-Brock" w:date="2012-02-26T16:12:00Z"/>
        </w:rPr>
      </w:pPr>
      <w:ins w:id="24258" w:author="Rev 6 Allen Wirfs-Brock" w:date="2012-02-26T16:12:00Z">
        <w:r>
          <w:t>ReturnIfAbrupt(</w:t>
        </w:r>
        <w:r>
          <w:rPr>
            <w:i/>
          </w:rPr>
          <w:t>keyResult</w:t>
        </w:r>
        <w:r>
          <w:t>).</w:t>
        </w:r>
      </w:ins>
    </w:p>
    <w:p w:rsidR="00514B53" w:rsidRDefault="00514B53" w:rsidP="004B3A2D">
      <w:pPr>
        <w:pStyle w:val="Alg3"/>
        <w:numPr>
          <w:ilvl w:val="0"/>
          <w:numId w:val="693"/>
        </w:numPr>
        <w:spacing w:after="240"/>
        <w:rPr>
          <w:ins w:id="24259" w:author="Rev 6 Allen Wirfs-Brock" w:date="2012-02-26T16:12:00Z"/>
        </w:rPr>
      </w:pPr>
      <w:ins w:id="24260" w:author="Rev 6 Allen Wirfs-Brock" w:date="2012-02-26T16:12:00Z">
        <w:r>
          <w:t>Return</w:t>
        </w:r>
        <w:r w:rsidRPr="00E77497">
          <w:t xml:space="preserve"> the result of </w:t>
        </w:r>
        <w:r>
          <w:t>performing For In/Of Body Eval</w:t>
        </w:r>
      </w:ins>
      <w:ins w:id="24261" w:author="Rev 9 Allen Wirfs-Brock" w:date="2012-07-07T16:52:00Z">
        <w:r w:rsidR="000358AB">
          <w:t>u</w:t>
        </w:r>
      </w:ins>
      <w:ins w:id="24262" w:author="Rev 6 Allen Wirfs-Brock" w:date="2012-02-26T16:12: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24263" w:author="Rev 7 Allen Wirfs-Brock" w:date="2012-04-09T16:27:00Z">
          <w:r w:rsidDel="008F79D4">
            <w:delText>.[[value]]</w:delText>
          </w:r>
        </w:del>
        <w:r>
          <w:t xml:space="preserve">,  </w:t>
        </w:r>
      </w:ins>
      <w:ins w:id="24264" w:author="Rev 7 Allen Wirfs-Brock" w:date="2012-04-24T18:30:00Z">
        <w:r w:rsidR="00A22135">
          <w:rPr>
            <w:rFonts w:ascii="Arial" w:hAnsi="Arial" w:cs="Arial"/>
          </w:rPr>
          <w:t>lexicalBinding</w:t>
        </w:r>
      </w:ins>
      <w:ins w:id="24265" w:author="Rev 6 Allen Wirfs-Brock" w:date="2012-02-26T16:13:00Z">
        <w:del w:id="24266" w:author="Rev 7 Allen Wirfs-Brock" w:date="2012-04-24T18:30:00Z">
          <w:r w:rsidDel="00A22135">
            <w:rPr>
              <w:rFonts w:ascii="Arial" w:hAnsi="Arial" w:cs="Arial"/>
            </w:rPr>
            <w:delText>ForDeclaration</w:delText>
          </w:r>
        </w:del>
      </w:ins>
      <w:ins w:id="24267" w:author="Rev 6 Allen Wirfs-Brock" w:date="2012-02-26T16:12:00Z">
        <w:r>
          <w:t xml:space="preserve">, and </w:t>
        </w:r>
        <w:r w:rsidRPr="00E21F6A">
          <w:rPr>
            <w:i/>
          </w:rPr>
          <w:t>labelSet</w:t>
        </w:r>
        <w:r>
          <w:t>.</w:t>
        </w:r>
      </w:ins>
    </w:p>
    <w:p w:rsidR="00514B53" w:rsidRPr="00E77497" w:rsidRDefault="00514B53" w:rsidP="00514B53">
      <w:pPr>
        <w:rPr>
          <w:ins w:id="24268" w:author="Rev 6 Allen Wirfs-Brock" w:date="2012-02-26T16:14:00Z"/>
        </w:rPr>
      </w:pPr>
      <w:ins w:id="24269" w:author="Rev 6 Allen Wirfs-Brock" w:date="2012-02-26T16:14:00Z">
        <w:r w:rsidRPr="00B820AB">
          <w:rPr>
            <w:rStyle w:val="bnf"/>
          </w:rPr>
          <w:lastRenderedPageBreak/>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24270" w:author="Rev 6 Allen Wirfs-Brock" w:date="2012-02-26T16:16:00Z">
        <w:r w:rsidR="004B3A2D">
          <w:rPr>
            <w:rFonts w:ascii="Courier New" w:hAnsi="Courier New"/>
            <w:b/>
          </w:rPr>
          <w:t>of</w:t>
        </w:r>
      </w:ins>
      <w:ins w:id="24271"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rsidR="00514B53" w:rsidRPr="00E21F6A" w:rsidRDefault="00514B53" w:rsidP="00F319DC">
      <w:pPr>
        <w:pStyle w:val="Alg3"/>
        <w:numPr>
          <w:ilvl w:val="0"/>
          <w:numId w:val="696"/>
        </w:numPr>
        <w:rPr>
          <w:ins w:id="24272" w:author="Rev 6 Allen Wirfs-Brock" w:date="2012-02-26T16:14:00Z"/>
        </w:rPr>
      </w:pPr>
      <w:ins w:id="24273" w:author="Rev 6 Allen Wirfs-Brock" w:date="2012-02-26T16:14:00Z">
        <w:r w:rsidRPr="00E77497">
          <w:t xml:space="preserve">Let </w:t>
        </w:r>
        <w:r>
          <w:rPr>
            <w:i/>
          </w:rPr>
          <w:t>keyResult</w:t>
        </w:r>
        <w:r w:rsidRPr="00E77497">
          <w:t xml:space="preserve"> be the result of </w:t>
        </w:r>
        <w:r>
          <w:t>performing For In/Of Expression Eval</w:t>
        </w:r>
      </w:ins>
      <w:ins w:id="24274" w:author="Rev 9 Allen Wirfs-Brock" w:date="2012-07-07T16:53:00Z">
        <w:r w:rsidR="000358AB">
          <w:t>u</w:t>
        </w:r>
      </w:ins>
      <w:ins w:id="24275" w:author="Rev 6 Allen Wirfs-Brock" w:date="2012-02-26T16:14:00Z">
        <w:r>
          <w:t xml:space="preserve">ation with </w:t>
        </w:r>
        <w:r w:rsidRPr="00E77497">
          <w:t xml:space="preserve"> </w:t>
        </w:r>
      </w:ins>
      <w:ins w:id="24276" w:author="Rev 11 Allen Wirfs-Brock" w:date="2012-10-24T18:45:00Z">
        <w:r w:rsidR="00F319DC">
          <w:rPr>
            <w:i/>
          </w:rPr>
          <w:t>Expression</w:t>
        </w:r>
      </w:ins>
      <w:ins w:id="24277" w:author="Rev 6 Allen Wirfs-Brock" w:date="2012-02-26T16:14:00Z">
        <w:del w:id="24278" w:author="Rev 11 Allen Wirfs-Brock" w:date="2012-10-24T18:45:00Z">
          <w:r w:rsidRPr="00E21F6A" w:rsidDel="00F319DC">
            <w:rPr>
              <w:i/>
            </w:rPr>
            <w:delText>Statement</w:delText>
          </w:r>
        </w:del>
        <w:r>
          <w:t xml:space="preserve">, </w:t>
        </w:r>
      </w:ins>
      <w:ins w:id="24279" w:author="Rev 6 Allen Wirfs-Brock" w:date="2012-02-26T16:16:00Z">
        <w:r w:rsidR="004B3A2D">
          <w:rPr>
            <w:rFonts w:ascii="Arial" w:hAnsi="Arial" w:cs="Arial"/>
          </w:rPr>
          <w:t>iterate</w:t>
        </w:r>
      </w:ins>
      <w:ins w:id="24280" w:author="Rev 6 Allen Wirfs-Brock" w:date="2012-02-26T16:14:00Z">
        <w:r>
          <w:t xml:space="preserve">, and </w:t>
        </w:r>
        <w:r w:rsidRPr="00E21F6A">
          <w:rPr>
            <w:i/>
          </w:rPr>
          <w:t>labelSet</w:t>
        </w:r>
        <w:r>
          <w:t>.</w:t>
        </w:r>
      </w:ins>
    </w:p>
    <w:p w:rsidR="00514B53" w:rsidRDefault="00514B53" w:rsidP="004B3A2D">
      <w:pPr>
        <w:pStyle w:val="Alg3"/>
        <w:numPr>
          <w:ilvl w:val="0"/>
          <w:numId w:val="696"/>
        </w:numPr>
        <w:tabs>
          <w:tab w:val="left" w:pos="2160"/>
        </w:tabs>
        <w:rPr>
          <w:ins w:id="24281" w:author="Rev 6 Allen Wirfs-Brock" w:date="2012-02-26T16:14:00Z"/>
        </w:rPr>
      </w:pPr>
      <w:ins w:id="24282" w:author="Rev 6 Allen Wirfs-Brock" w:date="2012-02-26T16:14:00Z">
        <w:r>
          <w:t>ReturnIfAbrupt(</w:t>
        </w:r>
        <w:r>
          <w:rPr>
            <w:i/>
          </w:rPr>
          <w:t>keyResult</w:t>
        </w:r>
        <w:r>
          <w:t>).</w:t>
        </w:r>
      </w:ins>
    </w:p>
    <w:p w:rsidR="00514B53" w:rsidRDefault="00514B53" w:rsidP="004B3A2D">
      <w:pPr>
        <w:pStyle w:val="Alg3"/>
        <w:numPr>
          <w:ilvl w:val="0"/>
          <w:numId w:val="696"/>
        </w:numPr>
        <w:spacing w:after="240"/>
        <w:rPr>
          <w:ins w:id="24283" w:author="Rev 6 Allen Wirfs-Brock" w:date="2012-02-26T16:14:00Z"/>
        </w:rPr>
      </w:pPr>
      <w:ins w:id="24284" w:author="Rev 6 Allen Wirfs-Brock" w:date="2012-02-26T16:14:00Z">
        <w:r>
          <w:t>Return</w:t>
        </w:r>
        <w:r w:rsidRPr="00E77497">
          <w:t xml:space="preserve"> the result of </w:t>
        </w:r>
        <w:r>
          <w:t>performing For In/Of Body Eval</w:t>
        </w:r>
      </w:ins>
      <w:ins w:id="24285" w:author="Rev 9 Allen Wirfs-Brock" w:date="2012-07-07T16:53:00Z">
        <w:r w:rsidR="000358AB">
          <w:t>u</w:t>
        </w:r>
      </w:ins>
      <w:ins w:id="24286" w:author="Rev 6 Allen Wirfs-Brock" w:date="2012-02-26T16:14:00Z">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del w:id="24287" w:author="Rev 7 Allen Wirfs-Brock" w:date="2012-04-09T16:28:00Z">
          <w:r w:rsidDel="008F79D4">
            <w:delText>.[[value]]</w:delText>
          </w:r>
        </w:del>
        <w:r>
          <w:t xml:space="preserve">,  </w:t>
        </w:r>
        <w:r>
          <w:rPr>
            <w:rFonts w:ascii="Arial" w:hAnsi="Arial" w:cs="Arial"/>
          </w:rPr>
          <w:t>assignment</w:t>
        </w:r>
        <w:r>
          <w:t xml:space="preserve">, and </w:t>
        </w:r>
        <w:r w:rsidRPr="00E21F6A">
          <w:rPr>
            <w:i/>
          </w:rPr>
          <w:t>labelSet</w:t>
        </w:r>
        <w:r>
          <w:t>.</w:t>
        </w:r>
      </w:ins>
    </w:p>
    <w:p w:rsidR="00514B53" w:rsidRPr="00E77497" w:rsidRDefault="00514B53" w:rsidP="00514B53">
      <w:pPr>
        <w:jc w:val="left"/>
        <w:rPr>
          <w:ins w:id="24288" w:author="Rev 6 Allen Wirfs-Brock" w:date="2012-02-26T16:14:00Z"/>
        </w:rPr>
      </w:pPr>
      <w:ins w:id="24289"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4290" w:author="Rev 7 Allen Wirfs-Brock" w:date="2012-04-24T17:59:00Z">
          <w:r w:rsidRPr="00451D9D" w:rsidDel="004429A2">
            <w:rPr>
              <w:rFonts w:ascii="Times New Roman" w:hAnsi="Times New Roman"/>
              <w:i/>
            </w:rPr>
            <w:delText>BindingIdentifier</w:delText>
          </w:r>
        </w:del>
      </w:ins>
      <w:ins w:id="24291" w:author="Rev 7 Allen Wirfs-Brock" w:date="2012-04-24T18:19:00Z">
        <w:r w:rsidR="009F1BE2">
          <w:rPr>
            <w:rFonts w:ascii="Times New Roman" w:hAnsi="Times New Roman"/>
            <w:i/>
          </w:rPr>
          <w:t>ForBinding</w:t>
        </w:r>
      </w:ins>
      <w:ins w:id="24292" w:author="Rev 6 Allen Wirfs-Brock" w:date="2012-02-26T16:14:00Z">
        <w:r>
          <w:rPr>
            <w:i/>
          </w:rPr>
          <w:t xml:space="preserve"> </w:t>
        </w:r>
        <w:r w:rsidRPr="004418C4">
          <w:t xml:space="preserve"> </w:t>
        </w:r>
      </w:ins>
      <w:ins w:id="24293" w:author="Rev 6 Allen Wirfs-Brock" w:date="2012-02-26T16:16:00Z">
        <w:r w:rsidR="004B3A2D">
          <w:rPr>
            <w:rFonts w:ascii="Courier New" w:hAnsi="Courier New"/>
            <w:b/>
          </w:rPr>
          <w:t>of</w:t>
        </w:r>
      </w:ins>
      <w:ins w:id="24294"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rsidR="00514B53" w:rsidRPr="00E21F6A" w:rsidRDefault="00514B53" w:rsidP="004B3A2D">
      <w:pPr>
        <w:pStyle w:val="Alg3"/>
        <w:numPr>
          <w:ilvl w:val="0"/>
          <w:numId w:val="695"/>
        </w:numPr>
        <w:rPr>
          <w:ins w:id="24295" w:author="Rev 6 Allen Wirfs-Brock" w:date="2012-02-26T16:14:00Z"/>
        </w:rPr>
      </w:pPr>
      <w:ins w:id="24296" w:author="Rev 6 Allen Wirfs-Brock" w:date="2012-02-26T16:14:00Z">
        <w:r w:rsidRPr="00E77497">
          <w:t xml:space="preserve">Let </w:t>
        </w:r>
        <w:r>
          <w:rPr>
            <w:i/>
          </w:rPr>
          <w:t>keyResult</w:t>
        </w:r>
        <w:r w:rsidRPr="00E77497">
          <w:t xml:space="preserve"> be the result of </w:t>
        </w:r>
        <w:r>
          <w:t>performing For In/Of Expression Eval</w:t>
        </w:r>
      </w:ins>
      <w:ins w:id="24297" w:author="Rev 9 Allen Wirfs-Brock" w:date="2012-07-07T16:52:00Z">
        <w:r w:rsidR="000358AB">
          <w:t>u</w:t>
        </w:r>
      </w:ins>
      <w:ins w:id="24298" w:author="Rev 6 Allen Wirfs-Brock" w:date="2012-02-26T16:14:00Z">
        <w:r>
          <w:t xml:space="preserve">ation with </w:t>
        </w:r>
        <w:r w:rsidRPr="00E77497">
          <w:t xml:space="preserve"> </w:t>
        </w:r>
        <w:del w:id="24299" w:author="Rev 7 Allen Wirfs-Brock" w:date="2012-04-24T18:22:00Z">
          <w:r w:rsidRPr="00E21F6A" w:rsidDel="009F1BE2">
            <w:rPr>
              <w:i/>
            </w:rPr>
            <w:delText>Statement</w:delText>
          </w:r>
        </w:del>
      </w:ins>
      <w:ins w:id="24300" w:author="Rev 7 Allen Wirfs-Brock" w:date="2012-04-24T18:22:00Z">
        <w:r w:rsidR="009F1BE2">
          <w:rPr>
            <w:i/>
          </w:rPr>
          <w:t>Expression</w:t>
        </w:r>
      </w:ins>
      <w:ins w:id="24301" w:author="Rev 6 Allen Wirfs-Brock" w:date="2012-02-26T16:14:00Z">
        <w:r>
          <w:t xml:space="preserve">, </w:t>
        </w:r>
      </w:ins>
      <w:ins w:id="24302" w:author="Rev 6 Allen Wirfs-Brock" w:date="2012-02-26T16:16:00Z">
        <w:r w:rsidR="004B3A2D">
          <w:rPr>
            <w:rFonts w:ascii="Arial" w:hAnsi="Arial" w:cs="Arial"/>
          </w:rPr>
          <w:t>iterate</w:t>
        </w:r>
      </w:ins>
      <w:ins w:id="24303" w:author="Rev 6 Allen Wirfs-Brock" w:date="2012-02-26T16:14:00Z">
        <w:r>
          <w:t xml:space="preserve">, and </w:t>
        </w:r>
        <w:r w:rsidRPr="00E21F6A">
          <w:rPr>
            <w:i/>
          </w:rPr>
          <w:t>labelSet</w:t>
        </w:r>
        <w:r>
          <w:t>.</w:t>
        </w:r>
      </w:ins>
    </w:p>
    <w:p w:rsidR="00514B53" w:rsidRDefault="00514B53" w:rsidP="004B3A2D">
      <w:pPr>
        <w:pStyle w:val="Alg3"/>
        <w:numPr>
          <w:ilvl w:val="0"/>
          <w:numId w:val="695"/>
        </w:numPr>
        <w:tabs>
          <w:tab w:val="left" w:pos="2160"/>
        </w:tabs>
        <w:rPr>
          <w:ins w:id="24304" w:author="Rev 6 Allen Wirfs-Brock" w:date="2012-02-26T16:14:00Z"/>
        </w:rPr>
      </w:pPr>
      <w:ins w:id="24305" w:author="Rev 6 Allen Wirfs-Brock" w:date="2012-02-26T16:14:00Z">
        <w:r>
          <w:t>ReturnIfAbrupt(</w:t>
        </w:r>
        <w:r>
          <w:rPr>
            <w:i/>
          </w:rPr>
          <w:t>keyResult</w:t>
        </w:r>
        <w:r>
          <w:t>).</w:t>
        </w:r>
      </w:ins>
    </w:p>
    <w:p w:rsidR="00514B53" w:rsidRDefault="00514B53" w:rsidP="004B3A2D">
      <w:pPr>
        <w:pStyle w:val="Alg3"/>
        <w:numPr>
          <w:ilvl w:val="0"/>
          <w:numId w:val="695"/>
        </w:numPr>
        <w:spacing w:after="240"/>
        <w:rPr>
          <w:ins w:id="24306" w:author="Rev 6 Allen Wirfs-Brock" w:date="2012-02-26T16:14:00Z"/>
        </w:rPr>
      </w:pPr>
      <w:ins w:id="24307" w:author="Rev 6 Allen Wirfs-Brock" w:date="2012-02-26T16:14:00Z">
        <w:r>
          <w:t>Return</w:t>
        </w:r>
        <w:r w:rsidRPr="00E77497">
          <w:t xml:space="preserve"> the result of </w:t>
        </w:r>
        <w:r>
          <w:t>performing For In/Of Body Eval</w:t>
        </w:r>
      </w:ins>
      <w:ins w:id="24308" w:author="Rev 9 Allen Wirfs-Brock" w:date="2012-07-07T16:53:00Z">
        <w:r w:rsidR="000358AB">
          <w:t>u</w:t>
        </w:r>
      </w:ins>
      <w:ins w:id="24309" w:author="Rev 6 Allen Wirfs-Brock" w:date="2012-02-26T16:14:00Z">
        <w:r>
          <w:t xml:space="preserve">ation with </w:t>
        </w:r>
        <w:r w:rsidRPr="00E77497">
          <w:t xml:space="preserve"> </w:t>
        </w:r>
        <w:del w:id="24310" w:author="Rev 7 Allen Wirfs-Brock" w:date="2012-04-25T08:05:00Z">
          <w:r w:rsidRPr="00451D9D" w:rsidDel="007C32C2">
            <w:rPr>
              <w:i/>
            </w:rPr>
            <w:delText>BindingIdentifier</w:delText>
          </w:r>
        </w:del>
      </w:ins>
      <w:ins w:id="24311" w:author="Rev 7 Allen Wirfs-Brock" w:date="2012-04-25T08:05:00Z">
        <w:r w:rsidR="007C32C2">
          <w:rPr>
            <w:i/>
          </w:rPr>
          <w:t>ForBinding</w:t>
        </w:r>
      </w:ins>
      <w:ins w:id="24312" w:author="Rev 6 Allen Wirfs-Brock" w:date="2012-02-26T16:14:00Z">
        <w:r>
          <w:t>,</w:t>
        </w:r>
        <w:r w:rsidRPr="00E77497">
          <w:t xml:space="preserve"> </w:t>
        </w:r>
        <w:r w:rsidRPr="00E21F6A">
          <w:rPr>
            <w:i/>
          </w:rPr>
          <w:t>Statement</w:t>
        </w:r>
        <w:r>
          <w:t xml:space="preserve">, </w:t>
        </w:r>
        <w:r w:rsidRPr="00FA7F97">
          <w:rPr>
            <w:i/>
          </w:rPr>
          <w:t>keyResult</w:t>
        </w:r>
        <w:del w:id="24313" w:author="Rev 7 Allen Wirfs-Brock" w:date="2012-04-09T16:28:00Z">
          <w:r w:rsidDel="008F79D4">
            <w:delText>.[[value]]</w:delText>
          </w:r>
        </w:del>
        <w:r>
          <w:t xml:space="preserve">,  </w:t>
        </w:r>
        <w:r>
          <w:rPr>
            <w:rFonts w:ascii="Arial" w:hAnsi="Arial" w:cs="Arial"/>
          </w:rPr>
          <w:t>varBinding</w:t>
        </w:r>
        <w:r>
          <w:t xml:space="preserve">, and </w:t>
        </w:r>
        <w:r w:rsidRPr="00E21F6A">
          <w:rPr>
            <w:i/>
          </w:rPr>
          <w:t>labelSet</w:t>
        </w:r>
        <w:r>
          <w:t>.</w:t>
        </w:r>
      </w:ins>
    </w:p>
    <w:p w:rsidR="00514B53" w:rsidRPr="00E77497" w:rsidRDefault="00514B53" w:rsidP="00514B53">
      <w:pPr>
        <w:jc w:val="left"/>
        <w:rPr>
          <w:ins w:id="24314" w:author="Rev 6 Allen Wirfs-Brock" w:date="2012-02-26T16:14:00Z"/>
        </w:rPr>
      </w:pPr>
      <w:ins w:id="24315"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24316" w:author="Rev 6 Allen Wirfs-Brock" w:date="2012-02-26T16:16:00Z">
        <w:r w:rsidR="004B3A2D">
          <w:rPr>
            <w:rFonts w:ascii="Courier New" w:hAnsi="Courier New"/>
            <w:b/>
          </w:rPr>
          <w:t>of</w:t>
        </w:r>
      </w:ins>
      <w:ins w:id="24317"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rsidR="00514B53" w:rsidRPr="00E21F6A" w:rsidRDefault="00514B53" w:rsidP="004B3A2D">
      <w:pPr>
        <w:pStyle w:val="Alg3"/>
        <w:numPr>
          <w:ilvl w:val="0"/>
          <w:numId w:val="694"/>
        </w:numPr>
        <w:rPr>
          <w:ins w:id="24318" w:author="Rev 6 Allen Wirfs-Brock" w:date="2012-02-26T16:14:00Z"/>
        </w:rPr>
      </w:pPr>
      <w:ins w:id="24319" w:author="Rev 6 Allen Wirfs-Brock" w:date="2012-02-26T16:14:00Z">
        <w:r w:rsidRPr="00E77497">
          <w:t xml:space="preserve">Let </w:t>
        </w:r>
        <w:r>
          <w:rPr>
            <w:i/>
          </w:rPr>
          <w:t>keyResult</w:t>
        </w:r>
        <w:r w:rsidRPr="00E77497">
          <w:t xml:space="preserve"> be the result of </w:t>
        </w:r>
        <w:r>
          <w:t>performing For In/Of Expression Eval</w:t>
        </w:r>
      </w:ins>
      <w:ins w:id="24320" w:author="Rev 9 Allen Wirfs-Brock" w:date="2012-07-07T16:53:00Z">
        <w:r w:rsidR="000358AB">
          <w:t>u</w:t>
        </w:r>
      </w:ins>
      <w:ins w:id="24321" w:author="Rev 6 Allen Wirfs-Brock" w:date="2012-02-26T16:14:00Z">
        <w:r>
          <w:t xml:space="preserve">ation with </w:t>
        </w:r>
        <w:r w:rsidRPr="00E77497">
          <w:t xml:space="preserve"> </w:t>
        </w:r>
        <w:del w:id="24322" w:author="Rev 7 Allen Wirfs-Brock" w:date="2012-04-24T18:22:00Z">
          <w:r w:rsidRPr="00E21F6A" w:rsidDel="009F1BE2">
            <w:rPr>
              <w:i/>
            </w:rPr>
            <w:delText>Statement</w:delText>
          </w:r>
        </w:del>
      </w:ins>
      <w:ins w:id="24323" w:author="Rev 7 Allen Wirfs-Brock" w:date="2012-04-24T18:22:00Z">
        <w:r w:rsidR="009F1BE2">
          <w:rPr>
            <w:i/>
          </w:rPr>
          <w:t>Expression</w:t>
        </w:r>
      </w:ins>
      <w:ins w:id="24324" w:author="Rev 6 Allen Wirfs-Brock" w:date="2012-02-26T16:14:00Z">
        <w:r>
          <w:t xml:space="preserve">, </w:t>
        </w:r>
      </w:ins>
      <w:ins w:id="24325" w:author="Rev 6 Allen Wirfs-Brock" w:date="2012-02-26T16:16:00Z">
        <w:r w:rsidR="004B3A2D">
          <w:rPr>
            <w:rFonts w:ascii="Arial" w:hAnsi="Arial" w:cs="Arial"/>
          </w:rPr>
          <w:t>iterate</w:t>
        </w:r>
      </w:ins>
      <w:ins w:id="24326" w:author="Rev 6 Allen Wirfs-Brock" w:date="2012-02-26T16:14:00Z">
        <w:r>
          <w:t xml:space="preserve">, and </w:t>
        </w:r>
        <w:r w:rsidRPr="00E21F6A">
          <w:rPr>
            <w:i/>
          </w:rPr>
          <w:t>labelSet</w:t>
        </w:r>
        <w:r>
          <w:t>.</w:t>
        </w:r>
      </w:ins>
    </w:p>
    <w:p w:rsidR="00514B53" w:rsidRDefault="00514B53" w:rsidP="004B3A2D">
      <w:pPr>
        <w:pStyle w:val="Alg3"/>
        <w:numPr>
          <w:ilvl w:val="0"/>
          <w:numId w:val="694"/>
        </w:numPr>
        <w:tabs>
          <w:tab w:val="left" w:pos="2160"/>
        </w:tabs>
        <w:rPr>
          <w:ins w:id="24327" w:author="Rev 6 Allen Wirfs-Brock" w:date="2012-02-26T16:14:00Z"/>
        </w:rPr>
      </w:pPr>
      <w:ins w:id="24328" w:author="Rev 6 Allen Wirfs-Brock" w:date="2012-02-26T16:14:00Z">
        <w:r>
          <w:t>ReturnIfAbrupt(</w:t>
        </w:r>
        <w:r>
          <w:rPr>
            <w:i/>
          </w:rPr>
          <w:t>keyResult</w:t>
        </w:r>
        <w:r>
          <w:t>).</w:t>
        </w:r>
      </w:ins>
    </w:p>
    <w:p w:rsidR="00514B53" w:rsidRDefault="00514B53" w:rsidP="004B3A2D">
      <w:pPr>
        <w:pStyle w:val="Alg3"/>
        <w:numPr>
          <w:ilvl w:val="0"/>
          <w:numId w:val="694"/>
        </w:numPr>
        <w:spacing w:after="240"/>
        <w:rPr>
          <w:ins w:id="24329" w:author="Rev 6 Allen Wirfs-Brock" w:date="2012-02-26T16:14:00Z"/>
        </w:rPr>
      </w:pPr>
      <w:ins w:id="24330" w:author="Rev 6 Allen Wirfs-Brock" w:date="2012-02-26T16:14:00Z">
        <w:r>
          <w:t>Return</w:t>
        </w:r>
        <w:r w:rsidRPr="00E77497">
          <w:t xml:space="preserve"> the result of </w:t>
        </w:r>
        <w:r>
          <w:t>performing For In/Of Body Eval</w:t>
        </w:r>
      </w:ins>
      <w:ins w:id="24331" w:author="Rev 9 Allen Wirfs-Brock" w:date="2012-07-07T16:53:00Z">
        <w:r w:rsidR="000358AB">
          <w:t>u</w:t>
        </w:r>
      </w:ins>
      <w:ins w:id="24332" w:author="Rev 6 Allen Wirfs-Brock" w:date="2012-02-26T16:14: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24333" w:author="Rev 7 Allen Wirfs-Brock" w:date="2012-04-09T16:28:00Z">
          <w:r w:rsidDel="008F79D4">
            <w:delText>.[[value]]</w:delText>
          </w:r>
        </w:del>
        <w:r>
          <w:t xml:space="preserve">,  </w:t>
        </w:r>
      </w:ins>
      <w:ins w:id="24334" w:author="Rev 7 Allen Wirfs-Brock" w:date="2012-04-24T18:30:00Z">
        <w:r w:rsidR="00A22135">
          <w:rPr>
            <w:rFonts w:ascii="Arial" w:hAnsi="Arial" w:cs="Arial"/>
          </w:rPr>
          <w:t>lexicalBinding</w:t>
        </w:r>
      </w:ins>
      <w:ins w:id="24335" w:author="Rev 6 Allen Wirfs-Brock" w:date="2012-02-26T16:14:00Z">
        <w:del w:id="24336" w:author="Rev 7 Allen Wirfs-Brock" w:date="2012-04-24T18:30:00Z">
          <w:r w:rsidDel="00A22135">
            <w:rPr>
              <w:rFonts w:ascii="Arial" w:hAnsi="Arial" w:cs="Arial"/>
            </w:rPr>
            <w:delText>ForDeclaration</w:delText>
          </w:r>
        </w:del>
        <w:r>
          <w:t xml:space="preserve">, and </w:t>
        </w:r>
        <w:r w:rsidRPr="00E21F6A">
          <w:rPr>
            <w:i/>
          </w:rPr>
          <w:t>labelSet</w:t>
        </w:r>
        <w:r>
          <w:t>.</w:t>
        </w:r>
      </w:ins>
    </w:p>
    <w:p w:rsidR="006D2B83" w:rsidRDefault="006D2B83" w:rsidP="006D2B83">
      <w:pPr>
        <w:keepNext/>
        <w:rPr>
          <w:ins w:id="24337" w:author="Rev 11 Allen Wirfs-Brock" w:date="2012-10-23T15:19:00Z"/>
          <w:rFonts w:ascii="Helvetica" w:hAnsi="Helvetica"/>
          <w:b/>
          <w:spacing w:val="6"/>
        </w:rPr>
      </w:pPr>
      <w:ins w:id="24338" w:author="Rev 11 Allen Wirfs-Brock" w:date="2012-10-23T15:19:00Z">
        <w:r w:rsidRPr="00E77497">
          <w:rPr>
            <w:rFonts w:ascii="Helvetica" w:hAnsi="Helvetica"/>
            <w:b/>
          </w:rPr>
          <w:t xml:space="preserve">Runtime Semantics: </w:t>
        </w:r>
      </w:ins>
      <w:ins w:id="24339" w:author="Rev 11 Allen Wirfs-Brock" w:date="2012-10-23T15:20:00Z">
        <w:r w:rsidRPr="006D2B83">
          <w:rPr>
            <w:rFonts w:ascii="Helvetica" w:hAnsi="Helvetica"/>
            <w:b/>
            <w:spacing w:val="6"/>
          </w:rPr>
          <w:t>For In/Of Expression Evaluation</w:t>
        </w:r>
      </w:ins>
      <w:ins w:id="24340" w:author="Rev 11 Allen Wirfs-Brock" w:date="2012-10-23T15:19:00Z">
        <w:r>
          <w:rPr>
            <w:rFonts w:ascii="Helvetica" w:hAnsi="Helvetica"/>
            <w:b/>
            <w:spacing w:val="6"/>
          </w:rPr>
          <w:t xml:space="preserve"> Abstract Operation</w:t>
        </w:r>
      </w:ins>
    </w:p>
    <w:p w:rsidR="00E21F6A" w:rsidRPr="0013710B" w:rsidRDefault="00E21F6A" w:rsidP="00E21F6A">
      <w:pPr>
        <w:rPr>
          <w:ins w:id="24341" w:author="Rev 6 Allen Wirfs-Brock" w:date="2012-02-26T14:04:00Z"/>
          <w:lang w:eastAsia="en-US"/>
        </w:rPr>
      </w:pPr>
      <w:ins w:id="24342" w:author="Rev 6 Allen Wirfs-Brock" w:date="2012-02-26T14:04:00Z">
        <w:r>
          <w:rPr>
            <w:lang w:eastAsia="en-US"/>
          </w:rPr>
          <w:t>The abstract</w:t>
        </w:r>
        <w:del w:id="24343" w:author="Rev 8 Allen Wirfs-Brock" w:date="2012-06-14T14:38:00Z">
          <w:r w:rsidDel="00D4543D">
            <w:rPr>
              <w:lang w:eastAsia="en-US"/>
            </w:rPr>
            <w:delText>ion</w:delText>
          </w:r>
        </w:del>
        <w:r>
          <w:rPr>
            <w:lang w:eastAsia="en-US"/>
          </w:rPr>
          <w:t xml:space="preserve"> operation For </w:t>
        </w:r>
      </w:ins>
      <w:ins w:id="24344" w:author="Rev 6 Allen Wirfs-Brock" w:date="2012-02-26T14:05:00Z">
        <w:r>
          <w:rPr>
            <w:lang w:eastAsia="en-US"/>
          </w:rPr>
          <w:t>In/Of</w:t>
        </w:r>
      </w:ins>
      <w:ins w:id="24345" w:author="Rev 6 Allen Wirfs-Brock" w:date="2012-02-26T14:04:00Z">
        <w:r>
          <w:rPr>
            <w:lang w:eastAsia="en-US"/>
          </w:rPr>
          <w:t xml:space="preserve"> </w:t>
        </w:r>
      </w:ins>
      <w:ins w:id="24346" w:author="Rev 6 Allen Wirfs-Brock" w:date="2012-02-26T14:05:00Z">
        <w:r>
          <w:rPr>
            <w:lang w:eastAsia="en-US"/>
          </w:rPr>
          <w:t xml:space="preserve">Expression </w:t>
        </w:r>
      </w:ins>
      <w:ins w:id="24347" w:author="Rev 6 Allen Wirfs-Brock" w:date="2012-02-26T14:04:00Z">
        <w:r>
          <w:rPr>
            <w:lang w:eastAsia="en-US"/>
          </w:rPr>
          <w:t xml:space="preserve">Evaluation </w:t>
        </w:r>
      </w:ins>
      <w:ins w:id="24348" w:author="Rev 10 Allen Wirfs-Brock" w:date="2012-07-09T14:13:00Z">
        <w:r w:rsidR="002241B3">
          <w:rPr>
            <w:lang w:eastAsia="en-US"/>
          </w:rPr>
          <w:t xml:space="preserve">is called </w:t>
        </w:r>
      </w:ins>
      <w:ins w:id="24349" w:author="Rev 6 Allen Wirfs-Brock" w:date="2012-02-26T14:04:00Z">
        <w:r>
          <w:rPr>
            <w:lang w:eastAsia="en-US"/>
          </w:rPr>
          <w:t xml:space="preserve">with arguments </w:t>
        </w:r>
      </w:ins>
      <w:ins w:id="24350" w:author="Rev 6 Allen Wirfs-Brock" w:date="2012-02-26T14:06:00Z">
        <w:r>
          <w:rPr>
            <w:rFonts w:ascii="Times New Roman" w:hAnsi="Times New Roman"/>
            <w:i/>
            <w:lang w:eastAsia="en-US"/>
          </w:rPr>
          <w:t>expr</w:t>
        </w:r>
      </w:ins>
      <w:ins w:id="24351" w:author="Rev 6 Allen Wirfs-Brock" w:date="2012-02-26T14:04:00Z">
        <w:r>
          <w:rPr>
            <w:lang w:eastAsia="en-US"/>
          </w:rPr>
          <w:t xml:space="preserve">, </w:t>
        </w:r>
      </w:ins>
      <w:ins w:id="24352" w:author="Rev 6 Allen Wirfs-Brock" w:date="2012-02-26T14:11:00Z">
        <w:r>
          <w:rPr>
            <w:rFonts w:ascii="Times New Roman" w:hAnsi="Times New Roman"/>
            <w:i/>
            <w:lang w:eastAsia="en-US"/>
          </w:rPr>
          <w:t>iterationKind</w:t>
        </w:r>
      </w:ins>
      <w:ins w:id="24353" w:author="Rev 6 Allen Wirfs-Brock" w:date="2012-02-26T14:04:00Z">
        <w:r>
          <w:rPr>
            <w:lang w:eastAsia="en-US"/>
          </w:rPr>
          <w:t xml:space="preserve">, and </w:t>
        </w:r>
        <w:r w:rsidRPr="00033CAC">
          <w:rPr>
            <w:rFonts w:ascii="Times New Roman" w:hAnsi="Times New Roman"/>
            <w:i/>
            <w:lang w:eastAsia="en-US"/>
          </w:rPr>
          <w:t>labelSet</w:t>
        </w:r>
      </w:ins>
      <w:ins w:id="24354" w:author="Rev 9 Allen Wirfs-Brock" w:date="2012-07-08T13:30:00Z">
        <w:r w:rsidR="00B7141C">
          <w:rPr>
            <w:rFonts w:ascii="Times New Roman" w:hAnsi="Times New Roman"/>
            <w:lang w:eastAsia="en-US"/>
          </w:rPr>
          <w:t>.</w:t>
        </w:r>
      </w:ins>
      <w:ins w:id="24355" w:author="Rev 6 Allen Wirfs-Brock" w:date="2012-02-26T14:04:00Z">
        <w:r>
          <w:rPr>
            <w:lang w:eastAsia="en-US"/>
          </w:rPr>
          <w:t xml:space="preserve"> </w:t>
        </w:r>
      </w:ins>
      <w:ins w:id="24356" w:author="Rev 9 Allen Wirfs-Brock" w:date="2012-07-08T13:30:00Z">
        <w:r w:rsidR="00B7141C">
          <w:rPr>
            <w:lang w:eastAsia="en-US"/>
          </w:rPr>
          <w:t xml:space="preserve">The value </w:t>
        </w:r>
      </w:ins>
      <w:ins w:id="24357" w:author="Rev 9 Allen Wirfs-Brock" w:date="2012-07-08T13:32:00Z">
        <w:r w:rsidR="00B7141C">
          <w:rPr>
            <w:lang w:eastAsia="en-US"/>
          </w:rPr>
          <w:t>of</w:t>
        </w:r>
      </w:ins>
      <w:ins w:id="24358" w:author="Rev 9 Allen Wirfs-Brock" w:date="2012-07-08T13:30:00Z">
        <w:r w:rsidR="00B7141C">
          <w:rPr>
            <w:lang w:eastAsia="en-US"/>
          </w:rPr>
          <w:t xml:space="preserve"> </w:t>
        </w:r>
      </w:ins>
      <w:ins w:id="24359" w:author="Rev 9 Allen Wirfs-Brock" w:date="2012-07-08T13:31:00Z">
        <w:r w:rsidR="00B7141C">
          <w:rPr>
            <w:rFonts w:ascii="Times New Roman" w:hAnsi="Times New Roman"/>
            <w:i/>
            <w:lang w:eastAsia="en-US"/>
          </w:rPr>
          <w:t>iterationKind</w:t>
        </w:r>
      </w:ins>
      <w:ins w:id="24360" w:author="Rev 9 Allen Wirfs-Brock" w:date="2012-07-08T13:30:00Z">
        <w:r w:rsidR="00B7141C">
          <w:rPr>
            <w:lang w:eastAsia="en-US"/>
          </w:rPr>
          <w:t xml:space="preserve"> </w:t>
        </w:r>
      </w:ins>
      <w:ins w:id="24361" w:author="Rev 9 Allen Wirfs-Brock" w:date="2012-07-08T13:32:00Z">
        <w:r w:rsidR="00B7141C">
          <w:rPr>
            <w:lang w:eastAsia="en-US"/>
          </w:rPr>
          <w:t>is either</w:t>
        </w:r>
      </w:ins>
      <w:ins w:id="24362" w:author="Rev 9 Allen Wirfs-Brock" w:date="2012-07-08T13:30:00Z">
        <w:r w:rsidR="00B7141C">
          <w:rPr>
            <w:lang w:eastAsia="en-US"/>
          </w:rPr>
          <w:t xml:space="preserve"> </w:t>
        </w:r>
        <w:r w:rsidR="00B7141C" w:rsidRPr="00B7141C">
          <w:rPr>
            <w:b/>
            <w:lang w:eastAsia="en-US"/>
          </w:rPr>
          <w:t>enumerate</w:t>
        </w:r>
        <w:r w:rsidR="00B7141C">
          <w:rPr>
            <w:lang w:eastAsia="en-US"/>
          </w:rPr>
          <w:t xml:space="preserve"> </w:t>
        </w:r>
      </w:ins>
      <w:ins w:id="24363" w:author="Rev 9 Allen Wirfs-Brock" w:date="2012-07-08T13:32:00Z">
        <w:r w:rsidR="00B7141C">
          <w:rPr>
            <w:lang w:eastAsia="en-US"/>
          </w:rPr>
          <w:t>or</w:t>
        </w:r>
      </w:ins>
      <w:ins w:id="24364" w:author="Rev 9 Allen Wirfs-Brock" w:date="2012-07-08T13:30:00Z">
        <w:r w:rsidR="00B7141C">
          <w:rPr>
            <w:lang w:eastAsia="en-US"/>
          </w:rPr>
          <w:t xml:space="preserve"> </w:t>
        </w:r>
        <w:r w:rsidR="00B7141C" w:rsidRPr="00B7141C">
          <w:rPr>
            <w:b/>
            <w:lang w:eastAsia="en-US"/>
          </w:rPr>
          <w:t>iterate</w:t>
        </w:r>
        <w:r w:rsidR="00B7141C">
          <w:rPr>
            <w:lang w:eastAsia="en-US"/>
          </w:rPr>
          <w:t xml:space="preserve">. </w:t>
        </w:r>
      </w:ins>
      <w:ins w:id="24365" w:author="Rev 6 Allen Wirfs-Brock" w:date="2012-02-26T14:04:00Z">
        <w:del w:id="24366" w:author="Rev 9 Allen Wirfs-Brock" w:date="2012-07-08T13:31:00Z">
          <w:r w:rsidDel="00B7141C">
            <w:rPr>
              <w:lang w:eastAsia="en-US"/>
            </w:rPr>
            <w:delText>is performed as follows:</w:delText>
          </w:r>
        </w:del>
      </w:ins>
    </w:p>
    <w:p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24367" w:author="Rev 6 Allen Wirfs-Brock" w:date="2012-02-26T14:06:00Z">
        <w:r w:rsidR="00E21F6A">
          <w:t xml:space="preserve"> production that is</w:t>
        </w:r>
      </w:ins>
      <w:r w:rsidRPr="00E77497">
        <w:t xml:space="preserve"> </w:t>
      </w:r>
      <w:del w:id="24368" w:author="Rev 6 Allen Wirfs-Brock" w:date="2012-02-26T14:06:00Z">
        <w:r w:rsidRPr="00E77497" w:rsidDel="00E21F6A">
          <w:rPr>
            <w:i/>
          </w:rPr>
          <w:delText>Expression</w:delText>
        </w:r>
      </w:del>
      <w:ins w:id="24369" w:author="Rev 6 Allen Wirfs-Brock" w:date="2012-02-26T14:06:00Z">
        <w:r w:rsidR="00E21F6A">
          <w:rPr>
            <w:i/>
          </w:rPr>
          <w:t>expr</w:t>
        </w:r>
      </w:ins>
      <w:r w:rsidRPr="00E77497">
        <w:t>.</w:t>
      </w:r>
    </w:p>
    <w:p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rsidR="00351628" w:rsidRPr="00E77497" w:rsidRDefault="00351628" w:rsidP="0055450D">
      <w:pPr>
        <w:pStyle w:val="Alg3"/>
        <w:numPr>
          <w:ilvl w:val="0"/>
          <w:numId w:val="691"/>
        </w:numPr>
        <w:tabs>
          <w:tab w:val="left" w:pos="2160"/>
        </w:tabs>
        <w:rPr>
          <w:ins w:id="24370" w:author="Rev 6 Allen Wirfs-Brock" w:date="2012-02-26T10:53:00Z"/>
        </w:rPr>
      </w:pPr>
      <w:ins w:id="24371" w:author="Rev 6 Allen Wirfs-Brock" w:date="2012-02-26T10:53:00Z">
        <w:r w:rsidRPr="00E77497">
          <w:t xml:space="preserve">If </w:t>
        </w:r>
        <w:r w:rsidRPr="00E77497">
          <w:rPr>
            <w:i/>
          </w:rPr>
          <w:t>experValue</w:t>
        </w:r>
        <w:r w:rsidRPr="00E77497">
          <w:t xml:space="preserve"> is an abrupt completion</w:t>
        </w:r>
      </w:ins>
      <w:ins w:id="24372" w:author="Rev 6 Allen Wirfs-Brock" w:date="2012-02-26T11:12:00Z">
        <w:r w:rsidR="00523976">
          <w:t xml:space="preserve">, </w:t>
        </w:r>
        <w:del w:id="24373" w:author="Rev 7 Allen Wirfs-Brock" w:date="2012-04-24T18:21:00Z">
          <w:r w:rsidR="00523976" w:rsidDel="009F1BE2">
            <w:delText>then</w:delText>
          </w:r>
        </w:del>
      </w:ins>
      <w:ins w:id="24374" w:author="Rev 6 Allen Wirfs-Brock" w:date="2012-02-26T14:14:00Z">
        <w:del w:id="24375" w:author="Rev 7 Allen Wirfs-Brock" w:date="2012-04-24T18:21:00Z">
          <w:r w:rsidR="00E21F6A" w:rsidDel="009F1BE2">
            <w:delText xml:space="preserve"> return </w:delText>
          </w:r>
        </w:del>
      </w:ins>
    </w:p>
    <w:p w:rsidR="00FA7F97" w:rsidRPr="00E77497" w:rsidRDefault="00FA7F97" w:rsidP="00FA7F97">
      <w:pPr>
        <w:pStyle w:val="Alg3"/>
        <w:numPr>
          <w:ilvl w:val="1"/>
          <w:numId w:val="691"/>
        </w:numPr>
        <w:tabs>
          <w:tab w:val="left" w:pos="2160"/>
        </w:tabs>
        <w:rPr>
          <w:ins w:id="24376" w:author="Rev 6 Allen Wirfs-Brock" w:date="2012-02-26T14:35:00Z"/>
        </w:rPr>
      </w:pPr>
      <w:ins w:id="24377" w:author="Rev 6 Allen Wirfs-Brock" w:date="2012-02-26T14:35:00Z">
        <w:r>
          <w:t xml:space="preserve">If </w:t>
        </w:r>
        <w:del w:id="24378" w:author="Rev 7 Allen Wirfs-Brock" w:date="2012-04-25T08:04:00Z">
          <w:r w:rsidRPr="00DC5061" w:rsidDel="007C32C2">
            <w:delText>loopContinues</w:delText>
          </w:r>
        </w:del>
      </w:ins>
      <w:ins w:id="24379" w:author="Rev 7 Allen Wirfs-Brock" w:date="2012-04-25T08:04:00Z">
        <w:r w:rsidR="007C32C2">
          <w:t>LoopContinues</w:t>
        </w:r>
      </w:ins>
      <w:ins w:id="24380" w:author="Rev 6 Allen Wirfs-Brock" w:date="2012-02-26T14:35:00Z">
        <w:r w:rsidRPr="00DC5061">
          <w:t>(</w:t>
        </w:r>
      </w:ins>
      <w:ins w:id="24381" w:author="Rev 6 Allen Wirfs-Brock" w:date="2012-02-26T14:36:00Z">
        <w:r w:rsidRPr="00E77497">
          <w:rPr>
            <w:i/>
          </w:rPr>
          <w:t>experValue</w:t>
        </w:r>
      </w:ins>
      <w:ins w:id="24382"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24383" w:author="Rev 6 Allen Wirfs-Brock" w:date="2012-02-26T14:36:00Z">
        <w:r w:rsidRPr="00E77497">
          <w:rPr>
            <w:i/>
          </w:rPr>
          <w:t>experValue</w:t>
        </w:r>
      </w:ins>
      <w:ins w:id="24384" w:author="Rev 6 Allen Wirfs-Brock" w:date="2012-02-26T14:35:00Z">
        <w:r w:rsidRPr="00E77497">
          <w:t>.</w:t>
        </w:r>
      </w:ins>
    </w:p>
    <w:p w:rsidR="00FA7F97" w:rsidRDefault="00FA7F97" w:rsidP="00FA7F97">
      <w:pPr>
        <w:pStyle w:val="Alg3"/>
        <w:numPr>
          <w:ilvl w:val="1"/>
          <w:numId w:val="691"/>
        </w:numPr>
        <w:rPr>
          <w:ins w:id="24385" w:author="Rev 6 Allen Wirfs-Brock" w:date="2012-02-26T14:35:00Z"/>
        </w:rPr>
      </w:pPr>
      <w:ins w:id="24386" w:author="Rev 6 Allen Wirfs-Brock" w:date="2012-02-26T14:35:00Z">
        <w:r>
          <w:t xml:space="preserve">Else, </w:t>
        </w:r>
        <w:commentRangeStart w:id="24387"/>
        <w:r>
          <w:t xml:space="preserve">return </w:t>
        </w:r>
      </w:ins>
      <w:commentRangeEnd w:id="24387"/>
      <w:ins w:id="24388" w:author="Rev 6 Allen Wirfs-Brock" w:date="2012-02-26T14:38:00Z">
        <w:r>
          <w:rPr>
            <w:rStyle w:val="CommentReference"/>
            <w:rFonts w:ascii="Arial" w:eastAsia="MS Mincho" w:hAnsi="Arial"/>
            <w:spacing w:val="0"/>
            <w:lang w:eastAsia="ja-JP"/>
          </w:rPr>
          <w:commentReference w:id="24387"/>
        </w:r>
      </w:ins>
      <w:ins w:id="24389" w:author="Rev 6 Allen Wirfs-Brock" w:date="2012-02-26T14:36:00Z">
        <w:r>
          <w:t>Completion</w:t>
        </w:r>
      </w:ins>
      <w:ins w:id="24390" w:author="Rev 9 Allen Wirfs-Brock" w:date="2012-07-08T16:20:00Z">
        <w:r w:rsidR="008C0532">
          <w:t xml:space="preserve"> </w:t>
        </w:r>
      </w:ins>
      <w:ins w:id="24391" w:author="Rev 6 Allen Wirfs-Brock" w:date="2012-02-26T14:36:00Z">
        <w:r>
          <w:t>{</w:t>
        </w:r>
      </w:ins>
      <w:ins w:id="24392" w:author="Rev 8 Allen Wirfs-Brock" w:date="2012-06-14T16:00:00Z">
        <w:r w:rsidR="004B2239">
          <w:t>[[</w:t>
        </w:r>
      </w:ins>
      <w:ins w:id="24393" w:author="Rev 6 Allen Wirfs-Brock" w:date="2012-02-26T14:36:00Z">
        <w:r>
          <w:t>type</w:t>
        </w:r>
      </w:ins>
      <w:ins w:id="24394" w:author="Rev 8 Allen Wirfs-Brock" w:date="2012-06-14T16:00:00Z">
        <w:r w:rsidR="004B2239">
          <w:t>]]</w:t>
        </w:r>
      </w:ins>
      <w:ins w:id="24395" w:author="Rev 6 Allen Wirfs-Brock" w:date="2012-02-26T14:36:00Z">
        <w:r>
          <w:t xml:space="preserve">: </w:t>
        </w:r>
        <w:r>
          <w:rPr>
            <w:rFonts w:ascii="Arial" w:hAnsi="Arial" w:cs="Arial"/>
          </w:rPr>
          <w:t>break</w:t>
        </w:r>
        <w:r>
          <w:t xml:space="preserve">, </w:t>
        </w:r>
      </w:ins>
      <w:ins w:id="24396" w:author="Rev 8 Allen Wirfs-Brock" w:date="2012-06-14T16:00:00Z">
        <w:r w:rsidR="004B2239">
          <w:t>[[</w:t>
        </w:r>
      </w:ins>
      <w:ins w:id="24397" w:author="Rev 6 Allen Wirfs-Brock" w:date="2012-02-26T14:36:00Z">
        <w:r>
          <w:t>value</w:t>
        </w:r>
      </w:ins>
      <w:ins w:id="24398" w:author="Rev 8 Allen Wirfs-Brock" w:date="2012-06-14T16:00:00Z">
        <w:r w:rsidR="004B2239">
          <w:t>]]</w:t>
        </w:r>
      </w:ins>
      <w:ins w:id="24399" w:author="Rev 6 Allen Wirfs-Brock" w:date="2012-02-26T14:36:00Z">
        <w:r>
          <w:t xml:space="preserve">: </w:t>
        </w:r>
      </w:ins>
      <w:ins w:id="24400" w:author="Rev 9 Allen Wirfs-Brock" w:date="2012-07-08T16:15:00Z">
        <w:r w:rsidR="008C0532" w:rsidRPr="008C0532">
          <w:rPr>
            <w:rFonts w:ascii="Arial" w:hAnsi="Arial" w:cs="Arial"/>
          </w:rPr>
          <w:t>empty</w:t>
        </w:r>
      </w:ins>
      <w:ins w:id="24401" w:author="Rev 10 Allen Wirfs-Brock" w:date="2012-07-09T15:57:00Z">
        <w:r w:rsidR="009632C7">
          <w:rPr>
            <w:rFonts w:ascii="Arial" w:hAnsi="Arial" w:cs="Arial"/>
          </w:rPr>
          <w:t>,</w:t>
        </w:r>
      </w:ins>
      <w:commentRangeStart w:id="24402"/>
      <w:ins w:id="24403" w:author="Rev 6 Allen Wirfs-Brock" w:date="2012-02-26T14:36:00Z">
        <w:del w:id="24404" w:author="Rev 9 Allen Wirfs-Brock" w:date="2012-07-08T16:15:00Z">
          <w:r w:rsidRPr="00E77497" w:rsidDel="008C0532">
            <w:rPr>
              <w:b/>
            </w:rPr>
            <w:delText>undefined</w:delText>
          </w:r>
          <w:commentRangeEnd w:id="24402"/>
          <w:r w:rsidDel="008C0532">
            <w:rPr>
              <w:rStyle w:val="CommentReference"/>
              <w:rFonts w:ascii="Arial" w:eastAsia="MS Mincho" w:hAnsi="Arial"/>
              <w:spacing w:val="0"/>
              <w:lang w:eastAsia="ja-JP"/>
            </w:rPr>
            <w:commentReference w:id="24402"/>
          </w:r>
          <w:r w:rsidDel="008C0532">
            <w:delText>,</w:delText>
          </w:r>
        </w:del>
        <w:r>
          <w:t xml:space="preserve"> </w:t>
        </w:r>
      </w:ins>
      <w:ins w:id="24405" w:author="Rev 8 Allen Wirfs-Brock" w:date="2012-06-14T16:01:00Z">
        <w:r w:rsidR="004B2239">
          <w:t>[[</w:t>
        </w:r>
      </w:ins>
      <w:ins w:id="24406" w:author="Rev 6 Allen Wirfs-Brock" w:date="2012-02-26T14:36:00Z">
        <w:r>
          <w:t>target</w:t>
        </w:r>
      </w:ins>
      <w:ins w:id="24407" w:author="Rev 8 Allen Wirfs-Brock" w:date="2012-06-14T16:01:00Z">
        <w:r w:rsidR="004B2239">
          <w:t>]]</w:t>
        </w:r>
      </w:ins>
      <w:ins w:id="24408" w:author="Rev 6 Allen Wirfs-Brock" w:date="2012-02-26T14:36:00Z">
        <w:r>
          <w:t xml:space="preserve">: </w:t>
        </w:r>
        <w:r w:rsidRPr="00FA7F97">
          <w:rPr>
            <w:rFonts w:ascii="Arial" w:hAnsi="Arial" w:cs="Arial"/>
          </w:rPr>
          <w:t>empty</w:t>
        </w:r>
        <w:r>
          <w:t>}</w:t>
        </w:r>
      </w:ins>
      <w:ins w:id="24409" w:author="Rev 6 Allen Wirfs-Brock" w:date="2012-02-26T14:35:00Z">
        <w:r>
          <w:t>.</w:t>
        </w:r>
      </w:ins>
    </w:p>
    <w:p w:rsidR="004C02EF" w:rsidRPr="00E77497" w:rsidRDefault="004C02EF" w:rsidP="0055450D">
      <w:pPr>
        <w:pStyle w:val="Alg3"/>
        <w:numPr>
          <w:ilvl w:val="0"/>
          <w:numId w:val="691"/>
        </w:numPr>
      </w:pPr>
      <w:r w:rsidRPr="00E77497">
        <w:t xml:space="preserve">If </w:t>
      </w:r>
      <w:r w:rsidRPr="00E77497">
        <w:rPr>
          <w:i/>
        </w:rPr>
        <w:t>experValue</w:t>
      </w:r>
      <w:ins w:id="24410" w:author="Rev 6 Allen Wirfs-Brock" w:date="2012-02-26T11:01:00Z">
        <w:r w:rsidR="0068432C">
          <w:t>.[</w:t>
        </w:r>
      </w:ins>
      <w:ins w:id="24411" w:author="Rev 8 Allen Wirfs-Brock" w:date="2012-06-14T16:01:00Z">
        <w:r w:rsidR="004B2239">
          <w:t>[</w:t>
        </w:r>
      </w:ins>
      <w:ins w:id="24412"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24413" w:author="Rev 6 Allen Wirfs-Brock" w:date="2012-02-26T14:39:00Z">
        <w:r w:rsidR="00FA7F97" w:rsidRPr="00FA7F97">
          <w:t xml:space="preserve"> </w:t>
        </w:r>
        <w:r w:rsidR="00FA7F97">
          <w:t>Completion</w:t>
        </w:r>
      </w:ins>
      <w:ins w:id="24414" w:author="Rev 9 Allen Wirfs-Brock" w:date="2012-07-08T16:20:00Z">
        <w:r w:rsidR="008C0532">
          <w:t xml:space="preserve"> </w:t>
        </w:r>
      </w:ins>
      <w:ins w:id="24415" w:author="Rev 6 Allen Wirfs-Brock" w:date="2012-02-26T14:39:00Z">
        <w:r w:rsidR="00FA7F97">
          <w:t>{</w:t>
        </w:r>
      </w:ins>
      <w:ins w:id="24416" w:author="Rev 8 Allen Wirfs-Brock" w:date="2012-06-14T16:01:00Z">
        <w:r w:rsidR="004B2239">
          <w:t>[[</w:t>
        </w:r>
      </w:ins>
      <w:ins w:id="24417" w:author="Rev 6 Allen Wirfs-Brock" w:date="2012-02-26T14:39:00Z">
        <w:r w:rsidR="00FA7F97">
          <w:t>type</w:t>
        </w:r>
      </w:ins>
      <w:ins w:id="24418" w:author="Rev 8 Allen Wirfs-Brock" w:date="2012-06-14T16:01:00Z">
        <w:r w:rsidR="004B2239">
          <w:t>]]</w:t>
        </w:r>
      </w:ins>
      <w:ins w:id="24419" w:author="Rev 6 Allen Wirfs-Brock" w:date="2012-02-26T14:39:00Z">
        <w:r w:rsidR="00FA7F97">
          <w:t xml:space="preserve">: </w:t>
        </w:r>
        <w:r w:rsidR="00FA7F97">
          <w:rPr>
            <w:rFonts w:ascii="Arial" w:hAnsi="Arial" w:cs="Arial"/>
          </w:rPr>
          <w:t>break</w:t>
        </w:r>
        <w:r w:rsidR="00FA7F97">
          <w:t xml:space="preserve">, </w:t>
        </w:r>
      </w:ins>
      <w:ins w:id="24420" w:author="Rev 8 Allen Wirfs-Brock" w:date="2012-06-14T16:01:00Z">
        <w:r w:rsidR="004B2239">
          <w:t>[[</w:t>
        </w:r>
      </w:ins>
      <w:ins w:id="24421" w:author="Rev 6 Allen Wirfs-Brock" w:date="2012-02-26T14:39:00Z">
        <w:r w:rsidR="00FA7F97">
          <w:t>value</w:t>
        </w:r>
      </w:ins>
      <w:ins w:id="24422" w:author="Rev 8 Allen Wirfs-Brock" w:date="2012-06-14T16:01:00Z">
        <w:r w:rsidR="004B2239">
          <w:t>]]</w:t>
        </w:r>
      </w:ins>
      <w:ins w:id="24423" w:author="Rev 6 Allen Wirfs-Brock" w:date="2012-02-26T14:39:00Z">
        <w:r w:rsidR="00FA7F97">
          <w:t xml:space="preserve">: </w:t>
        </w:r>
      </w:ins>
      <w:ins w:id="24424" w:author="Rev 9 Allen Wirfs-Brock" w:date="2012-07-08T16:14:00Z">
        <w:r w:rsidR="008C0532" w:rsidRPr="008C0532">
          <w:rPr>
            <w:rFonts w:ascii="Arial" w:hAnsi="Arial" w:cs="Arial"/>
          </w:rPr>
          <w:t>empty</w:t>
        </w:r>
      </w:ins>
      <w:ins w:id="24425" w:author="Rev 10 Allen Wirfs-Brock" w:date="2012-07-09T15:57:00Z">
        <w:r w:rsidR="009632C7">
          <w:rPr>
            <w:rFonts w:ascii="Arial" w:hAnsi="Arial" w:cs="Arial"/>
          </w:rPr>
          <w:t>,</w:t>
        </w:r>
      </w:ins>
      <w:commentRangeStart w:id="24426"/>
      <w:ins w:id="24427" w:author="Rev 6 Allen Wirfs-Brock" w:date="2012-02-26T14:39:00Z">
        <w:del w:id="24428" w:author="Rev 9 Allen Wirfs-Brock" w:date="2012-07-08T16:14:00Z">
          <w:r w:rsidR="00FA7F97" w:rsidRPr="00E77497" w:rsidDel="008C0532">
            <w:rPr>
              <w:b/>
            </w:rPr>
            <w:delText>undefined</w:delText>
          </w:r>
          <w:commentRangeEnd w:id="24426"/>
          <w:r w:rsidR="00FA7F97" w:rsidDel="008C0532">
            <w:rPr>
              <w:rStyle w:val="CommentReference"/>
              <w:rFonts w:ascii="Arial" w:eastAsia="MS Mincho" w:hAnsi="Arial"/>
              <w:spacing w:val="0"/>
              <w:lang w:eastAsia="ja-JP"/>
            </w:rPr>
            <w:commentReference w:id="24426"/>
          </w:r>
          <w:r w:rsidR="00FA7F97" w:rsidDel="008C0532">
            <w:delText>,</w:delText>
          </w:r>
        </w:del>
        <w:r w:rsidR="00FA7F97">
          <w:t xml:space="preserve"> </w:t>
        </w:r>
      </w:ins>
      <w:ins w:id="24429" w:author="Rev 8 Allen Wirfs-Brock" w:date="2012-06-14T16:01:00Z">
        <w:r w:rsidR="004B2239">
          <w:t>[[</w:t>
        </w:r>
      </w:ins>
      <w:ins w:id="24430" w:author="Rev 6 Allen Wirfs-Brock" w:date="2012-02-26T14:39:00Z">
        <w:r w:rsidR="00FA7F97">
          <w:t>target</w:t>
        </w:r>
      </w:ins>
      <w:ins w:id="24431" w:author="Rev 8 Allen Wirfs-Brock" w:date="2012-06-14T16:01:00Z">
        <w:r w:rsidR="004B2239">
          <w:t>]]</w:t>
        </w:r>
      </w:ins>
      <w:ins w:id="24432" w:author="Rev 6 Allen Wirfs-Brock" w:date="2012-02-26T14:39:00Z">
        <w:r w:rsidR="00FA7F97">
          <w:t xml:space="preserve">: </w:t>
        </w:r>
        <w:r w:rsidR="00FA7F97" w:rsidRPr="00FA7F97">
          <w:rPr>
            <w:rFonts w:ascii="Arial" w:hAnsi="Arial" w:cs="Arial"/>
          </w:rPr>
          <w:t>empty</w:t>
        </w:r>
        <w:r w:rsidR="00FA7F97">
          <w:t>}</w:t>
        </w:r>
      </w:ins>
      <w:del w:id="24433" w:author="Rev 6 Allen Wirfs-Brock" w:date="2012-02-26T14:36:00Z">
        <w:r w:rsidRPr="00E77497" w:rsidDel="00FA7F97">
          <w:delText xml:space="preserve"> </w:delText>
        </w:r>
      </w:del>
      <w:ins w:id="24434" w:author="Rev 6 Allen Wirfs-Brock" w:date="2012-02-26T14:18:00Z">
        <w:del w:id="24435" w:author="Rev 10 Allen Wirfs-Brock" w:date="2012-07-09T15:57:00Z">
          <w:r w:rsidR="0055450D" w:rsidDel="009632C7">
            <w:delText>.</w:delText>
          </w:r>
        </w:del>
      </w:ins>
      <w:del w:id="24436"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rsidR="0055450D" w:rsidRDefault="0055450D" w:rsidP="0055450D">
      <w:pPr>
        <w:pStyle w:val="Alg3"/>
        <w:keepNext/>
        <w:numPr>
          <w:ilvl w:val="0"/>
          <w:numId w:val="691"/>
        </w:numPr>
        <w:rPr>
          <w:ins w:id="24437" w:author="Rev 6 Allen Wirfs-Brock" w:date="2012-02-26T14:21:00Z"/>
        </w:rPr>
      </w:pPr>
      <w:ins w:id="24438"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rsidR="00FB33C0" w:rsidRDefault="00FB33C0" w:rsidP="0055450D">
      <w:pPr>
        <w:pStyle w:val="Alg3"/>
        <w:keepNext/>
        <w:numPr>
          <w:ilvl w:val="1"/>
          <w:numId w:val="691"/>
        </w:numPr>
        <w:rPr>
          <w:ins w:id="24439" w:author="Rev 6 Allen Wirfs-Brock" w:date="2012-02-26T11:17:00Z"/>
        </w:rPr>
      </w:pPr>
      <w:ins w:id="24440" w:author="Rev 6 Allen Wirfs-Brock" w:date="2012-02-26T11:17:00Z">
        <w:r>
          <w:t xml:space="preserve">Let </w:t>
        </w:r>
        <w:r w:rsidRPr="00EA0311">
          <w:rPr>
            <w:i/>
          </w:rPr>
          <w:t>keys</w:t>
        </w:r>
        <w:r>
          <w:t xml:space="preserve"> be the result of calling the [[Enumerate]] internal method of </w:t>
        </w:r>
        <w:r w:rsidRPr="00EA0311">
          <w:rPr>
            <w:i/>
          </w:rPr>
          <w:t>obj</w:t>
        </w:r>
      </w:ins>
      <w:ins w:id="24441"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24442" w:author="Rev 6 Allen Wirfs-Brock" w:date="2012-02-26T11:17:00Z">
        <w:r>
          <w:t>.</w:t>
        </w:r>
      </w:ins>
    </w:p>
    <w:p w:rsidR="0055450D" w:rsidRDefault="0055450D" w:rsidP="0055450D">
      <w:pPr>
        <w:pStyle w:val="Alg3"/>
        <w:numPr>
          <w:ilvl w:val="0"/>
          <w:numId w:val="691"/>
        </w:numPr>
        <w:rPr>
          <w:ins w:id="24443" w:author="Rev 6 Allen Wirfs-Brock" w:date="2012-02-26T14:22:00Z"/>
        </w:rPr>
      </w:pPr>
      <w:ins w:id="24444" w:author="Rev 6 Allen Wirfs-Brock" w:date="2012-02-26T14:22:00Z">
        <w:r>
          <w:t>Else,</w:t>
        </w:r>
      </w:ins>
    </w:p>
    <w:p w:rsidR="00514B53" w:rsidRDefault="00514B53" w:rsidP="0055450D">
      <w:pPr>
        <w:pStyle w:val="Alg3"/>
        <w:keepNext/>
        <w:numPr>
          <w:ilvl w:val="1"/>
          <w:numId w:val="691"/>
        </w:numPr>
        <w:rPr>
          <w:ins w:id="24445" w:author="Rev 6 Allen Wirfs-Brock" w:date="2012-02-26T16:15:00Z"/>
        </w:rPr>
      </w:pPr>
      <w:ins w:id="24446"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rsidR="0055450D" w:rsidRDefault="0055450D" w:rsidP="0055450D">
      <w:pPr>
        <w:pStyle w:val="Alg3"/>
        <w:keepNext/>
        <w:numPr>
          <w:ilvl w:val="1"/>
          <w:numId w:val="691"/>
        </w:numPr>
        <w:rPr>
          <w:ins w:id="24447" w:author="Rev 6 Allen Wirfs-Brock" w:date="2012-02-26T14:23:00Z"/>
        </w:rPr>
      </w:pPr>
      <w:ins w:id="24448"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rsidR="00FB33C0" w:rsidRDefault="00FB33C0" w:rsidP="0055450D">
      <w:pPr>
        <w:pStyle w:val="Alg3"/>
        <w:numPr>
          <w:ilvl w:val="0"/>
          <w:numId w:val="691"/>
        </w:numPr>
        <w:rPr>
          <w:ins w:id="24449" w:author="Rev 6 Allen Wirfs-Brock" w:date="2012-02-26T11:17:00Z"/>
        </w:rPr>
      </w:pPr>
      <w:ins w:id="24450" w:author="Rev 6 Allen Wirfs-Brock" w:date="2012-02-26T11:17:00Z">
        <w:r>
          <w:t xml:space="preserve">If </w:t>
        </w:r>
        <w:r>
          <w:rPr>
            <w:i/>
          </w:rPr>
          <w:t>keys</w:t>
        </w:r>
        <w:r>
          <w:t xml:space="preserve"> is </w:t>
        </w:r>
        <w:r w:rsidRPr="00E77497">
          <w:t>an abrupt completion</w:t>
        </w:r>
        <w:r>
          <w:t xml:space="preserve">, </w:t>
        </w:r>
        <w:commentRangeStart w:id="24451"/>
        <w:r>
          <w:t>then</w:t>
        </w:r>
        <w:commentRangeEnd w:id="24451"/>
        <w:r>
          <w:rPr>
            <w:rStyle w:val="CommentReference"/>
            <w:rFonts w:ascii="Arial" w:eastAsia="MS Mincho" w:hAnsi="Arial"/>
            <w:spacing w:val="0"/>
            <w:lang w:eastAsia="ja-JP"/>
          </w:rPr>
          <w:commentReference w:id="24451"/>
        </w:r>
      </w:ins>
    </w:p>
    <w:p w:rsidR="009F062A" w:rsidRDefault="009F062A" w:rsidP="0055450D">
      <w:pPr>
        <w:pStyle w:val="Alg3"/>
        <w:numPr>
          <w:ilvl w:val="1"/>
          <w:numId w:val="691"/>
        </w:numPr>
        <w:tabs>
          <w:tab w:val="left" w:pos="2070"/>
          <w:tab w:val="left" w:pos="2160"/>
        </w:tabs>
        <w:rPr>
          <w:ins w:id="24452" w:author="Rev 6 Allen Wirfs-Brock" w:date="2012-02-26T11:47:00Z"/>
        </w:rPr>
      </w:pPr>
      <w:ins w:id="24453" w:author="Rev 6 Allen Wirfs-Brock" w:date="2012-02-26T11:47:00Z">
        <w:r>
          <w:t xml:space="preserve">If </w:t>
        </w:r>
      </w:ins>
      <w:ins w:id="24454" w:author="Rev 6 Allen Wirfs-Brock" w:date="2012-02-26T11:53:00Z">
        <w:del w:id="24455" w:author="Rev 7 Allen Wirfs-Brock" w:date="2012-04-25T08:04:00Z">
          <w:r w:rsidDel="007C32C2">
            <w:delText>L</w:delText>
          </w:r>
        </w:del>
      </w:ins>
      <w:ins w:id="24456" w:author="Rev 6 Allen Wirfs-Brock" w:date="2012-02-26T11:47:00Z">
        <w:del w:id="24457" w:author="Rev 7 Allen Wirfs-Brock" w:date="2012-04-25T08:04:00Z">
          <w:r w:rsidRPr="00DC5061" w:rsidDel="007C32C2">
            <w:delText>oopContinues</w:delText>
          </w:r>
        </w:del>
      </w:ins>
      <w:ins w:id="24458" w:author="Rev 7 Allen Wirfs-Brock" w:date="2012-04-25T08:04:00Z">
        <w:r w:rsidR="007C32C2">
          <w:t>LoopContinues</w:t>
        </w:r>
      </w:ins>
      <w:ins w:id="24459" w:author="Rev 6 Allen Wirfs-Brock" w:date="2012-02-26T11:47:00Z">
        <w:r w:rsidRPr="00DC5061">
          <w:t>(</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rsidR="009F062A" w:rsidRDefault="009F062A" w:rsidP="0055450D">
      <w:pPr>
        <w:pStyle w:val="Alg3"/>
        <w:numPr>
          <w:ilvl w:val="1"/>
          <w:numId w:val="691"/>
        </w:numPr>
        <w:tabs>
          <w:tab w:val="left" w:pos="2070"/>
          <w:tab w:val="left" w:pos="2160"/>
        </w:tabs>
        <w:rPr>
          <w:ins w:id="24460" w:author="Rev 6 Allen Wirfs-Brock" w:date="2012-02-26T11:50:00Z"/>
        </w:rPr>
      </w:pPr>
      <w:ins w:id="24461" w:author="Rev 6 Allen Wirfs-Brock" w:date="2012-02-26T11:50:00Z">
        <w:r>
          <w:t>Asse</w:t>
        </w:r>
      </w:ins>
      <w:ins w:id="24462" w:author="Rev 8 Allen Wirfs-Brock" w:date="2012-06-14T15:46:00Z">
        <w:r w:rsidR="003679DC">
          <w:t>r</w:t>
        </w:r>
      </w:ins>
      <w:ins w:id="24463" w:author="Rev 6 Allen Wirfs-Brock" w:date="2012-02-26T11:50:00Z">
        <w:r>
          <w:t xml:space="preserve">t: </w:t>
        </w:r>
      </w:ins>
      <w:ins w:id="24464" w:author="Rev 6 Allen Wirfs-Brock" w:date="2012-02-26T11:17:00Z">
        <w:r w:rsidR="00FB33C0">
          <w:t xml:space="preserve"> </w:t>
        </w:r>
        <w:r w:rsidR="00FB33C0" w:rsidRPr="00E77497">
          <w:t xml:space="preserve"> </w:t>
        </w:r>
      </w:ins>
      <w:ins w:id="24465" w:author="Rev 6 Allen Wirfs-Brock" w:date="2012-02-26T11:45:00Z">
        <w:r>
          <w:rPr>
            <w:i/>
          </w:rPr>
          <w:t>keys</w:t>
        </w:r>
      </w:ins>
      <w:ins w:id="24466"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24467"/>
        <w:r w:rsidR="00FB33C0" w:rsidRPr="00E77497">
          <w:rPr>
            <w:rFonts w:ascii="Arial" w:hAnsi="Arial" w:cs="Arial"/>
          </w:rPr>
          <w:t>continue</w:t>
        </w:r>
        <w:commentRangeEnd w:id="24467"/>
        <w:r w:rsidR="00FB33C0">
          <w:rPr>
            <w:rStyle w:val="CommentReference"/>
            <w:rFonts w:ascii="Arial" w:eastAsia="MS Mincho" w:hAnsi="Arial"/>
            <w:spacing w:val="0"/>
            <w:lang w:eastAsia="ja-JP"/>
          </w:rPr>
          <w:commentReference w:id="24467"/>
        </w:r>
      </w:ins>
    </w:p>
    <w:p w:rsidR="00FB33C0" w:rsidRDefault="009F062A" w:rsidP="0055450D">
      <w:pPr>
        <w:pStyle w:val="Alg3"/>
        <w:numPr>
          <w:ilvl w:val="1"/>
          <w:numId w:val="691"/>
        </w:numPr>
        <w:tabs>
          <w:tab w:val="left" w:pos="2070"/>
          <w:tab w:val="left" w:pos="2160"/>
        </w:tabs>
        <w:rPr>
          <w:ins w:id="24468" w:author="Rev 6 Allen Wirfs-Brock" w:date="2012-02-26T11:17:00Z"/>
        </w:rPr>
      </w:pPr>
      <w:ins w:id="24469" w:author="Rev 6 Allen Wirfs-Brock" w:date="2012-02-26T11:50:00Z">
        <w:r>
          <w:t>R</w:t>
        </w:r>
      </w:ins>
      <w:ins w:id="24470" w:author="Rev 6 Allen Wirfs-Brock" w:date="2012-02-26T11:17:00Z">
        <w:r w:rsidR="00FB33C0">
          <w:t xml:space="preserve">eturn </w:t>
        </w:r>
      </w:ins>
      <w:ins w:id="24471" w:author="Rev 6 Allen Wirfs-Brock" w:date="2012-02-26T14:19:00Z">
        <w:r w:rsidR="0055450D">
          <w:t>Completion</w:t>
        </w:r>
      </w:ins>
      <w:ins w:id="24472" w:author="Rev 9 Allen Wirfs-Brock" w:date="2012-07-08T16:20:00Z">
        <w:r w:rsidR="008C0532">
          <w:t xml:space="preserve"> </w:t>
        </w:r>
      </w:ins>
      <w:ins w:id="24473" w:author="Rev 6 Allen Wirfs-Brock" w:date="2012-02-26T14:19:00Z">
        <w:r w:rsidR="0055450D">
          <w:t>{</w:t>
        </w:r>
      </w:ins>
      <w:ins w:id="24474" w:author="Rev 8 Allen Wirfs-Brock" w:date="2012-06-14T16:02:00Z">
        <w:r w:rsidR="004B2239">
          <w:t>[[</w:t>
        </w:r>
      </w:ins>
      <w:ins w:id="24475" w:author="Rev 6 Allen Wirfs-Brock" w:date="2012-02-26T14:19:00Z">
        <w:r w:rsidR="0055450D">
          <w:t>type</w:t>
        </w:r>
      </w:ins>
      <w:ins w:id="24476" w:author="Rev 8 Allen Wirfs-Brock" w:date="2012-06-14T16:02:00Z">
        <w:r w:rsidR="004B2239">
          <w:t>]]</w:t>
        </w:r>
      </w:ins>
      <w:ins w:id="24477" w:author="Rev 6 Allen Wirfs-Brock" w:date="2012-02-26T14:19:00Z">
        <w:r w:rsidR="0055450D">
          <w:t xml:space="preserve">: </w:t>
        </w:r>
      </w:ins>
      <w:ins w:id="24478" w:author="Rev 6 Allen Wirfs-Brock" w:date="2012-02-26T14:39:00Z">
        <w:r w:rsidR="00FA7F97">
          <w:rPr>
            <w:rFonts w:ascii="Arial" w:hAnsi="Arial" w:cs="Arial"/>
          </w:rPr>
          <w:t>break</w:t>
        </w:r>
      </w:ins>
      <w:ins w:id="24479" w:author="Rev 6 Allen Wirfs-Brock" w:date="2012-02-26T14:19:00Z">
        <w:r w:rsidR="0055450D">
          <w:t xml:space="preserve">, </w:t>
        </w:r>
      </w:ins>
      <w:ins w:id="24480" w:author="Rev 8 Allen Wirfs-Brock" w:date="2012-06-14T16:02:00Z">
        <w:r w:rsidR="004B2239">
          <w:t>[[</w:t>
        </w:r>
      </w:ins>
      <w:ins w:id="24481" w:author="Rev 6 Allen Wirfs-Brock" w:date="2012-02-26T14:19:00Z">
        <w:r w:rsidR="0055450D">
          <w:t>value</w:t>
        </w:r>
      </w:ins>
      <w:ins w:id="24482" w:author="Rev 8 Allen Wirfs-Brock" w:date="2012-06-14T16:02:00Z">
        <w:r w:rsidR="004B2239">
          <w:t>]]</w:t>
        </w:r>
      </w:ins>
      <w:ins w:id="24483" w:author="Rev 6 Allen Wirfs-Brock" w:date="2012-02-26T14:19:00Z">
        <w:r w:rsidR="0055450D">
          <w:t xml:space="preserve">: </w:t>
        </w:r>
        <w:commentRangeStart w:id="24484"/>
        <w:del w:id="24485" w:author="Rev 9 Allen Wirfs-Brock" w:date="2012-07-08T16:13:00Z">
          <w:r w:rsidR="0055450D" w:rsidRPr="008C0532" w:rsidDel="008C0532">
            <w:rPr>
              <w:rFonts w:ascii="Arial" w:hAnsi="Arial" w:cs="Arial"/>
            </w:rPr>
            <w:delText>undefined</w:delText>
          </w:r>
          <w:commentRangeEnd w:id="24484"/>
          <w:r w:rsidR="0055450D" w:rsidRPr="008C0532" w:rsidDel="008C0532">
            <w:rPr>
              <w:rStyle w:val="CommentReference"/>
              <w:rFonts w:ascii="Arial" w:eastAsia="MS Mincho" w:hAnsi="Arial" w:cs="Arial"/>
              <w:spacing w:val="0"/>
              <w:lang w:eastAsia="ja-JP"/>
            </w:rPr>
            <w:commentReference w:id="24484"/>
          </w:r>
          <w:r w:rsidR="0055450D" w:rsidRPr="008C0532" w:rsidDel="008C0532">
            <w:rPr>
              <w:rFonts w:ascii="Arial" w:hAnsi="Arial" w:cs="Arial"/>
            </w:rPr>
            <w:delText>,</w:delText>
          </w:r>
        </w:del>
      </w:ins>
      <w:ins w:id="24486" w:author="Rev 9 Allen Wirfs-Brock" w:date="2012-07-08T16:13:00Z">
        <w:r w:rsidR="008C0532" w:rsidRPr="008C0532">
          <w:rPr>
            <w:rFonts w:ascii="Arial" w:hAnsi="Arial" w:cs="Arial"/>
          </w:rPr>
          <w:t>empty</w:t>
        </w:r>
      </w:ins>
      <w:ins w:id="24487" w:author="Rev 9 Allen Wirfs-Brock" w:date="2012-07-08T16:14:00Z">
        <w:r w:rsidR="008C0532">
          <w:t>,</w:t>
        </w:r>
      </w:ins>
      <w:ins w:id="24488" w:author="Rev 6 Allen Wirfs-Brock" w:date="2012-02-26T14:19:00Z">
        <w:r w:rsidR="0055450D">
          <w:t xml:space="preserve"> </w:t>
        </w:r>
      </w:ins>
      <w:ins w:id="24489" w:author="Rev 8 Allen Wirfs-Brock" w:date="2012-06-14T16:02:00Z">
        <w:r w:rsidR="004B2239">
          <w:t>[[</w:t>
        </w:r>
      </w:ins>
      <w:ins w:id="24490" w:author="Rev 6 Allen Wirfs-Brock" w:date="2012-02-26T14:19:00Z">
        <w:r w:rsidR="0055450D">
          <w:t>target</w:t>
        </w:r>
      </w:ins>
      <w:ins w:id="24491" w:author="Rev 8 Allen Wirfs-Brock" w:date="2012-06-14T16:02:00Z">
        <w:r w:rsidR="004B2239">
          <w:t>]]</w:t>
        </w:r>
      </w:ins>
      <w:ins w:id="24492" w:author="Rev 6 Allen Wirfs-Brock" w:date="2012-02-26T14:19:00Z">
        <w:r w:rsidR="0055450D">
          <w:t xml:space="preserve">: </w:t>
        </w:r>
        <w:r w:rsidR="0055450D" w:rsidRPr="00FA7F97">
          <w:rPr>
            <w:rFonts w:ascii="Arial" w:hAnsi="Arial" w:cs="Arial"/>
          </w:rPr>
          <w:t>empty</w:t>
        </w:r>
        <w:r w:rsidR="0055450D">
          <w:t>}</w:t>
        </w:r>
      </w:ins>
      <w:ins w:id="24493" w:author="Rev 6 Allen Wirfs-Brock" w:date="2012-02-26T11:17:00Z">
        <w:r w:rsidR="00FB33C0">
          <w:t>.</w:t>
        </w:r>
      </w:ins>
    </w:p>
    <w:p w:rsidR="0055450D" w:rsidRDefault="0055450D" w:rsidP="00FA7F97">
      <w:pPr>
        <w:pStyle w:val="Alg3"/>
        <w:numPr>
          <w:ilvl w:val="0"/>
          <w:numId w:val="691"/>
        </w:numPr>
        <w:spacing w:after="240"/>
        <w:rPr>
          <w:ins w:id="24494" w:author="Rev 6 Allen Wirfs-Brock" w:date="2012-02-26T14:24:00Z"/>
        </w:rPr>
      </w:pPr>
      <w:ins w:id="24495" w:author="Rev 6 Allen Wirfs-Brock" w:date="2012-02-26T14:24:00Z">
        <w:r>
          <w:t xml:space="preserve">Return </w:t>
        </w:r>
        <w:r w:rsidRPr="0055450D">
          <w:rPr>
            <w:i/>
          </w:rPr>
          <w:t>keys</w:t>
        </w:r>
        <w:r>
          <w:t>.</w:t>
        </w:r>
      </w:ins>
    </w:p>
    <w:p w:rsidR="006D2B83" w:rsidRDefault="006D2B83" w:rsidP="006D2B83">
      <w:pPr>
        <w:keepNext/>
        <w:rPr>
          <w:ins w:id="24496" w:author="Rev 11 Allen Wirfs-Brock" w:date="2012-10-23T15:19:00Z"/>
          <w:rFonts w:ascii="Helvetica" w:hAnsi="Helvetica"/>
          <w:b/>
          <w:spacing w:val="6"/>
        </w:rPr>
      </w:pPr>
      <w:ins w:id="24497" w:author="Rev 11 Allen Wirfs-Brock" w:date="2012-10-23T15:19:00Z">
        <w:r w:rsidRPr="00E77497">
          <w:rPr>
            <w:rFonts w:ascii="Helvetica" w:hAnsi="Helvetica"/>
            <w:b/>
          </w:rPr>
          <w:t xml:space="preserve">Runtime Semantics: </w:t>
        </w:r>
      </w:ins>
      <w:ins w:id="24498" w:author="Rev 11 Allen Wirfs-Brock" w:date="2012-10-23T15:20:00Z">
        <w:r w:rsidRPr="006D2B83">
          <w:rPr>
            <w:rFonts w:ascii="Helvetica" w:hAnsi="Helvetica"/>
            <w:b/>
            <w:spacing w:val="6"/>
          </w:rPr>
          <w:t>For In/Of Body Evaluation</w:t>
        </w:r>
      </w:ins>
      <w:ins w:id="24499" w:author="Rev 11 Allen Wirfs-Brock" w:date="2012-10-23T15:19:00Z">
        <w:r>
          <w:rPr>
            <w:rFonts w:ascii="Helvetica" w:hAnsi="Helvetica"/>
            <w:b/>
            <w:spacing w:val="6"/>
          </w:rPr>
          <w:t xml:space="preserve"> Abstract Operation</w:t>
        </w:r>
      </w:ins>
    </w:p>
    <w:p w:rsidR="001E7A63" w:rsidRPr="0013710B" w:rsidRDefault="001E7A63" w:rsidP="001E7A63">
      <w:pPr>
        <w:rPr>
          <w:ins w:id="24500" w:author="Rev 6 Allen Wirfs-Brock" w:date="2012-02-26T14:27:00Z"/>
          <w:lang w:eastAsia="en-US"/>
        </w:rPr>
      </w:pPr>
      <w:ins w:id="24501" w:author="Rev 6 Allen Wirfs-Brock" w:date="2012-02-26T14:27:00Z">
        <w:r>
          <w:rPr>
            <w:lang w:eastAsia="en-US"/>
          </w:rPr>
          <w:t>The abstract</w:t>
        </w:r>
        <w:del w:id="24502" w:author="Rev 8 Allen Wirfs-Brock" w:date="2012-06-14T14:39:00Z">
          <w:r w:rsidDel="00D4543D">
            <w:rPr>
              <w:lang w:eastAsia="en-US"/>
            </w:rPr>
            <w:delText>ion</w:delText>
          </w:r>
        </w:del>
        <w:r>
          <w:rPr>
            <w:lang w:eastAsia="en-US"/>
          </w:rPr>
          <w:t xml:space="preserve"> operation For In/Of </w:t>
        </w:r>
      </w:ins>
      <w:ins w:id="24503" w:author="Rev 6 Allen Wirfs-Brock" w:date="2012-02-26T14:43:00Z">
        <w:r w:rsidR="00FA7F97">
          <w:rPr>
            <w:lang w:eastAsia="en-US"/>
          </w:rPr>
          <w:t>Body</w:t>
        </w:r>
      </w:ins>
      <w:ins w:id="24504" w:author="Rev 6 Allen Wirfs-Brock" w:date="2012-02-26T14:27:00Z">
        <w:r>
          <w:rPr>
            <w:lang w:eastAsia="en-US"/>
          </w:rPr>
          <w:t xml:space="preserve"> Evaluation </w:t>
        </w:r>
      </w:ins>
      <w:ins w:id="24505" w:author="Rev 10 Allen Wirfs-Brock" w:date="2012-07-09T14:14:00Z">
        <w:r w:rsidR="002241B3">
          <w:rPr>
            <w:lang w:eastAsia="en-US"/>
          </w:rPr>
          <w:t xml:space="preserve">is called </w:t>
        </w:r>
      </w:ins>
      <w:ins w:id="24506" w:author="Rev 6 Allen Wirfs-Brock" w:date="2012-02-26T14:27:00Z">
        <w:r>
          <w:rPr>
            <w:lang w:eastAsia="en-US"/>
          </w:rPr>
          <w:t xml:space="preserve">with arguments </w:t>
        </w:r>
      </w:ins>
      <w:ins w:id="24507" w:author="Rev 6 Allen Wirfs-Brock" w:date="2012-02-26T14:50:00Z">
        <w:r w:rsidR="00164D8C" w:rsidRPr="003806A6">
          <w:rPr>
            <w:rFonts w:ascii="Times New Roman" w:hAnsi="Times New Roman"/>
            <w:i/>
            <w:lang w:eastAsia="en-US"/>
          </w:rPr>
          <w:t>lhs</w:t>
        </w:r>
        <w:r w:rsidR="00164D8C">
          <w:rPr>
            <w:lang w:eastAsia="en-US"/>
          </w:rPr>
          <w:t xml:space="preserve">, </w:t>
        </w:r>
      </w:ins>
      <w:ins w:id="24508" w:author="Rev 6 Allen Wirfs-Brock" w:date="2012-02-26T14:28:00Z">
        <w:r>
          <w:rPr>
            <w:rFonts w:ascii="Times New Roman" w:hAnsi="Times New Roman"/>
            <w:i/>
            <w:lang w:eastAsia="en-US"/>
          </w:rPr>
          <w:t>stmt</w:t>
        </w:r>
      </w:ins>
      <w:ins w:id="24509" w:author="Rev 6 Allen Wirfs-Brock" w:date="2012-02-26T14:27:00Z">
        <w:r w:rsidRPr="003806A6">
          <w:rPr>
            <w:rFonts w:ascii="Times New Roman" w:hAnsi="Times New Roman"/>
            <w:i/>
            <w:lang w:eastAsia="en-US"/>
          </w:rPr>
          <w:t>,</w:t>
        </w:r>
      </w:ins>
      <w:ins w:id="24510" w:author="Rev 6 Allen Wirfs-Brock" w:date="2012-02-26T14:47:00Z">
        <w:r w:rsidR="00164D8C" w:rsidRPr="003806A6">
          <w:rPr>
            <w:rFonts w:ascii="Times New Roman" w:hAnsi="Times New Roman"/>
            <w:i/>
            <w:lang w:eastAsia="en-US"/>
          </w:rPr>
          <w:t xml:space="preserve"> keys,</w:t>
        </w:r>
      </w:ins>
      <w:ins w:id="24511" w:author="Rev 6 Allen Wirfs-Brock" w:date="2012-02-26T14:27:00Z">
        <w:r>
          <w:rPr>
            <w:lang w:eastAsia="en-US"/>
          </w:rPr>
          <w:t xml:space="preserve"> </w:t>
        </w:r>
      </w:ins>
      <w:ins w:id="24512" w:author="Rev 6 Allen Wirfs-Brock" w:date="2012-02-26T14:48:00Z">
        <w:r w:rsidR="00164D8C">
          <w:rPr>
            <w:rFonts w:ascii="Times New Roman" w:hAnsi="Times New Roman"/>
            <w:i/>
            <w:lang w:eastAsia="en-US"/>
          </w:rPr>
          <w:t>lhsKind</w:t>
        </w:r>
      </w:ins>
      <w:ins w:id="24513" w:author="Rev 6 Allen Wirfs-Brock" w:date="2012-02-26T14:27:00Z">
        <w:r>
          <w:rPr>
            <w:lang w:eastAsia="en-US"/>
          </w:rPr>
          <w:t>,</w:t>
        </w:r>
      </w:ins>
      <w:ins w:id="24514" w:author="Rev 6 Allen Wirfs-Brock" w:date="2012-02-26T15:01:00Z">
        <w:r w:rsidR="00F4124C">
          <w:rPr>
            <w:lang w:eastAsia="en-US"/>
          </w:rPr>
          <w:t xml:space="preserve"> </w:t>
        </w:r>
      </w:ins>
      <w:ins w:id="24515" w:author="Rev 6 Allen Wirfs-Brock" w:date="2012-02-26T14:27:00Z">
        <w:r>
          <w:rPr>
            <w:lang w:eastAsia="en-US"/>
          </w:rPr>
          <w:t xml:space="preserve">and </w:t>
        </w:r>
        <w:r w:rsidRPr="00033CAC">
          <w:rPr>
            <w:rFonts w:ascii="Times New Roman" w:hAnsi="Times New Roman"/>
            <w:i/>
            <w:lang w:eastAsia="en-US"/>
          </w:rPr>
          <w:t>labelSet</w:t>
        </w:r>
      </w:ins>
      <w:ins w:id="24516" w:author="Rev 9 Allen Wirfs-Brock" w:date="2012-07-08T13:33:00Z">
        <w:r w:rsidR="00B7141C">
          <w:rPr>
            <w:rFonts w:ascii="Times New Roman" w:hAnsi="Times New Roman"/>
            <w:i/>
            <w:lang w:eastAsia="en-US"/>
          </w:rPr>
          <w:t>.</w:t>
        </w:r>
      </w:ins>
      <w:ins w:id="24517" w:author="Rev 6 Allen Wirfs-Brock" w:date="2012-02-26T14:27:00Z">
        <w:r>
          <w:rPr>
            <w:lang w:eastAsia="en-US"/>
          </w:rPr>
          <w:t xml:space="preserve"> </w:t>
        </w:r>
      </w:ins>
      <w:ins w:id="24518" w:author="Rev 9 Allen Wirfs-Brock" w:date="2012-07-08T13:33:00Z">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ins>
      <w:ins w:id="24519" w:author="Rev 9 Allen Wirfs-Brock" w:date="2012-07-08T13:34:00Z">
        <w:r w:rsidR="00B7141C">
          <w:rPr>
            <w:b/>
            <w:lang w:eastAsia="en-US"/>
          </w:rPr>
          <w:t>lexicalBinding</w:t>
        </w:r>
      </w:ins>
      <w:ins w:id="24520" w:author="Rev 9 Allen Wirfs-Brock" w:date="2012-07-08T13:33:00Z">
        <w:r w:rsidR="00B7141C">
          <w:rPr>
            <w:lang w:eastAsia="en-US"/>
          </w:rPr>
          <w:t>.</w:t>
        </w:r>
      </w:ins>
      <w:ins w:id="24521" w:author="Rev 6 Allen Wirfs-Brock" w:date="2012-02-26T14:27:00Z">
        <w:del w:id="24522" w:author="Rev 9 Allen Wirfs-Brock" w:date="2012-07-08T13:33:00Z">
          <w:r w:rsidDel="00B7141C">
            <w:rPr>
              <w:lang w:eastAsia="en-US"/>
            </w:rPr>
            <w:delText>is performed as follows:</w:delText>
          </w:r>
        </w:del>
      </w:ins>
    </w:p>
    <w:p w:rsidR="0079389E" w:rsidRPr="00E77497" w:rsidRDefault="0079389E" w:rsidP="0079389E">
      <w:pPr>
        <w:pStyle w:val="Alg2"/>
        <w:numPr>
          <w:ilvl w:val="0"/>
          <w:numId w:val="692"/>
        </w:numPr>
        <w:contextualSpacing/>
        <w:rPr>
          <w:ins w:id="24523" w:author="Rev 6 Allen Wirfs-Brock" w:date="2012-02-26T15:30:00Z"/>
        </w:rPr>
      </w:pPr>
      <w:ins w:id="24524" w:author="Rev 6 Allen Wirfs-Brock" w:date="2012-02-26T15:30:00Z">
        <w:r w:rsidRPr="00E77497">
          <w:t xml:space="preserve">Let </w:t>
        </w:r>
        <w:r w:rsidRPr="00E77497">
          <w:rPr>
            <w:i/>
          </w:rPr>
          <w:t>oldEnv</w:t>
        </w:r>
        <w:r w:rsidRPr="00E77497">
          <w:t xml:space="preserve"> be the </w:t>
        </w:r>
        <w:del w:id="24525" w:author="Rev 7 Allen Wirfs-Brock" w:date="2012-05-02T10:49:00Z">
          <w:r w:rsidRPr="00E77497" w:rsidDel="000D5AB9">
            <w:delText>running</w:delText>
          </w:r>
        </w:del>
      </w:ins>
      <w:ins w:id="24526" w:author="Rev 7 Allen Wirfs-Brock" w:date="2012-05-02T10:49:00Z">
        <w:del w:id="24527" w:author="Rev 8 Allen Wirfs-Brock" w:date="2012-06-13T16:01:00Z">
          <w:r w:rsidR="000D5AB9" w:rsidDel="00B33FB4">
            <w:delText>current</w:delText>
          </w:r>
        </w:del>
      </w:ins>
      <w:ins w:id="24528" w:author="Rev 8 Allen Wirfs-Brock" w:date="2012-06-13T16:01:00Z">
        <w:r w:rsidR="00B33FB4">
          <w:t>running</w:t>
        </w:r>
      </w:ins>
      <w:ins w:id="24529" w:author="Rev 6 Allen Wirfs-Brock" w:date="2012-02-26T15:30:00Z">
        <w:r w:rsidRPr="00E77497">
          <w:t xml:space="preserve"> execution context’s LexicalEnvironment.</w:t>
        </w:r>
      </w:ins>
    </w:p>
    <w:p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24530"/>
      <w:ins w:id="24531" w:author="Rev 6 Allen Wirfs-Brock" w:date="2012-02-26T11:02:00Z">
        <w:r w:rsidR="0068432C" w:rsidRPr="00E77497">
          <w:rPr>
            <w:b/>
          </w:rPr>
          <w:t>undefined</w:t>
        </w:r>
        <w:commentRangeEnd w:id="24530"/>
        <w:r w:rsidR="0068432C">
          <w:rPr>
            <w:rStyle w:val="CommentReference"/>
            <w:rFonts w:ascii="Arial" w:eastAsia="MS Mincho" w:hAnsi="Arial"/>
            <w:spacing w:val="0"/>
            <w:lang w:eastAsia="ja-JP"/>
          </w:rPr>
          <w:commentReference w:id="24530"/>
        </w:r>
      </w:ins>
      <w:ins w:id="24532" w:author="Rev 9 Allen Wirfs-Brock" w:date="2012-07-08T13:36:00Z">
        <w:r w:rsidR="00B7141C" w:rsidDel="00B7141C">
          <w:t xml:space="preserve"> </w:t>
        </w:r>
      </w:ins>
      <w:ins w:id="24533" w:author="Rev 6 Allen Wirfs-Brock" w:date="2012-02-26T11:02:00Z">
        <w:del w:id="24534" w:author="Rev 9 Allen Wirfs-Brock" w:date="2012-07-08T13:36:00Z">
          <w:r w:rsidR="0068432C" w:rsidDel="00B7141C">
            <w:delText>)</w:delText>
          </w:r>
        </w:del>
      </w:ins>
      <w:del w:id="24535" w:author="Rev 6 Allen Wirfs-Brock" w:date="2012-02-26T11:02:00Z">
        <w:r w:rsidRPr="00E77497" w:rsidDel="0068432C">
          <w:rPr>
            <w:rFonts w:ascii="Arial" w:hAnsi="Arial" w:cs="Arial"/>
          </w:rPr>
          <w:delText>empty</w:delText>
        </w:r>
      </w:del>
      <w:r w:rsidRPr="00E77497">
        <w:t>.</w:t>
      </w:r>
    </w:p>
    <w:p w:rsidR="004C02EF" w:rsidRPr="00E77497" w:rsidRDefault="004C02EF" w:rsidP="003806A6">
      <w:pPr>
        <w:pStyle w:val="Alg3"/>
        <w:numPr>
          <w:ilvl w:val="0"/>
          <w:numId w:val="692"/>
        </w:numPr>
      </w:pPr>
      <w:r w:rsidRPr="00E77497">
        <w:t>Repeat</w:t>
      </w:r>
    </w:p>
    <w:p w:rsidR="00FB33C0" w:rsidRDefault="00FB33C0" w:rsidP="003806A6">
      <w:pPr>
        <w:pStyle w:val="Alg3"/>
        <w:numPr>
          <w:ilvl w:val="1"/>
          <w:numId w:val="692"/>
        </w:numPr>
        <w:rPr>
          <w:ins w:id="24536" w:author="Rev 6 Allen Wirfs-Brock" w:date="2012-02-26T11:22:00Z"/>
        </w:rPr>
      </w:pPr>
      <w:ins w:id="24537" w:author="Rev 6 Allen Wirfs-Brock" w:date="2012-02-26T11:22:00Z">
        <w:r>
          <w:t xml:space="preserve">Let </w:t>
        </w:r>
        <w:r w:rsidRPr="004848CA">
          <w:rPr>
            <w:i/>
          </w:rPr>
          <w:t>next</w:t>
        </w:r>
        <w:r>
          <w:t xml:space="preserve"> be the result of performing Invoke with arguments </w:t>
        </w:r>
      </w:ins>
      <w:ins w:id="24538" w:author="Rev 6 Allen Wirfs-Brock" w:date="2012-02-26T11:24:00Z">
        <w:r w:rsidRPr="00E77497">
          <w:rPr>
            <w:b/>
          </w:rPr>
          <w:t>"</w:t>
        </w:r>
      </w:ins>
      <w:ins w:id="24539" w:author="Rev 6 Allen Wirfs-Brock" w:date="2012-02-26T11:25:00Z">
        <w:r w:rsidR="004848CA">
          <w:rPr>
            <w:rFonts w:ascii="Courier New" w:hAnsi="Courier New" w:cs="Courier New"/>
            <w:b/>
          </w:rPr>
          <w:t>next</w:t>
        </w:r>
      </w:ins>
      <w:ins w:id="24540" w:author="Rev 6 Allen Wirfs-Brock" w:date="2012-02-26T11:24:00Z">
        <w:r w:rsidRPr="00E77497">
          <w:rPr>
            <w:b/>
          </w:rPr>
          <w:t>"</w:t>
        </w:r>
      </w:ins>
      <w:ins w:id="24541" w:author="Rev 6 Allen Wirfs-Brock" w:date="2012-02-26T11:25:00Z">
        <w:r w:rsidR="004848CA">
          <w:t xml:space="preserve">, </w:t>
        </w:r>
        <w:r w:rsidR="004848CA">
          <w:rPr>
            <w:i/>
          </w:rPr>
          <w:t>keys</w:t>
        </w:r>
        <w:r w:rsidR="004848CA">
          <w:t>, and an empty arguments List.</w:t>
        </w:r>
      </w:ins>
    </w:p>
    <w:p w:rsidR="00EA0311" w:rsidRDefault="004848CA" w:rsidP="003806A6">
      <w:pPr>
        <w:pStyle w:val="Alg3"/>
        <w:numPr>
          <w:ilvl w:val="1"/>
          <w:numId w:val="692"/>
        </w:numPr>
        <w:rPr>
          <w:ins w:id="24542" w:author="Rev 6 Allen Wirfs-Brock" w:date="2012-02-01T13:58:00Z"/>
        </w:rPr>
      </w:pPr>
      <w:ins w:id="24543" w:author="Rev 6 Allen Wirfs-Brock" w:date="2012-02-01T13:58:00Z">
        <w:r>
          <w:lastRenderedPageBreak/>
          <w:t xml:space="preserve">If </w:t>
        </w:r>
        <w:commentRangeStart w:id="24544"/>
        <w:r>
          <w:t>IteratorComplete</w:t>
        </w:r>
      </w:ins>
      <w:commentRangeEnd w:id="24544"/>
      <w:r w:rsidR="007325A7">
        <w:rPr>
          <w:rStyle w:val="CommentReference"/>
          <w:rFonts w:ascii="Arial" w:eastAsia="MS Mincho" w:hAnsi="Arial"/>
          <w:spacing w:val="0"/>
          <w:lang w:eastAsia="ja-JP"/>
        </w:rPr>
        <w:commentReference w:id="24544"/>
      </w:r>
      <w:ins w:id="24545" w:author="Rev 6 Allen Wirfs-Brock" w:date="2012-02-01T13:58:00Z">
        <w:r>
          <w:t>(</w:t>
        </w:r>
      </w:ins>
      <w:ins w:id="24546" w:author="Rev 6 Allen Wirfs-Brock" w:date="2012-02-26T12:02:00Z">
        <w:r w:rsidR="0011682D">
          <w:rPr>
            <w:i/>
          </w:rPr>
          <w:t>next</w:t>
        </w:r>
      </w:ins>
      <w:ins w:id="24547" w:author="Rev 6 Allen Wirfs-Brock" w:date="2012-02-26T11:29:00Z">
        <w:r>
          <w:t xml:space="preserve">) is </w:t>
        </w:r>
        <w:r w:rsidRPr="00BC2562">
          <w:rPr>
            <w:b/>
          </w:rPr>
          <w:t>true</w:t>
        </w:r>
        <w:r>
          <w:t>, the</w:t>
        </w:r>
      </w:ins>
      <w:ins w:id="24548" w:author="Rev 9 Allen Wirfs-Brock" w:date="2012-07-08T14:21:00Z">
        <w:r w:rsidR="00372375">
          <w:t>n</w:t>
        </w:r>
      </w:ins>
      <w:ins w:id="24549" w:author="Rev 6 Allen Wirfs-Brock" w:date="2012-02-26T11:29:00Z">
        <w:r>
          <w:t xml:space="preserve"> </w:t>
        </w:r>
      </w:ins>
      <w:ins w:id="24550" w:author="Rev 6 Allen Wirfs-Brock" w:date="2012-02-01T13:58:00Z">
        <w:r w:rsidR="00EA0311" w:rsidRPr="00E77497">
          <w:t xml:space="preserve">return </w:t>
        </w:r>
      </w:ins>
      <w:ins w:id="24551" w:author="Rev 6 Allen Wirfs-Brock" w:date="2012-02-23T13:00:00Z">
        <w:r w:rsidR="00BB752E">
          <w:t>NormalCompletion</w:t>
        </w:r>
      </w:ins>
      <w:ins w:id="24552" w:author="Rev 6 Allen Wirfs-Brock" w:date="2012-02-26T11:28:00Z">
        <w:r>
          <w:t>(</w:t>
        </w:r>
        <w:r w:rsidRPr="0011682D">
          <w:rPr>
            <w:i/>
          </w:rPr>
          <w:t>V</w:t>
        </w:r>
      </w:ins>
      <w:ins w:id="24553" w:author="Rev 6 Allen Wirfs-Brock" w:date="2012-02-01T13:58:00Z">
        <w:r w:rsidR="00EA0311" w:rsidRPr="00E77497">
          <w:t>).</w:t>
        </w:r>
      </w:ins>
    </w:p>
    <w:p w:rsidR="00EA0311" w:rsidRPr="00E77497" w:rsidRDefault="009F062A" w:rsidP="003806A6">
      <w:pPr>
        <w:pStyle w:val="Alg3"/>
        <w:numPr>
          <w:ilvl w:val="1"/>
          <w:numId w:val="692"/>
        </w:numPr>
        <w:rPr>
          <w:ins w:id="24554" w:author="Rev 6 Allen Wirfs-Brock" w:date="2012-02-01T13:58:00Z"/>
        </w:rPr>
      </w:pPr>
      <w:ins w:id="24555" w:author="Rev 6 Allen Wirfs-Brock" w:date="2012-02-26T11:54:00Z">
        <w:r>
          <w:t xml:space="preserve">If </w:t>
        </w:r>
        <w:del w:id="24556" w:author="Rev 7 Allen Wirfs-Brock" w:date="2012-04-25T08:04:00Z">
          <w:r w:rsidRPr="00DC5061" w:rsidDel="007C32C2">
            <w:delText>loopContinues</w:delText>
          </w:r>
        </w:del>
      </w:ins>
      <w:ins w:id="24557" w:author="Rev 7 Allen Wirfs-Brock" w:date="2012-04-25T08:04:00Z">
        <w:r w:rsidR="007C32C2">
          <w:t>LoopContinues</w:t>
        </w:r>
      </w:ins>
      <w:ins w:id="24558" w:author="Rev 6 Allen Wirfs-Brock" w:date="2012-02-26T11:54:00Z">
        <w:r w:rsidRPr="00DC5061">
          <w:t>(</w:t>
        </w:r>
      </w:ins>
      <w:ins w:id="24559" w:author="Rev 6 Allen Wirfs-Brock" w:date="2012-02-26T12:02:00Z">
        <w:r w:rsidR="0011682D">
          <w:rPr>
            <w:i/>
          </w:rPr>
          <w:t>next</w:t>
        </w:r>
      </w:ins>
      <w:ins w:id="24560"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24561" w:author="Rev 6 Allen Wirfs-Brock" w:date="2012-02-26T12:05:00Z">
        <w:r w:rsidR="0011682D">
          <w:rPr>
            <w:i/>
          </w:rPr>
          <w:t>next</w:t>
        </w:r>
      </w:ins>
      <w:ins w:id="24562" w:author="Rev 6 Allen Wirfs-Brock" w:date="2012-02-26T11:54:00Z">
        <w:r w:rsidRPr="00E77497">
          <w:t>.</w:t>
        </w:r>
      </w:ins>
    </w:p>
    <w:p w:rsidR="003806A6" w:rsidRDefault="003806A6" w:rsidP="003806A6">
      <w:pPr>
        <w:pStyle w:val="Alg3"/>
        <w:numPr>
          <w:ilvl w:val="1"/>
          <w:numId w:val="692"/>
        </w:numPr>
        <w:rPr>
          <w:ins w:id="24563" w:author="Rev 6 Allen Wirfs-Brock" w:date="2012-02-26T16:02:00Z"/>
        </w:rPr>
      </w:pPr>
      <w:ins w:id="24564" w:author="Rev 6 Allen Wirfs-Brock" w:date="2012-02-26T16:02:00Z">
        <w:r>
          <w:t xml:space="preserve">If </w:t>
        </w:r>
        <w:r w:rsidRPr="003806A6">
          <w:rPr>
            <w:i/>
          </w:rPr>
          <w:t>next</w:t>
        </w:r>
        <w:r>
          <w:t xml:space="preserve"> is an abrupt completion, then let </w:t>
        </w:r>
        <w:r w:rsidRPr="003806A6">
          <w:rPr>
            <w:i/>
          </w:rPr>
          <w:t>status</w:t>
        </w:r>
        <w:r>
          <w:t xml:space="preserve"> be </w:t>
        </w:r>
        <w:r w:rsidRPr="004E372D">
          <w:rPr>
            <w:i/>
          </w:rPr>
          <w:t>next</w:t>
        </w:r>
        <w:r>
          <w:t>.</w:t>
        </w:r>
      </w:ins>
    </w:p>
    <w:p w:rsidR="003806A6" w:rsidRDefault="003806A6" w:rsidP="003806A6">
      <w:pPr>
        <w:pStyle w:val="Alg3"/>
        <w:numPr>
          <w:ilvl w:val="1"/>
          <w:numId w:val="692"/>
        </w:numPr>
        <w:rPr>
          <w:ins w:id="24565" w:author="Rev 6 Allen Wirfs-Brock" w:date="2012-02-26T16:03:00Z"/>
        </w:rPr>
      </w:pPr>
      <w:ins w:id="24566" w:author="Rev 6 Allen Wirfs-Brock" w:date="2012-02-26T16:03:00Z">
        <w:r>
          <w:t>Else,</w:t>
        </w:r>
      </w:ins>
    </w:p>
    <w:p w:rsidR="0011682D" w:rsidRDefault="003806A6" w:rsidP="003806A6">
      <w:pPr>
        <w:pStyle w:val="Alg3"/>
        <w:numPr>
          <w:ilvl w:val="2"/>
          <w:numId w:val="692"/>
        </w:numPr>
        <w:rPr>
          <w:ins w:id="24567" w:author="Rev 6 Allen Wirfs-Brock" w:date="2012-02-26T11:55:00Z"/>
        </w:rPr>
      </w:pPr>
      <w:ins w:id="24568" w:author="Rev 6 Allen Wirfs-Brock" w:date="2012-02-26T16:04:00Z">
        <w:r>
          <w:t xml:space="preserve">Assert </w:t>
        </w:r>
      </w:ins>
      <w:ins w:id="24569" w:author="Rev 6 Allen Wirfs-Brock" w:date="2012-02-26T12:02:00Z">
        <w:r w:rsidR="0011682D">
          <w:rPr>
            <w:i/>
          </w:rPr>
          <w:t>next</w:t>
        </w:r>
      </w:ins>
      <w:ins w:id="24570" w:author="Rev 6 Allen Wirfs-Brock" w:date="2012-02-26T11:55:00Z">
        <w:r w:rsidR="0011682D">
          <w:t xml:space="preserve">.[[type]] is </w:t>
        </w:r>
        <w:r w:rsidR="0011682D" w:rsidRPr="0011682D">
          <w:rPr>
            <w:rFonts w:ascii="Arial" w:hAnsi="Arial" w:cs="Arial"/>
          </w:rPr>
          <w:t>normal</w:t>
        </w:r>
      </w:ins>
      <w:ins w:id="24571" w:author="Rev 6 Allen Wirfs-Brock" w:date="2012-02-26T16:04:00Z">
        <w:r>
          <w:t>.</w:t>
        </w:r>
      </w:ins>
    </w:p>
    <w:p w:rsidR="0079389E" w:rsidRDefault="0079389E" w:rsidP="0079389E">
      <w:pPr>
        <w:pStyle w:val="Alg3"/>
        <w:numPr>
          <w:ilvl w:val="2"/>
          <w:numId w:val="692"/>
        </w:numPr>
        <w:rPr>
          <w:ins w:id="24572" w:author="Rev 6 Allen Wirfs-Brock" w:date="2012-02-26T15:32:00Z"/>
        </w:rPr>
      </w:pPr>
      <w:ins w:id="24573" w:author="Rev 6 Allen Wirfs-Brock" w:date="2012-02-26T15:32:00Z">
        <w:r>
          <w:t xml:space="preserve">Let </w:t>
        </w:r>
        <w:r w:rsidRPr="0079389E">
          <w:rPr>
            <w:i/>
          </w:rPr>
          <w:t>nextValue</w:t>
        </w:r>
        <w:r>
          <w:t xml:space="preserve"> be </w:t>
        </w:r>
        <w:r w:rsidRPr="0079389E">
          <w:rPr>
            <w:i/>
          </w:rPr>
          <w:t>next</w:t>
        </w:r>
        <w:r>
          <w:t>.[[value]].</w:t>
        </w:r>
      </w:ins>
    </w:p>
    <w:p w:rsidR="00164D8C" w:rsidRDefault="00164D8C" w:rsidP="0079389E">
      <w:pPr>
        <w:pStyle w:val="Alg3"/>
        <w:numPr>
          <w:ilvl w:val="2"/>
          <w:numId w:val="692"/>
        </w:numPr>
        <w:rPr>
          <w:ins w:id="24574" w:author="Rev 6 Allen Wirfs-Brock" w:date="2012-02-26T14:53:00Z"/>
        </w:rPr>
      </w:pPr>
      <w:ins w:id="24575" w:author="Rev 6 Allen Wirfs-Brock" w:date="2012-02-26T14:54:00Z">
        <w:r>
          <w:t xml:space="preserve">If </w:t>
        </w:r>
        <w:r w:rsidRPr="0079389E">
          <w:rPr>
            <w:i/>
          </w:rPr>
          <w:t>lhs</w:t>
        </w:r>
      </w:ins>
      <w:ins w:id="24576" w:author="Rev 6 Allen Wirfs-Brock" w:date="2012-02-26T15:24:00Z">
        <w:r w:rsidR="00CF609A">
          <w:rPr>
            <w:i/>
          </w:rPr>
          <w:t>Kind</w:t>
        </w:r>
      </w:ins>
      <w:ins w:id="24577" w:author="Rev 6 Allen Wirfs-Brock" w:date="2012-02-26T14:54:00Z">
        <w:r>
          <w:t xml:space="preserve"> is </w:t>
        </w:r>
      </w:ins>
      <w:ins w:id="24578" w:author="Rev 6 Allen Wirfs-Brock" w:date="2012-02-26T15:24:00Z">
        <w:r w:rsidR="00CF609A">
          <w:rPr>
            <w:rFonts w:ascii="Arial" w:hAnsi="Arial" w:cs="Arial"/>
          </w:rPr>
          <w:t>assignment</w:t>
        </w:r>
      </w:ins>
      <w:ins w:id="24579" w:author="Rev 6 Allen Wirfs-Brock" w:date="2012-02-26T14:54:00Z">
        <w:r>
          <w:t>, then</w:t>
        </w:r>
      </w:ins>
    </w:p>
    <w:p w:rsidR="007C32C2" w:rsidRDefault="007C32C2" w:rsidP="0079389E">
      <w:pPr>
        <w:pStyle w:val="Alg3"/>
        <w:numPr>
          <w:ilvl w:val="3"/>
          <w:numId w:val="692"/>
        </w:numPr>
        <w:rPr>
          <w:ins w:id="24580" w:author="Rev 7 Allen Wirfs-Brock" w:date="2012-04-25T08:10:00Z"/>
        </w:rPr>
      </w:pPr>
      <w:ins w:id="24581" w:author="Rev 7 Allen Wirfs-Brock" w:date="2012-04-25T08:10:00Z">
        <w:r>
          <w:t xml:space="preserve">Assert: </w:t>
        </w:r>
        <w:r w:rsidRPr="00EA4F82">
          <w:rPr>
            <w:i/>
          </w:rPr>
          <w:t>lhs</w:t>
        </w:r>
        <w:r>
          <w:t xml:space="preserve"> is a </w:t>
        </w:r>
        <w:r w:rsidRPr="00EA4F82">
          <w:rPr>
            <w:i/>
          </w:rPr>
          <w:t>LeftHandSideExpression</w:t>
        </w:r>
      </w:ins>
      <w:ins w:id="24582" w:author="Rev 7 Allen Wirfs-Brock" w:date="2012-04-25T08:11:00Z">
        <w:r w:rsidR="00EA4F82">
          <w:t>.</w:t>
        </w:r>
      </w:ins>
    </w:p>
    <w:p w:rsidR="0078764F" w:rsidRPr="00E51F91" w:rsidRDefault="0078764F" w:rsidP="0079389E">
      <w:pPr>
        <w:pStyle w:val="Alg3"/>
        <w:numPr>
          <w:ilvl w:val="3"/>
          <w:numId w:val="692"/>
        </w:numPr>
        <w:rPr>
          <w:ins w:id="24583" w:author="Rev 6 Allen Wirfs-Brock" w:date="2012-02-15T13:07:00Z"/>
        </w:rPr>
      </w:pPr>
      <w:ins w:id="24584" w:author="Rev 6 Allen Wirfs-Brock" w:date="2012-02-15T13:07:00Z">
        <w:r w:rsidRPr="00E51F91">
          <w:t xml:space="preserve">If </w:t>
        </w:r>
      </w:ins>
      <w:ins w:id="24585" w:author="Rev 6 Allen Wirfs-Brock" w:date="2012-02-26T14:54:00Z">
        <w:r w:rsidR="00164D8C">
          <w:rPr>
            <w:i/>
          </w:rPr>
          <w:t>lhs</w:t>
        </w:r>
      </w:ins>
      <w:ins w:id="24586"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rsidR="004C02EF" w:rsidRPr="00E77497" w:rsidDel="00EA0311" w:rsidRDefault="004C02EF" w:rsidP="0079389E">
      <w:pPr>
        <w:pStyle w:val="Alg3"/>
        <w:numPr>
          <w:ilvl w:val="4"/>
          <w:numId w:val="692"/>
        </w:numPr>
        <w:rPr>
          <w:del w:id="24587" w:author="Rev 6 Allen Wirfs-Brock" w:date="2012-02-01T13:58:00Z"/>
        </w:rPr>
      </w:pPr>
      <w:del w:id="24588"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w:t>
      </w:r>
      <w:del w:id="24589" w:author="Rev 7 Allen Wirfs-Brock" w:date="2012-04-25T08:11:00Z">
        <w:r w:rsidRPr="00E77497" w:rsidDel="00EA4F82">
          <w:delText xml:space="preserve">the </w:delText>
        </w:r>
        <w:r w:rsidRPr="00E77497" w:rsidDel="00EA4F82">
          <w:rPr>
            <w:i/>
          </w:rPr>
          <w:delText>LeftHandSideExpression</w:delText>
        </w:r>
        <w:r w:rsidRPr="00E77497" w:rsidDel="00EA4F82">
          <w:delText xml:space="preserve"> </w:delText>
        </w:r>
      </w:del>
      <w:ins w:id="24590" w:author="Rev 7 Allen Wirfs-Brock" w:date="2012-04-25T08:11:00Z">
        <w:r w:rsidR="00EA4F82">
          <w:rPr>
            <w:i/>
          </w:rPr>
          <w:t>lhs</w:t>
        </w:r>
        <w:r w:rsidR="00EA4F82" w:rsidRPr="00E77497">
          <w:t xml:space="preserve"> </w:t>
        </w:r>
      </w:ins>
      <w:r w:rsidRPr="00E77497">
        <w:t>( it may be evaluated repeatedly).</w:t>
      </w:r>
    </w:p>
    <w:p w:rsidR="004C02EF" w:rsidRPr="00E77497" w:rsidRDefault="004C02EF" w:rsidP="0079389E">
      <w:pPr>
        <w:pStyle w:val="Alg3"/>
        <w:numPr>
          <w:ilvl w:val="4"/>
          <w:numId w:val="692"/>
        </w:numPr>
      </w:pPr>
      <w:del w:id="24591" w:author="Rev 6 Allen Wirfs-Brock" w:date="2012-02-26T11:59:00Z">
        <w:r w:rsidRPr="00E77497" w:rsidDel="0011682D">
          <w:delText xml:space="preserve">Call </w:delText>
        </w:r>
      </w:del>
      <w:ins w:id="24592" w:author="Rev 6 Allen Wirfs-Brock" w:date="2012-02-26T11:59:00Z">
        <w:r w:rsidR="0011682D">
          <w:t xml:space="preserve">Let </w:t>
        </w:r>
        <w:r w:rsidR="0011682D" w:rsidRPr="0011682D">
          <w:rPr>
            <w:i/>
          </w:rPr>
          <w:t>status</w:t>
        </w:r>
        <w:r w:rsidR="0011682D">
          <w:t xml:space="preserve"> be the result of p</w:t>
        </w:r>
      </w:ins>
      <w:ins w:id="24593" w:author="Rev 6 Allen Wirfs-Brock" w:date="2012-02-26T12:00:00Z">
        <w:r w:rsidR="0011682D">
          <w:t>erforming</w:t>
        </w:r>
      </w:ins>
      <w:ins w:id="24594" w:author="Rev 6 Allen Wirfs-Brock" w:date="2012-02-26T11:59:00Z">
        <w:r w:rsidR="0011682D" w:rsidRPr="00E77497">
          <w:t xml:space="preserve"> </w:t>
        </w:r>
      </w:ins>
      <w:r w:rsidRPr="00E77497">
        <w:t>PutValue(</w:t>
      </w:r>
      <w:r w:rsidRPr="00E77497">
        <w:rPr>
          <w:i/>
        </w:rPr>
        <w:t>lhsRef</w:t>
      </w:r>
      <w:r w:rsidRPr="00E77497">
        <w:t xml:space="preserve">, </w:t>
      </w:r>
      <w:del w:id="24595" w:author="Rev 6 Allen Wirfs-Brock" w:date="2012-02-26T12:01:00Z">
        <w:r w:rsidRPr="00E77497" w:rsidDel="0011682D">
          <w:rPr>
            <w:i/>
          </w:rPr>
          <w:delText>P</w:delText>
        </w:r>
      </w:del>
      <w:ins w:id="24596" w:author="Rev 6 Allen Wirfs-Brock" w:date="2012-02-26T15:33:00Z">
        <w:r w:rsidR="0079389E" w:rsidRPr="0079389E">
          <w:rPr>
            <w:i/>
          </w:rPr>
          <w:t xml:space="preserve"> nextValue</w:t>
        </w:r>
      </w:ins>
      <w:r w:rsidRPr="00E77497">
        <w:t>).</w:t>
      </w:r>
    </w:p>
    <w:p w:rsidR="00E51F91" w:rsidRDefault="00E51F91" w:rsidP="003806A6">
      <w:pPr>
        <w:pStyle w:val="Alg3"/>
        <w:numPr>
          <w:ilvl w:val="3"/>
          <w:numId w:val="692"/>
        </w:numPr>
        <w:rPr>
          <w:ins w:id="24597" w:author="Rev 6 Allen Wirfs-Brock" w:date="2012-02-15T13:11:00Z"/>
        </w:rPr>
      </w:pPr>
      <w:ins w:id="24598" w:author="Rev 6 Allen Wirfs-Brock" w:date="2012-02-15T13:11:00Z">
        <w:r>
          <w:t>Else</w:t>
        </w:r>
      </w:ins>
    </w:p>
    <w:p w:rsidR="00E51F91" w:rsidRPr="00E77497" w:rsidRDefault="00E51F91" w:rsidP="003806A6">
      <w:pPr>
        <w:pStyle w:val="Alg3"/>
        <w:numPr>
          <w:ilvl w:val="4"/>
          <w:numId w:val="692"/>
        </w:numPr>
        <w:rPr>
          <w:ins w:id="24599" w:author="Rev 6 Allen Wirfs-Brock" w:date="2012-02-15T13:11:00Z"/>
        </w:rPr>
      </w:pPr>
      <w:ins w:id="24600" w:author="Rev 6 Allen Wirfs-Brock" w:date="2012-02-15T13:11:00Z">
        <w:r w:rsidRPr="003B4312">
          <w:t xml:space="preserve">Let </w:t>
        </w:r>
        <w:r w:rsidRPr="008B7F6F">
          <w:rPr>
            <w:i/>
          </w:rPr>
          <w:t>AssignmentPattern</w:t>
        </w:r>
        <w:r w:rsidRPr="006B6D0A">
          <w:t xml:space="preserve"> be the parse of the source code corresponding to </w:t>
        </w:r>
      </w:ins>
      <w:ins w:id="24601" w:author="Rev 6 Allen Wirfs-Brock" w:date="2012-02-26T15:25:00Z">
        <w:r w:rsidR="00CF609A">
          <w:rPr>
            <w:i/>
          </w:rPr>
          <w:t>lhs</w:t>
        </w:r>
        <w:r w:rsidR="00CF609A" w:rsidRPr="00E51F91">
          <w:t xml:space="preserve"> </w:t>
        </w:r>
      </w:ins>
      <w:ins w:id="24602" w:author="Rev 6 Allen Wirfs-Brock" w:date="2012-02-15T13:11:00Z">
        <w:r w:rsidRPr="00675B74">
          <w:t xml:space="preserve">using </w:t>
        </w:r>
        <w:r w:rsidRPr="00E77497">
          <w:rPr>
            <w:i/>
          </w:rPr>
          <w:t>AssignmentPattern</w:t>
        </w:r>
        <w:r w:rsidRPr="00E77497">
          <w:t xml:space="preserve"> as the goal symbol.</w:t>
        </w:r>
      </w:ins>
    </w:p>
    <w:p w:rsidR="00E51F91" w:rsidRPr="00E77497" w:rsidRDefault="00E51F91" w:rsidP="003806A6">
      <w:pPr>
        <w:pStyle w:val="Alg3"/>
        <w:numPr>
          <w:ilvl w:val="4"/>
          <w:numId w:val="692"/>
        </w:numPr>
        <w:rPr>
          <w:ins w:id="24603" w:author="Rev 6 Allen Wirfs-Brock" w:date="2012-02-15T13:11:00Z"/>
        </w:rPr>
      </w:pPr>
      <w:ins w:id="24604" w:author="Rev 6 Allen Wirfs-Brock" w:date="2012-02-15T13:11:00Z">
        <w:r w:rsidRPr="00E77497">
          <w:t xml:space="preserve">Let </w:t>
        </w:r>
        <w:r w:rsidRPr="00E77497">
          <w:rPr>
            <w:i/>
          </w:rPr>
          <w:t>rval</w:t>
        </w:r>
        <w:r w:rsidRPr="00E77497">
          <w:t xml:space="preserve"> be ToObject(</w:t>
        </w:r>
      </w:ins>
      <w:ins w:id="24605" w:author="Rev 6 Allen Wirfs-Brock" w:date="2012-02-26T15:33:00Z">
        <w:r w:rsidR="0079389E" w:rsidRPr="0079389E">
          <w:rPr>
            <w:i/>
          </w:rPr>
          <w:t>nextValue</w:t>
        </w:r>
      </w:ins>
      <w:ins w:id="24606" w:author="Rev 6 Allen Wirfs-Brock" w:date="2012-02-15T13:11:00Z">
        <w:r w:rsidRPr="00E77497">
          <w:t>).</w:t>
        </w:r>
      </w:ins>
    </w:p>
    <w:p w:rsidR="00CF609A" w:rsidRDefault="00CF609A" w:rsidP="003806A6">
      <w:pPr>
        <w:pStyle w:val="Alg3"/>
        <w:numPr>
          <w:ilvl w:val="4"/>
          <w:numId w:val="692"/>
        </w:numPr>
        <w:rPr>
          <w:ins w:id="24607" w:author="Rev 6 Allen Wirfs-Brock" w:date="2012-02-26T15:17:00Z"/>
        </w:rPr>
      </w:pPr>
      <w:ins w:id="24608"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rsidR="00E51F91" w:rsidRPr="00E77497" w:rsidRDefault="00CF609A" w:rsidP="003806A6">
      <w:pPr>
        <w:pStyle w:val="Alg3"/>
        <w:numPr>
          <w:ilvl w:val="4"/>
          <w:numId w:val="692"/>
        </w:numPr>
        <w:rPr>
          <w:ins w:id="24609" w:author="Rev 6 Allen Wirfs-Brock" w:date="2012-02-15T13:11:00Z"/>
        </w:rPr>
      </w:pPr>
      <w:ins w:id="24610" w:author="Rev 6 Allen Wirfs-Brock" w:date="2012-02-26T15:18:00Z">
        <w:r>
          <w:t>Else, l</w:t>
        </w:r>
      </w:ins>
      <w:ins w:id="24611"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24612"/>
      <w:ins w:id="24613" w:author="Rev 6 Allen Wirfs-Brock" w:date="2012-02-15T13:11:00Z">
        <w:r w:rsidR="00E51F91">
          <w:t xml:space="preserve">Destructuring Assignment Evaluation </w:t>
        </w:r>
      </w:ins>
      <w:commentRangeEnd w:id="24612"/>
      <w:ins w:id="24614" w:author="Rev 6 Allen Wirfs-Brock" w:date="2012-02-26T12:04:00Z">
        <w:r w:rsidR="0011682D">
          <w:rPr>
            <w:rStyle w:val="CommentReference"/>
            <w:rFonts w:ascii="Arial" w:eastAsia="MS Mincho" w:hAnsi="Arial"/>
            <w:spacing w:val="0"/>
            <w:lang w:eastAsia="ja-JP"/>
          </w:rPr>
          <w:commentReference w:id="24612"/>
        </w:r>
      </w:ins>
      <w:ins w:id="24615"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rsidR="00F4124C" w:rsidRDefault="00F4124C" w:rsidP="003806A6">
      <w:pPr>
        <w:pStyle w:val="Alg3"/>
        <w:numPr>
          <w:ilvl w:val="2"/>
          <w:numId w:val="692"/>
        </w:numPr>
        <w:rPr>
          <w:ins w:id="24616" w:author="Rev 6 Allen Wirfs-Brock" w:date="2012-02-26T14:56:00Z"/>
        </w:rPr>
      </w:pPr>
      <w:ins w:id="24617" w:author="Rev 6 Allen Wirfs-Brock" w:date="2012-02-26T14:56:00Z">
        <w:r>
          <w:t xml:space="preserve">Else if </w:t>
        </w:r>
      </w:ins>
      <w:ins w:id="24618" w:author="Rev 6 Allen Wirfs-Brock" w:date="2012-02-26T15:25:00Z">
        <w:r w:rsidR="0079389E" w:rsidRPr="00451D9D">
          <w:rPr>
            <w:i/>
          </w:rPr>
          <w:t>lhs</w:t>
        </w:r>
        <w:r w:rsidR="0079389E">
          <w:rPr>
            <w:i/>
          </w:rPr>
          <w:t>Kind</w:t>
        </w:r>
        <w:r w:rsidR="0079389E">
          <w:t xml:space="preserve"> </w:t>
        </w:r>
      </w:ins>
      <w:ins w:id="24619" w:author="Rev 6 Allen Wirfs-Brock" w:date="2012-02-26T14:56:00Z">
        <w:r>
          <w:t xml:space="preserve">is </w:t>
        </w:r>
      </w:ins>
      <w:ins w:id="24620" w:author="Rev 6 Allen Wirfs-Brock" w:date="2012-02-26T15:25:00Z">
        <w:r w:rsidR="0079389E">
          <w:rPr>
            <w:rFonts w:ascii="Arial" w:hAnsi="Arial" w:cs="Arial"/>
          </w:rPr>
          <w:t>varBinding</w:t>
        </w:r>
      </w:ins>
      <w:ins w:id="24621" w:author="Rev 6 Allen Wirfs-Brock" w:date="2012-02-26T14:56:00Z">
        <w:r>
          <w:t>, then</w:t>
        </w:r>
      </w:ins>
    </w:p>
    <w:p w:rsidR="00EA4F82" w:rsidRDefault="00EA4F82" w:rsidP="00EA4F82">
      <w:pPr>
        <w:pStyle w:val="Alg3"/>
        <w:numPr>
          <w:ilvl w:val="3"/>
          <w:numId w:val="692"/>
        </w:numPr>
        <w:rPr>
          <w:ins w:id="24622" w:author="Rev 7 Allen Wirfs-Brock" w:date="2012-04-25T08:13:00Z"/>
        </w:rPr>
      </w:pPr>
      <w:ins w:id="24623" w:author="Rev 7 Allen Wirfs-Brock" w:date="2012-04-25T08:13:00Z">
        <w:r>
          <w:t xml:space="preserve">Assert: </w:t>
        </w:r>
        <w:r w:rsidRPr="00EA4F82">
          <w:rPr>
            <w:i/>
          </w:rPr>
          <w:t>lhs</w:t>
        </w:r>
        <w:r>
          <w:t xml:space="preserve"> is a </w:t>
        </w:r>
        <w:r>
          <w:rPr>
            <w:i/>
          </w:rPr>
          <w:t>ForBinding</w:t>
        </w:r>
        <w:r>
          <w:t>.</w:t>
        </w:r>
      </w:ins>
    </w:p>
    <w:p w:rsidR="00CF609A" w:rsidRPr="00E77497" w:rsidRDefault="00CF609A" w:rsidP="003806A6">
      <w:pPr>
        <w:pStyle w:val="Alg3"/>
        <w:numPr>
          <w:ilvl w:val="3"/>
          <w:numId w:val="692"/>
        </w:numPr>
        <w:rPr>
          <w:ins w:id="24624" w:author="Rev 6 Allen Wirfs-Brock" w:date="2012-02-26T15:20:00Z"/>
        </w:rPr>
      </w:pPr>
      <w:ins w:id="24625" w:author="Rev 6 Allen Wirfs-Brock" w:date="2012-02-26T15:21:00Z">
        <w:r>
          <w:t xml:space="preserve">Let </w:t>
        </w:r>
        <w:r w:rsidRPr="0011682D">
          <w:rPr>
            <w:i/>
          </w:rPr>
          <w:t>status</w:t>
        </w:r>
        <w:r>
          <w:t xml:space="preserve"> be the result of performing</w:t>
        </w:r>
        <w:r w:rsidRPr="00E77497">
          <w:t xml:space="preserve"> </w:t>
        </w:r>
      </w:ins>
      <w:ins w:id="24626" w:author="Rev 6 Allen Wirfs-Brock" w:date="2012-02-26T15:20:00Z">
        <w:r w:rsidRPr="004418C4">
          <w:t xml:space="preserve">Binding </w:t>
        </w:r>
      </w:ins>
      <w:ins w:id="24627" w:author="Rev 6 Allen Wirfs-Brock" w:date="2012-02-27T15:46:00Z">
        <w:r w:rsidR="00A113E2">
          <w:t>Initialisation</w:t>
        </w:r>
      </w:ins>
      <w:ins w:id="24628" w:author="Rev 6 Allen Wirfs-Brock" w:date="2012-02-26T15:20:00Z">
        <w:r w:rsidRPr="004418C4">
          <w:t xml:space="preserve"> for </w:t>
        </w:r>
      </w:ins>
      <w:ins w:id="24629" w:author="Rev 6 Allen Wirfs-Brock" w:date="2012-02-26T15:21:00Z">
        <w:r>
          <w:rPr>
            <w:i/>
          </w:rPr>
          <w:t>lhs</w:t>
        </w:r>
      </w:ins>
      <w:ins w:id="24630" w:author="Rev 6 Allen Wirfs-Brock" w:date="2012-02-26T15:20:00Z">
        <w:r w:rsidRPr="005C189A" w:rsidDel="00A019F2">
          <w:rPr>
            <w:i/>
          </w:rPr>
          <w:t xml:space="preserve"> </w:t>
        </w:r>
        <w:r w:rsidRPr="004418C4">
          <w:t>passing</w:t>
        </w:r>
        <w:r w:rsidRPr="004418C4">
          <w:rPr>
            <w:i/>
          </w:rPr>
          <w:t xml:space="preserve"> </w:t>
        </w:r>
      </w:ins>
      <w:ins w:id="24631" w:author="Rev 6 Allen Wirfs-Brock" w:date="2012-02-26T15:33:00Z">
        <w:r w:rsidR="0079389E" w:rsidRPr="0079389E">
          <w:rPr>
            <w:i/>
          </w:rPr>
          <w:t>nextValue</w:t>
        </w:r>
      </w:ins>
      <w:ins w:id="24632" w:author="Rev 6 Allen Wirfs-Brock" w:date="2012-02-26T15:34:00Z">
        <w:r w:rsidR="0079389E">
          <w:t xml:space="preserve"> </w:t>
        </w:r>
      </w:ins>
      <w:ins w:id="24633" w:author="Rev 6 Allen Wirfs-Brock" w:date="2012-02-26T15:20:00Z">
        <w:r w:rsidRPr="004418C4">
          <w:t xml:space="preserve">and </w:t>
        </w:r>
        <w:r w:rsidRPr="005C189A">
          <w:rPr>
            <w:b/>
          </w:rPr>
          <w:t>undefined</w:t>
        </w:r>
        <w:r w:rsidRPr="004418C4">
          <w:t xml:space="preserve"> as the arguments</w:t>
        </w:r>
        <w:r w:rsidRPr="00E77497">
          <w:t>.</w:t>
        </w:r>
      </w:ins>
    </w:p>
    <w:p w:rsidR="0079389E" w:rsidRPr="0079389E" w:rsidRDefault="00CF609A" w:rsidP="003806A6">
      <w:pPr>
        <w:pStyle w:val="Alg3"/>
        <w:numPr>
          <w:ilvl w:val="2"/>
          <w:numId w:val="692"/>
        </w:numPr>
        <w:rPr>
          <w:ins w:id="24634" w:author="Rev 6 Allen Wirfs-Brock" w:date="2012-02-26T15:19:00Z"/>
        </w:rPr>
      </w:pPr>
      <w:ins w:id="24635" w:author="Rev 6 Allen Wirfs-Brock" w:date="2012-02-26T15:19:00Z">
        <w:r>
          <w:t>Else</w:t>
        </w:r>
      </w:ins>
      <w:ins w:id="24636" w:author="Rev 6 Allen Wirfs-Brock" w:date="2012-02-26T15:26:00Z">
        <w:r w:rsidR="0079389E">
          <w:t xml:space="preserve">, </w:t>
        </w:r>
      </w:ins>
    </w:p>
    <w:p w:rsidR="0079389E" w:rsidRDefault="0079389E" w:rsidP="003806A6">
      <w:pPr>
        <w:pStyle w:val="Alg3"/>
        <w:numPr>
          <w:ilvl w:val="3"/>
          <w:numId w:val="692"/>
        </w:numPr>
        <w:rPr>
          <w:ins w:id="24637" w:author="Rev 6 Allen Wirfs-Brock" w:date="2012-02-26T15:26:00Z"/>
        </w:rPr>
      </w:pPr>
      <w:ins w:id="24638" w:author="Rev 6 Allen Wirfs-Brock" w:date="2012-02-26T15:26:00Z">
        <w:r>
          <w:t>Asse</w:t>
        </w:r>
      </w:ins>
      <w:ins w:id="24639" w:author="Rev 8 Allen Wirfs-Brock" w:date="2012-06-14T15:47:00Z">
        <w:r w:rsidR="003679DC">
          <w:t>r</w:t>
        </w:r>
      </w:ins>
      <w:ins w:id="24640" w:author="Rev 6 Allen Wirfs-Brock" w:date="2012-02-26T15:26:00Z">
        <w:r>
          <w:t xml:space="preserve">t </w:t>
        </w:r>
        <w:r w:rsidRPr="0079389E">
          <w:rPr>
            <w:i/>
          </w:rPr>
          <w:t>lhsKind</w:t>
        </w:r>
        <w:r>
          <w:t xml:space="preserve"> is </w:t>
        </w:r>
      </w:ins>
      <w:ins w:id="24641" w:author="Rev 7 Allen Wirfs-Brock" w:date="2012-04-24T18:29:00Z">
        <w:r w:rsidR="00A22135">
          <w:rPr>
            <w:rFonts w:ascii="Arial" w:hAnsi="Arial" w:cs="Arial"/>
          </w:rPr>
          <w:t>lexicalBinding</w:t>
        </w:r>
      </w:ins>
      <w:ins w:id="24642" w:author="Rev 6 Allen Wirfs-Brock" w:date="2012-02-26T15:27:00Z">
        <w:del w:id="24643" w:author="Rev 7 Allen Wirfs-Brock" w:date="2012-04-24T18:29:00Z">
          <w:r w:rsidDel="00A22135">
            <w:rPr>
              <w:rFonts w:ascii="Arial" w:hAnsi="Arial" w:cs="Arial"/>
            </w:rPr>
            <w:delText>ForDeclaration</w:delText>
          </w:r>
        </w:del>
      </w:ins>
      <w:ins w:id="24644" w:author="Rev 6 Allen Wirfs-Brock" w:date="2012-02-26T15:26:00Z">
        <w:r>
          <w:t>.</w:t>
        </w:r>
      </w:ins>
    </w:p>
    <w:p w:rsidR="00EA4F82" w:rsidRDefault="00EA4F82" w:rsidP="00EA4F82">
      <w:pPr>
        <w:pStyle w:val="Alg3"/>
        <w:numPr>
          <w:ilvl w:val="3"/>
          <w:numId w:val="692"/>
        </w:numPr>
        <w:rPr>
          <w:ins w:id="24645" w:author="Rev 7 Allen Wirfs-Brock" w:date="2012-04-25T08:13:00Z"/>
        </w:rPr>
      </w:pPr>
      <w:ins w:id="24646" w:author="Rev 7 Allen Wirfs-Brock" w:date="2012-04-25T08:13:00Z">
        <w:r>
          <w:t xml:space="preserve">Assert: </w:t>
        </w:r>
        <w:r w:rsidRPr="00EA4F82">
          <w:rPr>
            <w:i/>
          </w:rPr>
          <w:t>lhs</w:t>
        </w:r>
        <w:r>
          <w:t xml:space="preserve"> is a </w:t>
        </w:r>
        <w:r>
          <w:rPr>
            <w:i/>
          </w:rPr>
          <w:t>ForDeclaration</w:t>
        </w:r>
        <w:r>
          <w:t>.</w:t>
        </w:r>
      </w:ins>
    </w:p>
    <w:p w:rsidR="0079389E" w:rsidRPr="00E77497" w:rsidRDefault="0079389E" w:rsidP="003806A6">
      <w:pPr>
        <w:pStyle w:val="Alg2"/>
        <w:numPr>
          <w:ilvl w:val="3"/>
          <w:numId w:val="692"/>
        </w:numPr>
        <w:contextualSpacing/>
        <w:rPr>
          <w:ins w:id="24647" w:author="Rev 6 Allen Wirfs-Brock" w:date="2012-02-26T15:29:00Z"/>
        </w:rPr>
      </w:pPr>
      <w:ins w:id="24648"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rsidR="0079389E" w:rsidRDefault="0079389E" w:rsidP="003806A6">
      <w:pPr>
        <w:pStyle w:val="Alg3"/>
        <w:numPr>
          <w:ilvl w:val="3"/>
          <w:numId w:val="692"/>
        </w:numPr>
        <w:rPr>
          <w:ins w:id="24649" w:author="Rev 6 Allen Wirfs-Brock" w:date="2012-02-26T15:29:00Z"/>
        </w:rPr>
      </w:pPr>
      <w:ins w:id="24650" w:author="Rev 6 Allen Wirfs-Brock" w:date="2012-02-26T15:29:00Z">
        <w:r>
          <w:t xml:space="preserve">Perform Binding Instantiation for </w:t>
        </w:r>
      </w:ins>
      <w:ins w:id="24651" w:author="Rev 6 Allen Wirfs-Brock" w:date="2012-02-26T15:31:00Z">
        <w:r>
          <w:rPr>
            <w:i/>
          </w:rPr>
          <w:t>lhs</w:t>
        </w:r>
      </w:ins>
      <w:ins w:id="24652" w:author="Rev 6 Allen Wirfs-Brock" w:date="2012-02-26T15:29:00Z">
        <w:r>
          <w:t xml:space="preserve"> passing </w:t>
        </w:r>
      </w:ins>
      <w:ins w:id="24653" w:author="Rev 6 Allen Wirfs-Brock" w:date="2012-02-26T15:34:00Z">
        <w:r w:rsidRPr="0079389E">
          <w:rPr>
            <w:i/>
          </w:rPr>
          <w:t>nextValue</w:t>
        </w:r>
        <w:r>
          <w:t xml:space="preserve"> </w:t>
        </w:r>
      </w:ins>
      <w:ins w:id="24654" w:author="Rev 6 Allen Wirfs-Brock" w:date="2012-02-26T15:29:00Z">
        <w:r>
          <w:t xml:space="preserve">and </w:t>
        </w:r>
        <w:r>
          <w:rPr>
            <w:i/>
          </w:rPr>
          <w:t>iteration</w:t>
        </w:r>
        <w:r w:rsidRPr="00E77497">
          <w:rPr>
            <w:i/>
          </w:rPr>
          <w:t>Env</w:t>
        </w:r>
        <w:r w:rsidRPr="00E77497">
          <w:t xml:space="preserve"> </w:t>
        </w:r>
        <w:r>
          <w:t>as arguments.</w:t>
        </w:r>
      </w:ins>
    </w:p>
    <w:p w:rsidR="00CD6A7E" w:rsidRDefault="00CD6A7E" w:rsidP="003806A6">
      <w:pPr>
        <w:pStyle w:val="Alg2"/>
        <w:numPr>
          <w:ilvl w:val="3"/>
          <w:numId w:val="692"/>
        </w:numPr>
        <w:contextualSpacing/>
        <w:rPr>
          <w:ins w:id="24655" w:author="Rev 6 Allen Wirfs-Brock" w:date="2012-02-26T15:37:00Z"/>
        </w:rPr>
      </w:pPr>
      <w:commentRangeStart w:id="24656"/>
      <w:ins w:id="24657"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commentRangeEnd w:id="24656"/>
      <w:r w:rsidR="00837E61">
        <w:rPr>
          <w:rStyle w:val="CommentReference"/>
          <w:rFonts w:ascii="Arial" w:eastAsia="MS Mincho" w:hAnsi="Arial"/>
          <w:spacing w:val="0"/>
          <w:lang w:eastAsia="ja-JP"/>
        </w:rPr>
        <w:commentReference w:id="24656"/>
      </w:r>
    </w:p>
    <w:p w:rsidR="0079389E" w:rsidRPr="00E77497" w:rsidRDefault="0079389E" w:rsidP="003806A6">
      <w:pPr>
        <w:pStyle w:val="Alg2"/>
        <w:numPr>
          <w:ilvl w:val="3"/>
          <w:numId w:val="692"/>
        </w:numPr>
        <w:contextualSpacing/>
        <w:rPr>
          <w:ins w:id="24658" w:author="Rev 6 Allen Wirfs-Brock" w:date="2012-02-26T15:29:00Z"/>
        </w:rPr>
      </w:pPr>
      <w:ins w:id="24659" w:author="Rev 6 Allen Wirfs-Brock" w:date="2012-02-26T15:29:00Z">
        <w:r w:rsidRPr="00E77497">
          <w:t xml:space="preserve">Set the </w:t>
        </w:r>
        <w:del w:id="24660" w:author="Rev 7 Allen Wirfs-Brock" w:date="2012-05-02T10:50:00Z">
          <w:r w:rsidRPr="00E77497" w:rsidDel="000D5AB9">
            <w:delText>running</w:delText>
          </w:r>
        </w:del>
      </w:ins>
      <w:ins w:id="24661" w:author="Rev 7 Allen Wirfs-Brock" w:date="2012-05-02T10:50:00Z">
        <w:del w:id="24662" w:author="Rev 8 Allen Wirfs-Brock" w:date="2012-06-13T16:01:00Z">
          <w:r w:rsidR="000D5AB9" w:rsidDel="00B33FB4">
            <w:delText>current</w:delText>
          </w:r>
        </w:del>
      </w:ins>
      <w:ins w:id="24663" w:author="Rev 8 Allen Wirfs-Brock" w:date="2012-06-13T16:01:00Z">
        <w:r w:rsidR="00B33FB4">
          <w:t>running</w:t>
        </w:r>
      </w:ins>
      <w:ins w:id="24664" w:author="Rev 6 Allen Wirfs-Brock" w:date="2012-02-26T15:29:00Z">
        <w:r w:rsidRPr="00E77497">
          <w:t xml:space="preserve"> </w:t>
        </w:r>
        <w:r w:rsidRPr="002F42C1">
          <w:t>execution</w:t>
        </w:r>
        <w:r w:rsidRPr="00E77497">
          <w:t xml:space="preserve"> context’s LexicalEnvironment to </w:t>
        </w:r>
        <w:r>
          <w:rPr>
            <w:i/>
          </w:rPr>
          <w:t>iteration</w:t>
        </w:r>
        <w:r w:rsidRPr="00E77497">
          <w:rPr>
            <w:i/>
          </w:rPr>
          <w:t>Env</w:t>
        </w:r>
        <w:r w:rsidRPr="00E77497">
          <w:t>.</w:t>
        </w:r>
      </w:ins>
    </w:p>
    <w:p w:rsidR="00CD6A7E" w:rsidRDefault="0098463B" w:rsidP="003806A6">
      <w:pPr>
        <w:pStyle w:val="Alg3"/>
        <w:numPr>
          <w:ilvl w:val="2"/>
          <w:numId w:val="692"/>
        </w:numPr>
        <w:rPr>
          <w:ins w:id="24665" w:author="Rev 6 Allen Wirfs-Brock" w:date="2012-02-26T15:39:00Z"/>
        </w:rPr>
      </w:pPr>
      <w:ins w:id="24666" w:author="Rev 6 Allen Wirfs-Brock" w:date="2012-02-26T12:05:00Z">
        <w:r>
          <w:t xml:space="preserve">If </w:t>
        </w:r>
      </w:ins>
      <w:ins w:id="24667" w:author="Rev 6 Allen Wirfs-Brock" w:date="2012-02-26T15:45:00Z">
        <w:r w:rsidR="00CD6A7E">
          <w:rPr>
            <w:i/>
          </w:rPr>
          <w:t>status</w:t>
        </w:r>
        <w:r w:rsidR="00CD6A7E">
          <w:t xml:space="preserve">.[[type]] is </w:t>
        </w:r>
        <w:r w:rsidR="00CD6A7E" w:rsidRPr="0011682D">
          <w:rPr>
            <w:rFonts w:ascii="Arial" w:hAnsi="Arial" w:cs="Arial"/>
          </w:rPr>
          <w:t>normal</w:t>
        </w:r>
      </w:ins>
      <w:ins w:id="24668" w:author="Rev 6 Allen Wirfs-Brock" w:date="2012-02-26T12:05:00Z">
        <w:r w:rsidRPr="00E77497">
          <w:t xml:space="preserve">, </w:t>
        </w:r>
        <w:r>
          <w:t>then</w:t>
        </w:r>
      </w:ins>
    </w:p>
    <w:p w:rsidR="004C02EF" w:rsidRPr="00E77497" w:rsidRDefault="004C02EF" w:rsidP="003806A6">
      <w:pPr>
        <w:pStyle w:val="Alg3"/>
        <w:numPr>
          <w:ilvl w:val="3"/>
          <w:numId w:val="692"/>
        </w:numPr>
      </w:pPr>
      <w:r w:rsidRPr="00E77497">
        <w:t xml:space="preserve">Let </w:t>
      </w:r>
      <w:del w:id="24669" w:author="Rev 6 Allen Wirfs-Brock" w:date="2012-02-26T15:45:00Z">
        <w:r w:rsidRPr="00E77497" w:rsidDel="000A1661">
          <w:rPr>
            <w:i/>
          </w:rPr>
          <w:delText>stmt</w:delText>
        </w:r>
        <w:r w:rsidRPr="00E77497" w:rsidDel="000A1661">
          <w:delText xml:space="preserve"> </w:delText>
        </w:r>
      </w:del>
      <w:ins w:id="24670" w:author="Rev 6 Allen Wirfs-Brock" w:date="2012-02-26T15:45:00Z">
        <w:r w:rsidR="000A1661">
          <w:rPr>
            <w:i/>
          </w:rPr>
          <w:t>status</w:t>
        </w:r>
        <w:r w:rsidR="000A1661" w:rsidRPr="00E77497">
          <w:t xml:space="preserve"> </w:t>
        </w:r>
      </w:ins>
      <w:r w:rsidRPr="00E77497">
        <w:t>be the result</w:t>
      </w:r>
      <w:ins w:id="24671" w:author="Rev 6 Allen Wirfs-Brock" w:date="2012-02-01T13:58:00Z">
        <w:r w:rsidR="00FF7312">
          <w:t xml:space="preserve"> </w:t>
        </w:r>
      </w:ins>
      <w:r w:rsidRPr="00E77497">
        <w:t xml:space="preserve"> of evaluating </w:t>
      </w:r>
      <w:del w:id="24672" w:author="Rev 6 Allen Wirfs-Brock" w:date="2012-02-26T15:42:00Z">
        <w:r w:rsidRPr="00E77497" w:rsidDel="00CD6A7E">
          <w:rPr>
            <w:i/>
          </w:rPr>
          <w:delText>Statement</w:delText>
        </w:r>
      </w:del>
      <w:ins w:id="24673" w:author="Rev 6 Allen Wirfs-Brock" w:date="2012-02-26T15:42:00Z">
        <w:r w:rsidR="00CD6A7E">
          <w:rPr>
            <w:i/>
          </w:rPr>
          <w:t>stmt</w:t>
        </w:r>
      </w:ins>
      <w:r w:rsidRPr="00E77497">
        <w:t>.</w:t>
      </w:r>
    </w:p>
    <w:p w:rsidR="0098463B" w:rsidRDefault="0098463B" w:rsidP="003806A6">
      <w:pPr>
        <w:pStyle w:val="Alg3"/>
        <w:numPr>
          <w:ilvl w:val="3"/>
          <w:numId w:val="692"/>
        </w:numPr>
        <w:rPr>
          <w:ins w:id="24674" w:author="Rev 6 Allen Wirfs-Brock" w:date="2012-02-26T12:10:00Z"/>
        </w:rPr>
      </w:pPr>
      <w:ins w:id="24675" w:author="Rev 6 Allen Wirfs-Brock" w:date="2012-02-26T12:09:00Z">
        <w:r>
          <w:t xml:space="preserve">If </w:t>
        </w:r>
      </w:ins>
      <w:ins w:id="24676" w:author="Rev 6 Allen Wirfs-Brock" w:date="2012-02-26T15:47:00Z">
        <w:r w:rsidR="000A1661">
          <w:rPr>
            <w:i/>
          </w:rPr>
          <w:t>status</w:t>
        </w:r>
        <w:r w:rsidR="000A1661">
          <w:t xml:space="preserve">.[[type]] is </w:t>
        </w:r>
        <w:r w:rsidR="000A1661" w:rsidRPr="0011682D">
          <w:rPr>
            <w:rFonts w:ascii="Arial" w:hAnsi="Arial" w:cs="Arial"/>
          </w:rPr>
          <w:t>normal</w:t>
        </w:r>
      </w:ins>
      <w:ins w:id="24677" w:author="Rev 6 Allen Wirfs-Brock" w:date="2012-02-26T15:49:00Z">
        <w:r w:rsidR="000A1661" w:rsidRPr="000A1661">
          <w:t xml:space="preserve"> </w:t>
        </w:r>
        <w:r w:rsidR="000A1661">
          <w:t>and</w:t>
        </w:r>
        <w:r w:rsidR="000A1661" w:rsidRPr="00E77497">
          <w:t xml:space="preserve"> </w:t>
        </w:r>
      </w:ins>
      <w:ins w:id="24678" w:author="Rev 6 Allen Wirfs-Brock" w:date="2012-02-26T15:57:00Z">
        <w:r w:rsidR="003806A6">
          <w:rPr>
            <w:i/>
          </w:rPr>
          <w:t>status</w:t>
        </w:r>
      </w:ins>
      <w:ins w:id="24679" w:author="Rev 6 Allen Wirfs-Brock" w:date="2012-02-26T15:49:00Z">
        <w:r w:rsidR="000A1661" w:rsidRPr="00E77497">
          <w:t>.</w:t>
        </w:r>
        <w:r w:rsidR="000A1661">
          <w:t>[[</w:t>
        </w:r>
      </w:ins>
      <w:ins w:id="24680" w:author="Rev 6 Allen Wirfs-Brock" w:date="2012-02-26T15:56:00Z">
        <w:r w:rsidR="003806A6">
          <w:t>value</w:t>
        </w:r>
      </w:ins>
      <w:ins w:id="24681" w:author="Rev 6 Allen Wirfs-Brock" w:date="2012-02-26T15:49:00Z">
        <w:r w:rsidR="000A1661">
          <w:t xml:space="preserve">]] </w:t>
        </w:r>
      </w:ins>
      <w:ins w:id="24682" w:author="Rev 10 Allen Wirfs-Brock" w:date="2012-08-13T16:27:00Z">
        <w:r w:rsidR="0003414D">
          <w:t xml:space="preserve">is </w:t>
        </w:r>
      </w:ins>
      <w:ins w:id="24683" w:author="Rev 6 Allen Wirfs-Brock" w:date="2012-02-26T15:49:00Z">
        <w:r w:rsidR="000A1661">
          <w:t>not</w:t>
        </w:r>
        <w:r w:rsidR="000A1661" w:rsidRPr="00E77497">
          <w:t xml:space="preserve"> </w:t>
        </w:r>
        <w:r w:rsidR="000A1661" w:rsidRPr="0027695A">
          <w:rPr>
            <w:rFonts w:ascii="Arial" w:hAnsi="Arial" w:cs="Arial"/>
          </w:rPr>
          <w:t>empty</w:t>
        </w:r>
      </w:ins>
      <w:ins w:id="24684" w:author="Rev 6 Allen Wirfs-Brock" w:date="2012-02-26T12:09:00Z">
        <w:r w:rsidRPr="00E77497">
          <w:t xml:space="preserve">, </w:t>
        </w:r>
        <w:r>
          <w:t xml:space="preserve">then </w:t>
        </w:r>
      </w:ins>
    </w:p>
    <w:p w:rsidR="004C02EF" w:rsidRPr="00E77497" w:rsidRDefault="004C02EF" w:rsidP="003806A6">
      <w:pPr>
        <w:pStyle w:val="Alg3"/>
        <w:numPr>
          <w:ilvl w:val="4"/>
          <w:numId w:val="692"/>
        </w:numPr>
      </w:pPr>
      <w:del w:id="24685"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24686" w:author="Rev 6 Allen Wirfs-Brock" w:date="2012-02-26T12:11:00Z">
        <w:r w:rsidRPr="00E77497" w:rsidDel="0098463B">
          <w:delText xml:space="preserve">not </w:delText>
        </w:r>
      </w:del>
      <w:del w:id="24687" w:author="Rev 6 Allen Wirfs-Brock" w:date="2012-02-26T12:10:00Z">
        <w:r w:rsidRPr="00E77497" w:rsidDel="0098463B">
          <w:rPr>
            <w:rFonts w:ascii="Arial" w:hAnsi="Arial" w:cs="Arial"/>
          </w:rPr>
          <w:delText>empty</w:delText>
        </w:r>
      </w:del>
      <w:del w:id="24688" w:author="Rev 6 Allen Wirfs-Brock" w:date="2012-02-26T15:50:00Z">
        <w:r w:rsidRPr="00E77497" w:rsidDel="000A1661">
          <w:delText>, l</w:delText>
        </w:r>
      </w:del>
      <w:ins w:id="24689" w:author="Rev 6 Allen Wirfs-Brock" w:date="2012-02-26T15:50:00Z">
        <w:r w:rsidR="000A1661">
          <w:t>L</w:t>
        </w:r>
      </w:ins>
      <w:r w:rsidRPr="00E77497">
        <w:t xml:space="preserve">et </w:t>
      </w:r>
      <w:r w:rsidRPr="00E77497">
        <w:rPr>
          <w:i/>
        </w:rPr>
        <w:t>V</w:t>
      </w:r>
      <w:r w:rsidRPr="00E77497">
        <w:t xml:space="preserve"> = </w:t>
      </w:r>
      <w:del w:id="24690" w:author="Rev 6 Allen Wirfs-Brock" w:date="2012-02-26T15:57:00Z">
        <w:r w:rsidRPr="00E77497" w:rsidDel="003806A6">
          <w:rPr>
            <w:i/>
          </w:rPr>
          <w:delText>stmt</w:delText>
        </w:r>
      </w:del>
      <w:ins w:id="24691" w:author="Rev 6 Allen Wirfs-Brock" w:date="2012-02-26T15:57:00Z">
        <w:r w:rsidR="003806A6">
          <w:rPr>
            <w:i/>
          </w:rPr>
          <w:t>status</w:t>
        </w:r>
      </w:ins>
      <w:r w:rsidRPr="00E77497">
        <w:t>.</w:t>
      </w:r>
      <w:ins w:id="24692" w:author="Rev 6 Allen Wirfs-Brock" w:date="2012-02-26T12:12:00Z">
        <w:r w:rsidR="0098463B">
          <w:t>[[</w:t>
        </w:r>
      </w:ins>
      <w:r w:rsidRPr="00E77497">
        <w:t>value</w:t>
      </w:r>
      <w:ins w:id="24693" w:author="Rev 6 Allen Wirfs-Brock" w:date="2012-02-26T12:12:00Z">
        <w:r w:rsidR="0098463B">
          <w:t>]]</w:t>
        </w:r>
      </w:ins>
      <w:r w:rsidRPr="00E77497">
        <w:t>.</w:t>
      </w:r>
    </w:p>
    <w:p w:rsidR="000A1661" w:rsidRDefault="000A1661" w:rsidP="00BF2010">
      <w:pPr>
        <w:pStyle w:val="Alg3"/>
        <w:numPr>
          <w:ilvl w:val="2"/>
          <w:numId w:val="692"/>
        </w:numPr>
        <w:rPr>
          <w:ins w:id="24694" w:author="Rev 6 Allen Wirfs-Brock" w:date="2012-02-26T15:53:00Z"/>
        </w:rPr>
      </w:pPr>
      <w:ins w:id="24695" w:author="Rev 6 Allen Wirfs-Brock" w:date="2012-02-26T15:53:00Z">
        <w:r w:rsidRPr="00E77497">
          <w:t xml:space="preserve">Set the </w:t>
        </w:r>
        <w:del w:id="24696" w:author="Rev 7 Allen Wirfs-Brock" w:date="2012-05-02T10:50:00Z">
          <w:r w:rsidRPr="00E77497" w:rsidDel="000D5AB9">
            <w:delText>running</w:delText>
          </w:r>
        </w:del>
      </w:ins>
      <w:ins w:id="24697" w:author="Rev 7 Allen Wirfs-Brock" w:date="2012-05-02T10:50:00Z">
        <w:del w:id="24698" w:author="Rev 8 Allen Wirfs-Brock" w:date="2012-06-13T16:01:00Z">
          <w:r w:rsidR="000D5AB9" w:rsidDel="00B33FB4">
            <w:delText>current</w:delText>
          </w:r>
        </w:del>
      </w:ins>
      <w:ins w:id="24699" w:author="Rev 8 Allen Wirfs-Brock" w:date="2012-06-13T16:01:00Z">
        <w:r w:rsidR="00B33FB4">
          <w:t>running</w:t>
        </w:r>
      </w:ins>
      <w:ins w:id="24700" w:author="Rev 6 Allen Wirfs-Brock" w:date="2012-02-26T15:53:00Z">
        <w:r w:rsidRPr="00E77497">
          <w:t xml:space="preserve"> </w:t>
        </w:r>
        <w:r w:rsidRPr="000D5AB9">
          <w:t>execution</w:t>
        </w:r>
        <w:r w:rsidRPr="00E77497">
          <w:t xml:space="preserve"> context’s LexicalEnvironment to </w:t>
        </w:r>
        <w:r w:rsidRPr="00E77497">
          <w:rPr>
            <w:i/>
          </w:rPr>
          <w:t>oldEnv</w:t>
        </w:r>
        <w:r w:rsidRPr="00E77497">
          <w:t>.</w:t>
        </w:r>
      </w:ins>
    </w:p>
    <w:p w:rsidR="00CD6A7E" w:rsidRDefault="00CD6A7E" w:rsidP="00CD6A7E">
      <w:pPr>
        <w:pStyle w:val="Alg3"/>
        <w:numPr>
          <w:ilvl w:val="2"/>
          <w:numId w:val="692"/>
        </w:numPr>
        <w:rPr>
          <w:ins w:id="24701" w:author="Rev 6 Allen Wirfs-Brock" w:date="2012-02-26T15:44:00Z"/>
        </w:rPr>
      </w:pPr>
      <w:ins w:id="24702" w:author="Rev 6 Allen Wirfs-Brock" w:date="2012-02-26T15:44:00Z">
        <w:r>
          <w:t>If</w:t>
        </w:r>
      </w:ins>
      <w:ins w:id="24703" w:author="Rev 6 Allen Wirfs-Brock" w:date="2012-02-26T15:52:00Z">
        <w:r w:rsidR="000A1661">
          <w:t xml:space="preserve"> </w:t>
        </w:r>
        <w:r w:rsidR="000A1661" w:rsidRPr="00BF2010">
          <w:rPr>
            <w:i/>
          </w:rPr>
          <w:t>status</w:t>
        </w:r>
      </w:ins>
      <w:ins w:id="24704" w:author="Rev 6 Allen Wirfs-Brock" w:date="2012-02-26T15:53:00Z">
        <w:r w:rsidR="000A1661">
          <w:t xml:space="preserve"> is an abrupt completion and </w:t>
        </w:r>
      </w:ins>
      <w:ins w:id="24705" w:author="Rev 6 Allen Wirfs-Brock" w:date="2012-02-26T15:44:00Z">
        <w:r>
          <w:t xml:space="preserve"> </w:t>
        </w:r>
        <w:del w:id="24706" w:author="Rev 7 Allen Wirfs-Brock" w:date="2012-04-25T08:04:00Z">
          <w:r w:rsidRPr="00DC5061" w:rsidDel="007C32C2">
            <w:delText>loopContinues</w:delText>
          </w:r>
        </w:del>
      </w:ins>
      <w:ins w:id="24707" w:author="Rev 7 Allen Wirfs-Brock" w:date="2012-04-25T08:04:00Z">
        <w:r w:rsidR="007C32C2">
          <w:t>LoopContinues</w:t>
        </w:r>
      </w:ins>
      <w:ins w:id="24708" w:author="Rev 6 Allen Wirfs-Brock" w:date="2012-02-26T15:44:00Z">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24709"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rsidR="004C02EF" w:rsidRPr="00E77497" w:rsidDel="0098463B" w:rsidRDefault="004C02EF" w:rsidP="0098463B">
      <w:pPr>
        <w:pStyle w:val="Alg3"/>
        <w:numPr>
          <w:ilvl w:val="3"/>
          <w:numId w:val="122"/>
        </w:numPr>
        <w:rPr>
          <w:del w:id="24710" w:author="Rev 6 Allen Wirfs-Brock" w:date="2012-02-26T12:09:00Z"/>
        </w:rPr>
      </w:pPr>
      <w:del w:id="24711"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24712" w:author="Rev 6 Allen Wirfs-Brock" w:date="2012-02-23T18:28:00Z">
        <w:r w:rsidRPr="00E77497" w:rsidDel="001F39C4">
          <w:delText>the current label set</w:delText>
        </w:r>
      </w:del>
      <w:del w:id="24713" w:author="Rev 6 Allen Wirfs-Brock" w:date="2012-02-26T12:09:00Z">
        <w:r w:rsidRPr="00E77497" w:rsidDel="0098463B">
          <w:delText xml:space="preserve">, return </w:delText>
        </w:r>
      </w:del>
      <w:del w:id="24714"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24715" w:author="Rev 6 Allen Wirfs-Brock" w:date="2012-02-26T12:09:00Z">
        <w:r w:rsidRPr="00E77497" w:rsidDel="0098463B">
          <w:rPr>
            <w:i/>
          </w:rPr>
          <w:delText>V</w:delText>
        </w:r>
      </w:del>
      <w:del w:id="24716" w:author="Rev 6 Allen Wirfs-Brock" w:date="2012-02-23T13:00:00Z">
        <w:r w:rsidRPr="00E77497" w:rsidDel="00BB752E">
          <w:delText xml:space="preserve">, </w:delText>
        </w:r>
        <w:r w:rsidRPr="00E77497" w:rsidDel="00BB752E">
          <w:rPr>
            <w:rFonts w:ascii="Arial" w:hAnsi="Arial" w:cs="Arial"/>
          </w:rPr>
          <w:delText>empty</w:delText>
        </w:r>
      </w:del>
      <w:del w:id="24717" w:author="Rev 6 Allen Wirfs-Brock" w:date="2012-02-26T12:09:00Z">
        <w:r w:rsidRPr="00E77497" w:rsidDel="0098463B">
          <w:delText>).</w:delText>
        </w:r>
      </w:del>
    </w:p>
    <w:p w:rsidR="004C02EF" w:rsidRPr="00E77497" w:rsidDel="0098463B" w:rsidRDefault="004C02EF" w:rsidP="0098463B">
      <w:pPr>
        <w:pStyle w:val="Alg3"/>
        <w:numPr>
          <w:ilvl w:val="3"/>
          <w:numId w:val="122"/>
        </w:numPr>
        <w:rPr>
          <w:del w:id="24718" w:author="Rev 6 Allen Wirfs-Brock" w:date="2012-02-26T12:11:00Z"/>
        </w:rPr>
      </w:pPr>
      <w:del w:id="24719"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24720" w:author="Allen Wirfs-Brock rev2" w:date="2011-07-25T15:33:00Z">
        <w:del w:id="24721" w:author="Rev 6 Allen Wirfs-Brock" w:date="2012-02-26T12:11:00Z">
          <w:r w:rsidR="006B2955" w:rsidRPr="00E77497" w:rsidDel="0098463B">
            <w:delText>or</w:delText>
          </w:r>
        </w:del>
      </w:ins>
      <w:del w:id="24722"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24723" w:author="Rev 6 Allen Wirfs-Brock" w:date="2012-02-23T18:28:00Z">
        <w:r w:rsidRPr="00E77497" w:rsidDel="001F39C4">
          <w:delText>the current label set</w:delText>
        </w:r>
      </w:del>
      <w:del w:id="24724" w:author="Rev 6 Allen Wirfs-Brock" w:date="2012-02-26T12:11:00Z">
        <w:r w:rsidRPr="00E77497" w:rsidDel="0098463B">
          <w:delText>, then</w:delText>
        </w:r>
      </w:del>
    </w:p>
    <w:p w:rsidR="004C02EF" w:rsidRPr="00E77497" w:rsidDel="0098463B" w:rsidRDefault="004C02EF" w:rsidP="0098463B">
      <w:pPr>
        <w:pStyle w:val="Alg3"/>
        <w:numPr>
          <w:ilvl w:val="4"/>
          <w:numId w:val="122"/>
        </w:numPr>
        <w:spacing w:after="220"/>
        <w:rPr>
          <w:del w:id="24725" w:author="Rev 6 Allen Wirfs-Brock" w:date="2012-02-26T12:11:00Z"/>
        </w:rPr>
      </w:pPr>
      <w:del w:id="24726"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rsidR="0098463B" w:rsidRDefault="0098463B" w:rsidP="004C02EF">
      <w:pPr>
        <w:jc w:val="left"/>
        <w:rPr>
          <w:ins w:id="24727" w:author="Rev 6 Allen Wirfs-Brock" w:date="2012-02-26T12:11:00Z"/>
        </w:rPr>
      </w:pPr>
    </w:p>
    <w:p w:rsidR="00343186" w:rsidRPr="00E77497" w:rsidDel="00D25231" w:rsidRDefault="00343186" w:rsidP="00343186">
      <w:pPr>
        <w:jc w:val="left"/>
        <w:rPr>
          <w:ins w:id="24728" w:author="Rev 3 Allen Wirfs-Brock" w:date="2011-09-02T11:15:00Z"/>
          <w:del w:id="24729" w:author="Rev 4 Allen Wirfs-Brock" w:date="2011-10-15T18:49:00Z"/>
        </w:rPr>
      </w:pPr>
      <w:ins w:id="24730" w:author="Rev 3 Allen Wirfs-Brock" w:date="2011-09-02T11:15:00Z">
        <w:del w:id="24731" w:author="Rev 4 Allen Wirfs-Brock" w:date="2011-10-15T18:49:00Z">
          <w:r w:rsidRPr="00E77497" w:rsidDel="00D25231">
            <w:delText>The VarDeclaredNames of the production</w:delText>
          </w:r>
          <w:r w:rsidRPr="00E77497" w:rsidDel="00D25231">
            <w:br/>
            <w:delText xml:space="preserve">    </w:delText>
          </w:r>
        </w:del>
      </w:ins>
      <w:ins w:id="24732" w:author="Rev 3 Allen Wirfs-Brock" w:date="2011-09-02T11:16:00Z">
        <w:del w:id="24733"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24734" w:author="Rev 3 Allen Wirfs-Brock" w:date="2011-09-02T11:15:00Z">
        <w:del w:id="24735" w:author="Rev 4 Allen Wirfs-Brock" w:date="2011-10-15T18:49:00Z">
          <w:r w:rsidRPr="00E77497" w:rsidDel="00D25231">
            <w:rPr>
              <w:rFonts w:ascii="Courier New" w:hAnsi="Courier New"/>
              <w:b/>
            </w:rPr>
            <w:br/>
          </w:r>
          <w:r w:rsidRPr="00E77497" w:rsidDel="00D25231">
            <w:delText>is determined as follows:</w:delText>
          </w:r>
        </w:del>
      </w:ins>
    </w:p>
    <w:p w:rsidR="00343186" w:rsidRPr="00E77497" w:rsidDel="00D25231" w:rsidRDefault="00343186">
      <w:pPr>
        <w:pStyle w:val="Alg4"/>
        <w:numPr>
          <w:ilvl w:val="0"/>
          <w:numId w:val="482"/>
        </w:numPr>
        <w:spacing w:after="220"/>
        <w:contextualSpacing/>
        <w:rPr>
          <w:ins w:id="24736" w:author="Rev 3 Allen Wirfs-Brock" w:date="2011-09-02T11:15:00Z"/>
          <w:del w:id="24737" w:author="Rev 4 Allen Wirfs-Brock" w:date="2011-10-15T18:49:00Z"/>
        </w:rPr>
        <w:pPrChange w:id="24738" w:author="Rev 4 Allen Wirfs-Brock" w:date="2011-11-07T12:16:00Z">
          <w:pPr>
            <w:pStyle w:val="Alg4"/>
            <w:numPr>
              <w:numId w:val="512"/>
            </w:numPr>
            <w:tabs>
              <w:tab w:val="num" w:pos="360"/>
            </w:tabs>
            <w:spacing w:after="220"/>
            <w:ind w:left="360" w:hanging="360"/>
            <w:contextualSpacing/>
          </w:pPr>
        </w:pPrChange>
      </w:pPr>
      <w:ins w:id="24739" w:author="Rev 3 Allen Wirfs-Brock" w:date="2011-09-02T11:15:00Z">
        <w:del w:id="24740"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24741" w:author="Rev 3 Allen Wirfs-Brock" w:date="2011-09-02T11:16:00Z">
        <w:del w:id="24742" w:author="Rev 4 Allen Wirfs-Brock" w:date="2011-10-15T18:49:00Z">
          <w:r w:rsidRPr="00E77497" w:rsidDel="00D25231">
            <w:rPr>
              <w:i/>
            </w:rPr>
            <w:delText>VariableDeclarationNoIn</w:delText>
          </w:r>
        </w:del>
      </w:ins>
      <w:ins w:id="24743" w:author="Rev 3 Allen Wirfs-Brock" w:date="2011-09-02T11:15:00Z">
        <w:del w:id="24744" w:author="Rev 4 Allen Wirfs-Brock" w:date="2011-10-15T18:49:00Z">
          <w:r w:rsidRPr="00E77497" w:rsidDel="00D25231">
            <w:delText>.</w:delText>
          </w:r>
        </w:del>
      </w:ins>
    </w:p>
    <w:p w:rsidR="00343186" w:rsidRPr="00E77497" w:rsidDel="00D25231" w:rsidRDefault="00343186">
      <w:pPr>
        <w:pStyle w:val="Alg4"/>
        <w:numPr>
          <w:ilvl w:val="0"/>
          <w:numId w:val="482"/>
        </w:numPr>
        <w:spacing w:after="220"/>
        <w:contextualSpacing/>
        <w:rPr>
          <w:ins w:id="24745" w:author="Rev 3 Allen Wirfs-Brock" w:date="2011-09-02T11:15:00Z"/>
          <w:del w:id="24746" w:author="Rev 4 Allen Wirfs-Brock" w:date="2011-10-15T18:49:00Z"/>
          <w:rStyle w:val="bnf"/>
          <w:rFonts w:eastAsia="MS Mincho"/>
          <w:i w:val="0"/>
          <w:spacing w:val="0"/>
          <w:lang w:eastAsia="ja-JP"/>
        </w:rPr>
        <w:pPrChange w:id="24747" w:author="Rev 4 Allen Wirfs-Brock" w:date="2011-11-07T12:16:00Z">
          <w:pPr>
            <w:pStyle w:val="Alg4"/>
            <w:numPr>
              <w:numId w:val="512"/>
            </w:numPr>
            <w:tabs>
              <w:tab w:val="num" w:pos="360"/>
            </w:tabs>
            <w:spacing w:after="220"/>
            <w:ind w:left="360" w:hanging="360"/>
            <w:contextualSpacing/>
          </w:pPr>
        </w:pPrChange>
      </w:pPr>
      <w:ins w:id="24748" w:author="Rev 3 Allen Wirfs-Brock" w:date="2011-09-02T11:15:00Z">
        <w:del w:id="24749"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rsidR="00343186" w:rsidRPr="00E77497" w:rsidDel="00D25231" w:rsidRDefault="00343186">
      <w:pPr>
        <w:pStyle w:val="Alg4"/>
        <w:numPr>
          <w:ilvl w:val="0"/>
          <w:numId w:val="482"/>
        </w:numPr>
        <w:spacing w:after="220"/>
        <w:contextualSpacing/>
        <w:rPr>
          <w:ins w:id="24750" w:author="Rev 3 Allen Wirfs-Brock" w:date="2011-09-02T11:15:00Z"/>
          <w:del w:id="24751" w:author="Rev 4 Allen Wirfs-Brock" w:date="2011-10-15T18:49:00Z"/>
        </w:rPr>
        <w:pPrChange w:id="24752" w:author="Rev 4 Allen Wirfs-Brock" w:date="2011-11-07T12:16:00Z">
          <w:pPr>
            <w:pStyle w:val="Alg4"/>
            <w:numPr>
              <w:numId w:val="512"/>
            </w:numPr>
            <w:tabs>
              <w:tab w:val="num" w:pos="360"/>
            </w:tabs>
            <w:spacing w:after="220"/>
            <w:ind w:left="360" w:hanging="360"/>
            <w:contextualSpacing/>
          </w:pPr>
        </w:pPrChange>
      </w:pPr>
      <w:ins w:id="24753" w:author="Rev 3 Allen Wirfs-Brock" w:date="2011-09-02T11:15:00Z">
        <w:del w:id="24754"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rsidR="004C02EF" w:rsidRPr="00E77497" w:rsidDel="00514B53" w:rsidRDefault="004C02EF" w:rsidP="004C02EF">
      <w:pPr>
        <w:jc w:val="left"/>
        <w:rPr>
          <w:del w:id="24755" w:author="Rev 6 Allen Wirfs-Brock" w:date="2012-02-26T16:11:00Z"/>
        </w:rPr>
      </w:pPr>
      <w:del w:id="24756"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24757"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24758"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rsidR="004C02EF" w:rsidRPr="00E77497" w:rsidDel="005C189A" w:rsidRDefault="004C02EF" w:rsidP="00B34B48">
      <w:pPr>
        <w:pStyle w:val="Alg3"/>
        <w:numPr>
          <w:ilvl w:val="0"/>
          <w:numId w:val="123"/>
        </w:numPr>
        <w:rPr>
          <w:del w:id="24759" w:author="Rev 6 Allen Wirfs-Brock" w:date="2012-01-31T15:12:00Z"/>
        </w:rPr>
      </w:pPr>
      <w:del w:id="24760"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rsidR="004C02EF" w:rsidRPr="00E77497" w:rsidDel="00514B53" w:rsidRDefault="004C02EF" w:rsidP="00B34B48">
      <w:pPr>
        <w:pStyle w:val="Alg3"/>
        <w:numPr>
          <w:ilvl w:val="0"/>
          <w:numId w:val="123"/>
        </w:numPr>
        <w:rPr>
          <w:del w:id="24761" w:author="Rev 6 Allen Wirfs-Brock" w:date="2012-02-26T16:11:00Z"/>
        </w:rPr>
      </w:pPr>
      <w:del w:id="24762"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rsidR="004C02EF" w:rsidRPr="00E77497" w:rsidDel="00514B53" w:rsidRDefault="004C02EF" w:rsidP="00B34B48">
      <w:pPr>
        <w:pStyle w:val="Alg3"/>
        <w:numPr>
          <w:ilvl w:val="0"/>
          <w:numId w:val="123"/>
        </w:numPr>
        <w:rPr>
          <w:del w:id="24763" w:author="Rev 6 Allen Wirfs-Brock" w:date="2012-02-26T16:11:00Z"/>
        </w:rPr>
      </w:pPr>
      <w:del w:id="24764"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rsidR="004C02EF" w:rsidRPr="00E77497" w:rsidDel="00514B53" w:rsidRDefault="004C02EF" w:rsidP="00B34B48">
      <w:pPr>
        <w:pStyle w:val="Alg3"/>
        <w:numPr>
          <w:ilvl w:val="0"/>
          <w:numId w:val="123"/>
        </w:numPr>
        <w:rPr>
          <w:del w:id="24765" w:author="Rev 6 Allen Wirfs-Brock" w:date="2012-02-26T16:11:00Z"/>
        </w:rPr>
      </w:pPr>
      <w:del w:id="24766"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rsidR="004C02EF" w:rsidRPr="00E77497" w:rsidDel="00514B53" w:rsidRDefault="004C02EF" w:rsidP="00B34B48">
      <w:pPr>
        <w:pStyle w:val="Alg3"/>
        <w:numPr>
          <w:ilvl w:val="0"/>
          <w:numId w:val="123"/>
        </w:numPr>
        <w:rPr>
          <w:del w:id="24767" w:author="Rev 6 Allen Wirfs-Brock" w:date="2012-02-26T16:11:00Z"/>
        </w:rPr>
      </w:pPr>
      <w:del w:id="24768"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rsidR="004C02EF" w:rsidRPr="00E77497" w:rsidDel="00514B53" w:rsidRDefault="004C02EF" w:rsidP="00B34B48">
      <w:pPr>
        <w:pStyle w:val="Alg3"/>
        <w:numPr>
          <w:ilvl w:val="0"/>
          <w:numId w:val="123"/>
        </w:numPr>
        <w:rPr>
          <w:del w:id="24769" w:author="Rev 6 Allen Wirfs-Brock" w:date="2012-02-26T16:11:00Z"/>
        </w:rPr>
      </w:pPr>
      <w:del w:id="24770"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rsidR="004C02EF" w:rsidRPr="00E77497" w:rsidDel="00514B53" w:rsidRDefault="004C02EF" w:rsidP="00B34B48">
      <w:pPr>
        <w:pStyle w:val="Alg3"/>
        <w:keepNext/>
        <w:numPr>
          <w:ilvl w:val="0"/>
          <w:numId w:val="123"/>
        </w:numPr>
        <w:rPr>
          <w:del w:id="24771" w:author="Rev 6 Allen Wirfs-Brock" w:date="2012-02-26T16:11:00Z"/>
        </w:rPr>
      </w:pPr>
      <w:del w:id="24772" w:author="Rev 6 Allen Wirfs-Brock" w:date="2012-02-26T16:11:00Z">
        <w:r w:rsidRPr="00E77497" w:rsidDel="00514B53">
          <w:delText>Repeat</w:delText>
        </w:r>
      </w:del>
    </w:p>
    <w:p w:rsidR="004C02EF" w:rsidRPr="00E77497" w:rsidDel="00EA0311" w:rsidRDefault="004C02EF" w:rsidP="00B34B48">
      <w:pPr>
        <w:pStyle w:val="Alg3"/>
        <w:numPr>
          <w:ilvl w:val="1"/>
          <w:numId w:val="123"/>
        </w:numPr>
        <w:rPr>
          <w:del w:id="24773" w:author="Rev 6 Allen Wirfs-Brock" w:date="2012-02-01T13:56:00Z"/>
        </w:rPr>
      </w:pPr>
      <w:del w:id="24774"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rsidR="004C02EF" w:rsidRPr="00E77497" w:rsidDel="005C189A" w:rsidRDefault="004C02EF" w:rsidP="00B34B48">
      <w:pPr>
        <w:pStyle w:val="Alg3"/>
        <w:numPr>
          <w:ilvl w:val="1"/>
          <w:numId w:val="123"/>
        </w:numPr>
        <w:rPr>
          <w:del w:id="24775" w:author="Rev 6 Allen Wirfs-Brock" w:date="2012-01-31T15:17:00Z"/>
        </w:rPr>
      </w:pPr>
      <w:del w:id="24776"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rsidR="004C02EF" w:rsidRPr="00E77497" w:rsidDel="00514B53" w:rsidRDefault="004C02EF" w:rsidP="00B34B48">
      <w:pPr>
        <w:pStyle w:val="Alg3"/>
        <w:numPr>
          <w:ilvl w:val="1"/>
          <w:numId w:val="123"/>
        </w:numPr>
        <w:rPr>
          <w:del w:id="24777" w:author="Rev 6 Allen Wirfs-Brock" w:date="2012-02-26T16:11:00Z"/>
        </w:rPr>
      </w:pPr>
      <w:del w:id="24778"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24779" w:author="Rev 6 Allen Wirfs-Brock" w:date="2012-02-26T16:11:00Z">
        <w:r w:rsidRPr="00E77497" w:rsidDel="00514B53">
          <w:delText>.</w:delText>
        </w:r>
      </w:del>
    </w:p>
    <w:p w:rsidR="004C02EF" w:rsidRPr="00E77497" w:rsidDel="00514B53" w:rsidRDefault="004C02EF" w:rsidP="00B34B48">
      <w:pPr>
        <w:pStyle w:val="Alg3"/>
        <w:numPr>
          <w:ilvl w:val="1"/>
          <w:numId w:val="123"/>
        </w:numPr>
        <w:rPr>
          <w:del w:id="24780" w:author="Rev 6 Allen Wirfs-Brock" w:date="2012-02-26T16:11:00Z"/>
        </w:rPr>
      </w:pPr>
      <w:del w:id="24781"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rsidR="004C02EF" w:rsidRPr="00E77497" w:rsidDel="00514B53" w:rsidRDefault="004C02EF" w:rsidP="00B34B48">
      <w:pPr>
        <w:pStyle w:val="Alg3"/>
        <w:numPr>
          <w:ilvl w:val="1"/>
          <w:numId w:val="123"/>
        </w:numPr>
        <w:rPr>
          <w:del w:id="24782" w:author="Rev 6 Allen Wirfs-Brock" w:date="2012-02-26T16:11:00Z"/>
        </w:rPr>
      </w:pPr>
      <w:del w:id="24783"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rsidR="004C02EF" w:rsidRPr="00E77497" w:rsidDel="00514B53" w:rsidRDefault="004C02EF" w:rsidP="00B34B48">
      <w:pPr>
        <w:pStyle w:val="Alg3"/>
        <w:numPr>
          <w:ilvl w:val="1"/>
          <w:numId w:val="123"/>
        </w:numPr>
        <w:rPr>
          <w:del w:id="24784" w:author="Rev 6 Allen Wirfs-Brock" w:date="2012-02-26T16:11:00Z"/>
        </w:rPr>
      </w:pPr>
      <w:del w:id="24785"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24786" w:author="Rev 6 Allen Wirfs-Brock" w:date="2012-02-23T18:29:00Z">
        <w:r w:rsidRPr="00E77497" w:rsidDel="001F39C4">
          <w:delText>the current label set</w:delText>
        </w:r>
      </w:del>
      <w:del w:id="24787"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rsidR="004C02EF" w:rsidRPr="00E77497" w:rsidDel="00514B53" w:rsidRDefault="004C02EF" w:rsidP="00B34B48">
      <w:pPr>
        <w:pStyle w:val="Alg3"/>
        <w:numPr>
          <w:ilvl w:val="1"/>
          <w:numId w:val="123"/>
        </w:numPr>
        <w:rPr>
          <w:del w:id="24788" w:author="Rev 6 Allen Wirfs-Brock" w:date="2012-02-26T16:11:00Z"/>
        </w:rPr>
      </w:pPr>
      <w:del w:id="24789"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24790" w:author="Allen Wirfs-Brock rev2" w:date="2011-07-25T15:33:00Z">
        <w:del w:id="24791" w:author="Rev 6 Allen Wirfs-Brock" w:date="2012-02-26T16:11:00Z">
          <w:r w:rsidR="006B2955" w:rsidRPr="00E77497" w:rsidDel="00514B53">
            <w:delText>or</w:delText>
          </w:r>
        </w:del>
      </w:ins>
      <w:del w:id="24792"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24793" w:author="Rev 6 Allen Wirfs-Brock" w:date="2012-02-23T18:29:00Z">
        <w:r w:rsidRPr="00E77497" w:rsidDel="001F39C4">
          <w:delText>the current label set</w:delText>
        </w:r>
      </w:del>
      <w:del w:id="24794" w:author="Rev 6 Allen Wirfs-Brock" w:date="2012-02-26T16:11:00Z">
        <w:r w:rsidRPr="00E77497" w:rsidDel="00514B53">
          <w:delText>, then</w:delText>
        </w:r>
      </w:del>
    </w:p>
    <w:p w:rsidR="004C02EF" w:rsidRPr="00E77497" w:rsidDel="00514B53" w:rsidRDefault="004C02EF" w:rsidP="00B34B48">
      <w:pPr>
        <w:pStyle w:val="Alg3"/>
        <w:numPr>
          <w:ilvl w:val="2"/>
          <w:numId w:val="123"/>
        </w:numPr>
        <w:spacing w:after="220"/>
        <w:rPr>
          <w:del w:id="24795" w:author="Rev 6 Allen Wirfs-Brock" w:date="2012-02-26T16:11:00Z"/>
        </w:rPr>
      </w:pPr>
      <w:del w:id="24796"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rsidR="004C02EF" w:rsidRPr="00E77497" w:rsidDel="00BB04E8" w:rsidRDefault="004C02EF" w:rsidP="004C02EF">
      <w:pPr>
        <w:rPr>
          <w:del w:id="24797" w:author="Rev 6 Allen Wirfs-Brock" w:date="2012-02-26T16:45:00Z"/>
        </w:rPr>
      </w:pPr>
      <w:del w:id="24798"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rsidR="004C02EF" w:rsidRPr="00E77497" w:rsidDel="00BB04E8" w:rsidRDefault="004C02EF" w:rsidP="004C02EF">
      <w:pPr>
        <w:rPr>
          <w:del w:id="24799" w:author="Rev 6 Allen Wirfs-Brock" w:date="2012-02-26T16:45:00Z"/>
        </w:rPr>
      </w:pPr>
      <w:del w:id="24800"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24801" w:name="_Toc375031206"/>
        <w:bookmarkStart w:id="24802" w:name="_Toc381513719"/>
        <w:bookmarkStart w:id="24803" w:name="_Toc382212241"/>
        <w:bookmarkStart w:id="24804" w:name="_Toc382212783"/>
        <w:bookmarkStart w:id="24805" w:name="_Toc382291586"/>
        <w:bookmarkStart w:id="24806" w:name="_Ref382717821"/>
        <w:bookmarkStart w:id="24807" w:name="_Toc385672235"/>
        <w:bookmarkStart w:id="24808" w:name="_Toc393690339"/>
        <w:r w:rsidRPr="00E77497" w:rsidDel="00BB04E8">
          <w:delText xml:space="preserve"> The values of [[Enumerable]] attributes are not considered when determining if a property of a prototype object is shadowed by a previous object on the prototype chain.</w:delText>
        </w:r>
      </w:del>
    </w:p>
    <w:p w:rsidR="004C02EF" w:rsidRPr="00E77497" w:rsidDel="002F6D6F" w:rsidRDefault="004C02EF" w:rsidP="004C02EF">
      <w:pPr>
        <w:pStyle w:val="Note"/>
        <w:rPr>
          <w:del w:id="24809" w:author="Rev 6 Allen Wirfs-Brock" w:date="2012-02-01T13:38:00Z"/>
        </w:rPr>
      </w:pPr>
      <w:del w:id="24810" w:author="Rev 6 Allen Wirfs-Brock" w:date="2012-02-01T13:38:00Z">
        <w:r w:rsidRPr="00E77497" w:rsidDel="002F6D6F">
          <w:delText>NOTE</w:delText>
        </w:r>
        <w:r w:rsidRPr="00E77497" w:rsidDel="002F6D6F">
          <w:tab/>
          <w:delText>See NOTE 11.13.1.</w:delText>
        </w:r>
      </w:del>
    </w:p>
    <w:p w:rsidR="004C02EF" w:rsidRPr="00E77497" w:rsidRDefault="004C02EF" w:rsidP="00B43482">
      <w:pPr>
        <w:pStyle w:val="Heading2"/>
        <w:numPr>
          <w:ilvl w:val="0"/>
          <w:numId w:val="0"/>
        </w:numPr>
      </w:pPr>
      <w:bookmarkStart w:id="24811" w:name="_Ref440445453"/>
      <w:bookmarkStart w:id="24812" w:name="_Toc472818885"/>
      <w:bookmarkStart w:id="24813" w:name="_Toc235503460"/>
      <w:bookmarkStart w:id="24814" w:name="_Toc241509235"/>
      <w:bookmarkStart w:id="24815" w:name="_Toc244416722"/>
      <w:bookmarkStart w:id="24816" w:name="_Toc276631086"/>
      <w:bookmarkStart w:id="24817" w:name="_Toc339020410"/>
      <w:r w:rsidRPr="00E77497">
        <w:t>12.7</w:t>
      </w:r>
      <w:r w:rsidRPr="00E77497">
        <w:tab/>
        <w:t xml:space="preserve">The </w:t>
      </w:r>
      <w:r w:rsidRPr="00E77497">
        <w:rPr>
          <w:rFonts w:ascii="Courier New" w:hAnsi="Courier New"/>
        </w:rPr>
        <w:t>continue</w:t>
      </w:r>
      <w:r w:rsidRPr="00E77497">
        <w:t xml:space="preserve"> Statement</w:t>
      </w:r>
      <w:bookmarkEnd w:id="24801"/>
      <w:bookmarkEnd w:id="24802"/>
      <w:bookmarkEnd w:id="24803"/>
      <w:bookmarkEnd w:id="24804"/>
      <w:bookmarkEnd w:id="24805"/>
      <w:bookmarkEnd w:id="24806"/>
      <w:bookmarkEnd w:id="24807"/>
      <w:bookmarkEnd w:id="24808"/>
      <w:bookmarkEnd w:id="24811"/>
      <w:bookmarkEnd w:id="24812"/>
      <w:bookmarkEnd w:id="24813"/>
      <w:bookmarkEnd w:id="24814"/>
      <w:bookmarkEnd w:id="24815"/>
      <w:bookmarkEnd w:id="24816"/>
      <w:bookmarkEnd w:id="2481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ContinueStatement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rsidR="00726A32" w:rsidRPr="00E77497" w:rsidRDefault="00726A32" w:rsidP="00726A32">
      <w:pPr>
        <w:pStyle w:val="Heading4"/>
        <w:numPr>
          <w:ilvl w:val="0"/>
          <w:numId w:val="0"/>
        </w:numPr>
        <w:rPr>
          <w:ins w:id="24818" w:author="Rev 6 Allen Wirfs-Brock" w:date="2012-02-18T13:17:00Z"/>
        </w:rPr>
      </w:pPr>
      <w:ins w:id="24819" w:author="Rev 6 Allen Wirfs-Brock" w:date="2012-02-18T13:17:00Z">
        <w:r w:rsidRPr="00E77497">
          <w:t>Static Semantics</w:t>
        </w:r>
      </w:ins>
    </w:p>
    <w:p w:rsidR="00726A32" w:rsidRPr="00E77497" w:rsidRDefault="00726A32" w:rsidP="00726A32">
      <w:pPr>
        <w:rPr>
          <w:ins w:id="24820" w:author="Rev 6 Allen Wirfs-Brock" w:date="2012-02-18T13:17:00Z"/>
          <w:rFonts w:ascii="Helvetica" w:hAnsi="Helvetica"/>
          <w:b/>
        </w:rPr>
      </w:pPr>
      <w:ins w:id="24821" w:author="Rev 6 Allen Wirfs-Brock" w:date="2012-02-18T13:17:00Z">
        <w:r w:rsidRPr="00E77497">
          <w:rPr>
            <w:rFonts w:ascii="Helvetica" w:hAnsi="Helvetica"/>
            <w:b/>
          </w:rPr>
          <w:t>Static Semantics:  Early Errors</w:t>
        </w:r>
      </w:ins>
    </w:p>
    <w:p w:rsidR="004C02EF" w:rsidRPr="00E77497" w:rsidDel="00726A32" w:rsidRDefault="004C02EF" w:rsidP="004C02EF">
      <w:pPr>
        <w:pStyle w:val="Syntax"/>
        <w:rPr>
          <w:del w:id="24822" w:author="Rev 6 Allen Wirfs-Brock" w:date="2012-02-18T13:17:00Z"/>
        </w:rPr>
      </w:pPr>
      <w:del w:id="24823" w:author="Rev 6 Allen Wirfs-Brock" w:date="2012-02-18T13:17:00Z">
        <w:r w:rsidRPr="00E77497" w:rsidDel="00726A32">
          <w:delText>Semantics</w:delText>
        </w:r>
      </w:del>
    </w:p>
    <w:p w:rsidR="00726A32" w:rsidRPr="0035100D" w:rsidRDefault="00726A32" w:rsidP="00726A32">
      <w:pPr>
        <w:rPr>
          <w:ins w:id="24824" w:author="Rev 6 Allen Wirfs-Brock" w:date="2012-02-18T13:22:00Z"/>
        </w:rPr>
      </w:pPr>
      <w:ins w:id="24825" w:author="Rev 6 Allen Wirfs-Brock" w:date="2012-02-18T13:23:00Z">
        <w:r>
          <w:rPr>
            <w:rFonts w:ascii="Times New Roman" w:hAnsi="Times New Roman"/>
            <w:i/>
          </w:rPr>
          <w:t>ContinueStatement</w:t>
        </w:r>
      </w:ins>
      <w:ins w:id="24826"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24827" w:author="Rev 6 Allen Wirfs-Brock" w:date="2012-02-18T13:23:00Z">
        <w:r w:rsidRPr="0035100D">
          <w:rPr>
            <w:rFonts w:ascii="Courier New" w:hAnsi="Courier New"/>
            <w:b/>
          </w:rPr>
          <w:t>continue ;</w:t>
        </w:r>
      </w:ins>
      <w:ins w:id="24828" w:author="Rev 6 Allen Wirfs-Brock" w:date="2012-02-18T13:22:00Z">
        <w:r w:rsidRPr="0035100D">
          <w:t xml:space="preserve"> </w:t>
        </w:r>
      </w:ins>
    </w:p>
    <w:p w:rsidR="004C02EF" w:rsidRPr="006A2C4B" w:rsidDel="00726A32" w:rsidRDefault="004C02EF" w:rsidP="004C02EF">
      <w:pPr>
        <w:rPr>
          <w:del w:id="24829" w:author="Rev 6 Allen Wirfs-Brock" w:date="2012-02-18T13:22:00Z"/>
          <w:rFonts w:cs="Arial"/>
        </w:rPr>
      </w:pPr>
      <w:del w:id="24830" w:author="Rev 6 Allen Wirfs-Brock" w:date="2012-02-18T13:22:00Z">
        <w:r w:rsidRPr="006A2C4B" w:rsidDel="00726A32">
          <w:rPr>
            <w:rFonts w:cs="Arial"/>
          </w:rPr>
          <w:delText>A program is considered syntactically incorrect if either of the following is true:</w:delText>
        </w:r>
        <w:bookmarkStart w:id="24831" w:name="_Toc382212784"/>
      </w:del>
    </w:p>
    <w:p w:rsidR="004C02EF" w:rsidRPr="00E77497" w:rsidRDefault="00726A32" w:rsidP="004C02EF">
      <w:pPr>
        <w:pStyle w:val="Bullet2Notlast"/>
        <w:numPr>
          <w:ilvl w:val="0"/>
          <w:numId w:val="26"/>
        </w:numPr>
        <w:ind w:left="1080"/>
        <w:rPr>
          <w:rFonts w:ascii="Arial" w:hAnsi="Arial"/>
        </w:rPr>
      </w:pPr>
      <w:ins w:id="24832" w:author="Rev 6 Allen Wirfs-Brock" w:date="2012-02-18T13:18:00Z">
        <w:r w:rsidRPr="0035100D">
          <w:rPr>
            <w:rFonts w:ascii="Arial" w:hAnsi="Arial" w:cs="Arial"/>
          </w:rPr>
          <w:t>It is a Syntax Error if</w:t>
        </w:r>
        <w:r w:rsidRPr="006B6D0A">
          <w:t xml:space="preserve"> </w:t>
        </w:r>
      </w:ins>
      <w:del w:id="24833" w:author="Rev 6 Allen Wirfs-Brock" w:date="2012-02-18T13:18:00Z">
        <w:r w:rsidR="004C02EF" w:rsidRPr="00E77497" w:rsidDel="00726A32">
          <w:rPr>
            <w:rFonts w:ascii="Arial" w:hAnsi="Arial"/>
          </w:rPr>
          <w:delText xml:space="preserve">The </w:delText>
        </w:r>
      </w:del>
      <w:del w:id="24834"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24835"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rsidR="0035100D" w:rsidRPr="00E77497" w:rsidRDefault="0035100D" w:rsidP="0035100D">
      <w:pPr>
        <w:rPr>
          <w:ins w:id="24836" w:author="Rev 6 Allen Wirfs-Brock" w:date="2012-02-18T13:26:00Z"/>
        </w:rPr>
      </w:pPr>
      <w:ins w:id="24837"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rsidR="004C02EF" w:rsidRPr="00E77497" w:rsidRDefault="0035100D" w:rsidP="004C02EF">
      <w:pPr>
        <w:pStyle w:val="Bullet2Last"/>
        <w:numPr>
          <w:ilvl w:val="0"/>
          <w:numId w:val="26"/>
        </w:numPr>
        <w:ind w:left="1080"/>
        <w:rPr>
          <w:rFonts w:ascii="Arial" w:hAnsi="Arial"/>
        </w:rPr>
      </w:pPr>
      <w:ins w:id="24838" w:author="Rev 6 Allen Wirfs-Brock" w:date="2012-02-18T13:29:00Z">
        <w:r w:rsidRPr="0035100D">
          <w:rPr>
            <w:rFonts w:ascii="Arial" w:hAnsi="Arial" w:cs="Arial"/>
          </w:rPr>
          <w:lastRenderedPageBreak/>
          <w:t>It is a Syntax Error if</w:t>
        </w:r>
      </w:ins>
      <w:del w:id="24839"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24840" w:author="Rev 6 Allen Wirfs-Brock" w:date="2012-02-24T09:17:00Z">
        <w:r w:rsidR="00097080" w:rsidRPr="00451D9D">
          <w:rPr>
            <w:i/>
          </w:rPr>
          <w:t>CurrentLabelSet</w:t>
        </w:r>
      </w:ins>
      <w:del w:id="24841"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rsidR="0035100D" w:rsidRPr="00E77497" w:rsidRDefault="0035100D" w:rsidP="0035100D">
      <w:pPr>
        <w:pStyle w:val="Heading4"/>
        <w:numPr>
          <w:ilvl w:val="0"/>
          <w:numId w:val="0"/>
        </w:numPr>
        <w:rPr>
          <w:ins w:id="24842" w:author="Rev 6 Allen Wirfs-Brock" w:date="2012-02-18T13:31:00Z"/>
        </w:rPr>
      </w:pPr>
      <w:ins w:id="24843" w:author="Rev 6 Allen Wirfs-Brock" w:date="2012-02-18T13:31:00Z">
        <w:r w:rsidRPr="00E77497">
          <w:t>Runtime Semantics</w:t>
        </w:r>
      </w:ins>
    </w:p>
    <w:p w:rsidR="00726A32" w:rsidRPr="00E77497" w:rsidRDefault="00726A32" w:rsidP="00726A32">
      <w:pPr>
        <w:keepNext/>
        <w:rPr>
          <w:ins w:id="24844" w:author="Rev 6 Allen Wirfs-Brock" w:date="2012-02-18T13:16:00Z"/>
          <w:rFonts w:ascii="Helvetica" w:hAnsi="Helvetica"/>
          <w:b/>
        </w:rPr>
      </w:pPr>
      <w:ins w:id="24845"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rsidR="0035100D" w:rsidRPr="00E77497" w:rsidRDefault="0035100D" w:rsidP="0035100D">
      <w:pPr>
        <w:rPr>
          <w:ins w:id="24846" w:author="Rev 6 Allen Wirfs-Brock" w:date="2012-02-18T13:30:00Z"/>
        </w:rPr>
      </w:pPr>
      <w:ins w:id="24847"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rsidR="004C02EF" w:rsidRPr="00E77497" w:rsidDel="0035100D" w:rsidRDefault="004C02EF" w:rsidP="004C02EF">
      <w:pPr>
        <w:rPr>
          <w:del w:id="24848" w:author="Rev 6 Allen Wirfs-Brock" w:date="2012-02-18T13:30:00Z"/>
        </w:rPr>
      </w:pPr>
      <w:del w:id="24849"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rsidR="004C02EF" w:rsidRPr="00E77497" w:rsidRDefault="004C02EF" w:rsidP="00B34B48">
      <w:pPr>
        <w:pStyle w:val="Alg2"/>
        <w:numPr>
          <w:ilvl w:val="0"/>
          <w:numId w:val="124"/>
        </w:numPr>
        <w:spacing w:after="220"/>
      </w:pPr>
      <w:r w:rsidRPr="00E77497">
        <w:t xml:space="preserve">Return </w:t>
      </w:r>
      <w:ins w:id="24850" w:author="Rev 6 Allen Wirfs-Brock" w:date="2012-02-18T13:05:00Z">
        <w:r w:rsidR="00675312">
          <w:t xml:space="preserve">Completion {[[type]]: </w:t>
        </w:r>
      </w:ins>
      <w:del w:id="24851" w:author="Rev 6 Allen Wirfs-Brock" w:date="2012-02-18T13:05:00Z">
        <w:r w:rsidRPr="00E77497" w:rsidDel="00675312">
          <w:delText>(</w:delText>
        </w:r>
      </w:del>
      <w:r w:rsidRPr="00E77497">
        <w:rPr>
          <w:rFonts w:ascii="Arial" w:hAnsi="Arial" w:cs="Arial"/>
        </w:rPr>
        <w:t>continue</w:t>
      </w:r>
      <w:r w:rsidRPr="00E77497">
        <w:t xml:space="preserve">, </w:t>
      </w:r>
      <w:ins w:id="24852" w:author="Rev 6 Allen Wirfs-Brock" w:date="2012-02-18T13:07:00Z">
        <w:r w:rsidR="00675312">
          <w:t xml:space="preserve">[[value]]: </w:t>
        </w:r>
      </w:ins>
      <w:r w:rsidRPr="00E77497">
        <w:rPr>
          <w:rFonts w:ascii="Arial" w:hAnsi="Arial" w:cs="Arial"/>
        </w:rPr>
        <w:t>empty</w:t>
      </w:r>
      <w:r w:rsidRPr="00E77497">
        <w:t xml:space="preserve">, </w:t>
      </w:r>
      <w:ins w:id="24853" w:author="Rev 6 Allen Wirfs-Brock" w:date="2012-02-18T13:07:00Z">
        <w:r w:rsidR="00675312">
          <w:t xml:space="preserve">[[target]]: </w:t>
        </w:r>
      </w:ins>
      <w:r w:rsidRPr="00E77497">
        <w:rPr>
          <w:rFonts w:ascii="Arial" w:hAnsi="Arial" w:cs="Arial"/>
        </w:rPr>
        <w:t>empty</w:t>
      </w:r>
      <w:del w:id="24854" w:author="Rev 6 Allen Wirfs-Brock" w:date="2012-02-18T13:07:00Z">
        <w:r w:rsidRPr="00E77497" w:rsidDel="00675312">
          <w:delText>).</w:delText>
        </w:r>
      </w:del>
      <w:ins w:id="24855" w:author="Rev 6 Allen Wirfs-Brock" w:date="2012-02-18T13:07:00Z">
        <w:r w:rsidR="00675312">
          <w:t>}</w:t>
        </w:r>
        <w:r w:rsidR="00675312" w:rsidRPr="00E77497">
          <w:t>.</w:t>
        </w:r>
      </w:ins>
    </w:p>
    <w:p w:rsidR="0035100D" w:rsidRPr="00E77497" w:rsidRDefault="0035100D" w:rsidP="0035100D">
      <w:pPr>
        <w:rPr>
          <w:ins w:id="24856" w:author="Rev 6 Allen Wirfs-Brock" w:date="2012-02-18T13:30:00Z"/>
        </w:rPr>
      </w:pPr>
      <w:ins w:id="24857"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rsidR="004C02EF" w:rsidRPr="00E77497" w:rsidDel="0035100D" w:rsidRDefault="004C02EF" w:rsidP="004C02EF">
      <w:pPr>
        <w:rPr>
          <w:del w:id="24858" w:author="Rev 6 Allen Wirfs-Brock" w:date="2012-02-18T13:30:00Z"/>
          <w:rFonts w:ascii="Times New Roman" w:hAnsi="Times New Roman"/>
        </w:rPr>
      </w:pPr>
      <w:del w:id="24859"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rsidR="004C02EF" w:rsidRPr="00E77497" w:rsidRDefault="004C02EF" w:rsidP="00B34B48">
      <w:pPr>
        <w:pStyle w:val="Alg2"/>
        <w:numPr>
          <w:ilvl w:val="0"/>
          <w:numId w:val="125"/>
        </w:numPr>
        <w:spacing w:after="220"/>
        <w:rPr>
          <w:rFonts w:ascii="Arial" w:hAnsi="Arial"/>
        </w:rPr>
      </w:pPr>
      <w:r w:rsidRPr="00E77497">
        <w:t xml:space="preserve">Return </w:t>
      </w:r>
      <w:ins w:id="24860" w:author="Rev 6 Allen Wirfs-Brock" w:date="2012-02-18T13:05:00Z">
        <w:r w:rsidR="00675312">
          <w:t xml:space="preserve">Completion {[[type]]: </w:t>
        </w:r>
      </w:ins>
      <w:del w:id="24861" w:author="Rev 6 Allen Wirfs-Brock" w:date="2012-02-18T13:05:00Z">
        <w:r w:rsidRPr="00E77497" w:rsidDel="00675312">
          <w:delText>(</w:delText>
        </w:r>
      </w:del>
      <w:r w:rsidRPr="00E77497">
        <w:rPr>
          <w:rFonts w:ascii="Arial" w:hAnsi="Arial" w:cs="Arial"/>
        </w:rPr>
        <w:t>continue</w:t>
      </w:r>
      <w:r w:rsidRPr="00E77497">
        <w:t xml:space="preserve">, </w:t>
      </w:r>
      <w:ins w:id="24862"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24863" w:author="Rev 6 Allen Wirfs-Brock" w:date="2012-02-18T13:07:00Z">
        <w:r w:rsidR="00675312">
          <w:t xml:space="preserve">[[target]]: </w:t>
        </w:r>
      </w:ins>
      <w:r w:rsidRPr="00E77497">
        <w:rPr>
          <w:i/>
        </w:rPr>
        <w:t>Identifier</w:t>
      </w:r>
      <w:del w:id="24864" w:author="Rev 6 Allen Wirfs-Brock" w:date="2012-02-18T13:07:00Z">
        <w:r w:rsidRPr="00E77497" w:rsidDel="00675312">
          <w:delText>).</w:delText>
        </w:r>
      </w:del>
      <w:ins w:id="24865" w:author="Rev 6 Allen Wirfs-Brock" w:date="2012-02-18T13:07:00Z">
        <w:r w:rsidR="00675312">
          <w:t>}</w:t>
        </w:r>
        <w:r w:rsidR="00675312" w:rsidRPr="00E77497">
          <w:t>.</w:t>
        </w:r>
      </w:ins>
    </w:p>
    <w:p w:rsidR="004C02EF" w:rsidRPr="00E77497" w:rsidRDefault="004C02EF" w:rsidP="00B43482">
      <w:pPr>
        <w:pStyle w:val="Heading2"/>
        <w:numPr>
          <w:ilvl w:val="0"/>
          <w:numId w:val="0"/>
        </w:numPr>
      </w:pPr>
      <w:bookmarkStart w:id="24866" w:name="_Toc375031207"/>
      <w:bookmarkStart w:id="24867" w:name="_Toc381513720"/>
      <w:bookmarkStart w:id="24868" w:name="_Toc382212242"/>
      <w:bookmarkStart w:id="24869" w:name="_Toc382212785"/>
      <w:bookmarkStart w:id="24870" w:name="_Toc382291587"/>
      <w:bookmarkStart w:id="24871" w:name="_Ref382717823"/>
      <w:bookmarkStart w:id="24872" w:name="_Toc385672236"/>
      <w:bookmarkStart w:id="24873" w:name="_Toc393690340"/>
      <w:bookmarkStart w:id="24874" w:name="_Ref440445472"/>
      <w:bookmarkStart w:id="24875" w:name="_Toc472818886"/>
      <w:bookmarkStart w:id="24876" w:name="_Toc235503461"/>
      <w:bookmarkStart w:id="24877" w:name="_Toc241509236"/>
      <w:bookmarkStart w:id="24878" w:name="_Toc244416723"/>
      <w:bookmarkStart w:id="24879" w:name="_Toc276631087"/>
      <w:bookmarkStart w:id="24880" w:name="_Toc339020411"/>
      <w:bookmarkEnd w:id="24831"/>
      <w:r w:rsidRPr="00E77497">
        <w:t>12.8</w:t>
      </w:r>
      <w:r w:rsidRPr="00E77497">
        <w:tab/>
        <w:t xml:space="preserve">The </w:t>
      </w:r>
      <w:r w:rsidRPr="00E77497">
        <w:rPr>
          <w:rFonts w:ascii="Courier New" w:hAnsi="Courier New"/>
        </w:rPr>
        <w:t>break</w:t>
      </w:r>
      <w:r w:rsidRPr="00E77497">
        <w:t xml:space="preserve"> Statemen</w:t>
      </w:r>
      <w:bookmarkEnd w:id="24866"/>
      <w:bookmarkEnd w:id="24867"/>
      <w:bookmarkEnd w:id="24868"/>
      <w:bookmarkEnd w:id="24869"/>
      <w:bookmarkEnd w:id="24870"/>
      <w:bookmarkEnd w:id="24871"/>
      <w:bookmarkEnd w:id="24872"/>
      <w:bookmarkEnd w:id="24873"/>
      <w:r w:rsidRPr="00E77497">
        <w:t>t</w:t>
      </w:r>
      <w:bookmarkEnd w:id="24874"/>
      <w:bookmarkEnd w:id="24875"/>
      <w:bookmarkEnd w:id="24876"/>
      <w:bookmarkEnd w:id="24877"/>
      <w:bookmarkEnd w:id="24878"/>
      <w:bookmarkEnd w:id="24879"/>
      <w:bookmarkEnd w:id="2488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BreakStatement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rsidR="0035100D" w:rsidRPr="00E77497" w:rsidRDefault="0035100D" w:rsidP="0035100D">
      <w:pPr>
        <w:pStyle w:val="Heading4"/>
        <w:numPr>
          <w:ilvl w:val="0"/>
          <w:numId w:val="0"/>
        </w:numPr>
        <w:rPr>
          <w:ins w:id="24881" w:author="Rev 6 Allen Wirfs-Brock" w:date="2012-02-18T13:31:00Z"/>
        </w:rPr>
      </w:pPr>
      <w:ins w:id="24882" w:author="Rev 6 Allen Wirfs-Brock" w:date="2012-02-18T13:31:00Z">
        <w:r w:rsidRPr="00E77497">
          <w:t>Static Semantics</w:t>
        </w:r>
      </w:ins>
    </w:p>
    <w:p w:rsidR="0035100D" w:rsidRPr="00E77497" w:rsidRDefault="0035100D" w:rsidP="0035100D">
      <w:pPr>
        <w:rPr>
          <w:ins w:id="24883" w:author="Rev 6 Allen Wirfs-Brock" w:date="2012-02-18T13:31:00Z"/>
          <w:rFonts w:ascii="Helvetica" w:hAnsi="Helvetica"/>
          <w:b/>
        </w:rPr>
      </w:pPr>
      <w:ins w:id="24884" w:author="Rev 6 Allen Wirfs-Brock" w:date="2012-02-18T13:31:00Z">
        <w:r w:rsidRPr="00E77497">
          <w:rPr>
            <w:rFonts w:ascii="Helvetica" w:hAnsi="Helvetica"/>
            <w:b/>
          </w:rPr>
          <w:t>Static Semantics:  Early Errors</w:t>
        </w:r>
      </w:ins>
    </w:p>
    <w:p w:rsidR="0035100D" w:rsidRPr="00E77497" w:rsidRDefault="0035100D" w:rsidP="0035100D">
      <w:pPr>
        <w:rPr>
          <w:ins w:id="24885" w:author="Rev 6 Allen Wirfs-Brock" w:date="2012-02-18T13:32:00Z"/>
        </w:rPr>
      </w:pPr>
      <w:ins w:id="24886"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rsidR="004C02EF" w:rsidRPr="00E77497" w:rsidDel="0035100D" w:rsidRDefault="004C02EF" w:rsidP="004C02EF">
      <w:pPr>
        <w:pStyle w:val="Syntax"/>
        <w:rPr>
          <w:del w:id="24887" w:author="Rev 6 Allen Wirfs-Brock" w:date="2012-02-18T13:31:00Z"/>
        </w:rPr>
      </w:pPr>
      <w:del w:id="24888" w:author="Rev 6 Allen Wirfs-Brock" w:date="2012-02-18T13:31:00Z">
        <w:r w:rsidRPr="00E77497" w:rsidDel="0035100D">
          <w:delText>Semantics</w:delText>
        </w:r>
      </w:del>
    </w:p>
    <w:p w:rsidR="004C02EF" w:rsidRPr="00E77497" w:rsidDel="0035100D" w:rsidRDefault="004C02EF" w:rsidP="004C02EF">
      <w:pPr>
        <w:rPr>
          <w:del w:id="24889" w:author="Rev 6 Allen Wirfs-Brock" w:date="2012-02-18T13:31:00Z"/>
        </w:rPr>
      </w:pPr>
      <w:del w:id="24890" w:author="Rev 6 Allen Wirfs-Brock" w:date="2012-02-18T13:31:00Z">
        <w:r w:rsidRPr="00E77497" w:rsidDel="0035100D">
          <w:delText>A program is considered syntactically incorrect if either of the following is true:</w:delText>
        </w:r>
        <w:bookmarkStart w:id="24891" w:name="_Toc382212786"/>
      </w:del>
    </w:p>
    <w:p w:rsidR="004C02EF" w:rsidRPr="00E77497" w:rsidRDefault="000377FF" w:rsidP="004C02EF">
      <w:pPr>
        <w:pStyle w:val="Bullet2Notlast"/>
        <w:numPr>
          <w:ilvl w:val="0"/>
          <w:numId w:val="26"/>
        </w:numPr>
        <w:ind w:left="1080"/>
        <w:rPr>
          <w:rFonts w:ascii="Arial" w:hAnsi="Arial"/>
        </w:rPr>
      </w:pPr>
      <w:ins w:id="24892"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24893"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rsidR="0035100D" w:rsidRPr="00E77497" w:rsidRDefault="0035100D" w:rsidP="0035100D">
      <w:pPr>
        <w:rPr>
          <w:ins w:id="24894" w:author="Rev 6 Allen Wirfs-Brock" w:date="2012-02-18T13:33:00Z"/>
        </w:rPr>
      </w:pPr>
      <w:ins w:id="24895"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ins>
    </w:p>
    <w:p w:rsidR="004C02EF" w:rsidRPr="00E77497" w:rsidRDefault="000377FF" w:rsidP="004C02EF">
      <w:pPr>
        <w:pStyle w:val="Bullet2Last"/>
        <w:numPr>
          <w:ilvl w:val="0"/>
          <w:numId w:val="26"/>
        </w:numPr>
        <w:ind w:left="1080"/>
        <w:rPr>
          <w:rFonts w:ascii="Arial" w:hAnsi="Arial"/>
        </w:rPr>
      </w:pPr>
      <w:ins w:id="24896" w:author="Rev 6 Allen Wirfs-Brock" w:date="2012-02-18T13:36:00Z">
        <w:r w:rsidRPr="0035100D">
          <w:rPr>
            <w:rFonts w:ascii="Arial" w:hAnsi="Arial" w:cs="Arial"/>
          </w:rPr>
          <w:t>It is a Syntax Error if</w:t>
        </w:r>
        <w:r w:rsidRPr="006B6D0A">
          <w:t xml:space="preserve"> </w:t>
        </w:r>
      </w:ins>
      <w:del w:id="24897"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24898" w:author="Rev 6 Allen Wirfs-Brock" w:date="2012-02-24T09:18:00Z">
        <w:r w:rsidR="00097080" w:rsidRPr="00451D9D">
          <w:rPr>
            <w:i/>
          </w:rPr>
          <w:t>CurrentLabelSet</w:t>
        </w:r>
      </w:ins>
      <w:del w:id="24899"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rsidR="000377FF" w:rsidRPr="00E77497" w:rsidRDefault="000377FF" w:rsidP="000377FF">
      <w:pPr>
        <w:pStyle w:val="Heading4"/>
        <w:numPr>
          <w:ilvl w:val="0"/>
          <w:numId w:val="0"/>
        </w:numPr>
        <w:rPr>
          <w:ins w:id="24900" w:author="Rev 6 Allen Wirfs-Brock" w:date="2012-02-18T13:39:00Z"/>
        </w:rPr>
      </w:pPr>
      <w:ins w:id="24901" w:author="Rev 6 Allen Wirfs-Brock" w:date="2012-02-18T13:39:00Z">
        <w:r w:rsidRPr="00E77497">
          <w:t>Runtime Semantics</w:t>
        </w:r>
      </w:ins>
    </w:p>
    <w:p w:rsidR="000377FF" w:rsidRPr="00E77497" w:rsidRDefault="000377FF" w:rsidP="000377FF">
      <w:pPr>
        <w:keepNext/>
        <w:rPr>
          <w:ins w:id="24902" w:author="Rev 6 Allen Wirfs-Brock" w:date="2012-02-18T13:39:00Z"/>
          <w:rFonts w:ascii="Helvetica" w:hAnsi="Helvetica"/>
          <w:b/>
        </w:rPr>
      </w:pPr>
      <w:ins w:id="24903"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rsidR="000377FF" w:rsidRPr="00E77497" w:rsidRDefault="000377FF" w:rsidP="000377FF">
      <w:pPr>
        <w:rPr>
          <w:ins w:id="24904" w:author="Rev 6 Allen Wirfs-Brock" w:date="2012-02-18T13:37:00Z"/>
        </w:rPr>
      </w:pPr>
      <w:ins w:id="24905"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rsidR="004C02EF" w:rsidRPr="00E77497" w:rsidDel="000377FF" w:rsidRDefault="004C02EF" w:rsidP="004C02EF">
      <w:pPr>
        <w:rPr>
          <w:del w:id="24906" w:author="Rev 6 Allen Wirfs-Brock" w:date="2012-02-18T13:37:00Z"/>
        </w:rPr>
      </w:pPr>
      <w:del w:id="24907"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rsidR="004C02EF" w:rsidRPr="00E77497" w:rsidRDefault="004C02EF" w:rsidP="00B34B48">
      <w:pPr>
        <w:pStyle w:val="Alg2"/>
        <w:numPr>
          <w:ilvl w:val="0"/>
          <w:numId w:val="126"/>
        </w:numPr>
        <w:spacing w:after="220"/>
      </w:pPr>
      <w:r w:rsidRPr="00E77497">
        <w:t xml:space="preserve">Return </w:t>
      </w:r>
      <w:ins w:id="24908" w:author="Rev 6 Allen Wirfs-Brock" w:date="2012-02-18T13:05:00Z">
        <w:r w:rsidR="00675312">
          <w:t xml:space="preserve">Completion {[[type]]: </w:t>
        </w:r>
      </w:ins>
      <w:del w:id="24909" w:author="Rev 6 Allen Wirfs-Brock" w:date="2012-02-18T13:05:00Z">
        <w:r w:rsidRPr="00E77497" w:rsidDel="00675312">
          <w:delText>(</w:delText>
        </w:r>
      </w:del>
      <w:r w:rsidRPr="00E77497">
        <w:rPr>
          <w:rFonts w:ascii="Arial" w:hAnsi="Arial" w:cs="Arial"/>
        </w:rPr>
        <w:t>break</w:t>
      </w:r>
      <w:r w:rsidRPr="00E77497">
        <w:t xml:space="preserve">, </w:t>
      </w:r>
      <w:ins w:id="24910" w:author="Rev 6 Allen Wirfs-Brock" w:date="2012-02-18T13:06:00Z">
        <w:r w:rsidR="00675312">
          <w:t xml:space="preserve">[[value]]: </w:t>
        </w:r>
      </w:ins>
      <w:r w:rsidRPr="00E77497">
        <w:rPr>
          <w:rFonts w:ascii="Arial" w:hAnsi="Arial" w:cs="Arial"/>
        </w:rPr>
        <w:t>empty</w:t>
      </w:r>
      <w:r w:rsidRPr="00E77497">
        <w:t xml:space="preserve">, </w:t>
      </w:r>
      <w:ins w:id="24911" w:author="Rev 6 Allen Wirfs-Brock" w:date="2012-02-18T13:07:00Z">
        <w:r w:rsidR="00675312">
          <w:t xml:space="preserve">[[target]]: </w:t>
        </w:r>
      </w:ins>
      <w:r w:rsidRPr="00E77497">
        <w:rPr>
          <w:rFonts w:ascii="Arial" w:hAnsi="Arial" w:cs="Arial"/>
        </w:rPr>
        <w:t>empty</w:t>
      </w:r>
      <w:del w:id="24912" w:author="Rev 6 Allen Wirfs-Brock" w:date="2012-02-18T13:07:00Z">
        <w:r w:rsidRPr="00E77497" w:rsidDel="00675312">
          <w:delText>).</w:delText>
        </w:r>
      </w:del>
      <w:ins w:id="24913" w:author="Rev 6 Allen Wirfs-Brock" w:date="2012-02-18T13:07:00Z">
        <w:r w:rsidR="00675312">
          <w:t>}</w:t>
        </w:r>
        <w:r w:rsidR="00675312" w:rsidRPr="00E77497">
          <w:t>.</w:t>
        </w:r>
      </w:ins>
    </w:p>
    <w:p w:rsidR="000377FF" w:rsidRPr="00E77497" w:rsidRDefault="000377FF" w:rsidP="000377FF">
      <w:pPr>
        <w:rPr>
          <w:ins w:id="24914" w:author="Rev 6 Allen Wirfs-Brock" w:date="2012-02-18T13:37:00Z"/>
        </w:rPr>
      </w:pPr>
      <w:ins w:id="24915"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rsidR="004C02EF" w:rsidRPr="00E77497" w:rsidDel="000377FF" w:rsidRDefault="004C02EF" w:rsidP="004C02EF">
      <w:pPr>
        <w:rPr>
          <w:del w:id="24916" w:author="Rev 6 Allen Wirfs-Brock" w:date="2012-02-18T13:37:00Z"/>
        </w:rPr>
      </w:pPr>
      <w:del w:id="24917"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rsidR="004C02EF" w:rsidRPr="00E77497" w:rsidRDefault="004C02EF" w:rsidP="00B34B48">
      <w:pPr>
        <w:pStyle w:val="Alg2"/>
        <w:numPr>
          <w:ilvl w:val="0"/>
          <w:numId w:val="127"/>
        </w:numPr>
        <w:spacing w:after="220"/>
      </w:pPr>
      <w:r w:rsidRPr="00E77497">
        <w:t xml:space="preserve">Return </w:t>
      </w:r>
      <w:ins w:id="24918" w:author="Rev 6 Allen Wirfs-Brock" w:date="2012-02-18T13:05:00Z">
        <w:r w:rsidR="00675312">
          <w:t xml:space="preserve">Completion {[[type]]: </w:t>
        </w:r>
      </w:ins>
      <w:del w:id="24919" w:author="Rev 6 Allen Wirfs-Brock" w:date="2012-02-18T13:05:00Z">
        <w:r w:rsidRPr="00E77497" w:rsidDel="00675312">
          <w:delText>(</w:delText>
        </w:r>
      </w:del>
      <w:r w:rsidRPr="00E77497">
        <w:rPr>
          <w:rFonts w:ascii="Arial" w:hAnsi="Arial" w:cs="Arial"/>
        </w:rPr>
        <w:t>break</w:t>
      </w:r>
      <w:r w:rsidRPr="00E77497">
        <w:t xml:space="preserve">, </w:t>
      </w:r>
      <w:ins w:id="24920"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24921" w:author="Rev 6 Allen Wirfs-Brock" w:date="2012-02-18T13:07:00Z">
        <w:r w:rsidR="00675312">
          <w:t xml:space="preserve">[[target]]: </w:t>
        </w:r>
      </w:ins>
      <w:r w:rsidRPr="00E77497">
        <w:rPr>
          <w:i/>
        </w:rPr>
        <w:t>Identifier</w:t>
      </w:r>
      <w:del w:id="24922" w:author="Rev 6 Allen Wirfs-Brock" w:date="2012-02-18T13:07:00Z">
        <w:r w:rsidRPr="00E77497" w:rsidDel="00675312">
          <w:delText>).</w:delText>
        </w:r>
      </w:del>
      <w:ins w:id="24923" w:author="Rev 6 Allen Wirfs-Brock" w:date="2012-02-18T13:07:00Z">
        <w:r w:rsidR="00675312">
          <w:t>}</w:t>
        </w:r>
        <w:r w:rsidR="00675312" w:rsidRPr="00E77497">
          <w:t>.</w:t>
        </w:r>
      </w:ins>
    </w:p>
    <w:p w:rsidR="004C02EF" w:rsidRPr="00E77497" w:rsidRDefault="004C02EF" w:rsidP="00B43482">
      <w:pPr>
        <w:pStyle w:val="Heading2"/>
        <w:numPr>
          <w:ilvl w:val="0"/>
          <w:numId w:val="0"/>
        </w:numPr>
      </w:pPr>
      <w:bookmarkStart w:id="24924" w:name="_Toc417706227"/>
      <w:bookmarkStart w:id="24925" w:name="_Ref449966595"/>
      <w:bookmarkStart w:id="24926" w:name="_Ref457437662"/>
      <w:bookmarkStart w:id="24927" w:name="_Ref457705349"/>
      <w:bookmarkStart w:id="24928" w:name="_Ref457792665"/>
      <w:bookmarkStart w:id="24929" w:name="_Toc472818887"/>
      <w:bookmarkStart w:id="24930" w:name="_Toc235503462"/>
      <w:bookmarkStart w:id="24931" w:name="_Toc241509237"/>
      <w:bookmarkStart w:id="24932" w:name="_Toc244416724"/>
      <w:bookmarkStart w:id="24933" w:name="_Toc276631088"/>
      <w:bookmarkStart w:id="24934" w:name="_Toc339020412"/>
      <w:bookmarkEnd w:id="24891"/>
      <w:r w:rsidRPr="00E77497">
        <w:t>12.9</w:t>
      </w:r>
      <w:r w:rsidRPr="00E77497">
        <w:tab/>
        <w:t xml:space="preserve">The </w:t>
      </w:r>
      <w:r w:rsidRPr="00E77497">
        <w:rPr>
          <w:rFonts w:ascii="Courier New" w:hAnsi="Courier New"/>
        </w:rPr>
        <w:t>return</w:t>
      </w:r>
      <w:r w:rsidRPr="00E77497">
        <w:t xml:space="preserve"> Statement</w:t>
      </w:r>
      <w:bookmarkEnd w:id="24924"/>
      <w:bookmarkEnd w:id="24925"/>
      <w:bookmarkEnd w:id="24926"/>
      <w:bookmarkEnd w:id="24927"/>
      <w:bookmarkEnd w:id="24928"/>
      <w:bookmarkEnd w:id="24929"/>
      <w:bookmarkEnd w:id="24930"/>
      <w:bookmarkEnd w:id="24931"/>
      <w:bookmarkEnd w:id="24932"/>
      <w:bookmarkEnd w:id="24933"/>
      <w:bookmarkEnd w:id="2493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ReturnStatement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rsidR="000377FF" w:rsidRPr="006B426D" w:rsidRDefault="000377FF" w:rsidP="000377FF">
      <w:pPr>
        <w:rPr>
          <w:ins w:id="24935" w:author="Rev 6 Allen Wirfs-Brock" w:date="2012-02-18T13:44:00Z"/>
          <w:sz w:val="18"/>
          <w:szCs w:val="18"/>
        </w:rPr>
      </w:pPr>
      <w:ins w:id="24936"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rsidR="00726A32" w:rsidRPr="00726A32" w:rsidRDefault="00726A32" w:rsidP="00726A32">
      <w:pPr>
        <w:keepNext/>
        <w:tabs>
          <w:tab w:val="left" w:pos="940"/>
          <w:tab w:val="left" w:pos="1140"/>
          <w:tab w:val="left" w:pos="1360"/>
        </w:tabs>
        <w:suppressAutoHyphens/>
        <w:spacing w:before="60" w:line="230" w:lineRule="exact"/>
        <w:jc w:val="left"/>
        <w:outlineLvl w:val="3"/>
        <w:rPr>
          <w:ins w:id="24937" w:author="Rev 6 Allen Wirfs-Brock" w:date="2012-02-18T13:17:00Z"/>
          <w:b/>
        </w:rPr>
      </w:pPr>
      <w:ins w:id="24938" w:author="Rev 6 Allen Wirfs-Brock" w:date="2012-02-18T13:17:00Z">
        <w:r w:rsidRPr="00726A32">
          <w:rPr>
            <w:b/>
          </w:rPr>
          <w:lastRenderedPageBreak/>
          <w:t>Static Semantics</w:t>
        </w:r>
      </w:ins>
    </w:p>
    <w:p w:rsidR="00726A32" w:rsidRPr="00726A32" w:rsidRDefault="00726A32" w:rsidP="00726A32">
      <w:pPr>
        <w:rPr>
          <w:ins w:id="24939" w:author="Rev 6 Allen Wirfs-Brock" w:date="2012-02-18T13:17:00Z"/>
          <w:rFonts w:ascii="Helvetica" w:hAnsi="Helvetica"/>
          <w:b/>
        </w:rPr>
      </w:pPr>
      <w:ins w:id="24940" w:author="Rev 6 Allen Wirfs-Brock" w:date="2012-02-18T13:17:00Z">
        <w:r w:rsidRPr="00726A32">
          <w:rPr>
            <w:rFonts w:ascii="Helvetica" w:hAnsi="Helvetica"/>
            <w:b/>
          </w:rPr>
          <w:t>Static Semantics:  Early Errors</w:t>
        </w:r>
      </w:ins>
    </w:p>
    <w:p w:rsidR="004C02EF" w:rsidRPr="00E77497" w:rsidDel="00726A32" w:rsidRDefault="004C02EF" w:rsidP="00D5580A">
      <w:pPr>
        <w:pStyle w:val="Syntax"/>
        <w:numPr>
          <w:ilvl w:val="0"/>
          <w:numId w:val="737"/>
        </w:numPr>
        <w:rPr>
          <w:del w:id="24941" w:author="Rev 6 Allen Wirfs-Brock" w:date="2012-02-18T13:17:00Z"/>
        </w:rPr>
      </w:pPr>
      <w:del w:id="24942" w:author="Rev 6 Allen Wirfs-Brock" w:date="2012-02-18T13:17:00Z">
        <w:r w:rsidRPr="00E77497" w:rsidDel="00726A32">
          <w:delText>Semantics</w:delText>
        </w:r>
      </w:del>
    </w:p>
    <w:p w:rsidR="004C02EF" w:rsidRPr="00E77497" w:rsidRDefault="006B426D" w:rsidP="00D5580A">
      <w:pPr>
        <w:numPr>
          <w:ilvl w:val="0"/>
          <w:numId w:val="737"/>
        </w:numPr>
      </w:pPr>
      <w:ins w:id="24943" w:author="Rev 6 Allen Wirfs-Brock" w:date="2012-02-18T13:46:00Z">
        <w:r w:rsidRPr="0035100D">
          <w:rPr>
            <w:rFonts w:cs="Arial"/>
          </w:rPr>
          <w:t>It is a Syntax Error if</w:t>
        </w:r>
      </w:ins>
      <w:del w:id="24944"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w:t>
      </w:r>
      <w:del w:id="24945" w:author="Rev 9 Allen Wirfs-Brock" w:date="2012-07-08T14:16:00Z">
        <w:r w:rsidR="004C02EF" w:rsidRPr="00E77497" w:rsidDel="00533E91">
          <w:delText xml:space="preserve">that </w:delText>
        </w:r>
      </w:del>
      <w:r w:rsidR="004C02EF" w:rsidRPr="00E77497">
        <w:t xml:space="preserve">is not within a </w:t>
      </w:r>
      <w:r w:rsidR="004C02EF" w:rsidRPr="00E77497">
        <w:rPr>
          <w:rFonts w:ascii="Times New Roman" w:hAnsi="Times New Roman"/>
          <w:i/>
        </w:rPr>
        <w:t>FunctionBody</w:t>
      </w:r>
      <w:r w:rsidR="004C02EF" w:rsidRPr="00E77497">
        <w:t xml:space="preserve">. </w:t>
      </w:r>
      <w:del w:id="24946"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rsidR="000377FF" w:rsidRPr="00E77497" w:rsidRDefault="000377FF" w:rsidP="000377FF">
      <w:pPr>
        <w:pStyle w:val="Heading4"/>
        <w:numPr>
          <w:ilvl w:val="0"/>
          <w:numId w:val="0"/>
        </w:numPr>
        <w:rPr>
          <w:ins w:id="24947" w:author="Rev 6 Allen Wirfs-Brock" w:date="2012-02-18T13:40:00Z"/>
        </w:rPr>
      </w:pPr>
      <w:ins w:id="24948" w:author="Rev 6 Allen Wirfs-Brock" w:date="2012-02-18T13:40:00Z">
        <w:r w:rsidRPr="00E77497">
          <w:t>Runtime Semantics</w:t>
        </w:r>
      </w:ins>
    </w:p>
    <w:p w:rsidR="000377FF" w:rsidRPr="00E77497" w:rsidRDefault="000377FF" w:rsidP="000377FF">
      <w:pPr>
        <w:keepNext/>
        <w:rPr>
          <w:ins w:id="24949" w:author="Rev 6 Allen Wirfs-Brock" w:date="2012-02-18T13:40:00Z"/>
          <w:rFonts w:ascii="Helvetica" w:hAnsi="Helvetica"/>
          <w:b/>
        </w:rPr>
      </w:pPr>
      <w:ins w:id="24950"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rsidR="000377FF" w:rsidRPr="00E77497" w:rsidRDefault="000377FF" w:rsidP="000377FF">
      <w:pPr>
        <w:rPr>
          <w:ins w:id="24951" w:author="Rev 6 Allen Wirfs-Brock" w:date="2012-02-18T13:40:00Z"/>
        </w:rPr>
      </w:pPr>
      <w:ins w:id="24952"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rsidR="004C02EF" w:rsidRPr="00E77497" w:rsidDel="000377FF" w:rsidRDefault="004C02EF" w:rsidP="004C02EF">
      <w:pPr>
        <w:rPr>
          <w:del w:id="24953" w:author="Rev 6 Allen Wirfs-Brock" w:date="2012-02-18T13:40:00Z"/>
        </w:rPr>
      </w:pPr>
      <w:del w:id="24954"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rsidR="004C02EF" w:rsidRPr="00E77497" w:rsidRDefault="004C02EF" w:rsidP="0027695A">
      <w:pPr>
        <w:pStyle w:val="Alg2"/>
        <w:numPr>
          <w:ilvl w:val="0"/>
          <w:numId w:val="128"/>
        </w:numPr>
        <w:spacing w:after="240"/>
      </w:pPr>
      <w:del w:id="24955"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24956" w:author="Rev 6 Allen Wirfs-Brock" w:date="2012-02-18T13:42:00Z">
        <w:r w:rsidR="000377FF">
          <w:t>R</w:t>
        </w:r>
      </w:ins>
      <w:r w:rsidRPr="00E77497">
        <w:t xml:space="preserve">eturn </w:t>
      </w:r>
      <w:ins w:id="24957" w:author="Rev 6 Allen Wirfs-Brock" w:date="2012-02-18T13:13:00Z">
        <w:r w:rsidR="00675312">
          <w:t xml:space="preserve">Completion {[[type]]: </w:t>
        </w:r>
      </w:ins>
      <w:del w:id="24958" w:author="Rev 6 Allen Wirfs-Brock" w:date="2012-02-18T13:13:00Z">
        <w:r w:rsidRPr="00E77497" w:rsidDel="00675312">
          <w:delText>(</w:delText>
        </w:r>
      </w:del>
      <w:r w:rsidRPr="00E77497">
        <w:rPr>
          <w:rFonts w:ascii="Arial" w:hAnsi="Arial" w:cs="Arial"/>
        </w:rPr>
        <w:t>return</w:t>
      </w:r>
      <w:r w:rsidRPr="00E77497">
        <w:t xml:space="preserve">, </w:t>
      </w:r>
      <w:ins w:id="24959"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24960" w:author="Rev 6 Allen Wirfs-Brock" w:date="2012-02-18T13:13:00Z">
        <w:r w:rsidR="00675312">
          <w:t xml:space="preserve">[[target]]: </w:t>
        </w:r>
        <w:r w:rsidR="00675312" w:rsidRPr="00675312">
          <w:rPr>
            <w:i/>
          </w:rPr>
          <w:t xml:space="preserve"> </w:t>
        </w:r>
      </w:ins>
      <w:r w:rsidRPr="00E77497">
        <w:rPr>
          <w:rFonts w:ascii="Arial" w:hAnsi="Arial" w:cs="Arial"/>
        </w:rPr>
        <w:t>empty</w:t>
      </w:r>
      <w:del w:id="24961" w:author="Rev 6 Allen Wirfs-Brock" w:date="2012-02-18T13:13:00Z">
        <w:r w:rsidRPr="00E77497" w:rsidDel="00675312">
          <w:delText>).</w:delText>
        </w:r>
      </w:del>
      <w:ins w:id="24962" w:author="Rev 6 Allen Wirfs-Brock" w:date="2012-02-18T13:13:00Z">
        <w:r w:rsidR="00675312">
          <w:t>}</w:t>
        </w:r>
        <w:r w:rsidR="00675312" w:rsidRPr="00E77497">
          <w:t>.</w:t>
        </w:r>
      </w:ins>
    </w:p>
    <w:p w:rsidR="000377FF" w:rsidRPr="00E77497" w:rsidRDefault="000377FF" w:rsidP="000377FF">
      <w:pPr>
        <w:rPr>
          <w:ins w:id="24963" w:author="Rev 6 Allen Wirfs-Brock" w:date="2012-02-18T13:41:00Z"/>
        </w:rPr>
      </w:pPr>
      <w:ins w:id="24964"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24965" w:author="Rev 6 Allen Wirfs-Brock" w:date="2012-02-18T13:42:00Z">
        <w:r>
          <w:rPr>
            <w:rFonts w:ascii="Times New Roman" w:hAnsi="Times New Roman"/>
            <w:i/>
          </w:rPr>
          <w:t>Expression</w:t>
        </w:r>
      </w:ins>
      <w:ins w:id="24966" w:author="Rev 6 Allen Wirfs-Brock" w:date="2012-02-18T13:41:00Z">
        <w:r w:rsidRPr="006A5E27">
          <w:rPr>
            <w:rFonts w:ascii="Courier New" w:hAnsi="Courier New"/>
            <w:b/>
          </w:rPr>
          <w:t>;</w:t>
        </w:r>
        <w:r w:rsidRPr="00E77497">
          <w:t xml:space="preserve"> </w:t>
        </w:r>
      </w:ins>
    </w:p>
    <w:p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rsidR="00675312" w:rsidRDefault="00675312" w:rsidP="006B426D">
      <w:pPr>
        <w:pStyle w:val="Alg2"/>
        <w:numPr>
          <w:ilvl w:val="0"/>
          <w:numId w:val="671"/>
        </w:numPr>
        <w:contextualSpacing/>
        <w:rPr>
          <w:ins w:id="24967" w:author="Rev 6 Allen Wirfs-Brock" w:date="2012-02-18T13:09:00Z"/>
        </w:rPr>
      </w:pPr>
      <w:ins w:id="24968" w:author="Rev 6 Allen Wirfs-Brock" w:date="2012-02-18T13:09:00Z">
        <w:r>
          <w:t xml:space="preserve">Let </w:t>
        </w:r>
        <w:r w:rsidRPr="00327BF7">
          <w:rPr>
            <w:i/>
          </w:rPr>
          <w:t>exprValue</w:t>
        </w:r>
        <w:r>
          <w:t xml:space="preserve"> be </w:t>
        </w:r>
        <w:commentRangeStart w:id="24969"/>
        <w:r w:rsidRPr="00E77497">
          <w:t>GetValue(</w:t>
        </w:r>
        <w:r w:rsidRPr="00E77497">
          <w:rPr>
            <w:i/>
          </w:rPr>
          <w:t>exprRef</w:t>
        </w:r>
        <w:r w:rsidRPr="00E77497">
          <w:t>)</w:t>
        </w:r>
        <w:r>
          <w:t>.</w:t>
        </w:r>
      </w:ins>
      <w:commentRangeEnd w:id="24969"/>
      <w:r w:rsidR="00272A6D">
        <w:rPr>
          <w:rStyle w:val="CommentReference"/>
          <w:rFonts w:ascii="Arial" w:eastAsia="MS Mincho" w:hAnsi="Arial"/>
          <w:spacing w:val="0"/>
          <w:lang w:eastAsia="ja-JP"/>
        </w:rPr>
        <w:commentReference w:id="24969"/>
      </w:r>
    </w:p>
    <w:p w:rsidR="00675312" w:rsidRDefault="006552DF" w:rsidP="006B426D">
      <w:pPr>
        <w:pStyle w:val="Alg2"/>
        <w:numPr>
          <w:ilvl w:val="0"/>
          <w:numId w:val="671"/>
        </w:numPr>
        <w:contextualSpacing/>
        <w:rPr>
          <w:ins w:id="24970" w:author="Rev 6 Allen Wirfs-Brock" w:date="2012-02-18T13:09:00Z"/>
        </w:rPr>
      </w:pPr>
      <w:ins w:id="24971" w:author="Rev 10 Allen Wirfs-Brock" w:date="2012-08-14T14:56:00Z">
        <w:r>
          <w:t>ReturnIfAbrupt(</w:t>
        </w:r>
        <w:r w:rsidRPr="006A5E27">
          <w:rPr>
            <w:i/>
          </w:rPr>
          <w:t>exprValue</w:t>
        </w:r>
        <w:r>
          <w:t>)</w:t>
        </w:r>
      </w:ins>
      <w:ins w:id="24972" w:author="Rev 6 Allen Wirfs-Brock" w:date="2012-02-18T13:09:00Z">
        <w:del w:id="24973" w:author="Rev 10 Allen Wirfs-Brock" w:date="2012-08-14T14:56:00Z">
          <w:r w:rsidR="00675312" w:rsidDel="006552DF">
            <w:delText xml:space="preserve">If </w:delText>
          </w:r>
          <w:r w:rsidR="00675312" w:rsidRPr="006A5E27" w:rsidDel="006552DF">
            <w:rPr>
              <w:i/>
            </w:rPr>
            <w:delText>exprValue</w:delText>
          </w:r>
          <w:r w:rsidR="00675312" w:rsidDel="006552DF">
            <w:delText xml:space="preserve"> is an abrupt completion, return </w:delText>
          </w:r>
          <w:r w:rsidR="00675312" w:rsidRPr="006A5E27" w:rsidDel="006552DF">
            <w:rPr>
              <w:i/>
            </w:rPr>
            <w:delText>exprValue</w:delText>
          </w:r>
        </w:del>
        <w:r w:rsidR="00675312">
          <w:t>.</w:t>
        </w:r>
      </w:ins>
    </w:p>
    <w:p w:rsidR="004C02EF" w:rsidRPr="00E77497" w:rsidRDefault="004C02EF" w:rsidP="006B426D">
      <w:pPr>
        <w:pStyle w:val="Alg2"/>
        <w:numPr>
          <w:ilvl w:val="0"/>
          <w:numId w:val="671"/>
        </w:numPr>
        <w:spacing w:after="220"/>
      </w:pPr>
      <w:r w:rsidRPr="00E77497">
        <w:t xml:space="preserve">Return </w:t>
      </w:r>
      <w:ins w:id="24974" w:author="Rev 6 Allen Wirfs-Brock" w:date="2012-02-18T13:05:00Z">
        <w:r w:rsidR="00675312">
          <w:t xml:space="preserve">Completion {[[type]]: </w:t>
        </w:r>
      </w:ins>
      <w:del w:id="24975" w:author="Rev 6 Allen Wirfs-Brock" w:date="2012-02-18T13:05:00Z">
        <w:r w:rsidRPr="00E77497" w:rsidDel="00675312">
          <w:delText>(</w:delText>
        </w:r>
      </w:del>
      <w:r w:rsidRPr="00E77497">
        <w:rPr>
          <w:rFonts w:ascii="Arial" w:hAnsi="Arial" w:cs="Arial"/>
        </w:rPr>
        <w:t>return</w:t>
      </w:r>
      <w:r w:rsidRPr="00E77497">
        <w:t xml:space="preserve">, </w:t>
      </w:r>
      <w:ins w:id="24976" w:author="Rev 6 Allen Wirfs-Brock" w:date="2012-02-18T13:11:00Z">
        <w:r w:rsidR="00675312">
          <w:t>[[</w:t>
        </w:r>
      </w:ins>
      <w:ins w:id="24977" w:author="Rev 6 Allen Wirfs-Brock" w:date="2012-02-18T13:13:00Z">
        <w:r w:rsidR="00675312">
          <w:t>value</w:t>
        </w:r>
      </w:ins>
      <w:ins w:id="24978" w:author="Rev 6 Allen Wirfs-Brock" w:date="2012-02-18T13:11:00Z">
        <w:r w:rsidR="00675312">
          <w:t xml:space="preserve">]]: </w:t>
        </w:r>
      </w:ins>
      <w:del w:id="24979" w:author="Rev 6 Allen Wirfs-Brock" w:date="2012-02-18T13:11:00Z">
        <w:r w:rsidRPr="00E77497" w:rsidDel="00675312">
          <w:delText>GetValue(</w:delText>
        </w:r>
      </w:del>
      <w:ins w:id="24980" w:author="Rev 6 Allen Wirfs-Brock" w:date="2012-02-18T13:12:00Z">
        <w:r w:rsidR="00675312" w:rsidRPr="00675312">
          <w:rPr>
            <w:i/>
          </w:rPr>
          <w:t xml:space="preserve"> </w:t>
        </w:r>
        <w:r w:rsidR="00675312" w:rsidRPr="006A5E27">
          <w:rPr>
            <w:i/>
          </w:rPr>
          <w:t>exprValue</w:t>
        </w:r>
      </w:ins>
      <w:del w:id="24981" w:author="Rev 6 Allen Wirfs-Brock" w:date="2012-02-18T13:12:00Z">
        <w:r w:rsidRPr="00E77497" w:rsidDel="00675312">
          <w:rPr>
            <w:i/>
          </w:rPr>
          <w:delText>exprRef</w:delText>
        </w:r>
      </w:del>
      <w:del w:id="24982" w:author="Rev 6 Allen Wirfs-Brock" w:date="2012-02-18T13:11:00Z">
        <w:r w:rsidRPr="00E77497" w:rsidDel="00675312">
          <w:delText>)</w:delText>
        </w:r>
      </w:del>
      <w:r w:rsidRPr="00E77497">
        <w:t xml:space="preserve">, </w:t>
      </w:r>
      <w:ins w:id="24983" w:author="Rev 6 Allen Wirfs-Brock" w:date="2012-02-18T13:08:00Z">
        <w:r w:rsidR="00675312">
          <w:t xml:space="preserve">[[target]]: </w:t>
        </w:r>
      </w:ins>
      <w:r w:rsidRPr="00E77497">
        <w:rPr>
          <w:rFonts w:ascii="Arial" w:hAnsi="Arial" w:cs="Arial"/>
        </w:rPr>
        <w:t>empty</w:t>
      </w:r>
      <w:del w:id="24984" w:author="Rev 6 Allen Wirfs-Brock" w:date="2012-02-18T13:08:00Z">
        <w:r w:rsidRPr="00E77497" w:rsidDel="00675312">
          <w:delText>).</w:delText>
        </w:r>
      </w:del>
      <w:ins w:id="24985" w:author="Rev 6 Allen Wirfs-Brock" w:date="2012-02-18T13:08:00Z">
        <w:r w:rsidR="00675312">
          <w:t>}</w:t>
        </w:r>
        <w:r w:rsidR="00675312" w:rsidRPr="00E77497">
          <w:t>.</w:t>
        </w:r>
      </w:ins>
    </w:p>
    <w:p w:rsidR="004C02EF" w:rsidRPr="00E77497" w:rsidRDefault="004C02EF" w:rsidP="00B43482">
      <w:pPr>
        <w:pStyle w:val="Heading2"/>
        <w:numPr>
          <w:ilvl w:val="0"/>
          <w:numId w:val="0"/>
        </w:numPr>
      </w:pPr>
      <w:bookmarkStart w:id="24986" w:name="_Toc417706228"/>
      <w:bookmarkStart w:id="24987" w:name="_Ref440445541"/>
      <w:bookmarkStart w:id="24988" w:name="_Ref457437663"/>
      <w:bookmarkStart w:id="24989" w:name="_Ref457707585"/>
      <w:bookmarkStart w:id="24990" w:name="_Ref457792686"/>
      <w:bookmarkStart w:id="24991" w:name="_Ref458333739"/>
      <w:bookmarkStart w:id="24992" w:name="_Ref458336610"/>
      <w:bookmarkStart w:id="24993" w:name="_Toc472818888"/>
      <w:bookmarkStart w:id="24994" w:name="_Toc235503463"/>
      <w:bookmarkStart w:id="24995" w:name="_Toc241509238"/>
      <w:bookmarkStart w:id="24996" w:name="_Toc244416725"/>
      <w:bookmarkStart w:id="24997" w:name="_Toc276631089"/>
      <w:bookmarkStart w:id="24998" w:name="_Toc339020413"/>
      <w:r w:rsidRPr="00E77497">
        <w:t>12.10</w:t>
      </w:r>
      <w:r w:rsidRPr="00E77497">
        <w:tab/>
        <w:t xml:space="preserve">The </w:t>
      </w:r>
      <w:r w:rsidRPr="00E77497">
        <w:rPr>
          <w:rFonts w:ascii="Courier New" w:hAnsi="Courier New"/>
        </w:rPr>
        <w:t>with</w:t>
      </w:r>
      <w:r w:rsidRPr="00E77497">
        <w:t xml:space="preserve"> Statement</w:t>
      </w:r>
      <w:bookmarkEnd w:id="24986"/>
      <w:bookmarkEnd w:id="24987"/>
      <w:bookmarkEnd w:id="24988"/>
      <w:bookmarkEnd w:id="24989"/>
      <w:bookmarkEnd w:id="24990"/>
      <w:bookmarkEnd w:id="24991"/>
      <w:bookmarkEnd w:id="24992"/>
      <w:bookmarkEnd w:id="24993"/>
      <w:bookmarkEnd w:id="24994"/>
      <w:bookmarkEnd w:id="24995"/>
      <w:bookmarkEnd w:id="24996"/>
      <w:bookmarkEnd w:id="24997"/>
      <w:bookmarkEnd w:id="2499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WithStatement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C7794D" w:rsidRDefault="00211FB7" w:rsidP="004C02EF">
      <w:pPr>
        <w:rPr>
          <w:sz w:val="18"/>
        </w:rPr>
      </w:pPr>
      <w:ins w:id="24999"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del w:id="25000" w:author="Rev 8 Allen Wirfs-Brock" w:date="2012-06-13T16:01:00Z">
        <w:r w:rsidR="004C02EF" w:rsidRPr="00C7794D" w:rsidDel="00B33FB4">
          <w:rPr>
            <w:sz w:val="18"/>
          </w:rPr>
          <w:delText xml:space="preserve">current </w:delText>
        </w:r>
      </w:del>
      <w:ins w:id="25001" w:author="Rev 8 Allen Wirfs-Brock" w:date="2012-06-13T16:01:00Z">
        <w:r w:rsidR="00B33FB4">
          <w:rPr>
            <w:sz w:val="18"/>
          </w:rPr>
          <w:t>running</w:t>
        </w:r>
        <w:r w:rsidR="00B33FB4" w:rsidRPr="00C7794D">
          <w:rPr>
            <w:sz w:val="18"/>
          </w:rPr>
          <w:t xml:space="preserve"> </w:t>
        </w:r>
      </w:ins>
      <w:r w:rsidR="004C02EF" w:rsidRPr="00C7794D">
        <w:rPr>
          <w:sz w:val="18"/>
        </w:rPr>
        <w:t>execution context. It then executes a statement using this augmented lexical environment. Finally, it restores the original lexical environment.</w:t>
      </w:r>
    </w:p>
    <w:p w:rsidR="00726A32" w:rsidRPr="00726A32" w:rsidRDefault="00726A32" w:rsidP="00726A32">
      <w:pPr>
        <w:keepNext/>
        <w:tabs>
          <w:tab w:val="left" w:pos="940"/>
          <w:tab w:val="left" w:pos="1140"/>
          <w:tab w:val="left" w:pos="1360"/>
        </w:tabs>
        <w:suppressAutoHyphens/>
        <w:spacing w:before="60" w:line="230" w:lineRule="exact"/>
        <w:jc w:val="left"/>
        <w:outlineLvl w:val="3"/>
        <w:rPr>
          <w:ins w:id="25002" w:author="Rev 6 Allen Wirfs-Brock" w:date="2012-02-18T13:18:00Z"/>
          <w:b/>
        </w:rPr>
      </w:pPr>
      <w:ins w:id="25003" w:author="Rev 6 Allen Wirfs-Brock" w:date="2012-02-18T13:18:00Z">
        <w:r w:rsidRPr="00726A32">
          <w:rPr>
            <w:b/>
          </w:rPr>
          <w:t>Static Semantics</w:t>
        </w:r>
      </w:ins>
    </w:p>
    <w:p w:rsidR="00726A32" w:rsidRPr="00726A32" w:rsidRDefault="00726A32" w:rsidP="00726A32">
      <w:pPr>
        <w:rPr>
          <w:ins w:id="25004" w:author="Rev 6 Allen Wirfs-Brock" w:date="2012-02-18T13:18:00Z"/>
          <w:rFonts w:ascii="Helvetica" w:hAnsi="Helvetica"/>
          <w:b/>
        </w:rPr>
      </w:pPr>
      <w:ins w:id="25005" w:author="Rev 6 Allen Wirfs-Brock" w:date="2012-02-18T13:18:00Z">
        <w:r w:rsidRPr="00726A32">
          <w:rPr>
            <w:rFonts w:ascii="Helvetica" w:hAnsi="Helvetica"/>
            <w:b/>
          </w:rPr>
          <w:t>Static Semantics:  Early Errors</w:t>
        </w:r>
      </w:ins>
    </w:p>
    <w:p w:rsidR="004C02EF" w:rsidRPr="004D1BD1" w:rsidDel="00726A32" w:rsidRDefault="004C02EF" w:rsidP="004C02EF">
      <w:pPr>
        <w:pStyle w:val="Syntax"/>
        <w:rPr>
          <w:del w:id="25006" w:author="Rev 6 Allen Wirfs-Brock" w:date="2012-02-18T13:18:00Z"/>
        </w:rPr>
      </w:pPr>
      <w:del w:id="25007" w:author="Rev 6 Allen Wirfs-Brock" w:date="2012-02-18T13:18:00Z">
        <w:r w:rsidRPr="004D1BD1" w:rsidDel="00726A32">
          <w:delText>Semantics</w:delText>
        </w:r>
      </w:del>
    </w:p>
    <w:p w:rsidR="00514CF8" w:rsidRPr="00E77497" w:rsidRDefault="00514CF8" w:rsidP="00514CF8">
      <w:pPr>
        <w:rPr>
          <w:ins w:id="25008" w:author="Rev 3 Allen Wirfs-Brock" w:date="2011-09-09T12:50:00Z"/>
        </w:rPr>
      </w:pPr>
      <w:ins w:id="25009" w:author="Rev 3 Allen Wirfs-Brock" w:date="2011-09-09T12:50:00Z">
        <w:del w:id="25010"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5011" w:author="Rev 6 Allen Wirfs-Brock" w:date="2012-02-18T18:36:00Z">
          <w:r w:rsidRPr="00E77497" w:rsidDel="00DE0462">
            <w:delText>are:</w:delText>
          </w:r>
        </w:del>
      </w:ins>
    </w:p>
    <w:p w:rsidR="00514CF8" w:rsidRPr="00E77497" w:rsidRDefault="00514CF8" w:rsidP="00D5580A">
      <w:pPr>
        <w:numPr>
          <w:ilvl w:val="0"/>
          <w:numId w:val="737"/>
        </w:numPr>
        <w:spacing w:after="220"/>
        <w:rPr>
          <w:ins w:id="25012" w:author="Rev 3 Allen Wirfs-Brock" w:date="2011-09-09T12:50:00Z"/>
        </w:rPr>
      </w:pPr>
      <w:ins w:id="25013" w:author="Rev 3 Allen Wirfs-Brock" w:date="2011-09-09T12:50:00Z">
        <w:r w:rsidRPr="00E77497">
          <w:t xml:space="preserve">It is a Syntax Error if the code that matches this production is contained in </w:t>
        </w:r>
        <w:del w:id="25014" w:author="Rev 6 Allen Wirfs-Brock" w:date="2012-02-18T18:37:00Z">
          <w:r w:rsidRPr="00E77497" w:rsidDel="00DE0462">
            <w:delText>static</w:delText>
          </w:r>
        </w:del>
      </w:ins>
      <w:ins w:id="25015" w:author="Rev 6 Allen Wirfs-Brock" w:date="2012-02-18T18:37:00Z">
        <w:r w:rsidR="00DE0462">
          <w:t>strict</w:t>
        </w:r>
      </w:ins>
      <w:ins w:id="25016" w:author="Rev 3 Allen Wirfs-Brock" w:date="2011-09-09T12:50:00Z">
        <w:r w:rsidRPr="00E77497">
          <w:t xml:space="preserve"> code.  </w:t>
        </w:r>
      </w:ins>
    </w:p>
    <w:p w:rsidR="00DE0462" w:rsidRPr="00E77497" w:rsidRDefault="00DE0462" w:rsidP="00DE0462">
      <w:pPr>
        <w:rPr>
          <w:ins w:id="25017" w:author="Rev 6 Allen Wirfs-Brock" w:date="2012-02-18T18:35:00Z"/>
          <w:rFonts w:ascii="Helvetica" w:hAnsi="Helvetica"/>
          <w:b/>
        </w:rPr>
      </w:pPr>
      <w:ins w:id="25018"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rsidR="00D72593" w:rsidRPr="00E77497" w:rsidRDefault="00D72593" w:rsidP="00D72593">
      <w:pPr>
        <w:jc w:val="left"/>
        <w:rPr>
          <w:ins w:id="25019" w:author="Rev 3 Allen Wirfs-Brock" w:date="2011-09-02T11:18:00Z"/>
        </w:rPr>
      </w:pPr>
      <w:ins w:id="25020" w:author="Rev 3 Allen Wirfs-Brock" w:date="2011-09-02T11:18:00Z">
        <w:del w:id="25021"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5022" w:author="Rev 6 Allen Wirfs-Brock" w:date="2012-02-18T18:36:00Z">
          <w:r w:rsidRPr="00E77497" w:rsidDel="00DE0462">
            <w:delText>is determined as follows:</w:delText>
          </w:r>
        </w:del>
      </w:ins>
    </w:p>
    <w:p w:rsidR="00D72593" w:rsidRPr="00E77497" w:rsidRDefault="00D72593" w:rsidP="00B34B48">
      <w:pPr>
        <w:pStyle w:val="Alg4"/>
        <w:numPr>
          <w:ilvl w:val="0"/>
          <w:numId w:val="483"/>
        </w:numPr>
        <w:spacing w:after="220"/>
        <w:contextualSpacing/>
        <w:rPr>
          <w:ins w:id="25023" w:author="Rev 3 Allen Wirfs-Brock" w:date="2011-09-02T11:18:00Z"/>
        </w:rPr>
      </w:pPr>
      <w:ins w:id="25024" w:author="Rev 3 Allen Wirfs-Brock" w:date="2011-09-02T11:18:00Z">
        <w:r w:rsidRPr="00E77497">
          <w:t xml:space="preserve">Return the VarDeclaredNames of </w:t>
        </w:r>
        <w:r w:rsidRPr="00E77497">
          <w:rPr>
            <w:i/>
          </w:rPr>
          <w:t>Statement</w:t>
        </w:r>
        <w:r w:rsidRPr="00E77497">
          <w:t>.</w:t>
        </w:r>
      </w:ins>
    </w:p>
    <w:p w:rsidR="00DE0462" w:rsidRPr="00E77497" w:rsidRDefault="00DE0462" w:rsidP="00DE0462">
      <w:pPr>
        <w:pStyle w:val="Heading4"/>
        <w:numPr>
          <w:ilvl w:val="0"/>
          <w:numId w:val="0"/>
        </w:numPr>
        <w:rPr>
          <w:ins w:id="25025" w:author="Rev 6 Allen Wirfs-Brock" w:date="2012-02-18T18:34:00Z"/>
        </w:rPr>
      </w:pPr>
      <w:ins w:id="25026" w:author="Rev 6 Allen Wirfs-Brock" w:date="2012-02-18T18:34:00Z">
        <w:r w:rsidRPr="00E77497">
          <w:t>Runtime Semantics</w:t>
        </w:r>
      </w:ins>
    </w:p>
    <w:p w:rsidR="00DE0462" w:rsidRPr="00E77497" w:rsidRDefault="00DE0462" w:rsidP="00DE0462">
      <w:pPr>
        <w:keepNext/>
        <w:rPr>
          <w:ins w:id="25027" w:author="Rev 6 Allen Wirfs-Brock" w:date="2012-02-18T18:34:00Z"/>
          <w:rFonts w:ascii="Helvetica" w:hAnsi="Helvetica"/>
          <w:b/>
        </w:rPr>
      </w:pPr>
      <w:ins w:id="25028"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25029"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5030" w:author="Rev 6 Allen Wirfs-Brock" w:date="2012-02-18T18:37:00Z">
        <w:r w:rsidRPr="00E77497" w:rsidDel="00DE0462">
          <w:delText>is evaluated as follows:</w:delText>
        </w:r>
      </w:del>
      <w:bookmarkStart w:id="25031" w:name="_Toc382212791"/>
    </w:p>
    <w:p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25031"/>
      <w:r w:rsidRPr="00E77497">
        <w:t>.</w:t>
      </w:r>
      <w:bookmarkStart w:id="25032" w:name="_Toc382212792"/>
    </w:p>
    <w:p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25032"/>
      <w:r w:rsidRPr="00E77497">
        <w:t>).</w:t>
      </w:r>
      <w:bookmarkStart w:id="25033" w:name="_Toc382212793"/>
    </w:p>
    <w:p w:rsidR="00DE0462" w:rsidRDefault="006552DF" w:rsidP="00DE0462">
      <w:pPr>
        <w:pStyle w:val="Alg2"/>
        <w:numPr>
          <w:ilvl w:val="0"/>
          <w:numId w:val="129"/>
        </w:numPr>
        <w:contextualSpacing/>
        <w:rPr>
          <w:ins w:id="25034" w:author="Rev 6 Allen Wirfs-Brock" w:date="2012-02-18T18:42:00Z"/>
        </w:rPr>
      </w:pPr>
      <w:bookmarkStart w:id="25035" w:name="_Toc382212794"/>
      <w:bookmarkEnd w:id="25033"/>
      <w:ins w:id="25036" w:author="Rev 10 Allen Wirfs-Brock" w:date="2012-08-14T14:56:00Z">
        <w:r>
          <w:t>ReturnIfAbrupt(</w:t>
        </w:r>
        <w:r>
          <w:rPr>
            <w:i/>
          </w:rPr>
          <w:t>obj</w:t>
        </w:r>
        <w:r>
          <w:t>)</w:t>
        </w:r>
      </w:ins>
      <w:ins w:id="25037" w:author="Rev 6 Allen Wirfs-Brock" w:date="2012-02-18T18:42:00Z">
        <w:del w:id="25038" w:author="Rev 10 Allen Wirfs-Brock" w:date="2012-08-14T14:56:00Z">
          <w:r w:rsidR="00DE0462" w:rsidDel="006552DF">
            <w:delText xml:space="preserve">If </w:delText>
          </w:r>
          <w:r w:rsidR="00DE0462" w:rsidRPr="00E77497" w:rsidDel="006552DF">
            <w:rPr>
              <w:i/>
            </w:rPr>
            <w:delText>obj</w:delText>
          </w:r>
          <w:r w:rsidR="00DE0462" w:rsidRPr="00E77497" w:rsidDel="006552DF">
            <w:delText xml:space="preserve"> </w:delText>
          </w:r>
          <w:r w:rsidR="00DE0462" w:rsidDel="006552DF">
            <w:delText xml:space="preserve">is an abrupt completion, return </w:delText>
          </w:r>
          <w:r w:rsidR="00DE0462" w:rsidRPr="00E77497" w:rsidDel="006552DF">
            <w:rPr>
              <w:i/>
            </w:rPr>
            <w:delText>ob</w:delText>
          </w:r>
        </w:del>
        <w:del w:id="25039" w:author="Rev 11 Allen Wirfs-Brock" w:date="2012-10-25T15:43:00Z">
          <w:r w:rsidR="00DE0462" w:rsidRPr="00E77497" w:rsidDel="007B3D06">
            <w:rPr>
              <w:i/>
            </w:rPr>
            <w:delText>j</w:delText>
          </w:r>
        </w:del>
        <w:r w:rsidR="00DE0462">
          <w:t>.</w:t>
        </w:r>
      </w:ins>
    </w:p>
    <w:p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del w:id="25040" w:author="Rev 7 Allen Wirfs-Brock" w:date="2012-05-02T10:50:00Z">
        <w:r w:rsidRPr="00E77497" w:rsidDel="002F42C1">
          <w:delText xml:space="preserve">running </w:delText>
        </w:r>
      </w:del>
      <w:ins w:id="25041" w:author="Rev 7 Allen Wirfs-Brock" w:date="2012-05-02T10:50:00Z">
        <w:del w:id="25042" w:author="Rev 8 Allen Wirfs-Brock" w:date="2012-06-13T16:01:00Z">
          <w:r w:rsidR="002F42C1" w:rsidDel="00B33FB4">
            <w:delText>current</w:delText>
          </w:r>
        </w:del>
      </w:ins>
      <w:ins w:id="25043" w:author="Rev 8 Allen Wirfs-Brock" w:date="2012-06-13T16:01:00Z">
        <w:r w:rsidR="00B33FB4">
          <w:t>running</w:t>
        </w:r>
      </w:ins>
      <w:ins w:id="25044" w:author="Rev 7 Allen Wirfs-Brock" w:date="2012-05-02T10:50:00Z">
        <w:r w:rsidR="002F42C1" w:rsidRPr="00E77497">
          <w:t xml:space="preserve"> </w:t>
        </w:r>
      </w:ins>
      <w:r w:rsidRPr="00E77497">
        <w:t>execution context’s LexicalEnvironment.</w:t>
      </w:r>
    </w:p>
    <w:p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25045" w:name="_Toc382212795"/>
      <w:bookmarkEnd w:id="25035"/>
      <w:r w:rsidRPr="00E77497">
        <w:t>.</w:t>
      </w:r>
    </w:p>
    <w:p w:rsidR="004C02EF" w:rsidRPr="00E77497" w:rsidRDefault="004C02EF" w:rsidP="00B34B48">
      <w:pPr>
        <w:pStyle w:val="Alg2"/>
        <w:numPr>
          <w:ilvl w:val="0"/>
          <w:numId w:val="129"/>
        </w:numPr>
      </w:pPr>
      <w:r w:rsidRPr="00E77497">
        <w:t xml:space="preserve">Set the </w:t>
      </w:r>
      <w:ins w:id="25046" w:author="Rev 7 Allen Wirfs-Brock" w:date="2012-04-26T08:53:00Z">
        <w:r w:rsidR="00933B52">
          <w:rPr>
            <w:i/>
          </w:rPr>
          <w:t>withEnvironment</w:t>
        </w:r>
        <w:r w:rsidR="00933B52" w:rsidRPr="00E77497">
          <w:t xml:space="preserve"> </w:t>
        </w:r>
      </w:ins>
      <w:del w:id="25047"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newEnv</w:t>
      </w:r>
      <w:r w:rsidRPr="00E77497">
        <w:t xml:space="preserve"> to </w:t>
      </w:r>
      <w:r w:rsidRPr="00E77497">
        <w:rPr>
          <w:b/>
        </w:rPr>
        <w:t>true</w:t>
      </w:r>
      <w:r w:rsidRPr="00E77497">
        <w:t>.</w:t>
      </w:r>
    </w:p>
    <w:p w:rsidR="004C02EF" w:rsidRPr="00E77497" w:rsidRDefault="004C02EF" w:rsidP="00B34B48">
      <w:pPr>
        <w:pStyle w:val="Alg2"/>
        <w:numPr>
          <w:ilvl w:val="0"/>
          <w:numId w:val="129"/>
        </w:numPr>
      </w:pPr>
      <w:r w:rsidRPr="00E77497">
        <w:t xml:space="preserve">Set the </w:t>
      </w:r>
      <w:del w:id="25048" w:author="Rev 7 Allen Wirfs-Brock" w:date="2012-05-02T10:51:00Z">
        <w:r w:rsidRPr="00E77497" w:rsidDel="002F42C1">
          <w:delText xml:space="preserve">running </w:delText>
        </w:r>
      </w:del>
      <w:ins w:id="25049" w:author="Rev 7 Allen Wirfs-Brock" w:date="2012-05-02T10:51:00Z">
        <w:del w:id="25050" w:author="Rev 8 Allen Wirfs-Brock" w:date="2012-06-13T16:01:00Z">
          <w:r w:rsidR="002F42C1" w:rsidDel="00B33FB4">
            <w:delText>current</w:delText>
          </w:r>
        </w:del>
      </w:ins>
      <w:ins w:id="25051" w:author="Rev 8 Allen Wirfs-Brock" w:date="2012-06-13T16:01:00Z">
        <w:r w:rsidR="00B33FB4">
          <w:t>running</w:t>
        </w:r>
      </w:ins>
      <w:ins w:id="25052" w:author="Rev 7 Allen Wirfs-Brock" w:date="2012-05-02T10:51:00Z">
        <w:r w:rsidR="002F42C1" w:rsidRPr="00E77497">
          <w:t xml:space="preserve"> </w:t>
        </w:r>
      </w:ins>
      <w:r w:rsidRPr="00E77497">
        <w:t xml:space="preserve">execution context’s LexicalEnvironment to </w:t>
      </w:r>
      <w:r w:rsidRPr="00E77497">
        <w:rPr>
          <w:i/>
        </w:rPr>
        <w:t>newEnv</w:t>
      </w:r>
      <w:r w:rsidRPr="00E77497">
        <w:t>.</w:t>
      </w:r>
    </w:p>
    <w:p w:rsidR="004C02EF" w:rsidRPr="00E77497" w:rsidRDefault="004C02EF" w:rsidP="00B34B48">
      <w:pPr>
        <w:pStyle w:val="Alg2"/>
        <w:numPr>
          <w:ilvl w:val="0"/>
          <w:numId w:val="129"/>
        </w:numPr>
      </w:pPr>
      <w:r w:rsidRPr="00E77497">
        <w:lastRenderedPageBreak/>
        <w:t xml:space="preserve">Let </w:t>
      </w:r>
      <w:r w:rsidRPr="00E77497">
        <w:rPr>
          <w:i/>
        </w:rPr>
        <w:t xml:space="preserve">C </w:t>
      </w:r>
      <w:r w:rsidRPr="00E77497">
        <w:t xml:space="preserve">be the result of evaluating </w:t>
      </w:r>
      <w:r w:rsidRPr="00E77497">
        <w:rPr>
          <w:i/>
        </w:rPr>
        <w:t>Statement</w:t>
      </w:r>
      <w:ins w:id="25053" w:author="Rev 6 Allen Wirfs-Brock" w:date="2012-02-18T18:44:00Z">
        <w:r w:rsidR="00DE0462">
          <w:t>.</w:t>
        </w:r>
      </w:ins>
      <w:r w:rsidRPr="00E77497">
        <w:rPr>
          <w:i/>
        </w:rPr>
        <w:t xml:space="preserve"> </w:t>
      </w:r>
      <w:bookmarkStart w:id="25054" w:name="_Toc382212796"/>
      <w:bookmarkEnd w:id="25045"/>
      <w:del w:id="25055"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25056" w:author="Rev 6 Allen Wirfs-Brock" w:date="2012-02-18T13:05:00Z">
        <w:r w:rsidRPr="00E77497" w:rsidDel="00675312">
          <w:delText>(</w:delText>
        </w:r>
      </w:del>
      <w:del w:id="25057"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25058" w:author="Rev 6 Allen Wirfs-Brock" w:date="2012-02-18T18:39:00Z">
        <w:r w:rsidRPr="00E77497" w:rsidDel="00DE0462">
          <w:delText xml:space="preserve">), </w:delText>
        </w:r>
      </w:del>
      <w:del w:id="25059"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rsidR="004C02EF" w:rsidRPr="00E77497" w:rsidRDefault="004C02EF" w:rsidP="00B34B48">
      <w:pPr>
        <w:pStyle w:val="Alg2"/>
        <w:numPr>
          <w:ilvl w:val="0"/>
          <w:numId w:val="129"/>
        </w:numPr>
      </w:pPr>
      <w:r w:rsidRPr="00E77497">
        <w:t xml:space="preserve">Set the </w:t>
      </w:r>
      <w:del w:id="25060" w:author="Rev 7 Allen Wirfs-Brock" w:date="2012-05-02T10:51:00Z">
        <w:r w:rsidRPr="00E77497" w:rsidDel="002F42C1">
          <w:delText xml:space="preserve">running </w:delText>
        </w:r>
      </w:del>
      <w:ins w:id="25061" w:author="Rev 7 Allen Wirfs-Brock" w:date="2012-05-02T10:51:00Z">
        <w:del w:id="25062" w:author="Rev 8 Allen Wirfs-Brock" w:date="2012-06-13T16:01:00Z">
          <w:r w:rsidR="002F42C1" w:rsidDel="00B33FB4">
            <w:delText>current</w:delText>
          </w:r>
        </w:del>
      </w:ins>
      <w:ins w:id="25063" w:author="Rev 8 Allen Wirfs-Brock" w:date="2012-06-13T16:01:00Z">
        <w:r w:rsidR="00B33FB4">
          <w:t>running</w:t>
        </w:r>
      </w:ins>
      <w:ins w:id="25064" w:author="Rev 7 Allen Wirfs-Brock" w:date="2012-05-02T10:51:00Z">
        <w:r w:rsidR="002F42C1" w:rsidRPr="00E77497">
          <w:t xml:space="preserve"> </w:t>
        </w:r>
      </w:ins>
      <w:r w:rsidRPr="00E77497">
        <w:t xml:space="preserve">execution context’s Lexical Environment to </w:t>
      </w:r>
      <w:r w:rsidRPr="00E77497">
        <w:rPr>
          <w:i/>
        </w:rPr>
        <w:t>oldEnv</w:t>
      </w:r>
      <w:r w:rsidRPr="00E77497">
        <w:t>.</w:t>
      </w:r>
    </w:p>
    <w:bookmarkEnd w:id="25054"/>
    <w:p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25065" w:name="_Toc381513723"/>
      <w:bookmarkStart w:id="25066" w:name="_Toc382212245"/>
      <w:bookmarkStart w:id="25067" w:name="_Toc382212808"/>
      <w:bookmarkStart w:id="25068" w:name="_Toc382291590"/>
      <w:r w:rsidRPr="00E77497">
        <w:t>.</w:t>
      </w:r>
      <w:bookmarkStart w:id="25069" w:name="_Toc385672239"/>
      <w:bookmarkStart w:id="25070" w:name="_Ref386878658"/>
      <w:bookmarkStart w:id="25071" w:name="_Toc393690343"/>
    </w:p>
    <w:p w:rsidR="004C02EF" w:rsidRPr="00E77497" w:rsidDel="00514CF8" w:rsidRDefault="004C02EF" w:rsidP="00B43482">
      <w:pPr>
        <w:pStyle w:val="Heading3"/>
        <w:numPr>
          <w:ilvl w:val="0"/>
          <w:numId w:val="0"/>
        </w:numPr>
        <w:rPr>
          <w:del w:id="25072" w:author="Rev 3 Allen Wirfs-Brock" w:date="2011-09-09T12:50:00Z"/>
        </w:rPr>
      </w:pPr>
      <w:bookmarkStart w:id="25073" w:name="_Toc235503464"/>
      <w:bookmarkStart w:id="25074" w:name="_Toc241509239"/>
      <w:bookmarkStart w:id="25075" w:name="_Toc244416726"/>
      <w:bookmarkStart w:id="25076" w:name="_Toc276631090"/>
      <w:bookmarkStart w:id="25077" w:name="_Toc417706229"/>
      <w:bookmarkStart w:id="25078" w:name="_Ref457437670"/>
      <w:bookmarkStart w:id="25079" w:name="_Ref457437671"/>
      <w:bookmarkStart w:id="25080" w:name="_Ref457437672"/>
      <w:bookmarkStart w:id="25081" w:name="_Ref457437673"/>
      <w:bookmarkStart w:id="25082" w:name="_Ref457437674"/>
      <w:bookmarkStart w:id="25083" w:name="_Toc472818889"/>
      <w:del w:id="25084" w:author="Rev 3 Allen Wirfs-Brock" w:date="2011-09-09T12:50:00Z">
        <w:r w:rsidRPr="00E77497" w:rsidDel="00514CF8">
          <w:delText>12.10.1</w:delText>
        </w:r>
        <w:r w:rsidRPr="00E77497" w:rsidDel="00514CF8">
          <w:tab/>
          <w:delText>Strict Mode Restrictions</w:delText>
        </w:r>
        <w:bookmarkEnd w:id="25073"/>
        <w:bookmarkEnd w:id="25074"/>
        <w:bookmarkEnd w:id="25075"/>
        <w:bookmarkEnd w:id="25076"/>
      </w:del>
    </w:p>
    <w:p w:rsidR="004C02EF" w:rsidRPr="00E77497" w:rsidDel="00514CF8" w:rsidRDefault="004C02EF" w:rsidP="004C02EF">
      <w:pPr>
        <w:rPr>
          <w:del w:id="25085" w:author="Rev 3 Allen Wirfs-Brock" w:date="2011-09-09T12:50:00Z"/>
        </w:rPr>
      </w:pPr>
      <w:del w:id="25086"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rsidR="004C02EF" w:rsidRPr="00E77497" w:rsidRDefault="004C02EF" w:rsidP="00B43482">
      <w:pPr>
        <w:pStyle w:val="Heading2"/>
        <w:numPr>
          <w:ilvl w:val="0"/>
          <w:numId w:val="0"/>
        </w:numPr>
      </w:pPr>
      <w:bookmarkStart w:id="25087" w:name="_Toc235503465"/>
      <w:bookmarkStart w:id="25088" w:name="_Toc241509240"/>
      <w:bookmarkStart w:id="25089" w:name="_Toc244416727"/>
      <w:bookmarkStart w:id="25090" w:name="_Toc276631091"/>
      <w:bookmarkStart w:id="25091" w:name="_Toc339020414"/>
      <w:r w:rsidRPr="00E77497">
        <w:t>12.11</w:t>
      </w:r>
      <w:r w:rsidRPr="00E77497">
        <w:tab/>
        <w:t xml:space="preserve">The </w:t>
      </w:r>
      <w:r w:rsidRPr="00E77497">
        <w:rPr>
          <w:rFonts w:ascii="Courier New" w:hAnsi="Courier New"/>
          <w:sz w:val="20"/>
        </w:rPr>
        <w:t>switch</w:t>
      </w:r>
      <w:r w:rsidRPr="00E77497">
        <w:t xml:space="preserve"> Statement</w:t>
      </w:r>
      <w:bookmarkEnd w:id="25077"/>
      <w:bookmarkEnd w:id="25078"/>
      <w:bookmarkEnd w:id="25079"/>
      <w:bookmarkEnd w:id="25080"/>
      <w:bookmarkEnd w:id="25081"/>
      <w:bookmarkEnd w:id="25082"/>
      <w:bookmarkEnd w:id="25083"/>
      <w:bookmarkEnd w:id="25087"/>
      <w:bookmarkEnd w:id="25088"/>
      <w:bookmarkEnd w:id="25089"/>
      <w:bookmarkEnd w:id="25090"/>
      <w:bookmarkEnd w:id="2509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SwitchStatement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4C02EF" w:rsidRPr="00E77497" w:rsidRDefault="004C02EF" w:rsidP="004C02EF">
      <w:pPr>
        <w:pStyle w:val="SyntaxRule"/>
      </w:pPr>
      <w:r w:rsidRPr="00E77497">
        <w:t xml:space="preserve">CaseBlock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CaseClauses </w:t>
      </w:r>
      <w:r w:rsidRPr="00E77497">
        <w:rPr>
          <w:rFonts w:ascii="Arial" w:hAnsi="Arial"/>
          <w:b/>
          <w:i w:val="0"/>
        </w:rPr>
        <w:t>:</w:t>
      </w:r>
    </w:p>
    <w:p w:rsidR="004C02EF" w:rsidRPr="00E77497" w:rsidRDefault="004C02EF" w:rsidP="004C02EF">
      <w:pPr>
        <w:pStyle w:val="SyntaxDefinition"/>
      </w:pPr>
      <w:r w:rsidRPr="00E77497">
        <w:t>CaseClause</w:t>
      </w:r>
      <w:r w:rsidRPr="00E77497">
        <w:br/>
        <w:t>CaseClauses CaseClause</w:t>
      </w:r>
    </w:p>
    <w:p w:rsidR="004C02EF" w:rsidRPr="00E77497" w:rsidRDefault="004C02EF" w:rsidP="004C02EF">
      <w:pPr>
        <w:pStyle w:val="SyntaxRule"/>
      </w:pPr>
      <w:r w:rsidRPr="00E77497">
        <w:t xml:space="preserve">CaseClause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4C02EF" w:rsidRPr="00E77497" w:rsidRDefault="004C02EF" w:rsidP="004C02EF">
      <w:pPr>
        <w:pStyle w:val="SyntaxRule"/>
      </w:pPr>
      <w:r w:rsidRPr="00E77497">
        <w:t xml:space="preserve">DefaultClause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3C2189" w:rsidRPr="00E77497" w:rsidRDefault="003C2189" w:rsidP="003C2189">
      <w:pPr>
        <w:pStyle w:val="Heading4"/>
        <w:numPr>
          <w:ilvl w:val="0"/>
          <w:numId w:val="0"/>
        </w:numPr>
        <w:rPr>
          <w:ins w:id="25092" w:author="Rev 4 Allen Wirfs-Brock" w:date="2011-10-20T10:35:00Z"/>
        </w:rPr>
      </w:pPr>
      <w:ins w:id="25093" w:author="Rev 4 Allen Wirfs-Brock" w:date="2011-10-20T10:35:00Z">
        <w:r w:rsidRPr="00E77497">
          <w:t>Static Semantics</w:t>
        </w:r>
      </w:ins>
    </w:p>
    <w:p w:rsidR="003C2189" w:rsidRPr="00E77497" w:rsidRDefault="003C2189" w:rsidP="003C2189">
      <w:pPr>
        <w:rPr>
          <w:ins w:id="25094" w:author="Rev 4 Allen Wirfs-Brock" w:date="2011-10-20T10:35:00Z"/>
          <w:rFonts w:ascii="Helvetica" w:hAnsi="Helvetica"/>
          <w:b/>
        </w:rPr>
      </w:pPr>
      <w:ins w:id="25095" w:author="Rev 4 Allen Wirfs-Brock" w:date="2011-10-20T10:35:00Z">
        <w:r w:rsidRPr="00E77497">
          <w:rPr>
            <w:rFonts w:ascii="Helvetica" w:hAnsi="Helvetica"/>
            <w:b/>
          </w:rPr>
          <w:t>Static Semantics:  Early Errors</w:t>
        </w:r>
      </w:ins>
    </w:p>
    <w:p w:rsidR="003C1856" w:rsidRPr="003B4312" w:rsidRDefault="003C1856" w:rsidP="003C1856">
      <w:pPr>
        <w:rPr>
          <w:ins w:id="25096" w:author="Rev 4 Allen Wirfs-Brock" w:date="2011-10-20T10:38:00Z"/>
        </w:rPr>
      </w:pPr>
      <w:ins w:id="25097"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25098" w:author="Rev 6 Allen Wirfs-Brock" w:date="2012-02-27T15:53:00Z">
          <w:r w:rsidRPr="003B4312" w:rsidDel="003471DC">
            <w:delText>are:</w:delText>
          </w:r>
        </w:del>
      </w:ins>
    </w:p>
    <w:p w:rsidR="003C1856" w:rsidRPr="004D1BD1" w:rsidRDefault="003C1856" w:rsidP="00BC2562">
      <w:pPr>
        <w:numPr>
          <w:ilvl w:val="0"/>
          <w:numId w:val="737"/>
        </w:numPr>
        <w:spacing w:after="220"/>
        <w:contextualSpacing/>
        <w:rPr>
          <w:ins w:id="25099" w:author="Rev 4 Allen Wirfs-Brock" w:date="2011-10-20T10:38:00Z"/>
        </w:rPr>
      </w:pPr>
      <w:ins w:id="25100"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w:t>
        </w:r>
        <w:del w:id="25101" w:author="Rev 9 Allen Wirfs-Brock" w:date="2012-07-08T14:36:00Z">
          <w:r w:rsidRPr="004D1BD1" w:rsidDel="00491BC9">
            <w:delText>i</w:delText>
          </w:r>
        </w:del>
        <w:r w:rsidRPr="004D1BD1">
          <w:t>r</w:t>
        </w:r>
      </w:ins>
      <w:ins w:id="25102" w:author="Rev 6 Allen Wirfs-Brock" w:date="2012-02-27T16:14:00Z">
        <w:r w:rsidR="00650D6A">
          <w:t>i</w:t>
        </w:r>
      </w:ins>
      <w:ins w:id="25103" w:author="Rev 4 Allen Wirfs-Brock" w:date="2011-10-20T10:38:00Z">
        <w:r w:rsidRPr="004D1BD1">
          <w:t>es.</w:t>
        </w:r>
      </w:ins>
    </w:p>
    <w:p w:rsidR="003C1856" w:rsidRPr="004D1BD1" w:rsidRDefault="003C1856" w:rsidP="00BC2562">
      <w:pPr>
        <w:numPr>
          <w:ilvl w:val="0"/>
          <w:numId w:val="737"/>
        </w:numPr>
        <w:spacing w:after="220"/>
        <w:rPr>
          <w:ins w:id="25104" w:author="Rev 4 Allen Wirfs-Brock" w:date="2011-10-20T10:38:00Z"/>
        </w:rPr>
      </w:pPr>
      <w:ins w:id="25105"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rsidR="00BD4A1E" w:rsidRPr="00E77497" w:rsidDel="00516F75" w:rsidRDefault="00BD4A1E" w:rsidP="00BD4A1E">
      <w:pPr>
        <w:rPr>
          <w:ins w:id="25106" w:author="Rev 4 Allen Wirfs-Brock" w:date="2011-10-20T10:58:00Z"/>
          <w:del w:id="25107" w:author="Rev 6 Allen Wirfs-Brock" w:date="2012-01-26T15:06:00Z"/>
        </w:rPr>
      </w:pPr>
      <w:ins w:id="25108" w:author="Rev 4 Allen Wirfs-Brock" w:date="2011-10-20T10:58:00Z">
        <w:del w:id="25109"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rsidR="00BD4A1E" w:rsidRPr="00E77497" w:rsidDel="00516F75" w:rsidRDefault="00BD4A1E" w:rsidP="00B34B48">
      <w:pPr>
        <w:numPr>
          <w:ilvl w:val="0"/>
          <w:numId w:val="403"/>
        </w:numPr>
        <w:spacing w:after="220"/>
        <w:rPr>
          <w:ins w:id="25110" w:author="Rev 4 Allen Wirfs-Brock" w:date="2011-10-20T10:58:00Z"/>
          <w:del w:id="25111" w:author="Rev 6 Allen Wirfs-Brock" w:date="2012-01-26T15:06:00Z"/>
        </w:rPr>
      </w:pPr>
      <w:ins w:id="25112" w:author="Rev 4 Allen Wirfs-Brock" w:date="2011-10-20T10:58:00Z">
        <w:del w:id="25113"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rsidR="00352017" w:rsidRPr="00E77497" w:rsidRDefault="00352017" w:rsidP="00352017">
      <w:pPr>
        <w:rPr>
          <w:ins w:id="25114" w:author="Rev 4 Allen Wirfs-Brock" w:date="2011-10-20T10:41:00Z"/>
          <w:rFonts w:ascii="Helvetica" w:hAnsi="Helvetica"/>
          <w:b/>
        </w:rPr>
      </w:pPr>
      <w:ins w:id="25115"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rsidR="00383225" w:rsidRPr="004D1BD1" w:rsidRDefault="00383225" w:rsidP="00383225">
      <w:pPr>
        <w:jc w:val="left"/>
        <w:rPr>
          <w:ins w:id="25116" w:author="Rev 4 Allen Wirfs-Brock" w:date="2011-10-20T10:42:00Z"/>
        </w:rPr>
      </w:pPr>
      <w:ins w:id="25117"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rsidR="00383225" w:rsidRPr="003B4312" w:rsidRDefault="00383225" w:rsidP="00B34B48">
      <w:pPr>
        <w:pStyle w:val="Alg4"/>
        <w:numPr>
          <w:ilvl w:val="0"/>
          <w:numId w:val="485"/>
        </w:numPr>
        <w:spacing w:after="220"/>
        <w:contextualSpacing/>
        <w:rPr>
          <w:ins w:id="25118" w:author="Rev 4 Allen Wirfs-Brock" w:date="2011-10-20T10:42:00Z"/>
        </w:rPr>
      </w:pPr>
      <w:ins w:id="25119" w:author="Rev 4 Allen Wirfs-Brock" w:date="2011-10-20T10:42:00Z">
        <w:r w:rsidRPr="003B4312">
          <w:t>Return a new empty List.</w:t>
        </w:r>
      </w:ins>
    </w:p>
    <w:p w:rsidR="00175EBD" w:rsidRPr="004D1BD1" w:rsidDel="00007356" w:rsidRDefault="00175EBD" w:rsidP="00175EBD">
      <w:pPr>
        <w:jc w:val="left"/>
        <w:rPr>
          <w:ins w:id="25120" w:author="Rev 4 Allen Wirfs-Brock" w:date="2011-10-20T10:44:00Z"/>
          <w:del w:id="25121" w:author="Rev 8 Allen Wirfs-Brock" w:date="2012-06-01T09:05:00Z"/>
        </w:rPr>
      </w:pPr>
      <w:ins w:id="25122" w:author="Rev 4 Allen Wirfs-Brock" w:date="2011-10-20T10:44:00Z">
        <w:del w:id="25123" w:author="Rev 8 Allen Wirfs-Brock" w:date="2012-06-01T09:05: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rsidR="00175EBD" w:rsidRPr="004D1BD1" w:rsidDel="00007356" w:rsidRDefault="00175EBD" w:rsidP="00B34B48">
      <w:pPr>
        <w:pStyle w:val="Alg4"/>
        <w:numPr>
          <w:ilvl w:val="0"/>
          <w:numId w:val="531"/>
        </w:numPr>
        <w:spacing w:after="220"/>
        <w:contextualSpacing/>
        <w:rPr>
          <w:ins w:id="25124" w:author="Rev 4 Allen Wirfs-Brock" w:date="2011-10-20T10:44:00Z"/>
          <w:del w:id="25125" w:author="Rev 8 Allen Wirfs-Brock" w:date="2012-06-01T09:05:00Z"/>
        </w:rPr>
      </w:pPr>
      <w:ins w:id="25126" w:author="Rev 4 Allen Wirfs-Brock" w:date="2011-10-20T10:44:00Z">
        <w:del w:id="25127" w:author="Rev 8 Allen Wirfs-Brock" w:date="2012-06-01T09:05:00Z">
          <w:r w:rsidRPr="003B4312" w:rsidDel="00007356">
            <w:delText xml:space="preserve">Return the LexicalDeclarations of </w:delText>
          </w:r>
          <w:r w:rsidRPr="00C7794D" w:rsidDel="00007356">
            <w:rPr>
              <w:i/>
            </w:rPr>
            <w:delText>CaseClauses</w:delText>
          </w:r>
          <w:r w:rsidRPr="004D1BD1" w:rsidDel="00007356">
            <w:delText>.</w:delText>
          </w:r>
        </w:del>
      </w:ins>
    </w:p>
    <w:p w:rsidR="0030338C" w:rsidRPr="004D1BD1" w:rsidRDefault="0030338C" w:rsidP="0030338C">
      <w:pPr>
        <w:jc w:val="left"/>
        <w:rPr>
          <w:ins w:id="25128" w:author="Rev 4 Allen Wirfs-Brock" w:date="2011-10-20T10:49:00Z"/>
        </w:rPr>
      </w:pPr>
      <w:ins w:id="25129"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rsidR="0030338C" w:rsidRPr="004D1BD1" w:rsidRDefault="0030338C" w:rsidP="00B34B48">
      <w:pPr>
        <w:pStyle w:val="Alg4"/>
        <w:numPr>
          <w:ilvl w:val="0"/>
          <w:numId w:val="532"/>
        </w:numPr>
        <w:spacing w:after="220"/>
        <w:contextualSpacing/>
        <w:rPr>
          <w:ins w:id="25130" w:author="Rev 4 Allen Wirfs-Brock" w:date="2011-10-20T10:49:00Z"/>
        </w:rPr>
      </w:pPr>
      <w:ins w:id="25131"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rsidR="0030338C" w:rsidRPr="006B6D0A" w:rsidRDefault="0030338C" w:rsidP="00B34B48">
      <w:pPr>
        <w:pStyle w:val="Alg4"/>
        <w:numPr>
          <w:ilvl w:val="0"/>
          <w:numId w:val="532"/>
        </w:numPr>
        <w:spacing w:after="220"/>
        <w:contextualSpacing/>
        <w:rPr>
          <w:ins w:id="25132" w:author="Rev 4 Allen Wirfs-Brock" w:date="2011-10-20T10:49:00Z"/>
        </w:rPr>
      </w:pPr>
      <w:ins w:id="25133" w:author="Rev 4 Allen Wirfs-Brock" w:date="2011-10-20T10:49:00Z">
        <w:r w:rsidRPr="003B4312">
          <w:t xml:space="preserve">Else let </w:t>
        </w:r>
        <w:r w:rsidRPr="006B6D0A">
          <w:rPr>
            <w:i/>
          </w:rPr>
          <w:t xml:space="preserve">declarations </w:t>
        </w:r>
        <w:r w:rsidRPr="006B6D0A">
          <w:t>be a new empty List.</w:t>
        </w:r>
      </w:ins>
    </w:p>
    <w:p w:rsidR="0030338C" w:rsidRPr="003B4312" w:rsidRDefault="0030338C" w:rsidP="00B34B48">
      <w:pPr>
        <w:pStyle w:val="Alg4"/>
        <w:numPr>
          <w:ilvl w:val="0"/>
          <w:numId w:val="532"/>
        </w:numPr>
        <w:spacing w:after="220"/>
        <w:contextualSpacing/>
        <w:rPr>
          <w:ins w:id="25134" w:author="Rev 4 Allen Wirfs-Brock" w:date="2011-10-20T10:49:00Z"/>
          <w:rStyle w:val="bnf"/>
          <w:i w:val="0"/>
        </w:rPr>
      </w:pPr>
      <w:ins w:id="25135" w:author="Rev 4 Allen Wirfs-Brock" w:date="2011-10-20T10:49:00Z">
        <w:r w:rsidRPr="006B6D0A">
          <w:t xml:space="preserve">Append to </w:t>
        </w:r>
        <w:r w:rsidRPr="00E65A34">
          <w:rPr>
            <w:i/>
          </w:rPr>
          <w:t xml:space="preserve">declarations </w:t>
        </w:r>
        <w:r w:rsidRPr="009C202C">
          <w:t xml:space="preserve">the elements of the </w:t>
        </w:r>
      </w:ins>
      <w:ins w:id="25136" w:author="Rev 10 Allen Wirfs-Brock" w:date="2012-08-14T09:43:00Z">
        <w:r w:rsidR="00C700A2" w:rsidRPr="006B6D0A">
          <w:t xml:space="preserve">LexicalDeclarations </w:t>
        </w:r>
      </w:ins>
      <w:ins w:id="25137" w:author="Rev 4 Allen Wirfs-Brock" w:date="2011-10-20T10:49:00Z">
        <w:del w:id="25138" w:author="Rev 10 Allen Wirfs-Brock" w:date="2012-08-14T09:43:00Z">
          <w:r w:rsidRPr="009C202C" w:rsidDel="00C700A2">
            <w:delText xml:space="preserve">LexicallyDeclaredNames </w:delText>
          </w:r>
        </w:del>
        <w:r w:rsidRPr="009C202C">
          <w:t xml:space="preserve">of the </w:t>
        </w:r>
        <w:r w:rsidRPr="00C7794D">
          <w:rPr>
            <w:i/>
          </w:rPr>
          <w:t>DefaultClause</w:t>
        </w:r>
        <w:r w:rsidRPr="004D1BD1">
          <w:rPr>
            <w:rStyle w:val="bnf"/>
          </w:rPr>
          <w:t>.</w:t>
        </w:r>
      </w:ins>
    </w:p>
    <w:p w:rsidR="0030338C" w:rsidRPr="006B6D0A" w:rsidRDefault="0030338C" w:rsidP="00B34B48">
      <w:pPr>
        <w:pStyle w:val="Alg4"/>
        <w:numPr>
          <w:ilvl w:val="0"/>
          <w:numId w:val="532"/>
        </w:numPr>
        <w:spacing w:after="220"/>
        <w:contextualSpacing/>
        <w:rPr>
          <w:ins w:id="25139" w:author="Rev 4 Allen Wirfs-Brock" w:date="2011-10-20T10:49:00Z"/>
        </w:rPr>
      </w:pPr>
      <w:ins w:id="25140" w:author="Rev 4 Allen Wirfs-Brock" w:date="2011-10-20T10:49:00Z">
        <w:r w:rsidRPr="006B6D0A">
          <w:t xml:space="preserve">If the second </w:t>
        </w:r>
        <w:r w:rsidRPr="00C7794D">
          <w:rPr>
            <w:i/>
          </w:rPr>
          <w:t>CaseClauses</w:t>
        </w:r>
        <w:r w:rsidRPr="004D1BD1">
          <w:t xml:space="preserve"> is not present, return </w:t>
        </w:r>
      </w:ins>
      <w:ins w:id="25141" w:author="Rev 10 Allen Wirfs-Brock" w:date="2012-08-14T09:42:00Z">
        <w:r w:rsidR="00C700A2" w:rsidRPr="00E65A34">
          <w:rPr>
            <w:i/>
          </w:rPr>
          <w:t>declarations</w:t>
        </w:r>
      </w:ins>
      <w:ins w:id="25142" w:author="Rev 4 Allen Wirfs-Brock" w:date="2011-10-20T10:49:00Z">
        <w:del w:id="25143" w:author="Rev 10 Allen Wirfs-Brock" w:date="2012-08-14T09:42:00Z">
          <w:r w:rsidRPr="003B4312" w:rsidDel="00C700A2">
            <w:rPr>
              <w:rStyle w:val="bnf"/>
            </w:rPr>
            <w:delText>names</w:delText>
          </w:r>
        </w:del>
        <w:r w:rsidRPr="006B6D0A">
          <w:t>.</w:t>
        </w:r>
      </w:ins>
    </w:p>
    <w:p w:rsidR="0030338C" w:rsidRPr="004D1BD1" w:rsidRDefault="0030338C" w:rsidP="00B34B48">
      <w:pPr>
        <w:pStyle w:val="Alg4"/>
        <w:numPr>
          <w:ilvl w:val="0"/>
          <w:numId w:val="532"/>
        </w:numPr>
        <w:spacing w:after="220"/>
        <w:contextualSpacing/>
        <w:rPr>
          <w:ins w:id="25144" w:author="Rev 4 Allen Wirfs-Brock" w:date="2011-10-20T10:49:00Z"/>
        </w:rPr>
      </w:pPr>
      <w:ins w:id="25145" w:author="Rev 4 Allen Wirfs-Brock" w:date="2011-10-20T10:49:00Z">
        <w:r w:rsidRPr="006B6D0A">
          <w:t>Else return the result of append</w:t>
        </w:r>
      </w:ins>
      <w:ins w:id="25146" w:author="Rev 7 Allen Wirfs-Brock" w:date="2012-05-04T14:16:00Z">
        <w:r w:rsidR="00F77917">
          <w:t>ing</w:t>
        </w:r>
      </w:ins>
      <w:ins w:id="25147" w:author="Rev 4 Allen Wirfs-Brock" w:date="2011-10-20T10:49:00Z">
        <w:r w:rsidRPr="006B6D0A">
          <w:t xml:space="preserve"> to </w:t>
        </w:r>
      </w:ins>
      <w:ins w:id="25148" w:author="Rev 10 Allen Wirfs-Brock" w:date="2012-08-14T09:42:00Z">
        <w:r w:rsidR="00C700A2" w:rsidRPr="00E65A34">
          <w:rPr>
            <w:i/>
          </w:rPr>
          <w:t xml:space="preserve">declarations </w:t>
        </w:r>
      </w:ins>
      <w:ins w:id="25149" w:author="Rev 4 Allen Wirfs-Brock" w:date="2011-10-20T10:49:00Z">
        <w:del w:id="25150" w:author="Rev 10 Allen Wirfs-Brock" w:date="2012-08-14T09:42:00Z">
          <w:r w:rsidRPr="006B6D0A" w:rsidDel="00C700A2">
            <w:rPr>
              <w:i/>
            </w:rPr>
            <w:delText>names</w:delText>
          </w:r>
          <w:r w:rsidRPr="006B6D0A" w:rsidDel="00C700A2">
            <w:delText xml:space="preserve"> </w:delText>
          </w:r>
        </w:del>
        <w:r w:rsidRPr="006B6D0A">
          <w:t xml:space="preserve">the elements of the </w:t>
        </w:r>
        <w:del w:id="25151" w:author="Rev 7 Allen Wirfs-Brock" w:date="2012-05-04T14:19:00Z">
          <w:r w:rsidRPr="006B6D0A" w:rsidDel="00F77917">
            <w:delText xml:space="preserve">the </w:delText>
          </w:r>
        </w:del>
        <w:r w:rsidRPr="006B6D0A">
          <w:t>Lexical</w:t>
        </w:r>
        <w:del w:id="25152" w:author="Rev 10 Allen Wirfs-Brock" w:date="2012-08-14T09:42:00Z">
          <w:r w:rsidRPr="006B6D0A" w:rsidDel="00C700A2">
            <w:delText>lyDeclaredNames</w:delText>
          </w:r>
        </w:del>
      </w:ins>
      <w:ins w:id="25153" w:author="Rev 10 Allen Wirfs-Brock" w:date="2012-08-14T09:42:00Z">
        <w:r w:rsidR="00C700A2">
          <w:t>Declarations</w:t>
        </w:r>
      </w:ins>
      <w:ins w:id="25154" w:author="Rev 4 Allen Wirfs-Brock" w:date="2011-10-20T10:49:00Z">
        <w:r w:rsidRPr="006B6D0A">
          <w:t xml:space="preserve"> of the second </w:t>
        </w:r>
        <w:r w:rsidRPr="00C7794D">
          <w:rPr>
            <w:i/>
          </w:rPr>
          <w:t>CaseClauses</w:t>
        </w:r>
        <w:r w:rsidRPr="004D1BD1">
          <w:t>.</w:t>
        </w:r>
      </w:ins>
    </w:p>
    <w:p w:rsidR="00712597" w:rsidRPr="006B6D0A" w:rsidDel="00007356" w:rsidRDefault="00712597" w:rsidP="00712597">
      <w:pPr>
        <w:rPr>
          <w:ins w:id="25155" w:author="Rev 4 Allen Wirfs-Brock" w:date="2011-10-20T10:53:00Z"/>
          <w:del w:id="25156" w:author="Rev 8 Allen Wirfs-Brock" w:date="2012-06-01T09:05:00Z"/>
        </w:rPr>
      </w:pPr>
      <w:ins w:id="25157" w:author="Rev 4 Allen Wirfs-Brock" w:date="2011-10-20T10:53:00Z">
        <w:del w:id="25158" w:author="Rev 8 Allen Wirfs-Brock" w:date="2012-06-01T09:05: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rsidR="00712597" w:rsidRPr="00B820AB" w:rsidDel="00007356" w:rsidRDefault="00712597" w:rsidP="00435B72">
      <w:pPr>
        <w:pStyle w:val="Alg4"/>
        <w:numPr>
          <w:ilvl w:val="0"/>
          <w:numId w:val="533"/>
        </w:numPr>
        <w:spacing w:after="220"/>
        <w:contextualSpacing/>
        <w:rPr>
          <w:ins w:id="25159" w:author="Rev 4 Allen Wirfs-Brock" w:date="2011-10-20T10:53:00Z"/>
          <w:del w:id="25160" w:author="Rev 8 Allen Wirfs-Brock" w:date="2012-06-01T09:05:00Z"/>
        </w:rPr>
      </w:pPr>
      <w:ins w:id="25161" w:author="Rev 4 Allen Wirfs-Brock" w:date="2011-10-20T10:53:00Z">
        <w:del w:id="25162" w:author="Rev 8 Allen Wirfs-Brock" w:date="2012-06-01T09:05:00Z">
          <w:r w:rsidRPr="00E65A34" w:rsidDel="00007356">
            <w:delText xml:space="preserve">Return the LexicalDeclarations of </w:delText>
          </w:r>
          <w:r w:rsidRPr="009C202C" w:rsidDel="00007356">
            <w:rPr>
              <w:i/>
            </w:rPr>
            <w:delText>CaseClause</w:delText>
          </w:r>
          <w:r w:rsidRPr="00B820AB" w:rsidDel="00007356">
            <w:delText>.</w:delText>
          </w:r>
        </w:del>
      </w:ins>
    </w:p>
    <w:p w:rsidR="00712597" w:rsidRPr="00E77497" w:rsidRDefault="00712597" w:rsidP="00712597">
      <w:pPr>
        <w:rPr>
          <w:ins w:id="25163" w:author="Rev 4 Allen Wirfs-Brock" w:date="2011-10-20T10:53:00Z"/>
        </w:rPr>
      </w:pPr>
      <w:ins w:id="25164"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rsidR="00712597" w:rsidRPr="00E77497" w:rsidRDefault="00712597" w:rsidP="00435B72">
      <w:pPr>
        <w:pStyle w:val="Alg4"/>
        <w:numPr>
          <w:ilvl w:val="0"/>
          <w:numId w:val="534"/>
        </w:numPr>
        <w:spacing w:after="220"/>
        <w:contextualSpacing/>
        <w:rPr>
          <w:ins w:id="25165" w:author="Rev 4 Allen Wirfs-Brock" w:date="2011-10-20T10:53:00Z"/>
        </w:rPr>
      </w:pPr>
      <w:ins w:id="25166"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rsidR="00712597" w:rsidRPr="00E77497" w:rsidRDefault="00712597" w:rsidP="00435B72">
      <w:pPr>
        <w:pStyle w:val="Alg4"/>
        <w:numPr>
          <w:ilvl w:val="0"/>
          <w:numId w:val="534"/>
        </w:numPr>
        <w:spacing w:after="220"/>
        <w:contextualSpacing/>
        <w:rPr>
          <w:ins w:id="25167" w:author="Rev 4 Allen Wirfs-Brock" w:date="2011-10-20T10:53:00Z"/>
          <w:rStyle w:val="bnf"/>
          <w:i w:val="0"/>
        </w:rPr>
      </w:pPr>
      <w:ins w:id="25168" w:author="Rev 4 Allen Wirfs-Brock" w:date="2011-10-20T10:53:00Z">
        <w:r w:rsidRPr="00E77497">
          <w:t xml:space="preserve">Append to </w:t>
        </w:r>
      </w:ins>
      <w:ins w:id="25169" w:author="Rev 10 Allen Wirfs-Brock" w:date="2012-08-14T09:43:00Z">
        <w:r w:rsidR="00C700A2" w:rsidRPr="00E77497">
          <w:rPr>
            <w:i/>
          </w:rPr>
          <w:t xml:space="preserve">declarations </w:t>
        </w:r>
      </w:ins>
      <w:ins w:id="25170" w:author="Rev 4 Allen Wirfs-Brock" w:date="2011-10-20T10:53:00Z">
        <w:del w:id="25171" w:author="Rev 10 Allen Wirfs-Brock" w:date="2012-08-14T09:43:00Z">
          <w:r w:rsidRPr="00E77497" w:rsidDel="00C700A2">
            <w:rPr>
              <w:i/>
            </w:rPr>
            <w:delText>names</w:delText>
          </w:r>
          <w:r w:rsidRPr="00E77497" w:rsidDel="00C700A2">
            <w:delText xml:space="preserve"> </w:delText>
          </w:r>
        </w:del>
        <w:r w:rsidRPr="00E77497">
          <w:t xml:space="preserve">the elements of the LexicalDeclarations of </w:t>
        </w:r>
        <w:r w:rsidRPr="00E77497">
          <w:rPr>
            <w:i/>
          </w:rPr>
          <w:t>CaseClause</w:t>
        </w:r>
        <w:r w:rsidRPr="00E77497">
          <w:rPr>
            <w:rStyle w:val="bnf"/>
          </w:rPr>
          <w:t>.</w:t>
        </w:r>
      </w:ins>
    </w:p>
    <w:p w:rsidR="00712597" w:rsidRPr="00E77497" w:rsidRDefault="00712597" w:rsidP="00435B72">
      <w:pPr>
        <w:pStyle w:val="Alg4"/>
        <w:numPr>
          <w:ilvl w:val="0"/>
          <w:numId w:val="534"/>
        </w:numPr>
        <w:spacing w:after="220"/>
        <w:contextualSpacing/>
        <w:rPr>
          <w:ins w:id="25172" w:author="Rev 4 Allen Wirfs-Brock" w:date="2011-10-20T10:53:00Z"/>
        </w:rPr>
      </w:pPr>
      <w:ins w:id="25173" w:author="Rev 4 Allen Wirfs-Brock" w:date="2011-10-20T10:53:00Z">
        <w:r w:rsidRPr="00E77497">
          <w:t xml:space="preserve">Return </w:t>
        </w:r>
        <w:r w:rsidRPr="00E77497">
          <w:rPr>
            <w:i/>
          </w:rPr>
          <w:t>declarations</w:t>
        </w:r>
        <w:r w:rsidRPr="00E77497">
          <w:t>.</w:t>
        </w:r>
      </w:ins>
    </w:p>
    <w:p w:rsidR="006A32A0" w:rsidRPr="00E77497" w:rsidRDefault="006A32A0" w:rsidP="006A32A0">
      <w:pPr>
        <w:jc w:val="left"/>
        <w:rPr>
          <w:ins w:id="25174" w:author="Rev 4 Allen Wirfs-Brock" w:date="2011-10-20T11:00:00Z"/>
        </w:rPr>
      </w:pPr>
      <w:ins w:id="25175"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rsidR="006A32A0" w:rsidRPr="00E77497" w:rsidRDefault="006A32A0" w:rsidP="00435B72">
      <w:pPr>
        <w:pStyle w:val="Alg4"/>
        <w:numPr>
          <w:ilvl w:val="0"/>
          <w:numId w:val="535"/>
        </w:numPr>
        <w:spacing w:after="220"/>
        <w:contextualSpacing/>
        <w:rPr>
          <w:ins w:id="25176" w:author="Rev 4 Allen Wirfs-Brock" w:date="2011-10-20T11:00:00Z"/>
        </w:rPr>
      </w:pPr>
      <w:ins w:id="25177" w:author="Rev 4 Allen Wirfs-Brock" w:date="2011-10-20T11:00:00Z">
        <w:r w:rsidRPr="00E77497">
          <w:lastRenderedPageBreak/>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rsidR="006A32A0" w:rsidRPr="00E77497" w:rsidRDefault="006A32A0" w:rsidP="00435B72">
      <w:pPr>
        <w:pStyle w:val="Alg4"/>
        <w:numPr>
          <w:ilvl w:val="0"/>
          <w:numId w:val="535"/>
        </w:numPr>
        <w:spacing w:after="220"/>
        <w:contextualSpacing/>
        <w:rPr>
          <w:ins w:id="25178" w:author="Rev 4 Allen Wirfs-Brock" w:date="2011-10-20T11:00:00Z"/>
        </w:rPr>
      </w:pPr>
      <w:ins w:id="25179" w:author="Rev 4 Allen Wirfs-Brock" w:date="2011-10-20T11:00:00Z">
        <w:r w:rsidRPr="00E77497">
          <w:t>Else return a new empty List.</w:t>
        </w:r>
      </w:ins>
    </w:p>
    <w:p w:rsidR="00D97D35" w:rsidRPr="00E77497" w:rsidRDefault="00D97D35" w:rsidP="00D97D35">
      <w:pPr>
        <w:jc w:val="left"/>
        <w:rPr>
          <w:ins w:id="25180" w:author="Rev 4 Allen Wirfs-Brock" w:date="2011-10-20T11:04:00Z"/>
        </w:rPr>
      </w:pPr>
      <w:ins w:id="25181"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rsidR="00D97D35" w:rsidRPr="00E77497" w:rsidRDefault="00D97D35" w:rsidP="00435B72">
      <w:pPr>
        <w:pStyle w:val="Alg4"/>
        <w:numPr>
          <w:ilvl w:val="0"/>
          <w:numId w:val="536"/>
        </w:numPr>
        <w:spacing w:after="220"/>
        <w:contextualSpacing/>
        <w:rPr>
          <w:ins w:id="25182" w:author="Rev 4 Allen Wirfs-Brock" w:date="2011-10-20T11:04:00Z"/>
        </w:rPr>
      </w:pPr>
      <w:ins w:id="25183"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rsidR="00D97D35" w:rsidRPr="00E77497" w:rsidRDefault="00D97D35" w:rsidP="00435B72">
      <w:pPr>
        <w:pStyle w:val="Alg4"/>
        <w:numPr>
          <w:ilvl w:val="0"/>
          <w:numId w:val="536"/>
        </w:numPr>
        <w:spacing w:after="220"/>
        <w:contextualSpacing/>
        <w:rPr>
          <w:ins w:id="25184" w:author="Rev 4 Allen Wirfs-Brock" w:date="2011-10-20T11:04:00Z"/>
        </w:rPr>
      </w:pPr>
      <w:ins w:id="25185" w:author="Rev 4 Allen Wirfs-Brock" w:date="2011-10-20T11:04:00Z">
        <w:r w:rsidRPr="00E77497">
          <w:t>Else return a new empty List.</w:t>
        </w:r>
      </w:ins>
    </w:p>
    <w:p w:rsidR="00001CB2" w:rsidRPr="00E77497" w:rsidRDefault="00001CB2" w:rsidP="00001CB2">
      <w:pPr>
        <w:rPr>
          <w:ins w:id="25186" w:author="Rev 4 Allen Wirfs-Brock" w:date="2011-10-20T10:40:00Z"/>
          <w:rFonts w:ascii="Helvetica" w:hAnsi="Helvetica"/>
          <w:b/>
        </w:rPr>
      </w:pPr>
      <w:ins w:id="25187"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rsidR="00383225" w:rsidRPr="004D1BD1" w:rsidRDefault="00383225" w:rsidP="00383225">
      <w:pPr>
        <w:jc w:val="left"/>
        <w:rPr>
          <w:ins w:id="25188" w:author="Rev 4 Allen Wirfs-Brock" w:date="2011-10-20T10:42:00Z"/>
        </w:rPr>
      </w:pPr>
      <w:ins w:id="25189"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rsidR="00383225" w:rsidRPr="003B4312" w:rsidRDefault="00383225" w:rsidP="00435B72">
      <w:pPr>
        <w:pStyle w:val="Alg4"/>
        <w:numPr>
          <w:ilvl w:val="0"/>
          <w:numId w:val="600"/>
        </w:numPr>
        <w:spacing w:after="220"/>
        <w:contextualSpacing/>
        <w:rPr>
          <w:ins w:id="25190" w:author="Rev 4 Allen Wirfs-Brock" w:date="2011-10-20T10:42:00Z"/>
        </w:rPr>
      </w:pPr>
      <w:ins w:id="25191" w:author="Rev 4 Allen Wirfs-Brock" w:date="2011-10-20T10:42:00Z">
        <w:r w:rsidRPr="003B4312">
          <w:t>Return a new empty List.</w:t>
        </w:r>
      </w:ins>
    </w:p>
    <w:p w:rsidR="00175EBD" w:rsidRPr="004D1BD1" w:rsidDel="00007356" w:rsidRDefault="00175EBD" w:rsidP="00175EBD">
      <w:pPr>
        <w:jc w:val="left"/>
        <w:rPr>
          <w:ins w:id="25192" w:author="Rev 4 Allen Wirfs-Brock" w:date="2011-10-20T10:44:00Z"/>
          <w:del w:id="25193" w:author="Rev 8 Allen Wirfs-Brock" w:date="2012-06-01T09:06:00Z"/>
        </w:rPr>
      </w:pPr>
      <w:ins w:id="25194" w:author="Rev 4 Allen Wirfs-Brock" w:date="2011-10-20T10:44:00Z">
        <w:del w:id="25195"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rsidR="00175EBD" w:rsidRPr="004D1BD1" w:rsidDel="00007356" w:rsidRDefault="00175EBD" w:rsidP="00435B72">
      <w:pPr>
        <w:pStyle w:val="Alg4"/>
        <w:numPr>
          <w:ilvl w:val="0"/>
          <w:numId w:val="486"/>
        </w:numPr>
        <w:spacing w:after="220"/>
        <w:contextualSpacing/>
        <w:rPr>
          <w:ins w:id="25196" w:author="Rev 4 Allen Wirfs-Brock" w:date="2011-10-20T10:44:00Z"/>
          <w:del w:id="25197" w:author="Rev 8 Allen Wirfs-Brock" w:date="2012-06-01T09:06:00Z"/>
        </w:rPr>
      </w:pPr>
      <w:ins w:id="25198" w:author="Rev 4 Allen Wirfs-Brock" w:date="2011-10-20T10:44:00Z">
        <w:del w:id="25199" w:author="Rev 8 Allen Wirfs-Brock" w:date="2012-06-01T09:06:00Z">
          <w:r w:rsidRPr="003B4312" w:rsidDel="00007356">
            <w:delText xml:space="preserve">Return the LexicallyDeclaredNames of </w:delText>
          </w:r>
          <w:r w:rsidRPr="00C7794D" w:rsidDel="00007356">
            <w:rPr>
              <w:i/>
            </w:rPr>
            <w:delText>CaseClauses</w:delText>
          </w:r>
          <w:r w:rsidRPr="004D1BD1" w:rsidDel="00007356">
            <w:delText>.</w:delText>
          </w:r>
        </w:del>
      </w:ins>
    </w:p>
    <w:p w:rsidR="008B496E" w:rsidRPr="004D1BD1" w:rsidRDefault="008B496E" w:rsidP="008B496E">
      <w:pPr>
        <w:jc w:val="left"/>
        <w:rPr>
          <w:ins w:id="25200" w:author="Rev 4 Allen Wirfs-Brock" w:date="2011-10-20T10:48:00Z"/>
        </w:rPr>
      </w:pPr>
      <w:ins w:id="25201"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rsidR="008B496E" w:rsidRPr="004D1BD1" w:rsidRDefault="008B496E" w:rsidP="00435B72">
      <w:pPr>
        <w:pStyle w:val="Alg4"/>
        <w:numPr>
          <w:ilvl w:val="0"/>
          <w:numId w:val="487"/>
        </w:numPr>
        <w:spacing w:after="220"/>
        <w:contextualSpacing/>
        <w:rPr>
          <w:ins w:id="25202" w:author="Rev 4 Allen Wirfs-Brock" w:date="2011-10-20T10:48:00Z"/>
        </w:rPr>
      </w:pPr>
      <w:ins w:id="25203"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rsidR="008B496E" w:rsidRPr="006B6D0A" w:rsidRDefault="008B496E" w:rsidP="00435B72">
      <w:pPr>
        <w:pStyle w:val="Alg4"/>
        <w:numPr>
          <w:ilvl w:val="0"/>
          <w:numId w:val="487"/>
        </w:numPr>
        <w:spacing w:after="220"/>
        <w:contextualSpacing/>
        <w:rPr>
          <w:ins w:id="25204" w:author="Rev 4 Allen Wirfs-Brock" w:date="2011-10-20T10:48:00Z"/>
        </w:rPr>
      </w:pPr>
      <w:ins w:id="25205" w:author="Rev 4 Allen Wirfs-Brock" w:date="2011-10-20T10:48:00Z">
        <w:r w:rsidRPr="003B4312">
          <w:t xml:space="preserve">Else let </w:t>
        </w:r>
        <w:r w:rsidRPr="006B6D0A">
          <w:rPr>
            <w:i/>
          </w:rPr>
          <w:t>names</w:t>
        </w:r>
        <w:r w:rsidRPr="006B6D0A">
          <w:t xml:space="preserve"> be a new empty List.</w:t>
        </w:r>
      </w:ins>
    </w:p>
    <w:p w:rsidR="008B496E" w:rsidRPr="003B4312" w:rsidRDefault="008B496E" w:rsidP="00435B72">
      <w:pPr>
        <w:pStyle w:val="Alg4"/>
        <w:numPr>
          <w:ilvl w:val="0"/>
          <w:numId w:val="487"/>
        </w:numPr>
        <w:spacing w:after="220"/>
        <w:contextualSpacing/>
        <w:rPr>
          <w:ins w:id="25206" w:author="Rev 4 Allen Wirfs-Brock" w:date="2011-10-20T10:48:00Z"/>
          <w:rStyle w:val="bnf"/>
          <w:i w:val="0"/>
        </w:rPr>
      </w:pPr>
      <w:ins w:id="25207"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rsidR="008B496E" w:rsidRPr="006B6D0A" w:rsidRDefault="008B496E" w:rsidP="00435B72">
      <w:pPr>
        <w:pStyle w:val="Alg4"/>
        <w:numPr>
          <w:ilvl w:val="0"/>
          <w:numId w:val="487"/>
        </w:numPr>
        <w:spacing w:after="220"/>
        <w:contextualSpacing/>
        <w:rPr>
          <w:ins w:id="25208" w:author="Rev 4 Allen Wirfs-Brock" w:date="2011-10-20T10:48:00Z"/>
        </w:rPr>
      </w:pPr>
      <w:ins w:id="25209"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rsidR="008B496E" w:rsidRPr="004D1BD1" w:rsidRDefault="008B496E" w:rsidP="00435B72">
      <w:pPr>
        <w:pStyle w:val="Alg4"/>
        <w:numPr>
          <w:ilvl w:val="0"/>
          <w:numId w:val="487"/>
        </w:numPr>
        <w:spacing w:after="220"/>
        <w:contextualSpacing/>
        <w:rPr>
          <w:ins w:id="25210" w:author="Rev 4 Allen Wirfs-Brock" w:date="2011-10-20T10:48:00Z"/>
        </w:rPr>
      </w:pPr>
      <w:ins w:id="25211" w:author="Rev 4 Allen Wirfs-Brock" w:date="2011-10-20T10:48:00Z">
        <w:r w:rsidRPr="006B6D0A">
          <w:t>Else return the result of append</w:t>
        </w:r>
      </w:ins>
      <w:ins w:id="25212" w:author="Rev 7 Allen Wirfs-Brock" w:date="2012-05-04T14:16:00Z">
        <w:r w:rsidR="00F77917">
          <w:t>ing</w:t>
        </w:r>
      </w:ins>
      <w:ins w:id="25213" w:author="Rev 4 Allen Wirfs-Brock" w:date="2011-10-20T10:48:00Z">
        <w:r w:rsidRPr="006B6D0A">
          <w:t xml:space="preserve"> to </w:t>
        </w:r>
        <w:r w:rsidRPr="006B6D0A">
          <w:rPr>
            <w:i/>
          </w:rPr>
          <w:t>names</w:t>
        </w:r>
        <w:r w:rsidRPr="00E65A34">
          <w:t xml:space="preserve"> the elements of the </w:t>
        </w:r>
        <w:del w:id="25214" w:author="Rev 7 Allen Wirfs-Brock" w:date="2012-05-04T14:19:00Z">
          <w:r w:rsidRPr="00E65A34" w:rsidDel="00F77917">
            <w:delText xml:space="preserve">the </w:delText>
          </w:r>
        </w:del>
        <w:r w:rsidRPr="00E65A34">
          <w:t xml:space="preserve">LexicallyDeclaredNames of the second </w:t>
        </w:r>
        <w:r w:rsidRPr="00C7794D">
          <w:rPr>
            <w:i/>
          </w:rPr>
          <w:t>CaseClauses</w:t>
        </w:r>
        <w:r w:rsidRPr="004D1BD1">
          <w:t>.</w:t>
        </w:r>
      </w:ins>
    </w:p>
    <w:p w:rsidR="00D54F2B" w:rsidRPr="006B6D0A" w:rsidDel="00007356" w:rsidRDefault="00D54F2B" w:rsidP="00D54F2B">
      <w:pPr>
        <w:rPr>
          <w:ins w:id="25215" w:author="Rev 4 Allen Wirfs-Brock" w:date="2011-10-20T10:53:00Z"/>
          <w:del w:id="25216" w:author="Rev 8 Allen Wirfs-Brock" w:date="2012-06-01T09:06:00Z"/>
        </w:rPr>
      </w:pPr>
      <w:ins w:id="25217" w:author="Rev 4 Allen Wirfs-Brock" w:date="2011-10-20T10:53:00Z">
        <w:del w:id="25218"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rsidR="00D54F2B" w:rsidRPr="00675B74" w:rsidDel="00007356" w:rsidRDefault="00D54F2B" w:rsidP="00435B72">
      <w:pPr>
        <w:pStyle w:val="Alg4"/>
        <w:numPr>
          <w:ilvl w:val="0"/>
          <w:numId w:val="519"/>
        </w:numPr>
        <w:spacing w:after="220"/>
        <w:contextualSpacing/>
        <w:rPr>
          <w:ins w:id="25219" w:author="Rev 4 Allen Wirfs-Brock" w:date="2011-10-20T10:53:00Z"/>
          <w:del w:id="25220" w:author="Rev 8 Allen Wirfs-Brock" w:date="2012-06-01T09:06:00Z"/>
        </w:rPr>
      </w:pPr>
      <w:ins w:id="25221" w:author="Rev 4 Allen Wirfs-Brock" w:date="2011-10-20T10:53:00Z">
        <w:del w:id="25222" w:author="Rev 8 Allen Wirfs-Brock" w:date="2012-06-01T09:06:00Z">
          <w:r w:rsidRPr="00E65A34" w:rsidDel="00007356">
            <w:delText>Return</w:delText>
          </w:r>
          <w:r w:rsidRPr="009C202C" w:rsidDel="00007356">
            <w:delText xml:space="preserve"> the LexicallyDeclaredNames of </w:delText>
          </w:r>
          <w:r w:rsidRPr="00B820AB" w:rsidDel="00007356">
            <w:rPr>
              <w:i/>
            </w:rPr>
            <w:delText>CaseClause</w:delText>
          </w:r>
          <w:r w:rsidRPr="00675B74" w:rsidDel="00007356">
            <w:delText>.</w:delText>
          </w:r>
        </w:del>
      </w:ins>
    </w:p>
    <w:p w:rsidR="00330832" w:rsidRPr="00E77497" w:rsidRDefault="00330832" w:rsidP="00330832">
      <w:pPr>
        <w:rPr>
          <w:ins w:id="25223" w:author="Rev 4 Allen Wirfs-Brock" w:date="2011-10-20T10:56:00Z"/>
        </w:rPr>
      </w:pPr>
      <w:ins w:id="25224"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rsidR="00330832" w:rsidRPr="00E77497" w:rsidRDefault="00330832" w:rsidP="00435B72">
      <w:pPr>
        <w:pStyle w:val="Alg4"/>
        <w:numPr>
          <w:ilvl w:val="0"/>
          <w:numId w:val="521"/>
        </w:numPr>
        <w:spacing w:after="220"/>
        <w:contextualSpacing/>
        <w:rPr>
          <w:ins w:id="25225" w:author="Rev 4 Allen Wirfs-Brock" w:date="2011-10-20T10:56:00Z"/>
        </w:rPr>
      </w:pPr>
      <w:ins w:id="25226"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rsidR="00330832" w:rsidRPr="00E77497" w:rsidRDefault="00330832" w:rsidP="00435B72">
      <w:pPr>
        <w:pStyle w:val="Alg4"/>
        <w:numPr>
          <w:ilvl w:val="0"/>
          <w:numId w:val="521"/>
        </w:numPr>
        <w:spacing w:after="220"/>
        <w:contextualSpacing/>
        <w:rPr>
          <w:ins w:id="25227" w:author="Rev 4 Allen Wirfs-Brock" w:date="2011-10-20T10:56:00Z"/>
          <w:rStyle w:val="bnf"/>
          <w:i w:val="0"/>
        </w:rPr>
      </w:pPr>
      <w:ins w:id="25228"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rsidR="00330832" w:rsidRPr="00E77497" w:rsidRDefault="00330832" w:rsidP="00435B72">
      <w:pPr>
        <w:pStyle w:val="Alg4"/>
        <w:numPr>
          <w:ilvl w:val="0"/>
          <w:numId w:val="521"/>
        </w:numPr>
        <w:spacing w:after="220"/>
        <w:contextualSpacing/>
        <w:rPr>
          <w:ins w:id="25229" w:author="Rev 4 Allen Wirfs-Brock" w:date="2011-10-20T10:56:00Z"/>
        </w:rPr>
      </w:pPr>
      <w:ins w:id="25230" w:author="Rev 4 Allen Wirfs-Brock" w:date="2011-10-20T10:56:00Z">
        <w:r w:rsidRPr="00E77497">
          <w:t xml:space="preserve">Return </w:t>
        </w:r>
        <w:r w:rsidRPr="00E77497">
          <w:rPr>
            <w:rStyle w:val="bnf"/>
          </w:rPr>
          <w:t>names</w:t>
        </w:r>
        <w:r w:rsidRPr="00E77497">
          <w:t>.</w:t>
        </w:r>
      </w:ins>
    </w:p>
    <w:p w:rsidR="006A32A0" w:rsidRPr="00E77497" w:rsidRDefault="006A32A0" w:rsidP="006A32A0">
      <w:pPr>
        <w:jc w:val="left"/>
        <w:rPr>
          <w:ins w:id="25231" w:author="Rev 4 Allen Wirfs-Brock" w:date="2011-10-20T10:59:00Z"/>
        </w:rPr>
      </w:pPr>
      <w:ins w:id="25232"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rsidR="006A32A0" w:rsidRPr="00E77497" w:rsidRDefault="006A32A0" w:rsidP="00435B72">
      <w:pPr>
        <w:pStyle w:val="Alg4"/>
        <w:numPr>
          <w:ilvl w:val="0"/>
          <w:numId w:val="488"/>
        </w:numPr>
        <w:spacing w:after="220"/>
        <w:contextualSpacing/>
        <w:rPr>
          <w:ins w:id="25233" w:author="Rev 4 Allen Wirfs-Brock" w:date="2011-10-20T10:59:00Z"/>
        </w:rPr>
      </w:pPr>
      <w:ins w:id="25234"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rsidR="006A32A0" w:rsidRPr="00E77497" w:rsidRDefault="006A32A0" w:rsidP="00435B72">
      <w:pPr>
        <w:pStyle w:val="Alg4"/>
        <w:numPr>
          <w:ilvl w:val="0"/>
          <w:numId w:val="488"/>
        </w:numPr>
        <w:spacing w:after="220"/>
        <w:contextualSpacing/>
        <w:rPr>
          <w:ins w:id="25235" w:author="Rev 4 Allen Wirfs-Brock" w:date="2011-10-20T10:59:00Z"/>
        </w:rPr>
      </w:pPr>
      <w:ins w:id="25236" w:author="Rev 4 Allen Wirfs-Brock" w:date="2011-10-20T10:59:00Z">
        <w:r w:rsidRPr="00E77497">
          <w:t>Else return a new empty List.</w:t>
        </w:r>
      </w:ins>
    </w:p>
    <w:p w:rsidR="00885940" w:rsidRPr="00E77497" w:rsidRDefault="00885940" w:rsidP="00885940">
      <w:pPr>
        <w:jc w:val="left"/>
        <w:rPr>
          <w:ins w:id="25237" w:author="Rev 4 Allen Wirfs-Brock" w:date="2011-10-20T11:03:00Z"/>
        </w:rPr>
      </w:pPr>
      <w:ins w:id="25238"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rsidR="00885940" w:rsidRPr="00E77497" w:rsidRDefault="00885940" w:rsidP="00435B72">
      <w:pPr>
        <w:pStyle w:val="Alg4"/>
        <w:numPr>
          <w:ilvl w:val="0"/>
          <w:numId w:val="523"/>
        </w:numPr>
        <w:spacing w:after="220"/>
        <w:contextualSpacing/>
        <w:rPr>
          <w:ins w:id="25239" w:author="Rev 4 Allen Wirfs-Brock" w:date="2011-10-20T11:03:00Z"/>
        </w:rPr>
      </w:pPr>
      <w:ins w:id="25240"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rsidR="00885940" w:rsidRPr="00E77497" w:rsidRDefault="00885940" w:rsidP="00435B72">
      <w:pPr>
        <w:pStyle w:val="Alg4"/>
        <w:numPr>
          <w:ilvl w:val="0"/>
          <w:numId w:val="523"/>
        </w:numPr>
        <w:spacing w:after="220"/>
        <w:contextualSpacing/>
        <w:rPr>
          <w:ins w:id="25241" w:author="Rev 4 Allen Wirfs-Brock" w:date="2011-10-20T11:03:00Z"/>
        </w:rPr>
      </w:pPr>
      <w:ins w:id="25242" w:author="Rev 4 Allen Wirfs-Brock" w:date="2011-10-20T11:03:00Z">
        <w:r w:rsidRPr="00E77497">
          <w:t>Else return a new empty List.</w:t>
        </w:r>
      </w:ins>
    </w:p>
    <w:p w:rsidR="003C2189" w:rsidRPr="00E77497" w:rsidRDefault="003C2189" w:rsidP="003C2189">
      <w:pPr>
        <w:rPr>
          <w:ins w:id="25243" w:author="Rev 4 Allen Wirfs-Brock" w:date="2011-10-20T10:36:00Z"/>
          <w:rFonts w:ascii="Helvetica" w:hAnsi="Helvetica"/>
          <w:b/>
        </w:rPr>
      </w:pPr>
      <w:ins w:id="25244"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rsidR="004C02EF" w:rsidRPr="00E77497" w:rsidDel="003C2189" w:rsidRDefault="004C02EF" w:rsidP="004C02EF">
      <w:pPr>
        <w:pStyle w:val="Syntax"/>
        <w:rPr>
          <w:del w:id="25245" w:author="Rev 4 Allen Wirfs-Brock" w:date="2011-10-20T10:36:00Z"/>
        </w:rPr>
      </w:pPr>
      <w:del w:id="25246" w:author="Rev 4 Allen Wirfs-Brock" w:date="2011-10-20T10:36:00Z">
        <w:r w:rsidRPr="00E77497" w:rsidDel="003C2189">
          <w:delText>Semantics</w:delText>
        </w:r>
      </w:del>
    </w:p>
    <w:p w:rsidR="00211FB7" w:rsidRPr="00E77497" w:rsidRDefault="00211FB7" w:rsidP="00211FB7">
      <w:pPr>
        <w:jc w:val="left"/>
        <w:rPr>
          <w:ins w:id="25247" w:author="Rev 3 Allen Wirfs-Brock" w:date="2011-09-02T11:21:00Z"/>
        </w:rPr>
      </w:pPr>
      <w:ins w:id="25248" w:author="Rev 3 Allen Wirfs-Brock" w:date="2011-09-02T11:21:00Z">
        <w:del w:id="25249"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25250" w:author="Rev 4 Allen Wirfs-Brock" w:date="2011-10-20T10:38:00Z">
          <w:r w:rsidRPr="00E77497" w:rsidDel="003C1856">
            <w:delText>is determined as follows:</w:delText>
          </w:r>
        </w:del>
      </w:ins>
    </w:p>
    <w:p w:rsidR="00211FB7" w:rsidRPr="00E77497" w:rsidRDefault="00211FB7" w:rsidP="00C47E72">
      <w:pPr>
        <w:pStyle w:val="Alg4"/>
        <w:numPr>
          <w:ilvl w:val="0"/>
          <w:numId w:val="484"/>
        </w:numPr>
        <w:spacing w:after="220"/>
        <w:contextualSpacing/>
        <w:rPr>
          <w:ins w:id="25251" w:author="Rev 3 Allen Wirfs-Brock" w:date="2011-09-02T11:21:00Z"/>
        </w:rPr>
      </w:pPr>
      <w:ins w:id="25252" w:author="Rev 3 Allen Wirfs-Brock" w:date="2011-09-02T11:21:00Z">
        <w:r w:rsidRPr="00E77497">
          <w:t xml:space="preserve">Return the VarDeclaredNames of </w:t>
        </w:r>
      </w:ins>
      <w:ins w:id="25253" w:author="Rev 3 Allen Wirfs-Brock" w:date="2011-09-02T11:22:00Z">
        <w:r w:rsidR="00A834BB" w:rsidRPr="00E77497">
          <w:rPr>
            <w:i/>
          </w:rPr>
          <w:t>CaseBlock</w:t>
        </w:r>
      </w:ins>
      <w:ins w:id="25254" w:author="Rev 3 Allen Wirfs-Brock" w:date="2011-09-02T11:21:00Z">
        <w:r w:rsidRPr="00E77497">
          <w:t>.</w:t>
        </w:r>
      </w:ins>
    </w:p>
    <w:p w:rsidR="00383225" w:rsidRPr="004D1BD1" w:rsidRDefault="00383225" w:rsidP="00383225">
      <w:pPr>
        <w:jc w:val="left"/>
        <w:rPr>
          <w:ins w:id="25255" w:author="Rev 4 Allen Wirfs-Brock" w:date="2011-10-20T10:42:00Z"/>
        </w:rPr>
      </w:pPr>
      <w:ins w:id="25256"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rsidR="00383225" w:rsidRPr="003B4312" w:rsidRDefault="00383225" w:rsidP="00C47E72">
      <w:pPr>
        <w:pStyle w:val="Alg4"/>
        <w:numPr>
          <w:ilvl w:val="0"/>
          <w:numId w:val="601"/>
        </w:numPr>
        <w:spacing w:after="220"/>
        <w:contextualSpacing/>
        <w:rPr>
          <w:ins w:id="25257" w:author="Rev 4 Allen Wirfs-Brock" w:date="2011-10-20T10:42:00Z"/>
        </w:rPr>
      </w:pPr>
      <w:ins w:id="25258" w:author="Rev 4 Allen Wirfs-Brock" w:date="2011-10-20T10:42:00Z">
        <w:r w:rsidRPr="003B4312">
          <w:t>Return a new empty List.</w:t>
        </w:r>
      </w:ins>
    </w:p>
    <w:p w:rsidR="007C79FE" w:rsidRPr="004D1BD1" w:rsidDel="00007356" w:rsidRDefault="007C79FE" w:rsidP="007C79FE">
      <w:pPr>
        <w:jc w:val="left"/>
        <w:rPr>
          <w:ins w:id="25259" w:author="Rev 4 Allen Wirfs-Brock" w:date="2011-10-20T10:44:00Z"/>
          <w:del w:id="25260" w:author="Rev 8 Allen Wirfs-Brock" w:date="2012-06-01T09:06:00Z"/>
        </w:rPr>
      </w:pPr>
      <w:ins w:id="25261" w:author="Rev 4 Allen Wirfs-Brock" w:date="2011-10-20T10:44:00Z">
        <w:del w:id="25262"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rsidR="007C79FE" w:rsidRPr="004D1BD1" w:rsidDel="00007356" w:rsidRDefault="007C79FE" w:rsidP="00C47E72">
      <w:pPr>
        <w:pStyle w:val="Alg4"/>
        <w:numPr>
          <w:ilvl w:val="0"/>
          <w:numId w:val="517"/>
        </w:numPr>
        <w:spacing w:after="220"/>
        <w:contextualSpacing/>
        <w:rPr>
          <w:ins w:id="25263" w:author="Rev 4 Allen Wirfs-Brock" w:date="2011-10-20T10:44:00Z"/>
          <w:del w:id="25264" w:author="Rev 8 Allen Wirfs-Brock" w:date="2012-06-01T09:06:00Z"/>
        </w:rPr>
      </w:pPr>
      <w:ins w:id="25265" w:author="Rev 4 Allen Wirfs-Brock" w:date="2011-10-20T10:44:00Z">
        <w:del w:id="25266" w:author="Rev 8 Allen Wirfs-Brock" w:date="2012-06-01T09:06:00Z">
          <w:r w:rsidRPr="003B4312" w:rsidDel="00007356">
            <w:delText xml:space="preserve">Return the VarDeclaredNames of </w:delText>
          </w:r>
          <w:r w:rsidRPr="00C7794D" w:rsidDel="00007356">
            <w:rPr>
              <w:i/>
            </w:rPr>
            <w:delText>CaseClauses</w:delText>
          </w:r>
          <w:r w:rsidRPr="004D1BD1" w:rsidDel="00007356">
            <w:delText>.</w:delText>
          </w:r>
        </w:del>
      </w:ins>
    </w:p>
    <w:p w:rsidR="001B37E6" w:rsidRPr="004D1BD1" w:rsidRDefault="001B37E6" w:rsidP="001B37E6">
      <w:pPr>
        <w:jc w:val="left"/>
        <w:rPr>
          <w:ins w:id="25267" w:author="Rev 4 Allen Wirfs-Brock" w:date="2011-10-20T10:50:00Z"/>
        </w:rPr>
      </w:pPr>
      <w:ins w:id="25268"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rsidR="001B37E6" w:rsidRPr="004D1BD1" w:rsidRDefault="001B37E6" w:rsidP="00C47E72">
      <w:pPr>
        <w:pStyle w:val="Alg4"/>
        <w:numPr>
          <w:ilvl w:val="0"/>
          <w:numId w:val="518"/>
        </w:numPr>
        <w:spacing w:after="220"/>
        <w:contextualSpacing/>
        <w:rPr>
          <w:ins w:id="25269" w:author="Rev 4 Allen Wirfs-Brock" w:date="2011-10-20T10:50:00Z"/>
        </w:rPr>
      </w:pPr>
      <w:ins w:id="25270"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rsidR="001B37E6" w:rsidRPr="006B6D0A" w:rsidRDefault="001B37E6" w:rsidP="00C47E72">
      <w:pPr>
        <w:pStyle w:val="Alg4"/>
        <w:numPr>
          <w:ilvl w:val="0"/>
          <w:numId w:val="518"/>
        </w:numPr>
        <w:spacing w:after="220"/>
        <w:contextualSpacing/>
        <w:rPr>
          <w:ins w:id="25271" w:author="Rev 4 Allen Wirfs-Brock" w:date="2011-10-20T10:50:00Z"/>
        </w:rPr>
      </w:pPr>
      <w:ins w:id="25272" w:author="Rev 4 Allen Wirfs-Brock" w:date="2011-10-20T10:50:00Z">
        <w:r w:rsidRPr="003B4312">
          <w:t xml:space="preserve">Else let </w:t>
        </w:r>
        <w:r w:rsidRPr="006B6D0A">
          <w:rPr>
            <w:i/>
          </w:rPr>
          <w:t>names</w:t>
        </w:r>
        <w:r w:rsidRPr="006B6D0A">
          <w:t xml:space="preserve"> be a new empty List.</w:t>
        </w:r>
      </w:ins>
    </w:p>
    <w:p w:rsidR="001B37E6" w:rsidRPr="003B4312" w:rsidRDefault="001B37E6" w:rsidP="00C47E72">
      <w:pPr>
        <w:pStyle w:val="Alg4"/>
        <w:numPr>
          <w:ilvl w:val="0"/>
          <w:numId w:val="518"/>
        </w:numPr>
        <w:spacing w:after="220"/>
        <w:contextualSpacing/>
        <w:rPr>
          <w:ins w:id="25273" w:author="Rev 4 Allen Wirfs-Brock" w:date="2011-10-20T10:50:00Z"/>
          <w:rStyle w:val="bnf"/>
          <w:i w:val="0"/>
        </w:rPr>
      </w:pPr>
      <w:ins w:id="25274"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rsidR="001B37E6" w:rsidRPr="006B6D0A" w:rsidRDefault="001B37E6" w:rsidP="00C47E72">
      <w:pPr>
        <w:pStyle w:val="Alg4"/>
        <w:numPr>
          <w:ilvl w:val="0"/>
          <w:numId w:val="518"/>
        </w:numPr>
        <w:spacing w:after="220"/>
        <w:contextualSpacing/>
        <w:rPr>
          <w:ins w:id="25275" w:author="Rev 4 Allen Wirfs-Brock" w:date="2011-10-20T10:50:00Z"/>
        </w:rPr>
      </w:pPr>
      <w:ins w:id="25276"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rsidR="001B37E6" w:rsidRPr="004D1BD1" w:rsidRDefault="001B37E6" w:rsidP="00C47E72">
      <w:pPr>
        <w:pStyle w:val="Alg4"/>
        <w:numPr>
          <w:ilvl w:val="0"/>
          <w:numId w:val="518"/>
        </w:numPr>
        <w:spacing w:after="220"/>
        <w:contextualSpacing/>
        <w:rPr>
          <w:ins w:id="25277" w:author="Rev 4 Allen Wirfs-Brock" w:date="2011-10-20T10:50:00Z"/>
        </w:rPr>
      </w:pPr>
      <w:ins w:id="25278" w:author="Rev 4 Allen Wirfs-Brock" w:date="2011-10-20T10:50:00Z">
        <w:r w:rsidRPr="006B6D0A">
          <w:t>Else return the result of append</w:t>
        </w:r>
      </w:ins>
      <w:ins w:id="25279" w:author="Rev 7 Allen Wirfs-Brock" w:date="2012-05-04T14:16:00Z">
        <w:r w:rsidR="00F77917">
          <w:t>ing</w:t>
        </w:r>
      </w:ins>
      <w:ins w:id="25280" w:author="Rev 4 Allen Wirfs-Brock" w:date="2011-10-20T10:50:00Z">
        <w:r w:rsidRPr="006B6D0A">
          <w:t xml:space="preserve"> to </w:t>
        </w:r>
        <w:r w:rsidRPr="006B6D0A">
          <w:rPr>
            <w:i/>
          </w:rPr>
          <w:t>names</w:t>
        </w:r>
        <w:r w:rsidRPr="00E65A34">
          <w:t xml:space="preserve"> the elements of the </w:t>
        </w:r>
        <w:del w:id="25281" w:author="Rev 7 Allen Wirfs-Brock" w:date="2012-05-04T14:17:00Z">
          <w:r w:rsidRPr="00E65A34" w:rsidDel="00F77917">
            <w:delText xml:space="preserve">the </w:delText>
          </w:r>
        </w:del>
        <w:r w:rsidRPr="00E65A34">
          <w:t>VarDeclaredNames of the se</w:t>
        </w:r>
        <w:r w:rsidRPr="009C202C">
          <w:t xml:space="preserve">cond </w:t>
        </w:r>
        <w:r w:rsidRPr="00C7794D">
          <w:rPr>
            <w:i/>
          </w:rPr>
          <w:t>CaseClauses</w:t>
        </w:r>
        <w:r w:rsidRPr="004D1BD1">
          <w:t>.</w:t>
        </w:r>
      </w:ins>
    </w:p>
    <w:p w:rsidR="00784D66" w:rsidRPr="006B6D0A" w:rsidDel="00007356" w:rsidRDefault="00784D66" w:rsidP="00784D66">
      <w:pPr>
        <w:rPr>
          <w:ins w:id="25282" w:author="Rev 4 Allen Wirfs-Brock" w:date="2011-10-20T10:55:00Z"/>
          <w:del w:id="25283" w:author="Rev 8 Allen Wirfs-Brock" w:date="2012-06-01T09:06:00Z"/>
        </w:rPr>
      </w:pPr>
      <w:ins w:id="25284" w:author="Rev 4 Allen Wirfs-Brock" w:date="2011-10-20T10:55:00Z">
        <w:del w:id="25285"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rsidR="00784D66" w:rsidRPr="00B820AB" w:rsidDel="00007356" w:rsidRDefault="00784D66" w:rsidP="00C47E72">
      <w:pPr>
        <w:pStyle w:val="Alg4"/>
        <w:numPr>
          <w:ilvl w:val="0"/>
          <w:numId w:val="520"/>
        </w:numPr>
        <w:spacing w:after="220"/>
        <w:contextualSpacing/>
        <w:rPr>
          <w:ins w:id="25286" w:author="Rev 4 Allen Wirfs-Brock" w:date="2011-10-20T10:55:00Z"/>
          <w:del w:id="25287" w:author="Rev 8 Allen Wirfs-Brock" w:date="2012-06-01T09:06:00Z"/>
        </w:rPr>
      </w:pPr>
      <w:ins w:id="25288" w:author="Rev 4 Allen Wirfs-Brock" w:date="2011-10-20T10:55:00Z">
        <w:del w:id="25289" w:author="Rev 8 Allen Wirfs-Brock" w:date="2012-06-01T09:06:00Z">
          <w:r w:rsidRPr="00E65A34" w:rsidDel="00007356">
            <w:delText xml:space="preserve">Return the VarDeclaredNames of </w:delText>
          </w:r>
          <w:r w:rsidRPr="009C202C" w:rsidDel="00007356">
            <w:rPr>
              <w:i/>
            </w:rPr>
            <w:delText>CaseClause</w:delText>
          </w:r>
          <w:r w:rsidRPr="00B820AB" w:rsidDel="00007356">
            <w:delText>.</w:delText>
          </w:r>
        </w:del>
      </w:ins>
    </w:p>
    <w:p w:rsidR="003B4033" w:rsidRPr="00E77497" w:rsidRDefault="003B4033" w:rsidP="003B4033">
      <w:pPr>
        <w:rPr>
          <w:ins w:id="25290" w:author="Rev 4 Allen Wirfs-Brock" w:date="2011-10-20T10:55:00Z"/>
        </w:rPr>
      </w:pPr>
      <w:ins w:id="25291"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rsidR="003B4033" w:rsidRPr="00E77497" w:rsidRDefault="003B4033" w:rsidP="00C47E72">
      <w:pPr>
        <w:pStyle w:val="Alg4"/>
        <w:numPr>
          <w:ilvl w:val="0"/>
          <w:numId w:val="522"/>
        </w:numPr>
        <w:spacing w:after="220"/>
        <w:contextualSpacing/>
        <w:rPr>
          <w:ins w:id="25292" w:author="Rev 4 Allen Wirfs-Brock" w:date="2011-10-20T10:55:00Z"/>
        </w:rPr>
      </w:pPr>
      <w:ins w:id="25293" w:author="Rev 4 Allen Wirfs-Brock" w:date="2011-10-20T10:55:00Z">
        <w:r w:rsidRPr="00E77497">
          <w:lastRenderedPageBreak/>
          <w:t xml:space="preserve">Let </w:t>
        </w:r>
        <w:r w:rsidRPr="00E77497">
          <w:rPr>
            <w:i/>
          </w:rPr>
          <w:t xml:space="preserve">names </w:t>
        </w:r>
        <w:r w:rsidRPr="00E77497">
          <w:t xml:space="preserve">be VarDeclaredNames of </w:t>
        </w:r>
        <w:r w:rsidRPr="00E77497">
          <w:rPr>
            <w:i/>
          </w:rPr>
          <w:t>CaseClauses</w:t>
        </w:r>
        <w:r w:rsidRPr="00E77497">
          <w:t>.</w:t>
        </w:r>
      </w:ins>
    </w:p>
    <w:p w:rsidR="003B4033" w:rsidRPr="00E77497" w:rsidRDefault="003B4033" w:rsidP="00C47E72">
      <w:pPr>
        <w:pStyle w:val="Alg4"/>
        <w:numPr>
          <w:ilvl w:val="0"/>
          <w:numId w:val="522"/>
        </w:numPr>
        <w:spacing w:after="220"/>
        <w:contextualSpacing/>
        <w:rPr>
          <w:ins w:id="25294" w:author="Rev 4 Allen Wirfs-Brock" w:date="2011-10-20T10:55:00Z"/>
          <w:rStyle w:val="bnf"/>
          <w:i w:val="0"/>
        </w:rPr>
      </w:pPr>
      <w:ins w:id="25295"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rsidR="003B4033" w:rsidRPr="00E77497" w:rsidRDefault="003B4033" w:rsidP="00C47E72">
      <w:pPr>
        <w:pStyle w:val="Alg4"/>
        <w:numPr>
          <w:ilvl w:val="0"/>
          <w:numId w:val="522"/>
        </w:numPr>
        <w:spacing w:after="220"/>
        <w:contextualSpacing/>
        <w:rPr>
          <w:ins w:id="25296" w:author="Rev 4 Allen Wirfs-Brock" w:date="2011-10-20T10:55:00Z"/>
        </w:rPr>
      </w:pPr>
      <w:ins w:id="25297" w:author="Rev 4 Allen Wirfs-Brock" w:date="2011-10-20T10:55:00Z">
        <w:r w:rsidRPr="00E77497">
          <w:t xml:space="preserve">Return </w:t>
        </w:r>
        <w:r w:rsidRPr="00E77497">
          <w:rPr>
            <w:rStyle w:val="bnf"/>
          </w:rPr>
          <w:t>names</w:t>
        </w:r>
        <w:r w:rsidRPr="00E77497">
          <w:t>.</w:t>
        </w:r>
      </w:ins>
    </w:p>
    <w:p w:rsidR="006E623C" w:rsidRPr="00E77497" w:rsidRDefault="006E623C" w:rsidP="006E623C">
      <w:pPr>
        <w:jc w:val="left"/>
        <w:rPr>
          <w:ins w:id="25298" w:author="Rev 4 Allen Wirfs-Brock" w:date="2011-10-20T10:58:00Z"/>
        </w:rPr>
      </w:pPr>
      <w:ins w:id="25299"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rsidR="006E623C" w:rsidRPr="00E77497" w:rsidRDefault="006E623C" w:rsidP="00C47E72">
      <w:pPr>
        <w:pStyle w:val="Alg4"/>
        <w:numPr>
          <w:ilvl w:val="0"/>
          <w:numId w:val="567"/>
        </w:numPr>
        <w:spacing w:after="220"/>
        <w:contextualSpacing/>
        <w:rPr>
          <w:ins w:id="25300" w:author="Rev 4 Allen Wirfs-Brock" w:date="2011-10-20T10:58:00Z"/>
        </w:rPr>
      </w:pPr>
      <w:ins w:id="25301"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rsidR="006E623C" w:rsidRPr="00E77497" w:rsidRDefault="006E623C" w:rsidP="00C47E72">
      <w:pPr>
        <w:pStyle w:val="Alg4"/>
        <w:numPr>
          <w:ilvl w:val="0"/>
          <w:numId w:val="567"/>
        </w:numPr>
        <w:spacing w:after="220"/>
        <w:contextualSpacing/>
        <w:rPr>
          <w:ins w:id="25302" w:author="Rev 4 Allen Wirfs-Brock" w:date="2011-10-20T10:58:00Z"/>
        </w:rPr>
      </w:pPr>
      <w:ins w:id="25303" w:author="Rev 4 Allen Wirfs-Brock" w:date="2011-10-20T10:58:00Z">
        <w:r w:rsidRPr="00E77497">
          <w:t>Else return a new empty List.</w:t>
        </w:r>
      </w:ins>
    </w:p>
    <w:p w:rsidR="00A12F50" w:rsidRPr="00E77497" w:rsidRDefault="00A12F50" w:rsidP="00A12F50">
      <w:pPr>
        <w:jc w:val="left"/>
        <w:rPr>
          <w:ins w:id="25304" w:author="Rev 4 Allen Wirfs-Brock" w:date="2011-10-20T11:07:00Z"/>
        </w:rPr>
      </w:pPr>
      <w:ins w:id="25305"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rsidR="00A12F50" w:rsidRPr="00E77497" w:rsidRDefault="00A12F50" w:rsidP="00C47E72">
      <w:pPr>
        <w:pStyle w:val="Alg4"/>
        <w:numPr>
          <w:ilvl w:val="0"/>
          <w:numId w:val="524"/>
        </w:numPr>
        <w:spacing w:after="220"/>
        <w:contextualSpacing/>
        <w:rPr>
          <w:ins w:id="25306" w:author="Rev 4 Allen Wirfs-Brock" w:date="2011-10-20T11:07:00Z"/>
        </w:rPr>
      </w:pPr>
      <w:ins w:id="25307"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rsidR="00A12F50" w:rsidRPr="00E77497" w:rsidRDefault="00A12F50" w:rsidP="00C47E72">
      <w:pPr>
        <w:pStyle w:val="Alg4"/>
        <w:numPr>
          <w:ilvl w:val="0"/>
          <w:numId w:val="524"/>
        </w:numPr>
        <w:spacing w:after="220"/>
        <w:contextualSpacing/>
        <w:rPr>
          <w:ins w:id="25308" w:author="Rev 4 Allen Wirfs-Brock" w:date="2011-10-20T11:07:00Z"/>
        </w:rPr>
      </w:pPr>
      <w:ins w:id="25309" w:author="Rev 4 Allen Wirfs-Brock" w:date="2011-10-20T11:07:00Z">
        <w:r w:rsidRPr="00E77497">
          <w:t>Else return a new empty List.</w:t>
        </w:r>
      </w:ins>
    </w:p>
    <w:p w:rsidR="003C2189" w:rsidRPr="00E77497" w:rsidRDefault="003C2189" w:rsidP="003C2189">
      <w:pPr>
        <w:pStyle w:val="Heading4"/>
        <w:numPr>
          <w:ilvl w:val="0"/>
          <w:numId w:val="0"/>
        </w:numPr>
        <w:rPr>
          <w:ins w:id="25310" w:author="Rev 4 Allen Wirfs-Brock" w:date="2011-10-20T10:37:00Z"/>
        </w:rPr>
      </w:pPr>
      <w:ins w:id="25311" w:author="Rev 4 Allen Wirfs-Brock" w:date="2011-10-20T10:37:00Z">
        <w:r w:rsidRPr="00E77497">
          <w:t>Runtime Semantics</w:t>
        </w:r>
      </w:ins>
    </w:p>
    <w:p w:rsidR="003C2189" w:rsidRPr="004B2239" w:rsidDel="00176950" w:rsidRDefault="00052EFC" w:rsidP="00AF5499">
      <w:pPr>
        <w:keepNext/>
        <w:shd w:val="clear" w:color="auto" w:fill="FFFFFF"/>
        <w:rPr>
          <w:ins w:id="25312" w:author="Rev 4 Allen Wirfs-Brock" w:date="2011-10-20T10:37:00Z"/>
          <w:del w:id="25313" w:author="Rev 6 Allen Wirfs-Brock" w:date="2012-02-18T19:31:00Z"/>
          <w:rFonts w:ascii="Helvetica" w:hAnsi="Helvetica"/>
          <w:b/>
          <w:highlight w:val="yellow"/>
        </w:rPr>
      </w:pPr>
      <w:r w:rsidRPr="00E77497">
        <w:rPr>
          <w:rFonts w:ascii="Helvetica" w:hAnsi="Helvetica"/>
          <w:b/>
        </w:rPr>
        <w:t xml:space="preserve">Runtime Semantics: </w:t>
      </w:r>
      <w:r>
        <w:rPr>
          <w:rFonts w:ascii="Helvetica" w:hAnsi="Helvetica"/>
          <w:b/>
        </w:rPr>
        <w:t>Case</w:t>
      </w:r>
      <w:ins w:id="25314" w:author="Rev 8 Allen Wirfs-Brock" w:date="2012-05-10T13:39:00Z">
        <w:r w:rsidR="009523C0">
          <w:rPr>
            <w:rFonts w:ascii="Helvetica" w:hAnsi="Helvetica"/>
            <w:b/>
          </w:rPr>
          <w:t xml:space="preserve"> Block</w:t>
        </w:r>
      </w:ins>
      <w:r>
        <w:rPr>
          <w:rFonts w:ascii="Helvetica" w:hAnsi="Helvetica"/>
          <w:b/>
        </w:rPr>
        <w:t xml:space="preserve"> </w:t>
      </w:r>
      <w:r w:rsidRPr="00E77497">
        <w:rPr>
          <w:rFonts w:ascii="Helvetica" w:hAnsi="Helvetica"/>
          <w:b/>
          <w:spacing w:val="6"/>
        </w:rPr>
        <w:t>Evaluation</w:t>
      </w:r>
      <w:ins w:id="25315" w:author="Rev 4 Allen Wirfs-Brock" w:date="2011-10-20T10:37:00Z">
        <w:del w:id="25316" w:author="Rev 6 Allen Wirfs-Brock" w:date="2012-02-18T19:31:00Z">
          <w:r w:rsidR="003C2189" w:rsidRPr="004B2239" w:rsidDel="00176950">
            <w:rPr>
              <w:rFonts w:ascii="Helvetica" w:hAnsi="Helvetica"/>
              <w:b/>
              <w:highlight w:val="yellow"/>
            </w:rPr>
            <w:delText xml:space="preserve">Runtime Semantics: </w:delText>
          </w:r>
          <w:r w:rsidR="003C2189" w:rsidRPr="004B2239" w:rsidDel="00176950">
            <w:rPr>
              <w:rFonts w:ascii="Helvetica" w:hAnsi="Helvetica"/>
              <w:b/>
              <w:spacing w:val="6"/>
              <w:highlight w:val="yellow"/>
            </w:rPr>
            <w:delText>Evaluation</w:delText>
          </w:r>
        </w:del>
      </w:ins>
    </w:p>
    <w:p w:rsidR="004C02EF" w:rsidRPr="004B2239" w:rsidDel="00176950" w:rsidRDefault="004C02EF" w:rsidP="00AF5499">
      <w:pPr>
        <w:shd w:val="clear" w:color="auto" w:fill="FFFFFF"/>
        <w:rPr>
          <w:del w:id="25317" w:author="Rev 6 Allen Wirfs-Brock" w:date="2012-02-18T19:31:00Z"/>
          <w:highlight w:val="yellow"/>
        </w:rPr>
      </w:pPr>
      <w:del w:id="25318" w:author="Rev 6 Allen Wirfs-Brock" w:date="2012-02-18T18:57:00Z">
        <w:r w:rsidRPr="004B2239" w:rsidDel="005D7E43">
          <w:rPr>
            <w:highlight w:val="yellow"/>
          </w:rPr>
          <w:delText xml:space="preserve">The production </w:delText>
        </w:r>
      </w:del>
      <w:del w:id="25319" w:author="Rev 6 Allen Wirfs-Brock" w:date="2012-02-18T19:31:00Z">
        <w:r w:rsidRPr="004B2239" w:rsidDel="00176950">
          <w:rPr>
            <w:rFonts w:ascii="Times New Roman" w:hAnsi="Times New Roman"/>
            <w:i/>
            <w:highlight w:val="yellow"/>
          </w:rPr>
          <w:delText xml:space="preserve">SwitchStatement </w:delText>
        </w:r>
        <w:r w:rsidRPr="004B2239" w:rsidDel="00176950">
          <w:rPr>
            <w:b/>
            <w:highlight w:val="yellow"/>
          </w:rPr>
          <w:delText>:</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switch</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Expression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CaseBlock</w:delText>
        </w:r>
        <w:r w:rsidRPr="004B2239" w:rsidDel="00176950">
          <w:rPr>
            <w:highlight w:val="yellow"/>
          </w:rPr>
          <w:delText xml:space="preserve"> </w:delText>
        </w:r>
      </w:del>
      <w:del w:id="25320" w:author="Rev 6 Allen Wirfs-Brock" w:date="2012-02-18T18:57:00Z">
        <w:r w:rsidRPr="004B2239" w:rsidDel="005D7E43">
          <w:rPr>
            <w:highlight w:val="yellow"/>
          </w:rPr>
          <w:delText>is evaluated as follows:</w:delText>
        </w:r>
      </w:del>
    </w:p>
    <w:p w:rsidR="004C02EF" w:rsidRPr="004B2239" w:rsidDel="00176950" w:rsidRDefault="004C02EF" w:rsidP="00AF5499">
      <w:pPr>
        <w:pStyle w:val="Alg2"/>
        <w:numPr>
          <w:ilvl w:val="0"/>
          <w:numId w:val="130"/>
        </w:numPr>
        <w:shd w:val="clear" w:color="auto" w:fill="FFFFFF"/>
        <w:rPr>
          <w:del w:id="25321" w:author="Rev 6 Allen Wirfs-Brock" w:date="2012-02-18T19:31:00Z"/>
          <w:highlight w:val="yellow"/>
        </w:rPr>
      </w:pPr>
      <w:del w:id="25322" w:author="Rev 6 Allen Wirfs-Brock" w:date="2012-02-18T19:31:00Z">
        <w:r w:rsidRPr="004B2239" w:rsidDel="00176950">
          <w:rPr>
            <w:highlight w:val="yellow"/>
          </w:rPr>
          <w:delText xml:space="preserve">Let </w:delText>
        </w:r>
        <w:r w:rsidRPr="004B2239" w:rsidDel="00176950">
          <w:rPr>
            <w:i/>
            <w:highlight w:val="yellow"/>
          </w:rPr>
          <w:delText>exprRef</w:delText>
        </w:r>
        <w:r w:rsidRPr="004B2239" w:rsidDel="00176950">
          <w:rPr>
            <w:highlight w:val="yellow"/>
          </w:rPr>
          <w:delText xml:space="preserve"> be the result of evaluating </w:delText>
        </w:r>
        <w:r w:rsidRPr="004B2239" w:rsidDel="00176950">
          <w:rPr>
            <w:i/>
            <w:highlight w:val="yellow"/>
          </w:rPr>
          <w:delText>Expression</w:delText>
        </w:r>
        <w:r w:rsidRPr="004B2239" w:rsidDel="00176950">
          <w:rPr>
            <w:highlight w:val="yellow"/>
          </w:rPr>
          <w:delText>.</w:delText>
        </w:r>
      </w:del>
    </w:p>
    <w:p w:rsidR="00FF1DF7" w:rsidRPr="004B2239" w:rsidDel="00176950" w:rsidRDefault="00FF1DF7" w:rsidP="00AF5499">
      <w:pPr>
        <w:pStyle w:val="Alg2"/>
        <w:numPr>
          <w:ilvl w:val="0"/>
          <w:numId w:val="130"/>
        </w:numPr>
        <w:shd w:val="clear" w:color="auto" w:fill="FFFFFF"/>
        <w:spacing w:after="220"/>
        <w:contextualSpacing/>
        <w:rPr>
          <w:ins w:id="25323" w:author="Rev 3 Allen Wirfs-Brock" w:date="2011-09-09T15:49:00Z"/>
          <w:del w:id="25324" w:author="Rev 6 Allen Wirfs-Brock" w:date="2012-02-18T19:31:00Z"/>
          <w:highlight w:val="yellow"/>
        </w:rPr>
      </w:pPr>
      <w:ins w:id="25325" w:author="Rev 3 Allen Wirfs-Brock" w:date="2011-09-09T15:49:00Z">
        <w:del w:id="25326" w:author="Rev 6 Allen Wirfs-Brock" w:date="2012-02-18T19:31:00Z">
          <w:r w:rsidRPr="004B2239" w:rsidDel="00176950">
            <w:rPr>
              <w:highlight w:val="yellow"/>
            </w:rPr>
            <w:delText xml:space="preserve">Let </w:delText>
          </w:r>
          <w:r w:rsidRPr="004B2239" w:rsidDel="00176950">
            <w:rPr>
              <w:i/>
              <w:highlight w:val="yellow"/>
            </w:rPr>
            <w:delText>oldEnv</w:delText>
          </w:r>
          <w:r w:rsidRPr="004B2239" w:rsidDel="00176950">
            <w:rPr>
              <w:highlight w:val="yellow"/>
            </w:rPr>
            <w:delText xml:space="preserve"> be the running execution context’s LexicalEnvironment.</w:delText>
          </w:r>
        </w:del>
      </w:ins>
    </w:p>
    <w:p w:rsidR="00FF1DF7" w:rsidRPr="004B2239" w:rsidDel="00176950" w:rsidRDefault="00FF1DF7" w:rsidP="00AF5499">
      <w:pPr>
        <w:pStyle w:val="Alg2"/>
        <w:numPr>
          <w:ilvl w:val="0"/>
          <w:numId w:val="130"/>
        </w:numPr>
        <w:shd w:val="clear" w:color="auto" w:fill="FFFFFF"/>
        <w:spacing w:after="220"/>
        <w:contextualSpacing/>
        <w:rPr>
          <w:ins w:id="25327" w:author="Rev 3 Allen Wirfs-Brock" w:date="2011-09-09T15:49:00Z"/>
          <w:del w:id="25328" w:author="Rev 6 Allen Wirfs-Brock" w:date="2012-02-18T19:31:00Z"/>
          <w:highlight w:val="yellow"/>
        </w:rPr>
      </w:pPr>
      <w:ins w:id="25329" w:author="Rev 3 Allen Wirfs-Brock" w:date="2011-09-09T15:49:00Z">
        <w:del w:id="25330" w:author="Rev 6 Allen Wirfs-Brock" w:date="2012-02-18T19:31:00Z">
          <w:r w:rsidRPr="004B2239" w:rsidDel="00176950">
            <w:rPr>
              <w:highlight w:val="yellow"/>
            </w:rPr>
            <w:delText xml:space="preserve">Let </w:delText>
          </w:r>
          <w:r w:rsidRPr="004B2239" w:rsidDel="00176950">
            <w:rPr>
              <w:i/>
              <w:highlight w:val="yellow"/>
            </w:rPr>
            <w:delText>blockEnv</w:delText>
          </w:r>
          <w:r w:rsidRPr="004B2239" w:rsidDel="00176950">
            <w:rPr>
              <w:highlight w:val="yellow"/>
            </w:rPr>
            <w:delText xml:space="preserve"> be the result of calling NewDeclarativeEnvironment passing </w:delText>
          </w:r>
          <w:r w:rsidRPr="004B2239" w:rsidDel="00176950">
            <w:rPr>
              <w:i/>
              <w:highlight w:val="yellow"/>
            </w:rPr>
            <w:delText>oldEnv</w:delText>
          </w:r>
          <w:r w:rsidRPr="004B2239" w:rsidDel="00176950">
            <w:rPr>
              <w:highlight w:val="yellow"/>
            </w:rPr>
            <w:delText xml:space="preserve"> as the argument.</w:delText>
          </w:r>
        </w:del>
      </w:ins>
    </w:p>
    <w:p w:rsidR="00FF1DF7" w:rsidRPr="004B2239" w:rsidDel="00176950" w:rsidRDefault="00FF1DF7" w:rsidP="00AF5499">
      <w:pPr>
        <w:pStyle w:val="Alg2"/>
        <w:numPr>
          <w:ilvl w:val="0"/>
          <w:numId w:val="130"/>
        </w:numPr>
        <w:shd w:val="clear" w:color="auto" w:fill="FFFFFF"/>
        <w:spacing w:after="220"/>
        <w:contextualSpacing/>
        <w:rPr>
          <w:ins w:id="25331" w:author="Rev 3 Allen Wirfs-Brock" w:date="2011-09-09T15:49:00Z"/>
          <w:del w:id="25332" w:author="Rev 6 Allen Wirfs-Brock" w:date="2012-02-18T19:31:00Z"/>
          <w:highlight w:val="yellow"/>
        </w:rPr>
      </w:pPr>
      <w:ins w:id="25333" w:author="Rev 3 Allen Wirfs-Brock" w:date="2011-09-09T15:49:00Z">
        <w:del w:id="25334" w:author="Rev 6 Allen Wirfs-Brock" w:date="2012-02-18T19:31:00Z">
          <w:r w:rsidRPr="004B2239" w:rsidDel="00176950">
            <w:rPr>
              <w:highlight w:val="yellow"/>
            </w:rPr>
            <w:delText xml:space="preserve">Perform Block Declaration Instantiation using </w:delText>
          </w:r>
        </w:del>
      </w:ins>
      <w:ins w:id="25335" w:author="Rev 3 Allen Wirfs-Brock" w:date="2011-09-10T12:15:00Z">
        <w:del w:id="25336" w:author="Rev 6 Allen Wirfs-Brock" w:date="2012-02-18T19:31:00Z">
          <w:r w:rsidR="00052EC4" w:rsidRPr="004B2239" w:rsidDel="00176950">
            <w:rPr>
              <w:i/>
              <w:highlight w:val="yellow"/>
            </w:rPr>
            <w:delText>CaseBlock</w:delText>
          </w:r>
        </w:del>
      </w:ins>
      <w:ins w:id="25337" w:author="Rev 3 Allen Wirfs-Brock" w:date="2011-09-09T15:49:00Z">
        <w:del w:id="25338" w:author="Rev 6 Allen Wirfs-Brock" w:date="2012-02-18T19:31:00Z">
          <w:r w:rsidR="004851C4" w:rsidRPr="004B2239" w:rsidDel="00176950">
            <w:rPr>
              <w:highlight w:val="yellow"/>
            </w:rPr>
            <w:delText xml:space="preserve"> and</w:delText>
          </w:r>
          <w:r w:rsidRPr="004B2239" w:rsidDel="00176950">
            <w:rPr>
              <w:highlight w:val="yellow"/>
            </w:rPr>
            <w:delText xml:space="preserve"> </w:delText>
          </w:r>
          <w:r w:rsidRPr="004B2239" w:rsidDel="00176950">
            <w:rPr>
              <w:i/>
              <w:highlight w:val="yellow"/>
            </w:rPr>
            <w:delText>blockEnv</w:delText>
          </w:r>
        </w:del>
      </w:ins>
      <w:ins w:id="25339" w:author="Rev 3 Allen Wirfs-Brock" w:date="2011-09-09T15:58:00Z">
        <w:del w:id="25340" w:author="Rev 6 Allen Wirfs-Brock" w:date="2012-02-18T19:31:00Z">
          <w:r w:rsidR="006418E0" w:rsidRPr="004B2239" w:rsidDel="00176950">
            <w:rPr>
              <w:highlight w:val="yellow"/>
            </w:rPr>
            <w:delText>.</w:delText>
          </w:r>
        </w:del>
      </w:ins>
    </w:p>
    <w:p w:rsidR="004C02EF" w:rsidRPr="004B2239" w:rsidDel="00176950" w:rsidRDefault="004C02EF" w:rsidP="00AF5499">
      <w:pPr>
        <w:pStyle w:val="Alg2"/>
        <w:numPr>
          <w:ilvl w:val="0"/>
          <w:numId w:val="130"/>
        </w:numPr>
        <w:shd w:val="clear" w:color="auto" w:fill="FFFFFF"/>
        <w:rPr>
          <w:del w:id="25341" w:author="Rev 6 Allen Wirfs-Brock" w:date="2012-02-18T19:31:00Z"/>
          <w:highlight w:val="yellow"/>
        </w:rPr>
      </w:pPr>
      <w:del w:id="25342" w:author="Rev 6 Allen Wirfs-Brock" w:date="2012-02-18T19:31:00Z">
        <w:r w:rsidRPr="004B2239" w:rsidDel="00176950">
          <w:rPr>
            <w:highlight w:val="yellow"/>
          </w:rPr>
          <w:delText xml:space="preserve">Let </w:delText>
        </w:r>
        <w:r w:rsidRPr="004B2239" w:rsidDel="00176950">
          <w:rPr>
            <w:i/>
            <w:highlight w:val="yellow"/>
          </w:rPr>
          <w:delText>R</w:delText>
        </w:r>
        <w:r w:rsidRPr="004B2239" w:rsidDel="00176950">
          <w:rPr>
            <w:highlight w:val="yellow"/>
          </w:rPr>
          <w:delText xml:space="preserve"> be the result of </w:delText>
        </w:r>
      </w:del>
      <w:del w:id="25343" w:author="Rev 6 Allen Wirfs-Brock" w:date="2012-02-18T18:58:00Z">
        <w:r w:rsidRPr="004B2239" w:rsidDel="005D7E43">
          <w:rPr>
            <w:highlight w:val="yellow"/>
          </w:rPr>
          <w:delText xml:space="preserve">evaluating </w:delText>
        </w:r>
      </w:del>
      <w:del w:id="25344" w:author="Rev 6 Allen Wirfs-Brock" w:date="2012-02-18T19:31:00Z">
        <w:r w:rsidRPr="004B2239" w:rsidDel="00176950">
          <w:rPr>
            <w:i/>
            <w:highlight w:val="yellow"/>
          </w:rPr>
          <w:delText>CaseBlock</w:delText>
        </w:r>
      </w:del>
      <w:del w:id="25345" w:author="Rev 6 Allen Wirfs-Brock" w:date="2012-02-18T18:59:00Z">
        <w:r w:rsidRPr="004B2239" w:rsidDel="005D7E43">
          <w:rPr>
            <w:highlight w:val="yellow"/>
          </w:rPr>
          <w:delText>, passing it</w:delText>
        </w:r>
      </w:del>
      <w:del w:id="25346" w:author="Rev 6 Allen Wirfs-Brock" w:date="2012-02-18T19:31:00Z">
        <w:r w:rsidRPr="004B2239" w:rsidDel="00176950">
          <w:rPr>
            <w:highlight w:val="yellow"/>
          </w:rPr>
          <w:delText xml:space="preserve"> </w:delText>
        </w:r>
      </w:del>
      <w:del w:id="25347" w:author="Rev 6 Allen Wirfs-Brock" w:date="2012-02-18T18:51:00Z">
        <w:r w:rsidRPr="004B2239" w:rsidDel="00646EAD">
          <w:rPr>
            <w:highlight w:val="yellow"/>
          </w:rPr>
          <w:delText>GetValue(</w:delText>
        </w:r>
        <w:r w:rsidRPr="004B2239" w:rsidDel="00646EAD">
          <w:rPr>
            <w:i/>
            <w:highlight w:val="yellow"/>
          </w:rPr>
          <w:delText>exprRef</w:delText>
        </w:r>
        <w:r w:rsidRPr="004B2239" w:rsidDel="00646EAD">
          <w:rPr>
            <w:highlight w:val="yellow"/>
          </w:rPr>
          <w:delText>)</w:delText>
        </w:r>
      </w:del>
      <w:del w:id="25348" w:author="Rev 6 Allen Wirfs-Brock" w:date="2012-02-18T18:59:00Z">
        <w:r w:rsidRPr="004B2239" w:rsidDel="005D7E43">
          <w:rPr>
            <w:highlight w:val="yellow"/>
          </w:rPr>
          <w:delText xml:space="preserve"> as a parameter</w:delText>
        </w:r>
      </w:del>
      <w:del w:id="25349" w:author="Rev 6 Allen Wirfs-Brock" w:date="2012-02-18T19:31:00Z">
        <w:r w:rsidRPr="004B2239" w:rsidDel="00176950">
          <w:rPr>
            <w:highlight w:val="yellow"/>
          </w:rPr>
          <w:delText>.</w:delText>
        </w:r>
      </w:del>
    </w:p>
    <w:p w:rsidR="00FF1DF7" w:rsidRPr="004B2239" w:rsidDel="00176950" w:rsidRDefault="00FF1DF7" w:rsidP="00AF5499">
      <w:pPr>
        <w:pStyle w:val="Alg2"/>
        <w:numPr>
          <w:ilvl w:val="0"/>
          <w:numId w:val="130"/>
        </w:numPr>
        <w:shd w:val="clear" w:color="auto" w:fill="FFFFFF"/>
        <w:spacing w:after="220"/>
        <w:contextualSpacing/>
        <w:rPr>
          <w:ins w:id="25350" w:author="Rev 3 Allen Wirfs-Brock" w:date="2011-09-09T15:52:00Z"/>
          <w:del w:id="25351" w:author="Rev 6 Allen Wirfs-Brock" w:date="2012-02-18T19:31:00Z"/>
          <w:highlight w:val="yellow"/>
        </w:rPr>
      </w:pPr>
      <w:ins w:id="25352" w:author="Rev 3 Allen Wirfs-Brock" w:date="2011-09-09T15:52:00Z">
        <w:del w:id="25353" w:author="Rev 6 Allen Wirfs-Brock" w:date="2012-02-18T19:31:00Z">
          <w:r w:rsidRPr="004B2239" w:rsidDel="00176950">
            <w:rPr>
              <w:highlight w:val="yellow"/>
            </w:rPr>
            <w:delText xml:space="preserve">Set the running execution context’s LexicalEnvironment to </w:delText>
          </w:r>
          <w:r w:rsidRPr="004B2239" w:rsidDel="00176950">
            <w:rPr>
              <w:i/>
              <w:highlight w:val="yellow"/>
            </w:rPr>
            <w:delText>oldEnv</w:delText>
          </w:r>
          <w:r w:rsidRPr="004B2239" w:rsidDel="00176950">
            <w:rPr>
              <w:highlight w:val="yellow"/>
            </w:rPr>
            <w:delText>.</w:delText>
          </w:r>
        </w:del>
      </w:ins>
    </w:p>
    <w:p w:rsidR="004C02EF" w:rsidRPr="004B2239" w:rsidDel="00176950" w:rsidRDefault="004C02EF" w:rsidP="00AF5499">
      <w:pPr>
        <w:pStyle w:val="Alg2"/>
        <w:numPr>
          <w:ilvl w:val="0"/>
          <w:numId w:val="130"/>
        </w:numPr>
        <w:shd w:val="clear" w:color="auto" w:fill="FFFFFF"/>
        <w:rPr>
          <w:del w:id="25354" w:author="Rev 6 Allen Wirfs-Brock" w:date="2012-02-18T19:31:00Z"/>
          <w:highlight w:val="yellow"/>
        </w:rPr>
      </w:pPr>
      <w:del w:id="25355" w:author="Rev 6 Allen Wirfs-Brock" w:date="2012-02-18T19:31:00Z">
        <w:r w:rsidRPr="004B2239" w:rsidDel="00176950">
          <w:rPr>
            <w:highlight w:val="yellow"/>
          </w:rPr>
          <w:delText xml:space="preserve">If </w:delText>
        </w:r>
        <w:r w:rsidRPr="004B2239" w:rsidDel="00176950">
          <w:rPr>
            <w:i/>
            <w:highlight w:val="yellow"/>
          </w:rPr>
          <w:delText>R</w:delText>
        </w:r>
        <w:r w:rsidRPr="004B2239" w:rsidDel="00176950">
          <w:rPr>
            <w:highlight w:val="yellow"/>
          </w:rPr>
          <w:delText xml:space="preserve">.type is </w:delText>
        </w:r>
        <w:r w:rsidRPr="004B2239" w:rsidDel="00176950">
          <w:rPr>
            <w:rFonts w:ascii="Arial" w:hAnsi="Arial" w:cs="Arial"/>
            <w:highlight w:val="yellow"/>
          </w:rPr>
          <w:delText>break</w:delText>
        </w:r>
        <w:r w:rsidRPr="004B2239" w:rsidDel="00176950">
          <w:rPr>
            <w:highlight w:val="yellow"/>
          </w:rPr>
          <w:delText xml:space="preserve"> and </w:delText>
        </w:r>
        <w:r w:rsidRPr="004B2239" w:rsidDel="00176950">
          <w:rPr>
            <w:i/>
            <w:highlight w:val="yellow"/>
          </w:rPr>
          <w:delText>R</w:delText>
        </w:r>
        <w:r w:rsidRPr="004B2239" w:rsidDel="00176950">
          <w:rPr>
            <w:highlight w:val="yellow"/>
          </w:rPr>
          <w:delText xml:space="preserve">.target is in the current label set, return </w:delText>
        </w:r>
      </w:del>
      <w:del w:id="25356" w:author="Rev 6 Allen Wirfs-Brock" w:date="2012-02-18T18:55:00Z">
        <w:r w:rsidRPr="004B2239" w:rsidDel="005D7E43">
          <w:rPr>
            <w:highlight w:val="yellow"/>
          </w:rPr>
          <w:delText>(</w:delText>
        </w:r>
      </w:del>
      <w:del w:id="25357" w:author="Rev 6 Allen Wirfs-Brock" w:date="2012-02-18T19:31:00Z">
        <w:r w:rsidRPr="004B2239" w:rsidDel="00176950">
          <w:rPr>
            <w:rFonts w:ascii="Arial" w:hAnsi="Arial" w:cs="Arial"/>
            <w:highlight w:val="yellow"/>
          </w:rPr>
          <w:delText>normal</w:delText>
        </w:r>
        <w:r w:rsidRPr="004B2239" w:rsidDel="00176950">
          <w:rPr>
            <w:highlight w:val="yellow"/>
          </w:rPr>
          <w:delText xml:space="preserve">, </w:delText>
        </w:r>
        <w:r w:rsidRPr="004B2239" w:rsidDel="00176950">
          <w:rPr>
            <w:i/>
            <w:highlight w:val="yellow"/>
          </w:rPr>
          <w:delText>R</w:delText>
        </w:r>
        <w:r w:rsidRPr="004B2239" w:rsidDel="00176950">
          <w:rPr>
            <w:highlight w:val="yellow"/>
          </w:rPr>
          <w:delText xml:space="preserve">.value, </w:delText>
        </w:r>
        <w:r w:rsidRPr="004B2239" w:rsidDel="00176950">
          <w:rPr>
            <w:rFonts w:ascii="Arial" w:hAnsi="Arial" w:cs="Arial"/>
            <w:highlight w:val="yellow"/>
          </w:rPr>
          <w:delText>empty</w:delText>
        </w:r>
        <w:r w:rsidRPr="004B2239" w:rsidDel="00176950">
          <w:rPr>
            <w:highlight w:val="yellow"/>
          </w:rPr>
          <w:delText>).</w:delText>
        </w:r>
      </w:del>
    </w:p>
    <w:p w:rsidR="004C02EF" w:rsidRPr="004B2239" w:rsidDel="00176950" w:rsidRDefault="004C02EF" w:rsidP="00AF5499">
      <w:pPr>
        <w:pStyle w:val="Alg2"/>
        <w:numPr>
          <w:ilvl w:val="0"/>
          <w:numId w:val="130"/>
        </w:numPr>
        <w:shd w:val="clear" w:color="auto" w:fill="FFFFFF"/>
        <w:spacing w:after="220"/>
        <w:rPr>
          <w:del w:id="25358" w:author="Rev 6 Allen Wirfs-Brock" w:date="2012-02-18T19:31:00Z"/>
          <w:highlight w:val="yellow"/>
        </w:rPr>
      </w:pPr>
      <w:del w:id="25359" w:author="Rev 6 Allen Wirfs-Brock" w:date="2012-02-18T19:31:00Z">
        <w:r w:rsidRPr="004B2239" w:rsidDel="00176950">
          <w:rPr>
            <w:highlight w:val="yellow"/>
          </w:rPr>
          <w:delText xml:space="preserve">Return </w:delText>
        </w:r>
        <w:r w:rsidRPr="004B2239" w:rsidDel="00176950">
          <w:rPr>
            <w:i/>
            <w:highlight w:val="yellow"/>
          </w:rPr>
          <w:delText>R</w:delText>
        </w:r>
        <w:r w:rsidRPr="004B2239" w:rsidDel="00176950">
          <w:rPr>
            <w:highlight w:val="yellow"/>
          </w:rPr>
          <w:delText>.</w:delText>
        </w:r>
      </w:del>
    </w:p>
    <w:p w:rsidR="00FF1DF7" w:rsidRPr="004B2239" w:rsidDel="00176950" w:rsidRDefault="00FF1DF7" w:rsidP="00AF5499">
      <w:pPr>
        <w:pStyle w:val="Note"/>
        <w:shd w:val="clear" w:color="auto" w:fill="FFFFFF"/>
        <w:rPr>
          <w:ins w:id="25360" w:author="Rev 3 Allen Wirfs-Brock" w:date="2011-09-09T15:50:00Z"/>
          <w:del w:id="25361" w:author="Rev 6 Allen Wirfs-Brock" w:date="2012-02-18T19:31:00Z"/>
          <w:highlight w:val="yellow"/>
        </w:rPr>
      </w:pPr>
      <w:ins w:id="25362" w:author="Rev 3 Allen Wirfs-Brock" w:date="2011-09-09T15:50:00Z">
        <w:del w:id="25363" w:author="Rev 6 Allen Wirfs-Brock" w:date="2012-02-18T19:31:00Z">
          <w:r w:rsidRPr="004B2239" w:rsidDel="00176950">
            <w:rPr>
              <w:highlight w:val="yellow"/>
            </w:rPr>
            <w:delText>NOTE</w:delText>
          </w:r>
          <w:r w:rsidRPr="004B2239" w:rsidDel="00176950">
            <w:rPr>
              <w:highlight w:val="yellow"/>
            </w:rPr>
            <w:tab/>
            <w:delText xml:space="preserve">No matter how control leaves the </w:delText>
          </w:r>
          <w:r w:rsidRPr="004B2239" w:rsidDel="00176950">
            <w:rPr>
              <w:rStyle w:val="bnf"/>
              <w:highlight w:val="yellow"/>
            </w:rPr>
            <w:delText>SwitchStatement</w:delText>
          </w:r>
          <w:r w:rsidRPr="004B2239" w:rsidDel="00176950">
            <w:rPr>
              <w:highlight w:val="yellow"/>
            </w:rPr>
            <w:delText xml:space="preserve"> the LexicalEnvironment is always restored to its former state.</w:delText>
          </w:r>
        </w:del>
      </w:ins>
    </w:p>
    <w:p w:rsidR="005D7E43" w:rsidRDefault="005D7E43" w:rsidP="00052EFC">
      <w:pPr>
        <w:keepNext/>
        <w:rPr>
          <w:ins w:id="25364" w:author="Rev 6 Allen Wirfs-Brock" w:date="2012-02-18T19:01:00Z"/>
          <w:rFonts w:ascii="Helvetica" w:hAnsi="Helvetica"/>
          <w:b/>
          <w:spacing w:val="6"/>
        </w:rPr>
      </w:pPr>
    </w:p>
    <w:p w:rsidR="005D7E43" w:rsidRPr="00FA3203" w:rsidRDefault="005D7E43" w:rsidP="005D7E43">
      <w:pPr>
        <w:ind w:left="360"/>
        <w:rPr>
          <w:ins w:id="25365" w:author="Rev 6 Allen Wirfs-Brock" w:date="2012-02-18T19:01:00Z"/>
        </w:rPr>
      </w:pPr>
      <w:ins w:id="25366" w:author="Rev 6 Allen Wirfs-Brock" w:date="2012-02-18T19:01:00Z">
        <w:r>
          <w:t>W</w:t>
        </w:r>
        <w:r w:rsidRPr="004418C4">
          <w:t xml:space="preserve">ith argument </w:t>
        </w:r>
        <w:r>
          <w:rPr>
            <w:rFonts w:ascii="Times New Roman" w:hAnsi="Times New Roman"/>
            <w:i/>
          </w:rPr>
          <w:t>input</w:t>
        </w:r>
        <w:r>
          <w:t>.</w:t>
        </w:r>
      </w:ins>
    </w:p>
    <w:p w:rsidR="004C02EF" w:rsidRPr="00C7794D" w:rsidRDefault="004C02EF" w:rsidP="004C02EF">
      <w:del w:id="25367"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25368"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25369"/>
      <w:del w:id="25370" w:author="Rev 6 Allen Wirfs-Brock" w:date="2012-02-18T19:02:00Z">
        <w:r w:rsidRPr="00DA1E6A" w:rsidDel="005D7E43">
          <w:rPr>
            <w:rFonts w:ascii="Times New Roman" w:eastAsia="Times New Roman" w:hAnsi="Times New Roman"/>
            <w:b/>
            <w:spacing w:val="6"/>
            <w:lang w:eastAsia="en-US"/>
          </w:rPr>
          <w:delText>empty</w:delText>
        </w:r>
      </w:del>
      <w:ins w:id="25371" w:author="Rev 6 Allen Wirfs-Brock" w:date="2012-02-18T19:02:00Z">
        <w:r w:rsidR="005D7E43" w:rsidRPr="00DA1E6A">
          <w:rPr>
            <w:rFonts w:ascii="Times New Roman" w:eastAsia="Times New Roman" w:hAnsi="Times New Roman"/>
            <w:b/>
            <w:spacing w:val="6"/>
            <w:lang w:eastAsia="en-US"/>
          </w:rPr>
          <w:t>undefined</w:t>
        </w:r>
        <w:commentRangeEnd w:id="25369"/>
        <w:r w:rsidR="005D7E43">
          <w:rPr>
            <w:rStyle w:val="CommentReference"/>
          </w:rPr>
          <w:commentReference w:id="25369"/>
        </w:r>
      </w:ins>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5372" w:author="Rev 6 Allen Wirfs-Brock" w:date="2012-02-23T13:02:00Z">
        <w:r w:rsidR="00BB752E" w:rsidRPr="0003414D">
          <w:rPr>
            <w:rFonts w:ascii="Times New Roman" w:hAnsi="Times New Roman"/>
            <w:lang w:eastAsia="en-US"/>
          </w:rPr>
          <w:t>NormalCompletion</w:t>
        </w:r>
        <w:r w:rsidR="00BB752E" w:rsidRPr="0003414D">
          <w:rPr>
            <w:rFonts w:ascii="Times New Roman" w:hAnsi="Times New Roman"/>
          </w:rPr>
          <w:t>(</w:t>
        </w:r>
      </w:ins>
      <w:del w:id="25373" w:author="Rev 6 Allen Wirfs-Brock" w:date="2012-02-18T19:04:00Z">
        <w:r w:rsidRPr="0003414D" w:rsidDel="00DA1E6A">
          <w:rPr>
            <w:rFonts w:ascii="Times New Roman" w:hAnsi="Times New Roman"/>
          </w:rPr>
          <w:delText>(</w:delText>
        </w:r>
      </w:del>
      <w:del w:id="25374" w:author="Rev 6 Allen Wirfs-Brock" w:date="2012-02-23T13:02:00Z">
        <w:r w:rsidRPr="004012E4" w:rsidDel="00BB752E">
          <w:rPr>
            <w:rFonts w:ascii="Times New Roman" w:hAnsi="Times New Roman"/>
            <w:bCs/>
          </w:rPr>
          <w:delText>normal</w:delText>
        </w:r>
        <w:r w:rsidRPr="0003414D" w:rsidDel="00BB752E">
          <w:rPr>
            <w:rFonts w:ascii="Times New Roman" w:hAnsi="Times New Roman"/>
          </w:rPr>
          <w:delText xml:space="preserve">, </w:delText>
        </w:r>
      </w:del>
      <w:r w:rsidRPr="0003414D">
        <w:rPr>
          <w:rFonts w:ascii="Times New Roman" w:hAnsi="Times New Roman"/>
          <w:i/>
          <w:iCs/>
        </w:rPr>
        <w:t>V</w:t>
      </w:r>
      <w:del w:id="25375" w:author="Rev 6 Allen Wirfs-Brock" w:date="2012-02-23T13:02:00Z">
        <w:r w:rsidRPr="0003414D" w:rsidDel="00BB752E">
          <w:rPr>
            <w:rFonts w:ascii="Times New Roman" w:hAnsi="Times New Roman"/>
          </w:rPr>
          <w:delText xml:space="preserve">, </w:delText>
        </w:r>
        <w:r w:rsidRPr="004012E4" w:rsidDel="00BB752E">
          <w:rPr>
            <w:rFonts w:ascii="Times New Roman" w:hAnsi="Times New Roman"/>
            <w:bCs/>
          </w:rPr>
          <w:delText>empty</w:delText>
        </w:r>
      </w:del>
      <w:r w:rsidRPr="0003414D">
        <w:rPr>
          <w:rFonts w:ascii="Times New Roman" w:hAnsi="Times New Roman"/>
        </w:rPr>
        <w:t>)</w:t>
      </w:r>
      <w:r w:rsidRPr="00C7794D">
        <w:rPr>
          <w:rFonts w:ascii="Times New Roman" w:hAnsi="Times New Roman"/>
        </w:rPr>
        <w:t>.</w:t>
      </w:r>
    </w:p>
    <w:p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rsidR="00DA1E6A" w:rsidRDefault="006552DF" w:rsidP="00DA1E6A">
      <w:pPr>
        <w:pStyle w:val="Alg2"/>
        <w:numPr>
          <w:ilvl w:val="1"/>
          <w:numId w:val="131"/>
        </w:numPr>
        <w:contextualSpacing/>
        <w:rPr>
          <w:ins w:id="25376" w:author="Rev 6 Allen Wirfs-Brock" w:date="2012-02-18T19:07:00Z"/>
        </w:rPr>
      </w:pPr>
      <w:ins w:id="25377" w:author="Rev 10 Allen Wirfs-Brock" w:date="2012-08-14T14:57:00Z">
        <w:r>
          <w:t>ReturnIfAbrupt(</w:t>
        </w:r>
        <w:r w:rsidRPr="00C7794D">
          <w:rPr>
            <w:i/>
          </w:rPr>
          <w:t>clauseSelector</w:t>
        </w:r>
        <w:r>
          <w:t>)</w:t>
        </w:r>
      </w:ins>
      <w:ins w:id="25378" w:author="Rev 6 Allen Wirfs-Brock" w:date="2012-02-18T19:07:00Z">
        <w:del w:id="25379" w:author="Rev 10 Allen Wirfs-Brock" w:date="2012-08-14T14:57:00Z">
          <w:r w:rsidR="00DA1E6A" w:rsidDel="006552DF">
            <w:delText xml:space="preserve">If </w:delText>
          </w:r>
        </w:del>
      </w:ins>
      <w:ins w:id="25380" w:author="Rev 6 Allen Wirfs-Brock" w:date="2012-02-18T19:08:00Z">
        <w:del w:id="25381" w:author="Rev 10 Allen Wirfs-Brock" w:date="2012-08-14T14:57:00Z">
          <w:r w:rsidR="00DA1E6A" w:rsidRPr="00C7794D" w:rsidDel="006552DF">
            <w:rPr>
              <w:i/>
            </w:rPr>
            <w:delText>clauseSelector</w:delText>
          </w:r>
          <w:r w:rsidR="00DA1E6A" w:rsidRPr="00C7794D" w:rsidDel="006552DF">
            <w:delText xml:space="preserve"> </w:delText>
          </w:r>
        </w:del>
      </w:ins>
      <w:ins w:id="25382" w:author="Rev 6 Allen Wirfs-Brock" w:date="2012-02-18T19:07:00Z">
        <w:del w:id="25383" w:author="Rev 10 Allen Wirfs-Brock" w:date="2012-08-14T14:57:00Z">
          <w:r w:rsidR="00DA1E6A" w:rsidDel="006552DF">
            <w:delText xml:space="preserve">is an abrupt completion, return </w:delText>
          </w:r>
        </w:del>
      </w:ins>
      <w:ins w:id="25384" w:author="Rev 6 Allen Wirfs-Brock" w:date="2012-02-18T19:09:00Z">
        <w:del w:id="25385" w:author="Rev 10 Allen Wirfs-Brock" w:date="2012-08-14T14:57:00Z">
          <w:r w:rsidR="00DA1E6A" w:rsidRPr="00C7794D" w:rsidDel="006552DF">
            <w:rPr>
              <w:i/>
            </w:rPr>
            <w:delText>clauseSelector</w:delText>
          </w:r>
        </w:del>
      </w:ins>
      <w:ins w:id="25386" w:author="Rev 6 Allen Wirfs-Brock" w:date="2012-02-18T19:07:00Z">
        <w:r w:rsidR="00DA1E6A">
          <w:t>.</w:t>
        </w:r>
      </w:ins>
    </w:p>
    <w:p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5387" w:author="Rev 3 Allen Wirfs-Brock" w:date="2011-09-10T14:50:00Z">
        <w:r w:rsidR="00E70606" w:rsidRPr="00C7794D">
          <w:rPr>
            <w:rFonts w:ascii="Times New Roman" w:hAnsi="Times New Roman"/>
          </w:rPr>
          <w:t>Strict Equality Comparis</w:t>
        </w:r>
        <w:del w:id="25388" w:author="Rev 11 Allen Wirfs-Brock" w:date="2012-10-24T09:04:00Z">
          <w:r w:rsidR="00E70606" w:rsidRPr="00C7794D" w:rsidDel="00703487">
            <w:rPr>
              <w:rFonts w:ascii="Times New Roman" w:hAnsi="Times New Roman"/>
            </w:rPr>
            <w:delText>i</w:delText>
          </w:r>
        </w:del>
        <w:r w:rsidR="00E70606" w:rsidRPr="00C7794D">
          <w:rPr>
            <w:rFonts w:ascii="Times New Roman" w:hAnsi="Times New Roman"/>
          </w:rPr>
          <w:t>on Algorithm (11.9.</w:t>
        </w:r>
        <w:del w:id="25389" w:author="Rev 4 Allen Wirfs-Brock" w:date="2011-10-15T13:05:00Z">
          <w:r w:rsidR="00E70606" w:rsidRPr="00C7794D" w:rsidDel="00E5271E">
            <w:rPr>
              <w:rFonts w:ascii="Times New Roman" w:hAnsi="Times New Roman"/>
            </w:rPr>
            <w:delText>6</w:delText>
          </w:r>
        </w:del>
      </w:ins>
      <w:ins w:id="25390" w:author="Rev 4 Allen Wirfs-Brock" w:date="2011-10-15T13:05:00Z">
        <w:r w:rsidR="00E5271E" w:rsidRPr="00C7794D">
          <w:rPr>
            <w:rFonts w:ascii="Times New Roman" w:hAnsi="Times New Roman"/>
          </w:rPr>
          <w:t>1</w:t>
        </w:r>
      </w:ins>
      <w:ins w:id="25391" w:author="Rev 3 Allen Wirfs-Brock" w:date="2011-09-10T14:51:00Z">
        <w:r w:rsidR="00E70606" w:rsidRPr="00C7794D">
          <w:rPr>
            <w:rFonts w:ascii="Times New Roman" w:hAnsi="Times New Roman"/>
          </w:rPr>
          <w:t>)</w:t>
        </w:r>
      </w:ins>
      <w:del w:id="25392"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rsidR="004C02EF" w:rsidRPr="00C7794D" w:rsidRDefault="006552DF" w:rsidP="0092308F">
      <w:pPr>
        <w:numPr>
          <w:ilvl w:val="3"/>
          <w:numId w:val="131"/>
        </w:numPr>
        <w:autoSpaceDE w:val="0"/>
        <w:autoSpaceDN w:val="0"/>
        <w:adjustRightInd w:val="0"/>
        <w:spacing w:before="100" w:after="100" w:line="240" w:lineRule="auto"/>
        <w:contextualSpacing/>
        <w:jc w:val="left"/>
        <w:rPr>
          <w:rFonts w:ascii="Times New Roman" w:hAnsi="Times New Roman"/>
        </w:rPr>
      </w:pPr>
      <w:ins w:id="25393" w:author="Rev 10 Allen Wirfs-Brock" w:date="2012-08-14T14:57:00Z">
        <w:r w:rsidRPr="004012E4">
          <w:rPr>
            <w:rFonts w:ascii="Times New Roman" w:hAnsi="Times New Roman"/>
          </w:rPr>
          <w:t>ReturnIfAbrupt(</w:t>
        </w:r>
        <w:del w:id="25394" w:author="Rev 11 Allen Wirfs-Brock" w:date="2012-10-24T14:38:00Z">
          <w:r w:rsidRPr="004012E4" w:rsidDel="0092308F">
            <w:rPr>
              <w:rFonts w:ascii="Times New Roman" w:hAnsi="Times New Roman"/>
              <w:i/>
            </w:rPr>
            <w:delText>r</w:delText>
          </w:r>
        </w:del>
      </w:ins>
      <w:ins w:id="25395" w:author="Rev 11 Allen Wirfs-Brock" w:date="2012-10-24T14:38:00Z">
        <w:r w:rsidR="0092308F">
          <w:rPr>
            <w:rFonts w:ascii="Times New Roman" w:hAnsi="Times New Roman"/>
            <w:i/>
          </w:rPr>
          <w:t>R</w:t>
        </w:r>
      </w:ins>
      <w:ins w:id="25396" w:author="Rev 10 Allen Wirfs-Brock" w:date="2012-08-14T14:57:00Z">
        <w:r w:rsidRPr="004012E4">
          <w:rPr>
            <w:rFonts w:ascii="Times New Roman" w:hAnsi="Times New Roman"/>
          </w:rPr>
          <w:t>)</w:t>
        </w:r>
      </w:ins>
      <w:del w:id="25397" w:author="Rev 10 Allen Wirfs-Brock" w:date="2012-08-14T14:57:00Z">
        <w:r w:rsidR="004C02EF" w:rsidRPr="00C7794D" w:rsidDel="006552DF">
          <w:rPr>
            <w:rFonts w:ascii="Times New Roman" w:hAnsi="Times New Roman"/>
          </w:rPr>
          <w:delText>If</w:delText>
        </w:r>
        <w:r w:rsidR="004C02EF" w:rsidRPr="00C7794D" w:rsidDel="006552DF">
          <w:rPr>
            <w:rFonts w:ascii="Times New Roman" w:hAnsi="Times New Roman"/>
            <w:i/>
            <w:iCs/>
          </w:rPr>
          <w:delText xml:space="preserve"> R</w:delText>
        </w:r>
        <w:r w:rsidR="004C02EF" w:rsidRPr="00C7794D" w:rsidDel="006552DF">
          <w:rPr>
            <w:rFonts w:ascii="Times New Roman" w:hAnsi="Times New Roman"/>
          </w:rPr>
          <w:delText xml:space="preserve"> is an abrupt completion, then return</w:delText>
        </w:r>
        <w:r w:rsidR="004C02EF" w:rsidRPr="00C7794D" w:rsidDel="006552DF">
          <w:rPr>
            <w:rFonts w:ascii="Times New Roman" w:hAnsi="Times New Roman"/>
            <w:i/>
            <w:iCs/>
          </w:rPr>
          <w:delText xml:space="preserve"> R</w:delText>
        </w:r>
      </w:del>
      <w:r w:rsidR="004C02EF" w:rsidRPr="00C7794D">
        <w:rPr>
          <w:rFonts w:ascii="Times New Roman" w:hAnsi="Times New Roman"/>
        </w:rPr>
        <w:t>.</w:t>
      </w:r>
    </w:p>
    <w:p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398" w:author="Rev 6 Allen Wirfs-Brock" w:date="2012-02-18T19:10:00Z">
        <w:r w:rsidR="00DA1E6A">
          <w:rPr>
            <w:rFonts w:ascii="Times New Roman" w:hAnsi="Times New Roman"/>
          </w:rPr>
          <w:t>[[</w:t>
        </w:r>
      </w:ins>
      <w:r w:rsidRPr="00C7794D">
        <w:rPr>
          <w:rFonts w:ascii="Times New Roman" w:hAnsi="Times New Roman"/>
        </w:rPr>
        <w:t>value</w:t>
      </w:r>
      <w:ins w:id="25399" w:author="Rev 6 Allen Wirfs-Brock" w:date="2012-02-18T19:10:00Z">
        <w:r w:rsidR="00DA1E6A">
          <w:rPr>
            <w:rFonts w:ascii="Times New Roman" w:hAnsi="Times New Roman"/>
          </w:rPr>
          <w:t>]]</w:t>
        </w:r>
      </w:ins>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5400" w:author="Rev 6 Allen Wirfs-Brock" w:date="2012-02-23T13:03:00Z">
        <w:r w:rsidR="00BB752E" w:rsidRPr="0003414D">
          <w:rPr>
            <w:rFonts w:ascii="Times New Roman" w:hAnsi="Times New Roman"/>
            <w:lang w:eastAsia="en-US"/>
          </w:rPr>
          <w:t>NormalCompletion</w:t>
        </w:r>
        <w:r w:rsidR="00BB752E" w:rsidRPr="0003414D">
          <w:rPr>
            <w:rFonts w:ascii="Times New Roman" w:hAnsi="Times New Roman"/>
          </w:rPr>
          <w:t>(</w:t>
        </w:r>
      </w:ins>
      <w:del w:id="25401" w:author="Rev 6 Allen Wirfs-Brock" w:date="2012-02-18T19:11:00Z">
        <w:r w:rsidRPr="0003414D" w:rsidDel="00DA1E6A">
          <w:rPr>
            <w:rFonts w:ascii="Times New Roman" w:hAnsi="Times New Roman"/>
            <w:b/>
            <w:bCs/>
          </w:rPr>
          <w:delText>(</w:delText>
        </w:r>
      </w:del>
      <w:del w:id="25402" w:author="Rev 6 Allen Wirfs-Brock" w:date="2012-02-23T13:03:00Z">
        <w:r w:rsidRPr="004012E4" w:rsidDel="00BB752E">
          <w:rPr>
            <w:rFonts w:ascii="Times New Roman" w:hAnsi="Times New Roman"/>
            <w:bCs/>
          </w:rPr>
          <w:delText>normal</w:delText>
        </w:r>
        <w:r w:rsidRPr="0003414D" w:rsidDel="00BB752E">
          <w:rPr>
            <w:rFonts w:ascii="Times New Roman" w:hAnsi="Times New Roman"/>
          </w:rPr>
          <w:delText>,</w:delText>
        </w:r>
        <w:r w:rsidRPr="0003414D" w:rsidDel="00BB752E">
          <w:rPr>
            <w:rFonts w:ascii="Times New Roman" w:hAnsi="Times New Roman"/>
            <w:i/>
            <w:iCs/>
          </w:rPr>
          <w:delText xml:space="preserve"> </w:delText>
        </w:r>
      </w:del>
      <w:r w:rsidRPr="0003414D">
        <w:rPr>
          <w:rFonts w:ascii="Times New Roman" w:hAnsi="Times New Roman"/>
          <w:i/>
          <w:iCs/>
        </w:rPr>
        <w:t>V</w:t>
      </w:r>
      <w:del w:id="25403" w:author="Rev 6 Allen Wirfs-Brock" w:date="2012-02-23T13:03:00Z">
        <w:r w:rsidRPr="0003414D" w:rsidDel="00BB752E">
          <w:rPr>
            <w:rFonts w:ascii="Times New Roman" w:hAnsi="Times New Roman"/>
          </w:rPr>
          <w:delText>,</w:delText>
        </w:r>
        <w:r w:rsidRPr="0003414D" w:rsidDel="00BB752E">
          <w:rPr>
            <w:rFonts w:ascii="Times New Roman" w:hAnsi="Times New Roman"/>
            <w:b/>
            <w:bCs/>
          </w:rPr>
          <w:delText xml:space="preserve"> </w:delText>
        </w:r>
        <w:r w:rsidRPr="004012E4" w:rsidDel="00BB752E">
          <w:rPr>
            <w:rFonts w:ascii="Times New Roman" w:hAnsi="Times New Roman"/>
            <w:bCs/>
          </w:rPr>
          <w:delText>empty</w:delText>
        </w:r>
      </w:del>
      <w:r w:rsidRPr="0003414D">
        <w:rPr>
          <w:rFonts w:ascii="Times New Roman" w:hAnsi="Times New Roman"/>
        </w:rPr>
        <w:t>)</w:t>
      </w:r>
      <w:r w:rsidRPr="00C7794D">
        <w:rPr>
          <w:rFonts w:ascii="Times New Roman" w:hAnsi="Times New Roman"/>
        </w:rPr>
        <w: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5404" w:author="Rev 6 Allen Wirfs-Brock" w:date="2012-02-18T19:12:00Z">
        <w:r w:rsidR="00DA1E6A">
          <w:rPr>
            <w:rFonts w:ascii="Times New Roman" w:hAnsi="Times New Roman"/>
          </w:rPr>
          <w:t>[[</w:t>
        </w:r>
      </w:ins>
      <w:r w:rsidRPr="00C7794D">
        <w:rPr>
          <w:rFonts w:ascii="Times New Roman" w:hAnsi="Times New Roman"/>
        </w:rPr>
        <w:t>value</w:t>
      </w:r>
      <w:ins w:id="25405"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406" w:author="Rev 6 Allen Wirfs-Brock" w:date="2012-02-18T19:23:00Z">
        <w:r w:rsidR="00E3118B">
          <w:rPr>
            <w:rFonts w:ascii="Times New Roman" w:hAnsi="Times New Roman"/>
          </w:rPr>
          <w:t>[[</w:t>
        </w:r>
      </w:ins>
      <w:r w:rsidRPr="00C7794D">
        <w:rPr>
          <w:rFonts w:ascii="Times New Roman" w:hAnsi="Times New Roman"/>
        </w:rPr>
        <w:t>value</w:t>
      </w:r>
      <w:ins w:id="25407" w:author="Rev 6 Allen Wirfs-Brock" w:date="2012-02-18T19:23:00Z">
        <w:r w:rsidR="00E3118B">
          <w:rPr>
            <w:rFonts w:ascii="Times New Roman" w:hAnsi="Times New Roman"/>
          </w:rPr>
          <w:t>]]</w:t>
        </w:r>
      </w:ins>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25408" w:author="Rev 6 Allen Wirfs-Brock" w:date="2012-02-18T19:28:00Z">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ins>
      <w:del w:id="25409"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25410" w:author="Rev 6 Allen Wirfs-Brock" w:date="2012-02-18T19:28:00Z">
        <w:r w:rsidR="00176950">
          <w:rPr>
            <w:rFonts w:ascii="Times New Roman" w:hAnsi="Times New Roman"/>
          </w:rPr>
          <w:t>[[</w:t>
        </w:r>
      </w:ins>
      <w:r w:rsidRPr="00C7794D">
        <w:rPr>
          <w:rFonts w:ascii="Times New Roman" w:hAnsi="Times New Roman"/>
        </w:rPr>
        <w:t>type</w:t>
      </w:r>
      <w:ins w:id="25411"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25412" w:author="Rev 6 Allen Wirfs-Brock" w:date="2012-02-18T19:28:00Z">
        <w:r w:rsidR="00176950" w:rsidRPr="0027695A">
          <w:rPr>
            <w:rFonts w:ascii="Times New Roman" w:hAnsi="Times New Roman"/>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25413" w:author="Rev 6 Allen Wirfs-Brock" w:date="2012-02-18T19:28:00Z">
        <w:r w:rsidR="00176950" w:rsidRPr="0027695A">
          <w:rPr>
            <w:rFonts w:ascii="Times New Roman" w:hAnsi="Times New Roman"/>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25414" w:author="Rev 6 Allen Wirfs-Brock" w:date="2012-02-18T19:28:00Z">
        <w:r w:rsidR="00176950">
          <w:rPr>
            <w:rFonts w:ascii="Times New Roman" w:hAnsi="Times New Roman"/>
          </w:rPr>
          <w:t>[[</w:t>
        </w:r>
      </w:ins>
      <w:r w:rsidRPr="00C7794D">
        <w:rPr>
          <w:rFonts w:ascii="Times New Roman" w:hAnsi="Times New Roman"/>
        </w:rPr>
        <w:t>target</w:t>
      </w:r>
      <w:del w:id="25415" w:author="Rev 6 Allen Wirfs-Brock" w:date="2012-02-18T19:56:00Z">
        <w:r w:rsidRPr="00C7794D" w:rsidDel="002177F1">
          <w:rPr>
            <w:rFonts w:ascii="Times New Roman" w:hAnsi="Times New Roman"/>
          </w:rPr>
          <w:delText>).</w:delText>
        </w:r>
      </w:del>
      <w:ins w:id="25416" w:author="Rev 6 Allen Wirfs-Brock" w:date="2012-02-18T19:56:00Z">
        <w:r w:rsidR="002177F1">
          <w:rPr>
            <w:rFonts w:ascii="Times New Roman" w:hAnsi="Times New Roman"/>
          </w:rPr>
          <w:t>]]}</w:t>
        </w:r>
        <w:r w:rsidR="002177F1" w:rsidRPr="00C7794D">
          <w:rPr>
            <w:rFonts w:ascii="Times New Roman" w:hAnsi="Times New Roman"/>
          </w:rPr>
          <w:t>.</w:t>
        </w:r>
      </w:ins>
    </w:p>
    <w:p w:rsidR="004C02EF" w:rsidRPr="00C7794D" w:rsidRDefault="004C02EF" w:rsidP="004C02EF">
      <w:del w:id="25417"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25418"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25419" w:author="Rev 6 Allen Wirfs-Brock" w:date="2012-02-18T19:33:00Z">
        <w:r w:rsidR="00176950" w:rsidRPr="00DA1E6A">
          <w:rPr>
            <w:rFonts w:ascii="Times New Roman" w:eastAsia="Times New Roman" w:hAnsi="Times New Roman"/>
            <w:b/>
            <w:spacing w:val="6"/>
            <w:lang w:eastAsia="en-US"/>
          </w:rPr>
          <w:t>undefined</w:t>
        </w:r>
        <w:r w:rsidR="00176950">
          <w:rPr>
            <w:rStyle w:val="CommentReference"/>
          </w:rPr>
          <w:commentReference w:id="25420"/>
        </w:r>
        <w:r w:rsidR="00176950" w:rsidRPr="00C7794D">
          <w:rPr>
            <w:rFonts w:ascii="Times New Roman" w:hAnsi="Times New Roman"/>
          </w:rPr>
          <w:t>.</w:t>
        </w:r>
      </w:ins>
      <w:del w:id="25421" w:author="Rev 6 Allen Wirfs-Brock" w:date="2012-02-18T19:33:00Z">
        <w:r w:rsidRPr="00C7794D" w:rsidDel="00176950">
          <w:rPr>
            <w:rFonts w:cs="Arial"/>
            <w:bCs/>
          </w:rPr>
          <w:delText>empty</w:delText>
        </w:r>
      </w:del>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rsidR="004C02EF" w:rsidRPr="00C7794D" w:rsidDel="00D237FD" w:rsidRDefault="004C02EF" w:rsidP="00C47E72">
      <w:pPr>
        <w:numPr>
          <w:ilvl w:val="0"/>
          <w:numId w:val="132"/>
        </w:numPr>
        <w:spacing w:after="120" w:line="240" w:lineRule="auto"/>
        <w:contextualSpacing/>
        <w:jc w:val="left"/>
        <w:rPr>
          <w:del w:id="25422" w:author="Rev 8 Allen Wirfs-Brock" w:date="2012-05-10T13:10:00Z"/>
          <w:rFonts w:ascii="Times New Roman" w:hAnsi="Times New Roman"/>
        </w:rPr>
      </w:pPr>
      <w:del w:id="25423" w:author="Rev 8 Allen Wirfs-Brock" w:date="2012-05-10T13:10:00Z">
        <w:r w:rsidRPr="00C7794D" w:rsidDel="00D237FD">
          <w:rPr>
            <w:rFonts w:ascii="Times New Roman" w:hAnsi="Times New Roman"/>
          </w:rPr>
          <w:delText xml:space="preserve">Let </w:delText>
        </w:r>
        <w:r w:rsidRPr="00C7794D" w:rsidDel="00D237FD">
          <w:rPr>
            <w:rFonts w:ascii="Times New Roman" w:hAnsi="Times New Roman"/>
            <w:i/>
            <w:iCs/>
          </w:rPr>
          <w:delText>B</w:delText>
        </w:r>
        <w:r w:rsidRPr="00C7794D" w:rsidDel="00D237FD">
          <w:rPr>
            <w:rFonts w:ascii="Times New Roman" w:hAnsi="Times New Roman"/>
          </w:rPr>
          <w:delText xml:space="preserve"> be the list of </w:delText>
        </w:r>
        <w:r w:rsidRPr="00C7794D" w:rsidDel="00D237FD">
          <w:rPr>
            <w:rFonts w:ascii="Times New Roman" w:hAnsi="Times New Roman"/>
            <w:i/>
          </w:rPr>
          <w:delText>CaseClause</w:delText>
        </w:r>
        <w:r w:rsidRPr="00C7794D" w:rsidDel="00D237FD">
          <w:rPr>
            <w:rFonts w:ascii="Times New Roman" w:hAnsi="Times New Roman"/>
          </w:rPr>
          <w:delText xml:space="preserve"> items in the second </w:delText>
        </w:r>
        <w:r w:rsidRPr="00C7794D" w:rsidDel="00D237FD">
          <w:rPr>
            <w:rFonts w:ascii="Times New Roman" w:hAnsi="Times New Roman"/>
            <w:i/>
          </w:rPr>
          <w:delText>CaseClauses</w:delText>
        </w:r>
        <w:r w:rsidRPr="00C7794D" w:rsidDel="00D237FD">
          <w:rPr>
            <w:rFonts w:ascii="Times New Roman" w:hAnsi="Times New Roman"/>
          </w:rPr>
          <w:delText>, in source text order.</w:delText>
        </w:r>
      </w:del>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del w:id="25424" w:author="Rev 8 Allen Wirfs-Brock" w:date="2012-05-10T14:15:00Z">
        <w:r w:rsidRPr="00C7794D" w:rsidDel="008B44E0">
          <w:rPr>
            <w:rFonts w:ascii="Times New Roman" w:hAnsi="Times New Roman"/>
          </w:rPr>
          <w:delText xml:space="preserve">evaluating </w:delText>
        </w:r>
      </w:del>
      <w:ins w:id="25425" w:author="Rev 8 Allen Wirfs-Brock" w:date="2012-05-10T14:15:00Z">
        <w:r w:rsidR="008B44E0">
          <w:rPr>
            <w:rFonts w:ascii="Times New Roman" w:hAnsi="Times New Roman"/>
          </w:rPr>
          <w:t>Case Selector Evaluation of</w:t>
        </w:r>
        <w:r w:rsidR="008B44E0" w:rsidRPr="00C7794D">
          <w:rPr>
            <w:rFonts w:ascii="Times New Roman" w:hAnsi="Times New Roman"/>
          </w:rPr>
          <w:t xml:space="preserve"> </w:t>
        </w:r>
      </w:ins>
      <w:r w:rsidRPr="00C7794D">
        <w:rPr>
          <w:rFonts w:ascii="Times New Roman" w:hAnsi="Times New Roman"/>
          <w:i/>
          <w:iCs/>
        </w:rPr>
        <w:t>C</w:t>
      </w:r>
      <w:r w:rsidRPr="00C7794D">
        <w:rPr>
          <w:rFonts w:ascii="Times New Roman" w:hAnsi="Times New Roman"/>
        </w:rPr>
        <w:t>.</w:t>
      </w:r>
    </w:p>
    <w:p w:rsidR="00980260" w:rsidRDefault="00B467AC" w:rsidP="00980260">
      <w:pPr>
        <w:pStyle w:val="Alg2"/>
        <w:numPr>
          <w:ilvl w:val="2"/>
          <w:numId w:val="132"/>
        </w:numPr>
        <w:contextualSpacing/>
        <w:rPr>
          <w:ins w:id="25426" w:author="Rev 6 Allen Wirfs-Brock" w:date="2012-02-18T19:48:00Z"/>
        </w:rPr>
      </w:pPr>
      <w:ins w:id="25427" w:author="Rev 6 Allen Wirfs-Brock" w:date="2012-02-18T19:35:00Z">
        <w:r>
          <w:t xml:space="preserve">If </w:t>
        </w:r>
        <w:r w:rsidRPr="00C7794D">
          <w:rPr>
            <w:i/>
          </w:rPr>
          <w:t>clauseSelector</w:t>
        </w:r>
        <w:r w:rsidRPr="00C7794D">
          <w:t xml:space="preserve"> </w:t>
        </w:r>
        <w:r>
          <w:t xml:space="preserve">is an abrupt completion, </w:t>
        </w:r>
      </w:ins>
      <w:ins w:id="25428" w:author="Rev 6 Allen Wirfs-Brock" w:date="2012-02-18T19:48:00Z">
        <w:r w:rsidR="00980260">
          <w:t>then</w:t>
        </w:r>
      </w:ins>
    </w:p>
    <w:p w:rsidR="00980260" w:rsidRDefault="00980260" w:rsidP="00980260">
      <w:pPr>
        <w:pStyle w:val="Alg2"/>
        <w:numPr>
          <w:ilvl w:val="3"/>
          <w:numId w:val="132"/>
        </w:numPr>
        <w:contextualSpacing/>
        <w:rPr>
          <w:ins w:id="25429" w:author="Rev 6 Allen Wirfs-Brock" w:date="2012-02-18T19:48:00Z"/>
        </w:rPr>
      </w:pPr>
      <w:ins w:id="25430" w:author="Rev 6 Allen Wirfs-Brock" w:date="2012-02-18T19:48:00Z">
        <w:r>
          <w:t xml:space="preserve">If </w:t>
        </w:r>
        <w:r w:rsidRPr="00980260">
          <w:rPr>
            <w:i/>
          </w:rPr>
          <w:t>clauseSelector</w:t>
        </w:r>
        <w:r>
          <w:t xml:space="preserve">.[[value]] is </w:t>
        </w:r>
      </w:ins>
      <w:ins w:id="25431" w:author="Rev 6 Allen Wirfs-Brock" w:date="2012-02-18T19:49:00Z">
        <w:r w:rsidRPr="00980260">
          <w:rPr>
            <w:rFonts w:ascii="Arial" w:hAnsi="Arial" w:cs="Arial"/>
            <w:bCs/>
          </w:rPr>
          <w:t>empty</w:t>
        </w:r>
        <w:r>
          <w:t>,</w:t>
        </w:r>
      </w:ins>
      <w:ins w:id="25432" w:author="Rev 6 Allen Wirfs-Brock" w:date="2012-02-18T19:50:00Z">
        <w:r>
          <w:t xml:space="preserve"> </w:t>
        </w:r>
      </w:ins>
      <w:ins w:id="25433" w:author="Rev 6 Allen Wirfs-Brock" w:date="2012-02-18T19:49:00Z">
        <w:r w:rsidRPr="00C7794D">
          <w:t>then</w:t>
        </w:r>
      </w:ins>
      <w:ins w:id="25434" w:author="Rev 6 Allen Wirfs-Brock" w:date="2012-02-18T19:51:00Z">
        <w:r>
          <w:t xml:space="preserve"> return</w:t>
        </w:r>
      </w:ins>
      <w:ins w:id="25435" w:author="Rev 6 Allen Wirfs-Brock" w:date="2012-02-18T19:49:00Z">
        <w:r>
          <w:t xml:space="preserve"> </w:t>
        </w:r>
      </w:ins>
      <w:ins w:id="25436" w:author="Rev 6 Allen Wirfs-Brock" w:date="2012-02-18T19:50:00Z">
        <w:r w:rsidRPr="006A5E27">
          <w:t>Completion</w:t>
        </w:r>
        <w:r>
          <w:t xml:space="preserve"> {[[type]]: </w:t>
        </w:r>
      </w:ins>
      <w:ins w:id="25437" w:author="Rev 6 Allen Wirfs-Brock" w:date="2012-02-18T19:51:00Z">
        <w:r w:rsidRPr="006A5E27">
          <w:rPr>
            <w:i/>
          </w:rPr>
          <w:t>clauseSelector</w:t>
        </w:r>
      </w:ins>
      <w:ins w:id="25438"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25439" w:author="Rev 6 Allen Wirfs-Brock" w:date="2012-02-18T19:51:00Z">
        <w:r>
          <w:rPr>
            <w:b/>
            <w:iCs/>
          </w:rPr>
          <w:t>undefined</w:t>
        </w:r>
      </w:ins>
      <w:ins w:id="25440" w:author="Rev 6 Allen Wirfs-Brock" w:date="2012-02-18T19:50:00Z">
        <w:r w:rsidRPr="00C7794D">
          <w:t>,</w:t>
        </w:r>
        <w:r w:rsidRPr="00C7794D">
          <w:rPr>
            <w:i/>
            <w:iCs/>
          </w:rPr>
          <w:t xml:space="preserve"> </w:t>
        </w:r>
        <w:r>
          <w:t xml:space="preserve">[[target]]: </w:t>
        </w:r>
        <w:r w:rsidRPr="00675312">
          <w:rPr>
            <w:i/>
          </w:rPr>
          <w:t xml:space="preserve"> </w:t>
        </w:r>
      </w:ins>
      <w:ins w:id="25441" w:author="Rev 6 Allen Wirfs-Brock" w:date="2012-02-18T19:51:00Z">
        <w:r w:rsidRPr="006A5E27">
          <w:rPr>
            <w:i/>
          </w:rPr>
          <w:t>clauseSelector</w:t>
        </w:r>
      </w:ins>
      <w:ins w:id="25442" w:author="Rev 6 Allen Wirfs-Brock" w:date="2012-02-18T19:50:00Z">
        <w:r w:rsidRPr="00C7794D">
          <w:t>.</w:t>
        </w:r>
        <w:r>
          <w:t>[[</w:t>
        </w:r>
        <w:r w:rsidRPr="00C7794D">
          <w:t>target</w:t>
        </w:r>
        <w:r>
          <w:t>]]</w:t>
        </w:r>
      </w:ins>
      <w:ins w:id="25443" w:author="Rev 6 Allen Wirfs-Brock" w:date="2012-02-18T19:56:00Z">
        <w:r w:rsidR="002177F1">
          <w:t>}</w:t>
        </w:r>
      </w:ins>
      <w:ins w:id="25444" w:author="Rev 6 Allen Wirfs-Brock" w:date="2012-02-18T19:50:00Z">
        <w:r w:rsidRPr="00C7794D">
          <w:t>.</w:t>
        </w:r>
      </w:ins>
    </w:p>
    <w:p w:rsidR="00B467AC" w:rsidRDefault="00980260" w:rsidP="00980260">
      <w:pPr>
        <w:pStyle w:val="Alg2"/>
        <w:numPr>
          <w:ilvl w:val="3"/>
          <w:numId w:val="132"/>
        </w:numPr>
        <w:contextualSpacing/>
        <w:rPr>
          <w:ins w:id="25445" w:author="Rev 6 Allen Wirfs-Brock" w:date="2012-02-18T19:35:00Z"/>
        </w:rPr>
      </w:pPr>
      <w:ins w:id="25446" w:author="Rev 6 Allen Wirfs-Brock" w:date="2012-02-18T19:52:00Z">
        <w:r>
          <w:t xml:space="preserve">Else, </w:t>
        </w:r>
      </w:ins>
      <w:ins w:id="25447" w:author="Rev 6 Allen Wirfs-Brock" w:date="2012-02-18T19:35:00Z">
        <w:r w:rsidR="00B467AC">
          <w:t xml:space="preserve">return </w:t>
        </w:r>
        <w:r w:rsidR="00B467AC" w:rsidRPr="00C7794D">
          <w:rPr>
            <w:i/>
          </w:rPr>
          <w:t>clauseSelector</w:t>
        </w:r>
        <w:r w:rsidR="00B467AC">
          <w:t>.</w:t>
        </w:r>
      </w:ins>
    </w:p>
    <w:p w:rsidR="004C02EF" w:rsidRPr="00C7794D" w:rsidRDefault="004C02EF" w:rsidP="00703487">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5448" w:author="Rev 3 Allen Wirfs-Brock" w:date="2011-09-10T14:53:00Z">
        <w:r w:rsidR="00422AC0" w:rsidRPr="00C7794D">
          <w:rPr>
            <w:rFonts w:ascii="Times New Roman" w:hAnsi="Times New Roman"/>
          </w:rPr>
          <w:t xml:space="preserve">Strict Equality </w:t>
        </w:r>
      </w:ins>
      <w:ins w:id="25449" w:author="Rev 11 Allen Wirfs-Brock" w:date="2012-10-24T09:04:00Z">
        <w:r w:rsidR="00703487" w:rsidRPr="00C7794D">
          <w:rPr>
            <w:rFonts w:ascii="Times New Roman" w:hAnsi="Times New Roman"/>
          </w:rPr>
          <w:t>Comparison</w:t>
        </w:r>
      </w:ins>
      <w:ins w:id="25450" w:author="Rev 3 Allen Wirfs-Brock" w:date="2011-09-10T14:53:00Z">
        <w:del w:id="25451" w:author="Rev 11 Allen Wirfs-Brock" w:date="2012-10-24T09:04:00Z">
          <w:r w:rsidR="00422AC0" w:rsidRPr="00C7794D" w:rsidDel="00703487">
            <w:rPr>
              <w:rFonts w:ascii="Times New Roman" w:hAnsi="Times New Roman"/>
            </w:rPr>
            <w:delText>Comparision</w:delText>
          </w:r>
        </w:del>
        <w:r w:rsidR="00422AC0" w:rsidRPr="00C7794D">
          <w:rPr>
            <w:rFonts w:ascii="Times New Roman" w:hAnsi="Times New Roman"/>
          </w:rPr>
          <w:t xml:space="preserve"> Algorithm (11.9.</w:t>
        </w:r>
        <w:del w:id="25452" w:author="Rev 4 Allen Wirfs-Brock" w:date="2011-10-15T13:04:00Z">
          <w:r w:rsidR="00422AC0" w:rsidRPr="00C7794D" w:rsidDel="00E5271E">
            <w:rPr>
              <w:rFonts w:ascii="Times New Roman" w:hAnsi="Times New Roman"/>
            </w:rPr>
            <w:delText>6</w:delText>
          </w:r>
        </w:del>
      </w:ins>
      <w:ins w:id="25453" w:author="Rev 4 Allen Wirfs-Brock" w:date="2011-10-15T13:04:00Z">
        <w:r w:rsidR="00E5271E" w:rsidRPr="00C7794D">
          <w:rPr>
            <w:rFonts w:ascii="Times New Roman" w:hAnsi="Times New Roman"/>
          </w:rPr>
          <w:t>1</w:t>
        </w:r>
      </w:ins>
      <w:ins w:id="25454" w:author="Rev 3 Allen Wirfs-Brock" w:date="2011-09-10T14:53:00Z">
        <w:r w:rsidR="00422AC0" w:rsidRPr="00C7794D">
          <w:rPr>
            <w:rFonts w:ascii="Times New Roman" w:hAnsi="Times New Roman"/>
          </w:rPr>
          <w:t>)</w:t>
        </w:r>
      </w:ins>
      <w:del w:id="25455"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rsidR="004C02EF" w:rsidRPr="00C7794D" w:rsidDel="008B44E0" w:rsidRDefault="004C02EF" w:rsidP="00690D1B">
      <w:pPr>
        <w:numPr>
          <w:ilvl w:val="2"/>
          <w:numId w:val="132"/>
        </w:numPr>
        <w:spacing w:after="120" w:line="240" w:lineRule="auto"/>
        <w:contextualSpacing/>
        <w:jc w:val="left"/>
        <w:rPr>
          <w:del w:id="25456" w:author="Rev 8 Allen Wirfs-Brock" w:date="2012-05-10T14:11:00Z"/>
          <w:rFonts w:ascii="Times New Roman" w:hAnsi="Times New Roman"/>
        </w:rPr>
      </w:pPr>
      <w:del w:id="25457" w:author="Rev 8 Allen Wirfs-Brock" w:date="2012-05-10T14:11:00Z">
        <w:r w:rsidRPr="00C7794D" w:rsidDel="008B44E0">
          <w:rPr>
            <w:rFonts w:ascii="Times New Roman" w:hAnsi="Times New Roman"/>
          </w:rPr>
          <w:delText xml:space="preserve">If </w:delText>
        </w:r>
        <w:r w:rsidRPr="00C7794D" w:rsidDel="008B44E0">
          <w:rPr>
            <w:rFonts w:ascii="Times New Roman" w:hAnsi="Times New Roman"/>
            <w:i/>
            <w:iCs/>
          </w:rPr>
          <w:delText>C</w:delText>
        </w:r>
        <w:r w:rsidRPr="00C7794D" w:rsidDel="008B44E0">
          <w:rPr>
            <w:rFonts w:ascii="Times New Roman" w:hAnsi="Times New Roman"/>
          </w:rPr>
          <w:delText xml:space="preserve"> has a </w:delText>
        </w:r>
        <w:r w:rsidRPr="00C7794D" w:rsidDel="008B44E0">
          <w:rPr>
            <w:rFonts w:ascii="Times New Roman" w:hAnsi="Times New Roman"/>
            <w:i/>
          </w:rPr>
          <w:delText>StatementList</w:delText>
        </w:r>
        <w:r w:rsidRPr="00C7794D" w:rsidDel="008B44E0">
          <w:rPr>
            <w:rFonts w:ascii="Times New Roman" w:hAnsi="Times New Roman"/>
          </w:rPr>
          <w:delText>, then</w:delText>
        </w:r>
      </w:del>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ins w:id="25458" w:author="Rev 8 Allen Wirfs-Brock" w:date="2012-05-10T14:11:00Z">
        <w:r w:rsidR="008B44E0" w:rsidRPr="00C7794D">
          <w:rPr>
            <w:rFonts w:ascii="Times New Roman" w:hAnsi="Times New Roman"/>
            <w:i/>
          </w:rPr>
          <w:t>CaseClause</w:t>
        </w:r>
        <w:r w:rsidR="008B44E0" w:rsidRPr="00C7794D">
          <w:rPr>
            <w:rFonts w:ascii="Times New Roman" w:hAnsi="Times New Roman"/>
          </w:rPr>
          <w:t xml:space="preserve"> </w:t>
        </w:r>
      </w:ins>
      <w:r w:rsidRPr="00C7794D">
        <w:rPr>
          <w:rFonts w:ascii="Times New Roman" w:hAnsi="Times New Roman"/>
          <w:i/>
          <w:iCs/>
        </w:rPr>
        <w:t>C</w:t>
      </w:r>
      <w:del w:id="25459" w:author="Rev 8 Allen Wirfs-Brock" w:date="2012-05-10T14:11:00Z">
        <w:r w:rsidRPr="00C7794D" w:rsidDel="008B44E0">
          <w:rPr>
            <w:rFonts w:ascii="Times New Roman" w:hAnsi="Times New Roman"/>
          </w:rPr>
          <w:delText xml:space="preserve">’s </w:delText>
        </w:r>
        <w:r w:rsidRPr="00C7794D" w:rsidDel="008B44E0">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lastRenderedPageBreak/>
        <w:t>If</w:t>
      </w:r>
      <w:r w:rsidRPr="00C7794D">
        <w:rPr>
          <w:rFonts w:ascii="Times New Roman" w:hAnsi="Times New Roman"/>
          <w:i/>
          <w:iCs/>
        </w:rPr>
        <w:t xml:space="preserve"> R</w:t>
      </w:r>
      <w:r w:rsidRPr="00C7794D">
        <w:rPr>
          <w:rFonts w:ascii="Times New Roman" w:hAnsi="Times New Roman"/>
        </w:rPr>
        <w:t>.</w:t>
      </w:r>
      <w:ins w:id="25460" w:author="Rev 6 Allen Wirfs-Brock" w:date="2012-02-18T19:39:00Z">
        <w:r w:rsidR="00B467AC">
          <w:rPr>
            <w:rFonts w:ascii="Times New Roman" w:hAnsi="Times New Roman"/>
          </w:rPr>
          <w:t>[[</w:t>
        </w:r>
      </w:ins>
      <w:r w:rsidRPr="00C7794D">
        <w:rPr>
          <w:rFonts w:ascii="Times New Roman" w:hAnsi="Times New Roman"/>
        </w:rPr>
        <w:t>value</w:t>
      </w:r>
      <w:ins w:id="25461"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462" w:author="Rev 6 Allen Wirfs-Brock" w:date="2012-02-18T19:37:00Z">
        <w:r w:rsidR="00B467AC">
          <w:rPr>
            <w:rFonts w:ascii="Times New Roman" w:hAnsi="Times New Roman"/>
          </w:rPr>
          <w:t>[[</w:t>
        </w:r>
      </w:ins>
      <w:r w:rsidRPr="00C7794D">
        <w:rPr>
          <w:rFonts w:ascii="Times New Roman" w:hAnsi="Times New Roman"/>
        </w:rPr>
        <w:t>value</w:t>
      </w:r>
      <w:ins w:id="25463" w:author="Rev 6 Allen Wirfs-Brock" w:date="2012-02-18T19:37:00Z">
        <w:r w:rsidR="00B467AC">
          <w:rPr>
            <w:rFonts w:ascii="Times New Roman" w:hAnsi="Times New Roman"/>
          </w:rPr>
          <w:t>]]</w:t>
        </w:r>
      </w:ins>
      <w:r w:rsidRPr="00C7794D">
        <w:rPr>
          <w:rFonts w:ascii="Times New Roman" w:hAnsi="Times New Roman"/>
        </w:rPr>
        <w:t>.</w:t>
      </w:r>
    </w:p>
    <w:p w:rsidR="004C02EF" w:rsidRPr="00C7794D" w:rsidRDefault="00B467AC" w:rsidP="008B44E0">
      <w:pPr>
        <w:numPr>
          <w:ilvl w:val="2"/>
          <w:numId w:val="132"/>
        </w:numPr>
        <w:spacing w:after="120" w:line="240" w:lineRule="auto"/>
        <w:contextualSpacing/>
        <w:jc w:val="left"/>
        <w:rPr>
          <w:rFonts w:ascii="Times New Roman" w:hAnsi="Times New Roman"/>
        </w:rPr>
      </w:pPr>
      <w:ins w:id="25464"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5465" w:author="Rev 6 Allen Wirfs-Brock" w:date="2012-02-18T19:55:00Z">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ins>
      <w:del w:id="25466"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25467" w:author="Rev 6 Allen Wirfs-Brock" w:date="2012-02-18T19:58:00Z">
        <w:r w:rsidR="002177F1">
          <w:rPr>
            <w:rFonts w:ascii="Times New Roman" w:hAnsi="Times New Roman"/>
          </w:rPr>
          <w:t>[[</w:t>
        </w:r>
      </w:ins>
      <w:r w:rsidR="004C02EF" w:rsidRPr="00C7794D">
        <w:rPr>
          <w:rFonts w:ascii="Times New Roman" w:hAnsi="Times New Roman"/>
        </w:rPr>
        <w:t>type</w:t>
      </w:r>
      <w:ins w:id="25468"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5469" w:author="Rev 6 Allen Wirfs-Brock" w:date="2012-02-18T19:56:00Z">
        <w:r w:rsidR="002177F1" w:rsidRPr="0027695A">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5470" w:author="Rev 6 Allen Wirfs-Brock" w:date="2012-02-18T19:56:00Z">
        <w:r w:rsidR="002177F1" w:rsidRPr="0027695A">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5471" w:author="Rev 6 Allen Wirfs-Brock" w:date="2012-02-18T19:58:00Z">
        <w:r w:rsidR="002177F1">
          <w:rPr>
            <w:rFonts w:ascii="Times New Roman" w:hAnsi="Times New Roman"/>
          </w:rPr>
          <w:t>[[</w:t>
        </w:r>
      </w:ins>
      <w:r w:rsidR="004C02EF" w:rsidRPr="00C7794D">
        <w:rPr>
          <w:rFonts w:ascii="Times New Roman" w:hAnsi="Times New Roman"/>
        </w:rPr>
        <w:t>target</w:t>
      </w:r>
      <w:ins w:id="25472" w:author="Rev 6 Allen Wirfs-Brock" w:date="2012-02-18T19:58:00Z">
        <w:r w:rsidR="002177F1">
          <w:rPr>
            <w:rFonts w:ascii="Times New Roman" w:hAnsi="Times New Roman"/>
          </w:rPr>
          <w:t>]]</w:t>
        </w:r>
      </w:ins>
      <w:del w:id="25473" w:author="Rev 6 Allen Wirfs-Brock" w:date="2012-02-18T19:56:00Z">
        <w:r w:rsidR="004C02EF" w:rsidRPr="00C7794D" w:rsidDel="002177F1">
          <w:rPr>
            <w:rFonts w:ascii="Times New Roman" w:hAnsi="Times New Roman"/>
          </w:rPr>
          <w:delText>).</w:delText>
        </w:r>
      </w:del>
      <w:ins w:id="25474" w:author="Rev 6 Allen Wirfs-Brock" w:date="2012-02-18T19:56:00Z">
        <w:r w:rsidR="002177F1">
          <w:rPr>
            <w:rFonts w:ascii="Times New Roman" w:hAnsi="Times New Roman"/>
          </w:rPr>
          <w:t>}</w:t>
        </w:r>
        <w:r w:rsidR="002177F1" w:rsidRPr="00C7794D">
          <w:rPr>
            <w:rFonts w:ascii="Times New Roman" w:hAnsi="Times New Roman"/>
          </w:rPr>
          <w:t>.</w:t>
        </w:r>
      </w:ins>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rsidR="00D237FD" w:rsidRPr="00C7794D" w:rsidRDefault="00D237FD" w:rsidP="00D15B64">
      <w:pPr>
        <w:numPr>
          <w:ilvl w:val="1"/>
          <w:numId w:val="132"/>
        </w:numPr>
        <w:spacing w:after="120" w:line="240" w:lineRule="auto"/>
        <w:contextualSpacing/>
        <w:jc w:val="left"/>
        <w:rPr>
          <w:ins w:id="25475" w:author="Rev 8 Allen Wirfs-Brock" w:date="2012-05-10T13:09:00Z"/>
          <w:rFonts w:ascii="Times New Roman" w:hAnsi="Times New Roman"/>
        </w:rPr>
      </w:pPr>
      <w:ins w:id="25476" w:author="Rev 8 Allen Wirfs-Brock" w:date="2012-05-10T13:09: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ins>
      <w:ins w:id="25477" w:author="Rev 8 Allen Wirfs-Brock" w:date="2012-05-10T13:10:00Z">
        <w:r>
          <w:rPr>
            <w:rFonts w:ascii="Times New Roman" w:hAnsi="Times New Roman"/>
          </w:rPr>
          <w:t>a new</w:t>
        </w:r>
      </w:ins>
      <w:ins w:id="25478" w:author="Rev 8 Allen Wirfs-Brock" w:date="2012-05-10T13:09:00Z">
        <w:r w:rsidRPr="00C7794D">
          <w:rPr>
            <w:rFonts w:ascii="Times New Roman" w:hAnsi="Times New Roman"/>
          </w:rPr>
          <w:t xml:space="preserve"> list of</w:t>
        </w:r>
      </w:ins>
      <w:ins w:id="25479" w:author="Rev 8 Allen Wirfs-Brock" w:date="2012-05-10T13:10:00Z">
        <w:r>
          <w:rPr>
            <w:rFonts w:ascii="Times New Roman" w:hAnsi="Times New Roman"/>
          </w:rPr>
          <w:t xml:space="preserve"> the</w:t>
        </w:r>
      </w:ins>
      <w:ins w:id="25480" w:author="Rev 8 Allen Wirfs-Brock" w:date="2012-05-10T13:09:00Z">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ins w:id="25481" w:author="Rev 8 Allen Wirfs-Brock" w:date="2012-05-10T13:04:00Z">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ins>
      <w:del w:id="25482" w:author="Rev 8 Allen Wirfs-Brock" w:date="2012-05-10T13:04:00Z">
        <w:r w:rsidRPr="00C7794D" w:rsidDel="00D237FD">
          <w:rPr>
            <w:rFonts w:ascii="Times New Roman" w:hAnsi="Times New Roman"/>
          </w:rPr>
          <w:delText xml:space="preserve">while </w:delText>
        </w:r>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all elements of </w:delText>
        </w:r>
        <w:r w:rsidRPr="00C7794D" w:rsidDel="00D237FD">
          <w:rPr>
            <w:rFonts w:ascii="Times New Roman" w:hAnsi="Times New Roman"/>
            <w:i/>
          </w:rPr>
          <w:delText>B</w:delText>
        </w:r>
        <w:r w:rsidRPr="00C7794D" w:rsidDel="00D237FD">
          <w:rPr>
            <w:rFonts w:ascii="Times New Roman" w:hAnsi="Times New Roman"/>
          </w:rPr>
          <w:delText xml:space="preserve"> have not been processed</w:delText>
        </w:r>
      </w:del>
    </w:p>
    <w:p w:rsidR="008B44E0" w:rsidRPr="00A6104D" w:rsidRDefault="008B44E0" w:rsidP="008B44E0">
      <w:pPr>
        <w:numPr>
          <w:ilvl w:val="2"/>
          <w:numId w:val="132"/>
        </w:numPr>
        <w:spacing w:after="120" w:line="240" w:lineRule="auto"/>
        <w:contextualSpacing/>
        <w:jc w:val="left"/>
        <w:rPr>
          <w:ins w:id="25483" w:author="Rev 8 Allen Wirfs-Brock" w:date="2012-05-10T14:16:00Z"/>
          <w:rFonts w:ascii="Times New Roman" w:hAnsi="Times New Roman"/>
        </w:rPr>
      </w:pPr>
      <w:ins w:id="25484" w:author="Rev 8 Allen Wirfs-Brock" w:date="2012-05-10T14:16: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ins>
      <w:ins w:id="25485" w:author="Rev 8 Allen Wirfs-Brock" w:date="2012-05-10T14:19:00Z">
        <w:r w:rsidR="008C12B4">
          <w:rPr>
            <w:rFonts w:ascii="Times New Roman" w:hAnsi="Times New Roman"/>
            <w:b/>
          </w:rPr>
          <w:t>false</w:t>
        </w:r>
      </w:ins>
      <w:ins w:id="25486" w:author="Rev 8 Allen Wirfs-Brock" w:date="2012-05-10T14:20:00Z">
        <w:r w:rsidR="008C12B4">
          <w:rPr>
            <w:rFonts w:ascii="Times New Roman" w:hAnsi="Times New Roman"/>
          </w:rPr>
          <w:t>,</w:t>
        </w:r>
      </w:ins>
      <w:ins w:id="25487" w:author="Rev 8 Allen Wirfs-Brock" w:date="2012-05-10T14:16:00Z">
        <w:r w:rsidRPr="00C7794D">
          <w:rPr>
            <w:rFonts w:ascii="Times New Roman" w:hAnsi="Times New Roman"/>
          </w:rPr>
          <w:t xml:space="preserve"> </w:t>
        </w:r>
        <w:r w:rsidRPr="00A6104D">
          <w:rPr>
            <w:rFonts w:ascii="Times New Roman" w:hAnsi="Times New Roman"/>
          </w:rPr>
          <w:t>then</w:t>
        </w:r>
      </w:ins>
    </w:p>
    <w:p w:rsidR="004C02EF" w:rsidRPr="00C7794D" w:rsidDel="00D237FD" w:rsidRDefault="004C02EF" w:rsidP="008C12B4">
      <w:pPr>
        <w:numPr>
          <w:ilvl w:val="3"/>
          <w:numId w:val="132"/>
        </w:numPr>
        <w:spacing w:after="120" w:line="240" w:lineRule="auto"/>
        <w:contextualSpacing/>
        <w:jc w:val="left"/>
        <w:rPr>
          <w:del w:id="25488" w:author="Rev 8 Allen Wirfs-Brock" w:date="2012-05-10T13:04:00Z"/>
          <w:rFonts w:ascii="Times New Roman" w:hAnsi="Times New Roman"/>
        </w:rPr>
      </w:pPr>
      <w:del w:id="25489" w:author="Rev 8 Allen Wirfs-Brock" w:date="2012-05-10T13:04:00Z">
        <w:r w:rsidRPr="00C7794D" w:rsidDel="00D237FD">
          <w:rPr>
            <w:rFonts w:ascii="Times New Roman" w:hAnsi="Times New Roman"/>
          </w:rPr>
          <w:delText xml:space="preserve">Let </w:delText>
        </w:r>
        <w:r w:rsidRPr="00C7794D" w:rsidDel="00D237FD">
          <w:rPr>
            <w:rFonts w:ascii="Times New Roman" w:hAnsi="Times New Roman"/>
            <w:i/>
            <w:iCs/>
          </w:rPr>
          <w:delText>C</w:delText>
        </w:r>
        <w:r w:rsidRPr="00C7794D" w:rsidDel="00D237FD">
          <w:rPr>
            <w:rFonts w:ascii="Times New Roman" w:hAnsi="Times New Roman"/>
          </w:rPr>
          <w:delText xml:space="preserve"> be the next </w:delText>
        </w:r>
        <w:r w:rsidRPr="00C7794D" w:rsidDel="00D237FD">
          <w:rPr>
            <w:rFonts w:ascii="Times New Roman" w:hAnsi="Times New Roman"/>
            <w:i/>
          </w:rPr>
          <w:delText>CaseClause</w:delText>
        </w:r>
        <w:r w:rsidRPr="00C7794D" w:rsidDel="00D237FD">
          <w:rPr>
            <w:rFonts w:ascii="Times New Roman" w:hAnsi="Times New Roman"/>
          </w:rPr>
          <w:delText xml:space="preserve"> in </w:delText>
        </w:r>
        <w:r w:rsidRPr="00C7794D" w:rsidDel="00D237FD">
          <w:rPr>
            <w:rFonts w:ascii="Times New Roman" w:hAnsi="Times New Roman"/>
            <w:i/>
            <w:iCs/>
          </w:rPr>
          <w:delText>B</w:delText>
        </w:r>
        <w:r w:rsidRPr="00C7794D" w:rsidDel="00D237FD">
          <w:rPr>
            <w:rFonts w:ascii="Times New Roman" w:hAnsi="Times New Roman"/>
          </w:rPr>
          <w:delText xml:space="preserve">. </w:delText>
        </w:r>
      </w:del>
    </w:p>
    <w:p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ins w:id="25490" w:author="Rev 8 Allen Wirfs-Brock" w:date="2012-05-10T14:16:00Z">
        <w:r w:rsidR="008B44E0">
          <w:rPr>
            <w:rFonts w:ascii="Times New Roman" w:hAnsi="Times New Roman"/>
          </w:rPr>
          <w:t>Case Selector Evaluation of</w:t>
        </w:r>
        <w:r w:rsidR="008B44E0" w:rsidRPr="00C7794D">
          <w:rPr>
            <w:rFonts w:ascii="Times New Roman" w:hAnsi="Times New Roman"/>
          </w:rPr>
          <w:t xml:space="preserve"> </w:t>
        </w:r>
      </w:ins>
      <w:del w:id="25491" w:author="Rev 8 Allen Wirfs-Brock" w:date="2012-05-10T14:16:00Z">
        <w:r w:rsidRPr="00C7794D" w:rsidDel="008B44E0">
          <w:rPr>
            <w:rFonts w:ascii="Times New Roman" w:hAnsi="Times New Roman"/>
          </w:rPr>
          <w:delText xml:space="preserve">evaluating </w:delText>
        </w:r>
      </w:del>
      <w:r w:rsidRPr="00C7794D">
        <w:rPr>
          <w:rFonts w:ascii="Times New Roman" w:hAnsi="Times New Roman"/>
          <w:i/>
          <w:iCs/>
        </w:rPr>
        <w:t>C</w:t>
      </w:r>
      <w:r w:rsidRPr="00C7794D">
        <w:rPr>
          <w:rFonts w:ascii="Times New Roman" w:hAnsi="Times New Roman"/>
        </w:rPr>
        <w:t>.</w:t>
      </w:r>
    </w:p>
    <w:p w:rsidR="00B467AC" w:rsidRDefault="00B467AC" w:rsidP="008C12B4">
      <w:pPr>
        <w:pStyle w:val="Alg2"/>
        <w:numPr>
          <w:ilvl w:val="3"/>
          <w:numId w:val="132"/>
        </w:numPr>
        <w:contextualSpacing/>
        <w:rPr>
          <w:ins w:id="25492" w:author="Rev 6 Allen Wirfs-Brock" w:date="2012-02-18T19:43:00Z"/>
        </w:rPr>
      </w:pPr>
      <w:ins w:id="25493" w:author="Rev 6 Allen Wirfs-Brock" w:date="2012-02-18T19:43:00Z">
        <w:r>
          <w:t xml:space="preserve">If </w:t>
        </w:r>
        <w:r w:rsidRPr="00C7794D">
          <w:rPr>
            <w:i/>
          </w:rPr>
          <w:t>clauseSelector</w:t>
        </w:r>
        <w:r w:rsidRPr="00C7794D">
          <w:t xml:space="preserve"> </w:t>
        </w:r>
        <w:r>
          <w:t xml:space="preserve">is an abrupt completion, </w:t>
        </w:r>
      </w:ins>
      <w:ins w:id="25494" w:author="Rev 6 Allen Wirfs-Brock" w:date="2012-02-18T19:53:00Z">
        <w:r w:rsidR="00980260">
          <w:t>then</w:t>
        </w:r>
      </w:ins>
      <w:ins w:id="25495" w:author="Rev 6 Allen Wirfs-Brock" w:date="2012-02-18T19:43:00Z">
        <w:r>
          <w:t>.</w:t>
        </w:r>
      </w:ins>
    </w:p>
    <w:p w:rsidR="00980260" w:rsidRDefault="00980260" w:rsidP="008B44E0">
      <w:pPr>
        <w:pStyle w:val="Alg2"/>
        <w:numPr>
          <w:ilvl w:val="4"/>
          <w:numId w:val="814"/>
        </w:numPr>
        <w:contextualSpacing/>
        <w:jc w:val="left"/>
        <w:rPr>
          <w:ins w:id="25496" w:author="Rev 6 Allen Wirfs-Brock" w:date="2012-02-18T19:53:00Z"/>
        </w:rPr>
      </w:pPr>
      <w:ins w:id="25497"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25498" w:author="Rev 6 Allen Wirfs-Brock" w:date="2012-02-18T19:57:00Z">
        <w:r w:rsidR="002177F1">
          <w:t>}</w:t>
        </w:r>
      </w:ins>
      <w:ins w:id="25499" w:author="Rev 6 Allen Wirfs-Brock" w:date="2012-02-18T19:53:00Z">
        <w:r w:rsidRPr="00C7794D">
          <w:t>.</w:t>
        </w:r>
      </w:ins>
    </w:p>
    <w:p w:rsidR="00980260" w:rsidRDefault="00980260" w:rsidP="008B44E0">
      <w:pPr>
        <w:pStyle w:val="Alg2"/>
        <w:numPr>
          <w:ilvl w:val="4"/>
          <w:numId w:val="814"/>
        </w:numPr>
        <w:contextualSpacing/>
        <w:rPr>
          <w:ins w:id="25500" w:author="Rev 6 Allen Wirfs-Brock" w:date="2012-02-18T19:53:00Z"/>
        </w:rPr>
      </w:pPr>
      <w:ins w:id="25501" w:author="Rev 6 Allen Wirfs-Brock" w:date="2012-02-18T19:53:00Z">
        <w:r>
          <w:t xml:space="preserve">Else, return </w:t>
        </w:r>
        <w:r w:rsidRPr="00C7794D">
          <w:rPr>
            <w:i/>
          </w:rPr>
          <w:t>clauseSelector</w:t>
        </w:r>
        <w:r>
          <w:t>.</w:t>
        </w:r>
      </w:ins>
    </w:p>
    <w:p w:rsidR="004C02EF" w:rsidRPr="00C7794D" w:rsidDel="00D237FD" w:rsidRDefault="004C02EF" w:rsidP="00703487">
      <w:pPr>
        <w:numPr>
          <w:ilvl w:val="3"/>
          <w:numId w:val="814"/>
        </w:numPr>
        <w:spacing w:after="120" w:line="240" w:lineRule="auto"/>
        <w:contextualSpacing/>
        <w:jc w:val="left"/>
        <w:rPr>
          <w:del w:id="25502" w:author="Rev 8 Allen Wirfs-Brock" w:date="2012-05-10T13:06:00Z"/>
          <w:rFonts w:ascii="Times New Roman" w:hAnsi="Times New Roman"/>
        </w:rPr>
      </w:pPr>
      <w:r w:rsidRPr="00D237FD">
        <w:rPr>
          <w:rFonts w:ascii="Times New Roman" w:hAnsi="Times New Roman"/>
        </w:rPr>
        <w:t xml:space="preserve">If </w:t>
      </w:r>
      <w:r w:rsidRPr="00D237FD">
        <w:rPr>
          <w:rFonts w:ascii="Times New Roman" w:hAnsi="Times New Roman"/>
          <w:i/>
          <w:iCs/>
        </w:rPr>
        <w:t>input</w:t>
      </w:r>
      <w:r w:rsidRPr="00D237FD">
        <w:rPr>
          <w:rFonts w:ascii="Times New Roman" w:hAnsi="Times New Roman"/>
        </w:rPr>
        <w:t xml:space="preserve"> is equal to </w:t>
      </w:r>
      <w:r w:rsidRPr="00D237FD">
        <w:rPr>
          <w:rFonts w:ascii="Times New Roman" w:hAnsi="Times New Roman"/>
          <w:i/>
        </w:rPr>
        <w:t>clauseSelector</w:t>
      </w:r>
      <w:r w:rsidRPr="00D237FD">
        <w:rPr>
          <w:rFonts w:ascii="Times New Roman" w:hAnsi="Times New Roman"/>
        </w:rPr>
        <w:t xml:space="preserve"> as defined by the</w:t>
      </w:r>
      <w:ins w:id="25503" w:author="Rev 3 Allen Wirfs-Brock" w:date="2011-09-10T14:53:00Z">
        <w:r w:rsidR="00422AC0" w:rsidRPr="00D237FD">
          <w:rPr>
            <w:rFonts w:ascii="Times New Roman" w:hAnsi="Times New Roman"/>
          </w:rPr>
          <w:t xml:space="preserve"> Strict Equality </w:t>
        </w:r>
      </w:ins>
      <w:ins w:id="25504" w:author="Rev 11 Allen Wirfs-Brock" w:date="2012-10-24T09:04:00Z">
        <w:r w:rsidR="00703487" w:rsidRPr="00C7794D">
          <w:rPr>
            <w:rFonts w:ascii="Times New Roman" w:hAnsi="Times New Roman"/>
          </w:rPr>
          <w:t>Comparison</w:t>
        </w:r>
      </w:ins>
      <w:ins w:id="25505" w:author="Rev 3 Allen Wirfs-Brock" w:date="2011-09-10T14:53:00Z">
        <w:del w:id="25506" w:author="Rev 11 Allen Wirfs-Brock" w:date="2012-10-24T09:04:00Z">
          <w:r w:rsidR="00422AC0" w:rsidRPr="00D237FD" w:rsidDel="00703487">
            <w:rPr>
              <w:rFonts w:ascii="Times New Roman" w:hAnsi="Times New Roman"/>
            </w:rPr>
            <w:delText>Comparision</w:delText>
          </w:r>
        </w:del>
        <w:r w:rsidR="00422AC0" w:rsidRPr="00D237FD">
          <w:rPr>
            <w:rFonts w:ascii="Times New Roman" w:hAnsi="Times New Roman"/>
          </w:rPr>
          <w:t xml:space="preserve"> Algorithm (11.9.</w:t>
        </w:r>
        <w:del w:id="25507" w:author="Rev 4 Allen Wirfs-Brock" w:date="2011-10-15T13:04:00Z">
          <w:r w:rsidR="00422AC0" w:rsidRPr="00D237FD" w:rsidDel="00E5271E">
            <w:rPr>
              <w:rFonts w:ascii="Times New Roman" w:hAnsi="Times New Roman"/>
            </w:rPr>
            <w:delText>6</w:delText>
          </w:r>
        </w:del>
      </w:ins>
      <w:ins w:id="25508" w:author="Rev 4 Allen Wirfs-Brock" w:date="2011-10-15T13:04:00Z">
        <w:r w:rsidR="00E5271E" w:rsidRPr="00D237FD">
          <w:rPr>
            <w:rFonts w:ascii="Times New Roman" w:hAnsi="Times New Roman"/>
          </w:rPr>
          <w:t>1</w:t>
        </w:r>
      </w:ins>
      <w:ins w:id="25509" w:author="Rev 3 Allen Wirfs-Brock" w:date="2011-09-10T14:53:00Z">
        <w:r w:rsidR="00422AC0" w:rsidRPr="00D237FD">
          <w:rPr>
            <w:rFonts w:ascii="Times New Roman" w:hAnsi="Times New Roman"/>
          </w:rPr>
          <w:t>)</w:t>
        </w:r>
      </w:ins>
      <w:del w:id="25510" w:author="Rev 3 Allen Wirfs-Brock" w:date="2011-09-10T14:53:00Z">
        <w:r w:rsidRPr="00D237FD" w:rsidDel="00422AC0">
          <w:rPr>
            <w:rFonts w:ascii="Times New Roman" w:hAnsi="Times New Roman"/>
          </w:rPr>
          <w:delText xml:space="preserve"> </w:delText>
        </w:r>
        <w:r w:rsidRPr="00D237FD" w:rsidDel="00422AC0">
          <w:rPr>
            <w:rFonts w:ascii="Courier New" w:hAnsi="Courier New" w:cs="Courier New"/>
          </w:rPr>
          <w:delText>===</w:delText>
        </w:r>
        <w:r w:rsidRPr="00D237FD" w:rsidDel="00422AC0">
          <w:rPr>
            <w:rFonts w:ascii="Times New Roman" w:hAnsi="Times New Roman"/>
          </w:rPr>
          <w:delText xml:space="preserve"> operator</w:delText>
        </w:r>
      </w:del>
      <w:r w:rsidRPr="00D237FD">
        <w:rPr>
          <w:rFonts w:ascii="Times New Roman" w:hAnsi="Times New Roman"/>
        </w:rPr>
        <w:t>, then</w:t>
      </w:r>
      <w:ins w:id="25511" w:author="Rev 8 Allen Wirfs-Brock" w:date="2012-05-10T13:06:00Z">
        <w:r w:rsidR="00D237FD">
          <w:rPr>
            <w:rFonts w:ascii="Times New Roman" w:hAnsi="Times New Roman"/>
          </w:rPr>
          <w:t xml:space="preserve"> </w:t>
        </w:r>
      </w:ins>
    </w:p>
    <w:p w:rsidR="004C02EF" w:rsidRPr="00D237FD" w:rsidRDefault="004C02EF" w:rsidP="008B44E0">
      <w:pPr>
        <w:numPr>
          <w:ilvl w:val="3"/>
          <w:numId w:val="814"/>
        </w:numPr>
        <w:spacing w:after="120" w:line="240" w:lineRule="auto"/>
        <w:contextualSpacing/>
        <w:jc w:val="left"/>
        <w:rPr>
          <w:rFonts w:ascii="Times New Roman" w:hAnsi="Times New Roman"/>
        </w:rPr>
      </w:pPr>
      <w:del w:id="25512" w:author="Rev 8 Allen Wirfs-Brock" w:date="2012-05-10T13:06:00Z">
        <w:r w:rsidRPr="00D237FD" w:rsidDel="00D237FD">
          <w:rPr>
            <w:rFonts w:ascii="Times New Roman" w:hAnsi="Times New Roman"/>
          </w:rPr>
          <w:delText>S</w:delText>
        </w:r>
      </w:del>
      <w:ins w:id="25513" w:author="Rev 8 Allen Wirfs-Brock" w:date="2012-05-10T13:06:00Z">
        <w:r w:rsidR="00D237FD">
          <w:rPr>
            <w:rFonts w:ascii="Times New Roman" w:hAnsi="Times New Roman"/>
          </w:rPr>
          <w:t>s</w:t>
        </w:r>
      </w:ins>
      <w:r w:rsidRPr="00D237FD">
        <w:rPr>
          <w:rFonts w:ascii="Times New Roman" w:hAnsi="Times New Roman"/>
        </w:rPr>
        <w:t xml:space="preserve">et </w:t>
      </w:r>
      <w:r w:rsidRPr="00D237FD">
        <w:rPr>
          <w:rFonts w:ascii="Times New Roman" w:hAnsi="Times New Roman"/>
          <w:i/>
        </w:rPr>
        <w:t>foundInB</w:t>
      </w:r>
      <w:r w:rsidRPr="00D237FD">
        <w:rPr>
          <w:rFonts w:ascii="Times New Roman" w:hAnsi="Times New Roman"/>
        </w:rPr>
        <w:t xml:space="preserve"> to </w:t>
      </w:r>
      <w:r w:rsidRPr="00D237FD">
        <w:rPr>
          <w:rFonts w:ascii="Times New Roman" w:hAnsi="Times New Roman"/>
          <w:b/>
        </w:rPr>
        <w:t>true</w:t>
      </w:r>
      <w:r w:rsidRPr="00D237FD">
        <w:rPr>
          <w:rFonts w:ascii="Times New Roman" w:hAnsi="Times New Roman"/>
        </w:rPr>
        <w:t>.</w:t>
      </w:r>
    </w:p>
    <w:p w:rsidR="004C02EF" w:rsidRPr="00A6104D" w:rsidRDefault="00D237FD" w:rsidP="008C12B4">
      <w:pPr>
        <w:numPr>
          <w:ilvl w:val="2"/>
          <w:numId w:val="814"/>
        </w:numPr>
        <w:spacing w:after="120" w:line="240" w:lineRule="auto"/>
        <w:contextualSpacing/>
        <w:jc w:val="left"/>
        <w:rPr>
          <w:rFonts w:ascii="Times New Roman" w:hAnsi="Times New Roman"/>
        </w:rPr>
      </w:pPr>
      <w:ins w:id="25514" w:author="Rev 8 Allen Wirfs-Brock" w:date="2012-05-10T13:02:00Z">
        <w:r>
          <w:rPr>
            <w:rFonts w:ascii="Times New Roman" w:hAnsi="Times New Roman"/>
          </w:rPr>
          <w:t xml:space="preserve">If </w:t>
        </w:r>
      </w:ins>
      <w:ins w:id="25515" w:author="Rev 8 Allen Wirfs-Brock" w:date="2012-05-10T13:03:00Z">
        <w:r w:rsidRPr="00C7794D">
          <w:rPr>
            <w:rFonts w:ascii="Times New Roman" w:hAnsi="Times New Roman"/>
            <w:i/>
          </w:rPr>
          <w:t>foundInB</w:t>
        </w:r>
        <w:r w:rsidRPr="00C7794D">
          <w:rPr>
            <w:rFonts w:ascii="Times New Roman" w:hAnsi="Times New Roman"/>
          </w:rPr>
          <w:t xml:space="preserve"> </w:t>
        </w:r>
      </w:ins>
      <w:ins w:id="25516" w:author="Rev 8 Allen Wirfs-Brock" w:date="2012-05-10T13:02:00Z">
        <w:r w:rsidRPr="00C7794D">
          <w:rPr>
            <w:rFonts w:ascii="Times New Roman" w:hAnsi="Times New Roman"/>
          </w:rPr>
          <w:t xml:space="preserve">is </w:t>
        </w:r>
        <w:r w:rsidRPr="00C7794D">
          <w:rPr>
            <w:rFonts w:ascii="Times New Roman" w:hAnsi="Times New Roman"/>
            <w:b/>
          </w:rPr>
          <w:t>true</w:t>
        </w:r>
      </w:ins>
      <w:ins w:id="25517" w:author="Rev 8 Allen Wirfs-Brock" w:date="2012-05-10T14:20:00Z">
        <w:r w:rsidR="008C12B4">
          <w:rPr>
            <w:rFonts w:ascii="Times New Roman" w:hAnsi="Times New Roman"/>
          </w:rPr>
          <w:t>,</w:t>
        </w:r>
      </w:ins>
      <w:ins w:id="25518" w:author="Rev 8 Allen Wirfs-Brock" w:date="2012-05-10T13:02:00Z">
        <w:r w:rsidRPr="00C7794D">
          <w:rPr>
            <w:rFonts w:ascii="Times New Roman" w:hAnsi="Times New Roman"/>
          </w:rPr>
          <w:t xml:space="preserve"> </w:t>
        </w:r>
      </w:ins>
      <w:del w:id="25519" w:author="Rev 8 Allen Wirfs-Brock" w:date="2012-05-10T13:21:00Z">
        <w:r w:rsidR="004C02EF" w:rsidRPr="00A6104D" w:rsidDel="00A6104D">
          <w:rPr>
            <w:rFonts w:ascii="Times New Roman" w:hAnsi="Times New Roman"/>
          </w:rPr>
          <w:delText>If</w:delText>
        </w:r>
        <w:r w:rsidR="004C02EF" w:rsidRPr="00A6104D" w:rsidDel="00A6104D">
          <w:rPr>
            <w:rFonts w:ascii="Times New Roman" w:hAnsi="Times New Roman"/>
            <w:i/>
            <w:iCs/>
          </w:rPr>
          <w:delText xml:space="preserve"> </w:delText>
        </w:r>
      </w:del>
      <w:del w:id="25520" w:author="Rev 8 Allen Wirfs-Brock" w:date="2012-05-10T14:09:00Z">
        <w:r w:rsidR="004C02EF" w:rsidRPr="00A6104D" w:rsidDel="008B44E0">
          <w:rPr>
            <w:rFonts w:ascii="Times New Roman" w:hAnsi="Times New Roman"/>
            <w:i/>
            <w:iCs/>
          </w:rPr>
          <w:delText>C</w:delText>
        </w:r>
        <w:r w:rsidR="004C02EF" w:rsidRPr="00A6104D" w:rsidDel="008B44E0">
          <w:rPr>
            <w:rFonts w:ascii="Times New Roman" w:hAnsi="Times New Roman"/>
          </w:rPr>
          <w:delText xml:space="preserve"> has a </w:delText>
        </w:r>
        <w:r w:rsidR="004C02EF" w:rsidRPr="00A6104D" w:rsidDel="008B44E0">
          <w:rPr>
            <w:rFonts w:ascii="Times New Roman" w:hAnsi="Times New Roman"/>
            <w:i/>
          </w:rPr>
          <w:delText>StatementList</w:delText>
        </w:r>
        <w:r w:rsidR="004C02EF" w:rsidRPr="00A6104D" w:rsidDel="008B44E0">
          <w:rPr>
            <w:rFonts w:ascii="Times New Roman" w:hAnsi="Times New Roman"/>
          </w:rPr>
          <w:delText xml:space="preserve">, </w:delText>
        </w:r>
      </w:del>
      <w:r w:rsidR="004C02EF" w:rsidRPr="00A6104D">
        <w:rPr>
          <w:rFonts w:ascii="Times New Roman" w:hAnsi="Times New Roman"/>
        </w:rPr>
        <w:t>then</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ins w:id="25521" w:author="Rev 8 Allen Wirfs-Brock" w:date="2012-05-10T14:09:00Z">
        <w:r w:rsidR="008B44E0" w:rsidRPr="00C7794D">
          <w:rPr>
            <w:rFonts w:ascii="Times New Roman" w:hAnsi="Times New Roman"/>
            <w:i/>
          </w:rPr>
          <w:t>CaseClause</w:t>
        </w:r>
      </w:ins>
      <w:ins w:id="25522" w:author="Rev 11 Allen Wirfs-Brock" w:date="2012-10-23T16:37:00Z">
        <w:r w:rsidR="00880BCF">
          <w:rPr>
            <w:rFonts w:ascii="Times New Roman" w:hAnsi="Times New Roman"/>
            <w:i/>
          </w:rPr>
          <w:t xml:space="preserve"> C</w:t>
        </w:r>
      </w:ins>
      <w:ins w:id="25523" w:author="Rev 8 Allen Wirfs-Brock" w:date="2012-05-10T14:09:00Z">
        <w:r w:rsidR="008B44E0" w:rsidRPr="00C7794D">
          <w:rPr>
            <w:rFonts w:ascii="Times New Roman" w:hAnsi="Times New Roman"/>
          </w:rPr>
          <w:t xml:space="preserve"> </w:t>
        </w:r>
      </w:ins>
      <w:del w:id="25524" w:author="Rev 8 Allen Wirfs-Brock" w:date="2012-05-10T14:09:00Z">
        <w:r w:rsidRPr="00C7794D" w:rsidDel="008B44E0">
          <w:rPr>
            <w:rFonts w:ascii="Times New Roman" w:hAnsi="Times New Roman"/>
            <w:i/>
            <w:iCs/>
          </w:rPr>
          <w:delText>C</w:delText>
        </w:r>
        <w:r w:rsidRPr="00C7794D" w:rsidDel="008B44E0">
          <w:rPr>
            <w:rFonts w:ascii="Times New Roman" w:hAnsi="Times New Roman"/>
          </w:rPr>
          <w:delText xml:space="preserve">’s </w:delText>
        </w:r>
        <w:r w:rsidRPr="00C7794D" w:rsidDel="008B44E0">
          <w:rPr>
            <w:rFonts w:ascii="Times New Roman" w:hAnsi="Times New Roman"/>
            <w:i/>
          </w:rPr>
          <w:delText>StatementList</w:delText>
        </w:r>
        <w:r w:rsidRPr="00C7794D" w:rsidDel="008B44E0">
          <w:rPr>
            <w:rFonts w:ascii="Times New Roman" w:hAnsi="Times New Roman"/>
          </w:rPr>
          <w:delText xml:space="preserve"> </w:delText>
        </w:r>
      </w:del>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5525" w:author="Rev 6 Allen Wirfs-Brock" w:date="2012-02-18T19:57:00Z">
        <w:r w:rsidR="002177F1">
          <w:rPr>
            <w:rFonts w:ascii="Times New Roman" w:hAnsi="Times New Roman"/>
          </w:rPr>
          <w:t>[[</w:t>
        </w:r>
      </w:ins>
      <w:r w:rsidRPr="00C7794D">
        <w:rPr>
          <w:rFonts w:ascii="Times New Roman" w:hAnsi="Times New Roman"/>
        </w:rPr>
        <w:t>value</w:t>
      </w:r>
      <w:ins w:id="25526"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527" w:author="Rev 6 Allen Wirfs-Brock" w:date="2012-02-18T19:58:00Z">
        <w:r w:rsidR="002177F1">
          <w:rPr>
            <w:rFonts w:ascii="Times New Roman" w:hAnsi="Times New Roman"/>
          </w:rPr>
          <w:t>[[</w:t>
        </w:r>
      </w:ins>
      <w:r w:rsidRPr="00C7794D">
        <w:rPr>
          <w:rFonts w:ascii="Times New Roman" w:hAnsi="Times New Roman"/>
        </w:rPr>
        <w:t>value</w:t>
      </w:r>
      <w:ins w:id="25528" w:author="Rev 6 Allen Wirfs-Brock" w:date="2012-02-18T19:58:00Z">
        <w:r w:rsidR="002177F1">
          <w:rPr>
            <w:rFonts w:ascii="Times New Roman" w:hAnsi="Times New Roman"/>
          </w:rPr>
          <w:t>]]</w:t>
        </w:r>
      </w:ins>
      <w:r w:rsidRPr="00C7794D">
        <w:rPr>
          <w:rFonts w:ascii="Times New Roman" w:hAnsi="Times New Roman"/>
        </w:rPr>
        <w:t>.</w:t>
      </w:r>
    </w:p>
    <w:p w:rsidR="004C02EF" w:rsidRPr="00C7794D" w:rsidRDefault="00B467AC" w:rsidP="00D15B64">
      <w:pPr>
        <w:numPr>
          <w:ilvl w:val="3"/>
          <w:numId w:val="133"/>
        </w:numPr>
        <w:spacing w:after="120" w:line="240" w:lineRule="auto"/>
        <w:contextualSpacing/>
        <w:jc w:val="left"/>
        <w:rPr>
          <w:rFonts w:ascii="Times New Roman" w:hAnsi="Times New Roman"/>
        </w:rPr>
      </w:pPr>
      <w:ins w:id="25529"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5530"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25531"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25532" w:author="Rev 6 Allen Wirfs-Brock" w:date="2012-02-18T19:59:00Z">
        <w:r w:rsidR="002177F1">
          <w:rPr>
            <w:rFonts w:ascii="Times New Roman" w:hAnsi="Times New Roman"/>
          </w:rPr>
          <w:t>[[</w:t>
        </w:r>
      </w:ins>
      <w:r w:rsidR="004C02EF" w:rsidRPr="00C7794D">
        <w:rPr>
          <w:rFonts w:ascii="Times New Roman" w:hAnsi="Times New Roman"/>
        </w:rPr>
        <w:t>type</w:t>
      </w:r>
      <w:ins w:id="25533"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5534"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5535"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5536" w:author="Rev 6 Allen Wirfs-Brock" w:date="2012-02-18T19:59:00Z">
        <w:r w:rsidR="002177F1">
          <w:rPr>
            <w:rFonts w:ascii="Times New Roman" w:hAnsi="Times New Roman"/>
          </w:rPr>
          <w:t>[[</w:t>
        </w:r>
      </w:ins>
      <w:r w:rsidR="004C02EF" w:rsidRPr="00C7794D">
        <w:rPr>
          <w:rFonts w:ascii="Times New Roman" w:hAnsi="Times New Roman"/>
        </w:rPr>
        <w:t>target</w:t>
      </w:r>
      <w:del w:id="25537" w:author="Rev 6 Allen Wirfs-Brock" w:date="2012-02-18T19:59:00Z">
        <w:r w:rsidR="004C02EF" w:rsidRPr="00C7794D" w:rsidDel="002177F1">
          <w:rPr>
            <w:rFonts w:ascii="Times New Roman" w:hAnsi="Times New Roman"/>
          </w:rPr>
          <w:delText>).</w:delText>
        </w:r>
      </w:del>
      <w:ins w:id="25538" w:author="Rev 6 Allen Wirfs-Brock" w:date="2012-02-18T19:59:00Z">
        <w:r w:rsidR="002177F1">
          <w:rPr>
            <w:rFonts w:ascii="Times New Roman" w:hAnsi="Times New Roman"/>
          </w:rPr>
          <w:t>]]}</w:t>
        </w:r>
        <w:r w:rsidR="002177F1" w:rsidRPr="00C7794D">
          <w:rPr>
            <w:rFonts w:ascii="Times New Roman" w:hAnsi="Times New Roman"/>
          </w:rPr>
          <w:t>.</w:t>
        </w:r>
      </w:ins>
    </w:p>
    <w:p w:rsidR="00D237FD" w:rsidRDefault="00D237FD" w:rsidP="003679DC">
      <w:pPr>
        <w:numPr>
          <w:ilvl w:val="0"/>
          <w:numId w:val="814"/>
        </w:numPr>
        <w:spacing w:after="120" w:line="240" w:lineRule="auto"/>
        <w:contextualSpacing/>
        <w:jc w:val="left"/>
        <w:rPr>
          <w:ins w:id="25539" w:author="Rev 8 Allen Wirfs-Brock" w:date="2012-05-10T13:07:00Z"/>
          <w:rFonts w:ascii="Times New Roman" w:hAnsi="Times New Roman"/>
        </w:rPr>
      </w:pPr>
      <w:ins w:id="25540" w:author="Rev 8 Allen Wirfs-Brock" w:date="2012-05-10T13:07: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ins>
      <w:ins w:id="25541" w:author="Rev 8 Allen Wirfs-Brock" w:date="2012-05-10T13:08:00Z">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ins>
    </w:p>
    <w:p w:rsidR="004C02EF" w:rsidRPr="00C7794D" w:rsidDel="008C12B4" w:rsidRDefault="004C02EF" w:rsidP="003679DC">
      <w:pPr>
        <w:numPr>
          <w:ilvl w:val="0"/>
          <w:numId w:val="814"/>
        </w:numPr>
        <w:spacing w:after="120" w:line="240" w:lineRule="auto"/>
        <w:contextualSpacing/>
        <w:jc w:val="left"/>
        <w:rPr>
          <w:del w:id="25542" w:author="Rev 8 Allen Wirfs-Brock" w:date="2012-05-10T14:25:00Z"/>
          <w:rFonts w:ascii="Times New Roman" w:hAnsi="Times New Roman"/>
        </w:rPr>
      </w:pPr>
      <w:del w:id="25543" w:author="Rev 8 Allen Wirfs-Brock" w:date="2012-05-10T14:25:00Z">
        <w:r w:rsidRPr="00C7794D" w:rsidDel="008C12B4">
          <w:rPr>
            <w:rFonts w:ascii="Times New Roman" w:hAnsi="Times New Roman"/>
          </w:rPr>
          <w:delText xml:space="preserve">If </w:delText>
        </w:r>
      </w:del>
      <w:del w:id="25544" w:author="Rev 8 Allen Wirfs-Brock" w:date="2012-05-10T13:08:00Z">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the </w:delText>
        </w:r>
      </w:del>
      <w:del w:id="25545" w:author="Rev 8 Allen Wirfs-Brock" w:date="2012-05-10T14:25:00Z">
        <w:r w:rsidRPr="00C7794D" w:rsidDel="008C12B4">
          <w:rPr>
            <w:rFonts w:ascii="Times New Roman" w:hAnsi="Times New Roman"/>
            <w:i/>
          </w:rPr>
          <w:delText>DefaultClause</w:delText>
        </w:r>
        <w:r w:rsidRPr="00C7794D" w:rsidDel="008C12B4">
          <w:rPr>
            <w:rFonts w:ascii="Times New Roman" w:hAnsi="Times New Roman"/>
          </w:rPr>
          <w:delText xml:space="preserve"> has a </w:delText>
        </w:r>
        <w:r w:rsidRPr="00C7794D" w:rsidDel="008C12B4">
          <w:rPr>
            <w:rFonts w:ascii="Times New Roman" w:hAnsi="Times New Roman"/>
            <w:i/>
          </w:rPr>
          <w:delText>StatementList</w:delText>
        </w:r>
        <w:r w:rsidRPr="00C7794D" w:rsidDel="008C12B4">
          <w:rPr>
            <w:rFonts w:ascii="Times New Roman" w:hAnsi="Times New Roman"/>
          </w:rPr>
          <w:delText>, then</w:delText>
        </w:r>
      </w:del>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del w:id="25546" w:author="Rev 8 Allen Wirfs-Brock" w:date="2012-05-10T14:25:00Z">
        <w:r w:rsidRPr="00C7794D" w:rsidDel="008C12B4">
          <w:rPr>
            <w:rFonts w:ascii="Times New Roman" w:hAnsi="Times New Roman"/>
          </w:rPr>
          <w:delText xml:space="preserve">the </w:delText>
        </w:r>
      </w:del>
      <w:r w:rsidRPr="00C7794D">
        <w:rPr>
          <w:rFonts w:ascii="Times New Roman" w:hAnsi="Times New Roman"/>
          <w:i/>
        </w:rPr>
        <w:t>DefaultClause</w:t>
      </w:r>
      <w:del w:id="25547" w:author="Rev 8 Allen Wirfs-Brock" w:date="2012-05-10T14:25:00Z">
        <w:r w:rsidRPr="00C7794D" w:rsidDel="008C12B4">
          <w:rPr>
            <w:rFonts w:ascii="Times New Roman" w:hAnsi="Times New Roman"/>
            <w:i/>
          </w:rPr>
          <w:delText>’s</w:delText>
        </w:r>
        <w:r w:rsidRPr="00C7794D" w:rsidDel="008C12B4">
          <w:rPr>
            <w:rFonts w:ascii="Times New Roman" w:hAnsi="Times New Roman"/>
          </w:rPr>
          <w:delText xml:space="preserve"> </w:delText>
        </w:r>
        <w:r w:rsidRPr="00C7794D" w:rsidDel="008C12B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5548" w:author="Rev 6 Allen Wirfs-Brock" w:date="2012-02-18T20:01:00Z">
        <w:r w:rsidR="002177F1">
          <w:rPr>
            <w:rFonts w:ascii="Times New Roman" w:hAnsi="Times New Roman"/>
          </w:rPr>
          <w:t>[[</w:t>
        </w:r>
      </w:ins>
      <w:r w:rsidRPr="00C7794D">
        <w:rPr>
          <w:rFonts w:ascii="Times New Roman" w:hAnsi="Times New Roman"/>
        </w:rPr>
        <w:t>value</w:t>
      </w:r>
      <w:ins w:id="25549"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5550" w:author="Rev 6 Allen Wirfs-Brock" w:date="2012-02-18T20:01:00Z">
        <w:r w:rsidR="002177F1">
          <w:rPr>
            <w:rFonts w:ascii="Times New Roman" w:hAnsi="Times New Roman"/>
          </w:rPr>
          <w:t>[[</w:t>
        </w:r>
      </w:ins>
      <w:r w:rsidRPr="00C7794D">
        <w:rPr>
          <w:rFonts w:ascii="Times New Roman" w:hAnsi="Times New Roman"/>
        </w:rPr>
        <w:t>value</w:t>
      </w:r>
      <w:ins w:id="25551" w:author="Rev 6 Allen Wirfs-Brock" w:date="2012-02-18T20:01:00Z">
        <w:r w:rsidR="002177F1">
          <w:rPr>
            <w:rFonts w:ascii="Times New Roman" w:hAnsi="Times New Roman"/>
          </w:rPr>
          <w:t>]]</w:t>
        </w:r>
      </w:ins>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25552"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5553"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rsidR="00D237FD" w:rsidRPr="00C7794D" w:rsidRDefault="00D237FD" w:rsidP="003679DC">
      <w:pPr>
        <w:numPr>
          <w:ilvl w:val="0"/>
          <w:numId w:val="814"/>
        </w:numPr>
        <w:spacing w:after="120" w:line="240" w:lineRule="auto"/>
        <w:contextualSpacing/>
        <w:jc w:val="left"/>
        <w:rPr>
          <w:ins w:id="25554" w:author="Rev 8 Allen Wirfs-Brock" w:date="2012-05-10T13:11:00Z"/>
          <w:rFonts w:ascii="Times New Roman" w:hAnsi="Times New Roman"/>
        </w:rPr>
      </w:pPr>
      <w:ins w:id="25555" w:author="Rev 8 Allen Wirfs-Brock" w:date="2012-05-10T13:11: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list of</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ins w:id="25556" w:author="Rev 8 Allen Wirfs-Brock" w:date="2012-05-10T14:08:00Z">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ins>
      <w:r w:rsidRPr="00C7794D">
        <w:rPr>
          <w:rFonts w:ascii="Times New Roman" w:hAnsi="Times New Roman"/>
        </w:rPr>
        <w:t xml:space="preserve"> (</w:t>
      </w:r>
      <w:del w:id="25557" w:author="Rev 8 Allen Wirfs-Brock" w:date="2012-05-10T13:28:00Z">
        <w:r w:rsidRPr="00D15B64" w:rsidDel="00D15B64">
          <w:rPr>
            <w:rFonts w:ascii="Times New Roman" w:hAnsi="Times New Roman"/>
            <w:sz w:val="18"/>
            <w:szCs w:val="18"/>
          </w:rPr>
          <w:delText xml:space="preserve">Note </w:delText>
        </w:r>
      </w:del>
      <w:ins w:id="25558" w:author="Rev 8 Allen Wirfs-Brock" w:date="2012-05-10T13:28:00Z">
        <w:r w:rsidR="00D15B64" w:rsidRPr="00D15B64">
          <w:rPr>
            <w:rFonts w:ascii="Times New Roman" w:hAnsi="Times New Roman"/>
            <w:sz w:val="18"/>
            <w:szCs w:val="18"/>
          </w:rPr>
          <w:t xml:space="preserve">NOTE  </w:t>
        </w:r>
      </w:ins>
      <w:del w:id="25559" w:author="Rev 8 Allen Wirfs-Brock" w:date="2012-05-10T13:28:00Z">
        <w:r w:rsidRPr="00D15B64" w:rsidDel="00D15B64">
          <w:rPr>
            <w:rFonts w:ascii="Times New Roman" w:hAnsi="Times New Roman"/>
            <w:sz w:val="18"/>
            <w:szCs w:val="18"/>
          </w:rPr>
          <w:delText xml:space="preserve">that </w:delText>
        </w:r>
      </w:del>
      <w:del w:id="25560" w:author="Rev 8 Allen Wirfs-Brock" w:date="2012-05-10T13:12:00Z">
        <w:r w:rsidRPr="00D15B64" w:rsidDel="00A6104D">
          <w:rPr>
            <w:rFonts w:ascii="Times New Roman" w:hAnsi="Times New Roman"/>
            <w:sz w:val="18"/>
            <w:szCs w:val="18"/>
          </w:rPr>
          <w:delText xml:space="preserve">if step 7.a.i has been performed this loop does not start at the beginning of </w:delText>
        </w:r>
        <w:r w:rsidRPr="00D15B64" w:rsidDel="00A6104D">
          <w:rPr>
            <w:rFonts w:ascii="Times New Roman" w:hAnsi="Times New Roman"/>
            <w:i/>
            <w:sz w:val="18"/>
            <w:szCs w:val="18"/>
          </w:rPr>
          <w:delText>B</w:delText>
        </w:r>
      </w:del>
      <w:ins w:id="25561" w:author="Rev 8 Allen Wirfs-Brock" w:date="2012-05-10T13:12:00Z">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ins>
      <w:r w:rsidRPr="00C7794D">
        <w:rPr>
          <w:rFonts w:ascii="Times New Roman" w:hAnsi="Times New Roman"/>
        </w:rPr>
        <w:t>)</w:t>
      </w:r>
    </w:p>
    <w:p w:rsidR="004C02EF" w:rsidRPr="00A6104D" w:rsidDel="00E46C84" w:rsidRDefault="004C02EF" w:rsidP="008C12B4">
      <w:pPr>
        <w:numPr>
          <w:ilvl w:val="1"/>
          <w:numId w:val="814"/>
        </w:numPr>
        <w:spacing w:after="120" w:line="240" w:lineRule="auto"/>
        <w:contextualSpacing/>
        <w:jc w:val="left"/>
        <w:rPr>
          <w:del w:id="25562" w:author="Rev 8 Allen Wirfs-Brock" w:date="2012-05-10T14:08:00Z"/>
          <w:rFonts w:ascii="Times New Roman" w:hAnsi="Times New Roman"/>
        </w:rPr>
      </w:pPr>
      <w:del w:id="25563" w:author="Rev 8 Allen Wirfs-Brock" w:date="2012-05-10T14:08:00Z">
        <w:r w:rsidRPr="00A6104D" w:rsidDel="00E46C84">
          <w:rPr>
            <w:rFonts w:ascii="Times New Roman" w:hAnsi="Times New Roman"/>
          </w:rPr>
          <w:delText xml:space="preserve">Let </w:delText>
        </w:r>
        <w:r w:rsidRPr="00A6104D" w:rsidDel="00E46C84">
          <w:rPr>
            <w:rFonts w:ascii="Times New Roman" w:hAnsi="Times New Roman"/>
            <w:i/>
            <w:iCs/>
          </w:rPr>
          <w:delText>C</w:delText>
        </w:r>
        <w:r w:rsidRPr="00A6104D" w:rsidDel="00E46C84">
          <w:rPr>
            <w:rFonts w:ascii="Times New Roman" w:hAnsi="Times New Roman"/>
          </w:rPr>
          <w:delText xml:space="preserve"> be the next </w:delText>
        </w:r>
        <w:r w:rsidRPr="00A6104D" w:rsidDel="00E46C84">
          <w:rPr>
            <w:rFonts w:ascii="Times New Roman" w:hAnsi="Times New Roman"/>
            <w:i/>
          </w:rPr>
          <w:delText>CaseClause</w:delText>
        </w:r>
        <w:r w:rsidRPr="00A6104D" w:rsidDel="00E46C84">
          <w:rPr>
            <w:rFonts w:ascii="Times New Roman" w:hAnsi="Times New Roman"/>
          </w:rPr>
          <w:delText xml:space="preserve"> in </w:delText>
        </w:r>
        <w:r w:rsidRPr="00A6104D" w:rsidDel="00E46C84">
          <w:rPr>
            <w:rFonts w:ascii="Times New Roman" w:hAnsi="Times New Roman"/>
            <w:i/>
            <w:iCs/>
          </w:rPr>
          <w:delText>B</w:delText>
        </w:r>
        <w:r w:rsidRPr="00A6104D" w:rsidDel="00E46C84">
          <w:rPr>
            <w:rFonts w:ascii="Times New Roman" w:hAnsi="Times New Roman"/>
          </w:rPr>
          <w:delText xml:space="preserve">. If there is no such </w:delText>
        </w:r>
        <w:r w:rsidRPr="00A6104D" w:rsidDel="00E46C84">
          <w:rPr>
            <w:rFonts w:ascii="Times New Roman" w:hAnsi="Times New Roman"/>
            <w:i/>
          </w:rPr>
          <w:delText>CaseClause</w:delText>
        </w:r>
        <w:r w:rsidRPr="00A6104D" w:rsidDel="00E46C84">
          <w:rPr>
            <w:rFonts w:ascii="Times New Roman" w:hAnsi="Times New Roman"/>
          </w:rPr>
          <w:delText xml:space="preserve">, return </w:delText>
        </w:r>
      </w:del>
      <w:ins w:id="25564" w:author="Rev 6 Allen Wirfs-Brock" w:date="2012-02-23T13:05:00Z">
        <w:del w:id="25565" w:author="Rev 8 Allen Wirfs-Brock" w:date="2012-05-10T14:08:00Z">
          <w:r w:rsidR="00BB752E" w:rsidDel="00E46C84">
            <w:rPr>
              <w:lang w:eastAsia="en-US"/>
            </w:rPr>
            <w:delText>NormalCompletion</w:delText>
          </w:r>
          <w:r w:rsidR="00BB752E" w:rsidDel="00E46C84">
            <w:delText>(</w:delText>
          </w:r>
        </w:del>
      </w:ins>
      <w:del w:id="25566" w:author="Rev 8 Allen Wirfs-Brock" w:date="2012-05-10T14:08:00Z">
        <w:r w:rsidRPr="00A6104D" w:rsidDel="00E46C84">
          <w:rPr>
            <w:rFonts w:ascii="Times New Roman" w:hAnsi="Times New Roman"/>
          </w:rPr>
          <w:delText>(</w:delText>
        </w:r>
        <w:r w:rsidRPr="00A6104D" w:rsidDel="00E46C84">
          <w:rPr>
            <w:rFonts w:cs="Arial"/>
            <w:bCs/>
          </w:rPr>
          <w:delText>normal</w:delText>
        </w:r>
        <w:r w:rsidRPr="00A6104D" w:rsidDel="00E46C84">
          <w:rPr>
            <w:rFonts w:ascii="Times New Roman" w:hAnsi="Times New Roman"/>
          </w:rPr>
          <w:delText xml:space="preserve">, </w:delText>
        </w:r>
        <w:r w:rsidRPr="00A6104D" w:rsidDel="00E46C84">
          <w:rPr>
            <w:rFonts w:ascii="Times New Roman" w:hAnsi="Times New Roman"/>
            <w:i/>
            <w:iCs/>
          </w:rPr>
          <w:delText>V</w:delText>
        </w:r>
        <w:r w:rsidRPr="00A6104D" w:rsidDel="00E46C84">
          <w:rPr>
            <w:rFonts w:ascii="Times New Roman" w:hAnsi="Times New Roman"/>
          </w:rPr>
          <w:delText xml:space="preserve">, </w:delText>
        </w:r>
        <w:r w:rsidRPr="00A6104D" w:rsidDel="00E46C84">
          <w:rPr>
            <w:rFonts w:cs="Arial"/>
            <w:bCs/>
          </w:rPr>
          <w:delText>empty</w:delText>
        </w:r>
        <w:r w:rsidRPr="00A6104D" w:rsidDel="00E46C84">
          <w:rPr>
            <w:rFonts w:ascii="Times New Roman" w:hAnsi="Times New Roman"/>
          </w:rPr>
          <w:delText>).</w:delText>
        </w:r>
      </w:del>
    </w:p>
    <w:p w:rsidR="004C02EF" w:rsidRPr="00C7794D" w:rsidDel="00E46C84" w:rsidRDefault="004C02EF" w:rsidP="008C12B4">
      <w:pPr>
        <w:numPr>
          <w:ilvl w:val="1"/>
          <w:numId w:val="814"/>
        </w:numPr>
        <w:spacing w:after="120" w:line="240" w:lineRule="auto"/>
        <w:contextualSpacing/>
        <w:jc w:val="left"/>
        <w:rPr>
          <w:del w:id="25567" w:author="Rev 8 Allen Wirfs-Brock" w:date="2012-05-10T14:05:00Z"/>
          <w:rFonts w:ascii="Times New Roman" w:hAnsi="Times New Roman"/>
        </w:rPr>
      </w:pPr>
      <w:del w:id="25568" w:author="Rev 8 Allen Wirfs-Brock" w:date="2012-05-10T14:05:00Z">
        <w:r w:rsidRPr="00C7794D" w:rsidDel="00E46C84">
          <w:rPr>
            <w:rFonts w:ascii="Times New Roman" w:hAnsi="Times New Roman"/>
          </w:rPr>
          <w:delText xml:space="preserve">If </w:delText>
        </w:r>
        <w:r w:rsidRPr="00C7794D" w:rsidDel="00E46C84">
          <w:rPr>
            <w:rFonts w:ascii="Times New Roman" w:hAnsi="Times New Roman"/>
            <w:i/>
            <w:iCs/>
          </w:rPr>
          <w:delText>C</w:delText>
        </w:r>
        <w:r w:rsidRPr="00C7794D" w:rsidDel="00E46C84">
          <w:rPr>
            <w:rFonts w:ascii="Times New Roman" w:hAnsi="Times New Roman"/>
          </w:rPr>
          <w:delText xml:space="preserve"> has a </w:delText>
        </w:r>
        <w:r w:rsidRPr="00C7794D" w:rsidDel="00E46C84">
          <w:rPr>
            <w:rFonts w:ascii="Times New Roman" w:hAnsi="Times New Roman"/>
            <w:i/>
          </w:rPr>
          <w:delText>StatementList</w:delText>
        </w:r>
        <w:r w:rsidRPr="00C7794D" w:rsidDel="00E46C84">
          <w:rPr>
            <w:rFonts w:ascii="Times New Roman" w:hAnsi="Times New Roman"/>
          </w:rPr>
          <w:delText xml:space="preserve">, then </w:delText>
        </w:r>
      </w:del>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Evaluate</w:t>
      </w:r>
      <w:ins w:id="25569" w:author="Rev 8 Allen Wirfs-Brock" w:date="2012-05-10T14:06:00Z">
        <w:r w:rsidR="00E46C84" w:rsidRPr="00E46C84">
          <w:rPr>
            <w:rFonts w:ascii="Times New Roman" w:hAnsi="Times New Roman"/>
            <w:i/>
          </w:rPr>
          <w:t xml:space="preserve"> </w:t>
        </w:r>
        <w:r w:rsidR="00E46C84" w:rsidRPr="00C7794D">
          <w:rPr>
            <w:rFonts w:ascii="Times New Roman" w:hAnsi="Times New Roman"/>
            <w:i/>
          </w:rPr>
          <w:t>CaseClause</w:t>
        </w:r>
      </w:ins>
      <w:r w:rsidRPr="00C7794D">
        <w:rPr>
          <w:rFonts w:ascii="Times New Roman" w:hAnsi="Times New Roman"/>
        </w:rPr>
        <w:t xml:space="preserve"> </w:t>
      </w:r>
      <w:r w:rsidRPr="00C7794D">
        <w:rPr>
          <w:rFonts w:ascii="Times New Roman" w:hAnsi="Times New Roman"/>
          <w:i/>
          <w:iCs/>
        </w:rPr>
        <w:t>C</w:t>
      </w:r>
      <w:del w:id="25570" w:author="Rev 8 Allen Wirfs-Brock" w:date="2012-05-10T14:07:00Z">
        <w:r w:rsidRPr="00C7794D" w:rsidDel="00E46C84">
          <w:rPr>
            <w:rFonts w:ascii="Times New Roman" w:hAnsi="Times New Roman"/>
          </w:rPr>
          <w:delText xml:space="preserve">’s </w:delText>
        </w:r>
        <w:r w:rsidRPr="00C7794D" w:rsidDel="00E46C8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5571" w:author="Rev 6 Allen Wirfs-Brock" w:date="2012-02-18T20:03:00Z">
        <w:r w:rsidR="002177F1">
          <w:rPr>
            <w:rFonts w:ascii="Times New Roman" w:hAnsi="Times New Roman"/>
          </w:rPr>
          <w:t>[[</w:t>
        </w:r>
      </w:ins>
      <w:r w:rsidRPr="00C7794D">
        <w:rPr>
          <w:rFonts w:ascii="Times New Roman" w:hAnsi="Times New Roman"/>
        </w:rPr>
        <w:t>value</w:t>
      </w:r>
      <w:ins w:id="25572"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5573" w:author="Rev 6 Allen Wirfs-Brock" w:date="2012-02-18T20:03:00Z">
        <w:r w:rsidR="002177F1">
          <w:rPr>
            <w:rFonts w:ascii="Times New Roman" w:hAnsi="Times New Roman"/>
          </w:rPr>
          <w:t>[[</w:t>
        </w:r>
      </w:ins>
      <w:r w:rsidRPr="00C7794D">
        <w:rPr>
          <w:rFonts w:ascii="Times New Roman" w:hAnsi="Times New Roman"/>
        </w:rPr>
        <w:t>value</w:t>
      </w:r>
      <w:ins w:id="25574" w:author="Rev 6 Allen Wirfs-Brock" w:date="2012-02-18T20:03:00Z">
        <w:r w:rsidR="002177F1">
          <w:rPr>
            <w:rFonts w:ascii="Times New Roman" w:hAnsi="Times New Roman"/>
          </w:rPr>
          <w:t>]]</w:t>
        </w:r>
      </w:ins>
      <w:r w:rsidRPr="00C7794D">
        <w:rPr>
          <w:rFonts w:ascii="Times New Roman" w:hAnsi="Times New Roman"/>
        </w:rPr>
        <w: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ins w:id="25575" w:author="Rev 8 Allen Wirfs-Brock" w:date="2012-05-10T13:42:00Z">
        <w:r w:rsidR="009523C0">
          <w:rPr>
            <w:rFonts w:ascii="Times New Roman" w:hAnsi="Times New Roman"/>
          </w:rPr>
          <w:t xml:space="preserve"> return</w:t>
        </w:r>
      </w:ins>
      <w:r w:rsidRPr="00C7794D">
        <w:rPr>
          <w:rFonts w:ascii="Times New Roman" w:hAnsi="Times New Roman"/>
        </w:rPr>
        <w:t xml:space="preserve"> </w:t>
      </w:r>
      <w:ins w:id="25576"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5577"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rsidR="00A6104D" w:rsidRDefault="00A6104D" w:rsidP="008C12B4">
      <w:pPr>
        <w:numPr>
          <w:ilvl w:val="0"/>
          <w:numId w:val="814"/>
        </w:numPr>
        <w:spacing w:after="120" w:line="240" w:lineRule="auto"/>
        <w:jc w:val="left"/>
        <w:rPr>
          <w:ins w:id="25578" w:author="Rev 8 Allen Wirfs-Brock" w:date="2012-05-10T13:19:00Z"/>
          <w:rFonts w:ascii="Times New Roman" w:hAnsi="Times New Roman"/>
        </w:rPr>
      </w:pPr>
      <w:ins w:id="25579" w:author="Rev 8 Allen Wirfs-Brock" w:date="2012-05-10T13:20:00Z">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ins>
    </w:p>
    <w:p w:rsidR="009523C0" w:rsidRDefault="009523C0" w:rsidP="009523C0">
      <w:pPr>
        <w:keepNext/>
        <w:rPr>
          <w:ins w:id="25580" w:author="Rev 8 Allen Wirfs-Brock" w:date="2012-05-10T13:44:00Z"/>
          <w:rFonts w:ascii="Helvetica" w:hAnsi="Helvetica"/>
          <w:b/>
          <w:spacing w:val="6"/>
        </w:rPr>
      </w:pPr>
      <w:ins w:id="25581" w:author="Rev 8 Allen Wirfs-Brock" w:date="2012-05-10T13:44:00Z">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ins>
    </w:p>
    <w:p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rsidR="009523C0" w:rsidRPr="00E77497" w:rsidRDefault="009523C0" w:rsidP="009523C0">
      <w:pPr>
        <w:pStyle w:val="Note"/>
      </w:pPr>
      <w:r w:rsidRPr="00E77497">
        <w:t>NOTE</w:t>
      </w:r>
      <w:r w:rsidRPr="00E77497">
        <w:tab/>
      </w:r>
      <w:del w:id="25582" w:author="Rev 8 Allen Wirfs-Brock" w:date="2012-05-10T13:45:00Z">
        <w:r w:rsidRPr="00E77497" w:rsidDel="009523C0">
          <w:delText xml:space="preserve">Evaluating </w:delText>
        </w:r>
      </w:del>
      <w:ins w:id="25583" w:author="Rev 8 Allen Wirfs-Brock" w:date="2012-05-10T13:45:00Z">
        <w:r>
          <w:t>Case Selector Evaluation</w:t>
        </w:r>
        <w:r w:rsidRPr="00E77497">
          <w:t xml:space="preserve"> </w:t>
        </w:r>
      </w:ins>
      <w:del w:id="25584" w:author="Rev 8 Allen Wirfs-Brock" w:date="2012-05-10T13:46:00Z">
        <w:r w:rsidRPr="00E77497" w:rsidDel="009523C0">
          <w:rPr>
            <w:rStyle w:val="bnf"/>
          </w:rPr>
          <w:delText>CaseClause</w:delText>
        </w:r>
        <w:r w:rsidRPr="00E77497" w:rsidDel="009523C0">
          <w:delText xml:space="preserve"> </w:delText>
        </w:r>
      </w:del>
      <w:r w:rsidRPr="00E77497">
        <w:t xml:space="preserve">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rsidR="00176950" w:rsidRPr="00E77497" w:rsidRDefault="00176950" w:rsidP="00176950">
      <w:pPr>
        <w:keepNext/>
        <w:rPr>
          <w:ins w:id="25585" w:author="Rev 6 Allen Wirfs-Brock" w:date="2012-02-18T19:32:00Z"/>
          <w:rFonts w:ascii="Helvetica" w:hAnsi="Helvetica"/>
          <w:b/>
        </w:rPr>
      </w:pPr>
      <w:ins w:id="25586"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rsidR="00176950" w:rsidRPr="00E77497" w:rsidRDefault="00176950" w:rsidP="00176950">
      <w:pPr>
        <w:rPr>
          <w:ins w:id="25587" w:author="Rev 6 Allen Wirfs-Brock" w:date="2012-02-18T19:32:00Z"/>
        </w:rPr>
      </w:pPr>
      <w:ins w:id="25588"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rsidR="00176950" w:rsidRPr="00E77497" w:rsidRDefault="00176950" w:rsidP="00176950">
      <w:pPr>
        <w:pStyle w:val="Alg2"/>
        <w:numPr>
          <w:ilvl w:val="0"/>
          <w:numId w:val="130"/>
        </w:numPr>
        <w:rPr>
          <w:ins w:id="25589" w:author="Rev 6 Allen Wirfs-Brock" w:date="2012-02-18T19:32:00Z"/>
        </w:rPr>
      </w:pPr>
      <w:ins w:id="25590"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rsidR="00176950" w:rsidRDefault="00176950" w:rsidP="00176950">
      <w:pPr>
        <w:pStyle w:val="Alg2"/>
        <w:numPr>
          <w:ilvl w:val="0"/>
          <w:numId w:val="130"/>
        </w:numPr>
        <w:contextualSpacing/>
        <w:rPr>
          <w:ins w:id="25591" w:author="Rev 6 Allen Wirfs-Brock" w:date="2012-02-18T19:32:00Z"/>
        </w:rPr>
      </w:pPr>
      <w:ins w:id="25592"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rsidR="00176950" w:rsidRDefault="006552DF" w:rsidP="00176950">
      <w:pPr>
        <w:pStyle w:val="Alg2"/>
        <w:numPr>
          <w:ilvl w:val="0"/>
          <w:numId w:val="130"/>
        </w:numPr>
        <w:contextualSpacing/>
        <w:rPr>
          <w:ins w:id="25593" w:author="Rev 6 Allen Wirfs-Brock" w:date="2012-02-18T19:32:00Z"/>
        </w:rPr>
      </w:pPr>
      <w:ins w:id="25594" w:author="Rev 10 Allen Wirfs-Brock" w:date="2012-08-14T14:58:00Z">
        <w:r>
          <w:t>ReturnIfAbrupt(</w:t>
        </w:r>
        <w:r w:rsidRPr="00646EAD">
          <w:rPr>
            <w:i/>
          </w:rPr>
          <w:t>switchValue</w:t>
        </w:r>
        <w:r>
          <w:t>)</w:t>
        </w:r>
      </w:ins>
      <w:ins w:id="25595" w:author="Rev 6 Allen Wirfs-Brock" w:date="2012-02-18T19:32:00Z">
        <w:del w:id="25596" w:author="Rev 10 Allen Wirfs-Brock" w:date="2012-08-14T14:58:00Z">
          <w:r w:rsidR="00176950" w:rsidDel="006552DF">
            <w:delText xml:space="preserve">If </w:delText>
          </w:r>
          <w:r w:rsidR="00176950" w:rsidRPr="00646EAD" w:rsidDel="006552DF">
            <w:rPr>
              <w:i/>
            </w:rPr>
            <w:delText>switchValue</w:delText>
          </w:r>
          <w:r w:rsidR="00176950" w:rsidDel="006552DF">
            <w:delText xml:space="preserve"> is an abrupt completion, return </w:delText>
          </w:r>
          <w:r w:rsidR="00176950" w:rsidRPr="00646EAD" w:rsidDel="006552DF">
            <w:rPr>
              <w:i/>
            </w:rPr>
            <w:delText>switchValue</w:delText>
          </w:r>
        </w:del>
        <w:r w:rsidR="00176950">
          <w:t>.</w:t>
        </w:r>
      </w:ins>
    </w:p>
    <w:p w:rsidR="00176950" w:rsidRPr="00E77497" w:rsidRDefault="00176950" w:rsidP="00176950">
      <w:pPr>
        <w:pStyle w:val="Alg2"/>
        <w:numPr>
          <w:ilvl w:val="0"/>
          <w:numId w:val="130"/>
        </w:numPr>
        <w:spacing w:after="220"/>
        <w:contextualSpacing/>
        <w:rPr>
          <w:ins w:id="25597" w:author="Rev 6 Allen Wirfs-Brock" w:date="2012-02-18T19:32:00Z"/>
        </w:rPr>
      </w:pPr>
      <w:ins w:id="25598" w:author="Rev 6 Allen Wirfs-Brock" w:date="2012-02-18T19:32:00Z">
        <w:r w:rsidRPr="00E77497">
          <w:t xml:space="preserve">Let </w:t>
        </w:r>
        <w:r w:rsidRPr="00E77497">
          <w:rPr>
            <w:i/>
          </w:rPr>
          <w:t>oldEnv</w:t>
        </w:r>
        <w:r w:rsidRPr="00E77497">
          <w:t xml:space="preserve"> be the </w:t>
        </w:r>
        <w:del w:id="25599" w:author="Rev 7 Allen Wirfs-Brock" w:date="2012-05-02T10:51:00Z">
          <w:r w:rsidRPr="00E77497" w:rsidDel="002F42C1">
            <w:delText>running</w:delText>
          </w:r>
        </w:del>
      </w:ins>
      <w:ins w:id="25600" w:author="Rev 7 Allen Wirfs-Brock" w:date="2012-05-02T10:51:00Z">
        <w:del w:id="25601" w:author="Rev 8 Allen Wirfs-Brock" w:date="2012-06-13T16:02:00Z">
          <w:r w:rsidR="002F42C1" w:rsidDel="00B33FB4">
            <w:delText>current</w:delText>
          </w:r>
        </w:del>
      </w:ins>
      <w:ins w:id="25602" w:author="Rev 8 Allen Wirfs-Brock" w:date="2012-06-13T16:02:00Z">
        <w:r w:rsidR="00B33FB4">
          <w:t>running</w:t>
        </w:r>
      </w:ins>
      <w:ins w:id="25603" w:author="Rev 6 Allen Wirfs-Brock" w:date="2012-02-18T19:32:00Z">
        <w:r w:rsidRPr="00E77497">
          <w:t xml:space="preserve"> execution context’s LexicalEnvironment.</w:t>
        </w:r>
      </w:ins>
    </w:p>
    <w:p w:rsidR="00176950" w:rsidRPr="00E77497" w:rsidRDefault="00176950" w:rsidP="00176950">
      <w:pPr>
        <w:pStyle w:val="Alg2"/>
        <w:numPr>
          <w:ilvl w:val="0"/>
          <w:numId w:val="130"/>
        </w:numPr>
        <w:spacing w:after="220"/>
        <w:contextualSpacing/>
        <w:rPr>
          <w:ins w:id="25604" w:author="Rev 6 Allen Wirfs-Brock" w:date="2012-02-18T19:32:00Z"/>
        </w:rPr>
      </w:pPr>
      <w:ins w:id="25605"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rsidR="00176950" w:rsidRPr="00E77497" w:rsidRDefault="00176950" w:rsidP="00176950">
      <w:pPr>
        <w:pStyle w:val="Alg2"/>
        <w:numPr>
          <w:ilvl w:val="0"/>
          <w:numId w:val="130"/>
        </w:numPr>
        <w:spacing w:after="220"/>
        <w:contextualSpacing/>
        <w:rPr>
          <w:ins w:id="25606" w:author="Rev 6 Allen Wirfs-Brock" w:date="2012-02-18T19:32:00Z"/>
        </w:rPr>
      </w:pPr>
      <w:ins w:id="25607"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rsidR="00176950" w:rsidRPr="00E77497" w:rsidRDefault="00176950" w:rsidP="00176950">
      <w:pPr>
        <w:pStyle w:val="Alg2"/>
        <w:numPr>
          <w:ilvl w:val="0"/>
          <w:numId w:val="130"/>
        </w:numPr>
        <w:rPr>
          <w:ins w:id="25608" w:author="Rev 6 Allen Wirfs-Brock" w:date="2012-02-18T19:32:00Z"/>
        </w:rPr>
      </w:pPr>
      <w:ins w:id="25609" w:author="Rev 6 Allen Wirfs-Brock" w:date="2012-02-18T19:32:00Z">
        <w:r w:rsidRPr="00E77497">
          <w:t xml:space="preserve">Let </w:t>
        </w:r>
        <w:r w:rsidRPr="00E77497">
          <w:rPr>
            <w:i/>
          </w:rPr>
          <w:t>R</w:t>
        </w:r>
        <w:r w:rsidRPr="00E77497">
          <w:t xml:space="preserve"> be the result of </w:t>
        </w:r>
        <w:r>
          <w:t>performing Case</w:t>
        </w:r>
      </w:ins>
      <w:ins w:id="25610" w:author="Rev 8 Allen Wirfs-Brock" w:date="2012-05-10T13:38:00Z">
        <w:r w:rsidR="00C23FE8">
          <w:t xml:space="preserve"> Block</w:t>
        </w:r>
      </w:ins>
      <w:ins w:id="25611" w:author="Rev 6 Allen Wirfs-Brock" w:date="2012-02-18T19:32:00Z">
        <w:r>
          <w:t xml:space="preserve"> Evaluation</w:t>
        </w:r>
      </w:ins>
      <w:ins w:id="25612" w:author="Rev 8 Allen Wirfs-Brock" w:date="2012-05-10T13:38:00Z">
        <w:r w:rsidR="009523C0">
          <w:t xml:space="preserve"> of</w:t>
        </w:r>
      </w:ins>
      <w:ins w:id="25613" w:author="Rev 6 Allen Wirfs-Brock" w:date="2012-02-18T19:32:00Z">
        <w:r w:rsidRPr="00E77497">
          <w:t xml:space="preserve"> </w:t>
        </w:r>
        <w:r w:rsidRPr="00E77497">
          <w:rPr>
            <w:i/>
          </w:rPr>
          <w:t>CaseBlock</w:t>
        </w:r>
        <w:r>
          <w:t xml:space="preserve"> with argument</w:t>
        </w:r>
        <w:r w:rsidRPr="00E77497">
          <w:t xml:space="preserve"> </w:t>
        </w:r>
        <w:r w:rsidRPr="00646EAD">
          <w:rPr>
            <w:i/>
          </w:rPr>
          <w:t>switchValue</w:t>
        </w:r>
        <w:r w:rsidRPr="00E77497">
          <w:t>.</w:t>
        </w:r>
      </w:ins>
    </w:p>
    <w:p w:rsidR="00176950" w:rsidRPr="00E77497" w:rsidRDefault="00176950" w:rsidP="00176950">
      <w:pPr>
        <w:pStyle w:val="Alg2"/>
        <w:numPr>
          <w:ilvl w:val="0"/>
          <w:numId w:val="130"/>
        </w:numPr>
        <w:spacing w:after="220"/>
        <w:contextualSpacing/>
        <w:rPr>
          <w:ins w:id="25614" w:author="Rev 6 Allen Wirfs-Brock" w:date="2012-02-18T19:32:00Z"/>
        </w:rPr>
      </w:pPr>
      <w:ins w:id="25615" w:author="Rev 6 Allen Wirfs-Brock" w:date="2012-02-18T19:32:00Z">
        <w:r w:rsidRPr="00E77497">
          <w:t xml:space="preserve">Set the </w:t>
        </w:r>
        <w:del w:id="25616" w:author="Rev 7 Allen Wirfs-Brock" w:date="2012-05-02T10:51:00Z">
          <w:r w:rsidRPr="00E77497" w:rsidDel="002F42C1">
            <w:delText>running</w:delText>
          </w:r>
        </w:del>
      </w:ins>
      <w:ins w:id="25617" w:author="Rev 7 Allen Wirfs-Brock" w:date="2012-05-02T10:51:00Z">
        <w:del w:id="25618" w:author="Rev 8 Allen Wirfs-Brock" w:date="2012-06-13T16:02:00Z">
          <w:r w:rsidR="002F42C1" w:rsidDel="00B33FB4">
            <w:delText>current</w:delText>
          </w:r>
        </w:del>
      </w:ins>
      <w:ins w:id="25619" w:author="Rev 8 Allen Wirfs-Brock" w:date="2012-06-13T16:02:00Z">
        <w:r w:rsidR="00B33FB4">
          <w:t>running</w:t>
        </w:r>
      </w:ins>
      <w:ins w:id="25620" w:author="Rev 6 Allen Wirfs-Brock" w:date="2012-02-18T19:32:00Z">
        <w:r w:rsidRPr="00E77497">
          <w:t xml:space="preserve"> execution context’s LexicalEnvironment to </w:t>
        </w:r>
        <w:r w:rsidRPr="00E77497">
          <w:rPr>
            <w:i/>
          </w:rPr>
          <w:t>oldEnv</w:t>
        </w:r>
        <w:r w:rsidRPr="00E77497">
          <w:t>.</w:t>
        </w:r>
      </w:ins>
    </w:p>
    <w:p w:rsidR="00176950" w:rsidRPr="00E77497" w:rsidDel="00BD3771" w:rsidRDefault="00176950" w:rsidP="00176950">
      <w:pPr>
        <w:pStyle w:val="Alg2"/>
        <w:numPr>
          <w:ilvl w:val="0"/>
          <w:numId w:val="130"/>
        </w:numPr>
        <w:rPr>
          <w:del w:id="25621" w:author="Rev 6 Allen Wirfs-Brock" w:date="2012-02-25T09:20:00Z"/>
        </w:rPr>
      </w:pPr>
      <w:del w:id="25622"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rsidR="00176950" w:rsidRPr="00E77497" w:rsidRDefault="00176950" w:rsidP="00176950">
      <w:pPr>
        <w:pStyle w:val="Alg2"/>
        <w:numPr>
          <w:ilvl w:val="0"/>
          <w:numId w:val="130"/>
        </w:numPr>
        <w:spacing w:after="220"/>
        <w:rPr>
          <w:ins w:id="25623" w:author="Rev 6 Allen Wirfs-Brock" w:date="2012-02-18T19:32:00Z"/>
        </w:rPr>
      </w:pPr>
      <w:ins w:id="25624" w:author="Rev 6 Allen Wirfs-Brock" w:date="2012-02-18T19:32:00Z">
        <w:r w:rsidRPr="00E77497">
          <w:t xml:space="preserve">Return </w:t>
        </w:r>
        <w:r w:rsidRPr="00E77497">
          <w:rPr>
            <w:i/>
          </w:rPr>
          <w:t>R</w:t>
        </w:r>
        <w:r w:rsidRPr="00E77497">
          <w:t>.</w:t>
        </w:r>
      </w:ins>
    </w:p>
    <w:p w:rsidR="00176950" w:rsidRPr="00E77497" w:rsidRDefault="00176950" w:rsidP="00176950">
      <w:pPr>
        <w:pStyle w:val="Note"/>
        <w:rPr>
          <w:ins w:id="25625" w:author="Rev 6 Allen Wirfs-Brock" w:date="2012-02-18T19:32:00Z"/>
        </w:rPr>
      </w:pPr>
      <w:ins w:id="25626"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rsidR="004D7410" w:rsidRPr="00E77497" w:rsidRDefault="004D7410" w:rsidP="004D7410">
      <w:pPr>
        <w:rPr>
          <w:ins w:id="25627" w:author="Rev 8 Allen Wirfs-Brock" w:date="2012-05-10T13:55:00Z"/>
        </w:rPr>
      </w:pPr>
      <w:ins w:id="25628" w:author="Rev 8 Allen Wirfs-Brock" w:date="2012-05-10T13:55: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ins>
      <w:ins w:id="25629" w:author="Rev 8 Allen Wirfs-Brock" w:date="2012-05-10T13:58:00Z">
        <w:r w:rsidRPr="00E46C84">
          <w:rPr>
            <w:rFonts w:cs="Arial"/>
            <w:sz w:val="16"/>
            <w:szCs w:val="16"/>
          </w:rPr>
          <w:t>[empty]</w:t>
        </w:r>
      </w:ins>
    </w:p>
    <w:p w:rsidR="004D7410" w:rsidRPr="00E77497" w:rsidRDefault="004D7410" w:rsidP="004D7410">
      <w:pPr>
        <w:pStyle w:val="Alg2"/>
        <w:numPr>
          <w:ilvl w:val="0"/>
          <w:numId w:val="812"/>
        </w:numPr>
        <w:spacing w:after="220"/>
        <w:rPr>
          <w:ins w:id="25630" w:author="Rev 8 Allen Wirfs-Brock" w:date="2012-05-10T13:55:00Z"/>
        </w:rPr>
      </w:pPr>
      <w:ins w:id="25631" w:author="Rev 8 Allen Wirfs-Brock" w:date="2012-05-10T13:55:00Z">
        <w:r w:rsidRPr="00E77497">
          <w:lastRenderedPageBreak/>
          <w:t xml:space="preserve">Return </w:t>
        </w:r>
      </w:ins>
      <w:ins w:id="25632" w:author="Rev 8 Allen Wirfs-Brock" w:date="2012-05-10T13:59:00Z">
        <w:r w:rsidR="00E46C84">
          <w:t>NormalCompletion(</w:t>
        </w:r>
        <w:r w:rsidR="00E46C84" w:rsidRPr="00E46C84">
          <w:rPr>
            <w:rFonts w:ascii="Arial" w:hAnsi="Arial" w:cs="Arial"/>
            <w:iCs/>
          </w:rPr>
          <w:t>empty</w:t>
        </w:r>
        <w:r w:rsidR="00E46C84" w:rsidRPr="00C7794D">
          <w:t>)</w:t>
        </w:r>
      </w:ins>
      <w:ins w:id="25633" w:author="Rev 8 Allen Wirfs-Brock" w:date="2012-05-10T13:55:00Z">
        <w:r w:rsidRPr="00E77497">
          <w:t>.</w:t>
        </w:r>
      </w:ins>
    </w:p>
    <w:p w:rsidR="004C02EF" w:rsidRPr="00E77497" w:rsidRDefault="004C02EF" w:rsidP="004C02EF">
      <w:del w:id="25634"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del w:id="25635" w:author="Rev 8 Allen Wirfs-Brock" w:date="2012-05-10T14:24:00Z">
        <w:r w:rsidRPr="00E77497" w:rsidDel="008C12B4">
          <w:rPr>
            <w:rFonts w:cs="Arial"/>
            <w:vertAlign w:val="subscript"/>
          </w:rPr>
          <w:delText>opt</w:delText>
        </w:r>
      </w:del>
      <w:r w:rsidRPr="00E77497">
        <w:t xml:space="preserve"> </w:t>
      </w:r>
      <w:del w:id="25636" w:author="Rev 6 Allen Wirfs-Brock" w:date="2012-02-18T19:32:00Z">
        <w:r w:rsidRPr="00E77497" w:rsidDel="00176950">
          <w:delText>is evaluated as follows:</w:delText>
        </w:r>
      </w:del>
    </w:p>
    <w:p w:rsidR="00E46C84" w:rsidRPr="00E77497" w:rsidRDefault="00E46C84" w:rsidP="008C12B4">
      <w:pPr>
        <w:pStyle w:val="Alg2"/>
        <w:numPr>
          <w:ilvl w:val="0"/>
          <w:numId w:val="813"/>
        </w:numPr>
        <w:spacing w:after="220"/>
        <w:rPr>
          <w:ins w:id="25637" w:author="Rev 8 Allen Wirfs-Brock" w:date="2012-05-10T14:03:00Z"/>
        </w:rPr>
      </w:pPr>
      <w:ins w:id="25638" w:author="Rev 8 Allen Wirfs-Brock" w:date="2012-05-10T14:03:00Z">
        <w:r w:rsidRPr="00E77497">
          <w:t xml:space="preserve">Return </w:t>
        </w:r>
      </w:ins>
      <w:ins w:id="25639" w:author="Rev 8 Allen Wirfs-Brock" w:date="2012-05-10T14:04:00Z">
        <w:r w:rsidRPr="00E77497">
          <w:t xml:space="preserve">the result of evaluating </w:t>
        </w:r>
        <w:r>
          <w:rPr>
            <w:i/>
          </w:rPr>
          <w:t>StatementList</w:t>
        </w:r>
      </w:ins>
      <w:ins w:id="25640" w:author="Rev 8 Allen Wirfs-Brock" w:date="2012-05-10T14:03:00Z">
        <w:r w:rsidRPr="00E77497">
          <w:t>.</w:t>
        </w:r>
      </w:ins>
    </w:p>
    <w:p w:rsidR="008C12B4" w:rsidRPr="00E77497" w:rsidRDefault="008C12B4" w:rsidP="008C12B4">
      <w:pPr>
        <w:rPr>
          <w:ins w:id="25641" w:author="Rev 8 Allen Wirfs-Brock" w:date="2012-05-10T14:22:00Z"/>
        </w:rPr>
      </w:pPr>
      <w:ins w:id="25642" w:author="Rev 8 Allen Wirfs-Brock" w:date="2012-05-10T14:23:00Z">
        <w:r>
          <w:rPr>
            <w:rFonts w:ascii="Times New Roman" w:hAnsi="Times New Roman"/>
            <w:i/>
          </w:rPr>
          <w:t>Default</w:t>
        </w:r>
      </w:ins>
      <w:ins w:id="25643"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5644" w:author="Rev 8 Allen Wirfs-Brock" w:date="2012-05-10T14:23:00Z">
        <w:r>
          <w:rPr>
            <w:rFonts w:ascii="Courier New" w:hAnsi="Courier New"/>
            <w:b/>
          </w:rPr>
          <w:t>default</w:t>
        </w:r>
      </w:ins>
      <w:ins w:id="25645" w:author="Rev 8 Allen Wirfs-Brock" w:date="2012-05-10T14:22:00Z">
        <w:r w:rsidRPr="00B820AB">
          <w:rPr>
            <w:rFonts w:ascii="Courier New" w:hAnsi="Courier New"/>
            <w:b/>
          </w:rPr>
          <w:t>:</w:t>
        </w:r>
        <w:r w:rsidRPr="00675B74">
          <w:rPr>
            <w:rFonts w:ascii="Times New Roman" w:hAnsi="Times New Roman"/>
            <w:i/>
          </w:rPr>
          <w:t xml:space="preserve"> </w:t>
        </w:r>
        <w:r w:rsidRPr="00E46C84">
          <w:rPr>
            <w:rFonts w:cs="Arial"/>
            <w:sz w:val="16"/>
            <w:szCs w:val="16"/>
          </w:rPr>
          <w:t>[empty]</w:t>
        </w:r>
      </w:ins>
    </w:p>
    <w:p w:rsidR="008C12B4" w:rsidRPr="00E77497" w:rsidRDefault="008C12B4" w:rsidP="008C12B4">
      <w:pPr>
        <w:pStyle w:val="Alg2"/>
        <w:numPr>
          <w:ilvl w:val="0"/>
          <w:numId w:val="815"/>
        </w:numPr>
        <w:spacing w:after="220"/>
        <w:rPr>
          <w:ins w:id="25646" w:author="Rev 8 Allen Wirfs-Brock" w:date="2012-05-10T14:22:00Z"/>
        </w:rPr>
      </w:pPr>
      <w:ins w:id="25647" w:author="Rev 8 Allen Wirfs-Brock" w:date="2012-05-10T14:22:00Z">
        <w:r w:rsidRPr="00E77497">
          <w:t xml:space="preserve">Return </w:t>
        </w:r>
        <w:r>
          <w:t>NormalCompletion(</w:t>
        </w:r>
        <w:r w:rsidRPr="00E46C84">
          <w:rPr>
            <w:rFonts w:ascii="Arial" w:hAnsi="Arial" w:cs="Arial"/>
            <w:iCs/>
          </w:rPr>
          <w:t>empty</w:t>
        </w:r>
        <w:r w:rsidRPr="00C7794D">
          <w:t>)</w:t>
        </w:r>
        <w:r w:rsidRPr="00E77497">
          <w:t>.</w:t>
        </w:r>
      </w:ins>
    </w:p>
    <w:p w:rsidR="008C12B4" w:rsidRPr="00E77497" w:rsidRDefault="008C12B4" w:rsidP="008C12B4">
      <w:pPr>
        <w:rPr>
          <w:ins w:id="25648" w:author="Rev 8 Allen Wirfs-Brock" w:date="2012-05-10T14:22:00Z"/>
        </w:rPr>
      </w:pPr>
      <w:ins w:id="25649" w:author="Rev 8 Allen Wirfs-Brock" w:date="2012-05-10T14:23:00Z">
        <w:r>
          <w:rPr>
            <w:rFonts w:ascii="Times New Roman" w:hAnsi="Times New Roman"/>
            <w:i/>
          </w:rPr>
          <w:t>Default</w:t>
        </w:r>
      </w:ins>
      <w:ins w:id="25650"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5651" w:author="Rev 8 Allen Wirfs-Brock" w:date="2012-05-10T14:23:00Z">
        <w:r>
          <w:rPr>
            <w:rFonts w:ascii="Courier New" w:hAnsi="Courier New"/>
            <w:b/>
          </w:rPr>
          <w:t>default</w:t>
        </w:r>
      </w:ins>
      <w:ins w:id="25652" w:author="Rev 8 Allen Wirfs-Brock" w:date="2012-05-10T14:22:00Z">
        <w:r w:rsidRPr="00B820AB">
          <w:rPr>
            <w:rFonts w:ascii="Courier New" w:hAnsi="Courier New"/>
            <w:b/>
          </w:rPr>
          <w:t>:</w:t>
        </w:r>
        <w:r w:rsidRPr="00675B74">
          <w:rPr>
            <w:rFonts w:ascii="Times New Roman" w:hAnsi="Times New Roman"/>
            <w:i/>
          </w:rPr>
          <w:t xml:space="preserve"> StatementList</w:t>
        </w:r>
        <w:r w:rsidRPr="00E77497">
          <w:t xml:space="preserve"> </w:t>
        </w:r>
      </w:ins>
    </w:p>
    <w:p w:rsidR="008C12B4" w:rsidRPr="00E77497" w:rsidRDefault="008C12B4" w:rsidP="008C12B4">
      <w:pPr>
        <w:pStyle w:val="Alg2"/>
        <w:numPr>
          <w:ilvl w:val="0"/>
          <w:numId w:val="816"/>
        </w:numPr>
        <w:spacing w:after="220"/>
        <w:rPr>
          <w:ins w:id="25653" w:author="Rev 8 Allen Wirfs-Brock" w:date="2012-05-10T14:22:00Z"/>
        </w:rPr>
      </w:pPr>
      <w:ins w:id="25654" w:author="Rev 8 Allen Wirfs-Brock" w:date="2012-05-10T14:22:00Z">
        <w:r w:rsidRPr="00E77497">
          <w:t xml:space="preserve">Return the result of evaluating </w:t>
        </w:r>
        <w:r>
          <w:rPr>
            <w:i/>
          </w:rPr>
          <w:t>StatementList</w:t>
        </w:r>
        <w:r w:rsidRPr="00E77497">
          <w:t>.</w:t>
        </w:r>
      </w:ins>
    </w:p>
    <w:p w:rsidR="004C02EF" w:rsidRPr="00E77497" w:rsidDel="004D7410" w:rsidRDefault="004C02EF" w:rsidP="004D7410">
      <w:pPr>
        <w:pStyle w:val="Alg2"/>
        <w:numPr>
          <w:ilvl w:val="0"/>
          <w:numId w:val="812"/>
        </w:numPr>
        <w:rPr>
          <w:del w:id="25655" w:author="Rev 8 Allen Wirfs-Brock" w:date="2012-05-10T13:55:00Z"/>
        </w:rPr>
      </w:pPr>
      <w:del w:id="25656" w:author="Rev 8 Allen Wirfs-Brock" w:date="2012-05-10T13:55:00Z">
        <w:r w:rsidRPr="00E77497" w:rsidDel="004D7410">
          <w:delText xml:space="preserve">Let </w:delText>
        </w:r>
        <w:r w:rsidRPr="00E77497" w:rsidDel="004D7410">
          <w:rPr>
            <w:i/>
          </w:rPr>
          <w:delText>exprRef</w:delText>
        </w:r>
        <w:r w:rsidRPr="00E77497" w:rsidDel="004D7410">
          <w:delText xml:space="preserve"> be the result of evaluating </w:delText>
        </w:r>
        <w:r w:rsidRPr="00E77497" w:rsidDel="004D7410">
          <w:rPr>
            <w:i/>
          </w:rPr>
          <w:delText>Expression</w:delText>
        </w:r>
        <w:r w:rsidRPr="00E77497" w:rsidDel="004D7410">
          <w:delText>.</w:delText>
        </w:r>
      </w:del>
    </w:p>
    <w:p w:rsidR="004C02EF" w:rsidRPr="00E77497" w:rsidDel="00E46C84" w:rsidRDefault="004C02EF" w:rsidP="00E46C84">
      <w:pPr>
        <w:pStyle w:val="Alg2"/>
        <w:numPr>
          <w:ilvl w:val="0"/>
          <w:numId w:val="812"/>
        </w:numPr>
        <w:spacing w:after="220"/>
        <w:rPr>
          <w:del w:id="25657" w:author="Rev 8 Allen Wirfs-Brock" w:date="2012-05-10T14:04:00Z"/>
        </w:rPr>
      </w:pPr>
      <w:del w:id="25658" w:author="Rev 8 Allen Wirfs-Brock" w:date="2012-05-10T14:04:00Z">
        <w:r w:rsidRPr="00E77497" w:rsidDel="00E46C84">
          <w:delText xml:space="preserve">Return </w:delText>
        </w:r>
      </w:del>
      <w:del w:id="25659" w:author="Rev 8 Allen Wirfs-Brock" w:date="2012-05-10T13:55:00Z">
        <w:r w:rsidRPr="00E77497" w:rsidDel="004D7410">
          <w:delText>GetValue(</w:delText>
        </w:r>
        <w:r w:rsidRPr="00E77497" w:rsidDel="004D7410">
          <w:rPr>
            <w:i/>
          </w:rPr>
          <w:delText>exprRef</w:delText>
        </w:r>
        <w:r w:rsidRPr="00E77497" w:rsidDel="004D7410">
          <w:delText>)</w:delText>
        </w:r>
      </w:del>
      <w:del w:id="25660" w:author="Rev 8 Allen Wirfs-Brock" w:date="2012-05-10T14:04:00Z">
        <w:r w:rsidRPr="00E77497" w:rsidDel="00E46C84">
          <w:delText>.</w:delText>
        </w:r>
      </w:del>
    </w:p>
    <w:p w:rsidR="004C02EF" w:rsidRPr="00E77497" w:rsidDel="00E46C84" w:rsidRDefault="004C02EF" w:rsidP="004C02EF">
      <w:pPr>
        <w:pStyle w:val="Note"/>
        <w:rPr>
          <w:del w:id="25661" w:author="Rev 8 Allen Wirfs-Brock" w:date="2012-05-10T14:01:00Z"/>
        </w:rPr>
      </w:pPr>
      <w:del w:id="25662" w:author="Rev 8 Allen Wirfs-Brock" w:date="2012-05-10T14:01:00Z">
        <w:r w:rsidRPr="00E77497" w:rsidDel="00E46C84">
          <w:delText>NOTE</w:delText>
        </w:r>
        <w:r w:rsidRPr="00E77497" w:rsidDel="00E46C84">
          <w:tab/>
        </w:r>
      </w:del>
      <w:del w:id="25663" w:author="Rev 8 Allen Wirfs-Brock" w:date="2012-05-10T14:00:00Z">
        <w:r w:rsidRPr="00E77497" w:rsidDel="00E46C84">
          <w:delText xml:space="preserve">Evaluating </w:delText>
        </w:r>
        <w:r w:rsidRPr="00E77497" w:rsidDel="00E46C84">
          <w:rPr>
            <w:rStyle w:val="bnf"/>
          </w:rPr>
          <w:delText>CaseClause</w:delText>
        </w:r>
        <w:r w:rsidRPr="00E77497" w:rsidDel="00E46C84">
          <w:delText xml:space="preserve"> does not execute the associated </w:delText>
        </w:r>
        <w:r w:rsidRPr="00E77497" w:rsidDel="00E46C84">
          <w:rPr>
            <w:rStyle w:val="bnf"/>
          </w:rPr>
          <w:delText>StatementList</w:delText>
        </w:r>
        <w:r w:rsidRPr="00E77497" w:rsidDel="00E46C84">
          <w:delText xml:space="preserve">. It simply evaluates the </w:delText>
        </w:r>
        <w:r w:rsidRPr="00E77497" w:rsidDel="00E46C84">
          <w:rPr>
            <w:rStyle w:val="bnf"/>
          </w:rPr>
          <w:delText>Expression</w:delText>
        </w:r>
        <w:r w:rsidRPr="00E77497" w:rsidDel="00E46C84">
          <w:delText xml:space="preserve"> and returns the value, which the </w:delText>
        </w:r>
        <w:r w:rsidRPr="00E77497" w:rsidDel="00E46C84">
          <w:rPr>
            <w:rStyle w:val="bnf"/>
          </w:rPr>
          <w:delText>CaseBlock</w:delText>
        </w:r>
        <w:r w:rsidRPr="00E77497" w:rsidDel="00E46C84">
          <w:delText xml:space="preserve"> algorithm uses to determine which </w:delText>
        </w:r>
        <w:r w:rsidRPr="00E77497" w:rsidDel="00E46C84">
          <w:rPr>
            <w:rStyle w:val="bnf"/>
          </w:rPr>
          <w:delText>StatementList</w:delText>
        </w:r>
        <w:r w:rsidRPr="00E77497" w:rsidDel="00E46C84">
          <w:delText xml:space="preserve"> to start executing.</w:delText>
        </w:r>
      </w:del>
    </w:p>
    <w:p w:rsidR="004C02EF" w:rsidRPr="00E77497" w:rsidRDefault="004C02EF" w:rsidP="00B43482">
      <w:pPr>
        <w:pStyle w:val="Heading2"/>
        <w:numPr>
          <w:ilvl w:val="0"/>
          <w:numId w:val="0"/>
        </w:numPr>
      </w:pPr>
      <w:bookmarkStart w:id="25664" w:name="_Toc417706230"/>
      <w:bookmarkStart w:id="25665" w:name="_Ref457437678"/>
      <w:bookmarkStart w:id="25666" w:name="_Toc472818890"/>
      <w:bookmarkStart w:id="25667" w:name="_Toc235503466"/>
      <w:bookmarkStart w:id="25668" w:name="_Toc241509241"/>
      <w:bookmarkStart w:id="25669" w:name="_Toc244416728"/>
      <w:bookmarkStart w:id="25670" w:name="_Toc276631092"/>
      <w:bookmarkStart w:id="25671" w:name="_Toc339020415"/>
      <w:r w:rsidRPr="00E77497">
        <w:t>12.12</w:t>
      </w:r>
      <w:r w:rsidRPr="00E77497">
        <w:tab/>
        <w:t>Labelled Statements</w:t>
      </w:r>
      <w:bookmarkEnd w:id="25664"/>
      <w:bookmarkEnd w:id="25665"/>
      <w:bookmarkEnd w:id="25666"/>
      <w:bookmarkEnd w:id="25667"/>
      <w:bookmarkEnd w:id="25668"/>
      <w:bookmarkEnd w:id="25669"/>
      <w:bookmarkEnd w:id="25670"/>
      <w:bookmarkEnd w:id="2567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LabelledStatement </w:t>
      </w:r>
      <w:r w:rsidRPr="00E77497">
        <w:rPr>
          <w:rFonts w:ascii="Arial" w:hAnsi="Arial"/>
          <w:b/>
          <w:i w:val="0"/>
        </w:rPr>
        <w:t>:</w:t>
      </w:r>
    </w:p>
    <w:p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rsidR="004C02EF" w:rsidRPr="00E77497" w:rsidDel="00147F71" w:rsidRDefault="004C02EF" w:rsidP="004C02EF">
      <w:pPr>
        <w:pStyle w:val="Syntax"/>
        <w:rPr>
          <w:del w:id="25672" w:author="Rev 6 Allen Wirfs-Brock" w:date="2012-02-23T14:57:00Z"/>
        </w:rPr>
      </w:pPr>
      <w:del w:id="25673" w:author="Rev 6 Allen Wirfs-Brock" w:date="2012-02-23T14:57:00Z">
        <w:r w:rsidRPr="00E77497" w:rsidDel="00147F71">
          <w:delText>Semantics</w:delText>
        </w:r>
      </w:del>
    </w:p>
    <w:p w:rsidR="00C56970" w:rsidRPr="00C56970" w:rsidRDefault="005648C3" w:rsidP="00C56970">
      <w:pPr>
        <w:rPr>
          <w:ins w:id="25674" w:author="Rev 6 Allen Wirfs-Brock" w:date="2012-02-23T18:06:00Z"/>
          <w:sz w:val="18"/>
          <w:szCs w:val="18"/>
        </w:rPr>
      </w:pPr>
      <w:ins w:id="25675"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25676" w:author="Rev 6 Allen Wirfs-Brock" w:date="2012-02-23T18:07:00Z">
        <w:r w:rsidR="00C56970" w:rsidRPr="00C56970">
          <w:rPr>
            <w:sz w:val="18"/>
            <w:szCs w:val="18"/>
          </w:rPr>
          <w:t xml:space="preserve"> </w:t>
        </w:r>
      </w:ins>
      <w:ins w:id="25677"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rsidR="00C56970" w:rsidRPr="00C7794D" w:rsidRDefault="00C56970" w:rsidP="004C02EF">
      <w:pPr>
        <w:rPr>
          <w:sz w:val="18"/>
        </w:rPr>
      </w:pPr>
    </w:p>
    <w:p w:rsidR="00147F71" w:rsidRPr="00E77497" w:rsidRDefault="00147F71" w:rsidP="00147F71">
      <w:pPr>
        <w:pStyle w:val="Heading4"/>
        <w:numPr>
          <w:ilvl w:val="0"/>
          <w:numId w:val="0"/>
        </w:numPr>
        <w:rPr>
          <w:ins w:id="25678" w:author="Rev 6 Allen Wirfs-Brock" w:date="2012-02-23T14:57:00Z"/>
        </w:rPr>
      </w:pPr>
      <w:ins w:id="25679" w:author="Rev 6 Allen Wirfs-Brock" w:date="2012-02-23T14:57:00Z">
        <w:r w:rsidRPr="00E77497">
          <w:t>Static Semantics</w:t>
        </w:r>
      </w:ins>
    </w:p>
    <w:p w:rsidR="00147F71" w:rsidRPr="00E77497" w:rsidRDefault="00147F71" w:rsidP="00147F71">
      <w:pPr>
        <w:rPr>
          <w:ins w:id="25680" w:author="Rev 6 Allen Wirfs-Brock" w:date="2012-02-23T14:57:00Z"/>
          <w:rFonts w:ascii="Helvetica" w:hAnsi="Helvetica"/>
          <w:b/>
        </w:rPr>
      </w:pPr>
      <w:ins w:id="25681" w:author="Rev 6 Allen Wirfs-Brock" w:date="2012-02-23T14:57:00Z">
        <w:r w:rsidRPr="00E77497">
          <w:rPr>
            <w:rFonts w:ascii="Helvetica" w:hAnsi="Helvetica"/>
            <w:b/>
          </w:rPr>
          <w:t>Static Semantics:  Early Errors</w:t>
        </w:r>
      </w:ins>
    </w:p>
    <w:p w:rsidR="00AF515E" w:rsidRPr="00675B74" w:rsidRDefault="00AF515E" w:rsidP="00AF515E">
      <w:pPr>
        <w:numPr>
          <w:ilvl w:val="0"/>
          <w:numId w:val="676"/>
        </w:numPr>
      </w:pPr>
      <w:ins w:id="25682" w:author="Rev 6 Allen Wirfs-Brock" w:date="2012-02-23T15:03:00Z">
        <w:r w:rsidRPr="006B6D0A">
          <w:t xml:space="preserve">It is a Syntax Error if </w:t>
        </w:r>
      </w:ins>
      <w:del w:id="25683"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25684"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del w:id="25685" w:author="Rev 11 Allen Wirfs-Brock" w:date="2012-09-28T11:57:00Z">
        <w:r w:rsidR="004C02EF" w:rsidRPr="009C202C" w:rsidDel="00574DDF">
          <w:delText>label</w:delText>
        </w:r>
      </w:del>
      <w:ins w:id="25686" w:author="Rev 11 Allen Wirfs-Brock" w:date="2012-09-28T11:57:00Z">
        <w:r w:rsidR="00574DDF">
          <w:t xml:space="preserve">the enclosed </w:t>
        </w:r>
      </w:ins>
      <w:ins w:id="25687" w:author="Rev 11 Allen Wirfs-Brock" w:date="2012-09-28T11:58:00Z">
        <w:r w:rsidR="00574DDF" w:rsidRPr="003B4312">
          <w:rPr>
            <w:rFonts w:ascii="Times New Roman" w:hAnsi="Times New Roman"/>
            <w:i/>
          </w:rPr>
          <w:t>LabelledStatement</w:t>
        </w:r>
      </w:ins>
      <w:r w:rsidR="004C02EF" w:rsidRPr="009C202C">
        <w:t>. This does not apply to</w:t>
      </w:r>
      <w:ins w:id="25688" w:author="Rev 11 Allen Wirfs-Brock" w:date="2012-09-28T12:00:00Z">
        <w:r w:rsidR="00574DDF">
          <w:t xml:space="preserve"> a</w:t>
        </w:r>
      </w:ins>
      <w:r w:rsidR="004C02EF" w:rsidRPr="009C202C">
        <w:t xml:space="preserve"> </w:t>
      </w:r>
      <w:ins w:id="25689" w:author="Rev 11 Allen Wirfs-Brock" w:date="2012-09-28T11:58:00Z">
        <w:r w:rsidR="00574DDF" w:rsidRPr="006B6D0A">
          <w:rPr>
            <w:rFonts w:ascii="Times New Roman" w:hAnsi="Times New Roman"/>
            <w:i/>
          </w:rPr>
          <w:t>LabelledStatement</w:t>
        </w:r>
        <w:r w:rsidR="00574DDF" w:rsidRPr="006B6D0A">
          <w:t xml:space="preserve"> </w:t>
        </w:r>
      </w:ins>
      <w:del w:id="25690" w:author="Rev 11 Allen Wirfs-Brock" w:date="2012-09-28T11:58:00Z">
        <w:r w:rsidR="004C02EF" w:rsidRPr="009C202C" w:rsidDel="00574DDF">
          <w:delText xml:space="preserve">labels </w:delText>
        </w:r>
      </w:del>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del w:id="25691" w:author="Rev 11 Allen Wirfs-Brock" w:date="2012-09-28T11:59:00Z">
        <w:r w:rsidR="004C02EF" w:rsidRPr="00675B74" w:rsidDel="00574DDF">
          <w:delText xml:space="preserve">that </w:delText>
        </w:r>
      </w:del>
      <w:ins w:id="25692" w:author="Rev 11 Allen Wirfs-Brock" w:date="2012-09-28T11:59:00Z">
        <w:r w:rsidR="00574DDF">
          <w:t xml:space="preserve">and a </w:t>
        </w:r>
        <w:r w:rsidR="00574DDF" w:rsidRPr="003B4312">
          <w:rPr>
            <w:rFonts w:ascii="Times New Roman" w:hAnsi="Times New Roman"/>
            <w:i/>
          </w:rPr>
          <w:t>LabelledStatement</w:t>
        </w:r>
        <w:r w:rsidR="00574DDF" w:rsidRPr="00675B74">
          <w:t xml:space="preserve"> </w:t>
        </w:r>
      </w:ins>
      <w:del w:id="25693" w:author="Rev 11 Allen Wirfs-Brock" w:date="2012-09-28T11:59:00Z">
        <w:r w:rsidR="004C02EF" w:rsidRPr="00675B74" w:rsidDel="00574DDF">
          <w:delText xml:space="preserve">is </w:delText>
        </w:r>
      </w:del>
      <w:ins w:id="25694" w:author="Rev 11 Allen Wirfs-Brock" w:date="2012-09-28T11:59:00Z">
        <w:r w:rsidR="00574DDF">
          <w:t>that</w:t>
        </w:r>
        <w:r w:rsidR="00574DDF" w:rsidRPr="00675B74">
          <w:t xml:space="preserve"> </w:t>
        </w:r>
      </w:ins>
      <w:ins w:id="25695" w:author="Rev 11 Allen Wirfs-Brock" w:date="2012-09-28T11:58:00Z">
        <w:r w:rsidR="00574DDF" w:rsidRPr="006B6D0A">
          <w:t>enclose</w:t>
        </w:r>
      </w:ins>
      <w:ins w:id="25696" w:author="Rev 11 Allen Wirfs-Brock" w:date="2012-09-28T11:59:00Z">
        <w:r w:rsidR="00574DDF">
          <w:t>s</w:t>
        </w:r>
      </w:ins>
      <w:del w:id="25697" w:author="Rev 11 Allen Wirfs-Brock" w:date="2012-09-28T11:58:00Z">
        <w:r w:rsidR="004C02EF" w:rsidRPr="00675B74" w:rsidDel="00574DDF">
          <w:delText>nested</w:delText>
        </w:r>
      </w:del>
      <w:r w:rsidR="004C02EF" w:rsidRPr="00675B74">
        <w:t>, directly or indirectly</w:t>
      </w:r>
      <w:del w:id="25698" w:author="Rev 11 Allen Wirfs-Brock" w:date="2012-09-28T12:00:00Z">
        <w:r w:rsidR="004C02EF" w:rsidRPr="00675B74" w:rsidDel="00574DDF">
          <w:delText xml:space="preserve">, </w:delText>
        </w:r>
      </w:del>
      <w:ins w:id="25699" w:author="Rev 11 Allen Wirfs-Brock" w:date="2012-09-28T12:00:00Z">
        <w:r w:rsidR="00574DDF">
          <w:t xml:space="preserve"> the</w:t>
        </w:r>
        <w:r w:rsidR="00574DDF" w:rsidRPr="00675B74">
          <w:t xml:space="preserve"> </w:t>
        </w:r>
      </w:ins>
      <w:del w:id="25700" w:author="Rev 11 Allen Wirfs-Brock" w:date="2012-09-28T11:59:00Z">
        <w:r w:rsidR="004C02EF" w:rsidRPr="00675B74" w:rsidDel="00574DDF">
          <w:delText xml:space="preserve">within </w:delText>
        </w:r>
      </w:del>
      <w:ins w:id="25701" w:author="Rev 11 Allen Wirfs-Brock" w:date="2012-09-28T12:00:00Z">
        <w:r w:rsidR="00574DDF" w:rsidRPr="00B820AB">
          <w:rPr>
            <w:rFonts w:ascii="Times New Roman" w:hAnsi="Times New Roman"/>
            <w:i/>
          </w:rPr>
          <w:t>FunctionDeclaration</w:t>
        </w:r>
        <w:r w:rsidR="00574DDF" w:rsidRPr="00675B74">
          <w:t xml:space="preserve"> </w:t>
        </w:r>
      </w:ins>
      <w:del w:id="25702" w:author="Rev 11 Allen Wirfs-Brock" w:date="2012-09-28T12:00:00Z">
        <w:r w:rsidR="004C02EF" w:rsidRPr="00675B74" w:rsidDel="00574DDF">
          <w:delText>a labelled statement</w:delText>
        </w:r>
      </w:del>
      <w:r w:rsidR="004C02EF" w:rsidRPr="00675B74">
        <w:t>.</w:t>
      </w:r>
    </w:p>
    <w:p w:rsidR="00AF515E" w:rsidRPr="00E77497" w:rsidRDefault="00AF515E" w:rsidP="00AF515E">
      <w:pPr>
        <w:rPr>
          <w:ins w:id="25703" w:author="Rev 6 Allen Wirfs-Brock" w:date="2012-02-23T15:00:00Z"/>
          <w:rFonts w:ascii="Helvetica" w:hAnsi="Helvetica"/>
          <w:b/>
        </w:rPr>
      </w:pPr>
      <w:ins w:id="25704"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rsidR="005648C3" w:rsidRPr="00E77497" w:rsidRDefault="005648C3" w:rsidP="005648C3">
      <w:pPr>
        <w:jc w:val="left"/>
        <w:rPr>
          <w:ins w:id="25705" w:author="Rev 3 Allen Wirfs-Brock" w:date="2011-09-02T11:43:00Z"/>
        </w:rPr>
      </w:pPr>
      <w:ins w:id="25706" w:author="Rev 3 Allen Wirfs-Brock" w:date="2011-09-02T11:43:00Z">
        <w:del w:id="25707" w:author="Rev 6 Allen Wirfs-Brock" w:date="2012-02-23T15:00:00Z">
          <w:r w:rsidRPr="00E77497" w:rsidDel="00AF515E">
            <w:delText xml:space="preserve">The VarDeclaredNames of the production  </w:delText>
          </w:r>
        </w:del>
      </w:ins>
      <w:ins w:id="25708" w:author="Rev 3 Allen Wirfs-Brock" w:date="2011-09-09T16:56:00Z">
        <w:del w:id="25709" w:author="Rev 6 Allen Wirfs-Brock" w:date="2012-02-23T15:00:00Z">
          <w:r w:rsidR="00503D75" w:rsidRPr="00E77497" w:rsidDel="00AF515E">
            <w:rPr>
              <w:rFonts w:ascii="Times New Roman" w:hAnsi="Times New Roman"/>
              <w:i/>
            </w:rPr>
            <w:delText>DefaultCase</w:delText>
          </w:r>
        </w:del>
      </w:ins>
      <w:ins w:id="25710" w:author="Rev 6 Allen Wirfs-Brock" w:date="2012-02-23T15:00:00Z">
        <w:r w:rsidR="00AF515E">
          <w:rPr>
            <w:rFonts w:ascii="Times New Roman" w:hAnsi="Times New Roman"/>
            <w:i/>
          </w:rPr>
          <w:t>LabelledStatement</w:t>
        </w:r>
      </w:ins>
      <w:ins w:id="25711"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5712"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25713" w:author="Rev 6 Allen Wirfs-Brock" w:date="2012-02-23T15:01:00Z">
        <w:r w:rsidR="00AF515E">
          <w:rPr>
            <w:rFonts w:ascii="Times New Roman" w:hAnsi="Times New Roman"/>
            <w:i/>
          </w:rPr>
          <w:t>t</w:t>
        </w:r>
      </w:ins>
      <w:ins w:id="25714" w:author="Rev 3 Allen Wirfs-Brock" w:date="2011-09-02T11:44:00Z">
        <w:del w:id="25715" w:author="Rev 6 Allen Wirfs-Brock" w:date="2012-02-23T15:00:00Z">
          <w:r w:rsidRPr="00E77497" w:rsidDel="00AF515E">
            <w:rPr>
              <w:rFonts w:ascii="Times New Roman" w:hAnsi="Times New Roman"/>
              <w:i/>
            </w:rPr>
            <w:delText>t</w:delText>
          </w:r>
        </w:del>
      </w:ins>
      <w:ins w:id="25716" w:author="Rev 3 Allen Wirfs-Brock" w:date="2011-09-02T11:43:00Z">
        <w:del w:id="25717" w:author="Rev 6 Allen Wirfs-Brock" w:date="2012-02-23T15:00:00Z">
          <w:r w:rsidRPr="00E77497" w:rsidDel="00AF515E">
            <w:delText xml:space="preserve"> is determined as follows:</w:delText>
          </w:r>
        </w:del>
      </w:ins>
    </w:p>
    <w:p w:rsidR="005648C3" w:rsidRPr="00E77497" w:rsidRDefault="005648C3" w:rsidP="00C47E72">
      <w:pPr>
        <w:pStyle w:val="Alg4"/>
        <w:numPr>
          <w:ilvl w:val="0"/>
          <w:numId w:val="489"/>
        </w:numPr>
        <w:spacing w:after="220"/>
        <w:contextualSpacing/>
        <w:rPr>
          <w:ins w:id="25718" w:author="Rev 3 Allen Wirfs-Brock" w:date="2011-09-02T11:43:00Z"/>
        </w:rPr>
      </w:pPr>
      <w:ins w:id="25719" w:author="Rev 3 Allen Wirfs-Brock" w:date="2011-09-02T11:43:00Z">
        <w:r w:rsidRPr="00E77497">
          <w:t xml:space="preserve">Return the VarDeclaredNames of </w:t>
        </w:r>
      </w:ins>
      <w:ins w:id="25720" w:author="Rev 3 Allen Wirfs-Brock" w:date="2011-09-02T11:45:00Z">
        <w:r w:rsidRPr="00E77497">
          <w:rPr>
            <w:i/>
          </w:rPr>
          <w:t>Statement</w:t>
        </w:r>
      </w:ins>
      <w:ins w:id="25721" w:author="Rev 3 Allen Wirfs-Brock" w:date="2011-09-02T11:43:00Z">
        <w:r w:rsidRPr="00E77497">
          <w:t>.</w:t>
        </w:r>
      </w:ins>
    </w:p>
    <w:p w:rsidR="00AF515E" w:rsidRPr="00E77497" w:rsidRDefault="00AF515E" w:rsidP="00AF515E">
      <w:pPr>
        <w:pStyle w:val="Heading4"/>
        <w:numPr>
          <w:ilvl w:val="0"/>
          <w:numId w:val="0"/>
        </w:numPr>
        <w:rPr>
          <w:ins w:id="25722" w:author="Rev 6 Allen Wirfs-Brock" w:date="2012-02-23T15:07:00Z"/>
        </w:rPr>
      </w:pPr>
      <w:ins w:id="25723" w:author="Rev 6 Allen Wirfs-Brock" w:date="2012-02-23T15:07:00Z">
        <w:r w:rsidRPr="00E77497">
          <w:t>Runtime Semantics</w:t>
        </w:r>
      </w:ins>
    </w:p>
    <w:p w:rsidR="006B5B38" w:rsidRDefault="006B5B38" w:rsidP="006B5B38">
      <w:pPr>
        <w:keepNext/>
        <w:rPr>
          <w:ins w:id="25724" w:author="Rev 6 Allen Wirfs-Brock" w:date="2012-02-25T08:06:00Z"/>
          <w:rFonts w:ascii="Helvetica" w:hAnsi="Helvetica"/>
          <w:b/>
          <w:spacing w:val="6"/>
        </w:rPr>
      </w:pPr>
      <w:ins w:id="25725" w:author="Rev 6 Allen Wirfs-Brock" w:date="2012-02-25T08:06:00Z">
        <w:r w:rsidRPr="00E77497">
          <w:rPr>
            <w:rFonts w:ascii="Helvetica" w:hAnsi="Helvetica"/>
            <w:b/>
          </w:rPr>
          <w:t xml:space="preserve">Runtime Semantics: </w:t>
        </w:r>
      </w:ins>
      <w:ins w:id="25726" w:author="Rev 6 Allen Wirfs-Brock" w:date="2012-02-25T08:08:00Z">
        <w:r>
          <w:rPr>
            <w:rFonts w:ascii="Helvetica" w:hAnsi="Helvetica"/>
            <w:b/>
            <w:spacing w:val="6"/>
          </w:rPr>
          <w:t>Labelled Evaluation</w:t>
        </w:r>
      </w:ins>
    </w:p>
    <w:p w:rsidR="006B5B38" w:rsidRPr="00FA3203" w:rsidRDefault="006B5B38" w:rsidP="006B5B38">
      <w:pPr>
        <w:ind w:left="360"/>
        <w:rPr>
          <w:ins w:id="25727" w:author="Rev 6 Allen Wirfs-Brock" w:date="2012-02-25T08:08:00Z"/>
        </w:rPr>
      </w:pPr>
      <w:ins w:id="25728" w:author="Rev 6 Allen Wirfs-Brock" w:date="2012-02-25T08:08:00Z">
        <w:r>
          <w:t>W</w:t>
        </w:r>
        <w:r w:rsidRPr="004418C4">
          <w:t xml:space="preserve">ith argument </w:t>
        </w:r>
      </w:ins>
      <w:ins w:id="25729" w:author="Rev 6 Allen Wirfs-Brock" w:date="2012-02-25T09:36:00Z">
        <w:r w:rsidR="0039293A">
          <w:rPr>
            <w:rFonts w:ascii="Times New Roman" w:hAnsi="Times New Roman"/>
            <w:i/>
          </w:rPr>
          <w:t>l</w:t>
        </w:r>
      </w:ins>
      <w:ins w:id="25730" w:author="Rev 6 Allen Wirfs-Brock" w:date="2012-02-25T08:10:00Z">
        <w:r w:rsidRPr="006B5B38">
          <w:rPr>
            <w:rFonts w:ascii="Times New Roman" w:hAnsi="Times New Roman"/>
            <w:i/>
          </w:rPr>
          <w:t>abelSet</w:t>
        </w:r>
      </w:ins>
      <w:ins w:id="25731" w:author="Rev 6 Allen Wirfs-Brock" w:date="2012-02-25T08:08:00Z">
        <w:r>
          <w:t>.</w:t>
        </w:r>
      </w:ins>
    </w:p>
    <w:p w:rsidR="006B5B38" w:rsidRPr="00E77497" w:rsidRDefault="006B5B38" w:rsidP="006B5B38">
      <w:pPr>
        <w:jc w:val="left"/>
        <w:rPr>
          <w:ins w:id="25732" w:author="Rev 6 Allen Wirfs-Brock" w:date="2012-02-25T08:06:00Z"/>
        </w:rPr>
      </w:pPr>
      <w:ins w:id="25733"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rsidR="006B5B38" w:rsidRDefault="006B5B38" w:rsidP="006B5B38">
      <w:pPr>
        <w:pStyle w:val="Alg2"/>
        <w:numPr>
          <w:ilvl w:val="0"/>
          <w:numId w:val="677"/>
        </w:numPr>
        <w:rPr>
          <w:ins w:id="25734" w:author="Rev 6 Allen Wirfs-Brock" w:date="2012-02-25T08:06:00Z"/>
        </w:rPr>
      </w:pPr>
      <w:ins w:id="25735"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rsidR="006B5B38" w:rsidRDefault="006B5B38" w:rsidP="006B5B38">
      <w:pPr>
        <w:pStyle w:val="Alg2"/>
        <w:numPr>
          <w:ilvl w:val="0"/>
          <w:numId w:val="677"/>
        </w:numPr>
        <w:rPr>
          <w:ins w:id="25736" w:author="Rev 6 Allen Wirfs-Brock" w:date="2012-02-25T08:06:00Z"/>
        </w:rPr>
      </w:pPr>
      <w:ins w:id="25737" w:author="Rev 6 Allen Wirfs-Brock" w:date="2012-02-25T08:06:00Z">
        <w:r>
          <w:t xml:space="preserve">Let </w:t>
        </w:r>
      </w:ins>
      <w:ins w:id="25738" w:author="Rev 6 Allen Wirfs-Brock" w:date="2012-02-25T08:10:00Z">
        <w:r>
          <w:rPr>
            <w:i/>
          </w:rPr>
          <w:t xml:space="preserve">newLabelSet </w:t>
        </w:r>
      </w:ins>
      <w:ins w:id="25739" w:author="Rev 6 Allen Wirfs-Brock" w:date="2012-02-25T08:06:00Z">
        <w:r>
          <w:t xml:space="preserve"> be a new List containing  </w:t>
        </w:r>
        <w:r w:rsidRPr="007E4BB5">
          <w:rPr>
            <w:i/>
          </w:rPr>
          <w:t>label</w:t>
        </w:r>
        <w:r>
          <w:t xml:space="preserve"> and the elements of  </w:t>
        </w:r>
      </w:ins>
      <w:ins w:id="25740" w:author="Rev 6 Allen Wirfs-Brock" w:date="2012-02-25T09:36:00Z">
        <w:r w:rsidR="0039293A">
          <w:rPr>
            <w:i/>
          </w:rPr>
          <w:t>l</w:t>
        </w:r>
      </w:ins>
      <w:ins w:id="25741" w:author="Rev 6 Allen Wirfs-Brock" w:date="2012-02-25T08:06:00Z">
        <w:r w:rsidRPr="006A5E27">
          <w:rPr>
            <w:i/>
          </w:rPr>
          <w:t>abe</w:t>
        </w:r>
        <w:r>
          <w:rPr>
            <w:i/>
          </w:rPr>
          <w:t>l</w:t>
        </w:r>
        <w:r w:rsidRPr="006A5E27">
          <w:rPr>
            <w:i/>
          </w:rPr>
          <w:t>Set</w:t>
        </w:r>
        <w:r>
          <w:t>.</w:t>
        </w:r>
      </w:ins>
    </w:p>
    <w:p w:rsidR="006B5B38" w:rsidRDefault="006B5B38" w:rsidP="006B5B38">
      <w:pPr>
        <w:pStyle w:val="Alg2"/>
        <w:numPr>
          <w:ilvl w:val="0"/>
          <w:numId w:val="677"/>
        </w:numPr>
        <w:rPr>
          <w:ins w:id="25742" w:author="Rev 6 Allen Wirfs-Brock" w:date="2012-02-25T08:12:00Z"/>
        </w:rPr>
      </w:pPr>
      <w:ins w:id="25743" w:author="Rev 6 Allen Wirfs-Brock" w:date="2012-02-25T08:12:00Z">
        <w:r>
          <w:t xml:space="preserve">If Statement is </w:t>
        </w:r>
      </w:ins>
      <w:ins w:id="25744" w:author="Rev 6 Allen Wirfs-Brock" w:date="2012-02-25T09:33:00Z">
        <w:r w:rsidR="0039293A">
          <w:t>either</w:t>
        </w:r>
      </w:ins>
      <w:ins w:id="25745" w:author="Rev 6 Allen Wirfs-Brock" w:date="2012-02-25T08:12:00Z">
        <w:r>
          <w:t xml:space="preserve"> </w:t>
        </w:r>
        <w:r w:rsidRPr="006B5B38">
          <w:rPr>
            <w:i/>
          </w:rPr>
          <w:t>LabelledStatement</w:t>
        </w:r>
      </w:ins>
      <w:ins w:id="25746" w:author="Rev 6 Allen Wirfs-Brock" w:date="2012-02-25T08:14:00Z">
        <w:r>
          <w:t xml:space="preserve"> or</w:t>
        </w:r>
      </w:ins>
      <w:ins w:id="25747" w:author="Rev 6 Allen Wirfs-Brock" w:date="2012-02-25T08:15:00Z">
        <w:r>
          <w:t xml:space="preserve"> </w:t>
        </w:r>
      </w:ins>
      <w:ins w:id="25748" w:author="Rev 6 Allen Wirfs-Brock" w:date="2012-02-25T09:32:00Z">
        <w:r w:rsidR="0039293A">
          <w:rPr>
            <w:i/>
          </w:rPr>
          <w:t>Breakable</w:t>
        </w:r>
      </w:ins>
      <w:ins w:id="25749" w:author="Rev 6 Allen Wirfs-Brock" w:date="2012-02-25T08:15:00Z">
        <w:r w:rsidRPr="00E77497">
          <w:rPr>
            <w:i/>
          </w:rPr>
          <w:t>Statement</w:t>
        </w:r>
      </w:ins>
      <w:ins w:id="25750" w:author="Rev 6 Allen Wirfs-Brock" w:date="2012-02-25T08:16:00Z">
        <w:r w:rsidR="00364EA2">
          <w:t>,</w:t>
        </w:r>
      </w:ins>
      <w:ins w:id="25751" w:author="Rev 6 Allen Wirfs-Brock" w:date="2012-02-25T08:14:00Z">
        <w:r>
          <w:t xml:space="preserve"> </w:t>
        </w:r>
      </w:ins>
      <w:ins w:id="25752" w:author="Rev 6 Allen Wirfs-Brock" w:date="2012-02-25T08:15:00Z">
        <w:r>
          <w:t>then</w:t>
        </w:r>
      </w:ins>
    </w:p>
    <w:p w:rsidR="00364EA2" w:rsidRDefault="00364EA2" w:rsidP="00364EA2">
      <w:pPr>
        <w:pStyle w:val="Alg2"/>
        <w:numPr>
          <w:ilvl w:val="1"/>
          <w:numId w:val="677"/>
        </w:numPr>
        <w:rPr>
          <w:ins w:id="25753" w:author="Rev 6 Allen Wirfs-Brock" w:date="2012-02-25T08:16:00Z"/>
        </w:rPr>
      </w:pPr>
      <w:ins w:id="25754" w:author="Rev 6 Allen Wirfs-Brock" w:date="2012-02-25T08:16:00Z">
        <w:r w:rsidRPr="00E77497">
          <w:t xml:space="preserve">Let </w:t>
        </w:r>
        <w:r>
          <w:rPr>
            <w:i/>
          </w:rPr>
          <w:t>stmtResult</w:t>
        </w:r>
        <w:r w:rsidRPr="00E77497">
          <w:t xml:space="preserve"> be the result of</w:t>
        </w:r>
      </w:ins>
      <w:ins w:id="25755" w:author="Rev 6 Allen Wirfs-Brock" w:date="2012-02-25T08:17:00Z">
        <w:r>
          <w:t xml:space="preserve"> performing Labelled Evaluation of</w:t>
        </w:r>
      </w:ins>
      <w:ins w:id="25756" w:author="Rev 6 Allen Wirfs-Brock" w:date="2012-02-25T08:21:00Z">
        <w:r>
          <w:t xml:space="preserve"> </w:t>
        </w:r>
        <w:r>
          <w:rPr>
            <w:i/>
          </w:rPr>
          <w:t>Statement</w:t>
        </w:r>
        <w:r w:rsidRPr="00E77497">
          <w:rPr>
            <w:i/>
          </w:rPr>
          <w:t xml:space="preserve"> </w:t>
        </w:r>
      </w:ins>
      <w:ins w:id="25757" w:author="Rev 6 Allen Wirfs-Brock" w:date="2012-02-25T08:17:00Z">
        <w:r>
          <w:t>w</w:t>
        </w:r>
      </w:ins>
      <w:ins w:id="25758" w:author="Rev 6 Allen Wirfs-Brock" w:date="2012-02-25T08:21:00Z">
        <w:r>
          <w:t>i</w:t>
        </w:r>
      </w:ins>
      <w:ins w:id="25759" w:author="Rev 6 Allen Wirfs-Brock" w:date="2012-02-25T08:17:00Z">
        <w:r>
          <w:t xml:space="preserve">th argument </w:t>
        </w:r>
        <w:r w:rsidRPr="00364EA2">
          <w:rPr>
            <w:i/>
          </w:rPr>
          <w:t>newLabelSet</w:t>
        </w:r>
        <w:r>
          <w:t>.</w:t>
        </w:r>
      </w:ins>
    </w:p>
    <w:p w:rsidR="00364EA2" w:rsidRDefault="00364EA2" w:rsidP="006B5B38">
      <w:pPr>
        <w:pStyle w:val="Alg2"/>
        <w:numPr>
          <w:ilvl w:val="0"/>
          <w:numId w:val="677"/>
        </w:numPr>
        <w:rPr>
          <w:ins w:id="25760" w:author="Rev 6 Allen Wirfs-Brock" w:date="2012-02-25T08:17:00Z"/>
        </w:rPr>
      </w:pPr>
      <w:ins w:id="25761" w:author="Rev 6 Allen Wirfs-Brock" w:date="2012-02-25T08:17:00Z">
        <w:r>
          <w:t>Else,</w:t>
        </w:r>
      </w:ins>
    </w:p>
    <w:p w:rsidR="006B5B38" w:rsidRPr="00E77497" w:rsidRDefault="006B5B38" w:rsidP="00364EA2">
      <w:pPr>
        <w:pStyle w:val="Alg2"/>
        <w:numPr>
          <w:ilvl w:val="1"/>
          <w:numId w:val="677"/>
        </w:numPr>
        <w:rPr>
          <w:ins w:id="25762" w:author="Rev 6 Allen Wirfs-Brock" w:date="2012-02-25T08:06:00Z"/>
        </w:rPr>
      </w:pPr>
      <w:ins w:id="25763" w:author="Rev 6 Allen Wirfs-Brock" w:date="2012-02-25T08:06:00Z">
        <w:r w:rsidRPr="00E77497">
          <w:lastRenderedPageBreak/>
          <w:t xml:space="preserve">Let </w:t>
        </w:r>
        <w:r>
          <w:rPr>
            <w:i/>
          </w:rPr>
          <w:t>stmtResult</w:t>
        </w:r>
        <w:r w:rsidRPr="00E77497">
          <w:t xml:space="preserve"> be the result of evaluating </w:t>
        </w:r>
        <w:r>
          <w:rPr>
            <w:i/>
          </w:rPr>
          <w:t>Statement</w:t>
        </w:r>
        <w:r w:rsidRPr="00E77497">
          <w:t>.</w:t>
        </w:r>
      </w:ins>
    </w:p>
    <w:p w:rsidR="006B5B38" w:rsidRPr="007E4BB5" w:rsidRDefault="006B5B38" w:rsidP="006B5B38">
      <w:pPr>
        <w:pStyle w:val="Alg2"/>
        <w:numPr>
          <w:ilvl w:val="0"/>
          <w:numId w:val="677"/>
        </w:numPr>
        <w:contextualSpacing/>
        <w:rPr>
          <w:ins w:id="25764" w:author="Rev 6 Allen Wirfs-Brock" w:date="2012-02-25T08:06:00Z"/>
        </w:rPr>
      </w:pPr>
      <w:ins w:id="25765"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rsidR="006B5B38" w:rsidRDefault="006B5B38" w:rsidP="006B5B38">
      <w:pPr>
        <w:pStyle w:val="Alg2"/>
        <w:numPr>
          <w:ilvl w:val="1"/>
          <w:numId w:val="677"/>
        </w:numPr>
        <w:contextualSpacing/>
        <w:rPr>
          <w:ins w:id="25766" w:author="Rev 6 Allen Wirfs-Brock" w:date="2012-02-25T08:06:00Z"/>
        </w:rPr>
      </w:pPr>
      <w:ins w:id="25767" w:author="Rev 6 Allen Wirfs-Brock" w:date="2012-02-25T08:06:00Z">
        <w:r>
          <w:t xml:space="preserve">Let </w:t>
        </w:r>
        <w:r w:rsidRPr="0053000C">
          <w:rPr>
            <w:i/>
          </w:rPr>
          <w:t>result</w:t>
        </w:r>
        <w:r>
          <w:t xml:space="preserve"> be NormalCompletion(</w:t>
        </w:r>
        <w:r>
          <w:rPr>
            <w:i/>
          </w:rPr>
          <w:t>stmtResult</w:t>
        </w:r>
        <w:r>
          <w:t>.[[value]]).</w:t>
        </w:r>
      </w:ins>
    </w:p>
    <w:p w:rsidR="008002D2" w:rsidRDefault="006B5B38" w:rsidP="008002D2">
      <w:pPr>
        <w:pStyle w:val="Alg2"/>
        <w:numPr>
          <w:ilvl w:val="0"/>
          <w:numId w:val="677"/>
        </w:numPr>
        <w:contextualSpacing/>
        <w:rPr>
          <w:ins w:id="25768" w:author="Rev 11 Allen Wirfs-Brock" w:date="2012-10-25T10:04:00Z"/>
        </w:rPr>
      </w:pPr>
      <w:ins w:id="25769" w:author="Rev 6 Allen Wirfs-Brock" w:date="2012-02-25T08:06:00Z">
        <w:r>
          <w:t>Else,</w:t>
        </w:r>
        <w:del w:id="25770" w:author="Rev 11 Allen Wirfs-Brock" w:date="2012-10-25T10:04:00Z">
          <w:r w:rsidDel="008002D2">
            <w:delText xml:space="preserve"> </w:delText>
          </w:r>
        </w:del>
      </w:ins>
    </w:p>
    <w:p w:rsidR="006B5B38" w:rsidRDefault="006B5B38" w:rsidP="008002D2">
      <w:pPr>
        <w:pStyle w:val="Alg2"/>
        <w:numPr>
          <w:ilvl w:val="1"/>
          <w:numId w:val="677"/>
        </w:numPr>
        <w:contextualSpacing/>
        <w:rPr>
          <w:ins w:id="25771" w:author="Rev 6 Allen Wirfs-Brock" w:date="2012-02-25T08:06:00Z"/>
        </w:rPr>
      </w:pPr>
      <w:ins w:id="25772" w:author="Rev 6 Allen Wirfs-Brock" w:date="2012-02-25T08:06:00Z">
        <w:del w:id="25773" w:author="Rev 11 Allen Wirfs-Brock" w:date="2012-10-25T10:04:00Z">
          <w:r w:rsidDel="008002D2">
            <w:delText>l</w:delText>
          </w:r>
        </w:del>
      </w:ins>
      <w:ins w:id="25774" w:author="Rev 11 Allen Wirfs-Brock" w:date="2012-10-25T10:04:00Z">
        <w:r w:rsidR="008002D2">
          <w:t>L</w:t>
        </w:r>
      </w:ins>
      <w:ins w:id="25775" w:author="Rev 6 Allen Wirfs-Brock" w:date="2012-02-25T08:06:00Z">
        <w:r>
          <w:t xml:space="preserve">et </w:t>
        </w:r>
        <w:r w:rsidRPr="00537A6F">
          <w:rPr>
            <w:i/>
          </w:rPr>
          <w:t>result</w:t>
        </w:r>
        <w:r>
          <w:t xml:space="preserve"> be </w:t>
        </w:r>
        <w:r w:rsidRPr="00537A6F">
          <w:rPr>
            <w:i/>
          </w:rPr>
          <w:t>stmtResult</w:t>
        </w:r>
        <w:r>
          <w:t>.</w:t>
        </w:r>
      </w:ins>
    </w:p>
    <w:p w:rsidR="006B5B38" w:rsidRPr="00E77497" w:rsidRDefault="006B5B38" w:rsidP="006B5B38">
      <w:pPr>
        <w:pStyle w:val="Alg2"/>
        <w:numPr>
          <w:ilvl w:val="0"/>
          <w:numId w:val="677"/>
        </w:numPr>
        <w:spacing w:after="220"/>
        <w:rPr>
          <w:ins w:id="25776" w:author="Rev 6 Allen Wirfs-Brock" w:date="2012-02-25T08:06:00Z"/>
        </w:rPr>
      </w:pPr>
      <w:ins w:id="25777" w:author="Rev 6 Allen Wirfs-Brock" w:date="2012-02-25T08:06:00Z">
        <w:r w:rsidRPr="00E77497">
          <w:t xml:space="preserve">Return </w:t>
        </w:r>
        <w:r w:rsidRPr="00F460AA">
          <w:rPr>
            <w:i/>
          </w:rPr>
          <w:t>result</w:t>
        </w:r>
        <w:r w:rsidRPr="00E77497">
          <w:t>.</w:t>
        </w:r>
      </w:ins>
    </w:p>
    <w:p w:rsidR="00AF515E" w:rsidRDefault="00AF515E" w:rsidP="00AF515E">
      <w:pPr>
        <w:keepNext/>
        <w:rPr>
          <w:ins w:id="25778" w:author="Rev 6 Allen Wirfs-Brock" w:date="2012-02-23T15:07:00Z"/>
          <w:rFonts w:ascii="Helvetica" w:hAnsi="Helvetica"/>
          <w:b/>
          <w:spacing w:val="6"/>
        </w:rPr>
      </w:pPr>
      <w:ins w:id="25779" w:author="Rev 6 Allen Wirfs-Brock" w:date="2012-02-23T15:07:00Z">
        <w:r w:rsidRPr="00E77497">
          <w:rPr>
            <w:rFonts w:ascii="Helvetica" w:hAnsi="Helvetica"/>
            <w:b/>
          </w:rPr>
          <w:t xml:space="preserve">Runtime Semantics: </w:t>
        </w:r>
        <w:r>
          <w:rPr>
            <w:rFonts w:ascii="Helvetica" w:hAnsi="Helvetica"/>
            <w:b/>
            <w:spacing w:val="6"/>
          </w:rPr>
          <w:t>Evaluation</w:t>
        </w:r>
      </w:ins>
    </w:p>
    <w:p w:rsidR="004C02EF" w:rsidRPr="00E77497" w:rsidDel="00C56970" w:rsidRDefault="004C02EF" w:rsidP="004C02EF">
      <w:pPr>
        <w:rPr>
          <w:del w:id="25780" w:author="Rev 6 Allen Wirfs-Brock" w:date="2012-02-23T18:10:00Z"/>
        </w:rPr>
      </w:pPr>
      <w:del w:id="25781"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rsidR="00506721" w:rsidRPr="00E77497" w:rsidRDefault="00506721" w:rsidP="00506721">
      <w:pPr>
        <w:jc w:val="left"/>
        <w:rPr>
          <w:ins w:id="25782" w:author="Rev 6 Allen Wirfs-Brock" w:date="2012-02-23T15:10:00Z"/>
        </w:rPr>
      </w:pPr>
      <w:ins w:id="25783"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rsidR="007E4BB5" w:rsidRDefault="00364EA2" w:rsidP="00364EA2">
      <w:pPr>
        <w:pStyle w:val="Alg2"/>
        <w:numPr>
          <w:ilvl w:val="0"/>
          <w:numId w:val="678"/>
        </w:numPr>
        <w:rPr>
          <w:ins w:id="25784" w:author="Rev 6 Allen Wirfs-Brock" w:date="2012-02-23T16:07:00Z"/>
        </w:rPr>
      </w:pPr>
      <w:ins w:id="25785" w:author="Rev 6 Allen Wirfs-Brock" w:date="2012-02-25T08:19:00Z">
        <w:r>
          <w:t xml:space="preserve">Let </w:t>
        </w:r>
        <w:r>
          <w:rPr>
            <w:i/>
          </w:rPr>
          <w:t xml:space="preserve">newLabelSet </w:t>
        </w:r>
        <w:r>
          <w:t xml:space="preserve"> be a new empty List.</w:t>
        </w:r>
      </w:ins>
    </w:p>
    <w:p w:rsidR="00506721" w:rsidRPr="00E77497" w:rsidRDefault="00506721" w:rsidP="00364EA2">
      <w:pPr>
        <w:pStyle w:val="Alg2"/>
        <w:numPr>
          <w:ilvl w:val="0"/>
          <w:numId w:val="678"/>
        </w:numPr>
        <w:spacing w:after="220"/>
        <w:rPr>
          <w:ins w:id="25786" w:author="Rev 6 Allen Wirfs-Brock" w:date="2012-02-23T15:10:00Z"/>
        </w:rPr>
      </w:pPr>
      <w:ins w:id="25787" w:author="Rev 6 Allen Wirfs-Brock" w:date="2012-02-23T15:10:00Z">
        <w:r w:rsidRPr="00E77497">
          <w:t xml:space="preserve">Return </w:t>
        </w:r>
      </w:ins>
      <w:ins w:id="25788" w:author="Rev 6 Allen Wirfs-Brock" w:date="2012-02-25T08:20:00Z">
        <w:r w:rsidR="00364EA2" w:rsidRPr="00E77497">
          <w:t>the result of</w:t>
        </w:r>
        <w:r w:rsidR="00364EA2">
          <w:t xml:space="preserve"> performing Labelled Evaluation of</w:t>
        </w:r>
      </w:ins>
      <w:ins w:id="25789" w:author="Rev 6 Allen Wirfs-Brock" w:date="2012-02-25T08:22:00Z">
        <w:r w:rsidR="00364EA2">
          <w:t xml:space="preserve"> this</w:t>
        </w:r>
      </w:ins>
      <w:ins w:id="25790" w:author="Rev 6 Allen Wirfs-Brock" w:date="2012-02-25T08:20:00Z">
        <w:r w:rsidR="00364EA2">
          <w:t xml:space="preserve"> </w:t>
        </w:r>
      </w:ins>
      <w:ins w:id="25791" w:author="Rev 6 Allen Wirfs-Brock" w:date="2012-02-25T08:21:00Z">
        <w:r w:rsidR="00364EA2">
          <w:rPr>
            <w:i/>
          </w:rPr>
          <w:t>LabelledStatement</w:t>
        </w:r>
        <w:r w:rsidR="00364EA2" w:rsidRPr="00E77497">
          <w:rPr>
            <w:i/>
          </w:rPr>
          <w:t xml:space="preserve"> </w:t>
        </w:r>
      </w:ins>
      <w:ins w:id="25792" w:author="Rev 6 Allen Wirfs-Brock" w:date="2012-02-25T08:20:00Z">
        <w:r w:rsidR="00364EA2">
          <w:t>w</w:t>
        </w:r>
      </w:ins>
      <w:ins w:id="25793" w:author="Rev 9 Allen Wirfs-Brock" w:date="2012-07-08T14:15:00Z">
        <w:r w:rsidR="00533E91">
          <w:t>i</w:t>
        </w:r>
      </w:ins>
      <w:ins w:id="25794" w:author="Rev 6 Allen Wirfs-Brock" w:date="2012-02-25T08:20:00Z">
        <w:r w:rsidR="00364EA2">
          <w:t xml:space="preserve">th argument </w:t>
        </w:r>
        <w:r w:rsidR="00364EA2" w:rsidRPr="00364EA2">
          <w:rPr>
            <w:i/>
          </w:rPr>
          <w:t>newLabelSet</w:t>
        </w:r>
        <w:r w:rsidR="00364EA2">
          <w:t>.</w:t>
        </w:r>
      </w:ins>
    </w:p>
    <w:p w:rsidR="004C02EF" w:rsidRPr="00E77497" w:rsidDel="00C56970" w:rsidRDefault="004C02EF" w:rsidP="004C02EF">
      <w:pPr>
        <w:rPr>
          <w:del w:id="25795" w:author="Rev 6 Allen Wirfs-Brock" w:date="2012-02-23T18:10:00Z"/>
        </w:rPr>
      </w:pPr>
      <w:del w:id="25796"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rsidR="004C02EF" w:rsidRPr="00E77497" w:rsidRDefault="004C02EF" w:rsidP="00B43482">
      <w:pPr>
        <w:pStyle w:val="Heading2"/>
        <w:numPr>
          <w:ilvl w:val="0"/>
          <w:numId w:val="0"/>
        </w:numPr>
      </w:pPr>
      <w:bookmarkStart w:id="25797" w:name="_Toc417706231"/>
      <w:bookmarkStart w:id="25798" w:name="_Ref456011222"/>
      <w:bookmarkStart w:id="25799" w:name="_Ref457437679"/>
      <w:bookmarkStart w:id="25800" w:name="_Ref457707594"/>
      <w:bookmarkStart w:id="25801" w:name="_Ref457792687"/>
      <w:bookmarkStart w:id="25802" w:name="_Toc472818891"/>
      <w:bookmarkStart w:id="25803" w:name="_Toc235503467"/>
      <w:bookmarkStart w:id="25804" w:name="_Toc241509242"/>
      <w:bookmarkStart w:id="25805" w:name="_Toc244416729"/>
      <w:bookmarkStart w:id="25806" w:name="_Toc276631093"/>
      <w:bookmarkStart w:id="25807" w:name="_Toc404439291"/>
      <w:bookmarkStart w:id="25808" w:name="_Toc339020416"/>
      <w:r w:rsidRPr="00E77497">
        <w:t>12.13</w:t>
      </w:r>
      <w:r w:rsidRPr="00E77497">
        <w:tab/>
        <w:t xml:space="preserve">The </w:t>
      </w:r>
      <w:r w:rsidRPr="00E77497">
        <w:rPr>
          <w:rFonts w:ascii="Courier New" w:hAnsi="Courier New"/>
          <w:sz w:val="20"/>
        </w:rPr>
        <w:t>throw</w:t>
      </w:r>
      <w:r w:rsidRPr="00E77497">
        <w:t xml:space="preserve"> </w:t>
      </w:r>
      <w:bookmarkEnd w:id="25797"/>
      <w:bookmarkEnd w:id="25798"/>
      <w:bookmarkEnd w:id="25799"/>
      <w:bookmarkEnd w:id="25800"/>
      <w:bookmarkEnd w:id="25801"/>
      <w:bookmarkEnd w:id="25802"/>
      <w:bookmarkEnd w:id="25803"/>
      <w:r w:rsidRPr="00E77497">
        <w:t>Statement</w:t>
      </w:r>
      <w:bookmarkEnd w:id="25804"/>
      <w:bookmarkEnd w:id="25805"/>
      <w:bookmarkEnd w:id="25806"/>
      <w:bookmarkEnd w:id="25808"/>
    </w:p>
    <w:p w:rsidR="004C02EF" w:rsidRPr="00E77497" w:rsidRDefault="004C02EF" w:rsidP="004C02EF">
      <w:pPr>
        <w:pStyle w:val="Syntax"/>
      </w:pPr>
      <w:r w:rsidRPr="00E77497">
        <w:t>Syntax</w:t>
      </w:r>
    </w:p>
    <w:p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rsidR="00137648" w:rsidRDefault="00137648" w:rsidP="00137648">
      <w:pPr>
        <w:keepNext/>
        <w:rPr>
          <w:ins w:id="25809" w:author="Rev 8 Allen Wirfs-Brock" w:date="2012-06-14T15:35:00Z"/>
          <w:rFonts w:ascii="Helvetica" w:hAnsi="Helvetica"/>
          <w:b/>
          <w:spacing w:val="6"/>
        </w:rPr>
      </w:pPr>
      <w:ins w:id="25810" w:author="Rev 8 Allen Wirfs-Brock" w:date="2012-06-14T15:35:00Z">
        <w:r w:rsidRPr="00E77497">
          <w:rPr>
            <w:rFonts w:ascii="Helvetica" w:hAnsi="Helvetica"/>
            <w:b/>
          </w:rPr>
          <w:t xml:space="preserve">Runtime Semantics: </w:t>
        </w:r>
        <w:r>
          <w:rPr>
            <w:rFonts w:ascii="Helvetica" w:hAnsi="Helvetica"/>
            <w:b/>
            <w:spacing w:val="6"/>
          </w:rPr>
          <w:t>Evaluation</w:t>
        </w:r>
      </w:ins>
    </w:p>
    <w:p w:rsidR="004C02EF" w:rsidRPr="00E77497" w:rsidDel="00137648" w:rsidRDefault="004C02EF" w:rsidP="004C02EF">
      <w:pPr>
        <w:pStyle w:val="Syntax"/>
        <w:rPr>
          <w:del w:id="25811" w:author="Rev 8 Allen Wirfs-Brock" w:date="2012-06-14T15:35:00Z"/>
        </w:rPr>
      </w:pPr>
      <w:del w:id="25812" w:author="Rev 8 Allen Wirfs-Brock" w:date="2012-06-14T15:35:00Z">
        <w:r w:rsidRPr="00E77497" w:rsidDel="00137648">
          <w:delText>Semantics</w:delText>
        </w:r>
      </w:del>
    </w:p>
    <w:p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rsidR="003679DC" w:rsidRPr="003679DC" w:rsidRDefault="003679DC" w:rsidP="007F4002">
      <w:pPr>
        <w:pStyle w:val="Alg2"/>
        <w:numPr>
          <w:ilvl w:val="0"/>
          <w:numId w:val="135"/>
        </w:numPr>
        <w:spacing w:after="220"/>
        <w:contextualSpacing/>
        <w:rPr>
          <w:ins w:id="25813" w:author="Rev 8 Allen Wirfs-Brock" w:date="2012-06-14T15:54:00Z"/>
        </w:rPr>
      </w:pPr>
      <w:ins w:id="25814" w:author="Rev 8 Allen Wirfs-Brock" w:date="2012-06-14T15:54:00Z">
        <w:r>
          <w:t xml:space="preserve">Let </w:t>
        </w:r>
        <w:r w:rsidRPr="007F4002">
          <w:rPr>
            <w:i/>
          </w:rPr>
          <w:t>exprValue</w:t>
        </w:r>
        <w:r>
          <w:t xml:space="preserve"> be GetValue(</w:t>
        </w:r>
        <w:r w:rsidRPr="007F4002">
          <w:rPr>
            <w:i/>
          </w:rPr>
          <w:t>exprRef</w:t>
        </w:r>
        <w:r>
          <w:t>).</w:t>
        </w:r>
      </w:ins>
    </w:p>
    <w:p w:rsidR="003679DC" w:rsidRDefault="003679DC" w:rsidP="007F4002">
      <w:pPr>
        <w:pStyle w:val="Alg2"/>
        <w:numPr>
          <w:ilvl w:val="0"/>
          <w:numId w:val="135"/>
        </w:numPr>
        <w:spacing w:after="220"/>
        <w:contextualSpacing/>
        <w:rPr>
          <w:ins w:id="25815" w:author="Rev 8 Allen Wirfs-Brock" w:date="2012-06-14T15:55:00Z"/>
        </w:rPr>
      </w:pPr>
      <w:ins w:id="25816" w:author="Rev 8 Allen Wirfs-Brock" w:date="2012-06-14T15:55:00Z">
        <w:r>
          <w:t>ReturnIfAbrupt(</w:t>
        </w:r>
        <w:r w:rsidRPr="007F4002">
          <w:rPr>
            <w:i/>
          </w:rPr>
          <w:t>exprValue</w:t>
        </w:r>
        <w:r>
          <w:t>).</w:t>
        </w:r>
      </w:ins>
    </w:p>
    <w:p w:rsidR="004C02EF" w:rsidRPr="00E77497" w:rsidRDefault="004C02EF" w:rsidP="00C47E72">
      <w:pPr>
        <w:pStyle w:val="Alg2"/>
        <w:numPr>
          <w:ilvl w:val="0"/>
          <w:numId w:val="135"/>
        </w:numPr>
        <w:spacing w:after="220"/>
      </w:pPr>
      <w:r w:rsidRPr="00E77497">
        <w:t xml:space="preserve">Return </w:t>
      </w:r>
      <w:ins w:id="25817" w:author="Rev 8 Allen Wirfs-Brock" w:date="2012-06-14T15:52:00Z">
        <w:r w:rsidR="003679DC">
          <w:t xml:space="preserve">Completion {[[type]]: </w:t>
        </w:r>
      </w:ins>
      <w:r w:rsidRPr="00E77497">
        <w:rPr>
          <w:rFonts w:ascii="Arial" w:hAnsi="Arial" w:cs="Arial"/>
        </w:rPr>
        <w:t>throw</w:t>
      </w:r>
      <w:r w:rsidRPr="00E77497">
        <w:t xml:space="preserve">, </w:t>
      </w:r>
      <w:ins w:id="25818" w:author="Rev 8 Allen Wirfs-Brock" w:date="2012-06-14T15:53:00Z">
        <w:r w:rsidR="003679DC">
          <w:t xml:space="preserve">[[value]]: </w:t>
        </w:r>
      </w:ins>
      <w:r w:rsidRPr="00E77497">
        <w:t>GetValue(</w:t>
      </w:r>
      <w:r w:rsidRPr="00E77497">
        <w:rPr>
          <w:i/>
        </w:rPr>
        <w:t>exprRef</w:t>
      </w:r>
      <w:r w:rsidRPr="00E77497">
        <w:t xml:space="preserve">), </w:t>
      </w:r>
      <w:ins w:id="25819" w:author="Rev 8 Allen Wirfs-Brock" w:date="2012-06-14T15:53:00Z">
        <w:r w:rsidR="003679DC">
          <w:t xml:space="preserve">[[target]]: </w:t>
        </w:r>
      </w:ins>
      <w:r w:rsidRPr="00E77497">
        <w:rPr>
          <w:rFonts w:ascii="Arial" w:hAnsi="Arial" w:cs="Arial"/>
        </w:rPr>
        <w:t>empty</w:t>
      </w:r>
      <w:ins w:id="25820" w:author="Rev 8 Allen Wirfs-Brock" w:date="2012-06-14T15:53:00Z">
        <w:r w:rsidR="003679DC">
          <w:t>}</w:t>
        </w:r>
        <w:r w:rsidR="003679DC" w:rsidRPr="00E77497">
          <w:t>.</w:t>
        </w:r>
      </w:ins>
    </w:p>
    <w:p w:rsidR="004C02EF" w:rsidRPr="00E77497" w:rsidRDefault="004C02EF" w:rsidP="00B43482">
      <w:pPr>
        <w:pStyle w:val="Heading2"/>
        <w:numPr>
          <w:ilvl w:val="0"/>
          <w:numId w:val="0"/>
        </w:numPr>
      </w:pPr>
      <w:bookmarkStart w:id="25821" w:name="_Toc417706232"/>
      <w:bookmarkStart w:id="25822" w:name="_Ref440445607"/>
      <w:bookmarkStart w:id="25823" w:name="_Ref440445697"/>
      <w:bookmarkStart w:id="25824" w:name="_Ref451680203"/>
      <w:bookmarkStart w:id="25825" w:name="_Ref457437680"/>
      <w:bookmarkStart w:id="25826" w:name="_Ref457437681"/>
      <w:bookmarkStart w:id="25827" w:name="_Ref457437682"/>
      <w:bookmarkStart w:id="25828" w:name="_Ref457707597"/>
      <w:bookmarkStart w:id="25829" w:name="_Ref457708469"/>
      <w:bookmarkStart w:id="25830" w:name="_Ref457708470"/>
      <w:bookmarkStart w:id="25831" w:name="_Ref457792688"/>
      <w:bookmarkStart w:id="25832" w:name="_Ref457792814"/>
      <w:bookmarkStart w:id="25833" w:name="_Ref457792815"/>
      <w:bookmarkStart w:id="25834" w:name="_Ref458336613"/>
      <w:bookmarkStart w:id="25835" w:name="_Toc472818892"/>
      <w:bookmarkStart w:id="25836" w:name="_Toc235503468"/>
      <w:bookmarkStart w:id="25837" w:name="_Toc241509243"/>
      <w:bookmarkStart w:id="25838" w:name="_Toc244416730"/>
      <w:bookmarkStart w:id="25839" w:name="_Toc276631094"/>
      <w:bookmarkStart w:id="25840" w:name="_Toc339020417"/>
      <w:r w:rsidRPr="00E77497">
        <w:t>12.14</w:t>
      </w:r>
      <w:r w:rsidRPr="00E77497">
        <w:tab/>
        <w:t xml:space="preserve">The </w:t>
      </w:r>
      <w:r w:rsidRPr="00E77497">
        <w:rPr>
          <w:rFonts w:ascii="Courier New" w:hAnsi="Courier New"/>
          <w:sz w:val="20"/>
        </w:rPr>
        <w:t>try</w:t>
      </w:r>
      <w:r w:rsidRPr="00E77497">
        <w:t xml:space="preserve"> </w:t>
      </w:r>
      <w:bookmarkEnd w:id="25821"/>
      <w:bookmarkEnd w:id="25822"/>
      <w:bookmarkEnd w:id="25823"/>
      <w:bookmarkEnd w:id="25824"/>
      <w:bookmarkEnd w:id="25825"/>
      <w:bookmarkEnd w:id="25826"/>
      <w:bookmarkEnd w:id="25827"/>
      <w:bookmarkEnd w:id="25828"/>
      <w:bookmarkEnd w:id="25829"/>
      <w:bookmarkEnd w:id="25830"/>
      <w:bookmarkEnd w:id="25831"/>
      <w:bookmarkEnd w:id="25832"/>
      <w:bookmarkEnd w:id="25833"/>
      <w:bookmarkEnd w:id="25834"/>
      <w:bookmarkEnd w:id="25835"/>
      <w:bookmarkEnd w:id="25836"/>
      <w:r w:rsidRPr="00E77497">
        <w:t>Statement</w:t>
      </w:r>
      <w:bookmarkEnd w:id="25837"/>
      <w:bookmarkEnd w:id="25838"/>
      <w:bookmarkEnd w:id="25839"/>
      <w:bookmarkEnd w:id="2584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TryStatement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4C02EF" w:rsidRPr="00E77497" w:rsidRDefault="004C02EF" w:rsidP="004C02EF">
      <w:pPr>
        <w:pStyle w:val="SyntaxRule"/>
      </w:pPr>
      <w:r w:rsidRPr="00E77497">
        <w:t xml:space="preserve">Catch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25841" w:author="Rev 3 Allen Wirfs-Brock" w:date="2011-09-10T15:53:00Z">
        <w:r w:rsidR="007E5BF2" w:rsidRPr="00E77497">
          <w:t>CatchParameter</w:t>
        </w:r>
      </w:ins>
      <w:del w:id="25842"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rsidR="004C02EF" w:rsidRPr="00E77497" w:rsidRDefault="004C02EF" w:rsidP="004C02EF">
      <w:pPr>
        <w:pStyle w:val="SyntaxRule"/>
      </w:pPr>
      <w:r w:rsidRPr="00E77497">
        <w:t xml:space="preserve">Finally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rsidR="0015789C" w:rsidRPr="00E77497" w:rsidRDefault="007E5BF2" w:rsidP="0015789C">
      <w:pPr>
        <w:pStyle w:val="SyntaxRule"/>
        <w:rPr>
          <w:ins w:id="25843" w:author="Rev 3 Allen Wirfs-Brock" w:date="2011-09-10T15:51:00Z"/>
        </w:rPr>
      </w:pPr>
      <w:ins w:id="25844" w:author="Rev 3 Allen Wirfs-Brock" w:date="2011-09-10T15:53:00Z">
        <w:r w:rsidRPr="00E77497">
          <w:t>C</w:t>
        </w:r>
      </w:ins>
      <w:ins w:id="25845" w:author="Rev 3 Allen Wirfs-Brock" w:date="2011-09-10T15:51:00Z">
        <w:r w:rsidR="0015789C" w:rsidRPr="00E77497">
          <w:t xml:space="preserve">atchParameter </w:t>
        </w:r>
        <w:r w:rsidR="0015789C" w:rsidRPr="00E77497">
          <w:rPr>
            <w:rFonts w:ascii="Arial" w:hAnsi="Arial"/>
            <w:b/>
            <w:i w:val="0"/>
          </w:rPr>
          <w:t>:</w:t>
        </w:r>
      </w:ins>
    </w:p>
    <w:p w:rsidR="0015789C" w:rsidRPr="00E77497" w:rsidRDefault="007E5BF2" w:rsidP="0015789C">
      <w:pPr>
        <w:pStyle w:val="SyntaxDefinition"/>
        <w:rPr>
          <w:ins w:id="25846" w:author="Rev 3 Allen Wirfs-Brock" w:date="2011-09-10T15:51:00Z"/>
          <w:vertAlign w:val="subscript"/>
        </w:rPr>
      </w:pPr>
      <w:ins w:id="25847" w:author="Rev 3 Allen Wirfs-Brock" w:date="2011-09-10T15:52:00Z">
        <w:r w:rsidRPr="00E77497">
          <w:t>BindingIdentifier</w:t>
        </w:r>
      </w:ins>
      <w:ins w:id="25848" w:author="Rev 3 Allen Wirfs-Brock" w:date="2011-09-10T15:51:00Z">
        <w:r w:rsidR="0015789C" w:rsidRPr="00E77497">
          <w:rPr>
            <w:vertAlign w:val="subscript"/>
          </w:rPr>
          <w:br/>
        </w:r>
      </w:ins>
      <w:ins w:id="25849" w:author="Rev 3 Allen Wirfs-Brock" w:date="2011-09-10T15:53:00Z">
        <w:r w:rsidRPr="00E77497">
          <w:t>BindingPattern</w:t>
        </w:r>
      </w:ins>
      <w:ins w:id="25850" w:author="Rev 3 Allen Wirfs-Brock" w:date="2011-09-10T15:51:00Z">
        <w:r w:rsidR="0015789C" w:rsidRPr="00E77497">
          <w:t xml:space="preserve"> </w:t>
        </w:r>
      </w:ins>
    </w:p>
    <w:p w:rsidR="004C02EF" w:rsidRPr="0027695A" w:rsidRDefault="009778F8">
      <w:pPr>
        <w:pStyle w:val="Note"/>
        <w:pPrChange w:id="25851" w:author="Rev 6 Allen Wirfs-Brock" w:date="2012-02-28T08:55:00Z">
          <w:pPr/>
        </w:pPrChange>
      </w:pPr>
      <w:ins w:id="25852" w:author="Rev 6 Allen Wirfs-Brock" w:date="2012-02-18T13:50:00Z">
        <w:r w:rsidRPr="0027695A">
          <w:t>NOTE</w:t>
        </w:r>
        <w:r w:rsidRPr="0027695A">
          <w:tab/>
        </w:r>
      </w:ins>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4C02EF" w:rsidRPr="0027695A">
        <w:rPr>
          <w:rFonts w:ascii="Times New Roman" w:hAnsi="Times New Roman"/>
          <w:i/>
        </w:rPr>
        <w:t>Identifier</w:t>
      </w:r>
      <w:r w:rsidR="004C02EF" w:rsidRPr="0027695A">
        <w:t xml:space="preserve"> is bound to that exception.</w:t>
      </w:r>
    </w:p>
    <w:p w:rsidR="00C9049C" w:rsidRPr="00E77497" w:rsidRDefault="00C9049C" w:rsidP="00C9049C">
      <w:pPr>
        <w:pStyle w:val="Heading4"/>
        <w:numPr>
          <w:ilvl w:val="0"/>
          <w:numId w:val="0"/>
        </w:numPr>
        <w:rPr>
          <w:ins w:id="25853" w:author="Rev 4 Allen Wirfs-Brock" w:date="2011-10-20T10:15:00Z"/>
        </w:rPr>
      </w:pPr>
      <w:ins w:id="25854" w:author="Rev 4 Allen Wirfs-Brock" w:date="2011-10-20T10:15:00Z">
        <w:r w:rsidRPr="00E77497">
          <w:t>Static Semantics</w:t>
        </w:r>
      </w:ins>
    </w:p>
    <w:p w:rsidR="00C9049C" w:rsidRPr="00E77497" w:rsidRDefault="00C9049C" w:rsidP="00C9049C">
      <w:pPr>
        <w:rPr>
          <w:ins w:id="25855" w:author="Rev 4 Allen Wirfs-Brock" w:date="2011-10-20T10:15:00Z"/>
          <w:rFonts w:ascii="Helvetica" w:hAnsi="Helvetica"/>
          <w:b/>
        </w:rPr>
      </w:pPr>
      <w:ins w:id="25856" w:author="Rev 4 Allen Wirfs-Brock" w:date="2011-10-20T10:19:00Z">
        <w:r w:rsidRPr="00E77497">
          <w:rPr>
            <w:rFonts w:ascii="Helvetica" w:hAnsi="Helvetica"/>
            <w:b/>
          </w:rPr>
          <w:t xml:space="preserve">Static Semantics:  </w:t>
        </w:r>
      </w:ins>
      <w:ins w:id="25857" w:author="Rev 4 Allen Wirfs-Brock" w:date="2011-10-20T10:15:00Z">
        <w:r w:rsidRPr="00E77497">
          <w:rPr>
            <w:rFonts w:ascii="Helvetica" w:hAnsi="Helvetica"/>
            <w:b/>
          </w:rPr>
          <w:t>Early Errors</w:t>
        </w:r>
      </w:ins>
    </w:p>
    <w:p w:rsidR="006E4292" w:rsidRPr="00E77497" w:rsidRDefault="006E4292" w:rsidP="006E4292">
      <w:pPr>
        <w:rPr>
          <w:ins w:id="25858" w:author="Rev 4 Allen Wirfs-Brock" w:date="2011-10-20T10:23:00Z"/>
        </w:rPr>
      </w:pPr>
      <w:ins w:id="25859"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rsidR="006E4292" w:rsidRPr="00E77497" w:rsidRDefault="006E4292" w:rsidP="00052EFC">
      <w:pPr>
        <w:numPr>
          <w:ilvl w:val="0"/>
          <w:numId w:val="737"/>
        </w:numPr>
        <w:spacing w:after="220"/>
        <w:contextualSpacing/>
        <w:rPr>
          <w:ins w:id="25860" w:author="Rev 4 Allen Wirfs-Brock" w:date="2011-10-20T10:23:00Z"/>
        </w:rPr>
      </w:pPr>
      <w:ins w:id="25861" w:author="Rev 4 Allen Wirfs-Brock" w:date="2011-10-20T10:23:00Z">
        <w:r w:rsidRPr="00E77497">
          <w:lastRenderedPageBreak/>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rsidR="006E4292" w:rsidRPr="00E77497" w:rsidRDefault="006E4292" w:rsidP="00052EFC">
      <w:pPr>
        <w:numPr>
          <w:ilvl w:val="0"/>
          <w:numId w:val="737"/>
        </w:numPr>
        <w:spacing w:after="220"/>
        <w:rPr>
          <w:ins w:id="25862" w:author="Rev 4 Allen Wirfs-Brock" w:date="2011-10-20T10:23:00Z"/>
        </w:rPr>
      </w:pPr>
      <w:commentRangeStart w:id="25863"/>
      <w:ins w:id="25864" w:author="Rev 4 Allen Wirfs-Brock" w:date="2011-10-20T10:23:00Z">
        <w:r w:rsidRPr="00E77497">
          <w:t xml:space="preserve">It is a Syntax Error if </w:t>
        </w:r>
        <w:del w:id="25865"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25863"/>
      <w:r w:rsidR="00516F75">
        <w:rPr>
          <w:rStyle w:val="CommentReference"/>
        </w:rPr>
        <w:commentReference w:id="25863"/>
      </w:r>
    </w:p>
    <w:p w:rsidR="00D87638" w:rsidRPr="00E77497" w:rsidDel="00007356" w:rsidRDefault="00D87638" w:rsidP="00D87638">
      <w:pPr>
        <w:rPr>
          <w:ins w:id="25866" w:author="Rev 4 Allen Wirfs-Brock" w:date="2011-10-20T10:24:00Z"/>
          <w:del w:id="25867" w:author="Rev 8 Allen Wirfs-Brock" w:date="2012-06-01T09:07:00Z"/>
          <w:rFonts w:ascii="Helvetica" w:hAnsi="Helvetica"/>
          <w:b/>
        </w:rPr>
      </w:pPr>
      <w:ins w:id="25868" w:author="Rev 4 Allen Wirfs-Brock" w:date="2011-10-20T10:24:00Z">
        <w:del w:id="25869" w:author="Rev 8 Allen Wirfs-Brock" w:date="2012-06-01T09:07:00Z">
          <w:r w:rsidRPr="00E77497" w:rsidDel="00007356">
            <w:rPr>
              <w:rFonts w:ascii="Helvetica" w:hAnsi="Helvetica"/>
              <w:b/>
            </w:rPr>
            <w:delText xml:space="preserve">Static Semantics:  </w:delText>
          </w:r>
          <w:r w:rsidRPr="00E77497" w:rsidDel="00007356">
            <w:rPr>
              <w:rFonts w:ascii="Helvetica" w:hAnsi="Helvetica"/>
              <w:b/>
              <w:lang w:eastAsia="en-US"/>
            </w:rPr>
            <w:delText>BoundNames</w:delText>
          </w:r>
        </w:del>
      </w:ins>
    </w:p>
    <w:p w:rsidR="00B70C4A" w:rsidRPr="00E77497" w:rsidDel="00007356" w:rsidRDefault="00B70C4A" w:rsidP="00B70C4A">
      <w:pPr>
        <w:rPr>
          <w:ins w:id="25870" w:author="Rev 4 Allen Wirfs-Brock" w:date="2011-10-20T10:25:00Z"/>
          <w:del w:id="25871" w:author="Rev 8 Allen Wirfs-Brock" w:date="2012-06-01T09:07:00Z"/>
        </w:rPr>
      </w:pPr>
      <w:ins w:id="25872" w:author="Rev 4 Allen Wirfs-Brock" w:date="2011-10-20T10:25:00Z">
        <w:del w:id="25873"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r w:rsidRPr="00E77497" w:rsidDel="00007356">
            <w:delText xml:space="preserve"> </w:delText>
          </w:r>
        </w:del>
      </w:ins>
    </w:p>
    <w:p w:rsidR="00B70C4A" w:rsidRPr="00E77497" w:rsidDel="00007356" w:rsidRDefault="00B70C4A" w:rsidP="00C47E72">
      <w:pPr>
        <w:pStyle w:val="Alg4"/>
        <w:numPr>
          <w:ilvl w:val="0"/>
          <w:numId w:val="537"/>
        </w:numPr>
        <w:spacing w:after="220"/>
        <w:contextualSpacing/>
        <w:rPr>
          <w:ins w:id="25874" w:author="Rev 4 Allen Wirfs-Brock" w:date="2011-10-20T10:25:00Z"/>
          <w:del w:id="25875" w:author="Rev 8 Allen Wirfs-Brock" w:date="2012-06-01T09:07:00Z"/>
        </w:rPr>
      </w:pPr>
      <w:ins w:id="25876" w:author="Rev 4 Allen Wirfs-Brock" w:date="2011-10-20T10:25:00Z">
        <w:del w:id="25877"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Identifier</w:delText>
          </w:r>
          <w:r w:rsidRPr="00E77497" w:rsidDel="00007356">
            <w:delText>.</w:delText>
          </w:r>
        </w:del>
      </w:ins>
    </w:p>
    <w:p w:rsidR="0031780A" w:rsidRPr="00E77497" w:rsidDel="00007356" w:rsidRDefault="0031780A" w:rsidP="0031780A">
      <w:pPr>
        <w:rPr>
          <w:ins w:id="25878" w:author="Rev 4 Allen Wirfs-Brock" w:date="2011-10-20T10:26:00Z"/>
          <w:del w:id="25879" w:author="Rev 8 Allen Wirfs-Brock" w:date="2012-06-01T09:07:00Z"/>
        </w:rPr>
      </w:pPr>
      <w:ins w:id="25880" w:author="Rev 4 Allen Wirfs-Brock" w:date="2011-10-20T10:26:00Z">
        <w:del w:id="25881"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Pattern</w:delText>
          </w:r>
          <w:r w:rsidRPr="00E77497" w:rsidDel="00007356">
            <w:delText xml:space="preserve"> </w:delText>
          </w:r>
        </w:del>
      </w:ins>
    </w:p>
    <w:p w:rsidR="0031780A" w:rsidRPr="00E77497" w:rsidDel="00007356" w:rsidRDefault="0031780A" w:rsidP="00C47E72">
      <w:pPr>
        <w:pStyle w:val="Alg4"/>
        <w:numPr>
          <w:ilvl w:val="0"/>
          <w:numId w:val="538"/>
        </w:numPr>
        <w:spacing w:after="220"/>
        <w:contextualSpacing/>
        <w:rPr>
          <w:ins w:id="25882" w:author="Rev 4 Allen Wirfs-Brock" w:date="2011-10-20T10:26:00Z"/>
          <w:del w:id="25883" w:author="Rev 8 Allen Wirfs-Brock" w:date="2012-06-01T09:07:00Z"/>
        </w:rPr>
      </w:pPr>
      <w:ins w:id="25884" w:author="Rev 4 Allen Wirfs-Brock" w:date="2011-10-20T10:26:00Z">
        <w:del w:id="25885"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Pattern</w:delText>
          </w:r>
          <w:r w:rsidRPr="00E77497" w:rsidDel="00007356">
            <w:delText>.</w:delText>
          </w:r>
        </w:del>
      </w:ins>
    </w:p>
    <w:p w:rsidR="00C9049C" w:rsidRPr="00E77497" w:rsidRDefault="00C9049C" w:rsidP="00C9049C">
      <w:pPr>
        <w:rPr>
          <w:ins w:id="25886" w:author="Rev 4 Allen Wirfs-Brock" w:date="2011-10-20T10:19:00Z"/>
          <w:rFonts w:ascii="Helvetica" w:hAnsi="Helvetica"/>
          <w:b/>
        </w:rPr>
      </w:pPr>
      <w:ins w:id="25887"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rsidR="004C02EF" w:rsidRPr="00E77497" w:rsidDel="00C9049C" w:rsidRDefault="004C02EF" w:rsidP="004C02EF">
      <w:pPr>
        <w:pStyle w:val="Syntax"/>
        <w:rPr>
          <w:del w:id="25888" w:author="Rev 4 Allen Wirfs-Brock" w:date="2011-10-20T10:15:00Z"/>
        </w:rPr>
      </w:pPr>
      <w:del w:id="25889" w:author="Rev 4 Allen Wirfs-Brock" w:date="2011-10-20T10:15:00Z">
        <w:r w:rsidRPr="00E77497" w:rsidDel="00C9049C">
          <w:delText>Semantics</w:delText>
        </w:r>
      </w:del>
    </w:p>
    <w:p w:rsidR="009A5AED" w:rsidRPr="00E77497" w:rsidRDefault="009A5AED" w:rsidP="009A5AED">
      <w:pPr>
        <w:jc w:val="left"/>
        <w:rPr>
          <w:ins w:id="25890" w:author="Rev 3 Allen Wirfs-Brock" w:date="2011-09-02T11:48:00Z"/>
        </w:rPr>
      </w:pPr>
      <w:ins w:id="25891" w:author="Rev 3 Allen Wirfs-Brock" w:date="2011-09-02T11:48:00Z">
        <w:del w:id="25892" w:author="Rev 4 Allen Wirfs-Brock" w:date="2011-10-20T10:26:00Z">
          <w:r w:rsidRPr="00E77497" w:rsidDel="0031780A">
            <w:delText xml:space="preserve">The VarDeclaredNames of the production  </w:delText>
          </w:r>
        </w:del>
      </w:ins>
      <w:ins w:id="25893"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25894" w:author="Rev 3 Allen Wirfs-Brock" w:date="2011-09-02T11:48:00Z">
        <w:del w:id="25895" w:author="Rev 4 Allen Wirfs-Brock" w:date="2011-10-20T10:26:00Z">
          <w:r w:rsidRPr="00E77497" w:rsidDel="0031780A">
            <w:delText>is determined as follows:</w:delText>
          </w:r>
        </w:del>
      </w:ins>
    </w:p>
    <w:p w:rsidR="009A5AED" w:rsidRPr="00E77497" w:rsidRDefault="009A5AED" w:rsidP="00C47E72">
      <w:pPr>
        <w:pStyle w:val="Alg4"/>
        <w:numPr>
          <w:ilvl w:val="0"/>
          <w:numId w:val="490"/>
        </w:numPr>
        <w:spacing w:after="220"/>
        <w:contextualSpacing/>
        <w:rPr>
          <w:ins w:id="25896" w:author="Rev 3 Allen Wirfs-Brock" w:date="2011-09-02T11:48:00Z"/>
        </w:rPr>
      </w:pPr>
      <w:ins w:id="25897" w:author="Rev 3 Allen Wirfs-Brock" w:date="2011-09-02T11:48:00Z">
        <w:r w:rsidRPr="00E77497">
          <w:t xml:space="preserve">Let </w:t>
        </w:r>
        <w:r w:rsidRPr="00E77497">
          <w:rPr>
            <w:i/>
          </w:rPr>
          <w:t xml:space="preserve">names </w:t>
        </w:r>
        <w:r w:rsidRPr="00E77497">
          <w:t xml:space="preserve">be VarDeclaredNames of </w:t>
        </w:r>
      </w:ins>
      <w:ins w:id="25898" w:author="Rev 3 Allen Wirfs-Brock" w:date="2011-09-02T11:49:00Z">
        <w:r w:rsidR="004464AD" w:rsidRPr="00E77497">
          <w:rPr>
            <w:i/>
          </w:rPr>
          <w:t>Block</w:t>
        </w:r>
      </w:ins>
      <w:ins w:id="25899" w:author="Rev 3 Allen Wirfs-Brock" w:date="2011-09-02T11:48:00Z">
        <w:r w:rsidRPr="00E77497">
          <w:t>.</w:t>
        </w:r>
      </w:ins>
    </w:p>
    <w:p w:rsidR="009A5AED" w:rsidRPr="00E77497" w:rsidRDefault="009A5AED" w:rsidP="00C47E72">
      <w:pPr>
        <w:pStyle w:val="Alg4"/>
        <w:numPr>
          <w:ilvl w:val="0"/>
          <w:numId w:val="490"/>
        </w:numPr>
        <w:spacing w:after="220"/>
        <w:contextualSpacing/>
        <w:rPr>
          <w:ins w:id="25900" w:author="Rev 3 Allen Wirfs-Brock" w:date="2011-09-02T11:48:00Z"/>
          <w:rStyle w:val="bnf"/>
          <w:i w:val="0"/>
        </w:rPr>
      </w:pPr>
      <w:ins w:id="25901" w:author="Rev 3 Allen Wirfs-Brock" w:date="2011-09-02T11:48:00Z">
        <w:r w:rsidRPr="00E77497">
          <w:t xml:space="preserve">Append to </w:t>
        </w:r>
        <w:r w:rsidRPr="00E77497">
          <w:rPr>
            <w:i/>
          </w:rPr>
          <w:t>names</w:t>
        </w:r>
        <w:r w:rsidRPr="00E77497">
          <w:t xml:space="preserve"> the elements of the VarDeclaredNames of </w:t>
        </w:r>
      </w:ins>
      <w:ins w:id="25902" w:author="Rev 3 Allen Wirfs-Brock" w:date="2011-09-02T11:49:00Z">
        <w:r w:rsidR="004464AD" w:rsidRPr="00E77497">
          <w:rPr>
            <w:i/>
          </w:rPr>
          <w:t>Catch</w:t>
        </w:r>
      </w:ins>
      <w:ins w:id="25903" w:author="Rev 3 Allen Wirfs-Brock" w:date="2011-09-02T11:48:00Z">
        <w:r w:rsidRPr="00E77497">
          <w:rPr>
            <w:rStyle w:val="bnf"/>
          </w:rPr>
          <w:t>.</w:t>
        </w:r>
      </w:ins>
    </w:p>
    <w:p w:rsidR="009A5AED" w:rsidRPr="00E77497" w:rsidRDefault="009A5AED" w:rsidP="00C47E72">
      <w:pPr>
        <w:pStyle w:val="Alg4"/>
        <w:numPr>
          <w:ilvl w:val="0"/>
          <w:numId w:val="490"/>
        </w:numPr>
        <w:spacing w:after="220"/>
        <w:contextualSpacing/>
        <w:rPr>
          <w:ins w:id="25904" w:author="Rev 3 Allen Wirfs-Brock" w:date="2011-09-02T11:48:00Z"/>
        </w:rPr>
      </w:pPr>
      <w:ins w:id="25905" w:author="Rev 3 Allen Wirfs-Brock" w:date="2011-09-02T11:48:00Z">
        <w:r w:rsidRPr="00E77497">
          <w:t xml:space="preserve">Return </w:t>
        </w:r>
        <w:r w:rsidRPr="00E77497">
          <w:rPr>
            <w:rStyle w:val="bnf"/>
          </w:rPr>
          <w:t>names</w:t>
        </w:r>
        <w:r w:rsidRPr="00E77497">
          <w:t>.</w:t>
        </w:r>
      </w:ins>
    </w:p>
    <w:p w:rsidR="004C2687" w:rsidRPr="00E77497" w:rsidRDefault="004C2687" w:rsidP="004C2687">
      <w:pPr>
        <w:jc w:val="left"/>
        <w:rPr>
          <w:ins w:id="25906" w:author="Rev 4 Allen Wirfs-Brock" w:date="2011-10-20T10:22:00Z"/>
        </w:rPr>
      </w:pPr>
      <w:ins w:id="25907"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rsidR="004C2687" w:rsidRPr="00E77497" w:rsidRDefault="004C2687" w:rsidP="00C47E72">
      <w:pPr>
        <w:pStyle w:val="Alg4"/>
        <w:numPr>
          <w:ilvl w:val="0"/>
          <w:numId w:val="491"/>
        </w:numPr>
        <w:spacing w:after="220"/>
        <w:contextualSpacing/>
        <w:rPr>
          <w:ins w:id="25908" w:author="Rev 4 Allen Wirfs-Brock" w:date="2011-10-20T10:22:00Z"/>
        </w:rPr>
      </w:pPr>
      <w:ins w:id="25909"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rsidR="004C2687" w:rsidRPr="00E77497" w:rsidRDefault="004C2687" w:rsidP="00C47E72">
      <w:pPr>
        <w:pStyle w:val="Alg4"/>
        <w:numPr>
          <w:ilvl w:val="0"/>
          <w:numId w:val="491"/>
        </w:numPr>
        <w:spacing w:after="220"/>
        <w:contextualSpacing/>
        <w:rPr>
          <w:ins w:id="25910" w:author="Rev 4 Allen Wirfs-Brock" w:date="2011-10-20T10:22:00Z"/>
          <w:rStyle w:val="bnf"/>
          <w:i w:val="0"/>
        </w:rPr>
      </w:pPr>
      <w:ins w:id="25911"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rsidR="004C2687" w:rsidRPr="00E77497" w:rsidRDefault="004C2687" w:rsidP="00C47E72">
      <w:pPr>
        <w:pStyle w:val="Alg4"/>
        <w:numPr>
          <w:ilvl w:val="0"/>
          <w:numId w:val="491"/>
        </w:numPr>
        <w:spacing w:after="220"/>
        <w:contextualSpacing/>
        <w:rPr>
          <w:ins w:id="25912" w:author="Rev 4 Allen Wirfs-Brock" w:date="2011-10-20T10:22:00Z"/>
        </w:rPr>
      </w:pPr>
      <w:ins w:id="25913" w:author="Rev 4 Allen Wirfs-Brock" w:date="2011-10-20T10:22:00Z">
        <w:r w:rsidRPr="00E77497">
          <w:t xml:space="preserve">Return </w:t>
        </w:r>
        <w:r w:rsidRPr="00E77497">
          <w:rPr>
            <w:rStyle w:val="bnf"/>
          </w:rPr>
          <w:t>names</w:t>
        </w:r>
        <w:r w:rsidRPr="00E77497">
          <w:t>.</w:t>
        </w:r>
      </w:ins>
    </w:p>
    <w:p w:rsidR="004C2687" w:rsidRPr="00E77497" w:rsidRDefault="004C2687" w:rsidP="004C2687">
      <w:pPr>
        <w:jc w:val="left"/>
        <w:rPr>
          <w:ins w:id="25914" w:author="Rev 4 Allen Wirfs-Brock" w:date="2011-10-20T10:22:00Z"/>
        </w:rPr>
      </w:pPr>
      <w:ins w:id="25915"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rsidR="004C2687" w:rsidRPr="00E77497" w:rsidRDefault="004C2687" w:rsidP="00C47E72">
      <w:pPr>
        <w:pStyle w:val="Alg4"/>
        <w:numPr>
          <w:ilvl w:val="0"/>
          <w:numId w:val="492"/>
        </w:numPr>
        <w:spacing w:after="220"/>
        <w:contextualSpacing/>
        <w:rPr>
          <w:ins w:id="25916" w:author="Rev 4 Allen Wirfs-Brock" w:date="2011-10-20T10:22:00Z"/>
        </w:rPr>
      </w:pPr>
      <w:ins w:id="25917"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rsidR="004C2687" w:rsidRPr="00E77497" w:rsidRDefault="004C2687" w:rsidP="00C47E72">
      <w:pPr>
        <w:pStyle w:val="Alg4"/>
        <w:numPr>
          <w:ilvl w:val="0"/>
          <w:numId w:val="492"/>
        </w:numPr>
        <w:spacing w:after="220"/>
        <w:contextualSpacing/>
        <w:rPr>
          <w:ins w:id="25918" w:author="Rev 4 Allen Wirfs-Brock" w:date="2011-10-20T10:22:00Z"/>
          <w:rStyle w:val="bnf"/>
          <w:i w:val="0"/>
        </w:rPr>
      </w:pPr>
      <w:ins w:id="25919"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rsidR="004C2687" w:rsidRPr="00E77497" w:rsidRDefault="004C2687" w:rsidP="00C47E72">
      <w:pPr>
        <w:pStyle w:val="Alg4"/>
        <w:numPr>
          <w:ilvl w:val="0"/>
          <w:numId w:val="492"/>
        </w:numPr>
        <w:spacing w:after="220"/>
        <w:contextualSpacing/>
        <w:rPr>
          <w:ins w:id="25920" w:author="Rev 4 Allen Wirfs-Brock" w:date="2011-10-20T10:22:00Z"/>
          <w:rStyle w:val="bnf"/>
          <w:i w:val="0"/>
        </w:rPr>
      </w:pPr>
      <w:ins w:id="25921"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rsidR="004C2687" w:rsidRPr="00E77497" w:rsidRDefault="004C2687" w:rsidP="00C47E72">
      <w:pPr>
        <w:pStyle w:val="Alg4"/>
        <w:numPr>
          <w:ilvl w:val="0"/>
          <w:numId w:val="492"/>
        </w:numPr>
        <w:spacing w:after="220"/>
        <w:contextualSpacing/>
        <w:rPr>
          <w:ins w:id="25922" w:author="Rev 4 Allen Wirfs-Brock" w:date="2011-10-20T10:22:00Z"/>
        </w:rPr>
      </w:pPr>
      <w:ins w:id="25923" w:author="Rev 4 Allen Wirfs-Brock" w:date="2011-10-20T10:22:00Z">
        <w:r w:rsidRPr="00E77497">
          <w:t xml:space="preserve">Return </w:t>
        </w:r>
        <w:r w:rsidRPr="00E77497">
          <w:rPr>
            <w:rStyle w:val="bnf"/>
          </w:rPr>
          <w:t>names</w:t>
        </w:r>
        <w:r w:rsidRPr="00E77497">
          <w:t>.</w:t>
        </w:r>
      </w:ins>
    </w:p>
    <w:p w:rsidR="006E4292" w:rsidRPr="00E77497" w:rsidRDefault="006E4292" w:rsidP="006E4292">
      <w:pPr>
        <w:jc w:val="left"/>
        <w:rPr>
          <w:ins w:id="25924" w:author="Rev 4 Allen Wirfs-Brock" w:date="2011-10-20T10:23:00Z"/>
        </w:rPr>
      </w:pPr>
      <w:ins w:id="25925"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rsidR="006E4292" w:rsidRPr="00E77497" w:rsidRDefault="006E4292" w:rsidP="00C47E72">
      <w:pPr>
        <w:pStyle w:val="Alg4"/>
        <w:numPr>
          <w:ilvl w:val="0"/>
          <w:numId w:val="493"/>
        </w:numPr>
        <w:spacing w:after="220"/>
        <w:contextualSpacing/>
        <w:rPr>
          <w:ins w:id="25926" w:author="Rev 4 Allen Wirfs-Brock" w:date="2011-10-20T10:23:00Z"/>
        </w:rPr>
      </w:pPr>
      <w:ins w:id="25927" w:author="Rev 4 Allen Wirfs-Brock" w:date="2011-10-20T10:23:00Z">
        <w:r w:rsidRPr="00E77497">
          <w:t xml:space="preserve">Return the VarDeclaredNames of </w:t>
        </w:r>
        <w:r w:rsidRPr="00E77497">
          <w:rPr>
            <w:i/>
          </w:rPr>
          <w:t>Block</w:t>
        </w:r>
        <w:r w:rsidRPr="00E77497">
          <w:t>.</w:t>
        </w:r>
      </w:ins>
    </w:p>
    <w:p w:rsidR="006E4292" w:rsidRPr="00E77497" w:rsidDel="00007356" w:rsidRDefault="006E4292" w:rsidP="006E4292">
      <w:pPr>
        <w:jc w:val="left"/>
        <w:rPr>
          <w:ins w:id="25928" w:author="Rev 4 Allen Wirfs-Brock" w:date="2011-10-20T10:24:00Z"/>
          <w:del w:id="25929" w:author="Rev 8 Allen Wirfs-Brock" w:date="2012-06-01T09:08:00Z"/>
        </w:rPr>
      </w:pPr>
      <w:ins w:id="25930" w:author="Rev 4 Allen Wirfs-Brock" w:date="2011-10-20T10:24:00Z">
        <w:del w:id="25931" w:author="Rev 8 Allen Wirfs-Brock" w:date="2012-06-01T09:08:00Z">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w:delText>
          </w:r>
        </w:del>
      </w:ins>
    </w:p>
    <w:p w:rsidR="006E4292" w:rsidRPr="00E77497" w:rsidDel="00007356" w:rsidRDefault="006E4292" w:rsidP="00C47E72">
      <w:pPr>
        <w:pStyle w:val="Alg4"/>
        <w:numPr>
          <w:ilvl w:val="0"/>
          <w:numId w:val="494"/>
        </w:numPr>
        <w:spacing w:after="220"/>
        <w:contextualSpacing/>
        <w:rPr>
          <w:ins w:id="25932" w:author="Rev 4 Allen Wirfs-Brock" w:date="2011-10-20T10:24:00Z"/>
          <w:del w:id="25933" w:author="Rev 8 Allen Wirfs-Brock" w:date="2012-06-01T09:08:00Z"/>
        </w:rPr>
      </w:pPr>
      <w:ins w:id="25934" w:author="Rev 4 Allen Wirfs-Brock" w:date="2011-10-20T10:24:00Z">
        <w:del w:id="25935" w:author="Rev 8 Allen Wirfs-Brock" w:date="2012-06-01T09:08:00Z">
          <w:r w:rsidRPr="00E77497" w:rsidDel="00007356">
            <w:delText xml:space="preserve">Return the VarDeclaredNames of </w:delText>
          </w:r>
          <w:r w:rsidRPr="00E77497" w:rsidDel="00007356">
            <w:rPr>
              <w:i/>
            </w:rPr>
            <w:delText>Block</w:delText>
          </w:r>
          <w:r w:rsidRPr="00E77497" w:rsidDel="00007356">
            <w:delText>.</w:delText>
          </w:r>
        </w:del>
      </w:ins>
    </w:p>
    <w:p w:rsidR="004C2687" w:rsidRPr="00E77497" w:rsidRDefault="004C2687" w:rsidP="004C2687">
      <w:pPr>
        <w:pStyle w:val="Heading4"/>
        <w:numPr>
          <w:ilvl w:val="0"/>
          <w:numId w:val="0"/>
        </w:numPr>
        <w:rPr>
          <w:ins w:id="25936" w:author="Rev 4 Allen Wirfs-Brock" w:date="2011-10-20T10:22:00Z"/>
        </w:rPr>
      </w:pPr>
      <w:ins w:id="25937" w:author="Rev 4 Allen Wirfs-Brock" w:date="2011-10-20T10:22:00Z">
        <w:r w:rsidRPr="00E77497">
          <w:t>Runtime Semantics</w:t>
        </w:r>
      </w:ins>
    </w:p>
    <w:p w:rsidR="00295437" w:rsidRDefault="00295437" w:rsidP="00295437">
      <w:pPr>
        <w:keepNext/>
        <w:rPr>
          <w:ins w:id="25938" w:author="Rev 4 Allen Wirfs-Brock" w:date="2011-11-06T16:38:00Z"/>
          <w:rFonts w:ascii="Helvetica" w:hAnsi="Helvetica"/>
          <w:b/>
          <w:spacing w:val="6"/>
        </w:rPr>
      </w:pPr>
      <w:ins w:id="25939"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25940" w:author="Rev 6 Allen Wirfs-Brock" w:date="2012-02-27T15:46:00Z">
          <w:r w:rsidRPr="00E77497" w:rsidDel="00A113E2">
            <w:rPr>
              <w:rFonts w:ascii="Helvetica" w:hAnsi="Helvetica"/>
              <w:b/>
              <w:spacing w:val="6"/>
            </w:rPr>
            <w:delText>Initialization</w:delText>
          </w:r>
        </w:del>
      </w:ins>
      <w:ins w:id="25941" w:author="Rev 6 Allen Wirfs-Brock" w:date="2012-02-27T15:46:00Z">
        <w:r w:rsidR="00A113E2">
          <w:rPr>
            <w:rFonts w:ascii="Helvetica" w:hAnsi="Helvetica"/>
            <w:b/>
            <w:spacing w:val="6"/>
          </w:rPr>
          <w:t>Initialisation</w:t>
        </w:r>
      </w:ins>
    </w:p>
    <w:p w:rsidR="00295437" w:rsidRPr="004418C4" w:rsidRDefault="00295437" w:rsidP="00295437">
      <w:pPr>
        <w:ind w:left="360"/>
        <w:rPr>
          <w:ins w:id="25942" w:author="Rev 4 Allen Wirfs-Brock" w:date="2011-11-06T16:38:00Z"/>
        </w:rPr>
      </w:pPr>
      <w:ins w:id="25943"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25944" w:author="Rev 6 Allen Wirfs-Brock" w:date="2012-02-27T16:31:00Z">
          <w:r w:rsidRPr="004418C4" w:rsidDel="00767E5E">
            <w:rPr>
              <w:rFonts w:ascii="Times New Roman" w:hAnsi="Times New Roman"/>
              <w:i/>
            </w:rPr>
            <w:delText>enviornment</w:delText>
          </w:r>
        </w:del>
      </w:ins>
      <w:ins w:id="25945" w:author="Rev 6 Allen Wirfs-Brock" w:date="2012-02-27T16:31:00Z">
        <w:r w:rsidR="00767E5E">
          <w:rPr>
            <w:rFonts w:ascii="Times New Roman" w:hAnsi="Times New Roman"/>
            <w:i/>
          </w:rPr>
          <w:t>environment</w:t>
        </w:r>
      </w:ins>
      <w:ins w:id="25946" w:author="Rev 4 Allen Wirfs-Brock" w:date="2011-11-06T16:38:00Z">
        <w:r>
          <w:t>.</w:t>
        </w:r>
      </w:ins>
    </w:p>
    <w:p w:rsidR="00295437" w:rsidRPr="008E00F6" w:rsidRDefault="00295437" w:rsidP="00295437">
      <w:pPr>
        <w:rPr>
          <w:ins w:id="25947" w:author="Rev 4 Allen Wirfs-Brock" w:date="2011-11-06T16:38:00Z"/>
          <w:sz w:val="18"/>
        </w:rPr>
      </w:pPr>
      <w:ins w:id="25948"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25949" w:author="Rev 6 Allen Wirfs-Brock" w:date="2012-02-27T15:48:00Z">
          <w:r w:rsidRPr="008E00F6" w:rsidDel="00A113E2">
            <w:rPr>
              <w:sz w:val="18"/>
            </w:rPr>
            <w:delText>initialization</w:delText>
          </w:r>
        </w:del>
      </w:ins>
      <w:ins w:id="25950" w:author="Rev 6 Allen Wirfs-Brock" w:date="2012-02-27T15:48:00Z">
        <w:r w:rsidR="00A113E2">
          <w:rPr>
            <w:sz w:val="18"/>
          </w:rPr>
          <w:t>initialisation</w:t>
        </w:r>
      </w:ins>
      <w:ins w:id="25951" w:author="Rev 4 Allen Wirfs-Brock" w:date="2011-11-06T16:38:00Z">
        <w:r w:rsidRPr="008E00F6">
          <w:rPr>
            <w:sz w:val="18"/>
          </w:rPr>
          <w:t xml:space="preserve"> value.  This is the </w:t>
        </w:r>
        <w:del w:id="25952" w:author="Rev 7 Allen Wirfs-Brock" w:date="2012-05-04T14:17: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rsidR="00295437" w:rsidRPr="00E77497" w:rsidDel="00007356" w:rsidRDefault="00295437" w:rsidP="00295437">
      <w:pPr>
        <w:contextualSpacing/>
        <w:rPr>
          <w:ins w:id="25953" w:author="Rev 4 Allen Wirfs-Brock" w:date="2011-11-06T16:38:00Z"/>
          <w:del w:id="25954" w:author="Rev 8 Allen Wirfs-Brock" w:date="2012-06-01T09:08:00Z"/>
        </w:rPr>
      </w:pPr>
      <w:ins w:id="25955" w:author="Rev 4 Allen Wirfs-Brock" w:date="2011-11-06T16:39:00Z">
        <w:del w:id="25956" w:author="Rev 8 Allen Wirfs-Brock" w:date="2012-06-01T09:08: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del>
      </w:ins>
    </w:p>
    <w:p w:rsidR="00295437" w:rsidRPr="004418C4" w:rsidDel="00007356" w:rsidRDefault="00295437" w:rsidP="00C47E72">
      <w:pPr>
        <w:pStyle w:val="Alg2"/>
        <w:numPr>
          <w:ilvl w:val="0"/>
          <w:numId w:val="621"/>
        </w:numPr>
        <w:spacing w:after="220"/>
        <w:rPr>
          <w:ins w:id="25957" w:author="Rev 4 Allen Wirfs-Brock" w:date="2011-11-06T16:38:00Z"/>
          <w:del w:id="25958" w:author="Rev 8 Allen Wirfs-Brock" w:date="2012-06-01T09:08:00Z"/>
        </w:rPr>
      </w:pPr>
      <w:ins w:id="25959" w:author="Rev 4 Allen Wirfs-Brock" w:date="2011-11-06T16:38:00Z">
        <w:del w:id="25960" w:author="Rev 8 Allen Wirfs-Brock" w:date="2012-06-01T09:08:00Z">
          <w:r w:rsidRPr="004418C4" w:rsidDel="00007356">
            <w:delText>Perform</w:delText>
          </w:r>
        </w:del>
      </w:ins>
      <w:ins w:id="25961" w:author="Rev 6 Allen Wirfs-Brock" w:date="2012-02-19T16:44:00Z">
        <w:del w:id="25962" w:author="Rev 8 Allen Wirfs-Brock" w:date="2012-06-01T09:08:00Z">
          <w:r w:rsidR="00A90B01" w:rsidDel="00007356">
            <w:delText>Return the result of performing</w:delText>
          </w:r>
        </w:del>
      </w:ins>
      <w:ins w:id="25963" w:author="Rev 4 Allen Wirfs-Brock" w:date="2011-11-06T16:38:00Z">
        <w:del w:id="25964" w:author="Rev 8 Allen Wirfs-Brock" w:date="2012-06-01T09:08:00Z">
          <w:r w:rsidRPr="004418C4" w:rsidDel="00007356">
            <w:delText xml:space="preserve"> Binding Initialization</w:delText>
          </w:r>
        </w:del>
      </w:ins>
      <w:ins w:id="25965" w:author="Rev 6 Allen Wirfs-Brock" w:date="2012-02-27T15:46:00Z">
        <w:del w:id="25966" w:author="Rev 8 Allen Wirfs-Brock" w:date="2012-06-01T09:08:00Z">
          <w:r w:rsidR="00A113E2" w:rsidDel="00007356">
            <w:delText>Initialisation</w:delText>
          </w:r>
        </w:del>
      </w:ins>
      <w:ins w:id="25967" w:author="Rev 4 Allen Wirfs-Brock" w:date="2011-11-06T16:38:00Z">
        <w:del w:id="25968" w:author="Rev 8 Allen Wirfs-Brock" w:date="2012-06-01T09:08:00Z">
          <w:r w:rsidRPr="004418C4" w:rsidDel="00007356">
            <w:delText xml:space="preserve"> for </w:delText>
          </w:r>
        </w:del>
      </w:ins>
      <w:ins w:id="25969" w:author="Rev 4 Allen Wirfs-Brock" w:date="2011-11-06T16:43:00Z">
        <w:del w:id="25970" w:author="Rev 8 Allen Wirfs-Brock" w:date="2012-06-01T09:08:00Z">
          <w:r w:rsidR="0074396A" w:rsidRPr="00E77497" w:rsidDel="00007356">
            <w:rPr>
              <w:i/>
            </w:rPr>
            <w:delText>Binding</w:delText>
          </w:r>
          <w:r w:rsidR="0074396A" w:rsidRPr="00E77497" w:rsidDel="00007356">
            <w:rPr>
              <w:rStyle w:val="bnf"/>
            </w:rPr>
            <w:delText>Identifier</w:delText>
          </w:r>
          <w:r w:rsidR="0074396A" w:rsidRPr="004418C4" w:rsidDel="00007356">
            <w:delText xml:space="preserve"> </w:delText>
          </w:r>
        </w:del>
      </w:ins>
      <w:ins w:id="25971" w:author="Rev 4 Allen Wirfs-Brock" w:date="2011-11-06T16:38:00Z">
        <w:del w:id="25972" w:author="Rev 8 Allen Wirfs-Brock" w:date="2012-06-01T09:08:00Z">
          <w:r w:rsidRPr="004418C4" w:rsidDel="00007356">
            <w:delText>passing</w:delText>
          </w:r>
          <w:r w:rsidRPr="004418C4" w:rsidDel="00007356">
            <w:rPr>
              <w:i/>
            </w:rPr>
            <w:delText xml:space="preserve"> value</w:delText>
          </w:r>
          <w:r w:rsidRPr="004418C4" w:rsidDel="00007356">
            <w:delText xml:space="preserve"> and </w:delText>
          </w:r>
        </w:del>
      </w:ins>
      <w:ins w:id="25973" w:author="Rev 4 Allen Wirfs-Brock" w:date="2011-11-06T16:39:00Z">
        <w:del w:id="25974" w:author="Rev 8 Allen Wirfs-Brock" w:date="2012-06-01T09:08:00Z">
          <w:r w:rsidRPr="004418C4" w:rsidDel="00007356">
            <w:rPr>
              <w:i/>
            </w:rPr>
            <w:delText>enviornment</w:delText>
          </w:r>
        </w:del>
      </w:ins>
      <w:ins w:id="25975" w:author="Rev 6 Allen Wirfs-Brock" w:date="2012-02-27T16:31:00Z">
        <w:del w:id="25976" w:author="Rev 8 Allen Wirfs-Brock" w:date="2012-06-01T09:08:00Z">
          <w:r w:rsidR="00767E5E" w:rsidDel="00007356">
            <w:rPr>
              <w:i/>
            </w:rPr>
            <w:delText>environment</w:delText>
          </w:r>
        </w:del>
      </w:ins>
      <w:ins w:id="25977" w:author="Rev 4 Allen Wirfs-Brock" w:date="2011-11-06T16:39:00Z">
        <w:del w:id="25978" w:author="Rev 8 Allen Wirfs-Brock" w:date="2012-06-01T09:08:00Z">
          <w:r w:rsidRPr="004418C4" w:rsidDel="00007356">
            <w:delText xml:space="preserve"> </w:delText>
          </w:r>
        </w:del>
      </w:ins>
      <w:ins w:id="25979" w:author="Rev 4 Allen Wirfs-Brock" w:date="2011-11-06T16:38:00Z">
        <w:del w:id="25980" w:author="Rev 8 Allen Wirfs-Brock" w:date="2012-06-01T09:08:00Z">
          <w:r w:rsidRPr="004418C4" w:rsidDel="00007356">
            <w:delText>as the arguments.</w:delText>
          </w:r>
        </w:del>
      </w:ins>
    </w:p>
    <w:p w:rsidR="0074396A" w:rsidRPr="00E77497" w:rsidRDefault="0074396A" w:rsidP="0074396A">
      <w:pPr>
        <w:contextualSpacing/>
        <w:rPr>
          <w:ins w:id="25981" w:author="Rev 4 Allen Wirfs-Brock" w:date="2011-11-06T16:45:00Z"/>
        </w:rPr>
      </w:pPr>
      <w:ins w:id="25982"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rsidR="0074396A" w:rsidRPr="00E77497" w:rsidRDefault="0074396A" w:rsidP="00C47E72">
      <w:pPr>
        <w:pStyle w:val="Alg3"/>
        <w:numPr>
          <w:ilvl w:val="0"/>
          <w:numId w:val="622"/>
        </w:numPr>
        <w:rPr>
          <w:ins w:id="25983" w:author="Rev 4 Allen Wirfs-Brock" w:date="2011-11-06T16:50:00Z"/>
        </w:rPr>
      </w:pPr>
      <w:commentRangeStart w:id="25984"/>
      <w:ins w:id="25985" w:author="Rev 4 Allen Wirfs-Brock" w:date="2011-11-06T16:50:00Z">
        <w:r w:rsidRPr="00E77497">
          <w:t xml:space="preserve">Let </w:t>
        </w:r>
        <w:r>
          <w:rPr>
            <w:i/>
          </w:rPr>
          <w:t>exceptionObj</w:t>
        </w:r>
        <w:r w:rsidRPr="00E77497">
          <w:t xml:space="preserve"> be ToObject(</w:t>
        </w:r>
        <w:r>
          <w:rPr>
            <w:i/>
          </w:rPr>
          <w:t>value</w:t>
        </w:r>
        <w:r w:rsidRPr="00E77497">
          <w:t>).</w:t>
        </w:r>
      </w:ins>
    </w:p>
    <w:p w:rsidR="00ED63AB" w:rsidRDefault="00ED63AB" w:rsidP="00ED63AB">
      <w:pPr>
        <w:pStyle w:val="Alg2"/>
        <w:numPr>
          <w:ilvl w:val="0"/>
          <w:numId w:val="622"/>
        </w:numPr>
        <w:spacing w:after="220"/>
        <w:contextualSpacing/>
        <w:rPr>
          <w:ins w:id="25986" w:author="Rev 10 Allen Wirfs-Brock" w:date="2012-08-07T17:11:00Z"/>
        </w:rPr>
      </w:pPr>
      <w:ins w:id="25987" w:author="Rev 10 Allen Wirfs-Brock" w:date="2012-08-07T17:11:00Z">
        <w:r>
          <w:t>ReturnIfAbrupt(</w:t>
        </w:r>
      </w:ins>
      <w:ins w:id="25988" w:author="Rev 10 Allen Wirfs-Brock" w:date="2012-08-07T17:12:00Z">
        <w:r>
          <w:rPr>
            <w:i/>
          </w:rPr>
          <w:t>exceptionObj</w:t>
        </w:r>
      </w:ins>
      <w:ins w:id="25989" w:author="Rev 10 Allen Wirfs-Brock" w:date="2012-08-07T17:11:00Z">
        <w:r>
          <w:t>)</w:t>
        </w:r>
      </w:ins>
      <w:ins w:id="25990" w:author="Rev 10 Allen Wirfs-Brock" w:date="2012-08-07T17:12:00Z">
        <w:r>
          <w:t>.</w:t>
        </w:r>
      </w:ins>
      <w:commentRangeEnd w:id="25984"/>
      <w:ins w:id="25991" w:author="Rev 10 Allen Wirfs-Brock" w:date="2012-08-07T17:14:00Z">
        <w:r>
          <w:rPr>
            <w:rStyle w:val="CommentReference"/>
            <w:rFonts w:ascii="Arial" w:eastAsia="MS Mincho" w:hAnsi="Arial"/>
            <w:spacing w:val="0"/>
            <w:lang w:eastAsia="ja-JP"/>
          </w:rPr>
          <w:commentReference w:id="25984"/>
        </w:r>
      </w:ins>
    </w:p>
    <w:p w:rsidR="0074396A" w:rsidRPr="004418C4" w:rsidRDefault="0074396A" w:rsidP="00C47E72">
      <w:pPr>
        <w:pStyle w:val="Alg2"/>
        <w:numPr>
          <w:ilvl w:val="0"/>
          <w:numId w:val="622"/>
        </w:numPr>
        <w:spacing w:after="220"/>
        <w:rPr>
          <w:ins w:id="25992" w:author="Rev 4 Allen Wirfs-Brock" w:date="2011-11-06T16:45:00Z"/>
        </w:rPr>
      </w:pPr>
      <w:ins w:id="25993" w:author="Rev 4 Allen Wirfs-Brock" w:date="2011-11-06T16:45:00Z">
        <w:del w:id="25994" w:author="Rev 6 Allen Wirfs-Brock" w:date="2012-02-19T16:44:00Z">
          <w:r w:rsidRPr="004418C4" w:rsidDel="00A90B01">
            <w:delText>Perform</w:delText>
          </w:r>
        </w:del>
      </w:ins>
      <w:ins w:id="25995" w:author="Rev 6 Allen Wirfs-Brock" w:date="2012-02-19T16:44:00Z">
        <w:r w:rsidR="00A90B01">
          <w:t>Return the result of performing</w:t>
        </w:r>
      </w:ins>
      <w:ins w:id="25996" w:author="Rev 4 Allen Wirfs-Brock" w:date="2011-11-06T16:45:00Z">
        <w:r w:rsidRPr="004418C4">
          <w:t xml:space="preserve"> Binding </w:t>
        </w:r>
        <w:del w:id="25997" w:author="Rev 6 Allen Wirfs-Brock" w:date="2012-02-27T15:46:00Z">
          <w:r w:rsidRPr="004418C4" w:rsidDel="00A113E2">
            <w:delText>Initialization</w:delText>
          </w:r>
        </w:del>
      </w:ins>
      <w:ins w:id="25998" w:author="Rev 6 Allen Wirfs-Brock" w:date="2012-02-27T15:46:00Z">
        <w:r w:rsidR="00A113E2">
          <w:t>Initialisation</w:t>
        </w:r>
      </w:ins>
      <w:ins w:id="25999"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26000" w:author="Rev 4 Allen Wirfs-Brock" w:date="2011-11-06T16:50:00Z">
        <w:r>
          <w:rPr>
            <w:i/>
          </w:rPr>
          <w:t>exceptionObj</w:t>
        </w:r>
        <w:r w:rsidRPr="00E77497">
          <w:t xml:space="preserve"> </w:t>
        </w:r>
      </w:ins>
      <w:ins w:id="26001" w:author="Rev 4 Allen Wirfs-Brock" w:date="2011-11-06T16:45:00Z">
        <w:r w:rsidRPr="004418C4">
          <w:t xml:space="preserve">and </w:t>
        </w:r>
        <w:del w:id="26002" w:author="Rev 6 Allen Wirfs-Brock" w:date="2012-02-27T16:31:00Z">
          <w:r w:rsidRPr="004418C4" w:rsidDel="00767E5E">
            <w:rPr>
              <w:i/>
            </w:rPr>
            <w:delText>enviornment</w:delText>
          </w:r>
        </w:del>
      </w:ins>
      <w:ins w:id="26003" w:author="Rev 6 Allen Wirfs-Brock" w:date="2012-02-27T16:31:00Z">
        <w:r w:rsidR="00767E5E">
          <w:rPr>
            <w:i/>
          </w:rPr>
          <w:t>environment</w:t>
        </w:r>
      </w:ins>
      <w:ins w:id="26004" w:author="Rev 4 Allen Wirfs-Brock" w:date="2011-11-06T16:45:00Z">
        <w:r w:rsidRPr="004418C4">
          <w:t xml:space="preserve"> as the arguments.</w:t>
        </w:r>
      </w:ins>
    </w:p>
    <w:p w:rsidR="006A1523" w:rsidRDefault="006A1523" w:rsidP="006A1523">
      <w:pPr>
        <w:keepNext/>
        <w:rPr>
          <w:ins w:id="26005" w:author="Rev 4 Allen Wirfs-Brock" w:date="2011-11-06T16:52:00Z"/>
          <w:rFonts w:ascii="Helvetica" w:hAnsi="Helvetica"/>
          <w:b/>
          <w:spacing w:val="6"/>
        </w:rPr>
      </w:pPr>
      <w:ins w:id="26006"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rsidR="006A1523" w:rsidRPr="00E77497" w:rsidRDefault="006A1523" w:rsidP="006A1523">
      <w:pPr>
        <w:ind w:firstLine="360"/>
        <w:rPr>
          <w:ins w:id="26007" w:author="Rev 4 Allen Wirfs-Brock" w:date="2011-11-06T16:53:00Z"/>
        </w:rPr>
      </w:pPr>
      <w:ins w:id="26008"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rsidR="006A1523" w:rsidRPr="00E77497" w:rsidRDefault="006A1523" w:rsidP="006A1523">
      <w:pPr>
        <w:contextualSpacing/>
        <w:rPr>
          <w:ins w:id="26009" w:author="Rev 4 Allen Wirfs-Brock" w:date="2011-11-06T16:52:00Z"/>
        </w:rPr>
      </w:pPr>
      <w:ins w:id="26010"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rsidR="006A1523" w:rsidRPr="00E77497" w:rsidRDefault="006A1523" w:rsidP="00C47E72">
      <w:pPr>
        <w:pStyle w:val="Alg2"/>
        <w:numPr>
          <w:ilvl w:val="0"/>
          <w:numId w:val="139"/>
        </w:numPr>
        <w:rPr>
          <w:ins w:id="26011" w:author="Rev 4 Allen Wirfs-Brock" w:date="2011-11-06T16:52:00Z"/>
        </w:rPr>
      </w:pPr>
      <w:ins w:id="26012" w:author="Rev 4 Allen Wirfs-Brock" w:date="2011-11-06T16:52:00Z">
        <w:r w:rsidRPr="00E77497">
          <w:t xml:space="preserve">Let </w:t>
        </w:r>
        <w:r w:rsidRPr="00E77497">
          <w:rPr>
            <w:i/>
          </w:rPr>
          <w:t>oldEnv</w:t>
        </w:r>
        <w:r w:rsidRPr="00E77497">
          <w:t xml:space="preserve"> be the </w:t>
        </w:r>
        <w:del w:id="26013" w:author="Rev 7 Allen Wirfs-Brock" w:date="2012-05-02T10:51:00Z">
          <w:r w:rsidRPr="00E77497" w:rsidDel="002F42C1">
            <w:delText>running</w:delText>
          </w:r>
        </w:del>
      </w:ins>
      <w:ins w:id="26014" w:author="Rev 7 Allen Wirfs-Brock" w:date="2012-05-02T10:51:00Z">
        <w:del w:id="26015" w:author="Rev 8 Allen Wirfs-Brock" w:date="2012-06-13T16:02:00Z">
          <w:r w:rsidR="002F42C1" w:rsidDel="00B33FB4">
            <w:delText>current</w:delText>
          </w:r>
        </w:del>
      </w:ins>
      <w:ins w:id="26016" w:author="Rev 8 Allen Wirfs-Brock" w:date="2012-06-13T16:02:00Z">
        <w:r w:rsidR="00B33FB4">
          <w:t>running</w:t>
        </w:r>
      </w:ins>
      <w:ins w:id="26017" w:author="Rev 4 Allen Wirfs-Brock" w:date="2011-11-06T16:52:00Z">
        <w:r w:rsidRPr="00E77497">
          <w:t xml:space="preserve"> execution context’s LexicalEnvironment.</w:t>
        </w:r>
      </w:ins>
    </w:p>
    <w:p w:rsidR="006A1523" w:rsidRPr="00E77497" w:rsidRDefault="006A1523" w:rsidP="00C47E72">
      <w:pPr>
        <w:pStyle w:val="Alg2"/>
        <w:numPr>
          <w:ilvl w:val="0"/>
          <w:numId w:val="139"/>
        </w:numPr>
        <w:rPr>
          <w:ins w:id="26018" w:author="Rev 4 Allen Wirfs-Brock" w:date="2011-11-06T16:52:00Z"/>
        </w:rPr>
      </w:pPr>
      <w:ins w:id="26019"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rsidR="006A1523" w:rsidRPr="00E77497" w:rsidRDefault="006A1523" w:rsidP="00C47E72">
      <w:pPr>
        <w:pStyle w:val="Alg2"/>
        <w:numPr>
          <w:ilvl w:val="0"/>
          <w:numId w:val="139"/>
        </w:numPr>
        <w:rPr>
          <w:ins w:id="26020" w:author="Rev 4 Allen Wirfs-Brock" w:date="2011-11-06T16:52:00Z"/>
        </w:rPr>
      </w:pPr>
      <w:ins w:id="26021" w:author="Rev 4 Allen Wirfs-Brock" w:date="2011-11-06T16:52:00Z">
        <w:r w:rsidRPr="00E77497">
          <w:t xml:space="preserve">For each element </w:t>
        </w:r>
        <w:r w:rsidRPr="00E77497">
          <w:rPr>
            <w:i/>
          </w:rPr>
          <w:t>argName</w:t>
        </w:r>
        <w:r w:rsidRPr="00E77497">
          <w:t xml:space="preserve"> of the BoundNames of </w:t>
        </w:r>
        <w:r w:rsidRPr="00E77497">
          <w:rPr>
            <w:i/>
          </w:rPr>
          <w:t>CatchParameter</w:t>
        </w:r>
        <w:r w:rsidRPr="004012E4">
          <w:t>, do</w:t>
        </w:r>
      </w:ins>
    </w:p>
    <w:p w:rsidR="006A1523" w:rsidRPr="00E77497" w:rsidRDefault="006A1523" w:rsidP="00C47E72">
      <w:pPr>
        <w:pStyle w:val="Alg2"/>
        <w:numPr>
          <w:ilvl w:val="1"/>
          <w:numId w:val="139"/>
        </w:numPr>
        <w:tabs>
          <w:tab w:val="clear" w:pos="1080"/>
          <w:tab w:val="num" w:pos="720"/>
        </w:tabs>
        <w:ind w:hanging="720"/>
        <w:rPr>
          <w:ins w:id="26022" w:author="Rev 4 Allen Wirfs-Brock" w:date="2011-11-06T16:52:00Z"/>
        </w:rPr>
      </w:pPr>
      <w:ins w:id="26023"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rsidR="006A1523" w:rsidRPr="00E77497" w:rsidRDefault="006A1523" w:rsidP="00C47E72">
      <w:pPr>
        <w:pStyle w:val="Alg2"/>
        <w:numPr>
          <w:ilvl w:val="0"/>
          <w:numId w:val="139"/>
        </w:numPr>
        <w:rPr>
          <w:ins w:id="26024" w:author="Rev 4 Allen Wirfs-Brock" w:date="2011-11-06T16:52:00Z"/>
        </w:rPr>
      </w:pPr>
      <w:ins w:id="26025" w:author="Rev 4 Allen Wirfs-Brock" w:date="2011-11-06T16:52:00Z">
        <w:del w:id="26026" w:author="Rev 6 Allen Wirfs-Brock" w:date="2012-02-19T16:48:00Z">
          <w:r w:rsidRPr="004418C4" w:rsidDel="00A90B01">
            <w:delText>Perform</w:delText>
          </w:r>
        </w:del>
      </w:ins>
      <w:ins w:id="26027" w:author="Rev 6 Allen Wirfs-Brock" w:date="2012-02-19T16:48:00Z">
        <w:r w:rsidR="00A90B01">
          <w:t xml:space="preserve">Let </w:t>
        </w:r>
        <w:r w:rsidR="00A90B01" w:rsidRPr="00A90B01">
          <w:rPr>
            <w:i/>
          </w:rPr>
          <w:t>status</w:t>
        </w:r>
        <w:r w:rsidR="00A90B01">
          <w:t xml:space="preserve"> be the result of performing</w:t>
        </w:r>
      </w:ins>
      <w:ins w:id="26028" w:author="Rev 4 Allen Wirfs-Brock" w:date="2011-11-06T16:52:00Z">
        <w:r w:rsidRPr="004418C4">
          <w:t xml:space="preserve"> Binding </w:t>
        </w:r>
        <w:del w:id="26029" w:author="Rev 6 Allen Wirfs-Brock" w:date="2012-02-27T15:46:00Z">
          <w:r w:rsidRPr="004418C4" w:rsidDel="00A113E2">
            <w:delText>Initialization</w:delText>
          </w:r>
        </w:del>
      </w:ins>
      <w:ins w:id="26030" w:author="Rev 6 Allen Wirfs-Brock" w:date="2012-02-27T15:46:00Z">
        <w:r w:rsidR="00A113E2">
          <w:t>Initialisation</w:t>
        </w:r>
      </w:ins>
      <w:ins w:id="26031"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26032" w:author="Rev 4 Allen Wirfs-Brock" w:date="2011-11-06T16:54:00Z">
        <w:r>
          <w:rPr>
            <w:i/>
          </w:rPr>
          <w:t>thrownValue</w:t>
        </w:r>
      </w:ins>
      <w:ins w:id="26033" w:author="Rev 4 Allen Wirfs-Brock" w:date="2011-11-06T16:52:00Z">
        <w:r w:rsidRPr="00E77497">
          <w:rPr>
            <w:i/>
          </w:rPr>
          <w:t xml:space="preserve"> </w:t>
        </w:r>
        <w:r w:rsidRPr="00E77497">
          <w:t xml:space="preserve">and </w:t>
        </w:r>
        <w:r w:rsidRPr="00E77497">
          <w:rPr>
            <w:i/>
          </w:rPr>
          <w:t>cat</w:t>
        </w:r>
      </w:ins>
      <w:ins w:id="26034" w:author="Rev 4 Allen Wirfs-Brock" w:date="2011-11-06T16:54:00Z">
        <w:r>
          <w:rPr>
            <w:i/>
          </w:rPr>
          <w:t>c</w:t>
        </w:r>
        <w:del w:id="26035" w:author="Rev 6 Allen Wirfs-Brock" w:date="2012-02-19T16:49:00Z">
          <w:r w:rsidDel="00A90B01">
            <w:rPr>
              <w:i/>
            </w:rPr>
            <w:delText>g</w:delText>
          </w:r>
        </w:del>
      </w:ins>
      <w:ins w:id="26036" w:author="Rev 6 Allen Wirfs-Brock" w:date="2012-02-19T16:49:00Z">
        <w:r w:rsidR="00A90B01">
          <w:rPr>
            <w:i/>
          </w:rPr>
          <w:t>h</w:t>
        </w:r>
      </w:ins>
      <w:ins w:id="26037" w:author="Rev 4 Allen Wirfs-Brock" w:date="2011-11-06T16:52:00Z">
        <w:r w:rsidRPr="00E77497">
          <w:rPr>
            <w:i/>
          </w:rPr>
          <w:t>Env</w:t>
        </w:r>
        <w:r w:rsidRPr="00E77497">
          <w:rPr>
            <w:b/>
          </w:rPr>
          <w:t xml:space="preserve"> </w:t>
        </w:r>
        <w:r w:rsidRPr="00E77497">
          <w:t xml:space="preserve">as arguments. </w:t>
        </w:r>
      </w:ins>
    </w:p>
    <w:p w:rsidR="006A1523" w:rsidRPr="00E77497" w:rsidRDefault="00ED63AB" w:rsidP="00C47E72">
      <w:pPr>
        <w:pStyle w:val="Alg2"/>
        <w:numPr>
          <w:ilvl w:val="0"/>
          <w:numId w:val="139"/>
        </w:numPr>
        <w:rPr>
          <w:ins w:id="26038" w:author="Rev 4 Allen Wirfs-Brock" w:date="2011-11-06T16:52:00Z"/>
        </w:rPr>
      </w:pPr>
      <w:ins w:id="26039" w:author="Rev 10 Allen Wirfs-Brock" w:date="2012-08-07T16:55:00Z">
        <w:r>
          <w:lastRenderedPageBreak/>
          <w:t>ReturnIfAbrupt(</w:t>
        </w:r>
        <w:r w:rsidRPr="00A90B01">
          <w:rPr>
            <w:i/>
          </w:rPr>
          <w:t>status</w:t>
        </w:r>
        <w:r>
          <w:t>)</w:t>
        </w:r>
      </w:ins>
      <w:ins w:id="26040" w:author="Rev 4 Allen Wirfs-Brock" w:date="2011-11-06T16:52:00Z">
        <w:del w:id="26041" w:author="Rev 10 Allen Wirfs-Brock" w:date="2012-08-07T16:55:00Z">
          <w:r w:rsidR="006A1523" w:rsidRPr="00E77497" w:rsidDel="00ED63AB">
            <w:delText xml:space="preserve">If </w:delText>
          </w:r>
          <w:r w:rsidR="006A1523" w:rsidRPr="00A90B01" w:rsidDel="00ED63AB">
            <w:rPr>
              <w:i/>
            </w:rPr>
            <w:delText>an exception was thrown in the preceding step, return (</w:delText>
          </w:r>
          <w:r w:rsidR="006A1523" w:rsidRPr="00A90B01" w:rsidDel="00ED63AB">
            <w:rPr>
              <w:rFonts w:ascii="Arial" w:hAnsi="Arial" w:cs="Arial"/>
              <w:i/>
            </w:rPr>
            <w:delText>throw</w:delText>
          </w:r>
          <w:r w:rsidR="006A1523" w:rsidRPr="00A90B01" w:rsidDel="00ED63AB">
            <w:rPr>
              <w:i/>
            </w:rPr>
            <w:delText xml:space="preserve">, V, </w:delText>
          </w:r>
          <w:r w:rsidR="006A1523" w:rsidRPr="00A90B01" w:rsidDel="00ED63AB">
            <w:rPr>
              <w:rFonts w:ascii="Arial" w:hAnsi="Arial" w:cs="Arial"/>
              <w:i/>
            </w:rPr>
            <w:delText>empty</w:delText>
          </w:r>
          <w:r w:rsidR="006A1523" w:rsidRPr="00A90B01" w:rsidDel="00ED63AB">
            <w:rPr>
              <w:i/>
            </w:rPr>
            <w:delText>) where V is the exception. (Execution now proceeds as if no exception were thrown.)</w:delText>
          </w:r>
        </w:del>
      </w:ins>
      <w:ins w:id="26042" w:author="Rev 6 Allen Wirfs-Brock" w:date="2012-02-19T16:49:00Z">
        <w:del w:id="26043" w:author="Rev 10 Allen Wirfs-Brock" w:date="2012-08-07T16:55:00Z">
          <w:r w:rsidR="00A90B01" w:rsidRPr="00A90B01" w:rsidDel="00ED63AB">
            <w:rPr>
              <w:i/>
            </w:rPr>
            <w:delText>status</w:delText>
          </w:r>
          <w:r w:rsidR="00A90B01" w:rsidDel="00ED63AB">
            <w:delText xml:space="preserve"> is an abrupt completion, then return </w:delText>
          </w:r>
          <w:r w:rsidR="00A90B01" w:rsidRPr="00A90B01" w:rsidDel="00ED63AB">
            <w:rPr>
              <w:i/>
            </w:rPr>
            <w:delText>status</w:delText>
          </w:r>
        </w:del>
        <w:r w:rsidR="00A90B01">
          <w:t>.</w:t>
        </w:r>
      </w:ins>
    </w:p>
    <w:p w:rsidR="006A1523" w:rsidRPr="00E77497" w:rsidRDefault="006A1523" w:rsidP="00C47E72">
      <w:pPr>
        <w:pStyle w:val="Alg2"/>
        <w:numPr>
          <w:ilvl w:val="0"/>
          <w:numId w:val="139"/>
        </w:numPr>
        <w:rPr>
          <w:ins w:id="26044" w:author="Rev 4 Allen Wirfs-Brock" w:date="2011-11-06T16:52:00Z"/>
        </w:rPr>
      </w:pPr>
      <w:ins w:id="26045" w:author="Rev 4 Allen Wirfs-Brock" w:date="2011-11-06T16:52:00Z">
        <w:r w:rsidRPr="00E77497">
          <w:t xml:space="preserve">Set the </w:t>
        </w:r>
        <w:del w:id="26046" w:author="Rev 7 Allen Wirfs-Brock" w:date="2012-05-02T10:52:00Z">
          <w:r w:rsidRPr="00E77497" w:rsidDel="002F42C1">
            <w:delText>running</w:delText>
          </w:r>
        </w:del>
      </w:ins>
      <w:ins w:id="26047" w:author="Rev 7 Allen Wirfs-Brock" w:date="2012-05-02T10:52:00Z">
        <w:del w:id="26048" w:author="Rev 8 Allen Wirfs-Brock" w:date="2012-06-13T16:02:00Z">
          <w:r w:rsidR="002F42C1" w:rsidDel="00B33FB4">
            <w:delText>current</w:delText>
          </w:r>
        </w:del>
      </w:ins>
      <w:ins w:id="26049" w:author="Rev 8 Allen Wirfs-Brock" w:date="2012-06-13T16:02:00Z">
        <w:r w:rsidR="00B33FB4">
          <w:t>running</w:t>
        </w:r>
      </w:ins>
      <w:ins w:id="26050" w:author="Rev 4 Allen Wirfs-Brock" w:date="2011-11-06T16:52:00Z">
        <w:r w:rsidRPr="00E77497">
          <w:t xml:space="preserve"> execution context’s LexicalEnvironment to </w:t>
        </w:r>
        <w:r w:rsidRPr="00E77497">
          <w:rPr>
            <w:i/>
          </w:rPr>
          <w:t>catchEnv</w:t>
        </w:r>
        <w:r w:rsidRPr="00E77497">
          <w:t>.</w:t>
        </w:r>
      </w:ins>
    </w:p>
    <w:p w:rsidR="006A1523" w:rsidRPr="00E77497" w:rsidRDefault="006A1523" w:rsidP="00C47E72">
      <w:pPr>
        <w:pStyle w:val="Alg2"/>
        <w:numPr>
          <w:ilvl w:val="0"/>
          <w:numId w:val="139"/>
        </w:numPr>
        <w:rPr>
          <w:ins w:id="26051" w:author="Rev 4 Allen Wirfs-Brock" w:date="2011-11-06T16:52:00Z"/>
        </w:rPr>
      </w:pPr>
      <w:ins w:id="26052"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rsidR="006A1523" w:rsidRPr="00E77497" w:rsidRDefault="006A1523" w:rsidP="00C47E72">
      <w:pPr>
        <w:pStyle w:val="Alg2"/>
        <w:numPr>
          <w:ilvl w:val="0"/>
          <w:numId w:val="139"/>
        </w:numPr>
        <w:rPr>
          <w:ins w:id="26053" w:author="Rev 4 Allen Wirfs-Brock" w:date="2011-11-06T16:52:00Z"/>
        </w:rPr>
      </w:pPr>
      <w:ins w:id="26054" w:author="Rev 4 Allen Wirfs-Brock" w:date="2011-11-06T16:52:00Z">
        <w:r w:rsidRPr="00E77497">
          <w:t xml:space="preserve">Set the </w:t>
        </w:r>
        <w:del w:id="26055" w:author="Rev 7 Allen Wirfs-Brock" w:date="2012-05-02T10:52:00Z">
          <w:r w:rsidRPr="00E77497" w:rsidDel="002F42C1">
            <w:delText>running</w:delText>
          </w:r>
        </w:del>
      </w:ins>
      <w:ins w:id="26056" w:author="Rev 7 Allen Wirfs-Brock" w:date="2012-05-02T10:52:00Z">
        <w:del w:id="26057" w:author="Rev 8 Allen Wirfs-Brock" w:date="2012-06-13T16:02:00Z">
          <w:r w:rsidR="002F42C1" w:rsidDel="00B33FB4">
            <w:delText>current</w:delText>
          </w:r>
        </w:del>
      </w:ins>
      <w:ins w:id="26058" w:author="Rev 8 Allen Wirfs-Brock" w:date="2012-06-13T16:02:00Z">
        <w:r w:rsidR="00B33FB4">
          <w:t>running</w:t>
        </w:r>
      </w:ins>
      <w:ins w:id="26059" w:author="Rev 4 Allen Wirfs-Brock" w:date="2011-11-06T16:52:00Z">
        <w:r w:rsidRPr="00E77497">
          <w:t xml:space="preserve"> execution context’s LexicalEnvironment to </w:t>
        </w:r>
        <w:r w:rsidRPr="00E77497">
          <w:rPr>
            <w:i/>
          </w:rPr>
          <w:t>oldEnv</w:t>
        </w:r>
        <w:r w:rsidRPr="00E77497">
          <w:t>.</w:t>
        </w:r>
      </w:ins>
    </w:p>
    <w:p w:rsidR="006A1523" w:rsidRPr="00E77497" w:rsidRDefault="006A1523" w:rsidP="00C47E72">
      <w:pPr>
        <w:pStyle w:val="Alg2"/>
        <w:numPr>
          <w:ilvl w:val="0"/>
          <w:numId w:val="139"/>
        </w:numPr>
        <w:spacing w:after="220"/>
        <w:rPr>
          <w:ins w:id="26060" w:author="Rev 4 Allen Wirfs-Brock" w:date="2011-11-06T16:52:00Z"/>
        </w:rPr>
      </w:pPr>
      <w:ins w:id="26061" w:author="Rev 4 Allen Wirfs-Brock" w:date="2011-11-06T16:52:00Z">
        <w:r w:rsidRPr="00E77497">
          <w:t xml:space="preserve">Return </w:t>
        </w:r>
        <w:r w:rsidRPr="00E77497">
          <w:rPr>
            <w:i/>
          </w:rPr>
          <w:t>B</w:t>
        </w:r>
        <w:r w:rsidRPr="00E77497">
          <w:t>.</w:t>
        </w:r>
      </w:ins>
    </w:p>
    <w:p w:rsidR="006A1523" w:rsidRPr="00E77497" w:rsidRDefault="006A1523" w:rsidP="006A1523">
      <w:pPr>
        <w:pStyle w:val="Note"/>
        <w:rPr>
          <w:ins w:id="26062" w:author="Rev 4 Allen Wirfs-Brock" w:date="2011-11-06T16:52:00Z"/>
        </w:rPr>
      </w:pPr>
      <w:ins w:id="26063"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rsidR="004C2687" w:rsidRPr="00E77497" w:rsidRDefault="004C2687" w:rsidP="004C2687">
      <w:pPr>
        <w:keepNext/>
        <w:rPr>
          <w:ins w:id="26064" w:author="Rev 4 Allen Wirfs-Brock" w:date="2011-10-20T10:22:00Z"/>
          <w:rFonts w:ascii="Helvetica" w:hAnsi="Helvetica"/>
          <w:b/>
        </w:rPr>
      </w:pPr>
      <w:ins w:id="26065"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del w:id="26066"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26067" w:author="Rev 4 Allen Wirfs-Brock" w:date="2011-10-20T10:28:00Z">
        <w:r w:rsidRPr="00E77497" w:rsidDel="00EB6200">
          <w:delText>is evaluated as follows:</w:delText>
        </w:r>
      </w:del>
    </w:p>
    <w:p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6"/>
        </w:numPr>
      </w:pPr>
      <w:r w:rsidRPr="00E77497">
        <w:t xml:space="preserve">If </w:t>
      </w:r>
      <w:r w:rsidRPr="00E77497">
        <w:rPr>
          <w:i/>
        </w:rPr>
        <w:t>B</w:t>
      </w:r>
      <w:r w:rsidRPr="00E77497">
        <w:t>.</w:t>
      </w:r>
      <w:ins w:id="26068" w:author="Rev 6 Allen Wirfs-Brock" w:date="2012-02-19T16:50:00Z">
        <w:r w:rsidR="00A90B01">
          <w:t>[[</w:t>
        </w:r>
      </w:ins>
      <w:r w:rsidRPr="00E77497">
        <w:t>type</w:t>
      </w:r>
      <w:ins w:id="26069"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rsidR="004C02EF" w:rsidRPr="00E77497" w:rsidRDefault="004C02EF" w:rsidP="00C47E72">
      <w:pPr>
        <w:pStyle w:val="Alg2"/>
        <w:numPr>
          <w:ilvl w:val="0"/>
          <w:numId w:val="136"/>
        </w:numPr>
        <w:spacing w:after="220"/>
      </w:pPr>
      <w:r w:rsidRPr="00E77497">
        <w:t xml:space="preserve">Return the result of </w:t>
      </w:r>
      <w:del w:id="26070" w:author="Rev 4 Allen Wirfs-Brock" w:date="2011-11-06T16:54:00Z">
        <w:r w:rsidRPr="00E77497" w:rsidDel="006A1523">
          <w:delText xml:space="preserve">evaluating </w:delText>
        </w:r>
      </w:del>
      <w:ins w:id="26071" w:author="Rev 4 Allen Wirfs-Brock" w:date="2011-11-06T16:54:00Z">
        <w:r w:rsidR="006A1523">
          <w:t>perform</w:t>
        </w:r>
      </w:ins>
      <w:ins w:id="26072" w:author="Rev 4 Allen Wirfs-Brock" w:date="2011-11-06T16:55:00Z">
        <w:r w:rsidR="006A1523">
          <w:t>ing</w:t>
        </w:r>
      </w:ins>
      <w:ins w:id="26073"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26074" w:author="Rev 6 Allen Wirfs-Brock" w:date="2012-02-19T16:51:00Z">
        <w:r w:rsidR="00A90B01">
          <w:t>[[</w:t>
        </w:r>
      </w:ins>
      <w:r w:rsidRPr="00E77497">
        <w:t>value</w:t>
      </w:r>
      <w:ins w:id="26075" w:author="Rev 6 Allen Wirfs-Brock" w:date="2012-02-19T16:51:00Z">
        <w:r w:rsidR="00A90B01">
          <w:t>]]</w:t>
        </w:r>
      </w:ins>
      <w:r w:rsidRPr="00E77497">
        <w:t>.</w:t>
      </w:r>
    </w:p>
    <w:p w:rsidR="004C02EF" w:rsidRPr="00E77497" w:rsidRDefault="004C02EF" w:rsidP="004C02EF">
      <w:del w:id="26076"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26077" w:author="Rev 4 Allen Wirfs-Brock" w:date="2011-10-20T10:28:00Z">
        <w:r w:rsidRPr="00E77497" w:rsidDel="00EB6200">
          <w:delText>is evaluated as follows:</w:delText>
        </w:r>
      </w:del>
    </w:p>
    <w:p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C47E72">
      <w:pPr>
        <w:pStyle w:val="Alg2"/>
        <w:numPr>
          <w:ilvl w:val="0"/>
          <w:numId w:val="137"/>
        </w:numPr>
      </w:pPr>
      <w:r w:rsidRPr="00E77497">
        <w:t xml:space="preserve">If </w:t>
      </w:r>
      <w:r w:rsidRPr="00E77497">
        <w:rPr>
          <w:i/>
        </w:rPr>
        <w:t>F</w:t>
      </w:r>
      <w:r w:rsidRPr="00E77497">
        <w:t>.</w:t>
      </w:r>
      <w:ins w:id="26078" w:author="Rev 6 Allen Wirfs-Brock" w:date="2012-02-19T16:51:00Z">
        <w:r w:rsidR="00A90B01">
          <w:t>[[</w:t>
        </w:r>
      </w:ins>
      <w:r w:rsidRPr="00E77497">
        <w:t>type</w:t>
      </w:r>
      <w:ins w:id="26079"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rsidR="004C02EF" w:rsidRPr="00E77497" w:rsidRDefault="004C02EF" w:rsidP="004C02EF">
      <w:del w:id="26080"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26081" w:author="Rev 4 Allen Wirfs-Brock" w:date="2011-10-20T10:28:00Z">
        <w:r w:rsidRPr="00E77497" w:rsidDel="00EB6200">
          <w:delText>is evaluated as follows:</w:delText>
        </w:r>
      </w:del>
    </w:p>
    <w:p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150A49">
      <w:pPr>
        <w:pStyle w:val="Alg2"/>
        <w:numPr>
          <w:ilvl w:val="0"/>
          <w:numId w:val="138"/>
        </w:numPr>
      </w:pPr>
      <w:r w:rsidRPr="00E77497">
        <w:t xml:space="preserve">If </w:t>
      </w:r>
      <w:r w:rsidRPr="00E77497">
        <w:rPr>
          <w:i/>
        </w:rPr>
        <w:t>B</w:t>
      </w:r>
      <w:r w:rsidRPr="00E77497">
        <w:t>.</w:t>
      </w:r>
      <w:ins w:id="26082" w:author="Rev 6 Allen Wirfs-Brock" w:date="2012-02-19T16:52:00Z">
        <w:r w:rsidR="00A90B01">
          <w:t>[[</w:t>
        </w:r>
      </w:ins>
      <w:r w:rsidRPr="00E77497">
        <w:t>type</w:t>
      </w:r>
      <w:ins w:id="26083" w:author="Rev 6 Allen Wirfs-Brock" w:date="2012-02-19T16:52:00Z">
        <w:r w:rsidR="00A90B01">
          <w:t>]]</w:t>
        </w:r>
      </w:ins>
      <w:r w:rsidRPr="00E77497">
        <w:t xml:space="preserve"> is </w:t>
      </w:r>
      <w:r w:rsidRPr="00E77497">
        <w:rPr>
          <w:rFonts w:ascii="Arial" w:hAnsi="Arial" w:cs="Arial"/>
        </w:rPr>
        <w:t>throw</w:t>
      </w:r>
      <w:r w:rsidRPr="00E77497">
        <w:t>, then</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26084" w:author="Rev 4 Allen Wirfs-Brock" w:date="2011-11-06T16:55:00Z">
        <w:r w:rsidR="006A1523">
          <w:t>performing Catch Clause Evaluation of</w:t>
        </w:r>
        <w:r w:rsidR="006A1523" w:rsidRPr="00E77497">
          <w:t xml:space="preserve"> </w:t>
        </w:r>
      </w:ins>
      <w:del w:id="26085"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rsidR="004C02EF" w:rsidRPr="00E77497" w:rsidRDefault="004C02EF" w:rsidP="008002D2">
      <w:pPr>
        <w:pStyle w:val="Alg2"/>
        <w:numPr>
          <w:ilvl w:val="0"/>
          <w:numId w:val="138"/>
        </w:numPr>
      </w:pPr>
      <w:r w:rsidRPr="00E77497">
        <w:t>Else</w:t>
      </w:r>
      <w:del w:id="26086" w:author="Rev 11 Allen Wirfs-Brock" w:date="2012-10-25T10:05:00Z">
        <w:r w:rsidRPr="00E77497" w:rsidDel="008002D2">
          <w:delText>,</w:delText>
        </w:r>
      </w:del>
      <w:r w:rsidRPr="00E77497">
        <w:t xml:space="preserve"> </w:t>
      </w:r>
      <w:r w:rsidRPr="00E77497">
        <w:rPr>
          <w:i/>
        </w:rPr>
        <w:t>B</w:t>
      </w:r>
      <w:r w:rsidRPr="00E77497">
        <w:t>.</w:t>
      </w:r>
      <w:ins w:id="26087" w:author="Rev 6 Allen Wirfs-Brock" w:date="2012-02-19T16:52:00Z">
        <w:r w:rsidR="00A90B01">
          <w:t>[[</w:t>
        </w:r>
      </w:ins>
      <w:r w:rsidRPr="00E77497">
        <w:t>type</w:t>
      </w:r>
      <w:ins w:id="26088" w:author="Rev 6 Allen Wirfs-Brock" w:date="2012-02-19T16:52:00Z">
        <w:r w:rsidR="00A90B01">
          <w:t>]]</w:t>
        </w:r>
      </w:ins>
      <w:r w:rsidRPr="00E77497">
        <w:t xml:space="preserve"> is not </w:t>
      </w:r>
      <w:r w:rsidRPr="00E77497">
        <w:rPr>
          <w:rFonts w:ascii="Arial" w:hAnsi="Arial" w:cs="Arial"/>
        </w:rPr>
        <w:t>throw</w:t>
      </w:r>
      <w:r w:rsidRPr="00E77497">
        <w:rPr>
          <w:b/>
        </w:rPr>
        <w:t>,</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150A49">
      <w:pPr>
        <w:pStyle w:val="Alg2"/>
        <w:numPr>
          <w:ilvl w:val="0"/>
          <w:numId w:val="138"/>
        </w:numPr>
      </w:pPr>
      <w:r w:rsidRPr="00E77497">
        <w:t xml:space="preserve">If </w:t>
      </w:r>
      <w:r w:rsidRPr="00E77497">
        <w:rPr>
          <w:i/>
        </w:rPr>
        <w:t>F</w:t>
      </w:r>
      <w:r w:rsidRPr="00E77497">
        <w:t>.</w:t>
      </w:r>
      <w:ins w:id="26089" w:author="Rev 6 Allen Wirfs-Brock" w:date="2012-02-19T16:52:00Z">
        <w:r w:rsidR="00A90B01">
          <w:t>[[</w:t>
        </w:r>
      </w:ins>
      <w:r w:rsidRPr="00E77497">
        <w:t>type</w:t>
      </w:r>
      <w:ins w:id="26090"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rsidR="004C02EF" w:rsidRPr="00E77497" w:rsidDel="006A1523" w:rsidRDefault="004C02EF" w:rsidP="00C7794D">
      <w:pPr>
        <w:ind w:firstLine="360"/>
        <w:rPr>
          <w:del w:id="26091" w:author="Rev 4 Allen Wirfs-Brock" w:date="2011-11-06T16:52:00Z"/>
        </w:rPr>
      </w:pPr>
      <w:del w:id="26092" w:author="Rev 4 Allen Wirfs-Brock" w:date="2011-10-20T10:28:00Z">
        <w:r w:rsidRPr="00E77497" w:rsidDel="00EB6200">
          <w:delText xml:space="preserve">The production </w:delText>
        </w:r>
      </w:del>
      <w:del w:id="26093"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26094" w:author="Rev 3 Allen Wirfs-Brock" w:date="2011-09-10T15:55:00Z">
        <w:del w:id="26095" w:author="Rev 4 Allen Wirfs-Brock" w:date="2011-11-06T16:52:00Z">
          <w:r w:rsidR="00ED23EC" w:rsidRPr="00E77497" w:rsidDel="006A1523">
            <w:rPr>
              <w:rFonts w:ascii="Times New Roman" w:hAnsi="Times New Roman"/>
              <w:i/>
            </w:rPr>
            <w:delText xml:space="preserve"> </w:delText>
          </w:r>
        </w:del>
      </w:ins>
      <w:del w:id="26096" w:author="Rev 4 Allen Wirfs-Brock" w:date="2011-11-06T16:52:00Z">
        <w:r w:rsidRPr="00E77497" w:rsidDel="006A1523">
          <w:rPr>
            <w:rFonts w:ascii="Times New Roman" w:hAnsi="Times New Roman"/>
            <w:i/>
          </w:rPr>
          <w:delText>Identifier</w:delText>
        </w:r>
      </w:del>
      <w:ins w:id="26097" w:author="Rev 3 Allen Wirfs-Brock" w:date="2011-09-10T15:55:00Z">
        <w:del w:id="26098" w:author="Rev 4 Allen Wirfs-Brock" w:date="2011-11-06T16:52:00Z">
          <w:r w:rsidR="00ED23EC" w:rsidRPr="00E77497" w:rsidDel="006A1523">
            <w:rPr>
              <w:rFonts w:ascii="Times New Roman" w:hAnsi="Times New Roman"/>
              <w:i/>
            </w:rPr>
            <w:delText>CatchParameter</w:delText>
          </w:r>
        </w:del>
      </w:ins>
      <w:del w:id="26099"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26100" w:author="Rev 4 Allen Wirfs-Brock" w:date="2011-10-20T10:28:00Z">
        <w:r w:rsidRPr="00E77497" w:rsidDel="00EB6200">
          <w:delText xml:space="preserve">is evaluated </w:delText>
        </w:r>
      </w:del>
      <w:ins w:id="26101" w:author="Rev 3 Allen Wirfs-Brock" w:date="2011-09-09T13:35:00Z">
        <w:del w:id="26102"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26103" w:author="Rev 4 Allen Wirfs-Brock" w:date="2011-10-20T10:29:00Z">
        <w:r w:rsidRPr="00E77497" w:rsidDel="00EB6200">
          <w:delText>as follows:</w:delText>
        </w:r>
      </w:del>
    </w:p>
    <w:p w:rsidR="004C02EF" w:rsidRPr="00E77497" w:rsidDel="006A1523" w:rsidRDefault="004C02EF">
      <w:pPr>
        <w:pStyle w:val="Alg2"/>
        <w:numPr>
          <w:ilvl w:val="0"/>
          <w:numId w:val="139"/>
        </w:numPr>
        <w:rPr>
          <w:del w:id="26104" w:author="Rev 4 Allen Wirfs-Brock" w:date="2011-11-06T16:52:00Z"/>
        </w:rPr>
        <w:pPrChange w:id="26105" w:author="Rev 4 Allen Wirfs-Brock" w:date="2011-11-07T12:16:00Z">
          <w:pPr>
            <w:pStyle w:val="Alg2"/>
            <w:numPr>
              <w:numId w:val="143"/>
            </w:numPr>
            <w:tabs>
              <w:tab w:val="num" w:pos="360"/>
            </w:tabs>
            <w:ind w:left="360" w:hanging="360"/>
          </w:pPr>
        </w:pPrChange>
      </w:pPr>
      <w:del w:id="26106"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rsidR="004C02EF" w:rsidRPr="00E77497" w:rsidDel="006A1523" w:rsidRDefault="004C02EF">
      <w:pPr>
        <w:pStyle w:val="Alg2"/>
        <w:numPr>
          <w:ilvl w:val="0"/>
          <w:numId w:val="139"/>
        </w:numPr>
        <w:rPr>
          <w:del w:id="26107" w:author="Rev 4 Allen Wirfs-Brock" w:date="2011-11-06T16:52:00Z"/>
        </w:rPr>
        <w:pPrChange w:id="26108" w:author="Rev 4 Allen Wirfs-Brock" w:date="2011-11-07T12:16:00Z">
          <w:pPr>
            <w:pStyle w:val="Alg2"/>
            <w:numPr>
              <w:numId w:val="143"/>
            </w:numPr>
            <w:tabs>
              <w:tab w:val="num" w:pos="360"/>
            </w:tabs>
            <w:ind w:left="360" w:hanging="360"/>
          </w:pPr>
        </w:pPrChange>
      </w:pPr>
      <w:del w:id="26109"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rsidR="004C02EF" w:rsidRPr="00E77497" w:rsidDel="006A1523" w:rsidRDefault="004C02EF">
      <w:pPr>
        <w:pStyle w:val="Alg2"/>
        <w:numPr>
          <w:ilvl w:val="0"/>
          <w:numId w:val="139"/>
        </w:numPr>
        <w:rPr>
          <w:del w:id="26110" w:author="Rev 4 Allen Wirfs-Brock" w:date="2011-11-06T16:52:00Z"/>
        </w:rPr>
        <w:pPrChange w:id="26111" w:author="Rev 4 Allen Wirfs-Brock" w:date="2011-11-07T12:16:00Z">
          <w:pPr>
            <w:pStyle w:val="Alg2"/>
            <w:numPr>
              <w:numId w:val="143"/>
            </w:numPr>
            <w:tabs>
              <w:tab w:val="num" w:pos="360"/>
            </w:tabs>
            <w:ind w:left="360" w:hanging="360"/>
          </w:pPr>
        </w:pPrChange>
      </w:pPr>
      <w:del w:id="26112"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rsidR="00B61411" w:rsidRPr="00E77497" w:rsidDel="006A1523" w:rsidRDefault="00ED23EC">
      <w:pPr>
        <w:pStyle w:val="Alg2"/>
        <w:numPr>
          <w:ilvl w:val="0"/>
          <w:numId w:val="139"/>
        </w:numPr>
        <w:rPr>
          <w:ins w:id="26113" w:author="Rev 3 Allen Wirfs-Brock" w:date="2011-09-10T15:36:00Z"/>
          <w:del w:id="26114" w:author="Rev 4 Allen Wirfs-Brock" w:date="2011-11-06T16:52:00Z"/>
        </w:rPr>
        <w:pPrChange w:id="26115" w:author="Rev 4 Allen Wirfs-Brock" w:date="2011-11-07T12:16:00Z">
          <w:pPr>
            <w:pStyle w:val="Alg2"/>
            <w:numPr>
              <w:numId w:val="143"/>
            </w:numPr>
            <w:tabs>
              <w:tab w:val="num" w:pos="360"/>
            </w:tabs>
            <w:ind w:left="360" w:hanging="360"/>
          </w:pPr>
        </w:pPrChange>
      </w:pPr>
      <w:ins w:id="26116" w:author="Rev 3 Allen Wirfs-Brock" w:date="2011-09-10T15:56:00Z">
        <w:del w:id="26117" w:author="Rev 4 Allen Wirfs-Brock" w:date="2011-11-06T16:52:00Z">
          <w:r w:rsidRPr="00E77497" w:rsidDel="006A1523">
            <w:delText>For each element</w:delText>
          </w:r>
        </w:del>
      </w:ins>
      <w:ins w:id="26118" w:author="Rev 3 Allen Wirfs-Brock" w:date="2011-09-10T15:37:00Z">
        <w:del w:id="26119"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26120" w:author="Rev 3 Allen Wirfs-Brock" w:date="2011-09-10T15:56:00Z">
        <w:del w:id="26121" w:author="Rev 4 Allen Wirfs-Brock" w:date="2011-11-06T16:52:00Z">
          <w:r w:rsidRPr="00E77497" w:rsidDel="006A1523">
            <w:rPr>
              <w:i/>
            </w:rPr>
            <w:delText>CatchParameter, do</w:delText>
          </w:r>
        </w:del>
      </w:ins>
    </w:p>
    <w:p w:rsidR="004C02EF" w:rsidRPr="00E77497" w:rsidDel="006A1523" w:rsidRDefault="004C02EF">
      <w:pPr>
        <w:pStyle w:val="Alg2"/>
        <w:numPr>
          <w:ilvl w:val="1"/>
          <w:numId w:val="139"/>
        </w:numPr>
        <w:tabs>
          <w:tab w:val="clear" w:pos="1080"/>
          <w:tab w:val="num" w:pos="720"/>
        </w:tabs>
        <w:ind w:hanging="720"/>
        <w:rPr>
          <w:del w:id="26122" w:author="Rev 4 Allen Wirfs-Brock" w:date="2011-11-06T16:52:00Z"/>
        </w:rPr>
        <w:pPrChange w:id="26123" w:author="Rev 4 Allen Wirfs-Brock" w:date="2011-11-07T12:16:00Z">
          <w:pPr>
            <w:pStyle w:val="Alg2"/>
            <w:numPr>
              <w:ilvl w:val="1"/>
              <w:numId w:val="143"/>
            </w:numPr>
            <w:tabs>
              <w:tab w:val="num" w:pos="720"/>
              <w:tab w:val="num" w:pos="1080"/>
            </w:tabs>
            <w:ind w:left="1080" w:hanging="720"/>
          </w:pPr>
        </w:pPrChange>
      </w:pPr>
      <w:del w:id="26124"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26125" w:author="Rev 3 Allen Wirfs-Brock" w:date="2011-09-10T15:38:00Z">
        <w:del w:id="26126" w:author="Rev 4 Allen Wirfs-Brock" w:date="2011-11-06T16:52:00Z">
          <w:r w:rsidR="00B61411" w:rsidRPr="00E77497" w:rsidDel="006A1523">
            <w:rPr>
              <w:i/>
            </w:rPr>
            <w:delText>argName</w:delText>
          </w:r>
          <w:r w:rsidR="00B61411" w:rsidRPr="00E77497" w:rsidDel="006A1523">
            <w:delText xml:space="preserve"> </w:delText>
          </w:r>
        </w:del>
      </w:ins>
      <w:del w:id="26127"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rsidR="004C02EF" w:rsidRPr="00E77497" w:rsidDel="006A1523" w:rsidRDefault="004C02EF">
      <w:pPr>
        <w:pStyle w:val="Alg2"/>
        <w:numPr>
          <w:ilvl w:val="0"/>
          <w:numId w:val="139"/>
        </w:numPr>
        <w:rPr>
          <w:del w:id="26128" w:author="Rev 4 Allen Wirfs-Brock" w:date="2011-11-06T16:52:00Z"/>
        </w:rPr>
        <w:pPrChange w:id="26129" w:author="Rev 4 Allen Wirfs-Brock" w:date="2011-11-07T12:16:00Z">
          <w:pPr>
            <w:pStyle w:val="Alg2"/>
            <w:numPr>
              <w:numId w:val="143"/>
            </w:numPr>
            <w:tabs>
              <w:tab w:val="num" w:pos="360"/>
            </w:tabs>
            <w:ind w:left="360" w:hanging="360"/>
          </w:pPr>
        </w:pPrChange>
      </w:pPr>
      <w:del w:id="26130" w:author="Rev 4 Allen Wirfs-Brock" w:date="2011-11-06T16:52:00Z">
        <w:r w:rsidRPr="00E77497" w:rsidDel="006A1523">
          <w:delText>Call the</w:delText>
        </w:r>
      </w:del>
      <w:ins w:id="26131" w:author="Rev 3 Allen Wirfs-Brock" w:date="2011-09-10T16:02:00Z">
        <w:del w:id="26132" w:author="Rev 4 Allen Wirfs-Brock" w:date="2011-11-06T16:46:00Z">
          <w:r w:rsidR="00020F86" w:rsidRPr="00E77497" w:rsidDel="0074396A">
            <w:delText>Evaluate</w:delText>
          </w:r>
        </w:del>
      </w:ins>
      <w:del w:id="26133" w:author="Rev 4 Allen Wirfs-Brock" w:date="2011-11-06T16:46:00Z">
        <w:r w:rsidRPr="00E77497" w:rsidDel="0074396A">
          <w:delText xml:space="preserve"> </w:delText>
        </w:r>
      </w:del>
      <w:ins w:id="26134" w:author="Rev 3 Allen Wirfs-Brock" w:date="2011-09-10T16:03:00Z">
        <w:del w:id="26135" w:author="Rev 4 Allen Wirfs-Brock" w:date="2011-11-06T16:52:00Z">
          <w:r w:rsidR="00020F86" w:rsidRPr="00E77497" w:rsidDel="006A1523">
            <w:rPr>
              <w:i/>
            </w:rPr>
            <w:delText>CatchParameter</w:delText>
          </w:r>
          <w:r w:rsidR="00020F86" w:rsidRPr="00E77497" w:rsidDel="006A1523">
            <w:delText xml:space="preserve"> </w:delText>
          </w:r>
        </w:del>
      </w:ins>
      <w:del w:id="26136" w:author="Rev 4 Allen Wirfs-Brock" w:date="2011-11-06T16:52:00Z">
        <w:r w:rsidRPr="00E77497" w:rsidDel="006A1523">
          <w:delText xml:space="preserve">SetMutableBinding </w:delText>
        </w:r>
      </w:del>
      <w:ins w:id="26137" w:author="Rev 3 Allen Wirfs-Brock" w:date="2011-09-10T16:03:00Z">
        <w:del w:id="26138" w:author="Rev 4 Allen Wirfs-Brock" w:date="2011-11-06T16:46:00Z">
          <w:r w:rsidR="00020F86" w:rsidRPr="00E77497" w:rsidDel="0074396A">
            <w:delText>using</w:delText>
          </w:r>
        </w:del>
        <w:del w:id="26139" w:author="Rev 4 Allen Wirfs-Brock" w:date="2011-11-06T16:52:00Z">
          <w:r w:rsidR="00020F86" w:rsidRPr="00E77497" w:rsidDel="006A1523">
            <w:delText xml:space="preserve"> </w:delText>
          </w:r>
        </w:del>
      </w:ins>
      <w:del w:id="26140"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26141" w:author="Rev 3 Allen Wirfs-Brock" w:date="2011-09-10T16:03:00Z">
        <w:del w:id="26142" w:author="Rev 4 Allen Wirfs-Brock" w:date="2011-11-06T16:52:00Z">
          <w:r w:rsidR="00020F86" w:rsidRPr="00E77497" w:rsidDel="006A1523">
            <w:rPr>
              <w:i/>
            </w:rPr>
            <w:delText xml:space="preserve"> </w:delText>
          </w:r>
        </w:del>
      </w:ins>
      <w:ins w:id="26143" w:author="Rev 3 Allen Wirfs-Brock" w:date="2011-09-10T16:04:00Z">
        <w:del w:id="26144" w:author="Rev 4 Allen Wirfs-Brock" w:date="2011-11-06T16:52:00Z">
          <w:r w:rsidR="00020F86" w:rsidRPr="00E77497" w:rsidDel="006A1523">
            <w:delText xml:space="preserve">and </w:delText>
          </w:r>
          <w:r w:rsidR="00020F86" w:rsidRPr="00E77497" w:rsidDel="006A1523">
            <w:rPr>
              <w:i/>
            </w:rPr>
            <w:delText>catEnv</w:delText>
          </w:r>
        </w:del>
      </w:ins>
      <w:del w:id="26145"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rsidR="00020F86" w:rsidRPr="00E77497" w:rsidDel="006A1523" w:rsidRDefault="00020F86">
      <w:pPr>
        <w:pStyle w:val="Alg2"/>
        <w:numPr>
          <w:ilvl w:val="0"/>
          <w:numId w:val="139"/>
        </w:numPr>
        <w:rPr>
          <w:ins w:id="26146" w:author="Rev 3 Allen Wirfs-Brock" w:date="2011-09-10T16:09:00Z"/>
          <w:del w:id="26147" w:author="Rev 4 Allen Wirfs-Brock" w:date="2011-11-06T16:52:00Z"/>
        </w:rPr>
        <w:pPrChange w:id="26148" w:author="Rev 4 Allen Wirfs-Brock" w:date="2011-11-07T12:16:00Z">
          <w:pPr>
            <w:pStyle w:val="Alg2"/>
            <w:numPr>
              <w:numId w:val="143"/>
            </w:numPr>
            <w:tabs>
              <w:tab w:val="num" w:pos="360"/>
            </w:tabs>
            <w:ind w:left="360" w:hanging="360"/>
          </w:pPr>
        </w:pPrChange>
      </w:pPr>
      <w:ins w:id="26149" w:author="Rev 3 Allen Wirfs-Brock" w:date="2011-09-10T16:09:00Z">
        <w:del w:id="26150" w:author="Rev 4 Allen Wirfs-Brock" w:date="2011-11-06T16:52:00Z">
          <w:r w:rsidRPr="00E77497" w:rsidDel="006A1523">
            <w:delText>If an exception was thrown</w:delText>
          </w:r>
        </w:del>
      </w:ins>
      <w:ins w:id="26151" w:author="Rev 3 Allen Wirfs-Brock" w:date="2011-09-10T16:10:00Z">
        <w:del w:id="26152" w:author="Rev 4 Allen Wirfs-Brock" w:date="2011-11-06T16:52:00Z">
          <w:r w:rsidRPr="00E77497" w:rsidDel="006A1523">
            <w:delText xml:space="preserve"> in the preceding step</w:delText>
          </w:r>
        </w:del>
      </w:ins>
      <w:ins w:id="26153" w:author="Rev 3 Allen Wirfs-Brock" w:date="2011-09-10T16:09:00Z">
        <w:del w:id="26154"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rsidR="004C02EF" w:rsidRPr="00E77497" w:rsidDel="006A1523" w:rsidRDefault="004C02EF">
      <w:pPr>
        <w:pStyle w:val="Alg2"/>
        <w:numPr>
          <w:ilvl w:val="0"/>
          <w:numId w:val="139"/>
        </w:numPr>
        <w:rPr>
          <w:del w:id="26155" w:author="Rev 4 Allen Wirfs-Brock" w:date="2011-11-06T16:52:00Z"/>
        </w:rPr>
        <w:pPrChange w:id="26156" w:author="Rev 4 Allen Wirfs-Brock" w:date="2011-11-07T12:16:00Z">
          <w:pPr>
            <w:pStyle w:val="Alg2"/>
            <w:numPr>
              <w:numId w:val="143"/>
            </w:numPr>
            <w:tabs>
              <w:tab w:val="num" w:pos="360"/>
            </w:tabs>
            <w:ind w:left="360" w:hanging="360"/>
          </w:pPr>
        </w:pPrChange>
      </w:pPr>
      <w:del w:id="26157"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rsidR="004C02EF" w:rsidRPr="00E77497" w:rsidDel="006A1523" w:rsidRDefault="004C02EF">
      <w:pPr>
        <w:pStyle w:val="Alg2"/>
        <w:numPr>
          <w:ilvl w:val="0"/>
          <w:numId w:val="139"/>
        </w:numPr>
        <w:rPr>
          <w:del w:id="26158" w:author="Rev 4 Allen Wirfs-Brock" w:date="2011-11-06T16:52:00Z"/>
        </w:rPr>
        <w:pPrChange w:id="26159" w:author="Rev 4 Allen Wirfs-Brock" w:date="2011-11-07T12:16:00Z">
          <w:pPr>
            <w:pStyle w:val="Alg2"/>
            <w:numPr>
              <w:numId w:val="143"/>
            </w:numPr>
            <w:tabs>
              <w:tab w:val="num" w:pos="360"/>
            </w:tabs>
            <w:ind w:left="360" w:hanging="360"/>
          </w:pPr>
        </w:pPrChange>
      </w:pPr>
      <w:del w:id="26160"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rsidR="004C02EF" w:rsidRPr="00E77497" w:rsidDel="006A1523" w:rsidRDefault="004C02EF">
      <w:pPr>
        <w:pStyle w:val="Alg2"/>
        <w:numPr>
          <w:ilvl w:val="0"/>
          <w:numId w:val="139"/>
        </w:numPr>
        <w:rPr>
          <w:del w:id="26161" w:author="Rev 4 Allen Wirfs-Brock" w:date="2011-11-06T16:52:00Z"/>
        </w:rPr>
        <w:pPrChange w:id="26162" w:author="Rev 4 Allen Wirfs-Brock" w:date="2011-11-07T12:16:00Z">
          <w:pPr>
            <w:pStyle w:val="Alg2"/>
            <w:numPr>
              <w:numId w:val="143"/>
            </w:numPr>
            <w:tabs>
              <w:tab w:val="num" w:pos="360"/>
            </w:tabs>
            <w:ind w:left="360" w:hanging="360"/>
          </w:pPr>
        </w:pPrChange>
      </w:pPr>
      <w:del w:id="26163"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rsidR="004C02EF" w:rsidRPr="00E77497" w:rsidDel="006A1523" w:rsidRDefault="004C02EF">
      <w:pPr>
        <w:pStyle w:val="Alg2"/>
        <w:numPr>
          <w:ilvl w:val="0"/>
          <w:numId w:val="139"/>
        </w:numPr>
        <w:spacing w:after="220"/>
        <w:rPr>
          <w:del w:id="26164" w:author="Rev 4 Allen Wirfs-Brock" w:date="2011-11-06T16:52:00Z"/>
        </w:rPr>
        <w:pPrChange w:id="26165" w:author="Rev 4 Allen Wirfs-Brock" w:date="2011-11-07T12:16:00Z">
          <w:pPr>
            <w:pStyle w:val="Alg2"/>
            <w:numPr>
              <w:numId w:val="143"/>
            </w:numPr>
            <w:tabs>
              <w:tab w:val="num" w:pos="360"/>
            </w:tabs>
            <w:spacing w:after="220"/>
            <w:ind w:left="360" w:hanging="360"/>
          </w:pPr>
        </w:pPrChange>
      </w:pPr>
      <w:del w:id="26166" w:author="Rev 4 Allen Wirfs-Brock" w:date="2011-11-06T16:52:00Z">
        <w:r w:rsidRPr="00E77497" w:rsidDel="006A1523">
          <w:delText xml:space="preserve">Return </w:delText>
        </w:r>
        <w:r w:rsidRPr="00E77497" w:rsidDel="006A1523">
          <w:rPr>
            <w:i/>
          </w:rPr>
          <w:delText>B</w:delText>
        </w:r>
        <w:r w:rsidRPr="00E77497" w:rsidDel="006A1523">
          <w:delText>.</w:delText>
        </w:r>
      </w:del>
    </w:p>
    <w:p w:rsidR="004C02EF" w:rsidRPr="00E77497" w:rsidDel="006A1523" w:rsidRDefault="004C02EF" w:rsidP="004C02EF">
      <w:pPr>
        <w:pStyle w:val="Note"/>
        <w:rPr>
          <w:del w:id="26167" w:author="Rev 4 Allen Wirfs-Brock" w:date="2011-11-06T16:52:00Z"/>
        </w:rPr>
      </w:pPr>
      <w:del w:id="26168"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rsidR="00633E07" w:rsidRPr="00E77497" w:rsidDel="006E4292" w:rsidRDefault="00633E07" w:rsidP="00633E07">
      <w:pPr>
        <w:jc w:val="left"/>
        <w:rPr>
          <w:ins w:id="26169" w:author="Rev 3 Allen Wirfs-Brock" w:date="2011-09-02T11:53:00Z"/>
          <w:del w:id="26170" w:author="Rev 4 Allen Wirfs-Brock" w:date="2011-10-20T10:24:00Z"/>
        </w:rPr>
      </w:pPr>
      <w:ins w:id="26171" w:author="Rev 3 Allen Wirfs-Brock" w:date="2011-09-02T11:53:00Z">
        <w:del w:id="26172" w:author="Rev 4 Allen Wirfs-Brock" w:date="2011-10-20T10:24:00Z">
          <w:r w:rsidRPr="00E77497" w:rsidDel="006E4292">
            <w:delText xml:space="preserve">The VarDeclaredNames of the production  </w:delText>
          </w:r>
        </w:del>
      </w:ins>
      <w:ins w:id="26173" w:author="Rev 3 Allen Wirfs-Brock" w:date="2011-09-02T11:54:00Z">
        <w:del w:id="26174"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26175" w:author="Rev 3 Allen Wirfs-Brock" w:date="2011-09-02T11:53:00Z">
        <w:del w:id="26176" w:author="Rev 4 Allen Wirfs-Brock" w:date="2011-10-20T10:24:00Z">
          <w:r w:rsidRPr="00E77497" w:rsidDel="006E4292">
            <w:delText>is determined as follows:</w:delText>
          </w:r>
        </w:del>
      </w:ins>
    </w:p>
    <w:p w:rsidR="00633E07" w:rsidRPr="00E77497" w:rsidDel="006E4292" w:rsidRDefault="00633E07">
      <w:pPr>
        <w:pStyle w:val="Alg4"/>
        <w:numPr>
          <w:ilvl w:val="0"/>
          <w:numId w:val="494"/>
        </w:numPr>
        <w:spacing w:after="220"/>
        <w:contextualSpacing/>
        <w:rPr>
          <w:ins w:id="26177" w:author="Rev 3 Allen Wirfs-Brock" w:date="2011-09-02T11:53:00Z"/>
          <w:del w:id="26178" w:author="Rev 4 Allen Wirfs-Brock" w:date="2011-10-20T10:24:00Z"/>
        </w:rPr>
        <w:pPrChange w:id="26179" w:author="Rev 4 Allen Wirfs-Brock" w:date="2011-11-07T12:16:00Z">
          <w:pPr>
            <w:pStyle w:val="Alg4"/>
            <w:numPr>
              <w:numId w:val="524"/>
            </w:numPr>
            <w:tabs>
              <w:tab w:val="num" w:pos="360"/>
            </w:tabs>
            <w:spacing w:after="220"/>
            <w:ind w:left="360" w:hanging="360"/>
            <w:contextualSpacing/>
          </w:pPr>
        </w:pPrChange>
      </w:pPr>
      <w:ins w:id="26180" w:author="Rev 3 Allen Wirfs-Brock" w:date="2011-09-02T11:53:00Z">
        <w:del w:id="26181" w:author="Rev 4 Allen Wirfs-Brock" w:date="2011-10-20T10:24:00Z">
          <w:r w:rsidRPr="00E77497" w:rsidDel="006E4292">
            <w:delText xml:space="preserve">Return the VarDeclaredNames of </w:delText>
          </w:r>
        </w:del>
      </w:ins>
      <w:ins w:id="26182" w:author="Rev 3 Allen Wirfs-Brock" w:date="2011-09-02T11:54:00Z">
        <w:del w:id="26183" w:author="Rev 4 Allen Wirfs-Brock" w:date="2011-10-20T10:24:00Z">
          <w:r w:rsidRPr="00E77497" w:rsidDel="006E4292">
            <w:rPr>
              <w:i/>
            </w:rPr>
            <w:delText>Block</w:delText>
          </w:r>
        </w:del>
      </w:ins>
      <w:ins w:id="26184" w:author="Rev 3 Allen Wirfs-Brock" w:date="2011-09-02T11:53:00Z">
        <w:del w:id="26185" w:author="Rev 4 Allen Wirfs-Brock" w:date="2011-10-20T10:24:00Z">
          <w:r w:rsidRPr="00E77497" w:rsidDel="006E4292">
            <w:delText>.</w:delText>
          </w:r>
        </w:del>
      </w:ins>
    </w:p>
    <w:p w:rsidR="004C02EF" w:rsidRPr="00E77497" w:rsidDel="00007356" w:rsidRDefault="004C02EF" w:rsidP="004C02EF">
      <w:pPr>
        <w:rPr>
          <w:del w:id="26186" w:author="Rev 8 Allen Wirfs-Brock" w:date="2012-06-01T09:08:00Z"/>
        </w:rPr>
      </w:pPr>
      <w:del w:id="26187" w:author="Rev 8 Allen Wirfs-Brock" w:date="2012-06-01T09:08:00Z">
        <w:r w:rsidRPr="00E77497" w:rsidDel="00007356">
          <w:delText xml:space="preserve">The production </w:delText>
        </w:r>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is evaluated as follows:</w:delText>
        </w:r>
      </w:del>
    </w:p>
    <w:p w:rsidR="004C02EF" w:rsidRPr="00E77497" w:rsidDel="00007356" w:rsidRDefault="004C02EF" w:rsidP="00150A49">
      <w:pPr>
        <w:pStyle w:val="Alg2"/>
        <w:numPr>
          <w:ilvl w:val="0"/>
          <w:numId w:val="140"/>
        </w:numPr>
        <w:spacing w:after="220"/>
        <w:rPr>
          <w:del w:id="26188" w:author="Rev 8 Allen Wirfs-Brock" w:date="2012-06-01T09:08:00Z"/>
        </w:rPr>
      </w:pPr>
      <w:del w:id="26189" w:author="Rev 8 Allen Wirfs-Brock" w:date="2012-06-01T09:08:00Z">
        <w:r w:rsidRPr="00E77497" w:rsidDel="00007356">
          <w:delText xml:space="preserve">Return the result of evaluating </w:delText>
        </w:r>
        <w:r w:rsidRPr="00E77497" w:rsidDel="00007356">
          <w:rPr>
            <w:i/>
          </w:rPr>
          <w:delText>Block</w:delText>
        </w:r>
        <w:r w:rsidRPr="00E77497" w:rsidDel="00007356">
          <w:delText>.</w:delText>
        </w:r>
      </w:del>
    </w:p>
    <w:p w:rsidR="007B0A7E" w:rsidRPr="00E77497" w:rsidDel="00B70C4A" w:rsidRDefault="007B0A7E" w:rsidP="00EB6200">
      <w:pPr>
        <w:contextualSpacing/>
        <w:rPr>
          <w:ins w:id="26190" w:author="Rev 3 Allen Wirfs-Brock" w:date="2011-09-10T16:14:00Z"/>
          <w:del w:id="26191" w:author="Rev 4 Allen Wirfs-Brock" w:date="2011-10-20T10:25:00Z"/>
        </w:rPr>
      </w:pPr>
      <w:bookmarkStart w:id="26192" w:name="_Toc235503469"/>
      <w:bookmarkStart w:id="26193" w:name="_Toc241509244"/>
      <w:bookmarkStart w:id="26194" w:name="_Toc244416731"/>
      <w:bookmarkStart w:id="26195" w:name="_Toc276631095"/>
      <w:bookmarkStart w:id="26196" w:name="_Ref424532508"/>
      <w:bookmarkStart w:id="26197" w:name="_Ref449941631"/>
      <w:bookmarkStart w:id="26198" w:name="_Ref457101484"/>
      <w:bookmarkStart w:id="26199" w:name="_Toc472818893"/>
      <w:bookmarkEnd w:id="25065"/>
      <w:bookmarkEnd w:id="25066"/>
      <w:bookmarkEnd w:id="25067"/>
      <w:bookmarkEnd w:id="25068"/>
      <w:bookmarkEnd w:id="25069"/>
      <w:bookmarkEnd w:id="25070"/>
      <w:bookmarkEnd w:id="25071"/>
      <w:bookmarkEnd w:id="25807"/>
      <w:ins w:id="26200" w:author="Rev 3 Allen Wirfs-Brock" w:date="2011-09-10T16:14:00Z">
        <w:del w:id="26201"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26202" w:author="Rev 3 Allen Wirfs-Brock" w:date="2011-09-10T16:15:00Z">
        <w:del w:id="26203" w:author="Rev 4 Allen Wirfs-Brock" w:date="2011-10-20T10:25:00Z">
          <w:r w:rsidRPr="00E77497" w:rsidDel="00B70C4A">
            <w:rPr>
              <w:rFonts w:ascii="Times New Roman" w:hAnsi="Times New Roman"/>
              <w:i/>
            </w:rPr>
            <w:delText>Binding</w:delText>
          </w:r>
        </w:del>
      </w:ins>
      <w:ins w:id="26204" w:author="Rev 3 Allen Wirfs-Brock" w:date="2011-09-10T16:14:00Z">
        <w:del w:id="26205" w:author="Rev 4 Allen Wirfs-Brock" w:date="2011-10-20T10:25:00Z">
          <w:r w:rsidRPr="00E77497" w:rsidDel="00B70C4A">
            <w:rPr>
              <w:rStyle w:val="bnf"/>
            </w:rPr>
            <w:delText>Identifier</w:delText>
          </w:r>
          <w:r w:rsidRPr="00E77497" w:rsidDel="00B70C4A">
            <w:delText xml:space="preserve"> is determined as follows:</w:delText>
          </w:r>
        </w:del>
      </w:ins>
    </w:p>
    <w:p w:rsidR="007B0A7E" w:rsidRPr="00E77497" w:rsidDel="00B70C4A" w:rsidRDefault="007B0A7E">
      <w:pPr>
        <w:pStyle w:val="Alg4"/>
        <w:numPr>
          <w:ilvl w:val="0"/>
          <w:numId w:val="537"/>
        </w:numPr>
        <w:spacing w:after="220"/>
        <w:contextualSpacing/>
        <w:rPr>
          <w:ins w:id="26206" w:author="Rev 3 Allen Wirfs-Brock" w:date="2011-09-10T16:14:00Z"/>
          <w:del w:id="26207" w:author="Rev 4 Allen Wirfs-Brock" w:date="2011-10-20T10:25:00Z"/>
        </w:rPr>
        <w:pPrChange w:id="26208" w:author="Rev 4 Allen Wirfs-Brock" w:date="2011-11-07T12:16:00Z">
          <w:pPr>
            <w:pStyle w:val="Alg4"/>
            <w:numPr>
              <w:numId w:val="570"/>
            </w:numPr>
            <w:tabs>
              <w:tab w:val="num" w:pos="360"/>
            </w:tabs>
            <w:spacing w:after="220"/>
            <w:ind w:left="360" w:hanging="360"/>
            <w:contextualSpacing/>
          </w:pPr>
        </w:pPrChange>
      </w:pPr>
      <w:ins w:id="26209" w:author="Rev 3 Allen Wirfs-Brock" w:date="2011-09-10T16:14:00Z">
        <w:del w:id="26210" w:author="Rev 4 Allen Wirfs-Brock" w:date="2011-10-20T10:25:00Z">
          <w:r w:rsidRPr="00E77497" w:rsidDel="00B70C4A">
            <w:delText>Return</w:delText>
          </w:r>
        </w:del>
      </w:ins>
      <w:ins w:id="26211" w:author="Rev 3 Allen Wirfs-Brock" w:date="2011-09-10T16:15:00Z">
        <w:del w:id="26212" w:author="Rev 4 Allen Wirfs-Brock" w:date="2011-10-20T10:25:00Z">
          <w:r w:rsidRPr="00E77497" w:rsidDel="00B70C4A">
            <w:delText xml:space="preserve"> the BoundName</w:delText>
          </w:r>
        </w:del>
      </w:ins>
      <w:ins w:id="26213" w:author="Rev 3 Allen Wirfs-Brock" w:date="2011-09-10T16:16:00Z">
        <w:del w:id="26214" w:author="Rev 4 Allen Wirfs-Brock" w:date="2011-10-20T10:25:00Z">
          <w:r w:rsidRPr="00E77497" w:rsidDel="00B70C4A">
            <w:delText>s</w:delText>
          </w:r>
        </w:del>
      </w:ins>
      <w:ins w:id="26215" w:author="Rev 3 Allen Wirfs-Brock" w:date="2011-09-10T16:15:00Z">
        <w:del w:id="26216" w:author="Rev 4 Allen Wirfs-Brock" w:date="2011-10-20T10:25:00Z">
          <w:r w:rsidRPr="00E77497" w:rsidDel="00B70C4A">
            <w:delText xml:space="preserve"> of </w:delText>
          </w:r>
        </w:del>
      </w:ins>
      <w:ins w:id="26217" w:author="Rev 3 Allen Wirfs-Brock" w:date="2011-09-10T16:16:00Z">
        <w:del w:id="26218" w:author="Rev 4 Allen Wirfs-Brock" w:date="2011-10-20T10:25:00Z">
          <w:r w:rsidRPr="00E77497" w:rsidDel="00B70C4A">
            <w:rPr>
              <w:i/>
            </w:rPr>
            <w:delText>Binding</w:delText>
          </w:r>
          <w:r w:rsidRPr="00E77497" w:rsidDel="00B70C4A">
            <w:rPr>
              <w:rStyle w:val="bnf"/>
            </w:rPr>
            <w:delText>Identifier</w:delText>
          </w:r>
        </w:del>
      </w:ins>
      <w:ins w:id="26219" w:author="Rev 3 Allen Wirfs-Brock" w:date="2011-09-10T16:14:00Z">
        <w:del w:id="26220" w:author="Rev 4 Allen Wirfs-Brock" w:date="2011-10-20T10:25:00Z">
          <w:r w:rsidRPr="00E77497" w:rsidDel="00B70C4A">
            <w:delText>.</w:delText>
          </w:r>
        </w:del>
      </w:ins>
    </w:p>
    <w:p w:rsidR="009102AD" w:rsidRPr="00E77497" w:rsidDel="0074396A" w:rsidRDefault="009102AD" w:rsidP="00EB6200">
      <w:pPr>
        <w:ind w:firstLine="360"/>
        <w:rPr>
          <w:ins w:id="26221" w:author="Rev 3 Allen Wirfs-Brock" w:date="2011-09-10T16:23:00Z"/>
          <w:del w:id="26222" w:author="Rev 4 Allen Wirfs-Brock" w:date="2011-11-06T16:50:00Z"/>
        </w:rPr>
      </w:pPr>
      <w:ins w:id="26223" w:author="Rev 3 Allen Wirfs-Brock" w:date="2011-09-10T16:23:00Z">
        <w:del w:id="26224" w:author="Rev 4 Allen Wirfs-Brock" w:date="2011-10-20T10:29:00Z">
          <w:r w:rsidRPr="00E77497" w:rsidDel="00EB6200">
            <w:delText xml:space="preserve">The production </w:delText>
          </w:r>
        </w:del>
      </w:ins>
      <w:ins w:id="26225" w:author="Rev 3 Allen Wirfs-Brock" w:date="2011-09-10T16:24:00Z">
        <w:del w:id="26226"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26227" w:author="Rev 3 Allen Wirfs-Brock" w:date="2011-09-10T16:23:00Z">
        <w:del w:id="26228" w:author="Rev 4 Allen Wirfs-Brock" w:date="2011-10-20T10:30:00Z">
          <w:r w:rsidRPr="00E77497" w:rsidDel="00EB6200">
            <w:delText xml:space="preserve">is evaluated </w:delText>
          </w:r>
        </w:del>
        <w:del w:id="26229" w:author="Rev 4 Allen Wirfs-Brock" w:date="2011-11-06T16:50:00Z">
          <w:r w:rsidRPr="00E77497" w:rsidDel="0074396A">
            <w:delText>with parameter</w:delText>
          </w:r>
        </w:del>
      </w:ins>
      <w:ins w:id="26230" w:author="Rev 3 Allen Wirfs-Brock" w:date="2011-09-10T16:24:00Z">
        <w:del w:id="26231" w:author="Rev 4 Allen Wirfs-Brock" w:date="2011-11-06T16:50:00Z">
          <w:r w:rsidRPr="00E77497" w:rsidDel="0074396A">
            <w:delText>s</w:delText>
          </w:r>
        </w:del>
      </w:ins>
      <w:ins w:id="26232" w:author="Rev 3 Allen Wirfs-Brock" w:date="2011-09-10T16:23:00Z">
        <w:del w:id="26233" w:author="Rev 4 Allen Wirfs-Brock" w:date="2011-11-06T16:50:00Z">
          <w:r w:rsidRPr="00E77497" w:rsidDel="0074396A">
            <w:delText xml:space="preserve"> </w:delText>
          </w:r>
        </w:del>
      </w:ins>
      <w:ins w:id="26234" w:author="Rev 3 Allen Wirfs-Brock" w:date="2011-09-10T16:24:00Z">
        <w:del w:id="26235" w:author="Rev 4 Allen Wirfs-Brock" w:date="2011-11-06T16:50:00Z">
          <w:r w:rsidRPr="00E77497" w:rsidDel="0074396A">
            <w:rPr>
              <w:rFonts w:ascii="Times New Roman" w:eastAsia="Times New Roman" w:hAnsi="Times New Roman"/>
              <w:i/>
              <w:spacing w:val="6"/>
              <w:lang w:eastAsia="en-US"/>
            </w:rPr>
            <w:delText>exception</w:delText>
          </w:r>
        </w:del>
      </w:ins>
      <w:ins w:id="26236" w:author="Rev 3 Allen Wirfs-Brock" w:date="2011-09-10T16:23:00Z">
        <w:del w:id="26237" w:author="Rev 4 Allen Wirfs-Brock" w:date="2011-11-06T16:50:00Z">
          <w:r w:rsidRPr="00E77497" w:rsidDel="0074396A">
            <w:delText xml:space="preserve"> </w:delText>
          </w:r>
        </w:del>
      </w:ins>
      <w:ins w:id="26238" w:author="Rev 3 Allen Wirfs-Brock" w:date="2011-09-10T16:24:00Z">
        <w:del w:id="26239"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26240" w:author="Rev 4 Allen Wirfs-Brock" w:date="2011-10-20T10:30:00Z">
          <w:r w:rsidRPr="00E77497" w:rsidDel="00EB6200">
            <w:delText xml:space="preserve"> </w:delText>
          </w:r>
        </w:del>
      </w:ins>
      <w:ins w:id="26241" w:author="Rev 3 Allen Wirfs-Brock" w:date="2011-09-10T16:23:00Z">
        <w:del w:id="26242" w:author="Rev 4 Allen Wirfs-Brock" w:date="2011-10-20T10:30:00Z">
          <w:r w:rsidRPr="00E77497" w:rsidDel="00EB6200">
            <w:delText>as follows:</w:delText>
          </w:r>
        </w:del>
      </w:ins>
    </w:p>
    <w:p w:rsidR="006D4BC8" w:rsidRPr="00E77497" w:rsidDel="0074396A" w:rsidRDefault="006D4BC8">
      <w:pPr>
        <w:pStyle w:val="Alg2"/>
        <w:numPr>
          <w:ilvl w:val="0"/>
          <w:numId w:val="539"/>
        </w:numPr>
        <w:spacing w:after="220"/>
        <w:contextualSpacing/>
        <w:rPr>
          <w:ins w:id="26243" w:author="Rev 3 Allen Wirfs-Brock" w:date="2011-09-10T16:32:00Z"/>
          <w:del w:id="26244" w:author="Rev 4 Allen Wirfs-Brock" w:date="2011-11-06T16:50:00Z"/>
        </w:rPr>
        <w:pPrChange w:id="26245" w:author="Rev 4 Allen Wirfs-Brock" w:date="2011-11-07T12:16:00Z">
          <w:pPr>
            <w:pStyle w:val="Alg2"/>
            <w:numPr>
              <w:numId w:val="572"/>
            </w:numPr>
            <w:tabs>
              <w:tab w:val="num" w:pos="360"/>
            </w:tabs>
            <w:spacing w:after="220"/>
            <w:ind w:left="360" w:hanging="360"/>
            <w:contextualSpacing/>
          </w:pPr>
        </w:pPrChange>
      </w:pPr>
      <w:ins w:id="26246" w:author="Rev 3 Allen Wirfs-Brock" w:date="2011-09-10T16:32:00Z">
        <w:del w:id="26247"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rsidR="009102AD" w:rsidRPr="00E77497" w:rsidDel="0074396A" w:rsidRDefault="006D4BC8">
      <w:pPr>
        <w:pStyle w:val="Alg2"/>
        <w:numPr>
          <w:ilvl w:val="0"/>
          <w:numId w:val="539"/>
        </w:numPr>
        <w:spacing w:after="220"/>
        <w:rPr>
          <w:ins w:id="26248" w:author="Rev 3 Allen Wirfs-Brock" w:date="2011-09-10T16:23:00Z"/>
          <w:del w:id="26249" w:author="Rev 4 Allen Wirfs-Brock" w:date="2011-11-06T16:50:00Z"/>
        </w:rPr>
        <w:pPrChange w:id="26250" w:author="Rev 4 Allen Wirfs-Brock" w:date="2011-11-07T12:16:00Z">
          <w:pPr>
            <w:pStyle w:val="Alg2"/>
            <w:numPr>
              <w:numId w:val="572"/>
            </w:numPr>
            <w:tabs>
              <w:tab w:val="num" w:pos="360"/>
            </w:tabs>
            <w:spacing w:after="220"/>
            <w:ind w:left="360" w:hanging="360"/>
          </w:pPr>
        </w:pPrChange>
      </w:pPr>
      <w:ins w:id="26251" w:author="Rev 3 Allen Wirfs-Brock" w:date="2011-09-10T16:29:00Z">
        <w:del w:id="26252"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26253" w:author="Rev 3 Allen Wirfs-Brock" w:date="2011-09-10T16:33:00Z">
        <w:del w:id="26254"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26255" w:author="Rev 3 Allen Wirfs-Brock" w:date="2011-09-10T16:29:00Z">
        <w:del w:id="26256" w:author="Rev 4 Allen Wirfs-Brock" w:date="2011-11-06T16:50:00Z">
          <w:r w:rsidRPr="00E77497" w:rsidDel="0074396A">
            <w:delText xml:space="preserve"> </w:delText>
          </w:r>
        </w:del>
      </w:ins>
      <w:ins w:id="26257" w:author="Rev 3 Allen Wirfs-Brock" w:date="2011-09-10T16:30:00Z">
        <w:del w:id="26258" w:author="Rev 4 Allen Wirfs-Brock" w:date="2011-11-06T16:50:00Z">
          <w:r w:rsidRPr="00E77497" w:rsidDel="0074396A">
            <w:rPr>
              <w:i/>
            </w:rPr>
            <w:delText>exception</w:delText>
          </w:r>
          <w:r w:rsidRPr="00E77497" w:rsidDel="0074396A">
            <w:delText xml:space="preserve"> </w:delText>
          </w:r>
        </w:del>
      </w:ins>
      <w:ins w:id="26259" w:author="Rev 3 Allen Wirfs-Brock" w:date="2011-09-10T16:29:00Z">
        <w:del w:id="26260" w:author="Rev 4 Allen Wirfs-Brock" w:date="2011-11-06T16:50:00Z">
          <w:r w:rsidRPr="00E77497" w:rsidDel="0074396A">
            <w:delText>as the argument.</w:delText>
          </w:r>
        </w:del>
      </w:ins>
      <w:ins w:id="26261" w:author="Rev 3 Allen Wirfs-Brock" w:date="2011-09-10T16:23:00Z">
        <w:del w:id="26262" w:author="Rev 4 Allen Wirfs-Brock" w:date="2011-11-06T16:50:00Z">
          <w:r w:rsidR="009102AD" w:rsidRPr="00E77497" w:rsidDel="0074396A">
            <w:delText>.</w:delText>
          </w:r>
        </w:del>
      </w:ins>
    </w:p>
    <w:p w:rsidR="007B0A7E" w:rsidRPr="00E77497" w:rsidDel="0031780A" w:rsidRDefault="007B0A7E" w:rsidP="00EB6200">
      <w:pPr>
        <w:contextualSpacing/>
        <w:rPr>
          <w:ins w:id="26263" w:author="Rev 3 Allen Wirfs-Brock" w:date="2011-09-10T16:16:00Z"/>
          <w:del w:id="26264" w:author="Rev 4 Allen Wirfs-Brock" w:date="2011-10-20T10:25:00Z"/>
        </w:rPr>
      </w:pPr>
      <w:ins w:id="26265" w:author="Rev 3 Allen Wirfs-Brock" w:date="2011-09-10T16:16:00Z">
        <w:del w:id="26266"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rsidR="007B0A7E" w:rsidRPr="00E77497" w:rsidDel="0031780A" w:rsidRDefault="007B0A7E">
      <w:pPr>
        <w:pStyle w:val="Alg4"/>
        <w:numPr>
          <w:ilvl w:val="0"/>
          <w:numId w:val="538"/>
        </w:numPr>
        <w:spacing w:after="220"/>
        <w:contextualSpacing/>
        <w:rPr>
          <w:ins w:id="26267" w:author="Rev 3 Allen Wirfs-Brock" w:date="2011-09-10T16:16:00Z"/>
          <w:del w:id="26268" w:author="Rev 4 Allen Wirfs-Brock" w:date="2011-10-20T10:25:00Z"/>
        </w:rPr>
        <w:pPrChange w:id="26269" w:author="Rev 4 Allen Wirfs-Brock" w:date="2011-11-07T12:16:00Z">
          <w:pPr>
            <w:pStyle w:val="Alg4"/>
            <w:numPr>
              <w:numId w:val="571"/>
            </w:numPr>
            <w:tabs>
              <w:tab w:val="num" w:pos="360"/>
            </w:tabs>
            <w:spacing w:after="220"/>
            <w:ind w:left="360" w:hanging="360"/>
            <w:contextualSpacing/>
          </w:pPr>
        </w:pPrChange>
      </w:pPr>
      <w:ins w:id="26270" w:author="Rev 3 Allen Wirfs-Brock" w:date="2011-09-10T16:16:00Z">
        <w:del w:id="26271" w:author="Rev 4 Allen Wirfs-Brock" w:date="2011-10-20T10:25:00Z">
          <w:r w:rsidRPr="00E77497" w:rsidDel="0031780A">
            <w:delText>Return the BoundName</w:delText>
          </w:r>
        </w:del>
      </w:ins>
      <w:ins w:id="26272" w:author="Rev 3 Allen Wirfs-Brock" w:date="2011-09-10T16:17:00Z">
        <w:del w:id="26273" w:author="Rev 4 Allen Wirfs-Brock" w:date="2011-10-20T10:25:00Z">
          <w:r w:rsidRPr="00E77497" w:rsidDel="0031780A">
            <w:delText>s</w:delText>
          </w:r>
        </w:del>
      </w:ins>
      <w:ins w:id="26274" w:author="Rev 3 Allen Wirfs-Brock" w:date="2011-09-10T16:16:00Z">
        <w:del w:id="26275" w:author="Rev 4 Allen Wirfs-Brock" w:date="2011-10-20T10:25:00Z">
          <w:r w:rsidRPr="00E77497" w:rsidDel="0031780A">
            <w:delText xml:space="preserve"> of </w:delText>
          </w:r>
        </w:del>
      </w:ins>
      <w:ins w:id="26276" w:author="Rev 3 Allen Wirfs-Brock" w:date="2011-09-10T16:17:00Z">
        <w:del w:id="26277" w:author="Rev 4 Allen Wirfs-Brock" w:date="2011-10-20T10:25:00Z">
          <w:r w:rsidRPr="00E77497" w:rsidDel="0031780A">
            <w:rPr>
              <w:i/>
            </w:rPr>
            <w:delText>Binding</w:delText>
          </w:r>
          <w:r w:rsidRPr="00E77497" w:rsidDel="0031780A">
            <w:rPr>
              <w:rStyle w:val="bnf"/>
            </w:rPr>
            <w:delText>Pattern</w:delText>
          </w:r>
        </w:del>
      </w:ins>
      <w:ins w:id="26278" w:author="Rev 3 Allen Wirfs-Brock" w:date="2011-09-10T16:16:00Z">
        <w:del w:id="26279" w:author="Rev 4 Allen Wirfs-Brock" w:date="2011-10-20T10:25:00Z">
          <w:r w:rsidRPr="00E77497" w:rsidDel="0031780A">
            <w:delText>.</w:delText>
          </w:r>
        </w:del>
      </w:ins>
    </w:p>
    <w:p w:rsidR="003A30C5" w:rsidRPr="00E77497" w:rsidDel="0074396A" w:rsidRDefault="003A30C5" w:rsidP="00EB6200">
      <w:pPr>
        <w:ind w:firstLine="360"/>
        <w:rPr>
          <w:ins w:id="26280" w:author="Rev 3 Allen Wirfs-Brock" w:date="2011-09-10T16:35:00Z"/>
          <w:del w:id="26281" w:author="Rev 4 Allen Wirfs-Brock" w:date="2011-11-06T16:50:00Z"/>
        </w:rPr>
      </w:pPr>
      <w:bookmarkStart w:id="26282" w:name="_Toc235503470"/>
      <w:bookmarkStart w:id="26283" w:name="_Toc241509245"/>
      <w:bookmarkStart w:id="26284" w:name="_Toc244416732"/>
      <w:bookmarkStart w:id="26285" w:name="_Toc276631096"/>
      <w:bookmarkEnd w:id="26192"/>
      <w:bookmarkEnd w:id="26193"/>
      <w:bookmarkEnd w:id="26194"/>
      <w:bookmarkEnd w:id="26195"/>
      <w:ins w:id="26286" w:author="Rev 3 Allen Wirfs-Brock" w:date="2011-09-10T16:35:00Z">
        <w:del w:id="26287" w:author="Rev 4 Allen Wirfs-Brock" w:date="2011-10-20T10:30:00Z">
          <w:r w:rsidRPr="00E77497" w:rsidDel="00EB6200">
            <w:delText xml:space="preserve">The production </w:delText>
          </w:r>
        </w:del>
        <w:del w:id="26288"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26289" w:author="Rev 4 Allen Wirfs-Brock" w:date="2011-10-20T10:31:00Z">
          <w:r w:rsidRPr="00E77497" w:rsidDel="00EB6200">
            <w:delText xml:space="preserve">is evaluated </w:delText>
          </w:r>
        </w:del>
        <w:del w:id="26290"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26291" w:author="Rev 4 Allen Wirfs-Brock" w:date="2011-10-20T10:31:00Z">
          <w:r w:rsidRPr="00E77497" w:rsidDel="00EB6200">
            <w:delText>as follows:</w:delText>
          </w:r>
        </w:del>
      </w:ins>
    </w:p>
    <w:p w:rsidR="003A30C5" w:rsidRPr="00E77497" w:rsidDel="0074396A" w:rsidRDefault="003A30C5">
      <w:pPr>
        <w:pStyle w:val="Alg2"/>
        <w:numPr>
          <w:ilvl w:val="0"/>
          <w:numId w:val="599"/>
        </w:numPr>
        <w:rPr>
          <w:ins w:id="26292" w:author="Rev 3 Allen Wirfs-Brock" w:date="2011-09-10T16:34:00Z"/>
          <w:del w:id="26293" w:author="Rev 4 Allen Wirfs-Brock" w:date="2011-11-06T16:50:00Z"/>
        </w:rPr>
        <w:pPrChange w:id="26294" w:author="Rev 4 Allen Wirfs-Brock" w:date="2011-11-07T12:16:00Z">
          <w:pPr>
            <w:pStyle w:val="Alg2"/>
            <w:numPr>
              <w:numId w:val="697"/>
            </w:numPr>
            <w:tabs>
              <w:tab w:val="num" w:pos="360"/>
            </w:tabs>
            <w:ind w:left="360" w:hanging="360"/>
          </w:pPr>
        </w:pPrChange>
      </w:pPr>
      <w:ins w:id="26295" w:author="Rev 3 Allen Wirfs-Brock" w:date="2011-09-10T16:34:00Z">
        <w:del w:id="26296"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rsidR="003A30C5" w:rsidRPr="00E77497" w:rsidDel="0074396A" w:rsidRDefault="003A30C5">
      <w:pPr>
        <w:pStyle w:val="Alg3"/>
        <w:numPr>
          <w:ilvl w:val="0"/>
          <w:numId w:val="599"/>
        </w:numPr>
        <w:rPr>
          <w:ins w:id="26297" w:author="Rev 3 Allen Wirfs-Brock" w:date="2011-09-10T16:34:00Z"/>
          <w:del w:id="26298" w:author="Rev 4 Allen Wirfs-Brock" w:date="2011-11-06T16:50:00Z"/>
        </w:rPr>
        <w:pPrChange w:id="26299" w:author="Rev 4 Allen Wirfs-Brock" w:date="2011-11-07T12:16:00Z">
          <w:pPr>
            <w:pStyle w:val="Alg3"/>
            <w:numPr>
              <w:numId w:val="697"/>
            </w:numPr>
          </w:pPr>
        </w:pPrChange>
      </w:pPr>
      <w:ins w:id="26300" w:author="Rev 3 Allen Wirfs-Brock" w:date="2011-09-10T16:34:00Z">
        <w:del w:id="26301"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rsidR="003A30C5" w:rsidRPr="00E77497" w:rsidDel="0074396A" w:rsidRDefault="003A30C5">
      <w:pPr>
        <w:pStyle w:val="Alg2"/>
        <w:numPr>
          <w:ilvl w:val="0"/>
          <w:numId w:val="599"/>
        </w:numPr>
        <w:spacing w:after="220"/>
        <w:contextualSpacing/>
        <w:rPr>
          <w:ins w:id="26302" w:author="Rev 3 Allen Wirfs-Brock" w:date="2011-09-10T16:34:00Z"/>
          <w:del w:id="26303" w:author="Rev 4 Allen Wirfs-Brock" w:date="2011-11-06T16:50:00Z"/>
        </w:rPr>
        <w:pPrChange w:id="26304" w:author="Rev 4 Allen Wirfs-Brock" w:date="2011-11-07T12:16:00Z">
          <w:pPr>
            <w:pStyle w:val="Alg2"/>
            <w:numPr>
              <w:numId w:val="697"/>
            </w:numPr>
            <w:tabs>
              <w:tab w:val="num" w:pos="360"/>
            </w:tabs>
            <w:spacing w:after="220"/>
            <w:ind w:left="360" w:hanging="360"/>
            <w:contextualSpacing/>
          </w:pPr>
        </w:pPrChange>
      </w:pPr>
      <w:ins w:id="26305" w:author="Rev 3 Allen Wirfs-Brock" w:date="2011-09-10T16:34:00Z">
        <w:del w:id="26306"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rsidR="003A30C5" w:rsidRPr="00E77497" w:rsidDel="0074396A" w:rsidRDefault="003A30C5">
      <w:pPr>
        <w:pStyle w:val="Alg2"/>
        <w:numPr>
          <w:ilvl w:val="0"/>
          <w:numId w:val="599"/>
        </w:numPr>
        <w:spacing w:after="220"/>
        <w:rPr>
          <w:ins w:id="26307" w:author="Rev 3 Allen Wirfs-Brock" w:date="2011-09-10T16:34:00Z"/>
          <w:del w:id="26308" w:author="Rev 4 Allen Wirfs-Brock" w:date="2011-11-06T16:50:00Z"/>
        </w:rPr>
        <w:pPrChange w:id="26309" w:author="Rev 4 Allen Wirfs-Brock" w:date="2011-11-07T12:16:00Z">
          <w:pPr>
            <w:pStyle w:val="Alg2"/>
            <w:numPr>
              <w:numId w:val="697"/>
            </w:numPr>
            <w:tabs>
              <w:tab w:val="num" w:pos="360"/>
            </w:tabs>
            <w:spacing w:after="220"/>
            <w:ind w:left="360" w:hanging="360"/>
          </w:pPr>
        </w:pPrChange>
      </w:pPr>
      <w:ins w:id="26310" w:author="Rev 3 Allen Wirfs-Brock" w:date="2011-09-10T16:34:00Z">
        <w:del w:id="26311"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rsidR="004C02EF" w:rsidRPr="00E77497" w:rsidRDefault="004C02EF" w:rsidP="00B43482">
      <w:pPr>
        <w:pStyle w:val="Heading2"/>
        <w:numPr>
          <w:ilvl w:val="0"/>
          <w:numId w:val="0"/>
        </w:numPr>
      </w:pPr>
      <w:bookmarkStart w:id="26312" w:name="_Toc339020418"/>
      <w:r w:rsidRPr="00E77497">
        <w:t>12.15</w:t>
      </w:r>
      <w:r w:rsidRPr="00E77497">
        <w:tab/>
        <w:t xml:space="preserve">The </w:t>
      </w:r>
      <w:r w:rsidRPr="00E77497">
        <w:rPr>
          <w:rFonts w:ascii="Courier New" w:hAnsi="Courier New"/>
          <w:sz w:val="20"/>
        </w:rPr>
        <w:t>debugger</w:t>
      </w:r>
      <w:r w:rsidRPr="00E77497">
        <w:t xml:space="preserve"> statement</w:t>
      </w:r>
      <w:bookmarkEnd w:id="26282"/>
      <w:bookmarkEnd w:id="26283"/>
      <w:bookmarkEnd w:id="26284"/>
      <w:bookmarkEnd w:id="26285"/>
      <w:bookmarkEnd w:id="2631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DebuggerStatement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debugger ;</w:t>
      </w:r>
    </w:p>
    <w:p w:rsidR="00137648" w:rsidRPr="00E77497" w:rsidRDefault="00137648" w:rsidP="00137648">
      <w:pPr>
        <w:keepNext/>
        <w:rPr>
          <w:ins w:id="26313" w:author="Rev 8 Allen Wirfs-Brock" w:date="2012-06-14T15:36:00Z"/>
          <w:rFonts w:ascii="Helvetica" w:hAnsi="Helvetica"/>
          <w:b/>
        </w:rPr>
      </w:pPr>
      <w:ins w:id="26314" w:author="Rev 8 Allen Wirfs-Brock" w:date="2012-06-14T15:36:00Z">
        <w:r w:rsidRPr="00E77497">
          <w:rPr>
            <w:rFonts w:ascii="Helvetica" w:hAnsi="Helvetica"/>
            <w:b/>
          </w:rPr>
          <w:t xml:space="preserve">Runtime Semantics: </w:t>
        </w:r>
        <w:r w:rsidRPr="00E77497">
          <w:rPr>
            <w:rFonts w:ascii="Helvetica" w:hAnsi="Helvetica"/>
            <w:b/>
            <w:spacing w:val="6"/>
          </w:rPr>
          <w:t>Evaluation</w:t>
        </w:r>
      </w:ins>
    </w:p>
    <w:p w:rsidR="004C02EF" w:rsidRPr="00E77497" w:rsidDel="00137648" w:rsidRDefault="004C02EF" w:rsidP="004C02EF">
      <w:pPr>
        <w:pStyle w:val="Syntax"/>
        <w:rPr>
          <w:del w:id="26315" w:author="Rev 8 Allen Wirfs-Brock" w:date="2012-06-14T15:36:00Z"/>
        </w:rPr>
      </w:pPr>
      <w:del w:id="26316" w:author="Rev 8 Allen Wirfs-Brock" w:date="2012-06-14T15:36:00Z">
        <w:r w:rsidRPr="00E77497" w:rsidDel="00137648">
          <w:delText>Semantics</w:delText>
        </w:r>
      </w:del>
    </w:p>
    <w:p w:rsidR="004C02EF" w:rsidRPr="00C7794D" w:rsidRDefault="0094796B" w:rsidP="004C02EF">
      <w:pPr>
        <w:rPr>
          <w:sz w:val="18"/>
        </w:rPr>
      </w:pPr>
      <w:ins w:id="26317"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rsidR="0094796B" w:rsidRPr="00E77497" w:rsidDel="00137648" w:rsidRDefault="0094796B" w:rsidP="0094796B">
      <w:pPr>
        <w:keepNext/>
        <w:rPr>
          <w:ins w:id="26318" w:author="Rev 4 Allen Wirfs-Brock" w:date="2011-11-06T16:59:00Z"/>
          <w:del w:id="26319" w:author="Rev 8 Allen Wirfs-Brock" w:date="2012-06-14T15:36:00Z"/>
          <w:rFonts w:ascii="Helvetica" w:hAnsi="Helvetica"/>
          <w:b/>
        </w:rPr>
      </w:pPr>
      <w:ins w:id="26320" w:author="Rev 4 Allen Wirfs-Brock" w:date="2011-11-06T16:59:00Z">
        <w:del w:id="26321" w:author="Rev 8 Allen Wirfs-Brock" w:date="2012-06-14T15:36:00Z">
          <w:r w:rsidRPr="00E77497" w:rsidDel="00137648">
            <w:rPr>
              <w:rFonts w:ascii="Helvetica" w:hAnsi="Helvetica"/>
              <w:b/>
            </w:rPr>
            <w:delText xml:space="preserve">Runtime Semantics: </w:delText>
          </w:r>
          <w:r w:rsidRPr="00E77497" w:rsidDel="00137648">
            <w:rPr>
              <w:rFonts w:ascii="Helvetica" w:hAnsi="Helvetica"/>
              <w:b/>
              <w:spacing w:val="6"/>
            </w:rPr>
            <w:delText>Evaluation</w:delText>
          </w:r>
        </w:del>
      </w:ins>
    </w:p>
    <w:p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rsidR="004C02EF" w:rsidRPr="00E77497" w:rsidRDefault="004C02EF" w:rsidP="00150A49">
      <w:pPr>
        <w:pStyle w:val="Alg2"/>
        <w:numPr>
          <w:ilvl w:val="1"/>
          <w:numId w:val="141"/>
        </w:numPr>
        <w:spacing w:after="220"/>
        <w:contextualSpacing/>
      </w:pPr>
      <w:r w:rsidRPr="00E77497">
        <w:t>Perform an implementation defined debugging action.</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rsidR="004C02EF" w:rsidRPr="00E77497" w:rsidRDefault="004C02EF" w:rsidP="00150A49">
      <w:pPr>
        <w:pStyle w:val="Alg2"/>
        <w:numPr>
          <w:ilvl w:val="0"/>
          <w:numId w:val="141"/>
        </w:numPr>
        <w:spacing w:after="220"/>
        <w:contextualSpacing/>
      </w:pPr>
      <w:r w:rsidRPr="00E77497">
        <w:t>Else</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26322" w:author="Rev 6 Allen Wirfs-Brock" w:date="2012-02-23T13:08:00Z">
        <w:r w:rsidR="00B868C9">
          <w:t>NormalCompletion(</w:t>
        </w:r>
      </w:ins>
      <w:del w:id="26323" w:author="Rev 6 Allen Wirfs-Brock" w:date="2012-02-19T16:53:00Z">
        <w:r w:rsidRPr="00E77497" w:rsidDel="00A90B01">
          <w:delText>(</w:delText>
        </w:r>
      </w:del>
      <w:del w:id="26324"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26325"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rsidR="00BB761E" w:rsidRDefault="004C02EF" w:rsidP="004C02EF">
      <w:pPr>
        <w:pStyle w:val="Heading1"/>
        <w:numPr>
          <w:ilvl w:val="0"/>
          <w:numId w:val="0"/>
        </w:numPr>
        <w:rPr>
          <w:ins w:id="26326" w:author="Rev 6 Allen Wirfs-Brock" w:date="2012-02-27T09:57:00Z"/>
        </w:rPr>
      </w:pPr>
      <w:bookmarkStart w:id="26327" w:name="_Toc235503471"/>
      <w:bookmarkStart w:id="26328" w:name="_Toc241509246"/>
      <w:bookmarkStart w:id="26329" w:name="_Toc244416733"/>
      <w:bookmarkStart w:id="26330" w:name="_Toc276631097"/>
      <w:bookmarkStart w:id="26331" w:name="_Toc339020419"/>
      <w:r w:rsidRPr="00E77497">
        <w:lastRenderedPageBreak/>
        <w:t>13</w:t>
      </w:r>
      <w:r w:rsidRPr="00E77497">
        <w:tab/>
      </w:r>
      <w:ins w:id="26332" w:author="Rev 6 Allen Wirfs-Brock" w:date="2012-02-27T09:57:00Z">
        <w:r w:rsidR="00BB761E">
          <w:t>Functions and Generators</w:t>
        </w:r>
        <w:bookmarkEnd w:id="26331"/>
      </w:ins>
    </w:p>
    <w:p w:rsidR="004C02EF" w:rsidRPr="00E77497" w:rsidRDefault="00BB761E" w:rsidP="0027695A">
      <w:pPr>
        <w:pStyle w:val="Heading2"/>
        <w:numPr>
          <w:ilvl w:val="0"/>
          <w:numId w:val="0"/>
        </w:numPr>
      </w:pPr>
      <w:bookmarkStart w:id="26333" w:name="_Toc339020420"/>
      <w:ins w:id="26334" w:author="Rev 6 Allen Wirfs-Brock" w:date="2012-02-27T09:58:00Z">
        <w:r>
          <w:t>13.1</w:t>
        </w:r>
        <w:r>
          <w:tab/>
        </w:r>
      </w:ins>
      <w:r w:rsidR="004C02EF" w:rsidRPr="00E77497">
        <w:t>Function Definition</w:t>
      </w:r>
      <w:bookmarkEnd w:id="26196"/>
      <w:bookmarkEnd w:id="26197"/>
      <w:bookmarkEnd w:id="26198"/>
      <w:bookmarkEnd w:id="26199"/>
      <w:bookmarkEnd w:id="26327"/>
      <w:bookmarkEnd w:id="26328"/>
      <w:bookmarkEnd w:id="26329"/>
      <w:bookmarkEnd w:id="26330"/>
      <w:ins w:id="26335" w:author="Rev 6 Allen Wirfs-Brock" w:date="2012-02-27T10:05:00Z">
        <w:r w:rsidR="00DA3106">
          <w:t>s</w:t>
        </w:r>
      </w:ins>
      <w:bookmarkEnd w:id="2633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FunctionDeclaration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function</w:t>
      </w:r>
      <w:r w:rsidRPr="00E77497">
        <w:t xml:space="preserve"> </w:t>
      </w:r>
      <w:ins w:id="26336"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26337"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4C02EF" w:rsidRPr="00E77497" w:rsidRDefault="004C02EF" w:rsidP="004C02EF">
      <w:pPr>
        <w:pStyle w:val="SyntaxRule"/>
      </w:pPr>
      <w:r w:rsidRPr="00E77497">
        <w:t xml:space="preserve">FunctionExpression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function</w:t>
      </w:r>
      <w:r w:rsidRPr="00E77497">
        <w:t xml:space="preserve"> </w:t>
      </w:r>
      <w:ins w:id="26338"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26339"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521EAD" w:rsidRPr="00E77497" w:rsidRDefault="00521EAD" w:rsidP="00521EAD">
      <w:pPr>
        <w:pStyle w:val="SyntaxRule"/>
        <w:rPr>
          <w:ins w:id="26340" w:author="Allen Wirfs-Brock" w:date="2011-07-05T11:12:00Z"/>
        </w:rPr>
      </w:pPr>
      <w:ins w:id="26341" w:author="Allen Wirfs-Brock" w:date="2011-07-05T11:12:00Z">
        <w:r w:rsidRPr="00E77497">
          <w:t xml:space="preserve">FormalParameterList </w:t>
        </w:r>
        <w:r w:rsidRPr="00E77497">
          <w:rPr>
            <w:rFonts w:ascii="Arial" w:hAnsi="Arial"/>
            <w:b/>
            <w:i w:val="0"/>
          </w:rPr>
          <w:t>:</w:t>
        </w:r>
      </w:ins>
    </w:p>
    <w:p w:rsidR="00521EAD" w:rsidRPr="00E77497" w:rsidRDefault="00DE30CB" w:rsidP="00521EAD">
      <w:pPr>
        <w:pStyle w:val="SyntaxDefinition"/>
        <w:rPr>
          <w:ins w:id="26342" w:author="Allen Wirfs-Brock" w:date="2011-07-05T11:12:00Z"/>
        </w:rPr>
      </w:pPr>
      <w:ins w:id="26343"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26344" w:author="Rev 4 Allen Wirfs-Brock" w:date="2011-11-04T12:35:00Z">
        <w:r w:rsidR="008639FD" w:rsidRPr="004418C4">
          <w:t>Function</w:t>
        </w:r>
        <w:r w:rsidR="008639FD">
          <w:t>RestParameter</w:t>
        </w:r>
      </w:ins>
      <w:ins w:id="26345" w:author="Rev 3 Allen Wirfs-Brock" w:date="2011-09-02T09:32:00Z">
        <w:del w:id="26346" w:author="Rev 4 Allen Wirfs-Brock" w:date="2011-11-04T12:35:00Z">
          <w:r w:rsidR="00AF72C7" w:rsidRPr="003B4312" w:rsidDel="008639FD">
            <w:rPr>
              <w:rFonts w:ascii="Courier New" w:hAnsi="Courier New" w:cs="Courier New"/>
              <w:b/>
              <w:i w:val="0"/>
            </w:rPr>
            <w:delText>...</w:delText>
          </w:r>
        </w:del>
      </w:ins>
      <w:ins w:id="26347" w:author="Allen Wirfs-Brock" w:date="2011-07-05T11:12:00Z">
        <w:del w:id="26348" w:author="Rev 4 Allen Wirfs-Brock" w:date="2011-11-04T12:35:00Z">
          <w:r w:rsidR="00521EAD" w:rsidRPr="006B6D0A" w:rsidDel="008639FD">
            <w:delText xml:space="preserve"> Identifier</w:delText>
          </w:r>
        </w:del>
      </w:ins>
      <w:ins w:id="26349" w:author="Allen Wirfs-Brock" w:date="2011-07-05T11:13:00Z">
        <w:r w:rsidR="00521EAD" w:rsidRPr="006B6D0A">
          <w:br/>
          <w:t>FormalsList</w:t>
        </w:r>
      </w:ins>
      <w:ins w:id="26350" w:author="Allen Wirfs-Brock" w:date="2011-07-05T11:12:00Z">
        <w:r w:rsidR="00521EAD" w:rsidRPr="006B6D0A">
          <w:br/>
        </w:r>
      </w:ins>
      <w:ins w:id="26351" w:author="Allen Wirfs-Brock" w:date="2011-07-05T11:14:00Z">
        <w:r w:rsidR="00521EAD" w:rsidRPr="00E65A34">
          <w:t>FormalsList</w:t>
        </w:r>
      </w:ins>
      <w:ins w:id="26352" w:author="Allen Wirfs-Brock" w:date="2011-07-05T11:12:00Z">
        <w:r w:rsidR="00521EAD" w:rsidRPr="009C202C">
          <w:rPr>
            <w:rFonts w:ascii="Courier New" w:hAnsi="Courier New"/>
            <w:b/>
            <w:i w:val="0"/>
          </w:rPr>
          <w:t>,</w:t>
        </w:r>
      </w:ins>
      <w:ins w:id="26353" w:author="Allen Wirfs-Brock" w:date="2011-07-05T11:14:00Z">
        <w:r w:rsidR="00521EAD" w:rsidRPr="00B820AB">
          <w:rPr>
            <w:rFonts w:ascii="Courier New" w:hAnsi="Courier New"/>
            <w:b/>
            <w:i w:val="0"/>
          </w:rPr>
          <w:t xml:space="preserve"> </w:t>
        </w:r>
      </w:ins>
      <w:ins w:id="26354" w:author="Rev 4 Allen Wirfs-Brock" w:date="2011-11-04T12:35:00Z">
        <w:r w:rsidR="008639FD" w:rsidRPr="004418C4">
          <w:t>Function</w:t>
        </w:r>
        <w:r w:rsidR="008639FD">
          <w:t>RestParameter</w:t>
        </w:r>
      </w:ins>
      <w:ins w:id="26355" w:author="Rev 3 Allen Wirfs-Brock" w:date="2011-09-02T09:32:00Z">
        <w:del w:id="26356" w:author="Rev 4 Allen Wirfs-Brock" w:date="2011-11-04T12:35:00Z">
          <w:r w:rsidR="00AF72C7" w:rsidRPr="00675B74" w:rsidDel="008639FD">
            <w:rPr>
              <w:rFonts w:ascii="Courier New" w:hAnsi="Courier New" w:cs="Courier New"/>
              <w:b/>
              <w:i w:val="0"/>
            </w:rPr>
            <w:delText xml:space="preserve">... </w:delText>
          </w:r>
        </w:del>
      </w:ins>
      <w:ins w:id="26357" w:author="Allen Wirfs-Brock" w:date="2011-07-05T11:14:00Z">
        <w:del w:id="26358" w:author="Rev 4 Allen Wirfs-Brock" w:date="2011-11-04T12:35:00Z">
          <w:r w:rsidR="00521EAD" w:rsidRPr="00E77497" w:rsidDel="008639FD">
            <w:delText xml:space="preserve"> </w:delText>
          </w:r>
        </w:del>
      </w:ins>
      <w:ins w:id="26359" w:author="Allen Wirfs-Brock" w:date="2011-07-05T11:12:00Z">
        <w:del w:id="26360" w:author="Rev 4 Allen Wirfs-Brock" w:date="2011-11-04T12:35:00Z">
          <w:r w:rsidR="00521EAD" w:rsidRPr="00E77497" w:rsidDel="008639FD">
            <w:delText xml:space="preserve"> Identifier</w:delText>
          </w:r>
        </w:del>
      </w:ins>
    </w:p>
    <w:p w:rsidR="004C02EF" w:rsidRPr="00E77497" w:rsidRDefault="00521EAD" w:rsidP="004C02EF">
      <w:pPr>
        <w:pStyle w:val="SyntaxRule"/>
      </w:pPr>
      <w:ins w:id="26361" w:author="Allen Wirfs-Brock" w:date="2011-07-05T11:15:00Z">
        <w:r w:rsidRPr="00E77497">
          <w:t>FormalsList</w:t>
        </w:r>
      </w:ins>
      <w:ins w:id="26362" w:author="Allen Wirfs-Brock" w:date="2011-07-05T11:17:00Z">
        <w:r w:rsidRPr="00E77497">
          <w:t xml:space="preserve"> </w:t>
        </w:r>
      </w:ins>
      <w:del w:id="26363" w:author="Allen Wirfs-Brock" w:date="2011-07-05T11:15:00Z">
        <w:r w:rsidR="004C02EF" w:rsidRPr="00E77497" w:rsidDel="00521EAD">
          <w:delText xml:space="preserve">FormalParameterList </w:delText>
        </w:r>
      </w:del>
      <w:r w:rsidR="004C02EF" w:rsidRPr="00E77497">
        <w:rPr>
          <w:rFonts w:ascii="Arial" w:hAnsi="Arial"/>
          <w:b/>
          <w:i w:val="0"/>
        </w:rPr>
        <w:t>:</w:t>
      </w:r>
    </w:p>
    <w:p w:rsidR="004C02EF" w:rsidRPr="00E77497" w:rsidRDefault="004C02EF" w:rsidP="004C02EF">
      <w:pPr>
        <w:pStyle w:val="SyntaxDefinition"/>
      </w:pPr>
      <w:del w:id="26364" w:author="Allen Wirfs-Brock" w:date="2011-07-05T11:17:00Z">
        <w:r w:rsidRPr="00E77497" w:rsidDel="00521EAD">
          <w:delText>Identifier</w:delText>
        </w:r>
      </w:del>
      <w:ins w:id="26365" w:author="Allen Wirfs-Brock" w:date="2011-07-05T11:17:00Z">
        <w:r w:rsidR="00521EAD" w:rsidRPr="00E77497">
          <w:t>FormalParameter</w:t>
        </w:r>
      </w:ins>
      <w:r w:rsidRPr="00E77497">
        <w:br/>
      </w:r>
      <w:ins w:id="26366" w:author="Allen Wirfs-Brock" w:date="2011-07-05T11:15:00Z">
        <w:r w:rsidR="00521EAD" w:rsidRPr="00E77497">
          <w:t>FormalsList</w:t>
        </w:r>
      </w:ins>
      <w:ins w:id="26367" w:author="Allen Wirfs-Brock" w:date="2011-07-05T11:17:00Z">
        <w:r w:rsidR="00521EAD" w:rsidRPr="00E77497">
          <w:t xml:space="preserve"> </w:t>
        </w:r>
      </w:ins>
      <w:del w:id="26368"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26369" w:author="Allen Wirfs-Brock" w:date="2011-07-05T11:17:00Z">
        <w:r w:rsidR="00521EAD" w:rsidRPr="00E77497">
          <w:t>FormalParameter</w:t>
        </w:r>
      </w:ins>
      <w:del w:id="26370" w:author="Allen Wirfs-Brock" w:date="2011-07-05T11:17:00Z">
        <w:r w:rsidRPr="00E77497" w:rsidDel="00521EAD">
          <w:delText>Identifier</w:delText>
        </w:r>
      </w:del>
    </w:p>
    <w:p w:rsidR="008639FD" w:rsidRPr="004418C4" w:rsidRDefault="008639FD" w:rsidP="008639FD">
      <w:pPr>
        <w:pStyle w:val="SyntaxRule"/>
        <w:rPr>
          <w:ins w:id="26371" w:author="Rev 4 Allen Wirfs-Brock" w:date="2011-11-04T12:34:00Z"/>
        </w:rPr>
      </w:pPr>
      <w:ins w:id="26372" w:author="Rev 4 Allen Wirfs-Brock" w:date="2011-11-04T12:34:00Z">
        <w:r w:rsidRPr="004418C4">
          <w:t>Function</w:t>
        </w:r>
        <w:r>
          <w:t>RestParameter</w:t>
        </w:r>
        <w:r w:rsidRPr="004418C4">
          <w:t xml:space="preserve"> </w:t>
        </w:r>
        <w:r w:rsidRPr="004418C4">
          <w:rPr>
            <w:rFonts w:ascii="Arial" w:hAnsi="Arial"/>
            <w:b/>
            <w:i w:val="0"/>
          </w:rPr>
          <w:t>:</w:t>
        </w:r>
      </w:ins>
    </w:p>
    <w:p w:rsidR="008639FD" w:rsidRPr="004418C4" w:rsidRDefault="008639FD" w:rsidP="008639FD">
      <w:pPr>
        <w:pStyle w:val="SyntaxDefinition"/>
        <w:rPr>
          <w:ins w:id="26373" w:author="Rev 4 Allen Wirfs-Brock" w:date="2011-11-04T12:34:00Z"/>
        </w:rPr>
      </w:pPr>
      <w:ins w:id="26374" w:author="Rev 4 Allen Wirfs-Brock" w:date="2011-11-04T12:35:00Z">
        <w:r w:rsidRPr="003B4312">
          <w:rPr>
            <w:rFonts w:ascii="Courier New" w:hAnsi="Courier New" w:cs="Courier New"/>
            <w:b/>
            <w:i w:val="0"/>
          </w:rPr>
          <w:t>...</w:t>
        </w:r>
        <w:r w:rsidRPr="006B6D0A">
          <w:t xml:space="preserve"> </w:t>
        </w:r>
      </w:ins>
      <w:ins w:id="26375" w:author="Rev 5 Allen Wirfs-Brock" w:date="2011-12-29T17:33:00Z">
        <w:r w:rsidR="004322E4">
          <w:t>Binding</w:t>
        </w:r>
      </w:ins>
      <w:ins w:id="26376" w:author="Rev 4 Allen Wirfs-Brock" w:date="2011-11-04T12:35:00Z">
        <w:r w:rsidRPr="006B6D0A">
          <w:t>Identifier</w:t>
        </w:r>
      </w:ins>
    </w:p>
    <w:p w:rsidR="00521EAD" w:rsidRPr="00E77497" w:rsidRDefault="00521EAD" w:rsidP="00521EAD">
      <w:pPr>
        <w:pStyle w:val="SyntaxRule"/>
        <w:rPr>
          <w:ins w:id="26377" w:author="Allen Wirfs-Brock" w:date="2011-07-05T11:16:00Z"/>
        </w:rPr>
      </w:pPr>
      <w:ins w:id="26378" w:author="Allen Wirfs-Brock" w:date="2011-07-05T11:17:00Z">
        <w:r w:rsidRPr="00675B74">
          <w:t>Formal</w:t>
        </w:r>
        <w:r w:rsidRPr="00E77497">
          <w:t xml:space="preserve">Parameter </w:t>
        </w:r>
      </w:ins>
      <w:ins w:id="26379" w:author="Allen Wirfs-Brock" w:date="2011-07-05T11:16:00Z">
        <w:r w:rsidRPr="00E77497">
          <w:rPr>
            <w:rFonts w:ascii="Arial" w:hAnsi="Arial"/>
            <w:b/>
            <w:i w:val="0"/>
          </w:rPr>
          <w:t>:</w:t>
        </w:r>
      </w:ins>
    </w:p>
    <w:p w:rsidR="00521EAD" w:rsidRPr="00E77497" w:rsidRDefault="00AF72C7" w:rsidP="00521EAD">
      <w:pPr>
        <w:pStyle w:val="SyntaxDefinition"/>
        <w:rPr>
          <w:ins w:id="26380" w:author="Allen Wirfs-Brock" w:date="2011-07-05T11:16:00Z"/>
        </w:rPr>
      </w:pPr>
      <w:ins w:id="26381" w:author="Rev 3 Allen Wirfs-Brock" w:date="2011-09-02T09:33:00Z">
        <w:del w:id="26382" w:author="Rev 4 Allen Wirfs-Brock" w:date="2011-11-06T12:42:00Z">
          <w:r w:rsidRPr="00E77497" w:rsidDel="00860028">
            <w:delText>Binding</w:delText>
          </w:r>
        </w:del>
      </w:ins>
      <w:ins w:id="26383" w:author="Allen Wirfs-Brock" w:date="2011-07-05T11:16:00Z">
        <w:del w:id="26384" w:author="Rev 4 Allen Wirfs-Brock" w:date="2011-11-06T12:42:00Z">
          <w:r w:rsidR="00521EAD" w:rsidRPr="00E77497" w:rsidDel="00860028">
            <w:delText>Identifier</w:delText>
          </w:r>
        </w:del>
      </w:ins>
      <w:ins w:id="26385" w:author="Allen Wirfs-Brock" w:date="2011-07-05T11:22:00Z">
        <w:del w:id="26386"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26387" w:author="Allen Wirfs-Brock" w:date="2011-07-05T11:16:00Z">
        <w:del w:id="26388" w:author="Rev 4 Allen Wirfs-Brock" w:date="2011-11-06T12:42:00Z">
          <w:r w:rsidR="00521EAD" w:rsidRPr="00E77497" w:rsidDel="00860028">
            <w:br/>
          </w:r>
        </w:del>
      </w:ins>
      <w:ins w:id="26389" w:author="Allen Wirfs-Brock" w:date="2011-07-05T11:21:00Z">
        <w:r w:rsidR="00521EAD" w:rsidRPr="00E77497">
          <w:t>Binding</w:t>
        </w:r>
        <w:del w:id="26390" w:author="Rev 4 Allen Wirfs-Brock" w:date="2011-11-06T12:42:00Z">
          <w:r w:rsidR="00521EAD" w:rsidRPr="00E77497" w:rsidDel="00860028">
            <w:delText>Patter</w:delText>
          </w:r>
        </w:del>
      </w:ins>
      <w:ins w:id="26391" w:author="Allen Wirfs-Brock" w:date="2011-07-05T13:22:00Z">
        <w:del w:id="26392" w:author="Rev 4 Allen Wirfs-Brock" w:date="2011-11-06T12:42:00Z">
          <w:r w:rsidR="00B11FED" w:rsidRPr="00E77497" w:rsidDel="00860028">
            <w:delText>n</w:delText>
          </w:r>
        </w:del>
      </w:ins>
      <w:ins w:id="26393" w:author="Rev 4 Allen Wirfs-Brock" w:date="2011-11-06T12:42:00Z">
        <w:r w:rsidR="00860028">
          <w:t>Element</w:t>
        </w:r>
      </w:ins>
      <w:ins w:id="26394" w:author="Allen Wirfs-Brock" w:date="2011-07-05T11:21:00Z">
        <w:r w:rsidR="00521EAD" w:rsidRPr="00E77497">
          <w:t xml:space="preserve"> </w:t>
        </w:r>
      </w:ins>
      <w:ins w:id="26395" w:author="Allen Wirfs-Brock" w:date="2011-07-05T11:20:00Z">
        <w:del w:id="26396" w:author="Rev 4 Allen Wirfs-Brock" w:date="2011-11-06T12:42:00Z">
          <w:r w:rsidR="00521EAD" w:rsidRPr="00E77497" w:rsidDel="00860028">
            <w:delText>Initialiser</w:delText>
          </w:r>
        </w:del>
      </w:ins>
      <w:ins w:id="26397" w:author="Allen Wirfs-Brock" w:date="2011-07-05T11:21:00Z">
        <w:del w:id="26398" w:author="Rev 4 Allen Wirfs-Brock" w:date="2011-11-06T12:42:00Z">
          <w:r w:rsidR="00521EAD" w:rsidRPr="00E77497" w:rsidDel="00860028">
            <w:rPr>
              <w:rFonts w:ascii="Arial" w:hAnsi="Arial" w:cs="Arial"/>
              <w:i w:val="0"/>
              <w:vertAlign w:val="subscript"/>
            </w:rPr>
            <w:delText>opt</w:delText>
          </w:r>
        </w:del>
      </w:ins>
    </w:p>
    <w:p w:rsidR="004C02EF" w:rsidRPr="00E77497" w:rsidRDefault="004C02EF" w:rsidP="004C02EF">
      <w:pPr>
        <w:pStyle w:val="SyntaxRule"/>
      </w:pPr>
      <w:r w:rsidRPr="00E77497">
        <w:t xml:space="preserve">FunctionBody </w:t>
      </w:r>
      <w:r w:rsidRPr="00E77497">
        <w:rPr>
          <w:rFonts w:ascii="Arial" w:hAnsi="Arial"/>
          <w:b/>
          <w:i w:val="0"/>
        </w:rPr>
        <w:t>:</w:t>
      </w:r>
    </w:p>
    <w:p w:rsidR="004C02EF" w:rsidRPr="00E77497" w:rsidRDefault="0004187D" w:rsidP="004C02EF">
      <w:pPr>
        <w:pStyle w:val="SyntaxDefinition"/>
      </w:pPr>
      <w:ins w:id="26399" w:author="Rev 4 Allen Wirfs-Brock" w:date="2011-10-07T15:07:00Z">
        <w:r w:rsidRPr="00E77497">
          <w:t>StatementList</w:t>
        </w:r>
        <w:r w:rsidRPr="00E77497">
          <w:rPr>
            <w:rFonts w:ascii="Arial" w:hAnsi="Arial"/>
            <w:i w:val="0"/>
            <w:vertAlign w:val="subscript"/>
          </w:rPr>
          <w:t>opt</w:t>
        </w:r>
        <w:r w:rsidRPr="00E77497">
          <w:t xml:space="preserve"> </w:t>
        </w:r>
      </w:ins>
      <w:del w:id="26400"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rsidR="0009072F" w:rsidRPr="00E77497" w:rsidDel="004322E4" w:rsidRDefault="0009072F" w:rsidP="0009072F">
      <w:pPr>
        <w:pStyle w:val="Note"/>
        <w:rPr>
          <w:ins w:id="26401" w:author="Rev 3 Allen Wirfs-Brock" w:date="2011-09-21T09:34:00Z"/>
          <w:del w:id="26402" w:author="Rev 5 Allen Wirfs-Brock" w:date="2011-12-29T17:36:00Z"/>
        </w:rPr>
      </w:pPr>
      <w:ins w:id="26403" w:author="Rev 3 Allen Wirfs-Brock" w:date="2011-09-21T09:34:00Z">
        <w:del w:id="26404"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rsidR="00F22CBA" w:rsidRPr="00E77497" w:rsidRDefault="00F22CBA" w:rsidP="00F22CBA">
      <w:pPr>
        <w:pStyle w:val="Heading4"/>
        <w:numPr>
          <w:ilvl w:val="0"/>
          <w:numId w:val="0"/>
        </w:numPr>
        <w:rPr>
          <w:ins w:id="26405" w:author="Rev 4 Allen Wirfs-Brock" w:date="2011-10-16T15:12:00Z"/>
        </w:rPr>
      </w:pPr>
      <w:ins w:id="26406" w:author="Rev 4 Allen Wirfs-Brock" w:date="2011-10-16T15:12:00Z">
        <w:r w:rsidRPr="00E77497">
          <w:t>Static Semantics</w:t>
        </w:r>
      </w:ins>
    </w:p>
    <w:p w:rsidR="00F22CBA" w:rsidRPr="00E77497" w:rsidRDefault="00C9049C" w:rsidP="00F22CBA">
      <w:pPr>
        <w:rPr>
          <w:ins w:id="26407" w:author="Rev 4 Allen Wirfs-Brock" w:date="2011-10-16T15:12:00Z"/>
          <w:rFonts w:ascii="Helvetica" w:hAnsi="Helvetica"/>
          <w:b/>
        </w:rPr>
      </w:pPr>
      <w:ins w:id="26408" w:author="Rev 4 Allen Wirfs-Brock" w:date="2011-10-20T10:21:00Z">
        <w:r w:rsidRPr="00E77497">
          <w:rPr>
            <w:rFonts w:ascii="Helvetica" w:hAnsi="Helvetica"/>
            <w:b/>
          </w:rPr>
          <w:t xml:space="preserve">Static Semantics:  </w:t>
        </w:r>
      </w:ins>
      <w:ins w:id="26409" w:author="Rev 4 Allen Wirfs-Brock" w:date="2011-10-16T15:12:00Z">
        <w:r w:rsidR="00F22CBA" w:rsidRPr="00E77497">
          <w:rPr>
            <w:rFonts w:ascii="Helvetica" w:hAnsi="Helvetica"/>
            <w:b/>
          </w:rPr>
          <w:t>Early Errors</w:t>
        </w:r>
      </w:ins>
    </w:p>
    <w:p w:rsidR="004C02EF" w:rsidRPr="00E77497" w:rsidDel="00F22CBA" w:rsidRDefault="004C02EF" w:rsidP="004C02EF">
      <w:pPr>
        <w:pStyle w:val="Syntax"/>
        <w:rPr>
          <w:del w:id="26410" w:author="Rev 4 Allen Wirfs-Brock" w:date="2011-10-16T15:12:00Z"/>
        </w:rPr>
      </w:pPr>
      <w:del w:id="26411" w:author="Rev 4 Allen Wirfs-Brock" w:date="2011-10-16T15:12:00Z">
        <w:r w:rsidRPr="00E77497" w:rsidDel="00F22CBA">
          <w:delText>Semantics</w:delText>
        </w:r>
      </w:del>
    </w:p>
    <w:p w:rsidR="005A7DC0" w:rsidRPr="00E77497" w:rsidRDefault="005A7DC0" w:rsidP="002B1CE2">
      <w:pPr>
        <w:jc w:val="left"/>
        <w:rPr>
          <w:ins w:id="26412" w:author="Rev 4 Allen Wirfs-Brock" w:date="2011-10-07T16:10:00Z"/>
        </w:rPr>
      </w:pPr>
      <w:bookmarkStart w:id="26413" w:name="_Toc375031212"/>
      <w:bookmarkStart w:id="26414" w:name="_Toc381513724"/>
      <w:bookmarkStart w:id="26415" w:name="_Toc382212246"/>
      <w:bookmarkStart w:id="26416" w:name="_Toc382212809"/>
      <w:bookmarkStart w:id="26417" w:name="_Toc382291591"/>
      <w:bookmarkStart w:id="26418" w:name="_Toc385672240"/>
      <w:bookmarkStart w:id="26419" w:name="_Ref386878660"/>
      <w:bookmarkStart w:id="26420" w:name="_Toc393690344"/>
      <w:ins w:id="26421"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26422" w:author="Rev 4 Allen Wirfs-Brock" w:date="2011-10-07T16:25:00Z">
        <w:r w:rsidR="002B1CE2" w:rsidRPr="00E77497">
          <w:t>and</w:t>
        </w:r>
      </w:ins>
      <w:ins w:id="26423"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26424"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rsidR="005A7DC0" w:rsidRPr="00E77497" w:rsidDel="00650D6A" w:rsidRDefault="005A7DC0" w:rsidP="00FE5F37">
      <w:pPr>
        <w:numPr>
          <w:ilvl w:val="0"/>
          <w:numId w:val="737"/>
        </w:numPr>
        <w:spacing w:after="220"/>
        <w:contextualSpacing/>
        <w:rPr>
          <w:ins w:id="26425" w:author="Rev 4 Allen Wirfs-Brock" w:date="2011-10-07T16:10:00Z"/>
          <w:del w:id="26426" w:author="Rev 6 Allen Wirfs-Brock" w:date="2012-02-27T16:19:00Z"/>
        </w:rPr>
      </w:pPr>
      <w:ins w:id="26427" w:author="Rev 4 Allen Wirfs-Brock" w:date="2011-10-07T16:10:00Z">
        <w:del w:id="26428"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26429" w:author="Rev 4 Allen Wirfs-Brock" w:date="2011-10-07T16:15:00Z">
        <w:del w:id="26430" w:author="Rev 6 Allen Wirfs-Brock" w:date="2012-02-27T16:19:00Z">
          <w:r w:rsidR="00B35571" w:rsidRPr="00E77497" w:rsidDel="00650D6A">
            <w:delText>Bound</w:delText>
          </w:r>
        </w:del>
      </w:ins>
      <w:ins w:id="26431" w:author="Rev 4 Allen Wirfs-Brock" w:date="2011-10-07T16:10:00Z">
        <w:del w:id="26432" w:author="Rev 6 Allen Wirfs-Brock" w:date="2012-02-27T16:19:00Z">
          <w:r w:rsidRPr="00E77497" w:rsidDel="00650D6A">
            <w:delText xml:space="preserve">Names of </w:delText>
          </w:r>
        </w:del>
      </w:ins>
      <w:ins w:id="26433" w:author="Rev 4 Allen Wirfs-Brock" w:date="2011-10-07T16:15:00Z">
        <w:del w:id="26434" w:author="Rev 6 Allen Wirfs-Brock" w:date="2012-02-27T16:19:00Z">
          <w:r w:rsidR="00B35571" w:rsidRPr="00E77497" w:rsidDel="00650D6A">
            <w:rPr>
              <w:rFonts w:ascii="Times New Roman" w:hAnsi="Times New Roman"/>
              <w:i/>
            </w:rPr>
            <w:delText>BindingIdentifier</w:delText>
          </w:r>
        </w:del>
      </w:ins>
      <w:ins w:id="26435" w:author="Rev 4 Allen Wirfs-Brock" w:date="2011-10-07T16:10:00Z">
        <w:del w:id="26436" w:author="Rev 6 Allen Wirfs-Brock" w:date="2012-02-27T16:19:00Z">
          <w:r w:rsidRPr="00E77497" w:rsidDel="00650D6A">
            <w:delText xml:space="preserve"> </w:delText>
          </w:r>
        </w:del>
      </w:ins>
      <w:ins w:id="26437" w:author="Rev 4 Allen Wirfs-Brock" w:date="2011-10-07T16:16:00Z">
        <w:del w:id="26438"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rsidR="00B35571" w:rsidRPr="00E77497" w:rsidDel="00650D6A" w:rsidRDefault="00B35571" w:rsidP="00FE5F37">
      <w:pPr>
        <w:numPr>
          <w:ilvl w:val="0"/>
          <w:numId w:val="737"/>
        </w:numPr>
        <w:spacing w:after="220"/>
        <w:contextualSpacing/>
        <w:rPr>
          <w:ins w:id="26439" w:author="Rev 4 Allen Wirfs-Brock" w:date="2011-10-07T16:17:00Z"/>
          <w:del w:id="26440" w:author="Rev 6 Allen Wirfs-Brock" w:date="2012-02-27T16:20:00Z"/>
        </w:rPr>
      </w:pPr>
      <w:ins w:id="26441" w:author="Rev 4 Allen Wirfs-Brock" w:date="2011-10-07T16:17:00Z">
        <w:del w:id="26442"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rsidR="005A7DC0" w:rsidRPr="00E77497" w:rsidDel="00CD24F8" w:rsidRDefault="005A7DC0" w:rsidP="00FE5F37">
      <w:pPr>
        <w:numPr>
          <w:ilvl w:val="0"/>
          <w:numId w:val="737"/>
        </w:numPr>
        <w:spacing w:after="220"/>
        <w:contextualSpacing/>
        <w:rPr>
          <w:ins w:id="26443" w:author="Rev 4 Allen Wirfs-Brock" w:date="2011-10-07T16:20:00Z"/>
          <w:del w:id="26444" w:author="Rev 7 Allen Wirfs-Brock" w:date="2012-04-17T12:45:00Z"/>
        </w:rPr>
      </w:pPr>
      <w:ins w:id="26445" w:author="Rev 4 Allen Wirfs-Brock" w:date="2011-10-07T16:10:00Z">
        <w:del w:id="26446" w:author="Rev 7 Allen Wirfs-Brock" w:date="2012-04-17T12:45:00Z">
          <w:r w:rsidRPr="00E77497" w:rsidDel="00CD24F8">
            <w:delText>It is a Syntax Error if the source code matching this production is extended code and</w:delText>
          </w:r>
          <w:r w:rsidRPr="00E77497" w:rsidDel="00CD24F8">
            <w:rPr>
              <w:rFonts w:ascii="Times New Roman" w:eastAsia="Times New Roman" w:hAnsi="Times New Roman"/>
              <w:spacing w:val="6"/>
              <w:lang w:eastAsia="en-US"/>
            </w:rPr>
            <w:delText xml:space="preserve"> </w:delText>
          </w:r>
          <w:r w:rsidRPr="00E77497" w:rsidDel="00CD24F8">
            <w:delText xml:space="preserve">any element of the </w:delText>
          </w:r>
          <w:r w:rsidRPr="00184B2F" w:rsidDel="00CD24F8">
            <w:rPr>
              <w:rFonts w:ascii="Times New Roman" w:hAnsi="Times New Roman"/>
            </w:rPr>
            <w:delText>LexicallyDeclaredNames</w:delText>
          </w:r>
          <w:r w:rsidRPr="00E77497" w:rsidDel="00CD24F8">
            <w:delText xml:space="preserve"> of </w:delText>
          </w:r>
        </w:del>
      </w:ins>
      <w:ins w:id="26447" w:author="Rev 4 Allen Wirfs-Brock" w:date="2011-10-07T16:22:00Z">
        <w:del w:id="26448" w:author="Rev 7 Allen Wirfs-Brock" w:date="2012-04-17T12:45:00Z">
          <w:r w:rsidR="007931B3" w:rsidRPr="00E77497" w:rsidDel="00CD24F8">
            <w:rPr>
              <w:rFonts w:ascii="Times New Roman" w:hAnsi="Times New Roman"/>
              <w:i/>
            </w:rPr>
            <w:delText>FormalParameterList</w:delText>
          </w:r>
          <w:r w:rsidR="007931B3" w:rsidRPr="00E77497" w:rsidDel="00CD24F8">
            <w:delText xml:space="preserve"> </w:delText>
          </w:r>
        </w:del>
      </w:ins>
      <w:ins w:id="26449" w:author="Rev 4 Allen Wirfs-Brock" w:date="2011-10-07T16:10:00Z">
        <w:del w:id="26450" w:author="Rev 7 Allen Wirfs-Brock" w:date="2012-04-17T12:45:00Z">
          <w:r w:rsidRPr="00E77497" w:rsidDel="00CD24F8">
            <w:delText xml:space="preserve">also occurs in the </w:delText>
          </w:r>
          <w:r w:rsidRPr="00184B2F" w:rsidDel="00CD24F8">
            <w:rPr>
              <w:rFonts w:ascii="Times New Roman" w:hAnsi="Times New Roman"/>
            </w:rPr>
            <w:delText>VarDeclaredNames</w:delText>
          </w:r>
          <w:r w:rsidRPr="00E77497" w:rsidDel="00CD24F8">
            <w:delText xml:space="preserve"> of </w:delText>
          </w:r>
        </w:del>
      </w:ins>
      <w:ins w:id="26451" w:author="Rev 4 Allen Wirfs-Brock" w:date="2011-10-08T14:27:00Z">
        <w:del w:id="26452" w:author="Rev 7 Allen Wirfs-Brock" w:date="2012-04-17T12:45:00Z">
          <w:r w:rsidR="0043426C" w:rsidRPr="00E77497" w:rsidDel="00CD24F8">
            <w:rPr>
              <w:rFonts w:ascii="Times New Roman" w:hAnsi="Times New Roman"/>
              <w:i/>
            </w:rPr>
            <w:delText>FunctionBody</w:delText>
          </w:r>
        </w:del>
      </w:ins>
      <w:ins w:id="26453" w:author="Rev 4 Allen Wirfs-Brock" w:date="2011-10-07T16:10:00Z">
        <w:del w:id="26454" w:author="Rev 7 Allen Wirfs-Brock" w:date="2012-04-17T12:45:00Z">
          <w:r w:rsidRPr="00E77497" w:rsidDel="00CD24F8">
            <w:delText>.</w:delText>
          </w:r>
        </w:del>
      </w:ins>
    </w:p>
    <w:p w:rsidR="007931B3" w:rsidRDefault="007931B3" w:rsidP="00531CEF">
      <w:pPr>
        <w:numPr>
          <w:ilvl w:val="0"/>
          <w:numId w:val="737"/>
        </w:numPr>
        <w:spacing w:after="220"/>
        <w:contextualSpacing/>
        <w:rPr>
          <w:ins w:id="26455" w:author="Rev 7 Allen Wirfs-Brock" w:date="2012-04-24T15:33:00Z"/>
        </w:rPr>
      </w:pPr>
      <w:ins w:id="26456" w:author="Rev 4 Allen Wirfs-Brock" w:date="2011-10-07T16:21:00Z">
        <w:r w:rsidRPr="00E77497">
          <w:t xml:space="preserve">It is a Syntax Error if </w:t>
        </w:r>
      </w:ins>
      <w:ins w:id="26457" w:author="Rev 11 Allen Wirfs-Brock" w:date="2012-10-25T10:56:00Z">
        <w:r w:rsidR="00531CEF">
          <w:t xml:space="preserve">IsSimpleParameterList of </w:t>
        </w:r>
        <w:r w:rsidR="00531CEF" w:rsidRPr="00E77497">
          <w:rPr>
            <w:rFonts w:ascii="Times New Roman" w:hAnsi="Times New Roman"/>
            <w:i/>
          </w:rPr>
          <w:t>FormalParameterList</w:t>
        </w:r>
        <w:r w:rsidR="00531CEF" w:rsidRPr="00E77497">
          <w:t xml:space="preserve"> </w:t>
        </w:r>
        <w:r w:rsidR="00531CEF">
          <w:t xml:space="preserve">is </w:t>
        </w:r>
        <w:r w:rsidR="00531CEF" w:rsidRPr="00002F60">
          <w:rPr>
            <w:rFonts w:ascii="Times New Roman" w:hAnsi="Times New Roman"/>
            <w:b/>
            <w:bCs/>
          </w:rPr>
          <w:t>true</w:t>
        </w:r>
        <w:r w:rsidR="00531CEF">
          <w:t xml:space="preserve"> </w:t>
        </w:r>
      </w:ins>
      <w:ins w:id="26458" w:author="Rev 11 Allen Wirfs-Brock" w:date="2012-10-25T10:57:00Z">
        <w:r w:rsidR="00531CEF">
          <w:t xml:space="preserve">and </w:t>
        </w:r>
      </w:ins>
      <w:ins w:id="26459" w:author="Rev 4 Allen Wirfs-Brock" w:date="2011-10-07T16:21:00Z">
        <w:del w:id="26460" w:author="Rev 6 Allen Wirfs-Brock" w:date="2012-02-27T16:21:00Z">
          <w:r w:rsidRPr="00531CEF" w:rsidDel="00650D6A">
            <w:delText>the source code matching this production is extended code and</w:delText>
          </w:r>
          <w:r w:rsidRPr="00531CEF" w:rsidDel="00650D6A">
            <w:rPr>
              <w:rFonts w:ascii="Times New Roman" w:eastAsia="Times New Roman" w:hAnsi="Times New Roman"/>
              <w:spacing w:val="6"/>
              <w:lang w:eastAsia="en-US"/>
            </w:rPr>
            <w:delText xml:space="preserve"> </w:delText>
          </w:r>
        </w:del>
      </w:ins>
      <w:ins w:id="26461" w:author="Rev 4 Allen Wirfs-Brock" w:date="2011-10-07T16:22:00Z">
        <w:r w:rsidRPr="00531CEF">
          <w:t>any</w:t>
        </w:r>
        <w:r w:rsidRPr="00E77497">
          <w:t xml:space="preserve"> element of </w:t>
        </w:r>
      </w:ins>
      <w:ins w:id="26462" w:author="Rev 4 Allen Wirfs-Brock" w:date="2011-10-07T16:21:00Z">
        <w:r w:rsidRPr="00E77497">
          <w:t xml:space="preserve">the </w:t>
        </w:r>
        <w:r w:rsidRPr="00184B2F">
          <w:rPr>
            <w:rFonts w:ascii="Times New Roman" w:hAnsi="Times New Roman"/>
          </w:rPr>
          <w:t>BoundNames</w:t>
        </w:r>
        <w:r w:rsidRPr="00E77497">
          <w:t xml:space="preserve"> of </w:t>
        </w:r>
      </w:ins>
      <w:ins w:id="26463" w:author="Rev 4 Allen Wirfs-Brock" w:date="2011-10-07T16:22:00Z">
        <w:r w:rsidRPr="00E77497">
          <w:rPr>
            <w:rFonts w:ascii="Times New Roman" w:hAnsi="Times New Roman"/>
            <w:i/>
          </w:rPr>
          <w:t>FormalParameterList</w:t>
        </w:r>
        <w:r w:rsidRPr="00E77497">
          <w:t xml:space="preserve"> </w:t>
        </w:r>
      </w:ins>
      <w:ins w:id="26464" w:author="Rev 4 Allen Wirfs-Brock" w:date="2011-10-07T16:21:00Z">
        <w:r w:rsidRPr="00E77497">
          <w:t xml:space="preserve">also occurs in the </w:t>
        </w:r>
        <w:del w:id="26465" w:author="Rev 11 Allen Wirfs-Brock" w:date="2012-10-25T10:57:00Z">
          <w:r w:rsidRPr="00184B2F" w:rsidDel="00531CEF">
            <w:rPr>
              <w:rFonts w:ascii="Times New Roman" w:hAnsi="Times New Roman"/>
            </w:rPr>
            <w:delText>Lexically</w:delText>
          </w:r>
        </w:del>
      </w:ins>
      <w:ins w:id="26466" w:author="Rev 11 Allen Wirfs-Brock" w:date="2012-10-25T10:57:00Z">
        <w:r w:rsidR="00531CEF">
          <w:rPr>
            <w:rFonts w:ascii="Times New Roman" w:hAnsi="Times New Roman"/>
          </w:rPr>
          <w:t>Var</w:t>
        </w:r>
      </w:ins>
      <w:ins w:id="26467" w:author="Rev 4 Allen Wirfs-Brock" w:date="2011-10-07T16:21:00Z">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ins>
    </w:p>
    <w:p w:rsidR="002D68DA" w:rsidRPr="006B6D0A" w:rsidRDefault="002D68DA" w:rsidP="00346CC0">
      <w:pPr>
        <w:numPr>
          <w:ilvl w:val="0"/>
          <w:numId w:val="737"/>
        </w:numPr>
        <w:spacing w:after="220"/>
        <w:contextualSpacing/>
        <w:rPr>
          <w:ins w:id="26468" w:author="Rev 11 Allen Wirfs-Brock" w:date="2012-10-25T12:31:00Z"/>
        </w:rPr>
      </w:pPr>
      <w:ins w:id="26469" w:author="Rev 11 Allen Wirfs-Brock" w:date="2012-10-25T12:31:00Z">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ins>
      <w:ins w:id="26470" w:author="Rev 11 Allen Wirfs-Brock" w:date="2012-10-25T12:32:00Z">
        <w:r w:rsidR="00346CC0">
          <w:rPr>
            <w:rFonts w:ascii="Times New Roman" w:hAnsi="Times New Roman"/>
            <w:b/>
            <w:bCs/>
          </w:rPr>
          <w:t>false</w:t>
        </w:r>
      </w:ins>
      <w:ins w:id="26471" w:author="Rev 11 Allen Wirfs-Brock" w:date="2012-10-25T12:31:00Z">
        <w:r>
          <w:t xml:space="preserve"> 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rsidR="002D68DA" w:rsidRPr="006B6D0A" w:rsidRDefault="002D68DA" w:rsidP="00346CC0">
      <w:pPr>
        <w:numPr>
          <w:ilvl w:val="0"/>
          <w:numId w:val="737"/>
        </w:numPr>
        <w:spacing w:after="220"/>
        <w:contextualSpacing/>
        <w:rPr>
          <w:ins w:id="26472" w:author="Rev 11 Allen Wirfs-Brock" w:date="2012-10-25T12:31:00Z"/>
        </w:rPr>
      </w:pPr>
      <w:ins w:id="26473" w:author="Rev 11 Allen Wirfs-Brock" w:date="2012-10-25T12:31:00Z">
        <w:r w:rsidRPr="009C202C">
          <w:t>It is a Syntax Error</w:t>
        </w:r>
      </w:ins>
      <w:ins w:id="26474" w:author="Rev 11 Allen Wirfs-Brock" w:date="2012-10-25T12:32:00Z">
        <w:r w:rsidR="00346CC0">
          <w:t xml:space="preserve"> if</w:t>
        </w:r>
      </w:ins>
      <w:ins w:id="26475" w:author="Rev 11 Allen Wirfs-Brock" w:date="2012-10-25T12:31:00Z">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ins>
      <w:ins w:id="26476" w:author="Rev 11 Allen Wirfs-Brock" w:date="2012-10-25T12:33:00Z">
        <w:r w:rsidR="00346CC0" w:rsidRPr="00E77497">
          <w:rPr>
            <w:rFonts w:ascii="Times New Roman" w:hAnsi="Times New Roman"/>
            <w:i/>
          </w:rPr>
          <w:t>FormalParameterList</w:t>
        </w:r>
        <w:r w:rsidR="00346CC0" w:rsidRPr="00E77497">
          <w:t xml:space="preserve"> </w:t>
        </w:r>
      </w:ins>
      <w:ins w:id="26477" w:author="Rev 11 Allen Wirfs-Brock" w:date="2012-10-25T12:31:00Z">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rsidR="00346CC0" w:rsidRPr="006B6D0A" w:rsidRDefault="00346CC0" w:rsidP="00346CC0">
      <w:pPr>
        <w:numPr>
          <w:ilvl w:val="0"/>
          <w:numId w:val="737"/>
        </w:numPr>
        <w:spacing w:after="220"/>
        <w:contextualSpacing/>
        <w:rPr>
          <w:ins w:id="26478" w:author="Rev 11 Allen Wirfs-Brock" w:date="2012-10-25T12:40:00Z"/>
        </w:rPr>
      </w:pPr>
      <w:ins w:id="26479" w:author="Rev 11 Allen Wirfs-Brock" w:date="2012-10-25T12:40:00Z">
        <w:r w:rsidRPr="009C202C">
          <w:t xml:space="preserve">It is a Syntax Error if </w:t>
        </w:r>
      </w:ins>
      <w:ins w:id="26480" w:author="Rev 11 Allen Wirfs-Brock" w:date="2012-10-25T12:41:00Z">
        <w:r w:rsidRPr="009C202C">
          <w:t xml:space="preserve">the source code matching this production is strict code </w:t>
        </w:r>
      </w:ins>
      <w:ins w:id="26481" w:author="Rev 11 Allen Wirfs-Brock" w:date="2012-10-25T12:40:00Z">
        <w:r>
          <w:t xml:space="preserve">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rsidR="00C22BBD" w:rsidRDefault="00C22BBD" w:rsidP="00C22BBD">
      <w:pPr>
        <w:numPr>
          <w:ilvl w:val="0"/>
          <w:numId w:val="737"/>
        </w:numPr>
        <w:spacing w:after="220"/>
        <w:contextualSpacing/>
        <w:rPr>
          <w:ins w:id="26482" w:author="Rev 11 Allen Wirfs-Brock" w:date="2012-10-25T10:55:00Z"/>
        </w:rPr>
      </w:pPr>
      <w:ins w:id="26483" w:author="Rev 11 Allen Wirfs-Brock" w:date="2012-10-25T10:55: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p>
    <w:p w:rsidR="00BF6FFE" w:rsidRPr="00E77497" w:rsidRDefault="00BF6FFE" w:rsidP="00FE5F37">
      <w:pPr>
        <w:numPr>
          <w:ilvl w:val="0"/>
          <w:numId w:val="737"/>
        </w:numPr>
        <w:spacing w:after="220"/>
        <w:contextualSpacing/>
        <w:rPr>
          <w:ins w:id="26484" w:author="Rev 4 Allen Wirfs-Brock" w:date="2011-10-07T16:21:00Z"/>
        </w:rPr>
      </w:pPr>
      <w:ins w:id="26485" w:author="Rev 7 Allen Wirfs-Brock" w:date="2012-04-24T15:34:00Z">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rsidR="007931B3" w:rsidRPr="00E77497" w:rsidRDefault="00812A59" w:rsidP="00F328F2">
      <w:pPr>
        <w:pStyle w:val="Note"/>
        <w:rPr>
          <w:ins w:id="26486" w:author="Rev 4 Allen Wirfs-Brock" w:date="2011-10-07T16:10:00Z"/>
        </w:rPr>
      </w:pPr>
      <w:ins w:id="26487" w:author="Rev 11 Allen Wirfs-Brock" w:date="2012-09-28T17:01:00Z">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ins>
      <w:ins w:id="26488" w:author="Rev 11 Allen Wirfs-Brock" w:date="2012-10-25T10:18:00Z">
        <w:r w:rsidR="00A47263">
          <w:t>does no</w:t>
        </w:r>
      </w:ins>
      <w:ins w:id="26489" w:author="Rev 11 Allen Wirfs-Brock" w:date="2012-10-25T12:42:00Z">
        <w:r w:rsidR="00F328F2">
          <w:t>t</w:t>
        </w:r>
      </w:ins>
      <w:ins w:id="26490" w:author="Rev 11 Allen Wirfs-Brock" w:date="2012-10-25T12:22:00Z">
        <w:r w:rsidR="002D68DA">
          <w:t xml:space="preserve"> include</w:t>
        </w:r>
      </w:ins>
      <w:ins w:id="26491" w:author="Rev 11 Allen Wirfs-Brock" w:date="2012-09-28T17:03:00Z">
        <w:r>
          <w:t xml:space="preserve"> </w:t>
        </w:r>
      </w:ins>
      <w:ins w:id="26492" w:author="Rev 11 Allen Wirfs-Brock" w:date="2012-10-25T12:22:00Z">
        <w:r w:rsidR="002D68DA">
          <w:t>identifiers</w:t>
        </w:r>
      </w:ins>
      <w:ins w:id="26493" w:author="Rev 11 Allen Wirfs-Brock" w:date="2012-09-28T17:01:00Z">
        <w:r>
          <w:t xml:space="preserve"> </w:t>
        </w:r>
      </w:ins>
      <w:ins w:id="26494" w:author="Rev 11 Allen Wirfs-Brock" w:date="2012-10-25T12:22:00Z">
        <w:r w:rsidR="002D68DA">
          <w:t>bound</w:t>
        </w:r>
      </w:ins>
      <w:ins w:id="26495" w:author="Rev 11 Allen Wirfs-Brock" w:date="2012-09-28T17:01:00Z">
        <w:r>
          <w:t xml:space="preserve"> </w:t>
        </w:r>
      </w:ins>
      <w:ins w:id="26496" w:author="Rev 11 Allen Wirfs-Brock" w:date="2012-10-25T12:22:00Z">
        <w:r w:rsidR="002D68DA">
          <w:t>using</w:t>
        </w:r>
      </w:ins>
      <w:ins w:id="26497" w:author="Rev 11 Allen Wirfs-Brock" w:date="2012-09-28T17:01:00Z">
        <w:r>
          <w:t xml:space="preserve"> var or function declarations.</w:t>
        </w:r>
      </w:ins>
      <w:ins w:id="26498" w:author="Rev 11 Allen Wirfs-Brock" w:date="2012-10-25T12:22:00Z">
        <w:r w:rsidR="002D68DA">
          <w:t xml:space="preserve"> Simple parameter lists bind identifiers as VarDeclaredNames.  Parameter lists that contain destructuring patterns, default value initialisers, or </w:t>
        </w:r>
      </w:ins>
      <w:ins w:id="26499" w:author="Rev 11 Allen Wirfs-Brock" w:date="2012-10-25T12:24:00Z">
        <w:r w:rsidR="002D68DA">
          <w:t xml:space="preserve">a </w:t>
        </w:r>
      </w:ins>
      <w:ins w:id="26500" w:author="Rev 11 Allen Wirfs-Brock" w:date="2012-10-25T12:22:00Z">
        <w:r w:rsidR="002D68DA">
          <w:t xml:space="preserve">rest </w:t>
        </w:r>
      </w:ins>
      <w:ins w:id="26501" w:author="Rev 11 Allen Wirfs-Brock" w:date="2012-10-25T12:24:00Z">
        <w:r w:rsidR="002D68DA">
          <w:t>parameter bind identif</w:t>
        </w:r>
      </w:ins>
      <w:ins w:id="26502" w:author="Rev 11 Allen Wirfs-Brock" w:date="2012-10-25T18:09:00Z">
        <w:r w:rsidR="00970124">
          <w:t>i</w:t>
        </w:r>
      </w:ins>
      <w:ins w:id="26503" w:author="Rev 11 Allen Wirfs-Brock" w:date="2012-10-25T12:24:00Z">
        <w:r w:rsidR="002D68DA">
          <w:t>ers as LexicallyDeclaredNames.</w:t>
        </w:r>
      </w:ins>
      <w:ins w:id="26504" w:author="Rev 11 Allen Wirfs-Brock" w:date="2012-10-25T12:38:00Z">
        <w:r w:rsidR="00346CC0">
          <w:t xml:space="preserve"> Multiple </w:t>
        </w:r>
      </w:ins>
      <w:ins w:id="26505" w:author="Rev 11 Allen Wirfs-Brock" w:date="2012-10-25T12:43:00Z">
        <w:r w:rsidR="00F328F2">
          <w:t>occurrences</w:t>
        </w:r>
      </w:ins>
      <w:ins w:id="26506" w:author="Rev 11 Allen Wirfs-Brock" w:date="2012-10-25T12:38:00Z">
        <w:r w:rsidR="00346CC0">
          <w:t xml:space="preserve"> of the same </w:t>
        </w:r>
        <w:r w:rsidR="00346CC0" w:rsidRPr="000344F7">
          <w:rPr>
            <w:rStyle w:val="bnf"/>
            <w:szCs w:val="18"/>
          </w:rPr>
          <w:t>Identifier</w:t>
        </w:r>
        <w:r w:rsidR="00346CC0">
          <w:t xml:space="preserve"> in a </w:t>
        </w:r>
        <w:r w:rsidR="00346CC0" w:rsidRPr="000344F7">
          <w:rPr>
            <w:rStyle w:val="bnf"/>
            <w:szCs w:val="18"/>
          </w:rPr>
          <w:t>FormalParamterList</w:t>
        </w:r>
        <w:r w:rsidR="00346CC0">
          <w:t xml:space="preserve"> is only allowed for non-strict functions</w:t>
        </w:r>
        <w:r w:rsidR="00F328F2">
          <w:t xml:space="preserve"> with sim</w:t>
        </w:r>
        <w:r w:rsidR="00346CC0">
          <w:t>ple parameter lists.</w:t>
        </w:r>
      </w:ins>
    </w:p>
    <w:p w:rsidR="002C779F" w:rsidRPr="00E77497" w:rsidRDefault="002C779F" w:rsidP="002C779F">
      <w:pPr>
        <w:rPr>
          <w:ins w:id="26507" w:author="Rev 4 Allen Wirfs-Brock" w:date="2011-10-16T15:16:00Z"/>
        </w:rPr>
      </w:pPr>
      <w:ins w:id="26508"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rsidR="002C779F" w:rsidRPr="00E77497" w:rsidRDefault="002C779F" w:rsidP="00FE5F37">
      <w:pPr>
        <w:numPr>
          <w:ilvl w:val="0"/>
          <w:numId w:val="737"/>
        </w:numPr>
        <w:spacing w:after="220"/>
        <w:contextualSpacing/>
        <w:rPr>
          <w:ins w:id="26509" w:author="Rev 4 Allen Wirfs-Brock" w:date="2011-10-16T15:16:00Z"/>
        </w:rPr>
      </w:pPr>
      <w:ins w:id="26510" w:author="Rev 4 Allen Wirfs-Brock" w:date="2011-10-16T15:16:00Z">
        <w:r w:rsidRPr="00E77497">
          <w:t xml:space="preserve">It is a Syntax Error if </w:t>
        </w:r>
        <w:del w:id="26511"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26512"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w:t>
        </w:r>
        <w:del w:id="26513" w:author="Rev 9 Allen Wirfs-Brock" w:date="2012-07-08T14:36:00Z">
          <w:r w:rsidRPr="00E77497" w:rsidDel="00491BC9">
            <w:delText>i</w:delText>
          </w:r>
        </w:del>
        <w:r w:rsidRPr="00E77497">
          <w:t>r</w:t>
        </w:r>
      </w:ins>
      <w:ins w:id="26514" w:author="Rev 6 Allen Wirfs-Brock" w:date="2012-02-27T16:14:00Z">
        <w:r w:rsidR="00650D6A">
          <w:t>i</w:t>
        </w:r>
      </w:ins>
      <w:ins w:id="26515" w:author="Rev 4 Allen Wirfs-Brock" w:date="2011-10-16T15:16:00Z">
        <w:r w:rsidRPr="00E77497">
          <w:t>es.</w:t>
        </w:r>
      </w:ins>
    </w:p>
    <w:p w:rsidR="002C779F" w:rsidRPr="00E77497" w:rsidRDefault="002C779F" w:rsidP="00FE5F37">
      <w:pPr>
        <w:numPr>
          <w:ilvl w:val="0"/>
          <w:numId w:val="737"/>
        </w:numPr>
        <w:spacing w:after="220"/>
        <w:rPr>
          <w:ins w:id="26516" w:author="Rev 4 Allen Wirfs-Brock" w:date="2011-10-16T15:16:00Z"/>
        </w:rPr>
      </w:pPr>
      <w:ins w:id="26517" w:author="Rev 4 Allen Wirfs-Brock" w:date="2011-10-16T15:16:00Z">
        <w:r w:rsidRPr="00E77497">
          <w:lastRenderedPageBreak/>
          <w:t xml:space="preserve">It is a Syntax Error if </w:t>
        </w:r>
        <w:del w:id="26518"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rsidR="007372FF" w:rsidRPr="00B820AB" w:rsidDel="00346CC0" w:rsidRDefault="007372FF" w:rsidP="007372FF">
      <w:pPr>
        <w:rPr>
          <w:ins w:id="26519" w:author="Rev 7 Allen Wirfs-Brock" w:date="2012-04-23T13:25:00Z"/>
          <w:del w:id="26520" w:author="Rev 11 Allen Wirfs-Brock" w:date="2012-10-25T12:33:00Z"/>
        </w:rPr>
      </w:pPr>
      <w:ins w:id="26521" w:author="Rev 7 Allen Wirfs-Brock" w:date="2012-04-23T13:25:00Z">
        <w:del w:id="26522" w:author="Rev 11 Allen Wirfs-Brock" w:date="2012-10-25T12:33:00Z">
          <w:r w:rsidRPr="006B6D0A" w:rsidDel="00346CC0">
            <w:rPr>
              <w:rStyle w:val="bnf"/>
            </w:rPr>
            <w:delText>FormalParameterList</w:delText>
          </w:r>
          <w:r w:rsidRPr="00E65A34" w:rsidDel="00346CC0">
            <w:delText xml:space="preserve"> </w:delText>
          </w:r>
          <w:r w:rsidRPr="00E65A34" w:rsidDel="00346CC0">
            <w:rPr>
              <w:b/>
            </w:rPr>
            <w:delText>:</w:delText>
          </w:r>
          <w:r w:rsidRPr="00E65A34" w:rsidDel="00346CC0">
            <w:delText xml:space="preserve"> </w:delText>
          </w:r>
          <w:r w:rsidRPr="00E65A34" w:rsidDel="00346CC0">
            <w:rPr>
              <w:rStyle w:val="bnf"/>
            </w:rPr>
            <w:delText>FormalsList</w:delText>
          </w:r>
        </w:del>
      </w:ins>
    </w:p>
    <w:p w:rsidR="00DA4840" w:rsidRPr="00E77497" w:rsidDel="00641FD2" w:rsidRDefault="00DA4840" w:rsidP="00DA4840">
      <w:pPr>
        <w:numPr>
          <w:ilvl w:val="0"/>
          <w:numId w:val="737"/>
        </w:numPr>
        <w:spacing w:after="220"/>
        <w:contextualSpacing/>
        <w:rPr>
          <w:ins w:id="26523" w:author="Rev 8 Allen Wirfs-Brock" w:date="2012-06-11T09:38:00Z"/>
          <w:del w:id="26524" w:author="Rev 11 Allen Wirfs-Brock" w:date="2012-09-28T15:16:00Z"/>
        </w:rPr>
      </w:pPr>
      <w:ins w:id="26525" w:author="Rev 8 Allen Wirfs-Brock" w:date="2012-06-11T09:38:00Z">
        <w:del w:id="26526" w:author="Rev 11 Allen Wirfs-Brock" w:date="2012-09-28T15:16:00Z">
          <w:r w:rsidDel="00641FD2">
            <w:delText xml:space="preserve">It is a Syntax Error if </w:delText>
          </w:r>
        </w:del>
        <w:del w:id="26527" w:author="Rev 11 Allen Wirfs-Brock" w:date="2012-09-28T15:06:00Z">
          <w:r w:rsidDel="00641FD2">
            <w:rPr>
              <w:rFonts w:ascii="Times New Roman" w:hAnsi="Times New Roman"/>
              <w:i/>
            </w:rPr>
            <w:delText>FormalParameterList</w:delText>
          </w:r>
          <w:r w:rsidRPr="00E77497" w:rsidDel="00641FD2">
            <w:delText xml:space="preserve"> </w:delText>
          </w:r>
        </w:del>
        <w:del w:id="26528" w:author="Rev 11 Allen Wirfs-Brock" w:date="2012-09-28T15:16:00Z">
          <w:r w:rsidDel="00641FD2">
            <w:rPr>
              <w:rFonts w:ascii="Times New Roman" w:hAnsi="Times New Roman"/>
            </w:rPr>
            <w:delText>Contains</w:delText>
          </w:r>
          <w:r w:rsidRPr="00E77497" w:rsidDel="00641FD2">
            <w:delText xml:space="preserve"> </w:delText>
          </w:r>
          <w:r w:rsidDel="00641FD2">
            <w:rPr>
              <w:rFonts w:ascii="Times New Roman" w:hAnsi="Times New Roman"/>
              <w:i/>
            </w:rPr>
            <w:delText>YieldExpression.</w:delText>
          </w:r>
        </w:del>
      </w:ins>
    </w:p>
    <w:p w:rsidR="00AD6068" w:rsidRPr="006B6D0A" w:rsidDel="00346CC0" w:rsidRDefault="00AD6068" w:rsidP="002D68DA">
      <w:pPr>
        <w:numPr>
          <w:ilvl w:val="0"/>
          <w:numId w:val="737"/>
        </w:numPr>
        <w:spacing w:after="220"/>
        <w:contextualSpacing/>
        <w:rPr>
          <w:ins w:id="26529" w:author="Rev 7 Allen Wirfs-Brock" w:date="2012-04-23T17:09:00Z"/>
          <w:del w:id="26530" w:author="Rev 11 Allen Wirfs-Brock" w:date="2012-10-25T12:33:00Z"/>
        </w:rPr>
      </w:pPr>
      <w:ins w:id="26531" w:author="Rev 7 Allen Wirfs-Brock" w:date="2012-04-23T17:09:00Z">
        <w:del w:id="26532" w:author="Rev 11 Allen Wirfs-Brock" w:date="2012-10-25T12:33:00Z">
          <w:r w:rsidRPr="009C202C" w:rsidDel="00346CC0">
            <w:delText xml:space="preserve">It is a Syntax Error if </w:delText>
          </w:r>
          <w:r w:rsidRPr="00B820AB" w:rsidDel="00346CC0">
            <w:rPr>
              <w:rFonts w:ascii="Times New Roman" w:eastAsia="Times New Roman" w:hAnsi="Times New Roman"/>
              <w:spacing w:val="6"/>
              <w:lang w:eastAsia="en-US"/>
            </w:rPr>
            <w:delText xml:space="preserve">BoundNames of </w:delText>
          </w:r>
          <w:r w:rsidRPr="00675B74" w:rsidDel="00346CC0">
            <w:rPr>
              <w:rStyle w:val="bnf"/>
            </w:rPr>
            <w:delText>FormalsList</w:delText>
          </w:r>
          <w:r w:rsidRPr="00E77497" w:rsidDel="00346CC0">
            <w:delText xml:space="preserve"> contains any duplicate elements</w:delText>
          </w:r>
          <w:r w:rsidDel="00346CC0">
            <w:delText xml:space="preserve"> and </w:delText>
          </w:r>
        </w:del>
        <w:del w:id="26533" w:author="Rev 11 Allen Wirfs-Brock" w:date="2012-10-19T17:26:00Z">
          <w:r w:rsidDel="00971DDF">
            <w:delText>either</w:delText>
          </w:r>
        </w:del>
        <w:del w:id="26534" w:author="Rev 11 Allen Wirfs-Brock" w:date="2012-10-25T12:33:00Z">
          <w:r w:rsidDel="00346CC0">
            <w:delText xml:space="preserve"> </w:delText>
          </w:r>
          <w:r w:rsidRPr="00CE127F" w:rsidDel="00346CC0">
            <w:rPr>
              <w:rStyle w:val="bnf"/>
            </w:rPr>
            <w:delText>FormalsList</w:delText>
          </w:r>
          <w:r w:rsidRPr="00E77497" w:rsidDel="00346CC0">
            <w:rPr>
              <w:rFonts w:ascii="Times New Roman" w:eastAsia="Times New Roman" w:hAnsi="Times New Roman"/>
              <w:spacing w:val="6"/>
              <w:lang w:eastAsia="en-US"/>
            </w:rPr>
            <w:delText xml:space="preserve"> </w:delText>
          </w:r>
        </w:del>
        <w:del w:id="26535" w:author="Rev 11 Allen Wirfs-Brock" w:date="2012-10-25T10:29:00Z">
          <w:r w:rsidRPr="00CE127F" w:rsidDel="00D158A6">
            <w:rPr>
              <w:rStyle w:val="bnf"/>
              <w:i w:val="0"/>
            </w:rPr>
            <w:delText>Contains</w:delText>
          </w:r>
          <w:r w:rsidRPr="00E77497" w:rsidDel="00D158A6">
            <w:delText xml:space="preserve"> </w:delText>
          </w:r>
          <w:r w:rsidRPr="00CE127F" w:rsidDel="00D158A6">
            <w:rPr>
              <w:rStyle w:val="bnf"/>
            </w:rPr>
            <w:delText>BindingPattern</w:delText>
          </w:r>
          <w:r w:rsidDel="00D158A6">
            <w:delText xml:space="preserve"> or </w:delText>
          </w:r>
          <w:r w:rsidRPr="00557892" w:rsidDel="00D158A6">
            <w:rPr>
              <w:rStyle w:val="bnf"/>
            </w:rPr>
            <w:delText>FormalsList</w:delText>
          </w:r>
          <w:r w:rsidRPr="00E77497" w:rsidDel="00D158A6">
            <w:rPr>
              <w:rFonts w:ascii="Times New Roman" w:eastAsia="Times New Roman" w:hAnsi="Times New Roman"/>
              <w:spacing w:val="6"/>
              <w:lang w:eastAsia="en-US"/>
            </w:rPr>
            <w:delText xml:space="preserve"> </w:delText>
          </w:r>
          <w:r w:rsidRPr="00CE127F" w:rsidDel="00D158A6">
            <w:rPr>
              <w:rStyle w:val="bnf"/>
              <w:i w:val="0"/>
            </w:rPr>
            <w:delText>Contains</w:delText>
          </w:r>
          <w:r w:rsidRPr="00E77497" w:rsidDel="00D158A6">
            <w:delText xml:space="preserve"> </w:delText>
          </w:r>
          <w:r w:rsidRPr="00CE127F" w:rsidDel="00D158A6">
            <w:rPr>
              <w:rStyle w:val="bnf"/>
            </w:rPr>
            <w:delText>Initialiser</w:delText>
          </w:r>
        </w:del>
        <w:del w:id="26536" w:author="Rev 11 Allen Wirfs-Brock" w:date="2012-10-25T12:33:00Z">
          <w:r w:rsidRPr="006B6D0A" w:rsidDel="00346CC0">
            <w:delText>.</w:delText>
          </w:r>
        </w:del>
      </w:ins>
    </w:p>
    <w:p w:rsidR="007372FF" w:rsidRPr="006B6D0A" w:rsidDel="00346CC0" w:rsidRDefault="007372FF" w:rsidP="002D68DA">
      <w:pPr>
        <w:numPr>
          <w:ilvl w:val="0"/>
          <w:numId w:val="737"/>
        </w:numPr>
        <w:spacing w:after="220"/>
        <w:rPr>
          <w:ins w:id="26537" w:author="Rev 7 Allen Wirfs-Brock" w:date="2012-04-23T13:25:00Z"/>
          <w:del w:id="26538" w:author="Rev 11 Allen Wirfs-Brock" w:date="2012-10-25T12:33:00Z"/>
        </w:rPr>
      </w:pPr>
      <w:ins w:id="26539" w:author="Rev 7 Allen Wirfs-Brock" w:date="2012-04-23T13:25:00Z">
        <w:del w:id="26540" w:author="Rev 11 Allen Wirfs-Brock" w:date="2012-10-25T12:33:00Z">
          <w:r w:rsidRPr="009C202C" w:rsidDel="00346CC0">
            <w:delText xml:space="preserve">It is a Syntax Error </w:delText>
          </w:r>
        </w:del>
        <w:del w:id="26541" w:author="Rev 11 Allen Wirfs-Brock" w:date="2012-10-25T12:28:00Z">
          <w:r w:rsidRPr="009C202C" w:rsidDel="002D68DA">
            <w:delText xml:space="preserve">if </w:delText>
          </w:r>
        </w:del>
        <w:del w:id="26542" w:author="Rev 11 Allen Wirfs-Brock" w:date="2012-10-25T12:33:00Z">
          <w:r w:rsidRPr="00B820AB" w:rsidDel="00346CC0">
            <w:rPr>
              <w:rFonts w:ascii="Times New Roman" w:eastAsia="Times New Roman" w:hAnsi="Times New Roman"/>
              <w:spacing w:val="6"/>
              <w:lang w:eastAsia="en-US"/>
            </w:rPr>
            <w:delText xml:space="preserve">BoundNames of </w:delText>
          </w:r>
          <w:r w:rsidRPr="00675B74" w:rsidDel="00346CC0">
            <w:rPr>
              <w:rStyle w:val="bnf"/>
            </w:rPr>
            <w:delText>FormalsList</w:delText>
          </w:r>
          <w:r w:rsidRPr="00E77497" w:rsidDel="00346CC0">
            <w:delText xml:space="preserve"> contains </w:delText>
          </w:r>
        </w:del>
      </w:ins>
      <w:ins w:id="26543" w:author="Rev 7 Allen Wirfs-Brock" w:date="2012-04-23T17:10:00Z">
        <w:del w:id="26544" w:author="Rev 11 Allen Wirfs-Brock" w:date="2012-10-25T12:33:00Z">
          <w:r w:rsidR="00AD6068" w:rsidDel="00346CC0">
            <w:delText xml:space="preserve">either </w:delText>
          </w:r>
        </w:del>
      </w:ins>
      <w:ins w:id="26545" w:author="Rev 7 Allen Wirfs-Brock" w:date="2012-04-23T17:11:00Z">
        <w:del w:id="26546" w:author="Rev 11 Allen Wirfs-Brock" w:date="2012-10-25T12:33:00Z">
          <w:r w:rsidR="00AD6068" w:rsidRPr="00052EFC" w:rsidDel="00346CC0">
            <w:rPr>
              <w:rFonts w:cs="Arial"/>
              <w:b/>
            </w:rPr>
            <w:delText>″</w:delText>
          </w:r>
        </w:del>
      </w:ins>
      <w:ins w:id="26547" w:author="Rev 7 Allen Wirfs-Brock" w:date="2012-04-23T17:10:00Z">
        <w:del w:id="26548" w:author="Rev 11 Allen Wirfs-Brock" w:date="2012-10-25T12:33:00Z">
          <w:r w:rsidR="00AD6068" w:rsidRPr="00E77497" w:rsidDel="00346CC0">
            <w:rPr>
              <w:rFonts w:ascii="Courier New" w:hAnsi="Courier New" w:cs="Courier New"/>
              <w:b/>
            </w:rPr>
            <w:delText>eval</w:delText>
          </w:r>
        </w:del>
      </w:ins>
      <w:ins w:id="26549" w:author="Rev 7 Allen Wirfs-Brock" w:date="2012-04-23T17:11:00Z">
        <w:del w:id="26550" w:author="Rev 11 Allen Wirfs-Brock" w:date="2012-10-25T12:33:00Z">
          <w:r w:rsidR="00AD6068" w:rsidRPr="00557892" w:rsidDel="00346CC0">
            <w:rPr>
              <w:rFonts w:cs="Arial"/>
              <w:b/>
            </w:rPr>
            <w:delText>″</w:delText>
          </w:r>
        </w:del>
      </w:ins>
      <w:ins w:id="26551" w:author="Rev 7 Allen Wirfs-Brock" w:date="2012-04-23T17:10:00Z">
        <w:del w:id="26552" w:author="Rev 11 Allen Wirfs-Brock" w:date="2012-10-25T12:33:00Z">
          <w:r w:rsidR="00AD6068" w:rsidRPr="00E77497" w:rsidDel="00346CC0">
            <w:delText xml:space="preserve"> or </w:delText>
          </w:r>
        </w:del>
      </w:ins>
      <w:ins w:id="26553" w:author="Rev 7 Allen Wirfs-Brock" w:date="2012-04-23T17:11:00Z">
        <w:del w:id="26554" w:author="Rev 11 Allen Wirfs-Brock" w:date="2012-10-25T12:33:00Z">
          <w:r w:rsidR="00AD6068" w:rsidRPr="00557892" w:rsidDel="00346CC0">
            <w:rPr>
              <w:rFonts w:cs="Arial"/>
              <w:b/>
            </w:rPr>
            <w:delText>″</w:delText>
          </w:r>
        </w:del>
      </w:ins>
      <w:ins w:id="26555" w:author="Rev 7 Allen Wirfs-Brock" w:date="2012-04-23T17:10:00Z">
        <w:del w:id="26556" w:author="Rev 11 Allen Wirfs-Brock" w:date="2012-10-25T12:33:00Z">
          <w:r w:rsidR="00AD6068" w:rsidRPr="00E77497" w:rsidDel="00346CC0">
            <w:rPr>
              <w:rFonts w:ascii="Courier New" w:hAnsi="Courier New" w:cs="Courier New"/>
              <w:b/>
            </w:rPr>
            <w:delText>arguments</w:delText>
          </w:r>
        </w:del>
      </w:ins>
      <w:ins w:id="26557" w:author="Rev 7 Allen Wirfs-Brock" w:date="2012-04-23T17:11:00Z">
        <w:del w:id="26558" w:author="Rev 11 Allen Wirfs-Brock" w:date="2012-10-25T12:33:00Z">
          <w:r w:rsidR="00AD6068" w:rsidRPr="00557892" w:rsidDel="00346CC0">
            <w:rPr>
              <w:rFonts w:cs="Arial"/>
              <w:b/>
            </w:rPr>
            <w:delText>″</w:delText>
          </w:r>
        </w:del>
      </w:ins>
      <w:ins w:id="26559" w:author="Rev 7 Allen Wirfs-Brock" w:date="2012-04-23T13:25:00Z">
        <w:del w:id="26560" w:author="Rev 11 Allen Wirfs-Brock" w:date="2012-10-25T12:28:00Z">
          <w:r w:rsidDel="002D68DA">
            <w:delText xml:space="preserve"> and</w:delText>
          </w:r>
        </w:del>
      </w:ins>
      <w:ins w:id="26561" w:author="Rev 7 Allen Wirfs-Brock" w:date="2012-04-23T13:29:00Z">
        <w:del w:id="26562" w:author="Rev 11 Allen Wirfs-Brock" w:date="2012-10-25T12:28:00Z">
          <w:r w:rsidR="00CE127F" w:rsidDel="002D68DA">
            <w:delText xml:space="preserve"> either</w:delText>
          </w:r>
        </w:del>
      </w:ins>
      <w:ins w:id="26563" w:author="Rev 7 Allen Wirfs-Brock" w:date="2012-04-23T13:30:00Z">
        <w:del w:id="26564" w:author="Rev 11 Allen Wirfs-Brock" w:date="2012-10-25T12:28:00Z">
          <w:r w:rsidR="00CE127F" w:rsidDel="002D68DA">
            <w:delText xml:space="preserve"> </w:delText>
          </w:r>
          <w:r w:rsidR="00CE127F" w:rsidRPr="00CE127F" w:rsidDel="002D68DA">
            <w:rPr>
              <w:rStyle w:val="bnf"/>
            </w:rPr>
            <w:delText>FormalsList</w:delText>
          </w:r>
        </w:del>
      </w:ins>
      <w:ins w:id="26565" w:author="Rev 7 Allen Wirfs-Brock" w:date="2012-04-23T13:25:00Z">
        <w:del w:id="26566" w:author="Rev 11 Allen Wirfs-Brock" w:date="2012-10-25T12:28:00Z">
          <w:r w:rsidRPr="00E77497" w:rsidDel="002D68DA">
            <w:rPr>
              <w:rFonts w:ascii="Times New Roman" w:eastAsia="Times New Roman" w:hAnsi="Times New Roman"/>
              <w:spacing w:val="6"/>
              <w:lang w:eastAsia="en-US"/>
            </w:rPr>
            <w:delText xml:space="preserve"> </w:delText>
          </w:r>
          <w:r w:rsidRPr="00CE127F" w:rsidDel="002D68DA">
            <w:rPr>
              <w:rStyle w:val="bnf"/>
              <w:i w:val="0"/>
            </w:rPr>
            <w:delText>Contains</w:delText>
          </w:r>
          <w:r w:rsidRPr="00E77497" w:rsidDel="002D68DA">
            <w:delText xml:space="preserve"> </w:delText>
          </w:r>
        </w:del>
      </w:ins>
      <w:ins w:id="26567" w:author="Rev 7 Allen Wirfs-Brock" w:date="2012-04-23T13:29:00Z">
        <w:del w:id="26568" w:author="Rev 11 Allen Wirfs-Brock" w:date="2012-10-25T12:28:00Z">
          <w:r w:rsidR="00CE127F" w:rsidRPr="00CE127F" w:rsidDel="002D68DA">
            <w:rPr>
              <w:rStyle w:val="bnf"/>
            </w:rPr>
            <w:delText>BindingPattern</w:delText>
          </w:r>
          <w:r w:rsidR="00CE127F" w:rsidDel="002D68DA">
            <w:delText xml:space="preserve"> or </w:delText>
          </w:r>
        </w:del>
      </w:ins>
      <w:ins w:id="26569" w:author="Rev 7 Allen Wirfs-Brock" w:date="2012-04-23T13:31:00Z">
        <w:del w:id="26570" w:author="Rev 11 Allen Wirfs-Brock" w:date="2012-10-25T12:28:00Z">
          <w:r w:rsidR="00CE127F" w:rsidRPr="00557892" w:rsidDel="002D68DA">
            <w:rPr>
              <w:rStyle w:val="bnf"/>
            </w:rPr>
            <w:delText>FormalsList</w:delText>
          </w:r>
          <w:r w:rsidR="00CE127F" w:rsidRPr="00E77497" w:rsidDel="002D68DA">
            <w:rPr>
              <w:rFonts w:ascii="Times New Roman" w:eastAsia="Times New Roman" w:hAnsi="Times New Roman"/>
              <w:spacing w:val="6"/>
              <w:lang w:eastAsia="en-US"/>
            </w:rPr>
            <w:delText xml:space="preserve"> </w:delText>
          </w:r>
          <w:r w:rsidR="00CE127F" w:rsidRPr="00CE127F" w:rsidDel="002D68DA">
            <w:rPr>
              <w:rStyle w:val="bnf"/>
              <w:i w:val="0"/>
            </w:rPr>
            <w:delText>Contains</w:delText>
          </w:r>
          <w:r w:rsidR="00CE127F" w:rsidRPr="00E77497" w:rsidDel="002D68DA">
            <w:delText xml:space="preserve"> </w:delText>
          </w:r>
        </w:del>
      </w:ins>
      <w:ins w:id="26571" w:author="Rev 7 Allen Wirfs-Brock" w:date="2012-04-23T13:29:00Z">
        <w:del w:id="26572" w:author="Rev 11 Allen Wirfs-Brock" w:date="2012-10-25T12:28:00Z">
          <w:r w:rsidR="00CE127F" w:rsidRPr="00CE127F" w:rsidDel="002D68DA">
            <w:rPr>
              <w:rStyle w:val="bnf"/>
            </w:rPr>
            <w:delText>Initialiser</w:delText>
          </w:r>
        </w:del>
      </w:ins>
      <w:ins w:id="26573" w:author="Rev 7 Allen Wirfs-Brock" w:date="2012-04-23T13:25:00Z">
        <w:del w:id="26574" w:author="Rev 11 Allen Wirfs-Brock" w:date="2012-10-25T12:33:00Z">
          <w:r w:rsidRPr="006B6D0A" w:rsidDel="00346CC0">
            <w:delText>.</w:delText>
          </w:r>
        </w:del>
      </w:ins>
    </w:p>
    <w:p w:rsidR="000E01AF" w:rsidRPr="00B820AB" w:rsidDel="00346CC0" w:rsidRDefault="000E01AF" w:rsidP="000E01AF">
      <w:pPr>
        <w:rPr>
          <w:ins w:id="26575" w:author="Rev 4 Allen Wirfs-Brock" w:date="2011-10-16T15:18:00Z"/>
          <w:del w:id="26576" w:author="Rev 11 Allen Wirfs-Brock" w:date="2012-10-25T12:34:00Z"/>
        </w:rPr>
      </w:pPr>
      <w:ins w:id="26577" w:author="Rev 4 Allen Wirfs-Brock" w:date="2011-10-16T15:18:00Z">
        <w:del w:id="26578" w:author="Rev 11 Allen Wirfs-Brock" w:date="2012-10-25T12:34:00Z">
          <w:r w:rsidRPr="006B6D0A" w:rsidDel="00346CC0">
            <w:rPr>
              <w:rStyle w:val="bnf"/>
            </w:rPr>
            <w:delText>FormalParameterList</w:delText>
          </w:r>
          <w:r w:rsidRPr="00E65A34" w:rsidDel="00346CC0">
            <w:delText xml:space="preserve"> </w:delText>
          </w:r>
          <w:r w:rsidRPr="00E65A34" w:rsidDel="00346CC0">
            <w:rPr>
              <w:b/>
            </w:rPr>
            <w:delText>:</w:delText>
          </w:r>
          <w:r w:rsidRPr="00E65A34" w:rsidDel="00346CC0">
            <w:delText xml:space="preserve"> </w:delText>
          </w:r>
          <w:r w:rsidRPr="00E65A34" w:rsidDel="00346CC0">
            <w:rPr>
              <w:rStyle w:val="bnf"/>
            </w:rPr>
            <w:delText>FormalsList</w:delText>
          </w:r>
          <w:r w:rsidRPr="00E65A34" w:rsidDel="00346CC0">
            <w:rPr>
              <w:rFonts w:ascii="Courier New" w:hAnsi="Courier New"/>
              <w:b/>
              <w:i/>
            </w:rPr>
            <w:delText>,</w:delText>
          </w:r>
          <w:r w:rsidRPr="00E65A34" w:rsidDel="00346CC0">
            <w:delText xml:space="preserve"> </w:delText>
          </w:r>
        </w:del>
      </w:ins>
      <w:ins w:id="26579" w:author="Rev 4 Allen Wirfs-Brock" w:date="2011-11-04T12:36:00Z">
        <w:del w:id="26580" w:author="Rev 11 Allen Wirfs-Brock" w:date="2012-10-25T12:34:00Z">
          <w:r w:rsidR="008639FD" w:rsidRPr="00C7794D" w:rsidDel="00346CC0">
            <w:rPr>
              <w:rStyle w:val="bnf"/>
            </w:rPr>
            <w:delText>FunctionRestParameter</w:delText>
          </w:r>
        </w:del>
      </w:ins>
    </w:p>
    <w:p w:rsidR="007372FF" w:rsidDel="00346CC0" w:rsidRDefault="007372FF" w:rsidP="00052EFC">
      <w:pPr>
        <w:numPr>
          <w:ilvl w:val="0"/>
          <w:numId w:val="737"/>
        </w:numPr>
        <w:spacing w:after="220"/>
        <w:contextualSpacing/>
        <w:rPr>
          <w:ins w:id="26581" w:author="Rev 7 Allen Wirfs-Brock" w:date="2012-04-23T13:18:00Z"/>
          <w:del w:id="26582" w:author="Rev 11 Allen Wirfs-Brock" w:date="2012-10-25T12:34:00Z"/>
        </w:rPr>
      </w:pPr>
      <w:ins w:id="26583" w:author="Rev 7 Allen Wirfs-Brock" w:date="2012-04-23T13:20:00Z">
        <w:del w:id="26584" w:author="Rev 11 Allen Wirfs-Brock" w:date="2012-10-25T12:34:00Z">
          <w:r w:rsidRPr="009C202C" w:rsidDel="00346CC0">
            <w:delText xml:space="preserve">It is a Syntax Error if </w:delText>
          </w:r>
          <w:r w:rsidRPr="00B820AB" w:rsidDel="00346CC0">
            <w:rPr>
              <w:rFonts w:ascii="Times New Roman" w:eastAsia="Times New Roman" w:hAnsi="Times New Roman"/>
              <w:spacing w:val="6"/>
              <w:lang w:eastAsia="en-US"/>
            </w:rPr>
            <w:delText xml:space="preserve">BoundNames of </w:delText>
          </w:r>
          <w:r w:rsidRPr="00675B74" w:rsidDel="00346CC0">
            <w:rPr>
              <w:rStyle w:val="bnf"/>
            </w:rPr>
            <w:delText>FormalsList</w:delText>
          </w:r>
          <w:r w:rsidRPr="00E77497" w:rsidDel="00346CC0">
            <w:delText xml:space="preserve"> contains </w:delText>
          </w:r>
        </w:del>
      </w:ins>
      <w:ins w:id="26585" w:author="Rev 7 Allen Wirfs-Brock" w:date="2012-04-23T13:21:00Z">
        <w:del w:id="26586" w:author="Rev 11 Allen Wirfs-Brock" w:date="2012-10-25T12:34:00Z">
          <w:r w:rsidRPr="00E77497" w:rsidDel="00346CC0">
            <w:delText>any duplicate elements</w:delText>
          </w:r>
        </w:del>
      </w:ins>
      <w:ins w:id="26587" w:author="Rev 7 Allen Wirfs-Brock" w:date="2012-04-23T13:20:00Z">
        <w:del w:id="26588" w:author="Rev 11 Allen Wirfs-Brock" w:date="2012-10-25T12:34:00Z">
          <w:r w:rsidRPr="006B6D0A" w:rsidDel="00346CC0">
            <w:delText>.</w:delText>
          </w:r>
        </w:del>
      </w:ins>
    </w:p>
    <w:p w:rsidR="000E01AF" w:rsidRPr="006B6D0A" w:rsidDel="00346CC0" w:rsidRDefault="000E01AF" w:rsidP="00052EFC">
      <w:pPr>
        <w:numPr>
          <w:ilvl w:val="0"/>
          <w:numId w:val="737"/>
        </w:numPr>
        <w:spacing w:after="220"/>
        <w:rPr>
          <w:ins w:id="26589" w:author="Rev 4 Allen Wirfs-Brock" w:date="2011-10-16T15:18:00Z"/>
          <w:del w:id="26590" w:author="Rev 11 Allen Wirfs-Brock" w:date="2012-10-25T12:34:00Z"/>
        </w:rPr>
      </w:pPr>
      <w:ins w:id="26591" w:author="Rev 4 Allen Wirfs-Brock" w:date="2011-10-16T15:18:00Z">
        <w:del w:id="26592" w:author="Rev 11 Allen Wirfs-Brock" w:date="2012-10-25T12:34:00Z">
          <w:r w:rsidRPr="00675B74" w:rsidDel="00346CC0">
            <w:delText>It</w:delText>
          </w:r>
        </w:del>
      </w:ins>
      <w:ins w:id="26593" w:author="Rev 8 Allen Wirfs-Brock" w:date="2012-06-11T09:39:00Z">
        <w:del w:id="26594" w:author="Rev 11 Allen Wirfs-Brock" w:date="2012-10-25T12:34:00Z">
          <w:r w:rsidR="00DA4840" w:rsidDel="00346CC0">
            <w:delText xml:space="preserve"> </w:delText>
          </w:r>
        </w:del>
      </w:ins>
      <w:ins w:id="26595" w:author="Rev 4 Allen Wirfs-Brock" w:date="2011-10-16T15:18:00Z">
        <w:del w:id="26596" w:author="Rev 11 Allen Wirfs-Brock" w:date="2012-10-25T12:34:00Z">
          <w:r w:rsidRPr="00675B74" w:rsidDel="00346CC0">
            <w:delText xml:space="preserve"> is a Syntax Error if </w:delText>
          </w:r>
          <w:r w:rsidRPr="00E77497" w:rsidDel="00346CC0">
            <w:rPr>
              <w:rFonts w:ascii="Times New Roman" w:eastAsia="Times New Roman" w:hAnsi="Times New Roman"/>
              <w:spacing w:val="6"/>
              <w:lang w:eastAsia="en-US"/>
            </w:rPr>
            <w:delText xml:space="preserve">BoundNames of </w:delText>
          </w:r>
          <w:r w:rsidRPr="00E77497" w:rsidDel="00346CC0">
            <w:rPr>
              <w:rStyle w:val="bnf"/>
            </w:rPr>
            <w:delText>FormalsList</w:delText>
          </w:r>
          <w:r w:rsidRPr="00E77497" w:rsidDel="00346CC0">
            <w:delText xml:space="preserve"> contains the</w:delText>
          </w:r>
        </w:del>
      </w:ins>
      <w:ins w:id="26597" w:author="Rev 7 Allen Wirfs-Brock" w:date="2012-04-17T11:10:00Z">
        <w:del w:id="26598" w:author="Rev 11 Allen Wirfs-Brock" w:date="2012-10-25T12:34:00Z">
          <w:r w:rsidR="00A63644" w:rsidDel="00346CC0">
            <w:delText>an</w:delText>
          </w:r>
        </w:del>
      </w:ins>
      <w:ins w:id="26599" w:author="Rev 7 Allen Wirfs-Brock" w:date="2012-04-17T11:15:00Z">
        <w:del w:id="26600" w:author="Rev 11 Allen Wirfs-Brock" w:date="2012-10-25T12:34:00Z">
          <w:r w:rsidR="00A63644" w:rsidDel="00346CC0">
            <w:delText>y</w:delText>
          </w:r>
        </w:del>
      </w:ins>
      <w:ins w:id="26601" w:author="Rev 7 Allen Wirfs-Brock" w:date="2012-04-17T11:10:00Z">
        <w:del w:id="26602" w:author="Rev 11 Allen Wirfs-Brock" w:date="2012-10-25T12:34:00Z">
          <w:r w:rsidR="00A63644" w:rsidDel="00346CC0">
            <w:delText xml:space="preserve"> element</w:delText>
          </w:r>
        </w:del>
      </w:ins>
      <w:ins w:id="26603" w:author="Rev 4 Allen Wirfs-Brock" w:date="2011-10-16T15:18:00Z">
        <w:del w:id="26604" w:author="Rev 11 Allen Wirfs-Brock" w:date="2012-10-25T12:34:00Z">
          <w:r w:rsidRPr="00E77497" w:rsidDel="00346CC0">
            <w:delText xml:space="preserve"> </w:delText>
          </w:r>
        </w:del>
      </w:ins>
      <w:ins w:id="26605" w:author="Rev 4 Allen Wirfs-Brock" w:date="2011-11-04T10:18:00Z">
        <w:del w:id="26606" w:author="Rev 11 Allen Wirfs-Brock" w:date="2012-10-25T12:34:00Z">
          <w:r w:rsidR="00E65A34" w:rsidDel="00346CC0">
            <w:rPr>
              <w:rFonts w:ascii="Times New Roman" w:eastAsia="Times New Roman" w:hAnsi="Times New Roman"/>
              <w:spacing w:val="6"/>
              <w:lang w:eastAsia="en-US"/>
            </w:rPr>
            <w:delText>S</w:delText>
          </w:r>
        </w:del>
      </w:ins>
      <w:ins w:id="26607" w:author="Rev 4 Allen Wirfs-Brock" w:date="2011-10-19T11:16:00Z">
        <w:del w:id="26608" w:author="Rev 11 Allen Wirfs-Brock" w:date="2012-10-25T12:34:00Z">
          <w:r w:rsidR="001401A2" w:rsidRPr="00E65A34" w:rsidDel="00346CC0">
            <w:rPr>
              <w:rFonts w:ascii="Times New Roman" w:eastAsia="Times New Roman" w:hAnsi="Times New Roman"/>
              <w:spacing w:val="6"/>
              <w:lang w:eastAsia="en-US"/>
            </w:rPr>
            <w:delText xml:space="preserve">tring </w:delText>
          </w:r>
        </w:del>
      </w:ins>
      <w:ins w:id="26609" w:author="Rev 4 Allen Wirfs-Brock" w:date="2011-11-04T10:18:00Z">
        <w:del w:id="26610" w:author="Rev 11 Allen Wirfs-Brock" w:date="2012-10-25T12:34:00Z">
          <w:r w:rsidR="00E65A34" w:rsidDel="00346CC0">
            <w:rPr>
              <w:rFonts w:ascii="Times New Roman" w:eastAsia="Times New Roman" w:hAnsi="Times New Roman"/>
              <w:spacing w:val="6"/>
              <w:lang w:eastAsia="en-US"/>
            </w:rPr>
            <w:delText>V</w:delText>
          </w:r>
        </w:del>
      </w:ins>
      <w:ins w:id="26611" w:author="Rev 4 Allen Wirfs-Brock" w:date="2011-10-16T15:18:00Z">
        <w:del w:id="26612" w:author="Rev 11 Allen Wirfs-Brock" w:date="2012-10-25T12:34:00Z">
          <w:r w:rsidRPr="00E65A34" w:rsidDel="00346CC0">
            <w:rPr>
              <w:rFonts w:ascii="Times New Roman" w:eastAsia="Times New Roman" w:hAnsi="Times New Roman"/>
              <w:spacing w:val="6"/>
              <w:lang w:eastAsia="en-US"/>
            </w:rPr>
            <w:delText>alue</w:delText>
          </w:r>
          <w:r w:rsidRPr="004D1BD1" w:rsidDel="00346CC0">
            <w:delText xml:space="preserve"> of</w:delText>
          </w:r>
        </w:del>
      </w:ins>
      <w:ins w:id="26613" w:author="Rev 7 Allen Wirfs-Brock" w:date="2012-04-17T11:10:00Z">
        <w:del w:id="26614" w:author="Rev 11 Allen Wirfs-Brock" w:date="2012-10-25T12:34:00Z">
          <w:r w:rsidR="00A63644" w:rsidDel="00346CC0">
            <w:delText xml:space="preserve"> the </w:delText>
          </w:r>
          <w:r w:rsidR="00A63644" w:rsidRPr="00E77497" w:rsidDel="00346CC0">
            <w:rPr>
              <w:rFonts w:ascii="Times New Roman" w:eastAsia="Times New Roman" w:hAnsi="Times New Roman"/>
              <w:spacing w:val="6"/>
              <w:lang w:eastAsia="en-US"/>
            </w:rPr>
            <w:delText>BoundNames of</w:delText>
          </w:r>
        </w:del>
      </w:ins>
      <w:ins w:id="26615" w:author="Rev 4 Allen Wirfs-Brock" w:date="2011-10-16T15:18:00Z">
        <w:del w:id="26616" w:author="Rev 11 Allen Wirfs-Brock" w:date="2012-10-25T12:34:00Z">
          <w:r w:rsidRPr="004D1BD1" w:rsidDel="00346CC0">
            <w:delText xml:space="preserve">  </w:delText>
          </w:r>
          <w:r w:rsidRPr="003B4312" w:rsidDel="00346CC0">
            <w:rPr>
              <w:rStyle w:val="bnf"/>
            </w:rPr>
            <w:delText>Identif</w:delText>
          </w:r>
          <w:r w:rsidRPr="006B6D0A" w:rsidDel="00346CC0">
            <w:rPr>
              <w:rStyle w:val="bnf"/>
            </w:rPr>
            <w:delText>ier</w:delText>
          </w:r>
        </w:del>
      </w:ins>
      <w:ins w:id="26617" w:author="Rev 7 Allen Wirfs-Brock" w:date="2012-04-17T11:14:00Z">
        <w:del w:id="26618" w:author="Rev 11 Allen Wirfs-Brock" w:date="2012-10-25T12:34:00Z">
          <w:r w:rsidR="00A63644" w:rsidDel="00346CC0">
            <w:rPr>
              <w:rStyle w:val="bnf"/>
            </w:rPr>
            <w:delText>FunctionRestParameter</w:delText>
          </w:r>
        </w:del>
      </w:ins>
      <w:ins w:id="26619" w:author="Rev 4 Allen Wirfs-Brock" w:date="2011-10-16T15:18:00Z">
        <w:del w:id="26620" w:author="Rev 11 Allen Wirfs-Brock" w:date="2012-10-25T12:34:00Z">
          <w:r w:rsidRPr="006B6D0A" w:rsidDel="00346CC0">
            <w:delText>.</w:delText>
          </w:r>
        </w:del>
      </w:ins>
    </w:p>
    <w:p w:rsidR="000E01AF" w:rsidRPr="00E65A34" w:rsidDel="00346CC0" w:rsidRDefault="000E01AF" w:rsidP="000E01AF">
      <w:pPr>
        <w:rPr>
          <w:ins w:id="26621" w:author="Rev 4 Allen Wirfs-Brock" w:date="2011-10-16T15:18:00Z"/>
          <w:del w:id="26622" w:author="Rev 11 Allen Wirfs-Brock" w:date="2012-10-25T12:40:00Z"/>
        </w:rPr>
      </w:pPr>
      <w:ins w:id="26623" w:author="Rev 4 Allen Wirfs-Brock" w:date="2011-10-16T15:18:00Z">
        <w:del w:id="26624" w:author="Rev 11 Allen Wirfs-Brock" w:date="2012-10-25T12:40:00Z">
          <w:r w:rsidRPr="006B6D0A" w:rsidDel="00346CC0">
            <w:rPr>
              <w:rStyle w:val="bnf"/>
            </w:rPr>
            <w:delText>FormalsList</w:delText>
          </w:r>
          <w:r w:rsidRPr="00E65A34" w:rsidDel="00346CC0">
            <w:delText xml:space="preserve"> </w:delText>
          </w:r>
          <w:r w:rsidRPr="00E65A34" w:rsidDel="00346CC0">
            <w:rPr>
              <w:b/>
            </w:rPr>
            <w:delText>:</w:delText>
          </w:r>
          <w:r w:rsidRPr="00E65A34" w:rsidDel="00346CC0">
            <w:delText xml:space="preserve"> </w:delText>
          </w:r>
          <w:r w:rsidRPr="00E65A34" w:rsidDel="00346CC0">
            <w:rPr>
              <w:rStyle w:val="bnf"/>
            </w:rPr>
            <w:delText>FormalsList</w:delText>
          </w:r>
          <w:r w:rsidRPr="00E65A34" w:rsidDel="00346CC0">
            <w:rPr>
              <w:rFonts w:ascii="Courier New" w:hAnsi="Courier New"/>
              <w:b/>
              <w:i/>
            </w:rPr>
            <w:delText>,</w:delText>
          </w:r>
          <w:r w:rsidRPr="00E65A34" w:rsidDel="00346CC0">
            <w:delText xml:space="preserve"> </w:delText>
          </w:r>
          <w:r w:rsidRPr="00E65A34" w:rsidDel="00346CC0">
            <w:rPr>
              <w:rStyle w:val="bnf"/>
            </w:rPr>
            <w:delText>FormalParameter</w:delText>
          </w:r>
          <w:r w:rsidRPr="00E65A34" w:rsidDel="00346CC0">
            <w:delText xml:space="preserve"> </w:delText>
          </w:r>
        </w:del>
      </w:ins>
    </w:p>
    <w:p w:rsidR="000E01AF" w:rsidRPr="006B6D0A" w:rsidDel="00346CC0" w:rsidRDefault="000E01AF" w:rsidP="00052EFC">
      <w:pPr>
        <w:numPr>
          <w:ilvl w:val="0"/>
          <w:numId w:val="737"/>
        </w:numPr>
        <w:spacing w:after="220"/>
        <w:rPr>
          <w:ins w:id="26625" w:author="Rev 4 Allen Wirfs-Brock" w:date="2011-10-16T15:18:00Z"/>
          <w:del w:id="26626" w:author="Rev 11 Allen Wirfs-Brock" w:date="2012-10-25T12:40:00Z"/>
        </w:rPr>
      </w:pPr>
      <w:ins w:id="26627" w:author="Rev 4 Allen Wirfs-Brock" w:date="2011-10-16T15:18:00Z">
        <w:del w:id="26628" w:author="Rev 11 Allen Wirfs-Brock" w:date="2012-10-25T12:40:00Z">
          <w:r w:rsidRPr="009C202C" w:rsidDel="00346CC0">
            <w:delText>It is a Syntax Error if the source code matching this production is strict code and</w:delText>
          </w:r>
          <w:r w:rsidRPr="00B820AB" w:rsidDel="00346CC0">
            <w:rPr>
              <w:rFonts w:ascii="Times New Roman" w:eastAsia="Times New Roman" w:hAnsi="Times New Roman"/>
              <w:spacing w:val="6"/>
              <w:lang w:eastAsia="en-US"/>
            </w:rPr>
            <w:delText xml:space="preserve"> BoundNames of </w:delText>
          </w:r>
          <w:r w:rsidRPr="00675B74" w:rsidDel="00346CC0">
            <w:rPr>
              <w:rStyle w:val="bnf"/>
            </w:rPr>
            <w:delText>FormalsList</w:delText>
          </w:r>
          <w:r w:rsidRPr="00E77497" w:rsidDel="00346CC0">
            <w:delText xml:space="preserve"> contains an</w:delText>
          </w:r>
        </w:del>
      </w:ins>
      <w:ins w:id="26629" w:author="Rev 7 Allen Wirfs-Brock" w:date="2012-04-17T12:17:00Z">
        <w:del w:id="26630" w:author="Rev 11 Allen Wirfs-Brock" w:date="2012-10-25T12:40:00Z">
          <w:r w:rsidR="00BB5BBA" w:rsidDel="00346CC0">
            <w:delText>y</w:delText>
          </w:r>
        </w:del>
      </w:ins>
      <w:ins w:id="26631" w:author="Rev 4 Allen Wirfs-Brock" w:date="2011-10-16T15:18:00Z">
        <w:del w:id="26632" w:author="Rev 11 Allen Wirfs-Brock" w:date="2012-10-25T12:40:00Z">
          <w:r w:rsidRPr="00E77497" w:rsidDel="00346CC0">
            <w:delText xml:space="preserve"> element which is also contained in </w:delText>
          </w:r>
          <w:r w:rsidRPr="00E65A34" w:rsidDel="00346CC0">
            <w:rPr>
              <w:rFonts w:ascii="Times New Roman" w:eastAsia="Times New Roman" w:hAnsi="Times New Roman"/>
              <w:spacing w:val="6"/>
              <w:lang w:eastAsia="en-US"/>
            </w:rPr>
            <w:delText>BoundNames</w:delText>
          </w:r>
          <w:r w:rsidRPr="004D1BD1" w:rsidDel="00346CC0">
            <w:delText xml:space="preserve"> of  </w:delText>
          </w:r>
          <w:r w:rsidRPr="003B4312" w:rsidDel="00346CC0">
            <w:rPr>
              <w:rStyle w:val="bnf"/>
            </w:rPr>
            <w:delText>FormalParameter</w:delText>
          </w:r>
          <w:r w:rsidRPr="006B6D0A" w:rsidDel="00346CC0">
            <w:delText>.</w:delText>
          </w:r>
        </w:del>
      </w:ins>
    </w:p>
    <w:p w:rsidR="0002777F" w:rsidRPr="00E65A34" w:rsidDel="00346CC0" w:rsidRDefault="0002777F" w:rsidP="0002777F">
      <w:pPr>
        <w:rPr>
          <w:ins w:id="26633" w:author="Rev 4 Allen Wirfs-Brock" w:date="2011-11-04T12:39:00Z"/>
          <w:del w:id="26634" w:author="Rev 11 Allen Wirfs-Brock" w:date="2012-10-25T12:35:00Z"/>
        </w:rPr>
      </w:pPr>
      <w:ins w:id="26635" w:author="Rev 4 Allen Wirfs-Brock" w:date="2011-11-04T12:40:00Z">
        <w:del w:id="26636" w:author="Rev 11 Allen Wirfs-Brock" w:date="2012-10-25T12:35:00Z">
          <w:r w:rsidRPr="0002777F" w:rsidDel="00346CC0">
            <w:rPr>
              <w:rFonts w:ascii="Times New Roman" w:hAnsi="Times New Roman"/>
              <w:i/>
            </w:rPr>
            <w:delText>FunctionRestParameter</w:delText>
          </w:r>
        </w:del>
      </w:ins>
      <w:ins w:id="26637" w:author="Rev 4 Allen Wirfs-Brock" w:date="2011-11-04T12:39:00Z">
        <w:del w:id="26638" w:author="Rev 11 Allen Wirfs-Brock" w:date="2012-10-25T12:35:00Z">
          <w:r w:rsidRPr="006B6D0A" w:rsidDel="00346CC0">
            <w:delText xml:space="preserve"> </w:delText>
          </w:r>
          <w:r w:rsidRPr="00E65A34" w:rsidDel="00346CC0">
            <w:rPr>
              <w:b/>
            </w:rPr>
            <w:delText>:</w:delText>
          </w:r>
          <w:r w:rsidRPr="00E65A34" w:rsidDel="00346CC0">
            <w:delText xml:space="preserve"> </w:delText>
          </w:r>
        </w:del>
      </w:ins>
      <w:ins w:id="26639" w:author="Rev 4 Allen Wirfs-Brock" w:date="2011-11-04T12:43:00Z">
        <w:del w:id="26640" w:author="Rev 11 Allen Wirfs-Brock" w:date="2012-10-25T12:35:00Z">
          <w:r w:rsidDel="00346CC0">
            <w:delText xml:space="preserve"> </w:delText>
          </w:r>
        </w:del>
      </w:ins>
      <w:ins w:id="26641" w:author="Rev 4 Allen Wirfs-Brock" w:date="2011-11-04T12:41:00Z">
        <w:del w:id="26642" w:author="Rev 11 Allen Wirfs-Brock" w:date="2012-10-25T12:35:00Z">
          <w:r w:rsidRPr="00C7794D" w:rsidDel="00346CC0">
            <w:rPr>
              <w:rFonts w:ascii="Courier New" w:hAnsi="Courier New" w:cs="Courier New"/>
              <w:b/>
            </w:rPr>
            <w:delText>...</w:delText>
          </w:r>
        </w:del>
      </w:ins>
      <w:ins w:id="26643" w:author="Rev 4 Allen Wirfs-Brock" w:date="2011-11-04T12:43:00Z">
        <w:del w:id="26644" w:author="Rev 11 Allen Wirfs-Brock" w:date="2012-10-25T12:35:00Z">
          <w:r w:rsidDel="00346CC0">
            <w:rPr>
              <w:rFonts w:ascii="Courier New" w:hAnsi="Courier New" w:cs="Courier New"/>
              <w:b/>
            </w:rPr>
            <w:delText xml:space="preserve"> </w:delText>
          </w:r>
        </w:del>
      </w:ins>
      <w:ins w:id="26645" w:author="Rev 4 Allen Wirfs-Brock" w:date="2011-11-04T12:41:00Z">
        <w:del w:id="26646" w:author="Rev 11 Allen Wirfs-Brock" w:date="2012-10-25T12:35:00Z">
          <w:r w:rsidRPr="0002777F" w:rsidDel="00346CC0">
            <w:rPr>
              <w:rFonts w:ascii="Times New Roman" w:hAnsi="Times New Roman"/>
              <w:i/>
            </w:rPr>
            <w:delText xml:space="preserve"> </w:delText>
          </w:r>
        </w:del>
      </w:ins>
      <w:ins w:id="26647" w:author="Rev 5 Allen Wirfs-Brock" w:date="2011-12-29T17:37:00Z">
        <w:del w:id="26648" w:author="Rev 11 Allen Wirfs-Brock" w:date="2012-10-25T12:35:00Z">
          <w:r w:rsidR="004322E4" w:rsidDel="00346CC0">
            <w:rPr>
              <w:rFonts w:ascii="Times New Roman" w:hAnsi="Times New Roman"/>
              <w:i/>
            </w:rPr>
            <w:delText>Binding</w:delText>
          </w:r>
        </w:del>
      </w:ins>
      <w:ins w:id="26649" w:author="Rev 4 Allen Wirfs-Brock" w:date="2011-11-04T12:41:00Z">
        <w:del w:id="26650" w:author="Rev 11 Allen Wirfs-Brock" w:date="2012-10-25T12:35:00Z">
          <w:r w:rsidRPr="0002777F" w:rsidDel="00346CC0">
            <w:rPr>
              <w:rFonts w:ascii="Times New Roman" w:hAnsi="Times New Roman"/>
              <w:i/>
            </w:rPr>
            <w:delText>Identifier</w:delText>
          </w:r>
        </w:del>
      </w:ins>
      <w:ins w:id="26651" w:author="Rev 4 Allen Wirfs-Brock" w:date="2011-11-04T12:39:00Z">
        <w:del w:id="26652" w:author="Rev 11 Allen Wirfs-Brock" w:date="2012-10-25T12:35:00Z">
          <w:r w:rsidRPr="00E65A34" w:rsidDel="00346CC0">
            <w:delText xml:space="preserve"> </w:delText>
          </w:r>
        </w:del>
      </w:ins>
    </w:p>
    <w:p w:rsidR="00BB5BBA" w:rsidRPr="00E77497" w:rsidDel="00346CC0" w:rsidRDefault="00BB5BBA" w:rsidP="00052EFC">
      <w:pPr>
        <w:numPr>
          <w:ilvl w:val="0"/>
          <w:numId w:val="737"/>
        </w:numPr>
        <w:rPr>
          <w:ins w:id="26653" w:author="Rev 7 Allen Wirfs-Brock" w:date="2012-04-17T12:14:00Z"/>
          <w:del w:id="26654" w:author="Rev 11 Allen Wirfs-Brock" w:date="2012-10-25T12:35:00Z"/>
        </w:rPr>
      </w:pPr>
      <w:ins w:id="26655" w:author="Rev 7 Allen Wirfs-Brock" w:date="2012-04-17T12:14:00Z">
        <w:del w:id="26656" w:author="Rev 11 Allen Wirfs-Brock" w:date="2012-10-25T12:35:00Z">
          <w:r w:rsidRPr="00E77497" w:rsidDel="00346CC0">
            <w:delText xml:space="preserve">It is a Syntax Error </w:delText>
          </w:r>
        </w:del>
      </w:ins>
      <w:ins w:id="26657" w:author="Rev 7 Allen Wirfs-Brock" w:date="2012-04-17T12:15:00Z">
        <w:del w:id="26658" w:author="Rev 11 Allen Wirfs-Brock" w:date="2012-10-25T12:35:00Z">
          <w:r w:rsidDel="00346CC0">
            <w:delText xml:space="preserve">if </w:delText>
          </w:r>
        </w:del>
      </w:ins>
      <w:ins w:id="26659" w:author="Rev 7 Allen Wirfs-Brock" w:date="2012-04-17T12:14:00Z">
        <w:del w:id="26660" w:author="Rev 11 Allen Wirfs-Brock" w:date="2012-10-25T12:35:00Z">
          <w:r w:rsidDel="00346CC0">
            <w:delText xml:space="preserve">the </w:delText>
          </w:r>
          <w:r w:rsidRPr="00AD3F16" w:rsidDel="00346CC0">
            <w:rPr>
              <w:rFonts w:ascii="Times New Roman" w:hAnsi="Times New Roman"/>
            </w:rPr>
            <w:delText>String Value</w:delText>
          </w:r>
          <w:r w:rsidDel="00346CC0">
            <w:delText xml:space="preserve"> of the sole element of </w:delText>
          </w:r>
          <w:r w:rsidRPr="00AD3F16" w:rsidDel="00346CC0">
            <w:rPr>
              <w:rFonts w:ascii="Times New Roman" w:hAnsi="Times New Roman"/>
            </w:rPr>
            <w:delText>the BoundNames</w:delText>
          </w:r>
          <w:r w:rsidDel="00346CC0">
            <w:delText xml:space="preserve"> of</w:delText>
          </w:r>
          <w:r w:rsidRPr="00E77497" w:rsidDel="00346CC0">
            <w:delText xml:space="preserve"> </w:delText>
          </w:r>
          <w:r w:rsidRPr="00AD3F16" w:rsidDel="00346CC0">
            <w:rPr>
              <w:rFonts w:ascii="Times New Roman" w:hAnsi="Times New Roman"/>
              <w:i/>
            </w:rPr>
            <w:delText>Binding</w:delText>
          </w:r>
          <w:r w:rsidRPr="00E77497" w:rsidDel="00346CC0">
            <w:rPr>
              <w:rStyle w:val="bnf"/>
            </w:rPr>
            <w:delText>Identifier</w:delText>
          </w:r>
          <w:r w:rsidRPr="00E77497" w:rsidDel="00346CC0">
            <w:delText xml:space="preserve"> is </w:delText>
          </w:r>
          <w:r w:rsidRPr="00E77497" w:rsidDel="00346CC0">
            <w:rPr>
              <w:rFonts w:ascii="Courier New" w:hAnsi="Courier New" w:cs="Courier New"/>
              <w:b/>
            </w:rPr>
            <w:delText>eval</w:delText>
          </w:r>
          <w:r w:rsidRPr="00E77497" w:rsidDel="00346CC0">
            <w:delText xml:space="preserve"> or </w:delText>
          </w:r>
          <w:r w:rsidRPr="00E77497" w:rsidDel="00346CC0">
            <w:rPr>
              <w:rFonts w:ascii="Courier New" w:hAnsi="Courier New" w:cs="Courier New"/>
              <w:b/>
            </w:rPr>
            <w:delText>arguments</w:delText>
          </w:r>
          <w:r w:rsidRPr="00E77497" w:rsidDel="00346CC0">
            <w:delText>.</w:delText>
          </w:r>
        </w:del>
      </w:ins>
    </w:p>
    <w:p w:rsidR="0002777F" w:rsidRPr="004418C4" w:rsidDel="00BB5BBA" w:rsidRDefault="0002777F" w:rsidP="00150A49">
      <w:pPr>
        <w:numPr>
          <w:ilvl w:val="0"/>
          <w:numId w:val="403"/>
        </w:numPr>
        <w:spacing w:after="220"/>
        <w:rPr>
          <w:ins w:id="26661" w:author="Rev 4 Allen Wirfs-Brock" w:date="2011-11-04T12:43:00Z"/>
          <w:del w:id="26662" w:author="Rev 7 Allen Wirfs-Brock" w:date="2012-04-17T12:14:00Z"/>
        </w:rPr>
      </w:pPr>
      <w:ins w:id="26663" w:author="Rev 4 Allen Wirfs-Brock" w:date="2011-11-04T12:43:00Z">
        <w:del w:id="26664" w:author="Rev 7 Allen Wirfs-Brock" w:date="2012-04-17T12:14:00Z">
          <w:r w:rsidRPr="004418C4" w:rsidDel="00BB5BBA">
            <w:delText>It is a Syntax Error if the source code parsed with this production is not extended code.</w:delText>
          </w:r>
        </w:del>
      </w:ins>
    </w:p>
    <w:p w:rsidR="0002777F" w:rsidRPr="006B6D0A" w:rsidDel="00BB5BBA" w:rsidRDefault="0002777F">
      <w:pPr>
        <w:numPr>
          <w:ilvl w:val="0"/>
          <w:numId w:val="403"/>
        </w:numPr>
        <w:spacing w:after="220"/>
        <w:rPr>
          <w:ins w:id="26665" w:author="Rev 4 Allen Wirfs-Brock" w:date="2011-11-04T12:43:00Z"/>
          <w:del w:id="26666" w:author="Rev 7 Allen Wirfs-Brock" w:date="2012-04-17T12:14:00Z"/>
        </w:rPr>
        <w:pPrChange w:id="26667" w:author="Rev 4 Allen Wirfs-Brock" w:date="2011-11-07T12:16:00Z">
          <w:pPr>
            <w:numPr>
              <w:numId w:val="411"/>
            </w:numPr>
            <w:tabs>
              <w:tab w:val="num" w:pos="360"/>
            </w:tabs>
            <w:spacing w:after="220"/>
            <w:ind w:left="360" w:hanging="360"/>
          </w:pPr>
        </w:pPrChange>
      </w:pPr>
      <w:ins w:id="26668" w:author="Rev 4 Allen Wirfs-Brock" w:date="2011-11-04T12:43:00Z">
        <w:del w:id="26669" w:author="Rev 7 Allen Wirfs-Brock" w:date="2012-04-17T12:14:00Z">
          <w:r w:rsidRPr="004418C4" w:rsidDel="00BB5BBA">
            <w:delText xml:space="preserve">It is a Syntax Error if </w:delText>
          </w:r>
          <w:r w:rsidRPr="004418C4" w:rsidDel="00BB5BBA">
            <w:rPr>
              <w:rStyle w:val="bnf"/>
            </w:rPr>
            <w:delText>Identifier</w:delText>
          </w:r>
          <w:r w:rsidRPr="004418C4" w:rsidDel="00BB5BBA">
            <w:delText xml:space="preserve"> is </w:delText>
          </w:r>
          <w:r w:rsidRPr="004418C4" w:rsidDel="00BB5BBA">
            <w:rPr>
              <w:rFonts w:ascii="Courier New" w:hAnsi="Courier New" w:cs="Courier New"/>
              <w:b/>
            </w:rPr>
            <w:delText>"eval</w:delText>
          </w:r>
          <w:r w:rsidRPr="006B6D0A" w:rsidDel="00BB5BBA">
            <w:rPr>
              <w:rFonts w:ascii="Courier New" w:hAnsi="Courier New" w:cs="Courier New"/>
              <w:b/>
            </w:rPr>
            <w:delText>"</w:delText>
          </w:r>
        </w:del>
      </w:ins>
    </w:p>
    <w:p w:rsidR="000E01AF" w:rsidRPr="00E65A34" w:rsidRDefault="000E01AF" w:rsidP="000E01AF">
      <w:pPr>
        <w:rPr>
          <w:ins w:id="26670" w:author="Rev 4 Allen Wirfs-Brock" w:date="2011-10-16T15:18:00Z"/>
        </w:rPr>
      </w:pPr>
      <w:ins w:id="26671"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26672" w:author="Rev 4 Allen Wirfs-Brock" w:date="2011-11-06T12:47:00Z">
        <w:r w:rsidR="0069636E">
          <w:rPr>
            <w:rStyle w:val="bnf"/>
          </w:rPr>
          <w:t>Element</w:t>
        </w:r>
      </w:ins>
      <w:ins w:id="26673" w:author="Rev 4 Allen Wirfs-Brock" w:date="2011-10-16T15:18:00Z">
        <w:r w:rsidRPr="00E65A34">
          <w:rPr>
            <w:rStyle w:val="bnf"/>
          </w:rPr>
          <w:t xml:space="preserve"> </w:t>
        </w:r>
      </w:ins>
    </w:p>
    <w:p w:rsidR="009338AE" w:rsidRPr="00E77497" w:rsidRDefault="009338AE" w:rsidP="007B7042">
      <w:pPr>
        <w:numPr>
          <w:ilvl w:val="0"/>
          <w:numId w:val="737"/>
        </w:numPr>
        <w:spacing w:after="220"/>
        <w:rPr>
          <w:ins w:id="26674" w:author="Rev 11 Allen Wirfs-Brock" w:date="2012-09-28T15:16:00Z"/>
        </w:rPr>
      </w:pPr>
      <w:ins w:id="26675" w:author="Rev 11 Allen Wirfs-Brock" w:date="2012-09-28T15:16:00Z">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ins>
    </w:p>
    <w:p w:rsidR="00FC55A8" w:rsidRPr="00E77497" w:rsidRDefault="00FC55A8" w:rsidP="00FC55A8">
      <w:pPr>
        <w:rPr>
          <w:ins w:id="26676" w:author="Rev 4 Allen Wirfs-Brock" w:date="2011-10-16T15:43:00Z"/>
          <w:rFonts w:ascii="Helvetica" w:hAnsi="Helvetica"/>
          <w:b/>
        </w:rPr>
      </w:pPr>
      <w:ins w:id="26677" w:author="Rev 4 Allen Wirfs-Brock" w:date="2011-10-16T15:43:00Z">
        <w:r w:rsidRPr="00E77497">
          <w:rPr>
            <w:rFonts w:ascii="Helvetica" w:hAnsi="Helvetica"/>
            <w:b/>
          </w:rPr>
          <w:t xml:space="preserve">Static Semantics:  </w:t>
        </w:r>
      </w:ins>
      <w:ins w:id="26678" w:author="Rev 4 Allen Wirfs-Brock" w:date="2011-10-16T15:44:00Z">
        <w:r w:rsidR="00256A92" w:rsidRPr="00E77497">
          <w:rPr>
            <w:rFonts w:ascii="Helvetica" w:hAnsi="Helvetica"/>
            <w:b/>
            <w:lang w:eastAsia="en-US"/>
          </w:rPr>
          <w:t>BoundNames</w:t>
        </w:r>
      </w:ins>
    </w:p>
    <w:p w:rsidR="0038665D" w:rsidRPr="00E77497" w:rsidRDefault="0038665D" w:rsidP="0038665D">
      <w:pPr>
        <w:jc w:val="left"/>
        <w:rPr>
          <w:ins w:id="26679" w:author="Rev 4 Allen Wirfs-Brock" w:date="2011-10-20T12:28:00Z"/>
        </w:rPr>
      </w:pPr>
      <w:ins w:id="26680"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38665D" w:rsidRPr="00E77497" w:rsidRDefault="0038665D" w:rsidP="004322E4">
      <w:pPr>
        <w:pStyle w:val="Alg4"/>
        <w:numPr>
          <w:ilvl w:val="0"/>
          <w:numId w:val="471"/>
        </w:numPr>
        <w:spacing w:after="220"/>
        <w:contextualSpacing/>
        <w:rPr>
          <w:ins w:id="26681" w:author="Rev 4 Allen Wirfs-Brock" w:date="2011-10-20T12:28:00Z"/>
        </w:rPr>
      </w:pPr>
      <w:ins w:id="26682" w:author="Rev 4 Allen Wirfs-Brock" w:date="2011-10-20T12:28:00Z">
        <w:r w:rsidRPr="00E77497">
          <w:t xml:space="preserve">Return the BoundNames of </w:t>
        </w:r>
        <w:r w:rsidRPr="00E77497">
          <w:rPr>
            <w:i/>
          </w:rPr>
          <w:t>BindingIdentifier</w:t>
        </w:r>
        <w:r w:rsidRPr="00E77497">
          <w:t>.</w:t>
        </w:r>
      </w:ins>
    </w:p>
    <w:p w:rsidR="00AA42F1" w:rsidRPr="00E77497" w:rsidRDefault="00AA42F1" w:rsidP="00553E0F">
      <w:pPr>
        <w:pStyle w:val="SyntaxRule"/>
        <w:spacing w:after="240"/>
        <w:rPr>
          <w:ins w:id="26683" w:author="Rev 4 Allen Wirfs-Brock" w:date="2011-10-20T12:50:00Z"/>
        </w:rPr>
      </w:pPr>
      <w:ins w:id="26684"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rsidR="00D26016" w:rsidRPr="00E77497" w:rsidRDefault="00D26016" w:rsidP="004322E4">
      <w:pPr>
        <w:pStyle w:val="Alg4"/>
        <w:numPr>
          <w:ilvl w:val="0"/>
          <w:numId w:val="594"/>
        </w:numPr>
        <w:spacing w:after="220"/>
        <w:contextualSpacing/>
        <w:rPr>
          <w:ins w:id="26685" w:author="Rev 4 Allen Wirfs-Brock" w:date="2011-10-20T12:52:00Z"/>
        </w:rPr>
      </w:pPr>
      <w:ins w:id="26686" w:author="Rev 4 Allen Wirfs-Brock" w:date="2011-10-20T12:52:00Z">
        <w:r w:rsidRPr="00E77497">
          <w:t>Return an empty List.</w:t>
        </w:r>
      </w:ins>
    </w:p>
    <w:p w:rsidR="00D26016" w:rsidRPr="00675B74" w:rsidDel="00C20D21" w:rsidRDefault="00D26016" w:rsidP="00D26016">
      <w:pPr>
        <w:pStyle w:val="SyntaxRule"/>
        <w:spacing w:after="240"/>
        <w:rPr>
          <w:ins w:id="26687" w:author="Rev 4 Allen Wirfs-Brock" w:date="2011-10-20T12:53:00Z"/>
          <w:del w:id="26688" w:author="Rev 8 Allen Wirfs-Brock" w:date="2012-06-01T09:09:00Z"/>
        </w:rPr>
      </w:pPr>
      <w:ins w:id="26689" w:author="Rev 4 Allen Wirfs-Brock" w:date="2011-10-20T12:53:00Z">
        <w:del w:id="26690" w:author="Rev 8 Allen Wirfs-Brock" w:date="2012-06-01T09:09:00Z">
          <w:r w:rsidRPr="00E77497" w:rsidDel="00C20D21">
            <w:delText xml:space="preserve">FormalParameterList </w:delText>
          </w:r>
          <w:r w:rsidRPr="00E77497" w:rsidDel="00C20D21">
            <w:rPr>
              <w:rFonts w:ascii="Arial" w:hAnsi="Arial"/>
              <w:b/>
              <w:i w:val="0"/>
            </w:rPr>
            <w:delText xml:space="preserve">: </w:delText>
          </w:r>
        </w:del>
      </w:ins>
      <w:ins w:id="26691" w:author="Rev 4 Allen Wirfs-Brock" w:date="2011-11-04T12:45:00Z">
        <w:del w:id="26692" w:author="Rev 8 Allen Wirfs-Brock" w:date="2012-06-01T09:09:00Z">
          <w:r w:rsidR="0002777F" w:rsidRPr="004418C4" w:rsidDel="00C20D21">
            <w:delText>Function</w:delText>
          </w:r>
          <w:r w:rsidR="0002777F" w:rsidDel="00C20D21">
            <w:delText>RestParameter</w:delText>
          </w:r>
        </w:del>
      </w:ins>
    </w:p>
    <w:p w:rsidR="00D26016" w:rsidRPr="00675B74" w:rsidDel="00C20D21" w:rsidRDefault="00D26016" w:rsidP="004322E4">
      <w:pPr>
        <w:pStyle w:val="Alg4"/>
        <w:numPr>
          <w:ilvl w:val="0"/>
          <w:numId w:val="572"/>
        </w:numPr>
        <w:spacing w:after="220"/>
        <w:contextualSpacing/>
        <w:rPr>
          <w:ins w:id="26693" w:author="Rev 4 Allen Wirfs-Brock" w:date="2011-10-20T12:53:00Z"/>
          <w:del w:id="26694" w:author="Rev 8 Allen Wirfs-Brock" w:date="2012-06-01T09:09:00Z"/>
        </w:rPr>
      </w:pPr>
      <w:ins w:id="26695" w:author="Rev 4 Allen Wirfs-Brock" w:date="2011-10-20T12:53:00Z">
        <w:del w:id="26696" w:author="Rev 8 Allen Wirfs-Brock" w:date="2012-06-01T09:09:00Z">
          <w:r w:rsidRPr="00E77497" w:rsidDel="00C20D21">
            <w:delText xml:space="preserve">Return the BoundNames of </w:delText>
          </w:r>
        </w:del>
      </w:ins>
      <w:ins w:id="26697" w:author="Rev 4 Allen Wirfs-Brock" w:date="2011-11-04T12:48:00Z">
        <w:del w:id="26698" w:author="Rev 8 Allen Wirfs-Brock" w:date="2012-06-01T09:09:00Z">
          <w:r w:rsidR="0002777F" w:rsidRPr="0002777F" w:rsidDel="00C20D21">
            <w:rPr>
              <w:i/>
            </w:rPr>
            <w:delText>FunctionRestParameter</w:delText>
          </w:r>
        </w:del>
      </w:ins>
      <w:ins w:id="26699" w:author="Rev 4 Allen Wirfs-Brock" w:date="2011-10-20T12:53:00Z">
        <w:del w:id="26700" w:author="Rev 8 Allen Wirfs-Brock" w:date="2012-06-01T09:09:00Z">
          <w:r w:rsidRPr="00675B74" w:rsidDel="00C20D21">
            <w:delText>.</w:delText>
          </w:r>
        </w:del>
      </w:ins>
    </w:p>
    <w:p w:rsidR="00A22158" w:rsidRPr="00E77497" w:rsidDel="00C20D21" w:rsidRDefault="00A22158" w:rsidP="00A22158">
      <w:pPr>
        <w:pStyle w:val="SyntaxRule"/>
        <w:spacing w:after="240"/>
        <w:rPr>
          <w:ins w:id="26701" w:author="Rev 4 Allen Wirfs-Brock" w:date="2011-10-20T12:54:00Z"/>
          <w:del w:id="26702" w:author="Rev 8 Allen Wirfs-Brock" w:date="2012-06-01T09:09:00Z"/>
        </w:rPr>
      </w:pPr>
      <w:ins w:id="26703" w:author="Rev 4 Allen Wirfs-Brock" w:date="2011-10-20T12:54:00Z">
        <w:del w:id="26704" w:author="Rev 8 Allen Wirfs-Brock" w:date="2012-06-01T09:09:00Z">
          <w:r w:rsidRPr="00E77497" w:rsidDel="00C20D21">
            <w:delText xml:space="preserve">FormalParameterList </w:delText>
          </w:r>
          <w:r w:rsidRPr="00E77497" w:rsidDel="00C20D21">
            <w:rPr>
              <w:rFonts w:ascii="Arial" w:hAnsi="Arial"/>
              <w:b/>
              <w:i w:val="0"/>
            </w:rPr>
            <w:delText xml:space="preserve">: </w:delText>
          </w:r>
          <w:r w:rsidRPr="00E77497" w:rsidDel="00C20D21">
            <w:delText>FormalsList</w:delText>
          </w:r>
        </w:del>
      </w:ins>
    </w:p>
    <w:p w:rsidR="00A22158" w:rsidRPr="00E77497" w:rsidDel="00C20D21" w:rsidRDefault="00A22158" w:rsidP="004322E4">
      <w:pPr>
        <w:pStyle w:val="Alg4"/>
        <w:numPr>
          <w:ilvl w:val="0"/>
          <w:numId w:val="604"/>
        </w:numPr>
        <w:spacing w:after="220"/>
        <w:contextualSpacing/>
        <w:rPr>
          <w:ins w:id="26705" w:author="Rev 4 Allen Wirfs-Brock" w:date="2011-10-20T12:54:00Z"/>
          <w:del w:id="26706" w:author="Rev 8 Allen Wirfs-Brock" w:date="2012-06-01T09:09:00Z"/>
        </w:rPr>
      </w:pPr>
      <w:ins w:id="26707" w:author="Rev 4 Allen Wirfs-Brock" w:date="2011-10-20T12:54:00Z">
        <w:del w:id="26708" w:author="Rev 8 Allen Wirfs-Brock" w:date="2012-06-01T09:09:00Z">
          <w:r w:rsidRPr="00E77497" w:rsidDel="00C20D21">
            <w:delText xml:space="preserve">Return the BoundNames of </w:delText>
          </w:r>
          <w:r w:rsidRPr="00E77497" w:rsidDel="00C20D21">
            <w:rPr>
              <w:i/>
            </w:rPr>
            <w:delText>FormalsList</w:delText>
          </w:r>
          <w:r w:rsidRPr="00E77497" w:rsidDel="00C20D21">
            <w:delText>.</w:delText>
          </w:r>
        </w:del>
      </w:ins>
    </w:p>
    <w:p w:rsidR="00287677" w:rsidRPr="00675B74" w:rsidRDefault="00287677" w:rsidP="00287677">
      <w:pPr>
        <w:pStyle w:val="SyntaxRule"/>
        <w:spacing w:after="240"/>
        <w:rPr>
          <w:ins w:id="26709" w:author="Rev 4 Allen Wirfs-Brock" w:date="2011-10-20T12:58:00Z"/>
        </w:rPr>
      </w:pPr>
      <w:ins w:id="26710"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26711" w:author="Rev 4 Allen Wirfs-Brock" w:date="2011-11-04T12:48:00Z">
        <w:r w:rsidR="0002777F" w:rsidRPr="004418C4">
          <w:t>Function</w:t>
        </w:r>
        <w:r w:rsidR="0002777F">
          <w:t>RestParameter</w:t>
        </w:r>
      </w:ins>
    </w:p>
    <w:p w:rsidR="00026B5F" w:rsidRPr="00E77497" w:rsidRDefault="00026B5F" w:rsidP="004322E4">
      <w:pPr>
        <w:pStyle w:val="Alg4"/>
        <w:numPr>
          <w:ilvl w:val="0"/>
          <w:numId w:val="423"/>
        </w:numPr>
        <w:spacing w:after="220"/>
        <w:contextualSpacing/>
        <w:rPr>
          <w:ins w:id="26712" w:author="Rev 4 Allen Wirfs-Brock" w:date="2011-10-20T12:59:00Z"/>
        </w:rPr>
      </w:pPr>
      <w:ins w:id="26713"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rsidR="00026B5F" w:rsidRPr="00E77497" w:rsidRDefault="00026B5F" w:rsidP="004322E4">
      <w:pPr>
        <w:pStyle w:val="Alg4"/>
        <w:numPr>
          <w:ilvl w:val="0"/>
          <w:numId w:val="423"/>
        </w:numPr>
        <w:spacing w:after="220"/>
        <w:contextualSpacing/>
        <w:rPr>
          <w:ins w:id="26714" w:author="Rev 4 Allen Wirfs-Brock" w:date="2011-10-20T12:59:00Z"/>
        </w:rPr>
      </w:pPr>
      <w:ins w:id="26715" w:author="Rev 4 Allen Wirfs-Brock" w:date="2011-10-20T12:59:00Z">
        <w:r w:rsidRPr="00E77497">
          <w:t xml:space="preserve">Append to </w:t>
        </w:r>
        <w:r w:rsidRPr="00E77497">
          <w:rPr>
            <w:i/>
          </w:rPr>
          <w:t>names</w:t>
        </w:r>
        <w:r w:rsidRPr="00E77497">
          <w:t xml:space="preserve"> the </w:t>
        </w:r>
      </w:ins>
      <w:ins w:id="26716" w:author="Rev 4 Allen Wirfs-Brock" w:date="2011-11-04T12:49:00Z">
        <w:r w:rsidR="00954547" w:rsidRPr="004418C4">
          <w:t xml:space="preserve">BoundNames of </w:t>
        </w:r>
        <w:r w:rsidR="00954547" w:rsidRPr="00954547">
          <w:rPr>
            <w:i/>
          </w:rPr>
          <w:t>FunctionRestParameter</w:t>
        </w:r>
      </w:ins>
      <w:ins w:id="26717" w:author="Rev 4 Allen Wirfs-Brock" w:date="2011-10-20T12:59:00Z">
        <w:r w:rsidRPr="00675B74">
          <w:rPr>
            <w:rStyle w:val="bnf"/>
          </w:rPr>
          <w:t>.</w:t>
        </w:r>
      </w:ins>
    </w:p>
    <w:p w:rsidR="00026B5F" w:rsidRPr="00E77497" w:rsidRDefault="00026B5F" w:rsidP="004322E4">
      <w:pPr>
        <w:pStyle w:val="Alg4"/>
        <w:numPr>
          <w:ilvl w:val="0"/>
          <w:numId w:val="423"/>
        </w:numPr>
        <w:spacing w:after="220"/>
        <w:contextualSpacing/>
        <w:rPr>
          <w:ins w:id="26718" w:author="Rev 4 Allen Wirfs-Brock" w:date="2011-10-20T12:59:00Z"/>
        </w:rPr>
      </w:pPr>
      <w:ins w:id="26719" w:author="Rev 4 Allen Wirfs-Brock" w:date="2011-10-20T12:59:00Z">
        <w:r w:rsidRPr="00E77497">
          <w:t xml:space="preserve">Return </w:t>
        </w:r>
        <w:r w:rsidRPr="00E77497">
          <w:rPr>
            <w:i/>
          </w:rPr>
          <w:t>names</w:t>
        </w:r>
        <w:r w:rsidRPr="00E77497">
          <w:t>.</w:t>
        </w:r>
      </w:ins>
    </w:p>
    <w:p w:rsidR="00FC55A8" w:rsidRPr="00E77497" w:rsidRDefault="00FC55A8" w:rsidP="00FC55A8">
      <w:pPr>
        <w:rPr>
          <w:ins w:id="26720" w:author="Rev 4 Allen Wirfs-Brock" w:date="2011-10-16T15:44:00Z"/>
        </w:rPr>
      </w:pPr>
      <w:ins w:id="26721"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rsidR="00FC55A8" w:rsidRPr="00E77497" w:rsidRDefault="00FC55A8" w:rsidP="004322E4">
      <w:pPr>
        <w:pStyle w:val="Alg4"/>
        <w:numPr>
          <w:ilvl w:val="0"/>
          <w:numId w:val="626"/>
        </w:numPr>
        <w:spacing w:after="220"/>
        <w:contextualSpacing/>
        <w:rPr>
          <w:ins w:id="26722" w:author="Rev 4 Allen Wirfs-Brock" w:date="2011-10-16T15:44:00Z"/>
        </w:rPr>
      </w:pPr>
      <w:ins w:id="26723" w:author="Rev 4 Allen Wirfs-Brock" w:date="2011-10-16T15:44:00Z">
        <w:r w:rsidRPr="00E77497">
          <w:t xml:space="preserve">Let </w:t>
        </w:r>
        <w:r w:rsidRPr="00E77497">
          <w:rPr>
            <w:i/>
          </w:rPr>
          <w:t xml:space="preserve">names </w:t>
        </w:r>
        <w:r w:rsidRPr="00E77497">
          <w:t xml:space="preserve">be BoundNames of </w:t>
        </w:r>
      </w:ins>
      <w:ins w:id="26724" w:author="Rev 4 Allen Wirfs-Brock" w:date="2011-10-19T13:18:00Z">
        <w:r w:rsidR="00A4389F" w:rsidRPr="00E77497">
          <w:rPr>
            <w:rStyle w:val="bnf"/>
          </w:rPr>
          <w:t>FormalsList</w:t>
        </w:r>
      </w:ins>
      <w:ins w:id="26725" w:author="Rev 4 Allen Wirfs-Brock" w:date="2011-10-16T15:44:00Z">
        <w:r w:rsidRPr="00E77497">
          <w:t>.</w:t>
        </w:r>
      </w:ins>
    </w:p>
    <w:p w:rsidR="00FC55A8" w:rsidRPr="00E77497" w:rsidRDefault="00FC55A8" w:rsidP="004322E4">
      <w:pPr>
        <w:pStyle w:val="Alg4"/>
        <w:numPr>
          <w:ilvl w:val="0"/>
          <w:numId w:val="626"/>
        </w:numPr>
        <w:spacing w:after="220"/>
        <w:contextualSpacing/>
        <w:rPr>
          <w:ins w:id="26726" w:author="Rev 4 Allen Wirfs-Brock" w:date="2011-10-16T15:44:00Z"/>
        </w:rPr>
      </w:pPr>
      <w:ins w:id="26727"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rsidR="00FC55A8" w:rsidRPr="00E77497" w:rsidRDefault="00FC55A8" w:rsidP="004322E4">
      <w:pPr>
        <w:pStyle w:val="Alg4"/>
        <w:numPr>
          <w:ilvl w:val="0"/>
          <w:numId w:val="626"/>
        </w:numPr>
        <w:spacing w:after="220"/>
        <w:contextualSpacing/>
        <w:rPr>
          <w:ins w:id="26728" w:author="Rev 4 Allen Wirfs-Brock" w:date="2011-10-16T15:44:00Z"/>
        </w:rPr>
      </w:pPr>
      <w:ins w:id="26729" w:author="Rev 4 Allen Wirfs-Brock" w:date="2011-10-16T15:44:00Z">
        <w:r w:rsidRPr="00E77497">
          <w:t xml:space="preserve">Return </w:t>
        </w:r>
        <w:r w:rsidRPr="00E77497">
          <w:rPr>
            <w:i/>
          </w:rPr>
          <w:t>names</w:t>
        </w:r>
        <w:r w:rsidRPr="00E77497">
          <w:t>.</w:t>
        </w:r>
      </w:ins>
    </w:p>
    <w:p w:rsidR="0002777F" w:rsidRPr="004418C4" w:rsidDel="00C20D21" w:rsidRDefault="0002777F" w:rsidP="0002777F">
      <w:pPr>
        <w:pStyle w:val="SyntaxRule"/>
        <w:spacing w:after="240"/>
        <w:rPr>
          <w:ins w:id="26730" w:author="Rev 4 Allen Wirfs-Brock" w:date="2011-11-04T12:45:00Z"/>
          <w:del w:id="26731" w:author="Rev 8 Allen Wirfs-Brock" w:date="2012-06-01T09:09:00Z"/>
        </w:rPr>
      </w:pPr>
      <w:ins w:id="26732" w:author="Rev 4 Allen Wirfs-Brock" w:date="2011-11-04T12:45:00Z">
        <w:del w:id="26733" w:author="Rev 8 Allen Wirfs-Brock" w:date="2012-06-01T09:09:00Z">
          <w:r w:rsidRPr="004418C4" w:rsidDel="00C20D21">
            <w:delText xml:space="preserve">FormalParameterList </w:delText>
          </w:r>
          <w:r w:rsidRPr="004418C4" w:rsidDel="00C20D21">
            <w:rPr>
              <w:rFonts w:ascii="Arial" w:hAnsi="Arial"/>
              <w:b/>
              <w:i w:val="0"/>
            </w:rPr>
            <w:delText xml:space="preserve">: </w:delText>
          </w:r>
        </w:del>
      </w:ins>
      <w:ins w:id="26734" w:author="Rev 4 Allen Wirfs-Brock" w:date="2011-11-04T12:50:00Z">
        <w:del w:id="26735" w:author="Rev 8 Allen Wirfs-Brock" w:date="2012-06-01T09:09:00Z">
          <w:r w:rsidR="00954547" w:rsidRPr="004418C4" w:rsidDel="00C20D21">
            <w:rPr>
              <w:rFonts w:ascii="Courier New" w:hAnsi="Courier New" w:cs="Courier New"/>
              <w:b/>
              <w:i w:val="0"/>
            </w:rPr>
            <w:delText>...</w:delText>
          </w:r>
          <w:r w:rsidR="00954547" w:rsidDel="00C20D21">
            <w:rPr>
              <w:rFonts w:ascii="Courier New" w:hAnsi="Courier New" w:cs="Courier New"/>
              <w:b/>
            </w:rPr>
            <w:delText xml:space="preserve"> </w:delText>
          </w:r>
          <w:r w:rsidR="00954547" w:rsidRPr="0002777F" w:rsidDel="00C20D21">
            <w:delText xml:space="preserve"> </w:delText>
          </w:r>
        </w:del>
      </w:ins>
      <w:ins w:id="26736" w:author="Rev 5 Allen Wirfs-Brock" w:date="2011-12-29T17:39:00Z">
        <w:del w:id="26737" w:author="Rev 8 Allen Wirfs-Brock" w:date="2012-06-01T09:09:00Z">
          <w:r w:rsidR="004322E4" w:rsidDel="00C20D21">
            <w:delText>Binding</w:delText>
          </w:r>
        </w:del>
      </w:ins>
      <w:ins w:id="26738" w:author="Rev 4 Allen Wirfs-Brock" w:date="2011-11-04T12:50:00Z">
        <w:del w:id="26739" w:author="Rev 8 Allen Wirfs-Brock" w:date="2012-06-01T09:09:00Z">
          <w:r w:rsidR="00954547" w:rsidRPr="0002777F" w:rsidDel="00C20D21">
            <w:delText>Identifier</w:delText>
          </w:r>
        </w:del>
      </w:ins>
    </w:p>
    <w:p w:rsidR="0002777F" w:rsidRPr="004418C4" w:rsidDel="00C20D21" w:rsidRDefault="0002777F" w:rsidP="004322E4">
      <w:pPr>
        <w:pStyle w:val="Alg4"/>
        <w:numPr>
          <w:ilvl w:val="0"/>
          <w:numId w:val="608"/>
        </w:numPr>
        <w:spacing w:after="220"/>
        <w:contextualSpacing/>
        <w:rPr>
          <w:ins w:id="26740" w:author="Rev 4 Allen Wirfs-Brock" w:date="2011-11-04T12:45:00Z"/>
          <w:del w:id="26741" w:author="Rev 8 Allen Wirfs-Brock" w:date="2012-06-01T09:09:00Z"/>
        </w:rPr>
      </w:pPr>
      <w:ins w:id="26742" w:author="Rev 4 Allen Wirfs-Brock" w:date="2011-11-04T12:45:00Z">
        <w:del w:id="26743" w:author="Rev 8 Allen Wirfs-Brock" w:date="2012-06-01T09:09:00Z">
          <w:r w:rsidRPr="004418C4" w:rsidDel="00C20D21">
            <w:delText xml:space="preserve">Return the </w:delText>
          </w:r>
        </w:del>
      </w:ins>
      <w:ins w:id="26744" w:author="Rev 5 Allen Wirfs-Brock" w:date="2011-12-29T17:39:00Z">
        <w:del w:id="26745" w:author="Rev 8 Allen Wirfs-Brock" w:date="2012-06-01T09:09:00Z">
          <w:r w:rsidR="004322E4" w:rsidRPr="00E77497" w:rsidDel="00C20D21">
            <w:delText xml:space="preserve">BoundNames </w:delText>
          </w:r>
        </w:del>
      </w:ins>
      <w:ins w:id="26746" w:author="Rev 4 Allen Wirfs-Brock" w:date="2011-11-04T12:51:00Z">
        <w:del w:id="26747" w:author="Rev 8 Allen Wirfs-Brock" w:date="2012-06-01T09:09:00Z">
          <w:r w:rsidR="00954547" w:rsidDel="00C20D21">
            <w:delText>String Value</w:delText>
          </w:r>
        </w:del>
      </w:ins>
      <w:ins w:id="26748" w:author="Rev 4 Allen Wirfs-Brock" w:date="2011-11-04T12:45:00Z">
        <w:del w:id="26749" w:author="Rev 8 Allen Wirfs-Brock" w:date="2012-06-01T09:09:00Z">
          <w:r w:rsidRPr="004418C4" w:rsidDel="00C20D21">
            <w:delText xml:space="preserve"> of </w:delText>
          </w:r>
        </w:del>
      </w:ins>
      <w:ins w:id="26750" w:author="Rev 5 Allen Wirfs-Brock" w:date="2011-12-29T17:39:00Z">
        <w:del w:id="26751" w:author="Rev 8 Allen Wirfs-Brock" w:date="2012-06-01T09:09:00Z">
          <w:r w:rsidR="004322E4" w:rsidRPr="004322E4" w:rsidDel="00C20D21">
            <w:rPr>
              <w:i/>
            </w:rPr>
            <w:delText>Binding</w:delText>
          </w:r>
        </w:del>
      </w:ins>
      <w:ins w:id="26752" w:author="Rev 4 Allen Wirfs-Brock" w:date="2011-11-04T12:45:00Z">
        <w:del w:id="26753" w:author="Rev 8 Allen Wirfs-Brock" w:date="2012-06-01T09:09:00Z">
          <w:r w:rsidRPr="004418C4" w:rsidDel="00C20D21">
            <w:rPr>
              <w:rStyle w:val="bnf"/>
            </w:rPr>
            <w:delText>Identifier</w:delText>
          </w:r>
          <w:r w:rsidRPr="004418C4" w:rsidDel="00C20D21">
            <w:delText>.</w:delText>
          </w:r>
        </w:del>
      </w:ins>
    </w:p>
    <w:p w:rsidR="00FC55A8" w:rsidRPr="00E77497" w:rsidDel="00C20D21" w:rsidRDefault="00FC55A8" w:rsidP="00FC55A8">
      <w:pPr>
        <w:rPr>
          <w:ins w:id="26754" w:author="Rev 4 Allen Wirfs-Brock" w:date="2011-10-16T15:44:00Z"/>
          <w:del w:id="26755" w:author="Rev 8 Allen Wirfs-Brock" w:date="2012-06-01T09:09:00Z"/>
        </w:rPr>
      </w:pPr>
      <w:ins w:id="26756" w:author="Rev 4 Allen Wirfs-Brock" w:date="2011-10-16T15:44:00Z">
        <w:del w:id="26757" w:author="Rev 8 Allen Wirfs-Brock" w:date="2012-06-01T09:09: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del>
      </w:ins>
      <w:ins w:id="26758" w:author="Rev 4 Allen Wirfs-Brock" w:date="2011-11-06T12:50:00Z">
        <w:del w:id="26759" w:author="Rev 8 Allen Wirfs-Brock" w:date="2012-06-01T09:09:00Z">
          <w:r w:rsidR="0069636E" w:rsidDel="00C20D21">
            <w:rPr>
              <w:rStyle w:val="bnf"/>
            </w:rPr>
            <w:delText>Element</w:delText>
          </w:r>
        </w:del>
      </w:ins>
      <w:ins w:id="26760" w:author="Rev 4 Allen Wirfs-Brock" w:date="2011-10-16T15:44:00Z">
        <w:del w:id="26761" w:author="Rev 8 Allen Wirfs-Brock" w:date="2012-06-01T09:09:00Z">
          <w:r w:rsidRPr="00E77497" w:rsidDel="00C20D21">
            <w:rPr>
              <w:rStyle w:val="bnf"/>
            </w:rPr>
            <w:delText xml:space="preserve">  </w:delText>
          </w:r>
        </w:del>
      </w:ins>
    </w:p>
    <w:p w:rsidR="00FC55A8" w:rsidRPr="00E77497" w:rsidDel="00C20D21" w:rsidRDefault="00FC55A8" w:rsidP="004322E4">
      <w:pPr>
        <w:pStyle w:val="Alg4"/>
        <w:numPr>
          <w:ilvl w:val="0"/>
          <w:numId w:val="609"/>
        </w:numPr>
        <w:spacing w:after="220"/>
        <w:contextualSpacing/>
        <w:rPr>
          <w:ins w:id="26762" w:author="Rev 4 Allen Wirfs-Brock" w:date="2011-10-16T15:44:00Z"/>
          <w:del w:id="26763" w:author="Rev 8 Allen Wirfs-Brock" w:date="2012-06-01T09:09:00Z"/>
        </w:rPr>
      </w:pPr>
      <w:ins w:id="26764" w:author="Rev 4 Allen Wirfs-Brock" w:date="2011-10-16T15:44:00Z">
        <w:del w:id="26765" w:author="Rev 8 Allen Wirfs-Brock" w:date="2012-06-01T09:09:00Z">
          <w:r w:rsidRPr="00E77497" w:rsidDel="00C20D21">
            <w:delText>Return</w:delText>
          </w:r>
        </w:del>
      </w:ins>
      <w:ins w:id="26766" w:author="Rev 4 Allen Wirfs-Brock" w:date="2011-10-19T13:21:00Z">
        <w:del w:id="26767" w:author="Rev 8 Allen Wirfs-Brock" w:date="2012-06-01T09:09:00Z">
          <w:r w:rsidR="00A4389F" w:rsidRPr="00E77497" w:rsidDel="00C20D21">
            <w:delText xml:space="preserve"> the</w:delText>
          </w:r>
        </w:del>
      </w:ins>
      <w:ins w:id="26768" w:author="Rev 4 Allen Wirfs-Brock" w:date="2011-10-16T15:44:00Z">
        <w:del w:id="26769" w:author="Rev 8 Allen Wirfs-Brock" w:date="2012-06-01T09:09:00Z">
          <w:r w:rsidRPr="00E77497" w:rsidDel="00C20D21">
            <w:delText xml:space="preserve"> </w:delText>
          </w:r>
        </w:del>
      </w:ins>
      <w:ins w:id="26770" w:author="Rev 4 Allen Wirfs-Brock" w:date="2011-10-19T13:21:00Z">
        <w:del w:id="26771" w:author="Rev 8 Allen Wirfs-Brock" w:date="2012-06-01T09:09:00Z">
          <w:r w:rsidR="00A4389F" w:rsidRPr="00E77497" w:rsidDel="00C20D21">
            <w:delText xml:space="preserve">BoundNames of </w:delText>
          </w:r>
        </w:del>
      </w:ins>
      <w:ins w:id="26772" w:author="Rev 4 Allen Wirfs-Brock" w:date="2011-11-06T12:51:00Z">
        <w:del w:id="26773" w:author="Rev 8 Allen Wirfs-Brock" w:date="2012-06-01T09:09:00Z">
          <w:r w:rsidR="0069636E" w:rsidRPr="00E77497" w:rsidDel="00C20D21">
            <w:rPr>
              <w:i/>
            </w:rPr>
            <w:delText>Binding</w:delText>
          </w:r>
          <w:r w:rsidR="0069636E" w:rsidDel="00C20D21">
            <w:rPr>
              <w:rStyle w:val="bnf"/>
            </w:rPr>
            <w:delText xml:space="preserve">Element </w:delText>
          </w:r>
        </w:del>
      </w:ins>
      <w:ins w:id="26774" w:author="Rev 4 Allen Wirfs-Brock" w:date="2011-10-16T15:44:00Z">
        <w:del w:id="26775" w:author="Rev 8 Allen Wirfs-Brock" w:date="2012-06-01T09:09:00Z">
          <w:r w:rsidRPr="00E77497" w:rsidDel="00C20D21">
            <w:delText>.</w:delText>
          </w:r>
        </w:del>
      </w:ins>
    </w:p>
    <w:p w:rsidR="00AA7F77" w:rsidRPr="00E77497" w:rsidRDefault="00AA7F77" w:rsidP="00AA7F77">
      <w:pPr>
        <w:rPr>
          <w:ins w:id="26776" w:author="Rev 7 Allen Wirfs-Brock" w:date="2012-04-23T14:45:00Z"/>
          <w:rFonts w:ascii="Helvetica" w:hAnsi="Helvetica"/>
          <w:b/>
        </w:rPr>
      </w:pPr>
      <w:ins w:id="26777" w:author="Rev 7 Allen Wirfs-Brock" w:date="2012-04-23T14:45:00Z">
        <w:r w:rsidRPr="00E77497">
          <w:rPr>
            <w:rFonts w:ascii="Helvetica" w:hAnsi="Helvetica"/>
            <w:b/>
          </w:rPr>
          <w:t xml:space="preserve">Static Semantics:  </w:t>
        </w:r>
        <w:r>
          <w:rPr>
            <w:rFonts w:ascii="Helvetica" w:hAnsi="Helvetica"/>
            <w:b/>
            <w:lang w:eastAsia="en-US"/>
          </w:rPr>
          <w:t>Contains</w:t>
        </w:r>
      </w:ins>
    </w:p>
    <w:p w:rsidR="00AA7F77" w:rsidRPr="004418C4" w:rsidRDefault="00AA7F77" w:rsidP="00AA7F77">
      <w:pPr>
        <w:ind w:left="360"/>
        <w:rPr>
          <w:ins w:id="26778" w:author="Rev 7 Allen Wirfs-Brock" w:date="2012-04-23T14:46:00Z"/>
        </w:rPr>
      </w:pPr>
      <w:ins w:id="26779" w:author="Rev 7 Allen Wirfs-Brock" w:date="2012-04-23T14:46:00Z">
        <w:r>
          <w:t>W</w:t>
        </w:r>
        <w:r w:rsidRPr="004418C4">
          <w:t xml:space="preserve">ith </w:t>
        </w:r>
        <w:r>
          <w:t>parameter</w:t>
        </w:r>
        <w:r w:rsidRPr="004418C4">
          <w:t xml:space="preserve"> </w:t>
        </w:r>
        <w:r>
          <w:rPr>
            <w:rFonts w:ascii="Times New Roman" w:hAnsi="Times New Roman"/>
            <w:i/>
          </w:rPr>
          <w:t>symbol</w:t>
        </w:r>
        <w:r>
          <w:t>.</w:t>
        </w:r>
      </w:ins>
    </w:p>
    <w:p w:rsidR="00AA7F77" w:rsidRPr="00E77497" w:rsidRDefault="00AA7F77" w:rsidP="00AA7F77">
      <w:pPr>
        <w:jc w:val="left"/>
        <w:rPr>
          <w:ins w:id="26780" w:author="Rev 7 Allen Wirfs-Brock" w:date="2012-04-23T14:45:00Z"/>
        </w:rPr>
      </w:pPr>
      <w:ins w:id="26781" w:author="Rev 7 Allen Wirfs-Brock" w:date="2012-04-23T14:4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AA7F77" w:rsidRPr="00E77497" w:rsidRDefault="00AA7F77" w:rsidP="00AA7F77">
      <w:pPr>
        <w:pStyle w:val="Alg4"/>
        <w:numPr>
          <w:ilvl w:val="0"/>
          <w:numId w:val="723"/>
        </w:numPr>
        <w:spacing w:after="220"/>
        <w:contextualSpacing/>
        <w:rPr>
          <w:ins w:id="26782" w:author="Rev 7 Allen Wirfs-Brock" w:date="2012-04-23T14:45:00Z"/>
        </w:rPr>
      </w:pPr>
      <w:ins w:id="26783" w:author="Rev 7 Allen Wirfs-Brock" w:date="2012-04-23T14:45:00Z">
        <w:r w:rsidRPr="00E77497">
          <w:t xml:space="preserve">Return </w:t>
        </w:r>
      </w:ins>
      <w:ins w:id="26784" w:author="Rev 7 Allen Wirfs-Brock" w:date="2012-04-23T14:47:00Z">
        <w:r w:rsidRPr="00AA7F77">
          <w:rPr>
            <w:b/>
          </w:rPr>
          <w:t>false</w:t>
        </w:r>
        <w:r>
          <w:t>.</w:t>
        </w:r>
      </w:ins>
    </w:p>
    <w:p w:rsidR="00AA7F77" w:rsidRPr="00E77497" w:rsidRDefault="00AA7F77" w:rsidP="00AA7F77">
      <w:pPr>
        <w:jc w:val="left"/>
        <w:rPr>
          <w:ins w:id="26785" w:author="Rev 7 Allen Wirfs-Brock" w:date="2012-04-23T14:48:00Z"/>
        </w:rPr>
      </w:pPr>
      <w:ins w:id="26786" w:author="Rev 7 Allen Wirfs-Brock" w:date="2012-04-23T14:48: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AA7F77" w:rsidRPr="00E77497" w:rsidRDefault="00AA7F77" w:rsidP="00AA7F77">
      <w:pPr>
        <w:pStyle w:val="Alg4"/>
        <w:numPr>
          <w:ilvl w:val="0"/>
          <w:numId w:val="724"/>
        </w:numPr>
        <w:spacing w:after="220"/>
        <w:contextualSpacing/>
        <w:rPr>
          <w:ins w:id="26787" w:author="Rev 7 Allen Wirfs-Brock" w:date="2012-04-23T14:48:00Z"/>
        </w:rPr>
      </w:pPr>
      <w:ins w:id="26788" w:author="Rev 7 Allen Wirfs-Brock" w:date="2012-04-23T14:48:00Z">
        <w:r w:rsidRPr="00E77497">
          <w:t xml:space="preserve">Return </w:t>
        </w:r>
        <w:r w:rsidRPr="00AA7F77">
          <w:rPr>
            <w:b/>
          </w:rPr>
          <w:t>false</w:t>
        </w:r>
        <w:r>
          <w:t>.</w:t>
        </w:r>
      </w:ins>
    </w:p>
    <w:p w:rsidR="00AA7F77" w:rsidRDefault="00AA7F77" w:rsidP="00052EFC">
      <w:pPr>
        <w:pStyle w:val="Note"/>
        <w:rPr>
          <w:ins w:id="26789" w:author="Rev 7 Allen Wirfs-Brock" w:date="2012-04-23T14:48:00Z"/>
        </w:rPr>
      </w:pPr>
      <w:ins w:id="26790" w:author="Rev 7 Allen Wirfs-Brock" w:date="2012-04-23T14:49:00Z">
        <w:r>
          <w:t>NOTE</w:t>
        </w:r>
        <w:r>
          <w:tab/>
          <w:t xml:space="preserve">Static semantic rules that depend upon </w:t>
        </w:r>
      </w:ins>
      <w:ins w:id="26791" w:author="Rev 7 Allen Wirfs-Brock" w:date="2012-04-23T14:51:00Z">
        <w:r>
          <w:t>substructure</w:t>
        </w:r>
      </w:ins>
      <w:ins w:id="26792" w:author="Rev 7 Allen Wirfs-Brock" w:date="2012-04-23T14:49:00Z">
        <w:r>
          <w:t xml:space="preserve"> </w:t>
        </w:r>
      </w:ins>
      <w:ins w:id="26793" w:author="Rev 7 Allen Wirfs-Brock" w:date="2012-04-23T14:51:00Z">
        <w:r>
          <w:t>generally do not look into function definitions.</w:t>
        </w:r>
      </w:ins>
    </w:p>
    <w:p w:rsidR="00E2297F" w:rsidRPr="00E77497" w:rsidRDefault="00E2297F" w:rsidP="00E2297F">
      <w:pPr>
        <w:rPr>
          <w:ins w:id="26794" w:author="Rev 4 Allen Wirfs-Brock" w:date="2011-10-16T15:28:00Z"/>
          <w:rFonts w:ascii="Helvetica" w:hAnsi="Helvetica"/>
          <w:b/>
        </w:rPr>
      </w:pPr>
      <w:ins w:id="26795"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rsidR="00B41033" w:rsidRPr="00E77497" w:rsidRDefault="00B41033" w:rsidP="00B41033">
      <w:pPr>
        <w:pStyle w:val="SyntaxRule"/>
        <w:rPr>
          <w:ins w:id="26796" w:author="Rev 4 Allen Wirfs-Brock" w:date="2011-10-18T10:44:00Z"/>
        </w:rPr>
      </w:pPr>
      <w:ins w:id="26797" w:author="Rev 4 Allen Wirfs-Brock" w:date="2011-10-18T10:44:00Z">
        <w:r w:rsidRPr="00E77497">
          <w:t xml:space="preserve">FormalParameterList </w:t>
        </w:r>
        <w:r w:rsidRPr="00E77497">
          <w:rPr>
            <w:rFonts w:ascii="Arial" w:hAnsi="Arial"/>
            <w:b/>
            <w:i w:val="0"/>
          </w:rPr>
          <w:t>:</w:t>
        </w:r>
      </w:ins>
    </w:p>
    <w:p w:rsidR="00B41033" w:rsidRPr="00675B74" w:rsidRDefault="00B41033" w:rsidP="00B41033">
      <w:pPr>
        <w:pStyle w:val="SyntaxDefinition"/>
        <w:rPr>
          <w:ins w:id="26798" w:author="Rev 4 Allen Wirfs-Brock" w:date="2011-10-18T10:44:00Z"/>
        </w:rPr>
      </w:pPr>
      <w:ins w:id="26799"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26800" w:author="Rev 4 Allen Wirfs-Brock" w:date="2011-11-04T12:53:00Z">
        <w:r w:rsidR="00954547" w:rsidRPr="004418C4">
          <w:t>Function</w:t>
        </w:r>
        <w:r w:rsidR="00954547">
          <w:t>RestParameter</w:t>
        </w:r>
      </w:ins>
    </w:p>
    <w:p w:rsidR="00E2297F" w:rsidRPr="00E77497" w:rsidRDefault="00E2297F" w:rsidP="004322E4">
      <w:pPr>
        <w:pStyle w:val="Alg4"/>
        <w:numPr>
          <w:ilvl w:val="0"/>
          <w:numId w:val="424"/>
        </w:numPr>
        <w:spacing w:after="220"/>
        <w:contextualSpacing/>
        <w:rPr>
          <w:ins w:id="26801" w:author="Rev 4 Allen Wirfs-Brock" w:date="2011-10-16T15:28:00Z"/>
        </w:rPr>
      </w:pPr>
      <w:ins w:id="26802" w:author="Rev 4 Allen Wirfs-Brock" w:date="2011-10-16T15:28:00Z">
        <w:r w:rsidRPr="00E77497">
          <w:t>Return 0.</w:t>
        </w:r>
      </w:ins>
    </w:p>
    <w:p w:rsidR="00E660D2" w:rsidRPr="00E77497" w:rsidDel="00AF63E6" w:rsidRDefault="00E660D2" w:rsidP="00AF63E6">
      <w:pPr>
        <w:pStyle w:val="SyntaxRule"/>
        <w:spacing w:after="240"/>
        <w:rPr>
          <w:ins w:id="26803" w:author="Rev 4 Allen Wirfs-Brock" w:date="2011-10-16T15:30:00Z"/>
          <w:del w:id="26804" w:author="Rev 11 Allen Wirfs-Brock" w:date="2012-10-23T16:54:00Z"/>
        </w:rPr>
      </w:pPr>
      <w:ins w:id="26805" w:author="Rev 4 Allen Wirfs-Brock" w:date="2011-10-16T15:30:00Z">
        <w:r w:rsidRPr="00E77497">
          <w:t xml:space="preserve">FormalParameterList </w:t>
        </w:r>
        <w:r w:rsidRPr="00E77497">
          <w:rPr>
            <w:rFonts w:ascii="Arial" w:hAnsi="Arial"/>
            <w:b/>
            <w:i w:val="0"/>
          </w:rPr>
          <w:t>:</w:t>
        </w:r>
      </w:ins>
      <w:ins w:id="26806" w:author="Rev 11 Allen Wirfs-Brock" w:date="2012-10-23T16:54:00Z">
        <w:r w:rsidR="00AF63E6">
          <w:rPr>
            <w:rFonts w:ascii="Arial" w:hAnsi="Arial"/>
            <w:b/>
            <w:i w:val="0"/>
          </w:rPr>
          <w:t xml:space="preserve"> </w:t>
        </w:r>
      </w:ins>
    </w:p>
    <w:p w:rsidR="00E660D2" w:rsidRPr="00675B74" w:rsidRDefault="00E660D2" w:rsidP="00AF63E6">
      <w:pPr>
        <w:pStyle w:val="SyntaxRule"/>
        <w:spacing w:after="240"/>
        <w:rPr>
          <w:ins w:id="26807" w:author="Rev 4 Allen Wirfs-Brock" w:date="2011-10-16T15:30:00Z"/>
        </w:rPr>
      </w:pPr>
      <w:ins w:id="26808" w:author="Rev 4 Allen Wirfs-Brock" w:date="2011-10-16T15:30:00Z">
        <w:del w:id="26809" w:author="Rev 8 Allen Wirfs-Brock" w:date="2012-06-01T09:10:00Z">
          <w:r w:rsidRPr="00E77497" w:rsidDel="00C20D21">
            <w:delText>FormalsList</w:delText>
          </w:r>
          <w:r w:rsidRPr="00E77497" w:rsidDel="00C20D21">
            <w:br/>
          </w:r>
        </w:del>
        <w:r w:rsidRPr="00E77497">
          <w:t>FormalsList</w:t>
        </w:r>
      </w:ins>
      <w:ins w:id="26810" w:author="Rev 4 Allen Wirfs-Brock" w:date="2011-11-04T12:53:00Z">
        <w:r w:rsidR="00954547">
          <w:t xml:space="preserve"> </w:t>
        </w:r>
      </w:ins>
      <w:ins w:id="26811" w:author="Rev 4 Allen Wirfs-Brock" w:date="2011-10-16T15:30:00Z">
        <w:r w:rsidRPr="00675B74">
          <w:rPr>
            <w:rFonts w:ascii="Courier New" w:hAnsi="Courier New"/>
            <w:b/>
          </w:rPr>
          <w:t xml:space="preserve">, </w:t>
        </w:r>
      </w:ins>
      <w:ins w:id="26812" w:author="Rev 4 Allen Wirfs-Brock" w:date="2011-11-04T12:53:00Z">
        <w:r w:rsidR="00954547" w:rsidRPr="004418C4">
          <w:t>Function</w:t>
        </w:r>
        <w:r w:rsidR="00954547">
          <w:t>RestParameter</w:t>
        </w:r>
      </w:ins>
    </w:p>
    <w:p w:rsidR="00E2297F" w:rsidRPr="00E77497" w:rsidRDefault="00E2297F" w:rsidP="004322E4">
      <w:pPr>
        <w:pStyle w:val="Alg4"/>
        <w:numPr>
          <w:ilvl w:val="0"/>
          <w:numId w:val="425"/>
        </w:numPr>
        <w:spacing w:after="220"/>
        <w:contextualSpacing/>
        <w:rPr>
          <w:ins w:id="26813" w:author="Rev 4 Allen Wirfs-Brock" w:date="2011-10-16T15:28:00Z"/>
        </w:rPr>
      </w:pPr>
      <w:ins w:id="26814" w:author="Rev 4 Allen Wirfs-Brock" w:date="2011-10-16T15:28:00Z">
        <w:r w:rsidRPr="00E77497">
          <w:t xml:space="preserve">Return the ExpectedArgumentCount of </w:t>
        </w:r>
        <w:r w:rsidRPr="00E77497">
          <w:rPr>
            <w:rStyle w:val="bnf"/>
          </w:rPr>
          <w:t>FormalsList</w:t>
        </w:r>
        <w:r w:rsidRPr="00E77497">
          <w:t>.</w:t>
        </w:r>
      </w:ins>
    </w:p>
    <w:p w:rsidR="00E2297F" w:rsidRPr="00E77497" w:rsidRDefault="00E2297F" w:rsidP="00E2297F">
      <w:pPr>
        <w:pStyle w:val="Note"/>
        <w:rPr>
          <w:ins w:id="26815" w:author="Rev 4 Allen Wirfs-Brock" w:date="2011-10-16T15:28:00Z"/>
        </w:rPr>
      </w:pPr>
      <w:ins w:id="26816"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ins>
      <w:ins w:id="26817" w:author="Rev 8 Allen Wirfs-Brock" w:date="2012-05-05T10:32:00Z">
        <w:r w:rsidR="00FE5F37" w:rsidRPr="00FE5F37">
          <w:t xml:space="preserve"> </w:t>
        </w:r>
        <w:r w:rsidR="00FE5F37">
          <w:t xml:space="preserve">A </w:t>
        </w:r>
      </w:ins>
      <w:ins w:id="26818" w:author="Rev 8 Allen Wirfs-Brock" w:date="2012-05-05T10:33:00Z">
        <w:r w:rsidR="00FE5F37" w:rsidRPr="00FE5F37">
          <w:rPr>
            <w:rFonts w:ascii="Times New Roman" w:hAnsi="Times New Roman"/>
            <w:i/>
          </w:rPr>
          <w:t>FormalParameter</w:t>
        </w:r>
        <w:r w:rsidR="00FE5F37" w:rsidRPr="00E77497">
          <w:t xml:space="preserve"> </w:t>
        </w:r>
      </w:ins>
      <w:ins w:id="26819" w:author="Rev 8 Allen Wirfs-Brock" w:date="2012-05-05T10:32:00Z">
        <w:r w:rsidR="00FE5F37">
          <w:t xml:space="preserve">without an initializer </w:t>
        </w:r>
        <w:del w:id="26820" w:author="Rev 10 Allen Wirfs-Brock" w:date="2012-07-09T16:38:00Z">
          <w:r w:rsidR="00FE5F37" w:rsidDel="00E65FB6">
            <w:delText>are</w:delText>
          </w:r>
        </w:del>
      </w:ins>
      <w:ins w:id="26821" w:author="Rev 10 Allen Wirfs-Brock" w:date="2012-07-09T16:38:00Z">
        <w:r w:rsidR="00E65FB6">
          <w:t>is</w:t>
        </w:r>
      </w:ins>
      <w:ins w:id="26822" w:author="Rev 8 Allen Wirfs-Brock" w:date="2012-05-05T10:32:00Z">
        <w:r w:rsidR="00FE5F37">
          <w:t xml:space="preserve"> allowed after the first parameter with an initializer but such parameters are considered to be optional with </w:t>
        </w:r>
        <w:r w:rsidR="00FE5F37" w:rsidRPr="00FE5F37">
          <w:rPr>
            <w:rFonts w:ascii="Times New Roman" w:hAnsi="Times New Roman"/>
            <w:b/>
          </w:rPr>
          <w:t>undefined</w:t>
        </w:r>
        <w:r w:rsidR="00FE5F37">
          <w:t xml:space="preserve"> as their default value.</w:t>
        </w:r>
      </w:ins>
    </w:p>
    <w:p w:rsidR="00E2297F" w:rsidRPr="00E77497" w:rsidRDefault="00E2297F" w:rsidP="00E2297F">
      <w:pPr>
        <w:rPr>
          <w:ins w:id="26823" w:author="Rev 4 Allen Wirfs-Brock" w:date="2011-10-16T15:28:00Z"/>
        </w:rPr>
      </w:pPr>
      <w:ins w:id="26824"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rsidR="00E2297F" w:rsidRPr="00E77497" w:rsidRDefault="00E2297F" w:rsidP="004322E4">
      <w:pPr>
        <w:pStyle w:val="Alg4"/>
        <w:numPr>
          <w:ilvl w:val="0"/>
          <w:numId w:val="574"/>
        </w:numPr>
        <w:spacing w:after="220"/>
        <w:contextualSpacing/>
        <w:rPr>
          <w:ins w:id="26825" w:author="Rev 4 Allen Wirfs-Brock" w:date="2011-10-16T15:28:00Z"/>
        </w:rPr>
      </w:pPr>
      <w:ins w:id="26826" w:author="Rev 4 Allen Wirfs-Brock" w:date="2011-10-16T15:28:00Z">
        <w:r w:rsidRPr="00E77497">
          <w:lastRenderedPageBreak/>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rsidR="00E2297F" w:rsidRPr="00E77497" w:rsidRDefault="00E2297F" w:rsidP="004322E4">
      <w:pPr>
        <w:pStyle w:val="Alg4"/>
        <w:numPr>
          <w:ilvl w:val="0"/>
          <w:numId w:val="574"/>
        </w:numPr>
        <w:spacing w:after="220"/>
        <w:contextualSpacing/>
        <w:rPr>
          <w:ins w:id="26827" w:author="Rev 4 Allen Wirfs-Brock" w:date="2011-10-16T15:28:00Z"/>
        </w:rPr>
      </w:pPr>
      <w:ins w:id="26828" w:author="Rev 4 Allen Wirfs-Brock" w:date="2011-10-16T15:28:00Z">
        <w:r w:rsidRPr="00E77497">
          <w:t>Return 1.</w:t>
        </w:r>
      </w:ins>
    </w:p>
    <w:p w:rsidR="00F21891" w:rsidRPr="00E77497" w:rsidRDefault="00F21891" w:rsidP="00F21891">
      <w:pPr>
        <w:rPr>
          <w:ins w:id="26829" w:author="Rev 4 Allen Wirfs-Brock" w:date="2011-10-16T15:35:00Z"/>
        </w:rPr>
      </w:pPr>
      <w:ins w:id="26830"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rsidR="00F21891" w:rsidRPr="00E77497" w:rsidRDefault="00F21891" w:rsidP="004322E4">
      <w:pPr>
        <w:pStyle w:val="Alg4"/>
        <w:numPr>
          <w:ilvl w:val="0"/>
          <w:numId w:val="426"/>
        </w:numPr>
        <w:spacing w:after="220"/>
        <w:contextualSpacing/>
        <w:rPr>
          <w:ins w:id="26831" w:author="Rev 4 Allen Wirfs-Brock" w:date="2011-10-16T15:35:00Z"/>
        </w:rPr>
      </w:pPr>
      <w:ins w:id="26832"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rsidR="00F21891" w:rsidRPr="00E77497" w:rsidRDefault="00F21891" w:rsidP="004322E4">
      <w:pPr>
        <w:pStyle w:val="Alg4"/>
        <w:numPr>
          <w:ilvl w:val="0"/>
          <w:numId w:val="426"/>
        </w:numPr>
        <w:spacing w:after="220"/>
        <w:contextualSpacing/>
        <w:rPr>
          <w:ins w:id="26833" w:author="Rev 4 Allen Wirfs-Brock" w:date="2011-10-16T15:35:00Z"/>
        </w:rPr>
      </w:pPr>
      <w:ins w:id="26834"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rsidR="00F21891" w:rsidRPr="00E77497" w:rsidRDefault="00F21891" w:rsidP="004322E4">
      <w:pPr>
        <w:pStyle w:val="Alg4"/>
        <w:numPr>
          <w:ilvl w:val="0"/>
          <w:numId w:val="426"/>
        </w:numPr>
        <w:spacing w:after="220"/>
        <w:contextualSpacing/>
        <w:rPr>
          <w:ins w:id="26835" w:author="Rev 4 Allen Wirfs-Brock" w:date="2011-10-16T15:35:00Z"/>
        </w:rPr>
      </w:pPr>
      <w:ins w:id="26836" w:author="Rev 4 Allen Wirfs-Brock" w:date="2011-10-16T15:35:00Z">
        <w:r w:rsidRPr="00E77497">
          <w:t xml:space="preserve">Return </w:t>
        </w:r>
        <w:r w:rsidRPr="00E77497">
          <w:rPr>
            <w:i/>
          </w:rPr>
          <w:t>count</w:t>
        </w:r>
        <w:r w:rsidRPr="00E77497">
          <w:t>+1.</w:t>
        </w:r>
      </w:ins>
    </w:p>
    <w:p w:rsidR="00C34EDF" w:rsidRPr="00E77497" w:rsidRDefault="00C34EDF" w:rsidP="00C34EDF">
      <w:pPr>
        <w:rPr>
          <w:ins w:id="26837" w:author="Rev 4 Allen Wirfs-Brock" w:date="2011-10-16T15:38:00Z"/>
          <w:rFonts w:ascii="Helvetica" w:hAnsi="Helvetica"/>
          <w:b/>
        </w:rPr>
      </w:pPr>
      <w:ins w:id="26838" w:author="Rev 4 Allen Wirfs-Brock" w:date="2011-10-16T15:38:00Z">
        <w:r w:rsidRPr="00E77497">
          <w:rPr>
            <w:rFonts w:ascii="Helvetica" w:hAnsi="Helvetica"/>
            <w:b/>
          </w:rPr>
          <w:t xml:space="preserve">Static Semantics:  </w:t>
        </w:r>
      </w:ins>
      <w:ins w:id="26839" w:author="Rev 4 Allen Wirfs-Brock" w:date="2011-10-16T15:39:00Z">
        <w:r w:rsidR="001A5789" w:rsidRPr="00E77497">
          <w:rPr>
            <w:rFonts w:ascii="Helvetica" w:hAnsi="Helvetica"/>
            <w:b/>
            <w:lang w:eastAsia="en-US"/>
          </w:rPr>
          <w:t>HasInitialiser</w:t>
        </w:r>
      </w:ins>
    </w:p>
    <w:p w:rsidR="00C34EDF" w:rsidRPr="00E77497" w:rsidDel="00C20D21" w:rsidRDefault="00C34EDF" w:rsidP="00C34EDF">
      <w:pPr>
        <w:rPr>
          <w:ins w:id="26840" w:author="Rev 4 Allen Wirfs-Brock" w:date="2011-10-16T15:39:00Z"/>
          <w:del w:id="26841" w:author="Rev 8 Allen Wirfs-Brock" w:date="2012-06-01T09:10:00Z"/>
        </w:rPr>
      </w:pPr>
      <w:ins w:id="26842" w:author="Rev 4 Allen Wirfs-Brock" w:date="2011-10-16T15:39:00Z">
        <w:del w:id="26843" w:author="Rev 8 Allen Wirfs-Brock" w:date="2012-06-01T09:10:00Z">
          <w:r w:rsidRPr="00E77497" w:rsidDel="00C20D21">
            <w:rPr>
              <w:rStyle w:val="bnf"/>
            </w:rPr>
            <w:delText>FormalsList</w:delText>
          </w:r>
          <w:r w:rsidRPr="00E77497" w:rsidDel="00C20D21">
            <w:delText xml:space="preserve"> </w:delText>
          </w:r>
          <w:r w:rsidRPr="00E77497" w:rsidDel="00C20D21">
            <w:rPr>
              <w:b/>
            </w:rPr>
            <w:delText>:</w:delText>
          </w:r>
          <w:r w:rsidRPr="00E77497" w:rsidDel="00C20D21">
            <w:delText xml:space="preserve"> </w:delText>
          </w:r>
          <w:r w:rsidRPr="00E77497" w:rsidDel="00C20D21">
            <w:rPr>
              <w:rStyle w:val="bnf"/>
            </w:rPr>
            <w:delText>FormalParameter</w:delText>
          </w:r>
          <w:r w:rsidRPr="00E77497" w:rsidDel="00C20D21">
            <w:rPr>
              <w:rStyle w:val="bnf"/>
              <w:rFonts w:ascii="Arial" w:hAnsi="Arial" w:cs="Arial"/>
              <w:i w:val="0"/>
              <w:vertAlign w:val="subscript"/>
            </w:rPr>
            <w:delText xml:space="preserve"> </w:delText>
          </w:r>
          <w:r w:rsidRPr="00E77497" w:rsidDel="00C20D21">
            <w:delText xml:space="preserve"> </w:delText>
          </w:r>
        </w:del>
      </w:ins>
    </w:p>
    <w:p w:rsidR="00C34EDF" w:rsidRPr="00E77497" w:rsidDel="00C20D21" w:rsidRDefault="00C34EDF" w:rsidP="004322E4">
      <w:pPr>
        <w:pStyle w:val="Alg4"/>
        <w:numPr>
          <w:ilvl w:val="0"/>
          <w:numId w:val="573"/>
        </w:numPr>
        <w:spacing w:after="220"/>
        <w:contextualSpacing/>
        <w:rPr>
          <w:ins w:id="26844" w:author="Rev 4 Allen Wirfs-Brock" w:date="2011-10-16T15:39:00Z"/>
          <w:del w:id="26845" w:author="Rev 8 Allen Wirfs-Brock" w:date="2012-06-01T09:10:00Z"/>
        </w:rPr>
      </w:pPr>
      <w:ins w:id="26846" w:author="Rev 4 Allen Wirfs-Brock" w:date="2011-10-16T15:39:00Z">
        <w:del w:id="26847" w:author="Rev 8 Allen Wirfs-Brock" w:date="2012-06-01T09:10:00Z">
          <w:r w:rsidRPr="00E77497" w:rsidDel="00C20D21">
            <w:delText xml:space="preserve">Return HasInitialiser of </w:delText>
          </w:r>
          <w:r w:rsidRPr="00E77497" w:rsidDel="00C20D21">
            <w:rPr>
              <w:rStyle w:val="bnf"/>
            </w:rPr>
            <w:delText>FormalParameter</w:delText>
          </w:r>
          <w:r w:rsidRPr="00E77497" w:rsidDel="00C20D21">
            <w:delText>.</w:delText>
          </w:r>
        </w:del>
      </w:ins>
    </w:p>
    <w:p w:rsidR="00C34EDF" w:rsidRPr="00E77497" w:rsidRDefault="00C34EDF" w:rsidP="00C34EDF">
      <w:pPr>
        <w:rPr>
          <w:ins w:id="26848" w:author="Rev 4 Allen Wirfs-Brock" w:date="2011-10-16T15:39:00Z"/>
        </w:rPr>
      </w:pPr>
      <w:ins w:id="26849"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rsidR="00C34EDF" w:rsidRPr="00E77497" w:rsidRDefault="00C34EDF" w:rsidP="004322E4">
      <w:pPr>
        <w:pStyle w:val="Alg4"/>
        <w:numPr>
          <w:ilvl w:val="0"/>
          <w:numId w:val="427"/>
        </w:numPr>
        <w:spacing w:after="220"/>
        <w:contextualSpacing/>
        <w:rPr>
          <w:ins w:id="26850" w:author="Rev 4 Allen Wirfs-Brock" w:date="2011-10-16T15:39:00Z"/>
        </w:rPr>
      </w:pPr>
      <w:ins w:id="26851"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rsidR="00C34EDF" w:rsidRPr="00E77497" w:rsidRDefault="00C34EDF" w:rsidP="004322E4">
      <w:pPr>
        <w:pStyle w:val="Alg4"/>
        <w:numPr>
          <w:ilvl w:val="0"/>
          <w:numId w:val="427"/>
        </w:numPr>
        <w:spacing w:after="220"/>
        <w:contextualSpacing/>
        <w:rPr>
          <w:ins w:id="26852" w:author="Rev 4 Allen Wirfs-Brock" w:date="2011-10-16T15:39:00Z"/>
        </w:rPr>
      </w:pPr>
      <w:ins w:id="26853" w:author="Rev 4 Allen Wirfs-Brock" w:date="2011-10-16T15:39:00Z">
        <w:r w:rsidRPr="00E77497">
          <w:t xml:space="preserve">Return HasInitialiser of </w:t>
        </w:r>
        <w:r w:rsidRPr="00E77497">
          <w:rPr>
            <w:rStyle w:val="bnf"/>
          </w:rPr>
          <w:t>FormalParameter</w:t>
        </w:r>
        <w:r w:rsidRPr="00E77497">
          <w:t>.</w:t>
        </w:r>
      </w:ins>
    </w:p>
    <w:p w:rsidR="00585329" w:rsidRPr="00E77497" w:rsidDel="00C20D21" w:rsidRDefault="00585329" w:rsidP="00585329">
      <w:pPr>
        <w:rPr>
          <w:ins w:id="26854" w:author="Rev 4 Allen Wirfs-Brock" w:date="2011-11-06T13:04:00Z"/>
          <w:del w:id="26855" w:author="Rev 8 Allen Wirfs-Brock" w:date="2012-06-01T09:11:00Z"/>
        </w:rPr>
      </w:pPr>
      <w:ins w:id="26856" w:author="Rev 4 Allen Wirfs-Brock" w:date="2011-11-06T13:04:00Z">
        <w:del w:id="26857" w:author="Rev 8 Allen Wirfs-Brock" w:date="2012-06-01T09:11: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r w:rsidDel="00C20D21">
            <w:rPr>
              <w:rStyle w:val="bnf"/>
            </w:rPr>
            <w:delText>Element</w:delText>
          </w:r>
          <w:r w:rsidRPr="00E77497" w:rsidDel="00C20D21">
            <w:rPr>
              <w:rStyle w:val="bnf"/>
            </w:rPr>
            <w:delText xml:space="preserve">  </w:delText>
          </w:r>
        </w:del>
      </w:ins>
    </w:p>
    <w:p w:rsidR="00C34EDF" w:rsidRPr="00E77497" w:rsidDel="00C20D21" w:rsidRDefault="00C34EDF" w:rsidP="004322E4">
      <w:pPr>
        <w:pStyle w:val="Alg4"/>
        <w:numPr>
          <w:ilvl w:val="0"/>
          <w:numId w:val="620"/>
        </w:numPr>
        <w:spacing w:after="220"/>
        <w:contextualSpacing/>
        <w:rPr>
          <w:ins w:id="26858" w:author="Rev 4 Allen Wirfs-Brock" w:date="2011-10-16T15:39:00Z"/>
          <w:del w:id="26859" w:author="Rev 8 Allen Wirfs-Brock" w:date="2012-06-01T09:11:00Z"/>
        </w:rPr>
      </w:pPr>
      <w:ins w:id="26860" w:author="Rev 4 Allen Wirfs-Brock" w:date="2011-10-16T15:39:00Z">
        <w:del w:id="26861" w:author="Rev 8 Allen Wirfs-Brock" w:date="2012-06-01T09:11:00Z">
          <w:r w:rsidRPr="00E77497" w:rsidDel="00C20D21">
            <w:delText xml:space="preserve">Return </w:delText>
          </w:r>
        </w:del>
      </w:ins>
      <w:ins w:id="26862" w:author="Rev 4 Allen Wirfs-Brock" w:date="2011-11-06T13:05:00Z">
        <w:del w:id="26863" w:author="Rev 8 Allen Wirfs-Brock" w:date="2012-06-01T09:11:00Z">
          <w:r w:rsidR="00585329" w:rsidRPr="00E77497" w:rsidDel="00C20D21">
            <w:delText xml:space="preserve">HasInitialiser of </w:delText>
          </w:r>
          <w:r w:rsidR="00585329" w:rsidDel="00C20D21">
            <w:rPr>
              <w:rStyle w:val="bnf"/>
            </w:rPr>
            <w:delText>BindingElement</w:delText>
          </w:r>
        </w:del>
      </w:ins>
      <w:ins w:id="26864" w:author="Rev 4 Allen Wirfs-Brock" w:date="2011-10-16T15:39:00Z">
        <w:del w:id="26865" w:author="Rev 8 Allen Wirfs-Brock" w:date="2012-06-01T09:11:00Z">
          <w:r w:rsidRPr="00E77497" w:rsidDel="00C20D21">
            <w:delText>.</w:delText>
          </w:r>
        </w:del>
      </w:ins>
    </w:p>
    <w:p w:rsidR="00B33855" w:rsidRPr="00E77497" w:rsidRDefault="00B33855" w:rsidP="00B33855">
      <w:pPr>
        <w:rPr>
          <w:ins w:id="26866" w:author="Rev 6 Allen Wirfs-Brock" w:date="2012-02-25T15:54:00Z"/>
          <w:rFonts w:ascii="Helvetica" w:hAnsi="Helvetica"/>
          <w:b/>
        </w:rPr>
      </w:pPr>
      <w:ins w:id="26867"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rsidR="00B33855" w:rsidRPr="006B3D6C" w:rsidRDefault="00B33855" w:rsidP="00B33855">
      <w:pPr>
        <w:rPr>
          <w:ins w:id="26868" w:author="Rev 6 Allen Wirfs-Brock" w:date="2012-02-25T15:54:00Z"/>
        </w:rPr>
      </w:pPr>
      <w:ins w:id="26869"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26870" w:author="Rev 6 Allen Wirfs-Brock" w:date="2012-02-25T15:54:00Z">
        <w:r>
          <w:t xml:space="preserve"> </w:t>
        </w:r>
      </w:ins>
    </w:p>
    <w:p w:rsidR="00B33855" w:rsidRPr="00E77497" w:rsidRDefault="00B33855" w:rsidP="00B33855">
      <w:pPr>
        <w:pStyle w:val="Alg4"/>
        <w:numPr>
          <w:ilvl w:val="0"/>
          <w:numId w:val="686"/>
        </w:numPr>
        <w:spacing w:after="220"/>
        <w:contextualSpacing/>
        <w:rPr>
          <w:ins w:id="26871" w:author="Rev 6 Allen Wirfs-Brock" w:date="2012-02-25T15:54:00Z"/>
        </w:rPr>
      </w:pPr>
      <w:ins w:id="26872" w:author="Rev 6 Allen Wirfs-Brock" w:date="2012-02-25T15:55:00Z">
        <w:r>
          <w:t>R</w:t>
        </w:r>
      </w:ins>
      <w:ins w:id="26873" w:author="Rev 6 Allen Wirfs-Brock" w:date="2012-02-25T15:54:00Z">
        <w:r>
          <w:t xml:space="preserve">eturn </w:t>
        </w:r>
      </w:ins>
      <w:ins w:id="26874" w:author="Rev 6 Allen Wirfs-Brock" w:date="2012-02-25T15:55:00Z">
        <w:r>
          <w:rPr>
            <w:b/>
          </w:rPr>
          <w:t>false</w:t>
        </w:r>
      </w:ins>
      <w:ins w:id="26875" w:author="Rev 6 Allen Wirfs-Brock" w:date="2012-02-25T15:54:00Z">
        <w:r w:rsidRPr="00E77497">
          <w:t>.</w:t>
        </w:r>
      </w:ins>
    </w:p>
    <w:p w:rsidR="00B97AD5" w:rsidRPr="00E77497" w:rsidRDefault="00B97AD5" w:rsidP="00B97AD5">
      <w:pPr>
        <w:rPr>
          <w:ins w:id="26876" w:author="Rev 11 Allen Wirfs-Brock" w:date="2012-10-19T17:07:00Z"/>
          <w:rFonts w:ascii="Helvetica" w:hAnsi="Helvetica"/>
          <w:b/>
        </w:rPr>
      </w:pPr>
      <w:ins w:id="26877" w:author="Rev 11 Allen Wirfs-Brock" w:date="2012-10-19T17:07:00Z">
        <w:r w:rsidRPr="00E77497">
          <w:rPr>
            <w:rFonts w:ascii="Helvetica" w:hAnsi="Helvetica"/>
            <w:b/>
          </w:rPr>
          <w:t xml:space="preserve">Static Semantics:  </w:t>
        </w:r>
        <w:r>
          <w:rPr>
            <w:rFonts w:ascii="Helvetica" w:hAnsi="Helvetica"/>
            <w:b/>
            <w:lang w:eastAsia="en-US"/>
          </w:rPr>
          <w:t>IsSimple</w:t>
        </w:r>
      </w:ins>
      <w:ins w:id="26878" w:author="Rev 11 Allen Wirfs-Brock" w:date="2012-10-25T10:29:00Z">
        <w:r w:rsidR="00D158A6">
          <w:rPr>
            <w:rFonts w:ascii="Helvetica" w:hAnsi="Helvetica"/>
            <w:b/>
            <w:lang w:eastAsia="en-US"/>
          </w:rPr>
          <w:t>Parameter</w:t>
        </w:r>
      </w:ins>
      <w:ins w:id="26879" w:author="Rev 11 Allen Wirfs-Brock" w:date="2012-10-19T17:07:00Z">
        <w:r>
          <w:rPr>
            <w:rFonts w:ascii="Helvetica" w:hAnsi="Helvetica"/>
            <w:b/>
            <w:lang w:eastAsia="en-US"/>
          </w:rPr>
          <w:t>List</w:t>
        </w:r>
      </w:ins>
    </w:p>
    <w:p w:rsidR="00B97AD5" w:rsidRPr="00E77497" w:rsidRDefault="00B97AD5" w:rsidP="00B97AD5">
      <w:pPr>
        <w:pStyle w:val="SyntaxRule"/>
        <w:spacing w:after="240"/>
        <w:rPr>
          <w:ins w:id="26880" w:author="Rev 11 Allen Wirfs-Brock" w:date="2012-10-19T17:10:00Z"/>
        </w:rPr>
      </w:pPr>
      <w:ins w:id="26881" w:author="Rev 11 Allen Wirfs-Brock" w:date="2012-10-19T17:1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rsidR="00B97AD5" w:rsidRPr="00E77497" w:rsidRDefault="00B97AD5" w:rsidP="00B97AD5">
      <w:pPr>
        <w:pStyle w:val="Alg4"/>
        <w:numPr>
          <w:ilvl w:val="0"/>
          <w:numId w:val="1066"/>
        </w:numPr>
        <w:spacing w:after="220"/>
        <w:contextualSpacing/>
        <w:rPr>
          <w:ins w:id="26882" w:author="Rev 11 Allen Wirfs-Brock" w:date="2012-10-19T17:10:00Z"/>
        </w:rPr>
      </w:pPr>
      <w:ins w:id="26883" w:author="Rev 11 Allen Wirfs-Brock" w:date="2012-10-19T17:10:00Z">
        <w:r w:rsidRPr="00E77497">
          <w:t xml:space="preserve">Return </w:t>
        </w:r>
        <w:r w:rsidRPr="00B97AD5">
          <w:rPr>
            <w:b/>
            <w:bCs/>
          </w:rPr>
          <w:t>true</w:t>
        </w:r>
        <w:r w:rsidRPr="00E77497">
          <w:t>.</w:t>
        </w:r>
      </w:ins>
    </w:p>
    <w:p w:rsidR="00971DDF" w:rsidRPr="00675B74" w:rsidRDefault="00971DDF" w:rsidP="00971DDF">
      <w:pPr>
        <w:pStyle w:val="SyntaxRule"/>
        <w:spacing w:after="240"/>
        <w:rPr>
          <w:ins w:id="26884" w:author="Rev 11 Allen Wirfs-Brock" w:date="2012-10-19T17:28:00Z"/>
        </w:rPr>
      </w:pPr>
      <w:ins w:id="26885" w:author="Rev 11 Allen Wirfs-Brock" w:date="2012-10-19T17:28:00Z">
        <w:r w:rsidRPr="00E77497">
          <w:t xml:space="preserve">FormalParameterList </w:t>
        </w:r>
        <w:r w:rsidRPr="00E77497">
          <w:rPr>
            <w:rFonts w:ascii="Arial" w:hAnsi="Arial"/>
            <w:b/>
            <w:i w:val="0"/>
          </w:rPr>
          <w:t xml:space="preserve">: </w:t>
        </w:r>
        <w:r w:rsidRPr="004418C4">
          <w:t>Function</w:t>
        </w:r>
        <w:r>
          <w:t>RestParameter</w:t>
        </w:r>
      </w:ins>
    </w:p>
    <w:p w:rsidR="00971DDF" w:rsidRPr="00E77497" w:rsidRDefault="00971DDF" w:rsidP="00971DDF">
      <w:pPr>
        <w:pStyle w:val="Alg4"/>
        <w:numPr>
          <w:ilvl w:val="0"/>
          <w:numId w:val="1067"/>
        </w:numPr>
        <w:spacing w:after="220"/>
        <w:contextualSpacing/>
        <w:rPr>
          <w:ins w:id="26886" w:author="Rev 11 Allen Wirfs-Brock" w:date="2012-10-19T17:28:00Z"/>
        </w:rPr>
      </w:pPr>
      <w:ins w:id="26887" w:author="Rev 11 Allen Wirfs-Brock" w:date="2012-10-19T17:28:00Z">
        <w:r w:rsidRPr="00E77497">
          <w:t xml:space="preserve">Return </w:t>
        </w:r>
        <w:r w:rsidRPr="00B97AD5">
          <w:rPr>
            <w:b/>
            <w:bCs/>
            <w:iCs/>
          </w:rPr>
          <w:t>false</w:t>
        </w:r>
        <w:r w:rsidRPr="00E77497">
          <w:t>.</w:t>
        </w:r>
      </w:ins>
    </w:p>
    <w:p w:rsidR="00B97AD5" w:rsidRPr="00675B74" w:rsidRDefault="00B97AD5" w:rsidP="00B97AD5">
      <w:pPr>
        <w:pStyle w:val="SyntaxRule"/>
        <w:spacing w:after="240"/>
        <w:rPr>
          <w:ins w:id="26888" w:author="Rev 11 Allen Wirfs-Brock" w:date="2012-10-19T17:10:00Z"/>
        </w:rPr>
      </w:pPr>
      <w:ins w:id="26889" w:author="Rev 11 Allen Wirfs-Brock" w:date="2012-10-19T17:10: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ins>
    </w:p>
    <w:p w:rsidR="00B97AD5" w:rsidRPr="00E77497" w:rsidRDefault="00B97AD5" w:rsidP="00971DDF">
      <w:pPr>
        <w:pStyle w:val="Alg4"/>
        <w:numPr>
          <w:ilvl w:val="0"/>
          <w:numId w:val="1070"/>
        </w:numPr>
        <w:spacing w:after="220"/>
        <w:contextualSpacing/>
        <w:rPr>
          <w:ins w:id="26890" w:author="Rev 11 Allen Wirfs-Brock" w:date="2012-10-19T17:10:00Z"/>
        </w:rPr>
      </w:pPr>
      <w:ins w:id="26891" w:author="Rev 11 Allen Wirfs-Brock" w:date="2012-10-19T17:10:00Z">
        <w:r w:rsidRPr="00E77497">
          <w:t xml:space="preserve">Return </w:t>
        </w:r>
      </w:ins>
      <w:ins w:id="26892" w:author="Rev 11 Allen Wirfs-Brock" w:date="2012-10-19T17:11:00Z">
        <w:r w:rsidRPr="00B97AD5">
          <w:rPr>
            <w:b/>
            <w:bCs/>
            <w:iCs/>
          </w:rPr>
          <w:t>false</w:t>
        </w:r>
      </w:ins>
      <w:ins w:id="26893" w:author="Rev 11 Allen Wirfs-Brock" w:date="2012-10-19T17:10:00Z">
        <w:r w:rsidRPr="00E77497">
          <w:t>.</w:t>
        </w:r>
      </w:ins>
    </w:p>
    <w:p w:rsidR="00B97AD5" w:rsidRPr="00E77497" w:rsidRDefault="00B97AD5" w:rsidP="00B97AD5">
      <w:pPr>
        <w:rPr>
          <w:ins w:id="26894" w:author="Rev 11 Allen Wirfs-Brock" w:date="2012-10-19T17:10:00Z"/>
        </w:rPr>
      </w:pPr>
      <w:ins w:id="26895" w:author="Rev 11 Allen Wirfs-Brock" w:date="2012-10-19T17:10: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rsidR="00B97AD5" w:rsidRPr="00E77497" w:rsidRDefault="00B97AD5" w:rsidP="00B97AD5">
      <w:pPr>
        <w:pStyle w:val="Alg4"/>
        <w:numPr>
          <w:ilvl w:val="0"/>
          <w:numId w:val="1068"/>
        </w:numPr>
        <w:spacing w:after="220"/>
        <w:contextualSpacing/>
        <w:rPr>
          <w:ins w:id="26896" w:author="Rev 11 Allen Wirfs-Brock" w:date="2012-10-19T17:10:00Z"/>
        </w:rPr>
      </w:pPr>
      <w:ins w:id="26897" w:author="Rev 11 Allen Wirfs-Brock" w:date="2012-10-19T17:12:00Z">
        <w:r>
          <w:t>If IsSimple</w:t>
        </w:r>
      </w:ins>
      <w:ins w:id="26898" w:author="Rev 11 Allen Wirfs-Brock" w:date="2012-10-25T10:29:00Z">
        <w:r w:rsidR="00D158A6">
          <w:t>Parameter</w:t>
        </w:r>
      </w:ins>
      <w:ins w:id="26899" w:author="Rev 11 Allen Wirfs-Brock" w:date="2012-10-19T17:12:00Z">
        <w:r>
          <w:t xml:space="preserve">List of </w:t>
        </w:r>
        <w:r w:rsidRPr="00B97AD5">
          <w:rPr>
            <w:i/>
            <w:iCs/>
          </w:rPr>
          <w:t>FormalsList</w:t>
        </w:r>
        <w:r>
          <w:t xml:space="preserve"> is </w:t>
        </w:r>
        <w:r>
          <w:rPr>
            <w:b/>
            <w:bCs/>
          </w:rPr>
          <w:t>false</w:t>
        </w:r>
      </w:ins>
      <w:ins w:id="26900" w:author="Rev 11 Allen Wirfs-Brock" w:date="2012-10-19T17:13:00Z">
        <w:r>
          <w:t xml:space="preserve">, return </w:t>
        </w:r>
        <w:r>
          <w:rPr>
            <w:b/>
            <w:bCs/>
          </w:rPr>
          <w:t>false</w:t>
        </w:r>
        <w:r>
          <w:t>.</w:t>
        </w:r>
      </w:ins>
    </w:p>
    <w:p w:rsidR="00B97AD5" w:rsidRPr="00E77497" w:rsidRDefault="00B97AD5" w:rsidP="00A249CF">
      <w:pPr>
        <w:pStyle w:val="Alg4"/>
        <w:numPr>
          <w:ilvl w:val="0"/>
          <w:numId w:val="1068"/>
        </w:numPr>
        <w:spacing w:after="220"/>
        <w:contextualSpacing/>
        <w:rPr>
          <w:ins w:id="26901" w:author="Rev 11 Allen Wirfs-Brock" w:date="2012-10-19T17:10:00Z"/>
        </w:rPr>
      </w:pPr>
      <w:ins w:id="26902" w:author="Rev 11 Allen Wirfs-Brock" w:date="2012-10-19T17:10:00Z">
        <w:r w:rsidRPr="00E77497">
          <w:t xml:space="preserve">Return </w:t>
        </w:r>
      </w:ins>
      <w:ins w:id="26903" w:author="Rev 11 Allen Wirfs-Brock" w:date="2012-10-19T17:24:00Z">
        <w:r w:rsidR="00A249CF">
          <w:t>IsSimple</w:t>
        </w:r>
      </w:ins>
      <w:ins w:id="26904" w:author="Rev 11 Allen Wirfs-Brock" w:date="2012-10-25T10:29:00Z">
        <w:r w:rsidR="00D158A6">
          <w:t>Parameter</w:t>
        </w:r>
      </w:ins>
      <w:ins w:id="26905" w:author="Rev 11 Allen Wirfs-Brock" w:date="2012-10-19T17:24:00Z">
        <w:r w:rsidR="00A249CF">
          <w:t xml:space="preserve">List of </w:t>
        </w:r>
        <w:r w:rsidR="00A249CF" w:rsidRPr="00E77497">
          <w:rPr>
            <w:rStyle w:val="bnf"/>
          </w:rPr>
          <w:t>FormalParameter</w:t>
        </w:r>
      </w:ins>
      <w:ins w:id="26906" w:author="Rev 11 Allen Wirfs-Brock" w:date="2012-10-19T17:10:00Z">
        <w:r w:rsidRPr="00E77497">
          <w:t>.</w:t>
        </w:r>
      </w:ins>
    </w:p>
    <w:p w:rsidR="00A249CF" w:rsidRPr="00E77497" w:rsidRDefault="00A249CF" w:rsidP="00A249CF">
      <w:pPr>
        <w:rPr>
          <w:ins w:id="26907" w:author="Rev 11 Allen Wirfs-Brock" w:date="2012-10-19T17:22:00Z"/>
        </w:rPr>
      </w:pPr>
      <w:ins w:id="26908" w:author="Rev 11 Allen Wirfs-Brock" w:date="2012-10-19T17:23:00Z">
        <w:r w:rsidRPr="00E77497">
          <w:rPr>
            <w:rStyle w:val="bnf"/>
          </w:rPr>
          <w:t>FormalParameter</w:t>
        </w:r>
        <w:r>
          <w:rPr>
            <w:rStyle w:val="bnf"/>
          </w:rPr>
          <w:t xml:space="preserve"> </w:t>
        </w:r>
      </w:ins>
      <w:ins w:id="26909" w:author="Rev 11 Allen Wirfs-Brock" w:date="2012-10-19T17:22:00Z">
        <w:r w:rsidRPr="00E77497">
          <w:rPr>
            <w:b/>
          </w:rPr>
          <w:t>:</w:t>
        </w:r>
        <w:r w:rsidRPr="00E77497">
          <w:t xml:space="preserve"> </w:t>
        </w:r>
      </w:ins>
      <w:ins w:id="26910" w:author="Rev 11 Allen Wirfs-Brock" w:date="2012-10-19T17:23:00Z">
        <w:r>
          <w:rPr>
            <w:rStyle w:val="bnf"/>
          </w:rPr>
          <w:t>BindingElement</w:t>
        </w:r>
      </w:ins>
      <w:ins w:id="26911" w:author="Rev 11 Allen Wirfs-Brock" w:date="2012-10-19T17:22:00Z">
        <w:r w:rsidRPr="00E77497">
          <w:t xml:space="preserve"> </w:t>
        </w:r>
      </w:ins>
    </w:p>
    <w:p w:rsidR="00A249CF" w:rsidRPr="00E77497" w:rsidRDefault="00A249CF" w:rsidP="00A249CF">
      <w:pPr>
        <w:pStyle w:val="Alg4"/>
        <w:numPr>
          <w:ilvl w:val="0"/>
          <w:numId w:val="1069"/>
        </w:numPr>
        <w:spacing w:after="220"/>
        <w:contextualSpacing/>
        <w:rPr>
          <w:ins w:id="26912" w:author="Rev 11 Allen Wirfs-Brock" w:date="2012-10-19T17:22:00Z"/>
        </w:rPr>
      </w:pPr>
      <w:ins w:id="26913" w:author="Rev 11 Allen Wirfs-Brock" w:date="2012-10-19T17:22:00Z">
        <w:r>
          <w:t xml:space="preserve">If </w:t>
        </w:r>
        <w:r w:rsidRPr="00E77497">
          <w:t xml:space="preserve">HasInitialiser of </w:t>
        </w:r>
      </w:ins>
      <w:ins w:id="26914" w:author="Rev 11 Allen Wirfs-Brock" w:date="2012-10-19T17:23:00Z">
        <w:r>
          <w:rPr>
            <w:rStyle w:val="bnf"/>
          </w:rPr>
          <w:t>BindingElement</w:t>
        </w:r>
        <w:r w:rsidRPr="00E77497">
          <w:t xml:space="preserve"> </w:t>
        </w:r>
      </w:ins>
      <w:ins w:id="26915" w:author="Rev 11 Allen Wirfs-Brock" w:date="2012-10-19T17:22:00Z">
        <w:r>
          <w:t xml:space="preserve">is </w:t>
        </w:r>
        <w:r>
          <w:rPr>
            <w:b/>
            <w:bCs/>
          </w:rPr>
          <w:t>true</w:t>
        </w:r>
        <w:r>
          <w:t xml:space="preserve">, return </w:t>
        </w:r>
        <w:r>
          <w:rPr>
            <w:b/>
            <w:bCs/>
          </w:rPr>
          <w:t>false</w:t>
        </w:r>
        <w:r>
          <w:t>.</w:t>
        </w:r>
      </w:ins>
    </w:p>
    <w:p w:rsidR="00A249CF" w:rsidRDefault="00A249CF" w:rsidP="00A249CF">
      <w:pPr>
        <w:pStyle w:val="Alg4"/>
        <w:numPr>
          <w:ilvl w:val="0"/>
          <w:numId w:val="1069"/>
        </w:numPr>
        <w:spacing w:after="220"/>
        <w:contextualSpacing/>
        <w:rPr>
          <w:ins w:id="26916" w:author="Rev 11 Allen Wirfs-Brock" w:date="2012-10-19T17:22:00Z"/>
        </w:rPr>
      </w:pPr>
      <w:ins w:id="26917" w:author="Rev 11 Allen Wirfs-Brock" w:date="2012-10-19T17:22:00Z">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ins>
    </w:p>
    <w:p w:rsidR="00A249CF" w:rsidRPr="00E77497" w:rsidRDefault="00A249CF" w:rsidP="00A249CF">
      <w:pPr>
        <w:pStyle w:val="Alg4"/>
        <w:numPr>
          <w:ilvl w:val="0"/>
          <w:numId w:val="1069"/>
        </w:numPr>
        <w:spacing w:after="220"/>
        <w:contextualSpacing/>
        <w:rPr>
          <w:ins w:id="26918" w:author="Rev 11 Allen Wirfs-Brock" w:date="2012-10-19T17:22:00Z"/>
        </w:rPr>
      </w:pPr>
      <w:ins w:id="26919" w:author="Rev 11 Allen Wirfs-Brock" w:date="2012-10-19T17:22:00Z">
        <w:r w:rsidRPr="00E77497">
          <w:t xml:space="preserve">Return </w:t>
        </w:r>
        <w:r>
          <w:rPr>
            <w:b/>
            <w:bCs/>
            <w:iCs/>
          </w:rPr>
          <w:t>true</w:t>
        </w:r>
        <w:r w:rsidRPr="00E77497">
          <w:t>.</w:t>
        </w:r>
      </w:ins>
    </w:p>
    <w:p w:rsidR="001819E8" w:rsidRPr="00E77497" w:rsidRDefault="001819E8" w:rsidP="001819E8">
      <w:pPr>
        <w:rPr>
          <w:ins w:id="26920" w:author="Rev 10 Allen Wirfs-Brock" w:date="2012-07-27T15:24:00Z"/>
          <w:rFonts w:ascii="Helvetica" w:hAnsi="Helvetica"/>
          <w:b/>
        </w:rPr>
      </w:pPr>
      <w:ins w:id="26921" w:author="Rev 10 Allen Wirfs-Brock" w:date="2012-07-27T15:24:00Z">
        <w:r w:rsidRPr="00E77497">
          <w:rPr>
            <w:rFonts w:ascii="Helvetica" w:hAnsi="Helvetica"/>
            <w:b/>
          </w:rPr>
          <w:t xml:space="preserve">Static Semantics:  </w:t>
        </w:r>
        <w:r>
          <w:rPr>
            <w:rFonts w:ascii="Helvetica" w:hAnsi="Helvetica"/>
            <w:b/>
            <w:lang w:eastAsia="en-US"/>
          </w:rPr>
          <w:t>Is</w:t>
        </w:r>
      </w:ins>
      <w:ins w:id="26922" w:author="Rev 10 Allen Wirfs-Brock" w:date="2012-07-27T15:26:00Z">
        <w:r>
          <w:rPr>
            <w:rFonts w:ascii="Helvetica" w:hAnsi="Helvetica"/>
            <w:b/>
            <w:lang w:eastAsia="en-US"/>
          </w:rPr>
          <w:t>Strict</w:t>
        </w:r>
      </w:ins>
    </w:p>
    <w:p w:rsidR="001819E8" w:rsidRPr="006B3D6C" w:rsidRDefault="001819E8" w:rsidP="001819E8">
      <w:pPr>
        <w:rPr>
          <w:ins w:id="26923" w:author="Rev 10 Allen Wirfs-Brock" w:date="2012-07-27T15:24:00Z"/>
        </w:rPr>
      </w:pPr>
      <w:ins w:id="26924" w:author="Rev 10 Allen Wirfs-Brock" w:date="2012-07-27T15:2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w:t>
        </w:r>
        <w:r w:rsidRPr="00E77497">
          <w:rPr>
            <w:rFonts w:cs="Arial"/>
            <w:vertAlign w:val="subscript"/>
          </w:rPr>
          <w:t>opt</w:t>
        </w:r>
        <w:r w:rsidRPr="00E77497">
          <w:rPr>
            <w:rFonts w:ascii="Times New Roman" w:hAnsi="Times New Roman"/>
            <w:i/>
          </w:rPr>
          <w:t xml:space="preserve"> </w:t>
        </w:r>
        <w:r w:rsidRPr="00E77497">
          <w:t xml:space="preserve"> </w:t>
        </w:r>
      </w:ins>
    </w:p>
    <w:p w:rsidR="001819E8" w:rsidRPr="00E77497" w:rsidDel="00D158A6" w:rsidRDefault="001819E8" w:rsidP="001819E8">
      <w:pPr>
        <w:pStyle w:val="Alg4"/>
        <w:numPr>
          <w:ilvl w:val="0"/>
          <w:numId w:val="916"/>
        </w:numPr>
        <w:spacing w:after="220"/>
        <w:contextualSpacing/>
        <w:rPr>
          <w:ins w:id="26925" w:author="Rev 10 Allen Wirfs-Brock" w:date="2012-07-27T15:24:00Z"/>
          <w:del w:id="26926" w:author="Rev 11 Allen Wirfs-Brock" w:date="2012-10-25T10:26:00Z"/>
        </w:rPr>
      </w:pPr>
      <w:commentRangeStart w:id="26927"/>
      <w:ins w:id="26928" w:author="Rev 10 Allen Wirfs-Brock" w:date="2012-07-27T15:28:00Z">
        <w:r>
          <w:t>I</w:t>
        </w:r>
        <w:r w:rsidRPr="00FE5E17">
          <w:t>f th</w:t>
        </w:r>
        <w:r>
          <w:t>is</w:t>
        </w:r>
        <w:r w:rsidRPr="00E77497">
          <w:t xml:space="preserve"> </w:t>
        </w:r>
        <w:r w:rsidR="00FF36B2">
          <w:rPr>
            <w:rStyle w:val="bnf"/>
          </w:rPr>
          <w:t>FunctionBody</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then</w:t>
        </w:r>
        <w:del w:id="26929" w:author="Rev 11 Allen Wirfs-Brock" w:date="2012-10-25T10:25:00Z">
          <w:r w:rsidDel="00A47263">
            <w:delText xml:space="preserve"> </w:delText>
          </w:r>
        </w:del>
        <w:r>
          <w:t xml:space="preserve"> </w:t>
        </w:r>
        <w:r w:rsidR="00FF36B2">
          <w:t>return</w:t>
        </w:r>
        <w:r>
          <w:t xml:space="preserve"> </w:t>
        </w:r>
        <w:r w:rsidRPr="0006447F">
          <w:rPr>
            <w:b/>
          </w:rPr>
          <w:t>true</w:t>
        </w:r>
        <w:r>
          <w:t xml:space="preserve">.  Otherwise, </w:t>
        </w:r>
      </w:ins>
      <w:ins w:id="26930" w:author="Rev 10 Allen Wirfs-Brock" w:date="2012-07-27T15:29:00Z">
        <w:r w:rsidR="00FF36B2">
          <w:t>return</w:t>
        </w:r>
      </w:ins>
      <w:ins w:id="26931" w:author="Rev 10 Allen Wirfs-Brock" w:date="2012-07-27T15:28:00Z">
        <w:r>
          <w:t xml:space="preserve"> </w:t>
        </w:r>
        <w:r w:rsidRPr="00FE5E17">
          <w:rPr>
            <w:b/>
          </w:rPr>
          <w:t>false</w:t>
        </w:r>
      </w:ins>
      <w:ins w:id="26932" w:author="Rev 10 Allen Wirfs-Brock" w:date="2012-07-27T15:24:00Z">
        <w:r w:rsidRPr="00E77497">
          <w:t>.</w:t>
        </w:r>
      </w:ins>
      <w:commentRangeEnd w:id="26927"/>
      <w:ins w:id="26933" w:author="Rev 10 Allen Wirfs-Brock" w:date="2012-07-27T15:29:00Z">
        <w:r w:rsidR="00FF36B2">
          <w:rPr>
            <w:rStyle w:val="CommentReference"/>
            <w:rFonts w:ascii="Arial" w:eastAsia="MS Mincho" w:hAnsi="Arial"/>
            <w:spacing w:val="0"/>
            <w:lang w:eastAsia="ja-JP"/>
          </w:rPr>
          <w:commentReference w:id="26927"/>
        </w:r>
      </w:ins>
    </w:p>
    <w:p w:rsidR="001819E8" w:rsidRPr="00D158A6" w:rsidRDefault="001819E8" w:rsidP="00D158A6">
      <w:pPr>
        <w:pStyle w:val="Alg4"/>
        <w:numPr>
          <w:ilvl w:val="0"/>
          <w:numId w:val="916"/>
        </w:numPr>
        <w:spacing w:after="220"/>
        <w:contextualSpacing/>
        <w:rPr>
          <w:ins w:id="26934" w:author="Rev 10 Allen Wirfs-Brock" w:date="2012-07-27T15:27:00Z"/>
        </w:rPr>
      </w:pPr>
    </w:p>
    <w:p w:rsidR="00F22CBA" w:rsidRPr="00E77497" w:rsidRDefault="00F22CBA" w:rsidP="00F22CBA">
      <w:pPr>
        <w:rPr>
          <w:ins w:id="26935" w:author="Rev 4 Allen Wirfs-Brock" w:date="2011-10-16T15:14:00Z"/>
          <w:rFonts w:ascii="Helvetica" w:hAnsi="Helvetica"/>
          <w:b/>
        </w:rPr>
      </w:pPr>
      <w:ins w:id="26936"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rsidR="00D97798" w:rsidRPr="00E77497" w:rsidRDefault="00D97798" w:rsidP="00D97798">
      <w:pPr>
        <w:jc w:val="left"/>
        <w:rPr>
          <w:ins w:id="26937" w:author="Rev 8 Allen Wirfs-Brock" w:date="2012-06-01T11:19:00Z"/>
        </w:rPr>
      </w:pPr>
      <w:ins w:id="26938" w:author="Rev 8 Allen Wirfs-Brock" w:date="2012-06-01T11:19: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D97798" w:rsidRPr="00E77497" w:rsidRDefault="00D97798" w:rsidP="00D97798">
      <w:pPr>
        <w:pStyle w:val="Alg4"/>
        <w:numPr>
          <w:ilvl w:val="0"/>
          <w:numId w:val="846"/>
        </w:numPr>
        <w:spacing w:after="220"/>
        <w:contextualSpacing/>
        <w:rPr>
          <w:ins w:id="26939" w:author="Rev 8 Allen Wirfs-Brock" w:date="2012-06-01T11:19:00Z"/>
        </w:rPr>
      </w:pPr>
      <w:ins w:id="26940" w:author="Rev 8 Allen Wirfs-Brock" w:date="2012-06-01T11:19:00Z">
        <w:r w:rsidRPr="00E77497">
          <w:t xml:space="preserve">Return the BoundNames of </w:t>
        </w:r>
        <w:r w:rsidRPr="00E77497">
          <w:rPr>
            <w:i/>
          </w:rPr>
          <w:t>BindingIdentifier</w:t>
        </w:r>
        <w:r w:rsidRPr="00E77497">
          <w:t>.</w:t>
        </w:r>
      </w:ins>
    </w:p>
    <w:p w:rsidR="009F72FD" w:rsidRPr="00E77497" w:rsidRDefault="009F72FD" w:rsidP="009F72FD">
      <w:pPr>
        <w:pStyle w:val="SyntaxRule"/>
        <w:spacing w:after="240"/>
        <w:rPr>
          <w:ins w:id="26941" w:author="Rev 4 Allen Wirfs-Brock" w:date="2011-10-19T13:52:00Z"/>
        </w:rPr>
      </w:pPr>
      <w:ins w:id="26942" w:author="Rev 4 Allen Wirfs-Brock" w:date="2011-10-19T13:52:00Z">
        <w:r w:rsidRPr="00E77497">
          <w:lastRenderedPageBreak/>
          <w:t xml:space="preserve">FunctionBody </w:t>
        </w:r>
        <w:r w:rsidRPr="00E77497">
          <w:rPr>
            <w:rFonts w:ascii="Arial" w:hAnsi="Arial"/>
            <w:b/>
            <w:i w:val="0"/>
          </w:rPr>
          <w:t xml:space="preserve">:  </w:t>
        </w:r>
      </w:ins>
      <w:ins w:id="26943" w:author="Rev 4 Allen Wirfs-Brock" w:date="2011-10-19T13:53:00Z">
        <w:r w:rsidRPr="00E77497">
          <w:rPr>
            <w:rFonts w:ascii="Arial" w:hAnsi="Arial" w:cs="Arial"/>
            <w:i w:val="0"/>
            <w:sz w:val="16"/>
            <w:szCs w:val="16"/>
          </w:rPr>
          <w:t>[empty]</w:t>
        </w:r>
      </w:ins>
      <w:ins w:id="26944" w:author="Rev 4 Allen Wirfs-Brock" w:date="2011-10-19T13:52:00Z">
        <w:r w:rsidRPr="00E77497">
          <w:t xml:space="preserve"> </w:t>
        </w:r>
      </w:ins>
    </w:p>
    <w:p w:rsidR="009F72FD" w:rsidRPr="00E77497" w:rsidRDefault="009F72FD" w:rsidP="00B33855">
      <w:pPr>
        <w:pStyle w:val="Alg4"/>
        <w:numPr>
          <w:ilvl w:val="0"/>
          <w:numId w:val="687"/>
        </w:numPr>
        <w:spacing w:after="220"/>
        <w:contextualSpacing/>
        <w:rPr>
          <w:ins w:id="26945" w:author="Rev 4 Allen Wirfs-Brock" w:date="2011-10-19T13:52:00Z"/>
        </w:rPr>
      </w:pPr>
      <w:ins w:id="26946" w:author="Rev 4 Allen Wirfs-Brock" w:date="2011-10-19T13:52:00Z">
        <w:r w:rsidRPr="00E77497">
          <w:t>Return an empty List.</w:t>
        </w:r>
      </w:ins>
    </w:p>
    <w:p w:rsidR="00812A59" w:rsidRPr="00E77497" w:rsidRDefault="00812A59" w:rsidP="00812A59">
      <w:pPr>
        <w:pStyle w:val="SyntaxRule"/>
        <w:spacing w:after="240"/>
        <w:rPr>
          <w:ins w:id="26947" w:author="Rev 11 Allen Wirfs-Brock" w:date="2012-09-28T16:57:00Z"/>
        </w:rPr>
      </w:pPr>
      <w:ins w:id="26948" w:author="Rev 11 Allen Wirfs-Brock" w:date="2012-09-28T16:57:00Z">
        <w:r w:rsidRPr="00E77497">
          <w:t xml:space="preserve">FunctionBody </w:t>
        </w:r>
        <w:r w:rsidRPr="00E77497">
          <w:rPr>
            <w:rFonts w:ascii="Arial" w:hAnsi="Arial"/>
            <w:b/>
            <w:i w:val="0"/>
          </w:rPr>
          <w:t xml:space="preserve">:  </w:t>
        </w:r>
        <w:r w:rsidRPr="00812A59">
          <w:rPr>
            <w:rFonts w:eastAsia="MS Mincho"/>
            <w:lang w:eastAsia="ja-JP"/>
          </w:rPr>
          <w:t>StatementList</w:t>
        </w:r>
      </w:ins>
    </w:p>
    <w:p w:rsidR="00812A59" w:rsidRPr="00E77497" w:rsidRDefault="00812A59" w:rsidP="00812A59">
      <w:pPr>
        <w:pStyle w:val="Alg4"/>
        <w:numPr>
          <w:ilvl w:val="0"/>
          <w:numId w:val="1021"/>
        </w:numPr>
        <w:spacing w:after="220"/>
        <w:contextualSpacing/>
        <w:rPr>
          <w:ins w:id="26949" w:author="Rev 11 Allen Wirfs-Brock" w:date="2012-09-28T16:57:00Z"/>
        </w:rPr>
      </w:pPr>
      <w:ins w:id="26950" w:author="Rev 11 Allen Wirfs-Brock" w:date="2012-09-28T16:57:00Z">
        <w:r w:rsidRPr="00E77497">
          <w:t xml:space="preserve">Return </w:t>
        </w:r>
        <w:r>
          <w:t xml:space="preserve">TopLevelLexicallyDeclaredNames of </w:t>
        </w:r>
        <w:r w:rsidRPr="00812A59">
          <w:rPr>
            <w:i/>
          </w:rPr>
          <w:t>StatementList</w:t>
        </w:r>
        <w:r w:rsidRPr="00E77497">
          <w:t>.</w:t>
        </w:r>
      </w:ins>
    </w:p>
    <w:p w:rsidR="009F72FD" w:rsidRPr="00E77497" w:rsidDel="00C20D21" w:rsidRDefault="009F72FD" w:rsidP="00546435">
      <w:pPr>
        <w:pStyle w:val="SyntaxRule"/>
        <w:spacing w:after="240"/>
        <w:rPr>
          <w:ins w:id="26951" w:author="Rev 4 Allen Wirfs-Brock" w:date="2011-10-19T13:49:00Z"/>
          <w:del w:id="26952" w:author="Rev 8 Allen Wirfs-Brock" w:date="2012-06-01T09:11:00Z"/>
        </w:rPr>
      </w:pPr>
      <w:ins w:id="26953" w:author="Rev 4 Allen Wirfs-Brock" w:date="2011-10-19T13:49:00Z">
        <w:del w:id="26954" w:author="Rev 8 Allen Wirfs-Brock" w:date="2012-06-01T09:11:00Z">
          <w:r w:rsidRPr="00E77497" w:rsidDel="00C20D21">
            <w:delText xml:space="preserve">FunctionBody </w:delText>
          </w:r>
          <w:r w:rsidRPr="00E77497" w:rsidDel="00C20D21">
            <w:rPr>
              <w:rFonts w:ascii="Arial" w:hAnsi="Arial"/>
              <w:b/>
              <w:i w:val="0"/>
            </w:rPr>
            <w:delText xml:space="preserve">: </w:delText>
          </w:r>
        </w:del>
      </w:ins>
      <w:ins w:id="26955" w:author="Rev 4 Allen Wirfs-Brock" w:date="2011-10-19T13:50:00Z">
        <w:del w:id="26956" w:author="Rev 8 Allen Wirfs-Brock" w:date="2012-06-01T09:11:00Z">
          <w:r w:rsidRPr="00E77497" w:rsidDel="00C20D21">
            <w:rPr>
              <w:rFonts w:ascii="Arial" w:hAnsi="Arial"/>
              <w:b/>
              <w:i w:val="0"/>
            </w:rPr>
            <w:delText xml:space="preserve"> </w:delText>
          </w:r>
        </w:del>
      </w:ins>
      <w:ins w:id="26957" w:author="Rev 4 Allen Wirfs-Brock" w:date="2011-10-19T13:49:00Z">
        <w:del w:id="26958" w:author="Rev 8 Allen Wirfs-Brock" w:date="2012-06-01T09:11:00Z">
          <w:r w:rsidRPr="00E77497" w:rsidDel="00C20D21">
            <w:delText xml:space="preserve">StatementList </w:delText>
          </w:r>
        </w:del>
      </w:ins>
    </w:p>
    <w:p w:rsidR="009F72FD" w:rsidRPr="00E77497" w:rsidDel="00C20D21" w:rsidRDefault="009F72FD" w:rsidP="004322E4">
      <w:pPr>
        <w:pStyle w:val="Alg4"/>
        <w:numPr>
          <w:ilvl w:val="0"/>
          <w:numId w:val="595"/>
        </w:numPr>
        <w:spacing w:after="220"/>
        <w:contextualSpacing/>
        <w:rPr>
          <w:ins w:id="26959" w:author="Rev 4 Allen Wirfs-Brock" w:date="2011-10-19T13:50:00Z"/>
          <w:del w:id="26960" w:author="Rev 8 Allen Wirfs-Brock" w:date="2012-06-01T09:11:00Z"/>
        </w:rPr>
      </w:pPr>
      <w:ins w:id="26961" w:author="Rev 4 Allen Wirfs-Brock" w:date="2011-10-19T13:50:00Z">
        <w:del w:id="26962" w:author="Rev 8 Allen Wirfs-Brock" w:date="2012-06-01T09:11:00Z">
          <w:r w:rsidRPr="00E77497" w:rsidDel="00C20D21">
            <w:delText>Return the Lexic</w:delText>
          </w:r>
        </w:del>
      </w:ins>
      <w:ins w:id="26963" w:author="Rev 7 Allen Wirfs-Brock" w:date="2012-05-04T14:26:00Z">
        <w:del w:id="26964" w:author="Rev 8 Allen Wirfs-Brock" w:date="2012-06-01T09:11:00Z">
          <w:r w:rsidR="00105513" w:rsidDel="00C20D21">
            <w:delText>a</w:delText>
          </w:r>
        </w:del>
      </w:ins>
      <w:ins w:id="26965" w:author="Rev 4 Allen Wirfs-Brock" w:date="2011-10-19T13:50:00Z">
        <w:del w:id="26966" w:author="Rev 8 Allen Wirfs-Brock" w:date="2012-06-01T09:11:00Z">
          <w:r w:rsidRPr="00E77497" w:rsidDel="00C20D21">
            <w:delText xml:space="preserve">llyDeclaredNames of </w:delText>
          </w:r>
        </w:del>
      </w:ins>
      <w:ins w:id="26967" w:author="Rev 4 Allen Wirfs-Brock" w:date="2011-10-19T13:51:00Z">
        <w:del w:id="26968" w:author="Rev 8 Allen Wirfs-Brock" w:date="2012-06-01T09:11:00Z">
          <w:r w:rsidRPr="00E77497" w:rsidDel="00C20D21">
            <w:rPr>
              <w:i/>
            </w:rPr>
            <w:delText>StatementList</w:delText>
          </w:r>
        </w:del>
      </w:ins>
      <w:ins w:id="26969" w:author="Rev 4 Allen Wirfs-Brock" w:date="2011-10-19T13:50:00Z">
        <w:del w:id="26970" w:author="Rev 8 Allen Wirfs-Brock" w:date="2012-06-01T09:11:00Z">
          <w:r w:rsidRPr="00E77497" w:rsidDel="00C20D21">
            <w:delText>.</w:delText>
          </w:r>
        </w:del>
      </w:ins>
    </w:p>
    <w:p w:rsidR="00067949" w:rsidRPr="00E77497" w:rsidRDefault="00067949" w:rsidP="00067949">
      <w:pPr>
        <w:rPr>
          <w:ins w:id="26971" w:author="Rev 4 Allen Wirfs-Brock" w:date="2011-10-19T13:55:00Z"/>
          <w:rFonts w:ascii="Helvetica" w:hAnsi="Helvetica"/>
          <w:b/>
        </w:rPr>
      </w:pPr>
      <w:ins w:id="26972"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rsidR="00067949" w:rsidRPr="00E77497" w:rsidRDefault="00067949" w:rsidP="00067949">
      <w:pPr>
        <w:jc w:val="left"/>
        <w:rPr>
          <w:ins w:id="26973" w:author="Rev 4 Allen Wirfs-Brock" w:date="2011-10-19T13:55:00Z"/>
        </w:rPr>
      </w:pPr>
      <w:ins w:id="26974"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067949" w:rsidRPr="00E77497" w:rsidRDefault="00067949" w:rsidP="004322E4">
      <w:pPr>
        <w:pStyle w:val="Alg4"/>
        <w:numPr>
          <w:ilvl w:val="0"/>
          <w:numId w:val="596"/>
        </w:numPr>
        <w:spacing w:after="220"/>
        <w:contextualSpacing/>
        <w:rPr>
          <w:ins w:id="26975" w:author="Rev 4 Allen Wirfs-Brock" w:date="2011-10-19T13:55:00Z"/>
        </w:rPr>
      </w:pPr>
      <w:ins w:id="26976" w:author="Rev 4 Allen Wirfs-Brock" w:date="2011-10-19T14:01:00Z">
        <w:r w:rsidRPr="00E77497">
          <w:t>Return an empty List.</w:t>
        </w:r>
      </w:ins>
    </w:p>
    <w:p w:rsidR="00067949" w:rsidRPr="00E77497" w:rsidRDefault="00067949" w:rsidP="00067949">
      <w:pPr>
        <w:pStyle w:val="SyntaxRule"/>
        <w:spacing w:after="240"/>
        <w:rPr>
          <w:ins w:id="26977" w:author="Rev 4 Allen Wirfs-Brock" w:date="2011-10-19T13:55:00Z"/>
        </w:rPr>
      </w:pPr>
      <w:ins w:id="26978"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rsidR="00067949" w:rsidRPr="00E77497" w:rsidRDefault="00067949" w:rsidP="004322E4">
      <w:pPr>
        <w:pStyle w:val="Alg4"/>
        <w:numPr>
          <w:ilvl w:val="0"/>
          <w:numId w:val="602"/>
        </w:numPr>
        <w:spacing w:after="220"/>
        <w:contextualSpacing/>
        <w:rPr>
          <w:ins w:id="26979" w:author="Rev 4 Allen Wirfs-Brock" w:date="2011-10-19T13:55:00Z"/>
        </w:rPr>
      </w:pPr>
      <w:ins w:id="26980" w:author="Rev 4 Allen Wirfs-Brock" w:date="2011-10-19T13:55:00Z">
        <w:r w:rsidRPr="00E77497">
          <w:t>Return an empty List.</w:t>
        </w:r>
      </w:ins>
    </w:p>
    <w:p w:rsidR="00812A59" w:rsidRPr="00E77497" w:rsidRDefault="00812A59" w:rsidP="00812A59">
      <w:pPr>
        <w:pStyle w:val="SyntaxRule"/>
        <w:spacing w:after="240"/>
        <w:rPr>
          <w:ins w:id="26981" w:author="Rev 11 Allen Wirfs-Brock" w:date="2012-09-28T16:58:00Z"/>
        </w:rPr>
      </w:pPr>
      <w:ins w:id="26982" w:author="Rev 11 Allen Wirfs-Brock" w:date="2012-09-28T16:58:00Z">
        <w:r w:rsidRPr="00E77497">
          <w:t xml:space="preserve">FunctionBody </w:t>
        </w:r>
        <w:r w:rsidRPr="00E77497">
          <w:rPr>
            <w:rFonts w:ascii="Arial" w:hAnsi="Arial"/>
            <w:b/>
            <w:i w:val="0"/>
          </w:rPr>
          <w:t xml:space="preserve">:  </w:t>
        </w:r>
        <w:r w:rsidRPr="00812A59">
          <w:rPr>
            <w:rFonts w:eastAsia="MS Mincho"/>
            <w:lang w:eastAsia="ja-JP"/>
          </w:rPr>
          <w:t>StatementList</w:t>
        </w:r>
      </w:ins>
    </w:p>
    <w:p w:rsidR="00812A59" w:rsidRPr="00E77497" w:rsidRDefault="00812A59" w:rsidP="00812A59">
      <w:pPr>
        <w:pStyle w:val="Alg4"/>
        <w:numPr>
          <w:ilvl w:val="0"/>
          <w:numId w:val="1022"/>
        </w:numPr>
        <w:spacing w:after="220"/>
        <w:contextualSpacing/>
        <w:rPr>
          <w:ins w:id="26983" w:author="Rev 11 Allen Wirfs-Brock" w:date="2012-09-28T16:58:00Z"/>
        </w:rPr>
      </w:pPr>
      <w:ins w:id="26984" w:author="Rev 11 Allen Wirfs-Brock" w:date="2012-09-28T16:58:00Z">
        <w:r w:rsidRPr="00E77497">
          <w:t xml:space="preserve">Return </w:t>
        </w:r>
        <w:r>
          <w:t xml:space="preserve">TopLevelVarDeclaredNames of </w:t>
        </w:r>
        <w:r w:rsidRPr="00253B6F">
          <w:rPr>
            <w:i/>
          </w:rPr>
          <w:t>StatementList</w:t>
        </w:r>
        <w:r w:rsidRPr="00E77497">
          <w:t>.</w:t>
        </w:r>
      </w:ins>
    </w:p>
    <w:p w:rsidR="00067949" w:rsidRPr="00E77497" w:rsidDel="00C20D21" w:rsidRDefault="00067949" w:rsidP="00067949">
      <w:pPr>
        <w:pStyle w:val="SyntaxRule"/>
        <w:spacing w:after="240"/>
        <w:rPr>
          <w:ins w:id="26985" w:author="Rev 4 Allen Wirfs-Brock" w:date="2011-10-19T13:55:00Z"/>
          <w:del w:id="26986" w:author="Rev 8 Allen Wirfs-Brock" w:date="2012-06-01T09:11:00Z"/>
        </w:rPr>
      </w:pPr>
      <w:ins w:id="26987" w:author="Rev 4 Allen Wirfs-Brock" w:date="2011-10-19T13:55:00Z">
        <w:del w:id="26988" w:author="Rev 8 Allen Wirfs-Brock" w:date="2012-06-01T09:11:00Z">
          <w:r w:rsidRPr="00E77497" w:rsidDel="00C20D21">
            <w:delText xml:space="preserve">FunctionBody </w:delText>
          </w:r>
          <w:r w:rsidRPr="00E77497" w:rsidDel="00C20D21">
            <w:rPr>
              <w:rFonts w:ascii="Arial" w:hAnsi="Arial"/>
              <w:b/>
              <w:i w:val="0"/>
            </w:rPr>
            <w:delText xml:space="preserve">:  </w:delText>
          </w:r>
          <w:r w:rsidRPr="00E77497" w:rsidDel="00C20D21">
            <w:delText xml:space="preserve">StatementList </w:delText>
          </w:r>
        </w:del>
      </w:ins>
    </w:p>
    <w:p w:rsidR="00067949" w:rsidRPr="00E77497" w:rsidDel="00C20D21" w:rsidRDefault="00067949" w:rsidP="004322E4">
      <w:pPr>
        <w:pStyle w:val="Alg4"/>
        <w:numPr>
          <w:ilvl w:val="0"/>
          <w:numId w:val="603"/>
        </w:numPr>
        <w:spacing w:after="220"/>
        <w:contextualSpacing/>
        <w:rPr>
          <w:ins w:id="26989" w:author="Rev 4 Allen Wirfs-Brock" w:date="2011-10-19T13:55:00Z"/>
          <w:del w:id="26990" w:author="Rev 8 Allen Wirfs-Brock" w:date="2012-06-01T09:11:00Z"/>
        </w:rPr>
      </w:pPr>
      <w:ins w:id="26991" w:author="Rev 4 Allen Wirfs-Brock" w:date="2011-10-19T13:55:00Z">
        <w:del w:id="26992" w:author="Rev 8 Allen Wirfs-Brock" w:date="2012-06-01T09:11:00Z">
          <w:r w:rsidRPr="00E77497" w:rsidDel="00C20D21">
            <w:delText xml:space="preserve">Return the </w:delText>
          </w:r>
        </w:del>
      </w:ins>
      <w:ins w:id="26993" w:author="Rev 4 Allen Wirfs-Brock" w:date="2011-10-19T14:00:00Z">
        <w:del w:id="26994" w:author="Rev 8 Allen Wirfs-Brock" w:date="2012-06-01T09:11:00Z">
          <w:r w:rsidRPr="00E77497" w:rsidDel="00C20D21">
            <w:delText>Var</w:delText>
          </w:r>
        </w:del>
      </w:ins>
      <w:ins w:id="26995" w:author="Rev 4 Allen Wirfs-Brock" w:date="2011-10-19T13:55:00Z">
        <w:del w:id="26996" w:author="Rev 8 Allen Wirfs-Brock" w:date="2012-06-01T09:11:00Z">
          <w:r w:rsidRPr="00E77497" w:rsidDel="00C20D21">
            <w:delText xml:space="preserve">DeclaredNames of </w:delText>
          </w:r>
          <w:r w:rsidRPr="00E77497" w:rsidDel="00C20D21">
            <w:rPr>
              <w:i/>
            </w:rPr>
            <w:delText>StatementList</w:delText>
          </w:r>
          <w:r w:rsidRPr="00E77497" w:rsidDel="00C20D21">
            <w:delText>.</w:delText>
          </w:r>
        </w:del>
      </w:ins>
    </w:p>
    <w:p w:rsidR="00F22CBA" w:rsidRPr="00E77497" w:rsidRDefault="00F22CBA" w:rsidP="00F22CBA">
      <w:pPr>
        <w:pStyle w:val="Heading4"/>
        <w:numPr>
          <w:ilvl w:val="0"/>
          <w:numId w:val="0"/>
        </w:numPr>
        <w:rPr>
          <w:ins w:id="26997" w:author="Rev 4 Allen Wirfs-Brock" w:date="2011-10-16T15:15:00Z"/>
        </w:rPr>
      </w:pPr>
      <w:ins w:id="26998" w:author="Rev 4 Allen Wirfs-Brock" w:date="2011-10-16T15:15:00Z">
        <w:r w:rsidRPr="00E77497">
          <w:t>Runtime Semantics</w:t>
        </w:r>
      </w:ins>
    </w:p>
    <w:p w:rsidR="00C73BA7" w:rsidRDefault="00C73BA7" w:rsidP="00C73BA7">
      <w:pPr>
        <w:keepNext/>
        <w:rPr>
          <w:ins w:id="26999" w:author="Rev 4 Allen Wirfs-Brock" w:date="2011-11-04T12:25:00Z"/>
          <w:rFonts w:ascii="Helvetica" w:hAnsi="Helvetica"/>
          <w:b/>
          <w:spacing w:val="6"/>
        </w:rPr>
      </w:pPr>
      <w:ins w:id="27000"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27001" w:author="Rev 6 Allen Wirfs-Brock" w:date="2012-02-27T15:46:00Z">
          <w:r w:rsidRPr="004418C4" w:rsidDel="00A113E2">
            <w:rPr>
              <w:rFonts w:ascii="Helvetica" w:hAnsi="Helvetica"/>
              <w:b/>
              <w:spacing w:val="6"/>
            </w:rPr>
            <w:delText>Initialization</w:delText>
          </w:r>
        </w:del>
      </w:ins>
      <w:ins w:id="27002" w:author="Rev 6 Allen Wirfs-Brock" w:date="2012-02-27T15:46:00Z">
        <w:r w:rsidR="00A113E2">
          <w:rPr>
            <w:rFonts w:ascii="Helvetica" w:hAnsi="Helvetica"/>
            <w:b/>
            <w:spacing w:val="6"/>
          </w:rPr>
          <w:t>Initialisation</w:t>
        </w:r>
      </w:ins>
    </w:p>
    <w:p w:rsidR="00C73BA7" w:rsidRPr="004418C4" w:rsidRDefault="00C73BA7" w:rsidP="005F5D40">
      <w:pPr>
        <w:ind w:left="360"/>
        <w:rPr>
          <w:ins w:id="27003" w:author="Rev 4 Allen Wirfs-Brock" w:date="2011-11-04T12:25:00Z"/>
        </w:rPr>
      </w:pPr>
      <w:ins w:id="27004" w:author="Rev 4 Allen Wirfs-Brock" w:date="2011-11-04T12:25:00Z">
        <w:r>
          <w:t>W</w:t>
        </w:r>
        <w:r w:rsidRPr="004418C4">
          <w:t xml:space="preserve">ith </w:t>
        </w:r>
      </w:ins>
      <w:ins w:id="27005" w:author="Rev 4 Allen Wirfs-Brock" w:date="2011-11-04T13:08:00Z">
        <w:r w:rsidR="00827833">
          <w:t>parameters</w:t>
        </w:r>
      </w:ins>
      <w:ins w:id="27006" w:author="Rev 4 Allen Wirfs-Brock" w:date="2011-11-04T12:25:00Z">
        <w:r w:rsidRPr="004418C4">
          <w:t xml:space="preserve"> </w:t>
        </w:r>
        <w:r w:rsidRPr="004418C4">
          <w:rPr>
            <w:rFonts w:ascii="Times New Roman" w:hAnsi="Times New Roman"/>
            <w:i/>
          </w:rPr>
          <w:t>value</w:t>
        </w:r>
        <w:r w:rsidRPr="004418C4">
          <w:t xml:space="preserve"> and </w:t>
        </w:r>
        <w:del w:id="27007" w:author="Rev 6 Allen Wirfs-Brock" w:date="2012-02-27T16:31:00Z">
          <w:r w:rsidRPr="004418C4" w:rsidDel="00767E5E">
            <w:rPr>
              <w:rFonts w:ascii="Times New Roman" w:hAnsi="Times New Roman"/>
              <w:i/>
            </w:rPr>
            <w:delText>enviornment</w:delText>
          </w:r>
        </w:del>
      </w:ins>
      <w:ins w:id="27008" w:author="Rev 6 Allen Wirfs-Brock" w:date="2012-02-27T16:31:00Z">
        <w:r w:rsidR="00767E5E">
          <w:rPr>
            <w:rFonts w:ascii="Times New Roman" w:hAnsi="Times New Roman"/>
            <w:i/>
          </w:rPr>
          <w:t>environment</w:t>
        </w:r>
      </w:ins>
      <w:ins w:id="27009" w:author="Rev 4 Allen Wirfs-Brock" w:date="2011-11-04T13:08:00Z">
        <w:del w:id="27010" w:author="Rev 11 Allen Wirfs-Brock" w:date="2012-10-24T14:22:00Z">
          <w:r w:rsidR="00827833" w:rsidRPr="00827833" w:rsidDel="005F5D40">
            <w:delText xml:space="preserve"> </w:delText>
          </w:r>
          <w:r w:rsidR="00827833" w:rsidRPr="004418C4" w:rsidDel="005F5D40">
            <w:delText>and</w:delText>
          </w:r>
          <w:r w:rsidR="00827833" w:rsidDel="005F5D40">
            <w:delText xml:space="preserve"> optional parameter </w:delText>
          </w:r>
          <w:r w:rsidR="00827833" w:rsidDel="005F5D40">
            <w:rPr>
              <w:rFonts w:ascii="Times New Roman" w:hAnsi="Times New Roman"/>
              <w:i/>
            </w:rPr>
            <w:delText>index</w:delText>
          </w:r>
        </w:del>
      </w:ins>
      <w:ins w:id="27011" w:author="Rev 4 Allen Wirfs-Brock" w:date="2011-11-04T12:25:00Z">
        <w:r>
          <w:t>.</w:t>
        </w:r>
      </w:ins>
    </w:p>
    <w:p w:rsidR="00C73BA7" w:rsidRPr="008E00F6" w:rsidRDefault="00C73BA7" w:rsidP="00C73BA7">
      <w:pPr>
        <w:rPr>
          <w:ins w:id="27012" w:author="Rev 4 Allen Wirfs-Brock" w:date="2011-11-04T12:25:00Z"/>
          <w:sz w:val="18"/>
        </w:rPr>
      </w:pPr>
      <w:ins w:id="27013" w:author="Rev 4 Allen Wirfs-Brock" w:date="2011-11-04T12:25:00Z">
        <w:r w:rsidRPr="008E00F6">
          <w:rPr>
            <w:sz w:val="18"/>
          </w:rPr>
          <w:t>NOTE</w:t>
        </w:r>
        <w:r w:rsidRPr="008E00F6">
          <w:rPr>
            <w:sz w:val="18"/>
          </w:rPr>
          <w:tab/>
        </w:r>
      </w:ins>
      <w:ins w:id="27014" w:author="Rev 4 Allen Wirfs-Brock" w:date="2011-11-04T12:56:00Z">
        <w:r w:rsidR="00624DFF">
          <w:rPr>
            <w:sz w:val="18"/>
          </w:rPr>
          <w:t>When</w:t>
        </w:r>
        <w:r w:rsidR="00624DFF" w:rsidRPr="008E00F6">
          <w:rPr>
            <w:sz w:val="18"/>
          </w:rPr>
          <w:t xml:space="preserve"> </w:t>
        </w:r>
      </w:ins>
      <w:ins w:id="27015"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27016" w:author="Rev 4 Allen Wirfs-Brock" w:date="2011-11-04T12:56:00Z">
        <w:r w:rsidR="00624DFF">
          <w:rPr>
            <w:sz w:val="18"/>
          </w:rPr>
          <w:t>it</w:t>
        </w:r>
      </w:ins>
      <w:ins w:id="27017" w:author="Rev 4 Allen Wirfs-Brock" w:date="2011-11-04T12:25:00Z">
        <w:r w:rsidRPr="008E00F6">
          <w:rPr>
            <w:sz w:val="18"/>
          </w:rPr>
          <w:t xml:space="preserve"> indicate</w:t>
        </w:r>
      </w:ins>
      <w:ins w:id="27018" w:author="Rev 4 Allen Wirfs-Brock" w:date="2011-11-04T12:56:00Z">
        <w:r w:rsidR="00624DFF">
          <w:rPr>
            <w:sz w:val="18"/>
          </w:rPr>
          <w:t>s</w:t>
        </w:r>
      </w:ins>
      <w:ins w:id="27019" w:author="Rev 4 Allen Wirfs-Brock" w:date="2011-11-04T12:25:00Z">
        <w:r w:rsidRPr="008E00F6">
          <w:rPr>
            <w:sz w:val="18"/>
          </w:rPr>
          <w:t xml:space="preserve"> that a PutValue operation should be used to assign the </w:t>
        </w:r>
        <w:del w:id="27020" w:author="Rev 6 Allen Wirfs-Brock" w:date="2012-02-27T15:46:00Z">
          <w:r w:rsidRPr="008E00F6" w:rsidDel="00A113E2">
            <w:rPr>
              <w:sz w:val="18"/>
            </w:rPr>
            <w:delText>initialization</w:delText>
          </w:r>
        </w:del>
      </w:ins>
      <w:ins w:id="27021" w:author="Rev 6 Allen Wirfs-Brock" w:date="2012-02-27T15:46:00Z">
        <w:r w:rsidR="00A113E2">
          <w:rPr>
            <w:sz w:val="18"/>
          </w:rPr>
          <w:t>initialisation</w:t>
        </w:r>
      </w:ins>
      <w:ins w:id="27022" w:author="Rev 4 Allen Wirfs-Brock" w:date="2011-11-04T12:25:00Z">
        <w:r w:rsidRPr="008E00F6">
          <w:rPr>
            <w:sz w:val="18"/>
          </w:rPr>
          <w:t xml:space="preserve"> value.  This is the </w:t>
        </w:r>
        <w:del w:id="27023" w:author="Rev 7 Allen Wirfs-Brock" w:date="2012-05-04T14:17: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 xml:space="preserve">In </w:t>
        </w:r>
      </w:ins>
      <w:ins w:id="27024" w:author="Rev 4 Allen Wirfs-Brock" w:date="2011-11-04T12:26:00Z">
        <w:r>
          <w:rPr>
            <w:sz w:val="18"/>
          </w:rPr>
          <w:t>that</w:t>
        </w:r>
      </w:ins>
      <w:ins w:id="27025" w:author="Rev 4 Allen Wirfs-Brock" w:date="2011-11-04T12:25:00Z">
        <w:r>
          <w:rPr>
            <w:sz w:val="18"/>
          </w:rPr>
          <w:t xml:space="preserve"> case</w:t>
        </w:r>
        <w:r w:rsidRPr="008E00F6">
          <w:rPr>
            <w:sz w:val="18"/>
          </w:rPr>
          <w:t xml:space="preserve"> </w:t>
        </w:r>
      </w:ins>
      <w:ins w:id="27026" w:author="Rev 4 Allen Wirfs-Brock" w:date="2011-11-04T12:26:00Z">
        <w:r>
          <w:rPr>
            <w:sz w:val="18"/>
          </w:rPr>
          <w:t>the</w:t>
        </w:r>
      </w:ins>
      <w:ins w:id="27027" w:author="Rev 4 Allen Wirfs-Brock" w:date="2011-11-04T12:25:00Z">
        <w:r>
          <w:rPr>
            <w:sz w:val="18"/>
          </w:rPr>
          <w:t xml:space="preserve"> formal parameter bindings</w:t>
        </w:r>
        <w:r w:rsidRPr="008E00F6">
          <w:rPr>
            <w:sz w:val="18"/>
          </w:rPr>
          <w:t xml:space="preserve"> </w:t>
        </w:r>
      </w:ins>
      <w:ins w:id="27028" w:author="Rev 4 Allen Wirfs-Brock" w:date="2011-11-04T12:27:00Z">
        <w:r>
          <w:rPr>
            <w:sz w:val="18"/>
          </w:rPr>
          <w:t>are</w:t>
        </w:r>
      </w:ins>
      <w:ins w:id="27029" w:author="Rev 4 Allen Wirfs-Brock" w:date="2011-11-04T12:25:00Z">
        <w:r w:rsidRPr="008E00F6">
          <w:rPr>
            <w:sz w:val="18"/>
          </w:rPr>
          <w:t xml:space="preserve"> preinitialized </w:t>
        </w:r>
      </w:ins>
      <w:ins w:id="27030" w:author="Rev 4 Allen Wirfs-Brock" w:date="2011-11-04T12:27:00Z">
        <w:r>
          <w:rPr>
            <w:sz w:val="18"/>
          </w:rPr>
          <w:t>in order to deal with the possibility of multiple parameters with the same name</w:t>
        </w:r>
      </w:ins>
      <w:ins w:id="27031" w:author="Rev 4 Allen Wirfs-Brock" w:date="2011-11-04T12:25:00Z">
        <w:r w:rsidRPr="008E00F6">
          <w:rPr>
            <w:sz w:val="18"/>
          </w:rPr>
          <w:t xml:space="preserve">. </w:t>
        </w:r>
      </w:ins>
    </w:p>
    <w:p w:rsidR="008639FD" w:rsidRPr="004418C4" w:rsidRDefault="008639FD" w:rsidP="00C7794D">
      <w:pPr>
        <w:pStyle w:val="SyntaxRule"/>
        <w:spacing w:after="240"/>
        <w:rPr>
          <w:ins w:id="27032" w:author="Rev 4 Allen Wirfs-Brock" w:date="2011-11-04T12:29:00Z"/>
        </w:rPr>
      </w:pPr>
      <w:ins w:id="27033" w:author="Rev 4 Allen Wirfs-Brock" w:date="2011-11-04T12:29:00Z">
        <w:r w:rsidRPr="004418C4">
          <w:t xml:space="preserve">FormalParameterList </w:t>
        </w:r>
        <w:r w:rsidRPr="004418C4">
          <w:rPr>
            <w:rFonts w:ascii="Arial" w:hAnsi="Arial"/>
            <w:b/>
            <w:i w:val="0"/>
          </w:rPr>
          <w:t>:</w:t>
        </w:r>
      </w:ins>
      <w:ins w:id="27034" w:author="Rev 4 Allen Wirfs-Brock" w:date="2011-11-04T12:30:00Z">
        <w:r>
          <w:rPr>
            <w:rFonts w:ascii="Arial" w:hAnsi="Arial"/>
            <w:b/>
            <w:i w:val="0"/>
          </w:rPr>
          <w:t xml:space="preserve"> </w:t>
        </w:r>
        <w:r w:rsidRPr="004418C4">
          <w:rPr>
            <w:rFonts w:ascii="Arial" w:hAnsi="Arial" w:cs="Arial"/>
            <w:i w:val="0"/>
            <w:sz w:val="16"/>
            <w:szCs w:val="16"/>
          </w:rPr>
          <w:t>[empty]</w:t>
        </w:r>
      </w:ins>
    </w:p>
    <w:p w:rsidR="00C73BA7" w:rsidRPr="004418C4" w:rsidRDefault="008639FD" w:rsidP="004322E4">
      <w:pPr>
        <w:pStyle w:val="Alg4"/>
        <w:numPr>
          <w:ilvl w:val="0"/>
          <w:numId w:val="607"/>
        </w:numPr>
        <w:spacing w:after="220"/>
        <w:contextualSpacing/>
        <w:rPr>
          <w:ins w:id="27035" w:author="Rev 4 Allen Wirfs-Brock" w:date="2011-11-04T12:25:00Z"/>
        </w:rPr>
      </w:pPr>
      <w:ins w:id="27036" w:author="Rev 4 Allen Wirfs-Brock" w:date="2011-11-04T12:31:00Z">
        <w:r>
          <w:t>Return</w:t>
        </w:r>
      </w:ins>
      <w:ins w:id="27037" w:author="Rev 6 Allen Wirfs-Brock" w:date="2012-02-26T10:34:00Z">
        <w:r w:rsidR="00355E22">
          <w:t xml:space="preserve"> NormalCompletion(</w:t>
        </w:r>
        <w:r w:rsidR="00355E22" w:rsidRPr="00355E22">
          <w:rPr>
            <w:rFonts w:ascii="Arial" w:hAnsi="Arial" w:cs="Arial"/>
          </w:rPr>
          <w:t>empty</w:t>
        </w:r>
        <w:r w:rsidR="00355E22">
          <w:t>)</w:t>
        </w:r>
      </w:ins>
      <w:ins w:id="27038" w:author="Rev 4 Allen Wirfs-Brock" w:date="2011-11-04T12:25:00Z">
        <w:r w:rsidR="00C73BA7" w:rsidRPr="004418C4">
          <w:t>.</w:t>
        </w:r>
      </w:ins>
    </w:p>
    <w:p w:rsidR="00624DFF" w:rsidRPr="004418C4" w:rsidRDefault="00624DFF" w:rsidP="00624DFF">
      <w:pPr>
        <w:pStyle w:val="SyntaxRule"/>
        <w:spacing w:after="240"/>
        <w:rPr>
          <w:ins w:id="27039" w:author="Rev 4 Allen Wirfs-Brock" w:date="2011-11-04T12:59:00Z"/>
        </w:rPr>
      </w:pPr>
      <w:ins w:id="27040"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rsidR="00827833" w:rsidRPr="004418C4" w:rsidDel="00355E22" w:rsidRDefault="00827833" w:rsidP="00355E22">
      <w:pPr>
        <w:pStyle w:val="Alg3"/>
        <w:numPr>
          <w:ilvl w:val="0"/>
          <w:numId w:val="610"/>
        </w:numPr>
        <w:spacing w:after="240"/>
        <w:contextualSpacing/>
        <w:rPr>
          <w:ins w:id="27041" w:author="Rev 4 Allen Wirfs-Brock" w:date="2011-11-04T13:05:00Z"/>
          <w:del w:id="27042" w:author="Rev 6 Allen Wirfs-Brock" w:date="2012-02-26T10:35:00Z"/>
        </w:rPr>
      </w:pPr>
      <w:ins w:id="27043" w:author="Rev 4 Allen Wirfs-Brock" w:date="2011-11-04T13:05:00Z">
        <w:del w:id="27044" w:author="Rev 6 Allen Wirfs-Brock" w:date="2012-02-26T10:35:00Z">
          <w:r w:rsidDel="00355E22">
            <w:delText>Perform</w:delText>
          </w:r>
        </w:del>
      </w:ins>
      <w:ins w:id="27045" w:author="Rev 6 Allen Wirfs-Brock" w:date="2012-02-26T10:35:00Z">
        <w:r w:rsidR="00355E22">
          <w:t>Return the result of performing</w:t>
        </w:r>
      </w:ins>
      <w:ins w:id="27046" w:author="Rev 4 Allen Wirfs-Brock" w:date="2011-11-04T13:05:00Z">
        <w:r>
          <w:t xml:space="preserve"> </w:t>
        </w:r>
      </w:ins>
      <w:ins w:id="27047" w:author="Rev 4 Allen Wirfs-Brock" w:date="2011-11-06T12:18:00Z">
        <w:r w:rsidR="0037654E">
          <w:t xml:space="preserve">Indexed </w:t>
        </w:r>
      </w:ins>
      <w:ins w:id="27048" w:author="Rev 4 Allen Wirfs-Brock" w:date="2011-11-04T13:05:00Z">
        <w:r>
          <w:t xml:space="preserve">Binding </w:t>
        </w:r>
        <w:del w:id="27049" w:author="Rev 6 Allen Wirfs-Brock" w:date="2012-02-27T15:47:00Z">
          <w:r w:rsidDel="00A113E2">
            <w:delText>Initialization</w:delText>
          </w:r>
        </w:del>
      </w:ins>
      <w:ins w:id="27050" w:author="Rev 6 Allen Wirfs-Brock" w:date="2012-02-27T15:47:00Z">
        <w:r w:rsidR="00A113E2">
          <w:t>Initialisation</w:t>
        </w:r>
      </w:ins>
      <w:ins w:id="27051" w:author="Rev 4 Allen Wirfs-Brock" w:date="2011-11-04T13:05:00Z">
        <w:r>
          <w:t xml:space="preserve"> for</w:t>
        </w:r>
        <w:r w:rsidRPr="004418C4">
          <w:t xml:space="preserve"> </w:t>
        </w:r>
      </w:ins>
      <w:ins w:id="27052" w:author="Rev 4 Allen Wirfs-Brock" w:date="2011-11-04T13:06:00Z">
        <w:r w:rsidRPr="00827833">
          <w:rPr>
            <w:i/>
          </w:rPr>
          <w:t xml:space="preserve">FunctionRestParameter </w:t>
        </w:r>
      </w:ins>
      <w:ins w:id="27053" w:author="Rev 4 Allen Wirfs-Brock" w:date="2011-11-04T13:05:00Z">
        <w:r w:rsidRPr="004418C4">
          <w:t xml:space="preserve">using </w:t>
        </w:r>
      </w:ins>
      <w:ins w:id="27054" w:author="Rev 4 Allen Wirfs-Brock" w:date="2011-11-04T13:07:00Z">
        <w:r>
          <w:rPr>
            <w:i/>
          </w:rPr>
          <w:t>value</w:t>
        </w:r>
      </w:ins>
      <w:ins w:id="27055" w:author="Rev 4 Allen Wirfs-Brock" w:date="2011-11-04T13:05:00Z">
        <w:r w:rsidRPr="004418C4">
          <w:t>,</w:t>
        </w:r>
      </w:ins>
      <w:ins w:id="27056" w:author="Rev 4 Allen Wirfs-Brock" w:date="2011-11-06T12:16:00Z">
        <w:r w:rsidR="0037654E" w:rsidRPr="0037654E">
          <w:rPr>
            <w:i/>
          </w:rPr>
          <w:t xml:space="preserve"> </w:t>
        </w:r>
        <w:del w:id="27057" w:author="Rev 8 Allen Wirfs-Brock" w:date="2012-05-05T10:35:00Z">
          <w:r w:rsidR="0037654E" w:rsidRPr="004418C4" w:rsidDel="00FE5F37">
            <w:rPr>
              <w:i/>
            </w:rPr>
            <w:delText>lenValue</w:delText>
          </w:r>
          <w:r w:rsidR="0037654E" w:rsidRPr="004418C4" w:rsidDel="00FE5F37">
            <w:delText>,</w:delText>
          </w:r>
        </w:del>
      </w:ins>
      <w:ins w:id="27058" w:author="Rev 4 Allen Wirfs-Brock" w:date="2011-11-04T13:05:00Z">
        <w:del w:id="27059" w:author="Rev 8 Allen Wirfs-Brock" w:date="2012-05-05T10:35:00Z">
          <w:r w:rsidRPr="004418C4" w:rsidDel="00FE5F37">
            <w:rPr>
              <w:i/>
            </w:rPr>
            <w:delText xml:space="preserve"> </w:delText>
          </w:r>
        </w:del>
      </w:ins>
      <w:ins w:id="27060"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27061" w:author="Rev 4 Allen Wirfs-Brock" w:date="2011-11-04T13:05:00Z">
        <w:r w:rsidRPr="004418C4">
          <w:t xml:space="preserve">as the </w:t>
        </w:r>
      </w:ins>
      <w:ins w:id="27062" w:author="Rev 4 Allen Wirfs-Brock" w:date="2011-11-04T13:08:00Z">
        <w:r w:rsidRPr="00C7794D">
          <w:t>arguments</w:t>
        </w:r>
      </w:ins>
      <w:ins w:id="27063" w:author="Rev 4 Allen Wirfs-Brock" w:date="2011-11-04T13:05:00Z">
        <w:r w:rsidRPr="004418C4">
          <w:t>.</w:t>
        </w:r>
      </w:ins>
    </w:p>
    <w:p w:rsidR="00624DFF" w:rsidRPr="004418C4" w:rsidRDefault="00624DFF" w:rsidP="00355E22">
      <w:pPr>
        <w:pStyle w:val="Alg3"/>
        <w:numPr>
          <w:ilvl w:val="0"/>
          <w:numId w:val="610"/>
        </w:numPr>
        <w:spacing w:after="240"/>
        <w:contextualSpacing/>
        <w:rPr>
          <w:ins w:id="27064" w:author="Rev 4 Allen Wirfs-Brock" w:date="2011-11-04T12:59:00Z"/>
        </w:rPr>
      </w:pPr>
      <w:ins w:id="27065" w:author="Rev 4 Allen Wirfs-Brock" w:date="2011-11-04T12:59:00Z">
        <w:del w:id="27066" w:author="Rev 6 Allen Wirfs-Brock" w:date="2012-02-26T10:35:00Z">
          <w:r w:rsidDel="00355E22">
            <w:delText>Return</w:delText>
          </w:r>
        </w:del>
        <w:r w:rsidRPr="004418C4">
          <w:t>.</w:t>
        </w:r>
      </w:ins>
    </w:p>
    <w:p w:rsidR="00531C57" w:rsidRPr="004418C4" w:rsidRDefault="00531C57" w:rsidP="00531C57">
      <w:pPr>
        <w:pStyle w:val="SyntaxRule"/>
        <w:spacing w:after="240"/>
        <w:rPr>
          <w:ins w:id="27067" w:author="Rev 4 Allen Wirfs-Brock" w:date="2011-11-04T14:17:00Z"/>
        </w:rPr>
      </w:pPr>
      <w:ins w:id="27068"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27069" w:author="Rev 4 Allen Wirfs-Brock" w:date="2011-11-04T14:18:00Z">
        <w:r w:rsidRPr="006B6D0A">
          <w:t>FormalsList</w:t>
        </w:r>
      </w:ins>
    </w:p>
    <w:p w:rsidR="0037654E" w:rsidDel="00B438FC" w:rsidRDefault="0037654E" w:rsidP="004322E4">
      <w:pPr>
        <w:pStyle w:val="Alg3"/>
        <w:numPr>
          <w:ilvl w:val="0"/>
          <w:numId w:val="611"/>
        </w:numPr>
        <w:contextualSpacing/>
        <w:rPr>
          <w:ins w:id="27070" w:author="Rev 4 Allen Wirfs-Brock" w:date="2011-11-06T12:13:00Z"/>
          <w:del w:id="27071" w:author="Rev 7 Allen Wirfs-Brock" w:date="2012-04-12T14:10:00Z"/>
        </w:rPr>
      </w:pPr>
      <w:ins w:id="27072" w:author="Rev 4 Allen Wirfs-Brock" w:date="2011-11-06T12:13:00Z">
        <w:del w:id="27073" w:author="Rev 7 Allen Wirfs-Brock" w:date="2012-04-12T14:10:00Z">
          <w:r w:rsidDel="00B438FC">
            <w:delText xml:space="preserve">Asset: </w:delText>
          </w:r>
          <w:r w:rsidRPr="00C7794D" w:rsidDel="00B438FC">
            <w:rPr>
              <w:i/>
            </w:rPr>
            <w:delText>value</w:delText>
          </w:r>
          <w:r w:rsidDel="00B438FC">
            <w:delText xml:space="preserve"> is </w:delText>
          </w:r>
        </w:del>
      </w:ins>
      <w:ins w:id="27074" w:author="Rev 4 Allen Wirfs-Brock" w:date="2011-11-06T12:14:00Z">
        <w:del w:id="27075" w:author="Rev 7 Allen Wirfs-Brock" w:date="2012-04-12T14:10:00Z">
          <w:r w:rsidDel="00B438FC">
            <w:delText>a new created</w:delText>
          </w:r>
        </w:del>
      </w:ins>
      <w:ins w:id="27076" w:author="Rev 4 Allen Wirfs-Brock" w:date="2011-11-06T12:13:00Z">
        <w:del w:id="27077" w:author="Rev 7 Allen Wirfs-Brock" w:date="2012-04-12T14:10:00Z">
          <w:r w:rsidDel="00B438FC">
            <w:delText xml:space="preserve"> arguments object and hence it has a valid integer valued </w:delText>
          </w:r>
        </w:del>
      </w:ins>
      <w:ins w:id="27078" w:author="Rev 4 Allen Wirfs-Brock" w:date="2011-11-06T12:14:00Z">
        <w:del w:id="27079" w:author="Rev 7 Allen Wirfs-Brock" w:date="2012-04-12T14:10:00Z">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 xml:space="preserve">" </w:delText>
          </w:r>
        </w:del>
      </w:ins>
      <w:ins w:id="27080" w:author="Rev 4 Allen Wirfs-Brock" w:date="2011-11-06T12:13:00Z">
        <w:del w:id="27081" w:author="Rev 7 Allen Wirfs-Brock" w:date="2012-04-12T14:10:00Z">
          <w:r w:rsidDel="00B438FC">
            <w:delText>property.</w:delText>
          </w:r>
        </w:del>
      </w:ins>
    </w:p>
    <w:p w:rsidR="00CD359C" w:rsidDel="00B438FC" w:rsidRDefault="00CD359C" w:rsidP="004322E4">
      <w:pPr>
        <w:pStyle w:val="Alg3"/>
        <w:numPr>
          <w:ilvl w:val="0"/>
          <w:numId w:val="611"/>
        </w:numPr>
        <w:contextualSpacing/>
        <w:rPr>
          <w:ins w:id="27082" w:author="Rev 4 Allen Wirfs-Brock" w:date="2011-11-06T12:13:00Z"/>
          <w:del w:id="27083" w:author="Rev 7 Allen Wirfs-Brock" w:date="2012-04-12T14:10:00Z"/>
        </w:rPr>
      </w:pPr>
      <w:ins w:id="27084" w:author="Rev 4 Allen Wirfs-Brock" w:date="2011-11-06T12:13:00Z">
        <w:del w:id="27085" w:author="Rev 7 Allen Wirfs-Brock" w:date="2012-04-12T14:10:00Z">
          <w:r w:rsidDel="00B438FC">
            <w:delText xml:space="preserve">Let </w:delText>
          </w:r>
          <w:r w:rsidRPr="004418C4" w:rsidDel="00B438FC">
            <w:rPr>
              <w:i/>
            </w:rPr>
            <w:delText>lenValue</w:delText>
          </w:r>
          <w:r w:rsidDel="00B438FC">
            <w:delText xml:space="preserve"> be the result of calling the [[Get]] internal method of </w:delText>
          </w:r>
          <w:r w:rsidDel="00B438FC">
            <w:rPr>
              <w:i/>
            </w:rPr>
            <w:delText>value</w:delText>
          </w:r>
          <w:r w:rsidDel="00B438FC">
            <w:delText xml:space="preserve"> with argument </w:delText>
          </w:r>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w:delText>
          </w:r>
          <w:r w:rsidDel="00B438FC">
            <w:delText>.</w:delText>
          </w:r>
        </w:del>
      </w:ins>
    </w:p>
    <w:p w:rsidR="00531C57" w:rsidRPr="004418C4" w:rsidRDefault="00355E22" w:rsidP="00355E22">
      <w:pPr>
        <w:pStyle w:val="Alg3"/>
        <w:numPr>
          <w:ilvl w:val="0"/>
          <w:numId w:val="611"/>
        </w:numPr>
        <w:spacing w:after="240"/>
        <w:contextualSpacing/>
        <w:rPr>
          <w:ins w:id="27086" w:author="Rev 4 Allen Wirfs-Brock" w:date="2011-11-04T14:17:00Z"/>
        </w:rPr>
      </w:pPr>
      <w:ins w:id="27087" w:author="Rev 6 Allen Wirfs-Brock" w:date="2012-02-26T10:38:00Z">
        <w:r>
          <w:t xml:space="preserve">Return the result of performing </w:t>
        </w:r>
      </w:ins>
      <w:ins w:id="27088" w:author="Rev 4 Allen Wirfs-Brock" w:date="2011-11-04T14:17:00Z">
        <w:del w:id="27089" w:author="Rev 6 Allen Wirfs-Brock" w:date="2012-02-26T10:38:00Z">
          <w:r w:rsidR="00531C57" w:rsidDel="00355E22">
            <w:delText xml:space="preserve">Perform </w:delText>
          </w:r>
        </w:del>
      </w:ins>
      <w:ins w:id="27090" w:author="Rev 4 Allen Wirfs-Brock" w:date="2011-11-06T12:10:00Z">
        <w:r w:rsidR="00CD359C">
          <w:t xml:space="preserve">Indexed </w:t>
        </w:r>
      </w:ins>
      <w:ins w:id="27091" w:author="Rev 4 Allen Wirfs-Brock" w:date="2011-11-04T14:17:00Z">
        <w:r w:rsidR="00531C57">
          <w:t xml:space="preserve">Binding </w:t>
        </w:r>
        <w:del w:id="27092" w:author="Rev 6 Allen Wirfs-Brock" w:date="2012-02-27T15:47:00Z">
          <w:r w:rsidR="00531C57" w:rsidDel="00A113E2">
            <w:delText>Initialization</w:delText>
          </w:r>
        </w:del>
      </w:ins>
      <w:ins w:id="27093" w:author="Rev 6 Allen Wirfs-Brock" w:date="2012-02-27T15:47:00Z">
        <w:r w:rsidR="00A113E2">
          <w:t>Initialisation</w:t>
        </w:r>
      </w:ins>
      <w:ins w:id="27094" w:author="Rev 4 Allen Wirfs-Brock" w:date="2011-11-04T14:17:00Z">
        <w:r w:rsidR="00531C57">
          <w:t xml:space="preserve"> for</w:t>
        </w:r>
        <w:r w:rsidR="00531C57" w:rsidRPr="004418C4">
          <w:t xml:space="preserve"> </w:t>
        </w:r>
      </w:ins>
      <w:ins w:id="27095" w:author="Rev 4 Allen Wirfs-Brock" w:date="2011-11-04T14:30:00Z">
        <w:r w:rsidR="0096494E" w:rsidRPr="0096494E">
          <w:rPr>
            <w:i/>
          </w:rPr>
          <w:t xml:space="preserve">FormalsList </w:t>
        </w:r>
      </w:ins>
      <w:ins w:id="27096"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ins w:id="27097" w:author="Rev 4 Allen Wirfs-Brock" w:date="2011-11-06T12:16:00Z">
        <w:del w:id="27098" w:author="Rev 8 Allen Wirfs-Brock" w:date="2012-05-05T10:35: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sidRPr="004418C4">
          <w:t>0</w:t>
        </w:r>
        <w:r w:rsidR="0037654E">
          <w:t>,</w:t>
        </w:r>
        <w:r w:rsidR="0037654E" w:rsidRPr="004418C4">
          <w:t xml:space="preserve"> and </w:t>
        </w:r>
        <w:r w:rsidR="0037654E">
          <w:rPr>
            <w:i/>
          </w:rPr>
          <w:t>environment</w:t>
        </w:r>
        <w:r w:rsidR="0037654E">
          <w:t xml:space="preserve"> </w:t>
        </w:r>
      </w:ins>
      <w:ins w:id="27099" w:author="Rev 4 Allen Wirfs-Brock" w:date="2011-11-04T14:17:00Z">
        <w:r w:rsidR="00531C57" w:rsidRPr="004418C4">
          <w:t>as the arguments.</w:t>
        </w:r>
      </w:ins>
    </w:p>
    <w:p w:rsidR="00531C57" w:rsidRPr="004418C4" w:rsidDel="00355E22" w:rsidRDefault="00531C57" w:rsidP="004322E4">
      <w:pPr>
        <w:pStyle w:val="Alg4"/>
        <w:numPr>
          <w:ilvl w:val="0"/>
          <w:numId w:val="611"/>
        </w:numPr>
        <w:spacing w:after="220"/>
        <w:contextualSpacing/>
        <w:rPr>
          <w:ins w:id="27100" w:author="Rev 4 Allen Wirfs-Brock" w:date="2011-11-04T14:17:00Z"/>
          <w:del w:id="27101" w:author="Rev 6 Allen Wirfs-Brock" w:date="2012-02-26T10:38:00Z"/>
        </w:rPr>
      </w:pPr>
      <w:ins w:id="27102" w:author="Rev 4 Allen Wirfs-Brock" w:date="2011-11-04T14:17:00Z">
        <w:del w:id="27103" w:author="Rev 6 Allen Wirfs-Brock" w:date="2012-02-26T10:38:00Z">
          <w:r w:rsidDel="00355E22">
            <w:delText>Return</w:delText>
          </w:r>
          <w:r w:rsidRPr="004418C4" w:rsidDel="00355E22">
            <w:delText>.</w:delText>
          </w:r>
        </w:del>
      </w:ins>
    </w:p>
    <w:p w:rsidR="0096494E" w:rsidRPr="004418C4" w:rsidRDefault="0096494E" w:rsidP="0096494E">
      <w:pPr>
        <w:pStyle w:val="SyntaxRule"/>
        <w:spacing w:after="240"/>
        <w:rPr>
          <w:ins w:id="27104" w:author="Rev 4 Allen Wirfs-Brock" w:date="2011-11-04T14:31:00Z"/>
        </w:rPr>
      </w:pPr>
      <w:ins w:id="27105"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rsidR="0096494E" w:rsidRPr="004418C4" w:rsidRDefault="0096494E" w:rsidP="00596CFD">
      <w:pPr>
        <w:pStyle w:val="Alg3"/>
        <w:numPr>
          <w:ilvl w:val="0"/>
          <w:numId w:val="612"/>
        </w:numPr>
        <w:contextualSpacing/>
        <w:rPr>
          <w:ins w:id="27106" w:author="Rev 4 Allen Wirfs-Brock" w:date="2011-11-04T14:31:00Z"/>
        </w:rPr>
      </w:pPr>
      <w:ins w:id="27107" w:author="Rev 4 Allen Wirfs-Brock" w:date="2011-11-04T14:31:00Z">
        <w:r>
          <w:t xml:space="preserve">Let </w:t>
        </w:r>
      </w:ins>
      <w:ins w:id="27108" w:author="Rev 4 Allen Wirfs-Brock" w:date="2011-11-04T16:52:00Z">
        <w:r w:rsidR="00035180">
          <w:rPr>
            <w:i/>
          </w:rPr>
          <w:t>restI</w:t>
        </w:r>
      </w:ins>
      <w:ins w:id="27109" w:author="Rev 4 Allen Wirfs-Brock" w:date="2011-11-04T14:31:00Z">
        <w:r w:rsidRPr="00C7794D">
          <w:rPr>
            <w:i/>
          </w:rPr>
          <w:t>ndex</w:t>
        </w:r>
        <w:r>
          <w:t xml:space="preserve"> be the result of performing </w:t>
        </w:r>
      </w:ins>
      <w:ins w:id="27110" w:author="Rev 4 Allen Wirfs-Brock" w:date="2011-11-06T12:17:00Z">
        <w:r w:rsidR="0037654E">
          <w:t xml:space="preserve">Indexed </w:t>
        </w:r>
      </w:ins>
      <w:ins w:id="27111" w:author="Rev 4 Allen Wirfs-Brock" w:date="2011-11-04T14:31:00Z">
        <w:r>
          <w:t xml:space="preserve">Binding </w:t>
        </w:r>
        <w:del w:id="27112" w:author="Rev 6 Allen Wirfs-Brock" w:date="2012-02-27T15:47:00Z">
          <w:r w:rsidDel="00A113E2">
            <w:delText>Initialization</w:delText>
          </w:r>
        </w:del>
      </w:ins>
      <w:ins w:id="27113" w:author="Rev 6 Allen Wirfs-Brock" w:date="2012-02-27T15:47:00Z">
        <w:r w:rsidR="00A113E2">
          <w:t>Initialisation</w:t>
        </w:r>
      </w:ins>
      <w:ins w:id="27114"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27115" w:author="Rev 4 Allen Wirfs-Brock" w:date="2011-11-06T12:17:00Z">
        <w:del w:id="27116" w:author="Rev 7 Allen Wirfs-Brock" w:date="2012-04-12T14:05:00Z">
          <w:r w:rsidR="0037654E" w:rsidRPr="004418C4" w:rsidDel="00B438FC">
            <w:rPr>
              <w:i/>
            </w:rPr>
            <w:delText>lenValue</w:delText>
          </w:r>
          <w:r w:rsidR="0037654E" w:rsidRPr="004418C4" w:rsidDel="00B438FC">
            <w:delText>,</w:delText>
          </w:r>
          <w:r w:rsidR="0037654E" w:rsidRPr="004418C4" w:rsidDel="00B438FC">
            <w:rPr>
              <w:i/>
            </w:rPr>
            <w:delText xml:space="preserve"> </w:delText>
          </w:r>
        </w:del>
        <w:r w:rsidR="0037654E" w:rsidRPr="004418C4">
          <w:t>0</w:t>
        </w:r>
        <w:r w:rsidR="0037654E">
          <w:t>,</w:t>
        </w:r>
        <w:r w:rsidR="0037654E" w:rsidRPr="004418C4">
          <w:t xml:space="preserve"> and </w:t>
        </w:r>
        <w:r w:rsidR="0037654E">
          <w:rPr>
            <w:i/>
          </w:rPr>
          <w:t>environment</w:t>
        </w:r>
      </w:ins>
      <w:ins w:id="27117" w:author="Rev 4 Allen Wirfs-Brock" w:date="2011-11-04T14:31:00Z">
        <w:r w:rsidRPr="004418C4">
          <w:t xml:space="preserve"> as the arguments.</w:t>
        </w:r>
      </w:ins>
    </w:p>
    <w:p w:rsidR="00351628" w:rsidRDefault="00351628" w:rsidP="00351628">
      <w:pPr>
        <w:pStyle w:val="Alg4"/>
        <w:numPr>
          <w:ilvl w:val="0"/>
          <w:numId w:val="612"/>
        </w:numPr>
        <w:contextualSpacing/>
        <w:rPr>
          <w:ins w:id="27118" w:author="Rev 6 Allen Wirfs-Brock" w:date="2012-02-26T10:45:00Z"/>
        </w:rPr>
      </w:pPr>
      <w:ins w:id="27119" w:author="Rev 6 Allen Wirfs-Brock" w:date="2012-02-26T10:45:00Z">
        <w:r>
          <w:t>ReturnIfAbrupt(</w:t>
        </w:r>
      </w:ins>
      <w:ins w:id="27120" w:author="Rev 6 Allen Wirfs-Brock" w:date="2012-02-26T10:46:00Z">
        <w:r>
          <w:rPr>
            <w:i/>
          </w:rPr>
          <w:t>restI</w:t>
        </w:r>
        <w:r w:rsidRPr="00C7794D">
          <w:rPr>
            <w:i/>
          </w:rPr>
          <w:t>ndex</w:t>
        </w:r>
      </w:ins>
      <w:ins w:id="27121" w:author="Rev 6 Allen Wirfs-Brock" w:date="2012-02-26T10:45:00Z">
        <w:r>
          <w:t>).</w:t>
        </w:r>
      </w:ins>
    </w:p>
    <w:p w:rsidR="0096494E" w:rsidRPr="004418C4" w:rsidRDefault="00355E22" w:rsidP="00355E22">
      <w:pPr>
        <w:pStyle w:val="Alg3"/>
        <w:numPr>
          <w:ilvl w:val="0"/>
          <w:numId w:val="612"/>
        </w:numPr>
        <w:spacing w:after="240"/>
        <w:contextualSpacing/>
        <w:rPr>
          <w:ins w:id="27122" w:author="Rev 4 Allen Wirfs-Brock" w:date="2011-11-04T14:32:00Z"/>
        </w:rPr>
      </w:pPr>
      <w:ins w:id="27123" w:author="Rev 6 Allen Wirfs-Brock" w:date="2012-02-26T10:38:00Z">
        <w:r>
          <w:t xml:space="preserve">Return the result of performing </w:t>
        </w:r>
      </w:ins>
      <w:ins w:id="27124" w:author="Rev 4 Allen Wirfs-Brock" w:date="2011-11-04T14:32:00Z">
        <w:del w:id="27125" w:author="Rev 6 Allen Wirfs-Brock" w:date="2012-02-26T10:38:00Z">
          <w:r w:rsidR="0096494E" w:rsidDel="00355E22">
            <w:delText xml:space="preserve">Perform </w:delText>
          </w:r>
        </w:del>
      </w:ins>
      <w:ins w:id="27126" w:author="Rev 4 Allen Wirfs-Brock" w:date="2011-11-06T12:18:00Z">
        <w:r w:rsidR="0037654E">
          <w:t xml:space="preserve">Indexed </w:t>
        </w:r>
      </w:ins>
      <w:ins w:id="27127" w:author="Rev 4 Allen Wirfs-Brock" w:date="2011-11-04T14:32:00Z">
        <w:r w:rsidR="0096494E">
          <w:t xml:space="preserve">Binding </w:t>
        </w:r>
        <w:del w:id="27128" w:author="Rev 6 Allen Wirfs-Brock" w:date="2012-02-27T15:47:00Z">
          <w:r w:rsidR="0096494E" w:rsidDel="00A113E2">
            <w:delText>Initialization</w:delText>
          </w:r>
        </w:del>
      </w:ins>
      <w:ins w:id="27129" w:author="Rev 6 Allen Wirfs-Brock" w:date="2012-02-27T15:47:00Z">
        <w:r w:rsidR="00A113E2">
          <w:t>Initialisation</w:t>
        </w:r>
      </w:ins>
      <w:ins w:id="27130"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ins w:id="27131" w:author="Rev 4 Allen Wirfs-Brock" w:date="2011-11-06T12:19:00Z">
        <w:del w:id="27132" w:author="Rev 8 Allen Wirfs-Brock" w:date="2012-05-05T10:36: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Pr>
            <w:i/>
          </w:rPr>
          <w:t>restI</w:t>
        </w:r>
        <w:r w:rsidR="0037654E" w:rsidRPr="004418C4">
          <w:rPr>
            <w:i/>
          </w:rPr>
          <w:t>ndex</w:t>
        </w:r>
      </w:ins>
      <w:ins w:id="27133" w:author="Rev 6 Allen Wirfs-Brock" w:date="2012-02-26T10:46:00Z">
        <w:del w:id="27134" w:author="Rev 7 Allen Wirfs-Brock" w:date="2012-04-09T16:31:00Z">
          <w:r w:rsidR="00351628" w:rsidRPr="0027695A" w:rsidDel="008F79D4">
            <w:delText>.[[value]]</w:delText>
          </w:r>
        </w:del>
      </w:ins>
      <w:ins w:id="27135" w:author="Rev 4 Allen Wirfs-Brock" w:date="2011-11-06T12:19:00Z">
        <w:r w:rsidR="0037654E">
          <w:t>,</w:t>
        </w:r>
        <w:r w:rsidR="0037654E" w:rsidRPr="004418C4">
          <w:t xml:space="preserve"> and </w:t>
        </w:r>
        <w:r w:rsidR="0037654E">
          <w:rPr>
            <w:i/>
          </w:rPr>
          <w:t>environment</w:t>
        </w:r>
        <w:r w:rsidR="0037654E">
          <w:t xml:space="preserve"> </w:t>
        </w:r>
      </w:ins>
      <w:ins w:id="27136" w:author="Rev 4 Allen Wirfs-Brock" w:date="2011-11-04T14:32:00Z">
        <w:r w:rsidR="0096494E" w:rsidRPr="004418C4">
          <w:t>as the arguments.</w:t>
        </w:r>
      </w:ins>
    </w:p>
    <w:p w:rsidR="0096494E" w:rsidRPr="004418C4" w:rsidDel="00355E22" w:rsidRDefault="0096494E" w:rsidP="00596CFD">
      <w:pPr>
        <w:pStyle w:val="Alg4"/>
        <w:numPr>
          <w:ilvl w:val="0"/>
          <w:numId w:val="612"/>
        </w:numPr>
        <w:spacing w:after="220"/>
        <w:contextualSpacing/>
        <w:rPr>
          <w:ins w:id="27137" w:author="Rev 4 Allen Wirfs-Brock" w:date="2011-11-04T14:31:00Z"/>
          <w:del w:id="27138" w:author="Rev 6 Allen Wirfs-Brock" w:date="2012-02-26T10:39:00Z"/>
        </w:rPr>
      </w:pPr>
      <w:ins w:id="27139" w:author="Rev 4 Allen Wirfs-Brock" w:date="2011-11-04T14:31:00Z">
        <w:del w:id="27140" w:author="Rev 6 Allen Wirfs-Brock" w:date="2012-02-26T10:39:00Z">
          <w:r w:rsidDel="00355E22">
            <w:delText>Return</w:delText>
          </w:r>
          <w:r w:rsidRPr="004418C4" w:rsidDel="00355E22">
            <w:delText>.</w:delText>
          </w:r>
        </w:del>
      </w:ins>
    </w:p>
    <w:p w:rsidR="00CD359C" w:rsidRDefault="00CD359C" w:rsidP="00CD359C">
      <w:pPr>
        <w:keepNext/>
        <w:rPr>
          <w:ins w:id="27141" w:author="Rev 4 Allen Wirfs-Brock" w:date="2011-11-06T12:09:00Z"/>
          <w:rFonts w:ascii="Helvetica" w:hAnsi="Helvetica"/>
          <w:b/>
          <w:spacing w:val="6"/>
        </w:rPr>
      </w:pPr>
      <w:ins w:id="27142"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27143" w:author="Rev 6 Allen Wirfs-Brock" w:date="2012-02-27T15:47:00Z">
          <w:r w:rsidRPr="004418C4" w:rsidDel="00A113E2">
            <w:rPr>
              <w:rFonts w:ascii="Helvetica" w:hAnsi="Helvetica"/>
              <w:b/>
              <w:spacing w:val="6"/>
            </w:rPr>
            <w:delText>Initialization</w:delText>
          </w:r>
        </w:del>
      </w:ins>
      <w:ins w:id="27144" w:author="Rev 6 Allen Wirfs-Brock" w:date="2012-02-27T15:47:00Z">
        <w:r w:rsidR="00A113E2">
          <w:rPr>
            <w:rFonts w:ascii="Helvetica" w:hAnsi="Helvetica"/>
            <w:b/>
            <w:spacing w:val="6"/>
          </w:rPr>
          <w:t>Initialisation</w:t>
        </w:r>
      </w:ins>
    </w:p>
    <w:p w:rsidR="00CD359C" w:rsidRPr="004418C4" w:rsidRDefault="00CD359C" w:rsidP="00CD359C">
      <w:pPr>
        <w:ind w:left="360"/>
        <w:rPr>
          <w:ins w:id="27145" w:author="Rev 4 Allen Wirfs-Brock" w:date="2011-11-06T12:09:00Z"/>
        </w:rPr>
      </w:pPr>
      <w:ins w:id="27146"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del w:id="27147" w:author="Rev 7 Allen Wirfs-Brock" w:date="2012-04-12T14:05:00Z">
          <w:r w:rsidRPr="004418C4" w:rsidDel="00B438FC">
            <w:rPr>
              <w:rFonts w:ascii="Times New Roman" w:hAnsi="Times New Roman"/>
              <w:i/>
            </w:rPr>
            <w:delText>arrayLength</w:delText>
          </w:r>
          <w:r w:rsidDel="00B438FC">
            <w:rPr>
              <w:rFonts w:ascii="Times New Roman" w:hAnsi="Times New Roman"/>
              <w:i/>
            </w:rPr>
            <w:delText xml:space="preserve">, </w:delText>
          </w:r>
        </w:del>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rsidR="00E72872" w:rsidRPr="004418C4" w:rsidRDefault="00E72872" w:rsidP="00E72872">
      <w:pPr>
        <w:pStyle w:val="SyntaxRule"/>
        <w:spacing w:after="240"/>
        <w:rPr>
          <w:ins w:id="27148" w:author="Rev 4 Allen Wirfs-Brock" w:date="2011-11-04T14:42:00Z"/>
        </w:rPr>
      </w:pPr>
      <w:ins w:id="27149" w:author="Rev 4 Allen Wirfs-Brock" w:date="2011-11-04T14:42:00Z">
        <w:r w:rsidRPr="004418C4">
          <w:lastRenderedPageBreak/>
          <w:t>Formal</w:t>
        </w:r>
      </w:ins>
      <w:ins w:id="27150" w:author="Rev 6 Allen Wirfs-Brock" w:date="2012-02-27T15:55:00Z">
        <w:r w:rsidR="003471DC">
          <w:t>s</w:t>
        </w:r>
      </w:ins>
      <w:ins w:id="27151"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rsidR="00E72872" w:rsidRPr="004418C4" w:rsidRDefault="00355E22" w:rsidP="00596CFD">
      <w:pPr>
        <w:pStyle w:val="Alg3"/>
        <w:numPr>
          <w:ilvl w:val="0"/>
          <w:numId w:val="613"/>
        </w:numPr>
        <w:contextualSpacing/>
        <w:rPr>
          <w:ins w:id="27152" w:author="Rev 4 Allen Wirfs-Brock" w:date="2011-11-04T14:42:00Z"/>
        </w:rPr>
      </w:pPr>
      <w:ins w:id="27153" w:author="Rev 6 Allen Wirfs-Brock" w:date="2012-02-26T10:44:00Z">
        <w:r>
          <w:t xml:space="preserve">Let </w:t>
        </w:r>
        <w:r w:rsidRPr="00351628">
          <w:rPr>
            <w:i/>
          </w:rPr>
          <w:t>status</w:t>
        </w:r>
        <w:r>
          <w:t xml:space="preserve"> be the result of performing </w:t>
        </w:r>
      </w:ins>
      <w:ins w:id="27154" w:author="Rev 7 Allen Wirfs-Brock" w:date="2012-04-12T13:58:00Z">
        <w:r w:rsidR="00055BD5">
          <w:t>Indexed</w:t>
        </w:r>
      </w:ins>
      <w:ins w:id="27155" w:author="Rev 7 Allen Wirfs-Brock" w:date="2012-04-12T13:47:00Z">
        <w:r w:rsidR="00735C7E">
          <w:t xml:space="preserve"> </w:t>
        </w:r>
      </w:ins>
      <w:ins w:id="27156" w:author="Rev 4 Allen Wirfs-Brock" w:date="2011-11-04T14:42:00Z">
        <w:del w:id="27157" w:author="Rev 6 Allen Wirfs-Brock" w:date="2012-02-26T10:44:00Z">
          <w:r w:rsidR="00E72872" w:rsidDel="00355E22">
            <w:delText xml:space="preserve">Perform </w:delText>
          </w:r>
        </w:del>
        <w:r w:rsidR="00E72872">
          <w:t xml:space="preserve">Binding </w:t>
        </w:r>
        <w:del w:id="27158" w:author="Rev 6 Allen Wirfs-Brock" w:date="2012-02-27T15:47:00Z">
          <w:r w:rsidR="00E72872" w:rsidDel="00A113E2">
            <w:delText>Initialization</w:delText>
          </w:r>
        </w:del>
      </w:ins>
      <w:ins w:id="27159" w:author="Rev 6 Allen Wirfs-Brock" w:date="2012-02-27T15:47:00Z">
        <w:r w:rsidR="00A113E2">
          <w:t>Initialisation</w:t>
        </w:r>
      </w:ins>
      <w:ins w:id="27160" w:author="Rev 4 Allen Wirfs-Brock" w:date="2011-11-04T14:42:00Z">
        <w:r w:rsidR="00E72872">
          <w:t xml:space="preserve"> for</w:t>
        </w:r>
        <w:r w:rsidR="00E72872" w:rsidRPr="004418C4">
          <w:t xml:space="preserve"> </w:t>
        </w:r>
      </w:ins>
      <w:ins w:id="27161" w:author="Rev 4 Allen Wirfs-Brock" w:date="2011-11-04T16:49:00Z">
        <w:r w:rsidR="00035180" w:rsidRPr="00035180">
          <w:rPr>
            <w:i/>
          </w:rPr>
          <w:t xml:space="preserve">FormalParameter </w:t>
        </w:r>
      </w:ins>
      <w:ins w:id="27162" w:author="Rev 4 Allen Wirfs-Brock" w:date="2011-11-04T14:42:00Z">
        <w:r w:rsidR="00E72872" w:rsidRPr="004418C4">
          <w:t xml:space="preserve">using </w:t>
        </w:r>
        <w:del w:id="27163" w:author="Rev 7 Allen Wirfs-Brock" w:date="2012-04-12T14:12:00Z">
          <w:r w:rsidR="00E72872" w:rsidDel="00B438FC">
            <w:rPr>
              <w:i/>
            </w:rPr>
            <w:delText>value</w:delText>
          </w:r>
        </w:del>
      </w:ins>
      <w:ins w:id="27164" w:author="Rev 7 Allen Wirfs-Brock" w:date="2012-04-12T14:12:00Z">
        <w:r w:rsidR="00B438FC">
          <w:rPr>
            <w:i/>
          </w:rPr>
          <w:t>array</w:t>
        </w:r>
      </w:ins>
      <w:ins w:id="27165" w:author="Rev 4 Allen Wirfs-Brock" w:date="2011-11-04T14:42:00Z">
        <w:r w:rsidR="00E72872" w:rsidRPr="004418C4">
          <w:t>,</w:t>
        </w:r>
        <w:r w:rsidR="00E72872" w:rsidRPr="004418C4">
          <w:rPr>
            <w:i/>
          </w:rPr>
          <w:t xml:space="preserve"> </w:t>
        </w:r>
        <w:del w:id="27166" w:author="Rev 10 Allen Wirfs-Brock" w:date="2012-08-13T20:02:00Z">
          <w:r w:rsidR="00E72872" w:rsidRPr="004418C4" w:rsidDel="00C700A2">
            <w:rPr>
              <w:i/>
            </w:rPr>
            <w:delText>env</w:delText>
          </w:r>
          <w:r w:rsidR="00E72872" w:rsidRPr="004418C4" w:rsidDel="00C700A2">
            <w:delText>,  and</w:delText>
          </w:r>
        </w:del>
        <w:r w:rsidR="00E72872" w:rsidRPr="004418C4">
          <w:t xml:space="preserve"> </w:t>
        </w:r>
      </w:ins>
      <w:ins w:id="27167" w:author="Rev 7 Allen Wirfs-Brock" w:date="2012-04-12T13:48:00Z">
        <w:r w:rsidR="00735C7E">
          <w:rPr>
            <w:i/>
          </w:rPr>
          <w:t>next</w:t>
        </w:r>
      </w:ins>
      <w:ins w:id="27168" w:author="Rev 4 Allen Wirfs-Brock" w:date="2011-11-04T14:42:00Z">
        <w:del w:id="27169" w:author="Rev 7 Allen Wirfs-Brock" w:date="2012-04-12T13:48:00Z">
          <w:r w:rsidR="00E72872" w:rsidRPr="004418C4" w:rsidDel="00735C7E">
            <w:rPr>
              <w:i/>
            </w:rPr>
            <w:delText>i</w:delText>
          </w:r>
        </w:del>
      </w:ins>
      <w:ins w:id="27170" w:author="Rev 7 Allen Wirfs-Brock" w:date="2012-04-12T13:48:00Z">
        <w:r w:rsidR="00735C7E">
          <w:rPr>
            <w:i/>
          </w:rPr>
          <w:t>I</w:t>
        </w:r>
      </w:ins>
      <w:ins w:id="27171" w:author="Rev 4 Allen Wirfs-Brock" w:date="2011-11-04T14:42:00Z">
        <w:r w:rsidR="00E72872" w:rsidRPr="004418C4">
          <w:rPr>
            <w:i/>
          </w:rPr>
          <w:t>ndex</w:t>
        </w:r>
      </w:ins>
      <w:ins w:id="27172" w:author="Rev 10 Allen Wirfs-Brock" w:date="2012-08-13T20:02:00Z">
        <w:r w:rsidR="00C700A2" w:rsidRPr="004418C4">
          <w:t>,  and</w:t>
        </w:r>
        <w:r w:rsidR="00C700A2">
          <w:t xml:space="preserve"> </w:t>
        </w:r>
        <w:r w:rsidR="00C700A2" w:rsidRPr="00C700A2">
          <w:rPr>
            <w:i/>
          </w:rPr>
          <w:t>environment</w:t>
        </w:r>
      </w:ins>
      <w:ins w:id="27173" w:author="Rev 4 Allen Wirfs-Brock" w:date="2011-11-04T14:42:00Z">
        <w:r w:rsidR="00E72872" w:rsidRPr="004418C4">
          <w:t xml:space="preserve"> as the arguments.</w:t>
        </w:r>
      </w:ins>
    </w:p>
    <w:p w:rsidR="00355E22" w:rsidRDefault="00355E22" w:rsidP="00355E22">
      <w:pPr>
        <w:pStyle w:val="Alg4"/>
        <w:numPr>
          <w:ilvl w:val="0"/>
          <w:numId w:val="613"/>
        </w:numPr>
        <w:spacing w:after="220"/>
        <w:contextualSpacing/>
        <w:rPr>
          <w:ins w:id="27174" w:author="Rev 6 Allen Wirfs-Brock" w:date="2012-02-26T10:44:00Z"/>
        </w:rPr>
      </w:pPr>
      <w:ins w:id="27175" w:author="Rev 6 Allen Wirfs-Brock" w:date="2012-02-26T10:44:00Z">
        <w:r>
          <w:t>ReturnIfAbrupt(</w:t>
        </w:r>
        <w:r w:rsidRPr="00351628">
          <w:rPr>
            <w:i/>
          </w:rPr>
          <w:t>status</w:t>
        </w:r>
        <w:r>
          <w:t>).</w:t>
        </w:r>
      </w:ins>
    </w:p>
    <w:p w:rsidR="00E72872" w:rsidRPr="004418C4" w:rsidRDefault="00E72872" w:rsidP="00596CFD">
      <w:pPr>
        <w:pStyle w:val="Alg4"/>
        <w:numPr>
          <w:ilvl w:val="0"/>
          <w:numId w:val="613"/>
        </w:numPr>
        <w:spacing w:after="220"/>
        <w:contextualSpacing/>
        <w:rPr>
          <w:ins w:id="27176" w:author="Rev 4 Allen Wirfs-Brock" w:date="2011-11-04T14:42:00Z"/>
        </w:rPr>
      </w:pPr>
      <w:ins w:id="27177" w:author="Rev 4 Allen Wirfs-Brock" w:date="2011-11-04T14:42:00Z">
        <w:r>
          <w:t>Return</w:t>
        </w:r>
      </w:ins>
      <w:ins w:id="27178" w:author="Rev 4 Allen Wirfs-Brock" w:date="2011-11-04T14:44:00Z">
        <w:r>
          <w:t xml:space="preserve"> </w:t>
        </w:r>
        <w:del w:id="27179" w:author="Rev 7 Allen Wirfs-Brock" w:date="2012-04-12T13:48:00Z">
          <w:r w:rsidRPr="00C7794D" w:rsidDel="00735C7E">
            <w:rPr>
              <w:i/>
            </w:rPr>
            <w:delText>i</w:delText>
          </w:r>
        </w:del>
      </w:ins>
      <w:ins w:id="27180" w:author="Rev 7 Allen Wirfs-Brock" w:date="2012-04-12T13:48:00Z">
        <w:r w:rsidR="00735C7E">
          <w:rPr>
            <w:i/>
          </w:rPr>
          <w:t>nextI</w:t>
        </w:r>
      </w:ins>
      <w:ins w:id="27181" w:author="Rev 4 Allen Wirfs-Brock" w:date="2011-11-04T14:44:00Z">
        <w:r w:rsidRPr="00C7794D">
          <w:rPr>
            <w:i/>
          </w:rPr>
          <w:t>ndex</w:t>
        </w:r>
        <w:r>
          <w:t xml:space="preserve"> + 1</w:t>
        </w:r>
      </w:ins>
      <w:ins w:id="27182" w:author="Rev 4 Allen Wirfs-Brock" w:date="2011-11-04T14:42:00Z">
        <w:r w:rsidRPr="004418C4">
          <w:t>.</w:t>
        </w:r>
      </w:ins>
    </w:p>
    <w:p w:rsidR="00035180" w:rsidRPr="004418C4" w:rsidRDefault="00035180" w:rsidP="00035180">
      <w:pPr>
        <w:pStyle w:val="SyntaxRule"/>
        <w:spacing w:after="240"/>
        <w:rPr>
          <w:ins w:id="27183" w:author="Rev 4 Allen Wirfs-Brock" w:date="2011-11-04T16:48:00Z"/>
        </w:rPr>
      </w:pPr>
      <w:ins w:id="27184" w:author="Rev 4 Allen Wirfs-Brock" w:date="2011-11-04T16:48:00Z">
        <w:r w:rsidRPr="004418C4">
          <w:t>Formal</w:t>
        </w:r>
      </w:ins>
      <w:ins w:id="27185" w:author="Rev 6 Allen Wirfs-Brock" w:date="2012-02-27T15:55:00Z">
        <w:r w:rsidR="003471DC">
          <w:t>s</w:t>
        </w:r>
      </w:ins>
      <w:ins w:id="27186"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rsidR="00035180" w:rsidRPr="004418C4" w:rsidRDefault="00035180" w:rsidP="00C700A2">
      <w:pPr>
        <w:pStyle w:val="Alg3"/>
        <w:numPr>
          <w:ilvl w:val="0"/>
          <w:numId w:val="921"/>
        </w:numPr>
        <w:contextualSpacing/>
        <w:rPr>
          <w:ins w:id="27187" w:author="Rev 4 Allen Wirfs-Brock" w:date="2011-11-04T16:50:00Z"/>
        </w:rPr>
      </w:pPr>
      <w:ins w:id="27188" w:author="Rev 4 Allen Wirfs-Brock" w:date="2011-11-04T16:50:00Z">
        <w:r>
          <w:t xml:space="preserve">Let </w:t>
        </w:r>
        <w:r>
          <w:rPr>
            <w:i/>
          </w:rPr>
          <w:t>lastI</w:t>
        </w:r>
        <w:r w:rsidRPr="004418C4">
          <w:rPr>
            <w:i/>
          </w:rPr>
          <w:t>ndex</w:t>
        </w:r>
        <w:r>
          <w:t xml:space="preserve"> be the result of performing </w:t>
        </w:r>
      </w:ins>
      <w:ins w:id="27189" w:author="Rev 4 Allen Wirfs-Brock" w:date="2011-11-06T12:20:00Z">
        <w:r w:rsidR="0037654E">
          <w:t xml:space="preserve">Indexed </w:t>
        </w:r>
      </w:ins>
      <w:ins w:id="27190" w:author="Rev 4 Allen Wirfs-Brock" w:date="2011-11-04T16:50:00Z">
        <w:r>
          <w:t xml:space="preserve">Binding </w:t>
        </w:r>
        <w:del w:id="27191" w:author="Rev 6 Allen Wirfs-Brock" w:date="2012-02-27T15:47:00Z">
          <w:r w:rsidDel="00A113E2">
            <w:delText>Initialization</w:delText>
          </w:r>
        </w:del>
      </w:ins>
      <w:ins w:id="27192" w:author="Rev 6 Allen Wirfs-Brock" w:date="2012-02-27T15:47:00Z">
        <w:r w:rsidR="00A113E2">
          <w:t>Initialisation</w:t>
        </w:r>
      </w:ins>
      <w:ins w:id="27193" w:author="Rev 4 Allen Wirfs-Brock" w:date="2011-11-04T16:50:00Z">
        <w:r>
          <w:t xml:space="preserve"> for</w:t>
        </w:r>
        <w:r w:rsidRPr="004418C4">
          <w:t xml:space="preserve"> </w:t>
        </w:r>
        <w:r w:rsidRPr="0096494E">
          <w:rPr>
            <w:i/>
          </w:rPr>
          <w:t xml:space="preserve">FormalsList </w:t>
        </w:r>
        <w:r w:rsidRPr="004418C4">
          <w:t xml:space="preserve">using </w:t>
        </w:r>
        <w:del w:id="27194" w:author="Rev 7 Allen Wirfs-Brock" w:date="2012-04-12T14:13:00Z">
          <w:r w:rsidDel="00D14561">
            <w:rPr>
              <w:i/>
            </w:rPr>
            <w:delText>value</w:delText>
          </w:r>
        </w:del>
      </w:ins>
      <w:ins w:id="27195" w:author="Rev 7 Allen Wirfs-Brock" w:date="2012-04-12T14:13:00Z">
        <w:r w:rsidR="00D14561">
          <w:rPr>
            <w:i/>
          </w:rPr>
          <w:t>array</w:t>
        </w:r>
      </w:ins>
      <w:ins w:id="27196" w:author="Rev 4 Allen Wirfs-Brock" w:date="2011-11-04T16:50:00Z">
        <w:r w:rsidRPr="004418C4">
          <w:t>,</w:t>
        </w:r>
      </w:ins>
      <w:ins w:id="27197" w:author="Rev 4 Allen Wirfs-Brock" w:date="2011-11-06T12:23:00Z">
        <w:r w:rsidR="00A34113">
          <w:rPr>
            <w:i/>
          </w:rPr>
          <w:t xml:space="preserve"> </w:t>
        </w:r>
      </w:ins>
      <w:ins w:id="27198" w:author="Rev 4 Allen Wirfs-Brock" w:date="2011-11-06T12:20:00Z">
        <w:r w:rsidR="0037654E" w:rsidRPr="004418C4">
          <w:rPr>
            <w:i/>
          </w:rPr>
          <w:t xml:space="preserve"> </w:t>
        </w:r>
        <w:del w:id="27199" w:author="Rev 7 Allen Wirfs-Brock" w:date="2012-04-12T14:13:00Z">
          <w:r w:rsidR="0037654E" w:rsidRPr="004418C4" w:rsidDel="00D14561">
            <w:rPr>
              <w:i/>
            </w:rPr>
            <w:delText>lenValue</w:delText>
          </w:r>
          <w:r w:rsidR="0037654E" w:rsidRPr="004418C4" w:rsidDel="00D14561">
            <w:delText>,</w:delText>
          </w:r>
          <w:r w:rsidR="0037654E" w:rsidRPr="004418C4" w:rsidDel="00D14561">
            <w:rPr>
              <w:i/>
            </w:rPr>
            <w:delText xml:space="preserve"> </w:delText>
          </w:r>
        </w:del>
        <w:r w:rsidR="0037654E">
          <w:rPr>
            <w:i/>
          </w:rPr>
          <w:t>nextIndex</w:t>
        </w:r>
        <w:r w:rsidR="0037654E">
          <w:t>,</w:t>
        </w:r>
        <w:r w:rsidR="0037654E" w:rsidRPr="004418C4">
          <w:t xml:space="preserve"> and </w:t>
        </w:r>
        <w:r w:rsidR="0037654E">
          <w:rPr>
            <w:i/>
          </w:rPr>
          <w:t>environment</w:t>
        </w:r>
        <w:r w:rsidR="0037654E">
          <w:t xml:space="preserve"> </w:t>
        </w:r>
      </w:ins>
      <w:ins w:id="27200" w:author="Rev 4 Allen Wirfs-Brock" w:date="2011-11-04T16:50:00Z">
        <w:r w:rsidRPr="004418C4">
          <w:t>as the arguments.</w:t>
        </w:r>
      </w:ins>
    </w:p>
    <w:p w:rsidR="00735C7E" w:rsidRDefault="00735C7E" w:rsidP="00C700A2">
      <w:pPr>
        <w:pStyle w:val="Alg3"/>
        <w:numPr>
          <w:ilvl w:val="0"/>
          <w:numId w:val="921"/>
        </w:numPr>
        <w:contextualSpacing/>
        <w:rPr>
          <w:ins w:id="27201" w:author="Rev 7 Allen Wirfs-Brock" w:date="2012-04-12T13:49:00Z"/>
        </w:rPr>
      </w:pPr>
      <w:ins w:id="27202" w:author="Rev 7 Allen Wirfs-Brock" w:date="2012-04-12T13:49:00Z">
        <w:r>
          <w:t>ReturnIfAbrupt(</w:t>
        </w:r>
      </w:ins>
      <w:ins w:id="27203" w:author="Rev 7 Allen Wirfs-Brock" w:date="2012-04-12T13:50:00Z">
        <w:r>
          <w:rPr>
            <w:i/>
          </w:rPr>
          <w:t>lastIndex</w:t>
        </w:r>
      </w:ins>
      <w:ins w:id="27204" w:author="Rev 7 Allen Wirfs-Brock" w:date="2012-04-12T13:49:00Z">
        <w:r>
          <w:t>).</w:t>
        </w:r>
      </w:ins>
    </w:p>
    <w:p w:rsidR="00035180" w:rsidRPr="004418C4" w:rsidRDefault="00035180" w:rsidP="00C700A2">
      <w:pPr>
        <w:pStyle w:val="Alg3"/>
        <w:numPr>
          <w:ilvl w:val="0"/>
          <w:numId w:val="921"/>
        </w:numPr>
        <w:contextualSpacing/>
        <w:rPr>
          <w:ins w:id="27205" w:author="Rev 4 Allen Wirfs-Brock" w:date="2011-11-04T16:48:00Z"/>
        </w:rPr>
      </w:pPr>
      <w:ins w:id="27206" w:author="Rev 4 Allen Wirfs-Brock" w:date="2011-11-04T16:48:00Z">
        <w:del w:id="27207" w:author="Rev 6 Allen Wirfs-Brock" w:date="2012-02-26T10:43:00Z">
          <w:r w:rsidDel="00355E22">
            <w:delText>Perform</w:delText>
          </w:r>
        </w:del>
      </w:ins>
      <w:ins w:id="27208" w:author="Rev 6 Allen Wirfs-Brock" w:date="2012-02-26T10:43:00Z">
        <w:r w:rsidR="00355E22">
          <w:t xml:space="preserve">Let </w:t>
        </w:r>
        <w:r w:rsidR="00355E22" w:rsidRPr="00DE13A5">
          <w:rPr>
            <w:i/>
          </w:rPr>
          <w:t>status</w:t>
        </w:r>
        <w:r w:rsidR="00355E22">
          <w:t xml:space="preserve"> be the result of performing</w:t>
        </w:r>
      </w:ins>
      <w:ins w:id="27209" w:author="Rev 4 Allen Wirfs-Brock" w:date="2011-11-04T16:48:00Z">
        <w:r>
          <w:t xml:space="preserve"> </w:t>
        </w:r>
      </w:ins>
      <w:ins w:id="27210" w:author="Rev 4 Allen Wirfs-Brock" w:date="2011-11-06T12:23:00Z">
        <w:r w:rsidR="0037654E">
          <w:t xml:space="preserve">Indexed </w:t>
        </w:r>
      </w:ins>
      <w:ins w:id="27211" w:author="Rev 4 Allen Wirfs-Brock" w:date="2011-11-04T16:48:00Z">
        <w:r>
          <w:t xml:space="preserve">Binding </w:t>
        </w:r>
        <w:del w:id="27212" w:author="Rev 6 Allen Wirfs-Brock" w:date="2012-02-27T15:47:00Z">
          <w:r w:rsidDel="00A113E2">
            <w:delText>Initialization</w:delText>
          </w:r>
        </w:del>
      </w:ins>
      <w:ins w:id="27213" w:author="Rev 6 Allen Wirfs-Brock" w:date="2012-02-27T15:47:00Z">
        <w:r w:rsidR="00A113E2">
          <w:t>Initialisation</w:t>
        </w:r>
      </w:ins>
      <w:ins w:id="27214" w:author="Rev 4 Allen Wirfs-Brock" w:date="2011-11-04T16:48:00Z">
        <w:r>
          <w:t xml:space="preserve"> for</w:t>
        </w:r>
        <w:r w:rsidRPr="004418C4">
          <w:t xml:space="preserve"> </w:t>
        </w:r>
      </w:ins>
      <w:ins w:id="27215" w:author="Rev 4 Allen Wirfs-Brock" w:date="2011-11-04T16:49:00Z">
        <w:r w:rsidRPr="00035180">
          <w:rPr>
            <w:i/>
          </w:rPr>
          <w:t xml:space="preserve">FormalParameter </w:t>
        </w:r>
      </w:ins>
      <w:ins w:id="27216" w:author="Rev 4 Allen Wirfs-Brock" w:date="2011-11-04T16:48:00Z">
        <w:r w:rsidRPr="004418C4">
          <w:t xml:space="preserve">using </w:t>
        </w:r>
        <w:del w:id="27217" w:author="Rev 7 Allen Wirfs-Brock" w:date="2012-04-12T14:14:00Z">
          <w:r w:rsidDel="00D14561">
            <w:rPr>
              <w:i/>
            </w:rPr>
            <w:delText>value</w:delText>
          </w:r>
        </w:del>
      </w:ins>
      <w:ins w:id="27218" w:author="Rev 7 Allen Wirfs-Brock" w:date="2012-04-12T14:14:00Z">
        <w:r w:rsidR="00D14561">
          <w:rPr>
            <w:i/>
          </w:rPr>
          <w:t>array</w:t>
        </w:r>
      </w:ins>
      <w:ins w:id="27219" w:author="Rev 4 Allen Wirfs-Brock" w:date="2011-11-04T16:48:00Z">
        <w:r w:rsidRPr="004418C4">
          <w:t>,</w:t>
        </w:r>
        <w:r w:rsidRPr="004418C4">
          <w:rPr>
            <w:i/>
          </w:rPr>
          <w:t xml:space="preserve"> </w:t>
        </w:r>
      </w:ins>
      <w:ins w:id="27220" w:author="Rev 4 Allen Wirfs-Brock" w:date="2011-11-06T12:24:00Z">
        <w:del w:id="27221" w:author="Rev 7 Allen Wirfs-Brock" w:date="2012-04-12T14:14:00Z">
          <w:r w:rsidR="00A34113" w:rsidRPr="004418C4" w:rsidDel="00D14561">
            <w:rPr>
              <w:i/>
            </w:rPr>
            <w:delText>lenValue</w:delText>
          </w:r>
          <w:r w:rsidR="00A34113" w:rsidRPr="004418C4" w:rsidDel="00D14561">
            <w:delText>,</w:delText>
          </w:r>
          <w:r w:rsidR="00A34113" w:rsidRPr="004418C4" w:rsidDel="00D14561">
            <w:rPr>
              <w:i/>
            </w:rPr>
            <w:delText xml:space="preserve"> </w:delText>
          </w:r>
        </w:del>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27222" w:author="Rev 4 Allen Wirfs-Brock" w:date="2011-11-04T16:48:00Z">
        <w:r w:rsidRPr="004418C4">
          <w:t>as the arguments.</w:t>
        </w:r>
      </w:ins>
    </w:p>
    <w:p w:rsidR="00355E22" w:rsidRDefault="00355E22" w:rsidP="00C700A2">
      <w:pPr>
        <w:pStyle w:val="Alg4"/>
        <w:numPr>
          <w:ilvl w:val="0"/>
          <w:numId w:val="921"/>
        </w:numPr>
        <w:spacing w:after="220"/>
        <w:contextualSpacing/>
        <w:rPr>
          <w:ins w:id="27223" w:author="Rev 6 Allen Wirfs-Brock" w:date="2012-02-26T10:43:00Z"/>
        </w:rPr>
      </w:pPr>
      <w:ins w:id="27224" w:author="Rev 6 Allen Wirfs-Brock" w:date="2012-02-26T10:43:00Z">
        <w:r>
          <w:t>ReturnIfAbrupt(</w:t>
        </w:r>
        <w:r w:rsidRPr="00DE13A5">
          <w:rPr>
            <w:i/>
          </w:rPr>
          <w:t>status</w:t>
        </w:r>
        <w:r>
          <w:t>).</w:t>
        </w:r>
      </w:ins>
    </w:p>
    <w:p w:rsidR="00035180" w:rsidRPr="004418C4" w:rsidRDefault="00035180" w:rsidP="00C700A2">
      <w:pPr>
        <w:pStyle w:val="Alg4"/>
        <w:numPr>
          <w:ilvl w:val="0"/>
          <w:numId w:val="921"/>
        </w:numPr>
        <w:spacing w:after="220"/>
        <w:contextualSpacing/>
        <w:rPr>
          <w:ins w:id="27225" w:author="Rev 4 Allen Wirfs-Brock" w:date="2011-11-04T16:48:00Z"/>
        </w:rPr>
      </w:pPr>
      <w:ins w:id="27226" w:author="Rev 4 Allen Wirfs-Brock" w:date="2011-11-04T16:48:00Z">
        <w:r>
          <w:t xml:space="preserve">Return </w:t>
        </w:r>
      </w:ins>
      <w:ins w:id="27227" w:author="Rev 4 Allen Wirfs-Brock" w:date="2011-11-04T16:51:00Z">
        <w:r>
          <w:rPr>
            <w:i/>
          </w:rPr>
          <w:t>lastI</w:t>
        </w:r>
        <w:r w:rsidRPr="004418C4">
          <w:rPr>
            <w:i/>
          </w:rPr>
          <w:t>ndex</w:t>
        </w:r>
        <w:r>
          <w:t xml:space="preserve"> </w:t>
        </w:r>
      </w:ins>
      <w:ins w:id="27228" w:author="Rev 4 Allen Wirfs-Brock" w:date="2011-11-04T16:48:00Z">
        <w:r>
          <w:t>+ 1</w:t>
        </w:r>
        <w:r w:rsidRPr="004418C4">
          <w:t>.</w:t>
        </w:r>
      </w:ins>
    </w:p>
    <w:p w:rsidR="00035180" w:rsidRPr="00C7794D" w:rsidRDefault="00035180" w:rsidP="00C7794D">
      <w:pPr>
        <w:pStyle w:val="SyntaxRule"/>
        <w:spacing w:after="240"/>
        <w:rPr>
          <w:ins w:id="27229" w:author="Rev 4 Allen Wirfs-Brock" w:date="2011-11-04T16:54:00Z"/>
          <w:sz w:val="22"/>
        </w:rPr>
      </w:pPr>
      <w:ins w:id="27230" w:author="Rev 4 Allen Wirfs-Brock" w:date="2011-11-04T16:54:00Z">
        <w:r w:rsidRPr="00C7794D">
          <w:rPr>
            <w:sz w:val="22"/>
          </w:rPr>
          <w:t xml:space="preserve">FunctionRestParameter </w:t>
        </w:r>
        <w:r w:rsidRPr="00C7794D">
          <w:rPr>
            <w:rFonts w:ascii="Arial" w:hAnsi="Arial"/>
            <w:b/>
            <w:i w:val="0"/>
            <w:sz w:val="22"/>
          </w:rPr>
          <w:t>:</w:t>
        </w:r>
      </w:ins>
      <w:ins w:id="27231"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27232" w:author="Rev 5 Allen Wirfs-Brock" w:date="2011-12-29T17:44:00Z">
        <w:r w:rsidR="00596CFD">
          <w:rPr>
            <w:sz w:val="22"/>
          </w:rPr>
          <w:t>Binding</w:t>
        </w:r>
      </w:ins>
      <w:ins w:id="27233" w:author="Rev 4 Allen Wirfs-Brock" w:date="2011-11-04T16:56:00Z">
        <w:r w:rsidRPr="00C7794D">
          <w:rPr>
            <w:sz w:val="22"/>
          </w:rPr>
          <w:t>Identifier</w:t>
        </w:r>
      </w:ins>
    </w:p>
    <w:p w:rsidR="00D14561" w:rsidRDefault="00D14561" w:rsidP="00D14561">
      <w:pPr>
        <w:pStyle w:val="Alg3"/>
        <w:numPr>
          <w:ilvl w:val="0"/>
          <w:numId w:val="615"/>
        </w:numPr>
        <w:contextualSpacing/>
        <w:rPr>
          <w:ins w:id="27234" w:author="Rev 7 Allen Wirfs-Brock" w:date="2012-04-12T14:16:00Z"/>
        </w:rPr>
      </w:pPr>
      <w:ins w:id="27235" w:author="Rev 7 Allen Wirfs-Brock" w:date="2012-04-12T14:16:00Z">
        <w:r>
          <w:t>Asse</w:t>
        </w:r>
      </w:ins>
      <w:ins w:id="27236" w:author="Rev 8 Allen Wirfs-Brock" w:date="2012-06-14T15:47:00Z">
        <w:r w:rsidR="003679DC">
          <w:t>r</w:t>
        </w:r>
      </w:ins>
      <w:ins w:id="27237" w:author="Rev 7 Allen Wirfs-Brock" w:date="2012-04-12T14:16:00Z">
        <w:r>
          <w:t xml:space="preserve">t: </w:t>
        </w:r>
        <w:r>
          <w:rPr>
            <w:i/>
          </w:rPr>
          <w:t>array</w:t>
        </w:r>
        <w:r>
          <w:t xml:space="preserve"> is a </w:t>
        </w:r>
      </w:ins>
      <w:ins w:id="27238" w:author="Rev 7 Allen Wirfs-Brock" w:date="2012-04-12T14:18:00Z">
        <w:r>
          <w:t>well formed arguments object</w:t>
        </w:r>
      </w:ins>
      <w:ins w:id="27239" w:author="Rev 7 Allen Wirfs-Brock" w:date="2012-04-12T14:16:00Z">
        <w:r>
          <w:t xml:space="preserve">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ins>
    </w:p>
    <w:p w:rsidR="00D14561" w:rsidRDefault="00D14561" w:rsidP="00D14561">
      <w:pPr>
        <w:pStyle w:val="Alg3"/>
        <w:numPr>
          <w:ilvl w:val="0"/>
          <w:numId w:val="615"/>
        </w:numPr>
        <w:contextualSpacing/>
        <w:rPr>
          <w:ins w:id="27240" w:author="Rev 7 Allen Wirfs-Brock" w:date="2012-04-12T14:16:00Z"/>
        </w:rPr>
      </w:pPr>
      <w:ins w:id="27241" w:author="Rev 7 Allen Wirfs-Brock" w:date="2012-04-12T14:16:00Z">
        <w:r>
          <w:t xml:space="preserve">Let </w:t>
        </w:r>
      </w:ins>
      <w:ins w:id="27242" w:author="Rev 7 Allen Wirfs-Brock" w:date="2012-04-12T14:36:00Z">
        <w:del w:id="27243" w:author="Rev 10 Allen Wirfs-Brock" w:date="2012-08-13T19:59:00Z">
          <w:r w:rsidR="00B048D2" w:rsidDel="00C700A2">
            <w:rPr>
              <w:i/>
            </w:rPr>
            <w:delText>arguments</w:delText>
          </w:r>
        </w:del>
      </w:ins>
      <w:ins w:id="27244" w:author="Rev 7 Allen Wirfs-Brock" w:date="2012-04-12T14:17:00Z">
        <w:del w:id="27245" w:author="Rev 10 Allen Wirfs-Brock" w:date="2012-08-13T19:59:00Z">
          <w:r w:rsidDel="00C700A2">
            <w:rPr>
              <w:i/>
            </w:rPr>
            <w:delText>Length</w:delText>
          </w:r>
        </w:del>
      </w:ins>
      <w:ins w:id="27246" w:author="Rev 10 Allen Wirfs-Brock" w:date="2012-08-13T19:59:00Z">
        <w:r w:rsidR="00C700A2">
          <w:rPr>
            <w:i/>
          </w:rPr>
          <w:t>status</w:t>
        </w:r>
      </w:ins>
      <w:ins w:id="27247" w:author="Rev 7 Allen Wirfs-Brock" w:date="2012-04-12T14:16:00Z">
        <w:r>
          <w:t xml:space="preserve"> be the result of calling the [[Get]] internal method of </w:t>
        </w:r>
        <w:del w:id="27248" w:author="Rev 10 Allen Wirfs-Brock" w:date="2012-08-13T20:00:00Z">
          <w:r w:rsidDel="00C700A2">
            <w:rPr>
              <w:i/>
            </w:rPr>
            <w:delText>value</w:delText>
          </w:r>
        </w:del>
      </w:ins>
      <w:ins w:id="27249" w:author="Rev 10 Allen Wirfs-Brock" w:date="2012-08-13T20:00:00Z">
        <w:r w:rsidR="00C700A2">
          <w:rPr>
            <w:i/>
          </w:rPr>
          <w:t>array</w:t>
        </w:r>
      </w:ins>
      <w:ins w:id="27250" w:author="Rev 7 Allen Wirfs-Brock" w:date="2012-04-12T14:16:00Z">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rsidR="00D14561" w:rsidRDefault="00D14561" w:rsidP="00596CFD">
      <w:pPr>
        <w:pStyle w:val="Alg3"/>
        <w:numPr>
          <w:ilvl w:val="0"/>
          <w:numId w:val="615"/>
        </w:numPr>
        <w:rPr>
          <w:ins w:id="27251" w:author="Rev 7 Allen Wirfs-Brock" w:date="2012-04-12T14:20:00Z"/>
        </w:rPr>
      </w:pPr>
      <w:ins w:id="27252" w:author="Rev 7 Allen Wirfs-Brock" w:date="2012-04-12T14:20:00Z">
        <w:r>
          <w:t xml:space="preserve">Let </w:t>
        </w:r>
      </w:ins>
      <w:ins w:id="27253" w:author="Rev 7 Allen Wirfs-Brock" w:date="2012-04-12T14:37:00Z">
        <w:r w:rsidR="00B048D2">
          <w:rPr>
            <w:i/>
          </w:rPr>
          <w:t>argumentsLength</w:t>
        </w:r>
        <w:r w:rsidR="00B048D2">
          <w:t xml:space="preserve"> </w:t>
        </w:r>
      </w:ins>
      <w:ins w:id="27254" w:author="Rev 7 Allen Wirfs-Brock" w:date="2012-04-12T14:20:00Z">
        <w:r>
          <w:t xml:space="preserve">be </w:t>
        </w:r>
      </w:ins>
      <w:ins w:id="27255" w:author="Rev 7 Allen Wirfs-Brock" w:date="2012-04-12T14:37:00Z">
        <w:del w:id="27256" w:author="Rev 10 Allen Wirfs-Brock" w:date="2012-08-13T19:59:00Z">
          <w:r w:rsidR="00B048D2" w:rsidDel="00C700A2">
            <w:rPr>
              <w:i/>
            </w:rPr>
            <w:delText>argumentsLength</w:delText>
          </w:r>
        </w:del>
      </w:ins>
      <w:ins w:id="27257" w:author="Rev 10 Allen Wirfs-Brock" w:date="2012-08-13T19:59:00Z">
        <w:r w:rsidR="00C700A2">
          <w:rPr>
            <w:i/>
          </w:rPr>
          <w:t>status</w:t>
        </w:r>
      </w:ins>
      <w:ins w:id="27258" w:author="Rev 7 Allen Wirfs-Brock" w:date="2012-04-12T14:20:00Z">
        <w:r>
          <w:t>.[[value]].</w:t>
        </w:r>
      </w:ins>
    </w:p>
    <w:p w:rsidR="00035180" w:rsidRPr="004418C4" w:rsidRDefault="00035180" w:rsidP="00596CFD">
      <w:pPr>
        <w:pStyle w:val="Alg3"/>
        <w:numPr>
          <w:ilvl w:val="0"/>
          <w:numId w:val="615"/>
        </w:numPr>
        <w:rPr>
          <w:ins w:id="27259" w:author="Rev 4 Allen Wirfs-Brock" w:date="2011-11-04T16:55:00Z"/>
        </w:rPr>
      </w:pPr>
      <w:ins w:id="27260" w:author="Rev 4 Allen Wirfs-Brock" w:date="2011-11-04T16:55:00Z">
        <w:r w:rsidRPr="004418C4">
          <w:t xml:space="preserve">Let </w:t>
        </w:r>
        <w:r w:rsidRPr="004418C4">
          <w:rPr>
            <w:i/>
          </w:rPr>
          <w:t>A</w:t>
        </w:r>
        <w:r w:rsidRPr="004418C4">
          <w:t xml:space="preserve"> be </w:t>
        </w:r>
      </w:ins>
      <w:ins w:id="27261" w:author="Rev 7 Allen Wirfs-Brock" w:date="2012-04-11T16:18:00Z">
        <w:r w:rsidR="00F44A1F">
          <w:t>the result of the abstract</w:t>
        </w:r>
        <w:del w:id="27262" w:author="Rev 8 Allen Wirfs-Brock" w:date="2012-06-14T14:39:00Z">
          <w:r w:rsidR="00F44A1F" w:rsidDel="00D4543D">
            <w:delText>ion</w:delText>
          </w:r>
        </w:del>
        <w:r w:rsidR="00F44A1F">
          <w:t xml:space="preserve"> operation ArrayCreate (15.4) with argument 0</w:t>
        </w:r>
      </w:ins>
      <w:ins w:id="27263" w:author="Rev 4 Allen Wirfs-Brock" w:date="2011-11-04T16:55:00Z">
        <w:del w:id="27264"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rsidR="00035180" w:rsidRPr="004418C4" w:rsidRDefault="00035180" w:rsidP="00596CFD">
      <w:pPr>
        <w:pStyle w:val="Alg3"/>
        <w:numPr>
          <w:ilvl w:val="0"/>
          <w:numId w:val="615"/>
        </w:numPr>
        <w:rPr>
          <w:ins w:id="27265" w:author="Rev 4 Allen Wirfs-Brock" w:date="2011-11-04T16:55:00Z"/>
        </w:rPr>
      </w:pPr>
      <w:ins w:id="27266" w:author="Rev 4 Allen Wirfs-Brock" w:date="2011-11-04T16:55:00Z">
        <w:r w:rsidRPr="004418C4">
          <w:t xml:space="preserve">Let </w:t>
        </w:r>
        <w:r w:rsidRPr="004418C4">
          <w:rPr>
            <w:i/>
          </w:rPr>
          <w:t>n</w:t>
        </w:r>
        <w:r w:rsidRPr="004418C4">
          <w:t>=0;</w:t>
        </w:r>
      </w:ins>
    </w:p>
    <w:p w:rsidR="00035180" w:rsidRPr="004418C4" w:rsidRDefault="00035180" w:rsidP="00596CFD">
      <w:pPr>
        <w:pStyle w:val="Alg3"/>
        <w:numPr>
          <w:ilvl w:val="0"/>
          <w:numId w:val="615"/>
        </w:numPr>
        <w:rPr>
          <w:ins w:id="27267" w:author="Rev 4 Allen Wirfs-Brock" w:date="2011-11-04T16:55:00Z"/>
        </w:rPr>
      </w:pPr>
      <w:ins w:id="27268" w:author="Rev 4 Allen Wirfs-Brock" w:date="2011-11-04T16:55:00Z">
        <w:r w:rsidRPr="004418C4">
          <w:t xml:space="preserve">Repeat, while </w:t>
        </w:r>
      </w:ins>
      <w:ins w:id="27269" w:author="Rev 4 Allen Wirfs-Brock" w:date="2011-11-06T12:28:00Z">
        <w:r w:rsidR="00A34113">
          <w:rPr>
            <w:i/>
          </w:rPr>
          <w:t>nextIndex</w:t>
        </w:r>
        <w:r w:rsidR="00A34113" w:rsidRPr="004418C4">
          <w:t xml:space="preserve"> </w:t>
        </w:r>
      </w:ins>
      <w:ins w:id="27270" w:author="Rev 4 Allen Wirfs-Brock" w:date="2011-11-04T16:55:00Z">
        <w:r w:rsidRPr="004418C4">
          <w:t xml:space="preserve">&lt; </w:t>
        </w:r>
      </w:ins>
      <w:ins w:id="27271" w:author="Rev 7 Allen Wirfs-Brock" w:date="2012-04-12T14:37:00Z">
        <w:r w:rsidR="00B048D2">
          <w:rPr>
            <w:i/>
          </w:rPr>
          <w:t>argumentsLength</w:t>
        </w:r>
      </w:ins>
      <w:ins w:id="27272" w:author="Rev 4 Allen Wirfs-Brock" w:date="2011-11-06T12:28:00Z">
        <w:del w:id="27273" w:author="Rev 7 Allen Wirfs-Brock" w:date="2012-04-12T14:37:00Z">
          <w:r w:rsidR="00A34113" w:rsidRPr="004418C4" w:rsidDel="00B048D2">
            <w:rPr>
              <w:i/>
            </w:rPr>
            <w:delText>arrayLength</w:delText>
          </w:r>
        </w:del>
      </w:ins>
    </w:p>
    <w:p w:rsidR="00035180" w:rsidRPr="004418C4" w:rsidRDefault="00035180" w:rsidP="00596CFD">
      <w:pPr>
        <w:pStyle w:val="Alg3"/>
        <w:numPr>
          <w:ilvl w:val="1"/>
          <w:numId w:val="615"/>
        </w:numPr>
        <w:tabs>
          <w:tab w:val="clear" w:pos="1080"/>
          <w:tab w:val="num" w:pos="720"/>
        </w:tabs>
        <w:ind w:left="720"/>
        <w:rPr>
          <w:ins w:id="27274" w:author="Rev 4 Allen Wirfs-Brock" w:date="2011-11-04T16:55:00Z"/>
        </w:rPr>
      </w:pPr>
      <w:ins w:id="27275" w:author="Rev 4 Allen Wirfs-Brock" w:date="2011-11-04T16:55:00Z">
        <w:r w:rsidRPr="004418C4">
          <w:t xml:space="preserve">Let </w:t>
        </w:r>
        <w:r w:rsidRPr="004418C4">
          <w:rPr>
            <w:i/>
          </w:rPr>
          <w:t>P</w:t>
        </w:r>
        <w:r w:rsidRPr="004418C4">
          <w:t xml:space="preserve"> be ToString(</w:t>
        </w:r>
      </w:ins>
      <w:ins w:id="27276" w:author="Rev 4 Allen Wirfs-Brock" w:date="2011-11-06T12:29:00Z">
        <w:r w:rsidR="00A34113">
          <w:rPr>
            <w:i/>
          </w:rPr>
          <w:t>nextIndex</w:t>
        </w:r>
      </w:ins>
      <w:ins w:id="27277" w:author="Rev 4 Allen Wirfs-Brock" w:date="2011-11-04T16:55:00Z">
        <w:r w:rsidRPr="004418C4">
          <w:t>).</w:t>
        </w:r>
      </w:ins>
    </w:p>
    <w:p w:rsidR="00035180" w:rsidRPr="004418C4" w:rsidRDefault="00585329" w:rsidP="00596CFD">
      <w:pPr>
        <w:pStyle w:val="Alg3"/>
        <w:numPr>
          <w:ilvl w:val="1"/>
          <w:numId w:val="615"/>
        </w:numPr>
        <w:tabs>
          <w:tab w:val="clear" w:pos="1080"/>
          <w:tab w:val="num" w:pos="720"/>
        </w:tabs>
        <w:ind w:left="720"/>
        <w:rPr>
          <w:ins w:id="27278" w:author="Rev 4 Allen Wirfs-Brock" w:date="2011-11-04T16:55:00Z"/>
        </w:rPr>
      </w:pPr>
      <w:ins w:id="27279" w:author="Rev 4 Allen Wirfs-Brock" w:date="2011-11-06T13:10:00Z">
        <w:r>
          <w:t xml:space="preserve">Assert: </w:t>
        </w:r>
      </w:ins>
      <w:ins w:id="27280" w:author="Rev 4 Allen Wirfs-Brock" w:date="2011-11-06T12:30:00Z">
        <w:r w:rsidR="00A34113">
          <w:rPr>
            <w:i/>
          </w:rPr>
          <w:t>array</w:t>
        </w:r>
        <w:r w:rsidR="00A34113">
          <w:t xml:space="preserve"> </w:t>
        </w:r>
      </w:ins>
      <w:ins w:id="27281" w:author="Rev 4 Allen Wirfs-Brock" w:date="2011-11-06T12:28:00Z">
        <w:r w:rsidR="00A34113">
          <w:t>is a well formed arguments object,</w:t>
        </w:r>
      </w:ins>
      <w:ins w:id="27282" w:author="Rev 4 Allen Wirfs-Brock" w:date="2011-11-06T13:10:00Z">
        <w:r>
          <w:t xml:space="preserve"> hence</w:t>
        </w:r>
      </w:ins>
      <w:ins w:id="27283" w:author="Rev 4 Allen Wirfs-Brock" w:date="2011-11-06T12:28:00Z">
        <w:r w:rsidR="00A34113">
          <w:t xml:space="preserve"> it must have a property </w:t>
        </w:r>
        <w:r w:rsidR="00A34113" w:rsidRPr="00C7794D">
          <w:rPr>
            <w:i/>
            <w:u w:val="single"/>
          </w:rPr>
          <w:t>P</w:t>
        </w:r>
        <w:r w:rsidR="00A34113">
          <w:t>.</w:t>
        </w:r>
      </w:ins>
    </w:p>
    <w:p w:rsidR="00035180" w:rsidRPr="004418C4" w:rsidRDefault="00035180" w:rsidP="00596CFD">
      <w:pPr>
        <w:pStyle w:val="Alg3"/>
        <w:numPr>
          <w:ilvl w:val="1"/>
          <w:numId w:val="615"/>
        </w:numPr>
        <w:tabs>
          <w:tab w:val="clear" w:pos="1080"/>
          <w:tab w:val="num" w:pos="720"/>
        </w:tabs>
        <w:ind w:hanging="720"/>
        <w:rPr>
          <w:ins w:id="27284" w:author="Rev 4 Allen Wirfs-Brock" w:date="2011-11-04T16:55:00Z"/>
        </w:rPr>
      </w:pPr>
      <w:ins w:id="27285" w:author="Rev 4 Allen Wirfs-Brock" w:date="2011-11-04T16:55:00Z">
        <w:r w:rsidRPr="004418C4">
          <w:t xml:space="preserve">Let </w:t>
        </w:r>
        <w:r w:rsidRPr="004418C4">
          <w:rPr>
            <w:i/>
          </w:rPr>
          <w:t>v</w:t>
        </w:r>
        <w:r w:rsidRPr="004418C4">
          <w:t xml:space="preserve"> be the result of calling the [[Get]] internal method of </w:t>
        </w:r>
      </w:ins>
      <w:ins w:id="27286" w:author="Rev 4 Allen Wirfs-Brock" w:date="2011-11-06T12:30:00Z">
        <w:r w:rsidR="00A34113">
          <w:rPr>
            <w:i/>
          </w:rPr>
          <w:t>array</w:t>
        </w:r>
        <w:r w:rsidR="00A34113" w:rsidRPr="004418C4">
          <w:t xml:space="preserve"> </w:t>
        </w:r>
      </w:ins>
      <w:ins w:id="27287" w:author="Rev 4 Allen Wirfs-Brock" w:date="2011-11-04T16:55:00Z">
        <w:r w:rsidRPr="004418C4">
          <w:t xml:space="preserve">passing </w:t>
        </w:r>
        <w:r w:rsidRPr="004418C4">
          <w:rPr>
            <w:i/>
          </w:rPr>
          <w:t xml:space="preserve">P </w:t>
        </w:r>
        <w:r w:rsidRPr="004418C4">
          <w:t>as the argument.</w:t>
        </w:r>
      </w:ins>
    </w:p>
    <w:p w:rsidR="00035180" w:rsidRPr="004418C4" w:rsidRDefault="00035180" w:rsidP="00596CFD">
      <w:pPr>
        <w:pStyle w:val="Alg3"/>
        <w:numPr>
          <w:ilvl w:val="1"/>
          <w:numId w:val="615"/>
        </w:numPr>
        <w:tabs>
          <w:tab w:val="clear" w:pos="1080"/>
          <w:tab w:val="num" w:pos="720"/>
        </w:tabs>
        <w:ind w:left="720"/>
        <w:rPr>
          <w:ins w:id="27288" w:author="Rev 4 Allen Wirfs-Brock" w:date="2011-11-04T16:55:00Z"/>
        </w:rPr>
      </w:pPr>
      <w:ins w:id="27289"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7290" w:author="Rev 7 Allen Wirfs-Brock" w:date="2012-04-09T17:18:00Z">
        <w:r w:rsidR="00112290">
          <w:t>.[[value]]</w:t>
        </w:r>
      </w:ins>
      <w:ins w:id="27291" w:author="Rev 4 Allen Wirfs-Brock" w:date="2011-11-04T16:55: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rsidR="00035180" w:rsidRPr="004418C4" w:rsidRDefault="00035180" w:rsidP="00596CFD">
      <w:pPr>
        <w:pStyle w:val="Alg3"/>
        <w:numPr>
          <w:ilvl w:val="1"/>
          <w:numId w:val="615"/>
        </w:numPr>
        <w:tabs>
          <w:tab w:val="clear" w:pos="1080"/>
          <w:tab w:val="num" w:pos="720"/>
        </w:tabs>
        <w:ind w:hanging="720"/>
        <w:rPr>
          <w:ins w:id="27292" w:author="Rev 4 Allen Wirfs-Brock" w:date="2011-11-04T16:55:00Z"/>
        </w:rPr>
      </w:pPr>
      <w:ins w:id="27293" w:author="Rev 4 Allen Wirfs-Brock" w:date="2011-11-04T16:55:00Z">
        <w:r w:rsidRPr="004418C4">
          <w:t xml:space="preserve">Let </w:t>
        </w:r>
        <w:r w:rsidRPr="004418C4">
          <w:rPr>
            <w:i/>
          </w:rPr>
          <w:t>n</w:t>
        </w:r>
        <w:r w:rsidRPr="004418C4">
          <w:t xml:space="preserve"> = </w:t>
        </w:r>
        <w:r w:rsidRPr="004418C4">
          <w:rPr>
            <w:i/>
          </w:rPr>
          <w:t>n</w:t>
        </w:r>
        <w:r w:rsidRPr="004418C4">
          <w:t>+1.</w:t>
        </w:r>
      </w:ins>
    </w:p>
    <w:p w:rsidR="00035180" w:rsidRPr="004418C4" w:rsidRDefault="00035180" w:rsidP="00596CFD">
      <w:pPr>
        <w:pStyle w:val="Alg3"/>
        <w:numPr>
          <w:ilvl w:val="1"/>
          <w:numId w:val="615"/>
        </w:numPr>
        <w:tabs>
          <w:tab w:val="clear" w:pos="1080"/>
          <w:tab w:val="num" w:pos="720"/>
        </w:tabs>
        <w:ind w:hanging="720"/>
        <w:rPr>
          <w:ins w:id="27294" w:author="Rev 4 Allen Wirfs-Brock" w:date="2011-11-04T16:55:00Z"/>
        </w:rPr>
      </w:pPr>
      <w:ins w:id="27295" w:author="Rev 4 Allen Wirfs-Brock" w:date="2011-11-04T16:55:00Z">
        <w:r w:rsidRPr="004418C4">
          <w:t xml:space="preserve">Let </w:t>
        </w:r>
      </w:ins>
      <w:ins w:id="27296" w:author="Rev 4 Allen Wirfs-Brock" w:date="2011-11-06T12:31:00Z">
        <w:r w:rsidR="00A34113">
          <w:rPr>
            <w:i/>
          </w:rPr>
          <w:t>nextIndex</w:t>
        </w:r>
        <w:r w:rsidR="00A34113" w:rsidRPr="004418C4">
          <w:t xml:space="preserve"> </w:t>
        </w:r>
      </w:ins>
      <w:ins w:id="27297" w:author="Rev 4 Allen Wirfs-Brock" w:date="2011-11-04T16:55:00Z">
        <w:r w:rsidRPr="004418C4">
          <w:t xml:space="preserve">= </w:t>
        </w:r>
      </w:ins>
      <w:ins w:id="27298" w:author="Rev 4 Allen Wirfs-Brock" w:date="2011-11-06T12:31:00Z">
        <w:r w:rsidR="00A34113">
          <w:rPr>
            <w:i/>
          </w:rPr>
          <w:t>nextIndex</w:t>
        </w:r>
        <w:r w:rsidR="00A34113" w:rsidRPr="004418C4">
          <w:t xml:space="preserve"> </w:t>
        </w:r>
      </w:ins>
      <w:ins w:id="27299" w:author="Rev 4 Allen Wirfs-Brock" w:date="2011-11-04T16:55:00Z">
        <w:r w:rsidRPr="004418C4">
          <w:t>+1.</w:t>
        </w:r>
      </w:ins>
    </w:p>
    <w:p w:rsidR="00035180" w:rsidRPr="004418C4" w:rsidRDefault="00355E22" w:rsidP="00596CFD">
      <w:pPr>
        <w:pStyle w:val="Alg3"/>
        <w:numPr>
          <w:ilvl w:val="0"/>
          <w:numId w:val="615"/>
        </w:numPr>
        <w:spacing w:after="240"/>
        <w:rPr>
          <w:ins w:id="27300" w:author="Rev 4 Allen Wirfs-Brock" w:date="2011-11-04T16:55:00Z"/>
        </w:rPr>
      </w:pPr>
      <w:ins w:id="27301" w:author="Rev 6 Allen Wirfs-Brock" w:date="2012-02-26T10:39:00Z">
        <w:r>
          <w:t xml:space="preserve">Return the result of performing </w:t>
        </w:r>
      </w:ins>
      <w:ins w:id="27302" w:author="Rev 4 Allen Wirfs-Brock" w:date="2011-11-04T16:55:00Z">
        <w:del w:id="27303" w:author="Rev 6 Allen Wirfs-Brock" w:date="2012-02-26T10:39:00Z">
          <w:r w:rsidR="00035180" w:rsidRPr="004418C4" w:rsidDel="00355E22">
            <w:delText xml:space="preserve">Perform </w:delText>
          </w:r>
        </w:del>
        <w:r w:rsidR="00035180" w:rsidRPr="004418C4">
          <w:t xml:space="preserve">Binding </w:t>
        </w:r>
        <w:del w:id="27304" w:author="Rev 6 Allen Wirfs-Brock" w:date="2012-02-27T15:47:00Z">
          <w:r w:rsidR="00035180" w:rsidRPr="004418C4" w:rsidDel="00A113E2">
            <w:delText>Initialization</w:delText>
          </w:r>
        </w:del>
      </w:ins>
      <w:ins w:id="27305" w:author="Rev 6 Allen Wirfs-Brock" w:date="2012-02-27T15:47:00Z">
        <w:r w:rsidR="00A113E2">
          <w:t>Initialisation</w:t>
        </w:r>
      </w:ins>
      <w:ins w:id="27306" w:author="Rev 4 Allen Wirfs-Brock" w:date="2011-11-04T16:55:00Z">
        <w:r w:rsidR="00035180" w:rsidRPr="004418C4">
          <w:t xml:space="preserve"> for </w:t>
        </w:r>
      </w:ins>
      <w:ins w:id="27307" w:author="Rev 5 Allen Wirfs-Brock" w:date="2011-12-29T17:45:00Z">
        <w:r w:rsidR="00596CFD" w:rsidRPr="00596CFD">
          <w:rPr>
            <w:i/>
            <w:sz w:val="22"/>
          </w:rPr>
          <w:t>Binding</w:t>
        </w:r>
      </w:ins>
      <w:ins w:id="27308" w:author="Rev 4 Allen Wirfs-Brock" w:date="2011-11-04T16:55:00Z">
        <w:r w:rsidR="00035180" w:rsidRPr="004418C4">
          <w:rPr>
            <w:i/>
          </w:rPr>
          <w:t>Identif</w:t>
        </w:r>
      </w:ins>
      <w:ins w:id="27309" w:author="Rev 7 Allen Wirfs-Brock" w:date="2012-04-12T14:35:00Z">
        <w:r w:rsidR="00B048D2">
          <w:rPr>
            <w:i/>
          </w:rPr>
          <w:t>i</w:t>
        </w:r>
      </w:ins>
      <w:ins w:id="27310" w:author="Rev 4 Allen Wirfs-Brock" w:date="2011-11-04T16:55:00Z">
        <w:r w:rsidR="00035180" w:rsidRPr="004418C4">
          <w:rPr>
            <w:i/>
          </w:rPr>
          <w:t>er</w:t>
        </w:r>
        <w:r w:rsidR="00035180" w:rsidRPr="004418C4">
          <w:t xml:space="preserve"> using </w:t>
        </w:r>
        <w:r w:rsidR="00035180" w:rsidRPr="004418C4">
          <w:rPr>
            <w:i/>
          </w:rPr>
          <w:t>A</w:t>
        </w:r>
        <w:r w:rsidR="00035180" w:rsidRPr="004418C4">
          <w:t xml:space="preserve"> and </w:t>
        </w:r>
      </w:ins>
      <w:ins w:id="27311" w:author="Rev 4 Allen Wirfs-Brock" w:date="2011-11-06T12:25:00Z">
        <w:r w:rsidR="00A34113">
          <w:rPr>
            <w:i/>
          </w:rPr>
          <w:t>environment</w:t>
        </w:r>
        <w:r w:rsidR="00A34113" w:rsidRPr="004418C4">
          <w:t xml:space="preserve"> </w:t>
        </w:r>
      </w:ins>
      <w:ins w:id="27312" w:author="Rev 4 Allen Wirfs-Brock" w:date="2011-11-04T16:55:00Z">
        <w:r w:rsidR="00035180" w:rsidRPr="004418C4">
          <w:t xml:space="preserve">as </w:t>
        </w:r>
      </w:ins>
      <w:ins w:id="27313" w:author="Rev 4 Allen Wirfs-Brock" w:date="2011-11-06T12:25:00Z">
        <w:r w:rsidR="00A34113">
          <w:t>arguments</w:t>
        </w:r>
      </w:ins>
      <w:ins w:id="27314" w:author="Rev 4 Allen Wirfs-Brock" w:date="2011-11-04T16:55:00Z">
        <w:r w:rsidR="00035180" w:rsidRPr="004418C4">
          <w:t>.</w:t>
        </w:r>
      </w:ins>
    </w:p>
    <w:p w:rsidR="00B84A5F" w:rsidRPr="004418C4" w:rsidDel="00C20D21" w:rsidRDefault="00B84A5F" w:rsidP="00B84A5F">
      <w:pPr>
        <w:pStyle w:val="SyntaxRule"/>
        <w:spacing w:after="240"/>
        <w:rPr>
          <w:ins w:id="27315" w:author="Rev 4 Allen Wirfs-Brock" w:date="2011-11-04T17:12:00Z"/>
          <w:del w:id="27316" w:author="Rev 8 Allen Wirfs-Brock" w:date="2012-06-01T09:13:00Z"/>
        </w:rPr>
      </w:pPr>
      <w:ins w:id="27317" w:author="Rev 4 Allen Wirfs-Brock" w:date="2011-11-04T17:12:00Z">
        <w:del w:id="27318" w:author="Rev 8 Allen Wirfs-Brock" w:date="2012-06-01T09:13:00Z">
          <w:r w:rsidRPr="004418C4" w:rsidDel="00C20D21">
            <w:delText>Formal</w:delText>
          </w:r>
          <w:r w:rsidDel="00C20D21">
            <w:delText>Parameter</w:delText>
          </w:r>
          <w:r w:rsidRPr="004418C4" w:rsidDel="00C20D21">
            <w:delText xml:space="preserve"> </w:delText>
          </w:r>
          <w:r w:rsidRPr="004418C4" w:rsidDel="00C20D21">
            <w:rPr>
              <w:rFonts w:ascii="Arial" w:hAnsi="Arial"/>
              <w:b/>
              <w:i w:val="0"/>
            </w:rPr>
            <w:delText>:</w:delText>
          </w:r>
          <w:r w:rsidDel="00C20D21">
            <w:rPr>
              <w:rFonts w:ascii="Arial" w:hAnsi="Arial"/>
              <w:b/>
              <w:i w:val="0"/>
            </w:rPr>
            <w:delText xml:space="preserve"> </w:delText>
          </w:r>
          <w:r w:rsidRPr="004418C4" w:rsidDel="00C20D21">
            <w:delText>Binding</w:delText>
          </w:r>
        </w:del>
      </w:ins>
      <w:ins w:id="27319" w:author="Rev 4 Allen Wirfs-Brock" w:date="2011-11-06T13:08:00Z">
        <w:del w:id="27320" w:author="Rev 8 Allen Wirfs-Brock" w:date="2012-06-01T09:13:00Z">
          <w:r w:rsidR="00585329" w:rsidDel="00C20D21">
            <w:delText>Element</w:delText>
          </w:r>
        </w:del>
      </w:ins>
      <w:ins w:id="27321" w:author="Rev 4 Allen Wirfs-Brock" w:date="2011-11-04T17:12:00Z">
        <w:del w:id="27322" w:author="Rev 8 Allen Wirfs-Brock" w:date="2012-06-01T09:13:00Z">
          <w:r w:rsidRPr="004418C4" w:rsidDel="00C20D21">
            <w:delText xml:space="preserve"> </w:delText>
          </w:r>
        </w:del>
      </w:ins>
    </w:p>
    <w:p w:rsidR="00D10B56" w:rsidRPr="004418C4" w:rsidDel="00C20D21" w:rsidRDefault="00355E22" w:rsidP="00596CFD">
      <w:pPr>
        <w:pStyle w:val="Alg3"/>
        <w:numPr>
          <w:ilvl w:val="0"/>
          <w:numId w:val="616"/>
        </w:numPr>
        <w:spacing w:after="220"/>
        <w:rPr>
          <w:ins w:id="27323" w:author="Rev 4 Allen Wirfs-Brock" w:date="2011-11-04T17:28:00Z"/>
          <w:del w:id="27324" w:author="Rev 8 Allen Wirfs-Brock" w:date="2012-06-01T09:13:00Z"/>
        </w:rPr>
      </w:pPr>
      <w:ins w:id="27325" w:author="Rev 6 Allen Wirfs-Brock" w:date="2012-02-26T10:39:00Z">
        <w:del w:id="27326" w:author="Rev 8 Allen Wirfs-Brock" w:date="2012-06-01T09:13:00Z">
          <w:r w:rsidDel="00C20D21">
            <w:delText xml:space="preserve">Return the result of performing </w:delText>
          </w:r>
        </w:del>
      </w:ins>
      <w:ins w:id="27327" w:author="Rev 4 Allen Wirfs-Brock" w:date="2011-11-06T13:09:00Z">
        <w:del w:id="27328" w:author="Rev 8 Allen Wirfs-Brock" w:date="2012-06-01T09:13:00Z">
          <w:r w:rsidR="00585329" w:rsidDel="00C20D21">
            <w:delText>Perform Indexed Binding Initialization</w:delText>
          </w:r>
        </w:del>
      </w:ins>
      <w:ins w:id="27329" w:author="Rev 6 Allen Wirfs-Brock" w:date="2012-02-27T15:47:00Z">
        <w:del w:id="27330" w:author="Rev 8 Allen Wirfs-Brock" w:date="2012-06-01T09:13:00Z">
          <w:r w:rsidR="00A113E2" w:rsidDel="00C20D21">
            <w:delText>Initialisation</w:delText>
          </w:r>
        </w:del>
      </w:ins>
      <w:ins w:id="27331" w:author="Rev 4 Allen Wirfs-Brock" w:date="2011-11-06T13:09:00Z">
        <w:del w:id="27332" w:author="Rev 8 Allen Wirfs-Brock" w:date="2012-06-01T09:13:00Z">
          <w:r w:rsidR="00585329" w:rsidDel="00C20D21">
            <w:delText xml:space="preserve"> for</w:delText>
          </w:r>
          <w:r w:rsidR="00585329" w:rsidRPr="004418C4" w:rsidDel="00C20D21">
            <w:delText xml:space="preserve"> </w:delText>
          </w:r>
          <w:r w:rsidR="00585329" w:rsidDel="00C20D21">
            <w:rPr>
              <w:i/>
            </w:rPr>
            <w:delText>BindingElement</w:delText>
          </w:r>
          <w:r w:rsidR="00585329" w:rsidRPr="00035180" w:rsidDel="00C20D21">
            <w:rPr>
              <w:i/>
            </w:rPr>
            <w:delText xml:space="preserve"> </w:delText>
          </w:r>
          <w:r w:rsidR="00585329" w:rsidRPr="004418C4" w:rsidDel="00C20D21">
            <w:delText xml:space="preserve">using </w:delText>
          </w:r>
          <w:r w:rsidR="00585329" w:rsidDel="00C20D21">
            <w:rPr>
              <w:i/>
            </w:rPr>
            <w:delText>array</w:delText>
          </w:r>
          <w:r w:rsidR="00585329" w:rsidRPr="004418C4" w:rsidDel="00C20D21">
            <w:delText>,</w:delText>
          </w:r>
          <w:r w:rsidR="00585329" w:rsidRPr="004418C4" w:rsidDel="00C20D21">
            <w:rPr>
              <w:i/>
            </w:rPr>
            <w:delText xml:space="preserve"> </w:delText>
          </w:r>
          <w:r w:rsidR="00585329" w:rsidDel="00C20D21">
            <w:rPr>
              <w:i/>
            </w:rPr>
            <w:delText>arrayLength</w:delText>
          </w:r>
          <w:r w:rsidR="00585329" w:rsidRPr="004418C4" w:rsidDel="00C20D21">
            <w:delText>,</w:delText>
          </w:r>
          <w:r w:rsidR="00585329" w:rsidRPr="004418C4" w:rsidDel="00C20D21">
            <w:rPr>
              <w:i/>
            </w:rPr>
            <w:delText xml:space="preserve"> </w:delText>
          </w:r>
          <w:r w:rsidR="00585329" w:rsidDel="00C20D21">
            <w:rPr>
              <w:i/>
            </w:rPr>
            <w:delText>nextIndex</w:delText>
          </w:r>
          <w:r w:rsidR="00585329" w:rsidDel="00C20D21">
            <w:delText>,</w:delText>
          </w:r>
          <w:r w:rsidR="00585329" w:rsidRPr="004418C4" w:rsidDel="00C20D21">
            <w:delText xml:space="preserve"> and </w:delText>
          </w:r>
          <w:r w:rsidR="00585329" w:rsidDel="00C20D21">
            <w:rPr>
              <w:i/>
            </w:rPr>
            <w:delText>environment</w:delText>
          </w:r>
          <w:r w:rsidR="00585329" w:rsidDel="00C20D21">
            <w:delText xml:space="preserve"> </w:delText>
          </w:r>
          <w:r w:rsidR="00585329" w:rsidRPr="004418C4" w:rsidDel="00C20D21">
            <w:delText>as the arguments.</w:delText>
          </w:r>
        </w:del>
      </w:ins>
    </w:p>
    <w:p w:rsidR="00CB4E96" w:rsidRPr="00E77497" w:rsidRDefault="00CB4E96" w:rsidP="002F1A2E">
      <w:pPr>
        <w:keepNext/>
        <w:rPr>
          <w:ins w:id="27333" w:author="Rev 7 Allen Wirfs-Brock" w:date="2012-04-27T16:48:00Z"/>
          <w:rFonts w:ascii="Helvetica" w:hAnsi="Helvetica"/>
          <w:b/>
        </w:rPr>
      </w:pPr>
      <w:ins w:id="27334" w:author="Rev 7 Allen Wirfs-Brock" w:date="2012-04-27T16:48:00Z">
        <w:r w:rsidRPr="00675B74">
          <w:rPr>
            <w:rFonts w:ascii="Helvetica" w:hAnsi="Helvetica"/>
            <w:b/>
          </w:rPr>
          <w:t xml:space="preserve">Runtime Semantics: </w:t>
        </w:r>
      </w:ins>
      <w:ins w:id="27335" w:author="Rev 11 Allen Wirfs-Brock" w:date="2012-10-24T11:59:00Z">
        <w:r w:rsidR="002F1A2E" w:rsidRPr="002F1A2E">
          <w:rPr>
            <w:rFonts w:ascii="Helvetica" w:hAnsi="Helvetica"/>
            <w:b/>
            <w:spacing w:val="6"/>
          </w:rPr>
          <w:t>InstantiateFunctionObject</w:t>
        </w:r>
      </w:ins>
      <w:ins w:id="27336" w:author="Rev 7 Allen Wirfs-Brock" w:date="2012-04-27T16:48:00Z">
        <w:del w:id="27337" w:author="Rev 11 Allen Wirfs-Brock" w:date="2012-10-24T11:59:00Z">
          <w:r w:rsidDel="002F1A2E">
            <w:rPr>
              <w:rFonts w:ascii="Helvetica" w:hAnsi="Helvetica"/>
              <w:b/>
              <w:spacing w:val="6"/>
            </w:rPr>
            <w:delText>Instantiate Function Declaration</w:delText>
          </w:r>
        </w:del>
      </w:ins>
    </w:p>
    <w:p w:rsidR="009E4458" w:rsidRPr="004418C4" w:rsidRDefault="009E4458" w:rsidP="009E4458">
      <w:pPr>
        <w:ind w:left="360"/>
        <w:rPr>
          <w:ins w:id="27338" w:author="Rev 11 Allen Wirfs-Brock" w:date="2012-10-17T09:18:00Z"/>
        </w:rPr>
      </w:pPr>
      <w:ins w:id="27339" w:author="Rev 11 Allen Wirfs-Brock" w:date="2012-10-17T09:18:00Z">
        <w:r>
          <w:t>W</w:t>
        </w:r>
        <w:r w:rsidRPr="004418C4">
          <w:t xml:space="preserve">ith </w:t>
        </w:r>
        <w:r>
          <w:t>parameter</w:t>
        </w:r>
        <w:r w:rsidRPr="004418C4">
          <w:t xml:space="preserve"> </w:t>
        </w:r>
        <w:r>
          <w:rPr>
            <w:rFonts w:ascii="Times New Roman" w:hAnsi="Times New Roman"/>
            <w:i/>
          </w:rPr>
          <w:t>scope</w:t>
        </w:r>
        <w:r>
          <w:t>.</w:t>
        </w:r>
      </w:ins>
    </w:p>
    <w:p w:rsidR="00CB4E96" w:rsidRPr="00E77497" w:rsidRDefault="00CB4E96" w:rsidP="00CB4E96">
      <w:pPr>
        <w:jc w:val="left"/>
        <w:rPr>
          <w:ins w:id="27340" w:author="Rev 7 Allen Wirfs-Brock" w:date="2012-04-27T16:48:00Z"/>
        </w:rPr>
      </w:pPr>
      <w:ins w:id="27341" w:author="Rev 7 Allen Wirfs-Brock" w:date="2012-04-27T16:48: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CB4E96" w:rsidRPr="0006447F" w:rsidRDefault="00CB4E96" w:rsidP="00CB4E96">
      <w:pPr>
        <w:numPr>
          <w:ilvl w:val="0"/>
          <w:numId w:val="143"/>
        </w:numPr>
        <w:contextualSpacing/>
        <w:rPr>
          <w:ins w:id="27342" w:author="Rev 7 Allen Wirfs-Brock" w:date="2012-04-27T16:49:00Z"/>
          <w:rFonts w:ascii="Times New Roman" w:hAnsi="Times New Roman"/>
        </w:rPr>
      </w:pPr>
      <w:ins w:id="27343" w:author="Rev 7 Allen Wirfs-Brock" w:date="2012-04-27T16:49: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ins>
      <w:ins w:id="27344" w:author="Rev 7 Allen Wirfs-Brock" w:date="2012-04-27T16:50:00Z">
        <w:r>
          <w:rPr>
            <w:rFonts w:ascii="Times New Roman" w:hAnsi="Times New Roman"/>
            <w:i/>
          </w:rPr>
          <w:t>Declaration</w:t>
        </w:r>
      </w:ins>
      <w:ins w:id="27345" w:author="Rev 7 Allen Wirfs-Brock" w:date="2012-04-27T16:49: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rsidR="00CB4E96" w:rsidDel="009E4458" w:rsidRDefault="00CB4E96" w:rsidP="00CB4E96">
      <w:pPr>
        <w:numPr>
          <w:ilvl w:val="0"/>
          <w:numId w:val="143"/>
        </w:numPr>
        <w:contextualSpacing/>
        <w:rPr>
          <w:ins w:id="27346" w:author="Rev 7 Allen Wirfs-Brock" w:date="2012-04-27T16:49:00Z"/>
          <w:del w:id="27347" w:author="Rev 11 Allen Wirfs-Brock" w:date="2012-10-17T09:19:00Z"/>
          <w:rFonts w:ascii="Times New Roman" w:hAnsi="Times New Roman"/>
        </w:rPr>
      </w:pPr>
      <w:ins w:id="27348" w:author="Rev 7 Allen Wirfs-Brock" w:date="2012-04-27T16:49:00Z">
        <w:del w:id="27349" w:author="Rev 11 Allen Wirfs-Brock" w:date="2012-10-17T09:19:00Z">
          <w:r w:rsidRPr="0006447F" w:rsidDel="009E4458">
            <w:rPr>
              <w:rFonts w:ascii="Times New Roman" w:hAnsi="Times New Roman"/>
            </w:rPr>
            <w:delText xml:space="preserve">Let </w:delText>
          </w:r>
          <w:r w:rsidRPr="0006447F" w:rsidDel="009E4458">
            <w:rPr>
              <w:rFonts w:ascii="Times New Roman" w:hAnsi="Times New Roman"/>
              <w:i/>
            </w:rPr>
            <w:delText>scope</w:delText>
          </w:r>
          <w:r w:rsidRPr="0006447F" w:rsidDel="009E4458">
            <w:rPr>
              <w:rFonts w:ascii="Times New Roman" w:hAnsi="Times New Roman"/>
            </w:rPr>
            <w:delText xml:space="preserve"> be</w:delText>
          </w:r>
          <w:r w:rsidDel="009E4458">
            <w:delText xml:space="preserve"> </w:delText>
          </w:r>
          <w:r w:rsidRPr="00E77497" w:rsidDel="009E4458">
            <w:rPr>
              <w:rFonts w:ascii="Times New Roman" w:hAnsi="Times New Roman"/>
            </w:rPr>
            <w:delText xml:space="preserve">the LexicalEnvironment of the </w:delText>
          </w:r>
        </w:del>
      </w:ins>
      <w:ins w:id="27350" w:author="Rev 8 Allen Wirfs-Brock" w:date="2012-06-13T16:04:00Z">
        <w:del w:id="27351" w:author="Rev 11 Allen Wirfs-Brock" w:date="2012-10-17T09:19:00Z">
          <w:r w:rsidR="00B33FB4" w:rsidDel="009E4458">
            <w:rPr>
              <w:rFonts w:ascii="Times New Roman" w:hAnsi="Times New Roman"/>
            </w:rPr>
            <w:delText>running</w:delText>
          </w:r>
          <w:r w:rsidR="00B33FB4" w:rsidRPr="00E77497" w:rsidDel="009E4458">
            <w:rPr>
              <w:rFonts w:ascii="Times New Roman" w:hAnsi="Times New Roman"/>
            </w:rPr>
            <w:delText xml:space="preserve"> </w:delText>
          </w:r>
        </w:del>
      </w:ins>
      <w:ins w:id="27352" w:author="Rev 7 Allen Wirfs-Brock" w:date="2012-04-27T16:49:00Z">
        <w:del w:id="27353" w:author="Rev 11 Allen Wirfs-Brock" w:date="2012-10-17T09:19:00Z">
          <w:r w:rsidDel="009E4458">
            <w:rPr>
              <w:rFonts w:ascii="Times New Roman" w:hAnsi="Times New Roman"/>
            </w:rPr>
            <w:delText>current</w:delText>
          </w:r>
          <w:r w:rsidRPr="00E77497" w:rsidDel="009E4458">
            <w:rPr>
              <w:rFonts w:ascii="Times New Roman" w:hAnsi="Times New Roman"/>
            </w:rPr>
            <w:delText xml:space="preserve"> execution context</w:delText>
          </w:r>
          <w:r w:rsidDel="009E4458">
            <w:rPr>
              <w:rFonts w:ascii="Times New Roman" w:hAnsi="Times New Roman"/>
            </w:rPr>
            <w:delText>.</w:delText>
          </w:r>
        </w:del>
      </w:ins>
    </w:p>
    <w:p w:rsidR="00CB4E96" w:rsidRPr="0006447F" w:rsidRDefault="00CB4E96" w:rsidP="00CB4E96">
      <w:pPr>
        <w:numPr>
          <w:ilvl w:val="0"/>
          <w:numId w:val="143"/>
        </w:numPr>
        <w:contextualSpacing/>
        <w:rPr>
          <w:ins w:id="27354" w:author="Rev 7 Allen Wirfs-Brock" w:date="2012-04-27T16:49:00Z"/>
          <w:rFonts w:ascii="Times New Roman" w:hAnsi="Times New Roman"/>
        </w:rPr>
      </w:pPr>
      <w:ins w:id="27355" w:author="Rev 7 Allen Wirfs-Brock" w:date="2012-04-27T16:49: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rsidR="00CB4E96" w:rsidRDefault="00CB4E96" w:rsidP="00CB4E96">
      <w:pPr>
        <w:numPr>
          <w:ilvl w:val="0"/>
          <w:numId w:val="143"/>
        </w:numPr>
        <w:contextualSpacing/>
        <w:rPr>
          <w:ins w:id="27356" w:author="Rev 7 Allen Wirfs-Brock" w:date="2012-04-27T16:49:00Z"/>
          <w:rFonts w:ascii="Times New Roman" w:hAnsi="Times New Roman"/>
        </w:rPr>
      </w:pPr>
      <w:ins w:id="27357" w:author="Rev 7 Allen Wirfs-Brock" w:date="2012-04-27T16:49:00Z">
        <w:r>
          <w:rPr>
            <w:rFonts w:ascii="Times New Roman" w:hAnsi="Times New Roman"/>
          </w:rPr>
          <w:t>Perform</w:t>
        </w:r>
        <w:del w:id="27358" w:author="Rev 8 Allen Wirfs-Brock" w:date="2012-06-14T15:50:00Z">
          <w:r w:rsidDel="003679DC">
            <w:rPr>
              <w:rFonts w:ascii="Times New Roman" w:hAnsi="Times New Roman"/>
            </w:rPr>
            <w:delText>ing</w:delText>
          </w:r>
        </w:del>
        <w:del w:id="27359"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r w:rsidRPr="0006447F">
          <w:rPr>
            <w:rFonts w:ascii="Times New Roman" w:hAnsi="Times New Roman"/>
            <w:i/>
          </w:rPr>
          <w:t>F</w:t>
        </w:r>
        <w:r>
          <w:rPr>
            <w:rFonts w:ascii="Times New Roman" w:hAnsi="Times New Roman"/>
          </w:rPr>
          <w:t>.</w:t>
        </w:r>
      </w:ins>
    </w:p>
    <w:p w:rsidR="00CB4E96" w:rsidRPr="00E77497" w:rsidRDefault="00CB4E96" w:rsidP="00CB4E96">
      <w:pPr>
        <w:numPr>
          <w:ilvl w:val="0"/>
          <w:numId w:val="143"/>
        </w:numPr>
        <w:rPr>
          <w:ins w:id="27360" w:author="Rev 7 Allen Wirfs-Brock" w:date="2012-04-27T16:49:00Z"/>
          <w:rFonts w:ascii="Times New Roman" w:hAnsi="Times New Roman"/>
        </w:rPr>
      </w:pPr>
      <w:ins w:id="27361" w:author="Rev 7 Allen Wirfs-Brock" w:date="2012-04-27T16:49: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rsidR="00F22CBA" w:rsidRPr="00E77497" w:rsidRDefault="00F22CBA" w:rsidP="00F22CBA">
      <w:pPr>
        <w:keepNext/>
        <w:rPr>
          <w:ins w:id="27362" w:author="Rev 4 Allen Wirfs-Brock" w:date="2011-10-16T15:15:00Z"/>
          <w:rFonts w:ascii="Helvetica" w:hAnsi="Helvetica"/>
          <w:b/>
        </w:rPr>
      </w:pPr>
      <w:ins w:id="27363"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rsidR="004C02EF" w:rsidRPr="00E77497" w:rsidRDefault="004C02EF" w:rsidP="004C02EF">
      <w:pPr>
        <w:jc w:val="left"/>
      </w:pPr>
      <w:del w:id="27364"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27365"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27366"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27367" w:author="Rev 4 Allen Wirfs-Brock" w:date="2011-10-16T15:15:00Z">
        <w:r w:rsidRPr="00E77497" w:rsidDel="00F22CBA">
          <w:br/>
          <w:delText xml:space="preserve">is </w:delText>
        </w:r>
      </w:del>
      <w:del w:id="27368" w:author="Rev 4 Allen Wirfs-Brock" w:date="2011-10-07T15:26:00Z">
        <w:r w:rsidRPr="00E77497" w:rsidDel="00E67AFC">
          <w:delText xml:space="preserve">instantiated </w:delText>
        </w:r>
      </w:del>
      <w:del w:id="27369" w:author="Rev 4 Allen Wirfs-Brock" w:date="2011-10-16T15:15:00Z">
        <w:r w:rsidRPr="00E77497" w:rsidDel="00F22CBA">
          <w:delText>as follows</w:delText>
        </w:r>
      </w:del>
      <w:del w:id="27370" w:author="Rev 4 Allen Wirfs-Brock" w:date="2011-10-07T15:26:00Z">
        <w:r w:rsidRPr="00E77497" w:rsidDel="00E67AFC">
          <w:delText xml:space="preserve"> during Declaration Binding instantiation (10.5)</w:delText>
        </w:r>
      </w:del>
      <w:del w:id="27371" w:author="Rev 4 Allen Wirfs-Brock" w:date="2011-10-16T15:15:00Z">
        <w:r w:rsidRPr="00E77497" w:rsidDel="00F22CBA">
          <w:delText>:</w:delText>
        </w:r>
      </w:del>
    </w:p>
    <w:p w:rsidR="004C02EF" w:rsidRPr="00E77497" w:rsidRDefault="00B02983" w:rsidP="00777AB4">
      <w:pPr>
        <w:numPr>
          <w:ilvl w:val="0"/>
          <w:numId w:val="142"/>
        </w:numPr>
        <w:rPr>
          <w:rFonts w:ascii="Times New Roman" w:hAnsi="Times New Roman"/>
        </w:rPr>
      </w:pPr>
      <w:ins w:id="27372" w:author="Rev 4 Allen Wirfs-Brock" w:date="2011-10-07T15:27:00Z">
        <w:r w:rsidRPr="00546435">
          <w:rPr>
            <w:rFonts w:ascii="Times New Roman" w:hAnsi="Times New Roman"/>
          </w:rPr>
          <w:t>Return</w:t>
        </w:r>
        <w:r w:rsidRPr="004D1BD1">
          <w:t xml:space="preserve"> </w:t>
        </w:r>
      </w:ins>
      <w:ins w:id="27373" w:author="Rev 11 Allen Wirfs-Brock" w:date="2012-10-24T09:16:00Z">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ins>
      <w:ins w:id="27374" w:author="Rev 4 Allen Wirfs-Brock" w:date="2011-10-07T15:27:00Z">
        <w:del w:id="27375" w:author="Rev 11 Allen Wirfs-Brock" w:date="2012-10-24T09:16:00Z">
          <w:r w:rsidRPr="004D1BD1" w:rsidDel="00777AB4">
            <w:delText>(</w:delText>
          </w:r>
          <w:r w:rsidRPr="004D1BD1" w:rsidDel="00777AB4">
            <w:rPr>
              <w:rFonts w:cs="Arial"/>
            </w:rPr>
            <w:delText>normal</w:delText>
          </w:r>
          <w:r w:rsidRPr="003B4312" w:rsidDel="00777AB4">
            <w:delText xml:space="preserve">, </w:delText>
          </w:r>
          <w:r w:rsidRPr="006B6D0A" w:rsidDel="00777AB4">
            <w:rPr>
              <w:rFonts w:cs="Arial"/>
            </w:rPr>
            <w:delText>empty</w:delText>
          </w:r>
          <w:r w:rsidRPr="006B6D0A" w:rsidDel="00777AB4">
            <w:delText xml:space="preserve">, </w:delText>
          </w:r>
          <w:r w:rsidRPr="006B6D0A" w:rsidDel="00777AB4">
            <w:rPr>
              <w:rFonts w:cs="Arial"/>
            </w:rPr>
            <w:delText>empty</w:delText>
          </w:r>
          <w:r w:rsidRPr="00E65A34" w:rsidDel="00777AB4">
            <w:delText>).</w:delText>
          </w:r>
        </w:del>
      </w:ins>
      <w:del w:id="27376"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rsidR="004C02EF" w:rsidRPr="00E77497" w:rsidRDefault="004C02EF" w:rsidP="004C02EF">
      <w:pPr>
        <w:jc w:val="left"/>
      </w:pPr>
      <w:del w:id="27377"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27378"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27379" w:author="Rev 4 Allen Wirfs-Brock" w:date="2011-10-16T15:15:00Z">
        <w:r w:rsidRPr="00E77497" w:rsidDel="00F22CBA">
          <w:br/>
          <w:delText>is evaluated as follows:</w:delText>
        </w:r>
      </w:del>
    </w:p>
    <w:p w:rsidR="00744CC3" w:rsidRPr="0006447F" w:rsidRDefault="00744CC3" w:rsidP="00052EFC">
      <w:pPr>
        <w:numPr>
          <w:ilvl w:val="0"/>
          <w:numId w:val="759"/>
        </w:numPr>
        <w:contextualSpacing/>
        <w:rPr>
          <w:ins w:id="27380" w:author="Rev 7 Allen Wirfs-Brock" w:date="2012-04-27T16:27:00Z"/>
          <w:rFonts w:ascii="Times New Roman" w:hAnsi="Times New Roman"/>
        </w:rPr>
      </w:pPr>
      <w:ins w:id="27381" w:author="Rev 7 Allen Wirfs-Brock" w:date="2012-04-27T16:28: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rsidR="00744CC3" w:rsidRDefault="00744CC3" w:rsidP="00052EFC">
      <w:pPr>
        <w:numPr>
          <w:ilvl w:val="0"/>
          <w:numId w:val="759"/>
        </w:numPr>
        <w:contextualSpacing/>
        <w:rPr>
          <w:ins w:id="27382" w:author="Rev 7 Allen Wirfs-Brock" w:date="2012-04-27T16:31:00Z"/>
          <w:rFonts w:ascii="Times New Roman" w:hAnsi="Times New Roman"/>
        </w:rPr>
      </w:pPr>
      <w:ins w:id="27383" w:author="Rev 7 Allen Wirfs-Brock" w:date="2012-04-27T16:30:00Z">
        <w:r w:rsidRPr="0006447F">
          <w:rPr>
            <w:rFonts w:ascii="Times New Roman" w:hAnsi="Times New Roman"/>
          </w:rPr>
          <w:lastRenderedPageBreak/>
          <w:t xml:space="preserve">Let </w:t>
        </w:r>
        <w:r w:rsidRPr="0006447F">
          <w:rPr>
            <w:rFonts w:ascii="Times New Roman" w:hAnsi="Times New Roman"/>
            <w:i/>
          </w:rPr>
          <w:t>scope</w:t>
        </w:r>
        <w:r w:rsidRPr="0006447F">
          <w:rPr>
            <w:rFonts w:ascii="Times New Roman" w:hAnsi="Times New Roman"/>
          </w:rPr>
          <w:t xml:space="preserve"> be</w:t>
        </w:r>
        <w:r>
          <w:t xml:space="preserve"> </w:t>
        </w:r>
      </w:ins>
      <w:ins w:id="27384" w:author="Rev 7 Allen Wirfs-Brock" w:date="2012-04-27T16:31:00Z">
        <w:r w:rsidRPr="00E77497">
          <w:rPr>
            <w:rFonts w:ascii="Times New Roman" w:hAnsi="Times New Roman"/>
          </w:rPr>
          <w:t xml:space="preserve">the LexicalEnvironment of the </w:t>
        </w:r>
        <w:del w:id="27385" w:author="Rev 8 Allen Wirfs-Brock" w:date="2012-06-13T16:02:00Z">
          <w:r w:rsidDel="00B33FB4">
            <w:rPr>
              <w:rFonts w:ascii="Times New Roman" w:hAnsi="Times New Roman"/>
            </w:rPr>
            <w:delText>current</w:delText>
          </w:r>
        </w:del>
      </w:ins>
      <w:ins w:id="27386" w:author="Rev 8 Allen Wirfs-Brock" w:date="2012-06-13T16:02:00Z">
        <w:r w:rsidR="00B33FB4">
          <w:rPr>
            <w:rFonts w:ascii="Times New Roman" w:hAnsi="Times New Roman"/>
          </w:rPr>
          <w:t>running</w:t>
        </w:r>
      </w:ins>
      <w:ins w:id="27387" w:author="Rev 7 Allen Wirfs-Brock" w:date="2012-04-27T16:31:00Z">
        <w:r w:rsidRPr="00E77497">
          <w:rPr>
            <w:rFonts w:ascii="Times New Roman" w:hAnsi="Times New Roman"/>
          </w:rPr>
          <w:t xml:space="preserve"> execution context</w:t>
        </w:r>
        <w:r>
          <w:rPr>
            <w:rFonts w:ascii="Times New Roman" w:hAnsi="Times New Roman"/>
          </w:rPr>
          <w:t>.</w:t>
        </w:r>
      </w:ins>
    </w:p>
    <w:p w:rsidR="00744CC3" w:rsidRPr="0006447F" w:rsidRDefault="00744CC3" w:rsidP="00052EFC">
      <w:pPr>
        <w:numPr>
          <w:ilvl w:val="0"/>
          <w:numId w:val="759"/>
        </w:numPr>
        <w:contextualSpacing/>
        <w:rPr>
          <w:ins w:id="27388" w:author="Rev 7 Allen Wirfs-Brock" w:date="2012-04-27T16:35:00Z"/>
          <w:rFonts w:ascii="Times New Roman" w:hAnsi="Times New Roman"/>
        </w:rPr>
      </w:pPr>
      <w:ins w:id="27389" w:author="Rev 7 Allen Wirfs-Brock" w:date="2012-04-27T16:32:00Z">
        <w:r>
          <w:rPr>
            <w:rFonts w:ascii="Times New Roman" w:hAnsi="Times New Roman"/>
          </w:rPr>
          <w:t xml:space="preserve">Let </w:t>
        </w:r>
      </w:ins>
      <w:ins w:id="27390" w:author="Rev 7 Allen Wirfs-Brock" w:date="2012-04-28T18:53:00Z">
        <w:r w:rsidR="000133D3" w:rsidRPr="00E77497">
          <w:rPr>
            <w:rFonts w:ascii="Times New Roman" w:hAnsi="Times New Roman"/>
            <w:i/>
          </w:rPr>
          <w:t>closure</w:t>
        </w:r>
      </w:ins>
      <w:ins w:id="27391" w:author="Rev 7 Allen Wirfs-Brock" w:date="2012-04-27T16:32:00Z">
        <w:r>
          <w:rPr>
            <w:rFonts w:ascii="Times New Roman" w:hAnsi="Times New Roman"/>
          </w:rPr>
          <w:t xml:space="preserve"> be the result of </w:t>
        </w:r>
      </w:ins>
      <w:ins w:id="27392" w:author="Rev 7 Allen Wirfs-Brock" w:date="2012-04-27T16:37:00Z">
        <w:r w:rsidR="0006447F">
          <w:rPr>
            <w:rFonts w:ascii="Times New Roman" w:hAnsi="Times New Roman"/>
          </w:rPr>
          <w:t>performing</w:t>
        </w:r>
      </w:ins>
      <w:ins w:id="27393" w:author="Rev 7 Allen Wirfs-Brock" w:date="2012-04-27T16:32:00Z">
        <w:r>
          <w:rPr>
            <w:rFonts w:ascii="Times New Roman" w:hAnsi="Times New Roman"/>
          </w:rPr>
          <w:t xml:space="preserve"> the FunctionCreate abstract operation with arguments </w:t>
        </w:r>
      </w:ins>
      <w:ins w:id="27394" w:author="Rev 7 Allen Wirfs-Brock" w:date="2012-04-27T16:27:00Z">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xml:space="preserve">, </w:t>
        </w:r>
      </w:ins>
      <w:ins w:id="27395" w:author="Rev 7 Allen Wirfs-Brock" w:date="2012-04-27T16:34:00Z">
        <w:r w:rsidRPr="0006447F">
          <w:rPr>
            <w:rFonts w:ascii="Times New Roman" w:hAnsi="Times New Roman"/>
            <w:i/>
          </w:rPr>
          <w:t>s</w:t>
        </w:r>
      </w:ins>
      <w:ins w:id="27396" w:author="Rev 7 Allen Wirfs-Brock" w:date="2012-04-27T16:27:00Z">
        <w:r w:rsidRPr="00E77497">
          <w:rPr>
            <w:rFonts w:ascii="Times New Roman" w:hAnsi="Times New Roman"/>
            <w:i/>
          </w:rPr>
          <w:t>cope</w:t>
        </w:r>
        <w:r w:rsidRPr="0006447F">
          <w:rPr>
            <w:rFonts w:ascii="Times New Roman" w:hAnsi="Times New Roman"/>
          </w:rPr>
          <w:t xml:space="preserve">, </w:t>
        </w:r>
      </w:ins>
      <w:ins w:id="27397" w:author="Rev 7 Allen Wirfs-Brock" w:date="2012-04-27T16:35:00Z">
        <w:r w:rsidRPr="0006447F">
          <w:rPr>
            <w:rFonts w:ascii="Times New Roman" w:hAnsi="Times New Roman"/>
          </w:rPr>
          <w:t>and</w:t>
        </w:r>
        <w:r>
          <w:t xml:space="preserve"> </w:t>
        </w:r>
      </w:ins>
      <w:ins w:id="27398" w:author="Rev 7 Allen Wirfs-Brock" w:date="2012-04-27T16:34:00Z">
        <w:r>
          <w:rPr>
            <w:rFonts w:ascii="Times New Roman" w:hAnsi="Times New Roman"/>
            <w:i/>
          </w:rPr>
          <w:t>s</w:t>
        </w:r>
      </w:ins>
      <w:ins w:id="27399" w:author="Rev 7 Allen Wirfs-Brock" w:date="2012-04-27T16:27:00Z">
        <w:r w:rsidRPr="00E77497">
          <w:rPr>
            <w:rFonts w:ascii="Times New Roman" w:hAnsi="Times New Roman"/>
            <w:i/>
          </w:rPr>
          <w:t>trict</w:t>
        </w:r>
      </w:ins>
      <w:ins w:id="27400" w:author="Rev 7 Allen Wirfs-Brock" w:date="2012-04-27T16:35:00Z">
        <w:r>
          <w:t>.</w:t>
        </w:r>
      </w:ins>
    </w:p>
    <w:p w:rsidR="00744CC3" w:rsidRDefault="0006447F" w:rsidP="00052EFC">
      <w:pPr>
        <w:numPr>
          <w:ilvl w:val="0"/>
          <w:numId w:val="759"/>
        </w:numPr>
        <w:contextualSpacing/>
        <w:rPr>
          <w:ins w:id="27401" w:author="Rev 7 Allen Wirfs-Brock" w:date="2012-04-27T16:27:00Z"/>
          <w:rFonts w:ascii="Times New Roman" w:hAnsi="Times New Roman"/>
        </w:rPr>
      </w:pPr>
      <w:ins w:id="27402" w:author="Rev 7 Allen Wirfs-Brock" w:date="2012-04-27T16:37:00Z">
        <w:r>
          <w:rPr>
            <w:rFonts w:ascii="Times New Roman" w:hAnsi="Times New Roman"/>
          </w:rPr>
          <w:t>Perform</w:t>
        </w:r>
        <w:del w:id="27403" w:author="Rev 8 Allen Wirfs-Brock" w:date="2012-06-14T15:50:00Z">
          <w:r w:rsidDel="003679DC">
            <w:rPr>
              <w:rFonts w:ascii="Times New Roman" w:hAnsi="Times New Roman"/>
            </w:rPr>
            <w:delText>ing</w:delText>
          </w:r>
        </w:del>
        <w:del w:id="27404"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w:t>
        </w:r>
      </w:ins>
      <w:ins w:id="27405" w:author="Rev 7 Allen Wirfs-Brock" w:date="2012-04-27T16:38:00Z">
        <w:r>
          <w:rPr>
            <w:rFonts w:ascii="Times New Roman" w:hAnsi="Times New Roman"/>
          </w:rPr>
          <w:t xml:space="preserve">argument </w:t>
        </w:r>
      </w:ins>
      <w:ins w:id="27406" w:author="Rev 7 Allen Wirfs-Brock" w:date="2012-04-28T18:53:00Z">
        <w:r w:rsidR="000133D3" w:rsidRPr="00E77497">
          <w:rPr>
            <w:rFonts w:ascii="Times New Roman" w:hAnsi="Times New Roman"/>
            <w:i/>
          </w:rPr>
          <w:t>closure</w:t>
        </w:r>
      </w:ins>
      <w:ins w:id="27407" w:author="Rev 7 Allen Wirfs-Brock" w:date="2012-04-27T16:38:00Z">
        <w:r>
          <w:rPr>
            <w:rFonts w:ascii="Times New Roman" w:hAnsi="Times New Roman"/>
          </w:rPr>
          <w:t>.</w:t>
        </w:r>
      </w:ins>
    </w:p>
    <w:p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ins w:id="27408" w:author="Rev 7 Allen Wirfs-Brock" w:date="2012-04-27T16:38:00Z">
        <w:r w:rsidR="0006447F">
          <w:rPr>
            <w:rFonts w:ascii="Times New Roman" w:hAnsi="Times New Roman"/>
          </w:rPr>
          <w:t xml:space="preserve"> </w:t>
        </w:r>
      </w:ins>
      <w:ins w:id="27409" w:author="Rev 7 Allen Wirfs-Brock" w:date="2012-04-28T18:53:00Z">
        <w:r w:rsidR="000133D3" w:rsidRPr="00E77497">
          <w:rPr>
            <w:rFonts w:ascii="Times New Roman" w:hAnsi="Times New Roman"/>
            <w:i/>
          </w:rPr>
          <w:t>closure</w:t>
        </w:r>
      </w:ins>
      <w:del w:id="27410" w:author="Rev 7 Allen Wirfs-Brock" w:date="2012-04-27T16:38:00Z">
        <w:r w:rsidRPr="00E77497" w:rsidDel="0006447F">
          <w:rPr>
            <w:rFonts w:ascii="Times New Roman" w:hAnsi="Times New Roman"/>
          </w:rPr>
          <w:delText xml:space="preserve"> the result of creating a new Function object as specified in 13.</w:delText>
        </w:r>
      </w:del>
      <w:del w:id="27411" w:author="Rev 7 Allen Wirfs-Brock" w:date="2012-04-17T14:28:00Z">
        <w:r w:rsidRPr="00E77497" w:rsidDel="00AA5DC6">
          <w:rPr>
            <w:rFonts w:ascii="Times New Roman" w:hAnsi="Times New Roman"/>
          </w:rPr>
          <w:delText xml:space="preserve">2 </w:delText>
        </w:r>
      </w:del>
      <w:del w:id="27412" w:author="Rev 7 Allen Wirfs-Brock" w:date="2012-04-27T16:38: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the LexicalEnvironment of the running execution context 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r w:rsidRPr="00E77497">
        <w:rPr>
          <w:rFonts w:ascii="Times New Roman" w:hAnsi="Times New Roman"/>
        </w:rPr>
        <w:t>.</w:t>
      </w:r>
    </w:p>
    <w:p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27413"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27414"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447F" w:rsidRPr="0006447F" w:rsidRDefault="0006447F" w:rsidP="0006447F">
      <w:pPr>
        <w:numPr>
          <w:ilvl w:val="0"/>
          <w:numId w:val="144"/>
        </w:numPr>
        <w:contextualSpacing/>
        <w:rPr>
          <w:ins w:id="27415" w:author="Rev 7 Allen Wirfs-Brock" w:date="2012-04-27T16:42:00Z"/>
          <w:rFonts w:ascii="Times New Roman" w:hAnsi="Times New Roman"/>
        </w:rPr>
      </w:pPr>
      <w:ins w:id="27416" w:author="Rev 7 Allen Wirfs-Brock" w:date="2012-04-27T16:42: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del w:id="27417" w:author="Rev 7 Allen Wirfs-Brock" w:date="2012-04-27T16:41:00Z">
        <w:r w:rsidRPr="00E77497" w:rsidDel="0006447F">
          <w:rPr>
            <w:rFonts w:ascii="Times New Roman" w:hAnsi="Times New Roman"/>
          </w:rPr>
          <w:delText xml:space="preserve">running </w:delText>
        </w:r>
      </w:del>
      <w:ins w:id="27418"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7419" w:author="Rev 7 Allen Wirfs-Brock" w:date="2012-04-27T16:41:00Z">
        <w:del w:id="27420" w:author="Rev 8 Allen Wirfs-Brock" w:date="2012-06-13T16:02:00Z">
          <w:r w:rsidR="0006447F" w:rsidDel="00B33FB4">
            <w:rPr>
              <w:rFonts w:ascii="Times New Roman" w:hAnsi="Times New Roman"/>
            </w:rPr>
            <w:delText>current</w:delText>
          </w:r>
          <w:r w:rsidR="0006447F" w:rsidRPr="00E77497" w:rsidDel="00B33FB4">
            <w:rPr>
              <w:rFonts w:ascii="Times New Roman" w:hAnsi="Times New Roman"/>
            </w:rPr>
            <w:delText xml:space="preserve"> </w:delText>
          </w:r>
        </w:del>
      </w:ins>
      <w:r w:rsidRPr="00E77497">
        <w:rPr>
          <w:rFonts w:ascii="Times New Roman" w:hAnsi="Times New Roman"/>
        </w:rPr>
        <w:t>execution context’s Lexical Environment as the argument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742BFC" w:rsidRDefault="00742BFC" w:rsidP="00150A49">
      <w:pPr>
        <w:numPr>
          <w:ilvl w:val="0"/>
          <w:numId w:val="144"/>
        </w:numPr>
        <w:contextualSpacing/>
        <w:rPr>
          <w:ins w:id="27421" w:author="Rev 8 Allen Wirfs-Brock" w:date="2012-06-01T17:06:00Z"/>
          <w:rFonts w:ascii="Times New Roman" w:hAnsi="Times New Roman"/>
        </w:rPr>
      </w:pPr>
      <w:ins w:id="27422" w:author="Rev 8 Allen Wirfs-Brock" w:date="2012-06-01T17:06:00Z">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w:t>
        </w:r>
        <w:del w:id="27423" w:author="Rev 9 Allen Wirfs-Brock" w:date="2012-07-07T16:31:00Z">
          <w:r w:rsidDel="00D11231">
            <w:rPr>
              <w:rFonts w:ascii="Times New Roman" w:hAnsi="Times New Roman"/>
            </w:rPr>
            <w:delText xml:space="preserve"> </w:delText>
          </w:r>
        </w:del>
        <w:r>
          <w:rPr>
            <w:rFonts w:ascii="Times New Roman" w:hAnsi="Times New Roman"/>
          </w:rPr>
          <w:t xml:space="preserve">Value of </w:t>
        </w:r>
        <w:r w:rsidRPr="007F4002">
          <w:rPr>
            <w:rFonts w:ascii="Times New Roman" w:hAnsi="Times New Roman"/>
            <w:i/>
          </w:rPr>
          <w:t>BindingIdentifier</w:t>
        </w:r>
        <w:r>
          <w:rPr>
            <w:rFonts w:ascii="Times New Roman" w:hAnsi="Times New Roman"/>
          </w:rPr>
          <w:t>.</w:t>
        </w:r>
      </w:ins>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del w:id="27424" w:author="Rev 8 Allen Wirfs-Brock" w:date="2012-06-01T17:07:00Z">
        <w:r w:rsidRPr="00E77497" w:rsidDel="00742BFC">
          <w:rPr>
            <w:rFonts w:ascii="Times New Roman" w:hAnsi="Times New Roman"/>
          </w:rPr>
          <w:delText xml:space="preserve">the String value of </w:delText>
        </w:r>
      </w:del>
      <w:ins w:id="27425" w:author="Rev 3 Allen Wirfs-Brock" w:date="2011-09-02T09:36:00Z">
        <w:del w:id="27426" w:author="Rev 8 Allen Wirfs-Brock" w:date="2012-06-01T17:07:00Z">
          <w:r w:rsidR="00AF72C7" w:rsidRPr="00E77497" w:rsidDel="00742BFC">
            <w:rPr>
              <w:rFonts w:ascii="Times New Roman" w:hAnsi="Times New Roman"/>
              <w:i/>
            </w:rPr>
            <w:delText>Binding</w:delText>
          </w:r>
        </w:del>
      </w:ins>
      <w:del w:id="27427" w:author="Rev 8 Allen Wirfs-Brock" w:date="2012-06-01T17:07:00Z">
        <w:r w:rsidRPr="00E77497" w:rsidDel="00742BFC">
          <w:rPr>
            <w:rFonts w:ascii="Times New Roman" w:hAnsi="Times New Roman"/>
            <w:i/>
          </w:rPr>
          <w:delText>Identifier</w:delText>
        </w:r>
      </w:del>
      <w:ins w:id="27428" w:author="Rev 8 Allen Wirfs-Brock" w:date="2012-06-01T17:07:00Z">
        <w:r w:rsidR="00742BFC">
          <w:rPr>
            <w:rFonts w:ascii="Times New Roman" w:hAnsi="Times New Roman"/>
            <w:i/>
          </w:rPr>
          <w:t>name</w:t>
        </w:r>
      </w:ins>
      <w:r w:rsidRPr="00E77497">
        <w:rPr>
          <w:rFonts w:ascii="Times New Roman" w:hAnsi="Times New Roman"/>
        </w:rPr>
        <w:t xml:space="preserve"> as the argument.</w:t>
      </w:r>
    </w:p>
    <w:p w:rsidR="004C02EF" w:rsidRPr="00E77497" w:rsidDel="0006447F" w:rsidRDefault="004C02EF" w:rsidP="00150A49">
      <w:pPr>
        <w:numPr>
          <w:ilvl w:val="0"/>
          <w:numId w:val="144"/>
        </w:numPr>
        <w:contextualSpacing/>
        <w:rPr>
          <w:del w:id="27429" w:author="Rev 7 Allen Wirfs-Brock" w:date="2012-04-27T16:43:00Z"/>
          <w:rFonts w:ascii="Times New Roman" w:hAnsi="Times New Roman"/>
        </w:rPr>
      </w:pPr>
      <w:del w:id="27430" w:author="Rev 7 Allen Wirfs-Brock" w:date="2012-04-27T16:43:00Z">
        <w:r w:rsidRPr="00E77497" w:rsidDel="0006447F">
          <w:rPr>
            <w:rFonts w:ascii="Times New Roman" w:hAnsi="Times New Roman"/>
          </w:rPr>
          <w:delText xml:space="preserve">Let </w:delText>
        </w:r>
        <w:r w:rsidRPr="00E77497" w:rsidDel="0006447F">
          <w:rPr>
            <w:rFonts w:ascii="Times New Roman" w:hAnsi="Times New Roman"/>
            <w:i/>
          </w:rPr>
          <w:delText xml:space="preserve">closure </w:delText>
        </w:r>
        <w:r w:rsidRPr="00E77497" w:rsidDel="0006447F">
          <w:rPr>
            <w:rFonts w:ascii="Times New Roman" w:hAnsi="Times New Roman"/>
          </w:rPr>
          <w:delText>be the result of creating a new Function object as specified in 13.</w:delText>
        </w:r>
      </w:del>
      <w:del w:id="27431" w:author="Rev 7 Allen Wirfs-Brock" w:date="2012-04-17T14:27:00Z">
        <w:r w:rsidRPr="00E77497" w:rsidDel="00AA5DC6">
          <w:rPr>
            <w:rFonts w:ascii="Times New Roman" w:hAnsi="Times New Roman"/>
          </w:rPr>
          <w:delText xml:space="preserve">2 </w:delText>
        </w:r>
      </w:del>
      <w:del w:id="27432" w:author="Rev 7 Allen Wirfs-Brock" w:date="2012-04-27T16:43: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w:delText>
        </w:r>
        <w:r w:rsidRPr="00E77497" w:rsidDel="0006447F">
          <w:rPr>
            <w:rFonts w:ascii="Times New Roman" w:hAnsi="Times New Roman"/>
            <w:i/>
          </w:rPr>
          <w:delText xml:space="preserve">funcEnv </w:delText>
        </w:r>
        <w:r w:rsidRPr="00E77497" w:rsidDel="0006447F">
          <w:rPr>
            <w:rFonts w:ascii="Times New Roman" w:hAnsi="Times New Roman"/>
          </w:rPr>
          <w:delText xml:space="preserve">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p>
    <w:p w:rsidR="0006447F" w:rsidRPr="0006447F" w:rsidRDefault="0006447F" w:rsidP="0006447F">
      <w:pPr>
        <w:numPr>
          <w:ilvl w:val="0"/>
          <w:numId w:val="144"/>
        </w:numPr>
        <w:contextualSpacing/>
        <w:rPr>
          <w:ins w:id="27433" w:author="Rev 7 Allen Wirfs-Brock" w:date="2012-04-27T16:40:00Z"/>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w:t>
      </w:r>
      <w:ins w:id="27434" w:author="Rev 7 Allen Wirfs-Brock" w:date="2012-04-27T16:40:00Z">
        <w:r>
          <w:rPr>
            <w:rFonts w:ascii="Times New Roman" w:hAnsi="Times New Roman"/>
          </w:rPr>
          <w:t xml:space="preserve">performing the FunctionCreate abstract operation with arguments </w:t>
        </w:r>
        <w:r w:rsidRPr="00912F02">
          <w:t>Normal</w:t>
        </w:r>
        <w:r>
          <w:t xml:space="preserve">, </w:t>
        </w:r>
      </w:ins>
      <w:r w:rsidRPr="00E77497">
        <w:rPr>
          <w:rFonts w:ascii="Times New Roman" w:hAnsi="Times New Roman"/>
          <w:i/>
        </w:rPr>
        <w:t>FormalParameterList</w:t>
      </w:r>
      <w:ins w:id="27435" w:author="Rev 7 Allen Wirfs-Brock" w:date="2012-04-27T16:40:00Z">
        <w:r w:rsidRPr="00E77497">
          <w:t xml:space="preserve">, </w:t>
        </w:r>
      </w:ins>
      <w:r w:rsidRPr="00E77497">
        <w:rPr>
          <w:rFonts w:ascii="Times New Roman" w:hAnsi="Times New Roman"/>
          <w:i/>
        </w:rPr>
        <w:t>FunctionBody</w:t>
      </w:r>
      <w:ins w:id="27436" w:author="Rev 7 Allen Wirfs-Brock" w:date="2012-04-27T16:40:00Z">
        <w:r w:rsidRPr="0006447F">
          <w:rPr>
            <w:rFonts w:ascii="Times New Roman" w:hAnsi="Times New Roman"/>
            <w:i/>
          </w:rPr>
          <w:t xml:space="preserve">, </w:t>
        </w:r>
      </w:ins>
      <w:ins w:id="27437" w:author="Rev 7 Allen Wirfs-Brock" w:date="2012-04-27T16:42:00Z">
        <w:r w:rsidRPr="00E77497">
          <w:rPr>
            <w:rFonts w:ascii="Times New Roman" w:hAnsi="Times New Roman"/>
            <w:i/>
          </w:rPr>
          <w:t>funcEnv</w:t>
        </w:r>
      </w:ins>
      <w:ins w:id="27438" w:author="Rev 7 Allen Wirfs-Brock" w:date="2012-04-27T16:40:00Z">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rsidR="0006447F" w:rsidRDefault="0006447F" w:rsidP="007F4002">
      <w:pPr>
        <w:numPr>
          <w:ilvl w:val="0"/>
          <w:numId w:val="144"/>
        </w:numPr>
        <w:spacing w:after="0"/>
        <w:contextualSpacing/>
        <w:rPr>
          <w:ins w:id="27439" w:author="Rev 7 Allen Wirfs-Brock" w:date="2012-04-27T16:40:00Z"/>
          <w:rFonts w:ascii="Times New Roman" w:hAnsi="Times New Roman"/>
        </w:rPr>
      </w:pPr>
      <w:ins w:id="27440" w:author="Rev 7 Allen Wirfs-Brock" w:date="2012-04-27T16:40:00Z">
        <w:r>
          <w:rPr>
            <w:rFonts w:ascii="Times New Roman" w:hAnsi="Times New Roman"/>
          </w:rPr>
          <w:t>Perform</w:t>
        </w:r>
        <w:del w:id="27441" w:author="Rev 8 Allen Wirfs-Brock" w:date="2012-06-14T15:50:00Z">
          <w:r w:rsidDel="003679DC">
            <w:rPr>
              <w:rFonts w:ascii="Times New Roman" w:hAnsi="Times New Roman"/>
            </w:rPr>
            <w:delText>ing</w:delText>
          </w:r>
        </w:del>
        <w:del w:id="27442"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ins>
      <w:ins w:id="27443" w:author="Rev 7 Allen Wirfs-Brock" w:date="2012-04-27T16:44:00Z">
        <w:r w:rsidRPr="00E77497">
          <w:rPr>
            <w:rFonts w:ascii="Times New Roman" w:hAnsi="Times New Roman"/>
            <w:i/>
          </w:rPr>
          <w:t>closure</w:t>
        </w:r>
      </w:ins>
      <w:ins w:id="27444" w:author="Rev 7 Allen Wirfs-Brock" w:date="2012-04-27T16:40:00Z">
        <w:r>
          <w:rPr>
            <w:rFonts w:ascii="Times New Roman" w:hAnsi="Times New Roman"/>
          </w:rPr>
          <w:t>.</w:t>
        </w:r>
      </w:ins>
    </w:p>
    <w:p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Initialize</w:t>
      </w:r>
      <w:del w:id="27445" w:author="Rev 9 Allen Wirfs-Brock" w:date="2012-07-08T13:50:00Z">
        <w:r w:rsidRPr="00E77497" w:rsidDel="008D4801">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ins w:id="27446" w:author="Rev 8 Allen Wirfs-Brock" w:date="2012-06-01T17:10:00Z">
        <w:r w:rsidR="00742BFC">
          <w:rPr>
            <w:rFonts w:ascii="Times New Roman" w:hAnsi="Times New Roman"/>
            <w:i/>
          </w:rPr>
          <w:t>name</w:t>
        </w:r>
      </w:ins>
      <w:del w:id="27447" w:author="Rev 8 Allen Wirfs-Brock" w:date="2012-06-01T17:10:00Z">
        <w:r w:rsidRPr="00E77497" w:rsidDel="00742BFC">
          <w:rPr>
            <w:rFonts w:ascii="Times New Roman" w:hAnsi="Times New Roman"/>
          </w:rPr>
          <w:delText xml:space="preserve">the String value of </w:delText>
        </w:r>
        <w:r w:rsidRPr="00E77497" w:rsidDel="00742BFC">
          <w:rPr>
            <w:rFonts w:ascii="Times New Roman" w:hAnsi="Times New Roman"/>
            <w:i/>
          </w:rPr>
          <w:delText>Identifier</w:delText>
        </w:r>
      </w:del>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ins w:id="27448" w:author="Rev 8 Allen Wirfs-Brock" w:date="2012-06-01T17:06:00Z">
        <w:r w:rsidR="00742BFC">
          <w:rPr>
            <w:rFonts w:ascii="Times New Roman" w:hAnsi="Times New Roman"/>
          </w:rPr>
          <w:t>Normal</w:t>
        </w:r>
        <w:del w:id="27449" w:author="Rev 9 Allen Wirfs-Brock" w:date="2012-07-04T18:38:00Z">
          <w:r w:rsidR="00742BFC" w:rsidDel="004C2A25">
            <w:rPr>
              <w:rFonts w:ascii="Times New Roman" w:hAnsi="Times New Roman"/>
            </w:rPr>
            <w:delText>Value</w:delText>
          </w:r>
        </w:del>
      </w:ins>
      <w:ins w:id="27450" w:author="Rev 9 Allen Wirfs-Brock" w:date="2012-07-04T18:38:00Z">
        <w:r w:rsidR="004C2A25">
          <w:rPr>
            <w:rFonts w:ascii="Times New Roman" w:hAnsi="Times New Roman"/>
          </w:rPr>
          <w:t>Completion</w:t>
        </w:r>
      </w:ins>
      <w:ins w:id="27451" w:author="Rev 8 Allen Wirfs-Brock" w:date="2012-06-01T17:06:00Z">
        <w:r w:rsidR="00742BFC">
          <w:rPr>
            <w:rFonts w:ascii="Times New Roman" w:hAnsi="Times New Roman"/>
          </w:rPr>
          <w:t>(</w:t>
        </w:r>
      </w:ins>
      <w:r w:rsidRPr="00E77497">
        <w:rPr>
          <w:rFonts w:ascii="Times New Roman" w:hAnsi="Times New Roman"/>
          <w:i/>
        </w:rPr>
        <w:t>closure</w:t>
      </w:r>
      <w:ins w:id="27452" w:author="Rev 8 Allen Wirfs-Brock" w:date="2012-06-01T17:06:00Z">
        <w:r w:rsidR="00742BFC">
          <w:rPr>
            <w:rFonts w:ascii="Times New Roman" w:hAnsi="Times New Roman"/>
          </w:rPr>
          <w:t>)</w:t>
        </w:r>
      </w:ins>
      <w:r w:rsidRPr="00E77497">
        <w:rPr>
          <w:rFonts w:ascii="Times New Roman" w:hAnsi="Times New Roman"/>
        </w:rPr>
        <w:t>.</w:t>
      </w:r>
    </w:p>
    <w:p w:rsidR="004C02EF" w:rsidRPr="00E77497" w:rsidRDefault="004C02EF" w:rsidP="004C02EF">
      <w:pPr>
        <w:pStyle w:val="Note"/>
      </w:pPr>
      <w:r w:rsidRPr="00E77497">
        <w:t>NOTE</w:t>
      </w:r>
      <w:ins w:id="27453" w:author="Rev 8 Allen Wirfs-Brock" w:date="2012-06-07T15:43:00Z">
        <w:r w:rsidR="00D30F05">
          <w:t xml:space="preserve"> 1</w:t>
        </w:r>
      </w:ins>
      <w:r w:rsidRPr="00E77497">
        <w:tab/>
        <w:t xml:space="preserve">The </w:t>
      </w:r>
      <w:ins w:id="27454"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27455"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rsidR="00254DA7" w:rsidRPr="00E77497" w:rsidRDefault="00254DA7" w:rsidP="00254DA7">
      <w:pPr>
        <w:pStyle w:val="Note"/>
        <w:rPr>
          <w:ins w:id="27456" w:author="Rev 7 Allen Wirfs-Brock" w:date="2012-04-27T13:38:00Z"/>
        </w:rPr>
      </w:pPr>
      <w:ins w:id="27457" w:author="Rev 7 Allen Wirfs-Brock" w:date="2012-04-27T13:38:00Z">
        <w:r w:rsidRPr="00E77497">
          <w:t>NOTE</w:t>
        </w:r>
      </w:ins>
      <w:ins w:id="27458" w:author="Rev 8 Allen Wirfs-Brock" w:date="2012-06-07T15:43:00Z">
        <w:r w:rsidR="00D30F05">
          <w:t xml:space="preserve"> 2</w:t>
        </w:r>
      </w:ins>
      <w:ins w:id="27459" w:author="Rev 7 Allen Wirfs-Brock" w:date="2012-04-27T13:38:00Z">
        <w:r w:rsidRPr="00E77497">
          <w:tab/>
          <w:t xml:space="preserve">A </w:t>
        </w:r>
        <w:r w:rsidRPr="00E77497">
          <w:rPr>
            <w:rFonts w:ascii="Courier New" w:hAnsi="Courier New"/>
            <w:b/>
            <w:color w:val="000000"/>
          </w:rPr>
          <w:t>prototype</w:t>
        </w:r>
        <w:r w:rsidRPr="00E77497">
          <w:t xml:space="preserve"> property is automatically created for every function</w:t>
        </w:r>
      </w:ins>
      <w:ins w:id="27460" w:author="Rev 8 Allen Wirfs-Brock" w:date="2012-06-15T19:06:00Z">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ins>
      <w:ins w:id="27461" w:author="Rev 7 Allen Wirfs-Brock" w:date="2012-04-27T13:38:00Z">
        <w:r w:rsidRPr="00E77497">
          <w:t>, to allow for the possibility that the function will be used as a constructor.</w:t>
        </w:r>
      </w:ins>
    </w:p>
    <w:p w:rsidR="004C02EF" w:rsidRPr="00E77497" w:rsidRDefault="004C02EF" w:rsidP="004C02EF">
      <w:del w:id="27462"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27463" w:author="Rev 4 Allen Wirfs-Brock" w:date="2011-10-07T15:37:00Z">
        <w:r w:rsidRPr="00E77497" w:rsidDel="001C008F">
          <w:rPr>
            <w:rFonts w:ascii="Times New Roman" w:hAnsi="Times New Roman"/>
            <w:i/>
          </w:rPr>
          <w:delText>Source</w:delText>
        </w:r>
      </w:del>
      <w:ins w:id="27464" w:author="Rev 4 Allen Wirfs-Brock" w:date="2011-10-07T15:36:00Z">
        <w:r w:rsidR="001C008F" w:rsidRPr="00E77497">
          <w:rPr>
            <w:rFonts w:ascii="Times New Roman" w:hAnsi="Times New Roman"/>
            <w:i/>
          </w:rPr>
          <w:t>Statement</w:t>
        </w:r>
      </w:ins>
      <w:ins w:id="27465" w:author="Rev 4 Allen Wirfs-Brock" w:date="2011-10-07T15:34:00Z">
        <w:r w:rsidR="00D57B9A" w:rsidRPr="00E77497">
          <w:rPr>
            <w:rFonts w:ascii="Times New Roman" w:hAnsi="Times New Roman"/>
            <w:i/>
          </w:rPr>
          <w:t>List</w:t>
        </w:r>
      </w:ins>
      <w:del w:id="27466"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27467" w:author="Rev 4 Allen Wirfs-Brock" w:date="2011-10-16T15:17:00Z">
        <w:r w:rsidRPr="00E77497" w:rsidDel="00B72A9B">
          <w:delText>is evaluated as follows:</w:delText>
        </w:r>
      </w:del>
    </w:p>
    <w:p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w:t>
      </w:r>
      <w:del w:id="27468" w:author="Rev 7 Allen Wirfs-Brock" w:date="2012-04-26T10:27:00Z">
        <w:r w:rsidRPr="00E77497" w:rsidDel="007413A3">
          <w:rPr>
            <w:rFonts w:ascii="Times New Roman" w:hAnsi="Times New Roman"/>
          </w:rPr>
          <w:delText xml:space="preserve">part of a </w:delText>
        </w:r>
        <w:r w:rsidRPr="00E77497" w:rsidDel="007413A3">
          <w:rPr>
            <w:rFonts w:ascii="Times New Roman" w:hAnsi="Times New Roman"/>
            <w:i/>
          </w:rPr>
          <w:delText>FunctionDeclaration</w:delText>
        </w:r>
        <w:r w:rsidRPr="00E77497" w:rsidDel="007413A3">
          <w:rPr>
            <w:rFonts w:ascii="Times New Roman" w:hAnsi="Times New Roman"/>
          </w:rPr>
          <w:delText xml:space="preserve"> or </w:delText>
        </w:r>
        <w:r w:rsidRPr="00E77497" w:rsidDel="007413A3">
          <w:rPr>
            <w:rFonts w:ascii="Times New Roman" w:hAnsi="Times New Roman"/>
            <w:i/>
          </w:rPr>
          <w:delText>FunctionExpression</w:delText>
        </w:r>
        <w:r w:rsidRPr="00E77497" w:rsidDel="007413A3">
          <w:rPr>
            <w:rFonts w:ascii="Times New Roman" w:hAnsi="Times New Roman"/>
          </w:rPr>
          <w:delText xml:space="preserve"> that is </w:delText>
        </w:r>
      </w:del>
      <w:r w:rsidRPr="00E77497">
        <w:rPr>
          <w:rFonts w:ascii="Times New Roman" w:hAnsi="Times New Roman"/>
        </w:rPr>
        <w:t xml:space="preserve">contained in strict mode code or if the Directive Prologue (14.1) of its </w:t>
      </w:r>
      <w:del w:id="27469" w:author="Rev 4 Allen Wirfs-Brock" w:date="2011-10-07T15:52:00Z">
        <w:r w:rsidRPr="00E77497" w:rsidDel="005A071F">
          <w:rPr>
            <w:rFonts w:ascii="Times New Roman" w:hAnsi="Times New Roman"/>
            <w:i/>
          </w:rPr>
          <w:delText>SourceElements</w:delText>
        </w:r>
      </w:del>
      <w:ins w:id="27470"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27471" w:author="Rev 4 Allen Wirfs-Brock" w:date="2011-10-07T15:52:00Z">
        <w:r w:rsidRPr="00E77497" w:rsidDel="005A071F">
          <w:rPr>
            <w:rFonts w:ascii="Times New Roman" w:hAnsi="Times New Roman"/>
            <w:i/>
          </w:rPr>
          <w:delText>SourceElements</w:delText>
        </w:r>
      </w:del>
      <w:ins w:id="27472"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27473" w:author="Rev 4 Allen Wirfs-Brock" w:date="2011-10-07T15:52:00Z">
        <w:r w:rsidRPr="00E77497" w:rsidDel="005A071F">
          <w:rPr>
            <w:rFonts w:ascii="Times New Roman" w:hAnsi="Times New Roman"/>
            <w:i/>
          </w:rPr>
          <w:delText>SourceElements</w:delText>
        </w:r>
      </w:del>
      <w:ins w:id="27474"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27475" w:author="Rev 4 Allen Wirfs-Brock" w:date="2011-10-07T15:37:00Z">
        <w:r w:rsidRPr="00E77497" w:rsidDel="001C008F">
          <w:rPr>
            <w:rFonts w:ascii="Times New Roman" w:hAnsi="Times New Roman"/>
            <w:i/>
          </w:rPr>
          <w:delText>Source</w:delText>
        </w:r>
      </w:del>
      <w:ins w:id="27476" w:author="Rev 4 Allen Wirfs-Brock" w:date="2011-10-07T15:37:00Z">
        <w:r w:rsidR="001C008F" w:rsidRPr="00E77497">
          <w:rPr>
            <w:rFonts w:ascii="Times New Roman" w:hAnsi="Times New Roman"/>
            <w:i/>
          </w:rPr>
          <w:t>Statement</w:t>
        </w:r>
      </w:ins>
      <w:ins w:id="27477" w:author="Rev 4 Allen Wirfs-Brock" w:date="2011-10-07T15:36:00Z">
        <w:r w:rsidR="001C008F" w:rsidRPr="00E77497">
          <w:rPr>
            <w:rFonts w:ascii="Times New Roman" w:hAnsi="Times New Roman"/>
            <w:i/>
          </w:rPr>
          <w:t>List</w:t>
        </w:r>
      </w:ins>
      <w:del w:id="27478"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27479" w:author="Rev 4 Allen Wirfs-Brock" w:date="2011-10-07T15:37:00Z">
        <w:r w:rsidRPr="00E77497" w:rsidDel="005271CD">
          <w:rPr>
            <w:rFonts w:ascii="Times New Roman" w:hAnsi="Times New Roman"/>
            <w:i/>
          </w:rPr>
          <w:delText>SourceElements</w:delText>
        </w:r>
      </w:del>
      <w:ins w:id="27480" w:author="Rev 4 Allen Wirfs-Brock" w:date="2011-10-07T15:37:00Z">
        <w:r w:rsidR="005271CD" w:rsidRPr="00E77497">
          <w:rPr>
            <w:rFonts w:ascii="Times New Roman" w:hAnsi="Times New Roman"/>
            <w:i/>
          </w:rPr>
          <w:t>StatementList</w:t>
        </w:r>
      </w:ins>
      <w:r w:rsidRPr="00E77497">
        <w:rPr>
          <w:rFonts w:ascii="Times New Roman" w:hAnsi="Times New Roman"/>
        </w:rPr>
        <w:t>.</w:t>
      </w:r>
    </w:p>
    <w:p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27481" w:author="Rev 6 Allen Wirfs-Brock" w:date="2012-02-26T09:21:00Z">
        <w:r w:rsidR="009D60F6">
          <w:rPr>
            <w:rFonts w:ascii="Times New Roman" w:hAnsi="Times New Roman"/>
          </w:rPr>
          <w:t>NormalCompletion</w:t>
        </w:r>
      </w:ins>
      <w:r w:rsidRPr="00E77497">
        <w:rPr>
          <w:rFonts w:ascii="Times New Roman" w:hAnsi="Times New Roman"/>
        </w:rPr>
        <w:t>(</w:t>
      </w:r>
      <w:del w:id="27482"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27483"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rsidR="0024296C" w:rsidRPr="00E77497" w:rsidRDefault="0024296C" w:rsidP="0024296C">
      <w:pPr>
        <w:pStyle w:val="Heading2"/>
        <w:numPr>
          <w:ilvl w:val="0"/>
          <w:numId w:val="0"/>
        </w:numPr>
        <w:rPr>
          <w:ins w:id="27484" w:author="Rev 7 Allen Wirfs-Brock" w:date="2012-04-16T17:18:00Z"/>
        </w:rPr>
      </w:pPr>
      <w:bookmarkStart w:id="27485" w:name="_Toc235503472"/>
      <w:bookmarkStart w:id="27486" w:name="_Toc241509247"/>
      <w:bookmarkStart w:id="27487" w:name="_Toc244416734"/>
      <w:bookmarkStart w:id="27488" w:name="_Toc276631098"/>
      <w:bookmarkStart w:id="27489" w:name="_Ref449943299"/>
      <w:bookmarkStart w:id="27490" w:name="_Toc472818897"/>
      <w:bookmarkStart w:id="27491" w:name="_Toc339020421"/>
      <w:ins w:id="27492" w:author="Rev 7 Allen Wirfs-Brock" w:date="2012-04-16T17:18:00Z">
        <w:r>
          <w:t>13.</w:t>
        </w:r>
      </w:ins>
      <w:ins w:id="27493" w:author="Rev 7 Allen Wirfs-Brock" w:date="2012-04-16T17:19:00Z">
        <w:r w:rsidR="00560A4D">
          <w:t>2</w:t>
        </w:r>
      </w:ins>
      <w:ins w:id="27494" w:author="Rev 7 Allen Wirfs-Brock" w:date="2012-04-16T17:18:00Z">
        <w:r>
          <w:tab/>
        </w:r>
        <w:r w:rsidR="00560A4D">
          <w:t xml:space="preserve">Arrow </w:t>
        </w:r>
        <w:r w:rsidRPr="00E77497">
          <w:t>Function Definition</w:t>
        </w:r>
        <w:r>
          <w:t>s</w:t>
        </w:r>
        <w:bookmarkEnd w:id="27491"/>
      </w:ins>
    </w:p>
    <w:p w:rsidR="0024296C" w:rsidRPr="00E77497" w:rsidRDefault="0024296C" w:rsidP="0024296C">
      <w:pPr>
        <w:pStyle w:val="Syntax"/>
        <w:rPr>
          <w:ins w:id="27495" w:author="Rev 7 Allen Wirfs-Brock" w:date="2012-04-16T17:18:00Z"/>
        </w:rPr>
      </w:pPr>
      <w:ins w:id="27496" w:author="Rev 7 Allen Wirfs-Brock" w:date="2012-04-16T17:18:00Z">
        <w:r w:rsidRPr="00E77497">
          <w:t>Syntax</w:t>
        </w:r>
      </w:ins>
    </w:p>
    <w:p w:rsidR="0024296C" w:rsidRPr="00E77497" w:rsidRDefault="0024296C" w:rsidP="0024296C">
      <w:pPr>
        <w:pStyle w:val="SyntaxRule"/>
        <w:rPr>
          <w:ins w:id="27497" w:author="Rev 7 Allen Wirfs-Brock" w:date="2012-04-16T17:18:00Z"/>
        </w:rPr>
      </w:pPr>
      <w:ins w:id="27498" w:author="Rev 7 Allen Wirfs-Brock" w:date="2012-04-16T17:18:00Z">
        <w:r>
          <w:t>ArrowFunction</w:t>
        </w:r>
        <w:r w:rsidRPr="00E77497">
          <w:t xml:space="preserve"> </w:t>
        </w:r>
        <w:r w:rsidRPr="00E77497">
          <w:rPr>
            <w:rFonts w:ascii="Arial" w:hAnsi="Arial"/>
            <w:b/>
            <w:i w:val="0"/>
          </w:rPr>
          <w:t>:</w:t>
        </w:r>
      </w:ins>
    </w:p>
    <w:p w:rsidR="0024296C" w:rsidRPr="00E77497" w:rsidRDefault="0024296C" w:rsidP="0024296C">
      <w:pPr>
        <w:pStyle w:val="SyntaxDefinition"/>
        <w:rPr>
          <w:ins w:id="27499" w:author="Rev 7 Allen Wirfs-Brock" w:date="2012-04-16T17:18:00Z"/>
        </w:rPr>
      </w:pPr>
      <w:ins w:id="27500" w:author="Rev 7 Allen Wirfs-Brock" w:date="2012-04-16T17:18:00Z">
        <w:r>
          <w:t xml:space="preserve">ArrowParameters </w:t>
        </w:r>
        <w:r w:rsidRPr="00E77497">
          <w:t xml:space="preserve"> </w:t>
        </w:r>
        <w:r>
          <w:rPr>
            <w:rFonts w:ascii="Courier New" w:hAnsi="Courier New"/>
            <w:b/>
            <w:i w:val="0"/>
          </w:rPr>
          <w:t>=&gt;</w:t>
        </w:r>
        <w:r w:rsidRPr="00E77497">
          <w:t xml:space="preserve"> </w:t>
        </w:r>
      </w:ins>
      <w:ins w:id="27501" w:author="Rev 7 Allen Wirfs-Brock" w:date="2012-04-26T10:38:00Z">
        <w:r w:rsidR="001F444B">
          <w:t>Concise</w:t>
        </w:r>
      </w:ins>
      <w:ins w:id="27502" w:author="Rev 7 Allen Wirfs-Brock" w:date="2012-04-16T17:18:00Z">
        <w:r>
          <w:t>Body</w:t>
        </w:r>
      </w:ins>
    </w:p>
    <w:p w:rsidR="0024296C" w:rsidRPr="00E77497" w:rsidRDefault="0024296C" w:rsidP="0024296C">
      <w:pPr>
        <w:pStyle w:val="SyntaxRule"/>
        <w:rPr>
          <w:ins w:id="27503" w:author="Rev 7 Allen Wirfs-Brock" w:date="2012-04-16T17:18:00Z"/>
        </w:rPr>
      </w:pPr>
      <w:ins w:id="27504" w:author="Rev 7 Allen Wirfs-Brock" w:date="2012-04-16T17:18:00Z">
        <w:r>
          <w:t xml:space="preserve">ArrowParameters </w:t>
        </w:r>
        <w:r w:rsidRPr="00E77497">
          <w:t xml:space="preserve"> </w:t>
        </w:r>
        <w:r w:rsidRPr="00E77497">
          <w:rPr>
            <w:rFonts w:ascii="Arial" w:hAnsi="Arial"/>
            <w:b/>
            <w:i w:val="0"/>
          </w:rPr>
          <w:t>:</w:t>
        </w:r>
      </w:ins>
    </w:p>
    <w:p w:rsidR="0024296C" w:rsidRPr="00E77497" w:rsidRDefault="00125774" w:rsidP="0024296C">
      <w:pPr>
        <w:pStyle w:val="SyntaxDefinition"/>
        <w:rPr>
          <w:ins w:id="27505" w:author="Rev 7 Allen Wirfs-Brock" w:date="2012-04-16T17:18:00Z"/>
        </w:rPr>
      </w:pPr>
      <w:ins w:id="27506" w:author="Rev 7 Allen Wirfs-Brock" w:date="2012-04-17T10:35:00Z">
        <w:r>
          <w:t>Binding</w:t>
        </w:r>
      </w:ins>
      <w:ins w:id="27507" w:author="Rev 7 Allen Wirfs-Brock" w:date="2012-04-16T17:18:00Z">
        <w:r w:rsidR="0024296C">
          <w:t>Identif</w:t>
        </w:r>
      </w:ins>
      <w:ins w:id="27508" w:author="Rev 10 Allen Wirfs-Brock" w:date="2012-08-30T16:33:00Z">
        <w:r w:rsidR="00626B1E">
          <w:t>i</w:t>
        </w:r>
      </w:ins>
      <w:ins w:id="27509" w:author="Rev 7 Allen Wirfs-Brock" w:date="2012-04-16T17:18:00Z">
        <w:r w:rsidR="0024296C">
          <w:t>er</w:t>
        </w:r>
        <w:r w:rsidR="0024296C" w:rsidRPr="00E77497">
          <w:br/>
        </w:r>
      </w:ins>
      <w:ins w:id="27510" w:author="Rev 10 Allen Wirfs-Brock" w:date="2012-09-26T10:23:00Z">
        <w:r w:rsidR="00E650A6">
          <w:t>CoverParenthesizedExpressionAndArrowParameter</w:t>
        </w:r>
      </w:ins>
      <w:ins w:id="27511" w:author="Rev 10 Allen Wirfs-Brock" w:date="2012-09-26T10:24:00Z">
        <w:r w:rsidR="00967C9E">
          <w:t>List</w:t>
        </w:r>
      </w:ins>
      <w:ins w:id="27512" w:author="Rev 7 Allen Wirfs-Brock" w:date="2012-04-16T17:18:00Z">
        <w:del w:id="27513" w:author="Rev 10 Allen Wirfs-Brock" w:date="2012-09-26T10:23:00Z">
          <w:r w:rsidR="0024296C" w:rsidRPr="00E77497" w:rsidDel="00E650A6">
            <w:rPr>
              <w:rFonts w:ascii="Courier New" w:hAnsi="Courier New"/>
              <w:b/>
              <w:i w:val="0"/>
            </w:rPr>
            <w:delText>(</w:delText>
          </w:r>
        </w:del>
      </w:ins>
      <w:ins w:id="27514" w:author="Rev 7 Allen Wirfs-Brock" w:date="2012-04-17T10:45:00Z">
        <w:del w:id="27515" w:author="Rev 10 Allen Wirfs-Brock" w:date="2012-09-26T10:23:00Z">
          <w:r w:rsidR="00E070DB" w:rsidDel="00E650A6">
            <w:delText xml:space="preserve"> </w:delText>
          </w:r>
        </w:del>
      </w:ins>
      <w:ins w:id="27516" w:author="Rev 7 Allen Wirfs-Brock" w:date="2012-04-16T17:18:00Z">
        <w:del w:id="27517" w:author="Rev 10 Allen Wirfs-Brock" w:date="2012-09-26T10:23:00Z">
          <w:r w:rsidR="0024296C" w:rsidDel="00E650A6">
            <w:delText>Arrow</w:delText>
          </w:r>
        </w:del>
      </w:ins>
      <w:ins w:id="27518" w:author="Rev 7 Allen Wirfs-Brock" w:date="2012-04-17T10:39:00Z">
        <w:del w:id="27519" w:author="Rev 10 Allen Wirfs-Brock" w:date="2012-09-26T10:23:00Z">
          <w:r w:rsidDel="00E650A6">
            <w:delText>Formal</w:delText>
          </w:r>
        </w:del>
      </w:ins>
      <w:ins w:id="27520" w:author="Rev 7 Allen Wirfs-Brock" w:date="2012-04-16T17:18:00Z">
        <w:del w:id="27521" w:author="Rev 10 Allen Wirfs-Brock" w:date="2012-09-26T10:23:00Z">
          <w:r w:rsidR="0024296C" w:rsidDel="00E650A6">
            <w:delText>Parameter</w:delText>
          </w:r>
        </w:del>
      </w:ins>
      <w:ins w:id="27522" w:author="Rev 7 Allen Wirfs-Brock" w:date="2012-04-17T10:46:00Z">
        <w:del w:id="27523" w:author="Rev 10 Allen Wirfs-Brock" w:date="2012-09-26T10:23:00Z">
          <w:r w:rsidR="00E070DB" w:rsidDel="00E650A6">
            <w:delText>List</w:delText>
          </w:r>
        </w:del>
      </w:ins>
      <w:ins w:id="27524" w:author="Rev 7 Allen Wirfs-Brock" w:date="2012-04-16T17:18:00Z">
        <w:del w:id="27525" w:author="Rev 10 Allen Wirfs-Brock" w:date="2012-09-26T10:23:00Z">
          <w:r w:rsidR="0024296C" w:rsidRPr="00E77497" w:rsidDel="00E650A6">
            <w:delText xml:space="preserve"> </w:delText>
          </w:r>
          <w:r w:rsidR="0024296C" w:rsidRPr="00E77497" w:rsidDel="00E650A6">
            <w:rPr>
              <w:rFonts w:ascii="Courier New" w:hAnsi="Courier New"/>
              <w:b/>
              <w:i w:val="0"/>
            </w:rPr>
            <w:delText>)</w:delText>
          </w:r>
        </w:del>
      </w:ins>
    </w:p>
    <w:p w:rsidR="00125774" w:rsidRPr="00E77497" w:rsidDel="00967C9E" w:rsidRDefault="00E070DB" w:rsidP="00125774">
      <w:pPr>
        <w:pStyle w:val="SyntaxRule"/>
        <w:rPr>
          <w:ins w:id="27526" w:author="Rev 7 Allen Wirfs-Brock" w:date="2012-04-17T10:41:00Z"/>
          <w:del w:id="27527" w:author="Rev 10 Allen Wirfs-Brock" w:date="2012-09-26T10:30:00Z"/>
        </w:rPr>
      </w:pPr>
      <w:ins w:id="27528" w:author="Rev 7 Allen Wirfs-Brock" w:date="2012-04-17T10:46:00Z">
        <w:del w:id="27529" w:author="Rev 10 Allen Wirfs-Brock" w:date="2012-09-26T10:30:00Z">
          <w:r w:rsidDel="00967C9E">
            <w:delText>Arrow</w:delText>
          </w:r>
        </w:del>
      </w:ins>
      <w:ins w:id="27530" w:author="Rev 7 Allen Wirfs-Brock" w:date="2012-04-17T10:41:00Z">
        <w:del w:id="27531" w:author="Rev 10 Allen Wirfs-Brock" w:date="2012-09-26T10:30:00Z">
          <w:r w:rsidR="00125774" w:rsidRPr="00E77497" w:rsidDel="00967C9E">
            <w:delText xml:space="preserve">FormalParameterList </w:delText>
          </w:r>
          <w:r w:rsidR="00125774" w:rsidRPr="00E77497" w:rsidDel="00967C9E">
            <w:rPr>
              <w:rFonts w:ascii="Arial" w:hAnsi="Arial"/>
              <w:b/>
              <w:i w:val="0"/>
            </w:rPr>
            <w:delText>:</w:delText>
          </w:r>
        </w:del>
      </w:ins>
    </w:p>
    <w:p w:rsidR="00125774" w:rsidRPr="00E77497" w:rsidDel="00967C9E" w:rsidRDefault="00125774" w:rsidP="00125774">
      <w:pPr>
        <w:pStyle w:val="SyntaxDefinition"/>
        <w:rPr>
          <w:ins w:id="27532" w:author="Rev 7 Allen Wirfs-Brock" w:date="2012-04-17T10:41:00Z"/>
          <w:del w:id="27533" w:author="Rev 10 Allen Wirfs-Brock" w:date="2012-09-26T10:30:00Z"/>
        </w:rPr>
      </w:pPr>
      <w:ins w:id="27534" w:author="Rev 7 Allen Wirfs-Brock" w:date="2012-04-17T10:41:00Z">
        <w:del w:id="27535" w:author="Rev 10 Allen Wirfs-Brock" w:date="2012-09-26T10:25:00Z">
          <w:r w:rsidRPr="00C7794D" w:rsidDel="00967C9E">
            <w:rPr>
              <w:rFonts w:ascii="Arial" w:hAnsi="Arial" w:cs="Arial"/>
              <w:i w:val="0"/>
              <w:sz w:val="16"/>
              <w:szCs w:val="16"/>
            </w:rPr>
            <w:delText>[empty]</w:delText>
          </w:r>
        </w:del>
        <w:del w:id="27536" w:author="Rev 10 Allen Wirfs-Brock" w:date="2012-09-26T10:30:00Z">
          <w:r w:rsidRPr="004D1BD1" w:rsidDel="00967C9E">
            <w:rPr>
              <w:rFonts w:ascii="Courier New" w:hAnsi="Courier New" w:cs="Courier New"/>
              <w:b/>
              <w:i w:val="0"/>
            </w:rPr>
            <w:br/>
          </w:r>
          <w:r w:rsidRPr="004418C4" w:rsidDel="00967C9E">
            <w:delText>Function</w:delText>
          </w:r>
          <w:r w:rsidDel="00967C9E">
            <w:delText>RestParameter</w:delText>
          </w:r>
          <w:r w:rsidRPr="006B6D0A" w:rsidDel="00967C9E">
            <w:br/>
          </w:r>
        </w:del>
      </w:ins>
      <w:ins w:id="27537" w:author="Rev 7 Allen Wirfs-Brock" w:date="2012-04-17T10:42:00Z">
        <w:del w:id="27538" w:author="Rev 10 Allen Wirfs-Brock" w:date="2012-09-26T10:28:00Z">
          <w:r w:rsidDel="00967C9E">
            <w:delText>Cover</w:delText>
          </w:r>
        </w:del>
      </w:ins>
      <w:ins w:id="27539" w:author="Rev 7 Allen Wirfs-Brock" w:date="2012-04-17T10:41:00Z">
        <w:del w:id="27540" w:author="Rev 10 Allen Wirfs-Brock" w:date="2012-09-26T10:30:00Z">
          <w:r w:rsidRPr="006B6D0A" w:rsidDel="00967C9E">
            <w:delText>FormalsList</w:delText>
          </w:r>
          <w:r w:rsidRPr="006B6D0A" w:rsidDel="00967C9E">
            <w:br/>
          </w:r>
        </w:del>
      </w:ins>
      <w:ins w:id="27541" w:author="Rev 7 Allen Wirfs-Brock" w:date="2012-04-17T10:42:00Z">
        <w:del w:id="27542" w:author="Rev 10 Allen Wirfs-Brock" w:date="2012-09-26T10:28:00Z">
          <w:r w:rsidDel="00967C9E">
            <w:delText>Cover</w:delText>
          </w:r>
        </w:del>
      </w:ins>
      <w:ins w:id="27543" w:author="Rev 7 Allen Wirfs-Brock" w:date="2012-04-17T10:41:00Z">
        <w:del w:id="27544" w:author="Rev 10 Allen Wirfs-Brock" w:date="2012-09-26T10:30:00Z">
          <w:r w:rsidRPr="00E65A34" w:rsidDel="00967C9E">
            <w:delText>FormalsList</w:delText>
          </w:r>
        </w:del>
      </w:ins>
      <w:ins w:id="27545" w:author="Rev 7 Allen Wirfs-Brock" w:date="2012-04-17T10:43:00Z">
        <w:del w:id="27546" w:author="Rev 10 Allen Wirfs-Brock" w:date="2012-09-26T10:30:00Z">
          <w:r w:rsidDel="00967C9E">
            <w:delText xml:space="preserve"> </w:delText>
          </w:r>
        </w:del>
      </w:ins>
      <w:ins w:id="27547" w:author="Rev 7 Allen Wirfs-Brock" w:date="2012-04-17T10:41:00Z">
        <w:del w:id="27548" w:author="Rev 10 Allen Wirfs-Brock" w:date="2012-09-26T10:30:00Z">
          <w:r w:rsidRPr="009C202C" w:rsidDel="00967C9E">
            <w:rPr>
              <w:rFonts w:ascii="Courier New" w:hAnsi="Courier New"/>
              <w:b/>
              <w:i w:val="0"/>
            </w:rPr>
            <w:delText>,</w:delText>
          </w:r>
          <w:r w:rsidRPr="00B820AB" w:rsidDel="00967C9E">
            <w:rPr>
              <w:rFonts w:ascii="Courier New" w:hAnsi="Courier New"/>
              <w:b/>
              <w:i w:val="0"/>
            </w:rPr>
            <w:delText xml:space="preserve"> </w:delText>
          </w:r>
          <w:r w:rsidRPr="004418C4" w:rsidDel="00967C9E">
            <w:delText>Function</w:delText>
          </w:r>
          <w:r w:rsidDel="00967C9E">
            <w:delText>RestParameter</w:delText>
          </w:r>
        </w:del>
      </w:ins>
    </w:p>
    <w:p w:rsidR="0024296C" w:rsidRPr="00E77497" w:rsidRDefault="001F444B" w:rsidP="0024296C">
      <w:pPr>
        <w:pStyle w:val="SyntaxRule"/>
        <w:rPr>
          <w:ins w:id="27549" w:author="Rev 7 Allen Wirfs-Brock" w:date="2012-04-16T17:18:00Z"/>
        </w:rPr>
      </w:pPr>
      <w:ins w:id="27550" w:author="Rev 7 Allen Wirfs-Brock" w:date="2012-04-26T10:39:00Z">
        <w:r>
          <w:t xml:space="preserve">ConciseBody </w:t>
        </w:r>
      </w:ins>
      <w:ins w:id="27551" w:author="Rev 7 Allen Wirfs-Brock" w:date="2012-04-16T17:18:00Z">
        <w:r w:rsidR="0024296C" w:rsidRPr="00E77497">
          <w:rPr>
            <w:rFonts w:ascii="Arial" w:hAnsi="Arial"/>
            <w:b/>
            <w:i w:val="0"/>
          </w:rPr>
          <w:t>:</w:t>
        </w:r>
      </w:ins>
    </w:p>
    <w:p w:rsidR="0024296C" w:rsidRPr="00E77497" w:rsidRDefault="0024296C" w:rsidP="0024296C">
      <w:pPr>
        <w:pStyle w:val="SyntaxDefinition"/>
        <w:rPr>
          <w:ins w:id="27552" w:author="Rev 7 Allen Wirfs-Brock" w:date="2012-04-16T17:18:00Z"/>
        </w:rPr>
      </w:pPr>
      <w:ins w:id="27553" w:author="Rev 7 Allen Wirfs-Brock" w:date="2012-04-16T17:18: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ins>
    </w:p>
    <w:p w:rsidR="00967C9E" w:rsidRPr="00E77497" w:rsidRDefault="00967C9E" w:rsidP="00967C9E">
      <w:pPr>
        <w:pStyle w:val="Syntax"/>
        <w:rPr>
          <w:ins w:id="27554" w:author="Rev 10 Allen Wirfs-Brock" w:date="2012-09-26T10:30:00Z"/>
        </w:rPr>
      </w:pPr>
      <w:ins w:id="27555" w:author="Rev 10 Allen Wirfs-Brock" w:date="2012-09-26T10:30:00Z">
        <w:r w:rsidRPr="00E77497">
          <w:t>Supplemental Syntax</w:t>
        </w:r>
      </w:ins>
    </w:p>
    <w:p w:rsidR="00967C9E" w:rsidRPr="00E77497" w:rsidRDefault="00967C9E" w:rsidP="00967C9E">
      <w:pPr>
        <w:rPr>
          <w:ins w:id="27556" w:author="Rev 10 Allen Wirfs-Brock" w:date="2012-09-26T10:30:00Z"/>
        </w:rPr>
      </w:pPr>
      <w:ins w:id="27557" w:author="Rev 10 Allen Wirfs-Brock" w:date="2012-09-26T10:31:00Z">
        <w:r>
          <w:t>W</w:t>
        </w:r>
      </w:ins>
      <w:ins w:id="27558" w:author="Rev 10 Allen Wirfs-Brock" w:date="2012-09-26T10:30:00Z">
        <w:r w:rsidRPr="00E77497">
          <w:t xml:space="preserve">hen processing the production </w:t>
        </w:r>
      </w:ins>
      <w:ins w:id="27559" w:author="Rev 10 Allen Wirfs-Brock" w:date="2012-09-26T14:31:00Z">
        <w:r w:rsidR="009C0ACA" w:rsidRPr="009C0ACA">
          <w:rPr>
            <w:rStyle w:val="bnf"/>
          </w:rPr>
          <w:t xml:space="preserve">ArrowParameters  </w:t>
        </w:r>
      </w:ins>
      <w:ins w:id="27560" w:author="Rev 10 Allen Wirfs-Brock" w:date="2012-09-26T10:30:00Z">
        <w:r w:rsidRPr="00E77497">
          <w:rPr>
            <w:b/>
          </w:rPr>
          <w:t>:</w:t>
        </w:r>
        <w:r w:rsidRPr="00E77497">
          <w:t xml:space="preserve"> </w:t>
        </w:r>
      </w:ins>
      <w:ins w:id="27561" w:author="Rev 10 Allen Wirfs-Brock" w:date="2012-09-26T14:31:00Z">
        <w:r w:rsidR="009C0ACA" w:rsidRPr="009C0ACA">
          <w:rPr>
            <w:rStyle w:val="bnf"/>
          </w:rPr>
          <w:t>CoverParenthesizedExpressionAndArrowParameterList</w:t>
        </w:r>
      </w:ins>
      <w:ins w:id="27562" w:author="Rev 10 Allen Wirfs-Brock" w:date="2012-09-26T10:31:00Z">
        <w:r w:rsidRPr="00967C9E">
          <w:rPr>
            <w:rStyle w:val="bnf"/>
          </w:rPr>
          <w:t xml:space="preserve"> </w:t>
        </w:r>
      </w:ins>
      <w:ins w:id="27563" w:author="Rev 10 Allen Wirfs-Brock" w:date="2012-09-26T10:30:00Z">
        <w:r w:rsidRPr="00E77497">
          <w:t xml:space="preserve">the following grammar is used to refine the interpretation of  </w:t>
        </w:r>
      </w:ins>
      <w:ins w:id="27564" w:author="Rev 10 Allen Wirfs-Brock" w:date="2012-09-26T14:32:00Z">
        <w:r w:rsidR="009C0ACA" w:rsidRPr="009C0ACA">
          <w:rPr>
            <w:rStyle w:val="bnf"/>
          </w:rPr>
          <w:t>CoverParenthesizedExpressionAndArrowParameterList</w:t>
        </w:r>
      </w:ins>
      <w:ins w:id="27565" w:author="Rev 10 Allen Wirfs-Brock" w:date="2012-09-26T10:30:00Z">
        <w:r w:rsidRPr="00E77497">
          <w:t>.</w:t>
        </w:r>
      </w:ins>
    </w:p>
    <w:p w:rsidR="00967C9E" w:rsidRPr="00E77497" w:rsidRDefault="00967C9E" w:rsidP="00967C9E">
      <w:pPr>
        <w:pStyle w:val="SyntaxRule"/>
        <w:rPr>
          <w:ins w:id="27566" w:author="Rev 10 Allen Wirfs-Brock" w:date="2012-09-26T10:30:00Z"/>
        </w:rPr>
      </w:pPr>
      <w:ins w:id="27567" w:author="Rev 10 Allen Wirfs-Brock" w:date="2012-09-26T10:30:00Z">
        <w:r>
          <w:t>Arrow</w:t>
        </w:r>
        <w:r w:rsidRPr="00E77497">
          <w:t xml:space="preserve">FormalParameterList </w:t>
        </w:r>
        <w:r w:rsidRPr="00E77497">
          <w:rPr>
            <w:rFonts w:ascii="Arial" w:hAnsi="Arial"/>
            <w:b/>
            <w:i w:val="0"/>
          </w:rPr>
          <w:t>:</w:t>
        </w:r>
      </w:ins>
    </w:p>
    <w:p w:rsidR="00967C9E" w:rsidRPr="00E77497" w:rsidRDefault="001C316E" w:rsidP="00967C9E">
      <w:pPr>
        <w:pStyle w:val="SyntaxDefinition"/>
        <w:rPr>
          <w:ins w:id="27568" w:author="Rev 10 Allen Wirfs-Brock" w:date="2012-09-26T10:30:00Z"/>
        </w:rPr>
      </w:pPr>
      <w:ins w:id="27569" w:author="Rev 10 Allen Wirfs-Brock" w:date="2012-09-26T10:50:00Z">
        <w:r>
          <w:rPr>
            <w:rFonts w:ascii="Courier New" w:hAnsi="Courier New"/>
            <w:b/>
            <w:i w:val="0"/>
          </w:rPr>
          <w:t xml:space="preserve"> </w:t>
        </w:r>
      </w:ins>
      <w:ins w:id="27570" w:author="Rev 10 Allen Wirfs-Brock" w:date="2012-09-26T10:30:00Z">
        <w:r w:rsidR="00967C9E">
          <w:rPr>
            <w:rFonts w:ascii="Courier New" w:hAnsi="Courier New"/>
            <w:b/>
            <w:i w:val="0"/>
          </w:rPr>
          <w:t xml:space="preserve">( </w:t>
        </w:r>
        <w:r w:rsidR="00967C9E" w:rsidRPr="00E65A34">
          <w:t>Formal</w:t>
        </w:r>
      </w:ins>
      <w:ins w:id="27571" w:author="Rev 10 Allen Wirfs-Brock" w:date="2012-09-26T10:49:00Z">
        <w:r>
          <w:t>Parameter</w:t>
        </w:r>
      </w:ins>
      <w:ins w:id="27572" w:author="Rev 10 Allen Wirfs-Brock" w:date="2012-09-26T10:30:00Z">
        <w:r w:rsidR="00967C9E" w:rsidRPr="00E65A34">
          <w:t>List</w:t>
        </w:r>
      </w:ins>
      <w:ins w:id="27573" w:author="Rev 10 Allen Wirfs-Brock" w:date="2012-09-26T10:49:00Z">
        <w:r>
          <w:rPr>
            <w:rFonts w:ascii="Courier New" w:hAnsi="Courier New"/>
            <w:b/>
            <w:i w:val="0"/>
          </w:rPr>
          <w:t xml:space="preserve"> </w:t>
        </w:r>
      </w:ins>
      <w:ins w:id="27574" w:author="Rev 10 Allen Wirfs-Brock" w:date="2012-09-26T10:30:00Z">
        <w:r w:rsidR="00967C9E">
          <w:rPr>
            <w:rFonts w:ascii="Courier New" w:hAnsi="Courier New"/>
            <w:b/>
            <w:i w:val="0"/>
          </w:rPr>
          <w:t>)</w:t>
        </w:r>
      </w:ins>
    </w:p>
    <w:p w:rsidR="0024296C" w:rsidRPr="00E77497" w:rsidDel="00967C9E" w:rsidRDefault="0024296C" w:rsidP="0024296C">
      <w:pPr>
        <w:pStyle w:val="SyntaxRule"/>
        <w:rPr>
          <w:ins w:id="27575" w:author="Rev 7 Allen Wirfs-Brock" w:date="2012-04-16T17:18:00Z"/>
          <w:del w:id="27576" w:author="Rev 10 Allen Wirfs-Brock" w:date="2012-09-26T10:26:00Z"/>
        </w:rPr>
      </w:pPr>
      <w:ins w:id="27577" w:author="Rev 7 Allen Wirfs-Brock" w:date="2012-04-16T17:18:00Z">
        <w:del w:id="27578" w:author="Rev 10 Allen Wirfs-Brock" w:date="2012-09-26T10:26:00Z">
          <w:r w:rsidDel="00967C9E">
            <w:lastRenderedPageBreak/>
            <w:delText>Cover</w:delText>
          </w:r>
        </w:del>
      </w:ins>
      <w:ins w:id="27579" w:author="Rev 7 Allen Wirfs-Brock" w:date="2012-04-17T10:46:00Z">
        <w:del w:id="27580" w:author="Rev 10 Allen Wirfs-Brock" w:date="2012-09-26T10:26:00Z">
          <w:r w:rsidR="00E070DB" w:rsidDel="00967C9E">
            <w:delText>FormalsList</w:delText>
          </w:r>
        </w:del>
      </w:ins>
      <w:ins w:id="27581" w:author="Rev 7 Allen Wirfs-Brock" w:date="2012-04-16T17:18:00Z">
        <w:del w:id="27582" w:author="Rev 10 Allen Wirfs-Brock" w:date="2012-09-26T10:26:00Z">
          <w:r w:rsidRPr="00E77497" w:rsidDel="00967C9E">
            <w:delText xml:space="preserve"> </w:delText>
          </w:r>
          <w:r w:rsidRPr="00E77497" w:rsidDel="00967C9E">
            <w:rPr>
              <w:rFonts w:ascii="Arial" w:hAnsi="Arial"/>
              <w:b/>
              <w:i w:val="0"/>
            </w:rPr>
            <w:delText>:</w:delText>
          </w:r>
        </w:del>
      </w:ins>
    </w:p>
    <w:p w:rsidR="0024296C" w:rsidRPr="00E77497" w:rsidDel="00967C9E" w:rsidRDefault="0024296C" w:rsidP="0024296C">
      <w:pPr>
        <w:pStyle w:val="SyntaxDefinition"/>
        <w:rPr>
          <w:ins w:id="27583" w:author="Rev 7 Allen Wirfs-Brock" w:date="2012-04-16T17:18:00Z"/>
          <w:del w:id="27584" w:author="Rev 10 Allen Wirfs-Brock" w:date="2012-09-26T10:26:00Z"/>
        </w:rPr>
      </w:pPr>
      <w:ins w:id="27585" w:author="Rev 7 Allen Wirfs-Brock" w:date="2012-04-16T17:18:00Z">
        <w:del w:id="27586" w:author="Rev 10 Allen Wirfs-Brock" w:date="2012-09-26T10:26:00Z">
          <w:r w:rsidDel="00967C9E">
            <w:delText>Expression</w:delText>
          </w:r>
        </w:del>
      </w:ins>
    </w:p>
    <w:p w:rsidR="0024296C" w:rsidRPr="00E77497" w:rsidDel="00D172A5" w:rsidRDefault="0024296C" w:rsidP="0024296C">
      <w:pPr>
        <w:pStyle w:val="Syntax"/>
        <w:rPr>
          <w:ins w:id="27587" w:author="Rev 7 Allen Wirfs-Brock" w:date="2012-04-16T17:18:00Z"/>
          <w:del w:id="27588" w:author="Rev 10 Allen Wirfs-Brock" w:date="2012-08-30T13:20:00Z"/>
        </w:rPr>
      </w:pPr>
      <w:ins w:id="27589" w:author="Rev 7 Allen Wirfs-Brock" w:date="2012-04-16T17:18:00Z">
        <w:del w:id="27590" w:author="Rev 10 Allen Wirfs-Brock" w:date="2012-08-30T13:20:00Z">
          <w:r w:rsidRPr="00E77497" w:rsidDel="00D172A5">
            <w:delText>Supplemental Syntax</w:delText>
          </w:r>
        </w:del>
      </w:ins>
    </w:p>
    <w:p w:rsidR="0024296C" w:rsidRPr="00E77497" w:rsidDel="00967C9E" w:rsidRDefault="0024296C">
      <w:pPr>
        <w:pStyle w:val="Note"/>
        <w:rPr>
          <w:ins w:id="27591" w:author="Rev 7 Allen Wirfs-Brock" w:date="2012-04-16T17:18:00Z"/>
          <w:del w:id="27592" w:author="Rev 10 Allen Wirfs-Brock" w:date="2012-09-26T10:30:00Z"/>
        </w:rPr>
        <w:pPrChange w:id="27593" w:author="Rev 10 Allen Wirfs-Brock" w:date="2012-08-30T13:20:00Z">
          <w:pPr/>
        </w:pPrChange>
      </w:pPr>
      <w:ins w:id="27594" w:author="Rev 7 Allen Wirfs-Brock" w:date="2012-04-16T17:18:00Z">
        <w:del w:id="27595" w:author="Rev 10 Allen Wirfs-Brock" w:date="2012-09-26T10:30:00Z">
          <w:r w:rsidDel="00967C9E">
            <w:delText>W</w:delText>
          </w:r>
          <w:r w:rsidRPr="00E77497" w:rsidDel="00967C9E">
            <w:delText xml:space="preserve">hen processing the production </w:delText>
          </w:r>
        </w:del>
      </w:ins>
      <w:ins w:id="27596" w:author="Rev 7 Allen Wirfs-Brock" w:date="2012-04-17T10:48:00Z">
        <w:del w:id="27597" w:author="Rev 10 Allen Wirfs-Brock" w:date="2012-09-26T10:30:00Z">
          <w:r w:rsidR="00E070DB" w:rsidDel="00967C9E">
            <w:rPr>
              <w:rStyle w:val="bnf"/>
            </w:rPr>
            <w:delText>CoverFormalsList</w:delText>
          </w:r>
        </w:del>
      </w:ins>
      <w:ins w:id="27598" w:author="Rev 7 Allen Wirfs-Brock" w:date="2012-04-16T17:18:00Z">
        <w:del w:id="27599" w:author="Rev 10 Allen Wirfs-Brock" w:date="2012-09-26T10:30:00Z">
          <w:r w:rsidRPr="00E77497" w:rsidDel="00967C9E">
            <w:delText xml:space="preserve"> </w:delText>
          </w:r>
          <w:r w:rsidRPr="00E77497" w:rsidDel="00967C9E">
            <w:rPr>
              <w:b/>
            </w:rPr>
            <w:delText>:</w:delText>
          </w:r>
          <w:r w:rsidRPr="00E77497" w:rsidDel="00967C9E">
            <w:delText xml:space="preserve"> </w:delText>
          </w:r>
        </w:del>
      </w:ins>
      <w:ins w:id="27600" w:author="Rev 7 Allen Wirfs-Brock" w:date="2012-04-17T10:48:00Z">
        <w:del w:id="27601" w:author="Rev 10 Allen Wirfs-Brock" w:date="2012-09-26T10:30:00Z">
          <w:r w:rsidR="00E070DB" w:rsidDel="00967C9E">
            <w:rPr>
              <w:rFonts w:ascii="Times New Roman" w:hAnsi="Times New Roman"/>
              <w:i/>
            </w:rPr>
            <w:delText>Expression</w:delText>
          </w:r>
        </w:del>
      </w:ins>
      <w:ins w:id="27602" w:author="Rev 7 Allen Wirfs-Brock" w:date="2012-04-16T17:18:00Z">
        <w:del w:id="27603" w:author="Rev 10 Allen Wirfs-Brock" w:date="2012-09-26T10:30:00Z">
          <w:r w:rsidRPr="00DB3CBF" w:rsidDel="00967C9E">
            <w:rPr>
              <w:rFonts w:ascii="Times New Roman" w:hAnsi="Times New Roman"/>
              <w:i/>
            </w:rPr>
            <w:delText xml:space="preserve"> </w:delText>
          </w:r>
          <w:r w:rsidRPr="00E77497" w:rsidDel="00967C9E">
            <w:delText xml:space="preserve"> the </w:delText>
          </w:r>
        </w:del>
      </w:ins>
      <w:ins w:id="27604" w:author="Rev 7 Allen Wirfs-Brock" w:date="2012-04-17T10:51:00Z">
        <w:del w:id="27605" w:author="Rev 10 Allen Wirfs-Brock" w:date="2012-09-26T10:30:00Z">
          <w:r w:rsidR="00E070DB" w:rsidRPr="00701A7B" w:rsidDel="00967C9E">
            <w:rPr>
              <w:rStyle w:val="bnf"/>
            </w:rPr>
            <w:delText>FormalsList</w:delText>
          </w:r>
          <w:r w:rsidR="00E070DB" w:rsidDel="00967C9E">
            <w:delText xml:space="preserve"> production</w:delText>
          </w:r>
        </w:del>
      </w:ins>
      <w:ins w:id="27606" w:author="Rev 7 Allen Wirfs-Brock" w:date="2012-04-16T17:18:00Z">
        <w:del w:id="27607" w:author="Rev 10 Allen Wirfs-Brock" w:date="2012-09-26T10:30:00Z">
          <w:r w:rsidRPr="00E77497" w:rsidDel="00967C9E">
            <w:delText xml:space="preserve"> is used to </w:delText>
          </w:r>
        </w:del>
      </w:ins>
      <w:ins w:id="27608" w:author="Rev 7 Allen Wirfs-Brock" w:date="2012-04-17T10:51:00Z">
        <w:del w:id="27609" w:author="Rev 10 Allen Wirfs-Brock" w:date="2012-09-26T10:30:00Z">
          <w:r w:rsidR="00E070DB" w:rsidDel="00967C9E">
            <w:delText>further restrict the source code that matches</w:delText>
          </w:r>
        </w:del>
      </w:ins>
      <w:ins w:id="27610" w:author="Rev 7 Allen Wirfs-Brock" w:date="2012-04-16T17:18:00Z">
        <w:del w:id="27611" w:author="Rev 10 Allen Wirfs-Brock" w:date="2012-09-26T10:30:00Z">
          <w:r w:rsidRPr="00E77497" w:rsidDel="00967C9E">
            <w:delText xml:space="preserve">  </w:delText>
          </w:r>
        </w:del>
      </w:ins>
      <w:ins w:id="27612" w:author="Rev 7 Allen Wirfs-Brock" w:date="2012-04-17T10:49:00Z">
        <w:del w:id="27613" w:author="Rev 10 Allen Wirfs-Brock" w:date="2012-09-26T10:30:00Z">
          <w:r w:rsidR="00E070DB" w:rsidDel="00967C9E">
            <w:rPr>
              <w:rStyle w:val="bnf"/>
            </w:rPr>
            <w:delText>Expression</w:delText>
          </w:r>
        </w:del>
      </w:ins>
      <w:ins w:id="27614" w:author="Rev 7 Allen Wirfs-Brock" w:date="2012-04-16T17:18:00Z">
        <w:del w:id="27615" w:author="Rev 10 Allen Wirfs-Brock" w:date="2012-09-26T10:30:00Z">
          <w:r w:rsidRPr="00E77497" w:rsidDel="00967C9E">
            <w:delText>.</w:delText>
          </w:r>
        </w:del>
      </w:ins>
    </w:p>
    <w:p w:rsidR="0024296C" w:rsidRPr="00E77497" w:rsidDel="00D172A5" w:rsidRDefault="0024296C" w:rsidP="0024296C">
      <w:pPr>
        <w:pStyle w:val="SyntaxRule"/>
        <w:rPr>
          <w:ins w:id="27616" w:author="Rev 7 Allen Wirfs-Brock" w:date="2012-04-16T17:18:00Z"/>
          <w:del w:id="27617" w:author="Rev 10 Allen Wirfs-Brock" w:date="2012-08-30T13:19:00Z"/>
          <w:rFonts w:ascii="Arial" w:hAnsi="Arial"/>
        </w:rPr>
      </w:pPr>
      <w:ins w:id="27618" w:author="Rev 7 Allen Wirfs-Brock" w:date="2012-04-16T17:18:00Z">
        <w:del w:id="27619" w:author="Rev 10 Allen Wirfs-Brock" w:date="2012-08-30T13:19:00Z">
          <w:r w:rsidDel="00D172A5">
            <w:delText>ArrowFormalParameterList</w:delText>
          </w:r>
          <w:r w:rsidRPr="00E77497" w:rsidDel="00D172A5">
            <w:delText xml:space="preserve"> </w:delText>
          </w:r>
          <w:r w:rsidRPr="00E77497" w:rsidDel="00D172A5">
            <w:rPr>
              <w:rFonts w:ascii="Arial" w:hAnsi="Arial"/>
              <w:b/>
              <w:i w:val="0"/>
            </w:rPr>
            <w:delText>:</w:delText>
          </w:r>
        </w:del>
      </w:ins>
    </w:p>
    <w:p w:rsidR="0024296C" w:rsidRPr="00E77497" w:rsidDel="00D172A5" w:rsidRDefault="0024296C" w:rsidP="0024296C">
      <w:pPr>
        <w:pStyle w:val="SyntaxDefinition"/>
        <w:rPr>
          <w:ins w:id="27620" w:author="Rev 7 Allen Wirfs-Brock" w:date="2012-04-16T17:18:00Z"/>
          <w:del w:id="27621" w:author="Rev 10 Allen Wirfs-Brock" w:date="2012-08-30T13:19:00Z"/>
          <w:rFonts w:ascii="Courier New" w:hAnsi="Courier New" w:cs="Courier New"/>
          <w:b/>
          <w:i w:val="0"/>
        </w:rPr>
      </w:pPr>
      <w:ins w:id="27622" w:author="Rev 7 Allen Wirfs-Brock" w:date="2012-04-16T17:18:00Z">
        <w:del w:id="27623" w:author="Rev 10 Allen Wirfs-Brock" w:date="2012-08-30T13:19:00Z">
          <w:r w:rsidDel="00D172A5">
            <w:delText>FormalParameterList</w:delText>
          </w:r>
          <w:r w:rsidRPr="00E77497" w:rsidDel="00D172A5">
            <w:rPr>
              <w:rFonts w:ascii="Courier New" w:hAnsi="Courier New" w:cs="Courier New"/>
              <w:b/>
              <w:i w:val="0"/>
            </w:rPr>
            <w:delText xml:space="preserve"> </w:delText>
          </w:r>
        </w:del>
      </w:ins>
    </w:p>
    <w:p w:rsidR="0024296C" w:rsidRPr="00E77497" w:rsidRDefault="0024296C" w:rsidP="0024296C">
      <w:pPr>
        <w:pStyle w:val="Heading4"/>
        <w:numPr>
          <w:ilvl w:val="0"/>
          <w:numId w:val="0"/>
        </w:numPr>
        <w:rPr>
          <w:ins w:id="27624" w:author="Rev 7 Allen Wirfs-Brock" w:date="2012-04-16T17:18:00Z"/>
        </w:rPr>
      </w:pPr>
      <w:ins w:id="27625" w:author="Rev 7 Allen Wirfs-Brock" w:date="2012-04-16T17:18:00Z">
        <w:r w:rsidRPr="00E77497">
          <w:t>Static Semantics</w:t>
        </w:r>
      </w:ins>
    </w:p>
    <w:p w:rsidR="0024296C" w:rsidRPr="00E77497" w:rsidRDefault="0024296C" w:rsidP="0024296C">
      <w:pPr>
        <w:rPr>
          <w:ins w:id="27626" w:author="Rev 7 Allen Wirfs-Brock" w:date="2012-04-16T17:18:00Z"/>
          <w:rFonts w:ascii="Helvetica" w:hAnsi="Helvetica"/>
          <w:b/>
        </w:rPr>
      </w:pPr>
      <w:ins w:id="27627" w:author="Rev 7 Allen Wirfs-Brock" w:date="2012-04-16T17:18:00Z">
        <w:r w:rsidRPr="00E77497">
          <w:rPr>
            <w:rFonts w:ascii="Helvetica" w:hAnsi="Helvetica"/>
            <w:b/>
          </w:rPr>
          <w:t>Static Semantics:  Early Errors</w:t>
        </w:r>
      </w:ins>
    </w:p>
    <w:p w:rsidR="0024296C" w:rsidRPr="00E77497" w:rsidRDefault="00560A4D" w:rsidP="0024296C">
      <w:pPr>
        <w:jc w:val="left"/>
        <w:rPr>
          <w:ins w:id="27628" w:author="Rev 7 Allen Wirfs-Brock" w:date="2012-04-16T17:18:00Z"/>
        </w:rPr>
      </w:pPr>
      <w:ins w:id="27629" w:author="Rev 7 Allen Wirfs-Brock" w:date="2012-04-16T17:20:00Z">
        <w:r>
          <w:rPr>
            <w:rFonts w:ascii="Times New Roman" w:hAnsi="Times New Roman"/>
            <w:i/>
          </w:rPr>
          <w:t>ArrowFunction</w:t>
        </w:r>
      </w:ins>
      <w:ins w:id="27630" w:author="Rev 7 Allen Wirfs-Brock" w:date="2012-04-16T17:18:00Z">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ins>
      <w:ins w:id="27631" w:author="Rev 7 Allen Wirfs-Brock" w:date="2012-04-16T17:21:00Z">
        <w:r w:rsidRPr="00560A4D">
          <w:rPr>
            <w:rFonts w:ascii="Times New Roman" w:hAnsi="Times New Roman"/>
            <w:i/>
          </w:rPr>
          <w:t>ArrowParameters</w:t>
        </w:r>
        <w:r>
          <w:rPr>
            <w:rFonts w:ascii="Times New Roman" w:hAnsi="Times New Roman"/>
            <w:i/>
          </w:rPr>
          <w:t xml:space="preserve"> </w:t>
        </w:r>
      </w:ins>
      <w:ins w:id="27632" w:author="Rev 7 Allen Wirfs-Brock" w:date="2012-04-16T17:18:00Z">
        <w:r w:rsidR="0024296C" w:rsidRPr="00E77497">
          <w:rPr>
            <w:rFonts w:ascii="Times New Roman" w:hAnsi="Times New Roman"/>
            <w:i/>
          </w:rPr>
          <w:t xml:space="preserve"> </w:t>
        </w:r>
      </w:ins>
      <w:ins w:id="27633" w:author="Rev 7 Allen Wirfs-Brock" w:date="2012-04-16T17:21:00Z">
        <w:r>
          <w:rPr>
            <w:rFonts w:ascii="Courier New" w:hAnsi="Courier New"/>
            <w:b/>
            <w:i/>
          </w:rPr>
          <w:t>=&gt;</w:t>
        </w:r>
      </w:ins>
      <w:ins w:id="27634" w:author="Rev 7 Allen Wirfs-Brock" w:date="2012-04-16T17:18:00Z">
        <w:r w:rsidR="0024296C" w:rsidRPr="00E77497">
          <w:rPr>
            <w:rFonts w:ascii="Times New Roman" w:hAnsi="Times New Roman"/>
            <w:i/>
          </w:rPr>
          <w:t xml:space="preserve"> </w:t>
        </w:r>
        <w:r w:rsidR="0024296C" w:rsidRPr="00E77497">
          <w:t xml:space="preserve"> </w:t>
        </w:r>
      </w:ins>
      <w:ins w:id="27635" w:author="Rev 7 Allen Wirfs-Brock" w:date="2012-04-26T10:40:00Z">
        <w:del w:id="27636" w:author="Rev 8 Allen Wirfs-Brock" w:date="2012-05-10T17:39:00Z">
          <w:r w:rsidR="001F444B" w:rsidDel="007110FE">
            <w:rPr>
              <w:rFonts w:ascii="Times New Roman" w:hAnsi="Times New Roman"/>
              <w:i/>
            </w:rPr>
            <w:delText>Consice</w:delText>
          </w:r>
        </w:del>
      </w:ins>
      <w:ins w:id="27637" w:author="Rev 7 Allen Wirfs-Brock" w:date="2012-04-16T17:18:00Z">
        <w:del w:id="27638" w:author="Rev 8 Allen Wirfs-Brock" w:date="2012-05-10T17:39:00Z">
          <w:r w:rsidR="0024296C" w:rsidRPr="00E77497" w:rsidDel="007110FE">
            <w:rPr>
              <w:rFonts w:ascii="Times New Roman" w:hAnsi="Times New Roman"/>
              <w:i/>
            </w:rPr>
            <w:delText>Body</w:delText>
          </w:r>
        </w:del>
      </w:ins>
      <w:ins w:id="27639" w:author="Rev 8 Allen Wirfs-Brock" w:date="2012-05-10T17:39:00Z">
        <w:r w:rsidR="007110FE">
          <w:rPr>
            <w:rFonts w:ascii="Times New Roman" w:hAnsi="Times New Roman"/>
            <w:i/>
          </w:rPr>
          <w:t>ConciseBody</w:t>
        </w:r>
      </w:ins>
      <w:ins w:id="27640" w:author="Rev 7 Allen Wirfs-Brock" w:date="2012-04-16T17:18:00Z">
        <w:r w:rsidR="0024296C" w:rsidRPr="00E77497">
          <w:t xml:space="preserve"> </w:t>
        </w:r>
      </w:ins>
    </w:p>
    <w:p w:rsidR="00F328F2" w:rsidRDefault="00F328F2" w:rsidP="00F328F2">
      <w:pPr>
        <w:numPr>
          <w:ilvl w:val="0"/>
          <w:numId w:val="403"/>
        </w:numPr>
        <w:spacing w:after="220"/>
        <w:contextualSpacing/>
        <w:rPr>
          <w:ins w:id="27641" w:author="Rev 11 Allen Wirfs-Brock" w:date="2012-10-25T12:50:00Z"/>
        </w:rPr>
      </w:pPr>
      <w:ins w:id="27642" w:author="Rev 11 Allen Wirfs-Brock" w:date="2012-10-25T12:50:00Z">
        <w:r w:rsidRPr="00E77497">
          <w:t xml:space="preserve">It is a Syntax Error if </w:t>
        </w:r>
        <w:r>
          <w:t xml:space="preserve">IsSimpleParameterList of </w:t>
        </w:r>
      </w:ins>
      <w:ins w:id="27643"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44" w:author="Rev 11 Allen Wirfs-Brock" w:date="2012-10-25T12:50:00Z">
        <w:r>
          <w:t xml:space="preserve">is </w:t>
        </w:r>
        <w:r w:rsidRPr="00F328F2">
          <w:rPr>
            <w:rFonts w:ascii="Times New Roman" w:hAnsi="Times New Roman"/>
            <w:b/>
            <w:bCs/>
          </w:rPr>
          <w:t>true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ins>
      <w:ins w:id="27645" w:author="Rev 11 Allen Wirfs-Brock" w:date="2012-10-25T12:52:00Z">
        <w:r>
          <w:rPr>
            <w:rFonts w:ascii="Times New Roman" w:hAnsi="Times New Roman"/>
            <w:i/>
          </w:rPr>
          <w:t>ConciseBody</w:t>
        </w:r>
      </w:ins>
      <w:ins w:id="27646" w:author="Rev 11 Allen Wirfs-Brock" w:date="2012-10-25T12:50:00Z">
        <w:r w:rsidRPr="00E77497">
          <w:t>.</w:t>
        </w:r>
      </w:ins>
    </w:p>
    <w:p w:rsidR="00F328F2" w:rsidRPr="006B6D0A" w:rsidRDefault="00F328F2" w:rsidP="00B9654F">
      <w:pPr>
        <w:numPr>
          <w:ilvl w:val="0"/>
          <w:numId w:val="403"/>
        </w:numPr>
        <w:spacing w:after="220"/>
        <w:contextualSpacing/>
        <w:rPr>
          <w:ins w:id="27647" w:author="Rev 11 Allen Wirfs-Brock" w:date="2012-10-25T12:50:00Z"/>
        </w:rPr>
      </w:pPr>
      <w:ins w:id="27648" w:author="Rev 11 Allen Wirfs-Brock" w:date="2012-10-25T12:50:00Z">
        <w:r w:rsidRPr="009C202C">
          <w:t xml:space="preserve">It is a Syntax Error if </w:t>
        </w:r>
        <w:r>
          <w:t xml:space="preserve">IsSimpleParameterList of </w:t>
        </w:r>
      </w:ins>
      <w:ins w:id="27649"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50" w:author="Rev 11 Allen Wirfs-Brock" w:date="2012-10-25T12:50:00Z">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ins>
      <w:ins w:id="27651" w:author="Rev 11 Allen Wirfs-Brock" w:date="2012-10-25T12:52:00Z">
        <w:r w:rsidR="00B9654F">
          <w:rPr>
            <w:rFonts w:ascii="Times New Roman" w:hAnsi="Times New Roman"/>
            <w:i/>
          </w:rPr>
          <w:t>Arrow</w:t>
        </w:r>
        <w:r w:rsidR="00B9654F" w:rsidRPr="00E77497">
          <w:rPr>
            <w:rFonts w:ascii="Times New Roman" w:hAnsi="Times New Roman"/>
            <w:i/>
          </w:rPr>
          <w:t>Parameter</w:t>
        </w:r>
        <w:r w:rsidR="00B9654F">
          <w:rPr>
            <w:rFonts w:ascii="Times New Roman" w:hAnsi="Times New Roman"/>
            <w:i/>
          </w:rPr>
          <w:t>s</w:t>
        </w:r>
        <w:r w:rsidR="00B9654F" w:rsidRPr="00E77497">
          <w:t xml:space="preserve"> </w:t>
        </w:r>
      </w:ins>
      <w:ins w:id="27652" w:author="Rev 11 Allen Wirfs-Brock" w:date="2012-10-25T12:50:00Z">
        <w:r w:rsidRPr="00E77497">
          <w:t>contains any duplicate elements</w:t>
        </w:r>
        <w:r w:rsidRPr="006B6D0A">
          <w:t>.</w:t>
        </w:r>
      </w:ins>
    </w:p>
    <w:p w:rsidR="00F328F2" w:rsidRPr="006B6D0A" w:rsidRDefault="00F328F2" w:rsidP="00B9654F">
      <w:pPr>
        <w:numPr>
          <w:ilvl w:val="0"/>
          <w:numId w:val="403"/>
        </w:numPr>
        <w:spacing w:after="220"/>
        <w:contextualSpacing/>
        <w:rPr>
          <w:ins w:id="27653" w:author="Rev 11 Allen Wirfs-Brock" w:date="2012-10-25T12:50:00Z"/>
        </w:rPr>
      </w:pPr>
      <w:ins w:id="27654" w:author="Rev 11 Allen Wirfs-Brock" w:date="2012-10-25T12:50:00Z">
        <w:r w:rsidRPr="009C202C">
          <w:t>It is a Syntax Error</w:t>
        </w:r>
        <w:r>
          <w:t xml:space="preserve"> if</w:t>
        </w:r>
        <w:r w:rsidRPr="002D68DA">
          <w:t xml:space="preserve"> </w:t>
        </w:r>
        <w:r>
          <w:t xml:space="preserve">IsSimpleParameterList of </w:t>
        </w:r>
      </w:ins>
      <w:ins w:id="27655"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56" w:author="Rev 11 Allen Wirfs-Brock" w:date="2012-10-25T12:50:00Z">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ins>
      <w:ins w:id="27657" w:author="Rev 11 Allen Wirfs-Brock" w:date="2012-10-25T12:53:00Z">
        <w:r w:rsidR="00B9654F">
          <w:rPr>
            <w:rFonts w:ascii="Times New Roman" w:hAnsi="Times New Roman"/>
            <w:i/>
          </w:rPr>
          <w:t>Arrow</w:t>
        </w:r>
        <w:r w:rsidR="00B9654F" w:rsidRPr="00E77497">
          <w:rPr>
            <w:rFonts w:ascii="Times New Roman" w:hAnsi="Times New Roman"/>
            <w:i/>
          </w:rPr>
          <w:t>Parameter</w:t>
        </w:r>
        <w:r w:rsidR="00B9654F">
          <w:rPr>
            <w:rFonts w:ascii="Times New Roman" w:hAnsi="Times New Roman"/>
            <w:i/>
          </w:rPr>
          <w:t>s</w:t>
        </w:r>
        <w:r w:rsidR="00B9654F" w:rsidRPr="00E77497">
          <w:t xml:space="preserve"> </w:t>
        </w:r>
      </w:ins>
      <w:ins w:id="27658" w:author="Rev 11 Allen Wirfs-Brock" w:date="2012-10-25T12:50:00Z">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rsidR="00F328F2" w:rsidRPr="006B6D0A" w:rsidRDefault="00F328F2" w:rsidP="00F328F2">
      <w:pPr>
        <w:numPr>
          <w:ilvl w:val="0"/>
          <w:numId w:val="403"/>
        </w:numPr>
        <w:spacing w:after="220"/>
        <w:contextualSpacing/>
        <w:rPr>
          <w:ins w:id="27659" w:author="Rev 11 Allen Wirfs-Brock" w:date="2012-10-25T12:50:00Z"/>
        </w:rPr>
      </w:pPr>
      <w:ins w:id="27660" w:author="Rev 11 Allen Wirfs-Brock" w:date="2012-10-25T12:50:00Z">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ins>
      <w:ins w:id="27661"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62" w:author="Rev 11 Allen Wirfs-Brock" w:date="2012-10-25T12:50:00Z">
        <w:r w:rsidRPr="00E77497">
          <w:t>contains any duplicate elements</w:t>
        </w:r>
        <w:r w:rsidRPr="006B6D0A">
          <w:t>.</w:t>
        </w:r>
      </w:ins>
    </w:p>
    <w:p w:rsidR="0024296C" w:rsidRPr="00E77497" w:rsidDel="007262FC" w:rsidRDefault="0024296C" w:rsidP="001F444B">
      <w:pPr>
        <w:numPr>
          <w:ilvl w:val="0"/>
          <w:numId w:val="403"/>
        </w:numPr>
        <w:spacing w:after="220"/>
        <w:contextualSpacing/>
        <w:rPr>
          <w:ins w:id="27663" w:author="Rev 7 Allen Wirfs-Brock" w:date="2012-04-16T17:18:00Z"/>
          <w:del w:id="27664" w:author="Rev 11 Allen Wirfs-Brock" w:date="2012-10-01T14:14:00Z"/>
        </w:rPr>
      </w:pPr>
      <w:ins w:id="27665" w:author="Rev 7 Allen Wirfs-Brock" w:date="2012-04-16T17:18:00Z">
        <w:del w:id="27666" w:author="Rev 11 Allen Wirfs-Brock" w:date="2012-10-01T14:14:00Z">
          <w:r w:rsidRPr="00E77497" w:rsidDel="007262FC">
            <w:delText xml:space="preserve">It is a Syntax Error if any element of the </w:delText>
          </w:r>
          <w:r w:rsidRPr="00BF6FFE" w:rsidDel="007262FC">
            <w:rPr>
              <w:rFonts w:ascii="Times New Roman" w:hAnsi="Times New Roman"/>
            </w:rPr>
            <w:delText>LexicallyDeclaredNames</w:delText>
          </w:r>
          <w:r w:rsidRPr="00E77497" w:rsidDel="007262FC">
            <w:delText xml:space="preserve"> of </w:delText>
          </w:r>
        </w:del>
      </w:ins>
      <w:ins w:id="27667" w:author="Rev 7 Allen Wirfs-Brock" w:date="2012-04-26T10:40:00Z">
        <w:del w:id="27668" w:author="Rev 11 Allen Wirfs-Brock" w:date="2012-10-01T14:14:00Z">
          <w:r w:rsidR="001F444B" w:rsidDel="007262FC">
            <w:rPr>
              <w:rFonts w:ascii="Times New Roman" w:hAnsi="Times New Roman"/>
              <w:i/>
            </w:rPr>
            <w:delText>Consice</w:delText>
          </w:r>
          <w:r w:rsidR="001F444B" w:rsidRPr="00E77497" w:rsidDel="007262FC">
            <w:rPr>
              <w:rFonts w:ascii="Times New Roman" w:hAnsi="Times New Roman"/>
              <w:i/>
            </w:rPr>
            <w:delText>Body</w:delText>
          </w:r>
        </w:del>
      </w:ins>
      <w:ins w:id="27669" w:author="Rev 8 Allen Wirfs-Brock" w:date="2012-05-10T17:39:00Z">
        <w:del w:id="27670" w:author="Rev 11 Allen Wirfs-Brock" w:date="2012-10-01T14:14:00Z">
          <w:r w:rsidR="007110FE" w:rsidDel="007262FC">
            <w:rPr>
              <w:rFonts w:ascii="Times New Roman" w:hAnsi="Times New Roman"/>
              <w:i/>
            </w:rPr>
            <w:delText>ConciseBody</w:delText>
          </w:r>
        </w:del>
      </w:ins>
      <w:ins w:id="27671" w:author="Rev 7 Allen Wirfs-Brock" w:date="2012-04-26T10:40:00Z">
        <w:del w:id="27672" w:author="Rev 11 Allen Wirfs-Brock" w:date="2012-10-01T14:14:00Z">
          <w:r w:rsidR="001F444B" w:rsidRPr="00E77497" w:rsidDel="007262FC">
            <w:delText xml:space="preserve"> </w:delText>
          </w:r>
        </w:del>
      </w:ins>
      <w:ins w:id="27673" w:author="Rev 7 Allen Wirfs-Brock" w:date="2012-04-16T17:18:00Z">
        <w:del w:id="27674" w:author="Rev 11 Allen Wirfs-Brock" w:date="2012-10-01T14:14:00Z">
          <w:r w:rsidRPr="00E77497" w:rsidDel="007262FC">
            <w:delText xml:space="preserve">also occurs in the </w:delText>
          </w:r>
          <w:r w:rsidRPr="00BF6FFE" w:rsidDel="007262FC">
            <w:rPr>
              <w:rFonts w:ascii="Times New Roman" w:hAnsi="Times New Roman"/>
            </w:rPr>
            <w:delText>VarDeclaredNames</w:delText>
          </w:r>
          <w:r w:rsidRPr="00E77497" w:rsidDel="007262FC">
            <w:delText xml:space="preserve"> of </w:delText>
          </w:r>
        </w:del>
      </w:ins>
      <w:ins w:id="27675" w:author="Rev 7 Allen Wirfs-Brock" w:date="2012-04-26T10:40:00Z">
        <w:del w:id="27676" w:author="Rev 11 Allen Wirfs-Brock" w:date="2012-10-01T14:14:00Z">
          <w:r w:rsidR="001F444B" w:rsidDel="007262FC">
            <w:rPr>
              <w:rFonts w:ascii="Times New Roman" w:hAnsi="Times New Roman"/>
              <w:i/>
            </w:rPr>
            <w:delText>Consice</w:delText>
          </w:r>
          <w:r w:rsidR="001F444B" w:rsidRPr="00E77497" w:rsidDel="007262FC">
            <w:rPr>
              <w:rFonts w:ascii="Times New Roman" w:hAnsi="Times New Roman"/>
              <w:i/>
            </w:rPr>
            <w:delText>Body</w:delText>
          </w:r>
        </w:del>
      </w:ins>
      <w:ins w:id="27677" w:author="Rev 8 Allen Wirfs-Brock" w:date="2012-05-10T17:39:00Z">
        <w:del w:id="27678" w:author="Rev 11 Allen Wirfs-Brock" w:date="2012-10-01T14:14:00Z">
          <w:r w:rsidR="007110FE" w:rsidDel="007262FC">
            <w:rPr>
              <w:rFonts w:ascii="Times New Roman" w:hAnsi="Times New Roman"/>
              <w:i/>
            </w:rPr>
            <w:delText>ConciseBody</w:delText>
          </w:r>
        </w:del>
      </w:ins>
      <w:ins w:id="27679" w:author="Rev 7 Allen Wirfs-Brock" w:date="2012-04-16T17:18:00Z">
        <w:del w:id="27680" w:author="Rev 11 Allen Wirfs-Brock" w:date="2012-10-01T14:14:00Z">
          <w:r w:rsidRPr="00E77497" w:rsidDel="007262FC">
            <w:delText>.</w:delText>
          </w:r>
        </w:del>
      </w:ins>
    </w:p>
    <w:p w:rsidR="0024296C" w:rsidRDefault="0024296C" w:rsidP="001F444B">
      <w:pPr>
        <w:numPr>
          <w:ilvl w:val="0"/>
          <w:numId w:val="403"/>
        </w:numPr>
        <w:spacing w:after="220"/>
        <w:contextualSpacing/>
        <w:rPr>
          <w:ins w:id="27681" w:author="Rev 7 Allen Wirfs-Brock" w:date="2012-04-24T15:31:00Z"/>
        </w:rPr>
      </w:pPr>
      <w:ins w:id="27682" w:author="Rev 7 Allen Wirfs-Brock" w:date="2012-04-16T17:18:00Z">
        <w:r w:rsidRPr="00E77497">
          <w:t xml:space="preserve">It is a Syntax Error if any element of the BoundNames of </w:t>
        </w:r>
      </w:ins>
      <w:ins w:id="27683" w:author="Rev 7 Allen Wirfs-Brock" w:date="2012-04-16T17:24:00Z">
        <w:r w:rsidR="00560A4D">
          <w:rPr>
            <w:rFonts w:ascii="Times New Roman" w:hAnsi="Times New Roman"/>
            <w:i/>
          </w:rPr>
          <w:t>Arrow</w:t>
        </w:r>
      </w:ins>
      <w:ins w:id="27684" w:author="Rev 7 Allen Wirfs-Brock" w:date="2012-04-16T17:18:00Z">
        <w:r w:rsidRPr="00E77497">
          <w:rPr>
            <w:rFonts w:ascii="Times New Roman" w:hAnsi="Times New Roman"/>
            <w:i/>
          </w:rPr>
          <w:t>Parameter</w:t>
        </w:r>
      </w:ins>
      <w:ins w:id="27685" w:author="Rev 7 Allen Wirfs-Brock" w:date="2012-04-16T17:24:00Z">
        <w:r w:rsidR="00560A4D">
          <w:rPr>
            <w:rFonts w:ascii="Times New Roman" w:hAnsi="Times New Roman"/>
            <w:i/>
          </w:rPr>
          <w:t>s</w:t>
        </w:r>
      </w:ins>
      <w:ins w:id="27686" w:author="Rev 7 Allen Wirfs-Brock" w:date="2012-04-16T17:18:00Z">
        <w:r w:rsidRPr="00E77497">
          <w:t xml:space="preserve"> also occurs in the LexicallyDeclaredNames of </w:t>
        </w:r>
      </w:ins>
      <w:ins w:id="27687" w:author="Rev 7 Allen Wirfs-Brock" w:date="2012-04-26T10:40:00Z">
        <w:del w:id="27688"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7689" w:author="Rev 8 Allen Wirfs-Brock" w:date="2012-05-10T17:39:00Z">
        <w:r w:rsidR="007110FE">
          <w:rPr>
            <w:rFonts w:ascii="Times New Roman" w:hAnsi="Times New Roman"/>
            <w:i/>
          </w:rPr>
          <w:t>ConciseBody</w:t>
        </w:r>
      </w:ins>
      <w:ins w:id="27690" w:author="Rev 7 Allen Wirfs-Brock" w:date="2012-04-16T17:18:00Z">
        <w:r w:rsidRPr="00E77497">
          <w:t>.</w:t>
        </w:r>
      </w:ins>
    </w:p>
    <w:p w:rsidR="00BF6FFE" w:rsidRPr="00E77497" w:rsidRDefault="00BF6FFE" w:rsidP="001F444B">
      <w:pPr>
        <w:numPr>
          <w:ilvl w:val="0"/>
          <w:numId w:val="403"/>
        </w:numPr>
        <w:spacing w:after="220"/>
        <w:contextualSpacing/>
        <w:rPr>
          <w:ins w:id="27691" w:author="Rev 7 Allen Wirfs-Brock" w:date="2012-04-16T17:18:00Z"/>
        </w:rPr>
      </w:pPr>
      <w:ins w:id="27692" w:author="Rev 7 Allen Wirfs-Brock" w:date="2012-04-24T15:31:00Z">
        <w:r>
          <w:t xml:space="preserve">It is a Syntax Error if </w:t>
        </w:r>
      </w:ins>
      <w:ins w:id="27693" w:author="Rev 7 Allen Wirfs-Brock" w:date="2012-04-26T10:40:00Z">
        <w:del w:id="27694"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7695" w:author="Rev 8 Allen Wirfs-Brock" w:date="2012-05-10T17:39:00Z">
        <w:r w:rsidR="007110FE">
          <w:rPr>
            <w:rFonts w:ascii="Times New Roman" w:hAnsi="Times New Roman"/>
            <w:i/>
          </w:rPr>
          <w:t>ConciseBody</w:t>
        </w:r>
      </w:ins>
      <w:ins w:id="27696" w:author="Rev 7 Allen Wirfs-Brock" w:date="2012-04-26T10:40:00Z">
        <w:r w:rsidR="001F444B" w:rsidRPr="00E77497">
          <w:t xml:space="preserve"> </w:t>
        </w:r>
      </w:ins>
      <w:ins w:id="27697" w:author="Rev 7 Allen Wirfs-Brock" w:date="2012-04-24T15:31:00Z">
        <w:r w:rsidRPr="00BF6FFE">
          <w:rPr>
            <w:rFonts w:ascii="Times New Roman" w:hAnsi="Times New Roman"/>
          </w:rPr>
          <w:t xml:space="preserve">Contains </w:t>
        </w:r>
      </w:ins>
      <w:ins w:id="27698" w:author="Rev 7 Allen Wirfs-Brock" w:date="2012-04-24T15:34:00Z">
        <w:r>
          <w:rPr>
            <w:rFonts w:ascii="Times New Roman" w:hAnsi="Times New Roman"/>
            <w:i/>
          </w:rPr>
          <w:t>Yield</w:t>
        </w:r>
      </w:ins>
      <w:ins w:id="27699" w:author="Rev 7 Allen Wirfs-Brock" w:date="2012-04-24T15:31:00Z">
        <w:r w:rsidRPr="00BF6FFE">
          <w:rPr>
            <w:rFonts w:ascii="Times New Roman" w:hAnsi="Times New Roman"/>
            <w:i/>
          </w:rPr>
          <w:t>Expression</w:t>
        </w:r>
        <w:r>
          <w:t>.</w:t>
        </w:r>
      </w:ins>
    </w:p>
    <w:p w:rsidR="0024296C" w:rsidRDefault="0024296C" w:rsidP="0024296C">
      <w:pPr>
        <w:spacing w:after="220"/>
        <w:ind w:left="720"/>
        <w:rPr>
          <w:ins w:id="27700" w:author="Rev 7 Allen Wirfs-Brock" w:date="2012-04-16T17:30:00Z"/>
        </w:rPr>
      </w:pPr>
    </w:p>
    <w:p w:rsidR="00125774" w:rsidRPr="00E77497" w:rsidRDefault="00125774" w:rsidP="00125774">
      <w:pPr>
        <w:jc w:val="left"/>
        <w:rPr>
          <w:ins w:id="27701" w:author="Rev 7 Allen Wirfs-Brock" w:date="2012-04-17T10:37:00Z"/>
        </w:rPr>
      </w:pPr>
      <w:ins w:id="27702" w:author="Rev 7 Allen Wirfs-Brock" w:date="2012-04-17T10:37:00Z">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27703" w:author="Rev 7 Allen Wirfs-Brock" w:date="2012-04-17T10:54:00Z">
        <w:r w:rsidR="00E070DB">
          <w:rPr>
            <w:rFonts w:ascii="Times New Roman" w:hAnsi="Times New Roman"/>
            <w:i/>
          </w:rPr>
          <w:t>BindingIdentifier</w:t>
        </w:r>
      </w:ins>
      <w:ins w:id="27704" w:author="Rev 7 Allen Wirfs-Brock" w:date="2012-04-17T10:37:00Z">
        <w:r w:rsidRPr="00E77497">
          <w:rPr>
            <w:rFonts w:ascii="Times New Roman" w:hAnsi="Times New Roman"/>
            <w:i/>
          </w:rPr>
          <w:t xml:space="preserve"> </w:t>
        </w:r>
      </w:ins>
    </w:p>
    <w:p w:rsidR="00125774" w:rsidRPr="00E77497" w:rsidRDefault="00125774" w:rsidP="001F444B">
      <w:pPr>
        <w:numPr>
          <w:ilvl w:val="0"/>
          <w:numId w:val="403"/>
        </w:numPr>
        <w:rPr>
          <w:ins w:id="27705" w:author="Rev 7 Allen Wirfs-Brock" w:date="2012-04-17T10:37:00Z"/>
        </w:rPr>
      </w:pPr>
      <w:ins w:id="27706" w:author="Rev 7 Allen Wirfs-Brock" w:date="2012-04-17T10:37:00Z">
        <w:r w:rsidRPr="00E77497">
          <w:t xml:space="preserve">It is a Syntax Error </w:t>
        </w:r>
      </w:ins>
      <w:ins w:id="27707" w:author="Rev 9 Allen Wirfs-Brock" w:date="2012-07-08T13:47:00Z">
        <w:r w:rsidR="008D4801">
          <w:t xml:space="preserve">if </w:t>
        </w:r>
      </w:ins>
      <w:ins w:id="27708" w:author="Rev 7 Allen Wirfs-Brock" w:date="2012-04-17T12:07:00Z">
        <w:r w:rsidR="00AD3F16">
          <w:t xml:space="preserve">the </w:t>
        </w:r>
        <w:r w:rsidR="00AD3F16" w:rsidRPr="00AD3F16">
          <w:rPr>
            <w:rFonts w:ascii="Times New Roman" w:hAnsi="Times New Roman"/>
          </w:rPr>
          <w:t>String</w:t>
        </w:r>
        <w:del w:id="27709" w:author="Rev 9 Allen Wirfs-Brock" w:date="2012-07-07T16:31:00Z">
          <w:r w:rsidR="00AD3F16" w:rsidRPr="00AD3F16" w:rsidDel="00D11231">
            <w:rPr>
              <w:rFonts w:ascii="Times New Roman" w:hAnsi="Times New Roman"/>
            </w:rPr>
            <w:delText xml:space="preserve"> </w:delText>
          </w:r>
        </w:del>
        <w:r w:rsidR="00AD3F16" w:rsidRPr="00AD3F16">
          <w:rPr>
            <w:rFonts w:ascii="Times New Roman" w:hAnsi="Times New Roman"/>
          </w:rPr>
          <w:t>Value</w:t>
        </w:r>
        <w:r w:rsidR="00AD3F16">
          <w:t xml:space="preserve"> of the sole element of </w:t>
        </w:r>
        <w:r w:rsidR="00AD3F16" w:rsidRPr="00AD3F16">
          <w:rPr>
            <w:rFonts w:ascii="Times New Roman" w:hAnsi="Times New Roman"/>
          </w:rPr>
          <w:t>the BoundNames</w:t>
        </w:r>
        <w:r w:rsidR="00AD3F16">
          <w:t xml:space="preserve"> of</w:t>
        </w:r>
      </w:ins>
      <w:ins w:id="27710" w:author="Rev 7 Allen Wirfs-Brock" w:date="2012-04-17T10:37:00Z">
        <w:r w:rsidRPr="00E77497">
          <w:t xml:space="preserve"> </w:t>
        </w:r>
      </w:ins>
      <w:ins w:id="27711" w:author="Rev 7 Allen Wirfs-Brock" w:date="2012-04-17T12:07:00Z">
        <w:r w:rsidR="00AD3F16" w:rsidRPr="00AD3F16">
          <w:rPr>
            <w:rFonts w:ascii="Times New Roman" w:hAnsi="Times New Roman"/>
            <w:i/>
          </w:rPr>
          <w:t>Binding</w:t>
        </w:r>
      </w:ins>
      <w:ins w:id="27712" w:author="Rev 7 Allen Wirfs-Brock" w:date="2012-04-17T10:37:00Z">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rsidR="006F0F34" w:rsidRPr="00B820AB" w:rsidDel="000C0277" w:rsidRDefault="00A63644" w:rsidP="006F0F34">
      <w:pPr>
        <w:rPr>
          <w:ins w:id="27713" w:author="Rev 7 Allen Wirfs-Brock" w:date="2012-04-17T11:03:00Z"/>
          <w:del w:id="27714" w:author="Rev 10 Allen Wirfs-Brock" w:date="2012-09-26T11:20:00Z"/>
        </w:rPr>
      </w:pPr>
      <w:ins w:id="27715" w:author="Rev 7 Allen Wirfs-Brock" w:date="2012-04-17T11:05:00Z">
        <w:del w:id="27716" w:author="Rev 10 Allen Wirfs-Brock" w:date="2012-09-26T11:17:00Z">
          <w:r w:rsidDel="000C0277">
            <w:rPr>
              <w:rStyle w:val="bnf"/>
            </w:rPr>
            <w:delText>Arrow</w:delText>
          </w:r>
        </w:del>
      </w:ins>
      <w:ins w:id="27717" w:author="Rev 7 Allen Wirfs-Brock" w:date="2012-04-17T11:03:00Z">
        <w:del w:id="27718" w:author="Rev 10 Allen Wirfs-Brock" w:date="2012-09-26T11:17:00Z">
          <w:r w:rsidR="006F0F34" w:rsidRPr="006B6D0A" w:rsidDel="000C0277">
            <w:rPr>
              <w:rStyle w:val="bnf"/>
            </w:rPr>
            <w:delText>FormalParameterList</w:delText>
          </w:r>
        </w:del>
        <w:del w:id="27719" w:author="Rev 10 Allen Wirfs-Brock" w:date="2012-09-26T11:20:00Z">
          <w:r w:rsidR="006F0F34" w:rsidRPr="00E65A34" w:rsidDel="000C0277">
            <w:delText xml:space="preserve"> </w:delText>
          </w:r>
          <w:r w:rsidR="006F0F34" w:rsidRPr="00E65A34" w:rsidDel="000C0277">
            <w:rPr>
              <w:b/>
            </w:rPr>
            <w:delText>:</w:delText>
          </w:r>
          <w:r w:rsidR="006F0F34" w:rsidRPr="00E65A34" w:rsidDel="000C0277">
            <w:delText xml:space="preserve"> </w:delText>
          </w:r>
        </w:del>
      </w:ins>
      <w:ins w:id="27720" w:author="Rev 7 Allen Wirfs-Brock" w:date="2012-04-17T11:06:00Z">
        <w:del w:id="27721" w:author="Rev 10 Allen Wirfs-Brock" w:date="2012-09-26T11:17:00Z">
          <w:r w:rsidDel="000C0277">
            <w:rPr>
              <w:rStyle w:val="bnf"/>
            </w:rPr>
            <w:delText>CoverF</w:delText>
          </w:r>
        </w:del>
      </w:ins>
      <w:ins w:id="27722" w:author="Rev 7 Allen Wirfs-Brock" w:date="2012-04-17T11:03:00Z">
        <w:del w:id="27723" w:author="Rev 10 Allen Wirfs-Brock" w:date="2012-09-26T11:17:00Z">
          <w:r w:rsidR="006F0F34" w:rsidRPr="00E65A34" w:rsidDel="000C0277">
            <w:rPr>
              <w:rStyle w:val="bnf"/>
            </w:rPr>
            <w:delText>ormalsList</w:delText>
          </w:r>
          <w:r w:rsidR="006F0F34" w:rsidRPr="00E65A34" w:rsidDel="000C0277">
            <w:rPr>
              <w:rFonts w:ascii="Courier New" w:hAnsi="Courier New"/>
              <w:b/>
              <w:i/>
            </w:rPr>
            <w:delText>,</w:delText>
          </w:r>
          <w:r w:rsidR="006F0F34" w:rsidRPr="00E65A34" w:rsidDel="000C0277">
            <w:delText xml:space="preserve"> </w:delText>
          </w:r>
          <w:r w:rsidR="006F0F34" w:rsidRPr="00C7794D" w:rsidDel="000C0277">
            <w:rPr>
              <w:rStyle w:val="bnf"/>
            </w:rPr>
            <w:delText>FunctionRestParameter</w:delText>
          </w:r>
        </w:del>
      </w:ins>
    </w:p>
    <w:p w:rsidR="006F0F34" w:rsidRPr="006B6D0A" w:rsidDel="000C0277" w:rsidRDefault="006F0F34" w:rsidP="001F444B">
      <w:pPr>
        <w:numPr>
          <w:ilvl w:val="0"/>
          <w:numId w:val="403"/>
        </w:numPr>
        <w:spacing w:after="220"/>
        <w:rPr>
          <w:ins w:id="27724" w:author="Rev 7 Allen Wirfs-Brock" w:date="2012-04-17T11:03:00Z"/>
          <w:del w:id="27725" w:author="Rev 10 Allen Wirfs-Brock" w:date="2012-09-26T11:20:00Z"/>
        </w:rPr>
      </w:pPr>
      <w:ins w:id="27726" w:author="Rev 7 Allen Wirfs-Brock" w:date="2012-04-17T11:03:00Z">
        <w:del w:id="27727" w:author="Rev 10 Allen Wirfs-Brock" w:date="2012-09-26T11:20:00Z">
          <w:r w:rsidRPr="00675B74" w:rsidDel="000C0277">
            <w:delText xml:space="preserve">It is a Syntax Error if </w:delText>
          </w:r>
          <w:r w:rsidRPr="00E77497" w:rsidDel="000C0277">
            <w:rPr>
              <w:rFonts w:ascii="Times New Roman" w:eastAsia="Times New Roman" w:hAnsi="Times New Roman"/>
              <w:spacing w:val="6"/>
              <w:lang w:eastAsia="en-US"/>
            </w:rPr>
            <w:delText xml:space="preserve">BoundNames of </w:delText>
          </w:r>
        </w:del>
      </w:ins>
      <w:ins w:id="27728" w:author="Rev 7 Allen Wirfs-Brock" w:date="2012-04-17T11:16:00Z">
        <w:del w:id="27729" w:author="Rev 10 Allen Wirfs-Brock" w:date="2012-09-26T11:20:00Z">
          <w:r w:rsidR="00911D45" w:rsidDel="000C0277">
            <w:rPr>
              <w:rStyle w:val="bnf"/>
            </w:rPr>
            <w:delText>CoverF</w:delText>
          </w:r>
        </w:del>
      </w:ins>
      <w:ins w:id="27730" w:author="Rev 7 Allen Wirfs-Brock" w:date="2012-04-17T11:03:00Z">
        <w:del w:id="27731" w:author="Rev 10 Allen Wirfs-Brock" w:date="2012-09-26T11:20:00Z">
          <w:r w:rsidRPr="00E77497" w:rsidDel="000C0277">
            <w:rPr>
              <w:rStyle w:val="bnf"/>
            </w:rPr>
            <w:delText>ormalsList</w:delText>
          </w:r>
          <w:r w:rsidRPr="00E77497" w:rsidDel="000C0277">
            <w:delText xml:space="preserve"> </w:delText>
          </w:r>
        </w:del>
      </w:ins>
      <w:ins w:id="27732" w:author="Rev 7 Allen Wirfs-Brock" w:date="2012-04-17T12:16:00Z">
        <w:del w:id="27733" w:author="Rev 10 Allen Wirfs-Brock" w:date="2012-09-26T11:20:00Z">
          <w:r w:rsidR="00BB5BBA" w:rsidDel="000C0277">
            <w:delText xml:space="preserve">contains </w:delText>
          </w:r>
        </w:del>
      </w:ins>
      <w:ins w:id="27734" w:author="Rev 7 Allen Wirfs-Brock" w:date="2012-04-17T11:16:00Z">
        <w:del w:id="27735" w:author="Rev 10 Allen Wirfs-Brock" w:date="2012-09-26T11:20:00Z">
          <w:r w:rsidR="00911D45" w:rsidDel="000C0277">
            <w:delText>any element</w:delText>
          </w:r>
        </w:del>
      </w:ins>
      <w:ins w:id="27736" w:author="Rev 7 Allen Wirfs-Brock" w:date="2012-04-17T12:17:00Z">
        <w:del w:id="27737" w:author="Rev 10 Allen Wirfs-Brock" w:date="2012-09-26T11:20:00Z">
          <w:r w:rsidR="00BB5BBA" w:rsidDel="000C0277">
            <w:delText xml:space="preserve"> which is also contained in</w:delText>
          </w:r>
        </w:del>
      </w:ins>
      <w:ins w:id="27738" w:author="Rev 7 Allen Wirfs-Brock" w:date="2012-04-17T11:16:00Z">
        <w:del w:id="27739" w:author="Rev 10 Allen Wirfs-Brock" w:date="2012-09-26T11:20:00Z">
          <w:r w:rsidR="00911D45" w:rsidRPr="00E77497" w:rsidDel="000C0277">
            <w:delText xml:space="preserve"> </w:delText>
          </w:r>
          <w:r w:rsidR="00911D45" w:rsidRPr="00E77497" w:rsidDel="000C0277">
            <w:rPr>
              <w:rFonts w:ascii="Times New Roman" w:eastAsia="Times New Roman" w:hAnsi="Times New Roman"/>
              <w:spacing w:val="6"/>
              <w:lang w:eastAsia="en-US"/>
            </w:rPr>
            <w:delText>BoundNames of</w:delText>
          </w:r>
          <w:r w:rsidR="00911D45" w:rsidRPr="004D1BD1" w:rsidDel="000C0277">
            <w:delText xml:space="preserve">  </w:delText>
          </w:r>
          <w:r w:rsidR="00911D45" w:rsidDel="000C0277">
            <w:rPr>
              <w:rStyle w:val="bnf"/>
            </w:rPr>
            <w:delText>FunctionRestParameter</w:delText>
          </w:r>
        </w:del>
      </w:ins>
      <w:ins w:id="27740" w:author="Rev 7 Allen Wirfs-Brock" w:date="2012-04-17T11:03:00Z">
        <w:del w:id="27741" w:author="Rev 10 Allen Wirfs-Brock" w:date="2012-09-26T11:20:00Z">
          <w:r w:rsidRPr="006B6D0A" w:rsidDel="000C0277">
            <w:delText>.</w:delText>
          </w:r>
        </w:del>
      </w:ins>
    </w:p>
    <w:p w:rsidR="001F4382" w:rsidRPr="00E77497" w:rsidRDefault="00967C9E" w:rsidP="001F4382">
      <w:pPr>
        <w:jc w:val="left"/>
        <w:rPr>
          <w:ins w:id="27742" w:author="Rev 7 Allen Wirfs-Brock" w:date="2012-04-16T17:31:00Z"/>
        </w:rPr>
      </w:pPr>
      <w:ins w:id="27743" w:author="Rev 10 Allen Wirfs-Brock" w:date="2012-09-26T10:34:00Z">
        <w:r w:rsidRPr="00560A4D">
          <w:rPr>
            <w:rFonts w:ascii="Times New Roman" w:hAnsi="Times New Roman"/>
            <w:i/>
          </w:rPr>
          <w:t>ArrowParameters</w:t>
        </w:r>
      </w:ins>
      <w:ins w:id="27744" w:author="Rev 7 Allen Wirfs-Brock" w:date="2012-04-16T17:31:00Z">
        <w:del w:id="27745" w:author="Rev 10 Allen Wirfs-Brock" w:date="2012-09-26T10:34:00Z">
          <w:r w:rsidR="001F4382" w:rsidDel="00967C9E">
            <w:rPr>
              <w:rFonts w:ascii="Times New Roman" w:hAnsi="Times New Roman"/>
              <w:i/>
            </w:rPr>
            <w:delText>Cover</w:delText>
          </w:r>
        </w:del>
      </w:ins>
      <w:ins w:id="27746" w:author="Rev 7 Allen Wirfs-Brock" w:date="2012-04-17T10:54:00Z">
        <w:del w:id="27747" w:author="Rev 10 Allen Wirfs-Brock" w:date="2012-09-26T10:34:00Z">
          <w:r w:rsidR="00E070DB" w:rsidDel="00967C9E">
            <w:rPr>
              <w:rFonts w:ascii="Times New Roman" w:hAnsi="Times New Roman"/>
              <w:i/>
            </w:rPr>
            <w:delText>FormalsList</w:delText>
          </w:r>
        </w:del>
      </w:ins>
      <w:ins w:id="27748" w:author="Rev 7 Allen Wirfs-Brock" w:date="2012-04-16T17:31:00Z">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ins>
      <w:ins w:id="27749" w:author="Rev 10 Allen Wirfs-Brock" w:date="2012-09-26T10:35:00Z">
        <w:r w:rsidR="006E6733" w:rsidRPr="006E6733">
          <w:rPr>
            <w:rFonts w:ascii="Times New Roman" w:hAnsi="Times New Roman"/>
            <w:i/>
          </w:rPr>
          <w:t>CoverParenthesizedExpressionAndArrowParameterList</w:t>
        </w:r>
      </w:ins>
      <w:ins w:id="27750" w:author="Rev 7 Allen Wirfs-Brock" w:date="2012-04-16T17:32:00Z">
        <w:del w:id="27751" w:author="Rev 10 Allen Wirfs-Brock" w:date="2012-09-26T10:35:00Z">
          <w:r w:rsidR="001F4382" w:rsidDel="006E6733">
            <w:rPr>
              <w:rFonts w:ascii="Times New Roman" w:hAnsi="Times New Roman"/>
              <w:i/>
            </w:rPr>
            <w:delText>Expression</w:delText>
          </w:r>
        </w:del>
      </w:ins>
      <w:ins w:id="27752" w:author="Rev 7 Allen Wirfs-Brock" w:date="2012-04-16T17:31:00Z">
        <w:r w:rsidR="001F4382" w:rsidRPr="00E77497">
          <w:rPr>
            <w:rFonts w:ascii="Times New Roman" w:hAnsi="Times New Roman"/>
            <w:i/>
          </w:rPr>
          <w:t xml:space="preserve"> </w:t>
        </w:r>
      </w:ins>
    </w:p>
    <w:p w:rsidR="001F4382" w:rsidRDefault="001F4382" w:rsidP="009C0ACA">
      <w:pPr>
        <w:numPr>
          <w:ilvl w:val="0"/>
          <w:numId w:val="403"/>
        </w:numPr>
        <w:spacing w:after="0"/>
        <w:jc w:val="left"/>
        <w:rPr>
          <w:ins w:id="27753" w:author="Rev 7 Allen Wirfs-Brock" w:date="2012-04-16T17:34:00Z"/>
        </w:rPr>
      </w:pPr>
      <w:ins w:id="27754" w:author="Rev 7 Allen Wirfs-Brock" w:date="2012-04-16T17:30:00Z">
        <w:r w:rsidRPr="003B4312">
          <w:t xml:space="preserve">It is a Syntax Error if </w:t>
        </w:r>
        <w:r w:rsidRPr="00675B74">
          <w:t xml:space="preserve">the </w:t>
        </w:r>
        <w:del w:id="27755" w:author="Rev 10 Allen Wirfs-Brock" w:date="2012-09-26T10:42:00Z">
          <w:r w:rsidRPr="00675B74" w:rsidDel="006E6733">
            <w:delText>source code</w:delText>
          </w:r>
        </w:del>
      </w:ins>
      <w:ins w:id="27756" w:author="Rev 10 Allen Wirfs-Brock" w:date="2012-09-26T10:42:00Z">
        <w:r w:rsidR="006E6733">
          <w:t>lexical token sequence</w:t>
        </w:r>
      </w:ins>
      <w:ins w:id="27757" w:author="Rev 7 Allen Wirfs-Brock" w:date="2012-04-16T17:30:00Z">
        <w:r w:rsidRPr="00675B74">
          <w:t xml:space="preserve"> </w:t>
        </w:r>
        <w:del w:id="27758" w:author="Rev 10 Allen Wirfs-Brock" w:date="2012-09-26T10:43:00Z">
          <w:r w:rsidRPr="00675B74" w:rsidDel="006E6733">
            <w:delText>corresponding to</w:delText>
          </w:r>
        </w:del>
      </w:ins>
      <w:ins w:id="27759" w:author="Rev 10 Allen Wirfs-Brock" w:date="2012-09-26T10:43:00Z">
        <w:r w:rsidR="006E6733">
          <w:t>matched by</w:t>
        </w:r>
      </w:ins>
      <w:ins w:id="27760" w:author="Rev 7 Allen Wirfs-Brock" w:date="2012-04-16T17:30:00Z">
        <w:r w:rsidRPr="00675B74">
          <w:t xml:space="preserve"> </w:t>
        </w:r>
      </w:ins>
      <w:ins w:id="27761" w:author="Rev 10 Allen Wirfs-Brock" w:date="2012-09-26T10:42:00Z">
        <w:r w:rsidR="006E6733" w:rsidRPr="006E6733">
          <w:rPr>
            <w:rFonts w:ascii="Times New Roman" w:hAnsi="Times New Roman"/>
            <w:i/>
          </w:rPr>
          <w:t>CoverParenthesizedExpressionAndArrowParameterList</w:t>
        </w:r>
        <w:r w:rsidR="006E6733" w:rsidRPr="00E77497">
          <w:rPr>
            <w:rFonts w:ascii="Times New Roman" w:hAnsi="Times New Roman"/>
            <w:i/>
          </w:rPr>
          <w:t xml:space="preserve"> </w:t>
        </w:r>
      </w:ins>
      <w:ins w:id="27762" w:author="Rev 7 Allen Wirfs-Brock" w:date="2012-04-16T17:30:00Z">
        <w:del w:id="27763" w:author="Rev 10 Allen Wirfs-Brock" w:date="2012-09-26T10:42:00Z">
          <w:r w:rsidRPr="00E77497" w:rsidDel="006E6733">
            <w:rPr>
              <w:rStyle w:val="bnf"/>
            </w:rPr>
            <w:delText>Expression</w:delText>
          </w:r>
          <w:r w:rsidRPr="00E77497" w:rsidDel="006E6733">
            <w:delText xml:space="preserve"> </w:delText>
          </w:r>
        </w:del>
        <w:r w:rsidRPr="00E77497">
          <w:t>cannot be parsed</w:t>
        </w:r>
      </w:ins>
      <w:ins w:id="27764" w:author="Rev 10 Allen Wirfs-Brock" w:date="2012-09-26T10:45:00Z">
        <w:r w:rsidR="001C316E" w:rsidRPr="001C316E">
          <w:t xml:space="preserve"> </w:t>
        </w:r>
        <w:r w:rsidR="001C316E">
          <w:t>with no tokens left over</w:t>
        </w:r>
      </w:ins>
      <w:ins w:id="27765" w:author="Rev 7 Allen Wirfs-Brock" w:date="2012-04-16T17:30:00Z">
        <w:r w:rsidRPr="00E77497">
          <w:t xml:space="preserve"> using </w:t>
        </w:r>
      </w:ins>
      <w:ins w:id="27766" w:author="Rev 10 Allen Wirfs-Brock" w:date="2012-09-26T10:44:00Z">
        <w:r w:rsidR="006E6733" w:rsidRPr="009C0ACA">
          <w:rPr>
            <w:rFonts w:ascii="Times New Roman" w:hAnsi="Times New Roman"/>
            <w:i/>
          </w:rPr>
          <w:t>ArrowFormalParameterList</w:t>
        </w:r>
        <w:r w:rsidR="006E6733" w:rsidDel="006E6733">
          <w:rPr>
            <w:rStyle w:val="bnf"/>
          </w:rPr>
          <w:t xml:space="preserve"> </w:t>
        </w:r>
      </w:ins>
      <w:ins w:id="27767" w:author="Rev 7 Allen Wirfs-Brock" w:date="2012-04-16T17:33:00Z">
        <w:del w:id="27768" w:author="Rev 10 Allen Wirfs-Brock" w:date="2012-09-26T10:44:00Z">
          <w:r w:rsidDel="006E6733">
            <w:rPr>
              <w:rStyle w:val="bnf"/>
            </w:rPr>
            <w:delText>Formal</w:delText>
          </w:r>
        </w:del>
      </w:ins>
      <w:ins w:id="27769" w:author="Rev 7 Allen Wirfs-Brock" w:date="2012-04-17T10:55:00Z">
        <w:del w:id="27770" w:author="Rev 10 Allen Wirfs-Brock" w:date="2012-09-26T10:44:00Z">
          <w:r w:rsidR="00E070DB" w:rsidDel="006E6733">
            <w:rPr>
              <w:rStyle w:val="bnf"/>
            </w:rPr>
            <w:delText>s</w:delText>
          </w:r>
        </w:del>
      </w:ins>
      <w:ins w:id="27771" w:author="Rev 7 Allen Wirfs-Brock" w:date="2012-04-16T17:33:00Z">
        <w:del w:id="27772" w:author="Rev 10 Allen Wirfs-Brock" w:date="2012-09-26T10:44:00Z">
          <w:r w:rsidDel="006E6733">
            <w:rPr>
              <w:rStyle w:val="bnf"/>
            </w:rPr>
            <w:delText xml:space="preserve">List </w:delText>
          </w:r>
        </w:del>
      </w:ins>
      <w:ins w:id="27773" w:author="Rev 7 Allen Wirfs-Brock" w:date="2012-04-16T17:30:00Z">
        <w:del w:id="27774" w:author="Rev 10 Allen Wirfs-Brock" w:date="2012-09-26T10:44:00Z">
          <w:r w:rsidRPr="00E77497" w:rsidDel="006E6733">
            <w:delText xml:space="preserve"> </w:delText>
          </w:r>
        </w:del>
        <w:r w:rsidRPr="00E77497">
          <w:t>as the goal symbol.</w:t>
        </w:r>
      </w:ins>
    </w:p>
    <w:p w:rsidR="001F4382" w:rsidRPr="00E77497" w:rsidDel="00B9654F" w:rsidRDefault="001F4382" w:rsidP="009C0ACA">
      <w:pPr>
        <w:numPr>
          <w:ilvl w:val="0"/>
          <w:numId w:val="403"/>
        </w:numPr>
        <w:spacing w:after="0"/>
        <w:jc w:val="left"/>
        <w:rPr>
          <w:ins w:id="27775" w:author="Rev 7 Allen Wirfs-Brock" w:date="2012-04-16T17:30:00Z"/>
          <w:del w:id="27776" w:author="Rev 11 Allen Wirfs-Brock" w:date="2012-10-25T12:54:00Z"/>
        </w:rPr>
      </w:pPr>
      <w:ins w:id="27777" w:author="Rev 7 Allen Wirfs-Brock" w:date="2012-04-16T17:37:00Z">
        <w:del w:id="27778" w:author="Rev 11 Allen Wirfs-Brock" w:date="2012-10-25T12:54:00Z">
          <w:r w:rsidDel="00B9654F">
            <w:delText>All Early Error</w:delText>
          </w:r>
          <w:r w:rsidR="00192FFE" w:rsidDel="00B9654F">
            <w:delText>s</w:delText>
          </w:r>
        </w:del>
      </w:ins>
      <w:ins w:id="27779" w:author="Rev 7 Allen Wirfs-Brock" w:date="2012-04-16T17:39:00Z">
        <w:del w:id="27780" w:author="Rev 11 Allen Wirfs-Brock" w:date="2012-10-25T12:54:00Z">
          <w:r w:rsidR="00192FFE" w:rsidDel="00B9654F">
            <w:delText xml:space="preserve"> rules</w:delText>
          </w:r>
        </w:del>
      </w:ins>
      <w:ins w:id="27781" w:author="Rev 7 Allen Wirfs-Brock" w:date="2012-04-16T17:37:00Z">
        <w:del w:id="27782" w:author="Rev 11 Allen Wirfs-Brock" w:date="2012-10-25T12:54:00Z">
          <w:r w:rsidR="00192FFE" w:rsidDel="00B9654F">
            <w:delText xml:space="preserve"> for </w:delText>
          </w:r>
        </w:del>
      </w:ins>
      <w:ins w:id="27783" w:author="Rev 10 Allen Wirfs-Brock" w:date="2012-09-26T10:47:00Z">
        <w:del w:id="27784" w:author="Rev 11 Allen Wirfs-Brock" w:date="2012-10-25T12:54:00Z">
          <w:r w:rsidR="001C316E" w:rsidRPr="00253B6F" w:rsidDel="00B9654F">
            <w:rPr>
              <w:rFonts w:ascii="Times New Roman" w:hAnsi="Times New Roman"/>
              <w:i/>
            </w:rPr>
            <w:delText>FormalParameterList</w:delText>
          </w:r>
          <w:r w:rsidR="001C316E" w:rsidRPr="006F0F34" w:rsidDel="00B9654F">
            <w:rPr>
              <w:rStyle w:val="bnf"/>
            </w:rPr>
            <w:delText xml:space="preserve"> </w:delText>
          </w:r>
        </w:del>
      </w:ins>
      <w:ins w:id="27785" w:author="Rev 10 Allen Wirfs-Brock" w:date="2012-09-26T14:39:00Z">
        <w:del w:id="27786" w:author="Rev 11 Allen Wirfs-Brock" w:date="2012-10-25T12:54:00Z">
          <w:r w:rsidR="009F4A37" w:rsidRPr="009F4A37" w:rsidDel="00B9654F">
            <w:delText>and its derived productions</w:delText>
          </w:r>
          <w:r w:rsidR="009F4A37" w:rsidDel="00B9654F">
            <w:rPr>
              <w:rFonts w:ascii="Times New Roman" w:hAnsi="Times New Roman"/>
            </w:rPr>
            <w:delText xml:space="preserve"> </w:delText>
          </w:r>
        </w:del>
      </w:ins>
      <w:ins w:id="27787" w:author="Rev 7 Allen Wirfs-Brock" w:date="2012-04-16T17:37:00Z">
        <w:del w:id="27788" w:author="Rev 11 Allen Wirfs-Brock" w:date="2012-10-25T12:54:00Z">
          <w:r w:rsidR="00192FFE" w:rsidRPr="006F0F34" w:rsidDel="00B9654F">
            <w:rPr>
              <w:rStyle w:val="bnf"/>
            </w:rPr>
            <w:delText>Formal</w:delText>
          </w:r>
        </w:del>
      </w:ins>
      <w:ins w:id="27789" w:author="Rev 7 Allen Wirfs-Brock" w:date="2012-04-17T10:55:00Z">
        <w:del w:id="27790" w:author="Rev 11 Allen Wirfs-Brock" w:date="2012-10-25T12:54:00Z">
          <w:r w:rsidR="006F0F34" w:rsidDel="00B9654F">
            <w:rPr>
              <w:rStyle w:val="bnf"/>
            </w:rPr>
            <w:delText>s</w:delText>
          </w:r>
        </w:del>
      </w:ins>
      <w:ins w:id="27791" w:author="Rev 7 Allen Wirfs-Brock" w:date="2012-04-16T17:37:00Z">
        <w:del w:id="27792" w:author="Rev 11 Allen Wirfs-Brock" w:date="2012-10-25T12:54:00Z">
          <w:r w:rsidR="00192FFE" w:rsidRPr="006F0F34" w:rsidDel="00B9654F">
            <w:rPr>
              <w:rStyle w:val="bnf"/>
            </w:rPr>
            <w:delText>List</w:delText>
          </w:r>
          <w:r w:rsidR="00192FFE" w:rsidDel="00B9654F">
            <w:delText xml:space="preserve"> </w:delText>
          </w:r>
        </w:del>
      </w:ins>
      <w:ins w:id="27793" w:author="Rev 7 Allen Wirfs-Brock" w:date="2012-04-16T17:38:00Z">
        <w:del w:id="27794" w:author="Rev 11 Allen Wirfs-Brock" w:date="2012-10-25T12:54:00Z">
          <w:r w:rsidR="00192FFE" w:rsidDel="00B9654F">
            <w:delText xml:space="preserve">also </w:delText>
          </w:r>
        </w:del>
      </w:ins>
      <w:ins w:id="27795" w:author="Rev 7 Allen Wirfs-Brock" w:date="2012-04-16T17:37:00Z">
        <w:del w:id="27796" w:author="Rev 11 Allen Wirfs-Brock" w:date="2012-10-25T12:54:00Z">
          <w:r w:rsidR="00192FFE" w:rsidDel="00B9654F">
            <w:delText>apply</w:delText>
          </w:r>
        </w:del>
      </w:ins>
      <w:ins w:id="27797" w:author="Rev 7 Allen Wirfs-Brock" w:date="2012-04-17T10:56:00Z">
        <w:del w:id="27798" w:author="Rev 11 Allen Wirfs-Brock" w:date="2012-10-25T12:54:00Z">
          <w:r w:rsidR="006F0F34" w:rsidDel="00B9654F">
            <w:delText xml:space="preserve"> </w:delText>
          </w:r>
        </w:del>
      </w:ins>
      <w:ins w:id="27799" w:author="Rev 7 Allen Wirfs-Brock" w:date="2012-04-17T11:50:00Z">
        <w:del w:id="27800" w:author="Rev 11 Allen Wirfs-Brock" w:date="2012-10-25T12:54:00Z">
          <w:r w:rsidR="007B0127" w:rsidDel="00B9654F">
            <w:delText xml:space="preserve">to the </w:delText>
          </w:r>
          <w:r w:rsidR="007B0127" w:rsidRPr="007B0127" w:rsidDel="00B9654F">
            <w:rPr>
              <w:rFonts w:ascii="Times New Roman" w:hAnsi="Times New Roman"/>
            </w:rPr>
            <w:delText>Covered FormalsList</w:delText>
          </w:r>
          <w:r w:rsidR="007B0127" w:rsidDel="00B9654F">
            <w:delText xml:space="preserve"> of</w:delText>
          </w:r>
        </w:del>
      </w:ins>
      <w:ins w:id="27801" w:author="Rev 7 Allen Wirfs-Brock" w:date="2012-04-17T10:58:00Z">
        <w:del w:id="27802" w:author="Rev 11 Allen Wirfs-Brock" w:date="2012-10-25T12:54:00Z">
          <w:r w:rsidR="006F0F34" w:rsidRPr="006F0F34" w:rsidDel="00B9654F">
            <w:rPr>
              <w:rStyle w:val="bnf"/>
            </w:rPr>
            <w:delText xml:space="preserve"> </w:delText>
          </w:r>
        </w:del>
      </w:ins>
      <w:ins w:id="27803" w:author="Rev 10 Allen Wirfs-Brock" w:date="2012-09-26T10:51:00Z">
        <w:del w:id="27804" w:author="Rev 11 Allen Wirfs-Brock" w:date="2012-10-25T12:54:00Z">
          <w:r w:rsidR="001C316E" w:rsidRPr="006E6733" w:rsidDel="00B9654F">
            <w:rPr>
              <w:rFonts w:ascii="Times New Roman" w:hAnsi="Times New Roman"/>
              <w:i/>
            </w:rPr>
            <w:delText>CoverParenthesizedExpressionAndArrowParameterList</w:delText>
          </w:r>
        </w:del>
      </w:ins>
      <w:ins w:id="27805" w:author="Rev 7 Allen Wirfs-Brock" w:date="2012-04-17T10:58:00Z">
        <w:del w:id="27806" w:author="Rev 11 Allen Wirfs-Brock" w:date="2012-10-25T12:54:00Z">
          <w:r w:rsidR="006F0F34" w:rsidRPr="00E77497" w:rsidDel="00B9654F">
            <w:rPr>
              <w:rStyle w:val="bnf"/>
            </w:rPr>
            <w:delText>Expression</w:delText>
          </w:r>
        </w:del>
      </w:ins>
      <w:ins w:id="27807" w:author="Rev 7 Allen Wirfs-Brock" w:date="2012-04-16T17:38:00Z">
        <w:del w:id="27808" w:author="Rev 11 Allen Wirfs-Brock" w:date="2012-10-25T12:54:00Z">
          <w:r w:rsidR="00192FFE" w:rsidDel="00B9654F">
            <w:delText>.</w:delText>
          </w:r>
        </w:del>
      </w:ins>
    </w:p>
    <w:p w:rsidR="001F4382" w:rsidRPr="00E77497" w:rsidRDefault="001F4382" w:rsidP="0024296C">
      <w:pPr>
        <w:spacing w:after="220"/>
        <w:ind w:left="720"/>
        <w:rPr>
          <w:ins w:id="27809" w:author="Rev 7 Allen Wirfs-Brock" w:date="2012-04-16T17:18:00Z"/>
        </w:rPr>
      </w:pPr>
    </w:p>
    <w:p w:rsidR="00911D45" w:rsidRPr="00E77497" w:rsidRDefault="00911D45" w:rsidP="00911D45">
      <w:pPr>
        <w:rPr>
          <w:ins w:id="27810" w:author="Rev 7 Allen Wirfs-Brock" w:date="2012-04-17T11:20:00Z"/>
          <w:rFonts w:ascii="Helvetica" w:hAnsi="Helvetica"/>
          <w:b/>
        </w:rPr>
      </w:pPr>
      <w:ins w:id="27811" w:author="Rev 7 Allen Wirfs-Brock" w:date="2012-04-17T11:20:00Z">
        <w:r w:rsidRPr="00E77497">
          <w:rPr>
            <w:rFonts w:ascii="Helvetica" w:hAnsi="Helvetica"/>
            <w:b/>
          </w:rPr>
          <w:t xml:space="preserve">Static Semantics:  </w:t>
        </w:r>
        <w:r w:rsidRPr="00E77497">
          <w:rPr>
            <w:rFonts w:ascii="Helvetica" w:hAnsi="Helvetica"/>
            <w:b/>
            <w:lang w:eastAsia="en-US"/>
          </w:rPr>
          <w:t>BoundNames</w:t>
        </w:r>
      </w:ins>
    </w:p>
    <w:p w:rsidR="00E34FC1" w:rsidRDefault="00E34FC1" w:rsidP="00E34FC1">
      <w:pPr>
        <w:pStyle w:val="Alg4"/>
        <w:spacing w:after="220"/>
        <w:rPr>
          <w:ins w:id="27812" w:author="Rev 10 Allen Wirfs-Brock" w:date="2012-09-26T14:13:00Z"/>
        </w:rPr>
      </w:pPr>
      <w:ins w:id="27813" w:author="Rev 10 Allen Wirfs-Brock" w:date="2012-09-26T14:13: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rsidR="00E34FC1" w:rsidRDefault="00E34FC1" w:rsidP="00E34FC1">
      <w:pPr>
        <w:pStyle w:val="Alg4"/>
        <w:numPr>
          <w:ilvl w:val="0"/>
          <w:numId w:val="1008"/>
        </w:numPr>
        <w:spacing w:after="220"/>
        <w:contextualSpacing/>
        <w:rPr>
          <w:ins w:id="27814" w:author="Rev 10 Allen Wirfs-Brock" w:date="2012-09-26T14:14:00Z"/>
        </w:rPr>
      </w:pPr>
      <w:ins w:id="27815" w:author="Rev 10 Allen Wirfs-Brock" w:date="2012-09-26T14:14: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rsidR="00E34FC1" w:rsidRPr="00E77497" w:rsidRDefault="00E34FC1" w:rsidP="00E34FC1">
      <w:pPr>
        <w:pStyle w:val="Alg4"/>
        <w:numPr>
          <w:ilvl w:val="0"/>
          <w:numId w:val="1008"/>
        </w:numPr>
        <w:spacing w:after="220"/>
        <w:contextualSpacing/>
        <w:rPr>
          <w:ins w:id="27816" w:author="Rev 10 Allen Wirfs-Brock" w:date="2012-09-26T14:13:00Z"/>
        </w:rPr>
      </w:pPr>
      <w:ins w:id="27817" w:author="Rev 10 Allen Wirfs-Brock" w:date="2012-09-26T14:13:00Z">
        <w:r w:rsidRPr="00E77497">
          <w:t xml:space="preserve">Return the </w:t>
        </w:r>
        <w:r>
          <w:t>BoundNames</w:t>
        </w:r>
        <w:r w:rsidRPr="00E77497">
          <w:t xml:space="preserve"> of</w:t>
        </w:r>
        <w:r>
          <w:t xml:space="preserve"> </w:t>
        </w:r>
      </w:ins>
      <w:ins w:id="27818" w:author="Rev 10 Allen Wirfs-Brock" w:date="2012-09-26T14:14:00Z">
        <w:r w:rsidRPr="00253B6F">
          <w:rPr>
            <w:i/>
          </w:rPr>
          <w:t>formals</w:t>
        </w:r>
      </w:ins>
      <w:ins w:id="27819" w:author="Rev 10 Allen Wirfs-Brock" w:date="2012-09-26T14:13:00Z">
        <w:r w:rsidRPr="00E77497">
          <w:t>.</w:t>
        </w:r>
      </w:ins>
    </w:p>
    <w:p w:rsidR="00911D45" w:rsidRPr="00E77497" w:rsidDel="00C730F4" w:rsidRDefault="00911D45" w:rsidP="00911D45">
      <w:pPr>
        <w:pStyle w:val="SyntaxRule"/>
        <w:spacing w:after="240"/>
        <w:rPr>
          <w:ins w:id="27820" w:author="Rev 7 Allen Wirfs-Brock" w:date="2012-04-17T11:23:00Z"/>
          <w:del w:id="27821" w:author="Rev 8 Allen Wirfs-Brock" w:date="2012-06-01T09:13:00Z"/>
        </w:rPr>
      </w:pPr>
      <w:ins w:id="27822" w:author="Rev 7 Allen Wirfs-Brock" w:date="2012-04-17T11:23:00Z">
        <w:del w:id="27823"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7824" w:author="Rev 7 Allen Wirfs-Brock" w:date="2012-04-17T11:24:00Z">
        <w:del w:id="27825" w:author="Rev 8 Allen Wirfs-Brock" w:date="2012-06-01T09:13:00Z">
          <w:r w:rsidDel="00C730F4">
            <w:delText>BindingIdentifer</w:delText>
          </w:r>
        </w:del>
      </w:ins>
    </w:p>
    <w:p w:rsidR="00911D45" w:rsidRPr="00E77497" w:rsidDel="00C730F4" w:rsidRDefault="00911D45" w:rsidP="00911D45">
      <w:pPr>
        <w:pStyle w:val="Alg4"/>
        <w:numPr>
          <w:ilvl w:val="0"/>
          <w:numId w:val="710"/>
        </w:numPr>
        <w:spacing w:after="220"/>
        <w:contextualSpacing/>
        <w:rPr>
          <w:ins w:id="27826" w:author="Rev 7 Allen Wirfs-Brock" w:date="2012-04-17T11:23:00Z"/>
          <w:del w:id="27827" w:author="Rev 8 Allen Wirfs-Brock" w:date="2012-06-01T09:13:00Z"/>
        </w:rPr>
      </w:pPr>
      <w:ins w:id="27828" w:author="Rev 7 Allen Wirfs-Brock" w:date="2012-04-17T11:24:00Z">
        <w:del w:id="27829" w:author="Rev 8 Allen Wirfs-Brock" w:date="2012-06-01T09:13:00Z">
          <w:r w:rsidRPr="00E77497" w:rsidDel="00C730F4">
            <w:delText xml:space="preserve">Return the BoundNames of </w:delText>
          </w:r>
          <w:r w:rsidRPr="00911D45" w:rsidDel="00C730F4">
            <w:rPr>
              <w:i/>
            </w:rPr>
            <w:delText>BindingIdentifer</w:delText>
          </w:r>
          <w:r w:rsidRPr="00675B74" w:rsidDel="00C730F4">
            <w:delText>.</w:delText>
          </w:r>
        </w:del>
      </w:ins>
    </w:p>
    <w:p w:rsidR="00911D45" w:rsidRPr="00E77497" w:rsidDel="00C730F4" w:rsidRDefault="00911D45" w:rsidP="00911D45">
      <w:pPr>
        <w:pStyle w:val="SyntaxRule"/>
        <w:spacing w:after="240"/>
        <w:rPr>
          <w:ins w:id="27830" w:author="Rev 7 Allen Wirfs-Brock" w:date="2012-04-17T11:25:00Z"/>
          <w:del w:id="27831" w:author="Rev 8 Allen Wirfs-Brock" w:date="2012-06-01T09:13:00Z"/>
        </w:rPr>
      </w:pPr>
      <w:ins w:id="27832" w:author="Rev 7 Allen Wirfs-Brock" w:date="2012-04-17T11:25:00Z">
        <w:del w:id="27833"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7834" w:author="Rev 7 Allen Wirfs-Brock" w:date="2012-04-17T11:26:00Z">
        <w:del w:id="27835" w:author="Rev 8 Allen Wirfs-Brock" w:date="2012-06-01T09:13:00Z">
          <w:r w:rsidRPr="00E77497" w:rsidDel="00C730F4">
            <w:rPr>
              <w:rFonts w:ascii="Courier New" w:hAnsi="Courier New"/>
              <w:b/>
              <w:i w:val="0"/>
            </w:rPr>
            <w:delText>(</w:delText>
          </w:r>
          <w:r w:rsidDel="00C730F4">
            <w:delText xml:space="preserve"> </w:delText>
          </w:r>
        </w:del>
      </w:ins>
      <w:ins w:id="27836" w:author="Rev 7 Allen Wirfs-Brock" w:date="2012-04-17T11:25:00Z">
        <w:del w:id="27837" w:author="Rev 8 Allen Wirfs-Brock" w:date="2012-06-01T09:13:00Z">
          <w:r w:rsidDel="00C730F4">
            <w:delText>ArrowFormalParameterList</w:delText>
          </w:r>
        </w:del>
      </w:ins>
      <w:ins w:id="27838" w:author="Rev 7 Allen Wirfs-Brock" w:date="2012-04-17T11:26:00Z">
        <w:del w:id="27839" w:author="Rev 8 Allen Wirfs-Brock" w:date="2012-06-01T09:13:00Z">
          <w:r w:rsidR="00701A7B" w:rsidDel="00C730F4">
            <w:delText xml:space="preserve"> </w:delText>
          </w:r>
          <w:r w:rsidR="00701A7B" w:rsidRPr="00E77497" w:rsidDel="00C730F4">
            <w:rPr>
              <w:rFonts w:ascii="Courier New" w:hAnsi="Courier New"/>
              <w:b/>
              <w:i w:val="0"/>
            </w:rPr>
            <w:delText>)</w:delText>
          </w:r>
        </w:del>
      </w:ins>
    </w:p>
    <w:p w:rsidR="00911D45" w:rsidRPr="00E77497" w:rsidDel="00C730F4" w:rsidRDefault="00911D45" w:rsidP="00701A7B">
      <w:pPr>
        <w:pStyle w:val="Alg4"/>
        <w:numPr>
          <w:ilvl w:val="0"/>
          <w:numId w:val="711"/>
        </w:numPr>
        <w:spacing w:after="220"/>
        <w:contextualSpacing/>
        <w:rPr>
          <w:ins w:id="27840" w:author="Rev 7 Allen Wirfs-Brock" w:date="2012-04-17T11:25:00Z"/>
          <w:del w:id="27841" w:author="Rev 8 Allen Wirfs-Brock" w:date="2012-06-01T09:13:00Z"/>
        </w:rPr>
      </w:pPr>
      <w:ins w:id="27842" w:author="Rev 7 Allen Wirfs-Brock" w:date="2012-04-17T11:25:00Z">
        <w:del w:id="27843" w:author="Rev 8 Allen Wirfs-Brock" w:date="2012-06-01T09:13:00Z">
          <w:r w:rsidRPr="00E77497" w:rsidDel="00C730F4">
            <w:delText>Return the BoundNames of</w:delText>
          </w:r>
        </w:del>
      </w:ins>
      <w:ins w:id="27844" w:author="Rev 7 Allen Wirfs-Brock" w:date="2012-04-17T11:26:00Z">
        <w:del w:id="27845" w:author="Rev 8 Allen Wirfs-Brock" w:date="2012-06-01T09:13:00Z">
          <w:r w:rsidR="00701A7B" w:rsidDel="00C730F4">
            <w:rPr>
              <w:rFonts w:ascii="Courier New" w:hAnsi="Courier New"/>
              <w:b/>
              <w:i/>
            </w:rPr>
            <w:delText xml:space="preserve"> </w:delText>
          </w:r>
        </w:del>
      </w:ins>
      <w:ins w:id="27846" w:author="Rev 7 Allen Wirfs-Brock" w:date="2012-04-17T11:25:00Z">
        <w:del w:id="27847" w:author="Rev 8 Allen Wirfs-Brock" w:date="2012-06-01T09:13:00Z">
          <w:r w:rsidRPr="00911D45" w:rsidDel="00C730F4">
            <w:rPr>
              <w:i/>
            </w:rPr>
            <w:delText>ArrowFormalParameterList</w:delText>
          </w:r>
          <w:r w:rsidRPr="00675B74" w:rsidDel="00C730F4">
            <w:delText>.</w:delText>
          </w:r>
        </w:del>
      </w:ins>
    </w:p>
    <w:p w:rsidR="00911D45" w:rsidRPr="00E77497" w:rsidDel="00E34FC1" w:rsidRDefault="00911D45" w:rsidP="00911D45">
      <w:pPr>
        <w:pStyle w:val="SyntaxRule"/>
        <w:spacing w:after="240"/>
        <w:rPr>
          <w:ins w:id="27848" w:author="Rev 7 Allen Wirfs-Brock" w:date="2012-04-17T11:20:00Z"/>
          <w:del w:id="27849" w:author="Rev 10 Allen Wirfs-Brock" w:date="2012-09-26T14:15:00Z"/>
        </w:rPr>
      </w:pPr>
      <w:ins w:id="27850" w:author="Rev 7 Allen Wirfs-Brock" w:date="2012-04-17T11:22:00Z">
        <w:del w:id="27851" w:author="Rev 10 Allen Wirfs-Brock" w:date="2012-09-26T14:15:00Z">
          <w:r w:rsidDel="00E34FC1">
            <w:delText>Arrow</w:delText>
          </w:r>
        </w:del>
      </w:ins>
      <w:ins w:id="27852" w:author="Rev 7 Allen Wirfs-Brock" w:date="2012-04-17T11:20:00Z">
        <w:del w:id="27853" w:author="Rev 10 Allen Wirfs-Brock" w:date="2012-09-26T14:15:00Z">
          <w:r w:rsidRPr="00E77497" w:rsidDel="00E34FC1">
            <w:delText xml:space="preserve">FormalParameterList </w:delText>
          </w:r>
          <w:r w:rsidRPr="00E77497" w:rsidDel="00E34FC1">
            <w:rPr>
              <w:rFonts w:ascii="Arial" w:hAnsi="Arial"/>
              <w:b/>
              <w:i w:val="0"/>
            </w:rPr>
            <w:delText xml:space="preserve">: </w:delText>
          </w:r>
          <w:r w:rsidRPr="00E77497" w:rsidDel="00E34FC1">
            <w:rPr>
              <w:rFonts w:ascii="Arial" w:hAnsi="Arial" w:cs="Arial"/>
              <w:i w:val="0"/>
              <w:sz w:val="16"/>
              <w:szCs w:val="16"/>
            </w:rPr>
            <w:delText>[empty]</w:delText>
          </w:r>
        </w:del>
      </w:ins>
    </w:p>
    <w:p w:rsidR="00911D45" w:rsidRPr="00E77497" w:rsidDel="00E34FC1" w:rsidRDefault="00911D45" w:rsidP="00701A7B">
      <w:pPr>
        <w:pStyle w:val="Alg4"/>
        <w:numPr>
          <w:ilvl w:val="0"/>
          <w:numId w:val="712"/>
        </w:numPr>
        <w:spacing w:after="220"/>
        <w:contextualSpacing/>
        <w:rPr>
          <w:ins w:id="27854" w:author="Rev 7 Allen Wirfs-Brock" w:date="2012-04-17T11:20:00Z"/>
          <w:del w:id="27855" w:author="Rev 10 Allen Wirfs-Brock" w:date="2012-09-26T14:15:00Z"/>
        </w:rPr>
      </w:pPr>
      <w:ins w:id="27856" w:author="Rev 7 Allen Wirfs-Brock" w:date="2012-04-17T11:20:00Z">
        <w:del w:id="27857" w:author="Rev 10 Allen Wirfs-Brock" w:date="2012-09-26T14:15:00Z">
          <w:r w:rsidRPr="00E77497" w:rsidDel="00E34FC1">
            <w:delText>Return an empty List.</w:delText>
          </w:r>
        </w:del>
      </w:ins>
    </w:p>
    <w:p w:rsidR="00911D45" w:rsidRPr="00675B74" w:rsidDel="00E34FC1" w:rsidRDefault="00701A7B" w:rsidP="00911D45">
      <w:pPr>
        <w:pStyle w:val="SyntaxRule"/>
        <w:spacing w:after="240"/>
        <w:rPr>
          <w:ins w:id="27858" w:author="Rev 7 Allen Wirfs-Brock" w:date="2012-04-17T11:20:00Z"/>
          <w:del w:id="27859" w:author="Rev 10 Allen Wirfs-Brock" w:date="2012-09-26T14:15:00Z"/>
        </w:rPr>
      </w:pPr>
      <w:ins w:id="27860" w:author="Rev 7 Allen Wirfs-Brock" w:date="2012-04-17T11:30:00Z">
        <w:del w:id="27861" w:author="Rev 10 Allen Wirfs-Brock" w:date="2012-09-26T14:15:00Z">
          <w:r w:rsidDel="00E34FC1">
            <w:delText>Arriow</w:delText>
          </w:r>
        </w:del>
      </w:ins>
      <w:ins w:id="27862" w:author="Rev 7 Allen Wirfs-Brock" w:date="2012-04-17T11:20:00Z">
        <w:del w:id="27863"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r w:rsidR="00911D45" w:rsidRPr="004418C4" w:rsidDel="00E34FC1">
            <w:delText>Function</w:delText>
          </w:r>
          <w:r w:rsidR="00911D45" w:rsidDel="00E34FC1">
            <w:delText>RestParameter</w:delText>
          </w:r>
        </w:del>
      </w:ins>
    </w:p>
    <w:p w:rsidR="00911D45" w:rsidRPr="00675B74" w:rsidDel="00E34FC1" w:rsidRDefault="00911D45" w:rsidP="00701A7B">
      <w:pPr>
        <w:pStyle w:val="Alg4"/>
        <w:numPr>
          <w:ilvl w:val="0"/>
          <w:numId w:val="713"/>
        </w:numPr>
        <w:spacing w:after="220"/>
        <w:contextualSpacing/>
        <w:rPr>
          <w:ins w:id="27864" w:author="Rev 7 Allen Wirfs-Brock" w:date="2012-04-17T11:20:00Z"/>
          <w:del w:id="27865" w:author="Rev 10 Allen Wirfs-Brock" w:date="2012-09-26T14:15:00Z"/>
        </w:rPr>
      </w:pPr>
      <w:ins w:id="27866" w:author="Rev 7 Allen Wirfs-Brock" w:date="2012-04-17T11:20:00Z">
        <w:del w:id="27867" w:author="Rev 10 Allen Wirfs-Brock" w:date="2012-09-26T14:15:00Z">
          <w:r w:rsidRPr="00E77497" w:rsidDel="00E34FC1">
            <w:delText xml:space="preserve">Return the BoundNames of </w:delText>
          </w:r>
          <w:r w:rsidRPr="0002777F" w:rsidDel="00E34FC1">
            <w:rPr>
              <w:i/>
            </w:rPr>
            <w:delText>FunctionRestParameter</w:delText>
          </w:r>
          <w:r w:rsidRPr="00675B74" w:rsidDel="00E34FC1">
            <w:delText>.</w:delText>
          </w:r>
        </w:del>
      </w:ins>
    </w:p>
    <w:p w:rsidR="00911D45" w:rsidRPr="00E77497" w:rsidDel="00E34FC1" w:rsidRDefault="00701A7B" w:rsidP="00911D45">
      <w:pPr>
        <w:pStyle w:val="SyntaxRule"/>
        <w:spacing w:after="240"/>
        <w:rPr>
          <w:ins w:id="27868" w:author="Rev 7 Allen Wirfs-Brock" w:date="2012-04-17T11:20:00Z"/>
          <w:del w:id="27869" w:author="Rev 10 Allen Wirfs-Brock" w:date="2012-09-26T14:15:00Z"/>
        </w:rPr>
      </w:pPr>
      <w:ins w:id="27870" w:author="Rev 7 Allen Wirfs-Brock" w:date="2012-04-17T11:33:00Z">
        <w:del w:id="27871" w:author="Rev 10 Allen Wirfs-Brock" w:date="2012-09-26T14:15:00Z">
          <w:r w:rsidDel="00E34FC1">
            <w:delText>Arrow</w:delText>
          </w:r>
        </w:del>
      </w:ins>
      <w:ins w:id="27872" w:author="Rev 7 Allen Wirfs-Brock" w:date="2012-04-17T11:20:00Z">
        <w:del w:id="27873"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del>
      </w:ins>
      <w:ins w:id="27874" w:author="Rev 7 Allen Wirfs-Brock" w:date="2012-04-17T11:33:00Z">
        <w:del w:id="27875" w:author="Rev 10 Allen Wirfs-Brock" w:date="2012-09-26T14:15:00Z">
          <w:r w:rsidDel="00E34FC1">
            <w:delText>CoverF</w:delText>
          </w:r>
        </w:del>
      </w:ins>
      <w:ins w:id="27876" w:author="Rev 7 Allen Wirfs-Brock" w:date="2012-04-17T11:20:00Z">
        <w:del w:id="27877" w:author="Rev 10 Allen Wirfs-Brock" w:date="2012-09-26T14:15:00Z">
          <w:r w:rsidR="00911D45" w:rsidRPr="00E77497" w:rsidDel="00E34FC1">
            <w:delText>ormalsList</w:delText>
          </w:r>
        </w:del>
      </w:ins>
    </w:p>
    <w:p w:rsidR="00911D45" w:rsidRPr="00E77497" w:rsidDel="00E34FC1" w:rsidRDefault="00911D45" w:rsidP="00701A7B">
      <w:pPr>
        <w:pStyle w:val="Alg4"/>
        <w:numPr>
          <w:ilvl w:val="0"/>
          <w:numId w:val="714"/>
        </w:numPr>
        <w:spacing w:after="220"/>
        <w:contextualSpacing/>
        <w:rPr>
          <w:ins w:id="27878" w:author="Rev 7 Allen Wirfs-Brock" w:date="2012-04-17T11:20:00Z"/>
          <w:del w:id="27879" w:author="Rev 10 Allen Wirfs-Brock" w:date="2012-09-26T14:15:00Z"/>
        </w:rPr>
      </w:pPr>
      <w:ins w:id="27880" w:author="Rev 7 Allen Wirfs-Brock" w:date="2012-04-17T11:20:00Z">
        <w:del w:id="27881" w:author="Rev 10 Allen Wirfs-Brock" w:date="2012-09-26T14:15:00Z">
          <w:r w:rsidRPr="00E77497" w:rsidDel="00E34FC1">
            <w:delText xml:space="preserve">Return the BoundNames of </w:delText>
          </w:r>
        </w:del>
      </w:ins>
      <w:ins w:id="27882" w:author="Rev 7 Allen Wirfs-Brock" w:date="2012-04-17T11:35:00Z">
        <w:del w:id="27883" w:author="Rev 10 Allen Wirfs-Brock" w:date="2012-09-26T14:15:00Z">
          <w:r w:rsidR="00701A7B" w:rsidDel="00E34FC1">
            <w:rPr>
              <w:i/>
            </w:rPr>
            <w:delText>CoverF</w:delText>
          </w:r>
        </w:del>
      </w:ins>
      <w:ins w:id="27884" w:author="Rev 7 Allen Wirfs-Brock" w:date="2012-04-17T11:20:00Z">
        <w:del w:id="27885" w:author="Rev 10 Allen Wirfs-Brock" w:date="2012-09-26T14:15:00Z">
          <w:r w:rsidRPr="00E77497" w:rsidDel="00E34FC1">
            <w:rPr>
              <w:i/>
            </w:rPr>
            <w:delText>ormalsList</w:delText>
          </w:r>
          <w:r w:rsidRPr="00E77497" w:rsidDel="00E34FC1">
            <w:delText>.</w:delText>
          </w:r>
        </w:del>
      </w:ins>
    </w:p>
    <w:p w:rsidR="00911D45" w:rsidRPr="00675B74" w:rsidDel="00E34FC1" w:rsidRDefault="00701A7B" w:rsidP="00911D45">
      <w:pPr>
        <w:pStyle w:val="SyntaxRule"/>
        <w:spacing w:after="240"/>
        <w:rPr>
          <w:ins w:id="27886" w:author="Rev 7 Allen Wirfs-Brock" w:date="2012-04-17T11:20:00Z"/>
          <w:del w:id="27887" w:author="Rev 10 Allen Wirfs-Brock" w:date="2012-09-26T14:15:00Z"/>
        </w:rPr>
      </w:pPr>
      <w:ins w:id="27888" w:author="Rev 7 Allen Wirfs-Brock" w:date="2012-04-17T11:35:00Z">
        <w:del w:id="27889" w:author="Rev 10 Allen Wirfs-Brock" w:date="2012-09-26T14:15:00Z">
          <w:r w:rsidDel="00E34FC1">
            <w:delText>Arrow</w:delText>
          </w:r>
        </w:del>
      </w:ins>
      <w:ins w:id="27890" w:author="Rev 7 Allen Wirfs-Brock" w:date="2012-04-17T11:20:00Z">
        <w:del w:id="27891"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del>
      </w:ins>
      <w:ins w:id="27892" w:author="Rev 7 Allen Wirfs-Brock" w:date="2012-04-17T11:35:00Z">
        <w:del w:id="27893" w:author="Rev 10 Allen Wirfs-Brock" w:date="2012-09-26T14:15:00Z">
          <w:r w:rsidDel="00E34FC1">
            <w:delText>CoverF</w:delText>
          </w:r>
        </w:del>
      </w:ins>
      <w:ins w:id="27894" w:author="Rev 7 Allen Wirfs-Brock" w:date="2012-04-17T11:20:00Z">
        <w:del w:id="27895" w:author="Rev 10 Allen Wirfs-Brock" w:date="2012-09-26T14:15:00Z">
          <w:r w:rsidR="00911D45" w:rsidRPr="00E77497" w:rsidDel="00E34FC1">
            <w:delText xml:space="preserve">ormalsList </w:delText>
          </w:r>
          <w:r w:rsidR="00911D45" w:rsidRPr="00E77497" w:rsidDel="00E34FC1">
            <w:rPr>
              <w:rFonts w:ascii="Courier New" w:hAnsi="Courier New"/>
              <w:b/>
              <w:i w:val="0"/>
            </w:rPr>
            <w:delText xml:space="preserve">, </w:delText>
          </w:r>
          <w:r w:rsidR="00911D45" w:rsidRPr="004418C4" w:rsidDel="00E34FC1">
            <w:delText>Function</w:delText>
          </w:r>
          <w:r w:rsidR="00911D45" w:rsidDel="00E34FC1">
            <w:delText>RestParameter</w:delText>
          </w:r>
        </w:del>
      </w:ins>
    </w:p>
    <w:p w:rsidR="00911D45" w:rsidRPr="00E77497" w:rsidDel="00E34FC1" w:rsidRDefault="00911D45" w:rsidP="00701A7B">
      <w:pPr>
        <w:pStyle w:val="Alg4"/>
        <w:numPr>
          <w:ilvl w:val="0"/>
          <w:numId w:val="715"/>
        </w:numPr>
        <w:spacing w:after="220"/>
        <w:contextualSpacing/>
        <w:rPr>
          <w:ins w:id="27896" w:author="Rev 7 Allen Wirfs-Brock" w:date="2012-04-17T11:20:00Z"/>
          <w:del w:id="27897" w:author="Rev 10 Allen Wirfs-Brock" w:date="2012-09-26T14:15:00Z"/>
        </w:rPr>
      </w:pPr>
      <w:ins w:id="27898" w:author="Rev 7 Allen Wirfs-Brock" w:date="2012-04-17T11:20:00Z">
        <w:del w:id="27899" w:author="Rev 10 Allen Wirfs-Brock" w:date="2012-09-26T14:15:00Z">
          <w:r w:rsidRPr="00E77497" w:rsidDel="00E34FC1">
            <w:delText xml:space="preserve">Let </w:delText>
          </w:r>
          <w:r w:rsidRPr="00E77497" w:rsidDel="00E34FC1">
            <w:rPr>
              <w:i/>
            </w:rPr>
            <w:delText xml:space="preserve">names </w:delText>
          </w:r>
          <w:r w:rsidRPr="00E77497" w:rsidDel="00E34FC1">
            <w:delText xml:space="preserve">be BoundNames of </w:delText>
          </w:r>
        </w:del>
      </w:ins>
      <w:ins w:id="27900" w:author="Rev 7 Allen Wirfs-Brock" w:date="2012-04-17T11:36:00Z">
        <w:del w:id="27901" w:author="Rev 10 Allen Wirfs-Brock" w:date="2012-09-26T14:15:00Z">
          <w:r w:rsidR="00701A7B" w:rsidDel="00E34FC1">
            <w:rPr>
              <w:i/>
            </w:rPr>
            <w:delText>CoverF</w:delText>
          </w:r>
          <w:r w:rsidR="00701A7B" w:rsidRPr="00E77497" w:rsidDel="00E34FC1">
            <w:rPr>
              <w:i/>
            </w:rPr>
            <w:delText>ormalsList</w:delText>
          </w:r>
        </w:del>
      </w:ins>
      <w:ins w:id="27902" w:author="Rev 7 Allen Wirfs-Brock" w:date="2012-04-17T11:20:00Z">
        <w:del w:id="27903" w:author="Rev 10 Allen Wirfs-Brock" w:date="2012-09-26T14:15:00Z">
          <w:r w:rsidRPr="00E77497" w:rsidDel="00E34FC1">
            <w:delText>.</w:delText>
          </w:r>
        </w:del>
      </w:ins>
    </w:p>
    <w:p w:rsidR="00911D45" w:rsidRPr="00E77497" w:rsidDel="00E34FC1" w:rsidRDefault="00911D45" w:rsidP="00701A7B">
      <w:pPr>
        <w:pStyle w:val="Alg4"/>
        <w:numPr>
          <w:ilvl w:val="0"/>
          <w:numId w:val="715"/>
        </w:numPr>
        <w:spacing w:after="220"/>
        <w:contextualSpacing/>
        <w:rPr>
          <w:ins w:id="27904" w:author="Rev 7 Allen Wirfs-Brock" w:date="2012-04-17T11:20:00Z"/>
          <w:del w:id="27905" w:author="Rev 10 Allen Wirfs-Brock" w:date="2012-09-26T14:15:00Z"/>
        </w:rPr>
      </w:pPr>
      <w:ins w:id="27906" w:author="Rev 7 Allen Wirfs-Brock" w:date="2012-04-17T11:20:00Z">
        <w:del w:id="27907" w:author="Rev 10 Allen Wirfs-Brock" w:date="2012-09-26T14:15:00Z">
          <w:r w:rsidRPr="00E77497" w:rsidDel="00E34FC1">
            <w:delText xml:space="preserve">Append to </w:delText>
          </w:r>
          <w:r w:rsidRPr="00E77497" w:rsidDel="00E34FC1">
            <w:rPr>
              <w:i/>
            </w:rPr>
            <w:delText>names</w:delText>
          </w:r>
          <w:r w:rsidRPr="00E77497" w:rsidDel="00E34FC1">
            <w:delText xml:space="preserve"> the </w:delText>
          </w:r>
          <w:r w:rsidRPr="004418C4" w:rsidDel="00E34FC1">
            <w:delText xml:space="preserve">BoundNames of </w:delText>
          </w:r>
          <w:r w:rsidRPr="00954547" w:rsidDel="00E34FC1">
            <w:rPr>
              <w:i/>
            </w:rPr>
            <w:delText>FunctionRestParameter</w:delText>
          </w:r>
          <w:r w:rsidRPr="00675B74" w:rsidDel="00E34FC1">
            <w:rPr>
              <w:rStyle w:val="bnf"/>
            </w:rPr>
            <w:delText>.</w:delText>
          </w:r>
        </w:del>
      </w:ins>
    </w:p>
    <w:p w:rsidR="00911D45" w:rsidRPr="00E77497" w:rsidDel="00E34FC1" w:rsidRDefault="00911D45" w:rsidP="00701A7B">
      <w:pPr>
        <w:pStyle w:val="Alg4"/>
        <w:numPr>
          <w:ilvl w:val="0"/>
          <w:numId w:val="715"/>
        </w:numPr>
        <w:spacing w:after="220"/>
        <w:contextualSpacing/>
        <w:rPr>
          <w:ins w:id="27908" w:author="Rev 7 Allen Wirfs-Brock" w:date="2012-04-17T11:20:00Z"/>
          <w:del w:id="27909" w:author="Rev 10 Allen Wirfs-Brock" w:date="2012-09-26T14:15:00Z"/>
        </w:rPr>
      </w:pPr>
      <w:ins w:id="27910" w:author="Rev 7 Allen Wirfs-Brock" w:date="2012-04-17T11:20:00Z">
        <w:del w:id="27911" w:author="Rev 10 Allen Wirfs-Brock" w:date="2012-09-26T14:15:00Z">
          <w:r w:rsidRPr="00E77497" w:rsidDel="00E34FC1">
            <w:delText xml:space="preserve">Return </w:delText>
          </w:r>
          <w:r w:rsidRPr="00E77497" w:rsidDel="00E34FC1">
            <w:rPr>
              <w:i/>
            </w:rPr>
            <w:delText>names</w:delText>
          </w:r>
          <w:r w:rsidRPr="00E77497" w:rsidDel="00E34FC1">
            <w:delText>.</w:delText>
          </w:r>
        </w:del>
      </w:ins>
    </w:p>
    <w:p w:rsidR="00184B2F" w:rsidRPr="00675B74" w:rsidDel="00E34FC1" w:rsidRDefault="00184B2F" w:rsidP="00184B2F">
      <w:pPr>
        <w:pStyle w:val="SyntaxRule"/>
        <w:spacing w:after="240"/>
        <w:rPr>
          <w:ins w:id="27912" w:author="Rev 7 Allen Wirfs-Brock" w:date="2012-04-17T11:36:00Z"/>
          <w:del w:id="27913" w:author="Rev 10 Allen Wirfs-Brock" w:date="2012-09-26T14:15:00Z"/>
        </w:rPr>
      </w:pPr>
      <w:ins w:id="27914" w:author="Rev 7 Allen Wirfs-Brock" w:date="2012-04-17T11:37:00Z">
        <w:del w:id="27915" w:author="Rev 10 Allen Wirfs-Brock" w:date="2012-09-26T14:15:00Z">
          <w:r w:rsidDel="00E34FC1">
            <w:delText>Cover</w:delText>
          </w:r>
        </w:del>
      </w:ins>
      <w:ins w:id="27916" w:author="Rev 7 Allen Wirfs-Brock" w:date="2012-04-17T11:36:00Z">
        <w:del w:id="27917" w:author="Rev 10 Allen Wirfs-Brock" w:date="2012-09-26T14:15:00Z">
          <w:r w:rsidRPr="00E77497" w:rsidDel="00E34FC1">
            <w:delText>Formal</w:delText>
          </w:r>
        </w:del>
      </w:ins>
      <w:ins w:id="27918" w:author="Rev 7 Allen Wirfs-Brock" w:date="2012-04-17T11:37:00Z">
        <w:del w:id="27919" w:author="Rev 10 Allen Wirfs-Brock" w:date="2012-09-26T14:15:00Z">
          <w:r w:rsidDel="00E34FC1">
            <w:delText>s</w:delText>
          </w:r>
        </w:del>
      </w:ins>
      <w:ins w:id="27920" w:author="Rev 7 Allen Wirfs-Brock" w:date="2012-04-17T11:36:00Z">
        <w:del w:id="27921" w:author="Rev 10 Allen Wirfs-Brock" w:date="2012-09-26T14:15:00Z">
          <w:r w:rsidRPr="00E77497" w:rsidDel="00E34FC1">
            <w:delText xml:space="preserve">List </w:delText>
          </w:r>
          <w:r w:rsidRPr="00E77497" w:rsidDel="00E34FC1">
            <w:rPr>
              <w:rFonts w:ascii="Arial" w:hAnsi="Arial"/>
              <w:b/>
              <w:i w:val="0"/>
            </w:rPr>
            <w:delText xml:space="preserve">: </w:delText>
          </w:r>
        </w:del>
      </w:ins>
      <w:ins w:id="27922" w:author="Rev 7 Allen Wirfs-Brock" w:date="2012-04-17T11:37:00Z">
        <w:del w:id="27923" w:author="Rev 10 Allen Wirfs-Brock" w:date="2012-09-26T14:15:00Z">
          <w:r w:rsidDel="00E34FC1">
            <w:delText>Expression</w:delText>
          </w:r>
        </w:del>
      </w:ins>
      <w:ins w:id="27924" w:author="Rev 7 Allen Wirfs-Brock" w:date="2012-04-17T11:36:00Z">
        <w:del w:id="27925" w:author="Rev 10 Allen Wirfs-Brock" w:date="2012-09-26T14:15:00Z">
          <w:r w:rsidRPr="00E77497" w:rsidDel="00E34FC1">
            <w:delText xml:space="preserve"> </w:delText>
          </w:r>
        </w:del>
      </w:ins>
    </w:p>
    <w:p w:rsidR="00184B2F" w:rsidRPr="00E77497" w:rsidDel="00E34FC1" w:rsidRDefault="00184B2F" w:rsidP="00184B2F">
      <w:pPr>
        <w:pStyle w:val="Alg4"/>
        <w:numPr>
          <w:ilvl w:val="0"/>
          <w:numId w:val="716"/>
        </w:numPr>
        <w:spacing w:after="220"/>
        <w:contextualSpacing/>
        <w:rPr>
          <w:ins w:id="27926" w:author="Rev 7 Allen Wirfs-Brock" w:date="2012-04-17T11:36:00Z"/>
          <w:del w:id="27927" w:author="Rev 10 Allen Wirfs-Brock" w:date="2012-09-26T14:15:00Z"/>
        </w:rPr>
      </w:pPr>
      <w:ins w:id="27928" w:author="Rev 7 Allen Wirfs-Brock" w:date="2012-04-17T11:36:00Z">
        <w:del w:id="27929" w:author="Rev 10 Allen Wirfs-Brock" w:date="2012-09-26T14:15:00Z">
          <w:r w:rsidRPr="00E77497" w:rsidDel="00E34FC1">
            <w:delText xml:space="preserve">Return </w:delText>
          </w:r>
        </w:del>
      </w:ins>
      <w:ins w:id="27930" w:author="Rev 7 Allen Wirfs-Brock" w:date="2012-04-17T12:02:00Z">
        <w:del w:id="27931" w:author="Rev 10 Allen Wirfs-Brock" w:date="2012-09-26T14:15:00Z">
          <w:r w:rsidR="00AD3F16" w:rsidDel="00E34FC1">
            <w:delText>the</w:delText>
          </w:r>
          <w:r w:rsidR="00AD3F16" w:rsidRPr="00E77497" w:rsidDel="00E34FC1">
            <w:delText xml:space="preserve"> BoundNames of</w:delText>
          </w:r>
        </w:del>
      </w:ins>
      <w:ins w:id="27932" w:author="Rev 7 Allen Wirfs-Brock" w:date="2012-04-17T12:03:00Z">
        <w:del w:id="27933" w:author="Rev 10 Allen Wirfs-Brock" w:date="2012-09-26T14:15:00Z">
          <w:r w:rsidR="00AD3F16" w:rsidDel="00E34FC1">
            <w:delText xml:space="preserve"> Covered FormalsList of </w:delText>
          </w:r>
          <w:r w:rsidR="00AD3F16" w:rsidRPr="00AD3F16" w:rsidDel="00E34FC1">
            <w:rPr>
              <w:i/>
            </w:rPr>
            <w:delText>Expression</w:delText>
          </w:r>
        </w:del>
      </w:ins>
      <w:ins w:id="27934" w:author="Rev 7 Allen Wirfs-Brock" w:date="2012-04-17T11:36:00Z">
        <w:del w:id="27935" w:author="Rev 10 Allen Wirfs-Brock" w:date="2012-09-26T14:15:00Z">
          <w:r w:rsidRPr="00E77497" w:rsidDel="00E34FC1">
            <w:delText>.</w:delText>
          </w:r>
        </w:del>
      </w:ins>
    </w:p>
    <w:p w:rsidR="00AA7F77" w:rsidRPr="00E77497" w:rsidRDefault="00AA7F77" w:rsidP="00AA7F77">
      <w:pPr>
        <w:rPr>
          <w:ins w:id="27936" w:author="Rev 7 Allen Wirfs-Brock" w:date="2012-04-23T14:53:00Z"/>
          <w:rFonts w:ascii="Helvetica" w:hAnsi="Helvetica"/>
          <w:b/>
        </w:rPr>
      </w:pPr>
      <w:ins w:id="27937" w:author="Rev 7 Allen Wirfs-Brock" w:date="2012-04-23T14:53:00Z">
        <w:r w:rsidRPr="00E77497">
          <w:rPr>
            <w:rFonts w:ascii="Helvetica" w:hAnsi="Helvetica"/>
            <w:b/>
          </w:rPr>
          <w:t xml:space="preserve">Static Semantics:  </w:t>
        </w:r>
        <w:r>
          <w:rPr>
            <w:rFonts w:ascii="Helvetica" w:hAnsi="Helvetica"/>
            <w:b/>
            <w:lang w:eastAsia="en-US"/>
          </w:rPr>
          <w:t>Contains</w:t>
        </w:r>
      </w:ins>
    </w:p>
    <w:p w:rsidR="00AA7F77" w:rsidRPr="004418C4" w:rsidRDefault="00AA7F77" w:rsidP="00AA7F77">
      <w:pPr>
        <w:ind w:left="360"/>
        <w:rPr>
          <w:ins w:id="27938" w:author="Rev 7 Allen Wirfs-Brock" w:date="2012-04-23T14:53:00Z"/>
        </w:rPr>
      </w:pPr>
      <w:ins w:id="27939" w:author="Rev 7 Allen Wirfs-Brock" w:date="2012-04-23T14:53:00Z">
        <w:r>
          <w:t>W</w:t>
        </w:r>
        <w:r w:rsidRPr="004418C4">
          <w:t xml:space="preserve">ith </w:t>
        </w:r>
        <w:r>
          <w:t>parameter</w:t>
        </w:r>
        <w:r w:rsidRPr="004418C4">
          <w:t xml:space="preserve"> </w:t>
        </w:r>
        <w:r>
          <w:rPr>
            <w:rFonts w:ascii="Times New Roman" w:hAnsi="Times New Roman"/>
            <w:i/>
          </w:rPr>
          <w:t>symbol</w:t>
        </w:r>
        <w:r>
          <w:t>.</w:t>
        </w:r>
      </w:ins>
    </w:p>
    <w:p w:rsidR="00AA7F77" w:rsidRPr="00E77497" w:rsidRDefault="00AA7F77" w:rsidP="00AA7F77">
      <w:pPr>
        <w:jc w:val="left"/>
        <w:rPr>
          <w:ins w:id="27940" w:author="Rev 7 Allen Wirfs-Brock" w:date="2012-04-23T14:53:00Z"/>
        </w:rPr>
      </w:pPr>
      <w:ins w:id="27941" w:author="Rev 7 Allen Wirfs-Brock" w:date="2012-04-23T14:54:00Z">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ins>
      <w:ins w:id="27942" w:author="Rev 7 Allen Wirfs-Brock" w:date="2012-04-26T10:42:00Z">
        <w:del w:id="27943"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7944" w:author="Rev 8 Allen Wirfs-Brock" w:date="2012-05-10T17:39:00Z">
        <w:r w:rsidR="007110FE">
          <w:rPr>
            <w:rFonts w:ascii="Times New Roman" w:hAnsi="Times New Roman"/>
            <w:i/>
          </w:rPr>
          <w:t>ConciseBody</w:t>
        </w:r>
      </w:ins>
    </w:p>
    <w:p w:rsidR="00140F69" w:rsidRDefault="00140F69" w:rsidP="00AA7F77">
      <w:pPr>
        <w:pStyle w:val="Alg4"/>
        <w:numPr>
          <w:ilvl w:val="0"/>
          <w:numId w:val="725"/>
        </w:numPr>
        <w:spacing w:after="220"/>
        <w:contextualSpacing/>
        <w:rPr>
          <w:ins w:id="27945" w:author="Rev 8 Allen Wirfs-Brock" w:date="2012-06-11T09:09:00Z"/>
        </w:rPr>
      </w:pPr>
      <w:ins w:id="27946" w:author="Rev 8 Allen Wirfs-Brock" w:date="2012-06-11T09:10:00Z">
        <w:r>
          <w:t xml:space="preserve">If </w:t>
        </w:r>
      </w:ins>
      <w:ins w:id="27947" w:author="Rev 8 Allen Wirfs-Brock" w:date="2012-06-11T09:11:00Z">
        <w:r w:rsidRPr="00140F69">
          <w:rPr>
            <w:i/>
          </w:rPr>
          <w:t>ArrowParameters</w:t>
        </w:r>
        <w:r>
          <w:t xml:space="preserve"> Con</w:t>
        </w:r>
        <w:del w:id="27948" w:author="Rev 9 Allen Wirfs-Brock" w:date="2012-07-08T14:25:00Z">
          <w:r w:rsidDel="00372375">
            <w:delText>s</w:delText>
          </w:r>
        </w:del>
        <w:r>
          <w:t xml:space="preserve">tains </w:t>
        </w:r>
        <w:r w:rsidRPr="00140F69">
          <w:rPr>
            <w:i/>
          </w:rPr>
          <w:t>symbol</w:t>
        </w:r>
        <w:r>
          <w:t xml:space="preserve"> is </w:t>
        </w:r>
        <w:r w:rsidRPr="00140F69">
          <w:rPr>
            <w:b/>
          </w:rPr>
          <w:t>true</w:t>
        </w:r>
        <w:r>
          <w:t xml:space="preserve">, return </w:t>
        </w:r>
        <w:r w:rsidRPr="00140F69">
          <w:rPr>
            <w:b/>
          </w:rPr>
          <w:t>true</w:t>
        </w:r>
        <w:r>
          <w:t>;</w:t>
        </w:r>
      </w:ins>
    </w:p>
    <w:p w:rsidR="00AA7F77" w:rsidRPr="00E77497" w:rsidRDefault="00AA7F77" w:rsidP="00AA7F77">
      <w:pPr>
        <w:pStyle w:val="Alg4"/>
        <w:numPr>
          <w:ilvl w:val="0"/>
          <w:numId w:val="725"/>
        </w:numPr>
        <w:spacing w:after="220"/>
        <w:contextualSpacing/>
        <w:rPr>
          <w:ins w:id="27949" w:author="Rev 7 Allen Wirfs-Brock" w:date="2012-04-23T14:53:00Z"/>
        </w:rPr>
      </w:pPr>
      <w:ins w:id="27950" w:author="Rev 7 Allen Wirfs-Brock" w:date="2012-04-23T14:53:00Z">
        <w:r w:rsidRPr="00E77497">
          <w:t>Return</w:t>
        </w:r>
      </w:ins>
      <w:ins w:id="27951" w:author="Rev 8 Allen Wirfs-Brock" w:date="2012-06-11T09:12:00Z">
        <w:r w:rsidR="00140F69">
          <w:t xml:space="preserve"> </w:t>
        </w:r>
        <w:r w:rsidR="00140F69" w:rsidRPr="00140F69">
          <w:rPr>
            <w:i/>
          </w:rPr>
          <w:t>ConciseBody</w:t>
        </w:r>
        <w:r w:rsidR="00140F69" w:rsidRPr="00140F69">
          <w:t xml:space="preserve"> </w:t>
        </w:r>
        <w:r w:rsidR="00140F69">
          <w:t>Con</w:t>
        </w:r>
        <w:del w:id="27952" w:author="Rev 9 Allen Wirfs-Brock" w:date="2012-07-08T14:25:00Z">
          <w:r w:rsidR="00140F69" w:rsidDel="00372375">
            <w:delText>s</w:delText>
          </w:r>
        </w:del>
        <w:r w:rsidR="00140F69">
          <w:t xml:space="preserve">tains </w:t>
        </w:r>
        <w:r w:rsidR="00140F69" w:rsidRPr="00ED2E78">
          <w:rPr>
            <w:i/>
          </w:rPr>
          <w:t>symbol</w:t>
        </w:r>
        <w:r w:rsidR="00140F69">
          <w:t xml:space="preserve"> </w:t>
        </w:r>
      </w:ins>
      <w:ins w:id="27953" w:author="Rev 7 Allen Wirfs-Brock" w:date="2012-04-23T14:53:00Z">
        <w:r>
          <w:t>.</w:t>
        </w:r>
      </w:ins>
    </w:p>
    <w:p w:rsidR="005D0307" w:rsidRDefault="005D0307" w:rsidP="009C0ACA">
      <w:pPr>
        <w:rPr>
          <w:ins w:id="27954" w:author="Rev 10 Allen Wirfs-Brock" w:date="2012-09-26T11:09:00Z"/>
        </w:rPr>
      </w:pPr>
      <w:ins w:id="27955" w:author="Rev 10 Allen Wirfs-Brock" w:date="2012-09-26T11:10:00Z">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CoverParenthesizedExpressionAndArrowParameterList</w:t>
        </w:r>
      </w:ins>
    </w:p>
    <w:p w:rsidR="005D0307" w:rsidRDefault="005D0307" w:rsidP="005D0307">
      <w:pPr>
        <w:pStyle w:val="Alg4"/>
        <w:numPr>
          <w:ilvl w:val="0"/>
          <w:numId w:val="767"/>
        </w:numPr>
        <w:spacing w:after="220"/>
        <w:contextualSpacing/>
        <w:rPr>
          <w:ins w:id="27956" w:author="Rev 10 Allen Wirfs-Brock" w:date="2012-09-26T11:11:00Z"/>
        </w:rPr>
      </w:pPr>
      <w:ins w:id="27957" w:author="Rev 10 Allen Wirfs-Brock" w:date="2012-09-26T11:11:00Z">
        <w:r>
          <w:t xml:space="preserve">Let </w:t>
        </w:r>
        <w:r w:rsidRPr="009C0ACA">
          <w:rPr>
            <w:i/>
          </w:rPr>
          <w:t>formals</w:t>
        </w:r>
        <w:r>
          <w:t xml:space="preserve"> be </w:t>
        </w:r>
      </w:ins>
      <w:ins w:id="27958" w:author="Rev 10 Allen Wirfs-Brock" w:date="2012-09-26T11:12:00Z">
        <w:r>
          <w:t>CoveredFormalsList of</w:t>
        </w:r>
        <w:r w:rsidRPr="00E77497">
          <w:t xml:space="preserve"> </w:t>
        </w:r>
        <w:r w:rsidRPr="006E6733">
          <w:rPr>
            <w:i/>
          </w:rPr>
          <w:t>CoverParenthesizedExpressionAndArrowParameterList</w:t>
        </w:r>
        <w:r>
          <w:t>.</w:t>
        </w:r>
      </w:ins>
    </w:p>
    <w:p w:rsidR="005D0307" w:rsidRPr="00E77497" w:rsidRDefault="005D0307" w:rsidP="005D0307">
      <w:pPr>
        <w:pStyle w:val="Alg4"/>
        <w:numPr>
          <w:ilvl w:val="0"/>
          <w:numId w:val="767"/>
        </w:numPr>
        <w:spacing w:after="220"/>
        <w:contextualSpacing/>
        <w:rPr>
          <w:ins w:id="27959" w:author="Rev 10 Allen Wirfs-Brock" w:date="2012-09-26T11:10:00Z"/>
        </w:rPr>
      </w:pPr>
      <w:ins w:id="27960" w:author="Rev 10 Allen Wirfs-Brock" w:date="2012-09-26T11:10:00Z">
        <w:r w:rsidRPr="00E77497">
          <w:t xml:space="preserve">Return </w:t>
        </w:r>
      </w:ins>
      <w:ins w:id="27961" w:author="Rev 10 Allen Wirfs-Brock" w:date="2012-09-26T11:12:00Z">
        <w:r>
          <w:rPr>
            <w:i/>
          </w:rPr>
          <w:t>formals</w:t>
        </w:r>
        <w:r>
          <w:t xml:space="preserve"> </w:t>
        </w:r>
      </w:ins>
      <w:ins w:id="27962" w:author="Rev 10 Allen Wirfs-Brock" w:date="2012-09-26T11:14:00Z">
        <w:r>
          <w:t xml:space="preserve">Contains </w:t>
        </w:r>
      </w:ins>
      <w:ins w:id="27963" w:author="Rev 10 Allen Wirfs-Brock" w:date="2012-09-26T11:12:00Z">
        <w:r w:rsidRPr="009C0ACA">
          <w:rPr>
            <w:i/>
          </w:rPr>
          <w:t>symbol</w:t>
        </w:r>
      </w:ins>
      <w:ins w:id="27964" w:author="Rev 10 Allen Wirfs-Brock" w:date="2012-09-26T11:10:00Z">
        <w:r w:rsidRPr="00E77497">
          <w:t>.</w:t>
        </w:r>
      </w:ins>
    </w:p>
    <w:p w:rsidR="00AA7F77" w:rsidRDefault="00AA7F77" w:rsidP="00AA7F77">
      <w:pPr>
        <w:pStyle w:val="Note"/>
        <w:rPr>
          <w:ins w:id="27965" w:author="Rev 7 Allen Wirfs-Brock" w:date="2012-04-23T14:53:00Z"/>
        </w:rPr>
      </w:pPr>
      <w:ins w:id="27966" w:author="Rev 7 Allen Wirfs-Brock" w:date="2012-04-23T14:53:00Z">
        <w:r>
          <w:t>NOTE</w:t>
        </w:r>
        <w:r>
          <w:tab/>
        </w:r>
        <w:del w:id="27967" w:author="Rev 8 Allen Wirfs-Brock" w:date="2012-06-11T09:13:00Z">
          <w:r w:rsidRPr="009C0ACA" w:rsidDel="00D90FEA">
            <w:rPr>
              <w:rFonts w:ascii="Times New Roman" w:hAnsi="Times New Roman"/>
            </w:rPr>
            <w:delText>Static semantic rules that depend upon substructure generally do not look into function definitions</w:delText>
          </w:r>
        </w:del>
      </w:ins>
      <w:ins w:id="27968" w:author="Rev 8 Allen Wirfs-Brock" w:date="2012-06-11T09:13:00Z">
        <w:del w:id="27969" w:author="Rev 10 Allen Wirfs-Brock" w:date="2012-09-26T11:13:00Z">
          <w:r w:rsidR="00D90FEA" w:rsidRPr="009C0ACA" w:rsidDel="005D0307">
            <w:rPr>
              <w:rFonts w:ascii="Times New Roman" w:hAnsi="Times New Roman"/>
            </w:rPr>
            <w:delText>This</w:delText>
          </w:r>
        </w:del>
      </w:ins>
      <w:ins w:id="27970" w:author="Rev 10 Allen Wirfs-Brock" w:date="2012-09-26T11:13:00Z">
        <w:r w:rsidR="005D0307" w:rsidRPr="009C0ACA">
          <w:rPr>
            <w:rFonts w:ascii="Times New Roman" w:hAnsi="Times New Roman"/>
          </w:rPr>
          <w:t>Contains</w:t>
        </w:r>
      </w:ins>
      <w:ins w:id="27971" w:author="Rev 8 Allen Wirfs-Brock" w:date="2012-06-11T09:13:00Z">
        <w:r w:rsidR="00D90FEA">
          <w:t xml:space="preserve"> is used to detect </w:t>
        </w:r>
        <w:r w:rsidR="00D90FEA" w:rsidRPr="00D90FEA">
          <w:rPr>
            <w:rFonts w:ascii="Courier New" w:hAnsi="Courier New" w:cs="Courier New"/>
            <w:b/>
          </w:rPr>
          <w:t>yield</w:t>
        </w:r>
        <w:r w:rsidR="00D90FEA">
          <w:t xml:space="preserve"> and </w:t>
        </w:r>
        <w:r w:rsidR="00D90FEA" w:rsidRPr="00D90FEA">
          <w:rPr>
            <w:rFonts w:ascii="Courier New" w:hAnsi="Courier New" w:cs="Courier New"/>
            <w:b/>
          </w:rPr>
          <w:t>super</w:t>
        </w:r>
        <w:r w:rsidR="00D90FEA">
          <w:t xml:space="preserve"> usage within a</w:t>
        </w:r>
      </w:ins>
      <w:ins w:id="27972" w:author="Rev 9 Allen Wirfs-Brock" w:date="2012-07-08T14:25:00Z">
        <w:r w:rsidR="00372375">
          <w:t>n</w:t>
        </w:r>
      </w:ins>
      <w:ins w:id="27973" w:author="Rev 8 Allen Wirfs-Brock" w:date="2012-06-11T09:13:00Z">
        <w:r w:rsidR="00D90FEA">
          <w:t xml:space="preserve"> </w:t>
        </w:r>
        <w:r w:rsidR="00D90FEA" w:rsidRPr="00D90FEA">
          <w:rPr>
            <w:rFonts w:ascii="Times New Roman" w:hAnsi="Times New Roman"/>
            <w:i/>
          </w:rPr>
          <w:t>ArrowFunction</w:t>
        </w:r>
      </w:ins>
      <w:ins w:id="27974" w:author="Rev 7 Allen Wirfs-Brock" w:date="2012-04-23T14:53:00Z">
        <w:r>
          <w:t>.</w:t>
        </w:r>
      </w:ins>
    </w:p>
    <w:p w:rsidR="00184B2F" w:rsidRPr="00E77497" w:rsidRDefault="00184B2F" w:rsidP="00184B2F">
      <w:pPr>
        <w:rPr>
          <w:ins w:id="27975" w:author="Rev 7 Allen Wirfs-Brock" w:date="2012-04-17T11:45:00Z"/>
          <w:rFonts w:ascii="Helvetica" w:hAnsi="Helvetica"/>
          <w:b/>
        </w:rPr>
      </w:pPr>
      <w:ins w:id="27976" w:author="Rev 7 Allen Wirfs-Brock" w:date="2012-04-17T11:45:00Z">
        <w:r w:rsidRPr="00E77497">
          <w:rPr>
            <w:rFonts w:ascii="Helvetica" w:hAnsi="Helvetica"/>
            <w:b/>
          </w:rPr>
          <w:t xml:space="preserve">Static Semantics:  </w:t>
        </w:r>
        <w:r>
          <w:rPr>
            <w:rFonts w:ascii="Helvetica" w:hAnsi="Helvetica"/>
            <w:b/>
            <w:lang w:eastAsia="en-US"/>
          </w:rPr>
          <w:t>Covered</w:t>
        </w:r>
        <w:del w:id="27977" w:author="Rev 9 Allen Wirfs-Brock" w:date="2012-07-08T13:46:00Z">
          <w:r w:rsidDel="008D4801">
            <w:rPr>
              <w:rFonts w:ascii="Helvetica" w:hAnsi="Helvetica"/>
              <w:b/>
              <w:lang w:eastAsia="en-US"/>
            </w:rPr>
            <w:delText xml:space="preserve"> </w:delText>
          </w:r>
        </w:del>
        <w:r>
          <w:rPr>
            <w:rFonts w:ascii="Helvetica" w:hAnsi="Helvetica"/>
            <w:b/>
            <w:lang w:eastAsia="en-US"/>
          </w:rPr>
          <w:t>FormalsList</w:t>
        </w:r>
      </w:ins>
    </w:p>
    <w:p w:rsidR="00020FE6" w:rsidRPr="00E77497" w:rsidRDefault="00020FE6" w:rsidP="00020FE6">
      <w:pPr>
        <w:pStyle w:val="SyntaxRule"/>
        <w:rPr>
          <w:ins w:id="27978" w:author="Rev 10 Allen Wirfs-Brock" w:date="2012-09-26T10:57:00Z"/>
        </w:rPr>
      </w:pPr>
      <w:ins w:id="27979" w:author="Rev 10 Allen Wirfs-Brock" w:date="2012-09-26T10:57:00Z">
        <w:r>
          <w:lastRenderedPageBreak/>
          <w:t>CoverParenthesizedExpressionAndArrowParameter</w:t>
        </w:r>
      </w:ins>
      <w:ins w:id="27980" w:author="Rev 11 Allen Wirfs-Brock" w:date="2012-10-24T19:13:00Z">
        <w:r w:rsidR="009C5E83">
          <w:t>Li</w:t>
        </w:r>
      </w:ins>
      <w:ins w:id="27981" w:author="Rev 10 Allen Wirfs-Brock" w:date="2012-09-26T10:57:00Z">
        <w:r>
          <w:t>s</w:t>
        </w:r>
      </w:ins>
      <w:ins w:id="27982" w:author="Rev 11 Allen Wirfs-Brock" w:date="2012-10-24T19:13:00Z">
        <w:r w:rsidR="009C5E83">
          <w:t>t</w:t>
        </w:r>
      </w:ins>
      <w:ins w:id="27983" w:author="Rev 10 Allen Wirfs-Brock" w:date="2012-09-26T10:57:00Z">
        <w:r w:rsidRPr="00E77497">
          <w:rPr>
            <w:rFonts w:ascii="Arial" w:hAnsi="Arial" w:cs="Arial"/>
            <w:b/>
            <w:i w:val="0"/>
          </w:rPr>
          <w:t>:</w:t>
        </w:r>
      </w:ins>
    </w:p>
    <w:p w:rsidR="00020FE6" w:rsidRPr="00E650A6" w:rsidRDefault="00020FE6" w:rsidP="00020FE6">
      <w:pPr>
        <w:pStyle w:val="SyntaxDefinition"/>
        <w:rPr>
          <w:ins w:id="27984" w:author="Rev 10 Allen Wirfs-Brock" w:date="2012-09-26T10:57:00Z"/>
        </w:rPr>
      </w:pPr>
      <w:ins w:id="27985" w:author="Rev 10 Allen Wirfs-Brock" w:date="2012-09-26T10:57:00Z">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ins>
    </w:p>
    <w:p w:rsidR="00184B2F" w:rsidRPr="00E77497" w:rsidDel="00020FE6" w:rsidRDefault="007B0127" w:rsidP="00184B2F">
      <w:pPr>
        <w:pStyle w:val="SyntaxRule"/>
        <w:spacing w:after="240"/>
        <w:rPr>
          <w:ins w:id="27986" w:author="Rev 7 Allen Wirfs-Brock" w:date="2012-04-17T11:45:00Z"/>
          <w:del w:id="27987" w:author="Rev 10 Allen Wirfs-Brock" w:date="2012-09-26T10:57:00Z"/>
        </w:rPr>
      </w:pPr>
      <w:ins w:id="27988" w:author="Rev 7 Allen Wirfs-Brock" w:date="2012-04-17T11:48:00Z">
        <w:del w:id="27989" w:author="Rev 10 Allen Wirfs-Brock" w:date="2012-09-26T10:55:00Z">
          <w:r w:rsidRPr="007B0127" w:rsidDel="00020FE6">
            <w:delText>CoverFormalsList</w:delText>
          </w:r>
        </w:del>
      </w:ins>
      <w:ins w:id="27990" w:author="Rev 7 Allen Wirfs-Brock" w:date="2012-04-17T11:45:00Z">
        <w:del w:id="27991" w:author="Rev 10 Allen Wirfs-Brock" w:date="2012-09-26T10:55:00Z">
          <w:r w:rsidR="00184B2F" w:rsidRPr="00E77497" w:rsidDel="00020FE6">
            <w:delText xml:space="preserve"> </w:delText>
          </w:r>
        </w:del>
        <w:del w:id="27992" w:author="Rev 10 Allen Wirfs-Brock" w:date="2012-09-26T10:57:00Z">
          <w:r w:rsidR="00184B2F" w:rsidRPr="00E77497" w:rsidDel="00020FE6">
            <w:rPr>
              <w:rFonts w:ascii="Arial" w:hAnsi="Arial"/>
              <w:b/>
              <w:i w:val="0"/>
            </w:rPr>
            <w:delText xml:space="preserve">: </w:delText>
          </w:r>
        </w:del>
      </w:ins>
      <w:ins w:id="27993" w:author="Rev 7 Allen Wirfs-Brock" w:date="2012-04-17T11:48:00Z">
        <w:del w:id="27994" w:author="Rev 10 Allen Wirfs-Brock" w:date="2012-09-26T10:53:00Z">
          <w:r w:rsidDel="001C316E">
            <w:delText>Expression</w:delText>
          </w:r>
        </w:del>
      </w:ins>
    </w:p>
    <w:p w:rsidR="00184B2F" w:rsidRPr="00E77497" w:rsidRDefault="00184B2F" w:rsidP="00184B2F">
      <w:pPr>
        <w:pStyle w:val="Alg4"/>
        <w:numPr>
          <w:ilvl w:val="0"/>
          <w:numId w:val="717"/>
        </w:numPr>
        <w:spacing w:after="220"/>
        <w:contextualSpacing/>
        <w:rPr>
          <w:ins w:id="27995" w:author="Rev 7 Allen Wirfs-Brock" w:date="2012-04-17T11:45:00Z"/>
        </w:rPr>
      </w:pPr>
      <w:ins w:id="27996" w:author="Rev 7 Allen Wirfs-Brock" w:date="2012-04-17T11:45:00Z">
        <w:r w:rsidRPr="00E77497">
          <w:t xml:space="preserve">Return the </w:t>
        </w:r>
      </w:ins>
      <w:ins w:id="27997" w:author="Rev 7 Allen Wirfs-Brock" w:date="2012-04-17T11:47:00Z">
        <w:r w:rsidR="007B0127">
          <w:t>result of</w:t>
        </w:r>
        <w:r w:rsidR="007B0127" w:rsidRPr="00E77497">
          <w:t xml:space="preserve"> pars</w:t>
        </w:r>
        <w:r w:rsidR="007B0127">
          <w:t>ing</w:t>
        </w:r>
      </w:ins>
      <w:ins w:id="27998" w:author="Rev 7 Allen Wirfs-Brock" w:date="2012-04-17T11:49:00Z">
        <w:r w:rsidR="007B0127" w:rsidRPr="007B0127">
          <w:t xml:space="preserve"> </w:t>
        </w:r>
        <w:r w:rsidR="007B0127" w:rsidRPr="00675B74">
          <w:t xml:space="preserve">the </w:t>
        </w:r>
        <w:del w:id="27999" w:author="Rev 10 Allen Wirfs-Brock" w:date="2012-09-26T10:58:00Z">
          <w:r w:rsidR="007B0127" w:rsidRPr="00675B74" w:rsidDel="00020FE6">
            <w:delText>source code</w:delText>
          </w:r>
        </w:del>
      </w:ins>
      <w:ins w:id="28000" w:author="Rev 10 Allen Wirfs-Brock" w:date="2012-09-26T10:58:00Z">
        <w:r w:rsidR="00020FE6">
          <w:t>lexical token stream</w:t>
        </w:r>
      </w:ins>
      <w:ins w:id="28001" w:author="Rev 7 Allen Wirfs-Brock" w:date="2012-04-17T11:49:00Z">
        <w:r w:rsidR="007B0127" w:rsidRPr="00675B74">
          <w:t xml:space="preserve"> </w:t>
        </w:r>
        <w:del w:id="28002" w:author="Rev 10 Allen Wirfs-Brock" w:date="2012-09-26T10:58:00Z">
          <w:r w:rsidR="007B0127" w:rsidRPr="00675B74" w:rsidDel="00020FE6">
            <w:delText>corresponding to</w:delText>
          </w:r>
        </w:del>
      </w:ins>
      <w:ins w:id="28003" w:author="Rev 10 Allen Wirfs-Brock" w:date="2012-09-26T10:58:00Z">
        <w:r w:rsidR="00020FE6">
          <w:t xml:space="preserve">matched by </w:t>
        </w:r>
      </w:ins>
      <w:ins w:id="28004" w:author="Rev 7 Allen Wirfs-Brock" w:date="2012-04-17T11:47:00Z">
        <w:r w:rsidR="007B0127" w:rsidRPr="00E77497">
          <w:t xml:space="preserve"> </w:t>
        </w:r>
      </w:ins>
      <w:ins w:id="28005" w:author="Rev 10 Allen Wirfs-Brock" w:date="2012-09-26T10:59:00Z">
        <w:r w:rsidR="00020FE6" w:rsidRPr="009C0ACA">
          <w:rPr>
            <w:i/>
          </w:rPr>
          <w:t>CoverParenthesizedExpressionAndArrowParameter</w:t>
        </w:r>
      </w:ins>
      <w:ins w:id="28006" w:author="Rev 11 Allen Wirfs-Brock" w:date="2012-10-24T19:13:00Z">
        <w:r w:rsidR="009C5E83">
          <w:rPr>
            <w:i/>
          </w:rPr>
          <w:t>Li</w:t>
        </w:r>
      </w:ins>
      <w:ins w:id="28007" w:author="Rev 10 Allen Wirfs-Brock" w:date="2012-09-26T10:59:00Z">
        <w:r w:rsidR="00020FE6" w:rsidRPr="009C0ACA">
          <w:rPr>
            <w:i/>
          </w:rPr>
          <w:t>s</w:t>
        </w:r>
      </w:ins>
      <w:ins w:id="28008" w:author="Rev 11 Allen Wirfs-Brock" w:date="2012-10-24T19:13:00Z">
        <w:r w:rsidR="009C5E83">
          <w:rPr>
            <w:i/>
          </w:rPr>
          <w:t>t</w:t>
        </w:r>
      </w:ins>
      <w:ins w:id="28009" w:author="Rev 10 Allen Wirfs-Brock" w:date="2012-09-26T10:59:00Z">
        <w:r w:rsidR="00020FE6" w:rsidRPr="00AD3F16" w:rsidDel="00020FE6">
          <w:rPr>
            <w:i/>
          </w:rPr>
          <w:t xml:space="preserve"> </w:t>
        </w:r>
      </w:ins>
      <w:ins w:id="28010" w:author="Rev 7 Allen Wirfs-Brock" w:date="2012-04-17T11:48:00Z">
        <w:del w:id="28011" w:author="Rev 10 Allen Wirfs-Brock" w:date="2012-09-26T10:59:00Z">
          <w:r w:rsidR="007B0127" w:rsidRPr="00AD3F16" w:rsidDel="00020FE6">
            <w:rPr>
              <w:i/>
            </w:rPr>
            <w:delText>Expression</w:delText>
          </w:r>
          <w:r w:rsidR="007B0127" w:rsidDel="00020FE6">
            <w:delText xml:space="preserve"> </w:delText>
          </w:r>
        </w:del>
      </w:ins>
      <w:ins w:id="28012" w:author="Rev 7 Allen Wirfs-Brock" w:date="2012-04-17T11:47:00Z">
        <w:r w:rsidR="007B0127" w:rsidRPr="00E77497">
          <w:t xml:space="preserve">using </w:t>
        </w:r>
      </w:ins>
      <w:ins w:id="28013" w:author="Rev 10 Allen Wirfs-Brock" w:date="2012-09-26T11:01:00Z">
        <w:r w:rsidR="00020FE6" w:rsidRPr="00020FE6">
          <w:rPr>
            <w:i/>
          </w:rPr>
          <w:t>ArrowFormalParameterList</w:t>
        </w:r>
        <w:r w:rsidR="00020FE6" w:rsidRPr="00020FE6" w:rsidDel="00020FE6">
          <w:rPr>
            <w:i/>
          </w:rPr>
          <w:t xml:space="preserve"> </w:t>
        </w:r>
      </w:ins>
      <w:ins w:id="28014" w:author="Rev 7 Allen Wirfs-Brock" w:date="2012-04-17T11:47:00Z">
        <w:del w:id="28015" w:author="Rev 10 Allen Wirfs-Brock" w:date="2012-09-26T11:01:00Z">
          <w:r w:rsidR="007B0127" w:rsidDel="00020FE6">
            <w:rPr>
              <w:rStyle w:val="bnf"/>
            </w:rPr>
            <w:delText xml:space="preserve">FormalsList </w:delText>
          </w:r>
          <w:r w:rsidR="007B0127" w:rsidDel="00020FE6">
            <w:delText xml:space="preserve"> </w:delText>
          </w:r>
        </w:del>
        <w:r w:rsidR="007B0127">
          <w:t>as the goal symbol</w:t>
        </w:r>
      </w:ins>
      <w:ins w:id="28016" w:author="Rev 7 Allen Wirfs-Brock" w:date="2012-04-17T11:45:00Z">
        <w:r w:rsidRPr="00675B74">
          <w:t>.</w:t>
        </w:r>
      </w:ins>
    </w:p>
    <w:p w:rsidR="004B4DD2" w:rsidRPr="00E77497" w:rsidRDefault="004B4DD2" w:rsidP="004B4DD2">
      <w:pPr>
        <w:rPr>
          <w:ins w:id="28017" w:author="Rev 7 Allen Wirfs-Brock" w:date="2012-04-28T19:09:00Z"/>
          <w:rFonts w:ascii="Helvetica" w:hAnsi="Helvetica"/>
          <w:b/>
        </w:rPr>
      </w:pPr>
      <w:ins w:id="28018" w:author="Rev 7 Allen Wirfs-Brock" w:date="2012-04-28T19:09:00Z">
        <w:r w:rsidRPr="00E77497">
          <w:rPr>
            <w:rFonts w:ascii="Helvetica" w:hAnsi="Helvetica"/>
            <w:b/>
          </w:rPr>
          <w:t xml:space="preserve">Static Semantics:  </w:t>
        </w:r>
        <w:r w:rsidRPr="00E77497">
          <w:rPr>
            <w:rFonts w:ascii="Helvetica" w:hAnsi="Helvetica"/>
            <w:b/>
            <w:lang w:eastAsia="en-US"/>
          </w:rPr>
          <w:t>ExpectedArgumentCount</w:t>
        </w:r>
      </w:ins>
    </w:p>
    <w:p w:rsidR="004B4DD2" w:rsidRDefault="004B4DD2" w:rsidP="003A1718">
      <w:pPr>
        <w:pStyle w:val="Alg4"/>
        <w:spacing w:after="220"/>
        <w:rPr>
          <w:ins w:id="28019" w:author="Rev 7 Allen Wirfs-Brock" w:date="2012-04-28T19:10:00Z"/>
        </w:rPr>
      </w:pPr>
      <w:ins w:id="28020" w:author="Rev 7 Allen Wirfs-Brock" w:date="2012-04-28T19:10: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rsidR="004B4DD2" w:rsidRPr="00E77497" w:rsidRDefault="004B4DD2" w:rsidP="003A1718">
      <w:pPr>
        <w:pStyle w:val="Alg4"/>
        <w:numPr>
          <w:ilvl w:val="0"/>
          <w:numId w:val="764"/>
        </w:numPr>
        <w:spacing w:after="220"/>
        <w:rPr>
          <w:ins w:id="28021" w:author="Rev 7 Allen Wirfs-Brock" w:date="2012-04-28T19:08:00Z"/>
        </w:rPr>
      </w:pPr>
      <w:ins w:id="28022" w:author="Rev 7 Allen Wirfs-Brock" w:date="2012-04-28T19:08:00Z">
        <w:r w:rsidRPr="00E77497">
          <w:t xml:space="preserve">Return </w:t>
        </w:r>
      </w:ins>
      <w:ins w:id="28023" w:author="Rev 7 Allen Wirfs-Brock" w:date="2012-04-28T19:14:00Z">
        <w:r w:rsidR="003A1718">
          <w:t>1</w:t>
        </w:r>
      </w:ins>
      <w:ins w:id="28024" w:author="Rev 7 Allen Wirfs-Brock" w:date="2012-04-28T19:08:00Z">
        <w:r w:rsidRPr="00E77497">
          <w:t>.</w:t>
        </w:r>
      </w:ins>
    </w:p>
    <w:p w:rsidR="004B4DD2" w:rsidRPr="00E77497" w:rsidDel="00C730F4" w:rsidRDefault="004B4DD2" w:rsidP="004B4DD2">
      <w:pPr>
        <w:pStyle w:val="SyntaxRule"/>
        <w:spacing w:after="240"/>
        <w:rPr>
          <w:ins w:id="28025" w:author="Rev 7 Allen Wirfs-Brock" w:date="2012-04-28T19:13:00Z"/>
          <w:del w:id="28026" w:author="Rev 8 Allen Wirfs-Brock" w:date="2012-06-01T09:15:00Z"/>
        </w:rPr>
      </w:pPr>
      <w:ins w:id="28027" w:author="Rev 7 Allen Wirfs-Brock" w:date="2012-04-28T19:13:00Z">
        <w:del w:id="28028" w:author="Rev 8 Allen Wirfs-Brock" w:date="2012-06-01T09:15: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rsidR="004B4DD2" w:rsidRPr="00E77497" w:rsidDel="00C730F4" w:rsidRDefault="004B4DD2" w:rsidP="004B4DD2">
      <w:pPr>
        <w:pStyle w:val="Alg4"/>
        <w:numPr>
          <w:ilvl w:val="0"/>
          <w:numId w:val="765"/>
        </w:numPr>
        <w:spacing w:after="220"/>
        <w:contextualSpacing/>
        <w:rPr>
          <w:ins w:id="28029" w:author="Rev 7 Allen Wirfs-Brock" w:date="2012-04-28T19:13:00Z"/>
          <w:del w:id="28030" w:author="Rev 8 Allen Wirfs-Brock" w:date="2012-06-01T09:15:00Z"/>
        </w:rPr>
      </w:pPr>
      <w:ins w:id="28031" w:author="Rev 7 Allen Wirfs-Brock" w:date="2012-04-28T19:13:00Z">
        <w:del w:id="28032" w:author="Rev 8 Allen Wirfs-Brock" w:date="2012-06-01T09:15:00Z">
          <w:r w:rsidRPr="00E77497" w:rsidDel="00C730F4">
            <w:delText xml:space="preserve">Return the </w:delText>
          </w:r>
          <w:r w:rsidR="003A1718" w:rsidDel="00C730F4">
            <w:delText>ExpectedArgumentCount</w:delText>
          </w:r>
          <w:r w:rsidRPr="00E77497" w:rsidDel="00C730F4">
            <w:delText xml:space="preserve"> of</w:delText>
          </w:r>
          <w:r w:rsidDel="00C730F4">
            <w:rPr>
              <w:rFonts w:ascii="Courier New" w:hAnsi="Courier New"/>
              <w:b/>
              <w:i/>
            </w:rPr>
            <w:delText xml:space="preserve"> </w:delText>
          </w:r>
          <w:r w:rsidRPr="00911D45" w:rsidDel="00C730F4">
            <w:rPr>
              <w:i/>
            </w:rPr>
            <w:delText>ArrowFormalParameterList</w:delText>
          </w:r>
          <w:r w:rsidRPr="00675B74" w:rsidDel="00C730F4">
            <w:delText>.</w:delText>
          </w:r>
        </w:del>
      </w:ins>
    </w:p>
    <w:p w:rsidR="003A1718" w:rsidRPr="00E77497" w:rsidDel="00020FE6" w:rsidRDefault="003A1718" w:rsidP="003A1718">
      <w:pPr>
        <w:pStyle w:val="SyntaxRule"/>
        <w:rPr>
          <w:ins w:id="28033" w:author="Rev 7 Allen Wirfs-Brock" w:date="2012-04-28T19:15:00Z"/>
          <w:del w:id="28034" w:author="Rev 10 Allen Wirfs-Brock" w:date="2012-09-26T11:05:00Z"/>
        </w:rPr>
      </w:pPr>
      <w:ins w:id="28035" w:author="Rev 7 Allen Wirfs-Brock" w:date="2012-04-28T19:15:00Z">
        <w:del w:id="28036" w:author="Rev 10 Allen Wirfs-Brock" w:date="2012-09-26T11:05:00Z">
          <w:r w:rsidDel="00020FE6">
            <w:delText>Arrow</w:delText>
          </w:r>
          <w:r w:rsidRPr="00E77497" w:rsidDel="00020FE6">
            <w:delText xml:space="preserve">FormalParameterList </w:delText>
          </w:r>
          <w:r w:rsidRPr="00E77497" w:rsidDel="00020FE6">
            <w:rPr>
              <w:rFonts w:ascii="Arial" w:hAnsi="Arial"/>
              <w:b/>
              <w:i w:val="0"/>
            </w:rPr>
            <w:delText>:</w:delText>
          </w:r>
        </w:del>
      </w:ins>
    </w:p>
    <w:p w:rsidR="003A1718" w:rsidRPr="00675B74" w:rsidDel="00020FE6" w:rsidRDefault="003A1718" w:rsidP="003A1718">
      <w:pPr>
        <w:pStyle w:val="SyntaxDefinition"/>
        <w:rPr>
          <w:ins w:id="28037" w:author="Rev 7 Allen Wirfs-Brock" w:date="2012-04-28T19:15:00Z"/>
          <w:del w:id="28038" w:author="Rev 10 Allen Wirfs-Brock" w:date="2012-09-26T11:05:00Z"/>
        </w:rPr>
      </w:pPr>
      <w:ins w:id="28039" w:author="Rev 7 Allen Wirfs-Brock" w:date="2012-04-28T19:15:00Z">
        <w:del w:id="28040" w:author="Rev 10 Allen Wirfs-Brock" w:date="2012-09-26T11:05:00Z">
          <w:r w:rsidRPr="00E77497" w:rsidDel="00020FE6">
            <w:rPr>
              <w:rFonts w:ascii="Arial" w:hAnsi="Arial" w:cs="Arial"/>
              <w:i w:val="0"/>
              <w:sz w:val="16"/>
              <w:szCs w:val="16"/>
            </w:rPr>
            <w:delText>[empty]</w:delText>
          </w:r>
          <w:r w:rsidRPr="00E77497" w:rsidDel="00020FE6">
            <w:rPr>
              <w:rFonts w:ascii="Courier New" w:hAnsi="Courier New" w:cs="Courier New"/>
              <w:b/>
              <w:i w:val="0"/>
            </w:rPr>
            <w:br/>
          </w:r>
          <w:r w:rsidRPr="004418C4" w:rsidDel="00020FE6">
            <w:delText>Function</w:delText>
          </w:r>
          <w:r w:rsidDel="00020FE6">
            <w:delText>RestParameter</w:delText>
          </w:r>
        </w:del>
      </w:ins>
    </w:p>
    <w:p w:rsidR="003A1718" w:rsidRPr="00E77497" w:rsidDel="00020FE6" w:rsidRDefault="003A1718" w:rsidP="003A1718">
      <w:pPr>
        <w:pStyle w:val="Alg4"/>
        <w:numPr>
          <w:ilvl w:val="0"/>
          <w:numId w:val="766"/>
        </w:numPr>
        <w:spacing w:after="220"/>
        <w:contextualSpacing/>
        <w:rPr>
          <w:ins w:id="28041" w:author="Rev 7 Allen Wirfs-Brock" w:date="2012-04-28T19:15:00Z"/>
          <w:del w:id="28042" w:author="Rev 10 Allen Wirfs-Brock" w:date="2012-09-26T11:05:00Z"/>
        </w:rPr>
      </w:pPr>
      <w:ins w:id="28043" w:author="Rev 7 Allen Wirfs-Brock" w:date="2012-04-28T19:15:00Z">
        <w:del w:id="28044" w:author="Rev 10 Allen Wirfs-Brock" w:date="2012-09-26T11:05:00Z">
          <w:r w:rsidRPr="00E77497" w:rsidDel="00020FE6">
            <w:delText>Return 0.</w:delText>
          </w:r>
        </w:del>
      </w:ins>
    </w:p>
    <w:p w:rsidR="004B4DD2" w:rsidRPr="00E77497" w:rsidDel="00020FE6" w:rsidRDefault="003A1718" w:rsidP="004B4DD2">
      <w:pPr>
        <w:pStyle w:val="SyntaxRule"/>
        <w:rPr>
          <w:ins w:id="28045" w:author="Rev 7 Allen Wirfs-Brock" w:date="2012-04-28T19:08:00Z"/>
          <w:del w:id="28046" w:author="Rev 10 Allen Wirfs-Brock" w:date="2012-09-26T11:05:00Z"/>
        </w:rPr>
      </w:pPr>
      <w:ins w:id="28047" w:author="Rev 7 Allen Wirfs-Brock" w:date="2012-04-28T19:16:00Z">
        <w:del w:id="28048" w:author="Rev 10 Allen Wirfs-Brock" w:date="2012-09-26T11:02:00Z">
          <w:r w:rsidDel="00020FE6">
            <w:delText>Arrow</w:delText>
          </w:r>
        </w:del>
      </w:ins>
      <w:ins w:id="28049" w:author="Rev 7 Allen Wirfs-Brock" w:date="2012-04-28T19:08:00Z">
        <w:del w:id="28050" w:author="Rev 10 Allen Wirfs-Brock" w:date="2012-09-26T11:02:00Z">
          <w:r w:rsidR="004B4DD2" w:rsidRPr="00E77497" w:rsidDel="00020FE6">
            <w:delText>FormalParameterList</w:delText>
          </w:r>
        </w:del>
        <w:del w:id="28051" w:author="Rev 10 Allen Wirfs-Brock" w:date="2012-09-26T11:05:00Z">
          <w:r w:rsidR="004B4DD2" w:rsidRPr="00E77497" w:rsidDel="00020FE6">
            <w:delText xml:space="preserve"> </w:delText>
          </w:r>
          <w:r w:rsidR="004B4DD2" w:rsidRPr="00E77497" w:rsidDel="00020FE6">
            <w:rPr>
              <w:rFonts w:ascii="Arial" w:hAnsi="Arial"/>
              <w:b/>
              <w:i w:val="0"/>
            </w:rPr>
            <w:delText>:</w:delText>
          </w:r>
        </w:del>
      </w:ins>
    </w:p>
    <w:p w:rsidR="004B4DD2" w:rsidRPr="00675B74" w:rsidDel="005D0307" w:rsidRDefault="003A1718" w:rsidP="004B4DD2">
      <w:pPr>
        <w:pStyle w:val="SyntaxDefinition"/>
        <w:rPr>
          <w:ins w:id="28052" w:author="Rev 7 Allen Wirfs-Brock" w:date="2012-04-28T19:08:00Z"/>
          <w:del w:id="28053" w:author="Rev 10 Allen Wirfs-Brock" w:date="2012-09-26T11:05:00Z"/>
        </w:rPr>
      </w:pPr>
      <w:ins w:id="28054" w:author="Rev 7 Allen Wirfs-Brock" w:date="2012-04-28T19:17:00Z">
        <w:del w:id="28055" w:author="Rev 10 Allen Wirfs-Brock" w:date="2012-09-26T11:05:00Z">
          <w:r w:rsidDel="00020FE6">
            <w:delText>Cover</w:delText>
          </w:r>
        </w:del>
      </w:ins>
      <w:ins w:id="28056" w:author="Rev 7 Allen Wirfs-Brock" w:date="2012-04-28T19:08:00Z">
        <w:del w:id="28057" w:author="Rev 10 Allen Wirfs-Brock" w:date="2012-09-26T11:05:00Z">
          <w:r w:rsidR="004B4DD2" w:rsidRPr="00E77497" w:rsidDel="00020FE6">
            <w:delText>FormalsList</w:delText>
          </w:r>
          <w:r w:rsidR="004B4DD2" w:rsidRPr="00E77497" w:rsidDel="00020FE6">
            <w:br/>
          </w:r>
        </w:del>
      </w:ins>
      <w:ins w:id="28058" w:author="Rev 7 Allen Wirfs-Brock" w:date="2012-04-28T19:17:00Z">
        <w:del w:id="28059" w:author="Rev 10 Allen Wirfs-Brock" w:date="2012-09-26T11:05:00Z">
          <w:r w:rsidDel="005D0307">
            <w:delText>Cover</w:delText>
          </w:r>
        </w:del>
      </w:ins>
      <w:ins w:id="28060" w:author="Rev 7 Allen Wirfs-Brock" w:date="2012-04-28T19:08:00Z">
        <w:del w:id="28061" w:author="Rev 10 Allen Wirfs-Brock" w:date="2012-09-26T11:05:00Z">
          <w:r w:rsidR="004B4DD2" w:rsidRPr="00E77497" w:rsidDel="005D0307">
            <w:delText>FormalsList</w:delText>
          </w:r>
          <w:r w:rsidR="004B4DD2" w:rsidDel="005D0307">
            <w:delText xml:space="preserve"> </w:delText>
          </w:r>
          <w:r w:rsidR="004B4DD2" w:rsidRPr="00675B74" w:rsidDel="005D0307">
            <w:rPr>
              <w:rFonts w:ascii="Courier New" w:hAnsi="Courier New"/>
              <w:b/>
              <w:i w:val="0"/>
            </w:rPr>
            <w:delText xml:space="preserve">, </w:delText>
          </w:r>
          <w:r w:rsidR="004B4DD2" w:rsidRPr="004418C4" w:rsidDel="005D0307">
            <w:delText>Function</w:delText>
          </w:r>
          <w:r w:rsidR="004B4DD2" w:rsidDel="005D0307">
            <w:delText>RestParameter</w:delText>
          </w:r>
        </w:del>
      </w:ins>
    </w:p>
    <w:p w:rsidR="00020FE6" w:rsidRDefault="00020FE6" w:rsidP="00020FE6">
      <w:pPr>
        <w:pStyle w:val="Alg4"/>
        <w:spacing w:after="220"/>
        <w:rPr>
          <w:ins w:id="28062" w:author="Rev 10 Allen Wirfs-Brock" w:date="2012-09-26T11:03:00Z"/>
        </w:rPr>
      </w:pPr>
      <w:ins w:id="28063" w:author="Rev 10 Allen Wirfs-Brock" w:date="2012-09-26T11:03:00Z">
        <w:r>
          <w:rPr>
            <w:i/>
          </w:rPr>
          <w:t>ArrowParameters</w:t>
        </w:r>
        <w:r w:rsidRPr="00E77497">
          <w:rPr>
            <w:i/>
          </w:rPr>
          <w:t xml:space="preserve"> </w:t>
        </w:r>
        <w:r w:rsidRPr="00E77497">
          <w:rPr>
            <w:b/>
          </w:rPr>
          <w:t>:</w:t>
        </w:r>
        <w:r w:rsidRPr="00E77497">
          <w:rPr>
            <w:i/>
          </w:rPr>
          <w:t xml:space="preserve"> </w:t>
        </w:r>
      </w:ins>
      <w:ins w:id="28064" w:author="Rev 10 Allen Wirfs-Brock" w:date="2012-09-26T11:04:00Z">
        <w:r w:rsidRPr="006E6733">
          <w:rPr>
            <w:i/>
          </w:rPr>
          <w:t>CoverParenthesizedExpressionAndArrowParameterList</w:t>
        </w:r>
      </w:ins>
      <w:ins w:id="28065" w:author="Rev 10 Allen Wirfs-Brock" w:date="2012-09-26T11:03:00Z">
        <w:r w:rsidRPr="00E77497">
          <w:t xml:space="preserve"> </w:t>
        </w:r>
      </w:ins>
    </w:p>
    <w:p w:rsidR="00E34FC1" w:rsidRDefault="00E34FC1" w:rsidP="00E34FC1">
      <w:pPr>
        <w:pStyle w:val="Alg4"/>
        <w:numPr>
          <w:ilvl w:val="0"/>
          <w:numId w:val="1009"/>
        </w:numPr>
        <w:spacing w:after="220"/>
        <w:contextualSpacing/>
        <w:rPr>
          <w:ins w:id="28066" w:author="Rev 10 Allen Wirfs-Brock" w:date="2012-09-26T14:15:00Z"/>
        </w:rPr>
      </w:pPr>
      <w:ins w:id="28067" w:author="Rev 10 Allen Wirfs-Brock" w:date="2012-09-26T14:15: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rsidR="004B4DD2" w:rsidRPr="00E77497" w:rsidRDefault="004B4DD2" w:rsidP="009C0ACA">
      <w:pPr>
        <w:pStyle w:val="Alg4"/>
        <w:numPr>
          <w:ilvl w:val="0"/>
          <w:numId w:val="1009"/>
        </w:numPr>
        <w:spacing w:after="220"/>
        <w:contextualSpacing/>
        <w:rPr>
          <w:ins w:id="28068" w:author="Rev 7 Allen Wirfs-Brock" w:date="2012-04-28T19:08:00Z"/>
        </w:rPr>
      </w:pPr>
      <w:ins w:id="28069" w:author="Rev 7 Allen Wirfs-Brock" w:date="2012-04-28T19:08:00Z">
        <w:r w:rsidRPr="00E77497">
          <w:t>Return the ExpectedArgumentCount of</w:t>
        </w:r>
      </w:ins>
      <w:ins w:id="28070" w:author="Rev 7 Allen Wirfs-Brock" w:date="2012-04-28T19:18:00Z">
        <w:r w:rsidR="003A1718">
          <w:t xml:space="preserve"> </w:t>
        </w:r>
      </w:ins>
      <w:ins w:id="28071" w:author="Rev 10 Allen Wirfs-Brock" w:date="2012-09-26T14:16:00Z">
        <w:r w:rsidR="00E34FC1" w:rsidRPr="00253B6F">
          <w:rPr>
            <w:i/>
          </w:rPr>
          <w:t>formals</w:t>
        </w:r>
      </w:ins>
      <w:ins w:id="28072" w:author="Rev 7 Allen Wirfs-Brock" w:date="2012-04-28T19:18:00Z">
        <w:del w:id="28073" w:author="Rev 10 Allen Wirfs-Brock" w:date="2012-09-26T14:16:00Z">
          <w:r w:rsidR="003A1718" w:rsidDel="00E34FC1">
            <w:delText>CoveredC</w:delText>
          </w:r>
        </w:del>
      </w:ins>
      <w:ins w:id="28074" w:author="Rev 9 Allen Wirfs-Brock" w:date="2012-07-08T13:45:00Z">
        <w:del w:id="28075" w:author="Rev 10 Allen Wirfs-Brock" w:date="2012-09-26T14:16:00Z">
          <w:r w:rsidR="008D4801" w:rsidDel="00E34FC1">
            <w:delText>F</w:delText>
          </w:r>
        </w:del>
      </w:ins>
      <w:ins w:id="28076" w:author="Rev 7 Allen Wirfs-Brock" w:date="2012-04-28T19:18:00Z">
        <w:del w:id="28077" w:author="Rev 10 Allen Wirfs-Brock" w:date="2012-09-26T14:16:00Z">
          <w:r w:rsidR="003A1718" w:rsidDel="00E34FC1">
            <w:delText>ormalsList of</w:delText>
          </w:r>
        </w:del>
      </w:ins>
      <w:ins w:id="28078" w:author="Rev 7 Allen Wirfs-Brock" w:date="2012-04-28T19:08:00Z">
        <w:del w:id="28079" w:author="Rev 10 Allen Wirfs-Brock" w:date="2012-09-26T14:16:00Z">
          <w:r w:rsidRPr="00E77497" w:rsidDel="00E34FC1">
            <w:delText xml:space="preserve"> </w:delText>
          </w:r>
        </w:del>
      </w:ins>
      <w:ins w:id="28080" w:author="Rev 7 Allen Wirfs-Brock" w:date="2012-04-28T19:18:00Z">
        <w:del w:id="28081" w:author="Rev 10 Allen Wirfs-Brock" w:date="2012-09-26T11:04:00Z">
          <w:r w:rsidR="003A1718" w:rsidRPr="003A1718" w:rsidDel="00020FE6">
            <w:rPr>
              <w:i/>
            </w:rPr>
            <w:delText>Cover</w:delText>
          </w:r>
        </w:del>
      </w:ins>
      <w:ins w:id="28082" w:author="Rev 7 Allen Wirfs-Brock" w:date="2012-04-28T19:08:00Z">
        <w:del w:id="28083" w:author="Rev 10 Allen Wirfs-Brock" w:date="2012-09-26T11:04:00Z">
          <w:r w:rsidRPr="00E77497" w:rsidDel="00020FE6">
            <w:rPr>
              <w:rStyle w:val="bnf"/>
            </w:rPr>
            <w:delText>FormalsList</w:delText>
          </w:r>
        </w:del>
        <w:r w:rsidRPr="00E77497">
          <w:t>.</w:t>
        </w:r>
      </w:ins>
    </w:p>
    <w:p w:rsidR="00B9654F" w:rsidRPr="00E77497" w:rsidRDefault="00B9654F" w:rsidP="00B9654F">
      <w:pPr>
        <w:rPr>
          <w:ins w:id="28084" w:author="Rev 11 Allen Wirfs-Brock" w:date="2012-10-25T12:55:00Z"/>
          <w:rFonts w:ascii="Helvetica" w:hAnsi="Helvetica"/>
          <w:b/>
        </w:rPr>
      </w:pPr>
      <w:ins w:id="28085" w:author="Rev 11 Allen Wirfs-Brock" w:date="2012-10-25T12:55:00Z">
        <w:r w:rsidRPr="00E77497">
          <w:rPr>
            <w:rFonts w:ascii="Helvetica" w:hAnsi="Helvetica"/>
            <w:b/>
          </w:rPr>
          <w:t xml:space="preserve">Static Semantics:  </w:t>
        </w:r>
      </w:ins>
      <w:ins w:id="28086" w:author="Rev 11 Allen Wirfs-Brock" w:date="2012-10-25T12:56:00Z">
        <w:r>
          <w:rPr>
            <w:rFonts w:ascii="Helvetica" w:hAnsi="Helvetica"/>
            <w:b/>
            <w:lang w:eastAsia="en-US"/>
          </w:rPr>
          <w:t>IsSimpleParameterList</w:t>
        </w:r>
      </w:ins>
    </w:p>
    <w:p w:rsidR="00B9654F" w:rsidRDefault="00B9654F" w:rsidP="00B9654F">
      <w:pPr>
        <w:pStyle w:val="Alg4"/>
        <w:spacing w:after="220"/>
        <w:rPr>
          <w:ins w:id="28087" w:author="Rev 11 Allen Wirfs-Brock" w:date="2012-10-25T12:55:00Z"/>
        </w:rPr>
      </w:pPr>
      <w:ins w:id="28088" w:author="Rev 11 Allen Wirfs-Brock" w:date="2012-10-25T12:55: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rsidR="00B9654F" w:rsidRPr="00E77497" w:rsidRDefault="00B9654F" w:rsidP="00B9654F">
      <w:pPr>
        <w:pStyle w:val="Alg4"/>
        <w:numPr>
          <w:ilvl w:val="0"/>
          <w:numId w:val="1099"/>
        </w:numPr>
        <w:spacing w:after="220"/>
        <w:rPr>
          <w:ins w:id="28089" w:author="Rev 11 Allen Wirfs-Brock" w:date="2012-10-25T12:55:00Z"/>
        </w:rPr>
      </w:pPr>
      <w:ins w:id="28090" w:author="Rev 11 Allen Wirfs-Brock" w:date="2012-10-25T12:55:00Z">
        <w:r w:rsidRPr="00E77497">
          <w:t xml:space="preserve">Return </w:t>
        </w:r>
      </w:ins>
      <w:ins w:id="28091" w:author="Rev 11 Allen Wirfs-Brock" w:date="2012-10-25T12:56:00Z">
        <w:r>
          <w:rPr>
            <w:b/>
            <w:bCs/>
          </w:rPr>
          <w:t>true</w:t>
        </w:r>
      </w:ins>
      <w:ins w:id="28092" w:author="Rev 11 Allen Wirfs-Brock" w:date="2012-10-25T12:55:00Z">
        <w:r w:rsidRPr="00E77497">
          <w:t>.</w:t>
        </w:r>
      </w:ins>
    </w:p>
    <w:p w:rsidR="00B9654F" w:rsidRDefault="00B9654F" w:rsidP="00B9654F">
      <w:pPr>
        <w:pStyle w:val="Alg4"/>
        <w:spacing w:after="220"/>
        <w:rPr>
          <w:ins w:id="28093" w:author="Rev 11 Allen Wirfs-Brock" w:date="2012-10-25T12:55:00Z"/>
        </w:rPr>
      </w:pPr>
      <w:ins w:id="28094" w:author="Rev 11 Allen Wirfs-Brock" w:date="2012-10-25T12:55: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rsidR="00B9654F" w:rsidRDefault="00B9654F" w:rsidP="00B9654F">
      <w:pPr>
        <w:pStyle w:val="Alg4"/>
        <w:numPr>
          <w:ilvl w:val="0"/>
          <w:numId w:val="1100"/>
        </w:numPr>
        <w:spacing w:after="220"/>
        <w:contextualSpacing/>
        <w:rPr>
          <w:ins w:id="28095" w:author="Rev 11 Allen Wirfs-Brock" w:date="2012-10-25T12:55:00Z"/>
        </w:rPr>
      </w:pPr>
      <w:ins w:id="28096" w:author="Rev 11 Allen Wirfs-Brock" w:date="2012-10-25T12:55: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rsidR="00B9654F" w:rsidRPr="00E77497" w:rsidRDefault="00B9654F" w:rsidP="00B9654F">
      <w:pPr>
        <w:pStyle w:val="Alg4"/>
        <w:numPr>
          <w:ilvl w:val="0"/>
          <w:numId w:val="1100"/>
        </w:numPr>
        <w:spacing w:after="220"/>
        <w:contextualSpacing/>
        <w:rPr>
          <w:ins w:id="28097" w:author="Rev 11 Allen Wirfs-Brock" w:date="2012-10-25T12:55:00Z"/>
        </w:rPr>
      </w:pPr>
      <w:ins w:id="28098" w:author="Rev 11 Allen Wirfs-Brock" w:date="2012-10-25T12:55:00Z">
        <w:r w:rsidRPr="00E77497">
          <w:t xml:space="preserve">Return the </w:t>
        </w:r>
      </w:ins>
      <w:ins w:id="28099" w:author="Rev 11 Allen Wirfs-Brock" w:date="2012-10-25T12:59:00Z">
        <w:r w:rsidRPr="00B9654F">
          <w:t xml:space="preserve">IsSimpleParameterList </w:t>
        </w:r>
      </w:ins>
      <w:ins w:id="28100" w:author="Rev 11 Allen Wirfs-Brock" w:date="2012-10-25T12:55:00Z">
        <w:r w:rsidRPr="00E77497">
          <w:t>of</w:t>
        </w:r>
        <w:r>
          <w:t xml:space="preserve"> </w:t>
        </w:r>
        <w:r w:rsidRPr="00253B6F">
          <w:rPr>
            <w:i/>
          </w:rPr>
          <w:t>formals</w:t>
        </w:r>
        <w:r w:rsidRPr="00E77497">
          <w:t>.</w:t>
        </w:r>
      </w:ins>
    </w:p>
    <w:p w:rsidR="00E11548" w:rsidRPr="00E77497" w:rsidRDefault="00E11548" w:rsidP="00E11548">
      <w:pPr>
        <w:rPr>
          <w:ins w:id="28101" w:author="Rev 7 Allen Wirfs-Brock" w:date="2012-04-17T13:02:00Z"/>
          <w:rFonts w:ascii="Helvetica" w:hAnsi="Helvetica"/>
          <w:b/>
        </w:rPr>
      </w:pPr>
      <w:ins w:id="28102" w:author="Rev 7 Allen Wirfs-Brock" w:date="2012-04-17T13:02:00Z">
        <w:r w:rsidRPr="00E77497">
          <w:rPr>
            <w:rFonts w:ascii="Helvetica" w:hAnsi="Helvetica"/>
            <w:b/>
          </w:rPr>
          <w:t xml:space="preserve">Static Semantics:  </w:t>
        </w:r>
        <w:r w:rsidRPr="00E77497">
          <w:rPr>
            <w:rFonts w:ascii="Helvetica" w:hAnsi="Helvetica"/>
            <w:b/>
            <w:lang w:eastAsia="en-US"/>
          </w:rPr>
          <w:t>LexicallyDeclaredNames</w:t>
        </w:r>
      </w:ins>
    </w:p>
    <w:p w:rsidR="00E11548" w:rsidRPr="00E77497" w:rsidRDefault="001F444B" w:rsidP="00E11548">
      <w:pPr>
        <w:pStyle w:val="SyntaxRule"/>
        <w:spacing w:after="240"/>
        <w:rPr>
          <w:ins w:id="28103" w:author="Rev 7 Allen Wirfs-Brock" w:date="2012-04-17T13:02:00Z"/>
        </w:rPr>
      </w:pPr>
      <w:ins w:id="28104" w:author="Rev 7 Allen Wirfs-Brock" w:date="2012-04-26T10:42:00Z">
        <w:del w:id="28105" w:author="Rev 8 Allen Wirfs-Brock" w:date="2012-05-10T17:39:00Z">
          <w:r w:rsidRPr="001F444B" w:rsidDel="007110FE">
            <w:delText>ConsiceBody</w:delText>
          </w:r>
        </w:del>
      </w:ins>
      <w:ins w:id="28106" w:author="Rev 8 Allen Wirfs-Brock" w:date="2012-05-10T17:39:00Z">
        <w:r w:rsidR="007110FE">
          <w:t>ConciseBody</w:t>
        </w:r>
      </w:ins>
      <w:ins w:id="28107" w:author="Rev 7 Allen Wirfs-Brock" w:date="2012-04-26T10:42:00Z">
        <w:r>
          <w:rPr>
            <w:i w:val="0"/>
          </w:rPr>
          <w:t xml:space="preserve"> </w:t>
        </w:r>
      </w:ins>
      <w:ins w:id="28108" w:author="Rev 7 Allen Wirfs-Brock" w:date="2012-04-17T13:02:00Z">
        <w:r w:rsidR="00E11548" w:rsidRPr="00E77497">
          <w:rPr>
            <w:rFonts w:ascii="Arial" w:hAnsi="Arial"/>
            <w:b/>
            <w:i w:val="0"/>
          </w:rPr>
          <w:t xml:space="preserve">:  </w:t>
        </w:r>
      </w:ins>
      <w:ins w:id="28109" w:author="Rev 7 Allen Wirfs-Brock" w:date="2012-04-17T13:05:00Z">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ins>
      <w:ins w:id="28110" w:author="Rev 7 Allen Wirfs-Brock" w:date="2012-04-17T13:06:00Z">
        <w:r w:rsidR="00E11548">
          <w:rPr>
            <w:rFonts w:ascii="Arial" w:hAnsi="Arial" w:cs="Arial"/>
            <w:i w:val="0"/>
            <w:sz w:val="16"/>
            <w:szCs w:val="16"/>
          </w:rPr>
          <w:t xml:space="preserve"> </w:t>
        </w:r>
        <w:r w:rsidR="00E11548">
          <w:t>Assignment</w:t>
        </w:r>
        <w:r w:rsidR="00E11548" w:rsidRPr="00E77497">
          <w:t>Expression</w:t>
        </w:r>
      </w:ins>
      <w:ins w:id="28111" w:author="Rev 7 Allen Wirfs-Brock" w:date="2012-04-17T13:02:00Z">
        <w:r w:rsidR="00E11548" w:rsidRPr="00E77497">
          <w:t xml:space="preserve"> </w:t>
        </w:r>
      </w:ins>
    </w:p>
    <w:p w:rsidR="00E11548" w:rsidRPr="00E77497" w:rsidRDefault="00E11548" w:rsidP="00E11548">
      <w:pPr>
        <w:pStyle w:val="Alg4"/>
        <w:numPr>
          <w:ilvl w:val="0"/>
          <w:numId w:val="719"/>
        </w:numPr>
        <w:spacing w:after="220"/>
        <w:contextualSpacing/>
        <w:rPr>
          <w:ins w:id="28112" w:author="Rev 7 Allen Wirfs-Brock" w:date="2012-04-17T13:02:00Z"/>
        </w:rPr>
      </w:pPr>
      <w:ins w:id="28113" w:author="Rev 7 Allen Wirfs-Brock" w:date="2012-04-17T13:02:00Z">
        <w:r w:rsidRPr="00E77497">
          <w:t>Return an empty List.</w:t>
        </w:r>
      </w:ins>
    </w:p>
    <w:p w:rsidR="00E11548" w:rsidRPr="00E77497" w:rsidDel="00C730F4" w:rsidRDefault="001F444B" w:rsidP="00E11548">
      <w:pPr>
        <w:pStyle w:val="SyntaxRule"/>
        <w:spacing w:after="240"/>
        <w:rPr>
          <w:ins w:id="28114" w:author="Rev 7 Allen Wirfs-Brock" w:date="2012-04-17T13:02:00Z"/>
          <w:del w:id="28115" w:author="Rev 8 Allen Wirfs-Brock" w:date="2012-06-01T09:15:00Z"/>
        </w:rPr>
      </w:pPr>
      <w:ins w:id="28116" w:author="Rev 7 Allen Wirfs-Brock" w:date="2012-04-26T10:42:00Z">
        <w:del w:id="28117" w:author="Rev 8 Allen Wirfs-Brock" w:date="2012-06-01T09:15:00Z">
          <w:r w:rsidDel="00C730F4">
            <w:delText>Concise</w:delText>
          </w:r>
        </w:del>
      </w:ins>
      <w:ins w:id="28118" w:author="Rev 7 Allen Wirfs-Brock" w:date="2012-04-17T13:02:00Z">
        <w:del w:id="28119" w:author="Rev 8 Allen Wirfs-Brock" w:date="2012-06-01T09:15:00Z">
          <w:r w:rsidR="00E11548" w:rsidRPr="00E77497" w:rsidDel="00C730F4">
            <w:delText xml:space="preserve">Body </w:delText>
          </w:r>
          <w:r w:rsidR="00E11548" w:rsidRPr="00E77497" w:rsidDel="00C730F4">
            <w:rPr>
              <w:rFonts w:ascii="Arial" w:hAnsi="Arial"/>
              <w:b/>
              <w:i w:val="0"/>
            </w:rPr>
            <w:delText xml:space="preserve">:  </w:delText>
          </w:r>
        </w:del>
      </w:ins>
      <w:ins w:id="28120" w:author="Rev 7 Allen Wirfs-Brock" w:date="2012-04-17T13:04:00Z">
        <w:del w:id="28121" w:author="Rev 8 Allen Wirfs-Brock" w:date="2012-06-01T09:15:00Z">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del>
      </w:ins>
      <w:ins w:id="28122" w:author="Rev 7 Allen Wirfs-Brock" w:date="2012-04-17T13:02:00Z">
        <w:del w:id="28123" w:author="Rev 8 Allen Wirfs-Brock" w:date="2012-06-01T09:15:00Z">
          <w:r w:rsidR="00E11548" w:rsidRPr="00E77497" w:rsidDel="00C730F4">
            <w:delText xml:space="preserve"> </w:delText>
          </w:r>
        </w:del>
      </w:ins>
      <w:ins w:id="28124" w:author="Rev 7 Allen Wirfs-Brock" w:date="2012-04-17T13:04:00Z">
        <w:del w:id="28125" w:author="Rev 8 Allen Wirfs-Brock" w:date="2012-06-01T09:15:00Z">
          <w:r w:rsidR="00E11548" w:rsidRPr="00E77497" w:rsidDel="00C730F4">
            <w:rPr>
              <w:rFonts w:ascii="Courier New" w:hAnsi="Courier New"/>
              <w:b/>
              <w:i w:val="0"/>
            </w:rPr>
            <w:delText>}</w:delText>
          </w:r>
        </w:del>
      </w:ins>
    </w:p>
    <w:p w:rsidR="00E11548" w:rsidRPr="00E77497" w:rsidDel="00C730F4" w:rsidRDefault="00E11548" w:rsidP="00E11548">
      <w:pPr>
        <w:pStyle w:val="Alg4"/>
        <w:numPr>
          <w:ilvl w:val="0"/>
          <w:numId w:val="718"/>
        </w:numPr>
        <w:spacing w:after="220"/>
        <w:contextualSpacing/>
        <w:rPr>
          <w:ins w:id="28126" w:author="Rev 7 Allen Wirfs-Brock" w:date="2012-04-17T13:02:00Z"/>
          <w:del w:id="28127" w:author="Rev 8 Allen Wirfs-Brock" w:date="2012-06-01T09:15:00Z"/>
        </w:rPr>
      </w:pPr>
      <w:ins w:id="28128" w:author="Rev 7 Allen Wirfs-Brock" w:date="2012-04-17T13:02:00Z">
        <w:del w:id="28129" w:author="Rev 8 Allen Wirfs-Brock" w:date="2012-06-01T09:15:00Z">
          <w:r w:rsidRPr="00E77497" w:rsidDel="00C730F4">
            <w:delText>Return the Lexic</w:delText>
          </w:r>
        </w:del>
      </w:ins>
      <w:ins w:id="28130" w:author="Rev 7 Allen Wirfs-Brock" w:date="2012-05-04T14:25:00Z">
        <w:del w:id="28131" w:author="Rev 8 Allen Wirfs-Brock" w:date="2012-06-01T09:15:00Z">
          <w:r w:rsidR="00105513" w:rsidDel="00C730F4">
            <w:delText>a</w:delText>
          </w:r>
        </w:del>
      </w:ins>
      <w:ins w:id="28132" w:author="Rev 7 Allen Wirfs-Brock" w:date="2012-04-17T13:02:00Z">
        <w:del w:id="28133" w:author="Rev 8 Allen Wirfs-Brock" w:date="2012-06-01T09:15:00Z">
          <w:r w:rsidRPr="00E77497" w:rsidDel="00C730F4">
            <w:delText xml:space="preserve">llyDeclaredNames of </w:delText>
          </w:r>
        </w:del>
      </w:ins>
      <w:ins w:id="28134" w:author="Rev 7 Allen Wirfs-Brock" w:date="2012-04-17T13:04:00Z">
        <w:del w:id="28135" w:author="Rev 8 Allen Wirfs-Brock" w:date="2012-06-01T09:15:00Z">
          <w:r w:rsidDel="00C730F4">
            <w:rPr>
              <w:i/>
            </w:rPr>
            <w:delText>FunctionBody</w:delText>
          </w:r>
        </w:del>
      </w:ins>
      <w:ins w:id="28136" w:author="Rev 7 Allen Wirfs-Brock" w:date="2012-04-17T13:02:00Z">
        <w:del w:id="28137" w:author="Rev 8 Allen Wirfs-Brock" w:date="2012-06-01T09:15:00Z">
          <w:r w:rsidRPr="00E77497" w:rsidDel="00C730F4">
            <w:delText>.</w:delText>
          </w:r>
        </w:del>
      </w:ins>
    </w:p>
    <w:p w:rsidR="00E11548" w:rsidRPr="00E77497" w:rsidDel="00C730F4" w:rsidRDefault="00E11548" w:rsidP="00E11548">
      <w:pPr>
        <w:rPr>
          <w:ins w:id="28138" w:author="Rev 7 Allen Wirfs-Brock" w:date="2012-04-17T13:02:00Z"/>
          <w:del w:id="28139" w:author="Rev 8 Allen Wirfs-Brock" w:date="2012-06-01T09:15:00Z"/>
          <w:rFonts w:ascii="Helvetica" w:hAnsi="Helvetica"/>
          <w:b/>
        </w:rPr>
      </w:pPr>
      <w:ins w:id="28140" w:author="Rev 7 Allen Wirfs-Brock" w:date="2012-04-17T13:02:00Z">
        <w:del w:id="28141" w:author="Rev 8 Allen Wirfs-Brock" w:date="2012-06-01T09:15:00Z">
          <w:r w:rsidRPr="00E77497" w:rsidDel="00C730F4">
            <w:rPr>
              <w:rFonts w:ascii="Helvetica" w:hAnsi="Helvetica"/>
              <w:b/>
            </w:rPr>
            <w:delText xml:space="preserve">Static Semantics:  </w:delText>
          </w:r>
          <w:r w:rsidRPr="00E77497" w:rsidDel="00C730F4">
            <w:rPr>
              <w:rFonts w:ascii="Helvetica" w:hAnsi="Helvetica"/>
              <w:b/>
              <w:lang w:eastAsia="en-US"/>
            </w:rPr>
            <w:delText>VarDeclaredNames</w:delText>
          </w:r>
        </w:del>
      </w:ins>
    </w:p>
    <w:p w:rsidR="00E11548" w:rsidRPr="00E77497" w:rsidDel="00C730F4" w:rsidRDefault="001F444B" w:rsidP="00E11548">
      <w:pPr>
        <w:pStyle w:val="SyntaxRule"/>
        <w:spacing w:after="240"/>
        <w:rPr>
          <w:ins w:id="28142" w:author="Rev 7 Allen Wirfs-Brock" w:date="2012-04-17T13:07:00Z"/>
          <w:del w:id="28143" w:author="Rev 8 Allen Wirfs-Brock" w:date="2012-06-01T09:15:00Z"/>
        </w:rPr>
      </w:pPr>
      <w:ins w:id="28144" w:author="Rev 7 Allen Wirfs-Brock" w:date="2012-04-26T10:43:00Z">
        <w:del w:id="28145" w:author="Rev 8 Allen Wirfs-Brock" w:date="2012-05-10T17:37:00Z">
          <w:r w:rsidDel="007110FE">
            <w:delText>Consise</w:delText>
          </w:r>
        </w:del>
      </w:ins>
      <w:ins w:id="28146" w:author="Rev 7 Allen Wirfs-Brock" w:date="2012-04-17T13:07:00Z">
        <w:del w:id="28147" w:author="Rev 8 Allen Wirfs-Brock" w:date="2012-05-10T17:37:00Z">
          <w:r w:rsidR="00E11548" w:rsidRPr="00E77497" w:rsidDel="007110FE">
            <w:delText>Body</w:delText>
          </w:r>
        </w:del>
        <w:del w:id="28148"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Arial" w:hAnsi="Arial" w:cs="Arial"/>
              <w:i w:val="0"/>
              <w:sz w:val="16"/>
              <w:szCs w:val="16"/>
            </w:rPr>
            <w:delText xml:space="preserve">[lookahead </w:delText>
          </w:r>
          <w:r w:rsidR="00E11548" w:rsidRPr="00E77497" w:rsidDel="00C730F4">
            <w:rPr>
              <w:rFonts w:ascii="Arial" w:hAnsi="Arial" w:cs="Arial"/>
              <w:i w:val="0"/>
              <w:sz w:val="16"/>
              <w:szCs w:val="16"/>
            </w:rPr>
            <w:sym w:font="Symbol" w:char="F0CF"/>
          </w:r>
          <w:r w:rsidR="00E11548" w:rsidRPr="00E77497" w:rsidDel="00C730F4">
            <w:rPr>
              <w:rFonts w:ascii="Arial" w:hAnsi="Arial" w:cs="Arial"/>
              <w:i w:val="0"/>
              <w:sz w:val="16"/>
              <w:szCs w:val="16"/>
            </w:rPr>
            <w:delText xml:space="preserve"> {</w:delText>
          </w:r>
          <w:r w:rsidR="00E11548" w:rsidDel="00C730F4">
            <w:rPr>
              <w:rFonts w:ascii="Arial" w:hAnsi="Arial" w:cs="Arial"/>
              <w:i w:val="0"/>
              <w:sz w:val="16"/>
              <w:szCs w:val="16"/>
            </w:rPr>
            <w:delText xml:space="preserve"> </w:delText>
          </w:r>
          <w:r w:rsidR="00E11548" w:rsidRPr="00E77497" w:rsidDel="00C730F4">
            <w:rPr>
              <w:rFonts w:ascii="Courier New" w:hAnsi="Courier New"/>
              <w:b/>
              <w:i w:val="0"/>
            </w:rPr>
            <w:delText>{</w:delText>
          </w:r>
          <w:r w:rsidR="00E11548" w:rsidDel="00C730F4">
            <w:rPr>
              <w:rFonts w:ascii="Arial" w:hAnsi="Arial" w:cs="Arial"/>
              <w:i w:val="0"/>
              <w:sz w:val="16"/>
              <w:szCs w:val="16"/>
            </w:rPr>
            <w:delText xml:space="preserve"> </w:delText>
          </w:r>
          <w:r w:rsidR="00E11548" w:rsidRPr="00E77497" w:rsidDel="00C730F4">
            <w:rPr>
              <w:i w:val="0"/>
              <w:sz w:val="16"/>
              <w:szCs w:val="16"/>
            </w:rPr>
            <w:delText>}</w:delText>
          </w:r>
          <w:r w:rsidR="00E11548" w:rsidRPr="00701A7B" w:rsidDel="00C730F4">
            <w:rPr>
              <w:rFonts w:ascii="Arial" w:hAnsi="Arial" w:cs="Arial"/>
              <w:i w:val="0"/>
              <w:sz w:val="16"/>
              <w:szCs w:val="16"/>
            </w:rPr>
            <w:delText>]</w:delText>
          </w:r>
          <w:r w:rsidR="00E11548" w:rsidDel="00C730F4">
            <w:rPr>
              <w:rFonts w:ascii="Arial" w:hAnsi="Arial" w:cs="Arial"/>
              <w:i w:val="0"/>
              <w:sz w:val="16"/>
              <w:szCs w:val="16"/>
            </w:rPr>
            <w:delText xml:space="preserve">  </w:delText>
          </w:r>
          <w:r w:rsidR="00E11548" w:rsidDel="00C730F4">
            <w:delText>Assignment</w:delText>
          </w:r>
          <w:r w:rsidR="00E11548" w:rsidRPr="00E77497" w:rsidDel="00C730F4">
            <w:delText xml:space="preserve">Expression </w:delText>
          </w:r>
        </w:del>
      </w:ins>
    </w:p>
    <w:p w:rsidR="00E11548" w:rsidRPr="00E77497" w:rsidDel="00C730F4" w:rsidRDefault="00E11548" w:rsidP="00E11548">
      <w:pPr>
        <w:pStyle w:val="Alg4"/>
        <w:numPr>
          <w:ilvl w:val="0"/>
          <w:numId w:val="720"/>
        </w:numPr>
        <w:spacing w:after="220"/>
        <w:contextualSpacing/>
        <w:rPr>
          <w:ins w:id="28149" w:author="Rev 7 Allen Wirfs-Brock" w:date="2012-04-17T13:07:00Z"/>
          <w:del w:id="28150" w:author="Rev 8 Allen Wirfs-Brock" w:date="2012-06-01T09:15:00Z"/>
        </w:rPr>
      </w:pPr>
      <w:ins w:id="28151" w:author="Rev 7 Allen Wirfs-Brock" w:date="2012-04-17T13:08:00Z">
        <w:del w:id="28152" w:author="Rev 8 Allen Wirfs-Brock" w:date="2012-06-01T09:15:00Z">
          <w:r w:rsidRPr="00E77497" w:rsidDel="00C730F4">
            <w:delText xml:space="preserve">Return the </w:delText>
          </w:r>
          <w:r w:rsidDel="00C730F4">
            <w:delText>Var</w:delText>
          </w:r>
          <w:r w:rsidRPr="00E77497" w:rsidDel="00C730F4">
            <w:delText xml:space="preserve">DeclaredNames of </w:delText>
          </w:r>
          <w:r w:rsidDel="00C730F4">
            <w:rPr>
              <w:i/>
            </w:rPr>
            <w:delText>AssignmentExpression</w:delText>
          </w:r>
          <w:r w:rsidRPr="00E77497" w:rsidDel="00C730F4">
            <w:delText>.</w:delText>
          </w:r>
        </w:del>
      </w:ins>
    </w:p>
    <w:p w:rsidR="00E11548" w:rsidRPr="00E77497" w:rsidDel="00C730F4" w:rsidRDefault="001F444B" w:rsidP="00E11548">
      <w:pPr>
        <w:pStyle w:val="SyntaxRule"/>
        <w:spacing w:after="240"/>
        <w:rPr>
          <w:ins w:id="28153" w:author="Rev 7 Allen Wirfs-Brock" w:date="2012-04-17T13:07:00Z"/>
          <w:del w:id="28154" w:author="Rev 8 Allen Wirfs-Brock" w:date="2012-06-01T09:15:00Z"/>
        </w:rPr>
      </w:pPr>
      <w:ins w:id="28155" w:author="Rev 7 Allen Wirfs-Brock" w:date="2012-04-26T10:43:00Z">
        <w:del w:id="28156" w:author="Rev 8 Allen Wirfs-Brock" w:date="2012-05-10T17:37:00Z">
          <w:r w:rsidDel="007110FE">
            <w:delText>Consise</w:delText>
          </w:r>
        </w:del>
      </w:ins>
      <w:ins w:id="28157" w:author="Rev 7 Allen Wirfs-Brock" w:date="2012-04-17T13:07:00Z">
        <w:del w:id="28158" w:author="Rev 8 Allen Wirfs-Brock" w:date="2012-05-10T17:37:00Z">
          <w:r w:rsidR="00E11548" w:rsidRPr="00E77497" w:rsidDel="007110FE">
            <w:delText>Body</w:delText>
          </w:r>
        </w:del>
        <w:del w:id="28159"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r w:rsidR="00E11548" w:rsidRPr="00E77497" w:rsidDel="00C730F4">
            <w:delText xml:space="preserve"> </w:delText>
          </w:r>
          <w:r w:rsidR="00E11548" w:rsidRPr="00E77497" w:rsidDel="00C730F4">
            <w:rPr>
              <w:rFonts w:ascii="Courier New" w:hAnsi="Courier New"/>
              <w:b/>
              <w:i w:val="0"/>
            </w:rPr>
            <w:delText>}</w:delText>
          </w:r>
        </w:del>
      </w:ins>
    </w:p>
    <w:p w:rsidR="00E11548" w:rsidRPr="00E77497" w:rsidDel="00C730F4" w:rsidRDefault="00E11548" w:rsidP="00E11548">
      <w:pPr>
        <w:pStyle w:val="Alg4"/>
        <w:numPr>
          <w:ilvl w:val="0"/>
          <w:numId w:val="721"/>
        </w:numPr>
        <w:spacing w:after="220"/>
        <w:contextualSpacing/>
        <w:rPr>
          <w:ins w:id="28160" w:author="Rev 7 Allen Wirfs-Brock" w:date="2012-04-17T13:07:00Z"/>
          <w:del w:id="28161" w:author="Rev 8 Allen Wirfs-Brock" w:date="2012-06-01T09:15:00Z"/>
        </w:rPr>
      </w:pPr>
      <w:ins w:id="28162" w:author="Rev 7 Allen Wirfs-Brock" w:date="2012-04-17T13:07:00Z">
        <w:del w:id="28163" w:author="Rev 8 Allen Wirfs-Brock" w:date="2012-06-01T09:15:00Z">
          <w:r w:rsidRPr="00E77497" w:rsidDel="00C730F4">
            <w:delText xml:space="preserve">Return the </w:delText>
          </w:r>
        </w:del>
      </w:ins>
      <w:ins w:id="28164" w:author="Rev 7 Allen Wirfs-Brock" w:date="2012-04-17T13:08:00Z">
        <w:del w:id="28165" w:author="Rev 8 Allen Wirfs-Brock" w:date="2012-06-01T09:15:00Z">
          <w:r w:rsidDel="00C730F4">
            <w:delText>Var</w:delText>
          </w:r>
        </w:del>
      </w:ins>
      <w:ins w:id="28166" w:author="Rev 7 Allen Wirfs-Brock" w:date="2012-04-17T13:07:00Z">
        <w:del w:id="28167" w:author="Rev 8 Allen Wirfs-Brock" w:date="2012-06-01T09:15:00Z">
          <w:r w:rsidRPr="00E77497" w:rsidDel="00C730F4">
            <w:delText xml:space="preserve">DeclaredNames of </w:delText>
          </w:r>
          <w:r w:rsidDel="00C730F4">
            <w:rPr>
              <w:i/>
            </w:rPr>
            <w:delText>FunctionBody</w:delText>
          </w:r>
          <w:r w:rsidRPr="00E77497" w:rsidDel="00C730F4">
            <w:delText>.</w:delText>
          </w:r>
        </w:del>
      </w:ins>
    </w:p>
    <w:p w:rsidR="00AA5DC6" w:rsidRPr="00E77497" w:rsidRDefault="00AA5DC6" w:rsidP="00AA5DC6">
      <w:pPr>
        <w:pStyle w:val="Heading4"/>
        <w:numPr>
          <w:ilvl w:val="0"/>
          <w:numId w:val="0"/>
        </w:numPr>
        <w:rPr>
          <w:ins w:id="28168" w:author="Rev 7 Allen Wirfs-Brock" w:date="2012-04-17T14:35:00Z"/>
        </w:rPr>
      </w:pPr>
      <w:ins w:id="28169" w:author="Rev 7 Allen Wirfs-Brock" w:date="2012-04-17T14:35:00Z">
        <w:r w:rsidRPr="00E77497">
          <w:t>Runtime Semantics</w:t>
        </w:r>
      </w:ins>
    </w:p>
    <w:p w:rsidR="0022453A" w:rsidRDefault="0022453A" w:rsidP="0022453A">
      <w:pPr>
        <w:keepNext/>
        <w:rPr>
          <w:ins w:id="28170" w:author="Rev 7 Allen Wirfs-Brock" w:date="2012-04-28T19:48:00Z"/>
          <w:rFonts w:ascii="Helvetica" w:hAnsi="Helvetica"/>
          <w:b/>
          <w:spacing w:val="6"/>
        </w:rPr>
      </w:pPr>
      <w:ins w:id="28171" w:author="Rev 7 Allen Wirfs-Brock" w:date="2012-04-28T19:48:00Z">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ins>
    </w:p>
    <w:p w:rsidR="0022453A" w:rsidRPr="004418C4" w:rsidRDefault="0022453A" w:rsidP="005F5D40">
      <w:pPr>
        <w:ind w:left="360"/>
        <w:rPr>
          <w:ins w:id="28172" w:author="Rev 7 Allen Wirfs-Brock" w:date="2012-04-28T19:48:00Z"/>
        </w:rPr>
      </w:pPr>
      <w:ins w:id="28173" w:author="Rev 7 Allen Wirfs-Brock" w:date="2012-04-28T19:48: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del w:id="28174" w:author="Rev 11 Allen Wirfs-Brock" w:date="2012-10-24T14:21:00Z">
          <w:r w:rsidRPr="00827833" w:rsidDel="005F5D40">
            <w:delText xml:space="preserve"> </w:delText>
          </w:r>
          <w:r w:rsidRPr="004418C4" w:rsidDel="005F5D40">
            <w:delText>and</w:delText>
          </w:r>
          <w:r w:rsidDel="005F5D40">
            <w:delText xml:space="preserve"> optional parameter </w:delText>
          </w:r>
          <w:r w:rsidDel="005F5D40">
            <w:rPr>
              <w:rFonts w:ascii="Times New Roman" w:hAnsi="Times New Roman"/>
              <w:i/>
            </w:rPr>
            <w:delText>index</w:delText>
          </w:r>
        </w:del>
        <w:r>
          <w:t>.</w:t>
        </w:r>
      </w:ins>
    </w:p>
    <w:p w:rsidR="0022453A" w:rsidRPr="008E00F6" w:rsidRDefault="0022453A" w:rsidP="0022453A">
      <w:pPr>
        <w:rPr>
          <w:ins w:id="28175" w:author="Rev 7 Allen Wirfs-Brock" w:date="2012-04-28T19:48:00Z"/>
          <w:sz w:val="18"/>
        </w:rPr>
      </w:pPr>
      <w:ins w:id="28176" w:author="Rev 7 Allen Wirfs-Brock" w:date="2012-04-28T19:48: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rsidR="0022453A" w:rsidRDefault="0022453A" w:rsidP="0022453A">
      <w:pPr>
        <w:pStyle w:val="Alg4"/>
        <w:spacing w:after="220"/>
        <w:rPr>
          <w:ins w:id="28177" w:author="Rev 7 Allen Wirfs-Brock" w:date="2012-04-28T19:49:00Z"/>
        </w:rPr>
      </w:pPr>
      <w:ins w:id="28178" w:author="Rev 7 Allen Wirfs-Brock" w:date="2012-04-28T19:49: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rsidR="0022453A" w:rsidRPr="004418C4" w:rsidRDefault="0022453A" w:rsidP="00040A7E">
      <w:pPr>
        <w:pStyle w:val="Alg3"/>
        <w:numPr>
          <w:ilvl w:val="0"/>
          <w:numId w:val="769"/>
        </w:numPr>
        <w:spacing w:after="240"/>
        <w:contextualSpacing/>
        <w:rPr>
          <w:ins w:id="28179" w:author="Rev 7 Allen Wirfs-Brock" w:date="2012-04-28T19:51:00Z"/>
        </w:rPr>
      </w:pPr>
      <w:ins w:id="28180" w:author="Rev 7 Allen Wirfs-Brock" w:date="2012-04-28T19:51:00Z">
        <w:r>
          <w:t xml:space="preserve">Return the result of performing </w:t>
        </w:r>
        <w:del w:id="28181" w:author="Rev 11 Allen Wirfs-Brock" w:date="2012-10-25T14:36:00Z">
          <w:r w:rsidDel="00040A7E">
            <w:delText xml:space="preserve">Indexed </w:delText>
          </w:r>
        </w:del>
        <w:r>
          <w:t>Binding Initialisation for</w:t>
        </w:r>
        <w:r w:rsidRPr="004418C4">
          <w:t xml:space="preserve"> </w:t>
        </w:r>
        <w:r>
          <w:rPr>
            <w:i/>
          </w:rPr>
          <w:t>BindingIdentifier</w:t>
        </w:r>
        <w:r w:rsidRPr="0096494E">
          <w:rPr>
            <w:i/>
          </w:rPr>
          <w:t xml:space="preserve"> </w:t>
        </w:r>
        <w:r w:rsidRPr="004418C4">
          <w:t xml:space="preserve">using </w:t>
        </w:r>
        <w:r>
          <w:rPr>
            <w:i/>
          </w:rPr>
          <w:t>value</w:t>
        </w:r>
        <w:del w:id="28182" w:author="Rev 9 Allen Wirfs-Brock" w:date="2012-07-08T13:44:00Z">
          <w:r w:rsidRPr="004418C4" w:rsidDel="008D4801">
            <w:delText>,</w:delText>
          </w:r>
          <w:r w:rsidRPr="004418C4" w:rsidDel="008D4801">
            <w:rPr>
              <w:i/>
            </w:rPr>
            <w:delText xml:space="preserve"> </w:delText>
          </w:r>
        </w:del>
        <w:del w:id="28183" w:author="Rev 9 Allen Wirfs-Brock" w:date="2012-07-08T13:43:00Z">
          <w:r w:rsidRPr="004418C4" w:rsidDel="008D4801">
            <w:rPr>
              <w:i/>
            </w:rPr>
            <w:delText>lenValue</w:delText>
          </w:r>
        </w:del>
        <w:del w:id="28184" w:author="Rev 11 Allen Wirfs-Brock" w:date="2012-10-25T14:37:00Z">
          <w:r w:rsidRPr="004418C4" w:rsidDel="00040A7E">
            <w:delText>,</w:delText>
          </w:r>
        </w:del>
        <w:r w:rsidRPr="004418C4">
          <w:rPr>
            <w:i/>
          </w:rPr>
          <w:t xml:space="preserve"> </w:t>
        </w:r>
        <w:del w:id="28185" w:author="Rev 11 Allen Wirfs-Brock" w:date="2012-10-25T14:36:00Z">
          <w:r w:rsidRPr="004418C4" w:rsidDel="00040A7E">
            <w:delText>0</w:delText>
          </w:r>
          <w:r w:rsidDel="00040A7E">
            <w:delText>,</w:delText>
          </w:r>
          <w:r w:rsidRPr="004418C4" w:rsidDel="00040A7E">
            <w:delText xml:space="preserve"> </w:delText>
          </w:r>
        </w:del>
        <w:r w:rsidRPr="004418C4">
          <w:t xml:space="preserve">and </w:t>
        </w:r>
        <w:r>
          <w:rPr>
            <w:i/>
          </w:rPr>
          <w:t>environment</w:t>
        </w:r>
        <w:r>
          <w:t xml:space="preserve"> </w:t>
        </w:r>
        <w:r w:rsidRPr="004418C4">
          <w:t>as the arguments.</w:t>
        </w:r>
      </w:ins>
    </w:p>
    <w:p w:rsidR="00E34FC1" w:rsidRDefault="00E34FC1" w:rsidP="00E34FC1">
      <w:pPr>
        <w:pStyle w:val="Alg4"/>
        <w:spacing w:after="220"/>
        <w:rPr>
          <w:ins w:id="28186" w:author="Rev 10 Allen Wirfs-Brock" w:date="2012-09-26T14:19:00Z"/>
        </w:rPr>
      </w:pPr>
      <w:ins w:id="28187" w:author="Rev 10 Allen Wirfs-Brock" w:date="2012-09-26T14:19: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rsidR="00E34FC1" w:rsidRDefault="00E34FC1" w:rsidP="00E34FC1">
      <w:pPr>
        <w:pStyle w:val="Alg4"/>
        <w:numPr>
          <w:ilvl w:val="0"/>
          <w:numId w:val="1010"/>
        </w:numPr>
        <w:spacing w:after="220"/>
        <w:contextualSpacing/>
        <w:rPr>
          <w:ins w:id="28188" w:author="Rev 10 Allen Wirfs-Brock" w:date="2012-09-26T14:19:00Z"/>
        </w:rPr>
      </w:pPr>
      <w:ins w:id="28189" w:author="Rev 10 Allen Wirfs-Brock" w:date="2012-09-26T14:19: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rsidR="00E34FC1" w:rsidRPr="00E77497" w:rsidRDefault="00E34FC1" w:rsidP="007B3D06">
      <w:pPr>
        <w:pStyle w:val="Alg4"/>
        <w:numPr>
          <w:ilvl w:val="0"/>
          <w:numId w:val="1010"/>
        </w:numPr>
        <w:spacing w:after="220"/>
        <w:contextualSpacing/>
        <w:rPr>
          <w:ins w:id="28190" w:author="Rev 10 Allen Wirfs-Brock" w:date="2012-09-26T14:19:00Z"/>
        </w:rPr>
      </w:pPr>
      <w:ins w:id="28191" w:author="Rev 10 Allen Wirfs-Brock" w:date="2012-09-26T14:19:00Z">
        <w:r w:rsidRPr="00E77497">
          <w:t>Return the</w:t>
        </w:r>
        <w:r>
          <w:t xml:space="preserve"> result of perf</w:t>
        </w:r>
        <w:del w:id="28192" w:author="Rev 11 Allen Wirfs-Brock" w:date="2012-10-25T15:42:00Z">
          <w:r w:rsidDel="007B3D06">
            <w:delText>ro</w:delText>
          </w:r>
        </w:del>
      </w:ins>
      <w:ins w:id="28193" w:author="Rev 11 Allen Wirfs-Brock" w:date="2012-10-25T15:42:00Z">
        <w:r w:rsidR="007B3D06">
          <w:t>or</w:t>
        </w:r>
      </w:ins>
      <w:ins w:id="28194" w:author="Rev 10 Allen Wirfs-Brock" w:date="2012-09-26T14:19:00Z">
        <w:r>
          <w:t xml:space="preserve">ming </w:t>
        </w:r>
        <w:r w:rsidRPr="00E77497">
          <w:t xml:space="preserve"> </w:t>
        </w:r>
        <w:r>
          <w:t>Binding initiali</w:t>
        </w:r>
        <w:del w:id="28195" w:author="Rev 11 Allen Wirfs-Brock" w:date="2012-09-28T13:07:00Z">
          <w:r w:rsidDel="0043620C">
            <w:delText>z</w:delText>
          </w:r>
        </w:del>
      </w:ins>
      <w:ins w:id="28196" w:author="Rev 11 Allen Wirfs-Brock" w:date="2012-09-28T13:07:00Z">
        <w:r w:rsidR="0043620C">
          <w:t>s</w:t>
        </w:r>
      </w:ins>
      <w:ins w:id="28197" w:author="Rev 10 Allen Wirfs-Brock" w:date="2012-09-26T14:19:00Z">
        <w:r>
          <w:t>ation</w:t>
        </w:r>
        <w:r w:rsidRPr="00E77497">
          <w:t xml:space="preserve"> of</w:t>
        </w:r>
        <w:r>
          <w:t xml:space="preserve"> </w:t>
        </w:r>
        <w:r w:rsidRPr="00253B6F">
          <w:rPr>
            <w:i/>
          </w:rPr>
          <w:t>formals</w:t>
        </w:r>
        <w:r>
          <w:t xml:space="preserve"> with arguments </w:t>
        </w:r>
      </w:ins>
      <w:ins w:id="28198" w:author="Rev 10 Allen Wirfs-Brock" w:date="2012-09-26T14:21:00Z">
        <w:r w:rsidRPr="009C0ACA">
          <w:rPr>
            <w:i/>
          </w:rPr>
          <w:t>value</w:t>
        </w:r>
        <w:r>
          <w:t xml:space="preserve"> and </w:t>
        </w:r>
        <w:r w:rsidRPr="009C0ACA">
          <w:rPr>
            <w:i/>
          </w:rPr>
          <w:t>environment</w:t>
        </w:r>
        <w:del w:id="28199" w:author="Rev 11 Allen Wirfs-Brock" w:date="2012-10-24T14:21:00Z">
          <w:r w:rsidDel="005F5D40">
            <w:delText xml:space="preserve"> and optional argument </w:delText>
          </w:r>
          <w:r w:rsidRPr="009C0ACA" w:rsidDel="005F5D40">
            <w:rPr>
              <w:i/>
            </w:rPr>
            <w:delText>index</w:delText>
          </w:r>
          <w:r w:rsidDel="005F5D40">
            <w:delText>, if index was passed to this routine</w:delText>
          </w:r>
        </w:del>
      </w:ins>
      <w:ins w:id="28200" w:author="Rev 10 Allen Wirfs-Brock" w:date="2012-09-26T14:19:00Z">
        <w:r w:rsidRPr="00E77497">
          <w:t>.</w:t>
        </w:r>
      </w:ins>
    </w:p>
    <w:p w:rsidR="0022453A" w:rsidRPr="00E77497" w:rsidDel="00C730F4" w:rsidRDefault="0022453A" w:rsidP="0022453A">
      <w:pPr>
        <w:pStyle w:val="SyntaxRule"/>
        <w:spacing w:after="240"/>
        <w:rPr>
          <w:ins w:id="28201" w:author="Rev 7 Allen Wirfs-Brock" w:date="2012-04-28T19:49:00Z"/>
          <w:del w:id="28202" w:author="Rev 8 Allen Wirfs-Brock" w:date="2012-06-01T09:16:00Z"/>
        </w:rPr>
      </w:pPr>
      <w:ins w:id="28203" w:author="Rev 7 Allen Wirfs-Brock" w:date="2012-04-28T19:49:00Z">
        <w:del w:id="28204" w:author="Rev 8 Allen Wirfs-Brock" w:date="2012-06-01T09:16:00Z">
          <w:r w:rsidDel="00C730F4">
            <w:lastRenderedPageBreak/>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rsidR="0022453A" w:rsidRPr="004418C4" w:rsidDel="00C730F4" w:rsidRDefault="0022453A" w:rsidP="0022453A">
      <w:pPr>
        <w:pStyle w:val="Alg3"/>
        <w:numPr>
          <w:ilvl w:val="0"/>
          <w:numId w:val="768"/>
        </w:numPr>
        <w:spacing w:after="240"/>
        <w:contextualSpacing/>
        <w:rPr>
          <w:ins w:id="28205" w:author="Rev 7 Allen Wirfs-Brock" w:date="2012-04-28T19:50:00Z"/>
          <w:del w:id="28206" w:author="Rev 8 Allen Wirfs-Brock" w:date="2012-06-01T09:16:00Z"/>
        </w:rPr>
      </w:pPr>
      <w:ins w:id="28207" w:author="Rev 7 Allen Wirfs-Brock" w:date="2012-04-28T19:50:00Z">
        <w:del w:id="28208" w:author="Rev 8 Allen Wirfs-Brock" w:date="2012-06-01T09:16:00Z">
          <w:r w:rsidDel="00C730F4">
            <w:delText>Return the result of performing Binding Initialisation for</w:delText>
          </w:r>
          <w:r w:rsidRPr="004418C4" w:rsidDel="00C730F4">
            <w:delText xml:space="preserve"> </w:delText>
          </w:r>
        </w:del>
      </w:ins>
      <w:ins w:id="28209" w:author="Rev 7 Allen Wirfs-Brock" w:date="2012-04-28T19:53:00Z">
        <w:del w:id="28210" w:author="Rev 8 Allen Wirfs-Brock" w:date="2012-06-01T09:16:00Z">
          <w:r w:rsidRPr="00D86851" w:rsidDel="00C730F4">
            <w:rPr>
              <w:i/>
            </w:rPr>
            <w:delText>Arrow</w:delText>
          </w:r>
        </w:del>
      </w:ins>
      <w:ins w:id="28211" w:author="Rev 7 Allen Wirfs-Brock" w:date="2012-04-28T19:50:00Z">
        <w:del w:id="28212" w:author="Rev 8 Allen Wirfs-Brock" w:date="2012-06-01T09:16:00Z">
          <w:r w:rsidRPr="0096494E" w:rsidDel="00C730F4">
            <w:rPr>
              <w:i/>
            </w:rPr>
            <w:delText>Formal</w:delText>
          </w:r>
        </w:del>
      </w:ins>
      <w:ins w:id="28213" w:author="Rev 7 Allen Wirfs-Brock" w:date="2012-04-28T19:53:00Z">
        <w:del w:id="28214" w:author="Rev 8 Allen Wirfs-Brock" w:date="2012-06-01T09:16:00Z">
          <w:r w:rsidDel="00C730F4">
            <w:rPr>
              <w:i/>
            </w:rPr>
            <w:delText>Parameter</w:delText>
          </w:r>
        </w:del>
      </w:ins>
      <w:ins w:id="28215" w:author="Rev 7 Allen Wirfs-Brock" w:date="2012-04-28T19:50:00Z">
        <w:del w:id="28216" w:author="Rev 8 Allen Wirfs-Brock" w:date="2012-06-01T09:16:00Z">
          <w:r w:rsidRPr="0096494E" w:rsidDel="00C730F4">
            <w:rPr>
              <w:i/>
            </w:rPr>
            <w:delText xml:space="preserve">List </w:delText>
          </w:r>
          <w:r w:rsidRPr="004418C4" w:rsidDel="00C730F4">
            <w:delText xml:space="preserve">using </w:delText>
          </w:r>
          <w:r w:rsidDel="00C730F4">
            <w:rPr>
              <w:i/>
            </w:rPr>
            <w:delText>value</w:delText>
          </w:r>
          <w:r w:rsidRPr="004418C4" w:rsidDel="00C730F4">
            <w:delText>,</w:delText>
          </w:r>
          <w:r w:rsidRPr="004418C4" w:rsidDel="00C730F4">
            <w:rPr>
              <w:i/>
            </w:rPr>
            <w:delText xml:space="preserve"> </w:delText>
          </w:r>
          <w:r w:rsidDel="00C730F4">
            <w:rPr>
              <w:i/>
            </w:rPr>
            <w:delText>environment</w:delText>
          </w:r>
          <w:r w:rsidDel="00C730F4">
            <w:delText xml:space="preserve"> </w:delText>
          </w:r>
          <w:r w:rsidRPr="004418C4" w:rsidDel="00C730F4">
            <w:delText>as the arguments</w:delText>
          </w:r>
        </w:del>
      </w:ins>
      <w:ins w:id="28217" w:author="Rev 7 Allen Wirfs-Brock" w:date="2012-04-28T19:59:00Z">
        <w:del w:id="28218" w:author="Rev 8 Allen Wirfs-Brock" w:date="2012-06-01T09:16:00Z">
          <w:r w:rsidR="00D86851" w:rsidDel="00C730F4">
            <w:delText xml:space="preserve">. Also pass the optional argument </w:delText>
          </w:r>
          <w:r w:rsidR="00D86851" w:rsidRPr="00D86851" w:rsidDel="00C730F4">
            <w:rPr>
              <w:i/>
            </w:rPr>
            <w:delText>index</w:delText>
          </w:r>
          <w:r w:rsidR="00D86851" w:rsidDel="00C730F4">
            <w:delText xml:space="preserve"> if it is present.</w:delText>
          </w:r>
        </w:del>
      </w:ins>
      <w:ins w:id="28219" w:author="Rev 7 Allen Wirfs-Brock" w:date="2012-04-28T19:50:00Z">
        <w:del w:id="28220" w:author="Rev 8 Allen Wirfs-Brock" w:date="2012-06-01T09:16:00Z">
          <w:r w:rsidRPr="004418C4" w:rsidDel="00C730F4">
            <w:delText>.</w:delText>
          </w:r>
        </w:del>
      </w:ins>
    </w:p>
    <w:p w:rsidR="0022453A" w:rsidRPr="004418C4" w:rsidDel="009C0ACA" w:rsidRDefault="00D86851" w:rsidP="0022453A">
      <w:pPr>
        <w:pStyle w:val="SyntaxRule"/>
        <w:spacing w:after="240"/>
        <w:rPr>
          <w:ins w:id="28221" w:author="Rev 7 Allen Wirfs-Brock" w:date="2012-04-28T19:48:00Z"/>
          <w:del w:id="28222" w:author="Rev 10 Allen Wirfs-Brock" w:date="2012-09-26T14:23:00Z"/>
        </w:rPr>
      </w:pPr>
      <w:ins w:id="28223" w:author="Rev 7 Allen Wirfs-Brock" w:date="2012-04-28T20:00:00Z">
        <w:del w:id="28224" w:author="Rev 10 Allen Wirfs-Brock" w:date="2012-09-26T14:23:00Z">
          <w:r w:rsidDel="009C0ACA">
            <w:delText>Arrow</w:delText>
          </w:r>
          <w:r w:rsidRPr="00E77497" w:rsidDel="009C0ACA">
            <w:delText>FormalParameterList</w:delText>
          </w:r>
        </w:del>
      </w:ins>
      <w:ins w:id="28225" w:author="Rev 7 Allen Wirfs-Brock" w:date="2012-04-28T20:08:00Z">
        <w:del w:id="28226" w:author="Rev 10 Allen Wirfs-Brock" w:date="2012-09-26T14:23:00Z">
          <w:r w:rsidR="006C3D42" w:rsidDel="009C0ACA">
            <w:delText xml:space="preserve"> </w:delText>
          </w:r>
        </w:del>
      </w:ins>
      <w:ins w:id="28227" w:author="Rev 7 Allen Wirfs-Brock" w:date="2012-04-28T19:48:00Z">
        <w:del w:id="28228"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r w:rsidR="0022453A" w:rsidRPr="004418C4" w:rsidDel="009C0ACA">
            <w:rPr>
              <w:rFonts w:ascii="Arial" w:hAnsi="Arial" w:cs="Arial"/>
              <w:i w:val="0"/>
              <w:sz w:val="16"/>
              <w:szCs w:val="16"/>
            </w:rPr>
            <w:delText>[empty]</w:delText>
          </w:r>
        </w:del>
      </w:ins>
    </w:p>
    <w:p w:rsidR="0022453A" w:rsidRPr="004418C4" w:rsidDel="009C0ACA" w:rsidRDefault="0022453A" w:rsidP="00D86851">
      <w:pPr>
        <w:pStyle w:val="Alg4"/>
        <w:numPr>
          <w:ilvl w:val="0"/>
          <w:numId w:val="770"/>
        </w:numPr>
        <w:spacing w:after="220"/>
        <w:contextualSpacing/>
        <w:rPr>
          <w:ins w:id="28229" w:author="Rev 7 Allen Wirfs-Brock" w:date="2012-04-28T19:48:00Z"/>
          <w:del w:id="28230" w:author="Rev 10 Allen Wirfs-Brock" w:date="2012-09-26T14:23:00Z"/>
        </w:rPr>
      </w:pPr>
      <w:ins w:id="28231" w:author="Rev 7 Allen Wirfs-Brock" w:date="2012-04-28T19:48:00Z">
        <w:del w:id="28232" w:author="Rev 10 Allen Wirfs-Brock" w:date="2012-09-26T14:23:00Z">
          <w:r w:rsidDel="009C0ACA">
            <w:delText>Return NormalCompletion(</w:delText>
          </w:r>
          <w:r w:rsidRPr="00355E22" w:rsidDel="009C0ACA">
            <w:rPr>
              <w:rFonts w:ascii="Arial" w:hAnsi="Arial" w:cs="Arial"/>
            </w:rPr>
            <w:delText>empty</w:delText>
          </w:r>
          <w:r w:rsidDel="009C0ACA">
            <w:delText>)</w:delText>
          </w:r>
          <w:r w:rsidRPr="004418C4" w:rsidDel="009C0ACA">
            <w:delText>.</w:delText>
          </w:r>
        </w:del>
      </w:ins>
    </w:p>
    <w:p w:rsidR="0022453A" w:rsidRPr="004418C4" w:rsidDel="009C0ACA" w:rsidRDefault="00D86851" w:rsidP="0022453A">
      <w:pPr>
        <w:pStyle w:val="SyntaxRule"/>
        <w:spacing w:after="240"/>
        <w:rPr>
          <w:ins w:id="28233" w:author="Rev 7 Allen Wirfs-Brock" w:date="2012-04-28T19:48:00Z"/>
          <w:del w:id="28234" w:author="Rev 10 Allen Wirfs-Brock" w:date="2012-09-26T14:23:00Z"/>
        </w:rPr>
      </w:pPr>
      <w:ins w:id="28235" w:author="Rev 7 Allen Wirfs-Brock" w:date="2012-04-28T20:01:00Z">
        <w:del w:id="28236" w:author="Rev 10 Allen Wirfs-Brock" w:date="2012-09-26T14:23:00Z">
          <w:r w:rsidDel="009C0ACA">
            <w:delText>Arrow</w:delText>
          </w:r>
          <w:r w:rsidRPr="00E77497" w:rsidDel="009C0ACA">
            <w:delText>FormalParameterList</w:delText>
          </w:r>
        </w:del>
      </w:ins>
      <w:ins w:id="28237" w:author="Rev 7 Allen Wirfs-Brock" w:date="2012-04-28T20:05:00Z">
        <w:del w:id="28238" w:author="Rev 10 Allen Wirfs-Brock" w:date="2012-09-26T14:23:00Z">
          <w:r w:rsidDel="009C0ACA">
            <w:delText xml:space="preserve"> </w:delText>
          </w:r>
        </w:del>
      </w:ins>
      <w:ins w:id="28239" w:author="Rev 7 Allen Wirfs-Brock" w:date="2012-04-28T19:48:00Z">
        <w:del w:id="28240"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r w:rsidR="0022453A" w:rsidRPr="004418C4" w:rsidDel="009C0ACA">
            <w:delText>Function</w:delText>
          </w:r>
          <w:r w:rsidR="0022453A" w:rsidDel="009C0ACA">
            <w:delText>RestParameter</w:delText>
          </w:r>
        </w:del>
      </w:ins>
    </w:p>
    <w:p w:rsidR="0022453A" w:rsidRPr="004418C4" w:rsidDel="009C0ACA" w:rsidRDefault="0022453A" w:rsidP="00D86851">
      <w:pPr>
        <w:pStyle w:val="Alg3"/>
        <w:numPr>
          <w:ilvl w:val="0"/>
          <w:numId w:val="771"/>
        </w:numPr>
        <w:spacing w:after="240"/>
        <w:contextualSpacing/>
        <w:rPr>
          <w:ins w:id="28241" w:author="Rev 7 Allen Wirfs-Brock" w:date="2012-04-28T19:48:00Z"/>
          <w:del w:id="28242" w:author="Rev 10 Allen Wirfs-Brock" w:date="2012-09-26T14:23:00Z"/>
        </w:rPr>
      </w:pPr>
      <w:ins w:id="28243" w:author="Rev 7 Allen Wirfs-Brock" w:date="2012-04-28T19:48:00Z">
        <w:del w:id="28244" w:author="Rev 10 Allen Wirfs-Brock" w:date="2012-09-26T14:23:00Z">
          <w:r w:rsidDel="009C0ACA">
            <w:delText>Return the result of performing Indexed Binding Initialisation for</w:delText>
          </w:r>
          <w:r w:rsidRPr="004418C4" w:rsidDel="009C0ACA">
            <w:delText xml:space="preserve"> </w:delText>
          </w:r>
          <w:r w:rsidRPr="00827833" w:rsidDel="009C0ACA">
            <w:rPr>
              <w:i/>
            </w:rPr>
            <w:delText xml:space="preserve">FunctionRestParameter </w:delText>
          </w:r>
          <w:r w:rsidRPr="004418C4" w:rsidDel="009C0ACA">
            <w:delText xml:space="preserve">using </w:delText>
          </w:r>
          <w:r w:rsidDel="009C0ACA">
            <w:rPr>
              <w:i/>
            </w:rPr>
            <w:delText>value</w:delText>
          </w:r>
          <w:r w:rsidRPr="004418C4" w:rsidDel="009C0ACA">
            <w:delText>,</w:delText>
          </w:r>
          <w:r w:rsidRPr="0037654E" w:rsidDel="009C0ACA">
            <w:rPr>
              <w:i/>
            </w:rPr>
            <w:delText xml:space="preserve"> </w:delText>
          </w:r>
          <w:r w:rsidRPr="004418C4" w:rsidDel="009C0ACA">
            <w:rPr>
              <w:i/>
            </w:rPr>
            <w:delText>lenValue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 xml:space="preserve">as the </w:delText>
          </w:r>
          <w:r w:rsidRPr="00C7794D" w:rsidDel="009C0ACA">
            <w:delText>arguments</w:delText>
          </w:r>
          <w:r w:rsidRPr="004418C4" w:rsidDel="009C0ACA">
            <w:delText>..</w:delText>
          </w:r>
        </w:del>
      </w:ins>
    </w:p>
    <w:p w:rsidR="0022453A" w:rsidRPr="004418C4" w:rsidDel="009C0ACA" w:rsidRDefault="00D86851" w:rsidP="0022453A">
      <w:pPr>
        <w:pStyle w:val="SyntaxRule"/>
        <w:spacing w:after="240"/>
        <w:rPr>
          <w:ins w:id="28245" w:author="Rev 7 Allen Wirfs-Brock" w:date="2012-04-28T19:48:00Z"/>
          <w:del w:id="28246" w:author="Rev 10 Allen Wirfs-Brock" w:date="2012-09-26T14:23:00Z"/>
        </w:rPr>
      </w:pPr>
      <w:ins w:id="28247" w:author="Rev 7 Allen Wirfs-Brock" w:date="2012-04-28T20:05:00Z">
        <w:del w:id="28248" w:author="Rev 10 Allen Wirfs-Brock" w:date="2012-09-26T14:23:00Z">
          <w:r w:rsidDel="009C0ACA">
            <w:delText>Arrow</w:delText>
          </w:r>
          <w:r w:rsidRPr="00E77497" w:rsidDel="009C0ACA">
            <w:delText>FormalParameterList</w:delText>
          </w:r>
          <w:r w:rsidDel="009C0ACA">
            <w:delText xml:space="preserve"> </w:delText>
          </w:r>
        </w:del>
      </w:ins>
      <w:ins w:id="28249" w:author="Rev 7 Allen Wirfs-Brock" w:date="2012-04-28T19:48:00Z">
        <w:del w:id="28250"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del>
      </w:ins>
      <w:ins w:id="28251" w:author="Rev 7 Allen Wirfs-Brock" w:date="2012-04-28T20:05:00Z">
        <w:del w:id="28252" w:author="Rev 10 Allen Wirfs-Brock" w:date="2012-09-26T14:23:00Z">
          <w:r w:rsidDel="009C0ACA">
            <w:delText>Cover</w:delText>
          </w:r>
        </w:del>
      </w:ins>
      <w:ins w:id="28253" w:author="Rev 7 Allen Wirfs-Brock" w:date="2012-04-28T19:48:00Z">
        <w:del w:id="28254" w:author="Rev 10 Allen Wirfs-Brock" w:date="2012-09-26T14:23:00Z">
          <w:r w:rsidR="0022453A" w:rsidRPr="006B6D0A" w:rsidDel="009C0ACA">
            <w:delText>FormalsList</w:delText>
          </w:r>
        </w:del>
      </w:ins>
    </w:p>
    <w:p w:rsidR="0022453A" w:rsidRPr="004418C4" w:rsidDel="009C0ACA" w:rsidRDefault="0022453A" w:rsidP="006C3D42">
      <w:pPr>
        <w:pStyle w:val="Alg3"/>
        <w:numPr>
          <w:ilvl w:val="0"/>
          <w:numId w:val="772"/>
        </w:numPr>
        <w:spacing w:after="240"/>
        <w:contextualSpacing/>
        <w:rPr>
          <w:ins w:id="28255" w:author="Rev 7 Allen Wirfs-Brock" w:date="2012-04-28T19:48:00Z"/>
          <w:del w:id="28256" w:author="Rev 10 Allen Wirfs-Brock" w:date="2012-09-26T14:23:00Z"/>
        </w:rPr>
      </w:pPr>
      <w:ins w:id="28257" w:author="Rev 7 Allen Wirfs-Brock" w:date="2012-04-28T19:48:00Z">
        <w:del w:id="28258" w:author="Rev 10 Allen Wirfs-Brock" w:date="2012-09-26T14:23:00Z">
          <w:r w:rsidDel="009C0ACA">
            <w:delText>Return the result of performing Indexed Binding Initialisation for</w:delText>
          </w:r>
          <w:r w:rsidRPr="004418C4" w:rsidDel="009C0ACA">
            <w:delText xml:space="preserve"> </w:delText>
          </w:r>
        </w:del>
      </w:ins>
      <w:ins w:id="28259" w:author="Rev 7 Allen Wirfs-Brock" w:date="2012-04-28T20:06:00Z">
        <w:del w:id="28260" w:author="Rev 10 Allen Wirfs-Brock" w:date="2012-09-26T14:23:00Z">
          <w:r w:rsidR="00D86851" w:rsidDel="009C0ACA">
            <w:delText>CoveredC</w:delText>
          </w:r>
        </w:del>
      </w:ins>
      <w:ins w:id="28261" w:author="Rev 9 Allen Wirfs-Brock" w:date="2012-07-08T13:45:00Z">
        <w:del w:id="28262" w:author="Rev 10 Allen Wirfs-Brock" w:date="2012-09-26T14:23:00Z">
          <w:r w:rsidR="008D4801" w:rsidDel="009C0ACA">
            <w:delText>F</w:delText>
          </w:r>
        </w:del>
      </w:ins>
      <w:ins w:id="28263" w:author="Rev 7 Allen Wirfs-Brock" w:date="2012-04-28T20:06:00Z">
        <w:del w:id="28264" w:author="Rev 10 Allen Wirfs-Brock" w:date="2012-09-26T14:23:00Z">
          <w:r w:rsidR="00D86851" w:rsidDel="009C0ACA">
            <w:delText>ormalsList of</w:delText>
          </w:r>
          <w:r w:rsidR="00D86851" w:rsidRPr="00E77497" w:rsidDel="009C0ACA">
            <w:delText xml:space="preserve"> </w:delText>
          </w:r>
          <w:r w:rsidR="00D86851" w:rsidRPr="003A1718" w:rsidDel="009C0ACA">
            <w:rPr>
              <w:i/>
            </w:rPr>
            <w:delText>Cover</w:delText>
          </w:r>
          <w:r w:rsidR="00D86851" w:rsidRPr="00E77497" w:rsidDel="009C0ACA">
            <w:rPr>
              <w:rStyle w:val="bnf"/>
            </w:rPr>
            <w:delText>FormalsList</w:delText>
          </w:r>
          <w:r w:rsidR="00D86851" w:rsidRPr="004418C4" w:rsidDel="009C0ACA">
            <w:delText xml:space="preserve"> </w:delText>
          </w:r>
        </w:del>
      </w:ins>
      <w:ins w:id="28265" w:author="Rev 7 Allen Wirfs-Brock" w:date="2012-04-28T19:48:00Z">
        <w:del w:id="28266" w:author="Rev 10 Allen Wirfs-Brock" w:date="2012-09-26T14:23:00Z">
          <w:r w:rsidRPr="004418C4" w:rsidDel="009C0ACA">
            <w:delText xml:space="preserve">using </w:delText>
          </w:r>
          <w:r w:rsidDel="009C0ACA">
            <w:rPr>
              <w:i/>
            </w:rPr>
            <w:delText>value</w:delText>
          </w:r>
          <w:r w:rsidRPr="004418C4" w:rsidDel="009C0ACA">
            <w:delText>,</w:delText>
          </w:r>
          <w:r w:rsidRPr="004418C4" w:rsidDel="009C0ACA">
            <w:rPr>
              <w:i/>
            </w:rPr>
            <w:delText xml:space="preserve"> lenValue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as the arguments.</w:delText>
          </w:r>
        </w:del>
      </w:ins>
    </w:p>
    <w:p w:rsidR="0022453A" w:rsidRPr="004418C4" w:rsidDel="009C0ACA" w:rsidRDefault="006C3D42" w:rsidP="0022453A">
      <w:pPr>
        <w:pStyle w:val="SyntaxRule"/>
        <w:spacing w:after="240"/>
        <w:rPr>
          <w:ins w:id="28267" w:author="Rev 7 Allen Wirfs-Brock" w:date="2012-04-28T19:48:00Z"/>
          <w:del w:id="28268" w:author="Rev 10 Allen Wirfs-Brock" w:date="2012-09-26T14:23:00Z"/>
        </w:rPr>
      </w:pPr>
      <w:ins w:id="28269" w:author="Rev 7 Allen Wirfs-Brock" w:date="2012-04-28T20:07:00Z">
        <w:del w:id="28270" w:author="Rev 10 Allen Wirfs-Brock" w:date="2012-09-26T14:23:00Z">
          <w:r w:rsidDel="009C0ACA">
            <w:delText>Arrow</w:delText>
          </w:r>
          <w:r w:rsidRPr="00E77497" w:rsidDel="009C0ACA">
            <w:delText>FormalParameterList</w:delText>
          </w:r>
          <w:r w:rsidDel="009C0ACA">
            <w:delText xml:space="preserve"> </w:delText>
          </w:r>
        </w:del>
      </w:ins>
      <w:ins w:id="28271" w:author="Rev 7 Allen Wirfs-Brock" w:date="2012-04-28T19:48:00Z">
        <w:del w:id="28272"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del>
      </w:ins>
      <w:ins w:id="28273" w:author="Rev 7 Allen Wirfs-Brock" w:date="2012-04-28T20:07:00Z">
        <w:del w:id="28274" w:author="Rev 10 Allen Wirfs-Brock" w:date="2012-09-26T14:23:00Z">
          <w:r w:rsidDel="009C0ACA">
            <w:delText>Cover</w:delText>
          </w:r>
        </w:del>
      </w:ins>
      <w:ins w:id="28275" w:author="Rev 7 Allen Wirfs-Brock" w:date="2012-04-28T19:48:00Z">
        <w:del w:id="28276" w:author="Rev 10 Allen Wirfs-Brock" w:date="2012-09-26T14:23:00Z">
          <w:r w:rsidR="0022453A" w:rsidRPr="006B6D0A" w:rsidDel="009C0ACA">
            <w:delText>FormalsList</w:delText>
          </w:r>
          <w:r w:rsidR="0022453A" w:rsidDel="009C0ACA">
            <w:delText xml:space="preserve"> </w:delText>
          </w:r>
          <w:r w:rsidR="0022453A" w:rsidRPr="009C202C" w:rsidDel="009C0ACA">
            <w:rPr>
              <w:rFonts w:ascii="Courier New" w:hAnsi="Courier New"/>
              <w:b/>
              <w:i w:val="0"/>
            </w:rPr>
            <w:delText>,</w:delText>
          </w:r>
          <w:r w:rsidR="0022453A" w:rsidRPr="00B820AB" w:rsidDel="009C0ACA">
            <w:rPr>
              <w:rFonts w:ascii="Courier New" w:hAnsi="Courier New"/>
              <w:b/>
              <w:i w:val="0"/>
            </w:rPr>
            <w:delText xml:space="preserve"> </w:delText>
          </w:r>
          <w:r w:rsidR="0022453A" w:rsidRPr="004418C4" w:rsidDel="009C0ACA">
            <w:delText>Function</w:delText>
          </w:r>
          <w:r w:rsidR="0022453A" w:rsidDel="009C0ACA">
            <w:delText>RestParameter</w:delText>
          </w:r>
        </w:del>
      </w:ins>
    </w:p>
    <w:p w:rsidR="0022453A" w:rsidRPr="004418C4" w:rsidDel="009C0ACA" w:rsidRDefault="0022453A" w:rsidP="006C3D42">
      <w:pPr>
        <w:pStyle w:val="Alg3"/>
        <w:numPr>
          <w:ilvl w:val="0"/>
          <w:numId w:val="773"/>
        </w:numPr>
        <w:contextualSpacing/>
        <w:rPr>
          <w:ins w:id="28277" w:author="Rev 7 Allen Wirfs-Brock" w:date="2012-04-28T19:48:00Z"/>
          <w:del w:id="28278" w:author="Rev 10 Allen Wirfs-Brock" w:date="2012-09-26T14:23:00Z"/>
        </w:rPr>
      </w:pPr>
      <w:ins w:id="28279" w:author="Rev 7 Allen Wirfs-Brock" w:date="2012-04-28T19:48:00Z">
        <w:del w:id="28280" w:author="Rev 10 Allen Wirfs-Brock" w:date="2012-09-26T14:23:00Z">
          <w:r w:rsidDel="009C0ACA">
            <w:delText xml:space="preserve">Let </w:delText>
          </w:r>
          <w:r w:rsidDel="009C0ACA">
            <w:rPr>
              <w:i/>
            </w:rPr>
            <w:delText>restI</w:delText>
          </w:r>
          <w:r w:rsidRPr="00C7794D" w:rsidDel="009C0ACA">
            <w:rPr>
              <w:i/>
            </w:rPr>
            <w:delText>ndex</w:delText>
          </w:r>
          <w:r w:rsidDel="009C0ACA">
            <w:delText xml:space="preserve"> be the result of performing Indexed Binding Initialisation for</w:delText>
          </w:r>
          <w:r w:rsidRPr="004418C4" w:rsidDel="009C0ACA">
            <w:delText xml:space="preserve"> </w:delText>
          </w:r>
        </w:del>
      </w:ins>
      <w:ins w:id="28281" w:author="Rev 7 Allen Wirfs-Brock" w:date="2012-04-28T20:07:00Z">
        <w:del w:id="28282" w:author="Rev 10 Allen Wirfs-Brock" w:date="2012-09-26T14:23:00Z">
          <w:r w:rsidR="006C3D42" w:rsidDel="009C0ACA">
            <w:delText>CoveredC</w:delText>
          </w:r>
        </w:del>
      </w:ins>
      <w:ins w:id="28283" w:author="Rev 9 Allen Wirfs-Brock" w:date="2012-07-08T13:45:00Z">
        <w:del w:id="28284" w:author="Rev 10 Allen Wirfs-Brock" w:date="2012-09-26T14:23:00Z">
          <w:r w:rsidR="008D4801" w:rsidDel="009C0ACA">
            <w:delText>F</w:delText>
          </w:r>
        </w:del>
      </w:ins>
      <w:ins w:id="28285" w:author="Rev 7 Allen Wirfs-Brock" w:date="2012-04-28T20:07:00Z">
        <w:del w:id="28286" w:author="Rev 10 Allen Wirfs-Brock" w:date="2012-09-26T14:23:00Z">
          <w:r w:rsidR="006C3D42" w:rsidDel="009C0ACA">
            <w:delText>ormalsList of</w:delText>
          </w:r>
          <w:r w:rsidR="006C3D42" w:rsidRPr="00E77497" w:rsidDel="009C0ACA">
            <w:delText xml:space="preserve"> </w:delText>
          </w:r>
          <w:r w:rsidR="006C3D42" w:rsidRPr="003A1718" w:rsidDel="009C0ACA">
            <w:rPr>
              <w:i/>
            </w:rPr>
            <w:delText>Cover</w:delText>
          </w:r>
          <w:r w:rsidR="006C3D42" w:rsidRPr="00E77497" w:rsidDel="009C0ACA">
            <w:rPr>
              <w:rStyle w:val="bnf"/>
            </w:rPr>
            <w:delText>FormalsList</w:delText>
          </w:r>
          <w:r w:rsidR="006C3D42" w:rsidRPr="004418C4" w:rsidDel="009C0ACA">
            <w:delText xml:space="preserve"> </w:delText>
          </w:r>
        </w:del>
      </w:ins>
      <w:ins w:id="28287" w:author="Rev 7 Allen Wirfs-Brock" w:date="2012-04-28T19:48:00Z">
        <w:del w:id="28288" w:author="Rev 10 Allen Wirfs-Brock" w:date="2012-09-26T14:23:00Z">
          <w:r w:rsidRPr="004418C4" w:rsidDel="009C0ACA">
            <w:delText xml:space="preserve">using </w:delText>
          </w:r>
          <w:r w:rsidDel="009C0ACA">
            <w:rPr>
              <w:i/>
            </w:rPr>
            <w:delText>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RPr="004418C4" w:rsidDel="009C0ACA">
            <w:delText xml:space="preserve"> as the arguments.</w:delText>
          </w:r>
        </w:del>
      </w:ins>
    </w:p>
    <w:p w:rsidR="0022453A" w:rsidDel="009C0ACA" w:rsidRDefault="0022453A" w:rsidP="006C3D42">
      <w:pPr>
        <w:pStyle w:val="Alg4"/>
        <w:numPr>
          <w:ilvl w:val="0"/>
          <w:numId w:val="773"/>
        </w:numPr>
        <w:contextualSpacing/>
        <w:rPr>
          <w:ins w:id="28289" w:author="Rev 7 Allen Wirfs-Brock" w:date="2012-04-28T19:48:00Z"/>
          <w:del w:id="28290" w:author="Rev 10 Allen Wirfs-Brock" w:date="2012-09-26T14:23:00Z"/>
        </w:rPr>
      </w:pPr>
      <w:ins w:id="28291" w:author="Rev 7 Allen Wirfs-Brock" w:date="2012-04-28T19:48:00Z">
        <w:del w:id="28292" w:author="Rev 10 Allen Wirfs-Brock" w:date="2012-09-26T14:23:00Z">
          <w:r w:rsidDel="009C0ACA">
            <w:delText>ReturnIfAbrupt(</w:delText>
          </w:r>
          <w:r w:rsidDel="009C0ACA">
            <w:rPr>
              <w:i/>
            </w:rPr>
            <w:delText>restI</w:delText>
          </w:r>
          <w:r w:rsidRPr="00C7794D" w:rsidDel="009C0ACA">
            <w:rPr>
              <w:i/>
            </w:rPr>
            <w:delText>ndex</w:delText>
          </w:r>
          <w:r w:rsidDel="009C0ACA">
            <w:delText>).</w:delText>
          </w:r>
        </w:del>
      </w:ins>
    </w:p>
    <w:p w:rsidR="0022453A" w:rsidRPr="004418C4" w:rsidDel="009C0ACA" w:rsidRDefault="0022453A" w:rsidP="006C3D42">
      <w:pPr>
        <w:pStyle w:val="Alg3"/>
        <w:numPr>
          <w:ilvl w:val="0"/>
          <w:numId w:val="773"/>
        </w:numPr>
        <w:spacing w:after="240"/>
        <w:contextualSpacing/>
        <w:rPr>
          <w:ins w:id="28293" w:author="Rev 7 Allen Wirfs-Brock" w:date="2012-04-28T19:48:00Z"/>
          <w:del w:id="28294" w:author="Rev 10 Allen Wirfs-Brock" w:date="2012-09-26T14:23:00Z"/>
        </w:rPr>
      </w:pPr>
      <w:ins w:id="28295" w:author="Rev 7 Allen Wirfs-Brock" w:date="2012-04-28T19:48:00Z">
        <w:del w:id="28296" w:author="Rev 10 Allen Wirfs-Brock" w:date="2012-09-26T14:23:00Z">
          <w:r w:rsidDel="009C0ACA">
            <w:delText>Return the result of performing Indexed Binding Initialisation for</w:delText>
          </w:r>
          <w:r w:rsidRPr="004418C4" w:rsidDel="009C0ACA">
            <w:delText xml:space="preserve"> </w:delText>
          </w:r>
          <w:r w:rsidRPr="00827833" w:rsidDel="009C0ACA">
            <w:rPr>
              <w:i/>
            </w:rPr>
            <w:delText xml:space="preserve">FunctionRestParameter </w:delText>
          </w:r>
          <w:r w:rsidRPr="004418C4" w:rsidDel="009C0ACA">
            <w:delText xml:space="preserve">using </w:delText>
          </w:r>
          <w:r w:rsidDel="009C0ACA">
            <w:rPr>
              <w:i/>
            </w:rPr>
            <w:delText>value</w:delText>
          </w:r>
          <w:r w:rsidRPr="004418C4" w:rsidDel="009C0ACA">
            <w:delText>,</w:delText>
          </w:r>
          <w:r w:rsidRPr="004418C4" w:rsidDel="009C0ACA">
            <w:rPr>
              <w:i/>
            </w:rPr>
            <w:delText xml:space="preserve"> lenValue</w:delText>
          </w:r>
          <w:r w:rsidRPr="004418C4" w:rsidDel="009C0ACA">
            <w:delText>,</w:delText>
          </w:r>
          <w:r w:rsidRPr="004418C4" w:rsidDel="009C0ACA">
            <w:rPr>
              <w:i/>
            </w:rPr>
            <w:delText xml:space="preserve"> </w:delText>
          </w:r>
          <w:r w:rsidDel="009C0ACA">
            <w:rPr>
              <w:i/>
            </w:rPr>
            <w:delText>restI</w:delText>
          </w:r>
          <w:r w:rsidRPr="004418C4" w:rsidDel="009C0ACA">
            <w:rPr>
              <w:i/>
            </w:rPr>
            <w:delText>ndex</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as the arguments.</w:delText>
          </w:r>
        </w:del>
      </w:ins>
    </w:p>
    <w:p w:rsidR="00AA5DC6" w:rsidRPr="00E77497" w:rsidRDefault="00AA5DC6" w:rsidP="00AA5DC6">
      <w:pPr>
        <w:keepNext/>
        <w:rPr>
          <w:ins w:id="28297" w:author="Rev 7 Allen Wirfs-Brock" w:date="2012-04-17T14:35:00Z"/>
          <w:rFonts w:ascii="Helvetica" w:hAnsi="Helvetica"/>
          <w:b/>
        </w:rPr>
      </w:pPr>
      <w:ins w:id="28298" w:author="Rev 7 Allen Wirfs-Brock" w:date="2012-04-17T14:35:00Z">
        <w:r w:rsidRPr="00675B74">
          <w:rPr>
            <w:rFonts w:ascii="Helvetica" w:hAnsi="Helvetica"/>
            <w:b/>
          </w:rPr>
          <w:t xml:space="preserve">Runtime Semantics: </w:t>
        </w:r>
        <w:r w:rsidRPr="00E77497">
          <w:rPr>
            <w:rFonts w:ascii="Helvetica" w:hAnsi="Helvetica"/>
            <w:b/>
            <w:spacing w:val="6"/>
          </w:rPr>
          <w:t>Evaluation</w:t>
        </w:r>
      </w:ins>
    </w:p>
    <w:p w:rsidR="00AA5DC6" w:rsidRPr="00E77497" w:rsidRDefault="0097041B" w:rsidP="00AA5DC6">
      <w:pPr>
        <w:jc w:val="left"/>
        <w:rPr>
          <w:ins w:id="28299" w:author="Rev 7 Allen Wirfs-Brock" w:date="2012-04-17T14:35:00Z"/>
        </w:rPr>
      </w:pPr>
      <w:ins w:id="28300" w:author="Rev 7 Allen Wirfs-Brock" w:date="2012-04-17T14:37:00Z">
        <w:r w:rsidRPr="0097041B">
          <w:rPr>
            <w:rFonts w:ascii="Times New Roman" w:hAnsi="Times New Roman"/>
            <w:i/>
          </w:rPr>
          <w:t>ArrowFunction</w:t>
        </w:r>
        <w:r>
          <w:rPr>
            <w:rFonts w:ascii="Times New Roman" w:hAnsi="Times New Roman"/>
            <w:i/>
          </w:rPr>
          <w:t xml:space="preserve"> </w:t>
        </w:r>
      </w:ins>
      <w:ins w:id="28301" w:author="Rev 7 Allen Wirfs-Brock" w:date="2012-04-17T14:35:00Z">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ins>
      <w:ins w:id="28302" w:author="Rev 7 Allen Wirfs-Brock" w:date="2012-04-17T14:37:00Z">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ins>
      <w:ins w:id="28303" w:author="Rev 7 Allen Wirfs-Brock" w:date="2012-04-26T10:43:00Z">
        <w:del w:id="28304" w:author="Rev 8 Allen Wirfs-Brock" w:date="2012-05-10T17:36:00Z">
          <w:r w:rsidR="001F444B" w:rsidRPr="001F444B" w:rsidDel="007110FE">
            <w:rPr>
              <w:rFonts w:ascii="Times New Roman" w:hAnsi="Times New Roman"/>
              <w:i/>
            </w:rPr>
            <w:delText>Consise</w:delText>
          </w:r>
        </w:del>
      </w:ins>
      <w:ins w:id="28305" w:author="Rev 7 Allen Wirfs-Brock" w:date="2012-04-17T14:37:00Z">
        <w:del w:id="28306" w:author="Rev 8 Allen Wirfs-Brock" w:date="2012-05-10T17:36:00Z">
          <w:r w:rsidRPr="0097041B" w:rsidDel="007110FE">
            <w:rPr>
              <w:rFonts w:ascii="Times New Roman" w:hAnsi="Times New Roman"/>
              <w:i/>
            </w:rPr>
            <w:delText>Body</w:delText>
          </w:r>
        </w:del>
      </w:ins>
      <w:ins w:id="28307" w:author="Rev 8 Allen Wirfs-Brock" w:date="2012-05-10T17:36:00Z">
        <w:r w:rsidR="007110FE">
          <w:rPr>
            <w:rFonts w:ascii="Times New Roman" w:hAnsi="Times New Roman"/>
            <w:i/>
          </w:rPr>
          <w:t>ConciseBody</w:t>
        </w:r>
      </w:ins>
      <w:ins w:id="28308" w:author="Rev 7 Allen Wirfs-Brock" w:date="2012-04-17T14:35:00Z">
        <w:r w:rsidR="00AA5DC6" w:rsidRPr="00E77497">
          <w:t xml:space="preserve"> </w:t>
        </w:r>
      </w:ins>
    </w:p>
    <w:p w:rsidR="000133D3" w:rsidRPr="0006447F" w:rsidRDefault="000133D3" w:rsidP="000133D3">
      <w:pPr>
        <w:numPr>
          <w:ilvl w:val="0"/>
          <w:numId w:val="763"/>
        </w:numPr>
        <w:contextualSpacing/>
        <w:rPr>
          <w:ins w:id="28309" w:author="Rev 7 Allen Wirfs-Brock" w:date="2012-04-28T18:59:00Z"/>
          <w:rFonts w:ascii="Times New Roman" w:hAnsi="Times New Roman"/>
        </w:rPr>
      </w:pPr>
      <w:commentRangeStart w:id="28310"/>
      <w:ins w:id="28311" w:author="Rev 7 Allen Wirfs-Brock" w:date="2012-04-28T18:59: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8310"/>
        <w:r>
          <w:rPr>
            <w:rStyle w:val="CommentReference"/>
          </w:rPr>
          <w:commentReference w:id="28310"/>
        </w:r>
        <w:r>
          <w:rPr>
            <w:rFonts w:ascii="Times New Roman" w:hAnsi="Times New Roman"/>
          </w:rPr>
          <w:t xml:space="preserve">  </w:t>
        </w:r>
      </w:ins>
    </w:p>
    <w:p w:rsidR="000133D3" w:rsidRDefault="000133D3" w:rsidP="000133D3">
      <w:pPr>
        <w:numPr>
          <w:ilvl w:val="0"/>
          <w:numId w:val="763"/>
        </w:numPr>
        <w:contextualSpacing/>
        <w:rPr>
          <w:ins w:id="28312" w:author="Rev 7 Allen Wirfs-Brock" w:date="2012-04-28T18:59:00Z"/>
          <w:rFonts w:ascii="Times New Roman" w:hAnsi="Times New Roman"/>
        </w:rPr>
      </w:pPr>
      <w:ins w:id="28313" w:author="Rev 7 Allen Wirfs-Brock" w:date="2012-04-28T1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8314"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8315" w:author="Rev 7 Allen Wirfs-Brock" w:date="2012-04-28T18:59:00Z">
        <w:del w:id="28316" w:author="Rev 8 Allen Wirfs-Brock" w:date="2012-06-13T16:02: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rsidR="000133D3" w:rsidRPr="0006447F" w:rsidRDefault="000133D3" w:rsidP="000133D3">
      <w:pPr>
        <w:numPr>
          <w:ilvl w:val="0"/>
          <w:numId w:val="763"/>
        </w:numPr>
        <w:spacing w:after="220"/>
        <w:contextualSpacing/>
        <w:rPr>
          <w:ins w:id="28317" w:author="Rev 7 Allen Wirfs-Brock" w:date="2012-04-28T18:59:00Z"/>
          <w:rFonts w:ascii="Times New Roman" w:hAnsi="Times New Roman"/>
        </w:rPr>
      </w:pPr>
      <w:ins w:id="28318" w:author="Rev 7 Allen Wirfs-Brock" w:date="2012-04-28T18: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ins>
      <w:ins w:id="28319" w:author="Rev 7 Allen Wirfs-Brock" w:date="2012-04-28T19:00:00Z">
        <w:r>
          <w:rPr>
            <w:rFonts w:ascii="Times New Roman" w:hAnsi="Times New Roman"/>
            <w:i/>
          </w:rPr>
          <w:t>Arrow</w:t>
        </w:r>
      </w:ins>
      <w:ins w:id="28320" w:author="Rev 7 Allen Wirfs-Brock" w:date="2012-04-28T18:59:00Z">
        <w:r w:rsidRPr="00E77497">
          <w:rPr>
            <w:rFonts w:ascii="Times New Roman" w:hAnsi="Times New Roman"/>
            <w:i/>
          </w:rPr>
          <w:t>Parameter</w:t>
        </w:r>
        <w:del w:id="28321" w:author="Rev 10 Allen Wirfs-Brock" w:date="2012-08-13T19:51:00Z">
          <w:r w:rsidRPr="00E77497" w:rsidDel="00C700A2">
            <w:rPr>
              <w:rFonts w:ascii="Times New Roman" w:hAnsi="Times New Roman"/>
              <w:i/>
            </w:rPr>
            <w:delText>List</w:delText>
          </w:r>
        </w:del>
      </w:ins>
      <w:ins w:id="28322" w:author="Rev 10 Allen Wirfs-Brock" w:date="2012-08-13T19:51:00Z">
        <w:r w:rsidR="00C700A2">
          <w:rPr>
            <w:rFonts w:ascii="Times New Roman" w:hAnsi="Times New Roman"/>
            <w:i/>
          </w:rPr>
          <w:t>s</w:t>
        </w:r>
      </w:ins>
      <w:ins w:id="28323" w:author="Rev 7 Allen Wirfs-Brock" w:date="2012-04-28T18:59:00Z">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rsidR="000133D3" w:rsidRPr="00E77497" w:rsidRDefault="000133D3" w:rsidP="000133D3">
      <w:pPr>
        <w:numPr>
          <w:ilvl w:val="0"/>
          <w:numId w:val="763"/>
        </w:numPr>
        <w:rPr>
          <w:ins w:id="28324" w:author="Rev 7 Allen Wirfs-Brock" w:date="2012-04-28T18:58:00Z"/>
          <w:rFonts w:ascii="Times New Roman" w:hAnsi="Times New Roman"/>
        </w:rPr>
      </w:pPr>
      <w:ins w:id="28325" w:author="Rev 7 Allen Wirfs-Brock" w:date="2012-04-28T18:58:00Z">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ins>
    </w:p>
    <w:p w:rsidR="000C179D" w:rsidRPr="00E77497" w:rsidRDefault="001F444B" w:rsidP="000C179D">
      <w:pPr>
        <w:pStyle w:val="SyntaxRule"/>
        <w:spacing w:after="240"/>
        <w:rPr>
          <w:ins w:id="28326" w:author="Rev 7 Allen Wirfs-Brock" w:date="2012-04-26T10:14:00Z"/>
        </w:rPr>
      </w:pPr>
      <w:ins w:id="28327" w:author="Rev 7 Allen Wirfs-Brock" w:date="2012-04-26T10:43:00Z">
        <w:del w:id="28328" w:author="Rev 8 Allen Wirfs-Brock" w:date="2012-05-10T17:36:00Z">
          <w:r w:rsidDel="007110FE">
            <w:delText>Consise</w:delText>
          </w:r>
        </w:del>
      </w:ins>
      <w:ins w:id="28329" w:author="Rev 7 Allen Wirfs-Brock" w:date="2012-04-26T10:14:00Z">
        <w:del w:id="28330" w:author="Rev 8 Allen Wirfs-Brock" w:date="2012-05-10T17:36:00Z">
          <w:r w:rsidR="000C179D" w:rsidRPr="00E77497" w:rsidDel="007110FE">
            <w:delText>Body</w:delText>
          </w:r>
        </w:del>
      </w:ins>
      <w:ins w:id="28331" w:author="Rev 8 Allen Wirfs-Brock" w:date="2012-05-10T17:36:00Z">
        <w:r w:rsidR="007110FE">
          <w:t>ConciseBody</w:t>
        </w:r>
      </w:ins>
      <w:ins w:id="28332" w:author="Rev 7 Allen Wirfs-Brock" w:date="2012-04-26T10:14:00Z">
        <w:r w:rsidR="000C179D" w:rsidRPr="00E77497">
          <w:t xml:space="preserve"> </w:t>
        </w:r>
        <w:r w:rsidR="000C179D" w:rsidRPr="00E77497">
          <w:rPr>
            <w:rFonts w:ascii="Arial" w:hAnsi="Arial"/>
            <w:b/>
            <w:i w:val="0"/>
          </w:rPr>
          <w:t xml:space="preserve">:  </w:t>
        </w:r>
        <w:r w:rsidR="000C179D" w:rsidRPr="00E77497">
          <w:rPr>
            <w:rFonts w:ascii="Arial" w:hAnsi="Arial" w:cs="Arial"/>
            <w:i w:val="0"/>
            <w:sz w:val="16"/>
            <w:szCs w:val="16"/>
          </w:rPr>
          <w:t xml:space="preserve">[lookahead </w:t>
        </w:r>
        <w:r w:rsidR="000C179D" w:rsidRPr="00E77497">
          <w:rPr>
            <w:rFonts w:ascii="Arial" w:hAnsi="Arial" w:cs="Arial"/>
            <w:i w:val="0"/>
            <w:sz w:val="16"/>
            <w:szCs w:val="16"/>
          </w:rPr>
          <w:sym w:font="Symbol" w:char="F0CF"/>
        </w:r>
        <w:r w:rsidR="000C179D" w:rsidRPr="00E77497">
          <w:rPr>
            <w:rFonts w:ascii="Arial" w:hAnsi="Arial" w:cs="Arial"/>
            <w:i w:val="0"/>
            <w:sz w:val="16"/>
            <w:szCs w:val="16"/>
          </w:rPr>
          <w:t xml:space="preserve"> {</w:t>
        </w:r>
        <w:r w:rsidR="000C179D">
          <w:rPr>
            <w:rFonts w:ascii="Arial" w:hAnsi="Arial" w:cs="Arial"/>
            <w:i w:val="0"/>
            <w:sz w:val="16"/>
            <w:szCs w:val="16"/>
          </w:rPr>
          <w:t xml:space="preserve"> </w:t>
        </w:r>
        <w:r w:rsidR="000C179D" w:rsidRPr="00E77497">
          <w:rPr>
            <w:rFonts w:ascii="Courier New" w:hAnsi="Courier New"/>
            <w:b/>
            <w:i w:val="0"/>
          </w:rPr>
          <w:t>{</w:t>
        </w:r>
        <w:r w:rsidR="000C179D">
          <w:rPr>
            <w:rFonts w:ascii="Arial" w:hAnsi="Arial" w:cs="Arial"/>
            <w:i w:val="0"/>
            <w:sz w:val="16"/>
            <w:szCs w:val="16"/>
          </w:rPr>
          <w:t xml:space="preserve"> </w:t>
        </w:r>
        <w:r w:rsidR="000C179D" w:rsidRPr="00E77497">
          <w:rPr>
            <w:i w:val="0"/>
            <w:sz w:val="16"/>
            <w:szCs w:val="16"/>
          </w:rPr>
          <w:t>}</w:t>
        </w:r>
        <w:r w:rsidR="000C179D" w:rsidRPr="00701A7B">
          <w:rPr>
            <w:rFonts w:ascii="Arial" w:hAnsi="Arial" w:cs="Arial"/>
            <w:i w:val="0"/>
            <w:sz w:val="16"/>
            <w:szCs w:val="16"/>
          </w:rPr>
          <w:t>]</w:t>
        </w:r>
        <w:r w:rsidR="000C179D">
          <w:rPr>
            <w:rFonts w:ascii="Arial" w:hAnsi="Arial" w:cs="Arial"/>
            <w:i w:val="0"/>
            <w:sz w:val="16"/>
            <w:szCs w:val="16"/>
          </w:rPr>
          <w:t xml:space="preserve">  </w:t>
        </w:r>
        <w:r w:rsidR="000C179D">
          <w:t>Assignment</w:t>
        </w:r>
        <w:r w:rsidR="000C179D" w:rsidRPr="00E77497">
          <w:t xml:space="preserve">Expression </w:t>
        </w:r>
      </w:ins>
    </w:p>
    <w:p w:rsidR="000C179D" w:rsidRPr="00E77497" w:rsidRDefault="000C179D" w:rsidP="000C179D">
      <w:pPr>
        <w:numPr>
          <w:ilvl w:val="0"/>
          <w:numId w:val="741"/>
        </w:numPr>
        <w:contextualSpacing/>
        <w:rPr>
          <w:ins w:id="28333" w:author="Rev 7 Allen Wirfs-Brock" w:date="2012-04-26T10:13:00Z"/>
          <w:rFonts w:ascii="Times New Roman" w:hAnsi="Times New Roman"/>
        </w:rPr>
      </w:pPr>
      <w:commentRangeStart w:id="28334"/>
      <w:ins w:id="28335" w:author="Rev 7 Allen Wirfs-Brock" w:date="2012-04-26T10:13:00Z">
        <w:r w:rsidRPr="00E77497">
          <w:rPr>
            <w:rFonts w:ascii="Times New Roman" w:hAnsi="Times New Roman"/>
          </w:rPr>
          <w:t xml:space="preserve">The code of this </w:t>
        </w:r>
      </w:ins>
      <w:ins w:id="28336" w:author="Rev 7 Allen Wirfs-Brock" w:date="2012-04-26T10:17:00Z">
        <w:del w:id="28337" w:author="Rev 8 Allen Wirfs-Brock" w:date="2012-05-10T17:35:00Z">
          <w:r w:rsidDel="007110FE">
            <w:rPr>
              <w:rFonts w:ascii="Times New Roman" w:hAnsi="Times New Roman"/>
              <w:i/>
            </w:rPr>
            <w:delText>Arrow</w:delText>
          </w:r>
        </w:del>
      </w:ins>
      <w:ins w:id="28338" w:author="Rev 8 Allen Wirfs-Brock" w:date="2012-05-10T17:35:00Z">
        <w:r w:rsidR="007110FE">
          <w:rPr>
            <w:rFonts w:ascii="Times New Roman" w:hAnsi="Times New Roman"/>
            <w:i/>
          </w:rPr>
          <w:t>Concise</w:t>
        </w:r>
      </w:ins>
      <w:ins w:id="28339" w:author="Rev 7 Allen Wirfs-Brock" w:date="2012-04-26T10:13:00Z">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ins>
      <w:ins w:id="28340" w:author="Rev 7 Allen Wirfs-Brock" w:date="2012-04-26T10:28:00Z">
        <w:r w:rsidR="007413A3" w:rsidRPr="007413A3">
          <w:rPr>
            <w:rFonts w:ascii="Times New Roman" w:hAnsi="Times New Roman"/>
          </w:rPr>
          <w:t xml:space="preserve"> </w:t>
        </w:r>
        <w:r w:rsidR="007413A3" w:rsidRPr="00E77497">
          <w:rPr>
            <w:rFonts w:ascii="Times New Roman" w:hAnsi="Times New Roman"/>
          </w:rPr>
          <w:t>or if any of the conditions in 10.1.1 apply</w:t>
        </w:r>
      </w:ins>
      <w:ins w:id="28341" w:author="Rev 7 Allen Wirfs-Brock" w:date="2012-04-26T10:13:00Z">
        <w:r w:rsidRPr="00E77497">
          <w:rPr>
            <w:rFonts w:ascii="Times New Roman" w:hAnsi="Times New Roman"/>
          </w:rPr>
          <w:t xml:space="preserve">  If the code of this </w:t>
        </w:r>
      </w:ins>
      <w:ins w:id="28342" w:author="Rev 7 Allen Wirfs-Brock" w:date="2012-04-26T10:17:00Z">
        <w:del w:id="28343" w:author="Rev 8 Allen Wirfs-Brock" w:date="2012-05-10T17:35:00Z">
          <w:r w:rsidR="00A8521B" w:rsidDel="007110FE">
            <w:rPr>
              <w:rFonts w:ascii="Times New Roman" w:hAnsi="Times New Roman"/>
              <w:i/>
            </w:rPr>
            <w:delText>Arrow</w:delText>
          </w:r>
        </w:del>
      </w:ins>
      <w:ins w:id="28344" w:author="Rev 8 Allen Wirfs-Brock" w:date="2012-05-10T17:35:00Z">
        <w:r w:rsidR="007110FE">
          <w:rPr>
            <w:rFonts w:ascii="Times New Roman" w:hAnsi="Times New Roman"/>
            <w:i/>
          </w:rPr>
          <w:t>Concise</w:t>
        </w:r>
      </w:ins>
      <w:ins w:id="28345" w:author="Rev 7 Allen Wirfs-Brock" w:date="2012-04-26T10:13:00Z">
        <w:r w:rsidRPr="000C179D">
          <w:rPr>
            <w:rFonts w:ascii="Times New Roman" w:hAnsi="Times New Roman"/>
            <w:i/>
          </w:rPr>
          <w:t xml:space="preserve">Body </w:t>
        </w:r>
        <w:r w:rsidRPr="00E77497">
          <w:rPr>
            <w:rFonts w:ascii="Times New Roman" w:hAnsi="Times New Roman"/>
          </w:rPr>
          <w:t xml:space="preserve">is strict mode code, </w:t>
        </w:r>
      </w:ins>
      <w:ins w:id="28346" w:author="Rev 7 Allen Wirfs-Brock" w:date="2012-04-26T10:17:00Z">
        <w:r w:rsidR="00A8521B">
          <w:rPr>
            <w:rFonts w:ascii="Times New Roman" w:hAnsi="Times New Roman"/>
            <w:i/>
          </w:rPr>
          <w:t>AssignmentExpression</w:t>
        </w:r>
      </w:ins>
      <w:ins w:id="28347" w:author="Rev 7 Allen Wirfs-Brock" w:date="2012-04-26T10:13:00Z">
        <w:r w:rsidRPr="00E77497">
          <w:rPr>
            <w:rFonts w:ascii="Times New Roman" w:hAnsi="Times New Roman"/>
          </w:rPr>
          <w:t xml:space="preserve"> is evaluated in the following steps as strict mode code. Otherwise, </w:t>
        </w:r>
      </w:ins>
      <w:ins w:id="28348" w:author="Rev 7 Allen Wirfs-Brock" w:date="2012-04-26T10:18:00Z">
        <w:r w:rsidR="00A8521B">
          <w:rPr>
            <w:rFonts w:ascii="Times New Roman" w:hAnsi="Times New Roman"/>
            <w:i/>
          </w:rPr>
          <w:t>AssignmentExpression</w:t>
        </w:r>
        <w:r w:rsidR="00A8521B" w:rsidRPr="00E77497">
          <w:rPr>
            <w:rFonts w:ascii="Times New Roman" w:hAnsi="Times New Roman"/>
          </w:rPr>
          <w:t xml:space="preserve"> </w:t>
        </w:r>
      </w:ins>
      <w:ins w:id="28349" w:author="Rev 7 Allen Wirfs-Brock" w:date="2012-04-26T10:13:00Z">
        <w:r w:rsidRPr="00E77497">
          <w:rPr>
            <w:rFonts w:ascii="Times New Roman" w:hAnsi="Times New Roman"/>
          </w:rPr>
          <w:t>is evaluated in the following steps as non-strict mode code.</w:t>
        </w:r>
      </w:ins>
      <w:commentRangeEnd w:id="28334"/>
      <w:ins w:id="28350" w:author="Rev 7 Allen Wirfs-Brock" w:date="2012-04-26T10:21:00Z">
        <w:r w:rsidR="00A8521B">
          <w:rPr>
            <w:rStyle w:val="CommentReference"/>
          </w:rPr>
          <w:commentReference w:id="28334"/>
        </w:r>
      </w:ins>
    </w:p>
    <w:p w:rsidR="000C179D" w:rsidRPr="00E77497" w:rsidRDefault="00A8521B" w:rsidP="00A8521B">
      <w:pPr>
        <w:numPr>
          <w:ilvl w:val="0"/>
          <w:numId w:val="741"/>
        </w:numPr>
        <w:spacing w:after="0"/>
        <w:contextualSpacing/>
        <w:rPr>
          <w:ins w:id="28351" w:author="Rev 7 Allen Wirfs-Brock" w:date="2012-04-26T10:13:00Z"/>
          <w:rFonts w:ascii="Times New Roman" w:hAnsi="Times New Roman"/>
        </w:rPr>
      </w:pPr>
      <w:ins w:id="28352" w:author="Rev 7 Allen Wirfs-Brock" w:date="2012-04-26T10:21:00Z">
        <w:r>
          <w:rPr>
            <w:rFonts w:ascii="Times New Roman" w:hAnsi="Times New Roman"/>
          </w:rPr>
          <w:t xml:space="preserve">Let </w:t>
        </w:r>
      </w:ins>
      <w:ins w:id="28353" w:author="Rev 7 Allen Wirfs-Brock" w:date="2012-04-26T10:23:00Z">
        <w:r w:rsidRPr="00A8521B">
          <w:rPr>
            <w:rFonts w:ascii="Times New Roman" w:eastAsia="Times New Roman" w:hAnsi="Times New Roman"/>
            <w:i/>
            <w:spacing w:val="6"/>
            <w:lang w:eastAsia="en-US"/>
          </w:rPr>
          <w:t>exprRef</w:t>
        </w:r>
        <w:r w:rsidRPr="00E77497">
          <w:t xml:space="preserve"> </w:t>
        </w:r>
      </w:ins>
      <w:ins w:id="28354" w:author="Rev 7 Allen Wirfs-Brock" w:date="2012-04-26T10:21:00Z">
        <w:r>
          <w:rPr>
            <w:rFonts w:ascii="Times New Roman" w:hAnsi="Times New Roman"/>
          </w:rPr>
          <w:t>be</w:t>
        </w:r>
      </w:ins>
      <w:ins w:id="28355" w:author="Rev 7 Allen Wirfs-Brock" w:date="2012-04-26T10:13:00Z">
        <w:r w:rsidR="000C179D" w:rsidRPr="00E77497">
          <w:rPr>
            <w:rFonts w:ascii="Times New Roman" w:hAnsi="Times New Roman"/>
          </w:rPr>
          <w:t xml:space="preserve"> the result of evaluating </w:t>
        </w:r>
      </w:ins>
      <w:ins w:id="28356" w:author="Rev 7 Allen Wirfs-Brock" w:date="2012-04-26T10:18:00Z">
        <w:r>
          <w:rPr>
            <w:rFonts w:ascii="Times New Roman" w:hAnsi="Times New Roman"/>
            <w:i/>
          </w:rPr>
          <w:t>AssignmentExpression</w:t>
        </w:r>
      </w:ins>
      <w:ins w:id="28357" w:author="Rev 7 Allen Wirfs-Brock" w:date="2012-04-26T10:13:00Z">
        <w:r w:rsidR="000C179D" w:rsidRPr="00E77497">
          <w:rPr>
            <w:rFonts w:ascii="Times New Roman" w:hAnsi="Times New Roman"/>
          </w:rPr>
          <w:t>.</w:t>
        </w:r>
      </w:ins>
    </w:p>
    <w:p w:rsidR="00A8521B" w:rsidRDefault="00A8521B" w:rsidP="00A8521B">
      <w:pPr>
        <w:pStyle w:val="Alg2"/>
        <w:numPr>
          <w:ilvl w:val="0"/>
          <w:numId w:val="741"/>
        </w:numPr>
        <w:contextualSpacing/>
        <w:rPr>
          <w:ins w:id="28358" w:author="Rev 7 Allen Wirfs-Brock" w:date="2012-04-26T10:23:00Z"/>
        </w:rPr>
      </w:pPr>
      <w:ins w:id="28359" w:author="Rev 7 Allen Wirfs-Brock" w:date="2012-04-26T10:23:00Z">
        <w:r>
          <w:t xml:space="preserve">Let </w:t>
        </w:r>
        <w:r w:rsidRPr="00327BF7">
          <w:rPr>
            <w:i/>
          </w:rPr>
          <w:t>exprValue</w:t>
        </w:r>
        <w:r>
          <w:t xml:space="preserve"> be </w:t>
        </w:r>
        <w:r w:rsidRPr="00E77497">
          <w:t>GetValue(</w:t>
        </w:r>
        <w:commentRangeStart w:id="28360"/>
        <w:r w:rsidRPr="00E77497">
          <w:rPr>
            <w:i/>
          </w:rPr>
          <w:t>exprRef</w:t>
        </w:r>
      </w:ins>
      <w:commentRangeEnd w:id="28360"/>
      <w:r w:rsidR="00B356D2">
        <w:rPr>
          <w:rStyle w:val="CommentReference"/>
          <w:rFonts w:ascii="Arial" w:eastAsia="MS Mincho" w:hAnsi="Arial"/>
          <w:spacing w:val="0"/>
          <w:lang w:eastAsia="ja-JP"/>
        </w:rPr>
        <w:commentReference w:id="28360"/>
      </w:r>
      <w:ins w:id="28361" w:author="Rev 7 Allen Wirfs-Brock" w:date="2012-04-26T10:23:00Z">
        <w:r w:rsidRPr="00E77497">
          <w:t>)</w:t>
        </w:r>
        <w:r>
          <w:t>.</w:t>
        </w:r>
      </w:ins>
    </w:p>
    <w:p w:rsidR="00A8521B" w:rsidRDefault="006552DF" w:rsidP="00A8521B">
      <w:pPr>
        <w:pStyle w:val="Alg2"/>
        <w:numPr>
          <w:ilvl w:val="0"/>
          <w:numId w:val="741"/>
        </w:numPr>
        <w:contextualSpacing/>
        <w:rPr>
          <w:ins w:id="28362" w:author="Rev 7 Allen Wirfs-Brock" w:date="2012-04-26T10:23:00Z"/>
        </w:rPr>
      </w:pPr>
      <w:ins w:id="28363" w:author="Rev 10 Allen Wirfs-Brock" w:date="2012-08-14T14:59:00Z">
        <w:r>
          <w:t>ReturnIfAbrupt(</w:t>
        </w:r>
        <w:r w:rsidRPr="006A5E27">
          <w:rPr>
            <w:i/>
          </w:rPr>
          <w:t>exprValue</w:t>
        </w:r>
        <w:r>
          <w:t>)</w:t>
        </w:r>
      </w:ins>
      <w:ins w:id="28364" w:author="Rev 7 Allen Wirfs-Brock" w:date="2012-04-26T10:23:00Z">
        <w:del w:id="28365" w:author="Rev 10 Allen Wirfs-Brock" w:date="2012-08-14T14:59:00Z">
          <w:r w:rsidR="00A8521B" w:rsidDel="006552DF">
            <w:delText xml:space="preserve">If </w:delText>
          </w:r>
          <w:r w:rsidR="00A8521B" w:rsidRPr="006A5E27" w:rsidDel="006552DF">
            <w:rPr>
              <w:i/>
            </w:rPr>
            <w:delText>exprValue</w:delText>
          </w:r>
          <w:r w:rsidR="00A8521B" w:rsidDel="006552DF">
            <w:delText xml:space="preserve"> is an abrupt completion, return </w:delText>
          </w:r>
          <w:r w:rsidR="00A8521B" w:rsidRPr="006A5E27" w:rsidDel="006552DF">
            <w:rPr>
              <w:i/>
            </w:rPr>
            <w:delText>exprValue</w:delText>
          </w:r>
        </w:del>
        <w:r w:rsidR="00A8521B">
          <w:t>.</w:t>
        </w:r>
      </w:ins>
    </w:p>
    <w:p w:rsidR="00A8521B" w:rsidRPr="00E77497" w:rsidRDefault="00A8521B" w:rsidP="00A8521B">
      <w:pPr>
        <w:pStyle w:val="Alg2"/>
        <w:numPr>
          <w:ilvl w:val="0"/>
          <w:numId w:val="741"/>
        </w:numPr>
        <w:spacing w:after="220"/>
        <w:rPr>
          <w:ins w:id="28366" w:author="Rev 7 Allen Wirfs-Brock" w:date="2012-04-26T10:23:00Z"/>
        </w:rPr>
      </w:pPr>
      <w:ins w:id="28367" w:author="Rev 7 Allen Wirfs-Brock" w:date="2012-04-26T10:23:00Z">
        <w:r w:rsidRPr="00E77497">
          <w:t xml:space="preserve">Return </w:t>
        </w:r>
        <w:r>
          <w:t xml:space="preserve">Completion {[[type]]: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ins>
    </w:p>
    <w:p w:rsidR="00A8521B" w:rsidRPr="00E77497" w:rsidDel="00C730F4" w:rsidRDefault="001F444B" w:rsidP="00A8521B">
      <w:pPr>
        <w:pStyle w:val="SyntaxRule"/>
        <w:spacing w:after="240"/>
        <w:rPr>
          <w:ins w:id="28368" w:author="Rev 7 Allen Wirfs-Brock" w:date="2012-04-26T10:26:00Z"/>
          <w:del w:id="28369" w:author="Rev 8 Allen Wirfs-Brock" w:date="2012-06-01T09:17:00Z"/>
        </w:rPr>
      </w:pPr>
      <w:ins w:id="28370" w:author="Rev 7 Allen Wirfs-Brock" w:date="2012-04-26T10:43:00Z">
        <w:del w:id="28371" w:author="Rev 8 Allen Wirfs-Brock" w:date="2012-05-10T17:36:00Z">
          <w:r w:rsidDel="007110FE">
            <w:delText>Consise</w:delText>
          </w:r>
        </w:del>
      </w:ins>
      <w:ins w:id="28372" w:author="Rev 7 Allen Wirfs-Brock" w:date="2012-04-26T10:26:00Z">
        <w:del w:id="28373" w:author="Rev 8 Allen Wirfs-Brock" w:date="2012-05-10T17:36:00Z">
          <w:r w:rsidR="00A8521B" w:rsidRPr="00E77497" w:rsidDel="007110FE">
            <w:delText>Body</w:delText>
          </w:r>
        </w:del>
        <w:del w:id="28374" w:author="Rev 8 Allen Wirfs-Brock" w:date="2012-06-01T09:17:00Z">
          <w:r w:rsidR="00A8521B" w:rsidRPr="00E77497" w:rsidDel="00C730F4">
            <w:delText xml:space="preserve"> </w:delText>
          </w:r>
          <w:r w:rsidR="00A8521B" w:rsidRPr="00E77497" w:rsidDel="00C730F4">
            <w:rPr>
              <w:rFonts w:ascii="Arial" w:hAnsi="Arial"/>
              <w:b/>
              <w:i w:val="0"/>
            </w:rPr>
            <w:delText xml:space="preserve">:  </w:delText>
          </w:r>
          <w:r w:rsidR="00A8521B" w:rsidRPr="00E77497" w:rsidDel="00C730F4">
            <w:rPr>
              <w:rFonts w:ascii="Courier New" w:hAnsi="Courier New"/>
              <w:b/>
              <w:i w:val="0"/>
            </w:rPr>
            <w:delText>{</w:delText>
          </w:r>
          <w:r w:rsidR="00A8521B" w:rsidDel="00C730F4">
            <w:rPr>
              <w:rFonts w:ascii="Courier New" w:hAnsi="Courier New"/>
              <w:b/>
              <w:i w:val="0"/>
            </w:rPr>
            <w:delText xml:space="preserve"> </w:delText>
          </w:r>
          <w:r w:rsidR="00A8521B" w:rsidDel="00C730F4">
            <w:delText>FunctionBody</w:delText>
          </w:r>
          <w:r w:rsidR="00A8521B" w:rsidRPr="00E77497" w:rsidDel="00C730F4">
            <w:delText xml:space="preserve"> </w:delText>
          </w:r>
          <w:r w:rsidR="00A8521B" w:rsidRPr="00E77497" w:rsidDel="00C730F4">
            <w:rPr>
              <w:rFonts w:ascii="Courier New" w:hAnsi="Courier New"/>
              <w:b/>
              <w:i w:val="0"/>
            </w:rPr>
            <w:delText>}</w:delText>
          </w:r>
        </w:del>
      </w:ins>
    </w:p>
    <w:p w:rsidR="00A8521B" w:rsidRPr="00E77497" w:rsidDel="00C730F4" w:rsidRDefault="00A8521B" w:rsidP="00A8521B">
      <w:pPr>
        <w:pStyle w:val="Alg4"/>
        <w:numPr>
          <w:ilvl w:val="0"/>
          <w:numId w:val="743"/>
        </w:numPr>
        <w:spacing w:after="220"/>
        <w:contextualSpacing/>
        <w:rPr>
          <w:ins w:id="28375" w:author="Rev 7 Allen Wirfs-Brock" w:date="2012-04-26T10:26:00Z"/>
          <w:del w:id="28376" w:author="Rev 8 Allen Wirfs-Brock" w:date="2012-06-01T09:17:00Z"/>
        </w:rPr>
      </w:pPr>
      <w:ins w:id="28377" w:author="Rev 7 Allen Wirfs-Brock" w:date="2012-04-26T10:26:00Z">
        <w:del w:id="28378" w:author="Rev 8 Allen Wirfs-Brock" w:date="2012-06-01T09:17:00Z">
          <w:r w:rsidRPr="00E77497" w:rsidDel="00C730F4">
            <w:delText xml:space="preserve">Return the </w:delText>
          </w:r>
        </w:del>
      </w:ins>
      <w:ins w:id="28379" w:author="Rev 7 Allen Wirfs-Brock" w:date="2012-04-26T10:31:00Z">
        <w:del w:id="28380" w:author="Rev 8 Allen Wirfs-Brock" w:date="2012-06-01T09:17:00Z">
          <w:r w:rsidR="007413A3" w:rsidDel="00C730F4">
            <w:delText>result of evaluating</w:delText>
          </w:r>
        </w:del>
      </w:ins>
      <w:ins w:id="28381" w:author="Rev 7 Allen Wirfs-Brock" w:date="2012-04-26T10:26:00Z">
        <w:del w:id="28382" w:author="Rev 8 Allen Wirfs-Brock" w:date="2012-06-01T09:17:00Z">
          <w:r w:rsidRPr="00E77497" w:rsidDel="00C730F4">
            <w:delText xml:space="preserve"> </w:delText>
          </w:r>
          <w:r w:rsidDel="00C730F4">
            <w:rPr>
              <w:i/>
            </w:rPr>
            <w:delText>FunctionBody</w:delText>
          </w:r>
          <w:r w:rsidRPr="00E77497" w:rsidDel="00C730F4">
            <w:delText>.</w:delText>
          </w:r>
        </w:del>
      </w:ins>
    </w:p>
    <w:p w:rsidR="00572B17" w:rsidRPr="00E77497" w:rsidRDefault="00572B17" w:rsidP="00572B17">
      <w:pPr>
        <w:pStyle w:val="Heading2"/>
        <w:numPr>
          <w:ilvl w:val="0"/>
          <w:numId w:val="0"/>
        </w:numPr>
        <w:rPr>
          <w:ins w:id="28383" w:author="Rev 7 Allen Wirfs-Brock" w:date="2012-04-26T10:50:00Z"/>
        </w:rPr>
      </w:pPr>
      <w:bookmarkStart w:id="28384" w:name="_Toc339020422"/>
      <w:ins w:id="28385" w:author="Rev 7 Allen Wirfs-Brock" w:date="2012-04-26T10:50:00Z">
        <w:r>
          <w:t>13.3</w:t>
        </w:r>
        <w:r>
          <w:tab/>
        </w:r>
      </w:ins>
      <w:ins w:id="28386" w:author="Rev 7 Allen Wirfs-Brock" w:date="2012-04-26T10:52:00Z">
        <w:r>
          <w:t>Method</w:t>
        </w:r>
      </w:ins>
      <w:ins w:id="28387" w:author="Rev 7 Allen Wirfs-Brock" w:date="2012-04-26T10:50:00Z">
        <w:r w:rsidRPr="00E77497">
          <w:t xml:space="preserve"> Definition</w:t>
        </w:r>
        <w:r>
          <w:t>s</w:t>
        </w:r>
        <w:bookmarkEnd w:id="28384"/>
      </w:ins>
    </w:p>
    <w:p w:rsidR="00572B17" w:rsidRPr="00E77497" w:rsidRDefault="00572B17" w:rsidP="00572B17">
      <w:pPr>
        <w:pStyle w:val="Syntax"/>
        <w:rPr>
          <w:ins w:id="28388" w:author="Rev 7 Allen Wirfs-Brock" w:date="2012-04-26T10:50:00Z"/>
        </w:rPr>
      </w:pPr>
      <w:ins w:id="28389" w:author="Rev 7 Allen Wirfs-Brock" w:date="2012-04-26T10:50:00Z">
        <w:r w:rsidRPr="00E77497">
          <w:t>Syntax</w:t>
        </w:r>
      </w:ins>
    </w:p>
    <w:p w:rsidR="00572B17" w:rsidRPr="00E77497" w:rsidRDefault="00572B17" w:rsidP="00572B17">
      <w:pPr>
        <w:pStyle w:val="SyntaxRule"/>
        <w:rPr>
          <w:ins w:id="28390" w:author="Rev 7 Allen Wirfs-Brock" w:date="2012-04-26T10:52:00Z"/>
          <w:b/>
        </w:rPr>
      </w:pPr>
      <w:ins w:id="28391" w:author="Rev 7 Allen Wirfs-Brock" w:date="2012-04-26T10:52:00Z">
        <w:r>
          <w:t>MethodDefinition</w:t>
        </w:r>
        <w:r w:rsidRPr="00E77497">
          <w:rPr>
            <w:rFonts w:ascii="Arial" w:hAnsi="Arial" w:cs="Arial"/>
            <w:b/>
          </w:rPr>
          <w:t xml:space="preserve"> </w:t>
        </w:r>
        <w:r w:rsidRPr="00E77497">
          <w:rPr>
            <w:rFonts w:ascii="Arial" w:hAnsi="Arial" w:cs="Arial"/>
            <w:b/>
            <w:i w:val="0"/>
          </w:rPr>
          <w:t>:</w:t>
        </w:r>
      </w:ins>
    </w:p>
    <w:p w:rsidR="00572B17" w:rsidRPr="00E77497" w:rsidRDefault="00572B17" w:rsidP="00572B17">
      <w:pPr>
        <w:pStyle w:val="SyntaxDefinition"/>
      </w:pPr>
      <w:ins w:id="28392" w:author="Rev 7 Allen Wirfs-Brock" w:date="2012-04-26T10:5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8393" w:author="Rev 7 Allen Wirfs-Brock" w:date="2012-04-26T11:30:00Z">
        <w:del w:id="28394" w:author="Rev 8 Allen Wirfs-Brock" w:date="2012-05-10T17:36:00Z">
          <w:r w:rsidR="00F5321D" w:rsidRPr="001F444B" w:rsidDel="007110FE">
            <w:delText>Consise</w:delText>
          </w:r>
          <w:r w:rsidR="00F5321D" w:rsidRPr="0097041B" w:rsidDel="007110FE">
            <w:rPr>
              <w:i w:val="0"/>
            </w:rPr>
            <w:delText>Body</w:delText>
          </w:r>
        </w:del>
      </w:ins>
      <w:ins w:id="28395"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396" w:author="Rev 7 Allen Wirfs-Brock" w:date="2012-04-26T11:30:00Z">
        <w:r w:rsidR="00F5321D" w:rsidRPr="00E77497">
          <w:rPr>
            <w:rFonts w:ascii="Courier New" w:hAnsi="Courier New"/>
            <w:b/>
            <w:i w:val="0"/>
          </w:rPr>
          <w:t xml:space="preserve"> </w:t>
        </w:r>
      </w:ins>
      <w:ins w:id="28397" w:author="Rev 7 Allen Wirfs-Brock" w:date="2012-04-26T10:52:00Z">
        <w:r w:rsidRPr="00F75C52">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8398" w:author="Rev 7 Allen Wirfs-Brock" w:date="2012-04-26T11:30:00Z">
        <w:del w:id="28399" w:author="Rev 8 Allen Wirfs-Brock" w:date="2012-05-10T17:36:00Z">
          <w:r w:rsidR="00F5321D" w:rsidRPr="001F444B" w:rsidDel="007110FE">
            <w:delText>Consise</w:delText>
          </w:r>
          <w:r w:rsidR="00F5321D" w:rsidRPr="0097041B" w:rsidDel="007110FE">
            <w:rPr>
              <w:i w:val="0"/>
            </w:rPr>
            <w:delText>Body</w:delText>
          </w:r>
        </w:del>
      </w:ins>
      <w:ins w:id="28400"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401" w:author="Rev 7 Allen Wirfs-Brock" w:date="2012-04-26T11:30:00Z">
        <w:r w:rsidR="00F5321D" w:rsidRPr="00E77497">
          <w:rPr>
            <w:rFonts w:ascii="Courier New" w:hAnsi="Courier New"/>
            <w:b/>
            <w:i w:val="0"/>
          </w:rPr>
          <w:t xml:space="preserve"> </w:t>
        </w:r>
      </w:ins>
      <w:ins w:id="28402" w:author="Rev 7 Allen Wirfs-Brock" w:date="2012-04-26T10:52:00Z">
        <w:r w:rsidRPr="00E77497">
          <w:br/>
        </w:r>
      </w:ins>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del w:id="28403" w:author="Rev 7 Allen Wirfs-Brock" w:date="2012-04-26T11:31:00Z">
        <w:r w:rsidRPr="00E77497" w:rsidDel="00C318A3">
          <w:rPr>
            <w:rFonts w:ascii="Courier New" w:hAnsi="Courier New" w:cs="Courier New"/>
            <w:b/>
            <w:i w:val="0"/>
          </w:rPr>
          <w:delText>{</w:delText>
        </w:r>
        <w:r w:rsidRPr="00E77497" w:rsidDel="00C318A3">
          <w:rPr>
            <w:rFonts w:ascii="Courier New" w:hAnsi="Courier New" w:cs="Courier New"/>
            <w:i w:val="0"/>
          </w:rPr>
          <w:delText xml:space="preserve"> </w:delText>
        </w:r>
      </w:del>
      <w:ins w:id="28404" w:author="Rev 7 Allen Wirfs-Brock" w:date="2012-04-26T11:31:00Z">
        <w:del w:id="28405" w:author="Rev 8 Allen Wirfs-Brock" w:date="2012-05-10T17:36:00Z">
          <w:r w:rsidR="00C318A3" w:rsidRPr="001F444B" w:rsidDel="007110FE">
            <w:delText>Consise</w:delText>
          </w:r>
          <w:r w:rsidR="00C318A3" w:rsidRPr="0097041B" w:rsidDel="007110FE">
            <w:rPr>
              <w:i w:val="0"/>
            </w:rPr>
            <w:delText>Body</w:delText>
          </w:r>
        </w:del>
      </w:ins>
      <w:ins w:id="28406"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407" w:author="Rev 7 Allen Wirfs-Brock" w:date="2012-04-26T11:31:00Z">
        <w:r w:rsidR="00C318A3" w:rsidRPr="00E77497" w:rsidDel="00C318A3">
          <w:t xml:space="preserve"> </w:t>
        </w:r>
      </w:ins>
      <w:del w:id="28408"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del w:id="28409" w:author="Rev 8 Allen Wirfs-Brock" w:date="2012-05-24T18:46:00Z">
        <w:r w:rsidRPr="00E77497" w:rsidDel="00D969B2">
          <w:rPr>
            <w:rFonts w:ascii="Courier New" w:hAnsi="Courier New" w:cs="Courier New"/>
            <w:b/>
            <w:i w:val="0"/>
          </w:rPr>
          <w:delText xml:space="preserve"> </w:delText>
        </w:r>
      </w:del>
      <w:del w:id="28410" w:author="Rev 7 Allen Wirfs-Brock" w:date="2012-04-26T11:31:00Z">
        <w:r w:rsidRPr="00E77497" w:rsidDel="00C318A3">
          <w:rPr>
            <w:rFonts w:ascii="Courier New" w:hAnsi="Courier New" w:cs="Courier New"/>
            <w:b/>
            <w:i w:val="0"/>
          </w:rPr>
          <w:delText xml:space="preserve">{ </w:delText>
        </w:r>
      </w:del>
      <w:ins w:id="28411" w:author="Rev 7 Allen Wirfs-Brock" w:date="2012-04-26T11:31:00Z">
        <w:del w:id="28412" w:author="Rev 8 Allen Wirfs-Brock" w:date="2012-05-10T17:36:00Z">
          <w:r w:rsidR="00C318A3" w:rsidRPr="001F444B" w:rsidDel="007110FE">
            <w:delText>Consise</w:delText>
          </w:r>
          <w:r w:rsidR="00C318A3" w:rsidRPr="0097041B" w:rsidDel="007110FE">
            <w:rPr>
              <w:i w:val="0"/>
            </w:rPr>
            <w:delText>Body</w:delText>
          </w:r>
        </w:del>
      </w:ins>
      <w:ins w:id="28413"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414" w:author="Rev 7 Allen Wirfs-Brock" w:date="2012-04-26T11:31:00Z">
        <w:r w:rsidR="00C318A3" w:rsidRPr="00E77497" w:rsidDel="00C318A3">
          <w:t xml:space="preserve"> </w:t>
        </w:r>
      </w:ins>
      <w:del w:id="28415"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p>
    <w:p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rsidR="00572B17" w:rsidRPr="00E77497" w:rsidRDefault="00572B17" w:rsidP="00572B17">
      <w:pPr>
        <w:pStyle w:val="SyntaxDefinition"/>
        <w:rPr>
          <w:ins w:id="28416" w:author="Rev 7 Allen Wirfs-Brock" w:date="2012-04-26T10:52:00Z"/>
        </w:rPr>
      </w:pPr>
      <w:ins w:id="28417" w:author="Rev 7 Allen Wirfs-Brock" w:date="2012-04-26T10:52:00Z">
        <w:r w:rsidRPr="00E77497">
          <w:t xml:space="preserve">BindingIdentifier </w:t>
        </w:r>
        <w:r w:rsidRPr="00E77497">
          <w:br/>
          <w:t xml:space="preserve">BindingPattern </w:t>
        </w:r>
      </w:ins>
    </w:p>
    <w:p w:rsidR="008D463B" w:rsidRPr="008D463B" w:rsidRDefault="008D463B" w:rsidP="008D463B">
      <w:pPr>
        <w:pStyle w:val="Note"/>
        <w:rPr>
          <w:ins w:id="28418" w:author="Rev 11 Allen Wirfs-Brock" w:date="2012-10-25T10:40:00Z"/>
        </w:rPr>
      </w:pPr>
      <w:ins w:id="28419" w:author="Rev 11 Allen Wirfs-Brock" w:date="2012-10-25T10:41:00Z">
        <w:r>
          <w:t>NOTE</w:t>
        </w:r>
        <w:r>
          <w:tab/>
          <w:t xml:space="preserve">The single elemented of a </w:t>
        </w:r>
        <w:r w:rsidRPr="00002F60">
          <w:rPr>
            <w:rFonts w:ascii="Times New Roman" w:hAnsi="Times New Roman"/>
            <w:i/>
            <w:iCs/>
          </w:rPr>
          <w:t>PropertySetParameterList</w:t>
        </w:r>
        <w:r>
          <w:t xml:space="preserve"> may not have a default value </w:t>
        </w:r>
      </w:ins>
      <w:ins w:id="28420" w:author="Rev 11 Allen Wirfs-Brock" w:date="2012-10-25T10:42:00Z">
        <w:r w:rsidRPr="00002F60">
          <w:rPr>
            <w:rFonts w:ascii="Times New Roman" w:hAnsi="Times New Roman"/>
            <w:i/>
            <w:iCs/>
          </w:rPr>
          <w:t>Initialiser</w:t>
        </w:r>
        <w:r>
          <w:t xml:space="preserve"> because.</w:t>
        </w:r>
      </w:ins>
    </w:p>
    <w:p w:rsidR="00BF5CDF" w:rsidRPr="00E77497" w:rsidRDefault="00BF5CDF" w:rsidP="00BF5CDF">
      <w:pPr>
        <w:pStyle w:val="Heading4"/>
        <w:numPr>
          <w:ilvl w:val="0"/>
          <w:numId w:val="0"/>
        </w:numPr>
        <w:rPr>
          <w:ins w:id="28421" w:author="Rev 7 Allen Wirfs-Brock" w:date="2012-04-26T11:01:00Z"/>
        </w:rPr>
      </w:pPr>
      <w:ins w:id="28422" w:author="Rev 7 Allen Wirfs-Brock" w:date="2012-04-26T11:01:00Z">
        <w:r w:rsidRPr="00E77497">
          <w:t>Static Semantics</w:t>
        </w:r>
      </w:ins>
    </w:p>
    <w:p w:rsidR="00BF5CDF" w:rsidRPr="00E77497" w:rsidRDefault="005B42C4" w:rsidP="00BF5CDF">
      <w:pPr>
        <w:rPr>
          <w:ins w:id="28423" w:author="Rev 7 Allen Wirfs-Brock" w:date="2012-04-26T11:01:00Z"/>
          <w:rFonts w:ascii="Helvetica" w:hAnsi="Helvetica"/>
          <w:b/>
        </w:rPr>
      </w:pPr>
      <w:ins w:id="28424" w:author="Rev 11 Allen Wirfs-Brock" w:date="2012-10-25T16:55:00Z">
        <w:r w:rsidRPr="00E77497">
          <w:rPr>
            <w:rFonts w:ascii="Helvetica" w:hAnsi="Helvetica"/>
            <w:b/>
          </w:rPr>
          <w:t xml:space="preserve">Static Semantics:  </w:t>
        </w:r>
      </w:ins>
      <w:ins w:id="28425" w:author="Rev 7 Allen Wirfs-Brock" w:date="2012-04-26T11:01:00Z">
        <w:r w:rsidR="00BF5CDF" w:rsidRPr="00E77497">
          <w:rPr>
            <w:rFonts w:ascii="Helvetica" w:hAnsi="Helvetica"/>
            <w:b/>
          </w:rPr>
          <w:t>Early Errors</w:t>
        </w:r>
      </w:ins>
    </w:p>
    <w:p w:rsidR="00BF5CDF" w:rsidRDefault="00BF5CDF" w:rsidP="00BF5CDF">
      <w:pPr>
        <w:spacing w:after="0"/>
        <w:rPr>
          <w:ins w:id="28426" w:author="Rev 7 Allen Wirfs-Brock" w:date="2012-04-26T11:01:00Z"/>
          <w:rFonts w:ascii="Courier New" w:hAnsi="Courier New" w:cs="Courier New"/>
          <w:b/>
          <w:iCs/>
        </w:rPr>
      </w:pPr>
      <w:ins w:id="28427" w:author="Rev 7 Allen Wirfs-Brock" w:date="2012-04-26T11:01:00Z">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8428" w:author="Rev 7 Allen Wirfs-Brock" w:date="2012-04-26T11:31:00Z">
        <w:del w:id="28429"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430" w:author="Rev 8 Allen Wirfs-Brock" w:date="2012-05-24T18:46:00Z">
        <w:r w:rsidR="00D969B2" w:rsidRPr="00D969B2">
          <w:t xml:space="preserve"> </w:t>
        </w:r>
        <w:r w:rsidR="00D969B2" w:rsidRPr="00140F69">
          <w:rPr>
            <w:rFonts w:ascii="Courier New" w:eastAsia="Times New Roman" w:hAnsi="Courier New"/>
            <w:b/>
            <w:lang w:eastAsia="en-US"/>
          </w:rPr>
          <w:t>{</w:t>
        </w:r>
        <w:r w:rsidR="00D969B2" w:rsidRPr="00D969B2">
          <w:rPr>
            <w:rFonts w:ascii="Times New Roman" w:hAnsi="Times New Roman"/>
            <w:i/>
          </w:rPr>
          <w:t xml:space="preserve"> FunctionBody </w:t>
        </w:r>
        <w:r w:rsidR="00D969B2" w:rsidRPr="00140F69">
          <w:rPr>
            <w:rFonts w:ascii="Courier New" w:eastAsia="Times New Roman" w:hAnsi="Courier New"/>
            <w:b/>
            <w:lang w:eastAsia="en-US"/>
          </w:rPr>
          <w:t>}</w:t>
        </w:r>
      </w:ins>
      <w:ins w:id="28431" w:author="Rev 7 Allen Wirfs-Brock" w:date="2012-04-26T11:31:00Z">
        <w:r w:rsidR="00C318A3" w:rsidRPr="008B7F6F">
          <w:rPr>
            <w:rFonts w:ascii="Courier New" w:hAnsi="Courier New" w:cs="Courier New"/>
            <w:b/>
            <w:iCs/>
          </w:rPr>
          <w:t xml:space="preserve"> </w:t>
        </w:r>
      </w:ins>
    </w:p>
    <w:p w:rsidR="00BF5CDF" w:rsidRPr="00250FC6" w:rsidRDefault="00BF5CDF" w:rsidP="00BF5CDF">
      <w:pPr>
        <w:spacing w:before="60" w:after="60"/>
        <w:rPr>
          <w:ins w:id="28432" w:author="Rev 7 Allen Wirfs-Brock" w:date="2012-04-26T11:01:00Z"/>
          <w:rFonts w:cs="Arial"/>
          <w:iCs/>
        </w:rPr>
      </w:pPr>
      <w:ins w:id="28433" w:author="Rev 7 Allen Wirfs-Brock" w:date="2012-04-26T11:01:00Z">
        <w:r>
          <w:rPr>
            <w:rFonts w:cs="Arial"/>
            <w:iCs/>
          </w:rPr>
          <w:t>a</w:t>
        </w:r>
        <w:r w:rsidRPr="00250FC6">
          <w:rPr>
            <w:rFonts w:cs="Arial"/>
            <w:iCs/>
          </w:rPr>
          <w:t>nd</w:t>
        </w:r>
      </w:ins>
    </w:p>
    <w:p w:rsidR="00BF5CDF" w:rsidRDefault="00BF5CDF" w:rsidP="00BF5CDF">
      <w:pPr>
        <w:rPr>
          <w:ins w:id="28434" w:author="Rev 7 Allen Wirfs-Brock" w:date="2012-04-26T11:01:00Z"/>
          <w:rFonts w:ascii="Courier New" w:hAnsi="Courier New" w:cs="Courier New"/>
          <w:b/>
          <w:iCs/>
        </w:rPr>
      </w:pPr>
      <w:ins w:id="28435" w:author="Rev 7 Allen Wirfs-Brock" w:date="2012-04-26T11:01:00Z">
        <w:r>
          <w:rPr>
            <w:rStyle w:val="bnf"/>
          </w:rPr>
          <w:t>MethodDefinition</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8436" w:author="Rev 7 Allen Wirfs-Brock" w:date="2012-04-26T11:31:00Z">
        <w:del w:id="28437" w:author="Rev 8 Allen Wirfs-Brock" w:date="2012-05-10T17:36:00Z">
          <w:r w:rsidR="00C318A3" w:rsidRPr="00140F69" w:rsidDel="007110FE">
            <w:rPr>
              <w:rFonts w:ascii="Courier New" w:hAnsi="Courier New" w:cs="Courier New"/>
              <w:b/>
              <w:i/>
            </w:rPr>
            <w:delText>ConsiseBody</w:delText>
          </w:r>
        </w:del>
      </w:ins>
      <w:ins w:id="28438" w:author="Rev 8 Allen Wirfs-Brock" w:date="2012-05-24T18:47: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8439" w:author="Rev 7 Allen Wirfs-Brock" w:date="2012-04-26T11:31:00Z">
        <w:del w:id="28440" w:author="Rev 8 Allen Wirfs-Brock" w:date="2012-05-24T18:47:00Z">
          <w:r w:rsidR="00C318A3" w:rsidRPr="008B7F6F" w:rsidDel="00D969B2">
            <w:rPr>
              <w:rFonts w:ascii="Courier New" w:hAnsi="Courier New" w:cs="Courier New"/>
              <w:b/>
              <w:iCs/>
            </w:rPr>
            <w:delText xml:space="preserve"> </w:delText>
          </w:r>
        </w:del>
      </w:ins>
    </w:p>
    <w:p w:rsidR="00BF5CDF" w:rsidRPr="003B4312" w:rsidDel="007262FC" w:rsidRDefault="00BF5CDF" w:rsidP="00BF5CDF">
      <w:pPr>
        <w:numPr>
          <w:ilvl w:val="0"/>
          <w:numId w:val="737"/>
        </w:numPr>
        <w:spacing w:after="220"/>
        <w:contextualSpacing/>
        <w:rPr>
          <w:ins w:id="28441" w:author="Rev 7 Allen Wirfs-Brock" w:date="2012-04-26T11:01:00Z"/>
          <w:del w:id="28442" w:author="Rev 11 Allen Wirfs-Brock" w:date="2012-10-01T14:16:00Z"/>
        </w:rPr>
      </w:pPr>
      <w:ins w:id="28443" w:author="Rev 7 Allen Wirfs-Brock" w:date="2012-04-26T11:01:00Z">
        <w:del w:id="28444" w:author="Rev 11 Allen Wirfs-Brock" w:date="2012-10-01T14:16:00Z">
          <w:r w:rsidRPr="00E77497" w:rsidDel="007262FC">
            <w:delText xml:space="preserve">It is a Syntax Error if any element of the </w:delText>
          </w:r>
        </w:del>
        <w:del w:id="28445" w:author="Rev 11 Allen Wirfs-Brock" w:date="2012-10-01T14:10:00Z">
          <w:r w:rsidRPr="00E77497" w:rsidDel="0058496F">
            <w:delText>LexicallyDeclaredNames</w:delText>
          </w:r>
        </w:del>
        <w:del w:id="28446" w:author="Rev 11 Allen Wirfs-Brock" w:date="2012-10-01T14:16:00Z">
          <w:r w:rsidRPr="00E77497" w:rsidDel="007262FC">
            <w:delText xml:space="preserve"> of </w:delText>
          </w:r>
          <w:r w:rsidRPr="00E77497" w:rsidDel="007262FC">
            <w:rPr>
              <w:rFonts w:ascii="Times New Roman" w:hAnsi="Times New Roman"/>
              <w:i/>
            </w:rPr>
            <w:delText>FormalParameterList</w:delText>
          </w:r>
          <w:r w:rsidRPr="00E77497" w:rsidDel="007262FC">
            <w:delText xml:space="preserve"> </w:delText>
          </w:r>
          <w:r w:rsidRPr="004D1BD1" w:rsidDel="007262FC">
            <w:delText xml:space="preserve">also occurs in the VarDeclaredNames of </w:delText>
          </w:r>
        </w:del>
      </w:ins>
      <w:ins w:id="28447" w:author="Rev 7 Allen Wirfs-Brock" w:date="2012-04-26T11:32:00Z">
        <w:del w:id="28448" w:author="Rev 11 Allen Wirfs-Brock" w:date="2012-10-01T14:16:00Z">
          <w:r w:rsidR="00C318A3" w:rsidDel="007262FC">
            <w:rPr>
              <w:rFonts w:ascii="Times New Roman" w:hAnsi="Times New Roman"/>
              <w:i/>
            </w:rPr>
            <w:delText>Concise</w:delText>
          </w:r>
        </w:del>
      </w:ins>
      <w:ins w:id="28449" w:author="Rev 8 Allen Wirfs-Brock" w:date="2012-05-24T18:48:00Z">
        <w:del w:id="28450" w:author="Rev 11 Allen Wirfs-Brock" w:date="2012-10-01T14:16:00Z">
          <w:r w:rsidR="00D969B2" w:rsidDel="007262FC">
            <w:rPr>
              <w:rFonts w:ascii="Times New Roman" w:hAnsi="Times New Roman"/>
              <w:i/>
            </w:rPr>
            <w:delText>Function</w:delText>
          </w:r>
        </w:del>
      </w:ins>
      <w:ins w:id="28451" w:author="Rev 7 Allen Wirfs-Brock" w:date="2012-04-26T11:32:00Z">
        <w:del w:id="28452" w:author="Rev 11 Allen Wirfs-Brock" w:date="2012-10-01T14:16:00Z">
          <w:r w:rsidR="00C318A3" w:rsidRPr="00B820AB" w:rsidDel="007262FC">
            <w:rPr>
              <w:rFonts w:ascii="Times New Roman" w:hAnsi="Times New Roman"/>
              <w:i/>
            </w:rPr>
            <w:delText>Body</w:delText>
          </w:r>
        </w:del>
      </w:ins>
      <w:ins w:id="28453" w:author="Rev 7 Allen Wirfs-Brock" w:date="2012-04-26T11:01:00Z">
        <w:del w:id="28454" w:author="Rev 11 Allen Wirfs-Brock" w:date="2012-10-01T14:16:00Z">
          <w:r w:rsidRPr="003B4312" w:rsidDel="007262FC">
            <w:delText>.</w:delText>
          </w:r>
        </w:del>
      </w:ins>
    </w:p>
    <w:p w:rsidR="00856D58" w:rsidRDefault="00856D58" w:rsidP="00856D58">
      <w:pPr>
        <w:numPr>
          <w:ilvl w:val="0"/>
          <w:numId w:val="737"/>
        </w:numPr>
        <w:spacing w:after="220"/>
        <w:contextualSpacing/>
        <w:rPr>
          <w:ins w:id="28455" w:author="Rev 11 Allen Wirfs-Brock" w:date="2012-10-25T13:02:00Z"/>
        </w:rPr>
      </w:pPr>
      <w:ins w:id="28456" w:author="Rev 11 Allen Wirfs-Brock" w:date="2012-10-25T13:02:00Z">
        <w:r w:rsidRPr="00E77497">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sidRPr="00856D58">
          <w:rPr>
            <w:rFonts w:ascii="Times New Roman" w:hAnsi="Times New Roman"/>
            <w:b/>
            <w:bCs/>
          </w:rPr>
          <w:t>true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ins>
    </w:p>
    <w:p w:rsidR="00856D58" w:rsidRPr="006B6D0A" w:rsidRDefault="00856D58" w:rsidP="00856D58">
      <w:pPr>
        <w:numPr>
          <w:ilvl w:val="0"/>
          <w:numId w:val="737"/>
        </w:numPr>
        <w:spacing w:after="220"/>
        <w:contextualSpacing/>
        <w:rPr>
          <w:ins w:id="28457" w:author="Rev 11 Allen Wirfs-Brock" w:date="2012-10-25T13:02:00Z"/>
        </w:rPr>
      </w:pPr>
      <w:ins w:id="28458" w:author="Rev 11 Allen Wirfs-Brock" w:date="2012-10-25T13:02:00Z">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rsidR="00856D58" w:rsidRPr="006B6D0A" w:rsidRDefault="00856D58" w:rsidP="00856D58">
      <w:pPr>
        <w:numPr>
          <w:ilvl w:val="0"/>
          <w:numId w:val="737"/>
        </w:numPr>
        <w:spacing w:after="220"/>
        <w:contextualSpacing/>
        <w:rPr>
          <w:ins w:id="28459" w:author="Rev 11 Allen Wirfs-Brock" w:date="2012-10-25T13:02:00Z"/>
        </w:rPr>
      </w:pPr>
      <w:ins w:id="28460" w:author="Rev 11 Allen Wirfs-Brock" w:date="2012-10-25T13:02:00Z">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rsidR="00856D58" w:rsidRPr="006B6D0A" w:rsidRDefault="00856D58" w:rsidP="00856D58">
      <w:pPr>
        <w:numPr>
          <w:ilvl w:val="0"/>
          <w:numId w:val="737"/>
        </w:numPr>
        <w:spacing w:after="220"/>
        <w:contextualSpacing/>
        <w:rPr>
          <w:ins w:id="28461" w:author="Rev 11 Allen Wirfs-Brock" w:date="2012-10-25T13:02:00Z"/>
        </w:rPr>
      </w:pPr>
      <w:ins w:id="28462" w:author="Rev 11 Allen Wirfs-Brock" w:date="2012-10-25T13:02:00Z">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rsidR="00856D58" w:rsidRDefault="00856D58" w:rsidP="007B7042">
      <w:pPr>
        <w:numPr>
          <w:ilvl w:val="0"/>
          <w:numId w:val="737"/>
        </w:numPr>
        <w:spacing w:after="220"/>
        <w:rPr>
          <w:ins w:id="28463" w:author="Rev 11 Allen Wirfs-Brock" w:date="2012-10-25T13:02:00Z"/>
        </w:rPr>
      </w:pPr>
      <w:ins w:id="28464" w:author="Rev 11 Allen Wirfs-Brock" w:date="2012-10-25T13:02: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p>
    <w:p w:rsidR="00BF5CDF" w:rsidRPr="003B4312" w:rsidDel="00856D58" w:rsidRDefault="00BF5CDF" w:rsidP="00BF5CDF">
      <w:pPr>
        <w:numPr>
          <w:ilvl w:val="0"/>
          <w:numId w:val="737"/>
        </w:numPr>
        <w:spacing w:after="220"/>
        <w:rPr>
          <w:ins w:id="28465" w:author="Rev 7 Allen Wirfs-Brock" w:date="2012-04-26T11:01:00Z"/>
          <w:del w:id="28466" w:author="Rev 11 Allen Wirfs-Brock" w:date="2012-10-25T13:02:00Z"/>
        </w:rPr>
      </w:pPr>
      <w:ins w:id="28467" w:author="Rev 7 Allen Wirfs-Brock" w:date="2012-04-26T11:01:00Z">
        <w:del w:id="28468" w:author="Rev 11 Allen Wirfs-Brock" w:date="2012-10-25T13:02:00Z">
          <w:r w:rsidRPr="003B4312" w:rsidDel="00856D58">
            <w:delText>It is a Syntax Error if any element of the BoundNames of</w:delText>
          </w:r>
          <w:r w:rsidRPr="008B7F6F" w:rsidDel="00856D58">
            <w:delText xml:space="preserve"> </w:delText>
          </w:r>
          <w:r w:rsidRPr="00E77497" w:rsidDel="00856D58">
            <w:rPr>
              <w:rFonts w:ascii="Times New Roman" w:hAnsi="Times New Roman"/>
              <w:i/>
            </w:rPr>
            <w:delText>FormalParameterList</w:delText>
          </w:r>
          <w:r w:rsidRPr="00E77497" w:rsidDel="00856D58">
            <w:delText xml:space="preserve"> </w:delText>
          </w:r>
          <w:r w:rsidRPr="004D1BD1" w:rsidDel="00856D58">
            <w:delText xml:space="preserve">also occurs in the LexicallyDeclaredNames of </w:delText>
          </w:r>
        </w:del>
      </w:ins>
      <w:ins w:id="28469" w:author="Rev 7 Allen Wirfs-Brock" w:date="2012-04-26T11:32:00Z">
        <w:del w:id="28470" w:author="Rev 11 Allen Wirfs-Brock" w:date="2012-10-25T13:02:00Z">
          <w:r w:rsidR="00C318A3" w:rsidDel="00856D58">
            <w:rPr>
              <w:rFonts w:ascii="Times New Roman" w:hAnsi="Times New Roman"/>
              <w:i/>
            </w:rPr>
            <w:delText>Concise</w:delText>
          </w:r>
        </w:del>
      </w:ins>
      <w:ins w:id="28471" w:author="Rev 8 Allen Wirfs-Brock" w:date="2012-05-24T18:48:00Z">
        <w:del w:id="28472" w:author="Rev 11 Allen Wirfs-Brock" w:date="2012-10-25T13:02:00Z">
          <w:r w:rsidR="00D969B2" w:rsidDel="00856D58">
            <w:rPr>
              <w:rFonts w:ascii="Times New Roman" w:hAnsi="Times New Roman"/>
              <w:i/>
            </w:rPr>
            <w:delText>Function</w:delText>
          </w:r>
        </w:del>
      </w:ins>
      <w:ins w:id="28473" w:author="Rev 7 Allen Wirfs-Brock" w:date="2012-04-26T11:32:00Z">
        <w:del w:id="28474" w:author="Rev 11 Allen Wirfs-Brock" w:date="2012-10-25T13:02:00Z">
          <w:r w:rsidR="00C318A3" w:rsidRPr="00B820AB" w:rsidDel="00856D58">
            <w:rPr>
              <w:rFonts w:ascii="Times New Roman" w:hAnsi="Times New Roman"/>
              <w:i/>
            </w:rPr>
            <w:delText>Body</w:delText>
          </w:r>
        </w:del>
      </w:ins>
      <w:ins w:id="28475" w:author="Rev 7 Allen Wirfs-Brock" w:date="2012-04-26T11:01:00Z">
        <w:del w:id="28476" w:author="Rev 11 Allen Wirfs-Brock" w:date="2012-10-25T13:02:00Z">
          <w:r w:rsidRPr="003B4312" w:rsidDel="00856D58">
            <w:delText>.</w:delText>
          </w:r>
        </w:del>
      </w:ins>
    </w:p>
    <w:p w:rsidR="00CE6269" w:rsidRPr="008B7F6F" w:rsidRDefault="00CE6269" w:rsidP="00CE6269">
      <w:pPr>
        <w:rPr>
          <w:ins w:id="28477" w:author="Rev 7 Allen Wirfs-Brock" w:date="2012-04-30T14:33:00Z"/>
        </w:rPr>
      </w:pPr>
      <w:ins w:id="28478" w:author="Rev 7 Allen Wirfs-Brock" w:date="2012-04-30T14:33:00Z">
        <w:r>
          <w:rPr>
            <w:rStyle w:val="bnf"/>
          </w:rPr>
          <w:t>MethodDefinition</w:t>
        </w:r>
        <w:r w:rsidRPr="006B6D0A">
          <w:t xml:space="preserve"> </w:t>
        </w:r>
        <w:r w:rsidRPr="006B6D0A">
          <w:rPr>
            <w:b/>
          </w:rPr>
          <w:t>:</w:t>
        </w:r>
        <w:r w:rsidRPr="00E65A34">
          <w:t xml:space="preserve"> </w:t>
        </w:r>
      </w:ins>
      <w:ins w:id="28479" w:author="Rev 7 Allen Wirfs-Brock" w:date="2012-04-30T14:34: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8480" w:author="Rev 7 Allen Wirfs-Brock" w:date="2012-04-30T14:33:00Z">
        <w:del w:id="28481" w:author="Rev 8 Allen Wirfs-Brock" w:date="2012-05-10T17:36:00Z">
          <w:r w:rsidRPr="00140F69" w:rsidDel="007110FE">
            <w:rPr>
              <w:rFonts w:ascii="Courier New" w:hAnsi="Courier New" w:cs="Courier New"/>
              <w:b/>
              <w:i/>
            </w:rPr>
            <w:delText>ConsiseBody</w:delText>
          </w:r>
        </w:del>
      </w:ins>
      <w:ins w:id="28482"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8483" w:author="Rev 7 Allen Wirfs-Brock" w:date="2012-04-30T14:33:00Z">
        <w:del w:id="28484" w:author="Rev 8 Allen Wirfs-Brock" w:date="2012-05-24T18:48:00Z">
          <w:r w:rsidRPr="008B7F6F" w:rsidDel="00D969B2">
            <w:rPr>
              <w:rFonts w:ascii="Courier New" w:hAnsi="Courier New" w:cs="Courier New"/>
              <w:b/>
              <w:iCs/>
            </w:rPr>
            <w:delText xml:space="preserve"> </w:delText>
          </w:r>
        </w:del>
      </w:ins>
    </w:p>
    <w:p w:rsidR="00CE6269" w:rsidRPr="00E77497" w:rsidRDefault="00CE6269" w:rsidP="00CE6269">
      <w:pPr>
        <w:numPr>
          <w:ilvl w:val="0"/>
          <w:numId w:val="403"/>
        </w:numPr>
        <w:spacing w:after="220"/>
        <w:rPr>
          <w:ins w:id="28485" w:author="Rev 7 Allen Wirfs-Brock" w:date="2012-04-30T14:33:00Z"/>
        </w:rPr>
      </w:pPr>
      <w:ins w:id="28486" w:author="Rev 7 Allen Wirfs-Brock" w:date="2012-04-30T14:33:00Z">
        <w:r>
          <w:lastRenderedPageBreak/>
          <w:t>It is a Syntax Error if</w:t>
        </w:r>
        <w:del w:id="28487" w:author="Rev 8 Allen Wirfs-Brock" w:date="2012-06-11T10:08:00Z">
          <w:r w:rsidDel="00CE72A9">
            <w:delText xml:space="preserve"> </w:delText>
          </w:r>
        </w:del>
        <w:del w:id="28488" w:author="Rev 8 Allen Wirfs-Brock" w:date="2012-05-10T17:38:00Z">
          <w:r w:rsidDel="007110FE">
            <w:rPr>
              <w:rFonts w:ascii="Times New Roman" w:hAnsi="Times New Roman"/>
              <w:i/>
            </w:rPr>
            <w:delText>Consice</w:delText>
          </w:r>
          <w:r w:rsidRPr="00E77497" w:rsidDel="007110FE">
            <w:rPr>
              <w:rFonts w:ascii="Times New Roman" w:hAnsi="Times New Roman"/>
              <w:i/>
            </w:rPr>
            <w:delText>Body</w:delText>
          </w:r>
        </w:del>
      </w:ins>
      <w:ins w:id="28489" w:author="Rev 8 Allen Wirfs-Brock" w:date="2012-06-11T09:04:00Z">
        <w:r w:rsidR="00140F69" w:rsidRPr="00140F69">
          <w:rPr>
            <w:rFonts w:ascii="Times New Roman" w:hAnsi="Times New Roman"/>
            <w:i/>
          </w:rPr>
          <w:t xml:space="preserve"> </w:t>
        </w:r>
        <w:r w:rsidR="00140F69" w:rsidRPr="00D969B2">
          <w:rPr>
            <w:rFonts w:ascii="Times New Roman" w:hAnsi="Times New Roman"/>
            <w:i/>
          </w:rPr>
          <w:t>FunctionBody</w:t>
        </w:r>
      </w:ins>
      <w:ins w:id="28490" w:author="Rev 8 Allen Wirfs-Brock" w:date="2012-06-11T10:07:00Z">
        <w:r w:rsidR="00CE72A9">
          <w:rPr>
            <w:rFonts w:ascii="Times New Roman" w:hAnsi="Times New Roman"/>
            <w:i/>
          </w:rPr>
          <w:t xml:space="preserve"> </w:t>
        </w:r>
      </w:ins>
      <w:ins w:id="28491" w:author="Rev 7 Allen Wirfs-Brock" w:date="2012-04-30T14:33:00Z">
        <w:del w:id="28492" w:author="Rev 8 Allen Wirfs-Brock" w:date="2012-06-11T09:04:00Z">
          <w:r w:rsidRPr="00E77497" w:rsidDel="00140F69">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CE72A9" w:rsidRPr="008B7F6F" w:rsidRDefault="00CE72A9" w:rsidP="00CE72A9">
      <w:pPr>
        <w:rPr>
          <w:ins w:id="28493" w:author="Rev 8 Allen Wirfs-Brock" w:date="2012-06-11T10:08:00Z"/>
        </w:rPr>
      </w:pPr>
      <w:ins w:id="28494" w:author="Rev 8 Allen Wirfs-Brock" w:date="2012-06-11T10:08:00Z">
        <w:r>
          <w:rPr>
            <w:rStyle w:val="bnf"/>
          </w:rPr>
          <w:t>MethodDefinition</w:t>
        </w:r>
        <w:r w:rsidRPr="006B6D0A">
          <w:t xml:space="preserve"> </w:t>
        </w:r>
        <w:r w:rsidRPr="006B6D0A">
          <w:rPr>
            <w:b/>
          </w:rPr>
          <w:t>:</w:t>
        </w:r>
      </w:ins>
      <w:ins w:id="28495" w:author="Rev 8 Allen Wirfs-Brock" w:date="2012-06-11T10:09:00Z">
        <w:r>
          <w:rPr>
            <w:b/>
          </w:rPr>
          <w:t xml:space="preserve"> </w:t>
        </w:r>
      </w:ins>
      <w:ins w:id="28496" w:author="Rev 8 Allen Wirfs-Brock" w:date="2012-06-11T10:08:00Z">
        <w:r w:rsidRPr="00E65A34">
          <w:t xml:space="preserve"> </w:t>
        </w:r>
      </w:ins>
      <w:ins w:id="28497" w:author="Rev 8 Allen Wirfs-Brock" w:date="2012-06-11T10:09:00Z">
        <w:r>
          <w:rPr>
            <w:rFonts w:ascii="Courier New" w:hAnsi="Courier New" w:cs="Courier New"/>
            <w:b/>
            <w:iCs/>
          </w:rPr>
          <w:t>*</w:t>
        </w:r>
        <w:r w:rsidRPr="004D1BD1">
          <w:rPr>
            <w:rFonts w:ascii="Courier New" w:hAnsi="Courier New" w:cs="Courier New"/>
            <w:iCs/>
          </w:rPr>
          <w:t xml:space="preserve"> </w:t>
        </w:r>
      </w:ins>
      <w:ins w:id="28498" w:author="Rev 8 Allen Wirfs-Brock" w:date="2012-06-11T10:08: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FunctionBody </w:t>
        </w:r>
        <w:r w:rsidRPr="00D56329">
          <w:rPr>
            <w:rFonts w:ascii="Courier New" w:eastAsia="Times New Roman" w:hAnsi="Courier New"/>
            <w:b/>
            <w:lang w:eastAsia="en-US"/>
          </w:rPr>
          <w:t>}</w:t>
        </w:r>
      </w:ins>
    </w:p>
    <w:p w:rsidR="00CE72A9" w:rsidRPr="00E77497" w:rsidRDefault="00CE72A9" w:rsidP="00CE72A9">
      <w:pPr>
        <w:numPr>
          <w:ilvl w:val="0"/>
          <w:numId w:val="403"/>
        </w:numPr>
        <w:spacing w:after="220"/>
        <w:rPr>
          <w:ins w:id="28499" w:author="Rev 8 Allen Wirfs-Brock" w:date="2012-06-11T10:08:00Z"/>
        </w:rPr>
      </w:pPr>
      <w:ins w:id="28500" w:author="Rev 8 Allen Wirfs-Brock" w:date="2012-06-11T10:08:00Z">
        <w:r>
          <w:t>It is a Syntax Error if</w:t>
        </w:r>
        <w:r w:rsidRPr="00140F69">
          <w:rPr>
            <w:rFonts w:ascii="Times New Roman" w:hAnsi="Times New Roman"/>
            <w:i/>
          </w:rPr>
          <w:t xml:space="preserve"> </w:t>
        </w:r>
        <w:r w:rsidRPr="00D969B2">
          <w:rPr>
            <w:rFonts w:ascii="Times New Roman" w:hAnsi="Times New Roman"/>
            <w:i/>
          </w:rPr>
          <w:t>FunctionBody</w:t>
        </w:r>
        <w:r>
          <w:rPr>
            <w:rFonts w:ascii="Times New Roman" w:hAnsi="Times New Roman"/>
            <w:i/>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ins>
      <w:ins w:id="28501" w:author="Rev 8 Allen Wirfs-Brock" w:date="2012-06-11T10:09:00Z">
        <w:r>
          <w:rPr>
            <w:rFonts w:ascii="Times New Roman" w:hAnsi="Times New Roman"/>
            <w:i/>
          </w:rPr>
          <w:t xml:space="preserve"> </w:t>
        </w:r>
        <w:r w:rsidRPr="00ED2E78">
          <w:t>is</w:t>
        </w:r>
        <w:r>
          <w:t xml:space="preserve"> </w:t>
        </w:r>
        <w:r w:rsidRPr="00ED2E78">
          <w:rPr>
            <w:rFonts w:ascii="Times New Roman" w:hAnsi="Times New Roman"/>
            <w:b/>
          </w:rPr>
          <w:t>false</w:t>
        </w:r>
      </w:ins>
      <w:ins w:id="28502" w:author="Rev 8 Allen Wirfs-Brock" w:date="2012-06-11T10:08:00Z">
        <w:r>
          <w:t>.</w:t>
        </w:r>
      </w:ins>
    </w:p>
    <w:p w:rsidR="00CE6269" w:rsidRPr="008B7F6F" w:rsidRDefault="00CE6269" w:rsidP="00CE6269">
      <w:pPr>
        <w:rPr>
          <w:ins w:id="28503" w:author="Rev 7 Allen Wirfs-Brock" w:date="2012-04-30T14:33:00Z"/>
        </w:rPr>
      </w:pPr>
      <w:ins w:id="28504" w:author="Rev 7 Allen Wirfs-Brock" w:date="2012-04-30T14:33:00Z">
        <w:r>
          <w:rPr>
            <w:rStyle w:val="bnf"/>
          </w:rPr>
          <w:t>MethodDefinition</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del w:id="28505" w:author="Rev 8 Allen Wirfs-Brock" w:date="2012-05-10T17:36:00Z">
          <w:r w:rsidRPr="00CE72A9" w:rsidDel="007110FE">
            <w:rPr>
              <w:rFonts w:ascii="Courier New" w:hAnsi="Courier New" w:cs="Courier New"/>
              <w:b/>
              <w:i/>
            </w:rPr>
            <w:delText>ConsiseBody</w:delText>
          </w:r>
        </w:del>
      </w:ins>
      <w:ins w:id="28506"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8507" w:author="Rev 7 Allen Wirfs-Brock" w:date="2012-04-30T14:33:00Z">
        <w:del w:id="28508" w:author="Rev 8 Allen Wirfs-Brock" w:date="2012-05-24T18:48:00Z">
          <w:r w:rsidRPr="008B7F6F" w:rsidDel="00D969B2">
            <w:rPr>
              <w:rFonts w:ascii="Courier New" w:hAnsi="Courier New" w:cs="Courier New"/>
              <w:b/>
              <w:iCs/>
            </w:rPr>
            <w:delText xml:space="preserve"> </w:delText>
          </w:r>
        </w:del>
      </w:ins>
    </w:p>
    <w:p w:rsidR="00CE6269" w:rsidRPr="00E77497" w:rsidRDefault="00CE6269" w:rsidP="00CE6269">
      <w:pPr>
        <w:numPr>
          <w:ilvl w:val="0"/>
          <w:numId w:val="403"/>
        </w:numPr>
        <w:spacing w:after="220"/>
        <w:rPr>
          <w:ins w:id="28509" w:author="Rev 7 Allen Wirfs-Brock" w:date="2012-04-30T14:33:00Z"/>
        </w:rPr>
      </w:pPr>
      <w:ins w:id="28510" w:author="Rev 7 Allen Wirfs-Brock" w:date="2012-04-30T14:33:00Z">
        <w:r>
          <w:t xml:space="preserve">It is a Syntax Error if </w:t>
        </w:r>
        <w:del w:id="28511"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8512" w:author="Rev 8 Allen Wirfs-Brock" w:date="2012-05-24T18:49:00Z">
        <w:r w:rsidR="00B87562">
          <w:rPr>
            <w:rFonts w:ascii="Times New Roman" w:hAnsi="Times New Roman"/>
            <w:i/>
          </w:rPr>
          <w:t>Function</w:t>
        </w:r>
        <w:r w:rsidR="00B87562" w:rsidRPr="00B820AB">
          <w:rPr>
            <w:rFonts w:ascii="Times New Roman" w:hAnsi="Times New Roman"/>
            <w:i/>
          </w:rPr>
          <w:t>Body</w:t>
        </w:r>
      </w:ins>
      <w:ins w:id="28513" w:author="Rev 9 Allen Wirfs-Brock" w:date="2012-07-08T14:23:00Z">
        <w:r w:rsidR="00372375">
          <w:rPr>
            <w:rFonts w:ascii="Times New Roman" w:hAnsi="Times New Roman"/>
            <w:i/>
          </w:rPr>
          <w:t xml:space="preserve"> </w:t>
        </w:r>
      </w:ins>
      <w:ins w:id="28514" w:author="Rev 7 Allen Wirfs-Brock" w:date="2012-04-30T14:33:00Z">
        <w:del w:id="28515" w:author="Rev 8 Allen Wirfs-Brock" w:date="2012-05-24T18:49: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BF5CDF" w:rsidRPr="008B7F6F" w:rsidRDefault="00BF5CDF" w:rsidP="00BF5CDF">
      <w:pPr>
        <w:rPr>
          <w:ins w:id="28516" w:author="Rev 7 Allen Wirfs-Brock" w:date="2012-04-26T11:01:00Z"/>
        </w:rPr>
      </w:pPr>
      <w:ins w:id="28517" w:author="Rev 7 Allen Wirfs-Brock" w:date="2012-04-26T11:01:00Z">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ns w:id="28518" w:author="Rev 7 Allen Wirfs-Brock" w:date="2012-04-26T11:32:00Z">
        <w:del w:id="28519"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520" w:author="Rev 8 Allen Wirfs-Brock" w:date="2012-05-24T18:49:00Z">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ins>
      <w:ins w:id="28521" w:author="Rev 7 Allen Wirfs-Brock" w:date="2012-04-26T11:32:00Z">
        <w:r w:rsidR="00C318A3" w:rsidRPr="008B7F6F">
          <w:rPr>
            <w:rFonts w:ascii="Courier New" w:hAnsi="Courier New" w:cs="Courier New"/>
            <w:b/>
            <w:iCs/>
          </w:rPr>
          <w:t xml:space="preserve"> </w:t>
        </w:r>
      </w:ins>
    </w:p>
    <w:p w:rsidR="00856D58" w:rsidRDefault="00856D58" w:rsidP="00856D58">
      <w:pPr>
        <w:numPr>
          <w:ilvl w:val="0"/>
          <w:numId w:val="737"/>
        </w:numPr>
        <w:spacing w:after="220"/>
        <w:contextualSpacing/>
        <w:rPr>
          <w:ins w:id="28522" w:author="Rev 11 Allen Wirfs-Brock" w:date="2012-10-25T13:04:00Z"/>
        </w:rPr>
      </w:pPr>
      <w:ins w:id="28523" w:author="Rev 11 Allen Wirfs-Brock" w:date="2012-10-25T13:04:00Z">
        <w:r w:rsidRPr="00E77497">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sidRPr="00856D58">
          <w:rPr>
            <w:rFonts w:ascii="Times New Roman" w:hAnsi="Times New Roman"/>
            <w:b/>
            <w:bCs/>
          </w:rPr>
          <w:t>true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ins>
    </w:p>
    <w:p w:rsidR="00856D58" w:rsidRPr="006B6D0A" w:rsidRDefault="00856D58" w:rsidP="00856D58">
      <w:pPr>
        <w:numPr>
          <w:ilvl w:val="0"/>
          <w:numId w:val="737"/>
        </w:numPr>
        <w:spacing w:after="220"/>
        <w:contextualSpacing/>
        <w:rPr>
          <w:ins w:id="28524" w:author="Rev 11 Allen Wirfs-Brock" w:date="2012-10-25T13:04:00Z"/>
        </w:rPr>
      </w:pPr>
      <w:ins w:id="28525" w:author="Rev 11 Allen Wirfs-Brock" w:date="2012-10-25T13:04:00Z">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rsidR="00856D58" w:rsidRPr="006B6D0A" w:rsidRDefault="00856D58" w:rsidP="00856D58">
      <w:pPr>
        <w:numPr>
          <w:ilvl w:val="0"/>
          <w:numId w:val="737"/>
        </w:numPr>
        <w:spacing w:after="220"/>
        <w:contextualSpacing/>
        <w:rPr>
          <w:ins w:id="28526" w:author="Rev 11 Allen Wirfs-Brock" w:date="2012-10-25T13:04:00Z"/>
        </w:rPr>
      </w:pPr>
      <w:ins w:id="28527" w:author="Rev 11 Allen Wirfs-Brock" w:date="2012-10-25T13:04:00Z">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rsidR="00C22BBD" w:rsidRPr="006B6D0A" w:rsidRDefault="00C22BBD" w:rsidP="00C22BBD">
      <w:pPr>
        <w:numPr>
          <w:ilvl w:val="0"/>
          <w:numId w:val="737"/>
        </w:numPr>
        <w:spacing w:after="220"/>
        <w:contextualSpacing/>
        <w:rPr>
          <w:ins w:id="28528" w:author="Rev 11 Allen Wirfs-Brock" w:date="2012-10-25T10:51:00Z"/>
        </w:rPr>
      </w:pPr>
      <w:ins w:id="28529" w:author="Rev 11 Allen Wirfs-Brock" w:date="2012-10-25T10:51:00Z">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ins>
    </w:p>
    <w:p w:rsidR="00BF5CDF" w:rsidRPr="003B4312" w:rsidRDefault="00BF5CDF" w:rsidP="00FE5F37">
      <w:pPr>
        <w:numPr>
          <w:ilvl w:val="0"/>
          <w:numId w:val="737"/>
        </w:numPr>
        <w:spacing w:after="220"/>
        <w:contextualSpacing/>
        <w:rPr>
          <w:ins w:id="28530" w:author="Rev 7 Allen Wirfs-Brock" w:date="2012-04-26T11:01:00Z"/>
        </w:rPr>
      </w:pPr>
      <w:ins w:id="28531" w:author="Rev 7 Allen Wirfs-Brock" w:date="2012-04-26T11:01:00Z">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ins>
      <w:ins w:id="28532" w:author="Rev 8 Allen Wirfs-Brock" w:date="2012-05-24T18:50:00Z">
        <w:r w:rsidR="00B87562">
          <w:rPr>
            <w:rFonts w:ascii="Times New Roman" w:hAnsi="Times New Roman"/>
            <w:i/>
          </w:rPr>
          <w:t>Function</w:t>
        </w:r>
        <w:r w:rsidR="00B87562" w:rsidRPr="00B820AB">
          <w:rPr>
            <w:rFonts w:ascii="Times New Roman" w:hAnsi="Times New Roman"/>
            <w:i/>
          </w:rPr>
          <w:t>Body</w:t>
        </w:r>
      </w:ins>
      <w:ins w:id="28533" w:author="Rev 7 Allen Wirfs-Brock" w:date="2012-04-26T11:32:00Z">
        <w:del w:id="28534" w:author="Rev 8 Allen Wirfs-Brock" w:date="2012-05-24T18:50:00Z">
          <w:r w:rsidR="00C318A3" w:rsidDel="00B87562">
            <w:rPr>
              <w:rFonts w:ascii="Times New Roman" w:hAnsi="Times New Roman"/>
              <w:i/>
            </w:rPr>
            <w:delText>Concise</w:delText>
          </w:r>
          <w:r w:rsidR="00C318A3" w:rsidRPr="00B820AB" w:rsidDel="00B87562">
            <w:rPr>
              <w:rFonts w:ascii="Times New Roman" w:hAnsi="Times New Roman"/>
              <w:i/>
            </w:rPr>
            <w:delText>Body</w:delText>
          </w:r>
        </w:del>
      </w:ins>
      <w:ins w:id="28535" w:author="Rev 7 Allen Wirfs-Brock" w:date="2012-04-26T11:01:00Z">
        <w:r w:rsidRPr="003B4312">
          <w:t>.</w:t>
        </w:r>
      </w:ins>
    </w:p>
    <w:p w:rsidR="00CE72A9" w:rsidRPr="00E77497" w:rsidRDefault="00CE72A9" w:rsidP="00CE72A9">
      <w:pPr>
        <w:numPr>
          <w:ilvl w:val="0"/>
          <w:numId w:val="737"/>
        </w:numPr>
        <w:spacing w:after="220"/>
        <w:contextualSpacing/>
        <w:rPr>
          <w:ins w:id="28536" w:author="Rev 8 Allen Wirfs-Brock" w:date="2012-06-11T10:05:00Z"/>
        </w:rPr>
      </w:pPr>
      <w:ins w:id="28537" w:author="Rev 8 Allen Wirfs-Brock" w:date="2012-06-11T10:05:00Z">
        <w:r>
          <w:t>It is a Syntax Error if</w:t>
        </w:r>
        <w:r w:rsidRPr="00140F69">
          <w:rPr>
            <w:rFonts w:ascii="Times New Roman" w:hAnsi="Times New Roman"/>
            <w:i/>
          </w:rPr>
          <w:t xml:space="preserve"> </w:t>
        </w:r>
      </w:ins>
      <w:ins w:id="28538" w:author="Rev 8 Allen Wirfs-Brock" w:date="2012-06-11T10:06:00Z">
        <w:r w:rsidRPr="008B7F6F">
          <w:rPr>
            <w:rStyle w:val="bnf"/>
          </w:rPr>
          <w:t>PropertySetParameterList</w:t>
        </w:r>
        <w:r w:rsidRPr="00120381">
          <w:rPr>
            <w:rFonts w:ascii="Courier New" w:hAnsi="Courier New" w:cs="Courier New"/>
            <w:b/>
            <w:iCs/>
          </w:rPr>
          <w:t xml:space="preserve"> </w:t>
        </w:r>
      </w:ins>
      <w:ins w:id="28539" w:author="Rev 8 Allen Wirfs-Brock" w:date="2012-06-11T10:05: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CE6269" w:rsidRPr="00E77497" w:rsidRDefault="00CE6269" w:rsidP="00FE5F37">
      <w:pPr>
        <w:numPr>
          <w:ilvl w:val="0"/>
          <w:numId w:val="403"/>
        </w:numPr>
        <w:spacing w:after="220"/>
        <w:rPr>
          <w:ins w:id="28540" w:author="Rev 7 Allen Wirfs-Brock" w:date="2012-04-30T14:32:00Z"/>
        </w:rPr>
      </w:pPr>
      <w:ins w:id="28541" w:author="Rev 7 Allen Wirfs-Brock" w:date="2012-04-30T14:32:00Z">
        <w:r>
          <w:t xml:space="preserve">It is a Syntax Error if </w:t>
        </w:r>
        <w:del w:id="28542"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8543" w:author="Rev 8 Allen Wirfs-Brock" w:date="2012-05-24T18:50:00Z">
        <w:r w:rsidR="00B87562">
          <w:rPr>
            <w:rFonts w:ascii="Times New Roman" w:hAnsi="Times New Roman"/>
            <w:i/>
          </w:rPr>
          <w:t>Function</w:t>
        </w:r>
        <w:r w:rsidR="00B87562" w:rsidRPr="00B820AB">
          <w:rPr>
            <w:rFonts w:ascii="Times New Roman" w:hAnsi="Times New Roman"/>
            <w:i/>
          </w:rPr>
          <w:t>Body</w:t>
        </w:r>
      </w:ins>
      <w:ins w:id="28544" w:author="Rev 8 Allen Wirfs-Brock" w:date="2012-06-11T10:05:00Z">
        <w:r w:rsidR="00CE72A9">
          <w:rPr>
            <w:rFonts w:ascii="Times New Roman" w:hAnsi="Times New Roman"/>
            <w:i/>
          </w:rPr>
          <w:t xml:space="preserve"> </w:t>
        </w:r>
      </w:ins>
      <w:ins w:id="28545" w:author="Rev 7 Allen Wirfs-Brock" w:date="2012-04-30T14:32:00Z">
        <w:del w:id="28546" w:author="Rev 8 Allen Wirfs-Brock" w:date="2012-05-24T18:50: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BF5CDF" w:rsidRPr="008B7F6F" w:rsidDel="00856D58" w:rsidRDefault="00BF5CDF" w:rsidP="00BF5CDF">
      <w:pPr>
        <w:rPr>
          <w:ins w:id="28547" w:author="Rev 7 Allen Wirfs-Brock" w:date="2012-04-26T11:01:00Z"/>
          <w:del w:id="28548" w:author="Rev 11 Allen Wirfs-Brock" w:date="2012-10-25T13:13:00Z"/>
        </w:rPr>
      </w:pPr>
      <w:ins w:id="28549" w:author="Rev 7 Allen Wirfs-Brock" w:date="2012-04-26T11:01:00Z">
        <w:del w:id="28550" w:author="Rev 11 Allen Wirfs-Brock" w:date="2012-10-25T13:13:00Z">
          <w:r w:rsidRPr="003B4312" w:rsidDel="00856D58">
            <w:rPr>
              <w:rStyle w:val="bnf"/>
            </w:rPr>
            <w:delText xml:space="preserve">PropertySetParameterList </w:delText>
          </w:r>
          <w:r w:rsidRPr="003B4312" w:rsidDel="00856D58">
            <w:rPr>
              <w:b/>
            </w:rPr>
            <w:delText>:</w:delText>
          </w:r>
          <w:r w:rsidRPr="008B7F6F" w:rsidDel="00856D58">
            <w:delText xml:space="preserve"> </w:delText>
          </w:r>
          <w:r w:rsidRPr="008B7F6F" w:rsidDel="00856D58">
            <w:rPr>
              <w:rStyle w:val="bnf"/>
            </w:rPr>
            <w:delText xml:space="preserve">BindingPattern </w:delText>
          </w:r>
          <w:r w:rsidRPr="008B7F6F" w:rsidDel="00856D58">
            <w:delText xml:space="preserve"> </w:delText>
          </w:r>
        </w:del>
      </w:ins>
    </w:p>
    <w:p w:rsidR="00BF5CDF" w:rsidRPr="009C202C" w:rsidDel="00856D58" w:rsidRDefault="00BF5CDF" w:rsidP="00BF5CDF">
      <w:pPr>
        <w:numPr>
          <w:ilvl w:val="0"/>
          <w:numId w:val="737"/>
        </w:numPr>
        <w:spacing w:after="220"/>
        <w:rPr>
          <w:ins w:id="28551" w:author="Rev 7 Allen Wirfs-Brock" w:date="2012-04-26T11:01:00Z"/>
          <w:del w:id="28552" w:author="Rev 11 Allen Wirfs-Brock" w:date="2012-10-25T13:13:00Z"/>
        </w:rPr>
      </w:pPr>
      <w:ins w:id="28553" w:author="Rev 7 Allen Wirfs-Brock" w:date="2012-04-26T11:01:00Z">
        <w:del w:id="28554" w:author="Rev 11 Allen Wirfs-Brock" w:date="2012-10-25T13:13:00Z">
          <w:r w:rsidRPr="006B6D0A" w:rsidDel="00856D58">
            <w:delText xml:space="preserve">It is a Syntax Error if </w:delText>
          </w:r>
          <w:r w:rsidRPr="006B6D0A" w:rsidDel="00856D58">
            <w:rPr>
              <w:rFonts w:ascii="Times New Roman" w:eastAsia="Times New Roman" w:hAnsi="Times New Roman"/>
              <w:spacing w:val="6"/>
              <w:lang w:eastAsia="en-US"/>
            </w:rPr>
            <w:delText>BoundNames</w:delText>
          </w:r>
          <w:r w:rsidRPr="00E65A34" w:rsidDel="00856D58">
            <w:delText xml:space="preserve"> of </w:delText>
          </w:r>
          <w:r w:rsidRPr="009C202C" w:rsidDel="00856D58">
            <w:rPr>
              <w:rStyle w:val="bnf"/>
            </w:rPr>
            <w:delText xml:space="preserve">BindingPattern  </w:delText>
          </w:r>
          <w:r w:rsidRPr="009C202C" w:rsidDel="00856D58">
            <w:delText>contains any duplicate elements.</w:delText>
          </w:r>
        </w:del>
      </w:ins>
    </w:p>
    <w:p w:rsidR="00BF5CDF" w:rsidRPr="00E77497" w:rsidDel="00C730F4" w:rsidRDefault="00BF5CDF" w:rsidP="00BF5CDF">
      <w:pPr>
        <w:rPr>
          <w:ins w:id="28555" w:author="Rev 7 Allen Wirfs-Brock" w:date="2012-04-26T11:01:00Z"/>
          <w:del w:id="28556" w:author="Rev 8 Allen Wirfs-Brock" w:date="2012-06-01T09:17:00Z"/>
          <w:rFonts w:ascii="Helvetica" w:hAnsi="Helvetica"/>
          <w:b/>
        </w:rPr>
      </w:pPr>
      <w:ins w:id="28557" w:author="Rev 7 Allen Wirfs-Brock" w:date="2012-04-26T11:01:00Z">
        <w:del w:id="28558" w:author="Rev 8 Allen Wirfs-Brock" w:date="2012-06-01T09:17:00Z">
          <w:r w:rsidRPr="00675B74" w:rsidDel="00C730F4">
            <w:rPr>
              <w:rFonts w:ascii="Helvetica" w:hAnsi="Helvetica"/>
              <w:b/>
            </w:rPr>
            <w:delText xml:space="preserve">Static Semantics:  </w:delText>
          </w:r>
          <w:r w:rsidRPr="00E77497" w:rsidDel="00C730F4">
            <w:rPr>
              <w:rFonts w:ascii="Helvetica" w:eastAsia="Times New Roman" w:hAnsi="Helvetica"/>
              <w:b/>
              <w:spacing w:val="6"/>
              <w:lang w:eastAsia="en-US"/>
            </w:rPr>
            <w:delText>BoundNames</w:delText>
          </w:r>
        </w:del>
      </w:ins>
    </w:p>
    <w:p w:rsidR="00BF5CDF" w:rsidRPr="00E77497" w:rsidDel="00C730F4" w:rsidRDefault="00BF5CDF" w:rsidP="00BF5CDF">
      <w:pPr>
        <w:rPr>
          <w:ins w:id="28559" w:author="Rev 7 Allen Wirfs-Brock" w:date="2012-04-26T11:01:00Z"/>
          <w:del w:id="28560" w:author="Rev 8 Allen Wirfs-Brock" w:date="2012-06-01T09:17:00Z"/>
        </w:rPr>
      </w:pPr>
      <w:ins w:id="28561" w:author="Rev 7 Allen Wirfs-Brock" w:date="2012-04-26T11:01:00Z">
        <w:del w:id="28562" w:author="Rev 8 Allen Wirfs-Brock" w:date="2012-06-01T09:17:00Z">
          <w:r w:rsidRPr="00E77497" w:rsidDel="00C730F4">
            <w:rPr>
              <w:rStyle w:val="bnf"/>
            </w:rPr>
            <w:delText xml:space="preserve">PropertySetParameterList </w:delText>
          </w:r>
          <w:r w:rsidRPr="00E77497" w:rsidDel="00C730F4">
            <w:rPr>
              <w:b/>
            </w:rPr>
            <w:delText>:</w:delText>
          </w:r>
          <w:r w:rsidRPr="00E77497" w:rsidDel="00C730F4">
            <w:delText xml:space="preserve"> </w:delText>
          </w:r>
          <w:r w:rsidRPr="00E77497" w:rsidDel="00C730F4">
            <w:rPr>
              <w:rFonts w:ascii="Times New Roman" w:hAnsi="Times New Roman"/>
              <w:i/>
            </w:rPr>
            <w:delText>Binding</w:delText>
          </w:r>
          <w:r w:rsidRPr="00E77497" w:rsidDel="00C730F4">
            <w:rPr>
              <w:rStyle w:val="bnf"/>
            </w:rPr>
            <w:delText xml:space="preserve">Identifier </w:delText>
          </w:r>
        </w:del>
      </w:ins>
    </w:p>
    <w:p w:rsidR="00BF5CDF" w:rsidRPr="00E77497" w:rsidDel="00C730F4" w:rsidRDefault="00BF5CDF" w:rsidP="00BF5CDF">
      <w:pPr>
        <w:pStyle w:val="Alg4"/>
        <w:numPr>
          <w:ilvl w:val="0"/>
          <w:numId w:val="744"/>
        </w:numPr>
        <w:spacing w:after="220"/>
        <w:contextualSpacing/>
        <w:rPr>
          <w:ins w:id="28563" w:author="Rev 7 Allen Wirfs-Brock" w:date="2012-04-26T11:01:00Z"/>
          <w:del w:id="28564" w:author="Rev 8 Allen Wirfs-Brock" w:date="2012-06-01T09:17:00Z"/>
        </w:rPr>
      </w:pPr>
      <w:ins w:id="28565" w:author="Rev 7 Allen Wirfs-Brock" w:date="2012-04-26T11:01:00Z">
        <w:del w:id="28566" w:author="Rev 8 Allen Wirfs-Brock" w:date="2012-06-01T09:17:00Z">
          <w:r w:rsidRPr="00E77497" w:rsidDel="00C730F4">
            <w:delText xml:space="preserve">Return BoundNames of </w:delText>
          </w:r>
          <w:r w:rsidRPr="00E77497" w:rsidDel="00C730F4">
            <w:rPr>
              <w:i/>
            </w:rPr>
            <w:delText>Binding</w:delText>
          </w:r>
          <w:r w:rsidRPr="00E77497" w:rsidDel="00C730F4">
            <w:rPr>
              <w:rStyle w:val="bnf"/>
            </w:rPr>
            <w:delText>Identifier</w:delText>
          </w:r>
          <w:r w:rsidRPr="00E77497" w:rsidDel="00C730F4">
            <w:delText>.</w:delText>
          </w:r>
        </w:del>
      </w:ins>
    </w:p>
    <w:p w:rsidR="00BF5CDF" w:rsidRPr="00E77497" w:rsidDel="00C730F4" w:rsidRDefault="00BF5CDF" w:rsidP="00BF5CDF">
      <w:pPr>
        <w:rPr>
          <w:ins w:id="28567" w:author="Rev 7 Allen Wirfs-Brock" w:date="2012-04-26T11:01:00Z"/>
          <w:del w:id="28568" w:author="Rev 8 Allen Wirfs-Brock" w:date="2012-06-01T09:17:00Z"/>
        </w:rPr>
      </w:pPr>
      <w:ins w:id="28569" w:author="Rev 7 Allen Wirfs-Brock" w:date="2012-04-26T11:01:00Z">
        <w:del w:id="28570" w:author="Rev 8 Allen Wirfs-Brock" w:date="2012-06-01T09:17:00Z">
          <w:r w:rsidRPr="00E77497" w:rsidDel="00C730F4">
            <w:rPr>
              <w:rStyle w:val="bnf"/>
            </w:rPr>
            <w:delText>PropertySetParameterList</w:delText>
          </w:r>
          <w:r w:rsidRPr="00E77497" w:rsidDel="00C730F4">
            <w:rPr>
              <w:b/>
            </w:rPr>
            <w:delText>:</w:delText>
          </w:r>
          <w:r w:rsidRPr="00E77497" w:rsidDel="00C730F4">
            <w:delText xml:space="preserve"> </w:delText>
          </w:r>
          <w:r w:rsidRPr="00E77497" w:rsidDel="00C730F4">
            <w:rPr>
              <w:rStyle w:val="bnf"/>
            </w:rPr>
            <w:delText xml:space="preserve">BindingPattern </w:delText>
          </w:r>
        </w:del>
      </w:ins>
    </w:p>
    <w:p w:rsidR="00BF5CDF" w:rsidRPr="00E77497" w:rsidDel="00C730F4" w:rsidRDefault="00BF5CDF" w:rsidP="00BF5CDF">
      <w:pPr>
        <w:pStyle w:val="Alg4"/>
        <w:numPr>
          <w:ilvl w:val="0"/>
          <w:numId w:val="745"/>
        </w:numPr>
        <w:spacing w:after="220"/>
        <w:contextualSpacing/>
        <w:rPr>
          <w:ins w:id="28571" w:author="Rev 7 Allen Wirfs-Brock" w:date="2012-04-26T11:01:00Z"/>
          <w:del w:id="28572" w:author="Rev 8 Allen Wirfs-Brock" w:date="2012-06-01T09:17:00Z"/>
        </w:rPr>
      </w:pPr>
      <w:ins w:id="28573" w:author="Rev 7 Allen Wirfs-Brock" w:date="2012-04-26T11:01:00Z">
        <w:del w:id="28574" w:author="Rev 8 Allen Wirfs-Brock" w:date="2012-06-01T09:17:00Z">
          <w:r w:rsidRPr="00E77497" w:rsidDel="00C730F4">
            <w:delText xml:space="preserve">Return BoundNames of </w:delText>
          </w:r>
          <w:r w:rsidRPr="00E77497" w:rsidDel="00C730F4">
            <w:rPr>
              <w:rStyle w:val="bnf"/>
            </w:rPr>
            <w:delText>BindingPattern</w:delText>
          </w:r>
          <w:r w:rsidRPr="00E77497" w:rsidDel="00C730F4">
            <w:delText>.</w:delText>
          </w:r>
        </w:del>
      </w:ins>
    </w:p>
    <w:p w:rsidR="00BF5CDF" w:rsidRPr="00E77497" w:rsidRDefault="00BF5CDF" w:rsidP="00BF5CDF">
      <w:pPr>
        <w:rPr>
          <w:ins w:id="28575" w:author="Rev 7 Allen Wirfs-Brock" w:date="2012-04-26T11:01:00Z"/>
          <w:rFonts w:ascii="Helvetica" w:hAnsi="Helvetica"/>
          <w:b/>
        </w:rPr>
      </w:pPr>
      <w:ins w:id="28576" w:author="Rev 7 Allen Wirfs-Brock" w:date="2012-04-26T11:01:00Z">
        <w:r w:rsidRPr="00E77497">
          <w:rPr>
            <w:rFonts w:ascii="Helvetica" w:hAnsi="Helvetica"/>
            <w:b/>
          </w:rPr>
          <w:t xml:space="preserve">Static Semantics:  </w:t>
        </w:r>
        <w:r w:rsidRPr="00E77497">
          <w:rPr>
            <w:rFonts w:ascii="Helvetica" w:hAnsi="Helvetica"/>
            <w:b/>
            <w:lang w:eastAsia="en-US"/>
          </w:rPr>
          <w:t>ExpectedArgumentCount</w:t>
        </w:r>
      </w:ins>
    </w:p>
    <w:p w:rsidR="00BF5CDF" w:rsidRPr="00E77497" w:rsidRDefault="00BF5CDF" w:rsidP="00BF5CDF">
      <w:pPr>
        <w:rPr>
          <w:ins w:id="28577" w:author="Rev 7 Allen Wirfs-Brock" w:date="2012-04-26T11:01:00Z"/>
        </w:rPr>
      </w:pPr>
      <w:ins w:id="28578"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rsidR="00BF5CDF" w:rsidRPr="00E77497" w:rsidRDefault="00BF5CDF" w:rsidP="004A7791">
      <w:pPr>
        <w:pStyle w:val="Alg4"/>
        <w:numPr>
          <w:ilvl w:val="0"/>
          <w:numId w:val="746"/>
        </w:numPr>
        <w:spacing w:after="220"/>
        <w:contextualSpacing/>
        <w:rPr>
          <w:ins w:id="28579" w:author="Rev 7 Allen Wirfs-Brock" w:date="2012-04-26T11:01:00Z"/>
        </w:rPr>
      </w:pPr>
      <w:ins w:id="28580" w:author="Rev 7 Allen Wirfs-Brock" w:date="2012-04-26T11:01:00Z">
        <w:r w:rsidRPr="00E77497">
          <w:t>Return 1.</w:t>
        </w:r>
      </w:ins>
    </w:p>
    <w:p w:rsidR="00BF5CDF" w:rsidRPr="00E77497" w:rsidRDefault="00BF5CDF" w:rsidP="00BF5CDF">
      <w:pPr>
        <w:rPr>
          <w:ins w:id="28581" w:author="Rev 7 Allen Wirfs-Brock" w:date="2012-04-26T11:01:00Z"/>
        </w:rPr>
      </w:pPr>
      <w:ins w:id="28582" w:author="Rev 7 Allen Wirfs-Brock" w:date="2012-04-26T11:01: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rsidR="00BF5CDF" w:rsidRPr="00E77497" w:rsidRDefault="00BF5CDF" w:rsidP="004A7791">
      <w:pPr>
        <w:pStyle w:val="Alg4"/>
        <w:numPr>
          <w:ilvl w:val="0"/>
          <w:numId w:val="747"/>
        </w:numPr>
        <w:spacing w:after="220"/>
        <w:contextualSpacing/>
        <w:rPr>
          <w:ins w:id="28583" w:author="Rev 7 Allen Wirfs-Brock" w:date="2012-04-26T11:01:00Z"/>
        </w:rPr>
      </w:pPr>
      <w:ins w:id="28584" w:author="Rev 7 Allen Wirfs-Brock" w:date="2012-04-26T11:01:00Z">
        <w:r w:rsidRPr="00E77497">
          <w:t>Return 1.</w:t>
        </w:r>
      </w:ins>
    </w:p>
    <w:p w:rsidR="00BF5CDF" w:rsidRPr="00E77497" w:rsidRDefault="00BF5CDF" w:rsidP="00BF5CDF">
      <w:pPr>
        <w:rPr>
          <w:ins w:id="28585" w:author="Rev 7 Allen Wirfs-Brock" w:date="2012-04-26T11:01:00Z"/>
          <w:rFonts w:ascii="Helvetica" w:hAnsi="Helvetica"/>
          <w:b/>
        </w:rPr>
      </w:pPr>
      <w:ins w:id="28586" w:author="Rev 7 Allen Wirfs-Brock" w:date="2012-04-26T11:01:00Z">
        <w:r w:rsidRPr="00E77497">
          <w:rPr>
            <w:rFonts w:ascii="Helvetica" w:hAnsi="Helvetica"/>
            <w:b/>
          </w:rPr>
          <w:t xml:space="preserve">Static Semantics:  </w:t>
        </w:r>
        <w:r w:rsidRPr="00E77497">
          <w:rPr>
            <w:rStyle w:val="bnf"/>
            <w:rFonts w:ascii="Helvetica" w:hAnsi="Helvetica"/>
            <w:b/>
            <w:i w:val="0"/>
          </w:rPr>
          <w:t>PropName</w:t>
        </w:r>
      </w:ins>
    </w:p>
    <w:p w:rsidR="0021118F" w:rsidRPr="00E77497" w:rsidRDefault="0021118F" w:rsidP="0021118F">
      <w:pPr>
        <w:pStyle w:val="SyntaxRule"/>
        <w:rPr>
          <w:ins w:id="28587" w:author="Rev 8 Allen Wirfs-Brock" w:date="2012-06-11T16:14:00Z"/>
          <w:b/>
        </w:rPr>
      </w:pPr>
      <w:ins w:id="28588" w:author="Rev 8 Allen Wirfs-Brock" w:date="2012-06-11T16:14:00Z">
        <w:r>
          <w:t>MethodDefinition</w:t>
        </w:r>
        <w:r w:rsidRPr="00E77497">
          <w:rPr>
            <w:rFonts w:ascii="Arial" w:hAnsi="Arial" w:cs="Arial"/>
            <w:b/>
          </w:rPr>
          <w:t xml:space="preserve"> </w:t>
        </w:r>
        <w:r w:rsidRPr="00E77497">
          <w:rPr>
            <w:rFonts w:ascii="Arial" w:hAnsi="Arial" w:cs="Arial"/>
            <w:b/>
            <w:i w:val="0"/>
          </w:rPr>
          <w:t>:</w:t>
        </w:r>
      </w:ins>
    </w:p>
    <w:p w:rsidR="0021118F" w:rsidRPr="00E77497" w:rsidRDefault="0021118F" w:rsidP="0021118F">
      <w:pPr>
        <w:pStyle w:val="SyntaxDefinition"/>
        <w:rPr>
          <w:ins w:id="28589" w:author="Rev 8 Allen Wirfs-Brock" w:date="2012-06-11T16:14:00Z"/>
        </w:rPr>
      </w:pPr>
      <w:ins w:id="28590" w:author="Rev 8 Allen Wirfs-Brock" w:date="2012-06-11T16:14: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rsidR="00BF5CDF" w:rsidRPr="00E77497" w:rsidDel="0021118F" w:rsidRDefault="00BF5CDF" w:rsidP="00BF5CDF">
      <w:pPr>
        <w:rPr>
          <w:ins w:id="28591" w:author="Rev 7 Allen Wirfs-Brock" w:date="2012-04-26T11:01:00Z"/>
          <w:del w:id="28592" w:author="Rev 8 Allen Wirfs-Brock" w:date="2012-06-11T16:14:00Z"/>
        </w:rPr>
      </w:pPr>
      <w:ins w:id="28593" w:author="Rev 7 Allen Wirfs-Brock" w:date="2012-04-26T11:01:00Z">
        <w:del w:id="28594"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8595" w:author="Rev 8 Allen Wirfs-Brock" w:date="2012-05-24T18:54:00Z">
          <w:r w:rsidRPr="00E77497" w:rsidDel="00B87562">
            <w:rPr>
              <w:rFonts w:ascii="Courier New" w:hAnsi="Courier New" w:cs="Courier New"/>
              <w:b/>
              <w:iCs/>
            </w:rPr>
            <w:delText xml:space="preserve"> </w:delText>
          </w:r>
        </w:del>
      </w:ins>
      <w:ins w:id="28596" w:author="Rev 7 Allen Wirfs-Brock" w:date="2012-04-26T11:33:00Z">
        <w:del w:id="28597"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8598" w:author="Rev 8 Allen Wirfs-Brock" w:date="2012-05-24T18:54:00Z">
          <w:r w:rsidR="00C318A3" w:rsidRPr="008B7F6F" w:rsidDel="00B87562">
            <w:rPr>
              <w:rFonts w:ascii="Courier New" w:hAnsi="Courier New" w:cs="Courier New"/>
              <w:b/>
              <w:iCs/>
            </w:rPr>
            <w:delText xml:space="preserve"> </w:delText>
          </w:r>
        </w:del>
      </w:ins>
    </w:p>
    <w:p w:rsidR="00BF5CDF" w:rsidRPr="00E77497" w:rsidRDefault="00BF5CDF" w:rsidP="004A7791">
      <w:pPr>
        <w:pStyle w:val="Alg4"/>
        <w:numPr>
          <w:ilvl w:val="0"/>
          <w:numId w:val="750"/>
        </w:numPr>
        <w:spacing w:after="220"/>
        <w:contextualSpacing/>
        <w:rPr>
          <w:ins w:id="28599" w:author="Rev 7 Allen Wirfs-Brock" w:date="2012-04-26T11:01:00Z"/>
        </w:rPr>
      </w:pPr>
      <w:ins w:id="28600"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rsidR="00BF5CDF" w:rsidRPr="00E77497" w:rsidDel="0021118F" w:rsidRDefault="00BF5CDF" w:rsidP="00BF5CDF">
      <w:pPr>
        <w:rPr>
          <w:ins w:id="28601" w:author="Rev 7 Allen Wirfs-Brock" w:date="2012-04-26T11:01:00Z"/>
          <w:del w:id="28602" w:author="Rev 8 Allen Wirfs-Brock" w:date="2012-06-11T16:14:00Z"/>
        </w:rPr>
      </w:pPr>
      <w:ins w:id="28603" w:author="Rev 7 Allen Wirfs-Brock" w:date="2012-04-26T11:01:00Z">
        <w:del w:id="28604"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Del="0021118F">
            <w:rPr>
              <w:rFonts w:ascii="Courier New" w:hAnsi="Courier New" w:cs="Courier New"/>
              <w:b/>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8605" w:author="Rev 8 Allen Wirfs-Brock" w:date="2012-05-24T18:53:00Z">
          <w:r w:rsidRPr="00E77497" w:rsidDel="00B87562">
            <w:rPr>
              <w:rFonts w:ascii="Courier New" w:hAnsi="Courier New" w:cs="Courier New"/>
              <w:b/>
              <w:iCs/>
            </w:rPr>
            <w:delText xml:space="preserve"> </w:delText>
          </w:r>
        </w:del>
      </w:ins>
      <w:ins w:id="28606" w:author="Rev 7 Allen Wirfs-Brock" w:date="2012-04-26T11:33:00Z">
        <w:del w:id="28607"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8608" w:author="Rev 8 Allen Wirfs-Brock" w:date="2012-05-24T18:53:00Z">
          <w:r w:rsidR="00C318A3" w:rsidRPr="008B7F6F" w:rsidDel="00B87562">
            <w:rPr>
              <w:rFonts w:ascii="Courier New" w:hAnsi="Courier New" w:cs="Courier New"/>
              <w:b/>
              <w:iCs/>
            </w:rPr>
            <w:delText xml:space="preserve"> </w:delText>
          </w:r>
        </w:del>
      </w:ins>
    </w:p>
    <w:p w:rsidR="00BF5CDF" w:rsidRPr="00E77497" w:rsidDel="0021118F" w:rsidRDefault="00BF5CDF" w:rsidP="004A7791">
      <w:pPr>
        <w:pStyle w:val="Alg4"/>
        <w:numPr>
          <w:ilvl w:val="0"/>
          <w:numId w:val="751"/>
        </w:numPr>
        <w:spacing w:after="220"/>
        <w:contextualSpacing/>
        <w:rPr>
          <w:ins w:id="28609" w:author="Rev 7 Allen Wirfs-Brock" w:date="2012-04-26T11:01:00Z"/>
          <w:del w:id="28610" w:author="Rev 8 Allen Wirfs-Brock" w:date="2012-06-11T16:14:00Z"/>
        </w:rPr>
      </w:pPr>
      <w:ins w:id="28611" w:author="Rev 7 Allen Wirfs-Brock" w:date="2012-04-26T11:01:00Z">
        <w:del w:id="28612" w:author="Rev 8 Allen Wirfs-Brock" w:date="2012-06-11T16:14:00Z">
          <w:r w:rsidRPr="00E77497" w:rsidDel="0021118F">
            <w:delText>Return PropName</w:delText>
          </w:r>
          <w:r w:rsidRPr="008D6EE3"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rsidR="00BF5CDF" w:rsidRPr="00E77497" w:rsidDel="0021118F" w:rsidRDefault="00BF5CDF" w:rsidP="00BF5CDF">
      <w:pPr>
        <w:keepNext/>
        <w:rPr>
          <w:ins w:id="28613" w:author="Rev 7 Allen Wirfs-Brock" w:date="2012-04-26T11:01:00Z"/>
          <w:del w:id="28614" w:author="Rev 8 Allen Wirfs-Brock" w:date="2012-06-11T16:14:00Z"/>
        </w:rPr>
      </w:pPr>
      <w:ins w:id="28615" w:author="Rev 7 Allen Wirfs-Brock" w:date="2012-04-26T11:01:00Z">
        <w:del w:id="28616"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get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 </w:delText>
          </w:r>
        </w:del>
      </w:ins>
      <w:ins w:id="28617" w:author="Rev 7 Allen Wirfs-Brock" w:date="2012-04-26T11:33:00Z">
        <w:del w:id="28618" w:author="Rev 8 Allen Wirfs-Brock" w:date="2012-05-10T17:37:00Z">
          <w:r w:rsidR="00C318A3" w:rsidRPr="00266D2C" w:rsidDel="007110FE">
            <w:rPr>
              <w:rFonts w:ascii="Courier New" w:hAnsi="Courier New" w:cs="Courier New"/>
              <w:b/>
              <w:i/>
            </w:rPr>
            <w:delText>ConsiseBody</w:delText>
          </w:r>
        </w:del>
        <w:del w:id="28619" w:author="Rev 8 Allen Wirfs-Brock" w:date="2012-05-24T18:53:00Z">
          <w:r w:rsidR="00C318A3" w:rsidRPr="008B7F6F" w:rsidDel="00B87562">
            <w:rPr>
              <w:rFonts w:ascii="Courier New" w:hAnsi="Courier New" w:cs="Courier New"/>
              <w:b/>
              <w:iCs/>
            </w:rPr>
            <w:delText xml:space="preserve"> </w:delText>
          </w:r>
        </w:del>
      </w:ins>
    </w:p>
    <w:p w:rsidR="00BF5CDF" w:rsidRPr="00E77497" w:rsidDel="0021118F" w:rsidRDefault="00BF5CDF" w:rsidP="004A7791">
      <w:pPr>
        <w:pStyle w:val="Alg4"/>
        <w:numPr>
          <w:ilvl w:val="0"/>
          <w:numId w:val="752"/>
        </w:numPr>
        <w:spacing w:after="220"/>
        <w:contextualSpacing/>
        <w:rPr>
          <w:ins w:id="28620" w:author="Rev 7 Allen Wirfs-Brock" w:date="2012-04-26T11:01:00Z"/>
          <w:del w:id="28621" w:author="Rev 8 Allen Wirfs-Brock" w:date="2012-06-11T16:14:00Z"/>
        </w:rPr>
      </w:pPr>
      <w:ins w:id="28622" w:author="Rev 7 Allen Wirfs-Brock" w:date="2012-04-26T11:01:00Z">
        <w:del w:id="28623" w:author="Rev 8 Allen Wirfs-Brock" w:date="2012-06-11T16:14:00Z">
          <w:r w:rsidRPr="00E77497"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rsidR="00BF5CDF" w:rsidRPr="008B7F6F" w:rsidDel="0021118F" w:rsidRDefault="00BF5CDF" w:rsidP="00BF5CDF">
      <w:pPr>
        <w:rPr>
          <w:ins w:id="28624" w:author="Rev 7 Allen Wirfs-Brock" w:date="2012-04-26T11:01:00Z"/>
          <w:del w:id="28625" w:author="Rev 8 Allen Wirfs-Brock" w:date="2012-06-11T16:14:00Z"/>
        </w:rPr>
      </w:pPr>
      <w:ins w:id="28626" w:author="Rev 7 Allen Wirfs-Brock" w:date="2012-04-26T11:01:00Z">
        <w:del w:id="28627"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set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w:delText>
          </w:r>
          <w:r w:rsidRPr="00E77497" w:rsidDel="0021118F">
            <w:rPr>
              <w:rStyle w:val="bnf"/>
            </w:rPr>
            <w:delText>PropertySetParameterList</w:delText>
          </w:r>
          <w:r w:rsidRPr="00120381" w:rsidDel="0021118F">
            <w:rPr>
              <w:rFonts w:ascii="Courier New" w:hAnsi="Courier New" w:cs="Courier New"/>
              <w:b/>
              <w:iCs/>
            </w:rPr>
            <w:delText xml:space="preserve"> )</w:delText>
          </w:r>
          <w:r w:rsidRPr="004D1BD1" w:rsidDel="0021118F">
            <w:rPr>
              <w:rFonts w:ascii="Courier New" w:hAnsi="Courier New" w:cs="Courier New"/>
              <w:b/>
              <w:iCs/>
            </w:rPr>
            <w:delText xml:space="preserve"> </w:delText>
          </w:r>
        </w:del>
      </w:ins>
      <w:ins w:id="28628" w:author="Rev 7 Allen Wirfs-Brock" w:date="2012-04-26T11:33:00Z">
        <w:del w:id="28629"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8630" w:author="Rev 8 Allen Wirfs-Brock" w:date="2012-06-11T16:14:00Z">
          <w:r w:rsidR="00C318A3" w:rsidRPr="008B7F6F" w:rsidDel="0021118F">
            <w:rPr>
              <w:rFonts w:ascii="Courier New" w:hAnsi="Courier New" w:cs="Courier New"/>
              <w:b/>
              <w:iCs/>
            </w:rPr>
            <w:delText xml:space="preserve"> </w:delText>
          </w:r>
        </w:del>
      </w:ins>
    </w:p>
    <w:p w:rsidR="00BF5CDF" w:rsidRPr="006B6D0A" w:rsidDel="0021118F" w:rsidRDefault="00BF5CDF" w:rsidP="004A7791">
      <w:pPr>
        <w:pStyle w:val="Alg4"/>
        <w:numPr>
          <w:ilvl w:val="0"/>
          <w:numId w:val="753"/>
        </w:numPr>
        <w:spacing w:after="220"/>
        <w:contextualSpacing/>
        <w:rPr>
          <w:ins w:id="28631" w:author="Rev 7 Allen Wirfs-Brock" w:date="2012-04-26T11:01:00Z"/>
          <w:del w:id="28632" w:author="Rev 8 Allen Wirfs-Brock" w:date="2012-06-11T16:14:00Z"/>
        </w:rPr>
      </w:pPr>
      <w:ins w:id="28633" w:author="Rev 7 Allen Wirfs-Brock" w:date="2012-04-26T11:01:00Z">
        <w:del w:id="28634" w:author="Rev 8 Allen Wirfs-Brock" w:date="2012-06-11T16:14:00Z">
          <w:r w:rsidRPr="006B6D0A"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6B6D0A" w:rsidDel="0021118F">
            <w:delText>.</w:delText>
          </w:r>
        </w:del>
      </w:ins>
    </w:p>
    <w:p w:rsidR="0021118F" w:rsidRPr="00E77497" w:rsidRDefault="0021118F" w:rsidP="0021118F">
      <w:pPr>
        <w:rPr>
          <w:ins w:id="28635" w:author="Rev 8 Allen Wirfs-Brock" w:date="2012-06-11T16:10:00Z"/>
          <w:rFonts w:ascii="Helvetica" w:hAnsi="Helvetica"/>
          <w:b/>
        </w:rPr>
      </w:pPr>
      <w:ins w:id="28636" w:author="Rev 8 Allen Wirfs-Brock" w:date="2012-06-11T16:10:00Z">
        <w:r w:rsidRPr="00E77497">
          <w:rPr>
            <w:rFonts w:ascii="Helvetica" w:hAnsi="Helvetica"/>
            <w:b/>
          </w:rPr>
          <w:t xml:space="preserve">Static Semantics:  </w:t>
        </w:r>
      </w:ins>
      <w:ins w:id="28637" w:author="Rev 8 Allen Wirfs-Brock" w:date="2012-06-11T16:11:00Z">
        <w:r>
          <w:rPr>
            <w:rStyle w:val="bnf"/>
            <w:rFonts w:ascii="Helvetica" w:hAnsi="Helvetica"/>
            <w:b/>
            <w:i w:val="0"/>
          </w:rPr>
          <w:t>ReferencesSuper</w:t>
        </w:r>
      </w:ins>
    </w:p>
    <w:p w:rsidR="0021118F" w:rsidRPr="00E77497" w:rsidRDefault="0021118F" w:rsidP="0021118F">
      <w:pPr>
        <w:pStyle w:val="SyntaxRule"/>
        <w:rPr>
          <w:ins w:id="28638" w:author="Rev 8 Allen Wirfs-Brock" w:date="2012-06-11T16:12:00Z"/>
          <w:b/>
        </w:rPr>
      </w:pPr>
      <w:ins w:id="28639" w:author="Rev 8 Allen Wirfs-Brock" w:date="2012-06-11T16:12:00Z">
        <w:r>
          <w:t>MethodDefinition</w:t>
        </w:r>
        <w:r w:rsidRPr="00E77497">
          <w:rPr>
            <w:rFonts w:ascii="Arial" w:hAnsi="Arial" w:cs="Arial"/>
            <w:b/>
          </w:rPr>
          <w:t xml:space="preserve"> </w:t>
        </w:r>
        <w:r w:rsidRPr="00E77497">
          <w:rPr>
            <w:rFonts w:ascii="Arial" w:hAnsi="Arial" w:cs="Arial"/>
            <w:b/>
            <w:i w:val="0"/>
          </w:rPr>
          <w:t>:</w:t>
        </w:r>
      </w:ins>
    </w:p>
    <w:p w:rsidR="0021118F" w:rsidRPr="00E77497" w:rsidRDefault="0021118F" w:rsidP="0021118F">
      <w:pPr>
        <w:pStyle w:val="SyntaxDefinition"/>
        <w:rPr>
          <w:ins w:id="28640" w:author="Rev 8 Allen Wirfs-Brock" w:date="2012-06-11T16:12:00Z"/>
        </w:rPr>
      </w:pPr>
      <w:ins w:id="28641" w:author="Rev 8 Allen Wirfs-Brock" w:date="2012-06-11T16:1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rsidR="0021118F" w:rsidRPr="006B6D0A" w:rsidRDefault="0021118F" w:rsidP="0021118F">
      <w:pPr>
        <w:pStyle w:val="Alg4"/>
        <w:numPr>
          <w:ilvl w:val="0"/>
          <w:numId w:val="874"/>
        </w:numPr>
        <w:spacing w:after="220"/>
        <w:contextualSpacing/>
        <w:rPr>
          <w:ins w:id="28642" w:author="Rev 8 Allen Wirfs-Brock" w:date="2012-06-11T16:10:00Z"/>
        </w:rPr>
      </w:pPr>
      <w:ins w:id="28643" w:author="Rev 8 Allen Wirfs-Brock" w:date="2012-06-11T16:10:00Z">
        <w:r w:rsidRPr="006B6D0A">
          <w:t xml:space="preserve">Return </w:t>
        </w:r>
      </w:ins>
      <w:ins w:id="28644" w:author="Rev 8 Allen Wirfs-Brock" w:date="2012-06-11T16:13:00Z">
        <w:r w:rsidRPr="0021118F">
          <w:rPr>
            <w:i/>
          </w:rPr>
          <w:t>FunctionBody</w:t>
        </w:r>
        <w:r w:rsidRPr="00E77497">
          <w:t xml:space="preserve"> </w:t>
        </w:r>
        <w:r>
          <w:t>Contains</w:t>
        </w:r>
      </w:ins>
      <w:ins w:id="28645" w:author="Rev 8 Allen Wirfs-Brock" w:date="2012-06-11T16:10:00Z">
        <w:r w:rsidRPr="00E77497">
          <w:t xml:space="preserve"> </w:t>
        </w:r>
      </w:ins>
      <w:ins w:id="28646" w:author="Rev 8 Allen Wirfs-Brock" w:date="2012-06-11T16:13:00Z">
        <w:r>
          <w:rPr>
            <w:rFonts w:ascii="Courier New" w:hAnsi="Courier New" w:cs="Courier New"/>
            <w:b/>
          </w:rPr>
          <w:t>super</w:t>
        </w:r>
      </w:ins>
      <w:ins w:id="28647" w:author="Rev 8 Allen Wirfs-Brock" w:date="2012-06-11T16:10:00Z">
        <w:r w:rsidRPr="006B6D0A">
          <w:t>.</w:t>
        </w:r>
      </w:ins>
    </w:p>
    <w:p w:rsidR="00266D2C" w:rsidRPr="00E77497" w:rsidRDefault="00266D2C" w:rsidP="00266D2C">
      <w:pPr>
        <w:rPr>
          <w:ins w:id="28648" w:author="Rev 8 Allen Wirfs-Brock" w:date="2012-06-07T16:52:00Z"/>
          <w:rFonts w:ascii="Helvetica" w:hAnsi="Helvetica"/>
          <w:b/>
        </w:rPr>
      </w:pPr>
      <w:ins w:id="28649" w:author="Rev 8 Allen Wirfs-Brock" w:date="2012-06-07T16:52:00Z">
        <w:r w:rsidRPr="00E77497">
          <w:rPr>
            <w:rFonts w:ascii="Helvetica" w:hAnsi="Helvetica"/>
            <w:b/>
          </w:rPr>
          <w:t xml:space="preserve">Static Semantics:  </w:t>
        </w:r>
      </w:ins>
      <w:ins w:id="28650" w:author="Rev 8 Allen Wirfs-Brock" w:date="2012-06-07T16:53:00Z">
        <w:r>
          <w:rPr>
            <w:rStyle w:val="bnf"/>
            <w:rFonts w:ascii="Helvetica" w:hAnsi="Helvetica"/>
            <w:b/>
            <w:i w:val="0"/>
          </w:rPr>
          <w:t>SpecialMethod</w:t>
        </w:r>
      </w:ins>
    </w:p>
    <w:p w:rsidR="00266D2C" w:rsidRPr="00E77497" w:rsidRDefault="00266D2C" w:rsidP="00266D2C">
      <w:pPr>
        <w:rPr>
          <w:ins w:id="28651" w:author="Rev 8 Allen Wirfs-Brock" w:date="2012-06-07T16:52:00Z"/>
        </w:rPr>
      </w:pPr>
      <w:ins w:id="28652" w:author="Rev 8 Allen Wirfs-Brock" w:date="2012-06-07T16:5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ins>
    </w:p>
    <w:p w:rsidR="00266D2C" w:rsidRPr="00E77497" w:rsidRDefault="00266D2C" w:rsidP="00266D2C">
      <w:pPr>
        <w:pStyle w:val="Alg4"/>
        <w:numPr>
          <w:ilvl w:val="0"/>
          <w:numId w:val="864"/>
        </w:numPr>
        <w:spacing w:after="220"/>
        <w:contextualSpacing/>
        <w:rPr>
          <w:ins w:id="28653" w:author="Rev 8 Allen Wirfs-Brock" w:date="2012-06-07T16:52:00Z"/>
        </w:rPr>
      </w:pPr>
      <w:ins w:id="28654" w:author="Rev 8 Allen Wirfs-Brock" w:date="2012-06-07T16:52:00Z">
        <w:r w:rsidRPr="00E77497">
          <w:lastRenderedPageBreak/>
          <w:t xml:space="preserve">Return </w:t>
        </w:r>
      </w:ins>
      <w:ins w:id="28655" w:author="Rev 8 Allen Wirfs-Brock" w:date="2012-06-07T16:53:00Z">
        <w:r w:rsidRPr="00266D2C">
          <w:rPr>
            <w:b/>
          </w:rPr>
          <w:t>false</w:t>
        </w:r>
      </w:ins>
      <w:ins w:id="28656" w:author="Rev 8 Allen Wirfs-Brock" w:date="2012-06-07T16:52:00Z">
        <w:r w:rsidRPr="00E77497">
          <w:t>.</w:t>
        </w:r>
      </w:ins>
    </w:p>
    <w:p w:rsidR="00266D2C" w:rsidRPr="00E77497" w:rsidRDefault="00266D2C" w:rsidP="00266D2C">
      <w:pPr>
        <w:pStyle w:val="SyntaxRule"/>
        <w:rPr>
          <w:ins w:id="28657" w:author="Rev 8 Allen Wirfs-Brock" w:date="2012-06-07T16:55:00Z"/>
          <w:b/>
        </w:rPr>
      </w:pPr>
      <w:ins w:id="28658" w:author="Rev 8 Allen Wirfs-Brock" w:date="2012-06-07T16:55:00Z">
        <w:r>
          <w:t>MethodDefinition</w:t>
        </w:r>
        <w:r w:rsidRPr="00E77497">
          <w:rPr>
            <w:rFonts w:ascii="Arial" w:hAnsi="Arial" w:cs="Arial"/>
            <w:b/>
          </w:rPr>
          <w:t xml:space="preserve"> </w:t>
        </w:r>
        <w:r w:rsidRPr="00E77497">
          <w:rPr>
            <w:rFonts w:ascii="Arial" w:hAnsi="Arial" w:cs="Arial"/>
            <w:b/>
            <w:i w:val="0"/>
          </w:rPr>
          <w:t>:</w:t>
        </w:r>
      </w:ins>
    </w:p>
    <w:p w:rsidR="00266D2C" w:rsidRPr="00E77497" w:rsidRDefault="00266D2C" w:rsidP="00266D2C">
      <w:pPr>
        <w:pStyle w:val="SyntaxDefinition"/>
        <w:rPr>
          <w:ins w:id="28659" w:author="Rev 8 Allen Wirfs-Brock" w:date="2012-06-07T16:55:00Z"/>
        </w:rPr>
      </w:pPr>
      <w:ins w:id="28660" w:author="Rev 8 Allen Wirfs-Brock" w:date="2012-06-07T16:55:00Z">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rsidR="00266D2C" w:rsidRPr="00E77497" w:rsidRDefault="00266D2C" w:rsidP="00266D2C">
      <w:pPr>
        <w:pStyle w:val="Alg4"/>
        <w:numPr>
          <w:ilvl w:val="0"/>
          <w:numId w:val="865"/>
        </w:numPr>
        <w:spacing w:after="220"/>
        <w:contextualSpacing/>
        <w:rPr>
          <w:ins w:id="28661" w:author="Rev 8 Allen Wirfs-Brock" w:date="2012-06-07T16:52:00Z"/>
        </w:rPr>
      </w:pPr>
      <w:ins w:id="28662" w:author="Rev 8 Allen Wirfs-Brock" w:date="2012-06-07T16:55:00Z">
        <w:r w:rsidRPr="00E77497">
          <w:t xml:space="preserve">Return </w:t>
        </w:r>
        <w:r>
          <w:rPr>
            <w:b/>
          </w:rPr>
          <w:t>true</w:t>
        </w:r>
        <w:r w:rsidRPr="00E77497">
          <w:t>.</w:t>
        </w:r>
      </w:ins>
    </w:p>
    <w:p w:rsidR="004A7791" w:rsidRPr="00E77497" w:rsidRDefault="004A7791" w:rsidP="004A7791">
      <w:pPr>
        <w:pStyle w:val="Heading4"/>
        <w:numPr>
          <w:ilvl w:val="0"/>
          <w:numId w:val="0"/>
        </w:numPr>
        <w:rPr>
          <w:ins w:id="28663" w:author="Rev 7 Allen Wirfs-Brock" w:date="2012-04-26T11:12:00Z"/>
        </w:rPr>
      </w:pPr>
      <w:ins w:id="28664" w:author="Rev 7 Allen Wirfs-Brock" w:date="2012-04-26T11:12:00Z">
        <w:r w:rsidRPr="00E77497">
          <w:t>Runtime Semantics</w:t>
        </w:r>
      </w:ins>
    </w:p>
    <w:p w:rsidR="004A7791" w:rsidRPr="00E77497" w:rsidRDefault="004A7791" w:rsidP="004A7791">
      <w:pPr>
        <w:keepNext/>
        <w:rPr>
          <w:ins w:id="28665" w:author="Rev 7 Allen Wirfs-Brock" w:date="2012-04-26T11:12:00Z"/>
          <w:rFonts w:ascii="Helvetica" w:hAnsi="Helvetica"/>
          <w:b/>
        </w:rPr>
      </w:pPr>
      <w:ins w:id="28666" w:author="Rev 7 Allen Wirfs-Brock" w:date="2012-04-26T11:12: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rsidR="004A7791" w:rsidRPr="004418C4" w:rsidRDefault="004A7791" w:rsidP="004A7791">
      <w:pPr>
        <w:ind w:left="360"/>
        <w:rPr>
          <w:ins w:id="28667" w:author="Rev 7 Allen Wirfs-Brock" w:date="2012-04-26T11:12:00Z"/>
        </w:rPr>
      </w:pPr>
      <w:ins w:id="28668" w:author="Rev 7 Allen Wirfs-Brock" w:date="2012-04-26T11:12:00Z">
        <w:r>
          <w:t>W</w:t>
        </w:r>
        <w:r w:rsidRPr="004418C4">
          <w:t xml:space="preserve">ith </w:t>
        </w:r>
        <w:r>
          <w:t>parameter</w:t>
        </w:r>
        <w:r w:rsidRPr="004418C4">
          <w:t xml:space="preserve"> </w:t>
        </w:r>
        <w:r>
          <w:rPr>
            <w:rFonts w:ascii="Times New Roman" w:hAnsi="Times New Roman"/>
            <w:i/>
          </w:rPr>
          <w:t>object</w:t>
        </w:r>
        <w:r>
          <w:t>.</w:t>
        </w:r>
      </w:ins>
    </w:p>
    <w:p w:rsidR="004A7791" w:rsidRPr="00E77497" w:rsidRDefault="004A7791" w:rsidP="004A7791">
      <w:pPr>
        <w:rPr>
          <w:ins w:id="28669" w:author="Rev 7 Allen Wirfs-Brock" w:date="2012-04-26T11:12:00Z"/>
        </w:rPr>
      </w:pPr>
      <w:ins w:id="28670" w:author="Rev 7 Allen Wirfs-Brock" w:date="2012-04-26T11:1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A5000">
          <w:rPr>
            <w:rFonts w:ascii="Times New Roman" w:hAnsi="Times New Roman"/>
            <w:i/>
          </w:rPr>
          <w:t>FormalParameterList</w:t>
        </w:r>
        <w:r w:rsidRPr="00E77497">
          <w:rPr>
            <w:rFonts w:ascii="Courier New" w:hAnsi="Courier New" w:cs="Courier New"/>
            <w:b/>
            <w:iCs/>
          </w:rPr>
          <w:t xml:space="preserve"> ) </w:t>
        </w:r>
      </w:ins>
      <w:ins w:id="28671" w:author="Rev 7 Allen Wirfs-Brock" w:date="2012-04-26T11:34:00Z">
        <w:del w:id="28672"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673"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8674" w:author="Rev 7 Allen Wirfs-Brock" w:date="2012-04-26T11:34:00Z">
        <w:del w:id="28675" w:author="Rev 8 Allen Wirfs-Brock" w:date="2012-06-10T16:19:00Z">
          <w:r w:rsidR="00C318A3" w:rsidRPr="008B7F6F" w:rsidDel="00A73E93">
            <w:rPr>
              <w:rFonts w:ascii="Courier New" w:hAnsi="Courier New" w:cs="Courier New"/>
              <w:b/>
              <w:iCs/>
            </w:rPr>
            <w:delText xml:space="preserve"> </w:delText>
          </w:r>
        </w:del>
      </w:ins>
    </w:p>
    <w:p w:rsidR="004A7791" w:rsidRPr="00E77497" w:rsidRDefault="004A7791" w:rsidP="00F62C9B">
      <w:pPr>
        <w:pStyle w:val="Alg4"/>
        <w:numPr>
          <w:ilvl w:val="0"/>
          <w:numId w:val="754"/>
        </w:numPr>
        <w:contextualSpacing/>
        <w:rPr>
          <w:ins w:id="28676" w:author="Rev 7 Allen Wirfs-Brock" w:date="2012-04-26T11:12:00Z"/>
        </w:rPr>
      </w:pPr>
      <w:ins w:id="28677" w:author="Rev 7 Allen Wirfs-Brock" w:date="2012-04-26T11:1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rsidR="00905A0F" w:rsidRPr="0006447F" w:rsidRDefault="00905A0F" w:rsidP="00905A0F">
      <w:pPr>
        <w:numPr>
          <w:ilvl w:val="0"/>
          <w:numId w:val="754"/>
        </w:numPr>
        <w:contextualSpacing/>
        <w:rPr>
          <w:ins w:id="28678" w:author="Rev 7 Allen Wirfs-Brock" w:date="2012-04-28T08:59:00Z"/>
          <w:rFonts w:ascii="Times New Roman" w:hAnsi="Times New Roman"/>
        </w:rPr>
      </w:pPr>
      <w:ins w:id="28679" w:author="Rev 7 Allen Wirfs-Brock" w:date="2012-04-28T09:01:00Z">
        <w:r>
          <w:rPr>
            <w:rFonts w:ascii="Times New Roman" w:hAnsi="Times New Roman"/>
          </w:rPr>
          <w:t>L</w:t>
        </w:r>
      </w:ins>
      <w:ins w:id="28680" w:author="Rev 7 Allen Wirfs-Brock" w:date="2012-04-28T08:59: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del w:id="28681" w:author="Rev 10 Allen Wirfs-Brock" w:date="2012-07-27T15:20:00Z">
          <w:r w:rsidRPr="00BC2562" w:rsidDel="001819E8">
            <w:rPr>
              <w:rFonts w:ascii="Times New Roman" w:hAnsi="Times New Roman"/>
            </w:rPr>
            <w:delText>true</w:delText>
          </w:r>
        </w:del>
      </w:ins>
      <w:ins w:id="28682" w:author="Rev 10 Allen Wirfs-Brock" w:date="2012-07-27T15:20:00Z">
        <w:r w:rsidR="001819E8" w:rsidRPr="00BC2562">
          <w:rPr>
            <w:rFonts w:ascii="Times New Roman" w:hAnsi="Times New Roman"/>
          </w:rPr>
          <w:t xml:space="preserve">IsStrict of </w:t>
        </w:r>
        <w:r w:rsidR="001819E8" w:rsidRPr="00BC2562">
          <w:rPr>
            <w:rFonts w:ascii="Times New Roman" w:hAnsi="Times New Roman"/>
            <w:i/>
          </w:rPr>
          <w:t>FunctionBody</w:t>
        </w:r>
      </w:ins>
      <w:ins w:id="28683" w:author="Rev 7 Allen Wirfs-Brock" w:date="2012-04-28T08:59:00Z">
        <w:r>
          <w:rPr>
            <w:rFonts w:ascii="Times New Roman" w:hAnsi="Times New Roman"/>
          </w:rPr>
          <w:t xml:space="preserve">.  </w:t>
        </w:r>
      </w:ins>
    </w:p>
    <w:p w:rsidR="00905A0F" w:rsidRDefault="00905A0F" w:rsidP="00905A0F">
      <w:pPr>
        <w:numPr>
          <w:ilvl w:val="0"/>
          <w:numId w:val="754"/>
        </w:numPr>
        <w:contextualSpacing/>
        <w:rPr>
          <w:ins w:id="28684" w:author="Rev 7 Allen Wirfs-Brock" w:date="2012-04-28T08:59:00Z"/>
          <w:rFonts w:ascii="Times New Roman" w:hAnsi="Times New Roman"/>
        </w:rPr>
      </w:pPr>
      <w:ins w:id="28685" w:author="Rev 7 Allen Wirfs-Brock" w:date="2012-04-28T0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ins>
      <w:ins w:id="28686" w:author="Rev 7 Allen Wirfs-Brock" w:date="2012-05-02T10:54:00Z">
        <w:r w:rsidR="002F42C1" w:rsidRPr="002F42C1">
          <w:rPr>
            <w:rFonts w:ascii="Times New Roman" w:hAnsi="Times New Roman"/>
          </w:rPr>
          <w:t xml:space="preserve"> </w:t>
        </w:r>
      </w:ins>
      <w:ins w:id="2868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688" w:author="Rev 7 Allen Wirfs-Brock" w:date="2012-05-02T10:54:00Z">
        <w:del w:id="28689" w:author="Rev 8 Allen Wirfs-Brock" w:date="2012-06-13T16:03:00Z">
          <w:r w:rsidR="002F42C1" w:rsidDel="00B33FB4">
            <w:rPr>
              <w:rFonts w:ascii="Times New Roman" w:hAnsi="Times New Roman"/>
            </w:rPr>
            <w:delText>current</w:delText>
          </w:r>
          <w:r w:rsidR="002F42C1" w:rsidRPr="00E77497" w:rsidDel="00B33FB4">
            <w:rPr>
              <w:rFonts w:ascii="Times New Roman" w:hAnsi="Times New Roman"/>
            </w:rPr>
            <w:delText xml:space="preserve"> </w:delText>
          </w:r>
        </w:del>
        <w:r w:rsidR="002F42C1" w:rsidRPr="00E77497">
          <w:rPr>
            <w:rFonts w:ascii="Times New Roman" w:hAnsi="Times New Roman"/>
          </w:rPr>
          <w:t>execution context</w:t>
        </w:r>
        <w:r w:rsidR="002F42C1">
          <w:rPr>
            <w:rFonts w:ascii="Times New Roman" w:hAnsi="Times New Roman"/>
          </w:rPr>
          <w:t>’s</w:t>
        </w:r>
      </w:ins>
      <w:ins w:id="28690" w:author="Rev 7 Allen Wirfs-Brock" w:date="2012-04-28T08:59:00Z">
        <w:r w:rsidRPr="00E77497">
          <w:rPr>
            <w:rFonts w:ascii="Times New Roman" w:hAnsi="Times New Roman"/>
          </w:rPr>
          <w:t xml:space="preserve"> LexicalEnvironment</w:t>
        </w:r>
        <w:r>
          <w:rPr>
            <w:rFonts w:ascii="Times New Roman" w:hAnsi="Times New Roman"/>
          </w:rPr>
          <w:t>.</w:t>
        </w:r>
      </w:ins>
    </w:p>
    <w:p w:rsidR="00CC0E28" w:rsidRDefault="00CC0E28" w:rsidP="00F62C9B">
      <w:pPr>
        <w:numPr>
          <w:ilvl w:val="0"/>
          <w:numId w:val="754"/>
        </w:numPr>
        <w:spacing w:after="220"/>
        <w:contextualSpacing/>
        <w:rPr>
          <w:ins w:id="28691" w:author="Rev 8 Allen Wirfs-Brock" w:date="2012-06-11T16:29:00Z"/>
          <w:rFonts w:ascii="Times New Roman" w:hAnsi="Times New Roman"/>
        </w:rPr>
      </w:pPr>
      <w:ins w:id="28692" w:author="Rev 8 Allen Wirfs-Brock" w:date="2012-06-11T16:29: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w:t>
        </w:r>
      </w:ins>
      <w:ins w:id="28693" w:author="Rev 8 Allen Wirfs-Brock" w:date="2012-06-11T16:30:00Z">
        <w:r>
          <w:rPr>
            <w:rFonts w:ascii="Times New Roman" w:hAnsi="Times New Roman"/>
          </w:rPr>
          <w:t xml:space="preserve">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rsidR="00567D93" w:rsidRDefault="00567D93" w:rsidP="00F62C9B">
      <w:pPr>
        <w:numPr>
          <w:ilvl w:val="0"/>
          <w:numId w:val="754"/>
        </w:numPr>
        <w:spacing w:after="220"/>
        <w:contextualSpacing/>
        <w:rPr>
          <w:ins w:id="28694" w:author="Rev 8 Allen Wirfs-Brock" w:date="2012-06-15T12:49:00Z"/>
          <w:rFonts w:ascii="Times New Roman" w:hAnsi="Times New Roman"/>
        </w:rPr>
      </w:pPr>
      <w:ins w:id="28695" w:author="Rev 8 Allen Wirfs-Brock" w:date="2012-06-15T12:49: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ins>
      <w:ins w:id="28696" w:author="Rev 8 Allen Wirfs-Brock" w:date="2012-06-15T12:50:00Z">
        <w:r w:rsidRPr="00543D25">
          <w:rPr>
            <w:rFonts w:ascii="Times New Roman" w:hAnsi="Times New Roman"/>
            <w:i/>
          </w:rPr>
          <w:t>needsSuperBinding</w:t>
        </w:r>
      </w:ins>
      <w:ins w:id="28697" w:author="Rev 8 Allen Wirfs-Brock" w:date="2012-06-15T12:49:00Z">
        <w:r>
          <w:rPr>
            <w:rFonts w:ascii="Times New Roman" w:hAnsi="Times New Roman"/>
          </w:rPr>
          <w:t xml:space="preserve"> be the result of </w:t>
        </w:r>
      </w:ins>
      <w:commentRangeStart w:id="28698"/>
      <w:ins w:id="28699" w:author="Rev 8 Allen Wirfs-Brock" w:date="2012-06-15T12:50:00Z">
        <w:r>
          <w:rPr>
            <w:rFonts w:ascii="Times New Roman" w:hAnsi="Times New Roman"/>
            <w:i/>
          </w:rPr>
          <w:t>FormalParameterList</w:t>
        </w:r>
      </w:ins>
      <w:ins w:id="28700" w:author="Rev 8 Allen Wirfs-Brock" w:date="2012-06-15T12:49:00Z">
        <w:r w:rsidRPr="00CC0E28">
          <w:rPr>
            <w:rFonts w:ascii="Times New Roman" w:hAnsi="Times New Roman"/>
          </w:rPr>
          <w:t xml:space="preserve"> </w:t>
        </w:r>
      </w:ins>
      <w:commentRangeEnd w:id="28698"/>
      <w:ins w:id="28701" w:author="Rev 8 Allen Wirfs-Brock" w:date="2012-06-15T12:51:00Z">
        <w:r>
          <w:rPr>
            <w:rStyle w:val="CommentReference"/>
          </w:rPr>
          <w:commentReference w:id="28698"/>
        </w:r>
      </w:ins>
      <w:ins w:id="28702" w:author="Rev 8 Allen Wirfs-Brock" w:date="2012-06-15T12:49:00Z">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rsidR="00CC0E28" w:rsidRDefault="00CC0E28" w:rsidP="00F62C9B">
      <w:pPr>
        <w:numPr>
          <w:ilvl w:val="0"/>
          <w:numId w:val="754"/>
        </w:numPr>
        <w:spacing w:after="220"/>
        <w:contextualSpacing/>
        <w:rPr>
          <w:ins w:id="28703" w:author="Rev 8 Allen Wirfs-Brock" w:date="2012-06-11T16:35:00Z"/>
          <w:rFonts w:ascii="Times New Roman" w:hAnsi="Times New Roman"/>
        </w:rPr>
      </w:pPr>
      <w:ins w:id="28704" w:author="Rev 8 Allen Wirfs-Brock" w:date="2012-06-11T16:35: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rsidR="00905A0F" w:rsidRPr="0006447F" w:rsidRDefault="00905A0F" w:rsidP="00543D25">
      <w:pPr>
        <w:numPr>
          <w:ilvl w:val="1"/>
          <w:numId w:val="754"/>
        </w:numPr>
        <w:spacing w:after="220"/>
        <w:contextualSpacing/>
        <w:rPr>
          <w:ins w:id="28705" w:author="Rev 7 Allen Wirfs-Brock" w:date="2012-04-28T08:59:00Z"/>
          <w:rFonts w:ascii="Times New Roman" w:hAnsi="Times New Roman"/>
        </w:rPr>
      </w:pPr>
      <w:ins w:id="28706" w:author="Rev 7 Allen Wirfs-Brock" w:date="2012-04-28T08:59:00Z">
        <w:r>
          <w:rPr>
            <w:rFonts w:ascii="Times New Roman" w:hAnsi="Times New Roman"/>
          </w:rPr>
          <w:t xml:space="preserve">Let </w:t>
        </w:r>
      </w:ins>
      <w:ins w:id="28707" w:author="Rev 7 Allen Wirfs-Brock" w:date="2012-04-28T09:03:00Z">
        <w:r w:rsidRPr="00F62C9B">
          <w:rPr>
            <w:rFonts w:ascii="Times New Roman" w:hAnsi="Times New Roman"/>
            <w:i/>
          </w:rPr>
          <w:t>closure</w:t>
        </w:r>
      </w:ins>
      <w:ins w:id="28708" w:author="Rev 7 Allen Wirfs-Brock" w:date="2012-04-28T08:59:00Z">
        <w:r>
          <w:rPr>
            <w:rFonts w:ascii="Times New Roman" w:hAnsi="Times New Roman"/>
          </w:rPr>
          <w:t xml:space="preserve"> be the result of performing the FunctionCreate abstract operation with arguments </w:t>
        </w:r>
      </w:ins>
      <w:ins w:id="28709" w:author="Rev 7 Allen Wirfs-Brock" w:date="2012-04-28T09:03:00Z">
        <w:r>
          <w:t>Method</w:t>
        </w:r>
      </w:ins>
      <w:ins w:id="28710" w:author="Rev 7 Allen Wirfs-Brock" w:date="2012-04-28T08:59:00Z">
        <w:r>
          <w:t xml:space="preserve">, </w:t>
        </w:r>
        <w:r w:rsidRPr="00E77497">
          <w:rPr>
            <w:rFonts w:ascii="Times New Roman" w:hAnsi="Times New Roman"/>
            <w:i/>
          </w:rPr>
          <w:t>FormalParameterList</w:t>
        </w:r>
        <w:r w:rsidRPr="00E77497">
          <w:t xml:space="preserve">, </w:t>
        </w:r>
      </w:ins>
      <w:ins w:id="28711" w:author="Rev 8 Allen Wirfs-Brock" w:date="2012-06-11T09:02:00Z">
        <w:r w:rsidR="007310B3">
          <w:rPr>
            <w:rFonts w:ascii="Times New Roman" w:hAnsi="Times New Roman"/>
            <w:i/>
          </w:rPr>
          <w:t>Function</w:t>
        </w:r>
        <w:r w:rsidR="007310B3" w:rsidRPr="00B820AB">
          <w:rPr>
            <w:rFonts w:ascii="Times New Roman" w:hAnsi="Times New Roman"/>
            <w:i/>
          </w:rPr>
          <w:t>Body</w:t>
        </w:r>
      </w:ins>
      <w:ins w:id="28712" w:author="Rev 7 Allen Wirfs-Brock" w:date="2012-04-28T09:04:00Z">
        <w:del w:id="28713" w:author="Rev 8 Allen Wirfs-Brock" w:date="2012-06-11T09:02:00Z">
          <w:r w:rsidDel="007310B3">
            <w:rPr>
              <w:rFonts w:ascii="Times New Roman" w:hAnsi="Times New Roman"/>
              <w:i/>
            </w:rPr>
            <w:delText>Concise</w:delText>
          </w:r>
        </w:del>
      </w:ins>
      <w:ins w:id="28714" w:author="Rev 7 Allen Wirfs-Brock" w:date="2012-04-28T08:59:00Z">
        <w:del w:id="28715" w:author="Rev 8 Allen Wirfs-Brock" w:date="2012-06-11T09:02:00Z">
          <w:r w:rsidRPr="00E77497" w:rsidDel="007310B3">
            <w:rPr>
              <w:rFonts w:ascii="Times New Roman" w:hAnsi="Times New Roman"/>
              <w:i/>
            </w:rPr>
            <w:delText>Body</w:delText>
          </w:r>
        </w:del>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ins>
      <w:ins w:id="28716" w:author="Rev 7 Allen Wirfs-Brock" w:date="2012-04-28T09:17:00Z">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ins>
      <w:ins w:id="28717" w:author="Rev 7 Allen Wirfs-Brock" w:date="2012-04-28T09:18:00Z">
        <w:r w:rsidR="00F62C9B">
          <w:rPr>
            <w:rFonts w:ascii="Times New Roman" w:hAnsi="Times New Roman"/>
            <w:i/>
          </w:rPr>
          <w:t xml:space="preserve"> </w:t>
        </w:r>
        <w:r w:rsidR="00F62C9B">
          <w:rPr>
            <w:rFonts w:ascii="Times New Roman" w:hAnsi="Times New Roman"/>
          </w:rPr>
          <w:t xml:space="preserve">optional argument and </w:t>
        </w:r>
        <w:r w:rsidR="00F62C9B" w:rsidRPr="00F62C9B">
          <w:rPr>
            <w:rFonts w:ascii="Times New Roman" w:hAnsi="Times New Roman"/>
            <w:i/>
          </w:rPr>
          <w:t>propName</w:t>
        </w:r>
        <w:r w:rsidR="00F62C9B">
          <w:rPr>
            <w:rFonts w:ascii="Times New Roman" w:hAnsi="Times New Roman"/>
          </w:rPr>
          <w:t xml:space="preserve"> as the</w:t>
        </w:r>
        <w:r w:rsidR="00F62C9B">
          <w:t xml:space="preserve"> </w:t>
        </w:r>
      </w:ins>
      <w:ins w:id="28718" w:author="Rev 7 Allen Wirfs-Brock" w:date="2012-04-28T09:17:00Z">
        <w:r w:rsidR="00F62C9B" w:rsidRPr="00ED240D">
          <w:rPr>
            <w:rFonts w:ascii="Times New Roman" w:hAnsi="Times New Roman"/>
            <w:i/>
          </w:rPr>
          <w:t>methodNam</w:t>
        </w:r>
        <w:r w:rsidR="00F62C9B" w:rsidRPr="00DA3106">
          <w:rPr>
            <w:rFonts w:ascii="Times New Roman" w:hAnsi="Times New Roman"/>
            <w:i/>
          </w:rPr>
          <w:t>e</w:t>
        </w:r>
      </w:ins>
      <w:ins w:id="28719" w:author="Rev 7 Allen Wirfs-Brock" w:date="2012-04-28T09:19:00Z">
        <w:r w:rsidR="00F62C9B" w:rsidRPr="00F62C9B">
          <w:rPr>
            <w:rFonts w:ascii="Times New Roman" w:hAnsi="Times New Roman"/>
          </w:rPr>
          <w:t xml:space="preserve"> </w:t>
        </w:r>
        <w:r w:rsidR="00F62C9B">
          <w:rPr>
            <w:rFonts w:ascii="Times New Roman" w:hAnsi="Times New Roman"/>
          </w:rPr>
          <w:t>optional argument</w:t>
        </w:r>
      </w:ins>
      <w:ins w:id="28720" w:author="Rev 7 Allen Wirfs-Brock" w:date="2012-04-28T08:59:00Z">
        <w:r>
          <w:t>.</w:t>
        </w:r>
      </w:ins>
    </w:p>
    <w:p w:rsidR="00CC0E28" w:rsidRDefault="00CC0E28" w:rsidP="00CC0E28">
      <w:pPr>
        <w:numPr>
          <w:ilvl w:val="0"/>
          <w:numId w:val="754"/>
        </w:numPr>
        <w:spacing w:after="220"/>
        <w:contextualSpacing/>
        <w:rPr>
          <w:ins w:id="28721" w:author="Rev 8 Allen Wirfs-Brock" w:date="2012-06-11T16:37:00Z"/>
          <w:rFonts w:ascii="Times New Roman" w:hAnsi="Times New Roman"/>
        </w:rPr>
      </w:pPr>
      <w:ins w:id="28722" w:author="Rev 8 Allen Wirfs-Brock" w:date="2012-06-11T16:37:00Z">
        <w:r>
          <w:rPr>
            <w:rFonts w:ascii="Times New Roman" w:hAnsi="Times New Roman"/>
          </w:rPr>
          <w:t xml:space="preserve">Else </w:t>
        </w:r>
      </w:ins>
    </w:p>
    <w:p w:rsidR="00CC0E28" w:rsidRPr="0006447F" w:rsidRDefault="00CC0E28" w:rsidP="00CC0E28">
      <w:pPr>
        <w:numPr>
          <w:ilvl w:val="1"/>
          <w:numId w:val="754"/>
        </w:numPr>
        <w:spacing w:after="220"/>
        <w:contextualSpacing/>
        <w:rPr>
          <w:ins w:id="28723" w:author="Rev 8 Allen Wirfs-Brock" w:date="2012-06-11T16:37:00Z"/>
          <w:rFonts w:ascii="Times New Roman" w:hAnsi="Times New Roman"/>
        </w:rPr>
      </w:pPr>
      <w:ins w:id="28724" w:author="Rev 8 Allen Wirfs-Brock" w:date="2012-06-11T16:37: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rsidR="004A7791" w:rsidRPr="00F62C9B" w:rsidRDefault="004A7791" w:rsidP="00F62C9B">
      <w:pPr>
        <w:numPr>
          <w:ilvl w:val="0"/>
          <w:numId w:val="754"/>
        </w:numPr>
        <w:spacing w:after="220"/>
        <w:contextualSpacing/>
        <w:rPr>
          <w:ins w:id="28725" w:author="Rev 7 Allen Wirfs-Brock" w:date="2012-04-26T11:12:00Z"/>
          <w:rFonts w:ascii="Times New Roman" w:hAnsi="Times New Roman"/>
        </w:rPr>
      </w:pPr>
      <w:ins w:id="28726" w:author="Rev 7 Allen Wirfs-Brock" w:date="2012-04-26T11:1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8727" w:author="Rev 7 Allen Wirfs-Brock" w:date="2012-04-28T09:12:00Z">
        <w:r w:rsidR="00F62C9B">
          <w:rPr>
            <w:rFonts w:ascii="Times New Roman" w:hAnsi="Times New Roman"/>
          </w:rPr>
          <w:t>Value</w:t>
        </w:r>
      </w:ins>
      <w:ins w:id="28728" w:author="Rev 7 Allen Wirfs-Brock" w:date="2012-04-26T11:12: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ins>
      <w:ins w:id="28729" w:author="Rev 7 Allen Wirfs-Brock" w:date="2012-04-28T09:13:00Z">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del w:id="28730" w:author="Rev 8 Allen Wirfs-Brock" w:date="2012-06-10T17:29:00Z">
          <w:r w:rsidR="00F62C9B" w:rsidRPr="00F62C9B" w:rsidDel="00A960AF">
            <w:rPr>
              <w:rFonts w:ascii="Times New Roman" w:hAnsi="Times New Roman"/>
              <w:b/>
            </w:rPr>
            <w:delText>true</w:delText>
          </w:r>
          <w:r w:rsidR="00F62C9B" w:rsidRPr="00F62C9B" w:rsidDel="00A960AF">
            <w:rPr>
              <w:rFonts w:ascii="Times New Roman" w:hAnsi="Times New Roman"/>
            </w:rPr>
            <w:delText>,</w:delText>
          </w:r>
        </w:del>
      </w:ins>
      <w:ins w:id="28731" w:author="Rev 8 Allen Wirfs-Brock" w:date="2012-06-10T17:29:00Z">
        <w:del w:id="28732" w:author="Rev 10 Allen Wirfs-Brock" w:date="2012-07-27T15:17:00Z">
          <w:r w:rsidR="00A960AF" w:rsidDel="001819E8">
            <w:rPr>
              <w:rFonts w:ascii="Times New Roman" w:hAnsi="Times New Roman"/>
              <w:b/>
            </w:rPr>
            <w:delText>false</w:delText>
          </w:r>
        </w:del>
      </w:ins>
      <w:ins w:id="28733" w:author="Rev 10 Allen Wirfs-Brock" w:date="2012-07-27T15:17:00Z">
        <w:r w:rsidR="001819E8">
          <w:rPr>
            <w:rFonts w:ascii="Times New Roman" w:hAnsi="Times New Roman"/>
            <w:b/>
          </w:rPr>
          <w:t>true</w:t>
        </w:r>
      </w:ins>
      <w:ins w:id="28734" w:author="Rev 10 Allen Wirfs-Brock" w:date="2012-08-13T16:29:00Z">
        <w:r w:rsidR="0003414D" w:rsidRPr="00F62C9B">
          <w:rPr>
            <w:rFonts w:ascii="Times New Roman" w:hAnsi="Times New Roman"/>
          </w:rPr>
          <w:t>,</w:t>
        </w:r>
      </w:ins>
      <w:ins w:id="28735" w:author="Rev 7 Allen Wirfs-Brock" w:date="2012-04-28T09:13:00Z">
        <w:r w:rsidR="00F62C9B" w:rsidRPr="00F62C9B">
          <w:rPr>
            <w:rFonts w:ascii="Times New Roman" w:hAnsi="Times New Roman"/>
          </w:rPr>
          <w:t xml:space="preserve"> </w:t>
        </w:r>
      </w:ins>
      <w:ins w:id="28736" w:author="Rev 7 Allen Wirfs-Brock" w:date="2012-04-26T11:12:00Z">
        <w:r w:rsidRPr="00F62C9B">
          <w:rPr>
            <w:rFonts w:ascii="Times New Roman" w:hAnsi="Times New Roman"/>
          </w:rPr>
          <w:t xml:space="preserve">[[Enumerable]]: </w:t>
        </w:r>
      </w:ins>
      <w:commentRangeStart w:id="28737"/>
      <w:ins w:id="28738" w:author="Rev 7 Allen Wirfs-Brock" w:date="2012-04-28T09:13:00Z">
        <w:del w:id="28739" w:author="Rev 10 Allen Wirfs-Brock" w:date="2012-09-26T17:28:00Z">
          <w:r w:rsidR="00F62C9B" w:rsidDel="00E81125">
            <w:rPr>
              <w:rFonts w:ascii="Times New Roman" w:hAnsi="Times New Roman"/>
              <w:b/>
            </w:rPr>
            <w:delText>false</w:delText>
          </w:r>
        </w:del>
      </w:ins>
      <w:ins w:id="28740" w:author="Rev 10 Allen Wirfs-Brock" w:date="2012-09-26T17:28:00Z">
        <w:r w:rsidR="00E81125">
          <w:rPr>
            <w:rFonts w:ascii="Times New Roman" w:hAnsi="Times New Roman"/>
            <w:b/>
          </w:rPr>
          <w:t>true</w:t>
        </w:r>
      </w:ins>
      <w:commentRangeEnd w:id="28737"/>
      <w:ins w:id="28741" w:author="Rev 10 Allen Wirfs-Brock" w:date="2012-09-26T17:29:00Z">
        <w:r w:rsidR="00E81125">
          <w:rPr>
            <w:rStyle w:val="CommentReference"/>
          </w:rPr>
          <w:commentReference w:id="28737"/>
        </w:r>
      </w:ins>
      <w:ins w:id="28742" w:author="Rev 7 Allen Wirfs-Brock" w:date="2012-04-26T11:1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8743" w:author="Rev 7 Allen Wirfs-Brock" w:date="2012-04-28T10:07:00Z">
        <w:r w:rsidR="00066663">
          <w:rPr>
            <w:rFonts w:ascii="Times New Roman" w:hAnsi="Times New Roman"/>
          </w:rPr>
          <w:t>.</w:t>
        </w:r>
      </w:ins>
    </w:p>
    <w:p w:rsidR="004A7791" w:rsidRDefault="004A7791" w:rsidP="00056550">
      <w:pPr>
        <w:numPr>
          <w:ilvl w:val="0"/>
          <w:numId w:val="754"/>
        </w:numPr>
        <w:spacing w:after="220"/>
        <w:contextualSpacing/>
        <w:rPr>
          <w:ins w:id="28744" w:author="Rev 8 Allen Wirfs-Brock" w:date="2012-06-11T17:04:00Z"/>
          <w:rFonts w:ascii="Times New Roman" w:hAnsi="Times New Roman"/>
        </w:rPr>
      </w:pPr>
      <w:ins w:id="28745" w:author="Rev 7 Allen Wirfs-Brock" w:date="2012-04-26T11:12:00Z">
        <w:del w:id="28746" w:author="Rev 8 Allen Wirfs-Brock" w:date="2012-06-11T17:04:00Z">
          <w:r w:rsidRPr="00F62C9B" w:rsidDel="00056550">
            <w:rPr>
              <w:rFonts w:ascii="Times New Roman" w:hAnsi="Times New Roman"/>
            </w:rPr>
            <w:delText>Return</w:delText>
          </w:r>
        </w:del>
      </w:ins>
      <w:ins w:id="28747" w:author="Rev 8 Allen Wirfs-Brock" w:date="2012-06-11T17:04:00Z">
        <w:r w:rsidR="00056550">
          <w:rPr>
            <w:rFonts w:ascii="Times New Roman" w:hAnsi="Times New Roman"/>
          </w:rPr>
          <w:t xml:space="preserve">Let </w:t>
        </w:r>
        <w:r w:rsidR="00056550" w:rsidRPr="00056550">
          <w:rPr>
            <w:rFonts w:ascii="Times New Roman" w:hAnsi="Times New Roman"/>
            <w:i/>
          </w:rPr>
          <w:t>status</w:t>
        </w:r>
        <w:r w:rsidR="00056550">
          <w:rPr>
            <w:rFonts w:ascii="Times New Roman" w:hAnsi="Times New Roman"/>
          </w:rPr>
          <w:t xml:space="preserve"> be</w:t>
        </w:r>
      </w:ins>
      <w:ins w:id="28748" w:author="Rev 7 Allen Wirfs-Brock" w:date="2012-04-26T11:12:00Z">
        <w:r w:rsidRPr="00F62C9B">
          <w:rPr>
            <w:rFonts w:ascii="Times New Roman" w:hAnsi="Times New Roman"/>
          </w:rPr>
          <w:t xml:space="preserve">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rsidR="00056550" w:rsidRDefault="00056550" w:rsidP="00056550">
      <w:pPr>
        <w:numPr>
          <w:ilvl w:val="0"/>
          <w:numId w:val="754"/>
        </w:numPr>
        <w:spacing w:after="220"/>
        <w:contextualSpacing/>
        <w:rPr>
          <w:ins w:id="28749" w:author="Rev 8 Allen Wirfs-Brock" w:date="2012-06-11T17:04:00Z"/>
          <w:rFonts w:ascii="Times New Roman" w:hAnsi="Times New Roman"/>
        </w:rPr>
      </w:pPr>
      <w:ins w:id="28750" w:author="Rev 8 Allen Wirfs-Brock" w:date="2012-06-11T17:04:00Z">
        <w:r>
          <w:rPr>
            <w:rFonts w:ascii="Times New Roman" w:hAnsi="Times New Roman"/>
          </w:rPr>
          <w:t>ReturnIfAbrupt(</w:t>
        </w:r>
        <w:r w:rsidRPr="00056550">
          <w:rPr>
            <w:rFonts w:ascii="Times New Roman" w:hAnsi="Times New Roman"/>
            <w:i/>
          </w:rPr>
          <w:t>status</w:t>
        </w:r>
        <w:r>
          <w:rPr>
            <w:rFonts w:ascii="Times New Roman" w:hAnsi="Times New Roman"/>
          </w:rPr>
          <w:t>).</w:t>
        </w:r>
      </w:ins>
    </w:p>
    <w:p w:rsidR="00056550" w:rsidRPr="00F62C9B" w:rsidRDefault="00056550" w:rsidP="00F62C9B">
      <w:pPr>
        <w:numPr>
          <w:ilvl w:val="0"/>
          <w:numId w:val="754"/>
        </w:numPr>
        <w:spacing w:after="220"/>
        <w:rPr>
          <w:ins w:id="28751" w:author="Rev 7 Allen Wirfs-Brock" w:date="2012-04-26T11:12:00Z"/>
          <w:rFonts w:ascii="Times New Roman" w:hAnsi="Times New Roman"/>
        </w:rPr>
      </w:pPr>
      <w:ins w:id="28752" w:author="Rev 8 Allen Wirfs-Brock" w:date="2012-06-11T17:05:00Z">
        <w:r>
          <w:rPr>
            <w:rFonts w:ascii="Times New Roman" w:hAnsi="Times New Roman"/>
          </w:rPr>
          <w:t>NormalCompletion(closure)</w:t>
        </w:r>
      </w:ins>
      <w:ins w:id="28753" w:author="Rev 8 Allen Wirfs-Brock" w:date="2012-06-11T17:06:00Z">
        <w:r>
          <w:rPr>
            <w:rFonts w:ascii="Times New Roman" w:hAnsi="Times New Roman"/>
          </w:rPr>
          <w:t>.</w:t>
        </w:r>
      </w:ins>
    </w:p>
    <w:p w:rsidR="004A7791" w:rsidRPr="00E77497" w:rsidRDefault="004A7791" w:rsidP="004A7791">
      <w:pPr>
        <w:rPr>
          <w:ins w:id="28754" w:author="Rev 7 Allen Wirfs-Brock" w:date="2012-04-26T11:12:00Z"/>
        </w:rPr>
      </w:pPr>
      <w:ins w:id="28755" w:author="Rev 7 Allen Wirfs-Brock" w:date="2012-04-26T11:12: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ins>
      <w:ins w:id="28756" w:author="Rev 7 Allen Wirfs-Brock" w:date="2012-04-26T11:34:00Z">
        <w:del w:id="28757"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758"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8759" w:author="Rev 7 Allen Wirfs-Brock" w:date="2012-04-26T11:34:00Z">
        <w:del w:id="28760" w:author="Rev 8 Allen Wirfs-Brock" w:date="2012-06-10T16:19:00Z">
          <w:r w:rsidR="00C318A3" w:rsidRPr="008B7F6F" w:rsidDel="00A73E93">
            <w:rPr>
              <w:rFonts w:ascii="Courier New" w:hAnsi="Courier New" w:cs="Courier New"/>
              <w:b/>
              <w:iCs/>
            </w:rPr>
            <w:delText xml:space="preserve"> </w:delText>
          </w:r>
        </w:del>
      </w:ins>
    </w:p>
    <w:p w:rsidR="00E6537A" w:rsidRPr="00E77497" w:rsidRDefault="00E6537A" w:rsidP="00E6537A">
      <w:pPr>
        <w:pStyle w:val="Alg4"/>
        <w:numPr>
          <w:ilvl w:val="0"/>
          <w:numId w:val="760"/>
        </w:numPr>
        <w:contextualSpacing/>
        <w:rPr>
          <w:ins w:id="28761" w:author="Rev 7 Allen Wirfs-Brock" w:date="2012-04-28T09:22:00Z"/>
        </w:rPr>
      </w:pPr>
      <w:ins w:id="28762" w:author="Rev 7 Allen Wirfs-Brock" w:date="2012-04-28T09:2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rsidR="00E6537A" w:rsidRPr="0006447F" w:rsidRDefault="00E6537A" w:rsidP="00E6537A">
      <w:pPr>
        <w:numPr>
          <w:ilvl w:val="0"/>
          <w:numId w:val="760"/>
        </w:numPr>
        <w:contextualSpacing/>
        <w:rPr>
          <w:ins w:id="28763" w:author="Rev 7 Allen Wirfs-Brock" w:date="2012-04-28T09:22:00Z"/>
          <w:rFonts w:ascii="Times New Roman" w:hAnsi="Times New Roman"/>
        </w:rPr>
      </w:pPr>
      <w:ins w:id="28764" w:author="Rev 7 Allen Wirfs-Brock" w:date="2012-04-28T09:22: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ins>
      <w:ins w:id="28765" w:author="Rev 10 Allen Wirfs-Brock" w:date="2012-07-27T15:22:00Z">
        <w:r w:rsidR="001819E8" w:rsidRPr="002D03A6">
          <w:rPr>
            <w:rFonts w:ascii="Times New Roman" w:hAnsi="Times New Roman"/>
          </w:rPr>
          <w:t xml:space="preserve">IsStrict of </w:t>
        </w:r>
        <w:r w:rsidR="001819E8" w:rsidRPr="002D03A6">
          <w:rPr>
            <w:rFonts w:ascii="Times New Roman" w:hAnsi="Times New Roman"/>
            <w:i/>
          </w:rPr>
          <w:t>FunctionBody</w:t>
        </w:r>
      </w:ins>
      <w:ins w:id="28766" w:author="Rev 7 Allen Wirfs-Brock" w:date="2012-04-28T09:22:00Z">
        <w:del w:id="28767" w:author="Rev 10 Allen Wirfs-Brock" w:date="2012-07-27T15:22:00Z">
          <w:r w:rsidRPr="0006447F" w:rsidDel="001819E8">
            <w:rPr>
              <w:rFonts w:ascii="Times New Roman" w:hAnsi="Times New Roman"/>
              <w:b/>
            </w:rPr>
            <w:delText>true</w:delText>
          </w:r>
        </w:del>
        <w:r>
          <w:rPr>
            <w:rFonts w:ascii="Times New Roman" w:hAnsi="Times New Roman"/>
          </w:rPr>
          <w:t xml:space="preserve">.  </w:t>
        </w:r>
      </w:ins>
    </w:p>
    <w:p w:rsidR="002F42C1" w:rsidRDefault="002F42C1" w:rsidP="002F42C1">
      <w:pPr>
        <w:numPr>
          <w:ilvl w:val="0"/>
          <w:numId w:val="760"/>
        </w:numPr>
        <w:contextualSpacing/>
        <w:rPr>
          <w:ins w:id="28768" w:author="Rev 7 Allen Wirfs-Brock" w:date="2012-05-02T10:54:00Z"/>
          <w:rFonts w:ascii="Times New Roman" w:hAnsi="Times New Roman"/>
        </w:rPr>
      </w:pPr>
      <w:ins w:id="28769"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8770"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771" w:author="Rev 7 Allen Wirfs-Brock" w:date="2012-05-02T10:54:00Z">
        <w:del w:id="28772"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rsidR="00567D93" w:rsidRPr="00567D93" w:rsidRDefault="00543D25" w:rsidP="00567D93">
      <w:pPr>
        <w:numPr>
          <w:ilvl w:val="0"/>
          <w:numId w:val="760"/>
        </w:numPr>
        <w:spacing w:after="220"/>
        <w:contextualSpacing/>
        <w:rPr>
          <w:ins w:id="28773" w:author="Rev 8 Allen Wirfs-Brock" w:date="2012-06-15T12:48:00Z"/>
          <w:rFonts w:ascii="Times New Roman" w:hAnsi="Times New Roman"/>
        </w:rPr>
      </w:pPr>
      <w:ins w:id="28774" w:author="Rev 8 Allen Wirfs-Brock" w:date="2012-06-11T16:43:00Z">
        <w:r>
          <w:rPr>
            <w:rFonts w:ascii="Times New Roman" w:hAnsi="Times New Roman"/>
          </w:rPr>
          <w:t xml:space="preserve">Let </w:t>
        </w:r>
        <w:r w:rsidRPr="00ED2E78">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ED2E78">
          <w:rPr>
            <w:rFonts w:ascii="Courier New" w:hAnsi="Courier New" w:cs="Courier New"/>
            <w:b/>
          </w:rPr>
          <w:t>super</w:t>
        </w:r>
        <w:r>
          <w:rPr>
            <w:rFonts w:ascii="Times New Roman" w:hAnsi="Times New Roman"/>
          </w:rPr>
          <w:t>.</w:t>
        </w:r>
      </w:ins>
    </w:p>
    <w:p w:rsidR="00567D93" w:rsidRDefault="00567D93" w:rsidP="00567D93">
      <w:pPr>
        <w:numPr>
          <w:ilvl w:val="0"/>
          <w:numId w:val="760"/>
        </w:numPr>
        <w:spacing w:after="220"/>
        <w:contextualSpacing/>
        <w:rPr>
          <w:ins w:id="28775" w:author="Rev 8 Allen Wirfs-Brock" w:date="2012-06-15T12:52:00Z"/>
          <w:rFonts w:ascii="Times New Roman" w:hAnsi="Times New Roman"/>
        </w:rPr>
      </w:pPr>
      <w:ins w:id="28776"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commentRangeStart w:id="28777"/>
        <w:r>
          <w:rPr>
            <w:rFonts w:ascii="Times New Roman" w:hAnsi="Times New Roman"/>
            <w:i/>
          </w:rPr>
          <w:t>FormalParameterList</w:t>
        </w:r>
        <w:r w:rsidRPr="00CC0E28">
          <w:rPr>
            <w:rFonts w:ascii="Times New Roman" w:hAnsi="Times New Roman"/>
          </w:rPr>
          <w:t xml:space="preserve"> </w:t>
        </w:r>
        <w:commentRangeEnd w:id="28777"/>
        <w:r>
          <w:rPr>
            <w:rStyle w:val="CommentReference"/>
          </w:rPr>
          <w:commentReference w:id="28777"/>
        </w:r>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rsidR="00CC0E28" w:rsidRDefault="00CC0E28" w:rsidP="00CC0E28">
      <w:pPr>
        <w:numPr>
          <w:ilvl w:val="0"/>
          <w:numId w:val="760"/>
        </w:numPr>
        <w:spacing w:after="220"/>
        <w:contextualSpacing/>
        <w:rPr>
          <w:ins w:id="28778" w:author="Rev 8 Allen Wirfs-Brock" w:date="2012-06-11T16:38:00Z"/>
          <w:rFonts w:ascii="Times New Roman" w:hAnsi="Times New Roman"/>
        </w:rPr>
      </w:pPr>
      <w:commentRangeStart w:id="28779"/>
      <w:ins w:id="28780" w:author="Rev 8 Allen Wirfs-Brock" w:date="2012-06-11T16:38: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rsidR="00CC0E28" w:rsidRPr="0006447F" w:rsidRDefault="00CC0E28" w:rsidP="00CC0E28">
      <w:pPr>
        <w:numPr>
          <w:ilvl w:val="1"/>
          <w:numId w:val="760"/>
        </w:numPr>
        <w:spacing w:after="220"/>
        <w:contextualSpacing/>
        <w:rPr>
          <w:ins w:id="28781" w:author="Rev 8 Allen Wirfs-Brock" w:date="2012-06-11T16:38:00Z"/>
          <w:rFonts w:ascii="Times New Roman" w:hAnsi="Times New Roman"/>
        </w:rPr>
      </w:pPr>
      <w:ins w:id="28782"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rsidR="00CC0E28" w:rsidRDefault="00CC0E28" w:rsidP="00CC0E28">
      <w:pPr>
        <w:numPr>
          <w:ilvl w:val="0"/>
          <w:numId w:val="760"/>
        </w:numPr>
        <w:spacing w:after="220"/>
        <w:contextualSpacing/>
        <w:rPr>
          <w:ins w:id="28783" w:author="Rev 8 Allen Wirfs-Brock" w:date="2012-06-11T16:38:00Z"/>
          <w:rFonts w:ascii="Times New Roman" w:hAnsi="Times New Roman"/>
        </w:rPr>
      </w:pPr>
      <w:ins w:id="28784" w:author="Rev 8 Allen Wirfs-Brock" w:date="2012-06-11T16:38:00Z">
        <w:r>
          <w:rPr>
            <w:rFonts w:ascii="Times New Roman" w:hAnsi="Times New Roman"/>
          </w:rPr>
          <w:t xml:space="preserve">Else </w:t>
        </w:r>
      </w:ins>
    </w:p>
    <w:p w:rsidR="00CC0E28" w:rsidRPr="0006447F" w:rsidRDefault="00CC0E28" w:rsidP="00CC0E28">
      <w:pPr>
        <w:numPr>
          <w:ilvl w:val="1"/>
          <w:numId w:val="760"/>
        </w:numPr>
        <w:spacing w:after="220"/>
        <w:contextualSpacing/>
        <w:rPr>
          <w:ins w:id="28785" w:author="Rev 8 Allen Wirfs-Brock" w:date="2012-06-11T16:38:00Z"/>
          <w:rFonts w:ascii="Times New Roman" w:hAnsi="Times New Roman"/>
        </w:rPr>
      </w:pPr>
      <w:ins w:id="28786"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commentRangeEnd w:id="28779"/>
        <w:r>
          <w:rPr>
            <w:rStyle w:val="CommentReference"/>
          </w:rPr>
          <w:commentReference w:id="28779"/>
        </w:r>
      </w:ins>
    </w:p>
    <w:p w:rsidR="00E6537A" w:rsidRPr="0006447F" w:rsidDel="00CC0E28" w:rsidRDefault="00E6537A" w:rsidP="00E6537A">
      <w:pPr>
        <w:numPr>
          <w:ilvl w:val="0"/>
          <w:numId w:val="760"/>
        </w:numPr>
        <w:spacing w:after="220"/>
        <w:contextualSpacing/>
        <w:rPr>
          <w:ins w:id="28787" w:author="Rev 7 Allen Wirfs-Brock" w:date="2012-04-28T09:22:00Z"/>
          <w:del w:id="28788" w:author="Rev 8 Allen Wirfs-Brock" w:date="2012-06-11T16:38:00Z"/>
          <w:rFonts w:ascii="Times New Roman" w:hAnsi="Times New Roman"/>
        </w:rPr>
      </w:pPr>
      <w:ins w:id="28789" w:author="Rev 7 Allen Wirfs-Brock" w:date="2012-04-28T09:22:00Z">
        <w:del w:id="28790" w:author="Rev 8 Allen Wirfs-Brock" w:date="2012-06-11T16:38:00Z">
          <w:r w:rsidDel="00CC0E28">
            <w:rPr>
              <w:rFonts w:ascii="Times New Roman" w:hAnsi="Times New Roman"/>
            </w:rPr>
            <w:delText xml:space="preserve">Let </w:delText>
          </w:r>
          <w:r w:rsidRPr="00F62C9B" w:rsidDel="00CC0E28">
            <w:rPr>
              <w:rFonts w:ascii="Times New Roman" w:hAnsi="Times New Roman"/>
              <w:i/>
            </w:rPr>
            <w:delText>closure</w:delText>
          </w:r>
          <w:r w:rsidDel="00CC0E28">
            <w:rPr>
              <w:rFonts w:ascii="Times New Roman" w:hAnsi="Times New Roman"/>
            </w:rPr>
            <w:delText xml:space="preserve"> be the result of performing the FunctionCreate abstract operation with arguments </w:delText>
          </w:r>
          <w:r w:rsidDel="00CC0E28">
            <w:delText xml:space="preserve">Method, </w:delText>
          </w:r>
          <w:r w:rsidRPr="00E77497" w:rsidDel="00CC0E28">
            <w:rPr>
              <w:rFonts w:ascii="Times New Roman" w:hAnsi="Times New Roman"/>
              <w:i/>
            </w:rPr>
            <w:delText>FormalParameterList</w:delText>
          </w:r>
          <w:r w:rsidRPr="00E77497" w:rsidDel="00CC0E28">
            <w:delText xml:space="preserve">, </w:delText>
          </w:r>
          <w:r w:rsidDel="00CC0E28">
            <w:rPr>
              <w:rFonts w:ascii="Times New Roman" w:hAnsi="Times New Roman"/>
              <w:i/>
            </w:rPr>
            <w:delText>Concise</w:delText>
          </w:r>
          <w:r w:rsidRPr="00E77497" w:rsidDel="00CC0E28">
            <w:rPr>
              <w:rFonts w:ascii="Times New Roman" w:hAnsi="Times New Roman"/>
              <w:i/>
            </w:rPr>
            <w:delText>Body</w:delText>
          </w:r>
          <w:r w:rsidRPr="0006447F" w:rsidDel="00CC0E28">
            <w:rPr>
              <w:rFonts w:ascii="Times New Roman" w:hAnsi="Times New Roman"/>
              <w:i/>
            </w:rPr>
            <w:delText>, s</w:delText>
          </w:r>
          <w:r w:rsidRPr="00E77497" w:rsidDel="00CC0E28">
            <w:rPr>
              <w:rFonts w:ascii="Times New Roman" w:hAnsi="Times New Roman"/>
              <w:i/>
            </w:rPr>
            <w:delText>cope</w:delText>
          </w:r>
          <w:r w:rsidRPr="0006447F" w:rsidDel="00CC0E28">
            <w:rPr>
              <w:rFonts w:ascii="Times New Roman" w:hAnsi="Times New Roman"/>
            </w:rPr>
            <w:delText>, and</w:delText>
          </w:r>
          <w:r w:rsidDel="00CC0E28">
            <w:delText xml:space="preserve"> </w:delText>
          </w:r>
          <w:r w:rsidDel="00CC0E28">
            <w:rPr>
              <w:rFonts w:ascii="Times New Roman" w:hAnsi="Times New Roman"/>
              <w:i/>
            </w:rPr>
            <w:delText>s</w:delText>
          </w:r>
          <w:r w:rsidRPr="00E77497" w:rsidDel="00CC0E28">
            <w:rPr>
              <w:rFonts w:ascii="Times New Roman" w:hAnsi="Times New Roman"/>
              <w:i/>
            </w:rPr>
            <w:delText>trict</w:delText>
          </w:r>
          <w:r w:rsidDel="00CC0E28">
            <w:rPr>
              <w:rFonts w:ascii="Times New Roman" w:hAnsi="Times New Roman"/>
            </w:rPr>
            <w:delText xml:space="preserve"> and with </w:delText>
          </w:r>
          <w:r w:rsidRPr="00FE5E17" w:rsidDel="00CC0E28">
            <w:rPr>
              <w:rFonts w:ascii="Times New Roman" w:hAnsi="Times New Roman"/>
              <w:i/>
            </w:rPr>
            <w:delText>object</w:delText>
          </w:r>
          <w:r w:rsidDel="00CC0E28">
            <w:rPr>
              <w:rFonts w:ascii="Times New Roman" w:hAnsi="Times New Roman"/>
            </w:rPr>
            <w:delText xml:space="preserve"> as the </w:delText>
          </w:r>
          <w:r w:rsidRPr="00DA3106" w:rsidDel="00CC0E28">
            <w:rPr>
              <w:rFonts w:ascii="Times New Roman" w:hAnsi="Times New Roman"/>
              <w:i/>
            </w:rPr>
            <w:delText>homeObject</w:delText>
          </w:r>
          <w:r w:rsidDel="00CC0E28">
            <w:rPr>
              <w:rFonts w:ascii="Times New Roman" w:hAnsi="Times New Roman"/>
              <w:i/>
            </w:rPr>
            <w:delText xml:space="preserve"> </w:delText>
          </w:r>
          <w:r w:rsidDel="00CC0E28">
            <w:rPr>
              <w:rFonts w:ascii="Times New Roman" w:hAnsi="Times New Roman"/>
            </w:rPr>
            <w:delText xml:space="preserve">optional argument and </w:delText>
          </w:r>
          <w:r w:rsidRPr="00F62C9B" w:rsidDel="00CC0E28">
            <w:rPr>
              <w:rFonts w:ascii="Times New Roman" w:hAnsi="Times New Roman"/>
              <w:i/>
            </w:rPr>
            <w:delText>propName</w:delText>
          </w:r>
          <w:r w:rsidDel="00CC0E28">
            <w:rPr>
              <w:rFonts w:ascii="Times New Roman" w:hAnsi="Times New Roman"/>
            </w:rPr>
            <w:delText xml:space="preserve"> as the</w:delText>
          </w:r>
          <w:r w:rsidDel="00CC0E28">
            <w:delText xml:space="preserve"> </w:delText>
          </w:r>
          <w:r w:rsidRPr="00ED240D" w:rsidDel="00CC0E28">
            <w:rPr>
              <w:rFonts w:ascii="Times New Roman" w:hAnsi="Times New Roman"/>
              <w:i/>
            </w:rPr>
            <w:delText>methodNam</w:delText>
          </w:r>
          <w:r w:rsidRPr="00DA3106" w:rsidDel="00CC0E28">
            <w:rPr>
              <w:rFonts w:ascii="Times New Roman" w:hAnsi="Times New Roman"/>
              <w:i/>
            </w:rPr>
            <w:delText>e</w:delText>
          </w:r>
          <w:r w:rsidRPr="00F62C9B" w:rsidDel="00CC0E28">
            <w:rPr>
              <w:rFonts w:ascii="Times New Roman" w:hAnsi="Times New Roman"/>
            </w:rPr>
            <w:delText xml:space="preserve"> </w:delText>
          </w:r>
          <w:r w:rsidDel="00CC0E28">
            <w:rPr>
              <w:rFonts w:ascii="Times New Roman" w:hAnsi="Times New Roman"/>
            </w:rPr>
            <w:delText>optional argument</w:delText>
          </w:r>
          <w:r w:rsidDel="00CC0E28">
            <w:delText>.</w:delText>
          </w:r>
        </w:del>
      </w:ins>
    </w:p>
    <w:p w:rsidR="00E6537A" w:rsidRPr="00F62C9B" w:rsidRDefault="00E6537A" w:rsidP="00E6537A">
      <w:pPr>
        <w:numPr>
          <w:ilvl w:val="0"/>
          <w:numId w:val="760"/>
        </w:numPr>
        <w:spacing w:after="220"/>
        <w:contextualSpacing/>
        <w:rPr>
          <w:ins w:id="28791" w:author="Rev 7 Allen Wirfs-Brock" w:date="2012-04-28T09:22:00Z"/>
          <w:rFonts w:ascii="Times New Roman" w:hAnsi="Times New Roman"/>
        </w:rPr>
      </w:pPr>
      <w:ins w:id="28792" w:author="Rev 7 Allen Wirfs-Brock" w:date="2012-04-28T09:2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del w:id="28793" w:author="Rev 8 Allen Wirfs-Brock" w:date="2012-06-10T17:30:00Z">
          <w:r w:rsidRPr="00F62C9B" w:rsidDel="00A960AF">
            <w:rPr>
              <w:rFonts w:ascii="Times New Roman" w:hAnsi="Times New Roman"/>
              <w:b/>
            </w:rPr>
            <w:delText>true</w:delText>
          </w:r>
          <w:r w:rsidRPr="00F62C9B" w:rsidDel="00A960AF">
            <w:rPr>
              <w:rFonts w:ascii="Times New Roman" w:hAnsi="Times New Roman"/>
            </w:rPr>
            <w:delText>,</w:delText>
          </w:r>
        </w:del>
      </w:ins>
      <w:ins w:id="28794" w:author="Rev 8 Allen Wirfs-Brock" w:date="2012-06-10T17:30:00Z">
        <w:del w:id="28795" w:author="Rev 10 Allen Wirfs-Brock" w:date="2012-08-13T16:29:00Z">
          <w:r w:rsidR="00A960AF" w:rsidDel="0003414D">
            <w:rPr>
              <w:rFonts w:ascii="Times New Roman" w:hAnsi="Times New Roman"/>
              <w:b/>
            </w:rPr>
            <w:delText>false</w:delText>
          </w:r>
        </w:del>
      </w:ins>
      <w:ins w:id="28796" w:author="Rev 10 Allen Wirfs-Brock" w:date="2012-08-13T16:29:00Z">
        <w:r w:rsidR="0003414D">
          <w:rPr>
            <w:rFonts w:ascii="Times New Roman" w:hAnsi="Times New Roman"/>
            <w:b/>
          </w:rPr>
          <w:t>true</w:t>
        </w:r>
        <w:r w:rsidR="0003414D" w:rsidRPr="00F62C9B">
          <w:rPr>
            <w:rFonts w:ascii="Times New Roman" w:hAnsi="Times New Roman"/>
          </w:rPr>
          <w:t>,</w:t>
        </w:r>
      </w:ins>
      <w:ins w:id="28797" w:author="Rev 7 Allen Wirfs-Brock" w:date="2012-04-28T09:22:00Z">
        <w:r w:rsidRPr="00F62C9B">
          <w:rPr>
            <w:rFonts w:ascii="Times New Roman" w:hAnsi="Times New Roman"/>
          </w:rPr>
          <w:t xml:space="preserve"> [[Enumerable]]: </w:t>
        </w:r>
        <w:del w:id="28798" w:author="Rev 10 Allen Wirfs-Brock" w:date="2012-09-26T17:29:00Z">
          <w:r w:rsidDel="00E81125">
            <w:rPr>
              <w:rFonts w:ascii="Times New Roman" w:hAnsi="Times New Roman"/>
              <w:b/>
            </w:rPr>
            <w:delText>false</w:delText>
          </w:r>
        </w:del>
      </w:ins>
      <w:ins w:id="28799" w:author="Rev 10 Allen Wirfs-Brock" w:date="2012-09-26T17:29:00Z">
        <w:r w:rsidR="00E81125">
          <w:rPr>
            <w:rFonts w:ascii="Times New Roman" w:hAnsi="Times New Roman"/>
            <w:b/>
          </w:rPr>
          <w:t>true</w:t>
        </w:r>
      </w:ins>
      <w:ins w:id="28800" w:author="Rev 7 Allen Wirfs-Brock" w:date="2012-04-28T09:2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8801" w:author="Rev 7 Allen Wirfs-Brock" w:date="2012-04-28T10:07:00Z">
        <w:r w:rsidR="00066663">
          <w:rPr>
            <w:rFonts w:ascii="Times New Roman" w:hAnsi="Times New Roman"/>
          </w:rPr>
          <w:t>.</w:t>
        </w:r>
      </w:ins>
    </w:p>
    <w:p w:rsidR="00E6537A" w:rsidRPr="00F62C9B" w:rsidRDefault="00056550" w:rsidP="00056550">
      <w:pPr>
        <w:numPr>
          <w:ilvl w:val="0"/>
          <w:numId w:val="760"/>
        </w:numPr>
        <w:spacing w:after="220"/>
        <w:contextualSpacing/>
        <w:rPr>
          <w:ins w:id="28802" w:author="Rev 7 Allen Wirfs-Brock" w:date="2012-04-28T09:22:00Z"/>
          <w:rFonts w:ascii="Times New Roman" w:hAnsi="Times New Roman"/>
        </w:rPr>
      </w:pPr>
      <w:ins w:id="28803" w:author="Rev 8 Allen Wirfs-Brock" w:date="2012-06-11T17:07: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8804" w:author="Rev 7 Allen Wirfs-Brock" w:date="2012-04-28T09:22:00Z">
        <w:del w:id="28805" w:author="Rev 8 Allen Wirfs-Brock" w:date="2012-06-11T17:07: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rsidR="00056550" w:rsidRDefault="00056550" w:rsidP="00056550">
      <w:pPr>
        <w:numPr>
          <w:ilvl w:val="0"/>
          <w:numId w:val="760"/>
        </w:numPr>
        <w:spacing w:after="220"/>
        <w:contextualSpacing/>
        <w:rPr>
          <w:ins w:id="28806" w:author="Rev 8 Allen Wirfs-Brock" w:date="2012-06-11T17:07:00Z"/>
          <w:rFonts w:ascii="Times New Roman" w:hAnsi="Times New Roman"/>
        </w:rPr>
      </w:pPr>
      <w:ins w:id="28807" w:author="Rev 8 Allen Wirfs-Brock" w:date="2012-06-11T17:07:00Z">
        <w:r>
          <w:rPr>
            <w:rFonts w:ascii="Times New Roman" w:hAnsi="Times New Roman"/>
          </w:rPr>
          <w:t>ReturnIfAbrupt(</w:t>
        </w:r>
        <w:r w:rsidRPr="00ED2E78">
          <w:rPr>
            <w:rFonts w:ascii="Times New Roman" w:hAnsi="Times New Roman"/>
            <w:i/>
          </w:rPr>
          <w:t>status</w:t>
        </w:r>
        <w:r>
          <w:rPr>
            <w:rFonts w:ascii="Times New Roman" w:hAnsi="Times New Roman"/>
          </w:rPr>
          <w:t>).</w:t>
        </w:r>
      </w:ins>
    </w:p>
    <w:p w:rsidR="00056550" w:rsidRPr="00F62C9B" w:rsidRDefault="002F1A2E" w:rsidP="00056550">
      <w:pPr>
        <w:numPr>
          <w:ilvl w:val="0"/>
          <w:numId w:val="760"/>
        </w:numPr>
        <w:spacing w:after="220"/>
        <w:rPr>
          <w:ins w:id="28808" w:author="Rev 8 Allen Wirfs-Brock" w:date="2012-06-11T17:07:00Z"/>
          <w:rFonts w:ascii="Times New Roman" w:hAnsi="Times New Roman"/>
        </w:rPr>
      </w:pPr>
      <w:ins w:id="28809" w:author="Rev 11 Allen Wirfs-Brock" w:date="2012-10-24T11:51:00Z">
        <w:r>
          <w:rPr>
            <w:rFonts w:ascii="Times New Roman" w:hAnsi="Times New Roman"/>
          </w:rPr>
          <w:t xml:space="preserve">Return </w:t>
        </w:r>
      </w:ins>
      <w:ins w:id="28810" w:author="Rev 8 Allen Wirfs-Brock" w:date="2012-06-11T17:07:00Z">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ins>
    </w:p>
    <w:p w:rsidR="004A7791" w:rsidRPr="00E77497" w:rsidRDefault="004A7791" w:rsidP="004A7791">
      <w:ins w:id="28811" w:author="Rev 7 Allen Wirfs-Brock" w:date="2012-04-26T11:12:00Z">
        <w:r>
          <w:rPr>
            <w:rStyle w:val="bnf"/>
          </w:rPr>
          <w:t>MethodDefinition</w:t>
        </w:r>
        <w:r w:rsidRPr="00E77497">
          <w:t xml:space="preserve"> </w:t>
        </w:r>
        <w:r w:rsidRPr="00E77497">
          <w:rPr>
            <w:b/>
          </w:rPr>
          <w:t>:</w:t>
        </w:r>
        <w:r w:rsidRPr="00E77497">
          <w:t xml:space="preserve"> </w:t>
        </w:r>
      </w:ins>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d="28812" w:author="Rev 7 Allen Wirfs-Brock" w:date="2012-04-26T11:34:00Z">
        <w:del w:id="28813"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814"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8815" w:author="Rev 8 Allen Wirfs-Brock" w:date="2012-06-10T16:19:00Z">
        <w:r w:rsidRPr="00E77497" w:rsidDel="00A73E93">
          <w:rPr>
            <w:rFonts w:ascii="Courier New" w:hAnsi="Courier New" w:cs="Courier New"/>
            <w:b/>
            <w:iCs/>
          </w:rPr>
          <w:delText>{</w:delText>
        </w:r>
        <w:r w:rsidRPr="00E77497" w:rsidDel="00A73E93">
          <w:rPr>
            <w:iCs/>
          </w:rPr>
          <w:delText xml:space="preserve"> </w:delText>
        </w:r>
        <w:r w:rsidRPr="00E77497" w:rsidDel="00A73E93">
          <w:rPr>
            <w:rStyle w:val="bnf"/>
          </w:rPr>
          <w:delText>FunctionBody</w:delText>
        </w:r>
        <w:r w:rsidRPr="00E77497" w:rsidDel="00A73E93">
          <w:rPr>
            <w:rFonts w:ascii="Courier New" w:hAnsi="Courier New" w:cs="Courier New"/>
            <w:iCs/>
          </w:rPr>
          <w:delText xml:space="preserve"> </w:delText>
        </w:r>
        <w:r w:rsidRPr="00E77497" w:rsidDel="00A73E93">
          <w:rPr>
            <w:rFonts w:ascii="Courier New" w:hAnsi="Courier New" w:cs="Courier New"/>
            <w:b/>
            <w:iCs/>
          </w:rPr>
          <w:delText>}</w:delText>
        </w:r>
        <w:r w:rsidRPr="00E77497" w:rsidDel="00A73E93">
          <w:delText xml:space="preserve"> </w:delText>
        </w:r>
      </w:del>
    </w:p>
    <w:p w:rsidR="00E6537A" w:rsidRPr="00E77497" w:rsidRDefault="00E6537A" w:rsidP="00E6537A">
      <w:pPr>
        <w:pStyle w:val="Alg4"/>
        <w:numPr>
          <w:ilvl w:val="0"/>
          <w:numId w:val="761"/>
        </w:numPr>
        <w:contextualSpacing/>
        <w:rPr>
          <w:ins w:id="28816" w:author="Rev 7 Allen Wirfs-Brock" w:date="2012-04-28T09:26:00Z"/>
        </w:rPr>
      </w:pPr>
      <w:ins w:id="28817" w:author="Rev 7 Allen Wirfs-Brock" w:date="2012-04-28T09:26:00Z">
        <w:r w:rsidRPr="00E77497">
          <w:lastRenderedPageBreak/>
          <w:t xml:space="preserve">Let </w:t>
        </w:r>
        <w:r w:rsidRPr="00E77497">
          <w:rPr>
            <w:i/>
          </w:rPr>
          <w:t xml:space="preserve">propName </w:t>
        </w:r>
        <w:r w:rsidRPr="00E77497">
          <w:t>be PropName</w:t>
        </w:r>
        <w:r>
          <w:t xml:space="preserve"> of </w:t>
        </w:r>
        <w:r w:rsidRPr="00E77497">
          <w:rPr>
            <w:i/>
          </w:rPr>
          <w:t>PropertyName</w:t>
        </w:r>
        <w:r w:rsidRPr="00E77497">
          <w:t>.</w:t>
        </w:r>
      </w:ins>
    </w:p>
    <w:p w:rsidR="00E6537A" w:rsidRPr="0006447F" w:rsidRDefault="00FF36B2" w:rsidP="00E6537A">
      <w:pPr>
        <w:numPr>
          <w:ilvl w:val="0"/>
          <w:numId w:val="761"/>
        </w:numPr>
        <w:contextualSpacing/>
        <w:rPr>
          <w:ins w:id="28818" w:author="Rev 7 Allen Wirfs-Brock" w:date="2012-04-28T09:26:00Z"/>
          <w:rFonts w:ascii="Times New Roman" w:hAnsi="Times New Roman"/>
        </w:rPr>
      </w:pPr>
      <w:ins w:id="28819" w:author="Rev 10 Allen Wirfs-Brock" w:date="2012-07-27T15:31: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ins>
      <w:ins w:id="28820" w:author="Rev 7 Allen Wirfs-Brock" w:date="2012-04-28T09:28:00Z">
        <w:del w:id="28821" w:author="Rev 10 Allen Wirfs-Brock" w:date="2012-07-27T15:31:00Z">
          <w:r w:rsidR="00E6537A" w:rsidDel="00FF36B2">
            <w:rPr>
              <w:rFonts w:ascii="Times New Roman" w:hAnsi="Times New Roman"/>
            </w:rPr>
            <w:delText>I</w:delText>
          </w:r>
        </w:del>
      </w:ins>
      <w:ins w:id="28822" w:author="Rev 7 Allen Wirfs-Brock" w:date="2012-04-28T09:27:00Z">
        <w:del w:id="28823" w:author="Rev 10 Allen Wirfs-Brock" w:date="2012-07-27T15:31:00Z">
          <w:r w:rsidR="00E6537A" w:rsidRPr="00FE5E17" w:rsidDel="00FF36B2">
            <w:rPr>
              <w:rFonts w:ascii="Times New Roman" w:hAnsi="Times New Roman"/>
            </w:rPr>
            <w:delText>f th</w:delText>
          </w:r>
        </w:del>
      </w:ins>
      <w:ins w:id="28824" w:author="Rev 7 Allen Wirfs-Brock" w:date="2012-04-28T09:28:00Z">
        <w:del w:id="28825" w:author="Rev 10 Allen Wirfs-Brock" w:date="2012-07-27T15:31:00Z">
          <w:r w:rsidR="00E6537A" w:rsidDel="00FF36B2">
            <w:rPr>
              <w:rFonts w:ascii="Times New Roman" w:hAnsi="Times New Roman"/>
            </w:rPr>
            <w:delText>is</w:delText>
          </w:r>
        </w:del>
      </w:ins>
      <w:ins w:id="28826" w:author="Rev 7 Allen Wirfs-Brock" w:date="2012-04-28T09:27:00Z">
        <w:del w:id="28827" w:author="Rev 10 Allen Wirfs-Brock" w:date="2012-07-27T15:31:00Z">
          <w:r w:rsidR="00E6537A" w:rsidRPr="00E77497" w:rsidDel="00FF36B2">
            <w:delText xml:space="preserve"> </w:delText>
          </w:r>
          <w:r w:rsidR="00E6537A" w:rsidDel="00FF36B2">
            <w:rPr>
              <w:rStyle w:val="bnf"/>
            </w:rPr>
            <w:delText>MethodDefinition</w:delText>
          </w:r>
          <w:r w:rsidR="00E6537A" w:rsidRPr="00E77497" w:rsidDel="00FF36B2">
            <w:delText xml:space="preserve"> </w:delText>
          </w:r>
          <w:r w:rsidR="00E6537A" w:rsidRPr="00FE5E17" w:rsidDel="00FF36B2">
            <w:rPr>
              <w:rFonts w:ascii="Times New Roman" w:hAnsi="Times New Roman"/>
            </w:rPr>
            <w:delText xml:space="preserve">is contained in strict code or if </w:delText>
          </w:r>
        </w:del>
      </w:ins>
      <w:ins w:id="28828" w:author="Rev 8 Allen Wirfs-Brock" w:date="2012-06-11T08:47:00Z">
        <w:del w:id="28829" w:author="Rev 10 Allen Wirfs-Brock" w:date="2012-07-27T15:31:00Z">
          <w:r w:rsidR="00225CFE" w:rsidDel="00FF36B2">
            <w:rPr>
              <w:rFonts w:ascii="Times New Roman" w:hAnsi="Times New Roman"/>
              <w:i/>
            </w:rPr>
            <w:delText>Function</w:delText>
          </w:r>
          <w:r w:rsidR="00225CFE" w:rsidRPr="00B820AB" w:rsidDel="00FF36B2">
            <w:rPr>
              <w:rFonts w:ascii="Times New Roman" w:hAnsi="Times New Roman"/>
              <w:i/>
            </w:rPr>
            <w:delText>Body</w:delText>
          </w:r>
          <w:r w:rsidR="00225CFE" w:rsidRPr="008B7F6F" w:rsidDel="00FF36B2">
            <w:rPr>
              <w:rFonts w:ascii="Courier New" w:hAnsi="Courier New" w:cs="Courier New"/>
              <w:b/>
              <w:iCs/>
            </w:rPr>
            <w:delText xml:space="preserve"> </w:delText>
          </w:r>
        </w:del>
      </w:ins>
      <w:ins w:id="28830" w:author="Rev 7 Allen Wirfs-Brock" w:date="2012-04-28T09:27:00Z">
        <w:del w:id="28831" w:author="Rev 10 Allen Wirfs-Brock" w:date="2012-07-27T15:31:00Z">
          <w:r w:rsidR="00E6537A" w:rsidRPr="00FE5E17" w:rsidDel="00FF36B2">
            <w:rPr>
              <w:rFonts w:ascii="Times New Roman" w:hAnsi="Times New Roman"/>
              <w:i/>
            </w:rPr>
            <w:delText xml:space="preserve">ConciseBody </w:delText>
          </w:r>
          <w:r w:rsidR="00E6537A" w:rsidRPr="00FE5E17" w:rsidDel="00FF36B2">
            <w:rPr>
              <w:rFonts w:ascii="Times New Roman" w:hAnsi="Times New Roman"/>
            </w:rPr>
            <w:delText>is strict code</w:delText>
          </w:r>
        </w:del>
      </w:ins>
      <w:ins w:id="28832" w:author="Rev 7 Allen Wirfs-Brock" w:date="2012-04-28T09:29:00Z">
        <w:del w:id="28833" w:author="Rev 10 Allen Wirfs-Brock" w:date="2012-07-27T15:31:00Z">
          <w:r w:rsidR="00E6537A" w:rsidDel="00FF36B2">
            <w:rPr>
              <w:rFonts w:ascii="Times New Roman" w:hAnsi="Times New Roman"/>
            </w:rPr>
            <w:delText xml:space="preserve">, then </w:delText>
          </w:r>
        </w:del>
      </w:ins>
      <w:ins w:id="28834" w:author="Rev 7 Allen Wirfs-Brock" w:date="2012-04-28T09:27:00Z">
        <w:del w:id="28835" w:author="Rev 10 Allen Wirfs-Brock" w:date="2012-07-27T15:31:00Z">
          <w:r w:rsidR="00E6537A" w:rsidDel="00FF36B2">
            <w:rPr>
              <w:rFonts w:ascii="Times New Roman" w:hAnsi="Times New Roman"/>
            </w:rPr>
            <w:delText xml:space="preserve"> </w:delText>
          </w:r>
        </w:del>
      </w:ins>
      <w:ins w:id="28836" w:author="Rev 7 Allen Wirfs-Brock" w:date="2012-04-28T09:29:00Z">
        <w:del w:id="28837" w:author="Rev 10 Allen Wirfs-Brock" w:date="2012-07-27T15:31:00Z">
          <w:r w:rsidR="00E6537A" w:rsidDel="00FF36B2">
            <w:rPr>
              <w:rFonts w:ascii="Times New Roman" w:hAnsi="Times New Roman"/>
            </w:rPr>
            <w:delText>l</w:delText>
          </w:r>
        </w:del>
      </w:ins>
      <w:ins w:id="28838" w:author="Rev 7 Allen Wirfs-Brock" w:date="2012-04-28T09:26:00Z">
        <w:del w:id="28839" w:author="Rev 10 Allen Wirfs-Brock" w:date="2012-07-27T15:31:00Z">
          <w:r w:rsidR="00E6537A" w:rsidDel="00FF36B2">
            <w:rPr>
              <w:rFonts w:ascii="Times New Roman" w:hAnsi="Times New Roman"/>
            </w:rPr>
            <w:delText xml:space="preserve">et </w:delText>
          </w:r>
          <w:r w:rsidR="00E6537A" w:rsidRPr="0006447F" w:rsidDel="00FF36B2">
            <w:rPr>
              <w:rFonts w:ascii="Times New Roman" w:hAnsi="Times New Roman"/>
              <w:i/>
            </w:rPr>
            <w:delText>strict</w:delText>
          </w:r>
          <w:r w:rsidR="00E6537A" w:rsidDel="00FF36B2">
            <w:rPr>
              <w:rFonts w:ascii="Times New Roman" w:hAnsi="Times New Roman"/>
            </w:rPr>
            <w:delText xml:space="preserve"> be </w:delText>
          </w:r>
          <w:r w:rsidR="00E6537A" w:rsidRPr="0006447F" w:rsidDel="00FF36B2">
            <w:rPr>
              <w:rFonts w:ascii="Times New Roman" w:hAnsi="Times New Roman"/>
              <w:b/>
            </w:rPr>
            <w:delText>true</w:delText>
          </w:r>
          <w:r w:rsidR="00E6537A" w:rsidDel="00FF36B2">
            <w:rPr>
              <w:rFonts w:ascii="Times New Roman" w:hAnsi="Times New Roman"/>
            </w:rPr>
            <w:delText xml:space="preserve">.  </w:delText>
          </w:r>
        </w:del>
      </w:ins>
      <w:ins w:id="28840" w:author="Rev 7 Allen Wirfs-Brock" w:date="2012-04-28T09:30:00Z">
        <w:del w:id="28841" w:author="Rev 10 Allen Wirfs-Brock" w:date="2012-07-27T15:31:00Z">
          <w:r w:rsidR="00FE5E17" w:rsidDel="00FF36B2">
            <w:rPr>
              <w:rFonts w:ascii="Times New Roman" w:hAnsi="Times New Roman"/>
            </w:rPr>
            <w:delText xml:space="preserve">Otherwise, let </w:delText>
          </w:r>
        </w:del>
      </w:ins>
      <w:ins w:id="28842" w:author="Rev 7 Allen Wirfs-Brock" w:date="2012-04-28T09:31:00Z">
        <w:del w:id="28843" w:author="Rev 10 Allen Wirfs-Brock" w:date="2012-07-27T15:31:00Z">
          <w:r w:rsidR="00FE5E17" w:rsidRPr="00FE5E17" w:rsidDel="00FF36B2">
            <w:rPr>
              <w:rFonts w:ascii="Times New Roman" w:hAnsi="Times New Roman"/>
              <w:i/>
            </w:rPr>
            <w:delText>strict</w:delText>
          </w:r>
        </w:del>
      </w:ins>
      <w:ins w:id="28844" w:author="Rev 7 Allen Wirfs-Brock" w:date="2012-04-28T09:30:00Z">
        <w:del w:id="28845" w:author="Rev 10 Allen Wirfs-Brock" w:date="2012-07-27T15:31:00Z">
          <w:r w:rsidR="00FE5E17" w:rsidDel="00FF36B2">
            <w:rPr>
              <w:rFonts w:ascii="Times New Roman" w:hAnsi="Times New Roman"/>
            </w:rPr>
            <w:delText xml:space="preserve"> be </w:delText>
          </w:r>
          <w:r w:rsidR="00FE5E17" w:rsidRPr="00FE5E17" w:rsidDel="00FF36B2">
            <w:rPr>
              <w:rFonts w:ascii="Times New Roman" w:hAnsi="Times New Roman"/>
              <w:b/>
            </w:rPr>
            <w:delText>false</w:delText>
          </w:r>
          <w:r w:rsidR="00FE5E17" w:rsidDel="00FF36B2">
            <w:rPr>
              <w:rFonts w:ascii="Times New Roman" w:hAnsi="Times New Roman"/>
            </w:rPr>
            <w:delText>.</w:delText>
          </w:r>
        </w:del>
      </w:ins>
    </w:p>
    <w:p w:rsidR="002F42C1" w:rsidRDefault="002F42C1" w:rsidP="002F42C1">
      <w:pPr>
        <w:numPr>
          <w:ilvl w:val="0"/>
          <w:numId w:val="761"/>
        </w:numPr>
        <w:contextualSpacing/>
        <w:rPr>
          <w:ins w:id="28846" w:author="Rev 7 Allen Wirfs-Brock" w:date="2012-05-02T10:54:00Z"/>
          <w:rFonts w:ascii="Times New Roman" w:hAnsi="Times New Roman"/>
        </w:rPr>
      </w:pPr>
      <w:ins w:id="28847"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884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849" w:author="Rev 7 Allen Wirfs-Brock" w:date="2012-05-02T10:54:00Z">
        <w:del w:id="28850"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rsidR="00FE5E17" w:rsidRDefault="00FE5E17" w:rsidP="00E6537A">
      <w:pPr>
        <w:numPr>
          <w:ilvl w:val="0"/>
          <w:numId w:val="761"/>
        </w:numPr>
        <w:spacing w:after="220"/>
        <w:contextualSpacing/>
        <w:rPr>
          <w:ins w:id="28851" w:author="Rev 7 Allen Wirfs-Brock" w:date="2012-04-28T09:32:00Z"/>
          <w:rFonts w:ascii="Times New Roman" w:hAnsi="Times New Roman"/>
        </w:rPr>
      </w:pPr>
      <w:ins w:id="28852" w:author="Rev 7 Allen Wirfs-Brock" w:date="2012-04-28T09:32:00Z">
        <w:r>
          <w:rPr>
            <w:rFonts w:ascii="Times New Roman" w:hAnsi="Times New Roman"/>
          </w:rPr>
          <w:t xml:space="preserve">Let </w:t>
        </w:r>
        <w:r w:rsidRPr="00FE5E17">
          <w:rPr>
            <w:rFonts w:ascii="Times New Roman" w:hAnsi="Times New Roman"/>
            <w:i/>
          </w:rPr>
          <w:t>formalP</w:t>
        </w:r>
      </w:ins>
      <w:ins w:id="28853" w:author="Rev 10 Allen Wirfs-Brock" w:date="2012-08-13T19:46:00Z">
        <w:r w:rsidR="00C700A2">
          <w:rPr>
            <w:rFonts w:ascii="Times New Roman" w:hAnsi="Times New Roman"/>
            <w:i/>
          </w:rPr>
          <w:t>a</w:t>
        </w:r>
      </w:ins>
      <w:ins w:id="28854" w:author="Rev 7 Allen Wirfs-Brock" w:date="2012-04-28T09:32:00Z">
        <w:r w:rsidRPr="00FE5E17">
          <w:rPr>
            <w:rFonts w:ascii="Times New Roman" w:hAnsi="Times New Roman"/>
            <w:i/>
          </w:rPr>
          <w:t>rameterList</w:t>
        </w:r>
        <w:r>
          <w:rPr>
            <w:rFonts w:ascii="Times New Roman" w:hAnsi="Times New Roman"/>
          </w:rPr>
          <w:t xml:space="preserve"> be the production  </w:t>
        </w:r>
        <w:r w:rsidRPr="00E77497">
          <w:rPr>
            <w:rStyle w:val="bnf"/>
          </w:rPr>
          <w:t>FormalParameterList</w:t>
        </w:r>
        <w:r w:rsidRPr="00E77497">
          <w:t xml:space="preserve"> </w:t>
        </w:r>
        <w:r w:rsidRPr="00E77497">
          <w:rPr>
            <w:b/>
          </w:rPr>
          <w:t>:</w:t>
        </w:r>
        <w:r w:rsidRPr="00E77497">
          <w:rPr>
            <w:sz w:val="16"/>
          </w:rPr>
          <w:t xml:space="preserve"> [empty]</w:t>
        </w:r>
      </w:ins>
    </w:p>
    <w:p w:rsidR="00543D25" w:rsidRDefault="00543D25" w:rsidP="00543D25">
      <w:pPr>
        <w:numPr>
          <w:ilvl w:val="0"/>
          <w:numId w:val="761"/>
        </w:numPr>
        <w:spacing w:after="220"/>
        <w:contextualSpacing/>
        <w:rPr>
          <w:ins w:id="28855" w:author="Rev 8 Allen Wirfs-Brock" w:date="2012-06-11T16:44:00Z"/>
          <w:rFonts w:ascii="Times New Roman" w:hAnsi="Times New Roman"/>
        </w:rPr>
      </w:pPr>
      <w:ins w:id="28856" w:author="Rev 8 Allen Wirfs-Brock" w:date="2012-06-11T16:44: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rsidR="00543D25" w:rsidRDefault="00543D25" w:rsidP="00543D25">
      <w:pPr>
        <w:numPr>
          <w:ilvl w:val="0"/>
          <w:numId w:val="761"/>
        </w:numPr>
        <w:spacing w:after="220"/>
        <w:contextualSpacing/>
        <w:rPr>
          <w:ins w:id="28857" w:author="Rev 8 Allen Wirfs-Brock" w:date="2012-06-11T16:44:00Z"/>
          <w:rFonts w:ascii="Times New Roman" w:hAnsi="Times New Roman"/>
        </w:rPr>
      </w:pPr>
      <w:ins w:id="28858" w:author="Rev 8 Allen Wirfs-Brock" w:date="2012-06-11T16:44: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rsidR="00543D25" w:rsidRPr="0006447F" w:rsidRDefault="00543D25" w:rsidP="00543D25">
      <w:pPr>
        <w:numPr>
          <w:ilvl w:val="1"/>
          <w:numId w:val="761"/>
        </w:numPr>
        <w:spacing w:after="220"/>
        <w:contextualSpacing/>
        <w:rPr>
          <w:ins w:id="28859" w:author="Rev 8 Allen Wirfs-Brock" w:date="2012-06-11T16:44:00Z"/>
          <w:rFonts w:ascii="Times New Roman" w:hAnsi="Times New Roman"/>
        </w:rPr>
      </w:pPr>
      <w:ins w:id="28860"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rsidR="00543D25" w:rsidRDefault="00543D25" w:rsidP="00543D25">
      <w:pPr>
        <w:numPr>
          <w:ilvl w:val="0"/>
          <w:numId w:val="761"/>
        </w:numPr>
        <w:spacing w:after="220"/>
        <w:contextualSpacing/>
        <w:rPr>
          <w:ins w:id="28861" w:author="Rev 8 Allen Wirfs-Brock" w:date="2012-06-11T16:44:00Z"/>
          <w:rFonts w:ascii="Times New Roman" w:hAnsi="Times New Roman"/>
        </w:rPr>
      </w:pPr>
      <w:ins w:id="28862" w:author="Rev 8 Allen Wirfs-Brock" w:date="2012-06-11T16:44:00Z">
        <w:r>
          <w:rPr>
            <w:rFonts w:ascii="Times New Roman" w:hAnsi="Times New Roman"/>
          </w:rPr>
          <w:t xml:space="preserve">Else </w:t>
        </w:r>
      </w:ins>
    </w:p>
    <w:p w:rsidR="00543D25" w:rsidRPr="0006447F" w:rsidRDefault="00543D25" w:rsidP="00543D25">
      <w:pPr>
        <w:numPr>
          <w:ilvl w:val="1"/>
          <w:numId w:val="761"/>
        </w:numPr>
        <w:spacing w:after="220"/>
        <w:contextualSpacing/>
        <w:rPr>
          <w:ins w:id="28863" w:author="Rev 8 Allen Wirfs-Brock" w:date="2012-06-11T16:44:00Z"/>
          <w:rFonts w:ascii="Times New Roman" w:hAnsi="Times New Roman"/>
        </w:rPr>
      </w:pPr>
      <w:ins w:id="28864"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28865" w:author="Rev 8 Allen Wirfs-Brock" w:date="2012-06-11T16:45:00Z">
        <w:r>
          <w:rPr>
            <w:rFonts w:ascii="Times New Roman" w:hAnsi="Times New Roman"/>
            <w:i/>
          </w:rPr>
          <w:t>f</w:t>
        </w:r>
        <w:r w:rsidRPr="00E77497">
          <w:rPr>
            <w:rFonts w:ascii="Times New Roman" w:hAnsi="Times New Roman"/>
            <w:i/>
          </w:rPr>
          <w:t>ormalParameterList</w:t>
        </w:r>
      </w:ins>
      <w:ins w:id="28866" w:author="Rev 8 Allen Wirfs-Brock" w:date="2012-06-11T16:44:00Z">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rsidR="00E6537A" w:rsidRPr="0006447F" w:rsidDel="00543D25" w:rsidRDefault="00E6537A" w:rsidP="00E6537A">
      <w:pPr>
        <w:numPr>
          <w:ilvl w:val="0"/>
          <w:numId w:val="761"/>
        </w:numPr>
        <w:spacing w:after="220"/>
        <w:contextualSpacing/>
        <w:rPr>
          <w:ins w:id="28867" w:author="Rev 7 Allen Wirfs-Brock" w:date="2012-04-28T09:26:00Z"/>
          <w:del w:id="28868" w:author="Rev 8 Allen Wirfs-Brock" w:date="2012-06-11T16:45:00Z"/>
          <w:rFonts w:ascii="Times New Roman" w:hAnsi="Times New Roman"/>
        </w:rPr>
      </w:pPr>
      <w:ins w:id="28869" w:author="Rev 7 Allen Wirfs-Brock" w:date="2012-04-28T09:26:00Z">
        <w:del w:id="28870" w:author="Rev 8 Allen Wirfs-Brock" w:date="2012-06-11T16:45: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8871" w:author="Rev 7 Allen Wirfs-Brock" w:date="2012-04-28T09:33:00Z">
        <w:del w:id="28872" w:author="Rev 8 Allen Wirfs-Brock" w:date="2012-06-11T16:45:00Z">
          <w:r w:rsidR="00FE5E17" w:rsidDel="00543D25">
            <w:rPr>
              <w:rFonts w:ascii="Times New Roman" w:hAnsi="Times New Roman"/>
              <w:i/>
            </w:rPr>
            <w:delText>f</w:delText>
          </w:r>
        </w:del>
      </w:ins>
      <w:ins w:id="28873" w:author="Rev 7 Allen Wirfs-Brock" w:date="2012-04-28T09:26:00Z">
        <w:del w:id="28874" w:author="Rev 8 Allen Wirfs-Brock" w:date="2012-06-11T16:45:00Z">
          <w:r w:rsidRPr="00E77497" w:rsidDel="00543D25">
            <w:rPr>
              <w:rFonts w:ascii="Times New Roman" w:hAnsi="Times New Roman"/>
              <w:i/>
            </w:rPr>
            <w:delText>ormalParameterList</w:delText>
          </w:r>
          <w:r w:rsidRPr="00E77497" w:rsidDel="00543D25">
            <w:delText xml:space="preserve">, </w:delText>
          </w:r>
        </w:del>
        <w:del w:id="28875" w:author="Rev 8 Allen Wirfs-Brock" w:date="2012-05-24T18:51:00Z">
          <w:r w:rsidDel="00B87562">
            <w:rPr>
              <w:rFonts w:ascii="Times New Roman" w:hAnsi="Times New Roman"/>
              <w:i/>
            </w:rPr>
            <w:delText>Concise</w:delText>
          </w:r>
          <w:r w:rsidRPr="00E77497" w:rsidDel="00B87562">
            <w:rPr>
              <w:rFonts w:ascii="Times New Roman" w:hAnsi="Times New Roman"/>
              <w:i/>
            </w:rPr>
            <w:delText>Body</w:delText>
          </w:r>
        </w:del>
        <w:del w:id="28876" w:author="Rev 8 Allen Wirfs-Brock" w:date="2012-06-11T16:45: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rsidR="00871DC3" w:rsidRPr="00871DC3" w:rsidDel="00FF36B2" w:rsidRDefault="00871DC3" w:rsidP="00871DC3">
      <w:pPr>
        <w:numPr>
          <w:ilvl w:val="0"/>
          <w:numId w:val="761"/>
        </w:numPr>
        <w:spacing w:after="220"/>
        <w:contextualSpacing/>
        <w:rPr>
          <w:ins w:id="28877" w:author="Rev 8 Allen Wirfs-Brock" w:date="2012-06-10T17:25:00Z"/>
          <w:del w:id="28878" w:author="Rev 10 Allen Wirfs-Brock" w:date="2012-07-27T15:37:00Z"/>
          <w:rFonts w:ascii="Times New Roman" w:hAnsi="Times New Roman"/>
        </w:rPr>
      </w:pPr>
      <w:ins w:id="28879" w:author="Rev 8 Allen Wirfs-Brock" w:date="2012-06-10T17:25:00Z">
        <w:del w:id="28880" w:author="Rev 10 Allen Wirfs-Brock" w:date="2012-07-27T15:37:00Z">
          <w:r w:rsidDel="00FF36B2">
            <w:rPr>
              <w:rFonts w:ascii="Times New Roman" w:hAnsi="Times New Roman"/>
            </w:rPr>
            <w:delText>TODO: Make closure a constructor, for ES5 compat</w:delText>
          </w:r>
        </w:del>
      </w:ins>
    </w:p>
    <w:p w:rsidR="00E6537A" w:rsidRPr="00F62C9B" w:rsidRDefault="00E6537A" w:rsidP="00E6537A">
      <w:pPr>
        <w:numPr>
          <w:ilvl w:val="0"/>
          <w:numId w:val="761"/>
        </w:numPr>
        <w:spacing w:after="220"/>
        <w:contextualSpacing/>
        <w:rPr>
          <w:ins w:id="28881" w:author="Rev 7 Allen Wirfs-Brock" w:date="2012-04-28T09:26:00Z"/>
          <w:rFonts w:ascii="Times New Roman" w:hAnsi="Times New Roman"/>
        </w:rPr>
      </w:pPr>
      <w:ins w:id="28882" w:author="Rev 7 Allen Wirfs-Brock" w:date="2012-04-28T09:26: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8883" w:author="Rev 10 Allen Wirfs-Brock" w:date="2012-08-13T16:36:00Z">
        <w:r w:rsidR="0003414D">
          <w:rPr>
            <w:rFonts w:ascii="Times New Roman" w:hAnsi="Times New Roman"/>
          </w:rPr>
          <w:t xml:space="preserve"> </w:t>
        </w:r>
      </w:ins>
      <w:ins w:id="28884" w:author="Rev 7 Allen Wirfs-Brock" w:date="2012-04-28T09:26:00Z">
        <w:r w:rsidRPr="00F62C9B">
          <w:rPr>
            <w:rFonts w:ascii="Times New Roman" w:hAnsi="Times New Roman"/>
          </w:rPr>
          <w:t>{[[</w:t>
        </w:r>
      </w:ins>
      <w:ins w:id="28885" w:author="Rev 7 Allen Wirfs-Brock" w:date="2012-04-28T09:34:00Z">
        <w:r w:rsidR="00FE5E17">
          <w:rPr>
            <w:rFonts w:ascii="Times New Roman" w:hAnsi="Times New Roman"/>
          </w:rPr>
          <w:t>Get</w:t>
        </w:r>
      </w:ins>
      <w:ins w:id="28886" w:author="Rev 7 Allen Wirfs-Brock" w:date="2012-04-28T09:26: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ins>
      <w:ins w:id="28887" w:author="Rev 7 Allen Wirfs-Brock" w:date="2012-04-28T09:35:00Z">
        <w:r w:rsidR="00FE5E17">
          <w:rPr>
            <w:rFonts w:ascii="Times New Roman" w:hAnsi="Times New Roman"/>
            <w:b/>
          </w:rPr>
          <w:t>true</w:t>
        </w:r>
      </w:ins>
      <w:ins w:id="28888" w:author="Rev 7 Allen Wirfs-Brock" w:date="2012-04-28T09:26: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rsidR="00E6537A" w:rsidRPr="00F62C9B" w:rsidRDefault="00056550" w:rsidP="00056550">
      <w:pPr>
        <w:numPr>
          <w:ilvl w:val="0"/>
          <w:numId w:val="761"/>
        </w:numPr>
        <w:spacing w:after="220"/>
        <w:contextualSpacing/>
        <w:rPr>
          <w:ins w:id="28889" w:author="Rev 7 Allen Wirfs-Brock" w:date="2012-04-28T09:26:00Z"/>
          <w:rFonts w:ascii="Times New Roman" w:hAnsi="Times New Roman"/>
        </w:rPr>
      </w:pPr>
      <w:ins w:id="28890"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8891" w:author="Rev 7 Allen Wirfs-Brock" w:date="2012-04-28T09:26:00Z">
        <w:del w:id="28892" w:author="Rev 8 Allen Wirfs-Brock" w:date="2012-06-11T17:08: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rsidR="00056550" w:rsidRDefault="00056550" w:rsidP="00056550">
      <w:pPr>
        <w:numPr>
          <w:ilvl w:val="0"/>
          <w:numId w:val="761"/>
        </w:numPr>
        <w:spacing w:after="220"/>
        <w:contextualSpacing/>
        <w:rPr>
          <w:ins w:id="28893" w:author="Rev 8 Allen Wirfs-Brock" w:date="2012-06-11T17:08:00Z"/>
          <w:rFonts w:ascii="Times New Roman" w:hAnsi="Times New Roman"/>
        </w:rPr>
      </w:pPr>
      <w:ins w:id="28894"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rsidR="00056550" w:rsidRPr="00F62C9B" w:rsidRDefault="002F1A2E" w:rsidP="00056550">
      <w:pPr>
        <w:numPr>
          <w:ilvl w:val="0"/>
          <w:numId w:val="761"/>
        </w:numPr>
        <w:spacing w:after="220"/>
        <w:rPr>
          <w:ins w:id="28895" w:author="Rev 8 Allen Wirfs-Brock" w:date="2012-06-11T17:08:00Z"/>
          <w:rFonts w:ascii="Times New Roman" w:hAnsi="Times New Roman"/>
        </w:rPr>
      </w:pPr>
      <w:ins w:id="28896" w:author="Rev 11 Allen Wirfs-Brock" w:date="2012-10-24T11:52:00Z">
        <w:r>
          <w:rPr>
            <w:rFonts w:ascii="Times New Roman" w:hAnsi="Times New Roman"/>
          </w:rPr>
          <w:t xml:space="preserve">Return </w:t>
        </w:r>
      </w:ins>
      <w:ins w:id="28897" w:author="Rev 8 Allen Wirfs-Brock" w:date="2012-06-11T17:08:00Z">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ins>
    </w:p>
    <w:p w:rsidR="004A7791" w:rsidRPr="006B6D0A" w:rsidRDefault="004A7791" w:rsidP="004A7791">
      <w:pPr>
        <w:rPr>
          <w:ins w:id="28898" w:author="Rev 7 Allen Wirfs-Brock" w:date="2012-04-26T11:12:00Z"/>
        </w:rPr>
      </w:pPr>
      <w:ins w:id="28899" w:author="Rev 7 Allen Wirfs-Brock" w:date="2012-04-26T11:12:00Z">
        <w:r>
          <w:rPr>
            <w:rStyle w:val="bnf"/>
          </w:rPr>
          <w:t>Metho</w:t>
        </w:r>
        <w:del w:id="28900" w:author="Rev 8 Allen Wirfs-Brock" w:date="2012-05-11T09:10:00Z">
          <w:r w:rsidDel="00EA083D">
            <w:rPr>
              <w:rStyle w:val="bnf"/>
            </w:rPr>
            <w:delText>o</w:delText>
          </w:r>
        </w:del>
        <w:r>
          <w:rPr>
            <w:rStyle w:val="bnf"/>
          </w:rPr>
          <w:t>dDefinition</w:t>
        </w:r>
        <w:r w:rsidRPr="00E77497">
          <w:t xml:space="preserve"> </w:t>
        </w:r>
        <w:r w:rsidRPr="00E77497">
          <w:rPr>
            <w:b/>
          </w:rPr>
          <w:t>:</w:t>
        </w:r>
        <w:r w:rsidRPr="00E77497">
          <w:t xml:space="preserve"> </w:t>
        </w:r>
      </w:ins>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d="28901" w:author="Rev 7 Allen Wirfs-Brock" w:date="2012-04-26T11:35:00Z">
        <w:del w:id="28902"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903"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8904" w:author="Rev 8 Allen Wirfs-Brock" w:date="2012-06-10T16:19:00Z">
        <w:r w:rsidRPr="003B4312" w:rsidDel="00A73E93">
          <w:rPr>
            <w:rFonts w:ascii="Courier New" w:hAnsi="Courier New" w:cs="Courier New"/>
            <w:b/>
            <w:iCs/>
          </w:rPr>
          <w:delText>{</w:delText>
        </w:r>
        <w:r w:rsidRPr="003B4312" w:rsidDel="00A73E93">
          <w:rPr>
            <w:rFonts w:ascii="Courier New" w:hAnsi="Courier New" w:cs="Courier New"/>
            <w:iCs/>
          </w:rPr>
          <w:delText xml:space="preserve"> </w:delText>
        </w:r>
        <w:r w:rsidRPr="003B4312" w:rsidDel="00A73E93">
          <w:rPr>
            <w:rStyle w:val="bnf"/>
          </w:rPr>
          <w:delText>FunctionBody</w:delText>
        </w:r>
        <w:r w:rsidRPr="003B4312" w:rsidDel="00A73E93">
          <w:rPr>
            <w:iCs/>
          </w:rPr>
          <w:delText xml:space="preserve"> </w:delText>
        </w:r>
        <w:r w:rsidRPr="008B7F6F" w:rsidDel="00A73E93">
          <w:rPr>
            <w:rFonts w:ascii="Courier New" w:hAnsi="Courier New" w:cs="Courier New"/>
            <w:b/>
            <w:iCs/>
          </w:rPr>
          <w:delText>}</w:delText>
        </w:r>
        <w:r w:rsidRPr="008B7F6F" w:rsidDel="00A73E93">
          <w:delText xml:space="preserve"> </w:delText>
        </w:r>
      </w:del>
    </w:p>
    <w:p w:rsidR="00B439EA" w:rsidRPr="00E77497" w:rsidRDefault="00B439EA" w:rsidP="00791806">
      <w:pPr>
        <w:pStyle w:val="Alg4"/>
        <w:numPr>
          <w:ilvl w:val="0"/>
          <w:numId w:val="762"/>
        </w:numPr>
        <w:contextualSpacing/>
        <w:rPr>
          <w:ins w:id="28905" w:author="Rev 7 Allen Wirfs-Brock" w:date="2012-04-28T09:59:00Z"/>
        </w:rPr>
      </w:pPr>
      <w:ins w:id="28906" w:author="Rev 7 Allen Wirfs-Brock" w:date="2012-04-28T09:59: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rsidR="00B439EA" w:rsidRPr="0006447F" w:rsidRDefault="00FF36B2" w:rsidP="00791806">
      <w:pPr>
        <w:numPr>
          <w:ilvl w:val="0"/>
          <w:numId w:val="762"/>
        </w:numPr>
        <w:contextualSpacing/>
        <w:rPr>
          <w:ins w:id="28907" w:author="Rev 7 Allen Wirfs-Brock" w:date="2012-04-28T09:59:00Z"/>
          <w:rFonts w:ascii="Times New Roman" w:hAnsi="Times New Roman"/>
        </w:rPr>
      </w:pPr>
      <w:ins w:id="28908" w:author="Rev 10 Allen Wirfs-Brock" w:date="2012-07-27T15:31: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ins>
      <w:ins w:id="28909" w:author="Rev 7 Allen Wirfs-Brock" w:date="2012-04-28T09:59:00Z">
        <w:del w:id="28910" w:author="Rev 10 Allen Wirfs-Brock" w:date="2012-07-27T15:31:00Z">
          <w:r w:rsidR="00B439EA" w:rsidDel="00FF36B2">
            <w:rPr>
              <w:rFonts w:ascii="Times New Roman" w:hAnsi="Times New Roman"/>
            </w:rPr>
            <w:delText>I</w:delText>
          </w:r>
          <w:r w:rsidR="00B439EA" w:rsidRPr="00FE5E17" w:rsidDel="00FF36B2">
            <w:rPr>
              <w:rFonts w:ascii="Times New Roman" w:hAnsi="Times New Roman"/>
            </w:rPr>
            <w:delText>f th</w:delText>
          </w:r>
          <w:r w:rsidR="00B439EA" w:rsidDel="00FF36B2">
            <w:rPr>
              <w:rFonts w:ascii="Times New Roman" w:hAnsi="Times New Roman"/>
            </w:rPr>
            <w:delText>is</w:delText>
          </w:r>
          <w:r w:rsidR="00B439EA" w:rsidRPr="00E77497" w:rsidDel="00FF36B2">
            <w:delText xml:space="preserve"> </w:delText>
          </w:r>
          <w:r w:rsidR="00B439EA" w:rsidDel="00FF36B2">
            <w:rPr>
              <w:rStyle w:val="bnf"/>
            </w:rPr>
            <w:delText>MethodDefinition</w:delText>
          </w:r>
          <w:r w:rsidR="00B439EA" w:rsidRPr="00E77497" w:rsidDel="00FF36B2">
            <w:delText xml:space="preserve"> </w:delText>
          </w:r>
          <w:r w:rsidR="00B439EA" w:rsidRPr="00FE5E17" w:rsidDel="00FF36B2">
            <w:rPr>
              <w:rFonts w:ascii="Times New Roman" w:hAnsi="Times New Roman"/>
            </w:rPr>
            <w:delText xml:space="preserve">is contained in strict code or if </w:delText>
          </w:r>
        </w:del>
      </w:ins>
      <w:ins w:id="28911" w:author="Rev 8 Allen Wirfs-Brock" w:date="2012-05-24T18:51:00Z">
        <w:del w:id="28912" w:author="Rev 10 Allen Wirfs-Brock" w:date="2012-07-27T15:31:00Z">
          <w:r w:rsidR="00B87562" w:rsidDel="00FF36B2">
            <w:rPr>
              <w:rFonts w:ascii="Times New Roman" w:hAnsi="Times New Roman"/>
              <w:i/>
            </w:rPr>
            <w:delText>Function</w:delText>
          </w:r>
          <w:r w:rsidR="00B87562" w:rsidRPr="00B820AB" w:rsidDel="00FF36B2">
            <w:rPr>
              <w:rFonts w:ascii="Times New Roman" w:hAnsi="Times New Roman"/>
              <w:i/>
            </w:rPr>
            <w:delText>Body</w:delText>
          </w:r>
        </w:del>
      </w:ins>
      <w:ins w:id="28913" w:author="Rev 8 Allen Wirfs-Brock" w:date="2012-06-10T16:19:00Z">
        <w:del w:id="28914" w:author="Rev 10 Allen Wirfs-Brock" w:date="2012-07-27T15:31:00Z">
          <w:r w:rsidR="00A73E93" w:rsidDel="00FF36B2">
            <w:rPr>
              <w:rFonts w:ascii="Times New Roman" w:hAnsi="Times New Roman"/>
              <w:i/>
            </w:rPr>
            <w:delText xml:space="preserve"> </w:delText>
          </w:r>
        </w:del>
      </w:ins>
      <w:ins w:id="28915" w:author="Rev 7 Allen Wirfs-Brock" w:date="2012-04-28T09:59:00Z">
        <w:del w:id="28916" w:author="Rev 10 Allen Wirfs-Brock" w:date="2012-07-27T15:31:00Z">
          <w:r w:rsidR="00B439EA" w:rsidRPr="00FE5E17" w:rsidDel="00FF36B2">
            <w:rPr>
              <w:rFonts w:ascii="Times New Roman" w:hAnsi="Times New Roman"/>
              <w:i/>
            </w:rPr>
            <w:delText xml:space="preserve">ConciseBody </w:delText>
          </w:r>
          <w:r w:rsidR="00B439EA" w:rsidRPr="00FE5E17" w:rsidDel="00FF36B2">
            <w:rPr>
              <w:rFonts w:ascii="Times New Roman" w:hAnsi="Times New Roman"/>
            </w:rPr>
            <w:delText>is strict code</w:delText>
          </w:r>
          <w:r w:rsidR="00B439EA" w:rsidDel="00FF36B2">
            <w:rPr>
              <w:rFonts w:ascii="Times New Roman" w:hAnsi="Times New Roman"/>
            </w:rPr>
            <w:delText xml:space="preserve">, then  let </w:delText>
          </w:r>
          <w:r w:rsidR="00B439EA" w:rsidRPr="0006447F" w:rsidDel="00FF36B2">
            <w:rPr>
              <w:rFonts w:ascii="Times New Roman" w:hAnsi="Times New Roman"/>
              <w:i/>
            </w:rPr>
            <w:delText>strict</w:delText>
          </w:r>
          <w:r w:rsidR="00B439EA" w:rsidDel="00FF36B2">
            <w:rPr>
              <w:rFonts w:ascii="Times New Roman" w:hAnsi="Times New Roman"/>
            </w:rPr>
            <w:delText xml:space="preserve"> be </w:delText>
          </w:r>
          <w:r w:rsidR="00B439EA" w:rsidRPr="0006447F" w:rsidDel="00FF36B2">
            <w:rPr>
              <w:rFonts w:ascii="Times New Roman" w:hAnsi="Times New Roman"/>
              <w:b/>
            </w:rPr>
            <w:delText>true</w:delText>
          </w:r>
          <w:r w:rsidR="00B439EA" w:rsidDel="00FF36B2">
            <w:rPr>
              <w:rFonts w:ascii="Times New Roman" w:hAnsi="Times New Roman"/>
            </w:rPr>
            <w:delText xml:space="preserve">.  Otherwise, let </w:delText>
          </w:r>
          <w:r w:rsidR="00B439EA" w:rsidRPr="00FE5E17" w:rsidDel="00FF36B2">
            <w:rPr>
              <w:rFonts w:ascii="Times New Roman" w:hAnsi="Times New Roman"/>
              <w:i/>
            </w:rPr>
            <w:delText>strict</w:delText>
          </w:r>
          <w:r w:rsidR="00B439EA" w:rsidDel="00FF36B2">
            <w:rPr>
              <w:rFonts w:ascii="Times New Roman" w:hAnsi="Times New Roman"/>
            </w:rPr>
            <w:delText xml:space="preserve"> be </w:delText>
          </w:r>
          <w:r w:rsidR="00B439EA" w:rsidRPr="00FE5E17" w:rsidDel="00FF36B2">
            <w:rPr>
              <w:rFonts w:ascii="Times New Roman" w:hAnsi="Times New Roman"/>
              <w:b/>
            </w:rPr>
            <w:delText>false</w:delText>
          </w:r>
          <w:r w:rsidR="00B439EA" w:rsidDel="00FF36B2">
            <w:rPr>
              <w:rFonts w:ascii="Times New Roman" w:hAnsi="Times New Roman"/>
            </w:rPr>
            <w:delText>.</w:delText>
          </w:r>
        </w:del>
      </w:ins>
    </w:p>
    <w:p w:rsidR="002F42C1" w:rsidRDefault="002F42C1" w:rsidP="002F42C1">
      <w:pPr>
        <w:numPr>
          <w:ilvl w:val="0"/>
          <w:numId w:val="762"/>
        </w:numPr>
        <w:contextualSpacing/>
        <w:rPr>
          <w:ins w:id="28917" w:author="Rev 7 Allen Wirfs-Brock" w:date="2012-05-02T10:55:00Z"/>
          <w:rFonts w:ascii="Times New Roman" w:hAnsi="Times New Roman"/>
        </w:rPr>
      </w:pPr>
      <w:ins w:id="28918" w:author="Rev 7 Allen Wirfs-Brock" w:date="2012-05-02T10:55: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8919"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920" w:author="Rev 7 Allen Wirfs-Brock" w:date="2012-05-02T10:55:00Z">
        <w:del w:id="28921"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rsidR="00543D25" w:rsidRDefault="00543D25" w:rsidP="00543D25">
      <w:pPr>
        <w:numPr>
          <w:ilvl w:val="0"/>
          <w:numId w:val="762"/>
        </w:numPr>
        <w:spacing w:after="220"/>
        <w:contextualSpacing/>
        <w:rPr>
          <w:ins w:id="28922" w:author="Rev 8 Allen Wirfs-Brock" w:date="2012-06-11T16:46:00Z"/>
          <w:rFonts w:ascii="Times New Roman" w:hAnsi="Times New Roman"/>
        </w:rPr>
      </w:pPr>
      <w:ins w:id="28923" w:author="Rev 8 Allen Wirfs-Brock" w:date="2012-06-11T16:46: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rsidR="00567D93" w:rsidRDefault="00567D93" w:rsidP="00E958C2">
      <w:pPr>
        <w:numPr>
          <w:ilvl w:val="0"/>
          <w:numId w:val="762"/>
        </w:numPr>
        <w:spacing w:after="220"/>
        <w:contextualSpacing/>
        <w:rPr>
          <w:ins w:id="28924" w:author="Rev 8 Allen Wirfs-Brock" w:date="2012-06-15T12:52:00Z"/>
          <w:rFonts w:ascii="Times New Roman" w:hAnsi="Times New Roman"/>
        </w:rPr>
      </w:pPr>
      <w:ins w:id="28925"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ins>
      <w:ins w:id="28926" w:author="Rev 8 Allen Wirfs-Brock" w:date="2012-06-15T12:53:00Z">
        <w:r w:rsidRPr="00E77497">
          <w:rPr>
            <w:rStyle w:val="bnf"/>
          </w:rPr>
          <w:t>PropertySetParameterList</w:t>
        </w:r>
        <w:r w:rsidRPr="0003414D">
          <w:rPr>
            <w:rFonts w:ascii="Times New Roman" w:hAnsi="Times New Roman"/>
            <w:iCs/>
          </w:rPr>
          <w:t xml:space="preserve"> </w:t>
        </w:r>
      </w:ins>
      <w:ins w:id="28927" w:author="Rev 10 Allen Wirfs-Brock" w:date="2012-08-13T15:35:00Z">
        <w:del w:id="28928" w:author="Rev 11 Allen Wirfs-Brock" w:date="2012-10-25T16:23:00Z">
          <w:r w:rsidR="0003414D" w:rsidRPr="00002F60" w:rsidDel="00E958C2">
            <w:rPr>
              <w:rFonts w:ascii="Times New Roman" w:hAnsi="Times New Roman"/>
              <w:bCs/>
              <w:iCs/>
            </w:rPr>
            <w:delText>c</w:delText>
          </w:r>
        </w:del>
      </w:ins>
      <w:ins w:id="28929" w:author="Rev 11 Allen Wirfs-Brock" w:date="2012-10-25T16:23:00Z">
        <w:r w:rsidR="00E958C2" w:rsidRPr="00002F60">
          <w:rPr>
            <w:rFonts w:ascii="Times New Roman" w:hAnsi="Times New Roman"/>
            <w:bCs/>
            <w:iCs/>
          </w:rPr>
          <w:t>C</w:t>
        </w:r>
      </w:ins>
      <w:ins w:id="28930" w:author="Rev 8 Allen Wirfs-Brock" w:date="2012-06-15T12:52:00Z">
        <w:r w:rsidRPr="00CC0E28">
          <w:rPr>
            <w:rFonts w:ascii="Times New Roman" w:hAnsi="Times New Roman"/>
          </w:rPr>
          <w:t xml:space="preserve">ontains </w:t>
        </w:r>
        <w:r w:rsidRPr="00543D25">
          <w:rPr>
            <w:rFonts w:ascii="Courier New" w:hAnsi="Courier New" w:cs="Courier New"/>
            <w:b/>
          </w:rPr>
          <w:t>super</w:t>
        </w:r>
        <w:r>
          <w:rPr>
            <w:rFonts w:ascii="Times New Roman" w:hAnsi="Times New Roman"/>
          </w:rPr>
          <w:t>.</w:t>
        </w:r>
      </w:ins>
    </w:p>
    <w:p w:rsidR="00543D25" w:rsidRDefault="00543D25" w:rsidP="00543D25">
      <w:pPr>
        <w:numPr>
          <w:ilvl w:val="0"/>
          <w:numId w:val="762"/>
        </w:numPr>
        <w:spacing w:after="220"/>
        <w:contextualSpacing/>
        <w:rPr>
          <w:ins w:id="28931" w:author="Rev 8 Allen Wirfs-Brock" w:date="2012-06-11T16:46:00Z"/>
          <w:rFonts w:ascii="Times New Roman" w:hAnsi="Times New Roman"/>
        </w:rPr>
      </w:pPr>
      <w:ins w:id="28932" w:author="Rev 8 Allen Wirfs-Brock" w:date="2012-06-11T16:46: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rsidR="00543D25" w:rsidRPr="0006447F" w:rsidRDefault="00543D25" w:rsidP="00543D25">
      <w:pPr>
        <w:numPr>
          <w:ilvl w:val="1"/>
          <w:numId w:val="762"/>
        </w:numPr>
        <w:spacing w:after="220"/>
        <w:contextualSpacing/>
        <w:rPr>
          <w:ins w:id="28933" w:author="Rev 8 Allen Wirfs-Brock" w:date="2012-06-11T16:46:00Z"/>
          <w:rFonts w:ascii="Times New Roman" w:hAnsi="Times New Roman"/>
        </w:rPr>
      </w:pPr>
      <w:ins w:id="28934"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w:t>
        </w:r>
        <w:del w:id="28935" w:author="Rev 10 Allen Wirfs-Brock" w:date="2012-08-13T19:45:00Z">
          <w:r w:rsidDel="00C700A2">
            <w:rPr>
              <w:rFonts w:ascii="Times New Roman" w:hAnsi="Times New Roman"/>
              <w:i/>
            </w:rPr>
            <w:delText>o</w:delText>
          </w:r>
        </w:del>
        <w:r>
          <w:rPr>
            <w:rFonts w:ascii="Times New Roman" w:hAnsi="Times New Roman"/>
            <w:i/>
          </w:rPr>
          <w:t>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rsidR="00543D25" w:rsidRDefault="00543D25" w:rsidP="00543D25">
      <w:pPr>
        <w:numPr>
          <w:ilvl w:val="0"/>
          <w:numId w:val="762"/>
        </w:numPr>
        <w:spacing w:after="220"/>
        <w:contextualSpacing/>
        <w:rPr>
          <w:ins w:id="28936" w:author="Rev 8 Allen Wirfs-Brock" w:date="2012-06-11T16:46:00Z"/>
          <w:rFonts w:ascii="Times New Roman" w:hAnsi="Times New Roman"/>
        </w:rPr>
      </w:pPr>
      <w:ins w:id="28937" w:author="Rev 8 Allen Wirfs-Brock" w:date="2012-06-11T16:46:00Z">
        <w:r>
          <w:rPr>
            <w:rFonts w:ascii="Times New Roman" w:hAnsi="Times New Roman"/>
          </w:rPr>
          <w:t xml:space="preserve">Else </w:t>
        </w:r>
      </w:ins>
    </w:p>
    <w:p w:rsidR="00543D25" w:rsidRPr="0006447F" w:rsidRDefault="00543D25" w:rsidP="00543D25">
      <w:pPr>
        <w:numPr>
          <w:ilvl w:val="1"/>
          <w:numId w:val="762"/>
        </w:numPr>
        <w:spacing w:after="220"/>
        <w:contextualSpacing/>
        <w:rPr>
          <w:ins w:id="28938" w:author="Rev 8 Allen Wirfs-Brock" w:date="2012-06-11T16:46:00Z"/>
          <w:rFonts w:ascii="Times New Roman" w:hAnsi="Times New Roman"/>
        </w:rPr>
      </w:pPr>
      <w:ins w:id="28939"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w:t>
        </w:r>
        <w:del w:id="28940" w:author="Rev 10 Allen Wirfs-Brock" w:date="2012-08-13T19:45:00Z">
          <w:r w:rsidDel="00C700A2">
            <w:rPr>
              <w:rFonts w:ascii="Times New Roman" w:hAnsi="Times New Roman"/>
              <w:i/>
            </w:rPr>
            <w:delText>o</w:delText>
          </w:r>
        </w:del>
        <w:r>
          <w:rPr>
            <w:rFonts w:ascii="Times New Roman" w:hAnsi="Times New Roman"/>
            <w:i/>
          </w:rPr>
          <w:t>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rsidR="00B439EA" w:rsidDel="00871DC3" w:rsidRDefault="00B439EA" w:rsidP="00690D1B">
      <w:pPr>
        <w:numPr>
          <w:ilvl w:val="0"/>
          <w:numId w:val="762"/>
        </w:numPr>
        <w:spacing w:after="220"/>
        <w:contextualSpacing/>
        <w:rPr>
          <w:del w:id="28941" w:author="Rev 8 Allen Wirfs-Brock" w:date="2012-06-10T17:24:00Z"/>
          <w:rFonts w:ascii="Times New Roman" w:hAnsi="Times New Roman"/>
        </w:rPr>
      </w:pPr>
      <w:ins w:id="28942" w:author="Rev 7 Allen Wirfs-Brock" w:date="2012-04-28T09:59:00Z">
        <w:del w:id="28943" w:author="Rev 8 Allen Wirfs-Brock" w:date="2012-06-11T16:46: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8944" w:author="Rev 7 Allen Wirfs-Brock" w:date="2012-04-28T10:01:00Z">
        <w:del w:id="28945" w:author="Rev 8 Allen Wirfs-Brock" w:date="2012-06-11T16:46:00Z">
          <w:r w:rsidR="00791806" w:rsidDel="00543D25">
            <w:rPr>
              <w:rFonts w:ascii="Times New Roman" w:hAnsi="Times New Roman"/>
              <w:i/>
            </w:rPr>
            <w:delText>PropoertySet</w:delText>
          </w:r>
        </w:del>
      </w:ins>
      <w:ins w:id="28946" w:author="Rev 7 Allen Wirfs-Brock" w:date="2012-04-28T09:59:00Z">
        <w:del w:id="28947" w:author="Rev 8 Allen Wirfs-Brock" w:date="2012-06-11T16:46:00Z">
          <w:r w:rsidRPr="00E77497" w:rsidDel="00543D25">
            <w:rPr>
              <w:rFonts w:ascii="Times New Roman" w:hAnsi="Times New Roman"/>
              <w:i/>
            </w:rPr>
            <w:delText>ParameterList</w:delText>
          </w:r>
          <w:r w:rsidRPr="00E77497" w:rsidDel="00543D25">
            <w:delText xml:space="preserve">, </w:delText>
          </w:r>
        </w:del>
        <w:del w:id="28948" w:author="Rev 8 Allen Wirfs-Brock" w:date="2012-05-24T18:52:00Z">
          <w:r w:rsidDel="00B87562">
            <w:rPr>
              <w:rFonts w:ascii="Times New Roman" w:hAnsi="Times New Roman"/>
              <w:i/>
            </w:rPr>
            <w:delText>Concise</w:delText>
          </w:r>
          <w:r w:rsidRPr="00E77497" w:rsidDel="00B87562">
            <w:rPr>
              <w:rFonts w:ascii="Times New Roman" w:hAnsi="Times New Roman"/>
              <w:i/>
            </w:rPr>
            <w:delText>Body</w:delText>
          </w:r>
        </w:del>
        <w:del w:id="28949" w:author="Rev 8 Allen Wirfs-Brock" w:date="2012-06-11T16:46: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rsidR="00871DC3" w:rsidRPr="00871DC3" w:rsidDel="00FF36B2" w:rsidRDefault="00871DC3" w:rsidP="00871DC3">
      <w:pPr>
        <w:numPr>
          <w:ilvl w:val="0"/>
          <w:numId w:val="762"/>
        </w:numPr>
        <w:spacing w:after="220"/>
        <w:contextualSpacing/>
        <w:rPr>
          <w:ins w:id="28950" w:author="Rev 8 Allen Wirfs-Brock" w:date="2012-06-10T17:24:00Z"/>
          <w:del w:id="28951" w:author="Rev 10 Allen Wirfs-Brock" w:date="2012-07-27T15:38:00Z"/>
          <w:rFonts w:ascii="Times New Roman" w:hAnsi="Times New Roman"/>
        </w:rPr>
      </w:pPr>
      <w:ins w:id="28952" w:author="Rev 8 Allen Wirfs-Brock" w:date="2012-06-10T17:24:00Z">
        <w:del w:id="28953" w:author="Rev 10 Allen Wirfs-Brock" w:date="2012-07-27T15:38:00Z">
          <w:r w:rsidDel="00FF36B2">
            <w:rPr>
              <w:rFonts w:ascii="Times New Roman" w:hAnsi="Times New Roman"/>
            </w:rPr>
            <w:delText>TODO: Make closure a constructor, for ES5 compat</w:delText>
          </w:r>
        </w:del>
      </w:ins>
    </w:p>
    <w:p w:rsidR="00B439EA" w:rsidRPr="00F62C9B" w:rsidRDefault="00B439EA" w:rsidP="00791806">
      <w:pPr>
        <w:numPr>
          <w:ilvl w:val="0"/>
          <w:numId w:val="762"/>
        </w:numPr>
        <w:spacing w:after="220"/>
        <w:contextualSpacing/>
        <w:rPr>
          <w:ins w:id="28954" w:author="Rev 7 Allen Wirfs-Brock" w:date="2012-04-28T09:59:00Z"/>
          <w:rFonts w:ascii="Times New Roman" w:hAnsi="Times New Roman"/>
        </w:rPr>
      </w:pPr>
      <w:ins w:id="28955" w:author="Rev 7 Allen Wirfs-Brock" w:date="2012-04-28T09:5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8956" w:author="Rev 10 Allen Wirfs-Brock" w:date="2012-08-13T16:37:00Z">
        <w:r w:rsidR="0003414D">
          <w:rPr>
            <w:rFonts w:ascii="Times New Roman" w:hAnsi="Times New Roman"/>
          </w:rPr>
          <w:t xml:space="preserve"> </w:t>
        </w:r>
      </w:ins>
      <w:ins w:id="28957" w:author="Rev 7 Allen Wirfs-Brock" w:date="2012-04-28T09:59:00Z">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rsidR="00B439EA" w:rsidRPr="00F62C9B" w:rsidRDefault="00056550" w:rsidP="00056550">
      <w:pPr>
        <w:numPr>
          <w:ilvl w:val="0"/>
          <w:numId w:val="762"/>
        </w:numPr>
        <w:spacing w:after="220"/>
        <w:contextualSpacing/>
        <w:rPr>
          <w:ins w:id="28958" w:author="Rev 7 Allen Wirfs-Brock" w:date="2012-04-28T09:59:00Z"/>
          <w:rFonts w:ascii="Times New Roman" w:hAnsi="Times New Roman"/>
        </w:rPr>
      </w:pPr>
      <w:ins w:id="28959"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8960" w:author="Rev 7 Allen Wirfs-Brock" w:date="2012-04-28T09:59:00Z">
        <w:del w:id="28961" w:author="Rev 8 Allen Wirfs-Brock" w:date="2012-06-11T17:08:00Z">
          <w:r w:rsidR="00B439EA" w:rsidRPr="00F62C9B" w:rsidDel="00056550">
            <w:rPr>
              <w:rFonts w:ascii="Times New Roman" w:hAnsi="Times New Roman"/>
            </w:rPr>
            <w:delText xml:space="preserve">Return </w:delText>
          </w:r>
        </w:del>
        <w:r w:rsidR="00B439EA" w:rsidRPr="00F62C9B">
          <w:rPr>
            <w:rFonts w:ascii="Times New Roman" w:hAnsi="Times New Roman"/>
          </w:rPr>
          <w:t xml:space="preserve">the result of calling the [[DefineOwnProperty]] internal method of </w:t>
        </w:r>
        <w:r w:rsidR="00B439EA" w:rsidRPr="00F62C9B">
          <w:rPr>
            <w:rFonts w:ascii="Times New Roman" w:hAnsi="Times New Roman"/>
            <w:i/>
          </w:rPr>
          <w:t>object</w:t>
        </w:r>
        <w:r w:rsidR="00B439EA" w:rsidRPr="00F62C9B">
          <w:rPr>
            <w:rFonts w:ascii="Times New Roman" w:hAnsi="Times New Roman"/>
          </w:rPr>
          <w:t xml:space="preserve"> with arguments </w:t>
        </w:r>
        <w:r w:rsidR="00B439EA" w:rsidRPr="00F62C9B">
          <w:rPr>
            <w:rFonts w:ascii="Times New Roman" w:hAnsi="Times New Roman"/>
            <w:i/>
          </w:rPr>
          <w:t>propName</w:t>
        </w:r>
        <w:r w:rsidR="00B439EA" w:rsidRPr="00F62C9B">
          <w:rPr>
            <w:rFonts w:ascii="Times New Roman" w:hAnsi="Times New Roman"/>
          </w:rPr>
          <w:t xml:space="preserve">, </w:t>
        </w:r>
        <w:r w:rsidR="00B439EA" w:rsidRPr="00F62C9B">
          <w:rPr>
            <w:rFonts w:ascii="Times New Roman" w:hAnsi="Times New Roman"/>
            <w:i/>
          </w:rPr>
          <w:t>desc</w:t>
        </w:r>
        <w:r w:rsidR="00B439EA" w:rsidRPr="00F62C9B">
          <w:rPr>
            <w:rFonts w:ascii="Times New Roman" w:hAnsi="Times New Roman"/>
          </w:rPr>
          <w:t xml:space="preserve">, and </w:t>
        </w:r>
        <w:r w:rsidR="00B439EA" w:rsidRPr="00F62C9B">
          <w:rPr>
            <w:rFonts w:ascii="Times New Roman" w:hAnsi="Times New Roman"/>
            <w:b/>
          </w:rPr>
          <w:t>false</w:t>
        </w:r>
        <w:r w:rsidR="00B439EA" w:rsidRPr="00F62C9B">
          <w:rPr>
            <w:rFonts w:ascii="Times New Roman" w:hAnsi="Times New Roman"/>
          </w:rPr>
          <w:t>.</w:t>
        </w:r>
      </w:ins>
    </w:p>
    <w:p w:rsidR="00056550" w:rsidRDefault="00056550" w:rsidP="00056550">
      <w:pPr>
        <w:numPr>
          <w:ilvl w:val="0"/>
          <w:numId w:val="762"/>
        </w:numPr>
        <w:spacing w:after="220"/>
        <w:contextualSpacing/>
        <w:rPr>
          <w:ins w:id="28962" w:author="Rev 8 Allen Wirfs-Brock" w:date="2012-06-11T17:08:00Z"/>
          <w:rFonts w:ascii="Times New Roman" w:hAnsi="Times New Roman"/>
        </w:rPr>
      </w:pPr>
      <w:ins w:id="28963"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rsidR="00056550" w:rsidRPr="00F62C9B" w:rsidRDefault="002F1A2E" w:rsidP="00056550">
      <w:pPr>
        <w:numPr>
          <w:ilvl w:val="0"/>
          <w:numId w:val="762"/>
        </w:numPr>
        <w:spacing w:after="220"/>
        <w:rPr>
          <w:ins w:id="28964" w:author="Rev 8 Allen Wirfs-Brock" w:date="2012-06-11T17:08:00Z"/>
          <w:rFonts w:ascii="Times New Roman" w:hAnsi="Times New Roman"/>
        </w:rPr>
      </w:pPr>
      <w:ins w:id="28965" w:author="Rev 11 Allen Wirfs-Brock" w:date="2012-10-24T11:52:00Z">
        <w:r>
          <w:rPr>
            <w:rFonts w:ascii="Times New Roman" w:hAnsi="Times New Roman"/>
          </w:rPr>
          <w:t xml:space="preserve">Return </w:t>
        </w:r>
      </w:ins>
      <w:ins w:id="28966" w:author="Rev 8 Allen Wirfs-Brock" w:date="2012-06-11T17:08:00Z">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ins>
    </w:p>
    <w:p w:rsidR="00791806" w:rsidDel="0009024B" w:rsidRDefault="00791806" w:rsidP="00791806">
      <w:pPr>
        <w:pStyle w:val="Note"/>
        <w:rPr>
          <w:ins w:id="28967" w:author="Rev 7 Allen Wirfs-Brock" w:date="2012-04-28T10:02:00Z"/>
          <w:del w:id="28968" w:author="Rev 10 Allen Wirfs-Brock" w:date="2012-07-27T15:38:00Z"/>
        </w:rPr>
      </w:pPr>
      <w:ins w:id="28969" w:author="Rev 7 Allen Wirfs-Brock" w:date="2012-04-28T10:03:00Z">
        <w:del w:id="28970" w:author="Rev 10 Allen Wirfs-Brock" w:date="2012-07-27T15:38:00Z">
          <w:r w:rsidDel="0009024B">
            <w:delText>NOTE</w:delText>
          </w:r>
          <w:r w:rsidDel="0009024B">
            <w:tab/>
            <w:delText xml:space="preserve">The strictness and property attributes for </w:delText>
          </w:r>
          <w:r w:rsidRPr="00791806" w:rsidDel="0009024B">
            <w:rPr>
              <w:rFonts w:ascii="Courier New" w:hAnsi="Courier New" w:cs="Courier New"/>
              <w:b/>
            </w:rPr>
            <w:delText>set</w:delText>
          </w:r>
          <w:r w:rsidDel="0009024B">
            <w:delText xml:space="preserve"> and </w:delText>
          </w:r>
          <w:r w:rsidRPr="00791806" w:rsidDel="0009024B">
            <w:rPr>
              <w:rFonts w:ascii="Courier New" w:hAnsi="Courier New" w:cs="Courier New"/>
              <w:b/>
            </w:rPr>
            <w:delText>get</w:delText>
          </w:r>
          <w:r w:rsidDel="0009024B">
            <w:delText xml:space="preserve"> </w:delText>
          </w:r>
          <w:r w:rsidRPr="00791806" w:rsidDel="0009024B">
            <w:rPr>
              <w:rFonts w:ascii="Times New Roman" w:hAnsi="Times New Roman"/>
              <w:i/>
            </w:rPr>
            <w:delText>MethodDefinition</w:delText>
          </w:r>
          <w:r w:rsidDel="0009024B">
            <w:delText xml:space="preserve"> productions differ from the other </w:delText>
          </w:r>
          <w:r w:rsidRPr="00791806" w:rsidDel="0009024B">
            <w:rPr>
              <w:rFonts w:ascii="Times New Roman" w:hAnsi="Times New Roman"/>
              <w:i/>
            </w:rPr>
            <w:delText>MethodDefinition</w:delText>
          </w:r>
          <w:r w:rsidDel="0009024B">
            <w:delText xml:space="preserve"> productions in order to maintain compatability with previous editions of this specification</w:delText>
          </w:r>
        </w:del>
      </w:ins>
      <w:ins w:id="28971" w:author="Rev 7 Allen Wirfs-Brock" w:date="2012-04-28T10:05:00Z">
        <w:del w:id="28972" w:author="Rev 10 Allen Wirfs-Brock" w:date="2012-07-27T15:38:00Z">
          <w:r w:rsidDel="0009024B">
            <w:delText xml:space="preserve">. </w:delText>
          </w:r>
        </w:del>
      </w:ins>
    </w:p>
    <w:p w:rsidR="00560A4D" w:rsidRPr="00E77497" w:rsidRDefault="00617C4A" w:rsidP="00560A4D">
      <w:pPr>
        <w:pStyle w:val="Heading2"/>
        <w:numPr>
          <w:ilvl w:val="0"/>
          <w:numId w:val="0"/>
        </w:numPr>
        <w:rPr>
          <w:ins w:id="28973" w:author="Rev 7 Allen Wirfs-Brock" w:date="2012-04-16T17:19:00Z"/>
        </w:rPr>
      </w:pPr>
      <w:ins w:id="28974" w:author="Rev 10 Allen Wirfs-Brock" w:date="2012-09-08T12:29:00Z">
        <w:del w:id="28975" w:author="Rev 11 Allen Wirfs-Brock" w:date="2012-10-24T19:26:00Z">
          <w:r w:rsidDel="00303A5A">
            <w:delText>f</w:delText>
          </w:r>
        </w:del>
      </w:ins>
      <w:bookmarkStart w:id="28976" w:name="_Toc339020423"/>
      <w:ins w:id="28977" w:author="Rev 7 Allen Wirfs-Brock" w:date="2012-04-16T17:19:00Z">
        <w:r w:rsidR="00560A4D">
          <w:t>13.</w:t>
        </w:r>
      </w:ins>
      <w:ins w:id="28978" w:author="Rev 7 Allen Wirfs-Brock" w:date="2012-04-26T10:50:00Z">
        <w:r w:rsidR="00572B17">
          <w:t>4</w:t>
        </w:r>
      </w:ins>
      <w:ins w:id="28979" w:author="Rev 7 Allen Wirfs-Brock" w:date="2012-04-16T17:19:00Z">
        <w:r w:rsidR="00560A4D">
          <w:tab/>
          <w:t>Generator</w:t>
        </w:r>
        <w:r w:rsidR="00560A4D" w:rsidRPr="00E77497">
          <w:t xml:space="preserve"> Definition</w:t>
        </w:r>
        <w:r w:rsidR="00560A4D">
          <w:t>s</w:t>
        </w:r>
        <w:bookmarkEnd w:id="28976"/>
      </w:ins>
    </w:p>
    <w:p w:rsidR="00560A4D" w:rsidRPr="00E77497" w:rsidRDefault="00560A4D" w:rsidP="00560A4D">
      <w:pPr>
        <w:pStyle w:val="Syntax"/>
        <w:rPr>
          <w:ins w:id="28980" w:author="Rev 7 Allen Wirfs-Brock" w:date="2012-04-16T17:19:00Z"/>
        </w:rPr>
      </w:pPr>
      <w:ins w:id="28981" w:author="Rev 7 Allen Wirfs-Brock" w:date="2012-04-16T17:19:00Z">
        <w:r w:rsidRPr="00E77497">
          <w:t>Syntax</w:t>
        </w:r>
      </w:ins>
    </w:p>
    <w:p w:rsidR="00560A4D" w:rsidRPr="00E77497" w:rsidRDefault="00560A4D" w:rsidP="00560A4D">
      <w:pPr>
        <w:pStyle w:val="SyntaxRule"/>
        <w:rPr>
          <w:ins w:id="28982" w:author="Rev 7 Allen Wirfs-Brock" w:date="2012-04-16T17:19:00Z"/>
        </w:rPr>
      </w:pPr>
      <w:ins w:id="28983" w:author="Rev 7 Allen Wirfs-Brock" w:date="2012-04-16T17:19:00Z">
        <w:r>
          <w:t>Generator</w:t>
        </w:r>
        <w:r w:rsidRPr="00E77497">
          <w:t xml:space="preserve">Declaration </w:t>
        </w:r>
        <w:r w:rsidRPr="00E77497">
          <w:rPr>
            <w:rFonts w:ascii="Arial" w:hAnsi="Arial"/>
            <w:b/>
            <w:i w:val="0"/>
          </w:rPr>
          <w:t>:</w:t>
        </w:r>
      </w:ins>
    </w:p>
    <w:p w:rsidR="00560A4D" w:rsidRPr="00E77497" w:rsidRDefault="005B04CE" w:rsidP="00560A4D">
      <w:pPr>
        <w:pStyle w:val="SyntaxDefinition"/>
        <w:rPr>
          <w:ins w:id="28984" w:author="Rev 7 Allen Wirfs-Brock" w:date="2012-04-16T17:19:00Z"/>
        </w:rPr>
      </w:pPr>
      <w:ins w:id="28985" w:author="Rev 7 Allen Wirfs-Brock" w:date="2012-04-23T14:57:00Z">
        <w:r>
          <w:rPr>
            <w:rFonts w:ascii="Courier New" w:hAnsi="Courier New"/>
            <w:b/>
            <w:i w:val="0"/>
          </w:rPr>
          <w:t>f</w:t>
        </w:r>
      </w:ins>
      <w:ins w:id="28986"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rsidR="00560A4D" w:rsidRPr="00E77497" w:rsidRDefault="00560A4D" w:rsidP="00560A4D">
      <w:pPr>
        <w:pStyle w:val="SyntaxRule"/>
        <w:rPr>
          <w:ins w:id="28987" w:author="Rev 7 Allen Wirfs-Brock" w:date="2012-04-16T17:19:00Z"/>
        </w:rPr>
      </w:pPr>
      <w:ins w:id="28988" w:author="Rev 7 Allen Wirfs-Brock" w:date="2012-04-16T17:19:00Z">
        <w:r>
          <w:t>Generator</w:t>
        </w:r>
        <w:r w:rsidRPr="00E77497">
          <w:t xml:space="preserve">Expression </w:t>
        </w:r>
        <w:r w:rsidRPr="00E77497">
          <w:rPr>
            <w:rFonts w:ascii="Arial" w:hAnsi="Arial"/>
            <w:b/>
            <w:i w:val="0"/>
          </w:rPr>
          <w:t>:</w:t>
        </w:r>
      </w:ins>
    </w:p>
    <w:p w:rsidR="00560A4D" w:rsidRPr="00E77497" w:rsidRDefault="005B04CE" w:rsidP="00560A4D">
      <w:pPr>
        <w:pStyle w:val="SyntaxDefinition"/>
        <w:rPr>
          <w:ins w:id="28989" w:author="Rev 7 Allen Wirfs-Brock" w:date="2012-04-16T17:19:00Z"/>
        </w:rPr>
      </w:pPr>
      <w:ins w:id="28990" w:author="Rev 7 Allen Wirfs-Brock" w:date="2012-04-23T14:57:00Z">
        <w:r>
          <w:rPr>
            <w:rFonts w:ascii="Courier New" w:hAnsi="Courier New"/>
            <w:b/>
            <w:i w:val="0"/>
          </w:rPr>
          <w:t>f</w:t>
        </w:r>
      </w:ins>
      <w:ins w:id="28991"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rsidR="00D90FEA" w:rsidRPr="00E77497" w:rsidRDefault="00D90FEA" w:rsidP="00D90FEA">
      <w:pPr>
        <w:pStyle w:val="SyntaxRule"/>
        <w:rPr>
          <w:ins w:id="28992" w:author="Rev 8 Allen Wirfs-Brock" w:date="2012-06-11T09:22:00Z"/>
        </w:rPr>
      </w:pPr>
      <w:ins w:id="28993" w:author="Rev 8 Allen Wirfs-Brock" w:date="2012-06-11T09:22:00Z">
        <w:r>
          <w:t>YieldExpression</w:t>
        </w:r>
        <w:r w:rsidRPr="00E77497">
          <w:t xml:space="preserve"> </w:t>
        </w:r>
        <w:r w:rsidRPr="00E77497">
          <w:rPr>
            <w:rFonts w:ascii="Arial" w:hAnsi="Arial"/>
            <w:b/>
            <w:i w:val="0"/>
          </w:rPr>
          <w:t>:</w:t>
        </w:r>
      </w:ins>
    </w:p>
    <w:p w:rsidR="00D90FEA" w:rsidRDefault="00D90FEA" w:rsidP="00482029">
      <w:pPr>
        <w:pStyle w:val="SyntaxDefinition"/>
        <w:rPr>
          <w:ins w:id="28994" w:author="Rev 8 Allen Wirfs-Brock" w:date="2012-06-11T09:21:00Z"/>
        </w:rPr>
      </w:pPr>
      <w:ins w:id="28995" w:author="Rev 8 Allen Wirfs-Brock" w:date="2012-06-11T09:22:00Z">
        <w:r>
          <w:rPr>
            <w:rFonts w:ascii="Courier New" w:hAnsi="Courier New"/>
            <w:b/>
            <w:i w:val="0"/>
          </w:rPr>
          <w:t xml:space="preserve">yield </w:t>
        </w:r>
      </w:ins>
      <w:ins w:id="28996" w:author="Rev 8 Allen Wirfs-Brock" w:date="2012-06-11T09:26:00Z">
        <w:r w:rsidR="00482029">
          <w:t>YieldDelegator</w:t>
        </w:r>
      </w:ins>
      <w:ins w:id="28997" w:author="Rev 8 Allen Wirfs-Brock" w:date="2012-06-11T09:28:00Z">
        <w:r w:rsidR="00482029" w:rsidRPr="00E77497">
          <w:rPr>
            <w:rFonts w:ascii="Arial" w:hAnsi="Arial" w:cs="Arial"/>
            <w:i w:val="0"/>
            <w:vertAlign w:val="subscript"/>
          </w:rPr>
          <w:t>opt</w:t>
        </w:r>
      </w:ins>
      <w:ins w:id="28998" w:author="Rev 8 Allen Wirfs-Brock" w:date="2012-06-11T09:22:00Z">
        <w:r w:rsidRPr="00E77497">
          <w:t xml:space="preserve"> </w:t>
        </w:r>
      </w:ins>
      <w:ins w:id="28999" w:author="Rev 10 Allen Wirfs-Brock" w:date="2012-09-26T18:21:00Z">
        <w:r w:rsidR="00597D7A">
          <w:rPr>
            <w:i w:val="0"/>
          </w:rPr>
          <w:t xml:space="preserve"> </w:t>
        </w:r>
        <w:commentRangeStart w:id="29000"/>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ins>
      <w:commentRangeEnd w:id="29000"/>
      <w:ins w:id="29001" w:author="Rev 10 Allen Wirfs-Brock" w:date="2012-09-26T18:23:00Z">
        <w:r w:rsidR="00597D7A">
          <w:rPr>
            <w:rStyle w:val="CommentReference"/>
            <w:rFonts w:ascii="Arial" w:eastAsia="MS Mincho" w:hAnsi="Arial"/>
            <w:i w:val="0"/>
            <w:lang w:eastAsia="ja-JP"/>
          </w:rPr>
          <w:commentReference w:id="29000"/>
        </w:r>
      </w:ins>
      <w:ins w:id="29002" w:author="Rev 8 Allen Wirfs-Brock" w:date="2012-06-11T09:22:00Z">
        <w:r w:rsidRPr="00E77497">
          <w:t xml:space="preserve"> </w:t>
        </w:r>
      </w:ins>
      <w:ins w:id="29003" w:author="Rev 8 Allen Wirfs-Brock" w:date="2012-06-11T09:23:00Z">
        <w:r w:rsidR="00482029">
          <w:t>AssignmentExpression</w:t>
        </w:r>
      </w:ins>
      <w:ins w:id="29004" w:author="Rev 8 Allen Wirfs-Brock" w:date="2012-06-11T09:22:00Z">
        <w:r w:rsidRPr="00E77497">
          <w:t xml:space="preserve"> </w:t>
        </w:r>
      </w:ins>
    </w:p>
    <w:p w:rsidR="00482029" w:rsidRPr="00E77497" w:rsidRDefault="00482029" w:rsidP="00482029">
      <w:pPr>
        <w:pStyle w:val="SyntaxRule"/>
        <w:rPr>
          <w:ins w:id="29005" w:author="Rev 8 Allen Wirfs-Brock" w:date="2012-06-11T09:28:00Z"/>
        </w:rPr>
      </w:pPr>
      <w:ins w:id="29006" w:author="Rev 8 Allen Wirfs-Brock" w:date="2012-06-11T09:28:00Z">
        <w:r>
          <w:t>YieldDelegator</w:t>
        </w:r>
        <w:r w:rsidRPr="00E77497">
          <w:t xml:space="preserve"> </w:t>
        </w:r>
        <w:r w:rsidRPr="00E77497">
          <w:rPr>
            <w:rFonts w:ascii="Arial" w:hAnsi="Arial"/>
            <w:b/>
            <w:i w:val="0"/>
          </w:rPr>
          <w:t>:</w:t>
        </w:r>
      </w:ins>
    </w:p>
    <w:p w:rsidR="00482029" w:rsidRDefault="00482029" w:rsidP="00482029">
      <w:pPr>
        <w:pStyle w:val="SyntaxDefinition"/>
        <w:rPr>
          <w:ins w:id="29007" w:author="Rev 8 Allen Wirfs-Brock" w:date="2012-06-11T09:28:00Z"/>
        </w:rPr>
      </w:pPr>
      <w:ins w:id="29008" w:author="Rev 8 Allen Wirfs-Brock" w:date="2012-06-11T09:29:00Z">
        <w:r>
          <w:rPr>
            <w:rFonts w:ascii="Courier New" w:hAnsi="Courier New"/>
            <w:b/>
            <w:i w:val="0"/>
          </w:rPr>
          <w:t>*</w:t>
        </w:r>
      </w:ins>
      <w:ins w:id="29009" w:author="Rev 8 Allen Wirfs-Brock" w:date="2012-06-11T09:28:00Z">
        <w:r>
          <w:rPr>
            <w:rFonts w:ascii="Courier New" w:hAnsi="Courier New"/>
            <w:b/>
            <w:i w:val="0"/>
          </w:rPr>
          <w:t xml:space="preserve"> </w:t>
        </w:r>
      </w:ins>
    </w:p>
    <w:p w:rsidR="00AA7F77" w:rsidRPr="00E77497" w:rsidRDefault="00AA7F77" w:rsidP="00AA7F77">
      <w:pPr>
        <w:pStyle w:val="Heading4"/>
        <w:numPr>
          <w:ilvl w:val="0"/>
          <w:numId w:val="0"/>
        </w:numPr>
        <w:rPr>
          <w:ins w:id="29010" w:author="Rev 7 Allen Wirfs-Brock" w:date="2012-04-23T14:55:00Z"/>
        </w:rPr>
      </w:pPr>
      <w:ins w:id="29011" w:author="Rev 7 Allen Wirfs-Brock" w:date="2012-04-23T14:55:00Z">
        <w:r w:rsidRPr="00E77497">
          <w:t>Static Semantics</w:t>
        </w:r>
      </w:ins>
    </w:p>
    <w:p w:rsidR="005B04CE" w:rsidRPr="00E77497" w:rsidRDefault="005B04CE" w:rsidP="005B04CE">
      <w:pPr>
        <w:rPr>
          <w:ins w:id="29012" w:author="Rev 7 Allen Wirfs-Brock" w:date="2012-04-23T14:56:00Z"/>
          <w:rFonts w:ascii="Helvetica" w:hAnsi="Helvetica"/>
          <w:b/>
        </w:rPr>
      </w:pPr>
      <w:ins w:id="29013" w:author="Rev 7 Allen Wirfs-Brock" w:date="2012-04-23T14:56:00Z">
        <w:r w:rsidRPr="00E77497">
          <w:rPr>
            <w:rFonts w:ascii="Helvetica" w:hAnsi="Helvetica"/>
            <w:b/>
          </w:rPr>
          <w:t>Static Semantics:  Early Errors</w:t>
        </w:r>
      </w:ins>
    </w:p>
    <w:p w:rsidR="005B04CE" w:rsidRPr="00E77497" w:rsidRDefault="005B04CE" w:rsidP="005B04CE">
      <w:pPr>
        <w:jc w:val="left"/>
        <w:rPr>
          <w:ins w:id="29014" w:author="Rev 7 Allen Wirfs-Brock" w:date="2012-04-23T14:56:00Z"/>
        </w:rPr>
      </w:pPr>
      <w:ins w:id="29015" w:author="Rev 7 Allen Wirfs-Brock" w:date="2012-04-23T14:56:00Z">
        <w:del w:id="29016" w:author="Rev 10 Allen Wirfs-Brock" w:date="2012-09-04T10:06:00Z">
          <w:r w:rsidRPr="00E77497" w:rsidDel="00E624F8">
            <w:rPr>
              <w:rFonts w:ascii="Times New Roman" w:hAnsi="Times New Roman"/>
              <w:i/>
            </w:rPr>
            <w:lastRenderedPageBreak/>
            <w:delText>Function</w:delText>
          </w:r>
        </w:del>
      </w:ins>
      <w:ins w:id="29017" w:author="Rev 10 Allen Wirfs-Brock" w:date="2012-09-04T10:06:00Z">
        <w:r w:rsidR="00E624F8">
          <w:rPr>
            <w:rFonts w:ascii="Times New Roman" w:hAnsi="Times New Roman"/>
            <w:i/>
          </w:rPr>
          <w:t>Generator</w:t>
        </w:r>
      </w:ins>
      <w:ins w:id="29018" w:author="Rev 7 Allen Wirfs-Brock" w:date="2012-04-23T14:5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ins>
      <w:ins w:id="29019" w:author="Rev 7 Allen Wirfs-Brock" w:date="2012-04-23T14:57:00Z">
        <w:r>
          <w:t xml:space="preserve"> </w:t>
        </w:r>
        <w:r w:rsidRPr="00FE5F37">
          <w:rPr>
            <w:rFonts w:ascii="Courier New" w:hAnsi="Courier New"/>
            <w:b/>
          </w:rPr>
          <w:t>*</w:t>
        </w:r>
        <w:r>
          <w:rPr>
            <w:rFonts w:ascii="Courier New" w:hAnsi="Courier New"/>
            <w:b/>
            <w:i/>
          </w:rPr>
          <w:t xml:space="preserve"> </w:t>
        </w:r>
      </w:ins>
      <w:ins w:id="29020" w:author="Rev 7 Allen Wirfs-Brock" w:date="2012-04-23T14:56:00Z">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del w:id="29021" w:author="Rev 10 Allen Wirfs-Brock" w:date="2012-09-04T10:06:00Z">
          <w:r w:rsidRPr="00E77497" w:rsidDel="00E624F8">
            <w:rPr>
              <w:rFonts w:ascii="Times New Roman" w:hAnsi="Times New Roman"/>
              <w:i/>
            </w:rPr>
            <w:delText>Function</w:delText>
          </w:r>
        </w:del>
      </w:ins>
      <w:ins w:id="29022" w:author="Rev 10 Allen Wirfs-Brock" w:date="2012-09-04T10:06:00Z">
        <w:r w:rsidR="00E624F8">
          <w:rPr>
            <w:rFonts w:ascii="Times New Roman" w:hAnsi="Times New Roman"/>
            <w:i/>
          </w:rPr>
          <w:t>Generator</w:t>
        </w:r>
      </w:ins>
      <w:ins w:id="29023" w:author="Rev 7 Allen Wirfs-Brock" w:date="2012-04-23T14:56:00Z">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ins>
      <w:ins w:id="29024" w:author="Rev 7 Allen Wirfs-Brock" w:date="2012-04-23T14:57:00Z">
        <w:r>
          <w:rPr>
            <w:rFonts w:ascii="Courier New" w:hAnsi="Courier New"/>
            <w:b/>
          </w:rPr>
          <w:t xml:space="preserve"> </w:t>
        </w:r>
        <w:r w:rsidRPr="00FE5F37">
          <w:rPr>
            <w:rFonts w:ascii="Courier New" w:hAnsi="Courier New"/>
            <w:b/>
          </w:rPr>
          <w:t>*</w:t>
        </w:r>
        <w:r>
          <w:rPr>
            <w:rFonts w:ascii="Courier New" w:hAnsi="Courier New"/>
            <w:b/>
            <w:i/>
          </w:rPr>
          <w:t xml:space="preserve"> </w:t>
        </w:r>
      </w:ins>
      <w:ins w:id="29025" w:author="Rev 7 Allen Wirfs-Brock" w:date="2012-04-23T14:56:00Z">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5B04CE" w:rsidRDefault="005B04CE" w:rsidP="00C459A3">
      <w:pPr>
        <w:numPr>
          <w:ilvl w:val="0"/>
          <w:numId w:val="737"/>
        </w:numPr>
        <w:spacing w:after="220"/>
        <w:contextualSpacing/>
        <w:rPr>
          <w:ins w:id="29026" w:author="Rev 8 Allen Wirfs-Brock" w:date="2012-06-11T09:34:00Z"/>
        </w:rPr>
      </w:pPr>
      <w:ins w:id="29027" w:author="Rev 7 Allen Wirfs-Brock" w:date="2012-04-23T14:56: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p>
    <w:p w:rsidR="00DA4840" w:rsidRPr="00E77497" w:rsidRDefault="00DA4840" w:rsidP="00482029">
      <w:pPr>
        <w:numPr>
          <w:ilvl w:val="0"/>
          <w:numId w:val="737"/>
        </w:numPr>
        <w:spacing w:after="220"/>
        <w:rPr>
          <w:ins w:id="29028" w:author="Rev 7 Allen Wirfs-Brock" w:date="2012-04-23T14:56:00Z"/>
        </w:rPr>
      </w:pPr>
      <w:ins w:id="29029" w:author="Rev 8 Allen Wirfs-Brock" w:date="2012-06-11T09:34:00Z">
        <w:r>
          <w:t xml:space="preserve">It is a Syntax Error if </w:t>
        </w:r>
      </w:ins>
      <w:ins w:id="29030" w:author="Rev 8 Allen Wirfs-Brock" w:date="2012-06-11T09:35:00Z">
        <w:r>
          <w:rPr>
            <w:rFonts w:ascii="Times New Roman" w:hAnsi="Times New Roman"/>
            <w:i/>
          </w:rPr>
          <w:t>FunctionBody</w:t>
        </w:r>
      </w:ins>
      <w:ins w:id="29031" w:author="Rev 8 Allen Wirfs-Brock" w:date="2012-06-11T09:34:00Z">
        <w:r w:rsidRPr="00E77497">
          <w:t xml:space="preserve"> </w:t>
        </w:r>
        <w:r>
          <w:rPr>
            <w:rFonts w:ascii="Times New Roman" w:hAnsi="Times New Roman"/>
          </w:rPr>
          <w:t>Contains</w:t>
        </w:r>
        <w:r w:rsidRPr="00E77497">
          <w:t xml:space="preserve"> </w:t>
        </w:r>
        <w:r>
          <w:rPr>
            <w:rFonts w:ascii="Times New Roman" w:hAnsi="Times New Roman"/>
            <w:i/>
          </w:rPr>
          <w:t>YieldExpression</w:t>
        </w:r>
      </w:ins>
      <w:ins w:id="29032" w:author="Rev 8 Allen Wirfs-Brock" w:date="2012-06-11T09:35:00Z">
        <w:r w:rsidRPr="00C459A3">
          <w:t xml:space="preserve"> is</w:t>
        </w:r>
        <w:r>
          <w:t xml:space="preserve"> </w:t>
        </w:r>
        <w:r w:rsidRPr="00C459A3">
          <w:rPr>
            <w:rFonts w:ascii="Times New Roman" w:hAnsi="Times New Roman"/>
            <w:b/>
          </w:rPr>
          <w:t>false</w:t>
        </w:r>
        <w:r>
          <w:rPr>
            <w:rFonts w:ascii="Times New Roman" w:hAnsi="Times New Roman"/>
            <w:i/>
          </w:rPr>
          <w:t>.</w:t>
        </w:r>
      </w:ins>
    </w:p>
    <w:p w:rsidR="00482029" w:rsidRPr="00E77497" w:rsidRDefault="00482029" w:rsidP="00482029">
      <w:pPr>
        <w:jc w:val="left"/>
        <w:rPr>
          <w:ins w:id="29033" w:author="Rev 8 Allen Wirfs-Brock" w:date="2012-06-11T09:30:00Z"/>
        </w:rPr>
      </w:pPr>
      <w:ins w:id="29034" w:author="Rev 8 Allen Wirfs-Brock" w:date="2012-06-11T09:3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ns w:id="29035" w:author="Rev 8 Allen Wirfs-Brock" w:date="2012-06-11T09:31:00Z">
        <w:r>
          <w:rPr>
            <w:rFonts w:ascii="Times New Roman" w:hAnsi="Times New Roman"/>
            <w:i/>
          </w:rPr>
          <w:t>YieldDelegator</w:t>
        </w:r>
      </w:ins>
      <w:ins w:id="29036" w:author="Rev 8 Allen Wirfs-Brock" w:date="2012-06-11T09:30:00Z">
        <w:r w:rsidRPr="00E77497">
          <w:rPr>
            <w:rFonts w:cs="Arial"/>
            <w:vertAlign w:val="subscript"/>
          </w:rPr>
          <w:t>opt</w:t>
        </w:r>
        <w:r w:rsidRPr="00E77497">
          <w:rPr>
            <w:rFonts w:ascii="Times New Roman" w:hAnsi="Times New Roman"/>
            <w:i/>
          </w:rPr>
          <w:t xml:space="preserve">  </w:t>
        </w:r>
      </w:ins>
      <w:ins w:id="29037" w:author="Rev 8 Allen Wirfs-Brock" w:date="2012-06-11T09:31:00Z">
        <w:r>
          <w:rPr>
            <w:rFonts w:ascii="Times New Roman" w:hAnsi="Times New Roman"/>
            <w:i/>
          </w:rPr>
          <w:t>AssignmentExpression</w:t>
        </w:r>
      </w:ins>
      <w:ins w:id="29038" w:author="Rev 8 Allen Wirfs-Brock" w:date="2012-06-11T09:30:00Z">
        <w:r w:rsidRPr="00E77497">
          <w:rPr>
            <w:rFonts w:ascii="Times New Roman" w:hAnsi="Times New Roman"/>
            <w:i/>
          </w:rPr>
          <w:t xml:space="preserve"> </w:t>
        </w:r>
        <w:del w:id="29039" w:author="Rev 10 Allen Wirfs-Brock" w:date="2012-09-04T10:05:00Z">
          <w:r w:rsidRPr="00E77497" w:rsidDel="00E624F8">
            <w:rPr>
              <w:rFonts w:ascii="Courier New" w:hAnsi="Courier New"/>
              <w:b/>
            </w:rPr>
            <w:delText>)</w:delText>
          </w:r>
          <w:r w:rsidRPr="00E77497" w:rsidDel="00E624F8">
            <w:delText xml:space="preserve"> </w:delText>
          </w:r>
        </w:del>
      </w:ins>
    </w:p>
    <w:p w:rsidR="00482029" w:rsidRPr="00E77497" w:rsidRDefault="00482029" w:rsidP="00A702CA">
      <w:pPr>
        <w:numPr>
          <w:ilvl w:val="0"/>
          <w:numId w:val="737"/>
        </w:numPr>
        <w:spacing w:after="220"/>
        <w:rPr>
          <w:ins w:id="29040" w:author="Rev 8 Allen Wirfs-Brock" w:date="2012-06-11T09:30:00Z"/>
        </w:rPr>
      </w:pPr>
      <w:ins w:id="29041" w:author="Rev 8 Allen Wirfs-Brock" w:date="2012-06-11T09:30:00Z">
        <w:r w:rsidRPr="00E77497">
          <w:t xml:space="preserve">It is a Syntax Error if </w:t>
        </w:r>
        <w:del w:id="29042" w:author="Rev 11 Allen Wirfs-Brock" w:date="2012-10-25T16:32:00Z">
          <w:r w:rsidRPr="00E77497" w:rsidDel="00A702CA">
            <w:delText xml:space="preserve">any </w:delText>
          </w:r>
        </w:del>
      </w:ins>
      <w:ins w:id="29043" w:author="Rev 8 Allen Wirfs-Brock" w:date="2012-06-11T09:31:00Z">
        <w:r>
          <w:rPr>
            <w:rFonts w:ascii="Times New Roman" w:hAnsi="Times New Roman"/>
            <w:i/>
          </w:rPr>
          <w:t>AssignmentExpression</w:t>
        </w:r>
      </w:ins>
      <w:ins w:id="29044" w:author="Rev 8 Allen Wirfs-Brock" w:date="2012-06-11T09:30:00Z">
        <w:r w:rsidRPr="00E77497">
          <w:t xml:space="preserve"> </w:t>
        </w:r>
      </w:ins>
      <w:ins w:id="29045" w:author="Rev 8 Allen Wirfs-Brock" w:date="2012-06-11T09:31:00Z">
        <w:r>
          <w:rPr>
            <w:rFonts w:ascii="Times New Roman" w:hAnsi="Times New Roman"/>
          </w:rPr>
          <w:t>Contains</w:t>
        </w:r>
      </w:ins>
      <w:ins w:id="29046" w:author="Rev 8 Allen Wirfs-Brock" w:date="2012-06-11T09:30:00Z">
        <w:r w:rsidRPr="00E77497">
          <w:t xml:space="preserve"> </w:t>
        </w:r>
      </w:ins>
      <w:ins w:id="29047" w:author="Rev 8 Allen Wirfs-Brock" w:date="2012-06-11T09:32:00Z">
        <w:r>
          <w:rPr>
            <w:rFonts w:ascii="Times New Roman" w:hAnsi="Times New Roman"/>
            <w:i/>
          </w:rPr>
          <w:t>YieldExpression</w:t>
        </w:r>
      </w:ins>
      <w:ins w:id="29048" w:author="Rev 8 Allen Wirfs-Brock" w:date="2012-06-11T09:30:00Z">
        <w:r w:rsidRPr="00E77497">
          <w:t>.</w:t>
        </w:r>
      </w:ins>
    </w:p>
    <w:p w:rsidR="00636E38" w:rsidRPr="00E77497" w:rsidRDefault="00636E38" w:rsidP="00636E38">
      <w:pPr>
        <w:rPr>
          <w:ins w:id="29049" w:author="Rev 8 Allen Wirfs-Brock" w:date="2012-06-01T11:30:00Z"/>
          <w:rFonts w:ascii="Helvetica" w:hAnsi="Helvetica"/>
          <w:b/>
        </w:rPr>
      </w:pPr>
      <w:ins w:id="29050" w:author="Rev 8 Allen Wirfs-Brock" w:date="2012-06-01T11:30:00Z">
        <w:r w:rsidRPr="00E77497">
          <w:rPr>
            <w:rFonts w:ascii="Helvetica" w:hAnsi="Helvetica"/>
            <w:b/>
          </w:rPr>
          <w:t xml:space="preserve">Static Semantics:  </w:t>
        </w:r>
        <w:r w:rsidRPr="00E77497">
          <w:rPr>
            <w:rFonts w:ascii="Helvetica" w:hAnsi="Helvetica"/>
            <w:b/>
            <w:lang w:eastAsia="en-US"/>
          </w:rPr>
          <w:t>BoundNames</w:t>
        </w:r>
      </w:ins>
    </w:p>
    <w:p w:rsidR="00636E38" w:rsidRPr="00E77497" w:rsidRDefault="00636E38" w:rsidP="00636E38">
      <w:pPr>
        <w:jc w:val="left"/>
        <w:rPr>
          <w:ins w:id="29051" w:author="Rev 8 Allen Wirfs-Brock" w:date="2012-06-01T11:30:00Z"/>
        </w:rPr>
      </w:pPr>
      <w:ins w:id="29052" w:author="Rev 8 Allen Wirfs-Brock" w:date="2012-06-01T11:33:00Z">
        <w:r>
          <w:rPr>
            <w:rFonts w:ascii="Times New Roman" w:hAnsi="Times New Roman"/>
            <w:i/>
          </w:rPr>
          <w:t>Generator</w:t>
        </w:r>
      </w:ins>
      <w:ins w:id="29053" w:author="Rev 8 Allen Wirfs-Brock" w:date="2012-06-01T11:30:00Z">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ins>
      <w:ins w:id="29054" w:author="Rev 8 Allen Wirfs-Brock" w:date="2012-06-01T11:31:00Z">
        <w:r>
          <w:rPr>
            <w:rFonts w:ascii="Courier New" w:hAnsi="Courier New"/>
            <w:b/>
          </w:rPr>
          <w:t xml:space="preserve"> *</w:t>
        </w:r>
      </w:ins>
      <w:ins w:id="29055" w:author="Rev 8 Allen Wirfs-Brock" w:date="2012-06-01T11:30: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636E38" w:rsidRPr="00E77497" w:rsidRDefault="00636E38" w:rsidP="00636E38">
      <w:pPr>
        <w:pStyle w:val="Alg4"/>
        <w:numPr>
          <w:ilvl w:val="0"/>
          <w:numId w:val="851"/>
        </w:numPr>
        <w:spacing w:after="220"/>
        <w:contextualSpacing/>
        <w:rPr>
          <w:ins w:id="29056" w:author="Rev 8 Allen Wirfs-Brock" w:date="2012-06-01T11:30:00Z"/>
        </w:rPr>
      </w:pPr>
      <w:ins w:id="29057" w:author="Rev 8 Allen Wirfs-Brock" w:date="2012-06-01T11:30:00Z">
        <w:r w:rsidRPr="00E77497">
          <w:t xml:space="preserve">Return the BoundNames of </w:t>
        </w:r>
        <w:r w:rsidRPr="00E77497">
          <w:rPr>
            <w:i/>
          </w:rPr>
          <w:t>BindingIdentifier</w:t>
        </w:r>
        <w:r w:rsidRPr="00E77497">
          <w:t>.</w:t>
        </w:r>
      </w:ins>
    </w:p>
    <w:p w:rsidR="005B04CE" w:rsidRPr="00E77497" w:rsidRDefault="005B04CE" w:rsidP="005B04CE">
      <w:pPr>
        <w:rPr>
          <w:ins w:id="29058" w:author="Rev 7 Allen Wirfs-Brock" w:date="2012-04-23T14:59:00Z"/>
          <w:rFonts w:ascii="Helvetica" w:hAnsi="Helvetica"/>
          <w:b/>
        </w:rPr>
      </w:pPr>
      <w:ins w:id="29059" w:author="Rev 7 Allen Wirfs-Brock" w:date="2012-04-23T14:59:00Z">
        <w:r w:rsidRPr="00E77497">
          <w:rPr>
            <w:rFonts w:ascii="Helvetica" w:hAnsi="Helvetica"/>
            <w:b/>
          </w:rPr>
          <w:t xml:space="preserve">Static Semantics:  </w:t>
        </w:r>
        <w:r>
          <w:rPr>
            <w:rFonts w:ascii="Helvetica" w:hAnsi="Helvetica"/>
            <w:b/>
            <w:lang w:eastAsia="en-US"/>
          </w:rPr>
          <w:t>Contains</w:t>
        </w:r>
      </w:ins>
    </w:p>
    <w:p w:rsidR="005B04CE" w:rsidRPr="004418C4" w:rsidRDefault="005B04CE" w:rsidP="005B04CE">
      <w:pPr>
        <w:ind w:left="360"/>
        <w:rPr>
          <w:ins w:id="29060" w:author="Rev 7 Allen Wirfs-Brock" w:date="2012-04-23T14:59:00Z"/>
        </w:rPr>
      </w:pPr>
      <w:ins w:id="29061" w:author="Rev 7 Allen Wirfs-Brock" w:date="2012-04-23T14:59:00Z">
        <w:r>
          <w:t>W</w:t>
        </w:r>
        <w:r w:rsidRPr="004418C4">
          <w:t xml:space="preserve">ith </w:t>
        </w:r>
        <w:r>
          <w:t>parameter</w:t>
        </w:r>
        <w:r w:rsidRPr="004418C4">
          <w:t xml:space="preserve"> </w:t>
        </w:r>
        <w:r>
          <w:rPr>
            <w:rFonts w:ascii="Times New Roman" w:hAnsi="Times New Roman"/>
            <w:i/>
          </w:rPr>
          <w:t>symbol</w:t>
        </w:r>
        <w:r>
          <w:t>.</w:t>
        </w:r>
      </w:ins>
    </w:p>
    <w:p w:rsidR="005B04CE" w:rsidRPr="00E77497" w:rsidRDefault="00636E38" w:rsidP="005B04CE">
      <w:pPr>
        <w:jc w:val="left"/>
        <w:rPr>
          <w:ins w:id="29062" w:author="Rev 7 Allen Wirfs-Brock" w:date="2012-04-23T14:59:00Z"/>
        </w:rPr>
      </w:pPr>
      <w:ins w:id="29063" w:author="Rev 8 Allen Wirfs-Brock" w:date="2012-06-01T11:33: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064" w:author="Rev 7 Allen Wirfs-Brock" w:date="2012-04-23T14:59:00Z">
        <w:del w:id="29065" w:author="Rev 8 Allen Wirfs-Brock" w:date="2012-06-01T11:33:00Z">
          <w:r w:rsidR="005B04CE" w:rsidRPr="00E77497" w:rsidDel="00636E38">
            <w:rPr>
              <w:rFonts w:ascii="Times New Roman" w:hAnsi="Times New Roman"/>
              <w:i/>
            </w:rPr>
            <w:delText>FunctionDeclaration</w:delText>
          </w:r>
          <w:r w:rsidR="005B04CE" w:rsidRPr="00E77497" w:rsidDel="00636E38">
            <w:delText xml:space="preserve"> </w:delText>
          </w:r>
        </w:del>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ins>
      <w:ins w:id="29066" w:author="Rev 7 Allen Wirfs-Brock" w:date="2012-04-23T15:00:00Z">
        <w:r w:rsidR="005B04CE" w:rsidRPr="00046F7A">
          <w:rPr>
            <w:rFonts w:ascii="Courier New" w:hAnsi="Courier New"/>
            <w:b/>
          </w:rPr>
          <w:t>*</w:t>
        </w:r>
        <w:r w:rsidR="005B04CE">
          <w:rPr>
            <w:rFonts w:ascii="Courier New" w:hAnsi="Courier New"/>
            <w:b/>
            <w:i/>
          </w:rPr>
          <w:t xml:space="preserve"> </w:t>
        </w:r>
      </w:ins>
      <w:ins w:id="29067" w:author="Rev 7 Allen Wirfs-Brock" w:date="2012-04-23T14:59:00Z">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FormalParameterList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FunctionBody</w:t>
        </w:r>
        <w:r w:rsidR="005B04CE" w:rsidRPr="00E77497">
          <w:t xml:space="preserve"> </w:t>
        </w:r>
        <w:r w:rsidR="005B04CE" w:rsidRPr="00E77497">
          <w:rPr>
            <w:rFonts w:ascii="Courier New" w:hAnsi="Courier New"/>
            <w:b/>
          </w:rPr>
          <w:t>}</w:t>
        </w:r>
      </w:ins>
    </w:p>
    <w:p w:rsidR="005B04CE" w:rsidRPr="00E77497" w:rsidRDefault="005B04CE" w:rsidP="00FE5F37">
      <w:pPr>
        <w:pStyle w:val="Alg4"/>
        <w:numPr>
          <w:ilvl w:val="0"/>
          <w:numId w:val="728"/>
        </w:numPr>
        <w:spacing w:after="220"/>
        <w:contextualSpacing/>
        <w:rPr>
          <w:ins w:id="29068" w:author="Rev 7 Allen Wirfs-Brock" w:date="2012-04-23T14:59:00Z"/>
        </w:rPr>
      </w:pPr>
      <w:ins w:id="29069" w:author="Rev 7 Allen Wirfs-Brock" w:date="2012-04-23T14:59:00Z">
        <w:r w:rsidRPr="00E77497">
          <w:t xml:space="preserve">Return </w:t>
        </w:r>
        <w:r w:rsidRPr="00AA7F77">
          <w:rPr>
            <w:b/>
          </w:rPr>
          <w:t>false</w:t>
        </w:r>
        <w:r>
          <w:t>.</w:t>
        </w:r>
      </w:ins>
    </w:p>
    <w:p w:rsidR="005B04CE" w:rsidRPr="00E77497" w:rsidRDefault="005B04CE" w:rsidP="005B04CE">
      <w:pPr>
        <w:jc w:val="left"/>
        <w:rPr>
          <w:ins w:id="29070" w:author="Rev 7 Allen Wirfs-Brock" w:date="2012-04-23T14:59:00Z"/>
        </w:rPr>
      </w:pPr>
      <w:ins w:id="29071" w:author="Rev 7 Allen Wirfs-Brock" w:date="2012-04-23T14:59:00Z">
        <w:del w:id="29072" w:author="Rev 8 Allen Wirfs-Brock" w:date="2012-06-01T11:34:00Z">
          <w:r w:rsidRPr="00E77497" w:rsidDel="00636E38">
            <w:rPr>
              <w:rFonts w:ascii="Times New Roman" w:hAnsi="Times New Roman"/>
              <w:i/>
            </w:rPr>
            <w:delText>Function</w:delText>
          </w:r>
        </w:del>
      </w:ins>
      <w:ins w:id="29073" w:author="Rev 8 Allen Wirfs-Brock" w:date="2012-06-01T11:34:00Z">
        <w:r w:rsidR="00636E38">
          <w:rPr>
            <w:rFonts w:ascii="Times New Roman" w:hAnsi="Times New Roman"/>
            <w:i/>
          </w:rPr>
          <w:t>Generator</w:t>
        </w:r>
      </w:ins>
      <w:ins w:id="29074" w:author="Rev 7 Allen Wirfs-Brock" w:date="2012-04-23T14:59:00Z">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29075" w:author="Rev 7 Allen Wirfs-Brock" w:date="2012-04-23T15:00:00Z">
        <w:r w:rsidRPr="00046F7A">
          <w:rPr>
            <w:rFonts w:ascii="Courier New" w:hAnsi="Courier New"/>
            <w:b/>
          </w:rPr>
          <w:t>*</w:t>
        </w:r>
        <w:r>
          <w:rPr>
            <w:rFonts w:ascii="Courier New" w:hAnsi="Courier New"/>
            <w:b/>
            <w:i/>
          </w:rPr>
          <w:t xml:space="preserve"> </w:t>
        </w:r>
      </w:ins>
      <w:ins w:id="29076" w:author="Rev 7 Allen Wirfs-Brock" w:date="2012-04-23T14:59:00Z">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5B04CE" w:rsidRPr="00E77497" w:rsidRDefault="005B04CE" w:rsidP="00046F7A">
      <w:pPr>
        <w:pStyle w:val="Alg4"/>
        <w:numPr>
          <w:ilvl w:val="0"/>
          <w:numId w:val="726"/>
        </w:numPr>
        <w:spacing w:after="220"/>
        <w:contextualSpacing/>
        <w:rPr>
          <w:ins w:id="29077" w:author="Rev 7 Allen Wirfs-Brock" w:date="2012-04-23T14:59:00Z"/>
        </w:rPr>
      </w:pPr>
      <w:ins w:id="29078" w:author="Rev 7 Allen Wirfs-Brock" w:date="2012-04-23T14:59:00Z">
        <w:r w:rsidRPr="00E77497">
          <w:t xml:space="preserve">Return </w:t>
        </w:r>
        <w:r w:rsidRPr="00AA7F77">
          <w:rPr>
            <w:b/>
          </w:rPr>
          <w:t>false</w:t>
        </w:r>
        <w:r>
          <w:t>.</w:t>
        </w:r>
      </w:ins>
    </w:p>
    <w:p w:rsidR="005B04CE" w:rsidRDefault="005B04CE" w:rsidP="005B04CE">
      <w:pPr>
        <w:pStyle w:val="Note"/>
        <w:rPr>
          <w:ins w:id="29079" w:author="Rev 7 Allen Wirfs-Brock" w:date="2012-04-23T14:59:00Z"/>
        </w:rPr>
      </w:pPr>
      <w:ins w:id="29080" w:author="Rev 7 Allen Wirfs-Brock" w:date="2012-04-23T14:59:00Z">
        <w:r>
          <w:t>NOTE</w:t>
        </w:r>
        <w:r>
          <w:tab/>
          <w:t>Static semantic rules that depend upon substructure generally do not look into function definitions.</w:t>
        </w:r>
      </w:ins>
    </w:p>
    <w:p w:rsidR="00636E38" w:rsidRPr="00E77497" w:rsidRDefault="00636E38" w:rsidP="00636E38">
      <w:pPr>
        <w:rPr>
          <w:ins w:id="29081" w:author="Rev 8 Allen Wirfs-Brock" w:date="2012-06-01T11:32:00Z"/>
          <w:rFonts w:ascii="Helvetica" w:hAnsi="Helvetica"/>
          <w:b/>
        </w:rPr>
      </w:pPr>
      <w:ins w:id="29082" w:author="Rev 8 Allen Wirfs-Brock" w:date="2012-06-01T11:32:00Z">
        <w:r w:rsidRPr="00E77497">
          <w:rPr>
            <w:rFonts w:ascii="Helvetica" w:hAnsi="Helvetica"/>
            <w:b/>
          </w:rPr>
          <w:t xml:space="preserve">Static Semantics:  </w:t>
        </w:r>
        <w:r>
          <w:rPr>
            <w:rFonts w:ascii="Helvetica" w:hAnsi="Helvetica"/>
            <w:b/>
            <w:lang w:eastAsia="en-US"/>
          </w:rPr>
          <w:t>IsConstantDeclaration</w:t>
        </w:r>
      </w:ins>
    </w:p>
    <w:p w:rsidR="00636E38" w:rsidRPr="006B3D6C" w:rsidRDefault="00636E38" w:rsidP="00636E38">
      <w:pPr>
        <w:rPr>
          <w:ins w:id="29083" w:author="Rev 8 Allen Wirfs-Brock" w:date="2012-06-01T11:32:00Z"/>
        </w:rPr>
      </w:pPr>
      <w:ins w:id="29084"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085" w:author="Rev 8 Allen Wirfs-Brock" w:date="2012-06-01T11:32:00Z">
        <w:r w:rsidRPr="00E77497">
          <w:rPr>
            <w:b/>
          </w:rPr>
          <w:t>:</w:t>
        </w:r>
        <w:r w:rsidRPr="00E77497">
          <w:rPr>
            <w:rFonts w:ascii="Times New Roman" w:hAnsi="Times New Roman"/>
            <w:i/>
          </w:rPr>
          <w:t xml:space="preserve"> </w:t>
        </w:r>
        <w:r w:rsidRPr="00E77497">
          <w:rPr>
            <w:rFonts w:ascii="Courier New" w:hAnsi="Courier New"/>
            <w:b/>
          </w:rPr>
          <w:t>function</w:t>
        </w:r>
      </w:ins>
      <w:ins w:id="29086" w:author="Rev 8 Allen Wirfs-Brock" w:date="2012-06-01T11:33:00Z">
        <w:r>
          <w:rPr>
            <w:rFonts w:ascii="Courier New" w:hAnsi="Courier New"/>
            <w:b/>
          </w:rPr>
          <w:t xml:space="preserve"> *</w:t>
        </w:r>
      </w:ins>
      <w:ins w:id="29087" w:author="Rev 8 Allen Wirfs-Brock" w:date="2012-06-01T11:32:00Z">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ins>
    </w:p>
    <w:p w:rsidR="00636E38" w:rsidRPr="00E77497" w:rsidRDefault="00636E38" w:rsidP="00636E38">
      <w:pPr>
        <w:pStyle w:val="Alg4"/>
        <w:numPr>
          <w:ilvl w:val="0"/>
          <w:numId w:val="852"/>
        </w:numPr>
        <w:spacing w:after="220"/>
        <w:contextualSpacing/>
        <w:rPr>
          <w:ins w:id="29088" w:author="Rev 8 Allen Wirfs-Brock" w:date="2012-06-01T11:32:00Z"/>
        </w:rPr>
      </w:pPr>
      <w:ins w:id="29089" w:author="Rev 8 Allen Wirfs-Brock" w:date="2012-06-01T11:32:00Z">
        <w:r>
          <w:t xml:space="preserve">Return </w:t>
        </w:r>
        <w:r>
          <w:rPr>
            <w:b/>
          </w:rPr>
          <w:t>false</w:t>
        </w:r>
        <w:r w:rsidRPr="00E77497">
          <w:t>.</w:t>
        </w:r>
      </w:ins>
    </w:p>
    <w:p w:rsidR="00636E38" w:rsidRPr="00E77497" w:rsidRDefault="00636E38" w:rsidP="00636E38">
      <w:pPr>
        <w:rPr>
          <w:ins w:id="29090" w:author="Rev 8 Allen Wirfs-Brock" w:date="2012-06-01T11:32:00Z"/>
          <w:rFonts w:ascii="Helvetica" w:hAnsi="Helvetica"/>
          <w:b/>
        </w:rPr>
      </w:pPr>
      <w:ins w:id="29091" w:author="Rev 8 Allen Wirfs-Brock" w:date="2012-06-01T11:32:00Z">
        <w:r w:rsidRPr="00E77497">
          <w:rPr>
            <w:rFonts w:ascii="Helvetica" w:hAnsi="Helvetica"/>
            <w:b/>
          </w:rPr>
          <w:t xml:space="preserve">Static Semantics:  </w:t>
        </w:r>
        <w:r w:rsidRPr="00E77497">
          <w:rPr>
            <w:rFonts w:ascii="Helvetica" w:hAnsi="Helvetica"/>
            <w:b/>
            <w:lang w:eastAsia="en-US"/>
          </w:rPr>
          <w:t>LexicallyDeclaredNames</w:t>
        </w:r>
      </w:ins>
    </w:p>
    <w:p w:rsidR="00636E38" w:rsidRPr="00E77497" w:rsidRDefault="00636E38" w:rsidP="00636E38">
      <w:pPr>
        <w:jc w:val="left"/>
        <w:rPr>
          <w:ins w:id="29092" w:author="Rev 8 Allen Wirfs-Brock" w:date="2012-06-01T11:32:00Z"/>
        </w:rPr>
      </w:pPr>
      <w:ins w:id="29093"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094" w:author="Rev 8 Allen Wirfs-Brock" w:date="2012-06-01T11:32:00Z">
        <w:r w:rsidRPr="00E77497">
          <w:rPr>
            <w:b/>
          </w:rPr>
          <w:t>:</w:t>
        </w:r>
        <w:r w:rsidRPr="00E77497">
          <w:t xml:space="preserve"> </w:t>
        </w:r>
        <w:r w:rsidRPr="00E77497">
          <w:rPr>
            <w:rFonts w:ascii="Courier New" w:hAnsi="Courier New"/>
            <w:b/>
          </w:rPr>
          <w:t>function</w:t>
        </w:r>
      </w:ins>
      <w:ins w:id="29095" w:author="Rev 8 Allen Wirfs-Brock" w:date="2012-06-01T11:35:00Z">
        <w:r>
          <w:rPr>
            <w:rFonts w:ascii="Courier New" w:hAnsi="Courier New"/>
            <w:b/>
          </w:rPr>
          <w:t xml:space="preserve"> *</w:t>
        </w:r>
      </w:ins>
      <w:ins w:id="29096"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636E38" w:rsidRPr="00E77497" w:rsidRDefault="00636E38" w:rsidP="00636E38">
      <w:pPr>
        <w:pStyle w:val="Alg4"/>
        <w:numPr>
          <w:ilvl w:val="0"/>
          <w:numId w:val="853"/>
        </w:numPr>
        <w:spacing w:after="220"/>
        <w:contextualSpacing/>
        <w:rPr>
          <w:ins w:id="29097" w:author="Rev 8 Allen Wirfs-Brock" w:date="2012-06-01T11:32:00Z"/>
        </w:rPr>
      </w:pPr>
      <w:ins w:id="29098" w:author="Rev 8 Allen Wirfs-Brock" w:date="2012-06-01T11:32:00Z">
        <w:r w:rsidRPr="00E77497">
          <w:t xml:space="preserve">Return the BoundNames of </w:t>
        </w:r>
        <w:r w:rsidRPr="00E77497">
          <w:rPr>
            <w:i/>
          </w:rPr>
          <w:t>BindingIdentifier</w:t>
        </w:r>
        <w:r w:rsidRPr="00E77497">
          <w:t>.</w:t>
        </w:r>
      </w:ins>
    </w:p>
    <w:p w:rsidR="00636E38" w:rsidRPr="00E77497" w:rsidRDefault="00636E38" w:rsidP="00636E38">
      <w:pPr>
        <w:rPr>
          <w:ins w:id="29099" w:author="Rev 8 Allen Wirfs-Brock" w:date="2012-06-01T11:32:00Z"/>
          <w:rFonts w:ascii="Helvetica" w:hAnsi="Helvetica"/>
          <w:b/>
        </w:rPr>
      </w:pPr>
      <w:ins w:id="29100" w:author="Rev 8 Allen Wirfs-Brock" w:date="2012-06-01T11:32:00Z">
        <w:r w:rsidRPr="00E77497">
          <w:rPr>
            <w:rFonts w:ascii="Helvetica" w:hAnsi="Helvetica"/>
            <w:b/>
          </w:rPr>
          <w:t xml:space="preserve">Static Semantics:  </w:t>
        </w:r>
        <w:r w:rsidRPr="00E77497">
          <w:rPr>
            <w:rFonts w:ascii="Helvetica" w:hAnsi="Helvetica"/>
            <w:b/>
            <w:lang w:eastAsia="en-US"/>
          </w:rPr>
          <w:t>VarDeclaredNames</w:t>
        </w:r>
      </w:ins>
    </w:p>
    <w:p w:rsidR="00636E38" w:rsidRPr="00E77497" w:rsidRDefault="00636E38" w:rsidP="00636E38">
      <w:pPr>
        <w:jc w:val="left"/>
        <w:rPr>
          <w:ins w:id="29101" w:author="Rev 8 Allen Wirfs-Brock" w:date="2012-06-01T11:32:00Z"/>
        </w:rPr>
      </w:pPr>
      <w:ins w:id="29102" w:author="Rev 8 Allen Wirfs-Brock" w:date="2012-06-01T11:35: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103" w:author="Rev 8 Allen Wirfs-Brock" w:date="2012-06-01T11:32:00Z">
        <w:r w:rsidRPr="00E77497">
          <w:rPr>
            <w:b/>
          </w:rPr>
          <w:t>:</w:t>
        </w:r>
        <w:r w:rsidRPr="00E77497">
          <w:t xml:space="preserve"> </w:t>
        </w:r>
        <w:r w:rsidRPr="00E77497">
          <w:rPr>
            <w:rFonts w:ascii="Courier New" w:hAnsi="Courier New"/>
            <w:b/>
          </w:rPr>
          <w:t>function</w:t>
        </w:r>
      </w:ins>
      <w:ins w:id="29104" w:author="Rev 8 Allen Wirfs-Brock" w:date="2012-06-01T11:35:00Z">
        <w:r>
          <w:rPr>
            <w:rFonts w:ascii="Courier New" w:hAnsi="Courier New"/>
            <w:b/>
          </w:rPr>
          <w:t xml:space="preserve"> *</w:t>
        </w:r>
      </w:ins>
      <w:ins w:id="29105"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rsidR="00636E38" w:rsidRPr="00E77497" w:rsidRDefault="00636E38" w:rsidP="00636E38">
      <w:pPr>
        <w:pStyle w:val="Alg4"/>
        <w:numPr>
          <w:ilvl w:val="0"/>
          <w:numId w:val="854"/>
        </w:numPr>
        <w:spacing w:after="220"/>
        <w:contextualSpacing/>
        <w:rPr>
          <w:ins w:id="29106" w:author="Rev 8 Allen Wirfs-Brock" w:date="2012-06-01T11:32:00Z"/>
        </w:rPr>
      </w:pPr>
      <w:ins w:id="29107" w:author="Rev 8 Allen Wirfs-Brock" w:date="2012-06-01T11:32:00Z">
        <w:r w:rsidRPr="00E77497">
          <w:t>Return an empty List.</w:t>
        </w:r>
      </w:ins>
    </w:p>
    <w:p w:rsidR="00636E38" w:rsidRPr="00E77497" w:rsidRDefault="00636E38" w:rsidP="00636E38">
      <w:pPr>
        <w:pStyle w:val="Heading4"/>
        <w:numPr>
          <w:ilvl w:val="0"/>
          <w:numId w:val="0"/>
        </w:numPr>
        <w:rPr>
          <w:ins w:id="29108" w:author="Rev 8 Allen Wirfs-Brock" w:date="2012-06-01T11:37:00Z"/>
        </w:rPr>
      </w:pPr>
      <w:ins w:id="29109" w:author="Rev 8 Allen Wirfs-Brock" w:date="2012-06-01T11:37:00Z">
        <w:r w:rsidRPr="00E77497">
          <w:t>Runtime Semantics</w:t>
        </w:r>
      </w:ins>
    </w:p>
    <w:p w:rsidR="00693C57" w:rsidRPr="00E77497" w:rsidRDefault="00693C57" w:rsidP="00693C57">
      <w:pPr>
        <w:pStyle w:val="Heading2"/>
        <w:numPr>
          <w:ilvl w:val="0"/>
          <w:numId w:val="0"/>
        </w:numPr>
        <w:rPr>
          <w:ins w:id="29110" w:author="Rev 8 Allen Wirfs-Brock" w:date="2012-05-28T15:19:00Z"/>
        </w:rPr>
      </w:pPr>
      <w:bookmarkStart w:id="29111" w:name="_Toc339020424"/>
      <w:ins w:id="29112" w:author="Rev 8 Allen Wirfs-Brock" w:date="2012-05-28T15:19:00Z">
        <w:r>
          <w:t>13.5</w:t>
        </w:r>
        <w:r>
          <w:tab/>
        </w:r>
        <w:commentRangeStart w:id="29113"/>
        <w:r>
          <w:t>Class</w:t>
        </w:r>
        <w:r w:rsidRPr="00E77497">
          <w:t xml:space="preserve"> Definition</w:t>
        </w:r>
        <w:r>
          <w:t>s</w:t>
        </w:r>
      </w:ins>
      <w:commentRangeEnd w:id="29113"/>
      <w:ins w:id="29114" w:author="Rev 8 Allen Wirfs-Brock" w:date="2012-06-12T13:43:00Z">
        <w:r w:rsidR="00053534">
          <w:rPr>
            <w:rStyle w:val="CommentReference"/>
            <w:b w:val="0"/>
          </w:rPr>
          <w:commentReference w:id="29113"/>
        </w:r>
      </w:ins>
      <w:bookmarkEnd w:id="29111"/>
    </w:p>
    <w:p w:rsidR="00693C57" w:rsidRPr="00E77497" w:rsidRDefault="00693C57" w:rsidP="00693C57">
      <w:pPr>
        <w:pStyle w:val="Syntax"/>
        <w:rPr>
          <w:ins w:id="29115" w:author="Rev 8 Allen Wirfs-Brock" w:date="2012-05-28T15:19:00Z"/>
        </w:rPr>
      </w:pPr>
      <w:ins w:id="29116" w:author="Rev 8 Allen Wirfs-Brock" w:date="2012-05-28T15:19:00Z">
        <w:r w:rsidRPr="00E77497">
          <w:t>Syntax</w:t>
        </w:r>
      </w:ins>
    </w:p>
    <w:p w:rsidR="00693C57" w:rsidRPr="00E77497" w:rsidRDefault="00693C57" w:rsidP="00693C57">
      <w:pPr>
        <w:pStyle w:val="SyntaxRule"/>
        <w:rPr>
          <w:ins w:id="29117" w:author="Rev 8 Allen Wirfs-Brock" w:date="2012-05-28T15:19:00Z"/>
          <w:b/>
        </w:rPr>
      </w:pPr>
      <w:ins w:id="29118" w:author="Rev 8 Allen Wirfs-Brock" w:date="2012-05-28T15:20:00Z">
        <w:r>
          <w:t>Class</w:t>
        </w:r>
      </w:ins>
      <w:ins w:id="29119" w:author="Rev 8 Allen Wirfs-Brock" w:date="2012-05-28T15:19:00Z">
        <w:r>
          <w:t>De</w:t>
        </w:r>
      </w:ins>
      <w:ins w:id="29120" w:author="Rev 8 Allen Wirfs-Brock" w:date="2012-05-28T15:20:00Z">
        <w:r>
          <w:t>claration</w:t>
        </w:r>
      </w:ins>
      <w:ins w:id="29121" w:author="Rev 8 Allen Wirfs-Brock" w:date="2012-05-28T15:19:00Z">
        <w:r w:rsidRPr="00E77497">
          <w:rPr>
            <w:rFonts w:ascii="Arial" w:hAnsi="Arial" w:cs="Arial"/>
            <w:b/>
            <w:i w:val="0"/>
          </w:rPr>
          <w:t>:</w:t>
        </w:r>
      </w:ins>
    </w:p>
    <w:p w:rsidR="00693C57" w:rsidRPr="00E77497" w:rsidRDefault="00693C57" w:rsidP="00693C57">
      <w:pPr>
        <w:pStyle w:val="SyntaxDefinition"/>
        <w:rPr>
          <w:ins w:id="29122" w:author="Rev 8 Allen Wirfs-Brock" w:date="2012-05-28T15:19:00Z"/>
        </w:rPr>
      </w:pPr>
      <w:ins w:id="29123" w:author="Rev 8 Allen Wirfs-Brock" w:date="2012-05-28T15:24:00Z">
        <w:r>
          <w:rPr>
            <w:rFonts w:ascii="Courier New" w:hAnsi="Courier New"/>
            <w:b/>
            <w:i w:val="0"/>
          </w:rPr>
          <w:t>class</w:t>
        </w:r>
        <w:r w:rsidRPr="00E77497">
          <w:t xml:space="preserve"> BindingIdentifier  </w:t>
        </w:r>
        <w:r>
          <w:t>ClassTail</w:t>
        </w:r>
      </w:ins>
      <w:ins w:id="29124" w:author="Rev 8 Allen Wirfs-Brock" w:date="2012-05-28T15:19:00Z">
        <w:r w:rsidRPr="00E77497" w:rsidDel="00C318A3">
          <w:t xml:space="preserve"> </w:t>
        </w:r>
      </w:ins>
    </w:p>
    <w:p w:rsidR="00693C57" w:rsidRPr="00E77497" w:rsidRDefault="00693C57" w:rsidP="00693C57">
      <w:pPr>
        <w:pStyle w:val="SyntaxRule"/>
        <w:rPr>
          <w:ins w:id="29125" w:author="Rev 8 Allen Wirfs-Brock" w:date="2012-05-28T15:22:00Z"/>
        </w:rPr>
      </w:pPr>
      <w:ins w:id="29126" w:author="Rev 8 Allen Wirfs-Brock" w:date="2012-05-28T15:22:00Z">
        <w:r>
          <w:lastRenderedPageBreak/>
          <w:t>Class</w:t>
        </w:r>
        <w:r w:rsidRPr="00E77497">
          <w:t xml:space="preserve">Expression </w:t>
        </w:r>
        <w:r w:rsidRPr="00E77497">
          <w:rPr>
            <w:rFonts w:ascii="Arial" w:hAnsi="Arial"/>
            <w:b/>
            <w:i w:val="0"/>
          </w:rPr>
          <w:t>:</w:t>
        </w:r>
      </w:ins>
    </w:p>
    <w:p w:rsidR="00693C57" w:rsidRPr="00E77497" w:rsidRDefault="00693C57" w:rsidP="00693C57">
      <w:pPr>
        <w:pStyle w:val="SyntaxDefinition"/>
        <w:rPr>
          <w:ins w:id="29127" w:author="Rev 8 Allen Wirfs-Brock" w:date="2012-05-28T15:22:00Z"/>
        </w:rPr>
      </w:pPr>
      <w:ins w:id="29128" w:author="Rev 8 Allen Wirfs-Brock" w:date="2012-05-28T15:22:00Z">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ins>
      <w:ins w:id="29129" w:author="Rev 8 Allen Wirfs-Brock" w:date="2012-05-28T15:23:00Z">
        <w:r>
          <w:t>ClassTail</w:t>
        </w:r>
      </w:ins>
      <w:ins w:id="29130" w:author="Rev 8 Allen Wirfs-Brock" w:date="2012-05-28T15:22:00Z">
        <w:r w:rsidRPr="00E77497">
          <w:t xml:space="preserve"> </w:t>
        </w:r>
      </w:ins>
    </w:p>
    <w:p w:rsidR="00693C57" w:rsidRPr="00E77497" w:rsidRDefault="00693C57" w:rsidP="00693C57">
      <w:pPr>
        <w:pStyle w:val="SyntaxRule"/>
        <w:rPr>
          <w:ins w:id="29131" w:author="Rev 8 Allen Wirfs-Brock" w:date="2012-05-28T15:26:00Z"/>
        </w:rPr>
      </w:pPr>
      <w:ins w:id="29132" w:author="Rev 8 Allen Wirfs-Brock" w:date="2012-05-28T15:26:00Z">
        <w:r>
          <w:t>ClassTail</w:t>
        </w:r>
        <w:r w:rsidRPr="00E77497">
          <w:t xml:space="preserve"> </w:t>
        </w:r>
        <w:r w:rsidRPr="00E77497">
          <w:rPr>
            <w:rFonts w:ascii="Arial" w:hAnsi="Arial"/>
            <w:b/>
            <w:i w:val="0"/>
          </w:rPr>
          <w:t>:</w:t>
        </w:r>
      </w:ins>
    </w:p>
    <w:p w:rsidR="00693C57" w:rsidRPr="00E77497" w:rsidRDefault="00693C57" w:rsidP="00693C57">
      <w:pPr>
        <w:pStyle w:val="SyntaxDefinition"/>
        <w:rPr>
          <w:ins w:id="29133" w:author="Rev 8 Allen Wirfs-Brock" w:date="2012-05-28T15:26:00Z"/>
        </w:rPr>
      </w:pPr>
      <w:ins w:id="29134" w:author="Rev 8 Allen Wirfs-Brock" w:date="2012-05-28T15:27:00Z">
        <w:r>
          <w:t>Class</w:t>
        </w:r>
      </w:ins>
      <w:ins w:id="29135" w:author="Rev 8 Allen Wirfs-Brock" w:date="2012-05-28T15:28:00Z">
        <w:r>
          <w:t>Heritage</w:t>
        </w:r>
      </w:ins>
      <w:ins w:id="29136" w:author="Rev 8 Allen Wirfs-Brock" w:date="2012-05-28T15:26:00Z">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ins>
      <w:ins w:id="29137" w:author="Rev 8 Allen Wirfs-Brock" w:date="2012-05-28T15:27:00Z">
        <w:r>
          <w:t>Class</w:t>
        </w:r>
      </w:ins>
      <w:ins w:id="29138" w:author="Rev 8 Allen Wirfs-Brock" w:date="2012-05-28T15:26:00Z">
        <w:r w:rsidRPr="00E77497">
          <w:t>Body</w:t>
        </w:r>
      </w:ins>
      <w:ins w:id="29139" w:author="Rev 8 Allen Wirfs-Brock" w:date="2012-05-28T17:20:00Z">
        <w:r w:rsidR="00901D23" w:rsidRPr="00E77497">
          <w:rPr>
            <w:rFonts w:ascii="Arial" w:hAnsi="Arial" w:cs="Arial"/>
            <w:i w:val="0"/>
            <w:vertAlign w:val="subscript"/>
          </w:rPr>
          <w:t>opt</w:t>
        </w:r>
      </w:ins>
      <w:ins w:id="29140" w:author="Rev 8 Allen Wirfs-Brock" w:date="2012-05-28T15:26:00Z">
        <w:r w:rsidRPr="00E77497">
          <w:t xml:space="preserve"> </w:t>
        </w:r>
        <w:r w:rsidRPr="00E77497">
          <w:rPr>
            <w:rFonts w:ascii="Courier New" w:hAnsi="Courier New"/>
            <w:b/>
            <w:i w:val="0"/>
          </w:rPr>
          <w:t>}</w:t>
        </w:r>
      </w:ins>
    </w:p>
    <w:p w:rsidR="00E4291B" w:rsidRPr="00E77497" w:rsidRDefault="00E4291B" w:rsidP="00E4291B">
      <w:pPr>
        <w:pStyle w:val="SyntaxRule"/>
        <w:rPr>
          <w:ins w:id="29141" w:author="Rev 8 Allen Wirfs-Brock" w:date="2012-05-28T15:31:00Z"/>
          <w:b/>
        </w:rPr>
      </w:pPr>
      <w:ins w:id="29142" w:author="Rev 8 Allen Wirfs-Brock" w:date="2012-05-28T15:31:00Z">
        <w:r>
          <w:t>ClassHeritage</w:t>
        </w:r>
        <w:r w:rsidRPr="00E77497">
          <w:rPr>
            <w:rFonts w:ascii="Arial" w:hAnsi="Arial" w:cs="Arial"/>
            <w:b/>
            <w:i w:val="0"/>
          </w:rPr>
          <w:t>:</w:t>
        </w:r>
      </w:ins>
    </w:p>
    <w:p w:rsidR="00E4291B" w:rsidRPr="00E77497" w:rsidRDefault="00E4291B" w:rsidP="00E4291B">
      <w:pPr>
        <w:pStyle w:val="SyntaxDefinition"/>
        <w:rPr>
          <w:ins w:id="29143" w:author="Rev 8 Allen Wirfs-Brock" w:date="2012-05-28T15:31:00Z"/>
        </w:rPr>
      </w:pPr>
      <w:ins w:id="29144" w:author="Rev 8 Allen Wirfs-Brock" w:date="2012-05-28T15:31:00Z">
        <w:r>
          <w:rPr>
            <w:rFonts w:ascii="Courier New" w:hAnsi="Courier New"/>
            <w:b/>
            <w:i w:val="0"/>
          </w:rPr>
          <w:t>extends</w:t>
        </w:r>
        <w:r w:rsidRPr="00E77497">
          <w:t xml:space="preserve"> </w:t>
        </w:r>
        <w:r>
          <w:t>AssignmentExpression</w:t>
        </w:r>
        <w:r w:rsidRPr="00E77497" w:rsidDel="00C318A3">
          <w:t xml:space="preserve"> </w:t>
        </w:r>
      </w:ins>
    </w:p>
    <w:p w:rsidR="00693C57" w:rsidRPr="00E77497" w:rsidRDefault="00E4291B" w:rsidP="00693C57">
      <w:pPr>
        <w:pStyle w:val="SyntaxRule"/>
        <w:rPr>
          <w:ins w:id="29145" w:author="Rev 8 Allen Wirfs-Brock" w:date="2012-05-28T15:19:00Z"/>
          <w:b/>
        </w:rPr>
      </w:pPr>
      <w:ins w:id="29146" w:author="Rev 8 Allen Wirfs-Brock" w:date="2012-05-28T15:32:00Z">
        <w:r>
          <w:t>ClassBody</w:t>
        </w:r>
      </w:ins>
      <w:ins w:id="29147" w:author="Rev 8 Allen Wirfs-Brock" w:date="2012-05-28T15:19:00Z">
        <w:r w:rsidR="00693C57" w:rsidRPr="00E77497">
          <w:rPr>
            <w:rFonts w:ascii="Arial" w:hAnsi="Arial" w:cs="Arial"/>
            <w:b/>
          </w:rPr>
          <w:t xml:space="preserve"> </w:t>
        </w:r>
        <w:r w:rsidR="00693C57" w:rsidRPr="00E77497">
          <w:rPr>
            <w:rFonts w:ascii="Arial" w:hAnsi="Arial" w:cs="Arial"/>
            <w:b/>
            <w:i w:val="0"/>
          </w:rPr>
          <w:t>:</w:t>
        </w:r>
      </w:ins>
    </w:p>
    <w:p w:rsidR="00693C57" w:rsidRPr="00E77497" w:rsidRDefault="00901D23" w:rsidP="00693C57">
      <w:pPr>
        <w:pStyle w:val="SyntaxDefinition"/>
        <w:rPr>
          <w:ins w:id="29148" w:author="Rev 8 Allen Wirfs-Brock" w:date="2012-05-28T15:19:00Z"/>
        </w:rPr>
      </w:pPr>
      <w:ins w:id="29149" w:author="Rev 8 Allen Wirfs-Brock" w:date="2012-05-28T17:21:00Z">
        <w:r>
          <w:t>ClassElementList</w:t>
        </w:r>
      </w:ins>
    </w:p>
    <w:p w:rsidR="00901D23" w:rsidRPr="00E77497" w:rsidRDefault="00901D23" w:rsidP="00901D23">
      <w:pPr>
        <w:pStyle w:val="SyntaxRule"/>
        <w:rPr>
          <w:ins w:id="29150" w:author="Rev 8 Allen Wirfs-Brock" w:date="2012-05-28T17:21:00Z"/>
          <w:b/>
        </w:rPr>
      </w:pPr>
      <w:ins w:id="29151" w:author="Rev 8 Allen Wirfs-Brock" w:date="2012-05-28T17:21:00Z">
        <w:r>
          <w:t>ClassElementList</w:t>
        </w:r>
        <w:r w:rsidRPr="00E77497">
          <w:rPr>
            <w:rFonts w:ascii="Arial" w:hAnsi="Arial" w:cs="Arial"/>
            <w:b/>
          </w:rPr>
          <w:t xml:space="preserve"> </w:t>
        </w:r>
        <w:r w:rsidRPr="00E77497">
          <w:rPr>
            <w:rFonts w:ascii="Arial" w:hAnsi="Arial" w:cs="Arial"/>
            <w:b/>
            <w:i w:val="0"/>
          </w:rPr>
          <w:t>:</w:t>
        </w:r>
      </w:ins>
    </w:p>
    <w:p w:rsidR="00901D23" w:rsidRPr="00E77497" w:rsidRDefault="00901D23" w:rsidP="00901D23">
      <w:pPr>
        <w:pStyle w:val="SyntaxDefinition"/>
        <w:rPr>
          <w:ins w:id="29152" w:author="Rev 8 Allen Wirfs-Brock" w:date="2012-05-28T17:21:00Z"/>
        </w:rPr>
      </w:pPr>
      <w:ins w:id="29153" w:author="Rev 8 Allen Wirfs-Brock" w:date="2012-05-28T17:21:00Z">
        <w:r>
          <w:t>ClassElement</w:t>
        </w:r>
        <w:r w:rsidRPr="00E77497">
          <w:t xml:space="preserve"> </w:t>
        </w:r>
        <w:r w:rsidRPr="00E77497">
          <w:br/>
        </w:r>
        <w:r>
          <w:t>ClassElementList</w:t>
        </w:r>
      </w:ins>
      <w:ins w:id="29154" w:author="Rev 8 Allen Wirfs-Brock" w:date="2012-05-28T17:22:00Z">
        <w:r>
          <w:t xml:space="preserve">  ClassElement</w:t>
        </w:r>
      </w:ins>
    </w:p>
    <w:p w:rsidR="00901D23" w:rsidRPr="00E77497" w:rsidRDefault="00901D23" w:rsidP="00901D23">
      <w:pPr>
        <w:pStyle w:val="SyntaxRule"/>
        <w:rPr>
          <w:ins w:id="29155" w:author="Rev 8 Allen Wirfs-Brock" w:date="2012-05-28T17:22:00Z"/>
          <w:b/>
        </w:rPr>
      </w:pPr>
      <w:ins w:id="29156" w:author="Rev 8 Allen Wirfs-Brock" w:date="2012-05-28T17:22:00Z">
        <w:r>
          <w:t>ClassElement</w:t>
        </w:r>
        <w:r w:rsidRPr="00E77497">
          <w:rPr>
            <w:rFonts w:ascii="Arial" w:hAnsi="Arial" w:cs="Arial"/>
            <w:b/>
          </w:rPr>
          <w:t xml:space="preserve"> </w:t>
        </w:r>
        <w:r w:rsidRPr="00E77497">
          <w:rPr>
            <w:rFonts w:ascii="Arial" w:hAnsi="Arial" w:cs="Arial"/>
            <w:b/>
            <w:i w:val="0"/>
          </w:rPr>
          <w:t>:</w:t>
        </w:r>
      </w:ins>
    </w:p>
    <w:p w:rsidR="00901D23" w:rsidRPr="00E77497" w:rsidRDefault="00901D23" w:rsidP="00901D23">
      <w:pPr>
        <w:pStyle w:val="SyntaxDefinition"/>
        <w:rPr>
          <w:ins w:id="29157" w:author="Rev 8 Allen Wirfs-Brock" w:date="2012-05-28T17:22:00Z"/>
        </w:rPr>
      </w:pPr>
      <w:ins w:id="29158" w:author="Rev 8 Allen Wirfs-Brock" w:date="2012-05-28T17:23:00Z">
        <w:r>
          <w:t>MethodDefinition</w:t>
        </w:r>
      </w:ins>
      <w:ins w:id="29159" w:author="Rev 8 Allen Wirfs-Brock" w:date="2012-05-28T17:22:00Z">
        <w:r w:rsidRPr="00E77497">
          <w:t xml:space="preserve"> </w:t>
        </w:r>
        <w:r w:rsidRPr="00E77497">
          <w:br/>
        </w:r>
      </w:ins>
      <w:ins w:id="29160" w:author="Rev 8 Allen Wirfs-Brock" w:date="2012-05-28T17:23:00Z">
        <w:r>
          <w:rPr>
            <w:rFonts w:ascii="Courier New" w:hAnsi="Courier New"/>
            <w:b/>
            <w:i w:val="0"/>
          </w:rPr>
          <w:t>;</w:t>
        </w:r>
      </w:ins>
    </w:p>
    <w:p w:rsidR="00693C57" w:rsidRPr="00E77497" w:rsidRDefault="00693C57" w:rsidP="00693C57">
      <w:pPr>
        <w:pStyle w:val="Heading4"/>
        <w:numPr>
          <w:ilvl w:val="0"/>
          <w:numId w:val="0"/>
        </w:numPr>
        <w:rPr>
          <w:ins w:id="29161" w:author="Rev 8 Allen Wirfs-Brock" w:date="2012-05-28T15:19:00Z"/>
        </w:rPr>
      </w:pPr>
      <w:ins w:id="29162" w:author="Rev 8 Allen Wirfs-Brock" w:date="2012-05-28T15:19:00Z">
        <w:r w:rsidRPr="00E77497">
          <w:t>Static Semantics</w:t>
        </w:r>
      </w:ins>
    </w:p>
    <w:p w:rsidR="00F00D7C" w:rsidRPr="00E77497" w:rsidRDefault="00F00D7C" w:rsidP="00F00D7C">
      <w:pPr>
        <w:rPr>
          <w:ins w:id="29163" w:author="Rev 8 Allen Wirfs-Brock" w:date="2012-05-28T22:36:00Z"/>
          <w:rFonts w:ascii="Helvetica" w:hAnsi="Helvetica"/>
          <w:b/>
        </w:rPr>
      </w:pPr>
      <w:ins w:id="29164" w:author="Rev 8 Allen Wirfs-Brock" w:date="2012-05-28T22:36:00Z">
        <w:r w:rsidRPr="00E77497">
          <w:rPr>
            <w:rFonts w:ascii="Helvetica" w:hAnsi="Helvetica"/>
            <w:b/>
          </w:rPr>
          <w:t>Static Semantics:  Early Errors</w:t>
        </w:r>
      </w:ins>
    </w:p>
    <w:p w:rsidR="00F00D7C" w:rsidRPr="00E77497" w:rsidRDefault="00F00D7C" w:rsidP="00F00D7C">
      <w:pPr>
        <w:jc w:val="left"/>
        <w:rPr>
          <w:ins w:id="29165" w:author="Rev 8 Allen Wirfs-Brock" w:date="2012-05-28T22:36:00Z"/>
        </w:rPr>
      </w:pPr>
      <w:ins w:id="29166" w:author="Rev 8 Allen Wirfs-Brock" w:date="2012-05-28T22:37:00Z">
        <w:r>
          <w:rPr>
            <w:rFonts w:ascii="Times New Roman" w:hAnsi="Times New Roman"/>
            <w:i/>
          </w:rPr>
          <w:t>Class</w:t>
        </w:r>
      </w:ins>
      <w:ins w:id="29167" w:author="Rev 8 Allen Wirfs-Brock" w:date="2012-05-28T22:3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29168" w:author="Rev 8 Allen Wirfs-Brock" w:date="2012-05-28T22:37:00Z">
        <w:r>
          <w:rPr>
            <w:rFonts w:ascii="Courier New" w:hAnsi="Courier New"/>
            <w:b/>
          </w:rPr>
          <w:t>class</w:t>
        </w:r>
      </w:ins>
      <w:ins w:id="29169" w:author="Rev 8 Allen Wirfs-Brock" w:date="2012-05-28T22:36:00Z">
        <w:r w:rsidRPr="00E77497">
          <w:t xml:space="preserve"> </w:t>
        </w:r>
        <w:r w:rsidRPr="00E77497">
          <w:rPr>
            <w:rFonts w:ascii="Times New Roman" w:hAnsi="Times New Roman"/>
            <w:i/>
          </w:rPr>
          <w:t xml:space="preserve">BindingIdentifier </w:t>
        </w:r>
        <w:r w:rsidRPr="00E77497">
          <w:t xml:space="preserve"> </w:t>
        </w:r>
      </w:ins>
      <w:ins w:id="29170" w:author="Rev 8 Allen Wirfs-Brock" w:date="2012-05-28T22:37:00Z">
        <w:r>
          <w:rPr>
            <w:rFonts w:ascii="Times New Roman" w:hAnsi="Times New Roman"/>
            <w:i/>
          </w:rPr>
          <w:t>ClassTail</w:t>
        </w:r>
      </w:ins>
      <w:ins w:id="29171" w:author="Rev 8 Allen Wirfs-Brock" w:date="2012-05-28T22:36:00Z">
        <w:r w:rsidRPr="00E77497">
          <w:t xml:space="preserve"> </w:t>
        </w:r>
        <w:r w:rsidRPr="00E77497">
          <w:br/>
          <w:t>and</w:t>
        </w:r>
        <w:r w:rsidRPr="00E77497">
          <w:br/>
        </w:r>
      </w:ins>
      <w:ins w:id="29172" w:author="Rev 8 Allen Wirfs-Brock" w:date="2012-05-28T22:38:00Z">
        <w:r>
          <w:rPr>
            <w:rFonts w:ascii="Times New Roman" w:hAnsi="Times New Roman"/>
            <w:i/>
          </w:rPr>
          <w:t>Class</w:t>
        </w:r>
      </w:ins>
      <w:ins w:id="29173" w:author="Rev 8 Allen Wirfs-Brock" w:date="2012-05-28T22:36:00Z">
        <w:r w:rsidRPr="00E77497">
          <w:rPr>
            <w:rFonts w:ascii="Times New Roman" w:hAnsi="Times New Roman"/>
            <w:i/>
          </w:rPr>
          <w:t>Expression</w:t>
        </w:r>
        <w:r w:rsidRPr="00E77497">
          <w:t xml:space="preserve"> </w:t>
        </w:r>
        <w:r w:rsidRPr="00E77497">
          <w:rPr>
            <w:b/>
          </w:rPr>
          <w:t xml:space="preserve">: </w:t>
        </w:r>
      </w:ins>
      <w:ins w:id="29174" w:author="Rev 8 Allen Wirfs-Brock" w:date="2012-05-28T22:38:00Z">
        <w:r>
          <w:rPr>
            <w:rFonts w:ascii="Courier New" w:hAnsi="Courier New"/>
            <w:b/>
          </w:rPr>
          <w:t>class</w:t>
        </w:r>
        <w:r w:rsidRPr="00E77497">
          <w:t xml:space="preserve"> </w:t>
        </w:r>
      </w:ins>
      <w:ins w:id="29175" w:author="Rev 8 Allen Wirfs-Brock" w:date="2012-05-28T22:36:00Z">
        <w:r w:rsidRPr="00E77497">
          <w:rPr>
            <w:rFonts w:ascii="Times New Roman" w:hAnsi="Times New Roman"/>
            <w:i/>
          </w:rPr>
          <w:t>BindingIdentifier</w:t>
        </w:r>
      </w:ins>
      <w:ins w:id="29176" w:author="Rev 8 Allen Wirfs-Brock" w:date="2012-05-28T22:40:00Z">
        <w:r>
          <w:rPr>
            <w:rFonts w:cs="Arial"/>
            <w:vertAlign w:val="subscript"/>
          </w:rPr>
          <w:t xml:space="preserve"> </w:t>
        </w:r>
      </w:ins>
      <w:ins w:id="29177" w:author="Rev 8 Allen Wirfs-Brock" w:date="2012-05-28T22:36:00Z">
        <w:r w:rsidRPr="00E77497">
          <w:rPr>
            <w:rFonts w:ascii="Times New Roman" w:hAnsi="Times New Roman"/>
            <w:i/>
          </w:rPr>
          <w:t xml:space="preserve"> </w:t>
        </w:r>
      </w:ins>
      <w:ins w:id="29178" w:author="Rev 8 Allen Wirfs-Brock" w:date="2012-05-28T22:38:00Z">
        <w:r>
          <w:rPr>
            <w:rFonts w:ascii="Times New Roman" w:hAnsi="Times New Roman"/>
            <w:i/>
          </w:rPr>
          <w:t>ClassTail</w:t>
        </w:r>
      </w:ins>
      <w:ins w:id="29179" w:author="Rev 8 Allen Wirfs-Brock" w:date="2012-05-28T22:36:00Z">
        <w:r w:rsidRPr="00E77497">
          <w:t xml:space="preserve"> </w:t>
        </w:r>
      </w:ins>
    </w:p>
    <w:p w:rsidR="00F00D7C" w:rsidRPr="00E77497" w:rsidRDefault="00F00D7C" w:rsidP="00D46B2C">
      <w:pPr>
        <w:numPr>
          <w:ilvl w:val="0"/>
          <w:numId w:val="737"/>
        </w:numPr>
        <w:spacing w:after="220"/>
        <w:rPr>
          <w:ins w:id="29180" w:author="Rev 8 Allen Wirfs-Brock" w:date="2012-05-28T22:36:00Z"/>
        </w:rPr>
      </w:pPr>
      <w:ins w:id="29181" w:author="Rev 8 Allen Wirfs-Brock" w:date="2012-05-28T22:40:00Z">
        <w:r w:rsidRPr="009C202C">
          <w:t xml:space="preserve">It is a Syntax Error if </w:t>
        </w:r>
        <w:r w:rsidRPr="00B820AB">
          <w:rPr>
            <w:rFonts w:ascii="Times New Roman" w:eastAsia="Times New Roman" w:hAnsi="Times New Roman"/>
            <w:spacing w:val="6"/>
            <w:lang w:eastAsia="en-US"/>
          </w:rPr>
          <w:t xml:space="preserve">BoundNames of </w:t>
        </w:r>
        <w:r>
          <w:rPr>
            <w:rStyle w:val="bnf"/>
          </w:rPr>
          <w:t>BindingIdentifier</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ins>
    </w:p>
    <w:p w:rsidR="003A737F" w:rsidRDefault="003A737F" w:rsidP="003A737F">
      <w:pPr>
        <w:rPr>
          <w:ins w:id="29182" w:author="Rev 8 Allen Wirfs-Brock" w:date="2012-06-07T16:09:00Z"/>
          <w:rFonts w:ascii="Courier New" w:hAnsi="Courier New" w:cs="Courier New"/>
          <w:b/>
          <w:iCs/>
        </w:rPr>
      </w:pPr>
      <w:ins w:id="29183" w:author="Rev 8 Allen Wirfs-Brock" w:date="2012-06-07T16:09:00Z">
        <w:r>
          <w:rPr>
            <w:rStyle w:val="bnf"/>
          </w:rPr>
          <w:t>ClassBody</w:t>
        </w:r>
        <w:r w:rsidRPr="00E77497">
          <w:t xml:space="preserve"> </w:t>
        </w:r>
        <w:r w:rsidRPr="00E77497">
          <w:rPr>
            <w:b/>
          </w:rPr>
          <w:t>:</w:t>
        </w:r>
        <w:r w:rsidRPr="00E77497">
          <w:t xml:space="preserve">  </w:t>
        </w:r>
        <w:del w:id="29184" w:author="Rev 10 Allen Wirfs-Brock" w:date="2012-09-04T10:03:00Z">
          <w:r w:rsidRPr="00E77497" w:rsidDel="00E624F8">
            <w:rPr>
              <w:rFonts w:ascii="Courier New" w:hAnsi="Courier New"/>
              <w:b/>
            </w:rPr>
            <w:delText>{</w:delText>
          </w:r>
          <w:r w:rsidDel="00E624F8">
            <w:rPr>
              <w:rFonts w:ascii="Courier New" w:hAnsi="Courier New"/>
              <w:b/>
            </w:rPr>
            <w:delText xml:space="preserve"> </w:delText>
          </w:r>
        </w:del>
      </w:ins>
      <w:ins w:id="29185" w:author="Rev 8 Allen Wirfs-Brock" w:date="2012-06-07T16:10:00Z">
        <w:r>
          <w:rPr>
            <w:rStyle w:val="bnf"/>
          </w:rPr>
          <w:t>ClassElementList</w:t>
        </w:r>
      </w:ins>
      <w:ins w:id="29186" w:author="Rev 8 Allen Wirfs-Brock" w:date="2012-06-07T16:09:00Z">
        <w:r w:rsidRPr="00E77497">
          <w:rPr>
            <w:rStyle w:val="bnf"/>
          </w:rPr>
          <w:t xml:space="preserve"> </w:t>
        </w:r>
        <w:r w:rsidRPr="00E77497">
          <w:rPr>
            <w:rFonts w:ascii="Courier New" w:hAnsi="Courier New"/>
          </w:rPr>
          <w:t xml:space="preserve"> </w:t>
        </w:r>
        <w:del w:id="29187" w:author="Rev 10 Allen Wirfs-Brock" w:date="2012-09-04T10:03:00Z">
          <w:r w:rsidRPr="008B7F6F" w:rsidDel="00E624F8">
            <w:rPr>
              <w:rFonts w:ascii="Courier New" w:hAnsi="Courier New" w:cs="Courier New"/>
              <w:b/>
              <w:iCs/>
            </w:rPr>
            <w:delText xml:space="preserve">} </w:delText>
          </w:r>
        </w:del>
      </w:ins>
    </w:p>
    <w:p w:rsidR="003A737F" w:rsidRDefault="003A737F" w:rsidP="00951F07">
      <w:pPr>
        <w:numPr>
          <w:ilvl w:val="0"/>
          <w:numId w:val="403"/>
        </w:numPr>
        <w:spacing w:after="220"/>
        <w:rPr>
          <w:ins w:id="29188" w:author="Rev 8 Allen Wirfs-Brock" w:date="2012-06-07T16:09:00Z"/>
        </w:rPr>
      </w:pPr>
      <w:ins w:id="29189" w:author="Rev 8 Allen Wirfs-Brock" w:date="2012-06-07T16:09:00Z">
        <w:r w:rsidRPr="00E77497">
          <w:t xml:space="preserve">It is a Syntax Error if </w:t>
        </w:r>
      </w:ins>
      <w:ins w:id="29190" w:author="Rev 8 Allen Wirfs-Brock" w:date="2012-06-07T16:10:00Z">
        <w:del w:id="29191" w:author="Rev 10 Allen Wirfs-Brock" w:date="2012-08-13T16:40:00Z">
          <w:r w:rsidDel="0003414D">
            <w:rPr>
              <w:rFonts w:ascii="Times New Roman" w:hAnsi="Times New Roman"/>
            </w:rPr>
            <w:delText>Method</w:delText>
          </w:r>
        </w:del>
      </w:ins>
      <w:ins w:id="29192" w:author="Rev 10 Allen Wirfs-Brock" w:date="2012-08-13T16:40:00Z">
        <w:r w:rsidR="0003414D">
          <w:rPr>
            <w:rFonts w:ascii="Times New Roman" w:hAnsi="Times New Roman"/>
          </w:rPr>
          <w:t>Property</w:t>
        </w:r>
      </w:ins>
      <w:ins w:id="29193" w:author="Rev 8 Allen Wirfs-Brock" w:date="2012-06-07T16:09:00Z">
        <w:r w:rsidRPr="004321EC">
          <w:rPr>
            <w:rFonts w:ascii="Times New Roman" w:hAnsi="Times New Roman"/>
          </w:rPr>
          <w:t>NameList</w:t>
        </w:r>
        <w:r>
          <w:t xml:space="preserve"> of </w:t>
        </w:r>
      </w:ins>
      <w:ins w:id="29194" w:author="Rev 8 Allen Wirfs-Brock" w:date="2012-06-07T16:10:00Z">
        <w:r>
          <w:rPr>
            <w:rFonts w:ascii="Times New Roman" w:hAnsi="Times New Roman"/>
            <w:i/>
          </w:rPr>
          <w:t>ClassElement</w:t>
        </w:r>
      </w:ins>
      <w:ins w:id="29195" w:author="Rev 8 Allen Wirfs-Brock" w:date="2012-06-07T16:09:00Z">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ins>
      <w:ins w:id="29196" w:author="Rev 10 Allen Wirfs-Brock" w:date="2012-08-13T16:42:00Z">
        <w:r w:rsidR="0003414D">
          <w:rPr>
            <w:rStyle w:val="bnf"/>
            <w:rFonts w:ascii="Arial" w:hAnsi="Arial" w:cs="Arial"/>
            <w:i w:val="0"/>
          </w:rPr>
          <w:t>r</w:t>
        </w:r>
      </w:ins>
      <w:ins w:id="29197" w:author="Rev 8 Allen Wirfs-Brock" w:date="2012-06-07T16:09:00Z">
        <w:r w:rsidRPr="004321EC">
          <w:rPr>
            <w:rStyle w:val="bnf"/>
            <w:rFonts w:ascii="Arial" w:hAnsi="Arial" w:cs="Arial"/>
            <w:i w:val="0"/>
          </w:rPr>
          <w:t xml:space="preserve">ies, unless the following condition </w:t>
        </w:r>
      </w:ins>
      <w:ins w:id="29198" w:author="Rev 8 Allen Wirfs-Brock" w:date="2012-06-07T16:16:00Z">
        <w:r w:rsidR="00305E2B">
          <w:rPr>
            <w:rStyle w:val="bnf"/>
            <w:rFonts w:ascii="Arial" w:hAnsi="Arial" w:cs="Arial"/>
            <w:i w:val="0"/>
          </w:rPr>
          <w:t>is</w:t>
        </w:r>
      </w:ins>
      <w:ins w:id="29199" w:author="Rev 8 Allen Wirfs-Brock" w:date="2012-06-07T16:09:00Z">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ins>
      <w:ins w:id="29200" w:author="Rev 8 Allen Wirfs-Brock" w:date="2012-06-07T16:15:00Z">
        <w:r w:rsidR="00305E2B" w:rsidRPr="00ED2E78">
          <w:rPr>
            <w:rStyle w:val="bnf"/>
          </w:rPr>
          <w:t>MethodDefinition</w:t>
        </w:r>
        <w:r w:rsidR="00305E2B">
          <w:t xml:space="preserve"> </w:t>
        </w:r>
      </w:ins>
      <w:ins w:id="29201" w:author="Rev 8 Allen Wirfs-Brock" w:date="2012-06-07T16:09:00Z">
        <w:r>
          <w:t xml:space="preserve">and the other occurrence was obtained from a </w:t>
        </w:r>
        <w:r w:rsidRPr="009D3381">
          <w:rPr>
            <w:rFonts w:ascii="Courier New" w:hAnsi="Courier New" w:cs="Courier New"/>
            <w:b/>
          </w:rPr>
          <w:t>set</w:t>
        </w:r>
        <w:r>
          <w:t xml:space="preserve"> accessor </w:t>
        </w:r>
      </w:ins>
      <w:ins w:id="29202" w:author="Rev 8 Allen Wirfs-Brock" w:date="2012-06-07T16:16:00Z">
        <w:r w:rsidR="00305E2B" w:rsidRPr="00ED2E78">
          <w:rPr>
            <w:rStyle w:val="bnf"/>
          </w:rPr>
          <w:t>MethodDefinition</w:t>
        </w:r>
      </w:ins>
      <w:ins w:id="29203" w:author="Rev 8 Allen Wirfs-Brock" w:date="2012-06-07T16:09:00Z">
        <w:r>
          <w:t>.</w:t>
        </w:r>
      </w:ins>
    </w:p>
    <w:p w:rsidR="00CF080C" w:rsidDel="0065705A" w:rsidRDefault="00CF080C" w:rsidP="00CF080C">
      <w:pPr>
        <w:rPr>
          <w:ins w:id="29204" w:author="Rev 8 Allen Wirfs-Brock" w:date="2012-06-11T09:49:00Z"/>
          <w:del w:id="29205" w:author="Rev 10 Allen Wirfs-Brock" w:date="2012-09-26T17:10:00Z"/>
          <w:rFonts w:ascii="Courier New" w:hAnsi="Courier New" w:cs="Courier New"/>
          <w:b/>
          <w:iCs/>
        </w:rPr>
      </w:pPr>
      <w:ins w:id="29206" w:author="Rev 8 Allen Wirfs-Brock" w:date="2012-06-11T09:49:00Z">
        <w:del w:id="29207" w:author="Rev 10 Allen Wirfs-Brock" w:date="2012-09-26T17:10:00Z">
          <w:r w:rsidDel="0065705A">
            <w:rPr>
              <w:rStyle w:val="bnf"/>
            </w:rPr>
            <w:delText>ClassHeritage</w:delText>
          </w:r>
          <w:r w:rsidRPr="00E77497" w:rsidDel="0065705A">
            <w:delText xml:space="preserve"> </w:delText>
          </w:r>
          <w:r w:rsidRPr="00E77497" w:rsidDel="0065705A">
            <w:rPr>
              <w:b/>
            </w:rPr>
            <w:delText>:</w:delText>
          </w:r>
          <w:r w:rsidRPr="00E77497" w:rsidDel="0065705A">
            <w:delText xml:space="preserve">  </w:delText>
          </w:r>
          <w:r w:rsidDel="0065705A">
            <w:rPr>
              <w:rFonts w:ascii="Courier New" w:hAnsi="Courier New"/>
              <w:b/>
            </w:rPr>
            <w:delText xml:space="preserve">extends </w:delText>
          </w:r>
          <w:r w:rsidDel="0065705A">
            <w:rPr>
              <w:rStyle w:val="bnf"/>
            </w:rPr>
            <w:delText>AssignmentExpression</w:delText>
          </w:r>
          <w:r w:rsidRPr="00E77497" w:rsidDel="0065705A">
            <w:rPr>
              <w:rStyle w:val="bnf"/>
            </w:rPr>
            <w:delText xml:space="preserve"> </w:delText>
          </w:r>
          <w:r w:rsidRPr="00E77497" w:rsidDel="0065705A">
            <w:rPr>
              <w:rFonts w:ascii="Courier New" w:hAnsi="Courier New"/>
            </w:rPr>
            <w:delText xml:space="preserve"> </w:delText>
          </w:r>
        </w:del>
      </w:ins>
    </w:p>
    <w:p w:rsidR="00CF080C" w:rsidRPr="00E77497" w:rsidDel="0065705A" w:rsidRDefault="00CF080C" w:rsidP="00CF080C">
      <w:pPr>
        <w:numPr>
          <w:ilvl w:val="0"/>
          <w:numId w:val="737"/>
        </w:numPr>
        <w:spacing w:after="220"/>
        <w:rPr>
          <w:ins w:id="29208" w:author="Rev 8 Allen Wirfs-Brock" w:date="2012-06-11T09:48:00Z"/>
          <w:del w:id="29209" w:author="Rev 10 Allen Wirfs-Brock" w:date="2012-09-26T17:10:00Z"/>
        </w:rPr>
      </w:pPr>
      <w:ins w:id="29210" w:author="Rev 8 Allen Wirfs-Brock" w:date="2012-06-11T09:48:00Z">
        <w:del w:id="29211" w:author="Rev 10 Allen Wirfs-Brock" w:date="2012-09-26T17:10:00Z">
          <w:r w:rsidDel="0065705A">
            <w:delText xml:space="preserve">It is a Syntax Error if </w:delText>
          </w:r>
        </w:del>
      </w:ins>
      <w:ins w:id="29212" w:author="Rev 8 Allen Wirfs-Brock" w:date="2012-06-11T09:50:00Z">
        <w:del w:id="29213" w:author="Rev 10 Allen Wirfs-Brock" w:date="2012-09-26T17:10:00Z">
          <w:r w:rsidDel="0065705A">
            <w:rPr>
              <w:rStyle w:val="bnf"/>
            </w:rPr>
            <w:delText>AssignmentExpression</w:delText>
          </w:r>
          <w:r w:rsidRPr="00BF6FFE" w:rsidDel="0065705A">
            <w:rPr>
              <w:rFonts w:ascii="Times New Roman" w:hAnsi="Times New Roman"/>
            </w:rPr>
            <w:delText xml:space="preserve"> </w:delText>
          </w:r>
        </w:del>
      </w:ins>
      <w:ins w:id="29214" w:author="Rev 8 Allen Wirfs-Brock" w:date="2012-06-11T09:48:00Z">
        <w:del w:id="29215" w:author="Rev 10 Allen Wirfs-Brock" w:date="2012-09-26T17:10:00Z">
          <w:r w:rsidRPr="00BF6FFE" w:rsidDel="0065705A">
            <w:rPr>
              <w:rFonts w:ascii="Times New Roman" w:hAnsi="Times New Roman"/>
            </w:rPr>
            <w:delText xml:space="preserve">Contains </w:delText>
          </w:r>
          <w:r w:rsidDel="0065705A">
            <w:rPr>
              <w:rFonts w:ascii="Times New Roman" w:hAnsi="Times New Roman"/>
              <w:i/>
            </w:rPr>
            <w:delText>Yield</w:delText>
          </w:r>
          <w:r w:rsidRPr="00BF6FFE" w:rsidDel="0065705A">
            <w:rPr>
              <w:rFonts w:ascii="Times New Roman" w:hAnsi="Times New Roman"/>
              <w:i/>
            </w:rPr>
            <w:delText>Expression</w:delText>
          </w:r>
          <w:r w:rsidDel="0065705A">
            <w:delText>.</w:delText>
          </w:r>
        </w:del>
      </w:ins>
    </w:p>
    <w:p w:rsidR="00266D2C" w:rsidRDefault="00266D2C" w:rsidP="00266D2C">
      <w:pPr>
        <w:rPr>
          <w:ins w:id="29216" w:author="Rev 8 Allen Wirfs-Brock" w:date="2012-06-07T16:49:00Z"/>
          <w:rFonts w:ascii="Courier New" w:hAnsi="Courier New" w:cs="Courier New"/>
          <w:b/>
          <w:iCs/>
        </w:rPr>
      </w:pPr>
      <w:ins w:id="29217" w:author="Rev 8 Allen Wirfs-Brock" w:date="2012-06-07T16:49:00Z">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ins>
    </w:p>
    <w:p w:rsidR="00266D2C" w:rsidRDefault="00266D2C" w:rsidP="00D46B2C">
      <w:pPr>
        <w:numPr>
          <w:ilvl w:val="0"/>
          <w:numId w:val="403"/>
        </w:numPr>
        <w:spacing w:after="220"/>
        <w:rPr>
          <w:ins w:id="29218" w:author="Rev 8 Allen Wirfs-Brock" w:date="2012-06-07T16:49:00Z"/>
        </w:rPr>
      </w:pPr>
      <w:ins w:id="29219" w:author="Rev 8 Allen Wirfs-Brock" w:date="2012-06-07T16:49:00Z">
        <w:r w:rsidRPr="00E77497">
          <w:t xml:space="preserve">It is a Syntax Error if </w:t>
        </w:r>
      </w:ins>
      <w:ins w:id="29220" w:author="Rev 8 Allen Wirfs-Brock" w:date="2012-06-07T16:57:00Z">
        <w:r w:rsidR="00D46B2C">
          <w:rPr>
            <w:rFonts w:ascii="Times New Roman" w:hAnsi="Times New Roman"/>
          </w:rPr>
          <w:t>PropName</w:t>
        </w:r>
      </w:ins>
      <w:ins w:id="29221" w:author="Rev 8 Allen Wirfs-Brock" w:date="2012-06-07T16:49:00Z">
        <w:r>
          <w:t xml:space="preserve"> of </w:t>
        </w:r>
      </w:ins>
      <w:ins w:id="29222" w:author="Rev 8 Allen Wirfs-Brock" w:date="2012-06-07T16:57:00Z">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ins>
      <w:ins w:id="29223" w:author="Rev 8 Allen Wirfs-Brock" w:date="2012-06-07T16:58:00Z">
        <w:r w:rsidR="00D46B2C" w:rsidRPr="00052EFC">
          <w:rPr>
            <w:rFonts w:cs="Arial"/>
            <w:b/>
          </w:rPr>
          <w:t>″</w:t>
        </w:r>
        <w:r w:rsidR="00D46B2C">
          <w:rPr>
            <w:rFonts w:ascii="Courier New" w:hAnsi="Courier New" w:cs="Courier New"/>
            <w:b/>
          </w:rPr>
          <w:t>constru</w:t>
        </w:r>
      </w:ins>
      <w:ins w:id="29224" w:author="Rev 9 Allen Wirfs-Brock" w:date="2012-07-08T14:22:00Z">
        <w:r w:rsidR="00372375">
          <w:rPr>
            <w:rFonts w:ascii="Courier New" w:hAnsi="Courier New" w:cs="Courier New"/>
            <w:b/>
          </w:rPr>
          <w:t>c</w:t>
        </w:r>
      </w:ins>
      <w:ins w:id="29225" w:author="Rev 8 Allen Wirfs-Brock" w:date="2012-06-07T16:58:00Z">
        <w:r w:rsidR="00D46B2C">
          <w:rPr>
            <w:rFonts w:ascii="Courier New" w:hAnsi="Courier New" w:cs="Courier New"/>
            <w:b/>
          </w:rPr>
          <w:t>tor</w:t>
        </w:r>
        <w:r w:rsidR="00D46B2C" w:rsidRPr="00557892">
          <w:rPr>
            <w:rFonts w:cs="Arial"/>
            <w:b/>
          </w:rPr>
          <w:t>″</w:t>
        </w:r>
        <w:r w:rsidR="00D46B2C" w:rsidRPr="00E77497">
          <w:t xml:space="preserve"> </w:t>
        </w:r>
      </w:ins>
      <w:ins w:id="29226" w:author="Rev 8 Allen Wirfs-Brock" w:date="2012-06-07T16:49:00Z">
        <w:r w:rsidRPr="004321EC">
          <w:rPr>
            <w:rStyle w:val="bnf"/>
            <w:rFonts w:ascii="Arial" w:hAnsi="Arial" w:cs="Arial"/>
            <w:i w:val="0"/>
          </w:rPr>
          <w:t xml:space="preserve"> </w:t>
        </w:r>
      </w:ins>
      <w:ins w:id="29227" w:author="Rev 8 Allen Wirfs-Brock" w:date="2012-06-07T16:58:00Z">
        <w:r w:rsidR="00D46B2C">
          <w:rPr>
            <w:rStyle w:val="bnf"/>
            <w:rFonts w:ascii="Arial" w:hAnsi="Arial" w:cs="Arial"/>
            <w:i w:val="0"/>
          </w:rPr>
          <w:t>and</w:t>
        </w:r>
      </w:ins>
      <w:ins w:id="29228" w:author="Rev 8 Allen Wirfs-Brock" w:date="2012-06-07T16:49:00Z">
        <w:r w:rsidRPr="004321EC">
          <w:rPr>
            <w:rStyle w:val="bnf"/>
            <w:rFonts w:ascii="Arial" w:hAnsi="Arial" w:cs="Arial"/>
            <w:i w:val="0"/>
          </w:rPr>
          <w:t xml:space="preserve"> </w:t>
        </w:r>
      </w:ins>
      <w:ins w:id="29229" w:author="Rev 8 Allen Wirfs-Brock" w:date="2012-06-07T16:58:00Z">
        <w:r w:rsidR="00D46B2C" w:rsidRPr="00D46B2C">
          <w:rPr>
            <w:rStyle w:val="bnf"/>
            <w:i w:val="0"/>
          </w:rPr>
          <w:t>SpecialMethod</w:t>
        </w:r>
        <w:r w:rsidR="00D46B2C">
          <w:rPr>
            <w:rStyle w:val="bnf"/>
            <w:rFonts w:ascii="Arial" w:hAnsi="Arial" w:cs="Arial"/>
            <w:i w:val="0"/>
          </w:rPr>
          <w:t xml:space="preserve"> of </w:t>
        </w:r>
      </w:ins>
      <w:ins w:id="29230" w:author="Rev 8 Allen Wirfs-Brock" w:date="2012-06-07T16:59:00Z">
        <w:r w:rsidR="00D46B2C">
          <w:rPr>
            <w:rStyle w:val="bnf"/>
          </w:rPr>
          <w:t>MethodDefinition</w:t>
        </w:r>
      </w:ins>
      <w:ins w:id="29231" w:author="Rev 8 Allen Wirfs-Brock" w:date="2012-06-07T16:58:00Z">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ins>
      <w:ins w:id="29232" w:author="Rev 8 Allen Wirfs-Brock" w:date="2012-06-07T16:49:00Z">
        <w:r w:rsidRPr="00E77497">
          <w:rPr>
            <w:rFonts w:ascii="Courier New" w:hAnsi="Courier New" w:cs="Courier New"/>
            <w:b/>
            <w:iCs/>
          </w:rPr>
          <w:t xml:space="preserve"> </w:t>
        </w:r>
      </w:ins>
    </w:p>
    <w:p w:rsidR="0045371C" w:rsidRPr="00E77497" w:rsidRDefault="0045371C" w:rsidP="0045371C">
      <w:pPr>
        <w:rPr>
          <w:ins w:id="29233" w:author="Rev 8 Allen Wirfs-Brock" w:date="2012-05-31T17:03:00Z"/>
          <w:rFonts w:ascii="Helvetica" w:hAnsi="Helvetica"/>
          <w:b/>
        </w:rPr>
      </w:pPr>
      <w:ins w:id="29234" w:author="Rev 8 Allen Wirfs-Brock" w:date="2012-05-31T17:03:00Z">
        <w:r w:rsidRPr="00E77497">
          <w:rPr>
            <w:rFonts w:ascii="Helvetica" w:hAnsi="Helvetica"/>
            <w:b/>
          </w:rPr>
          <w:t xml:space="preserve">Static Semantics:  </w:t>
        </w:r>
        <w:r w:rsidRPr="00E77497">
          <w:rPr>
            <w:rFonts w:ascii="Helvetica" w:hAnsi="Helvetica"/>
            <w:b/>
            <w:lang w:eastAsia="en-US"/>
          </w:rPr>
          <w:t>BoundNames</w:t>
        </w:r>
      </w:ins>
    </w:p>
    <w:p w:rsidR="0045371C" w:rsidRPr="00E77497" w:rsidRDefault="00010F9D" w:rsidP="0045371C">
      <w:pPr>
        <w:jc w:val="left"/>
        <w:rPr>
          <w:ins w:id="29235" w:author="Rev 8 Allen Wirfs-Brock" w:date="2012-05-31T17:04:00Z"/>
        </w:rPr>
      </w:pPr>
      <w:ins w:id="29236" w:author="Rev 8 Allen Wirfs-Brock" w:date="2012-05-31T17:23:00Z">
        <w:r>
          <w:rPr>
            <w:rFonts w:ascii="Times New Roman" w:hAnsi="Times New Roman"/>
            <w:i/>
          </w:rPr>
          <w:t>Class</w:t>
        </w:r>
        <w:r w:rsidRPr="00E77497">
          <w:rPr>
            <w:rFonts w:ascii="Times New Roman" w:hAnsi="Times New Roman"/>
            <w:i/>
          </w:rPr>
          <w:t>Declaration</w:t>
        </w:r>
      </w:ins>
      <w:ins w:id="29237" w:author="Rev 8 Allen Wirfs-Brock" w:date="2012-05-31T17:04:00Z">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ins>
    </w:p>
    <w:p w:rsidR="0045371C" w:rsidRPr="00E77497" w:rsidRDefault="0045371C" w:rsidP="0045371C">
      <w:pPr>
        <w:pStyle w:val="Alg4"/>
        <w:numPr>
          <w:ilvl w:val="0"/>
          <w:numId w:val="841"/>
        </w:numPr>
        <w:spacing w:after="220"/>
        <w:contextualSpacing/>
        <w:rPr>
          <w:ins w:id="29238" w:author="Rev 8 Allen Wirfs-Brock" w:date="2012-05-31T17:03:00Z"/>
        </w:rPr>
      </w:pPr>
      <w:ins w:id="29239" w:author="Rev 8 Allen Wirfs-Brock" w:date="2012-05-31T17:03:00Z">
        <w:r w:rsidRPr="00E77497">
          <w:t xml:space="preserve">Return the BoundNames of </w:t>
        </w:r>
        <w:r w:rsidRPr="00E77497">
          <w:rPr>
            <w:i/>
          </w:rPr>
          <w:t>BindingIdentifier</w:t>
        </w:r>
        <w:r w:rsidRPr="00E77497">
          <w:t>.</w:t>
        </w:r>
      </w:ins>
    </w:p>
    <w:p w:rsidR="00A623D6" w:rsidRPr="00E77497" w:rsidRDefault="00A623D6" w:rsidP="00A623D6">
      <w:pPr>
        <w:rPr>
          <w:ins w:id="29240" w:author="Rev 8 Allen Wirfs-Brock" w:date="2012-06-08T15:38:00Z"/>
          <w:rFonts w:ascii="Helvetica" w:hAnsi="Helvetica"/>
          <w:b/>
        </w:rPr>
      </w:pPr>
      <w:ins w:id="29241" w:author="Rev 8 Allen Wirfs-Brock" w:date="2012-06-08T15:38:00Z">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ins>
    </w:p>
    <w:p w:rsidR="00A623D6" w:rsidRPr="00E77497" w:rsidRDefault="00A623D6" w:rsidP="00A623D6">
      <w:pPr>
        <w:jc w:val="left"/>
        <w:rPr>
          <w:ins w:id="29242" w:author="Rev 8 Allen Wirfs-Brock" w:date="2012-06-08T15:38:00Z"/>
        </w:rPr>
      </w:pPr>
      <w:ins w:id="29243" w:author="Rev 8 Allen Wirfs-Brock" w:date="2012-06-08T15:38:00Z">
        <w:r>
          <w:rPr>
            <w:rStyle w:val="bnf"/>
          </w:rPr>
          <w:t>Class</w:t>
        </w:r>
      </w:ins>
      <w:ins w:id="29244" w:author="Rev 8 Allen Wirfs-Brock" w:date="2012-06-08T15:44:00Z">
        <w:r>
          <w:rPr>
            <w:rStyle w:val="bnf"/>
          </w:rPr>
          <w:t>Body</w:t>
        </w:r>
      </w:ins>
      <w:ins w:id="29245" w:author="Rev 8 Allen Wirfs-Brock" w:date="2012-06-08T15:38:00Z">
        <w:r w:rsidRPr="00E77497">
          <w:rPr>
            <w:rStyle w:val="bnf"/>
          </w:rPr>
          <w:t xml:space="preserve"> </w:t>
        </w:r>
        <w:r w:rsidRPr="00E77497">
          <w:rPr>
            <w:rFonts w:ascii="Courier New" w:hAnsi="Courier New"/>
          </w:rPr>
          <w:t xml:space="preserve"> </w:t>
        </w:r>
        <w:r w:rsidRPr="00E77497">
          <w:rPr>
            <w:b/>
          </w:rPr>
          <w:t>:</w:t>
        </w:r>
        <w:r w:rsidRPr="00E77497">
          <w:t xml:space="preserve">  </w:t>
        </w:r>
      </w:ins>
      <w:ins w:id="29246" w:author="Rev 8 Allen Wirfs-Brock" w:date="2012-06-08T15:44:00Z">
        <w:r>
          <w:rPr>
            <w:rStyle w:val="bnf"/>
          </w:rPr>
          <w:t>ClassElementList</w:t>
        </w:r>
        <w:r w:rsidRPr="00E77497">
          <w:rPr>
            <w:rStyle w:val="bnf"/>
          </w:rPr>
          <w:t xml:space="preserve"> </w:t>
        </w:r>
        <w:r w:rsidRPr="00E77497">
          <w:rPr>
            <w:rFonts w:ascii="Courier New" w:hAnsi="Courier New"/>
          </w:rPr>
          <w:t xml:space="preserve"> </w:t>
        </w:r>
      </w:ins>
    </w:p>
    <w:p w:rsidR="00A623D6" w:rsidRPr="00E77497" w:rsidRDefault="00A623D6" w:rsidP="00A623D6">
      <w:pPr>
        <w:pStyle w:val="Alg4"/>
        <w:numPr>
          <w:ilvl w:val="0"/>
          <w:numId w:val="862"/>
        </w:numPr>
        <w:contextualSpacing/>
        <w:rPr>
          <w:ins w:id="29247" w:author="Rev 8 Allen Wirfs-Brock" w:date="2012-06-08T15:38:00Z"/>
        </w:rPr>
      </w:pPr>
      <w:ins w:id="29248" w:author="Rev 8 Allen Wirfs-Brock" w:date="2012-06-08T15:38:00Z">
        <w:r w:rsidRPr="00E77497">
          <w:t xml:space="preserve">Let </w:t>
        </w:r>
        <w:r>
          <w:rPr>
            <w:i/>
          </w:rPr>
          <w:t>list</w:t>
        </w:r>
        <w:r w:rsidRPr="00E77497">
          <w:t xml:space="preserve"> be </w:t>
        </w:r>
        <w:r>
          <w:t>MethodDefinitions</w:t>
        </w:r>
        <w:r w:rsidRPr="00E77497">
          <w:t xml:space="preserve"> of </w:t>
        </w:r>
        <w:r>
          <w:rPr>
            <w:rStyle w:val="bnf"/>
          </w:rPr>
          <w:t>ClassElementList</w:t>
        </w:r>
        <w:r w:rsidRPr="00E77497">
          <w:rPr>
            <w:rStyle w:val="bnf"/>
            <w:i w:val="0"/>
          </w:rPr>
          <w:t>.</w:t>
        </w:r>
      </w:ins>
    </w:p>
    <w:p w:rsidR="00F25C9A" w:rsidRDefault="00F25C9A" w:rsidP="00A623D6">
      <w:pPr>
        <w:pStyle w:val="Alg4"/>
        <w:numPr>
          <w:ilvl w:val="0"/>
          <w:numId w:val="862"/>
        </w:numPr>
        <w:contextualSpacing/>
        <w:rPr>
          <w:ins w:id="29249" w:author="Rev 8 Allen Wirfs-Brock" w:date="2012-06-08T15:46:00Z"/>
        </w:rPr>
      </w:pPr>
      <w:ins w:id="29250" w:author="Rev 8 Allen Wirfs-Brock" w:date="2012-06-08T15:45:00Z">
        <w:r>
          <w:t xml:space="preserve">For each </w:t>
        </w:r>
      </w:ins>
      <w:ins w:id="29251" w:author="Rev 8 Allen Wirfs-Brock" w:date="2012-06-08T15:46:00Z">
        <w:r w:rsidRPr="00F25C9A">
          <w:rPr>
            <w:i/>
          </w:rPr>
          <w:t>MethodDefinition</w:t>
        </w:r>
        <w:r>
          <w:t xml:space="preserve"> </w:t>
        </w:r>
        <w:r w:rsidRPr="00F25C9A">
          <w:rPr>
            <w:i/>
          </w:rPr>
          <w:t>m</w:t>
        </w:r>
        <w:r>
          <w:t xml:space="preserve"> in </w:t>
        </w:r>
        <w:r w:rsidRPr="00F25C9A">
          <w:rPr>
            <w:i/>
          </w:rPr>
          <w:t>list</w:t>
        </w:r>
        <w:r>
          <w:t>, do</w:t>
        </w:r>
      </w:ins>
    </w:p>
    <w:p w:rsidR="00A623D6" w:rsidRDefault="00A623D6" w:rsidP="00F25C9A">
      <w:pPr>
        <w:pStyle w:val="Alg4"/>
        <w:numPr>
          <w:ilvl w:val="1"/>
          <w:numId w:val="862"/>
        </w:numPr>
        <w:contextualSpacing/>
        <w:rPr>
          <w:ins w:id="29252" w:author="Rev 8 Allen Wirfs-Brock" w:date="2012-06-08T15:38:00Z"/>
        </w:rPr>
      </w:pPr>
      <w:ins w:id="29253" w:author="Rev 8 Allen Wirfs-Brock" w:date="2012-06-08T15:38:00Z">
        <w:r>
          <w:t xml:space="preserve">If PropName of </w:t>
        </w:r>
      </w:ins>
      <w:ins w:id="29254" w:author="Rev 8 Allen Wirfs-Brock" w:date="2012-06-08T15:46:00Z">
        <w:r w:rsidR="00F25C9A">
          <w:rPr>
            <w:i/>
          </w:rPr>
          <w:t>m</w:t>
        </w:r>
      </w:ins>
      <w:ins w:id="29255" w:author="Rev 8 Allen Wirfs-Brock" w:date="2012-06-08T15:38:00Z">
        <w:r>
          <w:t xml:space="preserve"> is </w:t>
        </w:r>
      </w:ins>
      <w:ins w:id="29256" w:author="Rev 8 Allen Wirfs-Brock" w:date="2012-06-08T15:47:00Z">
        <w:r w:rsidR="00F25C9A" w:rsidRPr="00052EFC">
          <w:rPr>
            <w:rFonts w:cs="Arial"/>
            <w:b/>
          </w:rPr>
          <w:t>″</w:t>
        </w:r>
        <w:r w:rsidR="00F25C9A">
          <w:rPr>
            <w:rFonts w:ascii="Courier New" w:hAnsi="Courier New" w:cs="Courier New"/>
            <w:b/>
          </w:rPr>
          <w:t>constru</w:t>
        </w:r>
      </w:ins>
      <w:ins w:id="29257" w:author="Rev 9 Allen Wirfs-Brock" w:date="2012-07-08T14:22:00Z">
        <w:r w:rsidR="00372375">
          <w:rPr>
            <w:rFonts w:ascii="Courier New" w:hAnsi="Courier New" w:cs="Courier New"/>
            <w:b/>
          </w:rPr>
          <w:t>c</w:t>
        </w:r>
      </w:ins>
      <w:ins w:id="29258" w:author="Rev 8 Allen Wirfs-Brock" w:date="2012-06-08T15:47:00Z">
        <w:r w:rsidR="00F25C9A">
          <w:rPr>
            <w:rFonts w:ascii="Courier New" w:hAnsi="Courier New" w:cs="Courier New"/>
            <w:b/>
          </w:rPr>
          <w:t>tor</w:t>
        </w:r>
        <w:r w:rsidR="00F25C9A" w:rsidRPr="00557892">
          <w:rPr>
            <w:rFonts w:cs="Arial"/>
            <w:b/>
          </w:rPr>
          <w:t>″</w:t>
        </w:r>
      </w:ins>
      <w:ins w:id="29259" w:author="Rev 8 Allen Wirfs-Brock" w:date="2012-06-08T15:38:00Z">
        <w:r>
          <w:t>, r</w:t>
        </w:r>
        <w:r w:rsidRPr="00E77497">
          <w:t xml:space="preserve">eturn </w:t>
        </w:r>
      </w:ins>
      <w:ins w:id="29260" w:author="Rev 8 Allen Wirfs-Brock" w:date="2012-06-08T15:47:00Z">
        <w:r w:rsidR="00F25C9A">
          <w:rPr>
            <w:i/>
          </w:rPr>
          <w:t>m</w:t>
        </w:r>
      </w:ins>
      <w:ins w:id="29261" w:author="Rev 8 Allen Wirfs-Brock" w:date="2012-06-08T15:38:00Z">
        <w:r>
          <w:t>.</w:t>
        </w:r>
      </w:ins>
    </w:p>
    <w:p w:rsidR="00A623D6" w:rsidRPr="00E77497" w:rsidRDefault="00A623D6" w:rsidP="00A623D6">
      <w:pPr>
        <w:pStyle w:val="Alg4"/>
        <w:numPr>
          <w:ilvl w:val="0"/>
          <w:numId w:val="862"/>
        </w:numPr>
        <w:spacing w:after="220"/>
        <w:contextualSpacing/>
        <w:rPr>
          <w:ins w:id="29262" w:author="Rev 8 Allen Wirfs-Brock" w:date="2012-06-08T15:38:00Z"/>
        </w:rPr>
      </w:pPr>
      <w:ins w:id="29263" w:author="Rev 8 Allen Wirfs-Brock" w:date="2012-06-08T15:38:00Z">
        <w:r w:rsidRPr="00E77497">
          <w:t xml:space="preserve">Return </w:t>
        </w:r>
      </w:ins>
      <w:ins w:id="29264" w:author="Rev 8 Allen Wirfs-Brock" w:date="2012-06-08T15:47:00Z">
        <w:r w:rsidR="00F25C9A" w:rsidRPr="00F25C9A">
          <w:rPr>
            <w:rFonts w:ascii="Arial" w:hAnsi="Arial" w:cs="Arial"/>
          </w:rPr>
          <w:t>empty</w:t>
        </w:r>
      </w:ins>
      <w:ins w:id="29265" w:author="Rev 8 Allen Wirfs-Brock" w:date="2012-06-08T15:38:00Z">
        <w:r w:rsidRPr="00E77497">
          <w:t>.</w:t>
        </w:r>
      </w:ins>
    </w:p>
    <w:p w:rsidR="00E06D29" w:rsidRDefault="00E06D29" w:rsidP="00E06D29">
      <w:pPr>
        <w:pStyle w:val="Note"/>
        <w:rPr>
          <w:ins w:id="29266" w:author="Rev 8 Allen Wirfs-Brock" w:date="2012-06-10T15:29:00Z"/>
        </w:rPr>
      </w:pPr>
      <w:ins w:id="29267" w:author="Rev 8 Allen Wirfs-Brock" w:date="2012-06-10T15:29:00Z">
        <w:r>
          <w:t>NOTE</w:t>
        </w:r>
        <w:r>
          <w:tab/>
          <w:t xml:space="preserve">Early Error </w:t>
        </w:r>
      </w:ins>
      <w:ins w:id="29268" w:author="Rev 8 Allen Wirfs-Brock" w:date="2012-06-10T15:30:00Z">
        <w:r>
          <w:t xml:space="preserve">rules ensure that there is only one method definition named </w:t>
        </w:r>
      </w:ins>
      <w:ins w:id="29269" w:author="Rev 8 Allen Wirfs-Brock" w:date="2012-06-10T15:31:00Z">
        <w:r w:rsidRPr="00052EFC">
          <w:rPr>
            <w:rFonts w:cs="Arial"/>
            <w:b/>
          </w:rPr>
          <w:t>″</w:t>
        </w:r>
        <w:r>
          <w:rPr>
            <w:rFonts w:ascii="Courier New" w:hAnsi="Courier New" w:cs="Courier New"/>
            <w:b/>
          </w:rPr>
          <w:t>constru</w:t>
        </w:r>
      </w:ins>
      <w:ins w:id="29270" w:author="Rev 9 Allen Wirfs-Brock" w:date="2012-07-08T14:22:00Z">
        <w:r w:rsidR="00372375">
          <w:rPr>
            <w:rFonts w:ascii="Courier New" w:hAnsi="Courier New" w:cs="Courier New"/>
            <w:b/>
          </w:rPr>
          <w:t>c</w:t>
        </w:r>
      </w:ins>
      <w:ins w:id="29271" w:author="Rev 8 Allen Wirfs-Brock" w:date="2012-06-10T15:31:00Z">
        <w:r>
          <w:rPr>
            <w:rFonts w:ascii="Courier New" w:hAnsi="Courier New" w:cs="Courier New"/>
            <w:b/>
          </w:rPr>
          <w:t>tor</w:t>
        </w:r>
        <w:r w:rsidRPr="00557892">
          <w:rPr>
            <w:rFonts w:cs="Arial"/>
            <w:b/>
          </w:rPr>
          <w:t>″</w:t>
        </w:r>
      </w:ins>
      <w:ins w:id="29272" w:author="Rev 8 Allen Wirfs-Brock" w:date="2012-06-10T15:30:00Z">
        <w:r>
          <w:t xml:space="preserve"> and that it isn’t an accessor property or generator definition. </w:t>
        </w:r>
      </w:ins>
    </w:p>
    <w:p w:rsidR="0013423F" w:rsidRPr="00E77497" w:rsidRDefault="0013423F" w:rsidP="0013423F">
      <w:pPr>
        <w:rPr>
          <w:ins w:id="29273" w:author="Rev 8 Allen Wirfs-Brock" w:date="2012-05-31T17:30:00Z"/>
          <w:rFonts w:ascii="Helvetica" w:hAnsi="Helvetica"/>
          <w:b/>
        </w:rPr>
      </w:pPr>
      <w:ins w:id="29274" w:author="Rev 8 Allen Wirfs-Brock" w:date="2012-05-31T17:30:00Z">
        <w:r w:rsidRPr="00E77497">
          <w:rPr>
            <w:rFonts w:ascii="Helvetica" w:hAnsi="Helvetica"/>
            <w:b/>
          </w:rPr>
          <w:lastRenderedPageBreak/>
          <w:t xml:space="preserve">Static Semantics:  </w:t>
        </w:r>
        <w:r>
          <w:rPr>
            <w:rFonts w:ascii="Helvetica" w:hAnsi="Helvetica"/>
            <w:b/>
            <w:lang w:eastAsia="en-US"/>
          </w:rPr>
          <w:t>Contains</w:t>
        </w:r>
      </w:ins>
    </w:p>
    <w:p w:rsidR="0013423F" w:rsidRPr="004418C4" w:rsidRDefault="0013423F" w:rsidP="0013423F">
      <w:pPr>
        <w:ind w:left="360"/>
        <w:rPr>
          <w:ins w:id="29275" w:author="Rev 8 Allen Wirfs-Brock" w:date="2012-05-31T17:30:00Z"/>
        </w:rPr>
      </w:pPr>
      <w:ins w:id="29276" w:author="Rev 8 Allen Wirfs-Brock" w:date="2012-05-31T17:30:00Z">
        <w:r>
          <w:t>W</w:t>
        </w:r>
        <w:r w:rsidRPr="004418C4">
          <w:t xml:space="preserve">ith </w:t>
        </w:r>
        <w:r>
          <w:t>parameter</w:t>
        </w:r>
        <w:r w:rsidRPr="004418C4">
          <w:t xml:space="preserve"> </w:t>
        </w:r>
        <w:r>
          <w:rPr>
            <w:rFonts w:ascii="Times New Roman" w:hAnsi="Times New Roman"/>
            <w:i/>
          </w:rPr>
          <w:t>symbol</w:t>
        </w:r>
        <w:r>
          <w:t>.</w:t>
        </w:r>
      </w:ins>
    </w:p>
    <w:p w:rsidR="0013423F" w:rsidRPr="00E77497" w:rsidRDefault="0013423F" w:rsidP="0013423F">
      <w:pPr>
        <w:jc w:val="left"/>
        <w:rPr>
          <w:ins w:id="29277" w:author="Rev 8 Allen Wirfs-Brock" w:date="2012-05-31T17:30:00Z"/>
        </w:rPr>
      </w:pPr>
      <w:ins w:id="29278" w:author="Rev 8 Allen Wirfs-Brock" w:date="2012-05-31T17:30:00Z">
        <w:r>
          <w:rPr>
            <w:rFonts w:ascii="Times New Roman" w:hAnsi="Times New Roman"/>
            <w:i/>
          </w:rPr>
          <w:t>Class</w:t>
        </w:r>
      </w:ins>
      <w:ins w:id="29279" w:author="Rev 8 Allen Wirfs-Brock" w:date="2012-05-31T17:33:00Z">
        <w:r>
          <w:rPr>
            <w:rFonts w:ascii="Times New Roman" w:hAnsi="Times New Roman"/>
            <w:i/>
          </w:rPr>
          <w:t>Tail</w:t>
        </w:r>
      </w:ins>
      <w:ins w:id="29280" w:author="Rev 8 Allen Wirfs-Brock" w:date="2012-05-31T17:30:00Z">
        <w:r w:rsidRPr="00E77497">
          <w:t xml:space="preserve"> </w:t>
        </w:r>
        <w:r w:rsidRPr="00E77497">
          <w:rPr>
            <w:b/>
          </w:rPr>
          <w:t xml:space="preserve">: </w:t>
        </w:r>
        <w:r w:rsidRPr="00E77497">
          <w:t xml:space="preserve"> </w:t>
        </w:r>
      </w:ins>
      <w:ins w:id="29281" w:author="Rev 8 Allen Wirfs-Brock" w:date="2012-05-31T17:34:00Z">
        <w:r w:rsidR="00594449" w:rsidRPr="00594449">
          <w:rPr>
            <w:rFonts w:ascii="Times New Roman" w:hAnsi="Times New Roman"/>
            <w:i/>
          </w:rPr>
          <w:t>ClassHeritage</w:t>
        </w:r>
      </w:ins>
      <w:ins w:id="29282" w:author="Rev 8 Allen Wirfs-Brock" w:date="2012-05-31T17:31:00Z">
        <w:r w:rsidRPr="00594449">
          <w:rPr>
            <w:rFonts w:cs="Arial"/>
            <w:vertAlign w:val="subscript"/>
          </w:rPr>
          <w:t>opt</w:t>
        </w:r>
      </w:ins>
      <w:ins w:id="29283" w:author="Rev 8 Allen Wirfs-Brock" w:date="2012-05-31T17:30:00Z">
        <w:r>
          <w:rPr>
            <w:rFonts w:cs="Arial"/>
            <w:vertAlign w:val="subscript"/>
          </w:rPr>
          <w:t xml:space="preserve"> </w:t>
        </w:r>
      </w:ins>
      <w:ins w:id="29284" w:author="Rev 8 Allen Wirfs-Brock" w:date="2012-05-31T17:35:00Z">
        <w:r w:rsidR="00594449">
          <w:rPr>
            <w:rFonts w:cs="Arial"/>
            <w:vertAlign w:val="subscript"/>
          </w:rPr>
          <w:t xml:space="preserve"> </w:t>
        </w:r>
        <w:r w:rsidR="00594449" w:rsidRPr="00594449">
          <w:rPr>
            <w:rFonts w:ascii="Courier New" w:hAnsi="Courier New" w:cs="Courier New"/>
            <w:b/>
          </w:rPr>
          <w:t>{</w:t>
        </w:r>
      </w:ins>
      <w:ins w:id="29285" w:author="Rev 8 Allen Wirfs-Brock" w:date="2012-05-31T17:30:00Z">
        <w:r w:rsidRPr="00E77497">
          <w:rPr>
            <w:rFonts w:ascii="Times New Roman" w:hAnsi="Times New Roman"/>
            <w:i/>
          </w:rPr>
          <w:t xml:space="preserve"> </w:t>
        </w:r>
        <w:r>
          <w:rPr>
            <w:rFonts w:ascii="Times New Roman" w:hAnsi="Times New Roman"/>
            <w:i/>
          </w:rPr>
          <w:t>Class</w:t>
        </w:r>
      </w:ins>
      <w:ins w:id="29286" w:author="Rev 8 Allen Wirfs-Brock" w:date="2012-05-31T17:35:00Z">
        <w:r w:rsidR="00594449">
          <w:rPr>
            <w:rFonts w:ascii="Times New Roman" w:hAnsi="Times New Roman"/>
            <w:i/>
          </w:rPr>
          <w:t>Body</w:t>
        </w:r>
      </w:ins>
      <w:ins w:id="29287" w:author="Rev 8 Allen Wirfs-Brock" w:date="2012-05-31T17:30:00Z">
        <w:r w:rsidRPr="00E77497">
          <w:t xml:space="preserve"> </w:t>
        </w:r>
      </w:ins>
      <w:ins w:id="29288" w:author="Rev 8 Allen Wirfs-Brock" w:date="2012-05-31T17:35:00Z">
        <w:r w:rsidR="00594449" w:rsidRPr="00594449">
          <w:rPr>
            <w:rFonts w:ascii="Courier New" w:hAnsi="Courier New" w:cs="Courier New"/>
            <w:b/>
          </w:rPr>
          <w:t>}</w:t>
        </w:r>
      </w:ins>
    </w:p>
    <w:p w:rsidR="001719EF" w:rsidRDefault="001719EF" w:rsidP="001719EF">
      <w:pPr>
        <w:pStyle w:val="Alg4"/>
        <w:numPr>
          <w:ilvl w:val="0"/>
          <w:numId w:val="887"/>
        </w:numPr>
        <w:contextualSpacing/>
        <w:rPr>
          <w:ins w:id="29289" w:author="Rev 8 Allen Wirfs-Brock" w:date="2012-06-12T14:45:00Z"/>
        </w:rPr>
      </w:pPr>
      <w:ins w:id="29290" w:author="Rev 8 Allen Wirfs-Brock" w:date="2012-06-12T14:45:00Z">
        <w:r>
          <w:t xml:space="preserve">If </w:t>
        </w:r>
        <w:r w:rsidRPr="006F1513">
          <w:rPr>
            <w:i/>
          </w:rPr>
          <w:t>symbol</w:t>
        </w:r>
        <w:r>
          <w:t xml:space="preserve"> is </w:t>
        </w:r>
        <w:r w:rsidRPr="006F1513">
          <w:rPr>
            <w:i/>
          </w:rPr>
          <w:t>Class</w:t>
        </w:r>
        <w:r>
          <w:rPr>
            <w:i/>
          </w:rPr>
          <w:t>Body</w:t>
        </w:r>
        <w:r>
          <w:t xml:space="preserve">, return </w:t>
        </w:r>
        <w:r w:rsidRPr="006F1513">
          <w:rPr>
            <w:b/>
          </w:rPr>
          <w:t>true</w:t>
        </w:r>
        <w:r>
          <w:t>.</w:t>
        </w:r>
      </w:ins>
    </w:p>
    <w:p w:rsidR="0013423F" w:rsidRPr="00E77497" w:rsidRDefault="00594449" w:rsidP="001719EF">
      <w:pPr>
        <w:pStyle w:val="Alg2"/>
        <w:numPr>
          <w:ilvl w:val="0"/>
          <w:numId w:val="887"/>
        </w:numPr>
        <w:rPr>
          <w:ins w:id="29291" w:author="Rev 8 Allen Wirfs-Brock" w:date="2012-05-31T17:28:00Z"/>
        </w:rPr>
      </w:pPr>
      <w:ins w:id="29292" w:author="Rev 8 Allen Wirfs-Brock" w:date="2012-05-31T17:37:00Z">
        <w:r>
          <w:t>If</w:t>
        </w:r>
      </w:ins>
      <w:ins w:id="29293" w:author="Rev 8 Allen Wirfs-Brock" w:date="2012-05-31T17:28:00Z">
        <w:r w:rsidR="0013423F">
          <w:t xml:space="preserve"> </w:t>
        </w:r>
      </w:ins>
      <w:ins w:id="29294" w:author="Rev 8 Allen Wirfs-Brock" w:date="2012-05-31T17:37:00Z">
        <w:r>
          <w:rPr>
            <w:i/>
          </w:rPr>
          <w:t xml:space="preserve">ClassHeritage </w:t>
        </w:r>
        <w:r w:rsidRPr="0066074B">
          <w:t>is not present</w:t>
        </w:r>
      </w:ins>
      <w:ins w:id="29295" w:author="Rev 8 Allen Wirfs-Brock" w:date="2012-05-31T17:28:00Z">
        <w:r w:rsidR="0013423F">
          <w:t>,</w:t>
        </w:r>
      </w:ins>
      <w:ins w:id="29296" w:author="Rev 8 Allen Wirfs-Brock" w:date="2012-05-31T17:37:00Z">
        <w:r>
          <w:t xml:space="preserve"> return </w:t>
        </w:r>
        <w:r w:rsidRPr="00594449">
          <w:rPr>
            <w:b/>
          </w:rPr>
          <w:t>false</w:t>
        </w:r>
        <w:r>
          <w:t>.</w:t>
        </w:r>
      </w:ins>
      <w:ins w:id="29297" w:author="Rev 8 Allen Wirfs-Brock" w:date="2012-05-31T17:28:00Z">
        <w:r w:rsidR="0013423F">
          <w:t xml:space="preserve">   </w:t>
        </w:r>
        <w:r w:rsidR="0013423F" w:rsidRPr="00E77497">
          <w:t xml:space="preserve"> </w:t>
        </w:r>
      </w:ins>
    </w:p>
    <w:p w:rsidR="002516D5" w:rsidRDefault="002516D5" w:rsidP="001719EF">
      <w:pPr>
        <w:pStyle w:val="Alg4"/>
        <w:numPr>
          <w:ilvl w:val="0"/>
          <w:numId w:val="887"/>
        </w:numPr>
        <w:spacing w:after="220"/>
        <w:contextualSpacing/>
        <w:rPr>
          <w:ins w:id="29298" w:author="Rev 8 Allen Wirfs-Brock" w:date="2012-06-01T09:23:00Z"/>
        </w:rPr>
      </w:pPr>
      <w:ins w:id="29299" w:author="Rev 8 Allen Wirfs-Brock" w:date="2012-06-01T09:23:00Z">
        <w:r>
          <w:t xml:space="preserve">If </w:t>
        </w:r>
        <w:r w:rsidRPr="006F1513">
          <w:rPr>
            <w:i/>
          </w:rPr>
          <w:t>symbol</w:t>
        </w:r>
        <w:r>
          <w:t xml:space="preserve"> is </w:t>
        </w:r>
        <w:r w:rsidRPr="006F1513">
          <w:rPr>
            <w:i/>
          </w:rPr>
          <w:t>ClassHeritage</w:t>
        </w:r>
        <w:r>
          <w:t xml:space="preserve">, return </w:t>
        </w:r>
        <w:r w:rsidRPr="006F1513">
          <w:rPr>
            <w:b/>
          </w:rPr>
          <w:t>true</w:t>
        </w:r>
        <w:r>
          <w:t>.</w:t>
        </w:r>
      </w:ins>
    </w:p>
    <w:p w:rsidR="0013423F" w:rsidRPr="00E77497" w:rsidRDefault="0013423F" w:rsidP="001719EF">
      <w:pPr>
        <w:pStyle w:val="Alg4"/>
        <w:numPr>
          <w:ilvl w:val="0"/>
          <w:numId w:val="887"/>
        </w:numPr>
        <w:spacing w:after="220"/>
        <w:contextualSpacing/>
        <w:rPr>
          <w:ins w:id="29300" w:author="Rev 8 Allen Wirfs-Brock" w:date="2012-05-31T17:28:00Z"/>
        </w:rPr>
      </w:pPr>
      <w:ins w:id="29301" w:author="Rev 8 Allen Wirfs-Brock" w:date="2012-05-31T17:28:00Z">
        <w:r w:rsidRPr="00E77497">
          <w:t>Return</w:t>
        </w:r>
      </w:ins>
      <w:ins w:id="29302" w:author="Rev 8 Allen Wirfs-Brock" w:date="2012-05-31T17:38:00Z">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ins>
      <w:ins w:id="29303" w:author="Rev 8 Allen Wirfs-Brock" w:date="2012-05-31T17:28:00Z">
        <w:r w:rsidRPr="00E77497">
          <w:t>.</w:t>
        </w:r>
      </w:ins>
    </w:p>
    <w:p w:rsidR="00594449" w:rsidRDefault="00594449" w:rsidP="00594449">
      <w:pPr>
        <w:pStyle w:val="Note"/>
        <w:rPr>
          <w:ins w:id="29304" w:author="Rev 8 Allen Wirfs-Brock" w:date="2012-05-31T17:39:00Z"/>
        </w:rPr>
      </w:pPr>
      <w:ins w:id="29305" w:author="Rev 8 Allen Wirfs-Brock" w:date="2012-05-31T17:39:00Z">
        <w:r>
          <w:t>NOTE</w:t>
        </w:r>
        <w:r>
          <w:tab/>
          <w:t xml:space="preserve">Static semantic rules that depend upon substructure generally do not look into class </w:t>
        </w:r>
      </w:ins>
      <w:ins w:id="29306" w:author="Rev 8 Allen Wirfs-Brock" w:date="2012-05-31T17:40:00Z">
        <w:r>
          <w:t>bodies</w:t>
        </w:r>
      </w:ins>
      <w:ins w:id="29307" w:author="Rev 8 Allen Wirfs-Brock" w:date="2012-05-31T17:39:00Z">
        <w:r>
          <w:t>.</w:t>
        </w:r>
      </w:ins>
    </w:p>
    <w:p w:rsidR="00D97798" w:rsidRPr="00E77497" w:rsidRDefault="00D97798" w:rsidP="00D97798">
      <w:pPr>
        <w:rPr>
          <w:ins w:id="29308" w:author="Rev 8 Allen Wirfs-Brock" w:date="2012-06-01T11:23:00Z"/>
          <w:rFonts w:ascii="Helvetica" w:hAnsi="Helvetica"/>
          <w:b/>
        </w:rPr>
      </w:pPr>
      <w:ins w:id="29309" w:author="Rev 8 Allen Wirfs-Brock" w:date="2012-06-01T11:23:00Z">
        <w:r w:rsidRPr="00E77497">
          <w:rPr>
            <w:rFonts w:ascii="Helvetica" w:hAnsi="Helvetica"/>
            <w:b/>
          </w:rPr>
          <w:t xml:space="preserve">Static Semantics:  </w:t>
        </w:r>
        <w:r>
          <w:rPr>
            <w:rFonts w:ascii="Helvetica" w:hAnsi="Helvetica"/>
            <w:b/>
            <w:lang w:eastAsia="en-US"/>
          </w:rPr>
          <w:t>IsConstantDeclaration</w:t>
        </w:r>
      </w:ins>
    </w:p>
    <w:p w:rsidR="00D97798" w:rsidRPr="00E77497" w:rsidRDefault="00D97798" w:rsidP="00D97798">
      <w:pPr>
        <w:jc w:val="left"/>
        <w:rPr>
          <w:ins w:id="29310" w:author="Rev 8 Allen Wirfs-Brock" w:date="2012-06-01T11:24:00Z"/>
        </w:rPr>
      </w:pPr>
      <w:ins w:id="29311" w:author="Rev 8 Allen Wirfs-Brock" w:date="2012-06-01T11:24: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rsidR="00D97798" w:rsidRPr="00E77497" w:rsidRDefault="00D97798" w:rsidP="00D97798">
      <w:pPr>
        <w:pStyle w:val="Alg4"/>
        <w:numPr>
          <w:ilvl w:val="0"/>
          <w:numId w:val="850"/>
        </w:numPr>
        <w:spacing w:after="220"/>
        <w:contextualSpacing/>
        <w:rPr>
          <w:ins w:id="29312" w:author="Rev 8 Allen Wirfs-Brock" w:date="2012-06-01T11:23:00Z"/>
        </w:rPr>
      </w:pPr>
      <w:ins w:id="29313" w:author="Rev 8 Allen Wirfs-Brock" w:date="2012-06-01T11:23:00Z">
        <w:r>
          <w:t xml:space="preserve">Return </w:t>
        </w:r>
      </w:ins>
      <w:ins w:id="29314" w:author="Rev 8 Allen Wirfs-Brock" w:date="2012-06-01T11:24:00Z">
        <w:del w:id="29315" w:author="Rev 10 Allen Wirfs-Brock" w:date="2012-08-30T15:34:00Z">
          <w:r w:rsidDel="00A019EE">
            <w:rPr>
              <w:b/>
            </w:rPr>
            <w:delText>true</w:delText>
          </w:r>
        </w:del>
      </w:ins>
      <w:ins w:id="29316" w:author="Rev 10 Allen Wirfs-Brock" w:date="2012-08-30T15:34:00Z">
        <w:r w:rsidR="00A019EE">
          <w:rPr>
            <w:b/>
          </w:rPr>
          <w:t>false</w:t>
        </w:r>
      </w:ins>
      <w:ins w:id="29317" w:author="Rev 8 Allen Wirfs-Brock" w:date="2012-06-01T11:23:00Z">
        <w:r w:rsidRPr="00E77497">
          <w:t>.</w:t>
        </w:r>
      </w:ins>
    </w:p>
    <w:p w:rsidR="00D97798" w:rsidRPr="00E77497" w:rsidRDefault="00D97798" w:rsidP="00D97798">
      <w:pPr>
        <w:rPr>
          <w:ins w:id="29318" w:author="Rev 8 Allen Wirfs-Brock" w:date="2012-06-01T11:20:00Z"/>
          <w:rFonts w:ascii="Helvetica" w:hAnsi="Helvetica"/>
          <w:b/>
        </w:rPr>
      </w:pPr>
      <w:ins w:id="29319" w:author="Rev 8 Allen Wirfs-Brock" w:date="2012-06-01T11:20:00Z">
        <w:r w:rsidRPr="00E77497">
          <w:rPr>
            <w:rFonts w:ascii="Helvetica" w:hAnsi="Helvetica"/>
            <w:b/>
          </w:rPr>
          <w:t xml:space="preserve">Static Semantics:  </w:t>
        </w:r>
        <w:r w:rsidRPr="00E77497">
          <w:rPr>
            <w:rFonts w:ascii="Helvetica" w:hAnsi="Helvetica"/>
            <w:b/>
            <w:lang w:eastAsia="en-US"/>
          </w:rPr>
          <w:t>LexicallyDeclaredNames</w:t>
        </w:r>
      </w:ins>
    </w:p>
    <w:p w:rsidR="00D97798" w:rsidRPr="00E77497" w:rsidRDefault="00D97798" w:rsidP="00D97798">
      <w:pPr>
        <w:jc w:val="left"/>
        <w:rPr>
          <w:ins w:id="29320" w:author="Rev 8 Allen Wirfs-Brock" w:date="2012-06-01T11:21:00Z"/>
        </w:rPr>
      </w:pPr>
      <w:ins w:id="29321" w:author="Rev 8 Allen Wirfs-Brock" w:date="2012-06-01T11:21: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rsidR="00D97798" w:rsidRPr="00E77497" w:rsidRDefault="00D97798" w:rsidP="00D97798">
      <w:pPr>
        <w:pStyle w:val="Alg4"/>
        <w:numPr>
          <w:ilvl w:val="0"/>
          <w:numId w:val="847"/>
        </w:numPr>
        <w:spacing w:after="220"/>
        <w:contextualSpacing/>
        <w:rPr>
          <w:ins w:id="29322" w:author="Rev 8 Allen Wirfs-Brock" w:date="2012-06-01T11:20:00Z"/>
        </w:rPr>
      </w:pPr>
      <w:ins w:id="29323" w:author="Rev 8 Allen Wirfs-Brock" w:date="2012-06-01T11:20:00Z">
        <w:r w:rsidRPr="00E77497">
          <w:t xml:space="preserve">Return the BoundNames of </w:t>
        </w:r>
        <w:r w:rsidRPr="00E77497">
          <w:rPr>
            <w:i/>
          </w:rPr>
          <w:t>BindingIdentifier</w:t>
        </w:r>
        <w:r w:rsidRPr="00E77497">
          <w:t>.</w:t>
        </w:r>
      </w:ins>
    </w:p>
    <w:p w:rsidR="00E926E2" w:rsidRPr="00E77497" w:rsidRDefault="00E926E2" w:rsidP="00E926E2">
      <w:pPr>
        <w:rPr>
          <w:ins w:id="29324" w:author="Rev 8 Allen Wirfs-Brock" w:date="2012-06-08T15:10:00Z"/>
          <w:rFonts w:ascii="Helvetica" w:hAnsi="Helvetica"/>
          <w:b/>
        </w:rPr>
      </w:pPr>
      <w:ins w:id="29325" w:author="Rev 8 Allen Wirfs-Brock" w:date="2012-06-08T15:10:00Z">
        <w:r w:rsidRPr="00E77497">
          <w:rPr>
            <w:rFonts w:ascii="Helvetica" w:hAnsi="Helvetica"/>
            <w:b/>
          </w:rPr>
          <w:t xml:space="preserve">Static Semantics:  </w:t>
        </w:r>
        <w:r>
          <w:rPr>
            <w:rFonts w:ascii="Helvetica" w:hAnsi="Helvetica"/>
            <w:b/>
            <w:lang w:eastAsia="en-US"/>
          </w:rPr>
          <w:t>Method</w:t>
        </w:r>
        <w:r w:rsidRPr="00E77497">
          <w:rPr>
            <w:rFonts w:ascii="Helvetica" w:hAnsi="Helvetica"/>
            <w:b/>
            <w:lang w:eastAsia="en-US"/>
          </w:rPr>
          <w:t>De</w:t>
        </w:r>
      </w:ins>
      <w:ins w:id="29326" w:author="Rev 8 Allen Wirfs-Brock" w:date="2012-06-08T15:28:00Z">
        <w:r w:rsidR="00002FFA">
          <w:rPr>
            <w:rFonts w:ascii="Helvetica" w:hAnsi="Helvetica"/>
            <w:b/>
            <w:lang w:eastAsia="en-US"/>
          </w:rPr>
          <w:t>finition</w:t>
        </w:r>
      </w:ins>
      <w:ins w:id="29327" w:author="Rev 8 Allen Wirfs-Brock" w:date="2012-06-08T15:10:00Z">
        <w:r w:rsidRPr="00E77497">
          <w:rPr>
            <w:rFonts w:ascii="Helvetica" w:hAnsi="Helvetica"/>
            <w:b/>
            <w:lang w:eastAsia="en-US"/>
          </w:rPr>
          <w:t>s</w:t>
        </w:r>
      </w:ins>
    </w:p>
    <w:p w:rsidR="00A30CF3" w:rsidRPr="00E77497" w:rsidRDefault="00A30CF3" w:rsidP="00A30CF3">
      <w:pPr>
        <w:jc w:val="left"/>
        <w:rPr>
          <w:ins w:id="29328" w:author="Rev 8 Allen Wirfs-Brock" w:date="2012-06-08T15:14:00Z"/>
        </w:rPr>
      </w:pPr>
      <w:ins w:id="29329"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rsidR="00A30CF3" w:rsidRDefault="00A30CF3" w:rsidP="00A30CF3">
      <w:pPr>
        <w:pStyle w:val="Alg4"/>
        <w:numPr>
          <w:ilvl w:val="0"/>
          <w:numId w:val="858"/>
        </w:numPr>
        <w:spacing w:after="220"/>
        <w:contextualSpacing/>
        <w:rPr>
          <w:ins w:id="29330" w:author="Rev 8 Allen Wirfs-Brock" w:date="2012-06-08T15:14:00Z"/>
        </w:rPr>
      </w:pPr>
      <w:ins w:id="29331" w:author="Rev 8 Allen Wirfs-Brock" w:date="2012-06-08T15:14:00Z">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ins>
    </w:p>
    <w:p w:rsidR="00A30CF3" w:rsidRPr="00E77497" w:rsidRDefault="00A30CF3" w:rsidP="00A30CF3">
      <w:pPr>
        <w:pStyle w:val="Alg4"/>
        <w:numPr>
          <w:ilvl w:val="0"/>
          <w:numId w:val="858"/>
        </w:numPr>
        <w:spacing w:after="220"/>
        <w:contextualSpacing/>
        <w:rPr>
          <w:ins w:id="29332" w:author="Rev 8 Allen Wirfs-Brock" w:date="2012-06-08T15:14:00Z"/>
        </w:rPr>
      </w:pPr>
      <w:ins w:id="29333" w:author="Rev 8 Allen Wirfs-Brock" w:date="2012-06-08T15:14:00Z">
        <w:r>
          <w:t xml:space="preserve">Return a </w:t>
        </w:r>
        <w:r w:rsidRPr="00E77497">
          <w:t xml:space="preserve">List containing </w:t>
        </w:r>
        <w:r w:rsidRPr="001F706A">
          <w:rPr>
            <w:i/>
          </w:rPr>
          <w:t>ClassElement</w:t>
        </w:r>
        <w:r w:rsidRPr="00E77497">
          <w:t>.</w:t>
        </w:r>
      </w:ins>
    </w:p>
    <w:p w:rsidR="00A30CF3" w:rsidRPr="00E77497" w:rsidRDefault="00A30CF3" w:rsidP="00A30CF3">
      <w:pPr>
        <w:jc w:val="left"/>
        <w:rPr>
          <w:ins w:id="29334" w:author="Rev 8 Allen Wirfs-Brock" w:date="2012-06-08T15:14:00Z"/>
        </w:rPr>
      </w:pPr>
      <w:ins w:id="29335"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rsidR="00A30CF3" w:rsidRPr="00E77497" w:rsidRDefault="00A30CF3" w:rsidP="007F4002">
      <w:pPr>
        <w:pStyle w:val="Alg4"/>
        <w:numPr>
          <w:ilvl w:val="0"/>
          <w:numId w:val="887"/>
        </w:numPr>
        <w:contextualSpacing/>
        <w:rPr>
          <w:ins w:id="29336" w:author="Rev 8 Allen Wirfs-Brock" w:date="2012-06-08T15:14:00Z"/>
        </w:rPr>
      </w:pPr>
      <w:ins w:id="29337" w:author="Rev 8 Allen Wirfs-Brock" w:date="2012-06-08T15:14:00Z">
        <w:r w:rsidRPr="00E77497">
          <w:t xml:space="preserve">Let </w:t>
        </w:r>
        <w:r>
          <w:rPr>
            <w:i/>
          </w:rPr>
          <w:t>list</w:t>
        </w:r>
        <w:r w:rsidRPr="00E77497">
          <w:t xml:space="preserve"> be </w:t>
        </w:r>
      </w:ins>
      <w:ins w:id="29338" w:author="Rev 8 Allen Wirfs-Brock" w:date="2012-06-08T15:16:00Z">
        <w:r>
          <w:t>MethodDe</w:t>
        </w:r>
      </w:ins>
      <w:ins w:id="29339" w:author="Rev 8 Allen Wirfs-Brock" w:date="2012-06-08T15:28:00Z">
        <w:r w:rsidR="00002FFA">
          <w:t>finition</w:t>
        </w:r>
      </w:ins>
      <w:ins w:id="29340" w:author="Rev 8 Allen Wirfs-Brock" w:date="2012-06-08T15:16:00Z">
        <w:r>
          <w:t>s</w:t>
        </w:r>
      </w:ins>
      <w:ins w:id="29341" w:author="Rev 8 Allen Wirfs-Brock" w:date="2012-06-08T15:14:00Z">
        <w:r w:rsidRPr="00E77497">
          <w:t xml:space="preserve"> of </w:t>
        </w:r>
        <w:r>
          <w:rPr>
            <w:rStyle w:val="bnf"/>
          </w:rPr>
          <w:t>ClassEle</w:t>
        </w:r>
      </w:ins>
      <w:ins w:id="29342" w:author="Rev 8 Allen Wirfs-Brock" w:date="2012-06-08T15:28:00Z">
        <w:r w:rsidR="00002FFA">
          <w:rPr>
            <w:rStyle w:val="bnf"/>
          </w:rPr>
          <w:t>m</w:t>
        </w:r>
      </w:ins>
      <w:ins w:id="29343" w:author="Rev 8 Allen Wirfs-Brock" w:date="2012-06-08T15:14:00Z">
        <w:r>
          <w:rPr>
            <w:rStyle w:val="bnf"/>
          </w:rPr>
          <w:t>entList</w:t>
        </w:r>
        <w:r w:rsidRPr="00E77497">
          <w:rPr>
            <w:rStyle w:val="bnf"/>
            <w:i w:val="0"/>
          </w:rPr>
          <w:t>.</w:t>
        </w:r>
      </w:ins>
    </w:p>
    <w:p w:rsidR="00A30CF3" w:rsidRDefault="00A30CF3" w:rsidP="007F4002">
      <w:pPr>
        <w:pStyle w:val="Alg4"/>
        <w:numPr>
          <w:ilvl w:val="0"/>
          <w:numId w:val="887"/>
        </w:numPr>
        <w:contextualSpacing/>
        <w:rPr>
          <w:ins w:id="29344" w:author="Rev 8 Allen Wirfs-Brock" w:date="2012-06-08T15:14:00Z"/>
        </w:rPr>
      </w:pPr>
      <w:ins w:id="29345" w:author="Rev 8 Allen Wirfs-Brock" w:date="2012-06-08T15:14: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ins>
    </w:p>
    <w:p w:rsidR="00A30CF3" w:rsidRPr="00E77497" w:rsidRDefault="00A30CF3" w:rsidP="007F4002">
      <w:pPr>
        <w:pStyle w:val="Alg4"/>
        <w:numPr>
          <w:ilvl w:val="0"/>
          <w:numId w:val="887"/>
        </w:numPr>
        <w:contextualSpacing/>
        <w:rPr>
          <w:ins w:id="29346" w:author="Rev 8 Allen Wirfs-Brock" w:date="2012-06-08T15:14:00Z"/>
        </w:rPr>
      </w:pPr>
      <w:ins w:id="29347" w:author="Rev 8 Allen Wirfs-Brock" w:date="2012-06-08T15:14:00Z">
        <w:r w:rsidRPr="00E77497">
          <w:t xml:space="preserve">Append  </w:t>
        </w:r>
        <w:r w:rsidRPr="001F706A">
          <w:rPr>
            <w:i/>
          </w:rPr>
          <w:t>ClassElement</w:t>
        </w:r>
        <w:r>
          <w:t xml:space="preserve"> </w:t>
        </w:r>
        <w:r w:rsidRPr="00E77497">
          <w:t xml:space="preserve">to the end of </w:t>
        </w:r>
        <w:r>
          <w:rPr>
            <w:i/>
          </w:rPr>
          <w:t>list</w:t>
        </w:r>
        <w:r w:rsidRPr="00E77497">
          <w:t>.</w:t>
        </w:r>
      </w:ins>
    </w:p>
    <w:p w:rsidR="00A30CF3" w:rsidRPr="00E77497" w:rsidRDefault="00A30CF3" w:rsidP="007F4002">
      <w:pPr>
        <w:pStyle w:val="Alg4"/>
        <w:numPr>
          <w:ilvl w:val="0"/>
          <w:numId w:val="887"/>
        </w:numPr>
        <w:spacing w:after="220"/>
        <w:contextualSpacing/>
        <w:rPr>
          <w:ins w:id="29348" w:author="Rev 8 Allen Wirfs-Brock" w:date="2012-06-08T15:14:00Z"/>
        </w:rPr>
      </w:pPr>
      <w:ins w:id="29349" w:author="Rev 8 Allen Wirfs-Brock" w:date="2012-06-08T15:14:00Z">
        <w:r w:rsidRPr="00E77497">
          <w:t xml:space="preserve">Return </w:t>
        </w:r>
        <w:r>
          <w:rPr>
            <w:i/>
          </w:rPr>
          <w:t>list</w:t>
        </w:r>
        <w:r w:rsidRPr="00E77497">
          <w:t>.</w:t>
        </w:r>
      </w:ins>
    </w:p>
    <w:p w:rsidR="001F706A" w:rsidRPr="00E77497" w:rsidRDefault="001F706A" w:rsidP="001F706A">
      <w:pPr>
        <w:rPr>
          <w:ins w:id="29350" w:author="Rev 8 Allen Wirfs-Brock" w:date="2012-06-07T16:43:00Z"/>
          <w:rFonts w:ascii="Helvetica" w:hAnsi="Helvetica"/>
          <w:b/>
        </w:rPr>
      </w:pPr>
      <w:ins w:id="29351" w:author="Rev 8 Allen Wirfs-Brock" w:date="2012-06-07T16:43:00Z">
        <w:r w:rsidRPr="00E77497">
          <w:rPr>
            <w:rFonts w:ascii="Helvetica" w:hAnsi="Helvetica"/>
            <w:b/>
          </w:rPr>
          <w:t xml:space="preserve">Static Semantics:  </w:t>
        </w:r>
        <w:r w:rsidRPr="00E77497">
          <w:rPr>
            <w:rStyle w:val="bnf"/>
            <w:rFonts w:ascii="Helvetica" w:hAnsi="Helvetica"/>
            <w:b/>
            <w:i w:val="0"/>
          </w:rPr>
          <w:t>PropName</w:t>
        </w:r>
      </w:ins>
    </w:p>
    <w:p w:rsidR="001F706A" w:rsidRPr="00E77497" w:rsidRDefault="001F706A" w:rsidP="001F706A">
      <w:pPr>
        <w:jc w:val="left"/>
        <w:rPr>
          <w:ins w:id="29352" w:author="Rev 8 Allen Wirfs-Brock" w:date="2012-06-07T16:43:00Z"/>
        </w:rPr>
      </w:pPr>
      <w:ins w:id="29353" w:author="Rev 8 Allen Wirfs-Brock" w:date="2012-06-07T16:43:00Z">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ins>
    </w:p>
    <w:p w:rsidR="001F706A" w:rsidRPr="00E77497" w:rsidRDefault="001F706A" w:rsidP="001F706A">
      <w:pPr>
        <w:pStyle w:val="Alg4"/>
        <w:numPr>
          <w:ilvl w:val="0"/>
          <w:numId w:val="863"/>
        </w:numPr>
        <w:spacing w:after="220"/>
        <w:contextualSpacing/>
        <w:rPr>
          <w:ins w:id="29354" w:author="Rev 8 Allen Wirfs-Brock" w:date="2012-06-07T16:45:00Z"/>
        </w:rPr>
      </w:pPr>
      <w:ins w:id="29355" w:author="Rev 8 Allen Wirfs-Brock" w:date="2012-06-07T16:45:00Z">
        <w:r>
          <w:t xml:space="preserve">Return </w:t>
        </w:r>
        <w:r w:rsidRPr="001F706A">
          <w:rPr>
            <w:rFonts w:ascii="Arial" w:hAnsi="Arial" w:cs="Arial"/>
          </w:rPr>
          <w:t>empty</w:t>
        </w:r>
        <w:r>
          <w:t>.</w:t>
        </w:r>
      </w:ins>
    </w:p>
    <w:p w:rsidR="00305E2B" w:rsidRPr="00E77497" w:rsidRDefault="00305E2B" w:rsidP="00305E2B">
      <w:pPr>
        <w:rPr>
          <w:ins w:id="29356" w:author="Rev 8 Allen Wirfs-Brock" w:date="2012-06-07T16:20:00Z"/>
          <w:rFonts w:ascii="Helvetica" w:hAnsi="Helvetica"/>
          <w:b/>
        </w:rPr>
      </w:pPr>
      <w:ins w:id="29357" w:author="Rev 8 Allen Wirfs-Brock" w:date="2012-06-07T16:20: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rsidR="00305E2B" w:rsidRPr="00E77497" w:rsidRDefault="0068164B" w:rsidP="00305E2B">
      <w:pPr>
        <w:jc w:val="left"/>
        <w:rPr>
          <w:ins w:id="29358" w:author="Rev 8 Allen Wirfs-Brock" w:date="2012-06-07T16:20:00Z"/>
        </w:rPr>
      </w:pPr>
      <w:ins w:id="29359" w:author="Rev 8 Allen Wirfs-Brock" w:date="2012-06-07T16:24:00Z">
        <w:r>
          <w:rPr>
            <w:rStyle w:val="bnf"/>
          </w:rPr>
          <w:t>ClassElementList</w:t>
        </w:r>
        <w:r w:rsidRPr="00E77497">
          <w:rPr>
            <w:rStyle w:val="bnf"/>
          </w:rPr>
          <w:t xml:space="preserve"> </w:t>
        </w:r>
        <w:r w:rsidRPr="00E77497">
          <w:rPr>
            <w:rFonts w:ascii="Courier New" w:hAnsi="Courier New"/>
          </w:rPr>
          <w:t xml:space="preserve"> </w:t>
        </w:r>
      </w:ins>
      <w:ins w:id="29360" w:author="Rev 8 Allen Wirfs-Brock" w:date="2012-06-07T16:20:00Z">
        <w:r w:rsidR="00305E2B" w:rsidRPr="00E77497">
          <w:rPr>
            <w:b/>
          </w:rPr>
          <w:t>:</w:t>
        </w:r>
        <w:r w:rsidR="00305E2B" w:rsidRPr="00E77497">
          <w:t xml:space="preserve">  </w:t>
        </w:r>
      </w:ins>
      <w:ins w:id="29361" w:author="Rev 8 Allen Wirfs-Brock" w:date="2012-06-07T16:25:00Z">
        <w:r>
          <w:rPr>
            <w:rStyle w:val="bnf"/>
          </w:rPr>
          <w:t>ClassElement</w:t>
        </w:r>
        <w:r w:rsidRPr="00E77497">
          <w:rPr>
            <w:rStyle w:val="bnf"/>
          </w:rPr>
          <w:t xml:space="preserve"> </w:t>
        </w:r>
        <w:r w:rsidRPr="00E77497">
          <w:rPr>
            <w:rFonts w:ascii="Courier New" w:hAnsi="Courier New"/>
          </w:rPr>
          <w:t xml:space="preserve"> </w:t>
        </w:r>
      </w:ins>
    </w:p>
    <w:p w:rsidR="0068164B" w:rsidRDefault="0068164B" w:rsidP="00A623D6">
      <w:pPr>
        <w:pStyle w:val="Alg4"/>
        <w:numPr>
          <w:ilvl w:val="0"/>
          <w:numId w:val="866"/>
        </w:numPr>
        <w:spacing w:after="220"/>
        <w:contextualSpacing/>
        <w:rPr>
          <w:ins w:id="29362" w:author="Rev 8 Allen Wirfs-Brock" w:date="2012-06-07T16:35:00Z"/>
        </w:rPr>
      </w:pPr>
      <w:ins w:id="29363" w:author="Rev 8 Allen Wirfs-Brock" w:date="2012-06-07T16:34:00Z">
        <w:r>
          <w:t>If PropName</w:t>
        </w:r>
      </w:ins>
      <w:ins w:id="29364" w:author="Rev 8 Allen Wirfs-Brock" w:date="2012-06-07T16:36:00Z">
        <w:r w:rsidR="001F706A">
          <w:t xml:space="preserve"> of</w:t>
        </w:r>
      </w:ins>
      <w:ins w:id="29365" w:author="Rev 8 Allen Wirfs-Brock" w:date="2012-06-07T16:35:00Z">
        <w:r>
          <w:t xml:space="preserve"> </w:t>
        </w:r>
        <w:r w:rsidRPr="001F706A">
          <w:rPr>
            <w:i/>
          </w:rPr>
          <w:t>ClassElement</w:t>
        </w:r>
        <w:r>
          <w:t xml:space="preserve"> is </w:t>
        </w:r>
        <w:r w:rsidRPr="001F706A">
          <w:rPr>
            <w:rFonts w:ascii="Arial" w:hAnsi="Arial" w:cs="Arial"/>
          </w:rPr>
          <w:t>empty</w:t>
        </w:r>
      </w:ins>
      <w:ins w:id="29366" w:author="Rev 8 Allen Wirfs-Brock" w:date="2012-06-07T16:36:00Z">
        <w:r w:rsidR="001F706A">
          <w:t>, r</w:t>
        </w:r>
      </w:ins>
      <w:ins w:id="29367" w:author="Rev 8 Allen Wirfs-Brock" w:date="2012-06-07T16:20:00Z">
        <w:r w:rsidR="00305E2B" w:rsidRPr="00E77497">
          <w:t xml:space="preserve">eturn a </w:t>
        </w:r>
        <w:r w:rsidR="00305E2B">
          <w:t xml:space="preserve">new </w:t>
        </w:r>
      </w:ins>
      <w:ins w:id="29368" w:author="Rev 8 Allen Wirfs-Brock" w:date="2012-06-07T16:35:00Z">
        <w:r>
          <w:t>empty List.</w:t>
        </w:r>
      </w:ins>
    </w:p>
    <w:p w:rsidR="00305E2B" w:rsidRPr="00E77497" w:rsidRDefault="001F706A" w:rsidP="00A623D6">
      <w:pPr>
        <w:pStyle w:val="Alg4"/>
        <w:numPr>
          <w:ilvl w:val="0"/>
          <w:numId w:val="866"/>
        </w:numPr>
        <w:spacing w:after="220"/>
        <w:contextualSpacing/>
        <w:rPr>
          <w:ins w:id="29369" w:author="Rev 8 Allen Wirfs-Brock" w:date="2012-06-07T16:20:00Z"/>
        </w:rPr>
      </w:pPr>
      <w:ins w:id="29370" w:author="Rev 8 Allen Wirfs-Brock" w:date="2012-06-07T16:36:00Z">
        <w:r>
          <w:t xml:space="preserve">Return a </w:t>
        </w:r>
      </w:ins>
      <w:ins w:id="29371" w:author="Rev 8 Allen Wirfs-Brock" w:date="2012-06-07T16:20:00Z">
        <w:r w:rsidR="00305E2B" w:rsidRPr="00E77497">
          <w:t xml:space="preserve">List containing PropName of </w:t>
        </w:r>
      </w:ins>
      <w:ins w:id="29372" w:author="Rev 8 Allen Wirfs-Brock" w:date="2012-06-07T16:36:00Z">
        <w:r w:rsidRPr="001F706A">
          <w:rPr>
            <w:i/>
          </w:rPr>
          <w:t>ClassElement</w:t>
        </w:r>
      </w:ins>
      <w:ins w:id="29373" w:author="Rev 8 Allen Wirfs-Brock" w:date="2012-06-07T16:20:00Z">
        <w:r w:rsidR="00305E2B" w:rsidRPr="00E77497">
          <w:t>.</w:t>
        </w:r>
      </w:ins>
    </w:p>
    <w:p w:rsidR="00305E2B" w:rsidRPr="00E77497" w:rsidRDefault="0068164B" w:rsidP="00305E2B">
      <w:pPr>
        <w:jc w:val="left"/>
        <w:rPr>
          <w:ins w:id="29374" w:author="Rev 8 Allen Wirfs-Brock" w:date="2012-06-07T16:20:00Z"/>
        </w:rPr>
      </w:pPr>
      <w:ins w:id="29375" w:author="Rev 8 Allen Wirfs-Brock" w:date="2012-06-07T16:26:00Z">
        <w:r>
          <w:rPr>
            <w:rStyle w:val="bnf"/>
          </w:rPr>
          <w:t>ClassElementList</w:t>
        </w:r>
        <w:r w:rsidRPr="00E77497">
          <w:rPr>
            <w:rStyle w:val="bnf"/>
          </w:rPr>
          <w:t xml:space="preserve"> </w:t>
        </w:r>
        <w:r w:rsidRPr="00E77497">
          <w:rPr>
            <w:rFonts w:ascii="Courier New" w:hAnsi="Courier New"/>
          </w:rPr>
          <w:t xml:space="preserve"> </w:t>
        </w:r>
      </w:ins>
      <w:ins w:id="29376" w:author="Rev 8 Allen Wirfs-Brock" w:date="2012-06-07T16:20:00Z">
        <w:r w:rsidR="00305E2B" w:rsidRPr="00E77497">
          <w:rPr>
            <w:b/>
          </w:rPr>
          <w:t>:</w:t>
        </w:r>
        <w:r w:rsidR="00305E2B" w:rsidRPr="00E77497">
          <w:t xml:space="preserve">  </w:t>
        </w:r>
      </w:ins>
      <w:ins w:id="29377" w:author="Rev 8 Allen Wirfs-Brock" w:date="2012-06-07T16:26:00Z">
        <w:r>
          <w:rPr>
            <w:rStyle w:val="bnf"/>
          </w:rPr>
          <w:t>ClassElementList</w:t>
        </w:r>
        <w:r w:rsidRPr="00E77497">
          <w:rPr>
            <w:rStyle w:val="bnf"/>
          </w:rPr>
          <w:t xml:space="preserve"> </w:t>
        </w:r>
      </w:ins>
      <w:ins w:id="29378" w:author="Rev 8 Allen Wirfs-Brock" w:date="2012-06-07T16:20:00Z">
        <w:r w:rsidR="00305E2B" w:rsidRPr="00E77497">
          <w:t xml:space="preserve"> </w:t>
        </w:r>
      </w:ins>
      <w:ins w:id="29379" w:author="Rev 8 Allen Wirfs-Brock" w:date="2012-06-07T16:26:00Z">
        <w:r>
          <w:rPr>
            <w:rStyle w:val="bnf"/>
          </w:rPr>
          <w:t>ClassElement</w:t>
        </w:r>
        <w:r w:rsidRPr="00E77497">
          <w:rPr>
            <w:rStyle w:val="bnf"/>
          </w:rPr>
          <w:t xml:space="preserve"> </w:t>
        </w:r>
        <w:r w:rsidRPr="00E77497">
          <w:rPr>
            <w:rFonts w:ascii="Courier New" w:hAnsi="Courier New"/>
          </w:rPr>
          <w:t xml:space="preserve"> </w:t>
        </w:r>
      </w:ins>
    </w:p>
    <w:p w:rsidR="00305E2B" w:rsidRPr="00E77497" w:rsidRDefault="00305E2B" w:rsidP="00A623D6">
      <w:pPr>
        <w:pStyle w:val="Alg4"/>
        <w:numPr>
          <w:ilvl w:val="0"/>
          <w:numId w:val="867"/>
        </w:numPr>
        <w:contextualSpacing/>
        <w:rPr>
          <w:ins w:id="29380" w:author="Rev 8 Allen Wirfs-Brock" w:date="2012-06-07T16:20:00Z"/>
        </w:rPr>
      </w:pPr>
      <w:ins w:id="29381" w:author="Rev 8 Allen Wirfs-Brock" w:date="2012-06-07T16:20:00Z">
        <w:r w:rsidRPr="00E77497">
          <w:t xml:space="preserve">Let </w:t>
        </w:r>
        <w:r>
          <w:rPr>
            <w:i/>
          </w:rPr>
          <w:t>list</w:t>
        </w:r>
        <w:r w:rsidRPr="00E77497">
          <w:t xml:space="preserve"> be Property</w:t>
        </w:r>
        <w:r>
          <w:t>Name</w:t>
        </w:r>
        <w:r w:rsidRPr="00E77497">
          <w:t xml:space="preserve">List of </w:t>
        </w:r>
      </w:ins>
      <w:ins w:id="29382" w:author="Rev 8 Allen Wirfs-Brock" w:date="2012-06-07T16:38:00Z">
        <w:r w:rsidR="001F706A">
          <w:rPr>
            <w:rStyle w:val="bnf"/>
          </w:rPr>
          <w:t>ClassEle</w:t>
        </w:r>
      </w:ins>
      <w:ins w:id="29383" w:author="Rev 10 Allen Wirfs-Brock" w:date="2012-08-13T19:44:00Z">
        <w:r w:rsidR="00C700A2">
          <w:rPr>
            <w:rStyle w:val="bnf"/>
          </w:rPr>
          <w:t>m</w:t>
        </w:r>
      </w:ins>
      <w:ins w:id="29384" w:author="Rev 8 Allen Wirfs-Brock" w:date="2012-06-07T16:38:00Z">
        <w:r w:rsidR="001F706A">
          <w:rPr>
            <w:rStyle w:val="bnf"/>
          </w:rPr>
          <w:t>ent</w:t>
        </w:r>
      </w:ins>
      <w:ins w:id="29385" w:author="Rev 8 Allen Wirfs-Brock" w:date="2012-06-07T16:20:00Z">
        <w:r>
          <w:rPr>
            <w:rStyle w:val="bnf"/>
          </w:rPr>
          <w:t>List</w:t>
        </w:r>
        <w:r w:rsidRPr="00E77497">
          <w:rPr>
            <w:rStyle w:val="bnf"/>
            <w:i w:val="0"/>
          </w:rPr>
          <w:t>.</w:t>
        </w:r>
      </w:ins>
    </w:p>
    <w:p w:rsidR="001F706A" w:rsidRDefault="001F706A" w:rsidP="00A623D6">
      <w:pPr>
        <w:pStyle w:val="Alg4"/>
        <w:numPr>
          <w:ilvl w:val="0"/>
          <w:numId w:val="867"/>
        </w:numPr>
        <w:contextualSpacing/>
        <w:rPr>
          <w:ins w:id="29386" w:author="Rev 8 Allen Wirfs-Brock" w:date="2012-06-07T16:38:00Z"/>
        </w:rPr>
      </w:pPr>
      <w:ins w:id="29387" w:author="Rev 8 Allen Wirfs-Brock" w:date="2012-06-07T16:38: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ins>
      <w:ins w:id="29388" w:author="Rev 8 Allen Wirfs-Brock" w:date="2012-06-07T16:39:00Z">
        <w:r w:rsidRPr="001F706A">
          <w:rPr>
            <w:i/>
          </w:rPr>
          <w:t>list</w:t>
        </w:r>
      </w:ins>
      <w:ins w:id="29389" w:author="Rev 8 Allen Wirfs-Brock" w:date="2012-06-07T16:38:00Z">
        <w:r>
          <w:t>.</w:t>
        </w:r>
      </w:ins>
    </w:p>
    <w:p w:rsidR="00305E2B" w:rsidRPr="00E77497" w:rsidRDefault="00305E2B" w:rsidP="00A623D6">
      <w:pPr>
        <w:pStyle w:val="Alg4"/>
        <w:numPr>
          <w:ilvl w:val="0"/>
          <w:numId w:val="867"/>
        </w:numPr>
        <w:contextualSpacing/>
        <w:rPr>
          <w:ins w:id="29390" w:author="Rev 8 Allen Wirfs-Brock" w:date="2012-06-07T16:20:00Z"/>
        </w:rPr>
      </w:pPr>
      <w:ins w:id="29391" w:author="Rev 8 Allen Wirfs-Brock" w:date="2012-06-07T16:20:00Z">
        <w:r w:rsidRPr="00E77497">
          <w:t xml:space="preserve">Append  PropName of </w:t>
        </w:r>
      </w:ins>
      <w:ins w:id="29392" w:author="Rev 8 Allen Wirfs-Brock" w:date="2012-06-07T16:40:00Z">
        <w:r w:rsidR="001F706A" w:rsidRPr="001F706A">
          <w:rPr>
            <w:i/>
          </w:rPr>
          <w:t>ClassElement</w:t>
        </w:r>
        <w:r w:rsidR="001F706A">
          <w:t xml:space="preserve"> </w:t>
        </w:r>
      </w:ins>
      <w:ins w:id="29393" w:author="Rev 8 Allen Wirfs-Brock" w:date="2012-06-07T16:20:00Z">
        <w:r w:rsidRPr="00E77497">
          <w:t xml:space="preserve">to the end of </w:t>
        </w:r>
        <w:r>
          <w:rPr>
            <w:i/>
          </w:rPr>
          <w:t>list</w:t>
        </w:r>
        <w:r w:rsidRPr="00E77497">
          <w:t>.</w:t>
        </w:r>
      </w:ins>
    </w:p>
    <w:p w:rsidR="00305E2B" w:rsidRPr="00E77497" w:rsidRDefault="00305E2B" w:rsidP="00A623D6">
      <w:pPr>
        <w:pStyle w:val="Alg4"/>
        <w:numPr>
          <w:ilvl w:val="0"/>
          <w:numId w:val="867"/>
        </w:numPr>
        <w:spacing w:after="220"/>
        <w:contextualSpacing/>
        <w:rPr>
          <w:ins w:id="29394" w:author="Rev 8 Allen Wirfs-Brock" w:date="2012-06-07T16:20:00Z"/>
        </w:rPr>
      </w:pPr>
      <w:ins w:id="29395" w:author="Rev 8 Allen Wirfs-Brock" w:date="2012-06-07T16:20:00Z">
        <w:r w:rsidRPr="00E77497">
          <w:t xml:space="preserve">Return </w:t>
        </w:r>
        <w:r>
          <w:rPr>
            <w:i/>
          </w:rPr>
          <w:t>list</w:t>
        </w:r>
        <w:r w:rsidRPr="00E77497">
          <w:t>.</w:t>
        </w:r>
      </w:ins>
    </w:p>
    <w:p w:rsidR="00D97798" w:rsidRPr="00E77497" w:rsidRDefault="00D97798" w:rsidP="00D97798">
      <w:pPr>
        <w:rPr>
          <w:ins w:id="29396" w:author="Rev 8 Allen Wirfs-Brock" w:date="2012-06-01T11:20:00Z"/>
          <w:rFonts w:ascii="Helvetica" w:hAnsi="Helvetica"/>
          <w:b/>
        </w:rPr>
      </w:pPr>
      <w:ins w:id="29397" w:author="Rev 8 Allen Wirfs-Brock" w:date="2012-06-01T11:20:00Z">
        <w:r w:rsidRPr="00E77497">
          <w:rPr>
            <w:rFonts w:ascii="Helvetica" w:hAnsi="Helvetica"/>
            <w:b/>
          </w:rPr>
          <w:lastRenderedPageBreak/>
          <w:t xml:space="preserve">Static Semantics:  </w:t>
        </w:r>
        <w:r w:rsidRPr="00E77497">
          <w:rPr>
            <w:rFonts w:ascii="Helvetica" w:hAnsi="Helvetica"/>
            <w:b/>
            <w:lang w:eastAsia="en-US"/>
          </w:rPr>
          <w:t>VarDeclaredNames</w:t>
        </w:r>
      </w:ins>
    </w:p>
    <w:p w:rsidR="00D97798" w:rsidRPr="00E77497" w:rsidRDefault="00D97798" w:rsidP="00D97798">
      <w:pPr>
        <w:jc w:val="left"/>
        <w:rPr>
          <w:ins w:id="29398" w:author="Rev 8 Allen Wirfs-Brock" w:date="2012-06-01T11:22:00Z"/>
        </w:rPr>
      </w:pPr>
      <w:ins w:id="29399" w:author="Rev 8 Allen Wirfs-Brock" w:date="2012-06-01T11:2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rsidR="00D97798" w:rsidRPr="00E77497" w:rsidRDefault="00D97798" w:rsidP="00D97798">
      <w:pPr>
        <w:pStyle w:val="Alg4"/>
        <w:numPr>
          <w:ilvl w:val="0"/>
          <w:numId w:val="849"/>
        </w:numPr>
        <w:spacing w:after="220"/>
        <w:contextualSpacing/>
        <w:rPr>
          <w:ins w:id="29400" w:author="Rev 8 Allen Wirfs-Brock" w:date="2012-06-01T11:20:00Z"/>
        </w:rPr>
      </w:pPr>
      <w:ins w:id="29401" w:author="Rev 8 Allen Wirfs-Brock" w:date="2012-06-01T11:20:00Z">
        <w:r w:rsidRPr="00E77497">
          <w:t>Return an empty List.</w:t>
        </w:r>
      </w:ins>
    </w:p>
    <w:p w:rsidR="00636E38" w:rsidRPr="00E77497" w:rsidRDefault="00636E38" w:rsidP="00636E38">
      <w:pPr>
        <w:pStyle w:val="Heading4"/>
        <w:numPr>
          <w:ilvl w:val="0"/>
          <w:numId w:val="0"/>
        </w:numPr>
        <w:rPr>
          <w:ins w:id="29402" w:author="Rev 8 Allen Wirfs-Brock" w:date="2012-06-01T11:37:00Z"/>
        </w:rPr>
      </w:pPr>
      <w:ins w:id="29403" w:author="Rev 8 Allen Wirfs-Brock" w:date="2012-06-01T11:37:00Z">
        <w:r w:rsidRPr="00E77497">
          <w:t>Runtime Semantics</w:t>
        </w:r>
      </w:ins>
    </w:p>
    <w:p w:rsidR="00DE408A" w:rsidRDefault="00DE408A" w:rsidP="00DE408A">
      <w:pPr>
        <w:keepNext/>
        <w:rPr>
          <w:ins w:id="29404" w:author="Rev 8 Allen Wirfs-Brock" w:date="2012-06-01T11:42:00Z"/>
          <w:rFonts w:ascii="Helvetica" w:hAnsi="Helvetica"/>
          <w:b/>
          <w:spacing w:val="6"/>
        </w:rPr>
      </w:pPr>
      <w:ins w:id="29405" w:author="Rev 8 Allen Wirfs-Brock" w:date="2012-06-01T11:42:00Z">
        <w:r w:rsidRPr="004418C4">
          <w:rPr>
            <w:rFonts w:ascii="Helvetica" w:hAnsi="Helvetica"/>
            <w:b/>
          </w:rPr>
          <w:t xml:space="preserve">Runtime Semantics: </w:t>
        </w:r>
      </w:ins>
      <w:ins w:id="29406" w:author="Rev 8 Allen Wirfs-Brock" w:date="2012-06-01T17:27:00Z">
        <w:r w:rsidR="001572F0">
          <w:rPr>
            <w:rFonts w:ascii="Helvetica" w:hAnsi="Helvetica"/>
            <w:b/>
            <w:spacing w:val="6"/>
          </w:rPr>
          <w:t>ClassDefinitionEvaluation</w:t>
        </w:r>
      </w:ins>
    </w:p>
    <w:p w:rsidR="00DE408A" w:rsidRPr="004418C4" w:rsidRDefault="00DE408A" w:rsidP="00DE408A">
      <w:pPr>
        <w:ind w:left="360"/>
        <w:rPr>
          <w:ins w:id="29407" w:author="Rev 8 Allen Wirfs-Brock" w:date="2012-06-01T11:42:00Z"/>
        </w:rPr>
      </w:pPr>
      <w:ins w:id="29408" w:author="Rev 8 Allen Wirfs-Brock" w:date="2012-06-01T11:42:00Z">
        <w:r>
          <w:t>W</w:t>
        </w:r>
        <w:r w:rsidRPr="004418C4">
          <w:t xml:space="preserve">ith </w:t>
        </w:r>
        <w:r>
          <w:t>parameter</w:t>
        </w:r>
        <w:r w:rsidRPr="004418C4">
          <w:t xml:space="preserve"> </w:t>
        </w:r>
      </w:ins>
      <w:ins w:id="29409" w:author="Rev 8 Allen Wirfs-Brock" w:date="2012-06-01T17:30:00Z">
        <w:r w:rsidR="001572F0">
          <w:rPr>
            <w:rFonts w:ascii="Times New Roman" w:hAnsi="Times New Roman"/>
            <w:i/>
          </w:rPr>
          <w:t>className</w:t>
        </w:r>
      </w:ins>
      <w:ins w:id="29410" w:author="Rev 8 Allen Wirfs-Brock" w:date="2012-06-01T11:42:00Z">
        <w:r>
          <w:t>.</w:t>
        </w:r>
      </w:ins>
    </w:p>
    <w:p w:rsidR="0005787D" w:rsidRPr="00E77497" w:rsidRDefault="0005787D" w:rsidP="0005787D">
      <w:pPr>
        <w:jc w:val="left"/>
        <w:rPr>
          <w:ins w:id="29411" w:author="Rev 8 Allen Wirfs-Brock" w:date="2012-06-01T17:32:00Z"/>
        </w:rPr>
      </w:pPr>
      <w:ins w:id="29412" w:author="Rev 8 Allen Wirfs-Brock" w:date="2012-06-01T17:32:00Z">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ins>
    </w:p>
    <w:p w:rsidR="00E06D29" w:rsidRDefault="0005787D" w:rsidP="00DE408A">
      <w:pPr>
        <w:numPr>
          <w:ilvl w:val="0"/>
          <w:numId w:val="855"/>
        </w:numPr>
        <w:contextualSpacing/>
        <w:rPr>
          <w:ins w:id="29413" w:author="Rev 8 Allen Wirfs-Brock" w:date="2012-06-10T15:42:00Z"/>
          <w:rFonts w:ascii="Times New Roman" w:hAnsi="Times New Roman"/>
        </w:rPr>
      </w:pPr>
      <w:ins w:id="29414" w:author="Rev 8 Allen Wirfs-Brock" w:date="2012-06-01T17:41:00Z">
        <w:r>
          <w:rPr>
            <w:rFonts w:ascii="Times New Roman" w:hAnsi="Times New Roman"/>
          </w:rPr>
          <w:t xml:space="preserve">If </w:t>
        </w:r>
      </w:ins>
      <w:ins w:id="29415" w:author="Rev 8 Allen Wirfs-Brock" w:date="2012-06-01T17:43:00Z">
        <w:r w:rsidR="00FA7F7F" w:rsidRPr="00594449">
          <w:rPr>
            <w:rFonts w:ascii="Times New Roman" w:hAnsi="Times New Roman"/>
            <w:i/>
          </w:rPr>
          <w:t>ClassHeritage</w:t>
        </w:r>
        <w:r w:rsidR="00FA7F7F" w:rsidRPr="00594449">
          <w:rPr>
            <w:rFonts w:cs="Arial"/>
            <w:vertAlign w:val="subscript"/>
          </w:rPr>
          <w:t>opt</w:t>
        </w:r>
      </w:ins>
      <w:ins w:id="29416" w:author="Rev 8 Allen Wirfs-Brock" w:date="2012-06-01T17:41:00Z">
        <w:r>
          <w:rPr>
            <w:rFonts w:ascii="Times New Roman" w:hAnsi="Times New Roman"/>
          </w:rPr>
          <w:t xml:space="preserve"> is not present, then</w:t>
        </w:r>
      </w:ins>
    </w:p>
    <w:p w:rsidR="00FA7F7F" w:rsidRPr="00C2603F" w:rsidRDefault="0005787D" w:rsidP="00C2603F">
      <w:pPr>
        <w:numPr>
          <w:ilvl w:val="1"/>
          <w:numId w:val="855"/>
        </w:numPr>
        <w:contextualSpacing/>
        <w:rPr>
          <w:ins w:id="29417" w:author="Rev 8 Allen Wirfs-Brock" w:date="2012-06-10T15:43:00Z"/>
          <w:rFonts w:ascii="Times New Roman" w:hAnsi="Times New Roman"/>
        </w:rPr>
      </w:pPr>
      <w:ins w:id="29418" w:author="Rev 8 Allen Wirfs-Brock" w:date="2012-06-01T17:41:00Z">
        <w:r>
          <w:rPr>
            <w:rFonts w:ascii="Times New Roman" w:hAnsi="Times New Roman"/>
          </w:rPr>
          <w:t xml:space="preserve"> let </w:t>
        </w:r>
      </w:ins>
      <w:ins w:id="29419" w:author="Rev 8 Allen Wirfs-Brock" w:date="2012-06-10T15:43:00Z">
        <w:r w:rsidR="00E06D29">
          <w:rPr>
            <w:rFonts w:ascii="Times New Roman" w:hAnsi="Times New Roman"/>
            <w:i/>
          </w:rPr>
          <w:t>protoParent</w:t>
        </w:r>
      </w:ins>
      <w:ins w:id="29420" w:author="Rev 8 Allen Wirfs-Brock" w:date="2012-06-01T17:41:00Z">
        <w:r>
          <w:rPr>
            <w:rFonts w:ascii="Times New Roman" w:hAnsi="Times New Roman"/>
          </w:rPr>
          <w:t xml:space="preserve"> be </w:t>
        </w:r>
      </w:ins>
      <w:ins w:id="29421" w:author="Rev 8 Allen Wirfs-Brock" w:date="2012-06-01T17:42:00Z">
        <w:r w:rsidR="00FA7F7F" w:rsidRPr="00557892">
          <w:rPr>
            <w:rFonts w:ascii="Times New Roman" w:hAnsi="Times New Roman"/>
          </w:rPr>
          <w:t>the intrinsic object</w:t>
        </w:r>
        <w:r w:rsidR="00FA7F7F">
          <w:t xml:space="preserve"> %ObjectPrototype%</w:t>
        </w:r>
      </w:ins>
      <w:ins w:id="29422" w:author="Rev 8 Allen Wirfs-Brock" w:date="2012-06-10T15:44:00Z">
        <w:r w:rsidR="00E06D29">
          <w:rPr>
            <w:rFonts w:ascii="Times New Roman" w:hAnsi="Times New Roman"/>
          </w:rPr>
          <w:t>.</w:t>
        </w:r>
      </w:ins>
    </w:p>
    <w:p w:rsidR="00E06D29" w:rsidRDefault="00E06D29" w:rsidP="00C2603F">
      <w:pPr>
        <w:numPr>
          <w:ilvl w:val="1"/>
          <w:numId w:val="855"/>
        </w:numPr>
        <w:contextualSpacing/>
        <w:rPr>
          <w:ins w:id="29423" w:author="Rev 8 Allen Wirfs-Brock" w:date="2012-06-01T17:42:00Z"/>
          <w:rFonts w:ascii="Times New Roman" w:hAnsi="Times New Roman"/>
        </w:rPr>
      </w:pPr>
      <w:ins w:id="29424" w:author="Rev 8 Allen Wirfs-Brock" w:date="2012-06-10T15:43: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rsidR="00B42F6E" w:rsidRDefault="00FA7F7F" w:rsidP="00DE408A">
      <w:pPr>
        <w:numPr>
          <w:ilvl w:val="0"/>
          <w:numId w:val="855"/>
        </w:numPr>
        <w:contextualSpacing/>
        <w:rPr>
          <w:ins w:id="29425" w:author="Rev 8 Allen Wirfs-Brock" w:date="2012-06-07T15:57:00Z"/>
          <w:rFonts w:ascii="Times New Roman" w:hAnsi="Times New Roman"/>
        </w:rPr>
      </w:pPr>
      <w:ins w:id="29426" w:author="Rev 8 Allen Wirfs-Brock" w:date="2012-06-01T17:42:00Z">
        <w:r>
          <w:rPr>
            <w:rFonts w:ascii="Times New Roman" w:hAnsi="Times New Roman"/>
          </w:rPr>
          <w:t xml:space="preserve">Else </w:t>
        </w:r>
      </w:ins>
    </w:p>
    <w:p w:rsidR="00FA7F7F" w:rsidRDefault="00B42F6E" w:rsidP="00B42F6E">
      <w:pPr>
        <w:numPr>
          <w:ilvl w:val="1"/>
          <w:numId w:val="855"/>
        </w:numPr>
        <w:contextualSpacing/>
        <w:rPr>
          <w:ins w:id="29427" w:author="Rev 8 Allen Wirfs-Brock" w:date="2012-06-01T17:42:00Z"/>
          <w:rFonts w:ascii="Times New Roman" w:hAnsi="Times New Roman"/>
        </w:rPr>
      </w:pPr>
      <w:ins w:id="29428" w:author="Rev 8 Allen Wirfs-Brock" w:date="2012-06-07T15:57:00Z">
        <w:r>
          <w:rPr>
            <w:rFonts w:ascii="Times New Roman" w:hAnsi="Times New Roman"/>
          </w:rPr>
          <w:t>L</w:t>
        </w:r>
      </w:ins>
      <w:ins w:id="29429" w:author="Rev 8 Allen Wirfs-Brock" w:date="2012-06-01T17:42:00Z">
        <w:r w:rsidR="00FA7F7F">
          <w:rPr>
            <w:rFonts w:ascii="Times New Roman" w:hAnsi="Times New Roman"/>
          </w:rPr>
          <w:t xml:space="preserve">et </w:t>
        </w:r>
      </w:ins>
      <w:ins w:id="29430" w:author="Rev 8 Allen Wirfs-Brock" w:date="2012-06-01T17:43:00Z">
        <w:r w:rsidR="00FA7F7F" w:rsidRPr="00B42F6E">
          <w:rPr>
            <w:rFonts w:ascii="Times New Roman" w:hAnsi="Times New Roman"/>
            <w:i/>
          </w:rPr>
          <w:t>superclass</w:t>
        </w:r>
      </w:ins>
      <w:ins w:id="29431" w:author="Rev 8 Allen Wirfs-Brock" w:date="2012-06-01T17:42:00Z">
        <w:r w:rsidR="00FA7F7F">
          <w:rPr>
            <w:rFonts w:ascii="Times New Roman" w:hAnsi="Times New Roman"/>
          </w:rPr>
          <w:t xml:space="preserve"> </w:t>
        </w:r>
      </w:ins>
      <w:ins w:id="29432" w:author="Rev 8 Allen Wirfs-Brock" w:date="2012-06-01T17:43:00Z">
        <w:r w:rsidR="00FA7F7F">
          <w:rPr>
            <w:rFonts w:ascii="Times New Roman" w:hAnsi="Times New Roman"/>
          </w:rPr>
          <w:t xml:space="preserve">be the result of evaluating </w:t>
        </w:r>
        <w:r w:rsidR="00FA7F7F" w:rsidRPr="00594449">
          <w:rPr>
            <w:rFonts w:ascii="Times New Roman" w:hAnsi="Times New Roman"/>
            <w:i/>
          </w:rPr>
          <w:t>ClassHeritage</w:t>
        </w:r>
        <w:r w:rsidR="00FA7F7F">
          <w:rPr>
            <w:rFonts w:ascii="Times New Roman" w:hAnsi="Times New Roman"/>
          </w:rPr>
          <w:t>.</w:t>
        </w:r>
      </w:ins>
    </w:p>
    <w:p w:rsidR="00FA7F7F" w:rsidRDefault="00FA7F7F" w:rsidP="00B42F6E">
      <w:pPr>
        <w:numPr>
          <w:ilvl w:val="1"/>
          <w:numId w:val="855"/>
        </w:numPr>
        <w:contextualSpacing/>
        <w:rPr>
          <w:ins w:id="29433" w:author="Rev 8 Allen Wirfs-Brock" w:date="2012-06-10T15:48:00Z"/>
          <w:rFonts w:ascii="Times New Roman" w:hAnsi="Times New Roman"/>
        </w:rPr>
      </w:pPr>
      <w:ins w:id="29434" w:author="Rev 8 Allen Wirfs-Brock" w:date="2012-06-01T17:45:00Z">
        <w:r>
          <w:rPr>
            <w:rFonts w:ascii="Times New Roman" w:hAnsi="Times New Roman"/>
          </w:rPr>
          <w:t>ReturnIfAbrupt(</w:t>
        </w:r>
        <w:r w:rsidRPr="00B42F6E">
          <w:rPr>
            <w:rFonts w:ascii="Times New Roman" w:hAnsi="Times New Roman"/>
            <w:i/>
          </w:rPr>
          <w:t>superclass</w:t>
        </w:r>
        <w:r>
          <w:rPr>
            <w:rFonts w:ascii="Times New Roman" w:hAnsi="Times New Roman"/>
          </w:rPr>
          <w:t>).</w:t>
        </w:r>
      </w:ins>
    </w:p>
    <w:p w:rsidR="000D57B8" w:rsidRDefault="000D57B8" w:rsidP="00B42F6E">
      <w:pPr>
        <w:numPr>
          <w:ilvl w:val="1"/>
          <w:numId w:val="855"/>
        </w:numPr>
        <w:contextualSpacing/>
        <w:rPr>
          <w:ins w:id="29435" w:author="Rev 8 Allen Wirfs-Brock" w:date="2012-06-10T15:50:00Z"/>
          <w:rFonts w:ascii="Times New Roman" w:hAnsi="Times New Roman"/>
        </w:rPr>
      </w:pPr>
      <w:ins w:id="29436" w:author="Rev 8 Allen Wirfs-Brock" w:date="2012-06-10T15:49:00Z">
        <w:r>
          <w:rPr>
            <w:rFonts w:ascii="Times New Roman" w:hAnsi="Times New Roman"/>
          </w:rPr>
          <w:t xml:space="preserve">If </w:t>
        </w:r>
      </w:ins>
      <w:ins w:id="29437" w:author="Rev 8 Allen Wirfs-Brock" w:date="2012-06-10T15:50:00Z">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ins>
    </w:p>
    <w:p w:rsidR="000D57B8" w:rsidRPr="00ED2E78" w:rsidRDefault="002C0B43" w:rsidP="00C2603F">
      <w:pPr>
        <w:numPr>
          <w:ilvl w:val="2"/>
          <w:numId w:val="855"/>
        </w:numPr>
        <w:contextualSpacing/>
        <w:rPr>
          <w:ins w:id="29438" w:author="Rev 8 Allen Wirfs-Brock" w:date="2012-06-10T15:51:00Z"/>
          <w:rFonts w:ascii="Times New Roman" w:hAnsi="Times New Roman"/>
        </w:rPr>
      </w:pPr>
      <w:ins w:id="29439" w:author="Rev 8 Allen Wirfs-Brock" w:date="2012-06-10T16:08:00Z">
        <w:r>
          <w:rPr>
            <w:rFonts w:ascii="Times New Roman" w:hAnsi="Times New Roman"/>
          </w:rPr>
          <w:t>L</w:t>
        </w:r>
      </w:ins>
      <w:ins w:id="29440" w:author="Rev 8 Allen Wirfs-Brock" w:date="2012-06-10T15:51:00Z">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ins>
      <w:ins w:id="29441" w:author="Rev 8 Allen Wirfs-Brock" w:date="2012-06-10T15:53:00Z">
        <w:r w:rsidR="000D57B8" w:rsidRPr="000D57B8">
          <w:rPr>
            <w:rFonts w:ascii="Times New Roman" w:hAnsi="Times New Roman"/>
            <w:b/>
          </w:rPr>
          <w:t xml:space="preserve"> </w:t>
        </w:r>
        <w:r w:rsidR="000D57B8" w:rsidRPr="00ED2E78">
          <w:rPr>
            <w:rFonts w:ascii="Times New Roman" w:hAnsi="Times New Roman"/>
            <w:b/>
          </w:rPr>
          <w:t>null</w:t>
        </w:r>
      </w:ins>
      <w:ins w:id="29442" w:author="Rev 8 Allen Wirfs-Brock" w:date="2012-06-10T15:51:00Z">
        <w:r w:rsidR="000D57B8">
          <w:rPr>
            <w:rFonts w:ascii="Times New Roman" w:hAnsi="Times New Roman"/>
          </w:rPr>
          <w:t>.</w:t>
        </w:r>
      </w:ins>
    </w:p>
    <w:p w:rsidR="000D57B8" w:rsidRDefault="000D57B8" w:rsidP="00C2603F">
      <w:pPr>
        <w:numPr>
          <w:ilvl w:val="2"/>
          <w:numId w:val="855"/>
        </w:numPr>
        <w:contextualSpacing/>
        <w:rPr>
          <w:ins w:id="29443" w:author="Rev 8 Allen Wirfs-Brock" w:date="2012-06-10T15:51:00Z"/>
          <w:rFonts w:ascii="Times New Roman" w:hAnsi="Times New Roman"/>
        </w:rPr>
      </w:pPr>
      <w:ins w:id="29444" w:author="Rev 8 Allen Wirfs-Brock" w:date="2012-06-10T15:51: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rsidR="000D57B8" w:rsidRDefault="000D57B8" w:rsidP="00B42F6E">
      <w:pPr>
        <w:numPr>
          <w:ilvl w:val="1"/>
          <w:numId w:val="855"/>
        </w:numPr>
        <w:contextualSpacing/>
        <w:rPr>
          <w:ins w:id="29445" w:author="Rev 8 Allen Wirfs-Brock" w:date="2012-06-10T15:56:00Z"/>
          <w:rFonts w:ascii="Times New Roman" w:hAnsi="Times New Roman"/>
        </w:rPr>
      </w:pPr>
      <w:ins w:id="29446" w:author="Rev 8 Allen Wirfs-Brock" w:date="2012-06-10T15:52:00Z">
        <w:r>
          <w:rPr>
            <w:rFonts w:ascii="Times New Roman" w:hAnsi="Times New Roman"/>
          </w:rPr>
          <w:t>Else</w:t>
        </w:r>
      </w:ins>
      <w:ins w:id="29447" w:author="Rev 8 Allen Wirfs-Brock" w:date="2012-06-10T15:55:00Z">
        <w:r w:rsidR="00C2603F">
          <w:rPr>
            <w:rFonts w:ascii="Times New Roman" w:hAnsi="Times New Roman"/>
          </w:rPr>
          <w:t xml:space="preserve"> if </w:t>
        </w:r>
        <w:r w:rsidR="00C2603F" w:rsidRPr="00C2603F">
          <w:rPr>
            <w:rFonts w:ascii="Times New Roman" w:hAnsi="Times New Roman"/>
          </w:rPr>
          <w:t>Type</w:t>
        </w:r>
        <w:r w:rsidR="00C2603F">
          <w:rPr>
            <w:rFonts w:ascii="Times New Roman" w:hAnsi="Times New Roman"/>
          </w:rPr>
          <w:t>(</w:t>
        </w:r>
        <w:r w:rsidR="00C2603F" w:rsidRPr="00ED2E78">
          <w:rPr>
            <w:rFonts w:ascii="Times New Roman" w:hAnsi="Times New Roman"/>
            <w:i/>
          </w:rPr>
          <w:t>superclass</w:t>
        </w:r>
        <w:r w:rsidR="00C2603F">
          <w:rPr>
            <w:rFonts w:ascii="Times New Roman" w:hAnsi="Times New Roman"/>
          </w:rPr>
          <w:t xml:space="preserve">) is </w:t>
        </w:r>
      </w:ins>
      <w:ins w:id="29448" w:author="Rev 8 Allen Wirfs-Brock" w:date="2012-06-10T15:56:00Z">
        <w:r w:rsidR="00C2603F">
          <w:rPr>
            <w:rFonts w:ascii="Times New Roman" w:hAnsi="Times New Roman"/>
          </w:rPr>
          <w:t>not Object</w:t>
        </w:r>
      </w:ins>
      <w:ins w:id="29449" w:author="Rev 8 Allen Wirfs-Brock" w:date="2012-06-10T15:55:00Z">
        <w:r w:rsidR="00C2603F">
          <w:rPr>
            <w:rFonts w:ascii="Times New Roman" w:hAnsi="Times New Roman"/>
          </w:rPr>
          <w:t>, throw a TypeError exception.</w:t>
        </w:r>
      </w:ins>
    </w:p>
    <w:p w:rsidR="00C2603F" w:rsidRDefault="00C2603F" w:rsidP="00B42F6E">
      <w:pPr>
        <w:numPr>
          <w:ilvl w:val="1"/>
          <w:numId w:val="855"/>
        </w:numPr>
        <w:contextualSpacing/>
        <w:rPr>
          <w:ins w:id="29450" w:author="Rev 8 Allen Wirfs-Brock" w:date="2012-06-10T15:52:00Z"/>
          <w:rFonts w:ascii="Times New Roman" w:hAnsi="Times New Roman"/>
        </w:rPr>
      </w:pPr>
      <w:ins w:id="29451" w:author="Rev 8 Allen Wirfs-Brock" w:date="2012-06-10T15:56:00Z">
        <w:r>
          <w:rPr>
            <w:rFonts w:ascii="Times New Roman" w:hAnsi="Times New Roman"/>
          </w:rPr>
          <w:t xml:space="preserve">Else if </w:t>
        </w:r>
        <w:r w:rsidRPr="00C2603F">
          <w:rPr>
            <w:rFonts w:ascii="Times New Roman" w:hAnsi="Times New Roman"/>
            <w:i/>
          </w:rPr>
          <w:t>superclass</w:t>
        </w:r>
      </w:ins>
      <w:ins w:id="29452" w:author="Rev 8 Allen Wirfs-Brock" w:date="2012-06-12T12:16:00Z">
        <w:r w:rsidR="00531CC7">
          <w:rPr>
            <w:rFonts w:ascii="Times New Roman" w:hAnsi="Times New Roman"/>
          </w:rPr>
          <w:t xml:space="preserve"> does not have a [[Construct]] internal property</w:t>
        </w:r>
      </w:ins>
      <w:ins w:id="29453" w:author="Rev 8 Allen Wirfs-Brock" w:date="2012-06-10T15:57:00Z">
        <w:r>
          <w:rPr>
            <w:rFonts w:ascii="Times New Roman" w:hAnsi="Times New Roman"/>
          </w:rPr>
          <w:t>, then</w:t>
        </w:r>
      </w:ins>
    </w:p>
    <w:p w:rsidR="00C2603F" w:rsidRPr="00ED2E78" w:rsidRDefault="002C0B43" w:rsidP="00C2603F">
      <w:pPr>
        <w:numPr>
          <w:ilvl w:val="2"/>
          <w:numId w:val="855"/>
        </w:numPr>
        <w:contextualSpacing/>
        <w:rPr>
          <w:ins w:id="29454" w:author="Rev 8 Allen Wirfs-Brock" w:date="2012-06-10T16:00:00Z"/>
          <w:rFonts w:ascii="Times New Roman" w:hAnsi="Times New Roman"/>
        </w:rPr>
      </w:pPr>
      <w:ins w:id="29455" w:author="Rev 8 Allen Wirfs-Brock" w:date="2012-06-10T16:08:00Z">
        <w:r>
          <w:rPr>
            <w:rFonts w:ascii="Times New Roman" w:hAnsi="Times New Roman"/>
          </w:rPr>
          <w:t>L</w:t>
        </w:r>
      </w:ins>
      <w:ins w:id="29456" w:author="Rev 8 Allen Wirfs-Brock" w:date="2012-06-10T16:00:00Z">
        <w:r w:rsidR="00C2603F">
          <w:rPr>
            <w:rFonts w:ascii="Times New Roman" w:hAnsi="Times New Roman"/>
          </w:rPr>
          <w:t xml:space="preserve">et </w:t>
        </w:r>
        <w:r w:rsidR="00C2603F">
          <w:rPr>
            <w:rFonts w:ascii="Times New Roman" w:hAnsi="Times New Roman"/>
            <w:i/>
          </w:rPr>
          <w:t>protoParent</w:t>
        </w:r>
        <w:r w:rsidR="00C2603F">
          <w:rPr>
            <w:rFonts w:ascii="Times New Roman" w:hAnsi="Times New Roman"/>
          </w:rPr>
          <w:t xml:space="preserve"> be</w:t>
        </w:r>
        <w:r w:rsidR="00C2603F" w:rsidRPr="000D57B8">
          <w:rPr>
            <w:rFonts w:ascii="Times New Roman" w:hAnsi="Times New Roman"/>
            <w:b/>
          </w:rPr>
          <w:t xml:space="preserve"> </w:t>
        </w:r>
        <w:r w:rsidR="00C2603F" w:rsidRPr="00ED2E78">
          <w:rPr>
            <w:rFonts w:ascii="Times New Roman" w:hAnsi="Times New Roman"/>
            <w:i/>
          </w:rPr>
          <w:t>superclass</w:t>
        </w:r>
        <w:r w:rsidR="00C2603F">
          <w:rPr>
            <w:rFonts w:ascii="Times New Roman" w:hAnsi="Times New Roman"/>
          </w:rPr>
          <w:t>.</w:t>
        </w:r>
      </w:ins>
    </w:p>
    <w:p w:rsidR="00C2603F" w:rsidRDefault="00C2603F" w:rsidP="00C2603F">
      <w:pPr>
        <w:numPr>
          <w:ilvl w:val="2"/>
          <w:numId w:val="855"/>
        </w:numPr>
        <w:contextualSpacing/>
        <w:rPr>
          <w:ins w:id="29457" w:author="Rev 8 Allen Wirfs-Brock" w:date="2012-06-10T16:00:00Z"/>
          <w:rFonts w:ascii="Times New Roman" w:hAnsi="Times New Roman"/>
        </w:rPr>
      </w:pPr>
      <w:ins w:id="29458" w:author="Rev 8 Allen Wirfs-Brock" w:date="2012-06-10T16:00: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rsidR="00C2603F" w:rsidRPr="00C2603F" w:rsidRDefault="00C2603F" w:rsidP="00C2603F">
      <w:pPr>
        <w:numPr>
          <w:ilvl w:val="1"/>
          <w:numId w:val="855"/>
        </w:numPr>
        <w:contextualSpacing/>
        <w:rPr>
          <w:ins w:id="29459" w:author="Rev 8 Allen Wirfs-Brock" w:date="2012-06-10T16:00:00Z"/>
          <w:rFonts w:ascii="Times New Roman" w:hAnsi="Times New Roman"/>
        </w:rPr>
      </w:pPr>
      <w:ins w:id="29460" w:author="Rev 8 Allen Wirfs-Brock" w:date="2012-06-10T16:01:00Z">
        <w:r>
          <w:rPr>
            <w:rFonts w:ascii="Times New Roman" w:hAnsi="Times New Roman"/>
          </w:rPr>
          <w:t>Else</w:t>
        </w:r>
      </w:ins>
    </w:p>
    <w:p w:rsidR="002C0B43" w:rsidRDefault="002C0B43" w:rsidP="00C2603F">
      <w:pPr>
        <w:numPr>
          <w:ilvl w:val="2"/>
          <w:numId w:val="855"/>
        </w:numPr>
        <w:contextualSpacing/>
        <w:rPr>
          <w:ins w:id="29461" w:author="Rev 8 Allen Wirfs-Brock" w:date="2012-06-10T16:08:00Z"/>
          <w:rFonts w:ascii="Times New Roman" w:hAnsi="Times New Roman"/>
        </w:rPr>
      </w:pPr>
      <w:ins w:id="29462" w:author="Rev 8 Allen Wirfs-Brock" w:date="2012-06-10T16:09:00Z">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ins>
      <w:ins w:id="29463" w:author="Rev 8 Allen Wirfs-Brock" w:date="2012-06-10T16:08:00Z">
        <w:r w:rsidRPr="002C0B43">
          <w:rPr>
            <w:rFonts w:ascii="Times New Roman" w:hAnsi="Times New Roman"/>
          </w:rPr>
          <w:t xml:space="preserve">the result of calling </w:t>
        </w:r>
      </w:ins>
      <w:ins w:id="29464" w:author="Rev 8 Allen Wirfs-Brock" w:date="2012-06-10T16:09:00Z">
        <w:r w:rsidRPr="002C0B43">
          <w:rPr>
            <w:rFonts w:ascii="Times New Roman" w:hAnsi="Times New Roman"/>
          </w:rPr>
          <w:t>the [[Get]]</w:t>
        </w:r>
      </w:ins>
      <w:ins w:id="29465" w:author="Rev 8 Allen Wirfs-Brock" w:date="2012-06-10T16:08:00Z">
        <w:r w:rsidRPr="002C0B43">
          <w:rPr>
            <w:rFonts w:ascii="Times New Roman" w:hAnsi="Times New Roman"/>
          </w:rPr>
          <w:t xml:space="preserve"> internal method of </w:t>
        </w:r>
      </w:ins>
      <w:ins w:id="29466" w:author="Rev 8 Allen Wirfs-Brock" w:date="2012-06-10T16:10:00Z">
        <w:r w:rsidRPr="00ED2E78">
          <w:rPr>
            <w:rFonts w:ascii="Times New Roman" w:hAnsi="Times New Roman"/>
            <w:i/>
          </w:rPr>
          <w:t>superclass</w:t>
        </w:r>
        <w:r w:rsidRPr="002C0B43">
          <w:rPr>
            <w:rFonts w:ascii="Times New Roman" w:hAnsi="Times New Roman"/>
          </w:rPr>
          <w:t xml:space="preserve"> </w:t>
        </w:r>
      </w:ins>
      <w:ins w:id="29467" w:author="Rev 8 Allen Wirfs-Brock" w:date="2012-06-10T16:08:00Z">
        <w:r w:rsidRPr="002C0B43">
          <w:rPr>
            <w:rFonts w:ascii="Times New Roman" w:hAnsi="Times New Roman"/>
          </w:rPr>
          <w:t xml:space="preserve">passing </w:t>
        </w:r>
      </w:ins>
      <w:ins w:id="29468" w:author="Rev 8 Allen Wirfs-Brock" w:date="2012-06-12T13:51:00Z">
        <w:r w:rsidR="00E50783" w:rsidRPr="00E77497">
          <w:rPr>
            <w:rFonts w:ascii="Courier New" w:hAnsi="Courier New" w:cs="Courier New"/>
            <w:b/>
          </w:rPr>
          <w:t>"</w:t>
        </w:r>
      </w:ins>
      <w:ins w:id="29469" w:author="Rev 8 Allen Wirfs-Brock" w:date="2012-06-10T16:11:00Z">
        <w:r>
          <w:rPr>
            <w:rFonts w:ascii="Courier New" w:hAnsi="Courier New" w:cs="Courier New"/>
            <w:b/>
          </w:rPr>
          <w:t>prototype</w:t>
        </w:r>
      </w:ins>
      <w:ins w:id="29470" w:author="Rev 8 Allen Wirfs-Brock" w:date="2012-06-12T13:51:00Z">
        <w:r w:rsidR="00E50783" w:rsidRPr="00E77497">
          <w:rPr>
            <w:rFonts w:ascii="Courier New" w:hAnsi="Courier New" w:cs="Courier New"/>
            <w:b/>
          </w:rPr>
          <w:t>"</w:t>
        </w:r>
      </w:ins>
      <w:ins w:id="29471" w:author="Rev 8 Allen Wirfs-Brock" w:date="2012-06-10T16:08:00Z">
        <w:r w:rsidRPr="002C0B43">
          <w:rPr>
            <w:rFonts w:ascii="Times New Roman" w:hAnsi="Times New Roman"/>
          </w:rPr>
          <w:t xml:space="preserve"> </w:t>
        </w:r>
      </w:ins>
      <w:ins w:id="29472" w:author="Rev 8 Allen Wirfs-Brock" w:date="2012-06-10T16:11:00Z">
        <w:r>
          <w:rPr>
            <w:rFonts w:ascii="Times New Roman" w:hAnsi="Times New Roman"/>
          </w:rPr>
          <w:t>as</w:t>
        </w:r>
      </w:ins>
      <w:ins w:id="29473" w:author="Rev 8 Allen Wirfs-Brock" w:date="2012-06-10T16:08:00Z">
        <w:r w:rsidRPr="002C0B43">
          <w:rPr>
            <w:rFonts w:ascii="Times New Roman" w:hAnsi="Times New Roman"/>
          </w:rPr>
          <w:t xml:space="preserve"> the argument.</w:t>
        </w:r>
      </w:ins>
    </w:p>
    <w:p w:rsidR="00C2603F" w:rsidRPr="00ED2E78" w:rsidRDefault="002C0B43" w:rsidP="00C2603F">
      <w:pPr>
        <w:numPr>
          <w:ilvl w:val="2"/>
          <w:numId w:val="855"/>
        </w:numPr>
        <w:contextualSpacing/>
        <w:rPr>
          <w:ins w:id="29474" w:author="Rev 8 Allen Wirfs-Brock" w:date="2012-06-10T16:02:00Z"/>
          <w:rFonts w:ascii="Times New Roman" w:hAnsi="Times New Roman"/>
        </w:rPr>
      </w:pPr>
      <w:ins w:id="29475" w:author="Rev 8 Allen Wirfs-Brock" w:date="2012-06-10T16:11:00Z">
        <w:r>
          <w:rPr>
            <w:rFonts w:ascii="Times New Roman" w:hAnsi="Times New Roman"/>
          </w:rPr>
          <w:t>ReturnIfAbrupt(</w:t>
        </w:r>
      </w:ins>
      <w:ins w:id="29476" w:author="Rev 8 Allen Wirfs-Brock" w:date="2012-06-10T16:02:00Z">
        <w:r w:rsidR="00C2603F">
          <w:rPr>
            <w:rFonts w:ascii="Times New Roman" w:hAnsi="Times New Roman"/>
            <w:i/>
          </w:rPr>
          <w:t>protoParent</w:t>
        </w:r>
      </w:ins>
      <w:ins w:id="29477" w:author="Rev 8 Allen Wirfs-Brock" w:date="2012-06-10T16:11:00Z">
        <w:r>
          <w:rPr>
            <w:rFonts w:ascii="Times New Roman" w:hAnsi="Times New Roman"/>
          </w:rPr>
          <w:t>)</w:t>
        </w:r>
      </w:ins>
      <w:ins w:id="29478" w:author="Rev 8 Allen Wirfs-Brock" w:date="2012-06-10T16:02:00Z">
        <w:r w:rsidR="00C2603F">
          <w:rPr>
            <w:rFonts w:ascii="Times New Roman" w:hAnsi="Times New Roman"/>
          </w:rPr>
          <w:t>.</w:t>
        </w:r>
      </w:ins>
    </w:p>
    <w:p w:rsidR="001663BD" w:rsidRDefault="001663BD" w:rsidP="00C2603F">
      <w:pPr>
        <w:numPr>
          <w:ilvl w:val="2"/>
          <w:numId w:val="855"/>
        </w:numPr>
        <w:contextualSpacing/>
        <w:rPr>
          <w:ins w:id="29479" w:author="Rev 8 Allen Wirfs-Brock" w:date="2012-06-12T12:31:00Z"/>
          <w:rFonts w:ascii="Times New Roman" w:hAnsi="Times New Roman"/>
        </w:rPr>
      </w:pPr>
      <w:ins w:id="29480" w:author="Rev 8 Allen Wirfs-Brock" w:date="2012-06-12T12:32:00Z">
        <w:r>
          <w:rPr>
            <w:rFonts w:ascii="Times New Roman" w:hAnsi="Times New Roman"/>
          </w:rPr>
          <w:t>If Type(</w:t>
        </w:r>
        <w:r w:rsidRPr="001663BD">
          <w:rPr>
            <w:rFonts w:ascii="Times New Roman" w:hAnsi="Times New Roman"/>
            <w:i/>
          </w:rPr>
          <w:t>protoParent</w:t>
        </w:r>
        <w:r>
          <w:rPr>
            <w:rFonts w:ascii="Times New Roman" w:hAnsi="Times New Roman"/>
          </w:rPr>
          <w:t xml:space="preserve">) </w:t>
        </w:r>
      </w:ins>
      <w:ins w:id="29481" w:author="Rev 10 Allen Wirfs-Brock" w:date="2012-08-30T13:31:00Z">
        <w:r w:rsidR="001E43E0">
          <w:rPr>
            <w:rFonts w:ascii="Times New Roman" w:hAnsi="Times New Roman"/>
          </w:rPr>
          <w:t xml:space="preserve">is </w:t>
        </w:r>
      </w:ins>
      <w:ins w:id="29482" w:author="Rev 8 Allen Wirfs-Brock" w:date="2012-06-12T12:32:00Z">
        <w:r>
          <w:rPr>
            <w:rFonts w:ascii="Times New Roman" w:hAnsi="Times New Roman"/>
          </w:rPr>
          <w:t xml:space="preserve">neither Object or Null, </w:t>
        </w:r>
      </w:ins>
      <w:ins w:id="29483" w:author="Rev 8 Allen Wirfs-Brock" w:date="2012-06-12T12:33:00Z">
        <w:r>
          <w:rPr>
            <w:rFonts w:ascii="Times New Roman" w:hAnsi="Times New Roman"/>
          </w:rPr>
          <w:t>throw a TypeError exception.</w:t>
        </w:r>
      </w:ins>
    </w:p>
    <w:p w:rsidR="00C2603F" w:rsidRDefault="00C2603F" w:rsidP="00C2603F">
      <w:pPr>
        <w:numPr>
          <w:ilvl w:val="2"/>
          <w:numId w:val="855"/>
        </w:numPr>
        <w:contextualSpacing/>
        <w:rPr>
          <w:ins w:id="29484" w:author="Rev 8 Allen Wirfs-Brock" w:date="2012-06-10T16:02:00Z"/>
          <w:rFonts w:ascii="Times New Roman" w:hAnsi="Times New Roman"/>
        </w:rPr>
      </w:pPr>
      <w:ins w:id="29485" w:author="Rev 8 Allen Wirfs-Brock" w:date="2012-06-10T16:02: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ins>
      <w:ins w:id="29486" w:author="Rev 8 Allen Wirfs-Brock" w:date="2012-06-10T16:03:00Z">
        <w:r w:rsidRPr="00ED2E78">
          <w:rPr>
            <w:rFonts w:ascii="Times New Roman" w:hAnsi="Times New Roman"/>
            <w:i/>
          </w:rPr>
          <w:t>superclass</w:t>
        </w:r>
      </w:ins>
      <w:ins w:id="29487" w:author="Rev 8 Allen Wirfs-Brock" w:date="2012-06-10T16:02:00Z">
        <w:r>
          <w:rPr>
            <w:rFonts w:ascii="Times New Roman" w:hAnsi="Times New Roman"/>
          </w:rPr>
          <w:t>.</w:t>
        </w:r>
      </w:ins>
    </w:p>
    <w:p w:rsidR="00BE681A" w:rsidRDefault="00BE681A" w:rsidP="00DE408A">
      <w:pPr>
        <w:numPr>
          <w:ilvl w:val="0"/>
          <w:numId w:val="855"/>
        </w:numPr>
        <w:contextualSpacing/>
        <w:rPr>
          <w:ins w:id="29488" w:author="Rev 8 Allen Wirfs-Brock" w:date="2012-06-10T17:01:00Z"/>
          <w:rFonts w:ascii="Times New Roman" w:hAnsi="Times New Roman"/>
        </w:rPr>
      </w:pPr>
      <w:ins w:id="29489" w:author="Rev 8 Allen Wirfs-Brock" w:date="2012-06-10T17:03:00Z">
        <w:r>
          <w:rPr>
            <w:rFonts w:ascii="Times New Roman" w:hAnsi="Times New Roman"/>
          </w:rPr>
          <w:t>Let</w:t>
        </w:r>
        <w:r w:rsidRPr="00E77497">
          <w:rPr>
            <w:rFonts w:ascii="Times New Roman" w:hAnsi="Times New Roman"/>
          </w:rPr>
          <w:t xml:space="preserve"> </w:t>
        </w:r>
      </w:ins>
      <w:ins w:id="29490" w:author="Rev 8 Allen Wirfs-Brock" w:date="2012-06-10T17:04:00Z">
        <w:r>
          <w:rPr>
            <w:rFonts w:ascii="Times New Roman" w:hAnsi="Times New Roman"/>
            <w:i/>
          </w:rPr>
          <w:t>proto</w:t>
        </w:r>
      </w:ins>
      <w:ins w:id="29491" w:author="Rev 8 Allen Wirfs-Brock" w:date="2012-06-10T17:03:00Z">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ins>
      <w:ins w:id="29492" w:author="Rev 10 Allen Wirfs-Brock" w:date="2012-08-13T19:42:00Z">
        <w:r w:rsidR="00C700A2">
          <w:rPr>
            <w:rFonts w:ascii="Times New Roman" w:hAnsi="Times New Roman"/>
            <w:i/>
          </w:rPr>
          <w:t>protoParent</w:t>
        </w:r>
      </w:ins>
      <w:ins w:id="29493" w:author="Rev 8 Allen Wirfs-Brock" w:date="2012-06-10T17:03:00Z">
        <w:del w:id="29494" w:author="Rev 10 Allen Wirfs-Brock" w:date="2012-08-13T19:42:00Z">
          <w:r w:rsidDel="00C700A2">
            <w:rPr>
              <w:rFonts w:ascii="Times New Roman" w:hAnsi="Times New Roman"/>
              <w:i/>
            </w:rPr>
            <w:delText>proto</w:delText>
          </w:r>
        </w:del>
        <w:r w:rsidRPr="00E77497">
          <w:rPr>
            <w:rFonts w:ascii="Times New Roman" w:hAnsi="Times New Roman"/>
          </w:rPr>
          <w:t>.</w:t>
        </w:r>
      </w:ins>
    </w:p>
    <w:p w:rsidR="00DE408A" w:rsidRPr="0006447F" w:rsidDel="00167894" w:rsidRDefault="00DE408A" w:rsidP="00DE408A">
      <w:pPr>
        <w:numPr>
          <w:ilvl w:val="0"/>
          <w:numId w:val="855"/>
        </w:numPr>
        <w:contextualSpacing/>
        <w:rPr>
          <w:ins w:id="29495" w:author="Rev 8 Allen Wirfs-Brock" w:date="2012-06-01T11:44:00Z"/>
          <w:del w:id="29496" w:author="Rev 10 Allen Wirfs-Brock" w:date="2012-09-26T17:20:00Z"/>
          <w:rFonts w:ascii="Times New Roman" w:hAnsi="Times New Roman"/>
        </w:rPr>
      </w:pPr>
      <w:ins w:id="29497" w:author="Rev 8 Allen Wirfs-Brock" w:date="2012-06-01T11:44:00Z">
        <w:del w:id="29498" w:author="Rev 10 Allen Wirfs-Brock" w:date="2012-09-26T17:20:00Z">
          <w:r w:rsidDel="00167894">
            <w:rPr>
              <w:rFonts w:ascii="Times New Roman" w:hAnsi="Times New Roman"/>
            </w:rPr>
            <w:delText>I</w:delText>
          </w:r>
          <w:r w:rsidRPr="00E77497" w:rsidDel="00167894">
            <w:rPr>
              <w:rFonts w:ascii="Times New Roman" w:hAnsi="Times New Roman"/>
            </w:rPr>
            <w:delText xml:space="preserve">f the </w:delText>
          </w:r>
        </w:del>
      </w:ins>
      <w:ins w:id="29499" w:author="Rev 8 Allen Wirfs-Brock" w:date="2012-06-07T15:58:00Z">
        <w:del w:id="29500" w:author="Rev 10 Allen Wirfs-Brock" w:date="2012-09-26T17:20:00Z">
          <w:r w:rsidR="00B42F6E" w:rsidDel="00167894">
            <w:rPr>
              <w:rFonts w:ascii="Times New Roman" w:hAnsi="Times New Roman"/>
              <w:i/>
            </w:rPr>
            <w:delText>ClassTail</w:delText>
          </w:r>
        </w:del>
      </w:ins>
      <w:ins w:id="29501" w:author="Rev 8 Allen Wirfs-Brock" w:date="2012-06-01T11:44:00Z">
        <w:del w:id="29502" w:author="Rev 10 Allen Wirfs-Brock" w:date="2012-09-26T17:20:00Z">
          <w:r w:rsidRPr="00E77497" w:rsidDel="00167894">
            <w:rPr>
              <w:rFonts w:ascii="Times New Roman" w:hAnsi="Times New Roman"/>
            </w:rPr>
            <w:delText xml:space="preserve"> is contained in strict code or if its </w:delText>
          </w:r>
          <w:r w:rsidRPr="00E77497" w:rsidDel="00167894">
            <w:rPr>
              <w:rFonts w:ascii="Times New Roman" w:hAnsi="Times New Roman"/>
              <w:i/>
            </w:rPr>
            <w:delText>FunctionBody</w:delText>
          </w:r>
          <w:r w:rsidRPr="00E77497" w:rsidDel="00167894">
            <w:rPr>
              <w:rFonts w:ascii="Times New Roman" w:hAnsi="Times New Roman"/>
            </w:rPr>
            <w:delText xml:space="preserve"> is strict code</w:delText>
          </w:r>
          <w:r w:rsidDel="00167894">
            <w:rPr>
              <w:rFonts w:ascii="Times New Roman" w:hAnsi="Times New Roman"/>
            </w:rPr>
            <w:delText xml:space="preserve">, then let </w:delText>
          </w:r>
          <w:r w:rsidRPr="0006447F" w:rsidDel="00167894">
            <w:rPr>
              <w:rFonts w:ascii="Times New Roman" w:hAnsi="Times New Roman"/>
              <w:i/>
            </w:rPr>
            <w:delText>strict</w:delText>
          </w:r>
          <w:r w:rsidDel="00167894">
            <w:rPr>
              <w:rFonts w:ascii="Times New Roman" w:hAnsi="Times New Roman"/>
            </w:rPr>
            <w:delText xml:space="preserve"> be </w:delText>
          </w:r>
          <w:r w:rsidRPr="0006447F" w:rsidDel="00167894">
            <w:rPr>
              <w:rFonts w:ascii="Times New Roman" w:hAnsi="Times New Roman"/>
              <w:b/>
            </w:rPr>
            <w:delText>true</w:delText>
          </w:r>
          <w:r w:rsidDel="00167894">
            <w:rPr>
              <w:rFonts w:ascii="Times New Roman" w:hAnsi="Times New Roman"/>
            </w:rPr>
            <w:delText xml:space="preserve">.  Otherwise let </w:delText>
          </w:r>
          <w:r w:rsidRPr="0006447F" w:rsidDel="00167894">
            <w:rPr>
              <w:rFonts w:ascii="Times New Roman" w:hAnsi="Times New Roman"/>
              <w:i/>
            </w:rPr>
            <w:delText>strict</w:delText>
          </w:r>
          <w:r w:rsidDel="00167894">
            <w:rPr>
              <w:rFonts w:ascii="Times New Roman" w:hAnsi="Times New Roman"/>
            </w:rPr>
            <w:delText xml:space="preserve"> be </w:delText>
          </w:r>
          <w:r w:rsidRPr="0006447F" w:rsidDel="00167894">
            <w:rPr>
              <w:rFonts w:ascii="Times New Roman" w:hAnsi="Times New Roman"/>
              <w:b/>
            </w:rPr>
            <w:delText>false</w:delText>
          </w:r>
          <w:r w:rsidDel="00167894">
            <w:rPr>
              <w:rFonts w:ascii="Times New Roman" w:hAnsi="Times New Roman"/>
            </w:rPr>
            <w:delText>.</w:delText>
          </w:r>
        </w:del>
      </w:ins>
    </w:p>
    <w:p w:rsidR="00DE408A" w:rsidRDefault="00DE408A" w:rsidP="00DE408A">
      <w:pPr>
        <w:numPr>
          <w:ilvl w:val="0"/>
          <w:numId w:val="855"/>
        </w:numPr>
        <w:contextualSpacing/>
        <w:rPr>
          <w:ins w:id="29503" w:author="Rev 8 Allen Wirfs-Brock" w:date="2012-06-01T11:44:00Z"/>
          <w:rFonts w:ascii="Times New Roman" w:hAnsi="Times New Roman"/>
        </w:rPr>
      </w:pPr>
      <w:ins w:id="29504" w:author="Rev 8 Allen Wirfs-Brock" w:date="2012-06-01T11:44:00Z">
        <w:r w:rsidRPr="0006447F">
          <w:rPr>
            <w:rFonts w:ascii="Times New Roman" w:hAnsi="Times New Roman"/>
          </w:rPr>
          <w:t xml:space="preserve">Let </w:t>
        </w:r>
      </w:ins>
      <w:ins w:id="29505" w:author="Rev 8 Allen Wirfs-Brock" w:date="2012-06-08T11:22:00Z">
        <w:r w:rsidR="009D3381">
          <w:rPr>
            <w:rFonts w:ascii="Times New Roman" w:hAnsi="Times New Roman"/>
            <w:i/>
          </w:rPr>
          <w:t>lex</w:t>
        </w:r>
      </w:ins>
      <w:ins w:id="29506" w:author="Rev 8 Allen Wirfs-Brock" w:date="2012-06-01T11:44:00Z">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950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508" w:author="Rev 8 Allen Wirfs-Brock" w:date="2012-06-01T11:44:00Z">
        <w:r w:rsidRPr="00E77497">
          <w:rPr>
            <w:rFonts w:ascii="Times New Roman" w:hAnsi="Times New Roman"/>
          </w:rPr>
          <w:t>execution context</w:t>
        </w:r>
        <w:r>
          <w:rPr>
            <w:rFonts w:ascii="Times New Roman" w:hAnsi="Times New Roman"/>
          </w:rPr>
          <w:t>.</w:t>
        </w:r>
      </w:ins>
    </w:p>
    <w:p w:rsidR="009D3381" w:rsidRPr="007310B3" w:rsidRDefault="009D3381" w:rsidP="007310B3">
      <w:pPr>
        <w:numPr>
          <w:ilvl w:val="0"/>
          <w:numId w:val="855"/>
        </w:numPr>
        <w:contextualSpacing/>
        <w:rPr>
          <w:ins w:id="29509" w:author="Rev 8 Allen Wirfs-Brock" w:date="2012-06-08T11:23:00Z"/>
          <w:rFonts w:ascii="Times New Roman" w:hAnsi="Times New Roman"/>
        </w:rPr>
      </w:pPr>
      <w:ins w:id="29510" w:author="Rev 8 Allen Wirfs-Brock" w:date="2012-06-08T11:23:00Z">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ins>
      <w:ins w:id="29511" w:author="Rev 8 Allen Wirfs-Brock" w:date="2012-06-11T08:54:00Z">
        <w:r w:rsidR="007310B3" w:rsidRPr="007310B3">
          <w:rPr>
            <w:rFonts w:ascii="Times New Roman" w:hAnsi="Times New Roman"/>
          </w:rPr>
          <w:t xml:space="preserve"> not</w:t>
        </w:r>
      </w:ins>
      <w:ins w:id="29512" w:author="Rev 8 Allen Wirfs-Brock" w:date="2012-06-08T11:23:00Z">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ins>
    </w:p>
    <w:p w:rsidR="009D3381" w:rsidRPr="00E77497" w:rsidRDefault="009D3381" w:rsidP="007B7BA4">
      <w:pPr>
        <w:numPr>
          <w:ilvl w:val="1"/>
          <w:numId w:val="855"/>
        </w:numPr>
        <w:contextualSpacing/>
        <w:rPr>
          <w:ins w:id="29513" w:author="Rev 8 Allen Wirfs-Brock" w:date="2012-06-08T11:24:00Z"/>
          <w:rFonts w:ascii="Times New Roman" w:hAnsi="Times New Roman"/>
        </w:rPr>
      </w:pPr>
      <w:ins w:id="29514" w:author="Rev 8 Allen Wirfs-Brock" w:date="2012-06-08T11:24:00Z">
        <w:r w:rsidRPr="00E77497">
          <w:rPr>
            <w:rFonts w:ascii="Times New Roman" w:hAnsi="Times New Roman"/>
          </w:rPr>
          <w:t xml:space="preserve">Let </w:t>
        </w:r>
      </w:ins>
      <w:ins w:id="29515" w:author="Rev 8 Allen Wirfs-Brock" w:date="2012-06-08T11:25:00Z">
        <w:r>
          <w:rPr>
            <w:rFonts w:ascii="Times New Roman" w:hAnsi="Times New Roman"/>
            <w:i/>
          </w:rPr>
          <w:t>scope</w:t>
        </w:r>
      </w:ins>
      <w:ins w:id="29516" w:author="Rev 8 Allen Wirfs-Brock" w:date="2012-06-08T11:24:00Z">
        <w:r w:rsidRPr="00E77497">
          <w:rPr>
            <w:rFonts w:ascii="Times New Roman" w:hAnsi="Times New Roman"/>
            <w:i/>
          </w:rPr>
          <w:t xml:space="preserve"> </w:t>
        </w:r>
        <w:r w:rsidRPr="00E77497">
          <w:rPr>
            <w:rFonts w:ascii="Times New Roman" w:hAnsi="Times New Roman"/>
          </w:rPr>
          <w:t xml:space="preserve">be the result of calling NewDeclarativeEnvironment passing </w:t>
        </w:r>
      </w:ins>
      <w:ins w:id="29517" w:author="Rev 8 Allen Wirfs-Brock" w:date="2012-06-08T11:25:00Z">
        <w:r>
          <w:rPr>
            <w:rFonts w:ascii="Times New Roman" w:hAnsi="Times New Roman"/>
            <w:i/>
          </w:rPr>
          <w:t>lex</w:t>
        </w:r>
      </w:ins>
      <w:ins w:id="29518" w:author="Rev 8 Allen Wirfs-Brock" w:date="2012-06-08T11:24:00Z">
        <w:r w:rsidRPr="00E77497">
          <w:rPr>
            <w:rFonts w:ascii="Times New Roman" w:hAnsi="Times New Roman"/>
          </w:rPr>
          <w:t xml:space="preserve"> as the argument</w:t>
        </w:r>
      </w:ins>
    </w:p>
    <w:p w:rsidR="009D3381" w:rsidRPr="00E77497" w:rsidRDefault="009D3381" w:rsidP="007B7BA4">
      <w:pPr>
        <w:numPr>
          <w:ilvl w:val="1"/>
          <w:numId w:val="855"/>
        </w:numPr>
        <w:contextualSpacing/>
        <w:rPr>
          <w:ins w:id="29519" w:author="Rev 8 Allen Wirfs-Brock" w:date="2012-06-08T11:24:00Z"/>
          <w:rFonts w:ascii="Times New Roman" w:hAnsi="Times New Roman"/>
        </w:rPr>
      </w:pPr>
      <w:ins w:id="29520" w:author="Rev 8 Allen Wirfs-Brock" w:date="2012-06-08T11:24:00Z">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ins>
      <w:ins w:id="29521" w:author="Rev 8 Allen Wirfs-Brock" w:date="2012-06-08T11:26:00Z">
        <w:r>
          <w:rPr>
            <w:rFonts w:ascii="Times New Roman" w:hAnsi="Times New Roman"/>
            <w:i/>
          </w:rPr>
          <w:t>scope</w:t>
        </w:r>
      </w:ins>
      <w:ins w:id="29522" w:author="Rev 8 Allen Wirfs-Brock" w:date="2012-06-08T11:24:00Z">
        <w:r w:rsidRPr="00E77497">
          <w:rPr>
            <w:rFonts w:ascii="Times New Roman" w:hAnsi="Times New Roman"/>
            <w:i/>
          </w:rPr>
          <w:t xml:space="preserve">’s </w:t>
        </w:r>
        <w:r w:rsidRPr="00E77497">
          <w:rPr>
            <w:rFonts w:ascii="Times New Roman" w:hAnsi="Times New Roman"/>
          </w:rPr>
          <w:t>environment record.</w:t>
        </w:r>
      </w:ins>
    </w:p>
    <w:p w:rsidR="009D3381" w:rsidRPr="007B7BA4" w:rsidRDefault="009D3381" w:rsidP="007B7BA4">
      <w:pPr>
        <w:numPr>
          <w:ilvl w:val="1"/>
          <w:numId w:val="855"/>
        </w:numPr>
        <w:contextualSpacing/>
        <w:rPr>
          <w:ins w:id="29523" w:author="Rev 8 Allen Wirfs-Brock" w:date="2012-06-08T11:22:00Z"/>
          <w:rFonts w:ascii="Times New Roman" w:hAnsi="Times New Roman"/>
        </w:rPr>
      </w:pPr>
      <w:ins w:id="29524" w:author="Rev 8 Allen Wirfs-Brock" w:date="2012-06-08T11:24:00Z">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ins>
      <w:ins w:id="29525" w:author="Rev 8 Allen Wirfs-Brock" w:date="2012-06-08T11:27:00Z">
        <w:r w:rsidR="007B7BA4" w:rsidRPr="009D3381">
          <w:rPr>
            <w:rFonts w:ascii="Times New Roman" w:hAnsi="Times New Roman"/>
            <w:i/>
          </w:rPr>
          <w:t>className</w:t>
        </w:r>
        <w:r w:rsidR="007B7BA4">
          <w:rPr>
            <w:rFonts w:ascii="Times New Roman" w:hAnsi="Times New Roman"/>
          </w:rPr>
          <w:t xml:space="preserve"> </w:t>
        </w:r>
      </w:ins>
      <w:ins w:id="29526" w:author="Rev 8 Allen Wirfs-Brock" w:date="2012-06-08T11:24:00Z">
        <w:r w:rsidRPr="00E77497">
          <w:rPr>
            <w:rFonts w:ascii="Times New Roman" w:hAnsi="Times New Roman"/>
          </w:rPr>
          <w:t>as the argument.</w:t>
        </w:r>
      </w:ins>
    </w:p>
    <w:p w:rsidR="00225CFE" w:rsidRPr="007310B3" w:rsidRDefault="00225CFE" w:rsidP="007310B3">
      <w:pPr>
        <w:numPr>
          <w:ilvl w:val="1"/>
          <w:numId w:val="855"/>
        </w:numPr>
        <w:contextualSpacing/>
        <w:rPr>
          <w:ins w:id="29527" w:author="Rev 8 Allen Wirfs-Brock" w:date="2012-06-11T08:52:00Z"/>
          <w:rFonts w:ascii="Times New Roman" w:hAnsi="Times New Roman"/>
        </w:rPr>
      </w:pPr>
      <w:ins w:id="29528" w:author="Rev 8 Allen Wirfs-Brock" w:date="2012-06-11T08:52:00Z">
        <w:r w:rsidRPr="007310B3">
          <w:rPr>
            <w:rFonts w:ascii="Times New Roman" w:hAnsi="Times New Roman"/>
          </w:rPr>
          <w:t xml:space="preserve">Set the </w:t>
        </w:r>
      </w:ins>
      <w:ins w:id="29529"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530" w:author="Rev 8 Allen Wirfs-Brock" w:date="2012-06-11T08:52:00Z">
        <w:r w:rsidRPr="007310B3">
          <w:rPr>
            <w:rFonts w:ascii="Times New Roman" w:hAnsi="Times New Roman"/>
          </w:rPr>
          <w:t xml:space="preserve">execution context’s LexicalEnvironment to </w:t>
        </w:r>
      </w:ins>
      <w:ins w:id="29531" w:author="Rev 8 Allen Wirfs-Brock" w:date="2012-06-11T08:54:00Z">
        <w:r w:rsidR="007310B3">
          <w:rPr>
            <w:rFonts w:ascii="Times New Roman" w:hAnsi="Times New Roman"/>
            <w:i/>
          </w:rPr>
          <w:t>scope</w:t>
        </w:r>
      </w:ins>
      <w:ins w:id="29532" w:author="Rev 8 Allen Wirfs-Brock" w:date="2012-06-11T08:52:00Z">
        <w:r w:rsidRPr="007310B3">
          <w:rPr>
            <w:rFonts w:ascii="Times New Roman" w:hAnsi="Times New Roman"/>
          </w:rPr>
          <w:t>.</w:t>
        </w:r>
      </w:ins>
    </w:p>
    <w:p w:rsidR="0071039F" w:rsidRDefault="0071039F" w:rsidP="00DE408A">
      <w:pPr>
        <w:numPr>
          <w:ilvl w:val="0"/>
          <w:numId w:val="855"/>
        </w:numPr>
        <w:contextualSpacing/>
        <w:rPr>
          <w:ins w:id="29533" w:author="Rev 8 Allen Wirfs-Brock" w:date="2012-06-08T15:25:00Z"/>
          <w:rFonts w:ascii="Times New Roman" w:hAnsi="Times New Roman"/>
        </w:rPr>
      </w:pPr>
      <w:ins w:id="29534" w:author="Rev 8 Allen Wirfs-Brock" w:date="2012-06-08T15:25:00Z">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ins>
      <w:ins w:id="29535" w:author="Rev 8 Allen Wirfs-Brock" w:date="2012-06-08T15:39:00Z">
        <w:r w:rsidR="00A623D6">
          <w:rPr>
            <w:rFonts w:ascii="Times New Roman" w:hAnsi="Times New Roman"/>
            <w:i/>
          </w:rPr>
          <w:t>ClassBody</w:t>
        </w:r>
      </w:ins>
      <w:ins w:id="29536" w:author="Rev 8 Allen Wirfs-Brock" w:date="2012-06-08T15:27:00Z">
        <w:r w:rsidR="00002FFA">
          <w:rPr>
            <w:rFonts w:ascii="Times New Roman" w:hAnsi="Times New Roman"/>
          </w:rPr>
          <w:t>.</w:t>
        </w:r>
      </w:ins>
    </w:p>
    <w:p w:rsidR="00977FD6" w:rsidRDefault="00977FD6" w:rsidP="00DE408A">
      <w:pPr>
        <w:numPr>
          <w:ilvl w:val="0"/>
          <w:numId w:val="855"/>
        </w:numPr>
        <w:contextualSpacing/>
        <w:rPr>
          <w:ins w:id="29537" w:author="Rev 8 Allen Wirfs-Brock" w:date="2012-06-10T17:14:00Z"/>
          <w:rFonts w:ascii="Times New Roman" w:hAnsi="Times New Roman"/>
        </w:rPr>
      </w:pPr>
      <w:ins w:id="29538" w:author="Rev 8 Allen Wirfs-Brock" w:date="2012-06-10T17:14:00Z">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ins>
    </w:p>
    <w:p w:rsidR="00977FD6" w:rsidRDefault="00977FD6" w:rsidP="00977FD6">
      <w:pPr>
        <w:numPr>
          <w:ilvl w:val="1"/>
          <w:numId w:val="855"/>
        </w:numPr>
        <w:contextualSpacing/>
        <w:rPr>
          <w:ins w:id="29539" w:author="Rev 8 Allen Wirfs-Brock" w:date="2012-06-10T17:14:00Z"/>
          <w:rFonts w:ascii="Times New Roman" w:hAnsi="Times New Roman"/>
        </w:rPr>
      </w:pPr>
      <w:ins w:id="29540" w:author="Rev 8 Allen Wirfs-Brock" w:date="2012-06-10T17:15:00Z">
        <w:r>
          <w:rPr>
            <w:rFonts w:ascii="Times New Roman" w:hAnsi="Times New Roman"/>
          </w:rPr>
          <w:t xml:space="preserve">Let </w:t>
        </w:r>
      </w:ins>
      <w:ins w:id="29541" w:author="Rev 8 Allen Wirfs-Brock" w:date="2012-06-10T17:20:00Z">
        <w:r w:rsidRPr="00002FFA">
          <w:rPr>
            <w:rFonts w:ascii="Times New Roman" w:hAnsi="Times New Roman"/>
            <w:i/>
          </w:rPr>
          <w:t>constructor</w:t>
        </w:r>
        <w:r>
          <w:rPr>
            <w:rFonts w:ascii="Times New Roman" w:hAnsi="Times New Roman"/>
          </w:rPr>
          <w:t xml:space="preserve"> </w:t>
        </w:r>
      </w:ins>
      <w:ins w:id="29542" w:author="Rev 8 Allen Wirfs-Brock" w:date="2012-06-10T17:15:00Z">
        <w:r>
          <w:rPr>
            <w:rFonts w:ascii="Times New Roman" w:hAnsi="Times New Roman"/>
          </w:rPr>
          <w:t xml:space="preserve">be the result of parsing the String </w:t>
        </w:r>
      </w:ins>
      <w:ins w:id="29543" w:author="Rev 8 Allen Wirfs-Brock" w:date="2012-06-12T13:51:00Z">
        <w:r w:rsidR="00E50783" w:rsidRPr="00E77497">
          <w:rPr>
            <w:rFonts w:ascii="Courier New" w:hAnsi="Courier New" w:cs="Courier New"/>
            <w:b/>
          </w:rPr>
          <w:t>"</w:t>
        </w:r>
      </w:ins>
      <w:ins w:id="29544" w:author="Rev 8 Allen Wirfs-Brock" w:date="2012-06-10T17:15:00Z">
        <w:r>
          <w:rPr>
            <w:rFonts w:ascii="Courier New" w:hAnsi="Courier New" w:cs="Courier New"/>
            <w:b/>
          </w:rPr>
          <w:t>constructor(</w:t>
        </w:r>
      </w:ins>
      <w:ins w:id="29545" w:author="Rev 10 Allen Wirfs-Brock" w:date="2012-09-26T17:38:00Z">
        <w:r w:rsidR="0066074B">
          <w:rPr>
            <w:rFonts w:ascii="Courier New" w:hAnsi="Courier New" w:cs="Courier New"/>
            <w:b/>
          </w:rPr>
          <w:t>... args</w:t>
        </w:r>
      </w:ins>
      <w:ins w:id="29546" w:author="Rev 8 Allen Wirfs-Brock" w:date="2012-06-10T17:15:00Z">
        <w:r>
          <w:rPr>
            <w:rFonts w:ascii="Courier New" w:hAnsi="Courier New" w:cs="Courier New"/>
            <w:b/>
          </w:rPr>
          <w:t>){</w:t>
        </w:r>
      </w:ins>
      <w:ins w:id="29547" w:author="Rev 10 Allen Wirfs-Brock" w:date="2012-09-26T17:39:00Z">
        <w:r w:rsidR="0066074B">
          <w:rPr>
            <w:rFonts w:ascii="Courier New" w:hAnsi="Courier New" w:cs="Courier New"/>
            <w:b/>
          </w:rPr>
          <w:t>super</w:t>
        </w:r>
      </w:ins>
      <w:ins w:id="29548" w:author="Rev 10 Allen Wirfs-Brock" w:date="2012-09-26T17:40:00Z">
        <w:r w:rsidR="0066074B">
          <w:rPr>
            <w:rFonts w:ascii="Courier New" w:hAnsi="Courier New" w:cs="Courier New"/>
            <w:b/>
          </w:rPr>
          <w:t>.constructor</w:t>
        </w:r>
      </w:ins>
      <w:ins w:id="29549" w:author="Rev 10 Allen Wirfs-Brock" w:date="2012-09-26T17:39:00Z">
        <w:r w:rsidR="0066074B">
          <w:rPr>
            <w:rFonts w:ascii="Courier New" w:hAnsi="Courier New" w:cs="Courier New"/>
            <w:b/>
          </w:rPr>
          <w:t>(...args);</w:t>
        </w:r>
      </w:ins>
      <w:ins w:id="29550" w:author="Rev 8 Allen Wirfs-Brock" w:date="2012-06-10T17:15:00Z">
        <w:r>
          <w:rPr>
            <w:rFonts w:ascii="Courier New" w:hAnsi="Courier New" w:cs="Courier New"/>
            <w:b/>
          </w:rPr>
          <w:t>}</w:t>
        </w:r>
      </w:ins>
      <w:ins w:id="29551" w:author="Rev 8 Allen Wirfs-Brock" w:date="2012-06-12T13:51:00Z">
        <w:r w:rsidR="00E50783" w:rsidRPr="00E77497">
          <w:rPr>
            <w:rFonts w:ascii="Courier New" w:hAnsi="Courier New" w:cs="Courier New"/>
            <w:b/>
          </w:rPr>
          <w:t>"</w:t>
        </w:r>
      </w:ins>
      <w:ins w:id="29552" w:author="Rev 8 Allen Wirfs-Brock" w:date="2012-06-10T17:20:00Z">
        <w:r>
          <w:rPr>
            <w:rFonts w:ascii="Times New Roman" w:hAnsi="Times New Roman"/>
            <w:b/>
          </w:rPr>
          <w:t xml:space="preserve"> </w:t>
        </w:r>
      </w:ins>
      <w:ins w:id="29553" w:author="Rev 8 Allen Wirfs-Brock" w:date="2012-06-10T17:17:00Z">
        <w:r>
          <w:rPr>
            <w:rFonts w:ascii="Times New Roman" w:hAnsi="Times New Roman"/>
          </w:rPr>
          <w:t xml:space="preserve">using the syntactic grammar with the goal symbol </w:t>
        </w:r>
      </w:ins>
      <w:ins w:id="29554" w:author="Rev 8 Allen Wirfs-Brock" w:date="2012-06-10T17:19:00Z">
        <w:r>
          <w:rPr>
            <w:rStyle w:val="bnf"/>
          </w:rPr>
          <w:t>MethodDefinition</w:t>
        </w:r>
        <w:r>
          <w:rPr>
            <w:rStyle w:val="bnf"/>
            <w:i w:val="0"/>
          </w:rPr>
          <w:t>.</w:t>
        </w:r>
      </w:ins>
    </w:p>
    <w:p w:rsidR="00167894" w:rsidRPr="0006447F" w:rsidRDefault="00167894" w:rsidP="00167894">
      <w:pPr>
        <w:numPr>
          <w:ilvl w:val="0"/>
          <w:numId w:val="855"/>
        </w:numPr>
        <w:contextualSpacing/>
        <w:rPr>
          <w:ins w:id="29555" w:author="Rev 10 Allen Wirfs-Brock" w:date="2012-09-26T17:20:00Z"/>
          <w:rFonts w:ascii="Times New Roman" w:hAnsi="Times New Roman"/>
        </w:rPr>
      </w:pPr>
      <w:ins w:id="29556" w:author="Rev 10 Allen Wirfs-Brock" w:date="2012-09-26T17:20:00Z">
        <w:r>
          <w:rPr>
            <w:rFonts w:ascii="Times New Roman" w:hAnsi="Times New Roman"/>
          </w:rPr>
          <w:t>I</w:t>
        </w:r>
        <w:r w:rsidRPr="00E77497">
          <w:rPr>
            <w:rFonts w:ascii="Times New Roman" w:hAnsi="Times New Roman"/>
          </w:rPr>
          <w:t xml:space="preserve">f the </w:t>
        </w:r>
        <w:r>
          <w:rPr>
            <w:rFonts w:ascii="Times New Roman" w:hAnsi="Times New Roman"/>
            <w:i/>
          </w:rPr>
          <w:t>ClassTail</w:t>
        </w:r>
        <w:r w:rsidRPr="00E77497">
          <w:rPr>
            <w:rFonts w:ascii="Times New Roman" w:hAnsi="Times New Roman"/>
          </w:rPr>
          <w:t xml:space="preserve"> is contained in strict code or if </w:t>
        </w:r>
      </w:ins>
      <w:ins w:id="29557" w:author="Rev 10 Allen Wirfs-Brock" w:date="2012-09-26T17:21:00Z">
        <w:r w:rsidRPr="00002FFA">
          <w:rPr>
            <w:rFonts w:ascii="Times New Roman" w:hAnsi="Times New Roman"/>
            <w:i/>
          </w:rPr>
          <w:t>constructor</w:t>
        </w:r>
        <w:r>
          <w:rPr>
            <w:rFonts w:ascii="Times New Roman" w:hAnsi="Times New Roman"/>
          </w:rPr>
          <w:t xml:space="preserve"> </w:t>
        </w:r>
      </w:ins>
      <w:ins w:id="29558" w:author="Rev 10 Allen Wirfs-Brock" w:date="2012-09-26T17:20:00Z">
        <w:r w:rsidRPr="00E77497">
          <w:rPr>
            <w:rFonts w:ascii="Times New Roman" w:hAnsi="Times New Roman"/>
          </w:rPr>
          <w:t>is strict code</w:t>
        </w:r>
        <w:r>
          <w:rPr>
            <w:rFonts w:ascii="Times New Roman" w:hAnsi="Times New Roman"/>
          </w:rPr>
          <w:t xml:space="preserve">, then let </w:t>
        </w:r>
        <w:commentRangeStart w:id="29559"/>
        <w:r w:rsidRPr="0006447F">
          <w:rPr>
            <w:rFonts w:ascii="Times New Roman" w:hAnsi="Times New Roman"/>
            <w:i/>
          </w:rPr>
          <w:t>strict</w:t>
        </w:r>
        <w:r>
          <w:rPr>
            <w:rFonts w:ascii="Times New Roman" w:hAnsi="Times New Roman"/>
          </w:rPr>
          <w:t xml:space="preserve"> </w:t>
        </w:r>
        <w:commentRangeEnd w:id="29559"/>
        <w:r>
          <w:rPr>
            <w:rStyle w:val="CommentReference"/>
          </w:rPr>
          <w:commentReference w:id="29559"/>
        </w:r>
        <w:r>
          <w:rPr>
            <w:rFonts w:ascii="Times New Roman" w:hAnsi="Times New Roman"/>
          </w:rPr>
          <w:t xml:space="preserve">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rsidR="00DE408A" w:rsidRPr="00D90AF7" w:rsidRDefault="00056550" w:rsidP="00D90AF7">
      <w:pPr>
        <w:numPr>
          <w:ilvl w:val="0"/>
          <w:numId w:val="855"/>
        </w:numPr>
        <w:contextualSpacing/>
        <w:rPr>
          <w:ins w:id="29560" w:author="Rev 8 Allen Wirfs-Brock" w:date="2012-06-01T11:44:00Z"/>
          <w:rFonts w:ascii="Times New Roman" w:hAnsi="Times New Roman"/>
        </w:rPr>
      </w:pPr>
      <w:ins w:id="29561" w:author="Rev 8 Allen Wirfs-Brock" w:date="2012-06-11T17:10: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29562"/>
        <w:r>
          <w:rPr>
            <w:rFonts w:ascii="Times New Roman" w:hAnsi="Times New Roman"/>
          </w:rPr>
          <w:t xml:space="preserve">result </w:t>
        </w:r>
      </w:ins>
      <w:commentRangeEnd w:id="29562"/>
      <w:ins w:id="29563" w:author="Rev 8 Allen Wirfs-Brock" w:date="2012-06-11T17:26:00Z">
        <w:r w:rsidR="00874299">
          <w:rPr>
            <w:rStyle w:val="CommentReference"/>
          </w:rPr>
          <w:commentReference w:id="29562"/>
        </w:r>
      </w:ins>
      <w:ins w:id="29564" w:author="Rev 8 Allen Wirfs-Brock" w:date="2012-06-11T17:10:00Z">
        <w:r>
          <w:rPr>
            <w:rFonts w:ascii="Times New Roman" w:hAnsi="Times New Roman"/>
          </w:rPr>
          <w:t xml:space="preserve">of performing </w:t>
        </w:r>
      </w:ins>
      <w:ins w:id="29565" w:author="Rev 8 Allen Wirfs-Brock" w:date="2012-06-11T09:00:00Z">
        <w:r w:rsidR="007310B3">
          <w:rPr>
            <w:rFonts w:ascii="Times New Roman" w:hAnsi="Times New Roman"/>
          </w:rPr>
          <w:t>Pr</w:t>
        </w:r>
      </w:ins>
      <w:ins w:id="29566" w:author="Rev 8 Allen Wirfs-Brock" w:date="2012-06-11T18:19:00Z">
        <w:r w:rsidR="00AF0266">
          <w:rPr>
            <w:rFonts w:ascii="Times New Roman" w:hAnsi="Times New Roman"/>
          </w:rPr>
          <w:t>o</w:t>
        </w:r>
      </w:ins>
      <w:ins w:id="29567" w:author="Rev 8 Allen Wirfs-Brock" w:date="2012-06-11T09:00:00Z">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7310B3">
          <w:rPr>
            <w:rFonts w:ascii="Times New Roman" w:hAnsi="Times New Roman"/>
          </w:rPr>
          <w:t>.</w:t>
        </w:r>
      </w:ins>
    </w:p>
    <w:p w:rsidR="00D90AF7" w:rsidRDefault="00D90AF7" w:rsidP="00D90AF7">
      <w:pPr>
        <w:numPr>
          <w:ilvl w:val="0"/>
          <w:numId w:val="855"/>
        </w:numPr>
        <w:contextualSpacing/>
        <w:rPr>
          <w:ins w:id="29568" w:author="Rev 8 Allen Wirfs-Brock" w:date="2012-06-11T17:37:00Z"/>
          <w:rFonts w:ascii="Times New Roman" w:hAnsi="Times New Roman"/>
        </w:rPr>
      </w:pPr>
      <w:ins w:id="29569" w:author="Rev 8 Allen Wirfs-Brock" w:date="2012-06-11T17:37:00Z">
        <w:r>
          <w:rPr>
            <w:rFonts w:ascii="Times New Roman" w:hAnsi="Times New Roman"/>
          </w:rPr>
          <w:t>Perform</w:t>
        </w:r>
        <w:del w:id="29570" w:author="Rev 9 Allen Wirfs-Brock" w:date="2012-07-08T14:40:00Z">
          <w:r w:rsidDel="00491BC9">
            <w:rPr>
              <w:rFonts w:ascii="Times New Roman" w:hAnsi="Times New Roman"/>
            </w:rPr>
            <w:delText xml:space="preserve">ing </w:delText>
          </w:r>
        </w:del>
        <w:r>
          <w:rPr>
            <w:rFonts w:ascii="Times New Roman" w:hAnsi="Times New Roman"/>
          </w:rPr>
          <w:t xml:space="preserve"> the abstract operation MakeConstructor with argument </w:t>
        </w:r>
        <w:r w:rsidRPr="0006447F">
          <w:rPr>
            <w:rFonts w:ascii="Times New Roman" w:hAnsi="Times New Roman"/>
            <w:i/>
          </w:rPr>
          <w:t>F</w:t>
        </w:r>
      </w:ins>
      <w:ins w:id="29571" w:author="Rev 8 Allen Wirfs-Brock" w:date="2012-06-11T18:13:00Z">
        <w:r w:rsidR="00AF0266">
          <w:rPr>
            <w:rFonts w:ascii="Times New Roman" w:hAnsi="Times New Roman"/>
          </w:rPr>
          <w:t xml:space="preserve"> and </w:t>
        </w:r>
      </w:ins>
      <w:ins w:id="29572" w:author="Rev 8 Allen Wirfs-Brock" w:date="2012-06-11T18:15:00Z">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ins>
      <w:ins w:id="29573" w:author="Rev 8 Allen Wirfs-Brock" w:date="2012-06-11T18:13:00Z">
        <w:r w:rsidR="00AF0266" w:rsidRPr="00AF0266">
          <w:rPr>
            <w:rFonts w:ascii="Times New Roman" w:hAnsi="Times New Roman"/>
            <w:i/>
          </w:rPr>
          <w:t>proto</w:t>
        </w:r>
      </w:ins>
      <w:ins w:id="29574" w:author="Rev 8 Allen Wirfs-Brock" w:date="2012-06-11T18:14:00Z">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ins>
      <w:ins w:id="29575" w:author="Rev 8 Allen Wirfs-Brock" w:date="2012-06-11T17:37:00Z">
        <w:r>
          <w:rPr>
            <w:rFonts w:ascii="Times New Roman" w:hAnsi="Times New Roman"/>
          </w:rPr>
          <w:t>.</w:t>
        </w:r>
      </w:ins>
    </w:p>
    <w:p w:rsidR="00E50783" w:rsidRPr="00F62C9B" w:rsidRDefault="00E50783" w:rsidP="00E50783">
      <w:pPr>
        <w:numPr>
          <w:ilvl w:val="0"/>
          <w:numId w:val="855"/>
        </w:numPr>
        <w:spacing w:after="220"/>
        <w:contextualSpacing/>
        <w:rPr>
          <w:ins w:id="29576" w:author="Rev 8 Allen Wirfs-Brock" w:date="2012-06-12T13:49:00Z"/>
          <w:rFonts w:ascii="Times New Roman" w:hAnsi="Times New Roman"/>
        </w:rPr>
      </w:pPr>
      <w:ins w:id="29577" w:author="Rev 8 Allen Wirfs-Brock" w:date="2012-06-12T13:4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9578" w:author="Rev 10 Allen Wirfs-Brock" w:date="2012-09-26T17:26:00Z">
        <w:r w:rsidR="00167894">
          <w:rPr>
            <w:rFonts w:ascii="Times New Roman" w:hAnsi="Times New Roman"/>
          </w:rPr>
          <w:t>[[Enumerable]]: false,</w:t>
        </w:r>
      </w:ins>
      <w:ins w:id="29579" w:author="Rev 8 Allen Wirfs-Brock" w:date="2012-06-12T13:49:00Z">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del w:id="29580" w:author="Rev 10 Allen Wirfs-Brock" w:date="2012-09-26T17:26:00Z">
          <w:r w:rsidDel="00167894">
            <w:rPr>
              <w:rFonts w:ascii="Times New Roman" w:hAnsi="Times New Roman"/>
              <w:b/>
            </w:rPr>
            <w:delText>false</w:delText>
          </w:r>
        </w:del>
      </w:ins>
      <w:ins w:id="29581" w:author="Rev 10 Allen Wirfs-Brock" w:date="2012-09-26T17:26:00Z">
        <w:r w:rsidR="00167894">
          <w:rPr>
            <w:rFonts w:ascii="Times New Roman" w:hAnsi="Times New Roman"/>
            <w:b/>
          </w:rPr>
          <w:t>true</w:t>
        </w:r>
      </w:ins>
      <w:ins w:id="29582" w:author="Rev 8 Allen Wirfs-Brock" w:date="2012-06-12T13:49:00Z">
        <w:r w:rsidRPr="00F62C9B">
          <w:rPr>
            <w:rFonts w:ascii="Times New Roman" w:hAnsi="Times New Roman"/>
          </w:rPr>
          <w:t xml:space="preserve">, [[Configurable]]: </w:t>
        </w:r>
      </w:ins>
      <w:ins w:id="29583" w:author="Rev 8 Allen Wirfs-Brock" w:date="2012-06-12T13:50:00Z">
        <w:del w:id="29584" w:author="Rev 10 Allen Wirfs-Brock" w:date="2012-09-26T17:26:00Z">
          <w:r w:rsidDel="00167894">
            <w:rPr>
              <w:rFonts w:ascii="Times New Roman" w:hAnsi="Times New Roman"/>
              <w:b/>
            </w:rPr>
            <w:delText>false</w:delText>
          </w:r>
        </w:del>
      </w:ins>
      <w:ins w:id="29585" w:author="Rev 10 Allen Wirfs-Brock" w:date="2012-09-26T17:26:00Z">
        <w:r w:rsidR="00167894">
          <w:rPr>
            <w:rFonts w:ascii="Times New Roman" w:hAnsi="Times New Roman"/>
            <w:b/>
          </w:rPr>
          <w:t>true</w:t>
        </w:r>
      </w:ins>
      <w:ins w:id="29586" w:author="Rev 8 Allen Wirfs-Brock" w:date="2012-06-12T13:49:00Z">
        <w:r w:rsidRPr="00F62C9B">
          <w:rPr>
            <w:rFonts w:ascii="Times New Roman" w:hAnsi="Times New Roman"/>
          </w:rPr>
          <w:t>}</w:t>
        </w:r>
        <w:r>
          <w:rPr>
            <w:rFonts w:ascii="Times New Roman" w:hAnsi="Times New Roman"/>
          </w:rPr>
          <w:t>.</w:t>
        </w:r>
      </w:ins>
    </w:p>
    <w:p w:rsidR="00E50783" w:rsidRDefault="00E50783" w:rsidP="00E50783">
      <w:pPr>
        <w:numPr>
          <w:ilvl w:val="0"/>
          <w:numId w:val="855"/>
        </w:numPr>
        <w:spacing w:after="220"/>
        <w:contextualSpacing/>
        <w:rPr>
          <w:ins w:id="29587" w:author="Rev 8 Allen Wirfs-Brock" w:date="2012-06-12T13:49:00Z"/>
          <w:rFonts w:ascii="Times New Roman" w:hAnsi="Times New Roman"/>
        </w:rPr>
      </w:pPr>
      <w:ins w:id="29588" w:author="Rev 8 Allen Wirfs-Brock" w:date="2012-06-12T13:52:00Z">
        <w:r>
          <w:rPr>
            <w:rFonts w:ascii="Times New Roman" w:hAnsi="Times New Roman"/>
          </w:rPr>
          <w:t>Call</w:t>
        </w:r>
      </w:ins>
      <w:ins w:id="29589" w:author="Rev 8 Allen Wirfs-Brock" w:date="2012-06-12T13:49:00Z">
        <w:r w:rsidRPr="00F62C9B">
          <w:rPr>
            <w:rFonts w:ascii="Times New Roman" w:hAnsi="Times New Roman"/>
          </w:rPr>
          <w:t xml:space="preserve"> the [[DefineOwnProperty]] internal method of </w:t>
        </w:r>
      </w:ins>
      <w:ins w:id="29590" w:author="Rev 10 Allen Wirfs-Brock" w:date="2012-08-13T19:40:00Z">
        <w:r w:rsidR="00C700A2">
          <w:rPr>
            <w:rFonts w:ascii="Times New Roman" w:hAnsi="Times New Roman"/>
            <w:i/>
          </w:rPr>
          <w:t>proto</w:t>
        </w:r>
        <w:r w:rsidR="00C700A2" w:rsidRPr="00E77497">
          <w:rPr>
            <w:rFonts w:ascii="Times New Roman" w:hAnsi="Times New Roman"/>
            <w:i/>
          </w:rPr>
          <w:t xml:space="preserve"> </w:t>
        </w:r>
      </w:ins>
      <w:ins w:id="29591" w:author="Rev 8 Allen Wirfs-Brock" w:date="2012-06-12T13:49:00Z">
        <w:del w:id="29592" w:author="Rev 10 Allen Wirfs-Brock" w:date="2012-08-13T19:40:00Z">
          <w:r w:rsidRPr="00F62C9B" w:rsidDel="00C700A2">
            <w:rPr>
              <w:rFonts w:ascii="Times New Roman" w:hAnsi="Times New Roman"/>
              <w:i/>
            </w:rPr>
            <w:delText>object</w:delText>
          </w:r>
          <w:r w:rsidRPr="00F62C9B" w:rsidDel="00C700A2">
            <w:rPr>
              <w:rFonts w:ascii="Times New Roman" w:hAnsi="Times New Roman"/>
            </w:rPr>
            <w:delText xml:space="preserve"> </w:delText>
          </w:r>
        </w:del>
        <w:r w:rsidRPr="00F62C9B">
          <w:rPr>
            <w:rFonts w:ascii="Times New Roman" w:hAnsi="Times New Roman"/>
          </w:rPr>
          <w:t>with arguments</w:t>
        </w:r>
      </w:ins>
      <w:ins w:id="29593" w:author="Rev 8 Allen Wirfs-Brock" w:date="2012-06-12T13:52:00Z">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ins>
      <w:ins w:id="29594" w:author="Rev 8 Allen Wirfs-Brock" w:date="2012-06-12T13:49:00Z">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rsidR="00A623D6" w:rsidRPr="00002FFA" w:rsidRDefault="00A623D6" w:rsidP="00A623D6">
      <w:pPr>
        <w:numPr>
          <w:ilvl w:val="0"/>
          <w:numId w:val="855"/>
        </w:numPr>
        <w:contextualSpacing/>
        <w:rPr>
          <w:ins w:id="29595" w:author="Rev 8 Allen Wirfs-Brock" w:date="2012-06-08T15:40:00Z"/>
          <w:rFonts w:ascii="Times New Roman" w:hAnsi="Times New Roman"/>
        </w:rPr>
      </w:pPr>
      <w:ins w:id="29596" w:author="Rev 8 Allen Wirfs-Brock" w:date="2012-06-08T15:40:00Z">
        <w:r>
          <w:rPr>
            <w:rFonts w:ascii="Times New Roman" w:hAnsi="Times New Roman"/>
          </w:rPr>
          <w:t xml:space="preserve">Let </w:t>
        </w:r>
        <w:r w:rsidRPr="00002FFA">
          <w:rPr>
            <w:rFonts w:ascii="Times New Roman" w:hAnsi="Times New Roman"/>
            <w:i/>
          </w:rPr>
          <w:t>method</w:t>
        </w:r>
        <w:r>
          <w:rPr>
            <w:rFonts w:ascii="Times New Roman" w:hAnsi="Times New Roman"/>
            <w:i/>
          </w:rPr>
          <w:t>s</w:t>
        </w:r>
        <w:r>
          <w:rPr>
            <w:rFonts w:ascii="Times New Roman" w:hAnsi="Times New Roman"/>
          </w:rPr>
          <w:t xml:space="preserve"> be MethodDefinitions of </w:t>
        </w:r>
        <w:r w:rsidRPr="00002FFA">
          <w:rPr>
            <w:rFonts w:ascii="Times New Roman" w:hAnsi="Times New Roman"/>
            <w:i/>
          </w:rPr>
          <w:t>ClassBody</w:t>
        </w:r>
        <w:r>
          <w:rPr>
            <w:rFonts w:ascii="Times New Roman" w:hAnsi="Times New Roman"/>
          </w:rPr>
          <w:t>.</w:t>
        </w:r>
      </w:ins>
    </w:p>
    <w:p w:rsidR="00AF0266" w:rsidRDefault="00AF0266" w:rsidP="00AF0266">
      <w:pPr>
        <w:numPr>
          <w:ilvl w:val="0"/>
          <w:numId w:val="855"/>
        </w:numPr>
        <w:contextualSpacing/>
        <w:rPr>
          <w:ins w:id="29597" w:author="Rev 8 Allen Wirfs-Brock" w:date="2012-06-11T18:17:00Z"/>
          <w:rFonts w:ascii="Times New Roman" w:hAnsi="Times New Roman"/>
        </w:rPr>
      </w:pPr>
      <w:ins w:id="29598" w:author="Rev 8 Allen Wirfs-Brock" w:date="2012-06-11T18:17:00Z">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Pr="00AF0266">
          <w:rPr>
            <w:rFonts w:ascii="Times New Roman" w:hAnsi="Times New Roman"/>
            <w:i/>
          </w:rPr>
          <w:t>methods</w:t>
        </w:r>
        <w:r>
          <w:rPr>
            <w:rFonts w:ascii="Times New Roman" w:hAnsi="Times New Roman"/>
          </w:rPr>
          <w:t xml:space="preserve"> </w:t>
        </w:r>
      </w:ins>
    </w:p>
    <w:p w:rsidR="00AF0266" w:rsidRDefault="00AF0266" w:rsidP="00AF0266">
      <w:pPr>
        <w:numPr>
          <w:ilvl w:val="1"/>
          <w:numId w:val="855"/>
        </w:numPr>
        <w:contextualSpacing/>
        <w:rPr>
          <w:ins w:id="29599" w:author="Rev 8 Allen Wirfs-Brock" w:date="2012-06-11T18:18:00Z"/>
          <w:rFonts w:ascii="Times New Roman" w:hAnsi="Times New Roman"/>
        </w:rPr>
      </w:pPr>
      <w:ins w:id="29600" w:author="Rev 8 Allen Wirfs-Brock" w:date="2012-06-11T18:19:00Z">
        <w:r>
          <w:rPr>
            <w:rFonts w:ascii="Times New Roman" w:hAnsi="Times New Roman"/>
          </w:rPr>
          <w:t>Perform</w:t>
        </w:r>
      </w:ins>
      <w:ins w:id="29601" w:author="Rev 8 Allen Wirfs-Brock" w:date="2012-06-11T18:18:00Z">
        <w:r>
          <w:rPr>
            <w:rFonts w:ascii="Times New Roman" w:hAnsi="Times New Roman"/>
          </w:rPr>
          <w:t xml:space="preserve"> Pr</w:t>
        </w:r>
      </w:ins>
      <w:ins w:id="29602" w:author="Rev 8 Allen Wirfs-Brock" w:date="2012-06-11T18:19:00Z">
        <w:r>
          <w:rPr>
            <w:rFonts w:ascii="Times New Roman" w:hAnsi="Times New Roman"/>
          </w:rPr>
          <w:t>o</w:t>
        </w:r>
      </w:ins>
      <w:ins w:id="29603" w:author="Rev 8 Allen Wirfs-Brock" w:date="2012-06-11T18:18:00Z">
        <w:r>
          <w:rPr>
            <w:rFonts w:ascii="Times New Roman" w:hAnsi="Times New Roman"/>
          </w:rPr>
          <w:t xml:space="preserve">perty Definition Evaluation for </w:t>
        </w:r>
      </w:ins>
      <w:ins w:id="29604" w:author="Rev 8 Allen Wirfs-Brock" w:date="2012-06-11T18:19:00Z">
        <w:r>
          <w:rPr>
            <w:rFonts w:ascii="Times New Roman" w:hAnsi="Times New Roman"/>
            <w:i/>
          </w:rPr>
          <w:t>m</w:t>
        </w:r>
      </w:ins>
      <w:ins w:id="29605" w:author="Rev 8 Allen Wirfs-Brock" w:date="2012-06-11T18:18:00Z">
        <w:r>
          <w:rPr>
            <w:rFonts w:ascii="Times New Roman" w:hAnsi="Times New Roman"/>
          </w:rPr>
          <w:t xml:space="preserve"> with argument </w:t>
        </w:r>
        <w:r w:rsidRPr="007310B3">
          <w:rPr>
            <w:rFonts w:ascii="Times New Roman" w:hAnsi="Times New Roman"/>
            <w:i/>
          </w:rPr>
          <w:t>proto</w:t>
        </w:r>
        <w:r>
          <w:rPr>
            <w:rFonts w:ascii="Times New Roman" w:hAnsi="Times New Roman"/>
          </w:rPr>
          <w:t>.</w:t>
        </w:r>
      </w:ins>
    </w:p>
    <w:p w:rsidR="007310B3" w:rsidRPr="007310B3" w:rsidRDefault="007310B3" w:rsidP="00AF0266">
      <w:pPr>
        <w:numPr>
          <w:ilvl w:val="0"/>
          <w:numId w:val="855"/>
        </w:numPr>
        <w:contextualSpacing/>
        <w:rPr>
          <w:ins w:id="29606" w:author="Rev 8 Allen Wirfs-Brock" w:date="2012-06-11T08:53:00Z"/>
          <w:rFonts w:ascii="Times New Roman" w:hAnsi="Times New Roman"/>
        </w:rPr>
      </w:pPr>
      <w:ins w:id="29607" w:author="Rev 8 Allen Wirfs-Brock" w:date="2012-06-11T08:53:00Z">
        <w:r w:rsidRPr="007310B3">
          <w:rPr>
            <w:rFonts w:ascii="Times New Roman" w:hAnsi="Times New Roman"/>
          </w:rPr>
          <w:t xml:space="preserve">Set the </w:t>
        </w:r>
      </w:ins>
      <w:ins w:id="2960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609" w:author="Rev 8 Allen Wirfs-Brock" w:date="2012-06-11T08:53:00Z">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ins>
    </w:p>
    <w:p w:rsidR="00DE408A" w:rsidRPr="00E77497" w:rsidRDefault="00DE408A" w:rsidP="00DE408A">
      <w:pPr>
        <w:numPr>
          <w:ilvl w:val="0"/>
          <w:numId w:val="855"/>
        </w:numPr>
        <w:rPr>
          <w:ins w:id="29610" w:author="Rev 8 Allen Wirfs-Brock" w:date="2012-06-01T11:44:00Z"/>
          <w:rFonts w:ascii="Times New Roman" w:hAnsi="Times New Roman"/>
        </w:rPr>
      </w:pPr>
      <w:ins w:id="29611" w:author="Rev 8 Allen Wirfs-Brock" w:date="2012-06-01T11:44: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rsidR="009E380A" w:rsidRPr="00E77497" w:rsidRDefault="009E380A" w:rsidP="009E380A">
      <w:pPr>
        <w:keepNext/>
        <w:rPr>
          <w:ins w:id="29612" w:author="Rev 8 Allen Wirfs-Brock" w:date="2012-06-01T16:11:00Z"/>
          <w:rFonts w:ascii="Helvetica" w:hAnsi="Helvetica"/>
          <w:b/>
        </w:rPr>
      </w:pPr>
      <w:ins w:id="29613" w:author="Rev 8 Allen Wirfs-Brock" w:date="2012-06-01T16:11:00Z">
        <w:r w:rsidRPr="00E77497">
          <w:rPr>
            <w:rFonts w:ascii="Helvetica" w:hAnsi="Helvetica"/>
            <w:b/>
          </w:rPr>
          <w:lastRenderedPageBreak/>
          <w:t xml:space="preserve">Runtime Semantics: </w:t>
        </w:r>
        <w:r w:rsidRPr="00E77497">
          <w:rPr>
            <w:rFonts w:ascii="Helvetica" w:hAnsi="Helvetica"/>
            <w:b/>
            <w:spacing w:val="6"/>
          </w:rPr>
          <w:t>Evaluation</w:t>
        </w:r>
      </w:ins>
    </w:p>
    <w:p w:rsidR="009E380A" w:rsidRPr="00E77497" w:rsidRDefault="009E380A" w:rsidP="009E380A">
      <w:pPr>
        <w:jc w:val="left"/>
        <w:rPr>
          <w:ins w:id="29614" w:author="Rev 8 Allen Wirfs-Brock" w:date="2012-06-01T16:12:00Z"/>
        </w:rPr>
      </w:pPr>
      <w:ins w:id="29615" w:author="Rev 8 Allen Wirfs-Brock" w:date="2012-06-01T16:1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rsidR="00D30F05" w:rsidDel="0066074B" w:rsidRDefault="00D30F05" w:rsidP="009E380A">
      <w:pPr>
        <w:pStyle w:val="Alg2"/>
        <w:numPr>
          <w:ilvl w:val="0"/>
          <w:numId w:val="856"/>
        </w:numPr>
        <w:rPr>
          <w:ins w:id="29616" w:author="Rev 8 Allen Wirfs-Brock" w:date="2012-06-07T15:45:00Z"/>
          <w:del w:id="29617" w:author="Rev 10 Allen Wirfs-Brock" w:date="2012-09-26T17:44:00Z"/>
        </w:rPr>
      </w:pPr>
      <w:ins w:id="29618" w:author="Rev 8 Allen Wirfs-Brock" w:date="2012-06-07T15:45:00Z">
        <w:del w:id="29619" w:author="Rev 10 Allen Wirfs-Brock" w:date="2012-09-26T17:44:00Z">
          <w:r w:rsidDel="0066074B">
            <w:delText xml:space="preserve">Let </w:delText>
          </w:r>
          <w:r w:rsidRPr="00ED2E78" w:rsidDel="0066074B">
            <w:rPr>
              <w:i/>
            </w:rPr>
            <w:delText>className</w:delText>
          </w:r>
          <w:r w:rsidDel="0066074B">
            <w:delText xml:space="preserve"> be String Value of </w:delText>
          </w:r>
          <w:r w:rsidRPr="00ED2E78" w:rsidDel="0066074B">
            <w:rPr>
              <w:i/>
            </w:rPr>
            <w:delText>BindingIdentifier</w:delText>
          </w:r>
          <w:r w:rsidDel="0066074B">
            <w:delText>.</w:delText>
          </w:r>
        </w:del>
      </w:ins>
    </w:p>
    <w:p w:rsidR="009E380A" w:rsidRPr="00E77497" w:rsidRDefault="009E380A" w:rsidP="009E380A">
      <w:pPr>
        <w:pStyle w:val="Alg2"/>
        <w:numPr>
          <w:ilvl w:val="0"/>
          <w:numId w:val="856"/>
        </w:numPr>
        <w:rPr>
          <w:ins w:id="29620" w:author="Rev 8 Allen Wirfs-Brock" w:date="2012-06-01T16:11:00Z"/>
        </w:rPr>
      </w:pPr>
      <w:ins w:id="29621" w:author="Rev 8 Allen Wirfs-Brock" w:date="2012-06-01T16:11:00Z">
        <w:r w:rsidRPr="00E77497">
          <w:t xml:space="preserve">Let </w:t>
        </w:r>
      </w:ins>
      <w:ins w:id="29622" w:author="Rev 8 Allen Wirfs-Brock" w:date="2012-06-01T16:24:00Z">
        <w:r w:rsidR="001872DF">
          <w:rPr>
            <w:i/>
          </w:rPr>
          <w:t>value</w:t>
        </w:r>
      </w:ins>
      <w:ins w:id="29623" w:author="Rev 8 Allen Wirfs-Brock" w:date="2012-06-01T16:11:00Z">
        <w:r w:rsidRPr="00E77497">
          <w:rPr>
            <w:i/>
          </w:rPr>
          <w:t xml:space="preserve"> </w:t>
        </w:r>
        <w:r w:rsidRPr="00E77497">
          <w:t xml:space="preserve">be the result of </w:t>
        </w:r>
      </w:ins>
      <w:ins w:id="29624" w:author="Rev 8 Allen Wirfs-Brock" w:date="2012-06-01T16:22:00Z">
        <w:r w:rsidR="001872DF">
          <w:t xml:space="preserve">ClassDefinitionEvaluation of </w:t>
        </w:r>
        <w:r w:rsidR="001872DF" w:rsidRPr="001872DF">
          <w:rPr>
            <w:i/>
          </w:rPr>
          <w:t>ClassTail</w:t>
        </w:r>
        <w:r w:rsidR="001872DF">
          <w:t xml:space="preserve"> with argument </w:t>
        </w:r>
      </w:ins>
      <w:ins w:id="29625" w:author="Rev 8 Allen Wirfs-Brock" w:date="2012-06-07T15:45:00Z">
        <w:del w:id="29626" w:author="Rev 10 Allen Wirfs-Brock" w:date="2012-09-26T17:43:00Z">
          <w:r w:rsidR="00D30F05" w:rsidRPr="0066074B" w:rsidDel="0066074B">
            <w:rPr>
              <w:b/>
            </w:rPr>
            <w:delText>className</w:delText>
          </w:r>
        </w:del>
      </w:ins>
      <w:ins w:id="29627" w:author="Rev 10 Allen Wirfs-Brock" w:date="2012-09-26T17:43:00Z">
        <w:r w:rsidR="0066074B" w:rsidRPr="0066074B">
          <w:rPr>
            <w:b/>
          </w:rPr>
          <w:t>undefined</w:t>
        </w:r>
      </w:ins>
      <w:ins w:id="29628" w:author="Rev 8 Allen Wirfs-Brock" w:date="2012-06-01T16:11:00Z">
        <w:r w:rsidRPr="00E77497">
          <w:t>.</w:t>
        </w:r>
      </w:ins>
    </w:p>
    <w:p w:rsidR="009E380A" w:rsidRDefault="006552DF" w:rsidP="009E380A">
      <w:pPr>
        <w:pStyle w:val="Alg2"/>
        <w:numPr>
          <w:ilvl w:val="0"/>
          <w:numId w:val="856"/>
        </w:numPr>
        <w:spacing w:after="220"/>
        <w:contextualSpacing/>
        <w:rPr>
          <w:ins w:id="29629" w:author="Rev 8 Allen Wirfs-Brock" w:date="2012-06-01T16:11:00Z"/>
        </w:rPr>
      </w:pPr>
      <w:ins w:id="29630" w:author="Rev 10 Allen Wirfs-Brock" w:date="2012-08-14T14:59:00Z">
        <w:r>
          <w:t>ReturnIfAbrupt(</w:t>
        </w:r>
        <w:r>
          <w:rPr>
            <w:i/>
          </w:rPr>
          <w:t>v</w:t>
        </w:r>
        <w:r w:rsidRPr="006A5E27">
          <w:rPr>
            <w:i/>
          </w:rPr>
          <w:t>alue</w:t>
        </w:r>
        <w:r>
          <w:t>)</w:t>
        </w:r>
      </w:ins>
      <w:ins w:id="29631" w:author="Rev 8 Allen Wirfs-Brock" w:date="2012-06-01T16:11:00Z">
        <w:del w:id="29632" w:author="Rev 10 Allen Wirfs-Brock" w:date="2012-08-14T14:59:00Z">
          <w:r w:rsidR="009E380A" w:rsidDel="006552DF">
            <w:delText xml:space="preserve">If </w:delText>
          </w:r>
          <w:r w:rsidR="009E380A" w:rsidDel="006552DF">
            <w:rPr>
              <w:i/>
            </w:rPr>
            <w:delText>value</w:delText>
          </w:r>
          <w:r w:rsidR="009E380A" w:rsidDel="006552DF">
            <w:delText xml:space="preserve"> is an abrupt completion, return </w:delText>
          </w:r>
        </w:del>
      </w:ins>
      <w:ins w:id="29633" w:author="Rev 8 Allen Wirfs-Brock" w:date="2012-06-01T16:40:00Z">
        <w:del w:id="29634" w:author="Rev 10 Allen Wirfs-Brock" w:date="2012-08-14T14:59:00Z">
          <w:r w:rsidR="009E58EB" w:rsidDel="006552DF">
            <w:rPr>
              <w:i/>
            </w:rPr>
            <w:delText>value</w:delText>
          </w:r>
        </w:del>
      </w:ins>
      <w:ins w:id="29635" w:author="Rev 8 Allen Wirfs-Brock" w:date="2012-06-01T16:11:00Z">
        <w:r w:rsidR="009E380A">
          <w:t>.</w:t>
        </w:r>
      </w:ins>
    </w:p>
    <w:p w:rsidR="009E380A" w:rsidRPr="00E77497" w:rsidRDefault="009E380A" w:rsidP="009E380A">
      <w:pPr>
        <w:pStyle w:val="Alg2"/>
        <w:numPr>
          <w:ilvl w:val="0"/>
          <w:numId w:val="856"/>
        </w:numPr>
        <w:jc w:val="left"/>
        <w:rPr>
          <w:ins w:id="29636" w:author="Rev 8 Allen Wirfs-Brock" w:date="2012-06-01T16:11:00Z"/>
        </w:rPr>
      </w:pPr>
      <w:ins w:id="29637" w:author="Rev 8 Allen Wirfs-Brock" w:date="2012-06-01T16:11:00Z">
        <w:r w:rsidRPr="00E77497">
          <w:t xml:space="preserve">Let </w:t>
        </w:r>
        <w:r w:rsidRPr="00E77497">
          <w:rPr>
            <w:i/>
          </w:rPr>
          <w:t>env</w:t>
        </w:r>
        <w:r w:rsidRPr="00E77497">
          <w:t xml:space="preserve"> be the </w:t>
        </w:r>
      </w:ins>
      <w:ins w:id="29638" w:author="Rev 8 Allen Wirfs-Brock" w:date="2012-06-13T16:03:00Z">
        <w:r w:rsidR="00B33FB4">
          <w:t>running</w:t>
        </w:r>
        <w:r w:rsidR="00B33FB4" w:rsidRPr="00E77497">
          <w:t xml:space="preserve"> </w:t>
        </w:r>
      </w:ins>
      <w:ins w:id="29639" w:author="Rev 8 Allen Wirfs-Brock" w:date="2012-06-01T16:11:00Z">
        <w:r w:rsidRPr="00E77497">
          <w:t>execution context’s LexicalEnvironment.</w:t>
        </w:r>
      </w:ins>
    </w:p>
    <w:p w:rsidR="00A15B53" w:rsidRDefault="00A15B53" w:rsidP="00B42F6E">
      <w:pPr>
        <w:pStyle w:val="Alg2"/>
        <w:numPr>
          <w:ilvl w:val="0"/>
          <w:numId w:val="856"/>
        </w:numPr>
        <w:spacing w:after="220"/>
        <w:contextualSpacing/>
        <w:rPr>
          <w:ins w:id="29640" w:author="Rev 8 Allen Wirfs-Brock" w:date="2012-06-07T15:51:00Z"/>
        </w:rPr>
      </w:pPr>
      <w:ins w:id="29641" w:author="Rev 8 Allen Wirfs-Brock" w:date="2012-06-07T15:52:00Z">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rsidR="00A15B53" w:rsidRDefault="00A15B53" w:rsidP="00A15B53">
      <w:pPr>
        <w:pStyle w:val="Alg2"/>
        <w:numPr>
          <w:ilvl w:val="0"/>
          <w:numId w:val="856"/>
        </w:numPr>
        <w:spacing w:after="220"/>
        <w:contextualSpacing/>
        <w:rPr>
          <w:ins w:id="29642" w:author="Rev 8 Allen Wirfs-Brock" w:date="2012-06-07T15:53:00Z"/>
        </w:rPr>
      </w:pPr>
      <w:ins w:id="29643" w:author="Rev 8 Allen Wirfs-Brock" w:date="2012-06-07T15:53:00Z">
        <w:r>
          <w:t>ReturnIfAbrupt(</w:t>
        </w:r>
        <w:r>
          <w:rPr>
            <w:i/>
          </w:rPr>
          <w:t>status</w:t>
        </w:r>
        <w:r>
          <w:t>).</w:t>
        </w:r>
      </w:ins>
    </w:p>
    <w:p w:rsidR="00A15B53" w:rsidRDefault="00A15B53" w:rsidP="009E380A">
      <w:pPr>
        <w:pStyle w:val="Alg2"/>
        <w:numPr>
          <w:ilvl w:val="0"/>
          <w:numId w:val="856"/>
        </w:numPr>
        <w:spacing w:after="220"/>
        <w:rPr>
          <w:ins w:id="29644" w:author="Rev 8 Allen Wirfs-Brock" w:date="2012-06-07T15:51:00Z"/>
        </w:rPr>
      </w:pPr>
      <w:ins w:id="29645" w:author="Rev 8 Allen Wirfs-Brock" w:date="2012-06-07T15:51:00Z">
        <w:r w:rsidRPr="00E77497">
          <w:t xml:space="preserve">Return </w:t>
        </w:r>
        <w:r>
          <w:t>NormalCompletion(</w:t>
        </w:r>
        <w:r w:rsidRPr="00E77497">
          <w:rPr>
            <w:rFonts w:ascii="Arial" w:hAnsi="Arial" w:cs="Arial"/>
          </w:rPr>
          <w:t>empty</w:t>
        </w:r>
        <w:r w:rsidRPr="0055587E">
          <w:t>)</w:t>
        </w:r>
        <w:r w:rsidRPr="00E77497">
          <w:t>.</w:t>
        </w:r>
      </w:ins>
    </w:p>
    <w:p w:rsidR="0066074B" w:rsidRPr="0066074B" w:rsidRDefault="0066074B" w:rsidP="0066074B">
      <w:pPr>
        <w:pStyle w:val="Note"/>
        <w:rPr>
          <w:ins w:id="29646" w:author="Rev 10 Allen Wirfs-Brock" w:date="2012-09-26T17:44:00Z"/>
        </w:rPr>
      </w:pPr>
      <w:ins w:id="29647" w:author="Rev 10 Allen Wirfs-Brock" w:date="2012-09-26T17:44:00Z">
        <w:r>
          <w:t>NOTE</w:t>
        </w:r>
        <w:r>
          <w:tab/>
        </w:r>
      </w:ins>
      <w:ins w:id="29648" w:author="Rev 10 Allen Wirfs-Brock" w:date="2012-09-26T17:49:00Z">
        <w:r>
          <w:t xml:space="preserve">The argument to ClassDefinitionEvaluation controls whether or not the class </w:t>
        </w:r>
      </w:ins>
      <w:ins w:id="29649" w:author="Rev 10 Allen Wirfs-Brock" w:date="2012-09-26T17:50:00Z">
        <w:r>
          <w:t xml:space="preserve">that is defined with a BindingIdentifier </w:t>
        </w:r>
      </w:ins>
      <w:ins w:id="29650" w:author="Rev 10 Allen Wirfs-Brock" w:date="2012-09-26T17:49:00Z">
        <w:r>
          <w:t xml:space="preserve">has a local binding to </w:t>
        </w:r>
      </w:ins>
      <w:ins w:id="29651" w:author="Rev 10 Allen Wirfs-Brock" w:date="2012-09-26T17:51:00Z">
        <w:r>
          <w:t>the identifier</w:t>
        </w:r>
      </w:ins>
      <w:ins w:id="29652" w:author="Rev 10 Allen Wirfs-Brock" w:date="2012-09-26T17:49:00Z">
        <w:r>
          <w:t xml:space="preserve">. </w:t>
        </w:r>
      </w:ins>
      <w:ins w:id="29653" w:author="Rev 10 Allen Wirfs-Brock" w:date="2012-09-26T17:45:00Z">
        <w:r>
          <w:t>Only</w:t>
        </w:r>
      </w:ins>
      <w:ins w:id="29654" w:author="Rev 10 Allen Wirfs-Brock" w:date="2012-09-26T17:51:00Z">
        <w:r>
          <w:t xml:space="preserve"> a</w:t>
        </w:r>
      </w:ins>
      <w:ins w:id="29655" w:author="Rev 10 Allen Wirfs-Brock" w:date="2012-09-26T17:44:00Z">
        <w:r>
          <w:t xml:space="preserve"> </w:t>
        </w:r>
      </w:ins>
      <w:ins w:id="29656" w:author="Rev 10 Allen Wirfs-Brock" w:date="2012-09-26T17:45:00Z">
        <w:r w:rsidRPr="0066074B">
          <w:rPr>
            <w:rFonts w:ascii="Times New Roman" w:hAnsi="Times New Roman"/>
            <w:i/>
          </w:rPr>
          <w:t>Class</w:t>
        </w:r>
      </w:ins>
      <w:ins w:id="29657" w:author="Rev 10 Allen Wirfs-Brock" w:date="2012-09-26T17:46:00Z">
        <w:r w:rsidRPr="0066074B">
          <w:rPr>
            <w:rFonts w:ascii="Times New Roman" w:hAnsi="Times New Roman"/>
            <w:i/>
          </w:rPr>
          <w:t>Expression</w:t>
        </w:r>
        <w:r>
          <w:t xml:space="preserve"> </w:t>
        </w:r>
      </w:ins>
      <w:ins w:id="29658" w:author="Rev 10 Allen Wirfs-Brock" w:date="2012-09-26T17:51:00Z">
        <w:r>
          <w:t>gets</w:t>
        </w:r>
      </w:ins>
      <w:ins w:id="29659" w:author="Rev 10 Allen Wirfs-Brock" w:date="2012-09-26T17:44:00Z">
        <w:r>
          <w:t xml:space="preserve"> a local</w:t>
        </w:r>
      </w:ins>
      <w:ins w:id="29660" w:author="Rev 10 Allen Wirfs-Brock" w:date="2012-09-26T17:50:00Z">
        <w:r>
          <w:t xml:space="preserve"> name</w:t>
        </w:r>
      </w:ins>
      <w:ins w:id="29661" w:author="Rev 10 Allen Wirfs-Brock" w:date="2012-09-26T17:44:00Z">
        <w:r>
          <w:t xml:space="preserve"> binding of its name</w:t>
        </w:r>
      </w:ins>
      <w:ins w:id="29662" w:author="Rev 10 Allen Wirfs-Brock" w:date="2012-09-26T17:46:00Z">
        <w:r>
          <w:t xml:space="preserve">.  A </w:t>
        </w:r>
        <w:r w:rsidRPr="0066074B">
          <w:rPr>
            <w:rFonts w:ascii="Times New Roman" w:hAnsi="Times New Roman"/>
            <w:i/>
          </w:rPr>
          <w:t>ClassDeclaration</w:t>
        </w:r>
        <w:r>
          <w:t xml:space="preserve"> </w:t>
        </w:r>
      </w:ins>
      <w:ins w:id="29663" w:author="Rev 10 Allen Wirfs-Brock" w:date="2012-09-26T17:51:00Z">
        <w:r>
          <w:t>never has</w:t>
        </w:r>
      </w:ins>
      <w:ins w:id="29664" w:author="Rev 10 Allen Wirfs-Brock" w:date="2012-09-26T17:46:00Z">
        <w:r>
          <w:t xml:space="preserve">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ins>
    </w:p>
    <w:p w:rsidR="009E58EB" w:rsidRPr="00E77497" w:rsidRDefault="009E58EB" w:rsidP="009E58EB">
      <w:pPr>
        <w:jc w:val="left"/>
        <w:rPr>
          <w:ins w:id="29665" w:author="Rev 8 Allen Wirfs-Brock" w:date="2012-06-01T16:38:00Z"/>
        </w:rPr>
      </w:pPr>
      <w:ins w:id="29666" w:author="Rev 8 Allen Wirfs-Brock" w:date="2012-06-01T16:38:00Z">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ins>
      <w:ins w:id="29667" w:author="Rev 8 Allen Wirfs-Brock" w:date="2012-06-01T16:39:00Z">
        <w:r w:rsidRPr="00594449">
          <w:rPr>
            <w:rFonts w:cs="Arial"/>
            <w:vertAlign w:val="subscript"/>
          </w:rPr>
          <w:t>opt</w:t>
        </w:r>
      </w:ins>
      <w:ins w:id="29668" w:author="Rev 8 Allen Wirfs-Brock" w:date="2012-06-01T16:38:00Z">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rsidR="001572F0" w:rsidRDefault="001572F0" w:rsidP="009E58EB">
      <w:pPr>
        <w:pStyle w:val="Alg2"/>
        <w:numPr>
          <w:ilvl w:val="0"/>
          <w:numId w:val="857"/>
        </w:numPr>
        <w:rPr>
          <w:ins w:id="29669" w:author="Rev 8 Allen Wirfs-Brock" w:date="2012-06-01T17:27:00Z"/>
        </w:rPr>
      </w:pPr>
      <w:ins w:id="29670" w:author="Rev 8 Allen Wirfs-Brock" w:date="2012-06-01T17:27:00Z">
        <w:r>
          <w:t xml:space="preserve">If </w:t>
        </w:r>
      </w:ins>
      <w:ins w:id="29671" w:author="Rev 8 Allen Wirfs-Brock" w:date="2012-06-01T17:28:00Z">
        <w:r w:rsidRPr="00E77497">
          <w:rPr>
            <w:i/>
          </w:rPr>
          <w:t>BindingIdentifier</w:t>
        </w:r>
        <w:r w:rsidRPr="00594449">
          <w:rPr>
            <w:rFonts w:cs="Arial"/>
            <w:vertAlign w:val="subscript"/>
          </w:rPr>
          <w:t>opt</w:t>
        </w:r>
      </w:ins>
      <w:ins w:id="29672" w:author="Rev 8 Allen Wirfs-Brock" w:date="2012-06-01T17:27:00Z">
        <w:r>
          <w:t xml:space="preserve"> is</w:t>
        </w:r>
      </w:ins>
      <w:ins w:id="29673" w:author="Rev 8 Allen Wirfs-Brock" w:date="2012-06-01T17:29:00Z">
        <w:r>
          <w:t xml:space="preserve"> not </w:t>
        </w:r>
      </w:ins>
      <w:ins w:id="29674" w:author="Rev 8 Allen Wirfs-Brock" w:date="2012-06-01T17:28:00Z">
        <w:r>
          <w:t xml:space="preserve"> present, then</w:t>
        </w:r>
      </w:ins>
      <w:ins w:id="29675" w:author="Rev 8 Allen Wirfs-Brock" w:date="2012-06-01T17:29:00Z">
        <w:r>
          <w:t xml:space="preserve"> let </w:t>
        </w:r>
        <w:r w:rsidRPr="00B42F6E">
          <w:rPr>
            <w:i/>
          </w:rPr>
          <w:t>className</w:t>
        </w:r>
        <w:r>
          <w:t xml:space="preserve"> be </w:t>
        </w:r>
        <w:r w:rsidRPr="00B42F6E">
          <w:rPr>
            <w:b/>
          </w:rPr>
          <w:t>undefined</w:t>
        </w:r>
        <w:r>
          <w:t>.</w:t>
        </w:r>
      </w:ins>
    </w:p>
    <w:p w:rsidR="00985C0D" w:rsidRDefault="001572F0" w:rsidP="009E58EB">
      <w:pPr>
        <w:pStyle w:val="Alg2"/>
        <w:numPr>
          <w:ilvl w:val="0"/>
          <w:numId w:val="857"/>
        </w:numPr>
        <w:rPr>
          <w:ins w:id="29676" w:author="Rev 8 Allen Wirfs-Brock" w:date="2012-06-01T16:41:00Z"/>
        </w:rPr>
      </w:pPr>
      <w:ins w:id="29677" w:author="Rev 8 Allen Wirfs-Brock" w:date="2012-06-01T17:30:00Z">
        <w:r>
          <w:t>Else, let</w:t>
        </w:r>
      </w:ins>
      <w:ins w:id="29678" w:author="Rev 8 Allen Wirfs-Brock" w:date="2012-06-01T17:25:00Z">
        <w:r>
          <w:t xml:space="preserve"> </w:t>
        </w:r>
        <w:r w:rsidRPr="00B42F6E">
          <w:rPr>
            <w:i/>
          </w:rPr>
          <w:t>className</w:t>
        </w:r>
        <w:r>
          <w:t xml:space="preserve"> be String</w:t>
        </w:r>
        <w:del w:id="29679" w:author="Rev 9 Allen Wirfs-Brock" w:date="2012-07-07T16:31:00Z">
          <w:r w:rsidDel="00D11231">
            <w:delText xml:space="preserve"> </w:delText>
          </w:r>
        </w:del>
        <w:r>
          <w:t xml:space="preserve">Value of </w:t>
        </w:r>
        <w:r w:rsidRPr="00B42F6E">
          <w:rPr>
            <w:i/>
          </w:rPr>
          <w:t>BindingIdentifier</w:t>
        </w:r>
        <w:r>
          <w:t>.</w:t>
        </w:r>
      </w:ins>
    </w:p>
    <w:p w:rsidR="009E58EB" w:rsidRPr="00E77497" w:rsidRDefault="009E58EB" w:rsidP="009E58EB">
      <w:pPr>
        <w:pStyle w:val="Alg2"/>
        <w:numPr>
          <w:ilvl w:val="0"/>
          <w:numId w:val="857"/>
        </w:numPr>
        <w:rPr>
          <w:ins w:id="29680" w:author="Rev 8 Allen Wirfs-Brock" w:date="2012-06-01T16:38:00Z"/>
        </w:rPr>
      </w:pPr>
      <w:ins w:id="29681" w:author="Rev 8 Allen Wirfs-Brock" w:date="2012-06-01T16:38:00Z">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ins>
      <w:ins w:id="29682" w:author="Rev 8 Allen Wirfs-Brock" w:date="2012-06-01T17:26:00Z">
        <w:r w:rsidR="001572F0" w:rsidRPr="00D56329">
          <w:rPr>
            <w:i/>
          </w:rPr>
          <w:t>className</w:t>
        </w:r>
      </w:ins>
      <w:ins w:id="29683" w:author="Rev 8 Allen Wirfs-Brock" w:date="2012-06-01T16:38:00Z">
        <w:r w:rsidRPr="00E77497">
          <w:t>.</w:t>
        </w:r>
      </w:ins>
    </w:p>
    <w:p w:rsidR="009E58EB" w:rsidRDefault="00D30F05" w:rsidP="009E58EB">
      <w:pPr>
        <w:pStyle w:val="Alg2"/>
        <w:numPr>
          <w:ilvl w:val="0"/>
          <w:numId w:val="857"/>
        </w:numPr>
        <w:spacing w:after="220"/>
        <w:contextualSpacing/>
        <w:rPr>
          <w:ins w:id="29684" w:author="Rev 8 Allen Wirfs-Brock" w:date="2012-06-01T16:38:00Z"/>
        </w:rPr>
      </w:pPr>
      <w:ins w:id="29685" w:author="Rev 8 Allen Wirfs-Brock" w:date="2012-06-07T15:46:00Z">
        <w:r>
          <w:t>ReturnIfAbrupt(</w:t>
        </w:r>
      </w:ins>
      <w:ins w:id="29686" w:author="Rev 8 Allen Wirfs-Brock" w:date="2012-06-07T15:47:00Z">
        <w:r>
          <w:rPr>
            <w:i/>
          </w:rPr>
          <w:t>value</w:t>
        </w:r>
      </w:ins>
      <w:ins w:id="29687" w:author="Rev 8 Allen Wirfs-Brock" w:date="2012-06-07T15:46:00Z">
        <w:r>
          <w:t>)</w:t>
        </w:r>
      </w:ins>
      <w:ins w:id="29688" w:author="Rev 8 Allen Wirfs-Brock" w:date="2012-06-07T15:47:00Z">
        <w:r>
          <w:t>.</w:t>
        </w:r>
      </w:ins>
    </w:p>
    <w:p w:rsidR="009E58EB" w:rsidRPr="00E77497" w:rsidRDefault="00D30F05" w:rsidP="009E58EB">
      <w:pPr>
        <w:pStyle w:val="Alg2"/>
        <w:numPr>
          <w:ilvl w:val="0"/>
          <w:numId w:val="857"/>
        </w:numPr>
        <w:spacing w:after="220"/>
        <w:rPr>
          <w:ins w:id="29689" w:author="Rev 8 Allen Wirfs-Brock" w:date="2012-06-01T16:38:00Z"/>
        </w:rPr>
      </w:pPr>
      <w:ins w:id="29690" w:author="Rev 8 Allen Wirfs-Brock" w:date="2012-06-07T15:49:00Z">
        <w:r w:rsidRPr="00E77497">
          <w:t xml:space="preserve">Return </w:t>
        </w:r>
        <w:r>
          <w:t>Normal</w:t>
        </w:r>
        <w:del w:id="29691" w:author="Rev 9 Allen Wirfs-Brock" w:date="2012-07-04T18:38:00Z">
          <w:r w:rsidDel="004C2A25">
            <w:delText>Value</w:delText>
          </w:r>
        </w:del>
      </w:ins>
      <w:ins w:id="29692" w:author="Rev 9 Allen Wirfs-Brock" w:date="2012-07-04T18:38:00Z">
        <w:r w:rsidR="004C2A25">
          <w:t>Completion</w:t>
        </w:r>
      </w:ins>
      <w:ins w:id="29693" w:author="Rev 8 Allen Wirfs-Brock" w:date="2012-06-07T15:49:00Z">
        <w:r>
          <w:t>(</w:t>
        </w:r>
        <w:r>
          <w:rPr>
            <w:i/>
          </w:rPr>
          <w:t>value</w:t>
        </w:r>
        <w:r>
          <w:t>)</w:t>
        </w:r>
        <w:r w:rsidRPr="00E77497">
          <w:t>.</w:t>
        </w:r>
      </w:ins>
    </w:p>
    <w:p w:rsidR="004C02EF" w:rsidRPr="00E77497" w:rsidDel="001D11B0" w:rsidRDefault="004C02EF" w:rsidP="00DC488D">
      <w:pPr>
        <w:pStyle w:val="Heading2"/>
        <w:numPr>
          <w:ilvl w:val="0"/>
          <w:numId w:val="0"/>
        </w:numPr>
        <w:rPr>
          <w:del w:id="29694" w:author="Allen Wirfs-Brock" w:date="2011-07-07T18:44:00Z"/>
        </w:rPr>
      </w:pPr>
      <w:del w:id="29695" w:author="Allen Wirfs-Brock" w:date="2011-07-07T18:44:00Z">
        <w:r w:rsidRPr="00E77497" w:rsidDel="001D11B0">
          <w:delText>13.1</w:delText>
        </w:r>
        <w:r w:rsidRPr="00E77497" w:rsidDel="001D11B0">
          <w:tab/>
          <w:delText>Strict Mode Restrictions</w:delText>
        </w:r>
        <w:bookmarkEnd w:id="27485"/>
        <w:bookmarkEnd w:id="27486"/>
        <w:bookmarkEnd w:id="27487"/>
        <w:bookmarkEnd w:id="27488"/>
      </w:del>
    </w:p>
    <w:p w:rsidR="004C02EF" w:rsidRPr="00E77497" w:rsidDel="001D11B0" w:rsidRDefault="004C02EF" w:rsidP="00DC488D">
      <w:pPr>
        <w:pStyle w:val="Heading2"/>
        <w:numPr>
          <w:ilvl w:val="0"/>
          <w:numId w:val="0"/>
        </w:numPr>
        <w:rPr>
          <w:del w:id="29696" w:author="Allen Wirfs-Brock" w:date="2011-07-07T18:40:00Z"/>
        </w:rPr>
      </w:pPr>
      <w:del w:id="29697" w:author="Allen Wirfs-Brock" w:date="2011-07-07T18:40:00Z">
        <w:r w:rsidRPr="00E77497" w:rsidDel="001D11B0">
          <w:delText xml:space="preserve">It is a SyntaxError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rsidR="004C02EF" w:rsidRPr="00E77497" w:rsidDel="001D11B0" w:rsidRDefault="004C02EF" w:rsidP="00DC488D">
      <w:pPr>
        <w:pStyle w:val="Heading2"/>
        <w:numPr>
          <w:ilvl w:val="0"/>
          <w:numId w:val="0"/>
        </w:numPr>
        <w:rPr>
          <w:del w:id="29698" w:author="Allen Wirfs-Brock" w:date="2011-07-07T18:40:00Z"/>
        </w:rPr>
      </w:pPr>
      <w:del w:id="29699" w:author="Allen Wirfs-Brock" w:date="2011-07-07T18:40: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rsidR="004C02EF" w:rsidRPr="00E77497" w:rsidDel="001D11B0" w:rsidRDefault="004C02EF" w:rsidP="00DC488D">
      <w:pPr>
        <w:pStyle w:val="Heading2"/>
        <w:numPr>
          <w:ilvl w:val="0"/>
          <w:numId w:val="0"/>
        </w:numPr>
        <w:rPr>
          <w:del w:id="29700" w:author="Allen Wirfs-Brock" w:date="2011-07-07T18:44:00Z"/>
        </w:rPr>
      </w:pPr>
      <w:del w:id="29701" w:author="Allen Wirfs-Brock" w:date="2011-07-07T18:44: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rsidR="004C02EF" w:rsidRPr="00E77497" w:rsidRDefault="004C02EF" w:rsidP="00DC488D">
      <w:pPr>
        <w:pStyle w:val="Heading2"/>
        <w:numPr>
          <w:ilvl w:val="0"/>
          <w:numId w:val="0"/>
        </w:numPr>
      </w:pPr>
      <w:bookmarkStart w:id="29702" w:name="_Toc235503473"/>
      <w:bookmarkStart w:id="29703" w:name="_Toc241509248"/>
      <w:bookmarkStart w:id="29704" w:name="_Toc244416735"/>
      <w:bookmarkStart w:id="29705" w:name="_Toc276631099"/>
      <w:bookmarkStart w:id="29706" w:name="_Toc339020425"/>
      <w:r w:rsidRPr="00E77497">
        <w:t>13.</w:t>
      </w:r>
      <w:del w:id="29707" w:author="Rev 6 Allen Wirfs-Brock" w:date="2012-02-27T10:00:00Z">
        <w:r w:rsidRPr="00E77497" w:rsidDel="00BB761E">
          <w:delText>2</w:delText>
        </w:r>
      </w:del>
      <w:ins w:id="29708" w:author="Rev 6 Allen Wirfs-Brock" w:date="2012-02-27T10:00:00Z">
        <w:del w:id="29709" w:author="Rev 7 Allen Wirfs-Brock" w:date="2012-04-16T17:19:00Z">
          <w:r w:rsidR="00BB761E" w:rsidDel="00560A4D">
            <w:delText>1.1</w:delText>
          </w:r>
        </w:del>
      </w:ins>
      <w:ins w:id="29710" w:author="Rev 7 Allen Wirfs-Brock" w:date="2012-04-26T10:50:00Z">
        <w:del w:id="29711" w:author="Rev 8 Allen Wirfs-Brock" w:date="2012-05-28T15:18:00Z">
          <w:r w:rsidR="00572B17" w:rsidDel="00693C57">
            <w:delText>5</w:delText>
          </w:r>
        </w:del>
      </w:ins>
      <w:ins w:id="29712" w:author="Rev 8 Allen Wirfs-Brock" w:date="2012-05-28T15:18:00Z">
        <w:r w:rsidR="00693C57">
          <w:t>6</w:t>
        </w:r>
      </w:ins>
      <w:r w:rsidRPr="00E77497">
        <w:tab/>
        <w:t>Creating Function Objects</w:t>
      </w:r>
      <w:bookmarkEnd w:id="27489"/>
      <w:bookmarkEnd w:id="27490"/>
      <w:bookmarkEnd w:id="29702"/>
      <w:bookmarkEnd w:id="29703"/>
      <w:bookmarkEnd w:id="29704"/>
      <w:bookmarkEnd w:id="29705"/>
      <w:ins w:id="29713" w:author="Rev 7 Allen Wirfs-Brock" w:date="2012-04-27T13:20:00Z">
        <w:r w:rsidR="0017338E">
          <w:t xml:space="preserve"> and Constructors</w:t>
        </w:r>
      </w:ins>
      <w:bookmarkEnd w:id="29706"/>
    </w:p>
    <w:p w:rsidR="006D2B83" w:rsidRDefault="006D2B83" w:rsidP="006D2B83">
      <w:pPr>
        <w:rPr>
          <w:ins w:id="29714" w:author="Rev 11 Allen Wirfs-Brock" w:date="2012-10-23T15:22:00Z"/>
        </w:rPr>
      </w:pPr>
      <w:ins w:id="29715" w:author="Rev 11 Allen Wirfs-Brock" w:date="2012-10-23T15:22:00Z">
        <w:r w:rsidRPr="00E77497">
          <w:rPr>
            <w:rFonts w:ascii="Helvetica" w:hAnsi="Helvetica"/>
            <w:b/>
          </w:rPr>
          <w:t xml:space="preserve">Runtime Semantics: </w:t>
        </w:r>
        <w:r w:rsidRPr="006D2B83">
          <w:rPr>
            <w:rFonts w:ascii="Helvetica" w:hAnsi="Helvetica"/>
            <w:b/>
            <w:spacing w:val="6"/>
          </w:rPr>
          <w:t>FunctionCreate</w:t>
        </w:r>
        <w:r>
          <w:rPr>
            <w:rFonts w:ascii="Helvetica" w:hAnsi="Helvetica"/>
            <w:b/>
            <w:spacing w:val="6"/>
          </w:rPr>
          <w:t xml:space="preserve"> Abstract Operation</w:t>
        </w:r>
      </w:ins>
    </w:p>
    <w:p w:rsidR="004C02EF" w:rsidRPr="00E77497" w:rsidRDefault="00E53F66" w:rsidP="00303A5A">
      <w:ins w:id="29716" w:author="Rev 7 Allen Wirfs-Brock" w:date="2012-04-19T14:35:00Z">
        <w:r>
          <w:t xml:space="preserve">The abstract operation </w:t>
        </w:r>
      </w:ins>
      <w:ins w:id="29717" w:author="Rev 7 Allen Wirfs-Brock" w:date="2012-04-19T14:36:00Z">
        <w:r>
          <w:t>Function</w:t>
        </w:r>
      </w:ins>
      <w:ins w:id="29718" w:author="Rev 7 Allen Wirfs-Brock" w:date="2012-04-19T14:35:00Z">
        <w:r>
          <w:t xml:space="preserve">Create </w:t>
        </w:r>
      </w:ins>
      <w:ins w:id="29719" w:author="Rev 7 Allen Wirfs-Brock" w:date="2012-04-19T15:03:00Z">
        <w:r w:rsidR="00223742">
          <w:t>requires</w:t>
        </w:r>
      </w:ins>
      <w:ins w:id="29720" w:author="Rev 7 Allen Wirfs-Brock" w:date="2012-04-19T14:35:00Z">
        <w:r>
          <w:t xml:space="preserve"> </w:t>
        </w:r>
      </w:ins>
      <w:ins w:id="29721" w:author="Rev 7 Allen Wirfs-Brock" w:date="2012-04-19T15:03:00Z">
        <w:r w:rsidR="00223742">
          <w:t>the</w:t>
        </w:r>
      </w:ins>
      <w:ins w:id="29722" w:author="Rev 7 Allen Wirfs-Brock" w:date="2012-04-19T14:35:00Z">
        <w:r>
          <w:t xml:space="preserve"> arguments: </w:t>
        </w:r>
      </w:ins>
      <w:ins w:id="29723" w:author="Rev 7 Allen Wirfs-Brock" w:date="2012-04-19T14:57:00Z">
        <w:r w:rsidR="00912F02" w:rsidRPr="00DC488D">
          <w:rPr>
            <w:rFonts w:ascii="Times New Roman" w:hAnsi="Times New Roman"/>
            <w:i/>
          </w:rPr>
          <w:t>kind</w:t>
        </w:r>
        <w:r w:rsidR="00912F02">
          <w:t xml:space="preserve"> which is one of (</w:t>
        </w:r>
        <w:r w:rsidR="00912F02" w:rsidRPr="00912F02">
          <w:t>Normal</w:t>
        </w:r>
      </w:ins>
      <w:ins w:id="29724" w:author="Rev 7 Allen Wirfs-Brock" w:date="2012-04-19T14:58:00Z">
        <w:r w:rsidR="00912F02">
          <w:t>,</w:t>
        </w:r>
      </w:ins>
      <w:ins w:id="29725" w:author="Rev 7 Allen Wirfs-Brock" w:date="2012-04-19T14:57:00Z">
        <w:r w:rsidR="00912F02">
          <w:t xml:space="preserve"> </w:t>
        </w:r>
        <w:r w:rsidR="00912F02" w:rsidRPr="00912F02">
          <w:t>Method</w:t>
        </w:r>
        <w:r w:rsidR="00912F02">
          <w:t xml:space="preserve">, </w:t>
        </w:r>
        <w:r w:rsidR="00912F02" w:rsidRPr="00912F02">
          <w:t>Arrow</w:t>
        </w:r>
        <w:r w:rsidR="00912F02">
          <w:t>)</w:t>
        </w:r>
      </w:ins>
      <w:ins w:id="29726" w:author="Rev 7 Allen Wirfs-Brock" w:date="2012-04-19T14:58:00Z">
        <w:r w:rsidR="00912F02">
          <w:t>,</w:t>
        </w:r>
      </w:ins>
      <w:ins w:id="29727" w:author="Rev 7 Allen Wirfs-Brock" w:date="2012-04-19T14:57:00Z">
        <w:r w:rsidR="00912F02">
          <w:t xml:space="preserve"> </w:t>
        </w:r>
      </w:ins>
      <w:ins w:id="29728" w:author="Rev 5 Allen Wirfs-Brock" w:date="2012-01-10T15:14:00Z">
        <w:del w:id="29729" w:author="Rev 7 Allen Wirfs-Brock" w:date="2012-04-19T14:35:00Z">
          <w:r w:rsidR="00ED240D" w:rsidDel="00E53F66">
            <w:delText>A</w:delText>
          </w:r>
          <w:r w:rsidR="00ED240D" w:rsidRPr="00E77497" w:rsidDel="00E53F66">
            <w:delText xml:space="preserve"> Function object is constructed as follows </w:delText>
          </w:r>
        </w:del>
      </w:ins>
      <w:del w:id="29730" w:author="Rev 7 Allen Wirfs-Brock" w:date="2012-04-19T14:35:00Z">
        <w:r w:rsidR="004C02EF" w:rsidRPr="00E77497" w:rsidDel="00E53F66">
          <w:delText xml:space="preserve">Given </w:delText>
        </w:r>
      </w:del>
      <w:ins w:id="29731" w:author="Rev 5 Allen Wirfs-Brock" w:date="2012-01-10T15:14:00Z">
        <w:del w:id="29732" w:author="Rev 7 Allen Wirfs-Brock" w:date="2012-04-19T14:35:00Z">
          <w:r w:rsidR="00ED240D" w:rsidDel="00E53F66">
            <w:delText>g</w:delText>
          </w:r>
          <w:r w:rsidR="00ED240D" w:rsidRPr="00E77497" w:rsidDel="00E53F66">
            <w:delText xml:space="preserve">iven </w:delText>
          </w:r>
        </w:del>
      </w:ins>
      <w:r w:rsidR="004C02EF" w:rsidRPr="00E77497">
        <w:t xml:space="preserve">an </w:t>
      </w:r>
      <w:del w:id="29733" w:author="Rev 4 Allen Wirfs-Brock" w:date="2011-10-18T10:57:00Z">
        <w:r w:rsidR="004C02EF" w:rsidRPr="00E77497" w:rsidDel="00483F85">
          <w:delText xml:space="preserve">optional </w:delText>
        </w:r>
      </w:del>
      <w:r w:rsidR="004C02EF" w:rsidRPr="00E77497">
        <w:t xml:space="preserve">parameter list specified by </w:t>
      </w:r>
      <w:del w:id="29734" w:author="Rev 11 Allen Wirfs-Brock" w:date="2012-10-24T19:27:00Z">
        <w:r w:rsidR="004C02EF" w:rsidRPr="00E77497" w:rsidDel="00303A5A">
          <w:rPr>
            <w:rFonts w:ascii="Times New Roman" w:hAnsi="Times New Roman"/>
            <w:i/>
          </w:rPr>
          <w:delText>Formal</w:delText>
        </w:r>
      </w:del>
      <w:r w:rsidR="004C02EF" w:rsidRPr="00E77497">
        <w:rPr>
          <w:rFonts w:ascii="Times New Roman" w:hAnsi="Times New Roman"/>
          <w:i/>
        </w:rPr>
        <w:t>ParameterList</w:t>
      </w:r>
      <w:r w:rsidR="004C02EF" w:rsidRPr="00E77497">
        <w:t xml:space="preserve">, a body specified by </w:t>
      </w:r>
      <w:del w:id="29735" w:author="Rev 11 Allen Wirfs-Brock" w:date="2012-10-24T19:34:00Z">
        <w:r w:rsidR="004C02EF" w:rsidRPr="00E77497" w:rsidDel="00303A5A">
          <w:rPr>
            <w:rFonts w:ascii="Times New Roman" w:hAnsi="Times New Roman"/>
            <w:i/>
          </w:rPr>
          <w:delText>Function</w:delText>
        </w:r>
      </w:del>
      <w:r w:rsidR="004C02EF" w:rsidRPr="00E77497">
        <w:rPr>
          <w:rFonts w:ascii="Times New Roman" w:hAnsi="Times New Roman"/>
          <w:i/>
        </w:rPr>
        <w:t>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29736"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29737" w:author="Rev 5 Allen Wirfs-Brock" w:date="2012-01-10T15:08:00Z">
        <w:r w:rsidR="004A4371">
          <w:t xml:space="preserve">and optionally, </w:t>
        </w:r>
      </w:ins>
      <w:ins w:id="29738" w:author="Rev 7 Allen Wirfs-Brock" w:date="2012-04-20T14:04:00Z">
        <w:r w:rsidR="00DC488D">
          <w:t xml:space="preserve">an object </w:t>
        </w:r>
      </w:ins>
      <w:ins w:id="29739" w:author="Rev 7 Allen Wirfs-Brock" w:date="2012-04-27T13:28:00Z">
        <w:r w:rsidR="00630A5A">
          <w:rPr>
            <w:rFonts w:ascii="Times New Roman" w:hAnsi="Times New Roman"/>
            <w:i/>
          </w:rPr>
          <w:t>functionP</w:t>
        </w:r>
      </w:ins>
      <w:ins w:id="29740" w:author="Rev 7 Allen Wirfs-Brock" w:date="2012-04-20T14:20:00Z">
        <w:r w:rsidR="001A5611">
          <w:rPr>
            <w:rFonts w:ascii="Times New Roman" w:hAnsi="Times New Roman"/>
            <w:i/>
          </w:rPr>
          <w:t>rototype</w:t>
        </w:r>
      </w:ins>
      <w:ins w:id="29741" w:author="Rev 7 Allen Wirfs-Brock" w:date="2012-04-20T14:04:00Z">
        <w:r w:rsidR="00DC488D">
          <w:t xml:space="preserve">, </w:t>
        </w:r>
      </w:ins>
      <w:ins w:id="29742" w:author="Rev 5 Allen Wirfs-Brock" w:date="2012-01-10T15:08:00Z">
        <w:r w:rsidR="004A4371">
          <w:t xml:space="preserve">an object </w:t>
        </w:r>
      </w:ins>
      <w:ins w:id="29743" w:author="Rev 5 Allen Wirfs-Brock" w:date="2012-01-10T15:13:00Z">
        <w:r w:rsidR="004A4371" w:rsidRPr="00DA3106">
          <w:rPr>
            <w:rFonts w:ascii="Times New Roman" w:hAnsi="Times New Roman"/>
            <w:i/>
          </w:rPr>
          <w:t>homeObject</w:t>
        </w:r>
      </w:ins>
      <w:ins w:id="29744" w:author="Rev 5 Allen Wirfs-Brock" w:date="2012-01-10T15:08:00Z">
        <w:r w:rsidR="004A4371">
          <w:t xml:space="preserve"> and a string </w:t>
        </w:r>
        <w:r w:rsidR="00ED240D" w:rsidRPr="00ED240D">
          <w:rPr>
            <w:rFonts w:ascii="Times New Roman" w:hAnsi="Times New Roman"/>
            <w:i/>
          </w:rPr>
          <w:t>methodNam</w:t>
        </w:r>
        <w:r w:rsidR="004A4371" w:rsidRPr="00DA3106">
          <w:rPr>
            <w:rFonts w:ascii="Times New Roman" w:hAnsi="Times New Roman"/>
            <w:i/>
          </w:rPr>
          <w:t>e</w:t>
        </w:r>
      </w:ins>
      <w:ins w:id="29745" w:author="Rev 7 Allen Wirfs-Brock" w:date="2012-04-19T14:35:00Z">
        <w:r>
          <w:rPr>
            <w:rFonts w:ascii="Times New Roman" w:hAnsi="Times New Roman"/>
          </w:rPr>
          <w:t xml:space="preserve">. </w:t>
        </w:r>
      </w:ins>
      <w:ins w:id="29746" w:author="Rev 7 Allen Wirfs-Brock" w:date="2012-04-19T15:03:00Z">
        <w:r w:rsidR="00223742">
          <w:t xml:space="preserve">FunctionCreate </w:t>
        </w:r>
      </w:ins>
      <w:ins w:id="29747" w:author="Rev 7 Allen Wirfs-Brock" w:date="2012-04-19T14:35:00Z">
        <w:r w:rsidRPr="00DC488D">
          <w:rPr>
            <w:rFonts w:cs="Arial"/>
          </w:rPr>
          <w:t>performs the following steps</w:t>
        </w:r>
      </w:ins>
      <w:del w:id="29748" w:author="Rev 5 Allen Wirfs-Brock" w:date="2012-01-10T15:14:00Z">
        <w:r w:rsidR="004C02EF" w:rsidRPr="00E77497" w:rsidDel="00ED240D">
          <w:delText>a Function object is constructed as follows</w:delText>
        </w:r>
      </w:del>
      <w:r w:rsidR="004C02EF" w:rsidRPr="00E77497">
        <w:t>:</w:t>
      </w:r>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all the internal methods, except for [[Get</w:t>
      </w:r>
      <w:ins w:id="29749" w:author="Rev 7 Allen Wirfs-Brock" w:date="2012-04-25T17:52:00Z">
        <w:r w:rsidR="00E80AA3">
          <w:rPr>
            <w:rFonts w:ascii="Times New Roman" w:hAnsi="Times New Roman"/>
          </w:rPr>
          <w:t>Property</w:t>
        </w:r>
      </w:ins>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as described in 8.12.</w:t>
      </w:r>
    </w:p>
    <w:p w:rsidR="004C02EF" w:rsidRPr="00E77497" w:rsidRDefault="004C02EF" w:rsidP="00150A49">
      <w:pPr>
        <w:numPr>
          <w:ilvl w:val="0"/>
          <w:numId w:val="146"/>
        </w:numPr>
        <w:contextualSpacing/>
        <w:rPr>
          <w:rFonts w:ascii="Times New Roman" w:hAnsi="Times New Roman"/>
        </w:rPr>
      </w:pPr>
      <w:del w:id="29750" w:author="Allen Wirfs-Brock" w:date="2011-07-02T13:19:00Z">
        <w:r w:rsidRPr="00E77497" w:rsidDel="000011A1">
          <w:rPr>
            <w:rFonts w:ascii="Times New Roman" w:hAnsi="Times New Roman"/>
          </w:rPr>
          <w:delText xml:space="preserve">Set </w:delText>
        </w:r>
      </w:del>
      <w:ins w:id="29751"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29752" w:author="Allen Wirfs-Brock" w:date="2011-07-02T13:19:00Z">
        <w:r w:rsidRPr="00E77497" w:rsidDel="000011A1">
          <w:rPr>
            <w:rFonts w:ascii="Times New Roman" w:hAnsi="Times New Roman"/>
          </w:rPr>
          <w:delText>Class</w:delText>
        </w:r>
      </w:del>
      <w:ins w:id="29753" w:author="Allen Wirfs-Brock" w:date="2011-07-02T13:19:00Z">
        <w:del w:id="29754" w:author="Rev 3 Allen Wirfs-Brock" w:date="2011-09-07T15:22:00Z">
          <w:r w:rsidR="000011A1" w:rsidRPr="00E77497" w:rsidDel="00FE434F">
            <w:rPr>
              <w:rFonts w:ascii="Times New Roman" w:hAnsi="Times New Roman"/>
            </w:rPr>
            <w:delText>IsFunction</w:delText>
          </w:r>
        </w:del>
      </w:ins>
      <w:ins w:id="29755"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29756"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29757" w:author="Allen Wirfs-Brock" w:date="2011-07-02T13:19:00Z">
        <w:r w:rsidRPr="00E77497" w:rsidDel="000011A1">
          <w:rPr>
            <w:rFonts w:ascii="Times New Roman" w:hAnsi="Times New Roman"/>
          </w:rPr>
          <w:delText xml:space="preserve">of </w:delText>
        </w:r>
      </w:del>
      <w:ins w:id="29758" w:author="Allen Wirfs-Brock" w:date="2011-07-02T13:19:00Z">
        <w:r w:rsidR="000011A1" w:rsidRPr="00E77497">
          <w:rPr>
            <w:rFonts w:ascii="Times New Roman" w:hAnsi="Times New Roman"/>
          </w:rPr>
          <w:t xml:space="preserve">to </w:t>
        </w:r>
      </w:ins>
      <w:r w:rsidRPr="00E77497">
        <w:rPr>
          <w:rFonts w:ascii="Times New Roman" w:hAnsi="Times New Roman"/>
          <w:i/>
        </w:rPr>
        <w:t>F</w:t>
      </w:r>
      <w:del w:id="29759"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rsidR="00DC488D" w:rsidRDefault="00DC488D" w:rsidP="00150A49">
      <w:pPr>
        <w:numPr>
          <w:ilvl w:val="0"/>
          <w:numId w:val="146"/>
        </w:numPr>
        <w:contextualSpacing/>
        <w:rPr>
          <w:ins w:id="29760" w:author="Rev 7 Allen Wirfs-Brock" w:date="2012-04-20T14:10:00Z"/>
          <w:rFonts w:ascii="Times New Roman" w:hAnsi="Times New Roman"/>
        </w:rPr>
      </w:pPr>
      <w:ins w:id="29761" w:author="Rev 7 Allen Wirfs-Brock" w:date="2012-04-20T14:08:00Z">
        <w:r>
          <w:rPr>
            <w:rFonts w:ascii="Times New Roman" w:hAnsi="Times New Roman"/>
          </w:rPr>
          <w:t xml:space="preserve">If the </w:t>
        </w:r>
      </w:ins>
      <w:ins w:id="29762"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9763" w:author="Rev 7 Allen Wirfs-Brock" w:date="2012-04-20T14:08:00Z">
        <w:r>
          <w:rPr>
            <w:rFonts w:ascii="Times New Roman" w:hAnsi="Times New Roman"/>
          </w:rPr>
          <w:t>argument was not provided,</w:t>
        </w:r>
      </w:ins>
      <w:ins w:id="29764" w:author="Rev 7 Allen Wirfs-Brock" w:date="2012-04-20T14:10:00Z">
        <w:r>
          <w:rPr>
            <w:rFonts w:ascii="Times New Roman" w:hAnsi="Times New Roman"/>
          </w:rPr>
          <w:t>then</w:t>
        </w:r>
      </w:ins>
      <w:ins w:id="29765" w:author="Rev 7 Allen Wirfs-Brock" w:date="2012-04-20T14:08:00Z">
        <w:r>
          <w:rPr>
            <w:rFonts w:ascii="Times New Roman" w:hAnsi="Times New Roman"/>
          </w:rPr>
          <w:t xml:space="preserve"> </w:t>
        </w:r>
      </w:ins>
    </w:p>
    <w:p w:rsidR="00DC488D" w:rsidRDefault="00DC488D" w:rsidP="00DC488D">
      <w:pPr>
        <w:numPr>
          <w:ilvl w:val="1"/>
          <w:numId w:val="146"/>
        </w:numPr>
        <w:contextualSpacing/>
        <w:rPr>
          <w:ins w:id="29766" w:author="Rev 7 Allen Wirfs-Brock" w:date="2012-04-20T14:08:00Z"/>
          <w:rFonts w:ascii="Times New Roman" w:hAnsi="Times New Roman"/>
        </w:rPr>
      </w:pPr>
      <w:ins w:id="29767" w:author="Rev 7 Allen Wirfs-Brock" w:date="2012-04-20T14:10:00Z">
        <w:r>
          <w:rPr>
            <w:rFonts w:ascii="Times New Roman" w:hAnsi="Times New Roman"/>
          </w:rPr>
          <w:t>L</w:t>
        </w:r>
      </w:ins>
      <w:ins w:id="29768" w:author="Rev 7 Allen Wirfs-Brock" w:date="2012-04-20T14:08:00Z">
        <w:r>
          <w:rPr>
            <w:rFonts w:ascii="Times New Roman" w:hAnsi="Times New Roman"/>
          </w:rPr>
          <w:t>et</w:t>
        </w:r>
      </w:ins>
      <w:ins w:id="29769" w:author="Rev 7 Allen Wirfs-Brock" w:date="2012-04-20T14:10:00Z">
        <w:r>
          <w:rPr>
            <w:rFonts w:ascii="Times New Roman" w:hAnsi="Times New Roman"/>
          </w:rPr>
          <w:t xml:space="preserve"> </w:t>
        </w:r>
      </w:ins>
      <w:ins w:id="29770"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9771" w:author="Rev 7 Allen Wirfs-Brock" w:date="2012-04-20T14:08:00Z">
        <w:r>
          <w:rPr>
            <w:rFonts w:ascii="Times New Roman" w:hAnsi="Times New Roman"/>
          </w:rPr>
          <w:t xml:space="preserve">be </w:t>
        </w:r>
      </w:ins>
      <w:ins w:id="29772" w:author="Rev 7 Allen Wirfs-Brock" w:date="2012-04-20T14:09:00Z">
        <w:r w:rsidRPr="00557892">
          <w:rPr>
            <w:rFonts w:ascii="Times New Roman" w:hAnsi="Times New Roman"/>
          </w:rPr>
          <w:t>the intrinsic object</w:t>
        </w:r>
        <w:r>
          <w:t xml:space="preserve"> %FunctionPrototype%.</w:t>
        </w:r>
      </w:ins>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w:t>
      </w:r>
      <w:del w:id="29773" w:author="Rev 7 Allen Wirfs-Brock" w:date="2012-04-20T14:09:00Z">
        <w:r w:rsidRPr="00DC488D" w:rsidDel="00DC488D">
          <w:rPr>
            <w:rFonts w:ascii="Times New Roman" w:hAnsi="Times New Roman"/>
            <w:i/>
          </w:rPr>
          <w:delText xml:space="preserve">the </w:delText>
        </w:r>
      </w:del>
      <w:ins w:id="29774" w:author="Rev 7 Allen Wirfs-Brock" w:date="2012-04-27T13:28:00Z">
        <w:r w:rsidR="00630A5A">
          <w:rPr>
            <w:rFonts w:ascii="Times New Roman" w:hAnsi="Times New Roman"/>
            <w:i/>
          </w:rPr>
          <w:t>functionPrototype</w:t>
        </w:r>
      </w:ins>
      <w:ins w:id="29775" w:author="Rev 7 Allen Wirfs-Brock" w:date="2012-04-20T14:09:00Z">
        <w:r w:rsidR="00DC488D">
          <w:rPr>
            <w:rFonts w:ascii="Times New Roman" w:hAnsi="Times New Roman"/>
          </w:rPr>
          <w:t>.</w:t>
        </w:r>
      </w:ins>
      <w:del w:id="29776" w:author="Rev 7 Allen Wirfs-Brock" w:date="2012-04-19T15:06:00Z">
        <w:r w:rsidRPr="00E77497" w:rsidDel="00223742">
          <w:rPr>
            <w:rFonts w:ascii="Times New Roman" w:hAnsi="Times New Roman"/>
          </w:rPr>
          <w:delText>standard built-in Function prototype object as specified in 15.3.3.1</w:delText>
        </w:r>
      </w:del>
      <w:r w:rsidRPr="00E77497">
        <w:rPr>
          <w:rFonts w:ascii="Times New Roman" w:hAnsi="Times New Roman"/>
        </w:rPr>
        <w:t>.</w:t>
      </w:r>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the [[Get</w:t>
      </w:r>
      <w:ins w:id="29777" w:author="Rev 7 Allen Wirfs-Brock" w:date="2012-04-25T17:53:00Z">
        <w:r w:rsidR="00E80AA3">
          <w:rPr>
            <w:rFonts w:ascii="Times New Roman" w:hAnsi="Times New Roman"/>
          </w:rPr>
          <w:t>Property</w:t>
        </w:r>
      </w:ins>
      <w:r w:rsidRPr="00E77497">
        <w:rPr>
          <w:rFonts w:ascii="Times New Roman" w:hAnsi="Times New Roman"/>
        </w:rPr>
        <w:t xml:space="preserve">]] internal property of </w:t>
      </w:r>
      <w:r w:rsidRPr="00E77497">
        <w:rPr>
          <w:rFonts w:ascii="Times New Roman" w:hAnsi="Times New Roman"/>
          <w:i/>
        </w:rPr>
        <w:t>F</w:t>
      </w:r>
      <w:r w:rsidRPr="00E77497">
        <w:rPr>
          <w:rFonts w:ascii="Times New Roman" w:hAnsi="Times New Roman"/>
        </w:rPr>
        <w:t xml:space="preserve"> as described in 15.3.5.4.</w:t>
      </w:r>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29778" w:author="Rev 7 Allen Wirfs-Brock" w:date="2012-04-19T14:59:00Z">
        <w:r w:rsidRPr="00E77497" w:rsidDel="00912F02">
          <w:rPr>
            <w:rFonts w:ascii="Times New Roman" w:hAnsi="Times New Roman"/>
          </w:rPr>
          <w:delText>2</w:delText>
        </w:r>
      </w:del>
      <w:ins w:id="29779" w:author="Rev 7 Allen Wirfs-Brock" w:date="2012-04-27T13:20:00Z">
        <w:r w:rsidR="0017338E">
          <w:rPr>
            <w:rFonts w:ascii="Times New Roman" w:hAnsi="Times New Roman"/>
          </w:rPr>
          <w:t>5</w:t>
        </w:r>
      </w:ins>
      <w:r w:rsidRPr="00E77497">
        <w:rPr>
          <w:rFonts w:ascii="Times New Roman" w:hAnsi="Times New Roman"/>
        </w:rPr>
        <w:t>.1.</w:t>
      </w:r>
    </w:p>
    <w:p w:rsidR="004C02EF" w:rsidRPr="00E77497" w:rsidDel="001A5611" w:rsidRDefault="004C02EF" w:rsidP="00DC488D">
      <w:pPr>
        <w:numPr>
          <w:ilvl w:val="1"/>
          <w:numId w:val="146"/>
        </w:numPr>
        <w:contextualSpacing/>
        <w:rPr>
          <w:del w:id="29780" w:author="Rev 7 Allen Wirfs-Brock" w:date="2012-04-20T14:19:00Z"/>
          <w:rFonts w:ascii="Times New Roman" w:hAnsi="Times New Roman"/>
        </w:rPr>
      </w:pPr>
      <w:del w:id="29781" w:author="Rev 7 Allen Wirfs-Brock" w:date="2012-04-20T14:19:00Z">
        <w:r w:rsidRPr="00E77497" w:rsidDel="001A5611">
          <w:rPr>
            <w:rFonts w:ascii="Times New Roman" w:hAnsi="Times New Roman"/>
          </w:rPr>
          <w:delText xml:space="preserve">Set the [[Construct]]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13.</w:delText>
        </w:r>
      </w:del>
      <w:del w:id="29782" w:author="Rev 7 Allen Wirfs-Brock" w:date="2012-04-19T15:01:00Z">
        <w:r w:rsidRPr="00E77497" w:rsidDel="00912F02">
          <w:rPr>
            <w:rFonts w:ascii="Times New Roman" w:hAnsi="Times New Roman"/>
          </w:rPr>
          <w:delText>2</w:delText>
        </w:r>
      </w:del>
      <w:del w:id="29783" w:author="Rev 7 Allen Wirfs-Brock" w:date="2012-04-20T14:19:00Z">
        <w:r w:rsidRPr="00E77497" w:rsidDel="001A5611">
          <w:rPr>
            <w:rFonts w:ascii="Times New Roman" w:hAnsi="Times New Roman"/>
          </w:rPr>
          <w:delText>.2.</w:delText>
        </w:r>
      </w:del>
    </w:p>
    <w:p w:rsidR="004C02EF" w:rsidRPr="00E77497" w:rsidDel="001A5611" w:rsidRDefault="004C02EF" w:rsidP="00DC488D">
      <w:pPr>
        <w:numPr>
          <w:ilvl w:val="1"/>
          <w:numId w:val="146"/>
        </w:numPr>
        <w:contextualSpacing/>
        <w:rPr>
          <w:del w:id="29784" w:author="Rev 7 Allen Wirfs-Brock" w:date="2012-04-20T14:19:00Z"/>
          <w:rFonts w:ascii="Times New Roman" w:hAnsi="Times New Roman"/>
        </w:rPr>
      </w:pPr>
      <w:del w:id="29785" w:author="Rev 7 Allen Wirfs-Brock" w:date="2012-04-20T14:19:00Z">
        <w:r w:rsidRPr="00E77497" w:rsidDel="001A5611">
          <w:rPr>
            <w:rFonts w:ascii="Times New Roman" w:hAnsi="Times New Roman"/>
          </w:rPr>
          <w:delText xml:space="preserve">Set the [[HasInstance]]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15.3.5.3.</w:delText>
        </w:r>
      </w:del>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rsidR="004C02EF" w:rsidRPr="00E77497" w:rsidDel="004A4371" w:rsidRDefault="004C02EF" w:rsidP="00150A49">
      <w:pPr>
        <w:numPr>
          <w:ilvl w:val="0"/>
          <w:numId w:val="146"/>
        </w:numPr>
        <w:contextualSpacing/>
        <w:rPr>
          <w:del w:id="29786" w:author="Rev 5 Allen Wirfs-Brock" w:date="2012-01-10T15:07:00Z"/>
          <w:rFonts w:ascii="Times New Roman" w:hAnsi="Times New Roman"/>
        </w:rPr>
      </w:pPr>
      <w:del w:id="29787"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rsidR="004C02EF" w:rsidRPr="00E77497" w:rsidRDefault="004C02EF" w:rsidP="00303A5A">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9788" w:author="Rev 4 Allen Wirfs-Brock" w:date="2011-10-04T16:30:00Z">
        <w:del w:id="29789" w:author="Rev 11 Allen Wirfs-Brock" w:date="2012-10-24T19:27:00Z">
          <w:r w:rsidR="00485B27" w:rsidRPr="00E77497" w:rsidDel="00303A5A">
            <w:rPr>
              <w:rFonts w:ascii="Times New Roman" w:hAnsi="Times New Roman"/>
              <w:i/>
            </w:rPr>
            <w:delText>Formal</w:delText>
          </w:r>
        </w:del>
        <w:r w:rsidR="00485B27" w:rsidRPr="00E77497">
          <w:rPr>
            <w:rFonts w:ascii="Times New Roman" w:hAnsi="Times New Roman"/>
            <w:i/>
          </w:rPr>
          <w:t>ParameterList</w:t>
        </w:r>
        <w:r w:rsidR="00485B27" w:rsidRPr="00E77497">
          <w:rPr>
            <w:rFonts w:ascii="Times New Roman" w:hAnsi="Times New Roman"/>
          </w:rPr>
          <w:t xml:space="preserve">. </w:t>
        </w:r>
      </w:ins>
      <w:del w:id="29790"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rsidR="004C02EF" w:rsidRPr="00E77497" w:rsidRDefault="004C02EF" w:rsidP="00303A5A">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del w:id="29791" w:author="Rev 11 Allen Wirfs-Brock" w:date="2012-10-24T19:34:00Z">
        <w:r w:rsidRPr="00E77497" w:rsidDel="00303A5A">
          <w:rPr>
            <w:rFonts w:ascii="Times New Roman" w:hAnsi="Times New Roman"/>
            <w:i/>
          </w:rPr>
          <w:delText>Function</w:delText>
        </w:r>
      </w:del>
      <w:r w:rsidRPr="00E77497">
        <w:rPr>
          <w:rFonts w:ascii="Times New Roman" w:hAnsi="Times New Roman"/>
          <w:i/>
        </w:rPr>
        <w:t>Body</w:t>
      </w:r>
      <w:r w:rsidRPr="00E77497">
        <w:rPr>
          <w:rFonts w:ascii="Times New Roman" w:hAnsi="Times New Roman"/>
        </w:rPr>
        <w:t>.</w:t>
      </w:r>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rsidR="001936FC" w:rsidRDefault="001936FC" w:rsidP="00150A49">
      <w:pPr>
        <w:numPr>
          <w:ilvl w:val="0"/>
          <w:numId w:val="146"/>
        </w:numPr>
        <w:contextualSpacing/>
        <w:rPr>
          <w:ins w:id="29792" w:author="Rev 7 Allen Wirfs-Brock" w:date="2012-05-02T11:02:00Z"/>
          <w:rFonts w:ascii="Times New Roman" w:hAnsi="Times New Roman"/>
        </w:rPr>
      </w:pPr>
      <w:ins w:id="29793" w:author="Rev 7 Allen Wirfs-Brock" w:date="2012-05-02T11:02:00Z">
        <w:r>
          <w:rPr>
            <w:rFonts w:ascii="Times New Roman" w:hAnsi="Times New Roman"/>
          </w:rPr>
          <w:t xml:space="preserve">Set the [[Realm]] internal property of </w:t>
        </w:r>
        <w:r w:rsidRPr="00FE5F37">
          <w:rPr>
            <w:rFonts w:ascii="Times New Roman" w:hAnsi="Times New Roman"/>
            <w:i/>
          </w:rPr>
          <w:t>F</w:t>
        </w:r>
        <w:r>
          <w:rPr>
            <w:rFonts w:ascii="Times New Roman" w:hAnsi="Times New Roman"/>
          </w:rPr>
          <w:t xml:space="preserve"> to the </w:t>
        </w:r>
      </w:ins>
      <w:ins w:id="29794"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795" w:author="Rev 7 Allen Wirfs-Brock" w:date="2012-05-02T11:02:00Z">
        <w:del w:id="29796" w:author="Rev 8 Allen Wirfs-Brock" w:date="2012-06-13T16:03:00Z">
          <w:r w:rsidDel="00B33FB4">
            <w:rPr>
              <w:rFonts w:ascii="Times New Roman" w:hAnsi="Times New Roman"/>
            </w:rPr>
            <w:delText xml:space="preserve">current </w:delText>
          </w:r>
        </w:del>
        <w:r>
          <w:rPr>
            <w:rFonts w:ascii="Times New Roman" w:hAnsi="Times New Roman"/>
          </w:rPr>
          <w:t>execution context’s Realm.</w:t>
        </w:r>
      </w:ins>
    </w:p>
    <w:p w:rsidR="004A4371" w:rsidRDefault="004A4371" w:rsidP="00150A49">
      <w:pPr>
        <w:numPr>
          <w:ilvl w:val="0"/>
          <w:numId w:val="146"/>
        </w:numPr>
        <w:contextualSpacing/>
        <w:rPr>
          <w:ins w:id="29797" w:author="Rev 5 Allen Wirfs-Brock" w:date="2012-01-10T15:11:00Z"/>
          <w:rFonts w:ascii="Times New Roman" w:hAnsi="Times New Roman"/>
        </w:rPr>
      </w:pPr>
      <w:ins w:id="29798" w:author="Rev 5 Allen Wirfs-Brock" w:date="2012-01-10T15:11:00Z">
        <w:r>
          <w:rPr>
            <w:rFonts w:ascii="Times New Roman" w:hAnsi="Times New Roman"/>
          </w:rPr>
          <w:t xml:space="preserve">If </w:t>
        </w:r>
      </w:ins>
      <w:ins w:id="29799" w:author="Rev 5 Allen Wirfs-Brock" w:date="2012-01-10T15:12:00Z">
        <w:r>
          <w:rPr>
            <w:rFonts w:ascii="Times New Roman" w:hAnsi="Times New Roman"/>
          </w:rPr>
          <w:t>the</w:t>
        </w:r>
      </w:ins>
      <w:ins w:id="29800" w:author="Rev 5 Allen Wirfs-Brock" w:date="2012-01-10T15:11:00Z">
        <w:r>
          <w:rPr>
            <w:rFonts w:ascii="Times New Roman" w:hAnsi="Times New Roman"/>
          </w:rPr>
          <w:t xml:space="preserve"> </w:t>
        </w:r>
        <w:r w:rsidRPr="00DA3106">
          <w:rPr>
            <w:rFonts w:ascii="Times New Roman" w:hAnsi="Times New Roman"/>
            <w:i/>
          </w:rPr>
          <w:t>home</w:t>
        </w:r>
      </w:ins>
      <w:ins w:id="29801" w:author="Rev 5 Allen Wirfs-Brock" w:date="2012-01-10T15:12:00Z">
        <w:r w:rsidRPr="00DA3106">
          <w:rPr>
            <w:rFonts w:ascii="Times New Roman" w:hAnsi="Times New Roman"/>
            <w:i/>
          </w:rPr>
          <w:t>Object</w:t>
        </w:r>
      </w:ins>
      <w:ins w:id="29802" w:author="Rev 5 Allen Wirfs-Brock" w:date="2012-01-10T15:11:00Z">
        <w:r>
          <w:rPr>
            <w:rFonts w:ascii="Times New Roman" w:hAnsi="Times New Roman"/>
          </w:rPr>
          <w:t xml:space="preserve"> </w:t>
        </w:r>
      </w:ins>
      <w:ins w:id="29803" w:author="Rev 5 Allen Wirfs-Brock" w:date="2012-01-10T15:12:00Z">
        <w:r>
          <w:rPr>
            <w:rFonts w:ascii="Times New Roman" w:hAnsi="Times New Roman"/>
          </w:rPr>
          <w:t xml:space="preserve">argument </w:t>
        </w:r>
      </w:ins>
      <w:ins w:id="29804" w:author="Rev 5 Allen Wirfs-Brock" w:date="2012-01-10T15:11:00Z">
        <w:r>
          <w:rPr>
            <w:rFonts w:ascii="Times New Roman" w:hAnsi="Times New Roman"/>
          </w:rPr>
          <w:t xml:space="preserve">was provided, set the [[Home]] internal property </w:t>
        </w:r>
      </w:ins>
      <w:ins w:id="29805" w:author="Rev 5 Allen Wirfs-Brock" w:date="2012-01-10T15:13:00Z">
        <w:r>
          <w:rPr>
            <w:rFonts w:ascii="Times New Roman" w:hAnsi="Times New Roman"/>
          </w:rPr>
          <w:t>of</w:t>
        </w:r>
      </w:ins>
      <w:ins w:id="29806"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rsidR="00ED240D" w:rsidRDefault="00ED240D" w:rsidP="00ED240D">
      <w:pPr>
        <w:numPr>
          <w:ilvl w:val="0"/>
          <w:numId w:val="146"/>
        </w:numPr>
        <w:contextualSpacing/>
        <w:rPr>
          <w:ins w:id="29807" w:author="Rev 5 Allen Wirfs-Brock" w:date="2012-01-10T15:15:00Z"/>
          <w:rFonts w:ascii="Times New Roman" w:hAnsi="Times New Roman"/>
        </w:rPr>
      </w:pPr>
      <w:ins w:id="29808"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ins>
      <w:ins w:id="29809" w:author="Rev 8 Allen Wirfs-Brock" w:date="2012-06-11T14:05:00Z">
        <w:r w:rsidR="00D75BC2">
          <w:rPr>
            <w:rFonts w:ascii="Times New Roman" w:hAnsi="Times New Roman"/>
            <w:i/>
          </w:rPr>
          <w:t xml:space="preserve"> </w:t>
        </w:r>
      </w:ins>
      <w:ins w:id="29810" w:author="Rev 5 Allen Wirfs-Brock" w:date="2012-01-10T15:15:00Z">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rsidR="007F0CAD" w:rsidRDefault="00DA4BCD" w:rsidP="00150A49">
      <w:pPr>
        <w:numPr>
          <w:ilvl w:val="0"/>
          <w:numId w:val="146"/>
        </w:numPr>
        <w:contextualSpacing/>
        <w:rPr>
          <w:ins w:id="29811" w:author="Rev 8 Allen Wirfs-Brock" w:date="2012-06-15T14:20:00Z"/>
          <w:rFonts w:ascii="Times New Roman" w:hAnsi="Times New Roman"/>
        </w:rPr>
      </w:pPr>
      <w:ins w:id="29812" w:author="Rev 8 Allen Wirfs-Brock" w:date="2012-06-15T14:18:00Z">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ins>
      <w:ins w:id="29813" w:author="Rev 8 Allen Wirfs-Brock" w:date="2012-06-15T14:20:00Z">
        <w:r w:rsidRPr="00DA4BCD">
          <w:rPr>
            <w:rFonts w:cs="Arial"/>
          </w:rPr>
          <w:t>Arrow</w:t>
        </w:r>
        <w:r>
          <w:rPr>
            <w:rFonts w:ascii="Times New Roman" w:hAnsi="Times New Roman"/>
          </w:rPr>
          <w:t xml:space="preserve">, then </w:t>
        </w:r>
      </w:ins>
      <w:ins w:id="29814" w:author="Rev 8 Allen Wirfs-Brock" w:date="2012-06-15T14:26:00Z">
        <w:r>
          <w:rPr>
            <w:rFonts w:ascii="Times New Roman" w:hAnsi="Times New Roman"/>
          </w:rPr>
          <w:t>s</w:t>
        </w:r>
      </w:ins>
      <w:ins w:id="29815" w:author="Rev 8 Allen Wirfs-Brock" w:date="2012-06-15T14:20:00Z">
        <w:r>
          <w:rPr>
            <w:rFonts w:ascii="Times New Roman" w:hAnsi="Times New Roman"/>
          </w:rPr>
          <w:t xml:space="preserve">et the [[ThisMode]] internal property of </w:t>
        </w:r>
        <w:r w:rsidRPr="00DA4BCD">
          <w:rPr>
            <w:rFonts w:ascii="Times New Roman" w:hAnsi="Times New Roman"/>
            <w:i/>
          </w:rPr>
          <w:t>F</w:t>
        </w:r>
        <w:r>
          <w:rPr>
            <w:rFonts w:ascii="Times New Roman" w:hAnsi="Times New Roman"/>
          </w:rPr>
          <w:t xml:space="preserve"> to </w:t>
        </w:r>
      </w:ins>
      <w:ins w:id="29816" w:author="Rev 8 Allen Wirfs-Brock" w:date="2012-06-15T14:29:00Z">
        <w:r w:rsidR="00A44DAF">
          <w:rPr>
            <w:rFonts w:cs="Arial"/>
          </w:rPr>
          <w:t>l</w:t>
        </w:r>
      </w:ins>
      <w:ins w:id="29817" w:author="Rev 8 Allen Wirfs-Brock" w:date="2012-06-15T14:20:00Z">
        <w:r w:rsidRPr="00DA4BCD">
          <w:rPr>
            <w:rFonts w:cs="Arial"/>
          </w:rPr>
          <w:t>exical</w:t>
        </w:r>
        <w:r>
          <w:rPr>
            <w:rFonts w:ascii="Times New Roman" w:hAnsi="Times New Roman"/>
          </w:rPr>
          <w:t>.</w:t>
        </w:r>
      </w:ins>
    </w:p>
    <w:p w:rsidR="00DA4BCD" w:rsidRDefault="00DA4BCD" w:rsidP="00150A49">
      <w:pPr>
        <w:numPr>
          <w:ilvl w:val="0"/>
          <w:numId w:val="146"/>
        </w:numPr>
        <w:contextualSpacing/>
        <w:rPr>
          <w:ins w:id="29818" w:author="Rev 8 Allen Wirfs-Brock" w:date="2012-06-15T14:22:00Z"/>
          <w:rFonts w:ascii="Times New Roman" w:hAnsi="Times New Roman"/>
        </w:rPr>
      </w:pPr>
      <w:ins w:id="29819" w:author="Rev 8 Allen Wirfs-Brock" w:date="2012-06-15T14:22:00Z">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property of </w:t>
        </w:r>
        <w:r w:rsidRPr="00DA4BCD">
          <w:rPr>
            <w:rFonts w:ascii="Times New Roman" w:hAnsi="Times New Roman"/>
            <w:i/>
          </w:rPr>
          <w:t>F</w:t>
        </w:r>
        <w:r>
          <w:rPr>
            <w:rFonts w:ascii="Times New Roman" w:hAnsi="Times New Roman"/>
          </w:rPr>
          <w:t xml:space="preserve"> to </w:t>
        </w:r>
      </w:ins>
      <w:ins w:id="29820" w:author="Rev 8 Allen Wirfs-Brock" w:date="2012-06-15T14:29:00Z">
        <w:r w:rsidR="00A44DAF">
          <w:rPr>
            <w:rFonts w:cs="Arial"/>
          </w:rPr>
          <w:t>s</w:t>
        </w:r>
      </w:ins>
      <w:ins w:id="29821" w:author="Rev 8 Allen Wirfs-Brock" w:date="2012-06-15T14:22:00Z">
        <w:r w:rsidRPr="00DA4BCD">
          <w:rPr>
            <w:rFonts w:cs="Arial"/>
          </w:rPr>
          <w:t>trict</w:t>
        </w:r>
        <w:r>
          <w:rPr>
            <w:rFonts w:ascii="Times New Roman" w:hAnsi="Times New Roman"/>
          </w:rPr>
          <w:t>.</w:t>
        </w:r>
      </w:ins>
    </w:p>
    <w:p w:rsidR="00DA4BCD" w:rsidRDefault="00DA4BCD" w:rsidP="00150A49">
      <w:pPr>
        <w:numPr>
          <w:ilvl w:val="0"/>
          <w:numId w:val="146"/>
        </w:numPr>
        <w:contextualSpacing/>
        <w:rPr>
          <w:ins w:id="29822" w:author="Rev 8 Allen Wirfs-Brock" w:date="2012-06-15T13:56:00Z"/>
          <w:rFonts w:ascii="Times New Roman" w:hAnsi="Times New Roman"/>
        </w:rPr>
      </w:pPr>
      <w:ins w:id="29823" w:author="Rev 8 Allen Wirfs-Brock" w:date="2012-06-15T14:25:00Z">
        <w:r>
          <w:rPr>
            <w:rFonts w:ascii="Times New Roman" w:hAnsi="Times New Roman"/>
          </w:rPr>
          <w:t xml:space="preserve">Else set the [[ThisMode]] internal property of </w:t>
        </w:r>
        <w:r w:rsidRPr="00DA4BCD">
          <w:rPr>
            <w:rFonts w:ascii="Times New Roman" w:hAnsi="Times New Roman"/>
            <w:i/>
          </w:rPr>
          <w:t>F</w:t>
        </w:r>
        <w:r>
          <w:rPr>
            <w:rFonts w:ascii="Times New Roman" w:hAnsi="Times New Roman"/>
          </w:rPr>
          <w:t xml:space="preserve"> to </w:t>
        </w:r>
      </w:ins>
      <w:ins w:id="29824" w:author="Rev 8 Allen Wirfs-Brock" w:date="2012-06-15T14:30:00Z">
        <w:r w:rsidR="00A44DAF">
          <w:rPr>
            <w:rFonts w:cs="Arial"/>
          </w:rPr>
          <w:t>global</w:t>
        </w:r>
      </w:ins>
      <w:ins w:id="29825" w:author="Rev 8 Allen Wirfs-Brock" w:date="2012-06-15T14:25:00Z">
        <w:r>
          <w:rPr>
            <w:rFonts w:ascii="Times New Roman" w:hAnsi="Times New Roman"/>
          </w:rPr>
          <w:t>.</w:t>
        </w:r>
      </w:ins>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29826" w:author="Allen Wirfs-Brock" w:date="2011-07-09T12:17:00Z">
        <w:r w:rsidRPr="00E77497" w:rsidDel="003A5DB6">
          <w:rPr>
            <w:rFonts w:ascii="Times New Roman" w:hAnsi="Times New Roman"/>
          </w:rPr>
          <w:delText>number of formal parameters specified in</w:delText>
        </w:r>
      </w:del>
      <w:ins w:id="29827"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29828" w:author="Allen Wirfs-Brock rev2" w:date="2011-07-20T13:50:00Z">
        <w:r w:rsidRPr="00E77497" w:rsidDel="002E2C0B">
          <w:rPr>
            <w:rFonts w:ascii="Times New Roman" w:hAnsi="Times New Roman"/>
          </w:rPr>
          <w:delText>.</w:delText>
        </w:r>
      </w:del>
      <w:del w:id="29829"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If</w:t>
      </w:r>
      <w:ins w:id="29830" w:author="Rev 7 Allen Wirfs-Brock" w:date="2012-04-27T13:18:00Z">
        <w:r w:rsidRPr="0017338E">
          <w:rPr>
            <w:rFonts w:ascii="Times New Roman" w:hAnsi="Times New Roman"/>
          </w:rPr>
          <w:t xml:space="preserve"> </w:t>
        </w:r>
        <w:r w:rsidRPr="0017338E">
          <w:rPr>
            <w:rFonts w:ascii="Times New Roman" w:hAnsi="Times New Roman"/>
            <w:i/>
          </w:rPr>
          <w:t>kind</w:t>
        </w:r>
        <w:r>
          <w:rPr>
            <w:rFonts w:ascii="Times New Roman" w:hAnsi="Times New Roman"/>
          </w:rPr>
          <w:t xml:space="preserve"> is </w:t>
        </w:r>
        <w:r w:rsidRPr="00DC488D">
          <w:rPr>
            <w:rFonts w:cs="Arial"/>
          </w:rPr>
          <w:t>Normal</w:t>
        </w:r>
      </w:ins>
      <w:r w:rsidRPr="00E77497">
        <w:rPr>
          <w:rFonts w:ascii="Times New Roman" w:hAnsi="Times New Roman"/>
        </w:rPr>
        <w:t xml:space="preserve"> </w:t>
      </w:r>
      <w:ins w:id="29831" w:author="Rev 7 Allen Wirfs-Brock" w:date="2012-04-27T13:19:00Z">
        <w:r>
          <w:rPr>
            <w:rFonts w:ascii="Times New Roman" w:hAnsi="Times New Roman"/>
          </w:rPr>
          <w:t>and</w:t>
        </w:r>
        <w:r w:rsidRPr="00E77497">
          <w:rPr>
            <w:rFonts w:ascii="Times New Roman" w:hAnsi="Times New Roman"/>
          </w:rPr>
          <w:t xml:space="preserve"> </w:t>
        </w:r>
      </w:ins>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rsidR="00EB0237" w:rsidRDefault="00EB0237" w:rsidP="00EB0237">
      <w:pPr>
        <w:numPr>
          <w:ilvl w:val="1"/>
          <w:numId w:val="146"/>
        </w:numPr>
        <w:contextualSpacing/>
        <w:rPr>
          <w:ins w:id="29832" w:author="Rev 11 Allen Wirfs-Brock" w:date="2012-10-26T12:56:00Z"/>
          <w:rFonts w:ascii="Times New Roman" w:hAnsi="Times New Roman"/>
        </w:rPr>
      </w:pPr>
      <w:ins w:id="29833" w:author="Rev 11 Allen Wirfs-Brock" w:date="2012-10-26T12:56:00Z">
        <w:r>
          <w:rPr>
            <w:rFonts w:ascii="Times New Roman" w:hAnsi="Times New Roman"/>
          </w:rPr>
          <w:t xml:space="preserve">Perform the </w:t>
        </w:r>
        <w:r w:rsidRPr="00002F60">
          <w:rPr>
            <w:rFonts w:ascii="Times New Roman" w:hAnsi="Times New Roman"/>
            <w:bCs/>
            <w:spacing w:val="6"/>
          </w:rPr>
          <w:t xml:space="preserve">AddRestrictedFunctionProperties abstract operator with argument </w:t>
        </w:r>
      </w:ins>
      <w:ins w:id="29834" w:author="Rev 11 Allen Wirfs-Brock" w:date="2012-10-26T12:57:00Z">
        <w:r w:rsidRPr="00002F60">
          <w:rPr>
            <w:rFonts w:ascii="Times New Roman" w:hAnsi="Times New Roman"/>
            <w:bCs/>
            <w:i/>
            <w:iCs/>
            <w:spacing w:val="6"/>
          </w:rPr>
          <w:t>F</w:t>
        </w:r>
        <w:r w:rsidRPr="00002F60">
          <w:rPr>
            <w:rFonts w:ascii="Times New Roman" w:hAnsi="Times New Roman"/>
            <w:bCs/>
            <w:spacing w:val="6"/>
          </w:rPr>
          <w:t>.</w:t>
        </w:r>
      </w:ins>
      <w:ins w:id="29835" w:author="Rev 11 Allen Wirfs-Brock" w:date="2012-10-26T12:56:00Z">
        <w:r w:rsidRPr="006D2B83">
          <w:rPr>
            <w:rFonts w:ascii="Helvetica" w:hAnsi="Helvetica"/>
            <w:b/>
            <w:spacing w:val="6"/>
          </w:rPr>
          <w:t xml:space="preserve"> </w:t>
        </w:r>
      </w:ins>
    </w:p>
    <w:p w:rsidR="0017338E" w:rsidRPr="00E77497" w:rsidDel="00EB0237" w:rsidRDefault="0017338E" w:rsidP="00EB0237">
      <w:pPr>
        <w:numPr>
          <w:ilvl w:val="1"/>
          <w:numId w:val="146"/>
        </w:numPr>
        <w:contextualSpacing/>
        <w:rPr>
          <w:del w:id="29836" w:author="Rev 11 Allen Wirfs-Brock" w:date="2012-10-26T12:57:00Z"/>
          <w:rFonts w:ascii="Times New Roman" w:hAnsi="Times New Roman"/>
        </w:rPr>
      </w:pPr>
      <w:del w:id="29837" w:author="Rev 11 Allen Wirfs-Brock" w:date="2012-10-26T12:57:00Z">
        <w:r w:rsidRPr="00E77497" w:rsidDel="00EB0237">
          <w:rPr>
            <w:rFonts w:ascii="Times New Roman" w:hAnsi="Times New Roman"/>
          </w:rPr>
          <w:delText xml:space="preserve">Let </w:delText>
        </w:r>
        <w:r w:rsidRPr="00E77497" w:rsidDel="00EB0237">
          <w:rPr>
            <w:rFonts w:ascii="Times New Roman" w:hAnsi="Times New Roman"/>
            <w:i/>
          </w:rPr>
          <w:delText>thrower</w:delText>
        </w:r>
        <w:r w:rsidRPr="00E77497" w:rsidDel="00EB0237">
          <w:rPr>
            <w:rFonts w:ascii="Times New Roman" w:hAnsi="Times New Roman"/>
          </w:rPr>
          <w:delText xml:space="preserve"> be the [[ThrowTypeError]] function Object (13.2</w:delText>
        </w:r>
      </w:del>
      <w:ins w:id="29838" w:author="Rev 7 Allen Wirfs-Brock" w:date="2012-04-27T13:19:00Z">
        <w:del w:id="29839" w:author="Rev 11 Allen Wirfs-Brock" w:date="2012-10-26T12:48:00Z">
          <w:r w:rsidDel="00EB0237">
            <w:rPr>
              <w:rFonts w:ascii="Times New Roman" w:hAnsi="Times New Roman"/>
            </w:rPr>
            <w:delText>5</w:delText>
          </w:r>
        </w:del>
      </w:ins>
      <w:del w:id="29840" w:author="Rev 11 Allen Wirfs-Brock" w:date="2012-10-26T12:57:00Z">
        <w:r w:rsidRPr="00E77497" w:rsidDel="00EB0237">
          <w:rPr>
            <w:rFonts w:ascii="Times New Roman" w:hAnsi="Times New Roman"/>
          </w:rPr>
          <w:delText>.3).</w:delText>
        </w:r>
      </w:del>
    </w:p>
    <w:p w:rsidR="0017338E" w:rsidRPr="00E77497" w:rsidDel="00EB0237" w:rsidRDefault="0017338E" w:rsidP="0017338E">
      <w:pPr>
        <w:numPr>
          <w:ilvl w:val="1"/>
          <w:numId w:val="146"/>
        </w:numPr>
        <w:contextualSpacing/>
        <w:rPr>
          <w:del w:id="29841" w:author="Rev 11 Allen Wirfs-Brock" w:date="2012-10-26T12:57:00Z"/>
          <w:rFonts w:ascii="Times New Roman" w:hAnsi="Times New Roman"/>
        </w:rPr>
      </w:pPr>
      <w:del w:id="29842" w:author="Rev 11 Allen Wirfs-Brock" w:date="2012-10-26T12:57:00Z">
        <w:r w:rsidRPr="00E77497" w:rsidDel="00EB0237">
          <w:rPr>
            <w:rFonts w:ascii="Times New Roman" w:hAnsi="Times New Roman"/>
          </w:rPr>
          <w:delText xml:space="preserve">Call the [[DefineOwnProperty]] internal method of </w:delText>
        </w:r>
        <w:r w:rsidRPr="00E77497" w:rsidDel="00EB0237">
          <w:rPr>
            <w:rFonts w:ascii="Times New Roman" w:hAnsi="Times New Roman"/>
            <w:i/>
          </w:rPr>
          <w:delText>F</w:delText>
        </w:r>
        <w:r w:rsidRPr="00E77497" w:rsidDel="00EB0237">
          <w:rPr>
            <w:rFonts w:ascii="Times New Roman" w:hAnsi="Times New Roman"/>
          </w:rPr>
          <w:delText xml:space="preserve"> with arguments </w:delText>
        </w:r>
        <w:r w:rsidRPr="00E77497" w:rsidDel="00EB0237">
          <w:rPr>
            <w:rFonts w:ascii="Courier New" w:hAnsi="Courier New" w:cs="Courier New"/>
            <w:b/>
          </w:rPr>
          <w:delText>"caller"</w:delText>
        </w:r>
        <w:r w:rsidRPr="00E77497" w:rsidDel="00EB0237">
          <w:rPr>
            <w:rFonts w:ascii="Times New Roman" w:hAnsi="Times New Roman"/>
          </w:rPr>
          <w:delText xml:space="preserve">, PropertyDescriptor {[[Get]]: </w:delText>
        </w:r>
        <w:r w:rsidRPr="00E77497" w:rsidDel="00EB0237">
          <w:rPr>
            <w:rFonts w:ascii="Times New Roman" w:hAnsi="Times New Roman"/>
            <w:i/>
          </w:rPr>
          <w:delText>thrower</w:delText>
        </w:r>
        <w:r w:rsidRPr="00E77497" w:rsidDel="00EB0237">
          <w:rPr>
            <w:rFonts w:ascii="Times New Roman" w:hAnsi="Times New Roman"/>
          </w:rPr>
          <w:delText xml:space="preserve">, [[Set]]: </w:delText>
        </w:r>
        <w:r w:rsidRPr="00E77497" w:rsidDel="00EB0237">
          <w:rPr>
            <w:rFonts w:ascii="Times New Roman" w:hAnsi="Times New Roman"/>
            <w:i/>
          </w:rPr>
          <w:delText>thrower</w:delText>
        </w:r>
        <w:r w:rsidRPr="00E77497" w:rsidDel="00EB0237">
          <w:rPr>
            <w:rFonts w:ascii="Times New Roman" w:hAnsi="Times New Roman"/>
          </w:rPr>
          <w:delText xml:space="preserve">, [[Enumerable]]: </w:delText>
        </w:r>
        <w:r w:rsidRPr="00E77497" w:rsidDel="00EB0237">
          <w:rPr>
            <w:rFonts w:ascii="Times New Roman" w:hAnsi="Times New Roman"/>
            <w:b/>
          </w:rPr>
          <w:delText>false</w:delText>
        </w:r>
        <w:r w:rsidRPr="00E77497" w:rsidDel="00EB0237">
          <w:rPr>
            <w:rFonts w:ascii="Times New Roman" w:hAnsi="Times New Roman"/>
          </w:rPr>
          <w:delText xml:space="preserve">, [[Configurable]]: </w:delText>
        </w:r>
        <w:r w:rsidRPr="00E77497" w:rsidDel="00EB0237">
          <w:rPr>
            <w:rFonts w:ascii="Times New Roman" w:hAnsi="Times New Roman"/>
            <w:b/>
          </w:rPr>
          <w:delText>false</w:delText>
        </w:r>
        <w:r w:rsidRPr="00E77497" w:rsidDel="00EB0237">
          <w:rPr>
            <w:rFonts w:ascii="Times New Roman" w:hAnsi="Times New Roman"/>
          </w:rPr>
          <w:delText xml:space="preserve">}, and </w:delText>
        </w:r>
        <w:r w:rsidRPr="00E77497" w:rsidDel="00EB0237">
          <w:rPr>
            <w:rFonts w:ascii="Times New Roman" w:hAnsi="Times New Roman"/>
            <w:b/>
          </w:rPr>
          <w:delText>false</w:delText>
        </w:r>
        <w:r w:rsidRPr="00E77497" w:rsidDel="00EB0237">
          <w:rPr>
            <w:rFonts w:ascii="Times New Roman" w:hAnsi="Times New Roman"/>
          </w:rPr>
          <w:delText>.</w:delText>
        </w:r>
      </w:del>
    </w:p>
    <w:p w:rsidR="0017338E" w:rsidRPr="00E77497" w:rsidDel="00EB0237" w:rsidRDefault="0017338E" w:rsidP="0017338E">
      <w:pPr>
        <w:numPr>
          <w:ilvl w:val="1"/>
          <w:numId w:val="146"/>
        </w:numPr>
        <w:contextualSpacing/>
        <w:rPr>
          <w:del w:id="29843" w:author="Rev 11 Allen Wirfs-Brock" w:date="2012-10-26T12:57:00Z"/>
          <w:rFonts w:ascii="Times New Roman" w:hAnsi="Times New Roman"/>
        </w:rPr>
      </w:pPr>
      <w:del w:id="29844" w:author="Rev 11 Allen Wirfs-Brock" w:date="2012-10-26T12:57:00Z">
        <w:r w:rsidRPr="00E77497" w:rsidDel="00EB0237">
          <w:rPr>
            <w:rFonts w:ascii="Times New Roman" w:hAnsi="Times New Roman"/>
          </w:rPr>
          <w:delText xml:space="preserve">Call the [[DefineOwnProperty]] internal method of </w:delText>
        </w:r>
        <w:r w:rsidRPr="00E77497" w:rsidDel="00EB0237">
          <w:rPr>
            <w:rFonts w:ascii="Times New Roman" w:hAnsi="Times New Roman"/>
            <w:i/>
          </w:rPr>
          <w:delText>F</w:delText>
        </w:r>
        <w:r w:rsidRPr="00E77497" w:rsidDel="00EB0237">
          <w:rPr>
            <w:rFonts w:ascii="Times New Roman" w:hAnsi="Times New Roman"/>
          </w:rPr>
          <w:delText xml:space="preserve"> with arguments </w:delText>
        </w:r>
        <w:r w:rsidRPr="00E77497" w:rsidDel="00EB0237">
          <w:rPr>
            <w:rFonts w:ascii="Courier New" w:hAnsi="Courier New" w:cs="Courier New"/>
            <w:b/>
          </w:rPr>
          <w:delText>"arguments"</w:delText>
        </w:r>
        <w:r w:rsidRPr="00E77497" w:rsidDel="00EB0237">
          <w:rPr>
            <w:rFonts w:ascii="Times New Roman" w:hAnsi="Times New Roman"/>
          </w:rPr>
          <w:delText xml:space="preserve">, PropertyDescriptor {[[Get]]: </w:delText>
        </w:r>
        <w:r w:rsidRPr="00E77497" w:rsidDel="00EB0237">
          <w:rPr>
            <w:rFonts w:ascii="Times New Roman" w:hAnsi="Times New Roman"/>
            <w:i/>
          </w:rPr>
          <w:delText>thrower</w:delText>
        </w:r>
        <w:r w:rsidRPr="00E77497" w:rsidDel="00EB0237">
          <w:rPr>
            <w:rFonts w:ascii="Times New Roman" w:hAnsi="Times New Roman"/>
          </w:rPr>
          <w:delText xml:space="preserve">, [[Set]]: </w:delText>
        </w:r>
        <w:r w:rsidRPr="00E77497" w:rsidDel="00EB0237">
          <w:rPr>
            <w:rFonts w:ascii="Times New Roman" w:hAnsi="Times New Roman"/>
            <w:i/>
          </w:rPr>
          <w:delText>thrower</w:delText>
        </w:r>
        <w:r w:rsidRPr="00E77497" w:rsidDel="00EB0237">
          <w:rPr>
            <w:rFonts w:ascii="Times New Roman" w:hAnsi="Times New Roman"/>
          </w:rPr>
          <w:delText xml:space="preserve">, [[Enumerable]]: </w:delText>
        </w:r>
        <w:r w:rsidRPr="00E77497" w:rsidDel="00EB0237">
          <w:rPr>
            <w:rFonts w:ascii="Times New Roman" w:hAnsi="Times New Roman"/>
            <w:b/>
          </w:rPr>
          <w:delText>false</w:delText>
        </w:r>
        <w:r w:rsidRPr="00E77497" w:rsidDel="00EB0237">
          <w:rPr>
            <w:rFonts w:ascii="Times New Roman" w:hAnsi="Times New Roman"/>
          </w:rPr>
          <w:delText xml:space="preserve">, [[Configurable]]: </w:delText>
        </w:r>
        <w:r w:rsidRPr="00E77497" w:rsidDel="00EB0237">
          <w:rPr>
            <w:rFonts w:ascii="Times New Roman" w:hAnsi="Times New Roman"/>
            <w:b/>
          </w:rPr>
          <w:delText>false</w:delText>
        </w:r>
        <w:r w:rsidRPr="00E77497" w:rsidDel="00EB0237">
          <w:rPr>
            <w:rFonts w:ascii="Times New Roman" w:hAnsi="Times New Roman"/>
          </w:rPr>
          <w:delText xml:space="preserve">}, and </w:delText>
        </w:r>
        <w:r w:rsidRPr="00E77497" w:rsidDel="00EB0237">
          <w:rPr>
            <w:rFonts w:ascii="Times New Roman" w:hAnsi="Times New Roman"/>
            <w:b/>
          </w:rPr>
          <w:delText>false</w:delText>
        </w:r>
        <w:r w:rsidRPr="00E77497" w:rsidDel="00EB0237">
          <w:rPr>
            <w:rFonts w:ascii="Times New Roman" w:hAnsi="Times New Roman"/>
          </w:rPr>
          <w:delText>.</w:delText>
        </w:r>
      </w:del>
    </w:p>
    <w:p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rsidR="0017338E" w:rsidRDefault="0017338E" w:rsidP="00630A5A">
      <w:pPr>
        <w:numPr>
          <w:ilvl w:val="0"/>
          <w:numId w:val="146"/>
        </w:numPr>
        <w:rPr>
          <w:ins w:id="29845" w:author="Rev 7 Allen Wirfs-Brock" w:date="2012-04-27T13:17:00Z"/>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6D2B83" w:rsidRDefault="006D2B83" w:rsidP="006D2B83">
      <w:pPr>
        <w:rPr>
          <w:ins w:id="29846" w:author="Rev 11 Allen Wirfs-Brock" w:date="2012-10-23T15:22:00Z"/>
        </w:rPr>
      </w:pPr>
      <w:ins w:id="29847" w:author="Rev 11 Allen Wirfs-Brock" w:date="2012-10-23T15:22:00Z">
        <w:r w:rsidRPr="00E77497">
          <w:rPr>
            <w:rFonts w:ascii="Helvetica" w:hAnsi="Helvetica"/>
            <w:b/>
          </w:rPr>
          <w:lastRenderedPageBreak/>
          <w:t xml:space="preserve">Runtime Semantics: </w:t>
        </w:r>
      </w:ins>
      <w:ins w:id="29848" w:author="Rev 11 Allen Wirfs-Brock" w:date="2012-10-23T15:23:00Z">
        <w:r w:rsidRPr="006D2B83">
          <w:rPr>
            <w:rFonts w:ascii="Helvetica" w:hAnsi="Helvetica"/>
            <w:b/>
            <w:spacing w:val="6"/>
          </w:rPr>
          <w:t xml:space="preserve">MakeConstructor </w:t>
        </w:r>
      </w:ins>
      <w:ins w:id="29849" w:author="Rev 11 Allen Wirfs-Brock" w:date="2012-10-23T15:22:00Z">
        <w:r>
          <w:rPr>
            <w:rFonts w:ascii="Helvetica" w:hAnsi="Helvetica"/>
            <w:b/>
            <w:spacing w:val="6"/>
          </w:rPr>
          <w:t>Abstract Operation</w:t>
        </w:r>
      </w:ins>
    </w:p>
    <w:p w:rsidR="0017338E" w:rsidRPr="00E77497" w:rsidRDefault="0017338E" w:rsidP="00630A5A">
      <w:ins w:id="29850" w:author="Rev 7 Allen Wirfs-Brock" w:date="2012-04-27T13:21:00Z">
        <w:r>
          <w:t xml:space="preserve">The abstract operation </w:t>
        </w:r>
      </w:ins>
      <w:ins w:id="29851" w:author="Rev 7 Allen Wirfs-Brock" w:date="2012-04-27T13:22:00Z">
        <w:r>
          <w:t>Make</w:t>
        </w:r>
      </w:ins>
      <w:ins w:id="29852" w:author="Rev 7 Allen Wirfs-Brock" w:date="2012-04-27T13:21:00Z">
        <w:r>
          <w:t>C</w:t>
        </w:r>
      </w:ins>
      <w:ins w:id="29853" w:author="Rev 7 Allen Wirfs-Brock" w:date="2012-04-27T13:22:00Z">
        <w:r>
          <w:t>onstructor</w:t>
        </w:r>
      </w:ins>
      <w:ins w:id="29854" w:author="Rev 7 Allen Wirfs-Brock" w:date="2012-04-27T13:21:00Z">
        <w:r>
          <w:t xml:space="preserve"> requires </w:t>
        </w:r>
      </w:ins>
      <w:ins w:id="29855" w:author="Rev 7 Allen Wirfs-Brock" w:date="2012-04-27T13:23:00Z">
        <w:r>
          <w:t xml:space="preserve">a Function argument </w:t>
        </w:r>
      </w:ins>
      <w:ins w:id="29856" w:author="Rev 7 Allen Wirfs-Brock" w:date="2012-04-27T13:24:00Z">
        <w:r w:rsidRPr="00E77497">
          <w:rPr>
            <w:rFonts w:ascii="Times New Roman" w:hAnsi="Times New Roman"/>
            <w:i/>
          </w:rPr>
          <w:t>F</w:t>
        </w:r>
      </w:ins>
      <w:ins w:id="29857" w:author="Rev 7 Allen Wirfs-Brock" w:date="2012-04-27T13:21:00Z">
        <w:r>
          <w:t xml:space="preserve"> and optionally, </w:t>
        </w:r>
      </w:ins>
      <w:ins w:id="29858" w:author="Rev 7 Allen Wirfs-Brock" w:date="2012-04-27T13:40:00Z">
        <w:r w:rsidR="00254DA7">
          <w:t xml:space="preserve">a Boolean </w:t>
        </w:r>
      </w:ins>
      <w:ins w:id="29859" w:author="Rev 7 Allen Wirfs-Brock" w:date="2012-04-27T13:50:00Z">
        <w:r w:rsidR="009E6839">
          <w:rPr>
            <w:rFonts w:ascii="Times New Roman" w:hAnsi="Times New Roman"/>
            <w:i/>
          </w:rPr>
          <w:t>writablePrototype</w:t>
        </w:r>
      </w:ins>
      <w:ins w:id="29860" w:author="Rev 7 Allen Wirfs-Brock" w:date="2012-04-27T13:40:00Z">
        <w:r w:rsidR="00254DA7">
          <w:t xml:space="preserve"> and </w:t>
        </w:r>
      </w:ins>
      <w:ins w:id="29861" w:author="Rev 7 Allen Wirfs-Brock" w:date="2012-04-27T13:21:00Z">
        <w:r>
          <w:t xml:space="preserve">an object </w:t>
        </w:r>
        <w:r>
          <w:rPr>
            <w:rFonts w:ascii="Times New Roman" w:hAnsi="Times New Roman"/>
            <w:i/>
          </w:rPr>
          <w:t>prototype</w:t>
        </w:r>
      </w:ins>
      <w:ins w:id="29862" w:author="Rev 7 Allen Wirfs-Brock" w:date="2012-04-27T13:25:00Z">
        <w:r w:rsidR="00630A5A">
          <w:t>.</w:t>
        </w:r>
      </w:ins>
      <w:ins w:id="29863" w:author="Rev 8 Allen Wirfs-Brock" w:date="2012-06-11T17:43:00Z">
        <w:r w:rsidR="0025447D">
          <w:t xml:space="preserve"> If </w:t>
        </w:r>
        <w:r w:rsidR="0025447D">
          <w:rPr>
            <w:rFonts w:ascii="Times New Roman" w:hAnsi="Times New Roman"/>
            <w:i/>
          </w:rPr>
          <w:t>prototype</w:t>
        </w:r>
        <w:r w:rsidR="0025447D">
          <w:t xml:space="preserve"> is provided it is assume to already contain a </w:t>
        </w:r>
      </w:ins>
      <w:ins w:id="29864" w:author="Rev 8 Allen Wirfs-Brock" w:date="2012-06-11T17:44:00Z">
        <w:r w:rsidR="0025447D" w:rsidRPr="00E77497">
          <w:rPr>
            <w:rFonts w:ascii="Courier New" w:hAnsi="Courier New" w:cs="Courier New"/>
            <w:b/>
          </w:rPr>
          <w:t>"</w:t>
        </w:r>
        <w:r w:rsidR="0025447D">
          <w:rPr>
            <w:rFonts w:ascii="Courier New" w:hAnsi="Courier New" w:cs="Courier New"/>
            <w:b/>
          </w:rPr>
          <w:t>constructor</w:t>
        </w:r>
        <w:r w:rsidR="0025447D" w:rsidRPr="00E77497">
          <w:rPr>
            <w:rFonts w:ascii="Courier New" w:hAnsi="Courier New" w:cs="Courier New"/>
            <w:b/>
          </w:rPr>
          <w:t>"</w:t>
        </w:r>
        <w:r w:rsidR="0025447D" w:rsidRPr="0025447D">
          <w:t xml:space="preserve"> </w:t>
        </w:r>
        <w:r w:rsidR="0025447D">
          <w:t xml:space="preserve">whose value is </w:t>
        </w:r>
        <w:r w:rsidR="0025447D" w:rsidRPr="00E77497">
          <w:rPr>
            <w:rFonts w:ascii="Times New Roman" w:hAnsi="Times New Roman"/>
            <w:i/>
          </w:rPr>
          <w:t>F</w:t>
        </w:r>
        <w:r w:rsidR="0025447D">
          <w:t xml:space="preserve">. </w:t>
        </w:r>
      </w:ins>
      <w:ins w:id="29865" w:author="Rev 7 Allen Wirfs-Brock" w:date="2012-04-27T13:21:00Z">
        <w:del w:id="29866" w:author="Rev 8 Allen Wirfs-Brock" w:date="2012-06-11T17:44:00Z">
          <w:r w:rsidDel="0025447D">
            <w:delText xml:space="preserve"> </w:delText>
          </w:r>
        </w:del>
      </w:ins>
      <w:ins w:id="29867" w:author="Rev 7 Allen Wirfs-Brock" w:date="2012-04-27T13:25:00Z">
        <w:r w:rsidR="00630A5A">
          <w:t xml:space="preserve">It converts </w:t>
        </w:r>
        <w:r w:rsidR="00630A5A" w:rsidRPr="00630A5A">
          <w:rPr>
            <w:rFonts w:ascii="Times New Roman" w:hAnsi="Times New Roman"/>
            <w:i/>
          </w:rPr>
          <w:t>F</w:t>
        </w:r>
        <w:r w:rsidR="00630A5A">
          <w:t xml:space="preserve"> into a constructor by </w:t>
        </w:r>
      </w:ins>
      <w:ins w:id="29868" w:author="Rev 7 Allen Wirfs-Brock" w:date="2012-04-27T13:21:00Z">
        <w:r w:rsidRPr="00DC488D">
          <w:rPr>
            <w:rFonts w:cs="Arial"/>
          </w:rPr>
          <w:t>performs the following steps</w:t>
        </w:r>
        <w:r w:rsidRPr="00E77497">
          <w:t>:</w:t>
        </w:r>
      </w:ins>
    </w:p>
    <w:p w:rsidR="0025447D" w:rsidRDefault="0025447D" w:rsidP="0025447D">
      <w:pPr>
        <w:numPr>
          <w:ilvl w:val="0"/>
          <w:numId w:val="876"/>
        </w:numPr>
        <w:contextualSpacing/>
        <w:rPr>
          <w:ins w:id="29869" w:author="Rev 8 Allen Wirfs-Brock" w:date="2012-06-11T17:46:00Z"/>
          <w:rFonts w:ascii="Times New Roman" w:hAnsi="Times New Roman"/>
        </w:rPr>
      </w:pPr>
      <w:ins w:id="29870" w:author="Rev 8 Allen Wirfs-Brock" w:date="2012-06-11T17:46:00Z">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ins>
    </w:p>
    <w:p w:rsidR="00630A5A" w:rsidRPr="00630A5A" w:rsidRDefault="00630A5A" w:rsidP="0025447D">
      <w:pPr>
        <w:numPr>
          <w:ilvl w:val="0"/>
          <w:numId w:val="876"/>
        </w:numPr>
        <w:contextualSpacing/>
        <w:rPr>
          <w:ins w:id="29871" w:author="Rev 7 Allen Wirfs-Brock" w:date="2012-04-27T13:26:00Z"/>
          <w:rFonts w:ascii="Times New Roman" w:hAnsi="Times New Roman"/>
        </w:rPr>
      </w:pPr>
      <w:ins w:id="29872" w:author="Rev 7 Allen Wirfs-Brock" w:date="2012-04-27T13:26:00Z">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provided,then </w:t>
        </w:r>
      </w:ins>
    </w:p>
    <w:p w:rsidR="00D90AF7" w:rsidRDefault="00D90AF7" w:rsidP="0025447D">
      <w:pPr>
        <w:numPr>
          <w:ilvl w:val="1"/>
          <w:numId w:val="878"/>
        </w:numPr>
        <w:contextualSpacing/>
        <w:rPr>
          <w:ins w:id="29873" w:author="Rev 8 Allen Wirfs-Brock" w:date="2012-06-11T17:42:00Z"/>
          <w:rFonts w:ascii="Times New Roman" w:hAnsi="Times New Roman"/>
        </w:rPr>
      </w:pPr>
      <w:ins w:id="29874" w:author="Rev 8 Allen Wirfs-Brock" w:date="2012-06-11T17:42:00Z">
        <w:r>
          <w:rPr>
            <w:rFonts w:ascii="Times New Roman" w:hAnsi="Times New Roman"/>
          </w:rPr>
          <w:t xml:space="preserve">Let </w:t>
        </w:r>
        <w:r w:rsidRPr="0025447D">
          <w:rPr>
            <w:rFonts w:ascii="Times New Roman" w:hAnsi="Times New Roman"/>
            <w:i/>
          </w:rPr>
          <w:t>instal</w:t>
        </w:r>
      </w:ins>
      <w:ins w:id="29875" w:author="Rev 8 Allen Wirfs-Brock" w:date="2012-06-11T17:46:00Z">
        <w:r w:rsidR="0025447D" w:rsidRPr="0025447D">
          <w:rPr>
            <w:rFonts w:ascii="Times New Roman" w:hAnsi="Times New Roman"/>
            <w:i/>
          </w:rPr>
          <w:t>lNeeded</w:t>
        </w:r>
      </w:ins>
      <w:ins w:id="29876" w:author="Rev 8 Allen Wirfs-Brock" w:date="2012-06-11T17:42:00Z">
        <w:r>
          <w:rPr>
            <w:rFonts w:ascii="Times New Roman" w:hAnsi="Times New Roman"/>
          </w:rPr>
          <w:t xml:space="preserve"> be </w:t>
        </w:r>
      </w:ins>
      <w:ins w:id="29877" w:author="Rev 8 Allen Wirfs-Brock" w:date="2012-06-11T17:46:00Z">
        <w:r w:rsidR="0025447D" w:rsidRPr="0025447D">
          <w:rPr>
            <w:rFonts w:ascii="Times New Roman" w:hAnsi="Times New Roman"/>
            <w:b/>
          </w:rPr>
          <w:t>true</w:t>
        </w:r>
      </w:ins>
      <w:ins w:id="29878" w:author="Rev 8 Allen Wirfs-Brock" w:date="2012-06-11T17:42:00Z">
        <w:r>
          <w:rPr>
            <w:rFonts w:ascii="Times New Roman" w:hAnsi="Times New Roman"/>
          </w:rPr>
          <w:t>.</w:t>
        </w:r>
      </w:ins>
    </w:p>
    <w:p w:rsidR="00630A5A" w:rsidRPr="00E77497" w:rsidRDefault="00630A5A" w:rsidP="0025447D">
      <w:pPr>
        <w:numPr>
          <w:ilvl w:val="1"/>
          <w:numId w:val="878"/>
        </w:numPr>
        <w:contextualSpacing/>
        <w:rPr>
          <w:ins w:id="29879" w:author="Rev 7 Allen Wirfs-Brock" w:date="2012-04-27T13:27:00Z"/>
          <w:rFonts w:ascii="Times New Roman" w:hAnsi="Times New Roman"/>
        </w:rPr>
      </w:pPr>
      <w:ins w:id="29880" w:author="Rev 7 Allen Wirfs-Brock" w:date="2012-04-27T13:27:00Z">
        <w:r w:rsidRPr="00E77497">
          <w:rPr>
            <w:rFonts w:ascii="Times New Roman" w:hAnsi="Times New Roman"/>
          </w:rPr>
          <w:t xml:space="preserve">Let </w:t>
        </w:r>
      </w:ins>
      <w:ins w:id="29881" w:author="Rev 7 Allen Wirfs-Brock" w:date="2012-04-27T13:28:00Z">
        <w:r w:rsidRPr="0025447D">
          <w:rPr>
            <w:rFonts w:ascii="Times New Roman" w:hAnsi="Times New Roman"/>
            <w:i/>
          </w:rPr>
          <w:t>prototype</w:t>
        </w:r>
        <w:r>
          <w:rPr>
            <w:rFonts w:ascii="Times New Roman" w:hAnsi="Times New Roman"/>
          </w:rPr>
          <w:t xml:space="preserve"> </w:t>
        </w:r>
      </w:ins>
      <w:ins w:id="29882" w:author="Rev 7 Allen Wirfs-Brock" w:date="2012-04-27T13:27:00Z">
        <w:r w:rsidRPr="005F7AD6">
          <w:rPr>
            <w:rFonts w:ascii="Times New Roman" w:hAnsi="Times New Roman"/>
          </w:rPr>
          <w:t>be the result of the abstract</w:t>
        </w:r>
        <w:del w:id="29883" w:author="Rev 8 Allen Wirfs-Brock" w:date="2012-06-14T14:39:00Z">
          <w:r w:rsidRPr="005F7AD6" w:rsidDel="00D4543D">
            <w:rPr>
              <w:rFonts w:ascii="Times New Roman" w:hAnsi="Times New Roman"/>
            </w:rPr>
            <w:delText>ion</w:delText>
          </w:r>
        </w:del>
        <w:r w:rsidRPr="005F7AD6">
          <w:rPr>
            <w:rFonts w:ascii="Times New Roman" w:hAnsi="Times New Roman"/>
          </w:rPr>
          <w:t xml:space="preserve"> operation ObjectCreate</w:t>
        </w:r>
        <w:r>
          <w:rPr>
            <w:rFonts w:ascii="Times New Roman" w:hAnsi="Times New Roman"/>
          </w:rPr>
          <w:t xml:space="preserve"> (15.2)</w:t>
        </w:r>
        <w:r w:rsidRPr="00E77497">
          <w:rPr>
            <w:rFonts w:ascii="Times New Roman" w:hAnsi="Times New Roman"/>
          </w:rPr>
          <w:t>.</w:t>
        </w:r>
      </w:ins>
    </w:p>
    <w:p w:rsidR="00254DA7" w:rsidRPr="00630A5A" w:rsidRDefault="00254DA7" w:rsidP="0025447D">
      <w:pPr>
        <w:numPr>
          <w:ilvl w:val="0"/>
          <w:numId w:val="880"/>
        </w:numPr>
        <w:contextualSpacing/>
        <w:rPr>
          <w:ins w:id="29884" w:author="Rev 7 Allen Wirfs-Brock" w:date="2012-04-27T13:42:00Z"/>
          <w:rFonts w:ascii="Times New Roman" w:hAnsi="Times New Roman"/>
        </w:rPr>
      </w:pPr>
      <w:ins w:id="29885" w:author="Rev 7 Allen Wirfs-Brock" w:date="2012-04-27T13:42:00Z">
        <w:r>
          <w:rPr>
            <w:rFonts w:ascii="Times New Roman" w:hAnsi="Times New Roman"/>
          </w:rPr>
          <w:t xml:space="preserve">If the </w:t>
        </w:r>
      </w:ins>
      <w:ins w:id="29886" w:author="Rev 7 Allen Wirfs-Brock" w:date="2012-04-27T13:50:00Z">
        <w:r w:rsidR="009E6839">
          <w:rPr>
            <w:rFonts w:ascii="Times New Roman" w:hAnsi="Times New Roman"/>
            <w:i/>
          </w:rPr>
          <w:t>writablePrototype</w:t>
        </w:r>
        <w:r w:rsidR="009E6839">
          <w:t xml:space="preserve"> </w:t>
        </w:r>
      </w:ins>
      <w:ins w:id="29887" w:author="Rev 7 Allen Wirfs-Brock" w:date="2012-04-27T13:42:00Z">
        <w:r>
          <w:rPr>
            <w:rFonts w:ascii="Times New Roman" w:hAnsi="Times New Roman"/>
          </w:rPr>
          <w:t xml:space="preserve">argument was not provided,then </w:t>
        </w:r>
      </w:ins>
    </w:p>
    <w:p w:rsidR="00254DA7" w:rsidRPr="00E77497" w:rsidRDefault="00254DA7" w:rsidP="0025447D">
      <w:pPr>
        <w:numPr>
          <w:ilvl w:val="1"/>
          <w:numId w:val="886"/>
        </w:numPr>
        <w:contextualSpacing/>
        <w:rPr>
          <w:ins w:id="29888" w:author="Rev 7 Allen Wirfs-Brock" w:date="2012-04-27T13:42:00Z"/>
          <w:rFonts w:ascii="Times New Roman" w:hAnsi="Times New Roman"/>
        </w:rPr>
      </w:pPr>
      <w:ins w:id="29889" w:author="Rev 7 Allen Wirfs-Brock" w:date="2012-04-27T13:42:00Z">
        <w:r w:rsidRPr="00E77497">
          <w:rPr>
            <w:rFonts w:ascii="Times New Roman" w:hAnsi="Times New Roman"/>
          </w:rPr>
          <w:t xml:space="preserve">Let </w:t>
        </w:r>
      </w:ins>
      <w:ins w:id="29890" w:author="Rev 7 Allen Wirfs-Brock" w:date="2012-04-27T13:50:00Z">
        <w:r w:rsidR="009E6839">
          <w:rPr>
            <w:rFonts w:ascii="Times New Roman" w:hAnsi="Times New Roman"/>
            <w:i/>
          </w:rPr>
          <w:t>writablePrototype</w:t>
        </w:r>
        <w:r w:rsidR="009E6839">
          <w:t xml:space="preserve"> </w:t>
        </w:r>
      </w:ins>
      <w:ins w:id="29891" w:author="Rev 7 Allen Wirfs-Brock" w:date="2012-04-27T13:42:00Z">
        <w:r w:rsidRPr="005F7AD6">
          <w:rPr>
            <w:rFonts w:ascii="Times New Roman" w:hAnsi="Times New Roman"/>
          </w:rPr>
          <w:t xml:space="preserve">be </w:t>
        </w:r>
      </w:ins>
      <w:ins w:id="29892" w:author="Rev 7 Allen Wirfs-Brock" w:date="2012-04-27T13:43:00Z">
        <w:r>
          <w:rPr>
            <w:rFonts w:ascii="Times New Roman" w:hAnsi="Times New Roman"/>
            <w:b/>
          </w:rPr>
          <w:t>true</w:t>
        </w:r>
      </w:ins>
      <w:ins w:id="29893" w:author="Rev 7 Allen Wirfs-Brock" w:date="2012-04-27T13:42:00Z">
        <w:r w:rsidRPr="00E77497">
          <w:rPr>
            <w:rFonts w:ascii="Times New Roman" w:hAnsi="Times New Roman"/>
          </w:rPr>
          <w:t>.</w:t>
        </w:r>
      </w:ins>
    </w:p>
    <w:p w:rsidR="001A5611" w:rsidRPr="00E77497" w:rsidRDefault="001A5611" w:rsidP="0025447D">
      <w:pPr>
        <w:numPr>
          <w:ilvl w:val="0"/>
          <w:numId w:val="879"/>
        </w:numPr>
        <w:contextualSpacing/>
        <w:rPr>
          <w:ins w:id="29894" w:author="Rev 7 Allen Wirfs-Brock" w:date="2012-04-20T14:19:00Z"/>
          <w:rFonts w:ascii="Times New Roman" w:hAnsi="Times New Roman"/>
        </w:rPr>
      </w:pPr>
      <w:ins w:id="29895" w:author="Rev 7 Allen Wirfs-Brock" w:date="2012-04-20T14:19:00Z">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w:t>
        </w:r>
      </w:ins>
      <w:ins w:id="29896" w:author="Rev 7 Allen Wirfs-Brock" w:date="2012-04-27T13:29:00Z">
        <w:r w:rsidR="00630A5A">
          <w:rPr>
            <w:rFonts w:ascii="Times New Roman" w:hAnsi="Times New Roman"/>
          </w:rPr>
          <w:t>5</w:t>
        </w:r>
      </w:ins>
      <w:ins w:id="29897" w:author="Rev 7 Allen Wirfs-Brock" w:date="2012-04-20T14:19:00Z">
        <w:r w:rsidRPr="00E77497">
          <w:rPr>
            <w:rFonts w:ascii="Times New Roman" w:hAnsi="Times New Roman"/>
          </w:rPr>
          <w:t>.2.</w:t>
        </w:r>
      </w:ins>
    </w:p>
    <w:p w:rsidR="001A5611" w:rsidRDefault="001A5611" w:rsidP="0025447D">
      <w:pPr>
        <w:numPr>
          <w:ilvl w:val="0"/>
          <w:numId w:val="879"/>
        </w:numPr>
        <w:contextualSpacing/>
        <w:rPr>
          <w:ins w:id="29898" w:author="Rev 8 Allen Wirfs-Brock" w:date="2012-06-11T17:45:00Z"/>
          <w:rFonts w:ascii="Times New Roman" w:hAnsi="Times New Roman"/>
        </w:rPr>
      </w:pPr>
      <w:ins w:id="29899" w:author="Rev 7 Allen Wirfs-Brock" w:date="2012-04-20T14:19:00Z">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ins>
    </w:p>
    <w:p w:rsidR="0025447D" w:rsidRPr="00E77497" w:rsidDel="0025447D" w:rsidRDefault="0025447D" w:rsidP="0025447D">
      <w:pPr>
        <w:numPr>
          <w:ilvl w:val="0"/>
          <w:numId w:val="879"/>
        </w:numPr>
        <w:contextualSpacing/>
        <w:rPr>
          <w:ins w:id="29900" w:author="Rev 7 Allen Wirfs-Brock" w:date="2012-04-20T14:19:00Z"/>
          <w:del w:id="29901" w:author="Rev 8 Allen Wirfs-Brock" w:date="2012-06-11T17:54:00Z"/>
          <w:rFonts w:ascii="Times New Roman" w:hAnsi="Times New Roman"/>
        </w:rPr>
      </w:pPr>
      <w:ins w:id="29902" w:author="Rev 8 Allen Wirfs-Brock" w:date="2012-06-11T17:45:00Z">
        <w:r>
          <w:rPr>
            <w:rFonts w:ascii="Times New Roman" w:hAnsi="Times New Roman"/>
          </w:rPr>
          <w:t xml:space="preserve">If </w:t>
        </w:r>
        <w:r w:rsidRPr="0025447D">
          <w:rPr>
            <w:rFonts w:ascii="Times New Roman" w:hAnsi="Times New Roman"/>
            <w:i/>
          </w:rPr>
          <w:t>install</w:t>
        </w:r>
      </w:ins>
      <w:ins w:id="29903" w:author="Rev 8 Allen Wirfs-Brock" w:date="2012-06-11T17:47:00Z">
        <w:r w:rsidRPr="0025447D">
          <w:rPr>
            <w:rFonts w:ascii="Times New Roman" w:hAnsi="Times New Roman"/>
            <w:i/>
          </w:rPr>
          <w:t>Needed</w:t>
        </w:r>
        <w:r>
          <w:rPr>
            <w:rFonts w:ascii="Times New Roman" w:hAnsi="Times New Roman"/>
          </w:rPr>
          <w:t>, then</w:t>
        </w:r>
      </w:ins>
    </w:p>
    <w:p w:rsidR="0025447D" w:rsidRPr="0025447D" w:rsidRDefault="0025447D" w:rsidP="0025447D">
      <w:pPr>
        <w:numPr>
          <w:ilvl w:val="0"/>
          <w:numId w:val="879"/>
        </w:numPr>
        <w:contextualSpacing/>
        <w:rPr>
          <w:ins w:id="29904" w:author="Rev 8 Allen Wirfs-Brock" w:date="2012-06-11T17:49:00Z"/>
          <w:rFonts w:ascii="Times New Roman" w:hAnsi="Times New Roman"/>
        </w:rPr>
      </w:pPr>
      <w:ins w:id="29905" w:author="Rev 8 Allen Wirfs-Brock" w:date="2012-06-11T17:49:00Z">
        <w:r w:rsidRPr="0025447D">
          <w:rPr>
            <w:rFonts w:ascii="Times New Roman" w:hAnsi="Times New Roman"/>
          </w:rPr>
          <w:t xml:space="preserve"> </w:t>
        </w:r>
      </w:ins>
    </w:p>
    <w:p w:rsidR="00254DA7" w:rsidDel="00D90AF7" w:rsidRDefault="00254DA7" w:rsidP="0025447D">
      <w:pPr>
        <w:numPr>
          <w:ilvl w:val="1"/>
          <w:numId w:val="885"/>
        </w:numPr>
        <w:contextualSpacing/>
        <w:rPr>
          <w:ins w:id="29906" w:author="Rev 7 Allen Wirfs-Brock" w:date="2012-04-27T13:35:00Z"/>
          <w:del w:id="29907" w:author="Rev 8 Allen Wirfs-Brock" w:date="2012-06-11T17:33:00Z"/>
          <w:rFonts w:ascii="Times New Roman" w:hAnsi="Times New Roman"/>
        </w:rPr>
      </w:pPr>
      <w:ins w:id="29908" w:author="Rev 7 Allen Wirfs-Brock" w:date="2012-04-27T13:36:00Z">
        <w:del w:id="29909" w:author="Rev 8 Allen Wirfs-Brock" w:date="2012-06-11T17:33:00Z">
          <w:r w:rsidDel="00D90AF7">
            <w:rPr>
              <w:rFonts w:ascii="Times New Roman" w:hAnsi="Times New Roman"/>
            </w:rPr>
            <w:delText>S</w:delText>
          </w:r>
        </w:del>
      </w:ins>
      <w:ins w:id="29910" w:author="Rev 7 Allen Wirfs-Brock" w:date="2012-04-27T13:35:00Z">
        <w:del w:id="29911" w:author="Rev 8 Allen Wirfs-Brock" w:date="2012-06-11T17:33:00Z">
          <w:r w:rsidDel="00D90AF7">
            <w:rPr>
              <w:rFonts w:ascii="Times New Roman" w:hAnsi="Times New Roman"/>
            </w:rPr>
            <w:delText xml:space="preserve">et the [[Home]]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9912" w:author="Rev 7 Allen Wirfs-Brock" w:date="2012-04-27T13:36:00Z">
        <w:del w:id="29913" w:author="Rev 8 Allen Wirfs-Brock" w:date="2012-06-11T17:33:00Z">
          <w:r w:rsidRPr="0025447D" w:rsidDel="00D90AF7">
            <w:rPr>
              <w:rFonts w:ascii="Times New Roman" w:hAnsi="Times New Roman"/>
              <w:i/>
            </w:rPr>
            <w:delText>prototype</w:delText>
          </w:r>
        </w:del>
      </w:ins>
      <w:ins w:id="29914" w:author="Rev 7 Allen Wirfs-Brock" w:date="2012-04-27T13:35:00Z">
        <w:del w:id="29915" w:author="Rev 8 Allen Wirfs-Brock" w:date="2012-06-11T17:33:00Z">
          <w:r w:rsidDel="00D90AF7">
            <w:rPr>
              <w:rFonts w:ascii="Times New Roman" w:hAnsi="Times New Roman"/>
            </w:rPr>
            <w:delText>.</w:delText>
          </w:r>
        </w:del>
      </w:ins>
    </w:p>
    <w:p w:rsidR="00254DA7" w:rsidDel="00D90AF7" w:rsidRDefault="00254DA7" w:rsidP="0025447D">
      <w:pPr>
        <w:numPr>
          <w:ilvl w:val="1"/>
          <w:numId w:val="885"/>
        </w:numPr>
        <w:contextualSpacing/>
        <w:rPr>
          <w:ins w:id="29916" w:author="Rev 7 Allen Wirfs-Brock" w:date="2012-04-27T13:35:00Z"/>
          <w:del w:id="29917" w:author="Rev 8 Allen Wirfs-Brock" w:date="2012-06-11T17:33:00Z"/>
          <w:rFonts w:ascii="Times New Roman" w:hAnsi="Times New Roman"/>
        </w:rPr>
      </w:pPr>
      <w:ins w:id="29918" w:author="Rev 7 Allen Wirfs-Brock" w:date="2012-04-27T13:36:00Z">
        <w:del w:id="29919" w:author="Rev 8 Allen Wirfs-Brock" w:date="2012-06-11T17:33:00Z">
          <w:r w:rsidDel="00D90AF7">
            <w:rPr>
              <w:rFonts w:ascii="Times New Roman" w:hAnsi="Times New Roman"/>
            </w:rPr>
            <w:delText>S</w:delText>
          </w:r>
        </w:del>
      </w:ins>
      <w:ins w:id="29920" w:author="Rev 7 Allen Wirfs-Brock" w:date="2012-04-27T13:35:00Z">
        <w:del w:id="29921" w:author="Rev 8 Allen Wirfs-Brock" w:date="2012-06-11T17:33:00Z">
          <w:r w:rsidDel="00D90AF7">
            <w:rPr>
              <w:rFonts w:ascii="Times New Roman" w:hAnsi="Times New Roman"/>
            </w:rPr>
            <w:delText xml:space="preserve">et the [[MethodName]]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9922" w:author="Rev 7 Allen Wirfs-Brock" w:date="2012-04-27T13:37:00Z">
        <w:del w:id="29923" w:author="Rev 8 Allen Wirfs-Brock" w:date="2012-06-11T17:33:00Z">
          <w:r w:rsidRPr="0025447D" w:rsidDel="00D90AF7">
            <w:rPr>
              <w:rFonts w:ascii="Courier New" w:hAnsi="Courier New" w:cs="Courier New"/>
              <w:b/>
            </w:rPr>
            <w:delText>"</w:delText>
          </w:r>
          <w:r w:rsidRPr="0025447D" w:rsidDel="00D90AF7">
            <w:rPr>
              <w:rFonts w:ascii="Courier New" w:hAnsi="Courier New"/>
              <w:b/>
            </w:rPr>
            <w:delText>constructor</w:delText>
          </w:r>
          <w:r w:rsidRPr="0025447D" w:rsidDel="00D90AF7">
            <w:rPr>
              <w:rFonts w:ascii="Courier New" w:hAnsi="Courier New" w:cs="Courier New"/>
              <w:b/>
            </w:rPr>
            <w:delText>"</w:delText>
          </w:r>
        </w:del>
      </w:ins>
      <w:ins w:id="29924" w:author="Rev 7 Allen Wirfs-Brock" w:date="2012-04-27T13:35:00Z">
        <w:del w:id="29925" w:author="Rev 8 Allen Wirfs-Brock" w:date="2012-06-11T17:33:00Z">
          <w:r w:rsidDel="00D90AF7">
            <w:rPr>
              <w:rFonts w:ascii="Times New Roman" w:hAnsi="Times New Roman"/>
            </w:rPr>
            <w:delText>.</w:delText>
          </w:r>
        </w:del>
      </w:ins>
    </w:p>
    <w:p w:rsidR="004C02EF" w:rsidRPr="00E77497" w:rsidDel="00630A5A" w:rsidRDefault="004C02EF" w:rsidP="0025447D">
      <w:pPr>
        <w:numPr>
          <w:ilvl w:val="1"/>
          <w:numId w:val="885"/>
        </w:numPr>
        <w:contextualSpacing/>
        <w:rPr>
          <w:del w:id="29926" w:author="Rev 7 Allen Wirfs-Brock" w:date="2012-04-27T13:29:00Z"/>
          <w:rFonts w:ascii="Times New Roman" w:hAnsi="Times New Roman"/>
        </w:rPr>
      </w:pPr>
      <w:del w:id="29927" w:author="Rev 7 Allen Wirfs-Brock" w:date="2012-04-27T13:29:00Z">
        <w:r w:rsidRPr="00E77497" w:rsidDel="00630A5A">
          <w:rPr>
            <w:rFonts w:ascii="Times New Roman" w:hAnsi="Times New Roman"/>
          </w:rPr>
          <w:delText xml:space="preserve">Let </w:delText>
        </w:r>
      </w:del>
      <w:del w:id="29928" w:author="Rev 7 Allen Wirfs-Brock" w:date="2012-04-20T14:20:00Z">
        <w:r w:rsidRPr="0025447D" w:rsidDel="001A5611">
          <w:rPr>
            <w:rFonts w:ascii="Times New Roman" w:hAnsi="Times New Roman"/>
            <w:i/>
          </w:rPr>
          <w:delText>proto</w:delText>
        </w:r>
        <w:r w:rsidRPr="00E77497" w:rsidDel="001A5611">
          <w:rPr>
            <w:rFonts w:ascii="Times New Roman" w:hAnsi="Times New Roman"/>
          </w:rPr>
          <w:delText xml:space="preserve"> </w:delText>
        </w:r>
      </w:del>
      <w:del w:id="29929" w:author="Rev 7 Allen Wirfs-Brock" w:date="2012-04-11T17:42:00Z">
        <w:r w:rsidRPr="005F7AD6" w:rsidDel="005F7AD6">
          <w:rPr>
            <w:rFonts w:ascii="Times New Roman" w:hAnsi="Times New Roman"/>
          </w:rPr>
          <w:delText xml:space="preserve">be the result </w:delText>
        </w:r>
        <w:r w:rsidRPr="00E77497" w:rsidDel="005F7AD6">
          <w:rPr>
            <w:rFonts w:ascii="Times New Roman" w:hAnsi="Times New Roman"/>
          </w:rPr>
          <w:delText xml:space="preserve">of creating a new object as would be constructed by the expression </w:delText>
        </w:r>
        <w:r w:rsidRPr="0025447D" w:rsidDel="005F7AD6">
          <w:rPr>
            <w:rFonts w:ascii="Courier New" w:hAnsi="Courier New"/>
            <w:b/>
          </w:rPr>
          <w:delText>new Object()</w:delText>
        </w:r>
        <w:r w:rsidRPr="00E77497" w:rsidDel="005F7AD6">
          <w:rPr>
            <w:rFonts w:ascii="Times New Roman" w:hAnsi="Times New Roman"/>
          </w:rPr>
          <w:delText xml:space="preserve">where </w:delText>
        </w:r>
        <w:r w:rsidRPr="0025447D" w:rsidDel="005F7AD6">
          <w:rPr>
            <w:rFonts w:ascii="Courier New" w:hAnsi="Courier New" w:cs="Courier New"/>
            <w:b/>
          </w:rPr>
          <w:delText>Object</w:delText>
        </w:r>
        <w:r w:rsidRPr="00E77497" w:rsidDel="005F7AD6">
          <w:rPr>
            <w:rFonts w:ascii="Times New Roman" w:hAnsi="Times New Roman"/>
          </w:rPr>
          <w:delText xml:space="preserve"> is the standard built-in constructor with that name</w:delText>
        </w:r>
      </w:del>
      <w:del w:id="29930" w:author="Rev 7 Allen Wirfs-Brock" w:date="2012-04-27T13:29:00Z">
        <w:r w:rsidRPr="00E77497" w:rsidDel="00630A5A">
          <w:rPr>
            <w:rFonts w:ascii="Times New Roman" w:hAnsi="Times New Roman"/>
          </w:rPr>
          <w:delText>.</w:delText>
        </w:r>
      </w:del>
    </w:p>
    <w:p w:rsidR="004C02EF" w:rsidRPr="00E77497" w:rsidRDefault="004C02EF" w:rsidP="0025447D">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ins w:id="29931" w:author="Rev 7 Allen Wirfs-Brock" w:date="2012-04-27T13:30:00Z">
        <w:r w:rsidR="00630A5A" w:rsidRPr="0025447D">
          <w:rPr>
            <w:rFonts w:ascii="Times New Roman" w:hAnsi="Times New Roman"/>
            <w:i/>
          </w:rPr>
          <w:t>prototype</w:t>
        </w:r>
        <w:r w:rsidR="00630A5A">
          <w:rPr>
            <w:rFonts w:ascii="Times New Roman" w:hAnsi="Times New Roman"/>
          </w:rPr>
          <w:t xml:space="preserve"> </w:t>
        </w:r>
      </w:ins>
      <w:r w:rsidRPr="00E77497">
        <w:rPr>
          <w:rFonts w:ascii="Times New Roman" w:hAnsi="Times New Roman"/>
        </w:rPr>
        <w:t xml:space="preserve">with arguments </w:t>
      </w:r>
      <w:r w:rsidRPr="0025447D">
        <w:rPr>
          <w:rFonts w:ascii="Courier New" w:hAnsi="Courier New" w:cs="Courier New"/>
          <w:b/>
        </w:rPr>
        <w:t>"constructor"</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t>
      </w:r>
      <w:del w:id="29932"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9933" w:author="Rev 7 Allen Wirfs-Brock" w:date="2012-04-27T13:50:00Z">
        <w:r w:rsidR="009E6839" w:rsidRPr="0025447D">
          <w:rPr>
            <w:rFonts w:ascii="Times New Roman" w:hAnsi="Times New Roman"/>
            <w:i/>
          </w:rPr>
          <w:t>writablePrototype</w:t>
        </w:r>
        <w:del w:id="29934" w:author="Rev 8 Allen Wirfs-Brock" w:date="2012-06-11T18:00:00Z">
          <w:r w:rsidR="009E6839" w:rsidRPr="0025447D" w:rsidDel="0025447D">
            <w:rPr>
              <w:rFonts w:ascii="Times New Roman" w:hAnsi="Times New Roman"/>
            </w:rPr>
            <w:delText xml:space="preserve"> </w:delText>
          </w:r>
        </w:del>
      </w:ins>
      <w:del w:id="29935" w:author="Rev 7 Allen Wirfs-Brock" w:date="2012-04-27T13:44:00Z">
        <w:r w:rsidRPr="0025447D" w:rsidDel="00254DA7">
          <w:rPr>
            <w:rFonts w:ascii="Times New Roman" w:hAnsi="Times New Roman"/>
          </w:rPr>
          <w:delText>true</w:delText>
        </w:r>
      </w:del>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ins w:id="29936" w:author="Rev 7 Allen Wirfs-Brock" w:date="2012-04-27T13:50:00Z">
        <w:r w:rsidR="009E6839" w:rsidRPr="0025447D">
          <w:rPr>
            <w:rFonts w:ascii="Times New Roman" w:hAnsi="Times New Roman"/>
            <w:i/>
          </w:rPr>
          <w:t>writablePrototype</w:t>
        </w:r>
        <w:r w:rsidR="009E6839" w:rsidRPr="0025447D">
          <w:rPr>
            <w:rFonts w:ascii="Times New Roman" w:hAnsi="Times New Roman"/>
          </w:rPr>
          <w:t xml:space="preserve"> </w:t>
        </w:r>
      </w:ins>
      <w:del w:id="29937" w:author="Rev 7 Allen Wirfs-Brock" w:date="2012-04-27T13:44:00Z">
        <w:r w:rsidRPr="0025447D" w:rsidDel="00254DA7">
          <w:rPr>
            <w:rFonts w:ascii="Times New Roman" w:hAnsi="Times New Roman"/>
            <w:b/>
          </w:rPr>
          <w:delText>true</w:delText>
        </w:r>
      </w:del>
      <w:r w:rsidRPr="00E77497">
        <w:rPr>
          <w:rFonts w:ascii="Times New Roman" w:hAnsi="Times New Roman"/>
        </w:rPr>
        <w:t xml:space="preserve">}, and </w:t>
      </w:r>
      <w:r w:rsidRPr="0025447D">
        <w:rPr>
          <w:rFonts w:ascii="Times New Roman" w:hAnsi="Times New Roman"/>
          <w:b/>
        </w:rPr>
        <w:t>false</w:t>
      </w:r>
      <w:r w:rsidRPr="00E77497">
        <w:rPr>
          <w:rFonts w:ascii="Times New Roman" w:hAnsi="Times New Roman"/>
        </w:rPr>
        <w:t>.</w:t>
      </w:r>
    </w:p>
    <w:p w:rsidR="004C02EF" w:rsidRPr="00E77497" w:rsidRDefault="004C02EF" w:rsidP="0025447D">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ins w:id="29938" w:author="Rev 7 Allen Wirfs-Brock" w:date="2012-04-27T13:39:00Z">
        <w:r w:rsidR="00254DA7" w:rsidRPr="00DC488D">
          <w:rPr>
            <w:rFonts w:ascii="Times New Roman" w:hAnsi="Times New Roman"/>
            <w:i/>
          </w:rPr>
          <w:t>prototype</w:t>
        </w:r>
        <w:r w:rsidR="00254DA7">
          <w:rPr>
            <w:rFonts w:ascii="Times New Roman" w:hAnsi="Times New Roman"/>
          </w:rPr>
          <w:t xml:space="preserve"> </w:t>
        </w:r>
      </w:ins>
      <w:del w:id="29939" w:author="Rev 7 Allen Wirfs-Brock" w:date="2012-04-20T14:23:00Z">
        <w:r w:rsidRPr="00E77497" w:rsidDel="001A5611">
          <w:rPr>
            <w:rFonts w:ascii="Times New Roman" w:hAnsi="Times New Roman"/>
            <w:i/>
          </w:rPr>
          <w:delText>proto</w:delText>
        </w:r>
      </w:del>
      <w:r w:rsidRPr="00E77497">
        <w:rPr>
          <w:rFonts w:ascii="Times New Roman" w:hAnsi="Times New Roman"/>
        </w:rPr>
        <w:t xml:space="preserve">, </w:t>
      </w:r>
      <w:del w:id="29940"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9941" w:author="Rev 7 Allen Wirfs-Brock" w:date="2012-04-27T13:50:00Z">
        <w:r w:rsidR="009E6839">
          <w:rPr>
            <w:rFonts w:ascii="Times New Roman" w:hAnsi="Times New Roman"/>
            <w:i/>
          </w:rPr>
          <w:t>writablePrototype</w:t>
        </w:r>
        <w:r w:rsidR="009E6839">
          <w:t xml:space="preserve"> </w:t>
        </w:r>
      </w:ins>
      <w:del w:id="29942" w:author="Rev 7 Allen Wirfs-Brock" w:date="2012-04-27T13:49:00Z">
        <w:r w:rsidRPr="00E77497" w:rsidDel="009E6839">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rsidR="004C02EF" w:rsidRPr="00E77497" w:rsidDel="00630A5A" w:rsidRDefault="004C02EF">
      <w:pPr>
        <w:numPr>
          <w:ilvl w:val="0"/>
          <w:numId w:val="883"/>
        </w:numPr>
        <w:contextualSpacing/>
        <w:rPr>
          <w:del w:id="29943" w:author="Rev 7 Allen Wirfs-Brock" w:date="2012-04-27T13:31:00Z"/>
          <w:rFonts w:ascii="Times New Roman" w:hAnsi="Times New Roman"/>
        </w:rPr>
        <w:pPrChange w:id="29944" w:author="Rev 8 Allen Wirfs-Brock" w:date="2012-06-11T18:04:00Z">
          <w:pPr>
            <w:numPr>
              <w:numId w:val="758"/>
            </w:numPr>
            <w:tabs>
              <w:tab w:val="num" w:pos="720"/>
            </w:tabs>
            <w:ind w:left="720" w:hanging="360"/>
            <w:contextualSpacing/>
          </w:pPr>
        </w:pPrChange>
      </w:pPr>
      <w:del w:id="29945" w:author="Rev 7 Allen Wirfs-Brock" w:date="2012-04-27T13:31:00Z">
        <w:r w:rsidRPr="00E77497" w:rsidDel="00630A5A">
          <w:rPr>
            <w:rFonts w:ascii="Times New Roman" w:hAnsi="Times New Roman"/>
          </w:rPr>
          <w:delText xml:space="preserve">If </w:delText>
        </w:r>
        <w:r w:rsidRPr="00E77497" w:rsidDel="00630A5A">
          <w:rPr>
            <w:rFonts w:ascii="Times New Roman" w:hAnsi="Times New Roman"/>
            <w:i/>
          </w:rPr>
          <w:delText>Strict</w:delText>
        </w:r>
        <w:r w:rsidRPr="00E77497" w:rsidDel="00630A5A">
          <w:rPr>
            <w:rFonts w:ascii="Times New Roman" w:hAnsi="Times New Roman"/>
          </w:rPr>
          <w:delText xml:space="preserve"> is </w:delText>
        </w:r>
        <w:r w:rsidRPr="00E77497" w:rsidDel="00630A5A">
          <w:rPr>
            <w:rFonts w:ascii="Times New Roman" w:hAnsi="Times New Roman"/>
            <w:b/>
          </w:rPr>
          <w:delText>true</w:delText>
        </w:r>
        <w:r w:rsidRPr="00E77497" w:rsidDel="00630A5A">
          <w:rPr>
            <w:rFonts w:ascii="Times New Roman" w:hAnsi="Times New Roman"/>
          </w:rPr>
          <w:delText>, then</w:delText>
        </w:r>
      </w:del>
    </w:p>
    <w:p w:rsidR="004C02EF" w:rsidRPr="00E77497" w:rsidDel="00630A5A" w:rsidRDefault="004C02EF">
      <w:pPr>
        <w:contextualSpacing/>
        <w:rPr>
          <w:del w:id="29946" w:author="Rev 7 Allen Wirfs-Brock" w:date="2012-04-27T13:31:00Z"/>
          <w:rFonts w:ascii="Times New Roman" w:hAnsi="Times New Roman"/>
        </w:rPr>
        <w:pPrChange w:id="29947" w:author="Rev 8 Allen Wirfs-Brock" w:date="2012-06-11T18:04:00Z">
          <w:pPr>
            <w:numPr>
              <w:ilvl w:val="1"/>
              <w:numId w:val="146"/>
            </w:numPr>
            <w:tabs>
              <w:tab w:val="num" w:pos="1080"/>
            </w:tabs>
            <w:ind w:left="1080" w:hanging="360"/>
            <w:contextualSpacing/>
          </w:pPr>
        </w:pPrChange>
      </w:pPr>
      <w:del w:id="29948" w:author="Rev 7 Allen Wirfs-Brock" w:date="2012-04-27T13:31:00Z">
        <w:r w:rsidRPr="00E77497" w:rsidDel="00630A5A">
          <w:rPr>
            <w:rFonts w:ascii="Times New Roman" w:hAnsi="Times New Roman"/>
          </w:rPr>
          <w:delText xml:space="preserve">Let </w:delText>
        </w:r>
        <w:r w:rsidRPr="00E77497" w:rsidDel="00630A5A">
          <w:rPr>
            <w:rFonts w:ascii="Times New Roman" w:hAnsi="Times New Roman"/>
            <w:i/>
          </w:rPr>
          <w:delText>thrower</w:delText>
        </w:r>
        <w:r w:rsidRPr="00E77497" w:rsidDel="00630A5A">
          <w:rPr>
            <w:rFonts w:ascii="Times New Roman" w:hAnsi="Times New Roman"/>
          </w:rPr>
          <w:delText xml:space="preserve"> be the [[ThrowTypeError]] function Object (13.2.3).</w:delText>
        </w:r>
      </w:del>
    </w:p>
    <w:p w:rsidR="004C02EF" w:rsidRPr="00E77497" w:rsidDel="00630A5A" w:rsidRDefault="004C02EF">
      <w:pPr>
        <w:contextualSpacing/>
        <w:rPr>
          <w:del w:id="29949" w:author="Rev 7 Allen Wirfs-Brock" w:date="2012-04-27T13:31:00Z"/>
          <w:rFonts w:ascii="Times New Roman" w:hAnsi="Times New Roman"/>
        </w:rPr>
        <w:pPrChange w:id="29950" w:author="Rev 8 Allen Wirfs-Brock" w:date="2012-06-11T18:04:00Z">
          <w:pPr>
            <w:numPr>
              <w:ilvl w:val="1"/>
              <w:numId w:val="146"/>
            </w:numPr>
            <w:tabs>
              <w:tab w:val="num" w:pos="1080"/>
            </w:tabs>
            <w:ind w:left="1080" w:hanging="360"/>
            <w:contextualSpacing/>
          </w:pPr>
        </w:pPrChange>
      </w:pPr>
      <w:del w:id="29951"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"caller"</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rsidR="004C02EF" w:rsidRPr="00E77497" w:rsidDel="00630A5A" w:rsidRDefault="004C02EF">
      <w:pPr>
        <w:contextualSpacing/>
        <w:rPr>
          <w:del w:id="29952" w:author="Rev 7 Allen Wirfs-Brock" w:date="2012-04-27T13:31:00Z"/>
          <w:rFonts w:ascii="Times New Roman" w:hAnsi="Times New Roman"/>
        </w:rPr>
        <w:pPrChange w:id="29953" w:author="Rev 8 Allen Wirfs-Brock" w:date="2012-06-11T18:04:00Z">
          <w:pPr>
            <w:numPr>
              <w:ilvl w:val="1"/>
              <w:numId w:val="146"/>
            </w:numPr>
            <w:tabs>
              <w:tab w:val="num" w:pos="1080"/>
            </w:tabs>
            <w:ind w:left="1080" w:hanging="360"/>
            <w:contextualSpacing/>
          </w:pPr>
        </w:pPrChange>
      </w:pPr>
      <w:del w:id="29954"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"arguments"</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rsidR="002174E2" w:rsidRPr="00E77497" w:rsidDel="00630A5A" w:rsidRDefault="002174E2">
      <w:pPr>
        <w:contextualSpacing/>
        <w:rPr>
          <w:ins w:id="29955" w:author="Rev 4 Allen Wirfs-Brock" w:date="2011-10-18T12:07:00Z"/>
          <w:del w:id="29956" w:author="Rev 7 Allen Wirfs-Brock" w:date="2012-04-27T13:31:00Z"/>
          <w:rFonts w:ascii="Times New Roman" w:hAnsi="Times New Roman"/>
        </w:rPr>
        <w:pPrChange w:id="29957" w:author="Rev 8 Allen Wirfs-Brock" w:date="2012-06-11T18:04:00Z">
          <w:pPr>
            <w:numPr>
              <w:numId w:val="758"/>
            </w:numPr>
            <w:tabs>
              <w:tab w:val="num" w:pos="720"/>
            </w:tabs>
            <w:ind w:left="720" w:hanging="360"/>
            <w:contextualSpacing/>
          </w:pPr>
        </w:pPrChange>
      </w:pPr>
      <w:ins w:id="29958" w:author="Rev 4 Allen Wirfs-Brock" w:date="2011-10-18T12:07:00Z">
        <w:del w:id="29959" w:author="Rev 7 Allen Wirfs-Brock" w:date="2012-04-27T13:31:00Z">
          <w:r w:rsidRPr="00E77497" w:rsidDel="00630A5A">
            <w:rPr>
              <w:rFonts w:ascii="Times New Roman" w:hAnsi="Times New Roman"/>
            </w:rPr>
            <w:delText xml:space="preserve">Set the [[Strict]] internal property of </w:delText>
          </w:r>
          <w:r w:rsidRPr="00E77497" w:rsidDel="00630A5A">
            <w:rPr>
              <w:rFonts w:ascii="Times New Roman" w:hAnsi="Times New Roman"/>
              <w:i/>
            </w:rPr>
            <w:delText xml:space="preserve">F </w:delText>
          </w:r>
          <w:r w:rsidRPr="00E77497" w:rsidDel="00630A5A">
            <w:rPr>
              <w:rFonts w:ascii="Times New Roman" w:hAnsi="Times New Roman"/>
            </w:rPr>
            <w:delText xml:space="preserve">to </w:delText>
          </w:r>
        </w:del>
      </w:ins>
      <w:ins w:id="29960" w:author="Rev 4 Allen Wirfs-Brock" w:date="2011-10-18T12:08:00Z">
        <w:del w:id="29961" w:author="Rev 7 Allen Wirfs-Brock" w:date="2012-04-27T13:31:00Z">
          <w:r w:rsidR="003F3F83" w:rsidRPr="00E77497" w:rsidDel="00630A5A">
            <w:rPr>
              <w:rFonts w:ascii="Times New Roman" w:hAnsi="Times New Roman"/>
              <w:i/>
            </w:rPr>
            <w:delText>Strict</w:delText>
          </w:r>
        </w:del>
      </w:ins>
      <w:ins w:id="29962" w:author="Rev 4 Allen Wirfs-Brock" w:date="2011-10-18T12:07:00Z">
        <w:del w:id="29963" w:author="Rev 7 Allen Wirfs-Brock" w:date="2012-04-27T13:31:00Z">
          <w:r w:rsidRPr="00E77497" w:rsidDel="00630A5A">
            <w:rPr>
              <w:rFonts w:ascii="Times New Roman" w:hAnsi="Times New Roman"/>
            </w:rPr>
            <w:delText>.</w:delText>
          </w:r>
        </w:del>
      </w:ins>
    </w:p>
    <w:p w:rsidR="004C02EF" w:rsidRPr="00E77497" w:rsidRDefault="004C02EF" w:rsidP="00AF0266">
      <w:pPr>
        <w:numPr>
          <w:ilvl w:val="0"/>
          <w:numId w:val="884"/>
        </w:numPr>
        <w:contextualSpacing/>
        <w:rPr>
          <w:rFonts w:ascii="Times New Roman" w:hAnsi="Times New Roman"/>
        </w:rPr>
      </w:pPr>
      <w:r w:rsidRPr="00E77497">
        <w:rPr>
          <w:rFonts w:ascii="Times New Roman" w:hAnsi="Times New Roman"/>
        </w:rPr>
        <w:t>Return</w:t>
      </w:r>
      <w:del w:id="29964" w:author="Rev 7 Allen Wirfs-Brock" w:date="2012-04-27T13:39:00Z">
        <w:r w:rsidRPr="00E77497" w:rsidDel="00254DA7">
          <w:rPr>
            <w:rFonts w:ascii="Times New Roman" w:hAnsi="Times New Roman"/>
          </w:rPr>
          <w:delText xml:space="preserve"> </w:delText>
        </w:r>
        <w:r w:rsidRPr="00E77497" w:rsidDel="00254DA7">
          <w:rPr>
            <w:rFonts w:ascii="Times New Roman" w:hAnsi="Times New Roman"/>
            <w:i/>
          </w:rPr>
          <w:delText>F</w:delText>
        </w:r>
      </w:del>
      <w:r w:rsidRPr="00E77497">
        <w:rPr>
          <w:rFonts w:ascii="Times New Roman" w:hAnsi="Times New Roman"/>
        </w:rPr>
        <w:t>.</w:t>
      </w:r>
    </w:p>
    <w:p w:rsidR="004C02EF" w:rsidRPr="00E77497" w:rsidDel="00254DA7" w:rsidRDefault="004C02EF" w:rsidP="004C02EF">
      <w:pPr>
        <w:pStyle w:val="Note"/>
        <w:rPr>
          <w:del w:id="29965" w:author="Rev 7 Allen Wirfs-Brock" w:date="2012-04-27T13:37:00Z"/>
        </w:rPr>
      </w:pPr>
      <w:del w:id="29966" w:author="Rev 7 Allen Wirfs-Brock" w:date="2012-04-27T13:37:00Z">
        <w:r w:rsidRPr="00E77497" w:rsidDel="00254DA7">
          <w:delText>NOTE</w:delText>
        </w:r>
        <w:r w:rsidRPr="00E77497" w:rsidDel="00254DA7">
          <w:tab/>
          <w:delText xml:space="preserve">A </w:delText>
        </w:r>
        <w:r w:rsidRPr="00E77497" w:rsidDel="00254DA7">
          <w:rPr>
            <w:rFonts w:ascii="Courier New" w:hAnsi="Courier New"/>
            <w:b/>
            <w:color w:val="000000"/>
          </w:rPr>
          <w:delText>prototype</w:delText>
        </w:r>
        <w:r w:rsidRPr="00E77497" w:rsidDel="00254DA7">
          <w:delText xml:space="preserve"> property is automatically created for every function, to allow for the possibility that the function will be used as a constructor.</w:delText>
        </w:r>
      </w:del>
    </w:p>
    <w:p w:rsidR="004C02EF" w:rsidRPr="00E77497" w:rsidRDefault="004C02EF" w:rsidP="00DA3106">
      <w:pPr>
        <w:pStyle w:val="Heading4"/>
        <w:numPr>
          <w:ilvl w:val="0"/>
          <w:numId w:val="0"/>
        </w:numPr>
      </w:pPr>
      <w:bookmarkStart w:id="29967" w:name="_Ref463865954"/>
      <w:bookmarkStart w:id="29968" w:name="_Toc472818898"/>
      <w:bookmarkStart w:id="29969" w:name="_Toc235503474"/>
      <w:bookmarkStart w:id="29970" w:name="_Toc241509249"/>
      <w:bookmarkStart w:id="29971" w:name="_Toc244416736"/>
      <w:bookmarkStart w:id="29972" w:name="_Toc276631100"/>
      <w:r w:rsidRPr="00E77497">
        <w:t>13.</w:t>
      </w:r>
      <w:del w:id="29973" w:author="Rev 6 Allen Wirfs-Brock" w:date="2012-02-27T10:01:00Z">
        <w:r w:rsidRPr="00E77497" w:rsidDel="00BB761E">
          <w:delText>2</w:delText>
        </w:r>
      </w:del>
      <w:ins w:id="29974" w:author="Rev 6 Allen Wirfs-Brock" w:date="2012-02-27T10:01:00Z">
        <w:del w:id="29975" w:author="Rev 7 Allen Wirfs-Brock" w:date="2012-04-17T14:28:00Z">
          <w:r w:rsidR="00BB761E" w:rsidDel="00AA5DC6">
            <w:delText>1</w:delText>
          </w:r>
        </w:del>
      </w:ins>
      <w:ins w:id="29976" w:author="Rev 7 Allen Wirfs-Brock" w:date="2012-04-26T10:50:00Z">
        <w:del w:id="29977" w:author="Rev 10 Allen Wirfs-Brock" w:date="2012-08-13T18:43:00Z">
          <w:r w:rsidR="00572B17" w:rsidDel="00C700A2">
            <w:delText>5</w:delText>
          </w:r>
        </w:del>
      </w:ins>
      <w:ins w:id="29978" w:author="Rev 10 Allen Wirfs-Brock" w:date="2012-08-13T18:43:00Z">
        <w:r w:rsidR="00C700A2">
          <w:t>6</w:t>
        </w:r>
      </w:ins>
      <w:ins w:id="29979" w:author="Rev 6 Allen Wirfs-Brock" w:date="2012-02-27T10:03:00Z">
        <w:del w:id="29980" w:author="Rev 7 Allen Wirfs-Brock" w:date="2012-04-19T15:00:00Z">
          <w:r w:rsidR="00DA3106" w:rsidDel="00912F02">
            <w:delText>.1</w:delText>
          </w:r>
        </w:del>
      </w:ins>
      <w:r w:rsidRPr="00E77497">
        <w:t>.1</w:t>
      </w:r>
      <w:r w:rsidRPr="00E77497">
        <w:tab/>
        <w:t>[[Call]]</w:t>
      </w:r>
      <w:bookmarkEnd w:id="29967"/>
      <w:bookmarkEnd w:id="29968"/>
      <w:bookmarkEnd w:id="29969"/>
      <w:bookmarkEnd w:id="29970"/>
      <w:bookmarkEnd w:id="29971"/>
      <w:bookmarkEnd w:id="29972"/>
      <w:ins w:id="29981" w:author="Rev 11 Allen Wirfs-Brock" w:date="2012-10-23T15:24:00Z">
        <w:r w:rsidR="00E435B1">
          <w:t xml:space="preserve"> Internal Method</w:t>
        </w:r>
      </w:ins>
    </w:p>
    <w:p w:rsidR="004C02EF" w:rsidRPr="00E77497" w:rsidRDefault="004C02EF" w:rsidP="004C02EF">
      <w:del w:id="29982" w:author="Rev 10 Allen Wirfs-Brock" w:date="2012-08-13T17:14:00Z">
        <w:r w:rsidRPr="00E77497" w:rsidDel="0003414D">
          <w:delText>When t</w:delText>
        </w:r>
      </w:del>
      <w:ins w:id="29983" w:author="Rev 10 Allen Wirfs-Brock" w:date="2012-08-13T17:14:00Z">
        <w:r w:rsidR="0003414D">
          <w:t>T</w:t>
        </w:r>
      </w:ins>
      <w:r w:rsidRPr="00E77497">
        <w:t xml:space="preserve">he [[Call]] internal method for a Function object </w:t>
      </w:r>
      <w:r w:rsidRPr="00E77497">
        <w:rPr>
          <w:rFonts w:ascii="Times New Roman" w:hAnsi="Times New Roman"/>
          <w:i/>
        </w:rPr>
        <w:t>F</w:t>
      </w:r>
      <w:r w:rsidRPr="00E77497">
        <w:t xml:space="preserve"> is called with </w:t>
      </w:r>
      <w:del w:id="29984" w:author="Rev 10 Allen Wirfs-Brock" w:date="2012-08-13T17:12:00Z">
        <w:r w:rsidRPr="00E77497" w:rsidDel="0003414D">
          <w:delText xml:space="preserve">a </w:delText>
        </w:r>
      </w:del>
      <w:ins w:id="29985" w:author="Rev 10 Allen Wirfs-Brock" w:date="2012-08-13T17:12:00Z">
        <w:r w:rsidR="0003414D">
          <w:t>parameters</w:t>
        </w:r>
        <w:r w:rsidR="0003414D" w:rsidRPr="00E77497">
          <w:t xml:space="preserve"> </w:t>
        </w:r>
      </w:ins>
      <w:r w:rsidRPr="006637C6">
        <w:rPr>
          <w:rFonts w:ascii="Times New Roman" w:hAnsi="Times New Roman"/>
          <w:i/>
        </w:rPr>
        <w:t>this</w:t>
      </w:r>
      <w:ins w:id="29986" w:author="Rev 7 Allen Wirfs-Brock" w:date="2012-04-26T09:29:00Z">
        <w:r w:rsidR="00047BCC">
          <w:rPr>
            <w:rFonts w:ascii="Times New Roman" w:hAnsi="Times New Roman"/>
            <w:i/>
          </w:rPr>
          <w:t>Argument</w:t>
        </w:r>
      </w:ins>
      <w:del w:id="29987" w:author="Rev 7 Allen Wirfs-Brock" w:date="2012-04-26T09:24:00Z">
        <w:r w:rsidRPr="006637C6" w:rsidDel="00047BCC">
          <w:rPr>
            <w:rFonts w:ascii="Times New Roman" w:hAnsi="Times New Roman"/>
            <w:i/>
          </w:rPr>
          <w:delText xml:space="preserve"> v</w:delText>
        </w:r>
      </w:del>
      <w:del w:id="29988" w:author="Rev 7 Allen Wirfs-Brock" w:date="2012-04-26T09:29:00Z">
        <w:r w:rsidRPr="006637C6" w:rsidDel="00047BCC">
          <w:rPr>
            <w:rFonts w:ascii="Times New Roman" w:hAnsi="Times New Roman"/>
            <w:i/>
          </w:rPr>
          <w:delText>alue</w:delText>
        </w:r>
      </w:del>
      <w:r w:rsidRPr="00E77497">
        <w:t xml:space="preserve"> and </w:t>
      </w:r>
      <w:ins w:id="29989" w:author="Rev 10 Allen Wirfs-Brock" w:date="2012-08-13T17:13:00Z">
        <w:r w:rsidR="0003414D" w:rsidRPr="0003414D">
          <w:rPr>
            <w:rFonts w:ascii="Times New Roman" w:hAnsi="Times New Roman"/>
            <w:i/>
          </w:rPr>
          <w:t>argumentsList</w:t>
        </w:r>
        <w:r w:rsidR="0003414D">
          <w:t xml:space="preserve">, </w:t>
        </w:r>
      </w:ins>
      <w:r w:rsidRPr="00E77497">
        <w:t xml:space="preserve">a </w:t>
      </w:r>
      <w:del w:id="29990" w:author="Rev 10 Allen Wirfs-Brock" w:date="2012-08-13T17:14:00Z">
        <w:r w:rsidRPr="00E77497" w:rsidDel="0003414D">
          <w:delText xml:space="preserve">list </w:delText>
        </w:r>
      </w:del>
      <w:ins w:id="29991" w:author="Rev 10 Allen Wirfs-Brock" w:date="2012-08-13T17:14:00Z">
        <w:r w:rsidR="0003414D">
          <w:t>L</w:t>
        </w:r>
        <w:r w:rsidR="0003414D" w:rsidRPr="00E77497">
          <w:t xml:space="preserve">ist </w:t>
        </w:r>
      </w:ins>
      <w:r w:rsidRPr="00E77497">
        <w:t xml:space="preserve">of </w:t>
      </w:r>
      <w:del w:id="29992" w:author="Rev 10 Allen Wirfs-Brock" w:date="2012-08-13T17:14:00Z">
        <w:r w:rsidRPr="00E77497" w:rsidDel="0003414D">
          <w:delText>arguments</w:delText>
        </w:r>
      </w:del>
      <w:ins w:id="29993" w:author="Rev 10 Allen Wirfs-Brock" w:date="2012-08-13T17:14:00Z">
        <w:r w:rsidR="0003414D">
          <w:t>ECMAScript values</w:t>
        </w:r>
      </w:ins>
      <w:del w:id="29994" w:author="Rev 10 Allen Wirfs-Brock" w:date="2012-08-13T17:14:00Z">
        <w:r w:rsidRPr="00E77497" w:rsidDel="0003414D">
          <w:delText xml:space="preserve">, </w:delText>
        </w:r>
      </w:del>
      <w:ins w:id="29995" w:author="Rev 10 Allen Wirfs-Brock" w:date="2012-08-13T17:14:00Z">
        <w:r w:rsidR="0003414D">
          <w:t>.</w:t>
        </w:r>
        <w:r w:rsidR="0003414D" w:rsidRPr="00E77497">
          <w:t xml:space="preserve"> </w:t>
        </w:r>
      </w:ins>
      <w:del w:id="29996" w:author="Rev 10 Allen Wirfs-Brock" w:date="2012-08-13T17:14:00Z">
        <w:r w:rsidRPr="00E77497" w:rsidDel="0003414D">
          <w:delText xml:space="preserve">the </w:delText>
        </w:r>
      </w:del>
      <w:ins w:id="29997" w:author="Rev 10 Allen Wirfs-Brock" w:date="2012-08-13T17:14:00Z">
        <w:r w:rsidR="0003414D">
          <w:t>T</w:t>
        </w:r>
        <w:r w:rsidR="0003414D" w:rsidRPr="00E77497">
          <w:t xml:space="preserve">he </w:t>
        </w:r>
      </w:ins>
      <w:r w:rsidRPr="00E77497">
        <w:t>following steps are taken:</w:t>
      </w:r>
    </w:p>
    <w:p w:rsidR="009B3B81" w:rsidRDefault="009B3B81" w:rsidP="00150A49">
      <w:pPr>
        <w:pStyle w:val="Alg4"/>
        <w:numPr>
          <w:ilvl w:val="0"/>
          <w:numId w:val="147"/>
        </w:numPr>
        <w:rPr>
          <w:ins w:id="29998" w:author="Rev 6 Allen Wirfs-Brock" w:date="2012-02-26T10:04:00Z"/>
        </w:rPr>
      </w:pPr>
      <w:ins w:id="29999" w:author="Rev 6 Allen Wirfs-Brock" w:date="2012-02-26T10:04:00Z">
        <w:r>
          <w:t xml:space="preserve">Let </w:t>
        </w:r>
        <w:r w:rsidRPr="009B3B81">
          <w:rPr>
            <w:i/>
          </w:rPr>
          <w:t>callerContext</w:t>
        </w:r>
        <w:r>
          <w:t xml:space="preserve"> be the </w:t>
        </w:r>
      </w:ins>
      <w:ins w:id="30000" w:author="Rev 8 Allen Wirfs-Brock" w:date="2012-06-13T16:03:00Z">
        <w:r w:rsidR="00B33FB4">
          <w:t>running</w:t>
        </w:r>
        <w:r w:rsidR="00B33FB4" w:rsidRPr="00E77497">
          <w:t xml:space="preserve"> </w:t>
        </w:r>
      </w:ins>
      <w:ins w:id="30001" w:author="Rev 6 Allen Wirfs-Brock" w:date="2012-02-26T10:04:00Z">
        <w:del w:id="30002" w:author="Rev 8 Allen Wirfs-Brock" w:date="2012-06-13T16:03:00Z">
          <w:r w:rsidDel="00B33FB4">
            <w:delText xml:space="preserve">current </w:delText>
          </w:r>
        </w:del>
        <w:r>
          <w:t>execution context.</w:t>
        </w:r>
      </w:ins>
    </w:p>
    <w:p w:rsidR="002F42C1" w:rsidRDefault="00336191" w:rsidP="00150A49">
      <w:pPr>
        <w:pStyle w:val="Alg4"/>
        <w:numPr>
          <w:ilvl w:val="0"/>
          <w:numId w:val="147"/>
        </w:numPr>
        <w:rPr>
          <w:ins w:id="30003" w:author="Rev 7 Allen Wirfs-Brock" w:date="2012-05-02T10:56:00Z"/>
        </w:rPr>
      </w:pPr>
      <w:ins w:id="30004" w:author="Rev 9 Allen Wirfs-Brock" w:date="2012-06-29T11:34:00Z">
        <w:r>
          <w:t xml:space="preserve">If, </w:t>
        </w:r>
        <w:r w:rsidRPr="00BC2562">
          <w:rPr>
            <w:i/>
          </w:rPr>
          <w:t>callerContext</w:t>
        </w:r>
        <w:r>
          <w:t xml:space="preserve"> is not already suspended, then </w:t>
        </w:r>
      </w:ins>
      <w:ins w:id="30005" w:author="Rev 7 Allen Wirfs-Brock" w:date="2012-05-02T10:56:00Z">
        <w:r w:rsidR="002F42C1">
          <w:t xml:space="preserve">Suspend </w:t>
        </w:r>
        <w:r w:rsidR="002F42C1" w:rsidRPr="002F42C1">
          <w:rPr>
            <w:i/>
          </w:rPr>
          <w:t>callerContext</w:t>
        </w:r>
        <w:r w:rsidR="002F42C1">
          <w:t>.</w:t>
        </w:r>
      </w:ins>
    </w:p>
    <w:p w:rsidR="004C02EF" w:rsidRPr="00E77497" w:rsidRDefault="004F1DC9" w:rsidP="00150A49">
      <w:pPr>
        <w:pStyle w:val="Alg4"/>
        <w:numPr>
          <w:ilvl w:val="0"/>
          <w:numId w:val="147"/>
        </w:numPr>
      </w:pPr>
      <w:ins w:id="30006" w:author="Rev 7 Allen Wirfs-Brock" w:date="2012-04-26T09:45:00Z">
        <w:r>
          <w:t xml:space="preserve">Let </w:t>
        </w:r>
        <w:r w:rsidRPr="006637C6">
          <w:rPr>
            <w:i/>
          </w:rPr>
          <w:t>calleeContext</w:t>
        </w:r>
        <w:r>
          <w:t xml:space="preserve"> be a new </w:t>
        </w:r>
      </w:ins>
      <w:ins w:id="30007" w:author="Rev 10 Allen Wirfs-Brock" w:date="2012-09-07T14:52:00Z">
        <w:r w:rsidR="004D5ACB">
          <w:t xml:space="preserve">ECMAScript Code </w:t>
        </w:r>
      </w:ins>
      <w:ins w:id="30008" w:author="Rev 7 Allen Wirfs-Brock" w:date="2012-04-26T09:45:00Z">
        <w:r>
          <w:t>execution context.</w:t>
        </w:r>
      </w:ins>
      <w:del w:id="30009" w:author="Rev 7 Allen Wirfs-Brock" w:date="2012-04-26T09:46:00Z">
        <w:r w:rsidR="004C02EF" w:rsidRPr="00E77497" w:rsidDel="004F1DC9">
          <w:delText xml:space="preserve">Let </w:delText>
        </w:r>
        <w:r w:rsidR="004C02EF" w:rsidRPr="00E77497" w:rsidDel="004F1DC9">
          <w:rPr>
            <w:i/>
          </w:rPr>
          <w:delText xml:space="preserve">funcCtx </w:delText>
        </w:r>
      </w:del>
      <w:ins w:id="30010" w:author="Rev 6 Allen Wirfs-Brock" w:date="2012-02-26T10:07:00Z">
        <w:del w:id="30011" w:author="Rev 7 Allen Wirfs-Brock" w:date="2012-04-26T09:46:00Z">
          <w:r w:rsidR="009B3B81" w:rsidDel="004F1DC9">
            <w:rPr>
              <w:i/>
            </w:rPr>
            <w:delText>status</w:delText>
          </w:r>
          <w:r w:rsidR="009B3B81" w:rsidRPr="00E77497" w:rsidDel="004F1DC9">
            <w:rPr>
              <w:i/>
            </w:rPr>
            <w:delText xml:space="preserve"> </w:delText>
          </w:r>
        </w:del>
      </w:ins>
      <w:del w:id="30012" w:author="Rev 7 Allen Wirfs-Brock" w:date="2012-04-26T09:46:00Z">
        <w:r w:rsidR="004C02EF" w:rsidRPr="00E77497" w:rsidDel="004F1DC9">
          <w:delText xml:space="preserve">be the result of establishing a new execution context for function code using the value of </w:delText>
        </w:r>
        <w:r w:rsidR="004C02EF" w:rsidRPr="00E77497" w:rsidDel="004F1DC9">
          <w:rPr>
            <w:i/>
          </w:rPr>
          <w:delText>F</w:delText>
        </w:r>
        <w:r w:rsidR="004C02EF" w:rsidRPr="00E77497" w:rsidDel="004F1DC9">
          <w:delText xml:space="preserve">'s [[FormalParameters]] internal property, the passed arguments List </w:delText>
        </w:r>
        <w:r w:rsidR="004C02EF" w:rsidRPr="00E77497" w:rsidDel="004F1DC9">
          <w:rPr>
            <w:i/>
          </w:rPr>
          <w:delText>args</w:delText>
        </w:r>
        <w:r w:rsidR="004C02EF" w:rsidRPr="00E77497" w:rsidDel="004F1DC9">
          <w:delText xml:space="preserve">, and the </w:delText>
        </w:r>
        <w:r w:rsidR="004C02EF" w:rsidRPr="00E77497" w:rsidDel="004F1DC9">
          <w:rPr>
            <w:b/>
          </w:rPr>
          <w:delText>this</w:delText>
        </w:r>
        <w:r w:rsidR="004C02EF" w:rsidRPr="00E77497" w:rsidDel="004F1DC9">
          <w:delText xml:space="preserve"> value as described in 10.4.3.</w:delText>
        </w:r>
      </w:del>
    </w:p>
    <w:p w:rsidR="00755897" w:rsidDel="002F3BF4" w:rsidRDefault="00755897" w:rsidP="0070374F">
      <w:pPr>
        <w:pStyle w:val="Alg4"/>
        <w:numPr>
          <w:ilvl w:val="0"/>
          <w:numId w:val="147"/>
        </w:numPr>
        <w:tabs>
          <w:tab w:val="left" w:pos="720"/>
        </w:tabs>
        <w:rPr>
          <w:ins w:id="30013" w:author="Rev 7 Allen Wirfs-Brock" w:date="2012-04-26T09:49:00Z"/>
          <w:del w:id="30014" w:author="Rev 10 Allen Wirfs-Brock" w:date="2012-09-07T14:04:00Z"/>
        </w:rPr>
      </w:pPr>
      <w:ins w:id="30015" w:author="Rev 7 Allen Wirfs-Brock" w:date="2012-04-26T09:49:00Z">
        <w:del w:id="30016" w:author="Rev 10 Allen Wirfs-Brock" w:date="2012-09-07T14:03:00Z">
          <w:r w:rsidRPr="00E77497" w:rsidDel="002F3BF4">
            <w:delText xml:space="preserve">Set </w:delText>
          </w:r>
          <w:r w:rsidRPr="00250FC6" w:rsidDel="002F3BF4">
            <w:rPr>
              <w:i/>
            </w:rPr>
            <w:delText>calleeContext</w:delText>
          </w:r>
        </w:del>
      </w:ins>
      <w:ins w:id="30017" w:author="Rev 7 Allen Wirfs-Brock" w:date="2012-05-02T10:57:00Z">
        <w:del w:id="30018" w:author="Rev 10 Allen Wirfs-Brock" w:date="2012-09-07T14:03:00Z">
          <w:r w:rsidR="002F42C1" w:rsidDel="002F3BF4">
            <w:rPr>
              <w:i/>
            </w:rPr>
            <w:delText xml:space="preserve">’s </w:delText>
          </w:r>
          <w:r w:rsidR="002F42C1" w:rsidRPr="001936FC" w:rsidDel="002F3BF4">
            <w:delText>PreviousContext</w:delText>
          </w:r>
        </w:del>
      </w:ins>
      <w:ins w:id="30019" w:author="Rev 7 Allen Wirfs-Brock" w:date="2012-04-26T09:49:00Z">
        <w:del w:id="30020" w:author="Rev 10 Allen Wirfs-Brock" w:date="2012-09-07T14:03:00Z">
          <w:r w:rsidDel="002F3BF4">
            <w:delText xml:space="preserve"> </w:delText>
          </w:r>
          <w:r w:rsidRPr="00E77497" w:rsidDel="002F3BF4">
            <w:delText xml:space="preserve">to </w:delText>
          </w:r>
          <w:r w:rsidRPr="00250FC6" w:rsidDel="002F3BF4">
            <w:rPr>
              <w:i/>
            </w:rPr>
            <w:delText>callerContext</w:delText>
          </w:r>
          <w:r w:rsidRPr="00E77497" w:rsidDel="002F3BF4">
            <w:delText>.</w:delText>
          </w:r>
        </w:del>
      </w:ins>
    </w:p>
    <w:p w:rsidR="001936FC" w:rsidRDefault="001936FC" w:rsidP="0070374F">
      <w:pPr>
        <w:pStyle w:val="Alg4"/>
        <w:numPr>
          <w:ilvl w:val="0"/>
          <w:numId w:val="147"/>
        </w:numPr>
        <w:tabs>
          <w:tab w:val="left" w:pos="720"/>
        </w:tabs>
        <w:rPr>
          <w:ins w:id="30021" w:author="Rev 7 Allen Wirfs-Brock" w:date="2012-05-02T11:03:00Z"/>
        </w:rPr>
      </w:pPr>
      <w:ins w:id="30022" w:author="Rev 7 Allen Wirfs-Brock" w:date="2012-05-02T11:03:00Z">
        <w:r>
          <w:t xml:space="preserve">Set </w:t>
        </w:r>
        <w:r w:rsidRPr="001936FC">
          <w:rPr>
            <w:i/>
          </w:rPr>
          <w:t>calleeContext</w:t>
        </w:r>
      </w:ins>
      <w:ins w:id="30023" w:author="Rev 7 Allen Wirfs-Brock" w:date="2012-05-02T11:04:00Z">
        <w:r w:rsidRPr="001936FC">
          <w:rPr>
            <w:i/>
          </w:rPr>
          <w:t>’s</w:t>
        </w:r>
        <w:r>
          <w:t xml:space="preserve"> Realm to the value of </w:t>
        </w:r>
        <w:r w:rsidRPr="003B4312">
          <w:rPr>
            <w:i/>
          </w:rPr>
          <w:t>F</w:t>
        </w:r>
        <w:r w:rsidRPr="003B4312">
          <w:t>’s [[</w:t>
        </w:r>
        <w:r>
          <w:t>Realm</w:t>
        </w:r>
        <w:r w:rsidRPr="003B4312">
          <w:t>]] internal property</w:t>
        </w:r>
      </w:ins>
    </w:p>
    <w:p w:rsidR="0070374F" w:rsidRPr="003B4312" w:rsidRDefault="0070374F" w:rsidP="0070374F">
      <w:pPr>
        <w:pStyle w:val="Alg4"/>
        <w:numPr>
          <w:ilvl w:val="0"/>
          <w:numId w:val="147"/>
        </w:numPr>
        <w:tabs>
          <w:tab w:val="left" w:pos="720"/>
        </w:tabs>
        <w:rPr>
          <w:ins w:id="30024" w:author="Rev 7 Allen Wirfs-Brock" w:date="2012-04-25T18:05:00Z"/>
        </w:rPr>
      </w:pPr>
      <w:ins w:id="30025" w:author="Rev 7 Allen Wirfs-Brock" w:date="2012-04-25T18:05:00Z">
        <w:r w:rsidRPr="00E77497">
          <w:t xml:space="preserve">Let </w:t>
        </w:r>
      </w:ins>
      <w:ins w:id="30026" w:author="Rev 7 Allen Wirfs-Brock" w:date="2012-04-25T18:07:00Z">
        <w:r>
          <w:rPr>
            <w:i/>
          </w:rPr>
          <w:t>thisMode</w:t>
        </w:r>
      </w:ins>
      <w:ins w:id="30027" w:author="Rev 7 Allen Wirfs-Brock" w:date="2012-04-25T18:05:00Z">
        <w:r w:rsidRPr="004D1BD1">
          <w:t xml:space="preserve"> be the value of </w:t>
        </w:r>
        <w:r w:rsidRPr="003B4312">
          <w:rPr>
            <w:i/>
          </w:rPr>
          <w:t>F</w:t>
        </w:r>
        <w:r w:rsidRPr="003B4312">
          <w:t>’s [[</w:t>
        </w:r>
      </w:ins>
      <w:ins w:id="30028" w:author="Rev 7 Allen Wirfs-Brock" w:date="2012-04-25T18:07:00Z">
        <w:r>
          <w:t>ThisMode</w:t>
        </w:r>
      </w:ins>
      <w:ins w:id="30029" w:author="Rev 7 Allen Wirfs-Brock" w:date="2012-04-25T18:05:00Z">
        <w:r w:rsidRPr="003B4312">
          <w:t>]] internal property.</w:t>
        </w:r>
      </w:ins>
    </w:p>
    <w:p w:rsidR="0070374F" w:rsidRPr="003B4312" w:rsidRDefault="0070374F" w:rsidP="0070374F">
      <w:pPr>
        <w:pStyle w:val="Alg4"/>
        <w:numPr>
          <w:ilvl w:val="0"/>
          <w:numId w:val="147"/>
        </w:numPr>
        <w:tabs>
          <w:tab w:val="left" w:pos="720"/>
        </w:tabs>
        <w:rPr>
          <w:ins w:id="30030" w:author="Rev 7 Allen Wirfs-Brock" w:date="2012-04-25T18:09:00Z"/>
        </w:rPr>
      </w:pPr>
      <w:ins w:id="30031" w:author="Rev 7 Allen Wirfs-Brock" w:date="2012-04-25T18:09:00Z">
        <w:r w:rsidRPr="003B4312">
          <w:t xml:space="preserve">If </w:t>
        </w:r>
        <w:r>
          <w:rPr>
            <w:i/>
          </w:rPr>
          <w:t>thisMode</w:t>
        </w:r>
        <w:r w:rsidRPr="004D1BD1">
          <w:t xml:space="preserve"> </w:t>
        </w:r>
        <w:r w:rsidRPr="003B4312">
          <w:t xml:space="preserve">is </w:t>
        </w:r>
      </w:ins>
      <w:ins w:id="30032" w:author="Rev 7 Allen Wirfs-Brock" w:date="2012-04-25T18:10:00Z">
        <w:r>
          <w:rPr>
            <w:rFonts w:ascii="Arial" w:hAnsi="Arial" w:cs="Arial"/>
          </w:rPr>
          <w:t>lexical</w:t>
        </w:r>
      </w:ins>
      <w:ins w:id="30033" w:author="Rev 7 Allen Wirfs-Brock" w:date="2012-04-25T18:09:00Z">
        <w:r w:rsidRPr="003B4312">
          <w:t xml:space="preserve">, </w:t>
        </w:r>
      </w:ins>
      <w:ins w:id="30034" w:author="Rev 7 Allen Wirfs-Brock" w:date="2012-04-26T09:27:00Z">
        <w:r w:rsidR="00047BCC">
          <w:t>then</w:t>
        </w:r>
      </w:ins>
    </w:p>
    <w:p w:rsidR="00047BCC" w:rsidRDefault="00047BCC" w:rsidP="006637C6">
      <w:pPr>
        <w:pStyle w:val="Alg4"/>
        <w:numPr>
          <w:ilvl w:val="1"/>
          <w:numId w:val="147"/>
        </w:numPr>
        <w:tabs>
          <w:tab w:val="left" w:pos="720"/>
        </w:tabs>
        <w:rPr>
          <w:ins w:id="30035" w:author="Rev 7 Allen Wirfs-Brock" w:date="2012-04-26T09:26:00Z"/>
        </w:rPr>
      </w:pPr>
      <w:ins w:id="30036" w:author="Rev 7 Allen Wirfs-Brock" w:date="2012-04-26T09:26:00Z">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t xml:space="preserve"> as the argument.</w:t>
        </w:r>
      </w:ins>
    </w:p>
    <w:p w:rsidR="00047BCC" w:rsidRDefault="00047BCC" w:rsidP="0070374F">
      <w:pPr>
        <w:pStyle w:val="Alg4"/>
        <w:numPr>
          <w:ilvl w:val="0"/>
          <w:numId w:val="147"/>
        </w:numPr>
        <w:tabs>
          <w:tab w:val="left" w:pos="720"/>
        </w:tabs>
        <w:rPr>
          <w:ins w:id="30037" w:author="Rev 7 Allen Wirfs-Brock" w:date="2012-04-26T09:28:00Z"/>
        </w:rPr>
      </w:pPr>
      <w:ins w:id="30038" w:author="Rev 7 Allen Wirfs-Brock" w:date="2012-04-26T09:28:00Z">
        <w:r>
          <w:t>Else,</w:t>
        </w:r>
      </w:ins>
    </w:p>
    <w:p w:rsidR="0070374F" w:rsidRPr="003B4312" w:rsidRDefault="0070374F" w:rsidP="006637C6">
      <w:pPr>
        <w:pStyle w:val="Alg4"/>
        <w:numPr>
          <w:ilvl w:val="1"/>
          <w:numId w:val="147"/>
        </w:numPr>
        <w:tabs>
          <w:tab w:val="left" w:pos="720"/>
        </w:tabs>
        <w:rPr>
          <w:ins w:id="30039" w:author="Rev 7 Allen Wirfs-Brock" w:date="2012-04-25T18:05:00Z"/>
        </w:rPr>
      </w:pPr>
      <w:ins w:id="30040" w:author="Rev 7 Allen Wirfs-Brock" w:date="2012-04-25T18:05:00Z">
        <w:r w:rsidRPr="003B4312">
          <w:t xml:space="preserve">If </w:t>
        </w:r>
      </w:ins>
      <w:ins w:id="30041" w:author="Rev 7 Allen Wirfs-Brock" w:date="2012-04-25T18:07:00Z">
        <w:r>
          <w:rPr>
            <w:i/>
          </w:rPr>
          <w:t>thisMode</w:t>
        </w:r>
        <w:r w:rsidRPr="004D1BD1">
          <w:t xml:space="preserve"> </w:t>
        </w:r>
      </w:ins>
      <w:ins w:id="30042" w:author="Rev 7 Allen Wirfs-Brock" w:date="2012-04-25T18:05:00Z">
        <w:r w:rsidRPr="003B4312">
          <w:t xml:space="preserve">is </w:t>
        </w:r>
      </w:ins>
      <w:ins w:id="30043" w:author="Rev 7 Allen Wirfs-Brock" w:date="2012-04-25T18:08:00Z">
        <w:r>
          <w:rPr>
            <w:rFonts w:ascii="Arial" w:hAnsi="Arial" w:cs="Arial"/>
          </w:rPr>
          <w:t>strict</w:t>
        </w:r>
      </w:ins>
      <w:ins w:id="30044" w:author="Rev 7 Allen Wirfs-Brock" w:date="2012-04-25T18:05:00Z">
        <w:r w:rsidRPr="003B4312">
          <w:t xml:space="preserve">, set </w:t>
        </w:r>
      </w:ins>
      <w:ins w:id="30045" w:author="Rev 7 Allen Wirfs-Brock" w:date="2012-04-26T09:30:00Z">
        <w:r w:rsidR="00047BCC" w:rsidRPr="006637C6">
          <w:rPr>
            <w:i/>
          </w:rPr>
          <w:t>thisValue</w:t>
        </w:r>
      </w:ins>
      <w:ins w:id="30046" w:author="Rev 7 Allen Wirfs-Brock" w:date="2012-04-25T18:05:00Z">
        <w:r w:rsidRPr="003B4312">
          <w:t xml:space="preserve"> to </w:t>
        </w:r>
        <w:r w:rsidRPr="003B4312">
          <w:rPr>
            <w:i/>
          </w:rPr>
          <w:t>thisArg</w:t>
        </w:r>
      </w:ins>
      <w:ins w:id="30047" w:author="Rev 7 Allen Wirfs-Brock" w:date="2012-04-26T09:30:00Z">
        <w:r w:rsidR="00047BCC">
          <w:rPr>
            <w:i/>
          </w:rPr>
          <w:t>ument</w:t>
        </w:r>
      </w:ins>
      <w:ins w:id="30048" w:author="Rev 7 Allen Wirfs-Brock" w:date="2012-04-25T18:05:00Z">
        <w:r w:rsidRPr="003B4312">
          <w:t>.</w:t>
        </w:r>
      </w:ins>
    </w:p>
    <w:p w:rsidR="00A44DAF" w:rsidRDefault="0070374F" w:rsidP="006637C6">
      <w:pPr>
        <w:pStyle w:val="Alg4"/>
        <w:numPr>
          <w:ilvl w:val="1"/>
          <w:numId w:val="147"/>
        </w:numPr>
        <w:tabs>
          <w:tab w:val="left" w:pos="720"/>
        </w:tabs>
        <w:rPr>
          <w:ins w:id="30049" w:author="Rev 8 Allen Wirfs-Brock" w:date="2012-06-15T14:33:00Z"/>
        </w:rPr>
      </w:pPr>
      <w:ins w:id="30050" w:author="Rev 7 Allen Wirfs-Brock" w:date="2012-04-25T18:05:00Z">
        <w:r w:rsidRPr="003B4312">
          <w:t>Else</w:t>
        </w:r>
        <w:del w:id="30051" w:author="Rev 8 Allen Wirfs-Brock" w:date="2012-06-15T14:33:00Z">
          <w:r w:rsidRPr="003B4312" w:rsidDel="00A44DAF">
            <w:delText xml:space="preserve"> </w:delText>
          </w:r>
        </w:del>
      </w:ins>
    </w:p>
    <w:p w:rsidR="0070374F" w:rsidRPr="008B7F6F" w:rsidRDefault="0070374F" w:rsidP="008E7E56">
      <w:pPr>
        <w:pStyle w:val="Alg4"/>
        <w:numPr>
          <w:ilvl w:val="2"/>
          <w:numId w:val="147"/>
        </w:numPr>
        <w:tabs>
          <w:tab w:val="left" w:pos="720"/>
        </w:tabs>
        <w:rPr>
          <w:ins w:id="30052" w:author="Rev 7 Allen Wirfs-Brock" w:date="2012-04-25T18:05:00Z"/>
        </w:rPr>
      </w:pPr>
      <w:ins w:id="30053" w:author="Rev 7 Allen Wirfs-Brock" w:date="2012-04-25T18:05:00Z">
        <w:r w:rsidRPr="003B4312">
          <w:t xml:space="preserve">if </w:t>
        </w:r>
        <w:r w:rsidRPr="003B4312">
          <w:rPr>
            <w:i/>
          </w:rPr>
          <w:t>thisArg</w:t>
        </w:r>
      </w:ins>
      <w:ins w:id="30054" w:author="Rev 7 Allen Wirfs-Brock" w:date="2012-04-26T09:30:00Z">
        <w:r w:rsidR="00047BCC">
          <w:rPr>
            <w:i/>
          </w:rPr>
          <w:t>ument</w:t>
        </w:r>
      </w:ins>
      <w:ins w:id="30055" w:author="Rev 7 Allen Wirfs-Brock" w:date="2012-04-25T18:05:00Z">
        <w:r w:rsidRPr="008B7F6F">
          <w:t xml:space="preserve"> is </w:t>
        </w:r>
        <w:r w:rsidRPr="008B7F6F">
          <w:rPr>
            <w:b/>
          </w:rPr>
          <w:t>null</w:t>
        </w:r>
        <w:r w:rsidRPr="008B7F6F">
          <w:t xml:space="preserve"> or </w:t>
        </w:r>
        <w:r w:rsidRPr="008B7F6F">
          <w:rPr>
            <w:b/>
          </w:rPr>
          <w:t>undefined</w:t>
        </w:r>
        <w:r w:rsidRPr="008B7F6F">
          <w:t xml:space="preserve">, set </w:t>
        </w:r>
      </w:ins>
      <w:ins w:id="30056" w:author="Rev 7 Allen Wirfs-Brock" w:date="2012-04-26T09:31:00Z">
        <w:r w:rsidR="00047BCC" w:rsidRPr="00250FC6">
          <w:rPr>
            <w:i/>
          </w:rPr>
          <w:t>thisValue</w:t>
        </w:r>
      </w:ins>
      <w:ins w:id="30057" w:author="Rev 7 Allen Wirfs-Brock" w:date="2012-04-25T18:05:00Z">
        <w:r w:rsidRPr="008B7F6F">
          <w:t xml:space="preserve"> to </w:t>
        </w:r>
      </w:ins>
      <w:ins w:id="30058" w:author="Rev 7 Allen Wirfs-Brock" w:date="2012-04-26T09:31:00Z">
        <w:r w:rsidR="00047BCC">
          <w:t>%GlobalObject%</w:t>
        </w:r>
      </w:ins>
      <w:ins w:id="30059" w:author="Rev 7 Allen Wirfs-Brock" w:date="2012-04-25T18:05:00Z">
        <w:r w:rsidRPr="008B7F6F">
          <w:t>.</w:t>
        </w:r>
      </w:ins>
    </w:p>
    <w:p w:rsidR="0070374F" w:rsidRPr="009C202C" w:rsidRDefault="0070374F" w:rsidP="008E7E56">
      <w:pPr>
        <w:pStyle w:val="Alg4"/>
        <w:numPr>
          <w:ilvl w:val="2"/>
          <w:numId w:val="147"/>
        </w:numPr>
        <w:tabs>
          <w:tab w:val="left" w:pos="720"/>
        </w:tabs>
        <w:rPr>
          <w:ins w:id="30060" w:author="Rev 7 Allen Wirfs-Brock" w:date="2012-04-25T18:05:00Z"/>
        </w:rPr>
      </w:pPr>
      <w:ins w:id="30061" w:author="Rev 7 Allen Wirfs-Brock" w:date="2012-04-25T18:05:00Z">
        <w:r w:rsidRPr="00E65A34">
          <w:t>Else if Type(</w:t>
        </w:r>
      </w:ins>
      <w:ins w:id="30062" w:author="Rev 10 Allen Wirfs-Brock" w:date="2012-08-13T18:44:00Z">
        <w:r w:rsidR="00C700A2" w:rsidRPr="003B4312">
          <w:rPr>
            <w:i/>
          </w:rPr>
          <w:t>thisArg</w:t>
        </w:r>
        <w:r w:rsidR="00C700A2">
          <w:rPr>
            <w:i/>
          </w:rPr>
          <w:t>ument</w:t>
        </w:r>
      </w:ins>
      <w:ins w:id="30063" w:author="Rev 7 Allen Wirfs-Brock" w:date="2012-04-25T18:05:00Z">
        <w:del w:id="30064" w:author="Rev 10 Allen Wirfs-Brock" w:date="2012-08-13T18:44:00Z">
          <w:r w:rsidRPr="00546435" w:rsidDel="00C700A2">
            <w:rPr>
              <w:i/>
            </w:rPr>
            <w:delText>thisArg</w:delText>
          </w:r>
        </w:del>
        <w:r w:rsidRPr="00546435">
          <w:t xml:space="preserve">) is not Object, set the </w:t>
        </w:r>
      </w:ins>
      <w:ins w:id="30065" w:author="Rev 7 Allen Wirfs-Brock" w:date="2012-04-26T09:37:00Z">
        <w:r w:rsidR="00047BCC" w:rsidRPr="00250FC6">
          <w:rPr>
            <w:i/>
          </w:rPr>
          <w:t>thisValue</w:t>
        </w:r>
        <w:r w:rsidR="00047BCC" w:rsidRPr="008B7F6F">
          <w:t xml:space="preserve"> </w:t>
        </w:r>
      </w:ins>
      <w:ins w:id="30066" w:author="Rev 7 Allen Wirfs-Brock" w:date="2012-04-25T18:05:00Z">
        <w:r w:rsidRPr="00546435">
          <w:t>to ToObject(</w:t>
        </w:r>
      </w:ins>
      <w:ins w:id="30067" w:author="Rev 7 Allen Wirfs-Brock" w:date="2012-04-26T09:37:00Z">
        <w:r w:rsidR="00047BCC" w:rsidRPr="003B4312">
          <w:rPr>
            <w:i/>
          </w:rPr>
          <w:t>thisArg</w:t>
        </w:r>
        <w:r w:rsidR="00047BCC">
          <w:rPr>
            <w:i/>
          </w:rPr>
          <w:t>ument</w:t>
        </w:r>
      </w:ins>
      <w:ins w:id="30068" w:author="Rev 7 Allen Wirfs-Brock" w:date="2012-04-25T18:05:00Z">
        <w:r w:rsidRPr="009C202C">
          <w:t>).</w:t>
        </w:r>
      </w:ins>
    </w:p>
    <w:p w:rsidR="0070374F" w:rsidRPr="00690A41" w:rsidRDefault="0070374F" w:rsidP="008E7E56">
      <w:pPr>
        <w:pStyle w:val="Alg4"/>
        <w:numPr>
          <w:ilvl w:val="2"/>
          <w:numId w:val="147"/>
        </w:numPr>
        <w:tabs>
          <w:tab w:val="left" w:pos="720"/>
        </w:tabs>
        <w:rPr>
          <w:ins w:id="30069" w:author="Rev 7 Allen Wirfs-Brock" w:date="2012-04-25T18:05:00Z"/>
        </w:rPr>
      </w:pPr>
      <w:ins w:id="30070" w:author="Rev 7 Allen Wirfs-Brock" w:date="2012-04-25T18:05:00Z">
        <w:r w:rsidRPr="009C202C">
          <w:t xml:space="preserve">Else set the </w:t>
        </w:r>
      </w:ins>
      <w:ins w:id="30071" w:author="Rev 7 Allen Wirfs-Brock" w:date="2012-04-26T09:37:00Z">
        <w:r w:rsidR="004F1DC9" w:rsidRPr="00250FC6">
          <w:rPr>
            <w:i/>
          </w:rPr>
          <w:t>thisValue</w:t>
        </w:r>
        <w:r w:rsidR="004F1DC9" w:rsidRPr="008B7F6F">
          <w:t xml:space="preserve"> </w:t>
        </w:r>
      </w:ins>
      <w:ins w:id="30072" w:author="Rev 7 Allen Wirfs-Brock" w:date="2012-04-25T18:05:00Z">
        <w:r w:rsidRPr="009C202C">
          <w:t>t</w:t>
        </w:r>
        <w:r w:rsidRPr="00690A41">
          <w:t xml:space="preserve">o </w:t>
        </w:r>
      </w:ins>
      <w:ins w:id="30073" w:author="Rev 7 Allen Wirfs-Brock" w:date="2012-04-26T09:37:00Z">
        <w:r w:rsidR="004F1DC9" w:rsidRPr="003B4312">
          <w:rPr>
            <w:i/>
          </w:rPr>
          <w:t>thisArg</w:t>
        </w:r>
        <w:r w:rsidR="004F1DC9">
          <w:rPr>
            <w:i/>
          </w:rPr>
          <w:t>ument</w:t>
        </w:r>
      </w:ins>
      <w:ins w:id="30074" w:author="Rev 7 Allen Wirfs-Brock" w:date="2012-04-25T18:05:00Z">
        <w:r w:rsidRPr="00690A41">
          <w:t>.</w:t>
        </w:r>
      </w:ins>
    </w:p>
    <w:p w:rsidR="0070374F" w:rsidRPr="00E77497" w:rsidRDefault="0070374F" w:rsidP="001A59C0">
      <w:pPr>
        <w:pStyle w:val="Alg4"/>
        <w:numPr>
          <w:ilvl w:val="1"/>
          <w:numId w:val="147"/>
        </w:numPr>
        <w:tabs>
          <w:tab w:val="left" w:pos="720"/>
        </w:tabs>
        <w:rPr>
          <w:ins w:id="30075" w:author="Rev 7 Allen Wirfs-Brock" w:date="2012-04-25T18:05:00Z"/>
        </w:rPr>
      </w:pPr>
      <w:ins w:id="30076" w:author="Rev 7 Allen Wirfs-Brock" w:date="2012-04-25T18:05:00Z">
        <w:r w:rsidRPr="00675B74">
          <w:t xml:space="preserve">Let </w:t>
        </w:r>
        <w:r w:rsidRPr="00E77497">
          <w:rPr>
            <w:i/>
          </w:rPr>
          <w:t>localEnv</w:t>
        </w:r>
        <w:r w:rsidRPr="00E77497">
          <w:t xml:space="preserve"> be the result of calling New</w:t>
        </w:r>
      </w:ins>
      <w:ins w:id="30077" w:author="Rev 7 Allen Wirfs-Brock" w:date="2012-04-26T09:37:00Z">
        <w:del w:id="30078" w:author="Rev 11 Allen Wirfs-Brock" w:date="2012-10-17T13:12:00Z">
          <w:r w:rsidR="004F1DC9" w:rsidDel="001A59C0">
            <w:delText>Method</w:delText>
          </w:r>
        </w:del>
      </w:ins>
      <w:ins w:id="30079" w:author="Rev 11 Allen Wirfs-Brock" w:date="2012-10-17T13:12:00Z">
        <w:r w:rsidR="001A59C0">
          <w:t>Function</w:t>
        </w:r>
      </w:ins>
      <w:ins w:id="30080" w:author="Rev 7 Allen Wirfs-Brock" w:date="2012-04-25T18:05:00Z">
        <w:r w:rsidRPr="00E77497">
          <w:t>Environment</w:t>
        </w:r>
        <w:r w:rsidRPr="00E77497" w:rsidDel="008472DE">
          <w:t xml:space="preserve"> </w:t>
        </w:r>
        <w:r w:rsidRPr="00E77497">
          <w:t xml:space="preserve"> passing </w:t>
        </w:r>
        <w:r w:rsidRPr="00E77497">
          <w:rPr>
            <w:i/>
          </w:rPr>
          <w:t>F</w:t>
        </w:r>
        <w:r w:rsidRPr="00E77497">
          <w:t xml:space="preserve"> </w:t>
        </w:r>
      </w:ins>
      <w:ins w:id="30081" w:author="Rev 7 Allen Wirfs-Brock" w:date="2012-04-26T09:42:00Z">
        <w:r w:rsidR="004F1DC9">
          <w:t xml:space="preserve">and </w:t>
        </w:r>
        <w:r w:rsidR="004F1DC9" w:rsidRPr="00250FC6">
          <w:rPr>
            <w:i/>
          </w:rPr>
          <w:t>thisValue</w:t>
        </w:r>
        <w:r w:rsidR="004F1DC9">
          <w:t xml:space="preserve"> </w:t>
        </w:r>
      </w:ins>
      <w:ins w:id="30082" w:author="Rev 7 Allen Wirfs-Brock" w:date="2012-04-25T18:05:00Z">
        <w:r w:rsidRPr="00E77497">
          <w:t>as the argument</w:t>
        </w:r>
      </w:ins>
      <w:ins w:id="30083" w:author="Rev 7 Allen Wirfs-Brock" w:date="2012-04-26T09:42:00Z">
        <w:r w:rsidR="004F1DC9">
          <w:t>s</w:t>
        </w:r>
      </w:ins>
      <w:ins w:id="30084" w:author="Rev 7 Allen Wirfs-Brock" w:date="2012-04-25T18:05:00Z">
        <w:r w:rsidRPr="00E77497">
          <w:t>.</w:t>
        </w:r>
      </w:ins>
    </w:p>
    <w:p w:rsidR="0070374F" w:rsidRPr="00E77497" w:rsidRDefault="0070374F" w:rsidP="0070374F">
      <w:pPr>
        <w:pStyle w:val="Alg4"/>
        <w:numPr>
          <w:ilvl w:val="0"/>
          <w:numId w:val="147"/>
        </w:numPr>
        <w:tabs>
          <w:tab w:val="left" w:pos="720"/>
        </w:tabs>
        <w:rPr>
          <w:ins w:id="30085" w:author="Rev 7 Allen Wirfs-Brock" w:date="2012-04-25T18:05:00Z"/>
        </w:rPr>
      </w:pPr>
      <w:ins w:id="30086" w:author="Rev 7 Allen Wirfs-Brock" w:date="2012-04-25T18:05:00Z">
        <w:r w:rsidRPr="00E77497">
          <w:t xml:space="preserve">Set the LexicalEnvironment </w:t>
        </w:r>
      </w:ins>
      <w:ins w:id="30087" w:author="Rev 7 Allen Wirfs-Brock" w:date="2012-04-26T09:48:00Z">
        <w:r w:rsidR="00755897">
          <w:t xml:space="preserve">of </w:t>
        </w:r>
        <w:r w:rsidR="00755897" w:rsidRPr="006637C6">
          <w:rPr>
            <w:i/>
          </w:rPr>
          <w:t>calleeContext</w:t>
        </w:r>
        <w:r w:rsidR="00755897">
          <w:t xml:space="preserve"> </w:t>
        </w:r>
      </w:ins>
      <w:ins w:id="30088" w:author="Rev 7 Allen Wirfs-Brock" w:date="2012-04-25T18:05:00Z">
        <w:r w:rsidRPr="00E77497">
          <w:t xml:space="preserve">to </w:t>
        </w:r>
        <w:r w:rsidRPr="00E77497">
          <w:rPr>
            <w:i/>
          </w:rPr>
          <w:t>localEnv</w:t>
        </w:r>
        <w:r w:rsidRPr="00E77497">
          <w:t>.</w:t>
        </w:r>
      </w:ins>
    </w:p>
    <w:p w:rsidR="0070374F" w:rsidRPr="00E77497" w:rsidRDefault="0070374F" w:rsidP="0070374F">
      <w:pPr>
        <w:pStyle w:val="Alg4"/>
        <w:numPr>
          <w:ilvl w:val="0"/>
          <w:numId w:val="147"/>
        </w:numPr>
        <w:tabs>
          <w:tab w:val="left" w:pos="720"/>
        </w:tabs>
        <w:rPr>
          <w:ins w:id="30089" w:author="Rev 7 Allen Wirfs-Brock" w:date="2012-04-25T18:05:00Z"/>
        </w:rPr>
      </w:pPr>
      <w:ins w:id="30090" w:author="Rev 7 Allen Wirfs-Brock" w:date="2012-04-25T18:05:00Z">
        <w:r w:rsidRPr="00E77497">
          <w:t xml:space="preserve">Set the VariableEnvironment </w:t>
        </w:r>
      </w:ins>
      <w:ins w:id="30091" w:author="Rev 7 Allen Wirfs-Brock" w:date="2012-04-26T09:48:00Z">
        <w:r w:rsidR="00755897">
          <w:t xml:space="preserve">of </w:t>
        </w:r>
        <w:r w:rsidR="00755897" w:rsidRPr="00250FC6">
          <w:rPr>
            <w:i/>
          </w:rPr>
          <w:t>calleeContext</w:t>
        </w:r>
        <w:r w:rsidR="00755897">
          <w:t xml:space="preserve"> </w:t>
        </w:r>
      </w:ins>
      <w:ins w:id="30092" w:author="Rev 7 Allen Wirfs-Brock" w:date="2012-04-25T18:05:00Z">
        <w:r w:rsidRPr="00E77497">
          <w:t xml:space="preserve">to </w:t>
        </w:r>
        <w:r w:rsidRPr="00E77497">
          <w:rPr>
            <w:i/>
          </w:rPr>
          <w:t>localEnv</w:t>
        </w:r>
        <w:r w:rsidRPr="00E77497">
          <w:t>.</w:t>
        </w:r>
      </w:ins>
    </w:p>
    <w:p w:rsidR="00755897" w:rsidRPr="00E77497" w:rsidRDefault="002F3BF4" w:rsidP="002F3BF4">
      <w:pPr>
        <w:pStyle w:val="Alg4"/>
        <w:numPr>
          <w:ilvl w:val="0"/>
          <w:numId w:val="147"/>
        </w:numPr>
        <w:tabs>
          <w:tab w:val="left" w:pos="720"/>
        </w:tabs>
        <w:rPr>
          <w:ins w:id="30093" w:author="Rev 7 Allen Wirfs-Brock" w:date="2012-04-26T09:53:00Z"/>
        </w:rPr>
      </w:pPr>
      <w:ins w:id="30094" w:author="Rev 10 Allen Wirfs-Brock" w:date="2012-09-07T14:05:00Z">
        <w:r>
          <w:t>Push calleeContext on to the execution context stack;</w:t>
        </w:r>
      </w:ins>
      <w:ins w:id="30095" w:author="Rev 7 Allen Wirfs-Brock" w:date="2012-05-02T11:05:00Z">
        <w:del w:id="30096" w:author="Rev 10 Allen Wirfs-Brock" w:date="2012-09-07T14:05:00Z">
          <w:r w:rsidR="001936FC" w:rsidDel="002F3BF4">
            <w:delText>Make</w:delText>
          </w:r>
        </w:del>
      </w:ins>
      <w:ins w:id="30097" w:author="Rev 7 Allen Wirfs-Brock" w:date="2012-04-26T09:53:00Z">
        <w:r w:rsidR="00755897">
          <w:t xml:space="preserve"> </w:t>
        </w:r>
        <w:r w:rsidR="00755897" w:rsidRPr="00A3740A">
          <w:rPr>
            <w:i/>
          </w:rPr>
          <w:t>call</w:t>
        </w:r>
        <w:r w:rsidR="00755897">
          <w:rPr>
            <w:i/>
          </w:rPr>
          <w:t>ee</w:t>
        </w:r>
        <w:r w:rsidR="00755897" w:rsidRPr="00A3740A">
          <w:rPr>
            <w:i/>
          </w:rPr>
          <w:t>Context</w:t>
        </w:r>
        <w:r w:rsidR="00755897">
          <w:t xml:space="preserve"> </w:t>
        </w:r>
      </w:ins>
      <w:ins w:id="30098" w:author="Rev 10 Allen Wirfs-Brock" w:date="2012-09-07T14:06:00Z">
        <w:r>
          <w:t xml:space="preserve">is now </w:t>
        </w:r>
      </w:ins>
      <w:ins w:id="30099" w:author="Rev 7 Allen Wirfs-Brock" w:date="2012-04-26T09:53:00Z">
        <w:r w:rsidR="00755897">
          <w:t xml:space="preserve">the </w:t>
        </w:r>
      </w:ins>
      <w:ins w:id="30100" w:author="Rev 8 Allen Wirfs-Brock" w:date="2012-06-13T16:03:00Z">
        <w:r w:rsidR="00B33FB4">
          <w:t>running</w:t>
        </w:r>
        <w:r w:rsidR="00B33FB4" w:rsidRPr="00E77497">
          <w:t xml:space="preserve"> </w:t>
        </w:r>
      </w:ins>
      <w:ins w:id="30101" w:author="Rev 7 Allen Wirfs-Brock" w:date="2012-04-26T09:53:00Z">
        <w:del w:id="30102" w:author="Rev 8 Allen Wirfs-Brock" w:date="2012-06-13T16:03:00Z">
          <w:r w:rsidR="00755897" w:rsidDel="00B33FB4">
            <w:delText xml:space="preserve">current </w:delText>
          </w:r>
        </w:del>
        <w:r w:rsidR="00755897">
          <w:t>execution context.</w:t>
        </w:r>
      </w:ins>
    </w:p>
    <w:p w:rsidR="0070374F" w:rsidRPr="003B4312" w:rsidRDefault="00755897" w:rsidP="002F1A2E">
      <w:pPr>
        <w:pStyle w:val="Alg4"/>
        <w:numPr>
          <w:ilvl w:val="0"/>
          <w:numId w:val="147"/>
        </w:numPr>
        <w:tabs>
          <w:tab w:val="left" w:pos="720"/>
        </w:tabs>
        <w:contextualSpacing/>
        <w:rPr>
          <w:ins w:id="30103" w:author="Rev 7 Allen Wirfs-Brock" w:date="2012-04-25T18:05:00Z"/>
        </w:rPr>
      </w:pPr>
      <w:ins w:id="30104" w:author="Rev 7 Allen Wirfs-Brock" w:date="2012-04-26T09:51:00Z">
        <w:r>
          <w:t xml:space="preserve">Let </w:t>
        </w:r>
        <w:r w:rsidRPr="006637C6">
          <w:rPr>
            <w:i/>
          </w:rPr>
          <w:t>status</w:t>
        </w:r>
        <w:r>
          <w:t xml:space="preserve"> be</w:t>
        </w:r>
      </w:ins>
      <w:ins w:id="30105" w:author="Rev 7 Allen Wirfs-Brock" w:date="2012-04-25T18:05:00Z">
        <w:r w:rsidR="0070374F">
          <w:t xml:space="preserve"> the result of performing </w:t>
        </w:r>
        <w:r w:rsidR="0070374F" w:rsidRPr="003B4312">
          <w:t xml:space="preserve">Function Declaration </w:t>
        </w:r>
        <w:del w:id="30106" w:author="Rev 11 Allen Wirfs-Brock" w:date="2012-10-24T11:54:00Z">
          <w:r w:rsidR="0070374F" w:rsidRPr="003B4312" w:rsidDel="002F1A2E">
            <w:delText xml:space="preserve">Binding </w:delText>
          </w:r>
        </w:del>
        <w:r w:rsidR="0070374F" w:rsidRPr="003B4312">
          <w:t xml:space="preserve">Instantiation using the function </w:t>
        </w:r>
        <w:r w:rsidR="0070374F" w:rsidRPr="008B7F6F">
          <w:rPr>
            <w:i/>
          </w:rPr>
          <w:t>F</w:t>
        </w:r>
        <w:r w:rsidR="0070374F" w:rsidRPr="008B7F6F">
          <w:t>,</w:t>
        </w:r>
        <w:r w:rsidR="0070374F" w:rsidRPr="00377876">
          <w:rPr>
            <w:i/>
          </w:rPr>
          <w:t xml:space="preserve"> </w:t>
        </w:r>
        <w:r w:rsidR="0070374F" w:rsidRPr="009C202C">
          <w:rPr>
            <w:i/>
          </w:rPr>
          <w:t>argumentsList</w:t>
        </w:r>
        <w:r w:rsidR="0070374F" w:rsidRPr="009C202C" w:rsidDel="00942C41">
          <w:t xml:space="preserve"> </w:t>
        </w:r>
        <w:r w:rsidR="0070374F" w:rsidRPr="00690A41">
          <w:t>,</w:t>
        </w:r>
        <w:r w:rsidR="0070374F" w:rsidRPr="008B7F6F">
          <w:t xml:space="preserve"> and </w:t>
        </w:r>
        <w:r w:rsidR="0070374F" w:rsidRPr="008B7F6F">
          <w:rPr>
            <w:i/>
          </w:rPr>
          <w:t xml:space="preserve">localEnv </w:t>
        </w:r>
        <w:r w:rsidR="0070374F" w:rsidRPr="008B7F6F">
          <w:t xml:space="preserve">as described in </w:t>
        </w:r>
        <w:commentRangeStart w:id="30107"/>
        <w:r w:rsidR="0070374F" w:rsidRPr="008B7F6F">
          <w:t>10.5</w:t>
        </w:r>
        <w:commentRangeEnd w:id="30107"/>
        <w:r w:rsidR="0070374F" w:rsidRPr="00446E53">
          <w:rPr>
            <w:rStyle w:val="CommentReference"/>
            <w:rFonts w:ascii="Arial" w:eastAsia="MS Mincho" w:hAnsi="Arial"/>
            <w:spacing w:val="0"/>
            <w:lang w:val="en-GB" w:eastAsia="ja-JP"/>
          </w:rPr>
          <w:commentReference w:id="30107"/>
        </w:r>
        <w:r w:rsidR="0070374F">
          <w:t>.3</w:t>
        </w:r>
        <w:r w:rsidR="0070374F" w:rsidRPr="004D1BD1">
          <w:t>.</w:t>
        </w:r>
        <w:r w:rsidR="0070374F" w:rsidRPr="003B4312">
          <w:t xml:space="preserve"> </w:t>
        </w:r>
      </w:ins>
    </w:p>
    <w:p w:rsidR="00A3740A" w:rsidRDefault="00A3740A" w:rsidP="00150A49">
      <w:pPr>
        <w:pStyle w:val="Alg2"/>
        <w:numPr>
          <w:ilvl w:val="0"/>
          <w:numId w:val="147"/>
        </w:numPr>
        <w:rPr>
          <w:ins w:id="30108" w:author="Rev 6 Allen Wirfs-Brock" w:date="2012-02-26T10:08:00Z"/>
        </w:rPr>
      </w:pPr>
      <w:ins w:id="30109" w:author="Rev 6 Allen Wirfs-Brock" w:date="2012-02-26T10:08:00Z">
        <w:r>
          <w:t xml:space="preserve">If </w:t>
        </w:r>
        <w:r w:rsidRPr="00A3740A">
          <w:rPr>
            <w:i/>
          </w:rPr>
          <w:t>status</w:t>
        </w:r>
        <w:r>
          <w:t xml:space="preserve"> is an abrupt completion, then</w:t>
        </w:r>
      </w:ins>
    </w:p>
    <w:p w:rsidR="00A3740A" w:rsidRDefault="00A3740A" w:rsidP="00A3740A">
      <w:pPr>
        <w:pStyle w:val="Alg2"/>
        <w:numPr>
          <w:ilvl w:val="1"/>
          <w:numId w:val="147"/>
        </w:numPr>
        <w:rPr>
          <w:ins w:id="30110" w:author="Rev 6 Allen Wirfs-Brock" w:date="2012-02-26T10:08:00Z"/>
        </w:rPr>
      </w:pPr>
      <w:ins w:id="30111" w:author="Rev 6 Allen Wirfs-Brock" w:date="2012-02-26T10:09:00Z">
        <w:del w:id="30112" w:author="Rev 10 Allen Wirfs-Brock" w:date="2012-09-07T14:07:00Z">
          <w:r w:rsidDel="002F3BF4">
            <w:delText>R</w:delText>
          </w:r>
        </w:del>
      </w:ins>
      <w:ins w:id="30113" w:author="Rev 10 Allen Wirfs-Brock" w:date="2012-09-07T14:07:00Z">
        <w:r w:rsidR="002F3BF4">
          <w:t xml:space="preserve">Remove calleeContext from the execution context stack </w:t>
        </w:r>
      </w:ins>
      <w:ins w:id="30114" w:author="Rev 10 Allen Wirfs-Brock" w:date="2012-09-07T14:08:00Z">
        <w:r w:rsidR="002F3BF4">
          <w:t xml:space="preserve">and </w:t>
        </w:r>
      </w:ins>
      <w:ins w:id="30115" w:author="Rev 10 Allen Wirfs-Brock" w:date="2012-09-07T14:07:00Z">
        <w:r w:rsidR="002F3BF4">
          <w:t>r</w:t>
        </w:r>
      </w:ins>
      <w:ins w:id="30116" w:author="Rev 6 Allen Wirfs-Brock" w:date="2012-02-26T10:09:00Z">
        <w:r>
          <w:t>estor</w:t>
        </w:r>
        <w:del w:id="30117" w:author="Rev 10 Allen Wirfs-Brock" w:date="2012-09-07T14:07:00Z">
          <w:r w:rsidDel="002F3BF4">
            <w:delText>e</w:delText>
          </w:r>
        </w:del>
      </w:ins>
      <w:ins w:id="30118" w:author="Rev 10 Allen Wirfs-Brock" w:date="2012-09-07T14:08:00Z">
        <w:r w:rsidR="002F3BF4">
          <w:t>e</w:t>
        </w:r>
      </w:ins>
      <w:ins w:id="30119" w:author="Rev 6 Allen Wirfs-Brock" w:date="2012-02-26T10:08:00Z">
        <w:r>
          <w:t xml:space="preserve"> </w:t>
        </w:r>
        <w:r w:rsidRPr="00A3740A">
          <w:rPr>
            <w:i/>
          </w:rPr>
          <w:t>callerContext</w:t>
        </w:r>
        <w:r>
          <w:t xml:space="preserve"> as the </w:t>
        </w:r>
      </w:ins>
      <w:ins w:id="30120" w:author="Rev 8 Allen Wirfs-Brock" w:date="2012-06-13T16:04:00Z">
        <w:r w:rsidR="00B33FB4">
          <w:t>running</w:t>
        </w:r>
        <w:r w:rsidR="00B33FB4" w:rsidRPr="00E77497">
          <w:t xml:space="preserve"> </w:t>
        </w:r>
      </w:ins>
      <w:ins w:id="30121" w:author="Rev 6 Allen Wirfs-Brock" w:date="2012-02-26T10:08:00Z">
        <w:del w:id="30122" w:author="Rev 8 Allen Wirfs-Brock" w:date="2012-06-13T16:04:00Z">
          <w:r w:rsidDel="00B33FB4">
            <w:delText xml:space="preserve">current </w:delText>
          </w:r>
        </w:del>
        <w:r>
          <w:t>execution context.</w:t>
        </w:r>
      </w:ins>
    </w:p>
    <w:p w:rsidR="00A67AF2" w:rsidRPr="00A67AF2" w:rsidRDefault="00A67AF2" w:rsidP="00A3740A">
      <w:pPr>
        <w:pStyle w:val="Alg2"/>
        <w:numPr>
          <w:ilvl w:val="1"/>
          <w:numId w:val="147"/>
        </w:numPr>
        <w:rPr>
          <w:ins w:id="30123" w:author="Rev 4 Allen Wirfs-Brock" w:date="2011-11-04T10:30:00Z"/>
        </w:rPr>
      </w:pPr>
      <w:ins w:id="30124" w:author="Rev 4 Allen Wirfs-Brock" w:date="2011-11-04T10:30:00Z">
        <w:del w:id="30125" w:author="Rev 6 Allen Wirfs-Brock" w:date="2012-02-26T10:10:00Z">
          <w:r w:rsidRPr="00A67AF2" w:rsidDel="00A3740A">
            <w:delText xml:space="preserve">If an exception was </w:delText>
          </w:r>
          <w:commentRangeStart w:id="30126"/>
          <w:r w:rsidRPr="00A67AF2" w:rsidDel="00A3740A">
            <w:delText>thrown</w:delText>
          </w:r>
        </w:del>
      </w:ins>
      <w:ins w:id="30127" w:author="Rev 4 Allen Wirfs-Brock" w:date="2011-11-04T10:31:00Z">
        <w:del w:id="30128" w:author="Rev 6 Allen Wirfs-Brock" w:date="2012-02-26T10:10:00Z">
          <w:r w:rsidDel="00A3740A">
            <w:delText xml:space="preserve"> </w:delText>
          </w:r>
          <w:commentRangeEnd w:id="30126"/>
          <w:r w:rsidDel="00A3740A">
            <w:rPr>
              <w:rStyle w:val="CommentReference"/>
              <w:rFonts w:ascii="Arial" w:eastAsia="MS Mincho" w:hAnsi="Arial"/>
              <w:spacing w:val="0"/>
              <w:lang w:eastAsia="ja-JP"/>
            </w:rPr>
            <w:commentReference w:id="30126"/>
          </w:r>
          <w:r w:rsidDel="00A3740A">
            <w:delText>in the previous step</w:delText>
          </w:r>
        </w:del>
      </w:ins>
      <w:ins w:id="30129" w:author="Rev 4 Allen Wirfs-Brock" w:date="2011-11-04T10:30:00Z">
        <w:del w:id="30130"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30131" w:author="Rev 6 Allen Wirfs-Brock" w:date="2012-02-26T10:10:00Z">
        <w:r w:rsidR="00A3740A">
          <w:t xml:space="preserve">Return </w:t>
        </w:r>
        <w:r w:rsidR="00A3740A" w:rsidRPr="00A3740A">
          <w:rPr>
            <w:i/>
          </w:rPr>
          <w:t>status</w:t>
        </w:r>
        <w:r w:rsidR="00A3740A">
          <w:t>.</w:t>
        </w:r>
      </w:ins>
    </w:p>
    <w:p w:rsidR="00A3740A" w:rsidDel="006637C6" w:rsidRDefault="00A3740A" w:rsidP="00F77917">
      <w:pPr>
        <w:pStyle w:val="Alg4"/>
        <w:numPr>
          <w:ilvl w:val="0"/>
          <w:numId w:val="147"/>
        </w:numPr>
        <w:rPr>
          <w:ins w:id="30132" w:author="Rev 6 Allen Wirfs-Brock" w:date="2012-02-26T10:13:00Z"/>
          <w:del w:id="30133" w:author="Rev 7 Allen Wirfs-Brock" w:date="2012-04-26T10:00:00Z"/>
        </w:rPr>
      </w:pPr>
      <w:del w:id="30134" w:author="Rev 7 Allen Wirfs-Brock" w:date="2012-04-26T10:00:00Z">
        <w:r w:rsidRPr="00546435" w:rsidDel="006637C6">
          <w:delText xml:space="preserve">If </w:delText>
        </w:r>
        <w:r w:rsidRPr="00A67AF2" w:rsidDel="006637C6">
          <w:rPr>
            <w:i/>
          </w:rPr>
          <w:delText>F</w:delText>
        </w:r>
        <w:r w:rsidRPr="00A67AF2" w:rsidDel="006637C6">
          <w:delText xml:space="preserve"> does not have a [[Code]] internal property or if its value is an empty </w:delText>
        </w:r>
        <w:r w:rsidRPr="00A67AF2" w:rsidDel="006637C6">
          <w:rPr>
            <w:i/>
          </w:rPr>
          <w:delText>FunctionBody</w:delText>
        </w:r>
        <w:r w:rsidRPr="00A67AF2" w:rsidDel="006637C6">
          <w:delText xml:space="preserve">, then </w:delText>
        </w:r>
      </w:del>
    </w:p>
    <w:p w:rsidR="00A3740A" w:rsidDel="006637C6" w:rsidRDefault="00A3740A" w:rsidP="006637C6">
      <w:pPr>
        <w:pStyle w:val="Alg4"/>
        <w:numPr>
          <w:ilvl w:val="0"/>
          <w:numId w:val="147"/>
        </w:numPr>
        <w:rPr>
          <w:ins w:id="30135" w:author="Rev 6 Allen Wirfs-Brock" w:date="2012-02-26T10:13:00Z"/>
          <w:del w:id="30136" w:author="Rev 7 Allen Wirfs-Brock" w:date="2012-04-26T10:00:00Z"/>
        </w:rPr>
      </w:pPr>
      <w:ins w:id="30137" w:author="Rev 6 Allen Wirfs-Brock" w:date="2012-02-26T10:14:00Z">
        <w:del w:id="30138" w:author="Rev 7 Allen Wirfs-Brock" w:date="2012-04-26T10:00:00Z">
          <w:r w:rsidRPr="003B4312" w:rsidDel="006637C6">
            <w:delText xml:space="preserve">Let </w:delText>
          </w:r>
        </w:del>
      </w:ins>
      <w:del w:id="30139" w:author="Rev 7 Allen Wirfs-Brock" w:date="2012-04-26T10:00:00Z">
        <w:r w:rsidRPr="00A67AF2" w:rsidDel="006637C6">
          <w:rPr>
            <w:i/>
          </w:rPr>
          <w:delText>result</w:delText>
        </w:r>
        <w:r w:rsidRPr="00A67AF2" w:rsidDel="006637C6">
          <w:delText xml:space="preserve"> is </w:delText>
        </w:r>
      </w:del>
      <w:ins w:id="30140" w:author="Rev 6 Allen Wirfs-Brock" w:date="2012-02-26T10:14:00Z">
        <w:del w:id="30141" w:author="Rev 7 Allen Wirfs-Brock" w:date="2012-04-26T10:00:00Z">
          <w:r w:rsidDel="006637C6">
            <w:delText>be</w:delText>
          </w:r>
          <w:r w:rsidRPr="00A67AF2" w:rsidDel="006637C6">
            <w:delText xml:space="preserve"> </w:delText>
          </w:r>
        </w:del>
      </w:ins>
      <w:del w:id="30142" w:author="Rev 7 Allen Wirfs-Brock" w:date="2012-04-26T10:00:00Z">
        <w:r w:rsidRPr="00A67AF2" w:rsidDel="006637C6">
          <w:delText>(</w:delText>
        </w:r>
        <w:r w:rsidRPr="00A67AF2" w:rsidDel="006637C6">
          <w:rPr>
            <w:rFonts w:ascii="Arial" w:hAnsi="Arial" w:cs="Arial"/>
          </w:rPr>
          <w:delText>normal</w:delText>
        </w:r>
        <w:r w:rsidRPr="00A67AF2" w:rsidDel="006637C6">
          <w:delText>,</w:delText>
        </w:r>
      </w:del>
      <w:ins w:id="30143" w:author="Rev 6 Allen Wirfs-Brock" w:date="2012-02-26T10:14:00Z">
        <w:del w:id="30144" w:author="Rev 7 Allen Wirfs-Brock" w:date="2012-04-26T10:00:00Z">
          <w:r w:rsidDel="006637C6">
            <w:delText>NormalCompletion(</w:delText>
          </w:r>
        </w:del>
      </w:ins>
      <w:del w:id="30145" w:author="Rev 7 Allen Wirfs-Brock" w:date="2012-04-26T10:00:00Z">
        <w:r w:rsidRPr="00A67AF2" w:rsidDel="006637C6">
          <w:delText xml:space="preserve"> </w:delText>
        </w:r>
        <w:r w:rsidRPr="00A67AF2" w:rsidDel="006637C6">
          <w:rPr>
            <w:rFonts w:ascii="Arial" w:hAnsi="Arial" w:cs="Arial"/>
          </w:rPr>
          <w:delText>undefined</w:delText>
        </w:r>
        <w:r w:rsidRPr="00A67AF2" w:rsidDel="006637C6">
          <w:delText xml:space="preserve">, </w:delText>
        </w:r>
        <w:r w:rsidRPr="00A67AF2" w:rsidDel="006637C6">
          <w:rPr>
            <w:rFonts w:ascii="Arial" w:hAnsi="Arial" w:cs="Arial"/>
          </w:rPr>
          <w:delText>empty</w:delText>
        </w:r>
        <w:r w:rsidRPr="00A67AF2" w:rsidDel="006637C6">
          <w:delText xml:space="preserve">). </w:delText>
        </w:r>
      </w:del>
      <w:ins w:id="30146" w:author="Rev 6 Allen Wirfs-Brock" w:date="2012-02-26T10:13:00Z">
        <w:del w:id="30147" w:author="Rev 7 Allen Wirfs-Brock" w:date="2012-04-26T10:00:00Z">
          <w:r w:rsidRPr="00A67AF2" w:rsidDel="006637C6">
            <w:delText>).</w:delText>
          </w:r>
        </w:del>
      </w:ins>
    </w:p>
    <w:p w:rsidR="00A3740A" w:rsidDel="006637C6" w:rsidRDefault="00A3740A" w:rsidP="00F77917">
      <w:pPr>
        <w:pStyle w:val="Alg4"/>
        <w:numPr>
          <w:ilvl w:val="0"/>
          <w:numId w:val="147"/>
        </w:numPr>
        <w:rPr>
          <w:ins w:id="30148" w:author="Rev 6 Allen Wirfs-Brock" w:date="2012-02-26T10:15:00Z"/>
          <w:del w:id="30149" w:author="Rev 7 Allen Wirfs-Brock" w:date="2012-04-26T10:00:00Z"/>
        </w:rPr>
      </w:pPr>
      <w:ins w:id="30150" w:author="Rev 6 Allen Wirfs-Brock" w:date="2012-02-26T10:15:00Z">
        <w:del w:id="30151" w:author="Rev 7 Allen Wirfs-Brock" w:date="2012-04-26T10:00:00Z">
          <w:r w:rsidDel="006637C6">
            <w:delText>Else,</w:delText>
          </w:r>
        </w:del>
      </w:ins>
    </w:p>
    <w:p w:rsidR="004C02EF" w:rsidRPr="00A67AF2" w:rsidRDefault="004C02EF" w:rsidP="006637C6">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rsidR="004C02EF" w:rsidRPr="00E77497" w:rsidRDefault="002F3BF4" w:rsidP="00150A49">
      <w:pPr>
        <w:pStyle w:val="Alg4"/>
        <w:numPr>
          <w:ilvl w:val="0"/>
          <w:numId w:val="147"/>
        </w:numPr>
      </w:pPr>
      <w:ins w:id="30152" w:author="Rev 10 Allen Wirfs-Brock" w:date="2012-09-07T14:08:00Z">
        <w:r>
          <w:t xml:space="preserve">Remove calleeContext from the execution context stack </w:t>
        </w:r>
      </w:ins>
      <w:ins w:id="30153" w:author="Rev 10 Allen Wirfs-Brock" w:date="2012-09-07T14:09:00Z">
        <w:r>
          <w:t xml:space="preserve">and </w:t>
        </w:r>
      </w:ins>
      <w:ins w:id="30154" w:author="Rev 10 Allen Wirfs-Brock" w:date="2012-09-07T14:08:00Z">
        <w:r>
          <w:t>r</w:t>
        </w:r>
      </w:ins>
      <w:ins w:id="30155" w:author="Rev 6 Allen Wirfs-Brock" w:date="2012-02-26T10:16:00Z">
        <w:del w:id="30156" w:author="Rev 10 Allen Wirfs-Brock" w:date="2012-09-07T14:08:00Z">
          <w:r w:rsidR="00A3740A" w:rsidDel="002F3BF4">
            <w:delText>R</w:delText>
          </w:r>
        </w:del>
        <w:r w:rsidR="00A3740A">
          <w:t xml:space="preserve">estore </w:t>
        </w:r>
        <w:r w:rsidR="00A3740A" w:rsidRPr="00A3740A">
          <w:rPr>
            <w:i/>
          </w:rPr>
          <w:t>callerContext</w:t>
        </w:r>
        <w:r w:rsidR="00A3740A">
          <w:t xml:space="preserve"> as the </w:t>
        </w:r>
      </w:ins>
      <w:ins w:id="30157" w:author="Rev 8 Allen Wirfs-Brock" w:date="2012-06-13T16:04:00Z">
        <w:r w:rsidR="00B33FB4">
          <w:t>running</w:t>
        </w:r>
        <w:r w:rsidR="00B33FB4" w:rsidRPr="00E77497">
          <w:t xml:space="preserve"> </w:t>
        </w:r>
      </w:ins>
      <w:ins w:id="30158" w:author="Rev 6 Allen Wirfs-Brock" w:date="2012-02-26T10:16:00Z">
        <w:del w:id="30159" w:author="Rev 8 Allen Wirfs-Brock" w:date="2012-06-13T16:04:00Z">
          <w:r w:rsidR="00A3740A" w:rsidDel="00B33FB4">
            <w:delText xml:space="preserve">current </w:delText>
          </w:r>
        </w:del>
        <w:r w:rsidR="00A3740A">
          <w:t>execution context.</w:t>
        </w:r>
      </w:ins>
      <w:del w:id="30160"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rsidR="004C02EF" w:rsidRPr="00E77497" w:rsidDel="000C179D" w:rsidRDefault="004C02EF" w:rsidP="00150A49">
      <w:pPr>
        <w:pStyle w:val="Alg4"/>
        <w:numPr>
          <w:ilvl w:val="0"/>
          <w:numId w:val="147"/>
        </w:numPr>
        <w:rPr>
          <w:del w:id="30161" w:author="Rev 7 Allen Wirfs-Brock" w:date="2012-04-26T10:07:00Z"/>
        </w:rPr>
      </w:pPr>
      <w:del w:id="30162" w:author="Rev 7 Allen Wirfs-Brock" w:date="2012-04-26T10:07:00Z">
        <w:r w:rsidRPr="00E77497" w:rsidDel="000C179D">
          <w:delText xml:space="preserve">If </w:delText>
        </w:r>
        <w:r w:rsidRPr="00E77497" w:rsidDel="000C179D">
          <w:rPr>
            <w:i/>
          </w:rPr>
          <w:delText>result</w:delText>
        </w:r>
        <w:r w:rsidRPr="00E77497" w:rsidDel="000C179D">
          <w:delText xml:space="preserve">.type is </w:delText>
        </w:r>
        <w:r w:rsidRPr="00E77497" w:rsidDel="000C179D">
          <w:rPr>
            <w:rFonts w:ascii="Arial" w:hAnsi="Arial" w:cs="Arial"/>
          </w:rPr>
          <w:delText>throw</w:delText>
        </w:r>
        <w:r w:rsidRPr="00E77497" w:rsidDel="000C179D">
          <w:delText xml:space="preserve"> then throw </w:delText>
        </w:r>
        <w:r w:rsidRPr="00E77497" w:rsidDel="000C179D">
          <w:rPr>
            <w:i/>
          </w:rPr>
          <w:delText>result</w:delText>
        </w:r>
        <w:r w:rsidRPr="00E77497" w:rsidDel="000C179D">
          <w:delText>.value.</w:delText>
        </w:r>
      </w:del>
    </w:p>
    <w:p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ins w:id="30163" w:author="Rev 7 Allen Wirfs-Brock" w:date="2012-04-26T10:09:00Z">
        <w:r w:rsidR="000C179D">
          <w:t>NormalCompletion</w:t>
        </w:r>
        <w:r w:rsidR="000C179D" w:rsidRPr="00E77497">
          <w:t>(</w:t>
        </w:r>
      </w:ins>
      <w:r w:rsidRPr="00E77497">
        <w:rPr>
          <w:i/>
        </w:rPr>
        <w:t>result</w:t>
      </w:r>
      <w:r w:rsidRPr="00E77497">
        <w:t>.</w:t>
      </w:r>
      <w:ins w:id="30164" w:author="Rev 8 Allen Wirfs-Brock" w:date="2012-06-15T13:13:00Z">
        <w:r w:rsidR="00845217">
          <w:t>[[</w:t>
        </w:r>
      </w:ins>
      <w:r w:rsidRPr="00E77497">
        <w:t>value</w:t>
      </w:r>
      <w:ins w:id="30165" w:author="Rev 8 Allen Wirfs-Brock" w:date="2012-06-15T13:13:00Z">
        <w:r w:rsidR="00845217">
          <w:t>]]</w:t>
        </w:r>
      </w:ins>
      <w:ins w:id="30166" w:author="Rev 7 Allen Wirfs-Brock" w:date="2012-04-26T10:09:00Z">
        <w:r w:rsidR="000C179D" w:rsidRPr="00E77497">
          <w:t>)</w:t>
        </w:r>
      </w:ins>
      <w:r w:rsidRPr="00E77497">
        <w:t>.</w:t>
      </w:r>
    </w:p>
    <w:p w:rsidR="004C02EF" w:rsidRPr="00E77497" w:rsidRDefault="004C02EF" w:rsidP="00150A49">
      <w:pPr>
        <w:pStyle w:val="Alg4"/>
        <w:numPr>
          <w:ilvl w:val="0"/>
          <w:numId w:val="147"/>
        </w:numPr>
        <w:spacing w:after="120"/>
      </w:pPr>
      <w:del w:id="30167" w:author="Rev 7 Allen Wirfs-Brock" w:date="2012-04-26T10:10:00Z">
        <w:r w:rsidRPr="00E77497" w:rsidDel="000C179D">
          <w:delText xml:space="preserve">Otherwise </w:delText>
        </w:r>
        <w:r w:rsidRPr="00E77497" w:rsidDel="000C179D">
          <w:rPr>
            <w:i/>
          </w:rPr>
          <w:delText>result</w:delText>
        </w:r>
        <w:r w:rsidRPr="00E77497" w:rsidDel="000C179D">
          <w:delText xml:space="preserve">.type must be </w:delText>
        </w:r>
        <w:r w:rsidRPr="00E77497" w:rsidDel="000C179D">
          <w:rPr>
            <w:rFonts w:ascii="Arial" w:hAnsi="Arial" w:cs="Arial"/>
          </w:rPr>
          <w:delText>normal</w:delText>
        </w:r>
        <w:r w:rsidRPr="00E77497" w:rsidDel="000C179D">
          <w:delText xml:space="preserve">. Return </w:delText>
        </w:r>
        <w:r w:rsidRPr="00E77497" w:rsidDel="000C179D">
          <w:rPr>
            <w:b/>
          </w:rPr>
          <w:delText>undefined</w:delText>
        </w:r>
      </w:del>
      <w:ins w:id="30168" w:author="Rev 6 Allen Wirfs-Brock" w:date="2012-02-26T10:16:00Z">
        <w:r w:rsidR="00A3740A">
          <w:t xml:space="preserve">Return </w:t>
        </w:r>
        <w:r w:rsidR="00A3740A" w:rsidRPr="00A3740A">
          <w:rPr>
            <w:i/>
          </w:rPr>
          <w:t>result</w:t>
        </w:r>
      </w:ins>
      <w:r w:rsidRPr="00E77497">
        <w:t>.</w:t>
      </w:r>
    </w:p>
    <w:p w:rsidR="004C02EF" w:rsidRPr="00E77497" w:rsidRDefault="004C02EF" w:rsidP="00DA3106">
      <w:pPr>
        <w:pStyle w:val="Heading4"/>
        <w:numPr>
          <w:ilvl w:val="0"/>
          <w:numId w:val="0"/>
        </w:numPr>
      </w:pPr>
      <w:bookmarkStart w:id="30169" w:name="_Ref463865905"/>
      <w:bookmarkStart w:id="30170" w:name="_Toc472818899"/>
      <w:bookmarkStart w:id="30171" w:name="_Toc235503475"/>
      <w:bookmarkStart w:id="30172" w:name="_Toc241509250"/>
      <w:bookmarkStart w:id="30173" w:name="_Toc244416737"/>
      <w:bookmarkStart w:id="30174" w:name="_Toc276631101"/>
      <w:bookmarkStart w:id="30175" w:name="_Ref424532515"/>
      <w:r w:rsidRPr="00E77497">
        <w:lastRenderedPageBreak/>
        <w:t>13.</w:t>
      </w:r>
      <w:del w:id="30176" w:author="Rev 6 Allen Wirfs-Brock" w:date="2012-02-27T10:01:00Z">
        <w:r w:rsidRPr="00E77497" w:rsidDel="00BB761E">
          <w:delText>2</w:delText>
        </w:r>
      </w:del>
      <w:ins w:id="30177" w:author="Rev 6 Allen Wirfs-Brock" w:date="2012-02-27T10:01:00Z">
        <w:del w:id="30178" w:author="Rev 7 Allen Wirfs-Brock" w:date="2012-04-17T14:28:00Z">
          <w:r w:rsidR="00BB761E" w:rsidDel="00AA5DC6">
            <w:delText>1</w:delText>
          </w:r>
        </w:del>
      </w:ins>
      <w:ins w:id="30179" w:author="Rev 7 Allen Wirfs-Brock" w:date="2012-04-26T10:50:00Z">
        <w:del w:id="30180" w:author="Rev 10 Allen Wirfs-Brock" w:date="2012-08-13T18:43:00Z">
          <w:r w:rsidR="00572B17" w:rsidDel="00C700A2">
            <w:delText>5</w:delText>
          </w:r>
        </w:del>
      </w:ins>
      <w:ins w:id="30181" w:author="Rev 10 Allen Wirfs-Brock" w:date="2012-08-13T18:43:00Z">
        <w:r w:rsidR="00C700A2">
          <w:t>6</w:t>
        </w:r>
      </w:ins>
      <w:del w:id="30182" w:author="Rev 7 Allen Wirfs-Brock" w:date="2012-04-19T15:01:00Z">
        <w:r w:rsidRPr="00E77497" w:rsidDel="00912F02">
          <w:delText>.2</w:delText>
        </w:r>
      </w:del>
      <w:ins w:id="30183" w:author="Rev 6 Allen Wirfs-Brock" w:date="2012-02-27T10:01:00Z">
        <w:del w:id="30184" w:author="Rev 7 Allen Wirfs-Brock" w:date="2012-04-19T15:01:00Z">
          <w:r w:rsidR="00BB761E" w:rsidDel="00912F02">
            <w:delText>1</w:delText>
          </w:r>
        </w:del>
      </w:ins>
      <w:r w:rsidR="00BB761E">
        <w:t>.2</w:t>
      </w:r>
      <w:r w:rsidRPr="00E77497">
        <w:tab/>
        <w:t>[[Construct]]</w:t>
      </w:r>
      <w:bookmarkEnd w:id="30169"/>
      <w:bookmarkEnd w:id="30170"/>
      <w:bookmarkEnd w:id="30171"/>
      <w:bookmarkEnd w:id="30172"/>
      <w:bookmarkEnd w:id="30173"/>
      <w:bookmarkEnd w:id="30174"/>
      <w:ins w:id="30185" w:author="Rev 11 Allen Wirfs-Brock" w:date="2012-10-23T15:24:00Z">
        <w:r w:rsidR="00E435B1">
          <w:t xml:space="preserve"> Internal Method</w:t>
        </w:r>
      </w:ins>
    </w:p>
    <w:p w:rsidR="004C02EF" w:rsidRPr="00E77497" w:rsidRDefault="004C02EF" w:rsidP="004C02EF">
      <w:del w:id="30186" w:author="Rev 10 Allen Wirfs-Brock" w:date="2012-08-13T17:17:00Z">
        <w:r w:rsidRPr="00E77497" w:rsidDel="0003414D">
          <w:delText>When t</w:delText>
        </w:r>
      </w:del>
      <w:ins w:id="30187" w:author="Rev 10 Allen Wirfs-Brock" w:date="2012-08-13T17:17:00Z">
        <w:r w:rsidR="0003414D">
          <w:t>T</w:t>
        </w:r>
      </w:ins>
      <w:r w:rsidRPr="00E77497">
        <w:t xml:space="preserve">he [[Construct]] internal method for a Function object </w:t>
      </w:r>
      <w:r w:rsidRPr="00E77497">
        <w:rPr>
          <w:rFonts w:ascii="Times New Roman" w:hAnsi="Times New Roman"/>
          <w:i/>
        </w:rPr>
        <w:t>F</w:t>
      </w:r>
      <w:r w:rsidRPr="00E77497">
        <w:t xml:space="preserve"> is called with a</w:t>
      </w:r>
      <w:ins w:id="30188" w:author="Rev 10 Allen Wirfs-Brock" w:date="2012-08-13T17:18:00Z">
        <w:r w:rsidR="0003414D">
          <w:t xml:space="preserve"> single parameter </w:t>
        </w:r>
        <w:r w:rsidR="0003414D" w:rsidRPr="0003414D">
          <w:rPr>
            <w:rFonts w:ascii="Times New Roman" w:hAnsi="Times New Roman"/>
            <w:i/>
          </w:rPr>
          <w:t>argumentsList</w:t>
        </w:r>
      </w:ins>
      <w:ins w:id="30189" w:author="Rev 10 Allen Wirfs-Brock" w:date="2012-08-13T17:19:00Z">
        <w:r w:rsidR="0003414D">
          <w:rPr>
            <w:rFonts w:ascii="Times New Roman" w:hAnsi="Times New Roman"/>
          </w:rPr>
          <w:t xml:space="preserve"> </w:t>
        </w:r>
        <w:r w:rsidR="0003414D" w:rsidRPr="00BC2562">
          <w:rPr>
            <w:rFonts w:cs="Arial"/>
          </w:rPr>
          <w:t>which is a</w:t>
        </w:r>
      </w:ins>
      <w:r w:rsidRPr="00E77497">
        <w:t xml:space="preserve"> possibly empty </w:t>
      </w:r>
      <w:del w:id="30190" w:author="Rev 10 Allen Wirfs-Brock" w:date="2012-08-13T17:19:00Z">
        <w:r w:rsidRPr="00E77497" w:rsidDel="0003414D">
          <w:delText xml:space="preserve">list </w:delText>
        </w:r>
      </w:del>
      <w:ins w:id="30191" w:author="Rev 10 Allen Wirfs-Brock" w:date="2012-08-13T17:19:00Z">
        <w:r w:rsidR="0003414D">
          <w:t>L</w:t>
        </w:r>
        <w:r w:rsidR="0003414D" w:rsidRPr="00E77497">
          <w:t xml:space="preserve">ist </w:t>
        </w:r>
      </w:ins>
      <w:r w:rsidRPr="00E77497">
        <w:t xml:space="preserve">of </w:t>
      </w:r>
      <w:del w:id="30192" w:author="Rev 10 Allen Wirfs-Brock" w:date="2012-08-13T17:19:00Z">
        <w:r w:rsidRPr="00E77497" w:rsidDel="0003414D">
          <w:delText>arguments</w:delText>
        </w:r>
      </w:del>
      <w:ins w:id="30193" w:author="Rev 10 Allen Wirfs-Brock" w:date="2012-08-13T17:19:00Z">
        <w:r w:rsidR="0003414D">
          <w:t>ECMAScript values.</w:t>
        </w:r>
      </w:ins>
      <w:del w:id="30194" w:author="Rev 10 Allen Wirfs-Brock" w:date="2012-08-13T17:20:00Z">
        <w:r w:rsidRPr="00E77497" w:rsidDel="0003414D">
          <w:delText>,</w:delText>
        </w:r>
      </w:del>
      <w:r w:rsidRPr="00E77497">
        <w:t xml:space="preserve"> </w:t>
      </w:r>
      <w:del w:id="30195" w:author="Rev 10 Allen Wirfs-Brock" w:date="2012-08-13T17:19:00Z">
        <w:r w:rsidRPr="00E77497" w:rsidDel="0003414D">
          <w:delText xml:space="preserve">the </w:delText>
        </w:r>
      </w:del>
      <w:ins w:id="30196" w:author="Rev 10 Allen Wirfs-Brock" w:date="2012-08-13T17:19:00Z">
        <w:r w:rsidR="0003414D">
          <w:t>T</w:t>
        </w:r>
        <w:r w:rsidR="0003414D" w:rsidRPr="00E77497">
          <w:t xml:space="preserve">he </w:t>
        </w:r>
      </w:ins>
      <w:r w:rsidRPr="00E77497">
        <w:t>following steps are taken:</w:t>
      </w:r>
    </w:p>
    <w:p w:rsidR="004C02EF" w:rsidRPr="00E77497" w:rsidDel="005F7AD6" w:rsidRDefault="004C02EF" w:rsidP="00150A49">
      <w:pPr>
        <w:numPr>
          <w:ilvl w:val="0"/>
          <w:numId w:val="148"/>
        </w:numPr>
        <w:contextualSpacing/>
        <w:rPr>
          <w:del w:id="30197" w:author="Rev 7 Allen Wirfs-Brock" w:date="2012-04-11T17:50:00Z"/>
          <w:rFonts w:ascii="Times New Roman" w:hAnsi="Times New Roman"/>
        </w:rPr>
      </w:pPr>
      <w:del w:id="30198" w:author="Rev 7 Allen Wirfs-Brock" w:date="2012-04-11T17:50:00Z">
        <w:r w:rsidRPr="00E77497" w:rsidDel="005F7AD6">
          <w:rPr>
            <w:rFonts w:ascii="Times New Roman" w:hAnsi="Times New Roman"/>
          </w:rPr>
          <w:delText xml:space="preserve">Let </w:delText>
        </w:r>
        <w:r w:rsidRPr="00E77497" w:rsidDel="005F7AD6">
          <w:rPr>
            <w:rFonts w:ascii="Times New Roman" w:hAnsi="Times New Roman"/>
            <w:i/>
          </w:rPr>
          <w:delText xml:space="preserve">obj </w:delText>
        </w:r>
        <w:r w:rsidRPr="00E77497" w:rsidDel="005F7AD6">
          <w:rPr>
            <w:rFonts w:ascii="Times New Roman" w:hAnsi="Times New Roman"/>
          </w:rPr>
          <w:delText>be a newly created native ECMAScript object.</w:delText>
        </w:r>
      </w:del>
    </w:p>
    <w:p w:rsidR="004C02EF" w:rsidRPr="00E77497" w:rsidDel="005F7AD6" w:rsidRDefault="004C02EF" w:rsidP="00150A49">
      <w:pPr>
        <w:numPr>
          <w:ilvl w:val="0"/>
          <w:numId w:val="148"/>
        </w:numPr>
        <w:contextualSpacing/>
        <w:rPr>
          <w:del w:id="30199" w:author="Rev 7 Allen Wirfs-Brock" w:date="2012-04-11T17:50:00Z"/>
          <w:rFonts w:ascii="Times New Roman" w:hAnsi="Times New Roman"/>
        </w:rPr>
      </w:pPr>
      <w:del w:id="30200" w:author="Rev 7 Allen Wirfs-Brock" w:date="2012-04-11T17:50:00Z">
        <w:r w:rsidRPr="00E77497" w:rsidDel="005F7AD6">
          <w:rPr>
            <w:rFonts w:ascii="Times New Roman" w:hAnsi="Times New Roman"/>
          </w:rPr>
          <w:delText xml:space="preserve">Set all the internal methods of </w:delText>
        </w:r>
        <w:r w:rsidRPr="00E77497" w:rsidDel="005F7AD6">
          <w:rPr>
            <w:rFonts w:ascii="Times New Roman" w:hAnsi="Times New Roman"/>
            <w:i/>
          </w:rPr>
          <w:delText>obj</w:delText>
        </w:r>
        <w:r w:rsidRPr="00E77497" w:rsidDel="005F7AD6">
          <w:rPr>
            <w:rFonts w:ascii="Times New Roman" w:hAnsi="Times New Roman"/>
          </w:rPr>
          <w:delText xml:space="preserve"> as specified in 8.12.</w:delText>
        </w:r>
      </w:del>
    </w:p>
    <w:p w:rsidR="004C02EF" w:rsidRPr="00E77497" w:rsidDel="005F7AD6" w:rsidRDefault="004C02EF" w:rsidP="00150A49">
      <w:pPr>
        <w:numPr>
          <w:ilvl w:val="0"/>
          <w:numId w:val="148"/>
        </w:numPr>
        <w:contextualSpacing/>
        <w:rPr>
          <w:del w:id="30201" w:author="Rev 7 Allen Wirfs-Brock" w:date="2012-04-11T17:50:00Z"/>
          <w:rFonts w:ascii="Times New Roman" w:hAnsi="Times New Roman"/>
        </w:rPr>
      </w:pPr>
      <w:del w:id="30202" w:author="Rev 7 Allen Wirfs-Brock" w:date="2012-04-11T17:50:00Z">
        <w:r w:rsidRPr="00E77497" w:rsidDel="005F7AD6">
          <w:rPr>
            <w:rFonts w:ascii="Times New Roman" w:hAnsi="Times New Roman"/>
          </w:rPr>
          <w:delText xml:space="preserve">Set the [[Class]]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Courier New" w:hAnsi="Courier New"/>
            <w:b/>
          </w:rPr>
          <w:delText>"Object"</w:delText>
        </w:r>
        <w:r w:rsidRPr="00E77497" w:rsidDel="005F7AD6">
          <w:rPr>
            <w:rFonts w:ascii="Times New Roman" w:hAnsi="Times New Roman"/>
          </w:rPr>
          <w:delText>.</w:delText>
        </w:r>
      </w:del>
    </w:p>
    <w:p w:rsidR="004C02EF" w:rsidRPr="00E77497" w:rsidDel="005F7AD6" w:rsidRDefault="004C02EF" w:rsidP="00150A49">
      <w:pPr>
        <w:numPr>
          <w:ilvl w:val="0"/>
          <w:numId w:val="148"/>
        </w:numPr>
        <w:contextualSpacing/>
        <w:rPr>
          <w:del w:id="30203" w:author="Rev 7 Allen Wirfs-Brock" w:date="2012-04-11T17:50:00Z"/>
          <w:rFonts w:ascii="Times New Roman" w:hAnsi="Times New Roman"/>
        </w:rPr>
      </w:pPr>
      <w:del w:id="30204" w:author="Rev 7 Allen Wirfs-Brock" w:date="2012-04-11T17:50:00Z">
        <w:r w:rsidRPr="00E77497" w:rsidDel="005F7AD6">
          <w:rPr>
            <w:rFonts w:ascii="Times New Roman" w:hAnsi="Times New Roman"/>
          </w:rPr>
          <w:delText xml:space="preserve">Set the [[Extensible]]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Times New Roman" w:hAnsi="Times New Roman"/>
            <w:b/>
          </w:rPr>
          <w:delText>true</w:delText>
        </w:r>
        <w:r w:rsidRPr="00E77497" w:rsidDel="005F7AD6">
          <w:rPr>
            <w:rFonts w:ascii="Times New Roman" w:hAnsi="Times New Roman"/>
          </w:rPr>
          <w:delText>.</w:delText>
        </w:r>
      </w:del>
    </w:p>
    <w:p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rsidR="00A3740A" w:rsidRDefault="00776314" w:rsidP="00150A49">
      <w:pPr>
        <w:numPr>
          <w:ilvl w:val="0"/>
          <w:numId w:val="148"/>
        </w:numPr>
        <w:contextualSpacing/>
        <w:rPr>
          <w:ins w:id="30205" w:author="Rev 6 Allen Wirfs-Brock" w:date="2012-02-26T10:17:00Z"/>
          <w:rFonts w:ascii="Times New Roman" w:hAnsi="Times New Roman"/>
        </w:rPr>
      </w:pPr>
      <w:ins w:id="30206"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w:t>
      </w:r>
      <w:del w:id="30207" w:author="Rev 7 Allen Wirfs-Brock" w:date="2012-04-11T17:49:00Z">
        <w:r w:rsidRPr="00E77497" w:rsidDel="005F7AD6">
          <w:rPr>
            <w:rFonts w:ascii="Times New Roman" w:hAnsi="Times New Roman"/>
          </w:rPr>
          <w:delText xml:space="preserve">set </w:delText>
        </w:r>
      </w:del>
      <w:ins w:id="30208" w:author="Rev 7 Allen Wirfs-Brock" w:date="2012-04-11T17:49:00Z">
        <w:r w:rsidR="005F7AD6">
          <w:rPr>
            <w:rFonts w:ascii="Times New Roman" w:hAnsi="Times New Roman"/>
          </w:rPr>
          <w:t>let</w:t>
        </w:r>
        <w:r w:rsidR="005F7AD6" w:rsidRPr="00E77497">
          <w:rPr>
            <w:rFonts w:ascii="Times New Roman" w:hAnsi="Times New Roman"/>
          </w:rPr>
          <w:t xml:space="preserve"> </w:t>
        </w:r>
      </w:ins>
      <w:del w:id="30209" w:author="Rev 7 Allen Wirfs-Brock" w:date="2012-04-11T17:49: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30210" w:author="Rev 7 Allen Wirfs-Brock" w:date="2012-04-11T17:50:00Z">
        <w:r w:rsidR="005F7AD6" w:rsidRPr="005F7AD6">
          <w:rPr>
            <w:rFonts w:ascii="Times New Roman" w:hAnsi="Times New Roman"/>
          </w:rPr>
          <w:t>be</w:t>
        </w:r>
        <w:r w:rsidR="005F7AD6">
          <w:rPr>
            <w:rFonts w:ascii="Times New Roman" w:hAnsi="Times New Roman"/>
            <w:i/>
          </w:rPr>
          <w:t xml:space="preserve"> </w:t>
        </w:r>
        <w:r w:rsidR="005F7AD6" w:rsidRPr="005F7AD6">
          <w:rPr>
            <w:rFonts w:ascii="Times New Roman" w:hAnsi="Times New Roman"/>
          </w:rPr>
          <w:t>the result of the abstract</w:t>
        </w:r>
        <w:del w:id="30211"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 with argument </w:t>
        </w:r>
        <w:r w:rsidR="005F7AD6">
          <w:rPr>
            <w:rFonts w:ascii="Times New Roman" w:hAnsi="Times New Roman"/>
            <w:i/>
          </w:rPr>
          <w:t>proto</w:t>
        </w:r>
      </w:ins>
      <w:del w:id="30212" w:author="Rev 7 Allen Wirfs-Brock" w:date="2012-04-11T17:50:00Z">
        <w:r w:rsidRPr="00E77497" w:rsidDel="005F7AD6">
          <w:rPr>
            <w:rFonts w:ascii="Times New Roman" w:hAnsi="Times New Roman"/>
          </w:rPr>
          <w:delText xml:space="preserve">to </w:delText>
        </w:r>
        <w:r w:rsidRPr="00E77497" w:rsidDel="005F7AD6">
          <w:rPr>
            <w:rFonts w:ascii="Times New Roman" w:hAnsi="Times New Roman"/>
            <w:i/>
          </w:rPr>
          <w:delText>proto</w:delText>
        </w:r>
      </w:del>
      <w:r w:rsidRPr="00E77497">
        <w:rPr>
          <w:rFonts w:ascii="Times New Roman" w:hAnsi="Times New Roman"/>
        </w:rPr>
        <w:t>.</w:t>
      </w:r>
    </w:p>
    <w:p w:rsidR="004C02EF" w:rsidRPr="00E77497" w:rsidRDefault="004C02EF" w:rsidP="00150A49">
      <w:pPr>
        <w:numPr>
          <w:ilvl w:val="0"/>
          <w:numId w:val="148"/>
        </w:numPr>
        <w:contextualSpacing/>
        <w:rPr>
          <w:rFonts w:ascii="Times New Roman" w:hAnsi="Times New Roman"/>
        </w:rPr>
      </w:pPr>
      <w:del w:id="30213" w:author="Rev 10 Allen Wirfs-Brock" w:date="2012-08-13T18:42:00Z">
        <w:r w:rsidRPr="00E77497" w:rsidDel="00C700A2">
          <w:rPr>
            <w:rFonts w:ascii="Times New Roman" w:hAnsi="Times New Roman"/>
          </w:rPr>
          <w:delText>If Type(</w:delText>
        </w:r>
        <w:r w:rsidRPr="00E77497" w:rsidDel="00C700A2">
          <w:rPr>
            <w:rFonts w:ascii="Times New Roman" w:hAnsi="Times New Roman"/>
            <w:i/>
          </w:rPr>
          <w:delText>proto</w:delText>
        </w:r>
        <w:r w:rsidRPr="00E77497" w:rsidDel="00C700A2">
          <w:rPr>
            <w:rFonts w:ascii="Times New Roman" w:hAnsi="Times New Roman"/>
          </w:rPr>
          <w:delText>)</w:delText>
        </w:r>
        <w:r w:rsidRPr="00E77497" w:rsidDel="00C700A2">
          <w:rPr>
            <w:rFonts w:ascii="Times New Roman" w:hAnsi="Times New Roman"/>
            <w:i/>
          </w:rPr>
          <w:delText xml:space="preserve"> </w:delText>
        </w:r>
        <w:r w:rsidRPr="00E77497" w:rsidDel="00C700A2">
          <w:rPr>
            <w:rFonts w:ascii="Times New Roman" w:hAnsi="Times New Roman"/>
          </w:rPr>
          <w:delText>is not Object</w:delText>
        </w:r>
      </w:del>
      <w:ins w:id="30214" w:author="Rev 10 Allen Wirfs-Brock" w:date="2012-08-13T18:42:00Z">
        <w:r w:rsidR="00C700A2">
          <w:rPr>
            <w:rFonts w:ascii="Times New Roman" w:hAnsi="Times New Roman"/>
          </w:rPr>
          <w:t>Else</w:t>
        </w:r>
      </w:ins>
      <w:r w:rsidRPr="00E77497">
        <w:rPr>
          <w:rFonts w:ascii="Times New Roman" w:hAnsi="Times New Roman"/>
        </w:rPr>
        <w:t xml:space="preserve">, </w:t>
      </w:r>
      <w:del w:id="30215" w:author="Rev 7 Allen Wirfs-Brock" w:date="2012-04-11T17:48:00Z">
        <w:r w:rsidRPr="00E77497" w:rsidDel="005F7AD6">
          <w:rPr>
            <w:rFonts w:ascii="Times New Roman" w:hAnsi="Times New Roman"/>
          </w:rPr>
          <w:delText xml:space="preserve">set </w:delText>
        </w:r>
      </w:del>
      <w:ins w:id="30216" w:author="Rev 7 Allen Wirfs-Brock" w:date="2012-04-11T17:48:00Z">
        <w:r w:rsidR="005F7AD6">
          <w:rPr>
            <w:rFonts w:ascii="Times New Roman" w:hAnsi="Times New Roman"/>
          </w:rPr>
          <w:t>l</w:t>
        </w:r>
        <w:r w:rsidR="005F7AD6" w:rsidRPr="00E77497">
          <w:rPr>
            <w:rFonts w:ascii="Times New Roman" w:hAnsi="Times New Roman"/>
          </w:rPr>
          <w:t xml:space="preserve">et </w:t>
        </w:r>
      </w:ins>
      <w:del w:id="30217" w:author="Rev 7 Allen Wirfs-Brock" w:date="2012-04-11T17:48: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30218" w:author="Rev 7 Allen Wirfs-Brock" w:date="2012-04-11T17:49:00Z">
        <w:r w:rsidR="005F7AD6" w:rsidRPr="005F7AD6">
          <w:rPr>
            <w:rFonts w:ascii="Times New Roman" w:hAnsi="Times New Roman"/>
          </w:rPr>
          <w:t>be</w:t>
        </w:r>
        <w:r w:rsidR="005F7AD6">
          <w:rPr>
            <w:rFonts w:ascii="Times New Roman" w:hAnsi="Times New Roman"/>
            <w:i/>
          </w:rPr>
          <w:t xml:space="preserve"> </w:t>
        </w:r>
      </w:ins>
      <w:ins w:id="30219" w:author="Rev 7 Allen Wirfs-Brock" w:date="2012-04-11T17:48:00Z">
        <w:r w:rsidR="005F7AD6" w:rsidRPr="005F7AD6">
          <w:rPr>
            <w:rFonts w:ascii="Times New Roman" w:hAnsi="Times New Roman"/>
          </w:rPr>
          <w:t>the result of the abstract</w:t>
        </w:r>
        <w:del w:id="30220"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w:t>
        </w:r>
      </w:ins>
      <w:del w:id="30221" w:author="Rev 7 Allen Wirfs-Brock" w:date="2012-04-11T17:48:00Z">
        <w:r w:rsidRPr="00E77497" w:rsidDel="005F7AD6">
          <w:rPr>
            <w:rFonts w:ascii="Times New Roman" w:hAnsi="Times New Roman"/>
          </w:rPr>
          <w:delText>to the standard built-in Object prototype object as described in 15.2.4</w:delText>
        </w:r>
      </w:del>
      <w:r w:rsidRPr="00E77497">
        <w:rPr>
          <w:rFonts w:ascii="Times New Roman" w:hAnsi="Times New Roman"/>
        </w:rPr>
        <w:t>.</w:t>
      </w:r>
    </w:p>
    <w:p w:rsidR="004C02EF" w:rsidRPr="00E77497" w:rsidRDefault="004C02EF" w:rsidP="00192B91">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del w:id="30222" w:author="Rev 11 Allen Wirfs-Brock" w:date="2012-10-24T09:20:00Z">
        <w:r w:rsidRPr="00E77497" w:rsidDel="009C13FC">
          <w:rPr>
            <w:rFonts w:ascii="Times New Roman" w:hAnsi="Times New Roman"/>
          </w:rPr>
          <w:delText xml:space="preserve">property </w:delText>
        </w:r>
      </w:del>
      <w:ins w:id="30223" w:author="Rev 11 Allen Wirfs-Brock" w:date="2012-10-24T09:20:00Z">
        <w:r w:rsidR="009C13FC">
          <w:rPr>
            <w:rFonts w:ascii="Times New Roman" w:hAnsi="Times New Roman"/>
          </w:rPr>
          <w:t>method</w:t>
        </w:r>
        <w:r w:rsidR="009C13FC" w:rsidRPr="00E77497">
          <w:rPr>
            <w:rFonts w:ascii="Times New Roman" w:hAnsi="Times New Roman"/>
          </w:rPr>
          <w:t xml:space="preserve"> </w:t>
        </w:r>
      </w:ins>
      <w:r w:rsidRPr="00E77497">
        <w:rPr>
          <w:rFonts w:ascii="Times New Roman" w:hAnsi="Times New Roman"/>
        </w:rPr>
        <w:t xml:space="preserve">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del w:id="30224" w:author="Rev 11 Allen Wirfs-Brock" w:date="2012-10-24T11:45:00Z">
        <w:r w:rsidRPr="00E77497" w:rsidDel="00192B91">
          <w:rPr>
            <w:rFonts w:ascii="Times New Roman" w:hAnsi="Times New Roman"/>
          </w:rPr>
          <w:delText xml:space="preserve">as </w:delText>
        </w:r>
      </w:del>
      <w:del w:id="30225" w:author="Rev 11 Allen Wirfs-Brock" w:date="2012-10-24T09:21:00Z">
        <w:r w:rsidRPr="00E77497" w:rsidDel="009C13FC">
          <w:rPr>
            <w:rFonts w:ascii="Times New Roman" w:hAnsi="Times New Roman"/>
          </w:rPr>
          <w:delText xml:space="preserve">the </w:delText>
        </w:r>
        <w:r w:rsidRPr="00E77497" w:rsidDel="009C13FC">
          <w:rPr>
            <w:rFonts w:ascii="Times New Roman" w:hAnsi="Times New Roman"/>
            <w:b/>
          </w:rPr>
          <w:delText>this</w:delText>
        </w:r>
        <w:r w:rsidRPr="00E77497" w:rsidDel="009C13FC">
          <w:rPr>
            <w:rFonts w:ascii="Times New Roman" w:hAnsi="Times New Roman"/>
          </w:rPr>
          <w:delText xml:space="preserve"> </w:delText>
        </w:r>
        <w:r w:rsidRPr="00192B91" w:rsidDel="009C13FC">
          <w:rPr>
            <w:rFonts w:ascii="Times New Roman" w:hAnsi="Times New Roman"/>
            <w:i/>
            <w:iCs/>
          </w:rPr>
          <w:delText xml:space="preserve">value </w:delText>
        </w:r>
      </w:del>
      <w:r w:rsidRPr="00E77497">
        <w:rPr>
          <w:rFonts w:ascii="Times New Roman" w:hAnsi="Times New Roman"/>
        </w:rPr>
        <w:t xml:space="preserve">and </w:t>
      </w:r>
      <w:ins w:id="30226" w:author="Rev 11 Allen Wirfs-Brock" w:date="2012-10-24T11:44:00Z">
        <w:r w:rsidR="00192B91" w:rsidRPr="0003414D">
          <w:rPr>
            <w:rFonts w:ascii="Times New Roman" w:hAnsi="Times New Roman"/>
            <w:i/>
          </w:rPr>
          <w:t>argumentsList</w:t>
        </w:r>
      </w:ins>
      <w:del w:id="30227" w:author="Rev 11 Allen Wirfs-Brock" w:date="2012-10-24T11:44:00Z">
        <w:r w:rsidRPr="00E77497" w:rsidDel="00192B91">
          <w:rPr>
            <w:rFonts w:ascii="Times New Roman" w:hAnsi="Times New Roman"/>
          </w:rPr>
          <w:delText>providing the argument list passed into</w:delText>
        </w:r>
      </w:del>
      <w:r w:rsidRPr="00E77497">
        <w:rPr>
          <w:rFonts w:ascii="Times New Roman" w:hAnsi="Times New Roman"/>
        </w:rPr>
        <w:t xml:space="preserve"> </w:t>
      </w:r>
      <w:ins w:id="30228" w:author="Rev 11 Allen Wirfs-Brock" w:date="2012-10-24T11:44:00Z">
        <w:r w:rsidR="00192B91">
          <w:rPr>
            <w:rFonts w:ascii="Times New Roman" w:hAnsi="Times New Roman"/>
          </w:rPr>
          <w:t xml:space="preserve">as the arguments </w:t>
        </w:r>
      </w:ins>
      <w:del w:id="30229" w:author="Rev 11 Allen Wirfs-Brock" w:date="2012-10-24T11:45:00Z">
        <w:r w:rsidRPr="00E77497" w:rsidDel="00192B91">
          <w:rPr>
            <w:rFonts w:ascii="Times New Roman" w:hAnsi="Times New Roman"/>
          </w:rPr>
          <w:delText xml:space="preserve">[[Construct]] </w:delText>
        </w:r>
      </w:del>
      <w:r w:rsidRPr="00E77497">
        <w:rPr>
          <w:rFonts w:ascii="Times New Roman" w:hAnsi="Times New Roman"/>
        </w:rPr>
        <w:t xml:space="preserve">as </w:t>
      </w:r>
      <w:ins w:id="30230" w:author="Rev 11 Allen Wirfs-Brock" w:date="2012-10-24T11:45:00Z">
        <w:r w:rsidR="00192B91">
          <w:rPr>
            <w:rFonts w:ascii="Times New Roman" w:hAnsi="Times New Roman"/>
            <w:iCs/>
          </w:rPr>
          <w:t>the arguments</w:t>
        </w:r>
      </w:ins>
      <w:del w:id="30231" w:author="Rev 11 Allen Wirfs-Brock" w:date="2012-10-24T09:30:00Z">
        <w:r w:rsidRPr="00E77497" w:rsidDel="009C13FC">
          <w:rPr>
            <w:rFonts w:ascii="Times New Roman" w:hAnsi="Times New Roman"/>
            <w:i/>
          </w:rPr>
          <w:delText>args</w:delText>
        </w:r>
      </w:del>
      <w:r w:rsidRPr="00E77497">
        <w:rPr>
          <w:rFonts w:ascii="Times New Roman" w:hAnsi="Times New Roman"/>
        </w:rPr>
        <w:t>.</w:t>
      </w:r>
    </w:p>
    <w:p w:rsidR="00776314" w:rsidRDefault="00776314" w:rsidP="00776314">
      <w:pPr>
        <w:numPr>
          <w:ilvl w:val="0"/>
          <w:numId w:val="148"/>
        </w:numPr>
        <w:contextualSpacing/>
        <w:rPr>
          <w:ins w:id="30232" w:author="Rev 6 Allen Wirfs-Brock" w:date="2012-02-26T10:19:00Z"/>
          <w:rFonts w:ascii="Times New Roman" w:hAnsi="Times New Roman"/>
        </w:rPr>
      </w:pPr>
      <w:ins w:id="30233" w:author="Rev 6 Allen Wirfs-Brock" w:date="2012-02-26T10:19:00Z">
        <w:r>
          <w:rPr>
            <w:rFonts w:ascii="Times New Roman" w:hAnsi="Times New Roman"/>
          </w:rPr>
          <w:t>ReturnIfAbrupt(</w:t>
        </w:r>
        <w:del w:id="30234" w:author="Rev 7 Allen Wirfs-Brock" w:date="2012-04-09T16:32:00Z">
          <w:r w:rsidRPr="00E77497" w:rsidDel="008F79D4">
            <w:rPr>
              <w:rFonts w:ascii="Times New Roman" w:hAnsi="Times New Roman"/>
              <w:i/>
            </w:rPr>
            <w:delText>proto</w:delText>
          </w:r>
        </w:del>
      </w:ins>
      <w:ins w:id="30235" w:author="Rev 7 Allen Wirfs-Brock" w:date="2012-04-09T16:32:00Z">
        <w:r w:rsidR="008F79D4">
          <w:rPr>
            <w:rFonts w:ascii="Times New Roman" w:hAnsi="Times New Roman"/>
            <w:i/>
          </w:rPr>
          <w:t>result</w:t>
        </w:r>
      </w:ins>
      <w:ins w:id="30236" w:author="Rev 6 Allen Wirfs-Brock" w:date="2012-02-26T10:19:00Z">
        <w:r>
          <w:rPr>
            <w:rFonts w:ascii="Times New Roman" w:hAnsi="Times New Roman"/>
          </w:rPr>
          <w:t>).</w:t>
        </w:r>
      </w:ins>
    </w:p>
    <w:p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30237" w:author="Rev 6 Allen Wirfs-Brock" w:date="2012-02-26T10:20:00Z">
        <w:del w:id="30238" w:author="Rev 7 Allen Wirfs-Brock" w:date="2012-04-09T16:32:00Z">
          <w:r w:rsidR="00776314" w:rsidDel="008F79D4">
            <w:rPr>
              <w:rFonts w:ascii="Times New Roman" w:hAnsi="Times New Roman"/>
            </w:rPr>
            <w:delText>.[[value]]</w:delText>
          </w:r>
        </w:del>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30239" w:author="Rev 6 Allen Wirfs-Brock" w:date="2012-02-26T10:21:00Z">
        <w:r w:rsidR="00776314">
          <w:rPr>
            <w:rFonts w:ascii="Times New Roman" w:hAnsi="Times New Roman"/>
          </w:rPr>
          <w:t>NormalCompletion(</w:t>
        </w:r>
      </w:ins>
      <w:r w:rsidRPr="00E77497">
        <w:rPr>
          <w:rFonts w:ascii="Times New Roman" w:hAnsi="Times New Roman"/>
          <w:i/>
        </w:rPr>
        <w:t>obj</w:t>
      </w:r>
      <w:ins w:id="30240" w:author="Rev 6 Allen Wirfs-Brock" w:date="2012-02-26T10:21:00Z">
        <w:r w:rsidR="00776314">
          <w:rPr>
            <w:rFonts w:ascii="Times New Roman" w:hAnsi="Times New Roman"/>
          </w:rPr>
          <w:t>)</w:t>
        </w:r>
      </w:ins>
      <w:r w:rsidRPr="00E77497">
        <w:rPr>
          <w:rFonts w:ascii="Times New Roman" w:hAnsi="Times New Roman"/>
        </w:rPr>
        <w:t>.</w:t>
      </w:r>
    </w:p>
    <w:p w:rsidR="004C02EF" w:rsidRPr="00E77497" w:rsidRDefault="004C02EF" w:rsidP="00DA3106">
      <w:pPr>
        <w:pStyle w:val="Heading4"/>
        <w:numPr>
          <w:ilvl w:val="0"/>
          <w:numId w:val="0"/>
        </w:numPr>
      </w:pPr>
      <w:bookmarkStart w:id="30241" w:name="_Toc235503476"/>
      <w:bookmarkStart w:id="30242" w:name="_Toc241509251"/>
      <w:bookmarkStart w:id="30243" w:name="_Toc244416738"/>
      <w:bookmarkStart w:id="30244" w:name="_Toc276631102"/>
      <w:r w:rsidRPr="00E77497">
        <w:t>13.</w:t>
      </w:r>
      <w:del w:id="30245" w:author="Rev 6 Allen Wirfs-Brock" w:date="2012-02-27T10:02:00Z">
        <w:r w:rsidRPr="00E77497" w:rsidDel="00DA3106">
          <w:delText>2</w:delText>
        </w:r>
      </w:del>
      <w:ins w:id="30246" w:author="Rev 6 Allen Wirfs-Brock" w:date="2012-02-27T10:02:00Z">
        <w:del w:id="30247" w:author="Rev 7 Allen Wirfs-Brock" w:date="2012-04-17T14:28:00Z">
          <w:r w:rsidR="00DA3106" w:rsidDel="00AA5DC6">
            <w:delText>1</w:delText>
          </w:r>
        </w:del>
      </w:ins>
      <w:ins w:id="30248" w:author="Rev 7 Allen Wirfs-Brock" w:date="2012-04-26T10:50:00Z">
        <w:del w:id="30249" w:author="Rev 10 Allen Wirfs-Brock" w:date="2012-08-13T18:43:00Z">
          <w:r w:rsidR="00572B17" w:rsidDel="00C700A2">
            <w:delText>5</w:delText>
          </w:r>
        </w:del>
      </w:ins>
      <w:ins w:id="30250" w:author="Rev 10 Allen Wirfs-Brock" w:date="2012-08-13T18:43:00Z">
        <w:r w:rsidR="00C700A2">
          <w:t>6</w:t>
        </w:r>
      </w:ins>
      <w:ins w:id="30251" w:author="Rev 6 Allen Wirfs-Brock" w:date="2012-02-27T10:02:00Z">
        <w:del w:id="30252" w:author="Rev 7 Allen Wirfs-Brock" w:date="2012-04-19T15:01:00Z">
          <w:r w:rsidR="00DA3106" w:rsidDel="00912F02">
            <w:delText>.1</w:delText>
          </w:r>
        </w:del>
      </w:ins>
      <w:r w:rsidRPr="00E77497">
        <w:t>.3</w:t>
      </w:r>
      <w:r w:rsidRPr="00E77497">
        <w:tab/>
        <w:t>The [[ThrowTypeError]] Function Object</w:t>
      </w:r>
      <w:bookmarkEnd w:id="30241"/>
      <w:bookmarkEnd w:id="30242"/>
      <w:bookmarkEnd w:id="30243"/>
      <w:bookmarkEnd w:id="30244"/>
    </w:p>
    <w:p w:rsidR="004C02EF" w:rsidRPr="00E77497" w:rsidRDefault="004C02EF" w:rsidP="004C02EF">
      <w:r w:rsidRPr="00E77497">
        <w:t>The [[ThrowTypeError]] object is a unique function object that is defined once as follows:</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rsidR="004C02EF" w:rsidRPr="00E77497" w:rsidRDefault="004C02EF" w:rsidP="00C47E72">
      <w:pPr>
        <w:numPr>
          <w:ilvl w:val="0"/>
          <w:numId w:val="149"/>
        </w:numPr>
        <w:contextualSpacing/>
        <w:rPr>
          <w:rFonts w:ascii="Times New Roman" w:hAnsi="Times New Roman"/>
        </w:rPr>
      </w:pPr>
      <w:del w:id="30253" w:author="Allen Wirfs-Brock" w:date="2011-07-02T13:20:00Z">
        <w:r w:rsidRPr="00E77497" w:rsidDel="000011A1">
          <w:rPr>
            <w:rFonts w:ascii="Times New Roman" w:hAnsi="Times New Roman"/>
          </w:rPr>
          <w:delText xml:space="preserve">Set </w:delText>
        </w:r>
      </w:del>
      <w:ins w:id="30254"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30255" w:author="Allen Wirfs-Brock" w:date="2011-07-02T13:20:00Z">
        <w:r w:rsidRPr="00E77497" w:rsidDel="000011A1">
          <w:rPr>
            <w:rFonts w:ascii="Times New Roman" w:hAnsi="Times New Roman"/>
          </w:rPr>
          <w:delText>Class</w:delText>
        </w:r>
      </w:del>
      <w:ins w:id="30256" w:author="Allen Wirfs-Brock" w:date="2011-07-02T13:20:00Z">
        <w:del w:id="30257" w:author="Rev 3 Allen Wirfs-Brock" w:date="2011-09-07T15:23:00Z">
          <w:r w:rsidR="000011A1" w:rsidRPr="00E77497" w:rsidDel="00FE434F">
            <w:rPr>
              <w:rFonts w:ascii="Times New Roman" w:hAnsi="Times New Roman"/>
            </w:rPr>
            <w:delText>IsFunction</w:delText>
          </w:r>
        </w:del>
      </w:ins>
      <w:ins w:id="30258"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30259"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30260" w:author="Allen Wirfs-Brock" w:date="2011-07-02T13:20:00Z">
        <w:r w:rsidRPr="00E77497" w:rsidDel="000011A1">
          <w:rPr>
            <w:rFonts w:ascii="Times New Roman" w:hAnsi="Times New Roman"/>
          </w:rPr>
          <w:delText xml:space="preserve">of </w:delText>
        </w:r>
      </w:del>
      <w:ins w:id="30261" w:author="Allen Wirfs-Brock" w:date="2011-07-02T13:20:00Z">
        <w:r w:rsidR="000011A1" w:rsidRPr="00E77497">
          <w:rPr>
            <w:rFonts w:ascii="Times New Roman" w:hAnsi="Times New Roman"/>
          </w:rPr>
          <w:t xml:space="preserve">to </w:t>
        </w:r>
      </w:ins>
      <w:r w:rsidRPr="00E77497">
        <w:rPr>
          <w:rFonts w:ascii="Times New Roman" w:hAnsi="Times New Roman"/>
          <w:i/>
        </w:rPr>
        <w:t>F</w:t>
      </w:r>
      <w:del w:id="30262"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30263" w:author="Rev 10 Allen Wirfs-Brock" w:date="2012-08-14T16:50:00Z">
        <w:r w:rsidRPr="00E77497" w:rsidDel="0053000C">
          <w:rPr>
            <w:rFonts w:ascii="Times New Roman" w:hAnsi="Times New Roman"/>
          </w:rPr>
          <w:delText>2</w:delText>
        </w:r>
      </w:del>
      <w:ins w:id="30264" w:author="Rev 10 Allen Wirfs-Brock" w:date="2012-08-14T16:50:00Z">
        <w:r w:rsidR="0053000C">
          <w:rPr>
            <w:rFonts w:ascii="Times New Roman" w:hAnsi="Times New Roman"/>
          </w:rPr>
          <w:t>6</w:t>
        </w:r>
      </w:ins>
      <w:r w:rsidRPr="00E77497">
        <w:rPr>
          <w:rFonts w:ascii="Times New Roman" w:hAnsi="Times New Roman"/>
        </w:rPr>
        <w:t>.1.</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30265" w:author="Rev 4 Allen Wirfs-Brock" w:date="2011-10-04T16:29:00Z">
        <w:r w:rsidR="00485B27" w:rsidRPr="00E77497">
          <w:rPr>
            <w:rFonts w:ascii="Times New Roman" w:hAnsi="Times New Roman"/>
          </w:rPr>
          <w:t>the</w:t>
        </w:r>
      </w:ins>
      <w:ins w:id="30266"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30267" w:author="Rev 4 Allen Wirfs-Brock" w:date="2011-10-04T16:29:00Z">
        <w:r w:rsidR="00485B27" w:rsidRPr="00E77497">
          <w:rPr>
            <w:sz w:val="16"/>
          </w:rPr>
          <w:t>[empty]</w:t>
        </w:r>
        <w:r w:rsidR="00485B27" w:rsidRPr="00E77497">
          <w:rPr>
            <w:rFonts w:ascii="Times New Roman" w:hAnsi="Times New Roman"/>
          </w:rPr>
          <w:t xml:space="preserve"> production</w:t>
        </w:r>
      </w:ins>
      <w:del w:id="30268"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rsidR="00EB0237" w:rsidRPr="00E77497" w:rsidRDefault="00EB0237" w:rsidP="00EB0237">
      <w:pPr>
        <w:numPr>
          <w:ilvl w:val="0"/>
          <w:numId w:val="149"/>
        </w:numPr>
        <w:contextualSpacing/>
        <w:rPr>
          <w:ins w:id="30269" w:author="Rev 11 Allen Wirfs-Brock" w:date="2012-10-26T12:55:00Z"/>
          <w:rFonts w:ascii="Times New Roman" w:hAnsi="Times New Roman"/>
        </w:rPr>
      </w:pPr>
      <w:ins w:id="30270" w:author="Rev 11 Allen Wirfs-Brock" w:date="2012-10-26T12:55:00Z">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ins>
    </w:p>
    <w:p w:rsidR="00EB0237" w:rsidRDefault="00EB0237" w:rsidP="00EB0237">
      <w:pPr>
        <w:ind w:left="360"/>
        <w:contextualSpacing/>
        <w:rPr>
          <w:ins w:id="30271" w:author="Rev 11 Allen Wirfs-Brock" w:date="2012-10-26T12:51:00Z"/>
          <w:rFonts w:ascii="Times New Roman" w:hAnsi="Times New Roman"/>
        </w:rPr>
      </w:pPr>
    </w:p>
    <w:p w:rsidR="00EB0237" w:rsidRDefault="00EB0237" w:rsidP="00EB0237">
      <w:pPr>
        <w:rPr>
          <w:ins w:id="30272" w:author="Rev 11 Allen Wirfs-Brock" w:date="2012-10-26T12:52:00Z"/>
        </w:rPr>
      </w:pPr>
      <w:ins w:id="30273" w:author="Rev 11 Allen Wirfs-Brock" w:date="2012-10-26T12:52:00Z">
        <w:r w:rsidRPr="00E77497">
          <w:rPr>
            <w:rFonts w:ascii="Helvetica" w:hAnsi="Helvetica"/>
            <w:b/>
          </w:rPr>
          <w:t xml:space="preserve">Runtime Semantics: </w:t>
        </w:r>
        <w:r>
          <w:rPr>
            <w:rFonts w:ascii="Helvetica" w:hAnsi="Helvetica"/>
            <w:b/>
            <w:spacing w:val="6"/>
          </w:rPr>
          <w:t xml:space="preserve">AddRestrictedFunctionProperties </w:t>
        </w:r>
        <w:r w:rsidRPr="006D2B83">
          <w:rPr>
            <w:rFonts w:ascii="Helvetica" w:hAnsi="Helvetica"/>
            <w:b/>
            <w:spacing w:val="6"/>
          </w:rPr>
          <w:t xml:space="preserve"> </w:t>
        </w:r>
        <w:r>
          <w:rPr>
            <w:rFonts w:ascii="Helvetica" w:hAnsi="Helvetica"/>
            <w:b/>
            <w:spacing w:val="6"/>
          </w:rPr>
          <w:t>Abstract Operation</w:t>
        </w:r>
      </w:ins>
    </w:p>
    <w:p w:rsidR="00EB0237" w:rsidRDefault="00EB0237" w:rsidP="00EB0237">
      <w:pPr>
        <w:rPr>
          <w:ins w:id="30274" w:author="Rev 11 Allen Wirfs-Brock" w:date="2012-10-26T12:51:00Z"/>
        </w:rPr>
      </w:pPr>
      <w:ins w:id="30275" w:author="Rev 11 Allen Wirfs-Brock" w:date="2012-10-26T12:53:00Z">
        <w:r>
          <w:t xml:space="preserve">The abstraction operation is call with a function object </w:t>
        </w:r>
        <w:r w:rsidRPr="00002F60">
          <w:rPr>
            <w:rFonts w:ascii="Times New Roman" w:hAnsi="Times New Roman"/>
            <w:i/>
            <w:iCs/>
          </w:rPr>
          <w:t>F</w:t>
        </w:r>
        <w:r>
          <w:t xml:space="preserve"> as its argument.  It performs the following steps:</w:t>
        </w:r>
      </w:ins>
    </w:p>
    <w:p w:rsidR="004C02EF" w:rsidRPr="00E77497" w:rsidDel="00EB0237" w:rsidRDefault="004C02EF" w:rsidP="00EB0237">
      <w:pPr>
        <w:numPr>
          <w:ilvl w:val="0"/>
          <w:numId w:val="1105"/>
        </w:numPr>
        <w:contextualSpacing/>
        <w:rPr>
          <w:del w:id="30276" w:author="Rev 11 Allen Wirfs-Brock" w:date="2012-10-26T12:55:00Z"/>
          <w:rFonts w:ascii="Times New Roman" w:hAnsi="Times New Roman"/>
        </w:rPr>
      </w:pPr>
      <w:del w:id="30277" w:author="Rev 11 Allen Wirfs-Brock" w:date="2012-10-26T12:55:00Z">
        <w:r w:rsidRPr="00E77497" w:rsidDel="00EB0237">
          <w:rPr>
            <w:rFonts w:ascii="Times New Roman" w:hAnsi="Times New Roman"/>
          </w:rPr>
          <w:delText xml:space="preserve">Let [[ThrowTypeError]] be </w:delText>
        </w:r>
        <w:r w:rsidRPr="00E77497" w:rsidDel="00EB0237">
          <w:rPr>
            <w:rFonts w:ascii="Times New Roman" w:hAnsi="Times New Roman"/>
            <w:i/>
          </w:rPr>
          <w:delText>F</w:delText>
        </w:r>
        <w:r w:rsidRPr="00E77497" w:rsidDel="00EB0237">
          <w:rPr>
            <w:rFonts w:ascii="Times New Roman" w:hAnsi="Times New Roman"/>
          </w:rPr>
          <w:delText>.</w:delText>
        </w:r>
      </w:del>
    </w:p>
    <w:p w:rsidR="00EB0237" w:rsidRPr="00E77497" w:rsidRDefault="00EB0237" w:rsidP="00EB0237">
      <w:pPr>
        <w:numPr>
          <w:ilvl w:val="0"/>
          <w:numId w:val="1105"/>
        </w:numPr>
        <w:contextualSpacing/>
        <w:rPr>
          <w:ins w:id="30278" w:author="Rev 11 Allen Wirfs-Brock" w:date="2012-10-26T12:51:00Z"/>
          <w:rFonts w:ascii="Times New Roman" w:hAnsi="Times New Roman"/>
        </w:rPr>
      </w:pPr>
      <w:bookmarkStart w:id="30279" w:name="_Ref457437688"/>
      <w:bookmarkStart w:id="30280" w:name="_Toc472818900"/>
      <w:bookmarkStart w:id="30281" w:name="_Toc235503477"/>
      <w:bookmarkStart w:id="30282" w:name="_Toc241509252"/>
      <w:bookmarkStart w:id="30283" w:name="_Toc244416739"/>
      <w:bookmarkStart w:id="30284" w:name="_Toc276631103"/>
      <w:ins w:id="30285" w:author="Rev 11 Allen Wirfs-Brock" w:date="2012-10-26T12:51:00Z">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w:t>
        </w:r>
      </w:ins>
      <w:ins w:id="30286" w:author="Rev 11 Allen Wirfs-Brock" w:date="2012-10-26T12:55:00Z">
        <w:r>
          <w:rPr>
            <w:rFonts w:ascii="Times New Roman" w:hAnsi="Times New Roman"/>
          </w:rPr>
          <w:t>defined above.</w:t>
        </w:r>
      </w:ins>
    </w:p>
    <w:p w:rsidR="00EB0237" w:rsidRPr="00E77497" w:rsidRDefault="00EB0237" w:rsidP="00EB0237">
      <w:pPr>
        <w:numPr>
          <w:ilvl w:val="0"/>
          <w:numId w:val="1105"/>
        </w:numPr>
        <w:contextualSpacing/>
        <w:rPr>
          <w:ins w:id="30287" w:author="Rev 11 Allen Wirfs-Brock" w:date="2012-10-26T12:51:00Z"/>
          <w:rFonts w:ascii="Times New Roman" w:hAnsi="Times New Roman"/>
        </w:rPr>
      </w:pPr>
      <w:ins w:id="30288" w:author="Rev 11 Allen Wirfs-Brock" w:date="2012-10-26T12:51:00Z">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ins>
    </w:p>
    <w:p w:rsidR="00EB0237" w:rsidRPr="00E77497" w:rsidRDefault="00EB0237" w:rsidP="00EB0237">
      <w:pPr>
        <w:numPr>
          <w:ilvl w:val="0"/>
          <w:numId w:val="1105"/>
        </w:numPr>
        <w:contextualSpacing/>
        <w:rPr>
          <w:ins w:id="30289" w:author="Rev 11 Allen Wirfs-Brock" w:date="2012-10-26T12:51:00Z"/>
          <w:rFonts w:ascii="Times New Roman" w:hAnsi="Times New Roman"/>
        </w:rPr>
      </w:pPr>
      <w:ins w:id="30290" w:author="Rev 11 Allen Wirfs-Brock" w:date="2012-10-26T12:51:00Z">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ins>
    </w:p>
    <w:p w:rsidR="002A42B6" w:rsidRDefault="002A42B6" w:rsidP="002A42B6">
      <w:pPr>
        <w:pStyle w:val="Heading2"/>
        <w:numPr>
          <w:ilvl w:val="0"/>
          <w:numId w:val="0"/>
        </w:numPr>
        <w:rPr>
          <w:ins w:id="30291" w:author="Rev 9 Allen Wirfs-Brock" w:date="2012-06-29T12:30:00Z"/>
        </w:rPr>
      </w:pPr>
      <w:bookmarkStart w:id="30292" w:name="_Toc339020426"/>
      <w:commentRangeStart w:id="30293"/>
      <w:ins w:id="30294" w:author="Rev 9 Allen Wirfs-Brock" w:date="2012-06-29T12:30:00Z">
        <w:r>
          <w:t>13.7 Tail Position Calls</w:t>
        </w:r>
      </w:ins>
      <w:commentRangeEnd w:id="30293"/>
      <w:ins w:id="30295" w:author="Rev 9 Allen Wirfs-Brock" w:date="2012-06-29T12:31:00Z">
        <w:r>
          <w:rPr>
            <w:rStyle w:val="CommentReference"/>
            <w:b w:val="0"/>
          </w:rPr>
          <w:commentReference w:id="30293"/>
        </w:r>
      </w:ins>
      <w:bookmarkEnd w:id="30292"/>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ins w:id="30296" w:author="Rev 11 Allen Wirfs-Brock" w:date="2012-10-26T12:33:00Z"/>
          <w:sz w:val="28"/>
          <w:szCs w:val="28"/>
        </w:rPr>
      </w:pPr>
      <w:ins w:id="30297" w:author="Rev 11 Allen Wirfs-Brock" w:date="2012-10-26T12:31:00Z">
        <w:r w:rsidRPr="007B7042">
          <w:rPr>
            <w:sz w:val="28"/>
            <w:szCs w:val="28"/>
          </w:rPr>
          <w:t xml:space="preserve">The wiki proposal has a preliminary attempt at defining tail position.  See </w:t>
        </w:r>
      </w:ins>
      <w:ins w:id="30298" w:author="Rev 11 Allen Wirfs-Brock" w:date="2012-10-26T12:32:00Z">
        <w:r w:rsidRPr="007B7042">
          <w:rPr>
            <w:sz w:val="28"/>
            <w:szCs w:val="28"/>
          </w:rPr>
          <w:fldChar w:fldCharType="begin"/>
        </w:r>
        <w:r w:rsidRPr="007B7042">
          <w:rPr>
            <w:sz w:val="28"/>
            <w:szCs w:val="28"/>
          </w:rPr>
          <w:instrText xml:space="preserve"> HYPERLINK "http://wiki.ecmascript.org/doku.php?id=harmony:proper_tail_calls" </w:instrText>
        </w:r>
        <w:r w:rsidRPr="007B7042">
          <w:rPr>
            <w:sz w:val="28"/>
            <w:szCs w:val="28"/>
          </w:rPr>
          <w:fldChar w:fldCharType="separate"/>
        </w:r>
        <w:r w:rsidRPr="007B7042">
          <w:rPr>
            <w:rStyle w:val="Hyperlink"/>
            <w:sz w:val="28"/>
            <w:szCs w:val="28"/>
            <w:lang w:val="en-GB"/>
          </w:rPr>
          <w:t>http://wiki.ecmascript.org/doku.php?id=harmony:proper_tail_calls</w:t>
        </w:r>
        <w:r w:rsidRPr="007B7042">
          <w:rPr>
            <w:sz w:val="28"/>
            <w:szCs w:val="28"/>
          </w:rPr>
          <w:fldChar w:fldCharType="end"/>
        </w:r>
        <w:r w:rsidRPr="007B7042">
          <w:rPr>
            <w:sz w:val="28"/>
            <w:szCs w:val="28"/>
          </w:rPr>
          <w:t xml:space="preserve">. </w:t>
        </w:r>
      </w:ins>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ins w:id="30299" w:author="Rev 11 Allen Wirfs-Brock" w:date="2012-10-26T12:30:00Z"/>
          <w:sz w:val="28"/>
          <w:szCs w:val="28"/>
        </w:rPr>
      </w:pPr>
      <w:ins w:id="30300" w:author="Rev 11 Allen Wirfs-Brock" w:date="2012-10-26T12:32:00Z">
        <w:r w:rsidRPr="007B7042">
          <w:rPr>
            <w:sz w:val="28"/>
            <w:szCs w:val="28"/>
          </w:rPr>
          <w:t>This material still needs to be reviewed and updated for incorporation here.</w:t>
        </w:r>
      </w:ins>
    </w:p>
    <w:p w:rsidR="00DA3106" w:rsidRPr="00E77497" w:rsidDel="00560A4D" w:rsidRDefault="00DA3106" w:rsidP="00DA3106">
      <w:pPr>
        <w:pStyle w:val="Heading2"/>
        <w:numPr>
          <w:ilvl w:val="0"/>
          <w:numId w:val="0"/>
        </w:numPr>
        <w:rPr>
          <w:ins w:id="30301" w:author="Rev 6 Allen Wirfs-Brock" w:date="2012-02-27T10:05:00Z"/>
          <w:del w:id="30302" w:author="Rev 7 Allen Wirfs-Brock" w:date="2012-04-16T17:19:00Z"/>
        </w:rPr>
      </w:pPr>
      <w:ins w:id="30303" w:author="Rev 6 Allen Wirfs-Brock" w:date="2012-02-27T10:05:00Z">
        <w:del w:id="30304" w:author="Rev 7 Allen Wirfs-Brock" w:date="2012-04-16T17:19:00Z">
          <w:r w:rsidDel="00560A4D">
            <w:lastRenderedPageBreak/>
            <w:delText>13.2</w:delText>
          </w:r>
          <w:r w:rsidDel="00560A4D">
            <w:tab/>
            <w:delText>Generator</w:delText>
          </w:r>
          <w:r w:rsidRPr="00E77497" w:rsidDel="00560A4D">
            <w:delText xml:space="preserve"> Definition</w:delText>
          </w:r>
          <w:r w:rsidDel="00560A4D">
            <w:delText>s</w:delText>
          </w:r>
        </w:del>
      </w:ins>
    </w:p>
    <w:p w:rsidR="00DA3106" w:rsidRPr="00E77497" w:rsidDel="00560A4D" w:rsidRDefault="00DA3106" w:rsidP="00DA3106">
      <w:pPr>
        <w:pStyle w:val="Syntax"/>
        <w:rPr>
          <w:ins w:id="30305" w:author="Rev 6 Allen Wirfs-Brock" w:date="2012-02-27T10:07:00Z"/>
          <w:del w:id="30306" w:author="Rev 7 Allen Wirfs-Brock" w:date="2012-04-16T17:19:00Z"/>
        </w:rPr>
      </w:pPr>
      <w:ins w:id="30307" w:author="Rev 6 Allen Wirfs-Brock" w:date="2012-02-27T10:07:00Z">
        <w:del w:id="30308" w:author="Rev 7 Allen Wirfs-Brock" w:date="2012-04-16T17:19:00Z">
          <w:r w:rsidRPr="00E77497" w:rsidDel="00560A4D">
            <w:delText>Syntax</w:delText>
          </w:r>
        </w:del>
      </w:ins>
    </w:p>
    <w:p w:rsidR="00DA3106" w:rsidRPr="00E77497" w:rsidDel="00560A4D" w:rsidRDefault="00DA3106" w:rsidP="00DA3106">
      <w:pPr>
        <w:pStyle w:val="SyntaxRule"/>
        <w:rPr>
          <w:ins w:id="30309" w:author="Rev 6 Allen Wirfs-Brock" w:date="2012-02-27T10:07:00Z"/>
          <w:del w:id="30310" w:author="Rev 7 Allen Wirfs-Brock" w:date="2012-04-16T17:19:00Z"/>
        </w:rPr>
      </w:pPr>
      <w:ins w:id="30311" w:author="Rev 6 Allen Wirfs-Brock" w:date="2012-02-27T10:07:00Z">
        <w:del w:id="30312" w:author="Rev 7 Allen Wirfs-Brock" w:date="2012-04-16T17:19:00Z">
          <w:r w:rsidDel="00560A4D">
            <w:delText>Generator</w:delText>
          </w:r>
          <w:r w:rsidRPr="00E77497" w:rsidDel="00560A4D">
            <w:delText xml:space="preserve">Declaration </w:delText>
          </w:r>
          <w:r w:rsidRPr="00E77497" w:rsidDel="00560A4D">
            <w:rPr>
              <w:rFonts w:ascii="Arial" w:hAnsi="Arial"/>
              <w:b/>
              <w:i w:val="0"/>
            </w:rPr>
            <w:delText>:</w:delText>
          </w:r>
        </w:del>
      </w:ins>
    </w:p>
    <w:p w:rsidR="00DA3106" w:rsidRPr="00E77497" w:rsidDel="00560A4D" w:rsidRDefault="00DA3106" w:rsidP="00DA3106">
      <w:pPr>
        <w:pStyle w:val="SyntaxDefinition"/>
        <w:rPr>
          <w:ins w:id="30313" w:author="Rev 6 Allen Wirfs-Brock" w:date="2012-02-27T10:07:00Z"/>
          <w:del w:id="30314" w:author="Rev 7 Allen Wirfs-Brock" w:date="2012-04-16T17:19:00Z"/>
        </w:rPr>
      </w:pPr>
      <w:ins w:id="30315" w:author="Rev 6 Allen Wirfs-Brock" w:date="2012-02-27T10:07:00Z">
        <w:del w:id="30316" w:author="Rev 7 Allen Wirfs-Brock" w:date="2012-04-16T17:19:00Z">
          <w:r w:rsidRPr="00E77497" w:rsidDel="00560A4D">
            <w:rPr>
              <w:rFonts w:ascii="Courier New" w:hAnsi="Courier New"/>
              <w:b/>
              <w:i w:val="0"/>
            </w:rPr>
            <w:delText>Function</w:delText>
          </w:r>
        </w:del>
      </w:ins>
      <w:ins w:id="30317" w:author="Rev 6 Allen Wirfs-Brock" w:date="2012-02-27T10:08:00Z">
        <w:del w:id="30318" w:author="Rev 7 Allen Wirfs-Brock" w:date="2012-04-16T17:19:00Z">
          <w:r w:rsidDel="00560A4D">
            <w:rPr>
              <w:rFonts w:ascii="Courier New" w:hAnsi="Courier New"/>
              <w:b/>
              <w:i w:val="0"/>
            </w:rPr>
            <w:delText xml:space="preserve"> * </w:delText>
          </w:r>
        </w:del>
      </w:ins>
      <w:ins w:id="30319" w:author="Rev 6 Allen Wirfs-Brock" w:date="2012-02-27T10:07:00Z">
        <w:del w:id="30320" w:author="Rev 7 Allen Wirfs-Brock" w:date="2012-04-16T17:19:00Z">
          <w:r w:rsidRPr="00E77497" w:rsidDel="00560A4D">
            <w:delText xml:space="preserve">BindingIdentifier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rsidR="00DA3106" w:rsidRPr="00E77497" w:rsidDel="00560A4D" w:rsidRDefault="00DA3106" w:rsidP="00DA3106">
      <w:pPr>
        <w:pStyle w:val="SyntaxRule"/>
        <w:rPr>
          <w:ins w:id="30321" w:author="Rev 6 Allen Wirfs-Brock" w:date="2012-02-27T10:07:00Z"/>
          <w:del w:id="30322" w:author="Rev 7 Allen Wirfs-Brock" w:date="2012-04-16T17:19:00Z"/>
        </w:rPr>
      </w:pPr>
      <w:ins w:id="30323" w:author="Rev 6 Allen Wirfs-Brock" w:date="2012-02-27T10:09:00Z">
        <w:del w:id="30324" w:author="Rev 7 Allen Wirfs-Brock" w:date="2012-04-16T17:19:00Z">
          <w:r w:rsidDel="00560A4D">
            <w:delText>Generator</w:delText>
          </w:r>
        </w:del>
      </w:ins>
      <w:ins w:id="30325" w:author="Rev 6 Allen Wirfs-Brock" w:date="2012-02-27T10:07:00Z">
        <w:del w:id="30326" w:author="Rev 7 Allen Wirfs-Brock" w:date="2012-04-16T17:19:00Z">
          <w:r w:rsidRPr="00E77497" w:rsidDel="00560A4D">
            <w:delText xml:space="preserve">Expression </w:delText>
          </w:r>
          <w:r w:rsidRPr="00E77497" w:rsidDel="00560A4D">
            <w:rPr>
              <w:rFonts w:ascii="Arial" w:hAnsi="Arial"/>
              <w:b/>
              <w:i w:val="0"/>
            </w:rPr>
            <w:delText>:</w:delText>
          </w:r>
        </w:del>
      </w:ins>
    </w:p>
    <w:p w:rsidR="00DA3106" w:rsidRPr="00E77497" w:rsidDel="00560A4D" w:rsidRDefault="00DA3106" w:rsidP="00DA3106">
      <w:pPr>
        <w:pStyle w:val="SyntaxDefinition"/>
        <w:rPr>
          <w:ins w:id="30327" w:author="Rev 6 Allen Wirfs-Brock" w:date="2012-02-27T10:07:00Z"/>
          <w:del w:id="30328" w:author="Rev 7 Allen Wirfs-Brock" w:date="2012-04-16T17:19:00Z"/>
        </w:rPr>
      </w:pPr>
      <w:ins w:id="30329" w:author="Rev 6 Allen Wirfs-Brock" w:date="2012-02-27T10:07:00Z">
        <w:del w:id="30330" w:author="Rev 7 Allen Wirfs-Brock" w:date="2012-04-16T17:19:00Z">
          <w:r w:rsidRPr="00E77497" w:rsidDel="00560A4D">
            <w:rPr>
              <w:rFonts w:ascii="Courier New" w:hAnsi="Courier New"/>
              <w:b/>
              <w:i w:val="0"/>
            </w:rPr>
            <w:delText>Function</w:delText>
          </w:r>
        </w:del>
      </w:ins>
      <w:ins w:id="30331" w:author="Rev 6 Allen Wirfs-Brock" w:date="2012-02-27T10:08:00Z">
        <w:del w:id="30332" w:author="Rev 7 Allen Wirfs-Brock" w:date="2012-04-16T17:19:00Z">
          <w:r w:rsidDel="00560A4D">
            <w:rPr>
              <w:rFonts w:ascii="Courier New" w:hAnsi="Courier New"/>
              <w:b/>
              <w:i w:val="0"/>
            </w:rPr>
            <w:delText xml:space="preserve"> * </w:delText>
          </w:r>
        </w:del>
      </w:ins>
      <w:ins w:id="30333" w:author="Rev 6 Allen Wirfs-Brock" w:date="2012-02-27T10:07:00Z">
        <w:del w:id="30334" w:author="Rev 7 Allen Wirfs-Brock" w:date="2012-04-16T17:19:00Z">
          <w:r w:rsidRPr="00E77497" w:rsidDel="00560A4D">
            <w:delText>BindingIdentifier</w:delText>
          </w:r>
          <w:r w:rsidRPr="00E77497" w:rsidDel="00560A4D">
            <w:rPr>
              <w:rFonts w:ascii="Arial" w:hAnsi="Arial" w:cs="Arial"/>
              <w:i w:val="0"/>
              <w:vertAlign w:val="subscript"/>
            </w:rPr>
            <w:delText>opt</w:delText>
          </w:r>
          <w:r w:rsidRPr="00E77497" w:rsidDel="00560A4D">
            <w:delText xml:space="preserve">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rsidR="004C02EF" w:rsidRPr="00E77497" w:rsidRDefault="004C02EF" w:rsidP="003E76A5">
      <w:pPr>
        <w:pStyle w:val="Heading1"/>
        <w:numPr>
          <w:ilvl w:val="0"/>
          <w:numId w:val="0"/>
        </w:numPr>
      </w:pPr>
      <w:bookmarkStart w:id="30335" w:name="_Toc339020427"/>
      <w:r w:rsidRPr="00E77497">
        <w:t>14</w:t>
      </w:r>
      <w:r w:rsidRPr="00E77497">
        <w:tab/>
      </w:r>
      <w:del w:id="30336" w:author="Rev 11 Allen Wirfs-Brock" w:date="2012-10-10T17:40:00Z">
        <w:r w:rsidRPr="00E77497" w:rsidDel="003E76A5">
          <w:delText>Progra</w:delText>
        </w:r>
        <w:bookmarkEnd w:id="26413"/>
        <w:bookmarkEnd w:id="26414"/>
        <w:bookmarkEnd w:id="26415"/>
        <w:bookmarkEnd w:id="26416"/>
        <w:bookmarkEnd w:id="26417"/>
        <w:bookmarkEnd w:id="26418"/>
        <w:bookmarkEnd w:id="26419"/>
        <w:bookmarkEnd w:id="26420"/>
        <w:r w:rsidRPr="00E77497" w:rsidDel="003E76A5">
          <w:delText>m</w:delText>
        </w:r>
      </w:del>
      <w:bookmarkEnd w:id="30175"/>
      <w:bookmarkEnd w:id="30279"/>
      <w:bookmarkEnd w:id="30280"/>
      <w:bookmarkEnd w:id="30281"/>
      <w:bookmarkEnd w:id="30282"/>
      <w:bookmarkEnd w:id="30283"/>
      <w:bookmarkEnd w:id="30284"/>
      <w:ins w:id="30337" w:author="Rev 10 Allen Wirfs-Brock" w:date="2012-09-07T11:12:00Z">
        <w:del w:id="30338" w:author="Rev 11 Allen Wirfs-Brock" w:date="2012-10-10T17:40:00Z">
          <w:r w:rsidR="003B4147" w:rsidDel="003E76A5">
            <w:delText xml:space="preserve">s </w:delText>
          </w:r>
        </w:del>
      </w:ins>
      <w:ins w:id="30339" w:author="Rev 11 Allen Wirfs-Brock" w:date="2012-10-10T17:40:00Z">
        <w:r w:rsidR="003E76A5">
          <w:t xml:space="preserve">Scripts </w:t>
        </w:r>
      </w:ins>
      <w:ins w:id="30340" w:author="Rev 10 Allen Wirfs-Brock" w:date="2012-09-07T11:12:00Z">
        <w:r w:rsidR="003B4147">
          <w:t>and Modules</w:t>
        </w:r>
      </w:ins>
      <w:bookmarkEnd w:id="30335"/>
    </w:p>
    <w:p w:rsidR="00812EA8" w:rsidRDefault="00505874" w:rsidP="007B7042">
      <w:pPr>
        <w:pStyle w:val="Heading2"/>
        <w:numPr>
          <w:ilvl w:val="0"/>
          <w:numId w:val="0"/>
        </w:numPr>
        <w:rPr>
          <w:ins w:id="30341" w:author="Rev 11 Allen Wirfs-Brock" w:date="2012-10-10T10:24:00Z"/>
        </w:rPr>
      </w:pPr>
      <w:bookmarkStart w:id="30342" w:name="_Toc339020428"/>
      <w:ins w:id="30343" w:author="Rev 11 Allen Wirfs-Brock" w:date="2012-10-10T10:45:00Z">
        <w:r>
          <w:t xml:space="preserve">14.1 </w:t>
        </w:r>
      </w:ins>
      <w:ins w:id="30344" w:author="Rev 11 Allen Wirfs-Brock" w:date="2012-10-10T17:40:00Z">
        <w:r w:rsidR="003E76A5">
          <w:t>Script</w:t>
        </w:r>
      </w:ins>
      <w:bookmarkEnd w:id="30342"/>
    </w:p>
    <w:p w:rsidR="004C02EF" w:rsidRPr="00E77497" w:rsidRDefault="004C02EF" w:rsidP="004C02EF">
      <w:pPr>
        <w:pStyle w:val="Syntax"/>
      </w:pPr>
      <w:r w:rsidRPr="00E77497">
        <w:t>Syntax</w:t>
      </w:r>
    </w:p>
    <w:p w:rsidR="004C02EF" w:rsidRPr="00E77497" w:rsidRDefault="004C02EF" w:rsidP="004C02EF">
      <w:pPr>
        <w:pStyle w:val="SyntaxRule"/>
      </w:pPr>
      <w:del w:id="30345" w:author="Rev 11 Allen Wirfs-Brock" w:date="2012-10-10T17:40:00Z">
        <w:r w:rsidRPr="00E77497" w:rsidDel="003E76A5">
          <w:delText xml:space="preserve">Program </w:delText>
        </w:r>
      </w:del>
      <w:ins w:id="30346" w:author="Rev 11 Allen Wirfs-Brock" w:date="2012-10-10T17:40:00Z">
        <w:r w:rsidR="003E76A5">
          <w:t>Script</w:t>
        </w:r>
        <w:r w:rsidR="003E76A5" w:rsidRPr="00E77497">
          <w:t xml:space="preserve"> </w:t>
        </w:r>
      </w:ins>
      <w:r w:rsidRPr="00E77497">
        <w:rPr>
          <w:rFonts w:ascii="Arial" w:hAnsi="Arial"/>
          <w:b/>
          <w:i w:val="0"/>
        </w:rPr>
        <w:t>:</w:t>
      </w:r>
    </w:p>
    <w:p w:rsidR="004C02EF" w:rsidRPr="00E77497" w:rsidRDefault="004C02EF" w:rsidP="004C02EF">
      <w:pPr>
        <w:pStyle w:val="SyntaxDefinition"/>
      </w:pPr>
      <w:del w:id="30347"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30348" w:author="Rev 6 Allen Wirfs-Brock" w:date="2012-02-26T09:38:00Z">
        <w:del w:id="30349" w:author="Rev 11 Allen Wirfs-Brock" w:date="2012-10-10T17:41:00Z">
          <w:r w:rsidR="006F6653" w:rsidDel="003E76A5">
            <w:delText>Program</w:delText>
          </w:r>
        </w:del>
      </w:ins>
      <w:ins w:id="30350" w:author="Rev 11 Allen Wirfs-Brock" w:date="2012-10-10T17:41:00Z">
        <w:r w:rsidR="003E76A5">
          <w:t>Script</w:t>
        </w:r>
      </w:ins>
      <w:ins w:id="30351" w:author="Rev 6 Allen Wirfs-Brock" w:date="2012-02-26T09:38:00Z">
        <w:r w:rsidR="006F6653">
          <w:t>Body</w:t>
        </w:r>
        <w:r w:rsidR="006F6653" w:rsidRPr="00E77497">
          <w:rPr>
            <w:rFonts w:ascii="Arial" w:hAnsi="Arial" w:cs="Arial"/>
            <w:i w:val="0"/>
            <w:vertAlign w:val="subscript"/>
          </w:rPr>
          <w:t>opt</w:t>
        </w:r>
      </w:ins>
    </w:p>
    <w:p w:rsidR="004C02EF" w:rsidRPr="00E77497" w:rsidRDefault="004C02EF" w:rsidP="004C02EF">
      <w:pPr>
        <w:pStyle w:val="SyntaxRule"/>
      </w:pPr>
      <w:del w:id="30352" w:author="Rev 6 Allen Wirfs-Brock" w:date="2012-02-26T09:38:00Z">
        <w:r w:rsidRPr="00E77497" w:rsidDel="006F6653">
          <w:delText xml:space="preserve">SourceElements </w:delText>
        </w:r>
      </w:del>
      <w:ins w:id="30353" w:author="Rev 6 Allen Wirfs-Brock" w:date="2012-02-26T09:38:00Z">
        <w:del w:id="30354" w:author="Rev 11 Allen Wirfs-Brock" w:date="2012-10-10T17:41:00Z">
          <w:r w:rsidR="006F6653" w:rsidDel="003E76A5">
            <w:delText>Program</w:delText>
          </w:r>
        </w:del>
      </w:ins>
      <w:ins w:id="30355" w:author="Rev 11 Allen Wirfs-Brock" w:date="2012-10-10T17:41:00Z">
        <w:r w:rsidR="003E76A5">
          <w:t>Script</w:t>
        </w:r>
      </w:ins>
      <w:ins w:id="30356" w:author="Rev 6 Allen Wirfs-Brock" w:date="2012-02-26T09:38:00Z">
        <w:r w:rsidR="006F6653">
          <w:t>Body</w:t>
        </w:r>
        <w:r w:rsidR="006F6653" w:rsidRPr="00E77497">
          <w:t xml:space="preserve"> </w:t>
        </w:r>
      </w:ins>
      <w:r w:rsidRPr="00E77497">
        <w:rPr>
          <w:rFonts w:ascii="Arial" w:hAnsi="Arial"/>
          <w:b/>
          <w:i w:val="0"/>
        </w:rPr>
        <w:t>:</w:t>
      </w:r>
    </w:p>
    <w:p w:rsidR="004C02EF" w:rsidRPr="00E77497" w:rsidRDefault="003E76A5" w:rsidP="004C02EF">
      <w:pPr>
        <w:pStyle w:val="SyntaxDefinition"/>
      </w:pPr>
      <w:ins w:id="30357" w:author="Rev 11 Allen Wirfs-Brock" w:date="2012-10-10T17:42:00Z">
        <w:r>
          <w:t>Outer</w:t>
        </w:r>
      </w:ins>
      <w:del w:id="30358" w:author="Rev 6 Allen Wirfs-Brock" w:date="2012-02-26T09:32:00Z">
        <w:r w:rsidR="004C02EF" w:rsidRPr="00E77497" w:rsidDel="005E35C8">
          <w:delText>SourceElement</w:delText>
        </w:r>
        <w:r w:rsidR="004C02EF" w:rsidRPr="00E77497" w:rsidDel="005E35C8">
          <w:br/>
          <w:delText>SourceElements SourceElement</w:delText>
        </w:r>
      </w:del>
      <w:ins w:id="30359" w:author="Rev 6 Allen Wirfs-Brock" w:date="2012-02-26T09:32:00Z">
        <w:r w:rsidR="005E35C8">
          <w:t>StatementList</w:t>
        </w:r>
      </w:ins>
    </w:p>
    <w:p w:rsidR="005B43E9" w:rsidRPr="00E77497" w:rsidRDefault="003E76A5" w:rsidP="005B43E9">
      <w:pPr>
        <w:pStyle w:val="SyntaxRule"/>
        <w:rPr>
          <w:ins w:id="30360" w:author="Rev 11 Allen Wirfs-Brock" w:date="2012-10-10T11:01:00Z"/>
        </w:rPr>
      </w:pPr>
      <w:ins w:id="30361" w:author="Rev 11 Allen Wirfs-Brock" w:date="2012-10-10T17:42:00Z">
        <w:r>
          <w:t>Outer</w:t>
        </w:r>
      </w:ins>
      <w:ins w:id="30362" w:author="Rev 11 Allen Wirfs-Brock" w:date="2012-10-10T11:01:00Z">
        <w:r w:rsidR="005B43E9" w:rsidRPr="00E77497">
          <w:t xml:space="preserve">StatementList </w:t>
        </w:r>
        <w:r w:rsidR="005B43E9" w:rsidRPr="00E77497">
          <w:rPr>
            <w:rFonts w:ascii="Arial" w:hAnsi="Arial"/>
            <w:b/>
            <w:i w:val="0"/>
          </w:rPr>
          <w:t>:</w:t>
        </w:r>
      </w:ins>
    </w:p>
    <w:p w:rsidR="005B43E9" w:rsidRPr="00E77497" w:rsidRDefault="003E76A5" w:rsidP="003E76A5">
      <w:pPr>
        <w:pStyle w:val="SyntaxDefinition"/>
        <w:rPr>
          <w:ins w:id="30363" w:author="Rev 11 Allen Wirfs-Brock" w:date="2012-10-10T11:01:00Z"/>
        </w:rPr>
      </w:pPr>
      <w:ins w:id="30364" w:author="Rev 11 Allen Wirfs-Brock" w:date="2012-10-10T17:43:00Z">
        <w:r>
          <w:t>Outer</w:t>
        </w:r>
      </w:ins>
      <w:ins w:id="30365" w:author="Rev 11 Allen Wirfs-Brock" w:date="2012-10-10T11:01:00Z">
        <w:r w:rsidR="005B43E9" w:rsidRPr="00E77497">
          <w:t>Item</w:t>
        </w:r>
        <w:r w:rsidR="005B43E9" w:rsidRPr="00E77497">
          <w:br/>
        </w:r>
      </w:ins>
      <w:ins w:id="30366" w:author="Rev 11 Allen Wirfs-Brock" w:date="2012-10-10T17:43:00Z">
        <w:r>
          <w:t>Outer</w:t>
        </w:r>
      </w:ins>
      <w:ins w:id="30367" w:author="Rev 11 Allen Wirfs-Brock" w:date="2012-10-10T11:01:00Z">
        <w:r w:rsidR="005B43E9" w:rsidRPr="00E77497">
          <w:t>StatementList</w:t>
        </w:r>
      </w:ins>
      <w:ins w:id="30368" w:author="Rev 11 Allen Wirfs-Brock" w:date="2012-10-10T11:03:00Z">
        <w:r w:rsidR="005B43E9">
          <w:t xml:space="preserve"> </w:t>
        </w:r>
      </w:ins>
      <w:ins w:id="30369" w:author="Rev 11 Allen Wirfs-Brock" w:date="2012-10-10T11:01:00Z">
        <w:r w:rsidR="005B43E9" w:rsidRPr="00E77497">
          <w:t xml:space="preserve"> </w:t>
        </w:r>
      </w:ins>
      <w:ins w:id="30370" w:author="Rev 11 Allen Wirfs-Brock" w:date="2012-10-10T17:43:00Z">
        <w:r>
          <w:t>Outer</w:t>
        </w:r>
      </w:ins>
      <w:ins w:id="30371" w:author="Rev 11 Allen Wirfs-Brock" w:date="2012-10-10T11:01:00Z">
        <w:r w:rsidR="005B43E9" w:rsidRPr="00E77497">
          <w:t>Item</w:t>
        </w:r>
      </w:ins>
    </w:p>
    <w:p w:rsidR="005B43E9" w:rsidRPr="00E77497" w:rsidRDefault="003E76A5" w:rsidP="005B43E9">
      <w:pPr>
        <w:pStyle w:val="SyntaxRule"/>
        <w:rPr>
          <w:ins w:id="30372" w:author="Rev 11 Allen Wirfs-Brock" w:date="2012-10-10T11:05:00Z"/>
        </w:rPr>
      </w:pPr>
      <w:ins w:id="30373" w:author="Rev 11 Allen Wirfs-Brock" w:date="2012-10-10T17:43:00Z">
        <w:r>
          <w:t>Outer</w:t>
        </w:r>
      </w:ins>
      <w:ins w:id="30374" w:author="Rev 11 Allen Wirfs-Brock" w:date="2012-10-10T11:05:00Z">
        <w:r w:rsidR="005B43E9">
          <w:t>Item</w:t>
        </w:r>
        <w:r w:rsidR="005B43E9" w:rsidRPr="00E77497">
          <w:t xml:space="preserve"> </w:t>
        </w:r>
        <w:r w:rsidR="005B43E9" w:rsidRPr="00E77497">
          <w:rPr>
            <w:rFonts w:ascii="Arial" w:hAnsi="Arial"/>
            <w:b/>
            <w:i w:val="0"/>
          </w:rPr>
          <w:t>:</w:t>
        </w:r>
      </w:ins>
    </w:p>
    <w:p w:rsidR="005B43E9" w:rsidRPr="00E77497" w:rsidRDefault="005B43E9" w:rsidP="005B43E9">
      <w:pPr>
        <w:pStyle w:val="SyntaxDefinition"/>
        <w:rPr>
          <w:ins w:id="30375" w:author="Rev 11 Allen Wirfs-Brock" w:date="2012-10-10T11:05:00Z"/>
        </w:rPr>
      </w:pPr>
      <w:ins w:id="30376" w:author="Rev 11 Allen Wirfs-Brock" w:date="2012-10-10T11:07:00Z">
        <w:r>
          <w:t>ModuleDeclaration</w:t>
        </w:r>
        <w:r>
          <w:br/>
        </w:r>
      </w:ins>
      <w:ins w:id="30377" w:author="Rev 11 Allen Wirfs-Brock" w:date="2012-10-10T11:08:00Z">
        <w:r>
          <w:t>ImportDeclaration</w:t>
        </w:r>
      </w:ins>
      <w:ins w:id="30378" w:author="Rev 11 Allen Wirfs-Brock" w:date="2012-10-10T11:05:00Z">
        <w:r w:rsidRPr="00E77497">
          <w:br/>
        </w:r>
      </w:ins>
      <w:ins w:id="30379" w:author="Rev 11 Allen Wirfs-Brock" w:date="2012-10-10T11:07:00Z">
        <w:r>
          <w:t>StatementList</w:t>
        </w:r>
        <w:r w:rsidRPr="00E77497">
          <w:t>Item</w:t>
        </w:r>
      </w:ins>
    </w:p>
    <w:p w:rsidR="004C3785" w:rsidRPr="00E77497" w:rsidRDefault="004C3785" w:rsidP="004C3785">
      <w:pPr>
        <w:pStyle w:val="Heading4"/>
        <w:numPr>
          <w:ilvl w:val="0"/>
          <w:numId w:val="0"/>
        </w:numPr>
        <w:rPr>
          <w:ins w:id="30380" w:author="Rev 11 Allen Wirfs-Brock" w:date="2012-10-10T11:32:00Z"/>
        </w:rPr>
      </w:pPr>
      <w:ins w:id="30381" w:author="Rev 11 Allen Wirfs-Brock" w:date="2012-10-10T11:32:00Z">
        <w:r>
          <w:t>Static</w:t>
        </w:r>
        <w:r w:rsidRPr="00E77497">
          <w:t xml:space="preserve"> Semantics</w:t>
        </w:r>
      </w:ins>
    </w:p>
    <w:p w:rsidR="00081161" w:rsidRPr="00E77497" w:rsidRDefault="00081161" w:rsidP="00081161">
      <w:pPr>
        <w:rPr>
          <w:ins w:id="30382" w:author="Rev 8 Allen Wirfs-Brock" w:date="2012-06-11T09:53:00Z"/>
          <w:rFonts w:ascii="Helvetica" w:hAnsi="Helvetica"/>
          <w:b/>
        </w:rPr>
      </w:pPr>
      <w:ins w:id="30383" w:author="Rev 8 Allen Wirfs-Brock" w:date="2012-06-11T09:53:00Z">
        <w:r w:rsidRPr="00E77497">
          <w:rPr>
            <w:rFonts w:ascii="Helvetica" w:hAnsi="Helvetica"/>
            <w:b/>
          </w:rPr>
          <w:t>Static Semantics:  Early Errors</w:t>
        </w:r>
      </w:ins>
    </w:p>
    <w:p w:rsidR="00081161" w:rsidRPr="00E77497" w:rsidRDefault="00081161" w:rsidP="00C13ACC">
      <w:pPr>
        <w:jc w:val="left"/>
        <w:rPr>
          <w:ins w:id="30384" w:author="Rev 8 Allen Wirfs-Brock" w:date="2012-06-11T09:53:00Z"/>
        </w:rPr>
      </w:pPr>
      <w:ins w:id="30385" w:author="Rev 8 Allen Wirfs-Brock" w:date="2012-06-11T09:54:00Z">
        <w:del w:id="30386" w:author="Rev 11 Allen Wirfs-Brock" w:date="2012-10-10T17:43:00Z">
          <w:r w:rsidDel="003E76A5">
            <w:rPr>
              <w:rFonts w:ascii="Times New Roman" w:hAnsi="Times New Roman"/>
              <w:i/>
            </w:rPr>
            <w:delText>Program</w:delText>
          </w:r>
        </w:del>
      </w:ins>
      <w:ins w:id="30387" w:author="Rev 11 Allen Wirfs-Brock" w:date="2012-10-10T17:43:00Z">
        <w:r w:rsidR="003E76A5">
          <w:rPr>
            <w:rFonts w:ascii="Times New Roman" w:hAnsi="Times New Roman"/>
            <w:i/>
          </w:rPr>
          <w:t>Script</w:t>
        </w:r>
      </w:ins>
      <w:ins w:id="30388" w:author="Rev 8 Allen Wirfs-Brock" w:date="2012-06-11T09:54:00Z">
        <w:r>
          <w:rPr>
            <w:rFonts w:ascii="Times New Roman" w:hAnsi="Times New Roman"/>
            <w:i/>
          </w:rPr>
          <w:t>Body</w:t>
        </w:r>
      </w:ins>
      <w:ins w:id="30389" w:author="Rev 8 Allen Wirfs-Brock" w:date="2012-06-11T09:5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30390" w:author="Rev 11 Allen Wirfs-Brock" w:date="2012-10-10T17:57:00Z">
        <w:r w:rsidR="00C13ACC">
          <w:rPr>
            <w:rFonts w:ascii="Times New Roman" w:hAnsi="Times New Roman"/>
            <w:i/>
          </w:rPr>
          <w:t>Outer</w:t>
        </w:r>
      </w:ins>
      <w:ins w:id="30391" w:author="Rev 8 Allen Wirfs-Brock" w:date="2012-06-11T09:54:00Z">
        <w:r>
          <w:rPr>
            <w:rFonts w:ascii="Times New Roman" w:hAnsi="Times New Roman"/>
            <w:i/>
          </w:rPr>
          <w:t>StatementList</w:t>
        </w:r>
      </w:ins>
      <w:ins w:id="30392" w:author="Rev 8 Allen Wirfs-Brock" w:date="2012-06-11T09:53:00Z">
        <w:r>
          <w:rPr>
            <w:rFonts w:ascii="Times New Roman" w:hAnsi="Times New Roman"/>
            <w:i/>
          </w:rPr>
          <w:t xml:space="preserve"> </w:t>
        </w:r>
      </w:ins>
    </w:p>
    <w:p w:rsidR="004C3785" w:rsidRPr="00E77497" w:rsidRDefault="004C3785" w:rsidP="00C13ACC">
      <w:pPr>
        <w:numPr>
          <w:ilvl w:val="0"/>
          <w:numId w:val="737"/>
        </w:numPr>
        <w:spacing w:after="220"/>
        <w:contextualSpacing/>
        <w:rPr>
          <w:ins w:id="30393" w:author="Rev 11 Allen Wirfs-Brock" w:date="2012-10-10T11:30:00Z"/>
        </w:rPr>
      </w:pPr>
      <w:ins w:id="30394" w:author="Rev 11 Allen Wirfs-Brock" w:date="2012-10-10T11:30:00Z">
        <w:r w:rsidRPr="00E77497">
          <w:t xml:space="preserve">It is a Syntax Error if the LexicallyDeclaredNames of </w:t>
        </w:r>
      </w:ins>
      <w:ins w:id="30395" w:author="Rev 11 Allen Wirfs-Brock" w:date="2012-10-10T17:57:00Z">
        <w:r w:rsidR="00C13ACC">
          <w:rPr>
            <w:rFonts w:ascii="Times New Roman" w:hAnsi="Times New Roman"/>
            <w:i/>
          </w:rPr>
          <w:t>Outer</w:t>
        </w:r>
      </w:ins>
      <w:ins w:id="30396" w:author="Rev 11 Allen Wirfs-Brock" w:date="2012-10-10T12:17:00Z">
        <w:r w:rsidR="004605B6">
          <w:rPr>
            <w:rFonts w:ascii="Times New Roman" w:hAnsi="Times New Roman"/>
            <w:i/>
          </w:rPr>
          <w:t>S</w:t>
        </w:r>
      </w:ins>
      <w:ins w:id="30397" w:author="Rev 11 Allen Wirfs-Brock" w:date="2012-10-10T11:30:00Z">
        <w:r w:rsidRPr="00E77497">
          <w:rPr>
            <w:rFonts w:ascii="Times New Roman" w:hAnsi="Times New Roman"/>
            <w:i/>
          </w:rPr>
          <w:t>tatementList</w:t>
        </w:r>
        <w:r w:rsidRPr="00E77497">
          <w:t xml:space="preserve"> contains any duplicate entr</w:t>
        </w:r>
        <w:r>
          <w:t>i</w:t>
        </w:r>
        <w:r w:rsidRPr="00E77497">
          <w:t>es.</w:t>
        </w:r>
      </w:ins>
    </w:p>
    <w:p w:rsidR="004C3785" w:rsidRPr="00E77497" w:rsidRDefault="004C3785" w:rsidP="000A612A">
      <w:pPr>
        <w:numPr>
          <w:ilvl w:val="0"/>
          <w:numId w:val="737"/>
        </w:numPr>
        <w:spacing w:after="220"/>
        <w:contextualSpacing/>
        <w:rPr>
          <w:ins w:id="30398" w:author="Rev 11 Allen Wirfs-Brock" w:date="2012-10-10T11:30:00Z"/>
        </w:rPr>
      </w:pPr>
      <w:ins w:id="30399" w:author="Rev 11 Allen Wirfs-Brock" w:date="2012-10-10T11:30:00Z">
        <w:r w:rsidRPr="00E77497">
          <w:t xml:space="preserve">It is a Syntax Error if any element of the </w:t>
        </w:r>
        <w:r w:rsidRPr="00B839D2">
          <w:rPr>
            <w:rFonts w:ascii="Times New Roman" w:hAnsi="Times New Roman"/>
          </w:rPr>
          <w:t>LexicallyDeclaredNames</w:t>
        </w:r>
        <w:r w:rsidRPr="00E77497">
          <w:t xml:space="preserve"> of </w:t>
        </w:r>
      </w:ins>
      <w:ins w:id="30400" w:author="Rev 11 Allen Wirfs-Brock" w:date="2012-10-10T17:58:00Z">
        <w:r w:rsidR="00C13ACC">
          <w:rPr>
            <w:rFonts w:ascii="Times New Roman" w:hAnsi="Times New Roman"/>
            <w:i/>
          </w:rPr>
          <w:t>Outer</w:t>
        </w:r>
      </w:ins>
      <w:ins w:id="30401" w:author="Rev 11 Allen Wirfs-Brock" w:date="2012-10-10T12:17:00Z">
        <w:r w:rsidR="004605B6">
          <w:rPr>
            <w:rFonts w:ascii="Times New Roman" w:hAnsi="Times New Roman"/>
            <w:i/>
          </w:rPr>
          <w:t>S</w:t>
        </w:r>
        <w:r w:rsidR="004605B6" w:rsidRPr="00E77497">
          <w:rPr>
            <w:rFonts w:ascii="Times New Roman" w:hAnsi="Times New Roman"/>
            <w:i/>
          </w:rPr>
          <w:t>tatementList</w:t>
        </w:r>
        <w:r w:rsidR="004605B6" w:rsidRPr="00E77497">
          <w:t xml:space="preserve"> </w:t>
        </w:r>
      </w:ins>
      <w:ins w:id="30402" w:author="Rev 11 Allen Wirfs-Brock" w:date="2012-10-10T11:30:00Z">
        <w:r w:rsidRPr="00E77497">
          <w:t xml:space="preserve">also occurs in the </w:t>
        </w:r>
        <w:r w:rsidRPr="00B839D2">
          <w:rPr>
            <w:rFonts w:ascii="Times New Roman" w:hAnsi="Times New Roman"/>
          </w:rPr>
          <w:t>VarDeclaredNames</w:t>
        </w:r>
        <w:r w:rsidRPr="00E77497">
          <w:t xml:space="preserve"> of </w:t>
        </w:r>
      </w:ins>
      <w:ins w:id="30403" w:author="Rev 11 Allen Wirfs-Brock" w:date="2012-10-10T17:58:00Z">
        <w:r w:rsidR="00C13ACC">
          <w:rPr>
            <w:rFonts w:ascii="Times New Roman" w:hAnsi="Times New Roman"/>
            <w:i/>
          </w:rPr>
          <w:t>OuterStatement</w:t>
        </w:r>
      </w:ins>
      <w:ins w:id="30404" w:author="Rev 11 Allen Wirfs-Brock" w:date="2012-10-10T11:30:00Z">
        <w:r w:rsidRPr="00E77497">
          <w:rPr>
            <w:rFonts w:ascii="Times New Roman" w:hAnsi="Times New Roman"/>
            <w:i/>
          </w:rPr>
          <w:t>List</w:t>
        </w:r>
        <w:r w:rsidRPr="00E77497">
          <w:t>.</w:t>
        </w:r>
      </w:ins>
    </w:p>
    <w:p w:rsidR="00F90840" w:rsidRPr="00E77497" w:rsidRDefault="00F90840" w:rsidP="00C13ACC">
      <w:pPr>
        <w:numPr>
          <w:ilvl w:val="0"/>
          <w:numId w:val="737"/>
        </w:numPr>
        <w:spacing w:after="220"/>
        <w:contextualSpacing/>
        <w:rPr>
          <w:ins w:id="30405" w:author="Rev 11 Allen Wirfs-Brock" w:date="2012-10-10T11:17:00Z"/>
        </w:rPr>
      </w:pPr>
      <w:ins w:id="30406" w:author="Rev 11 Allen Wirfs-Brock" w:date="2012-10-10T11:17:00Z">
        <w:r>
          <w:t xml:space="preserve">It is a Syntax Error if </w:t>
        </w:r>
      </w:ins>
      <w:ins w:id="30407" w:author="Rev 11 Allen Wirfs-Brock" w:date="2012-10-10T17:58:00Z">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ins>
      <w:ins w:id="30408" w:author="Rev 11 Allen Wirfs-Brock" w:date="2012-10-10T11:17:00Z">
        <w:r w:rsidRPr="00081161">
          <w:rPr>
            <w:rFonts w:ascii="Times New Roman" w:hAnsi="Times New Roman"/>
          </w:rPr>
          <w:t>Contains</w:t>
        </w:r>
        <w:r w:rsidRPr="00081161">
          <w:t xml:space="preserve"> </w:t>
        </w:r>
        <w:r>
          <w:rPr>
            <w:rFonts w:ascii="Times New Roman" w:hAnsi="Times New Roman"/>
            <w:i/>
          </w:rPr>
          <w:t>ReturnStatement</w:t>
        </w:r>
        <w:r>
          <w:t>.</w:t>
        </w:r>
      </w:ins>
    </w:p>
    <w:p w:rsidR="00081161" w:rsidRPr="00E77497" w:rsidRDefault="00081161" w:rsidP="00C13ACC">
      <w:pPr>
        <w:numPr>
          <w:ilvl w:val="0"/>
          <w:numId w:val="737"/>
        </w:numPr>
        <w:spacing w:after="220"/>
        <w:contextualSpacing/>
        <w:rPr>
          <w:ins w:id="30409" w:author="Rev 8 Allen Wirfs-Brock" w:date="2012-06-11T09:55:00Z"/>
        </w:rPr>
      </w:pPr>
      <w:ins w:id="30410" w:author="Rev 8 Allen Wirfs-Brock" w:date="2012-06-11T09:55:00Z">
        <w:r>
          <w:t xml:space="preserve">It is a Syntax Error if </w:t>
        </w:r>
      </w:ins>
      <w:ins w:id="30411" w:author="Rev 11 Allen Wirfs-Brock" w:date="2012-10-10T17:58:00Z">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ins>
      <w:ins w:id="30412" w:author="Rev 8 Allen Wirfs-Brock" w:date="2012-06-11T09:55:00Z">
        <w:r w:rsidRPr="00081161">
          <w:rPr>
            <w:rFonts w:ascii="Times New Roman" w:hAnsi="Times New Roman"/>
          </w:rPr>
          <w:t>Contains</w:t>
        </w:r>
        <w:r w:rsidRPr="00081161">
          <w:t xml:space="preserve"> </w:t>
        </w:r>
        <w:r w:rsidRPr="00081161">
          <w:rPr>
            <w:rFonts w:ascii="Courier New" w:hAnsi="Courier New" w:cs="Courier New"/>
            <w:b/>
          </w:rPr>
          <w:t>super</w:t>
        </w:r>
        <w:r>
          <w:t>.</w:t>
        </w:r>
      </w:ins>
    </w:p>
    <w:p w:rsidR="00081161" w:rsidRDefault="00081161" w:rsidP="00C13ACC">
      <w:pPr>
        <w:numPr>
          <w:ilvl w:val="0"/>
          <w:numId w:val="737"/>
        </w:numPr>
        <w:spacing w:after="220"/>
        <w:rPr>
          <w:ins w:id="30413" w:author="Rev 11 Allen Wirfs-Brock" w:date="2012-10-11T12:10:00Z"/>
        </w:rPr>
      </w:pPr>
      <w:ins w:id="30414" w:author="Rev 8 Allen Wirfs-Brock" w:date="2012-06-11T09:53:00Z">
        <w:r>
          <w:t xml:space="preserve">It is a Syntax Error if </w:t>
        </w:r>
      </w:ins>
      <w:ins w:id="30415" w:author="Rev 11 Allen Wirfs-Brock" w:date="2012-10-10T17:59:00Z">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ins>
      <w:ins w:id="30416" w:author="Rev 8 Allen Wirfs-Brock" w:date="2012-06-11T09:53: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902886" w:rsidRPr="00E77497" w:rsidRDefault="00902886" w:rsidP="00902886">
      <w:pPr>
        <w:pStyle w:val="Note"/>
        <w:rPr>
          <w:ins w:id="30417" w:author="Rev 8 Allen Wirfs-Brock" w:date="2012-06-11T09:53:00Z"/>
        </w:rPr>
      </w:pPr>
      <w:ins w:id="30418" w:author="Rev 11 Allen Wirfs-Brock" w:date="2012-10-11T12:10:00Z">
        <w:r>
          <w:t>NOTE</w:t>
        </w:r>
        <w:r>
          <w:tab/>
          <w:t>Additional error</w:t>
        </w:r>
      </w:ins>
      <w:ins w:id="30419" w:author="Rev 11 Allen Wirfs-Brock" w:date="2012-10-11T12:12:00Z">
        <w:r>
          <w:t xml:space="preserve"> conditions</w:t>
        </w:r>
      </w:ins>
      <w:ins w:id="30420" w:author="Rev 11 Allen Wirfs-Brock" w:date="2012-10-11T12:10:00Z">
        <w:r>
          <w:t xml:space="preserve"> relating to </w:t>
        </w:r>
      </w:ins>
      <w:ins w:id="30421" w:author="Rev 11 Allen Wirfs-Brock" w:date="2012-10-11T12:12:00Z">
        <w:r>
          <w:t>conflicting</w:t>
        </w:r>
      </w:ins>
      <w:ins w:id="30422" w:author="Rev 11 Allen Wirfs-Brock" w:date="2012-10-11T12:10:00Z">
        <w:r>
          <w:t xml:space="preserve"> </w:t>
        </w:r>
      </w:ins>
      <w:ins w:id="30423" w:author="Rev 11 Allen Wirfs-Brock" w:date="2012-10-11T12:11:00Z">
        <w:r>
          <w:t xml:space="preserve">or duplicate declarations are </w:t>
        </w:r>
      </w:ins>
      <w:ins w:id="30424" w:author="Rev 11 Allen Wirfs-Brock" w:date="2012-10-11T12:12:00Z">
        <w:r>
          <w:t xml:space="preserve">checked during module linking prior to evaluation </w:t>
        </w:r>
      </w:ins>
      <w:ins w:id="30425" w:author="Rev 11 Allen Wirfs-Brock" w:date="2012-10-11T12:13:00Z">
        <w:r>
          <w:t xml:space="preserve">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ins>
    </w:p>
    <w:p w:rsidR="004C3785" w:rsidRPr="00E77497" w:rsidRDefault="004C3785" w:rsidP="004C3785">
      <w:pPr>
        <w:rPr>
          <w:ins w:id="30426" w:author="Rev 11 Allen Wirfs-Brock" w:date="2012-10-10T11:32:00Z"/>
          <w:rFonts w:ascii="Helvetica" w:hAnsi="Helvetica"/>
          <w:b/>
        </w:rPr>
      </w:pPr>
      <w:ins w:id="30427" w:author="Rev 11 Allen Wirfs-Brock" w:date="2012-10-10T11:32:00Z">
        <w:r w:rsidRPr="00E77497">
          <w:rPr>
            <w:rFonts w:ascii="Helvetica" w:hAnsi="Helvetica"/>
            <w:b/>
          </w:rPr>
          <w:t xml:space="preserve">Static Semantics:  </w:t>
        </w:r>
        <w:r>
          <w:rPr>
            <w:rFonts w:ascii="Helvetica" w:hAnsi="Helvetica"/>
            <w:b/>
            <w:lang w:eastAsia="en-US"/>
          </w:rPr>
          <w:t>IsStrict</w:t>
        </w:r>
      </w:ins>
    </w:p>
    <w:p w:rsidR="004C3785" w:rsidRPr="006B3D6C" w:rsidRDefault="00674591" w:rsidP="00674591">
      <w:pPr>
        <w:rPr>
          <w:ins w:id="30428" w:author="Rev 11 Allen Wirfs-Brock" w:date="2012-10-10T11:32:00Z"/>
        </w:rPr>
      </w:pPr>
      <w:ins w:id="30429" w:author="Rev 11 Allen Wirfs-Brock" w:date="2012-10-18T16:14:00Z">
        <w:r>
          <w:rPr>
            <w:rFonts w:ascii="Times New Roman" w:hAnsi="Times New Roman"/>
            <w:i/>
          </w:rPr>
          <w:t>Script</w:t>
        </w:r>
      </w:ins>
      <w:ins w:id="30430" w:author="Rev 11 Allen Wirfs-Brock" w:date="2012-10-10T11:32:00Z">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ins>
      <w:ins w:id="30431" w:author="Rev 11 Allen Wirfs-Brock" w:date="2012-10-18T16:14:00Z">
        <w:r>
          <w:rPr>
            <w:rFonts w:ascii="Times New Roman" w:hAnsi="Times New Roman"/>
            <w:i/>
          </w:rPr>
          <w:t>Outer</w:t>
        </w:r>
      </w:ins>
      <w:ins w:id="30432" w:author="Rev 11 Allen Wirfs-Brock" w:date="2012-10-10T12:13:00Z">
        <w:r w:rsidR="004605B6">
          <w:rPr>
            <w:rFonts w:ascii="Times New Roman" w:hAnsi="Times New Roman"/>
            <w:i/>
          </w:rPr>
          <w:t>StatementList</w:t>
        </w:r>
      </w:ins>
      <w:ins w:id="30433" w:author="Rev 11 Allen Wirfs-Brock" w:date="2012-10-10T11:32:00Z">
        <w:r w:rsidR="004C3785" w:rsidRPr="00E77497">
          <w:rPr>
            <w:rFonts w:ascii="Times New Roman" w:hAnsi="Times New Roman"/>
            <w:i/>
          </w:rPr>
          <w:t xml:space="preserve"> </w:t>
        </w:r>
        <w:r w:rsidR="004C3785" w:rsidRPr="00E77497">
          <w:t xml:space="preserve"> </w:t>
        </w:r>
      </w:ins>
    </w:p>
    <w:p w:rsidR="004C3785" w:rsidRPr="004605B6" w:rsidRDefault="004C3785" w:rsidP="00674591">
      <w:pPr>
        <w:pStyle w:val="Alg4"/>
        <w:numPr>
          <w:ilvl w:val="0"/>
          <w:numId w:val="1031"/>
        </w:numPr>
        <w:spacing w:after="220"/>
        <w:contextualSpacing/>
        <w:rPr>
          <w:ins w:id="30434" w:author="Rev 11 Allen Wirfs-Brock" w:date="2012-10-10T11:32:00Z"/>
        </w:rPr>
      </w:pPr>
      <w:commentRangeStart w:id="30435"/>
      <w:ins w:id="30436" w:author="Rev 11 Allen Wirfs-Brock" w:date="2012-10-10T11:32:00Z">
        <w:r>
          <w:t>I</w:t>
        </w:r>
        <w:r w:rsidRPr="00FE5E17">
          <w:t>f th</w:t>
        </w:r>
        <w:r>
          <w:t>is</w:t>
        </w:r>
        <w:r w:rsidRPr="00E77497">
          <w:t xml:space="preserve"> </w:t>
        </w:r>
      </w:ins>
      <w:ins w:id="30437" w:author="Rev 11 Allen Wirfs-Brock" w:date="2012-10-18T16:14:00Z">
        <w:r w:rsidR="00674591">
          <w:rPr>
            <w:rStyle w:val="bnf"/>
          </w:rPr>
          <w:t>Script</w:t>
        </w:r>
      </w:ins>
      <w:ins w:id="30438" w:author="Rev 11 Allen Wirfs-Brock" w:date="2012-10-10T11:32:00Z">
        <w:r>
          <w:rPr>
            <w:rStyle w:val="bnf"/>
          </w:rPr>
          <w:t>Body</w:t>
        </w:r>
        <w:r w:rsidRPr="00E77497">
          <w:t xml:space="preserve"> </w:t>
        </w:r>
        <w:r w:rsidRPr="00FE5E17">
          <w:t xml:space="preserve">is contained in strict code or if </w:t>
        </w:r>
      </w:ins>
      <w:ins w:id="30439" w:author="Rev 11 Allen Wirfs-Brock" w:date="2012-10-18T16:15:00Z">
        <w:r w:rsidR="00674591">
          <w:rPr>
            <w:i/>
          </w:rPr>
          <w:t>Outer</w:t>
        </w:r>
      </w:ins>
      <w:ins w:id="30440" w:author="Rev 11 Allen Wirfs-Brock" w:date="2012-10-10T12:14:00Z">
        <w:r w:rsidR="004605B6">
          <w:rPr>
            <w:i/>
          </w:rPr>
          <w:t>S</w:t>
        </w:r>
      </w:ins>
      <w:ins w:id="30441" w:author="Rev 11 Allen Wirfs-Brock" w:date="2012-10-10T11:32:00Z">
        <w:r>
          <w:rPr>
            <w:i/>
          </w:rPr>
          <w:t>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30435"/>
        <w:r>
          <w:rPr>
            <w:rStyle w:val="CommentReference"/>
            <w:rFonts w:ascii="Arial" w:eastAsia="MS Mincho" w:hAnsi="Arial"/>
            <w:spacing w:val="0"/>
            <w:lang w:eastAsia="ja-JP"/>
          </w:rPr>
          <w:commentReference w:id="30435"/>
        </w:r>
      </w:ins>
    </w:p>
    <w:p w:rsidR="004C3785" w:rsidRPr="00E77497" w:rsidRDefault="004C3785" w:rsidP="004C3785">
      <w:pPr>
        <w:rPr>
          <w:ins w:id="30442" w:author="Rev 11 Allen Wirfs-Brock" w:date="2012-10-10T11:32:00Z"/>
          <w:rFonts w:ascii="Helvetica" w:hAnsi="Helvetica"/>
          <w:b/>
        </w:rPr>
      </w:pPr>
      <w:ins w:id="30443" w:author="Rev 11 Allen Wirfs-Brock" w:date="2012-10-10T11:32:00Z">
        <w:r w:rsidRPr="00E77497">
          <w:rPr>
            <w:rFonts w:ascii="Helvetica" w:hAnsi="Helvetica"/>
            <w:b/>
          </w:rPr>
          <w:t xml:space="preserve">Static Semantics:  </w:t>
        </w:r>
        <w:r w:rsidRPr="00E77497">
          <w:rPr>
            <w:rFonts w:ascii="Helvetica" w:hAnsi="Helvetica"/>
            <w:b/>
            <w:lang w:eastAsia="en-US"/>
          </w:rPr>
          <w:t>LexicallyDeclaredNames</w:t>
        </w:r>
      </w:ins>
    </w:p>
    <w:p w:rsidR="00D7767F" w:rsidRPr="00E77497" w:rsidRDefault="00D7767F" w:rsidP="00D7767F">
      <w:pPr>
        <w:rPr>
          <w:ins w:id="30444" w:author="Rev 11 Allen Wirfs-Brock" w:date="2012-10-11T10:23:00Z"/>
        </w:rPr>
      </w:pPr>
      <w:ins w:id="30445" w:author="Rev 11 Allen Wirfs-Brock" w:date="2012-10-11T10:23: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rsidR="00D7767F" w:rsidRPr="00E77497" w:rsidRDefault="00D7767F" w:rsidP="000A612A">
      <w:pPr>
        <w:pStyle w:val="Alg4"/>
        <w:numPr>
          <w:ilvl w:val="0"/>
          <w:numId w:val="1034"/>
        </w:numPr>
        <w:spacing w:after="220"/>
        <w:contextualSpacing/>
        <w:rPr>
          <w:ins w:id="30446" w:author="Rev 11 Allen Wirfs-Brock" w:date="2012-10-11T10:24:00Z"/>
        </w:rPr>
      </w:pPr>
      <w:ins w:id="30447" w:author="Rev 11 Allen Wirfs-Brock" w:date="2012-10-11T10:24:00Z">
        <w:r w:rsidRPr="00E77497">
          <w:t xml:space="preserve">Let </w:t>
        </w:r>
        <w:r w:rsidRPr="00E77497">
          <w:rPr>
            <w:i/>
          </w:rPr>
          <w:t xml:space="preserve">names </w:t>
        </w:r>
        <w:r w:rsidRPr="00E77497">
          <w:t xml:space="preserve">be LexicallyDeclaredNames of </w:t>
        </w:r>
        <w:r>
          <w:rPr>
            <w:i/>
          </w:rPr>
          <w:t>OuterS</w:t>
        </w:r>
        <w:r w:rsidRPr="00E77497">
          <w:rPr>
            <w:i/>
          </w:rPr>
          <w:t>tatementList</w:t>
        </w:r>
        <w:r w:rsidRPr="00E77497">
          <w:t>.</w:t>
        </w:r>
      </w:ins>
    </w:p>
    <w:p w:rsidR="00D7767F" w:rsidRPr="00E77497" w:rsidRDefault="00D7767F" w:rsidP="000A612A">
      <w:pPr>
        <w:pStyle w:val="Alg4"/>
        <w:numPr>
          <w:ilvl w:val="0"/>
          <w:numId w:val="1034"/>
        </w:numPr>
        <w:spacing w:after="220"/>
        <w:contextualSpacing/>
        <w:rPr>
          <w:ins w:id="30448" w:author="Rev 11 Allen Wirfs-Brock" w:date="2012-10-11T10:24:00Z"/>
          <w:rStyle w:val="bnf"/>
          <w:i w:val="0"/>
        </w:rPr>
      </w:pPr>
      <w:ins w:id="30449" w:author="Rev 11 Allen Wirfs-Brock" w:date="2012-10-11T10:24:00Z">
        <w:r w:rsidRPr="00E77497">
          <w:t xml:space="preserve">Append to </w:t>
        </w:r>
        <w:r w:rsidRPr="00E77497">
          <w:rPr>
            <w:i/>
          </w:rPr>
          <w:t>names</w:t>
        </w:r>
        <w:r w:rsidRPr="00E77497">
          <w:t xml:space="preserve"> the elements of the LexicallyDeclaredNames of </w:t>
        </w:r>
        <w:r>
          <w:rPr>
            <w:i/>
          </w:rPr>
          <w:t>Outer</w:t>
        </w:r>
        <w:r w:rsidRPr="00E77497">
          <w:rPr>
            <w:i/>
          </w:rPr>
          <w:t>Item</w:t>
        </w:r>
        <w:r w:rsidRPr="00E77497">
          <w:rPr>
            <w:rStyle w:val="bnf"/>
          </w:rPr>
          <w:t>.</w:t>
        </w:r>
      </w:ins>
    </w:p>
    <w:p w:rsidR="00D7767F" w:rsidRPr="00E77497" w:rsidRDefault="00D7767F" w:rsidP="00FB7781">
      <w:pPr>
        <w:pStyle w:val="Alg4"/>
        <w:numPr>
          <w:ilvl w:val="0"/>
          <w:numId w:val="1034"/>
        </w:numPr>
        <w:spacing w:after="220"/>
        <w:rPr>
          <w:ins w:id="30450" w:author="Rev 11 Allen Wirfs-Brock" w:date="2012-10-11T10:24:00Z"/>
        </w:rPr>
      </w:pPr>
      <w:ins w:id="30451" w:author="Rev 11 Allen Wirfs-Brock" w:date="2012-10-11T10:24:00Z">
        <w:r w:rsidRPr="00E77497">
          <w:t xml:space="preserve">Return </w:t>
        </w:r>
        <w:r w:rsidRPr="00E77497">
          <w:rPr>
            <w:rStyle w:val="bnf"/>
          </w:rPr>
          <w:t>names</w:t>
        </w:r>
        <w:r w:rsidRPr="00E77497">
          <w:t>.</w:t>
        </w:r>
      </w:ins>
    </w:p>
    <w:p w:rsidR="00D7767F" w:rsidRPr="00E77497" w:rsidRDefault="00D7767F" w:rsidP="00D7767F">
      <w:pPr>
        <w:pStyle w:val="SyntaxDefinition"/>
        <w:ind w:left="0"/>
        <w:rPr>
          <w:ins w:id="30452" w:author="Rev 11 Allen Wirfs-Brock" w:date="2012-10-11T10:31:00Z"/>
        </w:rPr>
      </w:pPr>
      <w:ins w:id="30453" w:author="Rev 11 Allen Wirfs-Brock" w:date="2012-10-11T10:31:00Z">
        <w:r>
          <w:t>OuterItem</w:t>
        </w:r>
        <w:r w:rsidRPr="00E77497">
          <w:t xml:space="preserve"> </w:t>
        </w:r>
        <w:r w:rsidRPr="00E77497">
          <w:rPr>
            <w:rFonts w:ascii="Arial" w:hAnsi="Arial"/>
            <w:b/>
            <w:i w:val="0"/>
          </w:rPr>
          <w:t>:</w:t>
        </w:r>
        <w:r>
          <w:rPr>
            <w:rFonts w:ascii="Arial" w:hAnsi="Arial"/>
            <w:b/>
            <w:i w:val="0"/>
          </w:rPr>
          <w:t xml:space="preserve"> </w:t>
        </w:r>
        <w:r>
          <w:t>ModuleDeclaration</w:t>
        </w:r>
      </w:ins>
    </w:p>
    <w:p w:rsidR="00D7767F" w:rsidRPr="00E77497" w:rsidRDefault="00D7767F" w:rsidP="00FB7781">
      <w:pPr>
        <w:pStyle w:val="Alg4"/>
        <w:numPr>
          <w:ilvl w:val="0"/>
          <w:numId w:val="1037"/>
        </w:numPr>
        <w:spacing w:after="220"/>
        <w:contextualSpacing/>
        <w:rPr>
          <w:ins w:id="30454" w:author="Rev 11 Allen Wirfs-Brock" w:date="2012-10-11T10:31:00Z"/>
        </w:rPr>
      </w:pPr>
      <w:ins w:id="30455" w:author="Rev 11 Allen Wirfs-Brock" w:date="2012-10-11T10:31:00Z">
        <w:r w:rsidRPr="00E77497">
          <w:t xml:space="preserve">Return the BoundNames of </w:t>
        </w:r>
      </w:ins>
      <w:ins w:id="30456" w:author="Rev 11 Allen Wirfs-Brock" w:date="2012-10-11T10:34:00Z">
        <w:r w:rsidR="00FB7781">
          <w:rPr>
            <w:i/>
          </w:rPr>
          <w:t>Import</w:t>
        </w:r>
      </w:ins>
      <w:ins w:id="30457" w:author="Rev 11 Allen Wirfs-Brock" w:date="2012-10-11T10:33:00Z">
        <w:r w:rsidR="00FB7781">
          <w:rPr>
            <w:i/>
          </w:rPr>
          <w:t>D</w:t>
        </w:r>
      </w:ins>
      <w:ins w:id="30458" w:author="Rev 11 Allen Wirfs-Brock" w:date="2012-10-11T10:31:00Z">
        <w:r w:rsidRPr="00E77497">
          <w:rPr>
            <w:i/>
          </w:rPr>
          <w:t>eclaration</w:t>
        </w:r>
        <w:r w:rsidRPr="00E77497">
          <w:t>.</w:t>
        </w:r>
      </w:ins>
    </w:p>
    <w:p w:rsidR="00FB7781" w:rsidRPr="00E77497" w:rsidRDefault="00FB7781" w:rsidP="00FB7781">
      <w:pPr>
        <w:pStyle w:val="SyntaxDefinition"/>
        <w:ind w:left="0"/>
        <w:rPr>
          <w:ins w:id="30459" w:author="Rev 11 Allen Wirfs-Brock" w:date="2012-10-11T10:33:00Z"/>
        </w:rPr>
      </w:pPr>
      <w:ins w:id="30460" w:author="Rev 11 Allen Wirfs-Brock" w:date="2012-10-11T10:33:00Z">
        <w:r>
          <w:t>OuterItem</w:t>
        </w:r>
        <w:r w:rsidRPr="00E77497">
          <w:t xml:space="preserve"> </w:t>
        </w:r>
        <w:r w:rsidRPr="00E77497">
          <w:rPr>
            <w:rFonts w:ascii="Arial" w:hAnsi="Arial"/>
            <w:b/>
            <w:i w:val="0"/>
          </w:rPr>
          <w:t>:</w:t>
        </w:r>
        <w:r>
          <w:rPr>
            <w:rFonts w:ascii="Arial" w:hAnsi="Arial"/>
            <w:b/>
            <w:i w:val="0"/>
          </w:rPr>
          <w:t xml:space="preserve"> </w:t>
        </w:r>
      </w:ins>
      <w:ins w:id="30461" w:author="Rev 11 Allen Wirfs-Brock" w:date="2012-10-11T10:34:00Z">
        <w:r>
          <w:t>Import</w:t>
        </w:r>
      </w:ins>
      <w:ins w:id="30462" w:author="Rev 11 Allen Wirfs-Brock" w:date="2012-10-11T10:33:00Z">
        <w:r>
          <w:t>Declaration</w:t>
        </w:r>
      </w:ins>
    </w:p>
    <w:p w:rsidR="00FB7781" w:rsidRPr="00E77497" w:rsidRDefault="00FB7781" w:rsidP="00FB7781">
      <w:pPr>
        <w:pStyle w:val="Alg4"/>
        <w:numPr>
          <w:ilvl w:val="0"/>
          <w:numId w:val="1038"/>
        </w:numPr>
        <w:spacing w:after="220"/>
        <w:contextualSpacing/>
        <w:rPr>
          <w:ins w:id="30463" w:author="Rev 11 Allen Wirfs-Brock" w:date="2012-10-11T10:33:00Z"/>
        </w:rPr>
      </w:pPr>
      <w:ins w:id="30464" w:author="Rev 11 Allen Wirfs-Brock" w:date="2012-10-11T10:33:00Z">
        <w:r w:rsidRPr="00E77497">
          <w:t xml:space="preserve">Return the BoundNames of </w:t>
        </w:r>
        <w:r>
          <w:rPr>
            <w:i/>
          </w:rPr>
          <w:t>ImportD</w:t>
        </w:r>
        <w:r w:rsidRPr="00E77497">
          <w:rPr>
            <w:i/>
          </w:rPr>
          <w:t>eclaration</w:t>
        </w:r>
        <w:r w:rsidRPr="00E77497">
          <w:t>.</w:t>
        </w:r>
      </w:ins>
    </w:p>
    <w:p w:rsidR="00FB7781" w:rsidRPr="00E77497" w:rsidRDefault="00FB7781" w:rsidP="00FB7781">
      <w:pPr>
        <w:pStyle w:val="SyntaxDefinition"/>
        <w:ind w:left="0"/>
        <w:rPr>
          <w:ins w:id="30465" w:author="Rev 11 Allen Wirfs-Brock" w:date="2012-10-11T10:34:00Z"/>
        </w:rPr>
      </w:pPr>
      <w:ins w:id="30466" w:author="Rev 11 Allen Wirfs-Brock" w:date="2012-10-11T10:34:00Z">
        <w:r>
          <w:lastRenderedPageBreak/>
          <w:t>OuterItem</w:t>
        </w:r>
        <w:r w:rsidRPr="00E77497">
          <w:t xml:space="preserve"> </w:t>
        </w:r>
        <w:r w:rsidRPr="00E77497">
          <w:rPr>
            <w:rFonts w:ascii="Arial" w:hAnsi="Arial"/>
            <w:b/>
            <w:i w:val="0"/>
          </w:rPr>
          <w:t>:</w:t>
        </w:r>
        <w:r>
          <w:rPr>
            <w:rFonts w:ascii="Arial" w:hAnsi="Arial"/>
            <w:b/>
            <w:i w:val="0"/>
          </w:rPr>
          <w:t xml:space="preserve"> </w:t>
        </w:r>
      </w:ins>
      <w:ins w:id="30467" w:author="Rev 11 Allen Wirfs-Brock" w:date="2012-10-11T10:36:00Z">
        <w:r w:rsidRPr="00FB7781">
          <w:t>StatementListItem</w:t>
        </w:r>
      </w:ins>
    </w:p>
    <w:p w:rsidR="004C3785" w:rsidRPr="00E77497" w:rsidRDefault="004C3785" w:rsidP="00FB7781">
      <w:pPr>
        <w:pStyle w:val="Alg4"/>
        <w:numPr>
          <w:ilvl w:val="0"/>
          <w:numId w:val="1036"/>
        </w:numPr>
        <w:spacing w:after="220"/>
        <w:contextualSpacing/>
        <w:rPr>
          <w:ins w:id="30468" w:author="Rev 11 Allen Wirfs-Brock" w:date="2012-10-10T11:32:00Z"/>
        </w:rPr>
      </w:pPr>
      <w:ins w:id="30469" w:author="Rev 11 Allen Wirfs-Brock" w:date="2012-10-10T11:32:00Z">
        <w:r w:rsidRPr="00E77497">
          <w:t xml:space="preserve">Return </w:t>
        </w:r>
        <w:r>
          <w:t xml:space="preserve">TopLevelLexicallyDeclaredNames of </w:t>
        </w:r>
        <w:r w:rsidRPr="00812A59">
          <w:rPr>
            <w:i/>
          </w:rPr>
          <w:t>StatementList</w:t>
        </w:r>
      </w:ins>
      <w:ins w:id="30470" w:author="Rev 11 Allen Wirfs-Brock" w:date="2012-10-11T10:35:00Z">
        <w:r w:rsidR="00FB7781">
          <w:rPr>
            <w:i/>
          </w:rPr>
          <w:t>Item</w:t>
        </w:r>
      </w:ins>
      <w:ins w:id="30471" w:author="Rev 11 Allen Wirfs-Brock" w:date="2012-10-10T11:32:00Z">
        <w:r w:rsidRPr="00E77497">
          <w:t>.</w:t>
        </w:r>
      </w:ins>
    </w:p>
    <w:p w:rsidR="00C13ACC" w:rsidRPr="00253B6F" w:rsidRDefault="00C13ACC" w:rsidP="000A612A">
      <w:pPr>
        <w:pStyle w:val="Note"/>
        <w:rPr>
          <w:ins w:id="30472" w:author="Rev 11 Allen Wirfs-Brock" w:date="2012-10-10T18:04:00Z"/>
          <w:lang w:eastAsia="en-US"/>
        </w:rPr>
      </w:pPr>
      <w:ins w:id="30473" w:author="Rev 11 Allen Wirfs-Brock" w:date="2012-10-10T18:04:00Z">
        <w:r>
          <w:rPr>
            <w:lang w:eastAsia="en-US"/>
          </w:rPr>
          <w:t>NOTE</w:t>
        </w:r>
        <w:r>
          <w:rPr>
            <w:lang w:eastAsia="en-US"/>
          </w:rPr>
          <w:tab/>
          <w:t xml:space="preserve">At the top level of a </w:t>
        </w:r>
      </w:ins>
      <w:ins w:id="30474" w:author="Rev 11 Allen Wirfs-Brock" w:date="2012-10-11T10:51:00Z">
        <w:r w:rsidR="000A612A" w:rsidRPr="00B839D2">
          <w:rPr>
            <w:rFonts w:ascii="Times New Roman" w:hAnsi="Times New Roman"/>
            <w:i/>
            <w:iCs/>
            <w:lang w:eastAsia="en-US"/>
          </w:rPr>
          <w:t>Script</w:t>
        </w:r>
      </w:ins>
      <w:ins w:id="30475" w:author="Rev 11 Allen Wirfs-Brock" w:date="2012-10-10T18:04:00Z">
        <w:r>
          <w:rPr>
            <w:lang w:eastAsia="en-US"/>
          </w:rPr>
          <w:t>, function declarations are treated like var declarations rather</w:t>
        </w:r>
        <w:r w:rsidR="000A612A">
          <w:rPr>
            <w:lang w:eastAsia="en-US"/>
          </w:rPr>
          <w:t xml:space="preserve"> than like lexical declarations</w:t>
        </w:r>
        <w:r>
          <w:rPr>
            <w:lang w:eastAsia="en-US"/>
          </w:rPr>
          <w:t xml:space="preserve">. </w:t>
        </w:r>
      </w:ins>
    </w:p>
    <w:p w:rsidR="00C321D4" w:rsidRPr="00E77497" w:rsidRDefault="00C321D4" w:rsidP="00C321D4">
      <w:pPr>
        <w:rPr>
          <w:ins w:id="30476" w:author="Rev 11 Allen Wirfs-Brock" w:date="2012-10-18T15:07:00Z"/>
          <w:rFonts w:ascii="Helvetica" w:hAnsi="Helvetica"/>
          <w:b/>
        </w:rPr>
      </w:pPr>
      <w:ins w:id="30477" w:author="Rev 11 Allen Wirfs-Brock" w:date="2012-10-18T15:07:00Z">
        <w:r w:rsidRPr="00E77497">
          <w:rPr>
            <w:rFonts w:ascii="Helvetica" w:hAnsi="Helvetica"/>
            <w:b/>
          </w:rPr>
          <w:t xml:space="preserve">Static Semantics:  </w:t>
        </w:r>
        <w:r w:rsidRPr="00E77497">
          <w:rPr>
            <w:rFonts w:ascii="Helvetica" w:hAnsi="Helvetica"/>
            <w:b/>
            <w:lang w:eastAsia="en-US"/>
          </w:rPr>
          <w:t>Lexical</w:t>
        </w:r>
      </w:ins>
      <w:ins w:id="30478" w:author="Rev 11 Allen Wirfs-Brock" w:date="2012-10-18T15:09:00Z">
        <w:r>
          <w:rPr>
            <w:rFonts w:ascii="Helvetica" w:hAnsi="Helvetica"/>
            <w:b/>
            <w:lang w:eastAsia="en-US"/>
          </w:rPr>
          <w:t>ly</w:t>
        </w:r>
      </w:ins>
      <w:ins w:id="30479" w:author="Rev 11 Allen Wirfs-Brock" w:date="2012-10-18T15:07:00Z">
        <w:r>
          <w:rPr>
            <w:rFonts w:ascii="Helvetica" w:hAnsi="Helvetica"/>
            <w:b/>
            <w:lang w:eastAsia="en-US"/>
          </w:rPr>
          <w:t>Scoped</w:t>
        </w:r>
        <w:r w:rsidRPr="00E77497">
          <w:rPr>
            <w:rFonts w:ascii="Helvetica" w:hAnsi="Helvetica"/>
            <w:b/>
            <w:lang w:eastAsia="en-US"/>
          </w:rPr>
          <w:t>Declarations</w:t>
        </w:r>
      </w:ins>
    </w:p>
    <w:p w:rsidR="00C321D4" w:rsidRPr="00E77497" w:rsidRDefault="00C321D4" w:rsidP="00C321D4">
      <w:pPr>
        <w:rPr>
          <w:ins w:id="30480" w:author="Rev 11 Allen Wirfs-Brock" w:date="2012-10-18T15:07:00Z"/>
        </w:rPr>
      </w:pPr>
      <w:ins w:id="30481" w:author="Rev 11 Allen Wirfs-Brock" w:date="2012-10-18T15:09: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ins>
      <w:ins w:id="30482" w:author="Rev 11 Allen Wirfs-Brock" w:date="2012-10-18T15:07:00Z">
        <w:r w:rsidRPr="00E77497">
          <w:t xml:space="preserve"> </w:t>
        </w:r>
      </w:ins>
    </w:p>
    <w:p w:rsidR="00C321D4" w:rsidRPr="00E77497" w:rsidRDefault="00C321D4" w:rsidP="00C321D4">
      <w:pPr>
        <w:pStyle w:val="Alg4"/>
        <w:numPr>
          <w:ilvl w:val="0"/>
          <w:numId w:val="1053"/>
        </w:numPr>
        <w:spacing w:after="220"/>
        <w:contextualSpacing/>
        <w:rPr>
          <w:ins w:id="30483" w:author="Rev 11 Allen Wirfs-Brock" w:date="2012-10-18T15:07:00Z"/>
        </w:rPr>
      </w:pPr>
      <w:ins w:id="30484" w:author="Rev 11 Allen Wirfs-Brock" w:date="2012-10-18T15:07:00Z">
        <w:r w:rsidRPr="00E77497">
          <w:t xml:space="preserve">Let </w:t>
        </w:r>
        <w:r w:rsidRPr="00E77497">
          <w:rPr>
            <w:i/>
          </w:rPr>
          <w:t xml:space="preserve">declarations </w:t>
        </w:r>
        <w:r w:rsidRPr="00E77497">
          <w:t>be Lexical</w:t>
        </w:r>
      </w:ins>
      <w:ins w:id="30485" w:author="Rev 11 Allen Wirfs-Brock" w:date="2012-10-18T15:09:00Z">
        <w:r>
          <w:t>lyScoped</w:t>
        </w:r>
      </w:ins>
      <w:ins w:id="30486" w:author="Rev 11 Allen Wirfs-Brock" w:date="2012-10-18T15:07:00Z">
        <w:r w:rsidRPr="00E77497">
          <w:t xml:space="preserve">Declarations of </w:t>
        </w:r>
      </w:ins>
      <w:ins w:id="30487" w:author="Rev 11 Allen Wirfs-Brock" w:date="2012-10-18T15:10:00Z">
        <w:r>
          <w:rPr>
            <w:i/>
          </w:rPr>
          <w:t>OuterS</w:t>
        </w:r>
        <w:r w:rsidRPr="00E77497">
          <w:rPr>
            <w:i/>
          </w:rPr>
          <w:t>tatementList</w:t>
        </w:r>
      </w:ins>
      <w:ins w:id="30488" w:author="Rev 11 Allen Wirfs-Brock" w:date="2012-10-18T15:07:00Z">
        <w:r w:rsidRPr="00E77497">
          <w:t>.</w:t>
        </w:r>
      </w:ins>
    </w:p>
    <w:p w:rsidR="00C321D4" w:rsidRPr="00E77497" w:rsidRDefault="00C321D4" w:rsidP="00C321D4">
      <w:pPr>
        <w:pStyle w:val="Alg4"/>
        <w:numPr>
          <w:ilvl w:val="0"/>
          <w:numId w:val="1053"/>
        </w:numPr>
        <w:spacing w:after="220"/>
        <w:contextualSpacing/>
        <w:rPr>
          <w:ins w:id="30489" w:author="Rev 11 Allen Wirfs-Brock" w:date="2012-10-18T15:07:00Z"/>
          <w:rStyle w:val="bnf"/>
          <w:i w:val="0"/>
        </w:rPr>
      </w:pPr>
      <w:ins w:id="30490" w:author="Rev 11 Allen Wirfs-Brock" w:date="2012-10-18T15:07:00Z">
        <w:r w:rsidRPr="00E77497">
          <w:t xml:space="preserve">Append to </w:t>
        </w:r>
        <w:r w:rsidRPr="00E77497">
          <w:rPr>
            <w:i/>
          </w:rPr>
          <w:t xml:space="preserve">declarations </w:t>
        </w:r>
        <w:r w:rsidRPr="00E77497">
          <w:t xml:space="preserve">the elements of the </w:t>
        </w:r>
      </w:ins>
      <w:ins w:id="30491" w:author="Rev 11 Allen Wirfs-Brock" w:date="2012-10-18T15:10:00Z">
        <w:r w:rsidRPr="00E77497">
          <w:t>Lexical</w:t>
        </w:r>
        <w:r>
          <w:t>lyScoped</w:t>
        </w:r>
        <w:r w:rsidRPr="00E77497">
          <w:t xml:space="preserve">Declarations </w:t>
        </w:r>
      </w:ins>
      <w:ins w:id="30492" w:author="Rev 11 Allen Wirfs-Brock" w:date="2012-10-18T15:07:00Z">
        <w:r w:rsidRPr="00E77497">
          <w:t xml:space="preserve">of </w:t>
        </w:r>
      </w:ins>
      <w:ins w:id="30493" w:author="Rev 11 Allen Wirfs-Brock" w:date="2012-10-18T15:10:00Z">
        <w:r>
          <w:rPr>
            <w:i/>
          </w:rPr>
          <w:t>Outer</w:t>
        </w:r>
        <w:r w:rsidRPr="00E77497">
          <w:rPr>
            <w:i/>
          </w:rPr>
          <w:t>Item</w:t>
        </w:r>
      </w:ins>
      <w:ins w:id="30494" w:author="Rev 11 Allen Wirfs-Brock" w:date="2012-10-18T15:07:00Z">
        <w:r w:rsidRPr="00E77497">
          <w:rPr>
            <w:rStyle w:val="bnf"/>
          </w:rPr>
          <w:t>.</w:t>
        </w:r>
      </w:ins>
    </w:p>
    <w:p w:rsidR="00C321D4" w:rsidRPr="00E77497" w:rsidRDefault="00C321D4" w:rsidP="00C321D4">
      <w:pPr>
        <w:pStyle w:val="Alg4"/>
        <w:numPr>
          <w:ilvl w:val="0"/>
          <w:numId w:val="1053"/>
        </w:numPr>
        <w:spacing w:after="220"/>
        <w:contextualSpacing/>
        <w:rPr>
          <w:ins w:id="30495" w:author="Rev 11 Allen Wirfs-Brock" w:date="2012-10-18T15:07:00Z"/>
        </w:rPr>
      </w:pPr>
      <w:ins w:id="30496" w:author="Rev 11 Allen Wirfs-Brock" w:date="2012-10-18T15:07:00Z">
        <w:r w:rsidRPr="00E77497">
          <w:t xml:space="preserve">Return </w:t>
        </w:r>
        <w:r w:rsidRPr="00E77497">
          <w:rPr>
            <w:i/>
          </w:rPr>
          <w:t>declarations</w:t>
        </w:r>
        <w:r w:rsidRPr="00E77497">
          <w:t>.</w:t>
        </w:r>
      </w:ins>
    </w:p>
    <w:p w:rsidR="00C321D4" w:rsidRPr="00E77497" w:rsidRDefault="00C321D4" w:rsidP="00C321D4">
      <w:pPr>
        <w:pStyle w:val="SyntaxDefinition"/>
        <w:ind w:left="0"/>
        <w:rPr>
          <w:ins w:id="30497" w:author="Rev 11 Allen Wirfs-Brock" w:date="2012-10-18T15:11:00Z"/>
        </w:rPr>
      </w:pPr>
      <w:ins w:id="30498" w:author="Rev 11 Allen Wirfs-Brock" w:date="2012-10-18T15:11:00Z">
        <w:r>
          <w:t>OuterItem</w:t>
        </w:r>
        <w:r w:rsidRPr="00E77497">
          <w:t xml:space="preserve"> </w:t>
        </w:r>
        <w:r w:rsidRPr="00E77497">
          <w:rPr>
            <w:rFonts w:ascii="Arial" w:hAnsi="Arial"/>
            <w:b/>
            <w:i w:val="0"/>
          </w:rPr>
          <w:t>:</w:t>
        </w:r>
        <w:r>
          <w:rPr>
            <w:rFonts w:ascii="Arial" w:hAnsi="Arial"/>
            <w:b/>
            <w:i w:val="0"/>
          </w:rPr>
          <w:t xml:space="preserve"> </w:t>
        </w:r>
        <w:r>
          <w:t>ModuleDeclaration</w:t>
        </w:r>
      </w:ins>
    </w:p>
    <w:p w:rsidR="00C321D4" w:rsidRPr="00E77497" w:rsidRDefault="00C321D4" w:rsidP="00C321D4">
      <w:pPr>
        <w:pStyle w:val="Alg4"/>
        <w:numPr>
          <w:ilvl w:val="0"/>
          <w:numId w:val="1040"/>
        </w:numPr>
        <w:spacing w:after="220"/>
        <w:ind w:left="403" w:hanging="403"/>
        <w:contextualSpacing/>
        <w:rPr>
          <w:ins w:id="30499" w:author="Rev 11 Allen Wirfs-Brock" w:date="2012-10-18T15:11:00Z"/>
        </w:rPr>
      </w:pPr>
      <w:ins w:id="30500" w:author="Rev 11 Allen Wirfs-Brock" w:date="2012-10-18T15:11:00Z">
        <w:r w:rsidRPr="00E77497">
          <w:t xml:space="preserve">Return </w:t>
        </w:r>
        <w:r>
          <w:t>a new List containing</w:t>
        </w:r>
      </w:ins>
      <w:ins w:id="30501" w:author="Rev 11 Allen Wirfs-Brock" w:date="2012-10-18T15:12:00Z">
        <w:r w:rsidRPr="00C321D4">
          <w:t xml:space="preserve"> </w:t>
        </w:r>
        <w:r w:rsidRPr="00C321D4">
          <w:rPr>
            <w:i/>
            <w:iCs/>
          </w:rPr>
          <w:t>ModuleDeclaration</w:t>
        </w:r>
      </w:ins>
      <w:ins w:id="30502" w:author="Rev 11 Allen Wirfs-Brock" w:date="2012-10-18T15:11:00Z">
        <w:r w:rsidRPr="00E77497">
          <w:t>.</w:t>
        </w:r>
      </w:ins>
    </w:p>
    <w:p w:rsidR="00C321D4" w:rsidRPr="00E77497" w:rsidRDefault="00C321D4" w:rsidP="00C321D4">
      <w:pPr>
        <w:pStyle w:val="SyntaxDefinition"/>
        <w:ind w:left="0"/>
        <w:rPr>
          <w:ins w:id="30503" w:author="Rev 11 Allen Wirfs-Brock" w:date="2012-10-18T15:11:00Z"/>
        </w:rPr>
      </w:pPr>
      <w:ins w:id="30504" w:author="Rev 11 Allen Wirfs-Brock" w:date="2012-10-18T15:11:00Z">
        <w:r>
          <w:t>OuterItem</w:t>
        </w:r>
        <w:r w:rsidRPr="00E77497">
          <w:t xml:space="preserve"> </w:t>
        </w:r>
        <w:r w:rsidRPr="00E77497">
          <w:rPr>
            <w:rFonts w:ascii="Arial" w:hAnsi="Arial"/>
            <w:b/>
            <w:i w:val="0"/>
          </w:rPr>
          <w:t>:</w:t>
        </w:r>
        <w:r>
          <w:rPr>
            <w:rFonts w:ascii="Arial" w:hAnsi="Arial"/>
            <w:b/>
            <w:i w:val="0"/>
          </w:rPr>
          <w:t xml:space="preserve"> </w:t>
        </w:r>
        <w:r>
          <w:t>ImportDeclaration</w:t>
        </w:r>
      </w:ins>
    </w:p>
    <w:p w:rsidR="00C321D4" w:rsidRPr="00E77497" w:rsidRDefault="00C321D4" w:rsidP="00C321D4">
      <w:pPr>
        <w:pStyle w:val="Alg4"/>
        <w:numPr>
          <w:ilvl w:val="0"/>
          <w:numId w:val="1041"/>
        </w:numPr>
        <w:spacing w:after="220"/>
        <w:contextualSpacing/>
        <w:rPr>
          <w:ins w:id="30505" w:author="Rev 11 Allen Wirfs-Brock" w:date="2012-10-18T15:11:00Z"/>
        </w:rPr>
      </w:pPr>
      <w:ins w:id="30506" w:author="Rev 11 Allen Wirfs-Brock" w:date="2012-10-18T15:12:00Z">
        <w:r w:rsidRPr="00E77497">
          <w:t xml:space="preserve">Return </w:t>
        </w:r>
        <w:r>
          <w:t>a new List containing</w:t>
        </w:r>
        <w:r w:rsidRPr="00C321D4">
          <w:t xml:space="preserve"> </w:t>
        </w:r>
        <w:r>
          <w:rPr>
            <w:i/>
            <w:iCs/>
          </w:rPr>
          <w:t>Import</w:t>
        </w:r>
        <w:r w:rsidRPr="00C321D4">
          <w:rPr>
            <w:i/>
            <w:iCs/>
          </w:rPr>
          <w:t>Declaration</w:t>
        </w:r>
        <w:r w:rsidRPr="00E77497">
          <w:t>.</w:t>
        </w:r>
      </w:ins>
    </w:p>
    <w:p w:rsidR="00C321D4" w:rsidRPr="00E77497" w:rsidRDefault="00C321D4" w:rsidP="00C321D4">
      <w:pPr>
        <w:pStyle w:val="SyntaxDefinition"/>
        <w:ind w:left="0"/>
        <w:rPr>
          <w:ins w:id="30507" w:author="Rev 11 Allen Wirfs-Brock" w:date="2012-10-18T15:11:00Z"/>
        </w:rPr>
      </w:pPr>
      <w:ins w:id="30508" w:author="Rev 11 Allen Wirfs-Brock" w:date="2012-10-18T15:11:00Z">
        <w:r>
          <w:t>OuterItem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C321D4" w:rsidRPr="00E77497" w:rsidRDefault="00C321D4" w:rsidP="001C7046">
      <w:pPr>
        <w:pStyle w:val="Alg4"/>
        <w:numPr>
          <w:ilvl w:val="0"/>
          <w:numId w:val="1042"/>
        </w:numPr>
        <w:spacing w:after="220"/>
        <w:contextualSpacing/>
        <w:rPr>
          <w:ins w:id="30509" w:author="Rev 11 Allen Wirfs-Brock" w:date="2012-10-18T15:11:00Z"/>
        </w:rPr>
      </w:pPr>
      <w:ins w:id="30510" w:author="Rev 11 Allen Wirfs-Brock" w:date="2012-10-18T15:11:00Z">
        <w:r w:rsidRPr="00E77497">
          <w:t xml:space="preserve">Return </w:t>
        </w:r>
      </w:ins>
      <w:ins w:id="30511" w:author="Rev 11 Allen Wirfs-Brock" w:date="2012-10-18T15:40:00Z">
        <w:r w:rsidR="001C7046">
          <w:t>TopLevel</w:t>
        </w:r>
      </w:ins>
      <w:ins w:id="30512" w:author="Rev 11 Allen Wirfs-Brock" w:date="2012-10-18T15:44:00Z">
        <w:r w:rsidR="001C7046">
          <w:t>Lexically</w:t>
        </w:r>
      </w:ins>
      <w:ins w:id="30513" w:author="Rev 11 Allen Wirfs-Brock" w:date="2012-10-18T15:40:00Z">
        <w:r w:rsidR="001C7046">
          <w:t>Scoped</w:t>
        </w:r>
        <w:r w:rsidR="001C7046" w:rsidRPr="00E77497">
          <w:t xml:space="preserve">Declarations </w:t>
        </w:r>
      </w:ins>
      <w:ins w:id="30514" w:author="Rev 11 Allen Wirfs-Brock" w:date="2012-10-18T15:11:00Z">
        <w:r>
          <w:t xml:space="preserve">of </w:t>
        </w:r>
        <w:r w:rsidRPr="00812A59">
          <w:rPr>
            <w:i/>
          </w:rPr>
          <w:t>StatementList</w:t>
        </w:r>
        <w:r>
          <w:rPr>
            <w:i/>
          </w:rPr>
          <w:t>Item</w:t>
        </w:r>
        <w:r w:rsidRPr="00E77497">
          <w:t>.</w:t>
        </w:r>
      </w:ins>
    </w:p>
    <w:p w:rsidR="004C3785" w:rsidRPr="00E77497" w:rsidRDefault="004C3785" w:rsidP="004C3785">
      <w:pPr>
        <w:rPr>
          <w:ins w:id="30515" w:author="Rev 11 Allen Wirfs-Brock" w:date="2012-10-10T11:32:00Z"/>
          <w:rFonts w:ascii="Helvetica" w:hAnsi="Helvetica"/>
          <w:b/>
        </w:rPr>
      </w:pPr>
      <w:ins w:id="30516" w:author="Rev 11 Allen Wirfs-Brock" w:date="2012-10-10T11:32:00Z">
        <w:r w:rsidRPr="00E77497">
          <w:rPr>
            <w:rFonts w:ascii="Helvetica" w:hAnsi="Helvetica"/>
            <w:b/>
          </w:rPr>
          <w:t xml:space="preserve">Static Semantics:  </w:t>
        </w:r>
        <w:r w:rsidRPr="00E77497">
          <w:rPr>
            <w:rFonts w:ascii="Helvetica" w:hAnsi="Helvetica"/>
            <w:b/>
            <w:lang w:eastAsia="en-US"/>
          </w:rPr>
          <w:t>VarDeclaredNames</w:t>
        </w:r>
      </w:ins>
    </w:p>
    <w:p w:rsidR="002208EC" w:rsidRPr="00E77497" w:rsidRDefault="002208EC" w:rsidP="002208EC">
      <w:pPr>
        <w:rPr>
          <w:ins w:id="30517" w:author="Rev 11 Allen Wirfs-Brock" w:date="2012-10-11T10:53:00Z"/>
        </w:rPr>
      </w:pPr>
      <w:ins w:id="30518" w:author="Rev 11 Allen Wirfs-Brock" w:date="2012-10-11T10:53: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rsidR="002208EC" w:rsidRPr="00E77497" w:rsidRDefault="002208EC" w:rsidP="002208EC">
      <w:pPr>
        <w:pStyle w:val="Alg4"/>
        <w:numPr>
          <w:ilvl w:val="0"/>
          <w:numId w:val="1039"/>
        </w:numPr>
        <w:spacing w:after="220"/>
        <w:contextualSpacing/>
        <w:rPr>
          <w:ins w:id="30519" w:author="Rev 11 Allen Wirfs-Brock" w:date="2012-10-11T10:53:00Z"/>
        </w:rPr>
      </w:pPr>
      <w:ins w:id="30520" w:author="Rev 11 Allen Wirfs-Brock" w:date="2012-10-11T10:53:00Z">
        <w:r w:rsidRPr="00E77497">
          <w:t xml:space="preserve">Let </w:t>
        </w:r>
        <w:r w:rsidRPr="00E77497">
          <w:rPr>
            <w:i/>
          </w:rPr>
          <w:t xml:space="preserve">names </w:t>
        </w:r>
        <w:r w:rsidRPr="00E77497">
          <w:t xml:space="preserve">be </w:t>
        </w:r>
        <w:r>
          <w:t>Var</w:t>
        </w:r>
        <w:r w:rsidRPr="00E77497">
          <w:t xml:space="preserve">DeclaredNames of </w:t>
        </w:r>
        <w:r>
          <w:rPr>
            <w:i/>
          </w:rPr>
          <w:t>OuterS</w:t>
        </w:r>
        <w:r w:rsidRPr="00E77497">
          <w:rPr>
            <w:i/>
          </w:rPr>
          <w:t>tatementList</w:t>
        </w:r>
        <w:r w:rsidRPr="00E77497">
          <w:t>.</w:t>
        </w:r>
      </w:ins>
    </w:p>
    <w:p w:rsidR="002208EC" w:rsidRPr="00E77497" w:rsidRDefault="002208EC" w:rsidP="002208EC">
      <w:pPr>
        <w:pStyle w:val="Alg4"/>
        <w:numPr>
          <w:ilvl w:val="0"/>
          <w:numId w:val="1039"/>
        </w:numPr>
        <w:spacing w:after="220"/>
        <w:contextualSpacing/>
        <w:rPr>
          <w:ins w:id="30521" w:author="Rev 11 Allen Wirfs-Brock" w:date="2012-10-11T10:53:00Z"/>
          <w:rStyle w:val="bnf"/>
          <w:i w:val="0"/>
        </w:rPr>
      </w:pPr>
      <w:ins w:id="30522" w:author="Rev 11 Allen Wirfs-Brock" w:date="2012-10-11T10:53:00Z">
        <w:r w:rsidRPr="00E77497">
          <w:t xml:space="preserve">Append to </w:t>
        </w:r>
        <w:r w:rsidRPr="00E77497">
          <w:rPr>
            <w:i/>
          </w:rPr>
          <w:t>names</w:t>
        </w:r>
        <w:r w:rsidRPr="00E77497">
          <w:t xml:space="preserve"> the elements of the </w:t>
        </w:r>
      </w:ins>
      <w:ins w:id="30523" w:author="Rev 11 Allen Wirfs-Brock" w:date="2012-10-11T10:54:00Z">
        <w:r>
          <w:t>Var</w:t>
        </w:r>
      </w:ins>
      <w:ins w:id="30524" w:author="Rev 11 Allen Wirfs-Brock" w:date="2012-10-11T10:53:00Z">
        <w:r w:rsidRPr="00E77497">
          <w:t xml:space="preserve">DeclaredNames of </w:t>
        </w:r>
        <w:r>
          <w:rPr>
            <w:i/>
          </w:rPr>
          <w:t>Outer</w:t>
        </w:r>
        <w:r w:rsidRPr="00E77497">
          <w:rPr>
            <w:i/>
          </w:rPr>
          <w:t>Item</w:t>
        </w:r>
        <w:r w:rsidRPr="00E77497">
          <w:rPr>
            <w:rStyle w:val="bnf"/>
          </w:rPr>
          <w:t>.</w:t>
        </w:r>
      </w:ins>
    </w:p>
    <w:p w:rsidR="002208EC" w:rsidRPr="00E77497" w:rsidRDefault="002208EC" w:rsidP="002208EC">
      <w:pPr>
        <w:pStyle w:val="Alg4"/>
        <w:numPr>
          <w:ilvl w:val="0"/>
          <w:numId w:val="1039"/>
        </w:numPr>
        <w:spacing w:after="220"/>
        <w:rPr>
          <w:ins w:id="30525" w:author="Rev 11 Allen Wirfs-Brock" w:date="2012-10-11T10:53:00Z"/>
        </w:rPr>
      </w:pPr>
      <w:ins w:id="30526" w:author="Rev 11 Allen Wirfs-Brock" w:date="2012-10-11T10:53:00Z">
        <w:r w:rsidRPr="00E77497">
          <w:t xml:space="preserve">Return </w:t>
        </w:r>
        <w:r w:rsidRPr="00E77497">
          <w:rPr>
            <w:rStyle w:val="bnf"/>
          </w:rPr>
          <w:t>names</w:t>
        </w:r>
        <w:r w:rsidRPr="00E77497">
          <w:t>.</w:t>
        </w:r>
      </w:ins>
    </w:p>
    <w:p w:rsidR="002208EC" w:rsidRPr="00E77497" w:rsidRDefault="002208EC" w:rsidP="002208EC">
      <w:pPr>
        <w:pStyle w:val="SyntaxDefinition"/>
        <w:ind w:left="0"/>
        <w:rPr>
          <w:ins w:id="30527" w:author="Rev 11 Allen Wirfs-Brock" w:date="2012-10-11T10:53:00Z"/>
        </w:rPr>
      </w:pPr>
      <w:ins w:id="30528" w:author="Rev 11 Allen Wirfs-Brock" w:date="2012-10-11T10:53:00Z">
        <w:r>
          <w:t>OuterItem</w:t>
        </w:r>
        <w:r w:rsidRPr="00E77497">
          <w:t xml:space="preserve"> </w:t>
        </w:r>
        <w:r w:rsidRPr="00E77497">
          <w:rPr>
            <w:rFonts w:ascii="Arial" w:hAnsi="Arial"/>
            <w:b/>
            <w:i w:val="0"/>
          </w:rPr>
          <w:t>:</w:t>
        </w:r>
        <w:r>
          <w:rPr>
            <w:rFonts w:ascii="Arial" w:hAnsi="Arial"/>
            <w:b/>
            <w:i w:val="0"/>
          </w:rPr>
          <w:t xml:space="preserve"> </w:t>
        </w:r>
        <w:r>
          <w:t>ModuleDeclaration</w:t>
        </w:r>
      </w:ins>
    </w:p>
    <w:p w:rsidR="002208EC" w:rsidRPr="00E77497" w:rsidRDefault="002208EC" w:rsidP="002208EC">
      <w:pPr>
        <w:pStyle w:val="Alg4"/>
        <w:numPr>
          <w:ilvl w:val="0"/>
          <w:numId w:val="1040"/>
        </w:numPr>
        <w:spacing w:after="220"/>
        <w:contextualSpacing/>
        <w:rPr>
          <w:ins w:id="30529" w:author="Rev 11 Allen Wirfs-Brock" w:date="2012-10-11T10:53:00Z"/>
        </w:rPr>
      </w:pPr>
      <w:ins w:id="30530" w:author="Rev 11 Allen Wirfs-Brock" w:date="2012-10-11T10:54:00Z">
        <w:r w:rsidRPr="00E77497">
          <w:t>Return an empty List.</w:t>
        </w:r>
      </w:ins>
    </w:p>
    <w:p w:rsidR="002208EC" w:rsidRPr="00E77497" w:rsidRDefault="002208EC" w:rsidP="002208EC">
      <w:pPr>
        <w:pStyle w:val="SyntaxDefinition"/>
        <w:ind w:left="0"/>
        <w:rPr>
          <w:ins w:id="30531" w:author="Rev 11 Allen Wirfs-Brock" w:date="2012-10-11T10:53:00Z"/>
        </w:rPr>
      </w:pPr>
      <w:ins w:id="30532" w:author="Rev 11 Allen Wirfs-Brock" w:date="2012-10-11T10:53:00Z">
        <w:r>
          <w:t>OuterItem</w:t>
        </w:r>
        <w:r w:rsidRPr="00E77497">
          <w:t xml:space="preserve"> </w:t>
        </w:r>
        <w:r w:rsidRPr="00E77497">
          <w:rPr>
            <w:rFonts w:ascii="Arial" w:hAnsi="Arial"/>
            <w:b/>
            <w:i w:val="0"/>
          </w:rPr>
          <w:t>:</w:t>
        </w:r>
        <w:r>
          <w:rPr>
            <w:rFonts w:ascii="Arial" w:hAnsi="Arial"/>
            <w:b/>
            <w:i w:val="0"/>
          </w:rPr>
          <w:t xml:space="preserve"> </w:t>
        </w:r>
        <w:r>
          <w:t>ImportDeclaration</w:t>
        </w:r>
      </w:ins>
    </w:p>
    <w:p w:rsidR="002208EC" w:rsidRPr="00E77497" w:rsidRDefault="002208EC" w:rsidP="002208EC">
      <w:pPr>
        <w:pStyle w:val="Alg4"/>
        <w:numPr>
          <w:ilvl w:val="0"/>
          <w:numId w:val="1041"/>
        </w:numPr>
        <w:spacing w:after="220"/>
        <w:contextualSpacing/>
        <w:rPr>
          <w:ins w:id="30533" w:author="Rev 11 Allen Wirfs-Brock" w:date="2012-10-11T10:53:00Z"/>
        </w:rPr>
      </w:pPr>
      <w:ins w:id="30534" w:author="Rev 11 Allen Wirfs-Brock" w:date="2012-10-11T10:54:00Z">
        <w:r w:rsidRPr="00E77497">
          <w:t>Return an empty List.</w:t>
        </w:r>
      </w:ins>
    </w:p>
    <w:p w:rsidR="002208EC" w:rsidRPr="00E77497" w:rsidRDefault="002208EC" w:rsidP="002208EC">
      <w:pPr>
        <w:pStyle w:val="SyntaxDefinition"/>
        <w:ind w:left="0"/>
        <w:rPr>
          <w:ins w:id="30535" w:author="Rev 11 Allen Wirfs-Brock" w:date="2012-10-11T10:53:00Z"/>
        </w:rPr>
      </w:pPr>
      <w:ins w:id="30536" w:author="Rev 11 Allen Wirfs-Brock" w:date="2012-10-11T10:53:00Z">
        <w:r>
          <w:t>OuterItem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2208EC" w:rsidRPr="00E77497" w:rsidRDefault="002208EC" w:rsidP="002208EC">
      <w:pPr>
        <w:pStyle w:val="Alg4"/>
        <w:numPr>
          <w:ilvl w:val="0"/>
          <w:numId w:val="1042"/>
        </w:numPr>
        <w:spacing w:after="220"/>
        <w:contextualSpacing/>
        <w:rPr>
          <w:ins w:id="30537" w:author="Rev 11 Allen Wirfs-Brock" w:date="2012-10-11T10:53:00Z"/>
        </w:rPr>
      </w:pPr>
      <w:ins w:id="30538" w:author="Rev 11 Allen Wirfs-Brock" w:date="2012-10-11T10:53:00Z">
        <w:r w:rsidRPr="00E77497">
          <w:t xml:space="preserve">Return </w:t>
        </w:r>
        <w:r>
          <w:t>TopLevel</w:t>
        </w:r>
      </w:ins>
      <w:ins w:id="30539" w:author="Rev 11 Allen Wirfs-Brock" w:date="2012-10-11T10:54:00Z">
        <w:r>
          <w:t>Var</w:t>
        </w:r>
      </w:ins>
      <w:ins w:id="30540" w:author="Rev 11 Allen Wirfs-Brock" w:date="2012-10-11T10:53:00Z">
        <w:r>
          <w:t xml:space="preserve">DeclaredNames of </w:t>
        </w:r>
        <w:r w:rsidRPr="00812A59">
          <w:rPr>
            <w:i/>
          </w:rPr>
          <w:t>StatementList</w:t>
        </w:r>
        <w:r>
          <w:rPr>
            <w:i/>
          </w:rPr>
          <w:t>Item</w:t>
        </w:r>
        <w:r w:rsidRPr="00E77497">
          <w:t>.</w:t>
        </w:r>
      </w:ins>
    </w:p>
    <w:p w:rsidR="001C7046" w:rsidRPr="00E77497" w:rsidRDefault="001C7046" w:rsidP="001C7046">
      <w:pPr>
        <w:rPr>
          <w:ins w:id="30541" w:author="Rev 11 Allen Wirfs-Brock" w:date="2012-10-18T15:41:00Z"/>
          <w:rFonts w:ascii="Helvetica" w:hAnsi="Helvetica"/>
          <w:b/>
        </w:rPr>
      </w:pPr>
      <w:ins w:id="30542" w:author="Rev 11 Allen Wirfs-Brock" w:date="2012-10-18T15:41:00Z">
        <w:r w:rsidRPr="00E77497">
          <w:rPr>
            <w:rFonts w:ascii="Helvetica" w:hAnsi="Helvetica"/>
            <w:b/>
          </w:rPr>
          <w:t xml:space="preserve">Static Semantics:  </w:t>
        </w:r>
        <w:r>
          <w:rPr>
            <w:rFonts w:ascii="Helvetica" w:hAnsi="Helvetica"/>
            <w:b/>
            <w:lang w:eastAsia="en-US"/>
          </w:rPr>
          <w:t>VarScoped</w:t>
        </w:r>
        <w:r w:rsidRPr="00E77497">
          <w:rPr>
            <w:rFonts w:ascii="Helvetica" w:hAnsi="Helvetica"/>
            <w:b/>
            <w:lang w:eastAsia="en-US"/>
          </w:rPr>
          <w:t>Declarations</w:t>
        </w:r>
      </w:ins>
    </w:p>
    <w:p w:rsidR="001C7046" w:rsidRPr="00E77497" w:rsidRDefault="001C7046" w:rsidP="001C7046">
      <w:pPr>
        <w:rPr>
          <w:ins w:id="30543" w:author="Rev 11 Allen Wirfs-Brock" w:date="2012-10-18T15:41:00Z"/>
        </w:rPr>
      </w:pPr>
      <w:ins w:id="30544" w:author="Rev 11 Allen Wirfs-Brock" w:date="2012-10-18T15:41: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rsidR="001C7046" w:rsidRPr="00E77497" w:rsidRDefault="001C7046" w:rsidP="001C7046">
      <w:pPr>
        <w:pStyle w:val="Alg4"/>
        <w:numPr>
          <w:ilvl w:val="0"/>
          <w:numId w:val="1059"/>
        </w:numPr>
        <w:spacing w:after="220"/>
        <w:contextualSpacing/>
        <w:rPr>
          <w:ins w:id="30545" w:author="Rev 11 Allen Wirfs-Brock" w:date="2012-10-18T15:41:00Z"/>
        </w:rPr>
      </w:pPr>
      <w:ins w:id="30546" w:author="Rev 11 Allen Wirfs-Brock" w:date="2012-10-18T15:41:00Z">
        <w:r w:rsidRPr="00E77497">
          <w:t xml:space="preserve">Let </w:t>
        </w:r>
        <w:r w:rsidRPr="00E77497">
          <w:rPr>
            <w:i/>
          </w:rPr>
          <w:t xml:space="preserve">declarations </w:t>
        </w:r>
        <w:r w:rsidRPr="00E77497">
          <w:t xml:space="preserve">be </w:t>
        </w:r>
        <w:r>
          <w:t>VarScoped</w:t>
        </w:r>
        <w:r w:rsidRPr="00E77497">
          <w:t xml:space="preserve">Declarations of </w:t>
        </w:r>
        <w:r>
          <w:rPr>
            <w:i/>
          </w:rPr>
          <w:t>OuterS</w:t>
        </w:r>
        <w:r w:rsidRPr="00E77497">
          <w:rPr>
            <w:i/>
          </w:rPr>
          <w:t>tatementList</w:t>
        </w:r>
        <w:r w:rsidRPr="00E77497">
          <w:t>.</w:t>
        </w:r>
      </w:ins>
    </w:p>
    <w:p w:rsidR="001C7046" w:rsidRPr="00E77497" w:rsidRDefault="001C7046" w:rsidP="001C7046">
      <w:pPr>
        <w:pStyle w:val="Alg4"/>
        <w:numPr>
          <w:ilvl w:val="0"/>
          <w:numId w:val="1059"/>
        </w:numPr>
        <w:spacing w:after="220"/>
        <w:contextualSpacing/>
        <w:rPr>
          <w:ins w:id="30547" w:author="Rev 11 Allen Wirfs-Brock" w:date="2012-10-18T15:41:00Z"/>
          <w:rStyle w:val="bnf"/>
          <w:i w:val="0"/>
        </w:rPr>
      </w:pPr>
      <w:ins w:id="30548" w:author="Rev 11 Allen Wirfs-Brock" w:date="2012-10-18T15:41:00Z">
        <w:r w:rsidRPr="00E77497">
          <w:t xml:space="preserve">Append to </w:t>
        </w:r>
        <w:r w:rsidRPr="00E77497">
          <w:rPr>
            <w:i/>
          </w:rPr>
          <w:t xml:space="preserve">declarations </w:t>
        </w:r>
        <w:r w:rsidRPr="00E77497">
          <w:t xml:space="preserve">the elements of the </w:t>
        </w:r>
      </w:ins>
      <w:ins w:id="30549" w:author="Rev 11 Allen Wirfs-Brock" w:date="2012-10-18T15:42:00Z">
        <w:r>
          <w:t>VarScoped</w:t>
        </w:r>
        <w:r w:rsidRPr="00E77497">
          <w:t xml:space="preserve">Declarations </w:t>
        </w:r>
      </w:ins>
      <w:ins w:id="30550" w:author="Rev 11 Allen Wirfs-Brock" w:date="2012-10-18T15:41:00Z">
        <w:r w:rsidRPr="00E77497">
          <w:t xml:space="preserve">of </w:t>
        </w:r>
        <w:r>
          <w:rPr>
            <w:i/>
          </w:rPr>
          <w:t>Outer</w:t>
        </w:r>
        <w:r w:rsidRPr="00E77497">
          <w:rPr>
            <w:i/>
          </w:rPr>
          <w:t>Item</w:t>
        </w:r>
        <w:r w:rsidRPr="00E77497">
          <w:rPr>
            <w:rStyle w:val="bnf"/>
          </w:rPr>
          <w:t>.</w:t>
        </w:r>
      </w:ins>
    </w:p>
    <w:p w:rsidR="001C7046" w:rsidRPr="00E77497" w:rsidRDefault="001C7046" w:rsidP="001C7046">
      <w:pPr>
        <w:pStyle w:val="Alg4"/>
        <w:numPr>
          <w:ilvl w:val="0"/>
          <w:numId w:val="1059"/>
        </w:numPr>
        <w:spacing w:after="220"/>
        <w:contextualSpacing/>
        <w:rPr>
          <w:ins w:id="30551" w:author="Rev 11 Allen Wirfs-Brock" w:date="2012-10-18T15:41:00Z"/>
        </w:rPr>
      </w:pPr>
      <w:ins w:id="30552" w:author="Rev 11 Allen Wirfs-Brock" w:date="2012-10-18T15:41:00Z">
        <w:r w:rsidRPr="00E77497">
          <w:t xml:space="preserve">Return </w:t>
        </w:r>
        <w:r w:rsidRPr="00E77497">
          <w:rPr>
            <w:i/>
          </w:rPr>
          <w:t>declarations</w:t>
        </w:r>
        <w:r w:rsidRPr="00E77497">
          <w:t>.</w:t>
        </w:r>
      </w:ins>
    </w:p>
    <w:p w:rsidR="001C7046" w:rsidRPr="00E77497" w:rsidRDefault="001C7046" w:rsidP="001C7046">
      <w:pPr>
        <w:pStyle w:val="SyntaxDefinition"/>
        <w:ind w:left="0"/>
        <w:rPr>
          <w:ins w:id="30553" w:author="Rev 11 Allen Wirfs-Brock" w:date="2012-10-18T15:41:00Z"/>
        </w:rPr>
      </w:pPr>
      <w:ins w:id="30554" w:author="Rev 11 Allen Wirfs-Brock" w:date="2012-10-18T15:41:00Z">
        <w:r>
          <w:t>OuterItem</w:t>
        </w:r>
        <w:r w:rsidRPr="00E77497">
          <w:t xml:space="preserve"> </w:t>
        </w:r>
        <w:r w:rsidRPr="00E77497">
          <w:rPr>
            <w:rFonts w:ascii="Arial" w:hAnsi="Arial"/>
            <w:b/>
            <w:i w:val="0"/>
          </w:rPr>
          <w:t>:</w:t>
        </w:r>
        <w:r>
          <w:rPr>
            <w:rFonts w:ascii="Arial" w:hAnsi="Arial"/>
            <w:b/>
            <w:i w:val="0"/>
          </w:rPr>
          <w:t xml:space="preserve"> </w:t>
        </w:r>
        <w:r>
          <w:t>ModuleDeclaration</w:t>
        </w:r>
      </w:ins>
    </w:p>
    <w:p w:rsidR="001C7046" w:rsidRPr="00E77497" w:rsidRDefault="001C7046" w:rsidP="001C7046">
      <w:pPr>
        <w:pStyle w:val="Alg4"/>
        <w:numPr>
          <w:ilvl w:val="0"/>
          <w:numId w:val="1060"/>
        </w:numPr>
        <w:spacing w:after="220"/>
        <w:contextualSpacing/>
        <w:rPr>
          <w:ins w:id="30555" w:author="Rev 11 Allen Wirfs-Brock" w:date="2012-10-18T15:41:00Z"/>
        </w:rPr>
      </w:pPr>
      <w:ins w:id="30556" w:author="Rev 11 Allen Wirfs-Brock" w:date="2012-10-18T15:41:00Z">
        <w:r w:rsidRPr="00E77497">
          <w:t xml:space="preserve">Return </w:t>
        </w:r>
        <w:r>
          <w:t>a new</w:t>
        </w:r>
      </w:ins>
      <w:ins w:id="30557" w:author="Rev 11 Allen Wirfs-Brock" w:date="2012-10-18T15:42:00Z">
        <w:r>
          <w:t xml:space="preserve"> empty List</w:t>
        </w:r>
      </w:ins>
      <w:ins w:id="30558" w:author="Rev 11 Allen Wirfs-Brock" w:date="2012-10-18T15:41:00Z">
        <w:r w:rsidRPr="00E77497">
          <w:t>.</w:t>
        </w:r>
      </w:ins>
    </w:p>
    <w:p w:rsidR="001C7046" w:rsidRPr="00E77497" w:rsidRDefault="001C7046" w:rsidP="001C7046">
      <w:pPr>
        <w:pStyle w:val="SyntaxDefinition"/>
        <w:ind w:left="0"/>
        <w:rPr>
          <w:ins w:id="30559" w:author="Rev 11 Allen Wirfs-Brock" w:date="2012-10-18T15:41:00Z"/>
        </w:rPr>
      </w:pPr>
      <w:ins w:id="30560" w:author="Rev 11 Allen Wirfs-Brock" w:date="2012-10-18T15:41:00Z">
        <w:r>
          <w:t>OuterItem</w:t>
        </w:r>
        <w:r w:rsidRPr="00E77497">
          <w:t xml:space="preserve"> </w:t>
        </w:r>
        <w:r w:rsidRPr="00E77497">
          <w:rPr>
            <w:rFonts w:ascii="Arial" w:hAnsi="Arial"/>
            <w:b/>
            <w:i w:val="0"/>
          </w:rPr>
          <w:t>:</w:t>
        </w:r>
        <w:r>
          <w:rPr>
            <w:rFonts w:ascii="Arial" w:hAnsi="Arial"/>
            <w:b/>
            <w:i w:val="0"/>
          </w:rPr>
          <w:t xml:space="preserve"> </w:t>
        </w:r>
        <w:r>
          <w:t>ImportDeclaration</w:t>
        </w:r>
      </w:ins>
    </w:p>
    <w:p w:rsidR="001C7046" w:rsidRPr="00E77497" w:rsidRDefault="001C7046" w:rsidP="001C7046">
      <w:pPr>
        <w:pStyle w:val="Alg4"/>
        <w:numPr>
          <w:ilvl w:val="0"/>
          <w:numId w:val="1062"/>
        </w:numPr>
        <w:spacing w:after="220"/>
        <w:contextualSpacing/>
        <w:rPr>
          <w:ins w:id="30561" w:author="Rev 11 Allen Wirfs-Brock" w:date="2012-10-18T15:43:00Z"/>
        </w:rPr>
      </w:pPr>
      <w:ins w:id="30562" w:author="Rev 11 Allen Wirfs-Brock" w:date="2012-10-18T15:43:00Z">
        <w:r w:rsidRPr="00E77497">
          <w:lastRenderedPageBreak/>
          <w:t xml:space="preserve">Return </w:t>
        </w:r>
        <w:r>
          <w:t>a new empty List</w:t>
        </w:r>
        <w:r w:rsidRPr="00E77497">
          <w:t>.</w:t>
        </w:r>
      </w:ins>
    </w:p>
    <w:p w:rsidR="001C7046" w:rsidRPr="00E77497" w:rsidRDefault="001C7046" w:rsidP="001C7046">
      <w:pPr>
        <w:pStyle w:val="SyntaxDefinition"/>
        <w:ind w:left="0"/>
        <w:rPr>
          <w:ins w:id="30563" w:author="Rev 11 Allen Wirfs-Brock" w:date="2012-10-18T15:41:00Z"/>
        </w:rPr>
      </w:pPr>
      <w:ins w:id="30564" w:author="Rev 11 Allen Wirfs-Brock" w:date="2012-10-18T15:41:00Z">
        <w:r>
          <w:t>OuterItem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1C7046" w:rsidRPr="00E77497" w:rsidRDefault="001C7046" w:rsidP="001C7046">
      <w:pPr>
        <w:pStyle w:val="Alg4"/>
        <w:numPr>
          <w:ilvl w:val="0"/>
          <w:numId w:val="1063"/>
        </w:numPr>
        <w:spacing w:after="220"/>
        <w:contextualSpacing/>
        <w:rPr>
          <w:ins w:id="30565" w:author="Rev 11 Allen Wirfs-Brock" w:date="2012-10-18T15:41:00Z"/>
        </w:rPr>
      </w:pPr>
      <w:ins w:id="30566" w:author="Rev 11 Allen Wirfs-Brock" w:date="2012-10-18T15:41:00Z">
        <w:r w:rsidRPr="00E77497">
          <w:t>Return</w:t>
        </w:r>
      </w:ins>
      <w:ins w:id="30567" w:author="Rev 11 Allen Wirfs-Brock" w:date="2012-10-18T15:44:00Z">
        <w:r>
          <w:t xml:space="preserve"> the</w:t>
        </w:r>
      </w:ins>
      <w:ins w:id="30568" w:author="Rev 11 Allen Wirfs-Brock" w:date="2012-10-18T15:41:00Z">
        <w:r w:rsidRPr="00E77497">
          <w:t xml:space="preserve"> </w:t>
        </w:r>
        <w:r>
          <w:t>TopLevelVarScoped</w:t>
        </w:r>
        <w:r w:rsidRPr="00E77497">
          <w:t xml:space="preserve">Declarations </w:t>
        </w:r>
        <w:r>
          <w:t xml:space="preserve">of </w:t>
        </w:r>
        <w:r w:rsidRPr="00812A59">
          <w:rPr>
            <w:i/>
          </w:rPr>
          <w:t>StatementList</w:t>
        </w:r>
        <w:r>
          <w:rPr>
            <w:i/>
          </w:rPr>
          <w:t>Item</w:t>
        </w:r>
        <w:r w:rsidRPr="00E77497">
          <w:t>.</w:t>
        </w:r>
      </w:ins>
    </w:p>
    <w:p w:rsidR="004C02EF" w:rsidRPr="00E77497" w:rsidDel="005E35C8" w:rsidRDefault="004C02EF" w:rsidP="004C02EF">
      <w:pPr>
        <w:pStyle w:val="SyntaxRule"/>
        <w:rPr>
          <w:del w:id="30569" w:author="Rev 6 Allen Wirfs-Brock" w:date="2012-02-26T09:32:00Z"/>
        </w:rPr>
      </w:pPr>
      <w:del w:id="30570" w:author="Rev 6 Allen Wirfs-Brock" w:date="2012-02-26T09:32:00Z">
        <w:r w:rsidRPr="00E77497" w:rsidDel="005E35C8">
          <w:delText xml:space="preserve">SourceElement </w:delText>
        </w:r>
        <w:r w:rsidRPr="00E77497" w:rsidDel="005E35C8">
          <w:rPr>
            <w:rFonts w:ascii="Arial" w:hAnsi="Arial"/>
            <w:b/>
            <w:i w:val="0"/>
          </w:rPr>
          <w:delText>:</w:delText>
        </w:r>
      </w:del>
    </w:p>
    <w:p w:rsidR="004C02EF" w:rsidRPr="00E77497" w:rsidDel="005E35C8" w:rsidRDefault="004C02EF" w:rsidP="004C02EF">
      <w:pPr>
        <w:pStyle w:val="SyntaxDefinition"/>
        <w:rPr>
          <w:del w:id="30571" w:author="Rev 6 Allen Wirfs-Brock" w:date="2012-02-26T09:32:00Z"/>
        </w:rPr>
      </w:pPr>
      <w:bookmarkStart w:id="30572" w:name="_Toc375031213"/>
      <w:bookmarkStart w:id="30573" w:name="_Ref379914053"/>
      <w:bookmarkStart w:id="30574" w:name="_Toc381513725"/>
      <w:bookmarkStart w:id="30575" w:name="_Toc382212247"/>
      <w:bookmarkStart w:id="30576" w:name="_Toc382212810"/>
      <w:bookmarkStart w:id="30577" w:name="_Toc382291592"/>
      <w:bookmarkStart w:id="30578" w:name="_Toc385672241"/>
      <w:del w:id="30579" w:author="Rev 6 Allen Wirfs-Brock" w:date="2012-02-26T09:32:00Z">
        <w:r w:rsidRPr="00E77497" w:rsidDel="005E35C8">
          <w:delText>Statement</w:delText>
        </w:r>
        <w:r w:rsidRPr="00E77497" w:rsidDel="005E35C8">
          <w:br/>
          <w:delText>FunctionDeclaration</w:delText>
        </w:r>
      </w:del>
    </w:p>
    <w:p w:rsidR="00852E6B" w:rsidRPr="00E77497" w:rsidRDefault="00852E6B" w:rsidP="00852E6B">
      <w:pPr>
        <w:pStyle w:val="Heading4"/>
        <w:numPr>
          <w:ilvl w:val="0"/>
          <w:numId w:val="0"/>
        </w:numPr>
        <w:rPr>
          <w:ins w:id="30580" w:author="Rev 7 Allen Wirfs-Brock" w:date="2012-05-02T11:23:00Z"/>
        </w:rPr>
      </w:pPr>
      <w:ins w:id="30581" w:author="Rev 7 Allen Wirfs-Brock" w:date="2012-05-02T11:23:00Z">
        <w:r w:rsidRPr="00E77497">
          <w:t>Runtime Semantics</w:t>
        </w:r>
      </w:ins>
    </w:p>
    <w:p w:rsidR="00852E6B" w:rsidRDefault="00852E6B" w:rsidP="009E0821">
      <w:pPr>
        <w:keepNext/>
        <w:rPr>
          <w:ins w:id="30582" w:author="Rev 7 Allen Wirfs-Brock" w:date="2012-05-02T11:23:00Z"/>
          <w:rFonts w:ascii="Helvetica" w:hAnsi="Helvetica"/>
          <w:b/>
          <w:spacing w:val="6"/>
        </w:rPr>
      </w:pPr>
      <w:ins w:id="30583" w:author="Rev 7 Allen Wirfs-Brock" w:date="2012-05-02T11:23:00Z">
        <w:r w:rsidRPr="007E56F2">
          <w:rPr>
            <w:rFonts w:ascii="Helvetica" w:hAnsi="Helvetica"/>
            <w:b/>
          </w:rPr>
          <w:t xml:space="preserve">Runtime Semantics: </w:t>
        </w:r>
        <w:del w:id="30584" w:author="Rev 11 Allen Wirfs-Brock" w:date="2012-10-15T12:58:00Z">
          <w:r w:rsidRPr="007E56F2" w:rsidDel="009E0821">
            <w:rPr>
              <w:rFonts w:ascii="Helvetica" w:hAnsi="Helvetica"/>
              <w:b/>
              <w:spacing w:val="6"/>
            </w:rPr>
            <w:delText>Program</w:delText>
          </w:r>
        </w:del>
      </w:ins>
      <w:ins w:id="30585" w:author="Rev 11 Allen Wirfs-Brock" w:date="2012-10-15T12:58:00Z">
        <w:r w:rsidR="009E0821">
          <w:rPr>
            <w:rFonts w:ascii="Helvetica" w:hAnsi="Helvetica"/>
            <w:b/>
            <w:spacing w:val="6"/>
          </w:rPr>
          <w:t>Script</w:t>
        </w:r>
      </w:ins>
      <w:ins w:id="30586" w:author="Rev 7 Allen Wirfs-Brock" w:date="2012-05-02T11:23:00Z">
        <w:r w:rsidRPr="007E56F2">
          <w:rPr>
            <w:rFonts w:ascii="Helvetica" w:hAnsi="Helvetica"/>
            <w:b/>
            <w:spacing w:val="6"/>
          </w:rPr>
          <w:t xml:space="preserve">  Evaluation</w:t>
        </w:r>
      </w:ins>
    </w:p>
    <w:p w:rsidR="00852E6B" w:rsidRPr="00FA3203" w:rsidRDefault="00852E6B" w:rsidP="00852E6B">
      <w:pPr>
        <w:ind w:left="360"/>
        <w:rPr>
          <w:ins w:id="30587" w:author="Rev 7 Allen Wirfs-Brock" w:date="2012-05-02T11:23:00Z"/>
        </w:rPr>
      </w:pPr>
      <w:ins w:id="30588" w:author="Rev 7 Allen Wirfs-Brock" w:date="2012-05-02T11:23:00Z">
        <w:r>
          <w:t>W</w:t>
        </w:r>
        <w:r w:rsidRPr="004418C4">
          <w:t xml:space="preserve">ith argument </w:t>
        </w:r>
        <w:r>
          <w:rPr>
            <w:rFonts w:ascii="Times New Roman" w:hAnsi="Times New Roman"/>
            <w:i/>
          </w:rPr>
          <w:t>realm</w:t>
        </w:r>
      </w:ins>
      <w:ins w:id="30589" w:author="Rev 11 Allen Wirfs-Brock" w:date="2012-10-19T13:14:00Z">
        <w:r w:rsidR="00582214">
          <w:rPr>
            <w:rFonts w:ascii="Times New Roman" w:hAnsi="Times New Roman"/>
            <w:iCs/>
          </w:rPr>
          <w:t xml:space="preserve"> and </w:t>
        </w:r>
        <w:r w:rsidR="00582214" w:rsidRPr="00582214">
          <w:rPr>
            <w:rFonts w:ascii="Times New Roman" w:hAnsi="Times New Roman"/>
            <w:i/>
          </w:rPr>
          <w:t>deletableBindings</w:t>
        </w:r>
      </w:ins>
      <w:ins w:id="30590" w:author="Rev 7 Allen Wirfs-Brock" w:date="2012-05-02T11:23:00Z">
        <w:r>
          <w:t>.</w:t>
        </w:r>
      </w:ins>
    </w:p>
    <w:p w:rsidR="004C02EF" w:rsidRPr="00902886" w:rsidDel="00852E6B" w:rsidRDefault="004C02EF" w:rsidP="004C02EF">
      <w:pPr>
        <w:pStyle w:val="Syntax"/>
        <w:rPr>
          <w:del w:id="30591" w:author="Rev 7 Allen Wirfs-Brock" w:date="2012-05-02T11:23:00Z"/>
          <w:rFonts w:ascii="Times New Roman" w:hAnsi="Times New Roman"/>
          <w:i/>
        </w:rPr>
      </w:pPr>
      <w:del w:id="30592" w:author="Rev 7 Allen Wirfs-Brock" w:date="2012-05-02T11:23:00Z">
        <w:r w:rsidRPr="00902886" w:rsidDel="00852E6B">
          <w:rPr>
            <w:rFonts w:ascii="Times New Roman" w:hAnsi="Times New Roman"/>
            <w:i/>
          </w:rPr>
          <w:delText>Semantics</w:delText>
        </w:r>
      </w:del>
    </w:p>
    <w:p w:rsidR="004C02EF" w:rsidRPr="00E77497" w:rsidRDefault="004C02EF" w:rsidP="00902886">
      <w:del w:id="30593" w:author="Rev 7 Allen Wirfs-Brock" w:date="2012-05-02T11:23:00Z">
        <w:r w:rsidRPr="00902886" w:rsidDel="00852E6B">
          <w:rPr>
            <w:rFonts w:ascii="Times New Roman" w:hAnsi="Times New Roman"/>
            <w:i/>
          </w:rPr>
          <w:delText xml:space="preserve">The production </w:delText>
        </w:r>
      </w:del>
      <w:del w:id="30594" w:author="Rev 11 Allen Wirfs-Brock" w:date="2012-10-11T12:14:00Z">
        <w:r w:rsidRPr="00902886" w:rsidDel="00902886">
          <w:rPr>
            <w:rFonts w:ascii="Times New Roman" w:hAnsi="Times New Roman"/>
            <w:i/>
          </w:rPr>
          <w:delText>Program</w:delText>
        </w:r>
      </w:del>
      <w:ins w:id="30595" w:author="Rev 11 Allen Wirfs-Brock" w:date="2012-10-11T12:14:00Z">
        <w:r w:rsidR="00902886" w:rsidRPr="00902886">
          <w:rPr>
            <w:rFonts w:ascii="Times New Roman" w:hAnsi="Times New Roman"/>
            <w:i/>
          </w:rPr>
          <w:t>Script</w:t>
        </w:r>
        <w:r w:rsidR="00902886">
          <w:t xml:space="preserve"> </w:t>
        </w:r>
      </w:ins>
      <w:r w:rsidRPr="00E77497">
        <w:rPr>
          <w:rFonts w:ascii="Times New Roman" w:hAnsi="Times New Roman"/>
          <w:i/>
        </w:rPr>
        <w:t xml:space="preserve"> </w:t>
      </w:r>
      <w:r w:rsidRPr="00E77497">
        <w:rPr>
          <w:b/>
        </w:rPr>
        <w:t>:</w:t>
      </w:r>
      <w:r w:rsidRPr="00E77497">
        <w:rPr>
          <w:rFonts w:ascii="Times New Roman" w:hAnsi="Times New Roman"/>
          <w:i/>
        </w:rPr>
        <w:t xml:space="preserve"> </w:t>
      </w:r>
      <w:del w:id="30596"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30597" w:author="Rev 6 Allen Wirfs-Brock" w:date="2012-02-26T09:38:00Z">
        <w:del w:id="30598" w:author="Rev 11 Allen Wirfs-Brock" w:date="2012-10-11T12:15:00Z">
          <w:r w:rsidR="006F6653" w:rsidDel="00902886">
            <w:rPr>
              <w:rFonts w:ascii="Times New Roman" w:hAnsi="Times New Roman"/>
              <w:i/>
            </w:rPr>
            <w:delText>Program</w:delText>
          </w:r>
        </w:del>
      </w:ins>
      <w:ins w:id="30599" w:author="Rev 11 Allen Wirfs-Brock" w:date="2012-10-11T12:15:00Z">
        <w:r w:rsidR="00902886">
          <w:rPr>
            <w:rFonts w:ascii="Times New Roman" w:hAnsi="Times New Roman"/>
            <w:i/>
          </w:rPr>
          <w:t>Script</w:t>
        </w:r>
      </w:ins>
      <w:ins w:id="30600" w:author="Rev 6 Allen Wirfs-Brock" w:date="2012-02-26T09:38:00Z">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ins>
      <w:del w:id="30601" w:author="Rev 7 Allen Wirfs-Brock" w:date="2012-05-02T11:23:00Z">
        <w:r w:rsidRPr="00E77497" w:rsidDel="00852E6B">
          <w:delText>is evaluated as follows:</w:delText>
        </w:r>
      </w:del>
    </w:p>
    <w:p w:rsidR="004C02EF" w:rsidRPr="00E77497" w:rsidRDefault="004C02EF" w:rsidP="00674591">
      <w:pPr>
        <w:pStyle w:val="Alg4"/>
        <w:numPr>
          <w:ilvl w:val="0"/>
          <w:numId w:val="150"/>
        </w:numPr>
      </w:pPr>
      <w:r w:rsidRPr="00E77497">
        <w:t xml:space="preserve">The code of this </w:t>
      </w:r>
      <w:del w:id="30602" w:author="Rev 11 Allen Wirfs-Brock" w:date="2012-10-18T16:15:00Z">
        <w:r w:rsidRPr="00E77497" w:rsidDel="00674591">
          <w:rPr>
            <w:i/>
          </w:rPr>
          <w:delText>Program</w:delText>
        </w:r>
        <w:r w:rsidRPr="00E77497" w:rsidDel="00674591">
          <w:delText xml:space="preserve"> </w:delText>
        </w:r>
      </w:del>
      <w:ins w:id="30603" w:author="Rev 11 Allen Wirfs-Brock" w:date="2012-10-18T16:15:00Z">
        <w:r w:rsidR="00674591">
          <w:rPr>
            <w:i/>
          </w:rPr>
          <w:t>Script</w:t>
        </w:r>
        <w:r w:rsidR="00674591" w:rsidRPr="00E77497">
          <w:t xml:space="preserve"> </w:t>
        </w:r>
      </w:ins>
      <w:r w:rsidRPr="00E77497">
        <w:t xml:space="preserve">is strict mode code if the Directive Prologue (14.1) of its </w:t>
      </w:r>
      <w:del w:id="30604" w:author="Rev 6 Allen Wirfs-Brock" w:date="2012-02-26T09:39:00Z">
        <w:r w:rsidRPr="00E77497" w:rsidDel="006F6653">
          <w:rPr>
            <w:i/>
          </w:rPr>
          <w:delText>SourceElements</w:delText>
        </w:r>
        <w:r w:rsidRPr="00E77497" w:rsidDel="006F6653">
          <w:delText xml:space="preserve"> </w:delText>
        </w:r>
      </w:del>
      <w:ins w:id="30605" w:author="Rev 6 Allen Wirfs-Brock" w:date="2012-02-26T09:39:00Z">
        <w:del w:id="30606" w:author="Rev 11 Allen Wirfs-Brock" w:date="2012-10-11T12:15:00Z">
          <w:r w:rsidR="006F6653" w:rsidDel="00902886">
            <w:rPr>
              <w:i/>
            </w:rPr>
            <w:delText>Program</w:delText>
          </w:r>
        </w:del>
      </w:ins>
      <w:ins w:id="30607" w:author="Rev 11 Allen Wirfs-Brock" w:date="2012-10-11T12:15:00Z">
        <w:r w:rsidR="00902886">
          <w:rPr>
            <w:i/>
          </w:rPr>
          <w:t>Script</w:t>
        </w:r>
      </w:ins>
      <w:ins w:id="30608" w:author="Rev 6 Allen Wirfs-Brock" w:date="2012-02-26T09:39:00Z">
        <w:r w:rsidR="006F6653">
          <w:rPr>
            <w:i/>
          </w:rPr>
          <w:t>Body</w:t>
        </w:r>
        <w:r w:rsidR="006F6653" w:rsidRPr="00E77497">
          <w:t xml:space="preserve"> </w:t>
        </w:r>
      </w:ins>
      <w:r w:rsidRPr="00E77497">
        <w:t xml:space="preserve">contains a Use Strict Directive or if any of the conditions of 10.1.1 apply. If the code of this </w:t>
      </w:r>
      <w:del w:id="30609" w:author="Rev 11 Allen Wirfs-Brock" w:date="2012-10-18T16:15:00Z">
        <w:r w:rsidRPr="00E77497" w:rsidDel="00674591">
          <w:rPr>
            <w:i/>
          </w:rPr>
          <w:delText>Program</w:delText>
        </w:r>
        <w:r w:rsidRPr="00E77497" w:rsidDel="00674591">
          <w:delText xml:space="preserve"> </w:delText>
        </w:r>
      </w:del>
      <w:ins w:id="30610" w:author="Rev 11 Allen Wirfs-Brock" w:date="2012-10-18T16:15:00Z">
        <w:r w:rsidR="00674591">
          <w:rPr>
            <w:i/>
          </w:rPr>
          <w:t>Script</w:t>
        </w:r>
        <w:r w:rsidR="00674591" w:rsidRPr="00E77497">
          <w:t xml:space="preserve"> </w:t>
        </w:r>
      </w:ins>
      <w:r w:rsidRPr="00E77497">
        <w:t xml:space="preserve">is strict mode code, </w:t>
      </w:r>
      <w:del w:id="30611" w:author="Rev 6 Allen Wirfs-Brock" w:date="2012-02-26T09:39:00Z">
        <w:r w:rsidRPr="00E77497" w:rsidDel="006F6653">
          <w:rPr>
            <w:i/>
          </w:rPr>
          <w:delText>SourceElements</w:delText>
        </w:r>
        <w:r w:rsidRPr="00E77497" w:rsidDel="006F6653">
          <w:delText xml:space="preserve"> </w:delText>
        </w:r>
      </w:del>
      <w:ins w:id="30612" w:author="Rev 11 Allen Wirfs-Brock" w:date="2012-10-11T12:16:00Z">
        <w:r w:rsidR="00902886">
          <w:rPr>
            <w:i/>
          </w:rPr>
          <w:t>ScriptBody</w:t>
        </w:r>
        <w:r w:rsidR="00902886" w:rsidRPr="00E77497">
          <w:t xml:space="preserve"> </w:t>
        </w:r>
      </w:ins>
      <w:ins w:id="30613" w:author="Rev 6 Allen Wirfs-Brock" w:date="2012-02-26T09:39:00Z">
        <w:del w:id="30614" w:author="Rev 11 Allen Wirfs-Brock" w:date="2012-10-11T12:16:00Z">
          <w:r w:rsidR="006F6653" w:rsidDel="00902886">
            <w:rPr>
              <w:i/>
            </w:rPr>
            <w:delText>ProgramBody</w:delText>
          </w:r>
          <w:r w:rsidR="006F6653" w:rsidRPr="00E77497" w:rsidDel="00902886">
            <w:delText xml:space="preserve"> </w:delText>
          </w:r>
        </w:del>
      </w:ins>
      <w:r w:rsidRPr="00E77497">
        <w:t xml:space="preserve">is evaluated in the following steps as strict mode code.  Otherwise </w:t>
      </w:r>
      <w:del w:id="30615" w:author="Rev 6 Allen Wirfs-Brock" w:date="2012-02-26T09:40:00Z">
        <w:r w:rsidRPr="00E77497" w:rsidDel="006F6653">
          <w:rPr>
            <w:i/>
          </w:rPr>
          <w:delText>SourceElements</w:delText>
        </w:r>
        <w:r w:rsidRPr="00E77497" w:rsidDel="006F6653">
          <w:delText xml:space="preserve"> </w:delText>
        </w:r>
      </w:del>
      <w:ins w:id="30616" w:author="Rev 6 Allen Wirfs-Brock" w:date="2012-02-26T09:40:00Z">
        <w:del w:id="30617" w:author="Rev 11 Allen Wirfs-Brock" w:date="2012-10-11T12:16:00Z">
          <w:r w:rsidR="006F6653" w:rsidDel="00902886">
            <w:rPr>
              <w:i/>
            </w:rPr>
            <w:delText>Program</w:delText>
          </w:r>
        </w:del>
      </w:ins>
      <w:ins w:id="30618" w:author="Rev 11 Allen Wirfs-Brock" w:date="2012-10-11T12:16:00Z">
        <w:r w:rsidR="00902886">
          <w:rPr>
            <w:i/>
          </w:rPr>
          <w:t>Script</w:t>
        </w:r>
      </w:ins>
      <w:ins w:id="30619" w:author="Rev 6 Allen Wirfs-Brock" w:date="2012-02-26T09:40:00Z">
        <w:r w:rsidR="006F6653">
          <w:rPr>
            <w:i/>
          </w:rPr>
          <w:t>Body</w:t>
        </w:r>
        <w:r w:rsidR="006F6653" w:rsidRPr="00E77497">
          <w:t xml:space="preserve"> </w:t>
        </w:r>
      </w:ins>
      <w:r w:rsidRPr="00E77497">
        <w:t>is evaluated in the following steps as non-strict mode code.</w:t>
      </w:r>
    </w:p>
    <w:p w:rsidR="004C02EF" w:rsidRPr="00E77497" w:rsidRDefault="004C02EF" w:rsidP="00902886">
      <w:pPr>
        <w:pStyle w:val="Alg4"/>
        <w:numPr>
          <w:ilvl w:val="0"/>
          <w:numId w:val="150"/>
        </w:numPr>
      </w:pPr>
      <w:r w:rsidRPr="00E77497">
        <w:t xml:space="preserve">If </w:t>
      </w:r>
      <w:del w:id="30620" w:author="Rev 6 Allen Wirfs-Brock" w:date="2012-02-26T09:40:00Z">
        <w:r w:rsidRPr="00E77497" w:rsidDel="006F6653">
          <w:rPr>
            <w:i/>
          </w:rPr>
          <w:delText>SourceElements</w:delText>
        </w:r>
        <w:r w:rsidRPr="00E77497" w:rsidDel="006F6653">
          <w:delText xml:space="preserve"> </w:delText>
        </w:r>
      </w:del>
      <w:ins w:id="30621" w:author="Rev 11 Allen Wirfs-Brock" w:date="2012-10-11T12:16:00Z">
        <w:r w:rsidR="00902886">
          <w:rPr>
            <w:i/>
          </w:rPr>
          <w:t>ScriptBody</w:t>
        </w:r>
        <w:r w:rsidR="00902886" w:rsidRPr="00E77497">
          <w:t xml:space="preserve"> </w:t>
        </w:r>
      </w:ins>
      <w:ins w:id="30622" w:author="Rev 6 Allen Wirfs-Brock" w:date="2012-02-26T09:40:00Z">
        <w:del w:id="30623" w:author="Rev 11 Allen Wirfs-Brock" w:date="2012-10-11T12:16:00Z">
          <w:r w:rsidR="006F6653" w:rsidDel="00902886">
            <w:rPr>
              <w:i/>
            </w:rPr>
            <w:delText>ProgramBody</w:delText>
          </w:r>
          <w:r w:rsidR="006F6653" w:rsidRPr="00E77497" w:rsidDel="00902886">
            <w:delText xml:space="preserve"> </w:delText>
          </w:r>
        </w:del>
      </w:ins>
      <w:r w:rsidRPr="00E77497">
        <w:t xml:space="preserve">is not present, return </w:t>
      </w:r>
      <w:del w:id="30624" w:author="Rev 6 Allen Wirfs-Brock" w:date="2012-02-26T09:12:00Z">
        <w:r w:rsidRPr="00367C0B" w:rsidDel="00367C0B">
          <w:delText>(normal,</w:delText>
        </w:r>
      </w:del>
      <w:ins w:id="30625" w:author="Rev 6 Allen Wirfs-Brock" w:date="2012-02-26T09:12:00Z">
        <w:r w:rsidR="00367C0B">
          <w:t>NormalCompletion(</w:t>
        </w:r>
      </w:ins>
      <w:del w:id="30626" w:author="Rev 6 Allen Wirfs-Brock" w:date="2012-02-26T09:13:00Z">
        <w:r w:rsidRPr="00E77497" w:rsidDel="00367C0B">
          <w:delText xml:space="preserve"> </w:delText>
        </w:r>
      </w:del>
      <w:r w:rsidRPr="00E77497">
        <w:rPr>
          <w:rFonts w:ascii="Arial" w:hAnsi="Arial" w:cs="Arial"/>
        </w:rPr>
        <w:t>empty</w:t>
      </w:r>
      <w:del w:id="30627"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rsidR="00DB70C5" w:rsidRDefault="00DB70C5" w:rsidP="00DB70C5">
      <w:pPr>
        <w:pStyle w:val="Alg4"/>
        <w:numPr>
          <w:ilvl w:val="0"/>
          <w:numId w:val="150"/>
        </w:numPr>
        <w:tabs>
          <w:tab w:val="left" w:pos="720"/>
        </w:tabs>
        <w:rPr>
          <w:ins w:id="30628" w:author="Rev 11 Allen Wirfs-Brock" w:date="2012-10-19T11:04:00Z"/>
        </w:rPr>
      </w:pPr>
      <w:ins w:id="30629" w:author="Rev 11 Allen Wirfs-Brock" w:date="2012-10-19T11:04:00Z">
        <w:r>
          <w:t xml:space="preserve">Let </w:t>
        </w:r>
        <w:r w:rsidRPr="00141D2D">
          <w:rPr>
            <w:i/>
            <w:iCs/>
          </w:rPr>
          <w:t>globalEnv</w:t>
        </w:r>
        <w:r>
          <w:t xml:space="preserve"> be </w:t>
        </w:r>
        <w:r w:rsidRPr="00852E6B">
          <w:rPr>
            <w:i/>
          </w:rPr>
          <w:t>realm</w:t>
        </w:r>
        <w:r>
          <w:t>.[[g</w:t>
        </w:r>
        <w:r w:rsidRPr="00E77497">
          <w:t>lobalEnv</w:t>
        </w:r>
        <w:r>
          <w:t>]]</w:t>
        </w:r>
        <w:r w:rsidRPr="00E77497">
          <w:t>.</w:t>
        </w:r>
      </w:ins>
    </w:p>
    <w:p w:rsidR="005B7B04" w:rsidRPr="00E77497" w:rsidRDefault="005B7B04" w:rsidP="00582214">
      <w:pPr>
        <w:pStyle w:val="Alg4"/>
        <w:numPr>
          <w:ilvl w:val="0"/>
          <w:numId w:val="150"/>
        </w:numPr>
        <w:spacing w:after="120"/>
        <w:contextualSpacing/>
        <w:rPr>
          <w:ins w:id="30630" w:author="Rev 11 Allen Wirfs-Brock" w:date="2012-10-16T18:03:00Z"/>
        </w:rPr>
      </w:pPr>
      <w:ins w:id="30631" w:author="Rev 11 Allen Wirfs-Brock" w:date="2012-10-16T18:03:00Z">
        <w:r>
          <w:t xml:space="preserve">Let </w:t>
        </w:r>
        <w:r w:rsidRPr="005B7B04">
          <w:rPr>
            <w:i/>
            <w:iCs/>
          </w:rPr>
          <w:t>status</w:t>
        </w:r>
        <w:r>
          <w:t xml:space="preserve"> be the result of </w:t>
        </w:r>
        <w:r w:rsidRPr="005B7B04">
          <w:t>perform</w:t>
        </w:r>
        <w:r>
          <w:t>ing</w:t>
        </w:r>
        <w:r w:rsidRPr="00E77497">
          <w:t xml:space="preserve"> </w:t>
        </w:r>
        <w:r>
          <w:t>Global</w:t>
        </w:r>
        <w:r w:rsidRPr="00E77497">
          <w:t xml:space="preserve"> Binding Instantiation as described in 10.5</w:t>
        </w:r>
        <w:r>
          <w:t>.1</w:t>
        </w:r>
        <w:r w:rsidRPr="00E77497">
          <w:t xml:space="preserve"> using </w:t>
        </w:r>
        <w:r>
          <w:rPr>
            <w:i/>
          </w:rPr>
          <w:t>ScriptBody</w:t>
        </w:r>
      </w:ins>
      <w:ins w:id="30632" w:author="Rev 11 Allen Wirfs-Brock" w:date="2012-10-19T13:14:00Z">
        <w:r w:rsidR="00582214">
          <w:rPr>
            <w:iCs/>
          </w:rPr>
          <w:t>,</w:t>
        </w:r>
      </w:ins>
      <w:ins w:id="30633" w:author="Rev 11 Allen Wirfs-Brock" w:date="2012-10-16T18:03:00Z">
        <w:r>
          <w:t xml:space="preserve"> </w:t>
        </w:r>
        <w:r w:rsidRPr="00141D2D">
          <w:rPr>
            <w:i/>
            <w:iCs/>
          </w:rPr>
          <w:t>globalEnv</w:t>
        </w:r>
      </w:ins>
      <w:ins w:id="30634" w:author="Rev 11 Allen Wirfs-Brock" w:date="2012-10-19T13:14:00Z">
        <w:r w:rsidR="00582214">
          <w:t>,</w:t>
        </w:r>
      </w:ins>
      <w:ins w:id="30635" w:author="Rev 11 Allen Wirfs-Brock" w:date="2012-10-19T13:15:00Z">
        <w:r w:rsidR="00582214" w:rsidRPr="00582214">
          <w:t xml:space="preserve"> </w:t>
        </w:r>
        <w:r w:rsidR="00582214">
          <w:t>and</w:t>
        </w:r>
        <w:r w:rsidR="000239F7">
          <w:t xml:space="preserve"> </w:t>
        </w:r>
        <w:r w:rsidR="000239F7" w:rsidRPr="00582214">
          <w:rPr>
            <w:i/>
          </w:rPr>
          <w:t>deletableBindings</w:t>
        </w:r>
      </w:ins>
      <w:ins w:id="30636" w:author="Rev 11 Allen Wirfs-Brock" w:date="2012-10-16T18:03:00Z">
        <w:r w:rsidRPr="00E77497">
          <w:t xml:space="preserve"> </w:t>
        </w:r>
        <w:r>
          <w:t>as arguments</w:t>
        </w:r>
        <w:r w:rsidRPr="00E77497">
          <w:t>.</w:t>
        </w:r>
      </w:ins>
    </w:p>
    <w:p w:rsidR="005B7B04" w:rsidRDefault="005B7B04" w:rsidP="00C47E72">
      <w:pPr>
        <w:pStyle w:val="Alg4"/>
        <w:numPr>
          <w:ilvl w:val="0"/>
          <w:numId w:val="150"/>
        </w:numPr>
        <w:rPr>
          <w:ins w:id="30637" w:author="Rev 11 Allen Wirfs-Brock" w:date="2012-10-16T18:03:00Z"/>
        </w:rPr>
      </w:pPr>
      <w:ins w:id="30638" w:author="Rev 11 Allen Wirfs-Brock" w:date="2012-10-16T18:03:00Z">
        <w:r>
          <w:t>ReturnIfAbrupt(</w:t>
        </w:r>
        <w:r w:rsidRPr="005B7B04">
          <w:rPr>
            <w:i/>
            <w:iCs/>
          </w:rPr>
          <w:t>status</w:t>
        </w:r>
        <w:r>
          <w:t>).</w:t>
        </w:r>
      </w:ins>
    </w:p>
    <w:p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ins w:id="30639" w:author="Rev 11 Allen Wirfs-Brock" w:date="2012-10-19T11:04:00Z">
        <w:r w:rsidR="00DB70C5">
          <w:t xml:space="preserve">ECMAScript code </w:t>
        </w:r>
      </w:ins>
      <w:r w:rsidRPr="00E77497">
        <w:t>execution context</w:t>
      </w:r>
      <w:del w:id="30640" w:author="Rev 7 Allen Wirfs-Brock" w:date="2012-05-02T11:29:00Z">
        <w:r w:rsidRPr="00E77497" w:rsidDel="00852E6B">
          <w:delText xml:space="preserve"> for global code as described in 10.4.1</w:delText>
        </w:r>
      </w:del>
      <w:r w:rsidRPr="00E77497">
        <w:t xml:space="preserve">. </w:t>
      </w:r>
    </w:p>
    <w:p w:rsidR="00554BD1" w:rsidRPr="00E77497" w:rsidDel="002F3BF4" w:rsidRDefault="00554BD1" w:rsidP="00554BD1">
      <w:pPr>
        <w:pStyle w:val="Alg4"/>
        <w:numPr>
          <w:ilvl w:val="0"/>
          <w:numId w:val="150"/>
        </w:numPr>
        <w:tabs>
          <w:tab w:val="left" w:pos="720"/>
        </w:tabs>
        <w:rPr>
          <w:ins w:id="30641" w:author="Rev 7 Allen Wirfs-Brock" w:date="2012-05-02T11:19:00Z"/>
          <w:del w:id="30642" w:author="Rev 10 Allen Wirfs-Brock" w:date="2012-09-07T14:09:00Z"/>
        </w:rPr>
      </w:pPr>
      <w:ins w:id="30643" w:author="Rev 7 Allen Wirfs-Brock" w:date="2012-05-02T11:19:00Z">
        <w:del w:id="30644" w:author="Rev 10 Allen Wirfs-Brock" w:date="2012-09-07T14:09:00Z">
          <w:r w:rsidRPr="00E77497" w:rsidDel="002F3BF4">
            <w:delText xml:space="preserve">Set the </w:delText>
          </w:r>
          <w:r w:rsidRPr="00E77497" w:rsidDel="002F3BF4">
            <w:rPr>
              <w:i/>
            </w:rPr>
            <w:delText>progCxt</w:delText>
          </w:r>
          <w:r w:rsidDel="002F3BF4">
            <w:rPr>
              <w:i/>
            </w:rPr>
            <w:delText>’s</w:delText>
          </w:r>
          <w:r w:rsidRPr="00E77497" w:rsidDel="002F3BF4">
            <w:delText xml:space="preserve"> </w:delText>
          </w:r>
        </w:del>
      </w:ins>
      <w:ins w:id="30645" w:author="Rev 7 Allen Wirfs-Brock" w:date="2012-05-02T11:20:00Z">
        <w:del w:id="30646" w:author="Rev 10 Allen Wirfs-Brock" w:date="2012-09-07T14:09:00Z">
          <w:r w:rsidDel="002F3BF4">
            <w:delText>PreviousContext</w:delText>
          </w:r>
        </w:del>
      </w:ins>
      <w:ins w:id="30647" w:author="Rev 7 Allen Wirfs-Brock" w:date="2012-05-02T11:19:00Z">
        <w:del w:id="30648" w:author="Rev 10 Allen Wirfs-Brock" w:date="2012-09-07T14:09:00Z">
          <w:r w:rsidRPr="00E77497" w:rsidDel="002F3BF4">
            <w:delText xml:space="preserve"> to </w:delText>
          </w:r>
        </w:del>
      </w:ins>
      <w:ins w:id="30649" w:author="Rev 7 Allen Wirfs-Brock" w:date="2012-05-04T11:06:00Z">
        <w:del w:id="30650" w:author="Rev 10 Allen Wirfs-Brock" w:date="2012-09-07T14:09:00Z">
          <w:r w:rsidR="007E56F2" w:rsidDel="002F3BF4">
            <w:rPr>
              <w:rFonts w:ascii="Arial" w:hAnsi="Arial" w:cs="Arial"/>
            </w:rPr>
            <w:delText>e</w:delText>
          </w:r>
        </w:del>
      </w:ins>
      <w:ins w:id="30651" w:author="Rev 7 Allen Wirfs-Brock" w:date="2012-05-02T11:27:00Z">
        <w:del w:id="30652" w:author="Rev 10 Allen Wirfs-Brock" w:date="2012-09-07T14:09:00Z">
          <w:r w:rsidR="00852E6B" w:rsidRPr="00250FC6" w:rsidDel="002F3BF4">
            <w:rPr>
              <w:rFonts w:ascii="Arial" w:hAnsi="Arial" w:cs="Arial"/>
            </w:rPr>
            <w:delText>mpty</w:delText>
          </w:r>
        </w:del>
      </w:ins>
      <w:ins w:id="30653" w:author="Rev 7 Allen Wirfs-Brock" w:date="2012-05-02T11:19:00Z">
        <w:del w:id="30654" w:author="Rev 10 Allen Wirfs-Brock" w:date="2012-09-07T14:09:00Z">
          <w:r w:rsidRPr="00E77497" w:rsidDel="002F3BF4">
            <w:delText>.</w:delText>
          </w:r>
        </w:del>
      </w:ins>
    </w:p>
    <w:p w:rsidR="00554BD1" w:rsidRPr="00E77497" w:rsidRDefault="00554BD1" w:rsidP="00554BD1">
      <w:pPr>
        <w:pStyle w:val="Alg4"/>
        <w:numPr>
          <w:ilvl w:val="0"/>
          <w:numId w:val="150"/>
        </w:numPr>
        <w:tabs>
          <w:tab w:val="left" w:pos="720"/>
        </w:tabs>
        <w:rPr>
          <w:ins w:id="30655" w:author="Rev 7 Allen Wirfs-Brock" w:date="2012-05-02T11:21:00Z"/>
        </w:rPr>
      </w:pPr>
      <w:ins w:id="30656" w:author="Rev 7 Allen Wirfs-Brock" w:date="2012-05-02T11:21:00Z">
        <w:r w:rsidRPr="00E77497">
          <w:t xml:space="preserve">Set the </w:t>
        </w:r>
        <w:r w:rsidRPr="00E77497">
          <w:rPr>
            <w:i/>
          </w:rPr>
          <w:t>progCxt</w:t>
        </w:r>
        <w:r>
          <w:rPr>
            <w:i/>
          </w:rPr>
          <w:t>’s</w:t>
        </w:r>
        <w:r w:rsidRPr="00E77497">
          <w:t xml:space="preserve"> </w:t>
        </w:r>
        <w:r>
          <w:t xml:space="preserve">Realm </w:t>
        </w:r>
        <w:r w:rsidRPr="00E77497">
          <w:t xml:space="preserve"> to </w:t>
        </w:r>
      </w:ins>
      <w:ins w:id="30657" w:author="Rev 7 Allen Wirfs-Brock" w:date="2012-05-02T11:24:00Z">
        <w:r w:rsidR="00852E6B" w:rsidRPr="00852E6B">
          <w:rPr>
            <w:i/>
          </w:rPr>
          <w:t>realm</w:t>
        </w:r>
      </w:ins>
      <w:ins w:id="30658" w:author="Rev 7 Allen Wirfs-Brock" w:date="2012-05-02T11:21:00Z">
        <w:r w:rsidRPr="00E77497">
          <w:t>.</w:t>
        </w:r>
      </w:ins>
    </w:p>
    <w:p w:rsidR="00554BD1" w:rsidRPr="00E77497" w:rsidRDefault="00554BD1" w:rsidP="00141D2D">
      <w:pPr>
        <w:pStyle w:val="Alg4"/>
        <w:numPr>
          <w:ilvl w:val="0"/>
          <w:numId w:val="150"/>
        </w:numPr>
        <w:tabs>
          <w:tab w:val="left" w:pos="720"/>
        </w:tabs>
        <w:rPr>
          <w:ins w:id="30659" w:author="Rev 7 Allen Wirfs-Brock" w:date="2012-05-02T11:13:00Z"/>
        </w:rPr>
      </w:pPr>
      <w:ins w:id="30660" w:author="Rev 7 Allen Wirfs-Brock" w:date="2012-05-02T11:13:00Z">
        <w:r w:rsidRPr="00E77497">
          <w:t xml:space="preserve">Set the </w:t>
        </w:r>
      </w:ins>
      <w:ins w:id="30661" w:author="Rev 7 Allen Wirfs-Brock" w:date="2012-05-02T11:17:00Z">
        <w:r w:rsidRPr="00E77497">
          <w:rPr>
            <w:i/>
          </w:rPr>
          <w:t>progCxt</w:t>
        </w:r>
        <w:r>
          <w:rPr>
            <w:i/>
          </w:rPr>
          <w:t>’s</w:t>
        </w:r>
        <w:r w:rsidRPr="00E77497">
          <w:t xml:space="preserve"> </w:t>
        </w:r>
      </w:ins>
      <w:ins w:id="30662" w:author="Rev 7 Allen Wirfs-Brock" w:date="2012-05-02T11:13:00Z">
        <w:r w:rsidRPr="00E77497">
          <w:t xml:space="preserve">VariableEnvironment to </w:t>
        </w:r>
      </w:ins>
      <w:ins w:id="30663" w:author="Rev 11 Allen Wirfs-Brock" w:date="2012-10-16T13:45:00Z">
        <w:r w:rsidR="00141D2D" w:rsidRPr="00141D2D">
          <w:rPr>
            <w:i/>
            <w:iCs/>
          </w:rPr>
          <w:t>globalEnv</w:t>
        </w:r>
      </w:ins>
      <w:ins w:id="30664" w:author="Rev 7 Allen Wirfs-Brock" w:date="2012-05-02T11:25:00Z">
        <w:del w:id="30665" w:author="Rev 11 Allen Wirfs-Brock" w:date="2012-10-16T13:45:00Z">
          <w:r w:rsidR="00852E6B" w:rsidRPr="00852E6B" w:rsidDel="00141D2D">
            <w:rPr>
              <w:i/>
            </w:rPr>
            <w:delText>realm</w:delText>
          </w:r>
          <w:r w:rsidR="00852E6B" w:rsidDel="00141D2D">
            <w:rPr>
              <w:i/>
            </w:rPr>
            <w:delText>’s</w:delText>
          </w:r>
          <w:r w:rsidR="00852E6B" w:rsidRPr="00E77497" w:rsidDel="00141D2D">
            <w:delText xml:space="preserve"> </w:delText>
          </w:r>
        </w:del>
      </w:ins>
      <w:ins w:id="30666" w:author="Rev 9 Allen Wirfs-Brock" w:date="2012-07-07T16:16:00Z">
        <w:del w:id="30667" w:author="Rev 11 Allen Wirfs-Brock" w:date="2012-10-16T13:45:00Z">
          <w:r w:rsidR="00681A60" w:rsidDel="00141D2D">
            <w:delText>.[[</w:delText>
          </w:r>
        </w:del>
      </w:ins>
      <w:ins w:id="30668" w:author="Rev 7 Allen Wirfs-Brock" w:date="2012-05-02T11:13:00Z">
        <w:del w:id="30669" w:author="Rev 11 Allen Wirfs-Brock" w:date="2012-10-16T13:45:00Z">
          <w:r w:rsidRPr="00E77497" w:rsidDel="00141D2D">
            <w:delText>G</w:delText>
          </w:r>
        </w:del>
      </w:ins>
      <w:ins w:id="30670" w:author="Rev 9 Allen Wirfs-Brock" w:date="2012-07-07T16:16:00Z">
        <w:del w:id="30671" w:author="Rev 11 Allen Wirfs-Brock" w:date="2012-10-16T13:45:00Z">
          <w:r w:rsidR="00681A60" w:rsidDel="00141D2D">
            <w:delText>g</w:delText>
          </w:r>
        </w:del>
      </w:ins>
      <w:ins w:id="30672" w:author="Rev 7 Allen Wirfs-Brock" w:date="2012-05-02T11:13:00Z">
        <w:del w:id="30673" w:author="Rev 11 Allen Wirfs-Brock" w:date="2012-10-16T13:45:00Z">
          <w:r w:rsidRPr="00E77497" w:rsidDel="00141D2D">
            <w:delText>lobal Environment</w:delText>
          </w:r>
        </w:del>
      </w:ins>
      <w:ins w:id="30674" w:author="Rev 9 Allen Wirfs-Brock" w:date="2012-07-07T16:16:00Z">
        <w:del w:id="30675" w:author="Rev 11 Allen Wirfs-Brock" w:date="2012-10-16T13:45:00Z">
          <w:r w:rsidR="00681A60" w:rsidDel="00141D2D">
            <w:delText>]]</w:delText>
          </w:r>
        </w:del>
      </w:ins>
      <w:ins w:id="30676" w:author="Rev 7 Allen Wirfs-Brock" w:date="2012-05-02T11:13:00Z">
        <w:r w:rsidRPr="00E77497">
          <w:t>.</w:t>
        </w:r>
      </w:ins>
    </w:p>
    <w:p w:rsidR="00554BD1" w:rsidRPr="00E77497" w:rsidRDefault="00554BD1" w:rsidP="00141D2D">
      <w:pPr>
        <w:pStyle w:val="Alg4"/>
        <w:numPr>
          <w:ilvl w:val="0"/>
          <w:numId w:val="150"/>
        </w:numPr>
        <w:tabs>
          <w:tab w:val="left" w:pos="720"/>
        </w:tabs>
        <w:rPr>
          <w:ins w:id="30677" w:author="Rev 7 Allen Wirfs-Brock" w:date="2012-05-02T11:13:00Z"/>
        </w:rPr>
      </w:pPr>
      <w:ins w:id="30678" w:author="Rev 7 Allen Wirfs-Brock" w:date="2012-05-02T11:13:00Z">
        <w:r w:rsidRPr="00E77497">
          <w:t xml:space="preserve">Set the </w:t>
        </w:r>
      </w:ins>
      <w:ins w:id="30679" w:author="Rev 7 Allen Wirfs-Brock" w:date="2012-05-02T11:17:00Z">
        <w:r w:rsidRPr="00E77497">
          <w:rPr>
            <w:i/>
          </w:rPr>
          <w:t>progCxt</w:t>
        </w:r>
        <w:r>
          <w:rPr>
            <w:i/>
          </w:rPr>
          <w:t>’s</w:t>
        </w:r>
        <w:r w:rsidRPr="00E77497">
          <w:t xml:space="preserve"> </w:t>
        </w:r>
      </w:ins>
      <w:ins w:id="30680" w:author="Rev 7 Allen Wirfs-Brock" w:date="2012-05-02T11:13:00Z">
        <w:r w:rsidRPr="00E77497">
          <w:t xml:space="preserve">LexicalEnvironment to </w:t>
        </w:r>
      </w:ins>
      <w:ins w:id="30681" w:author="Rev 11 Allen Wirfs-Brock" w:date="2012-10-16T13:46:00Z">
        <w:r w:rsidR="00141D2D" w:rsidRPr="00141D2D">
          <w:rPr>
            <w:i/>
            <w:iCs/>
          </w:rPr>
          <w:t>globalEnv</w:t>
        </w:r>
      </w:ins>
      <w:ins w:id="30682" w:author="Rev 7 Allen Wirfs-Brock" w:date="2012-05-02T11:25:00Z">
        <w:del w:id="30683" w:author="Rev 11 Allen Wirfs-Brock" w:date="2012-10-16T13:46:00Z">
          <w:r w:rsidR="00852E6B" w:rsidRPr="00852E6B" w:rsidDel="00141D2D">
            <w:rPr>
              <w:i/>
            </w:rPr>
            <w:delText>realm</w:delText>
          </w:r>
        </w:del>
      </w:ins>
      <w:ins w:id="30684" w:author="Rev 9 Allen Wirfs-Brock" w:date="2012-07-07T16:17:00Z">
        <w:del w:id="30685" w:author="Rev 11 Allen Wirfs-Brock" w:date="2012-10-16T13:46:00Z">
          <w:r w:rsidR="00681A60" w:rsidDel="00141D2D">
            <w:delText>.[[g</w:delText>
          </w:r>
          <w:r w:rsidR="00681A60" w:rsidRPr="00E77497" w:rsidDel="00141D2D">
            <w:delText>lobalEnv</w:delText>
          </w:r>
          <w:r w:rsidR="00681A60" w:rsidDel="00141D2D">
            <w:delText>]]</w:delText>
          </w:r>
        </w:del>
      </w:ins>
      <w:ins w:id="30686" w:author="Rev 7 Allen Wirfs-Brock" w:date="2012-05-02T11:25:00Z">
        <w:del w:id="30687" w:author="Rev 9 Allen Wirfs-Brock" w:date="2012-07-07T16:17:00Z">
          <w:r w:rsidR="00852E6B" w:rsidRPr="00BC2562" w:rsidDel="00681A60">
            <w:delText>’s</w:delText>
          </w:r>
          <w:r w:rsidR="00852E6B" w:rsidRPr="00E77497" w:rsidDel="00681A60">
            <w:delText xml:space="preserve"> </w:delText>
          </w:r>
        </w:del>
      </w:ins>
      <w:ins w:id="30688" w:author="Rev 7 Allen Wirfs-Brock" w:date="2012-05-02T11:13:00Z">
        <w:del w:id="30689" w:author="Rev 9 Allen Wirfs-Brock" w:date="2012-07-07T16:17:00Z">
          <w:r w:rsidRPr="00E77497" w:rsidDel="00681A60">
            <w:delText>Global Environment</w:delText>
          </w:r>
        </w:del>
        <w:r w:rsidRPr="00E77497">
          <w:t>.</w:t>
        </w:r>
      </w:ins>
    </w:p>
    <w:p w:rsidR="00205C61" w:rsidRDefault="00205C61" w:rsidP="00B42FA4">
      <w:pPr>
        <w:pStyle w:val="Alg4"/>
        <w:numPr>
          <w:ilvl w:val="0"/>
          <w:numId w:val="150"/>
        </w:numPr>
        <w:tabs>
          <w:tab w:val="left" w:pos="720"/>
        </w:tabs>
        <w:rPr>
          <w:ins w:id="30690" w:author="Rev 11 Allen Wirfs-Brock" w:date="2012-10-19T11:19:00Z"/>
        </w:rPr>
      </w:pPr>
      <w:ins w:id="30691" w:author="Rev 11 Allen Wirfs-Brock" w:date="2012-10-19T11:19:00Z">
        <w:r>
          <w:t>If there is a currently running execution context, suspend it.</w:t>
        </w:r>
      </w:ins>
    </w:p>
    <w:p w:rsidR="00B42FA4" w:rsidRPr="00E77497" w:rsidRDefault="00B42FA4" w:rsidP="00B42FA4">
      <w:pPr>
        <w:pStyle w:val="Alg4"/>
        <w:numPr>
          <w:ilvl w:val="0"/>
          <w:numId w:val="150"/>
        </w:numPr>
        <w:tabs>
          <w:tab w:val="left" w:pos="720"/>
        </w:tabs>
        <w:rPr>
          <w:ins w:id="30692" w:author="Rev 10 Allen Wirfs-Brock" w:date="2012-09-07T14:15:00Z"/>
        </w:rPr>
      </w:pPr>
      <w:ins w:id="30693" w:author="Rev 10 Allen Wirfs-Brock" w:date="2012-09-07T14:15:00Z">
        <w:r>
          <w:t xml:space="preserve">Push </w:t>
        </w:r>
      </w:ins>
      <w:ins w:id="30694" w:author="Rev 10 Allen Wirfs-Brock" w:date="2012-09-07T14:16:00Z">
        <w:r w:rsidRPr="00E77497">
          <w:rPr>
            <w:i/>
          </w:rPr>
          <w:t>progCxt</w:t>
        </w:r>
        <w:r>
          <w:t xml:space="preserve"> </w:t>
        </w:r>
      </w:ins>
      <w:ins w:id="30695" w:author="Rev 10 Allen Wirfs-Brock" w:date="2012-09-07T14:15:00Z">
        <w:r>
          <w:t xml:space="preserve">on to the execution context stack; </w:t>
        </w:r>
      </w:ins>
      <w:ins w:id="30696" w:author="Rev 10 Allen Wirfs-Brock" w:date="2012-09-07T14:16:00Z">
        <w:r w:rsidRPr="00E77497">
          <w:rPr>
            <w:i/>
          </w:rPr>
          <w:t>progCxt</w:t>
        </w:r>
        <w:r>
          <w:t xml:space="preserve"> </w:t>
        </w:r>
      </w:ins>
      <w:ins w:id="30697" w:author="Rev 10 Allen Wirfs-Brock" w:date="2012-09-07T14:15:00Z">
        <w:r>
          <w:t>is now the running</w:t>
        </w:r>
        <w:r w:rsidRPr="00E77497">
          <w:t xml:space="preserve"> </w:t>
        </w:r>
        <w:r>
          <w:t>execution context.</w:t>
        </w:r>
      </w:ins>
    </w:p>
    <w:p w:rsidR="00554BD1" w:rsidRPr="005B7B04" w:rsidDel="00902886" w:rsidRDefault="00554BD1" w:rsidP="00902886">
      <w:pPr>
        <w:pStyle w:val="Alg4"/>
        <w:numPr>
          <w:ilvl w:val="0"/>
          <w:numId w:val="150"/>
        </w:numPr>
        <w:spacing w:after="120"/>
        <w:contextualSpacing/>
        <w:rPr>
          <w:ins w:id="30698" w:author="Rev 7 Allen Wirfs-Brock" w:date="2012-05-02T11:18:00Z"/>
          <w:del w:id="30699" w:author="Rev 11 Allen Wirfs-Brock" w:date="2012-10-11T12:16:00Z"/>
        </w:rPr>
      </w:pPr>
      <w:ins w:id="30700" w:author="Rev 7 Allen Wirfs-Brock" w:date="2012-05-02T11:18:00Z">
        <w:del w:id="30701" w:author="Rev 11 Allen Wirfs-Brock" w:date="2012-10-11T12:16:00Z">
          <w:r w:rsidRPr="005B7B04" w:rsidDel="00902886">
            <w:delText xml:space="preserve">If </w:delText>
          </w:r>
          <w:r w:rsidRPr="00205C61" w:rsidDel="00902886">
            <w:delText>ProgramBody</w:delText>
          </w:r>
          <w:r w:rsidRPr="005B7B04" w:rsidDel="00902886">
            <w:delText xml:space="preserve"> is present, then</w:delText>
          </w:r>
        </w:del>
      </w:ins>
    </w:p>
    <w:p w:rsidR="00554BD1" w:rsidRPr="00E77497" w:rsidDel="005B7B04" w:rsidRDefault="00554BD1" w:rsidP="00141D2D">
      <w:pPr>
        <w:pStyle w:val="Alg4"/>
        <w:numPr>
          <w:ilvl w:val="0"/>
          <w:numId w:val="150"/>
        </w:numPr>
        <w:spacing w:after="120"/>
        <w:contextualSpacing/>
        <w:rPr>
          <w:ins w:id="30702" w:author="Rev 7 Allen Wirfs-Brock" w:date="2012-05-02T11:14:00Z"/>
          <w:del w:id="30703" w:author="Rev 11 Allen Wirfs-Brock" w:date="2012-10-16T18:03:00Z"/>
        </w:rPr>
      </w:pPr>
      <w:ins w:id="30704" w:author="Rev 7 Allen Wirfs-Brock" w:date="2012-05-02T11:14:00Z">
        <w:del w:id="30705" w:author="Rev 11 Allen Wirfs-Brock" w:date="2012-10-16T18:01:00Z">
          <w:r w:rsidRPr="005B7B04" w:rsidDel="005B7B04">
            <w:delText>P</w:delText>
          </w:r>
        </w:del>
        <w:del w:id="30706" w:author="Rev 11 Allen Wirfs-Brock" w:date="2012-10-16T18:03:00Z">
          <w:r w:rsidRPr="005B7B04" w:rsidDel="005B7B04">
            <w:delText>erform</w:delText>
          </w:r>
          <w:r w:rsidRPr="00E77497" w:rsidDel="005B7B04">
            <w:delText xml:space="preserve"> </w:delText>
          </w:r>
          <w:r w:rsidDel="005B7B04">
            <w:delText>Global</w:delText>
          </w:r>
          <w:r w:rsidRPr="00E77497" w:rsidDel="005B7B04">
            <w:delText xml:space="preserve"> Binding Instantiation as described in 10.5</w:delText>
          </w:r>
        </w:del>
      </w:ins>
      <w:ins w:id="30707" w:author="Rev 7 Allen Wirfs-Brock" w:date="2012-05-02T11:15:00Z">
        <w:del w:id="30708" w:author="Rev 11 Allen Wirfs-Brock" w:date="2012-10-16T18:03:00Z">
          <w:r w:rsidDel="005B7B04">
            <w:delText>.</w:delText>
          </w:r>
        </w:del>
        <w:del w:id="30709" w:author="Rev 11 Allen Wirfs-Brock" w:date="2012-10-16T13:40:00Z">
          <w:r w:rsidDel="008C14E1">
            <w:delText>x</w:delText>
          </w:r>
        </w:del>
      </w:ins>
      <w:ins w:id="30710" w:author="Rev 7 Allen Wirfs-Brock" w:date="2012-05-02T11:14:00Z">
        <w:del w:id="30711" w:author="Rev 11 Allen Wirfs-Brock" w:date="2012-10-16T18:03:00Z">
          <w:r w:rsidRPr="00E77497" w:rsidDel="005B7B04">
            <w:delText xml:space="preserve"> using </w:delText>
          </w:r>
        </w:del>
        <w:del w:id="30712" w:author="Rev 11 Allen Wirfs-Brock" w:date="2012-10-16T13:42:00Z">
          <w:r w:rsidRPr="00E77497" w:rsidDel="008C14E1">
            <w:delText>the global</w:delText>
          </w:r>
        </w:del>
        <w:del w:id="30713" w:author="Rev 11 Allen Wirfs-Brock" w:date="2012-10-16T18:03:00Z">
          <w:r w:rsidRPr="00E77497" w:rsidDel="005B7B04">
            <w:delText xml:space="preserve"> </w:delText>
          </w:r>
        </w:del>
        <w:del w:id="30714" w:author="Rev 11 Allen Wirfs-Brock" w:date="2012-10-16T13:46:00Z">
          <w:r w:rsidRPr="00E77497" w:rsidDel="00141D2D">
            <w:delText>code</w:delText>
          </w:r>
        </w:del>
        <w:del w:id="30715" w:author="Rev 11 Allen Wirfs-Brock" w:date="2012-10-16T18:03:00Z">
          <w:r w:rsidRPr="00E77497" w:rsidDel="005B7B04">
            <w:delText>.</w:delText>
          </w:r>
        </w:del>
      </w:ins>
    </w:p>
    <w:p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del w:id="30716" w:author="Rev 6 Allen Wirfs-Brock" w:date="2012-02-26T09:33:00Z">
        <w:r w:rsidRPr="00E77497" w:rsidDel="005E35C8">
          <w:rPr>
            <w:i/>
          </w:rPr>
          <w:delText>SourceElements</w:delText>
        </w:r>
      </w:del>
      <w:ins w:id="30717" w:author="Rev 11 Allen Wirfs-Brock" w:date="2012-10-11T12:17:00Z">
        <w:r w:rsidR="00902886" w:rsidRPr="00902886">
          <w:rPr>
            <w:i/>
          </w:rPr>
          <w:t xml:space="preserve"> </w:t>
        </w:r>
        <w:r w:rsidR="00902886">
          <w:rPr>
            <w:i/>
          </w:rPr>
          <w:t>ScriptBody</w:t>
        </w:r>
      </w:ins>
      <w:ins w:id="30718" w:author="Rev 6 Allen Wirfs-Brock" w:date="2012-02-26T09:40:00Z">
        <w:del w:id="30719" w:author="Rev 11 Allen Wirfs-Brock" w:date="2012-10-11T12:17:00Z">
          <w:r w:rsidR="006F6653" w:rsidDel="00902886">
            <w:rPr>
              <w:i/>
            </w:rPr>
            <w:delText>ProgramBody</w:delText>
          </w:r>
        </w:del>
      </w:ins>
      <w:r w:rsidRPr="00E77497">
        <w:t>.</w:t>
      </w:r>
    </w:p>
    <w:p w:rsidR="00DB70C5" w:rsidRDefault="00B42FA4" w:rsidP="00DB70C5">
      <w:pPr>
        <w:pStyle w:val="Alg4"/>
        <w:numPr>
          <w:ilvl w:val="0"/>
          <w:numId w:val="150"/>
        </w:numPr>
        <w:rPr>
          <w:ins w:id="30720" w:author="Rev 11 Allen Wirfs-Brock" w:date="2012-10-19T11:06:00Z"/>
        </w:rPr>
      </w:pPr>
      <w:ins w:id="30721" w:author="Rev 10 Allen Wirfs-Brock" w:date="2012-09-07T14:20:00Z">
        <w:r>
          <w:t xml:space="preserve">Suspend </w:t>
        </w:r>
        <w:r w:rsidRPr="00B42FA4">
          <w:rPr>
            <w:i/>
          </w:rPr>
          <w:t>progCxt</w:t>
        </w:r>
        <w:r>
          <w:t xml:space="preserve"> and remove it from the execution context stack.</w:t>
        </w:r>
        <w:del w:id="30722" w:author="Rev 11 Allen Wirfs-Brock" w:date="2012-10-19T11:06:00Z">
          <w:r w:rsidDel="00DB70C5">
            <w:delText xml:space="preserve"> </w:delText>
          </w:r>
        </w:del>
      </w:ins>
    </w:p>
    <w:p w:rsidR="004C02EF" w:rsidRPr="00E77497" w:rsidRDefault="00DB70C5" w:rsidP="00205C61">
      <w:pPr>
        <w:pStyle w:val="Alg4"/>
        <w:numPr>
          <w:ilvl w:val="0"/>
          <w:numId w:val="150"/>
        </w:numPr>
      </w:pPr>
      <w:ins w:id="30723" w:author="Rev 11 Allen Wirfs-Brock" w:date="2012-10-19T11:06:00Z">
        <w:r>
          <w:t xml:space="preserve">If the execution context stack is not empty, </w:t>
        </w:r>
      </w:ins>
      <w:ins w:id="30724" w:author="Rev 11 Allen Wirfs-Brock" w:date="2012-10-19T11:21:00Z">
        <w:r w:rsidR="00205C61">
          <w:t>resume</w:t>
        </w:r>
      </w:ins>
      <w:ins w:id="30725" w:author="Rev 11 Allen Wirfs-Brock" w:date="2012-10-19T11:20:00Z">
        <w:r w:rsidR="00205C61">
          <w:t xml:space="preserve"> the context that is now on the top of the execution context stack</w:t>
        </w:r>
      </w:ins>
      <w:ins w:id="30726" w:author="Rev 11 Allen Wirfs-Brock" w:date="2012-10-19T11:21:00Z">
        <w:r w:rsidR="00205C61">
          <w:t xml:space="preserve"> as the running execution context.  Otherwise,</w:t>
        </w:r>
      </w:ins>
      <w:ins w:id="30727" w:author="Rev 11 Allen Wirfs-Brock" w:date="2012-10-19T11:06:00Z">
        <w:r>
          <w:t xml:space="preserve"> </w:t>
        </w:r>
      </w:ins>
      <w:commentRangeStart w:id="30728"/>
      <w:del w:id="30729" w:author="Rev 7 Allen Wirfs-Brock" w:date="2012-05-02T11:26:00Z">
        <w:r w:rsidR="004C02EF" w:rsidRPr="00E77497" w:rsidDel="00852E6B">
          <w:delText xml:space="preserve">Exit </w:delText>
        </w:r>
        <w:commentRangeEnd w:id="30728"/>
        <w:r w:rsidR="005E35C8" w:rsidDel="00852E6B">
          <w:rPr>
            <w:rStyle w:val="CommentReference"/>
            <w:rFonts w:ascii="Arial" w:eastAsia="MS Mincho" w:hAnsi="Arial"/>
            <w:spacing w:val="0"/>
            <w:lang w:eastAsia="ja-JP"/>
          </w:rPr>
          <w:commentReference w:id="30728"/>
        </w:r>
        <w:r w:rsidR="004C02EF" w:rsidRPr="00E77497" w:rsidDel="00852E6B">
          <w:delText xml:space="preserve">the execution context </w:delText>
        </w:r>
        <w:r w:rsidR="004C02EF" w:rsidRPr="00E77497" w:rsidDel="00852E6B">
          <w:rPr>
            <w:i/>
          </w:rPr>
          <w:delText>progCxt</w:delText>
        </w:r>
        <w:r w:rsidR="004C02EF" w:rsidRPr="00E77497" w:rsidDel="00852E6B">
          <w:delText>.</w:delText>
        </w:r>
      </w:del>
      <w:ins w:id="30730" w:author="Rev 7 Allen Wirfs-Brock" w:date="2012-05-02T11:26:00Z">
        <w:del w:id="30731" w:author="Rev 11 Allen Wirfs-Brock" w:date="2012-10-19T11:22:00Z">
          <w:r w:rsidR="00852E6B" w:rsidDel="00205C61">
            <w:delText>T</w:delText>
          </w:r>
        </w:del>
      </w:ins>
      <w:ins w:id="30732" w:author="Rev 11 Allen Wirfs-Brock" w:date="2012-10-19T11:22:00Z">
        <w:r w:rsidR="00205C61">
          <w:t>t</w:t>
        </w:r>
      </w:ins>
      <w:ins w:id="30733" w:author="Rev 7 Allen Wirfs-Brock" w:date="2012-05-02T11:26:00Z">
        <w:r w:rsidR="00852E6B">
          <w:t xml:space="preserve">he </w:t>
        </w:r>
      </w:ins>
      <w:ins w:id="30734" w:author="Rev 11 Allen Wirfs-Brock" w:date="2012-10-19T11:22:00Z">
        <w:r w:rsidR="00205C61">
          <w:t xml:space="preserve">execution context </w:t>
        </w:r>
      </w:ins>
      <w:ins w:id="30735" w:author="Rev 8 Allen Wirfs-Brock" w:date="2012-06-13T16:04:00Z">
        <w:del w:id="30736" w:author="Rev 10 Allen Wirfs-Brock" w:date="2012-09-07T14:21:00Z">
          <w:r w:rsidR="00B33FB4" w:rsidDel="00B42FA4">
            <w:delText>running</w:delText>
          </w:r>
          <w:r w:rsidR="00B33FB4" w:rsidRPr="00E77497" w:rsidDel="00B42FA4">
            <w:delText xml:space="preserve"> </w:delText>
          </w:r>
        </w:del>
      </w:ins>
      <w:ins w:id="30737" w:author="Rev 7 Allen Wirfs-Brock" w:date="2012-05-02T11:26:00Z">
        <w:del w:id="30738" w:author="Rev 10 Allen Wirfs-Brock" w:date="2012-09-07T14:21:00Z">
          <w:r w:rsidR="00852E6B" w:rsidDel="00B42FA4">
            <w:delText xml:space="preserve">current execution context to  </w:delText>
          </w:r>
        </w:del>
      </w:ins>
      <w:ins w:id="30739" w:author="Rev 7 Allen Wirfs-Brock" w:date="2012-05-04T11:05:00Z">
        <w:del w:id="30740" w:author="Rev 10 Allen Wirfs-Brock" w:date="2012-09-07T14:21:00Z">
          <w:r w:rsidR="007E56F2" w:rsidDel="00B42FA4">
            <w:rPr>
              <w:rFonts w:ascii="Arial" w:hAnsi="Arial" w:cs="Arial"/>
            </w:rPr>
            <w:delText>e</w:delText>
          </w:r>
        </w:del>
      </w:ins>
      <w:ins w:id="30741" w:author="Rev 7 Allen Wirfs-Brock" w:date="2012-05-02T11:26:00Z">
        <w:del w:id="30742" w:author="Rev 10 Allen Wirfs-Brock" w:date="2012-09-07T14:21:00Z">
          <w:r w:rsidR="00852E6B" w:rsidRPr="007E56F2" w:rsidDel="00B42FA4">
            <w:rPr>
              <w:rFonts w:ascii="Arial" w:hAnsi="Arial" w:cs="Arial"/>
            </w:rPr>
            <w:delText>mpty</w:delText>
          </w:r>
        </w:del>
      </w:ins>
      <w:ins w:id="30743" w:author="Rev 10 Allen Wirfs-Brock" w:date="2012-09-07T14:21:00Z">
        <w:r w:rsidR="00B42FA4">
          <w:t>stack is now empty and there is no running execution context</w:t>
        </w:r>
      </w:ins>
      <w:ins w:id="30744" w:author="Rev 7 Allen Wirfs-Brock" w:date="2012-05-02T11:27:00Z">
        <w:r w:rsidR="00852E6B">
          <w:t xml:space="preserve">.  </w:t>
        </w:r>
      </w:ins>
    </w:p>
    <w:p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rsidR="004C02EF" w:rsidRPr="00E77497" w:rsidRDefault="004C02EF" w:rsidP="00902886">
      <w:pPr>
        <w:pStyle w:val="Note"/>
      </w:pPr>
      <w:commentRangeStart w:id="30745"/>
      <w:r w:rsidRPr="00E77497">
        <w:t>NOTE</w:t>
      </w:r>
      <w:r w:rsidRPr="00E77497">
        <w:tab/>
        <w:t xml:space="preserve">The processes for initiating the evaluation of a </w:t>
      </w:r>
      <w:del w:id="30746" w:author="Rev 11 Allen Wirfs-Brock" w:date="2012-10-11T12:17:00Z">
        <w:r w:rsidRPr="00E77497" w:rsidDel="00902886">
          <w:rPr>
            <w:rStyle w:val="bnf"/>
          </w:rPr>
          <w:delText>Program</w:delText>
        </w:r>
        <w:r w:rsidRPr="00E77497" w:rsidDel="00902886">
          <w:delText xml:space="preserve"> </w:delText>
        </w:r>
      </w:del>
      <w:ins w:id="30747" w:author="Rev 11 Allen Wirfs-Brock" w:date="2012-10-11T12:17:00Z">
        <w:r w:rsidR="00902886">
          <w:rPr>
            <w:rStyle w:val="bnf"/>
          </w:rPr>
          <w:t>Script</w:t>
        </w:r>
        <w:r w:rsidR="00902886" w:rsidRPr="00E77497">
          <w:t xml:space="preserve"> </w:t>
        </w:r>
      </w:ins>
      <w:r w:rsidRPr="00E77497">
        <w:t>and for dealing with the result of such an evaluation are defined by an ECMAScript implementation and not by this specification.</w:t>
      </w:r>
      <w:commentRangeEnd w:id="30745"/>
      <w:r w:rsidR="00902886">
        <w:rPr>
          <w:rStyle w:val="CommentReference"/>
        </w:rPr>
        <w:commentReference w:id="30745"/>
      </w:r>
    </w:p>
    <w:p w:rsidR="009E0821" w:rsidRPr="00E77497" w:rsidRDefault="009E0821" w:rsidP="009E0821">
      <w:pPr>
        <w:keepNext/>
        <w:rPr>
          <w:ins w:id="30748" w:author="Rev 11 Allen Wirfs-Brock" w:date="2012-10-15T13:03:00Z"/>
          <w:rFonts w:ascii="Helvetica" w:hAnsi="Helvetica"/>
          <w:b/>
        </w:rPr>
      </w:pPr>
      <w:ins w:id="30749" w:author="Rev 11 Allen Wirfs-Brock" w:date="2012-10-15T13:03:00Z">
        <w:r w:rsidRPr="00E77497">
          <w:rPr>
            <w:rFonts w:ascii="Helvetica" w:hAnsi="Helvetica"/>
            <w:b/>
          </w:rPr>
          <w:t xml:space="preserve">Runtime Semantics: </w:t>
        </w:r>
        <w:r w:rsidRPr="00E77497">
          <w:rPr>
            <w:rFonts w:ascii="Helvetica" w:hAnsi="Helvetica"/>
            <w:b/>
            <w:spacing w:val="6"/>
          </w:rPr>
          <w:t>Evaluation</w:t>
        </w:r>
      </w:ins>
    </w:p>
    <w:p w:rsidR="009E0821" w:rsidRPr="00E77497" w:rsidRDefault="00774E9D" w:rsidP="00774E9D">
      <w:pPr>
        <w:rPr>
          <w:ins w:id="30750" w:author="Rev 11 Allen Wirfs-Brock" w:date="2012-10-15T13:03:00Z"/>
        </w:rPr>
      </w:pPr>
      <w:ins w:id="30751" w:author="Rev 11 Allen Wirfs-Brock" w:date="2012-10-15T13:06:00Z">
        <w:r>
          <w:rPr>
            <w:rFonts w:ascii="Times New Roman" w:hAnsi="Times New Roman"/>
            <w:i/>
          </w:rPr>
          <w:t>OuterS</w:t>
        </w:r>
      </w:ins>
      <w:ins w:id="30752" w:author="Rev 11 Allen Wirfs-Brock" w:date="2012-10-15T13:03:00Z">
        <w:r w:rsidR="009E0821" w:rsidRPr="00E77497">
          <w:rPr>
            <w:rFonts w:ascii="Times New Roman" w:hAnsi="Times New Roman"/>
            <w:i/>
          </w:rPr>
          <w:t xml:space="preserve">tatementList </w:t>
        </w:r>
        <w:r w:rsidR="009E0821" w:rsidRPr="00E77497">
          <w:rPr>
            <w:b/>
          </w:rPr>
          <w:t>:</w:t>
        </w:r>
        <w:r w:rsidR="009E0821" w:rsidRPr="00E77497">
          <w:rPr>
            <w:rFonts w:ascii="Times New Roman" w:hAnsi="Times New Roman"/>
            <w:i/>
          </w:rPr>
          <w:t xml:space="preserve"> </w:t>
        </w:r>
      </w:ins>
      <w:ins w:id="30753" w:author="Rev 11 Allen Wirfs-Brock" w:date="2012-10-15T13:06:00Z">
        <w:r>
          <w:rPr>
            <w:rFonts w:ascii="Times New Roman" w:hAnsi="Times New Roman"/>
            <w:i/>
          </w:rPr>
          <w:t>OuterS</w:t>
        </w:r>
      </w:ins>
      <w:ins w:id="30754" w:author="Rev 11 Allen Wirfs-Brock" w:date="2012-10-15T13:03:00Z">
        <w:r w:rsidR="009E0821" w:rsidRPr="00E77497">
          <w:rPr>
            <w:rFonts w:ascii="Times New Roman" w:hAnsi="Times New Roman"/>
            <w:i/>
          </w:rPr>
          <w:t xml:space="preserve">tatementList </w:t>
        </w:r>
      </w:ins>
      <w:ins w:id="30755" w:author="Rev 11 Allen Wirfs-Brock" w:date="2012-10-15T13:06:00Z">
        <w:r>
          <w:rPr>
            <w:rFonts w:ascii="Times New Roman" w:hAnsi="Times New Roman"/>
            <w:i/>
          </w:rPr>
          <w:t xml:space="preserve"> </w:t>
        </w:r>
      </w:ins>
      <w:ins w:id="30756" w:author="Rev 11 Allen Wirfs-Brock" w:date="2012-10-15T13:07:00Z">
        <w:r>
          <w:rPr>
            <w:rFonts w:ascii="Times New Roman" w:hAnsi="Times New Roman"/>
            <w:i/>
          </w:rPr>
          <w:t>Outer</w:t>
        </w:r>
      </w:ins>
      <w:ins w:id="30757" w:author="Rev 11 Allen Wirfs-Brock" w:date="2012-10-15T13:03:00Z">
        <w:r w:rsidR="009E0821" w:rsidRPr="00E77497">
          <w:rPr>
            <w:rFonts w:ascii="Times New Roman" w:hAnsi="Times New Roman"/>
            <w:i/>
          </w:rPr>
          <w:t>Item</w:t>
        </w:r>
        <w:r w:rsidR="009E0821" w:rsidRPr="00E77497">
          <w:t xml:space="preserve"> </w:t>
        </w:r>
      </w:ins>
    </w:p>
    <w:p w:rsidR="009E0821" w:rsidRPr="00E77497" w:rsidRDefault="009E0821" w:rsidP="00774E9D">
      <w:pPr>
        <w:pStyle w:val="Alg2"/>
        <w:numPr>
          <w:ilvl w:val="0"/>
          <w:numId w:val="1043"/>
        </w:numPr>
        <w:rPr>
          <w:ins w:id="30758" w:author="Rev 11 Allen Wirfs-Brock" w:date="2012-10-15T13:03:00Z"/>
        </w:rPr>
      </w:pPr>
      <w:ins w:id="30759" w:author="Rev 11 Allen Wirfs-Brock" w:date="2012-10-15T13:03:00Z">
        <w:r w:rsidRPr="00E77497">
          <w:t xml:space="preserve">Let </w:t>
        </w:r>
        <w:r w:rsidRPr="00E77497">
          <w:rPr>
            <w:i/>
          </w:rPr>
          <w:t>sl</w:t>
        </w:r>
        <w:r w:rsidRPr="00E77497">
          <w:t xml:space="preserve"> be the result of evaluating</w:t>
        </w:r>
        <w:r w:rsidRPr="00E77497" w:rsidDel="00862F49">
          <w:t xml:space="preserve"> </w:t>
        </w:r>
      </w:ins>
      <w:ins w:id="30760" w:author="Rev 11 Allen Wirfs-Brock" w:date="2012-10-15T13:07:00Z">
        <w:r w:rsidR="00774E9D">
          <w:rPr>
            <w:i/>
          </w:rPr>
          <w:t>OuterS</w:t>
        </w:r>
      </w:ins>
      <w:ins w:id="30761" w:author="Rev 11 Allen Wirfs-Brock" w:date="2012-10-15T13:03:00Z">
        <w:r w:rsidRPr="00E77497">
          <w:rPr>
            <w:i/>
          </w:rPr>
          <w:t>atementList</w:t>
        </w:r>
        <w:r w:rsidRPr="00E77497">
          <w:t>.</w:t>
        </w:r>
      </w:ins>
    </w:p>
    <w:p w:rsidR="009E0821" w:rsidRPr="00E77497" w:rsidRDefault="009E0821" w:rsidP="00774E9D">
      <w:pPr>
        <w:pStyle w:val="Alg2"/>
        <w:numPr>
          <w:ilvl w:val="0"/>
          <w:numId w:val="1043"/>
        </w:numPr>
        <w:rPr>
          <w:ins w:id="30762" w:author="Rev 11 Allen Wirfs-Brock" w:date="2012-10-15T13:03:00Z"/>
        </w:rPr>
      </w:pPr>
      <w:ins w:id="30763" w:author="Rev 11 Allen Wirfs-Brock" w:date="2012-10-15T13:03:00Z">
        <w:r>
          <w:t>ReturnIfAbrupt(</w:t>
        </w:r>
        <w:r>
          <w:rPr>
            <w:i/>
          </w:rPr>
          <w:t>sl</w:t>
        </w:r>
        <w:r>
          <w:t>)</w:t>
        </w:r>
        <w:r w:rsidRPr="00E77497">
          <w:t>.</w:t>
        </w:r>
      </w:ins>
    </w:p>
    <w:p w:rsidR="009E0821" w:rsidRPr="00E77497" w:rsidRDefault="009E0821" w:rsidP="00774E9D">
      <w:pPr>
        <w:pStyle w:val="Alg2"/>
        <w:numPr>
          <w:ilvl w:val="0"/>
          <w:numId w:val="1043"/>
        </w:numPr>
        <w:rPr>
          <w:ins w:id="30764" w:author="Rev 11 Allen Wirfs-Brock" w:date="2012-10-15T13:03:00Z"/>
        </w:rPr>
      </w:pPr>
      <w:ins w:id="30765" w:author="Rev 11 Allen Wirfs-Brock" w:date="2012-10-15T13:03:00Z">
        <w:r w:rsidRPr="00E77497">
          <w:t xml:space="preserve">Let </w:t>
        </w:r>
        <w:r w:rsidRPr="00E77497">
          <w:rPr>
            <w:i/>
          </w:rPr>
          <w:t>s</w:t>
        </w:r>
        <w:r w:rsidRPr="00E77497">
          <w:t xml:space="preserve"> be the result of evaluating </w:t>
        </w:r>
      </w:ins>
      <w:ins w:id="30766" w:author="Rev 11 Allen Wirfs-Brock" w:date="2012-10-15T13:07:00Z">
        <w:r w:rsidR="00774E9D">
          <w:rPr>
            <w:i/>
          </w:rPr>
          <w:t>OuterItem</w:t>
        </w:r>
      </w:ins>
      <w:ins w:id="30767" w:author="Rev 11 Allen Wirfs-Brock" w:date="2012-10-15T13:03:00Z">
        <w:r w:rsidRPr="00E77497">
          <w:t>.</w:t>
        </w:r>
      </w:ins>
    </w:p>
    <w:p w:rsidR="009E0821" w:rsidRPr="00E77497" w:rsidRDefault="009E0821" w:rsidP="00774E9D">
      <w:pPr>
        <w:pStyle w:val="Alg2"/>
        <w:numPr>
          <w:ilvl w:val="0"/>
          <w:numId w:val="1043"/>
        </w:numPr>
        <w:rPr>
          <w:ins w:id="30768" w:author="Rev 11 Allen Wirfs-Brock" w:date="2012-10-15T13:03:00Z"/>
        </w:rPr>
      </w:pPr>
      <w:ins w:id="30769" w:author="Rev 11 Allen Wirfs-Brock" w:date="2012-10-15T13:03:00Z">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ins>
    </w:p>
    <w:p w:rsidR="009E0821" w:rsidRPr="00E77497" w:rsidRDefault="009E0821" w:rsidP="00774E9D">
      <w:pPr>
        <w:pStyle w:val="Alg2"/>
        <w:numPr>
          <w:ilvl w:val="0"/>
          <w:numId w:val="1043"/>
        </w:numPr>
        <w:rPr>
          <w:ins w:id="30770" w:author="Rev 11 Allen Wirfs-Brock" w:date="2012-10-15T13:03:00Z"/>
        </w:rPr>
      </w:pPr>
      <w:ins w:id="30771" w:author="Rev 11 Allen Wirfs-Brock" w:date="2012-10-15T13:03:00Z">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ins>
    </w:p>
    <w:p w:rsidR="009E0821" w:rsidRPr="00E77497" w:rsidRDefault="009E0821" w:rsidP="00774E9D">
      <w:pPr>
        <w:pStyle w:val="Alg2"/>
        <w:numPr>
          <w:ilvl w:val="0"/>
          <w:numId w:val="1043"/>
        </w:numPr>
        <w:spacing w:after="220"/>
        <w:rPr>
          <w:ins w:id="30772" w:author="Rev 11 Allen Wirfs-Brock" w:date="2012-10-15T13:03:00Z"/>
        </w:rPr>
      </w:pPr>
      <w:ins w:id="30773" w:author="Rev 11 Allen Wirfs-Brock" w:date="2012-10-15T13:03:00Z">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ins>
    </w:p>
    <w:p w:rsidR="009E0821" w:rsidRPr="00774E9D" w:rsidRDefault="009E0821" w:rsidP="008C14E1">
      <w:pPr>
        <w:pStyle w:val="Note"/>
        <w:rPr>
          <w:ins w:id="30774" w:author="Rev 11 Allen Wirfs-Brock" w:date="2012-10-15T13:03:00Z"/>
          <w:i/>
        </w:rPr>
      </w:pPr>
      <w:ins w:id="30775" w:author="Rev 11 Allen Wirfs-Brock" w:date="2012-10-15T13:03:00Z">
        <w:r w:rsidRPr="00E77497">
          <w:t>NOTE</w:t>
        </w:r>
        <w:r w:rsidRPr="00E77497">
          <w:tab/>
        </w:r>
        <w:r>
          <w:t>See the</w:t>
        </w:r>
      </w:ins>
      <w:ins w:id="30776" w:author="Rev 11 Allen Wirfs-Brock" w:date="2012-10-16T13:34:00Z">
        <w:r w:rsidR="008C14E1">
          <w:t xml:space="preserve"> 12.1</w:t>
        </w:r>
      </w:ins>
      <w:ins w:id="30777" w:author="Rev 11 Allen Wirfs-Brock" w:date="2012-10-15T13:03:00Z">
        <w:r>
          <w:t xml:space="preserve"> NOTE </w:t>
        </w:r>
      </w:ins>
      <w:ins w:id="30778" w:author="Rev 11 Allen Wirfs-Brock" w:date="2012-10-15T13:04:00Z">
        <w:r>
          <w:t>regarding</w:t>
        </w:r>
      </w:ins>
      <w:ins w:id="30779" w:author="Rev 11 Allen Wirfs-Brock" w:date="2012-10-15T13:05:00Z">
        <w:r>
          <w:t xml:space="preserve"> evaluation of </w:t>
        </w:r>
      </w:ins>
      <w:ins w:id="30780" w:author="Rev 11 Allen Wirfs-Brock" w:date="2012-10-15T13:03:00Z">
        <w:r>
          <w:t xml:space="preserve"> </w:t>
        </w:r>
      </w:ins>
      <w:ins w:id="30781" w:author="Rev 11 Allen Wirfs-Brock" w:date="2012-10-15T13:05: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ins>
    </w:p>
    <w:p w:rsidR="004C02EF" w:rsidRPr="00E77497" w:rsidDel="00C730F4" w:rsidRDefault="004C02EF" w:rsidP="008C14E1">
      <w:pPr>
        <w:rPr>
          <w:del w:id="30782" w:author="Rev 8 Allen Wirfs-Brock" w:date="2012-06-01T09:19:00Z"/>
        </w:rPr>
      </w:pPr>
      <w:del w:id="30783" w:author="Rev 8 Allen Wirfs-Brock" w:date="2012-06-01T09:19:00Z">
        <w:r w:rsidRPr="00E77497" w:rsidDel="00C730F4">
          <w:delText xml:space="preserve">The production </w:delText>
        </w:r>
        <w:r w:rsidRPr="00E77497" w:rsidDel="00C730F4">
          <w:rPr>
            <w:rStyle w:val="bnf"/>
          </w:rPr>
          <w:delText>SourceElements</w:delText>
        </w:r>
        <w:r w:rsidRPr="00E77497" w:rsidDel="00C730F4">
          <w:delText xml:space="preserve"> </w:delText>
        </w:r>
      </w:del>
      <w:ins w:id="30784" w:author="Rev 6 Allen Wirfs-Brock" w:date="2012-02-26T09:40:00Z">
        <w:del w:id="30785" w:author="Rev 8 Allen Wirfs-Brock" w:date="2012-06-01T09:19:00Z">
          <w:r w:rsidR="006F6653" w:rsidDel="00C730F4">
            <w:rPr>
              <w:rStyle w:val="bnf"/>
            </w:rPr>
            <w:delText>ProgramBody</w:delText>
          </w:r>
          <w:r w:rsidR="006F6653" w:rsidRPr="00E77497" w:rsidDel="00C730F4">
            <w:delText xml:space="preserve"> </w:delText>
          </w:r>
        </w:del>
      </w:ins>
      <w:del w:id="30786" w:author="Rev 8 Allen Wirfs-Brock" w:date="2012-06-01T09:19:00Z">
        <w:r w:rsidRPr="00E77497" w:rsidDel="00C730F4">
          <w:rPr>
            <w:b/>
          </w:rPr>
          <w:delText>:</w:delText>
        </w:r>
        <w:r w:rsidRPr="00E77497" w:rsidDel="00C730F4">
          <w:delText xml:space="preserve"> </w:delText>
        </w:r>
        <w:r w:rsidRPr="00E77497" w:rsidDel="00C730F4">
          <w:rPr>
            <w:rStyle w:val="bnf"/>
          </w:rPr>
          <w:delText>SourceElements</w:delText>
        </w:r>
        <w:r w:rsidRPr="00E77497" w:rsidDel="00C730F4">
          <w:delText xml:space="preserve"> </w:delText>
        </w:r>
        <w:r w:rsidRPr="00E77497" w:rsidDel="00C730F4">
          <w:rPr>
            <w:rStyle w:val="bnf"/>
          </w:rPr>
          <w:delText>SourceElement</w:delText>
        </w:r>
      </w:del>
      <w:ins w:id="30787" w:author="Rev 6 Allen Wirfs-Brock" w:date="2012-02-26T09:34:00Z">
        <w:del w:id="30788" w:author="Rev 8 Allen Wirfs-Brock" w:date="2012-06-01T09:19:00Z">
          <w:r w:rsidR="005E35C8" w:rsidDel="00C730F4">
            <w:rPr>
              <w:rStyle w:val="bnf"/>
            </w:rPr>
            <w:delText>StatementList</w:delText>
          </w:r>
        </w:del>
      </w:ins>
      <w:del w:id="30789" w:author="Rev 8 Allen Wirfs-Brock" w:date="2012-06-01T09:19:00Z">
        <w:r w:rsidRPr="00E77497" w:rsidDel="00C730F4">
          <w:delText xml:space="preserve"> is evaluated as follows:</w:delText>
        </w:r>
      </w:del>
    </w:p>
    <w:p w:rsidR="004C02EF" w:rsidRPr="00E77497" w:rsidDel="00C730F4" w:rsidRDefault="004C02EF" w:rsidP="008C14E1">
      <w:pPr>
        <w:pStyle w:val="Alg4"/>
        <w:numPr>
          <w:ilvl w:val="0"/>
          <w:numId w:val="151"/>
        </w:numPr>
        <w:ind w:left="0" w:firstLine="0"/>
        <w:rPr>
          <w:del w:id="30790" w:author="Rev 8 Allen Wirfs-Brock" w:date="2012-06-01T09:19:00Z"/>
        </w:rPr>
      </w:pPr>
      <w:del w:id="30791" w:author="Rev 8 Allen Wirfs-Brock" w:date="2012-06-01T09:19:00Z">
        <w:r w:rsidRPr="00E77497" w:rsidDel="00C730F4">
          <w:delText xml:space="preserve">Let </w:delText>
        </w:r>
        <w:r w:rsidRPr="00E77497" w:rsidDel="00C730F4">
          <w:rPr>
            <w:i/>
          </w:rPr>
          <w:delText>headResult</w:delText>
        </w:r>
        <w:r w:rsidRPr="00E77497" w:rsidDel="00C730F4">
          <w:delText xml:space="preserve"> be the result of evaluating </w:delText>
        </w:r>
        <w:r w:rsidRPr="00E77497" w:rsidDel="00C730F4">
          <w:rPr>
            <w:i/>
          </w:rPr>
          <w:delText>SourceElements</w:delText>
        </w:r>
        <w:r w:rsidRPr="00E77497" w:rsidDel="00C730F4">
          <w:delText>.</w:delText>
        </w:r>
      </w:del>
    </w:p>
    <w:p w:rsidR="004C02EF" w:rsidRPr="00E77497" w:rsidDel="00C730F4" w:rsidRDefault="004C02EF" w:rsidP="008C14E1">
      <w:pPr>
        <w:pStyle w:val="Alg4"/>
        <w:numPr>
          <w:ilvl w:val="0"/>
          <w:numId w:val="151"/>
        </w:numPr>
        <w:ind w:left="0" w:firstLine="0"/>
        <w:rPr>
          <w:del w:id="30792" w:author="Rev 8 Allen Wirfs-Brock" w:date="2012-06-01T09:19:00Z"/>
        </w:rPr>
      </w:pPr>
      <w:del w:id="30793" w:author="Rev 8 Allen Wirfs-Brock" w:date="2012-06-01T09:19:00Z">
        <w:r w:rsidRPr="00E77497" w:rsidDel="00C730F4">
          <w:delText xml:space="preserve">If </w:delText>
        </w:r>
        <w:r w:rsidRPr="00E77497" w:rsidDel="00C730F4">
          <w:rPr>
            <w:i/>
          </w:rPr>
          <w:delText>headResult</w:delText>
        </w:r>
        <w:r w:rsidRPr="00E77497" w:rsidDel="00C730F4">
          <w:delText xml:space="preserve"> is an abrupt completion, return </w:delText>
        </w:r>
        <w:r w:rsidRPr="00E77497" w:rsidDel="00C730F4">
          <w:rPr>
            <w:i/>
          </w:rPr>
          <w:delText>headResult.</w:delText>
        </w:r>
      </w:del>
    </w:p>
    <w:p w:rsidR="004C02EF" w:rsidRPr="00E77497" w:rsidDel="00C730F4" w:rsidRDefault="004C02EF" w:rsidP="008C14E1">
      <w:pPr>
        <w:pStyle w:val="Alg4"/>
        <w:numPr>
          <w:ilvl w:val="0"/>
          <w:numId w:val="151"/>
        </w:numPr>
        <w:ind w:left="0" w:firstLine="0"/>
        <w:rPr>
          <w:del w:id="30794" w:author="Rev 8 Allen Wirfs-Brock" w:date="2012-06-01T09:19:00Z"/>
        </w:rPr>
      </w:pPr>
      <w:del w:id="30795" w:author="Rev 8 Allen Wirfs-Brock" w:date="2012-06-01T09:19:00Z">
        <w:r w:rsidRPr="00E77497" w:rsidDel="00C730F4">
          <w:delText xml:space="preserve">Let </w:delText>
        </w:r>
        <w:r w:rsidRPr="00E77497" w:rsidDel="00C730F4">
          <w:rPr>
            <w:i/>
          </w:rPr>
          <w:delText>tailResult</w:delText>
        </w:r>
        <w:r w:rsidRPr="00E77497" w:rsidDel="00C730F4">
          <w:delText xml:space="preserve"> be result of evaluating </w:delText>
        </w:r>
        <w:r w:rsidRPr="00E77497" w:rsidDel="00C730F4">
          <w:rPr>
            <w:i/>
          </w:rPr>
          <w:delText>SourceElement</w:delText>
        </w:r>
        <w:r w:rsidRPr="00E77497" w:rsidDel="00C730F4">
          <w:delText>.</w:delText>
        </w:r>
      </w:del>
    </w:p>
    <w:p w:rsidR="004C02EF" w:rsidRPr="00E77497" w:rsidDel="00C730F4" w:rsidRDefault="004C02EF" w:rsidP="008C14E1">
      <w:pPr>
        <w:pStyle w:val="Alg4"/>
        <w:numPr>
          <w:ilvl w:val="0"/>
          <w:numId w:val="151"/>
        </w:numPr>
        <w:ind w:left="0" w:firstLine="0"/>
        <w:rPr>
          <w:del w:id="30796" w:author="Rev 8 Allen Wirfs-Brock" w:date="2012-06-01T09:19:00Z"/>
        </w:rPr>
      </w:pPr>
      <w:del w:id="30797" w:author="Rev 8 Allen Wirfs-Brock" w:date="2012-06-01T09:19:00Z">
        <w:r w:rsidRPr="00E77497" w:rsidDel="00C730F4">
          <w:delText xml:space="preserve">If </w:delText>
        </w:r>
        <w:r w:rsidRPr="00E77497" w:rsidDel="00C730F4">
          <w:rPr>
            <w:i/>
          </w:rPr>
          <w:delText>tailResult</w:delText>
        </w:r>
        <w:r w:rsidRPr="00E77497" w:rsidDel="00C730F4">
          <w:delText xml:space="preserve">.value is </w:delText>
        </w:r>
        <w:r w:rsidRPr="00E77497" w:rsidDel="00C730F4">
          <w:rPr>
            <w:rFonts w:ascii="Arial" w:hAnsi="Arial" w:cs="Arial"/>
          </w:rPr>
          <w:delText>empty</w:delText>
        </w:r>
        <w:r w:rsidRPr="00E77497" w:rsidDel="00C730F4">
          <w:delText xml:space="preserve">, let </w:delText>
        </w:r>
        <w:r w:rsidRPr="00E77497" w:rsidDel="00C730F4">
          <w:rPr>
            <w:i/>
          </w:rPr>
          <w:delText>V</w:delText>
        </w:r>
        <w:r w:rsidRPr="00E77497" w:rsidDel="00C730F4">
          <w:delText xml:space="preserve"> = </w:delText>
        </w:r>
        <w:r w:rsidRPr="00E77497" w:rsidDel="00C730F4">
          <w:rPr>
            <w:i/>
          </w:rPr>
          <w:delText>headResult</w:delText>
        </w:r>
        <w:r w:rsidRPr="00E77497" w:rsidDel="00C730F4">
          <w:delText xml:space="preserve">.value, otherwise let </w:delText>
        </w:r>
        <w:r w:rsidRPr="00E77497" w:rsidDel="00C730F4">
          <w:rPr>
            <w:i/>
          </w:rPr>
          <w:delText>V</w:delText>
        </w:r>
        <w:r w:rsidRPr="00E77497" w:rsidDel="00C730F4">
          <w:delText xml:space="preserve"> = </w:delText>
        </w:r>
        <w:r w:rsidRPr="00E77497" w:rsidDel="00C730F4">
          <w:rPr>
            <w:i/>
          </w:rPr>
          <w:delText>tailResult</w:delText>
        </w:r>
        <w:r w:rsidRPr="00E77497" w:rsidDel="00C730F4">
          <w:delText>.value.</w:delText>
        </w:r>
      </w:del>
    </w:p>
    <w:p w:rsidR="004C02EF" w:rsidRPr="00E77497" w:rsidDel="00C730F4" w:rsidRDefault="004C02EF" w:rsidP="008C14E1">
      <w:pPr>
        <w:pStyle w:val="Alg4"/>
        <w:numPr>
          <w:ilvl w:val="0"/>
          <w:numId w:val="151"/>
        </w:numPr>
        <w:spacing w:after="240"/>
        <w:ind w:left="0" w:firstLine="0"/>
        <w:rPr>
          <w:del w:id="30798" w:author="Rev 8 Allen Wirfs-Brock" w:date="2012-06-01T09:19:00Z"/>
        </w:rPr>
      </w:pPr>
      <w:del w:id="30799" w:author="Rev 8 Allen Wirfs-Brock" w:date="2012-06-01T09:19:00Z">
        <w:r w:rsidRPr="00E77497" w:rsidDel="00C730F4">
          <w:delText>Return (tailResult.type, V, tailResult.target)</w:delText>
        </w:r>
      </w:del>
      <w:ins w:id="30800" w:author="Rev 6 Allen Wirfs-Brock" w:date="2012-02-26T09:35:00Z">
        <w:del w:id="30801" w:author="Rev 8 Allen Wirfs-Brock" w:date="2012-06-01T09:19:00Z">
          <w:r w:rsidR="005E35C8" w:rsidDel="00C730F4">
            <w:delText xml:space="preserve">the result of evaluating </w:delText>
          </w:r>
          <w:r w:rsidR="005E35C8" w:rsidRPr="005E35C8" w:rsidDel="00C730F4">
            <w:rPr>
              <w:i/>
            </w:rPr>
            <w:delText>StatementList</w:delText>
          </w:r>
          <w:r w:rsidR="005E35C8" w:rsidDel="00C730F4">
            <w:delText>.</w:delText>
          </w:r>
        </w:del>
      </w:ins>
      <w:del w:id="30802" w:author="Rev 8 Allen Wirfs-Brock" w:date="2012-06-01T09:19:00Z">
        <w:r w:rsidRPr="00E77497" w:rsidDel="00C730F4">
          <w:delText xml:space="preserve"> </w:delText>
        </w:r>
      </w:del>
    </w:p>
    <w:p w:rsidR="004C02EF" w:rsidRPr="00E77497" w:rsidDel="005E35C8" w:rsidRDefault="004C02EF" w:rsidP="008C14E1">
      <w:pPr>
        <w:rPr>
          <w:del w:id="30803" w:author="Rev 6 Allen Wirfs-Brock" w:date="2012-02-26T09:36:00Z"/>
        </w:rPr>
      </w:pPr>
      <w:del w:id="30804"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rsidR="004C02EF" w:rsidRPr="00E77497" w:rsidDel="005E35C8" w:rsidRDefault="004C02EF" w:rsidP="008C14E1">
      <w:pPr>
        <w:pStyle w:val="Alg4"/>
        <w:numPr>
          <w:ilvl w:val="0"/>
          <w:numId w:val="152"/>
        </w:numPr>
        <w:spacing w:after="120"/>
        <w:ind w:left="0" w:firstLine="0"/>
        <w:rPr>
          <w:del w:id="30805" w:author="Rev 6 Allen Wirfs-Brock" w:date="2012-02-26T09:36:00Z"/>
        </w:rPr>
      </w:pPr>
      <w:del w:id="30806"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rsidR="004C02EF" w:rsidRPr="00E77497" w:rsidDel="005E35C8" w:rsidRDefault="004C02EF" w:rsidP="008C14E1">
      <w:pPr>
        <w:rPr>
          <w:del w:id="30807" w:author="Rev 6 Allen Wirfs-Brock" w:date="2012-02-26T09:36:00Z"/>
        </w:rPr>
      </w:pPr>
      <w:del w:id="30808"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rsidR="004C02EF" w:rsidRPr="00E77497" w:rsidDel="005E35C8" w:rsidRDefault="004C02EF" w:rsidP="008C14E1">
      <w:pPr>
        <w:pStyle w:val="Alg4"/>
        <w:numPr>
          <w:ilvl w:val="0"/>
          <w:numId w:val="153"/>
        </w:numPr>
        <w:spacing w:after="120"/>
        <w:ind w:left="0" w:firstLine="0"/>
        <w:rPr>
          <w:del w:id="30809" w:author="Rev 6 Allen Wirfs-Brock" w:date="2012-02-26T09:36:00Z"/>
        </w:rPr>
      </w:pPr>
      <w:del w:id="30810"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30811" w:name="_Toc393690345"/>
      </w:del>
    </w:p>
    <w:p w:rsidR="004C02EF" w:rsidRPr="00E77497" w:rsidRDefault="004C02EF" w:rsidP="008C14E1">
      <w:pPr>
        <w:pStyle w:val="Heading3"/>
        <w:numPr>
          <w:ilvl w:val="0"/>
          <w:numId w:val="0"/>
        </w:numPr>
        <w:tabs>
          <w:tab w:val="clear" w:pos="660"/>
          <w:tab w:val="left" w:pos="0"/>
        </w:tabs>
      </w:pPr>
      <w:bookmarkStart w:id="30812" w:name="_Toc235503478"/>
      <w:bookmarkStart w:id="30813" w:name="_Toc241509253"/>
      <w:bookmarkStart w:id="30814" w:name="_Toc244416740"/>
      <w:bookmarkStart w:id="30815" w:name="_Toc276631104"/>
      <w:bookmarkStart w:id="30816" w:name="_Toc339020429"/>
      <w:r w:rsidRPr="00E77497">
        <w:t>14.</w:t>
      </w:r>
      <w:del w:id="30817" w:author="Rev 11 Allen Wirfs-Brock" w:date="2012-10-10T10:46:00Z">
        <w:r w:rsidRPr="00E77497" w:rsidDel="00505874">
          <w:delText>1</w:delText>
        </w:r>
      </w:del>
      <w:ins w:id="30818" w:author="Rev 11 Allen Wirfs-Brock" w:date="2012-10-10T10:46:00Z">
        <w:r w:rsidR="00505874">
          <w:t xml:space="preserve">1.1 </w:t>
        </w:r>
      </w:ins>
      <w:r w:rsidRPr="00E77497">
        <w:tab/>
        <w:t>Directive Prologues and the Use Strict Directive</w:t>
      </w:r>
      <w:bookmarkEnd w:id="30812"/>
      <w:bookmarkEnd w:id="30813"/>
      <w:bookmarkEnd w:id="30814"/>
      <w:bookmarkEnd w:id="30815"/>
      <w:bookmarkEnd w:id="30816"/>
    </w:p>
    <w:p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30819"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30820" w:author="Rev 4 Allen Wirfs-Brock" w:date="2011-10-07T15:44:00Z">
        <w:del w:id="30821" w:author="Rev 6 Allen Wirfs-Brock" w:date="2012-02-26T09:42:00Z">
          <w:r w:rsidR="0093142C" w:rsidRPr="00E77497" w:rsidDel="006F6653">
            <w:delText xml:space="preserve"> </w:delText>
          </w:r>
        </w:del>
        <w:r w:rsidR="0093142C" w:rsidRPr="00E77497">
          <w:t xml:space="preserve">as the initial </w:t>
        </w:r>
      </w:ins>
      <w:ins w:id="30822" w:author="Rev 4 Allen Wirfs-Brock" w:date="2011-10-07T15:46:00Z">
        <w:r w:rsidR="0093142C" w:rsidRPr="00E77497">
          <w:rPr>
            <w:rFonts w:ascii="Times New Roman" w:hAnsi="Times New Roman"/>
            <w:i/>
          </w:rPr>
          <w:t>StatementListItem</w:t>
        </w:r>
      </w:ins>
      <w:ins w:id="30823" w:author="Rev 4 Allen Wirfs-Brock" w:date="2011-10-07T15:44:00Z">
        <w:r w:rsidR="0093142C" w:rsidRPr="00E77497">
          <w:t xml:space="preserve"> productions of a</w:t>
        </w:r>
      </w:ins>
      <w:r w:rsidRPr="00E77497">
        <w:t xml:space="preserve"> </w:t>
      </w:r>
      <w:ins w:id="30824" w:author="Rev 6 Allen Wirfs-Brock" w:date="2012-02-26T09:41:00Z">
        <w:del w:id="30825" w:author="Rev 11 Allen Wirfs-Brock" w:date="2012-10-18T16:15:00Z">
          <w:r w:rsidR="006F6653" w:rsidRPr="006F6653" w:rsidDel="00674591">
            <w:rPr>
              <w:rFonts w:ascii="Times New Roman" w:hAnsi="Times New Roman"/>
              <w:i/>
            </w:rPr>
            <w:delText>Program</w:delText>
          </w:r>
        </w:del>
      </w:ins>
      <w:ins w:id="30826" w:author="Rev 11 Allen Wirfs-Brock" w:date="2012-10-18T16:15:00Z">
        <w:r w:rsidR="00674591">
          <w:rPr>
            <w:rFonts w:ascii="Times New Roman" w:hAnsi="Times New Roman"/>
            <w:i/>
          </w:rPr>
          <w:t>Script</w:t>
        </w:r>
      </w:ins>
      <w:ins w:id="30827" w:author="Rev 6 Allen Wirfs-Brock" w:date="2012-02-26T09:41:00Z">
        <w:r w:rsidR="006F6653" w:rsidRPr="006F6653">
          <w:rPr>
            <w:rFonts w:ascii="Times New Roman" w:hAnsi="Times New Roman"/>
            <w:i/>
          </w:rPr>
          <w:t>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rsidR="004C02EF" w:rsidRPr="00E77497" w:rsidRDefault="004C02EF" w:rsidP="004C02EF">
      <w:r w:rsidRPr="00E77497">
        <w:lastRenderedPageBreak/>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rsidR="004C02EF" w:rsidRPr="00E77497" w:rsidRDefault="004C02EF" w:rsidP="004C02EF">
      <w:r w:rsidRPr="00E77497">
        <w:t>A Directive Prologue may contain more than one Use Strict Directive. However, an implementation may issue a warning if this occurs.</w:t>
      </w:r>
    </w:p>
    <w:p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30828"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rsidR="00505874" w:rsidRDefault="00505874" w:rsidP="004622FB">
      <w:pPr>
        <w:pStyle w:val="Heading2"/>
        <w:numPr>
          <w:ilvl w:val="0"/>
          <w:numId w:val="0"/>
        </w:numPr>
        <w:rPr>
          <w:ins w:id="30829" w:author="Rev 11 Allen Wirfs-Brock" w:date="2012-10-10T10:48:00Z"/>
        </w:rPr>
      </w:pPr>
      <w:bookmarkStart w:id="30830" w:name="_Ref457704028"/>
      <w:bookmarkStart w:id="30831" w:name="_Toc472818901"/>
      <w:bookmarkStart w:id="30832" w:name="_Toc235503479"/>
      <w:bookmarkStart w:id="30833" w:name="_Toc241509254"/>
      <w:bookmarkStart w:id="30834" w:name="_Toc244416741"/>
      <w:bookmarkStart w:id="30835" w:name="_Toc276631105"/>
      <w:bookmarkStart w:id="30836" w:name="_Toc339020430"/>
      <w:ins w:id="30837" w:author="Rev 11 Allen Wirfs-Brock" w:date="2012-10-10T10:48:00Z">
        <w:r>
          <w:t>14.2 Modules</w:t>
        </w:r>
        <w:bookmarkEnd w:id="30836"/>
      </w:ins>
    </w:p>
    <w:p w:rsidR="004C02EF" w:rsidRPr="00E77497" w:rsidRDefault="004C02EF" w:rsidP="004C02EF">
      <w:pPr>
        <w:pStyle w:val="Heading1"/>
        <w:numPr>
          <w:ilvl w:val="0"/>
          <w:numId w:val="0"/>
        </w:numPr>
      </w:pPr>
      <w:bookmarkStart w:id="30838" w:name="_Toc339020431"/>
      <w:r w:rsidRPr="00E77497">
        <w:t>15</w:t>
      </w:r>
      <w:r w:rsidRPr="00E77497">
        <w:tab/>
      </w:r>
      <w:bookmarkEnd w:id="30572"/>
      <w:r w:rsidRPr="00E77497">
        <w:t>Standard Built-in ECMAScript Object</w:t>
      </w:r>
      <w:bookmarkEnd w:id="30573"/>
      <w:bookmarkEnd w:id="30574"/>
      <w:bookmarkEnd w:id="30575"/>
      <w:bookmarkEnd w:id="30576"/>
      <w:bookmarkEnd w:id="30577"/>
      <w:bookmarkEnd w:id="30578"/>
      <w:bookmarkEnd w:id="30811"/>
      <w:r w:rsidRPr="00E77497">
        <w:t>s</w:t>
      </w:r>
      <w:bookmarkEnd w:id="30830"/>
      <w:bookmarkEnd w:id="30831"/>
      <w:bookmarkEnd w:id="30832"/>
      <w:bookmarkEnd w:id="30833"/>
      <w:bookmarkEnd w:id="30834"/>
      <w:bookmarkEnd w:id="30835"/>
      <w:bookmarkEnd w:id="30838"/>
    </w:p>
    <w:p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rsidR="004C02EF" w:rsidRPr="00E77497" w:rsidRDefault="004C02EF" w:rsidP="004C02EF">
      <w:r w:rsidRPr="00E77497">
        <w:t xml:space="preserve">Unless specified otherwise, </w:t>
      </w:r>
      <w:del w:id="30839" w:author="Rev 3 Allen Wirfs-Brock" w:date="2011-09-07T15:24:00Z">
        <w:r w:rsidRPr="00E77497" w:rsidDel="00FE434F">
          <w:delText xml:space="preserve">the </w:delText>
        </w:r>
      </w:del>
      <w:del w:id="30840" w:author="Allen Wirfs-Brock" w:date="2011-07-02T13:23:00Z">
        <w:r w:rsidRPr="00E77497" w:rsidDel="000011A1">
          <w:delText xml:space="preserve">[[Class]] internal property of </w:delText>
        </w:r>
      </w:del>
      <w:r w:rsidRPr="00E77497">
        <w:t xml:space="preserve">a built-in object </w:t>
      </w:r>
      <w:del w:id="30841" w:author="Allen Wirfs-Brock" w:date="2011-07-02T13:23:00Z">
        <w:r w:rsidRPr="00E77497" w:rsidDel="000011A1">
          <w:delText xml:space="preserve">is </w:delText>
        </w:r>
        <w:r w:rsidRPr="00E77497" w:rsidDel="000011A1">
          <w:rPr>
            <w:rFonts w:ascii="Courier New" w:hAnsi="Courier New"/>
            <w:b/>
          </w:rPr>
          <w:delText>"Function"</w:delText>
        </w:r>
      </w:del>
      <w:ins w:id="30842" w:author="Allen Wirfs-Brock" w:date="2011-07-02T13:23:00Z">
        <w:r w:rsidR="000011A1" w:rsidRPr="00E77497">
          <w:t>has the [[</w:t>
        </w:r>
        <w:del w:id="30843" w:author="Rev 3 Allen Wirfs-Brock" w:date="2011-09-07T15:24:00Z">
          <w:r w:rsidR="000011A1" w:rsidRPr="00E77497" w:rsidDel="00FE434F">
            <w:delText>IsFunction</w:delText>
          </w:r>
        </w:del>
      </w:ins>
      <w:ins w:id="30844" w:author="Rev 3 Allen Wirfs-Brock" w:date="2011-09-07T15:24:00Z">
        <w:r w:rsidR="00FE434F" w:rsidRPr="00E77497">
          <w:t>NativeBrand</w:t>
        </w:r>
      </w:ins>
      <w:ins w:id="30845" w:author="Allen Wirfs-Brock" w:date="2011-07-02T13:23:00Z">
        <w:r w:rsidR="000011A1" w:rsidRPr="00E77497">
          <w:t>]] internal property</w:t>
        </w:r>
      </w:ins>
      <w:ins w:id="30846" w:author="Rev 3 Allen Wirfs-Brock" w:date="2011-09-07T15:24:00Z">
        <w:r w:rsidR="00FE434F" w:rsidRPr="00E77497">
          <w:t xml:space="preserve"> with value NativeFunction</w:t>
        </w:r>
      </w:ins>
      <w:r w:rsidRPr="00E77497">
        <w:t xml:space="preserve"> if that built-in object has a [[Call]] internal property</w:t>
      </w:r>
      <w:del w:id="30847"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30848"/>
      <w:ins w:id="30849" w:author="Allen Wirfs-Brock" w:date="2011-07-07T11:43:00Z">
        <w:r w:rsidR="0038160B" w:rsidRPr="00E77497">
          <w:t xml:space="preserve">The behavior specified in this clause for each built-in function is the specification of the [[Call]] internal method behavior for that function.  </w:t>
        </w:r>
      </w:ins>
      <w:commentRangeEnd w:id="30848"/>
      <w:ins w:id="30850" w:author="Allen Wirfs-Brock" w:date="2011-07-07T11:44:00Z">
        <w:r w:rsidR="0038160B" w:rsidRPr="00E77497">
          <w:rPr>
            <w:rStyle w:val="CommentReference"/>
            <w:lang w:val="en-GB"/>
          </w:rPr>
          <w:commentReference w:id="30848"/>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rsidR="004C02EF" w:rsidDel="003C404E" w:rsidRDefault="004C02EF" w:rsidP="004C02EF">
      <w:pPr>
        <w:rPr>
          <w:ins w:id="30851" w:author="Rev 10 Allen Wirfs-Brock" w:date="2012-09-07T14:54:00Z"/>
          <w:del w:id="30852" w:author="Rev 11 Allen Wirfs-Brock" w:date="2012-10-26T13:01:00Z"/>
        </w:rPr>
      </w:pPr>
      <w:r w:rsidRPr="00A67AF2">
        <w:lastRenderedPageBreak/>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rsidR="004D5ACB" w:rsidRPr="00E77497" w:rsidRDefault="004D5ACB" w:rsidP="003C404E"/>
    <w:p w:rsidR="003C404E" w:rsidRDefault="003C404E" w:rsidP="004C02EF">
      <w:pPr>
        <w:rPr>
          <w:ins w:id="30853" w:author="Rev 11 Allen Wirfs-Brock" w:date="2012-10-26T13:03:00Z"/>
        </w:rPr>
      </w:pPr>
      <w:ins w:id="30854" w:author="Rev 11 Allen Wirfs-Brock" w:date="2012-10-26T13:03:00Z">
        <w:r w:rsidRPr="00E77497">
          <w:t>Every built-in Function object</w:t>
        </w:r>
        <w:r>
          <w:t xml:space="preserve">, </w:t>
        </w:r>
        <w:r w:rsidRPr="00002F60">
          <w:rPr>
            <w:rFonts w:ascii="Times New Roman" w:hAnsi="Times New Roman"/>
            <w:i/>
            <w:iCs/>
          </w:rPr>
          <w:t>F</w:t>
        </w:r>
        <w:r>
          <w:t xml:space="preserve">, </w:t>
        </w:r>
        <w:r w:rsidRPr="00E77497">
          <w:t xml:space="preserve"> described in this clause—whether as a constructor, an ordinary function, or both—has</w:t>
        </w:r>
        <w:r w:rsidRPr="003C404E">
          <w:t xml:space="preserve"> </w:t>
        </w:r>
        <w:r>
          <w:t xml:space="preserve">the properties that </w:t>
        </w:r>
      </w:ins>
      <w:ins w:id="30855" w:author="Rev 11 Allen Wirfs-Brock" w:date="2012-10-26T13:04:00Z">
        <w:r>
          <w:t>are defined by performing the following step when the function object is created:</w:t>
        </w:r>
      </w:ins>
    </w:p>
    <w:p w:rsidR="003C404E" w:rsidRPr="00002F60" w:rsidRDefault="003C404E" w:rsidP="003C404E">
      <w:pPr>
        <w:rPr>
          <w:ins w:id="30856" w:author="Rev 11 Allen Wirfs-Brock" w:date="2012-10-26T13:02:00Z"/>
          <w:rFonts w:ascii="Times New Roman" w:hAnsi="Times New Roman"/>
        </w:rPr>
      </w:pPr>
      <w:ins w:id="30857" w:author="Rev 11 Allen Wirfs-Brock" w:date="2012-10-26T13:02:00Z">
        <w:r w:rsidRPr="00002F60">
          <w:rPr>
            <w:rFonts w:ascii="Times New Roman" w:hAnsi="Times New Roman"/>
          </w:rPr>
          <w:t>1.</w:t>
        </w:r>
        <w:r w:rsidRPr="00002F60">
          <w:rPr>
            <w:rFonts w:ascii="Times New Roman" w:hAnsi="Times New Roman"/>
          </w:rPr>
          <w:tab/>
          <w:t>Perform the AddRestrictedFunctionProperties</w:t>
        </w:r>
      </w:ins>
      <w:ins w:id="30858" w:author="Rev 11 Allen Wirfs-Brock" w:date="2012-10-26T13:05:00Z">
        <w:r w:rsidRPr="00002F60">
          <w:rPr>
            <w:rFonts w:ascii="Times New Roman" w:hAnsi="Times New Roman"/>
          </w:rPr>
          <w:t xml:space="preserve"> (13.6.3) </w:t>
        </w:r>
      </w:ins>
      <w:ins w:id="30859" w:author="Rev 11 Allen Wirfs-Brock" w:date="2012-10-26T13:02:00Z">
        <w:r w:rsidRPr="00002F60">
          <w:rPr>
            <w:rFonts w:ascii="Times New Roman" w:hAnsi="Times New Roman"/>
          </w:rPr>
          <w:t xml:space="preserve"> abstract operator with argument </w:t>
        </w:r>
      </w:ins>
      <w:ins w:id="30860" w:author="Rev 11 Allen Wirfs-Brock" w:date="2012-10-26T13:04:00Z">
        <w:r w:rsidRPr="00002F60">
          <w:rPr>
            <w:rFonts w:ascii="Times New Roman" w:hAnsi="Times New Roman"/>
            <w:i/>
            <w:iCs/>
          </w:rPr>
          <w:t>F</w:t>
        </w:r>
      </w:ins>
      <w:ins w:id="30861" w:author="Rev 11 Allen Wirfs-Brock" w:date="2012-10-26T13:02:00Z">
        <w:r w:rsidRPr="00002F60">
          <w:rPr>
            <w:rFonts w:ascii="Times New Roman" w:hAnsi="Times New Roman"/>
          </w:rPr>
          <w:t>.</w:t>
        </w:r>
      </w:ins>
    </w:p>
    <w:p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30862" w:name="_Toc382212248"/>
      <w:bookmarkStart w:id="30863" w:name="_Toc382212811"/>
      <w:bookmarkStart w:id="30864" w:name="_Toc382291593"/>
      <w:bookmarkStart w:id="30865" w:name="_Toc385672242"/>
      <w:bookmarkStart w:id="30866" w:name="_Toc393690346"/>
    </w:p>
    <w:p w:rsidR="004C02EF" w:rsidRPr="00E77497" w:rsidRDefault="004C02EF" w:rsidP="00B43482">
      <w:pPr>
        <w:pStyle w:val="Heading2"/>
        <w:numPr>
          <w:ilvl w:val="0"/>
          <w:numId w:val="0"/>
        </w:numPr>
      </w:pPr>
      <w:bookmarkStart w:id="30867" w:name="_Ref457031693"/>
      <w:bookmarkStart w:id="30868" w:name="_Toc472818902"/>
      <w:bookmarkStart w:id="30869" w:name="_Toc235503480"/>
      <w:bookmarkStart w:id="30870" w:name="_Toc241509255"/>
      <w:bookmarkStart w:id="30871" w:name="_Toc244416742"/>
      <w:bookmarkStart w:id="30872" w:name="_Toc276631106"/>
      <w:bookmarkStart w:id="30873" w:name="_Toc339020432"/>
      <w:r w:rsidRPr="00E77497">
        <w:t>15.1</w:t>
      </w:r>
      <w:r w:rsidRPr="00E77497">
        <w:tab/>
        <w:t>The Global Objec</w:t>
      </w:r>
      <w:bookmarkEnd w:id="30862"/>
      <w:bookmarkEnd w:id="30863"/>
      <w:bookmarkEnd w:id="30864"/>
      <w:bookmarkEnd w:id="30865"/>
      <w:bookmarkEnd w:id="30866"/>
      <w:r w:rsidRPr="00E77497">
        <w:t>t</w:t>
      </w:r>
      <w:bookmarkEnd w:id="30867"/>
      <w:bookmarkEnd w:id="30868"/>
      <w:bookmarkEnd w:id="30869"/>
      <w:bookmarkEnd w:id="30870"/>
      <w:bookmarkEnd w:id="30871"/>
      <w:bookmarkEnd w:id="30872"/>
      <w:bookmarkEnd w:id="30873"/>
    </w:p>
    <w:p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30874" w:name="_Toc382291594"/>
      <w:bookmarkStart w:id="30875" w:name="_Toc385672243"/>
    </w:p>
    <w:p w:rsidR="004C02EF" w:rsidRPr="00E77497" w:rsidRDefault="004C02EF" w:rsidP="004C02EF">
      <w:r w:rsidRPr="00E77497">
        <w:t>The global object does not have a [[Call]] internal property; it is not possible to invoke the global object as a function.</w:t>
      </w:r>
    </w:p>
    <w:p w:rsidR="004C02EF" w:rsidRPr="00E77497" w:rsidRDefault="004C02EF" w:rsidP="004C02EF">
      <w:r w:rsidRPr="00E77497">
        <w:t>The value</w:t>
      </w:r>
      <w:del w:id="30876" w:author="Rev 3 Allen Wirfs-Brock" w:date="2011-08-30T11:34:00Z">
        <w:r w:rsidRPr="00E77497" w:rsidDel="00F937DA">
          <w:delText>s</w:delText>
        </w:r>
      </w:del>
      <w:r w:rsidRPr="00E77497">
        <w:t xml:space="preserve"> of the [[Prototype]] </w:t>
      </w:r>
      <w:del w:id="30877" w:author="Allen Wirfs-Brock" w:date="2011-07-02T13:24:00Z">
        <w:r w:rsidRPr="00E77497" w:rsidDel="008962D8">
          <w:delText xml:space="preserve">and [[Class]] </w:delText>
        </w:r>
      </w:del>
      <w:r w:rsidRPr="00E77497">
        <w:t>internal propert</w:t>
      </w:r>
      <w:ins w:id="30878" w:author="Rev 3 Allen Wirfs-Brock" w:date="2011-08-30T11:34:00Z">
        <w:r w:rsidR="00F937DA" w:rsidRPr="00E77497">
          <w:t>y</w:t>
        </w:r>
      </w:ins>
      <w:del w:id="30879" w:author="Rev 3 Allen Wirfs-Brock" w:date="2011-08-30T11:34:00Z">
        <w:r w:rsidRPr="00E77497" w:rsidDel="00F937DA">
          <w:delText>ies</w:delText>
        </w:r>
      </w:del>
      <w:r w:rsidRPr="00E77497">
        <w:t xml:space="preserve"> of the global object </w:t>
      </w:r>
      <w:del w:id="30880" w:author="Rev 3 Allen Wirfs-Brock" w:date="2011-08-30T11:34:00Z">
        <w:r w:rsidRPr="00E77497" w:rsidDel="00F937DA">
          <w:delText xml:space="preserve">are </w:delText>
        </w:r>
      </w:del>
      <w:ins w:id="30881" w:author="Rev 3 Allen Wirfs-Brock" w:date="2011-08-30T11:34:00Z">
        <w:r w:rsidR="00F937DA" w:rsidRPr="00E77497">
          <w:t xml:space="preserve">is </w:t>
        </w:r>
      </w:ins>
      <w:r w:rsidRPr="00E77497">
        <w:t>implementation-dependent.</w:t>
      </w:r>
      <w:bookmarkStart w:id="30882" w:name="_Toc393690347"/>
    </w:p>
    <w:p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rsidR="004C02EF" w:rsidRPr="00E77497" w:rsidRDefault="004C02EF" w:rsidP="00B43482">
      <w:pPr>
        <w:pStyle w:val="Heading3"/>
        <w:numPr>
          <w:ilvl w:val="0"/>
          <w:numId w:val="0"/>
        </w:numPr>
      </w:pPr>
      <w:bookmarkStart w:id="30883" w:name="_Toc472818903"/>
      <w:bookmarkStart w:id="30884" w:name="_Toc235503481"/>
      <w:bookmarkStart w:id="30885" w:name="_Toc241509256"/>
      <w:bookmarkStart w:id="30886" w:name="_Toc244416743"/>
      <w:bookmarkStart w:id="30887" w:name="_Toc276631107"/>
      <w:bookmarkStart w:id="30888" w:name="_Toc339020433"/>
      <w:r w:rsidRPr="00E77497">
        <w:t>15.1.1</w:t>
      </w:r>
      <w:r w:rsidRPr="00E77497">
        <w:tab/>
        <w:t>Value Properties of the Global Objec</w:t>
      </w:r>
      <w:bookmarkEnd w:id="30874"/>
      <w:bookmarkEnd w:id="30875"/>
      <w:bookmarkEnd w:id="30882"/>
      <w:r w:rsidRPr="00E77497">
        <w:t>t</w:t>
      </w:r>
      <w:bookmarkStart w:id="30889" w:name="_Toc385672244"/>
      <w:bookmarkStart w:id="30890" w:name="_Toc393690348"/>
      <w:bookmarkStart w:id="30891" w:name="_Toc382291595"/>
      <w:bookmarkEnd w:id="30883"/>
      <w:bookmarkEnd w:id="30884"/>
      <w:bookmarkEnd w:id="30885"/>
      <w:bookmarkEnd w:id="30886"/>
      <w:bookmarkEnd w:id="30887"/>
      <w:bookmarkEnd w:id="30888"/>
    </w:p>
    <w:p w:rsidR="004C02EF" w:rsidRPr="00E77497" w:rsidRDefault="004C02EF" w:rsidP="004C02EF">
      <w:pPr>
        <w:pStyle w:val="Heading4"/>
        <w:numPr>
          <w:ilvl w:val="0"/>
          <w:numId w:val="0"/>
        </w:numPr>
      </w:pPr>
      <w:bookmarkStart w:id="30892" w:name="_Ref449966769"/>
      <w:r w:rsidRPr="00E77497">
        <w:t>15.1.1.1</w:t>
      </w:r>
      <w:r w:rsidRPr="00E77497">
        <w:tab/>
        <w:t>Na</w:t>
      </w:r>
      <w:bookmarkEnd w:id="30889"/>
      <w:bookmarkEnd w:id="30890"/>
      <w:r w:rsidRPr="00E77497">
        <w:t>N</w:t>
      </w:r>
      <w:bookmarkEnd w:id="30892"/>
    </w:p>
    <w:p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30893" w:name="_Toc385672245"/>
      <w:bookmarkStart w:id="30894"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4C02EF">
      <w:pPr>
        <w:pStyle w:val="Heading4"/>
        <w:numPr>
          <w:ilvl w:val="0"/>
          <w:numId w:val="0"/>
        </w:numPr>
      </w:pPr>
      <w:bookmarkStart w:id="30895" w:name="_Ref449966787"/>
      <w:r w:rsidRPr="00E77497">
        <w:t>15.1.1.2</w:t>
      </w:r>
      <w:r w:rsidRPr="00E77497">
        <w:tab/>
        <w:t>Infinit</w:t>
      </w:r>
      <w:bookmarkEnd w:id="30893"/>
      <w:bookmarkEnd w:id="30894"/>
      <w:r w:rsidRPr="00E77497">
        <w:t>y</w:t>
      </w:r>
      <w:bookmarkEnd w:id="30895"/>
    </w:p>
    <w:p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30896" w:name="_Toc385672246"/>
      <w:bookmarkStart w:id="30897"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4C02EF">
      <w:pPr>
        <w:pStyle w:val="Heading4"/>
        <w:numPr>
          <w:ilvl w:val="0"/>
          <w:numId w:val="0"/>
        </w:numPr>
      </w:pPr>
      <w:bookmarkStart w:id="30898" w:name="_Ref449966804"/>
      <w:r w:rsidRPr="00E77497">
        <w:lastRenderedPageBreak/>
        <w:t>15.1.1.3</w:t>
      </w:r>
      <w:r w:rsidRPr="00E77497">
        <w:tab/>
        <w:t>undefined</w:t>
      </w:r>
      <w:bookmarkEnd w:id="30898"/>
    </w:p>
    <w:p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B43482">
      <w:pPr>
        <w:pStyle w:val="Heading3"/>
        <w:numPr>
          <w:ilvl w:val="0"/>
          <w:numId w:val="0"/>
        </w:numPr>
      </w:pPr>
      <w:bookmarkStart w:id="30899" w:name="_Toc472818904"/>
      <w:bookmarkStart w:id="30900" w:name="_Toc235503482"/>
      <w:bookmarkStart w:id="30901" w:name="_Toc241509257"/>
      <w:bookmarkStart w:id="30902" w:name="_Toc244416744"/>
      <w:bookmarkStart w:id="30903" w:name="_Toc276631108"/>
      <w:bookmarkStart w:id="30904" w:name="_Toc339020434"/>
      <w:r w:rsidRPr="00E77497">
        <w:t>15.1.2</w:t>
      </w:r>
      <w:r w:rsidRPr="00E77497">
        <w:tab/>
        <w:t>Function Properties of the Global Objec</w:t>
      </w:r>
      <w:bookmarkEnd w:id="30891"/>
      <w:bookmarkEnd w:id="30896"/>
      <w:bookmarkEnd w:id="30897"/>
      <w:r w:rsidRPr="00E77497">
        <w:t>t</w:t>
      </w:r>
      <w:bookmarkStart w:id="30905" w:name="_Toc382291596"/>
      <w:bookmarkStart w:id="30906" w:name="_Toc385672247"/>
      <w:bookmarkStart w:id="30907" w:name="_Toc393690351"/>
      <w:bookmarkEnd w:id="30899"/>
      <w:bookmarkEnd w:id="30900"/>
      <w:bookmarkEnd w:id="30901"/>
      <w:bookmarkEnd w:id="30902"/>
      <w:bookmarkEnd w:id="30903"/>
      <w:bookmarkEnd w:id="30904"/>
    </w:p>
    <w:p w:rsidR="004C02EF" w:rsidRPr="00E77497" w:rsidRDefault="004C02EF" w:rsidP="004C02EF">
      <w:pPr>
        <w:pStyle w:val="Heading4"/>
        <w:numPr>
          <w:ilvl w:val="0"/>
          <w:numId w:val="0"/>
        </w:numPr>
      </w:pPr>
      <w:bookmarkStart w:id="30908" w:name="_Ref449966832"/>
      <w:r w:rsidRPr="00E77497">
        <w:t>15.1.2.1</w:t>
      </w:r>
      <w:r w:rsidRPr="00E77497">
        <w:tab/>
        <w:t>eval (x</w:t>
      </w:r>
      <w:bookmarkEnd w:id="30905"/>
      <w:bookmarkEnd w:id="30906"/>
      <w:bookmarkEnd w:id="30907"/>
      <w:r w:rsidRPr="00E77497">
        <w:t>)</w:t>
      </w:r>
      <w:bookmarkEnd w:id="30908"/>
    </w:p>
    <w:p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rsidR="004C02EF" w:rsidRPr="00E77497" w:rsidRDefault="004C02EF" w:rsidP="00E81F5D">
      <w:pPr>
        <w:numPr>
          <w:ilvl w:val="0"/>
          <w:numId w:val="154"/>
        </w:numPr>
        <w:spacing w:after="0"/>
        <w:contextualSpacing/>
        <w:rPr>
          <w:rFonts w:ascii="Times New Roman" w:hAnsi="Times New Roman"/>
        </w:rPr>
      </w:pPr>
      <w:r w:rsidRPr="00E77497">
        <w:rPr>
          <w:rFonts w:ascii="Times New Roman" w:hAnsi="Times New Roman"/>
        </w:rPr>
        <w:t xml:space="preserve">Let </w:t>
      </w:r>
      <w:del w:id="30909" w:author="Rev 11 Allen Wirfs-Brock" w:date="2012-10-19T11:27:00Z">
        <w:r w:rsidRPr="00E77497" w:rsidDel="00A7678D">
          <w:rPr>
            <w:rFonts w:ascii="Times New Roman" w:hAnsi="Times New Roman"/>
            <w:i/>
          </w:rPr>
          <w:delText xml:space="preserve">prog </w:delText>
        </w:r>
      </w:del>
      <w:ins w:id="30910" w:author="Rev 11 Allen Wirfs-Brock" w:date="2012-10-19T11:27:00Z">
        <w:r w:rsidR="00A7678D">
          <w:rPr>
            <w:rFonts w:ascii="Times New Roman" w:hAnsi="Times New Roman"/>
            <w:i/>
          </w:rPr>
          <w:t>script</w:t>
        </w:r>
        <w:r w:rsidR="00A7678D" w:rsidRPr="00E77497">
          <w:rPr>
            <w:rFonts w:ascii="Times New Roman" w:hAnsi="Times New Roman"/>
            <w:i/>
          </w:rPr>
          <w:t xml:space="preserve"> </w:t>
        </w:r>
      </w:ins>
      <w:r w:rsidRPr="00E77497">
        <w:rPr>
          <w:rFonts w:ascii="Times New Roman" w:hAnsi="Times New Roman"/>
        </w:rPr>
        <w:t xml:space="preserve">be the ECMAScript code that is the result of parsing </w:t>
      </w:r>
      <w:r w:rsidRPr="00E77497">
        <w:rPr>
          <w:rFonts w:ascii="Times New Roman" w:hAnsi="Times New Roman"/>
          <w:i/>
        </w:rPr>
        <w:t>x</w:t>
      </w:r>
      <w:ins w:id="30911" w:author="Rev 9 Allen Wirfs-Brock" w:date="2012-07-07T14:15:00Z">
        <w:r w:rsidR="0011303E" w:rsidRPr="00851C0B">
          <w:rPr>
            <w:rFonts w:ascii="Times New Roman" w:hAnsi="Times New Roman"/>
          </w:rPr>
          <w:t>, interpreted as UTF-16 encoded Unico</w:t>
        </w:r>
      </w:ins>
      <w:ins w:id="30912" w:author="Rev 9 Allen Wirfs-Brock" w:date="2012-07-07T14:16:00Z">
        <w:r w:rsidR="0011303E" w:rsidRPr="00851C0B">
          <w:rPr>
            <w:rFonts w:ascii="Times New Roman" w:hAnsi="Times New Roman"/>
          </w:rPr>
          <w:t>de text</w:t>
        </w:r>
      </w:ins>
      <w:ins w:id="30913" w:author="Rev 10 Allen Wirfs-Brock" w:date="2012-08-30T16:12:00Z">
        <w:r w:rsidR="00851C0B">
          <w:rPr>
            <w:rFonts w:ascii="Times New Roman" w:hAnsi="Times New Roman"/>
          </w:rPr>
          <w:t xml:space="preserve"> as described in 8.4</w:t>
        </w:r>
      </w:ins>
      <w:ins w:id="30914" w:author="Rev 9 Allen Wirfs-Brock" w:date="2012-07-07T14:17:00Z">
        <w:r w:rsidR="0011303E">
          <w:rPr>
            <w:rFonts w:ascii="Times New Roman" w:hAnsi="Times New Roman"/>
            <w:i/>
          </w:rPr>
          <w:t>,</w:t>
        </w:r>
      </w:ins>
      <w:r w:rsidRPr="00E77497">
        <w:rPr>
          <w:rFonts w:ascii="Times New Roman" w:hAnsi="Times New Roman"/>
          <w:i/>
        </w:rPr>
        <w:t xml:space="preserve"> </w:t>
      </w:r>
      <w:del w:id="30915" w:author="Rev 7 Allen Wirfs-Brock" w:date="2012-05-02T11:40:00Z">
        <w:r w:rsidRPr="00E77497" w:rsidDel="00E56428">
          <w:rPr>
            <w:rFonts w:ascii="Times New Roman" w:hAnsi="Times New Roman"/>
          </w:rPr>
          <w:delText>as a</w:delText>
        </w:r>
      </w:del>
      <w:ins w:id="30916" w:author="Rev 7 Allen Wirfs-Brock" w:date="2012-05-02T11:40:00Z">
        <w:r w:rsidR="00E56428">
          <w:rPr>
            <w:rFonts w:ascii="Times New Roman" w:hAnsi="Times New Roman"/>
          </w:rPr>
          <w:t>for the goal symbol</w:t>
        </w:r>
      </w:ins>
      <w:r w:rsidRPr="00E77497">
        <w:rPr>
          <w:rFonts w:ascii="Times New Roman" w:hAnsi="Times New Roman"/>
        </w:rPr>
        <w:t xml:space="preserve"> </w:t>
      </w:r>
      <w:del w:id="30917" w:author="Rev 11 Allen Wirfs-Brock" w:date="2012-10-18T15:51:00Z">
        <w:r w:rsidRPr="00E77497" w:rsidDel="0084788F">
          <w:rPr>
            <w:rFonts w:ascii="Times New Roman" w:hAnsi="Times New Roman"/>
            <w:i/>
          </w:rPr>
          <w:delText>Program</w:delText>
        </w:r>
      </w:del>
      <w:ins w:id="30918" w:author="Rev 11 Allen Wirfs-Brock" w:date="2012-10-18T15:51:00Z">
        <w:r w:rsidR="0084788F">
          <w:rPr>
            <w:rFonts w:ascii="Times New Roman" w:hAnsi="Times New Roman"/>
            <w:i/>
          </w:rPr>
          <w:t>Script</w:t>
        </w:r>
      </w:ins>
      <w:r w:rsidRPr="00E77497">
        <w:rPr>
          <w:rFonts w:ascii="Times New Roman" w:hAnsi="Times New Roman"/>
        </w:rPr>
        <w:t>. If the parse fails</w:t>
      </w:r>
      <w:ins w:id="30919" w:author="Rev 9 Allen Wirfs-Brock" w:date="2012-07-07T14:17:00Z">
        <w:r w:rsidR="0011303E">
          <w:rPr>
            <w:rFonts w:ascii="Times New Roman" w:hAnsi="Times New Roman"/>
          </w:rPr>
          <w:t xml:space="preserve"> or any early errors are detected</w:t>
        </w:r>
      </w:ins>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rsidR="00CD38D5" w:rsidRDefault="00CD38D5" w:rsidP="00A7678D">
      <w:pPr>
        <w:pStyle w:val="Alg4"/>
        <w:numPr>
          <w:ilvl w:val="0"/>
          <w:numId w:val="154"/>
        </w:numPr>
        <w:rPr>
          <w:ins w:id="30920" w:author="Rev 11 Allen Wirfs-Brock" w:date="2012-10-19T14:26:00Z"/>
        </w:rPr>
      </w:pPr>
      <w:ins w:id="30921" w:author="Rev 11 Allen Wirfs-Brock" w:date="2012-10-19T14:26:00Z">
        <w:r>
          <w:t xml:space="preserve">If </w:t>
        </w:r>
        <w:r>
          <w:rPr>
            <w:i/>
            <w:iCs/>
          </w:rPr>
          <w:t>script</w:t>
        </w:r>
        <w:r>
          <w:t xml:space="preserve"> Contains </w:t>
        </w:r>
      </w:ins>
      <w:ins w:id="30922" w:author="Rev 11 Allen Wirfs-Brock" w:date="2012-10-19T14:27:00Z">
        <w:r>
          <w:rPr>
            <w:i/>
            <w:iCs/>
          </w:rPr>
          <w:t>ScriptBody</w:t>
        </w:r>
        <w:r>
          <w:t xml:space="preserve"> is </w:t>
        </w:r>
        <w:r>
          <w:rPr>
            <w:b/>
            <w:bCs/>
          </w:rPr>
          <w:t>false</w:t>
        </w:r>
        <w:r>
          <w:t xml:space="preserve">, return </w:t>
        </w:r>
      </w:ins>
      <w:ins w:id="30923" w:author="Rev 11 Allen Wirfs-Brock" w:date="2012-10-19T14:28:00Z">
        <w:r>
          <w:rPr>
            <w:b/>
            <w:bCs/>
          </w:rPr>
          <w:t>undefined</w:t>
        </w:r>
        <w:r>
          <w:t>.</w:t>
        </w:r>
      </w:ins>
    </w:p>
    <w:p w:rsidR="00A7678D" w:rsidRDefault="00A7678D" w:rsidP="00A7678D">
      <w:pPr>
        <w:pStyle w:val="Alg4"/>
        <w:numPr>
          <w:ilvl w:val="0"/>
          <w:numId w:val="154"/>
        </w:numPr>
        <w:rPr>
          <w:ins w:id="30924" w:author="Rev 11 Allen Wirfs-Brock" w:date="2012-10-19T11:26:00Z"/>
        </w:rPr>
      </w:pPr>
      <w:ins w:id="30925" w:author="Rev 11 Allen Wirfs-Brock" w:date="2012-10-19T11:26:00Z">
        <w:r>
          <w:t xml:space="preserve">Let </w:t>
        </w:r>
        <w:r w:rsidRPr="00A7678D">
          <w:rPr>
            <w:i/>
            <w:iCs/>
          </w:rPr>
          <w:t>strictScript</w:t>
        </w:r>
        <w:r>
          <w:t xml:space="preserve"> be IsStrict of </w:t>
        </w:r>
      </w:ins>
      <w:ins w:id="30926" w:author="Rev 11 Allen Wirfs-Brock" w:date="2012-10-19T11:27:00Z">
        <w:r w:rsidRPr="00A7678D">
          <w:rPr>
            <w:i/>
            <w:iCs/>
          </w:rPr>
          <w:t>script</w:t>
        </w:r>
        <w:r>
          <w:t>.</w:t>
        </w:r>
      </w:ins>
    </w:p>
    <w:p w:rsidR="00E81F5D" w:rsidRDefault="00E81F5D" w:rsidP="00E81F5D">
      <w:pPr>
        <w:pStyle w:val="Alg4"/>
        <w:numPr>
          <w:ilvl w:val="0"/>
          <w:numId w:val="154"/>
        </w:numPr>
        <w:rPr>
          <w:ins w:id="30927" w:author="Rev 11 Allen Wirfs-Brock" w:date="2012-10-19T11:42:00Z"/>
        </w:rPr>
      </w:pPr>
      <w:ins w:id="30928" w:author="Rev 11 Allen Wirfs-Brock" w:date="2012-10-19T11:42:00Z">
        <w:r>
          <w:t xml:space="preserve">If this is a direct </w:t>
        </w:r>
      </w:ins>
      <w:ins w:id="30929" w:author="Rev 11 Allen Wirfs-Brock" w:date="2012-10-19T11:43:00Z">
        <w:r>
          <w:t xml:space="preserve">call to </w:t>
        </w:r>
      </w:ins>
      <w:ins w:id="30930" w:author="Rev 11 Allen Wirfs-Brock" w:date="2012-10-19T11:42:00Z">
        <w:r>
          <w:t>eval</w:t>
        </w:r>
      </w:ins>
      <w:ins w:id="30931" w:author="Rev 11 Allen Wirfs-Brock" w:date="2012-10-19T11:44:00Z">
        <w:r>
          <w:t xml:space="preserve"> </w:t>
        </w:r>
        <w:r w:rsidRPr="00E77497">
          <w:t>(15.1.2.1.1)</w:t>
        </w:r>
      </w:ins>
      <w:ins w:id="30932" w:author="Rev 11 Allen Wirfs-Brock" w:date="2012-10-19T11:42:00Z">
        <w:r>
          <w:t xml:space="preserve">, let </w:t>
        </w:r>
        <w:r w:rsidRPr="00E81F5D">
          <w:rPr>
            <w:i/>
            <w:iCs/>
          </w:rPr>
          <w:t>direct</w:t>
        </w:r>
        <w:r>
          <w:t xml:space="preserve"> be </w:t>
        </w:r>
        <w:r w:rsidRPr="00E81F5D">
          <w:rPr>
            <w:b/>
            <w:bCs/>
          </w:rPr>
          <w:t>true</w:t>
        </w:r>
        <w:r>
          <w:t xml:space="preserve">, otherwise let </w:t>
        </w:r>
        <w:r>
          <w:rPr>
            <w:i/>
            <w:iCs/>
          </w:rPr>
          <w:t>direct</w:t>
        </w:r>
      </w:ins>
      <w:ins w:id="30933" w:author="Rev 11 Allen Wirfs-Brock" w:date="2012-10-19T11:43:00Z">
        <w:r>
          <w:t xml:space="preserve"> be </w:t>
        </w:r>
        <w:r>
          <w:rPr>
            <w:b/>
            <w:bCs/>
          </w:rPr>
          <w:t>false</w:t>
        </w:r>
        <w:r>
          <w:t>.</w:t>
        </w:r>
      </w:ins>
    </w:p>
    <w:p w:rsidR="00485D66" w:rsidRDefault="00485D66" w:rsidP="00485D66">
      <w:pPr>
        <w:pStyle w:val="Alg4"/>
        <w:numPr>
          <w:ilvl w:val="0"/>
          <w:numId w:val="154"/>
        </w:numPr>
        <w:rPr>
          <w:ins w:id="30934" w:author="Rev 11 Allen Wirfs-Brock" w:date="2012-10-19T12:59:00Z"/>
        </w:rPr>
      </w:pPr>
      <w:ins w:id="30935" w:author="Rev 11 Allen Wirfs-Brock" w:date="2012-10-19T12:59:00Z">
        <w:r>
          <w:t xml:space="preserve">If </w:t>
        </w:r>
        <w:r>
          <w:rPr>
            <w:i/>
            <w:iCs/>
          </w:rPr>
          <w:t>direct</w:t>
        </w:r>
        <w:r>
          <w:t xml:space="preserve"> is </w:t>
        </w:r>
        <w:r>
          <w:rPr>
            <w:b/>
            <w:bCs/>
          </w:rPr>
          <w:t>true</w:t>
        </w:r>
      </w:ins>
      <w:ins w:id="30936" w:author="Rev 11 Allen Wirfs-Brock" w:date="2012-10-19T13:00:00Z">
        <w:r>
          <w:t xml:space="preserve"> and the code that</w:t>
        </w:r>
        <w:r w:rsidR="00524D15">
          <w:t xml:space="preserve"> make the</w:t>
        </w:r>
        <w:r>
          <w:t xml:space="preserve"> direct call to eval is strict code, then let </w:t>
        </w:r>
        <w:r>
          <w:rPr>
            <w:i/>
            <w:iCs/>
          </w:rPr>
          <w:t>strictCaller</w:t>
        </w:r>
        <w:r>
          <w:t xml:space="preserve"> be </w:t>
        </w:r>
      </w:ins>
      <w:ins w:id="30937" w:author="Rev 11 Allen Wirfs-Brock" w:date="2012-10-19T13:01:00Z">
        <w:r>
          <w:rPr>
            <w:b/>
            <w:bCs/>
          </w:rPr>
          <w:t>true</w:t>
        </w:r>
        <w:r>
          <w:rPr>
            <w:i/>
            <w:iCs/>
          </w:rPr>
          <w:t>.</w:t>
        </w:r>
        <w:r>
          <w:t xml:space="preserve"> Otherwise, let </w:t>
        </w:r>
        <w:r>
          <w:rPr>
            <w:i/>
            <w:iCs/>
          </w:rPr>
          <w:t>strictCaller</w:t>
        </w:r>
        <w:r>
          <w:t xml:space="preserve"> be </w:t>
        </w:r>
        <w:r>
          <w:rPr>
            <w:b/>
            <w:bCs/>
          </w:rPr>
          <w:t>false</w:t>
        </w:r>
        <w:r>
          <w:rPr>
            <w:i/>
            <w:iCs/>
          </w:rPr>
          <w:t>.</w:t>
        </w:r>
      </w:ins>
    </w:p>
    <w:p w:rsidR="008E7C39" w:rsidRDefault="008E7C39" w:rsidP="00A01ED4">
      <w:pPr>
        <w:pStyle w:val="Alg4"/>
        <w:numPr>
          <w:ilvl w:val="0"/>
          <w:numId w:val="154"/>
        </w:numPr>
        <w:rPr>
          <w:ins w:id="30938" w:author="Rev 11 Allen Wirfs-Brock" w:date="2012-10-19T11:48:00Z"/>
        </w:rPr>
      </w:pPr>
      <w:ins w:id="30939" w:author="Rev 11 Allen Wirfs-Brock" w:date="2012-10-19T11:48:00Z">
        <w:r>
          <w:t xml:space="preserve">Let </w:t>
        </w:r>
        <w:r w:rsidRPr="008E7C39">
          <w:rPr>
            <w:i/>
            <w:iCs/>
          </w:rPr>
          <w:t>ctx</w:t>
        </w:r>
        <w:r>
          <w:t xml:space="preserve"> be the running execution context. If </w:t>
        </w:r>
      </w:ins>
      <w:ins w:id="30940" w:author="Rev 11 Allen Wirfs-Brock" w:date="2012-10-19T11:49:00Z">
        <w:r>
          <w:rPr>
            <w:i/>
            <w:iCs/>
          </w:rPr>
          <w:t>direct</w:t>
        </w:r>
        <w:r>
          <w:t xml:space="preserve"> is true </w:t>
        </w:r>
        <w:r w:rsidRPr="008E7C39">
          <w:rPr>
            <w:i/>
            <w:iCs/>
          </w:rPr>
          <w:t>ctx</w:t>
        </w:r>
        <w:r>
          <w:t xml:space="preserve"> will be the execution context that performed </w:t>
        </w:r>
      </w:ins>
      <w:ins w:id="30941" w:author="Rev 11 Allen Wirfs-Brock" w:date="2012-10-19T12:01:00Z">
        <w:r w:rsidR="00A01ED4">
          <w:t>the</w:t>
        </w:r>
      </w:ins>
      <w:ins w:id="30942" w:author="Rev 11 Allen Wirfs-Brock" w:date="2012-10-19T11:49:00Z">
        <w:r>
          <w:t xml:space="preserve"> direct eval.  If </w:t>
        </w:r>
        <w:r>
          <w:rPr>
            <w:i/>
            <w:iCs/>
          </w:rPr>
          <w:t>direct</w:t>
        </w:r>
        <w:r>
          <w:t xml:space="preserve"> is </w:t>
        </w:r>
        <w:r>
          <w:rPr>
            <w:b/>
            <w:bCs/>
          </w:rPr>
          <w:t>false</w:t>
        </w:r>
        <w:r>
          <w:t xml:space="preserve"> </w:t>
        </w:r>
      </w:ins>
      <w:ins w:id="30943" w:author="Rev 11 Allen Wirfs-Brock" w:date="2012-10-19T12:01:00Z">
        <w:r w:rsidR="00A01ED4" w:rsidRPr="008E7C39">
          <w:rPr>
            <w:i/>
            <w:iCs/>
          </w:rPr>
          <w:t>ctx</w:t>
        </w:r>
        <w:r w:rsidR="00A01ED4">
          <w:t xml:space="preserve"> </w:t>
        </w:r>
      </w:ins>
      <w:ins w:id="30944" w:author="Rev 11 Allen Wirfs-Brock" w:date="2012-10-19T11:50:00Z">
        <w:r>
          <w:t xml:space="preserve">will be </w:t>
        </w:r>
      </w:ins>
      <w:ins w:id="30945" w:author="Rev 11 Allen Wirfs-Brock" w:date="2012-10-19T12:01:00Z">
        <w:r w:rsidR="00A01ED4" w:rsidRPr="00A01ED4">
          <w:t>the</w:t>
        </w:r>
      </w:ins>
      <w:ins w:id="30946" w:author="Rev 11 Allen Wirfs-Brock" w:date="2012-10-19T11:50:00Z">
        <w:r>
          <w:t xml:space="preserve"> execution context for the invocation of the eval function.</w:t>
        </w:r>
      </w:ins>
    </w:p>
    <w:p w:rsidR="00582214" w:rsidRDefault="00582214" w:rsidP="00582214">
      <w:pPr>
        <w:pStyle w:val="Alg4"/>
        <w:numPr>
          <w:ilvl w:val="0"/>
          <w:numId w:val="154"/>
        </w:numPr>
        <w:rPr>
          <w:ins w:id="30947" w:author="Rev 11 Allen Wirfs-Brock" w:date="2012-10-19T13:05:00Z"/>
        </w:rPr>
      </w:pPr>
      <w:ins w:id="30948" w:author="Rev 11 Allen Wirfs-Brock" w:date="2012-10-19T13:05:00Z">
        <w:r>
          <w:t xml:space="preserve">Let </w:t>
        </w:r>
        <w:r w:rsidRPr="00A01ED4">
          <w:rPr>
            <w:i/>
            <w:iCs/>
          </w:rPr>
          <w:t>evalRealm</w:t>
        </w:r>
        <w:r>
          <w:t xml:space="preserve"> be</w:t>
        </w:r>
        <w:r>
          <w:rPr>
            <w:i/>
            <w:iCs/>
          </w:rPr>
          <w:t xml:space="preserve"> ctx’s</w:t>
        </w:r>
        <w:r>
          <w:t xml:space="preserve"> Realm.</w:t>
        </w:r>
      </w:ins>
    </w:p>
    <w:p w:rsidR="008E7C39" w:rsidRDefault="008E7C39" w:rsidP="00485D66">
      <w:pPr>
        <w:pStyle w:val="Alg4"/>
        <w:numPr>
          <w:ilvl w:val="0"/>
          <w:numId w:val="154"/>
        </w:numPr>
        <w:rPr>
          <w:ins w:id="30949" w:author="Rev 11 Allen Wirfs-Brock" w:date="2012-10-19T11:46:00Z"/>
        </w:rPr>
      </w:pPr>
      <w:ins w:id="30950" w:author="Rev 11 Allen Wirfs-Brock" w:date="2012-10-19T11:46:00Z">
        <w:r>
          <w:t xml:space="preserve">If </w:t>
        </w:r>
        <w:r>
          <w:rPr>
            <w:i/>
            <w:iCs/>
          </w:rPr>
          <w:t>direct</w:t>
        </w:r>
        <w:r>
          <w:t xml:space="preserve"> is </w:t>
        </w:r>
      </w:ins>
      <w:ins w:id="30951" w:author="Rev 11 Allen Wirfs-Brock" w:date="2012-10-19T12:03:00Z">
        <w:r w:rsidR="00A01ED4">
          <w:rPr>
            <w:b/>
            <w:bCs/>
          </w:rPr>
          <w:t>false</w:t>
        </w:r>
      </w:ins>
      <w:ins w:id="30952" w:author="Rev 11 Allen Wirfs-Brock" w:date="2012-10-19T12:04:00Z">
        <w:r w:rsidR="00A01ED4">
          <w:t xml:space="preserve">  and </w:t>
        </w:r>
      </w:ins>
      <w:ins w:id="30953" w:author="Rev 11 Allen Wirfs-Brock" w:date="2012-10-19T12:06:00Z">
        <w:r w:rsidR="00A01ED4">
          <w:rPr>
            <w:i/>
            <w:iCs/>
          </w:rPr>
          <w:t>staticScript</w:t>
        </w:r>
        <w:r w:rsidR="00A01ED4">
          <w:t xml:space="preserve"> is </w:t>
        </w:r>
        <w:r w:rsidR="00A01ED4">
          <w:rPr>
            <w:b/>
            <w:bCs/>
          </w:rPr>
          <w:t>false</w:t>
        </w:r>
      </w:ins>
      <w:ins w:id="30954" w:author="Rev 11 Allen Wirfs-Brock" w:date="2012-10-19T13:02:00Z">
        <w:r w:rsidR="00485D66">
          <w:t xml:space="preserve">, </w:t>
        </w:r>
      </w:ins>
      <w:ins w:id="30955" w:author="Rev 11 Allen Wirfs-Brock" w:date="2012-10-19T12:07:00Z">
        <w:r w:rsidR="00A01ED4">
          <w:t xml:space="preserve"> then</w:t>
        </w:r>
      </w:ins>
    </w:p>
    <w:p w:rsidR="00A01ED4" w:rsidRDefault="00DD6EB6" w:rsidP="00A01ED4">
      <w:pPr>
        <w:pStyle w:val="Alg4"/>
        <w:numPr>
          <w:ilvl w:val="1"/>
          <w:numId w:val="154"/>
        </w:numPr>
        <w:rPr>
          <w:ins w:id="30956" w:author="Rev 11 Allen Wirfs-Brock" w:date="2012-10-19T12:10:00Z"/>
        </w:rPr>
      </w:pPr>
      <w:ins w:id="30957" w:author="Rev 11 Allen Wirfs-Brock" w:date="2012-10-19T12:11:00Z">
        <w:r>
          <w:t xml:space="preserve">Return the result of Script Evaluation for </w:t>
        </w:r>
        <w:r>
          <w:rPr>
            <w:i/>
            <w:iCs/>
          </w:rPr>
          <w:t>script</w:t>
        </w:r>
        <w:r>
          <w:t xml:space="preserve"> with argument</w:t>
        </w:r>
      </w:ins>
      <w:ins w:id="30958" w:author="Rev 11 Allen Wirfs-Brock" w:date="2012-10-19T13:10:00Z">
        <w:r w:rsidR="00582214">
          <w:t>s</w:t>
        </w:r>
      </w:ins>
      <w:ins w:id="30959" w:author="Rev 11 Allen Wirfs-Brock" w:date="2012-10-19T12:11:00Z">
        <w:r>
          <w:t xml:space="preserve"> </w:t>
        </w:r>
      </w:ins>
      <w:ins w:id="30960" w:author="Rev 11 Allen Wirfs-Brock" w:date="2012-10-19T12:12:00Z">
        <w:r>
          <w:rPr>
            <w:i/>
            <w:iCs/>
          </w:rPr>
          <w:t>evalRealm</w:t>
        </w:r>
      </w:ins>
      <w:ins w:id="30961" w:author="Rev 11 Allen Wirfs-Brock" w:date="2012-10-19T13:09:00Z">
        <w:r w:rsidR="00582214">
          <w:t xml:space="preserve"> and </w:t>
        </w:r>
        <w:r w:rsidR="00582214">
          <w:rPr>
            <w:b/>
            <w:bCs/>
          </w:rPr>
          <w:t>true</w:t>
        </w:r>
      </w:ins>
      <w:ins w:id="30962" w:author="Rev 11 Allen Wirfs-Brock" w:date="2012-10-19T12:12:00Z">
        <w:r>
          <w:t>.</w:t>
        </w:r>
      </w:ins>
    </w:p>
    <w:p w:rsidR="00E81F5D" w:rsidRDefault="00E81F5D" w:rsidP="00582214">
      <w:pPr>
        <w:pStyle w:val="Alg4"/>
        <w:numPr>
          <w:ilvl w:val="0"/>
          <w:numId w:val="154"/>
        </w:numPr>
        <w:rPr>
          <w:ins w:id="30963" w:author="Rev 11 Allen Wirfs-Brock" w:date="2012-10-19T11:42:00Z"/>
        </w:rPr>
      </w:pPr>
      <w:ins w:id="30964" w:author="Rev 11 Allen Wirfs-Brock" w:date="2012-10-19T11:42:00Z">
        <w:r>
          <w:t xml:space="preserve">If </w:t>
        </w:r>
      </w:ins>
      <w:ins w:id="30965" w:author="Rev 11 Allen Wirfs-Brock" w:date="2012-10-19T13:04:00Z">
        <w:r w:rsidR="00485D66">
          <w:rPr>
            <w:i/>
            <w:iCs/>
          </w:rPr>
          <w:t>direct</w:t>
        </w:r>
        <w:r w:rsidR="00485D66">
          <w:t xml:space="preserve"> is </w:t>
        </w:r>
        <w:r w:rsidR="00485D66">
          <w:rPr>
            <w:b/>
            <w:bCs/>
          </w:rPr>
          <w:t>true</w:t>
        </w:r>
        <w:r w:rsidR="00485D66">
          <w:t xml:space="preserve">, </w:t>
        </w:r>
        <w:r w:rsidR="00485D66" w:rsidRPr="00485D66">
          <w:rPr>
            <w:i/>
            <w:iCs/>
          </w:rPr>
          <w:t>staticScript</w:t>
        </w:r>
        <w:r w:rsidR="00485D66">
          <w:t xml:space="preserve"> is </w:t>
        </w:r>
        <w:r w:rsidR="00485D66">
          <w:rPr>
            <w:b/>
            <w:bCs/>
          </w:rPr>
          <w:t>false</w:t>
        </w:r>
        <w:r w:rsidR="00485D66">
          <w:t xml:space="preserve">, </w:t>
        </w:r>
        <w:r w:rsidR="00485D66">
          <w:rPr>
            <w:i/>
            <w:iCs/>
          </w:rPr>
          <w:t>strictCaller</w:t>
        </w:r>
        <w:r w:rsidR="00485D66">
          <w:t xml:space="preserve"> is </w:t>
        </w:r>
        <w:r w:rsidR="00485D66" w:rsidRPr="00485D66">
          <w:rPr>
            <w:b/>
            <w:bCs/>
          </w:rPr>
          <w:t>false</w:t>
        </w:r>
      </w:ins>
      <w:ins w:id="30966" w:author="Rev 11 Allen Wirfs-Brock" w:date="2012-10-19T13:07:00Z">
        <w:r w:rsidR="00582214">
          <w:t xml:space="preserve">, and ctx’s LexicalEnvironment is the same as </w:t>
        </w:r>
        <w:r w:rsidR="00582214" w:rsidRPr="00582214">
          <w:rPr>
            <w:i/>
            <w:iCs/>
          </w:rPr>
          <w:t>evalRealm</w:t>
        </w:r>
        <w:r w:rsidR="00582214">
          <w:t>.</w:t>
        </w:r>
      </w:ins>
      <w:ins w:id="30967" w:author="Rev 11 Allen Wirfs-Brock" w:date="2012-10-19T13:08:00Z">
        <w:r w:rsidR="00582214">
          <w:t>[</w:t>
        </w:r>
      </w:ins>
      <w:ins w:id="30968" w:author="Rev 11 Allen Wirfs-Brock" w:date="2012-10-19T13:07:00Z">
        <w:r w:rsidR="00582214">
          <w:t>[globalEnv]]</w:t>
        </w:r>
      </w:ins>
      <w:ins w:id="30969" w:author="Rev 11 Allen Wirfs-Brock" w:date="2012-10-19T13:09:00Z">
        <w:r w:rsidR="00582214">
          <w:t>, then</w:t>
        </w:r>
      </w:ins>
    </w:p>
    <w:p w:rsidR="00582214" w:rsidRDefault="00582214" w:rsidP="00582214">
      <w:pPr>
        <w:pStyle w:val="Alg4"/>
        <w:numPr>
          <w:ilvl w:val="1"/>
          <w:numId w:val="154"/>
        </w:numPr>
        <w:rPr>
          <w:ins w:id="30970" w:author="Rev 11 Allen Wirfs-Brock" w:date="2012-10-19T13:09:00Z"/>
        </w:rPr>
      </w:pPr>
      <w:ins w:id="30971" w:author="Rev 11 Allen Wirfs-Brock" w:date="2012-10-19T13:09:00Z">
        <w:r>
          <w:t xml:space="preserve">Return the result of Script Evaluation for </w:t>
        </w:r>
        <w:r>
          <w:rPr>
            <w:i/>
            <w:iCs/>
          </w:rPr>
          <w:t>script</w:t>
        </w:r>
        <w:r>
          <w:t xml:space="preserve"> with argument</w:t>
        </w:r>
      </w:ins>
      <w:ins w:id="30972" w:author="Rev 11 Allen Wirfs-Brock" w:date="2012-10-19T13:10:00Z">
        <w:r>
          <w:t>s</w:t>
        </w:r>
      </w:ins>
      <w:ins w:id="30973" w:author="Rev 11 Allen Wirfs-Brock" w:date="2012-10-19T13:09:00Z">
        <w:r>
          <w:t xml:space="preserve"> </w:t>
        </w:r>
        <w:r>
          <w:rPr>
            <w:i/>
            <w:iCs/>
          </w:rPr>
          <w:t>evalRealm</w:t>
        </w:r>
      </w:ins>
      <w:ins w:id="30974" w:author="Rev 11 Allen Wirfs-Brock" w:date="2012-10-19T13:10:00Z">
        <w:r w:rsidRPr="00582214">
          <w:t xml:space="preserve"> </w:t>
        </w:r>
        <w:r>
          <w:t xml:space="preserve">and </w:t>
        </w:r>
        <w:r>
          <w:rPr>
            <w:b/>
            <w:bCs/>
          </w:rPr>
          <w:t>true</w:t>
        </w:r>
      </w:ins>
      <w:ins w:id="30975" w:author="Rev 11 Allen Wirfs-Brock" w:date="2012-10-19T13:09:00Z">
        <w:r>
          <w:t>.</w:t>
        </w:r>
      </w:ins>
    </w:p>
    <w:p w:rsidR="00524D15" w:rsidRDefault="00524D15" w:rsidP="00524D15">
      <w:pPr>
        <w:pStyle w:val="Alg4"/>
        <w:numPr>
          <w:ilvl w:val="0"/>
          <w:numId w:val="154"/>
        </w:numPr>
        <w:rPr>
          <w:ins w:id="30976" w:author="Rev 11 Allen Wirfs-Brock" w:date="2012-10-19T13:30:00Z"/>
        </w:rPr>
      </w:pPr>
      <w:ins w:id="30977" w:author="Rev 11 Allen Wirfs-Brock" w:date="2012-10-19T13:30:00Z">
        <w:r>
          <w:t xml:space="preserve">If </w:t>
        </w:r>
        <w:r>
          <w:rPr>
            <w:i/>
            <w:iCs/>
          </w:rPr>
          <w:t>direct</w:t>
        </w:r>
        <w:r>
          <w:t xml:space="preserve"> is </w:t>
        </w:r>
        <w:r w:rsidRPr="00524D15">
          <w:rPr>
            <w:b/>
            <w:bCs/>
          </w:rPr>
          <w:t>true</w:t>
        </w:r>
        <w:r>
          <w:t>, then</w:t>
        </w:r>
      </w:ins>
    </w:p>
    <w:p w:rsidR="00524D15" w:rsidRDefault="00524D15" w:rsidP="00E4731D">
      <w:pPr>
        <w:pStyle w:val="Alg4"/>
        <w:numPr>
          <w:ilvl w:val="1"/>
          <w:numId w:val="154"/>
        </w:numPr>
        <w:rPr>
          <w:ins w:id="30978" w:author="Rev 11 Allen Wirfs-Brock" w:date="2012-10-19T13:31:00Z"/>
        </w:rPr>
      </w:pPr>
      <w:ins w:id="30979" w:author="Rev 11 Allen Wirfs-Brock" w:date="2012-10-19T13:35:00Z">
        <w:r>
          <w:t>If the code that make the direct call to eval</w:t>
        </w:r>
      </w:ins>
      <w:ins w:id="30980" w:author="Rev 11 Allen Wirfs-Brock" w:date="2012-10-19T13:50:00Z">
        <w:r w:rsidR="00E4731D">
          <w:t xml:space="preserve"> i</w:t>
        </w:r>
      </w:ins>
      <w:ins w:id="30981" w:author="Rev 11 Allen Wirfs-Brock" w:date="2012-10-19T13:51:00Z">
        <w:r w:rsidR="00E4731D">
          <w:t>s</w:t>
        </w:r>
      </w:ins>
      <w:ins w:id="30982" w:author="Rev 11 Allen Wirfs-Brock" w:date="2012-10-19T13:50:00Z">
        <w:r w:rsidR="00E4731D">
          <w:t xml:space="preserve"> </w:t>
        </w:r>
        <w:commentRangeStart w:id="30983"/>
        <w:r w:rsidR="00E4731D">
          <w:t>function code</w:t>
        </w:r>
      </w:ins>
      <w:commentRangeEnd w:id="30983"/>
      <w:ins w:id="30984" w:author="Rev 11 Allen Wirfs-Brock" w:date="2012-10-19T13:54:00Z">
        <w:r w:rsidR="00874D75">
          <w:rPr>
            <w:rStyle w:val="CommentReference"/>
            <w:rFonts w:ascii="Arial" w:eastAsia="MS Mincho" w:hAnsi="Arial"/>
            <w:spacing w:val="0"/>
            <w:lang w:eastAsia="ja-JP"/>
          </w:rPr>
          <w:commentReference w:id="30983"/>
        </w:r>
      </w:ins>
      <w:ins w:id="30985" w:author="Rev 11 Allen Wirfs-Brock" w:date="2012-10-19T13:50:00Z">
        <w:r w:rsidR="00E4731D">
          <w:t xml:space="preserve"> and </w:t>
        </w:r>
        <w:commentRangeStart w:id="30986"/>
        <w:r w:rsidR="00E4731D">
          <w:t xml:space="preserve">ValidInFuction </w:t>
        </w:r>
      </w:ins>
      <w:commentRangeEnd w:id="30986"/>
      <w:ins w:id="30987" w:author="Rev 11 Allen Wirfs-Brock" w:date="2012-10-19T14:21:00Z">
        <w:r w:rsidR="00847C9F">
          <w:rPr>
            <w:rStyle w:val="CommentReference"/>
            <w:rFonts w:ascii="Arial" w:eastAsia="MS Mincho" w:hAnsi="Arial"/>
            <w:spacing w:val="0"/>
            <w:lang w:eastAsia="ja-JP"/>
          </w:rPr>
          <w:commentReference w:id="30986"/>
        </w:r>
      </w:ins>
      <w:ins w:id="30988" w:author="Rev 11 Allen Wirfs-Brock" w:date="2012-10-19T13:50:00Z">
        <w:r w:rsidR="00E4731D">
          <w:t xml:space="preserve">of </w:t>
        </w:r>
        <w:r w:rsidR="00E4731D">
          <w:rPr>
            <w:i/>
            <w:iCs/>
          </w:rPr>
          <w:t>script</w:t>
        </w:r>
        <w:r w:rsidR="00E4731D">
          <w:t xml:space="preserve"> is </w:t>
        </w:r>
      </w:ins>
      <w:ins w:id="30989" w:author="Rev 11 Allen Wirfs-Brock" w:date="2012-10-19T13:51:00Z">
        <w:r w:rsidR="00E4731D">
          <w:rPr>
            <w:b/>
            <w:bCs/>
          </w:rPr>
          <w:t>false</w:t>
        </w:r>
        <w:r w:rsidR="00E4731D">
          <w:t>, then throw a SyntaxError exception.</w:t>
        </w:r>
      </w:ins>
    </w:p>
    <w:p w:rsidR="00E4731D" w:rsidRDefault="00E4731D" w:rsidP="00E4731D">
      <w:pPr>
        <w:pStyle w:val="Alg4"/>
        <w:numPr>
          <w:ilvl w:val="1"/>
          <w:numId w:val="154"/>
        </w:numPr>
        <w:rPr>
          <w:ins w:id="30990" w:author="Rev 11 Allen Wirfs-Brock" w:date="2012-10-19T13:51:00Z"/>
        </w:rPr>
      </w:pPr>
      <w:ins w:id="30991" w:author="Rev 11 Allen Wirfs-Brock" w:date="2012-10-19T13:51:00Z">
        <w:r>
          <w:t xml:space="preserve">If the code that make the direct call to eval is </w:t>
        </w:r>
        <w:commentRangeStart w:id="30992"/>
        <w:r>
          <w:t xml:space="preserve">module code </w:t>
        </w:r>
      </w:ins>
      <w:commentRangeEnd w:id="30992"/>
      <w:ins w:id="30993" w:author="Rev 11 Allen Wirfs-Brock" w:date="2012-10-19T13:54:00Z">
        <w:r w:rsidR="00874D75">
          <w:rPr>
            <w:rStyle w:val="CommentReference"/>
            <w:rFonts w:ascii="Arial" w:eastAsia="MS Mincho" w:hAnsi="Arial"/>
            <w:spacing w:val="0"/>
            <w:lang w:eastAsia="ja-JP"/>
          </w:rPr>
          <w:commentReference w:id="30992"/>
        </w:r>
      </w:ins>
      <w:ins w:id="30994" w:author="Rev 11 Allen Wirfs-Brock" w:date="2012-10-19T13:51:00Z">
        <w:r>
          <w:t xml:space="preserve">and </w:t>
        </w:r>
        <w:commentRangeStart w:id="30995"/>
        <w:r>
          <w:t>ValidIn</w:t>
        </w:r>
      </w:ins>
      <w:ins w:id="30996" w:author="Rev 11 Allen Wirfs-Brock" w:date="2012-10-19T13:52:00Z">
        <w:r>
          <w:t>Module</w:t>
        </w:r>
      </w:ins>
      <w:ins w:id="30997" w:author="Rev 11 Allen Wirfs-Brock" w:date="2012-10-19T13:51:00Z">
        <w:r>
          <w:t xml:space="preserve"> </w:t>
        </w:r>
      </w:ins>
      <w:commentRangeEnd w:id="30995"/>
      <w:ins w:id="30998" w:author="Rev 11 Allen Wirfs-Brock" w:date="2012-10-19T14:21:00Z">
        <w:r w:rsidR="00847C9F">
          <w:rPr>
            <w:rStyle w:val="CommentReference"/>
            <w:rFonts w:ascii="Arial" w:eastAsia="MS Mincho" w:hAnsi="Arial"/>
            <w:spacing w:val="0"/>
            <w:lang w:eastAsia="ja-JP"/>
          </w:rPr>
          <w:commentReference w:id="30995"/>
        </w:r>
      </w:ins>
      <w:ins w:id="30999" w:author="Rev 11 Allen Wirfs-Brock" w:date="2012-10-19T13:51:00Z">
        <w:r>
          <w:t xml:space="preserve">of </w:t>
        </w:r>
        <w:r>
          <w:rPr>
            <w:i/>
            <w:iCs/>
          </w:rPr>
          <w:t>script</w:t>
        </w:r>
        <w:r>
          <w:t xml:space="preserve"> is </w:t>
        </w:r>
        <w:r>
          <w:rPr>
            <w:b/>
            <w:bCs/>
          </w:rPr>
          <w:t>false</w:t>
        </w:r>
        <w:r>
          <w:t>, then throw a SyntaxError exception.</w:t>
        </w:r>
      </w:ins>
    </w:p>
    <w:p w:rsidR="004C02EF" w:rsidRPr="00E77497" w:rsidDel="00CA7FF0" w:rsidRDefault="004C02EF" w:rsidP="0011303E">
      <w:pPr>
        <w:numPr>
          <w:ilvl w:val="0"/>
          <w:numId w:val="154"/>
        </w:numPr>
        <w:spacing w:after="0"/>
        <w:contextualSpacing/>
        <w:rPr>
          <w:del w:id="31000" w:author="Rev 11 Allen Wirfs-Brock" w:date="2012-10-18T16:58:00Z"/>
          <w:rFonts w:ascii="Times New Roman" w:hAnsi="Times New Roman"/>
        </w:rPr>
      </w:pPr>
      <w:del w:id="31001" w:author="Rev 11 Allen Wirfs-Brock" w:date="2012-10-18T16:58:00Z">
        <w:r w:rsidRPr="00E77497" w:rsidDel="00CA7FF0">
          <w:rPr>
            <w:rFonts w:ascii="Times New Roman" w:hAnsi="Times New Roman"/>
          </w:rPr>
          <w:delText xml:space="preserve">Let </w:delText>
        </w:r>
        <w:r w:rsidRPr="00E77497" w:rsidDel="00CA7FF0">
          <w:rPr>
            <w:rFonts w:ascii="Times New Roman" w:hAnsi="Times New Roman"/>
            <w:i/>
          </w:rPr>
          <w:delText xml:space="preserve">evalCtx </w:delText>
        </w:r>
        <w:r w:rsidRPr="00E77497" w:rsidDel="00CA7FF0">
          <w:rPr>
            <w:rFonts w:ascii="Times New Roman" w:hAnsi="Times New Roman"/>
          </w:rPr>
          <w:delText xml:space="preserve">be the result of establishing a new execution context (10.4.2) for the eval code </w:delText>
        </w:r>
        <w:r w:rsidRPr="00E77497" w:rsidDel="00CA7FF0">
          <w:rPr>
            <w:rFonts w:ascii="Times New Roman" w:hAnsi="Times New Roman"/>
            <w:i/>
          </w:rPr>
          <w:delText>prog</w:delText>
        </w:r>
        <w:r w:rsidRPr="00E77497" w:rsidDel="00CA7FF0">
          <w:rPr>
            <w:rFonts w:ascii="Times New Roman" w:hAnsi="Times New Roman"/>
          </w:rPr>
          <w:delText>.</w:delText>
        </w:r>
      </w:del>
    </w:p>
    <w:p w:rsidR="00E56428" w:rsidRPr="00E77497" w:rsidDel="002021F3" w:rsidRDefault="00E56428" w:rsidP="00E56428">
      <w:pPr>
        <w:pStyle w:val="Alg4"/>
        <w:numPr>
          <w:ilvl w:val="0"/>
          <w:numId w:val="154"/>
        </w:numPr>
        <w:rPr>
          <w:ins w:id="31002" w:author="Rev 7 Allen Wirfs-Brock" w:date="2012-05-02T11:36:00Z"/>
          <w:del w:id="31003" w:author="Rev 11 Allen Wirfs-Brock" w:date="2012-10-19T14:10:00Z"/>
        </w:rPr>
      </w:pPr>
      <w:ins w:id="31004" w:author="Rev 7 Allen Wirfs-Brock" w:date="2012-05-02T11:36:00Z">
        <w:del w:id="31005" w:author="Rev 11 Allen Wirfs-Brock" w:date="2012-10-19T14:10:00Z">
          <w:r w:rsidRPr="00E77497" w:rsidDel="002021F3">
            <w:delText>If there is no calling context or if the eval code is not being evaluated by a direct call (15.1.2.1.1) to the eval function then,</w:delText>
          </w:r>
        </w:del>
      </w:ins>
    </w:p>
    <w:p w:rsidR="00E56428" w:rsidRPr="00E77497" w:rsidDel="002021F3" w:rsidRDefault="00E56428" w:rsidP="00E56428">
      <w:pPr>
        <w:pStyle w:val="Alg4"/>
        <w:numPr>
          <w:ilvl w:val="1"/>
          <w:numId w:val="154"/>
        </w:numPr>
        <w:rPr>
          <w:ins w:id="31006" w:author="Rev 7 Allen Wirfs-Brock" w:date="2012-05-02T11:36:00Z"/>
          <w:del w:id="31007" w:author="Rev 11 Allen Wirfs-Brock" w:date="2012-10-19T14:10:00Z"/>
        </w:rPr>
      </w:pPr>
      <w:ins w:id="31008" w:author="Rev 7 Allen Wirfs-Brock" w:date="2012-05-02T11:36:00Z">
        <w:del w:id="31009" w:author="Rev 11 Allen Wirfs-Brock" w:date="2012-10-19T14:10:00Z">
          <w:r w:rsidRPr="00E77497" w:rsidDel="002021F3">
            <w:delText xml:space="preserve">Initialise the execution context as if it was a global execution context using the eval code as </w:delText>
          </w:r>
          <w:r w:rsidRPr="00E77497" w:rsidDel="002021F3">
            <w:rPr>
              <w:i/>
            </w:rPr>
            <w:delText>C</w:delText>
          </w:r>
          <w:r w:rsidRPr="00E77497" w:rsidDel="002021F3">
            <w:delText xml:space="preserve"> as described in 10.4.1.1.</w:delText>
          </w:r>
        </w:del>
      </w:ins>
    </w:p>
    <w:p w:rsidR="00E56428" w:rsidRPr="00E77497" w:rsidRDefault="00E56428" w:rsidP="00E56428">
      <w:pPr>
        <w:pStyle w:val="Alg4"/>
        <w:numPr>
          <w:ilvl w:val="0"/>
          <w:numId w:val="154"/>
        </w:numPr>
        <w:rPr>
          <w:ins w:id="31010" w:author="Rev 7 Allen Wirfs-Brock" w:date="2012-05-02T11:36:00Z"/>
        </w:rPr>
      </w:pPr>
      <w:ins w:id="31011" w:author="Rev 7 Allen Wirfs-Brock" w:date="2012-05-02T11:36:00Z">
        <w:del w:id="31012" w:author="Rev 11 Allen Wirfs-Brock" w:date="2012-10-19T14:04:00Z">
          <w:r w:rsidRPr="00E77497" w:rsidDel="002021F3">
            <w:delText>Else</w:delText>
          </w:r>
        </w:del>
      </w:ins>
      <w:ins w:id="31013" w:author="Rev 11 Allen Wirfs-Brock" w:date="2012-10-19T14:04:00Z">
        <w:r w:rsidR="002021F3">
          <w:t xml:space="preserve">If </w:t>
        </w:r>
        <w:r w:rsidR="002021F3">
          <w:rPr>
            <w:i/>
            <w:iCs/>
          </w:rPr>
          <w:t>direct</w:t>
        </w:r>
        <w:r w:rsidR="002021F3">
          <w:t xml:space="preserve"> is </w:t>
        </w:r>
        <w:r w:rsidR="002021F3">
          <w:rPr>
            <w:b/>
            <w:bCs/>
          </w:rPr>
          <w:t>true</w:t>
        </w:r>
        <w:r w:rsidR="002021F3">
          <w:t>, then</w:t>
        </w:r>
      </w:ins>
      <w:ins w:id="31014" w:author="Rev 7 Allen Wirfs-Brock" w:date="2012-05-02T11:36:00Z">
        <w:del w:id="31015" w:author="Rev 11 Allen Wirfs-Brock" w:date="2012-10-19T14:05:00Z">
          <w:r w:rsidRPr="00E77497" w:rsidDel="002021F3">
            <w:delText>,</w:delText>
          </w:r>
        </w:del>
      </w:ins>
    </w:p>
    <w:p w:rsidR="00E56428" w:rsidRPr="00E77497" w:rsidDel="002021F3" w:rsidRDefault="00E56428" w:rsidP="00E56428">
      <w:pPr>
        <w:pStyle w:val="Alg4"/>
        <w:numPr>
          <w:ilvl w:val="1"/>
          <w:numId w:val="154"/>
        </w:numPr>
        <w:rPr>
          <w:ins w:id="31016" w:author="Rev 7 Allen Wirfs-Brock" w:date="2012-05-02T11:36:00Z"/>
          <w:del w:id="31017" w:author="Rev 11 Allen Wirfs-Brock" w:date="2012-10-19T14:05:00Z"/>
        </w:rPr>
      </w:pPr>
      <w:ins w:id="31018" w:author="Rev 7 Allen Wirfs-Brock" w:date="2012-05-02T11:36:00Z">
        <w:del w:id="31019" w:author="Rev 11 Allen Wirfs-Brock" w:date="2012-10-19T14:05:00Z">
          <w:r w:rsidRPr="00E77497" w:rsidDel="002021F3">
            <w:delText>Set the ThisBinding to the same value as the ThisBinding of the calling execution context.</w:delText>
          </w:r>
        </w:del>
      </w:ins>
    </w:p>
    <w:p w:rsidR="00E56428" w:rsidRPr="00E77497" w:rsidRDefault="00E56428" w:rsidP="002021F3">
      <w:pPr>
        <w:pStyle w:val="Alg4"/>
        <w:numPr>
          <w:ilvl w:val="1"/>
          <w:numId w:val="154"/>
        </w:numPr>
        <w:rPr>
          <w:ins w:id="31020" w:author="Rev 7 Allen Wirfs-Brock" w:date="2012-05-02T11:36:00Z"/>
        </w:rPr>
      </w:pPr>
      <w:ins w:id="31021" w:author="Rev 7 Allen Wirfs-Brock" w:date="2012-05-02T11:36:00Z">
        <w:del w:id="31022" w:author="Rev 11 Allen Wirfs-Brock" w:date="2012-10-19T14:07:00Z">
          <w:r w:rsidRPr="00E77497" w:rsidDel="002021F3">
            <w:delText xml:space="preserve">Set </w:delText>
          </w:r>
        </w:del>
        <w:del w:id="31023" w:author="Rev 11 Allen Wirfs-Brock" w:date="2012-10-19T14:06:00Z">
          <w:r w:rsidRPr="00E77497" w:rsidDel="002021F3">
            <w:delText>the</w:delText>
          </w:r>
        </w:del>
      </w:ins>
      <w:ins w:id="31024" w:author="Rev 11 Allen Wirfs-Brock" w:date="2012-10-19T14:07:00Z">
        <w:r w:rsidR="002021F3">
          <w:t>L</w:t>
        </w:r>
      </w:ins>
      <w:ins w:id="31025" w:author="Rev 11 Allen Wirfs-Brock" w:date="2012-10-19T14:06:00Z">
        <w:r w:rsidR="002021F3">
          <w:t>et</w:t>
        </w:r>
      </w:ins>
      <w:ins w:id="31026" w:author="Rev 7 Allen Wirfs-Brock" w:date="2012-05-02T11:36:00Z">
        <w:r w:rsidRPr="00E77497">
          <w:t xml:space="preserve"> </w:t>
        </w:r>
        <w:del w:id="31027" w:author="Rev 11 Allen Wirfs-Brock" w:date="2012-10-19T14:06:00Z">
          <w:r w:rsidRPr="002021F3" w:rsidDel="002021F3">
            <w:rPr>
              <w:i/>
              <w:iCs/>
            </w:rPr>
            <w:delText>Lexical</w:delText>
          </w:r>
        </w:del>
      </w:ins>
      <w:ins w:id="31028" w:author="Rev 11 Allen Wirfs-Brock" w:date="2012-10-19T14:06:00Z">
        <w:r w:rsidR="002021F3" w:rsidRPr="002021F3">
          <w:rPr>
            <w:i/>
            <w:iCs/>
          </w:rPr>
          <w:t>lex</w:t>
        </w:r>
      </w:ins>
      <w:ins w:id="31029" w:author="Rev 7 Allen Wirfs-Brock" w:date="2012-05-02T11:36:00Z">
        <w:r w:rsidRPr="002021F3">
          <w:rPr>
            <w:i/>
            <w:iCs/>
          </w:rPr>
          <w:t>Env</w:t>
        </w:r>
        <w:del w:id="31030" w:author="Rev 11 Allen Wirfs-Brock" w:date="2012-10-19T14:06:00Z">
          <w:r w:rsidRPr="002021F3" w:rsidDel="002021F3">
            <w:rPr>
              <w:i/>
              <w:iCs/>
            </w:rPr>
            <w:delText>ironment</w:delText>
          </w:r>
        </w:del>
        <w:r w:rsidRPr="00E77497">
          <w:t xml:space="preserve"> to </w:t>
        </w:r>
        <w:del w:id="31031" w:author="Rev 11 Allen Wirfs-Brock" w:date="2012-10-19T14:07:00Z">
          <w:r w:rsidRPr="00E77497" w:rsidDel="002021F3">
            <w:delText>the same value as the</w:delText>
          </w:r>
        </w:del>
      </w:ins>
      <w:ins w:id="31032" w:author="Rev 11 Allen Wirfs-Brock" w:date="2012-10-19T14:07:00Z">
        <w:r w:rsidR="002021F3">
          <w:rPr>
            <w:i/>
            <w:iCs/>
          </w:rPr>
          <w:t>ctx’s</w:t>
        </w:r>
      </w:ins>
      <w:ins w:id="31033" w:author="Rev 7 Allen Wirfs-Brock" w:date="2012-05-02T11:36:00Z">
        <w:r w:rsidRPr="00E77497">
          <w:t xml:space="preserve"> LexicalEnvironment</w:t>
        </w:r>
        <w:del w:id="31034" w:author="Rev 11 Allen Wirfs-Brock" w:date="2012-10-19T14:07:00Z">
          <w:r w:rsidRPr="00E77497" w:rsidDel="002021F3">
            <w:delText xml:space="preserve"> of the calling execution context</w:delText>
          </w:r>
        </w:del>
        <w:r w:rsidRPr="00E77497">
          <w:t>.</w:t>
        </w:r>
      </w:ins>
    </w:p>
    <w:p w:rsidR="00E56428" w:rsidRPr="00E77497" w:rsidRDefault="00E56428" w:rsidP="002021F3">
      <w:pPr>
        <w:pStyle w:val="Alg4"/>
        <w:numPr>
          <w:ilvl w:val="1"/>
          <w:numId w:val="154"/>
        </w:numPr>
        <w:rPr>
          <w:ins w:id="31035" w:author="Rev 7 Allen Wirfs-Brock" w:date="2012-05-02T11:36:00Z"/>
        </w:rPr>
      </w:pPr>
      <w:ins w:id="31036" w:author="Rev 7 Allen Wirfs-Brock" w:date="2012-05-02T11:36:00Z">
        <w:del w:id="31037" w:author="Rev 11 Allen Wirfs-Brock" w:date="2012-10-19T14:07:00Z">
          <w:r w:rsidRPr="00E77497" w:rsidDel="002021F3">
            <w:delText>Set the</w:delText>
          </w:r>
        </w:del>
      </w:ins>
      <w:ins w:id="31038" w:author="Rev 11 Allen Wirfs-Brock" w:date="2012-10-19T14:07:00Z">
        <w:r w:rsidR="002021F3">
          <w:t>Let</w:t>
        </w:r>
      </w:ins>
      <w:ins w:id="31039" w:author="Rev 7 Allen Wirfs-Brock" w:date="2012-05-02T11:36:00Z">
        <w:r w:rsidRPr="00E77497">
          <w:t xml:space="preserve"> </w:t>
        </w:r>
        <w:del w:id="31040" w:author="Rev 11 Allen Wirfs-Brock" w:date="2012-10-19T14:07:00Z">
          <w:r w:rsidRPr="002021F3" w:rsidDel="002021F3">
            <w:rPr>
              <w:i/>
              <w:iCs/>
            </w:rPr>
            <w:delText>Variable</w:delText>
          </w:r>
        </w:del>
      </w:ins>
      <w:ins w:id="31041" w:author="Rev 11 Allen Wirfs-Brock" w:date="2012-10-19T14:07:00Z">
        <w:r w:rsidR="002021F3" w:rsidRPr="002021F3">
          <w:rPr>
            <w:i/>
            <w:iCs/>
          </w:rPr>
          <w:t>var</w:t>
        </w:r>
      </w:ins>
      <w:ins w:id="31042" w:author="Rev 7 Allen Wirfs-Brock" w:date="2012-05-02T11:36:00Z">
        <w:r w:rsidRPr="002021F3">
          <w:rPr>
            <w:i/>
            <w:iCs/>
          </w:rPr>
          <w:t>Env</w:t>
        </w:r>
      </w:ins>
      <w:ins w:id="31043" w:author="Rev 11 Allen Wirfs-Brock" w:date="2012-10-19T14:08:00Z">
        <w:r w:rsidR="002021F3">
          <w:t xml:space="preserve"> to</w:t>
        </w:r>
      </w:ins>
      <w:ins w:id="31044" w:author="Rev 7 Allen Wirfs-Brock" w:date="2012-05-02T11:36:00Z">
        <w:del w:id="31045" w:author="Rev 11 Allen Wirfs-Brock" w:date="2012-10-19T14:07:00Z">
          <w:r w:rsidRPr="002021F3" w:rsidDel="002021F3">
            <w:delText>ironment</w:delText>
          </w:r>
        </w:del>
        <w:r w:rsidRPr="00E77497">
          <w:t xml:space="preserve"> </w:t>
        </w:r>
      </w:ins>
      <w:ins w:id="31046" w:author="Rev 11 Allen Wirfs-Brock" w:date="2012-10-19T14:08:00Z">
        <w:r w:rsidR="002021F3">
          <w:rPr>
            <w:i/>
            <w:iCs/>
          </w:rPr>
          <w:t>ctx’s</w:t>
        </w:r>
      </w:ins>
      <w:ins w:id="31047" w:author="Rev 7 Allen Wirfs-Brock" w:date="2012-05-02T11:36:00Z">
        <w:del w:id="31048" w:author="Rev 11 Allen Wirfs-Brock" w:date="2012-10-19T14:08:00Z">
          <w:r w:rsidRPr="00E77497" w:rsidDel="002021F3">
            <w:delText>to the same value as the</w:delText>
          </w:r>
        </w:del>
        <w:r w:rsidRPr="00E77497">
          <w:t xml:space="preserve"> VariableEnvironment</w:t>
        </w:r>
        <w:del w:id="31049" w:author="Rev 11 Allen Wirfs-Brock" w:date="2012-10-19T14:08:00Z">
          <w:r w:rsidRPr="00E77497" w:rsidDel="002021F3">
            <w:delText xml:space="preserve"> of the calling execution context</w:delText>
          </w:r>
        </w:del>
        <w:r w:rsidRPr="00E77497">
          <w:t>.</w:t>
        </w:r>
      </w:ins>
    </w:p>
    <w:p w:rsidR="002021F3" w:rsidRDefault="002021F3" w:rsidP="002021F3">
      <w:pPr>
        <w:pStyle w:val="Alg4"/>
        <w:numPr>
          <w:ilvl w:val="0"/>
          <w:numId w:val="154"/>
        </w:numPr>
        <w:rPr>
          <w:ins w:id="31050" w:author="Rev 11 Allen Wirfs-Brock" w:date="2012-10-19T14:11:00Z"/>
        </w:rPr>
      </w:pPr>
      <w:ins w:id="31051" w:author="Rev 11 Allen Wirfs-Brock" w:date="2012-10-19T14:11:00Z">
        <w:r>
          <w:t>Else,</w:t>
        </w:r>
      </w:ins>
    </w:p>
    <w:p w:rsidR="002021F3" w:rsidRPr="00E77497" w:rsidRDefault="002021F3" w:rsidP="002021F3">
      <w:pPr>
        <w:pStyle w:val="Alg4"/>
        <w:numPr>
          <w:ilvl w:val="1"/>
          <w:numId w:val="154"/>
        </w:numPr>
        <w:rPr>
          <w:ins w:id="31052" w:author="Rev 11 Allen Wirfs-Brock" w:date="2012-10-19T14:12:00Z"/>
        </w:rPr>
      </w:pPr>
      <w:ins w:id="31053" w:author="Rev 11 Allen Wirfs-Brock" w:date="2012-10-19T14:12:00Z">
        <w:r>
          <w:t>Let</w:t>
        </w:r>
        <w:r w:rsidRPr="00E77497">
          <w:t xml:space="preserve"> </w:t>
        </w:r>
        <w:r w:rsidRPr="002021F3">
          <w:rPr>
            <w:i/>
            <w:iCs/>
          </w:rPr>
          <w:t>lexEnv</w:t>
        </w:r>
        <w:r w:rsidRPr="00E77497">
          <w:t xml:space="preserve"> to </w:t>
        </w:r>
      </w:ins>
      <w:ins w:id="31054" w:author="Rev 11 Allen Wirfs-Brock" w:date="2012-10-19T14:13:00Z">
        <w:r w:rsidRPr="00582214">
          <w:rPr>
            <w:i/>
            <w:iCs/>
          </w:rPr>
          <w:t>evalRealm</w:t>
        </w:r>
        <w:r>
          <w:t>.[[globalEnv]]</w:t>
        </w:r>
      </w:ins>
      <w:ins w:id="31055" w:author="Rev 11 Allen Wirfs-Brock" w:date="2012-10-19T14:12:00Z">
        <w:r w:rsidRPr="00E77497">
          <w:t>.</w:t>
        </w:r>
      </w:ins>
    </w:p>
    <w:p w:rsidR="002021F3" w:rsidRPr="00E77497" w:rsidRDefault="002021F3" w:rsidP="002021F3">
      <w:pPr>
        <w:pStyle w:val="Alg4"/>
        <w:numPr>
          <w:ilvl w:val="1"/>
          <w:numId w:val="154"/>
        </w:numPr>
        <w:rPr>
          <w:ins w:id="31056" w:author="Rev 11 Allen Wirfs-Brock" w:date="2012-10-19T14:12:00Z"/>
        </w:rPr>
      </w:pPr>
      <w:ins w:id="31057" w:author="Rev 11 Allen Wirfs-Brock" w:date="2012-10-19T14:12:00Z">
        <w:r>
          <w:t>Let</w:t>
        </w:r>
        <w:r w:rsidRPr="00E77497">
          <w:t xml:space="preserve"> </w:t>
        </w:r>
        <w:r w:rsidRPr="002021F3">
          <w:rPr>
            <w:i/>
            <w:iCs/>
          </w:rPr>
          <w:t>varEnv</w:t>
        </w:r>
        <w:r>
          <w:t xml:space="preserve"> to</w:t>
        </w:r>
        <w:r w:rsidRPr="00E77497">
          <w:t xml:space="preserve"> </w:t>
        </w:r>
      </w:ins>
      <w:ins w:id="31058" w:author="Rev 11 Allen Wirfs-Brock" w:date="2012-10-19T14:14:00Z">
        <w:r w:rsidRPr="00582214">
          <w:rPr>
            <w:i/>
            <w:iCs/>
          </w:rPr>
          <w:t>evalRealm</w:t>
        </w:r>
        <w:r>
          <w:t>.[[globalEnv]]</w:t>
        </w:r>
      </w:ins>
      <w:ins w:id="31059" w:author="Rev 11 Allen Wirfs-Brock" w:date="2012-10-19T14:12:00Z">
        <w:r w:rsidRPr="00E77497">
          <w:t>.</w:t>
        </w:r>
      </w:ins>
    </w:p>
    <w:p w:rsidR="00E56428" w:rsidRPr="00E77497" w:rsidRDefault="00E56428" w:rsidP="00847C9F">
      <w:pPr>
        <w:pStyle w:val="Alg4"/>
        <w:numPr>
          <w:ilvl w:val="0"/>
          <w:numId w:val="154"/>
        </w:numPr>
        <w:rPr>
          <w:ins w:id="31060" w:author="Rev 7 Allen Wirfs-Brock" w:date="2012-05-02T11:36:00Z"/>
        </w:rPr>
      </w:pPr>
      <w:ins w:id="31061" w:author="Rev 7 Allen Wirfs-Brock" w:date="2012-05-02T11:36:00Z">
        <w:r w:rsidRPr="00E77497">
          <w:t xml:space="preserve">If </w:t>
        </w:r>
      </w:ins>
      <w:ins w:id="31062" w:author="Rev 11 Allen Wirfs-Brock" w:date="2012-10-19T14:14:00Z">
        <w:r w:rsidR="00847C9F">
          <w:rPr>
            <w:i/>
            <w:iCs/>
          </w:rPr>
          <w:t>staticScript</w:t>
        </w:r>
        <w:r w:rsidR="00847C9F">
          <w:t xml:space="preserve"> is </w:t>
        </w:r>
      </w:ins>
      <w:ins w:id="31063" w:author="Rev 11 Allen Wirfs-Brock" w:date="2012-10-19T14:15:00Z">
        <w:r w:rsidR="00847C9F">
          <w:rPr>
            <w:b/>
            <w:bCs/>
          </w:rPr>
          <w:t>true</w:t>
        </w:r>
        <w:r w:rsidR="00847C9F">
          <w:t xml:space="preserve"> or if </w:t>
        </w:r>
        <w:r w:rsidR="00847C9F">
          <w:rPr>
            <w:i/>
            <w:iCs/>
          </w:rPr>
          <w:t>direct</w:t>
        </w:r>
        <w:r w:rsidR="00847C9F">
          <w:t xml:space="preserve"> is </w:t>
        </w:r>
        <w:r w:rsidR="00847C9F">
          <w:rPr>
            <w:b/>
            <w:bCs/>
          </w:rPr>
          <w:t>true</w:t>
        </w:r>
      </w:ins>
      <w:ins w:id="31064" w:author="Rev 11 Allen Wirfs-Brock" w:date="2012-10-19T14:16:00Z">
        <w:r w:rsidR="00847C9F">
          <w:t xml:space="preserve"> and </w:t>
        </w:r>
        <w:r w:rsidR="00847C9F">
          <w:rPr>
            <w:i/>
            <w:iCs/>
          </w:rPr>
          <w:t>strictCaller</w:t>
        </w:r>
        <w:r w:rsidR="00847C9F">
          <w:t xml:space="preserve"> is </w:t>
        </w:r>
        <w:r w:rsidR="00847C9F">
          <w:rPr>
            <w:b/>
            <w:bCs/>
          </w:rPr>
          <w:t>true</w:t>
        </w:r>
      </w:ins>
      <w:ins w:id="31065" w:author="Rev 11 Allen Wirfs-Brock" w:date="2012-10-19T14:15:00Z">
        <w:r w:rsidR="00847C9F" w:rsidRPr="00E77497" w:rsidDel="00847C9F">
          <w:t xml:space="preserve"> </w:t>
        </w:r>
      </w:ins>
      <w:ins w:id="31066" w:author="Rev 7 Allen Wirfs-Brock" w:date="2012-05-02T11:36:00Z">
        <w:del w:id="31067" w:author="Rev 11 Allen Wirfs-Brock" w:date="2012-10-19T14:14:00Z">
          <w:r w:rsidRPr="00E77497" w:rsidDel="00847C9F">
            <w:delText>the eval code is strict code</w:delText>
          </w:r>
        </w:del>
        <w:r w:rsidRPr="00E77497">
          <w:t>, then</w:t>
        </w:r>
      </w:ins>
    </w:p>
    <w:p w:rsidR="00E56428" w:rsidRPr="00E77497" w:rsidRDefault="00E56428" w:rsidP="00E56428">
      <w:pPr>
        <w:pStyle w:val="Alg4"/>
        <w:numPr>
          <w:ilvl w:val="1"/>
          <w:numId w:val="154"/>
        </w:numPr>
        <w:rPr>
          <w:ins w:id="31068" w:author="Rev 7 Allen Wirfs-Brock" w:date="2012-05-02T11:36:00Z"/>
        </w:rPr>
      </w:pPr>
      <w:ins w:id="31069" w:author="Rev 7 Allen Wirfs-Brock" w:date="2012-05-02T11:36:00Z">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ins>
    </w:p>
    <w:p w:rsidR="00E56428" w:rsidRPr="00E77497" w:rsidRDefault="00E56428" w:rsidP="00847C9F">
      <w:pPr>
        <w:pStyle w:val="Alg4"/>
        <w:numPr>
          <w:ilvl w:val="1"/>
          <w:numId w:val="154"/>
        </w:numPr>
        <w:rPr>
          <w:ins w:id="31070" w:author="Rev 7 Allen Wirfs-Brock" w:date="2012-05-02T11:36:00Z"/>
        </w:rPr>
      </w:pPr>
      <w:ins w:id="31071" w:author="Rev 7 Allen Wirfs-Brock" w:date="2012-05-02T11:36:00Z">
        <w:r w:rsidRPr="00E77497">
          <w:t xml:space="preserve">Set </w:t>
        </w:r>
        <w:del w:id="31072" w:author="Rev 11 Allen Wirfs-Brock" w:date="2012-10-19T14:20:00Z">
          <w:r w:rsidRPr="00E77497" w:rsidDel="00847C9F">
            <w:delText xml:space="preserve">the </w:delText>
          </w:r>
        </w:del>
      </w:ins>
      <w:ins w:id="31073" w:author="Rev 11 Allen Wirfs-Brock" w:date="2012-10-19T14:20:00Z">
        <w:r w:rsidR="00847C9F" w:rsidRPr="002021F3">
          <w:rPr>
            <w:i/>
            <w:iCs/>
          </w:rPr>
          <w:t>lexEnv</w:t>
        </w:r>
        <w:r w:rsidR="00847C9F" w:rsidRPr="00E77497">
          <w:t xml:space="preserve"> </w:t>
        </w:r>
      </w:ins>
      <w:ins w:id="31074" w:author="Rev 7 Allen Wirfs-Brock" w:date="2012-05-02T11:36:00Z">
        <w:del w:id="31075" w:author="Rev 11 Allen Wirfs-Brock" w:date="2012-10-19T14:20:00Z">
          <w:r w:rsidRPr="00E77497" w:rsidDel="00847C9F">
            <w:delText xml:space="preserve">LexicalEnvironment </w:delText>
          </w:r>
        </w:del>
        <w:r w:rsidRPr="00E77497">
          <w:t xml:space="preserve">to </w:t>
        </w:r>
        <w:r w:rsidRPr="00E77497">
          <w:rPr>
            <w:i/>
          </w:rPr>
          <w:t>strictVarEnv</w:t>
        </w:r>
        <w:r w:rsidRPr="00E77497">
          <w:t>.</w:t>
        </w:r>
      </w:ins>
    </w:p>
    <w:p w:rsidR="00E56428" w:rsidRPr="00E77497" w:rsidDel="00847C9F" w:rsidRDefault="00E56428">
      <w:pPr>
        <w:pStyle w:val="Alg4"/>
        <w:numPr>
          <w:ilvl w:val="1"/>
          <w:numId w:val="154"/>
        </w:numPr>
        <w:rPr>
          <w:ins w:id="31076" w:author="Rev 7 Allen Wirfs-Brock" w:date="2012-05-02T11:36:00Z"/>
          <w:del w:id="31077" w:author="Rev 11 Allen Wirfs-Brock" w:date="2012-10-19T14:16:00Z"/>
        </w:rPr>
      </w:pPr>
      <w:ins w:id="31078" w:author="Rev 7 Allen Wirfs-Brock" w:date="2012-05-02T11:36:00Z">
        <w:r w:rsidRPr="00E77497">
          <w:t xml:space="preserve">Set </w:t>
        </w:r>
        <w:del w:id="31079" w:author="Rev 11 Allen Wirfs-Brock" w:date="2012-10-19T14:20:00Z">
          <w:r w:rsidRPr="00E77497" w:rsidDel="00847C9F">
            <w:delText xml:space="preserve">the </w:delText>
          </w:r>
        </w:del>
      </w:ins>
      <w:ins w:id="31080" w:author="Rev 11 Allen Wirfs-Brock" w:date="2012-10-19T14:20:00Z">
        <w:r w:rsidR="00847C9F" w:rsidRPr="002021F3">
          <w:rPr>
            <w:i/>
            <w:iCs/>
          </w:rPr>
          <w:t>varEnv</w:t>
        </w:r>
        <w:r w:rsidR="00847C9F">
          <w:t xml:space="preserve"> </w:t>
        </w:r>
      </w:ins>
      <w:ins w:id="31081" w:author="Rev 7 Allen Wirfs-Brock" w:date="2012-05-02T11:36:00Z">
        <w:del w:id="31082" w:author="Rev 11 Allen Wirfs-Brock" w:date="2012-10-19T14:20:00Z">
          <w:r w:rsidRPr="00E77497" w:rsidDel="00847C9F">
            <w:delText xml:space="preserve">VariableEnvironment </w:delText>
          </w:r>
        </w:del>
        <w:r w:rsidRPr="00E77497">
          <w:t xml:space="preserve">to </w:t>
        </w:r>
        <w:r w:rsidRPr="00E77497">
          <w:rPr>
            <w:i/>
          </w:rPr>
          <w:t>strictVarEnv</w:t>
        </w:r>
        <w:r w:rsidRPr="00E77497">
          <w:t>.</w:t>
        </w:r>
      </w:ins>
    </w:p>
    <w:p w:rsidR="002021F3" w:rsidRDefault="002021F3" w:rsidP="00847C9F">
      <w:pPr>
        <w:pStyle w:val="Alg4"/>
        <w:numPr>
          <w:ilvl w:val="1"/>
          <w:numId w:val="154"/>
        </w:numPr>
        <w:rPr>
          <w:ins w:id="31083" w:author="Rev 11 Allen Wirfs-Brock" w:date="2012-10-19T14:14:00Z"/>
        </w:rPr>
      </w:pPr>
    </w:p>
    <w:p w:rsidR="00E56428" w:rsidRPr="00E77497" w:rsidRDefault="0072112C" w:rsidP="005D449B">
      <w:pPr>
        <w:pStyle w:val="Alg4"/>
        <w:numPr>
          <w:ilvl w:val="0"/>
          <w:numId w:val="154"/>
        </w:numPr>
        <w:spacing w:after="240"/>
        <w:contextualSpacing/>
        <w:rPr>
          <w:ins w:id="31084" w:author="Rev 7 Allen Wirfs-Brock" w:date="2012-05-02T11:36:00Z"/>
        </w:rPr>
      </w:pPr>
      <w:ins w:id="31085" w:author="Rev 11 Allen Wirfs-Brock" w:date="2012-10-19T14:23:00Z">
        <w:r>
          <w:t xml:space="preserve">Let </w:t>
        </w:r>
        <w:r w:rsidRPr="005B7B04">
          <w:rPr>
            <w:i/>
            <w:iCs/>
          </w:rPr>
          <w:t>status</w:t>
        </w:r>
        <w:r>
          <w:t xml:space="preserve"> be the result of </w:t>
        </w:r>
        <w:r w:rsidRPr="005B7B04">
          <w:t>perform</w:t>
        </w:r>
        <w:r>
          <w:t>ing</w:t>
        </w:r>
        <w:r w:rsidRPr="00E77497">
          <w:t xml:space="preserve"> </w:t>
        </w:r>
      </w:ins>
      <w:ins w:id="31086" w:author="Rev 7 Allen Wirfs-Brock" w:date="2012-05-02T11:36:00Z">
        <w:del w:id="31087" w:author="Rev 11 Allen Wirfs-Brock" w:date="2012-10-19T14:23:00Z">
          <w:r w:rsidR="00E56428" w:rsidRPr="00E77497" w:rsidDel="0072112C">
            <w:delText xml:space="preserve">Perform </w:delText>
          </w:r>
        </w:del>
      </w:ins>
      <w:ins w:id="31088" w:author="Rev 11 Allen Wirfs-Brock" w:date="2012-10-19T14:17:00Z">
        <w:r w:rsidR="00847C9F">
          <w:t xml:space="preserve">Eval </w:t>
        </w:r>
      </w:ins>
      <w:ins w:id="31089" w:author="Rev 7 Allen Wirfs-Brock" w:date="2012-05-02T11:36:00Z">
        <w:r w:rsidR="00E56428" w:rsidRPr="00E77497">
          <w:t xml:space="preserve">Declaration </w:t>
        </w:r>
        <w:del w:id="31090" w:author="Rev 11 Allen Wirfs-Brock" w:date="2012-10-19T14:17:00Z">
          <w:r w:rsidR="00E56428" w:rsidRPr="00E77497" w:rsidDel="00847C9F">
            <w:delText xml:space="preserve">Binding </w:delText>
          </w:r>
        </w:del>
        <w:r w:rsidR="00E56428" w:rsidRPr="00E77497">
          <w:t>Instantiation as described in 10.5</w:t>
        </w:r>
      </w:ins>
      <w:ins w:id="31091" w:author="Rev 11 Allen Wirfs-Brock" w:date="2012-10-19T14:17:00Z">
        <w:r w:rsidR="00847C9F">
          <w:t>.5</w:t>
        </w:r>
      </w:ins>
      <w:ins w:id="31092" w:author="Rev 7 Allen Wirfs-Brock" w:date="2012-05-02T11:36:00Z">
        <w:r w:rsidR="00E56428" w:rsidRPr="00E77497">
          <w:t xml:space="preserve"> </w:t>
        </w:r>
        <w:del w:id="31093" w:author="Rev 11 Allen Wirfs-Brock" w:date="2012-10-19T14:18:00Z">
          <w:r w:rsidR="00E56428" w:rsidRPr="00E77497" w:rsidDel="00847C9F">
            <w:delText>using the eval code</w:delText>
          </w:r>
        </w:del>
      </w:ins>
      <w:ins w:id="31094" w:author="Rev 11 Allen Wirfs-Brock" w:date="2012-10-19T14:18:00Z">
        <w:r w:rsidR="00847C9F">
          <w:t xml:space="preserve">with </w:t>
        </w:r>
        <w:r w:rsidR="00847C9F">
          <w:rPr>
            <w:i/>
            <w:iCs/>
          </w:rPr>
          <w:t>script</w:t>
        </w:r>
      </w:ins>
      <w:ins w:id="31095" w:author="Rev 11 Allen Wirfs-Brock" w:date="2012-10-19T14:20:00Z">
        <w:r w:rsidR="00847C9F">
          <w:t xml:space="preserve">, </w:t>
        </w:r>
        <w:r w:rsidR="00847C9F" w:rsidRPr="002021F3">
          <w:rPr>
            <w:i/>
            <w:iCs/>
          </w:rPr>
          <w:t>varEnv</w:t>
        </w:r>
        <w:r w:rsidR="00847C9F">
          <w:t>,</w:t>
        </w:r>
      </w:ins>
      <w:ins w:id="31096" w:author="Rev 11 Allen Wirfs-Brock" w:date="2012-10-19T14:18:00Z">
        <w:r w:rsidR="00847C9F">
          <w:t xml:space="preserve"> and </w:t>
        </w:r>
      </w:ins>
      <w:ins w:id="31097" w:author="Rev 11 Allen Wirfs-Brock" w:date="2012-10-19T14:21:00Z">
        <w:r w:rsidR="00847C9F" w:rsidRPr="002021F3">
          <w:rPr>
            <w:i/>
            <w:iCs/>
          </w:rPr>
          <w:t>lexEnv</w:t>
        </w:r>
      </w:ins>
      <w:ins w:id="31098" w:author="Rev 7 Allen Wirfs-Brock" w:date="2012-05-02T11:36:00Z">
        <w:r w:rsidR="00E56428" w:rsidRPr="00E77497">
          <w:t>.</w:t>
        </w:r>
      </w:ins>
    </w:p>
    <w:p w:rsidR="0072112C" w:rsidRDefault="0072112C" w:rsidP="0072112C">
      <w:pPr>
        <w:pStyle w:val="Alg4"/>
        <w:numPr>
          <w:ilvl w:val="0"/>
          <w:numId w:val="154"/>
        </w:numPr>
        <w:rPr>
          <w:ins w:id="31099" w:author="Rev 11 Allen Wirfs-Brock" w:date="2012-10-19T14:23:00Z"/>
        </w:rPr>
      </w:pPr>
      <w:ins w:id="31100" w:author="Rev 11 Allen Wirfs-Brock" w:date="2012-10-19T14:23:00Z">
        <w:r>
          <w:t>ReturnIfAbrupt(</w:t>
        </w:r>
        <w:r w:rsidRPr="005B7B04">
          <w:rPr>
            <w:i/>
            <w:iCs/>
          </w:rPr>
          <w:t>status</w:t>
        </w:r>
        <w:r>
          <w:t>).</w:t>
        </w:r>
      </w:ins>
    </w:p>
    <w:p w:rsidR="00CD38D5" w:rsidRPr="00E77497" w:rsidRDefault="00CD38D5" w:rsidP="00CD38D5">
      <w:pPr>
        <w:pStyle w:val="Alg4"/>
        <w:numPr>
          <w:ilvl w:val="0"/>
          <w:numId w:val="154"/>
        </w:numPr>
        <w:rPr>
          <w:ins w:id="31101" w:author="Rev 11 Allen Wirfs-Brock" w:date="2012-10-19T14:25:00Z"/>
        </w:rPr>
      </w:pPr>
      <w:ins w:id="31102" w:author="Rev 11 Allen Wirfs-Brock" w:date="2012-10-19T14:25:00Z">
        <w:r w:rsidRPr="00E77497">
          <w:t xml:space="preserve">Let </w:t>
        </w:r>
      </w:ins>
      <w:ins w:id="31103" w:author="Rev 11 Allen Wirfs-Brock" w:date="2012-10-19T14:28:00Z">
        <w:r>
          <w:rPr>
            <w:i/>
          </w:rPr>
          <w:t>eval</w:t>
        </w:r>
      </w:ins>
      <w:ins w:id="31104" w:author="Rev 11 Allen Wirfs-Brock" w:date="2012-10-19T14:25:00Z">
        <w:r w:rsidRPr="00E77497">
          <w:rPr>
            <w:i/>
          </w:rPr>
          <w:t>Cxt</w:t>
        </w:r>
        <w:r w:rsidRPr="00E77497">
          <w:t xml:space="preserve"> be a new </w:t>
        </w:r>
        <w:r>
          <w:t xml:space="preserve">ECMAScript code </w:t>
        </w:r>
        <w:r w:rsidRPr="00E77497">
          <w:t xml:space="preserve">execution context. </w:t>
        </w:r>
      </w:ins>
    </w:p>
    <w:p w:rsidR="00CD38D5" w:rsidRPr="00E77497" w:rsidRDefault="00CD38D5" w:rsidP="00CD38D5">
      <w:pPr>
        <w:pStyle w:val="Alg4"/>
        <w:numPr>
          <w:ilvl w:val="0"/>
          <w:numId w:val="154"/>
        </w:numPr>
        <w:tabs>
          <w:tab w:val="left" w:pos="720"/>
        </w:tabs>
        <w:rPr>
          <w:ins w:id="31105" w:author="Rev 11 Allen Wirfs-Brock" w:date="2012-10-19T14:25:00Z"/>
        </w:rPr>
      </w:pPr>
      <w:ins w:id="31106" w:author="Rev 11 Allen Wirfs-Brock" w:date="2012-10-19T14:25:00Z">
        <w:r w:rsidRPr="00E77497">
          <w:t xml:space="preserve">Set the </w:t>
        </w:r>
      </w:ins>
      <w:ins w:id="31107" w:author="Rev 11 Allen Wirfs-Brock" w:date="2012-10-19T14:28:00Z">
        <w:r>
          <w:rPr>
            <w:i/>
          </w:rPr>
          <w:t>eval</w:t>
        </w:r>
        <w:r w:rsidRPr="00E77497">
          <w:rPr>
            <w:i/>
          </w:rPr>
          <w:t>Cxt</w:t>
        </w:r>
      </w:ins>
      <w:ins w:id="31108" w:author="Rev 11 Allen Wirfs-Brock" w:date="2012-10-19T14:25:00Z">
        <w:r>
          <w:rPr>
            <w:i/>
          </w:rPr>
          <w:t>’s</w:t>
        </w:r>
        <w:r w:rsidRPr="00E77497">
          <w:t xml:space="preserve"> </w:t>
        </w:r>
        <w:r>
          <w:t xml:space="preserve">Realm </w:t>
        </w:r>
        <w:r w:rsidRPr="00E77497">
          <w:t xml:space="preserve"> to </w:t>
        </w:r>
        <w:r w:rsidRPr="00852E6B">
          <w:rPr>
            <w:i/>
          </w:rPr>
          <w:t>realm</w:t>
        </w:r>
        <w:r w:rsidRPr="00E77497">
          <w:t>.</w:t>
        </w:r>
      </w:ins>
    </w:p>
    <w:p w:rsidR="00CD38D5" w:rsidRPr="00E77497" w:rsidRDefault="00CD38D5" w:rsidP="00CD38D5">
      <w:pPr>
        <w:pStyle w:val="Alg4"/>
        <w:numPr>
          <w:ilvl w:val="0"/>
          <w:numId w:val="154"/>
        </w:numPr>
        <w:tabs>
          <w:tab w:val="left" w:pos="720"/>
        </w:tabs>
        <w:rPr>
          <w:ins w:id="31109" w:author="Rev 11 Allen Wirfs-Brock" w:date="2012-10-19T14:25:00Z"/>
        </w:rPr>
      </w:pPr>
      <w:ins w:id="31110" w:author="Rev 11 Allen Wirfs-Brock" w:date="2012-10-19T14:25:00Z">
        <w:r w:rsidRPr="00E77497">
          <w:t xml:space="preserve">Set the </w:t>
        </w:r>
      </w:ins>
      <w:ins w:id="31111" w:author="Rev 11 Allen Wirfs-Brock" w:date="2012-10-19T14:29:00Z">
        <w:r>
          <w:rPr>
            <w:i/>
          </w:rPr>
          <w:t>eval</w:t>
        </w:r>
        <w:r w:rsidRPr="00E77497">
          <w:rPr>
            <w:i/>
          </w:rPr>
          <w:t>Cxt</w:t>
        </w:r>
      </w:ins>
      <w:ins w:id="31112" w:author="Rev 11 Allen Wirfs-Brock" w:date="2012-10-19T14:25:00Z">
        <w:r>
          <w:rPr>
            <w:i/>
          </w:rPr>
          <w:t>’s</w:t>
        </w:r>
        <w:r w:rsidRPr="00E77497">
          <w:t xml:space="preserve"> VariableEnvironment to </w:t>
        </w:r>
      </w:ins>
      <w:ins w:id="31113" w:author="Rev 11 Allen Wirfs-Brock" w:date="2012-10-19T14:30:00Z">
        <w:r w:rsidRPr="002021F3">
          <w:rPr>
            <w:i/>
            <w:iCs/>
          </w:rPr>
          <w:t>varEnv</w:t>
        </w:r>
      </w:ins>
      <w:ins w:id="31114" w:author="Rev 11 Allen Wirfs-Brock" w:date="2012-10-19T14:25:00Z">
        <w:r w:rsidRPr="00E77497">
          <w:t>.</w:t>
        </w:r>
      </w:ins>
    </w:p>
    <w:p w:rsidR="00CD38D5" w:rsidRPr="00E77497" w:rsidRDefault="00CD38D5" w:rsidP="00CD38D5">
      <w:pPr>
        <w:pStyle w:val="Alg4"/>
        <w:numPr>
          <w:ilvl w:val="0"/>
          <w:numId w:val="154"/>
        </w:numPr>
        <w:tabs>
          <w:tab w:val="left" w:pos="720"/>
        </w:tabs>
        <w:rPr>
          <w:ins w:id="31115" w:author="Rev 11 Allen Wirfs-Brock" w:date="2012-10-19T14:25:00Z"/>
        </w:rPr>
      </w:pPr>
      <w:ins w:id="31116" w:author="Rev 11 Allen Wirfs-Brock" w:date="2012-10-19T14:25:00Z">
        <w:r w:rsidRPr="00E77497">
          <w:t xml:space="preserve">Set the </w:t>
        </w:r>
      </w:ins>
      <w:ins w:id="31117" w:author="Rev 11 Allen Wirfs-Brock" w:date="2012-10-19T14:29:00Z">
        <w:r>
          <w:rPr>
            <w:i/>
          </w:rPr>
          <w:t>eval</w:t>
        </w:r>
        <w:r w:rsidRPr="00E77497">
          <w:rPr>
            <w:i/>
          </w:rPr>
          <w:t>Cxt</w:t>
        </w:r>
      </w:ins>
      <w:ins w:id="31118" w:author="Rev 11 Allen Wirfs-Brock" w:date="2012-10-19T14:25:00Z">
        <w:r>
          <w:rPr>
            <w:i/>
          </w:rPr>
          <w:t>’s</w:t>
        </w:r>
        <w:r w:rsidRPr="00E77497">
          <w:t xml:space="preserve"> LexicalEnvironment to </w:t>
        </w:r>
      </w:ins>
      <w:ins w:id="31119" w:author="Rev 11 Allen Wirfs-Brock" w:date="2012-10-19T14:30:00Z">
        <w:r w:rsidRPr="002021F3">
          <w:rPr>
            <w:i/>
            <w:iCs/>
          </w:rPr>
          <w:t>lexEnv</w:t>
        </w:r>
      </w:ins>
      <w:ins w:id="31120" w:author="Rev 11 Allen Wirfs-Brock" w:date="2012-10-19T14:25:00Z">
        <w:r w:rsidRPr="00E77497">
          <w:t>.</w:t>
        </w:r>
      </w:ins>
    </w:p>
    <w:p w:rsidR="00CD38D5" w:rsidRDefault="00CD38D5" w:rsidP="00CD38D5">
      <w:pPr>
        <w:pStyle w:val="Alg4"/>
        <w:numPr>
          <w:ilvl w:val="0"/>
          <w:numId w:val="154"/>
        </w:numPr>
        <w:tabs>
          <w:tab w:val="left" w:pos="720"/>
        </w:tabs>
        <w:rPr>
          <w:ins w:id="31121" w:author="Rev 11 Allen Wirfs-Brock" w:date="2012-10-19T14:25:00Z"/>
        </w:rPr>
      </w:pPr>
      <w:ins w:id="31122" w:author="Rev 11 Allen Wirfs-Brock" w:date="2012-10-19T14:25:00Z">
        <w:r>
          <w:t>If there is a currently running execution context, suspend it.</w:t>
        </w:r>
      </w:ins>
    </w:p>
    <w:p w:rsidR="0072112C" w:rsidRDefault="00CD38D5" w:rsidP="008A28B8">
      <w:pPr>
        <w:pStyle w:val="Alg4"/>
        <w:numPr>
          <w:ilvl w:val="0"/>
          <w:numId w:val="154"/>
        </w:numPr>
        <w:tabs>
          <w:tab w:val="left" w:pos="720"/>
        </w:tabs>
        <w:rPr>
          <w:ins w:id="31123" w:author="Rev 11 Allen Wirfs-Brock" w:date="2012-10-19T14:23:00Z"/>
        </w:rPr>
      </w:pPr>
      <w:ins w:id="31124" w:author="Rev 11 Allen Wirfs-Brock" w:date="2012-10-19T14:25:00Z">
        <w:r>
          <w:t xml:space="preserve">Push </w:t>
        </w:r>
      </w:ins>
      <w:ins w:id="31125" w:author="Rev 11 Allen Wirfs-Brock" w:date="2012-10-19T14:29:00Z">
        <w:r>
          <w:rPr>
            <w:i/>
          </w:rPr>
          <w:t>eval</w:t>
        </w:r>
        <w:r w:rsidRPr="00E77497">
          <w:rPr>
            <w:i/>
          </w:rPr>
          <w:t>Cxt</w:t>
        </w:r>
        <w:r w:rsidRPr="00E77497">
          <w:t xml:space="preserve"> </w:t>
        </w:r>
      </w:ins>
      <w:ins w:id="31126" w:author="Rev 11 Allen Wirfs-Brock" w:date="2012-10-19T14:25:00Z">
        <w:r>
          <w:t xml:space="preserve">on to the execution context stack; </w:t>
        </w:r>
      </w:ins>
      <w:ins w:id="31127" w:author="Rev 11 Allen Wirfs-Brock" w:date="2012-10-19T14:29:00Z">
        <w:r>
          <w:rPr>
            <w:i/>
          </w:rPr>
          <w:t>eval</w:t>
        </w:r>
        <w:r w:rsidRPr="00E77497">
          <w:rPr>
            <w:i/>
          </w:rPr>
          <w:t>Cxt</w:t>
        </w:r>
        <w:r w:rsidRPr="00E77497">
          <w:t xml:space="preserve"> </w:t>
        </w:r>
      </w:ins>
      <w:ins w:id="31128" w:author="Rev 11 Allen Wirfs-Brock" w:date="2012-10-19T14:25:00Z">
        <w:r>
          <w:t>is now the running</w:t>
        </w:r>
        <w:r w:rsidRPr="00E77497">
          <w:t xml:space="preserve"> </w:t>
        </w:r>
        <w:r>
          <w:t>execution context.</w:t>
        </w:r>
      </w:ins>
    </w:p>
    <w:p w:rsidR="004C02EF" w:rsidRPr="00E77497" w:rsidRDefault="004C02EF" w:rsidP="008A28B8">
      <w:pPr>
        <w:numPr>
          <w:ilvl w:val="0"/>
          <w:numId w:val="154"/>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del w:id="31129" w:author="Rev 11 Allen Wirfs-Brock" w:date="2012-10-19T14:29:00Z">
        <w:r w:rsidRPr="00CD38D5" w:rsidDel="00CD38D5">
          <w:rPr>
            <w:rFonts w:ascii="Times New Roman" w:hAnsi="Times New Roman"/>
            <w:i/>
            <w:iCs/>
          </w:rPr>
          <w:delText xml:space="preserve">the </w:delText>
        </w:r>
      </w:del>
      <w:del w:id="31130" w:author="Rev 11 Allen Wirfs-Brock" w:date="2012-10-18T15:55:00Z">
        <w:r w:rsidRPr="00CD38D5" w:rsidDel="0084788F">
          <w:rPr>
            <w:rFonts w:ascii="Times New Roman" w:hAnsi="Times New Roman"/>
            <w:i/>
            <w:iCs/>
          </w:rPr>
          <w:delText xml:space="preserve">program </w:delText>
        </w:r>
      </w:del>
      <w:ins w:id="31131" w:author="Rev 11 Allen Wirfs-Brock" w:date="2012-10-18T15:55:00Z">
        <w:r w:rsidR="0084788F" w:rsidRPr="00CD38D5">
          <w:rPr>
            <w:rFonts w:ascii="Times New Roman" w:hAnsi="Times New Roman"/>
            <w:i/>
            <w:iCs/>
          </w:rPr>
          <w:t>script</w:t>
        </w:r>
      </w:ins>
      <w:del w:id="31132" w:author="Rev 11 Allen Wirfs-Brock" w:date="2012-10-19T14:29:00Z">
        <w:r w:rsidRPr="00E77497" w:rsidDel="00CD38D5">
          <w:rPr>
            <w:rFonts w:ascii="Times New Roman" w:hAnsi="Times New Roman"/>
            <w:i/>
          </w:rPr>
          <w:delText>prog</w:delText>
        </w:r>
      </w:del>
      <w:r w:rsidRPr="00E77497">
        <w:rPr>
          <w:rFonts w:ascii="Times New Roman" w:hAnsi="Times New Roman"/>
        </w:rPr>
        <w:t>.</w:t>
      </w:r>
    </w:p>
    <w:p w:rsidR="00CD38D5" w:rsidRDefault="00CD38D5" w:rsidP="00CD38D5">
      <w:pPr>
        <w:pStyle w:val="Alg4"/>
        <w:numPr>
          <w:ilvl w:val="0"/>
          <w:numId w:val="154"/>
        </w:numPr>
        <w:rPr>
          <w:ins w:id="31133" w:author="Rev 11 Allen Wirfs-Brock" w:date="2012-10-19T14:32:00Z"/>
        </w:rPr>
      </w:pPr>
      <w:bookmarkStart w:id="31134" w:name="_Toc382291597"/>
      <w:bookmarkStart w:id="31135" w:name="_Toc385672248"/>
      <w:bookmarkStart w:id="31136" w:name="_Toc393690352"/>
      <w:ins w:id="31137" w:author="Rev 11 Allen Wirfs-Brock" w:date="2012-10-19T14:32:00Z">
        <w:r>
          <w:t xml:space="preserve">Suspend </w:t>
        </w:r>
        <w:r>
          <w:rPr>
            <w:i/>
          </w:rPr>
          <w:t>eval</w:t>
        </w:r>
        <w:r w:rsidRPr="00E77497">
          <w:rPr>
            <w:i/>
          </w:rPr>
          <w:t>Cxt</w:t>
        </w:r>
        <w:r w:rsidRPr="00E77497">
          <w:t xml:space="preserve"> </w:t>
        </w:r>
        <w:r>
          <w:t>and remove it from the execution context stack.</w:t>
        </w:r>
      </w:ins>
    </w:p>
    <w:p w:rsidR="00CD38D5" w:rsidRPr="00E77497" w:rsidRDefault="00CD38D5" w:rsidP="00CD38D5">
      <w:pPr>
        <w:pStyle w:val="Alg4"/>
        <w:numPr>
          <w:ilvl w:val="0"/>
          <w:numId w:val="154"/>
        </w:numPr>
        <w:rPr>
          <w:ins w:id="31138" w:author="Rev 11 Allen Wirfs-Brock" w:date="2012-10-19T14:32:00Z"/>
        </w:rPr>
      </w:pPr>
      <w:ins w:id="31139" w:author="Rev 11 Allen Wirfs-Brock" w:date="2012-10-19T14:32:00Z">
        <w:r>
          <w:t xml:space="preserve">Resume the context that is now on the top of the execution context stack as the running execution context.  </w:t>
        </w:r>
      </w:ins>
    </w:p>
    <w:p w:rsidR="004C02EF" w:rsidRPr="00E77497" w:rsidDel="00CD38D5" w:rsidRDefault="004C02EF" w:rsidP="00C47E72">
      <w:pPr>
        <w:numPr>
          <w:ilvl w:val="0"/>
          <w:numId w:val="154"/>
        </w:numPr>
        <w:contextualSpacing/>
        <w:rPr>
          <w:del w:id="31140" w:author="Rev 11 Allen Wirfs-Brock" w:date="2012-10-19T14:33:00Z"/>
          <w:rFonts w:ascii="Times New Roman" w:hAnsi="Times New Roman"/>
        </w:rPr>
      </w:pPr>
      <w:del w:id="31141" w:author="Rev 11 Allen Wirfs-Brock" w:date="2012-10-19T14:33:00Z">
        <w:r w:rsidRPr="00E77497" w:rsidDel="00CD38D5">
          <w:rPr>
            <w:rFonts w:ascii="Times New Roman" w:hAnsi="Times New Roman"/>
          </w:rPr>
          <w:delText xml:space="preserve">Exit the running execution context </w:delText>
        </w:r>
        <w:r w:rsidRPr="00E77497" w:rsidDel="00CD38D5">
          <w:rPr>
            <w:rFonts w:ascii="Times New Roman" w:hAnsi="Times New Roman"/>
            <w:i/>
          </w:rPr>
          <w:delText>evalCtx</w:delText>
        </w:r>
        <w:r w:rsidRPr="00E77497" w:rsidDel="00CD38D5">
          <w:rPr>
            <w:rFonts w:ascii="Times New Roman" w:hAnsi="Times New Roman"/>
          </w:rPr>
          <w:delText>, restoring the previous execution context.</w:delText>
        </w:r>
      </w:del>
    </w:p>
    <w:p w:rsidR="004C02EF" w:rsidRPr="00E77497" w:rsidDel="008A28B8" w:rsidRDefault="004C02EF" w:rsidP="00C47E72">
      <w:pPr>
        <w:numPr>
          <w:ilvl w:val="0"/>
          <w:numId w:val="154"/>
        </w:numPr>
        <w:contextualSpacing/>
        <w:rPr>
          <w:del w:id="31142" w:author="Rev 11 Allen Wirfs-Brock" w:date="2012-10-19T14:36:00Z"/>
          <w:rFonts w:ascii="Times New Roman" w:hAnsi="Times New Roman"/>
        </w:rPr>
      </w:pPr>
      <w:del w:id="31143" w:author="Rev 11 Allen Wirfs-Brock" w:date="2012-10-19T14:36:00Z">
        <w:r w:rsidRPr="00E77497" w:rsidDel="008A28B8">
          <w:rPr>
            <w:rFonts w:ascii="Times New Roman" w:hAnsi="Times New Roman"/>
          </w:rPr>
          <w:delText xml:space="preserve">If </w:delText>
        </w:r>
        <w:r w:rsidRPr="00E77497" w:rsidDel="008A28B8">
          <w:rPr>
            <w:rFonts w:ascii="Times New Roman" w:hAnsi="Times New Roman"/>
            <w:i/>
          </w:rPr>
          <w:delText>result</w:delText>
        </w:r>
        <w:r w:rsidRPr="00E77497" w:rsidDel="008A28B8">
          <w:rPr>
            <w:rFonts w:ascii="Times New Roman" w:hAnsi="Times New Roman"/>
          </w:rPr>
          <w:delText xml:space="preserve">.type is </w:delText>
        </w:r>
        <w:r w:rsidRPr="00E77497" w:rsidDel="008A28B8">
          <w:rPr>
            <w:rFonts w:cs="Arial"/>
          </w:rPr>
          <w:delText>normal</w:delText>
        </w:r>
        <w:r w:rsidRPr="00E77497" w:rsidDel="008A28B8">
          <w:rPr>
            <w:rFonts w:ascii="Times New Roman" w:hAnsi="Times New Roman"/>
          </w:rPr>
          <w:delText xml:space="preserve"> and its completion value is a value </w:delText>
        </w:r>
        <w:r w:rsidRPr="00E77497" w:rsidDel="008A28B8">
          <w:rPr>
            <w:rFonts w:ascii="Times New Roman" w:hAnsi="Times New Roman"/>
            <w:i/>
          </w:rPr>
          <w:delText>V</w:delText>
        </w:r>
        <w:r w:rsidRPr="00E77497" w:rsidDel="008A28B8">
          <w:rPr>
            <w:rFonts w:ascii="Times New Roman" w:hAnsi="Times New Roman"/>
          </w:rPr>
          <w:delText xml:space="preserve">, then return the value </w:delText>
        </w:r>
        <w:r w:rsidRPr="00E77497" w:rsidDel="008A28B8">
          <w:rPr>
            <w:rFonts w:ascii="Times New Roman" w:hAnsi="Times New Roman"/>
            <w:i/>
          </w:rPr>
          <w:delText>V</w:delText>
        </w:r>
        <w:r w:rsidRPr="00E77497" w:rsidDel="008A28B8">
          <w:rPr>
            <w:rFonts w:ascii="Times New Roman" w:hAnsi="Times New Roman"/>
          </w:rPr>
          <w:delText>.</w:delText>
        </w:r>
      </w:del>
    </w:p>
    <w:p w:rsidR="004C02EF" w:rsidRPr="00E77497" w:rsidDel="008A28B8" w:rsidRDefault="004C02EF" w:rsidP="00C47E72">
      <w:pPr>
        <w:numPr>
          <w:ilvl w:val="0"/>
          <w:numId w:val="154"/>
        </w:numPr>
        <w:contextualSpacing/>
        <w:rPr>
          <w:del w:id="31144" w:author="Rev 11 Allen Wirfs-Brock" w:date="2012-10-19T14:36:00Z"/>
          <w:rFonts w:ascii="Times New Roman" w:hAnsi="Times New Roman"/>
        </w:rPr>
      </w:pPr>
      <w:del w:id="31145" w:author="Rev 11 Allen Wirfs-Brock" w:date="2012-10-19T14:36:00Z">
        <w:r w:rsidRPr="00E77497" w:rsidDel="008A28B8">
          <w:rPr>
            <w:rFonts w:ascii="Times New Roman" w:hAnsi="Times New Roman"/>
          </w:rPr>
          <w:delText xml:space="preserve">If </w:delText>
        </w:r>
        <w:r w:rsidRPr="00E77497" w:rsidDel="008A28B8">
          <w:rPr>
            <w:rFonts w:ascii="Times New Roman" w:hAnsi="Times New Roman"/>
            <w:i/>
          </w:rPr>
          <w:delText>result</w:delText>
        </w:r>
        <w:r w:rsidRPr="00E77497" w:rsidDel="008A28B8">
          <w:rPr>
            <w:rFonts w:ascii="Times New Roman" w:hAnsi="Times New Roman"/>
          </w:rPr>
          <w:delText xml:space="preserve">.type is </w:delText>
        </w:r>
        <w:r w:rsidRPr="00E77497" w:rsidDel="008A28B8">
          <w:rPr>
            <w:rFonts w:cs="Arial"/>
          </w:rPr>
          <w:delText>normal</w:delText>
        </w:r>
        <w:r w:rsidRPr="00E77497" w:rsidDel="008A28B8">
          <w:rPr>
            <w:rFonts w:ascii="Times New Roman" w:hAnsi="Times New Roman"/>
          </w:rPr>
          <w:delText xml:space="preserve"> and its completion value is </w:delText>
        </w:r>
        <w:r w:rsidRPr="00E77497" w:rsidDel="008A28B8">
          <w:rPr>
            <w:rFonts w:cs="Arial"/>
          </w:rPr>
          <w:delText>empty</w:delText>
        </w:r>
        <w:r w:rsidRPr="00E77497" w:rsidDel="008A28B8">
          <w:rPr>
            <w:rFonts w:ascii="Times New Roman" w:hAnsi="Times New Roman"/>
          </w:rPr>
          <w:delText xml:space="preserve">, then return the value </w:delText>
        </w:r>
        <w:r w:rsidRPr="00E77497" w:rsidDel="008A28B8">
          <w:rPr>
            <w:rFonts w:ascii="Times New Roman" w:hAnsi="Times New Roman"/>
            <w:b/>
          </w:rPr>
          <w:delText>undefined</w:delText>
        </w:r>
        <w:r w:rsidRPr="00E77497" w:rsidDel="008A28B8">
          <w:rPr>
            <w:rFonts w:ascii="Times New Roman" w:hAnsi="Times New Roman"/>
          </w:rPr>
          <w:delText>.</w:delText>
        </w:r>
      </w:del>
    </w:p>
    <w:p w:rsidR="004C02EF" w:rsidRPr="00E77497" w:rsidRDefault="004C02EF" w:rsidP="008A28B8">
      <w:pPr>
        <w:numPr>
          <w:ilvl w:val="0"/>
          <w:numId w:val="154"/>
        </w:numPr>
        <w:rPr>
          <w:rFonts w:ascii="Times New Roman" w:hAnsi="Times New Roman"/>
        </w:rPr>
      </w:pPr>
      <w:del w:id="31146" w:author="Rev 11 Allen Wirfs-Brock" w:date="2012-10-19T14:36:00Z">
        <w:r w:rsidRPr="00E77497" w:rsidDel="008A28B8">
          <w:rPr>
            <w:rFonts w:ascii="Times New Roman" w:hAnsi="Times New Roman"/>
          </w:rPr>
          <w:delText xml:space="preserve">Otherwise, </w:delText>
        </w:r>
        <w:r w:rsidRPr="00E77497" w:rsidDel="008A28B8">
          <w:rPr>
            <w:rFonts w:ascii="Times New Roman" w:hAnsi="Times New Roman"/>
            <w:i/>
          </w:rPr>
          <w:delText>result</w:delText>
        </w:r>
        <w:r w:rsidRPr="00E77497" w:rsidDel="008A28B8">
          <w:rPr>
            <w:rFonts w:ascii="Times New Roman" w:hAnsi="Times New Roman"/>
          </w:rPr>
          <w:delText xml:space="preserve">.type must be </w:delText>
        </w:r>
        <w:r w:rsidRPr="00E77497" w:rsidDel="008A28B8">
          <w:rPr>
            <w:rFonts w:cs="Arial"/>
          </w:rPr>
          <w:delText>throw</w:delText>
        </w:r>
        <w:r w:rsidRPr="00E77497" w:rsidDel="008A28B8">
          <w:rPr>
            <w:rFonts w:ascii="Times New Roman" w:hAnsi="Times New Roman"/>
          </w:rPr>
          <w:delText>. Throw</w:delText>
        </w:r>
      </w:del>
      <w:ins w:id="31147" w:author="Rev 11 Allen Wirfs-Brock" w:date="2012-10-19T14:36:00Z">
        <w:r w:rsidR="008A28B8">
          <w:rPr>
            <w:rFonts w:ascii="Times New Roman" w:hAnsi="Times New Roman"/>
          </w:rPr>
          <w:t>Return</w:t>
        </w:r>
      </w:ins>
      <w:r w:rsidRPr="00E77497">
        <w:rPr>
          <w:rFonts w:ascii="Times New Roman" w:hAnsi="Times New Roman"/>
        </w:rPr>
        <w:t xml:space="preserve"> </w:t>
      </w:r>
      <w:r w:rsidRPr="00E77497">
        <w:rPr>
          <w:rFonts w:ascii="Times New Roman" w:hAnsi="Times New Roman"/>
          <w:i/>
        </w:rPr>
        <w:t>result</w:t>
      </w:r>
      <w:r w:rsidRPr="00E77497">
        <w:rPr>
          <w:rFonts w:ascii="Times New Roman" w:hAnsi="Times New Roman"/>
        </w:rPr>
        <w:t>.</w:t>
      </w:r>
      <w:del w:id="31148" w:author="Rev 11 Allen Wirfs-Brock" w:date="2012-10-19T14:36:00Z">
        <w:r w:rsidRPr="00E77497" w:rsidDel="008A28B8">
          <w:rPr>
            <w:rFonts w:ascii="Times New Roman" w:hAnsi="Times New Roman"/>
          </w:rPr>
          <w:delText>value as an exception.</w:delText>
        </w:r>
      </w:del>
    </w:p>
    <w:p w:rsidR="007E0164" w:rsidRPr="00250FC6" w:rsidRDefault="007E0164" w:rsidP="007E0164">
      <w:pPr>
        <w:rPr>
          <w:ins w:id="31149" w:author="Rev 7 Allen Wirfs-Brock" w:date="2012-05-02T11:49:00Z"/>
          <w:sz w:val="18"/>
        </w:rPr>
      </w:pPr>
      <w:ins w:id="31150" w:author="Rev 7 Allen Wirfs-Brock" w:date="2012-05-02T11:49:00Z">
        <w:r w:rsidRPr="00250FC6">
          <w:rPr>
            <w:sz w:val="18"/>
          </w:rPr>
          <w:lastRenderedPageBreak/>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ins>
    </w:p>
    <w:p w:rsidR="004C02EF" w:rsidRPr="00E77497" w:rsidRDefault="004C02EF" w:rsidP="004C02EF">
      <w:pPr>
        <w:pStyle w:val="Heading5"/>
        <w:numPr>
          <w:ilvl w:val="0"/>
          <w:numId w:val="0"/>
        </w:numPr>
      </w:pPr>
      <w:r w:rsidRPr="00E77497">
        <w:t>15.1.2.1.1</w:t>
      </w:r>
      <w:r w:rsidRPr="00E77497">
        <w:tab/>
        <w:t>Direct Call to Eval</w:t>
      </w:r>
    </w:p>
    <w:p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rsidR="004C02EF" w:rsidRPr="00E77497" w:rsidRDefault="004C02EF" w:rsidP="004C02EF">
      <w:r w:rsidRPr="00E77497">
        <w:t>The result of calling the abstract operation GetValue with that Reference as the argument is the standard built-in function defined in 15.1.2.1.</w:t>
      </w:r>
    </w:p>
    <w:p w:rsidR="004C02EF" w:rsidRPr="00C7794D" w:rsidRDefault="004C02EF" w:rsidP="004C02EF">
      <w:pPr>
        <w:pStyle w:val="Heading4"/>
        <w:numPr>
          <w:ilvl w:val="0"/>
          <w:numId w:val="0"/>
        </w:numPr>
      </w:pPr>
      <w:bookmarkStart w:id="31151" w:name="_Ref457709041"/>
      <w:r w:rsidRPr="00E77497">
        <w:t>15.1.2.2</w:t>
      </w:r>
      <w:r w:rsidRPr="00E77497">
        <w:tab/>
        <w:t>parseInt (string , radix</w:t>
      </w:r>
      <w:bookmarkEnd w:id="31134"/>
      <w:bookmarkEnd w:id="31135"/>
      <w:bookmarkEnd w:id="31136"/>
      <w:r w:rsidRPr="00E77497">
        <w:t>)</w:t>
      </w:r>
      <w:bookmarkEnd w:id="31151"/>
    </w:p>
    <w:p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C47E72">
      <w:pPr>
        <w:pStyle w:val="M4"/>
        <w:numPr>
          <w:ilvl w:val="0"/>
          <w:numId w:val="155"/>
        </w:numPr>
        <w:tabs>
          <w:tab w:val="num" w:pos="1721"/>
        </w:tabs>
        <w:spacing w:after="0"/>
        <w:rPr>
          <w:ins w:id="31152" w:author="Rev 7 Allen Wirfs-Brock" w:date="2012-04-11T16:00:00Z"/>
        </w:rPr>
      </w:pPr>
      <w:ins w:id="31153" w:author="Rev 7 Allen Wirfs-Brock" w:date="2012-04-11T16:01:00Z">
        <w:r>
          <w:t>ReturnIfAbrupt(</w:t>
        </w:r>
        <w:r w:rsidRPr="005D4B87">
          <w:rPr>
            <w:i/>
          </w:rPr>
          <w:t>string</w:t>
        </w:r>
        <w:r>
          <w:t>).</w:t>
        </w:r>
      </w:ins>
    </w:p>
    <w:p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rsidR="005D4B87" w:rsidRDefault="005D4B87" w:rsidP="005D4B87">
      <w:pPr>
        <w:pStyle w:val="M4"/>
        <w:numPr>
          <w:ilvl w:val="0"/>
          <w:numId w:val="155"/>
        </w:numPr>
        <w:tabs>
          <w:tab w:val="num" w:pos="1721"/>
        </w:tabs>
        <w:spacing w:after="0"/>
        <w:rPr>
          <w:ins w:id="31154" w:author="Rev 7 Allen Wirfs-Brock" w:date="2012-04-11T16:01:00Z"/>
        </w:rPr>
      </w:pPr>
      <w:ins w:id="31155" w:author="Rev 7 Allen Wirfs-Brock" w:date="2012-04-11T16:01:00Z">
        <w:r>
          <w:t>ReturnIfAbrupt(</w:t>
        </w:r>
        <w:r>
          <w:rPr>
            <w:i/>
          </w:rPr>
          <w:t>R</w:t>
        </w:r>
        <w:r>
          <w:t>).</w:t>
        </w:r>
      </w:ins>
    </w:p>
    <w:p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rsidR="004C02EF" w:rsidRPr="00E77497" w:rsidRDefault="004C02EF" w:rsidP="00BE1C30">
      <w:pPr>
        <w:pStyle w:val="M4"/>
        <w:numPr>
          <w:ilvl w:val="0"/>
          <w:numId w:val="155"/>
        </w:numPr>
        <w:tabs>
          <w:tab w:val="num" w:pos="1721"/>
        </w:tabs>
        <w:spacing w:after="0"/>
      </w:pPr>
      <w:r w:rsidRPr="00E77497">
        <w:t>Else</w:t>
      </w:r>
      <w:del w:id="31156" w:author="Rev 11 Allen Wirfs-Brock" w:date="2012-10-25T09:49:00Z">
        <w:r w:rsidRPr="00E77497" w:rsidDel="00BE1C30">
          <w:delText>,</w:delText>
        </w:r>
      </w:del>
      <w:r w:rsidRPr="00E77497">
        <w:t xml:space="preserve"> </w:t>
      </w:r>
      <w:r w:rsidRPr="00E77497">
        <w:rPr>
          <w:i/>
        </w:rPr>
        <w:t>R</w:t>
      </w:r>
      <w:r w:rsidRPr="00E77497">
        <w:t xml:space="preserve"> = 0</w:t>
      </w:r>
      <w:ins w:id="31157" w:author="Rev 11 Allen Wirfs-Brock" w:date="2012-10-25T09:49:00Z">
        <w:r w:rsidR="00BE1C30" w:rsidRPr="00E77497">
          <w:t>,</w:t>
        </w:r>
      </w:ins>
    </w:p>
    <w:p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rsidR="004C02EF" w:rsidRPr="00E77497" w:rsidRDefault="004C02EF" w:rsidP="004C02EF">
      <w:pPr>
        <w:pStyle w:val="Heading4"/>
        <w:numPr>
          <w:ilvl w:val="0"/>
          <w:numId w:val="0"/>
        </w:numPr>
      </w:pPr>
      <w:bookmarkStart w:id="31158" w:name="_Toc382291598"/>
      <w:bookmarkStart w:id="31159" w:name="_Toc385672249"/>
      <w:bookmarkStart w:id="31160" w:name="_Toc393690353"/>
      <w:bookmarkStart w:id="31161" w:name="_Ref451680264"/>
      <w:r w:rsidRPr="00E77497">
        <w:lastRenderedPageBreak/>
        <w:t>15.1.2.3</w:t>
      </w:r>
      <w:r w:rsidRPr="00E77497">
        <w:tab/>
        <w:t>parseFloat (string</w:t>
      </w:r>
      <w:bookmarkEnd w:id="31158"/>
      <w:bookmarkEnd w:id="31159"/>
      <w:bookmarkEnd w:id="31160"/>
      <w:r w:rsidRPr="00E77497">
        <w:t>)</w:t>
      </w:r>
      <w:bookmarkStart w:id="31162" w:name="_Toc382291599"/>
      <w:bookmarkStart w:id="31163" w:name="_Toc385672250"/>
      <w:bookmarkEnd w:id="31161"/>
    </w:p>
    <w:p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5D4B87">
      <w:pPr>
        <w:pStyle w:val="M4"/>
        <w:numPr>
          <w:ilvl w:val="0"/>
          <w:numId w:val="156"/>
        </w:numPr>
        <w:tabs>
          <w:tab w:val="num" w:pos="1721"/>
        </w:tabs>
        <w:spacing w:after="0"/>
        <w:rPr>
          <w:ins w:id="31164" w:author="Rev 7 Allen Wirfs-Brock" w:date="2012-04-11T16:02:00Z"/>
        </w:rPr>
      </w:pPr>
      <w:ins w:id="31165" w:author="Rev 7 Allen Wirfs-Brock" w:date="2012-04-11T16:02:00Z">
        <w:r>
          <w:t>ReturnIfAbrupt(</w:t>
        </w:r>
        <w:r w:rsidRPr="005D4B87">
          <w:rPr>
            <w:i/>
          </w:rPr>
          <w:t>string</w:t>
        </w:r>
        <w:r>
          <w:t>).</w:t>
        </w:r>
      </w:ins>
    </w:p>
    <w:p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31166" w:name="_Toc393690354"/>
    </w:p>
    <w:p w:rsidR="004C02EF" w:rsidRPr="00E77497" w:rsidRDefault="004C02EF" w:rsidP="004C02EF">
      <w:pPr>
        <w:pStyle w:val="Heading4"/>
        <w:numPr>
          <w:ilvl w:val="0"/>
          <w:numId w:val="0"/>
        </w:numPr>
      </w:pPr>
      <w:bookmarkStart w:id="31167" w:name="_Toc385672252"/>
      <w:bookmarkStart w:id="31168" w:name="_Toc393690356"/>
      <w:bookmarkEnd w:id="31162"/>
      <w:bookmarkEnd w:id="31163"/>
      <w:bookmarkEnd w:id="31166"/>
      <w:r w:rsidRPr="00E77497">
        <w:t>15.1.2.4</w:t>
      </w:r>
      <w:r w:rsidRPr="00E77497">
        <w:tab/>
        <w:t>isNaN (number</w:t>
      </w:r>
      <w:bookmarkEnd w:id="31167"/>
      <w:bookmarkEnd w:id="31168"/>
      <w:r w:rsidRPr="00E77497">
        <w:t>)</w:t>
      </w:r>
    </w:p>
    <w:p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31169" w:name="_Toc385672253"/>
      <w:bookmarkStart w:id="31170" w:name="_Toc393690357"/>
    </w:p>
    <w:p w:rsidR="005D4B87" w:rsidRDefault="005D4B87" w:rsidP="00C47E72">
      <w:pPr>
        <w:pStyle w:val="Alg4"/>
        <w:numPr>
          <w:ilvl w:val="0"/>
          <w:numId w:val="158"/>
        </w:numPr>
        <w:rPr>
          <w:ins w:id="31171" w:author="Rev 7 Allen Wirfs-Brock" w:date="2012-04-11T16:02:00Z"/>
        </w:rPr>
      </w:pPr>
      <w:ins w:id="31172" w:author="Rev 7 Allen Wirfs-Brock" w:date="2012-04-11T16:02:00Z">
        <w:r>
          <w:t xml:space="preserve">Let </w:t>
        </w:r>
        <w:r w:rsidRPr="005D4B87">
          <w:rPr>
            <w:i/>
          </w:rPr>
          <w:t>num</w:t>
        </w:r>
        <w:r>
          <w:t xml:space="preserve"> be ToNumber(</w:t>
        </w:r>
      </w:ins>
      <w:ins w:id="31173" w:author="Rev 7 Allen Wirfs-Brock" w:date="2012-04-11T16:03:00Z">
        <w:r w:rsidRPr="00E77497">
          <w:rPr>
            <w:i/>
          </w:rPr>
          <w:t>number</w:t>
        </w:r>
      </w:ins>
      <w:ins w:id="31174" w:author="Rev 7 Allen Wirfs-Brock" w:date="2012-04-11T16:02:00Z">
        <w:r>
          <w:t>).</w:t>
        </w:r>
      </w:ins>
    </w:p>
    <w:p w:rsidR="005D4B87" w:rsidRDefault="005D4B87" w:rsidP="005D4B87">
      <w:pPr>
        <w:pStyle w:val="M4"/>
        <w:numPr>
          <w:ilvl w:val="0"/>
          <w:numId w:val="158"/>
        </w:numPr>
        <w:tabs>
          <w:tab w:val="num" w:pos="1721"/>
        </w:tabs>
        <w:spacing w:after="0"/>
        <w:rPr>
          <w:ins w:id="31175" w:author="Rev 7 Allen Wirfs-Brock" w:date="2012-04-11T16:03:00Z"/>
        </w:rPr>
      </w:pPr>
      <w:ins w:id="31176" w:author="Rev 7 Allen Wirfs-Brock" w:date="2012-04-11T16:03:00Z">
        <w:r>
          <w:t>ReturnIfAbrupt(</w:t>
        </w:r>
        <w:r>
          <w:rPr>
            <w:i/>
          </w:rPr>
          <w:t>num</w:t>
        </w:r>
        <w:r>
          <w:t>).</w:t>
        </w:r>
      </w:ins>
    </w:p>
    <w:p w:rsidR="004C02EF" w:rsidRPr="00E77497" w:rsidRDefault="004C02EF" w:rsidP="00C47E72">
      <w:pPr>
        <w:pStyle w:val="Alg4"/>
        <w:numPr>
          <w:ilvl w:val="0"/>
          <w:numId w:val="158"/>
        </w:numPr>
      </w:pPr>
      <w:r w:rsidRPr="00E77497">
        <w:t xml:space="preserve">If </w:t>
      </w:r>
      <w:del w:id="31177" w:author="Rev 7 Allen Wirfs-Brock" w:date="2012-04-11T16:03:00Z">
        <w:r w:rsidRPr="005D4B87" w:rsidDel="005D4B87">
          <w:rPr>
            <w:i/>
          </w:rPr>
          <w:delText>ToNumber(number)</w:delText>
        </w:r>
      </w:del>
      <w:ins w:id="31178" w:author="Rev 7 Allen Wirfs-Brock" w:date="2012-04-11T16:03:00Z">
        <w:r w:rsidR="005D4B87" w:rsidRPr="005D4B87">
          <w:rPr>
            <w:i/>
          </w:rPr>
          <w:t>num</w:t>
        </w:r>
      </w:ins>
      <w:r w:rsidRPr="00E77497">
        <w:t xml:space="preserve"> is </w:t>
      </w:r>
      <w:r w:rsidRPr="00E77497">
        <w:rPr>
          <w:b/>
        </w:rPr>
        <w:t>NaN</w:t>
      </w:r>
      <w:r w:rsidRPr="00E77497">
        <w:t xml:space="preserve">, return </w:t>
      </w:r>
      <w:r w:rsidRPr="00E77497">
        <w:rPr>
          <w:b/>
        </w:rPr>
        <w:t>true</w:t>
      </w:r>
      <w:r w:rsidRPr="00E77497">
        <w:t>.</w:t>
      </w:r>
    </w:p>
    <w:p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rsidR="004C02EF" w:rsidRPr="00E77497" w:rsidRDefault="004C02EF" w:rsidP="004C02EF">
      <w:pPr>
        <w:pStyle w:val="Heading4"/>
        <w:numPr>
          <w:ilvl w:val="0"/>
          <w:numId w:val="0"/>
        </w:numPr>
      </w:pPr>
      <w:r w:rsidRPr="00E77497">
        <w:t>15.1.2.5</w:t>
      </w:r>
      <w:r w:rsidRPr="00E77497">
        <w:tab/>
        <w:t>isFinite (number</w:t>
      </w:r>
      <w:bookmarkEnd w:id="31169"/>
      <w:bookmarkEnd w:id="31170"/>
      <w:r w:rsidRPr="00E77497">
        <w:t>)</w:t>
      </w:r>
    </w:p>
    <w:p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31179" w:name="_Toc393690358"/>
      <w:bookmarkStart w:id="31180" w:name="_Toc382212249"/>
      <w:bookmarkStart w:id="31181" w:name="_Toc382212812"/>
      <w:bookmarkStart w:id="31182" w:name="_Toc382291601"/>
      <w:bookmarkStart w:id="31183" w:name="_Toc385672254"/>
    </w:p>
    <w:p w:rsidR="005D4B87" w:rsidRDefault="005D4B87" w:rsidP="005D4B87">
      <w:pPr>
        <w:pStyle w:val="Alg4"/>
        <w:numPr>
          <w:ilvl w:val="0"/>
          <w:numId w:val="157"/>
        </w:numPr>
        <w:rPr>
          <w:ins w:id="31184" w:author="Rev 7 Allen Wirfs-Brock" w:date="2012-04-11T16:04:00Z"/>
        </w:rPr>
      </w:pPr>
      <w:bookmarkStart w:id="31185" w:name="_Ref456003831"/>
      <w:bookmarkStart w:id="31186" w:name="_Toc472818905"/>
      <w:bookmarkStart w:id="31187" w:name="_Toc235503483"/>
      <w:ins w:id="31188" w:author="Rev 7 Allen Wirfs-Brock" w:date="2012-04-11T16:04:00Z">
        <w:r>
          <w:t xml:space="preserve">Let </w:t>
        </w:r>
        <w:r w:rsidRPr="005D4B87">
          <w:rPr>
            <w:i/>
          </w:rPr>
          <w:t>num</w:t>
        </w:r>
        <w:r>
          <w:t xml:space="preserve"> be ToNumber(</w:t>
        </w:r>
        <w:r w:rsidRPr="00E77497">
          <w:rPr>
            <w:i/>
          </w:rPr>
          <w:t>number</w:t>
        </w:r>
        <w:r>
          <w:t>).</w:t>
        </w:r>
      </w:ins>
    </w:p>
    <w:p w:rsidR="005D4B87" w:rsidRDefault="005D4B87" w:rsidP="005D4B87">
      <w:pPr>
        <w:pStyle w:val="M4"/>
        <w:numPr>
          <w:ilvl w:val="0"/>
          <w:numId w:val="157"/>
        </w:numPr>
        <w:tabs>
          <w:tab w:val="num" w:pos="1721"/>
        </w:tabs>
        <w:spacing w:after="0"/>
        <w:rPr>
          <w:ins w:id="31189" w:author="Rev 7 Allen Wirfs-Brock" w:date="2012-04-11T16:04:00Z"/>
        </w:rPr>
      </w:pPr>
      <w:ins w:id="31190" w:author="Rev 7 Allen Wirfs-Brock" w:date="2012-04-11T16:04:00Z">
        <w:r>
          <w:t>ReturnIfAbrupt(</w:t>
        </w:r>
        <w:r>
          <w:rPr>
            <w:i/>
          </w:rPr>
          <w:t>num</w:t>
        </w:r>
        <w:r>
          <w:t>).</w:t>
        </w:r>
      </w:ins>
    </w:p>
    <w:p w:rsidR="004C02EF" w:rsidRPr="006B6D0A" w:rsidRDefault="004C02EF" w:rsidP="00C47E72">
      <w:pPr>
        <w:pStyle w:val="Alg4"/>
        <w:numPr>
          <w:ilvl w:val="0"/>
          <w:numId w:val="157"/>
        </w:numPr>
      </w:pPr>
      <w:r w:rsidRPr="00E77497">
        <w:t>If ToNumber(</w:t>
      </w:r>
      <w:r w:rsidRPr="00E77497">
        <w:rPr>
          <w:i/>
        </w:rPr>
        <w:t>num</w:t>
      </w:r>
      <w:del w:id="31191" w:author="Rev 7 Allen Wirfs-Brock" w:date="2012-04-11T16:04:00Z">
        <w:r w:rsidRPr="00E77497" w:rsidDel="005D4B87">
          <w:rPr>
            <w:i/>
          </w:rPr>
          <w:delText>ber</w:delText>
        </w:r>
      </w:del>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rsidR="004C02EF" w:rsidRPr="00546435" w:rsidRDefault="004C02EF" w:rsidP="00B43482">
      <w:pPr>
        <w:pStyle w:val="Heading3"/>
        <w:numPr>
          <w:ilvl w:val="0"/>
          <w:numId w:val="0"/>
        </w:numPr>
      </w:pPr>
      <w:bookmarkStart w:id="31192" w:name="_Toc241509258"/>
      <w:bookmarkStart w:id="31193" w:name="_Toc244416745"/>
      <w:bookmarkStart w:id="31194" w:name="_Toc276631109"/>
      <w:bookmarkStart w:id="31195" w:name="_Toc339020435"/>
      <w:r w:rsidRPr="00546435">
        <w:t>15.1.3</w:t>
      </w:r>
      <w:r w:rsidRPr="00546435">
        <w:tab/>
        <w:t>URI Handling Function Properties</w:t>
      </w:r>
      <w:bookmarkEnd w:id="31185"/>
      <w:bookmarkEnd w:id="31186"/>
      <w:bookmarkEnd w:id="31187"/>
      <w:bookmarkEnd w:id="31192"/>
      <w:bookmarkEnd w:id="31193"/>
      <w:bookmarkEnd w:id="31194"/>
      <w:bookmarkEnd w:id="31195"/>
    </w:p>
    <w:p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rsidR="004C02EF" w:rsidRPr="00E77497" w:rsidRDefault="004C02EF" w:rsidP="004C02EF">
      <w:r w:rsidRPr="00E77497">
        <w:t>A URI is composed of a sequence of components separated by component separators. The general form is:</w:t>
      </w:r>
    </w:p>
    <w:p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 xml:space="preserve">are intended to work with the </w:t>
      </w:r>
      <w:r w:rsidRPr="00E77497">
        <w:lastRenderedPageBreak/>
        <w:t>individual component parts of a URI; they assume that any reserved characters represent text and so must be encoded so that they are not interpreted as reserved characters when the component is part of a complete URI.</w:t>
      </w:r>
    </w:p>
    <w:p w:rsidR="004C02EF" w:rsidRPr="00E77497" w:rsidRDefault="004C02EF" w:rsidP="004C02EF">
      <w:r w:rsidRPr="00E77497">
        <w:t>The following lexical grammar specifies the form of encoded URIs.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uri </w:t>
      </w:r>
      <w:r w:rsidRPr="00E77497">
        <w:rPr>
          <w:rFonts w:ascii="Arial" w:hAnsi="Arial"/>
          <w:b/>
          <w:i w:val="0"/>
        </w:rPr>
        <w:t>:::</w:t>
      </w:r>
    </w:p>
    <w:p w:rsidR="004C02EF" w:rsidRPr="00E77497" w:rsidRDefault="004C02EF" w:rsidP="004C02EF">
      <w:pPr>
        <w:pStyle w:val="SyntaxDefinition"/>
      </w:pPr>
      <w:r w:rsidRPr="00E77497">
        <w:t>uriCharacters</w:t>
      </w:r>
      <w:r w:rsidRPr="00E77497">
        <w:rPr>
          <w:rFonts w:ascii="Arial" w:hAnsi="Arial" w:cs="Arial"/>
          <w:i w:val="0"/>
          <w:vertAlign w:val="subscript"/>
        </w:rPr>
        <w:t>opt</w:t>
      </w:r>
    </w:p>
    <w:p w:rsidR="004C02EF" w:rsidRPr="00E77497" w:rsidRDefault="004C02EF" w:rsidP="004C02EF">
      <w:pPr>
        <w:pStyle w:val="SyntaxRule"/>
      </w:pPr>
      <w:r w:rsidRPr="00E77497">
        <w:t xml:space="preserve">uriCharacters </w:t>
      </w:r>
      <w:r w:rsidRPr="00E77497">
        <w:rPr>
          <w:rFonts w:ascii="Arial" w:hAnsi="Arial"/>
          <w:b/>
          <w:i w:val="0"/>
        </w:rPr>
        <w:t>:::</w:t>
      </w:r>
    </w:p>
    <w:p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rsidR="004C02EF" w:rsidRPr="00E77497" w:rsidRDefault="004C02EF" w:rsidP="004C02EF">
      <w:pPr>
        <w:pStyle w:val="SyntaxRule"/>
      </w:pPr>
      <w:r w:rsidRPr="00E77497">
        <w:t xml:space="preserve">uriCharacter </w:t>
      </w:r>
      <w:r w:rsidRPr="00E77497">
        <w:rPr>
          <w:rFonts w:ascii="Arial" w:hAnsi="Arial"/>
          <w:b/>
          <w:i w:val="0"/>
        </w:rPr>
        <w:t>:::</w:t>
      </w:r>
    </w:p>
    <w:p w:rsidR="004C02EF" w:rsidRPr="00E77497" w:rsidRDefault="004C02EF" w:rsidP="004C02EF">
      <w:pPr>
        <w:pStyle w:val="SyntaxDefinition"/>
      </w:pPr>
      <w:r w:rsidRPr="00E77497">
        <w:t>uriReserved</w:t>
      </w:r>
      <w:r w:rsidRPr="00E77497">
        <w:br/>
        <w:t>uriUnescaped</w:t>
      </w:r>
      <w:r w:rsidRPr="00E77497">
        <w:br/>
        <w:t>uriEscaped</w:t>
      </w:r>
    </w:p>
    <w:p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rsidR="004C02EF" w:rsidRPr="00E77497" w:rsidRDefault="004C02EF" w:rsidP="004C02EF">
      <w:pPr>
        <w:pStyle w:val="SyntaxRule"/>
      </w:pPr>
      <w:r w:rsidRPr="00E77497">
        <w:t xml:space="preserve">uriUnescaped </w:t>
      </w:r>
      <w:r w:rsidRPr="00E77497">
        <w:rPr>
          <w:rFonts w:ascii="Arial" w:hAnsi="Arial"/>
          <w:b/>
          <w:i w:val="0"/>
        </w:rPr>
        <w:t>:::</w:t>
      </w:r>
    </w:p>
    <w:p w:rsidR="004C02EF" w:rsidRPr="00E77497" w:rsidRDefault="004C02EF" w:rsidP="004C02EF">
      <w:pPr>
        <w:pStyle w:val="SyntaxDefinition"/>
      </w:pPr>
      <w:r w:rsidRPr="00E77497">
        <w:t>uriAlpha</w:t>
      </w:r>
      <w:r w:rsidRPr="00E77497">
        <w:br/>
        <w:t>DecimalDigit</w:t>
      </w:r>
      <w:r w:rsidRPr="00E77497">
        <w:br/>
        <w:t>uriMark</w:t>
      </w:r>
    </w:p>
    <w:p w:rsidR="004C02EF" w:rsidRPr="00E77497" w:rsidRDefault="004C02EF" w:rsidP="004C02EF">
      <w:pPr>
        <w:pStyle w:val="SyntaxRule"/>
      </w:pPr>
      <w:r w:rsidRPr="00E77497">
        <w:t xml:space="preserve">uriEscaped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HexDigit HexDigit</w:t>
      </w:r>
    </w:p>
    <w:p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rsidR="00CA30A6" w:rsidRPr="00E77497" w:rsidRDefault="00CA30A6" w:rsidP="00CA30A6">
      <w:pPr>
        <w:keepNext/>
        <w:rPr>
          <w:ins w:id="31196" w:author="Rev 8 Allen Wirfs-Brock" w:date="2012-06-14T14:58:00Z"/>
          <w:rFonts w:ascii="Helvetica" w:hAnsi="Helvetica"/>
          <w:b/>
        </w:rPr>
      </w:pPr>
      <w:ins w:id="31197" w:author="Rev 8 Allen Wirfs-Brock" w:date="2012-06-14T14:58:00Z">
        <w:r w:rsidRPr="00E77497">
          <w:rPr>
            <w:rFonts w:ascii="Helvetica" w:hAnsi="Helvetica"/>
            <w:b/>
          </w:rPr>
          <w:t>Runtime Semantics</w:t>
        </w:r>
      </w:ins>
    </w:p>
    <w:p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rsidR="00E435B1" w:rsidRDefault="00E435B1" w:rsidP="00E435B1">
      <w:pPr>
        <w:rPr>
          <w:ins w:id="31198" w:author="Rev 11 Allen Wirfs-Brock" w:date="2012-10-23T15:26:00Z"/>
        </w:rPr>
      </w:pPr>
      <w:ins w:id="31199" w:author="Rev 11 Allen Wirfs-Brock" w:date="2012-10-23T15:26:00Z">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ins>
    </w:p>
    <w:p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rsidR="004C02EF" w:rsidRPr="00E77497" w:rsidRDefault="004C02EF" w:rsidP="00C47E72">
      <w:pPr>
        <w:pStyle w:val="M3"/>
        <w:numPr>
          <w:ilvl w:val="0"/>
          <w:numId w:val="159"/>
        </w:numPr>
        <w:spacing w:after="0"/>
      </w:pPr>
      <w:r w:rsidRPr="00E77497">
        <w:t>Repeat</w:t>
      </w:r>
    </w:p>
    <w:p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1"/>
          <w:numId w:val="159"/>
        </w:numPr>
        <w:spacing w:after="0"/>
      </w:pPr>
      <w:r w:rsidRPr="00E77497">
        <w:lastRenderedPageBreak/>
        <w:t xml:space="preserve">If </w:t>
      </w:r>
      <w:r w:rsidRPr="00E77497">
        <w:rPr>
          <w:i/>
        </w:rPr>
        <w:t>C</w:t>
      </w:r>
      <w:r w:rsidRPr="00E77497">
        <w:t xml:space="preserve"> is in </w:t>
      </w:r>
      <w:r w:rsidRPr="00E77497">
        <w:rPr>
          <w:i/>
        </w:rPr>
        <w:t>unescapedSet</w:t>
      </w:r>
      <w:r w:rsidRPr="00E77497">
        <w:t>, then</w:t>
      </w:r>
    </w:p>
    <w:p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E1C30">
      <w:pPr>
        <w:pStyle w:val="M3"/>
        <w:numPr>
          <w:ilvl w:val="1"/>
          <w:numId w:val="159"/>
        </w:numPr>
        <w:spacing w:after="0"/>
      </w:pPr>
      <w:r w:rsidRPr="00E77497">
        <w:t>Else</w:t>
      </w:r>
      <w:del w:id="31200" w:author="Rev 11 Allen Wirfs-Brock" w:date="2012-10-25T09:50:00Z">
        <w:r w:rsidRPr="00E77497" w:rsidDel="00BE1C30">
          <w:delText>,</w:delText>
        </w:r>
      </w:del>
      <w:r w:rsidRPr="00E77497">
        <w:t xml:space="preserve"> </w:t>
      </w:r>
      <w:r w:rsidRPr="00E77497">
        <w:rPr>
          <w:i/>
        </w:rPr>
        <w:t>C</w:t>
      </w:r>
      <w:r w:rsidRPr="00E77497">
        <w:t xml:space="preserve"> is not in </w:t>
      </w:r>
      <w:r w:rsidRPr="00E77497">
        <w:rPr>
          <w:i/>
        </w:rPr>
        <w:t>unescapedSet</w:t>
      </w:r>
      <w:ins w:id="31201" w:author="Rev 11 Allen Wirfs-Brock" w:date="2012-10-25T09:50:00Z">
        <w:r w:rsidR="00BE1C30" w:rsidRPr="00E77497">
          <w:t>,</w:t>
        </w:r>
      </w:ins>
    </w:p>
    <w:p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rsidR="004C02EF" w:rsidRPr="00E77497" w:rsidRDefault="004C02EF" w:rsidP="00C47E72">
      <w:pPr>
        <w:pStyle w:val="M3"/>
        <w:numPr>
          <w:ilvl w:val="2"/>
          <w:numId w:val="159"/>
        </w:numPr>
        <w:spacing w:after="0"/>
      </w:pPr>
      <w:r w:rsidRPr="00E77497">
        <w:t xml:space="preserve">Else, </w:t>
      </w:r>
    </w:p>
    <w:p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rsidR="00E435B1" w:rsidRDefault="00E435B1" w:rsidP="00E435B1">
      <w:pPr>
        <w:rPr>
          <w:ins w:id="31202" w:author="Rev 11 Allen Wirfs-Brock" w:date="2012-10-23T15:26:00Z"/>
        </w:rPr>
      </w:pPr>
      <w:ins w:id="31203" w:author="Rev 11 Allen Wirfs-Brock" w:date="2012-10-23T15:26:00Z">
        <w:r w:rsidRPr="00E77497">
          <w:rPr>
            <w:rFonts w:ascii="Helvetica" w:hAnsi="Helvetica"/>
            <w:b/>
          </w:rPr>
          <w:t xml:space="preserve">Runtime Semantics: </w:t>
        </w:r>
      </w:ins>
      <w:ins w:id="31204" w:author="Rev 11 Allen Wirfs-Brock" w:date="2012-10-23T15:27:00Z">
        <w:r>
          <w:rPr>
            <w:rFonts w:ascii="Helvetica" w:hAnsi="Helvetica"/>
            <w:b/>
            <w:spacing w:val="6"/>
          </w:rPr>
          <w:t>De</w:t>
        </w:r>
      </w:ins>
      <w:ins w:id="31205" w:author="Rev 11 Allen Wirfs-Brock" w:date="2012-10-23T15:26:00Z">
        <w:r w:rsidRPr="00E435B1">
          <w:rPr>
            <w:rFonts w:ascii="Helvetica" w:hAnsi="Helvetica"/>
            <w:b/>
            <w:spacing w:val="6"/>
          </w:rPr>
          <w:t xml:space="preserve">code </w:t>
        </w:r>
        <w:r>
          <w:rPr>
            <w:rFonts w:ascii="Helvetica" w:hAnsi="Helvetica"/>
            <w:b/>
            <w:spacing w:val="6"/>
          </w:rPr>
          <w:t>Abstract Operation</w:t>
        </w:r>
      </w:ins>
    </w:p>
    <w:p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rsidR="004C02EF" w:rsidRPr="00E77497" w:rsidRDefault="004C02EF" w:rsidP="00C47E72">
      <w:pPr>
        <w:pStyle w:val="M3"/>
        <w:numPr>
          <w:ilvl w:val="0"/>
          <w:numId w:val="160"/>
        </w:numPr>
        <w:spacing w:after="0"/>
      </w:pPr>
      <w:r w:rsidRPr="00E77497">
        <w:t>Repeat</w:t>
      </w:r>
    </w:p>
    <w:p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1"/>
          <w:numId w:val="160"/>
        </w:numPr>
        <w:spacing w:after="0"/>
      </w:pPr>
      <w:r w:rsidRPr="00E77497">
        <w:t>Else</w:t>
      </w:r>
      <w:del w:id="31206" w:author="Rev 11 Allen Wirfs-Brock" w:date="2012-10-25T09:50:00Z">
        <w:r w:rsidRPr="00E77497" w:rsidDel="00BE1C30">
          <w:delText>,</w:delText>
        </w:r>
      </w:del>
      <w:r w:rsidRPr="00E77497">
        <w:t xml:space="preserve"> </w:t>
      </w:r>
      <w:r w:rsidRPr="00E77497">
        <w:rPr>
          <w:i/>
        </w:rPr>
        <w:t>C</w:t>
      </w:r>
      <w:r w:rsidRPr="00E77497">
        <w:t xml:space="preserve"> is ‘</w:t>
      </w:r>
      <w:r w:rsidRPr="00E77497">
        <w:rPr>
          <w:b/>
        </w:rPr>
        <w:t>%</w:t>
      </w:r>
      <w:r w:rsidRPr="00E77497">
        <w:t>’</w:t>
      </w:r>
      <w:ins w:id="31207" w:author="Rev 11 Allen Wirfs-Brock" w:date="2012-10-25T09:50:00Z">
        <w:r w:rsidR="00BE1C30" w:rsidRPr="00E77497">
          <w:t>,</w:t>
        </w:r>
      </w:ins>
    </w:p>
    <w:p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3"/>
          <w:numId w:val="160"/>
        </w:numPr>
        <w:spacing w:after="0"/>
      </w:pPr>
      <w:r w:rsidRPr="00E77497">
        <w:t>Else</w:t>
      </w:r>
      <w:del w:id="31208" w:author="Rev 11 Allen Wirfs-Brock" w:date="2012-10-25T09:50:00Z">
        <w:r w:rsidRPr="00E77497" w:rsidDel="00BE1C30">
          <w:delText>,</w:delText>
        </w:r>
      </w:del>
      <w:r w:rsidRPr="00E77497">
        <w:t xml:space="preserve"> </w:t>
      </w:r>
      <w:r w:rsidRPr="00E77497">
        <w:rPr>
          <w:i/>
        </w:rPr>
        <w:t>C</w:t>
      </w:r>
      <w:r w:rsidRPr="00E77497">
        <w:t xml:space="preserve"> is in </w:t>
      </w:r>
      <w:r w:rsidRPr="00E77497">
        <w:rPr>
          <w:i/>
        </w:rPr>
        <w:t>reservedSet</w:t>
      </w:r>
      <w:ins w:id="31209" w:author="Rev 11 Allen Wirfs-Brock" w:date="2012-10-25T09:50:00Z">
        <w:r w:rsidR="00BE1C30" w:rsidRPr="00E77497">
          <w:t>,</w:t>
        </w:r>
      </w:ins>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E1C30">
      <w:pPr>
        <w:pStyle w:val="M3"/>
        <w:numPr>
          <w:ilvl w:val="2"/>
          <w:numId w:val="160"/>
        </w:numPr>
        <w:spacing w:after="0"/>
      </w:pPr>
      <w:r w:rsidRPr="00E77497">
        <w:t>Else</w:t>
      </w:r>
      <w:del w:id="31210" w:author="Rev 11 Allen Wirfs-Brock" w:date="2012-10-25T09:50:00Z">
        <w:r w:rsidRPr="00E77497" w:rsidDel="00BE1C30">
          <w:delText>,</w:delText>
        </w:r>
      </w:del>
      <w:r w:rsidRPr="00E77497">
        <w:t xml:space="preserve"> the most significant bit in </w:t>
      </w:r>
      <w:r w:rsidRPr="00E77497">
        <w:rPr>
          <w:i/>
        </w:rPr>
        <w:t>B</w:t>
      </w:r>
      <w:r w:rsidRPr="00E77497">
        <w:t xml:space="preserve"> is 1</w:t>
      </w:r>
      <w:ins w:id="31211" w:author="Rev 11 Allen Wirfs-Brock" w:date="2012-10-25T09:50:00Z">
        <w:r w:rsidR="00BE1C30" w:rsidRPr="00E77497">
          <w:t>,</w:t>
        </w:r>
      </w:ins>
    </w:p>
    <w:p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rsidR="004C02EF" w:rsidRPr="00E77497" w:rsidRDefault="004C02EF" w:rsidP="00C47E72">
      <w:pPr>
        <w:pStyle w:val="M3"/>
        <w:numPr>
          <w:ilvl w:val="3"/>
          <w:numId w:val="160"/>
        </w:numPr>
        <w:spacing w:after="0"/>
      </w:pPr>
      <w:r w:rsidRPr="00E77497">
        <w:lastRenderedPageBreak/>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rsidR="004C02EF" w:rsidRPr="00E77497" w:rsidRDefault="004C02EF" w:rsidP="00703487">
      <w:pPr>
        <w:pStyle w:val="M3"/>
        <w:numPr>
          <w:ilvl w:val="3"/>
          <w:numId w:val="160"/>
        </w:numPr>
        <w:spacing w:after="0"/>
      </w:pPr>
      <w:r w:rsidRPr="00E77497">
        <w:t xml:space="preserve">If </w:t>
      </w:r>
      <w:r w:rsidRPr="00E77497">
        <w:rPr>
          <w:i/>
        </w:rPr>
        <w:t>V</w:t>
      </w:r>
      <w:r w:rsidRPr="00E77497">
        <w:t xml:space="preserve"> </w:t>
      </w:r>
      <w:del w:id="31212" w:author="Rev 11 Allen Wirfs-Brock" w:date="2012-10-24T09:00:00Z">
        <w:r w:rsidRPr="00E77497" w:rsidDel="00703487">
          <w:delText>is less than</w:delText>
        </w:r>
      </w:del>
      <w:ins w:id="31213" w:author="Rev 11 Allen Wirfs-Brock" w:date="2012-10-24T09:00:00Z">
        <w:r w:rsidR="00703487">
          <w:t>&lt;</w:t>
        </w:r>
      </w:ins>
      <w:r w:rsidRPr="00E77497">
        <w:t xml:space="preserve"> 0x10000, then</w:t>
      </w:r>
    </w:p>
    <w:p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4"/>
          <w:numId w:val="160"/>
        </w:numPr>
        <w:spacing w:after="0"/>
      </w:pPr>
      <w:r w:rsidRPr="00E77497">
        <w:t>Else</w:t>
      </w:r>
      <w:del w:id="31214" w:author="Rev 11 Allen Wirfs-Brock" w:date="2012-10-25T09:51:00Z">
        <w:r w:rsidRPr="00E77497" w:rsidDel="00BE1C30">
          <w:delText>,</w:delText>
        </w:r>
      </w:del>
      <w:r w:rsidRPr="00E77497">
        <w:t xml:space="preserve"> </w:t>
      </w:r>
      <w:r w:rsidRPr="00E77497">
        <w:rPr>
          <w:i/>
        </w:rPr>
        <w:t>C</w:t>
      </w:r>
      <w:r w:rsidRPr="00E77497">
        <w:t xml:space="preserve"> is in </w:t>
      </w:r>
      <w:r w:rsidRPr="00E77497">
        <w:rPr>
          <w:i/>
        </w:rPr>
        <w:t>reservedSet</w:t>
      </w:r>
      <w:ins w:id="31215" w:author="Rev 11 Allen Wirfs-Brock" w:date="2012-10-25T09:51:00Z">
        <w:r w:rsidR="00BE1C30" w:rsidRPr="00E77497">
          <w:t>,</w:t>
        </w:r>
      </w:ins>
    </w:p>
    <w:p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E1C30">
      <w:pPr>
        <w:pStyle w:val="M3"/>
        <w:numPr>
          <w:ilvl w:val="3"/>
          <w:numId w:val="160"/>
        </w:numPr>
        <w:spacing w:after="0"/>
      </w:pPr>
      <w:r w:rsidRPr="00E77497">
        <w:t>Else</w:t>
      </w:r>
      <w:del w:id="31216" w:author="Rev 11 Allen Wirfs-Brock" w:date="2012-10-25T09:51:00Z">
        <w:r w:rsidRPr="00E77497" w:rsidDel="00BE1C30">
          <w:delText>,</w:delText>
        </w:r>
      </w:del>
      <w:r w:rsidRPr="00E77497">
        <w:t xml:space="preserve"> </w:t>
      </w:r>
      <w:r w:rsidRPr="00E77497">
        <w:rPr>
          <w:i/>
        </w:rPr>
        <w:t>V</w:t>
      </w:r>
      <w:r w:rsidRPr="00E77497">
        <w:t xml:space="preserve"> </w:t>
      </w:r>
      <w:del w:id="31217" w:author="Rev 11 Allen Wirfs-Brock" w:date="2012-10-25T09:47:00Z">
        <w:r w:rsidRPr="00E77497" w:rsidDel="00D77167">
          <w:delText xml:space="preserve">is </w:delText>
        </w:r>
      </w:del>
      <w:r w:rsidRPr="00E77497">
        <w:t>≥ 0x10000</w:t>
      </w:r>
      <w:ins w:id="31218" w:author="Rev 11 Allen Wirfs-Brock" w:date="2012-10-25T09:51:00Z">
        <w:r w:rsidR="00BE1C30" w:rsidRPr="00E77497">
          <w:t>,</w:t>
        </w:r>
      </w:ins>
    </w:p>
    <w:p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w:t>
      </w:r>
      <w:ins w:id="31219" w:author="Rev 8 Allen Wirfs-Brock" w:date="2012-06-13T12:55:00Z">
        <w:r w:rsidR="00676727">
          <w:rPr>
            <w:sz w:val="18"/>
          </w:rPr>
          <w:fldChar w:fldCharType="begin"/>
        </w:r>
        <w:r w:rsidR="00676727">
          <w:rPr>
            <w:sz w:val="18"/>
          </w:rPr>
          <w:instrText xml:space="preserve"> REF _Ref327355453 \h </w:instrText>
        </w:r>
      </w:ins>
      <w:r w:rsidR="00676727">
        <w:rPr>
          <w:sz w:val="18"/>
        </w:rPr>
      </w:r>
      <w:r w:rsidR="00676727">
        <w:rPr>
          <w:sz w:val="18"/>
        </w:rPr>
        <w:fldChar w:fldCharType="separate"/>
      </w:r>
      <w:ins w:id="31220" w:author="Rev 10 Allen Wirfs-Brock" w:date="2012-09-27T11:54:00Z">
        <w:r w:rsidR="00AE6982">
          <w:t xml:space="preserve">Table </w:t>
        </w:r>
        <w:r w:rsidR="00AE6982">
          <w:rPr>
            <w:noProof/>
          </w:rPr>
          <w:t>26</w:t>
        </w:r>
      </w:ins>
      <w:ins w:id="31221" w:author="Rev 8 Allen Wirfs-Brock" w:date="2012-06-13T12:55:00Z">
        <w:r w:rsidR="00676727">
          <w:rPr>
            <w:sz w:val="18"/>
          </w:rPr>
          <w:fldChar w:fldCharType="end"/>
        </w:r>
      </w:ins>
      <w:r w:rsidRPr="00E77497">
        <w:rPr>
          <w:sz w:val="18"/>
        </w:rPr>
        <w:t>.</w:t>
      </w:r>
    </w:p>
    <w:p w:rsidR="004C02EF" w:rsidRPr="00E77497" w:rsidRDefault="00676727" w:rsidP="00643AF2">
      <w:pPr>
        <w:pStyle w:val="Tabletitle"/>
      </w:pPr>
      <w:bookmarkStart w:id="31222" w:name="_Ref327355453"/>
      <w:ins w:id="31223" w:author="Rev 8 Allen Wirfs-Brock" w:date="2012-06-13T12:55:00Z">
        <w:r>
          <w:t xml:space="preserve">Table </w:t>
        </w:r>
        <w:r>
          <w:fldChar w:fldCharType="begin"/>
        </w:r>
        <w:r>
          <w:instrText xml:space="preserve"> SEQ Table \* ARABIC </w:instrText>
        </w:r>
      </w:ins>
      <w:r>
        <w:fldChar w:fldCharType="separate"/>
      </w:r>
      <w:ins w:id="31224" w:author="Rev 11 Allen Wirfs-Brock" w:date="2012-10-09T13:03:00Z">
        <w:r w:rsidR="00BD246C">
          <w:rPr>
            <w:noProof/>
          </w:rPr>
          <w:t>28</w:t>
        </w:r>
      </w:ins>
      <w:ins w:id="31225" w:author="Rev 10 Allen Wirfs-Brock" w:date="2012-09-27T11:54:00Z">
        <w:del w:id="31226" w:author="Rev 11 Allen Wirfs-Brock" w:date="2012-10-09T12:33:00Z">
          <w:r w:rsidR="00AE6982" w:rsidDel="00D1216A">
            <w:rPr>
              <w:noProof/>
            </w:rPr>
            <w:delText>26</w:delText>
          </w:r>
        </w:del>
      </w:ins>
      <w:ins w:id="31227" w:author="Rev 8 Allen Wirfs-Brock" w:date="2012-06-13T12:55:00Z">
        <w:r>
          <w:fldChar w:fldCharType="end"/>
        </w:r>
      </w:ins>
      <w:bookmarkEnd w:id="31222"/>
      <w:ins w:id="31228" w:author="Allen Wirfs-Brock" w:date="2011-07-02T13:31:00Z">
        <w:r w:rsidR="008962D8" w:rsidRPr="00E77497">
          <w:rPr>
            <w:rFonts w:eastAsia="Arial Unicode MS"/>
          </w:rPr>
          <w:t xml:space="preserve"> </w:t>
        </w:r>
      </w:ins>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rsidTr="0027695A">
        <w:tc>
          <w:tcPr>
            <w:tcW w:w="2178" w:type="dxa"/>
            <w:tcBorders>
              <w:top w:val="nil"/>
            </w:tcBorders>
          </w:tcPr>
          <w:p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rsidR="004C02EF" w:rsidRPr="00E77497" w:rsidRDefault="004C02EF" w:rsidP="003A4B22">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3A4B22">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3A4B22">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3A4B22">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p>
          <w:p w:rsidR="004C02EF" w:rsidRPr="00E77497" w:rsidRDefault="004C02EF" w:rsidP="003A4B22">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rsidR="004C02EF" w:rsidRPr="00E77497" w:rsidRDefault="004C02EF" w:rsidP="003A4B22">
            <w:pPr>
              <w:pStyle w:val="HTMLPreformatted"/>
              <w:keepNext/>
              <w:spacing w:after="0"/>
              <w:jc w:val="center"/>
              <w:rPr>
                <w:rFonts w:cs="Courier New"/>
                <w:sz w:val="18"/>
                <w:lang w:eastAsia="en-US"/>
              </w:rPr>
            </w:pPr>
          </w:p>
        </w:tc>
        <w:tc>
          <w:tcPr>
            <w:tcW w:w="126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rsidR="004C02EF" w:rsidRPr="00E77497" w:rsidRDefault="004C02EF" w:rsidP="003A4B22">
            <w:pPr>
              <w:pStyle w:val="HTMLPreformatted"/>
              <w:keepNext/>
              <w:spacing w:after="0"/>
              <w:jc w:val="center"/>
              <w:rPr>
                <w:rFonts w:cs="Courier New"/>
                <w:b/>
                <w:sz w:val="18"/>
                <w:lang w:eastAsia="en-US"/>
              </w:rPr>
            </w:pPr>
          </w:p>
        </w:tc>
        <w:tc>
          <w:tcPr>
            <w:tcW w:w="1260" w:type="dxa"/>
          </w:tcPr>
          <w:p w:rsidR="004C02EF" w:rsidRPr="00E77497" w:rsidRDefault="004C02EF" w:rsidP="003A4B22">
            <w:pPr>
              <w:pStyle w:val="HTMLPreformatted"/>
              <w:keepNext/>
              <w:spacing w:after="0"/>
              <w:jc w:val="center"/>
              <w:rPr>
                <w:rFonts w:cs="Courier New"/>
                <w:b/>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rsidR="004C02EF" w:rsidRPr="00E77497" w:rsidRDefault="004C02EF" w:rsidP="003A4B22">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spacing w:after="0"/>
              <w:jc w:val="center"/>
              <w:rPr>
                <w:rFonts w:cs="Courier New"/>
                <w:b/>
                <w:sz w:val="18"/>
                <w:lang w:eastAsia="en-US"/>
              </w:rPr>
            </w:pPr>
          </w:p>
        </w:tc>
      </w:tr>
    </w:tbl>
    <w:p w:rsidR="004C02EF" w:rsidRPr="00E77497" w:rsidRDefault="004C02EF" w:rsidP="004C02EF">
      <w:pPr>
        <w:pStyle w:val="HTMLPreformatted"/>
        <w:spacing w:after="0"/>
        <w:ind w:left="720"/>
      </w:pPr>
    </w:p>
    <w:p w:rsidR="004C02EF" w:rsidRPr="00E77497" w:rsidRDefault="004C02EF" w:rsidP="004C02EF">
      <w:pPr>
        <w:spacing w:after="120"/>
        <w:rPr>
          <w:sz w:val="18"/>
        </w:rPr>
      </w:pPr>
      <w:r w:rsidRPr="00E77497">
        <w:rPr>
          <w:sz w:val="18"/>
        </w:rPr>
        <w:t>Where</w:t>
      </w:r>
    </w:p>
    <w:p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rsidR="004C02EF" w:rsidRPr="00E77497" w:rsidRDefault="004C02EF" w:rsidP="004C02EF">
      <w:pPr>
        <w:rPr>
          <w:sz w:val="18"/>
        </w:rPr>
      </w:pPr>
      <w:r w:rsidRPr="00E77497">
        <w:rPr>
          <w:sz w:val="18"/>
        </w:rPr>
        <w:t>to account for the addition of 0x10000 as in Surrogates, section 3.7, of the Unicode Standard.</w:t>
      </w:r>
    </w:p>
    <w:p w:rsidR="004C02EF" w:rsidRPr="00E77497" w:rsidRDefault="004C02EF" w:rsidP="004C02EF">
      <w:pPr>
        <w:rPr>
          <w:sz w:val="18"/>
        </w:rPr>
      </w:pPr>
      <w:r w:rsidRPr="00E77497">
        <w:rPr>
          <w:sz w:val="18"/>
        </w:rPr>
        <w:lastRenderedPageBreak/>
        <w:t>The range of code unit values 0xD800-0xDFFF is used to encode surrogate pairs; the above transformation combines a UTF-16 surrogate pair into a UTF-32 representation and encodes the resulting 21-bit value in UTF-8. Decoding reconstructs the surrogate pair.</w:t>
      </w:r>
    </w:p>
    <w:p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rsidR="004C02EF" w:rsidRPr="00E77497" w:rsidRDefault="004C02EF" w:rsidP="004C02EF">
      <w:pPr>
        <w:pStyle w:val="Heading4"/>
        <w:numPr>
          <w:ilvl w:val="0"/>
          <w:numId w:val="0"/>
        </w:numPr>
      </w:pPr>
      <w:bookmarkStart w:id="31229" w:name="_Ref456003675"/>
      <w:r w:rsidRPr="00E77497">
        <w:t>15.1.3.1</w:t>
      </w:r>
      <w:r w:rsidRPr="00E77497">
        <w:tab/>
        <w:t>decodeURI (encodedURI)</w:t>
      </w:r>
      <w:bookmarkEnd w:id="31229"/>
    </w:p>
    <w:p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rsidR="005D4B87" w:rsidRDefault="005D4B87" w:rsidP="005D4B87">
      <w:pPr>
        <w:pStyle w:val="M4"/>
        <w:numPr>
          <w:ilvl w:val="0"/>
          <w:numId w:val="161"/>
        </w:numPr>
        <w:tabs>
          <w:tab w:val="num" w:pos="1721"/>
        </w:tabs>
        <w:spacing w:after="0"/>
        <w:rPr>
          <w:ins w:id="31230" w:author="Rev 7 Allen Wirfs-Brock" w:date="2012-04-11T16:05:00Z"/>
        </w:rPr>
      </w:pPr>
      <w:ins w:id="31231" w:author="Rev 7 Allen Wirfs-Brock" w:date="2012-04-11T16:05:00Z">
        <w:r>
          <w:t>ReturnIfAbrupt(</w:t>
        </w:r>
      </w:ins>
      <w:ins w:id="31232" w:author="Rev 7 Allen Wirfs-Brock" w:date="2012-04-11T16:06:00Z">
        <w:r w:rsidRPr="00E77497">
          <w:rPr>
            <w:i/>
          </w:rPr>
          <w:t>uriString</w:t>
        </w:r>
      </w:ins>
      <w:ins w:id="31233" w:author="Rev 7 Allen Wirfs-Brock" w:date="2012-04-11T16:05:00Z">
        <w:r>
          <w:t>).</w:t>
        </w:r>
      </w:ins>
    </w:p>
    <w:p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rsidR="004C02EF" w:rsidRPr="00E77497" w:rsidRDefault="004C02EF" w:rsidP="004C02EF">
      <w:pPr>
        <w:pStyle w:val="Heading4"/>
        <w:numPr>
          <w:ilvl w:val="0"/>
          <w:numId w:val="0"/>
        </w:numPr>
      </w:pPr>
      <w:bookmarkStart w:id="31234" w:name="_Ref456003678"/>
      <w:r w:rsidRPr="00E77497">
        <w:t>15.1.3.2</w:t>
      </w:r>
      <w:r w:rsidRPr="00E77497">
        <w:tab/>
        <w:t>decodeURIComponent (encodedURIComponent)</w:t>
      </w:r>
      <w:bookmarkEnd w:id="31234"/>
    </w:p>
    <w:p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rsidR="005D4B87" w:rsidRDefault="005D4B87" w:rsidP="005D4B87">
      <w:pPr>
        <w:pStyle w:val="M4"/>
        <w:numPr>
          <w:ilvl w:val="0"/>
          <w:numId w:val="162"/>
        </w:numPr>
        <w:tabs>
          <w:tab w:val="num" w:pos="1721"/>
        </w:tabs>
        <w:spacing w:after="0"/>
        <w:rPr>
          <w:ins w:id="31235" w:author="Rev 7 Allen Wirfs-Brock" w:date="2012-04-11T16:05:00Z"/>
        </w:rPr>
      </w:pPr>
      <w:ins w:id="31236" w:author="Rev 7 Allen Wirfs-Brock" w:date="2012-04-11T16:05:00Z">
        <w:r>
          <w:t>ReturnIfAbrupt(</w:t>
        </w:r>
      </w:ins>
      <w:ins w:id="31237" w:author="Rev 7 Allen Wirfs-Brock" w:date="2012-04-11T16:06:00Z">
        <w:r w:rsidRPr="00E77497">
          <w:rPr>
            <w:i/>
          </w:rPr>
          <w:t>componentString</w:t>
        </w:r>
      </w:ins>
      <w:ins w:id="31238" w:author="Rev 7 Allen Wirfs-Brock" w:date="2012-04-11T16:05:00Z">
        <w:r>
          <w:t>).</w:t>
        </w:r>
      </w:ins>
    </w:p>
    <w:p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rsidR="004C02EF" w:rsidRPr="00E77497" w:rsidRDefault="004C02EF" w:rsidP="004C02EF">
      <w:pPr>
        <w:pStyle w:val="Heading4"/>
        <w:numPr>
          <w:ilvl w:val="0"/>
          <w:numId w:val="0"/>
        </w:numPr>
      </w:pPr>
      <w:bookmarkStart w:id="31239" w:name="_Ref456003682"/>
      <w:r w:rsidRPr="00E77497">
        <w:t>15.1.3.3</w:t>
      </w:r>
      <w:r w:rsidRPr="00E77497">
        <w:tab/>
        <w:t>encodeURI (uri)</w:t>
      </w:r>
      <w:bookmarkEnd w:id="31239"/>
    </w:p>
    <w:p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rsidR="005D4B87" w:rsidRDefault="005D4B87" w:rsidP="005D4B87">
      <w:pPr>
        <w:pStyle w:val="M4"/>
        <w:numPr>
          <w:ilvl w:val="0"/>
          <w:numId w:val="163"/>
        </w:numPr>
        <w:tabs>
          <w:tab w:val="num" w:pos="1721"/>
        </w:tabs>
        <w:spacing w:after="0"/>
        <w:rPr>
          <w:ins w:id="31240" w:author="Rev 7 Allen Wirfs-Brock" w:date="2012-04-11T16:06:00Z"/>
        </w:rPr>
      </w:pPr>
      <w:ins w:id="31241" w:author="Rev 7 Allen Wirfs-Brock" w:date="2012-04-11T16:06:00Z">
        <w:r>
          <w:t>ReturnIfAbrupt(</w:t>
        </w:r>
        <w:r w:rsidRPr="00E77497">
          <w:rPr>
            <w:i/>
          </w:rPr>
          <w:t>uriString</w:t>
        </w:r>
        <w:r>
          <w:t>).</w:t>
        </w:r>
      </w:ins>
    </w:p>
    <w:p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rsidR="004C02EF" w:rsidRPr="00E77497" w:rsidRDefault="004C02EF" w:rsidP="004C02EF">
      <w:pPr>
        <w:pStyle w:val="Heading4"/>
        <w:numPr>
          <w:ilvl w:val="0"/>
          <w:numId w:val="0"/>
        </w:numPr>
      </w:pPr>
      <w:bookmarkStart w:id="31242" w:name="_Ref456003685"/>
      <w:r w:rsidRPr="00E77497">
        <w:t>15.1.3.4</w:t>
      </w:r>
      <w:r w:rsidRPr="00E77497">
        <w:tab/>
        <w:t>encodeURIComponent (uriComponent)</w:t>
      </w:r>
      <w:bookmarkEnd w:id="31242"/>
    </w:p>
    <w:p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4C02EF">
      <w:r w:rsidRPr="00E77497">
        <w:lastRenderedPageBreak/>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rsidR="005D4B87" w:rsidRDefault="005D4B87" w:rsidP="005D4B87">
      <w:pPr>
        <w:pStyle w:val="M4"/>
        <w:numPr>
          <w:ilvl w:val="0"/>
          <w:numId w:val="164"/>
        </w:numPr>
        <w:tabs>
          <w:tab w:val="num" w:pos="1721"/>
        </w:tabs>
        <w:spacing w:after="0"/>
        <w:rPr>
          <w:ins w:id="31243" w:author="Rev 7 Allen Wirfs-Brock" w:date="2012-04-11T16:06:00Z"/>
        </w:rPr>
      </w:pPr>
      <w:ins w:id="31244" w:author="Rev 7 Allen Wirfs-Brock" w:date="2012-04-11T16:06:00Z">
        <w:r>
          <w:t>ReturnIfAbrupt(</w:t>
        </w:r>
        <w:r w:rsidRPr="00E77497">
          <w:rPr>
            <w:i/>
          </w:rPr>
          <w:t>componentString</w:t>
        </w:r>
        <w:r>
          <w:t>).</w:t>
        </w:r>
      </w:ins>
    </w:p>
    <w:p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rsidR="004C02EF" w:rsidRPr="00E77497" w:rsidRDefault="004C02EF" w:rsidP="00B43482">
      <w:pPr>
        <w:pStyle w:val="Heading3"/>
        <w:numPr>
          <w:ilvl w:val="0"/>
          <w:numId w:val="0"/>
        </w:numPr>
      </w:pPr>
      <w:bookmarkStart w:id="31245" w:name="_Ref457710538"/>
      <w:bookmarkStart w:id="31246" w:name="_Toc472818906"/>
      <w:bookmarkStart w:id="31247" w:name="_Toc235503484"/>
      <w:bookmarkStart w:id="31248" w:name="_Toc241509259"/>
      <w:bookmarkStart w:id="31249" w:name="_Toc244416746"/>
      <w:bookmarkStart w:id="31250" w:name="_Toc276631110"/>
      <w:bookmarkStart w:id="31251" w:name="_Toc339020436"/>
      <w:r w:rsidRPr="00E77497">
        <w:t>15.1.4</w:t>
      </w:r>
      <w:r w:rsidRPr="00E77497">
        <w:tab/>
        <w:t>Constructor Properties of the Global Objec</w:t>
      </w:r>
      <w:bookmarkEnd w:id="31179"/>
      <w:r w:rsidRPr="00E77497">
        <w:t>t</w:t>
      </w:r>
      <w:bookmarkStart w:id="31252" w:name="_Toc393690359"/>
      <w:bookmarkEnd w:id="31245"/>
      <w:bookmarkEnd w:id="31246"/>
      <w:bookmarkEnd w:id="31247"/>
      <w:bookmarkEnd w:id="31248"/>
      <w:bookmarkEnd w:id="31249"/>
      <w:bookmarkEnd w:id="31250"/>
      <w:bookmarkEnd w:id="31251"/>
    </w:p>
    <w:p w:rsidR="004C02EF" w:rsidRPr="00E77497" w:rsidRDefault="004C02EF" w:rsidP="004C02EF">
      <w:pPr>
        <w:pStyle w:val="Heading4"/>
        <w:numPr>
          <w:ilvl w:val="0"/>
          <w:numId w:val="0"/>
        </w:numPr>
      </w:pPr>
      <w:r w:rsidRPr="00E77497">
        <w:t>15.1.4.1</w:t>
      </w:r>
      <w:r w:rsidRPr="00E77497">
        <w:tab/>
        <w:t xml:space="preserve">Object ( . . . </w:t>
      </w:r>
      <w:bookmarkEnd w:id="31252"/>
      <w:r w:rsidRPr="00E77497">
        <w:t>)</w:t>
      </w:r>
    </w:p>
    <w:p w:rsidR="004C02EF" w:rsidRPr="00E77497" w:rsidRDefault="004C02EF" w:rsidP="004C02EF">
      <w:r w:rsidRPr="00E77497">
        <w:t xml:space="preserve">See 15.2.1 and </w:t>
      </w:r>
      <w:bookmarkStart w:id="31253" w:name="_Toc393690360"/>
      <w:r w:rsidRPr="00E77497">
        <w:t>15.2.2.</w:t>
      </w:r>
    </w:p>
    <w:p w:rsidR="004C02EF" w:rsidRPr="00E77497" w:rsidRDefault="004C02EF" w:rsidP="004C02EF">
      <w:pPr>
        <w:pStyle w:val="Heading4"/>
        <w:numPr>
          <w:ilvl w:val="0"/>
          <w:numId w:val="0"/>
        </w:numPr>
      </w:pPr>
      <w:r w:rsidRPr="00E77497">
        <w:t>15.1.4.2</w:t>
      </w:r>
      <w:r w:rsidRPr="00E77497">
        <w:tab/>
        <w:t xml:space="preserve">Function ( . . . </w:t>
      </w:r>
      <w:bookmarkEnd w:id="31253"/>
      <w:r w:rsidRPr="00E77497">
        <w:t>)</w:t>
      </w:r>
    </w:p>
    <w:p w:rsidR="004C02EF" w:rsidRPr="00E77497" w:rsidRDefault="004C02EF" w:rsidP="004C02EF">
      <w:r w:rsidRPr="00E77497">
        <w:t>See 15.3.1 and 15.3.2.</w:t>
      </w:r>
      <w:bookmarkStart w:id="31254" w:name="_Toc393690361"/>
    </w:p>
    <w:p w:rsidR="004C02EF" w:rsidRPr="00E77497" w:rsidRDefault="004C02EF" w:rsidP="004C02EF">
      <w:pPr>
        <w:pStyle w:val="Heading4"/>
        <w:numPr>
          <w:ilvl w:val="0"/>
          <w:numId w:val="0"/>
        </w:numPr>
      </w:pPr>
      <w:r w:rsidRPr="00E77497">
        <w:t>15.1.4.3</w:t>
      </w:r>
      <w:r w:rsidRPr="00E77497">
        <w:tab/>
        <w:t xml:space="preserve">Array ( . . . </w:t>
      </w:r>
      <w:bookmarkEnd w:id="31254"/>
      <w:r w:rsidRPr="00E77497">
        <w:t>)</w:t>
      </w:r>
    </w:p>
    <w:p w:rsidR="004C02EF" w:rsidRPr="00E77497" w:rsidRDefault="004C02EF" w:rsidP="004C02EF">
      <w:r w:rsidRPr="00E77497">
        <w:t xml:space="preserve">See 15.4.1 and </w:t>
      </w:r>
      <w:bookmarkStart w:id="31255" w:name="_Toc393690362"/>
      <w:r w:rsidRPr="00E77497">
        <w:t>15.4.2.</w:t>
      </w:r>
    </w:p>
    <w:p w:rsidR="004C02EF" w:rsidRPr="00E77497" w:rsidRDefault="004C02EF" w:rsidP="004C02EF">
      <w:pPr>
        <w:pStyle w:val="Heading4"/>
        <w:numPr>
          <w:ilvl w:val="0"/>
          <w:numId w:val="0"/>
        </w:numPr>
      </w:pPr>
      <w:r w:rsidRPr="00E77497">
        <w:t>15.1.4.4</w:t>
      </w:r>
      <w:r w:rsidRPr="00E77497">
        <w:tab/>
        <w:t xml:space="preserve">String ( . . . </w:t>
      </w:r>
      <w:bookmarkEnd w:id="31255"/>
      <w:r w:rsidRPr="00E77497">
        <w:t>)</w:t>
      </w:r>
    </w:p>
    <w:p w:rsidR="004C02EF" w:rsidRPr="00E77497" w:rsidRDefault="004C02EF" w:rsidP="004C02EF">
      <w:r w:rsidRPr="00E77497">
        <w:t xml:space="preserve">See 15.5.1 and </w:t>
      </w:r>
      <w:bookmarkStart w:id="31256" w:name="_Toc393690363"/>
      <w:r w:rsidRPr="00E77497">
        <w:t>15.5.2.</w:t>
      </w:r>
    </w:p>
    <w:p w:rsidR="004C02EF" w:rsidRPr="00E77497" w:rsidRDefault="004C02EF" w:rsidP="004C02EF">
      <w:pPr>
        <w:pStyle w:val="Heading4"/>
        <w:numPr>
          <w:ilvl w:val="0"/>
          <w:numId w:val="0"/>
        </w:numPr>
      </w:pPr>
      <w:r w:rsidRPr="00E77497">
        <w:t>15.1.4.5</w:t>
      </w:r>
      <w:r w:rsidRPr="00E77497">
        <w:tab/>
        <w:t xml:space="preserve">Boolean ( . . . </w:t>
      </w:r>
      <w:bookmarkEnd w:id="31256"/>
      <w:r w:rsidRPr="00E77497">
        <w:t>)</w:t>
      </w:r>
    </w:p>
    <w:p w:rsidR="004C02EF" w:rsidRPr="00E77497" w:rsidRDefault="004C02EF" w:rsidP="004C02EF">
      <w:r w:rsidRPr="00E77497">
        <w:t xml:space="preserve">See 15.6.1 and </w:t>
      </w:r>
      <w:bookmarkStart w:id="31257" w:name="_Toc393690364"/>
      <w:r w:rsidRPr="00E77497">
        <w:t>15.6.2.</w:t>
      </w:r>
    </w:p>
    <w:p w:rsidR="004C02EF" w:rsidRPr="00E77497" w:rsidRDefault="004C02EF" w:rsidP="004C02EF">
      <w:pPr>
        <w:pStyle w:val="Heading4"/>
        <w:numPr>
          <w:ilvl w:val="0"/>
          <w:numId w:val="0"/>
        </w:numPr>
      </w:pPr>
      <w:r w:rsidRPr="00E77497">
        <w:t>15.1.4.6</w:t>
      </w:r>
      <w:r w:rsidRPr="00E77497">
        <w:tab/>
        <w:t xml:space="preserve">Number ( . . . </w:t>
      </w:r>
      <w:bookmarkEnd w:id="31257"/>
      <w:r w:rsidRPr="00E77497">
        <w:t>)</w:t>
      </w:r>
    </w:p>
    <w:p w:rsidR="004C02EF" w:rsidRPr="00E77497" w:rsidRDefault="004C02EF" w:rsidP="004C02EF">
      <w:r w:rsidRPr="00E77497">
        <w:t>See 15.7.1 and 15.7.2.</w:t>
      </w:r>
      <w:bookmarkStart w:id="31258" w:name="_Toc393690365"/>
    </w:p>
    <w:p w:rsidR="004C02EF" w:rsidRPr="00E77497" w:rsidRDefault="004C02EF" w:rsidP="004C02EF">
      <w:pPr>
        <w:pStyle w:val="Heading4"/>
        <w:numPr>
          <w:ilvl w:val="0"/>
          <w:numId w:val="0"/>
        </w:numPr>
      </w:pPr>
      <w:r w:rsidRPr="00E77497">
        <w:t>15.1.4.7</w:t>
      </w:r>
      <w:r w:rsidRPr="00E77497">
        <w:tab/>
        <w:t xml:space="preserve">Date ( . . . </w:t>
      </w:r>
      <w:bookmarkEnd w:id="31258"/>
      <w:r w:rsidRPr="00E77497">
        <w:t>)</w:t>
      </w:r>
    </w:p>
    <w:p w:rsidR="004C02EF" w:rsidRPr="00E77497" w:rsidRDefault="004C02EF" w:rsidP="004C02EF">
      <w:r w:rsidRPr="00E77497">
        <w:t>See 15.9.2.</w:t>
      </w:r>
      <w:bookmarkStart w:id="31259" w:name="_Toc393690366"/>
    </w:p>
    <w:p w:rsidR="004C02EF" w:rsidRPr="00E77497" w:rsidRDefault="004C02EF" w:rsidP="004C02EF">
      <w:pPr>
        <w:pStyle w:val="Heading4"/>
        <w:numPr>
          <w:ilvl w:val="0"/>
          <w:numId w:val="0"/>
        </w:numPr>
      </w:pPr>
      <w:bookmarkStart w:id="31260" w:name="_Ref456010425"/>
      <w:r w:rsidRPr="00E77497">
        <w:t>15.1.4.8</w:t>
      </w:r>
      <w:r w:rsidRPr="00E77497">
        <w:tab/>
        <w:t>RegExp ( . . . )</w:t>
      </w:r>
      <w:bookmarkEnd w:id="31260"/>
    </w:p>
    <w:p w:rsidR="004C02EF" w:rsidRPr="00E77497" w:rsidRDefault="004C02EF" w:rsidP="004C02EF">
      <w:r w:rsidRPr="00E77497">
        <w:t>See 15.10.3 and 15.10.4.</w:t>
      </w:r>
    </w:p>
    <w:p w:rsidR="004C02EF" w:rsidRPr="00E77497" w:rsidRDefault="004C02EF" w:rsidP="004C02EF">
      <w:pPr>
        <w:pStyle w:val="Heading4"/>
        <w:numPr>
          <w:ilvl w:val="0"/>
          <w:numId w:val="0"/>
        </w:numPr>
      </w:pPr>
      <w:bookmarkStart w:id="31261" w:name="_Ref456011234"/>
      <w:r w:rsidRPr="00E77497">
        <w:t>15.1.4.9</w:t>
      </w:r>
      <w:r w:rsidRPr="00E77497">
        <w:tab/>
        <w:t>Error ( . . . )</w:t>
      </w:r>
      <w:bookmarkEnd w:id="31261"/>
    </w:p>
    <w:p w:rsidR="004C02EF" w:rsidRPr="00E77497" w:rsidRDefault="004C02EF" w:rsidP="004C02EF">
      <w:r w:rsidRPr="00E77497">
        <w:t>See 15.11.1 and 15.11.2.</w:t>
      </w:r>
    </w:p>
    <w:p w:rsidR="004C02EF" w:rsidRPr="00E77497" w:rsidRDefault="004C02EF" w:rsidP="004C02EF">
      <w:pPr>
        <w:pStyle w:val="Heading4"/>
        <w:numPr>
          <w:ilvl w:val="0"/>
          <w:numId w:val="0"/>
        </w:numPr>
      </w:pPr>
      <w:r w:rsidRPr="00E77497">
        <w:t>15.1.4.10</w:t>
      </w:r>
      <w:r w:rsidRPr="00E77497">
        <w:tab/>
        <w:t>EvalError ( . . . )</w:t>
      </w:r>
    </w:p>
    <w:p w:rsidR="004C02EF" w:rsidRPr="00E77497" w:rsidRDefault="004C02EF" w:rsidP="004C02EF">
      <w:r w:rsidRPr="00E77497">
        <w:t>See 15.11.6.1.</w:t>
      </w:r>
    </w:p>
    <w:p w:rsidR="004C02EF" w:rsidRPr="00E77497" w:rsidRDefault="004C02EF" w:rsidP="004C02EF">
      <w:pPr>
        <w:pStyle w:val="Heading4"/>
        <w:numPr>
          <w:ilvl w:val="0"/>
          <w:numId w:val="0"/>
        </w:numPr>
      </w:pPr>
      <w:r w:rsidRPr="00E77497">
        <w:t>15.1.4.11</w:t>
      </w:r>
      <w:r w:rsidRPr="00E77497">
        <w:tab/>
        <w:t>RangeError ( . . . )</w:t>
      </w:r>
    </w:p>
    <w:p w:rsidR="004C02EF" w:rsidRPr="00E77497" w:rsidRDefault="004C02EF" w:rsidP="004C02EF">
      <w:r w:rsidRPr="00E77497">
        <w:t>See 15.11.6.2.</w:t>
      </w:r>
    </w:p>
    <w:p w:rsidR="004C02EF" w:rsidRPr="00E77497" w:rsidRDefault="004C02EF" w:rsidP="004C02EF">
      <w:pPr>
        <w:pStyle w:val="Heading4"/>
        <w:numPr>
          <w:ilvl w:val="0"/>
          <w:numId w:val="0"/>
        </w:numPr>
      </w:pPr>
      <w:r w:rsidRPr="00E77497">
        <w:t>15.1.4.12</w:t>
      </w:r>
      <w:r w:rsidRPr="00E77497">
        <w:tab/>
        <w:t>ReferenceError ( . . . )</w:t>
      </w:r>
    </w:p>
    <w:p w:rsidR="004C02EF" w:rsidRPr="00E77497" w:rsidRDefault="004C02EF" w:rsidP="004C02EF">
      <w:r w:rsidRPr="00E77497">
        <w:t>See 15.11.6.3.</w:t>
      </w:r>
    </w:p>
    <w:p w:rsidR="004C02EF" w:rsidRPr="00E77497" w:rsidRDefault="004C02EF" w:rsidP="004C02EF">
      <w:pPr>
        <w:pStyle w:val="Heading4"/>
        <w:numPr>
          <w:ilvl w:val="0"/>
          <w:numId w:val="0"/>
        </w:numPr>
      </w:pPr>
      <w:r w:rsidRPr="00E77497">
        <w:lastRenderedPageBreak/>
        <w:t>15.1.4.13</w:t>
      </w:r>
      <w:r w:rsidRPr="00E77497">
        <w:tab/>
        <w:t>SyntaxError ( . . . )</w:t>
      </w:r>
    </w:p>
    <w:p w:rsidR="004C02EF" w:rsidRPr="00E77497" w:rsidRDefault="004C02EF" w:rsidP="004C02EF">
      <w:r w:rsidRPr="00E77497">
        <w:t>See 15.11.6.4.</w:t>
      </w:r>
    </w:p>
    <w:p w:rsidR="004C02EF" w:rsidRPr="00E77497" w:rsidRDefault="004C02EF" w:rsidP="004C02EF">
      <w:pPr>
        <w:pStyle w:val="Heading4"/>
        <w:numPr>
          <w:ilvl w:val="0"/>
          <w:numId w:val="0"/>
        </w:numPr>
      </w:pPr>
      <w:r w:rsidRPr="00E77497">
        <w:t>15.1.4.14</w:t>
      </w:r>
      <w:r w:rsidRPr="00E77497">
        <w:tab/>
        <w:t>TypeError ( . . . )</w:t>
      </w:r>
    </w:p>
    <w:p w:rsidR="004C02EF" w:rsidRPr="00E77497" w:rsidRDefault="004C02EF" w:rsidP="004C02EF">
      <w:r w:rsidRPr="00E77497">
        <w:t>See 15.11.6.5.</w:t>
      </w:r>
    </w:p>
    <w:p w:rsidR="004C02EF" w:rsidRPr="00E77497" w:rsidRDefault="004C02EF" w:rsidP="004C02EF">
      <w:pPr>
        <w:pStyle w:val="Heading4"/>
        <w:numPr>
          <w:ilvl w:val="0"/>
          <w:numId w:val="0"/>
        </w:numPr>
      </w:pPr>
      <w:r w:rsidRPr="00E77497">
        <w:t>15.1.4.15</w:t>
      </w:r>
      <w:r w:rsidRPr="00E77497">
        <w:tab/>
        <w:t>URIError ( . . . )</w:t>
      </w:r>
    </w:p>
    <w:p w:rsidR="004C02EF" w:rsidRPr="00E77497" w:rsidRDefault="004C02EF" w:rsidP="004C02EF">
      <w:r w:rsidRPr="00E77497">
        <w:t>See 15.11.6.6.</w:t>
      </w:r>
    </w:p>
    <w:p w:rsidR="004C02EF" w:rsidRPr="00E77497" w:rsidRDefault="004C02EF" w:rsidP="00B43482">
      <w:pPr>
        <w:pStyle w:val="Heading3"/>
        <w:numPr>
          <w:ilvl w:val="0"/>
          <w:numId w:val="0"/>
        </w:numPr>
      </w:pPr>
      <w:bookmarkStart w:id="31262" w:name="_Toc472818907"/>
      <w:bookmarkStart w:id="31263" w:name="_Toc235503485"/>
      <w:bookmarkStart w:id="31264" w:name="_Toc241509260"/>
      <w:bookmarkStart w:id="31265" w:name="_Toc244416747"/>
      <w:bookmarkStart w:id="31266" w:name="_Toc276631111"/>
      <w:bookmarkStart w:id="31267" w:name="_Toc339020437"/>
      <w:r w:rsidRPr="00E77497">
        <w:t>15.1.5</w:t>
      </w:r>
      <w:r w:rsidRPr="00E77497">
        <w:tab/>
        <w:t>Other Properties of the Global Objec</w:t>
      </w:r>
      <w:bookmarkEnd w:id="31259"/>
      <w:r w:rsidRPr="00E77497">
        <w:t>t</w:t>
      </w:r>
      <w:bookmarkStart w:id="31268" w:name="_Toc393690367"/>
      <w:bookmarkEnd w:id="31262"/>
      <w:bookmarkEnd w:id="31263"/>
      <w:bookmarkEnd w:id="31264"/>
      <w:bookmarkEnd w:id="31265"/>
      <w:bookmarkEnd w:id="31266"/>
      <w:bookmarkEnd w:id="31267"/>
    </w:p>
    <w:p w:rsidR="004C02EF" w:rsidRPr="00E77497" w:rsidRDefault="004C02EF" w:rsidP="004C02EF">
      <w:pPr>
        <w:pStyle w:val="Heading4"/>
        <w:numPr>
          <w:ilvl w:val="0"/>
          <w:numId w:val="0"/>
        </w:numPr>
      </w:pPr>
      <w:r w:rsidRPr="00E77497">
        <w:t>15.1.5.1</w:t>
      </w:r>
      <w:r w:rsidRPr="00E77497">
        <w:tab/>
        <w:t>Mat</w:t>
      </w:r>
      <w:bookmarkEnd w:id="31268"/>
      <w:r w:rsidRPr="00E77497">
        <w:t>h</w:t>
      </w:r>
    </w:p>
    <w:p w:rsidR="004C02EF" w:rsidRPr="00E77497" w:rsidRDefault="004C02EF" w:rsidP="004C02EF">
      <w:r w:rsidRPr="00E77497">
        <w:t xml:space="preserve">See </w:t>
      </w:r>
      <w:bookmarkStart w:id="31269" w:name="_Toc393690368"/>
      <w:r w:rsidRPr="00E77497">
        <w:t>15.8.</w:t>
      </w:r>
    </w:p>
    <w:p w:rsidR="004C02EF" w:rsidRPr="00E77497" w:rsidRDefault="004C02EF" w:rsidP="004C02EF">
      <w:pPr>
        <w:pStyle w:val="Heading4"/>
        <w:numPr>
          <w:ilvl w:val="0"/>
          <w:numId w:val="0"/>
        </w:numPr>
      </w:pPr>
      <w:bookmarkStart w:id="31270" w:name="_Toc472818908"/>
      <w:r w:rsidRPr="00E77497">
        <w:t>15.1.5.2</w:t>
      </w:r>
      <w:r w:rsidRPr="00E77497">
        <w:tab/>
        <w:t>JSON</w:t>
      </w:r>
    </w:p>
    <w:p w:rsidR="004C02EF" w:rsidRPr="00E77497" w:rsidRDefault="004C02EF" w:rsidP="004C02EF">
      <w:r w:rsidRPr="00E77497">
        <w:t>See 15.12.</w:t>
      </w:r>
    </w:p>
    <w:p w:rsidR="004C02EF" w:rsidRDefault="004C02EF" w:rsidP="00B43482">
      <w:pPr>
        <w:pStyle w:val="Heading2"/>
        <w:numPr>
          <w:ilvl w:val="0"/>
          <w:numId w:val="0"/>
        </w:numPr>
        <w:rPr>
          <w:ins w:id="31271" w:author="Rev 7 Allen Wirfs-Brock" w:date="2012-04-11T13:14:00Z"/>
        </w:rPr>
      </w:pPr>
      <w:bookmarkStart w:id="31272" w:name="_Toc235503486"/>
      <w:bookmarkStart w:id="31273" w:name="_Toc241509261"/>
      <w:bookmarkStart w:id="31274" w:name="_Toc244416748"/>
      <w:bookmarkStart w:id="31275" w:name="_Toc276631112"/>
      <w:bookmarkStart w:id="31276" w:name="_Toc339020438"/>
      <w:r w:rsidRPr="00E77497">
        <w:t>15.2</w:t>
      </w:r>
      <w:r w:rsidRPr="00E77497">
        <w:tab/>
        <w:t>Object Objec</w:t>
      </w:r>
      <w:bookmarkEnd w:id="31180"/>
      <w:bookmarkEnd w:id="31181"/>
      <w:r w:rsidRPr="00E77497">
        <w:t>t</w:t>
      </w:r>
      <w:bookmarkEnd w:id="31182"/>
      <w:bookmarkEnd w:id="31183"/>
      <w:bookmarkEnd w:id="31269"/>
      <w:r w:rsidRPr="00E77497">
        <w:t>s</w:t>
      </w:r>
      <w:bookmarkStart w:id="31277" w:name="_Toc385672255"/>
      <w:bookmarkStart w:id="31278" w:name="_Ref393527264"/>
      <w:bookmarkStart w:id="31279" w:name="_Toc393690369"/>
      <w:bookmarkStart w:id="31280" w:name="_Ref404501382"/>
      <w:bookmarkStart w:id="31281" w:name="_Toc382291602"/>
      <w:bookmarkEnd w:id="31270"/>
      <w:bookmarkEnd w:id="31272"/>
      <w:bookmarkEnd w:id="31273"/>
      <w:bookmarkEnd w:id="31274"/>
      <w:bookmarkEnd w:id="31275"/>
      <w:bookmarkEnd w:id="31276"/>
    </w:p>
    <w:p w:rsidR="00E435B1" w:rsidRDefault="00E435B1" w:rsidP="00E435B1">
      <w:pPr>
        <w:rPr>
          <w:ins w:id="31282" w:author="Rev 11 Allen Wirfs-Brock" w:date="2012-10-23T15:27:00Z"/>
        </w:rPr>
      </w:pPr>
      <w:ins w:id="31283" w:author="Rev 11 Allen Wirfs-Brock" w:date="2012-10-23T15:27:00Z">
        <w:r w:rsidRPr="00E77497">
          <w:rPr>
            <w:rFonts w:ascii="Helvetica" w:hAnsi="Helvetica"/>
            <w:b/>
          </w:rPr>
          <w:t xml:space="preserve">Runtime Semantics: </w:t>
        </w:r>
        <w:r w:rsidRPr="00E435B1">
          <w:rPr>
            <w:rFonts w:ascii="Helvetica" w:hAnsi="Helvetica"/>
            <w:b/>
            <w:spacing w:val="6"/>
          </w:rPr>
          <w:t xml:space="preserve">ObjectCreate </w:t>
        </w:r>
        <w:r>
          <w:rPr>
            <w:rFonts w:ascii="Helvetica" w:hAnsi="Helvetica"/>
            <w:b/>
            <w:spacing w:val="6"/>
          </w:rPr>
          <w:t>Abstract Operation</w:t>
        </w:r>
      </w:ins>
    </w:p>
    <w:p w:rsidR="00175461" w:rsidRDefault="00175461" w:rsidP="00175461">
      <w:pPr>
        <w:rPr>
          <w:ins w:id="31284" w:author="Rev 7 Allen Wirfs-Brock" w:date="2012-04-11T13:14:00Z"/>
        </w:rPr>
      </w:pPr>
      <w:ins w:id="31285" w:author="Rev 7 Allen Wirfs-Brock" w:date="2012-04-11T13:14:00Z">
        <w:r>
          <w:t xml:space="preserve">The abstract operation </w:t>
        </w:r>
      </w:ins>
      <w:ins w:id="31286" w:author="Rev 7 Allen Wirfs-Brock" w:date="2012-04-11T13:15:00Z">
        <w:r>
          <w:t>Object</w:t>
        </w:r>
      </w:ins>
      <w:ins w:id="31287" w:author="Rev 7 Allen Wirfs-Brock" w:date="2012-04-11T13:14:00Z">
        <w:r>
          <w:t>Create</w:t>
        </w:r>
      </w:ins>
      <w:ins w:id="31288" w:author="Rev 7 Allen Wirfs-Brock" w:date="2012-04-11T13:15:00Z">
        <w:r>
          <w:t xml:space="preserve"> </w:t>
        </w:r>
      </w:ins>
      <w:ins w:id="31289" w:author="Rev 7 Allen Wirfs-Brock" w:date="2012-04-11T16:22:00Z">
        <w:r w:rsidR="000A2242">
          <w:t xml:space="preserve">with optional argument </w:t>
        </w:r>
        <w:r w:rsidR="000A2242" w:rsidRPr="000A2242">
          <w:rPr>
            <w:i/>
          </w:rPr>
          <w:t>proto</w:t>
        </w:r>
        <w:r w:rsidR="000A2242">
          <w:t xml:space="preserve"> (an object or null) </w:t>
        </w:r>
      </w:ins>
      <w:ins w:id="31290" w:author="Rev 7 Allen Wirfs-Brock" w:date="2012-04-11T13:14:00Z">
        <w:r>
          <w:t xml:space="preserve">is used to specify the creation of new </w:t>
        </w:r>
      </w:ins>
      <w:ins w:id="31291" w:author="Rev 7 Allen Wirfs-Brock" w:date="2012-04-11T13:15:00Z">
        <w:r>
          <w:t>Object</w:t>
        </w:r>
      </w:ins>
      <w:ins w:id="31292" w:author="Rev 7 Allen Wirfs-Brock" w:date="2012-04-11T13:14:00Z">
        <w:r>
          <w:t xml:space="preserve"> objects. It performs the following steps:</w:t>
        </w:r>
      </w:ins>
    </w:p>
    <w:p w:rsidR="000A2242" w:rsidRDefault="000A2242" w:rsidP="00175461">
      <w:pPr>
        <w:pStyle w:val="Alg4"/>
        <w:numPr>
          <w:ilvl w:val="0"/>
          <w:numId w:val="198"/>
        </w:numPr>
        <w:rPr>
          <w:ins w:id="31293" w:author="Rev 7 Allen Wirfs-Brock" w:date="2012-04-11T16:22:00Z"/>
        </w:rPr>
      </w:pPr>
      <w:ins w:id="31294" w:author="Rev 7 Allen Wirfs-Brock" w:date="2012-04-11T16:22:00Z">
        <w:r>
          <w:t xml:space="preserve">If </w:t>
        </w:r>
        <w:r w:rsidRPr="000A2242">
          <w:rPr>
            <w:i/>
          </w:rPr>
          <w:t>proto</w:t>
        </w:r>
        <w:r>
          <w:t xml:space="preserve"> was not provided, let </w:t>
        </w:r>
        <w:r w:rsidRPr="000A2242">
          <w:rPr>
            <w:i/>
          </w:rPr>
          <w:t>proto</w:t>
        </w:r>
        <w:r>
          <w:t xml:space="preserve"> be </w:t>
        </w:r>
      </w:ins>
      <w:ins w:id="31295" w:author="Rev 7 Allen Wirfs-Brock" w:date="2012-04-11T16:23:00Z">
        <w:r>
          <w:t>the intrinsic %ObjectPrototype%</w:t>
        </w:r>
      </w:ins>
    </w:p>
    <w:p w:rsidR="00175461" w:rsidRPr="00E77497" w:rsidRDefault="00175461" w:rsidP="00175461">
      <w:pPr>
        <w:pStyle w:val="Alg4"/>
        <w:numPr>
          <w:ilvl w:val="0"/>
          <w:numId w:val="198"/>
        </w:numPr>
        <w:rPr>
          <w:ins w:id="31296" w:author="Rev 7 Allen Wirfs-Brock" w:date="2012-04-11T13:14:00Z"/>
        </w:rPr>
      </w:pPr>
      <w:ins w:id="31297" w:author="Rev 7 Allen Wirfs-Brock" w:date="2012-04-11T13:14:00Z">
        <w:r>
          <w:t xml:space="preserve">Let </w:t>
        </w:r>
      </w:ins>
      <w:ins w:id="31298" w:author="Rev 7 Allen Wirfs-Brock" w:date="2012-04-11T13:15:00Z">
        <w:r>
          <w:rPr>
            <w:i/>
          </w:rPr>
          <w:t>obj</w:t>
        </w:r>
      </w:ins>
      <w:ins w:id="31299" w:author="Rev 7 Allen Wirfs-Brock" w:date="2012-04-11T13:14:00Z">
        <w:r>
          <w:t xml:space="preserve"> be a newly created ECMAScript object</w:t>
        </w:r>
        <w:r w:rsidRPr="00E77497">
          <w:t>.</w:t>
        </w:r>
      </w:ins>
    </w:p>
    <w:p w:rsidR="00175461" w:rsidRPr="00E77497" w:rsidRDefault="00175461" w:rsidP="00175461">
      <w:pPr>
        <w:pStyle w:val="Alg4"/>
        <w:numPr>
          <w:ilvl w:val="0"/>
          <w:numId w:val="198"/>
        </w:numPr>
        <w:rPr>
          <w:ins w:id="31300" w:author="Rev 7 Allen Wirfs-Brock" w:date="2012-04-11T13:14:00Z"/>
        </w:rPr>
      </w:pPr>
      <w:ins w:id="31301" w:author="Rev 7 Allen Wirfs-Brock" w:date="2012-04-11T13:14:00Z">
        <w:r>
          <w:t xml:space="preserve">Set the [[Prototype]] internal property of </w:t>
        </w:r>
      </w:ins>
      <w:ins w:id="31302" w:author="Rev 7 Allen Wirfs-Brock" w:date="2012-04-11T13:15:00Z">
        <w:r>
          <w:rPr>
            <w:i/>
          </w:rPr>
          <w:t>obj</w:t>
        </w:r>
      </w:ins>
      <w:ins w:id="31303" w:author="Rev 7 Allen Wirfs-Brock" w:date="2012-04-11T13:14:00Z">
        <w:r>
          <w:t xml:space="preserve"> to </w:t>
        </w:r>
      </w:ins>
      <w:ins w:id="31304" w:author="Rev 7 Allen Wirfs-Brock" w:date="2012-04-11T16:23:00Z">
        <w:r w:rsidR="000A2242" w:rsidRPr="000A2242">
          <w:rPr>
            <w:i/>
          </w:rPr>
          <w:t>proto</w:t>
        </w:r>
        <w:r w:rsidR="000A2242">
          <w:t>.</w:t>
        </w:r>
      </w:ins>
    </w:p>
    <w:p w:rsidR="00175461" w:rsidRPr="00FA34E7" w:rsidRDefault="00175461" w:rsidP="00175461">
      <w:pPr>
        <w:pStyle w:val="Alg4"/>
        <w:numPr>
          <w:ilvl w:val="0"/>
          <w:numId w:val="198"/>
        </w:numPr>
        <w:rPr>
          <w:ins w:id="31305" w:author="Rev 7 Allen Wirfs-Brock" w:date="2012-04-11T13:14:00Z"/>
        </w:rPr>
      </w:pPr>
      <w:ins w:id="31306" w:author="Rev 7 Allen Wirfs-Brock" w:date="2012-04-11T13:14:00Z">
        <w:r>
          <w:t xml:space="preserve">Set </w:t>
        </w:r>
      </w:ins>
      <w:ins w:id="31307" w:author="Rev 7 Allen Wirfs-Brock" w:date="2012-04-11T13:16:00Z">
        <w:r w:rsidR="00FC1AB5">
          <w:rPr>
            <w:i/>
          </w:rPr>
          <w:t>obj</w:t>
        </w:r>
      </w:ins>
      <w:ins w:id="31308" w:author="Rev 7 Allen Wirfs-Brock" w:date="2012-04-11T13:14:00Z">
        <w:r>
          <w:t>’s common internal methods to the default definitions specified in 8.12.</w:t>
        </w:r>
      </w:ins>
    </w:p>
    <w:p w:rsidR="00175461" w:rsidRDefault="00175461" w:rsidP="00175461">
      <w:pPr>
        <w:pStyle w:val="Alg4"/>
        <w:numPr>
          <w:ilvl w:val="0"/>
          <w:numId w:val="198"/>
        </w:numPr>
        <w:rPr>
          <w:ins w:id="31309" w:author="Rev 7 Allen Wirfs-Brock" w:date="2012-04-11T13:14:00Z"/>
        </w:rPr>
      </w:pPr>
      <w:ins w:id="31310" w:author="Rev 7 Allen Wirfs-Brock" w:date="2012-04-11T13:14:00Z">
        <w:r>
          <w:t xml:space="preserve">Set the [[Extensible]] internal property of </w:t>
        </w:r>
      </w:ins>
      <w:ins w:id="31311" w:author="Rev 7 Allen Wirfs-Brock" w:date="2012-04-11T13:17:00Z">
        <w:r w:rsidR="00FC1AB5">
          <w:rPr>
            <w:i/>
          </w:rPr>
          <w:t>obj</w:t>
        </w:r>
      </w:ins>
      <w:ins w:id="31312" w:author="Rev 7 Allen Wirfs-Brock" w:date="2012-04-11T13:14:00Z">
        <w:r>
          <w:t xml:space="preserve"> to </w:t>
        </w:r>
        <w:r w:rsidRPr="00FA34E7">
          <w:rPr>
            <w:b/>
          </w:rPr>
          <w:t>true</w:t>
        </w:r>
        <w:r>
          <w:t>.</w:t>
        </w:r>
      </w:ins>
    </w:p>
    <w:p w:rsidR="00175461" w:rsidDel="00E435B1" w:rsidRDefault="00175461" w:rsidP="00175461">
      <w:pPr>
        <w:pStyle w:val="Alg4"/>
        <w:numPr>
          <w:ilvl w:val="0"/>
          <w:numId w:val="198"/>
        </w:numPr>
        <w:spacing w:after="220"/>
        <w:rPr>
          <w:ins w:id="31313" w:author="Rev 7 Allen Wirfs-Brock" w:date="2012-04-11T13:14:00Z"/>
          <w:del w:id="31314" w:author="Rev 11 Allen Wirfs-Brock" w:date="2012-10-23T15:27:00Z"/>
        </w:rPr>
      </w:pPr>
      <w:ins w:id="31315" w:author="Rev 7 Allen Wirfs-Brock" w:date="2012-04-11T13:14:00Z">
        <w:r w:rsidRPr="00E77497">
          <w:t xml:space="preserve">Return </w:t>
        </w:r>
      </w:ins>
      <w:ins w:id="31316" w:author="Rev 7 Allen Wirfs-Brock" w:date="2012-04-11T13:17:00Z">
        <w:r w:rsidR="00FC1AB5" w:rsidRPr="00FC1AB5">
          <w:rPr>
            <w:i/>
          </w:rPr>
          <w:t>obj</w:t>
        </w:r>
      </w:ins>
      <w:ins w:id="31317" w:author="Rev 7 Allen Wirfs-Brock" w:date="2012-04-11T13:14:00Z">
        <w:r w:rsidRPr="00E77497">
          <w:t>.</w:t>
        </w:r>
      </w:ins>
    </w:p>
    <w:p w:rsidR="00175461" w:rsidRPr="00175461" w:rsidRDefault="00175461" w:rsidP="00E435B1">
      <w:pPr>
        <w:pStyle w:val="Alg4"/>
        <w:numPr>
          <w:ilvl w:val="0"/>
          <w:numId w:val="198"/>
        </w:numPr>
        <w:spacing w:after="220"/>
      </w:pPr>
    </w:p>
    <w:p w:rsidR="004C02EF" w:rsidRPr="00E77497" w:rsidRDefault="004C02EF" w:rsidP="00B43482">
      <w:pPr>
        <w:pStyle w:val="Heading3"/>
        <w:numPr>
          <w:ilvl w:val="0"/>
          <w:numId w:val="0"/>
        </w:numPr>
      </w:pPr>
      <w:bookmarkStart w:id="31318" w:name="_Ref424531694"/>
      <w:bookmarkStart w:id="31319" w:name="_Toc472818909"/>
      <w:bookmarkStart w:id="31320" w:name="_Toc235503487"/>
      <w:bookmarkStart w:id="31321" w:name="_Toc241509262"/>
      <w:bookmarkStart w:id="31322" w:name="_Toc244416749"/>
      <w:bookmarkStart w:id="31323" w:name="_Toc276631113"/>
      <w:bookmarkStart w:id="31324" w:name="_Toc339020439"/>
      <w:r w:rsidRPr="00E77497">
        <w:t>15.2.1</w:t>
      </w:r>
      <w:r w:rsidRPr="00E77497">
        <w:tab/>
        <w:t>The Object Constructor Called as a Functio</w:t>
      </w:r>
      <w:bookmarkEnd w:id="31277"/>
      <w:bookmarkEnd w:id="31278"/>
      <w:bookmarkEnd w:id="31279"/>
      <w:bookmarkEnd w:id="31280"/>
      <w:r w:rsidRPr="00E77497">
        <w:t>n</w:t>
      </w:r>
      <w:bookmarkEnd w:id="31318"/>
      <w:bookmarkEnd w:id="31319"/>
      <w:bookmarkEnd w:id="31320"/>
      <w:bookmarkEnd w:id="31321"/>
      <w:bookmarkEnd w:id="31322"/>
      <w:bookmarkEnd w:id="31323"/>
      <w:bookmarkEnd w:id="31324"/>
    </w:p>
    <w:p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31325" w:name="_Ref385475928"/>
      <w:bookmarkStart w:id="31326" w:name="_Toc385672256"/>
      <w:bookmarkStart w:id="31327" w:name="_Toc393690370"/>
    </w:p>
    <w:p w:rsidR="004C02EF" w:rsidRPr="00E77497" w:rsidRDefault="004C02EF" w:rsidP="004C02EF">
      <w:pPr>
        <w:pStyle w:val="Heading4"/>
        <w:numPr>
          <w:ilvl w:val="0"/>
          <w:numId w:val="0"/>
        </w:numPr>
      </w:pPr>
      <w:bookmarkStart w:id="31328" w:name="_Ref424531528"/>
      <w:r w:rsidRPr="00E77497">
        <w:t>15.2.1.1</w:t>
      </w:r>
      <w:r w:rsidRPr="00E77497">
        <w:tab/>
        <w:t>Object ( [ value</w:t>
      </w:r>
      <w:bookmarkEnd w:id="31325"/>
      <w:bookmarkEnd w:id="31326"/>
      <w:bookmarkEnd w:id="31327"/>
      <w:r w:rsidRPr="00E77497">
        <w:t xml:space="preserve"> ] )</w:t>
      </w:r>
      <w:bookmarkEnd w:id="31328"/>
    </w:p>
    <w:p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w:t>
      </w:r>
      <w:del w:id="31329" w:author="Rev 7 Allen Wirfs-Brock" w:date="2012-04-11T13:20:00Z">
        <w:r w:rsidRPr="00E77497" w:rsidDel="00FC1AB5">
          <w:delText xml:space="preserve">create and </w:delText>
        </w:r>
      </w:del>
      <w:r w:rsidRPr="00E77497">
        <w:t xml:space="preserve">return </w:t>
      </w:r>
      <w:ins w:id="31330" w:author="Rev 7 Allen Wirfs-Brock" w:date="2012-04-11T13:20:00Z">
        <w:r w:rsidR="00FC1AB5">
          <w:t>the result of the abstract</w:t>
        </w:r>
        <w:del w:id="31331" w:author="Rev 8 Allen Wirfs-Brock" w:date="2012-06-14T14:40:00Z">
          <w:r w:rsidR="00FC1AB5" w:rsidDel="00D4543D">
            <w:delText>ion</w:delText>
          </w:r>
        </w:del>
        <w:r w:rsidR="00FC1AB5">
          <w:t xml:space="preserve"> operation ObjectCreate</w:t>
        </w:r>
      </w:ins>
      <w:del w:id="31332" w:author="Rev 7 Allen Wirfs-Brock" w:date="2012-04-11T13:20:00Z">
        <w:r w:rsidRPr="00E77497" w:rsidDel="00FC1AB5">
          <w:delText>a new Object object exactly as if the standard built-in Object constructor had been called with the same arguments (15.2.2.1)</w:delText>
        </w:r>
      </w:del>
      <w:r w:rsidRPr="00E77497">
        <w:t>.</w:t>
      </w:r>
    </w:p>
    <w:p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31333" w:name="_Ref385475932"/>
      <w:bookmarkStart w:id="31334" w:name="_Toc385672257"/>
      <w:bookmarkStart w:id="31335" w:name="_Toc393690371"/>
      <w:bookmarkStart w:id="31336" w:name="_Ref424531555"/>
    </w:p>
    <w:p w:rsidR="004C02EF" w:rsidRPr="00E77497" w:rsidRDefault="004C02EF" w:rsidP="00B43482">
      <w:pPr>
        <w:pStyle w:val="Heading3"/>
        <w:numPr>
          <w:ilvl w:val="0"/>
          <w:numId w:val="0"/>
        </w:numPr>
      </w:pPr>
      <w:bookmarkStart w:id="31337" w:name="_Toc385672258"/>
      <w:bookmarkStart w:id="31338" w:name="_Ref393527230"/>
      <w:bookmarkStart w:id="31339" w:name="_Toc393690372"/>
      <w:bookmarkStart w:id="31340" w:name="_Ref404501393"/>
      <w:bookmarkStart w:id="31341" w:name="_Ref424531707"/>
      <w:bookmarkStart w:id="31342" w:name="_Ref449968361"/>
      <w:bookmarkStart w:id="31343" w:name="_Toc472818910"/>
      <w:bookmarkStart w:id="31344" w:name="_Toc235503488"/>
      <w:bookmarkStart w:id="31345" w:name="_Toc241509263"/>
      <w:bookmarkStart w:id="31346" w:name="_Toc244416750"/>
      <w:bookmarkStart w:id="31347" w:name="_Toc276631114"/>
      <w:bookmarkStart w:id="31348" w:name="_Toc339020440"/>
      <w:bookmarkEnd w:id="31333"/>
      <w:bookmarkEnd w:id="31334"/>
      <w:bookmarkEnd w:id="31335"/>
      <w:bookmarkEnd w:id="31336"/>
      <w:r w:rsidRPr="00E77497">
        <w:t>15.2.2</w:t>
      </w:r>
      <w:r w:rsidRPr="00E77497">
        <w:tab/>
        <w:t>The Object Constructo</w:t>
      </w:r>
      <w:bookmarkEnd w:id="31281"/>
      <w:bookmarkEnd w:id="31337"/>
      <w:bookmarkEnd w:id="31338"/>
      <w:bookmarkEnd w:id="31339"/>
      <w:bookmarkEnd w:id="31340"/>
      <w:r w:rsidRPr="00E77497">
        <w:t>r</w:t>
      </w:r>
      <w:bookmarkStart w:id="31349" w:name="_Ref393527857"/>
      <w:bookmarkStart w:id="31350" w:name="_Toc382291603"/>
      <w:bookmarkEnd w:id="31341"/>
      <w:bookmarkEnd w:id="31342"/>
      <w:bookmarkEnd w:id="31343"/>
      <w:bookmarkEnd w:id="31344"/>
      <w:bookmarkEnd w:id="31345"/>
      <w:bookmarkEnd w:id="31346"/>
      <w:bookmarkEnd w:id="31347"/>
      <w:bookmarkEnd w:id="31348"/>
    </w:p>
    <w:p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31349"/>
      <w:r w:rsidRPr="00E77497">
        <w:t>.</w:t>
      </w:r>
      <w:bookmarkStart w:id="31351" w:name="_Ref385067278"/>
      <w:bookmarkStart w:id="31352" w:name="_Toc385672259"/>
      <w:bookmarkStart w:id="31353" w:name="_Toc393690373"/>
    </w:p>
    <w:p w:rsidR="004C02EF" w:rsidRPr="00E77497" w:rsidRDefault="004C02EF" w:rsidP="004C02EF">
      <w:pPr>
        <w:pStyle w:val="Heading4"/>
        <w:numPr>
          <w:ilvl w:val="0"/>
          <w:numId w:val="0"/>
        </w:numPr>
      </w:pPr>
      <w:bookmarkStart w:id="31354" w:name="_Hlt458482354"/>
      <w:bookmarkStart w:id="31355" w:name="_Ref424531574"/>
      <w:bookmarkEnd w:id="31354"/>
      <w:r w:rsidRPr="00E77497">
        <w:t>15.2.2.1</w:t>
      </w:r>
      <w:r w:rsidRPr="00E77497">
        <w:tab/>
        <w:t>new Object ( [ value</w:t>
      </w:r>
      <w:bookmarkEnd w:id="31350"/>
      <w:bookmarkEnd w:id="31351"/>
      <w:bookmarkEnd w:id="31352"/>
      <w:bookmarkEnd w:id="31353"/>
      <w:r w:rsidRPr="00E77497">
        <w:t xml:space="preserve"> ] )</w:t>
      </w:r>
      <w:bookmarkEnd w:id="31355"/>
    </w:p>
    <w:p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rsidR="004C02EF" w:rsidRPr="00E77497" w:rsidDel="003D5776" w:rsidRDefault="004C02EF" w:rsidP="00834A33">
      <w:pPr>
        <w:pStyle w:val="Alg4"/>
        <w:numPr>
          <w:ilvl w:val="1"/>
          <w:numId w:val="166"/>
        </w:numPr>
        <w:rPr>
          <w:del w:id="31356" w:author="Rev 9 Allen Wirfs-Brock" w:date="2012-07-07T17:49:00Z"/>
        </w:rPr>
      </w:pPr>
      <w:r w:rsidRPr="00E77497">
        <w:t>If Type(</w:t>
      </w:r>
      <w:r w:rsidRPr="00E77497">
        <w:rPr>
          <w:i/>
        </w:rPr>
        <w:t>value</w:t>
      </w:r>
      <w:r w:rsidRPr="00E77497">
        <w:t>)  is Object, then</w:t>
      </w:r>
    </w:p>
    <w:p w:rsidR="004C02EF" w:rsidRPr="00E77497" w:rsidRDefault="004C02EF" w:rsidP="00BC2562">
      <w:pPr>
        <w:pStyle w:val="Alg4"/>
        <w:numPr>
          <w:ilvl w:val="1"/>
          <w:numId w:val="166"/>
        </w:numPr>
      </w:pPr>
      <w:del w:id="31357" w:author="Rev 9 Allen Wirfs-Brock" w:date="2012-07-07T17:48:00Z">
        <w:r w:rsidRPr="00E77497" w:rsidDel="003D5776">
          <w:delText xml:space="preserve">If the </w:delText>
        </w:r>
        <w:r w:rsidRPr="00E77497" w:rsidDel="003D5776">
          <w:rPr>
            <w:i/>
          </w:rPr>
          <w:delText>value</w:delText>
        </w:r>
        <w:r w:rsidRPr="00E77497" w:rsidDel="003D5776">
          <w:delText xml:space="preserve"> is a native ECMAScript object, do</w:delText>
        </w:r>
      </w:del>
      <w:del w:id="31358" w:author="Rev 9 Allen Wirfs-Brock" w:date="2012-07-07T17:49:00Z">
        <w:r w:rsidRPr="00E77497" w:rsidDel="003D5776">
          <w:delText xml:space="preserve"> not create a new object but simply</w:delText>
        </w:r>
      </w:del>
      <w:r w:rsidRPr="00E77497">
        <w:t xml:space="preserve"> return </w:t>
      </w:r>
      <w:r w:rsidRPr="00E77497">
        <w:rPr>
          <w:i/>
        </w:rPr>
        <w:t>value</w:t>
      </w:r>
      <w:r w:rsidRPr="00E77497">
        <w:t>.</w:t>
      </w:r>
    </w:p>
    <w:p w:rsidR="004C02EF" w:rsidRPr="00E77497" w:rsidDel="003D5776" w:rsidRDefault="004C02EF" w:rsidP="00834A33">
      <w:pPr>
        <w:pStyle w:val="Alg4"/>
        <w:numPr>
          <w:ilvl w:val="2"/>
          <w:numId w:val="166"/>
        </w:numPr>
        <w:rPr>
          <w:del w:id="31359" w:author="Rev 9 Allen Wirfs-Brock" w:date="2012-07-07T17:48:00Z"/>
        </w:rPr>
      </w:pPr>
      <w:del w:id="31360" w:author="Rev 9 Allen Wirfs-Brock" w:date="2012-07-07T17:48:00Z">
        <w:r w:rsidRPr="00E77497" w:rsidDel="003D5776">
          <w:lastRenderedPageBreak/>
          <w:delText xml:space="preserve">If the </w:delText>
        </w:r>
        <w:r w:rsidRPr="00E77497" w:rsidDel="003D5776">
          <w:rPr>
            <w:i/>
          </w:rPr>
          <w:delText>value</w:delText>
        </w:r>
        <w:r w:rsidRPr="00E77497" w:rsidDel="003D5776">
          <w:delText xml:space="preserve"> is a host object, then actions are taken and a result is returned in an implementation-dependent manner that may depend on the host object.</w:delText>
        </w:r>
      </w:del>
    </w:p>
    <w:p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rsidR="004C02EF" w:rsidRPr="00E77497" w:rsidDel="00FC1AB5" w:rsidRDefault="004C02EF" w:rsidP="00834A33">
      <w:pPr>
        <w:pStyle w:val="Alg4"/>
        <w:numPr>
          <w:ilvl w:val="0"/>
          <w:numId w:val="166"/>
        </w:numPr>
        <w:rPr>
          <w:del w:id="31361" w:author="Rev 7 Allen Wirfs-Brock" w:date="2012-04-11T13:18:00Z"/>
        </w:rPr>
      </w:pPr>
      <w:del w:id="31362" w:author="Rev 7 Allen Wirfs-Brock" w:date="2012-04-11T13:18:00Z">
        <w:r w:rsidRPr="00E77497" w:rsidDel="00FC1AB5">
          <w:delText xml:space="preserve">Let </w:delText>
        </w:r>
        <w:r w:rsidRPr="00E77497" w:rsidDel="00FC1AB5">
          <w:rPr>
            <w:i/>
          </w:rPr>
          <w:delText>obj</w:delText>
        </w:r>
        <w:r w:rsidRPr="00E77497" w:rsidDel="00FC1AB5">
          <w:delText xml:space="preserve"> be a newly created native ECMAScript object.</w:delText>
        </w:r>
      </w:del>
    </w:p>
    <w:p w:rsidR="004C02EF" w:rsidRPr="00E77497" w:rsidDel="00FC1AB5" w:rsidRDefault="004C02EF" w:rsidP="00834A33">
      <w:pPr>
        <w:pStyle w:val="Alg4"/>
        <w:numPr>
          <w:ilvl w:val="0"/>
          <w:numId w:val="166"/>
        </w:numPr>
        <w:rPr>
          <w:del w:id="31363" w:author="Rev 7 Allen Wirfs-Brock" w:date="2012-04-11T13:18:00Z"/>
        </w:rPr>
      </w:pPr>
      <w:del w:id="31364" w:author="Rev 7 Allen Wirfs-Brock" w:date="2012-04-11T13:18:00Z">
        <w:r w:rsidRPr="00E77497" w:rsidDel="00FC1AB5">
          <w:delText xml:space="preserve">Set the [[Prototype]] internal property of </w:delText>
        </w:r>
        <w:r w:rsidRPr="00E77497" w:rsidDel="00FC1AB5">
          <w:rPr>
            <w:i/>
          </w:rPr>
          <w:delText>obj</w:delText>
        </w:r>
        <w:r w:rsidRPr="00E77497" w:rsidDel="00FC1AB5">
          <w:delText xml:space="preserve"> to the standard built-in Object prototype object (15.2.4).</w:delText>
        </w:r>
      </w:del>
    </w:p>
    <w:p w:rsidR="004C02EF" w:rsidRPr="00E77497" w:rsidDel="00FC1AB5" w:rsidRDefault="004C02EF" w:rsidP="00834A33">
      <w:pPr>
        <w:pStyle w:val="Alg4"/>
        <w:numPr>
          <w:ilvl w:val="0"/>
          <w:numId w:val="166"/>
        </w:numPr>
        <w:rPr>
          <w:del w:id="31365" w:author="Rev 7 Allen Wirfs-Brock" w:date="2012-04-11T13:18:00Z"/>
        </w:rPr>
      </w:pPr>
      <w:del w:id="31366" w:author="Rev 7 Allen Wirfs-Brock" w:date="2012-04-11T13:18:00Z">
        <w:r w:rsidRPr="00E77497" w:rsidDel="00FC1AB5">
          <w:delText xml:space="preserve">Set the [[Class]] internal property of </w:delText>
        </w:r>
        <w:r w:rsidRPr="00E77497" w:rsidDel="00FC1AB5">
          <w:rPr>
            <w:i/>
          </w:rPr>
          <w:delText>obj</w:delText>
        </w:r>
        <w:r w:rsidRPr="00E77497" w:rsidDel="00FC1AB5">
          <w:delText xml:space="preserve"> to </w:delText>
        </w:r>
        <w:r w:rsidRPr="00E77497" w:rsidDel="00FC1AB5">
          <w:rPr>
            <w:rFonts w:ascii="Courier New" w:hAnsi="Courier New"/>
            <w:b/>
          </w:rPr>
          <w:delText>"Object"</w:delText>
        </w:r>
        <w:r w:rsidRPr="00E77497" w:rsidDel="00FC1AB5">
          <w:delText>.</w:delText>
        </w:r>
      </w:del>
    </w:p>
    <w:p w:rsidR="004C02EF" w:rsidRPr="00E77497" w:rsidDel="00FC1AB5" w:rsidRDefault="004C02EF" w:rsidP="00834A33">
      <w:pPr>
        <w:pStyle w:val="Alg4"/>
        <w:numPr>
          <w:ilvl w:val="0"/>
          <w:numId w:val="166"/>
        </w:numPr>
        <w:rPr>
          <w:del w:id="31367" w:author="Rev 7 Allen Wirfs-Brock" w:date="2012-04-11T13:18:00Z"/>
        </w:rPr>
      </w:pPr>
      <w:del w:id="31368" w:author="Rev 7 Allen Wirfs-Brock" w:date="2012-04-11T13:18:00Z">
        <w:r w:rsidRPr="00E77497" w:rsidDel="00FC1AB5">
          <w:delText xml:space="preserve">Set the [[Extensible]] internal property of </w:delText>
        </w:r>
        <w:r w:rsidRPr="00E77497" w:rsidDel="00FC1AB5">
          <w:rPr>
            <w:i/>
          </w:rPr>
          <w:delText>obj</w:delText>
        </w:r>
        <w:r w:rsidRPr="00E77497" w:rsidDel="00FC1AB5">
          <w:delText xml:space="preserve"> to </w:delText>
        </w:r>
        <w:r w:rsidRPr="00E77497" w:rsidDel="00FC1AB5">
          <w:rPr>
            <w:b/>
          </w:rPr>
          <w:delText>true</w:delText>
        </w:r>
        <w:r w:rsidRPr="00E77497" w:rsidDel="00FC1AB5">
          <w:delText>.</w:delText>
        </w:r>
      </w:del>
    </w:p>
    <w:p w:rsidR="004C02EF" w:rsidRPr="00E77497" w:rsidDel="00FC1AB5" w:rsidRDefault="004C02EF" w:rsidP="00834A33">
      <w:pPr>
        <w:pStyle w:val="Alg4"/>
        <w:numPr>
          <w:ilvl w:val="0"/>
          <w:numId w:val="166"/>
        </w:numPr>
        <w:rPr>
          <w:del w:id="31369" w:author="Rev 7 Allen Wirfs-Brock" w:date="2012-04-11T13:18:00Z"/>
        </w:rPr>
      </w:pPr>
      <w:del w:id="31370" w:author="Rev 7 Allen Wirfs-Brock" w:date="2012-04-11T13:18:00Z">
        <w:r w:rsidRPr="00E77497" w:rsidDel="00FC1AB5">
          <w:delText xml:space="preserve">Set all the internal methods of </w:delText>
        </w:r>
        <w:r w:rsidRPr="00E77497" w:rsidDel="00FC1AB5">
          <w:rPr>
            <w:i/>
          </w:rPr>
          <w:delText>obj</w:delText>
        </w:r>
        <w:r w:rsidRPr="00E77497" w:rsidDel="00FC1AB5">
          <w:delText xml:space="preserve"> as specified in 8.12.</w:delText>
        </w:r>
      </w:del>
    </w:p>
    <w:p w:rsidR="004C02EF" w:rsidRPr="00E77497" w:rsidRDefault="004C02EF" w:rsidP="00834A33">
      <w:pPr>
        <w:pStyle w:val="Alg4"/>
        <w:numPr>
          <w:ilvl w:val="0"/>
          <w:numId w:val="166"/>
        </w:numPr>
        <w:spacing w:after="220"/>
      </w:pPr>
      <w:r w:rsidRPr="00E77497">
        <w:t xml:space="preserve">Return </w:t>
      </w:r>
      <w:del w:id="31371" w:author="Rev 7 Allen Wirfs-Brock" w:date="2012-04-11T13:18:00Z">
        <w:r w:rsidRPr="00FC1AB5" w:rsidDel="00FC1AB5">
          <w:delText>obj</w:delText>
        </w:r>
      </w:del>
      <w:ins w:id="31372" w:author="Rev 7 Allen Wirfs-Brock" w:date="2012-04-11T13:18:00Z">
        <w:r w:rsidR="00FC1AB5">
          <w:t>the result of the abstract</w:t>
        </w:r>
        <w:del w:id="31373" w:author="Rev 8 Allen Wirfs-Brock" w:date="2012-06-14T14:40:00Z">
          <w:r w:rsidR="00FC1AB5" w:rsidDel="00D4543D">
            <w:delText>ion</w:delText>
          </w:r>
        </w:del>
        <w:r w:rsidR="00FC1AB5">
          <w:t xml:space="preserve"> operation ObjectCreate</w:t>
        </w:r>
      </w:ins>
      <w:r w:rsidRPr="00E77497">
        <w:t>.</w:t>
      </w:r>
      <w:bookmarkStart w:id="31374" w:name="_Hlt424531982"/>
      <w:bookmarkStart w:id="31375" w:name="_Toc382291604"/>
      <w:bookmarkStart w:id="31376" w:name="_Ref385475937"/>
      <w:bookmarkStart w:id="31377" w:name="_Toc385672260"/>
      <w:bookmarkStart w:id="31378" w:name="_Ref393527953"/>
      <w:bookmarkStart w:id="31379" w:name="_Toc393690374"/>
      <w:bookmarkStart w:id="31380" w:name="_Ref404501344"/>
      <w:bookmarkStart w:id="31381" w:name="_Ref404501665"/>
      <w:bookmarkStart w:id="31382" w:name="_Ref424531588"/>
      <w:bookmarkEnd w:id="31374"/>
    </w:p>
    <w:p w:rsidR="004C02EF" w:rsidRPr="00E77497" w:rsidRDefault="004C02EF" w:rsidP="00B43482">
      <w:pPr>
        <w:pStyle w:val="Heading3"/>
        <w:numPr>
          <w:ilvl w:val="0"/>
          <w:numId w:val="0"/>
        </w:numPr>
      </w:pPr>
      <w:bookmarkStart w:id="31383" w:name="_Toc382291605"/>
      <w:bookmarkStart w:id="31384" w:name="_Toc385672261"/>
      <w:bookmarkStart w:id="31385" w:name="_Toc393690375"/>
      <w:bookmarkStart w:id="31386" w:name="_Ref457709042"/>
      <w:bookmarkStart w:id="31387" w:name="_Toc472818911"/>
      <w:bookmarkStart w:id="31388" w:name="_Toc235503489"/>
      <w:bookmarkStart w:id="31389" w:name="_Toc241509264"/>
      <w:bookmarkStart w:id="31390" w:name="_Toc244416751"/>
      <w:bookmarkStart w:id="31391" w:name="_Toc276631115"/>
      <w:bookmarkStart w:id="31392" w:name="_Toc339020441"/>
      <w:bookmarkEnd w:id="31375"/>
      <w:bookmarkEnd w:id="31376"/>
      <w:bookmarkEnd w:id="31377"/>
      <w:bookmarkEnd w:id="31378"/>
      <w:bookmarkEnd w:id="31379"/>
      <w:bookmarkEnd w:id="31380"/>
      <w:bookmarkEnd w:id="31381"/>
      <w:bookmarkEnd w:id="31382"/>
      <w:r w:rsidRPr="00E77497">
        <w:t>15.2.3</w:t>
      </w:r>
      <w:r w:rsidRPr="00E77497">
        <w:tab/>
        <w:t>Properties of the Object Constructo</w:t>
      </w:r>
      <w:bookmarkEnd w:id="31383"/>
      <w:bookmarkEnd w:id="31384"/>
      <w:bookmarkEnd w:id="31385"/>
      <w:r w:rsidRPr="00E77497">
        <w:t>r</w:t>
      </w:r>
      <w:bookmarkEnd w:id="31386"/>
      <w:bookmarkEnd w:id="31387"/>
      <w:bookmarkEnd w:id="31388"/>
      <w:bookmarkEnd w:id="31389"/>
      <w:bookmarkEnd w:id="31390"/>
      <w:bookmarkEnd w:id="31391"/>
      <w:bookmarkEnd w:id="31392"/>
    </w:p>
    <w:p w:rsidR="004C02EF" w:rsidRPr="00E77497" w:rsidRDefault="004C02EF" w:rsidP="004C02EF">
      <w:r w:rsidRPr="00E77497">
        <w:t>The value of the [[Prototype]] internal property of the Object constructor is the standard built-in Function prototype object.</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31393" w:name="_Toc382291606"/>
      <w:bookmarkStart w:id="31394" w:name="_Toc385672262"/>
      <w:bookmarkStart w:id="31395" w:name="_Ref393522098"/>
      <w:bookmarkStart w:id="31396" w:name="_Ref393610784"/>
      <w:bookmarkStart w:id="31397" w:name="_Ref393611105"/>
      <w:bookmarkStart w:id="31398" w:name="_Toc393690376"/>
      <w:bookmarkStart w:id="31399" w:name="_Ref404493404"/>
      <w:bookmarkStart w:id="31400" w:name="_Ref404502159"/>
      <w:bookmarkStart w:id="31401" w:name="_Ref404502265"/>
      <w:bookmarkStart w:id="31402" w:name="_Ref404502515"/>
      <w:bookmarkStart w:id="31403" w:name="_Ref404502615"/>
      <w:bookmarkStart w:id="31404" w:name="_Ref404502673"/>
      <w:bookmarkStart w:id="31405" w:name="_Ref404502690"/>
      <w:bookmarkStart w:id="31406" w:name="_Ref404503028"/>
    </w:p>
    <w:p w:rsidR="004C02EF" w:rsidRPr="00E77497" w:rsidRDefault="004C02EF" w:rsidP="004C02EF">
      <w:pPr>
        <w:pStyle w:val="Heading4"/>
        <w:numPr>
          <w:ilvl w:val="0"/>
          <w:numId w:val="0"/>
        </w:numPr>
      </w:pPr>
      <w:bookmarkStart w:id="31407" w:name="_Hlt424534273"/>
      <w:bookmarkStart w:id="31408" w:name="_Ref424531384"/>
      <w:bookmarkEnd w:id="31407"/>
      <w:r w:rsidRPr="00E77497">
        <w:t>15.2.3.1</w:t>
      </w:r>
      <w:r w:rsidRPr="00E77497">
        <w:tab/>
        <w:t>Object.prototyp</w:t>
      </w:r>
      <w:bookmarkEnd w:id="31393"/>
      <w:bookmarkEnd w:id="31394"/>
      <w:bookmarkEnd w:id="31395"/>
      <w:bookmarkEnd w:id="31396"/>
      <w:bookmarkEnd w:id="31397"/>
      <w:bookmarkEnd w:id="31398"/>
      <w:bookmarkEnd w:id="31399"/>
      <w:bookmarkEnd w:id="31400"/>
      <w:bookmarkEnd w:id="31401"/>
      <w:bookmarkEnd w:id="31402"/>
      <w:bookmarkEnd w:id="31403"/>
      <w:bookmarkEnd w:id="31404"/>
      <w:bookmarkEnd w:id="31405"/>
      <w:bookmarkEnd w:id="31406"/>
      <w:r w:rsidRPr="00E77497">
        <w:t>e</w:t>
      </w:r>
      <w:bookmarkEnd w:id="31408"/>
    </w:p>
    <w:p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31409" w:name="_Toc382291607"/>
      <w:bookmarkStart w:id="31410" w:name="_Toc385672263"/>
    </w:p>
    <w:p w:rsidR="004C02EF" w:rsidRPr="00E77497" w:rsidRDefault="004C02EF" w:rsidP="004C02EF">
      <w:r w:rsidRPr="00E77497">
        <w:t>This property has the attributes {[[Writable]]: false, [[Enumerable]]: false, [[Configurable]]: false }.</w:t>
      </w:r>
      <w:bookmarkStart w:id="31411" w:name="_Ref393609257"/>
      <w:bookmarkStart w:id="31412" w:name="_Toc393690377"/>
    </w:p>
    <w:p w:rsidR="004C02EF" w:rsidRPr="00E77497" w:rsidRDefault="004C02EF" w:rsidP="004C02EF">
      <w:pPr>
        <w:pStyle w:val="Heading4"/>
        <w:numPr>
          <w:ilvl w:val="0"/>
          <w:numId w:val="0"/>
        </w:numPr>
      </w:pPr>
      <w:r w:rsidRPr="00E77497">
        <w:t>15.2.3.2</w:t>
      </w:r>
      <w:r w:rsidRPr="00E77497">
        <w:tab/>
        <w:t>Object.getPrototypeOf ( O )</w:t>
      </w:r>
    </w:p>
    <w:p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rsidR="004C02EF" w:rsidRPr="00E77497" w:rsidRDefault="004C02EF" w:rsidP="004C02EF">
      <w:pPr>
        <w:pStyle w:val="Heading4"/>
        <w:numPr>
          <w:ilvl w:val="0"/>
          <w:numId w:val="0"/>
        </w:numPr>
      </w:pPr>
      <w:r w:rsidRPr="00E77497">
        <w:t>15.2.3.3</w:t>
      </w:r>
      <w:r w:rsidRPr="00E77497">
        <w:tab/>
        <w:t xml:space="preserve">Object.getOwnPropertyDescriptor ( O, P ) </w:t>
      </w:r>
    </w:p>
    <w:p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rsidR="005D4B87" w:rsidRDefault="005D4B87" w:rsidP="005D4B87">
      <w:pPr>
        <w:pStyle w:val="M4"/>
        <w:numPr>
          <w:ilvl w:val="0"/>
          <w:numId w:val="168"/>
        </w:numPr>
        <w:tabs>
          <w:tab w:val="num" w:pos="1721"/>
        </w:tabs>
        <w:spacing w:after="0"/>
        <w:rPr>
          <w:ins w:id="31413" w:author="Rev 7 Allen Wirfs-Brock" w:date="2012-04-11T16:08:00Z"/>
        </w:rPr>
      </w:pPr>
      <w:ins w:id="31414" w:author="Rev 7 Allen Wirfs-Brock" w:date="2012-04-11T16:08:00Z">
        <w:r>
          <w:t>ReturnIfAbrupt(</w:t>
        </w:r>
        <w:r>
          <w:rPr>
            <w:i/>
          </w:rPr>
          <w:t>name</w:t>
        </w:r>
        <w:r>
          <w:t>).</w:t>
        </w:r>
      </w:ins>
    </w:p>
    <w:p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rsidR="004C02EF" w:rsidRPr="00E77497" w:rsidRDefault="004C02EF" w:rsidP="004C02EF">
      <w:pPr>
        <w:pStyle w:val="Heading4"/>
        <w:numPr>
          <w:ilvl w:val="0"/>
          <w:numId w:val="0"/>
        </w:numPr>
      </w:pPr>
      <w:r w:rsidRPr="00E77497">
        <w:t>15.2.3.4</w:t>
      </w:r>
      <w:r w:rsidRPr="00E77497">
        <w:tab/>
        <w:t>Object.getOwnPropertyNames ( O )</w:t>
      </w:r>
    </w:p>
    <w:p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w:t>
      </w:r>
      <w:ins w:id="31415" w:author="Rev 7 Allen Wirfs-Brock" w:date="2012-04-11T16:16:00Z">
        <w:r w:rsidR="00F44A1F">
          <w:t xml:space="preserve">the result of the </w:t>
        </w:r>
        <w:del w:id="31416" w:author="Rev 8 Allen Wirfs-Brock" w:date="2012-06-14T14:41:00Z">
          <w:r w:rsidR="00F44A1F" w:rsidDel="00D4543D">
            <w:delText>abstraction operation</w:delText>
          </w:r>
        </w:del>
      </w:ins>
      <w:ins w:id="31417" w:author="Rev 8 Allen Wirfs-Brock" w:date="2012-06-14T14:41:00Z">
        <w:r w:rsidR="00D4543D">
          <w:t>abstract operation</w:t>
        </w:r>
      </w:ins>
      <w:ins w:id="31418" w:author="Rev 7 Allen Wirfs-Brock" w:date="2012-04-11T16:16:00Z">
        <w:r w:rsidR="00F44A1F">
          <w:t xml:space="preserve"> ArrayCreate (15.4) with argument 0</w:t>
        </w:r>
      </w:ins>
      <w:del w:id="31419" w:author="Rev 7 Allen Wirfs-Brock" w:date="2012-04-11T16:16:00Z">
        <w:r w:rsidRPr="00E77497" w:rsidDel="00F44A1F">
          <w:delText xml:space="preserve">the result of creating a new object as if by the expression </w:delText>
        </w:r>
        <w:r w:rsidRPr="00E77497" w:rsidDel="00F44A1F">
          <w:rPr>
            <w:rFonts w:ascii="Courier New" w:hAnsi="Courier New" w:cs="Courier New"/>
            <w:b/>
          </w:rPr>
          <w:delText>new Array ()</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rsidR="004C02EF" w:rsidRPr="00E77497" w:rsidRDefault="004C02EF" w:rsidP="004C02EF">
      <w:pPr>
        <w:pStyle w:val="Heading4"/>
        <w:numPr>
          <w:ilvl w:val="0"/>
          <w:numId w:val="0"/>
        </w:numPr>
      </w:pPr>
      <w:r w:rsidRPr="00E77497">
        <w:t>15.2.3.5</w:t>
      </w:r>
      <w:r w:rsidRPr="00E77497">
        <w:tab/>
        <w:t>Object.create ( O [, Properties] )</w:t>
      </w:r>
    </w:p>
    <w:p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rsidR="004C02EF" w:rsidRPr="00E77497" w:rsidRDefault="004C02EF" w:rsidP="00834A33">
      <w:pPr>
        <w:pStyle w:val="Alg4"/>
        <w:numPr>
          <w:ilvl w:val="0"/>
          <w:numId w:val="170"/>
        </w:numPr>
      </w:pPr>
      <w:r w:rsidRPr="00E77497">
        <w:lastRenderedPageBreak/>
        <w:t xml:space="preserve">Let </w:t>
      </w:r>
      <w:r w:rsidRPr="00E77497">
        <w:rPr>
          <w:i/>
        </w:rPr>
        <w:t xml:space="preserve">obj </w:t>
      </w:r>
      <w:r w:rsidRPr="00E77497">
        <w:t xml:space="preserve">be </w:t>
      </w:r>
      <w:ins w:id="31420" w:author="Rev 7 Allen Wirfs-Brock" w:date="2012-04-11T16:26:00Z">
        <w:r w:rsidR="000A2242">
          <w:t xml:space="preserve">the result of the </w:t>
        </w:r>
        <w:del w:id="31421" w:author="Rev 8 Allen Wirfs-Brock" w:date="2012-06-14T14:40:00Z">
          <w:r w:rsidR="000A2242" w:rsidDel="00D4543D">
            <w:delText>abstraction operation</w:delText>
          </w:r>
        </w:del>
      </w:ins>
      <w:ins w:id="31422" w:author="Rev 8 Allen Wirfs-Brock" w:date="2012-06-14T14:40:00Z">
        <w:r w:rsidR="00D4543D">
          <w:t>abstract operation</w:t>
        </w:r>
      </w:ins>
      <w:ins w:id="31423" w:author="Rev 7 Allen Wirfs-Brock" w:date="2012-04-11T16:26:00Z">
        <w:r w:rsidR="000A2242">
          <w:t xml:space="preserve"> ObjectCreate with argument </w:t>
        </w:r>
        <w:r w:rsidR="000A2242" w:rsidRPr="000A2242">
          <w:rPr>
            <w:i/>
          </w:rPr>
          <w:t>O</w:t>
        </w:r>
        <w:r w:rsidR="000A2242">
          <w:t>.</w:t>
        </w:r>
      </w:ins>
      <w:del w:id="31424" w:author="Rev 7 Allen Wirfs-Brock" w:date="2012-04-11T16:26:00Z">
        <w:r w:rsidRPr="00E77497" w:rsidDel="000A2242">
          <w:delText>the result of creating a new object as if by the expression new Object() where Object is the standard built-in constructor with that name</w:delText>
        </w:r>
      </w:del>
    </w:p>
    <w:p w:rsidR="004C02EF" w:rsidRPr="00E77497" w:rsidDel="000A2242" w:rsidRDefault="004C02EF" w:rsidP="00834A33">
      <w:pPr>
        <w:pStyle w:val="Alg4"/>
        <w:numPr>
          <w:ilvl w:val="0"/>
          <w:numId w:val="170"/>
        </w:numPr>
        <w:rPr>
          <w:del w:id="31425" w:author="Rev 7 Allen Wirfs-Brock" w:date="2012-04-11T16:27:00Z"/>
        </w:rPr>
      </w:pPr>
      <w:del w:id="31426" w:author="Rev 7 Allen Wirfs-Brock" w:date="2012-04-11T16:27:00Z">
        <w:r w:rsidRPr="00E77497" w:rsidDel="000A2242">
          <w:delText xml:space="preserve">Set the [[Prototype]] internal property of </w:delText>
        </w:r>
        <w:r w:rsidRPr="00E77497" w:rsidDel="000A2242">
          <w:rPr>
            <w:i/>
          </w:rPr>
          <w:delText xml:space="preserve">obj </w:delText>
        </w:r>
        <w:r w:rsidRPr="00E77497" w:rsidDel="000A2242">
          <w:delText xml:space="preserve">to </w:delText>
        </w:r>
        <w:r w:rsidRPr="00E77497" w:rsidDel="000A2242">
          <w:rPr>
            <w:i/>
          </w:rPr>
          <w:delText>O</w:delText>
        </w:r>
        <w:r w:rsidRPr="00E77497" w:rsidDel="000A2242">
          <w:delText>.</w:delText>
        </w:r>
      </w:del>
    </w:p>
    <w:p w:rsidR="00B33292" w:rsidRDefault="004C02EF" w:rsidP="00834A33">
      <w:pPr>
        <w:pStyle w:val="Alg4"/>
        <w:numPr>
          <w:ilvl w:val="0"/>
          <w:numId w:val="170"/>
        </w:numPr>
        <w:rPr>
          <w:ins w:id="31427" w:author="Rev 7 Allen Wirfs-Brock" w:date="2012-04-11T16:35:00Z"/>
        </w:r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ins w:id="31428" w:author="Rev 7 Allen Wirfs-Brock" w:date="2012-04-11T16:35:00Z">
        <w:r w:rsidR="00B33292">
          <w:t>then</w:t>
        </w:r>
      </w:ins>
    </w:p>
    <w:p w:rsidR="004C02EF" w:rsidRPr="00E77497" w:rsidRDefault="004C02EF" w:rsidP="00B33292">
      <w:pPr>
        <w:pStyle w:val="Alg4"/>
        <w:numPr>
          <w:ilvl w:val="1"/>
          <w:numId w:val="170"/>
        </w:numPr>
      </w:pPr>
      <w:del w:id="31429" w:author="Rev 7 Allen Wirfs-Brock" w:date="2012-04-11T16:36:00Z">
        <w:r w:rsidRPr="00E77497" w:rsidDel="00B33292">
          <w:delText xml:space="preserve">add own properties to </w:delText>
        </w:r>
        <w:r w:rsidRPr="00E77497" w:rsidDel="00B33292">
          <w:rPr>
            <w:i/>
          </w:rPr>
          <w:delText xml:space="preserve">obj </w:delText>
        </w:r>
        <w:r w:rsidRPr="00E77497" w:rsidDel="00B33292">
          <w:delText>as if by calling the standard built-in function</w:delText>
        </w:r>
      </w:del>
      <w:ins w:id="31430" w:author="Rev 7 Allen Wirfs-Brock" w:date="2012-04-11T16:36:00Z">
        <w:r w:rsidR="00B33292">
          <w:t>Return the result of the abstract operation ObjectDefineProperties</w:t>
        </w:r>
      </w:ins>
      <w:r w:rsidRPr="00E77497">
        <w:t xml:space="preserve"> </w:t>
      </w:r>
      <w:del w:id="31431" w:author="Rev 7 Allen Wirfs-Brock" w:date="2012-04-11T16:36:00Z">
        <w:r w:rsidRPr="00E77497" w:rsidDel="00B33292">
          <w:rPr>
            <w:rFonts w:ascii="Courier New" w:hAnsi="Courier New" w:cs="Courier New"/>
            <w:b/>
          </w:rPr>
          <w:delText xml:space="preserve">Object.defineProperties </w:delText>
        </w:r>
      </w:del>
      <w:r w:rsidRPr="00E77497">
        <w:t xml:space="preserve">with arguments </w:t>
      </w:r>
      <w:r w:rsidRPr="00E77497">
        <w:rPr>
          <w:i/>
        </w:rPr>
        <w:t xml:space="preserve">obj </w:t>
      </w:r>
      <w:r w:rsidRPr="00E77497">
        <w:t xml:space="preserve">and </w:t>
      </w:r>
      <w:r w:rsidRPr="00E77497">
        <w:rPr>
          <w:i/>
        </w:rPr>
        <w:t>Properties</w:t>
      </w:r>
      <w:r w:rsidRPr="00E77497">
        <w:t>.</w:t>
      </w:r>
    </w:p>
    <w:p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rsidR="004C02EF" w:rsidRPr="00E77497" w:rsidRDefault="004C02EF" w:rsidP="004C02EF">
      <w:pPr>
        <w:pStyle w:val="Heading4"/>
        <w:numPr>
          <w:ilvl w:val="0"/>
          <w:numId w:val="0"/>
        </w:numPr>
      </w:pPr>
      <w:r w:rsidRPr="00E77497">
        <w:t>15.2.3.6</w:t>
      </w:r>
      <w:r w:rsidRPr="00E77497">
        <w:tab/>
        <w:t>Object.defineProperty ( O, P, Attributes )</w:t>
      </w:r>
    </w:p>
    <w:p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rsidR="000A2242" w:rsidRDefault="000A2242" w:rsidP="000A2242">
      <w:pPr>
        <w:pStyle w:val="M4"/>
        <w:numPr>
          <w:ilvl w:val="0"/>
          <w:numId w:val="171"/>
        </w:numPr>
        <w:tabs>
          <w:tab w:val="num" w:pos="1721"/>
        </w:tabs>
        <w:spacing w:after="0"/>
        <w:rPr>
          <w:ins w:id="31432" w:author="Rev 7 Allen Wirfs-Brock" w:date="2012-04-11T16:28:00Z"/>
        </w:rPr>
      </w:pPr>
      <w:ins w:id="31433" w:author="Rev 7 Allen Wirfs-Brock" w:date="2012-04-11T16:28:00Z">
        <w:r>
          <w:t>ReturnIfAbrupt(</w:t>
        </w:r>
        <w:r>
          <w:rPr>
            <w:i/>
          </w:rPr>
          <w:t>name</w:t>
        </w:r>
        <w:r>
          <w:t>).</w:t>
        </w:r>
      </w:ins>
    </w:p>
    <w:p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rsidR="004C02EF" w:rsidRPr="00E77497" w:rsidRDefault="004C02EF" w:rsidP="004C02EF">
      <w:pPr>
        <w:pStyle w:val="Heading4"/>
        <w:numPr>
          <w:ilvl w:val="0"/>
          <w:numId w:val="0"/>
        </w:numPr>
      </w:pPr>
      <w:r w:rsidRPr="00E77497">
        <w:t>15.2.3.7</w:t>
      </w:r>
      <w:r w:rsidRPr="00E77497">
        <w:tab/>
        <w:t>Object.defineProperties ( O, Properties )</w:t>
      </w:r>
    </w:p>
    <w:p w:rsidR="004C02EF" w:rsidRDefault="004C02EF" w:rsidP="004C02EF">
      <w:pPr>
        <w:rPr>
          <w:ins w:id="31434" w:author="Rev 7 Allen Wirfs-Brock" w:date="2012-04-11T16:31:00Z"/>
        </w:rPr>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rsidR="00B33292" w:rsidRPr="00E77497" w:rsidRDefault="00B33292" w:rsidP="00B33292">
      <w:pPr>
        <w:pStyle w:val="Alg4"/>
        <w:numPr>
          <w:ilvl w:val="0"/>
          <w:numId w:val="708"/>
        </w:numPr>
        <w:spacing w:after="120"/>
        <w:rPr>
          <w:ins w:id="31435" w:author="Rev 7 Allen Wirfs-Brock" w:date="2012-04-11T16:31:00Z"/>
        </w:rPr>
      </w:pPr>
      <w:ins w:id="31436" w:author="Rev 7 Allen Wirfs-Brock" w:date="2012-04-11T16:32:00Z">
        <w:r>
          <w:t>Return the result of the abstract operation ObjectDefineProperties with argu</w:t>
        </w:r>
        <w:del w:id="31437" w:author="Rev 8 Allen Wirfs-Brock" w:date="2012-06-14T14:43:00Z">
          <w:r w:rsidDel="00D4543D">
            <w:delText>em</w:delText>
          </w:r>
        </w:del>
      </w:ins>
      <w:ins w:id="31438" w:author="Rev 8 Allen Wirfs-Brock" w:date="2012-06-14T14:43:00Z">
        <w:r w:rsidR="00D4543D">
          <w:t>me</w:t>
        </w:r>
      </w:ins>
      <w:ins w:id="31439" w:author="Rev 7 Allen Wirfs-Brock" w:date="2012-04-11T16:32:00Z">
        <w:r>
          <w:t xml:space="preserve">nts </w:t>
        </w:r>
      </w:ins>
      <w:ins w:id="31440" w:author="Rev 7 Allen Wirfs-Brock" w:date="2012-04-11T16:31:00Z">
        <w:r w:rsidRPr="00E77497">
          <w:rPr>
            <w:i/>
          </w:rPr>
          <w:t>O</w:t>
        </w:r>
      </w:ins>
      <w:ins w:id="31441" w:author="Rev 7 Allen Wirfs-Brock" w:date="2012-04-11T16:32:00Z">
        <w:r>
          <w:t xml:space="preserve"> and </w:t>
        </w:r>
        <w:r w:rsidRPr="00B33292">
          <w:rPr>
            <w:i/>
          </w:rPr>
          <w:t>Properties</w:t>
        </w:r>
        <w:r>
          <w:t>.</w:t>
        </w:r>
      </w:ins>
    </w:p>
    <w:p w:rsidR="00B33292" w:rsidRDefault="00E435B1" w:rsidP="00E435B1">
      <w:pPr>
        <w:rPr>
          <w:ins w:id="31442" w:author="Rev 7 Allen Wirfs-Brock" w:date="2012-04-11T16:31:00Z"/>
        </w:rPr>
      </w:pPr>
      <w:ins w:id="31443" w:author="Rev 11 Allen Wirfs-Brock" w:date="2012-10-23T15:30:00Z">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ins>
    </w:p>
    <w:p w:rsidR="00B33292" w:rsidRPr="00E77497" w:rsidRDefault="00B33292" w:rsidP="004C02EF">
      <w:ins w:id="31444" w:author="Rev 7 Allen Wirfs-Brock" w:date="2012-04-11T16:33:00Z">
        <w:r>
          <w:t>The abstract operation</w:t>
        </w:r>
        <w:del w:id="31445" w:author="Rev 9 Allen Wirfs-Brock" w:date="2012-07-07T17:01:00Z">
          <w:r w:rsidDel="00DE0144">
            <w:delText>s</w:delText>
          </w:r>
        </w:del>
        <w:r>
          <w:t xml:space="preserve"> ObjectDefineProperties with arguments </w:t>
        </w:r>
        <w:r w:rsidRPr="008E7E56">
          <w:rPr>
            <w:i/>
          </w:rPr>
          <w:t>O</w:t>
        </w:r>
        <w:r>
          <w:t xml:space="preserve"> and </w:t>
        </w:r>
        <w:r w:rsidRPr="008E7E56">
          <w:rPr>
            <w:i/>
          </w:rPr>
          <w:t>Properties</w:t>
        </w:r>
        <w:r>
          <w:t xml:space="preserve"> performs the following steps:</w:t>
        </w:r>
      </w:ins>
    </w:p>
    <w:p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rsidR="00112290" w:rsidRDefault="00112290" w:rsidP="00834A33">
      <w:pPr>
        <w:pStyle w:val="Alg4"/>
        <w:numPr>
          <w:ilvl w:val="1"/>
          <w:numId w:val="172"/>
        </w:numPr>
        <w:rPr>
          <w:ins w:id="31446" w:author="Rev 7 Allen Wirfs-Brock" w:date="2012-04-09T17:21:00Z"/>
        </w:rPr>
      </w:pPr>
      <w:ins w:id="31447" w:author="Rev 7 Allen Wirfs-Brock" w:date="2012-04-09T17:21:00Z">
        <w:r>
          <w:t>ReturnIfAbrupt(</w:t>
        </w:r>
        <w:r>
          <w:rPr>
            <w:i/>
          </w:rPr>
          <w:t>descObj</w:t>
        </w:r>
        <w:r>
          <w:t>).</w:t>
        </w:r>
      </w:ins>
    </w:p>
    <w:p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rsidR="00112290" w:rsidRDefault="00112290" w:rsidP="00834A33">
      <w:pPr>
        <w:pStyle w:val="Alg4"/>
        <w:numPr>
          <w:ilvl w:val="1"/>
          <w:numId w:val="172"/>
        </w:numPr>
        <w:rPr>
          <w:ins w:id="31448" w:author="Rev 7 Allen Wirfs-Brock" w:date="2012-04-09T17:22:00Z"/>
        </w:rPr>
      </w:pPr>
      <w:ins w:id="31449" w:author="Rev 7 Allen Wirfs-Brock" w:date="2012-04-09T17:22:00Z">
        <w:r>
          <w:t>ReturnIfAbrupt(</w:t>
        </w:r>
        <w:r>
          <w:rPr>
            <w:i/>
          </w:rPr>
          <w:t>desc</w:t>
        </w:r>
        <w:r>
          <w:t>).</w:t>
        </w:r>
      </w:ins>
    </w:p>
    <w:p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rsidR="00E732A6" w:rsidRDefault="00E732A6" w:rsidP="00E732A6">
      <w:pPr>
        <w:pStyle w:val="Alg4"/>
        <w:numPr>
          <w:ilvl w:val="0"/>
          <w:numId w:val="172"/>
        </w:numPr>
        <w:rPr>
          <w:ins w:id="31450" w:author="Rev 11 Allen Wirfs-Brock" w:date="2012-10-26T11:29:00Z"/>
        </w:rPr>
      </w:pPr>
      <w:ins w:id="31451" w:author="Rev 11 Allen Wirfs-Brock" w:date="2012-10-26T11:29:00Z">
        <w:r>
          <w:t xml:space="preserve">Let </w:t>
        </w:r>
        <w:r w:rsidRPr="00375E9F">
          <w:rPr>
            <w:i/>
            <w:iCs/>
          </w:rPr>
          <w:t>pendingException</w:t>
        </w:r>
        <w:r>
          <w:t xml:space="preserve"> be </w:t>
        </w:r>
        <w:r>
          <w:rPr>
            <w:b/>
            <w:bCs/>
          </w:rPr>
          <w:t>undefined</w:t>
        </w:r>
        <w:r>
          <w:t>.</w:t>
        </w:r>
      </w:ins>
    </w:p>
    <w:p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rsidR="004C02EF" w:rsidRPr="00E77497" w:rsidRDefault="004C02EF" w:rsidP="00834A33">
      <w:pPr>
        <w:pStyle w:val="Alg4"/>
        <w:numPr>
          <w:ilvl w:val="1"/>
          <w:numId w:val="172"/>
        </w:numPr>
      </w:pPr>
      <w:del w:id="31452" w:author="Rev 7 Allen Wirfs-Brock" w:date="2012-04-09T17:22:00Z">
        <w:r w:rsidRPr="00E77497" w:rsidDel="00112290">
          <w:delText xml:space="preserve">Call </w:delText>
        </w:r>
      </w:del>
      <w:ins w:id="31453" w:author="Rev 7 Allen Wirfs-Brock" w:date="2012-04-09T17:22:00Z">
        <w:r w:rsidR="00112290">
          <w:t xml:space="preserve">Let </w:t>
        </w:r>
        <w:r w:rsidR="00112290" w:rsidRPr="00112290">
          <w:rPr>
            <w:i/>
          </w:rPr>
          <w:t>status</w:t>
        </w:r>
        <w:r w:rsidR="00112290">
          <w:t xml:space="preserve"> be the result of calling</w:t>
        </w:r>
        <w:r w:rsidR="00112290" w:rsidRPr="00E77497">
          <w:t xml:space="preserve"> </w:t>
        </w:r>
      </w:ins>
      <w:r w:rsidRPr="00E77497">
        <w:t xml:space="preserve">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rsidR="00E732A6" w:rsidRPr="00E732A6" w:rsidRDefault="00E732A6" w:rsidP="00E732A6">
      <w:pPr>
        <w:numPr>
          <w:ilvl w:val="1"/>
          <w:numId w:val="172"/>
        </w:numPr>
        <w:spacing w:after="0" w:line="240" w:lineRule="auto"/>
        <w:jc w:val="left"/>
        <w:rPr>
          <w:ins w:id="31454" w:author="Rev 11 Allen Wirfs-Brock" w:date="2012-10-26T11:29:00Z"/>
          <w:rFonts w:ascii="Times New Roman" w:eastAsia="Times New Roman" w:hAnsi="Times New Roman"/>
          <w:spacing w:val="6"/>
          <w:lang w:eastAsia="en-US"/>
        </w:rPr>
      </w:pPr>
      <w:ins w:id="31455" w:author="Rev 11 Allen Wirfs-Brock" w:date="2012-10-26T11:29:00Z">
        <w:r w:rsidRPr="00E732A6">
          <w:rPr>
            <w:rFonts w:ascii="Times New Roman" w:eastAsia="Times New Roman" w:hAnsi="Times New Roman"/>
            <w:spacing w:val="6"/>
            <w:lang w:eastAsia="en-US"/>
          </w:rPr>
          <w:t xml:space="preserve">If </w:t>
        </w:r>
      </w:ins>
      <w:ins w:id="31456" w:author="Rev 11 Allen Wirfs-Brock" w:date="2012-10-26T11:30:00Z">
        <w:r w:rsidRPr="00E732A6">
          <w:rPr>
            <w:rFonts w:ascii="Times New Roman" w:eastAsia="Times New Roman" w:hAnsi="Times New Roman"/>
            <w:i/>
            <w:spacing w:val="6"/>
            <w:lang w:eastAsia="en-US"/>
          </w:rPr>
          <w:t>status</w:t>
        </w:r>
        <w:r>
          <w:t xml:space="preserve"> </w:t>
        </w:r>
      </w:ins>
      <w:ins w:id="31457" w:author="Rev 11 Allen Wirfs-Brock" w:date="2012-10-26T11:29:00Z">
        <w:r w:rsidRPr="00E732A6">
          <w:rPr>
            <w:rFonts w:ascii="Times New Roman" w:eastAsia="Times New Roman" w:hAnsi="Times New Roman"/>
            <w:spacing w:val="6"/>
            <w:lang w:eastAsia="en-US"/>
          </w:rPr>
          <w:t xml:space="preserve">is </w:t>
        </w:r>
        <w:r w:rsidRPr="00E732A6">
          <w:rPr>
            <w:rFonts w:ascii="Times New Roman" w:eastAsia="Times New Roman" w:hAnsi="Times New Roman"/>
            <w:b/>
            <w:bCs/>
            <w:spacing w:val="6"/>
            <w:lang w:eastAsia="en-US"/>
          </w:rPr>
          <w:t>undefined</w:t>
        </w:r>
        <w:r w:rsidRPr="00E732A6">
          <w:rPr>
            <w:rFonts w:ascii="Times New Roman" w:eastAsia="Times New Roman" w:hAnsi="Times New Roman"/>
            <w:spacing w:val="6"/>
            <w:lang w:eastAsia="en-US"/>
          </w:rPr>
          <w:t xml:space="preserve"> then set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ins>
      <w:ins w:id="31458" w:author="Rev 11 Allen Wirfs-Brock" w:date="2012-10-26T11:30:00Z">
        <w:r w:rsidRPr="00E732A6">
          <w:rPr>
            <w:rFonts w:ascii="Times New Roman" w:eastAsia="Times New Roman" w:hAnsi="Times New Roman"/>
            <w:i/>
            <w:spacing w:val="6"/>
            <w:lang w:eastAsia="en-US"/>
          </w:rPr>
          <w:t>status</w:t>
        </w:r>
      </w:ins>
      <w:ins w:id="31459" w:author="Rev 11 Allen Wirfs-Brock" w:date="2012-10-26T11:29:00Z">
        <w:r w:rsidRPr="00E732A6">
          <w:rPr>
            <w:rFonts w:ascii="Times New Roman" w:eastAsia="Times New Roman" w:hAnsi="Times New Roman"/>
            <w:spacing w:val="6"/>
            <w:lang w:eastAsia="en-US"/>
          </w:rPr>
          <w:t>.</w:t>
        </w:r>
      </w:ins>
    </w:p>
    <w:p w:rsidR="00112290" w:rsidRDefault="00112290" w:rsidP="002E2367">
      <w:pPr>
        <w:pStyle w:val="Alg4"/>
        <w:numPr>
          <w:ilvl w:val="0"/>
          <w:numId w:val="172"/>
        </w:numPr>
        <w:spacing w:after="120"/>
        <w:contextualSpacing/>
        <w:rPr>
          <w:ins w:id="31460" w:author="Rev 7 Allen Wirfs-Brock" w:date="2012-04-09T17:23:00Z"/>
        </w:rPr>
      </w:pPr>
      <w:ins w:id="31461" w:author="Rev 7 Allen Wirfs-Brock" w:date="2012-04-09T17:23:00Z">
        <w:r>
          <w:t>ReturnIfAbrupt(</w:t>
        </w:r>
      </w:ins>
      <w:ins w:id="31462" w:author="Rev 11 Allen Wirfs-Brock" w:date="2012-10-26T11:31:00Z">
        <w:r w:rsidR="002E2367" w:rsidRPr="00375E9F">
          <w:rPr>
            <w:i/>
            <w:iCs/>
          </w:rPr>
          <w:t>pendingException</w:t>
        </w:r>
      </w:ins>
      <w:ins w:id="31463" w:author="Rev 7 Allen Wirfs-Brock" w:date="2012-04-09T17:24:00Z">
        <w:del w:id="31464" w:author="Rev 11 Allen Wirfs-Brock" w:date="2012-10-26T11:31:00Z">
          <w:r w:rsidRPr="00112290" w:rsidDel="002E2367">
            <w:rPr>
              <w:i/>
            </w:rPr>
            <w:delText>status</w:delText>
          </w:r>
        </w:del>
      </w:ins>
      <w:ins w:id="31465" w:author="Rev 7 Allen Wirfs-Brock" w:date="2012-04-09T17:23:00Z">
        <w:r>
          <w:t>).</w:t>
        </w:r>
      </w:ins>
    </w:p>
    <w:p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rsidR="004C02EF" w:rsidRDefault="004C02EF" w:rsidP="004C02EF">
      <w:pPr>
        <w:rPr>
          <w:ins w:id="31466" w:author="Rev 11 Allen Wirfs-Brock" w:date="2012-10-26T11:33:00Z"/>
        </w:rPr>
      </w:pPr>
      <w:r w:rsidRPr="00E77497">
        <w:t>If an implementation defines a specific order of enumeration for the for-in statement, that same enumeration order must be used to order the list elements in step 3 of this algorithm.</w:t>
      </w:r>
    </w:p>
    <w:p w:rsidR="002E2367" w:rsidRPr="00E77497" w:rsidRDefault="002E2367" w:rsidP="002E2367">
      <w:pPr>
        <w:pStyle w:val="Note"/>
        <w:pPrChange w:id="31467" w:author="Rev 11 Allen Wirfs-Brock" w:date="2012-10-26T11:37:00Z">
          <w:pPr/>
        </w:pPrChange>
      </w:pPr>
      <w:ins w:id="31468" w:author="Rev 11 Allen Wirfs-Brock" w:date="2012-10-26T11:33:00Z">
        <w:r>
          <w:t>NOTE</w:t>
        </w:r>
        <w:r>
          <w:tab/>
          <w:t>An exception in defining an individual property in step 7</w:t>
        </w:r>
      </w:ins>
      <w:ins w:id="31469" w:author="Rev 11 Allen Wirfs-Brock" w:date="2012-10-26T11:34:00Z">
        <w:r>
          <w:t xml:space="preserve"> does not terminate the process of defining other properties. </w:t>
        </w:r>
      </w:ins>
      <w:ins w:id="31470" w:author="Rev 11 Allen Wirfs-Brock" w:date="2012-10-26T11:37:00Z">
        <w:r>
          <w:t>All valid property definitions are processed.</w:t>
        </w:r>
      </w:ins>
      <w:ins w:id="31471" w:author="Rev 11 Allen Wirfs-Brock" w:date="2012-10-26T11:36:00Z">
        <w:r>
          <w:t xml:space="preserve"> </w:t>
        </w:r>
      </w:ins>
    </w:p>
    <w:p w:rsidR="004C02EF" w:rsidRPr="00E77497" w:rsidRDefault="004C02EF" w:rsidP="004C02EF">
      <w:pPr>
        <w:pStyle w:val="Heading4"/>
        <w:numPr>
          <w:ilvl w:val="0"/>
          <w:numId w:val="0"/>
        </w:numPr>
      </w:pPr>
      <w:r w:rsidRPr="00E77497">
        <w:t>15.2.3.8</w:t>
      </w:r>
      <w:r w:rsidRPr="00E77497">
        <w:tab/>
        <w:t>Object.seal ( O )</w:t>
      </w:r>
    </w:p>
    <w:p w:rsidR="004C02EF" w:rsidRPr="00E77497" w:rsidRDefault="004C02EF" w:rsidP="004C02EF">
      <w:r w:rsidRPr="00E77497">
        <w:t xml:space="preserve">When the </w:t>
      </w:r>
      <w:r w:rsidRPr="00E77497">
        <w:rPr>
          <w:b/>
        </w:rPr>
        <w:t>seal</w:t>
      </w:r>
      <w:r w:rsidRPr="00E77497">
        <w:t xml:space="preserve"> function is called, the following steps are taken:</w:t>
      </w:r>
    </w:p>
    <w:p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rsidR="004C02EF" w:rsidRPr="00E77497" w:rsidRDefault="004C02EF" w:rsidP="00834A33">
      <w:pPr>
        <w:pStyle w:val="Alg4"/>
        <w:numPr>
          <w:ilvl w:val="1"/>
          <w:numId w:val="173"/>
        </w:numPr>
      </w:pPr>
      <w:r w:rsidRPr="00E77497">
        <w:lastRenderedPageBreak/>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rsidR="00B33292" w:rsidRDefault="004C02EF" w:rsidP="00834A33">
      <w:pPr>
        <w:pStyle w:val="Alg4"/>
        <w:numPr>
          <w:ilvl w:val="1"/>
          <w:numId w:val="173"/>
        </w:numPr>
        <w:rPr>
          <w:ins w:id="31472" w:author="Rev 7 Allen Wirfs-Brock" w:date="2012-04-11T16:39:00Z"/>
        </w:rPr>
      </w:pPr>
      <w:del w:id="31473" w:author="Rev 7 Allen Wirfs-Brock" w:date="2012-04-11T16:39:00Z">
        <w:r w:rsidRPr="00E77497" w:rsidDel="00B33292">
          <w:delText xml:space="preserve">Call </w:delText>
        </w:r>
      </w:del>
      <w:ins w:id="31474" w:author="Rev 7 Allen Wirfs-Brock" w:date="2012-04-11T16:39:00Z">
        <w:r w:rsidR="00B33292">
          <w:t xml:space="preserve">Let </w:t>
        </w:r>
        <w:r w:rsidR="00B33292" w:rsidRPr="00B33292">
          <w:rPr>
            <w:i/>
          </w:rPr>
          <w:t>status</w:t>
        </w:r>
        <w:r w:rsidR="00B33292">
          <w:t xml:space="preserve"> be the result of calling</w:t>
        </w:r>
        <w:r w:rsidR="00B33292" w:rsidRPr="00E77497">
          <w:t xml:space="preserve"> </w:t>
        </w:r>
      </w:ins>
      <w:r w:rsidRPr="00E77497">
        <w:t xml:space="preserve">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ins w:id="31475" w:author="Rev 7 Allen Wirfs-Brock" w:date="2012-04-11T16:39:00Z">
        <w:r w:rsidR="00B33292">
          <w:t>.</w:t>
        </w:r>
      </w:ins>
    </w:p>
    <w:p w:rsidR="004C02EF" w:rsidRPr="00E77497" w:rsidRDefault="00B33292" w:rsidP="00834A33">
      <w:pPr>
        <w:pStyle w:val="Alg4"/>
        <w:numPr>
          <w:ilvl w:val="1"/>
          <w:numId w:val="173"/>
        </w:numPr>
      </w:pPr>
      <w:ins w:id="31476" w:author="Rev 7 Allen Wirfs-Brock" w:date="2012-04-11T16:39:00Z">
        <w:r>
          <w:t>ReturnIfAbrupt(</w:t>
        </w:r>
        <w:r>
          <w:rPr>
            <w:i/>
          </w:rPr>
          <w:t>status</w:t>
        </w:r>
        <w:r>
          <w:t>)</w:t>
        </w:r>
      </w:ins>
      <w:r w:rsidR="004C02EF" w:rsidRPr="00E77497">
        <w:t>.</w:t>
      </w:r>
    </w:p>
    <w:p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rsidR="004C02EF" w:rsidRPr="00E77497" w:rsidRDefault="004C02EF" w:rsidP="004C02EF">
      <w:pPr>
        <w:pStyle w:val="Heading4"/>
        <w:numPr>
          <w:ilvl w:val="0"/>
          <w:numId w:val="0"/>
        </w:numPr>
      </w:pPr>
      <w:r w:rsidRPr="00E77497">
        <w:t>15.2.3.9</w:t>
      </w:r>
      <w:r w:rsidRPr="00E77497">
        <w:tab/>
        <w:t>Object.freeze ( O )</w:t>
      </w:r>
    </w:p>
    <w:p w:rsidR="004C02EF" w:rsidRPr="00E77497" w:rsidRDefault="004C02EF" w:rsidP="004C02EF">
      <w:r w:rsidRPr="00E77497">
        <w:t xml:space="preserve">When the </w:t>
      </w:r>
      <w:r w:rsidRPr="00E77497">
        <w:rPr>
          <w:b/>
        </w:rPr>
        <w:t>freeze</w:t>
      </w:r>
      <w:r w:rsidRPr="00E77497">
        <w:t xml:space="preserve"> function is called, the following steps are taken:</w:t>
      </w:r>
    </w:p>
    <w:p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rsidR="004C02EF" w:rsidRPr="00E77497" w:rsidRDefault="0003414D" w:rsidP="00834A33">
      <w:pPr>
        <w:pStyle w:val="Alg4"/>
        <w:numPr>
          <w:ilvl w:val="1"/>
          <w:numId w:val="174"/>
        </w:numPr>
      </w:pPr>
      <w:ins w:id="31477" w:author="Rev 10 Allen Wirfs-Brock" w:date="2012-08-13T17:09:00Z">
        <w:r>
          <w:t xml:space="preserve">Let </w:t>
        </w:r>
        <w:r w:rsidRPr="00B33292">
          <w:rPr>
            <w:i/>
          </w:rPr>
          <w:t>status</w:t>
        </w:r>
        <w:r>
          <w:t xml:space="preserve"> be the result of calling</w:t>
        </w:r>
        <w:r w:rsidRPr="00E77497">
          <w:t xml:space="preserve"> </w:t>
        </w:r>
      </w:ins>
      <w:del w:id="31478" w:author="Rev 10 Allen Wirfs-Brock" w:date="2012-08-13T17:09:00Z">
        <w:r w:rsidR="004C02EF" w:rsidRPr="00E77497" w:rsidDel="0003414D">
          <w:delText xml:space="preserve">Call </w:delText>
        </w:r>
      </w:del>
      <w:r w:rsidR="004C02EF" w:rsidRPr="00E77497">
        <w:t xml:space="preserve">the [[DefineOwnProperty]] internal method of </w:t>
      </w:r>
      <w:r w:rsidR="004C02EF" w:rsidRPr="00E77497">
        <w:rPr>
          <w:i/>
        </w:rPr>
        <w:t xml:space="preserve">O </w:t>
      </w:r>
      <w:r w:rsidR="004C02EF" w:rsidRPr="00E77497">
        <w:t xml:space="preserve">with </w:t>
      </w:r>
      <w:r w:rsidR="004C02EF" w:rsidRPr="00E77497">
        <w:rPr>
          <w:i/>
        </w:rPr>
        <w:t>P</w:t>
      </w:r>
      <w:r w:rsidR="004C02EF" w:rsidRPr="00E77497">
        <w:t xml:space="preserve">, </w:t>
      </w:r>
      <w:r w:rsidR="004C02EF" w:rsidRPr="00E77497">
        <w:rPr>
          <w:i/>
        </w:rPr>
        <w:t>desc</w:t>
      </w:r>
      <w:r w:rsidR="004C02EF" w:rsidRPr="00E77497">
        <w:t xml:space="preserve">, and </w:t>
      </w:r>
      <w:r w:rsidR="004C02EF" w:rsidRPr="00E77497">
        <w:rPr>
          <w:b/>
        </w:rPr>
        <w:t>true</w:t>
      </w:r>
      <w:r w:rsidR="004C02EF" w:rsidRPr="00E77497">
        <w:t xml:space="preserve"> as arguments.</w:t>
      </w:r>
    </w:p>
    <w:p w:rsidR="00C048A4" w:rsidRPr="00E77497" w:rsidRDefault="00C048A4" w:rsidP="00C048A4">
      <w:pPr>
        <w:pStyle w:val="Alg4"/>
        <w:numPr>
          <w:ilvl w:val="1"/>
          <w:numId w:val="174"/>
        </w:numPr>
        <w:rPr>
          <w:ins w:id="31479" w:author="Rev 7 Allen Wirfs-Brock" w:date="2012-04-11T16:42:00Z"/>
        </w:rPr>
      </w:pPr>
      <w:ins w:id="31480" w:author="Rev 7 Allen Wirfs-Brock" w:date="2012-04-11T16:42:00Z">
        <w:r>
          <w:t>ReturnIfAbrupt(</w:t>
        </w:r>
        <w:r>
          <w:rPr>
            <w:i/>
          </w:rPr>
          <w:t>status</w:t>
        </w:r>
        <w:r>
          <w:t>)</w:t>
        </w:r>
        <w:r w:rsidRPr="00E77497">
          <w:t>.</w:t>
        </w:r>
      </w:ins>
    </w:p>
    <w:p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rsidR="004C02EF" w:rsidRPr="00E77497" w:rsidRDefault="004C02EF" w:rsidP="004C02EF">
      <w:pPr>
        <w:pStyle w:val="Heading4"/>
        <w:numPr>
          <w:ilvl w:val="0"/>
          <w:numId w:val="0"/>
        </w:numPr>
      </w:pPr>
      <w:r w:rsidRPr="00E77497">
        <w:t>15.2.3.10</w:t>
      </w:r>
      <w:r w:rsidRPr="00E77497">
        <w:tab/>
        <w:t>Object.preventExtensions ( O )</w:t>
      </w:r>
    </w:p>
    <w:p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rsidR="004C02EF" w:rsidRPr="00E77497" w:rsidRDefault="004C02EF" w:rsidP="004C02EF">
      <w:pPr>
        <w:pStyle w:val="Heading4"/>
        <w:numPr>
          <w:ilvl w:val="0"/>
          <w:numId w:val="0"/>
        </w:numPr>
      </w:pPr>
      <w:r w:rsidRPr="00E77497">
        <w:t>15.2.3.11</w:t>
      </w:r>
      <w:r w:rsidRPr="00E77497">
        <w:tab/>
        <w:t>Object.isSealed ( O )</w:t>
      </w:r>
    </w:p>
    <w:p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rsidR="004C02EF" w:rsidRPr="00E77497" w:rsidRDefault="004C02EF" w:rsidP="004C02EF">
      <w:pPr>
        <w:pStyle w:val="Heading4"/>
        <w:numPr>
          <w:ilvl w:val="0"/>
          <w:numId w:val="0"/>
        </w:numPr>
      </w:pPr>
      <w:r w:rsidRPr="00E77497">
        <w:t>15.2.3.12</w:t>
      </w:r>
      <w:r w:rsidRPr="00E77497">
        <w:tab/>
        <w:t>Object.isFrozen ( O )</w:t>
      </w:r>
    </w:p>
    <w:p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834A33">
      <w:pPr>
        <w:pStyle w:val="Alg4"/>
        <w:numPr>
          <w:ilvl w:val="0"/>
          <w:numId w:val="177"/>
        </w:numPr>
      </w:pPr>
      <w:bookmarkStart w:id="31481" w:name="_Ref424534029"/>
      <w:bookmarkStart w:id="31482" w:name="_Toc472818912"/>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rsidR="004C02EF" w:rsidRPr="00E77497" w:rsidRDefault="004C02EF" w:rsidP="00834A33">
      <w:pPr>
        <w:pStyle w:val="M4"/>
        <w:numPr>
          <w:ilvl w:val="0"/>
          <w:numId w:val="177"/>
        </w:numPr>
      </w:pPr>
      <w:r w:rsidRPr="00E77497">
        <w:t xml:space="preserve">Otherwise, return </w:t>
      </w:r>
      <w:r w:rsidRPr="00E77497">
        <w:rPr>
          <w:b/>
        </w:rPr>
        <w:t>false</w:t>
      </w:r>
      <w:r w:rsidRPr="00E77497">
        <w:t>.</w:t>
      </w:r>
    </w:p>
    <w:p w:rsidR="004C02EF" w:rsidRPr="00E77497" w:rsidRDefault="004C02EF" w:rsidP="004C02EF">
      <w:pPr>
        <w:pStyle w:val="Heading4"/>
        <w:numPr>
          <w:ilvl w:val="0"/>
          <w:numId w:val="0"/>
        </w:numPr>
      </w:pPr>
      <w:r w:rsidRPr="00E77497">
        <w:t>15.2.3.13</w:t>
      </w:r>
      <w:r w:rsidRPr="00E77497">
        <w:tab/>
        <w:t>Object.isExtensible ( O )</w:t>
      </w:r>
    </w:p>
    <w:p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834A33">
      <w:pPr>
        <w:pStyle w:val="Alg4"/>
        <w:numPr>
          <w:ilvl w:val="0"/>
          <w:numId w:val="178"/>
        </w:numPr>
        <w:spacing w:after="120"/>
      </w:pPr>
      <w:r w:rsidRPr="00E77497">
        <w:lastRenderedPageBreak/>
        <w:t xml:space="preserve">Return the Boolean value of the [[Extensible]] internal property of </w:t>
      </w:r>
      <w:r w:rsidRPr="00E77497">
        <w:rPr>
          <w:i/>
        </w:rPr>
        <w:t>O</w:t>
      </w:r>
      <w:r w:rsidRPr="00E77497">
        <w:t>.</w:t>
      </w:r>
    </w:p>
    <w:p w:rsidR="004C02EF" w:rsidRPr="00E77497" w:rsidRDefault="004C02EF" w:rsidP="004C02EF">
      <w:pPr>
        <w:pStyle w:val="Heading4"/>
        <w:numPr>
          <w:ilvl w:val="0"/>
          <w:numId w:val="0"/>
        </w:numPr>
      </w:pPr>
      <w:r w:rsidRPr="00E77497">
        <w:t>15.2.3.14</w:t>
      </w:r>
      <w:r w:rsidRPr="00E77497">
        <w:tab/>
        <w:t>Object.keys ( O )</w:t>
      </w:r>
    </w:p>
    <w:p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w:t>
      </w:r>
      <w:ins w:id="31483" w:author="Rev 7 Allen Wirfs-Brock" w:date="2012-04-11T16:17:00Z">
        <w:r w:rsidR="00F44A1F">
          <w:t xml:space="preserve">the result of the </w:t>
        </w:r>
        <w:del w:id="31484" w:author="Rev 8 Allen Wirfs-Brock" w:date="2012-06-14T14:40:00Z">
          <w:r w:rsidR="00F44A1F" w:rsidDel="00D4543D">
            <w:delText>abstraction operation</w:delText>
          </w:r>
        </w:del>
      </w:ins>
      <w:ins w:id="31485" w:author="Rev 8 Allen Wirfs-Brock" w:date="2012-06-14T14:40:00Z">
        <w:r w:rsidR="00D4543D">
          <w:t>abstract operation</w:t>
        </w:r>
      </w:ins>
      <w:ins w:id="31486" w:author="Rev 7 Allen Wirfs-Brock" w:date="2012-04-11T16:17:00Z">
        <w:r w:rsidR="00F44A1F">
          <w:t xml:space="preserve"> ArrayCreate (15.4) with argument </w:t>
        </w:r>
        <w:r w:rsidR="00F44A1F" w:rsidRPr="00F44A1F">
          <w:rPr>
            <w:i/>
          </w:rPr>
          <w:t>n</w:t>
        </w:r>
      </w:ins>
      <w:del w:id="31487" w:author="Rev 7 Allen Wirfs-Brock" w:date="2012-04-11T16:17:00Z">
        <w:r w:rsidRPr="00E77497" w:rsidDel="00F44A1F">
          <w:delText xml:space="preserve">the result of creating a new Object as if by the expression </w:delText>
        </w:r>
        <w:r w:rsidRPr="00E77497" w:rsidDel="00F44A1F">
          <w:rPr>
            <w:rFonts w:ascii="Courier New" w:hAnsi="Courier New" w:cs="Courier New"/>
            <w:b/>
          </w:rPr>
          <w:delText xml:space="preserve">new Array(n)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rsidR="004C02EF" w:rsidRPr="00E77497" w:rsidRDefault="004C02EF" w:rsidP="00584205">
      <w:pPr>
        <w:pStyle w:val="Alg4"/>
        <w:numPr>
          <w:ilvl w:val="0"/>
          <w:numId w:val="179"/>
        </w:numPr>
      </w:pPr>
      <w:r w:rsidRPr="00E77497">
        <w:t xml:space="preserve">For each own enumerable property of </w:t>
      </w:r>
      <w:r w:rsidRPr="00E77497">
        <w:rPr>
          <w:i/>
        </w:rPr>
        <w:t>O</w:t>
      </w:r>
      <w:r w:rsidRPr="00E77497">
        <w:t xml:space="preserve"> </w:t>
      </w:r>
      <w:del w:id="31488" w:author="Rev 11 Allen Wirfs-Brock" w:date="2012-10-24T12:29:00Z">
        <w:r w:rsidRPr="00E77497" w:rsidDel="00584205">
          <w:delText xml:space="preserve">whose name String is </w:delText>
        </w:r>
        <w:r w:rsidRPr="00E77497" w:rsidDel="00584205">
          <w:rPr>
            <w:i/>
          </w:rPr>
          <w:delText>P</w:delText>
        </w:r>
        <w:r w:rsidRPr="00E77497" w:rsidDel="00584205">
          <w:delText xml:space="preserve"> </w:delText>
        </w:r>
      </w:del>
    </w:p>
    <w:p w:rsidR="00584205" w:rsidRDefault="00584205" w:rsidP="00584205">
      <w:pPr>
        <w:pStyle w:val="Alg4"/>
        <w:numPr>
          <w:ilvl w:val="1"/>
          <w:numId w:val="179"/>
        </w:numPr>
        <w:rPr>
          <w:ins w:id="31489" w:author="Rev 11 Allen Wirfs-Brock" w:date="2012-10-24T12:28:00Z"/>
        </w:rPr>
      </w:pPr>
      <w:ins w:id="31490" w:author="Rev 11 Allen Wirfs-Brock" w:date="2012-10-24T12:28:00Z">
        <w:r>
          <w:t xml:space="preserve">Let </w:t>
        </w:r>
      </w:ins>
      <w:ins w:id="31491" w:author="Rev 11 Allen Wirfs-Brock" w:date="2012-10-24T12:29:00Z">
        <w:r>
          <w:rPr>
            <w:i/>
            <w:iCs/>
          </w:rPr>
          <w:t>P</w:t>
        </w:r>
      </w:ins>
      <w:ins w:id="31492" w:author="Rev 11 Allen Wirfs-Brock" w:date="2012-10-24T12:28:00Z">
        <w:r>
          <w:t xml:space="preserve"> be the key </w:t>
        </w:r>
      </w:ins>
      <w:ins w:id="31493" w:author="Rev 11 Allen Wirfs-Brock" w:date="2012-10-24T12:29:00Z">
        <w:r>
          <w:t>of the property.</w:t>
        </w:r>
      </w:ins>
    </w:p>
    <w:p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rsidR="004C02EF" w:rsidRPr="00E77497" w:rsidRDefault="004C02EF" w:rsidP="004C02EF">
      <w:r w:rsidRPr="00E77497">
        <w:t>If an implementation defines a specific order of enumeration for the for-in statement, that same enumeration order must be used in step 5 of this algorithm.</w:t>
      </w:r>
    </w:p>
    <w:p w:rsidR="00390C82" w:rsidRDefault="00390C82" w:rsidP="00390C82">
      <w:pPr>
        <w:pStyle w:val="Heading4"/>
        <w:numPr>
          <w:ilvl w:val="0"/>
          <w:numId w:val="0"/>
        </w:numPr>
      </w:pPr>
      <w:bookmarkStart w:id="31494" w:name="_Toc235503490"/>
      <w:bookmarkStart w:id="31495" w:name="_Toc241509265"/>
      <w:bookmarkStart w:id="31496" w:name="_Toc244416752"/>
      <w:bookmarkStart w:id="31497" w:name="_Toc276631116"/>
      <w:r w:rsidRPr="00E77497">
        <w:t>15.2.3.1</w:t>
      </w:r>
      <w:r>
        <w:t>5</w:t>
      </w:r>
      <w:r w:rsidRPr="00E77497">
        <w:tab/>
        <w:t>Object.</w:t>
      </w:r>
      <w:r>
        <w:t>assign</w:t>
      </w:r>
      <w:r w:rsidRPr="00E77497">
        <w:t xml:space="preserve"> ( </w:t>
      </w:r>
      <w:r>
        <w:t>target, source</w:t>
      </w:r>
      <w:r w:rsidRPr="00E77497">
        <w:t xml:space="preserve"> )</w:t>
      </w:r>
    </w:p>
    <w:p w:rsidR="00390C82" w:rsidRDefault="00390C82" w:rsidP="00390C82">
      <w:pPr>
        <w:pBdr>
          <w:top w:val="single" w:sz="4" w:space="1" w:color="auto"/>
          <w:left w:val="single" w:sz="4" w:space="4" w:color="auto"/>
          <w:bottom w:val="single" w:sz="4" w:space="1" w:color="auto"/>
          <w:right w:val="single" w:sz="4" w:space="4" w:color="auto"/>
        </w:pBdr>
        <w:shd w:val="clear" w:color="auto" w:fill="FFC000"/>
      </w:pPr>
      <w:commentRangeStart w:id="31498"/>
      <w:r>
        <w:t>TODO :</w:t>
      </w:r>
      <w:commentRangeEnd w:id="31498"/>
      <w:r>
        <w:rPr>
          <w:rStyle w:val="CommentReference"/>
        </w:rPr>
        <w:commentReference w:id="31498"/>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Only enumerable own properties of source</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Invoke [[Get]] on property list derived from source, for each property in list [[Put]] on target</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names are not copied</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unique names are copied</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390C82" w:rsidRDefault="00390C82" w:rsidP="005D449B"/>
    <w:p w:rsidR="00390C82" w:rsidRPr="00390C82" w:rsidRDefault="00390C82" w:rsidP="005D449B"/>
    <w:p w:rsidR="002B7DB5" w:rsidRPr="00E77497" w:rsidDel="0095573C" w:rsidRDefault="002B7DB5" w:rsidP="002B7DB5">
      <w:pPr>
        <w:pStyle w:val="Heading4"/>
        <w:numPr>
          <w:ilvl w:val="0"/>
          <w:numId w:val="0"/>
        </w:numPr>
        <w:rPr>
          <w:ins w:id="31499" w:author="Rev 7 Allen Wirfs-Brock" w:date="2012-05-04T10:57:00Z"/>
          <w:del w:id="31500" w:author="Rev 8 Allen Wirfs-Brock" w:date="2012-06-15T15:26:00Z"/>
        </w:rPr>
      </w:pPr>
      <w:ins w:id="31501" w:author="Rev 7 Allen Wirfs-Brock" w:date="2012-05-04T10:57:00Z">
        <w:del w:id="31502" w:author="Rev 8 Allen Wirfs-Brock" w:date="2012-06-15T15:26:00Z">
          <w:r w:rsidRPr="00E77497" w:rsidDel="0095573C">
            <w:delText>15.2.3.1</w:delText>
          </w:r>
          <w:r w:rsidDel="0095573C">
            <w:delText>5</w:delText>
          </w:r>
          <w:r w:rsidRPr="00E77497" w:rsidDel="0095573C">
            <w:tab/>
            <w:delText>Object.is</w:delText>
          </w:r>
          <w:r w:rsidDel="0095573C">
            <w:delText>Object</w:delText>
          </w:r>
          <w:r w:rsidRPr="00E77497" w:rsidDel="0095573C">
            <w:delText xml:space="preserve"> ( O )</w:delText>
          </w:r>
        </w:del>
      </w:ins>
    </w:p>
    <w:p w:rsidR="002B7DB5" w:rsidRPr="00E77497" w:rsidDel="0095573C" w:rsidRDefault="002B7DB5" w:rsidP="002B7DB5">
      <w:pPr>
        <w:rPr>
          <w:ins w:id="31503" w:author="Rev 7 Allen Wirfs-Brock" w:date="2012-05-04T10:57:00Z"/>
          <w:del w:id="31504" w:author="Rev 8 Allen Wirfs-Brock" w:date="2012-06-15T15:26:00Z"/>
        </w:rPr>
      </w:pPr>
      <w:ins w:id="31505" w:author="Rev 7 Allen Wirfs-Brock" w:date="2012-05-04T10:57:00Z">
        <w:del w:id="31506" w:author="Rev 8 Allen Wirfs-Brock" w:date="2012-06-15T15:26:00Z">
          <w:r w:rsidRPr="00E77497" w:rsidDel="0095573C">
            <w:delText xml:space="preserve">When the </w:delText>
          </w:r>
          <w:r w:rsidRPr="00E77497" w:rsidDel="0095573C">
            <w:rPr>
              <w:b/>
            </w:rPr>
            <w:delText>is</w:delText>
          </w:r>
          <w:r w:rsidDel="0095573C">
            <w:rPr>
              <w:b/>
            </w:rPr>
            <w:delText>Object</w:delText>
          </w:r>
          <w:r w:rsidRPr="00E77497" w:rsidDel="0095573C">
            <w:delText xml:space="preserve"> function is called with argument </w:delText>
          </w:r>
          <w:r w:rsidRPr="00E77497" w:rsidDel="0095573C">
            <w:rPr>
              <w:rFonts w:ascii="Times New Roman" w:hAnsi="Times New Roman"/>
              <w:i/>
            </w:rPr>
            <w:delText>O</w:delText>
          </w:r>
          <w:r w:rsidRPr="00E77497" w:rsidDel="0095573C">
            <w:delText>, the following steps are taken:</w:delText>
          </w:r>
        </w:del>
      </w:ins>
    </w:p>
    <w:p w:rsidR="002B7DB5" w:rsidRPr="00E77497" w:rsidDel="0095573C" w:rsidRDefault="002B7DB5" w:rsidP="002B7DB5">
      <w:pPr>
        <w:pStyle w:val="Alg4"/>
        <w:numPr>
          <w:ilvl w:val="0"/>
          <w:numId w:val="811"/>
        </w:numPr>
        <w:rPr>
          <w:ins w:id="31507" w:author="Rev 7 Allen Wirfs-Brock" w:date="2012-05-04T10:57:00Z"/>
          <w:del w:id="31508" w:author="Rev 8 Allen Wirfs-Brock" w:date="2012-06-15T15:26:00Z"/>
        </w:rPr>
      </w:pPr>
      <w:ins w:id="31509" w:author="Rev 7 Allen Wirfs-Brock" w:date="2012-05-04T10:57:00Z">
        <w:del w:id="31510" w:author="Rev 8 Allen Wirfs-Brock" w:date="2012-06-15T15:26:00Z">
          <w:r w:rsidRPr="00E77497" w:rsidDel="0095573C">
            <w:delText>If Type(</w:delText>
          </w:r>
          <w:r w:rsidRPr="00E77497" w:rsidDel="0095573C">
            <w:rPr>
              <w:i/>
            </w:rPr>
            <w:delText>O</w:delText>
          </w:r>
          <w:r w:rsidRPr="00E77497" w:rsidDel="0095573C">
            <w:delText xml:space="preserve">) is Object </w:delText>
          </w:r>
        </w:del>
      </w:ins>
      <w:ins w:id="31511" w:author="Rev 7 Allen Wirfs-Brock" w:date="2012-05-04T10:58:00Z">
        <w:del w:id="31512" w:author="Rev 8 Allen Wirfs-Brock" w:date="2012-06-15T15:26:00Z">
          <w:r w:rsidDel="0095573C">
            <w:delText xml:space="preserve">return </w:delText>
          </w:r>
        </w:del>
      </w:ins>
      <w:ins w:id="31513" w:author="Rev 7 Allen Wirfs-Brock" w:date="2012-05-04T10:59:00Z">
        <w:del w:id="31514" w:author="Rev 8 Allen Wirfs-Brock" w:date="2012-06-15T15:26:00Z">
          <w:r w:rsidDel="0095573C">
            <w:rPr>
              <w:b/>
            </w:rPr>
            <w:delText>true</w:delText>
          </w:r>
        </w:del>
      </w:ins>
      <w:ins w:id="31515" w:author="Rev 7 Allen Wirfs-Brock" w:date="2012-05-04T10:57:00Z">
        <w:del w:id="31516" w:author="Rev 8 Allen Wirfs-Brock" w:date="2012-06-15T15:26:00Z">
          <w:r w:rsidRPr="00E77497" w:rsidDel="0095573C">
            <w:delText>.</w:delText>
          </w:r>
        </w:del>
      </w:ins>
    </w:p>
    <w:p w:rsidR="002B7DB5" w:rsidRPr="00E77497" w:rsidDel="0095573C" w:rsidRDefault="002B7DB5" w:rsidP="002B7DB5">
      <w:pPr>
        <w:pStyle w:val="Alg4"/>
        <w:numPr>
          <w:ilvl w:val="0"/>
          <w:numId w:val="811"/>
        </w:numPr>
        <w:spacing w:after="120"/>
        <w:rPr>
          <w:ins w:id="31517" w:author="Rev 7 Allen Wirfs-Brock" w:date="2012-05-04T10:57:00Z"/>
          <w:del w:id="31518" w:author="Rev 8 Allen Wirfs-Brock" w:date="2012-06-15T15:26:00Z"/>
        </w:rPr>
      </w:pPr>
      <w:ins w:id="31519" w:author="Rev 7 Allen Wirfs-Brock" w:date="2012-05-04T10:57:00Z">
        <w:del w:id="31520" w:author="Rev 8 Allen Wirfs-Brock" w:date="2012-06-15T15:26:00Z">
          <w:r w:rsidRPr="00E77497" w:rsidDel="0095573C">
            <w:delText xml:space="preserve">Return </w:delText>
          </w:r>
        </w:del>
      </w:ins>
      <w:ins w:id="31521" w:author="Rev 7 Allen Wirfs-Brock" w:date="2012-05-04T10:59:00Z">
        <w:del w:id="31522" w:author="Rev 8 Allen Wirfs-Brock" w:date="2012-06-15T15:26:00Z">
          <w:r w:rsidRPr="002B7DB5" w:rsidDel="0095573C">
            <w:rPr>
              <w:b/>
            </w:rPr>
            <w:delText>false</w:delText>
          </w:r>
        </w:del>
      </w:ins>
      <w:ins w:id="31523" w:author="Rev 7 Allen Wirfs-Brock" w:date="2012-05-04T10:57:00Z">
        <w:del w:id="31524" w:author="Rev 8 Allen Wirfs-Brock" w:date="2012-06-15T15:26:00Z">
          <w:r w:rsidRPr="00E77497" w:rsidDel="0095573C">
            <w:delText>.</w:delText>
          </w:r>
        </w:del>
      </w:ins>
    </w:p>
    <w:p w:rsidR="004C02EF" w:rsidRPr="00E77497" w:rsidRDefault="004C02EF" w:rsidP="00B43482">
      <w:pPr>
        <w:pStyle w:val="Heading3"/>
        <w:numPr>
          <w:ilvl w:val="0"/>
          <w:numId w:val="0"/>
        </w:numPr>
      </w:pPr>
      <w:bookmarkStart w:id="31525" w:name="_Toc339020442"/>
      <w:r w:rsidRPr="00E77497">
        <w:t>15.2.4</w:t>
      </w:r>
      <w:r w:rsidRPr="00E77497">
        <w:tab/>
        <w:t>Properties of the Object Prototype Objec</w:t>
      </w:r>
      <w:bookmarkEnd w:id="31409"/>
      <w:bookmarkEnd w:id="31410"/>
      <w:bookmarkEnd w:id="31411"/>
      <w:bookmarkEnd w:id="31412"/>
      <w:r w:rsidRPr="00E77497">
        <w:t>t</w:t>
      </w:r>
      <w:bookmarkEnd w:id="31481"/>
      <w:bookmarkEnd w:id="31482"/>
      <w:bookmarkEnd w:id="31494"/>
      <w:bookmarkEnd w:id="31495"/>
      <w:bookmarkEnd w:id="31496"/>
      <w:bookmarkEnd w:id="31497"/>
      <w:bookmarkEnd w:id="31525"/>
    </w:p>
    <w:p w:rsidR="004C02EF" w:rsidRPr="00E77497" w:rsidRDefault="004C02EF" w:rsidP="004C02EF">
      <w:r w:rsidRPr="00E77497">
        <w:t xml:space="preserve">The value of the [[Prototype]] internal property of the Object prototype object is </w:t>
      </w:r>
      <w:r w:rsidRPr="00E77497">
        <w:rPr>
          <w:b/>
        </w:rPr>
        <w:t>null</w:t>
      </w:r>
      <w:del w:id="31526"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31527" w:name="_Toc385672264"/>
      <w:bookmarkStart w:id="31528" w:name="_Toc393690378"/>
    </w:p>
    <w:p w:rsidR="004C02EF" w:rsidRPr="00E77497" w:rsidRDefault="004C02EF" w:rsidP="004C02EF">
      <w:pPr>
        <w:pStyle w:val="Heading4"/>
        <w:numPr>
          <w:ilvl w:val="0"/>
          <w:numId w:val="0"/>
        </w:numPr>
      </w:pPr>
      <w:r w:rsidRPr="00E77497">
        <w:t>15.2.4.1</w:t>
      </w:r>
      <w:r w:rsidRPr="00E77497">
        <w:tab/>
        <w:t>Object.prototype.constructo</w:t>
      </w:r>
      <w:bookmarkEnd w:id="31527"/>
      <w:bookmarkEnd w:id="31528"/>
      <w:r w:rsidRPr="00E77497">
        <w:t>r</w:t>
      </w:r>
    </w:p>
    <w:p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31529" w:name="_Toc385672265"/>
      <w:bookmarkStart w:id="31530" w:name="_Toc393690379"/>
    </w:p>
    <w:p w:rsidR="004C02EF" w:rsidRPr="00E77497" w:rsidRDefault="004C02EF" w:rsidP="004C02EF">
      <w:pPr>
        <w:pStyle w:val="Heading4"/>
        <w:numPr>
          <w:ilvl w:val="0"/>
          <w:numId w:val="0"/>
        </w:numPr>
      </w:pPr>
      <w:bookmarkStart w:id="31531" w:name="_Ref455974300"/>
      <w:r w:rsidRPr="00E77497">
        <w:t>15.2.4.2</w:t>
      </w:r>
      <w:r w:rsidRPr="00E77497">
        <w:tab/>
        <w:t>Object.prototype.toString</w:t>
      </w:r>
      <w:bookmarkEnd w:id="31529"/>
      <w:bookmarkEnd w:id="31530"/>
      <w:r w:rsidRPr="00E77497">
        <w:t xml:space="preserve"> ( )</w:t>
      </w:r>
      <w:bookmarkEnd w:id="31531"/>
    </w:p>
    <w:p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AE6982" w:rsidDel="00551F47" w:rsidRDefault="00236470">
      <w:pPr>
        <w:pStyle w:val="Alg4"/>
        <w:numPr>
          <w:ilvl w:val="0"/>
          <w:numId w:val="180"/>
        </w:numPr>
        <w:spacing w:after="240"/>
        <w:contextualSpacing/>
        <w:rPr>
          <w:ins w:id="31532" w:author="Rev 10 Allen Wirfs-Brock" w:date="2012-09-27T11:54:00Z"/>
          <w:del w:id="31533" w:author="Rev 11 Allen Wirfs-Brock" w:date="2012-09-30T10:51:00Z"/>
        </w:rPr>
        <w:pPrChange w:id="31534" w:author="Rev 11 Allen Wirfs-Brock" w:date="2012-09-30T10:50:00Z">
          <w:pPr>
            <w:pStyle w:val="Alg4"/>
            <w:numPr>
              <w:numId w:val="180"/>
            </w:numPr>
            <w:tabs>
              <w:tab w:val="num" w:pos="360"/>
            </w:tabs>
            <w:spacing w:after="240"/>
            <w:ind w:left="360" w:hanging="360"/>
          </w:pPr>
        </w:pPrChange>
      </w:pPr>
      <w:ins w:id="31535" w:author="Allen Wirfs-Brock" w:date="2011-07-02T13:47:00Z">
        <w:r w:rsidRPr="00E77497">
          <w:t xml:space="preserve">If </w:t>
        </w:r>
        <w:r w:rsidRPr="00E77497">
          <w:rPr>
            <w:i/>
          </w:rPr>
          <w:t>O</w:t>
        </w:r>
        <w:r w:rsidRPr="00E77497">
          <w:t xml:space="preserve"> has </w:t>
        </w:r>
        <w:del w:id="31536" w:author="Rev 3 Allen Wirfs-Brock" w:date="2011-09-07T15:25:00Z">
          <w:r w:rsidRPr="00E77497" w:rsidDel="00FE434F">
            <w:delText>one of the internal properties</w:delText>
          </w:r>
        </w:del>
      </w:ins>
      <w:ins w:id="31537" w:author="Rev 3 Allen Wirfs-Brock" w:date="2011-09-07T15:25:00Z">
        <w:r w:rsidR="00FE434F" w:rsidRPr="00E77497">
          <w:t>a [[NativeBrand]] internal property</w:t>
        </w:r>
      </w:ins>
      <w:ins w:id="31538" w:author="Allen Wirfs-Brock" w:date="2011-07-02T13:47:00Z">
        <w:del w:id="31539"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w:t>
        </w:r>
        <w:del w:id="31540" w:author="Rev 11 Allen Wirfs-Brock" w:date="2012-09-30T10:51:00Z">
          <w:r w:rsidRPr="00E77497" w:rsidDel="00551F47">
            <w:delText xml:space="preserve">the </w:delText>
          </w:r>
        </w:del>
        <w:del w:id="31541" w:author="Rev 3 Allen Wirfs-Brock" w:date="2011-09-07T15:26:00Z">
          <w:r w:rsidRPr="00E77497" w:rsidDel="00FE434F">
            <w:delText>t</w:delText>
          </w:r>
        </w:del>
      </w:ins>
      <w:ins w:id="31542" w:author="Rev 8 Allen Wirfs-Brock" w:date="2012-06-13T12:56:00Z">
        <w:r w:rsidR="00676727">
          <w:fldChar w:fldCharType="begin"/>
        </w:r>
        <w:r w:rsidR="00676727">
          <w:instrText xml:space="preserve"> REF _Ref327355520 \h </w:instrText>
        </w:r>
      </w:ins>
      <w:r w:rsidR="00676727">
        <w:fldChar w:fldCharType="separate"/>
      </w:r>
    </w:p>
    <w:p w:rsidR="00236470" w:rsidRPr="00E77497" w:rsidRDefault="00AE6982" w:rsidP="00551F47">
      <w:pPr>
        <w:pStyle w:val="Alg4"/>
        <w:numPr>
          <w:ilvl w:val="0"/>
          <w:numId w:val="180"/>
        </w:numPr>
        <w:spacing w:after="240"/>
        <w:contextualSpacing/>
        <w:rPr>
          <w:ins w:id="31543" w:author="Allen Wirfs-Brock" w:date="2011-07-02T13:47:00Z"/>
        </w:rPr>
      </w:pPr>
      <w:ins w:id="31544" w:author="Rev 10 Allen Wirfs-Brock" w:date="2012-09-27T11:54:00Z">
        <w:r>
          <w:t xml:space="preserve">Table </w:t>
        </w:r>
        <w:r>
          <w:rPr>
            <w:noProof/>
          </w:rPr>
          <w:t>27</w:t>
        </w:r>
      </w:ins>
      <w:ins w:id="31545" w:author="Rev 8 Allen Wirfs-Brock" w:date="2012-06-15T19:42:00Z">
        <w:del w:id="31546" w:author="Rev 10 Allen Wirfs-Brock" w:date="2012-09-27T11:49:00Z">
          <w:r w:rsidR="00606E07" w:rsidDel="00AE6982">
            <w:delText xml:space="preserve">Table </w:delText>
          </w:r>
          <w:r w:rsidR="00606E07" w:rsidDel="00AE6982">
            <w:rPr>
              <w:noProof/>
            </w:rPr>
            <w:delText>27</w:delText>
          </w:r>
        </w:del>
      </w:ins>
      <w:ins w:id="31547" w:author="Rev 8 Allen Wirfs-Brock" w:date="2012-06-13T12:56:00Z">
        <w:r w:rsidR="00676727">
          <w:fldChar w:fldCharType="end"/>
        </w:r>
      </w:ins>
      <w:ins w:id="31548" w:author="Allen Wirfs-Brock" w:date="2011-07-02T13:47:00Z">
        <w:r w:rsidR="00236470" w:rsidRPr="00E77497">
          <w:t>.</w:t>
        </w:r>
      </w:ins>
    </w:p>
    <w:p w:rsidR="00FD65DE" w:rsidRDefault="00973154" w:rsidP="00834A33">
      <w:pPr>
        <w:pStyle w:val="Alg4"/>
        <w:numPr>
          <w:ilvl w:val="0"/>
          <w:numId w:val="180"/>
        </w:numPr>
        <w:rPr>
          <w:ins w:id="31549" w:author="Rev 10 Allen Wirfs-Brock" w:date="2012-09-08T10:07:00Z"/>
        </w:rPr>
      </w:pPr>
      <w:ins w:id="31550" w:author="Rev 6 Allen Wirfs-Brock" w:date="2012-01-28T08:48:00Z">
        <w:r w:rsidRPr="00973154">
          <w:t xml:space="preserve">Else </w:t>
        </w:r>
      </w:ins>
    </w:p>
    <w:p w:rsidR="00FD65DE" w:rsidRDefault="00FD65DE" w:rsidP="004C289E">
      <w:pPr>
        <w:pStyle w:val="Alg4"/>
        <w:numPr>
          <w:ilvl w:val="1"/>
          <w:numId w:val="180"/>
        </w:numPr>
        <w:rPr>
          <w:ins w:id="31551" w:author="Rev 10 Allen Wirfs-Brock" w:date="2012-09-08T10:09:00Z"/>
        </w:rPr>
      </w:pPr>
      <w:ins w:id="31552" w:author="Rev 10 Allen Wirfs-Brock" w:date="2012-09-08T10:09:00Z">
        <w:r>
          <w:lastRenderedPageBreak/>
          <w:t xml:space="preserve">Let </w:t>
        </w:r>
        <w:r w:rsidRPr="004C289E">
          <w:rPr>
            <w:i/>
          </w:rPr>
          <w:t>hasTag</w:t>
        </w:r>
        <w:r>
          <w:t xml:space="preserve"> be the result of calling the [[HasProperty]] internal method of </w:t>
        </w:r>
        <w:r w:rsidRPr="004C289E">
          <w:rPr>
            <w:i/>
          </w:rPr>
          <w:t>O</w:t>
        </w:r>
        <w:r>
          <w:t xml:space="preserve"> with argument @@</w:t>
        </w:r>
      </w:ins>
      <w:ins w:id="31553" w:author="Rev 10 Allen Wirfs-Brock" w:date="2012-09-08T10:13:00Z">
        <w:r w:rsidR="00355256">
          <w:t>toStringTag.</w:t>
        </w:r>
      </w:ins>
    </w:p>
    <w:p w:rsidR="0013044F" w:rsidRDefault="0013044F" w:rsidP="0013044F">
      <w:pPr>
        <w:pStyle w:val="Alg4"/>
        <w:numPr>
          <w:ilvl w:val="1"/>
          <w:numId w:val="180"/>
        </w:numPr>
        <w:rPr>
          <w:ins w:id="31554" w:author="Rev 10 Allen Wirfs-Brock" w:date="2012-09-08T10:24:00Z"/>
        </w:rPr>
      </w:pPr>
      <w:ins w:id="31555" w:author="Rev 10 Allen Wirfs-Brock" w:date="2012-09-08T10:24:00Z">
        <w:r>
          <w:t xml:space="preserve">If </w:t>
        </w:r>
        <w:r w:rsidRPr="00823C20">
          <w:rPr>
            <w:i/>
          </w:rPr>
          <w:t>hasTag</w:t>
        </w:r>
        <w:r>
          <w:t xml:space="preserve"> is </w:t>
        </w:r>
        <w:r>
          <w:rPr>
            <w:b/>
          </w:rPr>
          <w:t>false</w:t>
        </w:r>
        <w:r>
          <w:t xml:space="preserve">, let </w:t>
        </w:r>
        <w:r w:rsidRPr="009C5E83">
          <w:rPr>
            <w:i/>
            <w:iCs/>
          </w:rPr>
          <w:t>tag</w:t>
        </w:r>
        <w:r>
          <w:t xml:space="preserve"> be </w:t>
        </w:r>
        <w:r w:rsidRPr="00E77497">
          <w:rPr>
            <w:rFonts w:ascii="Courier New" w:hAnsi="Courier New"/>
            <w:b/>
          </w:rPr>
          <w:t>"Object"</w:t>
        </w:r>
        <w:r w:rsidRPr="00E77497">
          <w:t>.</w:t>
        </w:r>
      </w:ins>
    </w:p>
    <w:p w:rsidR="0013044F" w:rsidRDefault="0013044F" w:rsidP="004C289E">
      <w:pPr>
        <w:pStyle w:val="Alg4"/>
        <w:numPr>
          <w:ilvl w:val="1"/>
          <w:numId w:val="180"/>
        </w:numPr>
        <w:rPr>
          <w:ins w:id="31556" w:author="Rev 10 Allen Wirfs-Brock" w:date="2012-09-08T10:24:00Z"/>
        </w:rPr>
      </w:pPr>
      <w:ins w:id="31557" w:author="Rev 10 Allen Wirfs-Brock" w:date="2012-09-08T10:24:00Z">
        <w:r>
          <w:t xml:space="preserve">Else, </w:t>
        </w:r>
      </w:ins>
    </w:p>
    <w:p w:rsidR="00355256" w:rsidRPr="00355256" w:rsidRDefault="00355256" w:rsidP="004C289E">
      <w:pPr>
        <w:pStyle w:val="Alg4"/>
        <w:numPr>
          <w:ilvl w:val="2"/>
          <w:numId w:val="180"/>
        </w:numPr>
        <w:rPr>
          <w:ins w:id="31558" w:author="Rev 10 Allen Wirfs-Brock" w:date="2012-09-08T10:14:00Z"/>
        </w:rPr>
      </w:pPr>
      <w:ins w:id="31559" w:author="Rev 10 Allen Wirfs-Brock" w:date="2012-09-08T10:15:00Z">
        <w:r>
          <w:t xml:space="preserve">Let </w:t>
        </w:r>
        <w:r w:rsidRPr="004C289E">
          <w:rPr>
            <w:i/>
          </w:rPr>
          <w:t>tag</w:t>
        </w:r>
        <w:r>
          <w:t xml:space="preserve"> be the result of calling the [[Get]] internal method of </w:t>
        </w:r>
        <w:r w:rsidRPr="004C289E">
          <w:rPr>
            <w:i/>
          </w:rPr>
          <w:t>O</w:t>
        </w:r>
        <w:r>
          <w:t xml:space="preserve"> with</w:t>
        </w:r>
      </w:ins>
      <w:ins w:id="31560" w:author="Rev 10 Allen Wirfs-Brock" w:date="2012-09-08T10:16:00Z">
        <w:r w:rsidRPr="00355256">
          <w:t xml:space="preserve"> </w:t>
        </w:r>
        <w:r>
          <w:t>argument @@toStringTag.</w:t>
        </w:r>
      </w:ins>
    </w:p>
    <w:p w:rsidR="00355256" w:rsidRDefault="00355256" w:rsidP="004C289E">
      <w:pPr>
        <w:pStyle w:val="Alg4"/>
        <w:numPr>
          <w:ilvl w:val="2"/>
          <w:numId w:val="180"/>
        </w:numPr>
        <w:rPr>
          <w:ins w:id="31561" w:author="Rev 10 Allen Wirfs-Brock" w:date="2012-09-08T10:16:00Z"/>
        </w:rPr>
      </w:pPr>
      <w:ins w:id="31562" w:author="Rev 10 Allen Wirfs-Brock" w:date="2012-09-08T10:17:00Z">
        <w:r>
          <w:t xml:space="preserve">If </w:t>
        </w:r>
        <w:r w:rsidRPr="004C289E">
          <w:rPr>
            <w:i/>
          </w:rPr>
          <w:t>tag</w:t>
        </w:r>
        <w:r>
          <w:t xml:space="preserve"> is an abrupt completion, let </w:t>
        </w:r>
        <w:r w:rsidRPr="004C289E">
          <w:rPr>
            <w:i/>
          </w:rPr>
          <w:t>tag</w:t>
        </w:r>
        <w:r>
          <w:t xml:space="preserve"> be NormalCompletion(</w:t>
        </w:r>
      </w:ins>
      <w:ins w:id="31563" w:author="Rev 10 Allen Wirfs-Brock" w:date="2012-09-08T10:18:00Z">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ins>
    </w:p>
    <w:p w:rsidR="00265A70" w:rsidRDefault="00265A70" w:rsidP="004C289E">
      <w:pPr>
        <w:pStyle w:val="Alg4"/>
        <w:numPr>
          <w:ilvl w:val="2"/>
          <w:numId w:val="180"/>
        </w:numPr>
        <w:rPr>
          <w:ins w:id="31564" w:author="Rev 10 Allen Wirfs-Brock" w:date="2012-09-08T10:53:00Z"/>
        </w:rPr>
      </w:pPr>
      <w:ins w:id="31565" w:author="Rev 10 Allen Wirfs-Brock" w:date="2012-09-08T10:53:00Z">
        <w:r>
          <w:t xml:space="preserve">Let </w:t>
        </w:r>
        <w:r w:rsidRPr="00265A70">
          <w:rPr>
            <w:i/>
          </w:rPr>
          <w:t>tag</w:t>
        </w:r>
        <w:r>
          <w:t xml:space="preserve"> be </w:t>
        </w:r>
        <w:r w:rsidRPr="00265A70">
          <w:rPr>
            <w:i/>
          </w:rPr>
          <w:t>tag</w:t>
        </w:r>
        <w:r>
          <w:t>.[[value]].</w:t>
        </w:r>
      </w:ins>
    </w:p>
    <w:p w:rsidR="00355256" w:rsidRDefault="00355256" w:rsidP="004C289E">
      <w:pPr>
        <w:pStyle w:val="Alg4"/>
        <w:numPr>
          <w:ilvl w:val="2"/>
          <w:numId w:val="180"/>
        </w:numPr>
        <w:rPr>
          <w:ins w:id="31566" w:author="Rev 10 Allen Wirfs-Brock" w:date="2012-09-08T10:19:00Z"/>
        </w:rPr>
      </w:pPr>
      <w:ins w:id="31567" w:author="Rev 10 Allen Wirfs-Brock" w:date="2012-09-08T10:21:00Z">
        <w:r>
          <w:t>If Type(</w:t>
        </w:r>
        <w:r w:rsidRPr="004C289E">
          <w:rPr>
            <w:i/>
          </w:rPr>
          <w:t>tag</w:t>
        </w:r>
        <w:r>
          <w:t xml:space="preserve">) is not String, let </w:t>
        </w:r>
        <w:r>
          <w:rPr>
            <w:i/>
          </w:rPr>
          <w:t>tag</w:t>
        </w:r>
        <w:r>
          <w:t xml:space="preserve"> be </w:t>
        </w:r>
      </w:ins>
      <w:ins w:id="31568" w:author="Rev 10 Allen Wirfs-Brock" w:date="2012-09-08T10:22:00Z">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ins>
    </w:p>
    <w:p w:rsidR="00973154" w:rsidRDefault="00973154" w:rsidP="004C289E">
      <w:pPr>
        <w:pStyle w:val="Alg4"/>
        <w:numPr>
          <w:ilvl w:val="2"/>
          <w:numId w:val="180"/>
        </w:numPr>
        <w:rPr>
          <w:ins w:id="31569" w:author="Rev 6 Allen Wirfs-Brock" w:date="2012-01-28T08:48:00Z"/>
        </w:rPr>
      </w:pPr>
      <w:ins w:id="31570" w:author="Rev 6 Allen Wirfs-Brock" w:date="2012-01-28T08:48:00Z">
        <w:del w:id="31571" w:author="Rev 10 Allen Wirfs-Brock" w:date="2012-09-26T16:48:00Z">
          <w:r w:rsidRPr="00973154" w:rsidDel="00EE5B27">
            <w:delText>i</w:delText>
          </w:r>
        </w:del>
      </w:ins>
      <w:ins w:id="31572" w:author="Rev 10 Allen Wirfs-Brock" w:date="2012-09-26T16:48:00Z">
        <w:r w:rsidR="00EE5B27">
          <w:t>I</w:t>
        </w:r>
      </w:ins>
      <w:ins w:id="31573" w:author="Rev 6 Allen Wirfs-Brock" w:date="2012-01-28T08:48:00Z">
        <w:r w:rsidRPr="00973154">
          <w:t xml:space="preserve">f </w:t>
        </w:r>
        <w:del w:id="31574" w:author="Rev 10 Allen Wirfs-Brock" w:date="2012-09-08T10:25:00Z">
          <w:r w:rsidRPr="00973154" w:rsidDel="0013044F">
            <w:rPr>
              <w:i/>
            </w:rPr>
            <w:delText>O</w:delText>
          </w:r>
        </w:del>
      </w:ins>
      <w:ins w:id="31575" w:author="Rev 10 Allen Wirfs-Brock" w:date="2012-09-08T10:25:00Z">
        <w:r w:rsidR="0013044F">
          <w:rPr>
            <w:i/>
          </w:rPr>
          <w:t>tag</w:t>
        </w:r>
      </w:ins>
      <w:ins w:id="31576" w:author="Rev 6 Allen Wirfs-Brock" w:date="2012-01-28T08:48:00Z">
        <w:r w:rsidRPr="00973154">
          <w:t xml:space="preserve"> is </w:t>
        </w:r>
      </w:ins>
      <w:ins w:id="31577" w:author="Rev 10 Allen Wirfs-Brock" w:date="2012-09-08T10:25:00Z">
        <w:r w:rsidR="0013044F">
          <w:t xml:space="preserve">any </w:t>
        </w:r>
      </w:ins>
      <w:ins w:id="31578" w:author="Rev 6 Allen Wirfs-Brock" w:date="2012-01-28T08:48:00Z">
        <w:del w:id="31579" w:author="Rev 10 Allen Wirfs-Brock" w:date="2012-09-08T10:25:00Z">
          <w:r w:rsidRPr="00973154" w:rsidDel="0013044F">
            <w:delText xml:space="preserve">a host object, let </w:delText>
          </w:r>
          <w:r w:rsidRPr="00973154" w:rsidDel="0013044F">
            <w:rPr>
              <w:i/>
            </w:rPr>
            <w:delText>tag</w:delText>
          </w:r>
          <w:r w:rsidRPr="00973154" w:rsidDel="0013044F">
            <w:delText xml:space="preserve"> be an implementation defined string value. This value may not be</w:delText>
          </w:r>
        </w:del>
      </w:ins>
      <w:ins w:id="31580" w:author="Rev 10 Allen Wirfs-Brock" w:date="2012-09-08T10:25:00Z">
        <w:r w:rsidR="0013044F">
          <w:t>of</w:t>
        </w:r>
      </w:ins>
      <w:ins w:id="31581" w:author="Rev 6 Allen Wirfs-Brock" w:date="2012-01-28T08:48:00Z">
        <w:r>
          <w:rPr>
            <w:rFonts w:ascii="Courier New" w:hAnsi="Courier New" w:cs="Courier New"/>
            <w:b/>
          </w:rPr>
          <w:t xml:space="preserve"> </w:t>
        </w:r>
      </w:ins>
      <w:ins w:id="31582" w:author="Rev 10 Allen Wirfs-Brock" w:date="2012-09-08T10:26:00Z">
        <w:r w:rsidR="0013044F" w:rsidRPr="00E77497">
          <w:rPr>
            <w:rFonts w:ascii="Courier New" w:hAnsi="Courier New"/>
            <w:b/>
          </w:rPr>
          <w:t>"Arguments"</w:t>
        </w:r>
        <w:r w:rsidR="0013044F" w:rsidRPr="00E77497">
          <w:t xml:space="preserve">, </w:t>
        </w:r>
      </w:ins>
      <w:ins w:id="31583" w:author="Rev 6 Allen Wirfs-Brock" w:date="2012-01-28T08:48:00Z">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31584" w:author="Rev 6 Allen Wirfs-Brock" w:date="2012-01-28T08:49:00Z">
        <w:r>
          <w:t>or</w:t>
        </w:r>
      </w:ins>
      <w:ins w:id="31585" w:author="Rev 6 Allen Wirfs-Brock" w:date="2012-01-28T08:48:00Z">
        <w:r w:rsidRPr="00E77497">
          <w:t xml:space="preserve"> </w:t>
        </w:r>
        <w:r w:rsidRPr="00E77497">
          <w:rPr>
            <w:rFonts w:ascii="Courier New" w:hAnsi="Courier New" w:cs="Courier New"/>
            <w:b/>
          </w:rPr>
          <w:t>"String"</w:t>
        </w:r>
        <w:del w:id="31586" w:author="Rev 10 Allen Wirfs-Brock" w:date="2012-09-08T10:27:00Z">
          <w:r w:rsidRPr="00E77497" w:rsidDel="0013044F">
            <w:delText>.</w:delText>
          </w:r>
        </w:del>
      </w:ins>
      <w:ins w:id="31587" w:author="Rev 10 Allen Wirfs-Brock" w:date="2012-09-08T10:27:00Z">
        <w:r w:rsidR="0013044F">
          <w:t xml:space="preserve"> then let </w:t>
        </w:r>
        <w:r w:rsidR="0013044F">
          <w:rPr>
            <w:i/>
          </w:rPr>
          <w:t>tag</w:t>
        </w:r>
        <w:r w:rsidR="0013044F">
          <w:t xml:space="preserve"> be the string value </w:t>
        </w:r>
      </w:ins>
      <w:ins w:id="31588" w:author="Rev 10 Allen Wirfs-Brock" w:date="2012-09-08T10:28:00Z">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ins>
    </w:p>
    <w:p w:rsidR="004C02EF" w:rsidRPr="00E77497" w:rsidDel="0013044F" w:rsidRDefault="00236470">
      <w:pPr>
        <w:pStyle w:val="Alg4"/>
        <w:numPr>
          <w:ilvl w:val="0"/>
          <w:numId w:val="180"/>
        </w:numPr>
        <w:spacing w:after="240"/>
        <w:rPr>
          <w:del w:id="31589" w:author="Rev 10 Allen Wirfs-Brock" w:date="2012-09-08T10:29:00Z"/>
        </w:rPr>
        <w:pPrChange w:id="31590" w:author="Rev 10 Allen Wirfs-Brock" w:date="2012-09-08T10:42:00Z">
          <w:pPr>
            <w:pStyle w:val="Alg4"/>
            <w:numPr>
              <w:numId w:val="180"/>
            </w:numPr>
            <w:tabs>
              <w:tab w:val="num" w:pos="360"/>
            </w:tabs>
            <w:ind w:left="360" w:hanging="360"/>
          </w:pPr>
        </w:pPrChange>
      </w:pPr>
      <w:ins w:id="31591" w:author="Allen Wirfs-Brock" w:date="2011-07-02T13:48:00Z">
        <w:del w:id="31592" w:author="Rev 10 Allen Wirfs-Brock" w:date="2012-09-08T10:29:00Z">
          <w:r w:rsidRPr="00E77497" w:rsidDel="0013044F">
            <w:delText xml:space="preserve">Else, </w:delText>
          </w:r>
        </w:del>
      </w:ins>
      <w:del w:id="31593" w:author="Rev 10 Allen Wirfs-Brock" w:date="2012-09-08T10:29:00Z">
        <w:r w:rsidR="004C02EF" w:rsidRPr="00E77497" w:rsidDel="0013044F">
          <w:delText xml:space="preserve">Let </w:delText>
        </w:r>
      </w:del>
      <w:ins w:id="31594" w:author="Allen Wirfs-Brock" w:date="2011-07-02T13:49:00Z">
        <w:del w:id="31595" w:author="Rev 10 Allen Wirfs-Brock" w:date="2012-09-08T10:29:00Z">
          <w:r w:rsidRPr="00E77497" w:rsidDel="0013044F">
            <w:delText xml:space="preserve">let </w:delText>
          </w:r>
        </w:del>
      </w:ins>
      <w:del w:id="31596" w:author="Rev 10 Allen Wirfs-Brock" w:date="2012-09-08T10:29:00Z">
        <w:r w:rsidR="004C02EF" w:rsidRPr="004C289E" w:rsidDel="0013044F">
          <w:delText>class</w:delText>
        </w:r>
        <w:r w:rsidR="004C02EF" w:rsidRPr="00E77497" w:rsidDel="0013044F">
          <w:delText xml:space="preserve"> </w:delText>
        </w:r>
      </w:del>
      <w:ins w:id="31597" w:author="Allen Wirfs-Brock" w:date="2011-07-02T13:35:00Z">
        <w:del w:id="31598" w:author="Rev 10 Allen Wirfs-Brock" w:date="2012-09-08T10:29:00Z">
          <w:r w:rsidR="005761C4" w:rsidRPr="004C289E" w:rsidDel="0013044F">
            <w:delText>tag</w:delText>
          </w:r>
          <w:r w:rsidR="005761C4" w:rsidRPr="00E77497" w:rsidDel="0013044F">
            <w:delText xml:space="preserve"> </w:delText>
          </w:r>
        </w:del>
      </w:ins>
      <w:del w:id="31599" w:author="Rev 10 Allen Wirfs-Brock" w:date="2012-09-08T10:29:00Z">
        <w:r w:rsidR="004C02EF" w:rsidRPr="00E77497" w:rsidDel="0013044F">
          <w:delText xml:space="preserve">be the </w:delText>
        </w:r>
      </w:del>
      <w:ins w:id="31600" w:author="Allen Wirfs-Brock" w:date="2011-07-02T13:49:00Z">
        <w:del w:id="31601" w:author="Rev 10 Allen Wirfs-Brock" w:date="2012-09-08T10:29:00Z">
          <w:r w:rsidRPr="00E77497" w:rsidDel="0013044F">
            <w:delText xml:space="preserve">string </w:delText>
          </w:r>
        </w:del>
      </w:ins>
      <w:del w:id="31602" w:author="Rev 10 Allen Wirfs-Brock" w:date="2012-09-08T10:29:00Z">
        <w:r w:rsidR="004C02EF" w:rsidRPr="00E77497" w:rsidDel="0013044F">
          <w:delText xml:space="preserve">value </w:delText>
        </w:r>
      </w:del>
      <w:ins w:id="31603" w:author="Allen Wirfs-Brock" w:date="2011-07-02T13:49:00Z">
        <w:del w:id="31604" w:author="Rev 10 Allen Wirfs-Brock" w:date="2012-09-08T10:29:00Z">
          <w:r w:rsidRPr="004C289E" w:rsidDel="0013044F">
            <w:delText>"Object"</w:delText>
          </w:r>
        </w:del>
      </w:ins>
      <w:del w:id="31605" w:author="Rev 10 Allen Wirfs-Brock" w:date="2012-09-08T10:29:00Z">
        <w:r w:rsidR="004C02EF" w:rsidRPr="00E77497" w:rsidDel="0013044F">
          <w:delText xml:space="preserve">of the [[Class]] internal property of </w:delText>
        </w:r>
        <w:r w:rsidR="004C02EF" w:rsidRPr="004C289E" w:rsidDel="0013044F">
          <w:delText>O</w:delText>
        </w:r>
        <w:r w:rsidR="004C02EF" w:rsidRPr="00E77497" w:rsidDel="0013044F">
          <w:delText>.</w:delText>
        </w:r>
      </w:del>
    </w:p>
    <w:p w:rsidR="004C02EF" w:rsidRPr="00E77497" w:rsidDel="0013044F" w:rsidRDefault="004C02EF">
      <w:pPr>
        <w:pStyle w:val="Alg4"/>
        <w:numPr>
          <w:ilvl w:val="0"/>
          <w:numId w:val="180"/>
        </w:numPr>
        <w:spacing w:after="240"/>
        <w:rPr>
          <w:ins w:id="31606" w:author="Allen Wirfs-Brock" w:date="2011-07-02T13:34:00Z"/>
          <w:del w:id="31607" w:author="Rev 10 Allen Wirfs-Brock" w:date="2012-09-08T10:34:00Z"/>
        </w:rPr>
        <w:pPrChange w:id="31608" w:author="Rev 10 Allen Wirfs-Brock" w:date="2012-09-08T10:42:00Z">
          <w:pPr>
            <w:pStyle w:val="Alg4"/>
            <w:numPr>
              <w:numId w:val="180"/>
            </w:numPr>
            <w:tabs>
              <w:tab w:val="num" w:pos="360"/>
            </w:tabs>
            <w:spacing w:after="220"/>
            <w:ind w:left="360" w:hanging="360"/>
          </w:pPr>
        </w:pPrChange>
      </w:pPr>
      <w:r w:rsidRPr="00E77497">
        <w:t xml:space="preserve">Return the String value that is the result of concatenating the three Strings </w:t>
      </w:r>
      <w:r w:rsidRPr="004C289E">
        <w:t>"[object "</w:t>
      </w:r>
      <w:r w:rsidRPr="00E77497">
        <w:t xml:space="preserve">, </w:t>
      </w:r>
      <w:del w:id="31609" w:author="Allen Wirfs-Brock" w:date="2011-07-02T13:35:00Z">
        <w:r w:rsidRPr="004C289E" w:rsidDel="005761C4">
          <w:delText>class</w:delText>
        </w:r>
      </w:del>
      <w:ins w:id="31610" w:author="Allen Wirfs-Brock" w:date="2011-07-02T13:35:00Z">
        <w:r w:rsidR="005761C4" w:rsidRPr="004C289E">
          <w:t>tag</w:t>
        </w:r>
      </w:ins>
      <w:r w:rsidRPr="00E77497">
        <w:t xml:space="preserve">, and </w:t>
      </w:r>
      <w:r w:rsidRPr="004C289E">
        <w:t>"]"</w:t>
      </w:r>
      <w:r w:rsidRPr="00E77497">
        <w:t>.</w:t>
      </w:r>
    </w:p>
    <w:p w:rsidR="0013044F" w:rsidRDefault="0013044F" w:rsidP="004C289E">
      <w:pPr>
        <w:pStyle w:val="Alg4"/>
        <w:numPr>
          <w:ilvl w:val="0"/>
          <w:numId w:val="180"/>
        </w:numPr>
        <w:spacing w:after="240"/>
        <w:rPr>
          <w:ins w:id="31611" w:author="Rev 10 Allen Wirfs-Brock" w:date="2012-09-08T10:34:00Z"/>
        </w:rPr>
      </w:pPr>
      <w:bookmarkStart w:id="31612" w:name="_Ref327355520"/>
    </w:p>
    <w:p w:rsidR="005761C4" w:rsidRPr="0013044F" w:rsidRDefault="00676727" w:rsidP="002D0669">
      <w:pPr>
        <w:pStyle w:val="Alg4"/>
        <w:keepNext/>
        <w:spacing w:after="220"/>
        <w:jc w:val="center"/>
        <w:rPr>
          <w:ins w:id="31613" w:author="Allen Wirfs-Brock" w:date="2011-07-02T13:35:00Z"/>
          <w:rFonts w:eastAsia="Arial Unicode MS"/>
        </w:rPr>
      </w:pPr>
      <w:ins w:id="31614" w:author="Rev 8 Allen Wirfs-Brock" w:date="2012-06-13T12:56:00Z">
        <w:r>
          <w:t xml:space="preserve">Table </w:t>
        </w:r>
        <w:r>
          <w:fldChar w:fldCharType="begin"/>
        </w:r>
        <w:r>
          <w:instrText xml:space="preserve"> SEQ Table \* ARABIC </w:instrText>
        </w:r>
      </w:ins>
      <w:r>
        <w:fldChar w:fldCharType="separate"/>
      </w:r>
      <w:ins w:id="31615" w:author="Rev 11 Allen Wirfs-Brock" w:date="2012-10-09T13:03:00Z">
        <w:r w:rsidR="00BD246C">
          <w:rPr>
            <w:noProof/>
          </w:rPr>
          <w:t>29</w:t>
        </w:r>
      </w:ins>
      <w:ins w:id="31616" w:author="Rev 10 Allen Wirfs-Brock" w:date="2012-09-27T11:54:00Z">
        <w:del w:id="31617" w:author="Rev 11 Allen Wirfs-Brock" w:date="2012-10-09T12:33:00Z">
          <w:r w:rsidR="00AE6982" w:rsidDel="00D1216A">
            <w:rPr>
              <w:noProof/>
            </w:rPr>
            <w:delText>27</w:delText>
          </w:r>
        </w:del>
      </w:ins>
      <w:ins w:id="31618" w:author="Rev 8 Allen Wirfs-Brock" w:date="2012-06-13T12:56:00Z">
        <w:r>
          <w:fldChar w:fldCharType="end"/>
        </w:r>
      </w:ins>
      <w:bookmarkEnd w:id="31612"/>
      <w:ins w:id="31619" w:author="Allen Wirfs-Brock" w:date="2011-07-02T13:35:00Z">
        <w:r w:rsidR="005761C4" w:rsidRPr="0013044F">
          <w:rPr>
            <w:rFonts w:eastAsia="Arial Unicode MS"/>
          </w:rPr>
          <w:t xml:space="preserve"> — </w:t>
        </w:r>
      </w:ins>
      <w:ins w:id="31620" w:author="Rev 11 Allen Wirfs-Brock" w:date="2012-10-25T19:24:00Z">
        <w:r w:rsidR="002D0669">
          <w:rPr>
            <w:rFonts w:eastAsia="Arial Unicode MS"/>
          </w:rPr>
          <w:t xml:space="preserve">[[NativeBrand]] </w:t>
        </w:r>
      </w:ins>
      <w:ins w:id="31621" w:author="Allen Wirfs-Brock" w:date="2011-07-02T13:47:00Z">
        <w:r w:rsidR="00236470" w:rsidRPr="00E77497">
          <w:t>T</w:t>
        </w:r>
      </w:ins>
      <w:ins w:id="31622" w:author="Allen Wirfs-Brock" w:date="2011-07-02T13:46:00Z">
        <w:r w:rsidR="00236470" w:rsidRPr="00E77497">
          <w:t>ag</w:t>
        </w:r>
        <w:del w:id="31623" w:author="Rev 11 Allen Wirfs-Brock" w:date="2012-10-25T19:24:00Z">
          <w:r w:rsidR="00236470" w:rsidRPr="00E77497" w:rsidDel="002D0669">
            <w:delText>s</w:delText>
          </w:r>
        </w:del>
        <w:r w:rsidR="00236470" w:rsidRPr="00E77497">
          <w:t xml:space="preserve"> </w:t>
        </w:r>
        <w:del w:id="31624" w:author="Rev 11 Allen Wirfs-Brock" w:date="2012-10-25T19:23:00Z">
          <w:r w:rsidR="00236470" w:rsidRPr="00E77497" w:rsidDel="002D0669">
            <w:delText>for Classified Native Objects</w:delText>
          </w:r>
        </w:del>
      </w:ins>
      <w:ins w:id="31625" w:author="Rev 11 Allen Wirfs-Brock" w:date="2012-10-25T19:23:00Z">
        <w:r w:rsidR="002D0669">
          <w:t>Values</w:t>
        </w:r>
      </w:ins>
    </w:p>
    <w:tbl>
      <w:tblPr>
        <w:tblW w:w="6715" w:type="dxa"/>
        <w:tblInd w:w="1728" w:type="dxa"/>
        <w:tblLook w:val="04A0" w:firstRow="1" w:lastRow="0" w:firstColumn="1" w:lastColumn="0" w:noHBand="0" w:noVBand="1"/>
      </w:tblPr>
      <w:tblGrid>
        <w:gridCol w:w="4356"/>
        <w:gridCol w:w="2359"/>
      </w:tblGrid>
      <w:tr w:rsidR="005761C4" w:rsidRPr="00E77497" w:rsidTr="00A90DAC">
        <w:trPr>
          <w:trHeight w:val="124"/>
          <w:ins w:id="31626"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000000" w:fill="C0C0C0"/>
            <w:hideMark/>
          </w:tcPr>
          <w:p w:rsidR="005761C4" w:rsidRPr="00E77497" w:rsidRDefault="00E02AC5" w:rsidP="007B7042">
            <w:pPr>
              <w:pStyle w:val="Alg4"/>
              <w:keepNext/>
              <w:rPr>
                <w:ins w:id="31627" w:author="Allen Wirfs-Brock" w:date="2011-07-02T13:35:00Z"/>
                <w:b/>
              </w:rPr>
            </w:pPr>
            <w:ins w:id="31628" w:author="Rev 10 Allen Wirfs-Brock" w:date="2012-09-24T15:30:00Z">
              <w:r>
                <w:rPr>
                  <w:b/>
                </w:rPr>
                <w:t xml:space="preserve"> </w:t>
              </w:r>
            </w:ins>
            <w:ins w:id="31629" w:author="Rev 3 Allen Wirfs-Brock" w:date="2011-09-07T15:26:00Z">
              <w:r w:rsidR="00FE434F" w:rsidRPr="00E77497">
                <w:rPr>
                  <w:b/>
                </w:rPr>
                <w:t>[[NativeBrand]] Value</w:t>
              </w:r>
            </w:ins>
          </w:p>
        </w:tc>
        <w:tc>
          <w:tcPr>
            <w:tcW w:w="2359" w:type="dxa"/>
            <w:tcBorders>
              <w:top w:val="single" w:sz="8" w:space="0" w:color="auto"/>
              <w:left w:val="single" w:sz="8" w:space="0" w:color="auto"/>
              <w:bottom w:val="single" w:sz="8" w:space="0" w:color="auto"/>
              <w:right w:val="single" w:sz="8" w:space="0" w:color="000000"/>
            </w:tcBorders>
            <w:shd w:val="clear" w:color="000000" w:fill="C0C0C0"/>
          </w:tcPr>
          <w:p w:rsidR="005761C4" w:rsidRPr="00E77497" w:rsidRDefault="005761C4" w:rsidP="007B7042">
            <w:pPr>
              <w:pStyle w:val="Alg4"/>
              <w:keepNext/>
              <w:rPr>
                <w:ins w:id="31630" w:author="Allen Wirfs-Brock" w:date="2011-07-02T13:35:00Z"/>
                <w:b/>
              </w:rPr>
            </w:pPr>
            <w:ins w:id="31631" w:author="Allen Wirfs-Brock" w:date="2011-07-02T13:35:00Z">
              <w:r w:rsidRPr="00E77497">
                <w:rPr>
                  <w:b/>
                  <w:i/>
                </w:rPr>
                <w:t>tag</w:t>
              </w:r>
              <w:r w:rsidRPr="00E77497">
                <w:rPr>
                  <w:b/>
                </w:rPr>
                <w:t xml:space="preserve"> Value</w:t>
              </w:r>
            </w:ins>
          </w:p>
        </w:tc>
      </w:tr>
      <w:tr w:rsidR="005761C4" w:rsidRPr="00E77497" w:rsidTr="00A90DAC">
        <w:trPr>
          <w:trHeight w:val="124"/>
          <w:ins w:id="31632"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FE434F" w:rsidP="007B7042">
            <w:pPr>
              <w:pStyle w:val="Alg4"/>
              <w:keepNext/>
              <w:rPr>
                <w:ins w:id="31633" w:author="Allen Wirfs-Brock" w:date="2011-07-02T13:38:00Z"/>
              </w:rPr>
            </w:pPr>
            <w:ins w:id="31634" w:author="Rev 3 Allen Wirfs-Brock" w:date="2011-09-07T15:26:00Z">
              <w:r w:rsidRPr="00E77497">
                <w:t>NativeFunction</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35" w:author="Allen Wirfs-Brock" w:date="2011-07-02T13:38:00Z"/>
                <w:b/>
              </w:rPr>
            </w:pPr>
            <w:ins w:id="31636" w:author="Allen Wirfs-Brock" w:date="2011-07-02T13:39:00Z">
              <w:r w:rsidRPr="00E77497">
                <w:rPr>
                  <w:rFonts w:ascii="Courier New" w:hAnsi="Courier New"/>
                  <w:b/>
                </w:rPr>
                <w:t>"</w:t>
              </w:r>
            </w:ins>
            <w:ins w:id="31637" w:author="Allen Wirfs-Brock" w:date="2011-07-02T13:40:00Z">
              <w:r w:rsidRPr="00E77497">
                <w:rPr>
                  <w:rFonts w:ascii="Courier New" w:hAnsi="Courier New"/>
                  <w:b/>
                </w:rPr>
                <w:t>Function</w:t>
              </w:r>
            </w:ins>
            <w:ins w:id="31638" w:author="Allen Wirfs-Brock" w:date="2011-07-02T13:39:00Z">
              <w:r w:rsidRPr="00E77497">
                <w:rPr>
                  <w:rFonts w:ascii="Courier New" w:hAnsi="Courier New"/>
                  <w:b/>
                </w:rPr>
                <w:t>"</w:t>
              </w:r>
            </w:ins>
          </w:p>
        </w:tc>
      </w:tr>
      <w:tr w:rsidR="005761C4" w:rsidRPr="00E77497" w:rsidTr="00A90DAC">
        <w:trPr>
          <w:trHeight w:val="124"/>
          <w:ins w:id="31639"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FE434F" w:rsidP="007B7042">
            <w:pPr>
              <w:pStyle w:val="Alg4"/>
              <w:keepNext/>
              <w:rPr>
                <w:ins w:id="31640" w:author="Allen Wirfs-Brock" w:date="2011-07-02T13:38:00Z"/>
              </w:rPr>
            </w:pPr>
            <w:ins w:id="31641" w:author="Rev 3 Allen Wirfs-Brock" w:date="2011-09-07T15:27:00Z">
              <w:r w:rsidRPr="00E77497">
                <w:t>Native</w:t>
              </w:r>
            </w:ins>
            <w:ins w:id="31642" w:author="Rev 10 Allen Wirfs-Brock" w:date="2012-09-26T16:39:00Z">
              <w:r w:rsidR="00A90DAC">
                <w:t>Array</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43" w:author="Allen Wirfs-Brock" w:date="2011-07-02T13:38:00Z"/>
                <w:b/>
              </w:rPr>
            </w:pPr>
            <w:ins w:id="31644" w:author="Allen Wirfs-Brock" w:date="2011-07-02T13:40:00Z">
              <w:r w:rsidRPr="00E77497">
                <w:rPr>
                  <w:rFonts w:ascii="Courier New" w:hAnsi="Courier New"/>
                  <w:b/>
                </w:rPr>
                <w:t>"Array"</w:t>
              </w:r>
            </w:ins>
          </w:p>
        </w:tc>
      </w:tr>
      <w:tr w:rsidR="005761C4" w:rsidRPr="00E77497" w:rsidTr="00A90DAC">
        <w:trPr>
          <w:trHeight w:val="124"/>
          <w:ins w:id="31645"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A90DAC" w:rsidP="007B7042">
            <w:pPr>
              <w:pStyle w:val="Alg4"/>
              <w:keepNext/>
              <w:rPr>
                <w:ins w:id="31646" w:author="Allen Wirfs-Brock" w:date="2011-07-02T13:38:00Z"/>
              </w:rPr>
            </w:pPr>
            <w:ins w:id="31647" w:author="Rev 10 Allen Wirfs-Brock" w:date="2012-09-26T16:39:00Z">
              <w:r>
                <w:t>String</w:t>
              </w:r>
            </w:ins>
            <w:ins w:id="31648" w:author="Rev 3 Allen Wirfs-Brock" w:date="2011-09-07T15:27:00Z">
              <w:r w:rsidR="00FE434F" w:rsidRPr="00E77497">
                <w:t>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49" w:author="Allen Wirfs-Brock" w:date="2011-07-02T13:38:00Z"/>
                <w:b/>
              </w:rPr>
            </w:pPr>
            <w:ins w:id="31650" w:author="Allen Wirfs-Brock" w:date="2011-07-02T13:40:00Z">
              <w:r w:rsidRPr="00E77497">
                <w:rPr>
                  <w:rFonts w:ascii="Courier New" w:hAnsi="Courier New"/>
                  <w:b/>
                </w:rPr>
                <w:t>"String"</w:t>
              </w:r>
            </w:ins>
          </w:p>
        </w:tc>
      </w:tr>
      <w:tr w:rsidR="005761C4" w:rsidRPr="00E77497" w:rsidTr="00A90DAC">
        <w:trPr>
          <w:trHeight w:val="124"/>
          <w:ins w:id="31651"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A90DAC" w:rsidP="007B7042">
            <w:pPr>
              <w:pStyle w:val="Alg4"/>
              <w:keepNext/>
              <w:rPr>
                <w:ins w:id="31652" w:author="Allen Wirfs-Brock" w:date="2011-07-02T13:38:00Z"/>
              </w:rPr>
            </w:pPr>
            <w:ins w:id="31653" w:author="Rev 10 Allen Wirfs-Brock" w:date="2012-09-26T16:39:00Z">
              <w:r>
                <w:t>BooleanWrapper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54" w:author="Allen Wirfs-Brock" w:date="2011-07-02T13:38:00Z"/>
                <w:b/>
              </w:rPr>
            </w:pPr>
            <w:ins w:id="31655" w:author="Allen Wirfs-Brock" w:date="2011-07-02T13:40:00Z">
              <w:r w:rsidRPr="00E77497">
                <w:rPr>
                  <w:rFonts w:ascii="Courier New" w:hAnsi="Courier New"/>
                  <w:b/>
                </w:rPr>
                <w:t>"Boolean"</w:t>
              </w:r>
            </w:ins>
          </w:p>
        </w:tc>
      </w:tr>
      <w:tr w:rsidR="005761C4" w:rsidRPr="00E77497" w:rsidTr="00A90DAC">
        <w:trPr>
          <w:trHeight w:val="124"/>
          <w:ins w:id="31656"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A90DAC" w:rsidP="007B7042">
            <w:pPr>
              <w:pStyle w:val="Alg4"/>
              <w:keepNext/>
              <w:rPr>
                <w:ins w:id="31657" w:author="Allen Wirfs-Brock" w:date="2011-07-02T13:38:00Z"/>
              </w:rPr>
            </w:pPr>
            <w:ins w:id="31658" w:author="Rev 10 Allen Wirfs-Brock" w:date="2012-09-26T16:39:00Z">
              <w:r>
                <w:t>NumberWrapper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59" w:author="Allen Wirfs-Brock" w:date="2011-07-02T13:38:00Z"/>
                <w:b/>
              </w:rPr>
            </w:pPr>
            <w:ins w:id="31660" w:author="Allen Wirfs-Brock" w:date="2011-07-02T13:40:00Z">
              <w:r w:rsidRPr="00E77497">
                <w:rPr>
                  <w:rFonts w:ascii="Courier New" w:hAnsi="Courier New"/>
                  <w:b/>
                </w:rPr>
                <w:t>"</w:t>
              </w:r>
            </w:ins>
            <w:ins w:id="31661" w:author="Allen Wirfs-Brock" w:date="2011-07-02T13:41:00Z">
              <w:r w:rsidRPr="00E77497">
                <w:rPr>
                  <w:rFonts w:ascii="Courier New" w:hAnsi="Courier New"/>
                  <w:b/>
                </w:rPr>
                <w:t>Number</w:t>
              </w:r>
            </w:ins>
            <w:ins w:id="31662" w:author="Allen Wirfs-Brock" w:date="2011-07-02T13:40:00Z">
              <w:r w:rsidRPr="00E77497">
                <w:rPr>
                  <w:rFonts w:ascii="Courier New" w:hAnsi="Courier New"/>
                  <w:b/>
                </w:rPr>
                <w:t>"</w:t>
              </w:r>
            </w:ins>
          </w:p>
        </w:tc>
      </w:tr>
      <w:tr w:rsidR="005761C4" w:rsidRPr="00E77497" w:rsidTr="00A90DAC">
        <w:trPr>
          <w:trHeight w:val="124"/>
          <w:ins w:id="31663"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FE434F" w:rsidP="007B7042">
            <w:pPr>
              <w:pStyle w:val="Alg4"/>
              <w:keepNext/>
              <w:rPr>
                <w:ins w:id="31664" w:author="Allen Wirfs-Brock" w:date="2011-07-02T13:38:00Z"/>
              </w:rPr>
            </w:pPr>
            <w:ins w:id="31665" w:author="Rev 3 Allen Wirfs-Brock" w:date="2011-09-07T15:28:00Z">
              <w:r w:rsidRPr="00E77497">
                <w:t>Native</w:t>
              </w:r>
            </w:ins>
            <w:ins w:id="31666" w:author="Rev 10 Allen Wirfs-Brock" w:date="2012-09-26T16:39:00Z">
              <w:r w:rsidR="00A90DAC">
                <w:t>Math</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67" w:author="Allen Wirfs-Brock" w:date="2011-07-02T13:38:00Z"/>
                <w:b/>
              </w:rPr>
            </w:pPr>
            <w:ins w:id="31668" w:author="Allen Wirfs-Brock" w:date="2011-07-02T13:41:00Z">
              <w:r w:rsidRPr="00E77497">
                <w:rPr>
                  <w:rFonts w:ascii="Courier New" w:hAnsi="Courier New"/>
                  <w:b/>
                </w:rPr>
                <w:t>"Math"</w:t>
              </w:r>
            </w:ins>
          </w:p>
        </w:tc>
      </w:tr>
      <w:tr w:rsidR="005761C4" w:rsidRPr="00E77497" w:rsidTr="00A90DAC">
        <w:trPr>
          <w:trHeight w:val="124"/>
          <w:ins w:id="31669"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000000" w:fill="auto"/>
            <w:hideMark/>
          </w:tcPr>
          <w:p w:rsidR="005761C4" w:rsidRPr="00E77497" w:rsidRDefault="00FE434F" w:rsidP="007B7042">
            <w:pPr>
              <w:pStyle w:val="Alg4"/>
              <w:keepNext/>
              <w:rPr>
                <w:ins w:id="31670" w:author="Allen Wirfs-Brock" w:date="2011-07-02T13:35:00Z"/>
              </w:rPr>
            </w:pPr>
            <w:ins w:id="31671" w:author="Rev 3 Allen Wirfs-Brock" w:date="2011-09-07T15:28:00Z">
              <w:r w:rsidRPr="00E77497">
                <w:t>Native</w:t>
              </w:r>
            </w:ins>
            <w:ins w:id="31672" w:author="Rev 10 Allen Wirfs-Brock" w:date="2012-09-26T16:41:00Z">
              <w:r w:rsidR="00A90DAC">
                <w:t>Date</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rsidR="005761C4" w:rsidRPr="00E77497" w:rsidRDefault="005761C4" w:rsidP="007B7042">
            <w:pPr>
              <w:pStyle w:val="Alg4"/>
              <w:keepNext/>
              <w:rPr>
                <w:ins w:id="31673" w:author="Allen Wirfs-Brock" w:date="2011-07-02T13:35:00Z"/>
                <w:b/>
              </w:rPr>
            </w:pPr>
            <w:ins w:id="31674" w:author="Allen Wirfs-Brock" w:date="2011-07-02T13:41:00Z">
              <w:r w:rsidRPr="00E77497">
                <w:rPr>
                  <w:rFonts w:ascii="Courier New" w:hAnsi="Courier New"/>
                  <w:b/>
                </w:rPr>
                <w:t>"Date"</w:t>
              </w:r>
            </w:ins>
          </w:p>
        </w:tc>
      </w:tr>
      <w:tr w:rsidR="005761C4" w:rsidRPr="00E77497" w:rsidTr="00A90DAC">
        <w:trPr>
          <w:trHeight w:val="132"/>
          <w:ins w:id="31675" w:author="Allen Wirfs-Brock" w:date="2011-07-02T13:35:00Z"/>
        </w:trPr>
        <w:tc>
          <w:tcPr>
            <w:tcW w:w="4356" w:type="dxa"/>
            <w:tcBorders>
              <w:top w:val="nil"/>
              <w:left w:val="single" w:sz="8" w:space="0" w:color="auto"/>
              <w:bottom w:val="single" w:sz="8" w:space="0" w:color="auto"/>
              <w:right w:val="single" w:sz="8" w:space="0" w:color="000000"/>
            </w:tcBorders>
            <w:shd w:val="clear" w:color="auto" w:fill="auto"/>
            <w:hideMark/>
          </w:tcPr>
          <w:p w:rsidR="005761C4" w:rsidRPr="00E77497" w:rsidRDefault="00FE434F" w:rsidP="007B7042">
            <w:pPr>
              <w:pStyle w:val="Alg4"/>
              <w:keepNext/>
              <w:rPr>
                <w:ins w:id="31676" w:author="Allen Wirfs-Brock" w:date="2011-07-02T13:35:00Z"/>
              </w:rPr>
            </w:pPr>
            <w:ins w:id="31677" w:author="Rev 3 Allen Wirfs-Brock" w:date="2011-09-07T15:29:00Z">
              <w:r w:rsidRPr="00E77497">
                <w:t>Native</w:t>
              </w:r>
            </w:ins>
            <w:ins w:id="31678" w:author="Rev 10 Allen Wirfs-Brock" w:date="2012-09-26T16:41:00Z">
              <w:r w:rsidR="00A90DAC">
                <w:t>RegExp</w:t>
              </w:r>
            </w:ins>
          </w:p>
        </w:tc>
        <w:tc>
          <w:tcPr>
            <w:tcW w:w="2359" w:type="dxa"/>
            <w:tcBorders>
              <w:top w:val="nil"/>
              <w:left w:val="nil"/>
              <w:bottom w:val="single" w:sz="8" w:space="0" w:color="auto"/>
              <w:right w:val="single" w:sz="8" w:space="0" w:color="auto"/>
            </w:tcBorders>
            <w:shd w:val="clear" w:color="auto" w:fill="auto"/>
            <w:hideMark/>
          </w:tcPr>
          <w:p w:rsidR="005761C4" w:rsidRPr="00E77497" w:rsidRDefault="005761C4" w:rsidP="007B7042">
            <w:pPr>
              <w:pStyle w:val="Alg4"/>
              <w:keepNext/>
              <w:rPr>
                <w:ins w:id="31679" w:author="Allen Wirfs-Brock" w:date="2011-07-02T13:35:00Z"/>
                <w:b/>
              </w:rPr>
            </w:pPr>
            <w:ins w:id="31680" w:author="Allen Wirfs-Brock" w:date="2011-07-02T13:41:00Z">
              <w:r w:rsidRPr="00E77497">
                <w:rPr>
                  <w:rFonts w:ascii="Courier New" w:hAnsi="Courier New"/>
                  <w:b/>
                </w:rPr>
                <w:t>"</w:t>
              </w:r>
            </w:ins>
            <w:ins w:id="31681" w:author="Allen Wirfs-Brock rev2" w:date="2011-07-13T08:40:00Z">
              <w:r w:rsidR="00B07525" w:rsidRPr="00E77497">
                <w:rPr>
                  <w:rFonts w:ascii="Courier New" w:hAnsi="Courier New"/>
                  <w:b/>
                </w:rPr>
                <w:t>R</w:t>
              </w:r>
            </w:ins>
            <w:ins w:id="31682" w:author="Rev 3 Allen Wirfs-Brock" w:date="2011-09-07T15:30:00Z">
              <w:r w:rsidR="007516CC" w:rsidRPr="00E77497">
                <w:rPr>
                  <w:rFonts w:ascii="Courier New" w:hAnsi="Courier New"/>
                  <w:b/>
                </w:rPr>
                <w:t>e</w:t>
              </w:r>
            </w:ins>
            <w:ins w:id="31683" w:author="Allen Wirfs-Brock rev2" w:date="2011-07-13T08:40:00Z">
              <w:r w:rsidR="00B07525" w:rsidRPr="00E77497">
                <w:rPr>
                  <w:rFonts w:ascii="Courier New" w:hAnsi="Courier New"/>
                  <w:b/>
                </w:rPr>
                <w:t>gExp</w:t>
              </w:r>
            </w:ins>
            <w:ins w:id="31684" w:author="Allen Wirfs-Brock" w:date="2011-07-02T13:41:00Z">
              <w:r w:rsidRPr="00E77497">
                <w:rPr>
                  <w:rFonts w:ascii="Courier New" w:hAnsi="Courier New"/>
                  <w:b/>
                </w:rPr>
                <w:t>"</w:t>
              </w:r>
            </w:ins>
          </w:p>
        </w:tc>
      </w:tr>
      <w:tr w:rsidR="005761C4" w:rsidRPr="00E77497" w:rsidTr="00A90DAC">
        <w:trPr>
          <w:trHeight w:val="82"/>
          <w:ins w:id="31685"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rsidR="005761C4" w:rsidRPr="00E77497" w:rsidRDefault="00FE434F" w:rsidP="007B7042">
            <w:pPr>
              <w:pStyle w:val="Alg4"/>
              <w:keepNext/>
              <w:rPr>
                <w:ins w:id="31686" w:author="Allen Wirfs-Brock" w:date="2011-07-02T13:35:00Z"/>
              </w:rPr>
            </w:pPr>
            <w:ins w:id="31687" w:author="Rev 3 Allen Wirfs-Brock" w:date="2011-09-07T15:29:00Z">
              <w:r w:rsidRPr="00E77497">
                <w:t>Native</w:t>
              </w:r>
            </w:ins>
            <w:ins w:id="31688" w:author="Rev 10 Allen Wirfs-Brock" w:date="2012-09-26T16:41:00Z">
              <w:r w:rsidR="00A90DAC">
                <w:t>Error</w:t>
              </w:r>
            </w:ins>
          </w:p>
        </w:tc>
        <w:tc>
          <w:tcPr>
            <w:tcW w:w="2359" w:type="dxa"/>
            <w:tcBorders>
              <w:top w:val="nil"/>
              <w:left w:val="nil"/>
              <w:bottom w:val="single" w:sz="8" w:space="0" w:color="auto"/>
              <w:right w:val="single" w:sz="8" w:space="0" w:color="auto"/>
            </w:tcBorders>
            <w:shd w:val="clear" w:color="auto" w:fill="auto"/>
            <w:hideMark/>
          </w:tcPr>
          <w:p w:rsidR="005761C4" w:rsidRPr="00E77497" w:rsidRDefault="005761C4" w:rsidP="007B7042">
            <w:pPr>
              <w:pStyle w:val="Alg4"/>
              <w:keepNext/>
              <w:rPr>
                <w:ins w:id="31689" w:author="Allen Wirfs-Brock" w:date="2011-07-02T13:35:00Z"/>
                <w:b/>
              </w:rPr>
            </w:pPr>
            <w:ins w:id="31690" w:author="Allen Wirfs-Brock" w:date="2011-07-02T13:41:00Z">
              <w:r w:rsidRPr="00E77497">
                <w:rPr>
                  <w:rFonts w:ascii="Courier New" w:hAnsi="Courier New"/>
                  <w:b/>
                </w:rPr>
                <w:t>"</w:t>
              </w:r>
            </w:ins>
            <w:ins w:id="31691" w:author="Allen Wirfs-Brock rev2" w:date="2011-07-13T08:40:00Z">
              <w:r w:rsidR="00B07525" w:rsidRPr="00E77497">
                <w:rPr>
                  <w:rFonts w:ascii="Courier New" w:hAnsi="Courier New"/>
                  <w:b/>
                </w:rPr>
                <w:t>Error</w:t>
              </w:r>
            </w:ins>
            <w:ins w:id="31692" w:author="Allen Wirfs-Brock" w:date="2011-07-02T13:41:00Z">
              <w:r w:rsidRPr="00E77497">
                <w:rPr>
                  <w:rFonts w:ascii="Courier New" w:hAnsi="Courier New"/>
                  <w:b/>
                </w:rPr>
                <w:t>"</w:t>
              </w:r>
            </w:ins>
          </w:p>
        </w:tc>
      </w:tr>
      <w:tr w:rsidR="005761C4" w:rsidRPr="00E77497" w:rsidTr="00A90DAC">
        <w:trPr>
          <w:trHeight w:val="82"/>
          <w:ins w:id="31693"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rsidR="005761C4" w:rsidRPr="00E77497" w:rsidRDefault="00FE434F" w:rsidP="007B7042">
            <w:pPr>
              <w:pStyle w:val="Alg4"/>
              <w:keepNext/>
              <w:rPr>
                <w:ins w:id="31694" w:author="Allen Wirfs-Brock" w:date="2011-07-02T13:35:00Z"/>
              </w:rPr>
            </w:pPr>
            <w:ins w:id="31695" w:author="Rev 3 Allen Wirfs-Brock" w:date="2011-09-07T15:29:00Z">
              <w:r w:rsidRPr="00E77497">
                <w:t>NativeJ</w:t>
              </w:r>
            </w:ins>
            <w:ins w:id="31696" w:author="Rev 10 Allen Wirfs-Brock" w:date="2012-09-26T16:41:00Z">
              <w:r w:rsidR="00A90DAC">
                <w:t>SON</w:t>
              </w:r>
            </w:ins>
          </w:p>
        </w:tc>
        <w:tc>
          <w:tcPr>
            <w:tcW w:w="2359" w:type="dxa"/>
            <w:tcBorders>
              <w:top w:val="nil"/>
              <w:left w:val="nil"/>
              <w:bottom w:val="single" w:sz="8" w:space="0" w:color="auto"/>
              <w:right w:val="single" w:sz="8" w:space="0" w:color="auto"/>
            </w:tcBorders>
            <w:shd w:val="clear" w:color="auto" w:fill="auto"/>
            <w:hideMark/>
          </w:tcPr>
          <w:p w:rsidR="005761C4" w:rsidRPr="00E77497" w:rsidRDefault="005761C4" w:rsidP="007B7042">
            <w:pPr>
              <w:pStyle w:val="Alg4"/>
              <w:keepNext/>
              <w:rPr>
                <w:ins w:id="31697" w:author="Allen Wirfs-Brock" w:date="2011-07-02T13:35:00Z"/>
                <w:b/>
              </w:rPr>
            </w:pPr>
            <w:ins w:id="31698" w:author="Allen Wirfs-Brock" w:date="2011-07-02T13:41:00Z">
              <w:r w:rsidRPr="00E77497">
                <w:rPr>
                  <w:rFonts w:ascii="Courier New" w:hAnsi="Courier New"/>
                  <w:b/>
                </w:rPr>
                <w:t>"JSON"</w:t>
              </w:r>
            </w:ins>
          </w:p>
        </w:tc>
      </w:tr>
      <w:tr w:rsidR="005761C4" w:rsidRPr="00E77497" w:rsidTr="00A90DAC">
        <w:trPr>
          <w:trHeight w:val="82"/>
          <w:ins w:id="31699"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rsidR="005761C4" w:rsidRPr="00E77497" w:rsidRDefault="00FE434F" w:rsidP="00A90DAC">
            <w:pPr>
              <w:pStyle w:val="Alg4"/>
              <w:rPr>
                <w:ins w:id="31700" w:author="Allen Wirfs-Brock" w:date="2011-07-02T13:35:00Z"/>
              </w:rPr>
            </w:pPr>
            <w:ins w:id="31701" w:author="Rev 3 Allen Wirfs-Brock" w:date="2011-09-07T15:29:00Z">
              <w:r w:rsidRPr="00E77497">
                <w:t>Native</w:t>
              </w:r>
            </w:ins>
            <w:ins w:id="31702" w:author="Rev 10 Allen Wirfs-Brock" w:date="2012-09-26T16:41:00Z">
              <w:r w:rsidR="00A90DAC">
                <w:t>Arguments</w:t>
              </w:r>
            </w:ins>
          </w:p>
        </w:tc>
        <w:tc>
          <w:tcPr>
            <w:tcW w:w="2359" w:type="dxa"/>
            <w:tcBorders>
              <w:top w:val="nil"/>
              <w:left w:val="nil"/>
              <w:bottom w:val="single" w:sz="8" w:space="0" w:color="auto"/>
              <w:right w:val="single" w:sz="8" w:space="0" w:color="auto"/>
            </w:tcBorders>
            <w:shd w:val="clear" w:color="auto" w:fill="auto"/>
            <w:hideMark/>
          </w:tcPr>
          <w:p w:rsidR="005761C4" w:rsidRPr="00E77497" w:rsidRDefault="005761C4" w:rsidP="00A90DAC">
            <w:pPr>
              <w:pStyle w:val="Alg4"/>
              <w:rPr>
                <w:ins w:id="31703" w:author="Allen Wirfs-Brock" w:date="2011-07-02T13:35:00Z"/>
                <w:b/>
              </w:rPr>
            </w:pPr>
            <w:ins w:id="31704" w:author="Allen Wirfs-Brock" w:date="2011-07-02T13:41:00Z">
              <w:r w:rsidRPr="00E77497">
                <w:rPr>
                  <w:rFonts w:ascii="Courier New" w:hAnsi="Courier New"/>
                  <w:b/>
                </w:rPr>
                <w:t>"Arguments"</w:t>
              </w:r>
            </w:ins>
          </w:p>
        </w:tc>
      </w:tr>
    </w:tbl>
    <w:p w:rsidR="00EE5B27" w:rsidRDefault="00EE5B27" w:rsidP="00EE5B27">
      <w:pPr>
        <w:pStyle w:val="Note"/>
        <w:rPr>
          <w:ins w:id="31705" w:author="Rev 10 Allen Wirfs-Brock" w:date="2012-09-26T16:50:00Z"/>
        </w:rPr>
      </w:pPr>
    </w:p>
    <w:p w:rsidR="005761C4" w:rsidRPr="00E77497" w:rsidRDefault="00EE5B27" w:rsidP="00EE5B27">
      <w:pPr>
        <w:pStyle w:val="Note"/>
      </w:pPr>
      <w:ins w:id="31706" w:author="Rev 10 Allen Wirfs-Brock" w:date="2012-09-26T16:50:00Z">
        <w:r>
          <w:t>NOTE</w:t>
        </w:r>
        <w:r>
          <w:tab/>
          <w:t xml:space="preserve">Historically, this function was occasionally used to access the string value of the [[Class]] internal property that was used in previous editions of this specification as a nominal type tag for various built-in objects. This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ins>
    </w:p>
    <w:p w:rsidR="004C02EF" w:rsidRPr="00E77497" w:rsidRDefault="004C02EF" w:rsidP="0013044F">
      <w:pPr>
        <w:pStyle w:val="Heading4"/>
        <w:numPr>
          <w:ilvl w:val="0"/>
          <w:numId w:val="0"/>
        </w:numPr>
      </w:pPr>
      <w:bookmarkStart w:id="31707" w:name="_Ref451680328"/>
      <w:bookmarkStart w:id="31708" w:name="_Toc385672266"/>
      <w:bookmarkStart w:id="31709" w:name="_Toc393690380"/>
      <w:r w:rsidRPr="00E77497">
        <w:t>15.2.4.3</w:t>
      </w:r>
      <w:r w:rsidRPr="00E77497">
        <w:tab/>
        <w:t>Object.prototype.toLocaleString ( )</w:t>
      </w:r>
      <w:bookmarkEnd w:id="31707"/>
    </w:p>
    <w:p w:rsidR="004C02EF" w:rsidRPr="00E77497" w:rsidRDefault="004C02EF" w:rsidP="004C02EF">
      <w:r w:rsidRPr="00E77497">
        <w:t xml:space="preserve">When the </w:t>
      </w:r>
      <w:r w:rsidRPr="00E77497">
        <w:rPr>
          <w:b/>
        </w:rPr>
        <w:t xml:space="preserve">toLocaleString </w:t>
      </w:r>
      <w:r w:rsidRPr="00E77497">
        <w:t>method is called, the following steps are taken:</w:t>
      </w:r>
    </w:p>
    <w:p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31710" w:author="Rev 6 Allen Wirfs-Brock" w:date="2012-02-22T16:39:00Z">
        <w:r w:rsidRPr="00E77497" w:rsidDel="00557D63">
          <w:delText xml:space="preserve">result of calling ToObject passing the </w:delText>
        </w:r>
      </w:del>
      <w:r w:rsidRPr="00E77497">
        <w:rPr>
          <w:b/>
        </w:rPr>
        <w:t xml:space="preserve">this </w:t>
      </w:r>
      <w:r w:rsidRPr="00E77497">
        <w:t>value</w:t>
      </w:r>
      <w:del w:id="31711" w:author="Rev 6 Allen Wirfs-Brock" w:date="2012-02-22T16:39:00Z">
        <w:r w:rsidRPr="00E77497" w:rsidDel="00557D63">
          <w:delText xml:space="preserve"> as the argument</w:delText>
        </w:r>
      </w:del>
      <w:r w:rsidRPr="00E77497">
        <w:t>.</w:t>
      </w:r>
    </w:p>
    <w:p w:rsidR="00BF70EF" w:rsidRDefault="00BF70EF" w:rsidP="00BF70EF">
      <w:pPr>
        <w:pStyle w:val="M4"/>
        <w:numPr>
          <w:ilvl w:val="0"/>
          <w:numId w:val="673"/>
        </w:numPr>
        <w:tabs>
          <w:tab w:val="num" w:pos="1721"/>
        </w:tabs>
        <w:spacing w:after="0"/>
        <w:rPr>
          <w:ins w:id="31712" w:author="Rev 7 Allen Wirfs-Brock" w:date="2012-04-11T17:01:00Z"/>
        </w:rPr>
      </w:pPr>
      <w:ins w:id="31713" w:author="Rev 7 Allen Wirfs-Brock" w:date="2012-04-11T17:01:00Z">
        <w:r>
          <w:t>ReturnIfAbrupt(</w:t>
        </w:r>
        <w:r>
          <w:rPr>
            <w:i/>
          </w:rPr>
          <w:t>O</w:t>
        </w:r>
        <w:r>
          <w:t>).</w:t>
        </w:r>
      </w:ins>
    </w:p>
    <w:p w:rsidR="004C02EF" w:rsidRPr="00E77497" w:rsidDel="00557D63" w:rsidRDefault="004C02EF" w:rsidP="00557D63">
      <w:pPr>
        <w:pStyle w:val="Alg4"/>
        <w:numPr>
          <w:ilvl w:val="0"/>
          <w:numId w:val="673"/>
        </w:numPr>
        <w:rPr>
          <w:del w:id="31714" w:author="Rev 6 Allen Wirfs-Brock" w:date="2012-02-22T16:39:00Z"/>
        </w:rPr>
      </w:pPr>
      <w:del w:id="31715"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rsidR="004C02EF" w:rsidRPr="00E77497" w:rsidDel="00557D63" w:rsidRDefault="004C02EF" w:rsidP="00557D63">
      <w:pPr>
        <w:pStyle w:val="Alg4"/>
        <w:numPr>
          <w:ilvl w:val="0"/>
          <w:numId w:val="673"/>
        </w:numPr>
        <w:rPr>
          <w:del w:id="31716" w:author="Rev 6 Allen Wirfs-Brock" w:date="2012-02-22T16:39:00Z"/>
        </w:rPr>
      </w:pPr>
      <w:del w:id="31717"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rsidR="004C02EF" w:rsidRPr="00E77497" w:rsidRDefault="004C02EF" w:rsidP="00557D63">
      <w:pPr>
        <w:pStyle w:val="Alg4"/>
        <w:numPr>
          <w:ilvl w:val="0"/>
          <w:numId w:val="673"/>
        </w:numPr>
        <w:spacing w:after="120"/>
      </w:pPr>
      <w:r w:rsidRPr="00E77497">
        <w:t xml:space="preserve">Return the result of </w:t>
      </w:r>
      <w:del w:id="31718" w:author="Rev 7 Allen Wirfs-Brock" w:date="2012-04-11T16:45:00Z">
        <w:r w:rsidRPr="00E77497" w:rsidDel="00C048A4">
          <w:delText xml:space="preserve">calling </w:delText>
        </w:r>
      </w:del>
      <w:ins w:id="31719" w:author="Rev 7 Allen Wirfs-Brock" w:date="2012-04-11T16:45:00Z">
        <w:r w:rsidR="00C048A4">
          <w:t>the abstract operation</w:t>
        </w:r>
        <w:r w:rsidR="00C048A4" w:rsidRPr="00E77497">
          <w:t xml:space="preserve"> </w:t>
        </w:r>
      </w:ins>
      <w:del w:id="31720" w:author="Rev 6 Allen Wirfs-Brock" w:date="2012-02-22T16:36:00Z">
        <w:r w:rsidRPr="00E77497" w:rsidDel="00557D63">
          <w:delText xml:space="preserve">the </w:delText>
        </w:r>
      </w:del>
      <w:ins w:id="31721" w:author="Rev 6 Allen Wirfs-Brock" w:date="2012-02-22T16:36:00Z">
        <w:r w:rsidR="00557D63">
          <w:t>Invoke</w:t>
        </w:r>
        <w:r w:rsidR="00557D63" w:rsidRPr="00E77497">
          <w:t xml:space="preserve"> </w:t>
        </w:r>
      </w:ins>
      <w:ins w:id="31722" w:author="Rev 6 Allen Wirfs-Brock" w:date="2012-02-22T16:37:00Z">
        <w:r w:rsidR="00557D63">
          <w:t xml:space="preserve">with arguments </w:t>
        </w:r>
      </w:ins>
      <w:del w:id="31723" w:author="Rev 6 Allen Wirfs-Brock" w:date="2012-02-22T16:37:00Z">
        <w:r w:rsidRPr="00557D63" w:rsidDel="00557D63">
          <w:rPr>
            <w:rFonts w:ascii="Courier New" w:hAnsi="Courier New" w:cs="Courier New"/>
          </w:rPr>
          <w:delText xml:space="preserve">[[Call]] internal method of </w:delText>
        </w:r>
      </w:del>
      <w:ins w:id="31724" w:author="Rev 6 Allen Wirfs-Brock" w:date="2012-02-22T16:37:00Z">
        <w:r w:rsidR="00557D63" w:rsidRPr="00557D63">
          <w:rPr>
            <w:rFonts w:ascii="Courier New" w:hAnsi="Courier New" w:cs="Courier New"/>
            <w:b/>
          </w:rPr>
          <w:t>"toString"</w:t>
        </w:r>
      </w:ins>
      <w:ins w:id="31725" w:author="Rev 6 Allen Wirfs-Brock" w:date="2012-02-22T16:38:00Z">
        <w:r w:rsidR="00557D63">
          <w:rPr>
            <w:b/>
          </w:rPr>
          <w:t>,</w:t>
        </w:r>
      </w:ins>
      <w:del w:id="31726"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31727" w:author="Rev 6 Allen Wirfs-Brock" w:date="2012-02-22T16:39:00Z">
        <w:r w:rsidR="00557D63">
          <w:t>,</w:t>
        </w:r>
      </w:ins>
      <w:r w:rsidRPr="00E77497">
        <w:rPr>
          <w:i/>
        </w:rPr>
        <w:t xml:space="preserve"> </w:t>
      </w:r>
      <w:del w:id="31728"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31729" w:author="Rev 6 Allen Wirfs-Brock" w:date="2012-02-22T16:38:00Z">
        <w:r w:rsidRPr="00E77497" w:rsidDel="00557D63">
          <w:delText xml:space="preserve">no </w:delText>
        </w:r>
      </w:del>
      <w:ins w:id="31730" w:author="Rev 6 Allen Wirfs-Brock" w:date="2012-02-22T16:38:00Z">
        <w:r w:rsidR="00557D63">
          <w:t>an empty</w:t>
        </w:r>
        <w:r w:rsidR="00557D63" w:rsidRPr="00E77497">
          <w:t xml:space="preserve"> </w:t>
        </w:r>
      </w:ins>
      <w:r w:rsidRPr="00E77497">
        <w:t>arguments</w:t>
      </w:r>
      <w:ins w:id="31731" w:author="Rev 6 Allen Wirfs-Brock" w:date="2012-02-22T16:39:00Z">
        <w:r w:rsidR="00557D63">
          <w:t xml:space="preserve"> List</w:t>
        </w:r>
      </w:ins>
      <w:r w:rsidRPr="00E77497">
        <w:t>.</w:t>
      </w:r>
    </w:p>
    <w:p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Heading4"/>
        <w:numPr>
          <w:ilvl w:val="0"/>
          <w:numId w:val="0"/>
        </w:numPr>
      </w:pPr>
      <w:bookmarkStart w:id="31732" w:name="_Hlt458484290"/>
      <w:bookmarkStart w:id="31733" w:name="_Ref458484169"/>
      <w:bookmarkEnd w:id="31732"/>
      <w:r w:rsidRPr="00E77497">
        <w:t>15.2.4.4</w:t>
      </w:r>
      <w:r w:rsidRPr="00E77497">
        <w:tab/>
        <w:t>Object.prototype.valueOf</w:t>
      </w:r>
      <w:bookmarkEnd w:id="31708"/>
      <w:bookmarkEnd w:id="31709"/>
      <w:r w:rsidRPr="00E77497">
        <w:t xml:space="preserve"> ( )</w:t>
      </w:r>
      <w:bookmarkEnd w:id="31733"/>
    </w:p>
    <w:p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31734" w:name="_Toc382291608"/>
      <w:bookmarkStart w:id="31735" w:name="_Toc385672267"/>
      <w:bookmarkStart w:id="31736" w:name="_Toc393690381"/>
    </w:p>
    <w:p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4C02EF" w:rsidRPr="00E77497" w:rsidDel="003D5776" w:rsidRDefault="004C02EF" w:rsidP="00834A33">
      <w:pPr>
        <w:pStyle w:val="Alg4"/>
        <w:numPr>
          <w:ilvl w:val="0"/>
          <w:numId w:val="182"/>
        </w:numPr>
        <w:rPr>
          <w:del w:id="31737" w:author="Rev 9 Allen Wirfs-Brock" w:date="2012-07-07T17:50:00Z"/>
        </w:rPr>
      </w:pPr>
      <w:del w:id="31738" w:author="Rev 9 Allen Wirfs-Brock" w:date="2012-07-07T17:50:00Z">
        <w:r w:rsidRPr="00E77497" w:rsidDel="003D5776">
          <w:delText xml:space="preserve">If </w:delText>
        </w:r>
        <w:r w:rsidRPr="00E77497" w:rsidDel="003D5776">
          <w:rPr>
            <w:i/>
          </w:rPr>
          <w:delText>O</w:delText>
        </w:r>
        <w:r w:rsidRPr="00E77497" w:rsidDel="003D5776">
          <w:delText xml:space="preserve"> is the result of calling the Object constructor with a host object (15.2.2.1), then</w:delText>
        </w:r>
      </w:del>
    </w:p>
    <w:p w:rsidR="004C02EF" w:rsidRPr="00E77497" w:rsidDel="003D5776" w:rsidRDefault="004C02EF" w:rsidP="00834A33">
      <w:pPr>
        <w:pStyle w:val="Alg4"/>
        <w:numPr>
          <w:ilvl w:val="1"/>
          <w:numId w:val="182"/>
        </w:numPr>
        <w:rPr>
          <w:del w:id="31739" w:author="Rev 9 Allen Wirfs-Brock" w:date="2012-07-07T17:50:00Z"/>
        </w:rPr>
      </w:pPr>
      <w:del w:id="31740" w:author="Rev 9 Allen Wirfs-Brock" w:date="2012-07-07T17:50:00Z">
        <w:r w:rsidRPr="00E77497" w:rsidDel="003D5776">
          <w:delText xml:space="preserve">Return either </w:delText>
        </w:r>
        <w:r w:rsidRPr="00E77497" w:rsidDel="003D5776">
          <w:rPr>
            <w:i/>
          </w:rPr>
          <w:delText>O</w:delText>
        </w:r>
        <w:r w:rsidRPr="00E77497" w:rsidDel="003D5776">
          <w:delText xml:space="preserve"> or another value such as the host object originally passed to the constructor. The specific result that is returned is implementation-defined.</w:delText>
        </w:r>
      </w:del>
    </w:p>
    <w:p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rsidR="004C02EF" w:rsidRPr="00E77497" w:rsidRDefault="004C02EF" w:rsidP="004C02EF">
      <w:pPr>
        <w:pStyle w:val="Heading4"/>
        <w:numPr>
          <w:ilvl w:val="0"/>
          <w:numId w:val="0"/>
        </w:numPr>
      </w:pPr>
      <w:bookmarkStart w:id="31741" w:name="_Ref440445879"/>
      <w:r w:rsidRPr="00E77497">
        <w:lastRenderedPageBreak/>
        <w:t>15.2.4.5</w:t>
      </w:r>
      <w:r w:rsidRPr="00E77497">
        <w:tab/>
        <w:t>Object.prototype.hasOwnProperty (V)</w:t>
      </w:r>
      <w:bookmarkEnd w:id="31741"/>
    </w:p>
    <w:p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rsidR="00BF70EF" w:rsidRDefault="00BF70EF" w:rsidP="00BF70EF">
      <w:pPr>
        <w:pStyle w:val="M4"/>
        <w:numPr>
          <w:ilvl w:val="0"/>
          <w:numId w:val="183"/>
        </w:numPr>
        <w:tabs>
          <w:tab w:val="num" w:pos="1721"/>
        </w:tabs>
        <w:spacing w:after="0"/>
        <w:rPr>
          <w:ins w:id="31742" w:author="Rev 7 Allen Wirfs-Brock" w:date="2012-04-11T17:00:00Z"/>
        </w:rPr>
      </w:pPr>
      <w:ins w:id="31743" w:author="Rev 7 Allen Wirfs-Brock" w:date="2012-04-11T17:00:00Z">
        <w:r>
          <w:t>ReturnIfAbrupt(</w:t>
        </w:r>
        <w:r>
          <w:rPr>
            <w:i/>
          </w:rPr>
          <w:t>P</w:t>
        </w:r>
        <w:r>
          <w:t>).</w:t>
        </w:r>
      </w:ins>
    </w:p>
    <w:p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3"/>
        </w:numPr>
        <w:tabs>
          <w:tab w:val="num" w:pos="1721"/>
        </w:tabs>
        <w:spacing w:after="0"/>
        <w:rPr>
          <w:ins w:id="31744" w:author="Rev 7 Allen Wirfs-Brock" w:date="2012-04-11T17:00:00Z"/>
        </w:rPr>
      </w:pPr>
      <w:ins w:id="31745" w:author="Rev 7 Allen Wirfs-Brock" w:date="2012-04-11T17:00:00Z">
        <w:r>
          <w:t>ReturnIfAbrupt(</w:t>
        </w:r>
        <w:r>
          <w:rPr>
            <w:i/>
          </w:rPr>
          <w:t>O</w:t>
        </w:r>
        <w:r>
          <w:t>).</w:t>
        </w:r>
      </w:ins>
    </w:p>
    <w:p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rsidR="004C02EF" w:rsidRPr="00E77497" w:rsidRDefault="004C02EF" w:rsidP="004C02EF">
      <w:pPr>
        <w:pStyle w:val="Note"/>
      </w:pPr>
      <w:r w:rsidRPr="00E77497">
        <w:t>NOTE 1</w:t>
      </w:r>
      <w:r w:rsidRPr="00E77497">
        <w:tab/>
        <w:t>Unlike [[HasProperty]] (8.12.6), this method does not consider objects in the prototype chain.</w:t>
      </w:r>
    </w:p>
    <w:p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4C02EF" w:rsidRPr="00E77497" w:rsidRDefault="004C02EF" w:rsidP="004C02EF">
      <w:pPr>
        <w:pStyle w:val="Heading4"/>
        <w:numPr>
          <w:ilvl w:val="0"/>
          <w:numId w:val="0"/>
        </w:numPr>
      </w:pPr>
      <w:bookmarkStart w:id="31746" w:name="_Ref440445932"/>
      <w:r w:rsidRPr="00E77497">
        <w:t>15.2.4.6</w:t>
      </w:r>
      <w:r w:rsidRPr="00E77497">
        <w:tab/>
        <w:t>Object.prototype.isPrototypeOf (V)</w:t>
      </w:r>
      <w:bookmarkEnd w:id="31746"/>
    </w:p>
    <w:p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4"/>
        </w:numPr>
        <w:tabs>
          <w:tab w:val="num" w:pos="1721"/>
        </w:tabs>
        <w:spacing w:after="0"/>
        <w:rPr>
          <w:ins w:id="31747" w:author="Rev 7 Allen Wirfs-Brock" w:date="2012-04-11T17:01:00Z"/>
        </w:rPr>
      </w:pPr>
      <w:ins w:id="31748" w:author="Rev 7 Allen Wirfs-Brock" w:date="2012-04-11T17:01:00Z">
        <w:r>
          <w:t>ReturnIfAbrupt(</w:t>
        </w:r>
        <w:r>
          <w:rPr>
            <w:i/>
          </w:rPr>
          <w:t>O</w:t>
        </w:r>
        <w:r>
          <w:t>).</w:t>
        </w:r>
      </w:ins>
    </w:p>
    <w:p w:rsidR="004C02EF" w:rsidRPr="00E77497" w:rsidRDefault="004C02EF" w:rsidP="00834A33">
      <w:pPr>
        <w:pStyle w:val="Alg4"/>
        <w:numPr>
          <w:ilvl w:val="0"/>
          <w:numId w:val="184"/>
        </w:numPr>
      </w:pPr>
      <w:r w:rsidRPr="00E77497">
        <w:t>Repeat</w:t>
      </w:r>
    </w:p>
    <w:p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rsidR="004C02EF" w:rsidRPr="00E77497" w:rsidRDefault="004C02EF" w:rsidP="004C02EF">
      <w:pPr>
        <w:pStyle w:val="Heading4"/>
        <w:numPr>
          <w:ilvl w:val="0"/>
          <w:numId w:val="0"/>
        </w:numPr>
      </w:pPr>
      <w:bookmarkStart w:id="31749" w:name="_Ref440445986"/>
      <w:r w:rsidRPr="00E77497">
        <w:t>15.2.4.7</w:t>
      </w:r>
      <w:r w:rsidRPr="00E77497">
        <w:tab/>
        <w:t>Object.prototype.propertyIsEnumerable (V)</w:t>
      </w:r>
      <w:bookmarkEnd w:id="31749"/>
    </w:p>
    <w:p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rsidR="00BF70EF" w:rsidRDefault="00BF70EF" w:rsidP="00BF70EF">
      <w:pPr>
        <w:pStyle w:val="M4"/>
        <w:numPr>
          <w:ilvl w:val="0"/>
          <w:numId w:val="185"/>
        </w:numPr>
        <w:tabs>
          <w:tab w:val="num" w:pos="1721"/>
        </w:tabs>
        <w:spacing w:after="0"/>
        <w:rPr>
          <w:ins w:id="31750" w:author="Rev 7 Allen Wirfs-Brock" w:date="2012-04-11T17:02:00Z"/>
        </w:rPr>
      </w:pPr>
      <w:ins w:id="31751" w:author="Rev 7 Allen Wirfs-Brock" w:date="2012-04-11T17:02:00Z">
        <w:r>
          <w:t>ReturnIfAbrupt(</w:t>
        </w:r>
        <w:r>
          <w:rPr>
            <w:i/>
          </w:rPr>
          <w:t>P</w:t>
        </w:r>
        <w:r>
          <w:t>).</w:t>
        </w:r>
      </w:ins>
    </w:p>
    <w:p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5"/>
        </w:numPr>
        <w:tabs>
          <w:tab w:val="num" w:pos="1721"/>
        </w:tabs>
        <w:spacing w:after="0"/>
        <w:rPr>
          <w:ins w:id="31752" w:author="Rev 7 Allen Wirfs-Brock" w:date="2012-04-11T17:02:00Z"/>
        </w:rPr>
      </w:pPr>
      <w:ins w:id="31753" w:author="Rev 7 Allen Wirfs-Brock" w:date="2012-04-11T17:02:00Z">
        <w:r>
          <w:t>ReturnIfAbrupt(</w:t>
        </w:r>
        <w:r>
          <w:rPr>
            <w:i/>
          </w:rPr>
          <w:t>O</w:t>
        </w:r>
        <w:r>
          <w:t>).</w:t>
        </w:r>
      </w:ins>
    </w:p>
    <w:p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rsidR="004C02EF" w:rsidRPr="00E77497" w:rsidRDefault="004C02EF" w:rsidP="004C02EF">
      <w:pPr>
        <w:pStyle w:val="Note"/>
      </w:pPr>
      <w:r w:rsidRPr="00E77497">
        <w:t>NOTE 1</w:t>
      </w:r>
      <w:r w:rsidRPr="00E77497">
        <w:tab/>
        <w:t>This method does not consider objects in the prototype chain.</w:t>
      </w:r>
    </w:p>
    <w:p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4C02EF" w:rsidRPr="00E77497" w:rsidRDefault="004C02EF" w:rsidP="00B43482">
      <w:pPr>
        <w:pStyle w:val="Heading3"/>
        <w:numPr>
          <w:ilvl w:val="0"/>
          <w:numId w:val="0"/>
        </w:numPr>
      </w:pPr>
      <w:bookmarkStart w:id="31754" w:name="_Toc472818913"/>
      <w:bookmarkStart w:id="31755" w:name="_Toc235503491"/>
      <w:bookmarkStart w:id="31756" w:name="_Toc241509266"/>
      <w:bookmarkStart w:id="31757" w:name="_Toc244416753"/>
      <w:bookmarkStart w:id="31758" w:name="_Toc276631117"/>
      <w:bookmarkStart w:id="31759" w:name="_Toc339020443"/>
      <w:r w:rsidRPr="00E77497">
        <w:t>15.2.5</w:t>
      </w:r>
      <w:r w:rsidRPr="00E77497">
        <w:tab/>
        <w:t>Properties of Object Instance</w:t>
      </w:r>
      <w:bookmarkEnd w:id="31734"/>
      <w:bookmarkEnd w:id="31735"/>
      <w:bookmarkEnd w:id="31736"/>
      <w:r w:rsidRPr="00E77497">
        <w:t>s</w:t>
      </w:r>
      <w:bookmarkStart w:id="31760" w:name="_Toc382212261"/>
      <w:bookmarkStart w:id="31761" w:name="_Toc382212824"/>
      <w:bookmarkStart w:id="31762" w:name="_Toc382291609"/>
      <w:bookmarkEnd w:id="31754"/>
      <w:bookmarkEnd w:id="31755"/>
      <w:bookmarkEnd w:id="31756"/>
      <w:bookmarkEnd w:id="31757"/>
      <w:bookmarkEnd w:id="31758"/>
      <w:bookmarkEnd w:id="31759"/>
    </w:p>
    <w:p w:rsidR="004C02EF" w:rsidRPr="00E77497" w:rsidRDefault="004C02EF" w:rsidP="004C02EF">
      <w:r w:rsidRPr="00E77497">
        <w:t>Object instances have no special properties beyond those inherited from the Object prototype object.</w:t>
      </w:r>
      <w:bookmarkStart w:id="31763" w:name="_Toc385672268"/>
      <w:bookmarkStart w:id="31764" w:name="_Toc393690382"/>
    </w:p>
    <w:p w:rsidR="004C02EF" w:rsidRPr="00E77497" w:rsidRDefault="004C02EF" w:rsidP="00B43482">
      <w:pPr>
        <w:pStyle w:val="Heading2"/>
        <w:numPr>
          <w:ilvl w:val="0"/>
          <w:numId w:val="0"/>
        </w:numPr>
      </w:pPr>
      <w:bookmarkStart w:id="31765" w:name="_Toc472818914"/>
      <w:bookmarkStart w:id="31766" w:name="_Toc235503492"/>
      <w:bookmarkStart w:id="31767" w:name="_Toc241509267"/>
      <w:bookmarkStart w:id="31768" w:name="_Toc244416754"/>
      <w:bookmarkStart w:id="31769" w:name="_Toc276631118"/>
      <w:bookmarkStart w:id="31770" w:name="_Toc339020444"/>
      <w:r w:rsidRPr="00E77497">
        <w:lastRenderedPageBreak/>
        <w:t>15.3</w:t>
      </w:r>
      <w:r w:rsidRPr="00E77497">
        <w:tab/>
        <w:t>Function</w:t>
      </w:r>
      <w:bookmarkEnd w:id="31760"/>
      <w:bookmarkEnd w:id="31761"/>
      <w:r w:rsidRPr="00E77497">
        <w:t xml:space="preserve"> Object</w:t>
      </w:r>
      <w:bookmarkEnd w:id="31762"/>
      <w:bookmarkEnd w:id="31763"/>
      <w:bookmarkEnd w:id="31764"/>
      <w:r w:rsidRPr="00E77497">
        <w:t>s</w:t>
      </w:r>
      <w:bookmarkStart w:id="31771" w:name="_Toc385672269"/>
      <w:bookmarkStart w:id="31772" w:name="_Ref393527385"/>
      <w:bookmarkStart w:id="31773" w:name="_Ref393527457"/>
      <w:bookmarkStart w:id="31774" w:name="_Toc393690383"/>
      <w:bookmarkStart w:id="31775" w:name="_Ref404501411"/>
      <w:bookmarkStart w:id="31776" w:name="_Toc382291610"/>
      <w:bookmarkEnd w:id="31765"/>
      <w:bookmarkEnd w:id="31766"/>
      <w:bookmarkEnd w:id="31767"/>
      <w:bookmarkEnd w:id="31768"/>
      <w:bookmarkEnd w:id="31769"/>
      <w:bookmarkEnd w:id="31770"/>
    </w:p>
    <w:p w:rsidR="004C02EF" w:rsidRPr="00E77497" w:rsidRDefault="004C02EF" w:rsidP="00B43482">
      <w:pPr>
        <w:pStyle w:val="Heading3"/>
        <w:numPr>
          <w:ilvl w:val="0"/>
          <w:numId w:val="0"/>
        </w:numPr>
      </w:pPr>
      <w:bookmarkStart w:id="31777" w:name="_Ref424531728"/>
      <w:bookmarkStart w:id="31778" w:name="_Toc472818915"/>
      <w:bookmarkStart w:id="31779" w:name="_Toc235503493"/>
      <w:bookmarkStart w:id="31780" w:name="_Toc241509268"/>
      <w:bookmarkStart w:id="31781" w:name="_Toc244416755"/>
      <w:bookmarkStart w:id="31782" w:name="_Toc276631119"/>
      <w:bookmarkStart w:id="31783" w:name="_Toc339020445"/>
      <w:r w:rsidRPr="00E77497">
        <w:t>15.3.1</w:t>
      </w:r>
      <w:r w:rsidRPr="00E77497">
        <w:tab/>
        <w:t>The Function Constructor Called as a Functio</w:t>
      </w:r>
      <w:bookmarkEnd w:id="31771"/>
      <w:bookmarkEnd w:id="31772"/>
      <w:bookmarkEnd w:id="31773"/>
      <w:bookmarkEnd w:id="31774"/>
      <w:bookmarkEnd w:id="31775"/>
      <w:r w:rsidRPr="00E77497">
        <w:t>n</w:t>
      </w:r>
      <w:bookmarkEnd w:id="31777"/>
      <w:bookmarkEnd w:id="31778"/>
      <w:bookmarkEnd w:id="31779"/>
      <w:bookmarkEnd w:id="31780"/>
      <w:bookmarkEnd w:id="31781"/>
      <w:bookmarkEnd w:id="31782"/>
      <w:bookmarkEnd w:id="31783"/>
    </w:p>
    <w:p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31784" w:name="_Toc385672270"/>
      <w:bookmarkStart w:id="31785" w:name="_Toc393690384"/>
      <w:bookmarkStart w:id="31786" w:name="_Ref404501403"/>
    </w:p>
    <w:p w:rsidR="004C02EF" w:rsidRPr="00E77497" w:rsidRDefault="004C02EF" w:rsidP="004C02EF">
      <w:pPr>
        <w:pStyle w:val="Heading4"/>
        <w:numPr>
          <w:ilvl w:val="0"/>
          <w:numId w:val="0"/>
        </w:numPr>
      </w:pPr>
      <w:r w:rsidRPr="00E77497">
        <w:t>15.3.1.1</w:t>
      </w:r>
      <w:r w:rsidRPr="00E77497">
        <w:tab/>
        <w:t xml:space="preserve">Function (p1, p2, </w:t>
      </w:r>
      <w:r w:rsidRPr="00E77497">
        <w:rPr>
          <w:snapToGrid w:val="0"/>
        </w:rPr>
        <w:t>…</w:t>
      </w:r>
      <w:r w:rsidRPr="00E77497">
        <w:t xml:space="preserve"> , pn, body</w:t>
      </w:r>
      <w:bookmarkEnd w:id="31784"/>
      <w:bookmarkEnd w:id="31785"/>
      <w:bookmarkEnd w:id="31786"/>
      <w:r w:rsidRPr="00E77497">
        <w:t>)</w:t>
      </w:r>
    </w:p>
    <w:p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31787" w:name="_Toc385672271"/>
      <w:bookmarkStart w:id="31788" w:name="_Ref393527461"/>
      <w:bookmarkStart w:id="31789" w:name="_Toc393690385"/>
      <w:bookmarkStart w:id="31790" w:name="_Ref404501432"/>
    </w:p>
    <w:p w:rsidR="004C02EF" w:rsidRPr="00E77497" w:rsidRDefault="004C02EF" w:rsidP="00B43482">
      <w:pPr>
        <w:pStyle w:val="Heading3"/>
        <w:numPr>
          <w:ilvl w:val="0"/>
          <w:numId w:val="0"/>
        </w:numPr>
      </w:pPr>
      <w:bookmarkStart w:id="31791" w:name="_Ref424531741"/>
      <w:bookmarkStart w:id="31792" w:name="_Toc472818916"/>
      <w:bookmarkStart w:id="31793" w:name="_Toc235503494"/>
      <w:bookmarkStart w:id="31794" w:name="_Toc241509269"/>
      <w:bookmarkStart w:id="31795" w:name="_Toc244416756"/>
      <w:bookmarkStart w:id="31796" w:name="_Toc276631120"/>
      <w:bookmarkStart w:id="31797" w:name="_Toc339020446"/>
      <w:r w:rsidRPr="00E77497">
        <w:t>15.3.2</w:t>
      </w:r>
      <w:r w:rsidRPr="00E77497">
        <w:tab/>
        <w:t>The Function Constructo</w:t>
      </w:r>
      <w:bookmarkEnd w:id="31776"/>
      <w:bookmarkEnd w:id="31787"/>
      <w:bookmarkEnd w:id="31788"/>
      <w:bookmarkEnd w:id="31789"/>
      <w:bookmarkEnd w:id="31790"/>
      <w:r w:rsidRPr="00E77497">
        <w:t>r</w:t>
      </w:r>
      <w:bookmarkStart w:id="31798" w:name="_Toc382291611"/>
      <w:bookmarkEnd w:id="31791"/>
      <w:bookmarkEnd w:id="31792"/>
      <w:bookmarkEnd w:id="31793"/>
      <w:bookmarkEnd w:id="31794"/>
      <w:bookmarkEnd w:id="31795"/>
      <w:bookmarkEnd w:id="31796"/>
      <w:bookmarkEnd w:id="31797"/>
    </w:p>
    <w:p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1799" w:name="_Toc385672272"/>
      <w:bookmarkStart w:id="31800" w:name="_Ref387139557"/>
      <w:bookmarkStart w:id="31801" w:name="_Ref387225901"/>
      <w:bookmarkStart w:id="31802" w:name="_Ref393528099"/>
      <w:bookmarkStart w:id="31803" w:name="_Toc393690386"/>
      <w:bookmarkStart w:id="31804" w:name="_Ref404501197"/>
      <w:bookmarkStart w:id="31805" w:name="_Ref404501211"/>
      <w:bookmarkStart w:id="31806" w:name="_Ref404501248"/>
      <w:bookmarkStart w:id="31807" w:name="_Ref404501266"/>
      <w:bookmarkStart w:id="31808" w:name="_Ref404501719"/>
      <w:bookmarkStart w:id="31809" w:name="_Ref404501788"/>
      <w:bookmarkStart w:id="31810" w:name="_Ref404501803"/>
    </w:p>
    <w:p w:rsidR="004C02EF" w:rsidRPr="00E77497" w:rsidRDefault="004C02EF" w:rsidP="004C02EF">
      <w:pPr>
        <w:pStyle w:val="Heading4"/>
        <w:numPr>
          <w:ilvl w:val="0"/>
          <w:numId w:val="0"/>
        </w:numPr>
      </w:pPr>
      <w:bookmarkStart w:id="31811" w:name="_Ref424534066"/>
      <w:r w:rsidRPr="00E77497">
        <w:t>15.3.2.1</w:t>
      </w:r>
      <w:r w:rsidRPr="00E77497">
        <w:tab/>
        <w:t xml:space="preserve">new Function (p1, p2, </w:t>
      </w:r>
      <w:r w:rsidRPr="00E77497">
        <w:rPr>
          <w:snapToGrid w:val="0"/>
        </w:rPr>
        <w:t>…</w:t>
      </w:r>
      <w:r w:rsidRPr="00E77497">
        <w:t xml:space="preserve"> , pn, body</w:t>
      </w:r>
      <w:bookmarkEnd w:id="31799"/>
      <w:bookmarkEnd w:id="31800"/>
      <w:bookmarkEnd w:id="31801"/>
      <w:bookmarkEnd w:id="31802"/>
      <w:bookmarkEnd w:id="31803"/>
      <w:bookmarkEnd w:id="31804"/>
      <w:bookmarkEnd w:id="31805"/>
      <w:bookmarkEnd w:id="31806"/>
      <w:bookmarkEnd w:id="31807"/>
      <w:bookmarkEnd w:id="31808"/>
      <w:bookmarkEnd w:id="31809"/>
      <w:bookmarkEnd w:id="31810"/>
      <w:r w:rsidRPr="00E77497">
        <w:t>)</w:t>
      </w:r>
      <w:bookmarkEnd w:id="31811"/>
    </w:p>
    <w:p w:rsidR="004C02EF" w:rsidRPr="00E77497" w:rsidRDefault="004C02EF" w:rsidP="004C02EF">
      <w:r w:rsidRPr="00E77497">
        <w:t>The last argument specifies the body (executable code) of a function; any preceding arguments specify formal parameters.</w:t>
      </w:r>
    </w:p>
    <w:p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31812" w:author="Rev 4 Allen Wirfs-Brock" w:date="2011-10-18T11:26:00Z">
        <w:r w:rsidR="00CD7F0F" w:rsidRPr="00E77497">
          <w:rPr>
            <w:i/>
          </w:rPr>
          <w:t>Text</w:t>
        </w:r>
      </w:ins>
      <w:r w:rsidRPr="00E77497">
        <w:t xml:space="preserve"> be the empty String.</w:t>
      </w:r>
    </w:p>
    <w:p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31813" w:author="Rev 4 Allen Wirfs-Brock" w:date="2011-10-18T11:26:00Z">
        <w:r w:rsidR="00CD7F0F" w:rsidRPr="00E77497">
          <w:rPr>
            <w:i/>
          </w:rPr>
          <w:t>Text</w:t>
        </w:r>
      </w:ins>
      <w:r w:rsidRPr="00E77497">
        <w:t xml:space="preserve"> be that argument.</w:t>
      </w:r>
    </w:p>
    <w:p w:rsidR="004C02EF" w:rsidRPr="00E77497" w:rsidRDefault="004C02EF" w:rsidP="00BE1C30">
      <w:pPr>
        <w:pStyle w:val="Alg4"/>
        <w:numPr>
          <w:ilvl w:val="0"/>
          <w:numId w:val="187"/>
        </w:numPr>
      </w:pPr>
      <w:r w:rsidRPr="00E77497">
        <w:t>Else</w:t>
      </w:r>
      <w:del w:id="31814" w:author="Rev 11 Allen Wirfs-Brock" w:date="2012-10-25T09:51:00Z">
        <w:r w:rsidRPr="00E77497" w:rsidDel="00BE1C30">
          <w:delText>,</w:delText>
        </w:r>
      </w:del>
      <w:r w:rsidRPr="00E77497">
        <w:t xml:space="preserve"> </w:t>
      </w:r>
      <w:r w:rsidRPr="00E77497">
        <w:rPr>
          <w:i/>
        </w:rPr>
        <w:t>argCount</w:t>
      </w:r>
      <w:r w:rsidRPr="00E77497">
        <w:t xml:space="preserve"> &gt; 1</w:t>
      </w:r>
      <w:ins w:id="31815" w:author="Rev 11 Allen Wirfs-Brock" w:date="2012-10-25T09:51:00Z">
        <w:r w:rsidR="00BE1C30" w:rsidRPr="00E77497">
          <w:t>,</w:t>
        </w:r>
      </w:ins>
    </w:p>
    <w:p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rsidR="00296EE6" w:rsidRDefault="00296EE6" w:rsidP="00834A33">
      <w:pPr>
        <w:pStyle w:val="Alg4"/>
        <w:numPr>
          <w:ilvl w:val="1"/>
          <w:numId w:val="187"/>
        </w:numPr>
        <w:rPr>
          <w:ins w:id="31816" w:author="Rev 7 Allen Wirfs-Brock" w:date="2012-04-11T17:03:00Z"/>
        </w:rPr>
      </w:pPr>
      <w:ins w:id="31817" w:author="Rev 7 Allen Wirfs-Brock" w:date="2012-04-11T17:04:00Z">
        <w:r>
          <w:t>ReturnIfAbrupt(</w:t>
        </w:r>
        <w:r>
          <w:rPr>
            <w:i/>
          </w:rPr>
          <w:t>P</w:t>
        </w:r>
        <w:r>
          <w:t>).</w:t>
        </w:r>
      </w:ins>
    </w:p>
    <w:p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rsidR="00296EE6" w:rsidRDefault="00296EE6" w:rsidP="00834A33">
      <w:pPr>
        <w:pStyle w:val="Alg4"/>
        <w:numPr>
          <w:ilvl w:val="2"/>
          <w:numId w:val="187"/>
        </w:numPr>
        <w:rPr>
          <w:ins w:id="31818" w:author="Rev 7 Allen Wirfs-Brock" w:date="2012-04-11T17:04:00Z"/>
        </w:rPr>
      </w:pPr>
      <w:ins w:id="31819" w:author="Rev 7 Allen Wirfs-Brock" w:date="2012-04-11T17:04:00Z">
        <w:r>
          <w:t xml:space="preserve">Let </w:t>
        </w:r>
        <w:r w:rsidRPr="00296EE6">
          <w:rPr>
            <w:i/>
          </w:rPr>
          <w:t>nextArgString</w:t>
        </w:r>
        <w:r>
          <w:t xml:space="preserve"> be ToString(</w:t>
        </w:r>
        <w:r w:rsidRPr="00296EE6">
          <w:rPr>
            <w:i/>
          </w:rPr>
          <w:t>nextArg</w:t>
        </w:r>
        <w:r>
          <w:t>).</w:t>
        </w:r>
      </w:ins>
    </w:p>
    <w:p w:rsidR="00296EE6" w:rsidRDefault="00296EE6" w:rsidP="00834A33">
      <w:pPr>
        <w:pStyle w:val="Alg4"/>
        <w:numPr>
          <w:ilvl w:val="2"/>
          <w:numId w:val="187"/>
        </w:numPr>
        <w:rPr>
          <w:ins w:id="31820" w:author="Rev 7 Allen Wirfs-Brock" w:date="2012-04-11T17:05:00Z"/>
        </w:rPr>
      </w:pPr>
      <w:ins w:id="31821" w:author="Rev 7 Allen Wirfs-Brock" w:date="2012-04-11T17:05:00Z">
        <w:r>
          <w:t>ReturnIfAbrupt(</w:t>
        </w:r>
        <w:r w:rsidRPr="00B54236">
          <w:rPr>
            <w:i/>
          </w:rPr>
          <w:t>nextArgString</w:t>
        </w:r>
        <w:r>
          <w:t>).</w:t>
        </w:r>
      </w:ins>
    </w:p>
    <w:p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del w:id="31822" w:author="Rev 7 Allen Wirfs-Brock" w:date="2012-04-11T17:05:00Z">
        <w:r w:rsidRPr="00E77497" w:rsidDel="00296EE6">
          <w:delText>ToString(</w:delText>
        </w:r>
      </w:del>
      <w:r w:rsidRPr="00E77497">
        <w:rPr>
          <w:i/>
        </w:rPr>
        <w:t>nextArg</w:t>
      </w:r>
      <w:ins w:id="31823" w:author="Rev 7 Allen Wirfs-Brock" w:date="2012-04-11T17:05:00Z">
        <w:r w:rsidR="00296EE6">
          <w:rPr>
            <w:i/>
          </w:rPr>
          <w:t>String</w:t>
        </w:r>
      </w:ins>
      <w:del w:id="31824" w:author="Rev 7 Allen Wirfs-Brock" w:date="2012-04-11T17:05:00Z">
        <w:r w:rsidRPr="00E77497" w:rsidDel="00296EE6">
          <w:delText>)</w:delText>
        </w:r>
      </w:del>
      <w:r w:rsidRPr="00E77497">
        <w:t>.</w:t>
      </w:r>
    </w:p>
    <w:p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rsidR="004C02EF" w:rsidRPr="00E77497" w:rsidRDefault="004C02EF" w:rsidP="0027695A">
      <w:pPr>
        <w:pStyle w:val="Alg4"/>
        <w:numPr>
          <w:ilvl w:val="0"/>
          <w:numId w:val="187"/>
        </w:numPr>
      </w:pPr>
      <w:r w:rsidRPr="00E77497">
        <w:t xml:space="preserve">Let </w:t>
      </w:r>
      <w:r w:rsidRPr="00E77497">
        <w:rPr>
          <w:i/>
        </w:rPr>
        <w:t>body</w:t>
      </w:r>
      <w:ins w:id="31825" w:author="Rev 4 Allen Wirfs-Brock" w:date="2011-10-18T11:27:00Z">
        <w:r w:rsidR="00CD7F0F" w:rsidRPr="00E77497">
          <w:rPr>
            <w:i/>
          </w:rPr>
          <w:t>Text</w:t>
        </w:r>
      </w:ins>
      <w:r w:rsidRPr="00E77497">
        <w:t xml:space="preserve"> be ToString(</w:t>
      </w:r>
      <w:r w:rsidRPr="00E77497">
        <w:rPr>
          <w:i/>
        </w:rPr>
        <w:t>body</w:t>
      </w:r>
      <w:ins w:id="31826" w:author="Rev 4 Allen Wirfs-Brock" w:date="2011-10-18T11:27:00Z">
        <w:r w:rsidR="00CD7F0F" w:rsidRPr="00E77497">
          <w:rPr>
            <w:i/>
          </w:rPr>
          <w:t>Text</w:t>
        </w:r>
      </w:ins>
      <w:r w:rsidRPr="00E77497">
        <w:t>).</w:t>
      </w:r>
    </w:p>
    <w:p w:rsidR="00296EE6" w:rsidRDefault="00296EE6" w:rsidP="00296EE6">
      <w:pPr>
        <w:pStyle w:val="M4"/>
        <w:numPr>
          <w:ilvl w:val="0"/>
          <w:numId w:val="187"/>
        </w:numPr>
        <w:tabs>
          <w:tab w:val="num" w:pos="1721"/>
        </w:tabs>
        <w:spacing w:after="0"/>
        <w:rPr>
          <w:ins w:id="31827" w:author="Rev 7 Allen Wirfs-Brock" w:date="2012-04-11T17:06:00Z"/>
        </w:rPr>
      </w:pPr>
      <w:ins w:id="31828" w:author="Rev 7 Allen Wirfs-Brock" w:date="2012-04-11T17:06:00Z">
        <w:r>
          <w:t>ReturnIfAbrupt(</w:t>
        </w:r>
        <w:r>
          <w:rPr>
            <w:i/>
          </w:rPr>
          <w:t>bodyText</w:t>
        </w:r>
        <w:r>
          <w:t>).</w:t>
        </w:r>
      </w:ins>
    </w:p>
    <w:p w:rsidR="004C02EF" w:rsidRPr="00E77497" w:rsidRDefault="004C02EF" w:rsidP="0027695A">
      <w:pPr>
        <w:pStyle w:val="Alg4"/>
        <w:numPr>
          <w:ilvl w:val="0"/>
          <w:numId w:val="187"/>
        </w:numPr>
      </w:pPr>
      <w:del w:id="31829" w:author="Rev 4 Allen Wirfs-Brock" w:date="2011-10-18T11:29:00Z">
        <w:r w:rsidRPr="00E77497" w:rsidDel="004479AD">
          <w:delText xml:space="preserve">If </w:delText>
        </w:r>
      </w:del>
      <w:ins w:id="31830" w:author="Rev 4 Allen Wirfs-Brock" w:date="2011-10-18T11:29:00Z">
        <w:r w:rsidR="004479AD" w:rsidRPr="00E77497">
          <w:t xml:space="preserve">Let </w:t>
        </w:r>
        <w:r w:rsidR="004479AD" w:rsidRPr="0027695A">
          <w:rPr>
            <w:i/>
          </w:rPr>
          <w:t>parameters</w:t>
        </w:r>
        <w:r w:rsidR="004479AD" w:rsidRPr="004D1BD1">
          <w:t xml:space="preserve"> be the result of parsing</w:t>
        </w:r>
        <w:r w:rsidR="004479AD" w:rsidRPr="003B4312">
          <w:t xml:space="preserve"> </w:t>
        </w:r>
      </w:ins>
      <w:r w:rsidRPr="006B6D0A">
        <w:rPr>
          <w:i/>
        </w:rPr>
        <w:t>P</w:t>
      </w:r>
      <w:ins w:id="31831" w:author="Rev 10 Allen Wirfs-Brock" w:date="2012-08-30T16:19:00Z">
        <w:r w:rsidR="00053DB6" w:rsidRPr="00851C0B">
          <w:t>, interpreted as UTF-16 encoded Unicode text</w:t>
        </w:r>
        <w:r w:rsidR="00053DB6">
          <w:t xml:space="preserve"> as described in 8.4</w:t>
        </w:r>
        <w:r w:rsidR="00053DB6">
          <w:rPr>
            <w:i/>
          </w:rPr>
          <w:t>,</w:t>
        </w:r>
      </w:ins>
      <w:r w:rsidRPr="006B6D0A">
        <w:t xml:space="preserve"> </w:t>
      </w:r>
      <w:del w:id="31832" w:author="Rev 4 Allen Wirfs-Brock" w:date="2011-10-18T11:30:00Z">
        <w:r w:rsidRPr="006B6D0A" w:rsidDel="004479AD">
          <w:delText>is not parsable as a</w:delText>
        </w:r>
      </w:del>
      <w:ins w:id="31833" w:author="Rev 4 Allen Wirfs-Brock" w:date="2011-10-18T11:30:00Z">
        <w:r w:rsidR="004479AD" w:rsidRPr="00E65A34">
          <w:t>using</w:t>
        </w:r>
      </w:ins>
      <w:r w:rsidRPr="00546435">
        <w:t xml:space="preserve"> </w:t>
      </w:r>
      <w:r w:rsidRPr="00A67AF2">
        <w:rPr>
          <w:i/>
        </w:rPr>
        <w:t>FormalParameterList</w:t>
      </w:r>
      <w:del w:id="31834" w:author="Rev 4 Allen Wirfs-Brock" w:date="2011-10-18T11:24:00Z">
        <w:r w:rsidRPr="00A67AF2" w:rsidDel="00CD7F0F">
          <w:rPr>
            <w:rFonts w:ascii="Arial" w:hAnsi="Arial"/>
            <w:vertAlign w:val="subscript"/>
          </w:rPr>
          <w:delText>opt</w:delText>
        </w:r>
      </w:del>
      <w:r w:rsidRPr="00A67AF2">
        <w:t xml:space="preserve"> </w:t>
      </w:r>
      <w:ins w:id="31835" w:author="Rev 4 Allen Wirfs-Brock" w:date="2011-10-18T11:30:00Z">
        <w:r w:rsidR="004479AD" w:rsidRPr="00B820AB">
          <w:t xml:space="preserve">as the goal symbol. </w:t>
        </w:r>
      </w:ins>
      <w:del w:id="31836" w:author="Rev 4 Allen Wirfs-Brock" w:date="2011-10-18T11:30:00Z">
        <w:r w:rsidRPr="00675B74" w:rsidDel="004479AD">
          <w:delText>then t</w:delText>
        </w:r>
      </w:del>
      <w:ins w:id="31837" w:author="Rev 4 Allen Wirfs-Brock" w:date="2011-10-18T11:30:00Z">
        <w:r w:rsidR="004479AD" w:rsidRPr="00E77497">
          <w:t>T</w:t>
        </w:r>
      </w:ins>
      <w:r w:rsidRPr="00E77497">
        <w:t xml:space="preserve">hrow a </w:t>
      </w:r>
      <w:r w:rsidRPr="00E77497">
        <w:rPr>
          <w:b/>
        </w:rPr>
        <w:t>SyntaxError</w:t>
      </w:r>
      <w:r w:rsidRPr="00E77497">
        <w:t xml:space="preserve"> exception</w:t>
      </w:r>
      <w:ins w:id="31838" w:author="Rev 4 Allen Wirfs-Brock" w:date="2011-10-18T11:31:00Z">
        <w:r w:rsidR="004479AD" w:rsidRPr="00E77497">
          <w:t xml:space="preserve"> if the parse fails</w:t>
        </w:r>
      </w:ins>
      <w:r w:rsidRPr="00E77497">
        <w:t>.</w:t>
      </w:r>
    </w:p>
    <w:p w:rsidR="004479AD" w:rsidRPr="00E77497" w:rsidRDefault="004479AD" w:rsidP="0027695A">
      <w:pPr>
        <w:pStyle w:val="Alg4"/>
        <w:numPr>
          <w:ilvl w:val="0"/>
          <w:numId w:val="187"/>
        </w:numPr>
        <w:rPr>
          <w:ins w:id="31839" w:author="Rev 4 Allen Wirfs-Brock" w:date="2011-10-18T11:32:00Z"/>
        </w:rPr>
      </w:pPr>
      <w:ins w:id="31840" w:author="Rev 4 Allen Wirfs-Brock" w:date="2011-10-18T11:32:00Z">
        <w:r w:rsidRPr="00E77497">
          <w:t xml:space="preserve">Let </w:t>
        </w:r>
        <w:r w:rsidRPr="00E77497">
          <w:rPr>
            <w:i/>
          </w:rPr>
          <w:t>body</w:t>
        </w:r>
        <w:r w:rsidRPr="00E77497">
          <w:t xml:space="preserve"> be the result of parsing </w:t>
        </w:r>
        <w:r w:rsidRPr="00E77497">
          <w:rPr>
            <w:i/>
          </w:rPr>
          <w:t>bodyText</w:t>
        </w:r>
      </w:ins>
      <w:ins w:id="31841" w:author="Rev 10 Allen Wirfs-Brock" w:date="2012-08-30T16:20:00Z">
        <w:r w:rsidR="00053DB6" w:rsidRPr="00851C0B">
          <w:t>, interpreted as UTF-16 encoded Unicode text</w:t>
        </w:r>
        <w:r w:rsidR="00053DB6">
          <w:t xml:space="preserve"> as described in 8.4</w:t>
        </w:r>
        <w:r w:rsidR="00053DB6">
          <w:rPr>
            <w:i/>
          </w:rPr>
          <w:t>,</w:t>
        </w:r>
      </w:ins>
      <w:ins w:id="31842" w:author="Rev 4 Allen Wirfs-Brock" w:date="2011-10-18T11:32:00Z">
        <w:r w:rsidRPr="00E77497">
          <w:t xml:space="preserve"> using </w:t>
        </w:r>
      </w:ins>
      <w:ins w:id="31843" w:author="Rev 4 Allen Wirfs-Brock" w:date="2011-10-18T11:33:00Z">
        <w:r w:rsidRPr="00E77497">
          <w:rPr>
            <w:i/>
          </w:rPr>
          <w:t>FunctionBody</w:t>
        </w:r>
      </w:ins>
      <w:ins w:id="31844" w:author="Rev 4 Allen Wirfs-Brock" w:date="2011-10-18T11:32:00Z">
        <w:r w:rsidRPr="00E77497">
          <w:t xml:space="preserve"> as the goal symbol. Throw a </w:t>
        </w:r>
        <w:r w:rsidRPr="00E77497">
          <w:rPr>
            <w:b/>
          </w:rPr>
          <w:t>SyntaxError</w:t>
        </w:r>
        <w:r w:rsidRPr="00E77497">
          <w:t xml:space="preserve"> exception if the parse fails</w:t>
        </w:r>
      </w:ins>
      <w:ins w:id="31845" w:author="Rev 7 Allen Wirfs-Brock" w:date="2012-04-11T17:07:00Z">
        <w:r w:rsidR="00296EE6">
          <w:t xml:space="preserve"> or if any static semantics errors are detected</w:t>
        </w:r>
      </w:ins>
      <w:ins w:id="31846" w:author="Rev 4 Allen Wirfs-Brock" w:date="2011-10-18T11:32:00Z">
        <w:r w:rsidRPr="00E77497">
          <w:t>.</w:t>
        </w:r>
      </w:ins>
    </w:p>
    <w:p w:rsidR="004C02EF" w:rsidRPr="00A67AF2" w:rsidDel="004479AD" w:rsidRDefault="004C02EF" w:rsidP="0027695A">
      <w:pPr>
        <w:pStyle w:val="Alg4"/>
        <w:numPr>
          <w:ilvl w:val="0"/>
          <w:numId w:val="187"/>
        </w:numPr>
        <w:rPr>
          <w:del w:id="31847" w:author="Rev 4 Allen Wirfs-Brock" w:date="2011-10-18T11:33:00Z"/>
        </w:rPr>
      </w:pPr>
      <w:del w:id="31848" w:author="Rev 4 Allen Wirfs-Brock" w:date="2011-10-18T11:33:00Z">
        <w:r w:rsidRPr="003B4312" w:rsidDel="004479AD">
          <w:delText xml:space="preserve">If </w:delText>
        </w:r>
        <w:r w:rsidRPr="006B6D0A" w:rsidDel="004479AD">
          <w:rPr>
            <w:i/>
          </w:rPr>
          <w:delText>body</w:delText>
        </w:r>
        <w:r w:rsidRPr="006B6D0A" w:rsidDel="004479AD">
          <w:delText xml:space="preserve"> is not parsable as </w:delText>
        </w:r>
        <w:r w:rsidRPr="006B6D0A" w:rsidDel="004479AD">
          <w:rPr>
            <w:i/>
          </w:rPr>
          <w:delText>FunctionBody</w:delText>
        </w:r>
        <w:r w:rsidRPr="00E65A34" w:rsidDel="004479AD">
          <w:delText xml:space="preserve"> then thro</w:delText>
        </w:r>
        <w:r w:rsidRPr="00546435" w:rsidDel="004479AD">
          <w:delText xml:space="preserve">w a </w:delText>
        </w:r>
        <w:r w:rsidRPr="00A67AF2" w:rsidDel="004479AD">
          <w:rPr>
            <w:b/>
          </w:rPr>
          <w:delText>SyntaxError</w:delText>
        </w:r>
        <w:r w:rsidRPr="00A67AF2" w:rsidDel="004479AD">
          <w:delText xml:space="preserve"> exception.</w:delText>
        </w:r>
      </w:del>
    </w:p>
    <w:p w:rsidR="004C02EF" w:rsidRPr="00E77497" w:rsidRDefault="004C02EF" w:rsidP="0027695A">
      <w:pPr>
        <w:pStyle w:val="Alg4"/>
        <w:numPr>
          <w:ilvl w:val="0"/>
          <w:numId w:val="187"/>
        </w:numPr>
        <w:spacing w:after="220"/>
        <w:contextualSpacing/>
      </w:pPr>
      <w:r w:rsidRPr="00A67AF2">
        <w:t>If</w:t>
      </w:r>
      <w:r w:rsidRPr="00B820AB">
        <w:rPr>
          <w:i/>
        </w:rPr>
        <w:t xml:space="preserve"> body</w:t>
      </w:r>
      <w:ins w:id="31849"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Del="00296EE6" w:rsidRDefault="004C02EF" w:rsidP="0027695A">
      <w:pPr>
        <w:pStyle w:val="Alg4"/>
        <w:numPr>
          <w:ilvl w:val="0"/>
          <w:numId w:val="187"/>
        </w:numPr>
        <w:spacing w:after="220"/>
        <w:contextualSpacing/>
        <w:rPr>
          <w:del w:id="31850" w:author="Rev 7 Allen Wirfs-Brock" w:date="2012-04-11T17:08:00Z"/>
        </w:rPr>
      </w:pPr>
      <w:del w:id="31851" w:author="Rev 7 Allen Wirfs-Brock" w:date="2012-04-11T17:08:00Z">
        <w:r w:rsidRPr="00E77497" w:rsidDel="00296EE6">
          <w:delText xml:space="preserve">If </w:delText>
        </w:r>
        <w:r w:rsidRPr="00E77497" w:rsidDel="00296EE6">
          <w:rPr>
            <w:i/>
          </w:rPr>
          <w:delText>strict</w:delText>
        </w:r>
        <w:r w:rsidRPr="00E77497" w:rsidDel="00296EE6">
          <w:delText xml:space="preserve"> is </w:delText>
        </w:r>
        <w:r w:rsidRPr="00E77497" w:rsidDel="00296EE6">
          <w:rPr>
            <w:b/>
          </w:rPr>
          <w:delText>true</w:delText>
        </w:r>
        <w:r w:rsidRPr="00E77497" w:rsidDel="00296EE6">
          <w:delText xml:space="preserve">, throw any exceptions specified in 13.1 that apply. </w:delText>
        </w:r>
      </w:del>
    </w:p>
    <w:p w:rsidR="004C02EF" w:rsidRPr="00E77497" w:rsidRDefault="004C02EF" w:rsidP="0027695A">
      <w:pPr>
        <w:pStyle w:val="Alg4"/>
        <w:numPr>
          <w:ilvl w:val="0"/>
          <w:numId w:val="187"/>
        </w:numPr>
        <w:spacing w:after="220"/>
      </w:pPr>
      <w:r w:rsidRPr="00E77497">
        <w:t>Return a new Function object created as specified in 13.</w:t>
      </w:r>
      <w:del w:id="31852" w:author="Rev 10 Allen Wirfs-Brock" w:date="2012-08-14T16:51:00Z">
        <w:r w:rsidRPr="00E77497" w:rsidDel="0053000C">
          <w:delText xml:space="preserve">2 </w:delText>
        </w:r>
      </w:del>
      <w:ins w:id="31853" w:author="Rev 10 Allen Wirfs-Brock" w:date="2012-08-14T16:51:00Z">
        <w:r w:rsidR="0053000C">
          <w:t>6</w:t>
        </w:r>
        <w:r w:rsidR="0053000C" w:rsidRPr="00E77497">
          <w:t xml:space="preserve"> </w:t>
        </w:r>
      </w:ins>
      <w:r w:rsidRPr="00E77497">
        <w:t xml:space="preserve">passing </w:t>
      </w:r>
      <w:del w:id="31854" w:author="Rev 4 Allen Wirfs-Brock" w:date="2011-10-18T11:34:00Z">
        <w:r w:rsidRPr="00E77497" w:rsidDel="004479AD">
          <w:rPr>
            <w:i/>
          </w:rPr>
          <w:delText>P</w:delText>
        </w:r>
        <w:r w:rsidRPr="00E77497" w:rsidDel="004479AD">
          <w:delText xml:space="preserve"> </w:delText>
        </w:r>
      </w:del>
      <w:ins w:id="31855"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31856"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rsidR="004C02EF" w:rsidRPr="00E77497" w:rsidRDefault="004C02EF" w:rsidP="004C02EF">
      <w:pPr>
        <w:pStyle w:val="Note"/>
        <w:spacing w:after="120"/>
      </w:pPr>
      <w:r w:rsidRPr="00E77497">
        <w:lastRenderedPageBreak/>
        <w:t>NOTE</w:t>
      </w:r>
      <w:r w:rsidRPr="00E77497">
        <w:tab/>
        <w:t>It is permissible but not necessary to have one argument for each formal parameter to be specified. For example, all three of the following expressions produce the same result:</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Function("a,b", "c", "return a+b+c")</w:t>
      </w:r>
    </w:p>
    <w:p w:rsidR="004C02EF" w:rsidRPr="00E77497" w:rsidRDefault="004C02EF" w:rsidP="00B43482">
      <w:pPr>
        <w:pStyle w:val="Heading3"/>
        <w:numPr>
          <w:ilvl w:val="0"/>
          <w:numId w:val="0"/>
        </w:numPr>
      </w:pPr>
      <w:bookmarkStart w:id="31857" w:name="_Toc385672273"/>
      <w:bookmarkStart w:id="31858" w:name="_Toc393690387"/>
      <w:bookmarkStart w:id="31859" w:name="_Ref457709043"/>
      <w:bookmarkStart w:id="31860" w:name="_Toc472818917"/>
      <w:bookmarkStart w:id="31861" w:name="_Toc235503495"/>
      <w:bookmarkStart w:id="31862" w:name="_Toc241509270"/>
      <w:bookmarkStart w:id="31863" w:name="_Toc244416757"/>
      <w:bookmarkStart w:id="31864" w:name="_Toc276631121"/>
      <w:bookmarkStart w:id="31865" w:name="_Toc339020447"/>
      <w:r w:rsidRPr="00E77497">
        <w:t>15.3.3</w:t>
      </w:r>
      <w:r w:rsidRPr="00E77497">
        <w:tab/>
        <w:t>Properties of the Function Constructo</w:t>
      </w:r>
      <w:bookmarkEnd w:id="31798"/>
      <w:bookmarkEnd w:id="31857"/>
      <w:bookmarkEnd w:id="31858"/>
      <w:r w:rsidRPr="00E77497">
        <w:t>r</w:t>
      </w:r>
      <w:bookmarkStart w:id="31866" w:name="_Toc385672274"/>
      <w:bookmarkStart w:id="31867" w:name="_Ref393610728"/>
      <w:bookmarkStart w:id="31868" w:name="_Ref393614246"/>
      <w:bookmarkStart w:id="31869" w:name="_Toc393690388"/>
      <w:bookmarkStart w:id="31870" w:name="_Ref404501752"/>
      <w:bookmarkStart w:id="31871" w:name="_Ref404502250"/>
      <w:bookmarkStart w:id="31872" w:name="_Toc382291612"/>
      <w:bookmarkEnd w:id="31859"/>
      <w:bookmarkEnd w:id="31860"/>
      <w:bookmarkEnd w:id="31861"/>
      <w:bookmarkEnd w:id="31862"/>
      <w:bookmarkEnd w:id="31863"/>
      <w:bookmarkEnd w:id="31864"/>
      <w:bookmarkEnd w:id="31865"/>
    </w:p>
    <w:p w:rsidR="004C02EF" w:rsidRPr="00E77497" w:rsidRDefault="004C02EF" w:rsidP="004C02EF">
      <w:r w:rsidRPr="00E77497">
        <w:t xml:space="preserve">The Function constructor is itself a Function object and </w:t>
      </w:r>
      <w:del w:id="31873" w:author="Allen Wirfs-Brock" w:date="2011-07-02T13:51:00Z">
        <w:r w:rsidRPr="00E77497" w:rsidDel="00236470">
          <w:delText xml:space="preserve">its </w:delText>
        </w:r>
      </w:del>
      <w:ins w:id="31874" w:author="Allen Wirfs-Brock" w:date="2011-07-02T13:51:00Z">
        <w:r w:rsidR="00236470" w:rsidRPr="00E77497">
          <w:t xml:space="preserve">has a </w:t>
        </w:r>
      </w:ins>
      <w:r w:rsidRPr="00E77497">
        <w:t>[[</w:t>
      </w:r>
      <w:del w:id="31875" w:author="Allen Wirfs-Brock" w:date="2011-07-02T13:51:00Z">
        <w:r w:rsidRPr="00E77497" w:rsidDel="00236470">
          <w:delText>Class</w:delText>
        </w:r>
      </w:del>
      <w:ins w:id="31876" w:author="Allen Wirfs-Brock" w:date="2011-07-02T13:51:00Z">
        <w:del w:id="31877" w:author="Rev 3 Allen Wirfs-Brock" w:date="2011-09-07T15:30:00Z">
          <w:r w:rsidR="00236470" w:rsidRPr="00E77497" w:rsidDel="007516CC">
            <w:delText>IsFunction</w:delText>
          </w:r>
        </w:del>
      </w:ins>
      <w:ins w:id="31878" w:author="Rev 3 Allen Wirfs-Brock" w:date="2011-09-07T15:30:00Z">
        <w:r w:rsidR="007516CC" w:rsidRPr="00E77497">
          <w:t>NativeBrand</w:t>
        </w:r>
      </w:ins>
      <w:r w:rsidRPr="00E77497">
        <w:t xml:space="preserve">]] </w:t>
      </w:r>
      <w:del w:id="31879" w:author="Allen Wirfs-Brock" w:date="2011-07-02T13:51:00Z">
        <w:r w:rsidRPr="00E77497" w:rsidDel="00236470">
          <w:delText xml:space="preserve">is </w:delText>
        </w:r>
        <w:r w:rsidRPr="00E77497" w:rsidDel="00236470">
          <w:rPr>
            <w:rFonts w:ascii="Courier New" w:hAnsi="Courier New"/>
            <w:b/>
          </w:rPr>
          <w:delText>"Function"</w:delText>
        </w:r>
      </w:del>
      <w:ins w:id="31880" w:author="Allen Wirfs-Brock" w:date="2011-07-02T13:51:00Z">
        <w:r w:rsidR="00236470" w:rsidRPr="00E77497">
          <w:t>internal property</w:t>
        </w:r>
      </w:ins>
      <w:ins w:id="31881"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rsidR="004C02EF" w:rsidRPr="00E77497" w:rsidRDefault="004C02EF" w:rsidP="004C02EF">
      <w:r w:rsidRPr="00E77497">
        <w:t xml:space="preserve">The value of the [[Extensible]] internal property of the Function constructor is </w:t>
      </w:r>
      <w:r w:rsidRPr="00E77497">
        <w:rPr>
          <w:b/>
        </w:rPr>
        <w:t>true</w:t>
      </w:r>
      <w:r w:rsidRPr="00E77497">
        <w:t>.</w:t>
      </w:r>
    </w:p>
    <w:p w:rsidR="004C02EF" w:rsidRPr="00E77497" w:rsidRDefault="004C02EF" w:rsidP="004C02EF">
      <w:r w:rsidRPr="00E77497">
        <w:t>The Function constructor has the following properties:</w:t>
      </w:r>
    </w:p>
    <w:p w:rsidR="004C02EF" w:rsidRPr="00E77497" w:rsidRDefault="004C02EF" w:rsidP="004C02EF">
      <w:pPr>
        <w:pStyle w:val="Heading4"/>
        <w:numPr>
          <w:ilvl w:val="0"/>
          <w:numId w:val="0"/>
        </w:numPr>
      </w:pPr>
      <w:bookmarkStart w:id="31882" w:name="_Ref424535839"/>
      <w:r w:rsidRPr="00E77497">
        <w:t>15.3.3.1</w:t>
      </w:r>
      <w:r w:rsidRPr="00E77497">
        <w:tab/>
        <w:t>Function.prototyp</w:t>
      </w:r>
      <w:bookmarkEnd w:id="31866"/>
      <w:bookmarkEnd w:id="31867"/>
      <w:bookmarkEnd w:id="31868"/>
      <w:bookmarkEnd w:id="31869"/>
      <w:bookmarkEnd w:id="31870"/>
      <w:bookmarkEnd w:id="31871"/>
      <w:r w:rsidRPr="00E77497">
        <w:t>e</w:t>
      </w:r>
      <w:bookmarkEnd w:id="31882"/>
    </w:p>
    <w:p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31883" w:name="_Toc385672275"/>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84" w:name="_Toc393690389"/>
    </w:p>
    <w:p w:rsidR="004C02EF" w:rsidRPr="00E77497" w:rsidRDefault="004C02EF" w:rsidP="004C02EF">
      <w:pPr>
        <w:pStyle w:val="Heading4"/>
        <w:numPr>
          <w:ilvl w:val="0"/>
          <w:numId w:val="0"/>
        </w:numPr>
      </w:pPr>
      <w:r w:rsidRPr="00E77497">
        <w:t>15.3.3.2</w:t>
      </w:r>
      <w:r w:rsidRPr="00E77497">
        <w:tab/>
        <w:t>Function.length</w:t>
      </w:r>
    </w:p>
    <w:p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B43482">
      <w:pPr>
        <w:pStyle w:val="Heading3"/>
        <w:numPr>
          <w:ilvl w:val="0"/>
          <w:numId w:val="0"/>
        </w:numPr>
      </w:pPr>
      <w:bookmarkStart w:id="31885" w:name="_Toc385672276"/>
      <w:bookmarkStart w:id="31886" w:name="_Ref393609190"/>
      <w:bookmarkStart w:id="31887" w:name="_Toc393690390"/>
      <w:bookmarkStart w:id="31888" w:name="_Ref404501768"/>
      <w:bookmarkStart w:id="31889" w:name="_Ref424534100"/>
      <w:bookmarkStart w:id="31890" w:name="_Toc472818918"/>
      <w:bookmarkStart w:id="31891" w:name="_Toc235503496"/>
      <w:bookmarkStart w:id="31892" w:name="_Toc241509271"/>
      <w:bookmarkStart w:id="31893" w:name="_Toc244416758"/>
      <w:bookmarkStart w:id="31894" w:name="_Toc276631122"/>
      <w:bookmarkStart w:id="31895" w:name="_Toc339020448"/>
      <w:bookmarkEnd w:id="31883"/>
      <w:bookmarkEnd w:id="31884"/>
      <w:r w:rsidRPr="00E77497">
        <w:t>15.3.4</w:t>
      </w:r>
      <w:r w:rsidRPr="00E77497">
        <w:tab/>
        <w:t>Properties of the Function Prototype Objec</w:t>
      </w:r>
      <w:bookmarkEnd w:id="31872"/>
      <w:bookmarkEnd w:id="31885"/>
      <w:bookmarkEnd w:id="31886"/>
      <w:bookmarkEnd w:id="31887"/>
      <w:bookmarkEnd w:id="31888"/>
      <w:r w:rsidRPr="00E77497">
        <w:t>t</w:t>
      </w:r>
      <w:bookmarkEnd w:id="31889"/>
      <w:bookmarkEnd w:id="31890"/>
      <w:bookmarkEnd w:id="31891"/>
      <w:bookmarkEnd w:id="31892"/>
      <w:bookmarkEnd w:id="31893"/>
      <w:bookmarkEnd w:id="31894"/>
      <w:bookmarkEnd w:id="31895"/>
    </w:p>
    <w:p w:rsidR="004C02EF" w:rsidRPr="00E77497" w:rsidRDefault="004C02EF" w:rsidP="004C02EF">
      <w:r w:rsidRPr="00E77497">
        <w:t xml:space="preserve">The Function prototype object is itself a Function object </w:t>
      </w:r>
      <w:ins w:id="31896" w:author="Allen Wirfs-Brock" w:date="2011-07-02T13:52:00Z">
        <w:r w:rsidR="00236470" w:rsidRPr="00E77497">
          <w:t>and has a [[</w:t>
        </w:r>
        <w:del w:id="31897" w:author="Rev 3 Allen Wirfs-Brock" w:date="2011-09-07T15:32:00Z">
          <w:r w:rsidR="00236470" w:rsidRPr="00E77497" w:rsidDel="007516CC">
            <w:delText>IsFunction</w:delText>
          </w:r>
        </w:del>
      </w:ins>
      <w:ins w:id="31898" w:author="Rev 3 Allen Wirfs-Brock" w:date="2011-09-07T15:32:00Z">
        <w:r w:rsidR="007516CC" w:rsidRPr="00E77497">
          <w:t>NativeBrand</w:t>
        </w:r>
      </w:ins>
      <w:ins w:id="31899" w:author="Allen Wirfs-Brock" w:date="2011-07-02T13:52:00Z">
        <w:r w:rsidR="00236470" w:rsidRPr="00E77497">
          <w:t>]] internal property</w:t>
        </w:r>
      </w:ins>
      <w:ins w:id="31900" w:author="Rev 3 Allen Wirfs-Brock" w:date="2011-09-07T15:31:00Z">
        <w:r w:rsidR="007516CC" w:rsidRPr="00E77497">
          <w:t xml:space="preserve"> whose value is NativeFunction</w:t>
        </w:r>
        <w:r w:rsidR="007516CC" w:rsidRPr="00E77497" w:rsidDel="00236470">
          <w:t xml:space="preserve"> </w:t>
        </w:r>
      </w:ins>
      <w:del w:id="31901"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31902" w:author="Allen Wirfs-Brock" w:date="2011-07-02T13:52:00Z">
        <w:r w:rsidR="00236470" w:rsidRPr="00E77497">
          <w:t>.</w:t>
        </w:r>
      </w:ins>
      <w:r w:rsidRPr="00E77497">
        <w:t xml:space="preserve"> </w:t>
      </w:r>
      <w:del w:id="31903" w:author="Allen Wirfs-Brock" w:date="2011-07-02T13:53:00Z">
        <w:r w:rsidRPr="00E77497" w:rsidDel="00236470">
          <w:delText xml:space="preserve">when </w:delText>
        </w:r>
      </w:del>
      <w:ins w:id="31904" w:author="Allen Wirfs-Brock" w:date="2011-07-02T13:53:00Z">
        <w:r w:rsidR="00236470" w:rsidRPr="00E77497">
          <w:t xml:space="preserve">When </w:t>
        </w:r>
      </w:ins>
      <w:r w:rsidRPr="00E77497">
        <w:t xml:space="preserve">invoked, </w:t>
      </w:r>
      <w:ins w:id="31905" w:author="Allen Wirfs-Brock" w:date="2011-07-02T13:53:00Z">
        <w:r w:rsidR="00236470" w:rsidRPr="00E77497">
          <w:t xml:space="preserve">it </w:t>
        </w:r>
      </w:ins>
      <w:r w:rsidRPr="00E77497">
        <w:t xml:space="preserve">accepts any arguments and returns </w:t>
      </w:r>
      <w:r w:rsidRPr="00E77497">
        <w:rPr>
          <w:b/>
        </w:rPr>
        <w:t>undefined</w:t>
      </w:r>
      <w:r w:rsidRPr="00E77497">
        <w:t>.</w:t>
      </w:r>
    </w:p>
    <w:p w:rsidR="004C02EF" w:rsidRDefault="004C02EF" w:rsidP="004C02EF">
      <w:pPr>
        <w:rPr>
          <w:ins w:id="31906" w:author="Rev 11 Allen Wirfs-Brock" w:date="2012-10-25T19:28:00Z"/>
        </w:rPr>
      </w:pPr>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rsidR="002D0669" w:rsidRPr="00E77497" w:rsidRDefault="002D0669" w:rsidP="004C02EF">
      <w:ins w:id="31907" w:author="Rev 11 Allen Wirfs-Brock" w:date="2012-10-25T19:28:00Z">
        <w:r>
          <w:t xml:space="preserve">The function prototype object does not have a </w:t>
        </w:r>
        <w:r w:rsidRPr="002D0669">
          <w:rPr>
            <w:rFonts w:ascii="Courier New" w:hAnsi="Courier New" w:cs="Courier New"/>
            <w:b/>
            <w:bCs/>
          </w:rPr>
          <w:t>prototype</w:t>
        </w:r>
        <w:r>
          <w:t xml:space="preserve"> property</w:t>
        </w:r>
      </w:ins>
      <w:ins w:id="31908" w:author="Rev 11 Allen Wirfs-Brock" w:date="2012-10-25T19:30:00Z">
        <w:r>
          <w:t>.</w:t>
        </w:r>
      </w:ins>
      <w:ins w:id="31909" w:author="Rev 11 Allen Wirfs-Brock" w:date="2012-10-25T19:29:00Z">
        <w:r>
          <w:t xml:space="preserve"> </w:t>
        </w:r>
      </w:ins>
    </w:p>
    <w:p w:rsidR="002D0669" w:rsidRPr="00E77497" w:rsidRDefault="004C02EF" w:rsidP="002D0669">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31910" w:name="_Toc385672277"/>
      <w:bookmarkStart w:id="31911" w:name="_Toc393690391"/>
      <w:bookmarkStart w:id="31912" w:name="_Toc382291613"/>
    </w:p>
    <w:p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rsidR="004C02EF" w:rsidRPr="00E77497" w:rsidRDefault="004C02EF" w:rsidP="004C02EF">
      <w:pPr>
        <w:pStyle w:val="Heading4"/>
        <w:numPr>
          <w:ilvl w:val="0"/>
          <w:numId w:val="0"/>
        </w:numPr>
      </w:pPr>
      <w:r w:rsidRPr="00E77497">
        <w:t>15.3.4.1</w:t>
      </w:r>
      <w:r w:rsidRPr="00E77497">
        <w:tab/>
        <w:t>Function.prototype.constructo</w:t>
      </w:r>
      <w:bookmarkEnd w:id="31910"/>
      <w:bookmarkEnd w:id="31911"/>
      <w:r w:rsidRPr="00E77497">
        <w:t>r</w:t>
      </w:r>
    </w:p>
    <w:p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31913" w:name="_Toc385672278"/>
      <w:bookmarkStart w:id="31914" w:name="_Toc393690392"/>
    </w:p>
    <w:p w:rsidR="004C02EF" w:rsidRPr="00E77497" w:rsidRDefault="004C02EF" w:rsidP="004C02EF">
      <w:pPr>
        <w:pStyle w:val="Heading4"/>
        <w:numPr>
          <w:ilvl w:val="0"/>
          <w:numId w:val="0"/>
        </w:numPr>
      </w:pPr>
      <w:bookmarkStart w:id="31915" w:name="_Ref455972201"/>
      <w:r w:rsidRPr="00E77497">
        <w:t>15.3.4.2</w:t>
      </w:r>
      <w:r w:rsidRPr="00E77497">
        <w:tab/>
        <w:t>Function.prototype.toString</w:t>
      </w:r>
      <w:bookmarkEnd w:id="31913"/>
      <w:bookmarkEnd w:id="31914"/>
      <w:r w:rsidRPr="00E77497">
        <w:t xml:space="preserve"> ( )</w:t>
      </w:r>
      <w:bookmarkEnd w:id="31915"/>
    </w:p>
    <w:p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31916" w:name="_Toc385672279"/>
    </w:p>
    <w:p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31917" w:name="_Toc385672280"/>
      <w:bookmarkStart w:id="31918" w:name="_Toc393690393"/>
      <w:bookmarkEnd w:id="31916"/>
    </w:p>
    <w:p w:rsidR="004C02EF" w:rsidRPr="00E77497" w:rsidRDefault="004C02EF" w:rsidP="004C02EF">
      <w:pPr>
        <w:pStyle w:val="Heading4"/>
        <w:numPr>
          <w:ilvl w:val="0"/>
          <w:numId w:val="0"/>
        </w:numPr>
        <w:rPr>
          <w:snapToGrid w:val="0"/>
        </w:rPr>
      </w:pPr>
      <w:bookmarkStart w:id="31919" w:name="_Ref449966854"/>
      <w:r w:rsidRPr="00E77497">
        <w:rPr>
          <w:snapToGrid w:val="0"/>
        </w:rPr>
        <w:lastRenderedPageBreak/>
        <w:t>15.3.4.3</w:t>
      </w:r>
      <w:r w:rsidRPr="00E77497">
        <w:rPr>
          <w:snapToGrid w:val="0"/>
        </w:rPr>
        <w:tab/>
        <w:t>Function.prototype.apply (thisArg, argArray)</w:t>
      </w:r>
      <w:bookmarkEnd w:id="31919"/>
    </w:p>
    <w:p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rsidR="004C02EF" w:rsidRPr="00E77497" w:rsidRDefault="004C02EF" w:rsidP="008D31E0">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ins w:id="31920" w:author="Rev 11 Allen Wirfs-Brock" w:date="2012-10-24T09:31:00Z">
        <w:r w:rsidR="008D31E0" w:rsidRPr="006637C6">
          <w:rPr>
            <w:i/>
          </w:rPr>
          <w:t>this</w:t>
        </w:r>
        <w:r w:rsidR="008D31E0">
          <w:rPr>
            <w:i/>
          </w:rPr>
          <w:t>Argument</w:t>
        </w:r>
        <w:r w:rsidR="008D31E0" w:rsidRPr="00E77497">
          <w:t xml:space="preserve"> </w:t>
        </w:r>
      </w:ins>
      <w:del w:id="31921" w:author="Rev 11 Allen Wirfs-Brock" w:date="2012-10-24T09:22:00Z">
        <w:r w:rsidRPr="00E77497" w:rsidDel="009C13FC">
          <w:delText xml:space="preserve">the </w:delText>
        </w:r>
        <w:r w:rsidRPr="00E77497" w:rsidDel="009C13FC">
          <w:rPr>
            <w:b/>
          </w:rPr>
          <w:delText>this</w:delText>
        </w:r>
      </w:del>
      <w:del w:id="31922" w:author="Rev 11 Allen Wirfs-Brock" w:date="2012-10-24T09:31:00Z">
        <w:r w:rsidRPr="00E77497" w:rsidDel="008D31E0">
          <w:delText xml:space="preserve"> </w:delText>
        </w:r>
      </w:del>
      <w:del w:id="31923" w:author="Rev 11 Allen Wirfs-Brock" w:date="2012-10-24T09:22:00Z">
        <w:r w:rsidRPr="00E77497" w:rsidDel="009C13FC">
          <w:delText xml:space="preserve">value </w:delText>
        </w:r>
      </w:del>
      <w:r w:rsidRPr="00E77497">
        <w:t xml:space="preserve">and an empty </w:t>
      </w:r>
      <w:del w:id="31924" w:author="Rev 11 Allen Wirfs-Brock" w:date="2012-10-24T09:23:00Z">
        <w:r w:rsidRPr="00E77497" w:rsidDel="009C13FC">
          <w:delText xml:space="preserve">list </w:delText>
        </w:r>
      </w:del>
      <w:ins w:id="31925" w:author="Rev 11 Allen Wirfs-Brock" w:date="2012-10-24T09:23:00Z">
        <w:r w:rsidR="009C13FC">
          <w:t>L</w:t>
        </w:r>
        <w:r w:rsidR="009C13FC" w:rsidRPr="00E77497">
          <w:t xml:space="preserve">ist </w:t>
        </w:r>
      </w:ins>
      <w:r w:rsidRPr="00E77497">
        <w:t>of arguments</w:t>
      </w:r>
      <w:ins w:id="31926" w:author="Rev 11 Allen Wirfs-Brock" w:date="2012-10-24T09:23:00Z">
        <w:r w:rsidR="009C13FC">
          <w:t xml:space="preserve"> as </w:t>
        </w:r>
      </w:ins>
      <w:ins w:id="31927" w:author="Rev 11 Allen Wirfs-Brock" w:date="2012-10-24T09:29:00Z">
        <w:r w:rsidR="009C13FC" w:rsidRPr="0003414D">
          <w:rPr>
            <w:i/>
          </w:rPr>
          <w:t>argumentsList</w:t>
        </w:r>
      </w:ins>
      <w:r w:rsidRPr="00E77497">
        <w:t>.</w:t>
      </w:r>
    </w:p>
    <w:p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rsidR="00296EE6" w:rsidRDefault="00296EE6" w:rsidP="00296EE6">
      <w:pPr>
        <w:pStyle w:val="M4"/>
        <w:numPr>
          <w:ilvl w:val="0"/>
          <w:numId w:val="188"/>
        </w:numPr>
        <w:tabs>
          <w:tab w:val="num" w:pos="1721"/>
        </w:tabs>
        <w:spacing w:after="0"/>
        <w:rPr>
          <w:ins w:id="31928" w:author="Rev 7 Allen Wirfs-Brock" w:date="2012-04-11T17:12:00Z"/>
        </w:rPr>
      </w:pPr>
      <w:ins w:id="31929" w:author="Rev 7 Allen Wirfs-Brock" w:date="2012-04-11T17:12:00Z">
        <w:r>
          <w:t>ReturnIfAbrupt(</w:t>
        </w:r>
        <w:r>
          <w:rPr>
            <w:i/>
          </w:rPr>
          <w:t>n</w:t>
        </w:r>
        <w:r>
          <w:t>).</w:t>
        </w:r>
      </w:ins>
    </w:p>
    <w:p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rsidR="00112290" w:rsidRDefault="00112290" w:rsidP="00834A33">
      <w:pPr>
        <w:pStyle w:val="Alg4"/>
        <w:numPr>
          <w:ilvl w:val="1"/>
          <w:numId w:val="188"/>
        </w:numPr>
        <w:rPr>
          <w:ins w:id="31930" w:author="Rev 7 Allen Wirfs-Brock" w:date="2012-04-09T17:25:00Z"/>
        </w:rPr>
      </w:pPr>
      <w:ins w:id="31931" w:author="Rev 7 Allen Wirfs-Brock" w:date="2012-04-09T17:25:00Z">
        <w:r>
          <w:t>ReturnIfAbrupt(</w:t>
        </w:r>
        <w:r>
          <w:rPr>
            <w:i/>
          </w:rPr>
          <w:t>nextArg</w:t>
        </w:r>
        <w:r>
          <w:t>).</w:t>
        </w:r>
      </w:ins>
    </w:p>
    <w:p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rsidR="004C02EF" w:rsidRPr="00E77497" w:rsidRDefault="004C02EF" w:rsidP="008D31E0">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del w:id="31932" w:author="Rev 11 Allen Wirfs-Brock" w:date="2012-10-24T09:24:00Z">
        <w:r w:rsidRPr="00E77497" w:rsidDel="009C13FC">
          <w:delText xml:space="preserve">the </w:delText>
        </w:r>
      </w:del>
      <w:ins w:id="31933" w:author="Rev 11 Allen Wirfs-Brock" w:date="2012-10-24T09:31:00Z">
        <w:r w:rsidR="008D31E0" w:rsidRPr="006637C6">
          <w:rPr>
            <w:i/>
          </w:rPr>
          <w:t>this</w:t>
        </w:r>
        <w:r w:rsidR="008D31E0">
          <w:rPr>
            <w:i/>
          </w:rPr>
          <w:t>Argument</w:t>
        </w:r>
        <w:r w:rsidR="008D31E0" w:rsidRPr="00E77497">
          <w:t xml:space="preserve"> </w:t>
        </w:r>
      </w:ins>
      <w:del w:id="31934" w:author="Rev 11 Allen Wirfs-Brock" w:date="2012-10-24T09:23:00Z">
        <w:r w:rsidRPr="00E77497" w:rsidDel="009C13FC">
          <w:rPr>
            <w:b/>
          </w:rPr>
          <w:delText>this</w:delText>
        </w:r>
        <w:r w:rsidRPr="00E77497" w:rsidDel="009C13FC">
          <w:delText xml:space="preserve"> value </w:delText>
        </w:r>
      </w:del>
      <w:r w:rsidRPr="00E77497">
        <w:t xml:space="preserve">and </w:t>
      </w:r>
      <w:r w:rsidRPr="00E77497">
        <w:rPr>
          <w:i/>
        </w:rPr>
        <w:t>argList</w:t>
      </w:r>
      <w:r w:rsidRPr="00E77497">
        <w:t xml:space="preserve"> as </w:t>
      </w:r>
      <w:del w:id="31935" w:author="Rev 11 Allen Wirfs-Brock" w:date="2012-10-24T09:23:00Z">
        <w:r w:rsidRPr="009C13FC" w:rsidDel="009C13FC">
          <w:rPr>
            <w:i/>
            <w:iCs/>
          </w:rPr>
          <w:delText>the list of arguments</w:delText>
        </w:r>
      </w:del>
      <w:ins w:id="31936" w:author="Rev 11 Allen Wirfs-Brock" w:date="2012-10-24T09:29:00Z">
        <w:r w:rsidR="009C13FC" w:rsidRPr="0003414D">
          <w:rPr>
            <w:i/>
          </w:rPr>
          <w:t>argumentsList</w:t>
        </w:r>
      </w:ins>
      <w:r w:rsidRPr="00E77497">
        <w:t>.</w:t>
      </w:r>
    </w:p>
    <w:p w:rsidR="004C02EF" w:rsidRPr="00E77497" w:rsidRDefault="004C02EF" w:rsidP="004C02EF">
      <w:bookmarkStart w:id="31937" w:name="_Ref449966870"/>
      <w:bookmarkStart w:id="31938"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4C02EF">
      <w:pPr>
        <w:pStyle w:val="Heading4"/>
        <w:numPr>
          <w:ilvl w:val="0"/>
          <w:numId w:val="0"/>
        </w:numPr>
        <w:rPr>
          <w:snapToGrid w:val="0"/>
        </w:rPr>
      </w:pPr>
      <w:bookmarkStart w:id="31939" w:name="_Ref457709044"/>
      <w:r w:rsidRPr="00E77497">
        <w:rPr>
          <w:snapToGrid w:val="0"/>
        </w:rPr>
        <w:t>15.3.4.4</w:t>
      </w:r>
      <w:r w:rsidRPr="00E77497">
        <w:rPr>
          <w:snapToGrid w:val="0"/>
        </w:rPr>
        <w:tab/>
        <w:t>Function.prototype.call (thisArg [ , arg1 [ , arg2, … ] ] )</w:t>
      </w:r>
      <w:bookmarkEnd w:id="31937"/>
      <w:bookmarkEnd w:id="31938"/>
      <w:bookmarkEnd w:id="31939"/>
    </w:p>
    <w:p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rsidR="004C02EF" w:rsidRPr="00E77497" w:rsidRDefault="004C02EF" w:rsidP="008D31E0">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ins w:id="31940" w:author="Rev 11 Allen Wirfs-Brock" w:date="2012-10-24T09:31:00Z">
        <w:r w:rsidR="008D31E0" w:rsidRPr="006637C6">
          <w:rPr>
            <w:i/>
          </w:rPr>
          <w:t>this</w:t>
        </w:r>
        <w:r w:rsidR="008D31E0">
          <w:rPr>
            <w:i/>
          </w:rPr>
          <w:t>Argument</w:t>
        </w:r>
        <w:r w:rsidR="008D31E0" w:rsidRPr="00E77497">
          <w:t xml:space="preserve"> </w:t>
        </w:r>
      </w:ins>
      <w:del w:id="31941" w:author="Rev 11 Allen Wirfs-Brock" w:date="2012-10-24T09:24:00Z">
        <w:r w:rsidRPr="00E77497" w:rsidDel="009C13FC">
          <w:delText xml:space="preserve">the </w:delText>
        </w:r>
        <w:r w:rsidRPr="00E77497" w:rsidDel="009C13FC">
          <w:rPr>
            <w:b/>
          </w:rPr>
          <w:delText>this</w:delText>
        </w:r>
        <w:r w:rsidRPr="00E77497" w:rsidDel="009C13FC">
          <w:delText xml:space="preserve"> value</w:delText>
        </w:r>
      </w:del>
      <w:del w:id="31942" w:author="Rev 11 Allen Wirfs-Brock" w:date="2012-10-24T09:31:00Z">
        <w:r w:rsidRPr="00E77497" w:rsidDel="008D31E0">
          <w:delText xml:space="preserve"> </w:delText>
        </w:r>
      </w:del>
      <w:r w:rsidRPr="00E77497">
        <w:t xml:space="preserve">and </w:t>
      </w:r>
      <w:r w:rsidRPr="00E77497">
        <w:rPr>
          <w:i/>
        </w:rPr>
        <w:t>argList</w:t>
      </w:r>
      <w:r w:rsidRPr="00E77497">
        <w:t xml:space="preserve"> as </w:t>
      </w:r>
      <w:del w:id="31943" w:author="Rev 11 Allen Wirfs-Brock" w:date="2012-10-24T09:24:00Z">
        <w:r w:rsidRPr="009C13FC" w:rsidDel="009C13FC">
          <w:rPr>
            <w:i/>
            <w:iCs/>
          </w:rPr>
          <w:delText>the list of arguments</w:delText>
        </w:r>
      </w:del>
      <w:ins w:id="31944" w:author="Rev 11 Allen Wirfs-Brock" w:date="2012-10-24T09:29:00Z">
        <w:r w:rsidR="009C13FC" w:rsidRPr="0003414D">
          <w:rPr>
            <w:i/>
          </w:rPr>
          <w:t>argumentsList</w:t>
        </w:r>
      </w:ins>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4C02EF">
      <w:pPr>
        <w:pStyle w:val="Heading4"/>
        <w:numPr>
          <w:ilvl w:val="0"/>
          <w:numId w:val="0"/>
        </w:numPr>
      </w:pPr>
      <w:bookmarkStart w:id="31945" w:name="_Ref457710564"/>
      <w:bookmarkStart w:id="31946" w:name="_Toc472818919"/>
      <w:r w:rsidRPr="00E77497">
        <w:t>15.3.4.5</w:t>
      </w:r>
      <w:r w:rsidRPr="00E77497">
        <w:tab/>
        <w:t>Function.prototype.bind (thisArg [, arg1 [, arg2, …]])</w:t>
      </w:r>
    </w:p>
    <w:p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w:t>
      </w:r>
      <w:ins w:id="31947" w:author="Rev 10 Allen Wirfs-Brock" w:date="2012-08-13T16:08:00Z">
        <w:r w:rsidR="0003414D">
          <w:t xml:space="preserve">consisting </w:t>
        </w:r>
      </w:ins>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rsidR="004C02EF" w:rsidRPr="00E77497" w:rsidRDefault="004C02EF" w:rsidP="00834A33">
      <w:pPr>
        <w:pStyle w:val="Alg4"/>
        <w:numPr>
          <w:ilvl w:val="0"/>
          <w:numId w:val="190"/>
        </w:numPr>
      </w:pPr>
      <w:r w:rsidRPr="00E77497">
        <w:t>Set all the internal methods</w:t>
      </w:r>
      <w:del w:id="31948" w:author="Rev 7 Allen Wirfs-Brock" w:date="2012-04-19T15:38:00Z">
        <w:r w:rsidRPr="00E77497" w:rsidDel="00014C7C">
          <w:delText>, except for [[Get]],</w:delText>
        </w:r>
      </w:del>
      <w:r w:rsidRPr="00E77497">
        <w:t xml:space="preserve"> of </w:t>
      </w:r>
      <w:r w:rsidRPr="00E77497">
        <w:rPr>
          <w:i/>
        </w:rPr>
        <w:t>F</w:t>
      </w:r>
      <w:r w:rsidRPr="00E77497">
        <w:t xml:space="preserve"> as specified in 8.12.</w:t>
      </w:r>
    </w:p>
    <w:p w:rsidR="004C02EF" w:rsidRPr="00E77497" w:rsidDel="00014C7C" w:rsidRDefault="004C02EF" w:rsidP="00834A33">
      <w:pPr>
        <w:pStyle w:val="Alg4"/>
        <w:numPr>
          <w:ilvl w:val="0"/>
          <w:numId w:val="190"/>
        </w:numPr>
        <w:rPr>
          <w:del w:id="31949" w:author="Rev 7 Allen Wirfs-Brock" w:date="2012-04-19T15:37:00Z"/>
        </w:rPr>
      </w:pPr>
      <w:del w:id="31950" w:author="Rev 7 Allen Wirfs-Brock" w:date="2012-04-19T15:37:00Z">
        <w:r w:rsidRPr="00E77497" w:rsidDel="00014C7C">
          <w:lastRenderedPageBreak/>
          <w:delText xml:space="preserve">Set the [[Get]] internal property of </w:delText>
        </w:r>
        <w:r w:rsidRPr="00E77497" w:rsidDel="00014C7C">
          <w:rPr>
            <w:i/>
          </w:rPr>
          <w:delText xml:space="preserve">F </w:delText>
        </w:r>
        <w:r w:rsidRPr="00E77497" w:rsidDel="00014C7C">
          <w:delText>as specified in 15.3.5.4.</w:delText>
        </w:r>
      </w:del>
    </w:p>
    <w:p w:rsidR="003E4A2D" w:rsidRPr="00E77497" w:rsidRDefault="003E4A2D" w:rsidP="003E4A2D">
      <w:pPr>
        <w:pStyle w:val="Alg4"/>
        <w:numPr>
          <w:ilvl w:val="0"/>
          <w:numId w:val="190"/>
        </w:numPr>
        <w:rPr>
          <w:ins w:id="31951" w:author="Rev 7 Allen Wirfs-Brock" w:date="2012-04-11T17:17:00Z"/>
        </w:rPr>
      </w:pPr>
      <w:ins w:id="31952" w:author="Rev 7 Allen Wirfs-Brock" w:date="2012-04-11T17:17:00Z">
        <w:r w:rsidRPr="00E77497">
          <w:t xml:space="preserve">Set the [[Extensible]] internal property of </w:t>
        </w:r>
        <w:r w:rsidRPr="00E77497">
          <w:rPr>
            <w:i/>
          </w:rPr>
          <w:t>F</w:t>
        </w:r>
        <w:r w:rsidRPr="00E77497">
          <w:t xml:space="preserve"> to </w:t>
        </w:r>
        <w:r w:rsidRPr="00E77497">
          <w:rPr>
            <w:b/>
          </w:rPr>
          <w:t>true</w:t>
        </w:r>
        <w:r w:rsidRPr="00E77497">
          <w:t>.</w:t>
        </w:r>
      </w:ins>
    </w:p>
    <w:p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rsidR="004C02EF" w:rsidRPr="00E77497" w:rsidRDefault="004C02EF" w:rsidP="00834A33">
      <w:pPr>
        <w:pStyle w:val="Alg4"/>
        <w:numPr>
          <w:ilvl w:val="0"/>
          <w:numId w:val="190"/>
        </w:numPr>
      </w:pPr>
      <w:del w:id="31953" w:author="Allen Wirfs-Brock" w:date="2011-07-02T13:53:00Z">
        <w:r w:rsidRPr="00E77497" w:rsidDel="00236470">
          <w:delText xml:space="preserve">Set </w:delText>
        </w:r>
      </w:del>
      <w:ins w:id="31954" w:author="Allen Wirfs-Brock" w:date="2011-07-02T13:53:00Z">
        <w:r w:rsidR="00236470" w:rsidRPr="00E77497">
          <w:t xml:space="preserve">Add </w:t>
        </w:r>
      </w:ins>
      <w:r w:rsidRPr="00E77497">
        <w:t>the [[</w:t>
      </w:r>
      <w:del w:id="31955" w:author="Allen Wirfs-Brock" w:date="2011-07-02T13:53:00Z">
        <w:r w:rsidRPr="00E77497" w:rsidDel="00236470">
          <w:delText>Class</w:delText>
        </w:r>
      </w:del>
      <w:ins w:id="31956" w:author="Allen Wirfs-Brock" w:date="2011-07-02T13:53:00Z">
        <w:del w:id="31957" w:author="Rev 3 Allen Wirfs-Brock" w:date="2011-09-07T15:32:00Z">
          <w:r w:rsidR="00236470" w:rsidRPr="00E77497" w:rsidDel="007516CC">
            <w:delText>IsFunction</w:delText>
          </w:r>
        </w:del>
      </w:ins>
      <w:ins w:id="31958" w:author="Rev 3 Allen Wirfs-Brock" w:date="2011-09-07T15:32:00Z">
        <w:r w:rsidR="007516CC" w:rsidRPr="00E77497">
          <w:t>NativeBrand</w:t>
        </w:r>
      </w:ins>
      <w:r w:rsidRPr="00E77497">
        <w:t>]] internal property</w:t>
      </w:r>
      <w:ins w:id="31959" w:author="Rev 3 Allen Wirfs-Brock" w:date="2011-09-07T15:32:00Z">
        <w:r w:rsidR="007516CC" w:rsidRPr="00E77497">
          <w:t xml:space="preserve"> with value NativeFunction</w:t>
        </w:r>
      </w:ins>
      <w:r w:rsidRPr="00E77497">
        <w:t xml:space="preserve"> </w:t>
      </w:r>
      <w:del w:id="31960" w:author="Allen Wirfs-Brock" w:date="2011-07-02T13:54:00Z">
        <w:r w:rsidRPr="00E77497" w:rsidDel="00236470">
          <w:delText xml:space="preserve">of </w:delText>
        </w:r>
      </w:del>
      <w:ins w:id="31961" w:author="Allen Wirfs-Brock" w:date="2011-07-02T13:54:00Z">
        <w:r w:rsidR="00236470" w:rsidRPr="00E77497">
          <w:t xml:space="preserve">to </w:t>
        </w:r>
      </w:ins>
      <w:r w:rsidRPr="00E77497">
        <w:rPr>
          <w:i/>
        </w:rPr>
        <w:t>F</w:t>
      </w:r>
      <w:del w:id="31962" w:author="Allen Wirfs-Brock rev2" w:date="2011-07-20T13:52:00Z">
        <w:r w:rsidRPr="00E77497" w:rsidDel="002E2C0B">
          <w:delText xml:space="preserve"> to </w:delText>
        </w:r>
      </w:del>
      <w:del w:id="31963" w:author="Allen Wirfs-Brock" w:date="2011-07-02T13:54:00Z">
        <w:r w:rsidRPr="00E77497" w:rsidDel="00236470">
          <w:rPr>
            <w:b/>
          </w:rPr>
          <w:delText>"Function"</w:delText>
        </w:r>
      </w:del>
      <w:r w:rsidRPr="00E77497">
        <w:t>.</w:t>
      </w:r>
    </w:p>
    <w:p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 xml:space="preserve">to the </w:t>
      </w:r>
      <w:ins w:id="31964" w:author="Rev 7 Allen Wirfs-Brock" w:date="2012-04-11T17:15:00Z">
        <w:r w:rsidR="003E4A2D">
          <w:t>intrinsic %FunctionPrototype%</w:t>
        </w:r>
      </w:ins>
      <w:del w:id="31965" w:author="Rev 7 Allen Wirfs-Brock" w:date="2012-04-11T17:15:00Z">
        <w:r w:rsidRPr="00E77497" w:rsidDel="003E4A2D">
          <w:delText>standard built-in Function prototype object as specified in 15.3.3.1</w:delText>
        </w:r>
      </w:del>
      <w:r w:rsidRPr="00E77497">
        <w:t>.</w:t>
      </w:r>
    </w:p>
    <w:p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rsidR="004C02EF" w:rsidRPr="00E77497" w:rsidRDefault="004C02EF" w:rsidP="00834A33">
      <w:pPr>
        <w:pStyle w:val="Alg4"/>
        <w:numPr>
          <w:ilvl w:val="0"/>
          <w:numId w:val="190"/>
        </w:numPr>
      </w:pPr>
      <w:r w:rsidRPr="00E77497">
        <w:t xml:space="preserve">If </w:t>
      </w:r>
      <w:del w:id="31966" w:author="Allen Wirfs-Brock" w:date="2011-07-02T13:54:00Z">
        <w:r w:rsidRPr="00E77497" w:rsidDel="00236470">
          <w:delText xml:space="preserve">the [[Class]] internal property of </w:delText>
        </w:r>
      </w:del>
      <w:r w:rsidRPr="00E77497">
        <w:rPr>
          <w:i/>
        </w:rPr>
        <w:t xml:space="preserve">Target </w:t>
      </w:r>
      <w:del w:id="31967" w:author="Allen Wirfs-Brock" w:date="2011-07-02T13:54:00Z">
        <w:r w:rsidRPr="00E77497" w:rsidDel="00963019">
          <w:delText xml:space="preserve">is </w:delText>
        </w:r>
        <w:r w:rsidRPr="00E77497" w:rsidDel="00963019">
          <w:rPr>
            <w:b/>
          </w:rPr>
          <w:delText>"Function"</w:delText>
        </w:r>
      </w:del>
      <w:ins w:id="31968" w:author="Allen Wirfs-Brock" w:date="2011-07-02T13:54:00Z">
        <w:r w:rsidR="00963019" w:rsidRPr="00E77497">
          <w:t>has the [[</w:t>
        </w:r>
        <w:del w:id="31969" w:author="Rev 3 Allen Wirfs-Brock" w:date="2011-09-07T15:34:00Z">
          <w:r w:rsidR="00963019" w:rsidRPr="00E77497" w:rsidDel="007516CC">
            <w:delText>IsFunction</w:delText>
          </w:r>
        </w:del>
      </w:ins>
      <w:ins w:id="31970" w:author="Rev 3 Allen Wirfs-Brock" w:date="2011-09-07T15:34:00Z">
        <w:r w:rsidR="007516CC" w:rsidRPr="00E77497">
          <w:t>NativeBrand</w:t>
        </w:r>
      </w:ins>
      <w:ins w:id="31971" w:author="Allen Wirfs-Brock" w:date="2011-07-02T13:54:00Z">
        <w:r w:rsidR="00963019" w:rsidRPr="00E77497">
          <w:t>]] internal property</w:t>
        </w:r>
      </w:ins>
      <w:ins w:id="31972" w:author="Rev 3 Allen Wirfs-Brock" w:date="2011-09-07T15:34:00Z">
        <w:r w:rsidR="007516CC" w:rsidRPr="00E77497">
          <w:t xml:space="preserve"> with value NativeFunction</w:t>
        </w:r>
      </w:ins>
      <w:r w:rsidRPr="00E77497">
        <w:t>, then</w:t>
      </w:r>
    </w:p>
    <w:p w:rsidR="009C14D5" w:rsidRDefault="009C14D5" w:rsidP="00834A33">
      <w:pPr>
        <w:pStyle w:val="Alg4"/>
        <w:numPr>
          <w:ilvl w:val="1"/>
          <w:numId w:val="190"/>
        </w:numPr>
        <w:rPr>
          <w:ins w:id="31973" w:author="Rev 6 Allen Wirfs-Brock" w:date="2012-02-27T17:05:00Z"/>
        </w:rPr>
      </w:pPr>
      <w:ins w:id="31974"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31975"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31976" w:author="Rev 6 Allen Wirfs-Brock" w:date="2012-02-27T17:05:00Z">
        <w:r>
          <w:t>.</w:t>
        </w:r>
      </w:ins>
    </w:p>
    <w:p w:rsidR="005C2F19" w:rsidRDefault="005C2F19" w:rsidP="00834A33">
      <w:pPr>
        <w:pStyle w:val="Alg4"/>
        <w:numPr>
          <w:ilvl w:val="1"/>
          <w:numId w:val="190"/>
        </w:numPr>
        <w:rPr>
          <w:ins w:id="31977" w:author="Rev 7 Allen Wirfs-Brock" w:date="2012-04-09T17:27:00Z"/>
        </w:rPr>
      </w:pPr>
      <w:ins w:id="31978" w:author="Rev 7 Allen Wirfs-Brock" w:date="2012-04-09T17:27:00Z">
        <w:r>
          <w:t>ReturnIfAbrupt(</w:t>
        </w:r>
        <w:r>
          <w:rPr>
            <w:i/>
          </w:rPr>
          <w:t>targetLen</w:t>
        </w:r>
        <w:r>
          <w:t>).</w:t>
        </w:r>
      </w:ins>
    </w:p>
    <w:p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31979" w:author="Rev 6 Allen Wirfs-Brock" w:date="2012-02-27T17:11:00Z">
        <w:r w:rsidR="0075737E">
          <w:t xml:space="preserve"> the large</w:t>
        </w:r>
      </w:ins>
      <w:ins w:id="31980" w:author="Rev 6 Allen Wirfs-Brock" w:date="2012-02-27T17:14:00Z">
        <w:r w:rsidR="0075737E">
          <w:t>r</w:t>
        </w:r>
      </w:ins>
      <w:ins w:id="31981" w:author="Rev 6 Allen Wirfs-Brock" w:date="2012-02-27T17:11:00Z">
        <w:r w:rsidR="0075737E">
          <w:t xml:space="preserve"> of 0 and</w:t>
        </w:r>
      </w:ins>
      <w:ins w:id="31982" w:author="Rev 6 Allen Wirfs-Brock" w:date="2012-02-27T17:12:00Z">
        <w:r w:rsidR="0075737E">
          <w:t xml:space="preserve"> the result of</w:t>
        </w:r>
      </w:ins>
      <w:r w:rsidRPr="00E77497">
        <w:t xml:space="preserve"> </w:t>
      </w:r>
      <w:ins w:id="31983" w:author="Rev 6 Allen Wirfs-Brock" w:date="2012-02-27T17:07:00Z">
        <w:r w:rsidR="009C14D5" w:rsidRPr="009C14D5">
          <w:rPr>
            <w:i/>
          </w:rPr>
          <w:t>targetLen</w:t>
        </w:r>
      </w:ins>
      <w:del w:id="31984"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31985" w:author="Rev 6 Allen Wirfs-Brock" w:date="2012-02-27T17:07:00Z">
        <w:r w:rsidRPr="00E77497" w:rsidDel="0075737E">
          <w:delText xml:space="preserve">length </w:delText>
        </w:r>
      </w:del>
      <w:ins w:id="31986" w:author="Rev 6 Allen Wirfs-Brock" w:date="2012-02-27T17:07:00Z">
        <w:r w:rsidR="0075737E">
          <w:t>number of element</w:t>
        </w:r>
      </w:ins>
      <w:ins w:id="31987" w:author="Rev 10 Allen Wirfs-Brock" w:date="2012-08-13T16:07:00Z">
        <w:r w:rsidR="0003414D">
          <w:t>s</w:t>
        </w:r>
      </w:ins>
      <w:ins w:id="31988" w:author="Rev 6 Allen Wirfs-Brock" w:date="2012-02-27T17:07:00Z">
        <w:r w:rsidR="0075737E" w:rsidRPr="00E77497">
          <w:t xml:space="preserve"> </w:t>
        </w:r>
      </w:ins>
      <w:r w:rsidRPr="00E77497">
        <w:t xml:space="preserve">of </w:t>
      </w:r>
      <w:r w:rsidRPr="00E77497">
        <w:rPr>
          <w:i/>
        </w:rPr>
        <w:t>A</w:t>
      </w:r>
      <w:r w:rsidRPr="00E77497">
        <w:t>.</w:t>
      </w:r>
    </w:p>
    <w:p w:rsidR="004C02EF" w:rsidRPr="00E77497" w:rsidDel="0075737E" w:rsidRDefault="004C02EF" w:rsidP="00834A33">
      <w:pPr>
        <w:pStyle w:val="Alg4"/>
        <w:numPr>
          <w:ilvl w:val="1"/>
          <w:numId w:val="190"/>
        </w:numPr>
        <w:rPr>
          <w:del w:id="31989" w:author="Rev 6 Allen Wirfs-Brock" w:date="2012-02-27T17:15:00Z"/>
        </w:rPr>
      </w:pPr>
      <w:del w:id="31990"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rsidR="004C02EF" w:rsidRPr="00E77497" w:rsidRDefault="004C02EF" w:rsidP="00834A33">
      <w:pPr>
        <w:pStyle w:val="Alg4"/>
        <w:numPr>
          <w:ilvl w:val="0"/>
          <w:numId w:val="190"/>
        </w:numPr>
      </w:pPr>
      <w:r w:rsidRPr="00E77497">
        <w:t xml:space="preserve">Else </w:t>
      </w:r>
      <w:del w:id="31991" w:author="Rev 6 Allen Wirfs-Brock" w:date="2012-02-27T17:15:00Z">
        <w:r w:rsidRPr="00E77497" w:rsidDel="0075737E">
          <w:delText xml:space="preserve">set </w:delText>
        </w:r>
      </w:del>
      <w:ins w:id="31992"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31993"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31994" w:author="Rev 6 Allen Wirfs-Brock" w:date="2012-02-27T17:15:00Z">
        <w:r w:rsidR="0075737E">
          <w:t>be</w:t>
        </w:r>
      </w:ins>
      <w:r w:rsidRPr="00E77497">
        <w:t xml:space="preserve"> 0.</w:t>
      </w:r>
    </w:p>
    <w:p w:rsidR="0075737E" w:rsidRDefault="0075737E" w:rsidP="00834A33">
      <w:pPr>
        <w:pStyle w:val="Alg4"/>
        <w:numPr>
          <w:ilvl w:val="0"/>
          <w:numId w:val="190"/>
        </w:numPr>
        <w:rPr>
          <w:ins w:id="31995" w:author="Rev 6 Allen Wirfs-Brock" w:date="2012-02-27T17:13:00Z"/>
        </w:rPr>
      </w:pPr>
      <w:ins w:id="31996"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rsidR="003C404E" w:rsidRDefault="003C404E" w:rsidP="003C404E">
      <w:pPr>
        <w:pStyle w:val="Alg4"/>
        <w:numPr>
          <w:ilvl w:val="0"/>
          <w:numId w:val="190"/>
        </w:numPr>
        <w:rPr>
          <w:ins w:id="31997" w:author="Rev 11 Allen Wirfs-Brock" w:date="2012-10-26T12:59:00Z"/>
        </w:rPr>
      </w:pPr>
      <w:ins w:id="31998" w:author="Rev 11 Allen Wirfs-Brock" w:date="2012-10-26T12:59:00Z">
        <w:r>
          <w:t xml:space="preserve">Perform the </w:t>
        </w:r>
        <w:r w:rsidRPr="003C404E">
          <w:rPr>
            <w:bCs/>
          </w:rPr>
          <w:t xml:space="preserve">AddRestrictedFunctionProperties abstract operator with argument </w:t>
        </w:r>
        <w:r w:rsidRPr="003C404E">
          <w:rPr>
            <w:bCs/>
            <w:i/>
            <w:iCs/>
          </w:rPr>
          <w:t>F</w:t>
        </w:r>
        <w:r w:rsidRPr="003C404E">
          <w:rPr>
            <w:bCs/>
          </w:rPr>
          <w:t>.</w:t>
        </w:r>
      </w:ins>
    </w:p>
    <w:p w:rsidR="004C02EF" w:rsidRPr="00E77497" w:rsidDel="0075737E" w:rsidRDefault="004C02EF" w:rsidP="00834A33">
      <w:pPr>
        <w:pStyle w:val="Alg4"/>
        <w:numPr>
          <w:ilvl w:val="0"/>
          <w:numId w:val="190"/>
        </w:numPr>
        <w:rPr>
          <w:del w:id="31999" w:author="Rev 6 Allen Wirfs-Brock" w:date="2012-02-27T17:16:00Z"/>
        </w:rPr>
      </w:pPr>
      <w:del w:id="32000"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rsidR="004C02EF" w:rsidRPr="00E77497" w:rsidDel="003E4A2D" w:rsidRDefault="004C02EF" w:rsidP="00834A33">
      <w:pPr>
        <w:pStyle w:val="Alg4"/>
        <w:numPr>
          <w:ilvl w:val="0"/>
          <w:numId w:val="190"/>
        </w:numPr>
        <w:rPr>
          <w:del w:id="32001" w:author="Rev 7 Allen Wirfs-Brock" w:date="2012-04-11T17:18:00Z"/>
        </w:rPr>
      </w:pPr>
      <w:del w:id="32002" w:author="Rev 7 Allen Wirfs-Brock" w:date="2012-04-11T17:18:00Z">
        <w:r w:rsidRPr="00E77497" w:rsidDel="003E4A2D">
          <w:delText xml:space="preserve">Set the [[Extensible]] internal property of </w:delText>
        </w:r>
        <w:r w:rsidRPr="00E77497" w:rsidDel="003E4A2D">
          <w:rPr>
            <w:i/>
          </w:rPr>
          <w:delText>F</w:delText>
        </w:r>
        <w:r w:rsidRPr="00E77497" w:rsidDel="003E4A2D">
          <w:delText xml:space="preserve"> to </w:delText>
        </w:r>
        <w:r w:rsidRPr="00E77497" w:rsidDel="003E4A2D">
          <w:rPr>
            <w:b/>
          </w:rPr>
          <w:delText>true</w:delText>
        </w:r>
        <w:r w:rsidRPr="00E77497" w:rsidDel="003E4A2D">
          <w:delText>.</w:delText>
        </w:r>
      </w:del>
    </w:p>
    <w:p w:rsidR="004C02EF" w:rsidRPr="00E77497" w:rsidDel="003C404E" w:rsidRDefault="004C02EF" w:rsidP="00834A33">
      <w:pPr>
        <w:pStyle w:val="Alg4"/>
        <w:numPr>
          <w:ilvl w:val="0"/>
          <w:numId w:val="190"/>
        </w:numPr>
        <w:spacing w:after="120"/>
        <w:contextualSpacing/>
        <w:rPr>
          <w:del w:id="32003" w:author="Rev 11 Allen Wirfs-Brock" w:date="2012-10-26T12:59:00Z"/>
        </w:rPr>
      </w:pPr>
      <w:del w:id="32004" w:author="Rev 11 Allen Wirfs-Brock" w:date="2012-10-26T12:59:00Z">
        <w:r w:rsidRPr="00E77497" w:rsidDel="003C404E">
          <w:delText xml:space="preserve">Let </w:delText>
        </w:r>
        <w:r w:rsidRPr="00E77497" w:rsidDel="003C404E">
          <w:rPr>
            <w:i/>
          </w:rPr>
          <w:delText>thrower</w:delText>
        </w:r>
        <w:r w:rsidRPr="00E77497" w:rsidDel="003C404E">
          <w:delText xml:space="preserve"> be the [[ThrowTypeError]] function Object (13.2</w:delText>
        </w:r>
      </w:del>
      <w:ins w:id="32005" w:author="Rev 9 Allen Wirfs-Brock" w:date="2012-07-08T13:38:00Z">
        <w:del w:id="32006" w:author="Rev 11 Allen Wirfs-Brock" w:date="2012-10-26T12:59:00Z">
          <w:r w:rsidR="00B7141C" w:rsidDel="003C404E">
            <w:delText>5</w:delText>
          </w:r>
        </w:del>
      </w:ins>
      <w:del w:id="32007" w:author="Rev 11 Allen Wirfs-Brock" w:date="2012-10-26T12:59:00Z">
        <w:r w:rsidRPr="00E77497" w:rsidDel="003C404E">
          <w:delText>.3).</w:delText>
        </w:r>
      </w:del>
    </w:p>
    <w:p w:rsidR="004C02EF" w:rsidRPr="00E77497" w:rsidDel="003C404E" w:rsidRDefault="004C02EF" w:rsidP="00834A33">
      <w:pPr>
        <w:pStyle w:val="Alg4"/>
        <w:numPr>
          <w:ilvl w:val="0"/>
          <w:numId w:val="190"/>
        </w:numPr>
        <w:spacing w:after="120"/>
        <w:contextualSpacing/>
        <w:rPr>
          <w:del w:id="32008" w:author="Rev 11 Allen Wirfs-Brock" w:date="2012-10-26T12:59:00Z"/>
        </w:rPr>
      </w:pPr>
      <w:del w:id="32009" w:author="Rev 11 Allen Wirfs-Brock" w:date="2012-10-26T12:59:00Z">
        <w:r w:rsidRPr="00E77497" w:rsidDel="003C404E">
          <w:delText xml:space="preserve">Call the [[DefineOwnProperty]] internal method of </w:delText>
        </w:r>
        <w:r w:rsidRPr="00E77497" w:rsidDel="003C404E">
          <w:rPr>
            <w:i/>
          </w:rPr>
          <w:delText>F</w:delText>
        </w:r>
        <w:r w:rsidRPr="00E77497" w:rsidDel="003C404E">
          <w:delText xml:space="preserve"> with arguments </w:delText>
        </w:r>
        <w:r w:rsidRPr="00E77497" w:rsidDel="003C404E">
          <w:rPr>
            <w:rFonts w:ascii="Courier New" w:hAnsi="Courier New" w:cs="Courier New"/>
            <w:b/>
          </w:rPr>
          <w:delText>"caller"</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[[Configurable]]:</w:delText>
        </w:r>
        <w:r w:rsidRPr="00E77497" w:rsidDel="003C404E">
          <w:rPr>
            <w:b/>
          </w:rPr>
          <w:delText xml:space="preserve"> false</w:delText>
        </w:r>
        <w:r w:rsidRPr="00E77497" w:rsidDel="003C404E">
          <w:delText xml:space="preserve">}, and </w:delText>
        </w:r>
        <w:r w:rsidRPr="00E77497" w:rsidDel="003C404E">
          <w:rPr>
            <w:b/>
          </w:rPr>
          <w:delText>false</w:delText>
        </w:r>
        <w:r w:rsidRPr="00E77497" w:rsidDel="003C404E">
          <w:delText>.</w:delText>
        </w:r>
      </w:del>
    </w:p>
    <w:p w:rsidR="004C02EF" w:rsidRPr="00E77497" w:rsidDel="003C404E" w:rsidRDefault="004C02EF" w:rsidP="00834A33">
      <w:pPr>
        <w:pStyle w:val="Alg4"/>
        <w:numPr>
          <w:ilvl w:val="0"/>
          <w:numId w:val="190"/>
        </w:numPr>
        <w:spacing w:after="120"/>
        <w:contextualSpacing/>
        <w:rPr>
          <w:del w:id="32010" w:author="Rev 11 Allen Wirfs-Brock" w:date="2012-10-26T12:59:00Z"/>
        </w:rPr>
      </w:pPr>
      <w:del w:id="32011" w:author="Rev 11 Allen Wirfs-Brock" w:date="2012-10-26T12:59:00Z">
        <w:r w:rsidRPr="00E77497" w:rsidDel="003C404E">
          <w:delText xml:space="preserve">Call the [[DefineOwnProperty]] internal method of </w:delText>
        </w:r>
        <w:r w:rsidRPr="00E77497" w:rsidDel="003C404E">
          <w:rPr>
            <w:i/>
          </w:rPr>
          <w:delText>F</w:delText>
        </w:r>
        <w:r w:rsidRPr="00E77497" w:rsidDel="003C404E">
          <w:delText xml:space="preserve"> with arguments </w:delText>
        </w:r>
        <w:r w:rsidRPr="00E77497" w:rsidDel="003C404E">
          <w:rPr>
            <w:rFonts w:ascii="Courier New" w:hAnsi="Courier New" w:cs="Courier New"/>
            <w:b/>
          </w:rPr>
          <w:delText>"arguments"</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xml:space="preserve">, [[Configurable]]: </w:delText>
        </w:r>
        <w:r w:rsidRPr="00E77497" w:rsidDel="003C404E">
          <w:rPr>
            <w:b/>
          </w:rPr>
          <w:delText>false</w:delText>
        </w:r>
        <w:r w:rsidRPr="00E77497" w:rsidDel="003C404E">
          <w:delText xml:space="preserve">}, and </w:delText>
        </w:r>
        <w:r w:rsidRPr="00E77497" w:rsidDel="003C404E">
          <w:rPr>
            <w:b/>
          </w:rPr>
          <w:delText>false</w:delText>
        </w:r>
        <w:r w:rsidRPr="00E77497" w:rsidDel="003C404E">
          <w:delText>.</w:delText>
        </w:r>
      </w:del>
    </w:p>
    <w:p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rsidR="004C02EF" w:rsidRPr="00E77497" w:rsidRDefault="004C02EF" w:rsidP="004C02EF">
      <w:pPr>
        <w:pStyle w:val="Heading5"/>
        <w:numPr>
          <w:ilvl w:val="0"/>
          <w:numId w:val="0"/>
        </w:numPr>
      </w:pPr>
      <w:r w:rsidRPr="00E77497">
        <w:t>15.3.4.5.1</w:t>
      </w:r>
      <w:r w:rsidRPr="00E77497">
        <w:tab/>
        <w:t>[[Call]]</w:t>
      </w:r>
    </w:p>
    <w:p w:rsidR="004C02EF" w:rsidRPr="00E77497" w:rsidRDefault="004C02EF" w:rsidP="009C13FC">
      <w:r w:rsidRPr="00E77497">
        <w:t xml:space="preserve">When the [[Call]] internal method of a function object, </w:t>
      </w:r>
      <w:r w:rsidRPr="00E77497">
        <w:rPr>
          <w:rFonts w:ascii="Times New Roman" w:hAnsi="Times New Roman"/>
          <w:i/>
        </w:rPr>
        <w:t>F</w:t>
      </w:r>
      <w:r w:rsidRPr="00E77497">
        <w:t>, which was created using the bind function is called with</w:t>
      </w:r>
      <w:ins w:id="32012" w:author="Rev 11 Allen Wirfs-Brock" w:date="2012-10-24T09:27:00Z">
        <w:r w:rsidR="009C13FC" w:rsidRPr="009C13FC">
          <w:t xml:space="preserve"> </w:t>
        </w:r>
        <w:r w:rsidR="009C13FC">
          <w:t>parameters</w:t>
        </w:r>
        <w:r w:rsidR="009C13FC" w:rsidRPr="00E77497">
          <w:t xml:space="preserve"> </w:t>
        </w:r>
        <w:r w:rsidR="009C13FC" w:rsidRPr="006637C6">
          <w:rPr>
            <w:rFonts w:ascii="Times New Roman" w:hAnsi="Times New Roman"/>
            <w:i/>
          </w:rPr>
          <w:t>this</w:t>
        </w:r>
        <w:r w:rsidR="009C13FC">
          <w:rPr>
            <w:rFonts w:ascii="Times New Roman" w:hAnsi="Times New Roman"/>
            <w:i/>
          </w:rPr>
          <w:t>Argument</w:t>
        </w:r>
        <w:r w:rsidR="009C13FC" w:rsidRPr="00E77497">
          <w:t xml:space="preserve"> and </w:t>
        </w:r>
        <w:r w:rsidR="009C13FC" w:rsidRPr="0003414D">
          <w:rPr>
            <w:rFonts w:ascii="Times New Roman" w:hAnsi="Times New Roman"/>
            <w:i/>
          </w:rPr>
          <w:t>argumentsList</w:t>
        </w:r>
        <w:r w:rsidR="009C13FC">
          <w:t xml:space="preserve">, </w:t>
        </w:r>
        <w:r w:rsidR="009C13FC" w:rsidRPr="00E77497">
          <w:t xml:space="preserve">a </w:t>
        </w:r>
        <w:r w:rsidR="009C13FC">
          <w:t>L</w:t>
        </w:r>
        <w:r w:rsidR="009C13FC" w:rsidRPr="00E77497">
          <w:t xml:space="preserve">ist of </w:t>
        </w:r>
        <w:r w:rsidR="009C13FC">
          <w:t>ECMAScript</w:t>
        </w:r>
      </w:ins>
      <w:del w:id="32013" w:author="Rev 11 Allen Wirfs-Brock" w:date="2012-10-24T09:27:00Z">
        <w:r w:rsidRPr="00E77497" w:rsidDel="009C13FC">
          <w:delText xml:space="preserve"> a </w:delText>
        </w:r>
        <w:r w:rsidRPr="00E77497" w:rsidDel="009C13FC">
          <w:rPr>
            <w:b/>
          </w:rPr>
          <w:delText>this</w:delText>
        </w:r>
        <w:r w:rsidRPr="00E77497" w:rsidDel="009C13FC">
          <w:delText xml:space="preserve"> value and a list of arguments </w:delText>
        </w:r>
        <w:r w:rsidRPr="00E77497" w:rsidDel="009C13FC">
          <w:rPr>
            <w:rFonts w:ascii="Times New Roman" w:hAnsi="Times New Roman"/>
            <w:i/>
          </w:rPr>
          <w:delText>ExtraArgs</w:delText>
        </w:r>
      </w:del>
      <w:r w:rsidRPr="00E77497">
        <w:t>, the following steps are taken:</w:t>
      </w:r>
    </w:p>
    <w:p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rsidR="004C02EF" w:rsidRPr="00E77497" w:rsidRDefault="004C02EF" w:rsidP="009C13FC">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ins w:id="32014" w:author="Rev 11 Allen Wirfs-Brock" w:date="2012-10-24T09:27:00Z">
        <w:r w:rsidR="009C13FC" w:rsidRPr="0003414D">
          <w:rPr>
            <w:i/>
          </w:rPr>
          <w:t>argumentsList</w:t>
        </w:r>
        <w:r w:rsidR="009C13FC" w:rsidRPr="00E77497" w:rsidDel="009C13FC">
          <w:rPr>
            <w:i/>
          </w:rPr>
          <w:t xml:space="preserve"> </w:t>
        </w:r>
      </w:ins>
      <w:del w:id="32015" w:author="Rev 11 Allen Wirfs-Brock" w:date="2012-10-24T09:27:00Z">
        <w:r w:rsidRPr="00E77497" w:rsidDel="009C13FC">
          <w:rPr>
            <w:i/>
          </w:rPr>
          <w:delText>ExtraArgs</w:delText>
        </w:r>
        <w:r w:rsidRPr="00E77497" w:rsidDel="009C13FC">
          <w:delText xml:space="preserve"> </w:delText>
        </w:r>
      </w:del>
      <w:r w:rsidRPr="00E77497">
        <w:t>in the same order.</w:t>
      </w:r>
    </w:p>
    <w:p w:rsidR="004C02EF" w:rsidRPr="00E77497" w:rsidRDefault="004C02EF" w:rsidP="009C13FC">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ins w:id="32016" w:author="Rev 11 Allen Wirfs-Brock" w:date="2012-10-24T09:28:00Z">
        <w:r w:rsidR="009C13FC" w:rsidRPr="006637C6">
          <w:rPr>
            <w:i/>
          </w:rPr>
          <w:t>this</w:t>
        </w:r>
        <w:r w:rsidR="009C13FC">
          <w:rPr>
            <w:i/>
          </w:rPr>
          <w:t>Argument</w:t>
        </w:r>
        <w:r w:rsidR="009C13FC" w:rsidRPr="00E77497">
          <w:t xml:space="preserve"> </w:t>
        </w:r>
      </w:ins>
      <w:del w:id="32017" w:author="Rev 11 Allen Wirfs-Brock" w:date="2012-10-24T09:28:00Z">
        <w:r w:rsidRPr="00E77497" w:rsidDel="009C13FC">
          <w:delText xml:space="preserve">the </w:delText>
        </w:r>
        <w:r w:rsidRPr="00E77497" w:rsidDel="009C13FC">
          <w:rPr>
            <w:b/>
          </w:rPr>
          <w:delText xml:space="preserve">this </w:delText>
        </w:r>
        <w:r w:rsidRPr="00E77497" w:rsidDel="009C13FC">
          <w:delText xml:space="preserve">value </w:delText>
        </w:r>
      </w:del>
      <w:r w:rsidRPr="00E77497">
        <w:t xml:space="preserve">and providing </w:t>
      </w:r>
      <w:r w:rsidRPr="00E77497">
        <w:rPr>
          <w:i/>
        </w:rPr>
        <w:t>args</w:t>
      </w:r>
      <w:r w:rsidRPr="00E77497">
        <w:t xml:space="preserve"> as </w:t>
      </w:r>
      <w:ins w:id="32018" w:author="Rev 11 Allen Wirfs-Brock" w:date="2012-10-24T09:28:00Z">
        <w:r w:rsidR="009C13FC" w:rsidRPr="0003414D">
          <w:rPr>
            <w:i/>
          </w:rPr>
          <w:t>argumentsList</w:t>
        </w:r>
      </w:ins>
      <w:del w:id="32019" w:author="Rev 11 Allen Wirfs-Brock" w:date="2012-10-24T09:28:00Z">
        <w:r w:rsidRPr="00E77497" w:rsidDel="009C13FC">
          <w:delText>the arguments</w:delText>
        </w:r>
      </w:del>
      <w:r w:rsidRPr="00E77497">
        <w:t>.</w:t>
      </w:r>
    </w:p>
    <w:p w:rsidR="004C02EF" w:rsidRPr="00E77497" w:rsidRDefault="004C02EF" w:rsidP="004C02EF">
      <w:pPr>
        <w:pStyle w:val="Heading5"/>
        <w:numPr>
          <w:ilvl w:val="0"/>
          <w:numId w:val="0"/>
        </w:numPr>
      </w:pPr>
      <w:r w:rsidRPr="00E77497">
        <w:t>15.3.4.5.2</w:t>
      </w:r>
      <w:r w:rsidRPr="00E77497">
        <w:tab/>
        <w:t>[[Construct]]</w:t>
      </w:r>
    </w:p>
    <w:p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rsidR="004C02EF" w:rsidRPr="00E77497" w:rsidRDefault="004C02EF" w:rsidP="004C02EF">
      <w:pPr>
        <w:pStyle w:val="Heading5"/>
        <w:numPr>
          <w:ilvl w:val="0"/>
          <w:numId w:val="0"/>
        </w:numPr>
      </w:pPr>
      <w:r w:rsidRPr="00E77497">
        <w:t>15.3.4.5.3</w:t>
      </w:r>
      <w:r w:rsidRPr="00E77497">
        <w:tab/>
        <w:t>[[HasInstance]] (V)</w:t>
      </w:r>
    </w:p>
    <w:p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rsidR="004C02EF" w:rsidRPr="00E77497" w:rsidRDefault="004C02EF" w:rsidP="00B43482">
      <w:pPr>
        <w:pStyle w:val="Heading3"/>
        <w:numPr>
          <w:ilvl w:val="0"/>
          <w:numId w:val="0"/>
        </w:numPr>
      </w:pPr>
      <w:bookmarkStart w:id="32020" w:name="_Toc235503497"/>
      <w:bookmarkStart w:id="32021" w:name="_Toc241509272"/>
      <w:bookmarkStart w:id="32022" w:name="_Toc244416759"/>
      <w:bookmarkStart w:id="32023" w:name="_Toc276631123"/>
      <w:bookmarkStart w:id="32024" w:name="_Toc339020449"/>
      <w:r w:rsidRPr="00E77497">
        <w:lastRenderedPageBreak/>
        <w:t>15.3.5</w:t>
      </w:r>
      <w:r w:rsidRPr="00E77497">
        <w:tab/>
        <w:t>Properties of Function Instance</w:t>
      </w:r>
      <w:bookmarkEnd w:id="31912"/>
      <w:bookmarkEnd w:id="31917"/>
      <w:bookmarkEnd w:id="31918"/>
      <w:r w:rsidRPr="00E77497">
        <w:t>s</w:t>
      </w:r>
      <w:bookmarkEnd w:id="31945"/>
      <w:bookmarkEnd w:id="31946"/>
      <w:bookmarkEnd w:id="32020"/>
      <w:bookmarkEnd w:id="32021"/>
      <w:bookmarkEnd w:id="32022"/>
      <w:bookmarkEnd w:id="32023"/>
      <w:bookmarkEnd w:id="32024"/>
    </w:p>
    <w:p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w:t>
      </w:r>
      <w:del w:id="32025" w:author="Rev 10 Allen Wirfs-Brock" w:date="2012-08-14T16:52:00Z">
        <w:r w:rsidRPr="00E77497" w:rsidDel="0053000C">
          <w:delText>2</w:delText>
        </w:r>
      </w:del>
      <w:ins w:id="32026" w:author="Rev 10 Allen Wirfs-Brock" w:date="2012-08-14T16:52:00Z">
        <w:r w:rsidR="0053000C">
          <w:t>6</w:t>
        </w:r>
      </w:ins>
      <w:r w:rsidRPr="00E77497">
        <w:t>,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32027" w:name="_Toc385672281"/>
      <w:bookmarkStart w:id="32028" w:name="_Toc393690394"/>
      <w:r w:rsidRPr="00E77497">
        <w:t>.</w:t>
      </w:r>
    </w:p>
    <w:p w:rsidR="004C02EF" w:rsidRPr="00E77497" w:rsidRDefault="004C02EF" w:rsidP="004C02EF">
      <w:del w:id="32029"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32030" w:author="Allen Wirfs-Brock" w:date="2011-07-02T13:55:00Z">
        <w:r w:rsidR="00963019" w:rsidRPr="00E77497">
          <w:t>Every function instance has a [[</w:t>
        </w:r>
        <w:del w:id="32031" w:author="Rev 3 Allen Wirfs-Brock" w:date="2011-09-07T15:34:00Z">
          <w:r w:rsidR="00963019" w:rsidRPr="00E77497" w:rsidDel="007516CC">
            <w:delText>IsFunction</w:delText>
          </w:r>
        </w:del>
      </w:ins>
      <w:ins w:id="32032" w:author="Rev 3 Allen Wirfs-Brock" w:date="2011-09-07T15:34:00Z">
        <w:r w:rsidR="007516CC" w:rsidRPr="00E77497">
          <w:t>NativeBrand</w:t>
        </w:r>
      </w:ins>
      <w:ins w:id="32033" w:author="Allen Wirfs-Brock" w:date="2011-07-02T13:55:00Z">
        <w:r w:rsidR="00963019" w:rsidRPr="00E77497">
          <w:t>]] internal property</w:t>
        </w:r>
      </w:ins>
      <w:ins w:id="32034" w:author="Rev 3 Allen Wirfs-Brock" w:date="2011-09-07T15:34:00Z">
        <w:r w:rsidR="007516CC" w:rsidRPr="00E77497">
          <w:t xml:space="preserve"> whose value is NativeFunction</w:t>
        </w:r>
      </w:ins>
      <w:ins w:id="32035" w:author="Allen Wirfs-Brock" w:date="2011-07-02T13:55:00Z">
        <w:r w:rsidR="00963019" w:rsidRPr="00E77497">
          <w:t>.</w:t>
        </w:r>
      </w:ins>
    </w:p>
    <w:p w:rsidR="004C02EF" w:rsidRPr="00E77497" w:rsidRDefault="004C02EF" w:rsidP="004C02EF">
      <w:r w:rsidRPr="00E77497">
        <w:t>Function instances that correspond to strict mode functions (13.</w:t>
      </w:r>
      <w:del w:id="32036" w:author="Rev 10 Allen Wirfs-Brock" w:date="2012-08-14T16:53:00Z">
        <w:r w:rsidRPr="00E77497" w:rsidDel="0053000C">
          <w:delText>2</w:delText>
        </w:r>
      </w:del>
      <w:ins w:id="32037" w:author="Rev 10 Allen Wirfs-Brock" w:date="2012-08-14T16:53:00Z">
        <w:r w:rsidR="0053000C">
          <w:t>6</w:t>
        </w:r>
      </w:ins>
      <w:r w:rsidRPr="00E77497">
        <w:t xml:space="preserve">)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rsidR="004C02EF" w:rsidRPr="00E77497" w:rsidRDefault="004C02EF" w:rsidP="004C02EF">
      <w:pPr>
        <w:pStyle w:val="Heading4"/>
        <w:numPr>
          <w:ilvl w:val="0"/>
          <w:numId w:val="0"/>
        </w:numPr>
      </w:pPr>
      <w:bookmarkStart w:id="32038" w:name="_Ref449944243"/>
      <w:r w:rsidRPr="00E77497">
        <w:t>15.3.5.1</w:t>
      </w:r>
      <w:r w:rsidRPr="00E77497">
        <w:tab/>
        <w:t>lengt</w:t>
      </w:r>
      <w:bookmarkEnd w:id="32027"/>
      <w:bookmarkEnd w:id="32028"/>
      <w:r w:rsidRPr="00E77497">
        <w:t>h</w:t>
      </w:r>
      <w:bookmarkEnd w:id="32038"/>
    </w:p>
    <w:p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32039" w:name="_Toc385672282"/>
      <w:bookmarkStart w:id="32040"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rsidR="004C02EF" w:rsidRPr="003B4312" w:rsidRDefault="004C02EF" w:rsidP="004C02EF">
      <w:pPr>
        <w:pStyle w:val="Heading4"/>
        <w:numPr>
          <w:ilvl w:val="0"/>
          <w:numId w:val="0"/>
        </w:numPr>
      </w:pPr>
      <w:bookmarkStart w:id="32041" w:name="_Ref449944260"/>
      <w:r w:rsidRPr="003B4312">
        <w:t>15.3.5.2</w:t>
      </w:r>
      <w:r w:rsidRPr="003B4312">
        <w:tab/>
        <w:t>prototyp</w:t>
      </w:r>
      <w:bookmarkEnd w:id="32039"/>
      <w:bookmarkEnd w:id="32040"/>
      <w:r w:rsidRPr="003B4312">
        <w:t>e</w:t>
      </w:r>
      <w:bookmarkEnd w:id="32041"/>
    </w:p>
    <w:p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32042" w:name="_Toc382291614"/>
      <w:bookmarkStart w:id="32043" w:name="_Toc385672284"/>
      <w:bookmarkStart w:id="32044"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rsidR="004C02EF" w:rsidRPr="00A67AF2" w:rsidRDefault="004C02EF" w:rsidP="004C02EF">
      <w:pPr>
        <w:pStyle w:val="Heading4"/>
        <w:numPr>
          <w:ilvl w:val="0"/>
          <w:numId w:val="0"/>
        </w:numPr>
      </w:pPr>
      <w:bookmarkStart w:id="32045" w:name="_Ref440446281"/>
      <w:bookmarkStart w:id="32046" w:name="_Ref449966920"/>
      <w:r w:rsidRPr="00A67AF2">
        <w:t>15.3.5.3</w:t>
      </w:r>
      <w:r w:rsidRPr="00A67AF2">
        <w:tab/>
        <w:t>[[HasInstance]] (V)</w:t>
      </w:r>
      <w:bookmarkEnd w:id="32045"/>
      <w:bookmarkEnd w:id="32046"/>
    </w:p>
    <w:p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rsidR="005C2F19" w:rsidRDefault="005C2F19" w:rsidP="00834A33">
      <w:pPr>
        <w:pStyle w:val="Alg4"/>
        <w:numPr>
          <w:ilvl w:val="0"/>
          <w:numId w:val="194"/>
        </w:numPr>
        <w:rPr>
          <w:ins w:id="32047" w:author="Rev 7 Allen Wirfs-Brock" w:date="2012-04-09T17:28:00Z"/>
        </w:rPr>
      </w:pPr>
      <w:ins w:id="32048" w:author="Rev 7 Allen Wirfs-Brock" w:date="2012-04-09T17:28:00Z">
        <w:r>
          <w:t>ReturnIfAbrupt(</w:t>
        </w:r>
        <w:r>
          <w:rPr>
            <w:i/>
          </w:rPr>
          <w:t>O</w:t>
        </w:r>
        <w:r>
          <w:t>).</w:t>
        </w:r>
      </w:ins>
    </w:p>
    <w:p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834A33">
      <w:pPr>
        <w:pStyle w:val="Alg4"/>
        <w:numPr>
          <w:ilvl w:val="0"/>
          <w:numId w:val="194"/>
        </w:numPr>
      </w:pPr>
      <w:r w:rsidRPr="00E77497">
        <w:t>Repeat</w:t>
      </w:r>
    </w:p>
    <w:p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rsidR="004C02EF" w:rsidRPr="00E77497" w:rsidRDefault="004C02EF" w:rsidP="004C02EF">
      <w:pPr>
        <w:pStyle w:val="Note"/>
      </w:pPr>
      <w:bookmarkStart w:id="32049" w:name="_Ref457710573"/>
      <w:bookmarkStart w:id="32050"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rsidR="004C02EF" w:rsidRPr="00E77497" w:rsidRDefault="004C02EF" w:rsidP="004C02EF">
      <w:pPr>
        <w:pStyle w:val="Heading4"/>
        <w:numPr>
          <w:ilvl w:val="0"/>
          <w:numId w:val="0"/>
        </w:numPr>
      </w:pPr>
      <w:r w:rsidRPr="00E77497">
        <w:t>15.3.5.4</w:t>
      </w:r>
      <w:r w:rsidRPr="00E77497">
        <w:tab/>
        <w:t>[[Get]] (P)</w:t>
      </w:r>
    </w:p>
    <w:p w:rsidR="004C02EF" w:rsidRPr="00E77497" w:rsidRDefault="004C02EF" w:rsidP="004C02EF">
      <w:r w:rsidRPr="00E77497">
        <w:t>Function objects use a variation of the [[Get]] internal method used for other native ECMAScript objects (8.12.3).</w:t>
      </w:r>
    </w:p>
    <w:p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rsidR="004C02EF" w:rsidRPr="00E77497" w:rsidRDefault="004C02EF" w:rsidP="00834A33">
      <w:pPr>
        <w:pStyle w:val="Alg4"/>
        <w:numPr>
          <w:ilvl w:val="0"/>
          <w:numId w:val="195"/>
        </w:numPr>
      </w:pPr>
      <w:r w:rsidRPr="00E77497">
        <w:lastRenderedPageBreak/>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rsidR="004C02EF" w:rsidRPr="00E77497" w:rsidRDefault="004C02EF" w:rsidP="00B43482">
      <w:pPr>
        <w:pStyle w:val="Heading2"/>
        <w:numPr>
          <w:ilvl w:val="0"/>
          <w:numId w:val="0"/>
        </w:numPr>
      </w:pPr>
      <w:bookmarkStart w:id="32051" w:name="_Toc235503498"/>
      <w:bookmarkStart w:id="32052" w:name="_Toc241509273"/>
      <w:bookmarkStart w:id="32053" w:name="_Toc244416760"/>
      <w:bookmarkStart w:id="32054" w:name="_Toc276631124"/>
      <w:bookmarkStart w:id="32055" w:name="_Toc339020450"/>
      <w:r w:rsidRPr="00E77497">
        <w:t>15.4</w:t>
      </w:r>
      <w:r w:rsidRPr="00E77497">
        <w:tab/>
        <w:t>Array Object</w:t>
      </w:r>
      <w:bookmarkEnd w:id="32042"/>
      <w:bookmarkEnd w:id="32043"/>
      <w:bookmarkEnd w:id="32044"/>
      <w:r w:rsidRPr="00E77497">
        <w:t>s</w:t>
      </w:r>
      <w:bookmarkEnd w:id="32049"/>
      <w:bookmarkEnd w:id="32050"/>
      <w:bookmarkEnd w:id="32051"/>
      <w:bookmarkEnd w:id="32052"/>
      <w:bookmarkEnd w:id="32053"/>
      <w:bookmarkEnd w:id="32054"/>
      <w:bookmarkEnd w:id="32055"/>
    </w:p>
    <w:p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32056" w:name="_Toc393690398"/>
      <w:bookmarkStart w:id="32057" w:name="_Ref404501450"/>
    </w:p>
    <w:p w:rsidR="004C02EF" w:rsidRPr="00E77497" w:rsidRDefault="004C02EF" w:rsidP="004C02EF">
      <w:commentRangeStart w:id="32058"/>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32059" w:name="_Ref424531647"/>
      <w:bookmarkStart w:id="32060" w:name="_Toc472818921"/>
      <w:bookmarkStart w:id="32061"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32058"/>
      <w:r w:rsidR="00E435B1">
        <w:rPr>
          <w:rStyle w:val="CommentReference"/>
        </w:rPr>
        <w:commentReference w:id="32058"/>
      </w:r>
    </w:p>
    <w:p w:rsidR="00E435B1" w:rsidRDefault="00E435B1" w:rsidP="00E435B1">
      <w:pPr>
        <w:rPr>
          <w:ins w:id="32062" w:author="Rev 11 Allen Wirfs-Brock" w:date="2012-10-23T15:31:00Z"/>
        </w:rPr>
      </w:pPr>
      <w:bookmarkStart w:id="32063" w:name="_Toc241509274"/>
      <w:bookmarkStart w:id="32064" w:name="_Toc244416761"/>
      <w:bookmarkStart w:id="32065" w:name="_Toc276631125"/>
      <w:ins w:id="32066" w:author="Rev 11 Allen Wirfs-Brock" w:date="2012-10-23T15:31:00Z">
        <w:r w:rsidRPr="00E77497">
          <w:rPr>
            <w:rFonts w:ascii="Helvetica" w:hAnsi="Helvetica"/>
            <w:b/>
          </w:rPr>
          <w:t xml:space="preserve">Runtime Semantics: </w:t>
        </w:r>
        <w:r w:rsidRPr="00E435B1">
          <w:rPr>
            <w:rFonts w:ascii="Helvetica" w:hAnsi="Helvetica"/>
            <w:b/>
            <w:spacing w:val="6"/>
          </w:rPr>
          <w:t xml:space="preserve">ArrayCreate </w:t>
        </w:r>
        <w:r>
          <w:rPr>
            <w:rFonts w:ascii="Helvetica" w:hAnsi="Helvetica"/>
            <w:b/>
            <w:spacing w:val="6"/>
          </w:rPr>
          <w:t>Abstract Operation</w:t>
        </w:r>
      </w:ins>
    </w:p>
    <w:p w:rsidR="00FA34E7" w:rsidRDefault="00FA34E7" w:rsidP="00FA34E7">
      <w:pPr>
        <w:rPr>
          <w:ins w:id="32067" w:author="Rev 7 Allen Wirfs-Brock" w:date="2012-04-10T16:13:00Z"/>
        </w:rPr>
      </w:pPr>
      <w:ins w:id="32068" w:author="Rev 7 Allen Wirfs-Brock" w:date="2012-04-10T16:13:00Z">
        <w:r>
          <w:t xml:space="preserve">The abstract operation ArrayCreate with argument </w:t>
        </w:r>
        <w:r>
          <w:rPr>
            <w:i/>
          </w:rPr>
          <w:t>length</w:t>
        </w:r>
        <w:r>
          <w:t xml:space="preserve"> (a positive integer) </w:t>
        </w:r>
      </w:ins>
      <w:ins w:id="32069" w:author="Rev 7 Allen Wirfs-Brock" w:date="2012-04-10T16:15:00Z">
        <w:r>
          <w:t xml:space="preserve">is used to specify the creation of new Array objects. It </w:t>
        </w:r>
      </w:ins>
      <w:ins w:id="32070" w:author="Rev 7 Allen Wirfs-Brock" w:date="2012-04-10T16:13:00Z">
        <w:r>
          <w:t>performs the following steps:</w:t>
        </w:r>
      </w:ins>
    </w:p>
    <w:p w:rsidR="00FA34E7" w:rsidRPr="00E77497" w:rsidRDefault="00FA34E7" w:rsidP="00F44A1F">
      <w:pPr>
        <w:pStyle w:val="Alg4"/>
        <w:numPr>
          <w:ilvl w:val="0"/>
          <w:numId w:val="707"/>
        </w:numPr>
        <w:rPr>
          <w:ins w:id="32071" w:author="Rev 7 Allen Wirfs-Brock" w:date="2012-04-10T16:13:00Z"/>
        </w:rPr>
      </w:pPr>
      <w:ins w:id="32072" w:author="Rev 7 Allen Wirfs-Brock" w:date="2012-04-10T16:13:00Z">
        <w:r>
          <w:t xml:space="preserve">Let </w:t>
        </w:r>
        <w:r w:rsidRPr="00FC03BD">
          <w:rPr>
            <w:i/>
          </w:rPr>
          <w:t>A</w:t>
        </w:r>
        <w:r>
          <w:t xml:space="preserve"> be a newly created ECMAScript object</w:t>
        </w:r>
        <w:r w:rsidRPr="00E77497">
          <w:t>.</w:t>
        </w:r>
      </w:ins>
    </w:p>
    <w:p w:rsidR="00FA34E7" w:rsidRPr="00E77497" w:rsidRDefault="00FA34E7" w:rsidP="00F44A1F">
      <w:pPr>
        <w:pStyle w:val="Alg4"/>
        <w:numPr>
          <w:ilvl w:val="0"/>
          <w:numId w:val="707"/>
        </w:numPr>
        <w:rPr>
          <w:ins w:id="32073" w:author="Rev 7 Allen Wirfs-Brock" w:date="2012-04-10T16:13:00Z"/>
        </w:rPr>
      </w:pPr>
      <w:ins w:id="32074" w:author="Rev 7 Allen Wirfs-Brock" w:date="2012-04-10T16:13:00Z">
        <w:r>
          <w:t xml:space="preserve">Set the [[Prototype]] internal property of </w:t>
        </w:r>
        <w:r w:rsidRPr="00FA34E7">
          <w:rPr>
            <w:i/>
          </w:rPr>
          <w:t>A</w:t>
        </w:r>
        <w:r>
          <w:t xml:space="preserve"> to the intrinsic object %ArrayPrototype%.</w:t>
        </w:r>
      </w:ins>
    </w:p>
    <w:p w:rsidR="00FA34E7" w:rsidRPr="00FA34E7" w:rsidRDefault="00FA34E7" w:rsidP="00F44A1F">
      <w:pPr>
        <w:pStyle w:val="Alg4"/>
        <w:numPr>
          <w:ilvl w:val="0"/>
          <w:numId w:val="707"/>
        </w:numPr>
        <w:rPr>
          <w:ins w:id="32075" w:author="Rev 7 Allen Wirfs-Brock" w:date="2012-04-10T16:13:00Z"/>
        </w:rPr>
      </w:pPr>
      <w:ins w:id="32076" w:author="Rev 7 Allen Wirfs-Brock" w:date="2012-04-10T16:13:00Z">
        <w:r>
          <w:t xml:space="preserve">Set </w:t>
        </w:r>
        <w:r w:rsidRPr="00FA34E7">
          <w:rPr>
            <w:i/>
          </w:rPr>
          <w:t>A</w:t>
        </w:r>
        <w:r>
          <w:t>’s common internal methods except for [[DefineOwnProperty]] to the default definitions specified in 8.12.</w:t>
        </w:r>
      </w:ins>
    </w:p>
    <w:p w:rsidR="00FA34E7" w:rsidRDefault="00FA34E7" w:rsidP="00F44A1F">
      <w:pPr>
        <w:pStyle w:val="Alg4"/>
        <w:numPr>
          <w:ilvl w:val="0"/>
          <w:numId w:val="707"/>
        </w:numPr>
        <w:rPr>
          <w:ins w:id="32077" w:author="Rev 7 Allen Wirfs-Brock" w:date="2012-04-10T16:13:00Z"/>
        </w:rPr>
      </w:pPr>
      <w:ins w:id="32078" w:author="Rev 7 Allen Wirfs-Brock" w:date="2012-04-10T16:13:00Z">
        <w:r>
          <w:t xml:space="preserve">Set </w:t>
        </w:r>
        <w:r w:rsidRPr="00FA34E7">
          <w:rPr>
            <w:i/>
          </w:rPr>
          <w:t>A</w:t>
        </w:r>
        <w:r>
          <w:t>’s [[DefineOwnProperty]] internal method</w:t>
        </w:r>
        <w:del w:id="32079" w:author="Rev 9 Allen Wirfs-Brock" w:date="2012-07-07T16:21:00Z">
          <w:r w:rsidDel="00201325">
            <w:delText>s</w:delText>
          </w:r>
        </w:del>
        <w:r>
          <w:t xml:space="preserve"> to the definition given in 15.4.5.1.</w:t>
        </w:r>
      </w:ins>
    </w:p>
    <w:p w:rsidR="00FA34E7" w:rsidRDefault="00FA34E7" w:rsidP="00F44A1F">
      <w:pPr>
        <w:pStyle w:val="Alg4"/>
        <w:numPr>
          <w:ilvl w:val="0"/>
          <w:numId w:val="707"/>
        </w:numPr>
        <w:rPr>
          <w:ins w:id="32080" w:author="Rev 7 Allen Wirfs-Brock" w:date="2012-04-10T16:13:00Z"/>
        </w:rPr>
      </w:pPr>
      <w:ins w:id="32081" w:author="Rev 7 Allen Wirfs-Brock" w:date="2012-04-10T16:13:00Z">
        <w:r>
          <w:t xml:space="preserve">Set the </w:t>
        </w:r>
        <w:r w:rsidRPr="00E77497">
          <w:t xml:space="preserve">[[NativeBrand]] internal property </w:t>
        </w:r>
        <w:r>
          <w:t xml:space="preserve">of </w:t>
        </w:r>
        <w:r w:rsidRPr="00FA34E7">
          <w:rPr>
            <w:i/>
          </w:rPr>
          <w:t>A</w:t>
        </w:r>
        <w:r>
          <w:t xml:space="preserve"> to the</w:t>
        </w:r>
        <w:r w:rsidRPr="00E77497">
          <w:t xml:space="preserve"> value </w:t>
        </w:r>
        <w:r w:rsidRPr="00FA34E7">
          <w:rPr>
            <w:rFonts w:ascii="Arial" w:hAnsi="Arial" w:cs="Arial"/>
          </w:rPr>
          <w:t>NativeArray</w:t>
        </w:r>
        <w:r>
          <w:t>.</w:t>
        </w:r>
      </w:ins>
    </w:p>
    <w:p w:rsidR="00FA34E7" w:rsidRDefault="00FA34E7" w:rsidP="00F44A1F">
      <w:pPr>
        <w:pStyle w:val="Alg4"/>
        <w:numPr>
          <w:ilvl w:val="0"/>
          <w:numId w:val="707"/>
        </w:numPr>
        <w:rPr>
          <w:ins w:id="32082" w:author="Rev 7 Allen Wirfs-Brock" w:date="2012-04-10T16:13:00Z"/>
        </w:rPr>
      </w:pPr>
      <w:ins w:id="32083" w:author="Rev 7 Allen Wirfs-Brock" w:date="2012-04-10T16:13:00Z">
        <w:r>
          <w:t xml:space="preserve">Set the [[Extensible]] internal property of </w:t>
        </w:r>
        <w:r w:rsidRPr="00FA34E7">
          <w:rPr>
            <w:i/>
          </w:rPr>
          <w:t>A</w:t>
        </w:r>
        <w:r>
          <w:t xml:space="preserve"> to </w:t>
        </w:r>
        <w:r w:rsidRPr="00FA34E7">
          <w:rPr>
            <w:b/>
          </w:rPr>
          <w:t>true</w:t>
        </w:r>
        <w:r>
          <w:t>.</w:t>
        </w:r>
      </w:ins>
    </w:p>
    <w:p w:rsidR="00FA34E7" w:rsidRDefault="00FA34E7" w:rsidP="00F44A1F">
      <w:pPr>
        <w:pStyle w:val="Alg4"/>
        <w:numPr>
          <w:ilvl w:val="0"/>
          <w:numId w:val="707"/>
        </w:numPr>
        <w:spacing w:after="120"/>
        <w:contextualSpacing/>
        <w:rPr>
          <w:ins w:id="32084" w:author="Rev 7 Allen Wirfs-Brock" w:date="2012-04-10T16:13:00Z"/>
        </w:rPr>
      </w:pPr>
      <w:ins w:id="32085" w:author="Rev 7 Allen Wirfs-Brock" w:date="2012-04-10T16:13:00Z">
        <w:r>
          <w:t>Call the</w:t>
        </w:r>
      </w:ins>
      <w:ins w:id="32086" w:author="Rev 9 Allen Wirfs-Brock" w:date="2012-06-24T08:00:00Z">
        <w:r w:rsidR="005C3583">
          <w:t xml:space="preserve"> default</w:t>
        </w:r>
      </w:ins>
      <w:ins w:id="32087" w:author="Rev 7 Allen Wirfs-Brock" w:date="2012-04-10T16:13:00Z">
        <w:r>
          <w:t xml:space="preserve"> [[DefineOwnProperty]] internal method </w:t>
        </w:r>
      </w:ins>
      <w:ins w:id="32088" w:author="Rev 9 Allen Wirfs-Brock" w:date="2012-06-24T08:04:00Z">
        <w:r w:rsidR="00133131">
          <w:t xml:space="preserve">(8.12.9) </w:t>
        </w:r>
      </w:ins>
      <w:ins w:id="32089" w:author="Rev 7 Allen Wirfs-Brock" w:date="2012-04-10T16:13:00Z">
        <w:del w:id="32090" w:author="Rev 9 Allen Wirfs-Brock" w:date="2012-06-24T08:04:00Z">
          <w:r w:rsidDel="00133131">
            <w:delText>of</w:delText>
          </w:r>
        </w:del>
      </w:ins>
      <w:ins w:id="32091" w:author="Rev 9 Allen Wirfs-Brock" w:date="2012-06-24T08:04:00Z">
        <w:r w:rsidR="00133131">
          <w:t>on</w:t>
        </w:r>
      </w:ins>
      <w:ins w:id="32092" w:author="Rev 7 Allen Wirfs-Brock" w:date="2012-04-10T16:13:00Z">
        <w:r>
          <w:t xml:space="preserve"> </w:t>
        </w:r>
        <w:r w:rsidRPr="00FA34E7">
          <w:rPr>
            <w:i/>
          </w:rPr>
          <w:t>A</w:t>
        </w:r>
        <w:r>
          <w:t xml:space="preserve"> with arguments </w:t>
        </w:r>
        <w:r w:rsidRPr="00E77497">
          <w:rPr>
            <w:b/>
          </w:rPr>
          <w:t>"</w:t>
        </w:r>
        <w:r w:rsidRPr="00E77497">
          <w:rPr>
            <w:rFonts w:ascii="Courier New" w:hAnsi="Courier New" w:cs="Courier New"/>
            <w:b/>
          </w:rPr>
          <w:t>length</w:t>
        </w:r>
        <w:r w:rsidRPr="00E77497">
          <w:rPr>
            <w:b/>
          </w:rPr>
          <w:t>"</w:t>
        </w:r>
        <w:r w:rsidRPr="00E77497">
          <w:t xml:space="preserve">, </w:t>
        </w:r>
        <w:r>
          <w:t>Property Desc</w:t>
        </w:r>
      </w:ins>
      <w:ins w:id="32093" w:author="Rev 9 Allen Wirfs-Brock" w:date="2012-07-07T16:22:00Z">
        <w:r w:rsidR="00201325">
          <w:t>r</w:t>
        </w:r>
      </w:ins>
      <w:ins w:id="32094" w:author="Rev 7 Allen Wirfs-Brock" w:date="2012-04-10T16:13:00Z">
        <w:r>
          <w:t xml:space="preserve">iptor {[[Value]]: </w:t>
        </w:r>
        <w:r w:rsidRPr="00FA34E7">
          <w:rPr>
            <w:i/>
          </w:rPr>
          <w:t>length</w:t>
        </w:r>
        <w:r>
          <w:t xml:space="preserve">, [[Writable]]: </w:t>
        </w:r>
        <w:r w:rsidRPr="00FA34E7">
          <w:rPr>
            <w:b/>
          </w:rPr>
          <w:t>true</w:t>
        </w:r>
        <w:r>
          <w:t xml:space="preserve">, [[Enumerable]]: </w:t>
        </w:r>
        <w:r w:rsidRPr="00FA34E7">
          <w:rPr>
            <w:b/>
          </w:rPr>
          <w:t>false</w:t>
        </w:r>
        <w:r>
          <w:t xml:space="preserve">, [[Configurable]]: </w:t>
        </w:r>
        <w:r w:rsidRPr="00FA34E7">
          <w:rPr>
            <w:b/>
          </w:rPr>
          <w:t>false</w:t>
        </w:r>
        <w:r>
          <w:t>}</w:t>
        </w:r>
        <w:r w:rsidRPr="00E77497">
          <w:t xml:space="preserve">, and </w:t>
        </w:r>
        <w:r w:rsidRPr="00FA34E7">
          <w:rPr>
            <w:b/>
          </w:rPr>
          <w:t>false</w:t>
        </w:r>
        <w:r>
          <w:rPr>
            <w:i/>
          </w:rPr>
          <w:t>.</w:t>
        </w:r>
      </w:ins>
    </w:p>
    <w:p w:rsidR="00FA34E7" w:rsidRDefault="00FA34E7" w:rsidP="00F44A1F">
      <w:pPr>
        <w:pStyle w:val="Alg4"/>
        <w:numPr>
          <w:ilvl w:val="0"/>
          <w:numId w:val="707"/>
        </w:numPr>
        <w:spacing w:after="220"/>
        <w:rPr>
          <w:ins w:id="32095" w:author="Rev 7 Allen Wirfs-Brock" w:date="2012-04-10T16:13:00Z"/>
        </w:rPr>
      </w:pPr>
      <w:ins w:id="32096" w:author="Rev 7 Allen Wirfs-Brock" w:date="2012-04-10T16:13:00Z">
        <w:r w:rsidRPr="00E77497">
          <w:t xml:space="preserve">Return </w:t>
        </w:r>
        <w:r>
          <w:t>A</w:t>
        </w:r>
        <w:r w:rsidRPr="00E77497">
          <w:t>.</w:t>
        </w:r>
      </w:ins>
    </w:p>
    <w:p w:rsidR="004C02EF" w:rsidRPr="00E77497" w:rsidRDefault="004C02EF" w:rsidP="00B43482">
      <w:pPr>
        <w:pStyle w:val="Heading3"/>
        <w:numPr>
          <w:ilvl w:val="0"/>
          <w:numId w:val="0"/>
        </w:numPr>
      </w:pPr>
      <w:bookmarkStart w:id="32097" w:name="_Toc339020451"/>
      <w:r w:rsidRPr="00E77497">
        <w:t>15.4.1</w:t>
      </w:r>
      <w:r w:rsidRPr="00E77497">
        <w:tab/>
        <w:t>The Array Constructor Called as a Functio</w:t>
      </w:r>
      <w:bookmarkEnd w:id="32056"/>
      <w:bookmarkEnd w:id="32057"/>
      <w:r w:rsidRPr="00E77497">
        <w:t>n</w:t>
      </w:r>
      <w:bookmarkEnd w:id="32059"/>
      <w:bookmarkEnd w:id="32060"/>
      <w:bookmarkEnd w:id="32061"/>
      <w:bookmarkEnd w:id="32063"/>
      <w:bookmarkEnd w:id="32064"/>
      <w:bookmarkEnd w:id="32065"/>
      <w:bookmarkEnd w:id="32097"/>
    </w:p>
    <w:p w:rsidR="004C02EF" w:rsidRPr="00E77497" w:rsidRDefault="00240626">
      <w:pPr>
        <w:pStyle w:val="Note"/>
        <w:pPrChange w:id="32098" w:author="Rev 7 Allen Wirfs-Brock" w:date="2012-05-03T15:13:00Z">
          <w:pPr/>
        </w:pPrChange>
      </w:pPr>
      <w:ins w:id="32099" w:author="Rev 7 Allen Wirfs-Brock" w:date="2012-05-03T15:13:00Z">
        <w:r>
          <w:t>NOTE</w:t>
        </w:r>
        <w:r>
          <w:tab/>
        </w:r>
      </w:ins>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32100" w:name="_Toc393690399"/>
    </w:p>
    <w:p w:rsidR="004C02EF" w:rsidRPr="00E77497" w:rsidRDefault="004C02EF" w:rsidP="004C02EF">
      <w:pPr>
        <w:pStyle w:val="Heading4"/>
        <w:numPr>
          <w:ilvl w:val="0"/>
          <w:numId w:val="0"/>
        </w:numPr>
      </w:pPr>
      <w:r w:rsidRPr="00E77497">
        <w:t>15.4.1.1</w:t>
      </w:r>
      <w:r w:rsidRPr="00E77497">
        <w:tab/>
        <w:t xml:space="preserve">Array ( [ item1 [ , item2 [ , </w:t>
      </w:r>
      <w:r w:rsidRPr="00E77497">
        <w:rPr>
          <w:snapToGrid w:val="0"/>
        </w:rPr>
        <w:t>…</w:t>
      </w:r>
      <w:r w:rsidRPr="00E77497">
        <w:t xml:space="preserve"> ] ] ]</w:t>
      </w:r>
      <w:bookmarkEnd w:id="32100"/>
      <w:r w:rsidRPr="00E77497">
        <w:t xml:space="preserve"> )</w:t>
      </w:r>
    </w:p>
    <w:p w:rsidR="004C02EF" w:rsidRPr="00E77497" w:rsidRDefault="004C02EF" w:rsidP="004C02EF">
      <w:bookmarkStart w:id="32101" w:name="_Toc393690400"/>
      <w:r w:rsidRPr="00E77497">
        <w:t xml:space="preserve">When the </w:t>
      </w:r>
      <w:r w:rsidRPr="00E77497">
        <w:rPr>
          <w:rFonts w:ascii="Courier New" w:hAnsi="Courier New"/>
          <w:b/>
        </w:rPr>
        <w:t>Array</w:t>
      </w:r>
      <w:r w:rsidRPr="00E77497">
        <w:t xml:space="preserve"> function is called the following steps are taken:</w:t>
      </w:r>
    </w:p>
    <w:p w:rsidR="004C02EF" w:rsidRPr="00E77497" w:rsidRDefault="004C02EF" w:rsidP="00834A33">
      <w:pPr>
        <w:pStyle w:val="Alg4"/>
        <w:numPr>
          <w:ilvl w:val="0"/>
          <w:numId w:val="197"/>
        </w:numPr>
        <w:spacing w:after="220"/>
      </w:pPr>
      <w:del w:id="32102" w:author="Rev 7 Allen Wirfs-Brock" w:date="2012-05-03T15:10:00Z">
        <w:r w:rsidRPr="00E77497" w:rsidDel="00240626">
          <w:delText xml:space="preserve">Create and return a new Array object exactly as if the standard built-in constructor </w:delText>
        </w:r>
        <w:r w:rsidRPr="00E77497" w:rsidDel="00240626">
          <w:rPr>
            <w:rFonts w:ascii="Courier New" w:hAnsi="Courier New" w:cs="Courier New"/>
            <w:b/>
          </w:rPr>
          <w:delText>Array</w:delText>
        </w:r>
        <w:r w:rsidRPr="00E77497" w:rsidDel="00240626">
          <w:delText xml:space="preserve"> was used in a </w:delText>
        </w:r>
        <w:r w:rsidRPr="00E77497" w:rsidDel="00240626">
          <w:rPr>
            <w:rFonts w:ascii="Courier New" w:hAnsi="Courier New" w:cs="Courier New"/>
            <w:b/>
          </w:rPr>
          <w:delText>new</w:delText>
        </w:r>
        <w:r w:rsidRPr="00E77497" w:rsidDel="00240626">
          <w:delText xml:space="preserve"> expression with the same arguments (15.4.2).</w:delText>
        </w:r>
      </w:del>
      <w:ins w:id="32103" w:author="Rev 7 Allen Wirfs-Brock" w:date="2012-05-03T15:10:00Z">
        <w:r w:rsidR="00240626">
          <w:t xml:space="preserve">Return the result that would be obtained if this functions had been called </w:t>
        </w:r>
      </w:ins>
      <w:ins w:id="32104" w:author="Rev 7 Allen Wirfs-Brock" w:date="2012-05-03T15:11:00Z">
        <w:r w:rsidR="00240626">
          <w:t>with the same arguments</w:t>
        </w:r>
      </w:ins>
      <w:ins w:id="32105" w:author="Rev 7 Allen Wirfs-Brock" w:date="2012-05-03T15:12:00Z">
        <w:r w:rsidR="00240626">
          <w:t>,</w:t>
        </w:r>
        <w:r w:rsidR="00240626" w:rsidRPr="00240626">
          <w:t xml:space="preserve"> </w:t>
        </w:r>
        <w:r w:rsidR="00240626">
          <w:t>as constructor</w:t>
        </w:r>
      </w:ins>
      <w:ins w:id="32106" w:author="Rev 7 Allen Wirfs-Brock" w:date="2012-05-03T15:10:00Z">
        <w:r w:rsidR="00240626">
          <w:t xml:space="preserve">.  </w:t>
        </w:r>
      </w:ins>
      <w:ins w:id="32107" w:author="Rev 7 Allen Wirfs-Brock" w:date="2012-05-03T15:11:00Z">
        <w:r w:rsidR="00240626">
          <w:t>This</w:t>
        </w:r>
      </w:ins>
      <w:ins w:id="32108" w:author="Rev 7 Allen Wirfs-Brock" w:date="2012-05-03T15:10:00Z">
        <w:r w:rsidR="00240626">
          <w:t xml:space="preserve"> result </w:t>
        </w:r>
      </w:ins>
      <w:ins w:id="32109" w:author="Rev 7 Allen Wirfs-Brock" w:date="2012-05-03T15:12:00Z">
        <w:r w:rsidR="00240626">
          <w:t>is</w:t>
        </w:r>
      </w:ins>
      <w:ins w:id="32110" w:author="Rev 7 Allen Wirfs-Brock" w:date="2012-05-03T15:10:00Z">
        <w:r w:rsidR="00240626">
          <w:t xml:space="preserve"> defined</w:t>
        </w:r>
      </w:ins>
      <w:ins w:id="32111" w:author="Rev 7 Allen Wirfs-Brock" w:date="2012-05-03T15:12:00Z">
        <w:r w:rsidR="00240626">
          <w:t xml:space="preserve"> by 15.4.2.1 or 15.4.2.2 depending upon the actual number of arguments.</w:t>
        </w:r>
      </w:ins>
    </w:p>
    <w:p w:rsidR="004C02EF" w:rsidRPr="00E77497" w:rsidRDefault="004C02EF" w:rsidP="00B43482">
      <w:pPr>
        <w:pStyle w:val="Heading3"/>
        <w:numPr>
          <w:ilvl w:val="0"/>
          <w:numId w:val="0"/>
        </w:numPr>
      </w:pPr>
      <w:bookmarkStart w:id="32112" w:name="_Toc393690402"/>
      <w:bookmarkStart w:id="32113" w:name="_Ref404501465"/>
      <w:bookmarkStart w:id="32114" w:name="_Ref424531663"/>
      <w:bookmarkStart w:id="32115" w:name="_Toc472818922"/>
      <w:bookmarkStart w:id="32116" w:name="_Toc235503500"/>
      <w:bookmarkStart w:id="32117" w:name="_Toc241509275"/>
      <w:bookmarkStart w:id="32118" w:name="_Toc244416762"/>
      <w:bookmarkStart w:id="32119" w:name="_Toc276631126"/>
      <w:bookmarkStart w:id="32120" w:name="_Toc339020452"/>
      <w:bookmarkEnd w:id="32101"/>
      <w:r w:rsidRPr="00E77497">
        <w:lastRenderedPageBreak/>
        <w:t>15.4.2</w:t>
      </w:r>
      <w:r w:rsidRPr="00E77497">
        <w:tab/>
        <w:t>The Array Constructo</w:t>
      </w:r>
      <w:bookmarkEnd w:id="32112"/>
      <w:bookmarkEnd w:id="32113"/>
      <w:r w:rsidRPr="00E77497">
        <w:t>r</w:t>
      </w:r>
      <w:bookmarkEnd w:id="32114"/>
      <w:bookmarkEnd w:id="32115"/>
      <w:bookmarkEnd w:id="32116"/>
      <w:bookmarkEnd w:id="32117"/>
      <w:bookmarkEnd w:id="32118"/>
      <w:bookmarkEnd w:id="32119"/>
      <w:bookmarkEnd w:id="32120"/>
    </w:p>
    <w:p w:rsidR="004C02EF" w:rsidRDefault="006C6097">
      <w:pPr>
        <w:pStyle w:val="Note"/>
        <w:rPr>
          <w:ins w:id="32121" w:author="Rev 7 Allen Wirfs-Brock" w:date="2012-04-10T15:43:00Z"/>
        </w:rPr>
        <w:pPrChange w:id="32122" w:author="Rev 7 Allen Wirfs-Brock" w:date="2012-05-03T15:14:00Z">
          <w:pPr/>
        </w:pPrChange>
      </w:pPr>
      <w:ins w:id="32123" w:author="Rev 7 Allen Wirfs-Brock" w:date="2012-05-03T15:14:00Z">
        <w:r>
          <w:t>NOTE</w:t>
        </w:r>
        <w:r>
          <w:tab/>
        </w:r>
      </w:ins>
      <w:r w:rsidR="004C02EF" w:rsidRPr="00E77497">
        <w:t xml:space="preserve">When </w:t>
      </w:r>
      <w:r w:rsidR="004C02EF" w:rsidRPr="00E77497">
        <w:rPr>
          <w:rFonts w:ascii="Courier New" w:hAnsi="Courier New"/>
          <w:b/>
        </w:rPr>
        <w:t>Array</w:t>
      </w:r>
      <w:r w:rsidR="004C02EF" w:rsidRPr="00E77497">
        <w:t xml:space="preserve"> is called as part of a </w:t>
      </w:r>
      <w:r w:rsidR="004C02EF" w:rsidRPr="00E77497">
        <w:rPr>
          <w:rFonts w:ascii="Courier New" w:hAnsi="Courier New"/>
          <w:b/>
        </w:rPr>
        <w:t>new</w:t>
      </w:r>
      <w:r w:rsidR="004C02EF" w:rsidRPr="00E77497">
        <w:t xml:space="preserve"> expression, it is a constructor: it initialises the newly created object.</w:t>
      </w:r>
    </w:p>
    <w:p w:rsidR="004C02EF" w:rsidRPr="00E77497" w:rsidRDefault="004C02EF" w:rsidP="004C02EF">
      <w:pPr>
        <w:pStyle w:val="Heading4"/>
        <w:numPr>
          <w:ilvl w:val="0"/>
          <w:numId w:val="0"/>
        </w:numPr>
      </w:pPr>
      <w:bookmarkStart w:id="32124" w:name="_Toc382291616"/>
      <w:bookmarkStart w:id="32125" w:name="_Toc385672286"/>
      <w:bookmarkStart w:id="32126" w:name="_Toc393690403"/>
      <w:r w:rsidRPr="00E77497">
        <w:t>15.4.2.1</w:t>
      </w:r>
      <w:r w:rsidRPr="00E77497">
        <w:tab/>
        <w:t xml:space="preserve">new Array ( [ item0 [ , item1 [ , </w:t>
      </w:r>
      <w:bookmarkEnd w:id="32124"/>
      <w:bookmarkEnd w:id="32125"/>
      <w:bookmarkEnd w:id="32126"/>
      <w:r w:rsidRPr="00E77497">
        <w:rPr>
          <w:snapToGrid w:val="0"/>
        </w:rPr>
        <w:t xml:space="preserve">… ] ] ] </w:t>
      </w:r>
      <w:r w:rsidRPr="00E77497">
        <w:t>)</w:t>
      </w:r>
    </w:p>
    <w:p w:rsidR="004C02EF" w:rsidRPr="00E77497" w:rsidRDefault="004C02EF" w:rsidP="004C02EF">
      <w:r w:rsidRPr="00E77497">
        <w:t>This description applies if and only if the Array constructor is given no arguments or at least two arguments.</w:t>
      </w:r>
      <w:bookmarkStart w:id="32127" w:name="_Toc382291617"/>
    </w:p>
    <w:p w:rsidR="00BA1011" w:rsidRDefault="00BA1011" w:rsidP="00BA1011">
      <w:pPr>
        <w:pStyle w:val="Alg4"/>
        <w:numPr>
          <w:ilvl w:val="0"/>
          <w:numId w:val="199"/>
        </w:numPr>
        <w:rPr>
          <w:ins w:id="32128" w:author="Rev 7 Allen Wirfs-Brock" w:date="2012-05-03T14:43:00Z"/>
        </w:rPr>
      </w:pPr>
      <w:ins w:id="32129" w:author="Rev 7 Allen Wirfs-Brock" w:date="2012-05-03T14:43:00Z">
        <w:r>
          <w:t xml:space="preserve">Let </w:t>
        </w:r>
        <w:r w:rsidRPr="00BA1011">
          <w:rPr>
            <w:i/>
          </w:rPr>
          <w:t>len</w:t>
        </w:r>
        <w:r>
          <w:t xml:space="preserve"> be the number of arguments passed to this constructor call.</w:t>
        </w:r>
      </w:ins>
    </w:p>
    <w:p w:rsidR="00BA1011" w:rsidRPr="00E77497" w:rsidRDefault="00BA1011" w:rsidP="00BA1011">
      <w:pPr>
        <w:pStyle w:val="Alg4"/>
        <w:numPr>
          <w:ilvl w:val="0"/>
          <w:numId w:val="199"/>
        </w:numPr>
        <w:rPr>
          <w:ins w:id="32130" w:author="Rev 7 Allen Wirfs-Brock" w:date="2012-05-03T14:42:00Z"/>
        </w:rPr>
      </w:pPr>
      <w:ins w:id="32131" w:author="Rev 7 Allen Wirfs-Brock" w:date="2012-05-03T14:42:00Z">
        <w:r w:rsidRPr="00E77497">
          <w:t xml:space="preserve">Let </w:t>
        </w:r>
        <w:r w:rsidRPr="00E77497">
          <w:rPr>
            <w:i/>
          </w:rPr>
          <w:t>array</w:t>
        </w:r>
        <w:r w:rsidRPr="00E77497">
          <w:t xml:space="preserve"> be the result of </w:t>
        </w:r>
      </w:ins>
      <w:ins w:id="32132" w:author="Rev 7 Allen Wirfs-Brock" w:date="2012-05-03T14:45:00Z">
        <w:del w:id="32133" w:author="Rev 8 Allen Wirfs-Brock" w:date="2012-06-14T14:44:00Z">
          <w:r w:rsidDel="00D4543D">
            <w:delText xml:space="preserve">of </w:delText>
          </w:r>
        </w:del>
        <w:r>
          <w:t xml:space="preserve">the </w:t>
        </w:r>
        <w:del w:id="32134" w:author="Rev 8 Allen Wirfs-Brock" w:date="2012-06-14T14:40:00Z">
          <w:r w:rsidDel="00D4543D">
            <w:delText>abstraction operation</w:delText>
          </w:r>
        </w:del>
      </w:ins>
      <w:ins w:id="32135" w:author="Rev 8 Allen Wirfs-Brock" w:date="2012-06-14T14:40:00Z">
        <w:r w:rsidR="00D4543D">
          <w:t>abstract operation</w:t>
        </w:r>
      </w:ins>
      <w:ins w:id="32136" w:author="Rev 7 Allen Wirfs-Brock" w:date="2012-05-03T14:45:00Z">
        <w:r>
          <w:t xml:space="preserve"> ArrayCreate (15.4) with argument</w:t>
        </w:r>
        <w:r w:rsidRPr="00E77497">
          <w:t xml:space="preserve"> </w:t>
        </w:r>
        <w:r w:rsidRPr="00E77497">
          <w:rPr>
            <w:i/>
          </w:rPr>
          <w:t>len</w:t>
        </w:r>
        <w:r w:rsidRPr="00E77497">
          <w:t>.</w:t>
        </w:r>
      </w:ins>
    </w:p>
    <w:p w:rsidR="00BA1011" w:rsidRDefault="00BA1011" w:rsidP="00BA1011">
      <w:pPr>
        <w:pStyle w:val="Alg4"/>
        <w:numPr>
          <w:ilvl w:val="0"/>
          <w:numId w:val="199"/>
        </w:numPr>
        <w:contextualSpacing/>
        <w:rPr>
          <w:ins w:id="32137" w:author="Rev 7 Allen Wirfs-Brock" w:date="2012-05-03T14:42:00Z"/>
        </w:rPr>
      </w:pPr>
      <w:ins w:id="32138" w:author="Rev 7 Allen Wirfs-Brock" w:date="2012-05-03T14:42:00Z">
        <w:r>
          <w:t>ReturnIfAbrupt(</w:t>
        </w:r>
        <w:r>
          <w:rPr>
            <w:i/>
          </w:rPr>
          <w:t>array</w:t>
        </w:r>
        <w:r>
          <w:t>).</w:t>
        </w:r>
      </w:ins>
    </w:p>
    <w:p w:rsidR="00BA1011" w:rsidRPr="00E77497" w:rsidRDefault="00BA1011" w:rsidP="00BA1011">
      <w:pPr>
        <w:pStyle w:val="Alg4"/>
        <w:numPr>
          <w:ilvl w:val="0"/>
          <w:numId w:val="199"/>
        </w:numPr>
        <w:rPr>
          <w:ins w:id="32139" w:author="Rev 7 Allen Wirfs-Brock" w:date="2012-05-03T14:50:00Z"/>
        </w:rPr>
      </w:pPr>
      <w:ins w:id="32140" w:author="Rev 7 Allen Wirfs-Brock" w:date="2012-05-03T14:50:00Z">
        <w:r w:rsidRPr="00E77497">
          <w:t xml:space="preserve">Let </w:t>
        </w:r>
        <w:r w:rsidRPr="00E77497">
          <w:rPr>
            <w:i/>
          </w:rPr>
          <w:t>k</w:t>
        </w:r>
        <w:r w:rsidRPr="00E77497">
          <w:t xml:space="preserve"> be 0.</w:t>
        </w:r>
      </w:ins>
    </w:p>
    <w:p w:rsidR="00BA1011" w:rsidRDefault="00BA1011" w:rsidP="00BA1011">
      <w:pPr>
        <w:pStyle w:val="Alg4"/>
        <w:numPr>
          <w:ilvl w:val="0"/>
          <w:numId w:val="199"/>
        </w:numPr>
        <w:rPr>
          <w:ins w:id="32141" w:author="Rev 7 Allen Wirfs-Brock" w:date="2012-05-03T14:51:00Z"/>
        </w:rPr>
      </w:pPr>
      <w:ins w:id="32142" w:author="Rev 7 Allen Wirfs-Brock" w:date="2012-05-03T14:51:00Z">
        <w:r>
          <w:t xml:space="preserve">Let </w:t>
        </w:r>
        <w:r w:rsidRPr="00BA1011">
          <w:rPr>
            <w:i/>
          </w:rPr>
          <w:t>items</w:t>
        </w:r>
        <w:r>
          <w:t xml:space="preserve"> be a zero-origined List contain the argument items in order.</w:t>
        </w:r>
      </w:ins>
    </w:p>
    <w:p w:rsidR="00BA1011" w:rsidRPr="00E77497" w:rsidRDefault="00BA1011" w:rsidP="00BA1011">
      <w:pPr>
        <w:pStyle w:val="Alg4"/>
        <w:numPr>
          <w:ilvl w:val="0"/>
          <w:numId w:val="199"/>
        </w:numPr>
        <w:rPr>
          <w:ins w:id="32143" w:author="Rev 7 Allen Wirfs-Brock" w:date="2012-05-03T14:50:00Z"/>
        </w:rPr>
      </w:pPr>
      <w:ins w:id="32144" w:author="Rev 7 Allen Wirfs-Brock" w:date="2012-05-03T14:50:00Z">
        <w:r w:rsidRPr="00E77497">
          <w:t xml:space="preserve">Repeat, while </w:t>
        </w:r>
        <w:r w:rsidRPr="00E77497">
          <w:rPr>
            <w:i/>
          </w:rPr>
          <w:t xml:space="preserve">k </w:t>
        </w:r>
        <w:r w:rsidRPr="00E77497">
          <w:t xml:space="preserve">&lt; </w:t>
        </w:r>
        <w:r w:rsidRPr="00E77497">
          <w:rPr>
            <w:i/>
          </w:rPr>
          <w:t>len</w:t>
        </w:r>
      </w:ins>
    </w:p>
    <w:p w:rsidR="00BA1011" w:rsidRPr="00E77497" w:rsidRDefault="00BA1011" w:rsidP="00BA1011">
      <w:pPr>
        <w:pStyle w:val="Alg4"/>
        <w:numPr>
          <w:ilvl w:val="1"/>
          <w:numId w:val="199"/>
        </w:numPr>
        <w:rPr>
          <w:ins w:id="32145" w:author="Rev 7 Allen Wirfs-Brock" w:date="2012-05-03T14:50:00Z"/>
        </w:rPr>
      </w:pPr>
      <w:ins w:id="32146" w:author="Rev 7 Allen Wirfs-Brock" w:date="2012-05-03T14:50:00Z">
        <w:r w:rsidRPr="00E77497">
          <w:t xml:space="preserve">Let </w:t>
        </w:r>
        <w:r w:rsidRPr="00E77497">
          <w:rPr>
            <w:i/>
          </w:rPr>
          <w:t>Pk</w:t>
        </w:r>
        <w:r w:rsidRPr="00E77497">
          <w:t xml:space="preserve"> be ToString(</w:t>
        </w:r>
        <w:r w:rsidRPr="00E77497">
          <w:rPr>
            <w:i/>
          </w:rPr>
          <w:t>k</w:t>
        </w:r>
        <w:r w:rsidRPr="00E77497">
          <w:t>).</w:t>
        </w:r>
      </w:ins>
    </w:p>
    <w:p w:rsidR="00BA1011" w:rsidRPr="00E77497" w:rsidRDefault="00BA1011" w:rsidP="00BA1011">
      <w:pPr>
        <w:pStyle w:val="Alg4"/>
        <w:numPr>
          <w:ilvl w:val="1"/>
          <w:numId w:val="199"/>
        </w:numPr>
        <w:tabs>
          <w:tab w:val="left" w:pos="2520"/>
        </w:tabs>
        <w:rPr>
          <w:ins w:id="32147" w:author="Rev 7 Allen Wirfs-Brock" w:date="2012-05-03T14:50:00Z"/>
        </w:rPr>
      </w:pPr>
      <w:ins w:id="32148" w:author="Rev 7 Allen Wirfs-Brock" w:date="2012-05-03T14:50:00Z">
        <w:r w:rsidRPr="00E77497">
          <w:t xml:space="preserve">Let </w:t>
        </w:r>
      </w:ins>
      <w:ins w:id="32149" w:author="Rev 7 Allen Wirfs-Brock" w:date="2012-05-03T14:52:00Z">
        <w:r>
          <w:rPr>
            <w:i/>
          </w:rPr>
          <w:t>itemK</w:t>
        </w:r>
      </w:ins>
      <w:ins w:id="32150" w:author="Rev 7 Allen Wirfs-Brock" w:date="2012-05-03T14:50:00Z">
        <w:r w:rsidRPr="00E77497">
          <w:t xml:space="preserve"> be </w:t>
        </w:r>
      </w:ins>
      <w:ins w:id="32151" w:author="Rev 7 Allen Wirfs-Brock" w:date="2012-05-03T14:53:00Z">
        <w:r w:rsidRPr="00240626">
          <w:rPr>
            <w:i/>
          </w:rPr>
          <w:t>k</w:t>
        </w:r>
      </w:ins>
      <w:ins w:id="32152" w:author="Rev 7 Allen Wirfs-Brock" w:date="2012-05-03T14:52:00Z">
        <w:r w:rsidRPr="00240626">
          <w:rPr>
            <w:vertAlign w:val="superscript"/>
          </w:rPr>
          <w:t>th</w:t>
        </w:r>
        <w:r>
          <w:t xml:space="preserve"> element of </w:t>
        </w:r>
        <w:r w:rsidRPr="00BA1011">
          <w:rPr>
            <w:i/>
          </w:rPr>
          <w:t>items</w:t>
        </w:r>
      </w:ins>
      <w:ins w:id="32153" w:author="Rev 7 Allen Wirfs-Brock" w:date="2012-05-03T14:50:00Z">
        <w:r w:rsidRPr="00E77497">
          <w:t>.</w:t>
        </w:r>
      </w:ins>
    </w:p>
    <w:p w:rsidR="00BA1011" w:rsidRPr="00E77497" w:rsidRDefault="00BA1011" w:rsidP="00BA1011">
      <w:pPr>
        <w:pStyle w:val="Alg4"/>
        <w:numPr>
          <w:ilvl w:val="1"/>
          <w:numId w:val="199"/>
        </w:numPr>
        <w:rPr>
          <w:ins w:id="32154" w:author="Rev 7 Allen Wirfs-Brock" w:date="2012-05-03T14:50:00Z"/>
        </w:rPr>
      </w:pPr>
      <w:ins w:id="32155" w:author="Rev 7 Allen Wirfs-Brock" w:date="2012-05-03T14:50:00Z">
        <w:r>
          <w:t xml:space="preserve">Let </w:t>
        </w:r>
        <w:r w:rsidRPr="00E1304F">
          <w:rPr>
            <w:i/>
          </w:rPr>
          <w:t>define</w:t>
        </w:r>
        <w:r>
          <w:rPr>
            <w:i/>
          </w:rPr>
          <w:t>Status</w:t>
        </w:r>
        <w:r>
          <w:t xml:space="preserve"> be the result of calling</w:t>
        </w:r>
        <w:r w:rsidRPr="00E77497">
          <w:t xml:space="preserve"> the [[DefineOwnProperty]] internal method of </w:t>
        </w:r>
      </w:ins>
      <w:ins w:id="32156" w:author="Rev 7 Allen Wirfs-Brock" w:date="2012-05-03T14:53:00Z">
        <w:r w:rsidR="00EA71C5">
          <w:rPr>
            <w:i/>
          </w:rPr>
          <w:t>array</w:t>
        </w:r>
      </w:ins>
      <w:ins w:id="32157" w:author="Rev 7 Allen Wirfs-Brock" w:date="2012-05-03T14:50:00Z">
        <w:r w:rsidRPr="00E77497">
          <w:t xml:space="preserve"> with arguments </w:t>
        </w:r>
        <w:r w:rsidRPr="00E77497">
          <w:rPr>
            <w:i/>
          </w:rPr>
          <w:t>Pk</w:t>
        </w:r>
        <w:r w:rsidRPr="00E77497">
          <w:t xml:space="preserve">, Property Descriptor {[[Value]]: </w:t>
        </w:r>
      </w:ins>
      <w:ins w:id="32158" w:author="Rev 7 Allen Wirfs-Brock" w:date="2012-05-03T14:54:00Z">
        <w:r w:rsidR="00EA71C5">
          <w:rPr>
            <w:i/>
          </w:rPr>
          <w:t>itemK</w:t>
        </w:r>
      </w:ins>
      <w:ins w:id="32159" w:author="Rev 7 Allen Wirfs-Brock" w:date="2012-05-03T14:50: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rsidR="00BA1011" w:rsidRPr="00E77497" w:rsidRDefault="00BA1011" w:rsidP="00BA1011">
      <w:pPr>
        <w:pStyle w:val="Alg4"/>
        <w:numPr>
          <w:ilvl w:val="1"/>
          <w:numId w:val="199"/>
        </w:numPr>
        <w:contextualSpacing/>
        <w:rPr>
          <w:ins w:id="32160" w:author="Rev 7 Allen Wirfs-Brock" w:date="2012-05-03T14:50:00Z"/>
        </w:rPr>
      </w:pPr>
      <w:ins w:id="32161" w:author="Rev 7 Allen Wirfs-Brock" w:date="2012-05-03T14:50:00Z">
        <w:r>
          <w:t>ReturnIfAbrupt(</w:t>
        </w:r>
        <w:r w:rsidRPr="00E1304F">
          <w:rPr>
            <w:i/>
          </w:rPr>
          <w:t>define</w:t>
        </w:r>
        <w:r>
          <w:rPr>
            <w:i/>
          </w:rPr>
          <w:t>Status</w:t>
        </w:r>
        <w:r>
          <w:t>).</w:t>
        </w:r>
      </w:ins>
    </w:p>
    <w:p w:rsidR="00BA1011" w:rsidRPr="00E77497" w:rsidRDefault="00BA1011" w:rsidP="00BA1011">
      <w:pPr>
        <w:pStyle w:val="Alg4"/>
        <w:numPr>
          <w:ilvl w:val="1"/>
          <w:numId w:val="199"/>
        </w:numPr>
        <w:rPr>
          <w:ins w:id="32162" w:author="Rev 7 Allen Wirfs-Brock" w:date="2012-05-03T14:50:00Z"/>
        </w:rPr>
      </w:pPr>
      <w:ins w:id="32163" w:author="Rev 7 Allen Wirfs-Brock" w:date="2012-05-03T14:50:00Z">
        <w:r w:rsidRPr="00E77497">
          <w:t xml:space="preserve">Increase </w:t>
        </w:r>
        <w:r w:rsidRPr="00E77497">
          <w:rPr>
            <w:i/>
          </w:rPr>
          <w:t>k</w:t>
        </w:r>
        <w:r w:rsidRPr="00E77497">
          <w:t xml:space="preserve"> by 1.</w:t>
        </w:r>
      </w:ins>
    </w:p>
    <w:p w:rsidR="00BA1011" w:rsidRPr="00E77497" w:rsidRDefault="00BA1011" w:rsidP="00BA1011">
      <w:pPr>
        <w:pStyle w:val="Alg4"/>
        <w:numPr>
          <w:ilvl w:val="0"/>
          <w:numId w:val="199"/>
        </w:numPr>
        <w:rPr>
          <w:ins w:id="32164" w:author="Rev 7 Allen Wirfs-Brock" w:date="2012-05-03T14:50:00Z"/>
        </w:rPr>
      </w:pPr>
      <w:ins w:id="32165" w:author="Rev 7 Allen Wirfs-Brock" w:date="2012-05-03T14:50:00Z">
        <w:r>
          <w:t xml:space="preserve">Let </w:t>
        </w:r>
        <w:r w:rsidRPr="00924A5A">
          <w:rPr>
            <w:i/>
          </w:rPr>
          <w:t>putStatus</w:t>
        </w:r>
        <w:r>
          <w:t xml:space="preserve"> be the result of calling</w:t>
        </w:r>
        <w:r w:rsidRPr="00E77497">
          <w:t xml:space="preserve"> the [[Put]] internal method of </w:t>
        </w:r>
      </w:ins>
      <w:ins w:id="32166" w:author="Rev 7 Allen Wirfs-Brock" w:date="2012-05-03T14:55:00Z">
        <w:r w:rsidR="00EA71C5">
          <w:rPr>
            <w:i/>
          </w:rPr>
          <w:t>array</w:t>
        </w:r>
      </w:ins>
      <w:ins w:id="32167" w:author="Rev 7 Allen Wirfs-Brock" w:date="2012-05-03T14:50: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rsidR="00BA1011" w:rsidRPr="00E77497" w:rsidRDefault="00BA1011" w:rsidP="00BA1011">
      <w:pPr>
        <w:pStyle w:val="Alg4"/>
        <w:numPr>
          <w:ilvl w:val="0"/>
          <w:numId w:val="199"/>
        </w:numPr>
        <w:contextualSpacing/>
        <w:rPr>
          <w:ins w:id="32168" w:author="Rev 7 Allen Wirfs-Brock" w:date="2012-05-03T14:50:00Z"/>
        </w:rPr>
      </w:pPr>
      <w:ins w:id="32169" w:author="Rev 7 Allen Wirfs-Brock" w:date="2012-05-03T14:50:00Z">
        <w:r>
          <w:t>ReturnIfAbrupt(</w:t>
        </w:r>
        <w:r>
          <w:rPr>
            <w:i/>
          </w:rPr>
          <w:t>putStatus</w:t>
        </w:r>
        <w:r>
          <w:t>).</w:t>
        </w:r>
      </w:ins>
    </w:p>
    <w:p w:rsidR="00BA1011" w:rsidRPr="00E77497" w:rsidRDefault="00BA1011" w:rsidP="00BA1011">
      <w:pPr>
        <w:pStyle w:val="Alg4"/>
        <w:numPr>
          <w:ilvl w:val="0"/>
          <w:numId w:val="199"/>
        </w:numPr>
        <w:spacing w:after="220"/>
        <w:contextualSpacing/>
        <w:rPr>
          <w:ins w:id="32170" w:author="Rev 7 Allen Wirfs-Brock" w:date="2012-05-03T14:42:00Z"/>
        </w:rPr>
      </w:pPr>
      <w:ins w:id="32171" w:author="Rev 7 Allen Wirfs-Brock" w:date="2012-05-03T14:42:00Z">
        <w:r w:rsidRPr="00E77497">
          <w:t xml:space="preserve">Return  </w:t>
        </w:r>
      </w:ins>
      <w:ins w:id="32172" w:author="Rev 7 Allen Wirfs-Brock" w:date="2012-05-03T14:55:00Z">
        <w:r w:rsidR="00EA71C5" w:rsidRPr="00E77497">
          <w:rPr>
            <w:i/>
          </w:rPr>
          <w:t>array</w:t>
        </w:r>
      </w:ins>
      <w:ins w:id="32173" w:author="Rev 7 Allen Wirfs-Brock" w:date="2012-05-03T14:42:00Z">
        <w:r w:rsidRPr="00E77497">
          <w:t>.</w:t>
        </w:r>
      </w:ins>
    </w:p>
    <w:p w:rsidR="004C02EF" w:rsidRPr="00E77497" w:rsidDel="00EA71C5" w:rsidRDefault="004C02EF" w:rsidP="004C02EF">
      <w:pPr>
        <w:rPr>
          <w:del w:id="32174" w:author="Rev 7 Allen Wirfs-Brock" w:date="2012-05-03T14:55:00Z"/>
        </w:rPr>
      </w:pPr>
      <w:del w:id="32175" w:author="Rev 7 Allen Wirfs-Brock" w:date="2012-05-03T14:55:00Z">
        <w:r w:rsidRPr="00E77497" w:rsidDel="00EA71C5">
          <w:delText xml:space="preserve">The [[Prototype]] internal property of the newly constructed object is set to the original Array prototype object, the one that is the initial value of </w:delText>
        </w:r>
        <w:r w:rsidRPr="00E77497" w:rsidDel="00EA71C5">
          <w:rPr>
            <w:rFonts w:ascii="Courier New" w:hAnsi="Courier New"/>
            <w:b/>
          </w:rPr>
          <w:delText>Array.prototype</w:delText>
        </w:r>
        <w:r w:rsidRPr="00E77497" w:rsidDel="00EA71C5">
          <w:delText xml:space="preserve"> (15.4.3.1).</w:delText>
        </w:r>
      </w:del>
    </w:p>
    <w:p w:rsidR="004C02EF" w:rsidRPr="00E77497" w:rsidDel="00EA71C5" w:rsidRDefault="004C02EF" w:rsidP="004C02EF">
      <w:pPr>
        <w:rPr>
          <w:del w:id="32176" w:author="Rev 7 Allen Wirfs-Brock" w:date="2012-05-03T14:55:00Z"/>
        </w:rPr>
      </w:pPr>
      <w:del w:id="32177" w:author="Rev 7 Allen Wirfs-Brock" w:date="2012-05-03T14:55:00Z">
        <w:r w:rsidRPr="00E77497" w:rsidDel="00EA71C5">
          <w:delText xml:space="preserve">The [[Class]] internal property of the newly constructed object is set to </w:delText>
        </w:r>
        <w:r w:rsidRPr="00E77497" w:rsidDel="00EA71C5">
          <w:rPr>
            <w:rFonts w:ascii="Courier New" w:hAnsi="Courier New"/>
            <w:b/>
          </w:rPr>
          <w:delText>"Array"</w:delText>
        </w:r>
      </w:del>
      <w:ins w:id="32178" w:author="Allen Wirfs-Brock" w:date="2011-07-02T13:56:00Z">
        <w:del w:id="32179" w:author="Rev 7 Allen Wirfs-Brock" w:date="2012-05-03T14:55:00Z">
          <w:r w:rsidR="00963019" w:rsidRPr="00E77497" w:rsidDel="00EA71C5">
            <w:delText>has the [[IsArray</w:delText>
          </w:r>
        </w:del>
      </w:ins>
      <w:ins w:id="32180" w:author="Rev 3 Allen Wirfs-Brock" w:date="2011-09-07T15:38:00Z">
        <w:del w:id="32181" w:author="Rev 7 Allen Wirfs-Brock" w:date="2012-05-03T14:55:00Z">
          <w:r w:rsidR="007516CC" w:rsidRPr="00E77497" w:rsidDel="00EA71C5">
            <w:delText>NativeBrand</w:delText>
          </w:r>
        </w:del>
      </w:ins>
      <w:ins w:id="32182" w:author="Allen Wirfs-Brock" w:date="2011-07-02T13:56:00Z">
        <w:del w:id="32183" w:author="Rev 7 Allen Wirfs-Brock" w:date="2012-05-03T14:55:00Z">
          <w:r w:rsidR="00963019" w:rsidRPr="00E77497" w:rsidDel="00EA71C5">
            <w:delText>]] internal property</w:delText>
          </w:r>
        </w:del>
      </w:ins>
      <w:ins w:id="32184" w:author="Rev 3 Allen Wirfs-Brock" w:date="2011-09-07T15:38:00Z">
        <w:del w:id="32185" w:author="Rev 7 Allen Wirfs-Brock" w:date="2012-05-03T14:55:00Z">
          <w:r w:rsidR="007516CC" w:rsidRPr="00E77497" w:rsidDel="00EA71C5">
            <w:delText xml:space="preserve"> with value NativeArray</w:delText>
          </w:r>
        </w:del>
      </w:ins>
      <w:del w:id="32186" w:author="Rev 7 Allen Wirfs-Brock" w:date="2012-05-03T14:55:00Z">
        <w:r w:rsidRPr="00E77497" w:rsidDel="00EA71C5">
          <w:delText>.</w:delText>
        </w:r>
      </w:del>
    </w:p>
    <w:p w:rsidR="004C02EF" w:rsidRPr="00E77497" w:rsidDel="00EA71C5" w:rsidRDefault="004C02EF" w:rsidP="004C02EF">
      <w:pPr>
        <w:rPr>
          <w:del w:id="32187" w:author="Rev 7 Allen Wirfs-Brock" w:date="2012-05-03T14:55:00Z"/>
        </w:rPr>
      </w:pPr>
      <w:del w:id="32188" w:author="Rev 7 Allen Wirfs-Brock" w:date="2012-05-03T14:55:00Z">
        <w:r w:rsidRPr="00E77497" w:rsidDel="00EA71C5">
          <w:delText xml:space="preserve">The [[Extensible]] internal property of the newly constructed object is set to </w:delText>
        </w:r>
        <w:r w:rsidRPr="00E77497" w:rsidDel="00EA71C5">
          <w:rPr>
            <w:b/>
          </w:rPr>
          <w:delText>true</w:delText>
        </w:r>
        <w:r w:rsidRPr="00E77497" w:rsidDel="00EA71C5">
          <w:delText>.</w:delText>
        </w:r>
      </w:del>
    </w:p>
    <w:p w:rsidR="004C02EF" w:rsidRPr="00E77497" w:rsidDel="00EA71C5" w:rsidRDefault="004C02EF" w:rsidP="004C02EF">
      <w:pPr>
        <w:rPr>
          <w:del w:id="32189" w:author="Rev 7 Allen Wirfs-Brock" w:date="2012-05-03T14:55:00Z"/>
        </w:rPr>
      </w:pPr>
      <w:del w:id="32190" w:author="Rev 7 Allen Wirfs-Brock" w:date="2012-05-03T14:55:00Z">
        <w:r w:rsidRPr="00E77497" w:rsidDel="00EA71C5">
          <w:delText xml:space="preserve">The </w:delText>
        </w:r>
        <w:r w:rsidRPr="00E77497" w:rsidDel="00EA71C5">
          <w:rPr>
            <w:rFonts w:ascii="Courier New" w:hAnsi="Courier New"/>
            <w:b/>
          </w:rPr>
          <w:delText>length</w:delText>
        </w:r>
        <w:r w:rsidRPr="00E77497" w:rsidDel="00EA71C5">
          <w:delText xml:space="preserve"> property of the newly constructed object is set to the number of arguments.</w:delText>
        </w:r>
      </w:del>
    </w:p>
    <w:p w:rsidR="004C02EF" w:rsidRPr="00E77497" w:rsidDel="00EA71C5" w:rsidRDefault="004C02EF" w:rsidP="004C02EF">
      <w:pPr>
        <w:rPr>
          <w:del w:id="32191" w:author="Rev 7 Allen Wirfs-Brock" w:date="2012-05-03T14:55:00Z"/>
        </w:rPr>
      </w:pPr>
      <w:del w:id="32192" w:author="Rev 7 Allen Wirfs-Brock" w:date="2012-05-03T14:55:00Z">
        <w:r w:rsidRPr="00E77497" w:rsidDel="00EA71C5">
          <w:delText xml:space="preserve">The </w:delText>
        </w:r>
        <w:r w:rsidRPr="00E77497" w:rsidDel="00EA71C5">
          <w:rPr>
            <w:rFonts w:ascii="Courier New" w:hAnsi="Courier New"/>
            <w:b/>
          </w:rPr>
          <w:delText>0</w:delText>
        </w:r>
        <w:r w:rsidRPr="00E77497" w:rsidDel="00EA71C5">
          <w:delText xml:space="preserve"> property of the newly constructed object is set to </w:delText>
        </w:r>
        <w:r w:rsidRPr="00E77497" w:rsidDel="00EA71C5">
          <w:rPr>
            <w:rFonts w:ascii="Times New Roman" w:hAnsi="Times New Roman"/>
            <w:i/>
          </w:rPr>
          <w:delText>item0</w:delText>
        </w:r>
        <w:r w:rsidRPr="00E77497" w:rsidDel="00EA71C5">
          <w:delText xml:space="preserve"> (if supplied); the </w:delText>
        </w:r>
        <w:r w:rsidRPr="00E77497" w:rsidDel="00EA71C5">
          <w:rPr>
            <w:rFonts w:ascii="Courier New" w:hAnsi="Courier New"/>
            <w:b/>
          </w:rPr>
          <w:delText>1</w:delText>
        </w:r>
        <w:r w:rsidRPr="00E77497" w:rsidDel="00EA71C5">
          <w:delText xml:space="preserve"> property of the newly constructed object is set to </w:delText>
        </w:r>
        <w:r w:rsidRPr="00E77497" w:rsidDel="00EA71C5">
          <w:rPr>
            <w:rFonts w:ascii="Times New Roman" w:hAnsi="Times New Roman"/>
            <w:i/>
          </w:rPr>
          <w:delText>item1</w:delText>
        </w:r>
        <w:r w:rsidRPr="00E77497" w:rsidDel="00EA71C5">
          <w:delText xml:space="preserve"> (if supplied); and, in general, for as many arguments as there are, the </w:delText>
        </w:r>
        <w:r w:rsidRPr="00E77497" w:rsidDel="00EA71C5">
          <w:rPr>
            <w:rFonts w:ascii="Times New Roman" w:hAnsi="Times New Roman"/>
            <w:i/>
          </w:rPr>
          <w:delText>k</w:delText>
        </w:r>
        <w:r w:rsidRPr="00E77497" w:rsidDel="00EA71C5">
          <w:delText xml:space="preserve"> property of the newly constructed object is set to argument </w:delText>
        </w:r>
        <w:r w:rsidRPr="00E77497" w:rsidDel="00EA71C5">
          <w:rPr>
            <w:rFonts w:ascii="Times New Roman" w:hAnsi="Times New Roman"/>
            <w:i/>
          </w:rPr>
          <w:delText>k</w:delText>
        </w:r>
        <w:r w:rsidRPr="00E77497" w:rsidDel="00EA71C5">
          <w:delText xml:space="preserve">, where the first argument is considered to be argument number </w:delText>
        </w:r>
        <w:r w:rsidRPr="00E77497" w:rsidDel="00EA71C5">
          <w:rPr>
            <w:rFonts w:ascii="Courier New" w:hAnsi="Courier New"/>
            <w:b/>
          </w:rPr>
          <w:delText>0</w:delText>
        </w:r>
        <w:r w:rsidRPr="00E77497" w:rsidDel="00EA71C5">
          <w:delText>.</w:delText>
        </w:r>
        <w:bookmarkStart w:id="32193" w:name="_Toc385672287"/>
        <w:bookmarkStart w:id="32194" w:name="_Toc393690404"/>
        <w:r w:rsidRPr="00E77497" w:rsidDel="00EA71C5">
          <w:delText xml:space="preserve"> These properties all have the attributes {[[Writable]]: </w:delText>
        </w:r>
        <w:r w:rsidRPr="00E77497" w:rsidDel="00EA71C5">
          <w:rPr>
            <w:b/>
          </w:rPr>
          <w:delText>true</w:delText>
        </w:r>
        <w:r w:rsidRPr="00E77497" w:rsidDel="00EA71C5">
          <w:delText xml:space="preserve">, [[Enumerable]]: </w:delText>
        </w:r>
        <w:r w:rsidRPr="00E77497" w:rsidDel="00EA71C5">
          <w:rPr>
            <w:b/>
          </w:rPr>
          <w:delText>true</w:delText>
        </w:r>
        <w:r w:rsidRPr="00E77497" w:rsidDel="00EA71C5">
          <w:delText xml:space="preserve">, [[Configurable]]: </w:delText>
        </w:r>
        <w:r w:rsidRPr="00E77497" w:rsidDel="00EA71C5">
          <w:rPr>
            <w:b/>
          </w:rPr>
          <w:delText>true</w:delText>
        </w:r>
        <w:r w:rsidRPr="00E77497" w:rsidDel="00EA71C5">
          <w:delText>}.</w:delText>
        </w:r>
      </w:del>
    </w:p>
    <w:p w:rsidR="004C02EF" w:rsidRPr="00E77497" w:rsidRDefault="004C02EF" w:rsidP="004C02EF">
      <w:pPr>
        <w:pStyle w:val="Heading4"/>
        <w:numPr>
          <w:ilvl w:val="0"/>
          <w:numId w:val="0"/>
        </w:numPr>
      </w:pPr>
      <w:bookmarkStart w:id="32195" w:name="_Ref455971750"/>
      <w:r w:rsidRPr="00E77497">
        <w:t>15.4.2.2</w:t>
      </w:r>
      <w:r w:rsidRPr="00E77497">
        <w:tab/>
        <w:t>new Array (len</w:t>
      </w:r>
      <w:bookmarkEnd w:id="32127"/>
      <w:bookmarkEnd w:id="32193"/>
      <w:bookmarkEnd w:id="32194"/>
      <w:r w:rsidRPr="00E77497">
        <w:t>)</w:t>
      </w:r>
      <w:bookmarkStart w:id="32196" w:name="_Toc382291618"/>
      <w:bookmarkEnd w:id="32195"/>
    </w:p>
    <w:p w:rsidR="00EA71C5" w:rsidRPr="00E77497" w:rsidRDefault="00EA71C5" w:rsidP="00EA71C5">
      <w:pPr>
        <w:rPr>
          <w:ins w:id="32197" w:author="Rev 7 Allen Wirfs-Brock" w:date="2012-05-03T14:56:00Z"/>
        </w:rPr>
      </w:pPr>
      <w:ins w:id="32198" w:author="Rev 7 Allen Wirfs-Brock" w:date="2012-05-03T14:56:00Z">
        <w:r w:rsidRPr="00E77497">
          <w:t xml:space="preserve">This description applies if and only if the Array constructor is given </w:t>
        </w:r>
        <w:r>
          <w:t>exactly</w:t>
        </w:r>
        <w:r w:rsidRPr="00E77497">
          <w:t xml:space="preserve"> </w:t>
        </w:r>
        <w:r>
          <w:t>one</w:t>
        </w:r>
        <w:r w:rsidRPr="00E77497">
          <w:t xml:space="preserve"> argument.</w:t>
        </w:r>
      </w:ins>
    </w:p>
    <w:p w:rsidR="004C02EF" w:rsidRPr="00E77497" w:rsidDel="00291CBE" w:rsidRDefault="004C02EF" w:rsidP="004C02EF">
      <w:pPr>
        <w:rPr>
          <w:del w:id="32199" w:author="Rev 7 Allen Wirfs-Brock" w:date="2012-05-03T15:07:00Z"/>
        </w:rPr>
      </w:pPr>
      <w:del w:id="32200" w:author="Rev 7 Allen Wirfs-Brock" w:date="2012-05-03T15:07:00Z">
        <w:r w:rsidRPr="00E77497" w:rsidDel="00291CBE">
          <w:delText xml:space="preserve">The [[Prototype]] internal property of the newly constructed object is set to the original Array prototype object, the one that is the initial value of </w:delText>
        </w:r>
        <w:r w:rsidRPr="00E77497" w:rsidDel="00291CBE">
          <w:rPr>
            <w:rFonts w:ascii="Courier New" w:hAnsi="Courier New"/>
            <w:b/>
          </w:rPr>
          <w:delText>Array.prototype</w:delText>
        </w:r>
        <w:r w:rsidRPr="00E77497" w:rsidDel="00291CBE">
          <w:delText xml:space="preserve"> (15.4.3.1). </w:delText>
        </w:r>
      </w:del>
      <w:ins w:id="32201" w:author="Allen Wirfs-Brock" w:date="2011-07-02T13:57:00Z">
        <w:del w:id="32202" w:author="Rev 7 Allen Wirfs-Brock" w:date="2012-05-03T15:07:00Z">
          <w:r w:rsidR="00963019" w:rsidRPr="00E77497" w:rsidDel="00291CBE">
            <w:delText>The newly constructed object has the [[IsArray</w:delText>
          </w:r>
        </w:del>
      </w:ins>
      <w:ins w:id="32203" w:author="Rev 3 Allen Wirfs-Brock" w:date="2011-09-07T15:39:00Z">
        <w:del w:id="32204" w:author="Rev 7 Allen Wirfs-Brock" w:date="2012-05-03T15:07:00Z">
          <w:r w:rsidR="007516CC" w:rsidRPr="00E77497" w:rsidDel="00291CBE">
            <w:delText>NativeBrand</w:delText>
          </w:r>
        </w:del>
      </w:ins>
      <w:ins w:id="32205" w:author="Allen Wirfs-Brock" w:date="2011-07-02T13:57:00Z">
        <w:del w:id="32206" w:author="Rev 7 Allen Wirfs-Brock" w:date="2012-05-03T15:07:00Z">
          <w:r w:rsidR="00963019" w:rsidRPr="00E77497" w:rsidDel="00291CBE">
            <w:delText>]] internal property</w:delText>
          </w:r>
        </w:del>
      </w:ins>
      <w:ins w:id="32207" w:author="Rev 3 Allen Wirfs-Brock" w:date="2011-09-07T15:39:00Z">
        <w:del w:id="32208" w:author="Rev 7 Allen Wirfs-Brock" w:date="2012-05-03T15:07:00Z">
          <w:r w:rsidR="007516CC" w:rsidRPr="00E77497" w:rsidDel="00291CBE">
            <w:delText xml:space="preserve"> with value NativeArray</w:delText>
          </w:r>
        </w:del>
      </w:ins>
      <w:ins w:id="32209" w:author="Allen Wirfs-Brock" w:date="2011-07-02T13:57:00Z">
        <w:del w:id="32210" w:author="Rev 7 Allen Wirfs-Brock" w:date="2012-05-03T15:07:00Z">
          <w:r w:rsidR="00963019" w:rsidRPr="00E77497" w:rsidDel="00291CBE">
            <w:delText>.</w:delText>
          </w:r>
        </w:del>
      </w:ins>
      <w:del w:id="32211" w:author="Rev 7 Allen Wirfs-Brock" w:date="2012-05-03T15:07:00Z">
        <w:r w:rsidRPr="00E77497" w:rsidDel="00291CBE">
          <w:delText xml:space="preserve">The [[Class]] internal property of the newly constructed object is set to </w:delText>
        </w:r>
        <w:r w:rsidRPr="00E77497" w:rsidDel="00291CBE">
          <w:rPr>
            <w:rFonts w:ascii="Courier New" w:hAnsi="Courier New"/>
            <w:b/>
          </w:rPr>
          <w:delText>"Array"</w:delText>
        </w:r>
        <w:r w:rsidRPr="00E77497" w:rsidDel="00291CBE">
          <w:delText xml:space="preserve">. The [[Extensible]] internal property of the newly constructed object is set to </w:delText>
        </w:r>
        <w:r w:rsidRPr="00E77497" w:rsidDel="00291CBE">
          <w:rPr>
            <w:b/>
          </w:rPr>
          <w:delText>true</w:delText>
        </w:r>
        <w:r w:rsidRPr="00E77497" w:rsidDel="00291CBE">
          <w:delText>.</w:delText>
        </w:r>
      </w:del>
    </w:p>
    <w:p w:rsidR="004C02EF" w:rsidRPr="00E77497" w:rsidDel="00291CBE" w:rsidRDefault="004C02EF" w:rsidP="004C02EF">
      <w:pPr>
        <w:rPr>
          <w:del w:id="32212" w:author="Rev 7 Allen Wirfs-Brock" w:date="2012-05-03T15:07:00Z"/>
        </w:rPr>
      </w:pPr>
      <w:del w:id="32213"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equal to </w:delText>
        </w:r>
        <w:r w:rsidRPr="00E77497" w:rsidDel="00291CBE">
          <w:rPr>
            <w:rFonts w:ascii="Times New Roman" w:hAnsi="Times New Roman"/>
            <w:i/>
          </w:rPr>
          <w:delText>len</w:delText>
        </w:r>
        <w:r w:rsidRPr="00E77497" w:rsidDel="00291CBE">
          <w:delText xml:space="preserve">,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not equal to </w:delText>
        </w:r>
        <w:r w:rsidRPr="00E77497" w:rsidDel="00291CBE">
          <w:rPr>
            <w:rFonts w:ascii="Times New Roman" w:hAnsi="Times New Roman"/>
            <w:i/>
          </w:rPr>
          <w:delText>len</w:delText>
        </w:r>
        <w:r w:rsidRPr="00E77497" w:rsidDel="00291CBE">
          <w:delText xml:space="preserve">, a </w:delText>
        </w:r>
        <w:r w:rsidRPr="00E77497" w:rsidDel="00291CBE">
          <w:rPr>
            <w:b/>
          </w:rPr>
          <w:delText>RangeError</w:delText>
        </w:r>
        <w:r w:rsidRPr="00E77497" w:rsidDel="00291CBE">
          <w:delText xml:space="preserve"> exception is thrown.</w:delText>
        </w:r>
      </w:del>
    </w:p>
    <w:p w:rsidR="004C02EF" w:rsidRPr="00E77497" w:rsidDel="00291CBE" w:rsidRDefault="004C02EF" w:rsidP="004C02EF">
      <w:pPr>
        <w:rPr>
          <w:del w:id="32214" w:author="Rev 7 Allen Wirfs-Brock" w:date="2012-05-03T15:07:00Z"/>
        </w:rPr>
      </w:pPr>
      <w:del w:id="32215"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not a Number,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Courier New" w:hAnsi="Courier New"/>
            <w:b/>
          </w:rPr>
          <w:delText>1</w:delText>
        </w:r>
        <w:r w:rsidRPr="00E77497" w:rsidDel="00291CBE">
          <w:delText xml:space="preserve"> and the </w:delText>
        </w:r>
        <w:r w:rsidRPr="00E77497" w:rsidDel="00291CBE">
          <w:rPr>
            <w:rFonts w:ascii="Courier New" w:hAnsi="Courier New"/>
            <w:b/>
          </w:rPr>
          <w:delText>0</w:delText>
        </w:r>
        <w:r w:rsidRPr="00E77497" w:rsidDel="00291CBE">
          <w:delText xml:space="preserve"> property of the newly constructed object is set to </w:delText>
        </w:r>
        <w:r w:rsidRPr="00E77497" w:rsidDel="00291CBE">
          <w:rPr>
            <w:rFonts w:ascii="Times New Roman" w:hAnsi="Times New Roman"/>
            <w:i/>
          </w:rPr>
          <w:delText>len</w:delText>
        </w:r>
        <w:r w:rsidRPr="00E77497" w:rsidDel="00291CBE">
          <w:delText xml:space="preserve"> with attributes {[[Writable]]: </w:delText>
        </w:r>
        <w:r w:rsidRPr="00E77497" w:rsidDel="00291CBE">
          <w:rPr>
            <w:b/>
          </w:rPr>
          <w:delText>true</w:delText>
        </w:r>
        <w:r w:rsidRPr="00E77497" w:rsidDel="00291CBE">
          <w:delText xml:space="preserve">, [[Enumerable]]: </w:delText>
        </w:r>
        <w:r w:rsidRPr="00E77497" w:rsidDel="00291CBE">
          <w:rPr>
            <w:b/>
          </w:rPr>
          <w:delText>true</w:delText>
        </w:r>
        <w:r w:rsidRPr="00E77497" w:rsidDel="00291CBE">
          <w:delText xml:space="preserve">, [[Configurable]]: </w:delText>
        </w:r>
        <w:r w:rsidRPr="00E77497" w:rsidDel="00291CBE">
          <w:rPr>
            <w:b/>
          </w:rPr>
          <w:delText>true</w:delText>
        </w:r>
        <w:r w:rsidRPr="00E77497" w:rsidDel="00291CBE">
          <w:delText>}.</w:delText>
        </w:r>
        <w:bookmarkStart w:id="32216" w:name="_Toc385672288"/>
        <w:bookmarkStart w:id="32217" w:name="_Toc393690405"/>
      </w:del>
    </w:p>
    <w:p w:rsidR="00EA71C5" w:rsidRDefault="00EA71C5" w:rsidP="00EA71C5">
      <w:pPr>
        <w:pStyle w:val="Alg4"/>
        <w:numPr>
          <w:ilvl w:val="0"/>
          <w:numId w:val="810"/>
        </w:numPr>
        <w:rPr>
          <w:ins w:id="32218" w:author="Rev 7 Allen Wirfs-Brock" w:date="2012-05-03T14:58:00Z"/>
        </w:rPr>
      </w:pPr>
      <w:bookmarkStart w:id="32219" w:name="_Toc382291619"/>
      <w:bookmarkStart w:id="32220" w:name="_Toc385672289"/>
      <w:bookmarkStart w:id="32221" w:name="_Toc393690406"/>
      <w:bookmarkStart w:id="32222" w:name="_Ref457709045"/>
      <w:bookmarkStart w:id="32223" w:name="_Toc472818923"/>
      <w:bookmarkStart w:id="32224" w:name="_Toc235503501"/>
      <w:bookmarkStart w:id="32225" w:name="_Toc241509276"/>
      <w:bookmarkStart w:id="32226" w:name="_Toc244416763"/>
      <w:bookmarkStart w:id="32227" w:name="_Toc276631127"/>
      <w:bookmarkEnd w:id="32196"/>
      <w:bookmarkEnd w:id="32216"/>
      <w:bookmarkEnd w:id="32217"/>
      <w:ins w:id="32228" w:author="Rev 7 Allen Wirfs-Brock" w:date="2012-05-03T14:58:00Z">
        <w:r>
          <w:t>If Type(</w:t>
        </w:r>
        <w:r w:rsidRPr="00EA71C5">
          <w:rPr>
            <w:i/>
          </w:rPr>
          <w:t>len</w:t>
        </w:r>
        <w:r>
          <w:t>) is not Number, then</w:t>
        </w:r>
      </w:ins>
    </w:p>
    <w:p w:rsidR="00EA71C5" w:rsidRPr="00E77497" w:rsidRDefault="00EA71C5" w:rsidP="00EA71C5">
      <w:pPr>
        <w:pStyle w:val="Alg4"/>
        <w:numPr>
          <w:ilvl w:val="1"/>
          <w:numId w:val="810"/>
        </w:numPr>
        <w:rPr>
          <w:ins w:id="32229" w:author="Rev 7 Allen Wirfs-Brock" w:date="2012-05-03T14:58:00Z"/>
        </w:rPr>
      </w:pPr>
      <w:ins w:id="32230" w:author="Rev 7 Allen Wirfs-Brock" w:date="2012-05-03T14:58:00Z">
        <w:r w:rsidRPr="00E77497">
          <w:t xml:space="preserve">Let </w:t>
        </w:r>
        <w:r w:rsidRPr="00E77497">
          <w:rPr>
            <w:i/>
          </w:rPr>
          <w:t>array</w:t>
        </w:r>
        <w:r w:rsidRPr="00E77497">
          <w:t xml:space="preserve"> be the result of </w:t>
        </w:r>
        <w:del w:id="32231" w:author="Rev 8 Allen Wirfs-Brock" w:date="2012-06-14T14:44:00Z">
          <w:r w:rsidDel="00D4543D">
            <w:delText xml:space="preserve">of </w:delText>
          </w:r>
        </w:del>
        <w:r>
          <w:t xml:space="preserve">the </w:t>
        </w:r>
        <w:del w:id="32232" w:author="Rev 8 Allen Wirfs-Brock" w:date="2012-06-14T14:40:00Z">
          <w:r w:rsidDel="00D4543D">
            <w:delText>abstraction operation</w:delText>
          </w:r>
        </w:del>
      </w:ins>
      <w:ins w:id="32233" w:author="Rev 8 Allen Wirfs-Brock" w:date="2012-06-14T14:40:00Z">
        <w:r w:rsidR="00D4543D">
          <w:t>abstract operation</w:t>
        </w:r>
      </w:ins>
      <w:ins w:id="32234" w:author="Rev 7 Allen Wirfs-Brock" w:date="2012-05-03T14:58:00Z">
        <w:r>
          <w:t xml:space="preserve"> ArrayCreate (15.4) with argument</w:t>
        </w:r>
        <w:r w:rsidRPr="00E77497">
          <w:t xml:space="preserve"> </w:t>
        </w:r>
      </w:ins>
      <w:ins w:id="32235" w:author="Rev 7 Allen Wirfs-Brock" w:date="2012-05-03T14:59:00Z">
        <w:r w:rsidRPr="00EA71C5">
          <w:t>1</w:t>
        </w:r>
      </w:ins>
      <w:ins w:id="32236" w:author="Rev 7 Allen Wirfs-Brock" w:date="2012-05-03T14:58:00Z">
        <w:r w:rsidRPr="00E77497">
          <w:t>.</w:t>
        </w:r>
      </w:ins>
    </w:p>
    <w:p w:rsidR="00EA71C5" w:rsidRDefault="00EA71C5" w:rsidP="00EA71C5">
      <w:pPr>
        <w:pStyle w:val="Alg4"/>
        <w:numPr>
          <w:ilvl w:val="1"/>
          <w:numId w:val="810"/>
        </w:numPr>
        <w:contextualSpacing/>
        <w:rPr>
          <w:ins w:id="32237" w:author="Rev 7 Allen Wirfs-Brock" w:date="2012-05-03T14:58:00Z"/>
        </w:rPr>
      </w:pPr>
      <w:ins w:id="32238" w:author="Rev 7 Allen Wirfs-Brock" w:date="2012-05-03T14:58:00Z">
        <w:r>
          <w:t>ReturnIfAbrupt(</w:t>
        </w:r>
        <w:r>
          <w:rPr>
            <w:i/>
          </w:rPr>
          <w:t>array</w:t>
        </w:r>
        <w:r>
          <w:t>).</w:t>
        </w:r>
      </w:ins>
    </w:p>
    <w:p w:rsidR="00EA71C5" w:rsidRPr="00E77497" w:rsidRDefault="00EA71C5" w:rsidP="00EA71C5">
      <w:pPr>
        <w:pStyle w:val="Alg4"/>
        <w:numPr>
          <w:ilvl w:val="1"/>
          <w:numId w:val="810"/>
        </w:numPr>
        <w:rPr>
          <w:ins w:id="32239" w:author="Rev 7 Allen Wirfs-Brock" w:date="2012-05-03T15:01:00Z"/>
        </w:rPr>
      </w:pPr>
      <w:ins w:id="32240" w:author="Rev 7 Allen Wirfs-Brock" w:date="2012-05-03T15:01:00Z">
        <w:r>
          <w:t xml:space="preserve">Let </w:t>
        </w:r>
        <w:r w:rsidRPr="00E1304F">
          <w:rPr>
            <w:i/>
          </w:rPr>
          <w:t>define</w:t>
        </w:r>
        <w:r>
          <w:rPr>
            <w:i/>
          </w:rPr>
          <w:t>Status</w:t>
        </w:r>
        <w:r>
          <w:t xml:space="preserve"> be the result of calling</w:t>
        </w:r>
        <w:r w:rsidRPr="00E77497">
          <w:t xml:space="preserve"> the [[DefineOwnProperty]] internal method of </w:t>
        </w:r>
        <w:r>
          <w:rPr>
            <w:i/>
          </w:rPr>
          <w:t>array</w:t>
        </w:r>
        <w:r w:rsidRPr="00E77497">
          <w:t xml:space="preserve"> with arguments</w:t>
        </w:r>
      </w:ins>
      <w:ins w:id="32241" w:author="Rev 7 Allen Wirfs-Brock" w:date="2012-05-03T15:02:00Z">
        <w:r>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ins>
      <w:ins w:id="32242" w:author="Rev 7 Allen Wirfs-Brock" w:date="2012-05-03T15:01:00Z">
        <w:r w:rsidRPr="00E77497">
          <w:t xml:space="preserve">, Property Descriptor {[[Value]]: </w:t>
        </w:r>
      </w:ins>
      <w:ins w:id="32243" w:author="Rev 7 Allen Wirfs-Brock" w:date="2012-05-03T15:02:00Z">
        <w:r>
          <w:rPr>
            <w:i/>
          </w:rPr>
          <w:t>len</w:t>
        </w:r>
      </w:ins>
      <w:ins w:id="32244" w:author="Rev 7 Allen Wirfs-Brock" w:date="2012-05-03T15:01: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rsidR="00EA71C5" w:rsidRPr="00E77497" w:rsidRDefault="00EA71C5" w:rsidP="00EA71C5">
      <w:pPr>
        <w:pStyle w:val="Alg4"/>
        <w:numPr>
          <w:ilvl w:val="1"/>
          <w:numId w:val="810"/>
        </w:numPr>
        <w:contextualSpacing/>
        <w:rPr>
          <w:ins w:id="32245" w:author="Rev 7 Allen Wirfs-Brock" w:date="2012-05-03T15:01:00Z"/>
        </w:rPr>
      </w:pPr>
      <w:ins w:id="32246" w:author="Rev 7 Allen Wirfs-Brock" w:date="2012-05-03T15:01:00Z">
        <w:r>
          <w:t>ReturnIfAbrupt(</w:t>
        </w:r>
        <w:r w:rsidRPr="00E1304F">
          <w:rPr>
            <w:i/>
          </w:rPr>
          <w:t>define</w:t>
        </w:r>
        <w:r>
          <w:rPr>
            <w:i/>
          </w:rPr>
          <w:t>Status</w:t>
        </w:r>
        <w:r>
          <w:t>).</w:t>
        </w:r>
      </w:ins>
    </w:p>
    <w:p w:rsidR="00EA71C5" w:rsidRDefault="00EA71C5" w:rsidP="00291CBE">
      <w:pPr>
        <w:pStyle w:val="Alg4"/>
        <w:numPr>
          <w:ilvl w:val="1"/>
          <w:numId w:val="810"/>
        </w:numPr>
        <w:rPr>
          <w:ins w:id="32247" w:author="Rev 7 Allen Wirfs-Brock" w:date="2012-05-03T15:00:00Z"/>
        </w:rPr>
      </w:pPr>
      <w:ins w:id="32248" w:author="Rev 7 Allen Wirfs-Brock" w:date="2012-05-03T15:01:00Z">
        <w:r>
          <w:t xml:space="preserve">Return </w:t>
        </w:r>
        <w:r w:rsidRPr="00291CBE">
          <w:rPr>
            <w:i/>
          </w:rPr>
          <w:t>array</w:t>
        </w:r>
      </w:ins>
      <w:ins w:id="32249" w:author="Rev 7 Allen Wirfs-Brock" w:date="2012-05-03T15:00:00Z">
        <w:r>
          <w:t>.</w:t>
        </w:r>
      </w:ins>
    </w:p>
    <w:p w:rsidR="00EA71C5" w:rsidRDefault="00291CBE" w:rsidP="00EA71C5">
      <w:pPr>
        <w:pStyle w:val="Alg4"/>
        <w:numPr>
          <w:ilvl w:val="0"/>
          <w:numId w:val="810"/>
        </w:numPr>
        <w:rPr>
          <w:ins w:id="32250" w:author="Rev 7 Allen Wirfs-Brock" w:date="2012-05-03T15:03:00Z"/>
        </w:rPr>
      </w:pPr>
      <w:ins w:id="32251" w:author="Rev 7 Allen Wirfs-Brock" w:date="2012-05-03T15:04:00Z">
        <w:r>
          <w:t xml:space="preserve">Let </w:t>
        </w:r>
        <w:r w:rsidRPr="00291CBE">
          <w:rPr>
            <w:i/>
          </w:rPr>
          <w:t>intLen</w:t>
        </w:r>
        <w:r>
          <w:t xml:space="preserve"> be ToUint32(</w:t>
        </w:r>
        <w:r w:rsidRPr="00291CBE">
          <w:rPr>
            <w:i/>
          </w:rPr>
          <w:t>len</w:t>
        </w:r>
        <w:r>
          <w:t>).</w:t>
        </w:r>
      </w:ins>
    </w:p>
    <w:p w:rsidR="00291CBE" w:rsidRDefault="00291CBE" w:rsidP="00EA71C5">
      <w:pPr>
        <w:pStyle w:val="Alg4"/>
        <w:numPr>
          <w:ilvl w:val="0"/>
          <w:numId w:val="810"/>
        </w:numPr>
        <w:rPr>
          <w:ins w:id="32252" w:author="Rev 7 Allen Wirfs-Brock" w:date="2012-05-03T15:05:00Z"/>
        </w:rPr>
      </w:pPr>
      <w:ins w:id="32253" w:author="Rev 7 Allen Wirfs-Brock" w:date="2012-05-03T15:05:00Z">
        <w:r>
          <w:t xml:space="preserve">If </w:t>
        </w:r>
        <w:r w:rsidRPr="00291CBE">
          <w:rPr>
            <w:i/>
          </w:rPr>
          <w:t>intLen</w:t>
        </w:r>
      </w:ins>
      <w:ins w:id="32254" w:author="Rev 7 Allen Wirfs-Brock" w:date="2012-05-03T15:06:00Z">
        <w:r>
          <w:t xml:space="preserve"> </w:t>
        </w:r>
      </w:ins>
      <w:ins w:id="32255" w:author="Rev 7 Allen Wirfs-Brock" w:date="2012-05-03T15:05:00Z">
        <w:r>
          <w:t>≠</w:t>
        </w:r>
      </w:ins>
      <w:ins w:id="32256" w:author="Rev 7 Allen Wirfs-Brock" w:date="2012-05-03T15:06:00Z">
        <w:r>
          <w:t xml:space="preserve"> </w:t>
        </w:r>
      </w:ins>
      <w:ins w:id="32257" w:author="Rev 7 Allen Wirfs-Brock" w:date="2012-05-03T15:05:00Z">
        <w:r w:rsidRPr="00291CBE">
          <w:rPr>
            <w:i/>
          </w:rPr>
          <w:t>len</w:t>
        </w:r>
        <w:r>
          <w:t>, then throw a RangeError exception.</w:t>
        </w:r>
      </w:ins>
    </w:p>
    <w:p w:rsidR="00EA71C5" w:rsidRPr="00E77497" w:rsidRDefault="00EA71C5" w:rsidP="00EA71C5">
      <w:pPr>
        <w:pStyle w:val="Alg4"/>
        <w:numPr>
          <w:ilvl w:val="0"/>
          <w:numId w:val="810"/>
        </w:numPr>
        <w:rPr>
          <w:ins w:id="32258" w:author="Rev 7 Allen Wirfs-Brock" w:date="2012-05-03T15:00:00Z"/>
        </w:rPr>
      </w:pPr>
      <w:ins w:id="32259" w:author="Rev 7 Allen Wirfs-Brock" w:date="2012-05-03T15:00:00Z">
        <w:r w:rsidRPr="00E77497">
          <w:t xml:space="preserve">Let </w:t>
        </w:r>
        <w:r w:rsidRPr="00E77497">
          <w:rPr>
            <w:i/>
          </w:rPr>
          <w:t>array</w:t>
        </w:r>
        <w:r w:rsidRPr="00E77497">
          <w:t xml:space="preserve"> be the result of </w:t>
        </w:r>
        <w:del w:id="32260" w:author="Rev 8 Allen Wirfs-Brock" w:date="2012-06-14T14:44:00Z">
          <w:r w:rsidDel="00D4543D">
            <w:delText xml:space="preserve">of </w:delText>
          </w:r>
        </w:del>
        <w:r>
          <w:t xml:space="preserve">the </w:t>
        </w:r>
        <w:del w:id="32261" w:author="Rev 8 Allen Wirfs-Brock" w:date="2012-06-14T14:41:00Z">
          <w:r w:rsidDel="00D4543D">
            <w:delText>abstraction operation</w:delText>
          </w:r>
        </w:del>
      </w:ins>
      <w:ins w:id="32262" w:author="Rev 8 Allen Wirfs-Brock" w:date="2012-06-14T14:41:00Z">
        <w:r w:rsidR="00D4543D">
          <w:t>abstract operation</w:t>
        </w:r>
      </w:ins>
      <w:ins w:id="32263" w:author="Rev 7 Allen Wirfs-Brock" w:date="2012-05-03T15:00:00Z">
        <w:r>
          <w:t xml:space="preserve"> ArrayCreate (15.4) with argument</w:t>
        </w:r>
        <w:r w:rsidRPr="00E77497">
          <w:t xml:space="preserve"> </w:t>
        </w:r>
      </w:ins>
      <w:ins w:id="32264" w:author="Rev 7 Allen Wirfs-Brock" w:date="2012-05-03T15:06:00Z">
        <w:r w:rsidR="00291CBE">
          <w:rPr>
            <w:i/>
          </w:rPr>
          <w:t>intLen</w:t>
        </w:r>
      </w:ins>
      <w:ins w:id="32265" w:author="Rev 7 Allen Wirfs-Brock" w:date="2012-05-03T15:00:00Z">
        <w:r w:rsidRPr="00E77497">
          <w:t>.</w:t>
        </w:r>
      </w:ins>
    </w:p>
    <w:p w:rsidR="00EA71C5" w:rsidRPr="00E77497" w:rsidRDefault="00EA71C5" w:rsidP="00EA71C5">
      <w:pPr>
        <w:pStyle w:val="Alg4"/>
        <w:numPr>
          <w:ilvl w:val="0"/>
          <w:numId w:val="810"/>
        </w:numPr>
        <w:spacing w:after="220"/>
        <w:contextualSpacing/>
        <w:rPr>
          <w:ins w:id="32266" w:author="Rev 7 Allen Wirfs-Brock" w:date="2012-05-03T14:58:00Z"/>
        </w:rPr>
      </w:pPr>
      <w:ins w:id="32267" w:author="Rev 7 Allen Wirfs-Brock" w:date="2012-05-03T14:58:00Z">
        <w:r w:rsidRPr="00E77497">
          <w:t xml:space="preserve">Return  </w:t>
        </w:r>
        <w:r w:rsidRPr="00E77497">
          <w:rPr>
            <w:i/>
          </w:rPr>
          <w:t>array</w:t>
        </w:r>
        <w:r w:rsidRPr="00E77497">
          <w:t>.</w:t>
        </w:r>
      </w:ins>
    </w:p>
    <w:p w:rsidR="004C02EF" w:rsidRPr="00E77497" w:rsidRDefault="004C02EF" w:rsidP="00B43482">
      <w:pPr>
        <w:pStyle w:val="Heading3"/>
        <w:numPr>
          <w:ilvl w:val="0"/>
          <w:numId w:val="0"/>
        </w:numPr>
      </w:pPr>
      <w:bookmarkStart w:id="32268" w:name="_Toc339020453"/>
      <w:r w:rsidRPr="00E77497">
        <w:t>15.4.3</w:t>
      </w:r>
      <w:r w:rsidRPr="00E77497">
        <w:tab/>
        <w:t>Properties of the Array Constructo</w:t>
      </w:r>
      <w:bookmarkEnd w:id="32219"/>
      <w:bookmarkEnd w:id="32220"/>
      <w:bookmarkEnd w:id="32221"/>
      <w:r w:rsidRPr="00E77497">
        <w:t>r</w:t>
      </w:r>
      <w:bookmarkEnd w:id="32222"/>
      <w:bookmarkEnd w:id="32223"/>
      <w:bookmarkEnd w:id="32224"/>
      <w:bookmarkEnd w:id="32225"/>
      <w:bookmarkEnd w:id="32226"/>
      <w:bookmarkEnd w:id="32227"/>
      <w:bookmarkEnd w:id="32268"/>
    </w:p>
    <w:p w:rsidR="004C02EF" w:rsidRPr="00E77497" w:rsidRDefault="004C02EF" w:rsidP="004C02EF">
      <w:r w:rsidRPr="00E77497">
        <w:t>The value of the [[Prototype]] internal property of the Array constructor is the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32269" w:name="_Hlt424534161"/>
      <w:bookmarkStart w:id="32270" w:name="_Toc382291620"/>
      <w:bookmarkStart w:id="32271" w:name="_Toc385672290"/>
      <w:bookmarkStart w:id="32272" w:name="_Ref393614155"/>
      <w:bookmarkStart w:id="32273" w:name="_Toc393690407"/>
      <w:bookmarkStart w:id="32274" w:name="_Ref404501859"/>
      <w:bookmarkStart w:id="32275" w:name="_Ref404502071"/>
      <w:bookmarkStart w:id="32276" w:name="_Ref404502112"/>
      <w:bookmarkEnd w:id="32269"/>
    </w:p>
    <w:p w:rsidR="004C02EF" w:rsidRPr="00E77497" w:rsidRDefault="004C02EF" w:rsidP="004C02EF">
      <w:pPr>
        <w:pStyle w:val="Heading4"/>
        <w:numPr>
          <w:ilvl w:val="0"/>
          <w:numId w:val="0"/>
        </w:numPr>
      </w:pPr>
      <w:bookmarkStart w:id="32277" w:name="_Ref424534154"/>
      <w:r w:rsidRPr="00E77497">
        <w:t>15.4.3.1</w:t>
      </w:r>
      <w:r w:rsidRPr="00E77497">
        <w:tab/>
        <w:t>Array.prototyp</w:t>
      </w:r>
      <w:bookmarkEnd w:id="32270"/>
      <w:bookmarkEnd w:id="32271"/>
      <w:bookmarkEnd w:id="32272"/>
      <w:bookmarkEnd w:id="32273"/>
      <w:bookmarkEnd w:id="32274"/>
      <w:bookmarkEnd w:id="32275"/>
      <w:bookmarkEnd w:id="32276"/>
      <w:r w:rsidRPr="00E77497">
        <w:t>e</w:t>
      </w:r>
      <w:bookmarkEnd w:id="32277"/>
    </w:p>
    <w:p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32278" w:name="_Toc385672291"/>
      <w:bookmarkStart w:id="32279" w:name="_Toc382291621"/>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2280" w:name="_Toc393690408"/>
    </w:p>
    <w:p w:rsidR="004C02EF" w:rsidRPr="00E77497" w:rsidRDefault="004C02EF" w:rsidP="004C02EF">
      <w:pPr>
        <w:pStyle w:val="Heading4"/>
        <w:numPr>
          <w:ilvl w:val="0"/>
          <w:numId w:val="0"/>
        </w:numPr>
      </w:pPr>
      <w:r w:rsidRPr="00E77497">
        <w:lastRenderedPageBreak/>
        <w:t>15.4.3.2</w:t>
      </w:r>
      <w:r w:rsidRPr="00E77497">
        <w:tab/>
        <w:t>Array.isArray ( arg )</w:t>
      </w:r>
    </w:p>
    <w:p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rsidR="004C02EF" w:rsidRPr="00E77497" w:rsidRDefault="004C02EF" w:rsidP="00FA34E7">
      <w:pPr>
        <w:pStyle w:val="Alg4"/>
        <w:numPr>
          <w:ilvl w:val="0"/>
          <w:numId w:val="705"/>
        </w:numPr>
      </w:pPr>
      <w:r w:rsidRPr="00E77497">
        <w:t xml:space="preserve">If </w:t>
      </w:r>
      <w:del w:id="32281" w:author="Allen Wirfs-Brock" w:date="2011-07-02T13:58:00Z">
        <w:r w:rsidRPr="00E77497" w:rsidDel="00963019">
          <w:delText xml:space="preserve">the value of the [[Class]] internal property of </w:delText>
        </w:r>
      </w:del>
      <w:r w:rsidRPr="00E77497">
        <w:rPr>
          <w:i/>
        </w:rPr>
        <w:t xml:space="preserve">arg </w:t>
      </w:r>
      <w:del w:id="32282" w:author="Allen Wirfs-Brock" w:date="2011-07-02T13:58:00Z">
        <w:r w:rsidRPr="00E77497" w:rsidDel="00963019">
          <w:delText xml:space="preserve">is </w:delText>
        </w:r>
        <w:r w:rsidRPr="00E77497" w:rsidDel="00963019">
          <w:rPr>
            <w:rFonts w:ascii="Courier New" w:hAnsi="Courier New" w:cs="Courier New"/>
            <w:b/>
          </w:rPr>
          <w:delText>"Array"</w:delText>
        </w:r>
      </w:del>
      <w:ins w:id="32283" w:author="Allen Wirfs-Brock" w:date="2011-07-02T13:58:00Z">
        <w:r w:rsidR="00963019" w:rsidRPr="00E77497">
          <w:t>has the [[</w:t>
        </w:r>
        <w:del w:id="32284" w:author="Rev 3 Allen Wirfs-Brock" w:date="2011-09-07T15:40:00Z">
          <w:r w:rsidR="00963019" w:rsidRPr="00E77497" w:rsidDel="009D141F">
            <w:delText>IsArray</w:delText>
          </w:r>
        </w:del>
      </w:ins>
      <w:ins w:id="32285" w:author="Rev 3 Allen Wirfs-Brock" w:date="2011-09-07T15:40:00Z">
        <w:r w:rsidR="009D141F" w:rsidRPr="00E77497">
          <w:t>NativeBrand</w:t>
        </w:r>
      </w:ins>
      <w:ins w:id="32286" w:author="Allen Wirfs-Brock" w:date="2011-07-02T13:58:00Z">
        <w:r w:rsidR="00963019" w:rsidRPr="00E77497">
          <w:t>]] internal property</w:t>
        </w:r>
      </w:ins>
      <w:ins w:id="32287" w:author="Rev 3 Allen Wirfs-Brock" w:date="2011-09-07T15:40:00Z">
        <w:r w:rsidR="009D141F" w:rsidRPr="00E77497">
          <w:t xml:space="preserve"> with value NativeArray</w:t>
        </w:r>
      </w:ins>
      <w:r w:rsidRPr="00E77497">
        <w:t xml:space="preserve">, then return </w:t>
      </w:r>
      <w:r w:rsidRPr="00E77497">
        <w:rPr>
          <w:b/>
        </w:rPr>
        <w:t>true</w:t>
      </w:r>
      <w:r w:rsidRPr="00E77497">
        <w:t>.</w:t>
      </w:r>
    </w:p>
    <w:p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rsidR="008F293E" w:rsidRPr="00E77497" w:rsidRDefault="008F293E" w:rsidP="008F293E">
      <w:pPr>
        <w:pStyle w:val="Heading4"/>
        <w:numPr>
          <w:ilvl w:val="0"/>
          <w:numId w:val="0"/>
        </w:numPr>
        <w:rPr>
          <w:ins w:id="32288" w:author="Rev 7 Allen Wirfs-Brock" w:date="2012-05-03T12:47:00Z"/>
        </w:rPr>
      </w:pPr>
      <w:bookmarkStart w:id="32289" w:name="_Toc385672292"/>
      <w:bookmarkStart w:id="32290" w:name="_Ref393609293"/>
      <w:bookmarkStart w:id="32291" w:name="_Toc393690409"/>
      <w:bookmarkStart w:id="32292" w:name="_Ref404502135"/>
      <w:bookmarkStart w:id="32293" w:name="_Ref424534233"/>
      <w:bookmarkStart w:id="32294" w:name="_Toc472818924"/>
      <w:bookmarkStart w:id="32295" w:name="_Toc235503502"/>
      <w:bookmarkStart w:id="32296" w:name="_Toc241509277"/>
      <w:bookmarkStart w:id="32297" w:name="_Toc244416764"/>
      <w:bookmarkStart w:id="32298" w:name="_Toc276631128"/>
      <w:bookmarkEnd w:id="32278"/>
      <w:bookmarkEnd w:id="32280"/>
      <w:ins w:id="32299" w:author="Rev 7 Allen Wirfs-Brock" w:date="2012-05-03T12:47:00Z">
        <w:r w:rsidRPr="00E77497">
          <w:t>15.4.3.</w:t>
        </w:r>
      </w:ins>
      <w:ins w:id="32300" w:author="Rev 7 Allen Wirfs-Brock" w:date="2012-05-03T12:48:00Z">
        <w:r>
          <w:t>3</w:t>
        </w:r>
      </w:ins>
      <w:ins w:id="32301" w:author="Rev 7 Allen Wirfs-Brock" w:date="2012-05-03T12:47:00Z">
        <w:r w:rsidRPr="00E77497">
          <w:tab/>
          <w:t>Array.</w:t>
        </w:r>
      </w:ins>
      <w:ins w:id="32302" w:author="Rev 7 Allen Wirfs-Brock" w:date="2012-05-03T12:48:00Z">
        <w:r>
          <w:t>of</w:t>
        </w:r>
      </w:ins>
      <w:ins w:id="32303" w:author="Rev 7 Allen Wirfs-Brock" w:date="2012-05-03T12:47:00Z">
        <w:r w:rsidRPr="00E77497">
          <w:t xml:space="preserve"> ( </w:t>
        </w:r>
      </w:ins>
      <w:ins w:id="32304" w:author="Rev 7 Allen Wirfs-Brock" w:date="2012-05-03T12:48:00Z">
        <w:r>
          <w:t>…items</w:t>
        </w:r>
      </w:ins>
      <w:ins w:id="32305" w:author="Rev 7 Allen Wirfs-Brock" w:date="2012-05-03T12:47:00Z">
        <w:r w:rsidRPr="00E77497">
          <w:t xml:space="preserve"> )</w:t>
        </w:r>
      </w:ins>
    </w:p>
    <w:p w:rsidR="008F293E" w:rsidRPr="00E77497" w:rsidRDefault="008F293E" w:rsidP="008F293E">
      <w:pPr>
        <w:rPr>
          <w:ins w:id="32306" w:author="Rev 7 Allen Wirfs-Brock" w:date="2012-05-03T12:51:00Z"/>
        </w:rPr>
      </w:pPr>
      <w:ins w:id="32307" w:author="Rev 7 Allen Wirfs-Brock" w:date="2012-05-03T12:51:00Z">
        <w:r w:rsidRPr="00E77497">
          <w:t xml:space="preserve">When the </w:t>
        </w:r>
      </w:ins>
      <w:ins w:id="32308" w:author="Rev 7 Allen Wirfs-Brock" w:date="2012-05-03T13:16:00Z">
        <w:r w:rsidR="004403FF">
          <w:rPr>
            <w:rFonts w:ascii="Courier New" w:hAnsi="Courier New" w:cs="Courier New"/>
            <w:b/>
          </w:rPr>
          <w:t>of</w:t>
        </w:r>
      </w:ins>
      <w:ins w:id="32309" w:author="Rev 7 Allen Wirfs-Brock" w:date="2012-05-03T12:51:00Z">
        <w:r w:rsidRPr="00E77497">
          <w:t xml:space="preserve"> method is called with </w:t>
        </w:r>
      </w:ins>
      <w:ins w:id="32310" w:author="Rev 7 Allen Wirfs-Brock" w:date="2012-05-03T13:16:00Z">
        <w:r w:rsidR="004403FF">
          <w:t>any number of arguments</w:t>
        </w:r>
      </w:ins>
      <w:ins w:id="32311" w:author="Rev 7 Allen Wirfs-Brock" w:date="2012-05-03T12:51:00Z">
        <w:r w:rsidRPr="00E77497">
          <w:t>, the following steps are taken:</w:t>
        </w:r>
      </w:ins>
    </w:p>
    <w:p w:rsidR="001F4648" w:rsidRPr="00E77497" w:rsidRDefault="001F4648" w:rsidP="001F4648">
      <w:pPr>
        <w:pStyle w:val="Alg4"/>
        <w:numPr>
          <w:ilvl w:val="0"/>
          <w:numId w:val="808"/>
        </w:numPr>
        <w:rPr>
          <w:ins w:id="32312" w:author="Rev 7 Allen Wirfs-Brock" w:date="2012-05-03T13:46:00Z"/>
        </w:rPr>
      </w:pPr>
      <w:ins w:id="32313" w:author="Rev 7 Allen Wirfs-Brock" w:date="2012-05-03T13:46: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rsidR="001F4648" w:rsidRPr="00E77497" w:rsidRDefault="001F4648" w:rsidP="001F4648">
      <w:pPr>
        <w:pStyle w:val="Alg4"/>
        <w:numPr>
          <w:ilvl w:val="0"/>
          <w:numId w:val="808"/>
        </w:numPr>
        <w:rPr>
          <w:ins w:id="32314" w:author="Rev 7 Allen Wirfs-Brock" w:date="2012-05-03T13:46:00Z"/>
        </w:rPr>
      </w:pPr>
      <w:ins w:id="32315" w:author="Rev 7 Allen Wirfs-Brock" w:date="2012-05-03T13:46: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rsidR="004403FF" w:rsidRDefault="004403FF" w:rsidP="00BE653C">
      <w:pPr>
        <w:pStyle w:val="Alg4"/>
        <w:numPr>
          <w:ilvl w:val="0"/>
          <w:numId w:val="808"/>
        </w:numPr>
        <w:rPr>
          <w:ins w:id="32316" w:author="Rev 7 Allen Wirfs-Brock" w:date="2012-05-03T13:14:00Z"/>
        </w:rPr>
      </w:pPr>
      <w:ins w:id="32317" w:author="Rev 7 Allen Wirfs-Brock" w:date="2012-05-03T13:14:00Z">
        <w:r>
          <w:t xml:space="preserve">Let </w:t>
        </w:r>
        <w:r w:rsidRPr="004403FF">
          <w:rPr>
            <w:i/>
          </w:rPr>
          <w:t>C</w:t>
        </w:r>
        <w:r>
          <w:t xml:space="preserve"> be the </w:t>
        </w:r>
      </w:ins>
      <w:ins w:id="32318" w:author="Rev 7 Allen Wirfs-Brock" w:date="2012-05-03T13:15:00Z">
        <w:r w:rsidRPr="00E77497">
          <w:rPr>
            <w:b/>
          </w:rPr>
          <w:t xml:space="preserve">this </w:t>
        </w:r>
      </w:ins>
      <w:ins w:id="32319" w:author="Rev 7 Allen Wirfs-Brock" w:date="2012-05-03T13:14:00Z">
        <w:r>
          <w:t>value.</w:t>
        </w:r>
      </w:ins>
    </w:p>
    <w:p w:rsidR="004403FF" w:rsidRDefault="00CE62AE" w:rsidP="00BE653C">
      <w:pPr>
        <w:pStyle w:val="Alg4"/>
        <w:numPr>
          <w:ilvl w:val="0"/>
          <w:numId w:val="808"/>
        </w:numPr>
        <w:rPr>
          <w:ins w:id="32320" w:author="Rev 7 Allen Wirfs-Brock" w:date="2012-05-03T13:17:00Z"/>
        </w:rPr>
      </w:pPr>
      <w:ins w:id="32321" w:author="Rev 7 Allen Wirfs-Brock" w:date="2012-05-03T13:26:00Z">
        <w:r>
          <w:t>If is</w:t>
        </w:r>
      </w:ins>
      <w:ins w:id="32322" w:author="Rev 7 Allen Wirfs-Brock" w:date="2012-05-03T13:28:00Z">
        <w:r w:rsidR="00924A5A">
          <w:t>Constructor</w:t>
        </w:r>
      </w:ins>
      <w:ins w:id="32323" w:author="Rev 7 Allen Wirfs-Brock" w:date="2012-05-03T13:29:00Z">
        <w:r w:rsidR="00924A5A">
          <w:t>(</w:t>
        </w:r>
        <w:r w:rsidR="00924A5A" w:rsidRPr="00924A5A">
          <w:rPr>
            <w:i/>
          </w:rPr>
          <w:t>C</w:t>
        </w:r>
        <w:r w:rsidR="00924A5A">
          <w:t>)</w:t>
        </w:r>
      </w:ins>
      <w:ins w:id="32324" w:author="Rev 7 Allen Wirfs-Brock" w:date="2012-05-03T13:30:00Z">
        <w:r w:rsidR="00924A5A">
          <w:t xml:space="preserve"> is </w:t>
        </w:r>
        <w:r w:rsidR="00924A5A" w:rsidRPr="00924A5A">
          <w:rPr>
            <w:b/>
          </w:rPr>
          <w:t>true</w:t>
        </w:r>
        <w:r w:rsidR="00924A5A">
          <w:t>, then</w:t>
        </w:r>
      </w:ins>
    </w:p>
    <w:p w:rsidR="00924A5A" w:rsidRDefault="00924A5A" w:rsidP="00924A5A">
      <w:pPr>
        <w:pStyle w:val="Alg4"/>
        <w:numPr>
          <w:ilvl w:val="1"/>
          <w:numId w:val="808"/>
        </w:numPr>
        <w:rPr>
          <w:ins w:id="32325" w:author="Rev 7 Allen Wirfs-Brock" w:date="2012-05-03T13:34:00Z"/>
        </w:rPr>
      </w:pPr>
      <w:ins w:id="32326" w:author="Rev 7 Allen Wirfs-Brock" w:date="2012-05-03T13:31:00Z">
        <w:r w:rsidRPr="00E77497">
          <w:t xml:space="preserve">Let </w:t>
        </w:r>
      </w:ins>
      <w:ins w:id="32327" w:author="Rev 7 Allen Wirfs-Brock" w:date="2012-05-03T13:35:00Z">
        <w:r>
          <w:rPr>
            <w:i/>
          </w:rPr>
          <w:t>newObj</w:t>
        </w:r>
      </w:ins>
      <w:ins w:id="32328" w:author="Rev 7 Allen Wirfs-Brock" w:date="2012-05-03T13:31:00Z">
        <w:r w:rsidRPr="00E77497">
          <w:t xml:space="preserve"> be </w:t>
        </w:r>
      </w:ins>
      <w:ins w:id="32329" w:author="Rev 7 Allen Wirfs-Brock" w:date="2012-05-03T13:32:00Z">
        <w:r>
          <w:t xml:space="preserve">the result of calling the [[Construct]] internal method of </w:t>
        </w:r>
        <w:r w:rsidRPr="00924A5A">
          <w:rPr>
            <w:i/>
          </w:rPr>
          <w:t>C</w:t>
        </w:r>
        <w:r>
          <w:t xml:space="preserve"> </w:t>
        </w:r>
        <w:commentRangeStart w:id="32330"/>
        <w:r>
          <w:t>with an argument list</w:t>
        </w:r>
      </w:ins>
      <w:ins w:id="32331" w:author="Rev 7 Allen Wirfs-Brock" w:date="2012-05-03T13:47:00Z">
        <w:r w:rsidR="001F4648">
          <w:t xml:space="preserve"> containing the single item </w:t>
        </w:r>
        <w:r w:rsidR="001F4648" w:rsidRPr="001F4648">
          <w:rPr>
            <w:i/>
          </w:rPr>
          <w:t>len</w:t>
        </w:r>
      </w:ins>
      <w:ins w:id="32332" w:author="Rev 7 Allen Wirfs-Brock" w:date="2012-05-03T13:34:00Z">
        <w:r>
          <w:t>.</w:t>
        </w:r>
      </w:ins>
      <w:commentRangeEnd w:id="32330"/>
      <w:ins w:id="32333" w:author="Rev 7 Allen Wirfs-Brock" w:date="2012-05-03T13:48:00Z">
        <w:r w:rsidR="001F4648">
          <w:rPr>
            <w:rStyle w:val="CommentReference"/>
            <w:rFonts w:ascii="Arial" w:eastAsia="MS Mincho" w:hAnsi="Arial"/>
            <w:spacing w:val="0"/>
            <w:lang w:eastAsia="ja-JP"/>
          </w:rPr>
          <w:commentReference w:id="32330"/>
        </w:r>
      </w:ins>
    </w:p>
    <w:p w:rsidR="00924A5A" w:rsidRPr="00E77497" w:rsidRDefault="00924A5A" w:rsidP="00924A5A">
      <w:pPr>
        <w:pStyle w:val="Alg4"/>
        <w:numPr>
          <w:ilvl w:val="1"/>
          <w:numId w:val="808"/>
        </w:numPr>
        <w:rPr>
          <w:ins w:id="32334" w:author="Rev 7 Allen Wirfs-Brock" w:date="2012-05-03T13:31:00Z"/>
        </w:rPr>
      </w:pPr>
      <w:ins w:id="32335" w:author="Rev 7 Allen Wirfs-Brock" w:date="2012-05-03T13:34:00Z">
        <w:r>
          <w:t xml:space="preserve">Let </w:t>
        </w:r>
        <w:r w:rsidRPr="00924A5A">
          <w:rPr>
            <w:i/>
          </w:rPr>
          <w:t>A</w:t>
        </w:r>
        <w:r>
          <w:t xml:space="preserve"> be ToObject(</w:t>
        </w:r>
      </w:ins>
      <w:ins w:id="32336" w:author="Rev 7 Allen Wirfs-Brock" w:date="2012-05-03T13:35:00Z">
        <w:r w:rsidRPr="00924A5A">
          <w:rPr>
            <w:i/>
          </w:rPr>
          <w:t>newObj</w:t>
        </w:r>
      </w:ins>
      <w:ins w:id="32337" w:author="Rev 7 Allen Wirfs-Brock" w:date="2012-05-03T13:34:00Z">
        <w:r>
          <w:t>)</w:t>
        </w:r>
      </w:ins>
      <w:ins w:id="32338" w:author="Rev 7 Allen Wirfs-Brock" w:date="2012-05-03T13:31:00Z">
        <w:r w:rsidRPr="00E77497">
          <w:t>.</w:t>
        </w:r>
      </w:ins>
    </w:p>
    <w:p w:rsidR="00924A5A" w:rsidRDefault="00924A5A" w:rsidP="00BE653C">
      <w:pPr>
        <w:pStyle w:val="Alg4"/>
        <w:numPr>
          <w:ilvl w:val="0"/>
          <w:numId w:val="808"/>
        </w:numPr>
        <w:rPr>
          <w:ins w:id="32339" w:author="Rev 7 Allen Wirfs-Brock" w:date="2012-05-03T13:36:00Z"/>
        </w:rPr>
      </w:pPr>
      <w:ins w:id="32340" w:author="Rev 7 Allen Wirfs-Brock" w:date="2012-05-03T13:33:00Z">
        <w:r>
          <w:t>Else,</w:t>
        </w:r>
      </w:ins>
    </w:p>
    <w:p w:rsidR="00924A5A" w:rsidRPr="00E77497" w:rsidRDefault="00C70ECC" w:rsidP="00924A5A">
      <w:pPr>
        <w:pStyle w:val="Alg4"/>
        <w:numPr>
          <w:ilvl w:val="1"/>
          <w:numId w:val="808"/>
        </w:numPr>
        <w:rPr>
          <w:ins w:id="32341" w:author="Rev 7 Allen Wirfs-Brock" w:date="2012-05-03T13:37:00Z"/>
        </w:rPr>
      </w:pPr>
      <w:ins w:id="32342" w:author="Rev 7 Allen Wirfs-Brock" w:date="2012-05-03T13:53:00Z">
        <w:r w:rsidRPr="00E77497">
          <w:t xml:space="preserve">Let </w:t>
        </w:r>
        <w:r w:rsidRPr="00E77497">
          <w:rPr>
            <w:i/>
          </w:rPr>
          <w:t>A</w:t>
        </w:r>
        <w:r w:rsidRPr="00E77497">
          <w:t xml:space="preserve"> be </w:t>
        </w:r>
        <w:r>
          <w:t xml:space="preserve">the result of the </w:t>
        </w:r>
        <w:del w:id="32343" w:author="Rev 8 Allen Wirfs-Brock" w:date="2012-06-14T14:41:00Z">
          <w:r w:rsidDel="00D4543D">
            <w:delText>abstraction operation</w:delText>
          </w:r>
        </w:del>
      </w:ins>
      <w:ins w:id="32344" w:author="Rev 8 Allen Wirfs-Brock" w:date="2012-06-14T14:41:00Z">
        <w:r w:rsidR="00D4543D">
          <w:t>abstract operation</w:t>
        </w:r>
      </w:ins>
      <w:ins w:id="32345" w:author="Rev 7 Allen Wirfs-Brock" w:date="2012-05-03T13:53:00Z">
        <w:r>
          <w:t xml:space="preserve"> ArrayCreate (15.4) with argument</w:t>
        </w:r>
        <w:r w:rsidRPr="00E77497">
          <w:t xml:space="preserve"> </w:t>
        </w:r>
        <w:r w:rsidRPr="00E77497">
          <w:rPr>
            <w:i/>
          </w:rPr>
          <w:t>len</w:t>
        </w:r>
        <w:r w:rsidRPr="00E77497">
          <w:t>.</w:t>
        </w:r>
      </w:ins>
    </w:p>
    <w:p w:rsidR="008F293E" w:rsidRDefault="008F293E" w:rsidP="00BE653C">
      <w:pPr>
        <w:pStyle w:val="Alg4"/>
        <w:numPr>
          <w:ilvl w:val="0"/>
          <w:numId w:val="808"/>
        </w:numPr>
        <w:rPr>
          <w:ins w:id="32346" w:author="Rev 7 Allen Wirfs-Brock" w:date="2012-05-03T12:51:00Z"/>
        </w:rPr>
      </w:pPr>
      <w:ins w:id="32347" w:author="Rev 7 Allen Wirfs-Brock" w:date="2012-05-03T12:51:00Z">
        <w:r>
          <w:t>ReturnIfAbrupt(</w:t>
        </w:r>
      </w:ins>
      <w:ins w:id="32348" w:author="Rev 7 Allen Wirfs-Brock" w:date="2012-05-03T13:12:00Z">
        <w:r w:rsidR="004403FF">
          <w:rPr>
            <w:i/>
          </w:rPr>
          <w:t>A</w:t>
        </w:r>
      </w:ins>
      <w:ins w:id="32349" w:author="Rev 7 Allen Wirfs-Brock" w:date="2012-05-03T12:51:00Z">
        <w:r>
          <w:t>).</w:t>
        </w:r>
      </w:ins>
    </w:p>
    <w:p w:rsidR="008F293E" w:rsidRPr="00E77497" w:rsidRDefault="008F293E" w:rsidP="00BE653C">
      <w:pPr>
        <w:pStyle w:val="Alg4"/>
        <w:numPr>
          <w:ilvl w:val="0"/>
          <w:numId w:val="808"/>
        </w:numPr>
        <w:rPr>
          <w:ins w:id="32350" w:author="Rev 7 Allen Wirfs-Brock" w:date="2012-05-03T12:51:00Z"/>
        </w:rPr>
      </w:pPr>
      <w:ins w:id="32351" w:author="Rev 7 Allen Wirfs-Brock" w:date="2012-05-03T12:51:00Z">
        <w:r w:rsidRPr="00E77497">
          <w:t xml:space="preserve">Let </w:t>
        </w:r>
        <w:r w:rsidRPr="00E77497">
          <w:rPr>
            <w:i/>
          </w:rPr>
          <w:t>k</w:t>
        </w:r>
        <w:r w:rsidRPr="00E77497">
          <w:t xml:space="preserve"> be 0.</w:t>
        </w:r>
      </w:ins>
    </w:p>
    <w:p w:rsidR="008F293E" w:rsidRPr="00E77497" w:rsidRDefault="008F293E" w:rsidP="00BE653C">
      <w:pPr>
        <w:pStyle w:val="Alg4"/>
        <w:numPr>
          <w:ilvl w:val="0"/>
          <w:numId w:val="808"/>
        </w:numPr>
        <w:rPr>
          <w:ins w:id="32352" w:author="Rev 7 Allen Wirfs-Brock" w:date="2012-05-03T12:51:00Z"/>
        </w:rPr>
      </w:pPr>
      <w:ins w:id="32353" w:author="Rev 7 Allen Wirfs-Brock" w:date="2012-05-03T12:51:00Z">
        <w:r w:rsidRPr="00E77497">
          <w:t xml:space="preserve">Repeat, while </w:t>
        </w:r>
        <w:r w:rsidRPr="00E77497">
          <w:rPr>
            <w:i/>
          </w:rPr>
          <w:t xml:space="preserve">k </w:t>
        </w:r>
        <w:r w:rsidRPr="00E77497">
          <w:t xml:space="preserve">&lt; </w:t>
        </w:r>
        <w:r w:rsidRPr="00E77497">
          <w:rPr>
            <w:i/>
          </w:rPr>
          <w:t>len</w:t>
        </w:r>
      </w:ins>
    </w:p>
    <w:p w:rsidR="008F293E" w:rsidRPr="00E77497" w:rsidRDefault="008F293E" w:rsidP="004403FF">
      <w:pPr>
        <w:pStyle w:val="Alg4"/>
        <w:numPr>
          <w:ilvl w:val="1"/>
          <w:numId w:val="808"/>
        </w:numPr>
        <w:rPr>
          <w:ins w:id="32354" w:author="Rev 7 Allen Wirfs-Brock" w:date="2012-05-03T12:51:00Z"/>
        </w:rPr>
      </w:pPr>
      <w:ins w:id="32355" w:author="Rev 7 Allen Wirfs-Brock" w:date="2012-05-03T12:51:00Z">
        <w:r w:rsidRPr="00E77497">
          <w:t xml:space="preserve">Let </w:t>
        </w:r>
        <w:r w:rsidRPr="00E77497">
          <w:rPr>
            <w:i/>
          </w:rPr>
          <w:t>Pk</w:t>
        </w:r>
        <w:r w:rsidRPr="00E77497">
          <w:t xml:space="preserve"> be ToString(</w:t>
        </w:r>
        <w:r w:rsidRPr="00E77497">
          <w:rPr>
            <w:i/>
          </w:rPr>
          <w:t>k</w:t>
        </w:r>
        <w:r w:rsidRPr="00E77497">
          <w:t>).</w:t>
        </w:r>
      </w:ins>
    </w:p>
    <w:p w:rsidR="008F293E" w:rsidRPr="00E77497" w:rsidRDefault="008F293E" w:rsidP="004403FF">
      <w:pPr>
        <w:pStyle w:val="Alg4"/>
        <w:numPr>
          <w:ilvl w:val="1"/>
          <w:numId w:val="808"/>
        </w:numPr>
        <w:tabs>
          <w:tab w:val="left" w:pos="2520"/>
        </w:tabs>
        <w:rPr>
          <w:ins w:id="32356" w:author="Rev 7 Allen Wirfs-Brock" w:date="2012-05-03T12:51:00Z"/>
        </w:rPr>
      </w:pPr>
      <w:ins w:id="32357" w:author="Rev 7 Allen Wirfs-Brock" w:date="2012-05-03T12:51:00Z">
        <w:r w:rsidRPr="00E77497">
          <w:t xml:space="preserve">Let </w:t>
        </w:r>
        <w:r w:rsidRPr="00E77497">
          <w:rPr>
            <w:i/>
          </w:rPr>
          <w:t>kValue</w:t>
        </w:r>
        <w:r w:rsidRPr="00E77497">
          <w:t xml:space="preserve"> be the result of calling the [[Get]] internal method of </w:t>
        </w:r>
      </w:ins>
      <w:ins w:id="32358" w:author="Rev 7 Allen Wirfs-Brock" w:date="2012-05-03T12:56:00Z">
        <w:r>
          <w:rPr>
            <w:i/>
          </w:rPr>
          <w:t>items</w:t>
        </w:r>
      </w:ins>
      <w:ins w:id="32359" w:author="Rev 7 Allen Wirfs-Brock" w:date="2012-05-03T12:51:00Z">
        <w:r w:rsidRPr="00E77497">
          <w:t xml:space="preserve"> with argument </w:t>
        </w:r>
        <w:r w:rsidRPr="00E77497">
          <w:rPr>
            <w:i/>
          </w:rPr>
          <w:t>Pk</w:t>
        </w:r>
        <w:r w:rsidRPr="00E77497">
          <w:t>.</w:t>
        </w:r>
      </w:ins>
    </w:p>
    <w:p w:rsidR="00BE653C" w:rsidRPr="00E77497" w:rsidRDefault="00BE653C" w:rsidP="004403FF">
      <w:pPr>
        <w:pStyle w:val="Alg4"/>
        <w:numPr>
          <w:ilvl w:val="1"/>
          <w:numId w:val="808"/>
        </w:numPr>
        <w:rPr>
          <w:ins w:id="32360" w:author="Rev 7 Allen Wirfs-Brock" w:date="2012-05-03T12:59:00Z"/>
        </w:rPr>
      </w:pPr>
      <w:ins w:id="32361" w:author="Rev 7 Allen Wirfs-Brock" w:date="2012-05-03T12:59: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ins>
      <w:ins w:id="32362" w:author="Rev 7 Allen Wirfs-Brock" w:date="2012-05-03T13:01:00Z">
        <w:r>
          <w:rPr>
            <w:i/>
          </w:rPr>
          <w:t>kValue</w:t>
        </w:r>
      </w:ins>
      <w:ins w:id="32363" w:author="Rev 7 Allen Wirfs-Brock" w:date="2012-05-03T13:03:00Z">
        <w:r>
          <w:t>.[[value]]</w:t>
        </w:r>
      </w:ins>
      <w:ins w:id="32364" w:author="Rev 7 Allen Wirfs-Brock" w:date="2012-05-03T12:59: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ins>
      <w:ins w:id="32365" w:author="Rev 7 Allen Wirfs-Brock" w:date="2012-05-03T13:37:00Z">
        <w:r w:rsidR="00924A5A">
          <w:rPr>
            <w:b/>
          </w:rPr>
          <w:t>true</w:t>
        </w:r>
      </w:ins>
      <w:ins w:id="32366" w:author="Rev 7 Allen Wirfs-Brock" w:date="2012-05-03T12:59:00Z">
        <w:r w:rsidRPr="00E77497">
          <w:t>.</w:t>
        </w:r>
      </w:ins>
    </w:p>
    <w:p w:rsidR="00BE653C" w:rsidRPr="00E77497" w:rsidRDefault="00BE653C" w:rsidP="004403FF">
      <w:pPr>
        <w:pStyle w:val="Alg4"/>
        <w:numPr>
          <w:ilvl w:val="1"/>
          <w:numId w:val="808"/>
        </w:numPr>
        <w:contextualSpacing/>
        <w:rPr>
          <w:ins w:id="32367" w:author="Rev 7 Allen Wirfs-Brock" w:date="2012-05-03T13:01:00Z"/>
        </w:rPr>
      </w:pPr>
      <w:ins w:id="32368" w:author="Rev 7 Allen Wirfs-Brock" w:date="2012-05-03T13:01:00Z">
        <w:r>
          <w:t>ReturnIfAbrupt(</w:t>
        </w:r>
      </w:ins>
      <w:ins w:id="32369" w:author="Rev 7 Allen Wirfs-Brock" w:date="2012-05-03T13:02:00Z">
        <w:r w:rsidRPr="00E1304F">
          <w:rPr>
            <w:i/>
          </w:rPr>
          <w:t>define</w:t>
        </w:r>
        <w:r>
          <w:rPr>
            <w:i/>
          </w:rPr>
          <w:t>Status</w:t>
        </w:r>
      </w:ins>
      <w:ins w:id="32370" w:author="Rev 7 Allen Wirfs-Brock" w:date="2012-05-03T13:01:00Z">
        <w:r>
          <w:t>).</w:t>
        </w:r>
      </w:ins>
    </w:p>
    <w:p w:rsidR="008F293E" w:rsidRPr="00E77497" w:rsidRDefault="008F293E" w:rsidP="004403FF">
      <w:pPr>
        <w:pStyle w:val="Alg4"/>
        <w:numPr>
          <w:ilvl w:val="1"/>
          <w:numId w:val="808"/>
        </w:numPr>
        <w:rPr>
          <w:ins w:id="32371" w:author="Rev 7 Allen Wirfs-Brock" w:date="2012-05-03T12:51:00Z"/>
        </w:rPr>
      </w:pPr>
      <w:ins w:id="32372" w:author="Rev 7 Allen Wirfs-Brock" w:date="2012-05-03T12:51:00Z">
        <w:r w:rsidRPr="00E77497">
          <w:t xml:space="preserve">Increase </w:t>
        </w:r>
        <w:r w:rsidRPr="00E77497">
          <w:rPr>
            <w:i/>
          </w:rPr>
          <w:t>k</w:t>
        </w:r>
        <w:r w:rsidRPr="00E77497">
          <w:t xml:space="preserve"> by 1.</w:t>
        </w:r>
      </w:ins>
    </w:p>
    <w:p w:rsidR="004403FF" w:rsidRPr="00E77497" w:rsidRDefault="004403FF" w:rsidP="004403FF">
      <w:pPr>
        <w:pStyle w:val="Alg4"/>
        <w:numPr>
          <w:ilvl w:val="0"/>
          <w:numId w:val="808"/>
        </w:numPr>
        <w:rPr>
          <w:ins w:id="32373" w:author="Rev 7 Allen Wirfs-Brock" w:date="2012-05-03T13:09:00Z"/>
        </w:rPr>
      </w:pPr>
      <w:ins w:id="32374" w:author="Rev 7 Allen Wirfs-Brock" w:date="2012-05-03T13:09: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rsidR="004403FF" w:rsidRPr="00E77497" w:rsidRDefault="004403FF" w:rsidP="004403FF">
      <w:pPr>
        <w:pStyle w:val="Alg4"/>
        <w:numPr>
          <w:ilvl w:val="0"/>
          <w:numId w:val="808"/>
        </w:numPr>
        <w:contextualSpacing/>
        <w:rPr>
          <w:ins w:id="32375" w:author="Rev 7 Allen Wirfs-Brock" w:date="2012-05-03T13:09:00Z"/>
        </w:rPr>
      </w:pPr>
      <w:ins w:id="32376" w:author="Rev 7 Allen Wirfs-Brock" w:date="2012-05-03T13:09:00Z">
        <w:r>
          <w:t>ReturnIfAbrupt(</w:t>
        </w:r>
        <w:r>
          <w:rPr>
            <w:i/>
          </w:rPr>
          <w:t>putStatus</w:t>
        </w:r>
        <w:r>
          <w:t>).</w:t>
        </w:r>
      </w:ins>
    </w:p>
    <w:p w:rsidR="008F293E" w:rsidRPr="00E77497" w:rsidRDefault="008F293E" w:rsidP="00924A5A">
      <w:pPr>
        <w:pStyle w:val="Alg4"/>
        <w:numPr>
          <w:ilvl w:val="0"/>
          <w:numId w:val="808"/>
        </w:numPr>
        <w:spacing w:after="120"/>
        <w:rPr>
          <w:ins w:id="32377" w:author="Rev 7 Allen Wirfs-Brock" w:date="2012-05-03T12:51:00Z"/>
        </w:rPr>
      </w:pPr>
      <w:ins w:id="32378" w:author="Rev 7 Allen Wirfs-Brock" w:date="2012-05-03T12:51:00Z">
        <w:r w:rsidRPr="00E77497">
          <w:t xml:space="preserve">Return </w:t>
        </w:r>
      </w:ins>
      <w:ins w:id="32379" w:author="Rev 7 Allen Wirfs-Brock" w:date="2012-05-03T13:02:00Z">
        <w:r w:rsidR="00BE653C" w:rsidRPr="00BE653C">
          <w:rPr>
            <w:b/>
            <w:i/>
          </w:rPr>
          <w:t>A</w:t>
        </w:r>
      </w:ins>
      <w:ins w:id="32380" w:author="Rev 7 Allen Wirfs-Brock" w:date="2012-05-03T12:51:00Z">
        <w:r w:rsidRPr="00E77497">
          <w:t>.</w:t>
        </w:r>
      </w:ins>
    </w:p>
    <w:p w:rsidR="005E4457" w:rsidRPr="00E77497" w:rsidRDefault="005E4457" w:rsidP="005E4457">
      <w:pPr>
        <w:rPr>
          <w:ins w:id="32381" w:author="Rev 7 Allen Wirfs-Brock" w:date="2012-05-03T15:30:00Z"/>
        </w:rPr>
      </w:pPr>
      <w:ins w:id="32382" w:author="Rev 7 Allen Wirfs-Brock" w:date="2012-05-03T15:30:00Z">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ins>
      <w:ins w:id="32383" w:author="Rev 7 Allen Wirfs-Brock" w:date="2012-05-03T15:31:00Z">
        <w:r>
          <w:rPr>
            <w:b/>
          </w:rPr>
          <w:t>0</w:t>
        </w:r>
      </w:ins>
      <w:ins w:id="32384" w:author="Rev 7 Allen Wirfs-Brock" w:date="2012-05-03T15:30:00Z">
        <w:r w:rsidRPr="00E77497">
          <w:t>.</w:t>
        </w:r>
      </w:ins>
    </w:p>
    <w:p w:rsidR="000F607A" w:rsidRDefault="000F607A" w:rsidP="00C70ECC">
      <w:pPr>
        <w:pStyle w:val="Note"/>
        <w:rPr>
          <w:ins w:id="32385" w:author="Rev 7 Allen Wirfs-Brock" w:date="2012-05-03T14:06:00Z"/>
        </w:rPr>
      </w:pPr>
      <w:ins w:id="32386" w:author="Rev 7 Allen Wirfs-Brock" w:date="2012-05-03T14:06:00Z">
        <w:r>
          <w:t>NOTE 1</w:t>
        </w:r>
        <w:r>
          <w:tab/>
          <w:t xml:space="preserve">The </w:t>
        </w:r>
        <w:r w:rsidRPr="000F607A">
          <w:rPr>
            <w:rFonts w:ascii="Times New Roman" w:hAnsi="Times New Roman"/>
            <w:i/>
          </w:rPr>
          <w:t>items</w:t>
        </w:r>
        <w:r>
          <w:t xml:space="preserve"> argument</w:t>
        </w:r>
      </w:ins>
      <w:ins w:id="32387" w:author="Rev 7 Allen Wirfs-Brock" w:date="2012-05-03T14:07:00Z">
        <w:r>
          <w:t xml:space="preserve"> is assume to be a well-formed rest argument value. </w:t>
        </w:r>
      </w:ins>
    </w:p>
    <w:p w:rsidR="00C70ECC" w:rsidRPr="00E77497" w:rsidRDefault="00C70ECC" w:rsidP="00C70ECC">
      <w:pPr>
        <w:pStyle w:val="Note"/>
        <w:rPr>
          <w:ins w:id="32388" w:author="Rev 7 Allen Wirfs-Brock" w:date="2012-05-03T14:02:00Z"/>
        </w:rPr>
      </w:pPr>
      <w:ins w:id="32389" w:author="Rev 7 Allen Wirfs-Brock" w:date="2012-05-03T14:02:00Z">
        <w:r w:rsidRPr="00E77497">
          <w:t>NOTE</w:t>
        </w:r>
      </w:ins>
      <w:ins w:id="32390" w:author="Rev 7 Allen Wirfs-Brock" w:date="2012-05-03T14:06:00Z">
        <w:r w:rsidR="000F607A">
          <w:t xml:space="preserve"> 2</w:t>
        </w:r>
      </w:ins>
      <w:ins w:id="32391" w:author="Rev 7 Allen Wirfs-Brock" w:date="2012-05-03T14:02:00Z">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ins>
      <w:ins w:id="32392" w:author="Rev 7 Allen Wirfs-Brock" w:date="2012-05-03T14:03:00Z">
        <w:r>
          <w:t xml:space="preserve">to or </w:t>
        </w:r>
      </w:ins>
      <w:ins w:id="32393" w:author="Rev 8 Allen Wirfs-Brock" w:date="2012-06-14T17:05:00Z">
        <w:r w:rsidR="00FA6597">
          <w:t>in</w:t>
        </w:r>
      </w:ins>
      <w:ins w:id="32394" w:author="Rev 7 Allen Wirfs-Brock" w:date="2012-05-03T14:03:00Z">
        <w:r>
          <w:t>herited by</w:t>
        </w:r>
      </w:ins>
      <w:ins w:id="32395" w:author="Rev 7 Allen Wirfs-Brock" w:date="2012-05-03T14:02:00Z">
        <w:r w:rsidRPr="00E77497">
          <w:t xml:space="preserve"> other </w:t>
        </w:r>
      </w:ins>
      <w:ins w:id="32396" w:author="Rev 7 Allen Wirfs-Brock" w:date="2012-05-03T14:03:00Z">
        <w:r>
          <w:t>constructors</w:t>
        </w:r>
      </w:ins>
      <w:ins w:id="32397" w:author="Rev 7 Allen Wirfs-Brock" w:date="2012-05-03T14:02:00Z">
        <w:r w:rsidRPr="00E77497">
          <w:t xml:space="preserve"> </w:t>
        </w:r>
      </w:ins>
      <w:ins w:id="32398" w:author="Rev 7 Allen Wirfs-Brock" w:date="2012-05-03T14:04:00Z">
        <w:r w:rsidR="000F607A">
          <w:t>that may be called with a single numeric argument</w:t>
        </w:r>
      </w:ins>
      <w:ins w:id="32399" w:author="Rev 7 Allen Wirfs-Brock" w:date="2012-05-03T14:02:00Z">
        <w:r w:rsidRPr="00E77497">
          <w:t xml:space="preserve">. </w:t>
        </w:r>
      </w:ins>
    </w:p>
    <w:p w:rsidR="008F293E" w:rsidRPr="00E77497" w:rsidRDefault="008F293E" w:rsidP="008F293E">
      <w:pPr>
        <w:pStyle w:val="Heading4"/>
        <w:numPr>
          <w:ilvl w:val="0"/>
          <w:numId w:val="0"/>
        </w:numPr>
        <w:rPr>
          <w:ins w:id="32400" w:author="Rev 7 Allen Wirfs-Brock" w:date="2012-05-03T12:48:00Z"/>
        </w:rPr>
      </w:pPr>
      <w:ins w:id="32401" w:author="Rev 7 Allen Wirfs-Brock" w:date="2012-05-03T12:48:00Z">
        <w:r w:rsidRPr="00E77497">
          <w:t>15.4.3.</w:t>
        </w:r>
        <w:del w:id="32402" w:author="Rev 9 Allen Wirfs-Brock" w:date="2012-07-07T16:44:00Z">
          <w:r w:rsidDel="00625115">
            <w:delText>3</w:delText>
          </w:r>
        </w:del>
      </w:ins>
      <w:ins w:id="32403" w:author="Rev 9 Allen Wirfs-Brock" w:date="2012-07-07T16:44:00Z">
        <w:r w:rsidR="00625115">
          <w:t>4</w:t>
        </w:r>
      </w:ins>
      <w:ins w:id="32404" w:author="Rev 7 Allen Wirfs-Brock" w:date="2012-05-03T12:48:00Z">
        <w:r w:rsidRPr="00E77497">
          <w:tab/>
          <w:t>Array.</w:t>
        </w:r>
      </w:ins>
      <w:ins w:id="32405" w:author="Rev 7 Allen Wirfs-Brock" w:date="2012-05-03T12:49:00Z">
        <w:r>
          <w:t>from</w:t>
        </w:r>
      </w:ins>
      <w:ins w:id="32406" w:author="Rev 7 Allen Wirfs-Brock" w:date="2012-05-03T12:48:00Z">
        <w:r w:rsidRPr="00E77497">
          <w:t xml:space="preserve"> ( </w:t>
        </w:r>
      </w:ins>
      <w:ins w:id="32407" w:author="Rev 7 Allen Wirfs-Brock" w:date="2012-05-03T12:50:00Z">
        <w:r>
          <w:t>arrayLike</w:t>
        </w:r>
      </w:ins>
      <w:ins w:id="32408" w:author="Rev 7 Allen Wirfs-Brock" w:date="2012-05-03T12:48:00Z">
        <w:r w:rsidRPr="00E77497">
          <w:t xml:space="preserve"> )</w:t>
        </w:r>
      </w:ins>
    </w:p>
    <w:p w:rsidR="00924A5A" w:rsidRPr="00E77497" w:rsidRDefault="00924A5A" w:rsidP="00924A5A">
      <w:pPr>
        <w:rPr>
          <w:ins w:id="32409" w:author="Rev 7 Allen Wirfs-Brock" w:date="2012-05-03T13:38:00Z"/>
        </w:rPr>
      </w:pPr>
      <w:ins w:id="32410" w:author="Rev 7 Allen Wirfs-Brock" w:date="2012-05-03T13:38:00Z">
        <w:r w:rsidRPr="00E77497">
          <w:t xml:space="preserve">When the </w:t>
        </w:r>
        <w:r>
          <w:rPr>
            <w:rFonts w:ascii="Courier New" w:hAnsi="Courier New" w:cs="Courier New"/>
            <w:b/>
          </w:rPr>
          <w:t>from</w:t>
        </w:r>
        <w:r w:rsidRPr="00E77497">
          <w:t xml:space="preserve"> method is called with </w:t>
        </w:r>
        <w:del w:id="32411" w:author="Rev 8 Allen Wirfs-Brock" w:date="2012-06-14T17:34:00Z">
          <w:r w:rsidDel="00AD7E43">
            <w:delText>any number of</w:delText>
          </w:r>
        </w:del>
        <w:r>
          <w:t xml:space="preserve"> argument</w:t>
        </w:r>
        <w:del w:id="32412" w:author="Rev 8 Allen Wirfs-Brock" w:date="2012-06-14T17:34:00Z">
          <w:r w:rsidDel="00AD7E43">
            <w:delText>s</w:delText>
          </w:r>
        </w:del>
      </w:ins>
      <w:ins w:id="32413" w:author="Rev 8 Allen Wirfs-Brock" w:date="2012-06-14T17:34:00Z">
        <w:r w:rsidR="00AD7E43">
          <w:t xml:space="preserve"> </w:t>
        </w:r>
        <w:r w:rsidR="00AD7E43" w:rsidRPr="00AD7E43">
          <w:rPr>
            <w:rFonts w:ascii="Times New Roman" w:eastAsia="Times New Roman" w:hAnsi="Times New Roman"/>
            <w:i/>
            <w:spacing w:val="6"/>
            <w:lang w:eastAsia="en-US"/>
          </w:rPr>
          <w:t>arrayLike</w:t>
        </w:r>
      </w:ins>
      <w:ins w:id="32414" w:author="Rev 7 Allen Wirfs-Brock" w:date="2012-05-03T13:38:00Z">
        <w:r w:rsidRPr="00E77497">
          <w:t>, the following steps are taken:</w:t>
        </w:r>
      </w:ins>
    </w:p>
    <w:p w:rsidR="001F4648" w:rsidRDefault="001F4648" w:rsidP="001F4648">
      <w:pPr>
        <w:pStyle w:val="Alg4"/>
        <w:numPr>
          <w:ilvl w:val="0"/>
          <w:numId w:val="809"/>
        </w:numPr>
        <w:rPr>
          <w:ins w:id="32415" w:author="Rev 7 Allen Wirfs-Brock" w:date="2012-05-03T13:50:00Z"/>
        </w:rPr>
      </w:pPr>
      <w:ins w:id="32416" w:author="Rev 7 Allen Wirfs-Brock" w:date="2012-05-03T13:50:00Z">
        <w:r>
          <w:t xml:space="preserve">Let </w:t>
        </w:r>
        <w:r w:rsidRPr="001F4648">
          <w:rPr>
            <w:i/>
          </w:rPr>
          <w:t>items</w:t>
        </w:r>
        <w:r>
          <w:t xml:space="preserve"> be ToObject(</w:t>
        </w:r>
        <w:r w:rsidRPr="001F4648">
          <w:rPr>
            <w:i/>
          </w:rPr>
          <w:t>arrayLike</w:t>
        </w:r>
        <w:r>
          <w:t>).</w:t>
        </w:r>
      </w:ins>
    </w:p>
    <w:p w:rsidR="001F4648" w:rsidRDefault="001F4648" w:rsidP="001F4648">
      <w:pPr>
        <w:pStyle w:val="Alg4"/>
        <w:numPr>
          <w:ilvl w:val="0"/>
          <w:numId w:val="809"/>
        </w:numPr>
        <w:rPr>
          <w:ins w:id="32417" w:author="Rev 7 Allen Wirfs-Brock" w:date="2012-05-03T13:50:00Z"/>
        </w:rPr>
      </w:pPr>
      <w:ins w:id="32418" w:author="Rev 7 Allen Wirfs-Brock" w:date="2012-05-03T13:50:00Z">
        <w:r>
          <w:t>ReturnIfAbrupt(</w:t>
        </w:r>
      </w:ins>
      <w:ins w:id="32419" w:author="Rev 7 Allen Wirfs-Brock" w:date="2012-05-03T13:51:00Z">
        <w:r w:rsidRPr="001F4648">
          <w:rPr>
            <w:i/>
          </w:rPr>
          <w:t>items</w:t>
        </w:r>
      </w:ins>
      <w:ins w:id="32420" w:author="Rev 7 Allen Wirfs-Brock" w:date="2012-05-03T13:50:00Z">
        <w:r>
          <w:t>).</w:t>
        </w:r>
      </w:ins>
    </w:p>
    <w:p w:rsidR="001F4648" w:rsidRPr="00E77497" w:rsidRDefault="001F4648" w:rsidP="001F4648">
      <w:pPr>
        <w:pStyle w:val="Alg4"/>
        <w:numPr>
          <w:ilvl w:val="0"/>
          <w:numId w:val="809"/>
        </w:numPr>
        <w:rPr>
          <w:ins w:id="32421" w:author="Rev 7 Allen Wirfs-Brock" w:date="2012-05-03T13:48:00Z"/>
        </w:rPr>
      </w:pPr>
      <w:ins w:id="32422" w:author="Rev 7 Allen Wirfs-Brock" w:date="2012-05-03T13:48: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rsidR="001F4648" w:rsidRPr="00E77497" w:rsidRDefault="001F4648" w:rsidP="001F4648">
      <w:pPr>
        <w:pStyle w:val="Alg4"/>
        <w:numPr>
          <w:ilvl w:val="0"/>
          <w:numId w:val="809"/>
        </w:numPr>
        <w:rPr>
          <w:ins w:id="32423" w:author="Rev 7 Allen Wirfs-Brock" w:date="2012-05-03T13:48:00Z"/>
        </w:rPr>
      </w:pPr>
      <w:ins w:id="32424" w:author="Rev 7 Allen Wirfs-Brock" w:date="2012-05-03T13:48: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rsidR="00C70ECC" w:rsidRDefault="00C70ECC" w:rsidP="00924A5A">
      <w:pPr>
        <w:pStyle w:val="Alg4"/>
        <w:numPr>
          <w:ilvl w:val="0"/>
          <w:numId w:val="809"/>
        </w:numPr>
        <w:rPr>
          <w:ins w:id="32425" w:author="Rev 7 Allen Wirfs-Brock" w:date="2012-05-03T13:56:00Z"/>
        </w:rPr>
      </w:pPr>
      <w:ins w:id="32426" w:author="Rev 7 Allen Wirfs-Brock" w:date="2012-05-03T13:56:00Z">
        <w:r>
          <w:t>ReturnIfAbrupt(</w:t>
        </w:r>
      </w:ins>
      <w:ins w:id="32427" w:author="Rev 7 Allen Wirfs-Brock" w:date="2012-05-03T13:57:00Z">
        <w:r w:rsidRPr="00E77497">
          <w:rPr>
            <w:i/>
          </w:rPr>
          <w:t>len</w:t>
        </w:r>
      </w:ins>
      <w:ins w:id="32428" w:author="Rev 7 Allen Wirfs-Brock" w:date="2012-05-03T13:56:00Z">
        <w:r>
          <w:t>).</w:t>
        </w:r>
      </w:ins>
    </w:p>
    <w:p w:rsidR="00924A5A" w:rsidRDefault="00924A5A" w:rsidP="00924A5A">
      <w:pPr>
        <w:pStyle w:val="Alg4"/>
        <w:numPr>
          <w:ilvl w:val="0"/>
          <w:numId w:val="809"/>
        </w:numPr>
        <w:rPr>
          <w:ins w:id="32429" w:author="Rev 7 Allen Wirfs-Brock" w:date="2012-05-03T13:38:00Z"/>
        </w:rPr>
      </w:pPr>
      <w:ins w:id="32430" w:author="Rev 7 Allen Wirfs-Brock" w:date="2012-05-03T13:38:00Z">
        <w:r>
          <w:t xml:space="preserve">Let </w:t>
        </w:r>
        <w:r w:rsidRPr="004403FF">
          <w:rPr>
            <w:i/>
          </w:rPr>
          <w:t>C</w:t>
        </w:r>
        <w:r>
          <w:t xml:space="preserve"> be the </w:t>
        </w:r>
        <w:r w:rsidRPr="00E77497">
          <w:rPr>
            <w:b/>
          </w:rPr>
          <w:t xml:space="preserve">this </w:t>
        </w:r>
        <w:r>
          <w:t>value.</w:t>
        </w:r>
      </w:ins>
    </w:p>
    <w:p w:rsidR="00924A5A" w:rsidRDefault="00924A5A" w:rsidP="00924A5A">
      <w:pPr>
        <w:pStyle w:val="Alg4"/>
        <w:numPr>
          <w:ilvl w:val="0"/>
          <w:numId w:val="809"/>
        </w:numPr>
        <w:rPr>
          <w:ins w:id="32431" w:author="Rev 7 Allen Wirfs-Brock" w:date="2012-05-03T13:38:00Z"/>
        </w:rPr>
      </w:pPr>
      <w:ins w:id="32432" w:author="Rev 7 Allen Wirfs-Brock" w:date="2012-05-03T13:38:00Z">
        <w:r>
          <w:t>If isConstructor(</w:t>
        </w:r>
        <w:r w:rsidRPr="00924A5A">
          <w:rPr>
            <w:i/>
          </w:rPr>
          <w:t>C</w:t>
        </w:r>
        <w:r>
          <w:t xml:space="preserve">) is </w:t>
        </w:r>
        <w:r w:rsidRPr="00924A5A">
          <w:rPr>
            <w:b/>
          </w:rPr>
          <w:t>true</w:t>
        </w:r>
        <w:r>
          <w:t>, then</w:t>
        </w:r>
      </w:ins>
    </w:p>
    <w:p w:rsidR="001F4648" w:rsidRDefault="001F4648" w:rsidP="001F4648">
      <w:pPr>
        <w:pStyle w:val="Alg4"/>
        <w:numPr>
          <w:ilvl w:val="1"/>
          <w:numId w:val="809"/>
        </w:numPr>
        <w:rPr>
          <w:ins w:id="32433" w:author="Rev 7 Allen Wirfs-Brock" w:date="2012-05-03T13:49:00Z"/>
        </w:rPr>
      </w:pPr>
      <w:ins w:id="32434" w:author="Rev 7 Allen Wirfs-Brock" w:date="2012-05-03T13:49:00Z">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32435"/>
        <w:r>
          <w:t xml:space="preserve">with an argument list containing the single item </w:t>
        </w:r>
        <w:r w:rsidRPr="001F4648">
          <w:rPr>
            <w:i/>
          </w:rPr>
          <w:t>len</w:t>
        </w:r>
        <w:r>
          <w:t>.</w:t>
        </w:r>
        <w:commentRangeEnd w:id="32435"/>
        <w:r>
          <w:rPr>
            <w:rStyle w:val="CommentReference"/>
            <w:rFonts w:ascii="Arial" w:eastAsia="MS Mincho" w:hAnsi="Arial"/>
            <w:spacing w:val="0"/>
            <w:lang w:eastAsia="ja-JP"/>
          </w:rPr>
          <w:commentReference w:id="32435"/>
        </w:r>
      </w:ins>
    </w:p>
    <w:p w:rsidR="00924A5A" w:rsidRPr="00E77497" w:rsidRDefault="00924A5A" w:rsidP="00924A5A">
      <w:pPr>
        <w:pStyle w:val="Alg4"/>
        <w:numPr>
          <w:ilvl w:val="1"/>
          <w:numId w:val="809"/>
        </w:numPr>
        <w:rPr>
          <w:ins w:id="32436" w:author="Rev 7 Allen Wirfs-Brock" w:date="2012-05-03T13:38:00Z"/>
        </w:rPr>
      </w:pPr>
      <w:ins w:id="32437" w:author="Rev 7 Allen Wirfs-Brock" w:date="2012-05-03T13:38:00Z">
        <w:r>
          <w:t xml:space="preserve">Let </w:t>
        </w:r>
        <w:r w:rsidRPr="00924A5A">
          <w:rPr>
            <w:i/>
          </w:rPr>
          <w:t>A</w:t>
        </w:r>
        <w:r>
          <w:t xml:space="preserve"> be ToObject(</w:t>
        </w:r>
        <w:r w:rsidRPr="00924A5A">
          <w:rPr>
            <w:i/>
          </w:rPr>
          <w:t>newObj</w:t>
        </w:r>
        <w:r>
          <w:t>)</w:t>
        </w:r>
        <w:r w:rsidRPr="00E77497">
          <w:t>.</w:t>
        </w:r>
      </w:ins>
    </w:p>
    <w:p w:rsidR="00924A5A" w:rsidRDefault="00924A5A" w:rsidP="00924A5A">
      <w:pPr>
        <w:pStyle w:val="Alg4"/>
        <w:numPr>
          <w:ilvl w:val="0"/>
          <w:numId w:val="809"/>
        </w:numPr>
        <w:rPr>
          <w:ins w:id="32438" w:author="Rev 7 Allen Wirfs-Brock" w:date="2012-05-03T13:38:00Z"/>
        </w:rPr>
      </w:pPr>
      <w:ins w:id="32439" w:author="Rev 7 Allen Wirfs-Brock" w:date="2012-05-03T13:38:00Z">
        <w:r>
          <w:t>Else,</w:t>
        </w:r>
      </w:ins>
    </w:p>
    <w:p w:rsidR="00924A5A" w:rsidRPr="00E77497" w:rsidRDefault="00C70ECC" w:rsidP="00924A5A">
      <w:pPr>
        <w:pStyle w:val="Alg4"/>
        <w:numPr>
          <w:ilvl w:val="1"/>
          <w:numId w:val="809"/>
        </w:numPr>
        <w:rPr>
          <w:ins w:id="32440" w:author="Rev 7 Allen Wirfs-Brock" w:date="2012-05-03T13:38:00Z"/>
        </w:rPr>
      </w:pPr>
      <w:ins w:id="32441" w:author="Rev 7 Allen Wirfs-Brock" w:date="2012-05-03T13:56:00Z">
        <w:r w:rsidRPr="00E77497">
          <w:lastRenderedPageBreak/>
          <w:t xml:space="preserve">Let </w:t>
        </w:r>
        <w:r w:rsidRPr="00E77497">
          <w:rPr>
            <w:i/>
          </w:rPr>
          <w:t>A</w:t>
        </w:r>
        <w:r w:rsidRPr="00E77497">
          <w:t xml:space="preserve"> be </w:t>
        </w:r>
        <w:r>
          <w:t xml:space="preserve">the result of the </w:t>
        </w:r>
        <w:del w:id="32442" w:author="Rev 8 Allen Wirfs-Brock" w:date="2012-06-14T14:41:00Z">
          <w:r w:rsidDel="00D4543D">
            <w:delText>abstraction operation</w:delText>
          </w:r>
        </w:del>
      </w:ins>
      <w:ins w:id="32443" w:author="Rev 8 Allen Wirfs-Brock" w:date="2012-06-14T14:41:00Z">
        <w:r w:rsidR="00D4543D">
          <w:t>abstract operation</w:t>
        </w:r>
      </w:ins>
      <w:ins w:id="32444" w:author="Rev 7 Allen Wirfs-Brock" w:date="2012-05-03T13:56:00Z">
        <w:r>
          <w:t xml:space="preserve"> ArrayCreate (15.4) with argument</w:t>
        </w:r>
        <w:r w:rsidRPr="00E77497">
          <w:t xml:space="preserve"> </w:t>
        </w:r>
        <w:r w:rsidRPr="00E77497">
          <w:rPr>
            <w:i/>
          </w:rPr>
          <w:t>len</w:t>
        </w:r>
        <w:r w:rsidRPr="00E77497">
          <w:t>.</w:t>
        </w:r>
      </w:ins>
    </w:p>
    <w:p w:rsidR="00924A5A" w:rsidRDefault="00924A5A" w:rsidP="00924A5A">
      <w:pPr>
        <w:pStyle w:val="Alg4"/>
        <w:numPr>
          <w:ilvl w:val="0"/>
          <w:numId w:val="809"/>
        </w:numPr>
        <w:rPr>
          <w:ins w:id="32445" w:author="Rev 7 Allen Wirfs-Brock" w:date="2012-05-03T13:38:00Z"/>
        </w:rPr>
      </w:pPr>
      <w:ins w:id="32446" w:author="Rev 7 Allen Wirfs-Brock" w:date="2012-05-03T13:38:00Z">
        <w:r>
          <w:t>ReturnIfAbrupt(</w:t>
        </w:r>
        <w:r>
          <w:rPr>
            <w:i/>
          </w:rPr>
          <w:t>A</w:t>
        </w:r>
        <w:r>
          <w:t>).</w:t>
        </w:r>
      </w:ins>
    </w:p>
    <w:p w:rsidR="00924A5A" w:rsidRPr="00E77497" w:rsidRDefault="00924A5A" w:rsidP="00924A5A">
      <w:pPr>
        <w:pStyle w:val="Alg4"/>
        <w:numPr>
          <w:ilvl w:val="0"/>
          <w:numId w:val="809"/>
        </w:numPr>
        <w:rPr>
          <w:ins w:id="32447" w:author="Rev 7 Allen Wirfs-Brock" w:date="2012-05-03T13:38:00Z"/>
        </w:rPr>
      </w:pPr>
      <w:ins w:id="32448" w:author="Rev 7 Allen Wirfs-Brock" w:date="2012-05-03T13:38:00Z">
        <w:r w:rsidRPr="00E77497">
          <w:t xml:space="preserve">Let </w:t>
        </w:r>
        <w:r w:rsidRPr="00E77497">
          <w:rPr>
            <w:i/>
          </w:rPr>
          <w:t>k</w:t>
        </w:r>
        <w:r w:rsidRPr="00E77497">
          <w:t xml:space="preserve"> be 0.</w:t>
        </w:r>
      </w:ins>
    </w:p>
    <w:p w:rsidR="00924A5A" w:rsidRPr="00E77497" w:rsidRDefault="00924A5A" w:rsidP="00924A5A">
      <w:pPr>
        <w:pStyle w:val="Alg4"/>
        <w:numPr>
          <w:ilvl w:val="0"/>
          <w:numId w:val="809"/>
        </w:numPr>
        <w:rPr>
          <w:ins w:id="32449" w:author="Rev 7 Allen Wirfs-Brock" w:date="2012-05-03T13:38:00Z"/>
        </w:rPr>
      </w:pPr>
      <w:ins w:id="32450" w:author="Rev 7 Allen Wirfs-Brock" w:date="2012-05-03T13:38:00Z">
        <w:r w:rsidRPr="00E77497">
          <w:t xml:space="preserve">Repeat, while </w:t>
        </w:r>
        <w:r w:rsidRPr="00E77497">
          <w:rPr>
            <w:i/>
          </w:rPr>
          <w:t xml:space="preserve">k </w:t>
        </w:r>
        <w:r w:rsidRPr="00E77497">
          <w:t xml:space="preserve">&lt; </w:t>
        </w:r>
        <w:r w:rsidRPr="00E77497">
          <w:rPr>
            <w:i/>
          </w:rPr>
          <w:t>len</w:t>
        </w:r>
      </w:ins>
    </w:p>
    <w:p w:rsidR="00924A5A" w:rsidRPr="00E77497" w:rsidRDefault="00924A5A" w:rsidP="00924A5A">
      <w:pPr>
        <w:pStyle w:val="Alg4"/>
        <w:numPr>
          <w:ilvl w:val="1"/>
          <w:numId w:val="809"/>
        </w:numPr>
        <w:rPr>
          <w:ins w:id="32451" w:author="Rev 7 Allen Wirfs-Brock" w:date="2012-05-03T13:38:00Z"/>
        </w:rPr>
      </w:pPr>
      <w:ins w:id="32452" w:author="Rev 7 Allen Wirfs-Brock" w:date="2012-05-03T13:38:00Z">
        <w:r w:rsidRPr="00E77497">
          <w:t xml:space="preserve">Let </w:t>
        </w:r>
        <w:r w:rsidRPr="00E77497">
          <w:rPr>
            <w:i/>
          </w:rPr>
          <w:t>Pk</w:t>
        </w:r>
        <w:r w:rsidRPr="00E77497">
          <w:t xml:space="preserve"> be ToString(</w:t>
        </w:r>
        <w:r w:rsidRPr="00E77497">
          <w:rPr>
            <w:i/>
          </w:rPr>
          <w:t>k</w:t>
        </w:r>
        <w:r w:rsidRPr="00E77497">
          <w:t>).</w:t>
        </w:r>
      </w:ins>
    </w:p>
    <w:p w:rsidR="00C70ECC" w:rsidRPr="00E77497" w:rsidRDefault="00C70ECC" w:rsidP="00C70ECC">
      <w:pPr>
        <w:pStyle w:val="Alg4"/>
        <w:numPr>
          <w:ilvl w:val="1"/>
          <w:numId w:val="809"/>
        </w:numPr>
        <w:rPr>
          <w:ins w:id="32453" w:author="Rev 7 Allen Wirfs-Brock" w:date="2012-05-03T13:58:00Z"/>
        </w:rPr>
      </w:pPr>
      <w:ins w:id="32454" w:author="Rev 7 Allen Wirfs-Brock" w:date="2012-05-03T13:58:00Z">
        <w:r w:rsidRPr="00E77497">
          <w:t xml:space="preserve">Let </w:t>
        </w:r>
        <w:r w:rsidRPr="00E77497">
          <w:rPr>
            <w:i/>
          </w:rPr>
          <w:t>kPresent</w:t>
        </w:r>
        <w:r w:rsidRPr="00E77497">
          <w:t xml:space="preserve"> be the result of calling the [[HasProperty]] internal method of </w:t>
        </w:r>
      </w:ins>
      <w:ins w:id="32455" w:author="Rev 7 Allen Wirfs-Brock" w:date="2012-05-03T13:59:00Z">
        <w:r>
          <w:rPr>
            <w:i/>
          </w:rPr>
          <w:t>items</w:t>
        </w:r>
      </w:ins>
      <w:ins w:id="32456" w:author="Rev 7 Allen Wirfs-Brock" w:date="2012-05-03T13:58:00Z">
        <w:r w:rsidRPr="00E77497">
          <w:t xml:space="preserve"> with argument </w:t>
        </w:r>
        <w:r w:rsidRPr="00E77497">
          <w:rPr>
            <w:i/>
          </w:rPr>
          <w:t>Pk</w:t>
        </w:r>
        <w:r w:rsidRPr="00E77497">
          <w:t>.</w:t>
        </w:r>
      </w:ins>
    </w:p>
    <w:p w:rsidR="00C70ECC" w:rsidRPr="00E77497" w:rsidRDefault="00C70ECC" w:rsidP="00C70ECC">
      <w:pPr>
        <w:pStyle w:val="Alg4"/>
        <w:numPr>
          <w:ilvl w:val="1"/>
          <w:numId w:val="809"/>
        </w:numPr>
        <w:rPr>
          <w:ins w:id="32457" w:author="Rev 7 Allen Wirfs-Brock" w:date="2012-05-03T13:58:00Z"/>
        </w:rPr>
      </w:pPr>
      <w:ins w:id="32458" w:author="Rev 7 Allen Wirfs-Brock" w:date="2012-05-03T13:58:00Z">
        <w:r w:rsidRPr="00E77497">
          <w:t xml:space="preserve">If </w:t>
        </w:r>
        <w:r w:rsidRPr="00E77497">
          <w:rPr>
            <w:i/>
          </w:rPr>
          <w:t>kPresent</w:t>
        </w:r>
        <w:r w:rsidRPr="00E77497">
          <w:t xml:space="preserve"> is </w:t>
        </w:r>
        <w:r w:rsidRPr="00E77497">
          <w:rPr>
            <w:b/>
          </w:rPr>
          <w:t>true</w:t>
        </w:r>
        <w:r w:rsidRPr="00E77497">
          <w:t>, then</w:t>
        </w:r>
      </w:ins>
    </w:p>
    <w:p w:rsidR="00924A5A" w:rsidRPr="00E77497" w:rsidRDefault="00924A5A" w:rsidP="00C70ECC">
      <w:pPr>
        <w:pStyle w:val="Alg4"/>
        <w:numPr>
          <w:ilvl w:val="2"/>
          <w:numId w:val="809"/>
        </w:numPr>
        <w:tabs>
          <w:tab w:val="left" w:pos="2520"/>
        </w:tabs>
        <w:rPr>
          <w:ins w:id="32459" w:author="Rev 7 Allen Wirfs-Brock" w:date="2012-05-03T13:38:00Z"/>
        </w:rPr>
      </w:pPr>
      <w:ins w:id="32460" w:author="Rev 7 Allen Wirfs-Brock" w:date="2012-05-03T13:38:00Z">
        <w:r w:rsidRPr="00E77497">
          <w:t xml:space="preserve">Let </w:t>
        </w:r>
        <w:r w:rsidRPr="00E77497">
          <w:rPr>
            <w:i/>
          </w:rPr>
          <w:t>kValue</w:t>
        </w:r>
        <w:r w:rsidRPr="00E77497">
          <w:t xml:space="preserve"> be the result of calling the [[Get]] internal method of </w:t>
        </w:r>
        <w:r>
          <w:rPr>
            <w:i/>
          </w:rPr>
          <w:t>items</w:t>
        </w:r>
        <w:r w:rsidRPr="00E77497">
          <w:t xml:space="preserve"> with argument </w:t>
        </w:r>
        <w:r w:rsidRPr="00E77497">
          <w:rPr>
            <w:i/>
          </w:rPr>
          <w:t>Pk</w:t>
        </w:r>
        <w:r w:rsidRPr="00E77497">
          <w:t>.</w:t>
        </w:r>
      </w:ins>
    </w:p>
    <w:p w:rsidR="00C70ECC" w:rsidRPr="00E77497" w:rsidRDefault="00C70ECC" w:rsidP="00C70ECC">
      <w:pPr>
        <w:pStyle w:val="Alg4"/>
        <w:numPr>
          <w:ilvl w:val="2"/>
          <w:numId w:val="809"/>
        </w:numPr>
        <w:contextualSpacing/>
        <w:rPr>
          <w:ins w:id="32461" w:author="Rev 7 Allen Wirfs-Brock" w:date="2012-05-03T14:00:00Z"/>
        </w:rPr>
      </w:pPr>
      <w:ins w:id="32462" w:author="Rev 7 Allen Wirfs-Brock" w:date="2012-05-03T14:00:00Z">
        <w:r>
          <w:t>ReturnIfAbrupt(</w:t>
        </w:r>
        <w:r w:rsidRPr="00E77497">
          <w:rPr>
            <w:i/>
          </w:rPr>
          <w:t>kValue</w:t>
        </w:r>
        <w:r>
          <w:t>).</w:t>
        </w:r>
      </w:ins>
    </w:p>
    <w:p w:rsidR="00924A5A" w:rsidRPr="00E77497" w:rsidRDefault="00924A5A" w:rsidP="00C70ECC">
      <w:pPr>
        <w:pStyle w:val="Alg4"/>
        <w:numPr>
          <w:ilvl w:val="2"/>
          <w:numId w:val="809"/>
        </w:numPr>
        <w:rPr>
          <w:ins w:id="32463" w:author="Rev 7 Allen Wirfs-Brock" w:date="2012-05-03T13:38:00Z"/>
        </w:rPr>
      </w:pPr>
      <w:ins w:id="32464" w:author="Rev 7 Allen Wirfs-Brock" w:date="2012-05-03T13:38: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rsidR="00924A5A" w:rsidRPr="00E77497" w:rsidRDefault="00924A5A" w:rsidP="00C70ECC">
      <w:pPr>
        <w:pStyle w:val="Alg4"/>
        <w:numPr>
          <w:ilvl w:val="2"/>
          <w:numId w:val="809"/>
        </w:numPr>
        <w:contextualSpacing/>
        <w:rPr>
          <w:ins w:id="32465" w:author="Rev 7 Allen Wirfs-Brock" w:date="2012-05-03T13:38:00Z"/>
        </w:rPr>
      </w:pPr>
      <w:ins w:id="32466" w:author="Rev 7 Allen Wirfs-Brock" w:date="2012-05-03T13:38:00Z">
        <w:r>
          <w:t>ReturnIfAbrupt(</w:t>
        </w:r>
        <w:r w:rsidRPr="00E1304F">
          <w:rPr>
            <w:i/>
          </w:rPr>
          <w:t>define</w:t>
        </w:r>
        <w:r>
          <w:rPr>
            <w:i/>
          </w:rPr>
          <w:t>Status</w:t>
        </w:r>
        <w:r>
          <w:t>).</w:t>
        </w:r>
      </w:ins>
    </w:p>
    <w:p w:rsidR="00924A5A" w:rsidRPr="00E77497" w:rsidRDefault="00924A5A" w:rsidP="00924A5A">
      <w:pPr>
        <w:pStyle w:val="Alg4"/>
        <w:numPr>
          <w:ilvl w:val="1"/>
          <w:numId w:val="809"/>
        </w:numPr>
        <w:rPr>
          <w:ins w:id="32467" w:author="Rev 7 Allen Wirfs-Brock" w:date="2012-05-03T13:38:00Z"/>
        </w:rPr>
      </w:pPr>
      <w:ins w:id="32468" w:author="Rev 7 Allen Wirfs-Brock" w:date="2012-05-03T13:38:00Z">
        <w:r w:rsidRPr="00E77497">
          <w:t xml:space="preserve">Increase </w:t>
        </w:r>
        <w:r w:rsidRPr="00E77497">
          <w:rPr>
            <w:i/>
          </w:rPr>
          <w:t>k</w:t>
        </w:r>
        <w:r w:rsidRPr="00E77497">
          <w:t xml:space="preserve"> by 1.</w:t>
        </w:r>
      </w:ins>
    </w:p>
    <w:p w:rsidR="00924A5A" w:rsidRPr="00E77497" w:rsidRDefault="00924A5A" w:rsidP="00924A5A">
      <w:pPr>
        <w:pStyle w:val="Alg4"/>
        <w:numPr>
          <w:ilvl w:val="0"/>
          <w:numId w:val="809"/>
        </w:numPr>
        <w:rPr>
          <w:ins w:id="32469" w:author="Rev 7 Allen Wirfs-Brock" w:date="2012-05-03T13:38:00Z"/>
        </w:rPr>
      </w:pPr>
      <w:ins w:id="32470" w:author="Rev 7 Allen Wirfs-Brock" w:date="2012-05-03T13:38: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rsidR="00924A5A" w:rsidRPr="00E77497" w:rsidRDefault="00924A5A" w:rsidP="00924A5A">
      <w:pPr>
        <w:pStyle w:val="Alg4"/>
        <w:numPr>
          <w:ilvl w:val="0"/>
          <w:numId w:val="809"/>
        </w:numPr>
        <w:contextualSpacing/>
        <w:rPr>
          <w:ins w:id="32471" w:author="Rev 7 Allen Wirfs-Brock" w:date="2012-05-03T13:38:00Z"/>
        </w:rPr>
      </w:pPr>
      <w:ins w:id="32472" w:author="Rev 7 Allen Wirfs-Brock" w:date="2012-05-03T13:38:00Z">
        <w:r>
          <w:t>ReturnIfAbrupt(</w:t>
        </w:r>
        <w:r>
          <w:rPr>
            <w:i/>
          </w:rPr>
          <w:t>putStatus</w:t>
        </w:r>
        <w:r>
          <w:t>).</w:t>
        </w:r>
      </w:ins>
    </w:p>
    <w:p w:rsidR="00924A5A" w:rsidRPr="00E77497" w:rsidRDefault="00924A5A" w:rsidP="00924A5A">
      <w:pPr>
        <w:pStyle w:val="Alg4"/>
        <w:numPr>
          <w:ilvl w:val="0"/>
          <w:numId w:val="809"/>
        </w:numPr>
        <w:spacing w:after="120"/>
        <w:rPr>
          <w:ins w:id="32473" w:author="Rev 7 Allen Wirfs-Brock" w:date="2012-05-03T13:38:00Z"/>
        </w:rPr>
      </w:pPr>
      <w:ins w:id="32474" w:author="Rev 7 Allen Wirfs-Brock" w:date="2012-05-03T13:38:00Z">
        <w:r w:rsidRPr="00E77497">
          <w:t xml:space="preserve">Return </w:t>
        </w:r>
        <w:r w:rsidRPr="00BE653C">
          <w:rPr>
            <w:b/>
            <w:i/>
          </w:rPr>
          <w:t>A</w:t>
        </w:r>
        <w:r w:rsidRPr="00E77497">
          <w:t>.</w:t>
        </w:r>
      </w:ins>
    </w:p>
    <w:p w:rsidR="000F607A" w:rsidRPr="00E77497" w:rsidRDefault="000F607A" w:rsidP="000F607A">
      <w:pPr>
        <w:pStyle w:val="Note"/>
        <w:rPr>
          <w:ins w:id="32475" w:author="Rev 7 Allen Wirfs-Brock" w:date="2012-05-03T14:05:00Z"/>
        </w:rPr>
      </w:pPr>
      <w:ins w:id="32476" w:author="Rev 7 Allen Wirfs-Brock" w:date="2012-05-03T14:05:00Z">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ins>
      <w:ins w:id="32477" w:author="Rev 8 Allen Wirfs-Brock" w:date="2012-06-14T17:16:00Z">
        <w:r w:rsidR="00EB1C92">
          <w:t>in</w:t>
        </w:r>
      </w:ins>
      <w:ins w:id="32478" w:author="Rev 7 Allen Wirfs-Brock" w:date="2012-05-03T14:05:00Z">
        <w:r>
          <w:t>herited by</w:t>
        </w:r>
        <w:r w:rsidRPr="00E77497">
          <w:t xml:space="preserve"> </w:t>
        </w:r>
      </w:ins>
      <w:ins w:id="32479" w:author="Rev 7 Allen Wirfs-Brock" w:date="2012-05-03T14:06:00Z">
        <w:r>
          <w:t xml:space="preserve">any </w:t>
        </w:r>
      </w:ins>
      <w:ins w:id="32480" w:author="Rev 7 Allen Wirfs-Brock" w:date="2012-05-03T14:05:00Z">
        <w:r w:rsidRPr="00E77497">
          <w:t xml:space="preserve">other </w:t>
        </w:r>
        <w:r>
          <w:t>constructors</w:t>
        </w:r>
        <w:r w:rsidRPr="00E77497">
          <w:t xml:space="preserve"> </w:t>
        </w:r>
        <w:r>
          <w:t>that may be called with a single numeric argument</w:t>
        </w:r>
        <w:r w:rsidRPr="00E77497">
          <w:t xml:space="preserve">. </w:t>
        </w:r>
      </w:ins>
    </w:p>
    <w:p w:rsidR="004C02EF" w:rsidRPr="00E77497" w:rsidRDefault="004C02EF" w:rsidP="00B43482">
      <w:pPr>
        <w:pStyle w:val="Heading3"/>
        <w:numPr>
          <w:ilvl w:val="0"/>
          <w:numId w:val="0"/>
        </w:numPr>
      </w:pPr>
      <w:bookmarkStart w:id="32481" w:name="_Toc339020454"/>
      <w:r w:rsidRPr="00E77497">
        <w:t>15.4.4</w:t>
      </w:r>
      <w:r w:rsidRPr="00E77497">
        <w:tab/>
        <w:t>Properties of the Array Prototype Objec</w:t>
      </w:r>
      <w:bookmarkEnd w:id="32279"/>
      <w:bookmarkEnd w:id="32289"/>
      <w:bookmarkEnd w:id="32290"/>
      <w:bookmarkEnd w:id="32291"/>
      <w:bookmarkEnd w:id="32292"/>
      <w:r w:rsidRPr="00E77497">
        <w:t>t</w:t>
      </w:r>
      <w:bookmarkEnd w:id="32293"/>
      <w:bookmarkEnd w:id="32294"/>
      <w:bookmarkEnd w:id="32295"/>
      <w:bookmarkEnd w:id="32296"/>
      <w:bookmarkEnd w:id="32297"/>
      <w:bookmarkEnd w:id="32298"/>
      <w:bookmarkEnd w:id="32481"/>
    </w:p>
    <w:p w:rsidR="004C02EF" w:rsidRPr="00E77497" w:rsidRDefault="004C02EF" w:rsidP="004C02EF">
      <w:r w:rsidRPr="00E77497">
        <w:t>The value of the [[Prototype]] internal property of the Array prototype object is the standard built-in Object prototype object (15.2.4).</w:t>
      </w:r>
    </w:p>
    <w:p w:rsidR="004C02EF" w:rsidRPr="00E77497" w:rsidRDefault="004C02EF" w:rsidP="004C02EF">
      <w:r w:rsidRPr="00E77497">
        <w:t xml:space="preserve">The Array prototype object is itself an array; </w:t>
      </w:r>
      <w:del w:id="32482" w:author="Allen Wirfs-Brock" w:date="2011-07-02T13:59:00Z">
        <w:r w:rsidRPr="00E77497" w:rsidDel="00963019">
          <w:delText xml:space="preserve">its [[Class]] is </w:delText>
        </w:r>
        <w:r w:rsidRPr="00E77497" w:rsidDel="00963019">
          <w:rPr>
            <w:rFonts w:ascii="Courier New" w:hAnsi="Courier New"/>
            <w:b/>
          </w:rPr>
          <w:delText>"Array"</w:delText>
        </w:r>
      </w:del>
      <w:ins w:id="32483" w:author="Allen Wirfs-Brock" w:date="2011-07-02T13:59:00Z">
        <w:r w:rsidR="00963019" w:rsidRPr="00E77497">
          <w:t>it has an [[</w:t>
        </w:r>
      </w:ins>
      <w:ins w:id="32484" w:author="Rev 3 Allen Wirfs-Brock" w:date="2011-09-07T15:40:00Z">
        <w:r w:rsidR="009D141F" w:rsidRPr="00E77497">
          <w:t>NativeBrand</w:t>
        </w:r>
      </w:ins>
      <w:ins w:id="32485" w:author="Allen Wirfs-Brock" w:date="2011-07-02T13:59:00Z">
        <w:del w:id="32486" w:author="Rev 3 Allen Wirfs-Brock" w:date="2011-09-07T15:40:00Z">
          <w:r w:rsidR="00963019" w:rsidRPr="00E77497" w:rsidDel="009D141F">
            <w:delText>IsArray</w:delText>
          </w:r>
        </w:del>
        <w:r w:rsidR="00963019" w:rsidRPr="00E77497">
          <w:t>]] internal property</w:t>
        </w:r>
      </w:ins>
      <w:ins w:id="32487"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32488" w:author="Allen Wirfs-Brock" w:date="2011-07-02T13:59:00Z">
        <w:r w:rsidRPr="00E77497" w:rsidDel="00963019">
          <w:delText xml:space="preserve">for </w:delText>
        </w:r>
      </w:del>
      <w:r w:rsidRPr="00E77497">
        <w:t xml:space="preserve">which </w:t>
      </w:r>
      <w:del w:id="32489"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32490" w:author="Allen Wirfs-Brock" w:date="2011-07-02T14:00:00Z">
        <w:r w:rsidR="00963019" w:rsidRPr="00E77497">
          <w:t>does not have an [[</w:t>
        </w:r>
        <w:del w:id="32491" w:author="Rev 3 Allen Wirfs-Brock" w:date="2011-09-07T15:41:00Z">
          <w:r w:rsidR="00963019" w:rsidRPr="00E77497" w:rsidDel="009D141F">
            <w:delText>IsArray</w:delText>
          </w:r>
        </w:del>
      </w:ins>
      <w:ins w:id="32492" w:author="Rev 3 Allen Wirfs-Brock" w:date="2011-09-07T15:41:00Z">
        <w:r w:rsidR="009D141F" w:rsidRPr="00E77497">
          <w:t>NativeBrand</w:t>
        </w:r>
      </w:ins>
      <w:ins w:id="32493" w:author="Allen Wirfs-Brock" w:date="2011-07-02T14:00:00Z">
        <w:r w:rsidR="00963019" w:rsidRPr="00E77497">
          <w:t>]] internal property</w:t>
        </w:r>
      </w:ins>
      <w:ins w:id="32494" w:author="Rev 3 Allen Wirfs-Brock" w:date="2011-09-07T15:41:00Z">
        <w:r w:rsidR="009D141F" w:rsidRPr="00E77497">
          <w:t xml:space="preserve"> with value NativeArray</w:t>
        </w:r>
      </w:ins>
      <w:r w:rsidRPr="00E77497">
        <w:t>.</w:t>
      </w:r>
      <w:bookmarkStart w:id="32495" w:name="_Toc385672293"/>
    </w:p>
    <w:p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32496" w:name="_Toc393690410"/>
    </w:p>
    <w:p w:rsidR="004C02EF" w:rsidRPr="00E77497" w:rsidRDefault="004C02EF" w:rsidP="004C02EF">
      <w:pPr>
        <w:pStyle w:val="Heading4"/>
        <w:numPr>
          <w:ilvl w:val="0"/>
          <w:numId w:val="0"/>
        </w:numPr>
      </w:pPr>
      <w:r w:rsidRPr="00E77497">
        <w:t>15.4.4.1</w:t>
      </w:r>
      <w:r w:rsidRPr="00E77497">
        <w:tab/>
        <w:t>Array.prototype.constructo</w:t>
      </w:r>
      <w:bookmarkEnd w:id="32495"/>
      <w:bookmarkEnd w:id="32496"/>
      <w:r w:rsidRPr="00E77497">
        <w:t>r</w:t>
      </w:r>
    </w:p>
    <w:p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32497" w:name="_Toc385672294"/>
      <w:bookmarkStart w:id="32498" w:name="_Toc393690411"/>
    </w:p>
    <w:p w:rsidR="004C02EF" w:rsidRPr="00E77497" w:rsidRDefault="004C02EF" w:rsidP="004C02EF">
      <w:pPr>
        <w:pStyle w:val="Heading4"/>
        <w:numPr>
          <w:ilvl w:val="0"/>
          <w:numId w:val="0"/>
        </w:numPr>
      </w:pPr>
      <w:bookmarkStart w:id="32499" w:name="_Hlt451680383"/>
      <w:bookmarkStart w:id="32500" w:name="_Ref451680376"/>
      <w:bookmarkEnd w:id="32499"/>
      <w:r w:rsidRPr="00E77497">
        <w:t>15.4.4.2</w:t>
      </w:r>
      <w:r w:rsidRPr="00E77497">
        <w:tab/>
        <w:t>Array.prototype.toString</w:t>
      </w:r>
      <w:bookmarkEnd w:id="32497"/>
      <w:bookmarkEnd w:id="32498"/>
      <w:r w:rsidRPr="00E77497">
        <w:t xml:space="preserve"> ( )</w:t>
      </w:r>
      <w:bookmarkEnd w:id="32500"/>
    </w:p>
    <w:p w:rsidR="004C02EF" w:rsidRPr="00E77497" w:rsidRDefault="004C02EF" w:rsidP="004C02EF">
      <w:bookmarkStart w:id="32501" w:name="_Toc382291622"/>
      <w:bookmarkStart w:id="32502" w:name="_Toc385672296"/>
      <w:bookmarkStart w:id="32503" w:name="_Toc393690412"/>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EA71C5">
      <w:pPr>
        <w:pStyle w:val="Alg4"/>
        <w:numPr>
          <w:ilvl w:val="0"/>
          <w:numId w:val="81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rsidR="00954AD5" w:rsidRDefault="005C2F19" w:rsidP="00EA71C5">
      <w:pPr>
        <w:pStyle w:val="Alg4"/>
        <w:numPr>
          <w:ilvl w:val="0"/>
          <w:numId w:val="810"/>
        </w:numPr>
        <w:contextualSpacing/>
        <w:rPr>
          <w:ins w:id="32504" w:author="Rev 6 Allen Wirfs-Brock" w:date="2012-02-22T16:46:00Z"/>
        </w:rPr>
      </w:pPr>
      <w:ins w:id="32505" w:author="Rev 7 Allen Wirfs-Brock" w:date="2012-04-09T17:32:00Z">
        <w:r>
          <w:t>ReturnIfAbrupt(</w:t>
        </w:r>
        <w:r>
          <w:rPr>
            <w:i/>
          </w:rPr>
          <w:t>array</w:t>
        </w:r>
        <w:r>
          <w:t>).</w:t>
        </w:r>
      </w:ins>
      <w:ins w:id="32506" w:author="Rev 6 Allen Wirfs-Brock" w:date="2012-02-22T16:46:00Z">
        <w:del w:id="32507" w:author="Rev 7 Allen Wirfs-Brock" w:date="2012-04-09T17:32:00Z">
          <w:r w:rsidR="00954AD5" w:rsidDel="005C2F19">
            <w:delText xml:space="preserve">If </w:delText>
          </w:r>
          <w:r w:rsidR="00954AD5" w:rsidRPr="00E77497" w:rsidDel="005C2F19">
            <w:rPr>
              <w:i/>
            </w:rPr>
            <w:delText>array</w:delText>
          </w:r>
          <w:r w:rsidR="00954AD5" w:rsidRPr="00E77497" w:rsidDel="005C2F19">
            <w:delText xml:space="preserve"> </w:delText>
          </w:r>
          <w:r w:rsidR="00954AD5" w:rsidDel="005C2F19">
            <w:delText xml:space="preserve">is an abrupt completion, return </w:delText>
          </w:r>
          <w:r w:rsidR="00954AD5" w:rsidRPr="00E77497" w:rsidDel="005C2F19">
            <w:rPr>
              <w:i/>
            </w:rPr>
            <w:delText>array</w:delText>
          </w:r>
          <w:r w:rsidR="00954AD5" w:rsidDel="005C2F19">
            <w:delText>.</w:delText>
          </w:r>
        </w:del>
      </w:ins>
    </w:p>
    <w:p w:rsidR="004C02EF" w:rsidRPr="00E77497" w:rsidRDefault="004C02EF" w:rsidP="00EA71C5">
      <w:pPr>
        <w:pStyle w:val="Alg4"/>
        <w:numPr>
          <w:ilvl w:val="0"/>
          <w:numId w:val="810"/>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rsidR="00954AD5" w:rsidRDefault="005C2F19" w:rsidP="00EA71C5">
      <w:pPr>
        <w:pStyle w:val="Alg4"/>
        <w:numPr>
          <w:ilvl w:val="0"/>
          <w:numId w:val="810"/>
        </w:numPr>
        <w:contextualSpacing/>
        <w:rPr>
          <w:ins w:id="32508" w:author="Rev 6 Allen Wirfs-Brock" w:date="2012-02-22T16:46:00Z"/>
        </w:rPr>
      </w:pPr>
      <w:ins w:id="32509" w:author="Rev 7 Allen Wirfs-Brock" w:date="2012-04-09T17:32:00Z">
        <w:r>
          <w:t>ReturnIfAbrupt(</w:t>
        </w:r>
        <w:r>
          <w:rPr>
            <w:i/>
          </w:rPr>
          <w:t>func</w:t>
        </w:r>
        <w:r>
          <w:t>).</w:t>
        </w:r>
      </w:ins>
      <w:ins w:id="32510" w:author="Rev 6 Allen Wirfs-Brock" w:date="2012-02-22T16:46:00Z">
        <w:del w:id="32511" w:author="Rev 7 Allen Wirfs-Brock" w:date="2012-04-09T17:32:00Z">
          <w:r w:rsidR="00954AD5" w:rsidDel="005C2F19">
            <w:delText xml:space="preserve">If </w:delText>
          </w:r>
          <w:r w:rsidR="00954AD5" w:rsidRPr="00E77497" w:rsidDel="005C2F19">
            <w:rPr>
              <w:i/>
            </w:rPr>
            <w:delText>func</w:delText>
          </w:r>
          <w:r w:rsidR="00954AD5" w:rsidRPr="00E77497" w:rsidDel="005C2F19">
            <w:delText xml:space="preserve"> </w:delText>
          </w:r>
          <w:r w:rsidR="00954AD5" w:rsidDel="005C2F19">
            <w:delText xml:space="preserve">is an abrupt completion, return </w:delText>
          </w:r>
          <w:r w:rsidR="00954AD5" w:rsidRPr="00E77497" w:rsidDel="005C2F19">
            <w:rPr>
              <w:i/>
            </w:rPr>
            <w:delText>func</w:delText>
          </w:r>
          <w:r w:rsidR="00954AD5" w:rsidDel="005C2F19">
            <w:delText>.</w:delText>
          </w:r>
        </w:del>
      </w:ins>
    </w:p>
    <w:p w:rsidR="004C02EF" w:rsidRPr="00E77497" w:rsidRDefault="004C02EF" w:rsidP="00EA71C5">
      <w:pPr>
        <w:pStyle w:val="Alg4"/>
        <w:numPr>
          <w:ilvl w:val="0"/>
          <w:numId w:val="81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rsidR="004C02EF" w:rsidRPr="00E77497" w:rsidRDefault="004C02EF" w:rsidP="008D31E0">
      <w:pPr>
        <w:pStyle w:val="Alg4"/>
        <w:numPr>
          <w:ilvl w:val="0"/>
          <w:numId w:val="810"/>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ins w:id="32512" w:author="Rev 11 Allen Wirfs-Brock" w:date="2012-10-24T09:32:00Z">
        <w:r w:rsidR="008D31E0" w:rsidRPr="006637C6">
          <w:rPr>
            <w:i/>
          </w:rPr>
          <w:t>this</w:t>
        </w:r>
        <w:r w:rsidR="008D31E0">
          <w:rPr>
            <w:i/>
          </w:rPr>
          <w:t>Argument</w:t>
        </w:r>
        <w:r w:rsidR="008D31E0" w:rsidRPr="00E77497">
          <w:t xml:space="preserve"> </w:t>
        </w:r>
      </w:ins>
      <w:del w:id="32513" w:author="Rev 11 Allen Wirfs-Brock" w:date="2012-10-24T09:32:00Z">
        <w:r w:rsidRPr="00E77497" w:rsidDel="008D31E0">
          <w:delText xml:space="preserve">the </w:delText>
        </w:r>
        <w:r w:rsidRPr="00E77497" w:rsidDel="008D31E0">
          <w:rPr>
            <w:b/>
          </w:rPr>
          <w:delText>this</w:delText>
        </w:r>
        <w:r w:rsidRPr="00E77497" w:rsidDel="008D31E0">
          <w:delText xml:space="preserve"> value </w:delText>
        </w:r>
      </w:del>
      <w:r w:rsidRPr="00E77497">
        <w:t>and an empty</w:t>
      </w:r>
      <w:ins w:id="32514" w:author="Rev 11 Allen Wirfs-Brock" w:date="2012-10-24T09:32:00Z">
        <w:r w:rsidR="008D31E0">
          <w:t xml:space="preserve"> List as</w:t>
        </w:r>
      </w:ins>
      <w:r w:rsidRPr="00E77497">
        <w:t xml:space="preserve"> </w:t>
      </w:r>
      <w:r w:rsidRPr="008D31E0">
        <w:rPr>
          <w:i/>
          <w:iCs/>
        </w:rPr>
        <w:t>arguments</w:t>
      </w:r>
      <w:ins w:id="32515" w:author="Rev 11 Allen Wirfs-Brock" w:date="2012-10-24T09:32:00Z">
        <w:r w:rsidR="008D31E0" w:rsidRPr="008D31E0">
          <w:rPr>
            <w:i/>
            <w:iCs/>
          </w:rPr>
          <w:t>L</w:t>
        </w:r>
      </w:ins>
      <w:del w:id="32516" w:author="Rev 11 Allen Wirfs-Brock" w:date="2012-10-24T09:32:00Z">
        <w:r w:rsidRPr="008D31E0" w:rsidDel="008D31E0">
          <w:rPr>
            <w:i/>
            <w:iCs/>
          </w:rPr>
          <w:delText xml:space="preserve"> l</w:delText>
        </w:r>
      </w:del>
      <w:r w:rsidRPr="008D31E0">
        <w:rPr>
          <w:i/>
          <w:iCs/>
        </w:rPr>
        <w:t>ist</w:t>
      </w:r>
      <w:r w:rsidRPr="00E77497">
        <w:t>.</w:t>
      </w:r>
    </w:p>
    <w:p w:rsidR="004C02EF" w:rsidRPr="00E77497" w:rsidRDefault="004C02EF" w:rsidP="004C02EF">
      <w:pPr>
        <w:pStyle w:val="Note"/>
      </w:pPr>
      <w:bookmarkStart w:id="32517" w:name="_Ref451680449"/>
      <w:bookmarkStart w:id="32518" w:name="_Hlk440446340"/>
      <w:bookmarkStart w:id="32519"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ins w:id="32520" w:author="Rev 9 Allen Wirfs-Brock" w:date="2012-07-07T17:50:00Z">
        <w:r w:rsidR="003D5776">
          <w:t>n</w:t>
        </w:r>
      </w:ins>
      <w:r w:rsidRPr="00E77497">
        <w:t xml:space="preserve"> </w:t>
      </w:r>
      <w:del w:id="32521" w:author="Rev 9 Allen Wirfs-Brock" w:date="2012-07-07T17:50:00Z">
        <w:r w:rsidRPr="00E77497" w:rsidDel="003D5776">
          <w:delText xml:space="preserve">host </w:delText>
        </w:r>
      </w:del>
      <w:ins w:id="32522" w:author="Rev 9 Allen Wirfs-Brock" w:date="2012-07-07T17:50:00Z">
        <w:r w:rsidR="003D5776">
          <w:t>exotic</w:t>
        </w:r>
        <w:r w:rsidR="003D5776" w:rsidRPr="00E77497">
          <w:t xml:space="preserve"> </w:t>
        </w:r>
      </w:ins>
      <w:r w:rsidRPr="00E77497">
        <w:t>object</w:t>
      </w:r>
      <w:ins w:id="32523" w:author="Rev 9 Allen Wirfs-Brock" w:date="2012-07-07T17:52:00Z">
        <w:r w:rsidR="003D5776">
          <w:t xml:space="preserve"> that is not an Array</w:t>
        </w:r>
      </w:ins>
      <w:r w:rsidRPr="00E77497">
        <w:t xml:space="preserve"> is implementation-dependent.</w:t>
      </w:r>
    </w:p>
    <w:p w:rsidR="004C02EF" w:rsidRPr="00E77497" w:rsidRDefault="004C02EF" w:rsidP="004C02EF">
      <w:pPr>
        <w:pStyle w:val="Heading4"/>
        <w:numPr>
          <w:ilvl w:val="0"/>
          <w:numId w:val="0"/>
        </w:numPr>
      </w:pPr>
      <w:bookmarkStart w:id="32524" w:name="_Ref456011285"/>
      <w:r w:rsidRPr="00E77497">
        <w:lastRenderedPageBreak/>
        <w:t>15.4.4.3</w:t>
      </w:r>
      <w:r w:rsidRPr="00E77497">
        <w:tab/>
        <w:t>Array.prototype.toLocaleString ( )</w:t>
      </w:r>
      <w:bookmarkEnd w:id="32517"/>
      <w:bookmarkEnd w:id="32524"/>
    </w:p>
    <w:p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rsidR="004C02EF" w:rsidRPr="00E77497" w:rsidRDefault="004C02EF" w:rsidP="004C02EF">
      <w:r w:rsidRPr="00E77497">
        <w:t>The result is calculated as follows:</w:t>
      </w:r>
    </w:p>
    <w:p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rsidR="00134DAD" w:rsidRDefault="00134DAD" w:rsidP="00834A33">
      <w:pPr>
        <w:pStyle w:val="Alg4"/>
        <w:numPr>
          <w:ilvl w:val="0"/>
          <w:numId w:val="200"/>
        </w:numPr>
        <w:rPr>
          <w:ins w:id="32525" w:author="Rev 7 Allen Wirfs-Brock" w:date="2012-04-10T12:02:00Z"/>
        </w:rPr>
      </w:pPr>
      <w:ins w:id="32526" w:author="Rev 7 Allen Wirfs-Brock" w:date="2012-04-10T12:02:00Z">
        <w:r>
          <w:t>ReturnIfAbrupt(</w:t>
        </w:r>
        <w:r>
          <w:rPr>
            <w:i/>
          </w:rPr>
          <w:t>array</w:t>
        </w:r>
        <w:r>
          <w:t>).</w:t>
        </w:r>
      </w:ins>
    </w:p>
    <w:p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rsidR="00954AD5" w:rsidRDefault="00C82981" w:rsidP="00954AD5">
      <w:pPr>
        <w:pStyle w:val="Alg4"/>
        <w:numPr>
          <w:ilvl w:val="0"/>
          <w:numId w:val="200"/>
        </w:numPr>
        <w:contextualSpacing/>
        <w:rPr>
          <w:ins w:id="32527" w:author="Rev 6 Allen Wirfs-Brock" w:date="2012-02-22T16:49:00Z"/>
        </w:rPr>
      </w:pPr>
      <w:ins w:id="32528" w:author="Rev 6 Allen Wirfs-Brock" w:date="2012-02-26T09:01:00Z">
        <w:r>
          <w:t>ReturnIfAbrupt(</w:t>
        </w:r>
        <w:r w:rsidRPr="00E77497">
          <w:rPr>
            <w:i/>
          </w:rPr>
          <w:t>len</w:t>
        </w:r>
        <w:r>
          <w:t>).</w:t>
        </w:r>
      </w:ins>
    </w:p>
    <w:p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rsidR="005C2F19" w:rsidRDefault="005C2F19" w:rsidP="00834A33">
      <w:pPr>
        <w:pStyle w:val="Alg4"/>
        <w:numPr>
          <w:ilvl w:val="0"/>
          <w:numId w:val="200"/>
        </w:numPr>
        <w:rPr>
          <w:ins w:id="32529" w:author="Rev 7 Allen Wirfs-Brock" w:date="2012-04-09T17:33:00Z"/>
        </w:rPr>
      </w:pPr>
      <w:ins w:id="32530" w:author="Rev 7 Allen Wirfs-Brock" w:date="2012-04-09T17:34:00Z">
        <w:r>
          <w:t>ReturnIfAbrupt(</w:t>
        </w:r>
        <w:r>
          <w:rPr>
            <w:i/>
          </w:rPr>
          <w:t>firstElement</w:t>
        </w:r>
        <w:r>
          <w:t>).</w:t>
        </w:r>
      </w:ins>
    </w:p>
    <w:p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rsidR="004C02EF" w:rsidRPr="00E77497" w:rsidRDefault="004C02EF" w:rsidP="00834A33">
      <w:pPr>
        <w:pStyle w:val="Alg4"/>
        <w:numPr>
          <w:ilvl w:val="0"/>
          <w:numId w:val="200"/>
        </w:numPr>
      </w:pPr>
      <w:r w:rsidRPr="00E77497">
        <w:t xml:space="preserve">Else </w:t>
      </w:r>
    </w:p>
    <w:p w:rsidR="004C02EF" w:rsidRPr="00E77497" w:rsidDel="00954AD5" w:rsidRDefault="004C02EF" w:rsidP="00834A33">
      <w:pPr>
        <w:pStyle w:val="Alg4"/>
        <w:numPr>
          <w:ilvl w:val="1"/>
          <w:numId w:val="200"/>
        </w:numPr>
        <w:rPr>
          <w:del w:id="32531" w:author="Rev 6 Allen Wirfs-Brock" w:date="2012-02-22T16:53:00Z"/>
        </w:rPr>
      </w:pPr>
      <w:del w:id="32532"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rsidR="004C02EF" w:rsidRPr="00E77497" w:rsidDel="00954AD5" w:rsidRDefault="004C02EF" w:rsidP="00834A33">
      <w:pPr>
        <w:pStyle w:val="Alg4"/>
        <w:numPr>
          <w:ilvl w:val="1"/>
          <w:numId w:val="200"/>
        </w:numPr>
        <w:rPr>
          <w:del w:id="32533" w:author="Rev 6 Allen Wirfs-Brock" w:date="2012-02-22T16:53:00Z"/>
        </w:rPr>
      </w:pPr>
      <w:del w:id="32534"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rsidR="004C02EF" w:rsidRPr="00E77497" w:rsidDel="00954AD5" w:rsidRDefault="004C02EF" w:rsidP="00834A33">
      <w:pPr>
        <w:pStyle w:val="Alg4"/>
        <w:numPr>
          <w:ilvl w:val="1"/>
          <w:numId w:val="200"/>
        </w:numPr>
        <w:rPr>
          <w:del w:id="32535" w:author="Rev 6 Allen Wirfs-Brock" w:date="2012-02-22T16:53:00Z"/>
        </w:rPr>
      </w:pPr>
      <w:del w:id="32536"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rsidR="00954AD5" w:rsidRDefault="00954AD5" w:rsidP="00834A33">
      <w:pPr>
        <w:pStyle w:val="Alg4"/>
        <w:numPr>
          <w:ilvl w:val="1"/>
          <w:numId w:val="200"/>
        </w:numPr>
        <w:rPr>
          <w:ins w:id="32537" w:author="Rev 6 Allen Wirfs-Brock" w:date="2012-02-22T16:51:00Z"/>
        </w:rPr>
      </w:pPr>
      <w:ins w:id="32538" w:author="Rev 6 Allen Wirfs-Brock" w:date="2012-02-22T16:52:00Z">
        <w:r w:rsidRPr="00E77497">
          <w:t xml:space="preserve">Let </w:t>
        </w:r>
        <w:r w:rsidRPr="00E77497">
          <w:rPr>
            <w:i/>
          </w:rPr>
          <w:t>R</w:t>
        </w:r>
        <w:r w:rsidRPr="00E77497">
          <w:t xml:space="preserve"> be </w:t>
        </w:r>
      </w:ins>
      <w:ins w:id="32539"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32540" w:author="Rev 6 Allen Wirfs-Brock" w:date="2012-02-22T16:53:00Z">
        <w:r>
          <w:rPr>
            <w:rFonts w:ascii="Courier New" w:hAnsi="Courier New" w:cs="Courier New"/>
            <w:b/>
          </w:rPr>
          <w:t>Locale</w:t>
        </w:r>
      </w:ins>
      <w:ins w:id="32541" w:author="Rev 6 Allen Wirfs-Brock" w:date="2012-02-22T16:51:00Z">
        <w:r w:rsidRPr="00557D63">
          <w:rPr>
            <w:rFonts w:ascii="Courier New" w:hAnsi="Courier New" w:cs="Courier New"/>
            <w:b/>
          </w:rPr>
          <w:t>String"</w:t>
        </w:r>
        <w:r>
          <w:rPr>
            <w:b/>
          </w:rPr>
          <w:t>,</w:t>
        </w:r>
        <w:r w:rsidRPr="00E77497">
          <w:t xml:space="preserve"> </w:t>
        </w:r>
      </w:ins>
      <w:ins w:id="32542" w:author="Rev 6 Allen Wirfs-Brock" w:date="2012-02-22T16:53:00Z">
        <w:r w:rsidRPr="00E77497">
          <w:rPr>
            <w:i/>
          </w:rPr>
          <w:t>firstElement</w:t>
        </w:r>
      </w:ins>
      <w:ins w:id="32543"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rsidR="00610B3D" w:rsidRDefault="00610B3D" w:rsidP="0027695A">
      <w:pPr>
        <w:pStyle w:val="Alg4"/>
        <w:numPr>
          <w:ilvl w:val="1"/>
          <w:numId w:val="200"/>
        </w:numPr>
        <w:contextualSpacing/>
        <w:rPr>
          <w:ins w:id="32544" w:author="Rev 7 Allen Wirfs-Brock" w:date="2012-04-09T17:40:00Z"/>
        </w:rPr>
      </w:pPr>
      <w:commentRangeStart w:id="32545"/>
      <w:ins w:id="32546" w:author="Rev 7 Allen Wirfs-Brock" w:date="2012-04-09T17:41:00Z">
        <w:r>
          <w:t xml:space="preserve">Let </w:t>
        </w:r>
        <w:r w:rsidRPr="00610B3D">
          <w:rPr>
            <w:i/>
          </w:rPr>
          <w:t>R</w:t>
        </w:r>
        <w:r>
          <w:t xml:space="preserve"> be ToString(</w:t>
        </w:r>
        <w:r w:rsidRPr="00610B3D">
          <w:rPr>
            <w:i/>
          </w:rPr>
          <w:t>R</w:t>
        </w:r>
        <w:r>
          <w:t>).</w:t>
        </w:r>
      </w:ins>
      <w:commentRangeEnd w:id="32545"/>
      <w:ins w:id="32547" w:author="Rev 7 Allen Wirfs-Brock" w:date="2012-04-09T17:42:00Z">
        <w:r>
          <w:rPr>
            <w:rStyle w:val="CommentReference"/>
            <w:rFonts w:ascii="Arial" w:eastAsia="MS Mincho" w:hAnsi="Arial"/>
            <w:spacing w:val="0"/>
            <w:lang w:eastAsia="ja-JP"/>
          </w:rPr>
          <w:commentReference w:id="32545"/>
        </w:r>
      </w:ins>
    </w:p>
    <w:p w:rsidR="004C02EF" w:rsidRPr="00E77497" w:rsidRDefault="005C2F19" w:rsidP="0027695A">
      <w:pPr>
        <w:pStyle w:val="Alg4"/>
        <w:numPr>
          <w:ilvl w:val="1"/>
          <w:numId w:val="200"/>
        </w:numPr>
        <w:contextualSpacing/>
      </w:pPr>
      <w:ins w:id="32548" w:author="Rev 7 Allen Wirfs-Brock" w:date="2012-04-09T17:34:00Z">
        <w:r>
          <w:t>ReturnIfAbrupt(</w:t>
        </w:r>
        <w:r>
          <w:rPr>
            <w:i/>
          </w:rPr>
          <w:t>R</w:t>
        </w:r>
        <w:r>
          <w:t>).</w:t>
        </w:r>
      </w:ins>
      <w:ins w:id="32549" w:author="Rev 6 Allen Wirfs-Brock" w:date="2012-02-22T16:54:00Z">
        <w:del w:id="32550" w:author="Rev 7 Allen Wirfs-Brock" w:date="2012-04-09T17:34:00Z">
          <w:r w:rsidR="00954AD5" w:rsidDel="005C2F19">
            <w:delText xml:space="preserve">If </w:delText>
          </w:r>
          <w:r w:rsidR="00954AD5" w:rsidRPr="00E77497" w:rsidDel="005C2F19">
            <w:rPr>
              <w:i/>
            </w:rPr>
            <w:delText>R</w:delText>
          </w:r>
          <w:r w:rsidR="00954AD5" w:rsidDel="005C2F19">
            <w:delText xml:space="preserve"> is an abrupt completion, return </w:delText>
          </w:r>
          <w:r w:rsidR="00954AD5" w:rsidRPr="00E77497" w:rsidDel="005C2F19">
            <w:rPr>
              <w:i/>
            </w:rPr>
            <w:delText>R</w:delText>
          </w:r>
          <w:r w:rsidR="00954AD5" w:rsidDel="005C2F19">
            <w:delText>.</w:delText>
          </w:r>
        </w:del>
      </w:ins>
      <w:del w:id="32551"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32552"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rsidR="005C2F19" w:rsidRDefault="005C2F19" w:rsidP="00834A33">
      <w:pPr>
        <w:pStyle w:val="Alg4"/>
        <w:numPr>
          <w:ilvl w:val="1"/>
          <w:numId w:val="200"/>
        </w:numPr>
        <w:rPr>
          <w:ins w:id="32553" w:author="Rev 7 Allen Wirfs-Brock" w:date="2012-04-09T17:35:00Z"/>
        </w:rPr>
      </w:pPr>
      <w:ins w:id="32554" w:author="Rev 7 Allen Wirfs-Brock" w:date="2012-04-09T17:35:00Z">
        <w:r>
          <w:t>ReturnIfAbrupt(</w:t>
        </w:r>
        <w:r>
          <w:rPr>
            <w:i/>
          </w:rPr>
          <w:t>nextElement</w:t>
        </w:r>
        <w:r>
          <w:t>).</w:t>
        </w:r>
      </w:ins>
    </w:p>
    <w:p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rsidR="004C02EF" w:rsidRPr="00E77497" w:rsidRDefault="004C02EF" w:rsidP="00834A33">
      <w:pPr>
        <w:pStyle w:val="Alg4"/>
        <w:numPr>
          <w:ilvl w:val="1"/>
          <w:numId w:val="200"/>
        </w:numPr>
      </w:pPr>
      <w:r w:rsidRPr="00E77497">
        <w:t xml:space="preserve">Else </w:t>
      </w:r>
    </w:p>
    <w:p w:rsidR="004C02EF" w:rsidRPr="00E77497" w:rsidDel="008671DC" w:rsidRDefault="004C02EF" w:rsidP="00834A33">
      <w:pPr>
        <w:pStyle w:val="Alg4"/>
        <w:numPr>
          <w:ilvl w:val="2"/>
          <w:numId w:val="200"/>
        </w:numPr>
        <w:rPr>
          <w:del w:id="32555" w:author="Rev 6 Allen Wirfs-Brock" w:date="2012-02-22T16:57:00Z"/>
        </w:rPr>
      </w:pPr>
      <w:del w:id="32556"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rsidR="008671DC" w:rsidRDefault="008671DC" w:rsidP="0027695A">
      <w:pPr>
        <w:pStyle w:val="Alg4"/>
        <w:numPr>
          <w:ilvl w:val="2"/>
          <w:numId w:val="200"/>
        </w:numPr>
        <w:rPr>
          <w:ins w:id="32557" w:author="Rev 6 Allen Wirfs-Brock" w:date="2012-02-22T16:56:00Z"/>
        </w:rPr>
      </w:pPr>
      <w:ins w:id="32558"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32559" w:author="Rev 6 Allen Wirfs-Brock" w:date="2012-02-22T16:57:00Z">
        <w:r w:rsidRPr="00E77497">
          <w:rPr>
            <w:i/>
          </w:rPr>
          <w:t>nextElement</w:t>
        </w:r>
      </w:ins>
      <w:ins w:id="32560"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rsidR="00610B3D" w:rsidRDefault="00610B3D" w:rsidP="0027695A">
      <w:pPr>
        <w:pStyle w:val="Alg4"/>
        <w:numPr>
          <w:ilvl w:val="2"/>
          <w:numId w:val="200"/>
        </w:numPr>
        <w:contextualSpacing/>
        <w:rPr>
          <w:ins w:id="32561" w:author="Rev 7 Allen Wirfs-Brock" w:date="2012-04-09T17:38:00Z"/>
        </w:rPr>
      </w:pPr>
      <w:commentRangeStart w:id="32562"/>
      <w:ins w:id="32563" w:author="Rev 7 Allen Wirfs-Brock" w:date="2012-04-09T17:38:00Z">
        <w:r>
          <w:t xml:space="preserve">Let </w:t>
        </w:r>
        <w:r w:rsidRPr="00610B3D">
          <w:rPr>
            <w:i/>
          </w:rPr>
          <w:t>R</w:t>
        </w:r>
        <w:r>
          <w:t xml:space="preserve"> be ToString</w:t>
        </w:r>
      </w:ins>
      <w:ins w:id="32564" w:author="Rev 7 Allen Wirfs-Brock" w:date="2012-04-09T17:39:00Z">
        <w:r>
          <w:t>(</w:t>
        </w:r>
        <w:r w:rsidRPr="00610B3D">
          <w:rPr>
            <w:i/>
          </w:rPr>
          <w:t>R</w:t>
        </w:r>
        <w:r>
          <w:t>).</w:t>
        </w:r>
      </w:ins>
      <w:commentRangeEnd w:id="32562"/>
      <w:ins w:id="32565" w:author="Rev 7 Allen Wirfs-Brock" w:date="2012-04-09T17:40:00Z">
        <w:r>
          <w:rPr>
            <w:rStyle w:val="CommentReference"/>
            <w:rFonts w:ascii="Arial" w:eastAsia="MS Mincho" w:hAnsi="Arial"/>
            <w:spacing w:val="0"/>
            <w:lang w:eastAsia="ja-JP"/>
          </w:rPr>
          <w:commentReference w:id="32562"/>
        </w:r>
      </w:ins>
    </w:p>
    <w:p w:rsidR="008671DC" w:rsidRPr="00E77497" w:rsidRDefault="00610B3D" w:rsidP="0027695A">
      <w:pPr>
        <w:pStyle w:val="Alg4"/>
        <w:numPr>
          <w:ilvl w:val="2"/>
          <w:numId w:val="200"/>
        </w:numPr>
        <w:contextualSpacing/>
        <w:rPr>
          <w:ins w:id="32566" w:author="Rev 6 Allen Wirfs-Brock" w:date="2012-02-22T16:56:00Z"/>
        </w:rPr>
      </w:pPr>
      <w:ins w:id="32567" w:author="Rev 7 Allen Wirfs-Brock" w:date="2012-04-09T17:39:00Z">
        <w:r>
          <w:t>ReturnIfAbrupt(</w:t>
        </w:r>
        <w:r>
          <w:rPr>
            <w:i/>
          </w:rPr>
          <w:t>R</w:t>
        </w:r>
        <w:r>
          <w:t>).</w:t>
        </w:r>
      </w:ins>
      <w:ins w:id="32568" w:author="Rev 6 Allen Wirfs-Brock" w:date="2012-02-22T16:56:00Z">
        <w:del w:id="32569" w:author="Rev 7 Allen Wirfs-Brock" w:date="2012-04-09T17:39:00Z">
          <w:r w:rsidR="008671DC" w:rsidDel="00610B3D">
            <w:delText xml:space="preserve">If </w:delText>
          </w:r>
          <w:r w:rsidR="008671DC" w:rsidRPr="00E77497" w:rsidDel="00610B3D">
            <w:rPr>
              <w:i/>
            </w:rPr>
            <w:delText>R</w:delText>
          </w:r>
          <w:r w:rsidR="008671DC" w:rsidDel="00610B3D">
            <w:delText xml:space="preserve"> is an abrupt completion, return </w:delText>
          </w:r>
          <w:r w:rsidR="008671DC" w:rsidRPr="00E77497" w:rsidDel="00610B3D">
            <w:rPr>
              <w:i/>
            </w:rPr>
            <w:delText>R</w:delText>
          </w:r>
          <w:r w:rsidR="008671DC" w:rsidDel="00610B3D">
            <w:delText>.</w:delText>
          </w:r>
        </w:del>
      </w:ins>
    </w:p>
    <w:p w:rsidR="004C02EF" w:rsidRPr="00E77497" w:rsidDel="008671DC" w:rsidRDefault="004C02EF" w:rsidP="00834A33">
      <w:pPr>
        <w:pStyle w:val="Alg4"/>
        <w:numPr>
          <w:ilvl w:val="2"/>
          <w:numId w:val="200"/>
        </w:numPr>
        <w:rPr>
          <w:del w:id="32570" w:author="Rev 6 Allen Wirfs-Brock" w:date="2012-02-22T16:57:00Z"/>
        </w:rPr>
      </w:pPr>
      <w:del w:id="32571"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rsidR="004C02EF" w:rsidRPr="00E77497" w:rsidDel="008671DC" w:rsidRDefault="004C02EF" w:rsidP="00834A33">
      <w:pPr>
        <w:pStyle w:val="Alg4"/>
        <w:numPr>
          <w:ilvl w:val="2"/>
          <w:numId w:val="200"/>
        </w:numPr>
        <w:rPr>
          <w:del w:id="32572" w:author="Rev 6 Allen Wirfs-Brock" w:date="2012-02-22T16:57:00Z"/>
        </w:rPr>
      </w:pPr>
      <w:del w:id="32573"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rsidR="004C02EF" w:rsidRPr="00E77497" w:rsidDel="008671DC" w:rsidRDefault="004C02EF" w:rsidP="00834A33">
      <w:pPr>
        <w:pStyle w:val="Alg4"/>
        <w:numPr>
          <w:ilvl w:val="2"/>
          <w:numId w:val="200"/>
        </w:numPr>
        <w:rPr>
          <w:del w:id="32574" w:author="Rev 6 Allen Wirfs-Brock" w:date="2012-02-22T16:57:00Z"/>
        </w:rPr>
      </w:pPr>
      <w:del w:id="32575"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ins w:id="32576" w:author="Rev 9 Allen Wirfs-Brock" w:date="2012-07-07T17:51:00Z">
        <w:r w:rsidR="003D5776">
          <w:rPr>
            <w:sz w:val="18"/>
          </w:rPr>
          <w:t>n</w:t>
        </w:r>
      </w:ins>
      <w:r w:rsidRPr="00E77497">
        <w:rPr>
          <w:sz w:val="18"/>
        </w:rPr>
        <w:t xml:space="preserve"> </w:t>
      </w:r>
      <w:del w:id="32577" w:author="Rev 9 Allen Wirfs-Brock" w:date="2012-07-07T17:51:00Z">
        <w:r w:rsidRPr="00E77497" w:rsidDel="003D5776">
          <w:rPr>
            <w:sz w:val="18"/>
          </w:rPr>
          <w:delText xml:space="preserve">host </w:delText>
        </w:r>
      </w:del>
      <w:ins w:id="32578" w:author="Rev 9 Allen Wirfs-Brock" w:date="2012-07-07T17:51:00Z">
        <w:r w:rsidR="003D5776">
          <w:rPr>
            <w:sz w:val="18"/>
          </w:rPr>
          <w:t>exotic</w:t>
        </w:r>
        <w:r w:rsidR="003D5776" w:rsidRPr="00E77497">
          <w:rPr>
            <w:sz w:val="18"/>
          </w:rPr>
          <w:t xml:space="preserve"> </w:t>
        </w:r>
      </w:ins>
      <w:r w:rsidRPr="00E77497">
        <w:rPr>
          <w:sz w:val="18"/>
        </w:rPr>
        <w:t>object</w:t>
      </w:r>
      <w:ins w:id="32579" w:author="Rev 9 Allen Wirfs-Brock" w:date="2012-07-07T17:53:00Z">
        <w:r w:rsidR="000625F1" w:rsidRPr="000625F1">
          <w:t xml:space="preserve"> </w:t>
        </w:r>
        <w:r w:rsidR="000625F1" w:rsidRPr="005D449B">
          <w:rPr>
            <w:sz w:val="18"/>
          </w:rPr>
          <w:t>that is not an Array</w:t>
        </w:r>
      </w:ins>
      <w:r w:rsidRPr="008E7E56">
        <w:rPr>
          <w:sz w:val="16"/>
        </w:rPr>
        <w:t xml:space="preserve"> </w:t>
      </w:r>
      <w:r w:rsidRPr="00E77497">
        <w:rPr>
          <w:sz w:val="18"/>
        </w:rPr>
        <w:t>is implementation-dependent.</w:t>
      </w:r>
    </w:p>
    <w:p w:rsidR="004C02EF" w:rsidRPr="00E77497" w:rsidRDefault="004C02EF" w:rsidP="004C02EF">
      <w:pPr>
        <w:pStyle w:val="Heading4"/>
        <w:numPr>
          <w:ilvl w:val="0"/>
          <w:numId w:val="0"/>
        </w:numPr>
      </w:pPr>
      <w:bookmarkStart w:id="32580" w:name="_Ref456028287"/>
      <w:r w:rsidRPr="00E77497">
        <w:t>15.4.4.4</w:t>
      </w:r>
      <w:r w:rsidRPr="00E77497">
        <w:tab/>
        <w:t xml:space="preserve">Array.prototype.concat </w:t>
      </w:r>
      <w:bookmarkEnd w:id="32518"/>
      <w:r w:rsidRPr="00E77497">
        <w:t>( [ item1 [ , item2 [ , … ] ] ] )</w:t>
      </w:r>
      <w:bookmarkEnd w:id="32519"/>
      <w:bookmarkEnd w:id="32580"/>
    </w:p>
    <w:p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rsidR="004C02EF" w:rsidRPr="00E77497" w:rsidRDefault="004C02EF" w:rsidP="004C02EF">
      <w:r w:rsidRPr="00E77497">
        <w:t>The following steps are taken:</w:t>
      </w:r>
    </w:p>
    <w:p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834A33">
      <w:pPr>
        <w:pStyle w:val="Alg4"/>
        <w:numPr>
          <w:ilvl w:val="0"/>
          <w:numId w:val="201"/>
        </w:numPr>
        <w:rPr>
          <w:ins w:id="32581" w:author="Rev 7 Allen Wirfs-Brock" w:date="2012-04-10T12:03:00Z"/>
        </w:rPr>
      </w:pPr>
      <w:ins w:id="32582" w:author="Rev 7 Allen Wirfs-Brock" w:date="2012-04-10T12:03:00Z">
        <w:r>
          <w:t>ReturnIfAbrupt(</w:t>
        </w:r>
        <w:r>
          <w:rPr>
            <w:i/>
          </w:rPr>
          <w:t>O</w:t>
        </w:r>
        <w:r>
          <w:t>).</w:t>
        </w:r>
      </w:ins>
    </w:p>
    <w:p w:rsidR="004C02EF" w:rsidRPr="00E77497" w:rsidRDefault="004C02EF" w:rsidP="00834A33">
      <w:pPr>
        <w:pStyle w:val="Alg4"/>
        <w:numPr>
          <w:ilvl w:val="0"/>
          <w:numId w:val="201"/>
        </w:numPr>
      </w:pPr>
      <w:r w:rsidRPr="00E77497">
        <w:lastRenderedPageBreak/>
        <w:t xml:space="preserve">Let </w:t>
      </w:r>
      <w:r w:rsidRPr="00E77497">
        <w:rPr>
          <w:i/>
        </w:rPr>
        <w:t>A</w:t>
      </w:r>
      <w:r w:rsidRPr="00E77497">
        <w:t xml:space="preserve"> be </w:t>
      </w:r>
      <w:ins w:id="32583" w:author="Rev 7 Allen Wirfs-Brock" w:date="2012-04-11T16:20:00Z">
        <w:r w:rsidR="00F44A1F">
          <w:t xml:space="preserve">the result of the </w:t>
        </w:r>
        <w:del w:id="32584" w:author="Rev 8 Allen Wirfs-Brock" w:date="2012-06-14T14:41:00Z">
          <w:r w:rsidR="00F44A1F" w:rsidDel="00D4543D">
            <w:delText>abstraction operation</w:delText>
          </w:r>
        </w:del>
      </w:ins>
      <w:ins w:id="32585" w:author="Rev 8 Allen Wirfs-Brock" w:date="2012-06-14T14:41:00Z">
        <w:r w:rsidR="00D4543D">
          <w:t>abstract operation</w:t>
        </w:r>
      </w:ins>
      <w:ins w:id="32586" w:author="Rev 7 Allen Wirfs-Brock" w:date="2012-04-11T16:20:00Z">
        <w:r w:rsidR="00F44A1F">
          <w:t xml:space="preserve"> ArrayCreate (15.4) with argument 0</w:t>
        </w:r>
      </w:ins>
      <w:del w:id="32587" w:author="Rev 7 Allen Wirfs-Brock" w:date="2012-04-11T16:20: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4C02EF" w:rsidP="00834A33">
      <w:pPr>
        <w:pStyle w:val="Alg4"/>
        <w:numPr>
          <w:ilvl w:val="1"/>
          <w:numId w:val="201"/>
        </w:numPr>
        <w:tabs>
          <w:tab w:val="left" w:pos="2160"/>
        </w:tabs>
      </w:pPr>
      <w:r w:rsidRPr="00E77497">
        <w:t xml:space="preserve">If </w:t>
      </w:r>
      <w:del w:id="32588" w:author="Allen Wirfs-Brock" w:date="2011-07-02T14:01:00Z">
        <w:r w:rsidRPr="00E77497" w:rsidDel="00963019">
          <w:delText xml:space="preserve">the value of the [[Class]] internal property of </w:delText>
        </w:r>
      </w:del>
      <w:r w:rsidRPr="00E77497">
        <w:rPr>
          <w:i/>
        </w:rPr>
        <w:t>E</w:t>
      </w:r>
      <w:r w:rsidRPr="00E77497">
        <w:t xml:space="preserve"> </w:t>
      </w:r>
      <w:del w:id="32589" w:author="Allen Wirfs-Brock" w:date="2011-07-02T14:01:00Z">
        <w:r w:rsidRPr="00E77497" w:rsidDel="00963019">
          <w:delText xml:space="preserve">is </w:delText>
        </w:r>
        <w:r w:rsidRPr="00E77497" w:rsidDel="00963019">
          <w:rPr>
            <w:rFonts w:ascii="Courier New" w:hAnsi="Courier New" w:cs="Courier New"/>
            <w:b/>
          </w:rPr>
          <w:delText>"Array"</w:delText>
        </w:r>
      </w:del>
      <w:ins w:id="32590" w:author="Allen Wirfs-Brock" w:date="2011-07-02T14:01:00Z">
        <w:r w:rsidR="00963019" w:rsidRPr="00E77497">
          <w:t>has the [[</w:t>
        </w:r>
        <w:del w:id="32591" w:author="Rev 3 Allen Wirfs-Brock" w:date="2011-09-07T15:42:00Z">
          <w:r w:rsidR="00963019" w:rsidRPr="00E77497" w:rsidDel="009D141F">
            <w:delText>IsArray</w:delText>
          </w:r>
        </w:del>
      </w:ins>
      <w:ins w:id="32592" w:author="Rev 3 Allen Wirfs-Brock" w:date="2011-09-07T15:42:00Z">
        <w:r w:rsidR="009D141F" w:rsidRPr="00E77497">
          <w:t>NativeBrand</w:t>
        </w:r>
      </w:ins>
      <w:ins w:id="32593" w:author="Allen Wirfs-Brock" w:date="2011-07-02T14:01:00Z">
        <w:r w:rsidR="00963019" w:rsidRPr="00E77497">
          <w:t>]] internal property</w:t>
        </w:r>
      </w:ins>
      <w:ins w:id="32594" w:author="Rev 3 Allen Wirfs-Brock" w:date="2011-09-07T15:42:00Z">
        <w:r w:rsidR="009D141F" w:rsidRPr="00E77497">
          <w:t xml:space="preserve"> with value NativeArray</w:t>
        </w:r>
      </w:ins>
      <w:r w:rsidRPr="00E77497">
        <w:t>, then</w:t>
      </w:r>
    </w:p>
    <w:p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rsidR="00610B3D" w:rsidRDefault="00610B3D" w:rsidP="00834A33">
      <w:pPr>
        <w:pStyle w:val="Alg4"/>
        <w:numPr>
          <w:ilvl w:val="2"/>
          <w:numId w:val="201"/>
        </w:numPr>
        <w:tabs>
          <w:tab w:val="left" w:pos="2520"/>
        </w:tabs>
        <w:rPr>
          <w:ins w:id="32595" w:author="Rev 7 Allen Wirfs-Brock" w:date="2012-04-09T17:43:00Z"/>
        </w:rPr>
      </w:pPr>
      <w:ins w:id="32596" w:author="Rev 7 Allen Wirfs-Brock" w:date="2012-04-09T17:43:00Z">
        <w:r>
          <w:t>ReturnIfAbrupt(</w:t>
        </w:r>
        <w:r>
          <w:rPr>
            <w:i/>
          </w:rPr>
          <w:t>len</w:t>
        </w:r>
        <w:r>
          <w:t>).</w:t>
        </w:r>
      </w:ins>
    </w:p>
    <w:p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rsidR="004C02EF" w:rsidRPr="00E77497" w:rsidRDefault="004C02EF" w:rsidP="00BE1C30">
      <w:pPr>
        <w:pStyle w:val="Alg4"/>
        <w:numPr>
          <w:ilvl w:val="1"/>
          <w:numId w:val="201"/>
        </w:numPr>
        <w:tabs>
          <w:tab w:val="left" w:pos="2160"/>
        </w:tabs>
      </w:pPr>
      <w:r w:rsidRPr="00E77497">
        <w:t>Else</w:t>
      </w:r>
      <w:del w:id="32597" w:author="Rev 11 Allen Wirfs-Brock" w:date="2012-10-25T09:51:00Z">
        <w:r w:rsidRPr="00E77497" w:rsidDel="00BE1C30">
          <w:delText>,</w:delText>
        </w:r>
      </w:del>
      <w:r w:rsidRPr="00E77497">
        <w:t xml:space="preserve"> </w:t>
      </w:r>
      <w:r w:rsidRPr="00E77497">
        <w:rPr>
          <w:i/>
        </w:rPr>
        <w:t>E</w:t>
      </w:r>
      <w:r w:rsidRPr="00E77497">
        <w:t xml:space="preserve"> is not an Array</w:t>
      </w:r>
      <w:ins w:id="32598" w:author="Rev 11 Allen Wirfs-Brock" w:date="2012-10-25T09:51:00Z">
        <w:r w:rsidR="00BE1C30" w:rsidRPr="00E77497">
          <w:t>,</w:t>
        </w:r>
      </w:ins>
    </w:p>
    <w:p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rsidR="008A687B" w:rsidRPr="00E77497" w:rsidRDefault="008A687B" w:rsidP="00CA3654">
      <w:pPr>
        <w:pStyle w:val="Alg4"/>
        <w:numPr>
          <w:ilvl w:val="0"/>
          <w:numId w:val="201"/>
        </w:numPr>
        <w:rPr>
          <w:ins w:id="32599" w:author="Allen Wirfs-Brock rev2" w:date="2011-07-20T14:06:00Z"/>
        </w:rPr>
      </w:pPr>
      <w:ins w:id="32600" w:author="Allen Wirfs-Brock rev2" w:date="2011-07-20T14:06:00Z">
        <w:del w:id="32601" w:author="Rev 6 Allen Wirfs-Brock" w:date="2012-02-22T17:36:00Z">
          <w:r w:rsidRPr="00E77497" w:rsidDel="00CA3654">
            <w:delText>Call</w:delText>
          </w:r>
        </w:del>
      </w:ins>
      <w:ins w:id="32602" w:author="Rev 6 Allen Wirfs-Brock" w:date="2012-02-22T17:36:00Z">
        <w:r w:rsidR="00CA3654">
          <w:t xml:space="preserve">Let </w:t>
        </w:r>
        <w:r w:rsidR="00CA3654" w:rsidRPr="00CA3654">
          <w:rPr>
            <w:i/>
          </w:rPr>
          <w:t>put</w:t>
        </w:r>
      </w:ins>
      <w:ins w:id="32603" w:author="Rev 6 Allen Wirfs-Brock" w:date="2012-02-22T17:37:00Z">
        <w:r w:rsidR="00CA3654" w:rsidRPr="00CA3654">
          <w:rPr>
            <w:i/>
          </w:rPr>
          <w:t>Status</w:t>
        </w:r>
        <w:r w:rsidR="00CA3654">
          <w:t xml:space="preserve"> be the result of calling</w:t>
        </w:r>
      </w:ins>
      <w:ins w:id="32604" w:author="Allen Wirfs-Brock rev2" w:date="2011-07-20T14:06:00Z">
        <w:r w:rsidRPr="00E77497">
          <w:t xml:space="preserve"> the [[Put]] internal method of </w:t>
        </w:r>
      </w:ins>
      <w:ins w:id="32605" w:author="Allen Wirfs-Brock rev2" w:date="2011-07-20T14:07:00Z">
        <w:r w:rsidRPr="00CA3654">
          <w:rPr>
            <w:i/>
          </w:rPr>
          <w:t>A</w:t>
        </w:r>
      </w:ins>
      <w:ins w:id="32606"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rsidR="00CA3654" w:rsidRPr="00E77497" w:rsidRDefault="00610B3D" w:rsidP="00CA3654">
      <w:pPr>
        <w:pStyle w:val="Alg4"/>
        <w:numPr>
          <w:ilvl w:val="0"/>
          <w:numId w:val="201"/>
        </w:numPr>
        <w:contextualSpacing/>
        <w:rPr>
          <w:ins w:id="32607" w:author="Rev 6 Allen Wirfs-Brock" w:date="2012-02-22T17:36:00Z"/>
        </w:rPr>
      </w:pPr>
      <w:ins w:id="32608" w:author="Rev 7 Allen Wirfs-Brock" w:date="2012-04-09T17:44:00Z">
        <w:r>
          <w:t>ReturnIfAbrupt(</w:t>
        </w:r>
        <w:r>
          <w:rPr>
            <w:i/>
          </w:rPr>
          <w:t>putStatus</w:t>
        </w:r>
        <w:r>
          <w:t>).</w:t>
        </w:r>
      </w:ins>
      <w:ins w:id="32609" w:author="Rev 6 Allen Wirfs-Brock" w:date="2012-02-22T17:36:00Z">
        <w:del w:id="32610" w:author="Rev 7 Allen Wirfs-Brock" w:date="2012-04-09T17:44:00Z">
          <w:r w:rsidR="00CA3654" w:rsidDel="00610B3D">
            <w:delText xml:space="preserve">If </w:delText>
          </w:r>
          <w:r w:rsidR="00CA3654" w:rsidDel="00610B3D">
            <w:rPr>
              <w:i/>
            </w:rPr>
            <w:delText>putStatus</w:delText>
          </w:r>
          <w:r w:rsidR="00CA3654" w:rsidRPr="00E77497" w:rsidDel="00610B3D">
            <w:delText xml:space="preserve"> </w:delText>
          </w:r>
          <w:r w:rsidR="00CA3654" w:rsidDel="00610B3D">
            <w:delText xml:space="preserve">is an abrupt completion, return </w:delText>
          </w:r>
          <w:r w:rsidR="00CA3654" w:rsidDel="00610B3D">
            <w:rPr>
              <w:i/>
            </w:rPr>
            <w:delText>putStatus</w:delText>
          </w:r>
          <w:r w:rsidR="00CA3654" w:rsidDel="00610B3D">
            <w:delText>.</w:delText>
          </w:r>
        </w:del>
      </w:ins>
    </w:p>
    <w:p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B02185" w:rsidRDefault="00B02185" w:rsidP="00B02185">
      <w:pPr>
        <w:pStyle w:val="Note"/>
        <w:rPr>
          <w:ins w:id="32611" w:author="Rev 9 Allen Wirfs-Brock" w:date="2012-06-25T11:43:00Z"/>
        </w:rPr>
      </w:pPr>
      <w:ins w:id="32612" w:author="Rev 9 Allen Wirfs-Brock" w:date="2012-06-25T11:43:00Z">
        <w:r>
          <w:t>NOTE 1</w:t>
        </w:r>
        <w:r>
          <w:tab/>
          <w:t xml:space="preserve">The explicit setting of the </w:t>
        </w:r>
        <w:r w:rsidRPr="00B02185">
          <w:rPr>
            <w:rFonts w:ascii="Courier New" w:hAnsi="Courier New"/>
            <w:b/>
          </w:rPr>
          <w:t>length</w:t>
        </w:r>
        <w:r>
          <w:t xml:space="preserve"> property in step </w:t>
        </w:r>
      </w:ins>
      <w:ins w:id="32613" w:author="Rev 9 Allen Wirfs-Brock" w:date="2012-06-25T11:44:00Z">
        <w:r>
          <w:t>7</w:t>
        </w:r>
      </w:ins>
      <w:ins w:id="32614" w:author="Rev 9 Allen Wirfs-Brock" w:date="2012-06-25T11:43:00Z">
        <w:r>
          <w:t xml:space="preserve"> is necessary to ensure that its value is correct in situations where the trailing elements of the </w:t>
        </w:r>
      </w:ins>
      <w:ins w:id="32615" w:author="Rev 9 Allen Wirfs-Brock" w:date="2012-06-25T11:48:00Z">
        <w:r>
          <w:t>result</w:t>
        </w:r>
      </w:ins>
      <w:ins w:id="32616" w:author="Rev 9 Allen Wirfs-Brock" w:date="2012-06-25T11:43:00Z">
        <w:r>
          <w:t xml:space="preserve"> Array are not present.</w:t>
        </w:r>
      </w:ins>
    </w:p>
    <w:p w:rsidR="004C02EF" w:rsidRPr="00E77497" w:rsidRDefault="004C02EF" w:rsidP="004C02EF">
      <w:pPr>
        <w:pStyle w:val="Note"/>
      </w:pPr>
      <w:r w:rsidRPr="00E77497">
        <w:t>NOTE</w:t>
      </w:r>
      <w:ins w:id="32617" w:author="Rev 9 Allen Wirfs-Brock" w:date="2012-06-25T11:43:00Z">
        <w:r w:rsidR="00B02185">
          <w:t xml:space="preserve"> 2</w:t>
        </w:r>
      </w:ins>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ins w:id="32618" w:author="Rev 9 Allen Wirfs-Brock" w:date="2012-07-07T17:51:00Z">
        <w:r w:rsidR="003D5776">
          <w:t>n</w:t>
        </w:r>
      </w:ins>
      <w:r w:rsidRPr="00E77497">
        <w:t xml:space="preserve"> </w:t>
      </w:r>
      <w:del w:id="32619" w:author="Rev 9 Allen Wirfs-Brock" w:date="2012-07-07T17:51:00Z">
        <w:r w:rsidRPr="00E77497" w:rsidDel="003D5776">
          <w:delText xml:space="preserve">host </w:delText>
        </w:r>
      </w:del>
      <w:ins w:id="32620" w:author="Rev 9 Allen Wirfs-Brock" w:date="2012-07-07T17:51:00Z">
        <w:r w:rsidR="003D5776">
          <w:t>exotic</w:t>
        </w:r>
        <w:r w:rsidR="003D5776" w:rsidRPr="00E77497">
          <w:t xml:space="preserve"> </w:t>
        </w:r>
      </w:ins>
      <w:r w:rsidRPr="00E77497">
        <w:t>object</w:t>
      </w:r>
      <w:ins w:id="32621" w:author="Rev 9 Allen Wirfs-Brock" w:date="2012-07-07T17:54: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bookmarkStart w:id="32622" w:name="_Ref457793676"/>
      <w:r w:rsidRPr="00E77497">
        <w:t>15.4.4.5</w:t>
      </w:r>
      <w:r w:rsidRPr="00E77497">
        <w:tab/>
        <w:t>Array.prototype.joi</w:t>
      </w:r>
      <w:bookmarkEnd w:id="32501"/>
      <w:r w:rsidRPr="00E77497">
        <w:t>n (separator</w:t>
      </w:r>
      <w:bookmarkEnd w:id="32502"/>
      <w:bookmarkEnd w:id="32503"/>
      <w:r w:rsidRPr="00E77497">
        <w:t>)</w:t>
      </w:r>
      <w:bookmarkEnd w:id="32622"/>
    </w:p>
    <w:p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32623" w:name="_Toc382291623"/>
    </w:p>
    <w:p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3"/>
        </w:numPr>
        <w:rPr>
          <w:ins w:id="32624" w:author="Rev 7 Allen Wirfs-Brock" w:date="2012-04-10T12:04:00Z"/>
        </w:rPr>
      </w:pPr>
      <w:ins w:id="32625" w:author="Rev 7 Allen Wirfs-Brock" w:date="2012-04-10T12:04:00Z">
        <w:r>
          <w:t>ReturnIfAbrupt(</w:t>
        </w:r>
        <w:r>
          <w:rPr>
            <w:i/>
          </w:rPr>
          <w:t>O</w:t>
        </w:r>
        <w:r>
          <w:t>).</w:t>
        </w:r>
      </w:ins>
    </w:p>
    <w:p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03"/>
        </w:numPr>
        <w:contextualSpacing/>
        <w:rPr>
          <w:ins w:id="32626" w:author="Rev 6 Allen Wirfs-Brock" w:date="2012-02-22T17:34:00Z"/>
        </w:rPr>
      </w:pPr>
      <w:ins w:id="32627" w:author="Rev 6 Allen Wirfs-Brock" w:date="2012-02-26T09:02:00Z">
        <w:r>
          <w:t>ReturnIfAbrupt(</w:t>
        </w:r>
        <w:r w:rsidRPr="00E77497">
          <w:rPr>
            <w:i/>
          </w:rPr>
          <w:t>len</w:t>
        </w:r>
        <w:r>
          <w:t>).</w:t>
        </w:r>
      </w:ins>
    </w:p>
    <w:p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rsidR="00377713" w:rsidRPr="00E77497" w:rsidRDefault="006552DF" w:rsidP="00377713">
      <w:pPr>
        <w:pStyle w:val="Alg4"/>
        <w:numPr>
          <w:ilvl w:val="0"/>
          <w:numId w:val="203"/>
        </w:numPr>
        <w:contextualSpacing/>
        <w:rPr>
          <w:ins w:id="32628" w:author="Rev 6 Allen Wirfs-Brock" w:date="2012-02-22T17:43:00Z"/>
        </w:rPr>
      </w:pPr>
      <w:ins w:id="32629" w:author="Rev 10 Allen Wirfs-Brock" w:date="2012-08-14T14:59:00Z">
        <w:r>
          <w:t>ReturnIfAbrupt(</w:t>
        </w:r>
      </w:ins>
      <w:ins w:id="32630" w:author="Rev 10 Allen Wirfs-Brock" w:date="2012-08-14T15:00:00Z">
        <w:r>
          <w:rPr>
            <w:i/>
          </w:rPr>
          <w:t>R</w:t>
        </w:r>
      </w:ins>
      <w:ins w:id="32631" w:author="Rev 10 Allen Wirfs-Brock" w:date="2012-08-14T14:59:00Z">
        <w:r>
          <w:t>)</w:t>
        </w:r>
      </w:ins>
      <w:ins w:id="32632" w:author="Rev 6 Allen Wirfs-Brock" w:date="2012-02-22T17:43:00Z">
        <w:del w:id="32633" w:author="Rev 10 Allen Wirfs-Brock" w:date="2012-08-14T14:59:00Z">
          <w:r w:rsidR="00377713" w:rsidDel="006552DF">
            <w:delText xml:space="preserve">If </w:delText>
          </w:r>
          <w:r w:rsidR="00377713" w:rsidDel="006552DF">
            <w:rPr>
              <w:i/>
            </w:rPr>
            <w:delText>R</w:delText>
          </w:r>
          <w:r w:rsidR="00377713" w:rsidRPr="00E77497" w:rsidDel="006552DF">
            <w:delText xml:space="preserve"> </w:delText>
          </w:r>
          <w:r w:rsidR="00377713" w:rsidDel="006552DF">
            <w:delText xml:space="preserve">is an abrupt completion, return </w:delText>
          </w:r>
        </w:del>
      </w:ins>
      <w:ins w:id="32634" w:author="Rev 6 Allen Wirfs-Brock" w:date="2012-02-22T17:44:00Z">
        <w:del w:id="32635" w:author="Rev 10 Allen Wirfs-Brock" w:date="2012-08-14T14:59:00Z">
          <w:r w:rsidR="00377713" w:rsidDel="006552DF">
            <w:rPr>
              <w:i/>
            </w:rPr>
            <w:delText>R</w:delText>
          </w:r>
        </w:del>
      </w:ins>
      <w:ins w:id="32636" w:author="Rev 6 Allen Wirfs-Brock" w:date="2012-02-22T17:43:00Z">
        <w:r w:rsidR="00377713">
          <w:t>.</w:t>
        </w:r>
      </w:ins>
    </w:p>
    <w:p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4C02EF" w:rsidRPr="00E77497" w:rsidRDefault="004C02EF" w:rsidP="00834A33">
      <w:pPr>
        <w:pStyle w:val="Alg4"/>
        <w:numPr>
          <w:ilvl w:val="0"/>
          <w:numId w:val="203"/>
        </w:numPr>
      </w:pPr>
      <w:r w:rsidRPr="00E77497">
        <w:lastRenderedPageBreak/>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rsidR="00377713" w:rsidRPr="00E77497" w:rsidRDefault="00610B3D" w:rsidP="0027695A">
      <w:pPr>
        <w:pStyle w:val="Alg4"/>
        <w:numPr>
          <w:ilvl w:val="1"/>
          <w:numId w:val="203"/>
        </w:numPr>
        <w:contextualSpacing/>
        <w:rPr>
          <w:ins w:id="32637" w:author="Rev 6 Allen Wirfs-Brock" w:date="2012-02-22T17:44:00Z"/>
        </w:rPr>
      </w:pPr>
      <w:ins w:id="32638" w:author="Rev 7 Allen Wirfs-Brock" w:date="2012-04-09T17:46:00Z">
        <w:r>
          <w:t>ReturnIfAbrupt(</w:t>
        </w:r>
        <w:r>
          <w:rPr>
            <w:i/>
          </w:rPr>
          <w:t>next</w:t>
        </w:r>
        <w:r>
          <w:t>).</w:t>
        </w:r>
      </w:ins>
      <w:ins w:id="32639" w:author="Rev 6 Allen Wirfs-Brock" w:date="2012-02-22T17:44:00Z">
        <w:del w:id="32640" w:author="Rev 7 Allen Wirfs-Brock" w:date="2012-04-09T17:46:00Z">
          <w:r w:rsidR="00377713" w:rsidDel="00610B3D">
            <w:delText xml:space="preserve">If </w:delText>
          </w:r>
        </w:del>
      </w:ins>
      <w:ins w:id="32641" w:author="Rev 6 Allen Wirfs-Brock" w:date="2012-02-22T17:45:00Z">
        <w:del w:id="32642" w:author="Rev 7 Allen Wirfs-Brock" w:date="2012-04-09T17:46:00Z">
          <w:r w:rsidR="00377713" w:rsidRPr="00E77497" w:rsidDel="00610B3D">
            <w:rPr>
              <w:i/>
            </w:rPr>
            <w:delText>next</w:delText>
          </w:r>
          <w:r w:rsidR="00377713" w:rsidRPr="00E77497" w:rsidDel="00610B3D">
            <w:delText xml:space="preserve"> </w:delText>
          </w:r>
        </w:del>
      </w:ins>
      <w:ins w:id="32643" w:author="Rev 6 Allen Wirfs-Brock" w:date="2012-02-22T17:44:00Z">
        <w:del w:id="32644" w:author="Rev 7 Allen Wirfs-Brock" w:date="2012-04-09T17:46:00Z">
          <w:r w:rsidR="00377713" w:rsidDel="00610B3D">
            <w:delText xml:space="preserve">is an abrupt completion, return </w:delText>
          </w:r>
        </w:del>
      </w:ins>
      <w:ins w:id="32645" w:author="Rev 6 Allen Wirfs-Brock" w:date="2012-02-22T17:45:00Z">
        <w:del w:id="32646" w:author="Rev 7 Allen Wirfs-Brock" w:date="2012-04-09T17:46:00Z">
          <w:r w:rsidR="00377713" w:rsidRPr="00E77497" w:rsidDel="00610B3D">
            <w:rPr>
              <w:i/>
            </w:rPr>
            <w:delText>next</w:delText>
          </w:r>
        </w:del>
      </w:ins>
      <w:ins w:id="32647" w:author="Rev 6 Allen Wirfs-Brock" w:date="2012-02-22T17:44:00Z">
        <w:del w:id="32648" w:author="Rev 7 Allen Wirfs-Brock" w:date="2012-04-09T17:46:00Z">
          <w:r w:rsidR="00377713" w:rsidDel="00610B3D">
            <w:delText>.</w:delText>
          </w:r>
        </w:del>
      </w:ins>
    </w:p>
    <w:p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ins w:id="32649" w:author="Rev 9 Allen Wirfs-Brock" w:date="2012-07-07T17:51:00Z">
        <w:r w:rsidR="003D5776">
          <w:t>n</w:t>
        </w:r>
      </w:ins>
      <w:r w:rsidRPr="00E77497">
        <w:t xml:space="preserve"> </w:t>
      </w:r>
      <w:del w:id="32650" w:author="Rev 9 Allen Wirfs-Brock" w:date="2012-07-07T17:51:00Z">
        <w:r w:rsidRPr="00E77497" w:rsidDel="003D5776">
          <w:delText xml:space="preserve">host </w:delText>
        </w:r>
      </w:del>
      <w:ins w:id="32651" w:author="Rev 9 Allen Wirfs-Brock" w:date="2012-07-07T17:51:00Z">
        <w:r w:rsidR="003D5776">
          <w:t>exotic</w:t>
        </w:r>
        <w:r w:rsidR="003D5776" w:rsidRPr="00E77497">
          <w:t xml:space="preserve"> </w:t>
        </w:r>
      </w:ins>
      <w:r w:rsidRPr="00E77497">
        <w:t>object</w:t>
      </w:r>
      <w:ins w:id="32652" w:author="Rev 9 Allen Wirfs-Brock" w:date="2012-07-07T17:55:00Z">
        <w:r w:rsidR="000625F1" w:rsidRPr="000625F1">
          <w:t xml:space="preserve"> </w:t>
        </w:r>
        <w:r w:rsidR="000625F1" w:rsidRPr="00887FC2">
          <w:t>that is not an Array</w:t>
        </w:r>
      </w:ins>
      <w:r w:rsidRPr="00E77497">
        <w:t xml:space="preserve"> is implementation-dependent.</w:t>
      </w:r>
      <w:bookmarkStart w:id="32653" w:name="_Toc385672297"/>
      <w:bookmarkStart w:id="32654" w:name="_Toc393690413"/>
    </w:p>
    <w:p w:rsidR="004C02EF" w:rsidRPr="00E77497" w:rsidRDefault="004C02EF" w:rsidP="004C02EF">
      <w:pPr>
        <w:pStyle w:val="Heading4"/>
        <w:numPr>
          <w:ilvl w:val="0"/>
          <w:numId w:val="0"/>
        </w:numPr>
      </w:pPr>
      <w:r w:rsidRPr="00E77497">
        <w:t>15.4.4.6</w:t>
      </w:r>
      <w:r w:rsidRPr="00E77497">
        <w:tab/>
        <w:t>Array.prototype.pop ( )</w:t>
      </w:r>
    </w:p>
    <w:p w:rsidR="004C02EF" w:rsidRPr="00E77497" w:rsidRDefault="004C02EF" w:rsidP="004C02EF">
      <w:r w:rsidRPr="00E77497">
        <w:t>The last element of the array is removed from the array and returned.</w:t>
      </w:r>
    </w:p>
    <w:p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2"/>
        </w:numPr>
        <w:rPr>
          <w:ins w:id="32655" w:author="Rev 7 Allen Wirfs-Brock" w:date="2012-04-10T12:04:00Z"/>
        </w:rPr>
      </w:pPr>
      <w:ins w:id="32656" w:author="Rev 7 Allen Wirfs-Brock" w:date="2012-04-10T12:04:00Z">
        <w:r>
          <w:t>ReturnIfAbrupt(</w:t>
        </w:r>
        <w:r>
          <w:rPr>
            <w:i/>
          </w:rPr>
          <w:t>O</w:t>
        </w:r>
        <w:r>
          <w:t>).</w:t>
        </w:r>
      </w:ins>
    </w:p>
    <w:p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02"/>
        </w:numPr>
        <w:contextualSpacing/>
        <w:rPr>
          <w:ins w:id="32657" w:author="Rev 6 Allen Wirfs-Brock" w:date="2012-02-22T17:34:00Z"/>
        </w:rPr>
      </w:pPr>
      <w:ins w:id="32658" w:author="Rev 6 Allen Wirfs-Brock" w:date="2012-02-26T09:02:00Z">
        <w:r>
          <w:t>ReturnIfAbrupt(</w:t>
        </w:r>
        <w:r w:rsidRPr="00E77497">
          <w:rPr>
            <w:i/>
          </w:rPr>
          <w:t>len</w:t>
        </w:r>
        <w:r>
          <w:t>).</w:t>
        </w:r>
      </w:ins>
    </w:p>
    <w:p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rsidR="004C02EF" w:rsidRPr="00E77497" w:rsidRDefault="004C02EF" w:rsidP="00834A33">
      <w:pPr>
        <w:pStyle w:val="Alg4"/>
        <w:numPr>
          <w:ilvl w:val="1"/>
          <w:numId w:val="202"/>
        </w:numPr>
      </w:pPr>
      <w:del w:id="32659" w:author="Rev 6 Allen Wirfs-Brock" w:date="2012-02-22T17:46:00Z">
        <w:r w:rsidRPr="00E77497" w:rsidDel="00377713">
          <w:delText xml:space="preserve">Call </w:delText>
        </w:r>
      </w:del>
      <w:ins w:id="32660"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rsidR="00377713" w:rsidRPr="00E77497" w:rsidRDefault="0002527B" w:rsidP="00377713">
      <w:pPr>
        <w:pStyle w:val="Alg4"/>
        <w:numPr>
          <w:ilvl w:val="1"/>
          <w:numId w:val="202"/>
        </w:numPr>
        <w:contextualSpacing/>
        <w:rPr>
          <w:ins w:id="32661" w:author="Rev 6 Allen Wirfs-Brock" w:date="2012-02-22T17:46:00Z"/>
        </w:rPr>
      </w:pPr>
      <w:ins w:id="32662" w:author="Rev 7 Allen Wirfs-Brock" w:date="2012-04-09T17:46:00Z">
        <w:r>
          <w:t>ReturnIfAbrupt(</w:t>
        </w:r>
        <w:r>
          <w:rPr>
            <w:i/>
          </w:rPr>
          <w:t>putStatus</w:t>
        </w:r>
        <w:r>
          <w:t>).</w:t>
        </w:r>
      </w:ins>
      <w:ins w:id="32663" w:author="Rev 6 Allen Wirfs-Brock" w:date="2012-02-22T17:46:00Z">
        <w:del w:id="32664" w:author="Rev 7 Allen Wirfs-Brock" w:date="2012-04-09T17:46:00Z">
          <w:r w:rsidR="00377713" w:rsidDel="0002527B">
            <w:delText xml:space="preserve">If </w:delText>
          </w:r>
        </w:del>
      </w:ins>
      <w:ins w:id="32665" w:author="Rev 6 Allen Wirfs-Brock" w:date="2012-02-22T17:47:00Z">
        <w:del w:id="32666" w:author="Rev 7 Allen Wirfs-Brock" w:date="2012-04-09T17:46:00Z">
          <w:r w:rsidR="00377713" w:rsidRPr="006A5E27" w:rsidDel="0002527B">
            <w:rPr>
              <w:i/>
            </w:rPr>
            <w:delText>putStatus</w:delText>
          </w:r>
          <w:r w:rsidR="00377713" w:rsidDel="0002527B">
            <w:delText xml:space="preserve"> </w:delText>
          </w:r>
        </w:del>
      </w:ins>
      <w:ins w:id="32667" w:author="Rev 6 Allen Wirfs-Brock" w:date="2012-02-22T17:46:00Z">
        <w:del w:id="32668" w:author="Rev 7 Allen Wirfs-Brock" w:date="2012-04-09T17:46:00Z">
          <w:r w:rsidR="00377713" w:rsidDel="0002527B">
            <w:delText xml:space="preserve">is an abrupt completion, return </w:delText>
          </w:r>
        </w:del>
      </w:ins>
      <w:ins w:id="32669" w:author="Rev 6 Allen Wirfs-Brock" w:date="2012-02-22T17:47:00Z">
        <w:del w:id="32670" w:author="Rev 7 Allen Wirfs-Brock" w:date="2012-04-09T17:46:00Z">
          <w:r w:rsidR="00377713" w:rsidRPr="006A5E27" w:rsidDel="0002527B">
            <w:rPr>
              <w:i/>
            </w:rPr>
            <w:delText>putStatus</w:delText>
          </w:r>
        </w:del>
      </w:ins>
      <w:ins w:id="32671" w:author="Rev 6 Allen Wirfs-Brock" w:date="2012-02-22T17:46:00Z">
        <w:del w:id="32672" w:author="Rev 7 Allen Wirfs-Brock" w:date="2012-04-09T17:46:00Z">
          <w:r w:rsidR="00377713" w:rsidDel="0002527B">
            <w:delText>.</w:delText>
          </w:r>
        </w:del>
      </w:ins>
    </w:p>
    <w:p w:rsidR="004C02EF" w:rsidRPr="00E77497" w:rsidRDefault="004C02EF" w:rsidP="00834A33">
      <w:pPr>
        <w:pStyle w:val="Alg4"/>
        <w:numPr>
          <w:ilvl w:val="1"/>
          <w:numId w:val="202"/>
        </w:numPr>
      </w:pPr>
      <w:r w:rsidRPr="00E77497">
        <w:t xml:space="preserve">Return </w:t>
      </w:r>
      <w:r w:rsidRPr="00E77497">
        <w:rPr>
          <w:b/>
        </w:rPr>
        <w:t>undefined</w:t>
      </w:r>
      <w:r w:rsidRPr="00E77497">
        <w:t>.</w:t>
      </w:r>
    </w:p>
    <w:p w:rsidR="004C02EF" w:rsidRPr="00E77497" w:rsidRDefault="004C02EF" w:rsidP="00BE1C30">
      <w:pPr>
        <w:pStyle w:val="Alg4"/>
        <w:numPr>
          <w:ilvl w:val="0"/>
          <w:numId w:val="202"/>
        </w:numPr>
      </w:pPr>
      <w:r w:rsidRPr="00E77497">
        <w:t>Else</w:t>
      </w:r>
      <w:del w:id="32673" w:author="Rev 11 Allen Wirfs-Brock" w:date="2012-10-25T09:51:00Z">
        <w:r w:rsidRPr="00E77497" w:rsidDel="00BE1C30">
          <w:delText>,</w:delText>
        </w:r>
      </w:del>
      <w:r w:rsidRPr="00E77497">
        <w:t xml:space="preserve"> </w:t>
      </w:r>
      <w:r w:rsidRPr="00E77497">
        <w:rPr>
          <w:i/>
        </w:rPr>
        <w:t>len</w:t>
      </w:r>
      <w:r w:rsidRPr="00E77497">
        <w:t xml:space="preserve"> &gt; 0</w:t>
      </w:r>
      <w:ins w:id="32674" w:author="Rev 11 Allen Wirfs-Brock" w:date="2012-10-25T09:51:00Z">
        <w:r w:rsidR="00BE1C30" w:rsidRPr="00E77497">
          <w:t>,</w:t>
        </w:r>
      </w:ins>
    </w:p>
    <w:p w:rsidR="004C02EF" w:rsidRPr="00E77497" w:rsidRDefault="004C02EF" w:rsidP="00834A33">
      <w:pPr>
        <w:pStyle w:val="Alg4"/>
        <w:numPr>
          <w:ilvl w:val="1"/>
          <w:numId w:val="202"/>
        </w:numPr>
      </w:pPr>
      <w:r w:rsidRPr="00E77497">
        <w:t xml:space="preserve">Let </w:t>
      </w:r>
      <w:del w:id="32675" w:author="Allen Wirfs-Brock rev2" w:date="2011-07-21T09:47:00Z">
        <w:r w:rsidRPr="00E77497" w:rsidDel="007112EC">
          <w:rPr>
            <w:i/>
          </w:rPr>
          <w:delText>indx</w:delText>
        </w:r>
        <w:r w:rsidRPr="00E77497" w:rsidDel="007112EC">
          <w:delText xml:space="preserve"> </w:delText>
        </w:r>
      </w:del>
      <w:ins w:id="32676" w:author="Allen Wirfs-Brock rev2" w:date="2011-07-21T09:47:00Z">
        <w:r w:rsidR="007112EC" w:rsidRPr="00E77497">
          <w:rPr>
            <w:i/>
          </w:rPr>
          <w:t>newLen</w:t>
        </w:r>
        <w:r w:rsidR="007112EC" w:rsidRPr="00E77497">
          <w:t xml:space="preserve"> </w:t>
        </w:r>
      </w:ins>
      <w:r w:rsidRPr="00E77497">
        <w:t xml:space="preserve">be </w:t>
      </w:r>
      <w:del w:id="32677" w:author="Allen Wirfs-Brock rev2" w:date="2011-07-21T09:47:00Z">
        <w:r w:rsidRPr="00E77497" w:rsidDel="007112EC">
          <w:delText>ToString(</w:delText>
        </w:r>
      </w:del>
      <w:r w:rsidRPr="00E77497">
        <w:rPr>
          <w:i/>
        </w:rPr>
        <w:t>len</w:t>
      </w:r>
      <w:r w:rsidRPr="00E77497">
        <w:t>–1</w:t>
      </w:r>
      <w:del w:id="32678" w:author="Allen Wirfs-Brock rev2" w:date="2011-07-21T09:47:00Z">
        <w:r w:rsidRPr="00E77497" w:rsidDel="007112EC">
          <w:delText>)</w:delText>
        </w:r>
      </w:del>
      <w:r w:rsidRPr="00E77497">
        <w:t>.</w:t>
      </w:r>
    </w:p>
    <w:p w:rsidR="007112EC" w:rsidRPr="00E77497" w:rsidRDefault="007112EC" w:rsidP="00834A33">
      <w:pPr>
        <w:pStyle w:val="Alg4"/>
        <w:numPr>
          <w:ilvl w:val="1"/>
          <w:numId w:val="202"/>
        </w:numPr>
        <w:rPr>
          <w:ins w:id="32679" w:author="Allen Wirfs-Brock rev2" w:date="2011-07-21T09:46:00Z"/>
        </w:rPr>
      </w:pPr>
      <w:ins w:id="32680"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rsidR="0083511A" w:rsidRPr="00E77497" w:rsidRDefault="0002527B" w:rsidP="0083511A">
      <w:pPr>
        <w:pStyle w:val="Alg4"/>
        <w:numPr>
          <w:ilvl w:val="1"/>
          <w:numId w:val="202"/>
        </w:numPr>
        <w:contextualSpacing/>
        <w:rPr>
          <w:ins w:id="32681" w:author="Rev 6 Allen Wirfs-Brock" w:date="2012-02-22T17:48:00Z"/>
        </w:rPr>
      </w:pPr>
      <w:ins w:id="32682" w:author="Rev 7 Allen Wirfs-Brock" w:date="2012-04-09T17:47:00Z">
        <w:r>
          <w:t>ReturnIfAbrupt(</w:t>
        </w:r>
        <w:r>
          <w:rPr>
            <w:i/>
          </w:rPr>
          <w:t>element</w:t>
        </w:r>
        <w:r>
          <w:t>).</w:t>
        </w:r>
      </w:ins>
      <w:ins w:id="32683" w:author="Rev 6 Allen Wirfs-Brock" w:date="2012-02-22T17:48:00Z">
        <w:del w:id="32684" w:author="Rev 7 Allen Wirfs-Brock" w:date="2012-04-09T17:47:00Z">
          <w:r w:rsidR="0083511A" w:rsidDel="0002527B">
            <w:delText xml:space="preserve">If </w:delText>
          </w:r>
        </w:del>
      </w:ins>
      <w:ins w:id="32685" w:author="Rev 6 Allen Wirfs-Brock" w:date="2012-02-22T17:49:00Z">
        <w:del w:id="32686" w:author="Rev 7 Allen Wirfs-Brock" w:date="2012-04-09T17:47:00Z">
          <w:r w:rsidR="0083511A" w:rsidRPr="00E77497" w:rsidDel="0002527B">
            <w:rPr>
              <w:i/>
            </w:rPr>
            <w:delText>element</w:delText>
          </w:r>
          <w:r w:rsidR="0083511A" w:rsidRPr="00E77497" w:rsidDel="0002527B">
            <w:delText xml:space="preserve"> </w:delText>
          </w:r>
        </w:del>
      </w:ins>
      <w:ins w:id="32687" w:author="Rev 6 Allen Wirfs-Brock" w:date="2012-02-22T17:48:00Z">
        <w:del w:id="32688" w:author="Rev 7 Allen Wirfs-Brock" w:date="2012-04-09T17:47:00Z">
          <w:r w:rsidR="0083511A" w:rsidDel="0002527B">
            <w:delText xml:space="preserve">is an abrupt completion, return </w:delText>
          </w:r>
        </w:del>
      </w:ins>
      <w:ins w:id="32689" w:author="Rev 6 Allen Wirfs-Brock" w:date="2012-02-22T17:49:00Z">
        <w:del w:id="32690" w:author="Rev 7 Allen Wirfs-Brock" w:date="2012-04-09T17:47:00Z">
          <w:r w:rsidR="0083511A" w:rsidRPr="00E77497" w:rsidDel="0002527B">
            <w:rPr>
              <w:i/>
            </w:rPr>
            <w:delText>element</w:delText>
          </w:r>
        </w:del>
      </w:ins>
      <w:ins w:id="32691" w:author="Rev 6 Allen Wirfs-Brock" w:date="2012-02-22T17:48:00Z">
        <w:del w:id="32692" w:author="Rev 7 Allen Wirfs-Brock" w:date="2012-04-09T17:47:00Z">
          <w:r w:rsidR="0083511A" w:rsidDel="0002527B">
            <w:delText>.</w:delText>
          </w:r>
        </w:del>
      </w:ins>
    </w:p>
    <w:p w:rsidR="004C02EF" w:rsidRPr="00E77497" w:rsidRDefault="0083511A" w:rsidP="00834A33">
      <w:pPr>
        <w:pStyle w:val="Alg4"/>
        <w:numPr>
          <w:ilvl w:val="1"/>
          <w:numId w:val="202"/>
        </w:numPr>
      </w:pPr>
      <w:ins w:id="32693" w:author="Rev 6 Allen Wirfs-Brock" w:date="2012-02-22T17:49:00Z">
        <w:r>
          <w:t xml:space="preserve">Let </w:t>
        </w:r>
        <w:r>
          <w:rPr>
            <w:i/>
          </w:rPr>
          <w:t>delete</w:t>
        </w:r>
        <w:r w:rsidRPr="00377713">
          <w:rPr>
            <w:i/>
          </w:rPr>
          <w:t>Status</w:t>
        </w:r>
        <w:r>
          <w:t xml:space="preserve"> be the result of calling</w:t>
        </w:r>
        <w:r w:rsidRPr="00E77497">
          <w:t xml:space="preserve"> </w:t>
        </w:r>
      </w:ins>
      <w:del w:id="32694"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rsidR="0083511A" w:rsidRPr="00E77497" w:rsidRDefault="0002527B" w:rsidP="0083511A">
      <w:pPr>
        <w:pStyle w:val="Alg4"/>
        <w:numPr>
          <w:ilvl w:val="1"/>
          <w:numId w:val="202"/>
        </w:numPr>
        <w:contextualSpacing/>
        <w:rPr>
          <w:ins w:id="32695" w:author="Rev 6 Allen Wirfs-Brock" w:date="2012-02-22T17:48:00Z"/>
        </w:rPr>
      </w:pPr>
      <w:ins w:id="32696" w:author="Rev 7 Allen Wirfs-Brock" w:date="2012-04-09T17:48:00Z">
        <w:r>
          <w:t>ReturnIfAbrupt(</w:t>
        </w:r>
        <w:r>
          <w:rPr>
            <w:i/>
          </w:rPr>
          <w:t>deleteStatus</w:t>
        </w:r>
        <w:r>
          <w:t>).</w:t>
        </w:r>
      </w:ins>
      <w:ins w:id="32697" w:author="Rev 6 Allen Wirfs-Brock" w:date="2012-02-22T17:48:00Z">
        <w:del w:id="32698" w:author="Rev 7 Allen Wirfs-Brock" w:date="2012-04-09T17:48:00Z">
          <w:r w:rsidR="0083511A" w:rsidDel="0002527B">
            <w:delText xml:space="preserve">If </w:delText>
          </w:r>
        </w:del>
      </w:ins>
      <w:ins w:id="32699" w:author="Rev 6 Allen Wirfs-Brock" w:date="2012-02-22T17:49:00Z">
        <w:del w:id="32700" w:author="Rev 7 Allen Wirfs-Brock" w:date="2012-04-09T17:48:00Z">
          <w:r w:rsidR="0083511A" w:rsidDel="0002527B">
            <w:rPr>
              <w:i/>
            </w:rPr>
            <w:delText>delete</w:delText>
          </w:r>
          <w:r w:rsidR="0083511A" w:rsidRPr="00377713" w:rsidDel="0002527B">
            <w:rPr>
              <w:i/>
            </w:rPr>
            <w:delText>Status</w:delText>
          </w:r>
          <w:r w:rsidR="0083511A" w:rsidDel="0002527B">
            <w:delText xml:space="preserve"> </w:delText>
          </w:r>
        </w:del>
      </w:ins>
      <w:ins w:id="32701" w:author="Rev 6 Allen Wirfs-Brock" w:date="2012-02-22T17:48:00Z">
        <w:del w:id="32702" w:author="Rev 7 Allen Wirfs-Brock" w:date="2012-04-09T17:48:00Z">
          <w:r w:rsidR="0083511A" w:rsidDel="0002527B">
            <w:delText xml:space="preserve">is an abrupt completion, return </w:delText>
          </w:r>
        </w:del>
      </w:ins>
      <w:ins w:id="32703" w:author="Rev 6 Allen Wirfs-Brock" w:date="2012-02-22T17:49:00Z">
        <w:del w:id="32704" w:author="Rev 7 Allen Wirfs-Brock" w:date="2012-04-09T17:48:00Z">
          <w:r w:rsidR="0083511A" w:rsidDel="0002527B">
            <w:rPr>
              <w:i/>
            </w:rPr>
            <w:delText>delete</w:delText>
          </w:r>
          <w:r w:rsidR="0083511A" w:rsidRPr="00377713" w:rsidDel="0002527B">
            <w:rPr>
              <w:i/>
            </w:rPr>
            <w:delText>Status</w:delText>
          </w:r>
        </w:del>
      </w:ins>
      <w:ins w:id="32705" w:author="Rev 6 Allen Wirfs-Brock" w:date="2012-02-22T17:48:00Z">
        <w:del w:id="32706" w:author="Rev 7 Allen Wirfs-Brock" w:date="2012-04-09T17:48:00Z">
          <w:r w:rsidR="0083511A" w:rsidDel="0002527B">
            <w:delText>.</w:delText>
          </w:r>
        </w:del>
      </w:ins>
    </w:p>
    <w:p w:rsidR="004C02EF" w:rsidRPr="00E77497" w:rsidRDefault="0083511A" w:rsidP="00834A33">
      <w:pPr>
        <w:pStyle w:val="Alg4"/>
        <w:numPr>
          <w:ilvl w:val="1"/>
          <w:numId w:val="202"/>
        </w:numPr>
      </w:pPr>
      <w:ins w:id="32707" w:author="Rev 6 Allen Wirfs-Brock" w:date="2012-02-22T17:49:00Z">
        <w:r>
          <w:t xml:space="preserve">Let </w:t>
        </w:r>
        <w:r w:rsidRPr="00377713">
          <w:rPr>
            <w:i/>
          </w:rPr>
          <w:t>putStatus</w:t>
        </w:r>
        <w:r>
          <w:t xml:space="preserve"> be the result of calling</w:t>
        </w:r>
        <w:r w:rsidRPr="00E77497">
          <w:t xml:space="preserve"> </w:t>
        </w:r>
      </w:ins>
      <w:del w:id="32708"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32709" w:author="Allen Wirfs-Brock rev2" w:date="2011-07-21T09:48:00Z">
        <w:r w:rsidR="004C02EF" w:rsidRPr="00E77497" w:rsidDel="007112EC">
          <w:rPr>
            <w:i/>
          </w:rPr>
          <w:delText>indx</w:delText>
        </w:r>
      </w:del>
      <w:ins w:id="32710"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rsidR="0083511A" w:rsidRPr="00E77497" w:rsidRDefault="0002527B" w:rsidP="0083511A">
      <w:pPr>
        <w:pStyle w:val="Alg4"/>
        <w:numPr>
          <w:ilvl w:val="1"/>
          <w:numId w:val="202"/>
        </w:numPr>
        <w:contextualSpacing/>
        <w:rPr>
          <w:ins w:id="32711" w:author="Rev 6 Allen Wirfs-Brock" w:date="2012-02-22T17:48:00Z"/>
        </w:rPr>
      </w:pPr>
      <w:ins w:id="32712" w:author="Rev 7 Allen Wirfs-Brock" w:date="2012-04-09T17:48:00Z">
        <w:r>
          <w:t>ReturnIfAbrupt(</w:t>
        </w:r>
        <w:r>
          <w:rPr>
            <w:i/>
          </w:rPr>
          <w:t>putStatus</w:t>
        </w:r>
        <w:r>
          <w:t>).</w:t>
        </w:r>
      </w:ins>
      <w:ins w:id="32713" w:author="Rev 6 Allen Wirfs-Brock" w:date="2012-02-22T17:48:00Z">
        <w:del w:id="32714" w:author="Rev 7 Allen Wirfs-Brock" w:date="2012-04-09T17:48: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ins w:id="32715" w:author="Rev 9 Allen Wirfs-Brock" w:date="2012-07-07T17:55:00Z">
        <w:r w:rsidR="000625F1">
          <w:t>n</w:t>
        </w:r>
      </w:ins>
      <w:r w:rsidRPr="00E77497">
        <w:t xml:space="preserve"> </w:t>
      </w:r>
      <w:del w:id="32716" w:author="Rev 9 Allen Wirfs-Brock" w:date="2012-07-07T17:55:00Z">
        <w:r w:rsidRPr="00E77497" w:rsidDel="000625F1">
          <w:delText xml:space="preserve">host </w:delText>
        </w:r>
      </w:del>
      <w:ins w:id="32717" w:author="Rev 9 Allen Wirfs-Brock" w:date="2012-07-07T17:55:00Z">
        <w:r w:rsidR="000625F1">
          <w:t>exotic</w:t>
        </w:r>
        <w:r w:rsidR="000625F1" w:rsidRPr="00E77497">
          <w:t xml:space="preserve"> </w:t>
        </w:r>
      </w:ins>
      <w:r w:rsidRPr="00E77497">
        <w:t>object</w:t>
      </w:r>
      <w:ins w:id="32718" w:author="Rev 9 Allen Wirfs-Brock" w:date="2012-07-07T17:55: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bookmarkStart w:id="32719" w:name="_Ref457709102"/>
      <w:r w:rsidRPr="00E77497">
        <w:t>15.4.4.7</w:t>
      </w:r>
      <w:r w:rsidRPr="00E77497">
        <w:tab/>
        <w:t>Array.prototype.push ( [ item1 [ , item2 [ , … ] ] ] )</w:t>
      </w:r>
      <w:bookmarkEnd w:id="32719"/>
    </w:p>
    <w:p w:rsidR="004C02EF" w:rsidRPr="00E77497" w:rsidRDefault="004C02EF" w:rsidP="004C02EF">
      <w:r w:rsidRPr="00E77497">
        <w:t>The arguments are appended to the end of the array, in the order in which they appear. The new length of the array is returned as the result of the call.</w:t>
      </w:r>
    </w:p>
    <w:p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4"/>
        </w:numPr>
        <w:rPr>
          <w:ins w:id="32720" w:author="Rev 7 Allen Wirfs-Brock" w:date="2012-04-10T12:04:00Z"/>
        </w:rPr>
      </w:pPr>
      <w:ins w:id="32721" w:author="Rev 7 Allen Wirfs-Brock" w:date="2012-04-10T12:04:00Z">
        <w:r>
          <w:t>ReturnIfAbrupt(</w:t>
        </w:r>
        <w:r>
          <w:rPr>
            <w:i/>
          </w:rPr>
          <w:t>O</w:t>
        </w:r>
        <w:r>
          <w:t>).</w:t>
        </w:r>
      </w:ins>
    </w:p>
    <w:p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rsidR="00CA3654" w:rsidRPr="00E77497" w:rsidRDefault="00C82981" w:rsidP="00CA3654">
      <w:pPr>
        <w:pStyle w:val="Alg4"/>
        <w:numPr>
          <w:ilvl w:val="0"/>
          <w:numId w:val="204"/>
        </w:numPr>
        <w:contextualSpacing/>
        <w:rPr>
          <w:ins w:id="32722" w:author="Rev 6 Allen Wirfs-Brock" w:date="2012-02-22T17:33:00Z"/>
        </w:rPr>
      </w:pPr>
      <w:ins w:id="32723" w:author="Rev 6 Allen Wirfs-Brock" w:date="2012-02-26T09:03:00Z">
        <w:r>
          <w:t>ReturnIfAbrupt(</w:t>
        </w:r>
        <w:del w:id="32724" w:author="Rev 7 Allen Wirfs-Brock" w:date="2012-04-09T17:49:00Z">
          <w:r w:rsidRPr="00E77497" w:rsidDel="0002527B">
            <w:rPr>
              <w:i/>
            </w:rPr>
            <w:delText>len</w:delText>
          </w:r>
        </w:del>
      </w:ins>
      <w:ins w:id="32725" w:author="Rev 7 Allen Wirfs-Brock" w:date="2012-04-09T17:49:00Z">
        <w:r w:rsidR="0002527B">
          <w:rPr>
            <w:i/>
          </w:rPr>
          <w:t>n</w:t>
        </w:r>
      </w:ins>
      <w:ins w:id="32726" w:author="Rev 6 Allen Wirfs-Brock" w:date="2012-02-26T09:03:00Z">
        <w:r>
          <w:t>).</w:t>
        </w:r>
      </w:ins>
    </w:p>
    <w:p w:rsidR="004C02EF" w:rsidRPr="00E77497" w:rsidRDefault="004C02EF" w:rsidP="00834A33">
      <w:pPr>
        <w:pStyle w:val="Alg4"/>
        <w:numPr>
          <w:ilvl w:val="0"/>
          <w:numId w:val="204"/>
        </w:numPr>
      </w:pPr>
      <w:r w:rsidRPr="00E77497">
        <w:lastRenderedPageBreak/>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83511A" w:rsidP="00834A33">
      <w:pPr>
        <w:pStyle w:val="Alg4"/>
        <w:numPr>
          <w:ilvl w:val="1"/>
          <w:numId w:val="204"/>
        </w:numPr>
      </w:pPr>
      <w:ins w:id="32727" w:author="Rev 6 Allen Wirfs-Brock" w:date="2012-02-22T17:50:00Z">
        <w:r>
          <w:t xml:space="preserve">Let </w:t>
        </w:r>
        <w:r w:rsidRPr="00377713">
          <w:rPr>
            <w:i/>
          </w:rPr>
          <w:t>putStatus</w:t>
        </w:r>
        <w:r>
          <w:t xml:space="preserve"> be the result of calling</w:t>
        </w:r>
        <w:r w:rsidRPr="00E77497">
          <w:t xml:space="preserve"> </w:t>
        </w:r>
      </w:ins>
      <w:del w:id="32728"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rsidR="0083511A" w:rsidRPr="00E77497" w:rsidRDefault="0002527B" w:rsidP="0083511A">
      <w:pPr>
        <w:pStyle w:val="Alg4"/>
        <w:numPr>
          <w:ilvl w:val="1"/>
          <w:numId w:val="204"/>
        </w:numPr>
        <w:contextualSpacing/>
        <w:rPr>
          <w:ins w:id="32729" w:author="Rev 6 Allen Wirfs-Brock" w:date="2012-02-22T17:50:00Z"/>
        </w:rPr>
      </w:pPr>
      <w:ins w:id="32730" w:author="Rev 7 Allen Wirfs-Brock" w:date="2012-04-09T17:49:00Z">
        <w:r>
          <w:t>ReturnIfAbrupt(</w:t>
        </w:r>
        <w:r>
          <w:rPr>
            <w:i/>
          </w:rPr>
          <w:t>putStatus</w:t>
        </w:r>
        <w:r>
          <w:t>).</w:t>
        </w:r>
      </w:ins>
      <w:ins w:id="32731" w:author="Rev 6 Allen Wirfs-Brock" w:date="2012-02-22T17:50:00Z">
        <w:del w:id="32732" w:author="Rev 7 Allen Wirfs-Brock" w:date="2012-04-09T17:49: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rsidR="004C02EF" w:rsidRPr="00E77497" w:rsidRDefault="0083511A" w:rsidP="00834A33">
      <w:pPr>
        <w:pStyle w:val="Alg4"/>
        <w:numPr>
          <w:ilvl w:val="0"/>
          <w:numId w:val="204"/>
        </w:numPr>
      </w:pPr>
      <w:ins w:id="32733" w:author="Rev 6 Allen Wirfs-Brock" w:date="2012-02-22T17:51:00Z">
        <w:r>
          <w:t xml:space="preserve">Let </w:t>
        </w:r>
        <w:r w:rsidRPr="00377713">
          <w:rPr>
            <w:i/>
          </w:rPr>
          <w:t>putStatus</w:t>
        </w:r>
        <w:r>
          <w:t xml:space="preserve"> be the result of calling</w:t>
        </w:r>
        <w:r w:rsidRPr="00E77497">
          <w:t xml:space="preserve"> </w:t>
        </w:r>
      </w:ins>
      <w:del w:id="32734"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rsidR="0083511A" w:rsidRPr="00E77497" w:rsidRDefault="0002527B" w:rsidP="0083511A">
      <w:pPr>
        <w:pStyle w:val="Alg4"/>
        <w:numPr>
          <w:ilvl w:val="0"/>
          <w:numId w:val="204"/>
        </w:numPr>
        <w:contextualSpacing/>
        <w:rPr>
          <w:ins w:id="32735" w:author="Rev 6 Allen Wirfs-Brock" w:date="2012-02-22T17:51:00Z"/>
        </w:rPr>
      </w:pPr>
      <w:ins w:id="32736" w:author="Rev 7 Allen Wirfs-Brock" w:date="2012-04-09T17:50:00Z">
        <w:r>
          <w:t>ReturnIfAbrupt(</w:t>
        </w:r>
        <w:r>
          <w:rPr>
            <w:i/>
          </w:rPr>
          <w:t>putStatus</w:t>
        </w:r>
        <w:r>
          <w:t>)</w:t>
        </w:r>
      </w:ins>
      <w:ins w:id="32737" w:author="Rev 6 Allen Wirfs-Brock" w:date="2012-02-22T17:51:00Z">
        <w:del w:id="32738" w:author="Rev 7 Allen Wirfs-Brock" w:date="2012-04-09T17:50: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ins w:id="32739" w:author="Rev 9 Allen Wirfs-Brock" w:date="2012-07-07T17:55:00Z">
        <w:r w:rsidR="000625F1">
          <w:t>n</w:t>
        </w:r>
      </w:ins>
      <w:r w:rsidRPr="00E77497">
        <w:t xml:space="preserve"> </w:t>
      </w:r>
      <w:del w:id="32740" w:author="Rev 9 Allen Wirfs-Brock" w:date="2012-07-07T17:55:00Z">
        <w:r w:rsidRPr="00E77497" w:rsidDel="000625F1">
          <w:delText xml:space="preserve">host </w:delText>
        </w:r>
      </w:del>
      <w:ins w:id="32741" w:author="Rev 9 Allen Wirfs-Brock" w:date="2012-07-07T17:55:00Z">
        <w:r w:rsidR="000625F1">
          <w:t>exotic</w:t>
        </w:r>
        <w:r w:rsidR="000625F1" w:rsidRPr="00E77497">
          <w:t xml:space="preserve"> </w:t>
        </w:r>
      </w:ins>
      <w:r w:rsidRPr="00E77497">
        <w:t>object</w:t>
      </w:r>
      <w:ins w:id="32742" w:author="Rev 9 Allen Wirfs-Brock" w:date="2012-07-07T17:55: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bookmarkStart w:id="32743" w:name="_Ref440446490"/>
      <w:r w:rsidRPr="00E77497">
        <w:t>15.4.4.8</w:t>
      </w:r>
      <w:r w:rsidRPr="00E77497">
        <w:tab/>
        <w:t>Array.prototype.revers</w:t>
      </w:r>
      <w:bookmarkEnd w:id="32623"/>
      <w:r w:rsidRPr="00E77497">
        <w:t>e</w:t>
      </w:r>
      <w:bookmarkEnd w:id="32653"/>
      <w:bookmarkEnd w:id="32654"/>
      <w:r w:rsidRPr="00E77497">
        <w:t xml:space="preserve"> ( )</w:t>
      </w:r>
      <w:bookmarkEnd w:id="32743"/>
    </w:p>
    <w:p w:rsidR="004C02EF" w:rsidRPr="00E77497" w:rsidRDefault="004C02EF" w:rsidP="004C02EF">
      <w:r w:rsidRPr="00E77497">
        <w:t>The elements of the array are rearranged so as to reverse their order. The object is returned as the result of the call.</w:t>
      </w:r>
      <w:bookmarkStart w:id="32744" w:name="_Toc382291624"/>
    </w:p>
    <w:p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5"/>
        </w:numPr>
        <w:rPr>
          <w:ins w:id="32745" w:author="Rev 7 Allen Wirfs-Brock" w:date="2012-04-10T12:04:00Z"/>
        </w:rPr>
      </w:pPr>
      <w:ins w:id="32746" w:author="Rev 7 Allen Wirfs-Brock" w:date="2012-04-10T12:04:00Z">
        <w:r>
          <w:t>ReturnIfAbrupt(</w:t>
        </w:r>
        <w:r>
          <w:rPr>
            <w:i/>
          </w:rPr>
          <w:t>O</w:t>
        </w:r>
        <w:r>
          <w:t>).</w:t>
        </w:r>
      </w:ins>
    </w:p>
    <w:p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05"/>
        </w:numPr>
        <w:contextualSpacing/>
        <w:rPr>
          <w:ins w:id="32747" w:author="Rev 6 Allen Wirfs-Brock" w:date="2012-02-22T17:33:00Z"/>
        </w:rPr>
      </w:pPr>
      <w:ins w:id="32748" w:author="Rev 6 Allen Wirfs-Brock" w:date="2012-02-26T09:03:00Z">
        <w:r>
          <w:t>ReturnIfAbrupt(</w:t>
        </w:r>
        <w:r w:rsidRPr="00E77497">
          <w:rPr>
            <w:i/>
          </w:rPr>
          <w:t>len</w:t>
        </w:r>
        <w:r>
          <w:t>).</w:t>
        </w:r>
      </w:ins>
    </w:p>
    <w:p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rsidR="0083511A" w:rsidRPr="00E77497" w:rsidRDefault="0002527B" w:rsidP="0083511A">
      <w:pPr>
        <w:pStyle w:val="Alg4"/>
        <w:numPr>
          <w:ilvl w:val="1"/>
          <w:numId w:val="205"/>
        </w:numPr>
        <w:contextualSpacing/>
        <w:rPr>
          <w:ins w:id="32749" w:author="Rev 6 Allen Wirfs-Brock" w:date="2012-02-22T17:52:00Z"/>
        </w:rPr>
      </w:pPr>
      <w:ins w:id="32750" w:author="Rev 7 Allen Wirfs-Brock" w:date="2012-04-09T17:50:00Z">
        <w:r>
          <w:t>ReturnIfAbrupt(</w:t>
        </w:r>
        <w:r>
          <w:rPr>
            <w:i/>
          </w:rPr>
          <w:t>lowerValue</w:t>
        </w:r>
        <w:r>
          <w:t>)</w:t>
        </w:r>
      </w:ins>
      <w:ins w:id="32751" w:author="Rev 6 Allen Wirfs-Brock" w:date="2012-02-22T17:52:00Z">
        <w:del w:id="32752" w:author="Rev 7 Allen Wirfs-Brock" w:date="2012-04-09T17:50:00Z">
          <w:r w:rsidR="0083511A" w:rsidDel="0002527B">
            <w:delText xml:space="preserve">If </w:delText>
          </w:r>
        </w:del>
      </w:ins>
      <w:ins w:id="32753" w:author="Rev 6 Allen Wirfs-Brock" w:date="2012-02-22T17:57:00Z">
        <w:del w:id="32754" w:author="Rev 7 Allen Wirfs-Brock" w:date="2012-04-09T17:50:00Z">
          <w:r w:rsidR="0083511A" w:rsidRPr="00E77497" w:rsidDel="0002527B">
            <w:rPr>
              <w:i/>
            </w:rPr>
            <w:delText>lowerValue</w:delText>
          </w:r>
          <w:r w:rsidR="0083511A" w:rsidRPr="00E77497" w:rsidDel="0002527B">
            <w:delText xml:space="preserve"> </w:delText>
          </w:r>
        </w:del>
      </w:ins>
      <w:ins w:id="32755" w:author="Rev 6 Allen Wirfs-Brock" w:date="2012-02-22T17:52:00Z">
        <w:del w:id="32756" w:author="Rev 7 Allen Wirfs-Brock" w:date="2012-04-09T17:50:00Z">
          <w:r w:rsidR="0083511A" w:rsidDel="0002527B">
            <w:delText xml:space="preserve">is an abrupt completion, return </w:delText>
          </w:r>
        </w:del>
      </w:ins>
      <w:ins w:id="32757" w:author="Rev 6 Allen Wirfs-Brock" w:date="2012-02-22T17:57:00Z">
        <w:del w:id="32758" w:author="Rev 7 Allen Wirfs-Brock" w:date="2012-04-09T17:50:00Z">
          <w:r w:rsidR="0083511A" w:rsidRPr="00E77497" w:rsidDel="0002527B">
            <w:rPr>
              <w:i/>
            </w:rPr>
            <w:delText>lowerValue</w:delText>
          </w:r>
        </w:del>
      </w:ins>
      <w:ins w:id="32759" w:author="Rev 6 Allen Wirfs-Brock" w:date="2012-02-22T17:52:00Z">
        <w:r w:rsidR="0083511A">
          <w:t>.</w:t>
        </w:r>
      </w:ins>
    </w:p>
    <w:p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rsidR="0083511A" w:rsidRPr="00E77497" w:rsidRDefault="0002527B" w:rsidP="0083511A">
      <w:pPr>
        <w:pStyle w:val="Alg4"/>
        <w:numPr>
          <w:ilvl w:val="1"/>
          <w:numId w:val="205"/>
        </w:numPr>
        <w:contextualSpacing/>
        <w:rPr>
          <w:ins w:id="32760" w:author="Rev 6 Allen Wirfs-Brock" w:date="2012-02-22T17:52:00Z"/>
        </w:rPr>
      </w:pPr>
      <w:ins w:id="32761" w:author="Rev 7 Allen Wirfs-Brock" w:date="2012-04-09T17:51:00Z">
        <w:r>
          <w:t>ReturnIfAbrupt(</w:t>
        </w:r>
        <w:r>
          <w:rPr>
            <w:i/>
          </w:rPr>
          <w:t>upperValue</w:t>
        </w:r>
        <w:r>
          <w:t>)</w:t>
        </w:r>
      </w:ins>
      <w:ins w:id="32762" w:author="Rev 6 Allen Wirfs-Brock" w:date="2012-02-22T17:52:00Z">
        <w:del w:id="32763" w:author="Rev 7 Allen Wirfs-Brock" w:date="2012-04-09T17:51:00Z">
          <w:r w:rsidR="0083511A" w:rsidDel="0002527B">
            <w:delText xml:space="preserve">If </w:delText>
          </w:r>
        </w:del>
      </w:ins>
      <w:ins w:id="32764" w:author="Rev 6 Allen Wirfs-Brock" w:date="2012-02-22T17:57:00Z">
        <w:del w:id="32765" w:author="Rev 7 Allen Wirfs-Brock" w:date="2012-04-09T17:51:00Z">
          <w:r w:rsidR="0083511A" w:rsidRPr="00E77497" w:rsidDel="0002527B">
            <w:rPr>
              <w:i/>
            </w:rPr>
            <w:delText>upperValue</w:delText>
          </w:r>
          <w:r w:rsidR="0083511A" w:rsidRPr="00E77497" w:rsidDel="0002527B">
            <w:delText xml:space="preserve"> </w:delText>
          </w:r>
        </w:del>
      </w:ins>
      <w:ins w:id="32766" w:author="Rev 6 Allen Wirfs-Brock" w:date="2012-02-22T17:52:00Z">
        <w:del w:id="32767" w:author="Rev 7 Allen Wirfs-Brock" w:date="2012-04-09T17:51:00Z">
          <w:r w:rsidR="0083511A" w:rsidDel="0002527B">
            <w:delText xml:space="preserve">is an abrupt completion, return </w:delText>
          </w:r>
        </w:del>
      </w:ins>
      <w:ins w:id="32768" w:author="Rev 6 Allen Wirfs-Brock" w:date="2012-02-22T17:57:00Z">
        <w:del w:id="32769" w:author="Rev 7 Allen Wirfs-Brock" w:date="2012-04-09T17:51:00Z">
          <w:r w:rsidR="0083511A" w:rsidRPr="00E77497" w:rsidDel="0002527B">
            <w:rPr>
              <w:i/>
            </w:rPr>
            <w:delText>upperValue</w:delText>
          </w:r>
        </w:del>
      </w:ins>
      <w:ins w:id="32770" w:author="Rev 6 Allen Wirfs-Brock" w:date="2012-02-22T17:52:00Z">
        <w:r w:rsidR="0083511A">
          <w:t>.</w:t>
        </w:r>
      </w:ins>
    </w:p>
    <w:p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834A33">
      <w:pPr>
        <w:pStyle w:val="Alg4"/>
        <w:numPr>
          <w:ilvl w:val="2"/>
          <w:numId w:val="205"/>
        </w:numPr>
      </w:pPr>
      <w:ins w:id="32771" w:author="Rev 6 Allen Wirfs-Brock" w:date="2012-02-22T17:55:00Z">
        <w:r>
          <w:t xml:space="preserve">Let </w:t>
        </w:r>
        <w:r w:rsidRPr="00377713">
          <w:rPr>
            <w:i/>
          </w:rPr>
          <w:t>putStatus</w:t>
        </w:r>
        <w:r>
          <w:t xml:space="preserve"> be the result of calling</w:t>
        </w:r>
        <w:r w:rsidRPr="00E77497">
          <w:t xml:space="preserve"> </w:t>
        </w:r>
      </w:ins>
      <w:del w:id="32772"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rsidR="0083511A" w:rsidRPr="00E77497" w:rsidRDefault="0002527B" w:rsidP="0083511A">
      <w:pPr>
        <w:pStyle w:val="Alg4"/>
        <w:numPr>
          <w:ilvl w:val="2"/>
          <w:numId w:val="205"/>
        </w:numPr>
        <w:contextualSpacing/>
        <w:rPr>
          <w:ins w:id="32773" w:author="Rev 6 Allen Wirfs-Brock" w:date="2012-02-22T17:52:00Z"/>
        </w:rPr>
      </w:pPr>
      <w:ins w:id="32774" w:author="Rev 7 Allen Wirfs-Brock" w:date="2012-04-09T17:51:00Z">
        <w:r>
          <w:t>ReturnIfAbrupt(</w:t>
        </w:r>
        <w:r>
          <w:rPr>
            <w:i/>
          </w:rPr>
          <w:t>putStatus</w:t>
        </w:r>
        <w:r>
          <w:t>)</w:t>
        </w:r>
      </w:ins>
      <w:ins w:id="32775" w:author="Rev 6 Allen Wirfs-Brock" w:date="2012-02-22T17:52:00Z">
        <w:del w:id="32776"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rsidR="004C02EF" w:rsidRPr="00E77497" w:rsidRDefault="0083511A" w:rsidP="00834A33">
      <w:pPr>
        <w:pStyle w:val="Alg4"/>
        <w:numPr>
          <w:ilvl w:val="2"/>
          <w:numId w:val="205"/>
        </w:numPr>
      </w:pPr>
      <w:ins w:id="32777" w:author="Rev 6 Allen Wirfs-Brock" w:date="2012-02-22T17:56:00Z">
        <w:r>
          <w:t xml:space="preserve">Let </w:t>
        </w:r>
        <w:r w:rsidRPr="00377713">
          <w:rPr>
            <w:i/>
          </w:rPr>
          <w:t>putStatus</w:t>
        </w:r>
        <w:r>
          <w:t xml:space="preserve"> be the result of calling</w:t>
        </w:r>
        <w:r w:rsidRPr="00E77497">
          <w:t xml:space="preserve"> </w:t>
        </w:r>
      </w:ins>
      <w:del w:id="32778"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rsidR="0083511A" w:rsidRPr="00E77497" w:rsidRDefault="0002527B" w:rsidP="0083511A">
      <w:pPr>
        <w:pStyle w:val="Alg4"/>
        <w:numPr>
          <w:ilvl w:val="2"/>
          <w:numId w:val="205"/>
        </w:numPr>
        <w:contextualSpacing/>
        <w:rPr>
          <w:ins w:id="32779" w:author="Rev 6 Allen Wirfs-Brock" w:date="2012-02-22T17:54:00Z"/>
        </w:rPr>
      </w:pPr>
      <w:ins w:id="32780" w:author="Rev 7 Allen Wirfs-Brock" w:date="2012-04-09T17:51:00Z">
        <w:r>
          <w:t>ReturnIfAbrupt(</w:t>
        </w:r>
        <w:r>
          <w:rPr>
            <w:i/>
          </w:rPr>
          <w:t>putStatus</w:t>
        </w:r>
        <w:r>
          <w:t>)</w:t>
        </w:r>
      </w:ins>
      <w:ins w:id="32781" w:author="Rev 6 Allen Wirfs-Brock" w:date="2012-02-22T17:54:00Z">
        <w:del w:id="32782"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834A33">
      <w:pPr>
        <w:pStyle w:val="Alg4"/>
        <w:numPr>
          <w:ilvl w:val="2"/>
          <w:numId w:val="205"/>
        </w:numPr>
      </w:pPr>
      <w:ins w:id="32783" w:author="Rev 6 Allen Wirfs-Brock" w:date="2012-02-22T17:56:00Z">
        <w:r>
          <w:t xml:space="preserve">Let </w:t>
        </w:r>
        <w:r w:rsidRPr="00377713">
          <w:rPr>
            <w:i/>
          </w:rPr>
          <w:t>putStatus</w:t>
        </w:r>
        <w:r>
          <w:t xml:space="preserve"> be the result of calling</w:t>
        </w:r>
        <w:r w:rsidRPr="00E77497">
          <w:t xml:space="preserve"> </w:t>
        </w:r>
      </w:ins>
      <w:del w:id="32784"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rsidR="0083511A" w:rsidRPr="00E77497" w:rsidRDefault="0002527B" w:rsidP="0083511A">
      <w:pPr>
        <w:pStyle w:val="Alg4"/>
        <w:numPr>
          <w:ilvl w:val="2"/>
          <w:numId w:val="205"/>
        </w:numPr>
        <w:contextualSpacing/>
        <w:rPr>
          <w:ins w:id="32785" w:author="Rev 6 Allen Wirfs-Brock" w:date="2012-02-22T17:53:00Z"/>
        </w:rPr>
      </w:pPr>
      <w:ins w:id="32786" w:author="Rev 7 Allen Wirfs-Brock" w:date="2012-04-09T17:52:00Z">
        <w:r>
          <w:t>ReturnIfAbrupt(</w:t>
        </w:r>
        <w:r>
          <w:rPr>
            <w:i/>
          </w:rPr>
          <w:t>putStatus</w:t>
        </w:r>
        <w:r>
          <w:t>)</w:t>
        </w:r>
      </w:ins>
      <w:ins w:id="32787" w:author="Rev 6 Allen Wirfs-Brock" w:date="2012-02-22T17:53:00Z">
        <w:del w:id="32788"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rsidR="004C02EF" w:rsidRPr="00E77497" w:rsidRDefault="0083511A" w:rsidP="00834A33">
      <w:pPr>
        <w:pStyle w:val="Alg4"/>
        <w:numPr>
          <w:ilvl w:val="2"/>
          <w:numId w:val="205"/>
        </w:numPr>
      </w:pPr>
      <w:ins w:id="32789" w:author="Rev 6 Allen Wirfs-Brock" w:date="2012-02-22T17:56:00Z">
        <w:r>
          <w:t xml:space="preserve">Let </w:t>
        </w:r>
        <w:r>
          <w:rPr>
            <w:i/>
          </w:rPr>
          <w:t>delete</w:t>
        </w:r>
        <w:r w:rsidRPr="00377713">
          <w:rPr>
            <w:i/>
          </w:rPr>
          <w:t>Status</w:t>
        </w:r>
        <w:r>
          <w:t xml:space="preserve"> be the result of calling</w:t>
        </w:r>
        <w:r w:rsidRPr="00E77497">
          <w:t xml:space="preserve"> </w:t>
        </w:r>
      </w:ins>
      <w:del w:id="32790"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rsidR="0083511A" w:rsidRPr="00E77497" w:rsidRDefault="0002527B" w:rsidP="0083511A">
      <w:pPr>
        <w:pStyle w:val="Alg4"/>
        <w:numPr>
          <w:ilvl w:val="2"/>
          <w:numId w:val="205"/>
        </w:numPr>
        <w:contextualSpacing/>
        <w:rPr>
          <w:ins w:id="32791" w:author="Rev 6 Allen Wirfs-Brock" w:date="2012-02-22T17:54:00Z"/>
        </w:rPr>
      </w:pPr>
      <w:ins w:id="32792" w:author="Rev 7 Allen Wirfs-Brock" w:date="2012-04-09T17:52:00Z">
        <w:r>
          <w:t>ReturnIfAbrupt(</w:t>
        </w:r>
        <w:r>
          <w:rPr>
            <w:i/>
          </w:rPr>
          <w:t>deleteStatus</w:t>
        </w:r>
        <w:r>
          <w:t>)</w:t>
        </w:r>
      </w:ins>
      <w:ins w:id="32793" w:author="Rev 6 Allen Wirfs-Brock" w:date="2012-02-22T17:54:00Z">
        <w:del w:id="32794"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del>
      </w:ins>
      <w:ins w:id="32795" w:author="Rev 6 Allen Wirfs-Brock" w:date="2012-02-22T17:55:00Z">
        <w:del w:id="32796" w:author="Rev 7 Allen Wirfs-Brock" w:date="2012-04-09T17:52:00Z">
          <w:r w:rsidR="0083511A" w:rsidDel="0002527B">
            <w:rPr>
              <w:i/>
            </w:rPr>
            <w:delText>delete</w:delText>
          </w:r>
          <w:r w:rsidR="0083511A" w:rsidRPr="006A5E27" w:rsidDel="0002527B">
            <w:rPr>
              <w:i/>
            </w:rPr>
            <w:delText>Status</w:delText>
          </w:r>
        </w:del>
      </w:ins>
      <w:ins w:id="32797" w:author="Rev 6 Allen Wirfs-Brock" w:date="2012-02-22T17:54:00Z">
        <w:r w:rsidR="0083511A">
          <w:t>.</w:t>
        </w:r>
      </w:ins>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rsidR="004C02EF" w:rsidRPr="00E77497" w:rsidRDefault="0083511A" w:rsidP="00834A33">
      <w:pPr>
        <w:pStyle w:val="Alg4"/>
        <w:numPr>
          <w:ilvl w:val="2"/>
          <w:numId w:val="205"/>
        </w:numPr>
      </w:pPr>
      <w:ins w:id="32798" w:author="Rev 6 Allen Wirfs-Brock" w:date="2012-02-22T17:56:00Z">
        <w:r>
          <w:lastRenderedPageBreak/>
          <w:t xml:space="preserve">Let </w:t>
        </w:r>
        <w:r>
          <w:rPr>
            <w:i/>
          </w:rPr>
          <w:t>delete</w:t>
        </w:r>
        <w:r w:rsidRPr="00377713">
          <w:rPr>
            <w:i/>
          </w:rPr>
          <w:t>Status</w:t>
        </w:r>
        <w:r>
          <w:t xml:space="preserve"> be the result of calling</w:t>
        </w:r>
        <w:r w:rsidRPr="00E77497">
          <w:t xml:space="preserve"> </w:t>
        </w:r>
      </w:ins>
      <w:del w:id="32799"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rsidR="0083511A" w:rsidRPr="00E77497" w:rsidRDefault="0002527B" w:rsidP="0083511A">
      <w:pPr>
        <w:pStyle w:val="Alg4"/>
        <w:numPr>
          <w:ilvl w:val="2"/>
          <w:numId w:val="205"/>
        </w:numPr>
        <w:contextualSpacing/>
        <w:rPr>
          <w:ins w:id="32800" w:author="Rev 6 Allen Wirfs-Brock" w:date="2012-02-22T17:55:00Z"/>
        </w:rPr>
      </w:pPr>
      <w:ins w:id="32801" w:author="Rev 7 Allen Wirfs-Brock" w:date="2012-04-09T17:52:00Z">
        <w:r>
          <w:t>ReturnIfAbrupt(</w:t>
        </w:r>
        <w:r>
          <w:rPr>
            <w:i/>
          </w:rPr>
          <w:t>deleteStatus</w:t>
        </w:r>
        <w:r>
          <w:t>)</w:t>
        </w:r>
      </w:ins>
      <w:ins w:id="32802" w:author="Rev 6 Allen Wirfs-Brock" w:date="2012-02-22T17:55:00Z">
        <w:del w:id="32803"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r w:rsidR="0083511A" w:rsidDel="0002527B">
            <w:rPr>
              <w:i/>
            </w:rPr>
            <w:delText>delete</w:delText>
          </w:r>
          <w:r w:rsidR="0083511A" w:rsidRPr="006A5E27" w:rsidDel="0002527B">
            <w:rPr>
              <w:i/>
            </w:rPr>
            <w:delText>Status</w:delText>
          </w:r>
        </w:del>
        <w:r w:rsidR="0083511A">
          <w:t>.</w:t>
        </w:r>
      </w:ins>
    </w:p>
    <w:p w:rsidR="004C02EF" w:rsidRPr="00E77497" w:rsidRDefault="0083511A" w:rsidP="00834A33">
      <w:pPr>
        <w:pStyle w:val="Alg4"/>
        <w:numPr>
          <w:ilvl w:val="2"/>
          <w:numId w:val="205"/>
        </w:numPr>
      </w:pPr>
      <w:ins w:id="32804" w:author="Rev 6 Allen Wirfs-Brock" w:date="2012-02-22T17:56:00Z">
        <w:r>
          <w:t xml:space="preserve">Let </w:t>
        </w:r>
        <w:r w:rsidRPr="00377713">
          <w:rPr>
            <w:i/>
          </w:rPr>
          <w:t>putStatus</w:t>
        </w:r>
        <w:r>
          <w:t xml:space="preserve"> be the result of calling</w:t>
        </w:r>
        <w:r w:rsidRPr="00E77497">
          <w:t xml:space="preserve"> </w:t>
        </w:r>
      </w:ins>
      <w:del w:id="32805"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rsidR="0083511A" w:rsidRPr="00E77497" w:rsidRDefault="0002527B" w:rsidP="0083511A">
      <w:pPr>
        <w:pStyle w:val="Alg4"/>
        <w:numPr>
          <w:ilvl w:val="2"/>
          <w:numId w:val="205"/>
        </w:numPr>
        <w:contextualSpacing/>
        <w:rPr>
          <w:ins w:id="32806" w:author="Rev 6 Allen Wirfs-Brock" w:date="2012-02-22T17:54:00Z"/>
        </w:rPr>
      </w:pPr>
      <w:ins w:id="32807" w:author="Rev 7 Allen Wirfs-Brock" w:date="2012-04-09T17:52:00Z">
        <w:r>
          <w:t>ReturnIfAbrupt(</w:t>
        </w:r>
        <w:r>
          <w:rPr>
            <w:i/>
          </w:rPr>
          <w:t>putStatus</w:t>
        </w:r>
        <w:r>
          <w:t>)</w:t>
        </w:r>
      </w:ins>
      <w:ins w:id="32808" w:author="Rev 6 Allen Wirfs-Brock" w:date="2012-02-22T17:54:00Z">
        <w:del w:id="32809"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rsidR="004C02EF" w:rsidRPr="00E77497" w:rsidRDefault="004C02EF" w:rsidP="00BE1C30">
      <w:pPr>
        <w:pStyle w:val="Alg4"/>
        <w:numPr>
          <w:ilvl w:val="1"/>
          <w:numId w:val="205"/>
        </w:numPr>
      </w:pPr>
      <w:r w:rsidRPr="00E77497">
        <w:t>Else</w:t>
      </w:r>
      <w:del w:id="32810" w:author="Rev 11 Allen Wirfs-Brock" w:date="2012-10-25T09:51:00Z">
        <w:r w:rsidRPr="00E77497" w:rsidDel="00BE1C30">
          <w:delText>,</w:delText>
        </w:r>
      </w:del>
      <w:r w:rsidRPr="00E77497">
        <w:t xml:space="preserve"> both </w:t>
      </w:r>
      <w:r w:rsidRPr="00E77497">
        <w:rPr>
          <w:i/>
        </w:rPr>
        <w:t>lowerExists</w:t>
      </w:r>
      <w:r w:rsidRPr="00E77497">
        <w:t xml:space="preserve"> and </w:t>
      </w:r>
      <w:r w:rsidRPr="00E77497">
        <w:rPr>
          <w:i/>
        </w:rPr>
        <w:t>upperExists</w:t>
      </w:r>
      <w:r w:rsidRPr="00E77497">
        <w:t xml:space="preserve"> are </w:t>
      </w:r>
      <w:r w:rsidRPr="00E77497">
        <w:rPr>
          <w:b/>
        </w:rPr>
        <w:t>false</w:t>
      </w:r>
      <w:ins w:id="32811" w:author="Rev 11 Allen Wirfs-Brock" w:date="2012-10-25T09:51:00Z">
        <w:r w:rsidR="00BE1C30" w:rsidRPr="00E77497">
          <w:t>,</w:t>
        </w:r>
      </w:ins>
    </w:p>
    <w:p w:rsidR="004C02EF" w:rsidRPr="00E77497" w:rsidRDefault="004C02EF" w:rsidP="00834A33">
      <w:pPr>
        <w:pStyle w:val="Alg4"/>
        <w:numPr>
          <w:ilvl w:val="2"/>
          <w:numId w:val="205"/>
        </w:numPr>
      </w:pPr>
      <w:r w:rsidRPr="00E77497">
        <w:t>No action is required.</w:t>
      </w:r>
    </w:p>
    <w:p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ins w:id="32812" w:author="Rev 9 Allen Wirfs-Brock" w:date="2012-07-07T17:55:00Z">
        <w:r w:rsidR="000625F1">
          <w:t>n</w:t>
        </w:r>
      </w:ins>
      <w:r w:rsidRPr="00E77497">
        <w:t xml:space="preserve"> </w:t>
      </w:r>
      <w:del w:id="32813" w:author="Rev 9 Allen Wirfs-Brock" w:date="2012-07-07T17:56:00Z">
        <w:r w:rsidRPr="00E77497" w:rsidDel="000625F1">
          <w:delText xml:space="preserve">host </w:delText>
        </w:r>
      </w:del>
      <w:ins w:id="32814" w:author="Rev 9 Allen Wirfs-Brock" w:date="2012-07-07T17:56:00Z">
        <w:r w:rsidR="000625F1">
          <w:t>exotic</w:t>
        </w:r>
        <w:r w:rsidR="000625F1" w:rsidRPr="00E77497">
          <w:t xml:space="preserve"> </w:t>
        </w:r>
      </w:ins>
      <w:r w:rsidRPr="00E77497">
        <w:t>object</w:t>
      </w:r>
      <w:ins w:id="32815" w:author="Rev 9 Allen Wirfs-Brock" w:date="2012-07-07T17:55:00Z">
        <w:r w:rsidR="000625F1" w:rsidRPr="000625F1">
          <w:t xml:space="preserve"> </w:t>
        </w:r>
        <w:r w:rsidR="000625F1" w:rsidRPr="00887FC2">
          <w:t>that is not an Array</w:t>
        </w:r>
      </w:ins>
      <w:r w:rsidRPr="00E77497">
        <w:t xml:space="preserve"> is implementation-dependent.</w:t>
      </w:r>
      <w:bookmarkStart w:id="32816" w:name="_Toc385672298"/>
      <w:bookmarkStart w:id="32817" w:name="_Toc393690414"/>
    </w:p>
    <w:p w:rsidR="004C02EF" w:rsidRPr="00E77497" w:rsidRDefault="004C02EF" w:rsidP="004C02EF">
      <w:pPr>
        <w:pStyle w:val="Heading4"/>
        <w:numPr>
          <w:ilvl w:val="0"/>
          <w:numId w:val="0"/>
        </w:numPr>
      </w:pPr>
      <w:bookmarkStart w:id="32818" w:name="_Ref440446538"/>
      <w:r w:rsidRPr="00E77497">
        <w:t>15.4.4.9</w:t>
      </w:r>
      <w:r w:rsidRPr="00E77497">
        <w:tab/>
        <w:t>Array.prototype.shift ( )</w:t>
      </w:r>
      <w:bookmarkEnd w:id="32818"/>
    </w:p>
    <w:p w:rsidR="004C02EF" w:rsidRPr="00E77497" w:rsidRDefault="004C02EF" w:rsidP="004C02EF">
      <w:r w:rsidRPr="00E77497">
        <w:t>The first element of the array is removed from the array and returned.</w:t>
      </w:r>
    </w:p>
    <w:p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6"/>
        </w:numPr>
        <w:rPr>
          <w:ins w:id="32819" w:author="Rev 7 Allen Wirfs-Brock" w:date="2012-04-10T12:04:00Z"/>
        </w:rPr>
      </w:pPr>
      <w:ins w:id="32820" w:author="Rev 7 Allen Wirfs-Brock" w:date="2012-04-10T12:04:00Z">
        <w:r>
          <w:t>ReturnIfAbrupt(</w:t>
        </w:r>
        <w:r>
          <w:rPr>
            <w:i/>
          </w:rPr>
          <w:t>O</w:t>
        </w:r>
        <w:r>
          <w:t>).</w:t>
        </w:r>
      </w:ins>
    </w:p>
    <w:p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06"/>
        </w:numPr>
        <w:contextualSpacing/>
        <w:rPr>
          <w:ins w:id="32821" w:author="Rev 6 Allen Wirfs-Brock" w:date="2012-02-22T17:33:00Z"/>
        </w:rPr>
      </w:pPr>
      <w:ins w:id="32822" w:author="Rev 6 Allen Wirfs-Brock" w:date="2012-02-26T09:03:00Z">
        <w:r>
          <w:t>ReturnIfAbrupt(</w:t>
        </w:r>
        <w:r w:rsidRPr="00E77497">
          <w:rPr>
            <w:i/>
          </w:rPr>
          <w:t>len</w:t>
        </w:r>
        <w:r>
          <w:t>).</w:t>
        </w:r>
      </w:ins>
    </w:p>
    <w:p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rsidR="004C02EF" w:rsidRPr="00E77497" w:rsidRDefault="008537DE" w:rsidP="00834A33">
      <w:pPr>
        <w:pStyle w:val="Alg4"/>
        <w:numPr>
          <w:ilvl w:val="1"/>
          <w:numId w:val="206"/>
        </w:numPr>
      </w:pPr>
      <w:ins w:id="32823" w:author="Rev 6 Allen Wirfs-Brock" w:date="2012-02-22T17:58:00Z">
        <w:r>
          <w:t xml:space="preserve">Let </w:t>
        </w:r>
        <w:r w:rsidRPr="00377713">
          <w:rPr>
            <w:i/>
          </w:rPr>
          <w:t>putStatus</w:t>
        </w:r>
        <w:r>
          <w:t xml:space="preserve"> be the result of calling</w:t>
        </w:r>
        <w:r w:rsidRPr="00E77497">
          <w:t xml:space="preserve"> </w:t>
        </w:r>
      </w:ins>
      <w:del w:id="32824"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rsidR="008537DE" w:rsidRPr="00E77497" w:rsidRDefault="006B4102" w:rsidP="008537DE">
      <w:pPr>
        <w:pStyle w:val="Alg4"/>
        <w:numPr>
          <w:ilvl w:val="1"/>
          <w:numId w:val="206"/>
        </w:numPr>
        <w:contextualSpacing/>
        <w:rPr>
          <w:ins w:id="32825" w:author="Rev 6 Allen Wirfs-Brock" w:date="2012-02-22T17:58:00Z"/>
        </w:rPr>
      </w:pPr>
      <w:ins w:id="32826" w:author="Rev 7 Allen Wirfs-Brock" w:date="2012-04-09T17:56:00Z">
        <w:r>
          <w:t>ReturnIfAbrupt(</w:t>
        </w:r>
        <w:r>
          <w:rPr>
            <w:i/>
          </w:rPr>
          <w:t>putStatus</w:t>
        </w:r>
        <w:r>
          <w:t>)</w:t>
        </w:r>
      </w:ins>
      <w:ins w:id="32827" w:author="Rev 6 Allen Wirfs-Brock" w:date="2012-02-22T17:58:00Z">
        <w:del w:id="32828" w:author="Rev 7 Allen Wirfs-Brock" w:date="2012-04-09T17:56: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rsidR="004C02EF" w:rsidRPr="00E77497" w:rsidRDefault="004C02EF" w:rsidP="00834A33">
      <w:pPr>
        <w:pStyle w:val="Alg4"/>
        <w:numPr>
          <w:ilvl w:val="1"/>
          <w:numId w:val="206"/>
        </w:numPr>
      </w:pPr>
      <w:r w:rsidRPr="00E77497">
        <w:t xml:space="preserve">Return </w:t>
      </w:r>
      <w:r w:rsidRPr="00E77497">
        <w:rPr>
          <w:b/>
        </w:rPr>
        <w:t>undefined</w:t>
      </w:r>
      <w:r w:rsidRPr="00E77497">
        <w:t>.</w:t>
      </w:r>
    </w:p>
    <w:p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rsidR="008537DE" w:rsidRPr="00E77497" w:rsidRDefault="0002527B" w:rsidP="008537DE">
      <w:pPr>
        <w:pStyle w:val="Alg4"/>
        <w:numPr>
          <w:ilvl w:val="0"/>
          <w:numId w:val="206"/>
        </w:numPr>
        <w:contextualSpacing/>
        <w:rPr>
          <w:ins w:id="32829" w:author="Rev 6 Allen Wirfs-Brock" w:date="2012-02-22T17:59:00Z"/>
        </w:rPr>
      </w:pPr>
      <w:ins w:id="32830" w:author="Rev 7 Allen Wirfs-Brock" w:date="2012-04-09T17:53:00Z">
        <w:r>
          <w:t>ReturnIfAbrupt(</w:t>
        </w:r>
        <w:r>
          <w:rPr>
            <w:i/>
          </w:rPr>
          <w:t>first</w:t>
        </w:r>
        <w:r>
          <w:t>)</w:t>
        </w:r>
      </w:ins>
      <w:ins w:id="32831" w:author="Rev 6 Allen Wirfs-Brock" w:date="2012-02-22T17:59:00Z">
        <w:del w:id="32832" w:author="Rev 7 Allen Wirfs-Brock" w:date="2012-04-09T17:53:00Z">
          <w:r w:rsidR="008537DE" w:rsidDel="0002527B">
            <w:delText xml:space="preserve">If </w:delText>
          </w:r>
          <w:r w:rsidR="008537DE" w:rsidRPr="00E77497" w:rsidDel="0002527B">
            <w:rPr>
              <w:i/>
            </w:rPr>
            <w:delText>first</w:delText>
          </w:r>
          <w:r w:rsidR="008537DE" w:rsidRPr="00E77497" w:rsidDel="0002527B">
            <w:delText xml:space="preserve"> </w:delText>
          </w:r>
          <w:r w:rsidR="008537DE" w:rsidDel="0002527B">
            <w:delText xml:space="preserve">is an abrupt completion, return </w:delText>
          </w:r>
          <w:r w:rsidR="008537DE" w:rsidRPr="00E77497" w:rsidDel="0002527B">
            <w:rPr>
              <w:i/>
            </w:rPr>
            <w:delText>first</w:delText>
          </w:r>
        </w:del>
        <w:r w:rsidR="008537DE">
          <w:t>.</w:t>
        </w:r>
      </w:ins>
    </w:p>
    <w:p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rsidR="008537DE" w:rsidRPr="00E77497" w:rsidRDefault="0002527B" w:rsidP="008537DE">
      <w:pPr>
        <w:pStyle w:val="Alg4"/>
        <w:numPr>
          <w:ilvl w:val="2"/>
          <w:numId w:val="206"/>
        </w:numPr>
        <w:contextualSpacing/>
        <w:rPr>
          <w:ins w:id="32833" w:author="Rev 6 Allen Wirfs-Brock" w:date="2012-02-22T18:00:00Z"/>
        </w:rPr>
      </w:pPr>
      <w:ins w:id="32834" w:author="Rev 7 Allen Wirfs-Brock" w:date="2012-04-09T17:54:00Z">
        <w:r>
          <w:t>ReturnIfAbrupt(</w:t>
        </w:r>
        <w:r>
          <w:rPr>
            <w:i/>
          </w:rPr>
          <w:t>fromVal</w:t>
        </w:r>
        <w:r>
          <w:t>)</w:t>
        </w:r>
      </w:ins>
      <w:ins w:id="32835" w:author="Rev 6 Allen Wirfs-Brock" w:date="2012-02-22T18:00:00Z">
        <w:del w:id="32836" w:author="Rev 7 Allen Wirfs-Brock" w:date="2012-04-09T17:54:00Z">
          <w:r w:rsidR="008537DE" w:rsidDel="0002527B">
            <w:delText xml:space="preserve">If </w:delText>
          </w:r>
          <w:r w:rsidR="008537DE" w:rsidRPr="00E77497" w:rsidDel="0002527B">
            <w:rPr>
              <w:i/>
            </w:rPr>
            <w:delText>fromVal</w:delText>
          </w:r>
          <w:r w:rsidR="008537DE" w:rsidRPr="00E77497" w:rsidDel="0002527B">
            <w:delText xml:space="preserve"> </w:delText>
          </w:r>
          <w:r w:rsidR="008537DE" w:rsidDel="0002527B">
            <w:delText xml:space="preserve">is an abrupt completion, return </w:delText>
          </w:r>
          <w:r w:rsidR="008537DE" w:rsidRPr="00E77497" w:rsidDel="0002527B">
            <w:rPr>
              <w:i/>
            </w:rPr>
            <w:delText>fromVal</w:delText>
          </w:r>
        </w:del>
        <w:r w:rsidR="008537DE">
          <w:t>.</w:t>
        </w:r>
      </w:ins>
    </w:p>
    <w:p w:rsidR="004C02EF" w:rsidRPr="00E77497" w:rsidRDefault="008537DE" w:rsidP="00834A33">
      <w:pPr>
        <w:pStyle w:val="Alg4"/>
        <w:numPr>
          <w:ilvl w:val="2"/>
          <w:numId w:val="206"/>
        </w:numPr>
      </w:pPr>
      <w:ins w:id="32837" w:author="Rev 6 Allen Wirfs-Brock" w:date="2012-02-22T18:00:00Z">
        <w:r>
          <w:t xml:space="preserve">Let </w:t>
        </w:r>
        <w:r w:rsidRPr="00377713">
          <w:rPr>
            <w:i/>
          </w:rPr>
          <w:t>putStatus</w:t>
        </w:r>
        <w:r>
          <w:t xml:space="preserve"> be the result of calling</w:t>
        </w:r>
        <w:r w:rsidRPr="00E77497">
          <w:t xml:space="preserve"> </w:t>
        </w:r>
      </w:ins>
      <w:del w:id="32838"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rsidR="008537DE" w:rsidRPr="00E77497" w:rsidRDefault="0002527B" w:rsidP="008537DE">
      <w:pPr>
        <w:pStyle w:val="Alg4"/>
        <w:numPr>
          <w:ilvl w:val="2"/>
          <w:numId w:val="206"/>
        </w:numPr>
        <w:contextualSpacing/>
        <w:rPr>
          <w:ins w:id="32839" w:author="Rev 6 Allen Wirfs-Brock" w:date="2012-02-22T18:00:00Z"/>
        </w:rPr>
      </w:pPr>
      <w:ins w:id="32840" w:author="Rev 7 Allen Wirfs-Brock" w:date="2012-04-09T17:53:00Z">
        <w:r>
          <w:t>ReturnIfAbrupt(</w:t>
        </w:r>
        <w:r>
          <w:rPr>
            <w:i/>
          </w:rPr>
          <w:t>putStatus</w:t>
        </w:r>
        <w:r>
          <w:t>)</w:t>
        </w:r>
      </w:ins>
      <w:ins w:id="32841" w:author="Rev 6 Allen Wirfs-Brock" w:date="2012-02-22T18:00:00Z">
        <w:del w:id="32842" w:author="Rev 7 Allen Wirfs-Brock" w:date="2012-04-09T17:53:00Z">
          <w:r w:rsidR="008537DE" w:rsidDel="0002527B">
            <w:delText xml:space="preserve">If </w:delText>
          </w:r>
          <w:r w:rsidR="008537DE" w:rsidRPr="006A5E27" w:rsidDel="0002527B">
            <w:rPr>
              <w:i/>
            </w:rPr>
            <w:delText>putStatus</w:delText>
          </w:r>
          <w:r w:rsidR="008537DE" w:rsidDel="0002527B">
            <w:delText xml:space="preserve"> is an abrupt completion, return </w:delText>
          </w:r>
          <w:r w:rsidR="008537DE" w:rsidRPr="006A5E27" w:rsidDel="0002527B">
            <w:rPr>
              <w:i/>
            </w:rPr>
            <w:delText>putStatus</w:delText>
          </w:r>
        </w:del>
        <w:r w:rsidR="008537DE">
          <w:t>.</w:t>
        </w:r>
      </w:ins>
    </w:p>
    <w:p w:rsidR="004C02EF" w:rsidRPr="00E77497" w:rsidRDefault="004C02EF" w:rsidP="00BE1C30">
      <w:pPr>
        <w:pStyle w:val="Alg4"/>
        <w:numPr>
          <w:ilvl w:val="1"/>
          <w:numId w:val="206"/>
        </w:numPr>
      </w:pPr>
      <w:r w:rsidRPr="00E77497">
        <w:t>Else</w:t>
      </w:r>
      <w:del w:id="32843"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2844" w:author="Rev 11 Allen Wirfs-Brock" w:date="2012-10-25T09:52:00Z">
        <w:r w:rsidR="00BE1C30" w:rsidRPr="00E77497">
          <w:t>,</w:t>
        </w:r>
      </w:ins>
    </w:p>
    <w:p w:rsidR="004C02EF" w:rsidRPr="00E77497" w:rsidRDefault="008537DE" w:rsidP="00834A33">
      <w:pPr>
        <w:pStyle w:val="Alg4"/>
        <w:numPr>
          <w:ilvl w:val="2"/>
          <w:numId w:val="206"/>
        </w:numPr>
      </w:pPr>
      <w:ins w:id="32845" w:author="Rev 6 Allen Wirfs-Brock" w:date="2012-02-22T18:01:00Z">
        <w:r>
          <w:t xml:space="preserve">Let </w:t>
        </w:r>
        <w:r>
          <w:rPr>
            <w:i/>
          </w:rPr>
          <w:t>delete</w:t>
        </w:r>
        <w:r w:rsidRPr="00377713">
          <w:rPr>
            <w:i/>
          </w:rPr>
          <w:t>Status</w:t>
        </w:r>
        <w:r>
          <w:t xml:space="preserve"> be the result of calling</w:t>
        </w:r>
        <w:r w:rsidRPr="00E77497">
          <w:t xml:space="preserve"> </w:t>
        </w:r>
      </w:ins>
      <w:del w:id="32846"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rsidR="008537DE" w:rsidRPr="00E77497" w:rsidRDefault="006B4102" w:rsidP="008537DE">
      <w:pPr>
        <w:pStyle w:val="Alg4"/>
        <w:numPr>
          <w:ilvl w:val="2"/>
          <w:numId w:val="206"/>
        </w:numPr>
        <w:contextualSpacing/>
        <w:rPr>
          <w:ins w:id="32847" w:author="Rev 6 Allen Wirfs-Brock" w:date="2012-02-22T18:01:00Z"/>
        </w:rPr>
      </w:pPr>
      <w:ins w:id="32848" w:author="Rev 7 Allen Wirfs-Brock" w:date="2012-04-09T17:57:00Z">
        <w:r>
          <w:t>ReturnIfAbrupt(</w:t>
        </w:r>
        <w:r>
          <w:rPr>
            <w:i/>
          </w:rPr>
          <w:t>deleteStatus</w:t>
        </w:r>
        <w:r>
          <w:t>)</w:t>
        </w:r>
      </w:ins>
      <w:ins w:id="32849" w:author="Rev 6 Allen Wirfs-Brock" w:date="2012-02-22T18:01:00Z">
        <w:del w:id="32850"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rsidR="004C02EF" w:rsidRPr="00E77497" w:rsidRDefault="008537DE" w:rsidP="00834A33">
      <w:pPr>
        <w:pStyle w:val="Alg4"/>
        <w:numPr>
          <w:ilvl w:val="0"/>
          <w:numId w:val="206"/>
        </w:numPr>
      </w:pPr>
      <w:ins w:id="32851" w:author="Rev 6 Allen Wirfs-Brock" w:date="2012-02-22T18:01:00Z">
        <w:r>
          <w:t xml:space="preserve">Let </w:t>
        </w:r>
        <w:r>
          <w:rPr>
            <w:i/>
          </w:rPr>
          <w:t>delete</w:t>
        </w:r>
        <w:r w:rsidRPr="00377713">
          <w:rPr>
            <w:i/>
          </w:rPr>
          <w:t>Status</w:t>
        </w:r>
        <w:r>
          <w:t xml:space="preserve"> be the result of calling</w:t>
        </w:r>
        <w:r w:rsidRPr="00E77497">
          <w:t xml:space="preserve"> </w:t>
        </w:r>
      </w:ins>
      <w:del w:id="32852"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rsidR="008537DE" w:rsidRPr="00E77497" w:rsidRDefault="006B4102" w:rsidP="008537DE">
      <w:pPr>
        <w:pStyle w:val="Alg4"/>
        <w:numPr>
          <w:ilvl w:val="0"/>
          <w:numId w:val="206"/>
        </w:numPr>
        <w:contextualSpacing/>
        <w:rPr>
          <w:ins w:id="32853" w:author="Rev 6 Allen Wirfs-Brock" w:date="2012-02-22T18:01:00Z"/>
        </w:rPr>
      </w:pPr>
      <w:ins w:id="32854" w:author="Rev 7 Allen Wirfs-Brock" w:date="2012-04-09T17:57:00Z">
        <w:r>
          <w:t>ReturnIfAbrupt(</w:t>
        </w:r>
        <w:r>
          <w:rPr>
            <w:i/>
          </w:rPr>
          <w:t>deleteStatus</w:t>
        </w:r>
        <w:r>
          <w:t>)</w:t>
        </w:r>
      </w:ins>
      <w:ins w:id="32855" w:author="Rev 6 Allen Wirfs-Brock" w:date="2012-02-22T18:01:00Z">
        <w:del w:id="32856"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rsidR="004C02EF" w:rsidRPr="00E77497" w:rsidRDefault="004403FF" w:rsidP="00834A33">
      <w:pPr>
        <w:pStyle w:val="Alg4"/>
        <w:numPr>
          <w:ilvl w:val="0"/>
          <w:numId w:val="206"/>
        </w:numPr>
      </w:pPr>
      <w:ins w:id="32857" w:author="Rev 7 Allen Wirfs-Brock" w:date="2012-05-03T13:10:00Z">
        <w:r>
          <w:t xml:space="preserve">Let </w:t>
        </w:r>
        <w:r w:rsidRPr="00250FC6">
          <w:rPr>
            <w:i/>
          </w:rPr>
          <w:t>putStatus</w:t>
        </w:r>
        <w:r>
          <w:t xml:space="preserve"> be the result of calling</w:t>
        </w:r>
        <w:r w:rsidRPr="00E77497">
          <w:t xml:space="preserve"> </w:t>
        </w:r>
      </w:ins>
      <w:del w:id="32858" w:author="Rev 7 Allen Wirfs-Brock" w:date="2012-05-03T13:10:00Z">
        <w:r w:rsidR="004C02EF" w:rsidRPr="00E77497" w:rsidDel="004403FF">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len</w:t>
      </w:r>
      <w:r w:rsidR="004C02EF" w:rsidRPr="00E77497">
        <w:t xml:space="preserve">–1) , and </w:t>
      </w:r>
      <w:r w:rsidR="004C02EF" w:rsidRPr="00E77497">
        <w:rPr>
          <w:b/>
        </w:rPr>
        <w:t>true</w:t>
      </w:r>
      <w:r w:rsidR="004C02EF" w:rsidRPr="00E77497">
        <w:t>.</w:t>
      </w:r>
    </w:p>
    <w:p w:rsidR="008537DE" w:rsidRPr="00E77497" w:rsidRDefault="006B4102" w:rsidP="008537DE">
      <w:pPr>
        <w:pStyle w:val="Alg4"/>
        <w:numPr>
          <w:ilvl w:val="0"/>
          <w:numId w:val="206"/>
        </w:numPr>
        <w:contextualSpacing/>
        <w:rPr>
          <w:ins w:id="32859" w:author="Rev 6 Allen Wirfs-Brock" w:date="2012-02-22T18:02:00Z"/>
        </w:rPr>
      </w:pPr>
      <w:ins w:id="32860" w:author="Rev 7 Allen Wirfs-Brock" w:date="2012-04-09T17:57:00Z">
        <w:r>
          <w:t>ReturnIfAbrupt(</w:t>
        </w:r>
        <w:r>
          <w:rPr>
            <w:i/>
          </w:rPr>
          <w:t>putStatus</w:t>
        </w:r>
        <w:r>
          <w:t>)</w:t>
        </w:r>
      </w:ins>
      <w:ins w:id="32861" w:author="Rev 6 Allen Wirfs-Brock" w:date="2012-02-22T18:02:00Z">
        <w:del w:id="32862" w:author="Rev 7 Allen Wirfs-Brock" w:date="2012-04-09T17:57: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ins w:id="32863" w:author="Rev 9 Allen Wirfs-Brock" w:date="2012-07-07T17:56:00Z">
        <w:r w:rsidR="000625F1">
          <w:t>n</w:t>
        </w:r>
      </w:ins>
      <w:r w:rsidRPr="00E77497">
        <w:t xml:space="preserve"> </w:t>
      </w:r>
      <w:del w:id="32864" w:author="Rev 9 Allen Wirfs-Brock" w:date="2012-07-07T17:56:00Z">
        <w:r w:rsidRPr="00E77497" w:rsidDel="000625F1">
          <w:delText xml:space="preserve">host </w:delText>
        </w:r>
      </w:del>
      <w:ins w:id="32865" w:author="Rev 9 Allen Wirfs-Brock" w:date="2012-07-07T17:56:00Z">
        <w:r w:rsidR="000625F1">
          <w:t>exotic</w:t>
        </w:r>
        <w:r w:rsidR="000625F1" w:rsidRPr="00E77497">
          <w:t xml:space="preserve"> </w:t>
        </w:r>
      </w:ins>
      <w:r w:rsidRPr="00E77497">
        <w:t>object</w:t>
      </w:r>
      <w:ins w:id="32866" w:author="Rev 9 Allen Wirfs-Brock" w:date="2012-07-07T17:56: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bookmarkStart w:id="32867" w:name="_Ref440446605"/>
      <w:r w:rsidRPr="00E77497">
        <w:lastRenderedPageBreak/>
        <w:t>15.4.4.10</w:t>
      </w:r>
      <w:r w:rsidRPr="00E77497">
        <w:tab/>
        <w:t>Array.prototype.slice (start, end)</w:t>
      </w:r>
      <w:bookmarkEnd w:id="32867"/>
    </w:p>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7"/>
        </w:numPr>
        <w:rPr>
          <w:ins w:id="32868" w:author="Rev 7 Allen Wirfs-Brock" w:date="2012-04-10T12:04:00Z"/>
        </w:rPr>
      </w:pPr>
      <w:ins w:id="32869" w:author="Rev 7 Allen Wirfs-Brock" w:date="2012-04-10T12:04:00Z">
        <w:r>
          <w:t>ReturnIfAbrupt(</w:t>
        </w:r>
        <w:r>
          <w:rPr>
            <w:i/>
          </w:rPr>
          <w:t>O</w:t>
        </w:r>
        <w:r>
          <w:t>).</w:t>
        </w:r>
      </w:ins>
    </w:p>
    <w:p w:rsidR="004C02EF" w:rsidRPr="00E77497" w:rsidRDefault="004C02EF" w:rsidP="00834A33">
      <w:pPr>
        <w:pStyle w:val="Alg4"/>
        <w:numPr>
          <w:ilvl w:val="0"/>
          <w:numId w:val="207"/>
        </w:numPr>
      </w:pPr>
      <w:r w:rsidRPr="00E77497">
        <w:t xml:space="preserve">Let </w:t>
      </w:r>
      <w:r w:rsidRPr="00E77497">
        <w:rPr>
          <w:i/>
        </w:rPr>
        <w:t>A</w:t>
      </w:r>
      <w:r w:rsidRPr="00E77497">
        <w:t xml:space="preserve"> be </w:t>
      </w:r>
      <w:ins w:id="32870" w:author="Rev 7 Allen Wirfs-Brock" w:date="2012-04-11T16:20:00Z">
        <w:r w:rsidR="00F44A1F">
          <w:t xml:space="preserve">the result of the </w:t>
        </w:r>
        <w:del w:id="32871" w:author="Rev 8 Allen Wirfs-Brock" w:date="2012-06-14T14:41:00Z">
          <w:r w:rsidR="00F44A1F" w:rsidDel="00D4543D">
            <w:delText>abstraction operation</w:delText>
          </w:r>
        </w:del>
      </w:ins>
      <w:ins w:id="32872" w:author="Rev 8 Allen Wirfs-Brock" w:date="2012-06-14T14:41:00Z">
        <w:r w:rsidR="00D4543D">
          <w:t>abstract operation</w:t>
        </w:r>
      </w:ins>
      <w:ins w:id="32873" w:author="Rev 7 Allen Wirfs-Brock" w:date="2012-04-11T16:20:00Z">
        <w:r w:rsidR="00F44A1F">
          <w:t xml:space="preserve"> ArrayCreate (15.4) with argument 0</w:t>
        </w:r>
      </w:ins>
      <w:del w:id="32874" w:author="Rev 7 Allen Wirfs-Brock" w:date="2012-04-11T16:20:00Z">
        <w:r w:rsidRPr="00E77497" w:rsidDel="00F44A1F">
          <w:delText xml:space="preserve">a new array created as if by the expression </w:delText>
        </w:r>
        <w:r w:rsidRPr="00E77497" w:rsidDel="00F44A1F">
          <w:rPr>
            <w:rFonts w:ascii="Courier New" w:hAnsi="Courier New"/>
            <w:b/>
          </w:rPr>
          <w:delText xml:space="preserve">new Array()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07"/>
        </w:numPr>
        <w:contextualSpacing/>
        <w:rPr>
          <w:ins w:id="32875" w:author="Rev 6 Allen Wirfs-Brock" w:date="2012-02-22T17:32:00Z"/>
        </w:rPr>
      </w:pPr>
      <w:ins w:id="32876" w:author="Rev 6 Allen Wirfs-Brock" w:date="2012-02-26T09:03:00Z">
        <w:r>
          <w:t>ReturnIfAbrupt(</w:t>
        </w:r>
        <w:r w:rsidRPr="00E77497">
          <w:rPr>
            <w:i/>
          </w:rPr>
          <w:t>len</w:t>
        </w:r>
        <w:r>
          <w:t>).</w:t>
        </w:r>
      </w:ins>
    </w:p>
    <w:p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rsidR="008537DE" w:rsidRPr="00E77497" w:rsidRDefault="006B4102" w:rsidP="008537DE">
      <w:pPr>
        <w:pStyle w:val="Alg4"/>
        <w:numPr>
          <w:ilvl w:val="0"/>
          <w:numId w:val="207"/>
        </w:numPr>
        <w:contextualSpacing/>
        <w:rPr>
          <w:ins w:id="32877" w:author="Rev 6 Allen Wirfs-Brock" w:date="2012-02-22T18:03:00Z"/>
        </w:rPr>
      </w:pPr>
      <w:ins w:id="32878" w:author="Rev 7 Allen Wirfs-Brock" w:date="2012-04-09T17:58:00Z">
        <w:r>
          <w:t>ReturnIfAbrupt(</w:t>
        </w:r>
        <w:r>
          <w:rPr>
            <w:i/>
          </w:rPr>
          <w:t>relativeStart</w:t>
        </w:r>
        <w:r>
          <w:t>)</w:t>
        </w:r>
      </w:ins>
      <w:ins w:id="32879" w:author="Rev 6 Allen Wirfs-Brock" w:date="2012-02-22T18:03:00Z">
        <w:del w:id="32880" w:author="Rev 7 Allen Wirfs-Brock" w:date="2012-04-09T17:58:00Z">
          <w:r w:rsidR="008537DE" w:rsidDel="006B4102">
            <w:delText xml:space="preserve">If </w:delText>
          </w:r>
          <w:r w:rsidR="008537DE" w:rsidRPr="00E77497" w:rsidDel="006B4102">
            <w:rPr>
              <w:i/>
            </w:rPr>
            <w:delText>relativeStart</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relativeStart</w:delText>
          </w:r>
        </w:del>
        <w:r w:rsidR="008537DE">
          <w:t>.</w:t>
        </w:r>
      </w:ins>
    </w:p>
    <w:p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8537DE" w:rsidRPr="00E77497" w:rsidRDefault="006B4102" w:rsidP="008537DE">
      <w:pPr>
        <w:pStyle w:val="Alg4"/>
        <w:numPr>
          <w:ilvl w:val="0"/>
          <w:numId w:val="207"/>
        </w:numPr>
        <w:contextualSpacing/>
        <w:rPr>
          <w:ins w:id="32881" w:author="Rev 6 Allen Wirfs-Brock" w:date="2012-02-22T18:04:00Z"/>
        </w:rPr>
      </w:pPr>
      <w:ins w:id="32882" w:author="Rev 7 Allen Wirfs-Brock" w:date="2012-04-09T17:58:00Z">
        <w:r>
          <w:t>ReturnIfAbrupt(</w:t>
        </w:r>
        <w:r>
          <w:rPr>
            <w:i/>
          </w:rPr>
          <w:t>relativeEnd</w:t>
        </w:r>
        <w:r>
          <w:t>)</w:t>
        </w:r>
      </w:ins>
      <w:ins w:id="32883" w:author="Rev 6 Allen Wirfs-Brock" w:date="2012-02-22T18:04:00Z">
        <w:del w:id="32884" w:author="Rev 7 Allen Wirfs-Brock" w:date="2012-04-09T17:58:00Z">
          <w:r w:rsidR="008537DE" w:rsidDel="006B4102">
            <w:delText xml:space="preserve">If </w:delText>
          </w:r>
          <w:r w:rsidR="008537DE" w:rsidRPr="00E77497" w:rsidDel="006B4102">
            <w:rPr>
              <w:i/>
            </w:rPr>
            <w:delText>relativeEnd</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relativeEnd</w:delText>
          </w:r>
        </w:del>
        <w:r w:rsidR="008537DE">
          <w:t>.</w:t>
        </w:r>
      </w:ins>
    </w:p>
    <w:p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8537DE" w:rsidRPr="00E77497" w:rsidRDefault="006B4102" w:rsidP="008537DE">
      <w:pPr>
        <w:pStyle w:val="Alg4"/>
        <w:numPr>
          <w:ilvl w:val="2"/>
          <w:numId w:val="207"/>
        </w:numPr>
        <w:contextualSpacing/>
        <w:rPr>
          <w:ins w:id="32885" w:author="Rev 6 Allen Wirfs-Brock" w:date="2012-02-22T18:05:00Z"/>
        </w:rPr>
      </w:pPr>
      <w:ins w:id="32886" w:author="Rev 7 Allen Wirfs-Brock" w:date="2012-04-09T17:58:00Z">
        <w:r>
          <w:t>ReturnIfAbrupt(</w:t>
        </w:r>
        <w:r>
          <w:rPr>
            <w:i/>
          </w:rPr>
          <w:t>kValue</w:t>
        </w:r>
        <w:r>
          <w:t>)</w:t>
        </w:r>
      </w:ins>
      <w:ins w:id="32887" w:author="Rev 6 Allen Wirfs-Brock" w:date="2012-02-22T18:05:00Z">
        <w:del w:id="32888" w:author="Rev 7 Allen Wirfs-Brock" w:date="2012-04-09T17:58:00Z">
          <w:r w:rsidR="008537DE" w:rsidDel="006B4102">
            <w:delText xml:space="preserve">If </w:delText>
          </w:r>
          <w:r w:rsidR="008537DE" w:rsidRPr="00E77497" w:rsidDel="006B4102">
            <w:rPr>
              <w:i/>
            </w:rPr>
            <w:delText>kValue</w:delText>
          </w:r>
          <w:r w:rsidR="008537DE" w:rsidRPr="00E77497" w:rsidDel="006B4102">
            <w:delText xml:space="preserve"> </w:delText>
          </w:r>
          <w:r w:rsidR="008537DE" w:rsidDel="006B4102">
            <w:delText xml:space="preserve">is an abrupt completion, return </w:delText>
          </w:r>
          <w:r w:rsidR="008537DE" w:rsidRPr="00E77497" w:rsidDel="006B4102">
            <w:rPr>
              <w:i/>
            </w:rPr>
            <w:delText>kValue</w:delText>
          </w:r>
        </w:del>
        <w:r w:rsidR="008537DE">
          <w:t>.</w:t>
        </w:r>
      </w:ins>
    </w:p>
    <w:p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rsidR="00A43365" w:rsidRPr="00E77497" w:rsidRDefault="00A43365" w:rsidP="00A43365">
      <w:pPr>
        <w:pStyle w:val="Alg4"/>
        <w:numPr>
          <w:ilvl w:val="0"/>
          <w:numId w:val="207"/>
        </w:numPr>
        <w:rPr>
          <w:ins w:id="32889" w:author="Rev 9 Allen Wirfs-Brock" w:date="2012-06-25T11:07:00Z"/>
        </w:rPr>
      </w:pPr>
      <w:ins w:id="32890" w:author="Rev 9 Allen Wirfs-Brock" w:date="2012-06-25T11:07:00Z">
        <w:r>
          <w:t xml:space="preserve">Let </w:t>
        </w:r>
        <w:r w:rsidRPr="000A12EF">
          <w:rPr>
            <w:i/>
          </w:rPr>
          <w:t>putStatus</w:t>
        </w:r>
        <w:r>
          <w:t xml:space="preserve"> be the result of calling</w:t>
        </w:r>
        <w:r w:rsidRPr="00E77497">
          <w:t xml:space="preserve"> the [[Put]] internal method of </w:t>
        </w:r>
      </w:ins>
      <w:ins w:id="32891" w:author="Rev 9 Allen Wirfs-Brock" w:date="2012-06-25T11:08:00Z">
        <w:r>
          <w:rPr>
            <w:i/>
          </w:rPr>
          <w:t>A</w:t>
        </w:r>
      </w:ins>
      <w:ins w:id="32892" w:author="Rev 9 Allen Wirfs-Brock" w:date="2012-06-25T11:07:00Z">
        <w:r w:rsidRPr="00E77497">
          <w:t xml:space="preserve"> with arguments </w:t>
        </w:r>
        <w:r w:rsidRPr="00E77497">
          <w:rPr>
            <w:rFonts w:ascii="Courier New" w:hAnsi="Courier New"/>
            <w:sz w:val="18"/>
          </w:rPr>
          <w:t>"</w:t>
        </w:r>
        <w:commentRangeStart w:id="32893"/>
        <w:r w:rsidRPr="00E77497">
          <w:rPr>
            <w:rFonts w:ascii="Courier New" w:hAnsi="Courier New"/>
            <w:b/>
          </w:rPr>
          <w:t>length</w:t>
        </w:r>
      </w:ins>
      <w:commentRangeEnd w:id="32893"/>
      <w:ins w:id="32894" w:author="Rev 9 Allen Wirfs-Brock" w:date="2012-06-25T11:09:00Z">
        <w:r>
          <w:rPr>
            <w:rStyle w:val="CommentReference"/>
            <w:rFonts w:ascii="Arial" w:eastAsia="MS Mincho" w:hAnsi="Arial"/>
            <w:spacing w:val="0"/>
            <w:lang w:eastAsia="ja-JP"/>
          </w:rPr>
          <w:commentReference w:id="32893"/>
        </w:r>
      </w:ins>
      <w:ins w:id="32895" w:author="Rev 9 Allen Wirfs-Brock" w:date="2012-06-25T11:07:00Z">
        <w:r w:rsidRPr="00E77497">
          <w:rPr>
            <w:rFonts w:ascii="Courier New" w:hAnsi="Courier New"/>
            <w:sz w:val="18"/>
          </w:rPr>
          <w:t>"</w:t>
        </w:r>
        <w:r w:rsidRPr="00E77497">
          <w:t xml:space="preserve">, </w:t>
        </w:r>
      </w:ins>
      <w:ins w:id="32896" w:author="Rev 9 Allen Wirfs-Brock" w:date="2012-06-25T11:08:00Z">
        <w:r w:rsidRPr="00A43365">
          <w:rPr>
            <w:i/>
          </w:rPr>
          <w:t>final</w:t>
        </w:r>
      </w:ins>
      <w:ins w:id="32897" w:author="Rev 9 Allen Wirfs-Brock" w:date="2012-06-25T11:07:00Z">
        <w:r w:rsidRPr="00E77497">
          <w:t xml:space="preserve">, and </w:t>
        </w:r>
        <w:r w:rsidRPr="00E77497">
          <w:rPr>
            <w:b/>
          </w:rPr>
          <w:t>true</w:t>
        </w:r>
        <w:r w:rsidRPr="00E77497">
          <w:t>.</w:t>
        </w:r>
      </w:ins>
    </w:p>
    <w:p w:rsidR="00A43365" w:rsidRDefault="00A43365" w:rsidP="00A43365">
      <w:pPr>
        <w:pStyle w:val="Alg4"/>
        <w:numPr>
          <w:ilvl w:val="0"/>
          <w:numId w:val="207"/>
        </w:numPr>
        <w:spacing w:after="120"/>
        <w:contextualSpacing/>
        <w:rPr>
          <w:ins w:id="32898" w:author="Rev 9 Allen Wirfs-Brock" w:date="2012-06-25T11:07:00Z"/>
        </w:rPr>
      </w:pPr>
      <w:ins w:id="32899" w:author="Rev 9 Allen Wirfs-Brock" w:date="2012-06-25T11:07:00Z">
        <w:r>
          <w:t>ReturnIfAbrupt(</w:t>
        </w:r>
        <w:r>
          <w:rPr>
            <w:i/>
          </w:rPr>
          <w:t>putStatus</w:t>
        </w:r>
        <w:r>
          <w:t>).</w:t>
        </w:r>
      </w:ins>
    </w:p>
    <w:p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B02185" w:rsidRDefault="00B02185" w:rsidP="004C02EF">
      <w:pPr>
        <w:pStyle w:val="Note"/>
        <w:rPr>
          <w:ins w:id="32900" w:author="Rev 9 Allen Wirfs-Brock" w:date="2012-06-25T11:40:00Z"/>
        </w:rPr>
      </w:pPr>
      <w:ins w:id="32901" w:author="Rev 9 Allen Wirfs-Brock" w:date="2012-06-25T11:40:00Z">
        <w:r>
          <w:t>NOTE 1</w:t>
        </w:r>
        <w:r>
          <w:tab/>
          <w:t xml:space="preserve">The explicit setting of the </w:t>
        </w:r>
        <w:r w:rsidRPr="00B02185">
          <w:rPr>
            <w:rFonts w:ascii="Courier New" w:hAnsi="Courier New"/>
            <w:b/>
          </w:rPr>
          <w:t>length</w:t>
        </w:r>
        <w:r>
          <w:t xml:space="preserve"> property</w:t>
        </w:r>
      </w:ins>
      <w:ins w:id="32902" w:author="Rev 9 Allen Wirfs-Brock" w:date="2012-06-25T11:47:00Z">
        <w:r>
          <w:t xml:space="preserve"> of the result Array</w:t>
        </w:r>
      </w:ins>
      <w:ins w:id="32903" w:author="Rev 9 Allen Wirfs-Brock" w:date="2012-06-25T11:40:00Z">
        <w:r>
          <w:t xml:space="preserve"> in step 15 is necessary to ensure that </w:t>
        </w:r>
      </w:ins>
      <w:ins w:id="32904" w:author="Rev 9 Allen Wirfs-Brock" w:date="2012-06-25T11:42:00Z">
        <w:r>
          <w:t>its value</w:t>
        </w:r>
      </w:ins>
      <w:ins w:id="32905" w:author="Rev 9 Allen Wirfs-Brock" w:date="2012-06-25T11:40:00Z">
        <w:r>
          <w:t xml:space="preserve"> is correct in situations where the trailing </w:t>
        </w:r>
      </w:ins>
      <w:ins w:id="32906" w:author="Rev 9 Allen Wirfs-Brock" w:date="2012-06-25T11:41:00Z">
        <w:r>
          <w:t>elements</w:t>
        </w:r>
      </w:ins>
      <w:ins w:id="32907" w:author="Rev 9 Allen Wirfs-Brock" w:date="2012-06-25T11:40:00Z">
        <w:r>
          <w:t xml:space="preserve"> of the </w:t>
        </w:r>
      </w:ins>
      <w:ins w:id="32908" w:author="Rev 9 Allen Wirfs-Brock" w:date="2012-06-25T11:48:00Z">
        <w:r>
          <w:t>result</w:t>
        </w:r>
      </w:ins>
      <w:ins w:id="32909" w:author="Rev 9 Allen Wirfs-Brock" w:date="2012-06-25T11:40:00Z">
        <w:r>
          <w:t xml:space="preserve"> Array </w:t>
        </w:r>
      </w:ins>
      <w:ins w:id="32910" w:author="Rev 9 Allen Wirfs-Brock" w:date="2012-06-25T11:42:00Z">
        <w:r>
          <w:t>are not present.</w:t>
        </w:r>
      </w:ins>
    </w:p>
    <w:p w:rsidR="004C02EF" w:rsidRPr="00E77497" w:rsidRDefault="004C02EF" w:rsidP="004C02EF">
      <w:pPr>
        <w:pStyle w:val="Note"/>
      </w:pPr>
      <w:r w:rsidRPr="00E77497">
        <w:t>NOTE</w:t>
      </w:r>
      <w:ins w:id="32911" w:author="Rev 9 Allen Wirfs-Brock" w:date="2012-06-25T11:40:00Z">
        <w:r w:rsidR="00B02185">
          <w:t xml:space="preserve"> 2</w:t>
        </w:r>
      </w:ins>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ins w:id="32912" w:author="Rev 9 Allen Wirfs-Brock" w:date="2012-07-07T17:56:00Z">
        <w:r w:rsidR="000625F1">
          <w:t>n</w:t>
        </w:r>
      </w:ins>
      <w:r w:rsidRPr="00E77497">
        <w:t xml:space="preserve"> </w:t>
      </w:r>
      <w:del w:id="32913" w:author="Rev 9 Allen Wirfs-Brock" w:date="2012-07-07T17:56:00Z">
        <w:r w:rsidRPr="00E77497" w:rsidDel="000625F1">
          <w:delText xml:space="preserve">host </w:delText>
        </w:r>
      </w:del>
      <w:ins w:id="32914" w:author="Rev 9 Allen Wirfs-Brock" w:date="2012-07-07T17:56:00Z">
        <w:r w:rsidR="000625F1">
          <w:t>exotic</w:t>
        </w:r>
        <w:r w:rsidR="000625F1" w:rsidRPr="00E77497">
          <w:t xml:space="preserve"> </w:t>
        </w:r>
      </w:ins>
      <w:r w:rsidRPr="00E77497">
        <w:t>object</w:t>
      </w:r>
      <w:ins w:id="32915" w:author="Rev 9 Allen Wirfs-Brock" w:date="2012-07-07T17:56: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bookmarkStart w:id="32916" w:name="_Ref440446657"/>
      <w:r w:rsidRPr="00E77497">
        <w:t>15.4.4.11</w:t>
      </w:r>
      <w:r w:rsidRPr="00E77497">
        <w:tab/>
        <w:t>Array.prototype.sor</w:t>
      </w:r>
      <w:bookmarkEnd w:id="32744"/>
      <w:r w:rsidRPr="00E77497">
        <w:t>t (comparefn</w:t>
      </w:r>
      <w:bookmarkEnd w:id="32816"/>
      <w:bookmarkEnd w:id="32817"/>
      <w:r w:rsidRPr="00E77497">
        <w:t>)</w:t>
      </w:r>
      <w:bookmarkEnd w:id="32916"/>
    </w:p>
    <w:p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rsidR="004C02EF" w:rsidRPr="00E77497" w:rsidRDefault="004C02EF" w:rsidP="004C02EF">
      <w:commentRangeStart w:id="32917"/>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commentRangeEnd w:id="32917"/>
      <w:r w:rsidR="006B4102">
        <w:rPr>
          <w:rStyle w:val="CommentReference"/>
        </w:rPr>
        <w:commentReference w:id="32917"/>
      </w:r>
    </w:p>
    <w:p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rsidR="004C02EF" w:rsidRPr="00E77497" w:rsidRDefault="004C02EF" w:rsidP="004C02EF">
      <w:r w:rsidRPr="00E77497">
        <w:lastRenderedPageBreak/>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rsidR="004C02EF" w:rsidRPr="00E77497" w:rsidRDefault="004C02EF" w:rsidP="004C02EF">
      <w:r w:rsidRPr="00E77497">
        <w:t>Otherwise, the following steps are taken</w:t>
      </w:r>
      <w:bookmarkStart w:id="32918" w:name="_Toc382291625"/>
      <w:r w:rsidRPr="00E77497">
        <w:t>.</w:t>
      </w:r>
    </w:p>
    <w:p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ins w:id="32919" w:author="Rev 7 Allen Wirfs-Brock" w:date="2012-04-09T18:01:00Z">
        <w:r w:rsidR="006B4102">
          <w:t xml:space="preserve"> If an abrupt completion is returned from any of these operations, it is immediately returned as the value</w:t>
        </w:r>
      </w:ins>
      <w:ins w:id="32920" w:author="Rev 7 Allen Wirfs-Brock" w:date="2012-04-09T18:02:00Z">
        <w:r w:rsidR="006B4102">
          <w:t xml:space="preserve"> of this function.</w:t>
        </w:r>
      </w:ins>
    </w:p>
    <w:p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rsidR="004C02EF" w:rsidRPr="00E77497" w:rsidRDefault="004C02EF" w:rsidP="004C02EF">
      <w:pPr>
        <w:keepNext/>
      </w:pPr>
      <w:r w:rsidRPr="00E77497">
        <w:t>The returned object must have the following two properties.</w:t>
      </w:r>
    </w:p>
    <w:p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rsidR="00E435B1" w:rsidRDefault="00E435B1" w:rsidP="00E435B1">
      <w:pPr>
        <w:rPr>
          <w:ins w:id="32921" w:author="Rev 11 Allen Wirfs-Brock" w:date="2012-10-23T15:33:00Z"/>
        </w:rPr>
      </w:pPr>
      <w:ins w:id="32922" w:author="Rev 11 Allen Wirfs-Brock" w:date="2012-10-23T15:33:00Z">
        <w:r w:rsidRPr="00E77497">
          <w:rPr>
            <w:rFonts w:ascii="Helvetica" w:hAnsi="Helvetica"/>
            <w:b/>
          </w:rPr>
          <w:t xml:space="preserve">Runtime Semantics: </w:t>
        </w:r>
      </w:ins>
      <w:ins w:id="32923" w:author="Rev 11 Allen Wirfs-Brock" w:date="2012-10-23T15:34:00Z">
        <w:r w:rsidRPr="00E435B1">
          <w:rPr>
            <w:rFonts w:ascii="Helvetica" w:hAnsi="Helvetica"/>
            <w:b/>
            <w:spacing w:val="6"/>
          </w:rPr>
          <w:t xml:space="preserve">SortCompare </w:t>
        </w:r>
      </w:ins>
      <w:ins w:id="32924" w:author="Rev 11 Allen Wirfs-Brock" w:date="2012-10-23T15:33:00Z">
        <w:r>
          <w:rPr>
            <w:rFonts w:ascii="Helvetica" w:hAnsi="Helvetica"/>
            <w:b/>
            <w:spacing w:val="6"/>
          </w:rPr>
          <w:t>Abstract Operation</w:t>
        </w:r>
      </w:ins>
    </w:p>
    <w:p w:rsidR="004C02EF" w:rsidRPr="00E77497" w:rsidRDefault="004C02EF" w:rsidP="004C02EF">
      <w:r w:rsidRPr="00E77497">
        <w:lastRenderedPageBreak/>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rsidR="006B4102" w:rsidRDefault="006B4102" w:rsidP="00834A33">
      <w:pPr>
        <w:pStyle w:val="Alg4"/>
        <w:numPr>
          <w:ilvl w:val="0"/>
          <w:numId w:val="210"/>
        </w:numPr>
        <w:rPr>
          <w:ins w:id="32925" w:author="Rev 7 Allen Wirfs-Brock" w:date="2012-04-09T18:03:00Z"/>
        </w:rPr>
      </w:pPr>
      <w:ins w:id="32926" w:author="Rev 7 Allen Wirfs-Brock" w:date="2012-04-09T18:03:00Z">
        <w:r>
          <w:t>ReturnIfAbrupt(</w:t>
        </w:r>
        <w:r>
          <w:rPr>
            <w:i/>
          </w:rPr>
          <w:t>x</w:t>
        </w:r>
        <w:r>
          <w:t>)</w:t>
        </w:r>
      </w:ins>
      <w:ins w:id="32927" w:author="Rev 7 Allen Wirfs-Brock" w:date="2012-04-09T18:05:00Z">
        <w:r>
          <w:t>.</w:t>
        </w:r>
      </w:ins>
    </w:p>
    <w:p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rsidR="006B4102" w:rsidRDefault="006B4102" w:rsidP="00834A33">
      <w:pPr>
        <w:pStyle w:val="Alg4"/>
        <w:numPr>
          <w:ilvl w:val="0"/>
          <w:numId w:val="210"/>
        </w:numPr>
        <w:rPr>
          <w:ins w:id="32928" w:author="Rev 7 Allen Wirfs-Brock" w:date="2012-04-09T18:03:00Z"/>
        </w:rPr>
      </w:pPr>
      <w:ins w:id="32929" w:author="Rev 7 Allen Wirfs-Brock" w:date="2012-04-09T18:03:00Z">
        <w:r>
          <w:t>ReturnIfAbrupt(</w:t>
        </w:r>
        <w:r>
          <w:rPr>
            <w:i/>
          </w:rPr>
          <w:t>y</w:t>
        </w:r>
        <w:r>
          <w:t>)</w:t>
        </w:r>
      </w:ins>
      <w:ins w:id="32930" w:author="Rev 7 Allen Wirfs-Brock" w:date="2012-04-09T18:05:00Z">
        <w:r>
          <w:t>.</w:t>
        </w:r>
      </w:ins>
    </w:p>
    <w:p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ins w:id="32931" w:author="Rev 11 Allen Wirfs-Brock" w:date="2012-10-24T09:33:00Z">
        <w:r w:rsidR="008D31E0" w:rsidRPr="006637C6">
          <w:rPr>
            <w:i/>
          </w:rPr>
          <w:t>this</w:t>
        </w:r>
        <w:r w:rsidR="008D31E0">
          <w:rPr>
            <w:i/>
          </w:rPr>
          <w:t>Argument</w:t>
        </w:r>
        <w:r w:rsidR="008D31E0" w:rsidRPr="00E77497">
          <w:t xml:space="preserve"> </w:t>
        </w:r>
      </w:ins>
      <w:del w:id="32932" w:author="Rev 11 Allen Wirfs-Brock" w:date="2012-10-24T09:33: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with </w:t>
      </w:r>
      <w:del w:id="32933" w:author="Rev 11 Allen Wirfs-Brock" w:date="2012-10-24T09:33:00Z">
        <w:r w:rsidRPr="00E77497" w:rsidDel="008D31E0">
          <w:delText xml:space="preserve">arguments </w:delText>
        </w:r>
      </w:del>
      <w:ins w:id="32934" w:author="Rev 11 Allen Wirfs-Brock" w:date="2012-10-24T09:33:00Z">
        <w:r w:rsidR="008D31E0">
          <w:t>a List contain the values of</w:t>
        </w:r>
        <w:r w:rsidR="008D31E0" w:rsidRPr="00E77497">
          <w:t xml:space="preserve"> </w:t>
        </w:r>
      </w:ins>
      <w:r w:rsidRPr="00E77497">
        <w:rPr>
          <w:i/>
        </w:rPr>
        <w:t>x</w:t>
      </w:r>
      <w:r w:rsidRPr="00E77497">
        <w:t xml:space="preserve"> and </w:t>
      </w:r>
      <w:r w:rsidRPr="00E77497">
        <w:rPr>
          <w:i/>
        </w:rPr>
        <w:t>y</w:t>
      </w:r>
      <w:ins w:id="32935" w:author="Rev 11 Allen Wirfs-Brock" w:date="2012-10-24T09:33:00Z">
        <w:r w:rsidR="008D31E0">
          <w:rPr>
            <w:iCs/>
          </w:rPr>
          <w:t xml:space="preserve"> as the </w:t>
        </w:r>
        <w:r w:rsidR="008D31E0" w:rsidRPr="008D31E0">
          <w:rPr>
            <w:i/>
          </w:rPr>
          <w:t>argumentsList</w:t>
        </w:r>
      </w:ins>
      <w:r w:rsidRPr="00E77497">
        <w:t>.</w:t>
      </w:r>
    </w:p>
    <w:p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rsidR="006B4102" w:rsidRDefault="006B4102" w:rsidP="00834A33">
      <w:pPr>
        <w:pStyle w:val="Alg4"/>
        <w:numPr>
          <w:ilvl w:val="0"/>
          <w:numId w:val="210"/>
        </w:numPr>
        <w:rPr>
          <w:ins w:id="32936" w:author="Rev 7 Allen Wirfs-Brock" w:date="2012-04-09T18:05:00Z"/>
        </w:rPr>
      </w:pPr>
      <w:ins w:id="32937" w:author="Rev 7 Allen Wirfs-Brock" w:date="2012-04-09T18:05:00Z">
        <w:r>
          <w:t>ReturnIfAbrupt(</w:t>
        </w:r>
        <w:r>
          <w:rPr>
            <w:i/>
          </w:rPr>
          <w:t>xString</w:t>
        </w:r>
        <w:r>
          <w:t>).</w:t>
        </w:r>
      </w:ins>
    </w:p>
    <w:p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rsidR="006B4102" w:rsidRDefault="006B4102" w:rsidP="00834A33">
      <w:pPr>
        <w:pStyle w:val="Alg4"/>
        <w:numPr>
          <w:ilvl w:val="0"/>
          <w:numId w:val="210"/>
        </w:numPr>
        <w:rPr>
          <w:ins w:id="32938" w:author="Rev 7 Allen Wirfs-Brock" w:date="2012-04-09T18:05:00Z"/>
        </w:rPr>
      </w:pPr>
      <w:ins w:id="32939" w:author="Rev 7 Allen Wirfs-Brock" w:date="2012-04-09T18:05:00Z">
        <w:r>
          <w:t>ReturnIfAbrupt(</w:t>
        </w:r>
        <w:r>
          <w:rPr>
            <w:i/>
          </w:rPr>
          <w:t>yString</w:t>
        </w:r>
        <w:r>
          <w:t>).</w:t>
        </w:r>
      </w:ins>
    </w:p>
    <w:p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ins w:id="32940" w:author="Rev 9 Allen Wirfs-Brock" w:date="2012-07-07T17:57:00Z">
        <w:r w:rsidR="000625F1">
          <w:t>n</w:t>
        </w:r>
      </w:ins>
      <w:r w:rsidRPr="00E77497">
        <w:t xml:space="preserve"> </w:t>
      </w:r>
      <w:del w:id="32941" w:author="Rev 9 Allen Wirfs-Brock" w:date="2012-07-07T17:56:00Z">
        <w:r w:rsidRPr="00E77497" w:rsidDel="000625F1">
          <w:delText xml:space="preserve">host </w:delText>
        </w:r>
      </w:del>
      <w:ins w:id="32942" w:author="Rev 9 Allen Wirfs-Brock" w:date="2012-07-07T17:56:00Z">
        <w:r w:rsidR="000625F1">
          <w:t>exotic</w:t>
        </w:r>
        <w:r w:rsidR="000625F1" w:rsidRPr="00E77497">
          <w:t xml:space="preserve"> </w:t>
        </w:r>
      </w:ins>
      <w:r w:rsidRPr="00E77497">
        <w:t>object</w:t>
      </w:r>
      <w:ins w:id="32943" w:author="Rev 9 Allen Wirfs-Brock" w:date="2012-07-07T17:56:00Z">
        <w:r w:rsidR="000625F1" w:rsidRPr="000625F1">
          <w:t xml:space="preserve"> </w:t>
        </w:r>
        <w:r w:rsidR="000625F1" w:rsidRPr="00887FC2">
          <w:t>that is not an Array</w:t>
        </w:r>
      </w:ins>
      <w:r w:rsidRPr="00E77497">
        <w:t xml:space="preserve"> is implementation-dependent.</w:t>
      </w:r>
      <w:bookmarkStart w:id="32944" w:name="_Ref457709104"/>
      <w:bookmarkStart w:id="32945" w:name="_Toc385672299"/>
      <w:bookmarkStart w:id="32946" w:name="_Toc393690415"/>
    </w:p>
    <w:p w:rsidR="004C02EF" w:rsidRPr="00E77497" w:rsidRDefault="004C02EF" w:rsidP="004C02EF">
      <w:pPr>
        <w:pStyle w:val="Heading4"/>
        <w:numPr>
          <w:ilvl w:val="0"/>
          <w:numId w:val="0"/>
        </w:numPr>
      </w:pPr>
      <w:r w:rsidRPr="00E77497">
        <w:t>15.4.4.12</w:t>
      </w:r>
      <w:r w:rsidRPr="00E77497">
        <w:tab/>
        <w:t>Array.prototype.splice (start, deleteCount [ , item1 [ , item2 [ , … ] ] ] )</w:t>
      </w:r>
      <w:bookmarkEnd w:id="32944"/>
    </w:p>
    <w:p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1"/>
        </w:numPr>
        <w:rPr>
          <w:ins w:id="32947" w:author="Rev 7 Allen Wirfs-Brock" w:date="2012-04-10T12:05:00Z"/>
        </w:rPr>
      </w:pPr>
      <w:ins w:id="32948" w:author="Rev 7 Allen Wirfs-Brock" w:date="2012-04-10T12:05:00Z">
        <w:r>
          <w:t>ReturnIfAbrupt(</w:t>
        </w:r>
        <w:r>
          <w:rPr>
            <w:i/>
          </w:rPr>
          <w:t>O</w:t>
        </w:r>
        <w:r>
          <w:t>).</w:t>
        </w:r>
      </w:ins>
    </w:p>
    <w:p w:rsidR="004C02EF" w:rsidRPr="00E77497" w:rsidRDefault="004C02EF" w:rsidP="00834A33">
      <w:pPr>
        <w:pStyle w:val="Alg4"/>
        <w:numPr>
          <w:ilvl w:val="0"/>
          <w:numId w:val="211"/>
        </w:numPr>
      </w:pPr>
      <w:r w:rsidRPr="00E77497">
        <w:t xml:space="preserve">Let </w:t>
      </w:r>
      <w:r w:rsidRPr="00E77497">
        <w:rPr>
          <w:i/>
        </w:rPr>
        <w:t>A</w:t>
      </w:r>
      <w:r w:rsidRPr="00E77497">
        <w:t xml:space="preserve"> be </w:t>
      </w:r>
      <w:ins w:id="32949" w:author="Rev 7 Allen Wirfs-Brock" w:date="2012-04-11T16:19:00Z">
        <w:r w:rsidR="00F44A1F">
          <w:t xml:space="preserve">the result of the </w:t>
        </w:r>
        <w:del w:id="32950" w:author="Rev 8 Allen Wirfs-Brock" w:date="2012-06-14T14:41:00Z">
          <w:r w:rsidR="00F44A1F" w:rsidDel="00D4543D">
            <w:delText>abstraction operation</w:delText>
          </w:r>
        </w:del>
      </w:ins>
      <w:ins w:id="32951" w:author="Rev 8 Allen Wirfs-Brock" w:date="2012-06-14T14:41:00Z">
        <w:r w:rsidR="00D4543D">
          <w:t>abstract operation</w:t>
        </w:r>
      </w:ins>
      <w:ins w:id="32952" w:author="Rev 7 Allen Wirfs-Brock" w:date="2012-04-11T16:19:00Z">
        <w:r w:rsidR="00F44A1F">
          <w:t xml:space="preserve"> ArrayCreate (15.4) with argument 0</w:t>
        </w:r>
      </w:ins>
      <w:del w:id="32953" w:author="Rev 7 Allen Wirfs-Brock" w:date="2012-04-11T16:19: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11"/>
        </w:numPr>
        <w:contextualSpacing/>
        <w:rPr>
          <w:ins w:id="32954" w:author="Rev 6 Allen Wirfs-Brock" w:date="2012-02-22T17:32:00Z"/>
        </w:rPr>
      </w:pPr>
      <w:ins w:id="32955" w:author="Rev 6 Allen Wirfs-Brock" w:date="2012-02-26T09:04:00Z">
        <w:r>
          <w:t>ReturnIfAbrupt(</w:t>
        </w:r>
        <w:r w:rsidRPr="00E77497">
          <w:rPr>
            <w:i/>
          </w:rPr>
          <w:t>len</w:t>
        </w:r>
        <w:r>
          <w:t>).</w:t>
        </w:r>
      </w:ins>
    </w:p>
    <w:p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rsidR="000A12EF" w:rsidRDefault="000A12EF" w:rsidP="00834A33">
      <w:pPr>
        <w:pStyle w:val="Alg4"/>
        <w:numPr>
          <w:ilvl w:val="0"/>
          <w:numId w:val="211"/>
        </w:numPr>
        <w:rPr>
          <w:ins w:id="32956" w:author="Rev 7 Allen Wirfs-Brock" w:date="2012-04-09T18:07:00Z"/>
        </w:rPr>
      </w:pPr>
      <w:ins w:id="32957" w:author="Rev 7 Allen Wirfs-Brock" w:date="2012-04-09T18:07:00Z">
        <w:r>
          <w:t>ReturnIfAbrupt(</w:t>
        </w:r>
        <w:r>
          <w:rPr>
            <w:i/>
          </w:rPr>
          <w:t>relativeStart</w:t>
        </w:r>
        <w:r>
          <w:t>).</w:t>
        </w:r>
      </w:ins>
    </w:p>
    <w:p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rsidR="000A12EF" w:rsidRDefault="000A12EF" w:rsidP="00834A33">
      <w:pPr>
        <w:pStyle w:val="Alg4"/>
        <w:numPr>
          <w:ilvl w:val="2"/>
          <w:numId w:val="211"/>
        </w:numPr>
        <w:rPr>
          <w:ins w:id="32958" w:author="Rev 7 Allen Wirfs-Brock" w:date="2012-04-09T18:09:00Z"/>
        </w:rPr>
      </w:pPr>
      <w:ins w:id="32959" w:author="Rev 7 Allen Wirfs-Brock" w:date="2012-04-09T18:09:00Z">
        <w:r>
          <w:lastRenderedPageBreak/>
          <w:t>ReturnIfAbrupt(</w:t>
        </w:r>
        <w:r>
          <w:rPr>
            <w:i/>
          </w:rPr>
          <w:t>fromValue</w:t>
        </w:r>
        <w:r>
          <w:t>).</w:t>
        </w:r>
      </w:ins>
    </w:p>
    <w:p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rsidR="000A12EF" w:rsidRDefault="000A12EF" w:rsidP="00834A33">
      <w:pPr>
        <w:pStyle w:val="Alg4"/>
        <w:numPr>
          <w:ilvl w:val="0"/>
          <w:numId w:val="211"/>
        </w:numPr>
        <w:rPr>
          <w:ins w:id="32960" w:author="Rev 7 Allen Wirfs-Brock" w:date="2012-04-09T18:10:00Z"/>
        </w:rPr>
      </w:pPr>
      <w:ins w:id="32961" w:author="Rev 7 Allen Wirfs-Brock" w:date="2012-04-09T18:10:00Z">
        <w:r>
          <w:t xml:space="preserve">Let </w:t>
        </w:r>
        <w:r w:rsidRPr="000A12EF">
          <w:rPr>
            <w:i/>
          </w:rPr>
          <w:t>putStatus</w:t>
        </w:r>
        <w:r>
          <w:t xml:space="preserve"> be the result of calling the [[Put]] internal</w:t>
        </w:r>
      </w:ins>
      <w:ins w:id="32962" w:author="Rev 7 Allen Wirfs-Brock" w:date="2012-04-09T18:13:00Z">
        <w:r>
          <w:t xml:space="preserve"> m</w:t>
        </w:r>
      </w:ins>
      <w:ins w:id="32963" w:author="Rev 7 Allen Wirfs-Brock" w:date="2012-04-09T18:10:00Z">
        <w:r>
          <w:t xml:space="preserve">ethod of </w:t>
        </w:r>
        <w:r w:rsidRPr="000A12EF">
          <w:rPr>
            <w:i/>
          </w:rPr>
          <w:t>A</w:t>
        </w:r>
        <w:r>
          <w:t xml:space="preserve"> with arguments </w:t>
        </w:r>
      </w:ins>
      <w:ins w:id="32964" w:author="Rev 7 Allen Wirfs-Brock" w:date="2012-04-09T18:12:00Z">
        <w:r w:rsidRPr="00E77497">
          <w:rPr>
            <w:rFonts w:ascii="Courier New" w:hAnsi="Courier New"/>
            <w:sz w:val="18"/>
          </w:rPr>
          <w:t>"</w:t>
        </w:r>
        <w:r w:rsidRPr="00E77497">
          <w:rPr>
            <w:rFonts w:ascii="Courier New" w:hAnsi="Courier New"/>
            <w:b/>
          </w:rPr>
          <w:t>length</w:t>
        </w:r>
        <w:r w:rsidRPr="00E77497">
          <w:rPr>
            <w:rFonts w:ascii="Courier New" w:hAnsi="Courier New"/>
            <w:sz w:val="18"/>
          </w:rPr>
          <w:t>"</w:t>
        </w:r>
      </w:ins>
      <w:ins w:id="32965" w:author="Rev 7 Allen Wirfs-Brock" w:date="2012-04-09T18:10:00Z">
        <w:r>
          <w:t>,</w:t>
        </w:r>
      </w:ins>
      <w:ins w:id="32966" w:author="Rev 7 Allen Wirfs-Brock" w:date="2012-04-09T18:12:00Z">
        <w:r>
          <w:t xml:space="preserve"> </w:t>
        </w:r>
        <w:r w:rsidRPr="000A12EF">
          <w:rPr>
            <w:i/>
          </w:rPr>
          <w:t>actualDeleteCount</w:t>
        </w:r>
        <w:r>
          <w:t xml:space="preserve">, and </w:t>
        </w:r>
        <w:r w:rsidRPr="000A12EF">
          <w:rPr>
            <w:b/>
          </w:rPr>
          <w:t>true</w:t>
        </w:r>
        <w:r>
          <w:t>.</w:t>
        </w:r>
      </w:ins>
    </w:p>
    <w:p w:rsidR="000A12EF" w:rsidRDefault="000A12EF" w:rsidP="00834A33">
      <w:pPr>
        <w:pStyle w:val="Alg4"/>
        <w:numPr>
          <w:ilvl w:val="0"/>
          <w:numId w:val="211"/>
        </w:numPr>
        <w:rPr>
          <w:ins w:id="32967" w:author="Rev 7 Allen Wirfs-Brock" w:date="2012-04-09T18:13:00Z"/>
        </w:rPr>
      </w:pPr>
      <w:ins w:id="32968" w:author="Rev 7 Allen Wirfs-Brock" w:date="2012-04-09T18:13:00Z">
        <w:r>
          <w:t>ReturnIfAbrupt(</w:t>
        </w:r>
        <w:r>
          <w:rPr>
            <w:i/>
          </w:rPr>
          <w:t>putStatus</w:t>
        </w:r>
        <w:r>
          <w:t>).</w:t>
        </w:r>
      </w:ins>
    </w:p>
    <w:p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rsidR="00F726FB" w:rsidRDefault="00F726FB" w:rsidP="00834A33">
      <w:pPr>
        <w:pStyle w:val="Alg4"/>
        <w:numPr>
          <w:ilvl w:val="3"/>
          <w:numId w:val="211"/>
        </w:numPr>
        <w:rPr>
          <w:ins w:id="32969" w:author="Rev 7 Allen Wirfs-Brock" w:date="2012-04-09T18:16:00Z"/>
        </w:rPr>
      </w:pPr>
      <w:ins w:id="32970" w:author="Rev 7 Allen Wirfs-Brock" w:date="2012-04-09T18:16:00Z">
        <w:r>
          <w:t>ReturnIfAbrupt(</w:t>
        </w:r>
        <w:r>
          <w:rPr>
            <w:i/>
          </w:rPr>
          <w:t>fromValue</w:t>
        </w:r>
        <w:r>
          <w:t>).</w:t>
        </w:r>
      </w:ins>
    </w:p>
    <w:p w:rsidR="004C02EF" w:rsidRPr="00E77497" w:rsidRDefault="004C02EF" w:rsidP="00834A33">
      <w:pPr>
        <w:pStyle w:val="Alg4"/>
        <w:numPr>
          <w:ilvl w:val="3"/>
          <w:numId w:val="211"/>
        </w:numPr>
      </w:pPr>
      <w:del w:id="32971" w:author="Rev 7 Allen Wirfs-Brock" w:date="2012-04-09T18:15:00Z">
        <w:r w:rsidRPr="00E77497" w:rsidDel="000A12EF">
          <w:delText xml:space="preserve">Call </w:delText>
        </w:r>
      </w:del>
      <w:ins w:id="32972" w:author="Rev 7 Allen Wirfs-Brock" w:date="2012-04-09T18:15:00Z">
        <w:r w:rsidR="000A12EF">
          <w:t xml:space="preserve">Let </w:t>
        </w:r>
        <w:r w:rsidR="000A12EF" w:rsidRPr="000A12EF">
          <w:rPr>
            <w:i/>
          </w:rPr>
          <w:t>putStatus</w:t>
        </w:r>
        <w:r w:rsidR="000A12EF">
          <w:t xml:space="preserve"> be the result of calling</w:t>
        </w:r>
        <w:r w:rsidR="000A12EF" w:rsidRPr="00E77497">
          <w:t xml:space="preserve"> </w:t>
        </w:r>
      </w:ins>
      <w:r w:rsidRPr="00E77497">
        <w:t xml:space="preserve">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rsidR="000A12EF" w:rsidRDefault="000A12EF" w:rsidP="00F726FB">
      <w:pPr>
        <w:pStyle w:val="Alg4"/>
        <w:numPr>
          <w:ilvl w:val="3"/>
          <w:numId w:val="211"/>
        </w:numPr>
        <w:rPr>
          <w:ins w:id="32973" w:author="Rev 7 Allen Wirfs-Brock" w:date="2012-04-09T18:14:00Z"/>
        </w:rPr>
      </w:pPr>
      <w:ins w:id="32974" w:author="Rev 7 Allen Wirfs-Brock" w:date="2012-04-09T18:15:00Z">
        <w:r>
          <w:t>ReturnIfAbrupt(</w:t>
        </w:r>
        <w:r>
          <w:rPr>
            <w:i/>
          </w:rPr>
          <w:t>putStatus</w:t>
        </w:r>
        <w:r>
          <w:t>).</w:t>
        </w:r>
      </w:ins>
    </w:p>
    <w:p w:rsidR="004C02EF" w:rsidRPr="00E77497" w:rsidRDefault="004C02EF" w:rsidP="00BE1C30">
      <w:pPr>
        <w:pStyle w:val="Alg4"/>
        <w:numPr>
          <w:ilvl w:val="2"/>
          <w:numId w:val="211"/>
        </w:numPr>
      </w:pPr>
      <w:r w:rsidRPr="00E77497">
        <w:t>Else</w:t>
      </w:r>
      <w:del w:id="32975"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2976" w:author="Rev 11 Allen Wirfs-Brock" w:date="2012-10-25T09:52:00Z">
        <w:r w:rsidR="00BE1C30" w:rsidRPr="00E77497">
          <w:t>,</w:t>
        </w:r>
      </w:ins>
    </w:p>
    <w:p w:rsidR="004C02EF" w:rsidRPr="00E77497" w:rsidRDefault="004C02EF" w:rsidP="00834A33">
      <w:pPr>
        <w:pStyle w:val="Alg4"/>
        <w:numPr>
          <w:ilvl w:val="3"/>
          <w:numId w:val="211"/>
        </w:numPr>
        <w:tabs>
          <w:tab w:val="num" w:pos="3060"/>
        </w:tabs>
      </w:pPr>
      <w:del w:id="32977" w:author="Rev 7 Allen Wirfs-Brock" w:date="2012-04-09T18:17:00Z">
        <w:r w:rsidRPr="00E77497" w:rsidDel="00F726FB">
          <w:delText xml:space="preserve">Call </w:delText>
        </w:r>
      </w:del>
      <w:ins w:id="32978" w:author="Rev 7 Allen Wirfs-Brock" w:date="2012-04-09T18:17:00Z">
        <w:r w:rsidR="00F726FB">
          <w:t xml:space="preserve">Let </w:t>
        </w:r>
        <w:r w:rsidR="00F726FB" w:rsidRPr="00F726FB">
          <w:rPr>
            <w:i/>
          </w:rPr>
          <w:t>deleteStatus</w:t>
        </w:r>
        <w:r w:rsidR="00F726FB">
          <w:t xml:space="preserve"> be the result of calling</w:t>
        </w:r>
        <w:r w:rsidR="00F726FB" w:rsidRPr="00E77497">
          <w:t xml:space="preserve"> </w:t>
        </w:r>
      </w:ins>
      <w:r w:rsidRPr="00E77497">
        <w:t xml:space="preserve">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rsidR="00F726FB" w:rsidRDefault="00F726FB" w:rsidP="00F726FB">
      <w:pPr>
        <w:pStyle w:val="Alg4"/>
        <w:numPr>
          <w:ilvl w:val="3"/>
          <w:numId w:val="211"/>
        </w:numPr>
        <w:rPr>
          <w:ins w:id="32979" w:author="Rev 7 Allen Wirfs-Brock" w:date="2012-04-09T18:17:00Z"/>
        </w:rPr>
      </w:pPr>
      <w:ins w:id="32980" w:author="Rev 7 Allen Wirfs-Brock" w:date="2012-04-09T18:17:00Z">
        <w:r>
          <w:t>ReturnIfAbrupt(</w:t>
        </w:r>
        <w:r>
          <w:rPr>
            <w:i/>
          </w:rPr>
          <w:t>deleteStatus</w:t>
        </w:r>
        <w:r>
          <w:t>).</w:t>
        </w:r>
      </w:ins>
    </w:p>
    <w:p w:rsidR="004C02EF" w:rsidRPr="00E77497" w:rsidRDefault="004C02EF" w:rsidP="00834A33">
      <w:pPr>
        <w:pStyle w:val="Alg4"/>
        <w:numPr>
          <w:ilvl w:val="2"/>
          <w:numId w:val="211"/>
        </w:numPr>
      </w:pPr>
      <w:r w:rsidRPr="00E77497">
        <w:t>Increase k by 1.</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rsidR="004C02EF" w:rsidRPr="00E77497" w:rsidRDefault="00F726FB" w:rsidP="00834A33">
      <w:pPr>
        <w:pStyle w:val="Alg4"/>
        <w:numPr>
          <w:ilvl w:val="2"/>
          <w:numId w:val="211"/>
        </w:numPr>
        <w:tabs>
          <w:tab w:val="num" w:pos="2700"/>
        </w:tabs>
      </w:pPr>
      <w:ins w:id="32981" w:author="Rev 7 Allen Wirfs-Brock" w:date="2012-04-09T18:18:00Z">
        <w:r>
          <w:t xml:space="preserve">Let </w:t>
        </w:r>
        <w:r w:rsidRPr="00F726FB">
          <w:rPr>
            <w:i/>
          </w:rPr>
          <w:t>deleteStatus</w:t>
        </w:r>
        <w:r>
          <w:t xml:space="preserve"> be the result of calling</w:t>
        </w:r>
        <w:r w:rsidRPr="00E77497">
          <w:t xml:space="preserve"> </w:t>
        </w:r>
      </w:ins>
      <w:del w:id="32982" w:author="Rev 7 Allen Wirfs-Brock" w:date="2012-04-09T18:18: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k</w:t>
      </w:r>
      <w:r w:rsidR="004C02EF" w:rsidRPr="00E77497">
        <w:t xml:space="preserve">–1) and </w:t>
      </w:r>
      <w:r w:rsidR="004C02EF" w:rsidRPr="00E77497">
        <w:rPr>
          <w:b/>
        </w:rPr>
        <w:t>true</w:t>
      </w:r>
      <w:r w:rsidR="004C02EF" w:rsidRPr="00E77497">
        <w:t>.</w:t>
      </w:r>
    </w:p>
    <w:p w:rsidR="00F726FB" w:rsidRDefault="00F726FB" w:rsidP="00834A33">
      <w:pPr>
        <w:pStyle w:val="Alg4"/>
        <w:numPr>
          <w:ilvl w:val="2"/>
          <w:numId w:val="211"/>
        </w:numPr>
        <w:tabs>
          <w:tab w:val="num" w:pos="2700"/>
        </w:tabs>
        <w:rPr>
          <w:ins w:id="32983" w:author="Rev 7 Allen Wirfs-Brock" w:date="2012-04-09T18:18:00Z"/>
        </w:rPr>
      </w:pPr>
      <w:ins w:id="32984" w:author="Rev 7 Allen Wirfs-Brock" w:date="2012-04-09T18:18:00Z">
        <w:r>
          <w:t>ReturnIfAbrupt(</w:t>
        </w:r>
        <w:r>
          <w:rPr>
            <w:i/>
          </w:rPr>
          <w:t>deleteStatus</w:t>
        </w:r>
        <w:r>
          <w:t>).</w:t>
        </w:r>
      </w:ins>
    </w:p>
    <w:p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rsidR="00F726FB" w:rsidRDefault="00F726FB" w:rsidP="00F726FB">
      <w:pPr>
        <w:pStyle w:val="Alg4"/>
        <w:numPr>
          <w:ilvl w:val="3"/>
          <w:numId w:val="211"/>
        </w:numPr>
        <w:rPr>
          <w:ins w:id="32985" w:author="Rev 7 Allen Wirfs-Brock" w:date="2012-04-09T18:19:00Z"/>
        </w:rPr>
      </w:pPr>
      <w:ins w:id="32986" w:author="Rev 7 Allen Wirfs-Brock" w:date="2012-04-09T18:19:00Z">
        <w:r>
          <w:t>ReturnIfAbrupt(</w:t>
        </w:r>
        <w:r>
          <w:rPr>
            <w:i/>
          </w:rPr>
          <w:t>fromValue</w:t>
        </w:r>
        <w:r>
          <w:t>).</w:t>
        </w:r>
      </w:ins>
    </w:p>
    <w:p w:rsidR="004C02EF" w:rsidRPr="00E77497" w:rsidRDefault="00F726FB" w:rsidP="00834A33">
      <w:pPr>
        <w:pStyle w:val="Alg4"/>
        <w:numPr>
          <w:ilvl w:val="3"/>
          <w:numId w:val="211"/>
        </w:numPr>
      </w:pPr>
      <w:ins w:id="32987" w:author="Rev 7 Allen Wirfs-Brock" w:date="2012-04-09T18:19:00Z">
        <w:r>
          <w:t xml:space="preserve">Let </w:t>
        </w:r>
        <w:r w:rsidRPr="000A12EF">
          <w:rPr>
            <w:i/>
          </w:rPr>
          <w:t>putStatus</w:t>
        </w:r>
        <w:r>
          <w:t xml:space="preserve"> be the result of calling</w:t>
        </w:r>
        <w:r w:rsidRPr="00E77497">
          <w:t xml:space="preserve"> </w:t>
        </w:r>
      </w:ins>
      <w:del w:id="32988" w:author="Rev 7 Allen Wirfs-Brock" w:date="2012-04-09T18:19: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rsidR="00F726FB" w:rsidRDefault="00F726FB" w:rsidP="00F726FB">
      <w:pPr>
        <w:pStyle w:val="Alg4"/>
        <w:numPr>
          <w:ilvl w:val="3"/>
          <w:numId w:val="211"/>
        </w:numPr>
        <w:rPr>
          <w:ins w:id="32989" w:author="Rev 7 Allen Wirfs-Brock" w:date="2012-04-09T18:20:00Z"/>
        </w:rPr>
      </w:pPr>
      <w:ins w:id="32990" w:author="Rev 7 Allen Wirfs-Brock" w:date="2012-04-09T18:20:00Z">
        <w:r>
          <w:t>ReturnIfAbrupt(</w:t>
        </w:r>
        <w:r>
          <w:rPr>
            <w:i/>
          </w:rPr>
          <w:t>putStatus</w:t>
        </w:r>
        <w:r>
          <w:t>).</w:t>
        </w:r>
      </w:ins>
    </w:p>
    <w:p w:rsidR="004C02EF" w:rsidRPr="00E77497" w:rsidRDefault="004C02EF" w:rsidP="00BE1C30">
      <w:pPr>
        <w:pStyle w:val="Alg4"/>
        <w:numPr>
          <w:ilvl w:val="2"/>
          <w:numId w:val="211"/>
        </w:numPr>
      </w:pPr>
      <w:r w:rsidRPr="00E77497">
        <w:t>Else</w:t>
      </w:r>
      <w:del w:id="32991"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2992" w:author="Rev 11 Allen Wirfs-Brock" w:date="2012-10-25T09:52:00Z">
        <w:r w:rsidR="00BE1C30" w:rsidRPr="00E77497">
          <w:t>,</w:t>
        </w:r>
      </w:ins>
    </w:p>
    <w:p w:rsidR="004C02EF" w:rsidRPr="00E77497" w:rsidRDefault="00F726FB" w:rsidP="00834A33">
      <w:pPr>
        <w:pStyle w:val="Alg4"/>
        <w:numPr>
          <w:ilvl w:val="3"/>
          <w:numId w:val="211"/>
        </w:numPr>
        <w:tabs>
          <w:tab w:val="num" w:pos="3060"/>
        </w:tabs>
      </w:pPr>
      <w:ins w:id="32993" w:author="Rev 7 Allen Wirfs-Brock" w:date="2012-04-09T18:20:00Z">
        <w:r>
          <w:t xml:space="preserve">Let </w:t>
        </w:r>
        <w:r w:rsidRPr="00F726FB">
          <w:rPr>
            <w:i/>
          </w:rPr>
          <w:t>deleteStatus</w:t>
        </w:r>
        <w:r>
          <w:t xml:space="preserve"> be the result of calling</w:t>
        </w:r>
        <w:r w:rsidRPr="00E77497">
          <w:t xml:space="preserve"> </w:t>
        </w:r>
      </w:ins>
      <w:del w:id="32994" w:author="Rev 7 Allen Wirfs-Brock" w:date="2012-04-09T18:20: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rsidDel="00582B35">
        <w:t xml:space="preserve"> </w:t>
      </w:r>
      <w:r w:rsidR="004C02EF" w:rsidRPr="00E77497">
        <w:t xml:space="preserve">with argument </w:t>
      </w:r>
      <w:r w:rsidR="004C02EF" w:rsidRPr="00E77497">
        <w:rPr>
          <w:i/>
        </w:rPr>
        <w:t>to</w:t>
      </w:r>
      <w:r w:rsidR="004C02EF" w:rsidRPr="00E77497">
        <w:t xml:space="preserve"> and </w:t>
      </w:r>
      <w:r w:rsidR="004C02EF" w:rsidRPr="00E77497">
        <w:rPr>
          <w:b/>
        </w:rPr>
        <w:t>true</w:t>
      </w:r>
      <w:r w:rsidR="004C02EF" w:rsidRPr="00E77497">
        <w:t>.</w:t>
      </w:r>
    </w:p>
    <w:p w:rsidR="00F726FB" w:rsidRDefault="00F726FB" w:rsidP="00F726FB">
      <w:pPr>
        <w:pStyle w:val="Alg4"/>
        <w:numPr>
          <w:ilvl w:val="3"/>
          <w:numId w:val="211"/>
        </w:numPr>
        <w:rPr>
          <w:ins w:id="32995" w:author="Rev 7 Allen Wirfs-Brock" w:date="2012-04-09T18:20:00Z"/>
        </w:rPr>
      </w:pPr>
      <w:ins w:id="32996" w:author="Rev 7 Allen Wirfs-Brock" w:date="2012-04-09T18:20:00Z">
        <w:r>
          <w:t>ReturnIfAbrupt(</w:t>
        </w:r>
        <w:r>
          <w:rPr>
            <w:i/>
          </w:rPr>
          <w:t>deleteStatus</w:t>
        </w:r>
        <w:r>
          <w:t>).</w:t>
        </w:r>
      </w:ins>
    </w:p>
    <w:p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F726FB" w:rsidP="00834A33">
      <w:pPr>
        <w:pStyle w:val="Alg4"/>
        <w:numPr>
          <w:ilvl w:val="1"/>
          <w:numId w:val="211"/>
        </w:numPr>
      </w:pPr>
      <w:ins w:id="32997" w:author="Rev 7 Allen Wirfs-Brock" w:date="2012-04-09T18:21:00Z">
        <w:r>
          <w:t xml:space="preserve">Let </w:t>
        </w:r>
        <w:r w:rsidRPr="000A12EF">
          <w:rPr>
            <w:i/>
          </w:rPr>
          <w:t>putStatus</w:t>
        </w:r>
        <w:r>
          <w:t xml:space="preserve"> be the result of calling</w:t>
        </w:r>
        <w:r w:rsidRPr="00E77497">
          <w:t xml:space="preserve"> </w:t>
        </w:r>
      </w:ins>
      <w:del w:id="32998" w:author="Rev 7 Allen Wirfs-Brock" w:date="2012-04-09T18:21: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k</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rsidR="00F726FB" w:rsidRDefault="00F726FB" w:rsidP="00834A33">
      <w:pPr>
        <w:pStyle w:val="Alg4"/>
        <w:numPr>
          <w:ilvl w:val="1"/>
          <w:numId w:val="211"/>
        </w:numPr>
        <w:rPr>
          <w:ins w:id="32999" w:author="Rev 7 Allen Wirfs-Brock" w:date="2012-04-09T18:21:00Z"/>
        </w:rPr>
      </w:pPr>
      <w:ins w:id="33000" w:author="Rev 7 Allen Wirfs-Brock" w:date="2012-04-09T18:21:00Z">
        <w:r>
          <w:lastRenderedPageBreak/>
          <w:t>ReturnIfAbrupt(</w:t>
        </w:r>
        <w:r>
          <w:rPr>
            <w:i/>
          </w:rPr>
          <w:t>putStatus</w:t>
        </w:r>
        <w:r>
          <w:t>).</w:t>
        </w:r>
      </w:ins>
    </w:p>
    <w:p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rsidR="004C02EF" w:rsidRPr="00E77497" w:rsidRDefault="00F726FB" w:rsidP="00834A33">
      <w:pPr>
        <w:pStyle w:val="Alg4"/>
        <w:numPr>
          <w:ilvl w:val="0"/>
          <w:numId w:val="211"/>
        </w:numPr>
      </w:pPr>
      <w:ins w:id="33001" w:author="Rev 7 Allen Wirfs-Brock" w:date="2012-04-09T18:22:00Z">
        <w:r>
          <w:t xml:space="preserve">Let </w:t>
        </w:r>
        <w:r w:rsidRPr="000A12EF">
          <w:rPr>
            <w:i/>
          </w:rPr>
          <w:t>putStatus</w:t>
        </w:r>
        <w:r>
          <w:t xml:space="preserve"> be the result of calling</w:t>
        </w:r>
        <w:r w:rsidRPr="00E77497">
          <w:t xml:space="preserve"> </w:t>
        </w:r>
      </w:ins>
      <w:del w:id="33002" w:author="Rev 7 Allen Wirfs-Brock" w:date="2012-04-09T18:22: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and </w:t>
      </w:r>
      <w:r w:rsidR="004C02EF" w:rsidRPr="00E77497">
        <w:rPr>
          <w:b/>
        </w:rPr>
        <w:t>true</w:t>
      </w:r>
      <w:r w:rsidR="004C02EF" w:rsidRPr="00E77497">
        <w:t>.</w:t>
      </w:r>
    </w:p>
    <w:p w:rsidR="00F726FB" w:rsidRDefault="00F726FB" w:rsidP="00F726FB">
      <w:pPr>
        <w:pStyle w:val="Alg4"/>
        <w:numPr>
          <w:ilvl w:val="0"/>
          <w:numId w:val="211"/>
        </w:numPr>
        <w:spacing w:after="120"/>
        <w:contextualSpacing/>
        <w:rPr>
          <w:ins w:id="33003" w:author="Rev 7 Allen Wirfs-Brock" w:date="2012-04-09T18:21:00Z"/>
        </w:rPr>
      </w:pPr>
      <w:ins w:id="33004" w:author="Rev 7 Allen Wirfs-Brock" w:date="2012-04-09T18:22:00Z">
        <w:r>
          <w:t>ReturnIfAbrupt(</w:t>
        </w:r>
        <w:r>
          <w:rPr>
            <w:i/>
          </w:rPr>
          <w:t>putStatus</w:t>
        </w:r>
        <w:r>
          <w:t>).</w:t>
        </w:r>
      </w:ins>
    </w:p>
    <w:p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rsidR="00B02185" w:rsidRDefault="00B02185" w:rsidP="00B02185">
      <w:pPr>
        <w:pStyle w:val="Note"/>
        <w:rPr>
          <w:ins w:id="33005" w:author="Rev 9 Allen Wirfs-Brock" w:date="2012-06-25T11:45:00Z"/>
        </w:rPr>
      </w:pPr>
      <w:ins w:id="33006" w:author="Rev 9 Allen Wirfs-Brock" w:date="2012-06-25T11:45:00Z">
        <w:r>
          <w:t>NOTE 1</w:t>
        </w:r>
        <w:r>
          <w:tab/>
          <w:t xml:space="preserve">The explicit setting of the </w:t>
        </w:r>
        <w:r w:rsidRPr="00B02185">
          <w:rPr>
            <w:rFonts w:ascii="Courier New" w:hAnsi="Courier New"/>
            <w:b/>
          </w:rPr>
          <w:t>length</w:t>
        </w:r>
        <w:r>
          <w:t xml:space="preserve"> property </w:t>
        </w:r>
      </w:ins>
      <w:ins w:id="33007" w:author="Rev 9 Allen Wirfs-Brock" w:date="2012-06-25T11:46:00Z">
        <w:r>
          <w:t xml:space="preserve">of the result Array </w:t>
        </w:r>
      </w:ins>
      <w:ins w:id="33008" w:author="Rev 9 Allen Wirfs-Brock" w:date="2012-06-25T11:45:00Z">
        <w:r>
          <w:t xml:space="preserve">in step 13 is necessary to ensure that its value is correct in situations where </w:t>
        </w:r>
      </w:ins>
      <w:ins w:id="33009" w:author="Rev 9 Allen Wirfs-Brock" w:date="2012-06-25T11:46:00Z">
        <w:r>
          <w:t>its</w:t>
        </w:r>
      </w:ins>
      <w:ins w:id="33010" w:author="Rev 9 Allen Wirfs-Brock" w:date="2012-06-25T11:45:00Z">
        <w:r>
          <w:t xml:space="preserve"> trailing elements are not present.</w:t>
        </w:r>
      </w:ins>
    </w:p>
    <w:p w:rsidR="004C02EF" w:rsidRPr="00E77497" w:rsidRDefault="004C02EF" w:rsidP="004C02EF">
      <w:pPr>
        <w:pStyle w:val="Note"/>
      </w:pPr>
      <w:r w:rsidRPr="00E77497">
        <w:t>NOTE</w:t>
      </w:r>
      <w:ins w:id="33011" w:author="Rev 9 Allen Wirfs-Brock" w:date="2012-06-25T11:45:00Z">
        <w:r w:rsidR="00B02185">
          <w:t xml:space="preserve"> 2</w:t>
        </w:r>
      </w:ins>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ins w:id="33012" w:author="Rev 9 Allen Wirfs-Brock" w:date="2012-07-07T17:57:00Z">
        <w:r w:rsidR="000625F1">
          <w:t>n</w:t>
        </w:r>
      </w:ins>
      <w:r w:rsidRPr="00E77497">
        <w:t xml:space="preserve"> </w:t>
      </w:r>
      <w:del w:id="33013" w:author="Rev 9 Allen Wirfs-Brock" w:date="2012-07-07T17:57:00Z">
        <w:r w:rsidRPr="00E77497" w:rsidDel="000625F1">
          <w:delText xml:space="preserve">host </w:delText>
        </w:r>
      </w:del>
      <w:ins w:id="33014" w:author="Rev 9 Allen Wirfs-Brock" w:date="2012-07-07T17:57:00Z">
        <w:r w:rsidR="000625F1">
          <w:t>exotic</w:t>
        </w:r>
        <w:r w:rsidR="000625F1" w:rsidRPr="00E77497">
          <w:t xml:space="preserve"> </w:t>
        </w:r>
      </w:ins>
      <w:r w:rsidRPr="00E77497">
        <w:t>object</w:t>
      </w:r>
      <w:ins w:id="33015" w:author="Rev 9 Allen Wirfs-Brock" w:date="2012-07-07T17:57: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bookmarkStart w:id="33016" w:name="_Ref440446838"/>
      <w:r w:rsidRPr="00E77497">
        <w:t>15.4.4.13</w:t>
      </w:r>
      <w:r w:rsidRPr="00E77497">
        <w:tab/>
        <w:t>Array.prototype.unshift ( [ item1 [ , item2 [ , … ] ] ] )</w:t>
      </w:r>
      <w:bookmarkEnd w:id="33016"/>
    </w:p>
    <w:p w:rsidR="004C02EF" w:rsidRPr="00E77497" w:rsidRDefault="004C02EF" w:rsidP="004C02EF">
      <w:r w:rsidRPr="00E77497">
        <w:t>The arguments are prepended to the start of the array, such that their order within the array is the same as the order in which they appear in the argument list.</w:t>
      </w:r>
    </w:p>
    <w:p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2"/>
        </w:numPr>
        <w:rPr>
          <w:ins w:id="33017" w:author="Rev 7 Allen Wirfs-Brock" w:date="2012-04-10T12:05:00Z"/>
        </w:rPr>
      </w:pPr>
      <w:ins w:id="33018" w:author="Rev 7 Allen Wirfs-Brock" w:date="2012-04-10T12:05:00Z">
        <w:r>
          <w:t>ReturnIfAbrupt(</w:t>
        </w:r>
        <w:r>
          <w:rPr>
            <w:i/>
          </w:rPr>
          <w:t>O</w:t>
        </w:r>
        <w:r>
          <w:t>).</w:t>
        </w:r>
      </w:ins>
    </w:p>
    <w:p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rsidR="00CA3654" w:rsidRPr="00E77497" w:rsidRDefault="00C82981" w:rsidP="00CA3654">
      <w:pPr>
        <w:pStyle w:val="Alg4"/>
        <w:numPr>
          <w:ilvl w:val="0"/>
          <w:numId w:val="212"/>
        </w:numPr>
        <w:contextualSpacing/>
        <w:rPr>
          <w:ins w:id="33019" w:author="Rev 6 Allen Wirfs-Brock" w:date="2012-02-22T17:32:00Z"/>
        </w:rPr>
      </w:pPr>
      <w:ins w:id="33020" w:author="Rev 6 Allen Wirfs-Brock" w:date="2012-02-26T09:04:00Z">
        <w:r>
          <w:t>ReturnIfAbrupt(</w:t>
        </w:r>
        <w:r w:rsidRPr="00E77497">
          <w:rPr>
            <w:i/>
          </w:rPr>
          <w:t>len</w:t>
        </w:r>
        <w:r>
          <w:t>).</w:t>
        </w:r>
      </w:ins>
    </w:p>
    <w:p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rsidR="00134DAD" w:rsidRDefault="00134DAD" w:rsidP="00834A33">
      <w:pPr>
        <w:pStyle w:val="Alg4"/>
        <w:numPr>
          <w:ilvl w:val="2"/>
          <w:numId w:val="212"/>
        </w:numPr>
        <w:tabs>
          <w:tab w:val="left" w:pos="2340"/>
        </w:tabs>
        <w:rPr>
          <w:ins w:id="33021" w:author="Rev 7 Allen Wirfs-Brock" w:date="2012-04-10T11:32:00Z"/>
        </w:rPr>
      </w:pPr>
      <w:ins w:id="33022" w:author="Rev 7 Allen Wirfs-Brock" w:date="2012-04-10T11:33:00Z">
        <w:r>
          <w:t>ReturnIfAbrupt(</w:t>
        </w:r>
        <w:r>
          <w:rPr>
            <w:i/>
          </w:rPr>
          <w:t>fromValue</w:t>
        </w:r>
        <w:r>
          <w:t>).</w:t>
        </w:r>
      </w:ins>
    </w:p>
    <w:p w:rsidR="004C02EF" w:rsidRPr="00E77497" w:rsidRDefault="00134DAD" w:rsidP="00834A33">
      <w:pPr>
        <w:pStyle w:val="Alg4"/>
        <w:numPr>
          <w:ilvl w:val="2"/>
          <w:numId w:val="212"/>
        </w:numPr>
        <w:tabs>
          <w:tab w:val="left" w:pos="2340"/>
        </w:tabs>
      </w:pPr>
      <w:ins w:id="33023" w:author="Rev 7 Allen Wirfs-Brock" w:date="2012-04-10T11:35:00Z">
        <w:r>
          <w:t xml:space="preserve">Let </w:t>
        </w:r>
        <w:r>
          <w:rPr>
            <w:i/>
          </w:rPr>
          <w:t>put</w:t>
        </w:r>
        <w:r w:rsidRPr="00F726FB">
          <w:rPr>
            <w:i/>
          </w:rPr>
          <w:t>Status</w:t>
        </w:r>
        <w:r>
          <w:t xml:space="preserve"> be the result of calling</w:t>
        </w:r>
        <w:r w:rsidRPr="00E77497" w:rsidDel="00134DAD">
          <w:t xml:space="preserve"> </w:t>
        </w:r>
      </w:ins>
      <w:del w:id="33024" w:author="Rev 7 Allen Wirfs-Brock" w:date="2012-04-10T11:35: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rsidR="00134DAD" w:rsidRDefault="00134DAD" w:rsidP="00134DAD">
      <w:pPr>
        <w:pStyle w:val="Alg4"/>
        <w:numPr>
          <w:ilvl w:val="2"/>
          <w:numId w:val="212"/>
        </w:numPr>
        <w:rPr>
          <w:ins w:id="33025" w:author="Rev 7 Allen Wirfs-Brock" w:date="2012-04-10T11:33:00Z"/>
        </w:rPr>
      </w:pPr>
      <w:ins w:id="33026" w:author="Rev 7 Allen Wirfs-Brock" w:date="2012-04-10T11:33:00Z">
        <w:r>
          <w:t>ReturnIfAbrupt(</w:t>
        </w:r>
        <w:r>
          <w:rPr>
            <w:i/>
          </w:rPr>
          <w:t>putStatus</w:t>
        </w:r>
        <w:r>
          <w:t>).</w:t>
        </w:r>
      </w:ins>
    </w:p>
    <w:p w:rsidR="004C02EF" w:rsidRPr="00E77497" w:rsidRDefault="004C02EF" w:rsidP="00BE1C30">
      <w:pPr>
        <w:pStyle w:val="Alg4"/>
        <w:numPr>
          <w:ilvl w:val="1"/>
          <w:numId w:val="212"/>
        </w:numPr>
      </w:pPr>
      <w:r w:rsidRPr="00E77497">
        <w:t>Else</w:t>
      </w:r>
      <w:del w:id="33027"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3028" w:author="Rev 11 Allen Wirfs-Brock" w:date="2012-10-25T09:52:00Z">
        <w:r w:rsidR="00BE1C30" w:rsidRPr="00E77497">
          <w:t>,</w:t>
        </w:r>
      </w:ins>
    </w:p>
    <w:p w:rsidR="004C02EF" w:rsidRPr="00E77497" w:rsidRDefault="00134DAD" w:rsidP="00834A33">
      <w:pPr>
        <w:pStyle w:val="Alg4"/>
        <w:numPr>
          <w:ilvl w:val="2"/>
          <w:numId w:val="212"/>
        </w:numPr>
        <w:tabs>
          <w:tab w:val="left" w:pos="2340"/>
        </w:tabs>
      </w:pPr>
      <w:ins w:id="33029" w:author="Rev 7 Allen Wirfs-Brock" w:date="2012-04-10T11:34:00Z">
        <w:r>
          <w:t xml:space="preserve">Let </w:t>
        </w:r>
        <w:r w:rsidRPr="00F726FB">
          <w:rPr>
            <w:i/>
          </w:rPr>
          <w:t>deleteStatus</w:t>
        </w:r>
        <w:r>
          <w:t xml:space="preserve"> be the result of calling</w:t>
        </w:r>
        <w:r w:rsidRPr="00E77497">
          <w:t xml:space="preserve"> </w:t>
        </w:r>
      </w:ins>
      <w:del w:id="33030" w:author="Rev 7 Allen Wirfs-Brock" w:date="2012-04-10T11:34:00Z">
        <w:r w:rsidR="004C02EF" w:rsidRPr="00E77497" w:rsidDel="00134DAD">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rsidR="00134DAD" w:rsidRDefault="00134DAD" w:rsidP="00134DAD">
      <w:pPr>
        <w:pStyle w:val="Alg4"/>
        <w:numPr>
          <w:ilvl w:val="2"/>
          <w:numId w:val="212"/>
        </w:numPr>
        <w:rPr>
          <w:ins w:id="33031" w:author="Rev 7 Allen Wirfs-Brock" w:date="2012-04-10T11:33:00Z"/>
        </w:rPr>
      </w:pPr>
      <w:ins w:id="33032" w:author="Rev 7 Allen Wirfs-Brock" w:date="2012-04-10T11:34:00Z">
        <w:r>
          <w:t>ReturnIfAbrupt(</w:t>
        </w:r>
        <w:r>
          <w:rPr>
            <w:i/>
          </w:rPr>
          <w:t>deleteStatus</w:t>
        </w:r>
        <w:r>
          <w:t>).</w:t>
        </w:r>
      </w:ins>
    </w:p>
    <w:p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134DAD" w:rsidP="00834A33">
      <w:pPr>
        <w:pStyle w:val="Alg4"/>
        <w:numPr>
          <w:ilvl w:val="1"/>
          <w:numId w:val="212"/>
        </w:numPr>
      </w:pPr>
      <w:ins w:id="33033"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33034"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j</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rsidR="00134DAD" w:rsidRDefault="00134DAD" w:rsidP="00834A33">
      <w:pPr>
        <w:pStyle w:val="Alg4"/>
        <w:numPr>
          <w:ilvl w:val="1"/>
          <w:numId w:val="212"/>
        </w:numPr>
        <w:rPr>
          <w:ins w:id="33035" w:author="Rev 7 Allen Wirfs-Brock" w:date="2012-04-10T11:35:00Z"/>
        </w:rPr>
      </w:pPr>
      <w:ins w:id="33036" w:author="Rev 7 Allen Wirfs-Brock" w:date="2012-04-10T11:35:00Z">
        <w:r>
          <w:t>ReturnIfAbrupt(</w:t>
        </w:r>
        <w:r>
          <w:rPr>
            <w:i/>
          </w:rPr>
          <w:t>putStatus</w:t>
        </w:r>
        <w:r>
          <w:t>).</w:t>
        </w:r>
      </w:ins>
    </w:p>
    <w:p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rsidR="004C02EF" w:rsidRPr="00E77497" w:rsidRDefault="00134DAD" w:rsidP="00834A33">
      <w:pPr>
        <w:pStyle w:val="Alg4"/>
        <w:numPr>
          <w:ilvl w:val="0"/>
          <w:numId w:val="212"/>
        </w:numPr>
      </w:pPr>
      <w:ins w:id="33037"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33038"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and </w:t>
      </w:r>
      <w:r w:rsidR="004C02EF" w:rsidRPr="00E77497">
        <w:rPr>
          <w:b/>
        </w:rPr>
        <w:t>true</w:t>
      </w:r>
      <w:r w:rsidR="004C02EF" w:rsidRPr="00E77497">
        <w:t>.</w:t>
      </w:r>
    </w:p>
    <w:p w:rsidR="00134DAD" w:rsidRDefault="00134DAD" w:rsidP="00134DAD">
      <w:pPr>
        <w:pStyle w:val="Alg4"/>
        <w:numPr>
          <w:ilvl w:val="0"/>
          <w:numId w:val="212"/>
        </w:numPr>
        <w:spacing w:after="120"/>
        <w:contextualSpacing/>
        <w:rPr>
          <w:ins w:id="33039" w:author="Rev 7 Allen Wirfs-Brock" w:date="2012-04-10T11:36:00Z"/>
        </w:rPr>
      </w:pPr>
      <w:ins w:id="33040" w:author="Rev 7 Allen Wirfs-Brock" w:date="2012-04-10T11:36:00Z">
        <w:r>
          <w:t>ReturnIfAbrupt(</w:t>
        </w:r>
        <w:r>
          <w:rPr>
            <w:i/>
          </w:rPr>
          <w:t>putStatus</w:t>
        </w:r>
        <w:r>
          <w:t>).</w:t>
        </w:r>
      </w:ins>
    </w:p>
    <w:p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rsidR="004C02EF" w:rsidRPr="00E77497" w:rsidRDefault="004C02EF" w:rsidP="004C02EF">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ins w:id="33041" w:author="Rev 9 Allen Wirfs-Brock" w:date="2012-07-07T17:57:00Z">
        <w:r w:rsidR="000625F1">
          <w:t>n</w:t>
        </w:r>
      </w:ins>
      <w:r w:rsidRPr="00E77497">
        <w:t xml:space="preserve"> </w:t>
      </w:r>
      <w:del w:id="33042" w:author="Rev 9 Allen Wirfs-Brock" w:date="2012-07-07T17:57:00Z">
        <w:r w:rsidRPr="00E77497" w:rsidDel="000625F1">
          <w:delText xml:space="preserve">host </w:delText>
        </w:r>
      </w:del>
      <w:ins w:id="33043" w:author="Rev 9 Allen Wirfs-Brock" w:date="2012-07-07T17:57:00Z">
        <w:r w:rsidR="000625F1">
          <w:t>exotic</w:t>
        </w:r>
        <w:r w:rsidR="000625F1" w:rsidRPr="00E77497">
          <w:t xml:space="preserve"> </w:t>
        </w:r>
      </w:ins>
      <w:r w:rsidRPr="00E77497">
        <w:t>object</w:t>
      </w:r>
      <w:ins w:id="33044" w:author="Rev 9 Allen Wirfs-Brock" w:date="2012-07-07T17:57: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15.4.4.14</w:t>
      </w:r>
      <w:r w:rsidRPr="00E77497">
        <w:tab/>
        <w:t>Array.prototype.indexOf ( searchElement [ , fromIndex ] )</w:t>
      </w:r>
    </w:p>
    <w:p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33045" w:author="Rev 4 Allen Wirfs-Brock" w:date="2011-10-15T13:05:00Z">
        <w:r w:rsidRPr="00E77497" w:rsidDel="00E5271E">
          <w:delText>6</w:delText>
        </w:r>
      </w:del>
      <w:ins w:id="33046" w:author="Rev 4 Allen Wirfs-Brock" w:date="2011-10-15T13:05:00Z">
        <w:r w:rsidR="00E5271E" w:rsidRPr="00E77497">
          <w:t>1</w:t>
        </w:r>
      </w:ins>
      <w:r w:rsidRPr="00E77497">
        <w:t>), and if found at one or more positions, returns the index of the first such position; otherwise, -1 is returned.</w:t>
      </w:r>
    </w:p>
    <w:p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391"/>
        </w:numPr>
        <w:rPr>
          <w:ins w:id="33047" w:author="Rev 7 Allen Wirfs-Brock" w:date="2012-04-10T12:05:00Z"/>
        </w:rPr>
      </w:pPr>
      <w:ins w:id="33048" w:author="Rev 7 Allen Wirfs-Brock" w:date="2012-04-10T12:05:00Z">
        <w:r>
          <w:t>ReturnIfAbrupt(</w:t>
        </w:r>
        <w:r>
          <w:rPr>
            <w:i/>
          </w:rPr>
          <w:t>O</w:t>
        </w:r>
        <w:r>
          <w:t>).</w:t>
        </w:r>
      </w:ins>
    </w:p>
    <w:p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rsidR="00CA3654" w:rsidRPr="00E77497" w:rsidRDefault="00C82981" w:rsidP="00CA3654">
      <w:pPr>
        <w:pStyle w:val="Alg4"/>
        <w:numPr>
          <w:ilvl w:val="0"/>
          <w:numId w:val="391"/>
        </w:numPr>
        <w:contextualSpacing/>
        <w:rPr>
          <w:ins w:id="33049" w:author="Rev 6 Allen Wirfs-Brock" w:date="2012-02-22T17:27:00Z"/>
        </w:rPr>
      </w:pPr>
      <w:ins w:id="33050" w:author="Rev 6 Allen Wirfs-Brock" w:date="2012-02-26T09:04:00Z">
        <w:r>
          <w:t>ReturnIfAbrupt(</w:t>
        </w:r>
        <w:r w:rsidRPr="00E77497">
          <w:rPr>
            <w:i/>
          </w:rPr>
          <w:t>len</w:t>
        </w:r>
        <w:r>
          <w:t>).</w:t>
        </w:r>
      </w:ins>
    </w:p>
    <w:p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rsidR="00CA3654" w:rsidRPr="00E77497" w:rsidRDefault="00134DAD" w:rsidP="00CA3654">
      <w:pPr>
        <w:pStyle w:val="Alg4"/>
        <w:numPr>
          <w:ilvl w:val="0"/>
          <w:numId w:val="391"/>
        </w:numPr>
        <w:contextualSpacing/>
        <w:rPr>
          <w:ins w:id="33051" w:author="Rev 6 Allen Wirfs-Brock" w:date="2012-02-22T17:28:00Z"/>
        </w:rPr>
      </w:pPr>
      <w:ins w:id="33052" w:author="Rev 7 Allen Wirfs-Brock" w:date="2012-04-10T11:38:00Z">
        <w:r>
          <w:t>ReturnIfAbrupt(</w:t>
        </w:r>
        <w:r>
          <w:rPr>
            <w:i/>
          </w:rPr>
          <w:t>n</w:t>
        </w:r>
        <w:r>
          <w:t>).</w:t>
        </w:r>
      </w:ins>
      <w:ins w:id="33053" w:author="Rev 6 Allen Wirfs-Brock" w:date="2012-02-22T17:28:00Z">
        <w:del w:id="33054" w:author="Rev 7 Allen Wirfs-Brock" w:date="2012-04-10T11:38:00Z">
          <w:r w:rsidR="00CA3654" w:rsidDel="00134DAD">
            <w:delText xml:space="preserve">If </w:delText>
          </w:r>
          <w:r w:rsidR="00CA3654" w:rsidRPr="00E77497" w:rsidDel="00134DAD">
            <w:rPr>
              <w:i/>
            </w:rPr>
            <w:delText>n</w:delText>
          </w:r>
          <w:r w:rsidR="00CA3654" w:rsidRPr="00E77497" w:rsidDel="00134DAD">
            <w:delText xml:space="preserve"> </w:delText>
          </w:r>
          <w:r w:rsidR="00CA3654" w:rsidDel="00134DAD">
            <w:delText xml:space="preserve">is an abrupt completion, return </w:delText>
          </w:r>
          <w:r w:rsidR="00CA3654" w:rsidRPr="00E77497" w:rsidDel="00134DAD">
            <w:rPr>
              <w:i/>
            </w:rPr>
            <w:delText>n</w:delText>
          </w:r>
          <w:r w:rsidR="00CA3654" w:rsidDel="00134DAD">
            <w:delText>.</w:delText>
          </w:r>
        </w:del>
      </w:ins>
    </w:p>
    <w:p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rsidR="004C02EF" w:rsidRPr="00E77497" w:rsidRDefault="004C02EF" w:rsidP="00BE1C30">
      <w:pPr>
        <w:pStyle w:val="Alg4"/>
        <w:numPr>
          <w:ilvl w:val="0"/>
          <w:numId w:val="391"/>
        </w:numPr>
      </w:pPr>
      <w:r w:rsidRPr="00E77497">
        <w:t>Else</w:t>
      </w:r>
      <w:del w:id="33055" w:author="Rev 11 Allen Wirfs-Brock" w:date="2012-10-25T09:52:00Z">
        <w:r w:rsidRPr="00E77497" w:rsidDel="00BE1C30">
          <w:delText>,</w:delText>
        </w:r>
      </w:del>
      <w:r w:rsidRPr="00E77497">
        <w:t xml:space="preserve"> </w:t>
      </w:r>
      <w:r w:rsidRPr="00E77497">
        <w:rPr>
          <w:i/>
        </w:rPr>
        <w:t>n</w:t>
      </w:r>
      <w:r w:rsidRPr="00E77497">
        <w:t>&lt;0</w:t>
      </w:r>
      <w:ins w:id="33056" w:author="Rev 11 Allen Wirfs-Brock" w:date="2012-10-25T09:52:00Z">
        <w:r w:rsidR="00BE1C30" w:rsidRPr="00E77497">
          <w:t>,</w:t>
        </w:r>
      </w:ins>
    </w:p>
    <w:p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rsidR="004C02EF" w:rsidRPr="00E77497" w:rsidRDefault="004C02EF" w:rsidP="00834A33">
      <w:pPr>
        <w:pStyle w:val="Alg4"/>
        <w:numPr>
          <w:ilvl w:val="1"/>
          <w:numId w:val="391"/>
        </w:numPr>
      </w:pPr>
      <w:r w:rsidRPr="00E77497">
        <w:t xml:space="preserve">If </w:t>
      </w:r>
      <w:r w:rsidRPr="00E77497">
        <w:rPr>
          <w:i/>
        </w:rPr>
        <w:t xml:space="preserve">k </w:t>
      </w:r>
      <w:del w:id="33057" w:author="Rev 7 Allen Wirfs-Brock" w:date="2012-04-10T11:38:00Z">
        <w:r w:rsidRPr="00E77497" w:rsidDel="00134DAD">
          <w:delText>is less than</w:delText>
        </w:r>
      </w:del>
      <w:ins w:id="33058" w:author="Rev 7 Allen Wirfs-Brock" w:date="2012-04-10T11:38:00Z">
        <w:r w:rsidR="00134DAD">
          <w:t>&lt;</w:t>
        </w:r>
      </w:ins>
      <w:r w:rsidRPr="00E77497">
        <w:t xml:space="preserve"> 0, then let </w:t>
      </w:r>
      <w:r w:rsidRPr="00E77497">
        <w:rPr>
          <w:i/>
        </w:rPr>
        <w:t>k</w:t>
      </w:r>
      <w:r w:rsidRPr="00E77497">
        <w:t xml:space="preserve"> be 0.</w:t>
      </w:r>
    </w:p>
    <w:p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rsidR="00CA3654" w:rsidRPr="00E77497" w:rsidRDefault="00134DAD" w:rsidP="00CA3654">
      <w:pPr>
        <w:pStyle w:val="Alg4"/>
        <w:numPr>
          <w:ilvl w:val="2"/>
          <w:numId w:val="391"/>
        </w:numPr>
        <w:contextualSpacing/>
        <w:rPr>
          <w:ins w:id="33059" w:author="Rev 6 Allen Wirfs-Brock" w:date="2012-02-22T17:28:00Z"/>
        </w:rPr>
      </w:pPr>
      <w:ins w:id="33060" w:author="Rev 7 Allen Wirfs-Brock" w:date="2012-04-10T11:40:00Z">
        <w:r>
          <w:t>ReturnIfAbrupt(</w:t>
        </w:r>
        <w:r>
          <w:rPr>
            <w:i/>
          </w:rPr>
          <w:t>elementK</w:t>
        </w:r>
        <w:r>
          <w:t>).</w:t>
        </w:r>
      </w:ins>
      <w:ins w:id="33061" w:author="Rev 6 Allen Wirfs-Brock" w:date="2012-02-22T17:28:00Z">
        <w:del w:id="33062" w:author="Rev 7 Allen Wirfs-Brock" w:date="2012-04-10T11:40:00Z">
          <w:r w:rsidR="00CA3654" w:rsidDel="00134DAD">
            <w:delText xml:space="preserve">If </w:delText>
          </w:r>
          <w:r w:rsidR="00CA3654" w:rsidRPr="00E77497" w:rsidDel="00134DAD">
            <w:rPr>
              <w:i/>
            </w:rPr>
            <w:delText>elementK</w:delText>
          </w:r>
          <w:r w:rsidR="00CA3654" w:rsidRPr="00E77497" w:rsidDel="00134DAD">
            <w:delText xml:space="preserve"> </w:delText>
          </w:r>
          <w:r w:rsidR="00CA3654" w:rsidDel="00134DAD">
            <w:delText xml:space="preserve">is an abrupt completion, return </w:delText>
          </w:r>
          <w:r w:rsidR="00CA3654" w:rsidRPr="00E77497" w:rsidDel="00134DAD">
            <w:rPr>
              <w:i/>
            </w:rPr>
            <w:delText>elementK</w:delText>
          </w:r>
          <w:r w:rsidR="00CA3654" w:rsidDel="00134DAD">
            <w:delText>.</w:delText>
          </w:r>
        </w:del>
      </w:ins>
    </w:p>
    <w:p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w:t>
      </w:r>
      <w:del w:id="33063" w:author="Rev 10 Allen Wirfs-Brock" w:date="2012-08-14T16:04:00Z">
        <w:r w:rsidRPr="00E77497" w:rsidDel="00EA1B5F">
          <w:delText xml:space="preserve">applying </w:delText>
        </w:r>
      </w:del>
      <w:ins w:id="33064" w:author="Rev 10 Allen Wirfs-Brock" w:date="2012-08-14T16:04:00Z">
        <w:r w:rsidR="00EA1B5F">
          <w:t>performing</w:t>
        </w:r>
        <w:r w:rsidR="00EA1B5F" w:rsidRPr="00E77497">
          <w:t xml:space="preserve"> </w:t>
        </w:r>
      </w:ins>
      <w:r w:rsidRPr="00E77497">
        <w:t xml:space="preserve">the Strict Equality Comparison Algorithm </w:t>
      </w:r>
      <w:del w:id="33065" w:author="Rev 10 Allen Wirfs-Brock" w:date="2012-08-14T16:06:00Z">
        <w:r w:rsidRPr="00E77497" w:rsidDel="00EA1B5F">
          <w:delText>to</w:delText>
        </w:r>
        <w:r w:rsidRPr="00E77497" w:rsidDel="00EA1B5F">
          <w:rPr>
            <w:i/>
          </w:rPr>
          <w:delText xml:space="preserve"> </w:delText>
        </w:r>
      </w:del>
      <w:r w:rsidRPr="00E77497">
        <w:rPr>
          <w:i/>
        </w:rPr>
        <w:t>searchElement</w:t>
      </w:r>
      <w:r w:rsidRPr="00E77497">
        <w:t xml:space="preserve"> </w:t>
      </w:r>
      <w:del w:id="33066" w:author="Rev 10 Allen Wirfs-Brock" w:date="2012-08-14T16:04:00Z">
        <w:r w:rsidRPr="00E77497" w:rsidDel="00EA1B5F">
          <w:delText xml:space="preserve">and </w:delText>
        </w:r>
      </w:del>
      <w:ins w:id="33067" w:author="Rev 10 Allen Wirfs-Brock" w:date="2012-08-14T16:04:00Z">
        <w:r w:rsidR="00EA1B5F">
          <w:t>===</w:t>
        </w:r>
        <w:r w:rsidR="00EA1B5F" w:rsidRPr="00E77497">
          <w:t xml:space="preserve"> </w:t>
        </w:r>
      </w:ins>
      <w:r w:rsidRPr="00E77497">
        <w:rPr>
          <w:i/>
        </w:rPr>
        <w:t>elementK</w:t>
      </w:r>
      <w:r w:rsidRPr="00E77497">
        <w:t>.</w:t>
      </w:r>
    </w:p>
    <w:p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rsidR="004C02EF" w:rsidRPr="00E77497" w:rsidRDefault="004C02EF" w:rsidP="00834A33">
      <w:pPr>
        <w:pStyle w:val="Alg4"/>
        <w:numPr>
          <w:ilvl w:val="0"/>
          <w:numId w:val="391"/>
        </w:numPr>
        <w:spacing w:after="120"/>
      </w:pPr>
      <w:r w:rsidRPr="00E77497">
        <w:t>Return -1.</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ins w:id="33068" w:author="Rev 9 Allen Wirfs-Brock" w:date="2012-07-07T17:57:00Z">
        <w:r w:rsidR="000625F1">
          <w:t>n</w:t>
        </w:r>
      </w:ins>
      <w:r w:rsidRPr="00E77497">
        <w:t xml:space="preserve"> </w:t>
      </w:r>
      <w:del w:id="33069" w:author="Rev 9 Allen Wirfs-Brock" w:date="2012-07-07T17:58:00Z">
        <w:r w:rsidRPr="00E77497" w:rsidDel="000625F1">
          <w:delText xml:space="preserve">host </w:delText>
        </w:r>
      </w:del>
      <w:ins w:id="33070" w:author="Rev 9 Allen Wirfs-Brock" w:date="2012-07-07T17:58:00Z">
        <w:r w:rsidR="000625F1">
          <w:t>exotic</w:t>
        </w:r>
        <w:r w:rsidR="000625F1" w:rsidRPr="00E77497">
          <w:t xml:space="preserve"> </w:t>
        </w:r>
      </w:ins>
      <w:r w:rsidRPr="00E77497">
        <w:t>object</w:t>
      </w:r>
      <w:ins w:id="33071" w:author="Rev 9 Allen Wirfs-Brock" w:date="2012-07-07T17:58: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15.4.4.15</w:t>
      </w:r>
      <w:r w:rsidRPr="00E77497">
        <w:tab/>
        <w:t>Array.prototype.lastIndexOf ( searchElement [ , fromIndex ] )</w:t>
      </w:r>
    </w:p>
    <w:p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33072" w:author="Rev 4 Allen Wirfs-Brock" w:date="2011-10-15T13:05:00Z">
        <w:r w:rsidRPr="00E77497" w:rsidDel="00E5271E">
          <w:delText>6</w:delText>
        </w:r>
      </w:del>
      <w:ins w:id="33073" w:author="Rev 4 Allen Wirfs-Brock" w:date="2011-10-15T13:05:00Z">
        <w:r w:rsidR="00E5271E" w:rsidRPr="00E77497">
          <w:t>1</w:t>
        </w:r>
      </w:ins>
      <w:r w:rsidRPr="00E77497">
        <w:t>), and if found at one or more positions, returns the index of the last such position; otherwise, -1 is returned.</w:t>
      </w:r>
    </w:p>
    <w:p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w:t>
      </w:r>
      <w:r w:rsidRPr="00E77497">
        <w:lastRenderedPageBreak/>
        <w:t xml:space="preserve">negative, it is used as the offset from the end of the array to compute </w:t>
      </w:r>
      <w:r w:rsidRPr="00E77497">
        <w:rPr>
          <w:rFonts w:ascii="Times New Roman" w:hAnsi="Times New Roman"/>
          <w:i/>
        </w:rPr>
        <w:t>fromIndex</w:t>
      </w:r>
      <w:r w:rsidRPr="00E77497">
        <w:t>. If the computed index is less than 0, -1 is returned.</w:t>
      </w:r>
    </w:p>
    <w:p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3"/>
        </w:numPr>
        <w:rPr>
          <w:ins w:id="33074" w:author="Rev 7 Allen Wirfs-Brock" w:date="2012-04-10T12:05:00Z"/>
        </w:rPr>
      </w:pPr>
      <w:ins w:id="33075" w:author="Rev 7 Allen Wirfs-Brock" w:date="2012-04-10T12:05:00Z">
        <w:r>
          <w:t>ReturnIfAbrupt(</w:t>
        </w:r>
        <w:r>
          <w:rPr>
            <w:i/>
          </w:rPr>
          <w:t>O</w:t>
        </w:r>
        <w:r>
          <w:t>).</w:t>
        </w:r>
      </w:ins>
    </w:p>
    <w:p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13"/>
        </w:numPr>
        <w:contextualSpacing/>
        <w:rPr>
          <w:ins w:id="33076" w:author="Rev 6 Allen Wirfs-Brock" w:date="2012-02-22T17:10:00Z"/>
        </w:rPr>
      </w:pPr>
      <w:ins w:id="33077" w:author="Rev 6 Allen Wirfs-Brock" w:date="2012-02-26T09:04:00Z">
        <w:r>
          <w:t>ReturnIfAbrupt(</w:t>
        </w:r>
        <w:r w:rsidRPr="00E77497">
          <w:rPr>
            <w:i/>
          </w:rPr>
          <w:t>len</w:t>
        </w:r>
        <w:r>
          <w:t>).</w:t>
        </w:r>
      </w:ins>
    </w:p>
    <w:p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rsidR="00E1304F" w:rsidRPr="00E77497" w:rsidRDefault="00134DAD" w:rsidP="00E1304F">
      <w:pPr>
        <w:pStyle w:val="Alg4"/>
        <w:numPr>
          <w:ilvl w:val="0"/>
          <w:numId w:val="213"/>
        </w:numPr>
        <w:contextualSpacing/>
        <w:rPr>
          <w:ins w:id="33078" w:author="Rev 6 Allen Wirfs-Brock" w:date="2012-02-22T17:10:00Z"/>
        </w:rPr>
      </w:pPr>
      <w:ins w:id="33079" w:author="Rev 7 Allen Wirfs-Brock" w:date="2012-04-10T11:40:00Z">
        <w:r>
          <w:t>ReturnIfAbrupt(</w:t>
        </w:r>
        <w:r>
          <w:rPr>
            <w:i/>
          </w:rPr>
          <w:t>n</w:t>
        </w:r>
        <w:r>
          <w:t>).</w:t>
        </w:r>
      </w:ins>
      <w:ins w:id="33080" w:author="Rev 6 Allen Wirfs-Brock" w:date="2012-02-22T17:10:00Z">
        <w:del w:id="33081" w:author="Rev 7 Allen Wirfs-Brock" w:date="2012-04-10T11:40:00Z">
          <w:r w:rsidR="00E1304F" w:rsidDel="00134DAD">
            <w:delText xml:space="preserve">If </w:delText>
          </w:r>
          <w:r w:rsidR="00E1304F" w:rsidRPr="00E77497" w:rsidDel="00134DAD">
            <w:rPr>
              <w:i/>
            </w:rPr>
            <w:delText>n</w:delText>
          </w:r>
          <w:r w:rsidR="00E1304F" w:rsidRPr="00E77497" w:rsidDel="00134DAD">
            <w:delText xml:space="preserve"> </w:delText>
          </w:r>
          <w:r w:rsidR="00E1304F" w:rsidDel="00134DAD">
            <w:delText xml:space="preserve">is an abrupt completion, return </w:delText>
          </w:r>
          <w:r w:rsidR="00E1304F" w:rsidRPr="00E77497" w:rsidDel="00134DAD">
            <w:rPr>
              <w:i/>
            </w:rPr>
            <w:delText>n</w:delText>
          </w:r>
          <w:r w:rsidR="00E1304F" w:rsidDel="00134DAD">
            <w:delText>.</w:delText>
          </w:r>
        </w:del>
      </w:ins>
    </w:p>
    <w:p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rsidR="004C02EF" w:rsidRPr="00E77497" w:rsidRDefault="004C02EF" w:rsidP="00BE1C30">
      <w:pPr>
        <w:pStyle w:val="Alg4"/>
        <w:numPr>
          <w:ilvl w:val="0"/>
          <w:numId w:val="213"/>
        </w:numPr>
      </w:pPr>
      <w:r w:rsidRPr="00E77497">
        <w:t>Else</w:t>
      </w:r>
      <w:del w:id="33082" w:author="Rev 11 Allen Wirfs-Brock" w:date="2012-10-25T09:52:00Z">
        <w:r w:rsidRPr="00E77497" w:rsidDel="00BE1C30">
          <w:delText>,</w:delText>
        </w:r>
      </w:del>
      <w:r w:rsidRPr="00E77497">
        <w:t xml:space="preserve">  </w:t>
      </w:r>
      <w:r w:rsidRPr="00E77497">
        <w:rPr>
          <w:i/>
        </w:rPr>
        <w:t>n</w:t>
      </w:r>
      <w:r w:rsidRPr="00E77497">
        <w:t xml:space="preserve"> &lt; 0</w:t>
      </w:r>
      <w:ins w:id="33083" w:author="Rev 11 Allen Wirfs-Brock" w:date="2012-10-25T09:52:00Z">
        <w:r w:rsidR="00BE1C30" w:rsidRPr="00E77497">
          <w:t>,</w:t>
        </w:r>
      </w:ins>
    </w:p>
    <w:p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rsidR="00E1304F" w:rsidRPr="00E77497" w:rsidRDefault="00134DAD" w:rsidP="0027695A">
      <w:pPr>
        <w:pStyle w:val="Alg4"/>
        <w:numPr>
          <w:ilvl w:val="2"/>
          <w:numId w:val="213"/>
        </w:numPr>
        <w:contextualSpacing/>
        <w:rPr>
          <w:ins w:id="33084" w:author="Rev 6 Allen Wirfs-Brock" w:date="2012-02-22T17:11:00Z"/>
        </w:rPr>
      </w:pPr>
      <w:ins w:id="33085" w:author="Rev 7 Allen Wirfs-Brock" w:date="2012-04-10T11:40:00Z">
        <w:r>
          <w:t>ReturnIfAbrupt(</w:t>
        </w:r>
        <w:r>
          <w:rPr>
            <w:i/>
          </w:rPr>
          <w:t>elementK</w:t>
        </w:r>
        <w:r>
          <w:t>).</w:t>
        </w:r>
      </w:ins>
      <w:ins w:id="33086" w:author="Rev 6 Allen Wirfs-Brock" w:date="2012-02-22T17:11:00Z">
        <w:del w:id="33087" w:author="Rev 7 Allen Wirfs-Brock" w:date="2012-04-10T11:40:00Z">
          <w:r w:rsidR="00E1304F" w:rsidDel="00134DAD">
            <w:delText xml:space="preserve">If </w:delText>
          </w:r>
        </w:del>
      </w:ins>
      <w:ins w:id="33088" w:author="Rev 6 Allen Wirfs-Brock" w:date="2012-02-22T17:12:00Z">
        <w:del w:id="33089" w:author="Rev 7 Allen Wirfs-Brock" w:date="2012-04-10T11:40:00Z">
          <w:r w:rsidR="00E1304F" w:rsidRPr="00E77497" w:rsidDel="00134DAD">
            <w:rPr>
              <w:i/>
            </w:rPr>
            <w:delText>elementK</w:delText>
          </w:r>
          <w:r w:rsidR="00E1304F" w:rsidRPr="00E77497" w:rsidDel="00134DAD">
            <w:delText xml:space="preserve"> </w:delText>
          </w:r>
        </w:del>
      </w:ins>
      <w:ins w:id="33090" w:author="Rev 6 Allen Wirfs-Brock" w:date="2012-02-22T17:11:00Z">
        <w:del w:id="33091" w:author="Rev 7 Allen Wirfs-Brock" w:date="2012-04-10T11:40:00Z">
          <w:r w:rsidR="00E1304F" w:rsidDel="00134DAD">
            <w:delText xml:space="preserve">is an abrupt completion, return </w:delText>
          </w:r>
        </w:del>
      </w:ins>
      <w:ins w:id="33092" w:author="Rev 6 Allen Wirfs-Brock" w:date="2012-02-22T17:12:00Z">
        <w:del w:id="33093" w:author="Rev 7 Allen Wirfs-Brock" w:date="2012-04-10T11:40:00Z">
          <w:r w:rsidR="00E1304F" w:rsidRPr="00E77497" w:rsidDel="00134DAD">
            <w:rPr>
              <w:i/>
            </w:rPr>
            <w:delText>elementK</w:delText>
          </w:r>
        </w:del>
      </w:ins>
      <w:ins w:id="33094" w:author="Rev 6 Allen Wirfs-Brock" w:date="2012-02-22T17:11:00Z">
        <w:del w:id="33095" w:author="Rev 7 Allen Wirfs-Brock" w:date="2012-04-10T11:40:00Z">
          <w:r w:rsidR="00E1304F" w:rsidDel="00134DAD">
            <w:delText>.</w:delText>
          </w:r>
        </w:del>
      </w:ins>
    </w:p>
    <w:p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w:t>
      </w:r>
      <w:del w:id="33096" w:author="Rev 10 Allen Wirfs-Brock" w:date="2012-08-14T16:06:00Z">
        <w:r w:rsidRPr="00E77497" w:rsidDel="00EA1B5F">
          <w:delText xml:space="preserve">applying </w:delText>
        </w:r>
      </w:del>
      <w:ins w:id="33097" w:author="Rev 10 Allen Wirfs-Brock" w:date="2012-08-14T16:06:00Z">
        <w:r w:rsidR="00EA1B5F">
          <w:t>performing</w:t>
        </w:r>
        <w:r w:rsidR="00EA1B5F" w:rsidRPr="00E77497">
          <w:t xml:space="preserve"> </w:t>
        </w:r>
      </w:ins>
      <w:del w:id="33098" w:author="Rev 10 Allen Wirfs-Brock" w:date="2012-08-14T16:06:00Z">
        <w:r w:rsidRPr="00E77497" w:rsidDel="00EA1B5F">
          <w:delText xml:space="preserve">the </w:delText>
        </w:r>
      </w:del>
      <w:r w:rsidRPr="00E77497">
        <w:t xml:space="preserve">Strict Equality Comparison </w:t>
      </w:r>
      <w:del w:id="33099" w:author="Rev 10 Allen Wirfs-Brock" w:date="2012-08-14T16:06:00Z">
        <w:r w:rsidRPr="00E77497" w:rsidDel="00EA1B5F">
          <w:delText xml:space="preserve">Algorithm </w:delText>
        </w:r>
      </w:del>
      <w:ins w:id="33100" w:author="Rev 10 Allen Wirfs-Brock" w:date="2012-08-14T16:06:00Z">
        <w:r w:rsidR="00EA1B5F" w:rsidRPr="00E77497">
          <w:t>Algorithm</w:t>
        </w:r>
        <w:r w:rsidR="00EA1B5F">
          <w:br/>
        </w:r>
      </w:ins>
      <w:del w:id="33101" w:author="Rev 10 Allen Wirfs-Brock" w:date="2012-08-14T16:06:00Z">
        <w:r w:rsidRPr="00E77497" w:rsidDel="00EA1B5F">
          <w:delText>to</w:delText>
        </w:r>
        <w:r w:rsidRPr="00E77497" w:rsidDel="00EA1B5F">
          <w:rPr>
            <w:i/>
          </w:rPr>
          <w:delText xml:space="preserve"> </w:delText>
        </w:r>
      </w:del>
      <w:r w:rsidRPr="00E77497">
        <w:rPr>
          <w:i/>
        </w:rPr>
        <w:t>searchElement</w:t>
      </w:r>
      <w:r w:rsidRPr="00E77497">
        <w:t xml:space="preserve"> </w:t>
      </w:r>
      <w:del w:id="33102" w:author="Rev 10 Allen Wirfs-Brock" w:date="2012-08-14T16:06:00Z">
        <w:r w:rsidRPr="00E77497" w:rsidDel="00EA1B5F">
          <w:delText xml:space="preserve">and </w:delText>
        </w:r>
      </w:del>
      <w:ins w:id="33103" w:author="Rev 10 Allen Wirfs-Brock" w:date="2012-08-14T16:06:00Z">
        <w:r w:rsidR="00EA1B5F">
          <w:t>===</w:t>
        </w:r>
        <w:r w:rsidR="00EA1B5F" w:rsidRPr="00E77497">
          <w:t xml:space="preserve"> </w:t>
        </w:r>
      </w:ins>
      <w:r w:rsidRPr="00E77497">
        <w:rPr>
          <w:i/>
        </w:rPr>
        <w:t>elementK</w:t>
      </w:r>
      <w:r w:rsidRPr="00E77497">
        <w:t>.</w:t>
      </w:r>
    </w:p>
    <w:p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3"/>
        </w:numPr>
        <w:spacing w:after="120"/>
      </w:pPr>
      <w:r w:rsidRPr="00E77497">
        <w:t>Return -1.</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ins w:id="33104" w:author="Rev 9 Allen Wirfs-Brock" w:date="2012-07-07T17:58:00Z">
        <w:r w:rsidR="000625F1">
          <w:t>n</w:t>
        </w:r>
      </w:ins>
      <w:r w:rsidRPr="00E77497">
        <w:t xml:space="preserve"> </w:t>
      </w:r>
      <w:del w:id="33105" w:author="Rev 9 Allen Wirfs-Brock" w:date="2012-07-07T17:58:00Z">
        <w:r w:rsidRPr="00E77497" w:rsidDel="000625F1">
          <w:delText xml:space="preserve">host </w:delText>
        </w:r>
      </w:del>
      <w:ins w:id="33106" w:author="Rev 9 Allen Wirfs-Brock" w:date="2012-07-07T17:58:00Z">
        <w:r w:rsidR="000625F1">
          <w:t>exotic</w:t>
        </w:r>
        <w:r w:rsidR="000625F1" w:rsidRPr="00E77497">
          <w:t xml:space="preserve"> </w:t>
        </w:r>
      </w:ins>
      <w:r w:rsidRPr="00E77497">
        <w:t>object</w:t>
      </w:r>
      <w:ins w:id="33107" w:author="Rev 9 Allen Wirfs-Brock" w:date="2012-07-07T17:58: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15.4.4.16</w:t>
      </w:r>
      <w:r w:rsidRPr="00E77497">
        <w:tab/>
        <w:t>Array.prototype.every ( callbackfn [ , thisArg ] )</w:t>
      </w:r>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rsidR="004C02EF" w:rsidRPr="00E77497" w:rsidRDefault="004C02EF" w:rsidP="00834A33">
      <w:pPr>
        <w:pStyle w:val="Alg4"/>
        <w:numPr>
          <w:ilvl w:val="0"/>
          <w:numId w:val="214"/>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4"/>
        </w:numPr>
        <w:rPr>
          <w:ins w:id="33108" w:author="Rev 7 Allen Wirfs-Brock" w:date="2012-04-10T12:05:00Z"/>
        </w:rPr>
      </w:pPr>
      <w:ins w:id="33109" w:author="Rev 7 Allen Wirfs-Brock" w:date="2012-04-10T12:05:00Z">
        <w:r>
          <w:t>ReturnIfAbrupt(</w:t>
        </w:r>
        <w:r>
          <w:rPr>
            <w:i/>
          </w:rPr>
          <w:t>O</w:t>
        </w:r>
        <w:r>
          <w:t>).</w:t>
        </w:r>
      </w:ins>
    </w:p>
    <w:p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14"/>
        </w:numPr>
        <w:contextualSpacing/>
        <w:rPr>
          <w:ins w:id="33110" w:author="Rev 6 Allen Wirfs-Brock" w:date="2012-02-22T17:10:00Z"/>
        </w:rPr>
      </w:pPr>
      <w:ins w:id="33111" w:author="Rev 6 Allen Wirfs-Brock" w:date="2012-02-26T09:05:00Z">
        <w:r>
          <w:t>ReturnIfAbrupt(</w:t>
        </w:r>
        <w:r w:rsidRPr="00E77497">
          <w:rPr>
            <w:i/>
          </w:rPr>
          <w:t>len</w:t>
        </w:r>
        <w:r>
          <w:t>).</w:t>
        </w:r>
      </w:ins>
    </w:p>
    <w:p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E30F6D">
      <w:pPr>
        <w:pStyle w:val="Alg4"/>
        <w:numPr>
          <w:ilvl w:val="2"/>
          <w:numId w:val="214"/>
        </w:numPr>
        <w:contextualSpacing/>
        <w:rPr>
          <w:ins w:id="33112" w:author="Rev 6 Allen Wirfs-Brock" w:date="2012-02-22T17:17:00Z"/>
        </w:rPr>
      </w:pPr>
      <w:ins w:id="33113" w:author="Rev 7 Allen Wirfs-Brock" w:date="2012-04-10T11:41:00Z">
        <w:r>
          <w:t>ReturnIfAbrupt(</w:t>
        </w:r>
        <w:r>
          <w:rPr>
            <w:i/>
          </w:rPr>
          <w:t>kValue</w:t>
        </w:r>
        <w:r>
          <w:t>).</w:t>
        </w:r>
      </w:ins>
      <w:ins w:id="33114" w:author="Rev 6 Allen Wirfs-Brock" w:date="2012-02-22T17:17:00Z">
        <w:del w:id="33115" w:author="Rev 7 Allen Wirfs-Brock" w:date="2012-04-10T11:41: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rsidR="004C02EF" w:rsidRPr="00E77497" w:rsidRDefault="004C02EF" w:rsidP="008D31E0">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116" w:author="Rev 11 Allen Wirfs-Brock" w:date="2012-10-24T09:34:00Z">
        <w:r w:rsidR="008D31E0" w:rsidRPr="006637C6">
          <w:rPr>
            <w:i/>
          </w:rPr>
          <w:t>this</w:t>
        </w:r>
        <w:r w:rsidR="008D31E0">
          <w:rPr>
            <w:i/>
          </w:rPr>
          <w:t>Argument</w:t>
        </w:r>
        <w:r w:rsidR="008D31E0" w:rsidRPr="00E77497">
          <w:t xml:space="preserve"> </w:t>
        </w:r>
      </w:ins>
      <w:del w:id="33117" w:author="Rev 11 Allen Wirfs-Brock" w:date="2012-10-24T09:34: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118" w:author="Rev 11 Allen Wirfs-Brock" w:date="2012-10-24T09:34:00Z">
        <w:r w:rsidRPr="00E77497" w:rsidDel="008D31E0">
          <w:delText xml:space="preserve">argument </w:delText>
        </w:r>
      </w:del>
      <w:ins w:id="33119" w:author="Rev 11 Allen Wirfs-Brock" w:date="2012-10-24T09:34:00Z">
        <w:r w:rsidR="008D31E0">
          <w:t>a List</w:t>
        </w:r>
        <w:r w:rsidR="008D31E0" w:rsidRPr="00E77497">
          <w:t xml:space="preserve"> </w:t>
        </w:r>
      </w:ins>
      <w:del w:id="33120" w:author="Rev 11 Allen Wirfs-Brock" w:date="2012-10-24T09:35:00Z">
        <w:r w:rsidRPr="00E77497" w:rsidDel="008D31E0">
          <w:delText xml:space="preserve">list </w:delText>
        </w:r>
      </w:del>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121" w:author="Rev 11 Allen Wirfs-Brock" w:date="2012-10-24T09:34:00Z">
        <w:r w:rsidR="008D31E0">
          <w:rPr>
            <w:iCs/>
          </w:rPr>
          <w:t xml:space="preserve"> as </w:t>
        </w:r>
      </w:ins>
      <w:ins w:id="33122" w:author="Rev 11 Allen Wirfs-Brock" w:date="2012-10-24T09:35:00Z">
        <w:r w:rsidR="008D31E0">
          <w:rPr>
            <w:i/>
          </w:rPr>
          <w:t>argumentsList</w:t>
        </w:r>
      </w:ins>
      <w:r w:rsidRPr="00E77497">
        <w:t>.</w:t>
      </w:r>
    </w:p>
    <w:p w:rsidR="008671DC" w:rsidRPr="00E77497" w:rsidRDefault="00134DAD" w:rsidP="0027695A">
      <w:pPr>
        <w:pStyle w:val="Alg4"/>
        <w:numPr>
          <w:ilvl w:val="2"/>
          <w:numId w:val="214"/>
        </w:numPr>
        <w:contextualSpacing/>
        <w:rPr>
          <w:ins w:id="33123" w:author="Rev 6 Allen Wirfs-Brock" w:date="2012-02-22T17:02:00Z"/>
        </w:rPr>
      </w:pPr>
      <w:ins w:id="33124" w:author="Rev 7 Allen Wirfs-Brock" w:date="2012-04-10T11:42:00Z">
        <w:r>
          <w:t>ReturnIfAbrupt(</w:t>
        </w:r>
        <w:r>
          <w:rPr>
            <w:i/>
          </w:rPr>
          <w:t>testResult</w:t>
        </w:r>
        <w:r>
          <w:t>).</w:t>
        </w:r>
      </w:ins>
      <w:ins w:id="33125" w:author="Rev 6 Allen Wirfs-Brock" w:date="2012-02-22T17:02:00Z">
        <w:del w:id="33126" w:author="Rev 7 Allen Wirfs-Brock" w:date="2012-04-10T11:42: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ins w:id="33127" w:author="Rev 9 Allen Wirfs-Brock" w:date="2012-07-07T17:58:00Z">
        <w:r w:rsidR="000625F1">
          <w:t>n</w:t>
        </w:r>
      </w:ins>
      <w:r w:rsidRPr="00E77497">
        <w:t xml:space="preserve"> </w:t>
      </w:r>
      <w:del w:id="33128" w:author="Rev 9 Allen Wirfs-Brock" w:date="2012-07-07T17:58:00Z">
        <w:r w:rsidRPr="00E77497" w:rsidDel="000625F1">
          <w:delText xml:space="preserve">host </w:delText>
        </w:r>
      </w:del>
      <w:ins w:id="33129" w:author="Rev 9 Allen Wirfs-Brock" w:date="2012-07-07T17:58:00Z">
        <w:r w:rsidR="000625F1">
          <w:t>exotic</w:t>
        </w:r>
        <w:r w:rsidR="000625F1" w:rsidRPr="00E77497">
          <w:t xml:space="preserve"> </w:t>
        </w:r>
      </w:ins>
      <w:r w:rsidRPr="00E77497">
        <w:t>object</w:t>
      </w:r>
      <w:ins w:id="33130" w:author="Rev 9 Allen Wirfs-Brock" w:date="2012-07-07T17:58: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15.4.4.17</w:t>
      </w:r>
      <w:r w:rsidRPr="00E77497">
        <w:tab/>
        <w:t>Array.prototype.some ( callbackfn [ , thisArg ] )</w:t>
      </w:r>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5"/>
        </w:numPr>
        <w:rPr>
          <w:ins w:id="33131" w:author="Rev 7 Allen Wirfs-Brock" w:date="2012-04-10T12:06:00Z"/>
        </w:rPr>
      </w:pPr>
      <w:ins w:id="33132" w:author="Rev 7 Allen Wirfs-Brock" w:date="2012-04-10T12:06:00Z">
        <w:r>
          <w:t>ReturnIfAbrupt(</w:t>
        </w:r>
        <w:r>
          <w:rPr>
            <w:i/>
          </w:rPr>
          <w:t>O</w:t>
        </w:r>
        <w:r>
          <w:t>).</w:t>
        </w:r>
      </w:ins>
    </w:p>
    <w:p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15"/>
        </w:numPr>
        <w:contextualSpacing/>
        <w:rPr>
          <w:ins w:id="33133" w:author="Rev 6 Allen Wirfs-Brock" w:date="2012-02-22T17:09:00Z"/>
        </w:rPr>
      </w:pPr>
      <w:ins w:id="33134" w:author="Rev 6 Allen Wirfs-Brock" w:date="2012-02-26T09:05:00Z">
        <w:r>
          <w:t>ReturnIfAbrupt(</w:t>
        </w:r>
        <w:r w:rsidRPr="00E77497">
          <w:rPr>
            <w:i/>
          </w:rPr>
          <w:t>len</w:t>
        </w:r>
        <w:r>
          <w:t>).</w:t>
        </w:r>
      </w:ins>
    </w:p>
    <w:p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5"/>
        </w:numPr>
      </w:pPr>
      <w:r w:rsidRPr="00E77497">
        <w:lastRenderedPageBreak/>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E30F6D">
      <w:pPr>
        <w:pStyle w:val="Alg4"/>
        <w:numPr>
          <w:ilvl w:val="2"/>
          <w:numId w:val="215"/>
        </w:numPr>
        <w:contextualSpacing/>
        <w:rPr>
          <w:ins w:id="33135" w:author="Rev 6 Allen Wirfs-Brock" w:date="2012-02-22T17:17:00Z"/>
        </w:rPr>
      </w:pPr>
      <w:ins w:id="33136" w:author="Rev 7 Allen Wirfs-Brock" w:date="2012-04-10T11:43:00Z">
        <w:r>
          <w:t>ReturnIfAbrupt(</w:t>
        </w:r>
        <w:r>
          <w:rPr>
            <w:i/>
          </w:rPr>
          <w:t>kValue</w:t>
        </w:r>
        <w:r>
          <w:t>).</w:t>
        </w:r>
      </w:ins>
      <w:ins w:id="33137" w:author="Rev 6 Allen Wirfs-Brock" w:date="2012-02-22T17:17:00Z">
        <w:del w:id="33138"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rsidR="004C02EF" w:rsidRPr="00E77497" w:rsidRDefault="004C02EF" w:rsidP="008D31E0">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139" w:author="Rev 11 Allen Wirfs-Brock" w:date="2012-10-24T09:35:00Z">
        <w:r w:rsidR="008D31E0" w:rsidRPr="006637C6">
          <w:rPr>
            <w:i/>
          </w:rPr>
          <w:t>this</w:t>
        </w:r>
        <w:r w:rsidR="008D31E0">
          <w:rPr>
            <w:i/>
          </w:rPr>
          <w:t>Argument</w:t>
        </w:r>
        <w:r w:rsidR="008D31E0" w:rsidRPr="00E77497">
          <w:t xml:space="preserve"> </w:t>
        </w:r>
      </w:ins>
      <w:del w:id="33140" w:author="Rev 11 Allen Wirfs-Brock" w:date="2012-10-24T09:35: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141" w:author="Rev 11 Allen Wirfs-Brock" w:date="2012-10-24T09:35:00Z">
        <w:r w:rsidRPr="00E77497" w:rsidDel="008D31E0">
          <w:delText xml:space="preserve">argument </w:delText>
        </w:r>
      </w:del>
      <w:ins w:id="33142" w:author="Rev 11 Allen Wirfs-Brock" w:date="2012-10-24T09:35:00Z">
        <w:r w:rsidR="008D31E0">
          <w:t>a</w:t>
        </w:r>
        <w:r w:rsidR="008D31E0" w:rsidRPr="00E77497">
          <w:t xml:space="preserve"> </w:t>
        </w:r>
      </w:ins>
      <w:del w:id="33143" w:author="Rev 11 Allen Wirfs-Brock" w:date="2012-10-24T09:35:00Z">
        <w:r w:rsidRPr="00E77497" w:rsidDel="008D31E0">
          <w:delText xml:space="preserve">list </w:delText>
        </w:r>
      </w:del>
      <w:ins w:id="33144" w:author="Rev 11 Allen Wirfs-Brock" w:date="2012-10-24T09:35:00Z">
        <w:r w:rsidR="008D31E0">
          <w:t>L</w:t>
        </w:r>
        <w:r w:rsidR="008D31E0"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145" w:author="Rev 11 Allen Wirfs-Brock" w:date="2012-10-24T09:35:00Z">
        <w:r w:rsidR="008D31E0">
          <w:rPr>
            <w:iCs/>
          </w:rPr>
          <w:t xml:space="preserve"> as </w:t>
        </w:r>
      </w:ins>
      <w:ins w:id="33146" w:author="Rev 11 Allen Wirfs-Brock" w:date="2012-10-24T09:36:00Z">
        <w:r w:rsidR="008D31E0">
          <w:rPr>
            <w:i/>
          </w:rPr>
          <w:t>argumentsList</w:t>
        </w:r>
      </w:ins>
      <w:r w:rsidRPr="00E77497">
        <w:t>.</w:t>
      </w:r>
    </w:p>
    <w:p w:rsidR="008671DC" w:rsidRPr="00E77497" w:rsidRDefault="00134DAD" w:rsidP="008671DC">
      <w:pPr>
        <w:pStyle w:val="Alg4"/>
        <w:numPr>
          <w:ilvl w:val="2"/>
          <w:numId w:val="215"/>
        </w:numPr>
        <w:contextualSpacing/>
        <w:rPr>
          <w:ins w:id="33147" w:author="Rev 6 Allen Wirfs-Brock" w:date="2012-02-22T17:02:00Z"/>
        </w:rPr>
      </w:pPr>
      <w:ins w:id="33148" w:author="Rev 7 Allen Wirfs-Brock" w:date="2012-04-10T11:43:00Z">
        <w:r>
          <w:t>ReturnIfAbrupt(</w:t>
        </w:r>
        <w:r>
          <w:rPr>
            <w:i/>
          </w:rPr>
          <w:t>testResult</w:t>
        </w:r>
        <w:r>
          <w:t>).</w:t>
        </w:r>
      </w:ins>
      <w:ins w:id="33149" w:author="Rev 6 Allen Wirfs-Brock" w:date="2012-02-22T17:02:00Z">
        <w:del w:id="33150" w:author="Rev 7 Allen Wirfs-Brock" w:date="2012-04-10T11:43: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ins w:id="33151" w:author="Rev 9 Allen Wirfs-Brock" w:date="2012-07-07T17:58:00Z">
        <w:r w:rsidR="000625F1">
          <w:t>n</w:t>
        </w:r>
      </w:ins>
      <w:r w:rsidRPr="00E77497">
        <w:t xml:space="preserve"> </w:t>
      </w:r>
      <w:del w:id="33152" w:author="Rev 9 Allen Wirfs-Brock" w:date="2012-07-07T17:58:00Z">
        <w:r w:rsidRPr="00E77497" w:rsidDel="000625F1">
          <w:delText xml:space="preserve">host </w:delText>
        </w:r>
      </w:del>
      <w:ins w:id="33153" w:author="Rev 9 Allen Wirfs-Brock" w:date="2012-07-07T17:58:00Z">
        <w:r w:rsidR="000625F1">
          <w:t>exotic</w:t>
        </w:r>
        <w:r w:rsidR="000625F1" w:rsidRPr="00E77497">
          <w:t xml:space="preserve"> </w:t>
        </w:r>
      </w:ins>
      <w:r w:rsidRPr="00E77497">
        <w:t>object</w:t>
      </w:r>
      <w:ins w:id="33154" w:author="Rev 9 Allen Wirfs-Brock" w:date="2012-07-07T17:59: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15.4.4.18</w:t>
      </w:r>
      <w:r w:rsidRPr="00E77497">
        <w:tab/>
        <w:t>Array.prototype.forEach ( callbackfn [ , thisArg ] )</w:t>
      </w:r>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EA083D">
      <w:pPr>
        <w:pStyle w:val="Alg4"/>
        <w:numPr>
          <w:ilvl w:val="0"/>
          <w:numId w:val="824"/>
        </w:numPr>
        <w:rPr>
          <w:ins w:id="33155" w:author="Rev 7 Allen Wirfs-Brock" w:date="2012-04-10T12:06:00Z"/>
        </w:rPr>
      </w:pPr>
      <w:ins w:id="33156" w:author="Rev 7 Allen Wirfs-Brock" w:date="2012-04-10T12:06:00Z">
        <w:r>
          <w:t>ReturnIfAbrupt(</w:t>
        </w:r>
        <w:r>
          <w:rPr>
            <w:i/>
          </w:rPr>
          <w:t>O</w:t>
        </w:r>
        <w:r>
          <w:t>).</w:t>
        </w:r>
      </w:ins>
    </w:p>
    <w:p w:rsidR="004C02EF" w:rsidRPr="00E77497" w:rsidRDefault="004C02EF" w:rsidP="00EA083D">
      <w:pPr>
        <w:pStyle w:val="Alg4"/>
        <w:numPr>
          <w:ilvl w:val="0"/>
          <w:numId w:val="82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EA083D">
      <w:pPr>
        <w:pStyle w:val="Alg4"/>
        <w:numPr>
          <w:ilvl w:val="0"/>
          <w:numId w:val="824"/>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A083D">
      <w:pPr>
        <w:pStyle w:val="Alg4"/>
        <w:numPr>
          <w:ilvl w:val="0"/>
          <w:numId w:val="824"/>
        </w:numPr>
        <w:contextualSpacing/>
        <w:rPr>
          <w:ins w:id="33157" w:author="Rev 6 Allen Wirfs-Brock" w:date="2012-02-22T17:09:00Z"/>
        </w:rPr>
      </w:pPr>
      <w:ins w:id="33158" w:author="Rev 6 Allen Wirfs-Brock" w:date="2012-02-26T09:05:00Z">
        <w:r>
          <w:t>ReturnIfAbrupt(</w:t>
        </w:r>
        <w:r w:rsidRPr="00E77497">
          <w:rPr>
            <w:i/>
          </w:rPr>
          <w:t>len</w:t>
        </w:r>
        <w:r>
          <w:t>).</w:t>
        </w:r>
      </w:ins>
    </w:p>
    <w:p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DB15F0">
      <w:pPr>
        <w:pStyle w:val="Alg4"/>
        <w:numPr>
          <w:ilvl w:val="1"/>
          <w:numId w:val="82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DB15F0">
      <w:pPr>
        <w:pStyle w:val="Alg4"/>
        <w:numPr>
          <w:ilvl w:val="2"/>
          <w:numId w:val="824"/>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DB15F0">
      <w:pPr>
        <w:pStyle w:val="Alg4"/>
        <w:numPr>
          <w:ilvl w:val="2"/>
          <w:numId w:val="824"/>
        </w:numPr>
        <w:contextualSpacing/>
        <w:rPr>
          <w:ins w:id="33159" w:author="Rev 6 Allen Wirfs-Brock" w:date="2012-02-22T17:18:00Z"/>
        </w:rPr>
      </w:pPr>
      <w:ins w:id="33160" w:author="Rev 7 Allen Wirfs-Brock" w:date="2012-04-10T11:43:00Z">
        <w:r>
          <w:t>ReturnIfAbrupt(</w:t>
        </w:r>
        <w:r>
          <w:rPr>
            <w:i/>
          </w:rPr>
          <w:t>kValue</w:t>
        </w:r>
        <w:r>
          <w:t>).</w:t>
        </w:r>
      </w:ins>
      <w:ins w:id="33161" w:author="Rev 6 Allen Wirfs-Brock" w:date="2012-02-22T17:18:00Z">
        <w:del w:id="33162"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rsidR="004C02EF" w:rsidRPr="00E77497" w:rsidRDefault="004C02EF" w:rsidP="008D31E0">
      <w:pPr>
        <w:pStyle w:val="Alg4"/>
        <w:numPr>
          <w:ilvl w:val="2"/>
          <w:numId w:val="824"/>
        </w:numPr>
        <w:tabs>
          <w:tab w:val="left" w:pos="2520"/>
        </w:tabs>
      </w:pPr>
      <w:del w:id="33163" w:author="Rev 6 Allen Wirfs-Brock" w:date="2012-02-22T17:03:00Z">
        <w:r w:rsidRPr="00E77497" w:rsidDel="008671DC">
          <w:delText xml:space="preserve">Call </w:delText>
        </w:r>
      </w:del>
      <w:ins w:id="33164"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33165" w:author="Rev 6 Allen Wirfs-Brock" w:date="2012-02-22T17:03:00Z">
        <w:r w:rsidR="008671DC">
          <w:t xml:space="preserve"> result of calling</w:t>
        </w:r>
      </w:ins>
      <w:ins w:id="33166" w:author="Rev 10 Allen Wirfs-Brock" w:date="2012-08-13T16:24:00Z">
        <w:r w:rsidR="0003414D">
          <w:t xml:space="preserve"> the</w:t>
        </w:r>
      </w:ins>
      <w:r w:rsidRPr="00E77497">
        <w:t xml:space="preserve"> [[Call]] internal method of </w:t>
      </w:r>
      <w:r w:rsidRPr="00E77497">
        <w:rPr>
          <w:i/>
        </w:rPr>
        <w:t>callbackfn</w:t>
      </w:r>
      <w:r w:rsidRPr="00E77497">
        <w:t xml:space="preserve"> with </w:t>
      </w:r>
      <w:r w:rsidRPr="00E77497">
        <w:rPr>
          <w:i/>
        </w:rPr>
        <w:t>T</w:t>
      </w:r>
      <w:r w:rsidRPr="00E77497">
        <w:t xml:space="preserve"> as </w:t>
      </w:r>
      <w:ins w:id="33167" w:author="Rev 11 Allen Wirfs-Brock" w:date="2012-10-24T09:36:00Z">
        <w:r w:rsidR="008D31E0" w:rsidRPr="006637C6">
          <w:rPr>
            <w:i/>
          </w:rPr>
          <w:t>this</w:t>
        </w:r>
        <w:r w:rsidR="008D31E0">
          <w:rPr>
            <w:i/>
          </w:rPr>
          <w:t>Argument</w:t>
        </w:r>
        <w:r w:rsidR="008D31E0" w:rsidRPr="00E77497">
          <w:t xml:space="preserve"> </w:t>
        </w:r>
      </w:ins>
      <w:del w:id="33168" w:author="Rev 11 Allen Wirfs-Brock" w:date="2012-10-24T09:36: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169" w:author="Rev 11 Allen Wirfs-Brock" w:date="2012-10-24T09:36:00Z">
        <w:r w:rsidRPr="00E77497" w:rsidDel="008D31E0">
          <w:delText xml:space="preserve">argument </w:delText>
        </w:r>
      </w:del>
      <w:ins w:id="33170" w:author="Rev 11 Allen Wirfs-Brock" w:date="2012-10-24T09:36:00Z">
        <w:r w:rsidR="008D31E0">
          <w:t>a</w:t>
        </w:r>
        <w:r w:rsidR="008D31E0" w:rsidRPr="00E77497">
          <w:t xml:space="preserve"> </w:t>
        </w:r>
      </w:ins>
      <w:del w:id="33171" w:author="Rev 11 Allen Wirfs-Brock" w:date="2012-10-24T09:36:00Z">
        <w:r w:rsidRPr="00E77497" w:rsidDel="008D31E0">
          <w:delText xml:space="preserve">list </w:delText>
        </w:r>
      </w:del>
      <w:ins w:id="33172" w:author="Rev 11 Allen Wirfs-Brock" w:date="2012-10-24T09:36:00Z">
        <w:r w:rsidR="008D31E0">
          <w:t>L</w:t>
        </w:r>
        <w:r w:rsidR="008D31E0"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173" w:author="Rev 11 Allen Wirfs-Brock" w:date="2012-10-24T09:36:00Z">
        <w:r w:rsidR="008D31E0">
          <w:rPr>
            <w:iCs/>
          </w:rPr>
          <w:t xml:space="preserve"> as </w:t>
        </w:r>
      </w:ins>
      <w:ins w:id="33174" w:author="Rev 11 Allen Wirfs-Brock" w:date="2012-10-24T09:37:00Z">
        <w:r w:rsidR="008D31E0">
          <w:rPr>
            <w:i/>
          </w:rPr>
          <w:t>argumentsList</w:t>
        </w:r>
      </w:ins>
      <w:r w:rsidRPr="00E77497">
        <w:t>.</w:t>
      </w:r>
    </w:p>
    <w:p w:rsidR="008671DC" w:rsidRPr="00E77497" w:rsidRDefault="00134DAD" w:rsidP="00DB15F0">
      <w:pPr>
        <w:pStyle w:val="Alg4"/>
        <w:numPr>
          <w:ilvl w:val="2"/>
          <w:numId w:val="824"/>
        </w:numPr>
        <w:contextualSpacing/>
        <w:rPr>
          <w:ins w:id="33175" w:author="Rev 6 Allen Wirfs-Brock" w:date="2012-02-22T17:03:00Z"/>
        </w:rPr>
      </w:pPr>
      <w:ins w:id="33176" w:author="Rev 7 Allen Wirfs-Brock" w:date="2012-04-10T11:44:00Z">
        <w:r>
          <w:t>ReturnIfAbrupt(</w:t>
        </w:r>
        <w:r>
          <w:rPr>
            <w:i/>
          </w:rPr>
          <w:t>funcResult</w:t>
        </w:r>
        <w:r>
          <w:t>).</w:t>
        </w:r>
      </w:ins>
      <w:ins w:id="33177" w:author="Rev 6 Allen Wirfs-Brock" w:date="2012-02-22T17:03:00Z">
        <w:del w:id="33178" w:author="Rev 7 Allen Wirfs-Brock" w:date="2012-04-10T11:44:00Z">
          <w:r w:rsidR="008671DC" w:rsidDel="00134DAD">
            <w:delText xml:space="preserve">If </w:delText>
          </w:r>
        </w:del>
      </w:ins>
      <w:ins w:id="33179" w:author="Rev 6 Allen Wirfs-Brock" w:date="2012-02-22T17:04:00Z">
        <w:del w:id="33180" w:author="Rev 7 Allen Wirfs-Brock" w:date="2012-04-10T11:44:00Z">
          <w:r w:rsidR="008671DC" w:rsidDel="00134DAD">
            <w:rPr>
              <w:i/>
            </w:rPr>
            <w:delText>func</w:delText>
          </w:r>
        </w:del>
      </w:ins>
      <w:ins w:id="33181" w:author="Rev 6 Allen Wirfs-Brock" w:date="2012-02-22T17:03:00Z">
        <w:del w:id="33182" w:author="Rev 7 Allen Wirfs-Brock" w:date="2012-04-10T11:44:00Z">
          <w:r w:rsidR="008671DC" w:rsidRPr="00E77497" w:rsidDel="00134DAD">
            <w:rPr>
              <w:i/>
            </w:rPr>
            <w:delText>Result</w:delText>
          </w:r>
          <w:r w:rsidR="008671DC" w:rsidRPr="00E77497" w:rsidDel="00134DAD">
            <w:delText xml:space="preserve"> </w:delText>
          </w:r>
          <w:r w:rsidR="008671DC" w:rsidDel="00134DAD">
            <w:delText xml:space="preserve">is an abrupt completion, return </w:delText>
          </w:r>
        </w:del>
      </w:ins>
      <w:ins w:id="33183" w:author="Rev 6 Allen Wirfs-Brock" w:date="2012-02-22T17:04:00Z">
        <w:del w:id="33184" w:author="Rev 7 Allen Wirfs-Brock" w:date="2012-04-10T11:44:00Z">
          <w:r w:rsidR="008671DC" w:rsidDel="00134DAD">
            <w:rPr>
              <w:i/>
            </w:rPr>
            <w:delText>func</w:delText>
          </w:r>
        </w:del>
      </w:ins>
      <w:ins w:id="33185" w:author="Rev 6 Allen Wirfs-Brock" w:date="2012-02-22T17:03:00Z">
        <w:del w:id="33186" w:author="Rev 7 Allen Wirfs-Brock" w:date="2012-04-10T11:44:00Z">
          <w:r w:rsidR="008671DC" w:rsidRPr="00E77497" w:rsidDel="00134DAD">
            <w:rPr>
              <w:i/>
            </w:rPr>
            <w:delText>Result</w:delText>
          </w:r>
          <w:r w:rsidR="008671DC" w:rsidDel="00134DAD">
            <w:delText>.</w:delText>
          </w:r>
        </w:del>
      </w:ins>
    </w:p>
    <w:p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rsidR="004C02EF" w:rsidRPr="00E77497" w:rsidRDefault="004C02EF" w:rsidP="00BC2562">
      <w:pPr>
        <w:pStyle w:val="M4"/>
        <w:tabs>
          <w:tab w:val="left" w:pos="4930"/>
        </w:tabs>
        <w:ind w:left="0"/>
      </w:pPr>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ins w:id="33187" w:author="Rev 10 Allen Wirfs-Brock" w:date="2012-09-24T16:12:00Z">
        <w:r w:rsidR="00B94F3B">
          <w:tab/>
        </w:r>
      </w:ins>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ins w:id="33188" w:author="Rev 9 Allen Wirfs-Brock" w:date="2012-07-07T17:59:00Z">
        <w:r w:rsidR="000625F1">
          <w:t>n</w:t>
        </w:r>
      </w:ins>
      <w:r w:rsidRPr="00E77497">
        <w:t xml:space="preserve"> </w:t>
      </w:r>
      <w:del w:id="33189" w:author="Rev 9 Allen Wirfs-Brock" w:date="2012-07-07T17:59:00Z">
        <w:r w:rsidRPr="00E77497" w:rsidDel="000625F1">
          <w:delText xml:space="preserve">host </w:delText>
        </w:r>
      </w:del>
      <w:ins w:id="33190" w:author="Rev 9 Allen Wirfs-Brock" w:date="2012-07-07T17:59:00Z">
        <w:r w:rsidR="000625F1">
          <w:t>exotic</w:t>
        </w:r>
        <w:r w:rsidR="000625F1" w:rsidRPr="00E77497">
          <w:t xml:space="preserve"> </w:t>
        </w:r>
      </w:ins>
      <w:r w:rsidRPr="00E77497">
        <w:t>object</w:t>
      </w:r>
      <w:ins w:id="33191" w:author="Rev 9 Allen Wirfs-Brock" w:date="2012-07-07T17:59: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15.4.4.19</w:t>
      </w:r>
      <w:r w:rsidRPr="00E77497">
        <w:tab/>
        <w:t>Array.prototype.map ( callbackfn [ , thisArg ] )</w:t>
      </w:r>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7"/>
        </w:numPr>
        <w:rPr>
          <w:ins w:id="33192" w:author="Rev 7 Allen Wirfs-Brock" w:date="2012-04-10T12:06:00Z"/>
        </w:rPr>
      </w:pPr>
      <w:ins w:id="33193" w:author="Rev 7 Allen Wirfs-Brock" w:date="2012-04-10T12:06:00Z">
        <w:r>
          <w:t>ReturnIfAbrupt(</w:t>
        </w:r>
        <w:r>
          <w:rPr>
            <w:i/>
          </w:rPr>
          <w:t>O</w:t>
        </w:r>
        <w:r>
          <w:t>).</w:t>
        </w:r>
      </w:ins>
    </w:p>
    <w:p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17"/>
        </w:numPr>
        <w:contextualSpacing/>
        <w:rPr>
          <w:ins w:id="33194" w:author="Rev 6 Allen Wirfs-Brock" w:date="2012-02-22T17:12:00Z"/>
        </w:rPr>
      </w:pPr>
      <w:ins w:id="33195" w:author="Rev 6 Allen Wirfs-Brock" w:date="2012-02-26T08:57:00Z">
        <w:r>
          <w:t>ReturnIfAbrupt(</w:t>
        </w:r>
      </w:ins>
      <w:ins w:id="33196" w:author="Rev 6 Allen Wirfs-Brock" w:date="2012-02-22T17:12:00Z">
        <w:r w:rsidR="00E1304F" w:rsidRPr="00E77497">
          <w:rPr>
            <w:i/>
          </w:rPr>
          <w:t>len</w:t>
        </w:r>
      </w:ins>
      <w:ins w:id="33197" w:author="Rev 6 Allen Wirfs-Brock" w:date="2012-02-26T08:58:00Z">
        <w:r>
          <w:t>)</w:t>
        </w:r>
      </w:ins>
      <w:ins w:id="33198" w:author="Rev 6 Allen Wirfs-Brock" w:date="2012-02-22T17:12:00Z">
        <w:r w:rsidR="00E1304F">
          <w:t>.</w:t>
        </w:r>
      </w:ins>
    </w:p>
    <w:p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834A33">
      <w:pPr>
        <w:pStyle w:val="Alg4"/>
        <w:numPr>
          <w:ilvl w:val="0"/>
          <w:numId w:val="217"/>
        </w:numPr>
      </w:pPr>
      <w:r w:rsidRPr="00E77497">
        <w:t xml:space="preserve">Let </w:t>
      </w:r>
      <w:r w:rsidRPr="00E77497">
        <w:rPr>
          <w:i/>
        </w:rPr>
        <w:t>A</w:t>
      </w:r>
      <w:r w:rsidRPr="00E77497">
        <w:t xml:space="preserve"> be </w:t>
      </w:r>
      <w:ins w:id="33199" w:author="Rev 7 Allen Wirfs-Brock" w:date="2012-04-11T16:14:00Z">
        <w:r w:rsidR="00F44A1F">
          <w:t xml:space="preserve">the result of the </w:t>
        </w:r>
        <w:del w:id="33200" w:author="Rev 8 Allen Wirfs-Brock" w:date="2012-06-14T14:41:00Z">
          <w:r w:rsidR="00F44A1F" w:rsidDel="00D4543D">
            <w:delText>abstraction operation</w:delText>
          </w:r>
        </w:del>
      </w:ins>
      <w:ins w:id="33201" w:author="Rev 8 Allen Wirfs-Brock" w:date="2012-06-14T14:41:00Z">
        <w:r w:rsidR="00D4543D">
          <w:t>abstract operation</w:t>
        </w:r>
      </w:ins>
      <w:ins w:id="33202" w:author="Rev 7 Allen Wirfs-Brock" w:date="2012-04-11T16:14:00Z">
        <w:r w:rsidR="00F44A1F">
          <w:t xml:space="preserve"> ArrayCreate (15.4) with argument</w:t>
        </w:r>
      </w:ins>
      <w:del w:id="33203" w:author="Rev 7 Allen Wirfs-Brock" w:date="2012-04-11T16:14: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rPr>
            <w:i/>
          </w:rPr>
          <w:delText>len</w:delText>
        </w:r>
        <w:r w:rsidRPr="00E77497" w:rsidDel="00F44A1F">
          <w:rPr>
            <w:rFonts w:ascii="Courier New" w:hAnsi="Courier New"/>
            <w:b/>
          </w:rPr>
          <w:delText>)</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 and </w:delText>
        </w:r>
        <w:r w:rsidRPr="00E77497" w:rsidDel="00F44A1F">
          <w:rPr>
            <w:i/>
          </w:rPr>
          <w:delText>len</w:delText>
        </w:r>
        <w:r w:rsidRPr="00E77497" w:rsidDel="00F44A1F">
          <w:delText xml:space="preserve"> is the value of</w:delText>
        </w:r>
      </w:del>
      <w:r w:rsidRPr="00E77497">
        <w:t xml:space="preserve"> </w:t>
      </w:r>
      <w:r w:rsidRPr="00E77497">
        <w:rPr>
          <w:i/>
        </w:rPr>
        <w:t>len</w:t>
      </w:r>
      <w:r w:rsidRPr="00E77497">
        <w:t>.</w:t>
      </w:r>
    </w:p>
    <w:p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C82981" w:rsidP="00E30F6D">
      <w:pPr>
        <w:pStyle w:val="Alg4"/>
        <w:numPr>
          <w:ilvl w:val="2"/>
          <w:numId w:val="217"/>
        </w:numPr>
        <w:contextualSpacing/>
        <w:rPr>
          <w:ins w:id="33204" w:author="Rev 6 Allen Wirfs-Brock" w:date="2012-02-22T17:18:00Z"/>
        </w:rPr>
      </w:pPr>
      <w:ins w:id="33205" w:author="Rev 6 Allen Wirfs-Brock" w:date="2012-02-26T08:58:00Z">
        <w:r>
          <w:t>ReturnIfAbrupt(</w:t>
        </w:r>
      </w:ins>
      <w:ins w:id="33206" w:author="Rev 6 Allen Wirfs-Brock" w:date="2012-02-22T17:18:00Z">
        <w:r w:rsidR="00E30F6D" w:rsidRPr="00E77497">
          <w:rPr>
            <w:i/>
          </w:rPr>
          <w:t>kValue</w:t>
        </w:r>
      </w:ins>
      <w:ins w:id="33207" w:author="Rev 6 Allen Wirfs-Brock" w:date="2012-02-26T08:59:00Z">
        <w:r>
          <w:t>)</w:t>
        </w:r>
      </w:ins>
      <w:ins w:id="33208" w:author="Rev 6 Allen Wirfs-Brock" w:date="2012-02-22T17:18:00Z">
        <w:r w:rsidR="00E30F6D">
          <w:t>.</w:t>
        </w:r>
      </w:ins>
    </w:p>
    <w:p w:rsidR="004C02EF" w:rsidRPr="00E77497" w:rsidRDefault="004C02EF" w:rsidP="008D31E0">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209" w:author="Rev 11 Allen Wirfs-Brock" w:date="2012-10-24T09:37:00Z">
        <w:r w:rsidR="008D31E0" w:rsidRPr="006637C6">
          <w:rPr>
            <w:i/>
          </w:rPr>
          <w:t>this</w:t>
        </w:r>
        <w:r w:rsidR="008D31E0">
          <w:rPr>
            <w:i/>
          </w:rPr>
          <w:t>Argument</w:t>
        </w:r>
        <w:r w:rsidR="008D31E0" w:rsidRPr="00E77497">
          <w:t xml:space="preserve"> </w:t>
        </w:r>
      </w:ins>
      <w:del w:id="33210" w:author="Rev 11 Allen Wirfs-Brock" w:date="2012-10-24T09:37: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211" w:author="Rev 11 Allen Wirfs-Brock" w:date="2012-10-24T09:37:00Z">
        <w:r w:rsidRPr="00E77497" w:rsidDel="008D31E0">
          <w:delText xml:space="preserve">argument </w:delText>
        </w:r>
      </w:del>
      <w:ins w:id="33212" w:author="Rev 11 Allen Wirfs-Brock" w:date="2012-10-24T09:37:00Z">
        <w:r w:rsidR="008D31E0">
          <w:t>a</w:t>
        </w:r>
        <w:r w:rsidR="008D31E0" w:rsidRPr="00E77497">
          <w:t xml:space="preserve"> </w:t>
        </w:r>
      </w:ins>
      <w:del w:id="33213" w:author="Rev 6 Allen Wirfs-Brock" w:date="2012-02-22T17:06:00Z">
        <w:r w:rsidRPr="00E77497" w:rsidDel="00E1304F">
          <w:delText xml:space="preserve">list </w:delText>
        </w:r>
      </w:del>
      <w:ins w:id="33214"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215" w:author="Rev 11 Allen Wirfs-Brock" w:date="2012-10-24T09:37:00Z">
        <w:r w:rsidR="008D31E0">
          <w:rPr>
            <w:iCs/>
          </w:rPr>
          <w:t xml:space="preserve"> as </w:t>
        </w:r>
        <w:r w:rsidR="008D31E0" w:rsidRPr="008D31E0">
          <w:rPr>
            <w:i/>
          </w:rPr>
          <w:t>argumentsList</w:t>
        </w:r>
      </w:ins>
      <w:r w:rsidRPr="00E77497">
        <w:t>.</w:t>
      </w:r>
    </w:p>
    <w:p w:rsidR="00E1304F" w:rsidRPr="00E77497" w:rsidRDefault="00C82981" w:rsidP="00E1304F">
      <w:pPr>
        <w:pStyle w:val="Alg4"/>
        <w:numPr>
          <w:ilvl w:val="2"/>
          <w:numId w:val="217"/>
        </w:numPr>
        <w:contextualSpacing/>
        <w:rPr>
          <w:ins w:id="33216" w:author="Rev 6 Allen Wirfs-Brock" w:date="2012-02-22T17:06:00Z"/>
        </w:rPr>
      </w:pPr>
      <w:ins w:id="33217" w:author="Rev 6 Allen Wirfs-Brock" w:date="2012-02-26T08:58:00Z">
        <w:r>
          <w:t>ReturnIfAbrupt(</w:t>
        </w:r>
      </w:ins>
      <w:ins w:id="33218" w:author="Rev 6 Allen Wirfs-Brock" w:date="2012-02-22T17:06:00Z">
        <w:r w:rsidR="00E1304F">
          <w:rPr>
            <w:i/>
          </w:rPr>
          <w:t>mappedValue</w:t>
        </w:r>
      </w:ins>
      <w:ins w:id="33219" w:author="Rev 6 Allen Wirfs-Brock" w:date="2012-02-26T08:59:00Z">
        <w:r>
          <w:t>)</w:t>
        </w:r>
      </w:ins>
      <w:ins w:id="33220" w:author="Rev 6 Allen Wirfs-Brock" w:date="2012-02-22T17:06:00Z">
        <w:r w:rsidR="00E1304F">
          <w:t>.</w:t>
        </w:r>
      </w:ins>
    </w:p>
    <w:p w:rsidR="004C02EF" w:rsidRPr="00E77497" w:rsidRDefault="004C02EF" w:rsidP="00834A33">
      <w:pPr>
        <w:pStyle w:val="Alg4"/>
        <w:numPr>
          <w:ilvl w:val="2"/>
          <w:numId w:val="217"/>
        </w:numPr>
      </w:pPr>
      <w:del w:id="33221" w:author="Rev 6 Allen Wirfs-Brock" w:date="2012-02-22T17:06:00Z">
        <w:r w:rsidRPr="00E77497" w:rsidDel="00E1304F">
          <w:delText xml:space="preserve">Call </w:delText>
        </w:r>
      </w:del>
      <w:ins w:id="33222" w:author="Rev 6 Allen Wirfs-Brock" w:date="2012-02-22T17:06:00Z">
        <w:r w:rsidR="00E1304F">
          <w:t>Let</w:t>
        </w:r>
      </w:ins>
      <w:ins w:id="33223" w:author="Rev 6 Allen Wirfs-Brock" w:date="2012-02-22T17:07:00Z">
        <w:r w:rsidR="00E1304F">
          <w:t xml:space="preserve"> </w:t>
        </w:r>
      </w:ins>
      <w:ins w:id="33224" w:author="Rev 7 Allen Wirfs-Brock" w:date="2012-04-10T11:48:00Z">
        <w:r w:rsidR="00134DAD" w:rsidRPr="00E1304F">
          <w:rPr>
            <w:i/>
          </w:rPr>
          <w:t>define</w:t>
        </w:r>
        <w:r w:rsidR="00134DAD">
          <w:rPr>
            <w:i/>
          </w:rPr>
          <w:t>Status</w:t>
        </w:r>
        <w:r w:rsidR="00134DAD">
          <w:t xml:space="preserve"> </w:t>
        </w:r>
      </w:ins>
      <w:ins w:id="33225" w:author="Rev 6 Allen Wirfs-Brock" w:date="2012-02-22T17:07:00Z">
        <w:del w:id="33226" w:author="Rev 7 Allen Wirfs-Brock" w:date="2012-04-10T11:48:00Z">
          <w:r w:rsidR="00E1304F" w:rsidRPr="00E1304F" w:rsidDel="00134DAD">
            <w:rPr>
              <w:i/>
            </w:rPr>
            <w:delText>defineResult</w:delText>
          </w:r>
          <w:r w:rsidR="00E1304F" w:rsidDel="00134DAD">
            <w:delText xml:space="preserve"> </w:delText>
          </w:r>
        </w:del>
        <w:r w:rsidR="00E1304F">
          <w:t>be the result of calling</w:t>
        </w:r>
      </w:ins>
      <w:ins w:id="33227"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E1304F" w:rsidRPr="00E77497" w:rsidRDefault="00C82981" w:rsidP="00E1304F">
      <w:pPr>
        <w:pStyle w:val="Alg4"/>
        <w:numPr>
          <w:ilvl w:val="2"/>
          <w:numId w:val="217"/>
        </w:numPr>
        <w:contextualSpacing/>
        <w:rPr>
          <w:ins w:id="33228" w:author="Rev 6 Allen Wirfs-Brock" w:date="2012-02-22T17:07:00Z"/>
        </w:rPr>
      </w:pPr>
      <w:ins w:id="33229" w:author="Rev 6 Allen Wirfs-Brock" w:date="2012-02-26T08:58:00Z">
        <w:r>
          <w:t>ReturnIfAbrupt(</w:t>
        </w:r>
      </w:ins>
      <w:ins w:id="33230" w:author="Rev 7 Allen Wirfs-Brock" w:date="2012-04-10T11:48:00Z">
        <w:r w:rsidR="00134DAD" w:rsidRPr="00E1304F">
          <w:rPr>
            <w:i/>
          </w:rPr>
          <w:t>define</w:t>
        </w:r>
        <w:r w:rsidR="00134DAD">
          <w:rPr>
            <w:i/>
          </w:rPr>
          <w:t>Status</w:t>
        </w:r>
      </w:ins>
      <w:ins w:id="33231" w:author="Rev 6 Allen Wirfs-Brock" w:date="2012-02-22T17:08:00Z">
        <w:del w:id="33232" w:author="Rev 7 Allen Wirfs-Brock" w:date="2012-04-10T11:48:00Z">
          <w:r w:rsidR="00E1304F" w:rsidRPr="006A5E27" w:rsidDel="00134DAD">
            <w:rPr>
              <w:i/>
            </w:rPr>
            <w:delText>defineResult</w:delText>
          </w:r>
        </w:del>
      </w:ins>
      <w:ins w:id="33233" w:author="Rev 6 Allen Wirfs-Brock" w:date="2012-02-26T08:59:00Z">
        <w:r>
          <w:t>)</w:t>
        </w:r>
      </w:ins>
      <w:ins w:id="33234" w:author="Rev 6 Allen Wirfs-Brock" w:date="2012-02-22T17:07:00Z">
        <w:r w:rsidR="00E1304F">
          <w:t>.</w:t>
        </w:r>
      </w:ins>
    </w:p>
    <w:p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ins w:id="33235" w:author="Rev 9 Allen Wirfs-Brock" w:date="2012-07-07T17:59:00Z">
        <w:r w:rsidR="000625F1">
          <w:t>n</w:t>
        </w:r>
      </w:ins>
      <w:r w:rsidRPr="00E77497">
        <w:t xml:space="preserve"> </w:t>
      </w:r>
      <w:del w:id="33236" w:author="Rev 9 Allen Wirfs-Brock" w:date="2012-07-07T17:59:00Z">
        <w:r w:rsidRPr="00E77497" w:rsidDel="000625F1">
          <w:delText xml:space="preserve">host </w:delText>
        </w:r>
      </w:del>
      <w:ins w:id="33237" w:author="Rev 9 Allen Wirfs-Brock" w:date="2012-07-07T17:59:00Z">
        <w:r w:rsidR="000625F1">
          <w:t>exotic</w:t>
        </w:r>
        <w:r w:rsidR="000625F1" w:rsidRPr="00E77497">
          <w:t xml:space="preserve"> </w:t>
        </w:r>
      </w:ins>
      <w:r w:rsidRPr="00E77497">
        <w:t>object</w:t>
      </w:r>
      <w:ins w:id="33238" w:author="Rev 9 Allen Wirfs-Brock" w:date="2012-07-07T17:59: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lastRenderedPageBreak/>
        <w:t>15.4.4.20</w:t>
      </w:r>
      <w:r w:rsidRPr="00E77497">
        <w:tab/>
        <w:t>Array.prototype.filter ( callbackfn [ , thisArg ] )</w:t>
      </w:r>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8"/>
        </w:numPr>
        <w:rPr>
          <w:ins w:id="33239" w:author="Rev 7 Allen Wirfs-Brock" w:date="2012-04-10T12:06:00Z"/>
        </w:rPr>
      </w:pPr>
      <w:ins w:id="33240" w:author="Rev 7 Allen Wirfs-Brock" w:date="2012-04-10T12:06:00Z">
        <w:r>
          <w:t>ReturnIfAbrupt(</w:t>
        </w:r>
        <w:r>
          <w:rPr>
            <w:i/>
          </w:rPr>
          <w:t>O</w:t>
        </w:r>
        <w:r>
          <w:t>).</w:t>
        </w:r>
      </w:ins>
    </w:p>
    <w:p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18"/>
        </w:numPr>
        <w:contextualSpacing/>
        <w:rPr>
          <w:ins w:id="33241" w:author="Rev 6 Allen Wirfs-Brock" w:date="2012-02-22T17:12:00Z"/>
        </w:rPr>
      </w:pPr>
      <w:ins w:id="33242" w:author="Rev 6 Allen Wirfs-Brock" w:date="2012-02-26T09:05:00Z">
        <w:r>
          <w:t>ReturnIfAbrupt(</w:t>
        </w:r>
        <w:r w:rsidRPr="00E77497">
          <w:rPr>
            <w:i/>
          </w:rPr>
          <w:t>len</w:t>
        </w:r>
        <w:r>
          <w:t>).</w:t>
        </w:r>
      </w:ins>
    </w:p>
    <w:p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834A33">
      <w:pPr>
        <w:pStyle w:val="Alg4"/>
        <w:numPr>
          <w:ilvl w:val="0"/>
          <w:numId w:val="218"/>
        </w:numPr>
      </w:pPr>
      <w:r w:rsidRPr="00E77497">
        <w:t xml:space="preserve">Let </w:t>
      </w:r>
      <w:r w:rsidRPr="00E77497">
        <w:rPr>
          <w:i/>
        </w:rPr>
        <w:t>A</w:t>
      </w:r>
      <w:r w:rsidRPr="00E77497">
        <w:t xml:space="preserve"> be </w:t>
      </w:r>
      <w:ins w:id="33243" w:author="Rev 7 Allen Wirfs-Brock" w:date="2012-04-11T16:15:00Z">
        <w:r w:rsidR="00F44A1F">
          <w:t xml:space="preserve">the result of the </w:t>
        </w:r>
        <w:del w:id="33244" w:author="Rev 8 Allen Wirfs-Brock" w:date="2012-06-14T14:41:00Z">
          <w:r w:rsidR="00F44A1F" w:rsidDel="00D4543D">
            <w:delText>abstraction operation</w:delText>
          </w:r>
        </w:del>
      </w:ins>
      <w:ins w:id="33245" w:author="Rev 8 Allen Wirfs-Brock" w:date="2012-06-14T14:41:00Z">
        <w:r w:rsidR="00D4543D">
          <w:t>abstract operation</w:t>
        </w:r>
      </w:ins>
      <w:ins w:id="33246" w:author="Rev 7 Allen Wirfs-Brock" w:date="2012-04-11T16:15:00Z">
        <w:r w:rsidR="00F44A1F">
          <w:t xml:space="preserve"> ArrayCreate (15.4) with argument 0</w:t>
        </w:r>
      </w:ins>
      <w:del w:id="33247" w:author="Rev 7 Allen Wirfs-Brock" w:date="2012-04-11T16:15: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6552DF" w:rsidP="00E30F6D">
      <w:pPr>
        <w:pStyle w:val="Alg4"/>
        <w:numPr>
          <w:ilvl w:val="2"/>
          <w:numId w:val="218"/>
        </w:numPr>
        <w:contextualSpacing/>
        <w:rPr>
          <w:ins w:id="33248" w:author="Rev 6 Allen Wirfs-Brock" w:date="2012-02-22T17:18:00Z"/>
        </w:rPr>
      </w:pPr>
      <w:ins w:id="33249" w:author="Rev 10 Allen Wirfs-Brock" w:date="2012-08-14T15:00:00Z">
        <w:r>
          <w:t>ReturnIfAbrupt(</w:t>
        </w:r>
        <w:r>
          <w:rPr>
            <w:i/>
          </w:rPr>
          <w:t>k</w:t>
        </w:r>
        <w:r w:rsidRPr="006A5E27">
          <w:rPr>
            <w:i/>
          </w:rPr>
          <w:t>Value</w:t>
        </w:r>
        <w:r>
          <w:t>)</w:t>
        </w:r>
      </w:ins>
      <w:ins w:id="33250" w:author="Rev 6 Allen Wirfs-Brock" w:date="2012-02-22T17:18:00Z">
        <w:del w:id="33251" w:author="Rev 10 Allen Wirfs-Brock" w:date="2012-08-14T15:00:00Z">
          <w:r w:rsidR="00E30F6D" w:rsidDel="006552DF">
            <w:delText xml:space="preserve">If </w:delText>
          </w:r>
          <w:r w:rsidR="00E30F6D" w:rsidRPr="00E77497" w:rsidDel="006552DF">
            <w:rPr>
              <w:i/>
            </w:rPr>
            <w:delText>kValue</w:delText>
          </w:r>
          <w:r w:rsidR="00E30F6D" w:rsidRPr="00E77497" w:rsidDel="006552DF">
            <w:delText xml:space="preserve"> </w:delText>
          </w:r>
          <w:r w:rsidR="00E30F6D" w:rsidDel="006552DF">
            <w:delText xml:space="preserve">is an abrupt completion, return </w:delText>
          </w:r>
          <w:r w:rsidR="00E30F6D" w:rsidRPr="00E77497" w:rsidDel="006552DF">
            <w:rPr>
              <w:i/>
            </w:rPr>
            <w:delText>kValue</w:delText>
          </w:r>
        </w:del>
        <w:r w:rsidR="00E30F6D">
          <w:t>.</w:t>
        </w:r>
      </w:ins>
    </w:p>
    <w:p w:rsidR="004C02EF" w:rsidRPr="00E77497" w:rsidRDefault="004C02EF" w:rsidP="008D31E0">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252" w:author="Rev 11 Allen Wirfs-Brock" w:date="2012-10-24T09:38:00Z">
        <w:r w:rsidR="008D31E0" w:rsidRPr="006637C6">
          <w:rPr>
            <w:i/>
          </w:rPr>
          <w:t>this</w:t>
        </w:r>
        <w:r w:rsidR="008D31E0">
          <w:rPr>
            <w:i/>
          </w:rPr>
          <w:t>Argument</w:t>
        </w:r>
        <w:r w:rsidR="008D31E0" w:rsidRPr="00E77497">
          <w:t xml:space="preserve"> </w:t>
        </w:r>
      </w:ins>
      <w:del w:id="33253" w:author="Rev 11 Allen Wirfs-Brock" w:date="2012-10-24T09:38: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254" w:author="Rev 11 Allen Wirfs-Brock" w:date="2012-10-24T09:38:00Z">
        <w:r w:rsidRPr="00E77497" w:rsidDel="008D31E0">
          <w:delText xml:space="preserve">argument </w:delText>
        </w:r>
      </w:del>
      <w:ins w:id="33255" w:author="Rev 11 Allen Wirfs-Brock" w:date="2012-10-24T09:38:00Z">
        <w:r w:rsidR="008D31E0">
          <w:t>a</w:t>
        </w:r>
        <w:r w:rsidR="008D31E0" w:rsidRPr="00E77497">
          <w:t xml:space="preserve"> </w:t>
        </w:r>
      </w:ins>
      <w:del w:id="33256" w:author="Rev 11 Allen Wirfs-Brock" w:date="2012-10-24T09:38:00Z">
        <w:r w:rsidRPr="00E77497" w:rsidDel="008D31E0">
          <w:delText xml:space="preserve">list </w:delText>
        </w:r>
      </w:del>
      <w:ins w:id="33257" w:author="Rev 11 Allen Wirfs-Brock" w:date="2012-10-24T09:38:00Z">
        <w:r w:rsidR="008D31E0">
          <w:t>L</w:t>
        </w:r>
        <w:r w:rsidR="008D31E0"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258" w:author="Rev 11 Allen Wirfs-Brock" w:date="2012-10-24T09:38:00Z">
        <w:r w:rsidR="008D31E0">
          <w:rPr>
            <w:iCs/>
          </w:rPr>
          <w:t xml:space="preserve"> as </w:t>
        </w:r>
        <w:r w:rsidR="008D31E0">
          <w:rPr>
            <w:i/>
          </w:rPr>
          <w:t>argumentsList</w:t>
        </w:r>
      </w:ins>
      <w:r w:rsidRPr="00E77497">
        <w:t>.</w:t>
      </w:r>
    </w:p>
    <w:p w:rsidR="00E30F6D" w:rsidRPr="00E77497" w:rsidRDefault="00134DAD" w:rsidP="00E30F6D">
      <w:pPr>
        <w:pStyle w:val="Alg4"/>
        <w:numPr>
          <w:ilvl w:val="2"/>
          <w:numId w:val="218"/>
        </w:numPr>
        <w:contextualSpacing/>
        <w:rPr>
          <w:ins w:id="33259" w:author="Rev 6 Allen Wirfs-Brock" w:date="2012-02-22T17:21:00Z"/>
        </w:rPr>
      </w:pPr>
      <w:ins w:id="33260" w:author="Rev 7 Allen Wirfs-Brock" w:date="2012-04-10T11:46:00Z">
        <w:r>
          <w:t>ReturnIfAbrupt(</w:t>
        </w:r>
        <w:r>
          <w:rPr>
            <w:i/>
          </w:rPr>
          <w:t>selected</w:t>
        </w:r>
        <w:r>
          <w:t>).</w:t>
        </w:r>
      </w:ins>
      <w:ins w:id="33261" w:author="Rev 6 Allen Wirfs-Brock" w:date="2012-02-22T17:21:00Z">
        <w:del w:id="33262" w:author="Rev 7 Allen Wirfs-Brock" w:date="2012-04-10T11:46:00Z">
          <w:r w:rsidR="00E30F6D" w:rsidDel="00134DAD">
            <w:delText xml:space="preserve">If </w:delText>
          </w:r>
          <w:r w:rsidR="00E30F6D" w:rsidRPr="00E77497" w:rsidDel="00134DAD">
            <w:rPr>
              <w:i/>
            </w:rPr>
            <w:delText>selected</w:delText>
          </w:r>
          <w:r w:rsidR="00E30F6D" w:rsidRPr="00E77497" w:rsidDel="00134DAD">
            <w:delText xml:space="preserve"> </w:delText>
          </w:r>
          <w:r w:rsidR="00E30F6D" w:rsidDel="00134DAD">
            <w:delText xml:space="preserve">is an abrupt completion, return </w:delText>
          </w:r>
          <w:r w:rsidR="00E30F6D" w:rsidRPr="00E77497" w:rsidDel="00134DAD">
            <w:rPr>
              <w:i/>
            </w:rPr>
            <w:delText>selected</w:delText>
          </w:r>
          <w:r w:rsidR="00E30F6D" w:rsidDel="00134DAD">
            <w:delText>.</w:delText>
          </w:r>
        </w:del>
      </w:ins>
    </w:p>
    <w:p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rsidR="004C02EF" w:rsidRPr="00E77497" w:rsidRDefault="00134DAD" w:rsidP="00834A33">
      <w:pPr>
        <w:pStyle w:val="Alg4"/>
        <w:numPr>
          <w:ilvl w:val="3"/>
          <w:numId w:val="218"/>
        </w:numPr>
      </w:pPr>
      <w:ins w:id="33263" w:author="Rev 7 Allen Wirfs-Brock" w:date="2012-04-10T11:47:00Z">
        <w:r>
          <w:t xml:space="preserve">Let </w:t>
        </w:r>
        <w:r w:rsidRPr="00E1304F">
          <w:rPr>
            <w:i/>
          </w:rPr>
          <w:t>define</w:t>
        </w:r>
        <w:r>
          <w:rPr>
            <w:i/>
          </w:rPr>
          <w:t>Status</w:t>
        </w:r>
        <w:r>
          <w:t xml:space="preserve"> be the result of calling</w:t>
        </w:r>
        <w:r w:rsidRPr="00E77497">
          <w:t xml:space="preserve"> </w:t>
        </w:r>
      </w:ins>
      <w:del w:id="33264" w:author="Rev 7 Allen Wirfs-Brock" w:date="2012-04-10T11:47:00Z">
        <w:r w:rsidR="004C02EF" w:rsidRPr="00E77497" w:rsidDel="00134DAD">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to</w:t>
      </w:r>
      <w:r w:rsidR="004C02EF" w:rsidRPr="00E77497">
        <w:t xml:space="preserve">), Property Descriptor {[[Value]]: </w:t>
      </w:r>
      <w:r w:rsidR="004C02EF" w:rsidRPr="00E77497">
        <w:rPr>
          <w:i/>
        </w:rPr>
        <w:t>kValue</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rsidR="00134DAD" w:rsidRDefault="00134DAD" w:rsidP="00834A33">
      <w:pPr>
        <w:pStyle w:val="Alg4"/>
        <w:numPr>
          <w:ilvl w:val="3"/>
          <w:numId w:val="218"/>
        </w:numPr>
        <w:rPr>
          <w:ins w:id="33265" w:author="Rev 7 Allen Wirfs-Brock" w:date="2012-04-10T11:47:00Z"/>
        </w:rPr>
      </w:pPr>
      <w:ins w:id="33266" w:author="Rev 7 Allen Wirfs-Brock" w:date="2012-04-10T11:47:00Z">
        <w:r>
          <w:t>ReturnIfAbrupt(</w:t>
        </w:r>
        <w:r>
          <w:rPr>
            <w:i/>
          </w:rPr>
          <w:t>defineStatus</w:t>
        </w:r>
        <w:r>
          <w:t>).</w:t>
        </w:r>
      </w:ins>
    </w:p>
    <w:p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ins w:id="33267" w:author="Rev 9 Allen Wirfs-Brock" w:date="2012-07-07T17:59:00Z">
        <w:r w:rsidR="000625F1">
          <w:t>n</w:t>
        </w:r>
      </w:ins>
      <w:r w:rsidRPr="00E77497">
        <w:t xml:space="preserve"> </w:t>
      </w:r>
      <w:del w:id="33268" w:author="Rev 9 Allen Wirfs-Brock" w:date="2012-07-07T17:59:00Z">
        <w:r w:rsidRPr="00E77497" w:rsidDel="000625F1">
          <w:delText xml:space="preserve">host </w:delText>
        </w:r>
      </w:del>
      <w:ins w:id="33269" w:author="Rev 9 Allen Wirfs-Brock" w:date="2012-07-07T17:59:00Z">
        <w:r w:rsidR="000625F1">
          <w:t>exotic</w:t>
        </w:r>
        <w:r w:rsidR="000625F1" w:rsidRPr="00E77497">
          <w:t xml:space="preserve"> </w:t>
        </w:r>
      </w:ins>
      <w:r w:rsidRPr="00E77497">
        <w:t>object</w:t>
      </w:r>
      <w:ins w:id="33270" w:author="Rev 9 Allen Wirfs-Brock" w:date="2012-07-07T17:59: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lastRenderedPageBreak/>
        <w:t>15.4.4.21</w:t>
      </w:r>
      <w:r w:rsidRPr="00E77497">
        <w:tab/>
        <w:t>Array.prototype.reduce ( callbackfn [ , initialValue ] )</w:t>
      </w:r>
    </w:p>
    <w:p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9"/>
        </w:numPr>
        <w:rPr>
          <w:ins w:id="33271" w:author="Rev 7 Allen Wirfs-Brock" w:date="2012-04-10T12:06:00Z"/>
        </w:rPr>
      </w:pPr>
      <w:ins w:id="33272" w:author="Rev 7 Allen Wirfs-Brock" w:date="2012-04-10T12:06:00Z">
        <w:r>
          <w:t>ReturnIfAbrupt(</w:t>
        </w:r>
        <w:r>
          <w:rPr>
            <w:i/>
          </w:rPr>
          <w:t>O</w:t>
        </w:r>
        <w:r>
          <w:t>).</w:t>
        </w:r>
      </w:ins>
    </w:p>
    <w:p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19"/>
        </w:numPr>
        <w:contextualSpacing/>
        <w:rPr>
          <w:ins w:id="33273" w:author="Rev 6 Allen Wirfs-Brock" w:date="2012-02-22T17:13:00Z"/>
        </w:rPr>
      </w:pPr>
      <w:ins w:id="33274" w:author="Rev 6 Allen Wirfs-Brock" w:date="2012-02-26T09:05:00Z">
        <w:r>
          <w:t>ReturnIfAbrupt(</w:t>
        </w:r>
        <w:r w:rsidRPr="00E77497">
          <w:rPr>
            <w:i/>
          </w:rPr>
          <w:t>len</w:t>
        </w:r>
        <w:r>
          <w:t>).</w:t>
        </w:r>
      </w:ins>
    </w:p>
    <w:p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rsidR="004C02EF" w:rsidRPr="00E77497" w:rsidRDefault="004C02EF" w:rsidP="00BE1C30">
      <w:pPr>
        <w:pStyle w:val="Alg4"/>
        <w:numPr>
          <w:ilvl w:val="0"/>
          <w:numId w:val="219"/>
        </w:numPr>
      </w:pPr>
      <w:r w:rsidRPr="00E77497">
        <w:t>Else</w:t>
      </w:r>
      <w:del w:id="33275" w:author="Rev 11 Allen Wirfs-Brock" w:date="2012-10-25T09:52:00Z">
        <w:r w:rsidRPr="00E77497" w:rsidDel="00BE1C30">
          <w:delText>,</w:delText>
        </w:r>
      </w:del>
      <w:r w:rsidRPr="00E77497">
        <w:t xml:space="preserve"> </w:t>
      </w:r>
      <w:r w:rsidRPr="00E77497">
        <w:rPr>
          <w:i/>
        </w:rPr>
        <w:t>initialValue</w:t>
      </w:r>
      <w:r w:rsidRPr="00E77497">
        <w:t xml:space="preserve"> is not present</w:t>
      </w:r>
      <w:ins w:id="33276" w:author="Rev 11 Allen Wirfs-Brock" w:date="2012-10-25T09:52:00Z">
        <w:r w:rsidR="00BE1C30" w:rsidRPr="00E77497">
          <w:t>,</w:t>
        </w:r>
      </w:ins>
    </w:p>
    <w:p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E30F6D">
      <w:pPr>
        <w:pStyle w:val="Alg4"/>
        <w:numPr>
          <w:ilvl w:val="3"/>
          <w:numId w:val="219"/>
        </w:numPr>
        <w:contextualSpacing/>
        <w:rPr>
          <w:ins w:id="33277" w:author="Rev 6 Allen Wirfs-Brock" w:date="2012-02-22T17:23:00Z"/>
        </w:rPr>
      </w:pPr>
      <w:ins w:id="33278" w:author="Rev 7 Allen Wirfs-Brock" w:date="2012-04-10T11:49:00Z">
        <w:r>
          <w:t>ReturnIfAbrupt(</w:t>
        </w:r>
        <w:r w:rsidRPr="00E77497">
          <w:rPr>
            <w:i/>
          </w:rPr>
          <w:t>accumulator</w:t>
        </w:r>
        <w:r>
          <w:t>).</w:t>
        </w:r>
      </w:ins>
      <w:ins w:id="33279" w:author="Rev 6 Allen Wirfs-Brock" w:date="2012-02-22T17:23:00Z">
        <w:del w:id="33280"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r w:rsidR="00E30F6D" w:rsidDel="00134DAD">
            <w:delText>.</w:delText>
          </w:r>
        </w:del>
      </w:ins>
    </w:p>
    <w:p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E30F6D">
      <w:pPr>
        <w:pStyle w:val="Alg4"/>
        <w:numPr>
          <w:ilvl w:val="2"/>
          <w:numId w:val="219"/>
        </w:numPr>
        <w:contextualSpacing/>
        <w:rPr>
          <w:ins w:id="33281" w:author="Rev 6 Allen Wirfs-Brock" w:date="2012-02-22T17:19:00Z"/>
        </w:rPr>
      </w:pPr>
      <w:ins w:id="33282" w:author="Rev 7 Allen Wirfs-Brock" w:date="2012-04-10T11:50:00Z">
        <w:r>
          <w:t>ReturnIfAbrupt(</w:t>
        </w:r>
        <w:r>
          <w:rPr>
            <w:i/>
          </w:rPr>
          <w:t>kValue</w:t>
        </w:r>
        <w:r>
          <w:t>)</w:t>
        </w:r>
      </w:ins>
      <w:ins w:id="33283" w:author="Rev 6 Allen Wirfs-Brock" w:date="2012-02-22T17:19:00Z">
        <w:del w:id="33284" w:author="Rev 7 Allen Wirfs-Brock" w:date="2012-04-10T11:50: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rsidR="004C02EF" w:rsidRPr="00E77497" w:rsidRDefault="004C02EF" w:rsidP="008D31E0">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ins w:id="33285" w:author="Rev 11 Allen Wirfs-Brock" w:date="2012-10-24T09:39:00Z">
        <w:r w:rsidR="008D31E0" w:rsidRPr="006637C6">
          <w:rPr>
            <w:i/>
          </w:rPr>
          <w:t>this</w:t>
        </w:r>
        <w:r w:rsidR="008D31E0">
          <w:rPr>
            <w:i/>
          </w:rPr>
          <w:t>Argument</w:t>
        </w:r>
        <w:r w:rsidR="008D31E0" w:rsidRPr="00E77497">
          <w:t xml:space="preserve"> </w:t>
        </w:r>
      </w:ins>
      <w:del w:id="33286" w:author="Rev 11 Allen Wirfs-Brock" w:date="2012-10-24T09:39: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287" w:author="Rev 11 Allen Wirfs-Brock" w:date="2012-10-24T09:39:00Z">
        <w:r w:rsidRPr="00E77497" w:rsidDel="008D31E0">
          <w:delText xml:space="preserve">argument </w:delText>
        </w:r>
      </w:del>
      <w:ins w:id="33288" w:author="Rev 11 Allen Wirfs-Brock" w:date="2012-10-24T09:39:00Z">
        <w:r w:rsidR="008D31E0">
          <w:t>a</w:t>
        </w:r>
        <w:r w:rsidR="008D31E0" w:rsidRPr="00E77497">
          <w:t xml:space="preserve"> </w:t>
        </w:r>
      </w:ins>
      <w:del w:id="33289" w:author="Rev 11 Allen Wirfs-Brock" w:date="2012-10-24T09:39:00Z">
        <w:r w:rsidRPr="00E77497" w:rsidDel="008D31E0">
          <w:delText xml:space="preserve">list </w:delText>
        </w:r>
      </w:del>
      <w:ins w:id="33290" w:author="Rev 11 Allen Wirfs-Brock" w:date="2012-10-24T09:39:00Z">
        <w:r w:rsidR="008D31E0">
          <w:t>L</w:t>
        </w:r>
        <w:r w:rsidR="008D31E0" w:rsidRPr="00E77497">
          <w:t xml:space="preserve">ist </w:t>
        </w:r>
      </w:ins>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ins w:id="33291" w:author="Rev 11 Allen Wirfs-Brock" w:date="2012-10-24T09:39:00Z">
        <w:r w:rsidR="008D31E0">
          <w:rPr>
            <w:iCs/>
          </w:rPr>
          <w:t xml:space="preserve"> as </w:t>
        </w:r>
        <w:r w:rsidR="008D31E0">
          <w:rPr>
            <w:i/>
          </w:rPr>
          <w:t>argumentsList</w:t>
        </w:r>
      </w:ins>
      <w:r w:rsidRPr="00E77497">
        <w:t>.</w:t>
      </w:r>
    </w:p>
    <w:p w:rsidR="00E30F6D" w:rsidRPr="00E77497" w:rsidRDefault="00134DAD" w:rsidP="00E30F6D">
      <w:pPr>
        <w:pStyle w:val="Alg4"/>
        <w:numPr>
          <w:ilvl w:val="2"/>
          <w:numId w:val="219"/>
        </w:numPr>
        <w:contextualSpacing/>
        <w:rPr>
          <w:ins w:id="33292" w:author="Rev 6 Allen Wirfs-Brock" w:date="2012-02-22T17:23:00Z"/>
        </w:rPr>
      </w:pPr>
      <w:ins w:id="33293" w:author="Rev 7 Allen Wirfs-Brock" w:date="2012-04-10T11:49:00Z">
        <w:r>
          <w:t>ReturnIfAbrupt(</w:t>
        </w:r>
        <w:r w:rsidRPr="00E77497">
          <w:rPr>
            <w:i/>
          </w:rPr>
          <w:t>accumulator</w:t>
        </w:r>
        <w:r>
          <w:t>)</w:t>
        </w:r>
      </w:ins>
      <w:ins w:id="33294" w:author="Rev 6 Allen Wirfs-Brock" w:date="2012-02-22T17:23:00Z">
        <w:del w:id="33295"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rsidR="004C02EF" w:rsidRPr="00E77497" w:rsidRDefault="004C02EF" w:rsidP="004C02EF">
      <w:pPr>
        <w:pStyle w:val="Note"/>
      </w:pPr>
      <w:r w:rsidRPr="00E77497">
        <w:lastRenderedPageBreak/>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ins w:id="33296" w:author="Rev 9 Allen Wirfs-Brock" w:date="2012-07-07T18:00:00Z">
        <w:r w:rsidR="000625F1">
          <w:t>n</w:t>
        </w:r>
      </w:ins>
      <w:r w:rsidRPr="00E77497">
        <w:t xml:space="preserve"> </w:t>
      </w:r>
      <w:del w:id="33297" w:author="Rev 9 Allen Wirfs-Brock" w:date="2012-07-07T18:00:00Z">
        <w:r w:rsidRPr="00E77497" w:rsidDel="000625F1">
          <w:delText xml:space="preserve">host </w:delText>
        </w:r>
      </w:del>
      <w:ins w:id="33298" w:author="Rev 9 Allen Wirfs-Brock" w:date="2012-07-07T18:00:00Z">
        <w:r w:rsidR="000625F1">
          <w:t>exotic</w:t>
        </w:r>
        <w:r w:rsidR="000625F1" w:rsidRPr="00E77497">
          <w:t xml:space="preserve"> </w:t>
        </w:r>
      </w:ins>
      <w:r w:rsidRPr="00E77497">
        <w:t>object</w:t>
      </w:r>
      <w:ins w:id="33299" w:author="Rev 9 Allen Wirfs-Brock" w:date="2012-07-07T18:00:00Z">
        <w:r w:rsidR="000625F1" w:rsidRPr="000625F1">
          <w:t xml:space="preserve"> </w:t>
        </w:r>
        <w:r w:rsidR="000625F1" w:rsidRPr="00887FC2">
          <w:t>that is not an Array</w:t>
        </w:r>
      </w:ins>
      <w:r w:rsidRPr="00E77497">
        <w:t xml:space="preserve"> is implementation-dependent.</w:t>
      </w:r>
    </w:p>
    <w:p w:rsidR="004C02EF" w:rsidRPr="00E77497" w:rsidRDefault="004C02EF" w:rsidP="004C02EF">
      <w:pPr>
        <w:pStyle w:val="Heading4"/>
        <w:numPr>
          <w:ilvl w:val="0"/>
          <w:numId w:val="0"/>
        </w:numPr>
      </w:pPr>
      <w:r w:rsidRPr="00E77497">
        <w:t>15.4.4.22</w:t>
      </w:r>
      <w:r w:rsidRPr="00E77497">
        <w:tab/>
        <w:t>Array.prototype.reduceRight ( callbackfn [ , initialValue ] )</w:t>
      </w:r>
    </w:p>
    <w:p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20"/>
        </w:numPr>
        <w:rPr>
          <w:ins w:id="33300" w:author="Rev 7 Allen Wirfs-Brock" w:date="2012-04-10T12:06:00Z"/>
        </w:rPr>
      </w:pPr>
      <w:ins w:id="33301" w:author="Rev 7 Allen Wirfs-Brock" w:date="2012-04-10T12:06:00Z">
        <w:r>
          <w:t>ReturnIfAbrupt(</w:t>
        </w:r>
        <w:r>
          <w:rPr>
            <w:i/>
          </w:rPr>
          <w:t>O</w:t>
        </w:r>
        <w:r>
          <w:t>).</w:t>
        </w:r>
      </w:ins>
    </w:p>
    <w:p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rsidR="00E1304F" w:rsidRPr="00E77497" w:rsidRDefault="00C82981" w:rsidP="00E1304F">
      <w:pPr>
        <w:pStyle w:val="Alg4"/>
        <w:numPr>
          <w:ilvl w:val="0"/>
          <w:numId w:val="220"/>
        </w:numPr>
        <w:contextualSpacing/>
        <w:rPr>
          <w:ins w:id="33302" w:author="Rev 6 Allen Wirfs-Brock" w:date="2012-02-22T17:13:00Z"/>
        </w:rPr>
      </w:pPr>
      <w:ins w:id="33303" w:author="Rev 6 Allen Wirfs-Brock" w:date="2012-02-26T09:06:00Z">
        <w:r>
          <w:t>ReturnIfAbrupt(</w:t>
        </w:r>
        <w:r w:rsidRPr="00E77497">
          <w:rPr>
            <w:i/>
          </w:rPr>
          <w:t>len</w:t>
        </w:r>
        <w:r>
          <w:t>).</w:t>
        </w:r>
      </w:ins>
    </w:p>
    <w:p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rsidR="004C02EF" w:rsidRPr="00E77497" w:rsidRDefault="004C02EF" w:rsidP="00BE1C30">
      <w:pPr>
        <w:pStyle w:val="Alg4"/>
        <w:numPr>
          <w:ilvl w:val="0"/>
          <w:numId w:val="220"/>
        </w:numPr>
      </w:pPr>
      <w:r w:rsidRPr="00E77497">
        <w:t>Else</w:t>
      </w:r>
      <w:del w:id="33304" w:author="Rev 11 Allen Wirfs-Brock" w:date="2012-10-25T09:53:00Z">
        <w:r w:rsidRPr="00E77497" w:rsidDel="00BE1C30">
          <w:delText>,</w:delText>
        </w:r>
      </w:del>
      <w:r w:rsidRPr="00E77497">
        <w:t xml:space="preserve"> </w:t>
      </w:r>
      <w:r w:rsidRPr="00E77497">
        <w:rPr>
          <w:i/>
        </w:rPr>
        <w:t>initialValue</w:t>
      </w:r>
      <w:r w:rsidRPr="00E77497">
        <w:t xml:space="preserve"> is not present</w:t>
      </w:r>
      <w:ins w:id="33305" w:author="Rev 11 Allen Wirfs-Brock" w:date="2012-10-25T09:53:00Z">
        <w:r w:rsidR="00BE1C30" w:rsidRPr="00E77497">
          <w:t>,</w:t>
        </w:r>
      </w:ins>
    </w:p>
    <w:p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E30F6D">
      <w:pPr>
        <w:pStyle w:val="Alg4"/>
        <w:numPr>
          <w:ilvl w:val="3"/>
          <w:numId w:val="220"/>
        </w:numPr>
        <w:contextualSpacing/>
        <w:rPr>
          <w:ins w:id="33306" w:author="Rev 6 Allen Wirfs-Brock" w:date="2012-02-22T17:24:00Z"/>
        </w:rPr>
      </w:pPr>
      <w:ins w:id="33307" w:author="Rev 7 Allen Wirfs-Brock" w:date="2012-04-10T11:52:00Z">
        <w:r>
          <w:t>ReturnIfAbrupt(</w:t>
        </w:r>
        <w:r w:rsidRPr="00E77497">
          <w:rPr>
            <w:i/>
          </w:rPr>
          <w:t>accumulator</w:t>
        </w:r>
        <w:r>
          <w:t>)</w:t>
        </w:r>
      </w:ins>
      <w:ins w:id="33308" w:author="Rev 6 Allen Wirfs-Brock" w:date="2012-02-22T17:24:00Z">
        <w:del w:id="33309"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rsidR="00E30F6D" w:rsidRPr="00E77497" w:rsidRDefault="00134DAD" w:rsidP="00E30F6D">
      <w:pPr>
        <w:pStyle w:val="Alg4"/>
        <w:numPr>
          <w:ilvl w:val="2"/>
          <w:numId w:val="220"/>
        </w:numPr>
        <w:contextualSpacing/>
        <w:rPr>
          <w:ins w:id="33310" w:author="Rev 6 Allen Wirfs-Brock" w:date="2012-02-22T17:19:00Z"/>
        </w:rPr>
      </w:pPr>
      <w:ins w:id="33311" w:author="Rev 7 Allen Wirfs-Brock" w:date="2012-04-10T11:53:00Z">
        <w:r>
          <w:t>ReturnIfAbrupt(</w:t>
        </w:r>
        <w:r>
          <w:rPr>
            <w:i/>
          </w:rPr>
          <w:t>kValue</w:t>
        </w:r>
        <w:r>
          <w:t>)</w:t>
        </w:r>
      </w:ins>
      <w:ins w:id="33312" w:author="Rev 6 Allen Wirfs-Brock" w:date="2012-02-22T17:19:00Z">
        <w:del w:id="33313" w:author="Rev 7 Allen Wirfs-Brock" w:date="2012-04-10T11:5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rsidR="004C02EF" w:rsidRPr="00E77497" w:rsidRDefault="004C02EF" w:rsidP="008D31E0">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ins w:id="33314" w:author="Rev 11 Allen Wirfs-Brock" w:date="2012-10-24T09:39:00Z">
        <w:r w:rsidR="008D31E0" w:rsidRPr="006637C6">
          <w:rPr>
            <w:i/>
          </w:rPr>
          <w:t>this</w:t>
        </w:r>
        <w:r w:rsidR="008D31E0">
          <w:rPr>
            <w:i/>
          </w:rPr>
          <w:t>Argument</w:t>
        </w:r>
        <w:r w:rsidR="008D31E0" w:rsidRPr="00E77497">
          <w:t xml:space="preserve"> </w:t>
        </w:r>
      </w:ins>
      <w:del w:id="33315" w:author="Rev 11 Allen Wirfs-Brock" w:date="2012-10-24T09:39: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316" w:author="Rev 11 Allen Wirfs-Brock" w:date="2012-10-24T09:39:00Z">
        <w:r w:rsidRPr="00E77497" w:rsidDel="008D31E0">
          <w:delText xml:space="preserve">argument </w:delText>
        </w:r>
      </w:del>
      <w:ins w:id="33317" w:author="Rev 11 Allen Wirfs-Brock" w:date="2012-10-24T09:39:00Z">
        <w:r w:rsidR="008D31E0">
          <w:t>a</w:t>
        </w:r>
        <w:r w:rsidR="008D31E0" w:rsidRPr="00E77497">
          <w:t xml:space="preserve"> </w:t>
        </w:r>
      </w:ins>
      <w:del w:id="33318" w:author="Rev 11 Allen Wirfs-Brock" w:date="2012-10-24T09:39:00Z">
        <w:r w:rsidRPr="00E77497" w:rsidDel="008D31E0">
          <w:delText xml:space="preserve">list </w:delText>
        </w:r>
      </w:del>
      <w:ins w:id="33319" w:author="Rev 11 Allen Wirfs-Brock" w:date="2012-10-24T09:39:00Z">
        <w:r w:rsidR="008D31E0">
          <w:t>L</w:t>
        </w:r>
        <w:r w:rsidR="008D31E0" w:rsidRPr="00E77497">
          <w:t xml:space="preserve">ist </w:t>
        </w:r>
      </w:ins>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ins w:id="33320" w:author="Rev 11 Allen Wirfs-Brock" w:date="2012-10-24T09:40:00Z">
        <w:r w:rsidR="008D31E0">
          <w:rPr>
            <w:iCs/>
          </w:rPr>
          <w:t xml:space="preserve"> as </w:t>
        </w:r>
        <w:r w:rsidR="008D31E0">
          <w:rPr>
            <w:i/>
          </w:rPr>
          <w:t>argumentsList</w:t>
        </w:r>
      </w:ins>
      <w:r w:rsidRPr="00E77497">
        <w:t>.</w:t>
      </w:r>
    </w:p>
    <w:p w:rsidR="00E30F6D" w:rsidRPr="00E77497" w:rsidRDefault="00134DAD" w:rsidP="00E30F6D">
      <w:pPr>
        <w:pStyle w:val="Alg4"/>
        <w:numPr>
          <w:ilvl w:val="2"/>
          <w:numId w:val="220"/>
        </w:numPr>
        <w:contextualSpacing/>
        <w:rPr>
          <w:ins w:id="33321" w:author="Rev 6 Allen Wirfs-Brock" w:date="2012-02-22T17:25:00Z"/>
        </w:rPr>
      </w:pPr>
      <w:ins w:id="33322" w:author="Rev 7 Allen Wirfs-Brock" w:date="2012-04-10T11:52:00Z">
        <w:r>
          <w:lastRenderedPageBreak/>
          <w:t>ReturnIfAbrupt(</w:t>
        </w:r>
        <w:r w:rsidRPr="00E77497">
          <w:rPr>
            <w:i/>
          </w:rPr>
          <w:t>accumulator</w:t>
        </w:r>
        <w:r>
          <w:t>)</w:t>
        </w:r>
      </w:ins>
      <w:ins w:id="33323" w:author="Rev 6 Allen Wirfs-Brock" w:date="2012-02-22T17:25:00Z">
        <w:del w:id="33324"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ins w:id="33325" w:author="Rev 9 Allen Wirfs-Brock" w:date="2012-07-07T18:00:00Z">
        <w:r w:rsidR="000625F1">
          <w:t>n</w:t>
        </w:r>
      </w:ins>
      <w:r w:rsidRPr="00E77497">
        <w:t xml:space="preserve"> </w:t>
      </w:r>
      <w:del w:id="33326" w:author="Rev 9 Allen Wirfs-Brock" w:date="2012-07-07T18:00:00Z">
        <w:r w:rsidRPr="00E77497" w:rsidDel="000625F1">
          <w:delText xml:space="preserve">host </w:delText>
        </w:r>
      </w:del>
      <w:ins w:id="33327" w:author="Rev 9 Allen Wirfs-Brock" w:date="2012-07-07T18:00:00Z">
        <w:r w:rsidR="000625F1">
          <w:t>exotic</w:t>
        </w:r>
        <w:r w:rsidR="000625F1" w:rsidRPr="00E77497">
          <w:t xml:space="preserve"> </w:t>
        </w:r>
      </w:ins>
      <w:r w:rsidRPr="00E77497">
        <w:t>object</w:t>
      </w:r>
      <w:ins w:id="33328" w:author="Rev 9 Allen Wirfs-Brock" w:date="2012-07-07T18:00:00Z">
        <w:r w:rsidR="000625F1" w:rsidRPr="000625F1">
          <w:t xml:space="preserve"> </w:t>
        </w:r>
        <w:r w:rsidR="000625F1" w:rsidRPr="00887FC2">
          <w:t>that is not an Array</w:t>
        </w:r>
      </w:ins>
      <w:r w:rsidRPr="00E77497">
        <w:t xml:space="preserve"> is implementation-dependent.</w:t>
      </w:r>
    </w:p>
    <w:p w:rsidR="00A041A1" w:rsidRPr="00E77497" w:rsidRDefault="00A041A1" w:rsidP="00A041A1">
      <w:pPr>
        <w:pStyle w:val="Heading4"/>
        <w:numPr>
          <w:ilvl w:val="0"/>
          <w:numId w:val="0"/>
        </w:numPr>
        <w:rPr>
          <w:ins w:id="33329" w:author="Rev 11 Allen Wirfs-Brock" w:date="2012-10-21T10:51:00Z"/>
        </w:rPr>
      </w:pPr>
      <w:bookmarkStart w:id="33330" w:name="_Toc472818925"/>
      <w:bookmarkStart w:id="33331" w:name="_Toc235503503"/>
      <w:bookmarkStart w:id="33332" w:name="_Toc241509278"/>
      <w:bookmarkStart w:id="33333" w:name="_Toc244416765"/>
      <w:bookmarkStart w:id="33334" w:name="_Toc276631129"/>
      <w:ins w:id="33335" w:author="Rev 11 Allen Wirfs-Brock" w:date="2012-10-21T10:51:00Z">
        <w:r w:rsidRPr="00E77497">
          <w:t>15.</w:t>
        </w:r>
        <w:r>
          <w:t>4</w:t>
        </w:r>
        <w:r w:rsidRPr="00E77497">
          <w:t>.</w:t>
        </w:r>
      </w:ins>
      <w:ins w:id="33336" w:author="Rev 11 Allen Wirfs-Brock" w:date="2012-10-21T10:53:00Z">
        <w:r>
          <w:t>4</w:t>
        </w:r>
      </w:ins>
      <w:ins w:id="33337" w:author="Rev 11 Allen Wirfs-Brock" w:date="2012-10-21T10:51:00Z">
        <w:r w:rsidRPr="00E77497">
          <w:t>.</w:t>
        </w:r>
      </w:ins>
      <w:ins w:id="33338" w:author="Rev 11 Allen Wirfs-Brock" w:date="2012-10-21T10:53:00Z">
        <w:r>
          <w:t>23</w:t>
        </w:r>
      </w:ins>
      <w:ins w:id="33339" w:author="Rev 11 Allen Wirfs-Brock" w:date="2012-10-21T10:54:00Z">
        <w:r>
          <w:tab/>
        </w:r>
      </w:ins>
      <w:ins w:id="33340" w:author="Rev 11 Allen Wirfs-Brock" w:date="2012-10-21T10:56:00Z">
        <w:r>
          <w:t>Array</w:t>
        </w:r>
      </w:ins>
      <w:ins w:id="33341" w:author="Rev 11 Allen Wirfs-Brock" w:date="2012-10-21T10:51:00Z">
        <w:r w:rsidRPr="00E77497">
          <w:t>.prototype.</w:t>
        </w:r>
        <w:r>
          <w:t>items</w:t>
        </w:r>
        <w:r w:rsidRPr="00E77497">
          <w:t xml:space="preserve"> </w:t>
        </w:r>
        <w:commentRangeStart w:id="33342"/>
        <w:r w:rsidRPr="00E77497">
          <w:t>(</w:t>
        </w:r>
        <w:r>
          <w:t xml:space="preserve"> </w:t>
        </w:r>
        <w:r w:rsidRPr="00E77497">
          <w:t>)</w:t>
        </w:r>
      </w:ins>
      <w:commentRangeEnd w:id="33342"/>
      <w:ins w:id="33343" w:author="Rev 11 Allen Wirfs-Brock" w:date="2012-10-21T12:24:00Z">
        <w:r w:rsidR="007258F8">
          <w:rPr>
            <w:rStyle w:val="CommentReference"/>
            <w:b w:val="0"/>
          </w:rPr>
          <w:commentReference w:id="33342"/>
        </w:r>
      </w:ins>
    </w:p>
    <w:p w:rsidR="00A041A1" w:rsidRPr="00E77497" w:rsidRDefault="00A041A1" w:rsidP="00A041A1">
      <w:pPr>
        <w:rPr>
          <w:ins w:id="33344" w:author="Rev 11 Allen Wirfs-Brock" w:date="2012-10-21T10:51:00Z"/>
        </w:rPr>
      </w:pPr>
      <w:ins w:id="33345" w:author="Rev 11 Allen Wirfs-Brock" w:date="2012-10-21T10:51:00Z">
        <w:r w:rsidRPr="00E77497">
          <w:t>The following steps are taken:</w:t>
        </w:r>
      </w:ins>
    </w:p>
    <w:p w:rsidR="00A041A1" w:rsidRPr="00E77497" w:rsidRDefault="00A041A1" w:rsidP="00EF2471">
      <w:pPr>
        <w:pStyle w:val="Alg4"/>
        <w:numPr>
          <w:ilvl w:val="0"/>
          <w:numId w:val="988"/>
        </w:numPr>
        <w:rPr>
          <w:ins w:id="33346" w:author="Rev 11 Allen Wirfs-Brock" w:date="2012-10-21T10:51:00Z"/>
        </w:rPr>
      </w:pPr>
      <w:ins w:id="33347" w:author="Rev 11 Allen Wirfs-Brock" w:date="2012-10-21T10:51:00Z">
        <w:r w:rsidRPr="00E77497">
          <w:t xml:space="preserve">Let </w:t>
        </w:r>
      </w:ins>
      <w:ins w:id="33348" w:author="Rev 11 Allen Wirfs-Brock" w:date="2012-10-21T10:56:00Z">
        <w:r w:rsidR="00EF2471">
          <w:rPr>
            <w:i/>
          </w:rPr>
          <w:t>O</w:t>
        </w:r>
      </w:ins>
      <w:ins w:id="33349" w:author="Rev 11 Allen Wirfs-Brock" w:date="2012-10-21T10:5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A041A1" w:rsidRPr="00E77497" w:rsidRDefault="00A041A1" w:rsidP="00EF2471">
      <w:pPr>
        <w:pStyle w:val="Alg4"/>
        <w:numPr>
          <w:ilvl w:val="0"/>
          <w:numId w:val="988"/>
        </w:numPr>
        <w:rPr>
          <w:ins w:id="33350" w:author="Rev 11 Allen Wirfs-Brock" w:date="2012-10-21T10:51:00Z"/>
        </w:rPr>
      </w:pPr>
      <w:ins w:id="33351" w:author="Rev 11 Allen Wirfs-Brock" w:date="2012-10-21T10:51:00Z">
        <w:r>
          <w:t>ReturnIfAbrupt(</w:t>
        </w:r>
      </w:ins>
      <w:ins w:id="33352" w:author="Rev 11 Allen Wirfs-Brock" w:date="2012-10-21T10:56:00Z">
        <w:r w:rsidR="00EF2471">
          <w:rPr>
            <w:i/>
          </w:rPr>
          <w:t>O</w:t>
        </w:r>
      </w:ins>
      <w:ins w:id="33353" w:author="Rev 11 Allen Wirfs-Brock" w:date="2012-10-21T10:51:00Z">
        <w:r>
          <w:t>).</w:t>
        </w:r>
      </w:ins>
    </w:p>
    <w:p w:rsidR="00A041A1" w:rsidRDefault="00A041A1" w:rsidP="00EF2471">
      <w:pPr>
        <w:pStyle w:val="Alg4"/>
        <w:numPr>
          <w:ilvl w:val="0"/>
          <w:numId w:val="988"/>
        </w:numPr>
        <w:spacing w:after="280"/>
        <w:rPr>
          <w:ins w:id="33354" w:author="Rev 11 Allen Wirfs-Brock" w:date="2012-10-21T10:51:00Z"/>
        </w:rPr>
      </w:pPr>
      <w:ins w:id="33355" w:author="Rev 11 Allen Wirfs-Brock" w:date="2012-10-21T10:51:00Z">
        <w:r>
          <w:t>Return the result of calling the Create</w:t>
        </w:r>
      </w:ins>
      <w:ins w:id="33356" w:author="Rev 11 Allen Wirfs-Brock" w:date="2012-10-21T10:56:00Z">
        <w:r w:rsidR="00EF2471">
          <w:t>Array</w:t>
        </w:r>
      </w:ins>
      <w:ins w:id="33357" w:author="Rev 11 Allen Wirfs-Brock" w:date="2012-10-21T10:51:00Z">
        <w:r>
          <w:t xml:space="preserve">Iterator abstract operation with arguments </w:t>
        </w:r>
      </w:ins>
      <w:ins w:id="33358" w:author="Rev 11 Allen Wirfs-Brock" w:date="2012-10-21T10:57:00Z">
        <w:r w:rsidR="00EF2471">
          <w:rPr>
            <w:i/>
          </w:rPr>
          <w:t>O</w:t>
        </w:r>
      </w:ins>
      <w:ins w:id="33359" w:author="Rev 11 Allen Wirfs-Brock" w:date="2012-10-21T10:51:00Z">
        <w:r>
          <w:t xml:space="preserve"> and </w:t>
        </w:r>
        <w:r w:rsidRPr="00E77497">
          <w:rPr>
            <w:b/>
          </w:rPr>
          <w:t>"</w:t>
        </w:r>
        <w:r>
          <w:rPr>
            <w:rFonts w:ascii="Courier New" w:hAnsi="Courier New" w:cs="Courier New"/>
            <w:b/>
          </w:rPr>
          <w:t>key+value</w:t>
        </w:r>
        <w:r w:rsidRPr="00E77497">
          <w:rPr>
            <w:b/>
          </w:rPr>
          <w:t>"</w:t>
        </w:r>
        <w:r>
          <w:t>.</w:t>
        </w:r>
      </w:ins>
    </w:p>
    <w:p w:rsidR="00A041A1" w:rsidRPr="00E77497" w:rsidRDefault="00A041A1" w:rsidP="00A041A1">
      <w:pPr>
        <w:pStyle w:val="Heading4"/>
        <w:numPr>
          <w:ilvl w:val="0"/>
          <w:numId w:val="0"/>
        </w:numPr>
        <w:rPr>
          <w:ins w:id="33360" w:author="Rev 11 Allen Wirfs-Brock" w:date="2012-10-21T10:51:00Z"/>
        </w:rPr>
      </w:pPr>
      <w:ins w:id="33361" w:author="Rev 11 Allen Wirfs-Brock" w:date="2012-10-21T10:51:00Z">
        <w:r w:rsidRPr="00E77497">
          <w:t>15</w:t>
        </w:r>
      </w:ins>
      <w:ins w:id="33362" w:author="Rev 11 Allen Wirfs-Brock" w:date="2012-10-21T10:54:00Z">
        <w:r w:rsidRPr="00E77497">
          <w:t>.</w:t>
        </w:r>
        <w:r>
          <w:t>4</w:t>
        </w:r>
        <w:r w:rsidRPr="00E77497">
          <w:t>.</w:t>
        </w:r>
        <w:r>
          <w:t>4</w:t>
        </w:r>
        <w:r w:rsidRPr="00E77497">
          <w:t>.</w:t>
        </w:r>
        <w:r>
          <w:t>24</w:t>
        </w:r>
      </w:ins>
      <w:ins w:id="33363" w:author="Rev 11 Allen Wirfs-Brock" w:date="2012-10-21T10:51:00Z">
        <w:r w:rsidRPr="00E77497">
          <w:tab/>
        </w:r>
      </w:ins>
      <w:ins w:id="33364" w:author="Rev 11 Allen Wirfs-Brock" w:date="2012-10-21T10:56:00Z">
        <w:r>
          <w:t>Array</w:t>
        </w:r>
      </w:ins>
      <w:ins w:id="33365" w:author="Rev 11 Allen Wirfs-Brock" w:date="2012-10-21T10:51:00Z">
        <w:r w:rsidRPr="00E77497">
          <w:t>.prototype.</w:t>
        </w:r>
        <w:r>
          <w:t xml:space="preserve">keys </w:t>
        </w:r>
        <w:commentRangeStart w:id="33366"/>
        <w:r>
          <w:t xml:space="preserve">( </w:t>
        </w:r>
        <w:r w:rsidRPr="00E77497">
          <w:t>)</w:t>
        </w:r>
      </w:ins>
      <w:commentRangeEnd w:id="33366"/>
      <w:ins w:id="33367" w:author="Rev 11 Allen Wirfs-Brock" w:date="2012-10-21T12:24:00Z">
        <w:r w:rsidR="007258F8">
          <w:rPr>
            <w:rStyle w:val="CommentReference"/>
            <w:b w:val="0"/>
          </w:rPr>
          <w:commentReference w:id="33366"/>
        </w:r>
      </w:ins>
    </w:p>
    <w:p w:rsidR="00A041A1" w:rsidRPr="00E77497" w:rsidRDefault="00A041A1" w:rsidP="00A041A1">
      <w:pPr>
        <w:rPr>
          <w:ins w:id="33368" w:author="Rev 11 Allen Wirfs-Brock" w:date="2012-10-21T10:51:00Z"/>
        </w:rPr>
      </w:pPr>
      <w:ins w:id="33369" w:author="Rev 11 Allen Wirfs-Brock" w:date="2012-10-21T10:51:00Z">
        <w:r w:rsidRPr="00E77497">
          <w:t>The following steps are taken:</w:t>
        </w:r>
      </w:ins>
    </w:p>
    <w:p w:rsidR="00A041A1" w:rsidRPr="00E77497" w:rsidRDefault="00A041A1" w:rsidP="00EF2471">
      <w:pPr>
        <w:pStyle w:val="Alg4"/>
        <w:numPr>
          <w:ilvl w:val="0"/>
          <w:numId w:val="1001"/>
        </w:numPr>
        <w:rPr>
          <w:ins w:id="33370" w:author="Rev 11 Allen Wirfs-Brock" w:date="2012-10-21T10:51:00Z"/>
        </w:rPr>
      </w:pPr>
      <w:ins w:id="33371" w:author="Rev 11 Allen Wirfs-Brock" w:date="2012-10-21T10:51:00Z">
        <w:r w:rsidRPr="00E77497">
          <w:t xml:space="preserve">Let </w:t>
        </w:r>
      </w:ins>
      <w:ins w:id="33372" w:author="Rev 11 Allen Wirfs-Brock" w:date="2012-10-21T10:57:00Z">
        <w:r w:rsidR="00EF2471">
          <w:rPr>
            <w:i/>
          </w:rPr>
          <w:t>O</w:t>
        </w:r>
      </w:ins>
      <w:ins w:id="33373" w:author="Rev 11 Allen Wirfs-Brock" w:date="2012-10-21T10:5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A041A1" w:rsidRPr="00E77497" w:rsidRDefault="00A041A1" w:rsidP="00EF2471">
      <w:pPr>
        <w:pStyle w:val="Alg4"/>
        <w:numPr>
          <w:ilvl w:val="0"/>
          <w:numId w:val="1001"/>
        </w:numPr>
        <w:rPr>
          <w:ins w:id="33374" w:author="Rev 11 Allen Wirfs-Brock" w:date="2012-10-21T10:51:00Z"/>
        </w:rPr>
      </w:pPr>
      <w:ins w:id="33375" w:author="Rev 11 Allen Wirfs-Brock" w:date="2012-10-21T10:51:00Z">
        <w:r>
          <w:t>ReturnIfAbrupt(</w:t>
        </w:r>
      </w:ins>
      <w:ins w:id="33376" w:author="Rev 11 Allen Wirfs-Brock" w:date="2012-10-21T10:57:00Z">
        <w:r w:rsidR="00EF2471">
          <w:rPr>
            <w:i/>
          </w:rPr>
          <w:t>O</w:t>
        </w:r>
      </w:ins>
      <w:ins w:id="33377" w:author="Rev 11 Allen Wirfs-Brock" w:date="2012-10-21T10:51:00Z">
        <w:r>
          <w:t>).</w:t>
        </w:r>
      </w:ins>
    </w:p>
    <w:p w:rsidR="00A041A1" w:rsidRDefault="00A041A1" w:rsidP="00EF2471">
      <w:pPr>
        <w:pStyle w:val="Alg4"/>
        <w:numPr>
          <w:ilvl w:val="0"/>
          <w:numId w:val="1001"/>
        </w:numPr>
        <w:spacing w:after="280"/>
        <w:rPr>
          <w:ins w:id="33378" w:author="Rev 11 Allen Wirfs-Brock" w:date="2012-10-21T10:51:00Z"/>
        </w:rPr>
      </w:pPr>
      <w:ins w:id="33379" w:author="Rev 11 Allen Wirfs-Brock" w:date="2012-10-21T10:51:00Z">
        <w:r>
          <w:t xml:space="preserve">Return the result of calling the </w:t>
        </w:r>
      </w:ins>
      <w:ins w:id="33380" w:author="Rev 11 Allen Wirfs-Brock" w:date="2012-10-21T10:59:00Z">
        <w:r w:rsidR="00EF2471">
          <w:t xml:space="preserve">CreateArrayIterator </w:t>
        </w:r>
      </w:ins>
      <w:ins w:id="33381" w:author="Rev 11 Allen Wirfs-Brock" w:date="2012-10-21T10:51:00Z">
        <w:r>
          <w:t xml:space="preserve">abstract operation with arguments </w:t>
        </w:r>
      </w:ins>
      <w:ins w:id="33382" w:author="Rev 11 Allen Wirfs-Brock" w:date="2012-10-21T10:57:00Z">
        <w:r w:rsidR="00EF2471">
          <w:rPr>
            <w:i/>
          </w:rPr>
          <w:t>O</w:t>
        </w:r>
      </w:ins>
      <w:ins w:id="33383" w:author="Rev 11 Allen Wirfs-Brock" w:date="2012-10-21T10:51:00Z">
        <w:r>
          <w:t xml:space="preserve"> and </w:t>
        </w:r>
        <w:r w:rsidRPr="00E77497">
          <w:rPr>
            <w:b/>
          </w:rPr>
          <w:t>"</w:t>
        </w:r>
        <w:r>
          <w:rPr>
            <w:rFonts w:ascii="Courier New" w:hAnsi="Courier New" w:cs="Courier New"/>
            <w:b/>
          </w:rPr>
          <w:t>key</w:t>
        </w:r>
        <w:r w:rsidRPr="00E77497">
          <w:rPr>
            <w:b/>
          </w:rPr>
          <w:t>"</w:t>
        </w:r>
        <w:r>
          <w:t>.</w:t>
        </w:r>
      </w:ins>
    </w:p>
    <w:p w:rsidR="00A041A1" w:rsidRPr="00E77497" w:rsidRDefault="00A041A1" w:rsidP="00A041A1">
      <w:pPr>
        <w:pStyle w:val="Heading4"/>
        <w:numPr>
          <w:ilvl w:val="0"/>
          <w:numId w:val="0"/>
        </w:numPr>
        <w:rPr>
          <w:ins w:id="33384" w:author="Rev 11 Allen Wirfs-Brock" w:date="2012-10-21T10:53:00Z"/>
        </w:rPr>
      </w:pPr>
      <w:ins w:id="33385" w:author="Rev 11 Allen Wirfs-Brock" w:date="2012-10-21T10:53:00Z">
        <w:r w:rsidRPr="00E77497">
          <w:t>15.</w:t>
        </w:r>
      </w:ins>
      <w:ins w:id="33386" w:author="Rev 11 Allen Wirfs-Brock" w:date="2012-10-21T10:54:00Z">
        <w:r>
          <w:t>4</w:t>
        </w:r>
        <w:r w:rsidRPr="00E77497">
          <w:t>.</w:t>
        </w:r>
        <w:r>
          <w:t>4</w:t>
        </w:r>
        <w:r w:rsidRPr="00E77497">
          <w:t>.</w:t>
        </w:r>
        <w:r>
          <w:t>25</w:t>
        </w:r>
        <w:r>
          <w:tab/>
        </w:r>
      </w:ins>
      <w:ins w:id="33387" w:author="Rev 11 Allen Wirfs-Brock" w:date="2012-10-21T10:56:00Z">
        <w:r>
          <w:t>Array</w:t>
        </w:r>
      </w:ins>
      <w:ins w:id="33388" w:author="Rev 11 Allen Wirfs-Brock" w:date="2012-10-21T10:53:00Z">
        <w:r w:rsidRPr="00E77497">
          <w:t>.prototype.</w:t>
        </w:r>
        <w:r>
          <w:t>values</w:t>
        </w:r>
        <w:r w:rsidRPr="00E77497">
          <w:t xml:space="preserve"> </w:t>
        </w:r>
        <w:commentRangeStart w:id="33389"/>
        <w:r w:rsidRPr="00E77497">
          <w:t xml:space="preserve">( </w:t>
        </w:r>
        <w:r>
          <w:t xml:space="preserve">  </w:t>
        </w:r>
        <w:r w:rsidRPr="00E77497">
          <w:t>)</w:t>
        </w:r>
      </w:ins>
      <w:commentRangeEnd w:id="33389"/>
      <w:ins w:id="33390" w:author="Rev 11 Allen Wirfs-Brock" w:date="2012-10-21T12:24:00Z">
        <w:r w:rsidR="007258F8">
          <w:rPr>
            <w:rStyle w:val="CommentReference"/>
            <w:b w:val="0"/>
          </w:rPr>
          <w:commentReference w:id="33389"/>
        </w:r>
      </w:ins>
    </w:p>
    <w:p w:rsidR="00A041A1" w:rsidRPr="00E77497" w:rsidRDefault="00A041A1" w:rsidP="00A041A1">
      <w:pPr>
        <w:rPr>
          <w:ins w:id="33391" w:author="Rev 11 Allen Wirfs-Brock" w:date="2012-10-21T10:53:00Z"/>
        </w:rPr>
      </w:pPr>
      <w:ins w:id="33392" w:author="Rev 11 Allen Wirfs-Brock" w:date="2012-10-21T10:53:00Z">
        <w:r w:rsidRPr="00E77497">
          <w:t>The following steps are taken:</w:t>
        </w:r>
      </w:ins>
    </w:p>
    <w:p w:rsidR="00A041A1" w:rsidRPr="00E77497" w:rsidRDefault="00A041A1" w:rsidP="00EF2471">
      <w:pPr>
        <w:pStyle w:val="Alg4"/>
        <w:numPr>
          <w:ilvl w:val="0"/>
          <w:numId w:val="1002"/>
        </w:numPr>
        <w:rPr>
          <w:ins w:id="33393" w:author="Rev 11 Allen Wirfs-Brock" w:date="2012-10-21T10:53:00Z"/>
        </w:rPr>
      </w:pPr>
      <w:ins w:id="33394" w:author="Rev 11 Allen Wirfs-Brock" w:date="2012-10-21T10:53:00Z">
        <w:r w:rsidRPr="00E77497">
          <w:t xml:space="preserve">Let </w:t>
        </w:r>
      </w:ins>
      <w:ins w:id="33395" w:author="Rev 11 Allen Wirfs-Brock" w:date="2012-10-21T10:57:00Z">
        <w:r w:rsidR="00EF2471">
          <w:rPr>
            <w:i/>
          </w:rPr>
          <w:t>O</w:t>
        </w:r>
      </w:ins>
      <w:ins w:id="33396" w:author="Rev 11 Allen Wirfs-Brock" w:date="2012-10-21T10:53: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A041A1" w:rsidRPr="00E77497" w:rsidRDefault="00A041A1" w:rsidP="00EF2471">
      <w:pPr>
        <w:pStyle w:val="Alg4"/>
        <w:numPr>
          <w:ilvl w:val="0"/>
          <w:numId w:val="1002"/>
        </w:numPr>
        <w:rPr>
          <w:ins w:id="33397" w:author="Rev 11 Allen Wirfs-Brock" w:date="2012-10-21T10:53:00Z"/>
        </w:rPr>
      </w:pPr>
      <w:ins w:id="33398" w:author="Rev 11 Allen Wirfs-Brock" w:date="2012-10-21T10:53:00Z">
        <w:r>
          <w:t>ReturnIfAbrupt(</w:t>
        </w:r>
      </w:ins>
      <w:ins w:id="33399" w:author="Rev 11 Allen Wirfs-Brock" w:date="2012-10-21T10:57:00Z">
        <w:r w:rsidR="00EF2471">
          <w:rPr>
            <w:i/>
          </w:rPr>
          <w:t>O</w:t>
        </w:r>
      </w:ins>
      <w:ins w:id="33400" w:author="Rev 11 Allen Wirfs-Brock" w:date="2012-10-21T10:53:00Z">
        <w:r>
          <w:t>).</w:t>
        </w:r>
      </w:ins>
    </w:p>
    <w:p w:rsidR="00A041A1" w:rsidRDefault="00A041A1" w:rsidP="00EF2471">
      <w:pPr>
        <w:pStyle w:val="Alg4"/>
        <w:numPr>
          <w:ilvl w:val="0"/>
          <w:numId w:val="1002"/>
        </w:numPr>
        <w:spacing w:after="280"/>
        <w:rPr>
          <w:ins w:id="33401" w:author="Rev 11 Allen Wirfs-Brock" w:date="2012-10-21T10:53:00Z"/>
        </w:rPr>
      </w:pPr>
      <w:ins w:id="33402" w:author="Rev 11 Allen Wirfs-Brock" w:date="2012-10-21T10:53:00Z">
        <w:r>
          <w:t xml:space="preserve">Return the result of calling the </w:t>
        </w:r>
      </w:ins>
      <w:ins w:id="33403" w:author="Rev 11 Allen Wirfs-Brock" w:date="2012-10-21T10:59:00Z">
        <w:r w:rsidR="00EF2471">
          <w:t xml:space="preserve">CreateArrayIterator </w:t>
        </w:r>
      </w:ins>
      <w:ins w:id="33404" w:author="Rev 11 Allen Wirfs-Brock" w:date="2012-10-21T10:53:00Z">
        <w:r>
          <w:t xml:space="preserve">abstract operation with arguments </w:t>
        </w:r>
      </w:ins>
      <w:ins w:id="33405" w:author="Rev 11 Allen Wirfs-Brock" w:date="2012-10-21T10:57:00Z">
        <w:r w:rsidR="00EF2471">
          <w:rPr>
            <w:i/>
          </w:rPr>
          <w:t>O</w:t>
        </w:r>
      </w:ins>
      <w:ins w:id="33406" w:author="Rev 11 Allen Wirfs-Brock" w:date="2012-10-21T10:53:00Z">
        <w:r>
          <w:t xml:space="preserve"> and </w:t>
        </w:r>
        <w:r w:rsidRPr="00E77497">
          <w:rPr>
            <w:b/>
          </w:rPr>
          <w:t>"</w:t>
        </w:r>
        <w:r>
          <w:rPr>
            <w:rFonts w:ascii="Courier New" w:hAnsi="Courier New" w:cs="Courier New"/>
            <w:b/>
          </w:rPr>
          <w:t>value</w:t>
        </w:r>
        <w:r w:rsidRPr="00E77497">
          <w:rPr>
            <w:b/>
          </w:rPr>
          <w:t>"</w:t>
        </w:r>
        <w:r>
          <w:t>.</w:t>
        </w:r>
      </w:ins>
    </w:p>
    <w:p w:rsidR="00A041A1" w:rsidRPr="00E77497" w:rsidRDefault="00A041A1" w:rsidP="00A041A1">
      <w:pPr>
        <w:pStyle w:val="Heading4"/>
        <w:numPr>
          <w:ilvl w:val="0"/>
          <w:numId w:val="0"/>
        </w:numPr>
        <w:rPr>
          <w:ins w:id="33407" w:author="Rev 11 Allen Wirfs-Brock" w:date="2012-10-21T10:53:00Z"/>
        </w:rPr>
      </w:pPr>
      <w:ins w:id="33408" w:author="Rev 11 Allen Wirfs-Brock" w:date="2012-10-21T10:53:00Z">
        <w:r w:rsidRPr="00E77497">
          <w:t>15</w:t>
        </w:r>
      </w:ins>
      <w:ins w:id="33409" w:author="Rev 11 Allen Wirfs-Brock" w:date="2012-10-21T10:55:00Z">
        <w:r w:rsidRPr="00E77497">
          <w:t>.</w:t>
        </w:r>
        <w:r>
          <w:t>4</w:t>
        </w:r>
        <w:r w:rsidRPr="00E77497">
          <w:t>.</w:t>
        </w:r>
        <w:r>
          <w:t>4</w:t>
        </w:r>
        <w:r w:rsidRPr="00E77497">
          <w:t>.</w:t>
        </w:r>
        <w:r>
          <w:t>26</w:t>
        </w:r>
      </w:ins>
      <w:ins w:id="33410" w:author="Rev 11 Allen Wirfs-Brock" w:date="2012-10-21T10:53:00Z">
        <w:r w:rsidRPr="00E77497">
          <w:tab/>
        </w:r>
      </w:ins>
      <w:ins w:id="33411" w:author="Rev 11 Allen Wirfs-Brock" w:date="2012-10-21T10:55:00Z">
        <w:r>
          <w:t>Array</w:t>
        </w:r>
      </w:ins>
      <w:ins w:id="33412" w:author="Rev 11 Allen Wirfs-Brock" w:date="2012-10-21T10:53:00Z">
        <w:r w:rsidRPr="00E77497">
          <w:t>.prototype</w:t>
        </w:r>
        <w:commentRangeStart w:id="33413"/>
        <w:r w:rsidRPr="00E77497">
          <w:t>.</w:t>
        </w:r>
        <w:r>
          <w:t>@@iterator</w:t>
        </w:r>
        <w:r w:rsidRPr="00E77497">
          <w:t xml:space="preserve"> </w:t>
        </w:r>
        <w:commentRangeEnd w:id="33413"/>
        <w:r>
          <w:rPr>
            <w:rStyle w:val="CommentReference"/>
            <w:b w:val="0"/>
          </w:rPr>
          <w:commentReference w:id="33413"/>
        </w:r>
        <w:r w:rsidRPr="00E77497">
          <w:t xml:space="preserve">( </w:t>
        </w:r>
        <w:r>
          <w:t xml:space="preserve">  </w:t>
        </w:r>
        <w:r w:rsidRPr="00E77497">
          <w:t>)</w:t>
        </w:r>
      </w:ins>
    </w:p>
    <w:p w:rsidR="00A041A1" w:rsidRPr="00097A4C" w:rsidRDefault="00A041A1" w:rsidP="00EF2471">
      <w:pPr>
        <w:rPr>
          <w:ins w:id="33414" w:author="Rev 11 Allen Wirfs-Brock" w:date="2012-10-21T10:53:00Z"/>
        </w:rPr>
      </w:pPr>
      <w:commentRangeStart w:id="33415"/>
      <w:ins w:id="33416" w:author="Rev 11 Allen Wirfs-Brock" w:date="2012-10-21T10:53:00Z">
        <w:r w:rsidRPr="00E77497">
          <w:t xml:space="preserve">The </w:t>
        </w:r>
        <w:r>
          <w:t xml:space="preserve">initial value of the @@iterator property is the same function object as the initial value of the </w:t>
        </w:r>
      </w:ins>
      <w:ins w:id="33417" w:author="Rev 11 Allen Wirfs-Brock" w:date="2012-10-21T10:57:00Z">
        <w:r w:rsidR="00EF2471" w:rsidRPr="00EF2471">
          <w:rPr>
            <w:b/>
            <w:bCs/>
          </w:rPr>
          <w:t>Array.prototype</w:t>
        </w:r>
        <w:commentRangeStart w:id="33418"/>
        <w:r w:rsidR="00EF2471" w:rsidRPr="00EF2471">
          <w:rPr>
            <w:b/>
            <w:bCs/>
          </w:rPr>
          <w:t>.</w:t>
        </w:r>
      </w:ins>
      <w:ins w:id="33419" w:author="Rev 11 Allen Wirfs-Brock" w:date="2012-10-21T10:58:00Z">
        <w:r w:rsidR="00EF2471">
          <w:rPr>
            <w:b/>
          </w:rPr>
          <w:t>items</w:t>
        </w:r>
        <w:commentRangeEnd w:id="33418"/>
        <w:r w:rsidR="00EF2471">
          <w:rPr>
            <w:rStyle w:val="CommentReference"/>
          </w:rPr>
          <w:commentReference w:id="33418"/>
        </w:r>
      </w:ins>
      <w:ins w:id="33420" w:author="Rev 11 Allen Wirfs-Brock" w:date="2012-10-21T10:53:00Z">
        <w:r>
          <w:t xml:space="preserve"> property.</w:t>
        </w:r>
        <w:commentRangeEnd w:id="33415"/>
        <w:r>
          <w:rPr>
            <w:rStyle w:val="CommentReference"/>
          </w:rPr>
          <w:commentReference w:id="33415"/>
        </w:r>
      </w:ins>
    </w:p>
    <w:p w:rsidR="004C02EF" w:rsidRPr="00E77497" w:rsidRDefault="004C02EF" w:rsidP="00B43482">
      <w:pPr>
        <w:pStyle w:val="Heading3"/>
        <w:numPr>
          <w:ilvl w:val="0"/>
          <w:numId w:val="0"/>
        </w:numPr>
      </w:pPr>
      <w:bookmarkStart w:id="33421" w:name="_Toc339020455"/>
      <w:r w:rsidRPr="00E77497">
        <w:t>15.4.5</w:t>
      </w:r>
      <w:r w:rsidRPr="00E77497">
        <w:tab/>
        <w:t>Properties of Array Instance</w:t>
      </w:r>
      <w:bookmarkEnd w:id="32918"/>
      <w:bookmarkEnd w:id="32945"/>
      <w:bookmarkEnd w:id="32946"/>
      <w:r w:rsidRPr="00E77497">
        <w:t>s</w:t>
      </w:r>
      <w:bookmarkEnd w:id="33330"/>
      <w:bookmarkEnd w:id="33331"/>
      <w:bookmarkEnd w:id="33332"/>
      <w:bookmarkEnd w:id="33333"/>
      <w:bookmarkEnd w:id="33334"/>
      <w:bookmarkEnd w:id="33421"/>
    </w:p>
    <w:p w:rsidR="004C02EF" w:rsidRPr="00E77497" w:rsidRDefault="004C02EF" w:rsidP="004C02EF">
      <w:r w:rsidRPr="00E77497">
        <w:t xml:space="preserve">Array instances inherit properties from the Array prototype object and </w:t>
      </w:r>
      <w:del w:id="33422" w:author="Allen Wirfs-Brock" w:date="2011-07-02T14:01:00Z">
        <w:r w:rsidRPr="00E77497" w:rsidDel="00963019">
          <w:delText xml:space="preserve">their [[Class]] </w:delText>
        </w:r>
      </w:del>
      <w:ins w:id="33423" w:author="Allen Wirfs-Brock" w:date="2011-07-02T14:01:00Z">
        <w:r w:rsidR="00963019" w:rsidRPr="00E77497">
          <w:t>have the [[</w:t>
        </w:r>
        <w:del w:id="33424" w:author="Rev 3 Allen Wirfs-Brock" w:date="2011-09-07T15:42:00Z">
          <w:r w:rsidR="00963019" w:rsidRPr="00E77497" w:rsidDel="009D141F">
            <w:delText>IsArray</w:delText>
          </w:r>
        </w:del>
      </w:ins>
      <w:ins w:id="33425" w:author="Rev 3 Allen Wirfs-Brock" w:date="2011-09-07T15:42:00Z">
        <w:r w:rsidR="009D141F" w:rsidRPr="00E77497">
          <w:t>NativeBrand</w:t>
        </w:r>
      </w:ins>
      <w:ins w:id="33426" w:author="Allen Wirfs-Brock" w:date="2011-07-02T14:01:00Z">
        <w:r w:rsidR="00963019" w:rsidRPr="00E77497">
          <w:t xml:space="preserve">]] </w:t>
        </w:r>
      </w:ins>
      <w:r w:rsidRPr="00E77497">
        <w:t>internal property</w:t>
      </w:r>
      <w:ins w:id="33427" w:author="Rev 3 Allen Wirfs-Brock" w:date="2011-09-07T15:42:00Z">
        <w:r w:rsidR="009D141F" w:rsidRPr="00E77497">
          <w:t xml:space="preserve"> with value NativeArray</w:t>
        </w:r>
      </w:ins>
      <w:del w:id="33428"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33429" w:name="_Hlt424531027"/>
      <w:bookmarkStart w:id="33430" w:name="_Ref384024926"/>
      <w:bookmarkStart w:id="33431" w:name="_Ref385487297"/>
      <w:bookmarkStart w:id="33432" w:name="_Toc385672300"/>
      <w:bookmarkStart w:id="33433" w:name="_Toc393690416"/>
      <w:bookmarkEnd w:id="33429"/>
    </w:p>
    <w:p w:rsidR="004C02EF" w:rsidRPr="00E77497" w:rsidRDefault="004C02EF" w:rsidP="004C02EF">
      <w:pPr>
        <w:pStyle w:val="Heading4"/>
        <w:numPr>
          <w:ilvl w:val="0"/>
          <w:numId w:val="0"/>
        </w:numPr>
      </w:pPr>
      <w:bookmarkStart w:id="33434" w:name="_Ref424531062"/>
      <w:r w:rsidRPr="00E77497">
        <w:t>15.4.5.1</w:t>
      </w:r>
      <w:r w:rsidRPr="00E77497">
        <w:tab/>
        <w:t>[[DefineOwnProperty]</w:t>
      </w:r>
      <w:bookmarkEnd w:id="33430"/>
      <w:r w:rsidRPr="00E77497">
        <w:t xml:space="preserve">] ( P, </w:t>
      </w:r>
      <w:bookmarkEnd w:id="33431"/>
      <w:bookmarkEnd w:id="33432"/>
      <w:bookmarkEnd w:id="33433"/>
      <w:r w:rsidRPr="00E77497">
        <w:t>Desc, Throw )</w:t>
      </w:r>
      <w:bookmarkEnd w:id="33434"/>
    </w:p>
    <w:p w:rsidR="004C02EF" w:rsidRPr="00E77497" w:rsidRDefault="004C02EF" w:rsidP="004C02EF">
      <w:r w:rsidRPr="00E77497">
        <w:t>Array objects use a variation of the [[DefineOwnProperty]] internal method used for other native ECMAScript objects (8.12.9).</w:t>
      </w:r>
      <w:bookmarkStart w:id="33435" w:name="_Toc382291626"/>
    </w:p>
    <w:p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rsidR="00C82981" w:rsidDel="008F79D4" w:rsidRDefault="00C82981" w:rsidP="00C82981">
      <w:pPr>
        <w:pStyle w:val="Alg4"/>
        <w:numPr>
          <w:ilvl w:val="0"/>
          <w:numId w:val="221"/>
        </w:numPr>
        <w:rPr>
          <w:ins w:id="33436" w:author="Rev 6 Allen Wirfs-Brock" w:date="2012-02-26T09:07:00Z"/>
          <w:del w:id="33437" w:author="Rev 7 Allen Wirfs-Brock" w:date="2012-04-09T16:34:00Z"/>
        </w:rPr>
      </w:pPr>
      <w:ins w:id="33438" w:author="Rev 6 Allen Wirfs-Brock" w:date="2012-02-26T09:07:00Z">
        <w:del w:id="33439" w:author="Rev 7 Allen Wirfs-Brock" w:date="2012-04-09T16:34:00Z">
          <w:r w:rsidDel="008F79D4">
            <w:lastRenderedPageBreak/>
            <w:delText>ReturnIfAbrupt(</w:delText>
          </w:r>
          <w:r w:rsidDel="008F79D4">
            <w:rPr>
              <w:i/>
            </w:rPr>
            <w:delText>A</w:delText>
          </w:r>
          <w:r w:rsidDel="008F79D4">
            <w:delText>).</w:delText>
          </w:r>
        </w:del>
      </w:ins>
    </w:p>
    <w:p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rsidR="004C02EF" w:rsidRPr="00E77497" w:rsidRDefault="004C02EF" w:rsidP="00834A33">
      <w:pPr>
        <w:pStyle w:val="Alg4"/>
        <w:numPr>
          <w:ilvl w:val="1"/>
          <w:numId w:val="221"/>
        </w:numPr>
      </w:pPr>
      <w:r w:rsidRPr="00E77497">
        <w:t>Else,</w:t>
      </w:r>
    </w:p>
    <w:p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rsidR="004C02EF" w:rsidRPr="00E77497" w:rsidRDefault="004C02EF" w:rsidP="00834A33">
      <w:pPr>
        <w:pStyle w:val="Alg4"/>
        <w:numPr>
          <w:ilvl w:val="3"/>
          <w:numId w:val="221"/>
        </w:numPr>
      </w:pPr>
      <w:r w:rsidRPr="00E77497">
        <w:t xml:space="preserve">Set </w:t>
      </w:r>
      <w:r w:rsidRPr="00E77497">
        <w:rPr>
          <w:i/>
        </w:rPr>
        <w:t>newLenDesc</w:t>
      </w:r>
      <w:r w:rsidRPr="00E77497">
        <w:t>.[[Value]</w:t>
      </w:r>
      <w:ins w:id="33440" w:author="Allen Wirfs-Brock rev2" w:date="2011-07-25T17:11:00Z">
        <w:r w:rsidR="00245531" w:rsidRPr="00E77497">
          <w:t>]</w:t>
        </w:r>
      </w:ins>
      <w:r w:rsidRPr="00E77497">
        <w:t xml:space="preserve"> to </w:t>
      </w:r>
      <w:r w:rsidRPr="00E77497">
        <w:rPr>
          <w:i/>
        </w:rPr>
        <w:t>oldLen+1</w:t>
      </w:r>
      <w:r w:rsidRPr="00E77497">
        <w:t>.</w:t>
      </w:r>
    </w:p>
    <w:p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33441" w:author="Allen Wirfs-Brock rev2" w:date="2011-07-25T17:11:00Z">
        <w:r w:rsidR="00245531" w:rsidRPr="00E77497">
          <w:t>]</w:t>
        </w:r>
      </w:ins>
      <w:r w:rsidRPr="00E77497">
        <w:t xml:space="preserve"> to </w:t>
      </w:r>
      <w:r w:rsidRPr="00E77497">
        <w:rPr>
          <w:b/>
        </w:rPr>
        <w:t>false</w:t>
      </w:r>
      <w:r w:rsidRPr="00E77497">
        <w:t>.</w:t>
      </w:r>
    </w:p>
    <w:p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rsidR="004C02EF" w:rsidRPr="00E77497" w:rsidRDefault="004C02EF" w:rsidP="00834A33">
      <w:pPr>
        <w:pStyle w:val="Alg4"/>
        <w:numPr>
          <w:ilvl w:val="3"/>
          <w:numId w:val="221"/>
        </w:numPr>
      </w:pPr>
      <w:r w:rsidRPr="00E77497">
        <w:t>Reject.</w:t>
      </w:r>
    </w:p>
    <w:p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rsidR="004C02EF" w:rsidRPr="00E77497" w:rsidRDefault="004C02EF" w:rsidP="00834A33">
      <w:pPr>
        <w:pStyle w:val="Alg4"/>
        <w:numPr>
          <w:ilvl w:val="1"/>
          <w:numId w:val="221"/>
        </w:numPr>
      </w:pPr>
      <w:r w:rsidRPr="00E77497">
        <w:t xml:space="preserve">Return </w:t>
      </w:r>
      <w:r w:rsidRPr="00E77497">
        <w:rPr>
          <w:b/>
        </w:rPr>
        <w:t>true</w:t>
      </w:r>
      <w:r w:rsidRPr="00E77497">
        <w:t>.</w:t>
      </w:r>
    </w:p>
    <w:p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rsidR="0080491B" w:rsidRDefault="0080491B" w:rsidP="00834A33">
      <w:pPr>
        <w:pStyle w:val="Alg4"/>
        <w:numPr>
          <w:ilvl w:val="1"/>
          <w:numId w:val="221"/>
        </w:numPr>
        <w:rPr>
          <w:ins w:id="33442" w:author="Rev 7 Allen Wirfs-Brock" w:date="2012-04-09T16:46:00Z"/>
        </w:rPr>
      </w:pPr>
      <w:ins w:id="33443" w:author="Rev 7 Allen Wirfs-Brock" w:date="2012-04-09T16:46:00Z">
        <w:r>
          <w:t>ReturnIfAbrupt(</w:t>
        </w:r>
        <w:r w:rsidRPr="00BC2562">
          <w:rPr>
            <w:i/>
          </w:rPr>
          <w:t>index</w:t>
        </w:r>
        <w:r>
          <w:t>).</w:t>
        </w:r>
      </w:ins>
    </w:p>
    <w:p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rsidR="004C02EF" w:rsidRPr="00E77497" w:rsidRDefault="004C02EF" w:rsidP="00834A33">
      <w:pPr>
        <w:pStyle w:val="Alg4"/>
        <w:numPr>
          <w:ilvl w:val="1"/>
          <w:numId w:val="221"/>
        </w:numPr>
      </w:pPr>
      <w:r w:rsidRPr="00E77497">
        <w:t xml:space="preserve">Return </w:t>
      </w:r>
      <w:r w:rsidRPr="00E77497">
        <w:rPr>
          <w:b/>
        </w:rPr>
        <w:t>true</w:t>
      </w:r>
      <w:r w:rsidRPr="00E77497">
        <w:t>.</w:t>
      </w:r>
    </w:p>
    <w:p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rsidR="004C02EF" w:rsidRPr="00E77497" w:rsidRDefault="004C02EF" w:rsidP="004C02EF">
      <w:pPr>
        <w:pStyle w:val="Heading4"/>
        <w:numPr>
          <w:ilvl w:val="0"/>
          <w:numId w:val="0"/>
        </w:numPr>
      </w:pPr>
      <w:bookmarkStart w:id="33444" w:name="_Toc385672301"/>
      <w:bookmarkStart w:id="33445" w:name="_Toc393690417"/>
      <w:r w:rsidRPr="00E77497">
        <w:t>15.4.5.2</w:t>
      </w:r>
      <w:r w:rsidRPr="00E77497">
        <w:tab/>
        <w:t>lengt</w:t>
      </w:r>
      <w:bookmarkEnd w:id="33435"/>
      <w:bookmarkEnd w:id="33444"/>
      <w:bookmarkEnd w:id="33445"/>
      <w:r w:rsidRPr="00E77497">
        <w:t>h</w:t>
      </w:r>
    </w:p>
    <w:p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rsidR="004C02EF" w:rsidRPr="00E77497" w:rsidRDefault="004C02EF" w:rsidP="004C02EF">
      <w:r w:rsidRPr="00E77497">
        <w:lastRenderedPageBreak/>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33446" w:name="_Toc382291627"/>
      <w:bookmarkStart w:id="33447" w:name="_Ref383601992"/>
      <w:bookmarkStart w:id="33448" w:name="_Toc385672302"/>
      <w:bookmarkStart w:id="33449" w:name="_Toc393690418"/>
      <w:bookmarkStart w:id="33450" w:name="_Ref404493357"/>
    </w:p>
    <w:p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rsidR="0094126F" w:rsidRDefault="0094126F" w:rsidP="0094126F">
      <w:pPr>
        <w:pStyle w:val="Heading3"/>
        <w:numPr>
          <w:ilvl w:val="0"/>
          <w:numId w:val="0"/>
        </w:numPr>
        <w:rPr>
          <w:ins w:id="33451" w:author="Rev 11 Allen Wirfs-Brock" w:date="2012-10-21T11:01:00Z"/>
        </w:rPr>
      </w:pPr>
      <w:bookmarkStart w:id="33452" w:name="_Ref424531349"/>
      <w:bookmarkStart w:id="33453" w:name="_Toc472818926"/>
      <w:bookmarkStart w:id="33454" w:name="_Toc235503504"/>
      <w:bookmarkStart w:id="33455" w:name="_Toc241509279"/>
      <w:bookmarkStart w:id="33456" w:name="_Toc244416766"/>
      <w:bookmarkStart w:id="33457" w:name="_Toc276631130"/>
      <w:bookmarkStart w:id="33458" w:name="_Toc339020456"/>
      <w:ins w:id="33459" w:author="Rev 11 Allen Wirfs-Brock" w:date="2012-10-21T11:01:00Z">
        <w:r w:rsidRPr="00E77497">
          <w:t>15.</w:t>
        </w:r>
        <w:r>
          <w:t>4</w:t>
        </w:r>
        <w:r w:rsidRPr="00E77497">
          <w:t>.</w:t>
        </w:r>
      </w:ins>
      <w:ins w:id="33460" w:author="Rev 11 Allen Wirfs-Brock" w:date="2012-10-21T11:02:00Z">
        <w:r>
          <w:t>6</w:t>
        </w:r>
      </w:ins>
      <w:ins w:id="33461" w:author="Rev 11 Allen Wirfs-Brock" w:date="2012-10-21T11:01:00Z">
        <w:r w:rsidRPr="00E77497">
          <w:tab/>
        </w:r>
      </w:ins>
      <w:ins w:id="33462" w:author="Rev 11 Allen Wirfs-Brock" w:date="2012-10-21T11:02:00Z">
        <w:r>
          <w:t>Array</w:t>
        </w:r>
      </w:ins>
      <w:ins w:id="33463" w:author="Rev 11 Allen Wirfs-Brock" w:date="2012-10-21T11:01:00Z">
        <w:r>
          <w:t xml:space="preserve"> Iterator Object Structure</w:t>
        </w:r>
        <w:bookmarkEnd w:id="33458"/>
      </w:ins>
    </w:p>
    <w:p w:rsidR="0094126F" w:rsidRDefault="0094126F" w:rsidP="0094126F">
      <w:pPr>
        <w:rPr>
          <w:ins w:id="33464" w:author="Rev 11 Allen Wirfs-Brock" w:date="2012-10-21T11:01:00Z"/>
        </w:rPr>
      </w:pPr>
      <w:ins w:id="33465" w:author="Rev 11 Allen Wirfs-Brock" w:date="2012-10-21T11:01:00Z">
        <w:r>
          <w:t>A</w:t>
        </w:r>
      </w:ins>
      <w:ins w:id="33466" w:author="Rev 11 Allen Wirfs-Brock" w:date="2012-10-21T11:02:00Z">
        <w:r>
          <w:t>n</w:t>
        </w:r>
      </w:ins>
      <w:ins w:id="33467" w:author="Rev 11 Allen Wirfs-Brock" w:date="2012-10-21T11:01:00Z">
        <w:r>
          <w:t xml:space="preserve"> </w:t>
        </w:r>
      </w:ins>
      <w:ins w:id="33468" w:author="Rev 11 Allen Wirfs-Brock" w:date="2012-10-21T11:02:00Z">
        <w:r>
          <w:t>Array</w:t>
        </w:r>
      </w:ins>
      <w:ins w:id="33469" w:author="Rev 11 Allen Wirfs-Brock" w:date="2012-10-21T11:01:00Z">
        <w:r>
          <w:t xml:space="preserve"> Iterator is an object, with the structure defined below, that represent a specific iteration over some specific </w:t>
        </w:r>
      </w:ins>
      <w:ins w:id="33470" w:author="Rev 11 Allen Wirfs-Brock" w:date="2012-10-21T11:02:00Z">
        <w:r>
          <w:t>Array</w:t>
        </w:r>
      </w:ins>
      <w:ins w:id="33471" w:author="Rev 11 Allen Wirfs-Brock" w:date="2012-10-21T11:01:00Z">
        <w:r>
          <w:t xml:space="preserve"> instance object. There is not a named constructor for </w:t>
        </w:r>
      </w:ins>
      <w:ins w:id="33472" w:author="Rev 11 Allen Wirfs-Brock" w:date="2012-10-21T11:02:00Z">
        <w:r>
          <w:t>Array</w:t>
        </w:r>
      </w:ins>
      <w:ins w:id="33473" w:author="Rev 11 Allen Wirfs-Brock" w:date="2012-10-21T11:01:00Z">
        <w:r>
          <w:t xml:space="preserve"> Iterator objects.  Instead, </w:t>
        </w:r>
      </w:ins>
      <w:ins w:id="33474" w:author="Rev 11 Allen Wirfs-Brock" w:date="2012-10-21T11:02:00Z">
        <w:r>
          <w:t>Array</w:t>
        </w:r>
      </w:ins>
      <w:ins w:id="33475" w:author="Rev 11 Allen Wirfs-Brock" w:date="2012-10-21T11:01:00Z">
        <w:r>
          <w:t xml:space="preserve"> iterator objects are created by calling certain methods of </w:t>
        </w:r>
      </w:ins>
      <w:ins w:id="33476" w:author="Rev 11 Allen Wirfs-Brock" w:date="2012-10-21T11:02:00Z">
        <w:r>
          <w:t>Array</w:t>
        </w:r>
      </w:ins>
      <w:ins w:id="33477" w:author="Rev 11 Allen Wirfs-Brock" w:date="2012-10-21T11:01:00Z">
        <w:r>
          <w:t xml:space="preserve"> instance objects.</w:t>
        </w:r>
      </w:ins>
    </w:p>
    <w:p w:rsidR="0094126F" w:rsidRDefault="00BA1960" w:rsidP="00BA1960">
      <w:pPr>
        <w:pStyle w:val="Heading4"/>
        <w:numPr>
          <w:ilvl w:val="0"/>
          <w:numId w:val="0"/>
        </w:numPr>
        <w:rPr>
          <w:ins w:id="33478" w:author="Rev 11 Allen Wirfs-Brock" w:date="2012-10-21T11:01:00Z"/>
        </w:rPr>
      </w:pPr>
      <w:ins w:id="33479" w:author="Rev 11 Allen Wirfs-Brock" w:date="2012-10-21T11:01:00Z">
        <w:r>
          <w:t>15.</w:t>
        </w:r>
        <w:r w:rsidR="0094126F">
          <w:t>4.</w:t>
        </w:r>
      </w:ins>
      <w:ins w:id="33480" w:author="Rev 11 Allen Wirfs-Brock" w:date="2012-10-21T11:10:00Z">
        <w:r>
          <w:t>6</w:t>
        </w:r>
      </w:ins>
      <w:ins w:id="33481" w:author="Rev 11 Allen Wirfs-Brock" w:date="2012-10-21T11:01:00Z">
        <w:r w:rsidR="0094126F">
          <w:t>.1 Create</w:t>
        </w:r>
      </w:ins>
      <w:ins w:id="33482" w:author="Rev 11 Allen Wirfs-Brock" w:date="2012-10-21T11:03:00Z">
        <w:r w:rsidR="0094126F">
          <w:t>Array</w:t>
        </w:r>
      </w:ins>
      <w:ins w:id="33483" w:author="Rev 11 Allen Wirfs-Brock" w:date="2012-10-21T11:01:00Z">
        <w:r w:rsidR="0094126F">
          <w:t>Iterator Abstract Operation</w:t>
        </w:r>
      </w:ins>
    </w:p>
    <w:p w:rsidR="0094126F" w:rsidRDefault="0094126F" w:rsidP="0094126F">
      <w:pPr>
        <w:rPr>
          <w:ins w:id="33484" w:author="Rev 11 Allen Wirfs-Brock" w:date="2012-10-21T11:01:00Z"/>
        </w:rPr>
      </w:pPr>
      <w:ins w:id="33485" w:author="Rev 11 Allen Wirfs-Brock" w:date="2012-10-21T11:01:00Z">
        <w:r>
          <w:t xml:space="preserve">Several methods of </w:t>
        </w:r>
      </w:ins>
      <w:ins w:id="33486" w:author="Rev 11 Allen Wirfs-Brock" w:date="2012-10-21T11:03:00Z">
        <w:r>
          <w:t>Array</w:t>
        </w:r>
      </w:ins>
      <w:ins w:id="33487" w:author="Rev 11 Allen Wirfs-Brock" w:date="2012-10-21T11:01:00Z">
        <w:r>
          <w:t xml:space="preserve"> objects return interator objects. The abstract operation Create</w:t>
        </w:r>
      </w:ins>
      <w:ins w:id="33488" w:author="Rev 11 Allen Wirfs-Brock" w:date="2012-10-21T11:03:00Z">
        <w:r>
          <w:t>Array</w:t>
        </w:r>
      </w:ins>
      <w:ins w:id="33489" w:author="Rev 11 Allen Wirfs-Brock" w:date="2012-10-21T11:01:00Z">
        <w:r>
          <w:t xml:space="preserve">Iterator with arguments </w:t>
        </w:r>
      </w:ins>
      <w:ins w:id="33490" w:author="Rev 11 Allen Wirfs-Brock" w:date="2012-10-21T11:03:00Z">
        <w:r>
          <w:rPr>
            <w:rFonts w:ascii="Times New Roman" w:hAnsi="Times New Roman"/>
            <w:i/>
          </w:rPr>
          <w:t>array</w:t>
        </w:r>
      </w:ins>
      <w:ins w:id="33491" w:author="Rev 11 Allen Wirfs-Brock" w:date="2012-10-21T11:01:00Z">
        <w:r>
          <w:t xml:space="preserve"> and </w:t>
        </w:r>
        <w:r w:rsidRPr="0087223F">
          <w:rPr>
            <w:rFonts w:ascii="Times New Roman" w:hAnsi="Times New Roman"/>
            <w:i/>
          </w:rPr>
          <w:t>kind</w:t>
        </w:r>
        <w:r>
          <w:t xml:space="preserve"> is used to create and such iterator objects. It performs the following steps:</w:t>
        </w:r>
      </w:ins>
    </w:p>
    <w:p w:rsidR="0094126F" w:rsidRPr="00E77497" w:rsidRDefault="0094126F" w:rsidP="0094126F">
      <w:pPr>
        <w:pStyle w:val="Alg4"/>
        <w:numPr>
          <w:ilvl w:val="0"/>
          <w:numId w:val="1000"/>
        </w:numPr>
        <w:rPr>
          <w:ins w:id="33492" w:author="Rev 11 Allen Wirfs-Brock" w:date="2012-10-21T11:01:00Z"/>
        </w:rPr>
      </w:pPr>
      <w:ins w:id="33493" w:author="Rev 11 Allen Wirfs-Brock" w:date="2012-10-21T11:01:00Z">
        <w:r w:rsidRPr="00E77497">
          <w:t xml:space="preserve">Let </w:t>
        </w:r>
      </w:ins>
      <w:ins w:id="33494" w:author="Rev 11 Allen Wirfs-Brock" w:date="2012-10-21T11:04:00Z">
        <w:r>
          <w:rPr>
            <w:i/>
          </w:rPr>
          <w:t>O</w:t>
        </w:r>
      </w:ins>
      <w:ins w:id="33495" w:author="Rev 11 Allen Wirfs-Brock" w:date="2012-10-21T11:01:00Z">
        <w:r w:rsidRPr="00E77497">
          <w:t xml:space="preserve"> be the</w:t>
        </w:r>
        <w:r>
          <w:t xml:space="preserve"> result of  calling ToObject(</w:t>
        </w:r>
      </w:ins>
      <w:ins w:id="33496" w:author="Rev 11 Allen Wirfs-Brock" w:date="2012-10-21T11:04:00Z">
        <w:r>
          <w:rPr>
            <w:i/>
          </w:rPr>
          <w:t>array</w:t>
        </w:r>
      </w:ins>
      <w:ins w:id="33497" w:author="Rev 11 Allen Wirfs-Brock" w:date="2012-10-21T11:01:00Z">
        <w:r>
          <w:t>)</w:t>
        </w:r>
        <w:r w:rsidRPr="00E77497">
          <w:t>.</w:t>
        </w:r>
      </w:ins>
    </w:p>
    <w:p w:rsidR="0094126F" w:rsidRPr="00E77497" w:rsidRDefault="0094126F" w:rsidP="0094126F">
      <w:pPr>
        <w:pStyle w:val="Alg4"/>
        <w:numPr>
          <w:ilvl w:val="0"/>
          <w:numId w:val="1000"/>
        </w:numPr>
        <w:rPr>
          <w:ins w:id="33498" w:author="Rev 11 Allen Wirfs-Brock" w:date="2012-10-21T11:01:00Z"/>
        </w:rPr>
      </w:pPr>
      <w:ins w:id="33499" w:author="Rev 11 Allen Wirfs-Brock" w:date="2012-10-21T11:01:00Z">
        <w:r>
          <w:t>ReturnIfAbrupt(</w:t>
        </w:r>
      </w:ins>
      <w:ins w:id="33500" w:author="Rev 11 Allen Wirfs-Brock" w:date="2012-10-21T11:04:00Z">
        <w:r>
          <w:rPr>
            <w:i/>
          </w:rPr>
          <w:t>O</w:t>
        </w:r>
      </w:ins>
      <w:ins w:id="33501" w:author="Rev 11 Allen Wirfs-Brock" w:date="2012-10-21T11:01:00Z">
        <w:r>
          <w:t>).</w:t>
        </w:r>
      </w:ins>
    </w:p>
    <w:p w:rsidR="0094126F" w:rsidRPr="00E77497" w:rsidRDefault="0094126F" w:rsidP="0094126F">
      <w:pPr>
        <w:pStyle w:val="Alg4"/>
        <w:numPr>
          <w:ilvl w:val="0"/>
          <w:numId w:val="1000"/>
        </w:numPr>
        <w:rPr>
          <w:ins w:id="33502" w:author="Rev 11 Allen Wirfs-Brock" w:date="2012-10-21T11:01:00Z"/>
        </w:rPr>
      </w:pPr>
      <w:ins w:id="33503" w:author="Rev 11 Allen Wirfs-Brock" w:date="2012-10-21T11:01:00Z">
        <w:r w:rsidRPr="00E77497">
          <w:t xml:space="preserve">Let </w:t>
        </w:r>
        <w:r>
          <w:rPr>
            <w:i/>
          </w:rPr>
          <w:t>itr</w:t>
        </w:r>
        <w:r w:rsidRPr="00E77497">
          <w:rPr>
            <w:i/>
          </w:rPr>
          <w:t xml:space="preserve"> </w:t>
        </w:r>
        <w:r w:rsidRPr="00E77497">
          <w:t xml:space="preserve">be </w:t>
        </w:r>
        <w:r>
          <w:t>the result of the abstract operation ObjectCreate with the intrinsic object %</w:t>
        </w:r>
      </w:ins>
      <w:ins w:id="33504" w:author="Rev 11 Allen Wirfs-Brock" w:date="2012-10-21T11:05:00Z">
        <w:r>
          <w:t>Array</w:t>
        </w:r>
      </w:ins>
      <w:ins w:id="33505" w:author="Rev 11 Allen Wirfs-Brock" w:date="2012-10-21T11:01:00Z">
        <w:r>
          <w:t>IteratorPrototype% as its argument</w:t>
        </w:r>
        <w:r w:rsidRPr="00E77497">
          <w:t>.</w:t>
        </w:r>
      </w:ins>
    </w:p>
    <w:p w:rsidR="0094126F" w:rsidRDefault="0094126F" w:rsidP="00BA1960">
      <w:pPr>
        <w:pStyle w:val="Alg4"/>
        <w:numPr>
          <w:ilvl w:val="0"/>
          <w:numId w:val="1000"/>
        </w:numPr>
        <w:spacing w:after="280"/>
        <w:contextualSpacing/>
        <w:rPr>
          <w:ins w:id="33506" w:author="Rev 11 Allen Wirfs-Brock" w:date="2012-10-21T11:01:00Z"/>
        </w:rPr>
      </w:pPr>
      <w:ins w:id="33507" w:author="Rev 11 Allen Wirfs-Brock" w:date="2012-10-21T11:01:00Z">
        <w:r>
          <w:t>Add a [[</w:t>
        </w:r>
      </w:ins>
      <w:ins w:id="33508" w:author="Rev 11 Allen Wirfs-Brock" w:date="2012-10-21T11:09:00Z">
        <w:r w:rsidR="00BA1960">
          <w:t>Iterated</w:t>
        </w:r>
      </w:ins>
      <w:ins w:id="33509" w:author="Rev 11 Allen Wirfs-Brock" w:date="2012-10-21T11:05:00Z">
        <w:r>
          <w:t>Object</w:t>
        </w:r>
      </w:ins>
      <w:ins w:id="33510" w:author="Rev 11 Allen Wirfs-Brock" w:date="2012-10-21T11:01:00Z">
        <w:r>
          <w:t xml:space="preserve">]] internal property to </w:t>
        </w:r>
        <w:r w:rsidRPr="0093212B">
          <w:rPr>
            <w:i/>
          </w:rPr>
          <w:t>itr</w:t>
        </w:r>
        <w:r>
          <w:t xml:space="preserve"> with value </w:t>
        </w:r>
      </w:ins>
      <w:ins w:id="33511" w:author="Rev 11 Allen Wirfs-Brock" w:date="2012-10-21T11:09:00Z">
        <w:r w:rsidR="00BA1960">
          <w:rPr>
            <w:i/>
          </w:rPr>
          <w:t>O</w:t>
        </w:r>
      </w:ins>
      <w:ins w:id="33512" w:author="Rev 11 Allen Wirfs-Brock" w:date="2012-10-21T11:01:00Z">
        <w:r>
          <w:t>.</w:t>
        </w:r>
      </w:ins>
    </w:p>
    <w:p w:rsidR="0094126F" w:rsidRDefault="0094126F" w:rsidP="00BA1960">
      <w:pPr>
        <w:pStyle w:val="Alg4"/>
        <w:numPr>
          <w:ilvl w:val="0"/>
          <w:numId w:val="1000"/>
        </w:numPr>
        <w:spacing w:after="280"/>
        <w:contextualSpacing/>
        <w:rPr>
          <w:ins w:id="33513" w:author="Rev 11 Allen Wirfs-Brock" w:date="2012-10-21T11:01:00Z"/>
        </w:rPr>
      </w:pPr>
      <w:ins w:id="33514" w:author="Rev 11 Allen Wirfs-Brock" w:date="2012-10-21T11:01:00Z">
        <w:r>
          <w:t>Add a [[</w:t>
        </w:r>
      </w:ins>
      <w:ins w:id="33515" w:author="Rev 11 Allen Wirfs-Brock" w:date="2012-10-21T11:09:00Z">
        <w:r w:rsidR="00BA1960">
          <w:t>ArrayIterator</w:t>
        </w:r>
      </w:ins>
      <w:ins w:id="33516" w:author="Rev 11 Allen Wirfs-Brock" w:date="2012-10-21T11:01:00Z">
        <w:r>
          <w:t xml:space="preserve">NextIndex]] internal property to </w:t>
        </w:r>
        <w:r w:rsidRPr="009B7611">
          <w:rPr>
            <w:i/>
          </w:rPr>
          <w:t>itr</w:t>
        </w:r>
        <w:r w:rsidRPr="0087223F">
          <w:t xml:space="preserve"> </w:t>
        </w:r>
        <w:r>
          <w:t>with value 0.</w:t>
        </w:r>
      </w:ins>
    </w:p>
    <w:p w:rsidR="0094126F" w:rsidRDefault="0094126F" w:rsidP="00BA1960">
      <w:pPr>
        <w:pStyle w:val="Alg4"/>
        <w:numPr>
          <w:ilvl w:val="0"/>
          <w:numId w:val="1000"/>
        </w:numPr>
        <w:spacing w:after="280"/>
        <w:contextualSpacing/>
        <w:rPr>
          <w:ins w:id="33517" w:author="Rev 11 Allen Wirfs-Brock" w:date="2012-10-21T11:01:00Z"/>
        </w:rPr>
      </w:pPr>
      <w:ins w:id="33518" w:author="Rev 11 Allen Wirfs-Brock" w:date="2012-10-21T11:01:00Z">
        <w:r>
          <w:t>Add a [[</w:t>
        </w:r>
      </w:ins>
      <w:ins w:id="33519" w:author="Rev 11 Allen Wirfs-Brock" w:date="2012-10-21T11:09:00Z">
        <w:r w:rsidR="00BA1960">
          <w:t>Array</w:t>
        </w:r>
      </w:ins>
      <w:ins w:id="33520" w:author="Rev 11 Allen Wirfs-Brock" w:date="2012-10-21T11:01:00Z">
        <w:r>
          <w:t xml:space="preserve">IterationKind]] internal property of </w:t>
        </w:r>
        <w:r>
          <w:rPr>
            <w:i/>
          </w:rPr>
          <w:t>itr</w:t>
        </w:r>
        <w:r>
          <w:t xml:space="preserve"> with value </w:t>
        </w:r>
        <w:r w:rsidRPr="0087223F">
          <w:rPr>
            <w:i/>
          </w:rPr>
          <w:t>kind</w:t>
        </w:r>
        <w:r>
          <w:t>.</w:t>
        </w:r>
      </w:ins>
    </w:p>
    <w:p w:rsidR="0094126F" w:rsidRDefault="0094126F" w:rsidP="0094126F">
      <w:pPr>
        <w:pStyle w:val="Alg4"/>
        <w:numPr>
          <w:ilvl w:val="0"/>
          <w:numId w:val="1000"/>
        </w:numPr>
        <w:spacing w:after="220"/>
        <w:contextualSpacing/>
        <w:rPr>
          <w:ins w:id="33521" w:author="Rev 11 Allen Wirfs-Brock" w:date="2012-10-21T11:01:00Z"/>
        </w:rPr>
      </w:pPr>
      <w:ins w:id="33522" w:author="Rev 11 Allen Wirfs-Brock" w:date="2012-10-21T11:01:00Z">
        <w:r>
          <w:t xml:space="preserve">Return </w:t>
        </w:r>
        <w:r>
          <w:rPr>
            <w:i/>
          </w:rPr>
          <w:t>itr</w:t>
        </w:r>
        <w:r>
          <w:t>.</w:t>
        </w:r>
      </w:ins>
    </w:p>
    <w:p w:rsidR="0094126F" w:rsidRDefault="00BA1960" w:rsidP="004B6770">
      <w:pPr>
        <w:pStyle w:val="Heading4"/>
        <w:numPr>
          <w:ilvl w:val="0"/>
          <w:numId w:val="0"/>
        </w:numPr>
        <w:rPr>
          <w:ins w:id="33523" w:author="Rev 11 Allen Wirfs-Brock" w:date="2012-10-21T11:01:00Z"/>
        </w:rPr>
      </w:pPr>
      <w:ins w:id="33524" w:author="Rev 11 Allen Wirfs-Brock" w:date="2012-10-21T11:01:00Z">
        <w:r>
          <w:t>15.</w:t>
        </w:r>
        <w:r w:rsidR="0094126F">
          <w:t>4.</w:t>
        </w:r>
      </w:ins>
      <w:ins w:id="33525" w:author="Rev 11 Allen Wirfs-Brock" w:date="2012-10-21T11:10:00Z">
        <w:r>
          <w:t>6</w:t>
        </w:r>
      </w:ins>
      <w:ins w:id="33526" w:author="Rev 11 Allen Wirfs-Brock" w:date="2012-10-21T11:01:00Z">
        <w:r w:rsidR="0094126F">
          <w:t xml:space="preserve">.2 The </w:t>
        </w:r>
      </w:ins>
      <w:ins w:id="33527" w:author="Rev 11 Allen Wirfs-Brock" w:date="2012-10-21T12:10:00Z">
        <w:r w:rsidR="004B6770">
          <w:t>Array</w:t>
        </w:r>
      </w:ins>
      <w:ins w:id="33528" w:author="Rev 11 Allen Wirfs-Brock" w:date="2012-10-21T11:01:00Z">
        <w:r w:rsidR="0094126F">
          <w:t xml:space="preserve"> Iterator Prototype</w:t>
        </w:r>
      </w:ins>
    </w:p>
    <w:p w:rsidR="0094126F" w:rsidRDefault="0094126F" w:rsidP="00BA1960">
      <w:pPr>
        <w:rPr>
          <w:ins w:id="33529" w:author="Rev 11 Allen Wirfs-Brock" w:date="2012-10-21T11:01:00Z"/>
        </w:rPr>
      </w:pPr>
      <w:ins w:id="33530" w:author="Rev 11 Allen Wirfs-Brock" w:date="2012-10-21T11:01:00Z">
        <w:r>
          <w:t xml:space="preserve">All </w:t>
        </w:r>
      </w:ins>
      <w:ins w:id="33531" w:author="Rev 11 Allen Wirfs-Brock" w:date="2012-10-21T11:10:00Z">
        <w:r w:rsidR="00BA1960">
          <w:t>Array</w:t>
        </w:r>
      </w:ins>
      <w:ins w:id="33532" w:author="Rev 11 Allen Wirfs-Brock" w:date="2012-10-21T11:01:00Z">
        <w:r>
          <w:t xml:space="preserve"> Iterator Objects inherit properties from a common </w:t>
        </w:r>
      </w:ins>
      <w:ins w:id="33533" w:author="Rev 11 Allen Wirfs-Brock" w:date="2012-10-21T11:10:00Z">
        <w:r w:rsidR="00BA1960">
          <w:t>Array</w:t>
        </w:r>
      </w:ins>
      <w:ins w:id="33534" w:author="Rev 11 Allen Wirfs-Brock" w:date="2012-10-21T11:01:00Z">
        <w:r>
          <w:t xml:space="preserve"> Iterator Prototype object.  The [[Prototype]] internal property of the </w:t>
        </w:r>
      </w:ins>
      <w:ins w:id="33535" w:author="Rev 11 Allen Wirfs-Brock" w:date="2012-10-21T11:10:00Z">
        <w:r w:rsidR="00BA1960">
          <w:t>Array</w:t>
        </w:r>
      </w:ins>
      <w:ins w:id="33536" w:author="Rev 11 Allen Wirfs-Brock" w:date="2012-10-21T11:01:00Z">
        <w:r>
          <w:t xml:space="preserve"> Iterator Prototype is the %ObjectPrototype% intrinsic object. In addition, the </w:t>
        </w:r>
      </w:ins>
      <w:ins w:id="33537" w:author="Rev 11 Allen Wirfs-Brock" w:date="2012-10-21T11:11:00Z">
        <w:r w:rsidR="00BA1960">
          <w:t>Array</w:t>
        </w:r>
      </w:ins>
      <w:ins w:id="33538" w:author="Rev 11 Allen Wirfs-Brock" w:date="2012-10-21T11:01:00Z">
        <w:r>
          <w:t xml:space="preserve"> Iterator Prototype as the following properties:</w:t>
        </w:r>
      </w:ins>
    </w:p>
    <w:p w:rsidR="0094126F" w:rsidRDefault="00BA1960" w:rsidP="00BA1960">
      <w:pPr>
        <w:pStyle w:val="Heading5"/>
        <w:numPr>
          <w:ilvl w:val="0"/>
          <w:numId w:val="0"/>
        </w:numPr>
        <w:rPr>
          <w:ins w:id="33539" w:author="Rev 11 Allen Wirfs-Brock" w:date="2012-10-21T11:01:00Z"/>
        </w:rPr>
      </w:pPr>
      <w:ins w:id="33540" w:author="Rev 11 Allen Wirfs-Brock" w:date="2012-10-21T11:01:00Z">
        <w:r>
          <w:t>15.4.</w:t>
        </w:r>
      </w:ins>
      <w:ins w:id="33541" w:author="Rev 11 Allen Wirfs-Brock" w:date="2012-10-21T11:11:00Z">
        <w:r>
          <w:t>6</w:t>
        </w:r>
      </w:ins>
      <w:ins w:id="33542" w:author="Rev 11 Allen Wirfs-Brock" w:date="2012-10-21T11:01:00Z">
        <w:r w:rsidR="0094126F">
          <w:t xml:space="preserve">.2.1 </w:t>
        </w:r>
      </w:ins>
      <w:ins w:id="33543" w:author="Rev 11 Allen Wirfs-Brock" w:date="2012-10-21T11:11:00Z">
        <w:r>
          <w:rPr>
            <w:i/>
          </w:rPr>
          <w:t>Array</w:t>
        </w:r>
      </w:ins>
      <w:commentRangeStart w:id="33544"/>
      <w:ins w:id="33545" w:author="Rev 11 Allen Wirfs-Brock" w:date="2012-10-21T11:01:00Z">
        <w:r w:rsidR="0094126F" w:rsidRPr="00061845">
          <w:rPr>
            <w:i/>
          </w:rPr>
          <w:t>Iterator</w:t>
        </w:r>
        <w:r w:rsidR="0094126F">
          <w:t>.prototype.constructor</w:t>
        </w:r>
        <w:commentRangeEnd w:id="33544"/>
        <w:r w:rsidR="0094126F">
          <w:rPr>
            <w:rStyle w:val="CommentReference"/>
            <w:b w:val="0"/>
          </w:rPr>
          <w:commentReference w:id="33544"/>
        </w:r>
      </w:ins>
    </w:p>
    <w:p w:rsidR="0094126F" w:rsidRDefault="00BA1960" w:rsidP="00BA1960">
      <w:pPr>
        <w:pStyle w:val="Heading5"/>
        <w:numPr>
          <w:ilvl w:val="0"/>
          <w:numId w:val="0"/>
        </w:numPr>
        <w:rPr>
          <w:ins w:id="33546" w:author="Rev 11 Allen Wirfs-Brock" w:date="2012-10-21T11:01:00Z"/>
        </w:rPr>
      </w:pPr>
      <w:ins w:id="33547" w:author="Rev 11 Allen Wirfs-Brock" w:date="2012-10-21T11:01:00Z">
        <w:r>
          <w:t>15.4.</w:t>
        </w:r>
      </w:ins>
      <w:ins w:id="33548" w:author="Rev 11 Allen Wirfs-Brock" w:date="2012-10-21T11:12:00Z">
        <w:r>
          <w:t>6</w:t>
        </w:r>
      </w:ins>
      <w:ins w:id="33549" w:author="Rev 11 Allen Wirfs-Brock" w:date="2012-10-21T11:01:00Z">
        <w:r w:rsidR="0094126F">
          <w:t xml:space="preserve">.2.2 </w:t>
        </w:r>
      </w:ins>
      <w:ins w:id="33550" w:author="Rev 11 Allen Wirfs-Brock" w:date="2012-10-21T11:12:00Z">
        <w:r>
          <w:rPr>
            <w:i/>
          </w:rPr>
          <w:t>Array</w:t>
        </w:r>
      </w:ins>
      <w:ins w:id="33551" w:author="Rev 11 Allen Wirfs-Brock" w:date="2012-10-21T11:01:00Z">
        <w:r w:rsidR="0094126F" w:rsidRPr="00061845">
          <w:rPr>
            <w:i/>
          </w:rPr>
          <w:t>Iterator</w:t>
        </w:r>
        <w:r w:rsidR="0094126F">
          <w:t>.prototype.next( )</w:t>
        </w:r>
      </w:ins>
    </w:p>
    <w:p w:rsidR="0094126F" w:rsidRDefault="0094126F" w:rsidP="0094126F">
      <w:pPr>
        <w:pStyle w:val="Alg4"/>
        <w:numPr>
          <w:ilvl w:val="0"/>
          <w:numId w:val="1004"/>
        </w:numPr>
        <w:rPr>
          <w:ins w:id="33552" w:author="Rev 11 Allen Wirfs-Brock" w:date="2012-10-21T11:01:00Z"/>
        </w:rPr>
      </w:pPr>
      <w:ins w:id="33553" w:author="Rev 11 Allen Wirfs-Brock" w:date="2012-10-21T11:01:00Z">
        <w:r>
          <w:t xml:space="preserve">Let </w:t>
        </w:r>
        <w:r w:rsidRPr="009B7611">
          <w:rPr>
            <w:i/>
          </w:rPr>
          <w:t>O</w:t>
        </w:r>
        <w:r>
          <w:t xml:space="preserve"> be the </w:t>
        </w:r>
        <w:r w:rsidRPr="009B7611">
          <w:rPr>
            <w:b/>
          </w:rPr>
          <w:t>this</w:t>
        </w:r>
        <w:r>
          <w:t xml:space="preserve"> value.</w:t>
        </w:r>
      </w:ins>
    </w:p>
    <w:p w:rsidR="0094126F" w:rsidRDefault="0094126F" w:rsidP="0094126F">
      <w:pPr>
        <w:pStyle w:val="Alg4"/>
        <w:numPr>
          <w:ilvl w:val="0"/>
          <w:numId w:val="1004"/>
        </w:numPr>
        <w:spacing w:after="280"/>
        <w:contextualSpacing/>
        <w:rPr>
          <w:ins w:id="33554" w:author="Rev 11 Allen Wirfs-Brock" w:date="2012-10-21T11:01:00Z"/>
        </w:rPr>
      </w:pPr>
      <w:ins w:id="33555" w:author="Rev 11 Allen Wirfs-Brock" w:date="2012-10-21T11:01:00Z">
        <w:r>
          <w:t>If Type(</w:t>
        </w:r>
        <w:r w:rsidRPr="00061845">
          <w:rPr>
            <w:i/>
          </w:rPr>
          <w:t>O</w:t>
        </w:r>
        <w:r>
          <w:t xml:space="preserve">) is not Object, throw a </w:t>
        </w:r>
        <w:r w:rsidRPr="00061845">
          <w:rPr>
            <w:b/>
          </w:rPr>
          <w:t>TypeError</w:t>
        </w:r>
        <w:r>
          <w:t xml:space="preserve"> exception.</w:t>
        </w:r>
      </w:ins>
    </w:p>
    <w:p w:rsidR="0094126F" w:rsidRPr="00E77497" w:rsidRDefault="0094126F" w:rsidP="00BA1960">
      <w:pPr>
        <w:pStyle w:val="Alg4"/>
        <w:numPr>
          <w:ilvl w:val="0"/>
          <w:numId w:val="1004"/>
        </w:numPr>
        <w:rPr>
          <w:ins w:id="33556" w:author="Rev 11 Allen Wirfs-Brock" w:date="2012-10-21T11:01:00Z"/>
        </w:rPr>
      </w:pPr>
      <w:ins w:id="33557" w:author="Rev 11 Allen Wirfs-Brock" w:date="2012-10-21T11:01:00Z">
        <w:r>
          <w:t xml:space="preserve">If </w:t>
        </w:r>
        <w:r w:rsidRPr="00061845">
          <w:rPr>
            <w:i/>
          </w:rPr>
          <w:t>O</w:t>
        </w:r>
        <w:r>
          <w:t xml:space="preserve"> does not have all of the internal properties of a </w:t>
        </w:r>
      </w:ins>
      <w:ins w:id="33558" w:author="Rev 11 Allen Wirfs-Brock" w:date="2012-10-21T11:13:00Z">
        <w:r w:rsidR="00BA1960">
          <w:t>Array</w:t>
        </w:r>
      </w:ins>
      <w:ins w:id="33559" w:author="Rev 11 Allen Wirfs-Brock" w:date="2012-10-21T11:01:00Z">
        <w:r w:rsidR="00BA1960">
          <w:t xml:space="preserve"> Iterator Instance (15.</w:t>
        </w:r>
        <w:r>
          <w:t>4.</w:t>
        </w:r>
      </w:ins>
      <w:ins w:id="33560" w:author="Rev 11 Allen Wirfs-Brock" w:date="2012-10-21T11:13:00Z">
        <w:r w:rsidR="00BA1960">
          <w:t>6</w:t>
        </w:r>
      </w:ins>
      <w:ins w:id="33561" w:author="Rev 11 Allen Wirfs-Brock" w:date="2012-10-21T11:01:00Z">
        <w:r>
          <w:t xml:space="preserve">.1.2), throw a </w:t>
        </w:r>
        <w:r w:rsidRPr="00061845">
          <w:rPr>
            <w:b/>
          </w:rPr>
          <w:t>TypeError</w:t>
        </w:r>
        <w:r>
          <w:t xml:space="preserve"> exception.</w:t>
        </w:r>
      </w:ins>
    </w:p>
    <w:p w:rsidR="0094126F" w:rsidRDefault="0094126F" w:rsidP="00BA1960">
      <w:pPr>
        <w:pStyle w:val="Alg4"/>
        <w:numPr>
          <w:ilvl w:val="0"/>
          <w:numId w:val="1004"/>
        </w:numPr>
        <w:spacing w:after="280"/>
        <w:contextualSpacing/>
        <w:rPr>
          <w:ins w:id="33562" w:author="Rev 11 Allen Wirfs-Brock" w:date="2012-10-21T11:01:00Z"/>
        </w:rPr>
      </w:pPr>
      <w:ins w:id="33563" w:author="Rev 11 Allen Wirfs-Brock" w:date="2012-10-21T11:01:00Z">
        <w:r>
          <w:t xml:space="preserve">Let </w:t>
        </w:r>
      </w:ins>
      <w:ins w:id="33564" w:author="Rev 11 Allen Wirfs-Brock" w:date="2012-10-21T11:14:00Z">
        <w:r w:rsidR="00BA1960">
          <w:rPr>
            <w:i/>
          </w:rPr>
          <w:t>a</w:t>
        </w:r>
      </w:ins>
      <w:ins w:id="33565" w:author="Rev 11 Allen Wirfs-Brock" w:date="2012-10-21T11:01:00Z">
        <w:r>
          <w:t xml:space="preserve"> be the value of the [[</w:t>
        </w:r>
      </w:ins>
      <w:ins w:id="33566" w:author="Rev 11 Allen Wirfs-Brock" w:date="2012-10-21T11:13:00Z">
        <w:r w:rsidR="00BA1960">
          <w:t>IteratedObject</w:t>
        </w:r>
      </w:ins>
      <w:ins w:id="33567" w:author="Rev 11 Allen Wirfs-Brock" w:date="2012-10-21T11:01:00Z">
        <w:r>
          <w:t>]] internal property of</w:t>
        </w:r>
        <w:r w:rsidRPr="002166A8">
          <w:rPr>
            <w:i/>
          </w:rPr>
          <w:t xml:space="preserve"> </w:t>
        </w:r>
        <w:r w:rsidRPr="009B7611">
          <w:rPr>
            <w:i/>
          </w:rPr>
          <w:t>O</w:t>
        </w:r>
        <w:r>
          <w:t>.</w:t>
        </w:r>
      </w:ins>
    </w:p>
    <w:p w:rsidR="0094126F" w:rsidRDefault="0094126F" w:rsidP="00BA1960">
      <w:pPr>
        <w:pStyle w:val="Alg4"/>
        <w:numPr>
          <w:ilvl w:val="0"/>
          <w:numId w:val="1004"/>
        </w:numPr>
        <w:spacing w:after="280"/>
        <w:contextualSpacing/>
        <w:rPr>
          <w:ins w:id="33568" w:author="Rev 11 Allen Wirfs-Brock" w:date="2012-10-21T11:01:00Z"/>
        </w:rPr>
      </w:pPr>
      <w:ins w:id="33569" w:author="Rev 11 Allen Wirfs-Brock" w:date="2012-10-21T11:01:00Z">
        <w:r>
          <w:t xml:space="preserve">Let </w:t>
        </w:r>
        <w:r>
          <w:rPr>
            <w:i/>
          </w:rPr>
          <w:t>index</w:t>
        </w:r>
        <w:r>
          <w:t xml:space="preserve"> be the value of the [[</w:t>
        </w:r>
      </w:ins>
      <w:ins w:id="33570" w:author="Rev 11 Allen Wirfs-Brock" w:date="2012-10-21T11:13:00Z">
        <w:r w:rsidR="00BA1960">
          <w:t>ArrayIteratorNextIndex</w:t>
        </w:r>
      </w:ins>
      <w:ins w:id="33571" w:author="Rev 11 Allen Wirfs-Brock" w:date="2012-10-21T11:01:00Z">
        <w:r>
          <w:t>]] internal property of</w:t>
        </w:r>
        <w:r w:rsidRPr="002166A8">
          <w:rPr>
            <w:i/>
          </w:rPr>
          <w:t xml:space="preserve"> </w:t>
        </w:r>
        <w:r w:rsidRPr="009B7611">
          <w:rPr>
            <w:i/>
          </w:rPr>
          <w:t>O</w:t>
        </w:r>
        <w:r>
          <w:t>.</w:t>
        </w:r>
      </w:ins>
    </w:p>
    <w:p w:rsidR="0094126F" w:rsidRDefault="0094126F" w:rsidP="00BA1960">
      <w:pPr>
        <w:pStyle w:val="Alg4"/>
        <w:numPr>
          <w:ilvl w:val="0"/>
          <w:numId w:val="1004"/>
        </w:numPr>
        <w:spacing w:after="280"/>
        <w:contextualSpacing/>
        <w:rPr>
          <w:ins w:id="33572" w:author="Rev 11 Allen Wirfs-Brock" w:date="2012-10-21T11:01:00Z"/>
        </w:rPr>
      </w:pPr>
      <w:ins w:id="33573" w:author="Rev 11 Allen Wirfs-Brock" w:date="2012-10-21T11:01:00Z">
        <w:r>
          <w:t xml:space="preserve">Let </w:t>
        </w:r>
        <w:r>
          <w:rPr>
            <w:i/>
          </w:rPr>
          <w:t>itemKind</w:t>
        </w:r>
        <w:r>
          <w:t xml:space="preserve"> be the value of the [[</w:t>
        </w:r>
      </w:ins>
      <w:ins w:id="33574" w:author="Rev 11 Allen Wirfs-Brock" w:date="2012-10-21T11:14:00Z">
        <w:r w:rsidR="00BA1960">
          <w:t>ArrayIterationKind</w:t>
        </w:r>
      </w:ins>
      <w:ins w:id="33575" w:author="Rev 11 Allen Wirfs-Brock" w:date="2012-10-21T11:01:00Z">
        <w:r>
          <w:t>]] internal property of</w:t>
        </w:r>
        <w:r w:rsidRPr="002166A8">
          <w:rPr>
            <w:i/>
          </w:rPr>
          <w:t xml:space="preserve"> </w:t>
        </w:r>
        <w:r w:rsidRPr="009B7611">
          <w:rPr>
            <w:i/>
          </w:rPr>
          <w:t>O</w:t>
        </w:r>
        <w:r>
          <w:t>.</w:t>
        </w:r>
      </w:ins>
    </w:p>
    <w:p w:rsidR="00C940D3" w:rsidRPr="00E77497" w:rsidRDefault="00C940D3" w:rsidP="00C940D3">
      <w:pPr>
        <w:pStyle w:val="Alg4"/>
        <w:numPr>
          <w:ilvl w:val="0"/>
          <w:numId w:val="1004"/>
        </w:numPr>
        <w:rPr>
          <w:ins w:id="33576" w:author="Rev 11 Allen Wirfs-Brock" w:date="2012-10-21T11:20:00Z"/>
        </w:rPr>
      </w:pPr>
      <w:ins w:id="33577" w:author="Rev 11 Allen Wirfs-Brock" w:date="2012-10-21T11:20:00Z">
        <w:r w:rsidRPr="00E77497">
          <w:t xml:space="preserve">Let </w:t>
        </w:r>
        <w:r w:rsidRPr="00E77497">
          <w:rPr>
            <w:i/>
          </w:rPr>
          <w:t>lenValue</w:t>
        </w:r>
        <w:r w:rsidRPr="00E77497">
          <w:t xml:space="preserve">  be the result of calling the [[Get]] internal method of </w:t>
        </w:r>
        <w:r>
          <w:rPr>
            <w:i/>
          </w:rPr>
          <w:t>a</w:t>
        </w:r>
        <w:r w:rsidRPr="00E77497">
          <w:t xml:space="preserve"> with the argument </w:t>
        </w:r>
        <w:r w:rsidRPr="00E77497">
          <w:rPr>
            <w:rFonts w:ascii="Courier New" w:hAnsi="Courier New" w:cs="Courier New"/>
            <w:b/>
          </w:rPr>
          <w:t>"length"</w:t>
        </w:r>
        <w:r w:rsidRPr="00E77497">
          <w:t>.</w:t>
        </w:r>
      </w:ins>
    </w:p>
    <w:p w:rsidR="00C940D3" w:rsidRPr="00E77497" w:rsidRDefault="00C940D3" w:rsidP="00C940D3">
      <w:pPr>
        <w:pStyle w:val="Alg4"/>
        <w:numPr>
          <w:ilvl w:val="0"/>
          <w:numId w:val="1004"/>
        </w:numPr>
        <w:rPr>
          <w:ins w:id="33578" w:author="Rev 11 Allen Wirfs-Brock" w:date="2012-10-21T11:20:00Z"/>
        </w:rPr>
      </w:pPr>
      <w:ins w:id="33579" w:author="Rev 11 Allen Wirfs-Brock" w:date="2012-10-21T11:20:00Z">
        <w:r w:rsidRPr="00E77497">
          <w:t xml:space="preserve">Let </w:t>
        </w:r>
        <w:r w:rsidRPr="00E77497">
          <w:rPr>
            <w:i/>
          </w:rPr>
          <w:t>len</w:t>
        </w:r>
        <w:r w:rsidRPr="00E77497">
          <w:t xml:space="preserve"> be ToUint32(</w:t>
        </w:r>
        <w:r w:rsidRPr="00E77497">
          <w:rPr>
            <w:i/>
          </w:rPr>
          <w:t>lenValue</w:t>
        </w:r>
        <w:r w:rsidRPr="00E77497">
          <w:t>).</w:t>
        </w:r>
      </w:ins>
    </w:p>
    <w:p w:rsidR="00C940D3" w:rsidRPr="00E77497" w:rsidRDefault="00C940D3" w:rsidP="00C940D3">
      <w:pPr>
        <w:pStyle w:val="Alg4"/>
        <w:numPr>
          <w:ilvl w:val="0"/>
          <w:numId w:val="1004"/>
        </w:numPr>
        <w:contextualSpacing/>
        <w:rPr>
          <w:ins w:id="33580" w:author="Rev 11 Allen Wirfs-Brock" w:date="2012-10-21T11:20:00Z"/>
        </w:rPr>
      </w:pPr>
      <w:ins w:id="33581" w:author="Rev 11 Allen Wirfs-Brock" w:date="2012-10-21T11:20:00Z">
        <w:r>
          <w:t>ReturnIfAbrupt(</w:t>
        </w:r>
        <w:r w:rsidRPr="00E77497">
          <w:rPr>
            <w:i/>
          </w:rPr>
          <w:t>len</w:t>
        </w:r>
        <w:r>
          <w:t>).</w:t>
        </w:r>
      </w:ins>
    </w:p>
    <w:p w:rsidR="00262B6B" w:rsidRDefault="00262B6B" w:rsidP="00262B6B">
      <w:pPr>
        <w:pStyle w:val="Alg4"/>
        <w:numPr>
          <w:ilvl w:val="0"/>
          <w:numId w:val="1004"/>
        </w:numPr>
        <w:rPr>
          <w:ins w:id="33582" w:author="Rev 11 Allen Wirfs-Brock" w:date="2012-10-21T11:28:00Z"/>
        </w:rPr>
      </w:pPr>
      <w:ins w:id="33583" w:author="Rev 11 Allen Wirfs-Brock" w:date="2012-10-21T11:28:00Z">
        <w:r>
          <w:t xml:space="preserve">If </w:t>
        </w:r>
        <w:r w:rsidRPr="00262B6B">
          <w:rPr>
            <w:i/>
            <w:iCs/>
          </w:rPr>
          <w:t>itemKind</w:t>
        </w:r>
        <w:r>
          <w:t xml:space="preserve"> contains the substring </w:t>
        </w:r>
      </w:ins>
      <w:ins w:id="33584" w:author="Rev 11 Allen Wirfs-Brock" w:date="2012-10-21T11:29:00Z">
        <w:r w:rsidRPr="00E77497">
          <w:rPr>
            <w:b/>
          </w:rPr>
          <w:t>"</w:t>
        </w:r>
        <w:r>
          <w:rPr>
            <w:rFonts w:ascii="Courier New" w:hAnsi="Courier New" w:cs="Courier New"/>
            <w:b/>
          </w:rPr>
          <w:t>sparse</w:t>
        </w:r>
        <w:r w:rsidRPr="00E77497">
          <w:rPr>
            <w:b/>
          </w:rPr>
          <w:t>"</w:t>
        </w:r>
        <w:r w:rsidRPr="00262B6B">
          <w:t>, then</w:t>
        </w:r>
      </w:ins>
    </w:p>
    <w:p w:rsidR="00262B6B" w:rsidRDefault="00262B6B" w:rsidP="00262B6B">
      <w:pPr>
        <w:pStyle w:val="Alg4"/>
        <w:numPr>
          <w:ilvl w:val="1"/>
          <w:numId w:val="1004"/>
        </w:numPr>
        <w:rPr>
          <w:ins w:id="33585" w:author="Rev 11 Allen Wirfs-Brock" w:date="2012-10-21T11:30:00Z"/>
        </w:rPr>
      </w:pPr>
      <w:ins w:id="33586" w:author="Rev 11 Allen Wirfs-Brock" w:date="2012-10-21T11:30:00Z">
        <w:r>
          <w:t xml:space="preserve">Let </w:t>
        </w:r>
        <w:r w:rsidRPr="00262B6B">
          <w:rPr>
            <w:i/>
            <w:iCs/>
          </w:rPr>
          <w:t>found</w:t>
        </w:r>
        <w:r>
          <w:t xml:space="preserve"> be </w:t>
        </w:r>
        <w:r w:rsidRPr="00262B6B">
          <w:rPr>
            <w:b/>
            <w:bCs/>
          </w:rPr>
          <w:t>false</w:t>
        </w:r>
        <w:r>
          <w:t>.</w:t>
        </w:r>
      </w:ins>
    </w:p>
    <w:p w:rsidR="00C940D3" w:rsidRPr="00E77497" w:rsidRDefault="00C940D3" w:rsidP="00262B6B">
      <w:pPr>
        <w:pStyle w:val="Alg4"/>
        <w:numPr>
          <w:ilvl w:val="1"/>
          <w:numId w:val="1004"/>
        </w:numPr>
        <w:rPr>
          <w:ins w:id="33587" w:author="Rev 11 Allen Wirfs-Brock" w:date="2012-10-21T11:20:00Z"/>
        </w:rPr>
      </w:pPr>
      <w:ins w:id="33588" w:author="Rev 11 Allen Wirfs-Brock" w:date="2012-10-21T11:20:00Z">
        <w:r w:rsidRPr="00E77497">
          <w:t>Repeat, while</w:t>
        </w:r>
      </w:ins>
      <w:ins w:id="33589" w:author="Rev 11 Allen Wirfs-Brock" w:date="2012-10-21T11:31:00Z">
        <w:r w:rsidR="00262B6B">
          <w:t xml:space="preserve"> </w:t>
        </w:r>
        <w:r w:rsidR="00262B6B">
          <w:rPr>
            <w:i/>
            <w:iCs/>
          </w:rPr>
          <w:t>found</w:t>
        </w:r>
        <w:r w:rsidR="00262B6B">
          <w:t xml:space="preserve"> is </w:t>
        </w:r>
        <w:r w:rsidR="00262B6B">
          <w:rPr>
            <w:b/>
            <w:bCs/>
          </w:rPr>
          <w:t>false</w:t>
        </w:r>
        <w:r w:rsidR="00262B6B">
          <w:t xml:space="preserve"> and</w:t>
        </w:r>
      </w:ins>
      <w:ins w:id="33590" w:author="Rev 11 Allen Wirfs-Brock" w:date="2012-10-21T11:20:00Z">
        <w:r w:rsidRPr="00E77497">
          <w:t xml:space="preserve"> </w:t>
        </w:r>
      </w:ins>
      <w:ins w:id="33591" w:author="Rev 11 Allen Wirfs-Brock" w:date="2012-10-21T11:21:00Z">
        <w:r>
          <w:rPr>
            <w:i/>
          </w:rPr>
          <w:t>index</w:t>
        </w:r>
      </w:ins>
      <w:ins w:id="33592" w:author="Rev 11 Allen Wirfs-Brock" w:date="2012-10-21T11:20:00Z">
        <w:r w:rsidRPr="00E77497">
          <w:rPr>
            <w:i/>
          </w:rPr>
          <w:t xml:space="preserve"> </w:t>
        </w:r>
        <w:r w:rsidRPr="00E77497">
          <w:t xml:space="preserve">&lt; </w:t>
        </w:r>
        <w:r w:rsidRPr="00E77497">
          <w:rPr>
            <w:i/>
          </w:rPr>
          <w:t>len</w:t>
        </w:r>
      </w:ins>
    </w:p>
    <w:p w:rsidR="00C940D3" w:rsidRPr="00E77497" w:rsidRDefault="00C940D3" w:rsidP="00262B6B">
      <w:pPr>
        <w:pStyle w:val="Alg4"/>
        <w:numPr>
          <w:ilvl w:val="2"/>
          <w:numId w:val="1004"/>
        </w:numPr>
        <w:rPr>
          <w:ins w:id="33593" w:author="Rev 11 Allen Wirfs-Brock" w:date="2012-10-21T11:20:00Z"/>
        </w:rPr>
      </w:pPr>
      <w:ins w:id="33594" w:author="Rev 11 Allen Wirfs-Brock" w:date="2012-10-21T11:20:00Z">
        <w:r w:rsidRPr="00E77497">
          <w:t xml:space="preserve">Let </w:t>
        </w:r>
      </w:ins>
      <w:ins w:id="33595" w:author="Rev 11 Allen Wirfs-Brock" w:date="2012-10-21T11:32:00Z">
        <w:r w:rsidR="00262B6B">
          <w:rPr>
            <w:i/>
          </w:rPr>
          <w:t>elementKey</w:t>
        </w:r>
      </w:ins>
      <w:ins w:id="33596" w:author="Rev 11 Allen Wirfs-Brock" w:date="2012-10-21T11:20:00Z">
        <w:r w:rsidRPr="00E77497">
          <w:t xml:space="preserve"> be ToString(</w:t>
        </w:r>
      </w:ins>
      <w:ins w:id="33597" w:author="Rev 11 Allen Wirfs-Brock" w:date="2012-10-21T11:32:00Z">
        <w:r w:rsidR="00262B6B">
          <w:rPr>
            <w:i/>
          </w:rPr>
          <w:t>index</w:t>
        </w:r>
      </w:ins>
      <w:ins w:id="33598" w:author="Rev 11 Allen Wirfs-Brock" w:date="2012-10-21T11:20:00Z">
        <w:r w:rsidRPr="00E77497">
          <w:t>).</w:t>
        </w:r>
      </w:ins>
    </w:p>
    <w:p w:rsidR="00C940D3" w:rsidRPr="00E77497" w:rsidRDefault="00C940D3" w:rsidP="00262B6B">
      <w:pPr>
        <w:pStyle w:val="Alg4"/>
        <w:numPr>
          <w:ilvl w:val="2"/>
          <w:numId w:val="1004"/>
        </w:numPr>
        <w:rPr>
          <w:ins w:id="33599" w:author="Rev 11 Allen Wirfs-Brock" w:date="2012-10-21T11:20:00Z"/>
        </w:rPr>
      </w:pPr>
      <w:ins w:id="33600" w:author="Rev 11 Allen Wirfs-Brock" w:date="2012-10-21T11:20:00Z">
        <w:r w:rsidRPr="00E77497">
          <w:t xml:space="preserve">Let </w:t>
        </w:r>
      </w:ins>
      <w:ins w:id="33601" w:author="Rev 11 Allen Wirfs-Brock" w:date="2012-10-21T11:33:00Z">
        <w:r w:rsidR="00262B6B">
          <w:rPr>
            <w:i/>
          </w:rPr>
          <w:t>found</w:t>
        </w:r>
      </w:ins>
      <w:ins w:id="33602" w:author="Rev 11 Allen Wirfs-Brock" w:date="2012-10-21T11:20:00Z">
        <w:r w:rsidRPr="00E77497">
          <w:t xml:space="preserve"> be the result of calling the [[HasProperty]] internal method of </w:t>
        </w:r>
      </w:ins>
      <w:ins w:id="33603" w:author="Rev 11 Allen Wirfs-Brock" w:date="2012-10-21T11:22:00Z">
        <w:r>
          <w:rPr>
            <w:i/>
          </w:rPr>
          <w:t>a</w:t>
        </w:r>
      </w:ins>
      <w:ins w:id="33604" w:author="Rev 11 Allen Wirfs-Brock" w:date="2012-10-21T11:20:00Z">
        <w:r w:rsidRPr="00E77497">
          <w:t xml:space="preserve"> with argument </w:t>
        </w:r>
      </w:ins>
      <w:ins w:id="33605" w:author="Rev 11 Allen Wirfs-Brock" w:date="2012-10-21T11:32:00Z">
        <w:r w:rsidR="00262B6B">
          <w:rPr>
            <w:i/>
          </w:rPr>
          <w:t>elementKey</w:t>
        </w:r>
      </w:ins>
      <w:ins w:id="33606" w:author="Rev 11 Allen Wirfs-Brock" w:date="2012-10-21T11:20:00Z">
        <w:r w:rsidRPr="00E77497">
          <w:t>.</w:t>
        </w:r>
      </w:ins>
    </w:p>
    <w:p w:rsidR="00C940D3" w:rsidRPr="00E77497" w:rsidRDefault="00C940D3" w:rsidP="00262B6B">
      <w:pPr>
        <w:pStyle w:val="Alg4"/>
        <w:numPr>
          <w:ilvl w:val="2"/>
          <w:numId w:val="1004"/>
        </w:numPr>
        <w:rPr>
          <w:ins w:id="33607" w:author="Rev 11 Allen Wirfs-Brock" w:date="2012-10-21T11:20:00Z"/>
        </w:rPr>
      </w:pPr>
      <w:ins w:id="33608" w:author="Rev 11 Allen Wirfs-Brock" w:date="2012-10-21T11:20:00Z">
        <w:r w:rsidRPr="00E77497">
          <w:t xml:space="preserve">If </w:t>
        </w:r>
      </w:ins>
      <w:ins w:id="33609" w:author="Rev 11 Allen Wirfs-Brock" w:date="2012-10-21T11:33:00Z">
        <w:r w:rsidR="00262B6B">
          <w:rPr>
            <w:i/>
          </w:rPr>
          <w:t>found</w:t>
        </w:r>
        <w:r w:rsidR="00262B6B" w:rsidRPr="00E77497">
          <w:t xml:space="preserve"> </w:t>
        </w:r>
      </w:ins>
      <w:ins w:id="33610" w:author="Rev 11 Allen Wirfs-Brock" w:date="2012-10-21T11:20:00Z">
        <w:r w:rsidRPr="00E77497">
          <w:t xml:space="preserve">is </w:t>
        </w:r>
      </w:ins>
      <w:ins w:id="33611" w:author="Rev 11 Allen Wirfs-Brock" w:date="2012-10-21T11:35:00Z">
        <w:r w:rsidR="00262B6B">
          <w:rPr>
            <w:b/>
          </w:rPr>
          <w:t>false</w:t>
        </w:r>
      </w:ins>
      <w:ins w:id="33612" w:author="Rev 11 Allen Wirfs-Brock" w:date="2012-10-21T11:20:00Z">
        <w:r w:rsidRPr="00E77497">
          <w:t>, then</w:t>
        </w:r>
      </w:ins>
    </w:p>
    <w:p w:rsidR="00C940D3" w:rsidRPr="00E77497" w:rsidRDefault="00C940D3" w:rsidP="00262B6B">
      <w:pPr>
        <w:pStyle w:val="Alg4"/>
        <w:numPr>
          <w:ilvl w:val="3"/>
          <w:numId w:val="1004"/>
        </w:numPr>
        <w:rPr>
          <w:ins w:id="33613" w:author="Rev 11 Allen Wirfs-Brock" w:date="2012-10-21T11:20:00Z"/>
        </w:rPr>
      </w:pPr>
      <w:ins w:id="33614" w:author="Rev 11 Allen Wirfs-Brock" w:date="2012-10-21T11:20:00Z">
        <w:r w:rsidRPr="00E77497">
          <w:t xml:space="preserve">Increase </w:t>
        </w:r>
      </w:ins>
      <w:ins w:id="33615" w:author="Rev 11 Allen Wirfs-Brock" w:date="2012-10-21T11:34:00Z">
        <w:r w:rsidR="00262B6B">
          <w:rPr>
            <w:i/>
          </w:rPr>
          <w:t>index</w:t>
        </w:r>
      </w:ins>
      <w:ins w:id="33616" w:author="Rev 11 Allen Wirfs-Brock" w:date="2012-10-21T11:20:00Z">
        <w:r w:rsidRPr="00E77497">
          <w:t xml:space="preserve"> by 1.</w:t>
        </w:r>
      </w:ins>
    </w:p>
    <w:p w:rsidR="003A4CC8" w:rsidRDefault="003A4CC8" w:rsidP="003A4CC8">
      <w:pPr>
        <w:pStyle w:val="Alg4"/>
        <w:numPr>
          <w:ilvl w:val="0"/>
          <w:numId w:val="1004"/>
        </w:numPr>
        <w:spacing w:after="280"/>
        <w:contextualSpacing/>
        <w:rPr>
          <w:ins w:id="33617" w:author="Rev 11 Allen Wirfs-Brock" w:date="2012-10-21T11:37:00Z"/>
        </w:rPr>
      </w:pPr>
      <w:ins w:id="33618" w:author="Rev 11 Allen Wirfs-Brock" w:date="2012-10-21T11:37:00Z">
        <w:r>
          <w:t xml:space="preserve">If </w:t>
        </w:r>
        <w:r>
          <w:rPr>
            <w:i/>
          </w:rPr>
          <w:t>index</w:t>
        </w:r>
        <w:r w:rsidRPr="00E77497">
          <w:rPr>
            <w:i/>
          </w:rPr>
          <w:t xml:space="preserve"> </w:t>
        </w:r>
      </w:ins>
      <w:ins w:id="33619" w:author="Rev 11 Allen Wirfs-Brock" w:date="2012-10-21T11:40:00Z">
        <w:r>
          <w:t>≥</w:t>
        </w:r>
      </w:ins>
      <w:ins w:id="33620" w:author="Rev 11 Allen Wirfs-Brock" w:date="2012-10-21T11:37:00Z">
        <w:r w:rsidRPr="00E77497">
          <w:t xml:space="preserve"> </w:t>
        </w:r>
        <w:r>
          <w:rPr>
            <w:i/>
          </w:rPr>
          <w:t>len</w:t>
        </w:r>
        <w:r>
          <w:rPr>
            <w:iCs/>
          </w:rPr>
          <w:t>, then</w:t>
        </w:r>
      </w:ins>
    </w:p>
    <w:p w:rsidR="003A4CC8" w:rsidRDefault="003A4CC8" w:rsidP="00CF542D">
      <w:pPr>
        <w:pStyle w:val="Alg4"/>
        <w:numPr>
          <w:ilvl w:val="1"/>
          <w:numId w:val="1004"/>
        </w:numPr>
        <w:spacing w:after="280"/>
        <w:contextualSpacing/>
        <w:rPr>
          <w:ins w:id="33621" w:author="Rev 11 Allen Wirfs-Brock" w:date="2012-10-21T11:38:00Z"/>
        </w:rPr>
      </w:pPr>
      <w:ins w:id="33622" w:author="Rev 11 Allen Wirfs-Brock" w:date="2012-10-21T11:40:00Z">
        <w:r>
          <w:t>Set the value of the [[ArrayIteratorNextIndex]] internal property of</w:t>
        </w:r>
        <w:r w:rsidRPr="002166A8">
          <w:rPr>
            <w:i/>
          </w:rPr>
          <w:t xml:space="preserve"> </w:t>
        </w:r>
        <w:r w:rsidRPr="009B7611">
          <w:rPr>
            <w:i/>
          </w:rPr>
          <w:t>O</w:t>
        </w:r>
        <w:r>
          <w:rPr>
            <w:iCs/>
          </w:rPr>
          <w:t xml:space="preserve"> to +Infinity</w:t>
        </w:r>
        <w:r>
          <w:t>.</w:t>
        </w:r>
      </w:ins>
    </w:p>
    <w:p w:rsidR="003A4CC8" w:rsidRDefault="003A4CC8" w:rsidP="00CF542D">
      <w:pPr>
        <w:pStyle w:val="Alg4"/>
        <w:numPr>
          <w:ilvl w:val="1"/>
          <w:numId w:val="1004"/>
        </w:numPr>
        <w:spacing w:after="280"/>
        <w:contextualSpacing/>
        <w:rPr>
          <w:ins w:id="33623" w:author="Rev 11 Allen Wirfs-Brock" w:date="2012-10-21T11:37:00Z"/>
        </w:rPr>
      </w:pPr>
      <w:ins w:id="33624" w:author="Rev 11 Allen Wirfs-Brock" w:date="2012-10-21T11:37:00Z">
        <w:r w:rsidRPr="00E77497">
          <w:t xml:space="preserve">Return </w:t>
        </w:r>
        <w:r>
          <w:t xml:space="preserve">Completion {[[type]]: </w:t>
        </w:r>
        <w:r w:rsidRPr="00E77497">
          <w:rPr>
            <w:rFonts w:ascii="Arial" w:hAnsi="Arial" w:cs="Arial"/>
          </w:rPr>
          <w:t>throw</w:t>
        </w:r>
        <w:r w:rsidRPr="00E77497">
          <w:t xml:space="preserve">, </w:t>
        </w:r>
        <w:r>
          <w:t xml:space="preserve">[[value]]: </w:t>
        </w:r>
        <w:commentRangeStart w:id="33625"/>
        <w:r>
          <w:t>%StopIteration%</w:t>
        </w:r>
        <w:commentRangeEnd w:id="33625"/>
        <w:r>
          <w:rPr>
            <w:rStyle w:val="CommentReference"/>
            <w:rFonts w:ascii="Arial" w:eastAsia="MS Mincho" w:hAnsi="Arial"/>
            <w:spacing w:val="0"/>
            <w:lang w:eastAsia="ja-JP"/>
          </w:rPr>
          <w:commentReference w:id="33625"/>
        </w:r>
        <w:r w:rsidRPr="00E77497">
          <w:t xml:space="preserve">, </w:t>
        </w:r>
        <w:r>
          <w:t xml:space="preserve">[[target]]: </w:t>
        </w:r>
        <w:r w:rsidRPr="00E77497">
          <w:rPr>
            <w:rFonts w:ascii="Arial" w:hAnsi="Arial" w:cs="Arial"/>
          </w:rPr>
          <w:t>empty</w:t>
        </w:r>
        <w:r>
          <w:t>}</w:t>
        </w:r>
        <w:r w:rsidRPr="00E77497">
          <w:t>.</w:t>
        </w:r>
      </w:ins>
    </w:p>
    <w:p w:rsidR="00CF542D" w:rsidRDefault="00CF542D" w:rsidP="0094126F">
      <w:pPr>
        <w:pStyle w:val="Alg4"/>
        <w:numPr>
          <w:ilvl w:val="0"/>
          <w:numId w:val="1004"/>
        </w:numPr>
        <w:spacing w:after="280"/>
        <w:contextualSpacing/>
        <w:rPr>
          <w:ins w:id="33626" w:author="Rev 11 Allen Wirfs-Brock" w:date="2012-10-21T11:48:00Z"/>
        </w:rPr>
      </w:pPr>
      <w:ins w:id="33627" w:author="Rev 11 Allen Wirfs-Brock" w:date="2012-10-21T11:48:00Z">
        <w:r w:rsidRPr="00E77497">
          <w:t xml:space="preserve">Let </w:t>
        </w:r>
        <w:r>
          <w:rPr>
            <w:i/>
          </w:rPr>
          <w:t>elementKey</w:t>
        </w:r>
        <w:r w:rsidRPr="00E77497">
          <w:t xml:space="preserve"> be ToString(</w:t>
        </w:r>
        <w:r>
          <w:rPr>
            <w:i/>
          </w:rPr>
          <w:t>index</w:t>
        </w:r>
        <w:r w:rsidRPr="00E77497">
          <w:t>).</w:t>
        </w:r>
      </w:ins>
    </w:p>
    <w:p w:rsidR="00CF542D" w:rsidRDefault="00CF542D" w:rsidP="00CF542D">
      <w:pPr>
        <w:pStyle w:val="Alg4"/>
        <w:numPr>
          <w:ilvl w:val="0"/>
          <w:numId w:val="1004"/>
        </w:numPr>
        <w:spacing w:after="280"/>
        <w:contextualSpacing/>
        <w:rPr>
          <w:ins w:id="33628" w:author="Rev 11 Allen Wirfs-Brock" w:date="2012-10-21T11:50:00Z"/>
        </w:rPr>
      </w:pPr>
      <w:ins w:id="33629" w:author="Rev 11 Allen Wirfs-Brock" w:date="2012-10-21T11:51:00Z">
        <w:r>
          <w:t>Set the value of the [[ArrayIteratorNextIndex]] internal property of</w:t>
        </w:r>
        <w:r w:rsidRPr="002166A8">
          <w:rPr>
            <w:i/>
          </w:rPr>
          <w:t xml:space="preserve"> </w:t>
        </w:r>
        <w:r w:rsidRPr="009B7611">
          <w:rPr>
            <w:i/>
          </w:rPr>
          <w:t>O</w:t>
        </w:r>
        <w:r>
          <w:rPr>
            <w:iCs/>
          </w:rPr>
          <w:t xml:space="preserve"> to </w:t>
        </w:r>
        <w:r>
          <w:rPr>
            <w:i/>
          </w:rPr>
          <w:t>index</w:t>
        </w:r>
        <w:r>
          <w:rPr>
            <w:iCs/>
          </w:rPr>
          <w:t>+1</w:t>
        </w:r>
        <w:r>
          <w:t>.</w:t>
        </w:r>
      </w:ins>
    </w:p>
    <w:p w:rsidR="00CF542D" w:rsidRDefault="00CF542D" w:rsidP="00CF542D">
      <w:pPr>
        <w:pStyle w:val="Alg4"/>
        <w:numPr>
          <w:ilvl w:val="0"/>
          <w:numId w:val="1004"/>
        </w:numPr>
        <w:spacing w:after="280"/>
        <w:contextualSpacing/>
        <w:rPr>
          <w:ins w:id="33630" w:author="Rev 11 Allen Wirfs-Brock" w:date="2012-10-21T11:48:00Z"/>
        </w:rPr>
      </w:pPr>
      <w:ins w:id="33631" w:author="Rev 11 Allen Wirfs-Brock" w:date="2012-10-21T11:49:00Z">
        <w:r>
          <w:lastRenderedPageBreak/>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ins>
    </w:p>
    <w:p w:rsidR="00CF542D" w:rsidRPr="00E77497" w:rsidRDefault="00CF542D" w:rsidP="00F80F9F">
      <w:pPr>
        <w:pStyle w:val="Alg4"/>
        <w:numPr>
          <w:ilvl w:val="1"/>
          <w:numId w:val="1004"/>
        </w:numPr>
        <w:tabs>
          <w:tab w:val="left" w:pos="2520"/>
        </w:tabs>
        <w:rPr>
          <w:ins w:id="33632" w:author="Rev 11 Allen Wirfs-Brock" w:date="2012-10-21T11:50:00Z"/>
        </w:rPr>
      </w:pPr>
      <w:ins w:id="33633" w:author="Rev 11 Allen Wirfs-Brock" w:date="2012-10-21T11:50:00Z">
        <w:r w:rsidRPr="00E77497">
          <w:t xml:space="preserve">Let </w:t>
        </w:r>
      </w:ins>
      <w:ins w:id="33634" w:author="Rev 11 Allen Wirfs-Brock" w:date="2012-10-21T11:51:00Z">
        <w:r>
          <w:rPr>
            <w:i/>
          </w:rPr>
          <w:t>element</w:t>
        </w:r>
      </w:ins>
      <w:ins w:id="33635" w:author="Rev 11 Allen Wirfs-Brock" w:date="2012-10-21T11:50:00Z">
        <w:r w:rsidRPr="00E77497">
          <w:rPr>
            <w:i/>
          </w:rPr>
          <w:t>Value</w:t>
        </w:r>
        <w:r w:rsidRPr="00E77497">
          <w:t xml:space="preserve"> be the result of calling the [[Get]] internal method of </w:t>
        </w:r>
      </w:ins>
      <w:ins w:id="33636" w:author="Rev 11 Allen Wirfs-Brock" w:date="2012-10-21T11:52:00Z">
        <w:r>
          <w:rPr>
            <w:i/>
          </w:rPr>
          <w:t>a</w:t>
        </w:r>
      </w:ins>
      <w:ins w:id="33637" w:author="Rev 11 Allen Wirfs-Brock" w:date="2012-10-21T11:50:00Z">
        <w:r w:rsidRPr="00E77497">
          <w:t xml:space="preserve"> with argument </w:t>
        </w:r>
      </w:ins>
      <w:ins w:id="33638" w:author="Rev 11 Allen Wirfs-Brock" w:date="2012-10-21T11:52:00Z">
        <w:r>
          <w:rPr>
            <w:i/>
          </w:rPr>
          <w:t>elementKey</w:t>
        </w:r>
      </w:ins>
      <w:ins w:id="33639" w:author="Rev 11 Allen Wirfs-Brock" w:date="2012-10-21T11:50:00Z">
        <w:r w:rsidRPr="00E77497">
          <w:t>.</w:t>
        </w:r>
      </w:ins>
    </w:p>
    <w:p w:rsidR="00CF542D" w:rsidRDefault="00CF542D" w:rsidP="00F80F9F">
      <w:pPr>
        <w:pStyle w:val="Alg4"/>
        <w:numPr>
          <w:ilvl w:val="1"/>
          <w:numId w:val="1004"/>
        </w:numPr>
        <w:contextualSpacing/>
        <w:rPr>
          <w:ins w:id="33640" w:author="Rev 11 Allen Wirfs-Brock" w:date="2012-10-21T11:49:00Z"/>
        </w:rPr>
      </w:pPr>
      <w:ins w:id="33641" w:author="Rev 11 Allen Wirfs-Brock" w:date="2012-10-21T11:50:00Z">
        <w:r>
          <w:t>ReturnIfAbrupt(</w:t>
        </w:r>
      </w:ins>
      <w:ins w:id="33642" w:author="Rev 11 Allen Wirfs-Brock" w:date="2012-10-21T11:52:00Z">
        <w:r>
          <w:rPr>
            <w:i/>
          </w:rPr>
          <w:t>element</w:t>
        </w:r>
        <w:r w:rsidRPr="00E77497">
          <w:rPr>
            <w:i/>
          </w:rPr>
          <w:t>Value</w:t>
        </w:r>
      </w:ins>
      <w:ins w:id="33643" w:author="Rev 11 Allen Wirfs-Brock" w:date="2012-10-21T11:50:00Z">
        <w:r>
          <w:t>).</w:t>
        </w:r>
      </w:ins>
    </w:p>
    <w:p w:rsidR="00CF542D" w:rsidRDefault="00CF542D" w:rsidP="00F80F9F">
      <w:pPr>
        <w:pStyle w:val="Alg4"/>
        <w:numPr>
          <w:ilvl w:val="0"/>
          <w:numId w:val="1004"/>
        </w:numPr>
        <w:spacing w:after="240"/>
        <w:contextualSpacing/>
        <w:rPr>
          <w:ins w:id="33644" w:author="Rev 11 Allen Wirfs-Brock" w:date="2012-10-21T11:56:00Z"/>
        </w:rPr>
      </w:pPr>
      <w:ins w:id="33645" w:author="Rev 11 Allen Wirfs-Brock" w:date="2012-10-21T11:56:00Z">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ins>
    </w:p>
    <w:p w:rsidR="00CF542D" w:rsidRDefault="00CF542D" w:rsidP="00F80F9F">
      <w:pPr>
        <w:pStyle w:val="Alg4"/>
        <w:numPr>
          <w:ilvl w:val="1"/>
          <w:numId w:val="1004"/>
        </w:numPr>
        <w:spacing w:after="240"/>
        <w:contextualSpacing/>
        <w:rPr>
          <w:ins w:id="33646" w:author="Rev 11 Allen Wirfs-Brock" w:date="2012-10-21T11:56:00Z"/>
        </w:rPr>
      </w:pPr>
      <w:ins w:id="33647" w:author="Rev 11 Allen Wirfs-Brock" w:date="2012-10-21T11:56:00Z">
        <w:r>
          <w:t xml:space="preserve">Let </w:t>
        </w:r>
        <w:r w:rsidRPr="009B7611">
          <w:rPr>
            <w:i/>
          </w:rPr>
          <w:t>result</w:t>
        </w:r>
        <w:r>
          <w:t xml:space="preserve"> be the result of the abstract operation ArrayCreate with argument 2.</w:t>
        </w:r>
      </w:ins>
    </w:p>
    <w:p w:rsidR="00CF542D" w:rsidRDefault="00CF542D" w:rsidP="00F80F9F">
      <w:pPr>
        <w:pStyle w:val="Alg4"/>
        <w:numPr>
          <w:ilvl w:val="1"/>
          <w:numId w:val="1004"/>
        </w:numPr>
        <w:spacing w:after="240"/>
        <w:contextualSpacing/>
        <w:rPr>
          <w:ins w:id="33648" w:author="Rev 11 Allen Wirfs-Brock" w:date="2012-10-21T11:56:00Z"/>
        </w:rPr>
      </w:pPr>
      <w:ins w:id="33649" w:author="Rev 11 Allen Wirfs-Brock" w:date="2012-10-21T11:56:00Z">
        <w:r>
          <w:t xml:space="preserve">Assert: </w:t>
        </w:r>
        <w:r w:rsidRPr="009B7611">
          <w:rPr>
            <w:i/>
          </w:rPr>
          <w:t>result</w:t>
        </w:r>
        <w:r>
          <w:t xml:space="preserve"> is a new, well-formed Array object so the following operations will never fail.</w:t>
        </w:r>
      </w:ins>
    </w:p>
    <w:p w:rsidR="00CF542D" w:rsidRDefault="00CF542D" w:rsidP="00F80F9F">
      <w:pPr>
        <w:pStyle w:val="Alg4"/>
        <w:numPr>
          <w:ilvl w:val="1"/>
          <w:numId w:val="1004"/>
        </w:numPr>
        <w:spacing w:after="240"/>
        <w:contextualSpacing/>
        <w:rPr>
          <w:ins w:id="33650" w:author="Rev 11 Allen Wirfs-Brock" w:date="2012-10-21T11:56:00Z"/>
        </w:rPr>
      </w:pPr>
      <w:ins w:id="33651" w:author="Rev 11 Allen Wirfs-Brock" w:date="2012-10-21T11:56:00Z">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t xml:space="preserve">, Property Descriptor {[[Value]]: </w:t>
        </w:r>
      </w:ins>
      <w:commentRangeStart w:id="33652"/>
      <w:ins w:id="33653" w:author="Rev 11 Allen Wirfs-Brock" w:date="2012-10-21T11:57:00Z">
        <w:r w:rsidR="00F80F9F">
          <w:rPr>
            <w:i/>
          </w:rPr>
          <w:t>elementKey</w:t>
        </w:r>
      </w:ins>
      <w:commentRangeEnd w:id="33652"/>
      <w:ins w:id="33654" w:author="Rev 11 Allen Wirfs-Brock" w:date="2012-10-21T11:58:00Z">
        <w:r w:rsidR="00F80F9F">
          <w:rPr>
            <w:rStyle w:val="CommentReference"/>
            <w:rFonts w:ascii="Arial" w:eastAsia="MS Mincho" w:hAnsi="Arial"/>
            <w:spacing w:val="0"/>
            <w:lang w:eastAsia="ja-JP"/>
          </w:rPr>
          <w:commentReference w:id="33652"/>
        </w:r>
        <w:r w:rsidR="00F80F9F">
          <w:t>,</w:t>
        </w:r>
      </w:ins>
      <w:ins w:id="33655" w:author="Rev 11 Allen Wirfs-Brock" w:date="2012-10-21T11:56:00Z">
        <w:r>
          <w:t xml:space="preserv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rsidR="00CF542D" w:rsidRDefault="00CF542D" w:rsidP="00F80F9F">
      <w:pPr>
        <w:pStyle w:val="Alg4"/>
        <w:numPr>
          <w:ilvl w:val="1"/>
          <w:numId w:val="1004"/>
        </w:numPr>
        <w:spacing w:after="240"/>
        <w:contextualSpacing/>
        <w:rPr>
          <w:ins w:id="33656" w:author="Rev 11 Allen Wirfs-Brock" w:date="2012-10-21T11:56:00Z"/>
        </w:rPr>
      </w:pPr>
      <w:ins w:id="33657" w:author="Rev 11 Allen Wirfs-Brock" w:date="2012-10-21T11:56:00Z">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t xml:space="preserve">, Property Descriptor {[[Value]]: </w:t>
        </w:r>
      </w:ins>
      <w:ins w:id="33658" w:author="Rev 11 Allen Wirfs-Brock" w:date="2012-10-21T11:59:00Z">
        <w:r w:rsidR="00F80F9F">
          <w:rPr>
            <w:i/>
          </w:rPr>
          <w:t>element</w:t>
        </w:r>
        <w:r w:rsidR="00F80F9F" w:rsidRPr="00E77497">
          <w:rPr>
            <w:i/>
          </w:rPr>
          <w:t>Value</w:t>
        </w:r>
      </w:ins>
      <w:ins w:id="33659" w:author="Rev 11 Allen Wirfs-Brock" w:date="2012-10-21T11:56:00Z">
        <w:r>
          <w:t xml:space="preserv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rsidR="00F80F9F" w:rsidRDefault="00F80F9F" w:rsidP="00F80F9F">
      <w:pPr>
        <w:pStyle w:val="Alg4"/>
        <w:numPr>
          <w:ilvl w:val="1"/>
          <w:numId w:val="1004"/>
        </w:numPr>
        <w:spacing w:after="240"/>
        <w:contextualSpacing/>
        <w:rPr>
          <w:ins w:id="33660" w:author="Rev 11 Allen Wirfs-Brock" w:date="2012-10-21T12:00:00Z"/>
        </w:rPr>
      </w:pPr>
      <w:ins w:id="33661" w:author="Rev 11 Allen Wirfs-Brock" w:date="2012-10-21T12:00:00Z">
        <w:r>
          <w:t xml:space="preserve">Return </w:t>
        </w:r>
        <w:r w:rsidRPr="008816D4">
          <w:rPr>
            <w:i/>
          </w:rPr>
          <w:t>result</w:t>
        </w:r>
        <w:r>
          <w:t>.</w:t>
        </w:r>
      </w:ins>
    </w:p>
    <w:p w:rsidR="0094126F" w:rsidRDefault="00F80F9F" w:rsidP="00F80F9F">
      <w:pPr>
        <w:pStyle w:val="Alg4"/>
        <w:numPr>
          <w:ilvl w:val="0"/>
          <w:numId w:val="1004"/>
        </w:numPr>
        <w:spacing w:after="240"/>
        <w:contextualSpacing/>
        <w:rPr>
          <w:ins w:id="33662" w:author="Rev 11 Allen Wirfs-Brock" w:date="2012-10-21T11:01:00Z"/>
        </w:rPr>
      </w:pPr>
      <w:ins w:id="33663" w:author="Rev 11 Allen Wirfs-Brock" w:date="2012-10-21T12:01:00Z">
        <w:r>
          <w:t xml:space="preserve">Else </w:t>
        </w:r>
      </w:ins>
      <w:ins w:id="33664" w:author="Rev 11 Allen Wirfs-Brock" w:date="2012-10-21T11:01:00Z">
        <w:r w:rsidR="0094126F">
          <w:t xml:space="preserve">If </w:t>
        </w:r>
        <w:r w:rsidR="0094126F" w:rsidRPr="008816D4">
          <w:rPr>
            <w:i/>
          </w:rPr>
          <w:t>itemKind</w:t>
        </w:r>
        <w:r w:rsidR="0094126F">
          <w:t xml:space="preserve"> </w:t>
        </w:r>
      </w:ins>
      <w:ins w:id="33665" w:author="Rev 11 Allen Wirfs-Brock" w:date="2012-10-21T12:01:00Z">
        <w:r>
          <w:t xml:space="preserve">contains the substring </w:t>
        </w:r>
      </w:ins>
      <w:ins w:id="33666" w:author="Rev 11 Allen Wirfs-Brock" w:date="2012-10-21T11:01:00Z">
        <w:r w:rsidR="0094126F" w:rsidRPr="00E77497">
          <w:rPr>
            <w:b/>
          </w:rPr>
          <w:t>"</w:t>
        </w:r>
        <w:r w:rsidR="0094126F">
          <w:rPr>
            <w:rFonts w:ascii="Courier New" w:hAnsi="Courier New" w:cs="Courier New"/>
            <w:b/>
          </w:rPr>
          <w:t>key</w:t>
        </w:r>
        <w:r w:rsidR="0094126F" w:rsidRPr="00E77497">
          <w:rPr>
            <w:b/>
          </w:rPr>
          <w:t>"</w:t>
        </w:r>
        <w:r w:rsidR="0094126F">
          <w:t xml:space="preserve"> then, </w:t>
        </w:r>
      </w:ins>
      <w:ins w:id="33667" w:author="Rev 11 Allen Wirfs-Brock" w:date="2012-10-21T12:01:00Z">
        <w:r>
          <w:t xml:space="preserve">return </w:t>
        </w:r>
        <w:commentRangeStart w:id="33668"/>
        <w:r>
          <w:rPr>
            <w:i/>
          </w:rPr>
          <w:t>elementKey</w:t>
        </w:r>
        <w:commentRangeEnd w:id="33668"/>
        <w:r>
          <w:rPr>
            <w:rStyle w:val="CommentReference"/>
            <w:rFonts w:ascii="Arial" w:eastAsia="MS Mincho" w:hAnsi="Arial"/>
            <w:spacing w:val="0"/>
            <w:lang w:eastAsia="ja-JP"/>
          </w:rPr>
          <w:commentReference w:id="33668"/>
        </w:r>
        <w:r>
          <w:t>,</w:t>
        </w:r>
      </w:ins>
      <w:ins w:id="33669" w:author="Rev 11 Allen Wirfs-Brock" w:date="2012-10-21T11:01:00Z">
        <w:r w:rsidR="0094126F">
          <w:t>.</w:t>
        </w:r>
      </w:ins>
    </w:p>
    <w:p w:rsidR="0094126F" w:rsidRDefault="0094126F" w:rsidP="00F80F9F">
      <w:pPr>
        <w:pStyle w:val="Alg4"/>
        <w:numPr>
          <w:ilvl w:val="0"/>
          <w:numId w:val="1004"/>
        </w:numPr>
        <w:spacing w:after="240"/>
        <w:contextualSpacing/>
        <w:rPr>
          <w:ins w:id="33670" w:author="Rev 11 Allen Wirfs-Brock" w:date="2012-10-21T11:01:00Z"/>
        </w:rPr>
      </w:pPr>
      <w:ins w:id="33671" w:author="Rev 11 Allen Wirfs-Brock" w:date="2012-10-21T11:01:00Z">
        <w:r>
          <w:t>Else</w:t>
        </w:r>
      </w:ins>
      <w:ins w:id="33672" w:author="Rev 11 Allen Wirfs-Brock" w:date="2012-10-25T10:06:00Z">
        <w:r w:rsidR="008002D2">
          <w:t xml:space="preserve"> </w:t>
        </w:r>
        <w:r w:rsidR="008002D2" w:rsidRPr="009B7611">
          <w:rPr>
            <w:i/>
          </w:rPr>
          <w:t>itemKind</w:t>
        </w:r>
        <w:r w:rsidR="008002D2">
          <w:t xml:space="preserve"> is </w:t>
        </w:r>
        <w:r w:rsidR="008002D2" w:rsidRPr="00564884">
          <w:rPr>
            <w:rFonts w:ascii="Courier New" w:hAnsi="Courier New" w:cs="Courier New"/>
            <w:b/>
          </w:rPr>
          <w:t>"</w:t>
        </w:r>
        <w:r w:rsidR="008002D2">
          <w:rPr>
            <w:rFonts w:ascii="Courier New" w:hAnsi="Courier New" w:cs="Courier New"/>
            <w:b/>
          </w:rPr>
          <w:t>value</w:t>
        </w:r>
        <w:r w:rsidR="008002D2" w:rsidRPr="00564884">
          <w:rPr>
            <w:rFonts w:ascii="Courier New" w:hAnsi="Courier New" w:cs="Courier New"/>
            <w:b/>
          </w:rPr>
          <w:t>"</w:t>
        </w:r>
      </w:ins>
      <w:ins w:id="33673" w:author="Rev 11 Allen Wirfs-Brock" w:date="2012-10-21T11:01:00Z">
        <w:r>
          <w:t xml:space="preserve">, </w:t>
        </w:r>
      </w:ins>
    </w:p>
    <w:p w:rsidR="0094126F" w:rsidRPr="002166A8" w:rsidRDefault="00F80F9F" w:rsidP="00F80F9F">
      <w:pPr>
        <w:pStyle w:val="Alg4"/>
        <w:numPr>
          <w:ilvl w:val="1"/>
          <w:numId w:val="1004"/>
        </w:numPr>
        <w:spacing w:after="280"/>
        <w:rPr>
          <w:ins w:id="33674" w:author="Rev 11 Allen Wirfs-Brock" w:date="2012-10-21T11:01:00Z"/>
        </w:rPr>
      </w:pPr>
      <w:ins w:id="33675" w:author="Rev 11 Allen Wirfs-Brock" w:date="2012-10-21T12:03:00Z">
        <w:r>
          <w:t xml:space="preserve">Return </w:t>
        </w:r>
        <w:r>
          <w:rPr>
            <w:i/>
          </w:rPr>
          <w:t>element</w:t>
        </w:r>
        <w:r w:rsidRPr="00E77497">
          <w:rPr>
            <w:i/>
          </w:rPr>
          <w:t>Value</w:t>
        </w:r>
        <w:r>
          <w:t>.</w:t>
        </w:r>
      </w:ins>
    </w:p>
    <w:p w:rsidR="0094126F" w:rsidRPr="00E77497" w:rsidRDefault="0094126F" w:rsidP="004B6770">
      <w:pPr>
        <w:pStyle w:val="Heading5"/>
        <w:numPr>
          <w:ilvl w:val="0"/>
          <w:numId w:val="0"/>
        </w:numPr>
        <w:rPr>
          <w:ins w:id="33676" w:author="Rev 11 Allen Wirfs-Brock" w:date="2012-10-21T11:01:00Z"/>
        </w:rPr>
      </w:pPr>
      <w:ins w:id="33677" w:author="Rev 11 Allen Wirfs-Brock" w:date="2012-10-21T11:01:00Z">
        <w:r w:rsidRPr="00E77497">
          <w:t>15.</w:t>
        </w:r>
        <w:r>
          <w:t>4</w:t>
        </w:r>
        <w:r w:rsidRPr="00E77497">
          <w:t>.</w:t>
        </w:r>
      </w:ins>
      <w:ins w:id="33678" w:author="Rev 11 Allen Wirfs-Brock" w:date="2012-10-21T12:11:00Z">
        <w:r w:rsidR="004B6770">
          <w:t>6</w:t>
        </w:r>
      </w:ins>
      <w:ins w:id="33679" w:author="Rev 11 Allen Wirfs-Brock" w:date="2012-10-21T11:01:00Z">
        <w:r w:rsidRPr="00E77497">
          <w:t>.</w:t>
        </w:r>
        <w:r>
          <w:t>2.3</w:t>
        </w:r>
        <w:r w:rsidRPr="00E77497">
          <w:tab/>
        </w:r>
      </w:ins>
      <w:ins w:id="33680" w:author="Rev 11 Allen Wirfs-Brock" w:date="2012-10-21T12:11:00Z">
        <w:r w:rsidR="004B6770">
          <w:rPr>
            <w:i/>
          </w:rPr>
          <w:t>Array</w:t>
        </w:r>
      </w:ins>
      <w:ins w:id="33681" w:author="Rev 11 Allen Wirfs-Brock" w:date="2012-10-21T11:01:00Z">
        <w:r w:rsidRPr="009B7611">
          <w:rPr>
            <w:i/>
          </w:rPr>
          <w:t>Iterator</w:t>
        </w:r>
        <w:r w:rsidRPr="00E77497">
          <w:t>.prototype</w:t>
        </w:r>
        <w:commentRangeStart w:id="33682"/>
        <w:r w:rsidRPr="00E77497">
          <w:t>.</w:t>
        </w:r>
        <w:r>
          <w:t>@@iterator</w:t>
        </w:r>
        <w:r w:rsidRPr="00E77497">
          <w:t xml:space="preserve"> </w:t>
        </w:r>
        <w:commentRangeEnd w:id="33682"/>
        <w:r>
          <w:rPr>
            <w:rStyle w:val="CommentReference"/>
            <w:b w:val="0"/>
          </w:rPr>
          <w:commentReference w:id="33682"/>
        </w:r>
        <w:r w:rsidRPr="00E77497">
          <w:t xml:space="preserve">( </w:t>
        </w:r>
        <w:r>
          <w:t xml:space="preserve">  </w:t>
        </w:r>
        <w:r w:rsidRPr="00E77497">
          <w:t>)</w:t>
        </w:r>
      </w:ins>
    </w:p>
    <w:p w:rsidR="0094126F" w:rsidRPr="00E77497" w:rsidRDefault="0094126F" w:rsidP="0094126F">
      <w:pPr>
        <w:rPr>
          <w:ins w:id="33683" w:author="Rev 11 Allen Wirfs-Brock" w:date="2012-10-21T11:01:00Z"/>
        </w:rPr>
      </w:pPr>
      <w:ins w:id="33684" w:author="Rev 11 Allen Wirfs-Brock" w:date="2012-10-21T11:01:00Z">
        <w:r w:rsidRPr="00E77497">
          <w:t>The following steps are taken:</w:t>
        </w:r>
      </w:ins>
    </w:p>
    <w:p w:rsidR="0094126F" w:rsidRPr="002166A8" w:rsidRDefault="0094126F" w:rsidP="0094126F">
      <w:pPr>
        <w:pStyle w:val="Alg4"/>
        <w:numPr>
          <w:ilvl w:val="0"/>
          <w:numId w:val="1005"/>
        </w:numPr>
        <w:spacing w:after="280"/>
        <w:rPr>
          <w:ins w:id="33685" w:author="Rev 11 Allen Wirfs-Brock" w:date="2012-10-21T11:01:00Z"/>
        </w:rPr>
      </w:pPr>
      <w:ins w:id="33686" w:author="Rev 11 Allen Wirfs-Brock" w:date="2012-10-21T11:01:00Z">
        <w:r w:rsidRPr="00E77497">
          <w:t xml:space="preserve">Return </w:t>
        </w:r>
        <w:r>
          <w:t xml:space="preserve">the </w:t>
        </w:r>
        <w:r w:rsidRPr="006847F6">
          <w:rPr>
            <w:b/>
          </w:rPr>
          <w:t>this</w:t>
        </w:r>
        <w:r>
          <w:t xml:space="preserve"> value</w:t>
        </w:r>
        <w:r w:rsidRPr="00E77497">
          <w:t>.</w:t>
        </w:r>
      </w:ins>
    </w:p>
    <w:p w:rsidR="0094126F" w:rsidRDefault="004B6770" w:rsidP="004B6770">
      <w:pPr>
        <w:pStyle w:val="Heading5"/>
        <w:numPr>
          <w:ilvl w:val="0"/>
          <w:numId w:val="0"/>
        </w:numPr>
        <w:rPr>
          <w:ins w:id="33687" w:author="Rev 11 Allen Wirfs-Brock" w:date="2012-10-21T11:01:00Z"/>
        </w:rPr>
      </w:pPr>
      <w:ins w:id="33688" w:author="Rev 11 Allen Wirfs-Brock" w:date="2012-10-21T11:01:00Z">
        <w:r>
          <w:t>15.</w:t>
        </w:r>
        <w:r w:rsidR="0094126F">
          <w:t>4.</w:t>
        </w:r>
      </w:ins>
      <w:ins w:id="33689" w:author="Rev 11 Allen Wirfs-Brock" w:date="2012-10-21T12:11:00Z">
        <w:r>
          <w:t>6</w:t>
        </w:r>
      </w:ins>
      <w:ins w:id="33690" w:author="Rev 11 Allen Wirfs-Brock" w:date="2012-10-21T11:01:00Z">
        <w:r w:rsidR="0094126F">
          <w:t>.2.4</w:t>
        </w:r>
        <w:r w:rsidR="0094126F">
          <w:tab/>
        </w:r>
      </w:ins>
      <w:ins w:id="33691" w:author="Rev 11 Allen Wirfs-Brock" w:date="2012-10-21T12:11:00Z">
        <w:r>
          <w:rPr>
            <w:i/>
          </w:rPr>
          <w:t>Array</w:t>
        </w:r>
      </w:ins>
      <w:ins w:id="33692" w:author="Rev 11 Allen Wirfs-Brock" w:date="2012-10-21T11:01:00Z">
        <w:r w:rsidR="0094126F" w:rsidRPr="009B7611">
          <w:rPr>
            <w:i/>
          </w:rPr>
          <w:t>Iterator</w:t>
        </w:r>
        <w:r w:rsidR="0094126F">
          <w:t>.prototype.@@toStringTag</w:t>
        </w:r>
      </w:ins>
    </w:p>
    <w:p w:rsidR="0094126F" w:rsidRPr="00097A4C" w:rsidRDefault="0094126F" w:rsidP="004B6770">
      <w:pPr>
        <w:rPr>
          <w:ins w:id="33693" w:author="Rev 11 Allen Wirfs-Brock" w:date="2012-10-21T11:01:00Z"/>
        </w:rPr>
      </w:pPr>
      <w:ins w:id="33694" w:author="Rev 11 Allen Wirfs-Brock" w:date="2012-10-21T11:01:00Z">
        <w:r w:rsidRPr="00E77497">
          <w:t xml:space="preserve">The </w:t>
        </w:r>
        <w:r>
          <w:t xml:space="preserve">initial value of the @@toStringTag property is the string value </w:t>
        </w:r>
        <w:r w:rsidRPr="00E77497">
          <w:rPr>
            <w:b/>
          </w:rPr>
          <w:t>"</w:t>
        </w:r>
      </w:ins>
      <w:ins w:id="33695" w:author="Rev 11 Allen Wirfs-Brock" w:date="2012-10-21T12:11:00Z">
        <w:r w:rsidR="004B6770">
          <w:rPr>
            <w:rFonts w:ascii="Courier New" w:hAnsi="Courier New" w:cs="Courier New"/>
            <w:b/>
          </w:rPr>
          <w:t>Array</w:t>
        </w:r>
      </w:ins>
      <w:ins w:id="33696" w:author="Rev 11 Allen Wirfs-Brock" w:date="2012-10-21T11:01:00Z">
        <w:r>
          <w:rPr>
            <w:rFonts w:ascii="Courier New" w:hAnsi="Courier New" w:cs="Courier New"/>
            <w:b/>
          </w:rPr>
          <w:t xml:space="preserve"> Iterator</w:t>
        </w:r>
        <w:r w:rsidRPr="00E77497">
          <w:rPr>
            <w:b/>
          </w:rPr>
          <w:t>"</w:t>
        </w:r>
        <w:r>
          <w:t>.</w:t>
        </w:r>
      </w:ins>
    </w:p>
    <w:p w:rsidR="0094126F" w:rsidRDefault="004B6770" w:rsidP="004B6770">
      <w:pPr>
        <w:pStyle w:val="Heading4"/>
        <w:numPr>
          <w:ilvl w:val="0"/>
          <w:numId w:val="0"/>
        </w:numPr>
        <w:rPr>
          <w:ins w:id="33697" w:author="Rev 11 Allen Wirfs-Brock" w:date="2012-10-21T11:01:00Z"/>
        </w:rPr>
      </w:pPr>
      <w:ins w:id="33698" w:author="Rev 11 Allen Wirfs-Brock" w:date="2012-10-21T11:01:00Z">
        <w:r>
          <w:t>15.</w:t>
        </w:r>
        <w:r w:rsidR="0094126F">
          <w:t>4.</w:t>
        </w:r>
      </w:ins>
      <w:ins w:id="33699" w:author="Rev 11 Allen Wirfs-Brock" w:date="2012-10-21T12:12:00Z">
        <w:r>
          <w:t>6</w:t>
        </w:r>
      </w:ins>
      <w:ins w:id="33700" w:author="Rev 11 Allen Wirfs-Brock" w:date="2012-10-21T11:01:00Z">
        <w:r w:rsidR="0094126F">
          <w:t xml:space="preserve">.3 Properties of </w:t>
        </w:r>
      </w:ins>
      <w:ins w:id="33701" w:author="Rev 11 Allen Wirfs-Brock" w:date="2012-10-21T12:12:00Z">
        <w:r>
          <w:t>Array</w:t>
        </w:r>
      </w:ins>
      <w:ins w:id="33702" w:author="Rev 11 Allen Wirfs-Brock" w:date="2012-10-21T11:01:00Z">
        <w:r w:rsidR="0094126F">
          <w:t xml:space="preserve"> Iterator Instances</w:t>
        </w:r>
      </w:ins>
    </w:p>
    <w:p w:rsidR="0094126F" w:rsidRDefault="004B6770" w:rsidP="004B6770">
      <w:pPr>
        <w:rPr>
          <w:ins w:id="33703" w:author="Rev 11 Allen Wirfs-Brock" w:date="2012-10-21T11:01:00Z"/>
        </w:rPr>
      </w:pPr>
      <w:ins w:id="33704" w:author="Rev 11 Allen Wirfs-Brock" w:date="2012-10-21T12:12:00Z">
        <w:r>
          <w:t>Array</w:t>
        </w:r>
      </w:ins>
      <w:ins w:id="33705" w:author="Rev 11 Allen Wirfs-Brock" w:date="2012-10-21T11:01:00Z">
        <w:r w:rsidR="0094126F" w:rsidRPr="00E77497">
          <w:t xml:space="preserve"> </w:t>
        </w:r>
        <w:r w:rsidR="0094126F">
          <w:t>Iterator instances</w:t>
        </w:r>
        <w:r w:rsidR="0094126F" w:rsidRPr="00E77497">
          <w:t xml:space="preserve"> inherit properties from the </w:t>
        </w:r>
      </w:ins>
      <w:ins w:id="33706" w:author="Rev 11 Allen Wirfs-Brock" w:date="2012-10-21T12:12:00Z">
        <w:r>
          <w:t>Array</w:t>
        </w:r>
      </w:ins>
      <w:ins w:id="33707" w:author="Rev 11 Allen Wirfs-Brock" w:date="2012-10-21T11:01:00Z">
        <w:r w:rsidR="0094126F">
          <w:t xml:space="preserve"> Iterator</w:t>
        </w:r>
        <w:r w:rsidR="0094126F" w:rsidRPr="00E77497">
          <w:t xml:space="preserve"> prototype</w:t>
        </w:r>
        <w:r w:rsidR="0094126F">
          <w:t xml:space="preserve"> (the intrinsic,  %</w:t>
        </w:r>
      </w:ins>
      <w:ins w:id="33708" w:author="Rev 11 Allen Wirfs-Brock" w:date="2012-10-21T12:12:00Z">
        <w:r>
          <w:t>Array</w:t>
        </w:r>
      </w:ins>
      <w:ins w:id="33709" w:author="Rev 11 Allen Wirfs-Brock" w:date="2012-10-21T11:01:00Z">
        <w:r w:rsidR="0094126F">
          <w:t>IteratorPrototype%</w:t>
        </w:r>
        <w:r w:rsidR="0094126F" w:rsidRPr="00E77497">
          <w:t>.</w:t>
        </w:r>
        <w:r w:rsidR="0094126F">
          <w:t>)</w:t>
        </w:r>
        <w:r w:rsidR="0094126F" w:rsidRPr="00E77497">
          <w:t xml:space="preserve"> </w:t>
        </w:r>
      </w:ins>
      <w:ins w:id="33710" w:author="Rev 11 Allen Wirfs-Brock" w:date="2012-10-21T12:12:00Z">
        <w:r>
          <w:t>Array</w:t>
        </w:r>
      </w:ins>
      <w:ins w:id="33711" w:author="Rev 11 Allen Wirfs-Brock" w:date="2012-10-21T11:01:00Z">
        <w:r w:rsidR="0094126F">
          <w:t xml:space="preserve"> Iterator instances are initially created with</w:t>
        </w:r>
        <w:r w:rsidR="0094126F" w:rsidRPr="00E77497">
          <w:t xml:space="preserve"> </w:t>
        </w:r>
        <w:r w:rsidR="0094126F">
          <w:t>the internal properties</w:t>
        </w:r>
      </w:ins>
      <w:ins w:id="33712" w:author="Rev 11 Allen Wirfs-Brock" w:date="2012-10-21T12:13:00Z">
        <w:r>
          <w:t xml:space="preserve"> listed in </w:t>
        </w:r>
      </w:ins>
      <w:r>
        <w:fldChar w:fldCharType="begin"/>
      </w:r>
      <w:r>
        <w:instrText xml:space="preserve"> REF _Ref338585047 \h </w:instrText>
      </w:r>
      <w:r>
        <w:fldChar w:fldCharType="separate"/>
      </w:r>
      <w:ins w:id="33713" w:author="Rev 11 Allen Wirfs-Brock" w:date="2012-10-21T12:16:00Z">
        <w:r>
          <w:t xml:space="preserve">Table </w:t>
        </w:r>
        <w:r>
          <w:rPr>
            <w:noProof/>
          </w:rPr>
          <w:t>29</w:t>
        </w:r>
      </w:ins>
      <w:del w:id="33714" w:author="Rev 11 Allen Wirfs-Brock" w:date="2012-10-21T12:16:00Z">
        <w:r w:rsidDel="004B6770">
          <w:delText xml:space="preserve">Table </w:delText>
        </w:r>
        <w:r w:rsidDel="004B6770">
          <w:rPr>
            <w:noProof/>
          </w:rPr>
          <w:delText>32</w:delText>
        </w:r>
      </w:del>
      <w:r>
        <w:fldChar w:fldCharType="end"/>
      </w:r>
      <w:ins w:id="33715" w:author="Rev 11 Allen Wirfs-Brock" w:date="2012-10-21T11:01:00Z">
        <w:r w:rsidR="0094126F">
          <w:t>.</w:t>
        </w:r>
      </w:ins>
    </w:p>
    <w:p w:rsidR="0094126F" w:rsidRDefault="0094126F" w:rsidP="004B6770">
      <w:pPr>
        <w:pStyle w:val="Caption"/>
        <w:keepNext/>
        <w:jc w:val="center"/>
        <w:rPr>
          <w:ins w:id="33716" w:author="Rev 11 Allen Wirfs-Brock" w:date="2012-10-21T11:01:00Z"/>
        </w:rPr>
      </w:pPr>
      <w:bookmarkStart w:id="33717" w:name="_Ref338585047"/>
      <w:ins w:id="33718" w:author="Rev 11 Allen Wirfs-Brock" w:date="2012-10-21T11:01:00Z">
        <w:r>
          <w:t xml:space="preserve">Table </w:t>
        </w:r>
      </w:ins>
      <w:r>
        <w:fldChar w:fldCharType="begin"/>
      </w:r>
      <w:r>
        <w:instrText xml:space="preserve"> SEQ Table \* ARABIC </w:instrText>
      </w:r>
      <w:r>
        <w:fldChar w:fldCharType="separate"/>
      </w:r>
      <w:ins w:id="33719" w:author="Rev 11 Allen Wirfs-Brock" w:date="2012-10-21T12:15:00Z">
        <w:r w:rsidR="004B6770">
          <w:rPr>
            <w:noProof/>
          </w:rPr>
          <w:t>29</w:t>
        </w:r>
      </w:ins>
      <w:del w:id="33720" w:author="Rev 11 Allen Wirfs-Brock" w:date="2012-10-21T12:15:00Z">
        <w:r w:rsidDel="004B6770">
          <w:rPr>
            <w:noProof/>
          </w:rPr>
          <w:delText>32</w:delText>
        </w:r>
      </w:del>
      <w:r>
        <w:fldChar w:fldCharType="end"/>
      </w:r>
      <w:bookmarkEnd w:id="33717"/>
      <w:r>
        <w:t xml:space="preserve"> </w:t>
      </w:r>
      <w:ins w:id="33721" w:author="Rev 11 Allen Wirfs-Brock" w:date="2012-10-21T11:01:00Z">
        <w:r>
          <w:t xml:space="preserve">— Internal Properties of </w:t>
        </w:r>
      </w:ins>
      <w:ins w:id="33722" w:author="Rev 11 Allen Wirfs-Brock" w:date="2012-10-21T12:13:00Z">
        <w:r w:rsidR="004B6770">
          <w:t>Array</w:t>
        </w:r>
      </w:ins>
      <w:ins w:id="33723" w:author="Rev 11 Allen Wirfs-Brock" w:date="2012-10-21T11:01:00Z">
        <w:r>
          <w:t xml:space="preserve">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rsidTr="004B6770">
        <w:trPr>
          <w:ins w:id="33724" w:author="Rev 11 Allen Wirfs-Brock" w:date="2012-10-21T11:01:00Z"/>
        </w:trPr>
        <w:tc>
          <w:tcPr>
            <w:tcW w:w="2250" w:type="dxa"/>
            <w:tcBorders>
              <w:top w:val="single" w:sz="12" w:space="0" w:color="000000"/>
              <w:left w:val="single" w:sz="6" w:space="0" w:color="000000"/>
              <w:bottom w:val="single" w:sz="6" w:space="0" w:color="000000"/>
              <w:right w:val="nil"/>
            </w:tcBorders>
            <w:shd w:val="solid" w:color="C0C0C0" w:fill="FFFFFF"/>
          </w:tcPr>
          <w:p w:rsidR="0094126F" w:rsidRPr="002166A8" w:rsidRDefault="0094126F" w:rsidP="004B6770">
            <w:pPr>
              <w:spacing w:after="120"/>
              <w:jc w:val="center"/>
              <w:rPr>
                <w:ins w:id="33725" w:author="Rev 11 Allen Wirfs-Brock" w:date="2012-10-21T11:01:00Z"/>
                <w:b/>
                <w:shd w:val="solid" w:color="C0C0C0" w:fill="FFFFFF"/>
              </w:rPr>
            </w:pPr>
            <w:ins w:id="33726" w:author="Rev 11 Allen Wirfs-Brock" w:date="2012-10-21T11:01: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94126F" w:rsidRPr="002166A8" w:rsidRDefault="0094126F" w:rsidP="004B6770">
            <w:pPr>
              <w:spacing w:after="120"/>
              <w:jc w:val="center"/>
              <w:rPr>
                <w:ins w:id="33727" w:author="Rev 11 Allen Wirfs-Brock" w:date="2012-10-21T11:01:00Z"/>
                <w:b/>
                <w:shd w:val="solid" w:color="C0C0C0" w:fill="FFFFFF"/>
              </w:rPr>
            </w:pPr>
            <w:ins w:id="33728" w:author="Rev 11 Allen Wirfs-Brock" w:date="2012-10-21T11:01:00Z">
              <w:r w:rsidRPr="002166A8">
                <w:rPr>
                  <w:b/>
                  <w:shd w:val="solid" w:color="C0C0C0" w:fill="FFFFFF"/>
                </w:rPr>
                <w:t>Description</w:t>
              </w:r>
            </w:ins>
          </w:p>
        </w:tc>
      </w:tr>
      <w:tr w:rsidR="0094126F" w:rsidRPr="00E77497" w:rsidTr="004B6770">
        <w:trPr>
          <w:ins w:id="33729" w:author="Rev 11 Allen Wirfs-Brock" w:date="2012-10-21T11:01:00Z"/>
        </w:trPr>
        <w:tc>
          <w:tcPr>
            <w:tcW w:w="2250" w:type="dxa"/>
            <w:tcBorders>
              <w:top w:val="nil"/>
            </w:tcBorders>
          </w:tcPr>
          <w:p w:rsidR="0094126F" w:rsidRPr="00504F46" w:rsidRDefault="0094126F" w:rsidP="004B6770">
            <w:pPr>
              <w:spacing w:after="0"/>
              <w:contextualSpacing/>
              <w:rPr>
                <w:ins w:id="33730" w:author="Rev 11 Allen Wirfs-Brock" w:date="2012-10-21T11:01:00Z"/>
                <w:rFonts w:ascii="Times New Roman" w:hAnsi="Times New Roman"/>
              </w:rPr>
            </w:pPr>
            <w:ins w:id="33731" w:author="Rev 11 Allen Wirfs-Brock" w:date="2012-10-21T11:01:00Z">
              <w:r>
                <w:rPr>
                  <w:rFonts w:ascii="Times New Roman" w:hAnsi="Times New Roman"/>
                </w:rPr>
                <w:t>[[</w:t>
              </w:r>
            </w:ins>
            <w:ins w:id="33732" w:author="Rev 11 Allen Wirfs-Brock" w:date="2012-10-21T12:16:00Z">
              <w:r w:rsidR="004B6770" w:rsidRPr="004B6770">
                <w:rPr>
                  <w:rFonts w:ascii="Times New Roman" w:hAnsi="Times New Roman"/>
                </w:rPr>
                <w:t>IteratedObject</w:t>
              </w:r>
            </w:ins>
            <w:ins w:id="33733" w:author="Rev 11 Allen Wirfs-Brock" w:date="2012-10-21T11:01:00Z">
              <w:r>
                <w:rPr>
                  <w:rFonts w:ascii="Times New Roman" w:hAnsi="Times New Roman"/>
                </w:rPr>
                <w:t>]]</w:t>
              </w:r>
            </w:ins>
          </w:p>
        </w:tc>
        <w:tc>
          <w:tcPr>
            <w:tcW w:w="5957" w:type="dxa"/>
            <w:tcBorders>
              <w:top w:val="nil"/>
            </w:tcBorders>
          </w:tcPr>
          <w:p w:rsidR="0094126F" w:rsidRPr="006847F6" w:rsidRDefault="0094126F" w:rsidP="00F15231">
            <w:pPr>
              <w:spacing w:after="0"/>
              <w:contextualSpacing/>
              <w:rPr>
                <w:ins w:id="33734" w:author="Rev 11 Allen Wirfs-Brock" w:date="2012-10-21T11:01:00Z"/>
                <w:rFonts w:cs="Arial"/>
              </w:rPr>
            </w:pPr>
            <w:ins w:id="33735" w:author="Rev 11 Allen Wirfs-Brock" w:date="2012-10-21T11:01:00Z">
              <w:r w:rsidRPr="002166A8">
                <w:rPr>
                  <w:rFonts w:cs="Arial"/>
                </w:rPr>
                <w:t>The object</w:t>
              </w:r>
              <w:r>
                <w:rPr>
                  <w:rFonts w:cs="Arial"/>
                </w:rPr>
                <w:t xml:space="preserve"> </w:t>
              </w:r>
            </w:ins>
            <w:ins w:id="33736" w:author="Rev 11 Allen Wirfs-Brock" w:date="2012-10-21T12:22:00Z">
              <w:r w:rsidR="00F15231">
                <w:rPr>
                  <w:rFonts w:cs="Arial"/>
                </w:rPr>
                <w:t>whose array elements</w:t>
              </w:r>
            </w:ins>
            <w:ins w:id="33737" w:author="Rev 11 Allen Wirfs-Brock" w:date="2012-10-21T11:01:00Z">
              <w:r>
                <w:rPr>
                  <w:rFonts w:cs="Arial"/>
                </w:rPr>
                <w:t xml:space="preserve"> </w:t>
              </w:r>
            </w:ins>
            <w:ins w:id="33738" w:author="Rev 11 Allen Wirfs-Brock" w:date="2012-10-21T12:22:00Z">
              <w:r w:rsidR="00F15231">
                <w:rPr>
                  <w:rFonts w:cs="Arial"/>
                </w:rPr>
                <w:t>are</w:t>
              </w:r>
            </w:ins>
            <w:ins w:id="33739" w:author="Rev 11 Allen Wirfs-Brock" w:date="2012-10-21T11:01:00Z">
              <w:r>
                <w:rPr>
                  <w:rFonts w:cs="Arial"/>
                </w:rPr>
                <w:t xml:space="preserve"> being iterated.</w:t>
              </w:r>
            </w:ins>
          </w:p>
        </w:tc>
      </w:tr>
      <w:tr w:rsidR="0094126F" w:rsidRPr="00E77497" w:rsidTr="004B6770">
        <w:trPr>
          <w:ins w:id="33740" w:author="Rev 11 Allen Wirfs-Brock" w:date="2012-10-21T11:01:00Z"/>
        </w:trPr>
        <w:tc>
          <w:tcPr>
            <w:tcW w:w="2250" w:type="dxa"/>
            <w:tcBorders>
              <w:top w:val="nil"/>
            </w:tcBorders>
          </w:tcPr>
          <w:p w:rsidR="0094126F" w:rsidRPr="00E77497" w:rsidRDefault="0094126F" w:rsidP="004B6770">
            <w:pPr>
              <w:spacing w:after="0"/>
              <w:contextualSpacing/>
              <w:rPr>
                <w:ins w:id="33741" w:author="Rev 11 Allen Wirfs-Brock" w:date="2012-10-21T11:01:00Z"/>
                <w:rFonts w:ascii="Courier New" w:hAnsi="Courier New" w:cs="Courier New"/>
                <w:b/>
              </w:rPr>
            </w:pPr>
            <w:ins w:id="33742" w:author="Rev 11 Allen Wirfs-Brock" w:date="2012-10-21T11:01:00Z">
              <w:r>
                <w:rPr>
                  <w:rFonts w:ascii="Times New Roman" w:hAnsi="Times New Roman"/>
                </w:rPr>
                <w:t>[[</w:t>
              </w:r>
            </w:ins>
            <w:ins w:id="33743" w:author="Rev 11 Allen Wirfs-Brock" w:date="2012-10-21T12:17:00Z">
              <w:r w:rsidR="004B6770" w:rsidRPr="004B6770">
                <w:rPr>
                  <w:rFonts w:ascii="Times New Roman" w:hAnsi="Times New Roman"/>
                </w:rPr>
                <w:t>ArrayIteratorNextIndex</w:t>
              </w:r>
            </w:ins>
            <w:ins w:id="33744" w:author="Rev 11 Allen Wirfs-Brock" w:date="2012-10-21T11:01:00Z">
              <w:r>
                <w:rPr>
                  <w:rFonts w:ascii="Times New Roman" w:hAnsi="Times New Roman"/>
                </w:rPr>
                <w:t>]]</w:t>
              </w:r>
            </w:ins>
          </w:p>
        </w:tc>
        <w:tc>
          <w:tcPr>
            <w:tcW w:w="5957" w:type="dxa"/>
            <w:tcBorders>
              <w:top w:val="nil"/>
            </w:tcBorders>
          </w:tcPr>
          <w:p w:rsidR="0094126F" w:rsidRPr="000D3CBD" w:rsidRDefault="0094126F" w:rsidP="00F15231">
            <w:pPr>
              <w:spacing w:after="0"/>
              <w:contextualSpacing/>
              <w:rPr>
                <w:ins w:id="33745" w:author="Rev 11 Allen Wirfs-Brock" w:date="2012-10-21T11:01:00Z"/>
                <w:rFonts w:cs="Arial"/>
              </w:rPr>
            </w:pPr>
            <w:ins w:id="33746" w:author="Rev 11 Allen Wirfs-Brock" w:date="2012-10-21T11:01:00Z">
              <w:r>
                <w:rPr>
                  <w:rFonts w:cs="Arial"/>
                </w:rPr>
                <w:t xml:space="preserve">The integer index of the next </w:t>
              </w:r>
            </w:ins>
            <w:ins w:id="33747" w:author="Rev 11 Allen Wirfs-Brock" w:date="2012-10-21T12:22:00Z">
              <w:r w:rsidR="00F15231">
                <w:rPr>
                  <w:rFonts w:cs="Arial"/>
                </w:rPr>
                <w:t>a</w:t>
              </w:r>
            </w:ins>
            <w:ins w:id="33748" w:author="Rev 11 Allen Wirfs-Brock" w:date="2012-10-21T12:21:00Z">
              <w:r w:rsidR="00F15231">
                <w:rPr>
                  <w:rFonts w:cs="Arial"/>
                </w:rPr>
                <w:t>rray</w:t>
              </w:r>
            </w:ins>
            <w:ins w:id="33749" w:author="Rev 11 Allen Wirfs-Brock" w:date="2012-10-21T11:01:00Z">
              <w:r>
                <w:rPr>
                  <w:rFonts w:cs="Arial"/>
                </w:rPr>
                <w:t xml:space="preserve"> </w:t>
              </w:r>
            </w:ins>
            <w:ins w:id="33750" w:author="Rev 11 Allen Wirfs-Brock" w:date="2012-10-21T12:21:00Z">
              <w:r w:rsidR="00F15231">
                <w:rPr>
                  <w:rFonts w:cs="Arial"/>
                </w:rPr>
                <w:t>index</w:t>
              </w:r>
            </w:ins>
            <w:ins w:id="33751" w:author="Rev 11 Allen Wirfs-Brock" w:date="2012-10-21T11:01:00Z">
              <w:r>
                <w:rPr>
                  <w:rFonts w:cs="Arial"/>
                </w:rPr>
                <w:t xml:space="preserve"> to be examined by this iteration.</w:t>
              </w:r>
            </w:ins>
          </w:p>
        </w:tc>
      </w:tr>
      <w:tr w:rsidR="0094126F" w:rsidRPr="00E77497" w:rsidTr="004B6770">
        <w:trPr>
          <w:ins w:id="33752" w:author="Rev 11 Allen Wirfs-Brock" w:date="2012-10-21T11:01:00Z"/>
        </w:trPr>
        <w:tc>
          <w:tcPr>
            <w:tcW w:w="2250" w:type="dxa"/>
          </w:tcPr>
          <w:p w:rsidR="0094126F" w:rsidRPr="00E77497" w:rsidRDefault="0094126F" w:rsidP="004B6770">
            <w:pPr>
              <w:spacing w:after="0"/>
              <w:contextualSpacing/>
              <w:rPr>
                <w:ins w:id="33753" w:author="Rev 11 Allen Wirfs-Brock" w:date="2012-10-21T11:01:00Z"/>
                <w:rFonts w:ascii="Courier New" w:hAnsi="Courier New" w:cs="Courier New"/>
                <w:b/>
              </w:rPr>
            </w:pPr>
            <w:ins w:id="33754" w:author="Rev 11 Allen Wirfs-Brock" w:date="2012-10-21T11:01:00Z">
              <w:r>
                <w:rPr>
                  <w:rFonts w:ascii="Times New Roman" w:hAnsi="Times New Roman"/>
                </w:rPr>
                <w:t>[[</w:t>
              </w:r>
            </w:ins>
            <w:ins w:id="33755" w:author="Rev 11 Allen Wirfs-Brock" w:date="2012-10-21T12:17:00Z">
              <w:r w:rsidR="004B6770">
                <w:rPr>
                  <w:rFonts w:ascii="Times New Roman" w:hAnsi="Times New Roman"/>
                </w:rPr>
                <w:t>Array</w:t>
              </w:r>
            </w:ins>
            <w:ins w:id="33756" w:author="Rev 11 Allen Wirfs-Brock" w:date="2012-10-21T11:01:00Z">
              <w:r>
                <w:rPr>
                  <w:rFonts w:ascii="Times New Roman" w:hAnsi="Times New Roman"/>
                </w:rPr>
                <w:t>IterationKind]]</w:t>
              </w:r>
            </w:ins>
          </w:p>
        </w:tc>
        <w:tc>
          <w:tcPr>
            <w:tcW w:w="5957" w:type="dxa"/>
          </w:tcPr>
          <w:p w:rsidR="0094126F" w:rsidRPr="000D3CBD" w:rsidRDefault="0094126F" w:rsidP="00F15231">
            <w:pPr>
              <w:spacing w:after="0"/>
              <w:contextualSpacing/>
              <w:jc w:val="left"/>
              <w:rPr>
                <w:ins w:id="33757" w:author="Rev 11 Allen Wirfs-Brock" w:date="2012-10-21T11:01:00Z"/>
                <w:rFonts w:cs="Arial"/>
              </w:rPr>
            </w:pPr>
            <w:ins w:id="33758" w:author="Rev 11 Allen Wirfs-Brock" w:date="2012-10-21T11:01:00Z">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ins>
            <w:ins w:id="33759" w:author="Rev 11 Allen Wirfs-Brock" w:date="2012-10-21T12:17:00Z">
              <w:r w:rsidR="004B6770">
                <w:rPr>
                  <w:b/>
                </w:rPr>
                <w:t xml:space="preserve">, </w:t>
              </w:r>
              <w:r w:rsidR="004B6770" w:rsidRPr="00E77497">
                <w:rPr>
                  <w:b/>
                </w:rPr>
                <w:t>"</w:t>
              </w:r>
            </w:ins>
            <w:ins w:id="33760" w:author="Rev 11 Allen Wirfs-Brock" w:date="2012-10-21T12:18:00Z">
              <w:r w:rsidR="004B6770" w:rsidRPr="00F15231">
                <w:rPr>
                  <w:rFonts w:ascii="Courier New" w:hAnsi="Courier New" w:cs="Courier New"/>
                  <w:b/>
                </w:rPr>
                <w:t>sparse</w:t>
              </w:r>
              <w:r w:rsidR="004B6770">
                <w:rPr>
                  <w:b/>
                </w:rPr>
                <w:t>:</w:t>
              </w:r>
            </w:ins>
            <w:ins w:id="33761" w:author="Rev 11 Allen Wirfs-Brock" w:date="2012-10-21T12:17:00Z">
              <w:r w:rsidR="004B6770">
                <w:rPr>
                  <w:rFonts w:ascii="Courier New" w:hAnsi="Courier New" w:cs="Courier New"/>
                  <w:b/>
                </w:rPr>
                <w:t>key</w:t>
              </w:r>
              <w:r w:rsidR="004B6770" w:rsidRPr="00E77497">
                <w:rPr>
                  <w:b/>
                </w:rPr>
                <w:t>"</w:t>
              </w:r>
              <w:r w:rsidR="004B6770">
                <w:t xml:space="preserve">, </w:t>
              </w:r>
              <w:r w:rsidR="004B6770" w:rsidRPr="00E77497">
                <w:rPr>
                  <w:b/>
                </w:rPr>
                <w:t>"</w:t>
              </w:r>
            </w:ins>
            <w:ins w:id="33762" w:author="Rev 11 Allen Wirfs-Brock" w:date="2012-10-21T12:18:00Z">
              <w:r w:rsidR="00F15231" w:rsidRPr="00F15231">
                <w:rPr>
                  <w:rFonts w:ascii="Courier New" w:hAnsi="Courier New" w:cs="Courier New"/>
                  <w:b/>
                </w:rPr>
                <w:t>spar</w:t>
              </w:r>
              <w:r w:rsidR="004B6770" w:rsidRPr="00F15231">
                <w:rPr>
                  <w:rFonts w:ascii="Courier New" w:hAnsi="Courier New" w:cs="Courier New"/>
                  <w:b/>
                </w:rPr>
                <w:t>se:</w:t>
              </w:r>
            </w:ins>
            <w:ins w:id="33763" w:author="Rev 11 Allen Wirfs-Brock" w:date="2012-10-21T12:17:00Z">
              <w:r w:rsidR="004B6770">
                <w:rPr>
                  <w:rFonts w:ascii="Courier New" w:hAnsi="Courier New" w:cs="Courier New"/>
                  <w:b/>
                </w:rPr>
                <w:t>value</w:t>
              </w:r>
              <w:r w:rsidR="004B6770" w:rsidRPr="00E77497">
                <w:rPr>
                  <w:b/>
                </w:rPr>
                <w:t>"</w:t>
              </w:r>
              <w:r w:rsidR="004B6770">
                <w:t xml:space="preserve">, </w:t>
              </w:r>
              <w:r w:rsidR="004B6770" w:rsidRPr="00E77497">
                <w:rPr>
                  <w:b/>
                </w:rPr>
                <w:t>"</w:t>
              </w:r>
            </w:ins>
            <w:ins w:id="33764" w:author="Rev 11 Allen Wirfs-Brock" w:date="2012-10-21T12:21:00Z">
              <w:r w:rsidR="00F15231" w:rsidRPr="00F15231">
                <w:rPr>
                  <w:rFonts w:ascii="Courier New" w:hAnsi="Courier New" w:cs="Courier New"/>
                  <w:b/>
                </w:rPr>
                <w:t>sparse:</w:t>
              </w:r>
            </w:ins>
            <w:ins w:id="33765" w:author="Rev 11 Allen Wirfs-Brock" w:date="2012-10-21T12:17:00Z">
              <w:r w:rsidR="004B6770">
                <w:rPr>
                  <w:rFonts w:ascii="Courier New" w:hAnsi="Courier New" w:cs="Courier New"/>
                  <w:b/>
                </w:rPr>
                <w:t>key+value</w:t>
              </w:r>
              <w:r w:rsidR="004B6770" w:rsidRPr="00E77497">
                <w:rPr>
                  <w:b/>
                </w:rPr>
                <w:t>"</w:t>
              </w:r>
            </w:ins>
            <w:ins w:id="33766" w:author="Rev 11 Allen Wirfs-Brock" w:date="2012-10-21T11:01:00Z">
              <w:r>
                <w:t>.</w:t>
              </w:r>
            </w:ins>
          </w:p>
        </w:tc>
      </w:tr>
    </w:tbl>
    <w:p w:rsidR="0094126F" w:rsidRDefault="0094126F" w:rsidP="0094126F">
      <w:pPr>
        <w:rPr>
          <w:ins w:id="33767" w:author="Rev 11 Allen Wirfs-Brock" w:date="2012-10-21T11:01:00Z"/>
        </w:rPr>
      </w:pPr>
    </w:p>
    <w:p w:rsidR="004C02EF" w:rsidRPr="00E77497" w:rsidRDefault="004C02EF" w:rsidP="00B43482">
      <w:pPr>
        <w:pStyle w:val="Heading2"/>
        <w:numPr>
          <w:ilvl w:val="0"/>
          <w:numId w:val="0"/>
        </w:numPr>
      </w:pPr>
      <w:bookmarkStart w:id="33768" w:name="_Toc339020457"/>
      <w:r w:rsidRPr="00E77497">
        <w:t>15.5</w:t>
      </w:r>
      <w:r w:rsidRPr="00E77497">
        <w:tab/>
        <w:t>String Object</w:t>
      </w:r>
      <w:bookmarkEnd w:id="33446"/>
      <w:bookmarkEnd w:id="33447"/>
      <w:bookmarkEnd w:id="33448"/>
      <w:bookmarkEnd w:id="33449"/>
      <w:bookmarkEnd w:id="33450"/>
      <w:r w:rsidRPr="00E77497">
        <w:t>s</w:t>
      </w:r>
      <w:bookmarkStart w:id="33769" w:name="_Toc385672303"/>
      <w:bookmarkStart w:id="33770" w:name="_Ref393527560"/>
      <w:bookmarkStart w:id="33771" w:name="_Toc393690419"/>
      <w:bookmarkStart w:id="33772" w:name="_Ref404501479"/>
      <w:bookmarkStart w:id="33773" w:name="_Toc382212251"/>
      <w:bookmarkStart w:id="33774" w:name="_Toc382212814"/>
      <w:bookmarkStart w:id="33775" w:name="_Toc382291628"/>
      <w:bookmarkEnd w:id="33452"/>
      <w:bookmarkEnd w:id="33453"/>
      <w:bookmarkEnd w:id="33454"/>
      <w:bookmarkEnd w:id="33455"/>
      <w:bookmarkEnd w:id="33456"/>
      <w:bookmarkEnd w:id="33457"/>
      <w:bookmarkEnd w:id="33768"/>
    </w:p>
    <w:p w:rsidR="004C02EF" w:rsidRPr="00E77497" w:rsidRDefault="004C02EF" w:rsidP="00B43482">
      <w:pPr>
        <w:pStyle w:val="Heading3"/>
        <w:numPr>
          <w:ilvl w:val="0"/>
          <w:numId w:val="0"/>
        </w:numPr>
      </w:pPr>
      <w:bookmarkStart w:id="33776" w:name="_Ref424531760"/>
      <w:bookmarkStart w:id="33777" w:name="_Toc472818927"/>
      <w:bookmarkStart w:id="33778" w:name="_Toc235503505"/>
      <w:bookmarkStart w:id="33779" w:name="_Toc241509280"/>
      <w:bookmarkStart w:id="33780" w:name="_Toc244416767"/>
      <w:bookmarkStart w:id="33781" w:name="_Toc276631131"/>
      <w:bookmarkStart w:id="33782" w:name="_Toc339020458"/>
      <w:r w:rsidRPr="00E77497">
        <w:t>15.5.1</w:t>
      </w:r>
      <w:r w:rsidRPr="00E77497">
        <w:tab/>
        <w:t>The String Constructor Called as a Functio</w:t>
      </w:r>
      <w:bookmarkEnd w:id="33769"/>
      <w:bookmarkEnd w:id="33770"/>
      <w:bookmarkEnd w:id="33771"/>
      <w:bookmarkEnd w:id="33772"/>
      <w:r w:rsidRPr="00E77497">
        <w:t>n</w:t>
      </w:r>
      <w:bookmarkEnd w:id="33776"/>
      <w:bookmarkEnd w:id="33777"/>
      <w:bookmarkEnd w:id="33778"/>
      <w:bookmarkEnd w:id="33779"/>
      <w:bookmarkEnd w:id="33780"/>
      <w:bookmarkEnd w:id="33781"/>
      <w:bookmarkEnd w:id="33782"/>
    </w:p>
    <w:p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33783" w:name="_Toc385672304"/>
      <w:bookmarkStart w:id="33784" w:name="_Toc393690420"/>
    </w:p>
    <w:p w:rsidR="004C02EF" w:rsidRPr="00E77497" w:rsidRDefault="004C02EF" w:rsidP="004C02EF">
      <w:pPr>
        <w:pStyle w:val="Heading4"/>
        <w:numPr>
          <w:ilvl w:val="0"/>
          <w:numId w:val="0"/>
        </w:numPr>
      </w:pPr>
      <w:bookmarkStart w:id="33785" w:name="_Ref457704072"/>
      <w:r w:rsidRPr="00E77497">
        <w:t>15.5.1.1</w:t>
      </w:r>
      <w:r w:rsidRPr="00E77497">
        <w:tab/>
        <w:t>String ( [ value</w:t>
      </w:r>
      <w:bookmarkEnd w:id="33783"/>
      <w:bookmarkEnd w:id="33784"/>
      <w:r w:rsidRPr="00E77497">
        <w:t xml:space="preserve"> ] )</w:t>
      </w:r>
      <w:bookmarkEnd w:id="33785"/>
    </w:p>
    <w:p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33786" w:name="_Toc385672305"/>
      <w:bookmarkStart w:id="33787"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rsidR="004C02EF" w:rsidRPr="00E77497" w:rsidRDefault="004C02EF" w:rsidP="00B43482">
      <w:pPr>
        <w:pStyle w:val="Heading3"/>
        <w:numPr>
          <w:ilvl w:val="0"/>
          <w:numId w:val="0"/>
        </w:numPr>
      </w:pPr>
      <w:bookmarkStart w:id="33788" w:name="_Toc385672306"/>
      <w:bookmarkStart w:id="33789" w:name="_Ref393527562"/>
      <w:bookmarkStart w:id="33790" w:name="_Toc393690422"/>
      <w:bookmarkStart w:id="33791" w:name="_Ref404501493"/>
      <w:bookmarkStart w:id="33792" w:name="_Ref424531774"/>
      <w:bookmarkStart w:id="33793" w:name="_Toc472818928"/>
      <w:bookmarkStart w:id="33794" w:name="_Toc235503506"/>
      <w:bookmarkStart w:id="33795" w:name="_Toc241509281"/>
      <w:bookmarkStart w:id="33796" w:name="_Toc244416768"/>
      <w:bookmarkStart w:id="33797" w:name="_Toc276631132"/>
      <w:bookmarkStart w:id="33798" w:name="_Toc339020459"/>
      <w:bookmarkEnd w:id="33786"/>
      <w:bookmarkEnd w:id="33787"/>
      <w:r w:rsidRPr="00E77497">
        <w:lastRenderedPageBreak/>
        <w:t>15.5.2</w:t>
      </w:r>
      <w:r w:rsidRPr="00E77497">
        <w:tab/>
        <w:t>The String Constructo</w:t>
      </w:r>
      <w:bookmarkEnd w:id="33773"/>
      <w:bookmarkEnd w:id="33774"/>
      <w:bookmarkEnd w:id="33775"/>
      <w:bookmarkEnd w:id="33788"/>
      <w:bookmarkEnd w:id="33789"/>
      <w:bookmarkEnd w:id="33790"/>
      <w:bookmarkEnd w:id="33791"/>
      <w:r w:rsidRPr="00E77497">
        <w:t>r</w:t>
      </w:r>
      <w:bookmarkEnd w:id="33792"/>
      <w:bookmarkEnd w:id="33793"/>
      <w:bookmarkEnd w:id="33794"/>
      <w:bookmarkEnd w:id="33795"/>
      <w:bookmarkEnd w:id="33796"/>
      <w:bookmarkEnd w:id="33797"/>
      <w:bookmarkEnd w:id="33798"/>
    </w:p>
    <w:p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3799" w:name="_Toc385672307"/>
      <w:bookmarkStart w:id="33800" w:name="_Toc393690423"/>
    </w:p>
    <w:p w:rsidR="004C02EF" w:rsidRPr="00E77497" w:rsidRDefault="004C02EF" w:rsidP="004C02EF">
      <w:pPr>
        <w:pStyle w:val="Heading4"/>
        <w:numPr>
          <w:ilvl w:val="0"/>
          <w:numId w:val="0"/>
        </w:numPr>
      </w:pPr>
      <w:r w:rsidRPr="00E77497">
        <w:t>15.5.2.1</w:t>
      </w:r>
      <w:r w:rsidRPr="00E77497">
        <w:tab/>
        <w:t>new String ( [ value</w:t>
      </w:r>
      <w:bookmarkEnd w:id="33799"/>
      <w:bookmarkEnd w:id="33800"/>
      <w:r w:rsidRPr="00E77497">
        <w:t xml:space="preserve"> ] )</w:t>
      </w:r>
    </w:p>
    <w:p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rsidR="004C02EF" w:rsidRPr="00E77497" w:rsidRDefault="004C02EF" w:rsidP="004C02EF">
      <w:r w:rsidRPr="00E77497">
        <w:t xml:space="preserve">The </w:t>
      </w:r>
      <w:del w:id="33801"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33802" w:author="Allen Wirfs-Brock" w:date="2011-07-02T14:02:00Z">
        <w:r w:rsidRPr="00E77497" w:rsidDel="00963019">
          <w:delText xml:space="preserve">is set to </w:delText>
        </w:r>
        <w:r w:rsidRPr="00E77497" w:rsidDel="00963019">
          <w:rPr>
            <w:rFonts w:ascii="Courier New" w:hAnsi="Courier New"/>
            <w:b/>
          </w:rPr>
          <w:delText>"String"</w:delText>
        </w:r>
      </w:del>
      <w:ins w:id="33803" w:author="Allen Wirfs-Brock" w:date="2011-07-02T14:02:00Z">
        <w:r w:rsidR="00963019" w:rsidRPr="00E77497">
          <w:t>has the [[</w:t>
        </w:r>
        <w:del w:id="33804" w:author="Rev 3 Allen Wirfs-Brock" w:date="2011-09-07T17:54:00Z">
          <w:r w:rsidR="00963019" w:rsidRPr="00E77497" w:rsidDel="00065D08">
            <w:delText>IsString</w:delText>
          </w:r>
        </w:del>
      </w:ins>
      <w:ins w:id="33805" w:author="Rev 3 Allen Wirfs-Brock" w:date="2011-09-07T17:54:00Z">
        <w:r w:rsidR="00065D08" w:rsidRPr="00E77497">
          <w:t>NativeBrand</w:t>
        </w:r>
      </w:ins>
      <w:ins w:id="33806" w:author="Allen Wirfs-Brock" w:date="2011-07-02T14:02:00Z">
        <w:r w:rsidR="00963019" w:rsidRPr="00E77497">
          <w:t>]]</w:t>
        </w:r>
      </w:ins>
      <w:ins w:id="33807" w:author="Allen Wirfs-Brock" w:date="2011-07-02T14:03:00Z">
        <w:r w:rsidR="00963019" w:rsidRPr="00E77497">
          <w:t xml:space="preserve"> internal property</w:t>
        </w:r>
      </w:ins>
      <w:ins w:id="33808" w:author="Rev 3 Allen Wirfs-Brock" w:date="2011-09-07T17:54:00Z">
        <w:r w:rsidR="00065D08" w:rsidRPr="00E77497">
          <w:t xml:space="preserve"> with value StringWrapper</w:t>
        </w:r>
      </w:ins>
      <w:r w:rsidRPr="00E77497">
        <w:t>.</w:t>
      </w:r>
    </w:p>
    <w:p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33809" w:name="_Toc385672308"/>
      <w:bookmarkStart w:id="33810"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rsidR="004C02EF" w:rsidRPr="00E77497" w:rsidRDefault="004C02EF" w:rsidP="00B43482">
      <w:pPr>
        <w:pStyle w:val="Heading3"/>
        <w:numPr>
          <w:ilvl w:val="0"/>
          <w:numId w:val="0"/>
        </w:numPr>
      </w:pPr>
      <w:bookmarkStart w:id="33811" w:name="_Toc382212252"/>
      <w:bookmarkStart w:id="33812" w:name="_Toc382212815"/>
      <w:bookmarkStart w:id="33813" w:name="_Toc382291629"/>
      <w:bookmarkStart w:id="33814" w:name="_Toc385672309"/>
      <w:bookmarkStart w:id="33815" w:name="_Ref393609337"/>
      <w:bookmarkStart w:id="33816" w:name="_Toc393690425"/>
      <w:bookmarkStart w:id="33817" w:name="_Ref457709106"/>
      <w:bookmarkStart w:id="33818" w:name="_Toc472818929"/>
      <w:bookmarkStart w:id="33819" w:name="_Toc235503507"/>
      <w:bookmarkStart w:id="33820" w:name="_Toc241509282"/>
      <w:bookmarkStart w:id="33821" w:name="_Toc244416769"/>
      <w:bookmarkStart w:id="33822" w:name="_Toc276631133"/>
      <w:bookmarkStart w:id="33823" w:name="_Toc339020460"/>
      <w:bookmarkEnd w:id="33809"/>
      <w:bookmarkEnd w:id="33810"/>
      <w:r w:rsidRPr="00E77497">
        <w:t>15.5.3</w:t>
      </w:r>
      <w:r w:rsidRPr="00E77497">
        <w:tab/>
        <w:t>Properties of the String</w:t>
      </w:r>
      <w:bookmarkEnd w:id="33811"/>
      <w:bookmarkEnd w:id="33812"/>
      <w:r w:rsidRPr="00E77497">
        <w:t xml:space="preserve"> Constructo</w:t>
      </w:r>
      <w:bookmarkEnd w:id="33813"/>
      <w:bookmarkEnd w:id="33814"/>
      <w:bookmarkEnd w:id="33815"/>
      <w:bookmarkEnd w:id="33816"/>
      <w:r w:rsidRPr="00E77497">
        <w:t>r</w:t>
      </w:r>
      <w:bookmarkEnd w:id="33817"/>
      <w:bookmarkEnd w:id="33818"/>
      <w:bookmarkEnd w:id="33819"/>
      <w:bookmarkEnd w:id="33820"/>
      <w:bookmarkEnd w:id="33821"/>
      <w:bookmarkEnd w:id="33822"/>
      <w:bookmarkEnd w:id="33823"/>
    </w:p>
    <w:p w:rsidR="004C02EF" w:rsidRPr="00E77497" w:rsidRDefault="004C02EF" w:rsidP="004C02EF">
      <w:r w:rsidRPr="00E77497">
        <w:t>The value of the [[Prototype]] internal property of the String constructor is the standard built-in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33824" w:name="_Hlt424534372"/>
      <w:bookmarkStart w:id="33825" w:name="_Toc382291630"/>
      <w:bookmarkStart w:id="33826" w:name="_Toc385672310"/>
      <w:bookmarkStart w:id="33827" w:name="_Ref393613870"/>
      <w:bookmarkStart w:id="33828" w:name="_Toc393690426"/>
      <w:bookmarkStart w:id="33829" w:name="_Ref404502444"/>
      <w:bookmarkStart w:id="33830" w:name="_Ref404502469"/>
      <w:bookmarkEnd w:id="33824"/>
    </w:p>
    <w:p w:rsidR="004C02EF" w:rsidRPr="00E77497" w:rsidRDefault="004C02EF" w:rsidP="004C02EF">
      <w:pPr>
        <w:pStyle w:val="Heading4"/>
        <w:numPr>
          <w:ilvl w:val="0"/>
          <w:numId w:val="0"/>
        </w:numPr>
      </w:pPr>
      <w:bookmarkStart w:id="33831" w:name="_Hlt424535880"/>
      <w:bookmarkStart w:id="33832" w:name="_Ref424534397"/>
      <w:bookmarkEnd w:id="33831"/>
      <w:r w:rsidRPr="00E77497">
        <w:t>15.5.3.1</w:t>
      </w:r>
      <w:r w:rsidRPr="00E77497">
        <w:tab/>
        <w:t>String.prototyp</w:t>
      </w:r>
      <w:bookmarkEnd w:id="33825"/>
      <w:bookmarkEnd w:id="33826"/>
      <w:bookmarkEnd w:id="33827"/>
      <w:bookmarkEnd w:id="33828"/>
      <w:bookmarkEnd w:id="33829"/>
      <w:bookmarkEnd w:id="33830"/>
      <w:r w:rsidRPr="00E77497">
        <w:t>e</w:t>
      </w:r>
      <w:bookmarkEnd w:id="33832"/>
    </w:p>
    <w:p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3833" w:name="_Toc393690427"/>
    </w:p>
    <w:p w:rsidR="004C02EF" w:rsidRPr="00E77497" w:rsidRDefault="004C02EF" w:rsidP="004C02EF">
      <w:pPr>
        <w:pStyle w:val="Heading4"/>
        <w:numPr>
          <w:ilvl w:val="0"/>
          <w:numId w:val="0"/>
        </w:numPr>
      </w:pPr>
      <w:bookmarkStart w:id="33834" w:name="_Ref457705192"/>
      <w:r w:rsidRPr="00E77497">
        <w:t>15.5.3.2</w:t>
      </w:r>
      <w:r w:rsidRPr="00E77497">
        <w:tab/>
        <w:t>String.</w:t>
      </w:r>
      <w:commentRangeStart w:id="33835"/>
      <w:r w:rsidRPr="00E77497">
        <w:t>fromCharCode</w:t>
      </w:r>
      <w:commentRangeEnd w:id="33835"/>
      <w:r w:rsidR="006F5ACA">
        <w:rPr>
          <w:rStyle w:val="CommentReference"/>
          <w:b w:val="0"/>
        </w:rPr>
        <w:commentReference w:id="33835"/>
      </w:r>
      <w:r w:rsidRPr="00E77497">
        <w:t xml:space="preserve"> ( </w:t>
      </w:r>
      <w:del w:id="33836" w:author="Rev 9 Allen Wirfs-Brock" w:date="2012-07-06T16:50:00Z">
        <w:r w:rsidRPr="00E77497" w:rsidDel="00C22964">
          <w:delText xml:space="preserve">[ </w:delText>
        </w:r>
      </w:del>
      <w:ins w:id="33837" w:author="Rev 9 Allen Wirfs-Brock" w:date="2012-07-06T16:50:00Z">
        <w:r w:rsidR="00C22964">
          <w:t>…codeUnits</w:t>
        </w:r>
      </w:ins>
      <w:del w:id="33838" w:author="Rev 9 Allen Wirfs-Brock" w:date="2012-07-06T16:50:00Z">
        <w:r w:rsidRPr="00E77497" w:rsidDel="00C22964">
          <w:delText xml:space="preserve">char0 [ , char1 [ , </w:delText>
        </w:r>
        <w:bookmarkEnd w:id="33833"/>
        <w:r w:rsidRPr="00E77497" w:rsidDel="00C22964">
          <w:rPr>
            <w:snapToGrid w:val="0"/>
          </w:rPr>
          <w:delText xml:space="preserve">… ] ] ] </w:delText>
        </w:r>
      </w:del>
      <w:r w:rsidRPr="00E77497">
        <w:t>)</w:t>
      </w:r>
      <w:bookmarkEnd w:id="33834"/>
    </w:p>
    <w:p w:rsidR="004C02EF" w:rsidRPr="00E77497" w:rsidDel="00857485" w:rsidRDefault="004C02EF" w:rsidP="004C02EF">
      <w:pPr>
        <w:rPr>
          <w:del w:id="33839" w:author="Rev 9 Allen Wirfs-Brock" w:date="2012-07-06T17:11:00Z"/>
        </w:rPr>
      </w:pPr>
      <w:del w:id="33840" w:author="Rev 9 Allen Wirfs-Brock" w:date="2012-07-06T17:11:00Z">
        <w:r w:rsidRPr="00E77497" w:rsidDel="00857485">
          <w:delText xml:space="preserve">Returns a String value containing as many </w:delText>
        </w:r>
      </w:del>
      <w:del w:id="33841" w:author="Rev 9 Allen Wirfs-Brock" w:date="2012-07-06T16:50:00Z">
        <w:r w:rsidRPr="00E77497" w:rsidDel="00C22964">
          <w:delText xml:space="preserve">characters </w:delText>
        </w:r>
      </w:del>
      <w:del w:id="33842" w:author="Rev 9 Allen Wirfs-Brock" w:date="2012-07-06T17:11:00Z">
        <w:r w:rsidRPr="00E77497" w:rsidDel="00857485">
          <w:delText>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delText>
        </w:r>
        <w:bookmarkStart w:id="33843" w:name="_Toc385672312"/>
        <w:bookmarkStart w:id="33844" w:name="_Ref393609348"/>
        <w:bookmarkStart w:id="33845" w:name="_Toc393690428"/>
        <w:bookmarkStart w:id="33846" w:name="_Ref404502484"/>
      </w:del>
    </w:p>
    <w:p w:rsidR="00C22964" w:rsidRPr="00E77497" w:rsidRDefault="00857485" w:rsidP="00C22964">
      <w:pPr>
        <w:rPr>
          <w:ins w:id="33847" w:author="Rev 9 Allen Wirfs-Brock" w:date="2012-07-06T16:52:00Z"/>
        </w:rPr>
      </w:pPr>
      <w:bookmarkStart w:id="33848" w:name="_Ref424535900"/>
      <w:ins w:id="33849" w:author="Rev 9 Allen Wirfs-Brock" w:date="2012-07-06T17:11:00Z">
        <w:r>
          <w:t>T</w:t>
        </w:r>
      </w:ins>
      <w:ins w:id="33850" w:author="Rev 9 Allen Wirfs-Brock" w:date="2012-07-06T16:52:00Z">
        <w:r w:rsidR="00C22964" w:rsidRPr="00E77497">
          <w:t xml:space="preserve">he </w:t>
        </w:r>
      </w:ins>
      <w:ins w:id="33851" w:author="Rev 9 Allen Wirfs-Brock" w:date="2012-07-06T17:47:00Z">
        <w:r w:rsidR="00EA11C5" w:rsidRPr="006F5ACA">
          <w:rPr>
            <w:rFonts w:ascii="Courier New" w:hAnsi="Courier New" w:cs="Courier New"/>
            <w:b/>
          </w:rPr>
          <w:t>String.</w:t>
        </w:r>
      </w:ins>
      <w:ins w:id="33852" w:author="Rev 9 Allen Wirfs-Brock" w:date="2012-07-06T16:52:00Z">
        <w:r w:rsidR="00C22964" w:rsidRPr="00857485">
          <w:rPr>
            <w:rFonts w:ascii="Courier New" w:hAnsi="Courier New" w:cs="Courier New"/>
            <w:b/>
          </w:rPr>
          <w:t>fromCharCode</w:t>
        </w:r>
        <w:r w:rsidR="00C22964" w:rsidRPr="00E77497">
          <w:t xml:space="preserve"> </w:t>
        </w:r>
      </w:ins>
      <w:ins w:id="33853" w:author="Rev 9 Allen Wirfs-Brock" w:date="2012-07-06T16:53:00Z">
        <w:r w:rsidR="00C22964">
          <w:t>function</w:t>
        </w:r>
      </w:ins>
      <w:ins w:id="33854" w:author="Rev 9 Allen Wirfs-Brock" w:date="2012-07-06T16:52:00Z">
        <w:r w:rsidR="00C22964" w:rsidRPr="00E77497">
          <w:t xml:space="preserve"> </w:t>
        </w:r>
      </w:ins>
      <w:ins w:id="33855" w:author="Rev 9 Allen Wirfs-Brock" w:date="2012-07-06T17:11:00Z">
        <w:r>
          <w:t>may be called with a variable number of arguments which form</w:t>
        </w:r>
      </w:ins>
      <w:ins w:id="33856" w:author="Rev 9 Allen Wirfs-Brock" w:date="2012-07-06T16:52:00Z">
        <w:r w:rsidR="00C22964" w:rsidRPr="00E77497">
          <w:t xml:space="preserve"> </w:t>
        </w:r>
      </w:ins>
      <w:ins w:id="33857" w:author="Rev 9 Allen Wirfs-Brock" w:date="2012-07-06T17:12:00Z">
        <w:r>
          <w:t>the</w:t>
        </w:r>
      </w:ins>
      <w:ins w:id="33858" w:author="Rev 9 Allen Wirfs-Brock" w:date="2012-07-06T16:52:00Z">
        <w:r w:rsidR="00C22964" w:rsidRPr="00E77497">
          <w:t xml:space="preserve"> </w:t>
        </w:r>
      </w:ins>
      <w:ins w:id="33859" w:author="Rev 9 Allen Wirfs-Brock" w:date="2012-07-06T16:53:00Z">
        <w:r w:rsidR="00C22964">
          <w:t xml:space="preserve">rest parameter </w:t>
        </w:r>
        <w:r w:rsidR="00C22964">
          <w:rPr>
            <w:rFonts w:ascii="Times New Roman" w:hAnsi="Times New Roman"/>
            <w:i/>
          </w:rPr>
          <w:t>codeUnits</w:t>
        </w:r>
      </w:ins>
      <w:ins w:id="33860" w:author="Rev 9 Allen Wirfs-Brock" w:date="2012-07-06T17:12:00Z">
        <w:r>
          <w:t>.</w:t>
        </w:r>
      </w:ins>
      <w:ins w:id="33861" w:author="Rev 9 Allen Wirfs-Brock" w:date="2012-07-06T16:52:00Z">
        <w:r w:rsidR="00C22964" w:rsidRPr="00E77497">
          <w:t xml:space="preserve"> </w:t>
        </w:r>
      </w:ins>
      <w:ins w:id="33862" w:author="Rev 9 Allen Wirfs-Brock" w:date="2012-07-06T17:12:00Z">
        <w:r>
          <w:t>The</w:t>
        </w:r>
      </w:ins>
      <w:ins w:id="33863" w:author="Rev 9 Allen Wirfs-Brock" w:date="2012-07-06T16:52:00Z">
        <w:r w:rsidR="00C22964" w:rsidRPr="00E77497">
          <w:t xml:space="preserve"> following steps are taken:</w:t>
        </w:r>
      </w:ins>
    </w:p>
    <w:p w:rsidR="00C22964" w:rsidRDefault="00C22964" w:rsidP="00C22964">
      <w:pPr>
        <w:pStyle w:val="Alg4"/>
        <w:numPr>
          <w:ilvl w:val="0"/>
          <w:numId w:val="222"/>
        </w:numPr>
        <w:rPr>
          <w:ins w:id="33864" w:author="Rev 9 Allen Wirfs-Brock" w:date="2012-07-06T16:54:00Z"/>
        </w:rPr>
      </w:pPr>
      <w:ins w:id="33865" w:author="Rev 9 Allen Wirfs-Brock" w:date="2012-07-06T16:54:00Z">
        <w:r>
          <w:t xml:space="preserve">Assert: </w:t>
        </w:r>
        <w:r w:rsidRPr="00857485">
          <w:rPr>
            <w:i/>
          </w:rPr>
          <w:t>codeUnits</w:t>
        </w:r>
        <w:r>
          <w:t xml:space="preserve"> is a well-formed rest parameter object.</w:t>
        </w:r>
      </w:ins>
    </w:p>
    <w:p w:rsidR="00C22964" w:rsidRPr="00E77497" w:rsidRDefault="00C22964" w:rsidP="00C22964">
      <w:pPr>
        <w:pStyle w:val="Alg4"/>
        <w:numPr>
          <w:ilvl w:val="0"/>
          <w:numId w:val="222"/>
        </w:numPr>
        <w:rPr>
          <w:ins w:id="33866" w:author="Rev 9 Allen Wirfs-Brock" w:date="2012-07-06T16:52:00Z"/>
        </w:rPr>
      </w:pPr>
      <w:ins w:id="33867" w:author="Rev 9 Allen Wirfs-Brock" w:date="2012-07-06T16:54:00Z">
        <w:r>
          <w:t xml:space="preserve">Let </w:t>
        </w:r>
        <w:r w:rsidRPr="00857485">
          <w:rPr>
            <w:i/>
          </w:rPr>
          <w:t>length</w:t>
        </w:r>
        <w:r>
          <w:t xml:space="preserve"> be </w:t>
        </w:r>
      </w:ins>
      <w:ins w:id="33868" w:author="Rev 9 Allen Wirfs-Brock" w:date="2012-07-06T16:55:00Z">
        <w:r>
          <w:t>the result</w:t>
        </w:r>
        <w:del w:id="33869" w:author="Rev 10 Allen Wirfs-Brock" w:date="2012-08-13T16:20:00Z">
          <w:r w:rsidDel="0003414D">
            <w:delText>ing</w:delText>
          </w:r>
        </w:del>
        <w:r>
          <w:t xml:space="preserve"> of calling the [[Get]] internal method of </w:t>
        </w:r>
        <w:r w:rsidRPr="00857485">
          <w:rPr>
            <w:i/>
          </w:rPr>
          <w:t>codeUnits</w:t>
        </w:r>
        <w:r>
          <w:t xml:space="preserve"> with argument </w:t>
        </w:r>
      </w:ins>
      <w:ins w:id="33870" w:author="Rev 9 Allen Wirfs-Brock" w:date="2012-07-06T16:56:00Z">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rsidR="00C22964" w:rsidRPr="00E77497" w:rsidRDefault="00C22964" w:rsidP="00C22964">
      <w:pPr>
        <w:pStyle w:val="Alg4"/>
        <w:numPr>
          <w:ilvl w:val="0"/>
          <w:numId w:val="222"/>
        </w:numPr>
        <w:rPr>
          <w:ins w:id="33871" w:author="Rev 9 Allen Wirfs-Brock" w:date="2012-07-06T16:52:00Z"/>
        </w:rPr>
      </w:pPr>
      <w:ins w:id="33872" w:author="Rev 9 Allen Wirfs-Brock" w:date="2012-07-06T16:57:00Z">
        <w:r>
          <w:t xml:space="preserve">Let </w:t>
        </w:r>
        <w:r w:rsidRPr="00857485">
          <w:rPr>
            <w:i/>
          </w:rPr>
          <w:t>elements</w:t>
        </w:r>
        <w:r>
          <w:t xml:space="preserve"> be  a new List.</w:t>
        </w:r>
      </w:ins>
    </w:p>
    <w:p w:rsidR="00C22964" w:rsidRDefault="00C22964" w:rsidP="00C22964">
      <w:pPr>
        <w:pStyle w:val="Alg4"/>
        <w:numPr>
          <w:ilvl w:val="0"/>
          <w:numId w:val="222"/>
        </w:numPr>
        <w:contextualSpacing/>
        <w:rPr>
          <w:ins w:id="33873" w:author="Rev 9 Allen Wirfs-Brock" w:date="2012-07-06T16:58:00Z"/>
        </w:rPr>
      </w:pPr>
      <w:ins w:id="33874" w:author="Rev 9 Allen Wirfs-Brock" w:date="2012-07-06T16:58:00Z">
        <w:r>
          <w:t xml:space="preserve">Let </w:t>
        </w:r>
        <w:r w:rsidRPr="00857485">
          <w:rPr>
            <w:i/>
          </w:rPr>
          <w:t>nextIndex</w:t>
        </w:r>
        <w:r>
          <w:t xml:space="preserve"> be 0.</w:t>
        </w:r>
      </w:ins>
    </w:p>
    <w:p w:rsidR="00C22964" w:rsidRPr="00E77497" w:rsidRDefault="00C22964" w:rsidP="00C22964">
      <w:pPr>
        <w:pStyle w:val="Alg4"/>
        <w:numPr>
          <w:ilvl w:val="0"/>
          <w:numId w:val="222"/>
        </w:numPr>
        <w:contextualSpacing/>
        <w:rPr>
          <w:ins w:id="33875" w:author="Rev 9 Allen Wirfs-Brock" w:date="2012-07-06T16:52:00Z"/>
        </w:rPr>
      </w:pPr>
      <w:ins w:id="33876" w:author="Rev 9 Allen Wirfs-Brock" w:date="2012-07-06T16:59:00Z">
        <w:r>
          <w:t xml:space="preserve">Repeat while </w:t>
        </w:r>
        <w:r w:rsidRPr="00857485">
          <w:rPr>
            <w:i/>
          </w:rPr>
          <w:t>nextIndex</w:t>
        </w:r>
      </w:ins>
      <w:ins w:id="33877" w:author="Rev 9 Allen Wirfs-Brock" w:date="2012-07-06T17:00:00Z">
        <w:r>
          <w:t xml:space="preserve"> </w:t>
        </w:r>
      </w:ins>
      <w:ins w:id="33878" w:author="Rev 9 Allen Wirfs-Brock" w:date="2012-07-06T16:59:00Z">
        <w:r>
          <w:t>&lt;</w:t>
        </w:r>
      </w:ins>
      <w:ins w:id="33879" w:author="Rev 9 Allen Wirfs-Brock" w:date="2012-07-06T17:00:00Z">
        <w:r>
          <w:t xml:space="preserve"> </w:t>
        </w:r>
        <w:r w:rsidRPr="00857485">
          <w:rPr>
            <w:i/>
          </w:rPr>
          <w:t>length</w:t>
        </w:r>
      </w:ins>
    </w:p>
    <w:p w:rsidR="00C22964" w:rsidRPr="00E77497" w:rsidRDefault="005009C2" w:rsidP="00857485">
      <w:pPr>
        <w:pStyle w:val="Alg4"/>
        <w:numPr>
          <w:ilvl w:val="1"/>
          <w:numId w:val="222"/>
        </w:numPr>
        <w:rPr>
          <w:ins w:id="33880" w:author="Rev 9 Allen Wirfs-Brock" w:date="2012-07-06T16:52:00Z"/>
        </w:rPr>
      </w:pPr>
      <w:ins w:id="33881" w:author="Rev 9 Allen Wirfs-Brock" w:date="2012-07-06T17:00:00Z">
        <w:r>
          <w:t xml:space="preserve">Let </w:t>
        </w:r>
        <w:r w:rsidRPr="00857485">
          <w:rPr>
            <w:i/>
          </w:rPr>
          <w:t>next</w:t>
        </w:r>
        <w:r>
          <w:t xml:space="preserve"> be the result of calling the [[Get]]</w:t>
        </w:r>
      </w:ins>
      <w:ins w:id="33882" w:author="Rev 9 Allen Wirfs-Brock" w:date="2012-07-06T17:01:00Z">
        <w:r w:rsidRPr="005009C2">
          <w:t xml:space="preserve"> </w:t>
        </w:r>
        <w:r>
          <w:t xml:space="preserve">internal method of </w:t>
        </w:r>
        <w:r w:rsidRPr="00857485">
          <w:rPr>
            <w:i/>
          </w:rPr>
          <w:t>codeUnits</w:t>
        </w:r>
        <w:r>
          <w:t xml:space="preserve"> with argument ToString(</w:t>
        </w:r>
        <w:r w:rsidRPr="00857485">
          <w:rPr>
            <w:i/>
          </w:rPr>
          <w:t>nextIndex</w:t>
        </w:r>
        <w:r>
          <w:t>)</w:t>
        </w:r>
      </w:ins>
      <w:ins w:id="33883" w:author="Rev 9 Allen Wirfs-Brock" w:date="2012-07-06T17:02:00Z">
        <w:r w:rsidRPr="00857485">
          <w:t>.</w:t>
        </w:r>
      </w:ins>
    </w:p>
    <w:p w:rsidR="005009C2" w:rsidRPr="005009C2" w:rsidRDefault="005009C2" w:rsidP="00857485">
      <w:pPr>
        <w:pStyle w:val="Alg4"/>
        <w:numPr>
          <w:ilvl w:val="1"/>
          <w:numId w:val="222"/>
        </w:numPr>
        <w:contextualSpacing/>
        <w:rPr>
          <w:ins w:id="33884" w:author="Rev 9 Allen Wirfs-Brock" w:date="2012-07-06T17:02:00Z"/>
        </w:rPr>
      </w:pPr>
      <w:ins w:id="33885" w:author="Rev 9 Allen Wirfs-Brock" w:date="2012-07-06T17:02:00Z">
        <w:r>
          <w:t xml:space="preserve">Let </w:t>
        </w:r>
        <w:r w:rsidRPr="00857485">
          <w:rPr>
            <w:i/>
          </w:rPr>
          <w:t>nextCU</w:t>
        </w:r>
        <w:r>
          <w:t xml:space="preserve"> be ToUint16(</w:t>
        </w:r>
        <w:r w:rsidRPr="00857485">
          <w:rPr>
            <w:i/>
          </w:rPr>
          <w:t>next</w:t>
        </w:r>
      </w:ins>
      <w:ins w:id="33886" w:author="Rev 9 Allen Wirfs-Brock" w:date="2012-07-06T17:23:00Z">
        <w:r w:rsidR="00F67D68">
          <w:t>)</w:t>
        </w:r>
      </w:ins>
      <w:ins w:id="33887" w:author="Rev 9 Allen Wirfs-Brock" w:date="2012-07-06T17:04:00Z">
        <w:r>
          <w:t>.</w:t>
        </w:r>
      </w:ins>
    </w:p>
    <w:p w:rsidR="005009C2" w:rsidRDefault="005009C2" w:rsidP="00857485">
      <w:pPr>
        <w:pStyle w:val="Alg4"/>
        <w:numPr>
          <w:ilvl w:val="1"/>
          <w:numId w:val="222"/>
        </w:numPr>
        <w:contextualSpacing/>
        <w:rPr>
          <w:ins w:id="33888" w:author="Rev 9 Allen Wirfs-Brock" w:date="2012-07-06T17:04:00Z"/>
        </w:rPr>
      </w:pPr>
      <w:ins w:id="33889" w:author="Rev 9 Allen Wirfs-Brock" w:date="2012-07-06T17:04:00Z">
        <w:r>
          <w:t>ReturnIfAbrupt(</w:t>
        </w:r>
        <w:r w:rsidRPr="00857485">
          <w:rPr>
            <w:i/>
          </w:rPr>
          <w:t>nextCU</w:t>
        </w:r>
        <w:r>
          <w:t>).</w:t>
        </w:r>
      </w:ins>
    </w:p>
    <w:p w:rsidR="005009C2" w:rsidRDefault="005009C2" w:rsidP="00857485">
      <w:pPr>
        <w:pStyle w:val="Alg4"/>
        <w:numPr>
          <w:ilvl w:val="1"/>
          <w:numId w:val="222"/>
        </w:numPr>
        <w:contextualSpacing/>
        <w:rPr>
          <w:ins w:id="33890" w:author="Rev 9 Allen Wirfs-Brock" w:date="2012-07-06T17:05:00Z"/>
        </w:rPr>
      </w:pPr>
      <w:ins w:id="33891" w:author="Rev 9 Allen Wirfs-Brock" w:date="2012-07-06T17:05:00Z">
        <w:r>
          <w:t xml:space="preserve">Append </w:t>
        </w:r>
        <w:r w:rsidRPr="00857485">
          <w:rPr>
            <w:i/>
          </w:rPr>
          <w:t>nextCU</w:t>
        </w:r>
        <w:r>
          <w:t xml:space="preserve"> to the end of </w:t>
        </w:r>
        <w:r w:rsidRPr="00857485">
          <w:rPr>
            <w:i/>
          </w:rPr>
          <w:t>elements</w:t>
        </w:r>
        <w:r>
          <w:t>.</w:t>
        </w:r>
      </w:ins>
    </w:p>
    <w:p w:rsidR="005009C2" w:rsidRDefault="005009C2" w:rsidP="00857485">
      <w:pPr>
        <w:pStyle w:val="Alg4"/>
        <w:numPr>
          <w:ilvl w:val="1"/>
          <w:numId w:val="222"/>
        </w:numPr>
        <w:contextualSpacing/>
        <w:rPr>
          <w:ins w:id="33892" w:author="Rev 9 Allen Wirfs-Brock" w:date="2012-07-06T17:05:00Z"/>
        </w:rPr>
      </w:pPr>
      <w:ins w:id="33893" w:author="Rev 9 Allen Wirfs-Brock" w:date="2012-07-06T17:05:00Z">
        <w:r>
          <w:t xml:space="preserve">Let </w:t>
        </w:r>
        <w:r w:rsidRPr="00857485">
          <w:rPr>
            <w:i/>
          </w:rPr>
          <w:t>nextIndex</w:t>
        </w:r>
        <w:r>
          <w:t xml:space="preserve"> be </w:t>
        </w:r>
        <w:r w:rsidRPr="00857485">
          <w:rPr>
            <w:i/>
          </w:rPr>
          <w:t>nextIndex</w:t>
        </w:r>
        <w:r>
          <w:t xml:space="preserve"> + 1.</w:t>
        </w:r>
      </w:ins>
    </w:p>
    <w:p w:rsidR="00C22964" w:rsidRPr="00E77497" w:rsidRDefault="00C22964" w:rsidP="00857485">
      <w:pPr>
        <w:pStyle w:val="Alg4"/>
        <w:numPr>
          <w:ilvl w:val="0"/>
          <w:numId w:val="222"/>
        </w:numPr>
        <w:spacing w:after="240"/>
        <w:rPr>
          <w:ins w:id="33894" w:author="Rev 9 Allen Wirfs-Brock" w:date="2012-07-06T16:52:00Z"/>
        </w:rPr>
      </w:pPr>
      <w:ins w:id="33895" w:author="Rev 9 Allen Wirfs-Brock" w:date="2012-07-06T16:52:00Z">
        <w:r>
          <w:t>Return</w:t>
        </w:r>
      </w:ins>
      <w:ins w:id="33896" w:author="Rev 9 Allen Wirfs-Brock" w:date="2012-07-06T17:06:00Z">
        <w:r w:rsidR="005009C2">
          <w:t xml:space="preserve"> the string value whose elements are, in order, the elements in the List </w:t>
        </w:r>
        <w:r w:rsidR="005009C2" w:rsidRPr="00857485">
          <w:rPr>
            <w:i/>
          </w:rPr>
          <w:t>elements</w:t>
        </w:r>
        <w:r w:rsidR="005009C2">
          <w:t>.</w:t>
        </w:r>
      </w:ins>
      <w:ins w:id="33897" w:author="Rev 9 Allen Wirfs-Brock" w:date="2012-07-06T17:10:00Z">
        <w:r w:rsidR="005009C2">
          <w:t xml:space="preserve"> If </w:t>
        </w:r>
        <w:r w:rsidR="005009C2" w:rsidRPr="00857485">
          <w:rPr>
            <w:i/>
          </w:rPr>
          <w:t>length</w:t>
        </w:r>
        <w:r w:rsidR="005009C2">
          <w:t xml:space="preserve"> is 0, the empty string is returned.</w:t>
        </w:r>
      </w:ins>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rsidR="00857485" w:rsidRPr="00E77497" w:rsidRDefault="00857485" w:rsidP="00857485">
      <w:pPr>
        <w:pStyle w:val="Heading4"/>
        <w:numPr>
          <w:ilvl w:val="0"/>
          <w:numId w:val="0"/>
        </w:numPr>
        <w:rPr>
          <w:ins w:id="33898" w:author="Rev 9 Allen Wirfs-Brock" w:date="2012-07-06T17:14:00Z"/>
        </w:rPr>
      </w:pPr>
      <w:bookmarkStart w:id="33899" w:name="_Ref457704247"/>
      <w:bookmarkStart w:id="33900" w:name="_Toc472818930"/>
      <w:bookmarkStart w:id="33901" w:name="_Toc235503508"/>
      <w:bookmarkStart w:id="33902" w:name="_Toc241509283"/>
      <w:bookmarkStart w:id="33903" w:name="_Toc244416770"/>
      <w:bookmarkStart w:id="33904" w:name="_Toc276631134"/>
      <w:ins w:id="33905" w:author="Rev 9 Allen Wirfs-Brock" w:date="2012-07-06T17:14:00Z">
        <w:r w:rsidRPr="00E77497">
          <w:t>15.5.3.</w:t>
        </w:r>
      </w:ins>
      <w:ins w:id="33906" w:author="Rev 9 Allen Wirfs-Brock" w:date="2012-07-06T17:45:00Z">
        <w:r w:rsidR="00EA11C5">
          <w:t>3</w:t>
        </w:r>
      </w:ins>
      <w:ins w:id="33907" w:author="Rev 9 Allen Wirfs-Brock" w:date="2012-07-06T17:14:00Z">
        <w:r w:rsidRPr="00E77497">
          <w:tab/>
          <w:t>String.from</w:t>
        </w:r>
      </w:ins>
      <w:ins w:id="33908" w:author="Rev 9 Allen Wirfs-Brock" w:date="2012-07-06T17:15:00Z">
        <w:r>
          <w:t>CodePoint</w:t>
        </w:r>
      </w:ins>
      <w:ins w:id="33909" w:author="Rev 9 Allen Wirfs-Brock" w:date="2012-07-06T17:14:00Z">
        <w:r w:rsidRPr="00E77497">
          <w:t xml:space="preserve"> ( </w:t>
        </w:r>
        <w:r>
          <w:t>…code</w:t>
        </w:r>
      </w:ins>
      <w:ins w:id="33910" w:author="Rev 9 Allen Wirfs-Brock" w:date="2012-07-06T17:15:00Z">
        <w:r>
          <w:t>Points</w:t>
        </w:r>
      </w:ins>
      <w:ins w:id="33911" w:author="Rev 9 Allen Wirfs-Brock" w:date="2012-07-06T17:14:00Z">
        <w:r w:rsidRPr="00E77497">
          <w:t>)</w:t>
        </w:r>
      </w:ins>
    </w:p>
    <w:p w:rsidR="00857485" w:rsidRPr="00E77497" w:rsidRDefault="00857485" w:rsidP="00857485">
      <w:pPr>
        <w:rPr>
          <w:ins w:id="33912" w:author="Rev 9 Allen Wirfs-Brock" w:date="2012-07-06T17:14:00Z"/>
        </w:rPr>
      </w:pPr>
      <w:ins w:id="33913" w:author="Rev 9 Allen Wirfs-Brock" w:date="2012-07-06T17:14:00Z">
        <w:r>
          <w:t>T</w:t>
        </w:r>
        <w:r w:rsidRPr="00E77497">
          <w:t xml:space="preserve">he </w:t>
        </w:r>
      </w:ins>
      <w:ins w:id="33914" w:author="Rev 9 Allen Wirfs-Brock" w:date="2012-07-06T17:47:00Z">
        <w:r w:rsidR="00EA11C5" w:rsidRPr="006F5ACA">
          <w:rPr>
            <w:rFonts w:ascii="Courier New" w:hAnsi="Courier New" w:cs="Courier New"/>
            <w:b/>
          </w:rPr>
          <w:t>String.</w:t>
        </w:r>
      </w:ins>
      <w:ins w:id="33915" w:author="Rev 9 Allen Wirfs-Brock" w:date="2012-07-06T17:14:00Z">
        <w:r w:rsidRPr="00857485">
          <w:rPr>
            <w:rFonts w:ascii="Courier New" w:hAnsi="Courier New" w:cs="Courier New"/>
            <w:b/>
          </w:rPr>
          <w:t>from</w:t>
        </w:r>
        <w:del w:id="33916" w:author="Rev 10 Allen Wirfs-Brock" w:date="2012-08-30T15:54:00Z">
          <w:r w:rsidRPr="00857485" w:rsidDel="00102602">
            <w:rPr>
              <w:rFonts w:ascii="Courier New" w:hAnsi="Courier New" w:cs="Courier New"/>
              <w:b/>
            </w:rPr>
            <w:delText>CharCode</w:delText>
          </w:r>
        </w:del>
      </w:ins>
      <w:ins w:id="33917" w:author="Rev 10 Allen Wirfs-Brock" w:date="2012-08-30T15:54:00Z">
        <w:r w:rsidR="00102602">
          <w:rPr>
            <w:rFonts w:ascii="Courier New" w:hAnsi="Courier New" w:cs="Courier New"/>
            <w:b/>
          </w:rPr>
          <w:t>CodePoint</w:t>
        </w:r>
      </w:ins>
      <w:ins w:id="33918" w:author="Rev 9 Allen Wirfs-Brock" w:date="2012-07-06T17:14:00Z">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w:t>
        </w:r>
      </w:ins>
      <w:ins w:id="33919" w:author="Rev 9 Allen Wirfs-Brock" w:date="2012-07-06T17:15:00Z">
        <w:r>
          <w:rPr>
            <w:rFonts w:ascii="Times New Roman" w:hAnsi="Times New Roman"/>
            <w:i/>
          </w:rPr>
          <w:t>Points</w:t>
        </w:r>
      </w:ins>
      <w:ins w:id="33920" w:author="Rev 9 Allen Wirfs-Brock" w:date="2012-07-06T17:14:00Z">
        <w:r>
          <w:t>.</w:t>
        </w:r>
        <w:r w:rsidRPr="00E77497">
          <w:t xml:space="preserve"> </w:t>
        </w:r>
        <w:r>
          <w:t>The</w:t>
        </w:r>
        <w:r w:rsidRPr="00E77497">
          <w:t xml:space="preserve"> following steps are taken:</w:t>
        </w:r>
      </w:ins>
    </w:p>
    <w:p w:rsidR="00857485" w:rsidRDefault="00857485" w:rsidP="006F5ACA">
      <w:pPr>
        <w:pStyle w:val="Alg4"/>
        <w:numPr>
          <w:ilvl w:val="0"/>
          <w:numId w:val="909"/>
        </w:numPr>
        <w:rPr>
          <w:ins w:id="33921" w:author="Rev 9 Allen Wirfs-Brock" w:date="2012-07-06T17:14:00Z"/>
        </w:rPr>
      </w:pPr>
      <w:ins w:id="33922" w:author="Rev 9 Allen Wirfs-Brock" w:date="2012-07-06T17:14:00Z">
        <w:r>
          <w:t xml:space="preserve">Assert: </w:t>
        </w:r>
        <w:r w:rsidRPr="00857485">
          <w:rPr>
            <w:i/>
          </w:rPr>
          <w:t>code</w:t>
        </w:r>
        <w:del w:id="33923" w:author="Rev 10 Allen Wirfs-Brock" w:date="2012-08-30T15:55:00Z">
          <w:r w:rsidRPr="00857485" w:rsidDel="00102602">
            <w:rPr>
              <w:i/>
            </w:rPr>
            <w:delText>Units</w:delText>
          </w:r>
        </w:del>
      </w:ins>
      <w:ins w:id="33924" w:author="Rev 10 Allen Wirfs-Brock" w:date="2012-08-30T15:55:00Z">
        <w:r w:rsidR="00102602">
          <w:rPr>
            <w:i/>
          </w:rPr>
          <w:t>Points</w:t>
        </w:r>
      </w:ins>
      <w:ins w:id="33925" w:author="Rev 9 Allen Wirfs-Brock" w:date="2012-07-06T17:14:00Z">
        <w:r>
          <w:t xml:space="preserve"> is a well-formed rest parameter object.</w:t>
        </w:r>
      </w:ins>
    </w:p>
    <w:p w:rsidR="00857485" w:rsidRPr="00E77497" w:rsidRDefault="00857485" w:rsidP="006F5ACA">
      <w:pPr>
        <w:pStyle w:val="Alg4"/>
        <w:numPr>
          <w:ilvl w:val="0"/>
          <w:numId w:val="909"/>
        </w:numPr>
        <w:rPr>
          <w:ins w:id="33926" w:author="Rev 9 Allen Wirfs-Brock" w:date="2012-07-06T17:14:00Z"/>
        </w:rPr>
      </w:pPr>
      <w:ins w:id="33927" w:author="Rev 9 Allen Wirfs-Brock" w:date="2012-07-06T17:14:00Z">
        <w:r>
          <w:t xml:space="preserve">Let </w:t>
        </w:r>
        <w:r w:rsidRPr="00857485">
          <w:rPr>
            <w:i/>
          </w:rPr>
          <w:t>length</w:t>
        </w:r>
        <w:r>
          <w:t xml:space="preserve"> be the result</w:t>
        </w:r>
        <w:del w:id="33928" w:author="Rev 10 Allen Wirfs-Brock" w:date="2012-08-13T16:20:00Z">
          <w:r w:rsidDel="0003414D">
            <w:delText>ing</w:delText>
          </w:r>
        </w:del>
        <w:r>
          <w:t xml:space="preserve"> of calling the [[Get]] internal method of </w:t>
        </w:r>
        <w:r w:rsidRPr="00857485">
          <w:rPr>
            <w:i/>
          </w:rPr>
          <w:t>code</w:t>
        </w:r>
        <w:del w:id="33929" w:author="Rev 10 Allen Wirfs-Brock" w:date="2012-08-30T15:55:00Z">
          <w:r w:rsidRPr="00857485" w:rsidDel="00102602">
            <w:rPr>
              <w:i/>
            </w:rPr>
            <w:delText>Units</w:delText>
          </w:r>
        </w:del>
      </w:ins>
      <w:ins w:id="33930" w:author="Rev 10 Allen Wirfs-Brock" w:date="2012-08-30T15:55:00Z">
        <w:r w:rsidR="00102602">
          <w:rPr>
            <w:i/>
          </w:rPr>
          <w:t>Points</w:t>
        </w:r>
      </w:ins>
      <w:ins w:id="33931" w:author="Rev 9 Allen Wirfs-Brock" w:date="2012-07-06T17:14: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rsidR="00857485" w:rsidRPr="00E77497" w:rsidRDefault="00857485" w:rsidP="006F5ACA">
      <w:pPr>
        <w:pStyle w:val="Alg4"/>
        <w:numPr>
          <w:ilvl w:val="0"/>
          <w:numId w:val="909"/>
        </w:numPr>
        <w:rPr>
          <w:ins w:id="33932" w:author="Rev 9 Allen Wirfs-Brock" w:date="2012-07-06T17:14:00Z"/>
        </w:rPr>
      </w:pPr>
      <w:ins w:id="33933" w:author="Rev 9 Allen Wirfs-Brock" w:date="2012-07-06T17:14:00Z">
        <w:r>
          <w:lastRenderedPageBreak/>
          <w:t xml:space="preserve">Let </w:t>
        </w:r>
        <w:r w:rsidRPr="00857485">
          <w:rPr>
            <w:i/>
          </w:rPr>
          <w:t>elements</w:t>
        </w:r>
        <w:r>
          <w:t xml:space="preserve"> be  a new List.</w:t>
        </w:r>
      </w:ins>
    </w:p>
    <w:p w:rsidR="00857485" w:rsidRDefault="00857485" w:rsidP="006F5ACA">
      <w:pPr>
        <w:pStyle w:val="Alg4"/>
        <w:numPr>
          <w:ilvl w:val="0"/>
          <w:numId w:val="909"/>
        </w:numPr>
        <w:contextualSpacing/>
        <w:rPr>
          <w:ins w:id="33934" w:author="Rev 9 Allen Wirfs-Brock" w:date="2012-07-06T17:14:00Z"/>
        </w:rPr>
      </w:pPr>
      <w:ins w:id="33935" w:author="Rev 9 Allen Wirfs-Brock" w:date="2012-07-06T17:14:00Z">
        <w:r>
          <w:t xml:space="preserve">Let </w:t>
        </w:r>
        <w:r w:rsidRPr="00857485">
          <w:rPr>
            <w:i/>
          </w:rPr>
          <w:t>nextIndex</w:t>
        </w:r>
        <w:r>
          <w:t xml:space="preserve"> be 0.</w:t>
        </w:r>
      </w:ins>
    </w:p>
    <w:p w:rsidR="00857485" w:rsidRPr="00E77497" w:rsidRDefault="00857485" w:rsidP="006F5ACA">
      <w:pPr>
        <w:pStyle w:val="Alg4"/>
        <w:numPr>
          <w:ilvl w:val="0"/>
          <w:numId w:val="909"/>
        </w:numPr>
        <w:contextualSpacing/>
        <w:rPr>
          <w:ins w:id="33936" w:author="Rev 9 Allen Wirfs-Brock" w:date="2012-07-06T17:14:00Z"/>
        </w:rPr>
      </w:pPr>
      <w:ins w:id="33937" w:author="Rev 9 Allen Wirfs-Brock" w:date="2012-07-06T17:14:00Z">
        <w:r>
          <w:t xml:space="preserve">Repeat while </w:t>
        </w:r>
        <w:r w:rsidRPr="00857485">
          <w:rPr>
            <w:i/>
          </w:rPr>
          <w:t>nextIndex</w:t>
        </w:r>
        <w:r>
          <w:t xml:space="preserve"> &lt; </w:t>
        </w:r>
        <w:r w:rsidRPr="00857485">
          <w:rPr>
            <w:i/>
          </w:rPr>
          <w:t>length</w:t>
        </w:r>
      </w:ins>
    </w:p>
    <w:p w:rsidR="00857485" w:rsidRPr="00E77497" w:rsidRDefault="00857485" w:rsidP="006F5ACA">
      <w:pPr>
        <w:pStyle w:val="Alg4"/>
        <w:numPr>
          <w:ilvl w:val="1"/>
          <w:numId w:val="909"/>
        </w:numPr>
        <w:rPr>
          <w:ins w:id="33938" w:author="Rev 9 Allen Wirfs-Brock" w:date="2012-07-06T17:14:00Z"/>
        </w:rPr>
      </w:pPr>
      <w:ins w:id="33939" w:author="Rev 9 Allen Wirfs-Brock" w:date="2012-07-06T17:14:00Z">
        <w:r>
          <w:t xml:space="preserve">Let </w:t>
        </w:r>
        <w:r w:rsidRPr="00857485">
          <w:rPr>
            <w:i/>
          </w:rPr>
          <w:t>next</w:t>
        </w:r>
        <w:r>
          <w:t xml:space="preserve"> be the result of calling the [[Get]]</w:t>
        </w:r>
        <w:r w:rsidRPr="005009C2">
          <w:t xml:space="preserve"> </w:t>
        </w:r>
        <w:r>
          <w:t xml:space="preserve">internal method of </w:t>
        </w:r>
        <w:r w:rsidRPr="00857485">
          <w:rPr>
            <w:i/>
          </w:rPr>
          <w:t>code</w:t>
        </w:r>
      </w:ins>
      <w:ins w:id="33940" w:author="Rev 9 Allen Wirfs-Brock" w:date="2012-07-06T17:22:00Z">
        <w:r w:rsidR="00F67D68">
          <w:rPr>
            <w:i/>
          </w:rPr>
          <w:t>Point</w:t>
        </w:r>
      </w:ins>
      <w:ins w:id="33941" w:author="Rev 10 Allen Wirfs-Brock" w:date="2012-08-30T15:57:00Z">
        <w:r w:rsidR="00BF1666">
          <w:rPr>
            <w:i/>
          </w:rPr>
          <w:t>s</w:t>
        </w:r>
      </w:ins>
      <w:ins w:id="33942" w:author="Rev 9 Allen Wirfs-Brock" w:date="2012-07-06T17:14:00Z">
        <w:r>
          <w:t xml:space="preserve"> with argument ToString(</w:t>
        </w:r>
        <w:r w:rsidRPr="00857485">
          <w:rPr>
            <w:i/>
          </w:rPr>
          <w:t>nextIndex</w:t>
        </w:r>
        <w:r>
          <w:t>)</w:t>
        </w:r>
        <w:r w:rsidRPr="00857485">
          <w:t>.</w:t>
        </w:r>
      </w:ins>
    </w:p>
    <w:p w:rsidR="00857485" w:rsidRPr="005009C2" w:rsidRDefault="00857485" w:rsidP="006F5ACA">
      <w:pPr>
        <w:pStyle w:val="Alg4"/>
        <w:numPr>
          <w:ilvl w:val="1"/>
          <w:numId w:val="909"/>
        </w:numPr>
        <w:contextualSpacing/>
        <w:rPr>
          <w:ins w:id="33943" w:author="Rev 9 Allen Wirfs-Brock" w:date="2012-07-06T17:14:00Z"/>
        </w:rPr>
      </w:pPr>
      <w:ins w:id="33944" w:author="Rev 9 Allen Wirfs-Brock" w:date="2012-07-06T17:14:00Z">
        <w:r>
          <w:t xml:space="preserve">Let </w:t>
        </w:r>
        <w:r w:rsidRPr="00857485">
          <w:rPr>
            <w:i/>
          </w:rPr>
          <w:t>nextC</w:t>
        </w:r>
      </w:ins>
      <w:ins w:id="33945" w:author="Rev 9 Allen Wirfs-Brock" w:date="2012-07-06T17:23:00Z">
        <w:r w:rsidR="00F67D68">
          <w:rPr>
            <w:i/>
          </w:rPr>
          <w:t>P</w:t>
        </w:r>
      </w:ins>
      <w:ins w:id="33946" w:author="Rev 9 Allen Wirfs-Brock" w:date="2012-07-06T17:14:00Z">
        <w:r>
          <w:t xml:space="preserve"> be To</w:t>
        </w:r>
      </w:ins>
      <w:ins w:id="33947" w:author="Rev 9 Allen Wirfs-Brock" w:date="2012-07-06T17:25:00Z">
        <w:r w:rsidR="00F67D68">
          <w:t>Number</w:t>
        </w:r>
      </w:ins>
      <w:ins w:id="33948" w:author="Rev 9 Allen Wirfs-Brock" w:date="2012-07-06T17:14:00Z">
        <w:r>
          <w:t>(</w:t>
        </w:r>
        <w:r w:rsidRPr="00857485">
          <w:rPr>
            <w:i/>
          </w:rPr>
          <w:t>next</w:t>
        </w:r>
      </w:ins>
      <w:ins w:id="33949" w:author="Rev 9 Allen Wirfs-Brock" w:date="2012-07-06T17:23:00Z">
        <w:r w:rsidR="00F67D68">
          <w:t>)</w:t>
        </w:r>
      </w:ins>
      <w:ins w:id="33950" w:author="Rev 9 Allen Wirfs-Brock" w:date="2012-07-06T17:14:00Z">
        <w:r>
          <w:t>.</w:t>
        </w:r>
      </w:ins>
    </w:p>
    <w:p w:rsidR="00857485" w:rsidRDefault="00857485" w:rsidP="006F5ACA">
      <w:pPr>
        <w:pStyle w:val="Alg4"/>
        <w:numPr>
          <w:ilvl w:val="1"/>
          <w:numId w:val="909"/>
        </w:numPr>
        <w:contextualSpacing/>
        <w:rPr>
          <w:ins w:id="33951" w:author="Rev 9 Allen Wirfs-Brock" w:date="2012-07-06T17:14:00Z"/>
        </w:rPr>
      </w:pPr>
      <w:ins w:id="33952" w:author="Rev 9 Allen Wirfs-Brock" w:date="2012-07-06T17:14:00Z">
        <w:r>
          <w:t>ReturnIfAbrupt(</w:t>
        </w:r>
        <w:r w:rsidRPr="00857485">
          <w:rPr>
            <w:i/>
          </w:rPr>
          <w:t>nextC</w:t>
        </w:r>
      </w:ins>
      <w:ins w:id="33953" w:author="Rev 9 Allen Wirfs-Brock" w:date="2012-07-06T17:27:00Z">
        <w:r w:rsidR="00F67D68">
          <w:rPr>
            <w:i/>
          </w:rPr>
          <w:t>P</w:t>
        </w:r>
      </w:ins>
      <w:ins w:id="33954" w:author="Rev 9 Allen Wirfs-Brock" w:date="2012-07-06T17:14:00Z">
        <w:r>
          <w:t>).</w:t>
        </w:r>
      </w:ins>
    </w:p>
    <w:p w:rsidR="00F67D68" w:rsidRDefault="00F67D68" w:rsidP="006F5ACA">
      <w:pPr>
        <w:pStyle w:val="Alg4"/>
        <w:numPr>
          <w:ilvl w:val="1"/>
          <w:numId w:val="909"/>
        </w:numPr>
        <w:contextualSpacing/>
        <w:rPr>
          <w:ins w:id="33955" w:author="Rev 9 Allen Wirfs-Brock" w:date="2012-07-06T17:29:00Z"/>
        </w:rPr>
      </w:pPr>
      <w:ins w:id="33956" w:author="Rev 9 Allen Wirfs-Brock" w:date="2012-07-06T17:29:00Z">
        <w:r>
          <w:t xml:space="preserve">If </w:t>
        </w:r>
      </w:ins>
      <w:ins w:id="33957" w:author="Rev 9 Allen Wirfs-Brock" w:date="2012-07-06T17:31:00Z">
        <w:r>
          <w:t>Sa</w:t>
        </w:r>
        <w:del w:id="33958" w:author="Rev 10 Allen Wirfs-Brock" w:date="2012-08-30T15:59:00Z">
          <w:r w:rsidDel="00BF1666">
            <w:delText>v</w:delText>
          </w:r>
        </w:del>
      </w:ins>
      <w:ins w:id="33959" w:author="Rev 10 Allen Wirfs-Brock" w:date="2012-08-30T15:59:00Z">
        <w:r w:rsidR="00BF1666">
          <w:t>m</w:t>
        </w:r>
      </w:ins>
      <w:ins w:id="33960" w:author="Rev 9 Allen Wirfs-Brock" w:date="2012-07-06T17:31:00Z">
        <w:r>
          <w:t>e</w:t>
        </w:r>
        <w:del w:id="33961" w:author="Rev 10 Allen Wirfs-Brock" w:date="2012-07-09T15:51:00Z">
          <w:r w:rsidDel="009632C7">
            <w:delText>V</w:delText>
          </w:r>
        </w:del>
      </w:ins>
      <w:ins w:id="33962" w:author="Rev 10 Allen Wirfs-Brock" w:date="2012-07-09T15:51:00Z">
        <w:r w:rsidR="009632C7">
          <w:t>V</w:t>
        </w:r>
      </w:ins>
      <w:ins w:id="33963" w:author="Rev 9 Allen Wirfs-Brock" w:date="2012-07-06T17:31:00Z">
        <w:r>
          <w:t>al</w:t>
        </w:r>
      </w:ins>
      <w:ins w:id="33964" w:author="Rev 9 Allen Wirfs-Brock" w:date="2012-07-06T17:32:00Z">
        <w:r w:rsidR="002875BF">
          <w:t>ue</w:t>
        </w:r>
      </w:ins>
      <w:ins w:id="33965" w:author="Rev 9 Allen Wirfs-Brock" w:date="2012-07-06T17:34:00Z">
        <w:r w:rsidR="002875BF">
          <w:t>(</w:t>
        </w:r>
        <w:r w:rsidR="002875BF" w:rsidRPr="00887FC2">
          <w:rPr>
            <w:i/>
          </w:rPr>
          <w:t>nextCP</w:t>
        </w:r>
        <w:r w:rsidR="002875BF">
          <w:t>, ToInteger(</w:t>
        </w:r>
        <w:r w:rsidR="002875BF" w:rsidRPr="002875BF">
          <w:rPr>
            <w:i/>
          </w:rPr>
          <w:t>nextCP</w:t>
        </w:r>
        <w:r w:rsidR="002875BF">
          <w:t>)</w:t>
        </w:r>
      </w:ins>
      <w:ins w:id="33966" w:author="Rev 9 Allen Wirfs-Brock" w:date="2012-07-06T17:35:00Z">
        <w:r w:rsidR="002875BF">
          <w:t xml:space="preserve">) is </w:t>
        </w:r>
        <w:r w:rsidR="002875BF" w:rsidRPr="002875BF">
          <w:rPr>
            <w:b/>
          </w:rPr>
          <w:t>false</w:t>
        </w:r>
        <w:r w:rsidR="002875BF">
          <w:t>,</w:t>
        </w:r>
      </w:ins>
      <w:ins w:id="33967" w:author="Rev 9 Allen Wirfs-Brock" w:date="2012-07-06T17:38:00Z">
        <w:r w:rsidR="002875BF">
          <w:t>then</w:t>
        </w:r>
      </w:ins>
      <w:ins w:id="33968" w:author="Rev 9 Allen Wirfs-Brock" w:date="2012-07-06T17:35:00Z">
        <w:r w:rsidR="002875BF">
          <w:t xml:space="preserve"> throw a </w:t>
        </w:r>
        <w:r w:rsidR="002875BF" w:rsidRPr="002875BF">
          <w:rPr>
            <w:b/>
          </w:rPr>
          <w:t>RangeError</w:t>
        </w:r>
        <w:r w:rsidR="002875BF">
          <w:t xml:space="preserve"> exception.</w:t>
        </w:r>
      </w:ins>
    </w:p>
    <w:p w:rsidR="002875BF" w:rsidRDefault="002875BF" w:rsidP="006F5ACA">
      <w:pPr>
        <w:pStyle w:val="Alg4"/>
        <w:numPr>
          <w:ilvl w:val="1"/>
          <w:numId w:val="909"/>
        </w:numPr>
        <w:contextualSpacing/>
        <w:rPr>
          <w:ins w:id="33969" w:author="Rev 9 Allen Wirfs-Brock" w:date="2012-07-06T17:36:00Z"/>
        </w:rPr>
      </w:pPr>
      <w:ins w:id="33970" w:author="Rev 9 Allen Wirfs-Brock" w:date="2012-07-06T17:36:00Z">
        <w:r>
          <w:t xml:space="preserve">If  </w:t>
        </w:r>
        <w:r w:rsidRPr="00EA11C5">
          <w:rPr>
            <w:i/>
          </w:rPr>
          <w:t>nextCP</w:t>
        </w:r>
        <w:r>
          <w:t xml:space="preserve"> &lt; 0 or </w:t>
        </w:r>
        <w:r w:rsidRPr="00EA11C5">
          <w:rPr>
            <w:i/>
          </w:rPr>
          <w:t>nextCP</w:t>
        </w:r>
        <w:r>
          <w:t xml:space="preserve"> &gt;</w:t>
        </w:r>
      </w:ins>
      <w:ins w:id="33971" w:author="Rev 9 Allen Wirfs-Brock" w:date="2012-07-06T17:38:00Z">
        <w:r>
          <w:t xml:space="preserve"> 0x10FFFF, then throw a </w:t>
        </w:r>
        <w:r w:rsidRPr="002875BF">
          <w:rPr>
            <w:b/>
          </w:rPr>
          <w:t>RangeError</w:t>
        </w:r>
        <w:r>
          <w:t xml:space="preserve"> exception.</w:t>
        </w:r>
      </w:ins>
    </w:p>
    <w:p w:rsidR="00857485" w:rsidRDefault="00857485" w:rsidP="006F5ACA">
      <w:pPr>
        <w:pStyle w:val="Alg4"/>
        <w:numPr>
          <w:ilvl w:val="1"/>
          <w:numId w:val="909"/>
        </w:numPr>
        <w:contextualSpacing/>
        <w:rPr>
          <w:ins w:id="33972" w:author="Rev 9 Allen Wirfs-Brock" w:date="2012-07-06T17:14:00Z"/>
        </w:rPr>
      </w:pPr>
      <w:ins w:id="33973" w:author="Rev 9 Allen Wirfs-Brock" w:date="2012-07-06T17:14:00Z">
        <w:r>
          <w:t>Append</w:t>
        </w:r>
      </w:ins>
      <w:ins w:id="33974" w:author="Rev 9 Allen Wirfs-Brock" w:date="2012-07-06T17:40:00Z">
        <w:r w:rsidR="002875BF">
          <w:t xml:space="preserve"> the elements of the UTF-16 Encoding </w:t>
        </w:r>
      </w:ins>
      <w:ins w:id="33975" w:author="Rev 10 Allen Wirfs-Brock" w:date="2012-08-30T16:05:00Z">
        <w:r w:rsidR="00BF1666">
          <w:t xml:space="preserve">(clause 6) </w:t>
        </w:r>
      </w:ins>
      <w:ins w:id="33976" w:author="Rev 9 Allen Wirfs-Brock" w:date="2012-07-06T17:40:00Z">
        <w:r w:rsidR="002875BF">
          <w:t>of</w:t>
        </w:r>
      </w:ins>
      <w:ins w:id="33977" w:author="Rev 9 Allen Wirfs-Brock" w:date="2012-07-06T17:14:00Z">
        <w:r>
          <w:t xml:space="preserve"> </w:t>
        </w:r>
        <w:r w:rsidRPr="00857485">
          <w:rPr>
            <w:i/>
          </w:rPr>
          <w:t>nextC</w:t>
        </w:r>
      </w:ins>
      <w:ins w:id="33978" w:author="Rev 9 Allen Wirfs-Brock" w:date="2012-07-06T17:40:00Z">
        <w:r w:rsidR="002875BF">
          <w:rPr>
            <w:i/>
          </w:rPr>
          <w:t xml:space="preserve">P </w:t>
        </w:r>
      </w:ins>
      <w:ins w:id="33979" w:author="Rev 9 Allen Wirfs-Brock" w:date="2012-07-06T17:14:00Z">
        <w:r>
          <w:t xml:space="preserve">to the end of </w:t>
        </w:r>
        <w:r w:rsidRPr="00857485">
          <w:rPr>
            <w:i/>
          </w:rPr>
          <w:t>elements</w:t>
        </w:r>
        <w:r>
          <w:t>.</w:t>
        </w:r>
      </w:ins>
    </w:p>
    <w:p w:rsidR="00857485" w:rsidRDefault="00857485" w:rsidP="006F5ACA">
      <w:pPr>
        <w:pStyle w:val="Alg4"/>
        <w:numPr>
          <w:ilvl w:val="1"/>
          <w:numId w:val="909"/>
        </w:numPr>
        <w:contextualSpacing/>
        <w:rPr>
          <w:ins w:id="33980" w:author="Rev 9 Allen Wirfs-Brock" w:date="2012-07-06T17:14:00Z"/>
        </w:rPr>
      </w:pPr>
      <w:ins w:id="33981" w:author="Rev 9 Allen Wirfs-Brock" w:date="2012-07-06T17:14:00Z">
        <w:r>
          <w:t xml:space="preserve">Let </w:t>
        </w:r>
        <w:r w:rsidRPr="00857485">
          <w:rPr>
            <w:i/>
          </w:rPr>
          <w:t>nextIndex</w:t>
        </w:r>
        <w:r>
          <w:t xml:space="preserve"> be </w:t>
        </w:r>
        <w:r w:rsidRPr="00857485">
          <w:rPr>
            <w:i/>
          </w:rPr>
          <w:t>nextIndex</w:t>
        </w:r>
        <w:r>
          <w:t xml:space="preserve"> + 1.</w:t>
        </w:r>
      </w:ins>
    </w:p>
    <w:p w:rsidR="00857485" w:rsidRPr="00E77497" w:rsidRDefault="00857485" w:rsidP="006F5ACA">
      <w:pPr>
        <w:pStyle w:val="Alg4"/>
        <w:numPr>
          <w:ilvl w:val="0"/>
          <w:numId w:val="909"/>
        </w:numPr>
        <w:spacing w:after="240"/>
        <w:rPr>
          <w:ins w:id="33982" w:author="Rev 9 Allen Wirfs-Brock" w:date="2012-07-06T17:14:00Z"/>
        </w:rPr>
      </w:pPr>
      <w:ins w:id="33983" w:author="Rev 9 Allen Wirfs-Brock" w:date="2012-07-06T17:14:00Z">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ins>
    </w:p>
    <w:p w:rsidR="00857485" w:rsidRPr="00E77497" w:rsidRDefault="00857485" w:rsidP="00857485">
      <w:pPr>
        <w:rPr>
          <w:ins w:id="33984" w:author="Rev 9 Allen Wirfs-Brock" w:date="2012-07-06T17:14:00Z"/>
        </w:rPr>
      </w:pPr>
      <w:ins w:id="33985" w:author="Rev 9 Allen Wirfs-Brock" w:date="2012-07-06T17:14:00Z">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ins>
      <w:ins w:id="33986" w:author="Rev 9 Allen Wirfs-Brock" w:date="2012-07-07T11:00:00Z">
        <w:r w:rsidR="00B60B67">
          <w:rPr>
            <w:rFonts w:ascii="Courier New" w:hAnsi="Courier New"/>
            <w:b/>
          </w:rPr>
          <w:t>Point</w:t>
        </w:r>
      </w:ins>
      <w:ins w:id="33987" w:author="Rev 9 Allen Wirfs-Brock" w:date="2012-07-06T17:14:00Z">
        <w:r w:rsidRPr="00E77497">
          <w:t xml:space="preserve"> function is </w:t>
        </w:r>
      </w:ins>
      <w:commentRangeStart w:id="33988"/>
      <w:ins w:id="33989" w:author="Rev 9 Allen Wirfs-Brock" w:date="2012-07-06T17:41:00Z">
        <w:r w:rsidR="002875BF">
          <w:rPr>
            <w:b/>
          </w:rPr>
          <w:t>0</w:t>
        </w:r>
      </w:ins>
      <w:commentRangeEnd w:id="33988"/>
      <w:ins w:id="33990" w:author="Rev 9 Allen Wirfs-Brock" w:date="2012-07-07T10:52:00Z">
        <w:r w:rsidR="006F5ACA">
          <w:rPr>
            <w:rStyle w:val="CommentReference"/>
          </w:rPr>
          <w:commentReference w:id="33988"/>
        </w:r>
      </w:ins>
      <w:ins w:id="33991" w:author="Rev 9 Allen Wirfs-Brock" w:date="2012-07-06T17:14:00Z">
        <w:r w:rsidRPr="00E77497">
          <w:t>.</w:t>
        </w:r>
      </w:ins>
    </w:p>
    <w:p w:rsidR="00EA11C5" w:rsidRPr="00E77497" w:rsidRDefault="00EA11C5" w:rsidP="00EA11C5">
      <w:pPr>
        <w:pStyle w:val="Heading4"/>
        <w:numPr>
          <w:ilvl w:val="0"/>
          <w:numId w:val="0"/>
        </w:numPr>
        <w:rPr>
          <w:ins w:id="33992" w:author="Rev 9 Allen Wirfs-Brock" w:date="2012-07-06T17:45:00Z"/>
        </w:rPr>
      </w:pPr>
      <w:ins w:id="33993" w:author="Rev 9 Allen Wirfs-Brock" w:date="2012-07-06T17:45:00Z">
        <w:r w:rsidRPr="00E77497">
          <w:t>15.5.3.</w:t>
        </w:r>
        <w:r>
          <w:t>4</w:t>
        </w:r>
        <w:r w:rsidRPr="00E77497">
          <w:tab/>
          <w:t>String.</w:t>
        </w:r>
      </w:ins>
      <w:ins w:id="33994" w:author="Rev 9 Allen Wirfs-Brock" w:date="2012-07-06T17:46:00Z">
        <w:r>
          <w:t>raw</w:t>
        </w:r>
      </w:ins>
      <w:ins w:id="33995" w:author="Rev 9 Allen Wirfs-Brock" w:date="2012-07-06T17:45:00Z">
        <w:r w:rsidRPr="00E77497">
          <w:t xml:space="preserve"> ( </w:t>
        </w:r>
      </w:ins>
      <w:ins w:id="33996" w:author="Rev 9 Allen Wirfs-Brock" w:date="2012-07-06T17:46:00Z">
        <w:r>
          <w:t xml:space="preserve">callSite, </w:t>
        </w:r>
      </w:ins>
      <w:ins w:id="33997" w:author="Rev 9 Allen Wirfs-Brock" w:date="2012-07-06T17:45:00Z">
        <w:r>
          <w:t>…</w:t>
        </w:r>
      </w:ins>
      <w:ins w:id="33998" w:author="Rev 9 Allen Wirfs-Brock" w:date="2012-07-06T17:46:00Z">
        <w:r>
          <w:t>substitutions</w:t>
        </w:r>
      </w:ins>
      <w:ins w:id="33999" w:author="Rev 9 Allen Wirfs-Brock" w:date="2012-07-06T17:45:00Z">
        <w:r w:rsidRPr="00E77497">
          <w:t>)</w:t>
        </w:r>
      </w:ins>
    </w:p>
    <w:p w:rsidR="00EA11C5" w:rsidRPr="00E77497" w:rsidRDefault="00EA11C5" w:rsidP="00EA11C5">
      <w:pPr>
        <w:rPr>
          <w:ins w:id="34000" w:author="Rev 9 Allen Wirfs-Brock" w:date="2012-07-06T17:45:00Z"/>
        </w:rPr>
      </w:pPr>
      <w:ins w:id="34001" w:author="Rev 9 Allen Wirfs-Brock" w:date="2012-07-06T17:45:00Z">
        <w:r>
          <w:t>T</w:t>
        </w:r>
        <w:r w:rsidRPr="00E77497">
          <w:t xml:space="preserve">he </w:t>
        </w:r>
      </w:ins>
      <w:ins w:id="34002" w:author="Rev 9 Allen Wirfs-Brock" w:date="2012-07-06T17:48:00Z">
        <w:r>
          <w:rPr>
            <w:rFonts w:ascii="Courier New" w:hAnsi="Courier New" w:cs="Courier New"/>
            <w:b/>
          </w:rPr>
          <w:t>String.raw</w:t>
        </w:r>
      </w:ins>
      <w:ins w:id="34003" w:author="Rev 9 Allen Wirfs-Brock" w:date="2012-07-06T17:45:00Z">
        <w:r w:rsidRPr="00E77497">
          <w:t xml:space="preserve"> </w:t>
        </w:r>
        <w:r>
          <w:t>function</w:t>
        </w:r>
        <w:r w:rsidRPr="00E77497">
          <w:t xml:space="preserve"> </w:t>
        </w:r>
        <w:r>
          <w:t>may be called with a variable number of arguments</w:t>
        </w:r>
      </w:ins>
      <w:ins w:id="34004" w:author="Rev 9 Allen Wirfs-Brock" w:date="2012-07-06T17:48:00Z">
        <w:r>
          <w:t xml:space="preserve">.  The first argument is </w:t>
        </w:r>
        <w:r w:rsidRPr="00EA11C5">
          <w:rPr>
            <w:rFonts w:ascii="Times New Roman" w:hAnsi="Times New Roman"/>
            <w:i/>
          </w:rPr>
          <w:t>call</w:t>
        </w:r>
      </w:ins>
      <w:ins w:id="34005" w:author="Rev 9 Allen Wirfs-Brock" w:date="2012-07-06T17:53:00Z">
        <w:r w:rsidR="00F04509">
          <w:rPr>
            <w:rFonts w:ascii="Times New Roman" w:hAnsi="Times New Roman"/>
            <w:i/>
          </w:rPr>
          <w:t>S</w:t>
        </w:r>
      </w:ins>
      <w:ins w:id="34006" w:author="Rev 9 Allen Wirfs-Brock" w:date="2012-07-06T17:48:00Z">
        <w:r w:rsidRPr="00EA11C5">
          <w:rPr>
            <w:rFonts w:ascii="Times New Roman" w:hAnsi="Times New Roman"/>
            <w:i/>
          </w:rPr>
          <w:t>ite</w:t>
        </w:r>
        <w:r>
          <w:t xml:space="preserve"> and the remainder of the arguments</w:t>
        </w:r>
      </w:ins>
      <w:ins w:id="34007" w:author="Rev 9 Allen Wirfs-Brock" w:date="2012-07-06T17:45:00Z">
        <w:r>
          <w:t xml:space="preserve"> form</w:t>
        </w:r>
        <w:r w:rsidRPr="00E77497">
          <w:t xml:space="preserve"> </w:t>
        </w:r>
        <w:r>
          <w:t>the</w:t>
        </w:r>
        <w:r w:rsidRPr="00E77497">
          <w:t xml:space="preserve"> </w:t>
        </w:r>
        <w:r>
          <w:t xml:space="preserve">rest parameter </w:t>
        </w:r>
      </w:ins>
      <w:ins w:id="34008" w:author="Rev 9 Allen Wirfs-Brock" w:date="2012-07-06T17:49:00Z">
        <w:r>
          <w:rPr>
            <w:rFonts w:ascii="Times New Roman" w:hAnsi="Times New Roman"/>
            <w:i/>
          </w:rPr>
          <w:t>substitutions</w:t>
        </w:r>
      </w:ins>
      <w:ins w:id="34009" w:author="Rev 9 Allen Wirfs-Brock" w:date="2012-07-06T17:45:00Z">
        <w:r>
          <w:t>.</w:t>
        </w:r>
        <w:r w:rsidRPr="00E77497">
          <w:t xml:space="preserve"> </w:t>
        </w:r>
        <w:r>
          <w:t>The</w:t>
        </w:r>
        <w:r w:rsidRPr="00E77497">
          <w:t xml:space="preserve"> following steps are taken:</w:t>
        </w:r>
      </w:ins>
    </w:p>
    <w:p w:rsidR="00EA11C5" w:rsidRDefault="00EA11C5" w:rsidP="00EA11C5">
      <w:pPr>
        <w:pStyle w:val="Alg4"/>
        <w:numPr>
          <w:ilvl w:val="0"/>
          <w:numId w:val="908"/>
        </w:numPr>
        <w:rPr>
          <w:ins w:id="34010" w:author="Rev 9 Allen Wirfs-Brock" w:date="2012-07-06T17:45:00Z"/>
        </w:rPr>
      </w:pPr>
      <w:ins w:id="34011" w:author="Rev 9 Allen Wirfs-Brock" w:date="2012-07-06T17:45:00Z">
        <w:r>
          <w:t xml:space="preserve">Assert: </w:t>
        </w:r>
      </w:ins>
      <w:ins w:id="34012" w:author="Rev 9 Allen Wirfs-Brock" w:date="2012-07-06T17:49:00Z">
        <w:r>
          <w:rPr>
            <w:i/>
          </w:rPr>
          <w:t>substitutions</w:t>
        </w:r>
        <w:r>
          <w:t xml:space="preserve"> </w:t>
        </w:r>
      </w:ins>
      <w:ins w:id="34013" w:author="Rev 9 Allen Wirfs-Brock" w:date="2012-07-06T17:45:00Z">
        <w:r>
          <w:t>is a well-formed rest parameter object.</w:t>
        </w:r>
      </w:ins>
    </w:p>
    <w:p w:rsidR="00F04509" w:rsidRDefault="00F04509" w:rsidP="00EA11C5">
      <w:pPr>
        <w:pStyle w:val="Alg4"/>
        <w:numPr>
          <w:ilvl w:val="0"/>
          <w:numId w:val="908"/>
        </w:numPr>
        <w:rPr>
          <w:ins w:id="34014" w:author="Rev 9 Allen Wirfs-Brock" w:date="2012-07-06T17:55:00Z"/>
        </w:rPr>
      </w:pPr>
      <w:ins w:id="34015" w:author="Rev 9 Allen Wirfs-Brock" w:date="2012-07-06T17:55:00Z">
        <w:r>
          <w:t xml:space="preserve">Let </w:t>
        </w:r>
        <w:r w:rsidRPr="00FA657F">
          <w:rPr>
            <w:i/>
          </w:rPr>
          <w:t>cooked</w:t>
        </w:r>
        <w:r>
          <w:t xml:space="preserve"> be ToObject(</w:t>
        </w:r>
        <w:r w:rsidRPr="00FA657F">
          <w:rPr>
            <w:i/>
          </w:rPr>
          <w:t>callSite</w:t>
        </w:r>
        <w:r>
          <w:t>).</w:t>
        </w:r>
      </w:ins>
    </w:p>
    <w:p w:rsidR="00F04509" w:rsidRDefault="00F04509" w:rsidP="00EA11C5">
      <w:pPr>
        <w:pStyle w:val="Alg4"/>
        <w:numPr>
          <w:ilvl w:val="0"/>
          <w:numId w:val="908"/>
        </w:numPr>
        <w:rPr>
          <w:ins w:id="34016" w:author="Rev 9 Allen Wirfs-Brock" w:date="2012-07-06T17:56:00Z"/>
        </w:rPr>
      </w:pPr>
      <w:ins w:id="34017" w:author="Rev 9 Allen Wirfs-Brock" w:date="2012-07-06T17:56:00Z">
        <w:r>
          <w:t>ReturnIfAbrupt(</w:t>
        </w:r>
        <w:r w:rsidRPr="00FA657F">
          <w:rPr>
            <w:i/>
          </w:rPr>
          <w:t>cooked</w:t>
        </w:r>
        <w:r>
          <w:t>).</w:t>
        </w:r>
      </w:ins>
    </w:p>
    <w:p w:rsidR="00F04509" w:rsidRDefault="00F04509" w:rsidP="00EA11C5">
      <w:pPr>
        <w:pStyle w:val="Alg4"/>
        <w:numPr>
          <w:ilvl w:val="0"/>
          <w:numId w:val="908"/>
        </w:numPr>
        <w:rPr>
          <w:ins w:id="34018" w:author="Rev 9 Allen Wirfs-Brock" w:date="2012-07-06T17:57:00Z"/>
        </w:rPr>
      </w:pPr>
      <w:ins w:id="34019" w:author="Rev 9 Allen Wirfs-Brock" w:date="2012-07-06T17:57:00Z">
        <w:r>
          <w:t xml:space="preserve">Let </w:t>
        </w:r>
        <w:r w:rsidRPr="00FA657F">
          <w:rPr>
            <w:i/>
          </w:rPr>
          <w:t>rawValue</w:t>
        </w:r>
        <w:r>
          <w:t xml:space="preserve"> be </w:t>
        </w:r>
      </w:ins>
      <w:ins w:id="34020" w:author="Rev 9 Allen Wirfs-Brock" w:date="2012-07-06T17:58:00Z">
        <w:r>
          <w:t>the result</w:t>
        </w:r>
        <w:del w:id="34021" w:author="Rev 10 Allen Wirfs-Brock" w:date="2012-08-13T16:21:00Z">
          <w:r w:rsidDel="0003414D">
            <w:delText>ing</w:delText>
          </w:r>
        </w:del>
        <w:r>
          <w:t xml:space="preserve"> of calling the [[Get]] internal method of </w:t>
        </w:r>
        <w:r>
          <w:rPr>
            <w:i/>
          </w:rPr>
          <w:t>cooked</w:t>
        </w:r>
        <w:r>
          <w:t xml:space="preserve"> with argument </w:t>
        </w:r>
        <w:r w:rsidRPr="00E77497">
          <w:rPr>
            <w:rFonts w:ascii="Courier New" w:hAnsi="Courier New"/>
            <w:b/>
          </w:rPr>
          <w:t>"</w:t>
        </w:r>
        <w:r>
          <w:rPr>
            <w:rFonts w:ascii="Courier New" w:hAnsi="Courier New"/>
            <w:b/>
          </w:rPr>
          <w:t>raw</w:t>
        </w:r>
        <w:r w:rsidRPr="00E77497">
          <w:rPr>
            <w:rFonts w:ascii="Courier New" w:hAnsi="Courier New"/>
            <w:b/>
          </w:rPr>
          <w:t>"</w:t>
        </w:r>
        <w:r>
          <w:rPr>
            <w:rFonts w:ascii="Courier New" w:hAnsi="Courier New"/>
            <w:b/>
          </w:rPr>
          <w:t>.</w:t>
        </w:r>
      </w:ins>
    </w:p>
    <w:p w:rsidR="00F04509" w:rsidRDefault="00F04509" w:rsidP="00EA11C5">
      <w:pPr>
        <w:pStyle w:val="Alg4"/>
        <w:numPr>
          <w:ilvl w:val="0"/>
          <w:numId w:val="908"/>
        </w:numPr>
        <w:rPr>
          <w:ins w:id="34022" w:author="Rev 9 Allen Wirfs-Brock" w:date="2012-07-06T17:59:00Z"/>
        </w:rPr>
      </w:pPr>
      <w:ins w:id="34023" w:author="Rev 9 Allen Wirfs-Brock" w:date="2012-07-06T17:59:00Z">
        <w:r>
          <w:t xml:space="preserve">Let </w:t>
        </w:r>
        <w:r w:rsidRPr="00FA657F">
          <w:rPr>
            <w:i/>
          </w:rPr>
          <w:t>raw</w:t>
        </w:r>
        <w:r>
          <w:t xml:space="preserve"> be ToObject(</w:t>
        </w:r>
        <w:r w:rsidRPr="00FA657F">
          <w:rPr>
            <w:i/>
          </w:rPr>
          <w:t>rawValue</w:t>
        </w:r>
        <w:r>
          <w:t>).</w:t>
        </w:r>
      </w:ins>
    </w:p>
    <w:p w:rsidR="00F04509" w:rsidRDefault="00F04509" w:rsidP="00F04509">
      <w:pPr>
        <w:pStyle w:val="Alg4"/>
        <w:numPr>
          <w:ilvl w:val="0"/>
          <w:numId w:val="908"/>
        </w:numPr>
        <w:rPr>
          <w:ins w:id="34024" w:author="Rev 9 Allen Wirfs-Brock" w:date="2012-07-06T18:00:00Z"/>
        </w:rPr>
      </w:pPr>
      <w:ins w:id="34025" w:author="Rev 9 Allen Wirfs-Brock" w:date="2012-07-06T18:00:00Z">
        <w:r>
          <w:t>ReturnIfAbrupt(</w:t>
        </w:r>
        <w:r w:rsidRPr="00887FC2">
          <w:rPr>
            <w:i/>
          </w:rPr>
          <w:t>raw</w:t>
        </w:r>
        <w:r>
          <w:t>).</w:t>
        </w:r>
      </w:ins>
    </w:p>
    <w:p w:rsidR="00EA11C5" w:rsidRPr="00E77497" w:rsidRDefault="00EA11C5" w:rsidP="00EA11C5">
      <w:pPr>
        <w:pStyle w:val="Alg4"/>
        <w:numPr>
          <w:ilvl w:val="0"/>
          <w:numId w:val="908"/>
        </w:numPr>
        <w:rPr>
          <w:ins w:id="34026" w:author="Rev 9 Allen Wirfs-Brock" w:date="2012-07-06T17:45:00Z"/>
        </w:rPr>
      </w:pPr>
      <w:ins w:id="34027" w:author="Rev 9 Allen Wirfs-Brock" w:date="2012-07-06T17:45:00Z">
        <w:r>
          <w:t xml:space="preserve">Let </w:t>
        </w:r>
        <w:r w:rsidRPr="00857485">
          <w:rPr>
            <w:i/>
          </w:rPr>
          <w:t>len</w:t>
        </w:r>
        <w:r>
          <w:t xml:space="preserve"> be the result</w:t>
        </w:r>
        <w:del w:id="34028" w:author="Rev 10 Allen Wirfs-Brock" w:date="2012-08-13T16:21:00Z">
          <w:r w:rsidDel="0003414D">
            <w:delText>ing</w:delText>
          </w:r>
        </w:del>
        <w:r>
          <w:t xml:space="preserve"> of calling the [[Get]] internal method of </w:t>
        </w:r>
      </w:ins>
      <w:ins w:id="34029" w:author="Rev 9 Allen Wirfs-Brock" w:date="2012-07-06T18:00:00Z">
        <w:r w:rsidR="00F04509">
          <w:rPr>
            <w:i/>
          </w:rPr>
          <w:t>raw</w:t>
        </w:r>
      </w:ins>
      <w:ins w:id="34030" w:author="Rev 9 Allen Wirfs-Brock" w:date="2012-07-06T17:45: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rsidR="006B1BE8" w:rsidRDefault="006B1BE8" w:rsidP="00EA11C5">
      <w:pPr>
        <w:pStyle w:val="Alg4"/>
        <w:numPr>
          <w:ilvl w:val="0"/>
          <w:numId w:val="908"/>
        </w:numPr>
        <w:rPr>
          <w:ins w:id="34031" w:author="Rev 9 Allen Wirfs-Brock" w:date="2012-07-06T18:05:00Z"/>
        </w:rPr>
      </w:pPr>
      <w:ins w:id="34032" w:author="Rev 9 Allen Wirfs-Brock" w:date="2012-07-06T18:05:00Z">
        <w:r>
          <w:t xml:space="preserve">Let </w:t>
        </w:r>
        <w:r w:rsidRPr="00FA657F">
          <w:rPr>
            <w:i/>
          </w:rPr>
          <w:t>literalSegments</w:t>
        </w:r>
        <w:r>
          <w:t xml:space="preserve"> be </w:t>
        </w:r>
        <w:commentRangeStart w:id="34033"/>
        <w:r>
          <w:t>ToUint</w:t>
        </w:r>
      </w:ins>
      <w:commentRangeEnd w:id="34033"/>
      <w:r w:rsidR="009632C7">
        <w:rPr>
          <w:rStyle w:val="CommentReference"/>
          <w:rFonts w:ascii="Arial" w:eastAsia="MS Mincho" w:hAnsi="Arial"/>
          <w:spacing w:val="0"/>
          <w:lang w:eastAsia="ja-JP"/>
        </w:rPr>
        <w:commentReference w:id="34033"/>
      </w:r>
      <w:ins w:id="34034" w:author="Rev 9 Allen Wirfs-Brock" w:date="2012-07-06T18:05:00Z">
        <w:r>
          <w:t>(</w:t>
        </w:r>
        <w:r w:rsidRPr="00FA657F">
          <w:rPr>
            <w:i/>
          </w:rPr>
          <w:t>len</w:t>
        </w:r>
        <w:r>
          <w:t>).</w:t>
        </w:r>
      </w:ins>
    </w:p>
    <w:p w:rsidR="006B1BE8" w:rsidRDefault="006B1BE8" w:rsidP="006B1BE8">
      <w:pPr>
        <w:pStyle w:val="Alg4"/>
        <w:numPr>
          <w:ilvl w:val="0"/>
          <w:numId w:val="908"/>
        </w:numPr>
        <w:rPr>
          <w:ins w:id="34035" w:author="Rev 9 Allen Wirfs-Brock" w:date="2012-07-06T18:08:00Z"/>
        </w:rPr>
      </w:pPr>
      <w:ins w:id="34036" w:author="Rev 9 Allen Wirfs-Brock" w:date="2012-07-06T18:08:00Z">
        <w:r>
          <w:t>ReturnIfAbrupt(</w:t>
        </w:r>
        <w:r w:rsidRPr="00887FC2">
          <w:rPr>
            <w:i/>
          </w:rPr>
          <w:t>literalSegments</w:t>
        </w:r>
        <w:r>
          <w:t>).</w:t>
        </w:r>
      </w:ins>
    </w:p>
    <w:p w:rsidR="00460801" w:rsidRDefault="00460801" w:rsidP="00EA11C5">
      <w:pPr>
        <w:pStyle w:val="Alg4"/>
        <w:numPr>
          <w:ilvl w:val="0"/>
          <w:numId w:val="908"/>
        </w:numPr>
        <w:rPr>
          <w:ins w:id="34037" w:author="Rev 9 Allen Wirfs-Brock" w:date="2012-07-06T18:18:00Z"/>
        </w:rPr>
      </w:pPr>
      <w:ins w:id="34038" w:author="Rev 9 Allen Wirfs-Brock" w:date="2012-07-06T18:19:00Z">
        <w:r>
          <w:t xml:space="preserve">If </w:t>
        </w:r>
        <w:r w:rsidRPr="00FA657F">
          <w:rPr>
            <w:i/>
          </w:rPr>
          <w:t>literalSegments</w:t>
        </w:r>
        <w:r>
          <w:t xml:space="preserve"> = 0, then return the empty string.</w:t>
        </w:r>
      </w:ins>
    </w:p>
    <w:p w:rsidR="00EA11C5" w:rsidRPr="00E77497" w:rsidRDefault="00EA11C5" w:rsidP="00EA11C5">
      <w:pPr>
        <w:pStyle w:val="Alg4"/>
        <w:numPr>
          <w:ilvl w:val="0"/>
          <w:numId w:val="908"/>
        </w:numPr>
        <w:rPr>
          <w:ins w:id="34039" w:author="Rev 9 Allen Wirfs-Brock" w:date="2012-07-06T17:45:00Z"/>
        </w:rPr>
      </w:pPr>
      <w:ins w:id="34040" w:author="Rev 9 Allen Wirfs-Brock" w:date="2012-07-06T17:45:00Z">
        <w:r>
          <w:t xml:space="preserve">Let </w:t>
        </w:r>
      </w:ins>
      <w:ins w:id="34041" w:author="Rev 9 Allen Wirfs-Brock" w:date="2012-07-06T18:07:00Z">
        <w:r w:rsidR="006B1BE8">
          <w:rPr>
            <w:i/>
          </w:rPr>
          <w:t>stringE</w:t>
        </w:r>
      </w:ins>
      <w:ins w:id="34042" w:author="Rev 9 Allen Wirfs-Brock" w:date="2012-07-06T17:45:00Z">
        <w:r w:rsidRPr="00857485">
          <w:rPr>
            <w:i/>
          </w:rPr>
          <w:t>lements</w:t>
        </w:r>
        <w:r w:rsidR="006B1BE8">
          <w:t xml:space="preserve"> be</w:t>
        </w:r>
        <w:r>
          <w:t xml:space="preserve"> a new List.</w:t>
        </w:r>
      </w:ins>
    </w:p>
    <w:p w:rsidR="00EA11C5" w:rsidRDefault="00EA11C5" w:rsidP="00EA11C5">
      <w:pPr>
        <w:pStyle w:val="Alg4"/>
        <w:numPr>
          <w:ilvl w:val="0"/>
          <w:numId w:val="908"/>
        </w:numPr>
        <w:contextualSpacing/>
        <w:rPr>
          <w:ins w:id="34043" w:author="Rev 9 Allen Wirfs-Brock" w:date="2012-07-06T17:45:00Z"/>
        </w:rPr>
      </w:pPr>
      <w:ins w:id="34044" w:author="Rev 9 Allen Wirfs-Brock" w:date="2012-07-06T17:45:00Z">
        <w:r>
          <w:t xml:space="preserve">Let </w:t>
        </w:r>
        <w:r w:rsidRPr="00857485">
          <w:rPr>
            <w:i/>
          </w:rPr>
          <w:t>nextIndex</w:t>
        </w:r>
        <w:r>
          <w:t xml:space="preserve"> be 0.</w:t>
        </w:r>
      </w:ins>
    </w:p>
    <w:p w:rsidR="00EA11C5" w:rsidRPr="00E77497" w:rsidRDefault="00EA11C5" w:rsidP="00EA11C5">
      <w:pPr>
        <w:pStyle w:val="Alg4"/>
        <w:numPr>
          <w:ilvl w:val="0"/>
          <w:numId w:val="908"/>
        </w:numPr>
        <w:contextualSpacing/>
        <w:rPr>
          <w:ins w:id="34045" w:author="Rev 9 Allen Wirfs-Brock" w:date="2012-07-06T17:45:00Z"/>
        </w:rPr>
      </w:pPr>
      <w:ins w:id="34046" w:author="Rev 9 Allen Wirfs-Brock" w:date="2012-07-06T17:45:00Z">
        <w:r>
          <w:t xml:space="preserve">Repeat while </w:t>
        </w:r>
        <w:r w:rsidRPr="00857485">
          <w:rPr>
            <w:i/>
          </w:rPr>
          <w:t>nextIndex</w:t>
        </w:r>
        <w:r>
          <w:t xml:space="preserve"> &lt; </w:t>
        </w:r>
      </w:ins>
      <w:ins w:id="34047" w:author="Rev 9 Allen Wirfs-Brock" w:date="2012-07-06T18:13:00Z">
        <w:r w:rsidR="00460801" w:rsidRPr="00887FC2">
          <w:rPr>
            <w:i/>
          </w:rPr>
          <w:t>literalSegments</w:t>
        </w:r>
      </w:ins>
    </w:p>
    <w:p w:rsidR="00FA657F" w:rsidRDefault="00FA657F" w:rsidP="00EA11C5">
      <w:pPr>
        <w:pStyle w:val="Alg4"/>
        <w:numPr>
          <w:ilvl w:val="1"/>
          <w:numId w:val="908"/>
        </w:numPr>
        <w:rPr>
          <w:ins w:id="34048" w:author="Rev 9 Allen Wirfs-Brock" w:date="2012-07-06T18:23:00Z"/>
        </w:rPr>
      </w:pPr>
      <w:ins w:id="34049" w:author="Rev 9 Allen Wirfs-Brock" w:date="2012-07-06T18:23:00Z">
        <w:r>
          <w:t xml:space="preserve">Let </w:t>
        </w:r>
        <w:r w:rsidRPr="00FA657F">
          <w:rPr>
            <w:i/>
          </w:rPr>
          <w:t>nextKey</w:t>
        </w:r>
        <w:r>
          <w:t xml:space="preserve"> be ToString(</w:t>
        </w:r>
        <w:r w:rsidRPr="00857485">
          <w:rPr>
            <w:i/>
          </w:rPr>
          <w:t>nextIndex</w:t>
        </w:r>
        <w:r>
          <w:t>).</w:t>
        </w:r>
      </w:ins>
    </w:p>
    <w:p w:rsidR="00EA11C5" w:rsidRPr="00E77497" w:rsidRDefault="00EA11C5" w:rsidP="00EA11C5">
      <w:pPr>
        <w:pStyle w:val="Alg4"/>
        <w:numPr>
          <w:ilvl w:val="1"/>
          <w:numId w:val="908"/>
        </w:numPr>
        <w:rPr>
          <w:ins w:id="34050" w:author="Rev 9 Allen Wirfs-Brock" w:date="2012-07-06T17:45:00Z"/>
        </w:rPr>
      </w:pPr>
      <w:ins w:id="34051" w:author="Rev 9 Allen Wirfs-Brock" w:date="2012-07-06T17:45:00Z">
        <w:r>
          <w:t xml:space="preserve">Let </w:t>
        </w:r>
        <w:r w:rsidRPr="00857485">
          <w:rPr>
            <w:i/>
          </w:rPr>
          <w:t>next</w:t>
        </w:r>
        <w:r>
          <w:t xml:space="preserve"> be the result of calling the [[Get]]</w:t>
        </w:r>
        <w:r w:rsidRPr="005009C2">
          <w:t xml:space="preserve"> </w:t>
        </w:r>
        <w:r>
          <w:t xml:space="preserve">internal method of </w:t>
        </w:r>
      </w:ins>
      <w:ins w:id="34052" w:author="Rev 9 Allen Wirfs-Brock" w:date="2012-07-06T18:12:00Z">
        <w:r w:rsidR="00460801">
          <w:rPr>
            <w:i/>
          </w:rPr>
          <w:t>raw</w:t>
        </w:r>
      </w:ins>
      <w:ins w:id="34053" w:author="Rev 9 Allen Wirfs-Brock" w:date="2012-07-06T17:45:00Z">
        <w:r>
          <w:t xml:space="preserve"> with argument </w:t>
        </w:r>
      </w:ins>
      <w:ins w:id="34054" w:author="Rev 9 Allen Wirfs-Brock" w:date="2012-07-06T18:24:00Z">
        <w:r w:rsidR="00FA657F" w:rsidRPr="00887FC2">
          <w:rPr>
            <w:i/>
          </w:rPr>
          <w:t>nextKey</w:t>
        </w:r>
      </w:ins>
      <w:ins w:id="34055" w:author="Rev 9 Allen Wirfs-Brock" w:date="2012-07-06T17:45:00Z">
        <w:r w:rsidRPr="00857485">
          <w:t>.</w:t>
        </w:r>
      </w:ins>
    </w:p>
    <w:p w:rsidR="00EA11C5" w:rsidRPr="005009C2" w:rsidRDefault="00EA11C5" w:rsidP="00EA11C5">
      <w:pPr>
        <w:pStyle w:val="Alg4"/>
        <w:numPr>
          <w:ilvl w:val="1"/>
          <w:numId w:val="908"/>
        </w:numPr>
        <w:contextualSpacing/>
        <w:rPr>
          <w:ins w:id="34056" w:author="Rev 9 Allen Wirfs-Brock" w:date="2012-07-06T17:45:00Z"/>
        </w:rPr>
      </w:pPr>
      <w:ins w:id="34057" w:author="Rev 9 Allen Wirfs-Brock" w:date="2012-07-06T17:45:00Z">
        <w:r>
          <w:t xml:space="preserve">Let </w:t>
        </w:r>
        <w:r w:rsidRPr="00857485">
          <w:rPr>
            <w:i/>
          </w:rPr>
          <w:t>next</w:t>
        </w:r>
      </w:ins>
      <w:ins w:id="34058" w:author="Rev 9 Allen Wirfs-Brock" w:date="2012-07-06T18:13:00Z">
        <w:r w:rsidR="00460801">
          <w:rPr>
            <w:i/>
          </w:rPr>
          <w:t>Seg</w:t>
        </w:r>
      </w:ins>
      <w:ins w:id="34059" w:author="Rev 9 Allen Wirfs-Brock" w:date="2012-07-06T17:45:00Z">
        <w:r>
          <w:t xml:space="preserve"> be To</w:t>
        </w:r>
      </w:ins>
      <w:ins w:id="34060" w:author="Rev 9 Allen Wirfs-Brock" w:date="2012-07-06T18:12:00Z">
        <w:r w:rsidR="00460801">
          <w:t>String</w:t>
        </w:r>
      </w:ins>
      <w:ins w:id="34061" w:author="Rev 9 Allen Wirfs-Brock" w:date="2012-07-06T17:45:00Z">
        <w:r>
          <w:t>(</w:t>
        </w:r>
        <w:r w:rsidRPr="00857485">
          <w:rPr>
            <w:i/>
          </w:rPr>
          <w:t>next</w:t>
        </w:r>
        <w:r>
          <w:t>).</w:t>
        </w:r>
      </w:ins>
    </w:p>
    <w:p w:rsidR="00EA11C5" w:rsidRDefault="00EA11C5" w:rsidP="00EA11C5">
      <w:pPr>
        <w:pStyle w:val="Alg4"/>
        <w:numPr>
          <w:ilvl w:val="1"/>
          <w:numId w:val="908"/>
        </w:numPr>
        <w:contextualSpacing/>
        <w:rPr>
          <w:ins w:id="34062" w:author="Rev 9 Allen Wirfs-Brock" w:date="2012-07-06T17:45:00Z"/>
        </w:rPr>
      </w:pPr>
      <w:ins w:id="34063" w:author="Rev 9 Allen Wirfs-Brock" w:date="2012-07-06T17:45:00Z">
        <w:r>
          <w:t>ReturnIfAbrupt(</w:t>
        </w:r>
      </w:ins>
      <w:ins w:id="34064" w:author="Rev 9 Allen Wirfs-Brock" w:date="2012-07-06T18:13:00Z">
        <w:r w:rsidR="00460801" w:rsidRPr="00857485">
          <w:rPr>
            <w:i/>
          </w:rPr>
          <w:t>next</w:t>
        </w:r>
        <w:r w:rsidR="00460801">
          <w:rPr>
            <w:i/>
          </w:rPr>
          <w:t>Seg</w:t>
        </w:r>
      </w:ins>
      <w:ins w:id="34065" w:author="Rev 9 Allen Wirfs-Brock" w:date="2012-07-06T17:45:00Z">
        <w:r>
          <w:t>).</w:t>
        </w:r>
      </w:ins>
    </w:p>
    <w:p w:rsidR="00EA11C5" w:rsidRDefault="00EA11C5" w:rsidP="00EA11C5">
      <w:pPr>
        <w:pStyle w:val="Alg4"/>
        <w:numPr>
          <w:ilvl w:val="1"/>
          <w:numId w:val="908"/>
        </w:numPr>
        <w:contextualSpacing/>
        <w:rPr>
          <w:ins w:id="34066" w:author="Rev 9 Allen Wirfs-Brock" w:date="2012-07-06T17:45:00Z"/>
        </w:rPr>
      </w:pPr>
      <w:ins w:id="34067" w:author="Rev 9 Allen Wirfs-Brock" w:date="2012-07-06T17:45:00Z">
        <w:r>
          <w:t>Append</w:t>
        </w:r>
      </w:ins>
      <w:ins w:id="34068" w:author="Rev 9 Allen Wirfs-Brock" w:date="2012-07-06T18:15:00Z">
        <w:r w:rsidR="00460801">
          <w:t xml:space="preserve"> in order</w:t>
        </w:r>
      </w:ins>
      <w:ins w:id="34069" w:author="Rev 9 Allen Wirfs-Brock" w:date="2012-07-06T17:45:00Z">
        <w:r>
          <w:t xml:space="preserve"> the </w:t>
        </w:r>
      </w:ins>
      <w:ins w:id="34070" w:author="Rev 9 Allen Wirfs-Brock" w:date="2012-07-06T18:15:00Z">
        <w:r w:rsidR="00460801">
          <w:t>code unit elements</w:t>
        </w:r>
      </w:ins>
      <w:ins w:id="34071" w:author="Rev 9 Allen Wirfs-Brock" w:date="2012-07-06T17:45:00Z">
        <w:r>
          <w:t xml:space="preserve"> of </w:t>
        </w:r>
      </w:ins>
      <w:ins w:id="34072" w:author="Rev 9 Allen Wirfs-Brock" w:date="2012-07-06T18:16:00Z">
        <w:r w:rsidR="00460801" w:rsidRPr="00857485">
          <w:rPr>
            <w:i/>
          </w:rPr>
          <w:t>next</w:t>
        </w:r>
        <w:r w:rsidR="00460801">
          <w:rPr>
            <w:i/>
          </w:rPr>
          <w:t>Seg</w:t>
        </w:r>
        <w:r w:rsidR="00460801">
          <w:t xml:space="preserve"> </w:t>
        </w:r>
      </w:ins>
      <w:ins w:id="34073" w:author="Rev 9 Allen Wirfs-Brock" w:date="2012-07-06T17:45:00Z">
        <w:r>
          <w:t xml:space="preserve">to the end of </w:t>
        </w:r>
      </w:ins>
      <w:ins w:id="34074" w:author="Rev 10 Allen Wirfs-Brock" w:date="2012-08-13T17:07:00Z">
        <w:r w:rsidR="0003414D">
          <w:rPr>
            <w:i/>
          </w:rPr>
          <w:t>stringE</w:t>
        </w:r>
        <w:r w:rsidR="0003414D" w:rsidRPr="00857485">
          <w:rPr>
            <w:i/>
          </w:rPr>
          <w:t>lements</w:t>
        </w:r>
      </w:ins>
      <w:ins w:id="34075" w:author="Rev 9 Allen Wirfs-Brock" w:date="2012-07-06T17:45:00Z">
        <w:del w:id="34076" w:author="Rev 10 Allen Wirfs-Brock" w:date="2012-08-13T17:07:00Z">
          <w:r w:rsidRPr="00857485" w:rsidDel="0003414D">
            <w:rPr>
              <w:i/>
            </w:rPr>
            <w:delText>elements</w:delText>
          </w:r>
        </w:del>
        <w:r>
          <w:t>.</w:t>
        </w:r>
      </w:ins>
    </w:p>
    <w:p w:rsidR="00460801" w:rsidRDefault="00460801" w:rsidP="00EA11C5">
      <w:pPr>
        <w:pStyle w:val="Alg4"/>
        <w:numPr>
          <w:ilvl w:val="1"/>
          <w:numId w:val="908"/>
        </w:numPr>
        <w:contextualSpacing/>
        <w:rPr>
          <w:ins w:id="34077" w:author="Rev 9 Allen Wirfs-Brock" w:date="2012-07-06T18:16:00Z"/>
        </w:rPr>
      </w:pPr>
      <w:ins w:id="34078" w:author="Rev 9 Allen Wirfs-Brock" w:date="2012-07-06T18:17:00Z">
        <w:r>
          <w:t xml:space="preserve">If </w:t>
        </w:r>
        <w:r w:rsidRPr="00FA657F">
          <w:rPr>
            <w:i/>
          </w:rPr>
          <w:t>nextIndex</w:t>
        </w:r>
        <w:r>
          <w:t xml:space="preserve"> + 1 = </w:t>
        </w:r>
        <w:r w:rsidRPr="00FA657F">
          <w:rPr>
            <w:i/>
          </w:rPr>
          <w:t>literalSegments</w:t>
        </w:r>
        <w:r>
          <w:t>, then</w:t>
        </w:r>
      </w:ins>
    </w:p>
    <w:p w:rsidR="00460801" w:rsidRDefault="00460801" w:rsidP="00FA657F">
      <w:pPr>
        <w:pStyle w:val="Alg4"/>
        <w:numPr>
          <w:ilvl w:val="2"/>
          <w:numId w:val="908"/>
        </w:numPr>
        <w:contextualSpacing/>
        <w:rPr>
          <w:ins w:id="34079" w:author="Rev 9 Allen Wirfs-Brock" w:date="2012-07-06T18:17:00Z"/>
        </w:rPr>
      </w:pPr>
      <w:ins w:id="34080" w:author="Rev 9 Allen Wirfs-Brock" w:date="2012-07-06T18:17:00Z">
        <w:r>
          <w:t xml:space="preserve">Return the string value whose elements are, in order, the elements in the List </w:t>
        </w:r>
      </w:ins>
      <w:ins w:id="34081" w:author="Rev 10 Allen Wirfs-Brock" w:date="2012-08-13T17:07:00Z">
        <w:r w:rsidR="0003414D">
          <w:rPr>
            <w:i/>
          </w:rPr>
          <w:t>stringE</w:t>
        </w:r>
        <w:r w:rsidR="0003414D" w:rsidRPr="00857485">
          <w:rPr>
            <w:i/>
          </w:rPr>
          <w:t>lements</w:t>
        </w:r>
      </w:ins>
      <w:ins w:id="34082" w:author="Rev 9 Allen Wirfs-Brock" w:date="2012-07-06T18:17:00Z">
        <w:del w:id="34083" w:author="Rev 10 Allen Wirfs-Brock" w:date="2012-08-13T17:07:00Z">
          <w:r w:rsidRPr="00857485" w:rsidDel="0003414D">
            <w:rPr>
              <w:i/>
            </w:rPr>
            <w:delText>elements</w:delText>
          </w:r>
        </w:del>
        <w:r>
          <w:t xml:space="preserve">. If </w:t>
        </w:r>
        <w:r w:rsidRPr="00857485">
          <w:rPr>
            <w:i/>
          </w:rPr>
          <w:t>length</w:t>
        </w:r>
        <w:r>
          <w:t xml:space="preserve"> is 0, the empty string is returned.</w:t>
        </w:r>
      </w:ins>
    </w:p>
    <w:p w:rsidR="00460801" w:rsidRPr="00E77497" w:rsidRDefault="00460801" w:rsidP="00460801">
      <w:pPr>
        <w:pStyle w:val="Alg4"/>
        <w:numPr>
          <w:ilvl w:val="1"/>
          <w:numId w:val="908"/>
        </w:numPr>
        <w:rPr>
          <w:ins w:id="34084" w:author="Rev 9 Allen Wirfs-Brock" w:date="2012-07-06T18:22:00Z"/>
        </w:rPr>
      </w:pPr>
      <w:ins w:id="34085" w:author="Rev 9 Allen Wirfs-Brock" w:date="2012-07-06T18:22:00Z">
        <w:r>
          <w:t xml:space="preserve">Let </w:t>
        </w:r>
        <w:r w:rsidRPr="00857485">
          <w:rPr>
            <w:i/>
          </w:rPr>
          <w:t>next</w:t>
        </w:r>
        <w:r>
          <w:t xml:space="preserve"> be the result of calling the [[Get]]</w:t>
        </w:r>
        <w:r w:rsidRPr="005009C2">
          <w:t xml:space="preserve"> </w:t>
        </w:r>
        <w:r>
          <w:t xml:space="preserve">internal method of </w:t>
        </w:r>
      </w:ins>
      <w:ins w:id="34086" w:author="Rev 9 Allen Wirfs-Brock" w:date="2012-07-06T18:23:00Z">
        <w:r w:rsidR="00FA657F">
          <w:rPr>
            <w:i/>
          </w:rPr>
          <w:t>substitutions</w:t>
        </w:r>
        <w:r w:rsidR="00FA657F">
          <w:t xml:space="preserve"> </w:t>
        </w:r>
      </w:ins>
      <w:ins w:id="34087" w:author="Rev 9 Allen Wirfs-Brock" w:date="2012-07-06T18:22:00Z">
        <w:r>
          <w:t xml:space="preserve">with argument </w:t>
        </w:r>
      </w:ins>
      <w:ins w:id="34088" w:author="Rev 9 Allen Wirfs-Brock" w:date="2012-07-06T18:24:00Z">
        <w:r w:rsidR="00FA657F" w:rsidRPr="00887FC2">
          <w:rPr>
            <w:i/>
          </w:rPr>
          <w:t>nextKey</w:t>
        </w:r>
      </w:ins>
      <w:ins w:id="34089" w:author="Rev 9 Allen Wirfs-Brock" w:date="2012-07-06T18:22:00Z">
        <w:r w:rsidRPr="00857485">
          <w:t>.</w:t>
        </w:r>
      </w:ins>
    </w:p>
    <w:p w:rsidR="00460801" w:rsidRPr="005009C2" w:rsidRDefault="00460801" w:rsidP="00460801">
      <w:pPr>
        <w:pStyle w:val="Alg4"/>
        <w:numPr>
          <w:ilvl w:val="1"/>
          <w:numId w:val="908"/>
        </w:numPr>
        <w:contextualSpacing/>
        <w:rPr>
          <w:ins w:id="34090" w:author="Rev 9 Allen Wirfs-Brock" w:date="2012-07-06T18:22:00Z"/>
        </w:rPr>
      </w:pPr>
      <w:ins w:id="34091" w:author="Rev 9 Allen Wirfs-Brock" w:date="2012-07-06T18:22:00Z">
        <w:r>
          <w:t xml:space="preserve">Let </w:t>
        </w:r>
        <w:r w:rsidRPr="00857485">
          <w:rPr>
            <w:i/>
          </w:rPr>
          <w:t>next</w:t>
        </w:r>
      </w:ins>
      <w:ins w:id="34092" w:author="Rev 9 Allen Wirfs-Brock" w:date="2012-07-06T18:24:00Z">
        <w:r w:rsidR="00FA657F">
          <w:rPr>
            <w:i/>
          </w:rPr>
          <w:t>Sub</w:t>
        </w:r>
      </w:ins>
      <w:ins w:id="34093" w:author="Rev 9 Allen Wirfs-Brock" w:date="2012-07-06T18:22:00Z">
        <w:r>
          <w:t xml:space="preserve"> be ToString(</w:t>
        </w:r>
        <w:r w:rsidRPr="00857485">
          <w:rPr>
            <w:i/>
          </w:rPr>
          <w:t>next</w:t>
        </w:r>
        <w:r>
          <w:t>).</w:t>
        </w:r>
      </w:ins>
    </w:p>
    <w:p w:rsidR="00460801" w:rsidRDefault="00460801" w:rsidP="00460801">
      <w:pPr>
        <w:pStyle w:val="Alg4"/>
        <w:numPr>
          <w:ilvl w:val="1"/>
          <w:numId w:val="908"/>
        </w:numPr>
        <w:contextualSpacing/>
        <w:rPr>
          <w:ins w:id="34094" w:author="Rev 9 Allen Wirfs-Brock" w:date="2012-07-06T18:22:00Z"/>
        </w:rPr>
      </w:pPr>
      <w:ins w:id="34095" w:author="Rev 9 Allen Wirfs-Brock" w:date="2012-07-06T18:22:00Z">
        <w:r>
          <w:t>ReturnIfAbrupt(</w:t>
        </w:r>
        <w:r w:rsidRPr="00857485">
          <w:rPr>
            <w:i/>
          </w:rPr>
          <w:t>next</w:t>
        </w:r>
        <w:r>
          <w:rPr>
            <w:i/>
          </w:rPr>
          <w:t>S</w:t>
        </w:r>
      </w:ins>
      <w:ins w:id="34096" w:author="Rev 9 Allen Wirfs-Brock" w:date="2012-07-06T18:25:00Z">
        <w:r w:rsidR="00FA657F">
          <w:rPr>
            <w:i/>
          </w:rPr>
          <w:t>ub</w:t>
        </w:r>
      </w:ins>
      <w:ins w:id="34097" w:author="Rev 9 Allen Wirfs-Brock" w:date="2012-07-06T18:22:00Z">
        <w:r>
          <w:t>).</w:t>
        </w:r>
      </w:ins>
    </w:p>
    <w:p w:rsidR="00460801" w:rsidRDefault="00460801" w:rsidP="00FA657F">
      <w:pPr>
        <w:pStyle w:val="Alg4"/>
        <w:numPr>
          <w:ilvl w:val="1"/>
          <w:numId w:val="908"/>
        </w:numPr>
        <w:contextualSpacing/>
        <w:rPr>
          <w:ins w:id="34098" w:author="Rev 9 Allen Wirfs-Brock" w:date="2012-07-06T18:21:00Z"/>
        </w:rPr>
      </w:pPr>
      <w:ins w:id="34099" w:author="Rev 9 Allen Wirfs-Brock" w:date="2012-07-06T18:22:00Z">
        <w:r>
          <w:t xml:space="preserve">Append in order the code unit elements of </w:t>
        </w:r>
        <w:r w:rsidRPr="00857485">
          <w:rPr>
            <w:i/>
          </w:rPr>
          <w:t>next</w:t>
        </w:r>
        <w:r>
          <w:rPr>
            <w:i/>
          </w:rPr>
          <w:t>S</w:t>
        </w:r>
      </w:ins>
      <w:ins w:id="34100" w:author="Rev 9 Allen Wirfs-Brock" w:date="2012-07-06T18:25:00Z">
        <w:r w:rsidR="00FA657F">
          <w:rPr>
            <w:i/>
          </w:rPr>
          <w:t>ub</w:t>
        </w:r>
      </w:ins>
      <w:ins w:id="34101" w:author="Rev 9 Allen Wirfs-Brock" w:date="2012-07-06T18:22:00Z">
        <w:r>
          <w:t xml:space="preserve"> to the end of </w:t>
        </w:r>
      </w:ins>
      <w:ins w:id="34102" w:author="Rev 10 Allen Wirfs-Brock" w:date="2012-08-13T17:07:00Z">
        <w:r w:rsidR="0003414D">
          <w:rPr>
            <w:i/>
          </w:rPr>
          <w:t>stringE</w:t>
        </w:r>
        <w:r w:rsidR="0003414D" w:rsidRPr="00857485">
          <w:rPr>
            <w:i/>
          </w:rPr>
          <w:t>lements</w:t>
        </w:r>
      </w:ins>
      <w:ins w:id="34103" w:author="Rev 9 Allen Wirfs-Brock" w:date="2012-07-06T18:22:00Z">
        <w:del w:id="34104" w:author="Rev 10 Allen Wirfs-Brock" w:date="2012-08-13T17:07:00Z">
          <w:r w:rsidRPr="00857485" w:rsidDel="0003414D">
            <w:rPr>
              <w:i/>
            </w:rPr>
            <w:delText>elements</w:delText>
          </w:r>
        </w:del>
        <w:r>
          <w:t>.</w:t>
        </w:r>
      </w:ins>
    </w:p>
    <w:p w:rsidR="00EA11C5" w:rsidRDefault="00EA11C5" w:rsidP="00FA657F">
      <w:pPr>
        <w:pStyle w:val="Alg4"/>
        <w:numPr>
          <w:ilvl w:val="1"/>
          <w:numId w:val="908"/>
        </w:numPr>
        <w:spacing w:after="240"/>
        <w:rPr>
          <w:ins w:id="34105" w:author="Rev 9 Allen Wirfs-Brock" w:date="2012-07-06T17:45:00Z"/>
        </w:rPr>
      </w:pPr>
      <w:ins w:id="34106" w:author="Rev 9 Allen Wirfs-Brock" w:date="2012-07-06T17:45:00Z">
        <w:r>
          <w:t xml:space="preserve">Let </w:t>
        </w:r>
        <w:r w:rsidRPr="00857485">
          <w:rPr>
            <w:i/>
          </w:rPr>
          <w:t>nextIndex</w:t>
        </w:r>
        <w:r>
          <w:t xml:space="preserve"> be </w:t>
        </w:r>
        <w:r w:rsidRPr="00857485">
          <w:rPr>
            <w:i/>
          </w:rPr>
          <w:t>nextIndex</w:t>
        </w:r>
        <w:r>
          <w:t xml:space="preserve"> + 1.</w:t>
        </w:r>
      </w:ins>
    </w:p>
    <w:p w:rsidR="00EA11C5" w:rsidRDefault="00EA11C5" w:rsidP="00EA11C5">
      <w:pPr>
        <w:rPr>
          <w:ins w:id="34107" w:author="Rev 9 Allen Wirfs-Brock" w:date="2012-07-06T18:26:00Z"/>
        </w:rPr>
      </w:pPr>
      <w:ins w:id="34108" w:author="Rev 9 Allen Wirfs-Brock" w:date="2012-07-06T17:45:00Z">
        <w:r w:rsidRPr="00E77497">
          <w:t xml:space="preserve">The </w:t>
        </w:r>
        <w:r w:rsidRPr="00E77497">
          <w:rPr>
            <w:rFonts w:ascii="Courier New" w:hAnsi="Courier New"/>
            <w:b/>
          </w:rPr>
          <w:t>length</w:t>
        </w:r>
        <w:r w:rsidRPr="00E77497">
          <w:t xml:space="preserve"> property of the </w:t>
        </w:r>
      </w:ins>
      <w:ins w:id="34109" w:author="Rev 9 Allen Wirfs-Brock" w:date="2012-07-07T11:00:00Z">
        <w:r w:rsidR="00B60B67">
          <w:rPr>
            <w:rFonts w:ascii="Courier New" w:hAnsi="Courier New"/>
            <w:b/>
          </w:rPr>
          <w:t>raw</w:t>
        </w:r>
      </w:ins>
      <w:ins w:id="34110" w:author="Rev 9 Allen Wirfs-Brock" w:date="2012-07-06T17:45:00Z">
        <w:r w:rsidRPr="00E77497">
          <w:t xml:space="preserve"> function is </w:t>
        </w:r>
      </w:ins>
      <w:ins w:id="34111" w:author="Rev 9 Allen Wirfs-Brock" w:date="2012-07-07T11:00:00Z">
        <w:r w:rsidR="00B60B67">
          <w:rPr>
            <w:b/>
          </w:rPr>
          <w:t>1</w:t>
        </w:r>
      </w:ins>
      <w:ins w:id="34112" w:author="Rev 9 Allen Wirfs-Brock" w:date="2012-07-06T17:45:00Z">
        <w:r w:rsidRPr="00E77497">
          <w:t>.</w:t>
        </w:r>
      </w:ins>
    </w:p>
    <w:p w:rsidR="00FA657F" w:rsidRPr="00E77497" w:rsidRDefault="00FA657F" w:rsidP="00FA657F">
      <w:pPr>
        <w:pStyle w:val="Note"/>
        <w:rPr>
          <w:ins w:id="34113" w:author="Rev 9 Allen Wirfs-Brock" w:date="2012-07-06T17:45:00Z"/>
        </w:rPr>
      </w:pPr>
      <w:ins w:id="34114" w:author="Rev 9 Allen Wirfs-Brock" w:date="2012-07-06T18:26:00Z">
        <w:r>
          <w:t>NOTE</w:t>
        </w:r>
        <w:r>
          <w:tab/>
          <w:t xml:space="preserve">String.raw is intended </w:t>
        </w:r>
      </w:ins>
      <w:ins w:id="34115" w:author="Rev 9 Allen Wirfs-Brock" w:date="2012-07-06T18:28:00Z">
        <w:r>
          <w:t>for use</w:t>
        </w:r>
      </w:ins>
      <w:ins w:id="34116" w:author="Rev 9 Allen Wirfs-Brock" w:date="2012-07-06T18:26:00Z">
        <w:r>
          <w:t xml:space="preserve"> as a tag function of a </w:t>
        </w:r>
      </w:ins>
      <w:ins w:id="34117" w:author="Rev 9 Allen Wirfs-Brock" w:date="2012-07-06T18:27:00Z">
        <w:r>
          <w:t xml:space="preserve">Tagged </w:t>
        </w:r>
        <w:del w:id="34118" w:author="Rev 10 Allen Wirfs-Brock" w:date="2012-07-29T11:38:00Z">
          <w:r w:rsidDel="00387B31">
            <w:delText>Quasi</w:delText>
          </w:r>
        </w:del>
      </w:ins>
      <w:ins w:id="34119" w:author="Rev 10 Allen Wirfs-Brock" w:date="2012-07-29T11:38:00Z">
        <w:r w:rsidR="00387B31">
          <w:t>Template</w:t>
        </w:r>
      </w:ins>
      <w:ins w:id="34120" w:author="Rev 9 Allen Wirfs-Brock" w:date="2012-07-06T18:27:00Z">
        <w:r>
          <w:t xml:space="preserve"> </w:t>
        </w:r>
      </w:ins>
      <w:ins w:id="34121" w:author="Rev 10 Allen Wirfs-Brock" w:date="2012-07-29T11:39:00Z">
        <w:r w:rsidR="00387B31">
          <w:t xml:space="preserve">String </w:t>
        </w:r>
      </w:ins>
      <w:ins w:id="34122" w:author="Rev 9 Allen Wirfs-Brock" w:date="2012-07-06T18:27:00Z">
        <w:r>
          <w:t>(11.</w:t>
        </w:r>
      </w:ins>
      <w:ins w:id="34123" w:author="Rev 9 Allen Wirfs-Brock" w:date="2012-07-06T18:28:00Z">
        <w:r>
          <w:t xml:space="preserve">2.6).  When called as such the first argument will be </w:t>
        </w:r>
      </w:ins>
      <w:ins w:id="34124" w:author="Rev 9 Allen Wirfs-Brock" w:date="2012-07-06T18:29:00Z">
        <w:r>
          <w:t>a well formed</w:t>
        </w:r>
      </w:ins>
      <w:ins w:id="34125" w:author="Rev 9 Allen Wirfs-Brock" w:date="2012-07-06T18:28:00Z">
        <w:r>
          <w:t xml:space="preserve"> </w:t>
        </w:r>
        <w:del w:id="34126" w:author="Rev 10 Allen Wirfs-Brock" w:date="2012-07-29T11:44:00Z">
          <w:r w:rsidDel="000B1F1B">
            <w:delText>quasi</w:delText>
          </w:r>
        </w:del>
      </w:ins>
      <w:ins w:id="34127" w:author="Rev 10 Allen Wirfs-Brock" w:date="2012-07-29T11:44:00Z">
        <w:r w:rsidR="000B1F1B">
          <w:t>template</w:t>
        </w:r>
      </w:ins>
      <w:ins w:id="34128" w:author="Rev 9 Allen Wirfs-Brock" w:date="2012-07-06T18:28:00Z">
        <w:r>
          <w:t xml:space="preserve"> call site object</w:t>
        </w:r>
      </w:ins>
      <w:ins w:id="34129" w:author="Rev 9 Allen Wirfs-Brock" w:date="2012-07-06T18:29:00Z">
        <w:r>
          <w:t xml:space="preserve"> and the rest parameter will contain the substitution values. </w:t>
        </w:r>
      </w:ins>
    </w:p>
    <w:p w:rsidR="004C02EF" w:rsidRPr="00E77497" w:rsidRDefault="004C02EF" w:rsidP="00B43482">
      <w:pPr>
        <w:pStyle w:val="Heading3"/>
        <w:numPr>
          <w:ilvl w:val="0"/>
          <w:numId w:val="0"/>
        </w:numPr>
      </w:pPr>
      <w:bookmarkStart w:id="34130" w:name="_Toc339020461"/>
      <w:r w:rsidRPr="00E77497">
        <w:t>15.5.4</w:t>
      </w:r>
      <w:r w:rsidRPr="00E77497">
        <w:tab/>
        <w:t>Properties of the String Prototype Objec</w:t>
      </w:r>
      <w:bookmarkEnd w:id="33843"/>
      <w:bookmarkEnd w:id="33844"/>
      <w:bookmarkEnd w:id="33845"/>
      <w:bookmarkEnd w:id="33846"/>
      <w:r w:rsidRPr="00E77497">
        <w:t>t</w:t>
      </w:r>
      <w:bookmarkEnd w:id="33848"/>
      <w:bookmarkEnd w:id="33899"/>
      <w:bookmarkEnd w:id="33900"/>
      <w:bookmarkEnd w:id="33901"/>
      <w:bookmarkEnd w:id="33902"/>
      <w:bookmarkEnd w:id="33903"/>
      <w:bookmarkEnd w:id="33904"/>
      <w:bookmarkEnd w:id="34130"/>
    </w:p>
    <w:p w:rsidR="004C02EF" w:rsidRPr="00E77497" w:rsidRDefault="004C02EF" w:rsidP="004C02EF">
      <w:r w:rsidRPr="00E77497">
        <w:t>The String prototype object is itself a String object</w:t>
      </w:r>
      <w:del w:id="34131"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34132" w:author="Allen Wirfs-Brock" w:date="2011-07-02T14:04:00Z">
        <w:r w:rsidR="00963019" w:rsidRPr="00E77497">
          <w:t xml:space="preserve"> The </w:t>
        </w:r>
        <w:r w:rsidR="00141138" w:rsidRPr="00E77497">
          <w:t xml:space="preserve">String prototype object </w:t>
        </w:r>
        <w:r w:rsidR="00963019" w:rsidRPr="00E77497">
          <w:t>has the [[</w:t>
        </w:r>
        <w:del w:id="34133" w:author="Rev 3 Allen Wirfs-Brock" w:date="2011-09-07T17:55:00Z">
          <w:r w:rsidR="00963019" w:rsidRPr="00E77497" w:rsidDel="00065D08">
            <w:delText>IsString</w:delText>
          </w:r>
        </w:del>
      </w:ins>
      <w:ins w:id="34134" w:author="Rev 3 Allen Wirfs-Brock" w:date="2011-09-07T17:55:00Z">
        <w:r w:rsidR="00065D08" w:rsidRPr="00E77497">
          <w:t>NativeBrand</w:t>
        </w:r>
      </w:ins>
      <w:ins w:id="34135" w:author="Allen Wirfs-Brock" w:date="2011-07-02T14:04:00Z">
        <w:r w:rsidR="00963019" w:rsidRPr="00E77497">
          <w:t>]] internal property</w:t>
        </w:r>
      </w:ins>
      <w:ins w:id="34136" w:author="Rev 3 Allen Wirfs-Brock" w:date="2011-09-07T17:55:00Z">
        <w:r w:rsidR="00065D08" w:rsidRPr="00E77497">
          <w:t xml:space="preserve"> with value StringWrapper</w:t>
        </w:r>
      </w:ins>
      <w:ins w:id="34137" w:author="Allen Wirfs-Brock" w:date="2011-07-02T14:04:00Z">
        <w:r w:rsidR="00963019" w:rsidRPr="00E77497">
          <w:t>.</w:t>
        </w:r>
      </w:ins>
    </w:p>
    <w:p w:rsidR="004C02EF" w:rsidRPr="00E77497" w:rsidRDefault="004C02EF" w:rsidP="004C02EF">
      <w:r w:rsidRPr="00E77497">
        <w:lastRenderedPageBreak/>
        <w:t>The value of the [[Prototype]] internal property of the String prototype object is the standard built-in Object prototype object (15.2.4).</w:t>
      </w:r>
      <w:bookmarkStart w:id="34138" w:name="_Toc385672313"/>
      <w:bookmarkStart w:id="34139" w:name="_Toc393690429"/>
      <w:bookmarkStart w:id="34140" w:name="_Toc382291632"/>
      <w:bookmarkStart w:id="34141" w:name="_Toc382212254"/>
      <w:bookmarkStart w:id="34142" w:name="_Toc382212817"/>
    </w:p>
    <w:p w:rsidR="004C02EF" w:rsidRPr="00E77497" w:rsidRDefault="004C02EF" w:rsidP="004C02EF">
      <w:pPr>
        <w:pStyle w:val="Heading4"/>
        <w:numPr>
          <w:ilvl w:val="0"/>
          <w:numId w:val="0"/>
        </w:numPr>
      </w:pPr>
      <w:r w:rsidRPr="00E77497">
        <w:t>15.5.4.1</w:t>
      </w:r>
      <w:r w:rsidRPr="00E77497">
        <w:tab/>
        <w:t>String.prototype.constructo</w:t>
      </w:r>
      <w:bookmarkEnd w:id="34138"/>
      <w:bookmarkEnd w:id="34139"/>
      <w:r w:rsidRPr="00E77497">
        <w:t>r</w:t>
      </w:r>
    </w:p>
    <w:p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34143" w:name="_Toc385672314"/>
      <w:bookmarkStart w:id="34144" w:name="_Toc393690430"/>
    </w:p>
    <w:p w:rsidR="004C02EF" w:rsidRPr="00E77497" w:rsidRDefault="004C02EF" w:rsidP="004C02EF">
      <w:pPr>
        <w:pStyle w:val="Heading4"/>
        <w:numPr>
          <w:ilvl w:val="0"/>
          <w:numId w:val="0"/>
        </w:numPr>
      </w:pPr>
      <w:bookmarkStart w:id="34145" w:name="_Ref455972324"/>
      <w:r w:rsidRPr="00E77497">
        <w:t>15.5.4.2</w:t>
      </w:r>
      <w:r w:rsidRPr="00E77497">
        <w:tab/>
        <w:t>String.prototype.toString</w:t>
      </w:r>
      <w:bookmarkEnd w:id="34140"/>
      <w:bookmarkEnd w:id="34143"/>
      <w:bookmarkEnd w:id="34144"/>
      <w:r w:rsidRPr="00E77497">
        <w:t xml:space="preserve"> ( )</w:t>
      </w:r>
      <w:bookmarkEnd w:id="34145"/>
    </w:p>
    <w:p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34146" w:name="_Toc382291633"/>
      <w:bookmarkStart w:id="34147" w:name="_Toc385672315"/>
    </w:p>
    <w:p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34148" w:name="_Toc393690431"/>
    </w:p>
    <w:p w:rsidR="004C02EF" w:rsidRPr="00E77497" w:rsidRDefault="004C02EF" w:rsidP="004C02EF">
      <w:pPr>
        <w:pStyle w:val="Heading4"/>
        <w:numPr>
          <w:ilvl w:val="0"/>
          <w:numId w:val="0"/>
        </w:numPr>
      </w:pPr>
      <w:bookmarkStart w:id="34149" w:name="_Ref455972327"/>
      <w:r w:rsidRPr="00E77497">
        <w:t>15.5.4.3</w:t>
      </w:r>
      <w:r w:rsidRPr="00E77497">
        <w:tab/>
        <w:t>String.prototype.valueOf</w:t>
      </w:r>
      <w:bookmarkEnd w:id="34146"/>
      <w:bookmarkEnd w:id="34147"/>
      <w:bookmarkEnd w:id="34148"/>
      <w:r w:rsidRPr="00E77497">
        <w:t xml:space="preserve"> ( )</w:t>
      </w:r>
      <w:bookmarkStart w:id="34150" w:name="_Toc382291634"/>
      <w:bookmarkEnd w:id="34149"/>
    </w:p>
    <w:p w:rsidR="004C02EF" w:rsidRPr="00E77497" w:rsidRDefault="004C02EF" w:rsidP="004C02EF">
      <w:r w:rsidRPr="00E77497">
        <w:t>Returns this String value.</w:t>
      </w:r>
      <w:bookmarkStart w:id="34151" w:name="_Toc385672316"/>
    </w:p>
    <w:p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34152" w:name="_Toc393690432"/>
    </w:p>
    <w:p w:rsidR="004C02EF" w:rsidRPr="00E77497" w:rsidRDefault="004C02EF" w:rsidP="004C02EF">
      <w:pPr>
        <w:pStyle w:val="Heading4"/>
        <w:numPr>
          <w:ilvl w:val="0"/>
          <w:numId w:val="0"/>
        </w:numPr>
      </w:pPr>
      <w:bookmarkStart w:id="34153" w:name="_Ref457704263"/>
      <w:r w:rsidRPr="00E77497">
        <w:t>15.5.4.4</w:t>
      </w:r>
      <w:r w:rsidRPr="00E77497">
        <w:tab/>
        <w:t>String.prototype.</w:t>
      </w:r>
      <w:commentRangeStart w:id="34154"/>
      <w:r w:rsidRPr="00E77497">
        <w:t>charA</w:t>
      </w:r>
      <w:bookmarkEnd w:id="34150"/>
      <w:r w:rsidRPr="00E77497">
        <w:t xml:space="preserve">t </w:t>
      </w:r>
      <w:commentRangeEnd w:id="34154"/>
      <w:r w:rsidR="009653FE">
        <w:rPr>
          <w:rStyle w:val="CommentReference"/>
          <w:b w:val="0"/>
        </w:rPr>
        <w:commentReference w:id="34154"/>
      </w:r>
      <w:r w:rsidRPr="00E77497">
        <w:t>(pos</w:t>
      </w:r>
      <w:bookmarkEnd w:id="34151"/>
      <w:bookmarkEnd w:id="34152"/>
      <w:r w:rsidRPr="00E77497">
        <w:t>)</w:t>
      </w:r>
      <w:bookmarkStart w:id="34155" w:name="_Toc382291635"/>
      <w:bookmarkEnd w:id="34153"/>
    </w:p>
    <w:p w:rsidR="004C02EF" w:rsidRPr="00E77497" w:rsidRDefault="009653FE">
      <w:pPr>
        <w:pStyle w:val="Note"/>
        <w:pPrChange w:id="34156" w:author="Rev 9 Allen Wirfs-Brock" w:date="2012-07-07T11:08:00Z">
          <w:pPr/>
        </w:pPrChange>
      </w:pPr>
      <w:ins w:id="34157" w:author="Rev 9 Allen Wirfs-Brock" w:date="2012-07-07T11:08:00Z">
        <w:r>
          <w:t>NOTE</w:t>
        </w:r>
        <w:r>
          <w:tab/>
        </w:r>
      </w:ins>
      <w:r w:rsidR="004C02EF" w:rsidRPr="00E77497">
        <w:t>Returns a</w:t>
      </w:r>
      <w:ins w:id="34158" w:author="Rev 9 Allen Wirfs-Brock" w:date="2012-07-07T11:03:00Z">
        <w:r w:rsidR="00B60B67">
          <w:t xml:space="preserve"> single element</w:t>
        </w:r>
      </w:ins>
      <w:r w:rsidR="004C02EF" w:rsidRPr="00E77497">
        <w:t xml:space="preserve"> String containing the </w:t>
      </w:r>
      <w:del w:id="34159" w:author="Rev 9 Allen Wirfs-Brock" w:date="2012-07-07T11:03:00Z">
        <w:r w:rsidR="004C02EF" w:rsidRPr="00E77497" w:rsidDel="00B60B67">
          <w:delText xml:space="preserve">character </w:delText>
        </w:r>
      </w:del>
      <w:ins w:id="34160" w:author="Rev 9 Allen Wirfs-Brock" w:date="2012-07-07T11:03:00Z">
        <w:r w:rsidR="00B60B67">
          <w:t>code unit</w:t>
        </w:r>
        <w:r w:rsidR="00B60B67" w:rsidRPr="00E77497">
          <w:t xml:space="preserve"> </w:t>
        </w:r>
      </w:ins>
      <w:r w:rsidR="004C02EF" w:rsidRPr="00E77497">
        <w:t xml:space="preserve">at </w:t>
      </w:r>
      <w:ins w:id="34161" w:author="Rev 9 Allen Wirfs-Brock" w:date="2012-07-07T11:03:00Z">
        <w:r w:rsidR="00B60B67">
          <w:t xml:space="preserve">element </w:t>
        </w:r>
      </w:ins>
      <w:r w:rsidR="004C02EF" w:rsidRPr="00E77497">
        <w:t xml:space="preserve">position </w:t>
      </w:r>
      <w:r w:rsidR="004C02EF" w:rsidRPr="00E77497">
        <w:rPr>
          <w:rFonts w:ascii="Times New Roman" w:hAnsi="Times New Roman"/>
          <w:i/>
        </w:rPr>
        <w:t>pos</w:t>
      </w:r>
      <w:r w:rsidR="004C02EF" w:rsidRPr="00E77497">
        <w:t xml:space="preserve"> in the </w:t>
      </w:r>
      <w:del w:id="34162" w:author="Rev 9 Allen Wirfs-Brock" w:date="2012-07-07T11:03:00Z">
        <w:r w:rsidR="004C02EF" w:rsidRPr="00E77497" w:rsidDel="00B60B67">
          <w:delText xml:space="preserve">String </w:delText>
        </w:r>
      </w:del>
      <w:ins w:id="34163" w:author="Rev 9 Allen Wirfs-Brock" w:date="2012-07-07T11:03:00Z">
        <w:r w:rsidR="00B60B67" w:rsidRPr="00E77497">
          <w:t>String</w:t>
        </w:r>
        <w:r w:rsidR="00B60B67">
          <w:t xml:space="preserve"> value </w:t>
        </w:r>
      </w:ins>
      <w:r w:rsidR="004C02EF" w:rsidRPr="00E77497">
        <w:t xml:space="preserve">resulting from converting this object to a String. If there is no </w:t>
      </w:r>
      <w:del w:id="34164" w:author="Rev 9 Allen Wirfs-Brock" w:date="2012-07-07T11:11:00Z">
        <w:r w:rsidR="004C02EF" w:rsidRPr="00E77497" w:rsidDel="009653FE">
          <w:delText xml:space="preserve">character </w:delText>
        </w:r>
      </w:del>
      <w:ins w:id="34165" w:author="Rev 9 Allen Wirfs-Brock" w:date="2012-07-07T11:11:00Z">
        <w:r>
          <w:t>element</w:t>
        </w:r>
        <w:r w:rsidRPr="00E77497">
          <w:t xml:space="preserve"> </w:t>
        </w:r>
      </w:ins>
      <w:r w:rsidR="004C02EF" w:rsidRPr="00E77497">
        <w:t>at that position, the result is the empty String. The result is a String value, not a String object.</w:t>
      </w:r>
    </w:p>
    <w:p w:rsidR="004C02EF" w:rsidRPr="00E77497" w:rsidRDefault="004C02EF">
      <w:pPr>
        <w:pStyle w:val="Note"/>
        <w:pPrChange w:id="34166" w:author="Rev 9 Allen Wirfs-Brock" w:date="2012-07-07T11:08:00Z">
          <w:pPr/>
        </w:pPrChang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rsidR="004C02EF" w:rsidRPr="00E77497" w:rsidRDefault="00134DAD" w:rsidP="00B60B67">
      <w:pPr>
        <w:pStyle w:val="Alg4"/>
        <w:numPr>
          <w:ilvl w:val="0"/>
          <w:numId w:val="910"/>
        </w:numPr>
      </w:pPr>
      <w:ins w:id="34167" w:author="Rev 7 Allen Wirfs-Brock" w:date="2012-04-10T11:57:00Z">
        <w:r>
          <w:t>ReturnIfAbrupt(</w:t>
        </w:r>
      </w:ins>
      <w:del w:id="34168" w:author="Rev 7 Allen Wirfs-Brock" w:date="2012-04-10T11:57:00Z">
        <w:r w:rsidR="004C02EF" w:rsidRPr="00E77497" w:rsidDel="00134DAD">
          <w:delText xml:space="preserve">Call </w:delText>
        </w:r>
      </w:del>
      <w:r w:rsidR="004C02EF" w:rsidRPr="00E77497">
        <w:t>CheckObjectCoercible</w:t>
      </w:r>
      <w:del w:id="34169" w:author="Rev 7 Allen Wirfs-Brock" w:date="2012-04-10T11:57:00Z">
        <w:r w:rsidR="004C02EF" w:rsidRPr="00E77497" w:rsidDel="00134DAD">
          <w:delText xml:space="preserve"> passing the </w:delText>
        </w:r>
      </w:del>
      <w:ins w:id="34170" w:author="Rev 7 Allen Wirfs-Brock" w:date="2012-04-10T11:57:00Z">
        <w:r>
          <w:t>(</w:t>
        </w:r>
      </w:ins>
      <w:r w:rsidR="004C02EF" w:rsidRPr="00E77497">
        <w:rPr>
          <w:b/>
        </w:rPr>
        <w:t>this</w:t>
      </w:r>
      <w:r w:rsidR="004C02EF" w:rsidRPr="00E77497">
        <w:t xml:space="preserve"> value</w:t>
      </w:r>
      <w:del w:id="34171" w:author="Rev 7 Allen Wirfs-Brock" w:date="2012-04-10T11:57:00Z">
        <w:r w:rsidR="004C02EF" w:rsidRPr="00E77497" w:rsidDel="00134DAD">
          <w:delText xml:space="preserve"> as its argument</w:delText>
        </w:r>
      </w:del>
      <w:ins w:id="34172" w:author="Rev 7 Allen Wirfs-Brock" w:date="2012-04-10T11:57:00Z">
        <w:r>
          <w:t>))</w:t>
        </w:r>
      </w:ins>
      <w:r w:rsidR="004C02EF" w:rsidRPr="00E77497">
        <w:t>.</w:t>
      </w:r>
    </w:p>
    <w:p w:rsidR="004C02EF" w:rsidRPr="00E77497" w:rsidRDefault="004C02EF" w:rsidP="00B60B67">
      <w:pPr>
        <w:pStyle w:val="Alg4"/>
        <w:numPr>
          <w:ilvl w:val="0"/>
          <w:numId w:val="91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134DAD" w:rsidRPr="00E77497" w:rsidRDefault="00134DAD" w:rsidP="00B60B67">
      <w:pPr>
        <w:pStyle w:val="Alg4"/>
        <w:numPr>
          <w:ilvl w:val="0"/>
          <w:numId w:val="910"/>
        </w:numPr>
        <w:contextualSpacing/>
        <w:rPr>
          <w:ins w:id="34173" w:author="Rev 7 Allen Wirfs-Brock" w:date="2012-04-10T12:14:00Z"/>
        </w:rPr>
      </w:pPr>
      <w:ins w:id="34174" w:author="Rev 7 Allen Wirfs-Brock" w:date="2012-04-10T12:14:00Z">
        <w:r>
          <w:t>ReturnIfAbrupt(</w:t>
        </w:r>
        <w:del w:id="34175" w:author="Rev 9 Allen Wirfs-Brock" w:date="2012-07-07T11:06:00Z">
          <w:r w:rsidDel="009653FE">
            <w:rPr>
              <w:i/>
            </w:rPr>
            <w:delText>s</w:delText>
          </w:r>
        </w:del>
      </w:ins>
      <w:ins w:id="34176" w:author="Rev 9 Allen Wirfs-Brock" w:date="2012-07-07T11:06:00Z">
        <w:r w:rsidR="009653FE">
          <w:rPr>
            <w:i/>
          </w:rPr>
          <w:t>S</w:t>
        </w:r>
      </w:ins>
      <w:ins w:id="34177" w:author="Rev 7 Allen Wirfs-Brock" w:date="2012-04-10T12:14:00Z">
        <w:r>
          <w:t>).</w:t>
        </w:r>
      </w:ins>
    </w:p>
    <w:p w:rsidR="004C02EF" w:rsidRPr="00E77497" w:rsidRDefault="004C02EF" w:rsidP="00B60B67">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rsidR="00134DAD" w:rsidRPr="00E77497" w:rsidRDefault="00134DAD" w:rsidP="00B60B67">
      <w:pPr>
        <w:pStyle w:val="Alg4"/>
        <w:numPr>
          <w:ilvl w:val="0"/>
          <w:numId w:val="910"/>
        </w:numPr>
        <w:contextualSpacing/>
        <w:rPr>
          <w:ins w:id="34178" w:author="Rev 7 Allen Wirfs-Brock" w:date="2012-04-10T12:14:00Z"/>
        </w:rPr>
      </w:pPr>
      <w:ins w:id="34179" w:author="Rev 7 Allen Wirfs-Brock" w:date="2012-04-10T12:14:00Z">
        <w:r>
          <w:t>ReturnIfAbrupt(</w:t>
        </w:r>
        <w:r>
          <w:rPr>
            <w:i/>
          </w:rPr>
          <w:t>position</w:t>
        </w:r>
        <w:r>
          <w:t>).</w:t>
        </w:r>
      </w:ins>
    </w:p>
    <w:p w:rsidR="004C02EF" w:rsidRPr="00E77497" w:rsidRDefault="004C02EF" w:rsidP="00B60B67">
      <w:pPr>
        <w:pStyle w:val="Alg4"/>
        <w:numPr>
          <w:ilvl w:val="0"/>
          <w:numId w:val="910"/>
        </w:numPr>
      </w:pPr>
      <w:r w:rsidRPr="00E77497">
        <w:t xml:space="preserve">Let </w:t>
      </w:r>
      <w:r w:rsidRPr="00E77497">
        <w:rPr>
          <w:i/>
        </w:rPr>
        <w:t>size</w:t>
      </w:r>
      <w:r w:rsidRPr="00E77497">
        <w:t xml:space="preserve"> be the number of </w:t>
      </w:r>
      <w:del w:id="34180" w:author="Rev 9 Allen Wirfs-Brock" w:date="2012-07-07T11:59:00Z">
        <w:r w:rsidRPr="00E77497" w:rsidDel="00065DB2">
          <w:delText xml:space="preserve">characters </w:delText>
        </w:r>
      </w:del>
      <w:ins w:id="34181" w:author="Rev 9 Allen Wirfs-Brock" w:date="2012-07-07T11:59:00Z">
        <w:r w:rsidR="00065DB2">
          <w:t>elements</w:t>
        </w:r>
        <w:r w:rsidR="00065DB2" w:rsidRPr="00E77497">
          <w:t xml:space="preserve"> </w:t>
        </w:r>
      </w:ins>
      <w:r w:rsidRPr="00E77497">
        <w:t xml:space="preserve">in </w:t>
      </w:r>
      <w:r w:rsidRPr="00E77497">
        <w:rPr>
          <w:i/>
        </w:rPr>
        <w:t>S</w:t>
      </w:r>
      <w:r w:rsidRPr="00E77497">
        <w:t>.</w:t>
      </w:r>
    </w:p>
    <w:p w:rsidR="004C02EF" w:rsidRPr="00E77497" w:rsidRDefault="004C02EF" w:rsidP="00B60B67">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rsidR="004C02EF" w:rsidRPr="00E77497" w:rsidRDefault="004C02EF" w:rsidP="00B60B67">
      <w:pPr>
        <w:pStyle w:val="Alg4"/>
        <w:numPr>
          <w:ilvl w:val="0"/>
          <w:numId w:val="910"/>
        </w:numPr>
        <w:spacing w:after="220"/>
      </w:pPr>
      <w:r w:rsidRPr="00E77497">
        <w:t xml:space="preserve">Return a String of length 1, containing one </w:t>
      </w:r>
      <w:del w:id="34182" w:author="Rev 9 Allen Wirfs-Brock" w:date="2012-07-07T11:07:00Z">
        <w:r w:rsidRPr="00E77497" w:rsidDel="009653FE">
          <w:delText xml:space="preserve">character </w:delText>
        </w:r>
      </w:del>
      <w:ins w:id="34183" w:author="Rev 9 Allen Wirfs-Brock" w:date="2012-07-07T11:07:00Z">
        <w:r w:rsidR="009653FE">
          <w:t>code unit</w:t>
        </w:r>
        <w:r w:rsidR="009653FE" w:rsidRPr="00E77497">
          <w:t xml:space="preserve"> </w:t>
        </w:r>
      </w:ins>
      <w:r w:rsidRPr="00E77497">
        <w:t xml:space="preserve">from </w:t>
      </w:r>
      <w:r w:rsidRPr="00E77497">
        <w:rPr>
          <w:i/>
        </w:rPr>
        <w:t>S</w:t>
      </w:r>
      <w:r w:rsidRPr="00E77497">
        <w:t xml:space="preserve">, namely the </w:t>
      </w:r>
      <w:del w:id="34184" w:author="Rev 9 Allen Wirfs-Brock" w:date="2012-07-07T11:07:00Z">
        <w:r w:rsidRPr="00E77497" w:rsidDel="009653FE">
          <w:delText xml:space="preserve">character </w:delText>
        </w:r>
      </w:del>
      <w:ins w:id="34185" w:author="Rev 9 Allen Wirfs-Brock" w:date="2012-07-07T11:07:00Z">
        <w:r w:rsidR="009653FE">
          <w:t>code unit</w:t>
        </w:r>
        <w:r w:rsidR="009653FE" w:rsidRPr="00E77497">
          <w:t xml:space="preserve"> </w:t>
        </w:r>
      </w:ins>
      <w:r w:rsidRPr="00E77497">
        <w:t xml:space="preserve">at position </w:t>
      </w:r>
      <w:r w:rsidRPr="00E77497">
        <w:rPr>
          <w:i/>
        </w:rPr>
        <w:t>position</w:t>
      </w:r>
      <w:r w:rsidRPr="00E77497">
        <w:t xml:space="preserve">, where the first (leftmost) </w:t>
      </w:r>
      <w:del w:id="34186" w:author="Rev 9 Allen Wirfs-Brock" w:date="2012-07-07T11:07:00Z">
        <w:r w:rsidRPr="00E77497" w:rsidDel="009653FE">
          <w:delText xml:space="preserve">character </w:delText>
        </w:r>
      </w:del>
      <w:ins w:id="34187" w:author="Rev 9 Allen Wirfs-Brock" w:date="2012-07-07T11:07:00Z">
        <w:r w:rsidR="009653FE">
          <w:t>code unit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p>
    <w:p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188" w:name="_Toc385672317"/>
      <w:bookmarkStart w:id="34189" w:name="_Toc393690433"/>
    </w:p>
    <w:p w:rsidR="004C02EF" w:rsidRPr="00E77497" w:rsidRDefault="004C02EF" w:rsidP="004C02EF">
      <w:pPr>
        <w:pStyle w:val="Heading4"/>
        <w:numPr>
          <w:ilvl w:val="0"/>
          <w:numId w:val="0"/>
        </w:numPr>
      </w:pPr>
      <w:bookmarkStart w:id="34190" w:name="_Ref451681117"/>
      <w:r w:rsidRPr="00E77497">
        <w:t>15.5.4.5</w:t>
      </w:r>
      <w:r w:rsidRPr="00E77497">
        <w:tab/>
        <w:t>String.prototype.charCodeAt (pos</w:t>
      </w:r>
      <w:bookmarkEnd w:id="34188"/>
      <w:bookmarkEnd w:id="34189"/>
      <w:r w:rsidRPr="00E77497">
        <w:t>)</w:t>
      </w:r>
      <w:bookmarkEnd w:id="34190"/>
    </w:p>
    <w:p w:rsidR="004C02EF" w:rsidRPr="00E77497" w:rsidRDefault="009653FE">
      <w:pPr>
        <w:pStyle w:val="Note"/>
        <w:pPrChange w:id="34191" w:author="Rev 9 Allen Wirfs-Brock" w:date="2012-07-07T11:11:00Z">
          <w:pPr/>
        </w:pPrChange>
      </w:pPr>
      <w:ins w:id="34192" w:author="Rev 9 Allen Wirfs-Brock" w:date="2012-07-07T11:11:00Z">
        <w:r>
          <w:t>NOTE</w:t>
        </w:r>
        <w:r>
          <w:tab/>
        </w:r>
      </w:ins>
      <w:r w:rsidR="004C02EF" w:rsidRPr="00E77497">
        <w:t xml:space="preserve">Returns a Number (a nonnegative integer less than </w:t>
      </w:r>
      <w:r w:rsidR="004C02EF" w:rsidRPr="00E77497">
        <w:rPr>
          <w:rFonts w:ascii="Times New Roman" w:hAnsi="Times New Roman"/>
        </w:rPr>
        <w:t>2</w:t>
      </w:r>
      <w:r w:rsidR="004C02EF" w:rsidRPr="00E77497">
        <w:rPr>
          <w:rFonts w:ascii="Times New Roman" w:hAnsi="Times New Roman"/>
          <w:vertAlign w:val="superscript"/>
        </w:rPr>
        <w:t>16</w:t>
      </w:r>
      <w:r w:rsidR="004C02EF" w:rsidRPr="00E77497">
        <w:t xml:space="preserve">) </w:t>
      </w:r>
      <w:del w:id="34193" w:author="Rev 9 Allen Wirfs-Brock" w:date="2012-07-07T11:10:00Z">
        <w:r w:rsidR="004C02EF" w:rsidRPr="00E77497" w:rsidDel="009653FE">
          <w:delText xml:space="preserve">representing </w:delText>
        </w:r>
      </w:del>
      <w:ins w:id="34194" w:author="Rev 9 Allen Wirfs-Brock" w:date="2012-07-07T11:10:00Z">
        <w:r>
          <w:t>that is</w:t>
        </w:r>
        <w:r w:rsidRPr="00E77497">
          <w:t xml:space="preserve"> </w:t>
        </w:r>
      </w:ins>
      <w:r w:rsidR="004C02EF" w:rsidRPr="00E77497">
        <w:t xml:space="preserve">the code unit value of the </w:t>
      </w:r>
      <w:del w:id="34195" w:author="Rev 9 Allen Wirfs-Brock" w:date="2012-07-07T11:10:00Z">
        <w:r w:rsidR="004C02EF" w:rsidRPr="00E77497" w:rsidDel="009653FE">
          <w:delText xml:space="preserve">character </w:delText>
        </w:r>
      </w:del>
      <w:ins w:id="34196" w:author="Rev 9 Allen Wirfs-Brock" w:date="2012-07-07T11:10:00Z">
        <w:r>
          <w:t>string element</w:t>
        </w:r>
        <w:r w:rsidRPr="00E77497">
          <w:t xml:space="preserve"> </w:t>
        </w:r>
      </w:ins>
      <w:r w:rsidR="004C02EF" w:rsidRPr="00E77497">
        <w:t xml:space="preserve">at position </w:t>
      </w:r>
      <w:r w:rsidR="004C02EF" w:rsidRPr="00E77497">
        <w:rPr>
          <w:rFonts w:ascii="Times New Roman" w:hAnsi="Times New Roman"/>
          <w:i/>
        </w:rPr>
        <w:t>pos</w:t>
      </w:r>
      <w:r w:rsidR="004C02EF" w:rsidRPr="00E77497">
        <w:t xml:space="preserve"> in the String resulting from converting this object to a String. If there is no </w:t>
      </w:r>
      <w:del w:id="34197" w:author="Rev 9 Allen Wirfs-Brock" w:date="2012-07-07T11:11:00Z">
        <w:r w:rsidR="004C02EF" w:rsidRPr="00E77497" w:rsidDel="009653FE">
          <w:delText xml:space="preserve">character </w:delText>
        </w:r>
      </w:del>
      <w:ins w:id="34198" w:author="Rev 9 Allen Wirfs-Brock" w:date="2012-07-07T11:11:00Z">
        <w:r>
          <w:t>element</w:t>
        </w:r>
        <w:r w:rsidRPr="00E77497">
          <w:t xml:space="preserve"> </w:t>
        </w:r>
      </w:ins>
      <w:r w:rsidR="004C02EF" w:rsidRPr="00E77497">
        <w:t xml:space="preserve">at that position, the result is </w:t>
      </w:r>
      <w:r w:rsidR="004C02EF" w:rsidRPr="00E77497">
        <w:rPr>
          <w:b/>
        </w:rPr>
        <w:t>NaN</w:t>
      </w:r>
      <w:r w:rsidR="004C02EF" w:rsidRPr="00E77497">
        <w:t>.</w:t>
      </w:r>
    </w:p>
    <w:p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rsidR="004C02EF" w:rsidRPr="00E77497" w:rsidRDefault="00134DAD" w:rsidP="00834A33">
      <w:pPr>
        <w:pStyle w:val="Alg4"/>
        <w:numPr>
          <w:ilvl w:val="0"/>
          <w:numId w:val="223"/>
        </w:numPr>
      </w:pPr>
      <w:ins w:id="34199"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34200"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134DAD" w:rsidRPr="00E77497" w:rsidRDefault="00134DAD" w:rsidP="00134DAD">
      <w:pPr>
        <w:pStyle w:val="Alg4"/>
        <w:numPr>
          <w:ilvl w:val="0"/>
          <w:numId w:val="223"/>
        </w:numPr>
        <w:contextualSpacing/>
        <w:rPr>
          <w:ins w:id="34201" w:author="Rev 7 Allen Wirfs-Brock" w:date="2012-04-10T12:15:00Z"/>
        </w:rPr>
      </w:pPr>
      <w:ins w:id="34202" w:author="Rev 7 Allen Wirfs-Brock" w:date="2012-04-10T12:15:00Z">
        <w:r>
          <w:t>ReturnIfAbrupt(</w:t>
        </w:r>
        <w:r>
          <w:rPr>
            <w:i/>
          </w:rPr>
          <w:t>S</w:t>
        </w:r>
        <w:r>
          <w:t>).</w:t>
        </w:r>
      </w:ins>
    </w:p>
    <w:p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rsidR="00134DAD" w:rsidRPr="00E77497" w:rsidRDefault="00134DAD" w:rsidP="00134DAD">
      <w:pPr>
        <w:pStyle w:val="Alg4"/>
        <w:numPr>
          <w:ilvl w:val="0"/>
          <w:numId w:val="223"/>
        </w:numPr>
        <w:contextualSpacing/>
        <w:rPr>
          <w:ins w:id="34203" w:author="Rev 7 Allen Wirfs-Brock" w:date="2012-04-10T12:16:00Z"/>
        </w:rPr>
      </w:pPr>
      <w:ins w:id="34204" w:author="Rev 7 Allen Wirfs-Brock" w:date="2012-04-10T12:16:00Z">
        <w:r>
          <w:lastRenderedPageBreak/>
          <w:t>ReturnIfAbrupt(</w:t>
        </w:r>
        <w:r>
          <w:rPr>
            <w:i/>
          </w:rPr>
          <w:t>position</w:t>
        </w:r>
        <w:r>
          <w:t>).</w:t>
        </w:r>
      </w:ins>
    </w:p>
    <w:p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w:t>
      </w:r>
      <w:del w:id="34205" w:author="Rev 9 Allen Wirfs-Brock" w:date="2012-07-07T11:35:00Z">
        <w:r w:rsidRPr="00E77497" w:rsidDel="00295DD7">
          <w:delText xml:space="preserve">characters </w:delText>
        </w:r>
      </w:del>
      <w:ins w:id="34206" w:author="Rev 9 Allen Wirfs-Brock" w:date="2012-07-07T11:35:00Z">
        <w:r w:rsidR="00295DD7">
          <w:t>elements</w:t>
        </w:r>
        <w:r w:rsidR="00295DD7" w:rsidRPr="00E77497">
          <w:t xml:space="preserve"> </w:t>
        </w:r>
      </w:ins>
      <w:r w:rsidRPr="00E77497">
        <w:t xml:space="preserve">in </w:t>
      </w:r>
      <w:r w:rsidRPr="00E77497">
        <w:rPr>
          <w:i/>
        </w:rPr>
        <w:t>S</w:t>
      </w:r>
      <w:r w:rsidRPr="00E77497">
        <w:t>.</w:t>
      </w:r>
    </w:p>
    <w:p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rsidR="004C02EF" w:rsidRPr="00E77497" w:rsidRDefault="004C02EF" w:rsidP="00834A33">
      <w:pPr>
        <w:pStyle w:val="Alg4"/>
        <w:numPr>
          <w:ilvl w:val="0"/>
          <w:numId w:val="223"/>
        </w:numPr>
        <w:spacing w:after="220"/>
      </w:pPr>
      <w:r w:rsidRPr="00E77497">
        <w:t xml:space="preserve">Return a value of Number type, whose value is the code unit value of the </w:t>
      </w:r>
      <w:del w:id="34207" w:author="Rev 9 Allen Wirfs-Brock" w:date="2012-07-07T11:12:00Z">
        <w:r w:rsidRPr="00E77497" w:rsidDel="009653FE">
          <w:delText xml:space="preserve">character </w:delText>
        </w:r>
      </w:del>
      <w:ins w:id="34208" w:author="Rev 9 Allen Wirfs-Brock" w:date="2012-07-07T11:12:00Z">
        <w:r w:rsidR="009653FE">
          <w:t>element</w:t>
        </w:r>
        <w:r w:rsidR="009653FE" w:rsidRPr="00E77497">
          <w:t xml:space="preserve"> </w:t>
        </w:r>
      </w:ins>
      <w:r w:rsidRPr="00E77497">
        <w:t xml:space="preserve">at position </w:t>
      </w:r>
      <w:r w:rsidRPr="00E77497">
        <w:rPr>
          <w:i/>
        </w:rPr>
        <w:t>position</w:t>
      </w:r>
      <w:r w:rsidRPr="00E77497">
        <w:t xml:space="preserve"> in the String </w:t>
      </w:r>
      <w:r w:rsidRPr="00E77497">
        <w:rPr>
          <w:i/>
        </w:rPr>
        <w:t>S</w:t>
      </w:r>
      <w:r w:rsidRPr="00E77497">
        <w:t xml:space="preserve">, where the first (leftmost) </w:t>
      </w:r>
      <w:del w:id="34209" w:author="Rev 9 Allen Wirfs-Brock" w:date="2012-07-07T11:13:00Z">
        <w:r w:rsidRPr="00E77497" w:rsidDel="009653FE">
          <w:delText xml:space="preserve">character </w:delText>
        </w:r>
      </w:del>
      <w:ins w:id="34210" w:author="Rev 9 Allen Wirfs-Brock" w:date="2012-07-07T11:13:00Z">
        <w:r w:rsidR="009653FE">
          <w:t>element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bookmarkStart w:id="34211" w:name="_Ref385475601"/>
    </w:p>
    <w:p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212" w:name="_Ref457709108"/>
      <w:r w:rsidRPr="00E77497">
        <w:t>15.5.4.6</w:t>
      </w:r>
      <w:r w:rsidRPr="00E77497">
        <w:tab/>
        <w:t xml:space="preserve">String.prototype.concat ( </w:t>
      </w:r>
      <w:del w:id="34213" w:author="Rev 9 Allen Wirfs-Brock" w:date="2012-07-07T11:15:00Z">
        <w:r w:rsidRPr="00E77497" w:rsidDel="009653FE">
          <w:delText>[ string1 [ , string2 [ , … ] ] ]</w:delText>
        </w:r>
      </w:del>
      <w:ins w:id="34214" w:author="Rev 9 Allen Wirfs-Brock" w:date="2012-07-07T11:15:00Z">
        <w:r w:rsidR="009653FE">
          <w:t>…</w:t>
        </w:r>
      </w:ins>
      <w:ins w:id="34215" w:author="Rev 9 Allen Wirfs-Brock" w:date="2012-07-07T11:16:00Z">
        <w:r w:rsidR="002C504F">
          <w:t>args</w:t>
        </w:r>
      </w:ins>
      <w:r w:rsidRPr="00E77497">
        <w:t xml:space="preserve"> )</w:t>
      </w:r>
      <w:bookmarkEnd w:id="34212"/>
    </w:p>
    <w:p w:rsidR="00047F8D" w:rsidRDefault="00102602">
      <w:pPr>
        <w:pStyle w:val="Note"/>
        <w:rPr>
          <w:ins w:id="34216" w:author="Rev 10 Allen Wirfs-Brock" w:date="2012-08-30T15:47:00Z"/>
        </w:rPr>
        <w:pPrChange w:id="34217" w:author="Rev 10 Allen Wirfs-Brock" w:date="2012-08-30T15:47:00Z">
          <w:pPr/>
        </w:pPrChange>
      </w:pPr>
      <w:ins w:id="34218" w:author="Rev 10 Allen Wirfs-Brock" w:date="2012-08-30T15:47:00Z">
        <w:r>
          <w:t>NOTE</w:t>
        </w:r>
        <w:r>
          <w:tab/>
        </w:r>
      </w:ins>
      <w:r w:rsidR="004C02EF" w:rsidRPr="00E77497">
        <w:t xml:space="preserve">When the </w:t>
      </w:r>
      <w:r w:rsidR="004C02EF" w:rsidRPr="00E77497">
        <w:rPr>
          <w:rFonts w:ascii="Courier New" w:hAnsi="Courier New"/>
          <w:b/>
        </w:rPr>
        <w:t>concat</w:t>
      </w:r>
      <w:r w:rsidR="004C02EF" w:rsidRPr="00E77497">
        <w:t xml:space="preserve"> method is called with zero or more arguments</w:t>
      </w:r>
      <w:del w:id="34219" w:author="Rev 10 Allen Wirfs-Brock" w:date="2012-08-30T15:46:00Z">
        <w:r w:rsidR="004C02EF" w:rsidRPr="00E77497" w:rsidDel="00047F8D">
          <w:delText xml:space="preserve"> </w:delText>
        </w:r>
        <w:r w:rsidR="004C02EF" w:rsidRPr="00E77497" w:rsidDel="00047F8D">
          <w:rPr>
            <w:rFonts w:ascii="Times New Roman" w:hAnsi="Times New Roman"/>
            <w:i/>
          </w:rPr>
          <w:delText>string1</w:delText>
        </w:r>
        <w:r w:rsidR="004C02EF" w:rsidRPr="00E77497" w:rsidDel="00047F8D">
          <w:delText xml:space="preserve">, </w:delText>
        </w:r>
        <w:r w:rsidR="004C02EF" w:rsidRPr="00E77497" w:rsidDel="00047F8D">
          <w:rPr>
            <w:rFonts w:ascii="Times New Roman" w:hAnsi="Times New Roman"/>
            <w:i/>
          </w:rPr>
          <w:delText>string2</w:delText>
        </w:r>
        <w:r w:rsidR="004C02EF" w:rsidRPr="00E77497" w:rsidDel="00047F8D">
          <w:delText>, etc.</w:delText>
        </w:r>
      </w:del>
      <w:r w:rsidR="004C02EF" w:rsidRPr="00E77497">
        <w:t xml:space="preserve">, it returns a String consisting of the </w:t>
      </w:r>
      <w:del w:id="34220" w:author="Rev 9 Allen Wirfs-Brock" w:date="2012-07-07T11:13:00Z">
        <w:r w:rsidR="004C02EF" w:rsidRPr="00E77497" w:rsidDel="009653FE">
          <w:delText xml:space="preserve">characters </w:delText>
        </w:r>
      </w:del>
      <w:ins w:id="34221" w:author="Rev 9 Allen Wirfs-Brock" w:date="2012-07-07T11:13:00Z">
        <w:r w:rsidR="009653FE">
          <w:t>string elements</w:t>
        </w:r>
        <w:r w:rsidR="009653FE" w:rsidRPr="00E77497">
          <w:t xml:space="preserve"> </w:t>
        </w:r>
      </w:ins>
      <w:r w:rsidR="004C02EF" w:rsidRPr="00E77497">
        <w:t xml:space="preserve">of this object (converted to a String) followed by the </w:t>
      </w:r>
      <w:del w:id="34222" w:author="Rev 9 Allen Wirfs-Brock" w:date="2012-07-07T11:14:00Z">
        <w:r w:rsidR="004C02EF" w:rsidRPr="00E77497" w:rsidDel="009653FE">
          <w:delText xml:space="preserve">characters </w:delText>
        </w:r>
      </w:del>
      <w:ins w:id="34223" w:author="Rev 9 Allen Wirfs-Brock" w:date="2012-07-07T11:14:00Z">
        <w:r w:rsidR="009653FE">
          <w:t>string elements</w:t>
        </w:r>
        <w:r w:rsidR="009653FE" w:rsidRPr="00E77497">
          <w:t xml:space="preserve"> </w:t>
        </w:r>
      </w:ins>
      <w:r w:rsidR="004C02EF" w:rsidRPr="00E77497">
        <w:t>of each of</w:t>
      </w:r>
      <w:ins w:id="34224" w:author="Rev 10 Allen Wirfs-Brock" w:date="2012-08-30T15:46:00Z">
        <w:r w:rsidR="00047F8D">
          <w:t xml:space="preserve"> the </w:t>
        </w:r>
      </w:ins>
      <w:ins w:id="34225" w:author="Rev 10 Allen Wirfs-Brock" w:date="2012-08-30T15:47:00Z">
        <w:r w:rsidR="00047F8D">
          <w:t xml:space="preserve">arguments </w:t>
        </w:r>
      </w:ins>
      <w:del w:id="34226" w:author="Rev 10 Allen Wirfs-Brock" w:date="2012-08-30T15:46:00Z">
        <w:r w:rsidR="004C02EF" w:rsidRPr="00E77497" w:rsidDel="00047F8D">
          <w:delText xml:space="preserve"> </w:delText>
        </w:r>
        <w:r w:rsidR="004C02EF" w:rsidRPr="00E77497" w:rsidDel="00047F8D">
          <w:rPr>
            <w:rFonts w:ascii="Times New Roman" w:hAnsi="Times New Roman"/>
            <w:i/>
          </w:rPr>
          <w:delText>string1</w:delText>
        </w:r>
        <w:r w:rsidR="004C02EF" w:rsidRPr="00E77497" w:rsidDel="00047F8D">
          <w:delText xml:space="preserve">, </w:delText>
        </w:r>
        <w:r w:rsidR="004C02EF" w:rsidRPr="00E77497" w:rsidDel="00047F8D">
          <w:rPr>
            <w:rFonts w:ascii="Times New Roman" w:hAnsi="Times New Roman"/>
            <w:i/>
          </w:rPr>
          <w:delText>string2</w:delText>
        </w:r>
        <w:r w:rsidR="004C02EF" w:rsidRPr="00E77497" w:rsidDel="00047F8D">
          <w:delText xml:space="preserve">, etc. (where each argument is </w:delText>
        </w:r>
      </w:del>
      <w:r w:rsidR="004C02EF" w:rsidRPr="00E77497">
        <w:t>converted to a String</w:t>
      </w:r>
      <w:del w:id="34227" w:author="Rev 10 Allen Wirfs-Brock" w:date="2012-08-30T15:47:00Z">
        <w:r w:rsidR="004C02EF" w:rsidRPr="00E77497" w:rsidDel="00047F8D">
          <w:delText>)</w:delText>
        </w:r>
      </w:del>
      <w:r w:rsidR="004C02EF" w:rsidRPr="00E77497">
        <w:t>. The result is a String value, not a String object</w:t>
      </w:r>
      <w:del w:id="34228" w:author="Rev 10 Allen Wirfs-Brock" w:date="2012-08-30T15:47:00Z">
        <w:r w:rsidR="004C02EF" w:rsidRPr="00E77497" w:rsidDel="00047F8D">
          <w:delText xml:space="preserve">. </w:delText>
        </w:r>
      </w:del>
      <w:ins w:id="34229" w:author="Rev 10 Allen Wirfs-Brock" w:date="2012-08-30T15:47:00Z">
        <w:r w:rsidR="00047F8D" w:rsidRPr="00E77497">
          <w:t>.</w:t>
        </w:r>
      </w:ins>
    </w:p>
    <w:p w:rsidR="004C02EF" w:rsidRPr="00E77497" w:rsidRDefault="004C02EF" w:rsidP="004C02EF">
      <w:r w:rsidRPr="00E77497">
        <w:t>The following steps are taken:</w:t>
      </w:r>
    </w:p>
    <w:p w:rsidR="002C504F" w:rsidRDefault="002C504F" w:rsidP="002C504F">
      <w:pPr>
        <w:pStyle w:val="Alg4"/>
        <w:numPr>
          <w:ilvl w:val="0"/>
          <w:numId w:val="224"/>
        </w:numPr>
        <w:rPr>
          <w:ins w:id="34230" w:author="Rev 9 Allen Wirfs-Brock" w:date="2012-07-07T11:15:00Z"/>
        </w:rPr>
      </w:pPr>
      <w:ins w:id="34231" w:author="Rev 9 Allen Wirfs-Brock" w:date="2012-07-07T11:15:00Z">
        <w:r>
          <w:t xml:space="preserve">Assert: </w:t>
        </w:r>
      </w:ins>
      <w:ins w:id="34232" w:author="Rev 9 Allen Wirfs-Brock" w:date="2012-07-07T11:17:00Z">
        <w:del w:id="34233" w:author="Rev 10 Allen Wirfs-Brock" w:date="2012-08-30T15:48:00Z">
          <w:r w:rsidDel="00102602">
            <w:rPr>
              <w:i/>
            </w:rPr>
            <w:delText>strings</w:delText>
          </w:r>
        </w:del>
      </w:ins>
      <w:ins w:id="34234" w:author="Rev 10 Allen Wirfs-Brock" w:date="2012-08-30T15:48:00Z">
        <w:r w:rsidR="00102602">
          <w:rPr>
            <w:i/>
          </w:rPr>
          <w:t>args</w:t>
        </w:r>
      </w:ins>
      <w:ins w:id="34235" w:author="Rev 9 Allen Wirfs-Brock" w:date="2012-07-07T11:15:00Z">
        <w:r>
          <w:t xml:space="preserve"> is a well-formed rest parameter object.</w:t>
        </w:r>
      </w:ins>
    </w:p>
    <w:p w:rsidR="004C02EF" w:rsidRPr="00E77497" w:rsidRDefault="00134DAD" w:rsidP="00834A33">
      <w:pPr>
        <w:pStyle w:val="Alg4"/>
        <w:numPr>
          <w:ilvl w:val="0"/>
          <w:numId w:val="224"/>
        </w:numPr>
      </w:pPr>
      <w:ins w:id="34236"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34237"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102602">
        <w:rPr>
          <w:b/>
        </w:rPr>
        <w:t>this</w:t>
      </w:r>
      <w:r w:rsidRPr="002C504F">
        <w:t xml:space="preserve"> value as its argument</w:t>
      </w:r>
      <w:r w:rsidRPr="00E77497">
        <w:t>.</w:t>
      </w:r>
    </w:p>
    <w:p w:rsidR="00134DAD" w:rsidRPr="00E77497" w:rsidRDefault="00134DAD" w:rsidP="00134DAD">
      <w:pPr>
        <w:pStyle w:val="Alg4"/>
        <w:numPr>
          <w:ilvl w:val="0"/>
          <w:numId w:val="224"/>
        </w:numPr>
        <w:contextualSpacing/>
        <w:rPr>
          <w:ins w:id="34238" w:author="Rev 7 Allen Wirfs-Brock" w:date="2012-04-10T12:16:00Z"/>
        </w:rPr>
      </w:pPr>
      <w:ins w:id="34239" w:author="Rev 7 Allen Wirfs-Brock" w:date="2012-04-10T12:16:00Z">
        <w:r>
          <w:t>ReturnIfAbrupt(</w:t>
        </w:r>
        <w:r>
          <w:rPr>
            <w:i/>
          </w:rPr>
          <w:t>S</w:t>
        </w:r>
        <w:r>
          <w:t>).</w:t>
        </w:r>
      </w:ins>
    </w:p>
    <w:p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rsidR="00134DAD" w:rsidRDefault="00134DAD" w:rsidP="00834A33">
      <w:pPr>
        <w:pStyle w:val="Alg4"/>
        <w:numPr>
          <w:ilvl w:val="1"/>
          <w:numId w:val="224"/>
        </w:numPr>
        <w:tabs>
          <w:tab w:val="num" w:pos="2070"/>
        </w:tabs>
        <w:rPr>
          <w:ins w:id="34240" w:author="Rev 7 Allen Wirfs-Brock" w:date="2012-04-10T12:17:00Z"/>
        </w:rPr>
      </w:pPr>
      <w:ins w:id="34241" w:author="Rev 7 Allen Wirfs-Brock" w:date="2012-04-10T12:18:00Z">
        <w:r>
          <w:t xml:space="preserve">Let </w:t>
        </w:r>
        <w:r w:rsidRPr="00134DAD">
          <w:rPr>
            <w:i/>
          </w:rPr>
          <w:t>nextString</w:t>
        </w:r>
        <w:r>
          <w:t xml:space="preserve"> be ToString(</w:t>
        </w:r>
        <w:r w:rsidRPr="00134DAD">
          <w:rPr>
            <w:i/>
          </w:rPr>
          <w:t>next</w:t>
        </w:r>
        <w:r>
          <w:t>)</w:t>
        </w:r>
      </w:ins>
    </w:p>
    <w:p w:rsidR="00134DAD" w:rsidRPr="00E77497" w:rsidRDefault="00134DAD" w:rsidP="00134DAD">
      <w:pPr>
        <w:pStyle w:val="Alg4"/>
        <w:numPr>
          <w:ilvl w:val="1"/>
          <w:numId w:val="224"/>
        </w:numPr>
        <w:contextualSpacing/>
        <w:rPr>
          <w:ins w:id="34242" w:author="Rev 7 Allen Wirfs-Brock" w:date="2012-04-10T12:18:00Z"/>
        </w:rPr>
      </w:pPr>
      <w:ins w:id="34243" w:author="Rev 7 Allen Wirfs-Brock" w:date="2012-04-10T12:18:00Z">
        <w:r>
          <w:t>ReturnIfAbrupt(</w:t>
        </w:r>
        <w:r>
          <w:rPr>
            <w:i/>
          </w:rPr>
          <w:t>nextString</w:t>
        </w:r>
        <w:r>
          <w:t>).</w:t>
        </w:r>
      </w:ins>
    </w:p>
    <w:p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w:t>
      </w:r>
      <w:del w:id="34244" w:author="Rev 9 Allen Wirfs-Brock" w:date="2012-07-07T11:19:00Z">
        <w:r w:rsidRPr="00E77497" w:rsidDel="002C504F">
          <w:delText xml:space="preserve">characters </w:delText>
        </w:r>
      </w:del>
      <w:ins w:id="34245" w:author="Rev 9 Allen Wirfs-Brock" w:date="2012-07-07T11:19:00Z">
        <w:r w:rsidR="002C504F">
          <w:t>string elements</w:t>
        </w:r>
        <w:r w:rsidR="002C504F" w:rsidRPr="00E77497">
          <w:t xml:space="preserve"> </w:t>
        </w:r>
      </w:ins>
      <w:r w:rsidRPr="00E77497">
        <w:t xml:space="preserve">in the previous value of </w:t>
      </w:r>
      <w:r w:rsidRPr="00E77497">
        <w:rPr>
          <w:i/>
        </w:rPr>
        <w:t>R</w:t>
      </w:r>
      <w:r w:rsidRPr="00E77497">
        <w:t xml:space="preserve"> followed by the </w:t>
      </w:r>
      <w:del w:id="34246" w:author="Rev 9 Allen Wirfs-Brock" w:date="2012-07-07T11:19:00Z">
        <w:r w:rsidRPr="00E77497" w:rsidDel="002C504F">
          <w:delText xml:space="preserve">characters </w:delText>
        </w:r>
      </w:del>
      <w:ins w:id="34247" w:author="Rev 9 Allen Wirfs-Brock" w:date="2012-07-07T11:19:00Z">
        <w:r w:rsidR="002C504F">
          <w:t>string elements</w:t>
        </w:r>
        <w:r w:rsidR="002C504F" w:rsidRPr="00E77497">
          <w:t xml:space="preserve"> </w:t>
        </w:r>
      </w:ins>
      <w:r w:rsidRPr="00E77497">
        <w:t xml:space="preserve">of </w:t>
      </w:r>
      <w:del w:id="34248" w:author="Rev 7 Allen Wirfs-Brock" w:date="2012-04-10T12:19:00Z">
        <w:r w:rsidRPr="00E77497" w:rsidDel="00134DAD">
          <w:delText>ToString(</w:delText>
        </w:r>
      </w:del>
      <w:r w:rsidRPr="00E77497">
        <w:rPr>
          <w:i/>
        </w:rPr>
        <w:t>next</w:t>
      </w:r>
      <w:ins w:id="34249" w:author="Rev 7 Allen Wirfs-Brock" w:date="2012-04-10T12:19:00Z">
        <w:r w:rsidR="00134DAD">
          <w:rPr>
            <w:i/>
          </w:rPr>
          <w:t>String</w:t>
        </w:r>
      </w:ins>
      <w:del w:id="34250" w:author="Rev 7 Allen Wirfs-Brock" w:date="2012-04-10T12:19:00Z">
        <w:r w:rsidRPr="00E77497" w:rsidDel="00134DAD">
          <w:delText>)</w:delText>
        </w:r>
      </w:del>
      <w:r w:rsidRPr="00E77497">
        <w:t>.</w:t>
      </w:r>
    </w:p>
    <w:p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251" w:name="_Toc385672318"/>
      <w:bookmarkStart w:id="34252" w:name="_Toc393690434"/>
    </w:p>
    <w:p w:rsidR="004C02EF" w:rsidRPr="00E77497" w:rsidRDefault="004C02EF" w:rsidP="004C02EF">
      <w:pPr>
        <w:pStyle w:val="Heading4"/>
        <w:numPr>
          <w:ilvl w:val="0"/>
          <w:numId w:val="0"/>
        </w:numPr>
      </w:pPr>
      <w:bookmarkStart w:id="34253" w:name="_Ref457704269"/>
      <w:r w:rsidRPr="00E77497">
        <w:t>15.5.4.7</w:t>
      </w:r>
      <w:r w:rsidRPr="00E77497">
        <w:tab/>
        <w:t>String.prototype.indexO</w:t>
      </w:r>
      <w:bookmarkEnd w:id="34155"/>
      <w:r w:rsidRPr="00E77497">
        <w:t>f (searchString, position</w:t>
      </w:r>
      <w:bookmarkEnd w:id="34211"/>
      <w:bookmarkEnd w:id="34251"/>
      <w:bookmarkEnd w:id="34252"/>
      <w:r w:rsidRPr="00E77497">
        <w:t>)</w:t>
      </w:r>
      <w:bookmarkEnd w:id="34253"/>
    </w:p>
    <w:p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34254" w:name="_Toc382291636"/>
    </w:p>
    <w:p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4C02EF" w:rsidRPr="00E77497" w:rsidRDefault="00134DAD" w:rsidP="00834A33">
      <w:pPr>
        <w:pStyle w:val="Alg4"/>
        <w:numPr>
          <w:ilvl w:val="0"/>
          <w:numId w:val="400"/>
        </w:numPr>
      </w:pPr>
      <w:ins w:id="34255"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256"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134DAD" w:rsidRPr="00E77497" w:rsidRDefault="00134DAD" w:rsidP="00134DAD">
      <w:pPr>
        <w:pStyle w:val="Alg4"/>
        <w:numPr>
          <w:ilvl w:val="0"/>
          <w:numId w:val="400"/>
        </w:numPr>
        <w:contextualSpacing/>
        <w:rPr>
          <w:ins w:id="34257" w:author="Rev 7 Allen Wirfs-Brock" w:date="2012-04-10T12:20:00Z"/>
        </w:rPr>
      </w:pPr>
      <w:ins w:id="34258" w:author="Rev 7 Allen Wirfs-Brock" w:date="2012-04-10T12:20:00Z">
        <w:r>
          <w:t>ReturnIfAbrupt(</w:t>
        </w:r>
        <w:r>
          <w:rPr>
            <w:i/>
          </w:rPr>
          <w:t>S</w:t>
        </w:r>
        <w:r>
          <w:t>).</w:t>
        </w:r>
      </w:ins>
    </w:p>
    <w:p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rsidR="00134DAD" w:rsidRPr="00E77497" w:rsidRDefault="00134DAD" w:rsidP="00134DAD">
      <w:pPr>
        <w:pStyle w:val="Alg4"/>
        <w:numPr>
          <w:ilvl w:val="0"/>
          <w:numId w:val="400"/>
        </w:numPr>
        <w:contextualSpacing/>
        <w:rPr>
          <w:ins w:id="34259" w:author="Rev 7 Allen Wirfs-Brock" w:date="2012-04-10T12:20:00Z"/>
        </w:rPr>
      </w:pPr>
      <w:ins w:id="34260" w:author="Rev 7 Allen Wirfs-Brock" w:date="2012-04-10T12:20:00Z">
        <w:r>
          <w:t>ReturnIfAbrupt(</w:t>
        </w:r>
        <w:r>
          <w:rPr>
            <w:i/>
          </w:rPr>
          <w:t>searchString</w:t>
        </w:r>
        <w:r>
          <w:t>).</w:t>
        </w:r>
      </w:ins>
    </w:p>
    <w:p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134DAD" w:rsidRPr="00E77497" w:rsidRDefault="00134DAD" w:rsidP="00134DAD">
      <w:pPr>
        <w:pStyle w:val="Alg4"/>
        <w:numPr>
          <w:ilvl w:val="0"/>
          <w:numId w:val="400"/>
        </w:numPr>
        <w:contextualSpacing/>
        <w:rPr>
          <w:ins w:id="34261" w:author="Rev 7 Allen Wirfs-Brock" w:date="2012-04-10T12:20:00Z"/>
        </w:rPr>
      </w:pPr>
      <w:ins w:id="34262" w:author="Rev 7 Allen Wirfs-Brock" w:date="2012-04-10T12:20:00Z">
        <w:r>
          <w:t>ReturnIfAbrupt(</w:t>
        </w:r>
        <w:r>
          <w:rPr>
            <w:i/>
          </w:rPr>
          <w:t>pos</w:t>
        </w:r>
        <w:r>
          <w:t>).</w:t>
        </w:r>
      </w:ins>
    </w:p>
    <w:p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w:t>
      </w:r>
      <w:del w:id="34263" w:author="Rev 9 Allen Wirfs-Brock" w:date="2012-07-07T11:59:00Z">
        <w:r w:rsidRPr="00E77497" w:rsidDel="00065DB2">
          <w:delText xml:space="preserve">characters </w:delText>
        </w:r>
      </w:del>
      <w:ins w:id="34264" w:author="Rev 9 Allen Wirfs-Brock" w:date="2012-07-07T11:59:00Z">
        <w:r w:rsidR="00065DB2">
          <w:t>elements</w:t>
        </w:r>
        <w:r w:rsidR="00065DB2" w:rsidRPr="00E77497">
          <w:t xml:space="preserve"> </w:t>
        </w:r>
      </w:ins>
      <w:r w:rsidRPr="00E77497">
        <w:t xml:space="preserve">in </w:t>
      </w:r>
      <w:r w:rsidRPr="00E77497">
        <w:rPr>
          <w:i/>
        </w:rPr>
        <w:t>S</w:t>
      </w:r>
      <w:r w:rsidRPr="00E77497">
        <w:t>.</w:t>
      </w:r>
    </w:p>
    <w:p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w:t>
      </w:r>
      <w:del w:id="34265" w:author="Rev 9 Allen Wirfs-Brock" w:date="2012-07-07T11:59:00Z">
        <w:r w:rsidRPr="00E77497" w:rsidDel="00065DB2">
          <w:delText xml:space="preserve">characters </w:delText>
        </w:r>
      </w:del>
      <w:ins w:id="34266" w:author="Rev 9 Allen Wirfs-Brock" w:date="2012-07-07T11:59:00Z">
        <w:r w:rsidR="00065DB2">
          <w:t>element</w:t>
        </w:r>
        <w:r w:rsidR="00065DB2" w:rsidRPr="00E77497">
          <w:t xml:space="preserve">s </w:t>
        </w:r>
      </w:ins>
      <w:r w:rsidRPr="00E77497">
        <w:t xml:space="preserve">in </w:t>
      </w:r>
      <w:r w:rsidRPr="00E77497">
        <w:rPr>
          <w:i/>
        </w:rPr>
        <w:t>searchStr</w:t>
      </w:r>
      <w:r w:rsidRPr="00E77497">
        <w:t>.</w:t>
      </w:r>
    </w:p>
    <w:p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34267" w:author="Rev 9 Allen Wirfs-Brock" w:date="2012-07-07T12:00:00Z">
        <w:r w:rsidRPr="00E77497" w:rsidDel="00065DB2">
          <w:delText xml:space="preserve">character </w:delText>
        </w:r>
      </w:del>
      <w:ins w:id="34268"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34269" w:author="Rev 9 Allen Wirfs-Brock" w:date="2012-07-07T12:00:00Z">
        <w:r w:rsidRPr="00E77497" w:rsidDel="00065DB2">
          <w:delText xml:space="preserve">character </w:delText>
        </w:r>
      </w:del>
      <w:ins w:id="34270" w:author="Rev 9 Allen Wirfs-Brock" w:date="2012-07-07T12:00: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rsidR="004C02EF" w:rsidRPr="00E77497" w:rsidRDefault="004C02EF" w:rsidP="004C02EF">
      <w:pPr>
        <w:pStyle w:val="Note"/>
      </w:pPr>
      <w:r w:rsidRPr="00E77497">
        <w:lastRenderedPageBreak/>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271" w:name="_Toc385672319"/>
      <w:bookmarkStart w:id="34272" w:name="_Toc393690435"/>
    </w:p>
    <w:p w:rsidR="004C02EF" w:rsidRPr="00E77497" w:rsidRDefault="004C02EF" w:rsidP="004C02EF">
      <w:pPr>
        <w:pStyle w:val="Heading4"/>
        <w:numPr>
          <w:ilvl w:val="0"/>
          <w:numId w:val="0"/>
        </w:numPr>
      </w:pPr>
      <w:bookmarkStart w:id="34273" w:name="_Ref457704276"/>
      <w:r w:rsidRPr="00E77497">
        <w:t>15.5.4.8</w:t>
      </w:r>
      <w:r w:rsidRPr="00E77497">
        <w:tab/>
        <w:t>String.prototype.lastIndexO</w:t>
      </w:r>
      <w:bookmarkEnd w:id="34254"/>
      <w:r w:rsidRPr="00E77497">
        <w:t>f (searchString, position</w:t>
      </w:r>
      <w:bookmarkEnd w:id="34271"/>
      <w:bookmarkEnd w:id="34272"/>
      <w:r w:rsidRPr="00E77497">
        <w:t>)</w:t>
      </w:r>
      <w:bookmarkStart w:id="34274" w:name="_Toc382291637"/>
      <w:bookmarkEnd w:id="34273"/>
    </w:p>
    <w:p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4C02EF" w:rsidRPr="00E77497" w:rsidRDefault="00134DAD" w:rsidP="00834A33">
      <w:pPr>
        <w:pStyle w:val="Alg4"/>
        <w:numPr>
          <w:ilvl w:val="0"/>
          <w:numId w:val="225"/>
        </w:numPr>
      </w:pPr>
      <w:ins w:id="34275"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276"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134DAD" w:rsidRPr="00E77497" w:rsidRDefault="00134DAD" w:rsidP="00134DAD">
      <w:pPr>
        <w:pStyle w:val="Alg4"/>
        <w:numPr>
          <w:ilvl w:val="0"/>
          <w:numId w:val="225"/>
        </w:numPr>
        <w:contextualSpacing/>
        <w:rPr>
          <w:ins w:id="34277" w:author="Rev 7 Allen Wirfs-Brock" w:date="2012-04-10T12:21:00Z"/>
        </w:rPr>
      </w:pPr>
      <w:ins w:id="34278" w:author="Rev 7 Allen Wirfs-Brock" w:date="2012-04-10T12:21:00Z">
        <w:r>
          <w:t>ReturnIfAbrupt(</w:t>
        </w:r>
        <w:r>
          <w:rPr>
            <w:i/>
          </w:rPr>
          <w:t>S</w:t>
        </w:r>
        <w:r>
          <w:t>).</w:t>
        </w:r>
      </w:ins>
    </w:p>
    <w:p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rsidR="00134DAD" w:rsidRPr="00E77497" w:rsidRDefault="00134DAD" w:rsidP="00134DAD">
      <w:pPr>
        <w:pStyle w:val="Alg4"/>
        <w:numPr>
          <w:ilvl w:val="0"/>
          <w:numId w:val="225"/>
        </w:numPr>
        <w:contextualSpacing/>
        <w:rPr>
          <w:ins w:id="34279" w:author="Rev 7 Allen Wirfs-Brock" w:date="2012-04-10T12:21:00Z"/>
        </w:rPr>
      </w:pPr>
      <w:ins w:id="34280" w:author="Rev 7 Allen Wirfs-Brock" w:date="2012-04-10T12:21:00Z">
        <w:r>
          <w:t>ReturnIfAbrupt(</w:t>
        </w:r>
        <w:r>
          <w:rPr>
            <w:i/>
          </w:rPr>
          <w:t>searchString</w:t>
        </w:r>
        <w:r>
          <w:t>).</w:t>
        </w:r>
      </w:ins>
    </w:p>
    <w:p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rsidR="00134DAD" w:rsidRPr="00E77497" w:rsidRDefault="00134DAD" w:rsidP="00134DAD">
      <w:pPr>
        <w:pStyle w:val="Alg4"/>
        <w:numPr>
          <w:ilvl w:val="0"/>
          <w:numId w:val="225"/>
        </w:numPr>
        <w:contextualSpacing/>
        <w:rPr>
          <w:ins w:id="34281" w:author="Rev 7 Allen Wirfs-Brock" w:date="2012-04-10T12:21:00Z"/>
        </w:rPr>
      </w:pPr>
      <w:ins w:id="34282" w:author="Rev 7 Allen Wirfs-Brock" w:date="2012-04-10T12:21:00Z">
        <w:r>
          <w:t>ReturnIfAbrupt(</w:t>
        </w:r>
      </w:ins>
      <w:ins w:id="34283" w:author="Rev 7 Allen Wirfs-Brock" w:date="2012-04-10T12:22:00Z">
        <w:r>
          <w:rPr>
            <w:i/>
          </w:rPr>
          <w:t>numPos</w:t>
        </w:r>
      </w:ins>
      <w:ins w:id="34284" w:author="Rev 7 Allen Wirfs-Brock" w:date="2012-04-10T12:21:00Z">
        <w:r>
          <w:t>).</w:t>
        </w:r>
      </w:ins>
    </w:p>
    <w:p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w:t>
      </w:r>
      <w:del w:id="34285" w:author="Rev 9 Allen Wirfs-Brock" w:date="2012-07-07T12:00:00Z">
        <w:r w:rsidRPr="00A67AF2" w:rsidDel="00065DB2">
          <w:delText xml:space="preserve">characters </w:delText>
        </w:r>
      </w:del>
      <w:ins w:id="34286" w:author="Rev 9 Allen Wirfs-Brock" w:date="2012-07-07T12:00:00Z">
        <w:r w:rsidR="00065DB2">
          <w:t>element</w:t>
        </w:r>
        <w:r w:rsidR="00065DB2" w:rsidRPr="00A67AF2">
          <w:t xml:space="preserve">s </w:t>
        </w:r>
      </w:ins>
      <w:r w:rsidRPr="00A67AF2">
        <w:t xml:space="preserve">in </w:t>
      </w:r>
      <w:r w:rsidRPr="00B820AB">
        <w:rPr>
          <w:i/>
        </w:rPr>
        <w:t>S</w:t>
      </w:r>
      <w:r w:rsidRPr="00675B74">
        <w:t>.</w:t>
      </w:r>
    </w:p>
    <w:p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w:t>
      </w:r>
      <w:del w:id="34287" w:author="Rev 9 Allen Wirfs-Brock" w:date="2012-07-07T12:00:00Z">
        <w:r w:rsidRPr="00E77497" w:rsidDel="00065DB2">
          <w:delText xml:space="preserve">characters </w:delText>
        </w:r>
      </w:del>
      <w:ins w:id="34288" w:author="Rev 9 Allen Wirfs-Brock" w:date="2012-07-07T12:00:00Z">
        <w:r w:rsidR="00065DB2">
          <w:t>elements</w:t>
        </w:r>
        <w:r w:rsidR="00065DB2" w:rsidRPr="00E77497">
          <w:t xml:space="preserve"> </w:t>
        </w:r>
      </w:ins>
      <w:r w:rsidRPr="00E77497">
        <w:t xml:space="preserve">in </w:t>
      </w:r>
      <w:r w:rsidRPr="00E77497">
        <w:rPr>
          <w:i/>
        </w:rPr>
        <w:t>searchStr</w:t>
      </w:r>
      <w:r w:rsidRPr="00E77497">
        <w:t>.</w:t>
      </w:r>
    </w:p>
    <w:p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34289" w:author="Rev 9 Allen Wirfs-Brock" w:date="2012-07-07T12:00:00Z">
        <w:r w:rsidRPr="00E77497" w:rsidDel="00065DB2">
          <w:delText xml:space="preserve">character </w:delText>
        </w:r>
      </w:del>
      <w:ins w:id="34290"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34291" w:author="Rev 9 Allen Wirfs-Brock" w:date="2012-07-07T12:01:00Z">
        <w:r w:rsidRPr="00E77497" w:rsidDel="00065DB2">
          <w:delText xml:space="preserve">character </w:delText>
        </w:r>
      </w:del>
      <w:ins w:id="34292" w:author="Rev 9 Allen Wirfs-Brock" w:date="2012-07-07T12:01: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293" w:name="_Toc385672320"/>
      <w:bookmarkStart w:id="34294" w:name="_Toc393690436"/>
    </w:p>
    <w:p w:rsidR="004C02EF" w:rsidRPr="00E77497" w:rsidRDefault="004C02EF" w:rsidP="004C02EF">
      <w:pPr>
        <w:pStyle w:val="Heading4"/>
        <w:numPr>
          <w:ilvl w:val="0"/>
          <w:numId w:val="0"/>
        </w:numPr>
      </w:pPr>
      <w:bookmarkStart w:id="34295" w:name="_Ref456012385"/>
      <w:r w:rsidRPr="00E77497">
        <w:t>15.5.4.9</w:t>
      </w:r>
      <w:r w:rsidRPr="00E77497">
        <w:tab/>
        <w:t>String.prototype.localeCompare (that)</w:t>
      </w:r>
      <w:bookmarkEnd w:id="34295"/>
    </w:p>
    <w:p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rsidR="004C02EF" w:rsidRPr="00E77497" w:rsidRDefault="004C02EF" w:rsidP="004C02EF">
      <w:r w:rsidRPr="00E77497">
        <w:t>Before perform the comparisons the following steps are performed to prepare the Strings:</w:t>
      </w:r>
    </w:p>
    <w:p w:rsidR="004C02EF" w:rsidRPr="00E77497" w:rsidRDefault="00134DAD" w:rsidP="00834A33">
      <w:pPr>
        <w:pStyle w:val="Alg4"/>
        <w:numPr>
          <w:ilvl w:val="0"/>
          <w:numId w:val="226"/>
        </w:numPr>
      </w:pPr>
      <w:ins w:id="34296"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297"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134DAD" w:rsidRPr="00E77497" w:rsidRDefault="00134DAD" w:rsidP="00134DAD">
      <w:pPr>
        <w:pStyle w:val="Alg4"/>
        <w:numPr>
          <w:ilvl w:val="0"/>
          <w:numId w:val="226"/>
        </w:numPr>
        <w:contextualSpacing/>
        <w:rPr>
          <w:ins w:id="34298" w:author="Rev 7 Allen Wirfs-Brock" w:date="2012-04-10T12:22:00Z"/>
        </w:rPr>
      </w:pPr>
      <w:ins w:id="34299" w:author="Rev 7 Allen Wirfs-Brock" w:date="2012-04-10T12:22:00Z">
        <w:r>
          <w:t>ReturnIfAbrupt(</w:t>
        </w:r>
        <w:r>
          <w:rPr>
            <w:i/>
          </w:rPr>
          <w:t>S</w:t>
        </w:r>
        <w:r>
          <w:t>).</w:t>
        </w:r>
      </w:ins>
    </w:p>
    <w:p w:rsidR="004C02EF" w:rsidRDefault="004C02EF" w:rsidP="00134DAD">
      <w:pPr>
        <w:pStyle w:val="Alg4"/>
        <w:numPr>
          <w:ilvl w:val="0"/>
          <w:numId w:val="226"/>
        </w:numPr>
        <w:contextualSpacing/>
        <w:rPr>
          <w:ins w:id="34300" w:author="Rev 7 Allen Wirfs-Brock" w:date="2012-04-10T12:23:00Z"/>
        </w:rPr>
      </w:pPr>
      <w:r w:rsidRPr="00E77497">
        <w:t xml:space="preserve">Let </w:t>
      </w:r>
      <w:r w:rsidRPr="00E77497">
        <w:rPr>
          <w:i/>
        </w:rPr>
        <w:t>That</w:t>
      </w:r>
      <w:r w:rsidRPr="00E77497">
        <w:t xml:space="preserve"> be ToString(</w:t>
      </w:r>
      <w:r w:rsidRPr="00E77497">
        <w:rPr>
          <w:i/>
        </w:rPr>
        <w:t>that</w:t>
      </w:r>
      <w:r w:rsidRPr="00E77497">
        <w:t>).</w:t>
      </w:r>
    </w:p>
    <w:p w:rsidR="00134DAD" w:rsidRPr="00134DAD" w:rsidRDefault="00134DAD" w:rsidP="00C75147">
      <w:pPr>
        <w:pStyle w:val="Alg4"/>
        <w:numPr>
          <w:ilvl w:val="0"/>
          <w:numId w:val="226"/>
        </w:numPr>
        <w:spacing w:after="220"/>
      </w:pPr>
      <w:ins w:id="34301" w:author="Rev 7 Allen Wirfs-Brock" w:date="2012-04-10T12:23:00Z">
        <w:r>
          <w:t>ReturnIfAbrupt(</w:t>
        </w:r>
      </w:ins>
      <w:ins w:id="34302" w:author="Rev 7 Allen Wirfs-Brock" w:date="2012-04-10T12:24:00Z">
        <w:r>
          <w:rPr>
            <w:i/>
          </w:rPr>
          <w:t>That</w:t>
        </w:r>
      </w:ins>
      <w:ins w:id="34303" w:author="Rev 7 Allen Wirfs-Brock" w:date="2012-04-10T12:23:00Z">
        <w:r>
          <w:t>).</w:t>
        </w:r>
      </w:ins>
    </w:p>
    <w:p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rsidR="004C02EF" w:rsidRPr="00E77497" w:rsidRDefault="004C02EF" w:rsidP="004C02EF">
      <w:r w:rsidRPr="00E77497">
        <w:t>If no language-sensitive comparison at all is available from the host environment, this function may perform a bitwise comparison.</w:t>
      </w:r>
    </w:p>
    <w:p w:rsidR="004C02EF" w:rsidRPr="00E77497" w:rsidRDefault="004C02EF" w:rsidP="004C02EF">
      <w:pPr>
        <w:pStyle w:val="Note"/>
      </w:pPr>
      <w:r w:rsidRPr="00E77497">
        <w:lastRenderedPageBreak/>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304" w:name="_Ref456010579"/>
      <w:r w:rsidRPr="00E77497">
        <w:t>15.5.4.10</w:t>
      </w:r>
      <w:r w:rsidRPr="00E77497">
        <w:tab/>
        <w:t>String.prototype.match (regexp)</w:t>
      </w:r>
      <w:bookmarkEnd w:id="34304"/>
    </w:p>
    <w:p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rsidR="004C02EF" w:rsidRPr="00E77497" w:rsidRDefault="00134DAD" w:rsidP="00834A33">
      <w:pPr>
        <w:pStyle w:val="Alg4"/>
        <w:numPr>
          <w:ilvl w:val="0"/>
          <w:numId w:val="227"/>
        </w:numPr>
      </w:pPr>
      <w:ins w:id="34305"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306"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134DAD" w:rsidRPr="00E77497" w:rsidRDefault="00134DAD" w:rsidP="00134DAD">
      <w:pPr>
        <w:pStyle w:val="Alg4"/>
        <w:numPr>
          <w:ilvl w:val="0"/>
          <w:numId w:val="227"/>
        </w:numPr>
        <w:contextualSpacing/>
        <w:rPr>
          <w:ins w:id="34307" w:author="Rev 7 Allen Wirfs-Brock" w:date="2012-04-10T12:25:00Z"/>
        </w:rPr>
      </w:pPr>
      <w:ins w:id="34308" w:author="Rev 7 Allen Wirfs-Brock" w:date="2012-04-10T12:25:00Z">
        <w:r>
          <w:t>ReturnIfAbrupt(</w:t>
        </w:r>
        <w:r>
          <w:rPr>
            <w:i/>
          </w:rPr>
          <w:t>S</w:t>
        </w:r>
        <w:r>
          <w:t>).</w:t>
        </w:r>
      </w:ins>
    </w:p>
    <w:p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34309" w:author="Allen Wirfs-Brock" w:date="2011-07-02T14:05:00Z">
        <w:r w:rsidRPr="00E77497" w:rsidDel="00141138">
          <w:delText xml:space="preserve">the value of the [[Class]] internal property of </w:delText>
        </w:r>
      </w:del>
      <w:r w:rsidRPr="00E77497">
        <w:rPr>
          <w:i/>
        </w:rPr>
        <w:t>regexp</w:t>
      </w:r>
      <w:r w:rsidRPr="00E77497">
        <w:t xml:space="preserve"> </w:t>
      </w:r>
      <w:del w:id="34310" w:author="Allen Wirfs-Brock" w:date="2011-07-02T14:06:00Z">
        <w:r w:rsidRPr="00E77497" w:rsidDel="00141138">
          <w:delText xml:space="preserve">is </w:delText>
        </w:r>
        <w:r w:rsidRPr="00E77497" w:rsidDel="00141138">
          <w:rPr>
            <w:rFonts w:ascii="Courier New" w:hAnsi="Courier New"/>
            <w:b/>
          </w:rPr>
          <w:delText>"RegExp"</w:delText>
        </w:r>
      </w:del>
      <w:ins w:id="34311" w:author="Allen Wirfs-Brock" w:date="2011-07-02T14:06:00Z">
        <w:r w:rsidR="00141138" w:rsidRPr="00E77497">
          <w:t xml:space="preserve">has </w:t>
        </w:r>
        <w:del w:id="34312" w:author="Rev 3 Allen Wirfs-Brock" w:date="2011-09-08T14:49:00Z">
          <w:r w:rsidR="00141138" w:rsidRPr="00E77497" w:rsidDel="00FA2A04">
            <w:delText>the</w:delText>
          </w:r>
        </w:del>
      </w:ins>
      <w:ins w:id="34313" w:author="Rev 3 Allen Wirfs-Brock" w:date="2011-09-08T14:49:00Z">
        <w:r w:rsidR="00FA2A04" w:rsidRPr="00E77497">
          <w:t>a</w:t>
        </w:r>
      </w:ins>
      <w:ins w:id="34314" w:author="Allen Wirfs-Brock" w:date="2011-07-02T14:06:00Z">
        <w:r w:rsidR="00141138" w:rsidRPr="00E77497">
          <w:t xml:space="preserve"> [[</w:t>
        </w:r>
        <w:del w:id="34315" w:author="Rev 3 Allen Wirfs-Brock" w:date="2011-09-08T14:49:00Z">
          <w:r w:rsidR="00141138" w:rsidRPr="00E77497" w:rsidDel="00FA2A04">
            <w:delText>IsRegExp</w:delText>
          </w:r>
        </w:del>
      </w:ins>
      <w:ins w:id="34316" w:author="Rev 3 Allen Wirfs-Brock" w:date="2011-09-08T14:49:00Z">
        <w:r w:rsidR="00FA2A04" w:rsidRPr="00E77497">
          <w:t>NativeBrand</w:t>
        </w:r>
      </w:ins>
      <w:ins w:id="34317" w:author="Allen Wirfs-Brock" w:date="2011-07-02T14:06:00Z">
        <w:r w:rsidR="00141138" w:rsidRPr="00E77497">
          <w:t>]] internal property</w:t>
        </w:r>
      </w:ins>
      <w:ins w:id="34318"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ins w:id="34319" w:author="Rev 7 Allen Wirfs-Brock" w:date="2012-04-10T13:25:00Z">
        <w:r w:rsidR="00134DAD">
          <w:t xml:space="preserve">the result of the </w:t>
        </w:r>
        <w:del w:id="34320" w:author="Rev 8 Allen Wirfs-Brock" w:date="2012-06-14T14:41:00Z">
          <w:r w:rsidR="00134DAD" w:rsidDel="00D4543D">
            <w:delText>abstraction operation</w:delText>
          </w:r>
        </w:del>
      </w:ins>
      <w:ins w:id="34321" w:author="Rev 8 Allen Wirfs-Brock" w:date="2012-06-14T14:41:00Z">
        <w:r w:rsidR="00D4543D">
          <w:t>abstract operation</w:t>
        </w:r>
      </w:ins>
      <w:ins w:id="34322" w:author="Rev 7 Allen Wirfs-Brock" w:date="2012-04-10T13:26:00Z">
        <w:r w:rsidR="00134DAD" w:rsidRPr="00134DAD">
          <w:t xml:space="preserve"> </w:t>
        </w:r>
        <w:r w:rsidR="00134DAD">
          <w:t>RegExp</w:t>
        </w:r>
      </w:ins>
      <w:ins w:id="34323" w:author="Rev 7 Allen Wirfs-Brock" w:date="2012-04-10T15:16:00Z">
        <w:r w:rsidR="00C75147">
          <w:t>Create</w:t>
        </w:r>
      </w:ins>
      <w:ins w:id="34324" w:author="Rev 7 Allen Wirfs-Brock" w:date="2012-04-10T13:26:00Z">
        <w:r w:rsidR="00134DAD">
          <w:t xml:space="preserve"> (15</w:t>
        </w:r>
      </w:ins>
      <w:ins w:id="34325" w:author="Rev 7 Allen Wirfs-Brock" w:date="2012-04-10T13:27:00Z">
        <w:r w:rsidR="00134DAD">
          <w:t>.</w:t>
        </w:r>
      </w:ins>
      <w:ins w:id="34326" w:author="Rev 7 Allen Wirfs-Brock" w:date="2012-04-10T13:26:00Z">
        <w:r w:rsidR="00134DAD">
          <w:t>10.4.1)</w:t>
        </w:r>
      </w:ins>
      <w:ins w:id="34327" w:author="Rev 7 Allen Wirfs-Brock" w:date="2012-04-10T13:25:00Z">
        <w:r w:rsidR="00134DAD">
          <w:t xml:space="preserve"> with arguments </w:t>
        </w:r>
        <w:r w:rsidR="00134DAD">
          <w:rPr>
            <w:i/>
          </w:rPr>
          <w:t>regexp</w:t>
        </w:r>
        <w:r w:rsidR="00134DAD">
          <w:t xml:space="preserve"> and </w:t>
        </w:r>
        <w:r w:rsidR="00134DAD" w:rsidRPr="00C75147">
          <w:rPr>
            <w:b/>
          </w:rPr>
          <w:t>undefined</w:t>
        </w:r>
        <w:r w:rsidR="00134DAD" w:rsidRPr="00E77497">
          <w:t>.</w:t>
        </w:r>
      </w:ins>
      <w:del w:id="34328" w:author="Rev 7 Allen Wirfs-Brock" w:date="2012-04-10T13:26:00Z">
        <w:r w:rsidRPr="00E77497" w:rsidDel="00134DAD">
          <w:delText xml:space="preserve">a new RegExp object created as if by the expression </w:delText>
        </w:r>
        <w:r w:rsidRPr="00E77497" w:rsidDel="00134DAD">
          <w:rPr>
            <w:rFonts w:ascii="Courier New" w:hAnsi="Courier New"/>
            <w:b/>
          </w:rPr>
          <w:delText>new RegExp(</w:delText>
        </w:r>
        <w:r w:rsidRPr="00E77497" w:rsidDel="00134DAD">
          <w:rPr>
            <w:i/>
          </w:rPr>
          <w:delText>regexp</w:delText>
        </w:r>
        <w:r w:rsidRPr="00E77497" w:rsidDel="00134DAD">
          <w:rPr>
            <w:rFonts w:ascii="Courier New" w:hAnsi="Courier New"/>
            <w:b/>
          </w:rPr>
          <w:delText>)</w:delText>
        </w:r>
        <w:r w:rsidRPr="00E77497" w:rsidDel="00134DAD">
          <w:delText xml:space="preserve"> where </w:delText>
        </w:r>
        <w:r w:rsidRPr="00E77497" w:rsidDel="00134DAD">
          <w:rPr>
            <w:rFonts w:ascii="Courier New" w:hAnsi="Courier New"/>
            <w:b/>
          </w:rPr>
          <w:delText>RegExp</w:delText>
        </w:r>
        <w:r w:rsidRPr="00E77497" w:rsidDel="00134DAD">
          <w:delText xml:space="preserve"> is the standard built-in constructor with that name.</w:delText>
        </w:r>
      </w:del>
    </w:p>
    <w:p w:rsidR="00134DAD" w:rsidRPr="00E77497" w:rsidRDefault="00134DAD" w:rsidP="00134DAD">
      <w:pPr>
        <w:pStyle w:val="Alg4"/>
        <w:numPr>
          <w:ilvl w:val="0"/>
          <w:numId w:val="227"/>
        </w:numPr>
        <w:contextualSpacing/>
        <w:rPr>
          <w:ins w:id="34329" w:author="Rev 7 Allen Wirfs-Brock" w:date="2012-04-10T13:27:00Z"/>
        </w:rPr>
      </w:pPr>
      <w:ins w:id="34330" w:author="Rev 7 Allen Wirfs-Brock" w:date="2012-04-10T13:27:00Z">
        <w:r>
          <w:t>ReturnIfAbrupt(</w:t>
        </w:r>
      </w:ins>
      <w:ins w:id="34331" w:author="Rev 7 Allen Wirfs-Brock" w:date="2012-04-10T15:15:00Z">
        <w:r w:rsidR="00C75147">
          <w:rPr>
            <w:i/>
          </w:rPr>
          <w:t>rx</w:t>
        </w:r>
      </w:ins>
      <w:ins w:id="34332" w:author="Rev 7 Allen Wirfs-Brock" w:date="2012-04-10T13:27:00Z">
        <w:r>
          <w:t>).</w:t>
        </w:r>
      </w:ins>
    </w:p>
    <w:p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rsidR="00134DAD" w:rsidRPr="00E77497" w:rsidRDefault="00134DAD" w:rsidP="00134DAD">
      <w:pPr>
        <w:pStyle w:val="Alg4"/>
        <w:numPr>
          <w:ilvl w:val="0"/>
          <w:numId w:val="227"/>
        </w:numPr>
        <w:contextualSpacing/>
        <w:rPr>
          <w:ins w:id="34333" w:author="Rev 7 Allen Wirfs-Brock" w:date="2012-04-10T12:29:00Z"/>
        </w:rPr>
      </w:pPr>
      <w:ins w:id="34334" w:author="Rev 7 Allen Wirfs-Brock" w:date="2012-04-10T12:29:00Z">
        <w:r>
          <w:t>ReturnIfAbrupt(</w:t>
        </w:r>
      </w:ins>
      <w:ins w:id="34335" w:author="Rev 7 Allen Wirfs-Brock" w:date="2012-04-10T15:15:00Z">
        <w:r w:rsidR="00C75147">
          <w:rPr>
            <w:i/>
          </w:rPr>
          <w:t>global</w:t>
        </w:r>
      </w:ins>
      <w:ins w:id="34336" w:author="Rev 7 Allen Wirfs-Brock" w:date="2012-04-10T12:29:00Z">
        <w:r>
          <w:t>).</w:t>
        </w:r>
      </w:ins>
    </w:p>
    <w:p w:rsidR="004C02EF" w:rsidRPr="00E77497" w:rsidDel="00134DAD" w:rsidRDefault="004C02EF" w:rsidP="00834A33">
      <w:pPr>
        <w:pStyle w:val="Alg4"/>
        <w:numPr>
          <w:ilvl w:val="0"/>
          <w:numId w:val="227"/>
        </w:numPr>
        <w:rPr>
          <w:del w:id="34337" w:author="Rev 7 Allen Wirfs-Brock" w:date="2012-04-10T12:40:00Z"/>
        </w:rPr>
      </w:pPr>
      <w:del w:id="34338" w:author="Rev 7 Allen Wirfs-Brock" w:date="2012-04-10T12:40:00Z">
        <w:r w:rsidRPr="00E77497" w:rsidDel="00134DAD">
          <w:delText xml:space="preserve">Let </w:delText>
        </w:r>
        <w:r w:rsidRPr="00E77497" w:rsidDel="00134DAD">
          <w:rPr>
            <w:i/>
          </w:rPr>
          <w:delText>exec</w:delText>
        </w:r>
        <w:r w:rsidRPr="00E77497" w:rsidDel="00134DAD">
          <w:delText xml:space="preserve"> be the standard built-in function </w:delText>
        </w:r>
        <w:r w:rsidRPr="00E77497" w:rsidDel="00134DAD">
          <w:rPr>
            <w:rFonts w:ascii="Courier New" w:hAnsi="Courier New"/>
            <w:b/>
          </w:rPr>
          <w:delText>RegExp.prototype.exec</w:delText>
        </w:r>
        <w:r w:rsidRPr="00E77497" w:rsidDel="00134DAD">
          <w:delText xml:space="preserve"> (see 15.10.6.2)</w:delText>
        </w:r>
      </w:del>
    </w:p>
    <w:p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rsidR="004C02EF" w:rsidRPr="00E77497" w:rsidRDefault="004C02EF" w:rsidP="00834A33">
      <w:pPr>
        <w:pStyle w:val="Alg4"/>
        <w:numPr>
          <w:ilvl w:val="1"/>
          <w:numId w:val="227"/>
        </w:numPr>
      </w:pPr>
      <w:r w:rsidRPr="00E77497">
        <w:t xml:space="preserve">Return the result of calling the </w:t>
      </w:r>
      <w:del w:id="34339" w:author="Rev 7 Allen Wirfs-Brock" w:date="2012-04-10T12:39:00Z">
        <w:r w:rsidRPr="00E77497" w:rsidDel="00134DAD">
          <w:delText xml:space="preserve">[[Call]] internal method of </w:delText>
        </w:r>
        <w:r w:rsidRPr="00E77497" w:rsidDel="00134DAD">
          <w:rPr>
            <w:i/>
          </w:rPr>
          <w:delText>exec</w:delText>
        </w:r>
      </w:del>
      <w:ins w:id="34340" w:author="Rev 7 Allen Wirfs-Brock" w:date="2012-04-10T12:39:00Z">
        <w:r w:rsidR="00134DAD">
          <w:t>abstract operation RegExpExec</w:t>
        </w:r>
      </w:ins>
      <w:r w:rsidRPr="00E77497">
        <w:t xml:space="preserve"> </w:t>
      </w:r>
      <w:ins w:id="34341" w:author="Rev 7 Allen Wirfs-Brock" w:date="2012-04-10T12:39:00Z">
        <w:r w:rsidR="00134DAD" w:rsidRPr="00E77497">
          <w:t>(see 15.10.6.2)</w:t>
        </w:r>
        <w:r w:rsidR="00134DAD">
          <w:t xml:space="preserve"> </w:t>
        </w:r>
      </w:ins>
      <w:r w:rsidRPr="00E77497">
        <w:t>with</w:t>
      </w:r>
      <w:ins w:id="34342" w:author="Rev 7 Allen Wirfs-Brock" w:date="2012-04-10T12:39:00Z">
        <w:r w:rsidR="00134DAD">
          <w:t xml:space="preserve"> arguments</w:t>
        </w:r>
      </w:ins>
      <w:r w:rsidRPr="00E77497">
        <w:t xml:space="preserve"> </w:t>
      </w:r>
      <w:r w:rsidRPr="00E77497">
        <w:rPr>
          <w:i/>
        </w:rPr>
        <w:t>rx</w:t>
      </w:r>
      <w:r w:rsidRPr="00E77497">
        <w:t xml:space="preserve"> </w:t>
      </w:r>
      <w:del w:id="34343" w:author="Rev 7 Allen Wirfs-Brock" w:date="2012-04-10T12:39:00Z">
        <w:r w:rsidRPr="00E77497" w:rsidDel="00134DAD">
          <w:delText xml:space="preserve">as </w:delText>
        </w:r>
      </w:del>
      <w:ins w:id="34344" w:author="Rev 7 Allen Wirfs-Brock" w:date="2012-04-10T12:39:00Z">
        <w:r w:rsidR="00134DAD">
          <w:t>and</w:t>
        </w:r>
        <w:r w:rsidR="00134DAD" w:rsidRPr="00E77497">
          <w:t xml:space="preserve"> </w:t>
        </w:r>
      </w:ins>
      <w:del w:id="34345" w:author="Rev 7 Allen Wirfs-Brock" w:date="2012-04-10T12:39:00Z">
        <w:r w:rsidRPr="00E77497" w:rsidDel="00134DAD">
          <w:delText xml:space="preserve">the </w:delText>
        </w:r>
        <w:r w:rsidRPr="00E77497" w:rsidDel="00134DAD">
          <w:rPr>
            <w:b/>
          </w:rPr>
          <w:delText>this</w:delText>
        </w:r>
        <w:r w:rsidRPr="00E77497" w:rsidDel="00134DAD">
          <w:delText xml:space="preserve"> value and argument list containing </w:delText>
        </w:r>
      </w:del>
      <w:r w:rsidRPr="00E77497">
        <w:rPr>
          <w:i/>
        </w:rPr>
        <w:t>S</w:t>
      </w:r>
      <w:r w:rsidRPr="00E77497">
        <w:t>.</w:t>
      </w:r>
    </w:p>
    <w:p w:rsidR="004C02EF" w:rsidRPr="00E77497" w:rsidRDefault="004C02EF" w:rsidP="00BE1C30">
      <w:pPr>
        <w:pStyle w:val="Alg4"/>
        <w:numPr>
          <w:ilvl w:val="0"/>
          <w:numId w:val="227"/>
        </w:numPr>
      </w:pPr>
      <w:r w:rsidRPr="00E77497">
        <w:t>Else</w:t>
      </w:r>
      <w:del w:id="34346" w:author="Rev 11 Allen Wirfs-Brock" w:date="2012-10-25T09:53:00Z">
        <w:r w:rsidRPr="00E77497" w:rsidDel="00BE1C30">
          <w:delText>,</w:delText>
        </w:r>
      </w:del>
      <w:r w:rsidRPr="00E77497">
        <w:t xml:space="preserve"> </w:t>
      </w:r>
      <w:r w:rsidRPr="00E77497">
        <w:rPr>
          <w:i/>
        </w:rPr>
        <w:t>global</w:t>
      </w:r>
      <w:r w:rsidRPr="00E77497">
        <w:t xml:space="preserve"> is </w:t>
      </w:r>
      <w:r w:rsidRPr="00E77497">
        <w:rPr>
          <w:b/>
        </w:rPr>
        <w:t>true</w:t>
      </w:r>
      <w:ins w:id="34347" w:author="Rev 11 Allen Wirfs-Brock" w:date="2012-10-25T09:53:00Z">
        <w:r w:rsidR="00BE1C30" w:rsidRPr="00E77497">
          <w:t>,</w:t>
        </w:r>
      </w:ins>
    </w:p>
    <w:p w:rsidR="004C02EF" w:rsidRPr="00E77497" w:rsidRDefault="00FA34E7" w:rsidP="00834A33">
      <w:pPr>
        <w:pStyle w:val="Alg4"/>
        <w:numPr>
          <w:ilvl w:val="1"/>
          <w:numId w:val="227"/>
        </w:numPr>
      </w:pPr>
      <w:ins w:id="34348" w:author="Rev 7 Allen Wirfs-Brock" w:date="2012-04-10T16:20:00Z">
        <w:r>
          <w:t xml:space="preserve">Let </w:t>
        </w:r>
        <w:r>
          <w:rPr>
            <w:i/>
          </w:rPr>
          <w:t>put</w:t>
        </w:r>
        <w:r w:rsidRPr="00F726FB">
          <w:rPr>
            <w:i/>
          </w:rPr>
          <w:t>Status</w:t>
        </w:r>
        <w:r>
          <w:t xml:space="preserve"> be the result of calling</w:t>
        </w:r>
        <w:r w:rsidRPr="00E77497" w:rsidDel="00134DAD">
          <w:t xml:space="preserve"> </w:t>
        </w:r>
      </w:ins>
      <w:del w:id="34349" w:author="Rev 7 Allen Wirfs-Brock" w:date="2012-04-10T16:20: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del w:id="34350" w:author="Rev 10 Allen Wirfs-Brock" w:date="2012-09-26T09:54:00Z">
        <w:r w:rsidR="004C02EF" w:rsidRPr="00E77497" w:rsidDel="00C42649">
          <w:delText xml:space="preserve"> </w:delText>
        </w:r>
      </w:del>
      <w:ins w:id="34351" w:author="Rev 10 Allen Wirfs-Brock" w:date="2012-09-26T09:54:00Z">
        <w:r w:rsidR="00C42649">
          <w:t xml:space="preserve">, </w:t>
        </w:r>
      </w:ins>
      <w:del w:id="34352" w:author="Rev 10 Allen Wirfs-Brock" w:date="2012-09-26T09:55:00Z">
        <w:r w:rsidR="004C02EF" w:rsidRPr="00E77497" w:rsidDel="00C42649">
          <w:delText xml:space="preserve">and </w:delText>
        </w:r>
      </w:del>
      <w:r w:rsidR="004C02EF" w:rsidRPr="00E77497">
        <w:t>0</w:t>
      </w:r>
      <w:ins w:id="34353" w:author="Rev 10 Allen Wirfs-Brock" w:date="2012-09-26T09:55:00Z">
        <w:r w:rsidR="00C42649">
          <w:t xml:space="preserve">, </w:t>
        </w:r>
        <w:r w:rsidR="00C42649" w:rsidRPr="00E77497">
          <w:t>and</w:t>
        </w:r>
        <w:r w:rsidR="00C42649">
          <w:t xml:space="preserve"> </w:t>
        </w:r>
        <w:r w:rsidR="00C42649" w:rsidRPr="00BC2562">
          <w:rPr>
            <w:b/>
          </w:rPr>
          <w:t>true</w:t>
        </w:r>
      </w:ins>
      <w:r w:rsidR="004C02EF" w:rsidRPr="00E77497">
        <w:t>.</w:t>
      </w:r>
    </w:p>
    <w:p w:rsidR="00FA34E7" w:rsidRDefault="00FA34E7" w:rsidP="00834A33">
      <w:pPr>
        <w:pStyle w:val="Alg4"/>
        <w:numPr>
          <w:ilvl w:val="1"/>
          <w:numId w:val="227"/>
        </w:numPr>
        <w:rPr>
          <w:ins w:id="34354" w:author="Rev 7 Allen Wirfs-Brock" w:date="2012-04-10T16:20:00Z"/>
        </w:rPr>
      </w:pPr>
      <w:ins w:id="34355" w:author="Rev 7 Allen Wirfs-Brock" w:date="2012-04-10T16:20:00Z">
        <w:r>
          <w:t>ReturnIfAbrupt(</w:t>
        </w:r>
        <w:r>
          <w:rPr>
            <w:i/>
          </w:rPr>
          <w:t>putStatus</w:t>
        </w:r>
        <w:r>
          <w:t>).</w:t>
        </w:r>
      </w:ins>
    </w:p>
    <w:p w:rsidR="004C02EF" w:rsidRPr="00E77497" w:rsidRDefault="004C02EF" w:rsidP="00834A33">
      <w:pPr>
        <w:pStyle w:val="Alg4"/>
        <w:numPr>
          <w:ilvl w:val="1"/>
          <w:numId w:val="227"/>
        </w:numPr>
      </w:pPr>
      <w:r w:rsidRPr="00E77497">
        <w:t xml:space="preserve">Let </w:t>
      </w:r>
      <w:r w:rsidRPr="00E77497">
        <w:rPr>
          <w:i/>
        </w:rPr>
        <w:t>A</w:t>
      </w:r>
      <w:r w:rsidRPr="00E77497">
        <w:t xml:space="preserve"> be </w:t>
      </w:r>
      <w:del w:id="34356" w:author="Rev 7 Allen Wirfs-Brock" w:date="2012-04-10T16:17:00Z">
        <w:r w:rsidRPr="00E77497" w:rsidDel="00FA34E7">
          <w:delText xml:space="preserve">a new array created as if by the expression </w:delText>
        </w:r>
        <w:r w:rsidRPr="00E77497" w:rsidDel="00FA34E7">
          <w:rPr>
            <w:rFonts w:ascii="Courier New" w:hAnsi="Courier New"/>
            <w:b/>
          </w:rPr>
          <w:delText>new Array()</w:delText>
        </w:r>
        <w:r w:rsidRPr="00E77497" w:rsidDel="00FA34E7">
          <w:delText xml:space="preserve"> 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34357" w:author="Rev 7 Allen Wirfs-Brock" w:date="2012-04-10T16:17:00Z">
        <w:r w:rsidR="00FA34E7">
          <w:t xml:space="preserve">the result of the </w:t>
        </w:r>
        <w:del w:id="34358" w:author="Rev 8 Allen Wirfs-Brock" w:date="2012-06-14T14:41:00Z">
          <w:r w:rsidR="00FA34E7" w:rsidDel="00D4543D">
            <w:delText>abstraction operation</w:delText>
          </w:r>
        </w:del>
      </w:ins>
      <w:ins w:id="34359" w:author="Rev 8 Allen Wirfs-Brock" w:date="2012-06-14T14:41:00Z">
        <w:r w:rsidR="00D4543D">
          <w:t>abstract operation</w:t>
        </w:r>
      </w:ins>
      <w:ins w:id="34360" w:author="Rev 7 Allen Wirfs-Brock" w:date="2012-04-10T16:17:00Z">
        <w:r w:rsidR="00FA34E7">
          <w:t xml:space="preserve"> ArrayCreate (</w:t>
        </w:r>
      </w:ins>
      <w:ins w:id="34361" w:author="Rev 7 Allen Wirfs-Brock" w:date="2012-04-10T16:18:00Z">
        <w:r w:rsidR="00FA34E7">
          <w:t>15.4) with argument 0</w:t>
        </w:r>
      </w:ins>
      <w:r w:rsidRPr="00E77497">
        <w:t>.</w:t>
      </w:r>
    </w:p>
    <w:p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w:t>
      </w:r>
      <w:ins w:id="34362" w:author="Rev 7 Allen Wirfs-Brock" w:date="2012-04-10T12:41:00Z">
        <w:r w:rsidR="00134DAD">
          <w:t>abstract operation RegExpExec</w:t>
        </w:r>
        <w:r w:rsidR="00134DAD" w:rsidRPr="00E77497">
          <w:t xml:space="preserve"> (see 15.10.6.2)</w:t>
        </w:r>
      </w:ins>
      <w:del w:id="34363" w:author="Rev 7 Allen Wirfs-Brock" w:date="2012-04-10T12:41:00Z">
        <w:r w:rsidRPr="00E77497" w:rsidDel="00134DAD">
          <w:delText xml:space="preserve">[[Call]] internal method of </w:delText>
        </w:r>
        <w:r w:rsidRPr="00E77497" w:rsidDel="00134DAD">
          <w:rPr>
            <w:i/>
          </w:rPr>
          <w:delText>exec</w:delText>
        </w:r>
      </w:del>
      <w:r w:rsidRPr="00E77497">
        <w:t xml:space="preserve"> with</w:t>
      </w:r>
      <w:ins w:id="34364" w:author="Rev 7 Allen Wirfs-Brock" w:date="2012-04-10T12:41:00Z">
        <w:r w:rsidR="00134DAD">
          <w:t xml:space="preserve"> arguments</w:t>
        </w:r>
      </w:ins>
      <w:r w:rsidRPr="00E77497">
        <w:t xml:space="preserve"> </w:t>
      </w:r>
      <w:r w:rsidRPr="00E77497">
        <w:rPr>
          <w:i/>
        </w:rPr>
        <w:t>rx</w:t>
      </w:r>
      <w:r w:rsidRPr="00E77497">
        <w:t xml:space="preserve"> </w:t>
      </w:r>
      <w:del w:id="34365" w:author="Rev 7 Allen Wirfs-Brock" w:date="2012-04-10T12:41:00Z">
        <w:r w:rsidRPr="00E77497" w:rsidDel="00134DAD">
          <w:delText xml:space="preserve">as the </w:delText>
        </w:r>
        <w:r w:rsidRPr="00E77497" w:rsidDel="00134DAD">
          <w:rPr>
            <w:b/>
          </w:rPr>
          <w:delText>this</w:delText>
        </w:r>
        <w:r w:rsidRPr="00E77497" w:rsidDel="00134DAD">
          <w:delText xml:space="preserve"> value and argument list containing</w:delText>
        </w:r>
      </w:del>
      <w:ins w:id="34366" w:author="Rev 7 Allen Wirfs-Brock" w:date="2012-04-10T12:41:00Z">
        <w:r w:rsidR="00134DAD">
          <w:t>and</w:t>
        </w:r>
      </w:ins>
      <w:r w:rsidRPr="00E77497">
        <w:t xml:space="preserve"> </w:t>
      </w:r>
      <w:r w:rsidRPr="00E77497">
        <w:rPr>
          <w:i/>
        </w:rPr>
        <w:t>S</w:t>
      </w:r>
      <w:r w:rsidRPr="00E77497">
        <w:t>.</w:t>
      </w:r>
    </w:p>
    <w:p w:rsidR="00134DAD" w:rsidRDefault="00134DAD" w:rsidP="00834A33">
      <w:pPr>
        <w:pStyle w:val="Alg4"/>
        <w:numPr>
          <w:ilvl w:val="2"/>
          <w:numId w:val="227"/>
        </w:numPr>
        <w:rPr>
          <w:ins w:id="34367" w:author="Rev 7 Allen Wirfs-Brock" w:date="2012-04-10T12:42:00Z"/>
        </w:rPr>
      </w:pPr>
      <w:ins w:id="34368" w:author="Rev 7 Allen Wirfs-Brock" w:date="2012-04-10T12:42:00Z">
        <w:r>
          <w:t>ReturnIfAbrupt(</w:t>
        </w:r>
        <w:r>
          <w:rPr>
            <w:i/>
          </w:rPr>
          <w:t>result</w:t>
        </w:r>
        <w:r>
          <w:t>).</w:t>
        </w:r>
      </w:ins>
    </w:p>
    <w:p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rsidR="004C02EF" w:rsidRPr="00E77497" w:rsidRDefault="004C02EF" w:rsidP="00BE1C30">
      <w:pPr>
        <w:pStyle w:val="Alg4"/>
        <w:numPr>
          <w:ilvl w:val="2"/>
          <w:numId w:val="227"/>
        </w:numPr>
        <w:rPr>
          <w:b/>
        </w:rPr>
      </w:pPr>
      <w:r w:rsidRPr="00E77497">
        <w:t>Else</w:t>
      </w:r>
      <w:del w:id="34369" w:author="Rev 11 Allen Wirfs-Brock" w:date="2012-10-25T09:53:00Z">
        <w:r w:rsidRPr="00E77497" w:rsidDel="00BE1C30">
          <w:delText>,</w:delText>
        </w:r>
      </w:del>
      <w:r w:rsidRPr="00E77497">
        <w:t xml:space="preserve"> </w:t>
      </w:r>
      <w:r w:rsidRPr="00E77497">
        <w:rPr>
          <w:i/>
        </w:rPr>
        <w:t>result</w:t>
      </w:r>
      <w:r w:rsidRPr="00E77497">
        <w:t xml:space="preserve"> is not </w:t>
      </w:r>
      <w:r w:rsidRPr="00E77497">
        <w:rPr>
          <w:b/>
        </w:rPr>
        <w:t>null</w:t>
      </w:r>
      <w:ins w:id="34370" w:author="Rev 11 Allen Wirfs-Brock" w:date="2012-10-25T09:53:00Z">
        <w:r w:rsidR="00BE1C30" w:rsidRPr="00E77497">
          <w:t>,</w:t>
        </w:r>
      </w:ins>
    </w:p>
    <w:p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rsidR="00FA34E7" w:rsidRDefault="00FA34E7" w:rsidP="00834A33">
      <w:pPr>
        <w:pStyle w:val="Alg4"/>
        <w:numPr>
          <w:ilvl w:val="3"/>
          <w:numId w:val="227"/>
        </w:numPr>
        <w:rPr>
          <w:ins w:id="34371" w:author="Rev 7 Allen Wirfs-Brock" w:date="2012-04-10T16:23:00Z"/>
        </w:rPr>
      </w:pPr>
      <w:ins w:id="34372" w:author="Rev 7 Allen Wirfs-Brock" w:date="2012-04-10T16:24:00Z">
        <w:r>
          <w:t>ReturnIfAbrupt(</w:t>
        </w:r>
        <w:r w:rsidRPr="00E77497">
          <w:rPr>
            <w:i/>
          </w:rPr>
          <w:t>thisIndex</w:t>
        </w:r>
        <w:r>
          <w:t>).</w:t>
        </w:r>
      </w:ins>
    </w:p>
    <w:p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rsidR="004C02EF" w:rsidRPr="00E77497" w:rsidRDefault="00FA34E7" w:rsidP="00834A33">
      <w:pPr>
        <w:pStyle w:val="Alg4"/>
        <w:numPr>
          <w:ilvl w:val="4"/>
          <w:numId w:val="227"/>
        </w:numPr>
      </w:pPr>
      <w:ins w:id="34373" w:author="Rev 7 Allen Wirfs-Brock" w:date="2012-04-10T16:24:00Z">
        <w:r>
          <w:t xml:space="preserve">Let </w:t>
        </w:r>
        <w:r>
          <w:rPr>
            <w:i/>
          </w:rPr>
          <w:t>put</w:t>
        </w:r>
        <w:r w:rsidRPr="00F726FB">
          <w:rPr>
            <w:i/>
          </w:rPr>
          <w:t>Status</w:t>
        </w:r>
        <w:r>
          <w:t xml:space="preserve"> be the result of calling</w:t>
        </w:r>
        <w:r w:rsidRPr="00E77497" w:rsidDel="00134DAD">
          <w:t xml:space="preserve"> </w:t>
        </w:r>
      </w:ins>
      <w:del w:id="34374" w:author="Rev 7 Allen Wirfs-Brock" w:date="2012-04-10T16:24: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del w:id="34375" w:author="Rev 10 Allen Wirfs-Brock" w:date="2012-09-26T09:56:00Z">
        <w:r w:rsidR="004C02EF" w:rsidRPr="00E77497" w:rsidDel="00C42649">
          <w:delText xml:space="preserve"> and </w:delText>
        </w:r>
      </w:del>
      <w:ins w:id="34376" w:author="Rev 10 Allen Wirfs-Brock" w:date="2012-09-26T09:56:00Z">
        <w:r w:rsidR="00C42649">
          <w:t>,</w:t>
        </w:r>
        <w:r w:rsidR="00C42649" w:rsidRPr="00E77497">
          <w:t xml:space="preserve"> </w:t>
        </w:r>
      </w:ins>
      <w:r w:rsidR="004C02EF" w:rsidRPr="00E77497">
        <w:rPr>
          <w:i/>
        </w:rPr>
        <w:t>thisIndex</w:t>
      </w:r>
      <w:r w:rsidR="004C02EF" w:rsidRPr="00E77497">
        <w:t>+1</w:t>
      </w:r>
      <w:ins w:id="34377" w:author="Rev 10 Allen Wirfs-Brock" w:date="2012-09-26T09:56:00Z">
        <w:r w:rsidR="00C42649">
          <w:t xml:space="preserve">, </w:t>
        </w:r>
        <w:r w:rsidR="00C42649" w:rsidRPr="00E77497">
          <w:t>and</w:t>
        </w:r>
        <w:r w:rsidR="00C42649">
          <w:t xml:space="preserve"> </w:t>
        </w:r>
        <w:r w:rsidR="00C42649" w:rsidRPr="00253B6F">
          <w:rPr>
            <w:b/>
          </w:rPr>
          <w:t>true</w:t>
        </w:r>
      </w:ins>
      <w:r w:rsidR="004C02EF" w:rsidRPr="00E77497">
        <w:t>.</w:t>
      </w:r>
    </w:p>
    <w:p w:rsidR="00FA34E7" w:rsidRDefault="00FA34E7" w:rsidP="00834A33">
      <w:pPr>
        <w:pStyle w:val="Alg4"/>
        <w:numPr>
          <w:ilvl w:val="4"/>
          <w:numId w:val="227"/>
        </w:numPr>
        <w:rPr>
          <w:ins w:id="34378" w:author="Rev 7 Allen Wirfs-Brock" w:date="2012-04-10T16:24:00Z"/>
        </w:rPr>
      </w:pPr>
      <w:ins w:id="34379" w:author="Rev 7 Allen Wirfs-Brock" w:date="2012-04-10T16:25:00Z">
        <w:r>
          <w:t>ReturnIfAbrupt(</w:t>
        </w:r>
        <w:r>
          <w:rPr>
            <w:i/>
          </w:rPr>
          <w:t>putStatus</w:t>
        </w:r>
        <w:r>
          <w:t>).</w:t>
        </w:r>
      </w:ins>
    </w:p>
    <w:p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rsidR="00BE1C30" w:rsidRDefault="004C02EF" w:rsidP="00BE1C30">
      <w:pPr>
        <w:pStyle w:val="Alg4"/>
        <w:numPr>
          <w:ilvl w:val="3"/>
          <w:numId w:val="227"/>
        </w:numPr>
        <w:rPr>
          <w:ins w:id="34380" w:author="Rev 11 Allen Wirfs-Brock" w:date="2012-10-25T09:54:00Z"/>
        </w:rPr>
      </w:pPr>
      <w:r w:rsidRPr="00E77497">
        <w:t>Else</w:t>
      </w:r>
      <w:del w:id="34381" w:author="Rev 11 Allen Wirfs-Brock" w:date="2012-10-25T09:54:00Z">
        <w:r w:rsidRPr="00E77497" w:rsidDel="00BE1C30">
          <w:delText xml:space="preserve">, </w:delText>
        </w:r>
      </w:del>
      <w:ins w:id="34382" w:author="Rev 11 Allen Wirfs-Brock" w:date="2012-10-25T09:54:00Z">
        <w:r w:rsidR="00BE1C30" w:rsidRPr="00E77497">
          <w:t>,</w:t>
        </w:r>
      </w:ins>
    </w:p>
    <w:p w:rsidR="004C02EF" w:rsidRPr="00E77497" w:rsidRDefault="004C02EF" w:rsidP="00BE1C30">
      <w:pPr>
        <w:pStyle w:val="Alg4"/>
        <w:numPr>
          <w:ilvl w:val="4"/>
          <w:numId w:val="227"/>
        </w:numPr>
      </w:pPr>
      <w:del w:id="34383" w:author="Rev 11 Allen Wirfs-Brock" w:date="2012-10-25T09:54:00Z">
        <w:r w:rsidRPr="00E77497" w:rsidDel="00BE1C30">
          <w:delText xml:space="preserve">set </w:delText>
        </w:r>
      </w:del>
      <w:ins w:id="34384" w:author="Rev 11 Allen Wirfs-Brock" w:date="2012-10-25T09:54:00Z">
        <w:r w:rsidR="00BE1C30">
          <w:t>S</w:t>
        </w:r>
        <w:r w:rsidR="00BE1C30" w:rsidRPr="00E77497">
          <w:t xml:space="preserve">et </w:t>
        </w:r>
      </w:ins>
      <w:r w:rsidRPr="00E77497">
        <w:rPr>
          <w:i/>
        </w:rPr>
        <w:t>previousLastIndex</w:t>
      </w:r>
      <w:r w:rsidRPr="00E77497">
        <w:t xml:space="preserve"> to </w:t>
      </w:r>
      <w:r w:rsidRPr="00E77497">
        <w:rPr>
          <w:i/>
        </w:rPr>
        <w:t>thisIndex</w:t>
      </w:r>
      <w:r w:rsidRPr="00E77497">
        <w:t>.</w:t>
      </w:r>
    </w:p>
    <w:p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rsidR="00FA34E7" w:rsidRDefault="00FA34E7" w:rsidP="00834A33">
      <w:pPr>
        <w:pStyle w:val="Alg4"/>
        <w:numPr>
          <w:ilvl w:val="3"/>
          <w:numId w:val="227"/>
        </w:numPr>
        <w:rPr>
          <w:ins w:id="34385" w:author="Rev 7 Allen Wirfs-Brock" w:date="2012-04-10T16:25:00Z"/>
        </w:rPr>
      </w:pPr>
      <w:ins w:id="34386" w:author="Rev 7 Allen Wirfs-Brock" w:date="2012-04-10T16:25:00Z">
        <w:r>
          <w:t>ReturnIfAbrupt(</w:t>
        </w:r>
        <w:r w:rsidRPr="00E77497">
          <w:rPr>
            <w:i/>
          </w:rPr>
          <w:t>matchStr</w:t>
        </w:r>
        <w:r>
          <w:t>).</w:t>
        </w:r>
      </w:ins>
    </w:p>
    <w:p w:rsidR="004C02EF" w:rsidRPr="00E77497" w:rsidRDefault="00FA34E7" w:rsidP="00834A33">
      <w:pPr>
        <w:pStyle w:val="Alg4"/>
        <w:numPr>
          <w:ilvl w:val="3"/>
          <w:numId w:val="227"/>
        </w:numPr>
      </w:pPr>
      <w:ins w:id="34387" w:author="Rev 7 Allen Wirfs-Brock" w:date="2012-04-10T16:26:00Z">
        <w:r w:rsidRPr="00E77497">
          <w:lastRenderedPageBreak/>
          <w:t xml:space="preserve">Let </w:t>
        </w:r>
        <w:r>
          <w:rPr>
            <w:i/>
          </w:rPr>
          <w:t>defineStatus</w:t>
        </w:r>
        <w:r w:rsidRPr="00E77497">
          <w:t xml:space="preserve"> be the result of calling </w:t>
        </w:r>
      </w:ins>
      <w:del w:id="34388" w:author="Rev 7 Allen Wirfs-Brock" w:date="2012-04-10T16:26:00Z">
        <w:r w:rsidR="004C02EF" w:rsidRPr="00E77497" w:rsidDel="00FA34E7">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n</w:t>
      </w:r>
      <w:r w:rsidR="004C02EF" w:rsidRPr="00E77497">
        <w:t xml:space="preserve">), the Property Descriptor {[[Value]]: </w:t>
      </w:r>
      <w:r w:rsidR="004C02EF" w:rsidRPr="00E77497">
        <w:rPr>
          <w:i/>
        </w:rPr>
        <w:t>matchStr</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rsidR="00FA34E7" w:rsidRDefault="00FA34E7" w:rsidP="00834A33">
      <w:pPr>
        <w:pStyle w:val="Alg4"/>
        <w:numPr>
          <w:ilvl w:val="3"/>
          <w:numId w:val="227"/>
        </w:numPr>
        <w:rPr>
          <w:ins w:id="34389" w:author="Rev 7 Allen Wirfs-Brock" w:date="2012-04-10T16:25:00Z"/>
        </w:rPr>
      </w:pPr>
      <w:ins w:id="34390" w:author="Rev 7 Allen Wirfs-Brock" w:date="2012-04-10T16:26:00Z">
        <w:r>
          <w:t>ReturnIfAbrupt(</w:t>
        </w:r>
        <w:r>
          <w:rPr>
            <w:i/>
          </w:rPr>
          <w:t>defineStatus</w:t>
        </w:r>
        <w:r>
          <w:t>).</w:t>
        </w:r>
      </w:ins>
    </w:p>
    <w:p w:rsidR="004C02EF" w:rsidRPr="00E77497" w:rsidRDefault="004C02EF" w:rsidP="00834A33">
      <w:pPr>
        <w:pStyle w:val="Alg4"/>
        <w:numPr>
          <w:ilvl w:val="3"/>
          <w:numId w:val="227"/>
        </w:numPr>
      </w:pPr>
      <w:r w:rsidRPr="00E77497">
        <w:t xml:space="preserve">Increment </w:t>
      </w:r>
      <w:r w:rsidRPr="00E77497">
        <w:rPr>
          <w:i/>
        </w:rPr>
        <w:t>n</w:t>
      </w:r>
      <w:r w:rsidRPr="00E77497">
        <w:t>.</w:t>
      </w:r>
    </w:p>
    <w:p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391" w:name="_Ref456010585"/>
      <w:r w:rsidRPr="00E77497">
        <w:t>15.5.4.11</w:t>
      </w:r>
      <w:r w:rsidRPr="00E77497">
        <w:tab/>
        <w:t>String.prototype.replace (searchValue, replaceValue)</w:t>
      </w:r>
      <w:bookmarkEnd w:id="34391"/>
    </w:p>
    <w:p w:rsidR="004C02EF" w:rsidRPr="00E77497" w:rsidRDefault="004C02EF" w:rsidP="004C02EF">
      <w:r w:rsidRPr="00E77497">
        <w:t xml:space="preserve">First set </w:t>
      </w:r>
      <w:r w:rsidRPr="00E77497">
        <w:rPr>
          <w:i/>
        </w:rPr>
        <w:t>string</w:t>
      </w:r>
      <w:r w:rsidRPr="00E77497">
        <w:t xml:space="preserve"> according to the following steps:</w:t>
      </w:r>
    </w:p>
    <w:p w:rsidR="004C02EF" w:rsidRPr="00E77497" w:rsidRDefault="00134DAD" w:rsidP="00834A33">
      <w:pPr>
        <w:pStyle w:val="Alg4"/>
        <w:numPr>
          <w:ilvl w:val="0"/>
          <w:numId w:val="228"/>
        </w:numPr>
      </w:pPr>
      <w:ins w:id="34392"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393"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FA34E7" w:rsidRDefault="004C02EF" w:rsidP="00FA34E7">
      <w:pPr>
        <w:pStyle w:val="Alg4"/>
        <w:numPr>
          <w:ilvl w:val="0"/>
          <w:numId w:val="228"/>
        </w:numPr>
        <w:spacing w:after="120"/>
        <w:contextualSpacing/>
        <w:rPr>
          <w:ins w:id="34394" w:author="Rev 7 Allen Wirfs-Brock" w:date="2012-04-10T16:28:00Z"/>
        </w:r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ins w:id="34395" w:author="Rev 7 Allen Wirfs-Brock" w:date="2012-04-10T16:28:00Z">
        <w:r w:rsidR="00FA34E7">
          <w:t>.</w:t>
        </w:r>
      </w:ins>
    </w:p>
    <w:p w:rsidR="004C02EF" w:rsidRPr="00E77497" w:rsidRDefault="00FA34E7" w:rsidP="00834A33">
      <w:pPr>
        <w:pStyle w:val="Alg4"/>
        <w:numPr>
          <w:ilvl w:val="0"/>
          <w:numId w:val="228"/>
        </w:numPr>
        <w:spacing w:after="120"/>
      </w:pPr>
      <w:ins w:id="34396" w:author="Rev 7 Allen Wirfs-Brock" w:date="2012-04-10T16:28:00Z">
        <w:r>
          <w:t>ReturnIfAbrupt(</w:t>
        </w:r>
        <w:r>
          <w:rPr>
            <w:i/>
          </w:rPr>
          <w:t>string</w:t>
        </w:r>
        <w:r>
          <w:t>)</w:t>
        </w:r>
      </w:ins>
      <w:r w:rsidR="004C02EF" w:rsidRPr="00E77497">
        <w:t>.</w:t>
      </w:r>
    </w:p>
    <w:p w:rsidR="004C02EF" w:rsidRPr="00E77497" w:rsidRDefault="004C02EF" w:rsidP="004C02EF">
      <w:commentRangeStart w:id="34397"/>
      <w:r w:rsidRPr="00E77497">
        <w:t xml:space="preserve">If </w:t>
      </w:r>
      <w:r w:rsidRPr="00E77497">
        <w:rPr>
          <w:rFonts w:ascii="Times New Roman" w:hAnsi="Times New Roman"/>
          <w:i/>
        </w:rPr>
        <w:t>searchValue</w:t>
      </w:r>
      <w:r w:rsidRPr="00E77497">
        <w:t xml:space="preserve"> is a regular expression (an object </w:t>
      </w:r>
      <w:del w:id="34398" w:author="Allen Wirfs-Brock" w:date="2011-07-02T14:06:00Z">
        <w:r w:rsidRPr="00E77497" w:rsidDel="00141138">
          <w:delText>whose [[Class]]</w:delText>
        </w:r>
      </w:del>
      <w:ins w:id="34399" w:author="Allen Wirfs-Brock" w:date="2011-07-02T14:06:00Z">
        <w:r w:rsidR="00141138" w:rsidRPr="00E77497">
          <w:t xml:space="preserve">that has </w:t>
        </w:r>
        <w:del w:id="34400" w:author="Rev 3 Allen Wirfs-Brock" w:date="2011-09-08T14:50:00Z">
          <w:r w:rsidR="00141138" w:rsidRPr="00E77497" w:rsidDel="00FA2A04">
            <w:delText>the</w:delText>
          </w:r>
        </w:del>
      </w:ins>
      <w:ins w:id="34401" w:author="Rev 3 Allen Wirfs-Brock" w:date="2011-09-08T14:50:00Z">
        <w:r w:rsidR="00FA2A04" w:rsidRPr="00E77497">
          <w:t>a</w:t>
        </w:r>
      </w:ins>
      <w:ins w:id="34402" w:author="Allen Wirfs-Brock" w:date="2011-07-02T14:06:00Z">
        <w:r w:rsidR="00141138" w:rsidRPr="00E77497">
          <w:t xml:space="preserve"> [[</w:t>
        </w:r>
        <w:del w:id="34403" w:author="Rev 3 Allen Wirfs-Brock" w:date="2011-09-08T14:50:00Z">
          <w:r w:rsidR="00141138" w:rsidRPr="00E77497" w:rsidDel="00FA2A04">
            <w:delText>IsRegExp</w:delText>
          </w:r>
        </w:del>
      </w:ins>
      <w:ins w:id="34404" w:author="Rev 3 Allen Wirfs-Brock" w:date="2011-09-08T14:50:00Z">
        <w:r w:rsidR="00FA2A04" w:rsidRPr="00E77497">
          <w:t>NativeBrand</w:t>
        </w:r>
      </w:ins>
      <w:ins w:id="34405" w:author="Allen Wirfs-Brock" w:date="2011-07-02T14:06:00Z">
        <w:r w:rsidR="00141138" w:rsidRPr="00E77497">
          <w:t>]]</w:t>
        </w:r>
      </w:ins>
      <w:r w:rsidRPr="00E77497">
        <w:t xml:space="preserve"> internal property</w:t>
      </w:r>
      <w:ins w:id="34406" w:author="Rev 3 Allen Wirfs-Brock" w:date="2011-09-08T14:49:00Z">
        <w:r w:rsidR="00FA2A04" w:rsidRPr="00E77497">
          <w:t xml:space="preserve"> whose value is NativeRegExp</w:t>
        </w:r>
      </w:ins>
      <w:del w:id="34407"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w:t>
      </w:r>
      <w:del w:id="34408" w:author="Rev 9 Allen Wirfs-Brock" w:date="2012-07-07T12:01:00Z">
        <w:r w:rsidRPr="00E77497" w:rsidDel="00065DB2">
          <w:delText xml:space="preserve">characters </w:delText>
        </w:r>
      </w:del>
      <w:ins w:id="34409" w:author="Rev 9 Allen Wirfs-Brock" w:date="2012-07-07T12:01:00Z">
        <w:r w:rsidR="00065DB2">
          <w:t>elements</w:t>
        </w:r>
        <w:r w:rsidR="00065DB2" w:rsidRPr="00E77497">
          <w:t xml:space="preserve"> </w:t>
        </w:r>
      </w:ins>
      <w:r w:rsidRPr="00E77497">
        <w:t xml:space="preserve">in </w:t>
      </w:r>
      <w:r w:rsidRPr="00E77497">
        <w:rPr>
          <w:rFonts w:ascii="Times New Roman" w:hAnsi="Times New Roman"/>
          <w:i/>
        </w:rPr>
        <w:t>newstring</w:t>
      </w:r>
      <w:r w:rsidRPr="00E77497">
        <w:t xml:space="preserve"> by replacement text as specified in </w:t>
      </w:r>
      <w:ins w:id="34410" w:author="Rev 8 Allen Wirfs-Brock" w:date="2012-06-13T12:57:00Z">
        <w:r w:rsidR="00676727">
          <w:fldChar w:fldCharType="begin"/>
        </w:r>
        <w:r w:rsidR="00676727">
          <w:instrText xml:space="preserve"> REF _Ref327355570 \h </w:instrText>
        </w:r>
      </w:ins>
      <w:r w:rsidR="00676727">
        <w:fldChar w:fldCharType="separate"/>
      </w:r>
      <w:ins w:id="34411" w:author="Rev 10 Allen Wirfs-Brock" w:date="2012-09-27T11:54:00Z">
        <w:r w:rsidR="00AE6982">
          <w:t xml:space="preserve">Table </w:t>
        </w:r>
        <w:r w:rsidR="00AE6982">
          <w:rPr>
            <w:noProof/>
          </w:rPr>
          <w:t>28</w:t>
        </w:r>
      </w:ins>
      <w:ins w:id="34412" w:author="Rev 8 Allen Wirfs-Brock" w:date="2012-06-13T12:57:00Z">
        <w:r w:rsidR="00676727">
          <w:fldChar w:fldCharType="end"/>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commentRangeEnd w:id="34397"/>
      <w:r w:rsidR="00FA34E7">
        <w:rPr>
          <w:rStyle w:val="CommentReference"/>
        </w:rPr>
        <w:commentReference w:id="34397"/>
      </w:r>
    </w:p>
    <w:p w:rsidR="004C02EF" w:rsidRPr="00E77497" w:rsidRDefault="00676727" w:rsidP="00643AF2">
      <w:pPr>
        <w:pStyle w:val="Tabletitle"/>
      </w:pPr>
      <w:bookmarkStart w:id="34413" w:name="_Ref327355570"/>
      <w:ins w:id="34414" w:author="Rev 8 Allen Wirfs-Brock" w:date="2012-06-13T12:57:00Z">
        <w:r>
          <w:t xml:space="preserve">Table </w:t>
        </w:r>
        <w:r>
          <w:fldChar w:fldCharType="begin"/>
        </w:r>
        <w:r>
          <w:instrText xml:space="preserve"> SEQ Table \* ARABIC </w:instrText>
        </w:r>
      </w:ins>
      <w:r>
        <w:fldChar w:fldCharType="separate"/>
      </w:r>
      <w:ins w:id="34415" w:author="Rev 11 Allen Wirfs-Brock" w:date="2012-10-09T13:03:00Z">
        <w:r w:rsidR="00BD246C">
          <w:rPr>
            <w:noProof/>
          </w:rPr>
          <w:t>30</w:t>
        </w:r>
      </w:ins>
      <w:ins w:id="34416" w:author="Rev 10 Allen Wirfs-Brock" w:date="2012-09-27T11:54:00Z">
        <w:del w:id="34417" w:author="Rev 11 Allen Wirfs-Brock" w:date="2012-10-09T12:33:00Z">
          <w:r w:rsidR="00AE6982" w:rsidDel="00D1216A">
            <w:rPr>
              <w:noProof/>
            </w:rPr>
            <w:delText>28</w:delText>
          </w:r>
        </w:del>
      </w:ins>
      <w:ins w:id="34418" w:author="Rev 8 Allen Wirfs-Brock" w:date="2012-06-13T12:57:00Z">
        <w:r>
          <w:fldChar w:fldCharType="end"/>
        </w:r>
      </w:ins>
      <w:bookmarkEnd w:id="34413"/>
      <w:ins w:id="34419" w:author="Allen Wirfs-Brock" w:date="2011-07-02T13:32:00Z">
        <w:r w:rsidR="008962D8" w:rsidRPr="00E77497">
          <w:t xml:space="preserve"> </w:t>
        </w:r>
      </w:ins>
      <w:r w:rsidR="004C02EF" w:rsidRPr="00E77497">
        <w:t>—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7"/>
        <w:gridCol w:w="1170"/>
        <w:gridCol w:w="6300"/>
      </w:tblGrid>
      <w:tr w:rsidR="002B6403" w:rsidRPr="00E77497" w:rsidTr="007B7042">
        <w:tc>
          <w:tcPr>
            <w:tcW w:w="1907" w:type="dxa"/>
            <w:tcBorders>
              <w:top w:val="single" w:sz="12" w:space="0" w:color="000000"/>
              <w:left w:val="single" w:sz="6" w:space="0" w:color="000000"/>
              <w:bottom w:val="single" w:sz="6" w:space="0" w:color="000000"/>
              <w:right w:val="nil"/>
            </w:tcBorders>
            <w:shd w:val="solid" w:color="C0C0C0" w:fill="FFFFFF"/>
          </w:tcPr>
          <w:p w:rsidR="002B6403" w:rsidRPr="00E77497" w:rsidRDefault="002B6403" w:rsidP="003A4B22">
            <w:pPr>
              <w:spacing w:after="120"/>
              <w:rPr>
                <w:shd w:val="solid" w:color="C0C0C0" w:fill="FFFFFF"/>
              </w:rPr>
            </w:pPr>
            <w:ins w:id="34420" w:author="Rev 9 Allen Wirfs-Brock" w:date="2012-07-07T12:06:00Z">
              <w:r>
                <w:rPr>
                  <w:shd w:val="solid" w:color="C0C0C0" w:fill="FFFFFF"/>
                </w:rPr>
                <w:t>Code unit</w:t>
              </w:r>
            </w:ins>
          </w:p>
        </w:tc>
        <w:tc>
          <w:tcPr>
            <w:tcW w:w="1170" w:type="dxa"/>
            <w:tcBorders>
              <w:top w:val="single" w:sz="12" w:space="0" w:color="000000"/>
              <w:left w:val="single" w:sz="6" w:space="0" w:color="000000"/>
              <w:bottom w:val="single" w:sz="6" w:space="0" w:color="000000"/>
              <w:right w:val="single" w:sz="4" w:space="0" w:color="auto"/>
            </w:tcBorders>
            <w:shd w:val="solid" w:color="C0C0C0" w:fill="FFFFFF"/>
          </w:tcPr>
          <w:p w:rsidR="002B6403" w:rsidRPr="00E77497" w:rsidRDefault="002B6403" w:rsidP="003A4B22">
            <w:pPr>
              <w:spacing w:after="120"/>
              <w:rPr>
                <w:shd w:val="solid" w:color="C0C0C0" w:fill="FFFFFF"/>
              </w:rPr>
            </w:pPr>
            <w:ins w:id="34421" w:author="Rev 9 Allen Wirfs-Brock" w:date="2012-07-07T12:09:00Z">
              <w:r>
                <w:rPr>
                  <w:shd w:val="solid" w:color="C0C0C0" w:fill="FFFFFF"/>
                </w:rPr>
                <w:t xml:space="preserve">Unicode </w:t>
              </w:r>
            </w:ins>
            <w:r w:rsidRPr="00E77497">
              <w:rPr>
                <w:shd w:val="solid" w:color="C0C0C0" w:fill="FFFFFF"/>
              </w:rPr>
              <w:t>Characters</w:t>
            </w:r>
          </w:p>
        </w:tc>
        <w:tc>
          <w:tcPr>
            <w:tcW w:w="6300" w:type="dxa"/>
            <w:tcBorders>
              <w:top w:val="single" w:sz="12" w:space="0" w:color="000000"/>
              <w:left w:val="single" w:sz="4" w:space="0" w:color="auto"/>
              <w:bottom w:val="single" w:sz="6" w:space="0" w:color="000000"/>
              <w:right w:val="single" w:sz="6" w:space="0" w:color="000000"/>
            </w:tcBorders>
            <w:shd w:val="solid" w:color="C0C0C0" w:fill="FFFFFF"/>
          </w:tcPr>
          <w:p w:rsidR="002B6403" w:rsidRPr="00E77497" w:rsidRDefault="002B6403" w:rsidP="003A4B22">
            <w:pPr>
              <w:spacing w:after="120"/>
              <w:rPr>
                <w:shd w:val="solid" w:color="C0C0C0" w:fill="FFFFFF"/>
              </w:rPr>
            </w:pPr>
            <w:r w:rsidRPr="00E77497">
              <w:rPr>
                <w:shd w:val="solid" w:color="C0C0C0" w:fill="FFFFFF"/>
              </w:rPr>
              <w:t>Replacement text</w:t>
            </w:r>
          </w:p>
        </w:tc>
      </w:tr>
      <w:tr w:rsidR="002B6403" w:rsidRPr="00E77497" w:rsidTr="007B7042">
        <w:tc>
          <w:tcPr>
            <w:tcW w:w="1907" w:type="dxa"/>
            <w:tcBorders>
              <w:top w:val="nil"/>
            </w:tcBorders>
          </w:tcPr>
          <w:p w:rsidR="002B6403" w:rsidRPr="00504F46" w:rsidRDefault="002B6403" w:rsidP="003A4B22">
            <w:pPr>
              <w:spacing w:after="0"/>
              <w:contextualSpacing/>
              <w:rPr>
                <w:rFonts w:ascii="Times New Roman" w:hAnsi="Times New Roman"/>
              </w:rPr>
            </w:pPr>
            <w:ins w:id="34422" w:author="Rev 9 Allen Wirfs-Brock" w:date="2012-07-07T12:08:00Z">
              <w:r w:rsidRPr="00504F46">
                <w:rPr>
                  <w:rFonts w:ascii="Times New Roman" w:hAnsi="Times New Roman"/>
                </w:rPr>
                <w:t>0x0024,</w:t>
              </w:r>
            </w:ins>
            <w:ins w:id="34423" w:author="Rev 9 Allen Wirfs-Brock" w:date="2012-07-07T12:09:00Z">
              <w:r>
                <w:rPr>
                  <w:rFonts w:ascii="Times New Roman" w:hAnsi="Times New Roman"/>
                </w:rPr>
                <w:t xml:space="preserve"> </w:t>
              </w:r>
            </w:ins>
            <w:ins w:id="34424" w:author="Rev 9 Allen Wirfs-Brock" w:date="2012-07-07T12:08:00Z">
              <w:r w:rsidRPr="00504F46">
                <w:rPr>
                  <w:rFonts w:ascii="Times New Roman" w:hAnsi="Times New Roman"/>
                </w:rPr>
                <w:t>0x0024</w:t>
              </w:r>
            </w:ins>
          </w:p>
        </w:tc>
        <w:tc>
          <w:tcPr>
            <w:tcW w:w="1170" w:type="dxa"/>
            <w:tcBorders>
              <w:top w:val="nil"/>
            </w:tcBorders>
          </w:tcPr>
          <w:p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c>
          <w:tcPr>
            <w:tcW w:w="6300" w:type="dxa"/>
            <w:tcBorders>
              <w:top w:val="nil"/>
            </w:tcBorders>
          </w:tcPr>
          <w:p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r>
      <w:tr w:rsidR="002B6403" w:rsidRPr="00E77497" w:rsidTr="007B7042">
        <w:tc>
          <w:tcPr>
            <w:tcW w:w="1907" w:type="dxa"/>
            <w:tcBorders>
              <w:top w:val="nil"/>
            </w:tcBorders>
          </w:tcPr>
          <w:p w:rsidR="002B6403" w:rsidRPr="00E77497" w:rsidRDefault="002B6403" w:rsidP="002B6403">
            <w:pPr>
              <w:spacing w:after="0"/>
              <w:contextualSpacing/>
              <w:rPr>
                <w:rFonts w:ascii="Courier New" w:hAnsi="Courier New" w:cs="Courier New"/>
                <w:b/>
              </w:rPr>
            </w:pPr>
            <w:ins w:id="34425" w:author="Rev 9 Allen Wirfs-Brock" w:date="2012-07-07T12:09:00Z">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ins>
            <w:ins w:id="34426" w:author="Rev 9 Allen Wirfs-Brock" w:date="2012-07-07T12:11:00Z">
              <w:r>
                <w:rPr>
                  <w:rFonts w:ascii="Times New Roman" w:hAnsi="Times New Roman"/>
                </w:rPr>
                <w:t>6</w:t>
              </w:r>
            </w:ins>
          </w:p>
        </w:tc>
        <w:tc>
          <w:tcPr>
            <w:tcW w:w="1170" w:type="dxa"/>
            <w:tcBorders>
              <w:top w:val="nil"/>
            </w:tcBorders>
          </w:tcPr>
          <w:p w:rsidR="002B6403" w:rsidRPr="00E77497" w:rsidRDefault="002B6403" w:rsidP="003A4B22">
            <w:pPr>
              <w:spacing w:after="0"/>
              <w:contextualSpacing/>
              <w:rPr>
                <w:rFonts w:ascii="Courier New" w:hAnsi="Courier New" w:cs="Courier New"/>
                <w:b/>
                <w:i/>
              </w:rPr>
            </w:pPr>
            <w:r w:rsidRPr="00E77497">
              <w:rPr>
                <w:rFonts w:ascii="Courier New" w:hAnsi="Courier New" w:cs="Courier New"/>
                <w:b/>
              </w:rPr>
              <w:t>$&amp;</w:t>
            </w:r>
          </w:p>
        </w:tc>
        <w:tc>
          <w:tcPr>
            <w:tcW w:w="6300" w:type="dxa"/>
            <w:tcBorders>
              <w:top w:val="nil"/>
            </w:tcBorders>
          </w:tcPr>
          <w:p w:rsidR="002B6403" w:rsidRPr="00E77497" w:rsidRDefault="002B6403" w:rsidP="003A4B22">
            <w:pPr>
              <w:spacing w:after="0"/>
              <w:contextualSpacing/>
            </w:pPr>
            <w:r w:rsidRPr="00E77497">
              <w:t>The matched substring.</w:t>
            </w:r>
          </w:p>
        </w:tc>
      </w:tr>
      <w:tr w:rsidR="002B6403" w:rsidRPr="00E77497" w:rsidTr="007B7042">
        <w:tc>
          <w:tcPr>
            <w:tcW w:w="1907" w:type="dxa"/>
          </w:tcPr>
          <w:p w:rsidR="002B6403" w:rsidRPr="00E77497" w:rsidRDefault="002B6403" w:rsidP="002B6403">
            <w:pPr>
              <w:spacing w:after="0"/>
              <w:contextualSpacing/>
              <w:rPr>
                <w:rFonts w:ascii="Courier New" w:hAnsi="Courier New" w:cs="Courier New"/>
                <w:b/>
              </w:rPr>
            </w:pPr>
            <w:ins w:id="34427" w:author="Rev 9 Allen Wirfs-Brock" w:date="2012-07-07T12:11: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ins>
            <w:ins w:id="34428" w:author="Rev 9 Allen Wirfs-Brock" w:date="2012-07-07T12:13:00Z">
              <w:r>
                <w:rPr>
                  <w:rFonts w:ascii="Times New Roman" w:hAnsi="Times New Roman"/>
                </w:rPr>
                <w:t>60</w:t>
              </w:r>
            </w:ins>
          </w:p>
        </w:tc>
        <w:tc>
          <w:tcPr>
            <w:tcW w:w="1170" w:type="dxa"/>
          </w:tcPr>
          <w:p w:rsidR="002B6403" w:rsidRPr="00E77497" w:rsidRDefault="002B6403" w:rsidP="00504F46">
            <w:pPr>
              <w:spacing w:after="0"/>
              <w:contextualSpacing/>
              <w:rPr>
                <w:rFonts w:ascii="Courier New" w:hAnsi="Courier New" w:cs="Courier New"/>
                <w:b/>
              </w:rPr>
            </w:pPr>
            <w:del w:id="34429" w:author="Rev 9 Allen Wirfs-Brock" w:date="2012-07-07T12:19:00Z">
              <w:r w:rsidRPr="00E77497" w:rsidDel="00504F46">
                <w:rPr>
                  <w:rFonts w:ascii="Courier New" w:hAnsi="Courier New" w:cs="Courier New"/>
                  <w:b/>
                </w:rPr>
                <w:delText>$‘</w:delText>
              </w:r>
            </w:del>
            <w:ins w:id="34430" w:author="Rev 9 Allen Wirfs-Brock" w:date="2012-07-07T12:19:00Z">
              <w:r w:rsidR="00504F46" w:rsidRPr="00E77497">
                <w:rPr>
                  <w:rFonts w:ascii="Courier New" w:hAnsi="Courier New" w:cs="Courier New"/>
                  <w:b/>
                </w:rPr>
                <w:t>$</w:t>
              </w:r>
              <w:r w:rsidR="00504F46">
                <w:rPr>
                  <w:rFonts w:ascii="Courier New" w:hAnsi="Courier New" w:cs="Courier New"/>
                  <w:b/>
                </w:rPr>
                <w:t>`</w:t>
              </w:r>
            </w:ins>
          </w:p>
        </w:tc>
        <w:tc>
          <w:tcPr>
            <w:tcW w:w="6300" w:type="dxa"/>
          </w:tcPr>
          <w:p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2B6403" w:rsidRPr="00E77497" w:rsidTr="007B7042">
        <w:tc>
          <w:tcPr>
            <w:tcW w:w="1907" w:type="dxa"/>
          </w:tcPr>
          <w:p w:rsidR="002B6403" w:rsidRPr="00E77497" w:rsidRDefault="00504F46" w:rsidP="00504F46">
            <w:pPr>
              <w:spacing w:after="0"/>
              <w:contextualSpacing/>
              <w:rPr>
                <w:rFonts w:ascii="Courier New" w:hAnsi="Courier New" w:cs="Courier New"/>
                <w:b/>
              </w:rPr>
            </w:pPr>
            <w:ins w:id="34431" w:author="Rev 9 Allen Wirfs-Brock" w:date="2012-07-07T12:20: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ins>
          </w:p>
        </w:tc>
        <w:tc>
          <w:tcPr>
            <w:tcW w:w="1170" w:type="dxa"/>
          </w:tcPr>
          <w:p w:rsidR="002B6403" w:rsidRPr="00E77497" w:rsidRDefault="002B6403" w:rsidP="00504F46">
            <w:pPr>
              <w:spacing w:after="0"/>
              <w:contextualSpacing/>
              <w:rPr>
                <w:rFonts w:ascii="Courier New" w:hAnsi="Courier New" w:cs="Courier New"/>
                <w:b/>
              </w:rPr>
            </w:pPr>
            <w:r w:rsidRPr="00E77497">
              <w:rPr>
                <w:rFonts w:ascii="Courier New" w:hAnsi="Courier New" w:cs="Courier New"/>
                <w:b/>
              </w:rPr>
              <w:t>$</w:t>
            </w:r>
            <w:ins w:id="34432" w:author="Rev 9 Allen Wirfs-Brock" w:date="2012-07-07T12:20:00Z">
              <w:r w:rsidR="00504F46">
                <w:rPr>
                  <w:rFonts w:ascii="Courier New" w:hAnsi="Courier New" w:cs="Courier New"/>
                  <w:b/>
                </w:rPr>
                <w:t>'</w:t>
              </w:r>
            </w:ins>
            <w:del w:id="34433" w:author="Rev 9 Allen Wirfs-Brock" w:date="2012-07-07T12:20:00Z">
              <w:r w:rsidRPr="00E77497" w:rsidDel="00504F46">
                <w:rPr>
                  <w:rFonts w:ascii="Courier New" w:hAnsi="Courier New" w:cs="Courier New"/>
                  <w:b/>
                </w:rPr>
                <w:delText>’</w:delText>
              </w:r>
            </w:del>
          </w:p>
        </w:tc>
        <w:tc>
          <w:tcPr>
            <w:tcW w:w="6300" w:type="dxa"/>
          </w:tcPr>
          <w:p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2B6403" w:rsidRPr="00E77497" w:rsidTr="007B7042">
        <w:tc>
          <w:tcPr>
            <w:tcW w:w="1907" w:type="dxa"/>
          </w:tcPr>
          <w:p w:rsidR="002B6403" w:rsidRPr="00E77497" w:rsidRDefault="00504F46" w:rsidP="002E1A56">
            <w:pPr>
              <w:spacing w:after="0"/>
              <w:contextualSpacing/>
              <w:jc w:val="left"/>
              <w:rPr>
                <w:rFonts w:ascii="Courier New" w:hAnsi="Courier New" w:cs="Courier New"/>
                <w:b/>
              </w:rPr>
            </w:pPr>
            <w:ins w:id="34434" w:author="Rev 9 Allen Wirfs-Brock" w:date="2012-07-07T12:21:00Z">
              <w:r w:rsidRPr="00887FC2">
                <w:rPr>
                  <w:rFonts w:ascii="Times New Roman" w:hAnsi="Times New Roman"/>
                </w:rPr>
                <w:t>0x0024,</w:t>
              </w:r>
            </w:ins>
            <w:ins w:id="34435" w:author="Rev 9 Allen Wirfs-Brock" w:date="2012-07-07T12:23:00Z">
              <w:r>
                <w:rPr>
                  <w:rFonts w:ascii="Times New Roman" w:hAnsi="Times New Roman"/>
                </w:rPr>
                <w:t xml:space="preserve"> </w:t>
              </w:r>
            </w:ins>
            <w:ins w:id="34436" w:author="Rev 9 Allen Wirfs-Brock" w:date="2012-07-07T12:21:00Z">
              <w:r>
                <w:rPr>
                  <w:rFonts w:ascii="Times New Roman" w:hAnsi="Times New Roman"/>
                </w:rPr>
                <w:t>N</w:t>
              </w:r>
            </w:ins>
            <w:ins w:id="34437" w:author="Rev 9 Allen Wirfs-Brock" w:date="2012-07-07T12:22:00Z">
              <w:r>
                <w:rPr>
                  <w:rFonts w:ascii="Times New Roman" w:hAnsi="Times New Roman"/>
                </w:rPr>
                <w:t xml:space="preserve"> where</w:t>
              </w:r>
            </w:ins>
            <w:ins w:id="34438" w:author="Rev 9 Allen Wirfs-Brock" w:date="2012-07-07T12:21:00Z">
              <w:r>
                <w:rPr>
                  <w:rFonts w:ascii="Times New Roman" w:hAnsi="Times New Roman"/>
                </w:rPr>
                <w:br/>
                <w:t>0x00</w:t>
              </w:r>
            </w:ins>
            <w:ins w:id="34439" w:author="Rev 9 Allen Wirfs-Brock" w:date="2012-07-07T12:22:00Z">
              <w:r>
                <w:rPr>
                  <w:rFonts w:ascii="Times New Roman" w:hAnsi="Times New Roman"/>
                </w:rPr>
                <w:t>30</w:t>
              </w:r>
            </w:ins>
            <w:ins w:id="34440" w:author="Rev 9 Allen Wirfs-Brock" w:date="2012-07-07T12:23:00Z">
              <w:r>
                <w:rPr>
                  <w:rFonts w:ascii="Times New Roman" w:hAnsi="Times New Roman"/>
                </w:rPr>
                <w:t xml:space="preserve"> </w:t>
              </w:r>
            </w:ins>
            <w:ins w:id="34441" w:author="Rev 9 Allen Wirfs-Brock" w:date="2012-07-07T12:22:00Z">
              <w:r>
                <w:rPr>
                  <w:rFonts w:ascii="Times New Roman" w:hAnsi="Times New Roman"/>
                </w:rPr>
                <w:t>≤</w:t>
              </w:r>
            </w:ins>
            <w:ins w:id="34442" w:author="Rev 9 Allen Wirfs-Brock" w:date="2012-07-07T12:23:00Z">
              <w:r>
                <w:rPr>
                  <w:rFonts w:ascii="Times New Roman" w:hAnsi="Times New Roman"/>
                </w:rPr>
                <w:t xml:space="preserve"> </w:t>
              </w:r>
            </w:ins>
            <w:ins w:id="34443" w:author="Rev 9 Allen Wirfs-Brock" w:date="2012-07-07T12:22:00Z">
              <w:r>
                <w:rPr>
                  <w:rFonts w:ascii="Times New Roman" w:hAnsi="Times New Roman"/>
                </w:rPr>
                <w:t>N</w:t>
              </w:r>
            </w:ins>
            <w:ins w:id="34444" w:author="Rev 9 Allen Wirfs-Brock" w:date="2012-07-07T12:23:00Z">
              <w:r>
                <w:rPr>
                  <w:rFonts w:ascii="Times New Roman" w:hAnsi="Times New Roman"/>
                </w:rPr>
                <w:t xml:space="preserve"> </w:t>
              </w:r>
            </w:ins>
            <w:ins w:id="34445" w:author="Rev 9 Allen Wirfs-Brock" w:date="2012-07-07T12:22:00Z">
              <w:r>
                <w:rPr>
                  <w:rFonts w:ascii="Times New Roman" w:hAnsi="Times New Roman"/>
                </w:rPr>
                <w:t>≤</w:t>
              </w:r>
            </w:ins>
            <w:ins w:id="34446" w:author="Rev 9 Allen Wirfs-Brock" w:date="2012-07-07T12:23:00Z">
              <w:r>
                <w:rPr>
                  <w:rFonts w:ascii="Times New Roman" w:hAnsi="Times New Roman"/>
                </w:rPr>
                <w:t xml:space="preserve"> </w:t>
              </w:r>
            </w:ins>
            <w:ins w:id="34447" w:author="Rev 9 Allen Wirfs-Brock" w:date="2012-07-07T12:22:00Z">
              <w:r>
                <w:rPr>
                  <w:rFonts w:ascii="Times New Roman" w:hAnsi="Times New Roman"/>
                </w:rPr>
                <w:t>0x0039</w:t>
              </w:r>
            </w:ins>
          </w:p>
        </w:tc>
        <w:tc>
          <w:tcPr>
            <w:tcW w:w="1170" w:type="dxa"/>
          </w:tcPr>
          <w:p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w:t>
            </w:r>
            <w:ins w:id="34448" w:author="Rev 9 Allen Wirfs-Brock" w:date="2012-07-07T12:24:00Z">
              <w:r w:rsidR="00504F46">
                <w:rPr>
                  <w:rFonts w:ascii="Courier New" w:hAnsi="Courier New" w:cs="Courier New"/>
                  <w:b/>
                </w:rPr>
                <w:t xml:space="preserve"> </w:t>
              </w:r>
              <w:r w:rsidR="00504F46" w:rsidRPr="002E1A56">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2E1A56">
                <w:rPr>
                  <w:rFonts w:ascii="Times New Roman" w:hAnsi="Times New Roman"/>
                </w:rPr>
                <w:t>is one of</w:t>
              </w:r>
              <w:r w:rsidR="00504F46">
                <w:rPr>
                  <w:rFonts w:ascii="Courier New" w:hAnsi="Courier New" w:cs="Courier New"/>
                  <w:b/>
                </w:rPr>
                <w:t xml:space="preserve"> 0 1 2 3 4 5 6 7 8 9</w:t>
              </w:r>
            </w:ins>
          </w:p>
        </w:tc>
        <w:tc>
          <w:tcPr>
            <w:tcW w:w="6300" w:type="dxa"/>
          </w:tcPr>
          <w:p w:rsidR="002B6403" w:rsidRPr="00B820AB" w:rsidRDefault="002B6403"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2B6403" w:rsidRPr="00E77497" w:rsidTr="007B7042">
        <w:tc>
          <w:tcPr>
            <w:tcW w:w="1907" w:type="dxa"/>
          </w:tcPr>
          <w:p w:rsidR="002B6403" w:rsidRPr="00E77497" w:rsidRDefault="00504F46" w:rsidP="002E1A56">
            <w:pPr>
              <w:spacing w:after="0"/>
              <w:contextualSpacing/>
              <w:jc w:val="left"/>
              <w:rPr>
                <w:rFonts w:ascii="Courier New" w:hAnsi="Courier New" w:cs="Courier New"/>
                <w:b/>
              </w:rPr>
            </w:pPr>
            <w:ins w:id="34449" w:author="Rev 9 Allen Wirfs-Brock" w:date="2012-07-07T12:21:00Z">
              <w:r w:rsidRPr="00887FC2">
                <w:rPr>
                  <w:rFonts w:ascii="Times New Roman" w:hAnsi="Times New Roman"/>
                </w:rPr>
                <w:t>0x0024,</w:t>
              </w:r>
            </w:ins>
            <w:ins w:id="34450" w:author="Rev 9 Allen Wirfs-Brock" w:date="2012-07-07T12:23:00Z">
              <w:r>
                <w:rPr>
                  <w:rFonts w:ascii="Times New Roman" w:hAnsi="Times New Roman"/>
                </w:rPr>
                <w:t xml:space="preserve"> </w:t>
              </w:r>
            </w:ins>
            <w:ins w:id="34451" w:author="Rev 9 Allen Wirfs-Brock" w:date="2012-07-07T12:21:00Z">
              <w:r>
                <w:rPr>
                  <w:rFonts w:ascii="Times New Roman" w:hAnsi="Times New Roman"/>
                </w:rPr>
                <w:t>N,</w:t>
              </w:r>
            </w:ins>
            <w:ins w:id="34452" w:author="Rev 9 Allen Wirfs-Brock" w:date="2012-07-07T12:23:00Z">
              <w:r>
                <w:rPr>
                  <w:rFonts w:ascii="Times New Roman" w:hAnsi="Times New Roman"/>
                </w:rPr>
                <w:t xml:space="preserve"> </w:t>
              </w:r>
            </w:ins>
            <w:ins w:id="34453" w:author="Rev 9 Allen Wirfs-Brock" w:date="2012-07-07T12:21:00Z">
              <w:r>
                <w:rPr>
                  <w:rFonts w:ascii="Times New Roman" w:hAnsi="Times New Roman"/>
                </w:rPr>
                <w:t>N</w:t>
              </w:r>
            </w:ins>
            <w:ins w:id="34454" w:author="Rev 9 Allen Wirfs-Brock" w:date="2012-07-07T12:23:00Z">
              <w:r>
                <w:rPr>
                  <w:rFonts w:ascii="Times New Roman" w:hAnsi="Times New Roman"/>
                </w:rPr>
                <w:t xml:space="preserve"> where</w:t>
              </w:r>
              <w:r>
                <w:rPr>
                  <w:rFonts w:ascii="Times New Roman" w:hAnsi="Times New Roman"/>
                </w:rPr>
                <w:br/>
                <w:t>0x0030 ≤ N ≤ 0x0039</w:t>
              </w:r>
            </w:ins>
          </w:p>
        </w:tc>
        <w:tc>
          <w:tcPr>
            <w:tcW w:w="1170" w:type="dxa"/>
          </w:tcPr>
          <w:p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$nn</w:t>
            </w:r>
            <w:ins w:id="34455" w:author="Rev 9 Allen Wirfs-Brock" w:date="2012-07-07T12:25:00Z">
              <w:r w:rsidR="00504F46">
                <w:rPr>
                  <w:rFonts w:ascii="Courier New" w:hAnsi="Courier New" w:cs="Courier New"/>
                  <w:b/>
                </w:rPr>
                <w:t xml:space="preserve"> </w:t>
              </w:r>
              <w:r w:rsidR="00504F46" w:rsidRPr="00887FC2">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887FC2">
                <w:rPr>
                  <w:rFonts w:ascii="Times New Roman" w:hAnsi="Times New Roman"/>
                </w:rPr>
                <w:t>is one of</w:t>
              </w:r>
              <w:r w:rsidR="00504F46">
                <w:rPr>
                  <w:rFonts w:ascii="Courier New" w:hAnsi="Courier New" w:cs="Courier New"/>
                  <w:b/>
                </w:rPr>
                <w:t xml:space="preserve"> 0 1 2 3 4 5 6 7 8 9</w:t>
              </w:r>
            </w:ins>
          </w:p>
        </w:tc>
        <w:tc>
          <w:tcPr>
            <w:tcW w:w="6300" w:type="dxa"/>
          </w:tcPr>
          <w:p w:rsidR="002B6403" w:rsidRPr="00B820AB" w:rsidRDefault="002B6403"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rsidR="004C02EF" w:rsidRPr="00E77497" w:rsidRDefault="004C02EF" w:rsidP="004C02EF">
      <w:pPr>
        <w:pStyle w:val="Note"/>
        <w:spacing w:before="240"/>
      </w:pPr>
      <w:r w:rsidRPr="00E77497">
        <w:lastRenderedPageBreak/>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456" w:name="_Ref456010590"/>
      <w:r w:rsidRPr="00E77497">
        <w:t>15.5.4.12</w:t>
      </w:r>
      <w:r w:rsidRPr="00E77497">
        <w:tab/>
        <w:t>String.prototype.search (regexp)</w:t>
      </w:r>
      <w:bookmarkEnd w:id="34456"/>
    </w:p>
    <w:p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rsidR="004C02EF" w:rsidRPr="00E77497" w:rsidRDefault="00C75147" w:rsidP="00834A33">
      <w:pPr>
        <w:pStyle w:val="Alg4"/>
        <w:numPr>
          <w:ilvl w:val="0"/>
          <w:numId w:val="229"/>
        </w:numPr>
      </w:pPr>
      <w:ins w:id="34457" w:author="Rev 7 Allen Wirfs-Brock" w:date="2012-04-10T13:34:00Z">
        <w:r>
          <w:t>ReturnIfAbrupt(</w:t>
        </w:r>
        <w:r w:rsidRPr="00E77497">
          <w:t>CheckObjectCoercible</w:t>
        </w:r>
        <w:r>
          <w:t>(</w:t>
        </w:r>
        <w:r w:rsidRPr="00E77497">
          <w:rPr>
            <w:b/>
          </w:rPr>
          <w:t>this</w:t>
        </w:r>
        <w:r w:rsidRPr="00E77497">
          <w:t xml:space="preserve"> value</w:t>
        </w:r>
        <w:r>
          <w:t>))</w:t>
        </w:r>
        <w:r w:rsidRPr="00E77497">
          <w:t>.</w:t>
        </w:r>
      </w:ins>
      <w:del w:id="34458" w:author="Rev 7 Allen Wirfs-Brock" w:date="2012-04-10T13:34:00Z">
        <w:r w:rsidR="004C02EF" w:rsidRPr="00E77497" w:rsidDel="00C75147">
          <w:delText xml:space="preserve">Call CheckObjectCoercible passing the </w:delText>
        </w:r>
        <w:r w:rsidR="004C02EF" w:rsidRPr="00E77497" w:rsidDel="00C75147">
          <w:rPr>
            <w:b/>
          </w:rPr>
          <w:delText>this</w:delText>
        </w:r>
        <w:r w:rsidR="004C02EF" w:rsidRPr="00E77497" w:rsidDel="00C75147">
          <w:delText xml:space="preserve"> value as its argument.</w:delText>
        </w:r>
      </w:del>
    </w:p>
    <w:p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rsidR="00FA34E7" w:rsidRPr="00E77497" w:rsidRDefault="00FA34E7" w:rsidP="00FA34E7">
      <w:pPr>
        <w:pStyle w:val="Alg4"/>
        <w:numPr>
          <w:ilvl w:val="0"/>
          <w:numId w:val="229"/>
        </w:numPr>
        <w:contextualSpacing/>
        <w:rPr>
          <w:ins w:id="34459" w:author="Rev 7 Allen Wirfs-Brock" w:date="2012-04-10T16:31:00Z"/>
        </w:rPr>
      </w:pPr>
      <w:ins w:id="34460" w:author="Rev 7 Allen Wirfs-Brock" w:date="2012-04-10T16:31:00Z">
        <w:r>
          <w:t>ReturnIfAbrupt(</w:t>
        </w:r>
      </w:ins>
      <w:ins w:id="34461" w:author="Rev 10 Allen Wirfs-Brock" w:date="2012-08-13T17:05:00Z">
        <w:r w:rsidR="0003414D" w:rsidRPr="00E77497">
          <w:rPr>
            <w:i/>
          </w:rPr>
          <w:t>string</w:t>
        </w:r>
      </w:ins>
      <w:ins w:id="34462" w:author="Rev 7 Allen Wirfs-Brock" w:date="2012-04-10T16:31:00Z">
        <w:del w:id="34463" w:author="Rev 10 Allen Wirfs-Brock" w:date="2012-08-13T17:05:00Z">
          <w:r w:rsidDel="0003414D">
            <w:rPr>
              <w:i/>
            </w:rPr>
            <w:delText>S</w:delText>
          </w:r>
        </w:del>
        <w:r>
          <w:t>).</w:t>
        </w:r>
      </w:ins>
    </w:p>
    <w:p w:rsidR="00BE1C30" w:rsidRDefault="004C02EF" w:rsidP="00834A33">
      <w:pPr>
        <w:pStyle w:val="Alg4"/>
        <w:numPr>
          <w:ilvl w:val="0"/>
          <w:numId w:val="229"/>
        </w:numPr>
        <w:rPr>
          <w:ins w:id="34464" w:author="Rev 11 Allen Wirfs-Brock" w:date="2012-10-25T09:54:00Z"/>
        </w:rPr>
      </w:pPr>
      <w:r w:rsidRPr="00E77497">
        <w:t>If Type(</w:t>
      </w:r>
      <w:r w:rsidRPr="00E77497">
        <w:rPr>
          <w:i/>
        </w:rPr>
        <w:t>regexp</w:t>
      </w:r>
      <w:r w:rsidRPr="00E77497">
        <w:t xml:space="preserve">) is Object and </w:t>
      </w:r>
      <w:del w:id="34465" w:author="Allen Wirfs-Brock" w:date="2011-07-02T14:08:00Z">
        <w:r w:rsidRPr="00E77497" w:rsidDel="00141138">
          <w:delText xml:space="preserve">the value of the [[Class]] internal property of </w:delText>
        </w:r>
      </w:del>
      <w:r w:rsidRPr="00E77497">
        <w:rPr>
          <w:i/>
        </w:rPr>
        <w:t>regexp</w:t>
      </w:r>
      <w:r w:rsidRPr="00E77497">
        <w:t xml:space="preserve"> </w:t>
      </w:r>
      <w:ins w:id="34466" w:author="Allen Wirfs-Brock" w:date="2011-07-02T14:08:00Z">
        <w:r w:rsidR="00141138" w:rsidRPr="00E77497">
          <w:t xml:space="preserve">has </w:t>
        </w:r>
        <w:del w:id="34467" w:author="Rev 3 Allen Wirfs-Brock" w:date="2011-09-08T14:51:00Z">
          <w:r w:rsidR="00141138" w:rsidRPr="00E77497" w:rsidDel="00BA3B3B">
            <w:delText>the</w:delText>
          </w:r>
        </w:del>
      </w:ins>
      <w:ins w:id="34468" w:author="Rev 3 Allen Wirfs-Brock" w:date="2011-09-08T14:51:00Z">
        <w:r w:rsidR="00BA3B3B" w:rsidRPr="00E77497">
          <w:t>a</w:t>
        </w:r>
      </w:ins>
      <w:ins w:id="34469" w:author="Allen Wirfs-Brock" w:date="2011-07-02T14:08:00Z">
        <w:r w:rsidR="00141138" w:rsidRPr="00E77497">
          <w:t xml:space="preserve"> [[</w:t>
        </w:r>
        <w:del w:id="34470" w:author="Rev 3 Allen Wirfs-Brock" w:date="2011-09-08T14:51:00Z">
          <w:r w:rsidR="00141138" w:rsidRPr="00E77497" w:rsidDel="00BA3B3B">
            <w:delText>IsRegExp</w:delText>
          </w:r>
        </w:del>
      </w:ins>
      <w:ins w:id="34471" w:author="Rev 3 Allen Wirfs-Brock" w:date="2011-09-08T14:51:00Z">
        <w:r w:rsidR="00BA3B3B" w:rsidRPr="00E77497">
          <w:t>NativeBrand</w:t>
        </w:r>
      </w:ins>
      <w:ins w:id="34472" w:author="Allen Wirfs-Brock" w:date="2011-07-02T14:08:00Z">
        <w:r w:rsidR="00141138" w:rsidRPr="00E77497">
          <w:t>]] internal property</w:t>
        </w:r>
      </w:ins>
      <w:ins w:id="34473" w:author="Rev 3 Allen Wirfs-Brock" w:date="2011-09-08T14:51:00Z">
        <w:r w:rsidR="00BA3B3B" w:rsidRPr="00E77497">
          <w:t xml:space="preserve"> whose value is NativeRegExp</w:t>
        </w:r>
        <w:r w:rsidR="00BA3B3B" w:rsidRPr="00E77497" w:rsidDel="00141138">
          <w:t xml:space="preserve"> </w:t>
        </w:r>
      </w:ins>
      <w:del w:id="34474" w:author="Allen Wirfs-Brock" w:date="2011-07-02T14:08:00Z">
        <w:r w:rsidRPr="00E77497" w:rsidDel="00141138">
          <w:delText xml:space="preserve">is </w:delText>
        </w:r>
        <w:r w:rsidRPr="00E77497" w:rsidDel="00141138">
          <w:rPr>
            <w:rFonts w:ascii="Courier New" w:hAnsi="Courier New"/>
            <w:b/>
          </w:rPr>
          <w:delText>"RegExp"</w:delText>
        </w:r>
      </w:del>
      <w:r w:rsidRPr="00E77497">
        <w:t>, then</w:t>
      </w:r>
      <w:ins w:id="34475" w:author="Rev 11 Allen Wirfs-Brock" w:date="2012-10-25T09:54:00Z">
        <w:r w:rsidR="00BE1C30">
          <w:t>,</w:t>
        </w:r>
      </w:ins>
    </w:p>
    <w:p w:rsidR="004C02EF" w:rsidRPr="00E77497" w:rsidRDefault="004C02EF" w:rsidP="00BE1C30">
      <w:pPr>
        <w:pStyle w:val="Alg4"/>
        <w:numPr>
          <w:ilvl w:val="1"/>
          <w:numId w:val="229"/>
        </w:numPr>
      </w:pPr>
      <w:del w:id="34476" w:author="Rev 11 Allen Wirfs-Brock" w:date="2012-10-25T09:54:00Z">
        <w:r w:rsidRPr="00E77497" w:rsidDel="00BE1C30">
          <w:delText xml:space="preserve"> l</w:delText>
        </w:r>
      </w:del>
      <w:ins w:id="34477" w:author="Rev 11 Allen Wirfs-Brock" w:date="2012-10-25T09:54:00Z">
        <w:r w:rsidR="00BE1C30">
          <w:t>L</w:t>
        </w:r>
      </w:ins>
      <w:r w:rsidRPr="00E77497">
        <w:t xml:space="preserve">et </w:t>
      </w:r>
      <w:r w:rsidRPr="00E77497">
        <w:rPr>
          <w:i/>
        </w:rPr>
        <w:t>rx</w:t>
      </w:r>
      <w:r w:rsidRPr="00E77497">
        <w:t xml:space="preserve"> be </w:t>
      </w:r>
      <w:r w:rsidRPr="00E77497">
        <w:rPr>
          <w:i/>
        </w:rPr>
        <w:t>regexp</w:t>
      </w:r>
      <w:r w:rsidRPr="00E77497">
        <w:t>;</w:t>
      </w:r>
    </w:p>
    <w:p w:rsidR="00BE1C30" w:rsidRDefault="004C02EF" w:rsidP="00BE1C30">
      <w:pPr>
        <w:pStyle w:val="Alg4"/>
        <w:numPr>
          <w:ilvl w:val="0"/>
          <w:numId w:val="229"/>
        </w:numPr>
        <w:rPr>
          <w:ins w:id="34478" w:author="Rev 11 Allen Wirfs-Brock" w:date="2012-10-25T09:55:00Z"/>
        </w:rPr>
      </w:pPr>
      <w:r w:rsidRPr="00E77497">
        <w:t>Else</w:t>
      </w:r>
      <w:del w:id="34479" w:author="Rev 11 Allen Wirfs-Brock" w:date="2012-10-25T09:55:00Z">
        <w:r w:rsidRPr="00E77497" w:rsidDel="00BE1C30">
          <w:delText xml:space="preserve">, </w:delText>
        </w:r>
      </w:del>
      <w:ins w:id="34480" w:author="Rev 11 Allen Wirfs-Brock" w:date="2012-10-25T09:55:00Z">
        <w:r w:rsidR="00BE1C30" w:rsidRPr="00E77497">
          <w:t>,</w:t>
        </w:r>
      </w:ins>
    </w:p>
    <w:p w:rsidR="004C02EF" w:rsidRPr="00E77497" w:rsidRDefault="004C02EF" w:rsidP="00BE1C30">
      <w:pPr>
        <w:pStyle w:val="Alg4"/>
        <w:numPr>
          <w:ilvl w:val="1"/>
          <w:numId w:val="229"/>
        </w:numPr>
      </w:pPr>
      <w:del w:id="34481" w:author="Rev 11 Allen Wirfs-Brock" w:date="2012-10-25T09:55:00Z">
        <w:r w:rsidRPr="00E77497" w:rsidDel="00BE1C30">
          <w:delText xml:space="preserve">let </w:delText>
        </w:r>
      </w:del>
      <w:ins w:id="34482" w:author="Rev 11 Allen Wirfs-Brock" w:date="2012-10-25T09:55:00Z">
        <w:r w:rsidR="00BE1C30">
          <w:t>L</w:t>
        </w:r>
        <w:r w:rsidR="00BE1C30" w:rsidRPr="00E77497">
          <w:t xml:space="preserve">et </w:t>
        </w:r>
      </w:ins>
      <w:r w:rsidRPr="00E77497">
        <w:rPr>
          <w:i/>
        </w:rPr>
        <w:t>rx</w:t>
      </w:r>
      <w:r w:rsidRPr="00E77497">
        <w:t xml:space="preserve"> be </w:t>
      </w:r>
      <w:ins w:id="34483" w:author="Rev 7 Allen Wirfs-Brock" w:date="2012-04-10T16:33:00Z">
        <w:r w:rsidR="00FA34E7">
          <w:t xml:space="preserve">the result of the </w:t>
        </w:r>
        <w:del w:id="34484" w:author="Rev 8 Allen Wirfs-Brock" w:date="2012-06-14T14:41:00Z">
          <w:r w:rsidR="00FA34E7" w:rsidDel="00D4543D">
            <w:delText>abstraction operation</w:delText>
          </w:r>
        </w:del>
      </w:ins>
      <w:ins w:id="34485" w:author="Rev 8 Allen Wirfs-Brock" w:date="2012-06-14T14:41:00Z">
        <w:r w:rsidR="00D4543D">
          <w:t>abstract operation</w:t>
        </w:r>
      </w:ins>
      <w:ins w:id="34486" w:author="Rev 7 Allen Wirfs-Brock" w:date="2012-04-10T16:33:00Z">
        <w:r w:rsidR="00FA34E7" w:rsidRPr="00134DAD">
          <w:t xml:space="preserve"> </w:t>
        </w:r>
        <w:r w:rsidR="00FA34E7">
          <w:t xml:space="preserve">RegExpCreate (15.10.4.1) with arguments </w:t>
        </w:r>
        <w:r w:rsidR="00FA34E7">
          <w:rPr>
            <w:i/>
          </w:rPr>
          <w:t>regexp</w:t>
        </w:r>
        <w:r w:rsidR="00FA34E7">
          <w:t xml:space="preserve"> and </w:t>
        </w:r>
        <w:r w:rsidR="00FA34E7" w:rsidRPr="00C75147">
          <w:rPr>
            <w:b/>
          </w:rPr>
          <w:t>undefined</w:t>
        </w:r>
      </w:ins>
      <w:del w:id="34487" w:author="Rev 7 Allen Wirfs-Brock" w:date="2012-04-10T16:33:00Z">
        <w:r w:rsidRPr="00E77497" w:rsidDel="00FA34E7">
          <w:delText xml:space="preserve">a new RegExp object created as if by the expression </w:delText>
        </w:r>
        <w:r w:rsidRPr="00E77497" w:rsidDel="00FA34E7">
          <w:rPr>
            <w:rFonts w:ascii="Courier New" w:hAnsi="Courier New"/>
            <w:b/>
          </w:rPr>
          <w:delText>new RegExp(</w:delText>
        </w:r>
        <w:r w:rsidRPr="00E77497" w:rsidDel="00FA34E7">
          <w:rPr>
            <w:i/>
          </w:rPr>
          <w:delText>regexp</w:delText>
        </w:r>
        <w:r w:rsidRPr="00E77497" w:rsidDel="00FA34E7">
          <w:rPr>
            <w:rFonts w:ascii="Courier New" w:hAnsi="Courier New"/>
            <w:b/>
          </w:rPr>
          <w:delText>)</w:delText>
        </w:r>
        <w:r w:rsidRPr="00E77497" w:rsidDel="00FA34E7">
          <w:delText xml:space="preserve"> where </w:delText>
        </w:r>
        <w:r w:rsidRPr="00E77497" w:rsidDel="00FA34E7">
          <w:rPr>
            <w:rFonts w:ascii="Courier New" w:hAnsi="Courier New"/>
            <w:b/>
          </w:rPr>
          <w:delText>RegExp</w:delText>
        </w:r>
        <w:r w:rsidRPr="00E77497" w:rsidDel="00FA34E7">
          <w:delText xml:space="preserve"> is the standard built-in constructor with that name</w:delText>
        </w:r>
      </w:del>
      <w:r w:rsidRPr="00E77497">
        <w:t>.</w:t>
      </w:r>
    </w:p>
    <w:p w:rsidR="00FA34E7" w:rsidRPr="00E77497" w:rsidRDefault="00FA34E7" w:rsidP="00FA34E7">
      <w:pPr>
        <w:pStyle w:val="Alg4"/>
        <w:numPr>
          <w:ilvl w:val="0"/>
          <w:numId w:val="229"/>
        </w:numPr>
        <w:contextualSpacing/>
        <w:rPr>
          <w:ins w:id="34488" w:author="Rev 7 Allen Wirfs-Brock" w:date="2012-04-10T16:33:00Z"/>
        </w:rPr>
      </w:pPr>
      <w:ins w:id="34489" w:author="Rev 7 Allen Wirfs-Brock" w:date="2012-04-10T16:33:00Z">
        <w:r>
          <w:t>ReturnIfAbrupt(</w:t>
        </w:r>
        <w:r>
          <w:rPr>
            <w:i/>
          </w:rPr>
          <w:t>rx</w:t>
        </w:r>
        <w:r>
          <w:t>).</w:t>
        </w:r>
      </w:ins>
    </w:p>
    <w:p w:rsidR="004C02EF" w:rsidRPr="00E77497" w:rsidRDefault="004C02EF" w:rsidP="00834A33">
      <w:pPr>
        <w:pStyle w:val="Alg4"/>
        <w:numPr>
          <w:ilvl w:val="0"/>
          <w:numId w:val="229"/>
        </w:numPr>
      </w:pPr>
      <w:commentRangeStart w:id="34490"/>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ins w:id="34491" w:author="Rev 7 Allen Wirfs-Brock" w:date="2012-04-10T16:37:00Z">
        <w:r w:rsidR="00FA34E7">
          <w:t xml:space="preserve"> If an abrupt completion </w:t>
        </w:r>
      </w:ins>
      <w:ins w:id="34492" w:author="Rev 7 Allen Wirfs-Brock" w:date="2012-04-10T16:38:00Z">
        <w:r w:rsidR="00FA34E7">
          <w:t xml:space="preserve">occurs during the search, </w:t>
        </w:r>
        <w:r w:rsidR="00FA34E7" w:rsidRPr="00FA34E7">
          <w:rPr>
            <w:i/>
          </w:rPr>
          <w:t>result</w:t>
        </w:r>
        <w:r w:rsidR="00FA34E7">
          <w:t xml:space="preserve"> is that Completion Record.</w:t>
        </w:r>
      </w:ins>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34490"/>
      <w:r w:rsidR="00FA34E7">
        <w:rPr>
          <w:rStyle w:val="CommentReference"/>
          <w:rFonts w:ascii="Arial" w:eastAsia="MS Mincho" w:hAnsi="Arial"/>
          <w:spacing w:val="0"/>
          <w:lang w:eastAsia="ja-JP"/>
        </w:rPr>
        <w:commentReference w:id="34490"/>
      </w:r>
    </w:p>
    <w:p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493" w:name="_Ref457709109"/>
      <w:r w:rsidRPr="00E77497">
        <w:t>15.5.4.13</w:t>
      </w:r>
      <w:r w:rsidRPr="00E77497">
        <w:tab/>
        <w:t>String.prototype.slice (start, end)</w:t>
      </w:r>
      <w:bookmarkEnd w:id="34493"/>
    </w:p>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34494" w:author="Rev 9 Allen Wirfs-Brock" w:date="2012-07-07T12:28:00Z">
        <w:r w:rsidRPr="00E77497" w:rsidDel="002E1A56">
          <w:delText xml:space="preserve">character </w:delText>
        </w:r>
      </w:del>
      <w:ins w:id="34495"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34496" w:author="Rev 9 Allen Wirfs-Brock" w:date="2012-07-07T12:28:00Z">
        <w:r w:rsidRPr="00E77497" w:rsidDel="002E1A56">
          <w:delText xml:space="preserve">character </w:delText>
        </w:r>
      </w:del>
      <w:ins w:id="34497"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4C02EF" w:rsidRPr="00E77497" w:rsidRDefault="00134DAD" w:rsidP="00834A33">
      <w:pPr>
        <w:pStyle w:val="Alg4"/>
        <w:numPr>
          <w:ilvl w:val="0"/>
          <w:numId w:val="230"/>
        </w:numPr>
      </w:pPr>
      <w:ins w:id="34498"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499"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FA34E7" w:rsidRPr="00E77497" w:rsidRDefault="00FA34E7" w:rsidP="00FA34E7">
      <w:pPr>
        <w:pStyle w:val="Alg4"/>
        <w:numPr>
          <w:ilvl w:val="0"/>
          <w:numId w:val="230"/>
        </w:numPr>
        <w:contextualSpacing/>
        <w:rPr>
          <w:ins w:id="34500" w:author="Rev 7 Allen Wirfs-Brock" w:date="2012-04-10T16:39:00Z"/>
        </w:rPr>
      </w:pPr>
      <w:ins w:id="34501" w:author="Rev 7 Allen Wirfs-Brock" w:date="2012-04-10T16:39:00Z">
        <w:r>
          <w:t>ReturnIfAbrupt(</w:t>
        </w:r>
        <w:r>
          <w:rPr>
            <w:i/>
          </w:rPr>
          <w:t>S</w:t>
        </w:r>
        <w:r>
          <w:t>).</w:t>
        </w:r>
      </w:ins>
    </w:p>
    <w:p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w:t>
      </w:r>
      <w:del w:id="34502" w:author="Rev 9 Allen Wirfs-Brock" w:date="2012-07-07T12:28:00Z">
        <w:r w:rsidRPr="00E77497" w:rsidDel="002E1A56">
          <w:delText xml:space="preserve">characters </w:delText>
        </w:r>
      </w:del>
      <w:ins w:id="34503" w:author="Rev 9 Allen Wirfs-Brock" w:date="2012-07-07T12:28:00Z">
        <w:r w:rsidR="002E1A56">
          <w:t>elements</w:t>
        </w:r>
        <w:r w:rsidR="002E1A56" w:rsidRPr="00E77497">
          <w:t xml:space="preserve"> </w:t>
        </w:r>
      </w:ins>
      <w:r w:rsidRPr="00E77497">
        <w:t xml:space="preserve">in </w:t>
      </w:r>
      <w:r w:rsidRPr="00E77497">
        <w:rPr>
          <w:i/>
        </w:rPr>
        <w:t>S</w:t>
      </w:r>
      <w:r w:rsidRPr="00E77497">
        <w:t>.</w:t>
      </w:r>
    </w:p>
    <w:p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rsidR="004C02EF" w:rsidRPr="00E77497" w:rsidRDefault="004C02EF" w:rsidP="00834A33">
      <w:pPr>
        <w:pStyle w:val="Alg4"/>
        <w:numPr>
          <w:ilvl w:val="0"/>
          <w:numId w:val="230"/>
        </w:numPr>
        <w:spacing w:after="220"/>
      </w:pPr>
      <w:r w:rsidRPr="00E77497">
        <w:t>Return a String</w:t>
      </w:r>
      <w:ins w:id="34504" w:author="Rev 7 Allen Wirfs-Brock" w:date="2012-04-10T16:40:00Z">
        <w:r w:rsidR="00FA34E7">
          <w:t xml:space="preserve"> value</w:t>
        </w:r>
      </w:ins>
      <w:r w:rsidRPr="00E77497">
        <w:t xml:space="preserve"> containing </w:t>
      </w:r>
      <w:r w:rsidRPr="00E77497">
        <w:rPr>
          <w:i/>
        </w:rPr>
        <w:t>span</w:t>
      </w:r>
      <w:r w:rsidRPr="00E77497">
        <w:t xml:space="preserve"> consecutive </w:t>
      </w:r>
      <w:del w:id="34505" w:author="Rev 9 Allen Wirfs-Brock" w:date="2012-07-07T12:28:00Z">
        <w:r w:rsidRPr="00E77497" w:rsidDel="002E1A56">
          <w:delText xml:space="preserve">characters </w:delText>
        </w:r>
      </w:del>
      <w:ins w:id="34506" w:author="Rev 9 Allen Wirfs-Brock" w:date="2012-07-07T12:28:00Z">
        <w:r w:rsidR="002E1A56">
          <w:t>elements</w:t>
        </w:r>
        <w:r w:rsidR="002E1A56" w:rsidRPr="00E77497">
          <w:t xml:space="preserve"> </w:t>
        </w:r>
      </w:ins>
      <w:r w:rsidRPr="00E77497">
        <w:t xml:space="preserve">from </w:t>
      </w:r>
      <w:r w:rsidRPr="00E77497">
        <w:rPr>
          <w:i/>
        </w:rPr>
        <w:t>S</w:t>
      </w:r>
      <w:r w:rsidRPr="00E77497">
        <w:t xml:space="preserve"> beginning with the </w:t>
      </w:r>
      <w:del w:id="34507" w:author="Rev 9 Allen Wirfs-Brock" w:date="2012-07-07T12:28:00Z">
        <w:r w:rsidRPr="00E77497" w:rsidDel="002E1A56">
          <w:delText xml:space="preserve">character </w:delText>
        </w:r>
      </w:del>
      <w:ins w:id="34508" w:author="Rev 9 Allen Wirfs-Brock" w:date="2012-07-07T12:28:00Z">
        <w:r w:rsidR="002E1A56">
          <w:t>element</w:t>
        </w:r>
        <w:r w:rsidR="002E1A56" w:rsidRPr="00E77497">
          <w:t xml:space="preserve"> </w:t>
        </w:r>
      </w:ins>
      <w:r w:rsidRPr="00E77497">
        <w:t xml:space="preserve">at position </w:t>
      </w:r>
      <w:r w:rsidRPr="00E77497">
        <w:rPr>
          <w:i/>
        </w:rPr>
        <w:t>from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509" w:name="_Ref456010446"/>
      <w:r w:rsidRPr="00E77497">
        <w:t>15.5.4.14</w:t>
      </w:r>
      <w:r w:rsidRPr="00E77497">
        <w:tab/>
        <w:t>String.prototype.spli</w:t>
      </w:r>
      <w:bookmarkEnd w:id="34274"/>
      <w:r w:rsidRPr="00E77497">
        <w:t>t (separator</w:t>
      </w:r>
      <w:bookmarkEnd w:id="34293"/>
      <w:bookmarkEnd w:id="34294"/>
      <w:r w:rsidRPr="00E77497">
        <w:t>, limit)</w:t>
      </w:r>
      <w:bookmarkEnd w:id="34509"/>
    </w:p>
    <w:p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34510" w:name="_Toc385672321"/>
      <w:bookmarkStart w:id="34511" w:name="_Toc393690437"/>
      <w:bookmarkStart w:id="34512" w:name="_Toc382291638"/>
      <w:r w:rsidRPr="00E77497">
        <w:t xml:space="preserve"> or it may be a RegExp object (i.e., an object </w:t>
      </w:r>
      <w:ins w:id="34513" w:author="Allen Wirfs-Brock" w:date="2011-07-02T14:09:00Z">
        <w:r w:rsidR="00141138" w:rsidRPr="00E77497">
          <w:t xml:space="preserve">with </w:t>
        </w:r>
        <w:del w:id="34514" w:author="Rev 3 Allen Wirfs-Brock" w:date="2011-09-08T14:51:00Z">
          <w:r w:rsidR="00141138" w:rsidRPr="00E77497" w:rsidDel="00BA3B3B">
            <w:delText>the</w:delText>
          </w:r>
        </w:del>
      </w:ins>
      <w:ins w:id="34515" w:author="Rev 3 Allen Wirfs-Brock" w:date="2011-09-08T14:51:00Z">
        <w:r w:rsidR="00BA3B3B" w:rsidRPr="00E77497">
          <w:t>a</w:t>
        </w:r>
      </w:ins>
      <w:ins w:id="34516" w:author="Allen Wirfs-Brock" w:date="2011-07-02T14:09:00Z">
        <w:r w:rsidR="00141138" w:rsidRPr="00E77497">
          <w:t xml:space="preserve"> [[</w:t>
        </w:r>
        <w:del w:id="34517" w:author="Rev 3 Allen Wirfs-Brock" w:date="2011-09-08T14:51:00Z">
          <w:r w:rsidR="00141138" w:rsidRPr="00E77497" w:rsidDel="00BA3B3B">
            <w:delText>IsRegExp</w:delText>
          </w:r>
        </w:del>
      </w:ins>
      <w:ins w:id="34518" w:author="Rev 3 Allen Wirfs-Brock" w:date="2011-09-08T14:51:00Z">
        <w:r w:rsidR="00BA3B3B" w:rsidRPr="00E77497">
          <w:t>NativeBrand</w:t>
        </w:r>
      </w:ins>
      <w:ins w:id="34519" w:author="Allen Wirfs-Brock" w:date="2011-07-02T14:09:00Z">
        <w:r w:rsidR="00141138" w:rsidRPr="00E77497">
          <w:t>]] internal property</w:t>
        </w:r>
      </w:ins>
      <w:ins w:id="34520" w:author="Rev 3 Allen Wirfs-Brock" w:date="2011-09-08T14:51:00Z">
        <w:r w:rsidR="00BA3B3B" w:rsidRPr="00E77497">
          <w:t xml:space="preserve"> whose value is NativeRegExp</w:t>
        </w:r>
        <w:r w:rsidR="00BA3B3B" w:rsidRPr="00E77497" w:rsidDel="00141138">
          <w:t xml:space="preserve"> </w:t>
        </w:r>
      </w:ins>
      <w:del w:id="34521"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rsidR="004C02EF" w:rsidRPr="00E77497" w:rsidRDefault="004C02EF" w:rsidP="004C02EF">
      <w:r w:rsidRPr="00E77497">
        <w:lastRenderedPageBreak/>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del w:id="34522" w:author="Rev 9 Allen Wirfs-Brock" w:date="2012-07-07T12:29:00Z">
        <w:r w:rsidRPr="00E77497" w:rsidDel="002E1A56">
          <w:delText>characters</w:delText>
        </w:r>
      </w:del>
      <w:ins w:id="34523" w:author="Rev 9 Allen Wirfs-Brock" w:date="2012-07-07T12:29:00Z">
        <w:r w:rsidR="002E1A56">
          <w:t>code unit elements</w:t>
        </w:r>
      </w:ins>
      <w:r w:rsidRPr="00E77497">
        <w:t xml:space="preserve">; the length of the result array equals the length of the String, and each substring contains one </w:t>
      </w:r>
      <w:del w:id="34524" w:author="Rev 9 Allen Wirfs-Brock" w:date="2012-07-07T12:29:00Z">
        <w:r w:rsidRPr="00E77497" w:rsidDel="002E1A56">
          <w:delText>character</w:delText>
        </w:r>
      </w:del>
      <w:ins w:id="34525" w:author="Rev 9 Allen Wirfs-Brock" w:date="2012-07-07T12:29:00Z">
        <w:r w:rsidR="002E1A56">
          <w:t>code unit</w:t>
        </w:r>
      </w:ins>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rsidR="004C02EF" w:rsidRPr="00E77497" w:rsidRDefault="004C02EF" w:rsidP="004C02EF">
      <w:pPr>
        <w:spacing w:after="60"/>
      </w:pPr>
      <w:r w:rsidRPr="00E77497">
        <w:t>evaluates to the array</w:t>
      </w:r>
    </w:p>
    <w:p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rsidR="004C02EF" w:rsidRPr="00E77497" w:rsidRDefault="00134DAD" w:rsidP="00834A33">
      <w:pPr>
        <w:pStyle w:val="Alg4"/>
        <w:numPr>
          <w:ilvl w:val="0"/>
          <w:numId w:val="231"/>
        </w:numPr>
        <w:tabs>
          <w:tab w:val="left" w:pos="1710"/>
        </w:tabs>
      </w:pPr>
      <w:ins w:id="34526"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527"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FA34E7" w:rsidRPr="00E77497" w:rsidRDefault="00FA34E7" w:rsidP="00FA34E7">
      <w:pPr>
        <w:pStyle w:val="Alg4"/>
        <w:numPr>
          <w:ilvl w:val="0"/>
          <w:numId w:val="231"/>
        </w:numPr>
        <w:contextualSpacing/>
        <w:rPr>
          <w:ins w:id="34528" w:author="Rev 7 Allen Wirfs-Brock" w:date="2012-04-10T17:12:00Z"/>
        </w:rPr>
      </w:pPr>
      <w:ins w:id="34529" w:author="Rev 7 Allen Wirfs-Brock" w:date="2012-04-10T17:12:00Z">
        <w:r>
          <w:t>ReturnIfAbrupt(</w:t>
        </w:r>
        <w:r>
          <w:rPr>
            <w:i/>
          </w:rPr>
          <w:t>S</w:t>
        </w:r>
        <w:r>
          <w:t>).</w:t>
        </w:r>
      </w:ins>
    </w:p>
    <w:p w:rsidR="004C02EF" w:rsidRPr="00E77497" w:rsidRDefault="004C02EF" w:rsidP="00834A33">
      <w:pPr>
        <w:pStyle w:val="Alg4"/>
        <w:numPr>
          <w:ilvl w:val="0"/>
          <w:numId w:val="231"/>
        </w:numPr>
      </w:pPr>
      <w:r w:rsidRPr="00E77497">
        <w:t xml:space="preserve">Let </w:t>
      </w:r>
      <w:r w:rsidRPr="00E77497">
        <w:rPr>
          <w:i/>
        </w:rPr>
        <w:t>A</w:t>
      </w:r>
      <w:r w:rsidRPr="00E77497">
        <w:t xml:space="preserve"> be </w:t>
      </w:r>
      <w:del w:id="34530" w:author="Rev 7 Allen Wirfs-Brock" w:date="2012-04-10T17:13:00Z">
        <w:r w:rsidRPr="00E77497" w:rsidDel="00FA34E7">
          <w:delText xml:space="preserve">a </w:delText>
        </w:r>
      </w:del>
      <w:del w:id="34531" w:author="Rev 7 Allen Wirfs-Brock" w:date="2012-04-10T17:12:00Z">
        <w:r w:rsidRPr="00E77497" w:rsidDel="00FA34E7">
          <w:delText xml:space="preserve">new array created as if by the expression </w:delText>
        </w:r>
        <w:r w:rsidRPr="00E77497" w:rsidDel="00FA34E7">
          <w:rPr>
            <w:rFonts w:ascii="Courier New" w:hAnsi="Courier New"/>
            <w:b/>
          </w:rPr>
          <w:delText>new Array()</w:delText>
        </w:r>
        <w:r w:rsidRPr="00E77497" w:rsidDel="00FA34E7">
          <w:delText xml:space="preserve">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34532" w:author="Rev 7 Allen Wirfs-Brock" w:date="2012-04-10T17:12:00Z">
        <w:r w:rsidR="00FA34E7">
          <w:t>the result of the abstract operation ArrayCreate with argument 0</w:t>
        </w:r>
      </w:ins>
      <w:r w:rsidRPr="00E77497">
        <w:t>.</w:t>
      </w:r>
    </w:p>
    <w:p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w:t>
      </w:r>
      <w:del w:id="34533" w:author="Rev 9 Allen Wirfs-Brock" w:date="2012-07-07T12:29:00Z">
        <w:r w:rsidRPr="00E77497" w:rsidDel="002E1A56">
          <w:delText xml:space="preserve">characters </w:delText>
        </w:r>
      </w:del>
      <w:ins w:id="34534" w:author="Rev 9 Allen Wirfs-Brock" w:date="2012-07-07T12:29:00Z">
        <w:r w:rsidR="002E1A56">
          <w:t>elements</w:t>
        </w:r>
        <w:r w:rsidR="002E1A56" w:rsidRPr="00E77497">
          <w:t xml:space="preserve"> </w:t>
        </w:r>
      </w:ins>
      <w:r w:rsidRPr="00E77497">
        <w:t xml:space="preserve">in </w:t>
      </w:r>
      <w:r w:rsidRPr="00E77497">
        <w:rPr>
          <w:i/>
        </w:rPr>
        <w:t>S</w:t>
      </w:r>
      <w:r w:rsidRPr="00E77497">
        <w:t>.</w:t>
      </w:r>
    </w:p>
    <w:p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34535" w:author="Allen Wirfs-Brock" w:date="2011-07-02T14:10:00Z">
        <w:r w:rsidR="00141138" w:rsidRPr="00E77497">
          <w:t xml:space="preserve">has </w:t>
        </w:r>
        <w:del w:id="34536" w:author="Rev 3 Allen Wirfs-Brock" w:date="2011-09-08T14:52:00Z">
          <w:r w:rsidR="00141138" w:rsidRPr="00E77497" w:rsidDel="00BA3B3B">
            <w:delText>the</w:delText>
          </w:r>
        </w:del>
      </w:ins>
      <w:ins w:id="34537" w:author="Rev 3 Allen Wirfs-Brock" w:date="2011-09-08T14:52:00Z">
        <w:r w:rsidR="00BA3B3B" w:rsidRPr="00E77497">
          <w:t>a</w:t>
        </w:r>
      </w:ins>
      <w:ins w:id="34538" w:author="Allen Wirfs-Brock" w:date="2011-07-02T14:10:00Z">
        <w:r w:rsidR="00141138" w:rsidRPr="00E77497">
          <w:t xml:space="preserve"> [[</w:t>
        </w:r>
        <w:del w:id="34539" w:author="Rev 3 Allen Wirfs-Brock" w:date="2011-09-08T14:52:00Z">
          <w:r w:rsidR="00141138" w:rsidRPr="00E77497" w:rsidDel="00BA3B3B">
            <w:delText>IsRegExp</w:delText>
          </w:r>
        </w:del>
      </w:ins>
      <w:ins w:id="34540" w:author="Rev 3 Allen Wirfs-Brock" w:date="2011-09-08T14:52:00Z">
        <w:r w:rsidR="00BA3B3B" w:rsidRPr="00E77497">
          <w:t>NativeBrand</w:t>
        </w:r>
      </w:ins>
      <w:ins w:id="34541" w:author="Allen Wirfs-Brock" w:date="2011-07-02T14:10:00Z">
        <w:r w:rsidR="00141138" w:rsidRPr="00E77497">
          <w:t>]] internal property</w:t>
        </w:r>
      </w:ins>
      <w:ins w:id="34542" w:author="Rev 3 Allen Wirfs-Brock" w:date="2011-09-08T14:52:00Z">
        <w:r w:rsidR="00BA3B3B" w:rsidRPr="00E77497">
          <w:t xml:space="preserve"> whose value is NativeRegExp</w:t>
        </w:r>
        <w:r w:rsidR="00BA3B3B" w:rsidRPr="00E77497" w:rsidDel="00141138">
          <w:t xml:space="preserve"> </w:t>
        </w:r>
      </w:ins>
      <w:del w:id="34543"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w:t>
      </w:r>
      <w:del w:id="34544" w:author="Rev 7 Allen Wirfs-Brock" w:date="2012-04-10T17:14:00Z">
        <w:r w:rsidRPr="00E77497" w:rsidDel="00FA34E7">
          <w:delText xml:space="preserve">= </w:delText>
        </w:r>
      </w:del>
      <w:ins w:id="34545" w:author="Rev 7 Allen Wirfs-Brock" w:date="2012-04-10T17:14:00Z">
        <w:r w:rsidR="00FA34E7">
          <w:t>be</w:t>
        </w:r>
        <w:r w:rsidR="00FA34E7" w:rsidRPr="00E77497">
          <w:t xml:space="preserve"> </w:t>
        </w:r>
      </w:ins>
      <w:r w:rsidRPr="00E77497">
        <w:rPr>
          <w:i/>
        </w:rPr>
        <w:t>separator</w:t>
      </w:r>
      <w:r w:rsidRPr="00E77497">
        <w:t xml:space="preserve">; otherwise let </w:t>
      </w:r>
      <w:r w:rsidRPr="00E77497">
        <w:rPr>
          <w:i/>
        </w:rPr>
        <w:t>R</w:t>
      </w:r>
      <w:r w:rsidRPr="00E77497">
        <w:t xml:space="preserve"> </w:t>
      </w:r>
      <w:del w:id="34546" w:author="Rev 7 Allen Wirfs-Brock" w:date="2012-04-10T17:14:00Z">
        <w:r w:rsidRPr="00E77497" w:rsidDel="00FA34E7">
          <w:delText xml:space="preserve">= </w:delText>
        </w:r>
      </w:del>
      <w:ins w:id="34547" w:author="Rev 7 Allen Wirfs-Brock" w:date="2012-04-10T17:14:00Z">
        <w:r w:rsidR="00FA34E7">
          <w:t>be</w:t>
        </w:r>
        <w:r w:rsidR="00FA34E7" w:rsidRPr="00E77497">
          <w:t xml:space="preserve"> </w:t>
        </w:r>
      </w:ins>
      <w:r w:rsidRPr="00E77497">
        <w:t>ToString(</w:t>
      </w:r>
      <w:r w:rsidRPr="00E77497">
        <w:rPr>
          <w:i/>
        </w:rPr>
        <w:t>separator</w:t>
      </w:r>
      <w:r w:rsidRPr="00E77497">
        <w:t>).</w:t>
      </w:r>
    </w:p>
    <w:p w:rsidR="00FA34E7" w:rsidRPr="00E77497" w:rsidRDefault="00FA34E7" w:rsidP="00FA34E7">
      <w:pPr>
        <w:pStyle w:val="Alg4"/>
        <w:numPr>
          <w:ilvl w:val="0"/>
          <w:numId w:val="231"/>
        </w:numPr>
        <w:contextualSpacing/>
        <w:rPr>
          <w:ins w:id="34548" w:author="Rev 7 Allen Wirfs-Brock" w:date="2012-04-10T17:14:00Z"/>
        </w:rPr>
      </w:pPr>
      <w:ins w:id="34549" w:author="Rev 7 Allen Wirfs-Brock" w:date="2012-04-10T17:14:00Z">
        <w:r>
          <w:t>ReturnIfAbrupt(</w:t>
        </w:r>
        <w:r>
          <w:rPr>
            <w:i/>
          </w:rPr>
          <w:t>sep</w:t>
        </w:r>
        <w:del w:id="34550" w:author="Rev 10 Allen Wirfs-Brock" w:date="2012-08-13T17:03:00Z">
          <w:r w:rsidDel="0003414D">
            <w:rPr>
              <w:i/>
            </w:rPr>
            <w:delText>e</w:delText>
          </w:r>
        </w:del>
      </w:ins>
      <w:ins w:id="34551" w:author="Rev 10 Allen Wirfs-Brock" w:date="2012-08-13T17:03:00Z">
        <w:r w:rsidR="0003414D">
          <w:rPr>
            <w:i/>
          </w:rPr>
          <w:t>a</w:t>
        </w:r>
      </w:ins>
      <w:ins w:id="34552" w:author="Rev 7 Allen Wirfs-Brock" w:date="2012-04-10T17:14:00Z">
        <w:r>
          <w:rPr>
            <w:i/>
          </w:rPr>
          <w:t>rator</w:t>
        </w:r>
        <w:r>
          <w:t>).</w:t>
        </w:r>
      </w:ins>
    </w:p>
    <w:p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FA34E7" w:rsidRDefault="00FA34E7" w:rsidP="00834A33">
      <w:pPr>
        <w:pStyle w:val="Alg4"/>
        <w:numPr>
          <w:ilvl w:val="1"/>
          <w:numId w:val="231"/>
        </w:numPr>
        <w:spacing w:after="120"/>
        <w:contextualSpacing/>
        <w:rPr>
          <w:ins w:id="34553" w:author="Rev 7 Allen Wirfs-Brock" w:date="2012-04-10T17:17:00Z"/>
        </w:rPr>
      </w:pPr>
      <w:ins w:id="34554" w:author="Rev 7 Allen Wirfs-Brock" w:date="2012-04-10T17:17:00Z">
        <w:r>
          <w:t>Assert: the previous step will never result in an abrupt completion.</w:t>
        </w:r>
      </w:ins>
    </w:p>
    <w:p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FA34E7" w:rsidRDefault="00FA34E7" w:rsidP="00FA34E7">
      <w:pPr>
        <w:pStyle w:val="Alg4"/>
        <w:numPr>
          <w:ilvl w:val="1"/>
          <w:numId w:val="231"/>
        </w:numPr>
        <w:spacing w:after="120"/>
        <w:contextualSpacing/>
        <w:rPr>
          <w:ins w:id="34555" w:author="Rev 7 Allen Wirfs-Brock" w:date="2012-04-10T17:19:00Z"/>
        </w:rPr>
      </w:pPr>
      <w:ins w:id="34556" w:author="Rev 7 Allen Wirfs-Brock" w:date="2012-04-10T17:19:00Z">
        <w:r>
          <w:t>Assert: the previous step will never result in an abrupt completion.</w:t>
        </w:r>
      </w:ins>
    </w:p>
    <w:p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rsidR="004C02EF" w:rsidRPr="00E77497" w:rsidRDefault="004C02EF" w:rsidP="00BE1C30">
      <w:pPr>
        <w:pStyle w:val="Alg4"/>
        <w:numPr>
          <w:ilvl w:val="1"/>
          <w:numId w:val="231"/>
        </w:numPr>
      </w:pPr>
      <w:r w:rsidRPr="00E77497">
        <w:t>Else</w:t>
      </w:r>
      <w:del w:id="34557" w:author="Rev 11 Allen Wirfs-Brock" w:date="2012-10-25T09:55:00Z">
        <w:r w:rsidRPr="00E77497" w:rsidDel="00BE1C30">
          <w:delText>,</w:delText>
        </w:r>
      </w:del>
      <w:r w:rsidRPr="00E77497">
        <w:t xml:space="preserve">  </w:t>
      </w:r>
      <w:r w:rsidRPr="00E77497">
        <w:rPr>
          <w:i/>
        </w:rPr>
        <w:t>z</w:t>
      </w:r>
      <w:r w:rsidRPr="00E77497">
        <w:t xml:space="preserve"> is not </w:t>
      </w:r>
      <w:r w:rsidRPr="00E77497">
        <w:rPr>
          <w:b/>
        </w:rPr>
        <w:t>failure</w:t>
      </w:r>
      <w:ins w:id="34558" w:author="Rev 11 Allen Wirfs-Brock" w:date="2012-10-25T09:55:00Z">
        <w:r w:rsidR="00BE1C30" w:rsidRPr="00E77497">
          <w:t>,</w:t>
        </w:r>
      </w:ins>
    </w:p>
    <w:p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4C02EF" w:rsidRPr="00E65A34" w:rsidRDefault="004C02EF" w:rsidP="00BE1C30">
      <w:pPr>
        <w:pStyle w:val="Alg4"/>
        <w:numPr>
          <w:ilvl w:val="2"/>
          <w:numId w:val="231"/>
        </w:numPr>
      </w:pPr>
      <w:r w:rsidRPr="00E77497">
        <w:lastRenderedPageBreak/>
        <w:t>Else</w:t>
      </w:r>
      <w:del w:id="34559" w:author="Rev 11 Allen Wirfs-Brock" w:date="2012-10-25T09:55:00Z">
        <w:r w:rsidRPr="00E77497" w:rsidDel="00BE1C30">
          <w:delText>,</w:delText>
        </w:r>
      </w:del>
      <w:r w:rsidRPr="00E77497">
        <w:t xml:space="preserve"> </w:t>
      </w:r>
      <w:r w:rsidRPr="00E77497">
        <w:rPr>
          <w:i/>
        </w:rPr>
        <w:t>e</w:t>
      </w:r>
      <w:r w:rsidRPr="00E77497">
        <w:t xml:space="preserve"> </w:t>
      </w:r>
      <w:r w:rsidRPr="006B6D0A">
        <w:sym w:font="Symbol" w:char="F0B9"/>
      </w:r>
      <w:r w:rsidRPr="006B6D0A">
        <w:t xml:space="preserve"> </w:t>
      </w:r>
      <w:r w:rsidRPr="006B6D0A">
        <w:rPr>
          <w:i/>
        </w:rPr>
        <w:t>p</w:t>
      </w:r>
      <w:ins w:id="34560" w:author="Rev 11 Allen Wirfs-Brock" w:date="2012-10-25T09:55:00Z">
        <w:r w:rsidR="00BE1C30" w:rsidRPr="00E77497">
          <w:t>,</w:t>
        </w:r>
      </w:ins>
    </w:p>
    <w:p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del w:id="34561" w:author="Rev 9 Allen Wirfs-Brock" w:date="2012-07-07T12:30:00Z">
        <w:r w:rsidRPr="00B820AB" w:rsidDel="002E1A56">
          <w:delText xml:space="preserve">characters </w:delText>
        </w:r>
      </w:del>
      <w:ins w:id="34562" w:author="Rev 9 Allen Wirfs-Brock" w:date="2012-07-07T12:30:00Z">
        <w:r w:rsidR="002E1A56">
          <w:t>elements</w:t>
        </w:r>
        <w:r w:rsidR="002E1A56" w:rsidRPr="00B820AB">
          <w:t xml:space="preserve"> </w:t>
        </w:r>
      </w:ins>
      <w:r w:rsidRPr="00B820AB">
        <w:t xml:space="preserve">at positions </w:t>
      </w:r>
      <w:r w:rsidRPr="00675B74">
        <w:rPr>
          <w:i/>
        </w:rPr>
        <w:t>p</w:t>
      </w:r>
      <w:r w:rsidRPr="00E77497">
        <w:t xml:space="preserve"> (inclusive) through </w:t>
      </w:r>
      <w:r w:rsidRPr="00E77497">
        <w:rPr>
          <w:i/>
        </w:rPr>
        <w:t>q</w:t>
      </w:r>
      <w:r w:rsidRPr="00E77497">
        <w:t xml:space="preserve"> (exclusive).</w:t>
      </w:r>
    </w:p>
    <w:p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FA34E7" w:rsidRDefault="00FA34E7" w:rsidP="00834A33">
      <w:pPr>
        <w:pStyle w:val="Alg4"/>
        <w:numPr>
          <w:ilvl w:val="3"/>
          <w:numId w:val="231"/>
        </w:numPr>
        <w:rPr>
          <w:ins w:id="34563" w:author="Rev 7 Allen Wirfs-Brock" w:date="2012-04-10T17:21:00Z"/>
        </w:rPr>
      </w:pPr>
      <w:ins w:id="34564" w:author="Rev 7 Allen Wirfs-Brock" w:date="2012-04-10T17:21:00Z">
        <w:r>
          <w:t>Assert: the previous step will never result in an abrupt completion.</w:t>
        </w:r>
      </w:ins>
    </w:p>
    <w:p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4C02EF" w:rsidRPr="00E77497" w:rsidRDefault="004C02EF" w:rsidP="00834A33">
      <w:pPr>
        <w:pStyle w:val="Alg4"/>
        <w:numPr>
          <w:ilvl w:val="3"/>
          <w:numId w:val="231"/>
        </w:numPr>
      </w:pPr>
      <w:r w:rsidRPr="00E77497">
        <w:t>Let p = e.</w:t>
      </w:r>
    </w:p>
    <w:p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FA34E7" w:rsidRDefault="00FA34E7" w:rsidP="00834A33">
      <w:pPr>
        <w:pStyle w:val="Alg4"/>
        <w:numPr>
          <w:ilvl w:val="4"/>
          <w:numId w:val="231"/>
        </w:numPr>
        <w:rPr>
          <w:ins w:id="34565" w:author="Rev 7 Allen Wirfs-Brock" w:date="2012-04-10T17:21:00Z"/>
        </w:rPr>
      </w:pPr>
      <w:ins w:id="34566" w:author="Rev 7 Allen Wirfs-Brock" w:date="2012-04-10T17:21:00Z">
        <w:r>
          <w:t>Assert: the previous step will never result in an abrupt completion.</w:t>
        </w:r>
      </w:ins>
    </w:p>
    <w:p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del w:id="34567" w:author="Rev 9 Allen Wirfs-Brock" w:date="2012-07-07T12:30:00Z">
        <w:r w:rsidRPr="00E77497" w:rsidDel="002E1A56">
          <w:delText xml:space="preserve">characters </w:delText>
        </w:r>
      </w:del>
      <w:ins w:id="34568" w:author="Rev 9 Allen Wirfs-Brock" w:date="2012-07-07T12:30:00Z">
        <w:r w:rsidR="002E1A56">
          <w:t>elements</w:t>
        </w:r>
        <w:r w:rsidR="002E1A56" w:rsidRPr="00E77497">
          <w:t xml:space="preserve"> </w:t>
        </w:r>
      </w:ins>
      <w:r w:rsidRPr="00E77497">
        <w:t xml:space="preserve">at positions </w:t>
      </w:r>
      <w:r w:rsidRPr="00E77497">
        <w:rPr>
          <w:i/>
        </w:rPr>
        <w:t>p</w:t>
      </w:r>
      <w:r w:rsidRPr="00E77497">
        <w:t xml:space="preserve"> (inclusive) through </w:t>
      </w:r>
      <w:r w:rsidRPr="00E77497">
        <w:rPr>
          <w:i/>
        </w:rPr>
        <w:t>s</w:t>
      </w:r>
      <w:r w:rsidRPr="00E77497">
        <w:t xml:space="preserve"> (exclusive).</w:t>
      </w:r>
    </w:p>
    <w:p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FA34E7" w:rsidRDefault="00FA34E7" w:rsidP="00BC2562">
      <w:pPr>
        <w:pStyle w:val="Alg4"/>
        <w:numPr>
          <w:ilvl w:val="0"/>
          <w:numId w:val="231"/>
        </w:numPr>
        <w:spacing w:after="220"/>
        <w:contextualSpacing/>
        <w:rPr>
          <w:ins w:id="34569" w:author="Rev 7 Allen Wirfs-Brock" w:date="2012-04-10T17:21:00Z"/>
        </w:rPr>
      </w:pPr>
      <w:ins w:id="34570" w:author="Rev 7 Allen Wirfs-Brock" w:date="2012-04-10T17:21:00Z">
        <w:r>
          <w:t>Assert: the previous step will never result in an abrupt completion.</w:t>
        </w:r>
      </w:ins>
    </w:p>
    <w:p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rsidR="007D695C" w:rsidRDefault="007D695C" w:rsidP="007D695C">
      <w:pPr>
        <w:rPr>
          <w:ins w:id="34571" w:author="Rev 11 Allen Wirfs-Brock" w:date="2012-10-23T15:36:00Z"/>
        </w:rPr>
      </w:pPr>
      <w:ins w:id="34572" w:author="Rev 11 Allen Wirfs-Brock" w:date="2012-10-23T15:36:00Z">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rsidR="004C02EF" w:rsidRPr="00E77497" w:rsidRDefault="004C02EF" w:rsidP="00834A33">
      <w:pPr>
        <w:pStyle w:val="Alg4"/>
        <w:numPr>
          <w:ilvl w:val="0"/>
          <w:numId w:val="232"/>
        </w:numPr>
      </w:pPr>
      <w:commentRangeStart w:id="34573"/>
      <w:r w:rsidRPr="00E77497">
        <w:t xml:space="preserve">If </w:t>
      </w:r>
      <w:r w:rsidRPr="00E77497">
        <w:rPr>
          <w:i/>
        </w:rPr>
        <w:t>R</w:t>
      </w:r>
      <w:r w:rsidRPr="00E77497">
        <w:t xml:space="preserve"> </w:t>
      </w:r>
      <w:ins w:id="34574" w:author="Allen Wirfs-Brock" w:date="2011-07-02T14:10:00Z">
        <w:r w:rsidR="00141138" w:rsidRPr="00E77497">
          <w:t xml:space="preserve">has </w:t>
        </w:r>
        <w:del w:id="34575" w:author="Rev 3 Allen Wirfs-Brock" w:date="2011-09-08T14:52:00Z">
          <w:r w:rsidR="00141138" w:rsidRPr="00E77497" w:rsidDel="00BA3B3B">
            <w:delText>the</w:delText>
          </w:r>
        </w:del>
      </w:ins>
      <w:ins w:id="34576" w:author="Rev 3 Allen Wirfs-Brock" w:date="2011-09-08T14:52:00Z">
        <w:r w:rsidR="00BA3B3B" w:rsidRPr="00E77497">
          <w:t>a</w:t>
        </w:r>
      </w:ins>
      <w:ins w:id="34577" w:author="Allen Wirfs-Brock" w:date="2011-07-02T14:10:00Z">
        <w:r w:rsidR="00141138" w:rsidRPr="00E77497">
          <w:t xml:space="preserve"> [[</w:t>
        </w:r>
        <w:del w:id="34578" w:author="Rev 3 Allen Wirfs-Brock" w:date="2011-09-08T14:53:00Z">
          <w:r w:rsidR="00141138" w:rsidRPr="00E77497" w:rsidDel="00BA3B3B">
            <w:delText>IsRegExp</w:delText>
          </w:r>
        </w:del>
      </w:ins>
      <w:ins w:id="34579" w:author="Rev 3 Allen Wirfs-Brock" w:date="2011-09-08T14:53:00Z">
        <w:r w:rsidR="00BA3B3B" w:rsidRPr="00E77497">
          <w:t>NativeBrand</w:t>
        </w:r>
      </w:ins>
      <w:ins w:id="34580" w:author="Allen Wirfs-Brock" w:date="2011-07-02T14:10:00Z">
        <w:r w:rsidR="00141138" w:rsidRPr="00E77497">
          <w:t>]] internal property</w:t>
        </w:r>
      </w:ins>
      <w:ins w:id="34581" w:author="Rev 3 Allen Wirfs-Brock" w:date="2011-09-08T14:52:00Z">
        <w:r w:rsidR="00BA3B3B" w:rsidRPr="00E77497">
          <w:t xml:space="preserve"> whose value is NativeRegExp</w:t>
        </w:r>
        <w:r w:rsidR="00BA3B3B" w:rsidRPr="00E77497" w:rsidDel="00141138">
          <w:t xml:space="preserve"> </w:t>
        </w:r>
      </w:ins>
      <w:del w:id="34582"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del w:id="34583" w:author="Rev 9 Allen Wirfs-Brock" w:date="2012-07-07T12:30:00Z">
        <w:r w:rsidRPr="00E77497" w:rsidDel="002E1A56">
          <w:delText xml:space="preserve">characters </w:delText>
        </w:r>
      </w:del>
      <w:ins w:id="34584" w:author="Rev 9 Allen Wirfs-Brock" w:date="2012-07-07T12:30:00Z">
        <w:r w:rsidR="002E1A56">
          <w:t>elements</w:t>
        </w:r>
        <w:r w:rsidR="002E1A56" w:rsidRPr="00E77497">
          <w:t xml:space="preserve"> </w:t>
        </w:r>
      </w:ins>
      <w:r w:rsidRPr="00E77497">
        <w:t xml:space="preserve">in </w:t>
      </w:r>
      <w:r w:rsidRPr="00E77497">
        <w:rPr>
          <w:i/>
        </w:rPr>
        <w:t>R</w:t>
      </w:r>
      <w:r w:rsidRPr="00E77497">
        <w:t>.</w:t>
      </w:r>
    </w:p>
    <w:p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w:t>
      </w:r>
      <w:del w:id="34585" w:author="Rev 9 Allen Wirfs-Brock" w:date="2012-07-07T12:30:00Z">
        <w:r w:rsidRPr="00E77497" w:rsidDel="002E1A56">
          <w:delText xml:space="preserve">characters </w:delText>
        </w:r>
      </w:del>
      <w:ins w:id="34586" w:author="Rev 9 Allen Wirfs-Brock" w:date="2012-07-07T12:30:00Z">
        <w:r w:rsidR="002E1A56">
          <w:t>elements</w:t>
        </w:r>
        <w:r w:rsidR="002E1A56" w:rsidRPr="00E77497">
          <w:t xml:space="preserve"> </w:t>
        </w:r>
      </w:ins>
      <w:r w:rsidRPr="00E77497">
        <w:t xml:space="preserve">in </w:t>
      </w:r>
      <w:r w:rsidRPr="00E77497">
        <w:rPr>
          <w:i/>
        </w:rPr>
        <w:t>S</w:t>
      </w:r>
      <w:r w:rsidRPr="00E77497">
        <w:t>.</w:t>
      </w:r>
    </w:p>
    <w:p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del w:id="34587" w:author="Rev 9 Allen Wirfs-Brock" w:date="2012-07-07T12:30:00Z">
        <w:r w:rsidRPr="00E77497" w:rsidDel="002E1A56">
          <w:delText xml:space="preserve">character </w:delText>
        </w:r>
      </w:del>
      <w:ins w:id="34588" w:author="Rev 9 Allen Wirfs-Brock" w:date="2012-07-07T12:30:00Z">
        <w:r w:rsidR="002E1A56">
          <w:t>code unit</w:t>
        </w:r>
        <w:r w:rsidR="002E1A56" w:rsidRPr="00E77497">
          <w:t xml:space="preserve"> </w:t>
        </w:r>
      </w:ins>
      <w:r w:rsidRPr="00E77497">
        <w:t xml:space="preserve">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del w:id="34589" w:author="Rev 9 Allen Wirfs-Brock" w:date="2012-07-07T12:31:00Z">
        <w:r w:rsidRPr="00E77497" w:rsidDel="002E1A56">
          <w:delText xml:space="preserve">character </w:delText>
        </w:r>
      </w:del>
      <w:ins w:id="34590" w:author="Rev 9 Allen Wirfs-Brock" w:date="2012-07-07T12:31:00Z">
        <w:r w:rsidR="002E1A56">
          <w:t>code unit</w:t>
        </w:r>
        <w:r w:rsidR="002E1A56" w:rsidRPr="00E77497">
          <w:t xml:space="preserve"> </w:t>
        </w:r>
      </w:ins>
      <w:r w:rsidRPr="00E77497">
        <w:t xml:space="preserve">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commentRangeEnd w:id="34573"/>
      <w:r w:rsidR="00FA34E7">
        <w:rPr>
          <w:rStyle w:val="CommentReference"/>
          <w:rFonts w:ascii="Arial" w:eastAsia="MS Mincho" w:hAnsi="Arial"/>
          <w:spacing w:val="0"/>
          <w:lang w:eastAsia="ja-JP"/>
        </w:rPr>
        <w:commentReference w:id="34573"/>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591" w:name="_Toc385672322"/>
      <w:bookmarkStart w:id="34592" w:name="_Toc393690438"/>
      <w:bookmarkStart w:id="34593" w:name="_Ref457704308"/>
      <w:bookmarkEnd w:id="34510"/>
      <w:bookmarkEnd w:id="34511"/>
      <w:r w:rsidRPr="00E77497">
        <w:t>15.5.4.15</w:t>
      </w:r>
      <w:r w:rsidRPr="00E77497">
        <w:tab/>
        <w:t>String.prototype.substrin</w:t>
      </w:r>
      <w:bookmarkEnd w:id="34512"/>
      <w:r w:rsidRPr="00E77497">
        <w:t>g (start, end</w:t>
      </w:r>
      <w:bookmarkEnd w:id="34591"/>
      <w:bookmarkEnd w:id="34592"/>
      <w:r w:rsidRPr="00E77497">
        <w:t>)</w:t>
      </w:r>
      <w:bookmarkStart w:id="34594" w:name="_Toc382291639"/>
      <w:bookmarkEnd w:id="34593"/>
    </w:p>
    <w:p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34595" w:author="Rev 9 Allen Wirfs-Brock" w:date="2012-07-07T12:31:00Z">
        <w:r w:rsidRPr="00E77497" w:rsidDel="002E1A56">
          <w:delText xml:space="preserve">character </w:delText>
        </w:r>
      </w:del>
      <w:ins w:id="34596"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34597" w:author="Rev 9 Allen Wirfs-Brock" w:date="2012-07-07T12:31:00Z">
        <w:r w:rsidRPr="00E77497" w:rsidDel="002E1A56">
          <w:delText xml:space="preserve">character </w:delText>
        </w:r>
      </w:del>
      <w:ins w:id="34598"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rsidR="004C02EF" w:rsidRPr="00E77497" w:rsidRDefault="004C02EF" w:rsidP="004C02EF">
      <w:r w:rsidRPr="00E77497">
        <w:lastRenderedPageBreak/>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rsidR="004C02EF" w:rsidRPr="00E77497" w:rsidRDefault="004C02EF" w:rsidP="004C02EF">
      <w:r w:rsidRPr="00E77497">
        <w:t>The following steps are taken:</w:t>
      </w:r>
    </w:p>
    <w:p w:rsidR="004C02EF" w:rsidRPr="00E77497" w:rsidRDefault="00134DAD" w:rsidP="00834A33">
      <w:pPr>
        <w:pStyle w:val="Alg4"/>
        <w:numPr>
          <w:ilvl w:val="0"/>
          <w:numId w:val="233"/>
        </w:numPr>
      </w:pPr>
      <w:ins w:id="34599"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600"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FA34E7" w:rsidRPr="00E77497" w:rsidRDefault="00FA34E7" w:rsidP="00FA34E7">
      <w:pPr>
        <w:pStyle w:val="Alg4"/>
        <w:numPr>
          <w:ilvl w:val="0"/>
          <w:numId w:val="233"/>
        </w:numPr>
        <w:contextualSpacing/>
        <w:rPr>
          <w:ins w:id="34601" w:author="Rev 7 Allen Wirfs-Brock" w:date="2012-04-10T17:08:00Z"/>
        </w:rPr>
      </w:pPr>
      <w:ins w:id="34602" w:author="Rev 7 Allen Wirfs-Brock" w:date="2012-04-10T17:08:00Z">
        <w:r>
          <w:t>ReturnIfAbrupt(</w:t>
        </w:r>
        <w:r>
          <w:rPr>
            <w:i/>
          </w:rPr>
          <w:t>S</w:t>
        </w:r>
        <w:r>
          <w:t>).</w:t>
        </w:r>
      </w:ins>
    </w:p>
    <w:p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w:t>
      </w:r>
      <w:del w:id="34603" w:author="Rev 9 Allen Wirfs-Brock" w:date="2012-07-07T12:31:00Z">
        <w:r w:rsidRPr="00E77497" w:rsidDel="002E1A56">
          <w:delText xml:space="preserve">characters </w:delText>
        </w:r>
      </w:del>
      <w:ins w:id="34604" w:author="Rev 9 Allen Wirfs-Brock" w:date="2012-07-07T12:31:00Z">
        <w:r w:rsidR="002E1A56">
          <w:t>elements</w:t>
        </w:r>
        <w:r w:rsidR="002E1A56" w:rsidRPr="00E77497">
          <w:t xml:space="preserve"> </w:t>
        </w:r>
      </w:ins>
      <w:r w:rsidRPr="00E77497">
        <w:t xml:space="preserve">in </w:t>
      </w:r>
      <w:r w:rsidRPr="00E77497">
        <w:rPr>
          <w:i/>
        </w:rPr>
        <w:t>S</w:t>
      </w:r>
      <w:r w:rsidRPr="00E77497">
        <w:t>.</w:t>
      </w:r>
    </w:p>
    <w:p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del w:id="34605" w:author="Rev 9 Allen Wirfs-Brock" w:date="2012-07-07T12:31:00Z">
        <w:r w:rsidRPr="00E77497" w:rsidDel="002E1A56">
          <w:delText xml:space="preserve">characters </w:delText>
        </w:r>
      </w:del>
      <w:ins w:id="34606" w:author="Rev 9 Allen Wirfs-Brock" w:date="2012-07-07T12:32:00Z">
        <w:r w:rsidR="002E1A56">
          <w:t>code units</w:t>
        </w:r>
      </w:ins>
      <w:ins w:id="34607" w:author="Rev 9 Allen Wirfs-Brock" w:date="2012-07-07T12:31:00Z">
        <w:r w:rsidR="002E1A56" w:rsidRPr="00E77497">
          <w:t xml:space="preserve"> </w:t>
        </w:r>
      </w:ins>
      <w:r w:rsidRPr="00E77497">
        <w:t xml:space="preserve">from </w:t>
      </w:r>
      <w:r w:rsidRPr="00E77497">
        <w:rPr>
          <w:i/>
        </w:rPr>
        <w:t>S</w:t>
      </w:r>
      <w:r w:rsidRPr="00E77497">
        <w:t xml:space="preserve">, namely the </w:t>
      </w:r>
      <w:del w:id="34608" w:author="Rev 9 Allen Wirfs-Brock" w:date="2012-07-07T12:32:00Z">
        <w:r w:rsidRPr="00E77497" w:rsidDel="002E1A56">
          <w:delText xml:space="preserve">characters </w:delText>
        </w:r>
      </w:del>
      <w:ins w:id="34609" w:author="Rev 9 Allen Wirfs-Brock" w:date="2012-07-07T12:32:00Z">
        <w:r w:rsidR="002E1A56">
          <w:t>code units</w:t>
        </w:r>
        <w:r w:rsidR="002E1A56" w:rsidRPr="00E77497">
          <w:t xml:space="preserve"> </w:t>
        </w:r>
      </w:ins>
      <w:r w:rsidRPr="00E77497">
        <w:t xml:space="preserve">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610" w:name="_Toc385672323"/>
      <w:bookmarkStart w:id="34611" w:name="_Toc393690439"/>
    </w:p>
    <w:p w:rsidR="004C02EF" w:rsidRPr="00E77497" w:rsidRDefault="004C02EF" w:rsidP="004C02EF">
      <w:pPr>
        <w:pStyle w:val="Heading4"/>
        <w:numPr>
          <w:ilvl w:val="0"/>
          <w:numId w:val="0"/>
        </w:numPr>
      </w:pPr>
      <w:bookmarkStart w:id="34612" w:name="_Ref451681173"/>
      <w:bookmarkStart w:id="34613" w:name="_Toc382291640"/>
      <w:bookmarkStart w:id="34614" w:name="_Ref451681222"/>
      <w:bookmarkEnd w:id="34594"/>
      <w:bookmarkEnd w:id="34610"/>
      <w:bookmarkEnd w:id="34611"/>
      <w:r w:rsidRPr="00E77497">
        <w:t>15.5.4.16</w:t>
      </w:r>
      <w:r w:rsidRPr="00E77497">
        <w:tab/>
        <w:t>String.prototype.toLowerCase ( )</w:t>
      </w:r>
    </w:p>
    <w:p w:rsidR="004C02EF" w:rsidRPr="00E77497" w:rsidRDefault="00206DEC" w:rsidP="00206DEC">
      <w:ins w:id="34615" w:author="Rev 9 Allen Wirfs-Brock" w:date="2012-07-07T12:52:00Z">
        <w:r>
          <w:t xml:space="preserve">This </w:t>
        </w:r>
      </w:ins>
      <w:ins w:id="34616" w:author="Rev 9 Allen Wirfs-Brock" w:date="2012-07-07T13:10:00Z">
        <w:r w:rsidR="00A91A28">
          <w:t>function</w:t>
        </w:r>
      </w:ins>
      <w:ins w:id="34617" w:author="Rev 9 Allen Wirfs-Brock" w:date="2012-07-07T12:52:00Z">
        <w:r>
          <w:t xml:space="preserve"> interprets a string </w:t>
        </w:r>
      </w:ins>
      <w:ins w:id="34618" w:author="Rev 9 Allen Wirfs-Brock" w:date="2012-07-07T12:53:00Z">
        <w:r>
          <w:t xml:space="preserve">value </w:t>
        </w:r>
      </w:ins>
      <w:ins w:id="34619" w:author="Rev 9 Allen Wirfs-Brock" w:date="2012-07-07T12:52:00Z">
        <w:r>
          <w:t>as a sequence of code points, as described in 8.</w:t>
        </w:r>
      </w:ins>
      <w:ins w:id="34620" w:author="Rev 9 Allen Wirfs-Brock" w:date="2012-07-07T12:56:00Z">
        <w:r>
          <w:t>4</w:t>
        </w:r>
      </w:ins>
      <w:ins w:id="34621" w:author="Rev 9 Allen Wirfs-Brock" w:date="2012-07-07T12:52:00Z">
        <w:r>
          <w:t>.</w:t>
        </w:r>
      </w:ins>
      <w:ins w:id="34622" w:author="Rev 9 Allen Wirfs-Brock" w:date="2012-07-07T12:53:00Z">
        <w:r>
          <w:t xml:space="preserve"> </w:t>
        </w:r>
      </w:ins>
      <w:r w:rsidR="004C02EF" w:rsidRPr="00E77497">
        <w:t>The following steps are taken:</w:t>
      </w:r>
    </w:p>
    <w:p w:rsidR="004C02EF" w:rsidRPr="00E77497" w:rsidRDefault="00134DAD" w:rsidP="00834A33">
      <w:pPr>
        <w:pStyle w:val="Alg4"/>
        <w:numPr>
          <w:ilvl w:val="0"/>
          <w:numId w:val="234"/>
        </w:numPr>
      </w:pPr>
      <w:ins w:id="34623"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624"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FA34E7" w:rsidRPr="00E77497" w:rsidRDefault="00FA34E7" w:rsidP="00FA34E7">
      <w:pPr>
        <w:pStyle w:val="Alg4"/>
        <w:numPr>
          <w:ilvl w:val="0"/>
          <w:numId w:val="234"/>
        </w:numPr>
        <w:contextualSpacing/>
        <w:rPr>
          <w:ins w:id="34625" w:author="Rev 7 Allen Wirfs-Brock" w:date="2012-04-10T17:07:00Z"/>
        </w:rPr>
      </w:pPr>
      <w:ins w:id="34626" w:author="Rev 7 Allen Wirfs-Brock" w:date="2012-04-10T17:07:00Z">
        <w:r>
          <w:t>ReturnIfAbrupt(</w:t>
        </w:r>
        <w:r>
          <w:rPr>
            <w:i/>
          </w:rPr>
          <w:t>S</w:t>
        </w:r>
        <w:r>
          <w:t>).</w:t>
        </w:r>
      </w:ins>
    </w:p>
    <w:p w:rsidR="00206DEC" w:rsidRDefault="00206DEC" w:rsidP="00834A33">
      <w:pPr>
        <w:pStyle w:val="Alg4"/>
        <w:numPr>
          <w:ilvl w:val="0"/>
          <w:numId w:val="234"/>
        </w:numPr>
        <w:rPr>
          <w:ins w:id="34627" w:author="Rev 9 Allen Wirfs-Brock" w:date="2012-07-07T12:54:00Z"/>
        </w:rPr>
      </w:pPr>
      <w:ins w:id="34628" w:author="Rev 9 Allen Wirfs-Brock" w:date="2012-07-07T12:54:00Z">
        <w:r>
          <w:t xml:space="preserve">Let </w:t>
        </w:r>
        <w:r w:rsidRPr="00863C90">
          <w:rPr>
            <w:i/>
          </w:rPr>
          <w:t>cpList</w:t>
        </w:r>
        <w:r>
          <w:t xml:space="preserve"> be a</w:t>
        </w:r>
      </w:ins>
      <w:ins w:id="34629" w:author="Rev 9 Allen Wirfs-Brock" w:date="2012-07-07T12:55:00Z">
        <w:r>
          <w:t xml:space="preserve"> </w:t>
        </w:r>
      </w:ins>
      <w:ins w:id="34630" w:author="Rev 9 Allen Wirfs-Brock" w:date="2012-07-07T12:57:00Z">
        <w:r>
          <w:t>L</w:t>
        </w:r>
      </w:ins>
      <w:ins w:id="34631" w:author="Rev 9 Allen Wirfs-Brock" w:date="2012-07-07T12:55:00Z">
        <w:r>
          <w:t>ist containing in order the code points as defned in 8.</w:t>
        </w:r>
      </w:ins>
      <w:ins w:id="34632" w:author="Rev 9 Allen Wirfs-Brock" w:date="2012-07-07T12:56:00Z">
        <w:r>
          <w:t xml:space="preserve">4 of </w:t>
        </w:r>
        <w:r w:rsidRPr="00863C90">
          <w:rPr>
            <w:i/>
          </w:rPr>
          <w:t>S</w:t>
        </w:r>
        <w:r>
          <w:t xml:space="preserve">, starting at the first element of </w:t>
        </w:r>
        <w:r w:rsidRPr="00863C90">
          <w:rPr>
            <w:i/>
          </w:rPr>
          <w:t>S</w:t>
        </w:r>
        <w:r>
          <w:t>.</w:t>
        </w:r>
      </w:ins>
    </w:p>
    <w:p w:rsidR="00863C90" w:rsidRDefault="00863C90" w:rsidP="00863C90">
      <w:pPr>
        <w:pStyle w:val="Alg4"/>
        <w:numPr>
          <w:ilvl w:val="0"/>
          <w:numId w:val="234"/>
        </w:numPr>
        <w:rPr>
          <w:ins w:id="34633" w:author="Rev 9 Allen Wirfs-Brock" w:date="2012-07-07T12:57:00Z"/>
        </w:rPr>
      </w:pPr>
      <w:ins w:id="34634" w:author="Rev 9 Allen Wirfs-Brock" w:date="2012-07-07T12:57:00Z">
        <w:r>
          <w:t>For each code point</w:t>
        </w:r>
      </w:ins>
      <w:ins w:id="34635" w:author="Rev 9 Allen Wirfs-Brock" w:date="2012-07-07T12:58:00Z">
        <w:r>
          <w:t xml:space="preserve"> </w:t>
        </w:r>
        <w:r w:rsidRPr="00863C90">
          <w:rPr>
            <w:i/>
          </w:rPr>
          <w:t>c</w:t>
        </w:r>
      </w:ins>
      <w:ins w:id="34636" w:author="Rev 9 Allen Wirfs-Brock" w:date="2012-07-07T12:57:00Z">
        <w:r>
          <w:t xml:space="preserve"> in </w:t>
        </w:r>
        <w:r w:rsidRPr="00863C90">
          <w:rPr>
            <w:i/>
          </w:rPr>
          <w:t>cpList</w:t>
        </w:r>
        <w:r>
          <w:t xml:space="preserve">, </w:t>
        </w:r>
      </w:ins>
      <w:ins w:id="34637" w:author="Rev 9 Allen Wirfs-Brock" w:date="2012-07-07T12:59:00Z">
        <w:r>
          <w:t>if the Unicode Character Database provides a language insensitive</w:t>
        </w:r>
      </w:ins>
      <w:ins w:id="34638" w:author="Rev 9 Allen Wirfs-Brock" w:date="2012-07-07T13:01:00Z">
        <w:r>
          <w:t xml:space="preserve"> </w:t>
        </w:r>
      </w:ins>
      <w:ins w:id="34639" w:author="Rev 9 Allen Wirfs-Brock" w:date="2012-07-07T12:59:00Z">
        <w:r>
          <w:t xml:space="preserve">lower case equivalent of </w:t>
        </w:r>
        <w:r w:rsidRPr="00863C90">
          <w:rPr>
            <w:i/>
          </w:rPr>
          <w:t>c</w:t>
        </w:r>
        <w:r>
          <w:t xml:space="preserve"> </w:t>
        </w:r>
      </w:ins>
      <w:ins w:id="34640" w:author="Rev 9 Allen Wirfs-Brock" w:date="2012-07-07T13:00:00Z">
        <w:r>
          <w:t xml:space="preserve">then </w:t>
        </w:r>
      </w:ins>
      <w:ins w:id="34641" w:author="Rev 9 Allen Wirfs-Brock" w:date="2012-07-07T12:59:00Z">
        <w:r>
          <w:t xml:space="preserve">replace </w:t>
        </w:r>
        <w:r w:rsidRPr="00863C90">
          <w:rPr>
            <w:i/>
          </w:rPr>
          <w:t>c</w:t>
        </w:r>
        <w:r>
          <w:t xml:space="preserve"> in </w:t>
        </w:r>
        <w:r w:rsidRPr="00863C90">
          <w:rPr>
            <w:i/>
          </w:rPr>
          <w:t>cpList</w:t>
        </w:r>
        <w:r>
          <w:t xml:space="preserve"> with that equivalent code point</w:t>
        </w:r>
      </w:ins>
      <w:ins w:id="34642" w:author="Rev 9 Allen Wirfs-Brock" w:date="2012-07-07T13:07:00Z">
        <w:r w:rsidR="00A91A28">
          <w:t>(s)</w:t>
        </w:r>
      </w:ins>
      <w:ins w:id="34643" w:author="Rev 9 Allen Wirfs-Brock" w:date="2012-07-07T12:59:00Z">
        <w:r>
          <w:t>.</w:t>
        </w:r>
      </w:ins>
    </w:p>
    <w:p w:rsidR="00863C90" w:rsidRDefault="00863C90" w:rsidP="00834A33">
      <w:pPr>
        <w:pStyle w:val="Alg4"/>
        <w:numPr>
          <w:ilvl w:val="0"/>
          <w:numId w:val="234"/>
        </w:numPr>
        <w:rPr>
          <w:ins w:id="34644" w:author="Rev 9 Allen Wirfs-Brock" w:date="2012-07-07T13:04:00Z"/>
        </w:rPr>
      </w:pPr>
      <w:ins w:id="34645" w:author="Rev 9 Allen Wirfs-Brock" w:date="2012-07-07T13:04:00Z">
        <w:r>
          <w:t xml:space="preserve">Let </w:t>
        </w:r>
        <w:r w:rsidRPr="00863C90">
          <w:rPr>
            <w:i/>
          </w:rPr>
          <w:t>cuList</w:t>
        </w:r>
        <w:r>
          <w:t xml:space="preserve"> be a new List.</w:t>
        </w:r>
      </w:ins>
    </w:p>
    <w:p w:rsidR="00863C90" w:rsidRDefault="00863C90" w:rsidP="00863C90">
      <w:pPr>
        <w:pStyle w:val="Alg4"/>
        <w:numPr>
          <w:ilvl w:val="0"/>
          <w:numId w:val="234"/>
        </w:numPr>
        <w:rPr>
          <w:ins w:id="34646" w:author="Rev 9 Allen Wirfs-Brock" w:date="2012-07-07T13:03:00Z"/>
        </w:rPr>
      </w:pPr>
      <w:ins w:id="34647" w:author="Rev 9 Allen Wirfs-Brock" w:date="2012-07-07T13:01:00Z">
        <w:r>
          <w:t xml:space="preserve">For each code point </w:t>
        </w:r>
        <w:r w:rsidRPr="00863C90">
          <w:rPr>
            <w:i/>
          </w:rPr>
          <w:t>c</w:t>
        </w:r>
        <w:r>
          <w:t xml:space="preserve"> in </w:t>
        </w:r>
        <w:r w:rsidRPr="00863C90">
          <w:rPr>
            <w:i/>
          </w:rPr>
          <w:t>cpList</w:t>
        </w:r>
        <w:r>
          <w:t>,</w:t>
        </w:r>
      </w:ins>
      <w:ins w:id="34648" w:author="Rev 9 Allen Wirfs-Brock" w:date="2012-07-07T13:04:00Z">
        <w:r>
          <w:t xml:space="preserve"> in order, </w:t>
        </w:r>
      </w:ins>
      <w:ins w:id="34649" w:author="Rev 9 Allen Wirfs-Brock" w:date="2012-07-07T13:01:00Z">
        <w:r>
          <w:t xml:space="preserve"> </w:t>
        </w:r>
        <w:del w:id="34650" w:author="Rev 10 Allen Wirfs-Brock" w:date="2012-08-14T16:22:00Z">
          <w:r w:rsidDel="00EA1B5F">
            <w:delText xml:space="preserve">replace </w:delText>
          </w:r>
        </w:del>
      </w:ins>
      <w:ins w:id="34651" w:author="Rev 9 Allen Wirfs-Brock" w:date="2012-07-07T13:05:00Z">
        <w:r>
          <w:t xml:space="preserve">append to </w:t>
        </w:r>
        <w:r w:rsidRPr="00BC2562">
          <w:rPr>
            <w:i/>
          </w:rPr>
          <w:t>cuList</w:t>
        </w:r>
        <w:r>
          <w:t xml:space="preserve"> </w:t>
        </w:r>
      </w:ins>
      <w:ins w:id="34652" w:author="Rev 9 Allen Wirfs-Brock" w:date="2012-07-07T13:01:00Z">
        <w:r>
          <w:t xml:space="preserve"> the</w:t>
        </w:r>
      </w:ins>
      <w:ins w:id="34653" w:author="Rev 10 Allen Wirfs-Brock" w:date="2012-08-30T16:07:00Z">
        <w:r w:rsidR="00BF1666">
          <w:t xml:space="preserve"> elements of the</w:t>
        </w:r>
      </w:ins>
      <w:ins w:id="34654" w:author="Rev 9 Allen Wirfs-Brock" w:date="2012-07-07T13:01:00Z">
        <w:r>
          <w:t xml:space="preserve"> UTF-16 </w:t>
        </w:r>
      </w:ins>
      <w:ins w:id="34655" w:author="Rev 9 Allen Wirfs-Brock" w:date="2012-07-07T13:03:00Z">
        <w:r>
          <w:t>E</w:t>
        </w:r>
      </w:ins>
      <w:ins w:id="34656" w:author="Rev 9 Allen Wirfs-Brock" w:date="2012-07-07T13:01:00Z">
        <w:r>
          <w:t xml:space="preserve">ncoding </w:t>
        </w:r>
      </w:ins>
      <w:ins w:id="34657" w:author="Rev 10 Allen Wirfs-Brock" w:date="2012-08-30T16:06:00Z">
        <w:r w:rsidR="00BF1666">
          <w:t xml:space="preserve">(clause 6) </w:t>
        </w:r>
      </w:ins>
      <w:ins w:id="34658" w:author="Rev 9 Allen Wirfs-Brock" w:date="2012-07-07T13:01:00Z">
        <w:r>
          <w:t xml:space="preserve">of </w:t>
        </w:r>
        <w:r w:rsidRPr="00863C90">
          <w:rPr>
            <w:i/>
          </w:rPr>
          <w:t>c</w:t>
        </w:r>
        <w:r>
          <w:t>.</w:t>
        </w:r>
      </w:ins>
    </w:p>
    <w:p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t>
      </w:r>
      <w:del w:id="34659" w:author="Rev 9 Allen Wirfs-Brock" w:date="2012-07-07T13:02:00Z">
        <w:r w:rsidRPr="00E77497" w:rsidDel="00863C90">
          <w:delText xml:space="preserve">where each character of </w:delText>
        </w:r>
        <w:r w:rsidRPr="00E77497" w:rsidDel="00863C90">
          <w:rPr>
            <w:i/>
          </w:rPr>
          <w:delText>L</w:delText>
        </w:r>
        <w:r w:rsidRPr="00E77497" w:rsidDel="00863C90">
          <w:delText xml:space="preserve"> is either the Unicode lowercase equivalent of the corresponding character of </w:delText>
        </w:r>
        <w:r w:rsidRPr="00E77497" w:rsidDel="00863C90">
          <w:rPr>
            <w:i/>
          </w:rPr>
          <w:delText>S</w:delText>
        </w:r>
        <w:r w:rsidRPr="00E77497" w:rsidDel="00863C90">
          <w:delText xml:space="preserve"> or the actual corresponding character of </w:delText>
        </w:r>
        <w:r w:rsidRPr="00E77497" w:rsidDel="00863C90">
          <w:rPr>
            <w:i/>
          </w:rPr>
          <w:delText>S</w:delText>
        </w:r>
        <w:r w:rsidRPr="00E77497" w:rsidDel="00863C90">
          <w:delText xml:space="preserve"> if no Unicode lowercase equivalent exists</w:delText>
        </w:r>
      </w:del>
      <w:ins w:id="34660" w:author="Rev 9 Allen Wirfs-Brock" w:date="2012-07-07T13:02:00Z">
        <w:r w:rsidR="00863C90">
          <w:t xml:space="preserve">whose elements are, in order, the </w:t>
        </w:r>
      </w:ins>
      <w:ins w:id="34661" w:author="Rev 9 Allen Wirfs-Brock" w:date="2012-07-07T13:05:00Z">
        <w:r w:rsidR="00863C90">
          <w:t xml:space="preserve">elements of </w:t>
        </w:r>
        <w:r w:rsidR="00863C90" w:rsidRPr="006768C7">
          <w:rPr>
            <w:i/>
          </w:rPr>
          <w:t>cuList</w:t>
        </w:r>
      </w:ins>
      <w:ins w:id="34662" w:author="Rev 9 Allen Wirfs-Brock" w:date="2012-07-07T13:02:00Z">
        <w:r w:rsidR="00863C90">
          <w:t xml:space="preserve"> </w:t>
        </w:r>
      </w:ins>
      <w:r w:rsidRPr="00E77497">
        <w:t>.</w:t>
      </w:r>
    </w:p>
    <w:p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rsidR="004C02EF" w:rsidRPr="00E77497" w:rsidDel="00206DEC" w:rsidRDefault="004C02EF" w:rsidP="004C02EF">
      <w:pPr>
        <w:rPr>
          <w:del w:id="34663" w:author="Rev 9 Allen Wirfs-Brock" w:date="2012-07-07T12:54:00Z"/>
        </w:rPr>
      </w:pPr>
      <w:del w:id="34664" w:author="Rev 9 Allen Wirfs-Brock" w:date="2012-07-07T12:54:00Z">
        <w:r w:rsidRPr="00E77497" w:rsidDel="00206DEC">
          <w:delText xml:space="preserve">For the purposes of this operation, the 16-bit code units of the Strings are treated as code points in the Unicode Basic Multilingual Plane. Surrogate code points are directly transferred from </w:delText>
        </w:r>
        <w:r w:rsidRPr="00E77497" w:rsidDel="00206DEC">
          <w:rPr>
            <w:rFonts w:ascii="Times New Roman" w:hAnsi="Times New Roman"/>
            <w:i/>
          </w:rPr>
          <w:delText>S</w:delText>
        </w:r>
        <w:r w:rsidRPr="00E77497" w:rsidDel="00206DEC">
          <w:delText xml:space="preserve"> to </w:delText>
        </w:r>
        <w:r w:rsidRPr="00E77497" w:rsidDel="00206DEC">
          <w:rPr>
            <w:rFonts w:ascii="Times New Roman" w:hAnsi="Times New Roman"/>
            <w:i/>
          </w:rPr>
          <w:delText>L</w:delText>
        </w:r>
        <w:r w:rsidRPr="00E77497" w:rsidDel="00206DEC">
          <w:delText xml:space="preserve"> without any mapping.</w:delText>
        </w:r>
      </w:del>
    </w:p>
    <w:p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del w:id="34665" w:author="Rev 9 Allen Wirfs-Brock" w:date="2012-07-07T13:06:00Z">
        <w:r w:rsidRPr="00E77497" w:rsidDel="00863C90">
          <w:rPr>
            <w:sz w:val="20"/>
          </w:rPr>
          <w:delText xml:space="preserve"> in Unicode 2.1.8 and later</w:delText>
        </w:r>
      </w:del>
      <w:r w:rsidRPr="00E77497">
        <w:rPr>
          <w:sz w:val="20"/>
        </w:rPr>
        <w:t>).</w:t>
      </w:r>
    </w:p>
    <w:p w:rsidR="004C02EF" w:rsidRPr="00E77497" w:rsidRDefault="004C02EF" w:rsidP="004C02EF">
      <w:pPr>
        <w:pStyle w:val="Note"/>
      </w:pPr>
      <w:r w:rsidRPr="00E77497">
        <w:t>NOTE 1</w:t>
      </w:r>
      <w:r w:rsidRPr="00E77497">
        <w:tab/>
        <w:t xml:space="preserve">The case mapping of some </w:t>
      </w:r>
      <w:del w:id="34666" w:author="Rev 9 Allen Wirfs-Brock" w:date="2012-07-07T13:06:00Z">
        <w:r w:rsidRPr="00E77497" w:rsidDel="00863C90">
          <w:delText xml:space="preserve">characters </w:delText>
        </w:r>
      </w:del>
      <w:ins w:id="34667" w:author="Rev 9 Allen Wirfs-Brock" w:date="2012-07-07T13:06:00Z">
        <w:r w:rsidR="00863C90">
          <w:t>code points</w:t>
        </w:r>
        <w:r w:rsidR="00863C90" w:rsidRPr="00E77497">
          <w:t xml:space="preserve"> </w:t>
        </w:r>
      </w:ins>
      <w:r w:rsidRPr="00E77497">
        <w:t xml:space="preserve">may produce multiple </w:t>
      </w:r>
      <w:del w:id="34668" w:author="Rev 9 Allen Wirfs-Brock" w:date="2012-07-07T13:06:00Z">
        <w:r w:rsidRPr="00E77497" w:rsidDel="00863C90">
          <w:delText>characters</w:delText>
        </w:r>
      </w:del>
      <w:ins w:id="34669" w:author="Rev 9 Allen Wirfs-Brock" w:date="2012-07-07T13:06:00Z">
        <w:r w:rsidR="00863C90">
          <w:t xml:space="preserve">code points </w:t>
        </w:r>
      </w:ins>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670" w:name="_Ref457710640"/>
      <w:r w:rsidRPr="00E77497">
        <w:t>15.5.4.17</w:t>
      </w:r>
      <w:r w:rsidRPr="00E77497">
        <w:tab/>
        <w:t>String.prototype.toLocaleLowerCase ( )</w:t>
      </w:r>
      <w:bookmarkEnd w:id="34612"/>
      <w:bookmarkEnd w:id="34670"/>
    </w:p>
    <w:p w:rsidR="00A91A28" w:rsidRDefault="00A91A28" w:rsidP="004C02EF">
      <w:pPr>
        <w:rPr>
          <w:ins w:id="34671" w:author="Rev 9 Allen Wirfs-Brock" w:date="2012-07-07T13:12:00Z"/>
        </w:rPr>
      </w:pPr>
      <w:ins w:id="34672" w:author="Rev 9 Allen Wirfs-Brock" w:date="2012-07-07T13:12:00Z">
        <w:r>
          <w:t xml:space="preserve">This function interprets a string value as a sequence of code points, as described in 8.4. </w:t>
        </w:r>
      </w:ins>
    </w:p>
    <w:p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4C02EF" w:rsidRPr="00E77497" w:rsidRDefault="004C02EF" w:rsidP="004C02EF">
      <w:pPr>
        <w:pStyle w:val="Note"/>
      </w:pPr>
      <w:r w:rsidRPr="00E77497">
        <w:lastRenderedPageBreak/>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673" w:name="_Toc385672324"/>
      <w:bookmarkStart w:id="34674" w:name="_Toc393690440"/>
      <w:bookmarkStart w:id="34675" w:name="_Ref449966490"/>
      <w:bookmarkStart w:id="34676" w:name="_Ref451681188"/>
      <w:r w:rsidRPr="00E77497">
        <w:t>15.5.4.18</w:t>
      </w:r>
      <w:r w:rsidRPr="00E77497">
        <w:tab/>
        <w:t>String.prototype.toUpperCas</w:t>
      </w:r>
      <w:bookmarkEnd w:id="34673"/>
      <w:bookmarkEnd w:id="34674"/>
      <w:r w:rsidRPr="00E77497">
        <w:t>e ( )</w:t>
      </w:r>
      <w:bookmarkEnd w:id="34675"/>
    </w:p>
    <w:p w:rsidR="00A91A28" w:rsidRDefault="00A91A28" w:rsidP="004C02EF">
      <w:pPr>
        <w:rPr>
          <w:ins w:id="34677" w:author="Rev 9 Allen Wirfs-Brock" w:date="2012-07-07T13:11:00Z"/>
        </w:rPr>
      </w:pPr>
      <w:ins w:id="34678" w:author="Rev 9 Allen Wirfs-Brock" w:date="2012-07-07T13:11:00Z">
        <w:r>
          <w:t xml:space="preserve">This function interprets a string value as a sequence of code points, as described in 8.4. </w:t>
        </w:r>
      </w:ins>
    </w:p>
    <w:p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w:t>
      </w:r>
      <w:del w:id="34679" w:author="Rev 9 Allen Wirfs-Brock" w:date="2012-07-07T13:08:00Z">
        <w:r w:rsidRPr="00E77497" w:rsidDel="00A91A28">
          <w:delText xml:space="preserve">characters </w:delText>
        </w:r>
      </w:del>
      <w:ins w:id="34680" w:author="Rev 9 Allen Wirfs-Brock" w:date="2012-07-07T13:08:00Z">
        <w:r w:rsidR="00A91A28">
          <w:t>code points</w:t>
        </w:r>
        <w:r w:rsidR="00A91A28" w:rsidRPr="00E77497">
          <w:t xml:space="preserve"> </w:t>
        </w:r>
      </w:ins>
      <w:r w:rsidRPr="00E77497">
        <w:t xml:space="preserve">are mapped to their </w:t>
      </w:r>
      <w:r w:rsidRPr="00E77497">
        <w:rPr>
          <w:rFonts w:ascii="Times New Roman" w:hAnsi="Times New Roman"/>
          <w:i/>
        </w:rPr>
        <w:t>uppercase</w:t>
      </w:r>
      <w:r w:rsidRPr="00E77497">
        <w:t xml:space="preserve"> equivalents as specified in the Unicode Character Database.</w:t>
      </w:r>
    </w:p>
    <w:p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bookmarkStart w:id="34681" w:name="_Ref457710642"/>
      <w:r w:rsidRPr="00E77497">
        <w:t>15.5.4.19</w:t>
      </w:r>
      <w:r w:rsidRPr="00E77497">
        <w:tab/>
        <w:t>String.prototype.toLocaleUpperCase ( )</w:t>
      </w:r>
      <w:bookmarkEnd w:id="34676"/>
      <w:bookmarkEnd w:id="34681"/>
    </w:p>
    <w:p w:rsidR="00A91A28" w:rsidRDefault="00A91A28" w:rsidP="004C02EF">
      <w:pPr>
        <w:rPr>
          <w:ins w:id="34682" w:author="Rev 9 Allen Wirfs-Brock" w:date="2012-07-07T13:12:00Z"/>
        </w:rPr>
      </w:pPr>
      <w:ins w:id="34683" w:author="Rev 9 Allen Wirfs-Brock" w:date="2012-07-07T13:12:00Z">
        <w:r>
          <w:t xml:space="preserve">This function interprets a string value as a sequence of code points, as described in 8.4. </w:t>
        </w:r>
      </w:ins>
    </w:p>
    <w:p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4C02EF">
      <w:pPr>
        <w:pStyle w:val="Heading4"/>
        <w:numPr>
          <w:ilvl w:val="0"/>
          <w:numId w:val="0"/>
        </w:numPr>
      </w:pPr>
      <w:r w:rsidRPr="00E77497">
        <w:t>15.5.4.20</w:t>
      </w:r>
      <w:r w:rsidRPr="00E77497">
        <w:tab/>
        <w:t>String.prototype.trim ( )</w:t>
      </w:r>
    </w:p>
    <w:p w:rsidR="00A91A28" w:rsidRDefault="00A91A28" w:rsidP="004C02EF">
      <w:pPr>
        <w:rPr>
          <w:ins w:id="34684" w:author="Rev 9 Allen Wirfs-Brock" w:date="2012-07-07T13:13:00Z"/>
        </w:rPr>
      </w:pPr>
      <w:ins w:id="34685" w:author="Rev 9 Allen Wirfs-Brock" w:date="2012-07-07T13:13:00Z">
        <w:r>
          <w:t xml:space="preserve">This function interprets a string value as a sequence of code points, as described in 8.4. </w:t>
        </w:r>
      </w:ins>
    </w:p>
    <w:p w:rsidR="004C02EF" w:rsidRPr="00E77497" w:rsidRDefault="004C02EF" w:rsidP="004C02EF">
      <w:r w:rsidRPr="00E77497">
        <w:t>The following steps are taken:</w:t>
      </w:r>
    </w:p>
    <w:p w:rsidR="004C02EF" w:rsidRPr="00E77497" w:rsidRDefault="00134DAD" w:rsidP="00834A33">
      <w:pPr>
        <w:pStyle w:val="Alg4"/>
        <w:numPr>
          <w:ilvl w:val="0"/>
          <w:numId w:val="235"/>
        </w:numPr>
      </w:pPr>
      <w:ins w:id="34686"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687"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rsidR="00FA34E7" w:rsidRPr="00E77497" w:rsidRDefault="00FA34E7" w:rsidP="00FA34E7">
      <w:pPr>
        <w:pStyle w:val="Alg4"/>
        <w:numPr>
          <w:ilvl w:val="0"/>
          <w:numId w:val="235"/>
        </w:numPr>
        <w:contextualSpacing/>
        <w:rPr>
          <w:ins w:id="34688" w:author="Rev 7 Allen Wirfs-Brock" w:date="2012-04-10T17:05:00Z"/>
        </w:rPr>
      </w:pPr>
      <w:ins w:id="34689" w:author="Rev 7 Allen Wirfs-Brock" w:date="2012-04-10T17:05:00Z">
        <w:r>
          <w:t>ReturnIfAbrupt(</w:t>
        </w:r>
        <w:r>
          <w:rPr>
            <w:i/>
          </w:rPr>
          <w:t>S</w:t>
        </w:r>
        <w:r>
          <w:t>).</w:t>
        </w:r>
      </w:ins>
    </w:p>
    <w:p w:rsidR="004C02EF" w:rsidRPr="00E77497" w:rsidRDefault="004C02EF" w:rsidP="00A91A28">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ins w:id="34690" w:author="Rev 9 Allen Wirfs-Brock" w:date="2012-07-07T13:14:00Z">
        <w:r w:rsidR="00A91A28">
          <w:t xml:space="preserve"> </w:t>
        </w:r>
        <w:r w:rsidR="00A91A28" w:rsidRPr="00A91A28">
          <w:t xml:space="preserve">When determining whether a </w:t>
        </w:r>
      </w:ins>
      <w:ins w:id="34691" w:author="Rev 9 Allen Wirfs-Brock" w:date="2012-07-07T13:15:00Z">
        <w:r w:rsidR="00A91A28">
          <w:t xml:space="preserve">Unicode </w:t>
        </w:r>
      </w:ins>
      <w:ins w:id="34692" w:author="Rev 9 Allen Wirfs-Brock" w:date="2012-07-07T13:14:00Z">
        <w:r w:rsidR="00A91A28" w:rsidRPr="00A91A28">
          <w:t xml:space="preserve">character is in Unicode general category “Zs”, code unit sequences are interpreted as </w:t>
        </w:r>
      </w:ins>
      <w:ins w:id="34693" w:author="Rev 9 Allen Wirfs-Brock" w:date="2012-07-07T13:15:00Z">
        <w:r w:rsidR="00A91A28">
          <w:t xml:space="preserve">UTF-16 encoded </w:t>
        </w:r>
      </w:ins>
      <w:ins w:id="34694" w:author="Rev 9 Allen Wirfs-Brock" w:date="2012-07-07T13:14:00Z">
        <w:r w:rsidR="00A91A28" w:rsidRPr="00A91A28">
          <w:t xml:space="preserve">code point sequences as specified in </w:t>
        </w:r>
        <w:r w:rsidR="00A91A28">
          <w:t>8.4</w:t>
        </w:r>
        <w:r w:rsidR="00A91A28" w:rsidRPr="00A91A28">
          <w:t>.</w:t>
        </w:r>
      </w:ins>
    </w:p>
    <w:p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4695" w:author="Rev 7 Allen Wirfs-Brock" w:date="2012-05-02T17:36:00Z"/>
          <w:rFonts w:cs="Arial"/>
          <w:b/>
        </w:rPr>
      </w:pPr>
      <w:bookmarkStart w:id="34696" w:name="_Toc382291641"/>
      <w:bookmarkStart w:id="34697" w:name="_Toc385672325"/>
      <w:bookmarkStart w:id="34698" w:name="_Toc393690441"/>
      <w:bookmarkStart w:id="34699" w:name="_Ref457704412"/>
      <w:bookmarkStart w:id="34700" w:name="_Toc472818931"/>
      <w:bookmarkStart w:id="34701" w:name="_Toc235503509"/>
      <w:bookmarkStart w:id="34702" w:name="_Toc241509284"/>
      <w:bookmarkStart w:id="34703" w:name="_Toc244416771"/>
      <w:bookmarkStart w:id="34704" w:name="_Toc276631135"/>
      <w:bookmarkEnd w:id="34613"/>
      <w:bookmarkEnd w:id="34614"/>
      <w:ins w:id="34705" w:author="Rev 7 Allen Wirfs-Brock" w:date="2012-05-02T17:36:00Z">
        <w:r w:rsidRPr="00762CE7">
          <w:rPr>
            <w:rFonts w:cs="Arial"/>
            <w:b/>
          </w:rPr>
          <w:t>15.5.4.21</w:t>
        </w:r>
        <w:r w:rsidRPr="00762CE7">
          <w:rPr>
            <w:rFonts w:cs="Arial"/>
            <w:b/>
          </w:rPr>
          <w:tab/>
          <w:t>String.prototype.repeat (count)</w:t>
        </w:r>
      </w:ins>
    </w:p>
    <w:p w:rsidR="00762CE7" w:rsidRPr="00762CE7" w:rsidRDefault="00762CE7" w:rsidP="00762CE7">
      <w:pPr>
        <w:rPr>
          <w:ins w:id="34706" w:author="Rev 7 Allen Wirfs-Brock" w:date="2012-05-02T17:36:00Z"/>
          <w:rFonts w:cs="Arial"/>
        </w:rPr>
      </w:pPr>
      <w:ins w:id="34707" w:author="Rev 7 Allen Wirfs-Brock" w:date="2012-05-02T17:36:00Z">
        <w:r w:rsidRPr="00762CE7">
          <w:rPr>
            <w:rFonts w:cs="Arial"/>
          </w:rPr>
          <w:t>The following steps are taken:</w:t>
        </w:r>
      </w:ins>
    </w:p>
    <w:p w:rsidR="00762CE7" w:rsidRPr="00762CE7" w:rsidRDefault="00762CE7" w:rsidP="005B26DC">
      <w:pPr>
        <w:numPr>
          <w:ilvl w:val="0"/>
          <w:numId w:val="805"/>
        </w:numPr>
        <w:spacing w:after="0" w:line="240" w:lineRule="auto"/>
        <w:jc w:val="left"/>
        <w:rPr>
          <w:ins w:id="34708" w:author="Rev 7 Allen Wirfs-Brock" w:date="2012-05-02T17:36:00Z"/>
          <w:rFonts w:ascii="Times New Roman" w:eastAsia="Times New Roman" w:hAnsi="Times New Roman"/>
          <w:spacing w:val="6"/>
          <w:lang w:eastAsia="en-US"/>
        </w:rPr>
      </w:pPr>
      <w:ins w:id="34709" w:author="Rev 7 Allen Wirfs-Brock" w:date="2012-05-02T17:38: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ins>
      <w:ins w:id="34710" w:author="Rev 7 Allen Wirfs-Brock" w:date="2012-05-02T17:36:00Z">
        <w:r w:rsidRPr="00762CE7">
          <w:rPr>
            <w:rFonts w:ascii="Times New Roman" w:eastAsia="Times New Roman" w:hAnsi="Times New Roman"/>
            <w:spacing w:val="6"/>
            <w:lang w:eastAsia="en-US"/>
          </w:rPr>
          <w:t>.</w:t>
        </w:r>
      </w:ins>
    </w:p>
    <w:p w:rsidR="00762CE7" w:rsidRPr="00762CE7" w:rsidRDefault="00762CE7" w:rsidP="005B26DC">
      <w:pPr>
        <w:numPr>
          <w:ilvl w:val="0"/>
          <w:numId w:val="805"/>
        </w:numPr>
        <w:spacing w:after="0" w:line="240" w:lineRule="auto"/>
        <w:jc w:val="left"/>
        <w:rPr>
          <w:ins w:id="34711" w:author="Rev 7 Allen Wirfs-Brock" w:date="2012-05-02T17:36:00Z"/>
          <w:rFonts w:ascii="Times New Roman" w:eastAsia="Times New Roman" w:hAnsi="Times New Roman"/>
          <w:spacing w:val="6"/>
          <w:lang w:eastAsia="en-US"/>
        </w:rPr>
      </w:pPr>
      <w:ins w:id="34712"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the result of calling ToString, giving it the </w:t>
        </w:r>
        <w:r w:rsidRPr="00762CE7">
          <w:rPr>
            <w:rFonts w:ascii="Times New Roman" w:eastAsia="Times New Roman" w:hAnsi="Times New Roman"/>
            <w:b/>
            <w:spacing w:val="6"/>
            <w:lang w:eastAsia="en-US"/>
          </w:rPr>
          <w:t>this</w:t>
        </w:r>
        <w:r w:rsidRPr="00762CE7">
          <w:rPr>
            <w:rFonts w:ascii="Times New Roman" w:eastAsia="Times New Roman" w:hAnsi="Times New Roman"/>
            <w:spacing w:val="6"/>
            <w:lang w:eastAsia="en-US"/>
          </w:rPr>
          <w:t xml:space="preserve"> value as its argument.</w:t>
        </w:r>
      </w:ins>
    </w:p>
    <w:p w:rsidR="005B26DC" w:rsidRPr="00E77497" w:rsidRDefault="005B26DC" w:rsidP="005B26DC">
      <w:pPr>
        <w:pStyle w:val="Alg4"/>
        <w:numPr>
          <w:ilvl w:val="0"/>
          <w:numId w:val="805"/>
        </w:numPr>
        <w:contextualSpacing/>
        <w:rPr>
          <w:ins w:id="34713" w:author="Rev 7 Allen Wirfs-Brock" w:date="2012-05-02T17:39:00Z"/>
        </w:rPr>
      </w:pPr>
      <w:ins w:id="34714" w:author="Rev 7 Allen Wirfs-Brock" w:date="2012-05-02T17:39:00Z">
        <w:r>
          <w:t>ReturnIfAbrupt(</w:t>
        </w:r>
        <w:r>
          <w:rPr>
            <w:i/>
          </w:rPr>
          <w:t>S</w:t>
        </w:r>
        <w:r>
          <w:t>).</w:t>
        </w:r>
      </w:ins>
    </w:p>
    <w:p w:rsidR="00762CE7" w:rsidRPr="00762CE7" w:rsidRDefault="00762CE7" w:rsidP="005B26DC">
      <w:pPr>
        <w:numPr>
          <w:ilvl w:val="0"/>
          <w:numId w:val="805"/>
        </w:numPr>
        <w:spacing w:after="0" w:line="240" w:lineRule="auto"/>
        <w:jc w:val="left"/>
        <w:rPr>
          <w:ins w:id="34715" w:author="Rev 7 Allen Wirfs-Brock" w:date="2012-05-02T17:36:00Z"/>
          <w:rFonts w:ascii="Times New Roman" w:eastAsia="Times New Roman" w:hAnsi="Times New Roman"/>
          <w:spacing w:val="6"/>
          <w:lang w:eastAsia="en-US"/>
        </w:rPr>
      </w:pPr>
      <w:ins w:id="34716"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ins>
      <w:ins w:id="34717" w:author="Rev 7 Allen Wirfs-Brock" w:date="2012-05-02T17:39:00Z">
        <w:r w:rsidR="005B26DC">
          <w:rPr>
            <w:rFonts w:ascii="Times New Roman" w:eastAsia="Times New Roman" w:hAnsi="Times New Roman"/>
            <w:spacing w:val="6"/>
            <w:lang w:eastAsia="en-US"/>
          </w:rPr>
          <w:t>Integer</w:t>
        </w:r>
      </w:ins>
      <w:ins w:id="34718" w:author="Rev 7 Allen Wirfs-Brock" w:date="2012-05-02T17:36:00Z">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ins>
    </w:p>
    <w:p w:rsidR="003757D7" w:rsidRPr="00E77497" w:rsidRDefault="003757D7" w:rsidP="003757D7">
      <w:pPr>
        <w:pStyle w:val="Alg4"/>
        <w:numPr>
          <w:ilvl w:val="0"/>
          <w:numId w:val="805"/>
        </w:numPr>
        <w:contextualSpacing/>
        <w:rPr>
          <w:ins w:id="34719" w:author="Rev 7 Allen Wirfs-Brock" w:date="2012-05-02T18:00:00Z"/>
        </w:rPr>
      </w:pPr>
      <w:ins w:id="34720" w:author="Rev 7 Allen Wirfs-Brock" w:date="2012-05-02T18:00:00Z">
        <w:r>
          <w:t>ReturnIfAbrupt(</w:t>
        </w:r>
        <w:r>
          <w:rPr>
            <w:i/>
          </w:rPr>
          <w:t>n</w:t>
        </w:r>
        <w:r>
          <w:t>).</w:t>
        </w:r>
      </w:ins>
    </w:p>
    <w:p w:rsidR="005B26DC" w:rsidRDefault="005B26DC" w:rsidP="005B26DC">
      <w:pPr>
        <w:numPr>
          <w:ilvl w:val="0"/>
          <w:numId w:val="805"/>
        </w:numPr>
        <w:spacing w:after="0" w:line="240" w:lineRule="auto"/>
        <w:jc w:val="left"/>
        <w:rPr>
          <w:ins w:id="34721" w:author="Rev 7 Allen Wirfs-Brock" w:date="2012-05-02T17:43:00Z"/>
          <w:rFonts w:ascii="Times New Roman" w:eastAsia="Times New Roman" w:hAnsi="Times New Roman"/>
          <w:spacing w:val="6"/>
          <w:lang w:eastAsia="en-US"/>
        </w:rPr>
      </w:pPr>
      <w:commentRangeStart w:id="34722"/>
      <w:ins w:id="34723" w:author="Rev 7 Allen Wirfs-Brock" w:date="2012-05-02T17:43:00Z">
        <w:r>
          <w:rPr>
            <w:rFonts w:ascii="Times New Roman" w:eastAsia="Times New Roman" w:hAnsi="Times New Roman"/>
            <w:spacing w:val="6"/>
            <w:lang w:eastAsia="en-US"/>
          </w:rPr>
          <w:t xml:space="preserve">If n ≤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ins>
      <w:commentRangeEnd w:id="34722"/>
      <w:ins w:id="34724" w:author="Rev 7 Allen Wirfs-Brock" w:date="2012-05-02T17:44:00Z">
        <w:r>
          <w:rPr>
            <w:rStyle w:val="CommentReference"/>
          </w:rPr>
          <w:commentReference w:id="34722"/>
        </w:r>
      </w:ins>
    </w:p>
    <w:p w:rsidR="00A019EE" w:rsidRDefault="00A019EE" w:rsidP="00AD0C05">
      <w:pPr>
        <w:numPr>
          <w:ilvl w:val="0"/>
          <w:numId w:val="805"/>
        </w:numPr>
        <w:spacing w:after="0" w:line="240" w:lineRule="auto"/>
        <w:jc w:val="left"/>
        <w:rPr>
          <w:ins w:id="34725" w:author="Rev 10 Allen Wirfs-Brock" w:date="2012-08-30T15:27:00Z"/>
          <w:rFonts w:ascii="Times New Roman" w:eastAsia="Times New Roman" w:hAnsi="Times New Roman"/>
          <w:spacing w:val="6"/>
          <w:lang w:eastAsia="en-US"/>
        </w:rPr>
      </w:pPr>
      <w:ins w:id="34726" w:author="Rev 10 Allen Wirfs-Brock" w:date="2012-08-30T15:27:00Z">
        <w:r>
          <w:rPr>
            <w:rFonts w:ascii="Times New Roman" w:eastAsia="Times New Roman" w:hAnsi="Times New Roman"/>
            <w:spacing w:val="6"/>
            <w:lang w:eastAsia="en-US"/>
          </w:rPr>
          <w:t xml:space="preserve">If n is </w:t>
        </w:r>
      </w:ins>
      <w:ins w:id="34727" w:author="Rev 10 Allen Wirfs-Brock" w:date="2012-08-30T15:30:00Z">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w:t>
        </w:r>
        <w:del w:id="34728" w:author="Rev 11 Allen Wirfs-Brock" w:date="2012-10-25T15:21:00Z">
          <w:r w:rsidDel="00AD0C05">
            <w:rPr>
              <w:rFonts w:ascii="Times New Roman" w:hAnsi="Times New Roman"/>
            </w:rPr>
            <w:delText>rh</w:delText>
          </w:r>
        </w:del>
      </w:ins>
      <w:ins w:id="34729" w:author="Rev 11 Allen Wirfs-Brock" w:date="2012-10-25T15:21:00Z">
        <w:r w:rsidR="00AD0C05">
          <w:rPr>
            <w:rFonts w:ascii="Times New Roman" w:hAnsi="Times New Roman"/>
          </w:rPr>
          <w:t>thr</w:t>
        </w:r>
      </w:ins>
      <w:ins w:id="34730" w:author="Rev 10 Allen Wirfs-Brock" w:date="2012-08-30T15:30:00Z">
        <w:r>
          <w:rPr>
            <w:rFonts w:ascii="Times New Roman" w:hAnsi="Times New Roman"/>
          </w:rPr>
          <w:t xml:space="preserve">ow a </w:t>
        </w:r>
        <w:r w:rsidRPr="00AD0C05">
          <w:rPr>
            <w:rFonts w:ascii="Times New Roman" w:hAnsi="Times New Roman"/>
            <w:b/>
            <w:bCs/>
          </w:rPr>
          <w:t>RangeError</w:t>
        </w:r>
        <w:r>
          <w:rPr>
            <w:rFonts w:ascii="Times New Roman" w:hAnsi="Times New Roman"/>
          </w:rPr>
          <w:t xml:space="preserve"> </w:t>
        </w:r>
        <w:del w:id="34731" w:author="Rev 11 Allen Wirfs-Brock" w:date="2012-10-25T15:22:00Z">
          <w:r w:rsidDel="00AD0C05">
            <w:rPr>
              <w:rFonts w:ascii="Times New Roman" w:hAnsi="Times New Roman"/>
            </w:rPr>
            <w:delText>E</w:delText>
          </w:r>
        </w:del>
      </w:ins>
      <w:ins w:id="34732" w:author="Rev 11 Allen Wirfs-Brock" w:date="2012-10-25T15:22:00Z">
        <w:r w:rsidR="00AD0C05">
          <w:rPr>
            <w:rFonts w:ascii="Times New Roman" w:hAnsi="Times New Roman"/>
          </w:rPr>
          <w:t>e</w:t>
        </w:r>
      </w:ins>
      <w:ins w:id="34733" w:author="Rev 10 Allen Wirfs-Brock" w:date="2012-08-30T15:30:00Z">
        <w:r>
          <w:rPr>
            <w:rFonts w:ascii="Times New Roman" w:hAnsi="Times New Roman"/>
          </w:rPr>
          <w:t>xception.</w:t>
        </w:r>
      </w:ins>
    </w:p>
    <w:p w:rsidR="00762CE7" w:rsidRPr="00762CE7" w:rsidRDefault="00762CE7" w:rsidP="005B26DC">
      <w:pPr>
        <w:numPr>
          <w:ilvl w:val="0"/>
          <w:numId w:val="805"/>
        </w:numPr>
        <w:spacing w:after="0" w:line="240" w:lineRule="auto"/>
        <w:jc w:val="left"/>
        <w:rPr>
          <w:ins w:id="34734" w:author="Rev 7 Allen Wirfs-Brock" w:date="2012-05-02T17:36:00Z"/>
          <w:rFonts w:ascii="Times New Roman" w:eastAsia="Times New Roman" w:hAnsi="Times New Roman"/>
          <w:spacing w:val="6"/>
          <w:lang w:eastAsia="en-US"/>
        </w:rPr>
      </w:pPr>
      <w:ins w:id="34735" w:author="Rev 7 Allen Wirfs-Brock" w:date="2012-05-02T17:36:00Z">
        <w:r w:rsidRPr="00762CE7">
          <w:rPr>
            <w:rFonts w:ascii="Times New Roman" w:eastAsia="Times New Roman" w:hAnsi="Times New Roman"/>
            <w:spacing w:val="6"/>
            <w:lang w:eastAsia="en-US"/>
          </w:rPr>
          <w:lastRenderedPageBreak/>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ins>
    </w:p>
    <w:p w:rsidR="00762CE7" w:rsidRPr="00762CE7" w:rsidRDefault="00762CE7" w:rsidP="005B26DC">
      <w:pPr>
        <w:numPr>
          <w:ilvl w:val="0"/>
          <w:numId w:val="805"/>
        </w:numPr>
        <w:spacing w:after="220" w:line="240" w:lineRule="auto"/>
        <w:jc w:val="left"/>
        <w:rPr>
          <w:ins w:id="34736" w:author="Rev 7 Allen Wirfs-Brock" w:date="2012-05-02T17:36:00Z"/>
          <w:rFonts w:ascii="Times New Roman" w:eastAsia="Times New Roman" w:hAnsi="Times New Roman"/>
          <w:spacing w:val="6"/>
          <w:lang w:eastAsia="en-US"/>
        </w:rPr>
      </w:pPr>
      <w:ins w:id="34737" w:author="Rev 7 Allen Wirfs-Brock" w:date="2012-05-02T17:36:00Z">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ins>
    </w:p>
    <w:p w:rsidR="005B26DC" w:rsidRDefault="005B26DC" w:rsidP="005B26DC">
      <w:pPr>
        <w:pStyle w:val="Note"/>
        <w:rPr>
          <w:ins w:id="34738" w:author="Rev 7 Allen Wirfs-Brock" w:date="2012-05-02T17:45:00Z"/>
        </w:rPr>
      </w:pPr>
      <w:ins w:id="34739" w:author="Rev 7 Allen Wirfs-Brock" w:date="2012-05-02T17:45:00Z">
        <w:r>
          <w:t>NOTE</w:t>
        </w:r>
      </w:ins>
      <w:ins w:id="34740" w:author="Rev 7 Allen Wirfs-Brock" w:date="2012-05-02T17:47:00Z">
        <w:r>
          <w:t xml:space="preserve"> 1</w:t>
        </w:r>
      </w:ins>
      <w:ins w:id="34741" w:author="Rev 7 Allen Wirfs-Brock" w:date="2012-05-02T17:45:00Z">
        <w:r>
          <w:tab/>
        </w:r>
      </w:ins>
      <w:ins w:id="34742" w:author="Rev 7 Allen Wirfs-Brock" w:date="2012-05-02T17:46:00Z">
        <w:r>
          <w:t>This method</w:t>
        </w:r>
      </w:ins>
      <w:ins w:id="34743" w:author="Rev 7 Allen Wirfs-Brock" w:date="2012-05-02T17:47:00Z">
        <w:r>
          <w:t xml:space="preserve"> creates</w:t>
        </w:r>
      </w:ins>
      <w:ins w:id="34744" w:author="Rev 7 Allen Wirfs-Brock" w:date="2012-05-02T17:45:00Z">
        <w:r w:rsidRPr="00762CE7">
          <w:t xml:space="preserve"> a String consisting of the </w:t>
        </w:r>
        <w:del w:id="34745" w:author="Rev 9 Allen Wirfs-Brock" w:date="2012-07-07T13:09:00Z">
          <w:r w:rsidRPr="00762CE7" w:rsidDel="00A91A28">
            <w:delText>characters</w:delText>
          </w:r>
        </w:del>
      </w:ins>
      <w:ins w:id="34746" w:author="Rev 9 Allen Wirfs-Brock" w:date="2012-07-07T13:09:00Z">
        <w:r w:rsidR="00A91A28">
          <w:t>string elements</w:t>
        </w:r>
      </w:ins>
      <w:ins w:id="34747" w:author="Rev 7 Allen Wirfs-Brock" w:date="2012-05-02T17:45:00Z">
        <w:r w:rsidRPr="00762CE7">
          <w:t xml:space="preserve"> of this object (converted to String) repeated </w:t>
        </w:r>
        <w:r w:rsidRPr="005B26DC">
          <w:rPr>
            <w:rFonts w:ascii="Times New Roman" w:hAnsi="Times New Roman"/>
            <w:i/>
          </w:rPr>
          <w:t>count</w:t>
        </w:r>
        <w:r w:rsidRPr="00762CE7">
          <w:t xml:space="preserve"> time. </w:t>
        </w:r>
      </w:ins>
    </w:p>
    <w:p w:rsidR="005B26DC" w:rsidRPr="00E77497" w:rsidRDefault="005B26DC" w:rsidP="005B26DC">
      <w:pPr>
        <w:pStyle w:val="Note"/>
        <w:rPr>
          <w:ins w:id="34748" w:author="Rev 7 Allen Wirfs-Brock" w:date="2012-05-02T17:46:00Z"/>
        </w:rPr>
      </w:pPr>
      <w:ins w:id="34749" w:author="Rev 7 Allen Wirfs-Brock" w:date="2012-05-02T17:46:00Z">
        <w:r w:rsidRPr="00E77497">
          <w:t>NOTE</w:t>
        </w:r>
      </w:ins>
      <w:ins w:id="34750" w:author="Rev 7 Allen Wirfs-Brock" w:date="2012-05-02T17:47:00Z">
        <w:r>
          <w:t xml:space="preserve"> 2</w:t>
        </w:r>
      </w:ins>
      <w:ins w:id="34751" w:author="Rev 7 Allen Wirfs-Brock" w:date="2012-05-02T17:46:00Z">
        <w:r w:rsidRPr="00E77497">
          <w:tab/>
          <w:t xml:space="preserve">The </w:t>
        </w:r>
      </w:ins>
      <w:ins w:id="34752" w:author="Rev 7 Allen Wirfs-Brock" w:date="2012-05-02T17:47:00Z">
        <w:r>
          <w:rPr>
            <w:rFonts w:ascii="Courier New" w:hAnsi="Courier New"/>
            <w:b/>
          </w:rPr>
          <w:t>repeat</w:t>
        </w:r>
      </w:ins>
      <w:ins w:id="34753" w:author="Rev 7 Allen Wirfs-Brock" w:date="2012-05-02T17:46:00Z">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4754" w:author="Rev 7 Allen Wirfs-Brock" w:date="2012-05-02T17:36:00Z"/>
          <w:rFonts w:cs="Arial"/>
          <w:b/>
        </w:rPr>
      </w:pPr>
      <w:ins w:id="34755" w:author="Rev 7 Allen Wirfs-Brock" w:date="2012-05-02T17:36:00Z">
        <w:r w:rsidRPr="00762CE7">
          <w:rPr>
            <w:rFonts w:cs="Arial"/>
            <w:b/>
          </w:rPr>
          <w:t>15.5.4.22</w:t>
        </w:r>
        <w:r w:rsidRPr="00762CE7">
          <w:rPr>
            <w:rFonts w:cs="Arial"/>
            <w:b/>
          </w:rPr>
          <w:tab/>
          <w:t>String.prototype.startsWith (searchString</w:t>
        </w:r>
      </w:ins>
      <w:ins w:id="34756" w:author="Rev 7 Allen Wirfs-Brock" w:date="2012-05-02T17:54:00Z">
        <w:r w:rsidR="003757D7">
          <w:rPr>
            <w:rFonts w:cs="Arial"/>
            <w:b/>
          </w:rPr>
          <w:t xml:space="preserve"> [</w:t>
        </w:r>
      </w:ins>
      <w:ins w:id="34757" w:author="Rev 7 Allen Wirfs-Brock" w:date="2012-05-02T17:36:00Z">
        <w:r w:rsidRPr="00762CE7">
          <w:rPr>
            <w:rFonts w:cs="Arial"/>
            <w:b/>
          </w:rPr>
          <w:t>, position</w:t>
        </w:r>
      </w:ins>
      <w:ins w:id="34758" w:author="Rev 7 Allen Wirfs-Brock" w:date="2012-05-02T17:54:00Z">
        <w:r w:rsidR="003757D7">
          <w:rPr>
            <w:rFonts w:cs="Arial"/>
            <w:b/>
          </w:rPr>
          <w:t xml:space="preserve"> ] </w:t>
        </w:r>
      </w:ins>
      <w:ins w:id="34759" w:author="Rev 7 Allen Wirfs-Brock" w:date="2012-05-02T17:36:00Z">
        <w:r w:rsidRPr="00762CE7">
          <w:rPr>
            <w:rFonts w:cs="Arial"/>
            <w:b/>
          </w:rPr>
          <w:t>)</w:t>
        </w:r>
      </w:ins>
    </w:p>
    <w:p w:rsidR="00762CE7" w:rsidRPr="00762CE7" w:rsidRDefault="00762CE7" w:rsidP="00762CE7">
      <w:pPr>
        <w:rPr>
          <w:ins w:id="34760" w:author="Rev 7 Allen Wirfs-Brock" w:date="2012-05-02T17:36:00Z"/>
          <w:rFonts w:cs="Arial"/>
        </w:rPr>
      </w:pPr>
      <w:ins w:id="34761" w:author="Rev 7 Allen Wirfs-Brock" w:date="2012-05-02T17:36:00Z">
        <w:r w:rsidRPr="00762CE7">
          <w:rPr>
            <w:rFonts w:cs="Arial"/>
          </w:rPr>
          <w:t>The following steps are taken:</w:t>
        </w:r>
      </w:ins>
    </w:p>
    <w:p w:rsidR="00762CE7" w:rsidRPr="003757D7" w:rsidRDefault="003757D7" w:rsidP="003757D7">
      <w:pPr>
        <w:numPr>
          <w:ilvl w:val="0"/>
          <w:numId w:val="806"/>
        </w:numPr>
        <w:spacing w:after="0" w:line="240" w:lineRule="auto"/>
        <w:jc w:val="left"/>
        <w:rPr>
          <w:ins w:id="34762" w:author="Rev 7 Allen Wirfs-Brock" w:date="2012-05-02T17:36:00Z"/>
          <w:rFonts w:ascii="Times New Roman" w:eastAsia="Times New Roman" w:hAnsi="Times New Roman"/>
          <w:spacing w:val="6"/>
          <w:lang w:eastAsia="en-US"/>
        </w:rPr>
      </w:pPr>
      <w:ins w:id="34763" w:author="Rev 7 Allen Wirfs-Brock" w:date="2012-05-02T17:56: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rsidR="00762CE7" w:rsidRPr="005B26DC" w:rsidRDefault="00762CE7" w:rsidP="003757D7">
      <w:pPr>
        <w:numPr>
          <w:ilvl w:val="0"/>
          <w:numId w:val="806"/>
        </w:numPr>
        <w:spacing w:after="0" w:line="240" w:lineRule="auto"/>
        <w:jc w:val="left"/>
        <w:rPr>
          <w:ins w:id="34764" w:author="Rev 7 Allen Wirfs-Brock" w:date="2012-05-02T17:36:00Z"/>
          <w:rFonts w:ascii="Times New Roman" w:eastAsia="Times New Roman" w:hAnsi="Times New Roman"/>
          <w:spacing w:val="6"/>
          <w:lang w:eastAsia="en-US"/>
        </w:rPr>
      </w:pPr>
      <w:ins w:id="34765"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the result of calling ToString, giving it the </w:t>
        </w:r>
        <w:r w:rsidRPr="005B26DC">
          <w:rPr>
            <w:rFonts w:ascii="Times New Roman" w:eastAsia="Times New Roman" w:hAnsi="Times New Roman"/>
            <w:b/>
            <w:spacing w:val="6"/>
            <w:lang w:eastAsia="en-US"/>
          </w:rPr>
          <w:t>this</w:t>
        </w:r>
        <w:r w:rsidRPr="005B26DC">
          <w:rPr>
            <w:rFonts w:ascii="Times New Roman" w:eastAsia="Times New Roman" w:hAnsi="Times New Roman"/>
            <w:spacing w:val="6"/>
            <w:lang w:eastAsia="en-US"/>
          </w:rPr>
          <w:t xml:space="preserve"> value as its argument.</w:t>
        </w:r>
      </w:ins>
    </w:p>
    <w:p w:rsidR="005B26DC" w:rsidRPr="00E77497" w:rsidRDefault="005B26DC" w:rsidP="003757D7">
      <w:pPr>
        <w:pStyle w:val="Alg4"/>
        <w:numPr>
          <w:ilvl w:val="0"/>
          <w:numId w:val="806"/>
        </w:numPr>
        <w:contextualSpacing/>
        <w:rPr>
          <w:ins w:id="34766" w:author="Rev 7 Allen Wirfs-Brock" w:date="2012-05-02T17:49:00Z"/>
        </w:rPr>
      </w:pPr>
      <w:ins w:id="34767" w:author="Rev 7 Allen Wirfs-Brock" w:date="2012-05-02T17:49:00Z">
        <w:r>
          <w:t>ReturnIfAbrupt(</w:t>
        </w:r>
        <w:r>
          <w:rPr>
            <w:i/>
          </w:rPr>
          <w:t>S</w:t>
        </w:r>
        <w:r>
          <w:t>).</w:t>
        </w:r>
      </w:ins>
    </w:p>
    <w:p w:rsidR="00762CE7" w:rsidRPr="005B26DC" w:rsidRDefault="00762CE7" w:rsidP="003757D7">
      <w:pPr>
        <w:numPr>
          <w:ilvl w:val="0"/>
          <w:numId w:val="806"/>
        </w:numPr>
        <w:spacing w:after="0" w:line="240" w:lineRule="auto"/>
        <w:jc w:val="left"/>
        <w:rPr>
          <w:ins w:id="34768" w:author="Rev 7 Allen Wirfs-Brock" w:date="2012-05-02T17:36:00Z"/>
          <w:rFonts w:ascii="Times New Roman" w:eastAsia="Times New Roman" w:hAnsi="Times New Roman"/>
          <w:spacing w:val="6"/>
          <w:lang w:eastAsia="en-US"/>
        </w:rPr>
      </w:pPr>
      <w:ins w:id="34769"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rsidR="003757D7" w:rsidRPr="00E77497" w:rsidRDefault="003757D7" w:rsidP="003757D7">
      <w:pPr>
        <w:pStyle w:val="Alg4"/>
        <w:numPr>
          <w:ilvl w:val="0"/>
          <w:numId w:val="806"/>
        </w:numPr>
        <w:contextualSpacing/>
        <w:rPr>
          <w:ins w:id="34770" w:author="Rev 7 Allen Wirfs-Brock" w:date="2012-05-02T17:51:00Z"/>
        </w:rPr>
      </w:pPr>
      <w:ins w:id="34771" w:author="Rev 7 Allen Wirfs-Brock" w:date="2012-05-02T17:51:00Z">
        <w:r>
          <w:t>ReturnIfAbrupt(</w:t>
        </w:r>
        <w:r w:rsidRPr="005B26DC">
          <w:rPr>
            <w:i/>
          </w:rPr>
          <w:t>searchStr</w:t>
        </w:r>
        <w:r>
          <w:t>).</w:t>
        </w:r>
      </w:ins>
    </w:p>
    <w:p w:rsidR="00762CE7" w:rsidRPr="005B26DC" w:rsidRDefault="00762CE7" w:rsidP="003757D7">
      <w:pPr>
        <w:numPr>
          <w:ilvl w:val="0"/>
          <w:numId w:val="806"/>
        </w:numPr>
        <w:spacing w:after="0" w:line="240" w:lineRule="auto"/>
        <w:jc w:val="left"/>
        <w:rPr>
          <w:ins w:id="34772" w:author="Rev 7 Allen Wirfs-Brock" w:date="2012-05-02T17:36:00Z"/>
          <w:rFonts w:ascii="Times New Roman" w:eastAsia="Times New Roman" w:hAnsi="Times New Roman"/>
          <w:spacing w:val="6"/>
          <w:lang w:eastAsia="en-US"/>
        </w:rPr>
      </w:pPr>
      <w:ins w:id="34773"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ins>
    </w:p>
    <w:p w:rsidR="003757D7" w:rsidRPr="00E77497" w:rsidRDefault="003757D7" w:rsidP="003757D7">
      <w:pPr>
        <w:pStyle w:val="Alg4"/>
        <w:numPr>
          <w:ilvl w:val="0"/>
          <w:numId w:val="806"/>
        </w:numPr>
        <w:contextualSpacing/>
        <w:rPr>
          <w:ins w:id="34774" w:author="Rev 7 Allen Wirfs-Brock" w:date="2012-05-02T18:00:00Z"/>
        </w:rPr>
      </w:pPr>
      <w:ins w:id="34775" w:author="Rev 7 Allen Wirfs-Brock" w:date="2012-05-02T18:00:00Z">
        <w:r>
          <w:t>ReturnIfAbrupt(</w:t>
        </w:r>
        <w:r>
          <w:rPr>
            <w:i/>
          </w:rPr>
          <w:t>pos</w:t>
        </w:r>
        <w:r>
          <w:t>).</w:t>
        </w:r>
      </w:ins>
    </w:p>
    <w:p w:rsidR="00762CE7" w:rsidRPr="005B26DC" w:rsidRDefault="00762CE7" w:rsidP="003757D7">
      <w:pPr>
        <w:numPr>
          <w:ilvl w:val="0"/>
          <w:numId w:val="806"/>
        </w:numPr>
        <w:spacing w:after="0" w:line="240" w:lineRule="auto"/>
        <w:jc w:val="left"/>
        <w:rPr>
          <w:ins w:id="34776" w:author="Rev 7 Allen Wirfs-Brock" w:date="2012-05-02T17:36:00Z"/>
          <w:rFonts w:ascii="Times New Roman" w:eastAsia="Times New Roman" w:hAnsi="Times New Roman"/>
          <w:spacing w:val="6"/>
          <w:lang w:eastAsia="en-US"/>
        </w:rPr>
      </w:pPr>
      <w:ins w:id="34777"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del w:id="34778" w:author="Rev 9 Allen Wirfs-Brock" w:date="2012-07-07T13:09:00Z">
          <w:r w:rsidRPr="005B26DC" w:rsidDel="00A91A28">
            <w:rPr>
              <w:rFonts w:ascii="Times New Roman" w:eastAsia="Times New Roman" w:hAnsi="Times New Roman"/>
              <w:spacing w:val="6"/>
              <w:lang w:eastAsia="en-US"/>
            </w:rPr>
            <w:delText>characters</w:delText>
          </w:r>
        </w:del>
      </w:ins>
      <w:ins w:id="34779" w:author="Rev 9 Allen Wirfs-Brock" w:date="2012-07-07T13:09:00Z">
        <w:r w:rsidR="00A91A28">
          <w:rPr>
            <w:rFonts w:ascii="Times New Roman" w:eastAsia="Times New Roman" w:hAnsi="Times New Roman"/>
            <w:spacing w:val="6"/>
            <w:lang w:eastAsia="en-US"/>
          </w:rPr>
          <w:t>elements</w:t>
        </w:r>
      </w:ins>
      <w:ins w:id="34780"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ins>
    </w:p>
    <w:p w:rsidR="00762CE7" w:rsidRPr="005B26DC" w:rsidRDefault="00762CE7" w:rsidP="003757D7">
      <w:pPr>
        <w:numPr>
          <w:ilvl w:val="0"/>
          <w:numId w:val="806"/>
        </w:numPr>
        <w:spacing w:after="0" w:line="240" w:lineRule="auto"/>
        <w:jc w:val="left"/>
        <w:rPr>
          <w:ins w:id="34781" w:author="Rev 7 Allen Wirfs-Brock" w:date="2012-05-02T17:36:00Z"/>
          <w:rFonts w:ascii="Times New Roman" w:eastAsia="Times New Roman" w:hAnsi="Times New Roman"/>
          <w:spacing w:val="6"/>
          <w:lang w:eastAsia="en-US"/>
        </w:rPr>
      </w:pPr>
      <w:ins w:id="34782"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ins>
    </w:p>
    <w:p w:rsidR="00762CE7" w:rsidRPr="005B26DC" w:rsidRDefault="00762CE7" w:rsidP="003757D7">
      <w:pPr>
        <w:numPr>
          <w:ilvl w:val="0"/>
          <w:numId w:val="806"/>
        </w:numPr>
        <w:spacing w:after="0" w:line="240" w:lineRule="auto"/>
        <w:jc w:val="left"/>
        <w:rPr>
          <w:ins w:id="34783" w:author="Rev 7 Allen Wirfs-Brock" w:date="2012-05-02T17:36:00Z"/>
          <w:rFonts w:ascii="Times New Roman" w:eastAsia="Times New Roman" w:hAnsi="Times New Roman"/>
          <w:spacing w:val="6"/>
          <w:lang w:eastAsia="en-US"/>
        </w:rPr>
      </w:pPr>
      <w:ins w:id="34784"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del w:id="34785" w:author="Rev 9 Allen Wirfs-Brock" w:date="2012-07-07T13:09:00Z">
          <w:r w:rsidRPr="005B26DC" w:rsidDel="00A91A28">
            <w:rPr>
              <w:rFonts w:ascii="Times New Roman" w:eastAsia="Times New Roman" w:hAnsi="Times New Roman"/>
              <w:spacing w:val="6"/>
              <w:lang w:eastAsia="en-US"/>
            </w:rPr>
            <w:delText>characters</w:delText>
          </w:r>
        </w:del>
      </w:ins>
      <w:ins w:id="34786" w:author="Rev 9 Allen Wirfs-Brock" w:date="2012-07-07T13:09:00Z">
        <w:r w:rsidR="00A91A28">
          <w:rPr>
            <w:rFonts w:ascii="Times New Roman" w:eastAsia="Times New Roman" w:hAnsi="Times New Roman"/>
            <w:spacing w:val="6"/>
            <w:lang w:eastAsia="en-US"/>
          </w:rPr>
          <w:t>elements</w:t>
        </w:r>
      </w:ins>
      <w:ins w:id="34787"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rsidR="00762CE7" w:rsidRPr="005B26DC" w:rsidRDefault="00762CE7" w:rsidP="003757D7">
      <w:pPr>
        <w:numPr>
          <w:ilvl w:val="0"/>
          <w:numId w:val="806"/>
        </w:numPr>
        <w:spacing w:after="0" w:line="240" w:lineRule="auto"/>
        <w:jc w:val="left"/>
        <w:rPr>
          <w:ins w:id="34788" w:author="Rev 7 Allen Wirfs-Brock" w:date="2012-05-02T17:36:00Z"/>
          <w:rFonts w:ascii="Times New Roman" w:eastAsia="Times New Roman" w:hAnsi="Times New Roman"/>
          <w:spacing w:val="6"/>
          <w:lang w:eastAsia="en-US"/>
        </w:rPr>
      </w:pPr>
      <w:ins w:id="34789" w:author="Rev 7 Allen Wirfs-Brock" w:date="2012-05-02T17:36:00Z">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ins>
    </w:p>
    <w:p w:rsidR="00762CE7" w:rsidRPr="005B26DC" w:rsidRDefault="00762CE7" w:rsidP="003757D7">
      <w:pPr>
        <w:numPr>
          <w:ilvl w:val="0"/>
          <w:numId w:val="806"/>
        </w:numPr>
        <w:spacing w:after="0" w:line="240" w:lineRule="auto"/>
        <w:jc w:val="left"/>
        <w:rPr>
          <w:ins w:id="34790" w:author="Rev 7 Allen Wirfs-Brock" w:date="2012-05-02T17:36:00Z"/>
          <w:rFonts w:ascii="Times New Roman" w:eastAsia="Times New Roman" w:hAnsi="Times New Roman"/>
          <w:spacing w:val="6"/>
          <w:lang w:eastAsia="en-US"/>
        </w:rPr>
      </w:pPr>
      <w:ins w:id="34791" w:author="Rev 7 Allen Wirfs-Brock" w:date="2012-05-02T17:36:00Z">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ins>
      <w:ins w:id="34792" w:author="Rev 7 Allen Wirfs-Brock" w:date="2012-05-03T15:53:00Z">
        <w:r w:rsidR="00EB7776">
          <w:rPr>
            <w:rFonts w:ascii="Times New Roman" w:eastAsia="Times New Roman" w:hAnsi="Times New Roman"/>
            <w:spacing w:val="6"/>
            <w:lang w:eastAsia="en-US"/>
          </w:rPr>
          <w:t xml:space="preserve">sequence of </w:t>
        </w:r>
      </w:ins>
      <w:ins w:id="34793" w:author="Rev 7 Allen Wirfs-Brock" w:date="2012-05-02T17:36:00Z">
        <w:del w:id="34794" w:author="Rev 9 Allen Wirfs-Brock" w:date="2012-07-07T13:10:00Z">
          <w:r w:rsidRPr="005B26DC" w:rsidDel="00A91A28">
            <w:rPr>
              <w:rFonts w:ascii="Times New Roman" w:eastAsia="Times New Roman" w:hAnsi="Times New Roman"/>
              <w:spacing w:val="6"/>
              <w:lang w:eastAsia="en-US"/>
            </w:rPr>
            <w:delText>characters</w:delText>
          </w:r>
        </w:del>
      </w:ins>
      <w:ins w:id="34795" w:author="Rev 9 Allen Wirfs-Brock" w:date="2012-07-07T13:10:00Z">
        <w:r w:rsidR="00A91A28">
          <w:rPr>
            <w:rFonts w:ascii="Times New Roman" w:eastAsia="Times New Roman" w:hAnsi="Times New Roman"/>
            <w:spacing w:val="6"/>
            <w:lang w:eastAsia="en-US"/>
          </w:rPr>
          <w:t>elements</w:t>
        </w:r>
      </w:ins>
      <w:ins w:id="34796"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ins>
      <w:ins w:id="34797" w:author="Rev 7 Allen Wirfs-Brock" w:date="2012-05-03T15:58:00Z">
        <w:r w:rsidR="00EB7776">
          <w:rPr>
            <w:rFonts w:ascii="Times New Roman" w:eastAsia="Times New Roman" w:hAnsi="Times New Roman"/>
            <w:spacing w:val="6"/>
            <w:lang w:eastAsia="en-US"/>
          </w:rPr>
          <w:t>is the same</w:t>
        </w:r>
      </w:ins>
      <w:ins w:id="34798" w:author="Rev 7 Allen Wirfs-Brock" w:date="2012-05-03T15:55:00Z">
        <w:r w:rsidR="00EB7776">
          <w:rPr>
            <w:rFonts w:ascii="Times New Roman" w:eastAsia="Times New Roman" w:hAnsi="Times New Roman"/>
            <w:spacing w:val="6"/>
            <w:lang w:eastAsia="en-US"/>
          </w:rPr>
          <w:t xml:space="preserve"> </w:t>
        </w:r>
      </w:ins>
      <w:ins w:id="34799" w:author="Rev 7 Allen Wirfs-Brock" w:date="2012-05-03T15:58:00Z">
        <w:r w:rsidR="00EB7776">
          <w:rPr>
            <w:rFonts w:ascii="Times New Roman" w:eastAsia="Times New Roman" w:hAnsi="Times New Roman"/>
            <w:spacing w:val="6"/>
            <w:lang w:eastAsia="en-US"/>
          </w:rPr>
          <w:t xml:space="preserve">as the full </w:t>
        </w:r>
        <w:del w:id="34800" w:author="Rev 9 Allen Wirfs-Brock" w:date="2012-07-07T13:10:00Z">
          <w:r w:rsidR="00EB7776" w:rsidDel="00A91A28">
            <w:rPr>
              <w:rFonts w:ascii="Times New Roman" w:eastAsia="Times New Roman" w:hAnsi="Times New Roman"/>
              <w:spacing w:val="6"/>
              <w:lang w:eastAsia="en-US"/>
            </w:rPr>
            <w:delText>character</w:delText>
          </w:r>
        </w:del>
      </w:ins>
      <w:ins w:id="34801" w:author="Rev 9 Allen Wirfs-Brock" w:date="2012-07-07T13:10:00Z">
        <w:r w:rsidR="00A91A28">
          <w:rPr>
            <w:rFonts w:ascii="Times New Roman" w:eastAsia="Times New Roman" w:hAnsi="Times New Roman"/>
            <w:spacing w:val="6"/>
            <w:lang w:eastAsia="en-US"/>
          </w:rPr>
          <w:t>element</w:t>
        </w:r>
      </w:ins>
      <w:ins w:id="34802" w:author="Rev 7 Allen Wirfs-Brock" w:date="2012-05-03T15:58:00Z">
        <w:r w:rsidR="00EB7776">
          <w:rPr>
            <w:rFonts w:ascii="Times New Roman" w:eastAsia="Times New Roman" w:hAnsi="Times New Roman"/>
            <w:spacing w:val="6"/>
            <w:lang w:eastAsia="en-US"/>
          </w:rPr>
          <w:t xml:space="preserve"> </w:t>
        </w:r>
      </w:ins>
      <w:ins w:id="34803" w:author="Rev 7 Allen Wirfs-Brock" w:date="2012-05-03T15:55:00Z">
        <w:r w:rsidR="00EB7776">
          <w:rPr>
            <w:rFonts w:ascii="Times New Roman" w:eastAsia="Times New Roman" w:hAnsi="Times New Roman"/>
            <w:spacing w:val="6"/>
            <w:lang w:eastAsia="en-US"/>
          </w:rPr>
          <w:t>sequence</w:t>
        </w:r>
      </w:ins>
      <w:ins w:id="34804"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ins>
    </w:p>
    <w:p w:rsidR="00762CE7" w:rsidRPr="005B26DC" w:rsidRDefault="00762CE7" w:rsidP="003757D7">
      <w:pPr>
        <w:numPr>
          <w:ilvl w:val="0"/>
          <w:numId w:val="806"/>
        </w:numPr>
        <w:spacing w:after="220" w:line="240" w:lineRule="auto"/>
        <w:jc w:val="left"/>
        <w:rPr>
          <w:ins w:id="34805" w:author="Rev 7 Allen Wirfs-Brock" w:date="2012-05-02T17:36:00Z"/>
          <w:rFonts w:ascii="Times New Roman" w:eastAsia="Times New Roman" w:hAnsi="Times New Roman"/>
          <w:spacing w:val="6"/>
          <w:lang w:eastAsia="en-US"/>
        </w:rPr>
      </w:pPr>
      <w:ins w:id="34806" w:author="Rev 7 Allen Wirfs-Brock" w:date="2012-05-02T17:36:00Z">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ins>
    </w:p>
    <w:p w:rsidR="00762CE7" w:rsidRPr="00762CE7" w:rsidRDefault="00762CE7" w:rsidP="00762CE7">
      <w:pPr>
        <w:rPr>
          <w:ins w:id="34807" w:author="Rev 7 Allen Wirfs-Brock" w:date="2012-05-02T17:36:00Z"/>
          <w:rFonts w:cs="Arial"/>
        </w:rPr>
      </w:pPr>
      <w:ins w:id="34808"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ins>
    </w:p>
    <w:p w:rsidR="003757D7" w:rsidRDefault="003757D7" w:rsidP="003757D7">
      <w:pPr>
        <w:pStyle w:val="Note"/>
        <w:rPr>
          <w:ins w:id="34809" w:author="Rev 7 Allen Wirfs-Brock" w:date="2012-05-02T17:53:00Z"/>
        </w:rPr>
      </w:pPr>
      <w:ins w:id="34810" w:author="Rev 7 Allen Wirfs-Brock" w:date="2012-05-02T17:53:00Z">
        <w:r>
          <w:t>NOTE 1</w:t>
        </w:r>
        <w:r>
          <w:tab/>
          <w:t>This method</w:t>
        </w:r>
      </w:ins>
      <w:ins w:id="34811" w:author="Rev 7 Allen Wirfs-Brock" w:date="2012-05-03T15:50:00Z">
        <w:r w:rsidR="00EB7776">
          <w:t xml:space="preserve"> returns</w:t>
        </w:r>
      </w:ins>
      <w:ins w:id="34812" w:author="Rev 7 Allen Wirfs-Brock" w:date="2012-05-02T17:52:00Z">
        <w:r w:rsidRPr="00762CE7">
          <w:t xml:space="preserve"> </w:t>
        </w:r>
        <w:r w:rsidRPr="00762CE7">
          <w:rPr>
            <w:b/>
          </w:rPr>
          <w:t>true</w:t>
        </w:r>
        <w:r w:rsidRPr="00762CE7">
          <w:t xml:space="preserve"> if the sequence of </w:t>
        </w:r>
        <w:del w:id="34813" w:author="Rev 9 Allen Wirfs-Brock" w:date="2012-07-07T13:16:00Z">
          <w:r w:rsidRPr="00762CE7" w:rsidDel="00A91A28">
            <w:delText>characters</w:delText>
          </w:r>
        </w:del>
      </w:ins>
      <w:ins w:id="34814" w:author="Rev 9 Allen Wirfs-Brock" w:date="2012-07-07T13:16:00Z">
        <w:r w:rsidR="00A91A28">
          <w:t>elements</w:t>
        </w:r>
      </w:ins>
      <w:ins w:id="34815" w:author="Rev 7 Allen Wirfs-Brock" w:date="2012-05-02T17:52:00Z">
        <w:r w:rsidRPr="00762CE7">
          <w:t xml:space="preserve"> of </w:t>
        </w:r>
        <w:r w:rsidRPr="00762CE7">
          <w:rPr>
            <w:i/>
          </w:rPr>
          <w:t>searchString</w:t>
        </w:r>
        <w:r w:rsidRPr="00762CE7">
          <w:t xml:space="preserve"> converted to a String </w:t>
        </w:r>
      </w:ins>
      <w:ins w:id="34816" w:author="Rev 7 Allen Wirfs-Brock" w:date="2012-05-03T15:50:00Z">
        <w:r w:rsidR="00EB7776">
          <w:t>is the same as</w:t>
        </w:r>
      </w:ins>
      <w:ins w:id="34817" w:author="Rev 7 Allen Wirfs-Brock" w:date="2012-05-02T17:52:00Z">
        <w:r w:rsidRPr="00762CE7">
          <w:t xml:space="preserve"> the corresponding </w:t>
        </w:r>
        <w:del w:id="34818" w:author="Rev 9 Allen Wirfs-Brock" w:date="2012-07-07T13:16:00Z">
          <w:r w:rsidRPr="00762CE7" w:rsidDel="00A91A28">
            <w:delText>characters</w:delText>
          </w:r>
        </w:del>
      </w:ins>
      <w:ins w:id="34819" w:author="Rev 9 Allen Wirfs-Brock" w:date="2012-07-07T13:16:00Z">
        <w:r w:rsidR="00A91A28">
          <w:t>elements</w:t>
        </w:r>
      </w:ins>
      <w:ins w:id="34820" w:author="Rev 7 Allen Wirfs-Brock" w:date="2012-05-02T17:52:00Z">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ins>
    </w:p>
    <w:p w:rsidR="00762CE7" w:rsidRPr="00762CE7" w:rsidRDefault="00762CE7" w:rsidP="003757D7">
      <w:pPr>
        <w:pStyle w:val="Note"/>
        <w:rPr>
          <w:ins w:id="34821" w:author="Rev 7 Allen Wirfs-Brock" w:date="2012-05-02T17:36:00Z"/>
        </w:rPr>
      </w:pPr>
      <w:ins w:id="34822" w:author="Rev 7 Allen Wirfs-Brock" w:date="2012-05-02T17:36:00Z">
        <w:r w:rsidRPr="00762CE7">
          <w:t>NOTE</w:t>
        </w:r>
      </w:ins>
      <w:ins w:id="34823" w:author="Rev 7 Allen Wirfs-Brock" w:date="2012-05-02T17:53:00Z">
        <w:r w:rsidR="003757D7">
          <w:t xml:space="preserve"> 2</w:t>
        </w:r>
      </w:ins>
      <w:ins w:id="34824" w:author="Rev 7 Allen Wirfs-Brock" w:date="2012-05-02T17:36:00Z">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4825" w:author="Rev 7 Allen Wirfs-Brock" w:date="2012-05-02T17:36:00Z"/>
          <w:rFonts w:cs="Arial"/>
          <w:b/>
        </w:rPr>
      </w:pPr>
      <w:ins w:id="34826" w:author="Rev 7 Allen Wirfs-Brock" w:date="2012-05-02T17:36:00Z">
        <w:r w:rsidRPr="00762CE7">
          <w:rPr>
            <w:rFonts w:cs="Arial"/>
            <w:b/>
          </w:rPr>
          <w:t>15.5.4.23</w:t>
        </w:r>
        <w:r w:rsidRPr="00762CE7">
          <w:rPr>
            <w:rFonts w:cs="Arial"/>
            <w:b/>
          </w:rPr>
          <w:tab/>
          <w:t>String.prototype.endsWith (searchString</w:t>
        </w:r>
      </w:ins>
      <w:ins w:id="34827" w:author="Rev 7 Allen Wirfs-Brock" w:date="2012-05-02T17:55:00Z">
        <w:r w:rsidR="003757D7">
          <w:rPr>
            <w:rFonts w:cs="Arial"/>
            <w:b/>
          </w:rPr>
          <w:t xml:space="preserve"> [</w:t>
        </w:r>
      </w:ins>
      <w:ins w:id="34828" w:author="Rev 7 Allen Wirfs-Brock" w:date="2012-05-02T17:36:00Z">
        <w:r w:rsidRPr="00762CE7">
          <w:rPr>
            <w:rFonts w:cs="Arial"/>
            <w:b/>
          </w:rPr>
          <w:t>, endPosition</w:t>
        </w:r>
      </w:ins>
      <w:ins w:id="34829" w:author="Rev 7 Allen Wirfs-Brock" w:date="2012-05-02T17:55:00Z">
        <w:r w:rsidR="003757D7">
          <w:rPr>
            <w:rFonts w:cs="Arial"/>
            <w:b/>
          </w:rPr>
          <w:t xml:space="preserve">] </w:t>
        </w:r>
      </w:ins>
      <w:ins w:id="34830" w:author="Rev 7 Allen Wirfs-Brock" w:date="2012-05-02T17:36:00Z">
        <w:r w:rsidRPr="00762CE7">
          <w:rPr>
            <w:rFonts w:cs="Arial"/>
            <w:b/>
          </w:rPr>
          <w:t>)</w:t>
        </w:r>
      </w:ins>
    </w:p>
    <w:p w:rsidR="00762CE7" w:rsidRPr="00762CE7" w:rsidRDefault="00762CE7" w:rsidP="00762CE7">
      <w:pPr>
        <w:rPr>
          <w:ins w:id="34831" w:author="Rev 7 Allen Wirfs-Brock" w:date="2012-05-02T17:36:00Z"/>
          <w:rFonts w:cs="Arial"/>
        </w:rPr>
      </w:pPr>
      <w:ins w:id="34832" w:author="Rev 7 Allen Wirfs-Brock" w:date="2012-05-02T17:36:00Z">
        <w:r w:rsidRPr="00762CE7">
          <w:rPr>
            <w:rFonts w:cs="Arial"/>
          </w:rPr>
          <w:t>The following steps are taken:</w:t>
        </w:r>
      </w:ins>
    </w:p>
    <w:p w:rsidR="00762CE7" w:rsidRPr="003757D7" w:rsidRDefault="000316BA" w:rsidP="00762CE7">
      <w:pPr>
        <w:numPr>
          <w:ilvl w:val="0"/>
          <w:numId w:val="804"/>
        </w:numPr>
        <w:spacing w:after="0" w:line="240" w:lineRule="auto"/>
        <w:jc w:val="left"/>
        <w:rPr>
          <w:ins w:id="34833" w:author="Rev 7 Allen Wirfs-Brock" w:date="2012-05-02T17:36:00Z"/>
          <w:rFonts w:ascii="Times New Roman" w:eastAsia="Times New Roman" w:hAnsi="Times New Roman"/>
          <w:spacing w:val="6"/>
          <w:lang w:eastAsia="en-US"/>
        </w:rPr>
      </w:pPr>
      <w:ins w:id="34834"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rsidR="00762CE7" w:rsidRPr="003757D7" w:rsidRDefault="00762CE7" w:rsidP="00762CE7">
      <w:pPr>
        <w:numPr>
          <w:ilvl w:val="0"/>
          <w:numId w:val="804"/>
        </w:numPr>
        <w:spacing w:after="0" w:line="240" w:lineRule="auto"/>
        <w:jc w:val="left"/>
        <w:rPr>
          <w:ins w:id="34835" w:author="Rev 7 Allen Wirfs-Brock" w:date="2012-05-02T17:36:00Z"/>
          <w:rFonts w:ascii="Times New Roman" w:eastAsia="Times New Roman" w:hAnsi="Times New Roman"/>
          <w:spacing w:val="6"/>
          <w:lang w:eastAsia="en-US"/>
        </w:rPr>
      </w:pPr>
      <w:ins w:id="34836"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the result of calling ToString, giving it the </w:t>
        </w:r>
        <w:r w:rsidRPr="003757D7">
          <w:rPr>
            <w:rFonts w:ascii="Times New Roman" w:eastAsia="Times New Roman" w:hAnsi="Times New Roman"/>
            <w:b/>
            <w:spacing w:val="6"/>
            <w:lang w:eastAsia="en-US"/>
          </w:rPr>
          <w:t>this</w:t>
        </w:r>
        <w:r w:rsidRPr="003757D7">
          <w:rPr>
            <w:rFonts w:ascii="Times New Roman" w:eastAsia="Times New Roman" w:hAnsi="Times New Roman"/>
            <w:spacing w:val="6"/>
            <w:lang w:eastAsia="en-US"/>
          </w:rPr>
          <w:t xml:space="preserve"> value as its argument.</w:t>
        </w:r>
      </w:ins>
    </w:p>
    <w:p w:rsidR="003757D7" w:rsidRPr="00E77497" w:rsidRDefault="003757D7" w:rsidP="003757D7">
      <w:pPr>
        <w:pStyle w:val="Alg4"/>
        <w:numPr>
          <w:ilvl w:val="0"/>
          <w:numId w:val="804"/>
        </w:numPr>
        <w:contextualSpacing/>
        <w:rPr>
          <w:ins w:id="34837" w:author="Rev 7 Allen Wirfs-Brock" w:date="2012-05-02T17:57:00Z"/>
        </w:rPr>
      </w:pPr>
      <w:ins w:id="34838" w:author="Rev 7 Allen Wirfs-Brock" w:date="2012-05-02T17:57:00Z">
        <w:r>
          <w:t>ReturnIfAbrupt(</w:t>
        </w:r>
        <w:r>
          <w:rPr>
            <w:i/>
          </w:rPr>
          <w:t>S</w:t>
        </w:r>
        <w:r>
          <w:t>).</w:t>
        </w:r>
      </w:ins>
    </w:p>
    <w:p w:rsidR="00762CE7" w:rsidRPr="003757D7" w:rsidRDefault="00762CE7" w:rsidP="00762CE7">
      <w:pPr>
        <w:numPr>
          <w:ilvl w:val="0"/>
          <w:numId w:val="804"/>
        </w:numPr>
        <w:spacing w:after="0" w:line="240" w:lineRule="auto"/>
        <w:jc w:val="left"/>
        <w:rPr>
          <w:ins w:id="34839" w:author="Rev 7 Allen Wirfs-Brock" w:date="2012-05-02T17:36:00Z"/>
          <w:rFonts w:ascii="Times New Roman" w:eastAsia="Times New Roman" w:hAnsi="Times New Roman"/>
          <w:spacing w:val="6"/>
          <w:lang w:eastAsia="en-US"/>
        </w:rPr>
      </w:pPr>
      <w:ins w:id="34840"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rsidR="003757D7" w:rsidRPr="00E77497" w:rsidRDefault="003757D7" w:rsidP="003757D7">
      <w:pPr>
        <w:pStyle w:val="Alg4"/>
        <w:numPr>
          <w:ilvl w:val="0"/>
          <w:numId w:val="804"/>
        </w:numPr>
        <w:contextualSpacing/>
        <w:rPr>
          <w:ins w:id="34841" w:author="Rev 7 Allen Wirfs-Brock" w:date="2012-05-02T17:58:00Z"/>
        </w:rPr>
      </w:pPr>
      <w:ins w:id="34842" w:author="Rev 7 Allen Wirfs-Brock" w:date="2012-05-02T17:58:00Z">
        <w:r>
          <w:t>ReturnIfAbrupt(</w:t>
        </w:r>
        <w:r w:rsidRPr="005B26DC">
          <w:rPr>
            <w:i/>
          </w:rPr>
          <w:t>searchStr</w:t>
        </w:r>
        <w:r>
          <w:t>).</w:t>
        </w:r>
      </w:ins>
    </w:p>
    <w:p w:rsidR="00762CE7" w:rsidRPr="003757D7" w:rsidRDefault="00762CE7" w:rsidP="00762CE7">
      <w:pPr>
        <w:numPr>
          <w:ilvl w:val="0"/>
          <w:numId w:val="804"/>
        </w:numPr>
        <w:spacing w:after="0" w:line="240" w:lineRule="auto"/>
        <w:jc w:val="left"/>
        <w:rPr>
          <w:ins w:id="34843" w:author="Rev 7 Allen Wirfs-Brock" w:date="2012-05-02T17:36:00Z"/>
          <w:rFonts w:ascii="Times New Roman" w:eastAsia="Times New Roman" w:hAnsi="Times New Roman"/>
          <w:spacing w:val="6"/>
          <w:lang w:eastAsia="en-US"/>
        </w:rPr>
      </w:pPr>
      <w:ins w:id="34844"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del w:id="34845" w:author="Rev 9 Allen Wirfs-Brock" w:date="2012-07-07T13:16:00Z">
          <w:r w:rsidRPr="003757D7" w:rsidDel="00A91A28">
            <w:rPr>
              <w:rFonts w:ascii="Times New Roman" w:eastAsia="Times New Roman" w:hAnsi="Times New Roman"/>
              <w:spacing w:val="6"/>
              <w:lang w:eastAsia="en-US"/>
            </w:rPr>
            <w:delText>characters</w:delText>
          </w:r>
        </w:del>
      </w:ins>
      <w:ins w:id="34846" w:author="Rev 9 Allen Wirfs-Brock" w:date="2012-07-07T13:16:00Z">
        <w:r w:rsidR="00A91A28">
          <w:rPr>
            <w:rFonts w:ascii="Times New Roman" w:eastAsia="Times New Roman" w:hAnsi="Times New Roman"/>
            <w:spacing w:val="6"/>
            <w:lang w:eastAsia="en-US"/>
          </w:rPr>
          <w:t>elements</w:t>
        </w:r>
      </w:ins>
      <w:ins w:id="34847"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ins>
    </w:p>
    <w:p w:rsidR="00762CE7" w:rsidRPr="003757D7" w:rsidRDefault="00762CE7" w:rsidP="00762CE7">
      <w:pPr>
        <w:numPr>
          <w:ilvl w:val="0"/>
          <w:numId w:val="804"/>
        </w:numPr>
        <w:spacing w:after="0" w:line="240" w:lineRule="auto"/>
        <w:jc w:val="left"/>
        <w:rPr>
          <w:ins w:id="34848" w:author="Rev 7 Allen Wirfs-Brock" w:date="2012-05-02T17:36:00Z"/>
          <w:rFonts w:ascii="Times New Roman" w:eastAsia="Times New Roman" w:hAnsi="Times New Roman"/>
          <w:spacing w:val="6"/>
          <w:lang w:eastAsia="en-US"/>
        </w:rPr>
      </w:pPr>
      <w:ins w:id="34849"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ins>
    </w:p>
    <w:p w:rsidR="003757D7" w:rsidRPr="00E77497" w:rsidRDefault="003757D7" w:rsidP="003757D7">
      <w:pPr>
        <w:pStyle w:val="Alg4"/>
        <w:numPr>
          <w:ilvl w:val="0"/>
          <w:numId w:val="804"/>
        </w:numPr>
        <w:contextualSpacing/>
        <w:rPr>
          <w:ins w:id="34850" w:author="Rev 7 Allen Wirfs-Brock" w:date="2012-05-02T17:59:00Z"/>
        </w:rPr>
      </w:pPr>
      <w:ins w:id="34851" w:author="Rev 7 Allen Wirfs-Brock" w:date="2012-05-02T17:59:00Z">
        <w:r>
          <w:t>ReturnIfAbrupt(</w:t>
        </w:r>
        <w:r>
          <w:rPr>
            <w:i/>
          </w:rPr>
          <w:t>pos</w:t>
        </w:r>
        <w:r>
          <w:t>).</w:t>
        </w:r>
      </w:ins>
    </w:p>
    <w:p w:rsidR="00762CE7" w:rsidRPr="003757D7" w:rsidRDefault="00762CE7" w:rsidP="00762CE7">
      <w:pPr>
        <w:numPr>
          <w:ilvl w:val="0"/>
          <w:numId w:val="804"/>
        </w:numPr>
        <w:spacing w:after="0" w:line="240" w:lineRule="auto"/>
        <w:jc w:val="left"/>
        <w:rPr>
          <w:ins w:id="34852" w:author="Rev 7 Allen Wirfs-Brock" w:date="2012-05-02T17:36:00Z"/>
          <w:rFonts w:ascii="Times New Roman" w:eastAsia="Times New Roman" w:hAnsi="Times New Roman"/>
          <w:spacing w:val="6"/>
          <w:lang w:eastAsia="en-US"/>
        </w:rPr>
      </w:pPr>
      <w:ins w:id="34853"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ins>
    </w:p>
    <w:p w:rsidR="00762CE7" w:rsidRPr="003757D7" w:rsidRDefault="00762CE7" w:rsidP="00762CE7">
      <w:pPr>
        <w:numPr>
          <w:ilvl w:val="0"/>
          <w:numId w:val="804"/>
        </w:numPr>
        <w:spacing w:after="0" w:line="240" w:lineRule="auto"/>
        <w:jc w:val="left"/>
        <w:rPr>
          <w:ins w:id="34854" w:author="Rev 7 Allen Wirfs-Brock" w:date="2012-05-02T17:36:00Z"/>
          <w:rFonts w:ascii="Times New Roman" w:eastAsia="Times New Roman" w:hAnsi="Times New Roman"/>
          <w:spacing w:val="6"/>
          <w:lang w:eastAsia="en-US"/>
        </w:rPr>
      </w:pPr>
      <w:ins w:id="34855"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del w:id="34856" w:author="Rev 9 Allen Wirfs-Brock" w:date="2012-07-07T13:17:00Z">
          <w:r w:rsidRPr="003757D7" w:rsidDel="00A91A28">
            <w:rPr>
              <w:rFonts w:ascii="Times New Roman" w:eastAsia="Times New Roman" w:hAnsi="Times New Roman"/>
              <w:spacing w:val="6"/>
              <w:lang w:eastAsia="en-US"/>
            </w:rPr>
            <w:delText>characters</w:delText>
          </w:r>
        </w:del>
      </w:ins>
      <w:ins w:id="34857" w:author="Rev 9 Allen Wirfs-Brock" w:date="2012-07-07T13:17:00Z">
        <w:r w:rsidR="00A91A28">
          <w:rPr>
            <w:rFonts w:ascii="Times New Roman" w:eastAsia="Times New Roman" w:hAnsi="Times New Roman"/>
            <w:spacing w:val="6"/>
            <w:lang w:eastAsia="en-US"/>
          </w:rPr>
          <w:t>elements</w:t>
        </w:r>
      </w:ins>
      <w:ins w:id="34858"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rsidR="00762CE7" w:rsidRPr="003757D7" w:rsidRDefault="00762CE7" w:rsidP="00762CE7">
      <w:pPr>
        <w:numPr>
          <w:ilvl w:val="0"/>
          <w:numId w:val="804"/>
        </w:numPr>
        <w:spacing w:after="0" w:line="240" w:lineRule="auto"/>
        <w:jc w:val="left"/>
        <w:rPr>
          <w:ins w:id="34859" w:author="Rev 7 Allen Wirfs-Brock" w:date="2012-05-02T17:36:00Z"/>
          <w:rFonts w:ascii="Times New Roman" w:eastAsia="Times New Roman" w:hAnsi="Times New Roman"/>
          <w:spacing w:val="6"/>
          <w:lang w:eastAsia="en-US"/>
        </w:rPr>
      </w:pPr>
      <w:ins w:id="34860"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ins>
    </w:p>
    <w:p w:rsidR="00762CE7" w:rsidRPr="003757D7" w:rsidRDefault="00762CE7" w:rsidP="00762CE7">
      <w:pPr>
        <w:numPr>
          <w:ilvl w:val="0"/>
          <w:numId w:val="804"/>
        </w:numPr>
        <w:spacing w:after="0" w:line="240" w:lineRule="auto"/>
        <w:jc w:val="left"/>
        <w:rPr>
          <w:ins w:id="34861" w:author="Rev 7 Allen Wirfs-Brock" w:date="2012-05-02T17:36:00Z"/>
          <w:rFonts w:ascii="Times New Roman" w:eastAsia="Times New Roman" w:hAnsi="Times New Roman"/>
          <w:spacing w:val="6"/>
          <w:lang w:eastAsia="en-US"/>
        </w:rPr>
      </w:pPr>
      <w:ins w:id="34862"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ins>
    </w:p>
    <w:p w:rsidR="00762CE7" w:rsidRPr="003757D7" w:rsidRDefault="00762CE7" w:rsidP="00762CE7">
      <w:pPr>
        <w:numPr>
          <w:ilvl w:val="0"/>
          <w:numId w:val="804"/>
        </w:numPr>
        <w:spacing w:after="0" w:line="240" w:lineRule="auto"/>
        <w:jc w:val="left"/>
        <w:rPr>
          <w:ins w:id="34863" w:author="Rev 7 Allen Wirfs-Brock" w:date="2012-05-02T17:36:00Z"/>
          <w:rFonts w:ascii="Times New Roman" w:eastAsia="Times New Roman" w:hAnsi="Times New Roman"/>
          <w:spacing w:val="6"/>
          <w:lang w:eastAsia="en-US"/>
        </w:rPr>
      </w:pPr>
      <w:ins w:id="34864" w:author="Rev 7 Allen Wirfs-Brock" w:date="2012-05-02T17:36:00Z">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ins>
      <w:ins w:id="34865" w:author="Rev 7 Allen Wirfs-Brock" w:date="2012-05-03T15:59:00Z">
        <w:r w:rsidR="00EB7776">
          <w:rPr>
            <w:rFonts w:ascii="Times New Roman" w:eastAsia="Times New Roman" w:hAnsi="Times New Roman"/>
            <w:spacing w:val="6"/>
            <w:lang w:eastAsia="en-US"/>
          </w:rPr>
          <w:t xml:space="preserve">sequence of </w:t>
        </w:r>
      </w:ins>
      <w:ins w:id="34866" w:author="Rev 7 Allen Wirfs-Brock" w:date="2012-05-02T17:36:00Z">
        <w:del w:id="34867" w:author="Rev 9 Allen Wirfs-Brock" w:date="2012-07-07T13:17:00Z">
          <w:r w:rsidRPr="003757D7" w:rsidDel="00A91A28">
            <w:rPr>
              <w:rFonts w:ascii="Times New Roman" w:eastAsia="Times New Roman" w:hAnsi="Times New Roman"/>
              <w:spacing w:val="6"/>
              <w:lang w:eastAsia="en-US"/>
            </w:rPr>
            <w:delText>characters</w:delText>
          </w:r>
        </w:del>
      </w:ins>
      <w:ins w:id="34868" w:author="Rev 9 Allen Wirfs-Brock" w:date="2012-07-07T13:17:00Z">
        <w:r w:rsidR="00A91A28">
          <w:rPr>
            <w:rFonts w:ascii="Times New Roman" w:eastAsia="Times New Roman" w:hAnsi="Times New Roman"/>
            <w:spacing w:val="6"/>
            <w:lang w:eastAsia="en-US"/>
          </w:rPr>
          <w:t>elements</w:t>
        </w:r>
      </w:ins>
      <w:ins w:id="34869"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ins>
      <w:ins w:id="34870" w:author="Rev 7 Allen Wirfs-Brock" w:date="2012-05-03T15:58:00Z">
        <w:r w:rsidR="00EB7776">
          <w:rPr>
            <w:rFonts w:ascii="Times New Roman" w:eastAsia="Times New Roman" w:hAnsi="Times New Roman"/>
            <w:spacing w:val="6"/>
            <w:lang w:eastAsia="en-US"/>
          </w:rPr>
          <w:t>is the same as</w:t>
        </w:r>
      </w:ins>
      <w:ins w:id="34871" w:author="Rev 7 Allen Wirfs-Brock" w:date="2012-05-02T17:36:00Z">
        <w:r w:rsidRPr="003757D7">
          <w:rPr>
            <w:rFonts w:ascii="Times New Roman" w:eastAsia="Times New Roman" w:hAnsi="Times New Roman"/>
            <w:spacing w:val="6"/>
            <w:lang w:eastAsia="en-US"/>
          </w:rPr>
          <w:t xml:space="preserve"> the </w:t>
        </w:r>
      </w:ins>
      <w:ins w:id="34872" w:author="Rev 7 Allen Wirfs-Brock" w:date="2012-05-03T15:57:00Z">
        <w:r w:rsidR="00EB7776">
          <w:rPr>
            <w:rFonts w:ascii="Times New Roman" w:eastAsia="Times New Roman" w:hAnsi="Times New Roman"/>
            <w:spacing w:val="6"/>
            <w:lang w:eastAsia="en-US"/>
          </w:rPr>
          <w:t>full</w:t>
        </w:r>
      </w:ins>
      <w:ins w:id="34873" w:author="Rev 7 Allen Wirfs-Brock" w:date="2012-05-02T17:36:00Z">
        <w:r w:rsidRPr="003757D7">
          <w:rPr>
            <w:rFonts w:ascii="Times New Roman" w:eastAsia="Times New Roman" w:hAnsi="Times New Roman"/>
            <w:spacing w:val="6"/>
            <w:lang w:eastAsia="en-US"/>
          </w:rPr>
          <w:t xml:space="preserve"> </w:t>
        </w:r>
        <w:del w:id="34874" w:author="Rev 9 Allen Wirfs-Brock" w:date="2012-07-07T13:17:00Z">
          <w:r w:rsidRPr="003757D7" w:rsidDel="00A91A28">
            <w:rPr>
              <w:rFonts w:ascii="Times New Roman" w:eastAsia="Times New Roman" w:hAnsi="Times New Roman"/>
              <w:spacing w:val="6"/>
              <w:lang w:eastAsia="en-US"/>
            </w:rPr>
            <w:delText>character</w:delText>
          </w:r>
        </w:del>
      </w:ins>
      <w:ins w:id="34875" w:author="Rev 9 Allen Wirfs-Brock" w:date="2012-07-07T13:17:00Z">
        <w:r w:rsidR="00A91A28">
          <w:rPr>
            <w:rFonts w:ascii="Times New Roman" w:eastAsia="Times New Roman" w:hAnsi="Times New Roman"/>
            <w:spacing w:val="6"/>
            <w:lang w:eastAsia="en-US"/>
          </w:rPr>
          <w:t>element</w:t>
        </w:r>
      </w:ins>
      <w:ins w:id="34876" w:author="Rev 7 Allen Wirfs-Brock" w:date="2012-05-03T15:57:00Z">
        <w:r w:rsidR="00EB7776">
          <w:rPr>
            <w:rFonts w:ascii="Times New Roman" w:eastAsia="Times New Roman" w:hAnsi="Times New Roman"/>
            <w:spacing w:val="6"/>
            <w:lang w:eastAsia="en-US"/>
          </w:rPr>
          <w:t xml:space="preserve"> sequence</w:t>
        </w:r>
      </w:ins>
      <w:ins w:id="34877"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ins>
    </w:p>
    <w:p w:rsidR="00762CE7" w:rsidRPr="003757D7" w:rsidRDefault="00762CE7" w:rsidP="00762CE7">
      <w:pPr>
        <w:numPr>
          <w:ilvl w:val="0"/>
          <w:numId w:val="804"/>
        </w:numPr>
        <w:spacing w:after="220" w:line="240" w:lineRule="auto"/>
        <w:jc w:val="left"/>
        <w:rPr>
          <w:ins w:id="34878" w:author="Rev 7 Allen Wirfs-Brock" w:date="2012-05-02T17:36:00Z"/>
          <w:rFonts w:ascii="Times New Roman" w:eastAsia="Times New Roman" w:hAnsi="Times New Roman"/>
          <w:spacing w:val="6"/>
          <w:lang w:eastAsia="en-US"/>
        </w:rPr>
      </w:pPr>
      <w:ins w:id="34879" w:author="Rev 7 Allen Wirfs-Brock" w:date="2012-05-02T17:36:00Z">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ins>
    </w:p>
    <w:p w:rsidR="00762CE7" w:rsidRPr="00762CE7" w:rsidRDefault="00762CE7" w:rsidP="00762CE7">
      <w:pPr>
        <w:rPr>
          <w:ins w:id="34880" w:author="Rev 7 Allen Wirfs-Brock" w:date="2012-05-02T17:36:00Z"/>
          <w:rFonts w:cs="Arial"/>
        </w:rPr>
      </w:pPr>
      <w:ins w:id="34881"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ins>
    </w:p>
    <w:p w:rsidR="000316BA" w:rsidRDefault="000316BA" w:rsidP="000316BA">
      <w:pPr>
        <w:pStyle w:val="Note"/>
        <w:rPr>
          <w:ins w:id="34882" w:author="Rev 7 Allen Wirfs-Brock" w:date="2012-05-02T18:02:00Z"/>
        </w:rPr>
      </w:pPr>
      <w:ins w:id="34883" w:author="Rev 7 Allen Wirfs-Brock" w:date="2012-05-02T18:02:00Z">
        <w:r>
          <w:rPr>
            <w:rFonts w:cs="Arial"/>
          </w:rPr>
          <w:lastRenderedPageBreak/>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del w:id="34884" w:author="Rev 9 Allen Wirfs-Brock" w:date="2012-07-07T13:17:00Z">
          <w:r w:rsidRPr="00762CE7" w:rsidDel="00EE36C4">
            <w:rPr>
              <w:rFonts w:cs="Arial"/>
            </w:rPr>
            <w:delText>characters</w:delText>
          </w:r>
        </w:del>
      </w:ins>
      <w:ins w:id="34885" w:author="Rev 9 Allen Wirfs-Brock" w:date="2012-07-07T13:17:00Z">
        <w:r w:rsidR="00EE36C4">
          <w:rPr>
            <w:rFonts w:cs="Arial"/>
          </w:rPr>
          <w:t>elements</w:t>
        </w:r>
      </w:ins>
      <w:ins w:id="34886" w:author="Rev 7 Allen Wirfs-Brock" w:date="2012-05-02T18:02:00Z">
        <w:r w:rsidRPr="00762CE7">
          <w:rPr>
            <w:rFonts w:cs="Arial"/>
          </w:rPr>
          <w:t xml:space="preserve"> of </w:t>
        </w:r>
        <w:r w:rsidRPr="00762CE7">
          <w:rPr>
            <w:rFonts w:cs="Arial"/>
            <w:i/>
          </w:rPr>
          <w:t>searchString</w:t>
        </w:r>
        <w:r w:rsidRPr="00762CE7">
          <w:rPr>
            <w:rFonts w:cs="Arial"/>
          </w:rPr>
          <w:t xml:space="preserve"> converted to a String </w:t>
        </w:r>
      </w:ins>
      <w:ins w:id="34887" w:author="Rev 7 Allen Wirfs-Brock" w:date="2012-05-03T15:56:00Z">
        <w:r w:rsidR="00EB7776">
          <w:rPr>
            <w:rFonts w:cs="Arial"/>
          </w:rPr>
          <w:t>is the same as</w:t>
        </w:r>
      </w:ins>
      <w:ins w:id="34888" w:author="Rev 7 Allen Wirfs-Brock" w:date="2012-05-02T18:02:00Z">
        <w:r w:rsidRPr="00762CE7">
          <w:rPr>
            <w:rFonts w:cs="Arial"/>
          </w:rPr>
          <w:t xml:space="preserve"> the corresponding </w:t>
        </w:r>
        <w:del w:id="34889" w:author="Rev 9 Allen Wirfs-Brock" w:date="2012-07-07T13:17:00Z">
          <w:r w:rsidRPr="00762CE7" w:rsidDel="00EE36C4">
            <w:rPr>
              <w:rFonts w:cs="Arial"/>
            </w:rPr>
            <w:delText>characters</w:delText>
          </w:r>
        </w:del>
      </w:ins>
      <w:ins w:id="34890" w:author="Rev 9 Allen Wirfs-Brock" w:date="2012-07-07T13:17:00Z">
        <w:r w:rsidR="00EE36C4">
          <w:rPr>
            <w:rFonts w:cs="Arial"/>
          </w:rPr>
          <w:t>elements</w:t>
        </w:r>
      </w:ins>
      <w:ins w:id="34891" w:author="Rev 7 Allen Wirfs-Brock" w:date="2012-05-02T18:02:00Z">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ins>
    </w:p>
    <w:p w:rsidR="00762CE7" w:rsidRPr="00762CE7" w:rsidRDefault="00762CE7" w:rsidP="000316BA">
      <w:pPr>
        <w:pStyle w:val="Note"/>
        <w:rPr>
          <w:ins w:id="34892" w:author="Rev 7 Allen Wirfs-Brock" w:date="2012-05-02T17:36:00Z"/>
        </w:rPr>
      </w:pPr>
      <w:ins w:id="34893" w:author="Rev 7 Allen Wirfs-Brock" w:date="2012-05-02T17:36:00Z">
        <w:r w:rsidRPr="00762CE7">
          <w:t>NOTE</w:t>
        </w:r>
      </w:ins>
      <w:ins w:id="34894" w:author="Rev 7 Allen Wirfs-Brock" w:date="2012-05-02T18:01:00Z">
        <w:r w:rsidR="000316BA">
          <w:t xml:space="preserve"> 2</w:t>
        </w:r>
      </w:ins>
      <w:ins w:id="34895" w:author="Rev 7 Allen Wirfs-Brock" w:date="2012-05-02T17:36:00Z">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762CE7" w:rsidRPr="00762CE7" w:rsidRDefault="00762CE7" w:rsidP="00CB2A7E">
      <w:pPr>
        <w:keepNext/>
        <w:tabs>
          <w:tab w:val="left" w:pos="709"/>
          <w:tab w:val="left" w:pos="940"/>
          <w:tab w:val="left" w:pos="1140"/>
          <w:tab w:val="left" w:pos="1360"/>
        </w:tabs>
        <w:suppressAutoHyphens/>
        <w:spacing w:before="120" w:line="230" w:lineRule="exact"/>
        <w:jc w:val="left"/>
        <w:outlineLvl w:val="3"/>
        <w:rPr>
          <w:ins w:id="34896" w:author="Rev 7 Allen Wirfs-Brock" w:date="2012-05-02T17:36:00Z"/>
          <w:rFonts w:cs="Arial"/>
          <w:b/>
        </w:rPr>
      </w:pPr>
      <w:ins w:id="34897" w:author="Rev 7 Allen Wirfs-Brock" w:date="2012-05-02T17:36:00Z">
        <w:r w:rsidRPr="00762CE7">
          <w:rPr>
            <w:rFonts w:cs="Arial"/>
            <w:b/>
          </w:rPr>
          <w:t>15.5.4.24</w:t>
        </w:r>
        <w:r w:rsidRPr="00762CE7">
          <w:rPr>
            <w:rFonts w:cs="Arial"/>
            <w:b/>
          </w:rPr>
          <w:tab/>
          <w:t>String.prototype.contains (searchString</w:t>
        </w:r>
      </w:ins>
      <w:ins w:id="34898" w:author="Rev 7 Allen Wirfs-Brock" w:date="2012-05-02T18:02:00Z">
        <w:del w:id="34899" w:author="Rev 11 Allen Wirfs-Brock" w:date="2012-10-25T09:28:00Z">
          <w:r w:rsidR="000316BA" w:rsidDel="00CB2A7E">
            <w:rPr>
              <w:rFonts w:cs="Arial"/>
              <w:b/>
            </w:rPr>
            <w:delText xml:space="preserve"> [</w:delText>
          </w:r>
        </w:del>
      </w:ins>
      <w:ins w:id="34900" w:author="Rev 7 Allen Wirfs-Brock" w:date="2012-05-02T17:36:00Z">
        <w:r w:rsidRPr="00762CE7">
          <w:rPr>
            <w:rFonts w:cs="Arial"/>
            <w:b/>
          </w:rPr>
          <w:t>, position</w:t>
        </w:r>
      </w:ins>
      <w:ins w:id="34901" w:author="Rev 11 Allen Wirfs-Brock" w:date="2012-10-25T09:28:00Z">
        <w:r w:rsidR="00CB2A7E">
          <w:rPr>
            <w:rFonts w:cs="Arial"/>
            <w:b/>
          </w:rPr>
          <w:t xml:space="preserve"> = 0</w:t>
        </w:r>
      </w:ins>
      <w:ins w:id="34902" w:author="Rev 7 Allen Wirfs-Brock" w:date="2012-05-02T18:03:00Z">
        <w:r w:rsidR="000316BA">
          <w:rPr>
            <w:rFonts w:cs="Arial"/>
            <w:b/>
          </w:rPr>
          <w:t xml:space="preserve"> </w:t>
        </w:r>
        <w:del w:id="34903" w:author="Rev 11 Allen Wirfs-Brock" w:date="2012-10-25T09:28:00Z">
          <w:r w:rsidR="000316BA" w:rsidDel="00CB2A7E">
            <w:rPr>
              <w:rFonts w:cs="Arial"/>
              <w:b/>
            </w:rPr>
            <w:delText>]</w:delText>
          </w:r>
        </w:del>
        <w:r w:rsidR="000316BA">
          <w:rPr>
            <w:rFonts w:cs="Arial"/>
            <w:b/>
          </w:rPr>
          <w:t xml:space="preserve"> </w:t>
        </w:r>
      </w:ins>
      <w:ins w:id="34904" w:author="Rev 7 Allen Wirfs-Brock" w:date="2012-05-02T17:36:00Z">
        <w:r w:rsidRPr="00762CE7">
          <w:rPr>
            <w:rFonts w:cs="Arial"/>
            <w:b/>
          </w:rPr>
          <w:t>)</w:t>
        </w:r>
      </w:ins>
    </w:p>
    <w:p w:rsidR="00762CE7" w:rsidRPr="00762CE7" w:rsidRDefault="00762CE7" w:rsidP="00762CE7">
      <w:pPr>
        <w:rPr>
          <w:ins w:id="34905" w:author="Rev 7 Allen Wirfs-Brock" w:date="2012-05-02T17:36:00Z"/>
          <w:rFonts w:cs="Arial"/>
        </w:rPr>
      </w:pPr>
      <w:ins w:id="34906" w:author="Rev 7 Allen Wirfs-Brock" w:date="2012-05-02T17:36:00Z">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ins>
    </w:p>
    <w:p w:rsidR="00762CE7" w:rsidRPr="000316BA" w:rsidRDefault="000316BA" w:rsidP="00762CE7">
      <w:pPr>
        <w:numPr>
          <w:ilvl w:val="0"/>
          <w:numId w:val="803"/>
        </w:numPr>
        <w:spacing w:after="0" w:line="240" w:lineRule="auto"/>
        <w:jc w:val="left"/>
        <w:rPr>
          <w:ins w:id="34907" w:author="Rev 7 Allen Wirfs-Brock" w:date="2012-05-02T17:36:00Z"/>
          <w:rFonts w:ascii="Times New Roman" w:eastAsia="Times New Roman" w:hAnsi="Times New Roman"/>
          <w:spacing w:val="6"/>
          <w:lang w:eastAsia="en-US"/>
        </w:rPr>
      </w:pPr>
      <w:ins w:id="34908"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rsidR="00762CE7" w:rsidRPr="000316BA" w:rsidRDefault="00762CE7" w:rsidP="00762CE7">
      <w:pPr>
        <w:numPr>
          <w:ilvl w:val="0"/>
          <w:numId w:val="803"/>
        </w:numPr>
        <w:spacing w:after="0" w:line="240" w:lineRule="auto"/>
        <w:jc w:val="left"/>
        <w:rPr>
          <w:ins w:id="34909" w:author="Rev 7 Allen Wirfs-Brock" w:date="2012-05-02T17:36:00Z"/>
          <w:rFonts w:ascii="Times New Roman" w:eastAsia="Times New Roman" w:hAnsi="Times New Roman"/>
          <w:spacing w:val="6"/>
          <w:lang w:eastAsia="en-US"/>
        </w:rPr>
      </w:pPr>
      <w:ins w:id="34910"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the result of calling ToString, giving it the </w:t>
        </w:r>
        <w:r w:rsidRPr="000316BA">
          <w:rPr>
            <w:rFonts w:ascii="Times New Roman" w:eastAsia="Times New Roman" w:hAnsi="Times New Roman"/>
            <w:b/>
            <w:spacing w:val="6"/>
            <w:lang w:eastAsia="en-US"/>
          </w:rPr>
          <w:t>this</w:t>
        </w:r>
        <w:r w:rsidRPr="000316BA">
          <w:rPr>
            <w:rFonts w:ascii="Times New Roman" w:eastAsia="Times New Roman" w:hAnsi="Times New Roman"/>
            <w:spacing w:val="6"/>
            <w:lang w:eastAsia="en-US"/>
          </w:rPr>
          <w:t xml:space="preserve"> value as its argument.</w:t>
        </w:r>
      </w:ins>
    </w:p>
    <w:p w:rsidR="000316BA" w:rsidRPr="00E77497" w:rsidRDefault="000316BA" w:rsidP="000316BA">
      <w:pPr>
        <w:pStyle w:val="Alg4"/>
        <w:numPr>
          <w:ilvl w:val="0"/>
          <w:numId w:val="803"/>
        </w:numPr>
        <w:contextualSpacing/>
        <w:rPr>
          <w:ins w:id="34911" w:author="Rev 7 Allen Wirfs-Brock" w:date="2012-05-02T18:06:00Z"/>
        </w:rPr>
      </w:pPr>
      <w:ins w:id="34912" w:author="Rev 7 Allen Wirfs-Brock" w:date="2012-05-02T18:06:00Z">
        <w:r>
          <w:t>ReturnIfAbrupt(</w:t>
        </w:r>
        <w:r>
          <w:rPr>
            <w:i/>
          </w:rPr>
          <w:t>S</w:t>
        </w:r>
        <w:r>
          <w:t>).</w:t>
        </w:r>
      </w:ins>
    </w:p>
    <w:p w:rsidR="00762CE7" w:rsidRPr="000316BA" w:rsidRDefault="00762CE7" w:rsidP="00762CE7">
      <w:pPr>
        <w:numPr>
          <w:ilvl w:val="0"/>
          <w:numId w:val="803"/>
        </w:numPr>
        <w:spacing w:after="0" w:line="240" w:lineRule="auto"/>
        <w:jc w:val="left"/>
        <w:rPr>
          <w:ins w:id="34913" w:author="Rev 7 Allen Wirfs-Brock" w:date="2012-05-02T17:36:00Z"/>
          <w:rFonts w:ascii="Times New Roman" w:eastAsia="Times New Roman" w:hAnsi="Times New Roman"/>
          <w:spacing w:val="6"/>
          <w:lang w:eastAsia="en-US"/>
        </w:rPr>
      </w:pPr>
      <w:ins w:id="34914"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ins>
    </w:p>
    <w:p w:rsidR="000316BA" w:rsidRPr="00E77497" w:rsidRDefault="000316BA" w:rsidP="000316BA">
      <w:pPr>
        <w:pStyle w:val="Alg4"/>
        <w:numPr>
          <w:ilvl w:val="0"/>
          <w:numId w:val="803"/>
        </w:numPr>
        <w:contextualSpacing/>
        <w:rPr>
          <w:ins w:id="34915" w:author="Rev 7 Allen Wirfs-Brock" w:date="2012-05-02T18:06:00Z"/>
        </w:rPr>
      </w:pPr>
      <w:ins w:id="34916" w:author="Rev 7 Allen Wirfs-Brock" w:date="2012-05-02T18:06:00Z">
        <w:r>
          <w:t>ReturnIfAbrupt(</w:t>
        </w:r>
        <w:r w:rsidRPr="005B26DC">
          <w:rPr>
            <w:i/>
          </w:rPr>
          <w:t>searchStr</w:t>
        </w:r>
        <w:r>
          <w:t>).</w:t>
        </w:r>
      </w:ins>
    </w:p>
    <w:p w:rsidR="00762CE7" w:rsidRPr="000316BA" w:rsidRDefault="00762CE7" w:rsidP="00762CE7">
      <w:pPr>
        <w:numPr>
          <w:ilvl w:val="0"/>
          <w:numId w:val="803"/>
        </w:numPr>
        <w:spacing w:after="0" w:line="240" w:lineRule="auto"/>
        <w:jc w:val="left"/>
        <w:rPr>
          <w:ins w:id="34917" w:author="Rev 7 Allen Wirfs-Brock" w:date="2012-05-02T17:36:00Z"/>
          <w:rFonts w:ascii="Times New Roman" w:eastAsia="Times New Roman" w:hAnsi="Times New Roman"/>
          <w:spacing w:val="6"/>
          <w:lang w:eastAsia="en-US"/>
        </w:rPr>
      </w:pPr>
      <w:ins w:id="34918"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ins>
    </w:p>
    <w:p w:rsidR="000316BA" w:rsidRPr="00E77497" w:rsidRDefault="000316BA" w:rsidP="000316BA">
      <w:pPr>
        <w:pStyle w:val="Alg4"/>
        <w:numPr>
          <w:ilvl w:val="0"/>
          <w:numId w:val="803"/>
        </w:numPr>
        <w:contextualSpacing/>
        <w:rPr>
          <w:ins w:id="34919" w:author="Rev 7 Allen Wirfs-Brock" w:date="2012-05-02T18:07:00Z"/>
        </w:rPr>
      </w:pPr>
      <w:ins w:id="34920" w:author="Rev 7 Allen Wirfs-Brock" w:date="2012-05-02T18:07:00Z">
        <w:r>
          <w:t>ReturnIfAbrupt(</w:t>
        </w:r>
        <w:r>
          <w:rPr>
            <w:i/>
          </w:rPr>
          <w:t>pos</w:t>
        </w:r>
        <w:r>
          <w:t>).</w:t>
        </w:r>
      </w:ins>
    </w:p>
    <w:p w:rsidR="00762CE7" w:rsidRPr="000316BA" w:rsidRDefault="00762CE7" w:rsidP="00762CE7">
      <w:pPr>
        <w:numPr>
          <w:ilvl w:val="0"/>
          <w:numId w:val="803"/>
        </w:numPr>
        <w:spacing w:after="0" w:line="240" w:lineRule="auto"/>
        <w:jc w:val="left"/>
        <w:rPr>
          <w:ins w:id="34921" w:author="Rev 7 Allen Wirfs-Brock" w:date="2012-05-02T17:36:00Z"/>
          <w:rFonts w:ascii="Times New Roman" w:eastAsia="Times New Roman" w:hAnsi="Times New Roman"/>
          <w:spacing w:val="6"/>
          <w:lang w:eastAsia="en-US"/>
        </w:rPr>
      </w:pPr>
      <w:ins w:id="34922"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del w:id="34923" w:author="Rev 9 Allen Wirfs-Brock" w:date="2012-07-07T13:17:00Z">
          <w:r w:rsidRPr="000316BA" w:rsidDel="00EE36C4">
            <w:rPr>
              <w:rFonts w:ascii="Times New Roman" w:eastAsia="Times New Roman" w:hAnsi="Times New Roman"/>
              <w:spacing w:val="6"/>
              <w:lang w:eastAsia="en-US"/>
            </w:rPr>
            <w:delText>characters</w:delText>
          </w:r>
        </w:del>
      </w:ins>
      <w:ins w:id="34924" w:author="Rev 9 Allen Wirfs-Brock" w:date="2012-07-07T13:17:00Z">
        <w:r w:rsidR="00EE36C4">
          <w:rPr>
            <w:rFonts w:ascii="Times New Roman" w:eastAsia="Times New Roman" w:hAnsi="Times New Roman"/>
            <w:spacing w:val="6"/>
            <w:lang w:eastAsia="en-US"/>
          </w:rPr>
          <w:t>elements</w:t>
        </w:r>
      </w:ins>
      <w:ins w:id="34925" w:author="Rev 7 Allen Wirfs-Brock" w:date="2012-05-02T17:36:00Z">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ins>
    </w:p>
    <w:p w:rsidR="00762CE7" w:rsidRPr="000316BA" w:rsidRDefault="00762CE7" w:rsidP="00762CE7">
      <w:pPr>
        <w:numPr>
          <w:ilvl w:val="0"/>
          <w:numId w:val="803"/>
        </w:numPr>
        <w:spacing w:after="0" w:line="240" w:lineRule="auto"/>
        <w:jc w:val="left"/>
        <w:rPr>
          <w:ins w:id="34926" w:author="Rev 7 Allen Wirfs-Brock" w:date="2012-05-02T17:36:00Z"/>
          <w:rFonts w:ascii="Times New Roman" w:eastAsia="Times New Roman" w:hAnsi="Times New Roman"/>
          <w:spacing w:val="6"/>
          <w:lang w:eastAsia="en-US"/>
        </w:rPr>
      </w:pPr>
      <w:ins w:id="34927"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ins>
    </w:p>
    <w:p w:rsidR="00762CE7" w:rsidRPr="000316BA" w:rsidRDefault="00762CE7" w:rsidP="00762CE7">
      <w:pPr>
        <w:numPr>
          <w:ilvl w:val="0"/>
          <w:numId w:val="803"/>
        </w:numPr>
        <w:spacing w:after="0" w:line="240" w:lineRule="auto"/>
        <w:jc w:val="left"/>
        <w:rPr>
          <w:ins w:id="34928" w:author="Rev 7 Allen Wirfs-Brock" w:date="2012-05-02T17:36:00Z"/>
          <w:rFonts w:ascii="Times New Roman" w:eastAsia="Times New Roman" w:hAnsi="Times New Roman"/>
          <w:spacing w:val="6"/>
          <w:lang w:eastAsia="en-US"/>
        </w:rPr>
      </w:pPr>
      <w:ins w:id="34929"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ins>
    </w:p>
    <w:p w:rsidR="00762CE7" w:rsidRPr="000316BA" w:rsidRDefault="00762CE7" w:rsidP="00762CE7">
      <w:pPr>
        <w:numPr>
          <w:ilvl w:val="0"/>
          <w:numId w:val="803"/>
        </w:numPr>
        <w:spacing w:after="220" w:line="240" w:lineRule="auto"/>
        <w:jc w:val="left"/>
        <w:rPr>
          <w:ins w:id="34930" w:author="Rev 7 Allen Wirfs-Brock" w:date="2012-05-02T17:36:00Z"/>
          <w:rFonts w:ascii="Times New Roman" w:eastAsia="Times New Roman" w:hAnsi="Times New Roman"/>
          <w:spacing w:val="6"/>
          <w:lang w:eastAsia="en-US"/>
        </w:rPr>
      </w:pPr>
      <w:ins w:id="34931" w:author="Rev 7 Allen Wirfs-Brock" w:date="2012-05-02T17:36:00Z">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ins>
    </w:p>
    <w:p w:rsidR="00762CE7" w:rsidRPr="00762CE7" w:rsidRDefault="00762CE7" w:rsidP="00762CE7">
      <w:pPr>
        <w:rPr>
          <w:ins w:id="34932" w:author="Rev 7 Allen Wirfs-Brock" w:date="2012-05-02T17:36:00Z"/>
          <w:rFonts w:cs="Arial"/>
        </w:rPr>
      </w:pPr>
      <w:ins w:id="34933"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ins>
    </w:p>
    <w:p w:rsidR="000316BA" w:rsidRPr="000316BA" w:rsidRDefault="000316BA" w:rsidP="000316BA">
      <w:pPr>
        <w:pStyle w:val="Note"/>
        <w:rPr>
          <w:ins w:id="34934" w:author="Rev 7 Allen Wirfs-Brock" w:date="2012-05-02T18:04:00Z"/>
        </w:rPr>
      </w:pPr>
      <w:ins w:id="34935" w:author="Rev 7 Allen Wirfs-Brock" w:date="2012-05-02T18:04:00Z">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ins>
    </w:p>
    <w:p w:rsidR="00762CE7" w:rsidRPr="00762CE7" w:rsidRDefault="00762CE7" w:rsidP="000316BA">
      <w:pPr>
        <w:pStyle w:val="Note"/>
        <w:rPr>
          <w:ins w:id="34936" w:author="Rev 7 Allen Wirfs-Brock" w:date="2012-05-02T17:36:00Z"/>
        </w:rPr>
      </w:pPr>
      <w:ins w:id="34937" w:author="Rev 7 Allen Wirfs-Brock" w:date="2012-05-02T17:36:00Z">
        <w:r w:rsidRPr="00762CE7">
          <w:t>NOTE</w:t>
        </w:r>
      </w:ins>
      <w:ins w:id="34938" w:author="Rev 7 Allen Wirfs-Brock" w:date="2012-05-02T18:04:00Z">
        <w:r w:rsidR="000316BA">
          <w:t xml:space="preserve"> 2</w:t>
        </w:r>
      </w:ins>
      <w:ins w:id="34939" w:author="Rev 7 Allen Wirfs-Brock" w:date="2012-05-02T17:36:00Z">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2C504F" w:rsidRPr="00E77497" w:rsidRDefault="002C504F" w:rsidP="002C504F">
      <w:pPr>
        <w:pStyle w:val="Heading4"/>
        <w:numPr>
          <w:ilvl w:val="0"/>
          <w:numId w:val="0"/>
        </w:numPr>
        <w:rPr>
          <w:ins w:id="34940" w:author="Rev 9 Allen Wirfs-Brock" w:date="2012-07-07T11:23:00Z"/>
        </w:rPr>
      </w:pPr>
      <w:ins w:id="34941" w:author="Rev 9 Allen Wirfs-Brock" w:date="2012-07-07T11:23:00Z">
        <w:r w:rsidRPr="00E77497">
          <w:t>15.5.4.</w:t>
        </w:r>
      </w:ins>
      <w:ins w:id="34942" w:author="Rev 10 Allen Wirfs-Brock" w:date="2012-08-14T16:46:00Z">
        <w:r w:rsidR="0053000C">
          <w:t>2</w:t>
        </w:r>
      </w:ins>
      <w:ins w:id="34943" w:author="Rev 9 Allen Wirfs-Brock" w:date="2012-07-07T11:23:00Z">
        <w:r w:rsidRPr="00E77497">
          <w:t>5</w:t>
        </w:r>
        <w:r w:rsidRPr="00E77497">
          <w:tab/>
          <w:t>String.prototype.</w:t>
        </w:r>
        <w:commentRangeStart w:id="34944"/>
        <w:r>
          <w:t>codePoint</w:t>
        </w:r>
        <w:r w:rsidRPr="00E77497">
          <w:t xml:space="preserve">At </w:t>
        </w:r>
      </w:ins>
      <w:commentRangeEnd w:id="34944"/>
      <w:ins w:id="34945" w:author="Rev 9 Allen Wirfs-Brock" w:date="2012-07-07T11:57:00Z">
        <w:r w:rsidR="00065DB2">
          <w:rPr>
            <w:rStyle w:val="CommentReference"/>
            <w:b w:val="0"/>
          </w:rPr>
          <w:commentReference w:id="34944"/>
        </w:r>
      </w:ins>
      <w:ins w:id="34946" w:author="Rev 9 Allen Wirfs-Brock" w:date="2012-07-07T11:23:00Z">
        <w:r w:rsidRPr="00E77497">
          <w:t>(pos)</w:t>
        </w:r>
      </w:ins>
    </w:p>
    <w:p w:rsidR="002C504F" w:rsidRPr="00E77497" w:rsidRDefault="002C504F" w:rsidP="002C504F">
      <w:pPr>
        <w:pStyle w:val="Note"/>
        <w:rPr>
          <w:ins w:id="34947" w:author="Rev 9 Allen Wirfs-Brock" w:date="2012-07-07T11:23:00Z"/>
        </w:rPr>
      </w:pPr>
      <w:ins w:id="34948" w:author="Rev 9 Allen Wirfs-Brock" w:date="2012-07-07T11:23:00Z">
        <w:r>
          <w:t>NOTE</w:t>
        </w:r>
        <w:r>
          <w:tab/>
        </w:r>
        <w:r w:rsidRPr="00E77497">
          <w:t xml:space="preserve">Returns a Number (a nonnegative integer less than </w:t>
        </w:r>
      </w:ins>
      <w:ins w:id="34949" w:author="Rev 9 Allen Wirfs-Brock" w:date="2012-07-07T11:32:00Z">
        <w:r w:rsidR="00295DD7">
          <w:rPr>
            <w:rFonts w:ascii="Times New Roman" w:hAnsi="Times New Roman"/>
          </w:rPr>
          <w:t>111411</w:t>
        </w:r>
      </w:ins>
      <w:ins w:id="34950" w:author="Rev 9 Allen Wirfs-Brock" w:date="2012-07-07T11:33:00Z">
        <w:r w:rsidR="00295DD7">
          <w:rPr>
            <w:rFonts w:ascii="Times New Roman" w:hAnsi="Times New Roman"/>
          </w:rPr>
          <w:t>2</w:t>
        </w:r>
      </w:ins>
      <w:ins w:id="34951" w:author="Rev 9 Allen Wirfs-Brock" w:date="2012-07-07T11:23:00Z">
        <w:r w:rsidRPr="00E77497">
          <w:t xml:space="preserve">) </w:t>
        </w:r>
        <w:r>
          <w:t>that is</w:t>
        </w:r>
        <w:r w:rsidRPr="00E77497">
          <w:t xml:space="preserve"> the </w:t>
        </w:r>
      </w:ins>
      <w:ins w:id="34952" w:author="Rev 9 Allen Wirfs-Brock" w:date="2012-07-07T11:33:00Z">
        <w:r w:rsidR="00295DD7">
          <w:t>UTF-16 encode</w:t>
        </w:r>
      </w:ins>
      <w:ins w:id="34953" w:author="Rev 10 Allen Wirfs-Brock" w:date="2012-08-30T15:36:00Z">
        <w:r w:rsidR="00A019EE">
          <w:t>d</w:t>
        </w:r>
      </w:ins>
      <w:ins w:id="34954" w:author="Rev 9 Allen Wirfs-Brock" w:date="2012-07-07T11:33:00Z">
        <w:r w:rsidR="00295DD7">
          <w:t xml:space="preserve"> </w:t>
        </w:r>
      </w:ins>
      <w:ins w:id="34955" w:author="Rev 9 Allen Wirfs-Brock" w:date="2012-07-07T11:23:00Z">
        <w:r w:rsidRPr="00E77497">
          <w:t xml:space="preserve">code </w:t>
        </w:r>
      </w:ins>
      <w:ins w:id="34956" w:author="Rev 9 Allen Wirfs-Brock" w:date="2012-07-07T11:24:00Z">
        <w:r>
          <w:t>point</w:t>
        </w:r>
      </w:ins>
      <w:ins w:id="34957" w:author="Rev 9 Allen Wirfs-Brock" w:date="2012-07-07T11:23:00Z">
        <w:r w:rsidRPr="00E77497">
          <w:t xml:space="preserve"> value </w:t>
        </w:r>
      </w:ins>
      <w:ins w:id="34958" w:author="Rev 9 Allen Wirfs-Brock" w:date="2012-07-07T11:34:00Z">
        <w:r w:rsidR="00295DD7">
          <w:t>starting at</w:t>
        </w:r>
      </w:ins>
      <w:ins w:id="34959" w:author="Rev 9 Allen Wirfs-Brock" w:date="2012-07-07T11:23:00Z">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ins>
      <w:ins w:id="34960" w:author="Rev 9 Allen Wirfs-Brock" w:date="2012-07-07T11:53:00Z">
        <w:r w:rsidR="00426175">
          <w:t xml:space="preserve"> If a valid UTF-16 s</w:t>
        </w:r>
      </w:ins>
      <w:ins w:id="34961" w:author="Rev 9 Allen Wirfs-Brock" w:date="2012-07-07T11:54:00Z">
        <w:r w:rsidR="00426175">
          <w:t>u</w:t>
        </w:r>
        <w:del w:id="34962" w:author="Rev 10 Allen Wirfs-Brock" w:date="2012-07-09T09:13:00Z">
          <w:r w:rsidR="00426175" w:rsidDel="0007086F">
            <w:delText>dsa</w:delText>
          </w:r>
        </w:del>
        <w:r w:rsidR="00426175">
          <w:t xml:space="preserve">rrogate pair does not begin at </w:t>
        </w:r>
        <w:r w:rsidR="00426175" w:rsidRPr="00426175">
          <w:rPr>
            <w:rFonts w:ascii="Times New Roman" w:hAnsi="Times New Roman"/>
            <w:i/>
          </w:rPr>
          <w:t>pos</w:t>
        </w:r>
        <w:r w:rsidR="00426175">
          <w:t xml:space="preserve">, the result is the code unit at </w:t>
        </w:r>
        <w:r w:rsidR="00426175" w:rsidRPr="00426175">
          <w:rPr>
            <w:rFonts w:ascii="Times New Roman" w:hAnsi="Times New Roman"/>
            <w:i/>
          </w:rPr>
          <w:t>pos</w:t>
        </w:r>
        <w:r w:rsidR="00426175">
          <w:t>.</w:t>
        </w:r>
      </w:ins>
    </w:p>
    <w:p w:rsidR="002C504F" w:rsidRPr="00E77497" w:rsidRDefault="002C504F" w:rsidP="002C504F">
      <w:pPr>
        <w:rPr>
          <w:ins w:id="34963" w:author="Rev 9 Allen Wirfs-Brock" w:date="2012-07-07T11:23:00Z"/>
        </w:rPr>
      </w:pPr>
      <w:ins w:id="34964" w:author="Rev 9 Allen Wirfs-Brock" w:date="2012-07-07T11:23:00Z">
        <w:r w:rsidRPr="00E77497">
          <w:t xml:space="preserve">When the </w:t>
        </w:r>
      </w:ins>
      <w:ins w:id="34965" w:author="Rev 9 Allen Wirfs-Brock" w:date="2012-07-07T11:45:00Z">
        <w:r w:rsidR="00011396">
          <w:rPr>
            <w:rFonts w:ascii="Courier New" w:hAnsi="Courier New"/>
            <w:b/>
          </w:rPr>
          <w:t>codePoint</w:t>
        </w:r>
      </w:ins>
      <w:ins w:id="34966" w:author="Rev 9 Allen Wirfs-Brock" w:date="2012-07-07T11:23:00Z">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ins>
    </w:p>
    <w:p w:rsidR="002C504F" w:rsidRPr="00E77497" w:rsidRDefault="002C504F" w:rsidP="002C504F">
      <w:pPr>
        <w:pStyle w:val="Alg4"/>
        <w:numPr>
          <w:ilvl w:val="0"/>
          <w:numId w:val="911"/>
        </w:numPr>
        <w:rPr>
          <w:ins w:id="34967" w:author="Rev 9 Allen Wirfs-Brock" w:date="2012-07-07T11:23:00Z"/>
        </w:rPr>
      </w:pPr>
      <w:ins w:id="34968" w:author="Rev 9 Allen Wirfs-Brock" w:date="2012-07-07T11:23:00Z">
        <w:r>
          <w:t>ReturnIfAbrupt(</w:t>
        </w:r>
        <w:r w:rsidRPr="00E77497">
          <w:t>CheckObjectCoercible</w:t>
        </w:r>
        <w:r>
          <w:t>(</w:t>
        </w:r>
        <w:r w:rsidRPr="00E77497">
          <w:rPr>
            <w:b/>
          </w:rPr>
          <w:t>this</w:t>
        </w:r>
        <w:r w:rsidRPr="00E77497">
          <w:t xml:space="preserve"> value</w:t>
        </w:r>
        <w:r>
          <w:t>))</w:t>
        </w:r>
        <w:r w:rsidRPr="00E77497">
          <w:t>.</w:t>
        </w:r>
      </w:ins>
    </w:p>
    <w:p w:rsidR="002C504F" w:rsidRPr="00E77497" w:rsidRDefault="002C504F" w:rsidP="002C504F">
      <w:pPr>
        <w:pStyle w:val="Alg4"/>
        <w:numPr>
          <w:ilvl w:val="0"/>
          <w:numId w:val="911"/>
        </w:numPr>
        <w:rPr>
          <w:ins w:id="34969" w:author="Rev 9 Allen Wirfs-Brock" w:date="2012-07-07T11:23:00Z"/>
        </w:rPr>
      </w:pPr>
      <w:ins w:id="34970" w:author="Rev 9 Allen Wirfs-Brock" w:date="2012-07-07T11:23:00Z">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ins>
    </w:p>
    <w:p w:rsidR="002C504F" w:rsidRPr="00E77497" w:rsidRDefault="002C504F" w:rsidP="002C504F">
      <w:pPr>
        <w:pStyle w:val="Alg4"/>
        <w:numPr>
          <w:ilvl w:val="0"/>
          <w:numId w:val="911"/>
        </w:numPr>
        <w:contextualSpacing/>
        <w:rPr>
          <w:ins w:id="34971" w:author="Rev 9 Allen Wirfs-Brock" w:date="2012-07-07T11:23:00Z"/>
        </w:rPr>
      </w:pPr>
      <w:ins w:id="34972" w:author="Rev 9 Allen Wirfs-Brock" w:date="2012-07-07T11:23:00Z">
        <w:r>
          <w:t>ReturnIfAbrupt(</w:t>
        </w:r>
        <w:r>
          <w:rPr>
            <w:i/>
          </w:rPr>
          <w:t>S</w:t>
        </w:r>
        <w:r>
          <w:t>).</w:t>
        </w:r>
      </w:ins>
    </w:p>
    <w:p w:rsidR="002C504F" w:rsidRPr="00E77497" w:rsidRDefault="002C504F" w:rsidP="002C504F">
      <w:pPr>
        <w:pStyle w:val="Alg4"/>
        <w:numPr>
          <w:ilvl w:val="0"/>
          <w:numId w:val="911"/>
        </w:numPr>
        <w:rPr>
          <w:ins w:id="34973" w:author="Rev 9 Allen Wirfs-Brock" w:date="2012-07-07T11:23:00Z"/>
        </w:rPr>
      </w:pPr>
      <w:ins w:id="34974" w:author="Rev 9 Allen Wirfs-Brock" w:date="2012-07-07T11:23:00Z">
        <w:r w:rsidRPr="00E77497">
          <w:t xml:space="preserve">Let </w:t>
        </w:r>
        <w:r w:rsidRPr="00E77497">
          <w:rPr>
            <w:i/>
          </w:rPr>
          <w:t>position</w:t>
        </w:r>
        <w:r w:rsidRPr="00E77497">
          <w:t xml:space="preserve"> be ToInteger(</w:t>
        </w:r>
        <w:r w:rsidRPr="00E77497">
          <w:rPr>
            <w:i/>
          </w:rPr>
          <w:t>pos</w:t>
        </w:r>
        <w:r w:rsidRPr="00E77497">
          <w:t>).</w:t>
        </w:r>
      </w:ins>
    </w:p>
    <w:p w:rsidR="002C504F" w:rsidRPr="00E77497" w:rsidRDefault="002C504F" w:rsidP="002C504F">
      <w:pPr>
        <w:pStyle w:val="Alg4"/>
        <w:numPr>
          <w:ilvl w:val="0"/>
          <w:numId w:val="911"/>
        </w:numPr>
        <w:contextualSpacing/>
        <w:rPr>
          <w:ins w:id="34975" w:author="Rev 9 Allen Wirfs-Brock" w:date="2012-07-07T11:23:00Z"/>
        </w:rPr>
      </w:pPr>
      <w:ins w:id="34976" w:author="Rev 9 Allen Wirfs-Brock" w:date="2012-07-07T11:23:00Z">
        <w:r>
          <w:t>ReturnIfAbrupt(</w:t>
        </w:r>
        <w:r>
          <w:rPr>
            <w:i/>
          </w:rPr>
          <w:t>position</w:t>
        </w:r>
        <w:r>
          <w:t>).</w:t>
        </w:r>
      </w:ins>
    </w:p>
    <w:p w:rsidR="002C504F" w:rsidRPr="00E77497" w:rsidRDefault="002C504F" w:rsidP="002C504F">
      <w:pPr>
        <w:pStyle w:val="Alg4"/>
        <w:numPr>
          <w:ilvl w:val="0"/>
          <w:numId w:val="911"/>
        </w:numPr>
        <w:rPr>
          <w:ins w:id="34977" w:author="Rev 9 Allen Wirfs-Brock" w:date="2012-07-07T11:23:00Z"/>
        </w:rPr>
      </w:pPr>
      <w:ins w:id="34978" w:author="Rev 9 Allen Wirfs-Brock" w:date="2012-07-07T11:23:00Z">
        <w:r w:rsidRPr="00E77497">
          <w:t xml:space="preserve">Let </w:t>
        </w:r>
        <w:r w:rsidRPr="00E77497">
          <w:rPr>
            <w:i/>
          </w:rPr>
          <w:t>size</w:t>
        </w:r>
        <w:r w:rsidRPr="00E77497">
          <w:t xml:space="preserve"> be the number of </w:t>
        </w:r>
      </w:ins>
      <w:ins w:id="34979" w:author="Rev 9 Allen Wirfs-Brock" w:date="2012-07-07T11:35:00Z">
        <w:r w:rsidR="00295DD7">
          <w:t>elements</w:t>
        </w:r>
      </w:ins>
      <w:ins w:id="34980" w:author="Rev 9 Allen Wirfs-Brock" w:date="2012-07-07T11:23:00Z">
        <w:r w:rsidRPr="00E77497">
          <w:t xml:space="preserve"> in </w:t>
        </w:r>
        <w:r w:rsidRPr="00E77497">
          <w:rPr>
            <w:i/>
          </w:rPr>
          <w:t>S</w:t>
        </w:r>
        <w:r w:rsidRPr="00E77497">
          <w:t>.</w:t>
        </w:r>
      </w:ins>
    </w:p>
    <w:p w:rsidR="002C504F" w:rsidRPr="00E77497" w:rsidRDefault="002C504F" w:rsidP="002C504F">
      <w:pPr>
        <w:pStyle w:val="Alg4"/>
        <w:numPr>
          <w:ilvl w:val="0"/>
          <w:numId w:val="911"/>
        </w:numPr>
        <w:rPr>
          <w:ins w:id="34981" w:author="Rev 9 Allen Wirfs-Brock" w:date="2012-07-07T11:23:00Z"/>
        </w:rPr>
      </w:pPr>
      <w:ins w:id="34982" w:author="Rev 9 Allen Wirfs-Brock" w:date="2012-07-07T11:23:00Z">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commentRangeStart w:id="34983"/>
        <w:del w:id="34984" w:author="Rev 10 Allen Wirfs-Brock" w:date="2012-08-30T15:42:00Z">
          <w:r w:rsidRPr="00047F8D" w:rsidDel="00047F8D">
            <w:rPr>
              <w:b/>
            </w:rPr>
            <w:delText>NaN</w:delText>
          </w:r>
        </w:del>
      </w:ins>
      <w:commentRangeEnd w:id="34983"/>
      <w:ins w:id="34985" w:author="Rev 9 Allen Wirfs-Brock" w:date="2012-07-07T11:56:00Z">
        <w:del w:id="34986" w:author="Rev 10 Allen Wirfs-Brock" w:date="2012-08-30T15:42:00Z">
          <w:r w:rsidR="00065DB2" w:rsidRPr="00BC2562" w:rsidDel="00047F8D">
            <w:rPr>
              <w:rStyle w:val="CommentReference"/>
              <w:rFonts w:eastAsia="MS Mincho"/>
              <w:b/>
              <w:spacing w:val="0"/>
              <w:lang w:eastAsia="ja-JP"/>
            </w:rPr>
            <w:commentReference w:id="34983"/>
          </w:r>
        </w:del>
      </w:ins>
      <w:ins w:id="34987" w:author="Rev 10 Allen Wirfs-Brock" w:date="2012-08-30T15:42:00Z">
        <w:r w:rsidR="00047F8D" w:rsidRPr="00047F8D">
          <w:rPr>
            <w:b/>
          </w:rPr>
          <w:t>undefined</w:t>
        </w:r>
      </w:ins>
      <w:ins w:id="34988" w:author="Rev 9 Allen Wirfs-Brock" w:date="2012-07-07T11:23:00Z">
        <w:r w:rsidRPr="00E77497">
          <w:t>.</w:t>
        </w:r>
      </w:ins>
    </w:p>
    <w:p w:rsidR="00011396" w:rsidRDefault="00011396" w:rsidP="00011396">
      <w:pPr>
        <w:pStyle w:val="Alg4"/>
        <w:numPr>
          <w:ilvl w:val="0"/>
          <w:numId w:val="911"/>
        </w:numPr>
        <w:spacing w:after="220"/>
        <w:contextualSpacing/>
        <w:rPr>
          <w:ins w:id="34989" w:author="Rev 9 Allen Wirfs-Brock" w:date="2012-07-07T11:37:00Z"/>
        </w:rPr>
      </w:pPr>
      <w:ins w:id="34990" w:author="Rev 9 Allen Wirfs-Brock" w:date="2012-07-07T11:37:00Z">
        <w:r>
          <w:t xml:space="preserve">Let </w:t>
        </w:r>
        <w:r w:rsidRPr="00011396">
          <w:rPr>
            <w:i/>
          </w:rPr>
          <w:t>first</w:t>
        </w:r>
        <w:r>
          <w:t xml:space="preserve"> be the code unit value</w:t>
        </w:r>
      </w:ins>
      <w:ins w:id="34991" w:author="Rev 9 Allen Wirfs-Brock" w:date="2012-07-07T11:38:00Z">
        <w:r w:rsidRPr="00011396">
          <w:t xml:space="preserve"> </w:t>
        </w:r>
        <w:r w:rsidRPr="00E77497">
          <w:t xml:space="preserve">of the </w:t>
        </w:r>
        <w:r>
          <w:t>element</w:t>
        </w:r>
        <w:r w:rsidRPr="00E77497">
          <w:t xml:space="preserve"> at </w:t>
        </w:r>
      </w:ins>
      <w:ins w:id="34992" w:author="Rev 10 Allen Wirfs-Brock" w:date="2012-08-30T15:39:00Z">
        <w:r w:rsidR="00047F8D">
          <w:t>index</w:t>
        </w:r>
      </w:ins>
      <w:ins w:id="34993" w:author="Rev 9 Allen Wirfs-Brock" w:date="2012-07-07T11:38:00Z">
        <w:del w:id="34994" w:author="Rev 10 Allen Wirfs-Brock" w:date="2012-08-30T15:39:00Z">
          <w:r w:rsidRPr="00E77497" w:rsidDel="00047F8D">
            <w:delText>position</w:delText>
          </w:r>
        </w:del>
        <w:r w:rsidRPr="00E77497">
          <w:t xml:space="preserve"> </w:t>
        </w:r>
        <w:r w:rsidRPr="00E77497">
          <w:rPr>
            <w:i/>
          </w:rPr>
          <w:t>position</w:t>
        </w:r>
        <w:r w:rsidRPr="00E77497">
          <w:t xml:space="preserve"> in the String </w:t>
        </w:r>
        <w:r w:rsidRPr="00E77497">
          <w:rPr>
            <w:i/>
          </w:rPr>
          <w:t>S</w:t>
        </w:r>
      </w:ins>
      <w:ins w:id="34995" w:author="Rev 10 Allen Wirfs-Brock" w:date="2012-08-30T15:39:00Z">
        <w:r w:rsidR="00047F8D">
          <w:t>.</w:t>
        </w:r>
      </w:ins>
      <w:ins w:id="34996" w:author="Rev 9 Allen Wirfs-Brock" w:date="2012-07-07T11:38:00Z">
        <w:del w:id="34997" w:author="Rev 10 Allen Wirfs-Brock" w:date="2012-08-30T15:39:00Z">
          <w:r w:rsidRPr="00E77497" w:rsidDel="00047F8D">
            <w:delText xml:space="preserve">, where the first (leftmost) </w:delText>
          </w:r>
          <w:r w:rsidDel="00047F8D">
            <w:delText>element</w:delText>
          </w:r>
          <w:r w:rsidRPr="00E77497" w:rsidDel="00047F8D">
            <w:delText xml:space="preserve"> in </w:delText>
          </w:r>
          <w:r w:rsidRPr="00E77497" w:rsidDel="00047F8D">
            <w:rPr>
              <w:i/>
            </w:rPr>
            <w:delText>S</w:delText>
          </w:r>
          <w:r w:rsidRPr="00E77497" w:rsidDel="00047F8D">
            <w:delText xml:space="preserve"> is considered to be at position 0, the next one at position 1, and so on</w:delText>
          </w:r>
        </w:del>
        <w:r w:rsidRPr="00E77497">
          <w:t>.</w:t>
        </w:r>
      </w:ins>
    </w:p>
    <w:p w:rsidR="00011396" w:rsidRDefault="00011396" w:rsidP="00011396">
      <w:pPr>
        <w:pStyle w:val="Alg4"/>
        <w:numPr>
          <w:ilvl w:val="0"/>
          <w:numId w:val="911"/>
        </w:numPr>
        <w:spacing w:after="220"/>
        <w:contextualSpacing/>
        <w:rPr>
          <w:ins w:id="34998" w:author="Rev 9 Allen Wirfs-Brock" w:date="2012-07-07T11:39:00Z"/>
        </w:rPr>
      </w:pPr>
      <w:ins w:id="34999" w:author="Rev 9 Allen Wirfs-Brock" w:date="2012-07-07T11:39:00Z">
        <w:r>
          <w:t xml:space="preserve">If </w:t>
        </w:r>
      </w:ins>
      <w:ins w:id="35000" w:author="Rev 9 Allen Wirfs-Brock" w:date="2012-07-07T11:41:00Z">
        <w:r w:rsidRPr="00426175">
          <w:rPr>
            <w:i/>
          </w:rPr>
          <w:t>first</w:t>
        </w:r>
        <w:r>
          <w:t xml:space="preserve"> &lt; 0xD800 or </w:t>
        </w:r>
        <w:r w:rsidRPr="00426175">
          <w:rPr>
            <w:i/>
          </w:rPr>
          <w:t>first</w:t>
        </w:r>
        <w:r>
          <w:t xml:space="preserve"> &gt; 0xDB</w:t>
        </w:r>
      </w:ins>
      <w:ins w:id="35001" w:author="Rev 9 Allen Wirfs-Brock" w:date="2012-07-07T11:46:00Z">
        <w:r w:rsidR="00426175">
          <w:t>FF</w:t>
        </w:r>
      </w:ins>
      <w:ins w:id="35002" w:author="Rev 10 Allen Wirfs-Brock" w:date="2012-08-30T13:29:00Z">
        <w:r w:rsidR="001E43E0">
          <w:t xml:space="preserve"> </w:t>
        </w:r>
      </w:ins>
      <w:ins w:id="35003" w:author="Rev 9 Allen Wirfs-Brock" w:date="2012-07-07T11:41:00Z">
        <w:r>
          <w:t xml:space="preserve">or </w:t>
        </w:r>
        <w:r w:rsidRPr="00426175">
          <w:rPr>
            <w:i/>
          </w:rPr>
          <w:t>position</w:t>
        </w:r>
      </w:ins>
      <w:ins w:id="35004" w:author="Rev 9 Allen Wirfs-Brock" w:date="2012-07-07T11:42:00Z">
        <w:r>
          <w:t>+1</w:t>
        </w:r>
      </w:ins>
      <w:ins w:id="35005" w:author="Rev 9 Allen Wirfs-Brock" w:date="2012-07-07T11:41:00Z">
        <w:r>
          <w:t xml:space="preserve"> = </w:t>
        </w:r>
        <w:r w:rsidRPr="00426175">
          <w:rPr>
            <w:i/>
          </w:rPr>
          <w:t>size</w:t>
        </w:r>
      </w:ins>
      <w:ins w:id="35006" w:author="Rev 9 Allen Wirfs-Brock" w:date="2012-07-07T11:42:00Z">
        <w:r>
          <w:t xml:space="preserve">, then return </w:t>
        </w:r>
        <w:r w:rsidRPr="00426175">
          <w:rPr>
            <w:i/>
          </w:rPr>
          <w:t>first</w:t>
        </w:r>
        <w:r>
          <w:t>.</w:t>
        </w:r>
      </w:ins>
    </w:p>
    <w:p w:rsidR="00011396" w:rsidRDefault="00011396" w:rsidP="00AF1771">
      <w:pPr>
        <w:pStyle w:val="Alg4"/>
        <w:numPr>
          <w:ilvl w:val="0"/>
          <w:numId w:val="911"/>
        </w:numPr>
        <w:spacing w:after="220"/>
        <w:contextualSpacing/>
        <w:rPr>
          <w:ins w:id="35007" w:author="Rev 9 Allen Wirfs-Brock" w:date="2012-07-07T11:39:00Z"/>
        </w:rPr>
      </w:pPr>
      <w:ins w:id="35008" w:author="Rev 9 Allen Wirfs-Brock" w:date="2012-07-07T11:44:00Z">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ins>
      <w:ins w:id="35009" w:author="Rev 11 Allen Wirfs-Brock" w:date="2012-10-25T15:13:00Z">
        <w:r w:rsidR="00AF1771">
          <w:t>index</w:t>
        </w:r>
        <w:r w:rsidR="00AF1771" w:rsidRPr="00E77497">
          <w:t xml:space="preserve"> </w:t>
        </w:r>
      </w:ins>
      <w:ins w:id="35010" w:author="Rev 9 Allen Wirfs-Brock" w:date="2012-07-07T11:44:00Z">
        <w:del w:id="35011" w:author="Rev 11 Allen Wirfs-Brock" w:date="2012-10-25T15:13:00Z">
          <w:r w:rsidRPr="00E77497" w:rsidDel="00AF1771">
            <w:delText xml:space="preserve">position </w:delText>
          </w:r>
        </w:del>
        <w:r w:rsidRPr="00E77497">
          <w:rPr>
            <w:i/>
          </w:rPr>
          <w:t>position</w:t>
        </w:r>
        <w:r>
          <w:t>+1</w:t>
        </w:r>
        <w:r w:rsidRPr="00011396">
          <w:t xml:space="preserve"> </w:t>
        </w:r>
        <w:r w:rsidRPr="00E77497">
          <w:t xml:space="preserve">in the String </w:t>
        </w:r>
        <w:r w:rsidRPr="00E77497">
          <w:rPr>
            <w:i/>
          </w:rPr>
          <w:t>S</w:t>
        </w:r>
        <w:r>
          <w:t>.</w:t>
        </w:r>
      </w:ins>
    </w:p>
    <w:p w:rsidR="00011396" w:rsidRDefault="00011396" w:rsidP="00426175">
      <w:pPr>
        <w:pStyle w:val="Alg4"/>
        <w:numPr>
          <w:ilvl w:val="0"/>
          <w:numId w:val="911"/>
        </w:numPr>
        <w:spacing w:after="220"/>
        <w:contextualSpacing/>
        <w:rPr>
          <w:ins w:id="35012" w:author="Rev 9 Allen Wirfs-Brock" w:date="2012-07-07T11:38:00Z"/>
        </w:rPr>
      </w:pPr>
      <w:ins w:id="35013" w:author="Rev 9 Allen Wirfs-Brock" w:date="2012-07-07T11:45:00Z">
        <w:r>
          <w:t xml:space="preserve">If </w:t>
        </w:r>
        <w:r>
          <w:rPr>
            <w:i/>
          </w:rPr>
          <w:t>second</w:t>
        </w:r>
        <w:r>
          <w:t xml:space="preserve"> &lt; 0xD</w:t>
        </w:r>
      </w:ins>
      <w:ins w:id="35014" w:author="Rev 9 Allen Wirfs-Brock" w:date="2012-07-07T11:46:00Z">
        <w:r>
          <w:t>C</w:t>
        </w:r>
      </w:ins>
      <w:ins w:id="35015" w:author="Rev 9 Allen Wirfs-Brock" w:date="2012-07-07T11:45:00Z">
        <w:r>
          <w:t xml:space="preserve">00 or </w:t>
        </w:r>
        <w:r w:rsidRPr="00887FC2">
          <w:rPr>
            <w:i/>
          </w:rPr>
          <w:t>first</w:t>
        </w:r>
        <w:r>
          <w:t xml:space="preserve"> &gt; 0xD</w:t>
        </w:r>
      </w:ins>
      <w:ins w:id="35016" w:author="Rev 9 Allen Wirfs-Brock" w:date="2012-07-07T11:46:00Z">
        <w:r w:rsidR="00426175">
          <w:t>FFF</w:t>
        </w:r>
      </w:ins>
      <w:ins w:id="35017" w:author="Rev 9 Allen Wirfs-Brock" w:date="2012-07-07T11:45:00Z">
        <w:r>
          <w:t xml:space="preserve">, then return </w:t>
        </w:r>
        <w:r w:rsidRPr="00887FC2">
          <w:rPr>
            <w:i/>
          </w:rPr>
          <w:t>first</w:t>
        </w:r>
        <w:r>
          <w:t>.</w:t>
        </w:r>
      </w:ins>
    </w:p>
    <w:p w:rsidR="002C504F" w:rsidRPr="00E77497" w:rsidRDefault="002C504F" w:rsidP="002C504F">
      <w:pPr>
        <w:pStyle w:val="Alg4"/>
        <w:numPr>
          <w:ilvl w:val="0"/>
          <w:numId w:val="911"/>
        </w:numPr>
        <w:spacing w:after="220"/>
        <w:rPr>
          <w:ins w:id="35018" w:author="Rev 9 Allen Wirfs-Brock" w:date="2012-07-07T11:23:00Z"/>
        </w:rPr>
      </w:pPr>
      <w:ins w:id="35019" w:author="Rev 9 Allen Wirfs-Brock" w:date="2012-07-07T11:23:00Z">
        <w:r w:rsidRPr="00E77497">
          <w:t xml:space="preserve">Return </w:t>
        </w:r>
      </w:ins>
      <w:ins w:id="35020" w:author="Rev 9 Allen Wirfs-Brock" w:date="2012-07-07T11:51:00Z">
        <w:r w:rsidR="00426175">
          <w:t>(</w:t>
        </w:r>
      </w:ins>
      <w:ins w:id="35021" w:author="Rev 9 Allen Wirfs-Brock" w:date="2012-07-07T11:47:00Z">
        <w:r w:rsidR="00426175">
          <w:t>(</w:t>
        </w:r>
        <w:r w:rsidR="00426175" w:rsidRPr="00426175">
          <w:rPr>
            <w:i/>
          </w:rPr>
          <w:t>first</w:t>
        </w:r>
        <w:r w:rsidR="00426175">
          <w:t xml:space="preserve"> – 0xD800)</w:t>
        </w:r>
      </w:ins>
      <w:ins w:id="35022" w:author="Rev 9 Allen Wirfs-Brock" w:date="2012-07-07T11:48:00Z">
        <w:r w:rsidR="00426175">
          <w:t xml:space="preserve"> × 1024</w:t>
        </w:r>
      </w:ins>
      <w:ins w:id="35023" w:author="Rev 9 Allen Wirfs-Brock" w:date="2012-07-07T11:51:00Z">
        <w:r w:rsidR="00426175">
          <w:t>) + (</w:t>
        </w:r>
        <w:r w:rsidR="00426175" w:rsidRPr="00426175">
          <w:rPr>
            <w:i/>
          </w:rPr>
          <w:t>second</w:t>
        </w:r>
        <w:r w:rsidR="00426175">
          <w:t xml:space="preserve"> </w:t>
        </w:r>
      </w:ins>
      <w:ins w:id="35024" w:author="Rev 9 Allen Wirfs-Brock" w:date="2012-07-07T11:52:00Z">
        <w:r w:rsidR="00426175">
          <w:t>–</w:t>
        </w:r>
      </w:ins>
      <w:ins w:id="35025" w:author="Rev 9 Allen Wirfs-Brock" w:date="2012-07-07T11:51:00Z">
        <w:r w:rsidR="00426175">
          <w:t xml:space="preserve"> 0x</w:t>
        </w:r>
      </w:ins>
      <w:ins w:id="35026" w:author="Rev 9 Allen Wirfs-Brock" w:date="2012-07-07T11:52:00Z">
        <w:r w:rsidR="00426175">
          <w:t>DC00) + 0x10000</w:t>
        </w:r>
      </w:ins>
      <w:ins w:id="35027" w:author="Rev 9 Allen Wirfs-Brock" w:date="2012-07-07T11:23:00Z">
        <w:r w:rsidRPr="00E77497">
          <w:t>.</w:t>
        </w:r>
      </w:ins>
    </w:p>
    <w:p w:rsidR="002C504F" w:rsidRPr="00E77497" w:rsidRDefault="002C504F" w:rsidP="002C504F">
      <w:pPr>
        <w:pStyle w:val="Note"/>
        <w:rPr>
          <w:ins w:id="35028" w:author="Rev 9 Allen Wirfs-Brock" w:date="2012-07-07T11:23:00Z"/>
        </w:rPr>
      </w:pPr>
      <w:ins w:id="35029" w:author="Rev 9 Allen Wirfs-Brock" w:date="2012-07-07T11:23:00Z">
        <w:r w:rsidRPr="00E77497">
          <w:t>NOTE</w:t>
        </w:r>
        <w:r w:rsidRPr="00E77497">
          <w:tab/>
          <w:t xml:space="preserve">The </w:t>
        </w:r>
        <w:del w:id="35030" w:author="Rev 10 Allen Wirfs-Brock" w:date="2012-07-09T09:11:00Z">
          <w:r w:rsidRPr="00E77497" w:rsidDel="0007086F">
            <w:rPr>
              <w:rFonts w:ascii="Courier New" w:hAnsi="Courier New"/>
              <w:b/>
            </w:rPr>
            <w:delText>charCode</w:delText>
          </w:r>
        </w:del>
      </w:ins>
      <w:ins w:id="35031" w:author="Rev 10 Allen Wirfs-Brock" w:date="2012-07-09T09:11:00Z">
        <w:r w:rsidR="0007086F">
          <w:rPr>
            <w:rFonts w:ascii="Courier New" w:hAnsi="Courier New"/>
            <w:b/>
          </w:rPr>
          <w:t>codePoint</w:t>
        </w:r>
      </w:ins>
      <w:ins w:id="35032" w:author="Rev 9 Allen Wirfs-Brock" w:date="2012-07-07T11:23:00Z">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rsidR="00762CE7" w:rsidRPr="00762CE7" w:rsidDel="00C459A3" w:rsidRDefault="00762CE7" w:rsidP="00762CE7">
      <w:pPr>
        <w:keepNext/>
        <w:tabs>
          <w:tab w:val="left" w:pos="709"/>
          <w:tab w:val="left" w:pos="940"/>
          <w:tab w:val="left" w:pos="1140"/>
          <w:tab w:val="left" w:pos="1360"/>
        </w:tabs>
        <w:suppressAutoHyphens/>
        <w:spacing w:before="120" w:line="230" w:lineRule="exact"/>
        <w:jc w:val="left"/>
        <w:outlineLvl w:val="3"/>
        <w:rPr>
          <w:ins w:id="35033" w:author="Rev 7 Allen Wirfs-Brock" w:date="2012-05-02T17:36:00Z"/>
          <w:del w:id="35034" w:author="Rev 8 Allen Wirfs-Brock" w:date="2012-06-15T15:29:00Z"/>
          <w:rFonts w:cs="Arial"/>
          <w:b/>
        </w:rPr>
      </w:pPr>
      <w:ins w:id="35035" w:author="Rev 7 Allen Wirfs-Brock" w:date="2012-05-02T17:36:00Z">
        <w:del w:id="35036" w:author="Rev 8 Allen Wirfs-Brock" w:date="2012-06-15T15:29:00Z">
          <w:r w:rsidRPr="00762CE7" w:rsidDel="00C459A3">
            <w:rPr>
              <w:rFonts w:cs="Arial"/>
              <w:b/>
            </w:rPr>
            <w:lastRenderedPageBreak/>
            <w:delText>15.5.4.25</w:delText>
          </w:r>
          <w:r w:rsidRPr="00762CE7" w:rsidDel="00C459A3">
            <w:rPr>
              <w:rFonts w:cs="Arial"/>
              <w:b/>
            </w:rPr>
            <w:tab/>
            <w:delText>String.prototype.toArray()</w:delText>
          </w:r>
        </w:del>
      </w:ins>
    </w:p>
    <w:p w:rsidR="00762CE7" w:rsidRPr="00762CE7" w:rsidDel="00C459A3" w:rsidRDefault="00762CE7" w:rsidP="00762CE7">
      <w:pPr>
        <w:rPr>
          <w:ins w:id="35037" w:author="Rev 7 Allen Wirfs-Brock" w:date="2012-05-02T17:36:00Z"/>
          <w:del w:id="35038" w:author="Rev 8 Allen Wirfs-Brock" w:date="2012-06-15T15:29:00Z"/>
          <w:rFonts w:cs="Arial"/>
        </w:rPr>
      </w:pPr>
      <w:ins w:id="35039" w:author="Rev 7 Allen Wirfs-Brock" w:date="2012-05-02T17:36:00Z">
        <w:del w:id="35040" w:author="Rev 8 Allen Wirfs-Brock" w:date="2012-06-15T15:29:00Z">
          <w:r w:rsidRPr="00762CE7" w:rsidDel="00C459A3">
            <w:rPr>
              <w:rFonts w:cs="Arial"/>
            </w:rPr>
            <w:delText>The following steps are taken:</w:delText>
          </w:r>
        </w:del>
      </w:ins>
    </w:p>
    <w:p w:rsidR="00762CE7" w:rsidRPr="00786F5E" w:rsidDel="00C459A3" w:rsidRDefault="000316BA" w:rsidP="00762CE7">
      <w:pPr>
        <w:numPr>
          <w:ilvl w:val="0"/>
          <w:numId w:val="802"/>
        </w:numPr>
        <w:spacing w:after="0" w:line="240" w:lineRule="auto"/>
        <w:jc w:val="left"/>
        <w:rPr>
          <w:ins w:id="35041" w:author="Rev 7 Allen Wirfs-Brock" w:date="2012-05-02T17:36:00Z"/>
          <w:del w:id="35042" w:author="Rev 8 Allen Wirfs-Brock" w:date="2012-06-15T15:29:00Z"/>
          <w:rFonts w:ascii="Times New Roman" w:eastAsia="Times New Roman" w:hAnsi="Times New Roman"/>
          <w:spacing w:val="6"/>
          <w:lang w:eastAsia="en-US"/>
        </w:rPr>
      </w:pPr>
      <w:ins w:id="35043" w:author="Rev 7 Allen Wirfs-Brock" w:date="2012-05-02T18:11:00Z">
        <w:del w:id="35044" w:author="Rev 8 Allen Wirfs-Brock" w:date="2012-06-15T15:29:00Z">
          <w:r w:rsidRPr="00762CE7" w:rsidDel="00C459A3">
            <w:rPr>
              <w:rFonts w:ascii="Times New Roman" w:hAnsi="Times New Roman"/>
            </w:rPr>
            <w:delText>ReturnIfAbrupt(CheckObjectCoercible(</w:delText>
          </w:r>
          <w:r w:rsidRPr="00762CE7" w:rsidDel="00C459A3">
            <w:rPr>
              <w:rFonts w:ascii="Times New Roman" w:hAnsi="Times New Roman"/>
              <w:b/>
            </w:rPr>
            <w:delText>this</w:delText>
          </w:r>
          <w:r w:rsidRPr="00762CE7" w:rsidDel="00C459A3">
            <w:rPr>
              <w:rFonts w:ascii="Times New Roman" w:hAnsi="Times New Roman"/>
            </w:rPr>
            <w:delText xml:space="preserve"> value))</w:delText>
          </w:r>
          <w:r w:rsidRPr="00762CE7" w:rsidDel="00C459A3">
            <w:rPr>
              <w:rFonts w:ascii="Times New Roman" w:eastAsia="Times New Roman" w:hAnsi="Times New Roman"/>
              <w:spacing w:val="6"/>
              <w:lang w:eastAsia="en-US"/>
            </w:rPr>
            <w:delText>.</w:delText>
          </w:r>
        </w:del>
      </w:ins>
    </w:p>
    <w:p w:rsidR="00762CE7" w:rsidRPr="00786F5E" w:rsidDel="00C459A3" w:rsidRDefault="00762CE7" w:rsidP="00762CE7">
      <w:pPr>
        <w:numPr>
          <w:ilvl w:val="0"/>
          <w:numId w:val="802"/>
        </w:numPr>
        <w:spacing w:after="0" w:line="240" w:lineRule="auto"/>
        <w:jc w:val="left"/>
        <w:rPr>
          <w:ins w:id="35045" w:author="Rev 7 Allen Wirfs-Brock" w:date="2012-05-02T17:36:00Z"/>
          <w:del w:id="35046" w:author="Rev 8 Allen Wirfs-Brock" w:date="2012-06-15T15:29:00Z"/>
          <w:rFonts w:ascii="Times New Roman" w:eastAsia="Times New Roman" w:hAnsi="Times New Roman"/>
          <w:spacing w:val="6"/>
          <w:lang w:eastAsia="en-US"/>
        </w:rPr>
      </w:pPr>
      <w:ins w:id="35047" w:author="Rev 7 Allen Wirfs-Brock" w:date="2012-05-02T17:36:00Z">
        <w:del w:id="35048"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 xml:space="preserve"> be the result of calling ToString, giving it the </w:delText>
          </w:r>
          <w:r w:rsidRPr="00786F5E" w:rsidDel="00C459A3">
            <w:rPr>
              <w:rFonts w:ascii="Times New Roman" w:eastAsia="Times New Roman" w:hAnsi="Times New Roman"/>
              <w:b/>
              <w:spacing w:val="6"/>
              <w:lang w:eastAsia="en-US"/>
            </w:rPr>
            <w:delText>this</w:delText>
          </w:r>
          <w:r w:rsidRPr="00786F5E" w:rsidDel="00C459A3">
            <w:rPr>
              <w:rFonts w:ascii="Times New Roman" w:eastAsia="Times New Roman" w:hAnsi="Times New Roman"/>
              <w:spacing w:val="6"/>
              <w:lang w:eastAsia="en-US"/>
            </w:rPr>
            <w:delText xml:space="preserve"> value as its argument.</w:delText>
          </w:r>
        </w:del>
      </w:ins>
    </w:p>
    <w:p w:rsidR="00786F5E" w:rsidRPr="00E77497" w:rsidDel="00C459A3" w:rsidRDefault="00786F5E" w:rsidP="00786F5E">
      <w:pPr>
        <w:pStyle w:val="Alg4"/>
        <w:numPr>
          <w:ilvl w:val="0"/>
          <w:numId w:val="802"/>
        </w:numPr>
        <w:contextualSpacing/>
        <w:rPr>
          <w:ins w:id="35049" w:author="Rev 7 Allen Wirfs-Brock" w:date="2012-05-02T18:14:00Z"/>
          <w:del w:id="35050" w:author="Rev 8 Allen Wirfs-Brock" w:date="2012-06-15T15:29:00Z"/>
        </w:rPr>
      </w:pPr>
      <w:ins w:id="35051" w:author="Rev 7 Allen Wirfs-Brock" w:date="2012-05-02T18:14:00Z">
        <w:del w:id="35052" w:author="Rev 8 Allen Wirfs-Brock" w:date="2012-06-15T15:29:00Z">
          <w:r w:rsidDel="00C459A3">
            <w:delText>ReturnIfAbrupt(</w:delText>
          </w:r>
          <w:r w:rsidDel="00C459A3">
            <w:rPr>
              <w:i/>
            </w:rPr>
            <w:delText>S</w:delText>
          </w:r>
          <w:r w:rsidDel="00C459A3">
            <w:delText>).</w:delText>
          </w:r>
        </w:del>
      </w:ins>
    </w:p>
    <w:p w:rsidR="00786F5E" w:rsidRPr="00250FC6" w:rsidDel="00C459A3" w:rsidRDefault="00786F5E" w:rsidP="00786F5E">
      <w:pPr>
        <w:numPr>
          <w:ilvl w:val="0"/>
          <w:numId w:val="802"/>
        </w:numPr>
        <w:spacing w:after="0" w:line="240" w:lineRule="auto"/>
        <w:jc w:val="left"/>
        <w:rPr>
          <w:ins w:id="35053" w:author="Rev 7 Allen Wirfs-Brock" w:date="2012-05-02T18:15:00Z"/>
          <w:del w:id="35054" w:author="Rev 8 Allen Wirfs-Brock" w:date="2012-06-15T15:29:00Z"/>
          <w:rFonts w:ascii="Times New Roman" w:eastAsia="Times New Roman" w:hAnsi="Times New Roman"/>
          <w:spacing w:val="6"/>
          <w:lang w:eastAsia="en-US"/>
        </w:rPr>
      </w:pPr>
      <w:ins w:id="35055" w:author="Rev 7 Allen Wirfs-Brock" w:date="2012-05-02T18:15:00Z">
        <w:del w:id="35056" w:author="Rev 8 Allen Wirfs-Brock" w:date="2012-06-15T15:29:00Z">
          <w:r w:rsidRPr="00250FC6" w:rsidDel="00C459A3">
            <w:rPr>
              <w:rFonts w:ascii="Times New Roman" w:eastAsia="Times New Roman" w:hAnsi="Times New Roman"/>
              <w:spacing w:val="6"/>
              <w:lang w:eastAsia="en-US"/>
            </w:rPr>
            <w:delText xml:space="preserve">Let </w:delText>
          </w:r>
          <w:r w:rsidRPr="00250FC6" w:rsidDel="00C459A3">
            <w:rPr>
              <w:rFonts w:ascii="Times New Roman" w:eastAsia="Times New Roman" w:hAnsi="Times New Roman"/>
              <w:i/>
              <w:spacing w:val="6"/>
              <w:lang w:eastAsia="en-US"/>
            </w:rPr>
            <w:delText>len</w:delText>
          </w:r>
          <w:r w:rsidRPr="00250FC6" w:rsidDel="00C459A3">
            <w:rPr>
              <w:rFonts w:ascii="Times New Roman" w:eastAsia="Times New Roman" w:hAnsi="Times New Roman"/>
              <w:spacing w:val="6"/>
              <w:lang w:eastAsia="en-US"/>
            </w:rPr>
            <w:delText xml:space="preserve"> be the number of characters in </w:delText>
          </w:r>
          <w:r w:rsidRPr="00250FC6" w:rsidDel="00C459A3">
            <w:rPr>
              <w:rFonts w:ascii="Times New Roman" w:eastAsia="Times New Roman" w:hAnsi="Times New Roman"/>
              <w:i/>
              <w:spacing w:val="6"/>
              <w:lang w:eastAsia="en-US"/>
            </w:rPr>
            <w:delText>S</w:delText>
          </w:r>
          <w:r w:rsidRPr="00250FC6" w:rsidDel="00C459A3">
            <w:rPr>
              <w:rFonts w:ascii="Times New Roman" w:eastAsia="Times New Roman" w:hAnsi="Times New Roman"/>
              <w:spacing w:val="6"/>
              <w:lang w:eastAsia="en-US"/>
            </w:rPr>
            <w:delText>.</w:delText>
          </w:r>
        </w:del>
      </w:ins>
    </w:p>
    <w:p w:rsidR="00786F5E" w:rsidRPr="00E77497" w:rsidDel="00C459A3" w:rsidRDefault="00786F5E" w:rsidP="00786F5E">
      <w:pPr>
        <w:pStyle w:val="Alg4"/>
        <w:numPr>
          <w:ilvl w:val="0"/>
          <w:numId w:val="802"/>
        </w:numPr>
        <w:rPr>
          <w:ins w:id="35057" w:author="Rev 7 Allen Wirfs-Brock" w:date="2012-05-02T18:14:00Z"/>
          <w:del w:id="35058" w:author="Rev 8 Allen Wirfs-Brock" w:date="2012-06-15T15:29:00Z"/>
        </w:rPr>
      </w:pPr>
      <w:ins w:id="35059" w:author="Rev 7 Allen Wirfs-Brock" w:date="2012-05-02T18:14:00Z">
        <w:del w:id="35060" w:author="Rev 8 Allen Wirfs-Brock" w:date="2012-06-15T15:29:00Z">
          <w:r w:rsidRPr="00E77497" w:rsidDel="00C459A3">
            <w:delText xml:space="preserve">Let </w:delText>
          </w:r>
          <w:r w:rsidRPr="000316BA" w:rsidDel="00C459A3">
            <w:rPr>
              <w:i/>
            </w:rPr>
            <w:delText>array</w:delText>
          </w:r>
          <w:r w:rsidRPr="00E77497" w:rsidDel="00C459A3">
            <w:delText xml:space="preserve"> be </w:delText>
          </w:r>
          <w:r w:rsidDel="00C459A3">
            <w:delText xml:space="preserve">the result of the </w:delText>
          </w:r>
        </w:del>
        <w:del w:id="35061" w:author="Rev 8 Allen Wirfs-Brock" w:date="2012-06-14T14:41:00Z">
          <w:r w:rsidDel="00D4543D">
            <w:delText>abstraction operation</w:delText>
          </w:r>
        </w:del>
        <w:del w:id="35062" w:author="Rev 8 Allen Wirfs-Brock" w:date="2012-06-15T15:29:00Z">
          <w:r w:rsidDel="00C459A3">
            <w:delText xml:space="preserve"> ArrayCreate (15.4) with argument </w:delText>
          </w:r>
        </w:del>
      </w:ins>
      <w:ins w:id="35063" w:author="Rev 7 Allen Wirfs-Brock" w:date="2012-05-02T18:15:00Z">
        <w:del w:id="35064" w:author="Rev 8 Allen Wirfs-Brock" w:date="2012-06-15T15:29:00Z">
          <w:r w:rsidRPr="00250FC6" w:rsidDel="00C459A3">
            <w:rPr>
              <w:i/>
            </w:rPr>
            <w:delText>len</w:delText>
          </w:r>
        </w:del>
      </w:ins>
      <w:ins w:id="35065" w:author="Rev 7 Allen Wirfs-Brock" w:date="2012-05-02T18:14:00Z">
        <w:del w:id="35066" w:author="Rev 8 Allen Wirfs-Brock" w:date="2012-06-15T15:29:00Z">
          <w:r w:rsidRPr="00E77497" w:rsidDel="00C459A3">
            <w:delText>.</w:delText>
          </w:r>
        </w:del>
      </w:ins>
    </w:p>
    <w:p w:rsidR="00762CE7" w:rsidRPr="00786F5E" w:rsidDel="00C459A3" w:rsidRDefault="00762CE7" w:rsidP="00762CE7">
      <w:pPr>
        <w:numPr>
          <w:ilvl w:val="0"/>
          <w:numId w:val="802"/>
        </w:numPr>
        <w:spacing w:after="0" w:line="240" w:lineRule="auto"/>
        <w:jc w:val="left"/>
        <w:rPr>
          <w:ins w:id="35067" w:author="Rev 7 Allen Wirfs-Brock" w:date="2012-05-02T17:36:00Z"/>
          <w:del w:id="35068" w:author="Rev 8 Allen Wirfs-Brock" w:date="2012-06-15T15:29:00Z"/>
          <w:rFonts w:ascii="Times New Roman" w:eastAsia="Times New Roman" w:hAnsi="Times New Roman"/>
          <w:spacing w:val="6"/>
          <w:lang w:eastAsia="en-US"/>
        </w:rPr>
      </w:pPr>
      <w:ins w:id="35069" w:author="Rev 7 Allen Wirfs-Brock" w:date="2012-05-02T17:36:00Z">
        <w:del w:id="35070"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be 0</w:delText>
          </w:r>
        </w:del>
      </w:ins>
    </w:p>
    <w:p w:rsidR="00762CE7" w:rsidRPr="00786F5E" w:rsidDel="00C459A3" w:rsidRDefault="00762CE7" w:rsidP="00762CE7">
      <w:pPr>
        <w:numPr>
          <w:ilvl w:val="0"/>
          <w:numId w:val="802"/>
        </w:numPr>
        <w:spacing w:after="0" w:line="240" w:lineRule="auto"/>
        <w:jc w:val="left"/>
        <w:rPr>
          <w:ins w:id="35071" w:author="Rev 7 Allen Wirfs-Brock" w:date="2012-05-02T17:36:00Z"/>
          <w:del w:id="35072" w:author="Rev 8 Allen Wirfs-Brock" w:date="2012-06-15T15:29:00Z"/>
          <w:rFonts w:ascii="Times New Roman" w:eastAsia="Times New Roman" w:hAnsi="Times New Roman"/>
          <w:spacing w:val="6"/>
          <w:lang w:eastAsia="en-US"/>
        </w:rPr>
      </w:pPr>
      <w:ins w:id="35073" w:author="Rev 7 Allen Wirfs-Brock" w:date="2012-05-02T17:36:00Z">
        <w:del w:id="35074" w:author="Rev 8 Allen Wirfs-Brock" w:date="2012-06-15T15:29:00Z">
          <w:r w:rsidRPr="00786F5E" w:rsidDel="00C459A3">
            <w:rPr>
              <w:rFonts w:ascii="Times New Roman" w:eastAsia="Times New Roman" w:hAnsi="Times New Roman"/>
              <w:spacing w:val="6"/>
              <w:lang w:eastAsia="en-US"/>
            </w:rPr>
            <w:delText xml:space="preserve">Repeat, while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&lt;</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len</w:delText>
          </w:r>
          <w:r w:rsidRPr="00786F5E" w:rsidDel="00C459A3">
            <w:rPr>
              <w:rFonts w:ascii="Times New Roman" w:eastAsia="Times New Roman" w:hAnsi="Times New Roman"/>
              <w:spacing w:val="6"/>
              <w:lang w:eastAsia="en-US"/>
            </w:rPr>
            <w:delText>:</w:delText>
          </w:r>
        </w:del>
      </w:ins>
    </w:p>
    <w:p w:rsidR="00762CE7" w:rsidRPr="00786F5E" w:rsidDel="00C459A3" w:rsidRDefault="00762CE7" w:rsidP="00762CE7">
      <w:pPr>
        <w:numPr>
          <w:ilvl w:val="1"/>
          <w:numId w:val="802"/>
        </w:numPr>
        <w:spacing w:after="0" w:line="240" w:lineRule="auto"/>
        <w:jc w:val="left"/>
        <w:rPr>
          <w:ins w:id="35075" w:author="Rev 7 Allen Wirfs-Brock" w:date="2012-05-02T17:36:00Z"/>
          <w:del w:id="35076" w:author="Rev 8 Allen Wirfs-Brock" w:date="2012-06-15T15:29:00Z"/>
          <w:rFonts w:ascii="Times New Roman" w:eastAsia="Times New Roman" w:hAnsi="Times New Roman"/>
          <w:spacing w:val="6"/>
          <w:lang w:eastAsia="en-US"/>
        </w:rPr>
      </w:pPr>
      <w:ins w:id="35077" w:author="Rev 7 Allen Wirfs-Brock" w:date="2012-05-02T17:36:00Z">
        <w:del w:id="35078"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be the character at position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in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w:delText>
          </w:r>
        </w:del>
      </w:ins>
    </w:p>
    <w:p w:rsidR="00762CE7" w:rsidRPr="00786F5E" w:rsidDel="00C459A3" w:rsidRDefault="00762CE7" w:rsidP="00762CE7">
      <w:pPr>
        <w:numPr>
          <w:ilvl w:val="1"/>
          <w:numId w:val="802"/>
        </w:numPr>
        <w:spacing w:after="0" w:line="240" w:lineRule="auto"/>
        <w:jc w:val="left"/>
        <w:rPr>
          <w:ins w:id="35079" w:author="Rev 7 Allen Wirfs-Brock" w:date="2012-05-02T17:36:00Z"/>
          <w:del w:id="35080" w:author="Rev 8 Allen Wirfs-Brock" w:date="2012-06-15T15:29:00Z"/>
          <w:rFonts w:ascii="Times New Roman" w:eastAsia="Times New Roman" w:hAnsi="Times New Roman"/>
          <w:spacing w:val="6"/>
          <w:lang w:eastAsia="en-US"/>
        </w:rPr>
      </w:pPr>
      <w:ins w:id="35081" w:author="Rev 7 Allen Wirfs-Brock" w:date="2012-05-02T17:36:00Z">
        <w:del w:id="35082" w:author="Rev 8 Allen Wirfs-Brock" w:date="2012-06-15T15:29:00Z">
          <w:r w:rsidRPr="00786F5E" w:rsidDel="00C459A3">
            <w:rPr>
              <w:rFonts w:ascii="Times New Roman" w:eastAsia="Times New Roman" w:hAnsi="Times New Roman"/>
              <w:spacing w:val="6"/>
              <w:lang w:eastAsia="en-US"/>
            </w:rPr>
            <w:delText xml:space="preserve">Call the [[DefineOwnProperty]] internal method of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 xml:space="preserve"> with arguments ToString(</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the PropertyDescriptor {[[Value]]: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[[Writable]]: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[[Enumerable]]: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[[Configurable]]: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and </w:delText>
          </w:r>
          <w:r w:rsidRPr="00786F5E" w:rsidDel="00C459A3">
            <w:rPr>
              <w:rFonts w:ascii="Times New Roman" w:eastAsia="Times New Roman" w:hAnsi="Times New Roman"/>
              <w:b/>
              <w:spacing w:val="6"/>
              <w:lang w:eastAsia="en-US"/>
            </w:rPr>
            <w:delText>false</w:delText>
          </w:r>
          <w:r w:rsidRPr="00786F5E" w:rsidDel="00C459A3">
            <w:rPr>
              <w:rFonts w:ascii="Times New Roman" w:eastAsia="Times New Roman" w:hAnsi="Times New Roman"/>
              <w:spacing w:val="6"/>
              <w:lang w:eastAsia="en-US"/>
            </w:rPr>
            <w:delText>.</w:delText>
          </w:r>
        </w:del>
      </w:ins>
    </w:p>
    <w:p w:rsidR="00762CE7" w:rsidRPr="00786F5E" w:rsidDel="00C459A3" w:rsidRDefault="00762CE7" w:rsidP="00762CE7">
      <w:pPr>
        <w:numPr>
          <w:ilvl w:val="1"/>
          <w:numId w:val="802"/>
        </w:numPr>
        <w:spacing w:after="0" w:line="240" w:lineRule="auto"/>
        <w:jc w:val="left"/>
        <w:rPr>
          <w:ins w:id="35083" w:author="Rev 7 Allen Wirfs-Brock" w:date="2012-05-02T17:36:00Z"/>
          <w:del w:id="35084" w:author="Rev 8 Allen Wirfs-Brock" w:date="2012-06-15T15:29:00Z"/>
          <w:rFonts w:ascii="Times New Roman" w:eastAsia="Times New Roman" w:hAnsi="Times New Roman"/>
          <w:spacing w:val="6"/>
          <w:lang w:eastAsia="en-US"/>
        </w:rPr>
      </w:pPr>
      <w:ins w:id="35085" w:author="Rev 7 Allen Wirfs-Brock" w:date="2012-05-02T17:36:00Z">
        <w:del w:id="35086" w:author="Rev 8 Allen Wirfs-Brock" w:date="2012-06-15T15:29:00Z">
          <w:r w:rsidRPr="00786F5E" w:rsidDel="00C459A3">
            <w:rPr>
              <w:rFonts w:ascii="Times New Roman" w:eastAsia="Times New Roman" w:hAnsi="Times New Roman"/>
              <w:spacing w:val="6"/>
              <w:lang w:eastAsia="en-US"/>
            </w:rPr>
            <w:delText xml:space="preserve">Increment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by 1.</w:delText>
          </w:r>
        </w:del>
      </w:ins>
    </w:p>
    <w:p w:rsidR="00762CE7" w:rsidRPr="00786F5E" w:rsidDel="00C459A3" w:rsidRDefault="00762CE7" w:rsidP="00762CE7">
      <w:pPr>
        <w:numPr>
          <w:ilvl w:val="0"/>
          <w:numId w:val="802"/>
        </w:numPr>
        <w:spacing w:after="220" w:line="240" w:lineRule="auto"/>
        <w:jc w:val="left"/>
        <w:rPr>
          <w:ins w:id="35087" w:author="Rev 7 Allen Wirfs-Brock" w:date="2012-05-02T17:36:00Z"/>
          <w:del w:id="35088" w:author="Rev 8 Allen Wirfs-Brock" w:date="2012-06-15T15:29:00Z"/>
          <w:rFonts w:ascii="Times New Roman" w:eastAsia="Times New Roman" w:hAnsi="Times New Roman"/>
          <w:spacing w:val="6"/>
          <w:lang w:eastAsia="en-US"/>
        </w:rPr>
      </w:pPr>
      <w:ins w:id="35089" w:author="Rev 7 Allen Wirfs-Brock" w:date="2012-05-02T17:36:00Z">
        <w:del w:id="35090" w:author="Rev 8 Allen Wirfs-Brock" w:date="2012-06-15T15:29:00Z">
          <w:r w:rsidRPr="00786F5E" w:rsidDel="00C459A3">
            <w:rPr>
              <w:rFonts w:ascii="Times New Roman" w:eastAsia="Times New Roman" w:hAnsi="Times New Roman"/>
              <w:spacing w:val="6"/>
              <w:lang w:eastAsia="en-US"/>
            </w:rPr>
            <w:delText xml:space="preserve">Return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w:delText>
          </w:r>
        </w:del>
      </w:ins>
    </w:p>
    <w:p w:rsidR="00762CE7" w:rsidRPr="00762CE7" w:rsidDel="00C459A3" w:rsidRDefault="00762CE7" w:rsidP="00762CE7">
      <w:pPr>
        <w:rPr>
          <w:ins w:id="35091" w:author="Rev 7 Allen Wirfs-Brock" w:date="2012-05-02T17:36:00Z"/>
          <w:del w:id="35092" w:author="Rev 8 Allen Wirfs-Brock" w:date="2012-06-15T15:29:00Z"/>
          <w:rFonts w:cs="Arial"/>
        </w:rPr>
      </w:pPr>
      <w:ins w:id="35093" w:author="Rev 7 Allen Wirfs-Brock" w:date="2012-05-02T17:36:00Z">
        <w:del w:id="35094" w:author="Rev 8 Allen Wirfs-Brock" w:date="2012-06-15T15:29:00Z">
          <w:r w:rsidRPr="00762CE7" w:rsidDel="00C459A3">
            <w:rPr>
              <w:rFonts w:cs="Arial"/>
            </w:rPr>
            <w:delText xml:space="preserve">The </w:delText>
          </w:r>
          <w:r w:rsidRPr="00762CE7" w:rsidDel="00C459A3">
            <w:rPr>
              <w:rFonts w:cs="Arial"/>
              <w:b/>
            </w:rPr>
            <w:delText>length</w:delText>
          </w:r>
          <w:r w:rsidRPr="00762CE7" w:rsidDel="00C459A3">
            <w:rPr>
              <w:rFonts w:cs="Arial"/>
            </w:rPr>
            <w:delText xml:space="preserve"> property of the </w:delText>
          </w:r>
          <w:r w:rsidRPr="00762CE7" w:rsidDel="00C459A3">
            <w:rPr>
              <w:rFonts w:cs="Arial"/>
              <w:b/>
            </w:rPr>
            <w:delText>toArray</w:delText>
          </w:r>
          <w:r w:rsidRPr="00762CE7" w:rsidDel="00C459A3">
            <w:rPr>
              <w:rFonts w:cs="Arial"/>
            </w:rPr>
            <w:delText xml:space="preserve"> method is </w:delText>
          </w:r>
          <w:r w:rsidRPr="00762CE7" w:rsidDel="00C459A3">
            <w:rPr>
              <w:rFonts w:cs="Arial"/>
              <w:b/>
            </w:rPr>
            <w:delText>0</w:delText>
          </w:r>
          <w:r w:rsidRPr="00762CE7" w:rsidDel="00C459A3">
            <w:rPr>
              <w:rFonts w:cs="Arial"/>
            </w:rPr>
            <w:delText>.</w:delText>
          </w:r>
        </w:del>
      </w:ins>
    </w:p>
    <w:p w:rsidR="000316BA" w:rsidRPr="00762CE7" w:rsidDel="00C459A3" w:rsidRDefault="000316BA" w:rsidP="000316BA">
      <w:pPr>
        <w:pStyle w:val="Note"/>
        <w:rPr>
          <w:ins w:id="35095" w:author="Rev 7 Allen Wirfs-Brock" w:date="2012-05-02T18:10:00Z"/>
          <w:del w:id="35096" w:author="Rev 8 Allen Wirfs-Brock" w:date="2012-06-15T15:29:00Z"/>
        </w:rPr>
      </w:pPr>
      <w:ins w:id="35097" w:author="Rev 7 Allen Wirfs-Brock" w:date="2012-05-02T18:10:00Z">
        <w:del w:id="35098" w:author="Rev 8 Allen Wirfs-Brock" w:date="2012-06-15T15:29:00Z">
          <w:r w:rsidDel="00C459A3">
            <w:delText>NOTE 1</w:delText>
          </w:r>
          <w:r w:rsidDel="00C459A3">
            <w:tab/>
          </w:r>
          <w:r w:rsidRPr="00762CE7" w:rsidDel="00C459A3">
            <w:delText>Returns an Array object with elements corresponding to the characters of this object (converted to a String).</w:delText>
          </w:r>
        </w:del>
      </w:ins>
    </w:p>
    <w:p w:rsidR="00762CE7" w:rsidRPr="00762CE7" w:rsidDel="00C459A3" w:rsidRDefault="00762CE7" w:rsidP="000316BA">
      <w:pPr>
        <w:pStyle w:val="Note"/>
        <w:rPr>
          <w:ins w:id="35099" w:author="Rev 7 Allen Wirfs-Brock" w:date="2012-05-02T17:36:00Z"/>
          <w:del w:id="35100" w:author="Rev 8 Allen Wirfs-Brock" w:date="2012-06-15T15:29:00Z"/>
        </w:rPr>
      </w:pPr>
      <w:ins w:id="35101" w:author="Rev 7 Allen Wirfs-Brock" w:date="2012-05-02T17:36:00Z">
        <w:del w:id="35102" w:author="Rev 8 Allen Wirfs-Brock" w:date="2012-06-15T15:29:00Z">
          <w:r w:rsidRPr="00762CE7" w:rsidDel="00C459A3">
            <w:delText>NOTE</w:delText>
          </w:r>
        </w:del>
      </w:ins>
      <w:ins w:id="35103" w:author="Rev 7 Allen Wirfs-Brock" w:date="2012-05-02T18:09:00Z">
        <w:del w:id="35104" w:author="Rev 8 Allen Wirfs-Brock" w:date="2012-06-15T15:29:00Z">
          <w:r w:rsidR="000316BA" w:rsidDel="00C459A3">
            <w:delText xml:space="preserve"> 2</w:delText>
          </w:r>
        </w:del>
      </w:ins>
      <w:ins w:id="35105" w:author="Rev 7 Allen Wirfs-Brock" w:date="2012-05-02T17:36:00Z">
        <w:del w:id="35106" w:author="Rev 8 Allen Wirfs-Brock" w:date="2012-06-15T15:29:00Z">
          <w:r w:rsidRPr="00762CE7" w:rsidDel="00C459A3">
            <w:tab/>
            <w:delText xml:space="preserve">The </w:delText>
          </w:r>
          <w:r w:rsidRPr="00762CE7" w:rsidDel="00C459A3">
            <w:rPr>
              <w:b/>
            </w:rPr>
            <w:delText>toArray</w:delText>
          </w:r>
          <w:r w:rsidRPr="00762CE7" w:rsidDel="00C459A3">
            <w:delText xml:space="preserve"> function is intentionally generic; it does not require that its </w:delText>
          </w:r>
          <w:r w:rsidRPr="00762CE7" w:rsidDel="00C459A3">
            <w:rPr>
              <w:b/>
            </w:rPr>
            <w:delText>this</w:delText>
          </w:r>
          <w:r w:rsidRPr="00762CE7" w:rsidDel="00C459A3">
            <w:delText xml:space="preserve"> value be a String object. Therefore, it can be transferred to other kinds of objects for use as a method.</w:delText>
          </w:r>
        </w:del>
      </w:ins>
    </w:p>
    <w:p w:rsidR="004C02EF" w:rsidRPr="00E77497" w:rsidRDefault="004C02EF" w:rsidP="00B43482">
      <w:pPr>
        <w:pStyle w:val="Heading3"/>
        <w:numPr>
          <w:ilvl w:val="0"/>
          <w:numId w:val="0"/>
        </w:numPr>
      </w:pPr>
      <w:bookmarkStart w:id="35107" w:name="_Toc339020462"/>
      <w:r w:rsidRPr="00E77497">
        <w:t>15.5.5</w:t>
      </w:r>
      <w:r w:rsidRPr="00E77497">
        <w:tab/>
        <w:t>Properties of String Instance</w:t>
      </w:r>
      <w:bookmarkEnd w:id="34141"/>
      <w:bookmarkEnd w:id="34142"/>
      <w:bookmarkEnd w:id="34696"/>
      <w:bookmarkEnd w:id="34697"/>
      <w:bookmarkEnd w:id="34698"/>
      <w:r w:rsidRPr="00E77497">
        <w:t>s</w:t>
      </w:r>
      <w:bookmarkEnd w:id="34699"/>
      <w:bookmarkEnd w:id="34700"/>
      <w:bookmarkEnd w:id="34701"/>
      <w:bookmarkEnd w:id="34702"/>
      <w:bookmarkEnd w:id="34703"/>
      <w:bookmarkEnd w:id="34704"/>
      <w:bookmarkEnd w:id="35107"/>
    </w:p>
    <w:p w:rsidR="004C02EF" w:rsidRPr="00E77497" w:rsidRDefault="004C02EF" w:rsidP="004C02EF">
      <w:r w:rsidRPr="00E77497">
        <w:t xml:space="preserve">String instances inherit properties from the String prototype object and </w:t>
      </w:r>
      <w:del w:id="35108" w:author="Allen Wirfs-Brock" w:date="2011-07-02T14:11:00Z">
        <w:r w:rsidRPr="00E77497" w:rsidDel="00141138">
          <w:delText>their [[Class]]</w:delText>
        </w:r>
      </w:del>
      <w:ins w:id="35109" w:author="Allen Wirfs-Brock" w:date="2011-07-02T14:11:00Z">
        <w:r w:rsidR="00141138" w:rsidRPr="00E77497">
          <w:t>have a [[</w:t>
        </w:r>
        <w:del w:id="35110" w:author="Rev 3 Allen Wirfs-Brock" w:date="2011-09-07T17:55:00Z">
          <w:r w:rsidR="00141138" w:rsidRPr="00E77497" w:rsidDel="00065D08">
            <w:delText>IsString</w:delText>
          </w:r>
        </w:del>
      </w:ins>
      <w:ins w:id="35111" w:author="Rev 3 Allen Wirfs-Brock" w:date="2011-09-07T17:55:00Z">
        <w:r w:rsidR="00065D08" w:rsidRPr="00E77497">
          <w:t>NativeBrand</w:t>
        </w:r>
      </w:ins>
      <w:ins w:id="35112" w:author="Allen Wirfs-Brock" w:date="2011-07-02T14:11:00Z">
        <w:r w:rsidR="00141138" w:rsidRPr="00E77497">
          <w:t>]]</w:t>
        </w:r>
      </w:ins>
      <w:r w:rsidRPr="00E77497">
        <w:t xml:space="preserve"> internal property</w:t>
      </w:r>
      <w:ins w:id="35113" w:author="Rev 3 Allen Wirfs-Brock" w:date="2011-09-07T17:55:00Z">
        <w:r w:rsidR="00065D08" w:rsidRPr="00E77497">
          <w:t xml:space="preserve"> with value StringWrapper</w:t>
        </w:r>
      </w:ins>
      <w:del w:id="35114"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rsidR="004C02EF" w:rsidRPr="00E77497" w:rsidRDefault="004C02EF" w:rsidP="004C02EF">
      <w:r w:rsidRPr="00E77497">
        <w:t>The [[PrimitiveValue]] internal property is the String value represented by this String object.</w:t>
      </w:r>
      <w:bookmarkStart w:id="35115" w:name="_Toc382291642"/>
      <w:bookmarkStart w:id="35116" w:name="_Toc385672326"/>
      <w:bookmarkStart w:id="35117" w:name="_Toc393690442"/>
      <w:r w:rsidRPr="00E77497">
        <w:t xml:space="preserve"> The array index named properties correspond to the individual </w:t>
      </w:r>
      <w:del w:id="35118" w:author="Rev 9 Allen Wirfs-Brock" w:date="2012-07-07T13:18:00Z">
        <w:r w:rsidRPr="00E77497" w:rsidDel="00EE36C4">
          <w:delText xml:space="preserve">characters </w:delText>
        </w:r>
      </w:del>
      <w:ins w:id="35119" w:author="Rev 9 Allen Wirfs-Brock" w:date="2012-07-07T13:18:00Z">
        <w:r w:rsidR="00EE36C4">
          <w:t>elements</w:t>
        </w:r>
        <w:r w:rsidR="00EE36C4" w:rsidRPr="00E77497">
          <w:t xml:space="preserve"> </w:t>
        </w:r>
      </w:ins>
      <w:r w:rsidRPr="00E77497">
        <w:t xml:space="preserve">of the String value. A special [[GetOwnProperty]] internal method is used to specify the number, values, and attributes of the array index named properties. </w:t>
      </w:r>
    </w:p>
    <w:p w:rsidR="004C02EF" w:rsidRPr="00E77497" w:rsidRDefault="004C02EF" w:rsidP="004C02EF">
      <w:pPr>
        <w:pStyle w:val="Heading4"/>
        <w:numPr>
          <w:ilvl w:val="0"/>
          <w:numId w:val="0"/>
        </w:numPr>
      </w:pPr>
      <w:bookmarkStart w:id="35120" w:name="_Ref457704420"/>
      <w:r w:rsidRPr="00E77497">
        <w:t>15.5.5.1</w:t>
      </w:r>
      <w:r w:rsidRPr="00E77497">
        <w:tab/>
        <w:t>lengt</w:t>
      </w:r>
      <w:bookmarkEnd w:id="35115"/>
      <w:bookmarkEnd w:id="35116"/>
      <w:bookmarkEnd w:id="35117"/>
      <w:r w:rsidRPr="00E77497">
        <w:t>h</w:t>
      </w:r>
      <w:bookmarkEnd w:id="35120"/>
    </w:p>
    <w:p w:rsidR="004C02EF" w:rsidRPr="00E77497" w:rsidRDefault="004C02EF" w:rsidP="004C02EF">
      <w:r w:rsidRPr="00E77497">
        <w:t xml:space="preserve">The number of </w:t>
      </w:r>
      <w:del w:id="35121" w:author="Rev 9 Allen Wirfs-Brock" w:date="2012-07-07T13:18:00Z">
        <w:r w:rsidRPr="00E77497" w:rsidDel="00EE36C4">
          <w:delText xml:space="preserve">characters </w:delText>
        </w:r>
      </w:del>
      <w:ins w:id="35122" w:author="Rev 9 Allen Wirfs-Brock" w:date="2012-07-07T13:18:00Z">
        <w:r w:rsidR="00EE36C4">
          <w:t>elements</w:t>
        </w:r>
        <w:r w:rsidR="00EE36C4" w:rsidRPr="00E77497">
          <w:t xml:space="preserve"> </w:t>
        </w:r>
      </w:ins>
      <w:r w:rsidRPr="00E77497">
        <w:t>in the String value represented by this String object.</w:t>
      </w:r>
    </w:p>
    <w:p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123" w:name="_Toc382212260"/>
      <w:bookmarkStart w:id="35124" w:name="_Toc382212823"/>
      <w:bookmarkStart w:id="35125" w:name="_Toc382291643"/>
      <w:bookmarkStart w:id="35126" w:name="_Ref383601928"/>
      <w:bookmarkStart w:id="35127" w:name="_Toc385672327"/>
      <w:bookmarkStart w:id="35128" w:name="_Toc393690443"/>
      <w:bookmarkStart w:id="35129" w:name="_Ref404493316"/>
    </w:p>
    <w:p w:rsidR="004C02EF" w:rsidRPr="00E77497" w:rsidRDefault="004C02EF" w:rsidP="004C02EF">
      <w:pPr>
        <w:pStyle w:val="Heading4"/>
        <w:numPr>
          <w:ilvl w:val="0"/>
          <w:numId w:val="0"/>
        </w:numPr>
      </w:pPr>
      <w:r w:rsidRPr="00E77497">
        <w:t>15.5.5.2</w:t>
      </w:r>
      <w:r w:rsidRPr="00E77497">
        <w:tab/>
        <w:t>[[GetOwnProperty]] ( P )</w:t>
      </w:r>
    </w:p>
    <w:p w:rsidR="004C02EF" w:rsidRPr="00E77497" w:rsidRDefault="004C02EF" w:rsidP="004C02EF">
      <w:r w:rsidRPr="00E77497">
        <w:t xml:space="preserve">String objects use a variation of the [[GetOwnProperty]] internal method used for other native ECMAScript objects (8.12.1). This special internal method provides access to named properties corresponding to the individual </w:t>
      </w:r>
      <w:del w:id="35130" w:author="Rev 9 Allen Wirfs-Brock" w:date="2012-07-07T13:18:00Z">
        <w:r w:rsidRPr="00E77497" w:rsidDel="00EE36C4">
          <w:delText xml:space="preserve">characters </w:delText>
        </w:r>
      </w:del>
      <w:ins w:id="35131" w:author="Rev 9 Allen Wirfs-Brock" w:date="2012-07-07T13:18:00Z">
        <w:r w:rsidR="00EE36C4">
          <w:t>elements</w:t>
        </w:r>
        <w:r w:rsidR="00EE36C4" w:rsidRPr="00E77497">
          <w:t xml:space="preserve"> </w:t>
        </w:r>
      </w:ins>
      <w:r w:rsidRPr="00E77497">
        <w:t>of String objects.</w:t>
      </w:r>
    </w:p>
    <w:p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w:t>
      </w:r>
      <w:del w:id="35132" w:author="Rev 9 Allen Wirfs-Brock" w:date="2012-07-07T13:18:00Z">
        <w:r w:rsidRPr="00E77497" w:rsidDel="00EE36C4">
          <w:delText xml:space="preserve">characters </w:delText>
        </w:r>
      </w:del>
      <w:ins w:id="35133" w:author="Rev 9 Allen Wirfs-Brock" w:date="2012-07-07T13:18:00Z">
        <w:r w:rsidR="00EE36C4">
          <w:t>elements</w:t>
        </w:r>
        <w:r w:rsidR="00EE36C4" w:rsidRPr="00E77497">
          <w:t xml:space="preserve"> </w:t>
        </w:r>
      </w:ins>
      <w:r w:rsidRPr="00E77497">
        <w:t xml:space="preserve">in </w:t>
      </w:r>
      <w:r w:rsidRPr="00E77497">
        <w:rPr>
          <w:i/>
        </w:rPr>
        <w:t>str</w:t>
      </w:r>
      <w:r w:rsidRPr="00E77497">
        <w:t>.</w:t>
      </w:r>
    </w:p>
    <w:p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w:t>
      </w:r>
      <w:del w:id="35134" w:author="Rev 9 Allen Wirfs-Brock" w:date="2012-07-07T13:18:00Z">
        <w:r w:rsidRPr="00E77497" w:rsidDel="00EE36C4">
          <w:delText xml:space="preserve">character </w:delText>
        </w:r>
      </w:del>
      <w:ins w:id="35135" w:author="Rev 9 Allen Wirfs-Brock" w:date="2012-07-07T13:18:00Z">
        <w:r w:rsidR="00EE36C4">
          <w:t>code unit</w:t>
        </w:r>
        <w:r w:rsidR="00EE36C4" w:rsidRPr="00E77497">
          <w:t xml:space="preserve"> </w:t>
        </w:r>
      </w:ins>
      <w:r w:rsidRPr="00E77497">
        <w:t xml:space="preserve">from </w:t>
      </w:r>
      <w:r w:rsidRPr="00E77497">
        <w:rPr>
          <w:i/>
        </w:rPr>
        <w:t>str</w:t>
      </w:r>
      <w:r w:rsidRPr="00E77497">
        <w:t xml:space="preserve">, specifically the </w:t>
      </w:r>
      <w:del w:id="35136" w:author="Rev 9 Allen Wirfs-Brock" w:date="2012-07-07T13:18:00Z">
        <w:r w:rsidRPr="00E77497" w:rsidDel="00EE36C4">
          <w:delText xml:space="preserve">character </w:delText>
        </w:r>
      </w:del>
      <w:ins w:id="35137" w:author="Rev 9 Allen Wirfs-Brock" w:date="2012-07-07T13:18:00Z">
        <w:r w:rsidR="00EE36C4">
          <w:t>code unit</w:t>
        </w:r>
        <w:r w:rsidR="00EE36C4" w:rsidRPr="00E77497">
          <w:t xml:space="preserve"> </w:t>
        </w:r>
      </w:ins>
      <w:r w:rsidRPr="00E77497">
        <w:t xml:space="preserve">at position </w:t>
      </w:r>
      <w:r w:rsidRPr="00E77497">
        <w:rPr>
          <w:i/>
        </w:rPr>
        <w:t>index</w:t>
      </w:r>
      <w:r w:rsidRPr="00E77497">
        <w:t xml:space="preserve">, where the first (leftmost) </w:t>
      </w:r>
      <w:del w:id="35138" w:author="Rev 9 Allen Wirfs-Brock" w:date="2012-07-07T13:19:00Z">
        <w:r w:rsidRPr="00E77497" w:rsidDel="00EE36C4">
          <w:delText xml:space="preserve">character </w:delText>
        </w:r>
      </w:del>
      <w:ins w:id="35139" w:author="Rev 9 Allen Wirfs-Brock" w:date="2012-07-07T13:19:00Z">
        <w:r w:rsidR="00EE36C4">
          <w:t>element</w:t>
        </w:r>
        <w:r w:rsidR="00EE36C4" w:rsidRPr="00E77497">
          <w:t xml:space="preserve"> </w:t>
        </w:r>
      </w:ins>
      <w:r w:rsidRPr="00E77497">
        <w:t xml:space="preserve">in </w:t>
      </w:r>
      <w:r w:rsidRPr="00E77497">
        <w:rPr>
          <w:i/>
        </w:rPr>
        <w:t>str</w:t>
      </w:r>
      <w:r w:rsidRPr="00E77497">
        <w:t xml:space="preserve"> is considered to be at position 0, the next one at position 1, and so on.</w:t>
      </w:r>
    </w:p>
    <w:p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rsidR="004C02EF" w:rsidRPr="00E77497" w:rsidRDefault="004C02EF" w:rsidP="00B43482">
      <w:pPr>
        <w:pStyle w:val="Heading2"/>
        <w:numPr>
          <w:ilvl w:val="0"/>
          <w:numId w:val="0"/>
        </w:numPr>
      </w:pPr>
      <w:bookmarkStart w:id="35140" w:name="_Ref424531301"/>
      <w:bookmarkStart w:id="35141" w:name="_Toc472818932"/>
      <w:bookmarkStart w:id="35142" w:name="_Toc235503510"/>
      <w:bookmarkStart w:id="35143" w:name="_Toc241509285"/>
      <w:bookmarkStart w:id="35144" w:name="_Toc244416772"/>
      <w:bookmarkStart w:id="35145" w:name="_Toc276631136"/>
      <w:bookmarkStart w:id="35146" w:name="_Toc339020463"/>
      <w:r w:rsidRPr="00E77497">
        <w:t>15.6</w:t>
      </w:r>
      <w:r w:rsidRPr="00E77497">
        <w:tab/>
        <w:t>Boolean</w:t>
      </w:r>
      <w:bookmarkEnd w:id="35123"/>
      <w:bookmarkEnd w:id="35124"/>
      <w:r w:rsidRPr="00E77497">
        <w:t xml:space="preserve"> Object</w:t>
      </w:r>
      <w:bookmarkEnd w:id="35125"/>
      <w:bookmarkEnd w:id="35126"/>
      <w:bookmarkEnd w:id="35127"/>
      <w:bookmarkEnd w:id="35128"/>
      <w:bookmarkEnd w:id="35129"/>
      <w:r w:rsidRPr="00E77497">
        <w:t>s</w:t>
      </w:r>
      <w:bookmarkStart w:id="35147" w:name="_Toc385672328"/>
      <w:bookmarkStart w:id="35148" w:name="_Ref393527597"/>
      <w:bookmarkStart w:id="35149" w:name="_Toc393690444"/>
      <w:bookmarkStart w:id="35150" w:name="_Ref404501506"/>
      <w:bookmarkStart w:id="35151" w:name="_Toc382291644"/>
      <w:bookmarkEnd w:id="35140"/>
      <w:bookmarkEnd w:id="35141"/>
      <w:bookmarkEnd w:id="35142"/>
      <w:bookmarkEnd w:id="35143"/>
      <w:bookmarkEnd w:id="35144"/>
      <w:bookmarkEnd w:id="35145"/>
      <w:bookmarkEnd w:id="35146"/>
    </w:p>
    <w:p w:rsidR="004C02EF" w:rsidRPr="00E77497" w:rsidRDefault="004C02EF" w:rsidP="00B43482">
      <w:pPr>
        <w:pStyle w:val="Heading3"/>
        <w:numPr>
          <w:ilvl w:val="0"/>
          <w:numId w:val="0"/>
        </w:numPr>
      </w:pPr>
      <w:bookmarkStart w:id="35152" w:name="_Ref424531794"/>
      <w:bookmarkStart w:id="35153" w:name="_Toc472818933"/>
      <w:bookmarkStart w:id="35154" w:name="_Toc235503511"/>
      <w:bookmarkStart w:id="35155" w:name="_Toc241509286"/>
      <w:bookmarkStart w:id="35156" w:name="_Toc244416773"/>
      <w:bookmarkStart w:id="35157" w:name="_Toc276631137"/>
      <w:bookmarkStart w:id="35158" w:name="_Toc339020464"/>
      <w:r w:rsidRPr="00E77497">
        <w:t>15.6.1</w:t>
      </w:r>
      <w:r w:rsidRPr="00E77497">
        <w:tab/>
        <w:t>The Boolean Constructor Called as a Functio</w:t>
      </w:r>
      <w:bookmarkEnd w:id="35147"/>
      <w:bookmarkEnd w:id="35148"/>
      <w:bookmarkEnd w:id="35149"/>
      <w:bookmarkEnd w:id="35150"/>
      <w:r w:rsidRPr="00E77497">
        <w:t>n</w:t>
      </w:r>
      <w:bookmarkEnd w:id="35152"/>
      <w:bookmarkEnd w:id="35153"/>
      <w:bookmarkEnd w:id="35154"/>
      <w:bookmarkEnd w:id="35155"/>
      <w:bookmarkEnd w:id="35156"/>
      <w:bookmarkEnd w:id="35157"/>
      <w:bookmarkEnd w:id="35158"/>
    </w:p>
    <w:p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35159" w:name="_Toc385672329"/>
      <w:bookmarkStart w:id="35160" w:name="_Toc393690445"/>
    </w:p>
    <w:p w:rsidR="004C02EF" w:rsidRPr="00E77497" w:rsidRDefault="004C02EF" w:rsidP="004C02EF">
      <w:pPr>
        <w:pStyle w:val="Heading4"/>
        <w:numPr>
          <w:ilvl w:val="0"/>
          <w:numId w:val="0"/>
        </w:numPr>
      </w:pPr>
      <w:bookmarkStart w:id="35161" w:name="_Ref457704428"/>
      <w:r w:rsidRPr="00E77497">
        <w:t>15.6.1.1</w:t>
      </w:r>
      <w:r w:rsidRPr="00E77497">
        <w:tab/>
        <w:t>Boolean (value</w:t>
      </w:r>
      <w:bookmarkEnd w:id="35159"/>
      <w:bookmarkEnd w:id="35160"/>
      <w:r w:rsidRPr="00E77497">
        <w:t>)</w:t>
      </w:r>
      <w:bookmarkEnd w:id="35161"/>
    </w:p>
    <w:p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35162" w:name="_Toc385672330"/>
      <w:bookmarkStart w:id="35163" w:name="_Toc393690446"/>
    </w:p>
    <w:p w:rsidR="004C02EF" w:rsidRPr="00E77497" w:rsidRDefault="004C02EF" w:rsidP="00B43482">
      <w:pPr>
        <w:pStyle w:val="Heading3"/>
        <w:numPr>
          <w:ilvl w:val="0"/>
          <w:numId w:val="0"/>
        </w:numPr>
      </w:pPr>
      <w:bookmarkStart w:id="35164" w:name="_Toc385672331"/>
      <w:bookmarkStart w:id="35165" w:name="_Ref393527599"/>
      <w:bookmarkStart w:id="35166" w:name="_Toc393690447"/>
      <w:bookmarkStart w:id="35167" w:name="_Ref404501520"/>
      <w:bookmarkStart w:id="35168" w:name="_Ref424531804"/>
      <w:bookmarkStart w:id="35169" w:name="_Toc472818934"/>
      <w:bookmarkStart w:id="35170" w:name="_Toc235503512"/>
      <w:bookmarkStart w:id="35171" w:name="_Toc241509287"/>
      <w:bookmarkStart w:id="35172" w:name="_Toc244416774"/>
      <w:bookmarkStart w:id="35173" w:name="_Toc276631138"/>
      <w:bookmarkStart w:id="35174" w:name="_Toc339020465"/>
      <w:bookmarkEnd w:id="35162"/>
      <w:bookmarkEnd w:id="35163"/>
      <w:r w:rsidRPr="00E77497">
        <w:t>15.6.2</w:t>
      </w:r>
      <w:r w:rsidRPr="00E77497">
        <w:tab/>
        <w:t>The Boolean Constructo</w:t>
      </w:r>
      <w:bookmarkEnd w:id="35151"/>
      <w:bookmarkEnd w:id="35164"/>
      <w:bookmarkEnd w:id="35165"/>
      <w:bookmarkEnd w:id="35166"/>
      <w:bookmarkEnd w:id="35167"/>
      <w:r w:rsidRPr="00E77497">
        <w:t>r</w:t>
      </w:r>
      <w:bookmarkStart w:id="35175" w:name="_Toc382291645"/>
      <w:bookmarkEnd w:id="35168"/>
      <w:bookmarkEnd w:id="35169"/>
      <w:bookmarkEnd w:id="35170"/>
      <w:bookmarkEnd w:id="35171"/>
      <w:bookmarkEnd w:id="35172"/>
      <w:bookmarkEnd w:id="35173"/>
      <w:bookmarkEnd w:id="35174"/>
    </w:p>
    <w:p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5176" w:name="_Toc385672332"/>
      <w:bookmarkStart w:id="35177" w:name="_Toc393690448"/>
    </w:p>
    <w:p w:rsidR="004C02EF" w:rsidRPr="00E77497" w:rsidRDefault="004C02EF" w:rsidP="004C02EF">
      <w:pPr>
        <w:pStyle w:val="Heading4"/>
        <w:numPr>
          <w:ilvl w:val="0"/>
          <w:numId w:val="0"/>
        </w:numPr>
      </w:pPr>
      <w:bookmarkStart w:id="35178" w:name="_Ref457704435"/>
      <w:r w:rsidRPr="00E77497">
        <w:lastRenderedPageBreak/>
        <w:t>15.6.2.1</w:t>
      </w:r>
      <w:r w:rsidRPr="00E77497">
        <w:tab/>
        <w:t>new Boolean (value</w:t>
      </w:r>
      <w:bookmarkEnd w:id="35175"/>
      <w:bookmarkEnd w:id="35176"/>
      <w:bookmarkEnd w:id="35177"/>
      <w:r w:rsidRPr="00E77497">
        <w:t>)</w:t>
      </w:r>
      <w:bookmarkEnd w:id="35178"/>
    </w:p>
    <w:p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rsidR="004C02EF" w:rsidRPr="00E77497" w:rsidRDefault="004C02EF" w:rsidP="004C02EF">
      <w:r w:rsidRPr="00E77497">
        <w:t xml:space="preserve">The </w:t>
      </w:r>
      <w:del w:id="35179" w:author="Allen Wirfs-Brock" w:date="2011-07-02T14:12:00Z">
        <w:r w:rsidRPr="00E77497" w:rsidDel="00141138">
          <w:delText xml:space="preserve">[[Class]] internal property of the </w:delText>
        </w:r>
      </w:del>
      <w:r w:rsidRPr="00E77497">
        <w:t xml:space="preserve">newly constructed Boolean object </w:t>
      </w:r>
      <w:del w:id="35180" w:author="Allen Wirfs-Brock" w:date="2011-07-02T14:12:00Z">
        <w:r w:rsidRPr="00E77497" w:rsidDel="00141138">
          <w:delText xml:space="preserve">is set to </w:delText>
        </w:r>
        <w:r w:rsidRPr="00E77497" w:rsidDel="00141138">
          <w:rPr>
            <w:rFonts w:ascii="Courier New" w:hAnsi="Courier New"/>
            <w:b/>
          </w:rPr>
          <w:delText>"Boolean"</w:delText>
        </w:r>
      </w:del>
      <w:ins w:id="35181" w:author="Allen Wirfs-Brock" w:date="2011-07-02T14:12:00Z">
        <w:r w:rsidR="00141138" w:rsidRPr="00E77497">
          <w:t>has a [[</w:t>
        </w:r>
        <w:del w:id="35182" w:author="Rev 3 Allen Wirfs-Brock" w:date="2011-09-07T17:59:00Z">
          <w:r w:rsidR="00141138" w:rsidRPr="00E77497" w:rsidDel="00065D08">
            <w:delText>IsBoolean</w:delText>
          </w:r>
        </w:del>
      </w:ins>
      <w:ins w:id="35183" w:author="Rev 3 Allen Wirfs-Brock" w:date="2011-09-07T17:59:00Z">
        <w:r w:rsidR="00065D08" w:rsidRPr="00E77497">
          <w:t>NativeBrand</w:t>
        </w:r>
      </w:ins>
      <w:ins w:id="35184" w:author="Allen Wirfs-Brock" w:date="2011-07-02T14:12:00Z">
        <w:r w:rsidR="00141138" w:rsidRPr="00E77497">
          <w:t>]] internal property</w:t>
        </w:r>
      </w:ins>
      <w:ins w:id="35185" w:author="Rev 3 Allen Wirfs-Brock" w:date="2011-09-07T17:59:00Z">
        <w:r w:rsidR="00065D08" w:rsidRPr="00E77497">
          <w:t xml:space="preserve"> with value BooleanWrapper</w:t>
        </w:r>
      </w:ins>
      <w:r w:rsidRPr="00E77497">
        <w:t>.</w:t>
      </w:r>
    </w:p>
    <w:p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35186" w:name="_Toc382291646"/>
      <w:bookmarkStart w:id="35187" w:name="_Toc385672333"/>
      <w:bookmarkStart w:id="35188" w:name="_Toc393690449"/>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B43482">
      <w:pPr>
        <w:pStyle w:val="Heading3"/>
        <w:numPr>
          <w:ilvl w:val="0"/>
          <w:numId w:val="0"/>
        </w:numPr>
      </w:pPr>
      <w:bookmarkStart w:id="35189" w:name="_Toc382291647"/>
      <w:bookmarkStart w:id="35190" w:name="_Toc385672334"/>
      <w:bookmarkStart w:id="35191" w:name="_Toc393690450"/>
      <w:bookmarkStart w:id="35192" w:name="_Ref457709202"/>
      <w:bookmarkStart w:id="35193" w:name="_Toc472818935"/>
      <w:bookmarkStart w:id="35194" w:name="_Toc235503513"/>
      <w:bookmarkStart w:id="35195" w:name="_Toc241509288"/>
      <w:bookmarkStart w:id="35196" w:name="_Toc244416775"/>
      <w:bookmarkStart w:id="35197" w:name="_Toc276631139"/>
      <w:bookmarkStart w:id="35198" w:name="_Toc339020466"/>
      <w:bookmarkEnd w:id="35186"/>
      <w:bookmarkEnd w:id="35187"/>
      <w:bookmarkEnd w:id="35188"/>
      <w:r w:rsidRPr="00E77497">
        <w:t>15.6.3</w:t>
      </w:r>
      <w:r w:rsidRPr="00E77497">
        <w:tab/>
        <w:t>Properties of the Boolean Constructo</w:t>
      </w:r>
      <w:bookmarkEnd w:id="35189"/>
      <w:bookmarkEnd w:id="35190"/>
      <w:bookmarkEnd w:id="35191"/>
      <w:r w:rsidRPr="00E77497">
        <w:t>r</w:t>
      </w:r>
      <w:bookmarkEnd w:id="35192"/>
      <w:bookmarkEnd w:id="35193"/>
      <w:bookmarkEnd w:id="35194"/>
      <w:bookmarkEnd w:id="35195"/>
      <w:bookmarkEnd w:id="35196"/>
      <w:bookmarkEnd w:id="35197"/>
      <w:bookmarkEnd w:id="35198"/>
    </w:p>
    <w:p w:rsidR="004C02EF" w:rsidRPr="00E77497" w:rsidRDefault="004C02EF" w:rsidP="004C02EF">
      <w:r w:rsidRPr="00E77497">
        <w:t>The value of the [[Prototype]] internal property of the Boolean constructor is the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35199" w:name="_Toc382291648"/>
      <w:bookmarkStart w:id="35200" w:name="_Toc385672335"/>
      <w:bookmarkStart w:id="35201" w:name="_Ref393613897"/>
      <w:bookmarkStart w:id="35202" w:name="_Toc393690451"/>
      <w:bookmarkStart w:id="35203" w:name="_Ref404502544"/>
    </w:p>
    <w:p w:rsidR="004C02EF" w:rsidRPr="00E77497" w:rsidRDefault="004C02EF" w:rsidP="004C02EF">
      <w:pPr>
        <w:pStyle w:val="Heading4"/>
        <w:numPr>
          <w:ilvl w:val="0"/>
          <w:numId w:val="0"/>
        </w:numPr>
      </w:pPr>
      <w:bookmarkStart w:id="35204" w:name="_Ref424534464"/>
      <w:r w:rsidRPr="00E77497">
        <w:t>15.6.3.1</w:t>
      </w:r>
      <w:r w:rsidRPr="00E77497">
        <w:tab/>
        <w:t>Boolean.prototyp</w:t>
      </w:r>
      <w:bookmarkEnd w:id="35199"/>
      <w:bookmarkEnd w:id="35200"/>
      <w:bookmarkEnd w:id="35201"/>
      <w:bookmarkEnd w:id="35202"/>
      <w:bookmarkEnd w:id="35203"/>
      <w:r w:rsidRPr="00E77497">
        <w:t>e</w:t>
      </w:r>
      <w:bookmarkEnd w:id="35204"/>
    </w:p>
    <w:p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35205" w:name="_Toc382291649"/>
      <w:bookmarkStart w:id="35206" w:name="_Toc385672336"/>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207" w:name="_Ref393609398"/>
      <w:bookmarkStart w:id="35208" w:name="_Toc393690452"/>
    </w:p>
    <w:p w:rsidR="004C02EF" w:rsidRPr="00E77497" w:rsidRDefault="004C02EF" w:rsidP="00B43482">
      <w:pPr>
        <w:pStyle w:val="Heading3"/>
        <w:numPr>
          <w:ilvl w:val="0"/>
          <w:numId w:val="0"/>
        </w:numPr>
      </w:pPr>
      <w:bookmarkStart w:id="35209" w:name="_Ref424535986"/>
      <w:bookmarkStart w:id="35210" w:name="_Toc472818936"/>
      <w:bookmarkStart w:id="35211" w:name="_Toc235503514"/>
      <w:bookmarkStart w:id="35212" w:name="_Toc241509289"/>
      <w:bookmarkStart w:id="35213" w:name="_Toc244416776"/>
      <w:bookmarkStart w:id="35214" w:name="_Toc276631140"/>
      <w:bookmarkStart w:id="35215" w:name="_Toc339020467"/>
      <w:r w:rsidRPr="00E77497">
        <w:t>15.6.4</w:t>
      </w:r>
      <w:r w:rsidRPr="00E77497">
        <w:tab/>
        <w:t>Properties of the Boolean Prototype Objec</w:t>
      </w:r>
      <w:bookmarkEnd w:id="35205"/>
      <w:bookmarkEnd w:id="35206"/>
      <w:bookmarkEnd w:id="35207"/>
      <w:bookmarkEnd w:id="35208"/>
      <w:r w:rsidRPr="00E77497">
        <w:t>t</w:t>
      </w:r>
      <w:bookmarkEnd w:id="35209"/>
      <w:bookmarkEnd w:id="35210"/>
      <w:bookmarkEnd w:id="35211"/>
      <w:bookmarkEnd w:id="35212"/>
      <w:bookmarkEnd w:id="35213"/>
      <w:bookmarkEnd w:id="35214"/>
      <w:bookmarkEnd w:id="35215"/>
    </w:p>
    <w:p w:rsidR="004C02EF" w:rsidRPr="00E77497" w:rsidRDefault="004C02EF" w:rsidP="004C02EF">
      <w:r w:rsidRPr="00E77497">
        <w:t xml:space="preserve">The Boolean prototype object is itself a Boolean object </w:t>
      </w:r>
      <w:del w:id="35216"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35217" w:author="Allen Wirfs-Brock" w:date="2011-07-02T14:13:00Z">
        <w:r w:rsidR="00141138" w:rsidRPr="00E77497">
          <w:t xml:space="preserve"> The Boolean prototype object has a [[</w:t>
        </w:r>
        <w:del w:id="35218" w:author="Rev 3 Allen Wirfs-Brock" w:date="2011-09-07T18:00:00Z">
          <w:r w:rsidR="00141138" w:rsidRPr="00E77497" w:rsidDel="00187187">
            <w:delText>IsBoolean</w:delText>
          </w:r>
        </w:del>
      </w:ins>
      <w:ins w:id="35219" w:author="Rev 3 Allen Wirfs-Brock" w:date="2011-09-07T18:00:00Z">
        <w:r w:rsidR="00187187" w:rsidRPr="00E77497">
          <w:t>NativeBrand</w:t>
        </w:r>
      </w:ins>
      <w:ins w:id="35220" w:author="Allen Wirfs-Brock" w:date="2011-07-02T14:13:00Z">
        <w:r w:rsidR="00141138" w:rsidRPr="00E77497">
          <w:t>]] internal property</w:t>
        </w:r>
      </w:ins>
      <w:ins w:id="35221" w:author="Rev 3 Allen Wirfs-Brock" w:date="2011-09-07T18:00:00Z">
        <w:r w:rsidR="00187187" w:rsidRPr="00E77497">
          <w:t xml:space="preserve"> whose value is BooleanWrapper</w:t>
        </w:r>
      </w:ins>
      <w:ins w:id="35222" w:author="Allen Wirfs-Brock" w:date="2011-07-02T14:13:00Z">
        <w:r w:rsidR="00141138" w:rsidRPr="00E77497">
          <w:t>.</w:t>
        </w:r>
      </w:ins>
    </w:p>
    <w:p w:rsidR="004C02EF" w:rsidRPr="00E77497" w:rsidRDefault="004C02EF" w:rsidP="004C02EF">
      <w:r w:rsidRPr="00E77497">
        <w:t>The value of the [[Prototype]] internal property of the Boolean prototype object is the standard built-in Object prototype object (15.2.4).</w:t>
      </w:r>
    </w:p>
    <w:p w:rsidR="004C02EF" w:rsidRPr="00E77497" w:rsidRDefault="004C02EF" w:rsidP="004C02EF">
      <w:pPr>
        <w:pStyle w:val="Heading4"/>
        <w:numPr>
          <w:ilvl w:val="0"/>
          <w:numId w:val="0"/>
        </w:numPr>
      </w:pPr>
      <w:bookmarkStart w:id="35223" w:name="_Toc385672337"/>
      <w:bookmarkStart w:id="35224" w:name="_Toc393690453"/>
      <w:bookmarkStart w:id="35225" w:name="_Toc382291650"/>
      <w:r w:rsidRPr="00E77497">
        <w:t>15.6.4.1</w:t>
      </w:r>
      <w:r w:rsidRPr="00E77497">
        <w:tab/>
        <w:t>Boolean.prototype.constructo</w:t>
      </w:r>
      <w:bookmarkEnd w:id="35223"/>
      <w:bookmarkEnd w:id="35224"/>
      <w:r w:rsidRPr="00E77497">
        <w:t>r</w:t>
      </w:r>
    </w:p>
    <w:p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35226" w:name="_Toc385672338"/>
      <w:bookmarkStart w:id="35227" w:name="_Toc393690454"/>
    </w:p>
    <w:p w:rsidR="004C02EF" w:rsidRPr="00E77497" w:rsidRDefault="004C02EF" w:rsidP="004C02EF">
      <w:pPr>
        <w:pStyle w:val="Heading4"/>
        <w:numPr>
          <w:ilvl w:val="0"/>
          <w:numId w:val="0"/>
        </w:numPr>
      </w:pPr>
      <w:bookmarkStart w:id="35228" w:name="_Ref455972335"/>
      <w:r w:rsidRPr="00E77497">
        <w:t>15.6.4.2</w:t>
      </w:r>
      <w:r w:rsidRPr="00E77497">
        <w:tab/>
        <w:t>Boolean.prototype.toString</w:t>
      </w:r>
      <w:bookmarkEnd w:id="35225"/>
      <w:bookmarkEnd w:id="35226"/>
      <w:bookmarkEnd w:id="35227"/>
      <w:r w:rsidRPr="00E77497">
        <w:t xml:space="preserve"> ( )</w:t>
      </w:r>
      <w:bookmarkEnd w:id="35228"/>
    </w:p>
    <w:p w:rsidR="004C02EF" w:rsidRPr="00E77497" w:rsidRDefault="004C02EF" w:rsidP="004C02EF">
      <w:bookmarkStart w:id="35229" w:name="_Toc382291651"/>
      <w:bookmarkStart w:id="35230" w:name="_Toc385672339"/>
      <w:r w:rsidRPr="00E77497">
        <w:t>The following steps are taken:</w:t>
      </w:r>
    </w:p>
    <w:p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35231" w:author="Allen Wirfs-Brock" w:date="2011-07-02T14:14:00Z">
        <w:r w:rsidRPr="00E77497" w:rsidDel="000625EF">
          <w:delText xml:space="preserve">the value of the [[Class]] internal property of </w:delText>
        </w:r>
      </w:del>
      <w:r w:rsidRPr="00E77497">
        <w:rPr>
          <w:i/>
        </w:rPr>
        <w:t>B</w:t>
      </w:r>
      <w:r w:rsidRPr="00E77497">
        <w:t xml:space="preserve"> </w:t>
      </w:r>
      <w:ins w:id="35232" w:author="Allen Wirfs-Brock rev2" w:date="2011-07-20T13:54:00Z">
        <w:r w:rsidR="002E2C0B" w:rsidRPr="00E77497">
          <w:t>h</w:t>
        </w:r>
      </w:ins>
      <w:del w:id="35233" w:author="Allen Wirfs-Brock" w:date="2011-07-02T14:15:00Z">
        <w:r w:rsidRPr="00E77497" w:rsidDel="000625EF">
          <w:delText xml:space="preserve">is </w:delText>
        </w:r>
        <w:r w:rsidRPr="00E77497" w:rsidDel="000625EF">
          <w:rPr>
            <w:rFonts w:ascii="Courier New" w:hAnsi="Courier New"/>
            <w:b/>
          </w:rPr>
          <w:delText>"Boolean"</w:delText>
        </w:r>
      </w:del>
      <w:ins w:id="35234" w:author="Allen Wirfs-Brock" w:date="2011-07-02T14:15:00Z">
        <w:r w:rsidR="000625EF" w:rsidRPr="00E77497">
          <w:t>as a [[</w:t>
        </w:r>
        <w:del w:id="35235" w:author="Rev 3 Allen Wirfs-Brock" w:date="2011-09-07T18:01:00Z">
          <w:r w:rsidR="000625EF" w:rsidRPr="00E77497" w:rsidDel="00187187">
            <w:delText>IsBoolean</w:delText>
          </w:r>
        </w:del>
      </w:ins>
      <w:ins w:id="35236" w:author="Rev 3 Allen Wirfs-Brock" w:date="2011-09-07T18:01:00Z">
        <w:r w:rsidR="00187187" w:rsidRPr="00E77497">
          <w:t>NativeWrapper</w:t>
        </w:r>
      </w:ins>
      <w:ins w:id="35237" w:author="Allen Wirfs-Brock" w:date="2011-07-02T14:15:00Z">
        <w:r w:rsidR="000625EF" w:rsidRPr="00E77497">
          <w:t>]] internal property</w:t>
        </w:r>
      </w:ins>
      <w:ins w:id="35238"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rsidR="004C02EF" w:rsidRPr="00E77497" w:rsidRDefault="004C02EF" w:rsidP="004C02EF">
      <w:pPr>
        <w:pStyle w:val="Heading4"/>
        <w:numPr>
          <w:ilvl w:val="0"/>
          <w:numId w:val="0"/>
        </w:numPr>
      </w:pPr>
      <w:bookmarkStart w:id="35239" w:name="_Toc393690455"/>
      <w:bookmarkStart w:id="35240" w:name="_Ref455972337"/>
      <w:r w:rsidRPr="00E77497">
        <w:t>15.6.4.3</w:t>
      </w:r>
      <w:r w:rsidRPr="00E77497">
        <w:tab/>
        <w:t>Boolean.prototype.valueOf</w:t>
      </w:r>
      <w:bookmarkEnd w:id="35229"/>
      <w:bookmarkEnd w:id="35230"/>
      <w:bookmarkEnd w:id="35239"/>
      <w:r w:rsidRPr="00E77497">
        <w:t xml:space="preserve"> ( )</w:t>
      </w:r>
      <w:bookmarkEnd w:id="35240"/>
    </w:p>
    <w:p w:rsidR="004C02EF" w:rsidRPr="00E77497" w:rsidRDefault="004C02EF" w:rsidP="004C02EF">
      <w:r w:rsidRPr="00E77497">
        <w:t>The following steps are taken:</w:t>
      </w:r>
    </w:p>
    <w:p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35241" w:author="Allen Wirfs-Brock" w:date="2011-07-02T14:15:00Z">
        <w:r w:rsidRPr="00E77497" w:rsidDel="000625EF">
          <w:delText xml:space="preserve">the value of the [[Class]] internal property of </w:delText>
        </w:r>
      </w:del>
      <w:r w:rsidRPr="00E77497">
        <w:rPr>
          <w:i/>
        </w:rPr>
        <w:t>B</w:t>
      </w:r>
      <w:r w:rsidRPr="00E77497">
        <w:t xml:space="preserve"> </w:t>
      </w:r>
      <w:del w:id="35242" w:author="Allen Wirfs-Brock" w:date="2011-07-02T14:16:00Z">
        <w:r w:rsidRPr="00E77497" w:rsidDel="000625EF">
          <w:delText xml:space="preserve">is </w:delText>
        </w:r>
        <w:r w:rsidRPr="00E77497" w:rsidDel="000625EF">
          <w:rPr>
            <w:rFonts w:ascii="Courier New" w:hAnsi="Courier New"/>
            <w:b/>
          </w:rPr>
          <w:delText>"Boolean"</w:delText>
        </w:r>
      </w:del>
      <w:ins w:id="35243" w:author="Allen Wirfs-Brock" w:date="2011-07-02T14:16:00Z">
        <w:r w:rsidR="000625EF" w:rsidRPr="00E77497">
          <w:t>has a [[</w:t>
        </w:r>
        <w:del w:id="35244" w:author="Rev 3 Allen Wirfs-Brock" w:date="2011-09-07T18:01:00Z">
          <w:r w:rsidR="000625EF" w:rsidRPr="00E77497" w:rsidDel="00187187">
            <w:delText>IsBoolean</w:delText>
          </w:r>
        </w:del>
      </w:ins>
      <w:ins w:id="35245" w:author="Rev 3 Allen Wirfs-Brock" w:date="2011-09-07T18:01:00Z">
        <w:r w:rsidR="00187187" w:rsidRPr="00E77497">
          <w:t>NativeWrapper</w:t>
        </w:r>
      </w:ins>
      <w:ins w:id="35246" w:author="Allen Wirfs-Brock" w:date="2011-07-02T14:16:00Z">
        <w:r w:rsidR="000625EF" w:rsidRPr="00E77497">
          <w:t>]] internal property</w:t>
        </w:r>
      </w:ins>
      <w:ins w:id="35247"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35248" w:name="_Toc382291652"/>
      <w:bookmarkStart w:id="35249" w:name="_Toc385672340"/>
    </w:p>
    <w:p w:rsidR="004C02EF" w:rsidRPr="00E77497" w:rsidRDefault="004C02EF" w:rsidP="00B43482">
      <w:pPr>
        <w:pStyle w:val="Heading3"/>
        <w:numPr>
          <w:ilvl w:val="0"/>
          <w:numId w:val="0"/>
        </w:numPr>
      </w:pPr>
      <w:bookmarkStart w:id="35250" w:name="_Toc393690456"/>
      <w:bookmarkStart w:id="35251" w:name="_Toc472818937"/>
      <w:bookmarkStart w:id="35252" w:name="_Toc235503515"/>
      <w:bookmarkStart w:id="35253" w:name="_Toc241509290"/>
      <w:bookmarkStart w:id="35254" w:name="_Toc244416777"/>
      <w:bookmarkStart w:id="35255" w:name="_Toc276631141"/>
      <w:bookmarkStart w:id="35256" w:name="_Toc339020468"/>
      <w:r w:rsidRPr="00E77497">
        <w:lastRenderedPageBreak/>
        <w:t>15.6.5</w:t>
      </w:r>
      <w:r w:rsidRPr="00E77497">
        <w:tab/>
        <w:t>Properties of Boolean Instance</w:t>
      </w:r>
      <w:bookmarkEnd w:id="35248"/>
      <w:bookmarkEnd w:id="35249"/>
      <w:bookmarkEnd w:id="35250"/>
      <w:r w:rsidRPr="00E77497">
        <w:t>s</w:t>
      </w:r>
      <w:bookmarkEnd w:id="35251"/>
      <w:bookmarkEnd w:id="35252"/>
      <w:bookmarkEnd w:id="35253"/>
      <w:bookmarkEnd w:id="35254"/>
      <w:bookmarkEnd w:id="35255"/>
      <w:bookmarkEnd w:id="35256"/>
    </w:p>
    <w:p w:rsidR="004C02EF" w:rsidRPr="00E77497" w:rsidRDefault="004C02EF" w:rsidP="004C02EF">
      <w:r w:rsidRPr="00E77497">
        <w:t xml:space="preserve">Boolean instances inherit properties from the Boolean prototype object and </w:t>
      </w:r>
      <w:del w:id="35257" w:author="Allen Wirfs-Brock" w:date="2011-07-02T14:16:00Z">
        <w:r w:rsidRPr="00E77497" w:rsidDel="000625EF">
          <w:delText xml:space="preserve">their </w:delText>
        </w:r>
      </w:del>
      <w:ins w:id="35258" w:author="Allen Wirfs-Brock" w:date="2011-07-02T14:16:00Z">
        <w:r w:rsidR="000625EF" w:rsidRPr="00E77497">
          <w:t xml:space="preserve">have a </w:t>
        </w:r>
      </w:ins>
      <w:r w:rsidRPr="00E77497">
        <w:t>[[</w:t>
      </w:r>
      <w:del w:id="35259" w:author="Allen Wirfs-Brock" w:date="2011-07-02T14:16:00Z">
        <w:r w:rsidRPr="00E77497" w:rsidDel="000625EF">
          <w:delText>Class</w:delText>
        </w:r>
      </w:del>
      <w:ins w:id="35260" w:author="Allen Wirfs-Brock" w:date="2011-07-02T14:16:00Z">
        <w:del w:id="35261" w:author="Rev 3 Allen Wirfs-Brock" w:date="2011-09-07T18:02:00Z">
          <w:r w:rsidR="000625EF" w:rsidRPr="00E77497" w:rsidDel="00187187">
            <w:delText>IsBoolean</w:delText>
          </w:r>
        </w:del>
      </w:ins>
      <w:ins w:id="35262" w:author="Rev 3 Allen Wirfs-Brock" w:date="2011-09-07T18:02:00Z">
        <w:r w:rsidR="00187187" w:rsidRPr="00E77497">
          <w:t>NativeBrand</w:t>
        </w:r>
      </w:ins>
      <w:r w:rsidRPr="00E77497">
        <w:t>]] internal property</w:t>
      </w:r>
      <w:ins w:id="35263" w:author="Rev 3 Allen Wirfs-Brock" w:date="2011-09-07T18:02:00Z">
        <w:r w:rsidR="00187187" w:rsidRPr="00E77497">
          <w:t xml:space="preserve"> whose value is BooleanWrapper</w:t>
        </w:r>
      </w:ins>
      <w:del w:id="35264"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35265" w:name="_Toc382212255"/>
      <w:bookmarkStart w:id="35266" w:name="_Toc382212818"/>
      <w:bookmarkStart w:id="35267" w:name="_Toc382291653"/>
      <w:bookmarkStart w:id="35268" w:name="_Ref383601961"/>
      <w:bookmarkStart w:id="35269" w:name="_Toc385672341"/>
      <w:bookmarkStart w:id="35270" w:name="_Toc393690457"/>
      <w:bookmarkStart w:id="35271" w:name="_Ref404493337"/>
      <w:bookmarkStart w:id="35272" w:name="_Toc382212263"/>
      <w:bookmarkStart w:id="35273" w:name="_Toc382212826"/>
    </w:p>
    <w:p w:rsidR="004C02EF" w:rsidRPr="00E77497" w:rsidRDefault="004C02EF" w:rsidP="004C02EF">
      <w:r w:rsidRPr="00E77497">
        <w:t>The [[PrimitiveValue]] internal property is the Boolean value represented by this Boolean object.</w:t>
      </w:r>
    </w:p>
    <w:p w:rsidR="004C02EF" w:rsidRPr="00E77497" w:rsidRDefault="004C02EF" w:rsidP="00B43482">
      <w:pPr>
        <w:pStyle w:val="Heading2"/>
        <w:numPr>
          <w:ilvl w:val="0"/>
          <w:numId w:val="0"/>
        </w:numPr>
      </w:pPr>
      <w:bookmarkStart w:id="35274" w:name="_Ref424531326"/>
      <w:bookmarkStart w:id="35275" w:name="_Toc472818938"/>
      <w:bookmarkStart w:id="35276" w:name="_Toc235503516"/>
      <w:bookmarkStart w:id="35277" w:name="_Toc241509291"/>
      <w:bookmarkStart w:id="35278" w:name="_Toc244416778"/>
      <w:bookmarkStart w:id="35279" w:name="_Toc276631142"/>
      <w:bookmarkStart w:id="35280" w:name="_Toc339020469"/>
      <w:r w:rsidRPr="00E77497">
        <w:t>15.7</w:t>
      </w:r>
      <w:r w:rsidRPr="00E77497">
        <w:tab/>
        <w:t>Number</w:t>
      </w:r>
      <w:bookmarkEnd w:id="35265"/>
      <w:bookmarkEnd w:id="35266"/>
      <w:r w:rsidRPr="00E77497">
        <w:t xml:space="preserve"> Object</w:t>
      </w:r>
      <w:bookmarkEnd w:id="35267"/>
      <w:bookmarkEnd w:id="35268"/>
      <w:bookmarkEnd w:id="35269"/>
      <w:bookmarkEnd w:id="35270"/>
      <w:bookmarkEnd w:id="35271"/>
      <w:r w:rsidRPr="00E77497">
        <w:t>s</w:t>
      </w:r>
      <w:bookmarkStart w:id="35281" w:name="_Toc385672342"/>
      <w:bookmarkStart w:id="35282" w:name="_Ref393527624"/>
      <w:bookmarkStart w:id="35283" w:name="_Toc393690458"/>
      <w:bookmarkStart w:id="35284" w:name="_Ref404501532"/>
      <w:bookmarkStart w:id="35285" w:name="_Toc382212256"/>
      <w:bookmarkStart w:id="35286" w:name="_Toc382212819"/>
      <w:bookmarkStart w:id="35287" w:name="_Toc382291654"/>
      <w:bookmarkEnd w:id="35274"/>
      <w:bookmarkEnd w:id="35275"/>
      <w:bookmarkEnd w:id="35276"/>
      <w:bookmarkEnd w:id="35277"/>
      <w:bookmarkEnd w:id="35278"/>
      <w:bookmarkEnd w:id="35279"/>
      <w:bookmarkEnd w:id="35280"/>
    </w:p>
    <w:p w:rsidR="004C02EF" w:rsidRPr="00E77497" w:rsidRDefault="004C02EF" w:rsidP="00B43482">
      <w:pPr>
        <w:pStyle w:val="Heading3"/>
        <w:numPr>
          <w:ilvl w:val="0"/>
          <w:numId w:val="0"/>
        </w:numPr>
      </w:pPr>
      <w:bookmarkStart w:id="35288" w:name="_Ref424531823"/>
      <w:bookmarkStart w:id="35289" w:name="_Toc472818939"/>
      <w:bookmarkStart w:id="35290" w:name="_Toc235503517"/>
      <w:bookmarkStart w:id="35291" w:name="_Toc241509292"/>
      <w:bookmarkStart w:id="35292" w:name="_Toc244416779"/>
      <w:bookmarkStart w:id="35293" w:name="_Toc276631143"/>
      <w:bookmarkStart w:id="35294" w:name="_Toc339020470"/>
      <w:r w:rsidRPr="00E77497">
        <w:t>15.7.1</w:t>
      </w:r>
      <w:r w:rsidRPr="00E77497">
        <w:tab/>
        <w:t>The Number Constructor Called as a Functio</w:t>
      </w:r>
      <w:bookmarkEnd w:id="35281"/>
      <w:bookmarkEnd w:id="35282"/>
      <w:bookmarkEnd w:id="35283"/>
      <w:bookmarkEnd w:id="35284"/>
      <w:r w:rsidRPr="00E77497">
        <w:t>n</w:t>
      </w:r>
      <w:bookmarkEnd w:id="35288"/>
      <w:bookmarkEnd w:id="35289"/>
      <w:bookmarkEnd w:id="35290"/>
      <w:bookmarkEnd w:id="35291"/>
      <w:bookmarkEnd w:id="35292"/>
      <w:bookmarkEnd w:id="35293"/>
      <w:bookmarkEnd w:id="35294"/>
    </w:p>
    <w:p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35295" w:name="_Toc385672343"/>
      <w:bookmarkStart w:id="35296" w:name="_Toc393690459"/>
    </w:p>
    <w:p w:rsidR="004C02EF" w:rsidRPr="00E77497" w:rsidRDefault="004C02EF" w:rsidP="004C02EF">
      <w:pPr>
        <w:pStyle w:val="Heading4"/>
        <w:numPr>
          <w:ilvl w:val="0"/>
          <w:numId w:val="0"/>
        </w:numPr>
      </w:pPr>
      <w:bookmarkStart w:id="35297" w:name="_Ref457704661"/>
      <w:r w:rsidRPr="00E77497">
        <w:t>15.7.1.1</w:t>
      </w:r>
      <w:r w:rsidRPr="00E77497">
        <w:tab/>
        <w:t>Number ( [ value</w:t>
      </w:r>
      <w:bookmarkEnd w:id="35295"/>
      <w:bookmarkEnd w:id="35296"/>
      <w:r w:rsidRPr="00E77497">
        <w:t xml:space="preserve"> ] )</w:t>
      </w:r>
      <w:bookmarkEnd w:id="35297"/>
    </w:p>
    <w:p w:rsidR="004C02EF" w:rsidRPr="00E77497" w:rsidRDefault="004C02EF" w:rsidP="004C02EF">
      <w:r w:rsidRPr="00E77497">
        <w:t xml:space="preserve">Returns a Number value (not a </w:t>
      </w:r>
      <w:bookmarkStart w:id="35298" w:name="_Toc385672344"/>
      <w:bookmarkStart w:id="35299"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rsidR="004C02EF" w:rsidRPr="00E77497" w:rsidRDefault="004C02EF" w:rsidP="00B43482">
      <w:pPr>
        <w:pStyle w:val="Heading3"/>
        <w:numPr>
          <w:ilvl w:val="0"/>
          <w:numId w:val="0"/>
        </w:numPr>
      </w:pPr>
      <w:bookmarkStart w:id="35300" w:name="_Toc385672345"/>
      <w:bookmarkStart w:id="35301" w:name="_Ref393527628"/>
      <w:bookmarkStart w:id="35302" w:name="_Toc393690461"/>
      <w:bookmarkStart w:id="35303" w:name="_Ref404501547"/>
      <w:bookmarkStart w:id="35304" w:name="_Ref424531834"/>
      <w:bookmarkStart w:id="35305" w:name="_Toc472818940"/>
      <w:bookmarkStart w:id="35306" w:name="_Toc235503518"/>
      <w:bookmarkStart w:id="35307" w:name="_Toc241509293"/>
      <w:bookmarkStart w:id="35308" w:name="_Toc244416780"/>
      <w:bookmarkStart w:id="35309" w:name="_Toc276631144"/>
      <w:bookmarkStart w:id="35310" w:name="_Toc339020471"/>
      <w:bookmarkEnd w:id="35298"/>
      <w:bookmarkEnd w:id="35299"/>
      <w:r w:rsidRPr="00E77497">
        <w:t>15.7.2</w:t>
      </w:r>
      <w:r w:rsidRPr="00E77497">
        <w:tab/>
        <w:t>The Number Constructo</w:t>
      </w:r>
      <w:bookmarkEnd w:id="35285"/>
      <w:bookmarkEnd w:id="35286"/>
      <w:bookmarkEnd w:id="35287"/>
      <w:bookmarkEnd w:id="35300"/>
      <w:bookmarkEnd w:id="35301"/>
      <w:bookmarkEnd w:id="35302"/>
      <w:bookmarkEnd w:id="35303"/>
      <w:r w:rsidRPr="00E77497">
        <w:t>r</w:t>
      </w:r>
      <w:bookmarkStart w:id="35311" w:name="_Toc382291655"/>
      <w:bookmarkEnd w:id="35304"/>
      <w:bookmarkEnd w:id="35305"/>
      <w:bookmarkEnd w:id="35306"/>
      <w:bookmarkEnd w:id="35307"/>
      <w:bookmarkEnd w:id="35308"/>
      <w:bookmarkEnd w:id="35309"/>
      <w:bookmarkEnd w:id="35310"/>
    </w:p>
    <w:p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5312" w:name="_Toc385672346"/>
      <w:bookmarkStart w:id="35313" w:name="_Toc393690462"/>
    </w:p>
    <w:p w:rsidR="004C02EF" w:rsidRPr="00E77497" w:rsidRDefault="004C02EF" w:rsidP="004C02EF">
      <w:pPr>
        <w:pStyle w:val="Heading4"/>
        <w:numPr>
          <w:ilvl w:val="0"/>
          <w:numId w:val="0"/>
        </w:numPr>
      </w:pPr>
      <w:r w:rsidRPr="00E77497">
        <w:t>15.7.2.1</w:t>
      </w:r>
      <w:r w:rsidRPr="00E77497">
        <w:tab/>
        <w:t>new Number ( [ value</w:t>
      </w:r>
      <w:bookmarkEnd w:id="35311"/>
      <w:bookmarkEnd w:id="35312"/>
      <w:bookmarkEnd w:id="35313"/>
      <w:r w:rsidRPr="00E77497">
        <w:t xml:space="preserve"> ] )</w:t>
      </w:r>
      <w:bookmarkStart w:id="35314" w:name="_Toc382291656"/>
    </w:p>
    <w:p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rsidR="004C02EF" w:rsidRPr="00E77497" w:rsidRDefault="004C02EF" w:rsidP="004C02EF">
      <w:r w:rsidRPr="00E77497">
        <w:t xml:space="preserve">The </w:t>
      </w:r>
      <w:del w:id="35315" w:author="Allen Wirfs-Brock" w:date="2011-07-02T14:17:00Z">
        <w:r w:rsidRPr="00E77497" w:rsidDel="000625EF">
          <w:delText xml:space="preserve">[[Class]] internal property of the </w:delText>
        </w:r>
      </w:del>
      <w:r w:rsidRPr="00E77497">
        <w:t xml:space="preserve">newly constructed object is </w:t>
      </w:r>
      <w:del w:id="35316" w:author="Allen Wirfs-Brock" w:date="2011-07-02T14:17:00Z">
        <w:r w:rsidRPr="00E77497" w:rsidDel="000625EF">
          <w:delText xml:space="preserve">set to </w:delText>
        </w:r>
        <w:r w:rsidRPr="00E77497" w:rsidDel="000625EF">
          <w:rPr>
            <w:rFonts w:ascii="Courier New" w:hAnsi="Courier New"/>
            <w:b/>
          </w:rPr>
          <w:delText>"Number"</w:delText>
        </w:r>
      </w:del>
      <w:ins w:id="35317" w:author="Allen Wirfs-Brock" w:date="2011-07-02T14:17:00Z">
        <w:r w:rsidR="000625EF" w:rsidRPr="00E77497">
          <w:t>has a [[</w:t>
        </w:r>
        <w:del w:id="35318" w:author="Rev 3 Allen Wirfs-Brock" w:date="2011-09-07T18:03:00Z">
          <w:r w:rsidR="000625EF" w:rsidRPr="00E77497" w:rsidDel="00187187">
            <w:delText>IsNumber</w:delText>
          </w:r>
        </w:del>
      </w:ins>
      <w:ins w:id="35319" w:author="Rev 3 Allen Wirfs-Brock" w:date="2011-09-07T18:03:00Z">
        <w:r w:rsidR="00187187" w:rsidRPr="00E77497">
          <w:t>NativeBrand</w:t>
        </w:r>
      </w:ins>
      <w:ins w:id="35320" w:author="Allen Wirfs-Brock" w:date="2011-07-02T14:17:00Z">
        <w:r w:rsidR="000625EF" w:rsidRPr="00E77497">
          <w:t>]] internal property</w:t>
        </w:r>
      </w:ins>
      <w:ins w:id="35321" w:author="Rev 3 Allen Wirfs-Brock" w:date="2011-09-07T18:03:00Z">
        <w:r w:rsidR="00187187" w:rsidRPr="00E77497">
          <w:t xml:space="preserve"> whose value is NumberWrapper</w:t>
        </w:r>
      </w:ins>
      <w:r w:rsidRPr="00E77497">
        <w:t>.</w:t>
      </w:r>
    </w:p>
    <w:p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35322" w:name="_Toc385672347"/>
      <w:bookmarkStart w:id="35323" w:name="_Toc393690463"/>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B43482">
      <w:pPr>
        <w:pStyle w:val="Heading3"/>
        <w:numPr>
          <w:ilvl w:val="0"/>
          <w:numId w:val="0"/>
        </w:numPr>
      </w:pPr>
      <w:bookmarkStart w:id="35324" w:name="_Toc382212257"/>
      <w:bookmarkStart w:id="35325" w:name="_Toc382212820"/>
      <w:bookmarkStart w:id="35326" w:name="_Toc382291657"/>
      <w:bookmarkStart w:id="35327" w:name="_Toc385672348"/>
      <w:bookmarkStart w:id="35328" w:name="_Toc393690464"/>
      <w:bookmarkStart w:id="35329" w:name="_Ref457704674"/>
      <w:bookmarkStart w:id="35330" w:name="_Ref457709286"/>
      <w:bookmarkStart w:id="35331" w:name="_Toc472818941"/>
      <w:bookmarkStart w:id="35332" w:name="_Toc235503519"/>
      <w:bookmarkStart w:id="35333" w:name="_Toc241509294"/>
      <w:bookmarkStart w:id="35334" w:name="_Toc244416781"/>
      <w:bookmarkStart w:id="35335" w:name="_Toc276631145"/>
      <w:bookmarkStart w:id="35336" w:name="_Toc339020472"/>
      <w:bookmarkEnd w:id="35314"/>
      <w:bookmarkEnd w:id="35322"/>
      <w:bookmarkEnd w:id="35323"/>
      <w:r w:rsidRPr="00E77497">
        <w:t>15.7.3</w:t>
      </w:r>
      <w:r w:rsidRPr="00E77497">
        <w:tab/>
        <w:t>Properties of the Number</w:t>
      </w:r>
      <w:bookmarkEnd w:id="35324"/>
      <w:bookmarkEnd w:id="35325"/>
      <w:r w:rsidRPr="00E77497">
        <w:t xml:space="preserve"> Constructo</w:t>
      </w:r>
      <w:bookmarkEnd w:id="35326"/>
      <w:bookmarkEnd w:id="35327"/>
      <w:bookmarkEnd w:id="35328"/>
      <w:r w:rsidRPr="00E77497">
        <w:t>r</w:t>
      </w:r>
      <w:bookmarkEnd w:id="35329"/>
      <w:bookmarkEnd w:id="35330"/>
      <w:bookmarkEnd w:id="35331"/>
      <w:bookmarkEnd w:id="35332"/>
      <w:bookmarkEnd w:id="35333"/>
      <w:bookmarkEnd w:id="35334"/>
      <w:bookmarkEnd w:id="35335"/>
      <w:bookmarkEnd w:id="35336"/>
    </w:p>
    <w:p w:rsidR="004C02EF" w:rsidRPr="00E77497" w:rsidRDefault="004C02EF" w:rsidP="004C02EF">
      <w:r w:rsidRPr="00E77497">
        <w:t>The value of the [[Prototype]] internal property of the Number constructor is the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35337" w:name="_Toc382291658"/>
      <w:bookmarkStart w:id="35338" w:name="_Toc385672349"/>
      <w:bookmarkStart w:id="35339" w:name="_Ref393613924"/>
      <w:bookmarkStart w:id="35340" w:name="_Toc393690465"/>
      <w:bookmarkStart w:id="35341" w:name="_Ref404502635"/>
      <w:bookmarkStart w:id="35342" w:name="_Toc382212258"/>
      <w:bookmarkStart w:id="35343" w:name="_Toc382212821"/>
    </w:p>
    <w:p w:rsidR="004C02EF" w:rsidRPr="00E77497" w:rsidRDefault="004C02EF" w:rsidP="004C02EF">
      <w:pPr>
        <w:pStyle w:val="Heading4"/>
        <w:numPr>
          <w:ilvl w:val="0"/>
          <w:numId w:val="0"/>
        </w:numPr>
      </w:pPr>
      <w:bookmarkStart w:id="35344" w:name="_Ref424534510"/>
      <w:r w:rsidRPr="00E77497">
        <w:t>15.7.3.1</w:t>
      </w:r>
      <w:r w:rsidRPr="00E77497">
        <w:tab/>
        <w:t>Number.prototyp</w:t>
      </w:r>
      <w:bookmarkEnd w:id="35337"/>
      <w:bookmarkEnd w:id="35338"/>
      <w:bookmarkEnd w:id="35339"/>
      <w:bookmarkEnd w:id="35340"/>
      <w:bookmarkEnd w:id="35341"/>
      <w:r w:rsidRPr="00E77497">
        <w:t>e</w:t>
      </w:r>
      <w:bookmarkEnd w:id="35344"/>
    </w:p>
    <w:p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35345" w:name="_Toc385672350"/>
      <w:bookmarkStart w:id="35346" w:name="_Toc382291659"/>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347" w:name="_Toc393690466"/>
    </w:p>
    <w:p w:rsidR="004C02EF" w:rsidRPr="00E77497" w:rsidRDefault="004C02EF" w:rsidP="004C02EF">
      <w:pPr>
        <w:pStyle w:val="Heading4"/>
        <w:numPr>
          <w:ilvl w:val="0"/>
          <w:numId w:val="0"/>
        </w:numPr>
      </w:pPr>
      <w:bookmarkStart w:id="35348" w:name="_Ref457704688"/>
      <w:r w:rsidRPr="00E77497">
        <w:t>15.7.3.2</w:t>
      </w:r>
      <w:r w:rsidRPr="00E77497">
        <w:tab/>
        <w:t>Number.MAX_VALU</w:t>
      </w:r>
      <w:bookmarkEnd w:id="35345"/>
      <w:bookmarkEnd w:id="35347"/>
      <w:r w:rsidRPr="00E77497">
        <w:t>E</w:t>
      </w:r>
      <w:bookmarkEnd w:id="35348"/>
    </w:p>
    <w:p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35349" w:name="_Toc385672351"/>
      <w:bookmarkStart w:id="35350" w:name="_Toc393690467"/>
    </w:p>
    <w:p w:rsidR="004C02EF" w:rsidRPr="00B820AB" w:rsidRDefault="004C02EF" w:rsidP="004C02EF">
      <w:pPr>
        <w:pStyle w:val="Heading4"/>
        <w:numPr>
          <w:ilvl w:val="0"/>
          <w:numId w:val="0"/>
        </w:numPr>
      </w:pPr>
      <w:r w:rsidRPr="00B820AB">
        <w:lastRenderedPageBreak/>
        <w:t>15.7.3.3</w:t>
      </w:r>
      <w:r w:rsidRPr="00B820AB">
        <w:tab/>
        <w:t>Number.MIN_VALU</w:t>
      </w:r>
      <w:bookmarkEnd w:id="35349"/>
      <w:bookmarkEnd w:id="35350"/>
      <w:r w:rsidRPr="00B820AB">
        <w:t>E</w:t>
      </w:r>
    </w:p>
    <w:p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35351" w:name="_Toc385672352"/>
    </w:p>
    <w:p w:rsidR="008D3219" w:rsidRDefault="008D3219" w:rsidP="004C02EF">
      <w:pPr>
        <w:rPr>
          <w:ins w:id="35352" w:author="Rev 7 Allen Wirfs-Brock" w:date="2012-05-03T08:35:00Z"/>
        </w:rPr>
      </w:pPr>
      <w:ins w:id="35353" w:author="Rev 7 Allen Wirfs-Brock" w:date="2012-05-03T08:36:00Z">
        <w:r>
          <w:t>In</w:t>
        </w:r>
      </w:ins>
      <w:ins w:id="35354" w:author="Rev 7 Allen Wirfs-Brock" w:date="2012-05-03T08:38:00Z">
        <w:r>
          <w:t xml:space="preserve"> the</w:t>
        </w:r>
      </w:ins>
      <w:ins w:id="35355" w:author="Rev 7 Allen Wirfs-Brock" w:date="2012-05-03T08:36:00Z">
        <w:r>
          <w:t xml:space="preserve"> IEEE-</w:t>
        </w:r>
      </w:ins>
      <w:ins w:id="35356" w:author="Rev 7 Allen Wirfs-Brock" w:date="2012-05-03T08:37:00Z">
        <w:r>
          <w:t>764</w:t>
        </w:r>
      </w:ins>
      <w:ins w:id="35357" w:author="Rev 7 Allen Wirfs-Brock" w:date="2012-05-03T08:38:00Z">
        <w:r>
          <w:t xml:space="preserve"> double precission binary representation, the smallest possible value is a denormalized numbered. If an implementation does not support denormalized values, the value of</w:t>
        </w:r>
      </w:ins>
      <w:ins w:id="35358" w:author="Rev 7 Allen Wirfs-Brock" w:date="2012-05-03T08:40:00Z">
        <w:r>
          <w:t xml:space="preserve"> </w:t>
        </w:r>
        <w:r w:rsidRPr="00E77497">
          <w:rPr>
            <w:rFonts w:ascii="Courier New" w:hAnsi="Courier New"/>
            <w:b/>
          </w:rPr>
          <w:t>Number.MIN_VALUE</w:t>
        </w:r>
      </w:ins>
      <w:ins w:id="35359" w:author="Rev 7 Allen Wirfs-Brock" w:date="2012-05-03T08:38:00Z">
        <w:r>
          <w:t xml:space="preserve"> must be the smallest </w:t>
        </w:r>
      </w:ins>
      <w:ins w:id="35360" w:author="Rev 7 Allen Wirfs-Brock" w:date="2012-05-03T08:41:00Z">
        <w:r>
          <w:t xml:space="preserve">non-zero </w:t>
        </w:r>
      </w:ins>
      <w:ins w:id="35361" w:author="Rev 7 Allen Wirfs-Brock" w:date="2012-05-03T08:38:00Z">
        <w:r>
          <w:t xml:space="preserve">positive value that can actually be represented </w:t>
        </w:r>
      </w:ins>
      <w:ins w:id="35362" w:author="Rev 7 Allen Wirfs-Brock" w:date="2012-05-03T08:41:00Z">
        <w:r>
          <w:t>by the implementation.</w:t>
        </w:r>
      </w:ins>
      <w:ins w:id="35363" w:author="Rev 7 Allen Wirfs-Brock" w:date="2012-05-03T08:38:00Z">
        <w:r>
          <w:t xml:space="preserve"> </w:t>
        </w:r>
      </w:ins>
    </w:p>
    <w:p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35364" w:name="_Toc393690468"/>
    </w:p>
    <w:p w:rsidR="004C02EF" w:rsidRPr="00B820AB" w:rsidRDefault="004C02EF" w:rsidP="004C02EF">
      <w:pPr>
        <w:pStyle w:val="Heading4"/>
        <w:numPr>
          <w:ilvl w:val="0"/>
          <w:numId w:val="0"/>
        </w:numPr>
      </w:pPr>
      <w:bookmarkStart w:id="35365" w:name="_Ref457704701"/>
      <w:r w:rsidRPr="00B820AB">
        <w:t>15.7.3.4</w:t>
      </w:r>
      <w:r w:rsidRPr="00B820AB">
        <w:tab/>
        <w:t>Number.Na</w:t>
      </w:r>
      <w:bookmarkEnd w:id="35346"/>
      <w:bookmarkEnd w:id="35351"/>
      <w:bookmarkEnd w:id="35364"/>
      <w:r w:rsidRPr="00B820AB">
        <w:t>N</w:t>
      </w:r>
      <w:bookmarkEnd w:id="35365"/>
    </w:p>
    <w:p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35366" w:name="_Toc385672353"/>
      <w:bookmarkStart w:id="35367" w:name="_Toc382291660"/>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368" w:name="_Toc393690469"/>
    </w:p>
    <w:p w:rsidR="004C02EF" w:rsidRPr="00E77497" w:rsidRDefault="004C02EF" w:rsidP="004C02EF">
      <w:pPr>
        <w:pStyle w:val="Heading4"/>
        <w:numPr>
          <w:ilvl w:val="0"/>
          <w:numId w:val="0"/>
        </w:numPr>
      </w:pPr>
      <w:r w:rsidRPr="00E77497">
        <w:t>15.7.3.5</w:t>
      </w:r>
      <w:r w:rsidRPr="00E77497">
        <w:tab/>
        <w:t>Number.NEGATIVE_INFINIT</w:t>
      </w:r>
      <w:bookmarkEnd w:id="35366"/>
      <w:bookmarkEnd w:id="35368"/>
      <w:r w:rsidRPr="00E77497">
        <w:t>Y</w:t>
      </w:r>
    </w:p>
    <w:p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35369" w:name="_Toc385672354"/>
    </w:p>
    <w:p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35370" w:name="_Toc393690470"/>
    </w:p>
    <w:p w:rsidR="004C02EF" w:rsidRPr="00A67AF2" w:rsidRDefault="004C02EF" w:rsidP="004C02EF">
      <w:pPr>
        <w:pStyle w:val="Heading4"/>
        <w:numPr>
          <w:ilvl w:val="0"/>
          <w:numId w:val="0"/>
        </w:numPr>
      </w:pPr>
      <w:r w:rsidRPr="00A67AF2">
        <w:t>15.7.3.6</w:t>
      </w:r>
      <w:r w:rsidRPr="00A67AF2">
        <w:tab/>
        <w:t>Number.POSITIVE_INFINIT</w:t>
      </w:r>
      <w:bookmarkEnd w:id="35369"/>
      <w:bookmarkEnd w:id="35370"/>
      <w:r w:rsidRPr="00A67AF2">
        <w:t>Y</w:t>
      </w:r>
    </w:p>
    <w:p w:rsidR="004C02EF" w:rsidRPr="004D1BD1" w:rsidRDefault="004C02EF" w:rsidP="004C02EF">
      <w:r w:rsidRPr="00B820AB">
        <w:t>The value of Number.POSITIVE_INFINITY is +</w:t>
      </w:r>
      <w:r w:rsidRPr="004D1BD1">
        <w:sym w:font="Symbol" w:char="F0A5"/>
      </w:r>
      <w:r w:rsidRPr="004D1BD1">
        <w:t>.</w:t>
      </w:r>
      <w:bookmarkStart w:id="35371" w:name="_Toc385672355"/>
    </w:p>
    <w:p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35372" w:name="_Ref393609442"/>
      <w:bookmarkStart w:id="35373" w:name="_Toc393690471"/>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374" w:author="Rev 7 Allen Wirfs-Brock" w:date="2012-05-02T17:12:00Z"/>
          <w:rFonts w:cs="Arial"/>
          <w:b/>
        </w:rPr>
      </w:pPr>
      <w:bookmarkStart w:id="35375" w:name="_Ref424536060"/>
      <w:bookmarkStart w:id="35376" w:name="_Toc472818942"/>
      <w:bookmarkStart w:id="35377" w:name="_Toc235503520"/>
      <w:bookmarkStart w:id="35378" w:name="_Toc241509295"/>
      <w:bookmarkStart w:id="35379" w:name="_Toc244416782"/>
      <w:bookmarkStart w:id="35380" w:name="_Toc276631146"/>
      <w:ins w:id="35381" w:author="Rev 7 Allen Wirfs-Brock" w:date="2012-05-02T17:12:00Z">
        <w:r w:rsidRPr="00640BCB">
          <w:rPr>
            <w:rFonts w:cs="Arial"/>
            <w:b/>
          </w:rPr>
          <w:t>15.7.3.7</w:t>
        </w:r>
        <w:r w:rsidRPr="00640BCB">
          <w:rPr>
            <w:rFonts w:cs="Arial"/>
            <w:b/>
          </w:rPr>
          <w:tab/>
          <w:t>Number.EPSILON</w:t>
        </w:r>
      </w:ins>
    </w:p>
    <w:p w:rsidR="00640BCB" w:rsidRPr="00640BCB" w:rsidRDefault="00640BCB" w:rsidP="00640BCB">
      <w:pPr>
        <w:autoSpaceDE w:val="0"/>
        <w:autoSpaceDN w:val="0"/>
        <w:adjustRightInd w:val="0"/>
        <w:spacing w:after="0" w:line="240" w:lineRule="auto"/>
        <w:jc w:val="left"/>
        <w:rPr>
          <w:ins w:id="35382" w:author="Rev 7 Allen Wirfs-Brock" w:date="2012-05-02T17:12:00Z"/>
          <w:rFonts w:cs="Arial"/>
        </w:rPr>
      </w:pPr>
      <w:ins w:id="35383" w:author="Rev 7 Allen Wirfs-Brock" w:date="2012-05-02T17:12:00Z">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ins>
    </w:p>
    <w:p w:rsidR="00640BCB" w:rsidRPr="00640BCB" w:rsidRDefault="00640BCB" w:rsidP="00640BCB">
      <w:pPr>
        <w:rPr>
          <w:ins w:id="35384" w:author="Rev 7 Allen Wirfs-Brock" w:date="2012-05-02T17:12:00Z"/>
          <w:rFonts w:cs="Arial"/>
        </w:rPr>
      </w:pPr>
      <w:ins w:id="35385"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386" w:author="Rev 7 Allen Wirfs-Brock" w:date="2012-05-02T17:12:00Z"/>
          <w:rFonts w:cs="Arial"/>
          <w:b/>
        </w:rPr>
      </w:pPr>
      <w:ins w:id="35387" w:author="Rev 7 Allen Wirfs-Brock" w:date="2012-05-02T17:12:00Z">
        <w:r w:rsidRPr="00640BCB">
          <w:rPr>
            <w:rFonts w:cs="Arial"/>
            <w:b/>
          </w:rPr>
          <w:t>15.7.3.</w:t>
        </w:r>
        <w:del w:id="35388" w:author="Rev 10 Allen Wirfs-Brock" w:date="2012-08-13T19:19:00Z">
          <w:r w:rsidRPr="00640BCB" w:rsidDel="00C700A2">
            <w:rPr>
              <w:rFonts w:cs="Arial"/>
              <w:b/>
            </w:rPr>
            <w:delText>7</w:delText>
          </w:r>
        </w:del>
      </w:ins>
      <w:ins w:id="35389" w:author="Rev 10 Allen Wirfs-Brock" w:date="2012-08-13T19:19:00Z">
        <w:r w:rsidR="00C700A2">
          <w:rPr>
            <w:rFonts w:cs="Arial"/>
            <w:b/>
          </w:rPr>
          <w:t>8</w:t>
        </w:r>
      </w:ins>
      <w:ins w:id="35390" w:author="Rev 7 Allen Wirfs-Brock" w:date="2012-05-02T17:12:00Z">
        <w:r w:rsidRPr="00640BCB">
          <w:rPr>
            <w:rFonts w:cs="Arial"/>
            <w:b/>
          </w:rPr>
          <w:tab/>
          <w:t>Number.MAX_INTEGER</w:t>
        </w:r>
      </w:ins>
    </w:p>
    <w:p w:rsidR="00640BCB" w:rsidRPr="00640BCB" w:rsidRDefault="00A829B2" w:rsidP="00640BCB">
      <w:pPr>
        <w:autoSpaceDE w:val="0"/>
        <w:autoSpaceDN w:val="0"/>
        <w:adjustRightInd w:val="0"/>
        <w:spacing w:after="0" w:line="240" w:lineRule="auto"/>
        <w:jc w:val="left"/>
        <w:rPr>
          <w:ins w:id="35391" w:author="Rev 7 Allen Wirfs-Brock" w:date="2012-05-02T17:12:00Z"/>
          <w:rFonts w:cs="Arial"/>
        </w:rPr>
      </w:pPr>
      <w:ins w:id="35392" w:author="Rev 7 Allen Wirfs-Brock" w:date="2012-05-02T17:12:00Z">
        <w:r>
          <w:rPr>
            <w:rFonts w:cs="Arial"/>
          </w:rPr>
          <w:t>The value of Number.MAX_INTEGER</w:t>
        </w:r>
        <w:r w:rsidR="00640BCB" w:rsidRPr="00640BCB">
          <w:rPr>
            <w:rFonts w:cs="Arial"/>
          </w:rPr>
          <w:t xml:space="preserve"> is the largest integer value that can be represented as a Number value without losing precision, which is 9007199254740991. </w:t>
        </w:r>
      </w:ins>
    </w:p>
    <w:p w:rsidR="00640BCB" w:rsidRPr="00640BCB" w:rsidRDefault="00640BCB" w:rsidP="00640BCB">
      <w:pPr>
        <w:rPr>
          <w:ins w:id="35393" w:author="Rev 7 Allen Wirfs-Brock" w:date="2012-05-02T17:12:00Z"/>
          <w:rFonts w:cs="Arial"/>
        </w:rPr>
      </w:pPr>
      <w:ins w:id="35394"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395" w:author="Rev 7 Allen Wirfs-Brock" w:date="2012-05-02T17:12:00Z"/>
          <w:rFonts w:cs="Arial"/>
          <w:b/>
        </w:rPr>
      </w:pPr>
      <w:ins w:id="35396" w:author="Rev 7 Allen Wirfs-Brock" w:date="2012-05-02T17:12:00Z">
        <w:r w:rsidRPr="00640BCB">
          <w:rPr>
            <w:rFonts w:cs="Arial"/>
            <w:b/>
          </w:rPr>
          <w:t>15.7.3.</w:t>
        </w:r>
        <w:del w:id="35397" w:author="Rev 10 Allen Wirfs-Brock" w:date="2012-08-13T19:19:00Z">
          <w:r w:rsidRPr="00640BCB" w:rsidDel="00C700A2">
            <w:rPr>
              <w:rFonts w:cs="Arial"/>
              <w:b/>
            </w:rPr>
            <w:delText>8</w:delText>
          </w:r>
        </w:del>
      </w:ins>
      <w:ins w:id="35398" w:author="Rev 10 Allen Wirfs-Brock" w:date="2012-08-13T19:19:00Z">
        <w:r w:rsidR="00C700A2">
          <w:rPr>
            <w:rFonts w:cs="Arial"/>
            <w:b/>
          </w:rPr>
          <w:t>9</w:t>
        </w:r>
      </w:ins>
      <w:ins w:id="35399" w:author="Rev 7 Allen Wirfs-Brock" w:date="2012-05-02T17:12:00Z">
        <w:r w:rsidRPr="00640BCB">
          <w:rPr>
            <w:rFonts w:cs="Arial"/>
            <w:b/>
          </w:rPr>
          <w:tab/>
          <w:t>Number.parseInt (string, radix)</w:t>
        </w:r>
      </w:ins>
    </w:p>
    <w:p w:rsidR="00640BCB" w:rsidRPr="00640BCB" w:rsidRDefault="00640BCB" w:rsidP="00640BCB">
      <w:pPr>
        <w:rPr>
          <w:ins w:id="35400" w:author="Rev 7 Allen Wirfs-Brock" w:date="2012-05-02T17:12:00Z"/>
          <w:rFonts w:cs="Arial"/>
        </w:rPr>
      </w:pPr>
      <w:commentRangeStart w:id="35401"/>
      <w:ins w:id="35402" w:author="Rev 7 Allen Wirfs-Brock" w:date="2012-05-02T17:12:00Z">
        <w:r w:rsidRPr="00640BCB">
          <w:rPr>
            <w:rFonts w:cs="Arial"/>
          </w:rPr>
          <w:t>Same as 15.1.2.2.</w:t>
        </w:r>
      </w:ins>
      <w:commentRangeEnd w:id="35401"/>
      <w:ins w:id="35403" w:author="Rev 7 Allen Wirfs-Brock" w:date="2012-05-02T17:15:00Z">
        <w:r>
          <w:rPr>
            <w:rStyle w:val="CommentReference"/>
          </w:rPr>
          <w:commentReference w:id="35401"/>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04" w:author="Rev 7 Allen Wirfs-Brock" w:date="2012-05-02T17:12:00Z"/>
          <w:rFonts w:cs="Arial"/>
          <w:b/>
        </w:rPr>
      </w:pPr>
      <w:ins w:id="35405" w:author="Rev 7 Allen Wirfs-Brock" w:date="2012-05-02T17:12:00Z">
        <w:r w:rsidRPr="00640BCB">
          <w:rPr>
            <w:rFonts w:cs="Arial"/>
            <w:b/>
          </w:rPr>
          <w:t>15.7.3.</w:t>
        </w:r>
        <w:del w:id="35406" w:author="Rev 10 Allen Wirfs-Brock" w:date="2012-08-13T19:19:00Z">
          <w:r w:rsidRPr="00640BCB" w:rsidDel="00C700A2">
            <w:rPr>
              <w:rFonts w:cs="Arial"/>
              <w:b/>
            </w:rPr>
            <w:delText>9</w:delText>
          </w:r>
        </w:del>
      </w:ins>
      <w:ins w:id="35407" w:author="Rev 10 Allen Wirfs-Brock" w:date="2012-08-13T19:19:00Z">
        <w:r w:rsidR="00C700A2">
          <w:rPr>
            <w:rFonts w:cs="Arial"/>
            <w:b/>
          </w:rPr>
          <w:t>10</w:t>
        </w:r>
      </w:ins>
      <w:ins w:id="35408" w:author="Rev 7 Allen Wirfs-Brock" w:date="2012-05-02T17:12:00Z">
        <w:r w:rsidRPr="00640BCB">
          <w:rPr>
            <w:rFonts w:cs="Arial"/>
            <w:b/>
          </w:rPr>
          <w:tab/>
          <w:t>Number.parseFloat (string)</w:t>
        </w:r>
      </w:ins>
    </w:p>
    <w:p w:rsidR="00640BCB" w:rsidRPr="00640BCB" w:rsidRDefault="00640BCB" w:rsidP="00640BCB">
      <w:pPr>
        <w:rPr>
          <w:ins w:id="35409" w:author="Rev 7 Allen Wirfs-Brock" w:date="2012-05-02T17:12:00Z"/>
          <w:rFonts w:cs="Arial"/>
        </w:rPr>
      </w:pPr>
      <w:commentRangeStart w:id="35410"/>
      <w:ins w:id="35411" w:author="Rev 7 Allen Wirfs-Brock" w:date="2012-05-02T17:12:00Z">
        <w:r w:rsidRPr="00640BCB">
          <w:rPr>
            <w:rFonts w:cs="Arial"/>
          </w:rPr>
          <w:t>Same as 15.1.2.3.</w:t>
        </w:r>
      </w:ins>
      <w:commentRangeEnd w:id="35410"/>
      <w:ins w:id="35412" w:author="Rev 7 Allen Wirfs-Brock" w:date="2012-05-02T17:16:00Z">
        <w:r>
          <w:rPr>
            <w:rStyle w:val="CommentReference"/>
          </w:rPr>
          <w:commentReference w:id="35410"/>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13" w:author="Rev 7 Allen Wirfs-Brock" w:date="2012-05-02T17:12:00Z"/>
          <w:rFonts w:cs="Arial"/>
          <w:b/>
        </w:rPr>
      </w:pPr>
      <w:ins w:id="35414" w:author="Rev 7 Allen Wirfs-Brock" w:date="2012-05-02T17:12:00Z">
        <w:r w:rsidRPr="00640BCB">
          <w:rPr>
            <w:rFonts w:cs="Arial"/>
            <w:b/>
          </w:rPr>
          <w:t>15.7.3.1</w:t>
        </w:r>
        <w:del w:id="35415" w:author="Rev 10 Allen Wirfs-Brock" w:date="2012-08-13T19:19:00Z">
          <w:r w:rsidRPr="00640BCB" w:rsidDel="00C700A2">
            <w:rPr>
              <w:rFonts w:cs="Arial"/>
              <w:b/>
            </w:rPr>
            <w:delText>0</w:delText>
          </w:r>
        </w:del>
      </w:ins>
      <w:ins w:id="35416" w:author="Rev 10 Allen Wirfs-Brock" w:date="2012-08-13T19:19:00Z">
        <w:r w:rsidR="00C700A2">
          <w:rPr>
            <w:rFonts w:cs="Arial"/>
            <w:b/>
          </w:rPr>
          <w:t>1</w:t>
        </w:r>
      </w:ins>
      <w:ins w:id="35417" w:author="Rev 7 Allen Wirfs-Brock" w:date="2012-05-02T17:12:00Z">
        <w:r w:rsidRPr="00640BCB">
          <w:rPr>
            <w:rFonts w:cs="Arial"/>
            <w:b/>
          </w:rPr>
          <w:tab/>
          <w:t>Number.isNaN (number)</w:t>
        </w:r>
      </w:ins>
    </w:p>
    <w:p w:rsidR="001A0D83" w:rsidRPr="00E77497" w:rsidRDefault="001A0D83" w:rsidP="001A0D83">
      <w:pPr>
        <w:rPr>
          <w:ins w:id="35418" w:author="Rev 7 Allen Wirfs-Brock" w:date="2012-05-02T17:25:00Z"/>
        </w:rPr>
      </w:pPr>
      <w:ins w:id="35419" w:author="Rev 7 Allen Wirfs-Brock" w:date="2012-05-02T17:25:00Z">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ins>
    </w:p>
    <w:p w:rsidR="00640BCB" w:rsidRPr="001A0D83" w:rsidRDefault="00640BCB" w:rsidP="001A0D83">
      <w:pPr>
        <w:numPr>
          <w:ilvl w:val="0"/>
          <w:numId w:val="799"/>
        </w:numPr>
        <w:spacing w:after="0" w:line="240" w:lineRule="auto"/>
        <w:jc w:val="left"/>
        <w:rPr>
          <w:ins w:id="35420" w:author="Rev 7 Allen Wirfs-Brock" w:date="2012-05-02T17:12:00Z"/>
          <w:rFonts w:ascii="Times New Roman" w:eastAsia="Times New Roman" w:hAnsi="Times New Roman"/>
          <w:spacing w:val="6"/>
          <w:lang w:eastAsia="en-US"/>
        </w:rPr>
      </w:pPr>
      <w:ins w:id="35421"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rsidR="00640BCB" w:rsidRPr="001A0D83" w:rsidRDefault="00640BCB" w:rsidP="001A0D83">
      <w:pPr>
        <w:numPr>
          <w:ilvl w:val="0"/>
          <w:numId w:val="799"/>
        </w:numPr>
        <w:spacing w:after="0" w:line="240" w:lineRule="auto"/>
        <w:jc w:val="left"/>
        <w:rPr>
          <w:ins w:id="35422" w:author="Rev 7 Allen Wirfs-Brock" w:date="2012-05-02T17:12:00Z"/>
          <w:rFonts w:ascii="Times New Roman" w:eastAsia="Times New Roman" w:hAnsi="Times New Roman"/>
          <w:spacing w:val="6"/>
          <w:lang w:eastAsia="en-US"/>
        </w:rPr>
      </w:pPr>
      <w:ins w:id="35423"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rsidR="00640BCB" w:rsidRPr="001A0D83" w:rsidRDefault="00640BCB" w:rsidP="001A0D83">
      <w:pPr>
        <w:numPr>
          <w:ilvl w:val="0"/>
          <w:numId w:val="799"/>
        </w:numPr>
        <w:spacing w:after="120" w:line="240" w:lineRule="auto"/>
        <w:jc w:val="left"/>
        <w:rPr>
          <w:ins w:id="35424" w:author="Rev 7 Allen Wirfs-Brock" w:date="2012-05-02T17:12:00Z"/>
          <w:rFonts w:ascii="Times New Roman" w:eastAsia="Times New Roman" w:hAnsi="Times New Roman"/>
          <w:spacing w:val="6"/>
          <w:lang w:eastAsia="en-US"/>
        </w:rPr>
      </w:pPr>
      <w:ins w:id="35425"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rsidR="001A0D83" w:rsidRDefault="001A0D83" w:rsidP="001A0D83">
      <w:pPr>
        <w:pStyle w:val="Note"/>
        <w:rPr>
          <w:ins w:id="35426" w:author="Rev 7 Allen Wirfs-Brock" w:date="2012-05-02T17:18:00Z"/>
        </w:rPr>
      </w:pPr>
      <w:ins w:id="35427" w:author="Rev 7 Allen Wirfs-Brock" w:date="2012-05-02T17:18:00Z">
        <w:r>
          <w:lastRenderedPageBreak/>
          <w:t>NOTE</w:t>
        </w:r>
        <w:r>
          <w:tab/>
          <w:t>This function differs from the global isNaN function (15.1.2.4) is that it does not convert its argument to a Number before determining whether it is N</w:t>
        </w:r>
      </w:ins>
      <w:ins w:id="35428" w:author="Rev 7 Allen Wirfs-Brock" w:date="2012-05-02T17:20:00Z">
        <w:r>
          <w:t>a</w:t>
        </w:r>
      </w:ins>
      <w:ins w:id="35429" w:author="Rev 7 Allen Wirfs-Brock" w:date="2012-05-02T17:18:00Z">
        <w:r>
          <w:t>N.</w:t>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30" w:author="Rev 7 Allen Wirfs-Brock" w:date="2012-05-02T17:12:00Z"/>
          <w:rFonts w:cs="Arial"/>
          <w:b/>
        </w:rPr>
      </w:pPr>
      <w:ins w:id="35431" w:author="Rev 7 Allen Wirfs-Brock" w:date="2012-05-02T17:12:00Z">
        <w:r w:rsidRPr="00640BCB">
          <w:rPr>
            <w:rFonts w:cs="Arial"/>
            <w:b/>
          </w:rPr>
          <w:t>15.7.3.1</w:t>
        </w:r>
        <w:del w:id="35432" w:author="Rev 10 Allen Wirfs-Brock" w:date="2012-08-13T19:19:00Z">
          <w:r w:rsidRPr="00640BCB" w:rsidDel="00C700A2">
            <w:rPr>
              <w:rFonts w:cs="Arial"/>
              <w:b/>
            </w:rPr>
            <w:delText>1</w:delText>
          </w:r>
        </w:del>
      </w:ins>
      <w:ins w:id="35433" w:author="Rev 10 Allen Wirfs-Brock" w:date="2012-08-13T19:19:00Z">
        <w:r w:rsidR="00C700A2">
          <w:rPr>
            <w:rFonts w:cs="Arial"/>
            <w:b/>
          </w:rPr>
          <w:t>2</w:t>
        </w:r>
      </w:ins>
      <w:ins w:id="35434" w:author="Rev 7 Allen Wirfs-Brock" w:date="2012-05-02T17:12:00Z">
        <w:r w:rsidRPr="00640BCB">
          <w:rPr>
            <w:rFonts w:cs="Arial"/>
            <w:b/>
          </w:rPr>
          <w:tab/>
          <w:t>Number.isFinite (number)</w:t>
        </w:r>
      </w:ins>
    </w:p>
    <w:p w:rsidR="001A0D83" w:rsidRPr="00E77497" w:rsidRDefault="001A0D83" w:rsidP="001A0D83">
      <w:pPr>
        <w:rPr>
          <w:ins w:id="35435" w:author="Rev 7 Allen Wirfs-Brock" w:date="2012-05-02T17:26:00Z"/>
        </w:rPr>
      </w:pPr>
      <w:ins w:id="35436" w:author="Rev 7 Allen Wirfs-Brock" w:date="2012-05-02T17:26:00Z">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ins>
    </w:p>
    <w:p w:rsidR="00640BCB" w:rsidRPr="001A0D83" w:rsidRDefault="00640BCB" w:rsidP="00640BCB">
      <w:pPr>
        <w:numPr>
          <w:ilvl w:val="0"/>
          <w:numId w:val="796"/>
        </w:numPr>
        <w:spacing w:after="0" w:line="240" w:lineRule="auto"/>
        <w:jc w:val="left"/>
        <w:rPr>
          <w:ins w:id="35437" w:author="Rev 7 Allen Wirfs-Brock" w:date="2012-05-02T17:12:00Z"/>
          <w:rFonts w:ascii="Times New Roman" w:eastAsia="Times New Roman" w:hAnsi="Times New Roman"/>
          <w:spacing w:val="6"/>
          <w:lang w:eastAsia="en-US"/>
        </w:rPr>
      </w:pPr>
      <w:ins w:id="35438"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rsidR="00640BCB" w:rsidRPr="001A0D83" w:rsidRDefault="00640BCB" w:rsidP="00640BCB">
      <w:pPr>
        <w:numPr>
          <w:ilvl w:val="0"/>
          <w:numId w:val="796"/>
        </w:numPr>
        <w:spacing w:after="0" w:line="240" w:lineRule="auto"/>
        <w:jc w:val="left"/>
        <w:rPr>
          <w:ins w:id="35439" w:author="Rev 7 Allen Wirfs-Brock" w:date="2012-05-02T17:12:00Z"/>
          <w:rFonts w:ascii="Times New Roman" w:eastAsia="Times New Roman" w:hAnsi="Times New Roman"/>
          <w:spacing w:val="6"/>
          <w:lang w:eastAsia="en-US"/>
        </w:rPr>
      </w:pPr>
      <w:ins w:id="35440"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rsidR="00640BCB" w:rsidRPr="001A0D83" w:rsidRDefault="00640BCB" w:rsidP="00640BCB">
      <w:pPr>
        <w:numPr>
          <w:ilvl w:val="0"/>
          <w:numId w:val="796"/>
        </w:numPr>
        <w:spacing w:after="120" w:line="240" w:lineRule="auto"/>
        <w:jc w:val="left"/>
        <w:rPr>
          <w:ins w:id="35441" w:author="Rev 7 Allen Wirfs-Brock" w:date="2012-05-02T17:12:00Z"/>
          <w:rFonts w:ascii="Times New Roman" w:eastAsia="Times New Roman" w:hAnsi="Times New Roman"/>
          <w:spacing w:val="6"/>
          <w:lang w:eastAsia="en-US"/>
        </w:rPr>
      </w:pPr>
      <w:ins w:id="35442"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43" w:author="Rev 7 Allen Wirfs-Brock" w:date="2012-05-02T17:12:00Z"/>
          <w:rFonts w:cs="Arial"/>
          <w:b/>
        </w:rPr>
      </w:pPr>
      <w:ins w:id="35444" w:author="Rev 7 Allen Wirfs-Brock" w:date="2012-05-02T17:12:00Z">
        <w:r w:rsidRPr="00640BCB">
          <w:rPr>
            <w:rFonts w:cs="Arial"/>
            <w:b/>
          </w:rPr>
          <w:t>15.7.3.1</w:t>
        </w:r>
        <w:del w:id="35445" w:author="Rev 10 Allen Wirfs-Brock" w:date="2012-08-13T19:19:00Z">
          <w:r w:rsidRPr="00640BCB" w:rsidDel="00C700A2">
            <w:rPr>
              <w:rFonts w:cs="Arial"/>
              <w:b/>
            </w:rPr>
            <w:delText>2</w:delText>
          </w:r>
        </w:del>
      </w:ins>
      <w:ins w:id="35446" w:author="Rev 10 Allen Wirfs-Brock" w:date="2012-08-13T19:19:00Z">
        <w:r w:rsidR="00C700A2">
          <w:rPr>
            <w:rFonts w:cs="Arial"/>
            <w:b/>
          </w:rPr>
          <w:t>3</w:t>
        </w:r>
      </w:ins>
      <w:ins w:id="35447" w:author="Rev 7 Allen Wirfs-Brock" w:date="2012-05-02T17:12:00Z">
        <w:r w:rsidRPr="00640BCB">
          <w:rPr>
            <w:rFonts w:cs="Arial"/>
            <w:b/>
          </w:rPr>
          <w:tab/>
          <w:t>Number.isInteger (number)</w:t>
        </w:r>
      </w:ins>
    </w:p>
    <w:p w:rsidR="001A0D83" w:rsidRPr="00E77497" w:rsidRDefault="001A0D83" w:rsidP="001A0D83">
      <w:pPr>
        <w:rPr>
          <w:ins w:id="35448" w:author="Rev 7 Allen Wirfs-Brock" w:date="2012-05-02T17:26:00Z"/>
        </w:rPr>
      </w:pPr>
      <w:ins w:id="35449" w:author="Rev 7 Allen Wirfs-Brock" w:date="2012-05-02T17:26:00Z">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ins>
    </w:p>
    <w:p w:rsidR="00640BCB" w:rsidRPr="001A0D83" w:rsidRDefault="00640BCB" w:rsidP="00640BCB">
      <w:pPr>
        <w:numPr>
          <w:ilvl w:val="0"/>
          <w:numId w:val="797"/>
        </w:numPr>
        <w:spacing w:after="0" w:line="240" w:lineRule="auto"/>
        <w:jc w:val="left"/>
        <w:rPr>
          <w:ins w:id="35450" w:author="Rev 7 Allen Wirfs-Brock" w:date="2012-05-02T17:12:00Z"/>
          <w:rFonts w:ascii="Times New Roman" w:eastAsia="Times New Roman" w:hAnsi="Times New Roman"/>
          <w:spacing w:val="6"/>
          <w:lang w:eastAsia="en-US"/>
        </w:rPr>
      </w:pPr>
      <w:ins w:id="35451"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rsidR="00640BCB" w:rsidRPr="001A0D83" w:rsidRDefault="00640BCB" w:rsidP="00640BCB">
      <w:pPr>
        <w:numPr>
          <w:ilvl w:val="0"/>
          <w:numId w:val="797"/>
        </w:numPr>
        <w:spacing w:after="0" w:line="240" w:lineRule="auto"/>
        <w:jc w:val="left"/>
        <w:rPr>
          <w:ins w:id="35452" w:author="Rev 7 Allen Wirfs-Brock" w:date="2012-05-02T17:12:00Z"/>
          <w:rFonts w:ascii="Times New Roman" w:eastAsia="Times New Roman" w:hAnsi="Times New Roman"/>
          <w:spacing w:val="6"/>
          <w:lang w:eastAsia="en-US"/>
        </w:rPr>
      </w:pPr>
      <w:ins w:id="35453" w:author="Rev 7 Allen Wirfs-Brock" w:date="2012-05-02T17:12:00Z">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rsidR="00640BCB" w:rsidRPr="001A0D83" w:rsidRDefault="00640BCB" w:rsidP="00640BCB">
      <w:pPr>
        <w:numPr>
          <w:ilvl w:val="0"/>
          <w:numId w:val="797"/>
        </w:numPr>
        <w:spacing w:after="0" w:line="240" w:lineRule="auto"/>
        <w:jc w:val="left"/>
        <w:rPr>
          <w:ins w:id="35454" w:author="Rev 7 Allen Wirfs-Brock" w:date="2012-05-02T17:12:00Z"/>
          <w:rFonts w:ascii="Times New Roman" w:eastAsia="Times New Roman" w:hAnsi="Times New Roman"/>
          <w:spacing w:val="6"/>
          <w:lang w:eastAsia="en-US"/>
        </w:rPr>
      </w:pPr>
      <w:ins w:id="35455"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rsidR="00640BCB" w:rsidRPr="001A0D83" w:rsidRDefault="00640BCB" w:rsidP="00640BCB">
      <w:pPr>
        <w:numPr>
          <w:ilvl w:val="0"/>
          <w:numId w:val="797"/>
        </w:numPr>
        <w:spacing w:after="0" w:line="240" w:lineRule="auto"/>
        <w:jc w:val="left"/>
        <w:rPr>
          <w:ins w:id="35456" w:author="Rev 7 Allen Wirfs-Brock" w:date="2012-05-02T17:12:00Z"/>
          <w:rFonts w:ascii="Times New Roman" w:eastAsia="Times New Roman" w:hAnsi="Times New Roman"/>
          <w:spacing w:val="6"/>
          <w:lang w:eastAsia="en-US"/>
        </w:rPr>
      </w:pPr>
      <w:ins w:id="35457"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58" w:author="Rev 7 Allen Wirfs-Brock" w:date="2012-05-02T17:12:00Z"/>
          <w:rFonts w:cs="Arial"/>
          <w:b/>
        </w:rPr>
      </w:pPr>
      <w:ins w:id="35459" w:author="Rev 7 Allen Wirfs-Brock" w:date="2012-05-02T17:12:00Z">
        <w:r w:rsidRPr="00640BCB">
          <w:rPr>
            <w:rFonts w:cs="Arial"/>
            <w:b/>
          </w:rPr>
          <w:t>15.7.3.1</w:t>
        </w:r>
        <w:del w:id="35460" w:author="Rev 10 Allen Wirfs-Brock" w:date="2012-08-13T19:19:00Z">
          <w:r w:rsidRPr="00640BCB" w:rsidDel="00C700A2">
            <w:rPr>
              <w:rFonts w:cs="Arial"/>
              <w:b/>
            </w:rPr>
            <w:delText>3</w:delText>
          </w:r>
        </w:del>
      </w:ins>
      <w:ins w:id="35461" w:author="Rev 10 Allen Wirfs-Brock" w:date="2012-08-13T19:19:00Z">
        <w:r w:rsidR="00C700A2">
          <w:rPr>
            <w:rFonts w:cs="Arial"/>
            <w:b/>
          </w:rPr>
          <w:t>4</w:t>
        </w:r>
      </w:ins>
      <w:ins w:id="35462" w:author="Rev 7 Allen Wirfs-Brock" w:date="2012-05-02T17:12:00Z">
        <w:r w:rsidRPr="00640BCB">
          <w:rPr>
            <w:rFonts w:cs="Arial"/>
            <w:b/>
          </w:rPr>
          <w:tab/>
          <w:t>Number.</w:t>
        </w:r>
        <w:commentRangeStart w:id="35463"/>
        <w:r w:rsidRPr="00640BCB">
          <w:rPr>
            <w:rFonts w:cs="Arial"/>
            <w:b/>
          </w:rPr>
          <w:t xml:space="preserve">toInt </w:t>
        </w:r>
      </w:ins>
      <w:commentRangeEnd w:id="35463"/>
      <w:ins w:id="35464" w:author="Rev 7 Allen Wirfs-Brock" w:date="2012-05-03T08:43:00Z">
        <w:r w:rsidR="007B6CF2">
          <w:rPr>
            <w:rStyle w:val="CommentReference"/>
          </w:rPr>
          <w:commentReference w:id="35463"/>
        </w:r>
      </w:ins>
      <w:ins w:id="35465" w:author="Rev 7 Allen Wirfs-Brock" w:date="2012-05-02T17:12:00Z">
        <w:r w:rsidRPr="00640BCB">
          <w:rPr>
            <w:rFonts w:cs="Arial"/>
            <w:b/>
          </w:rPr>
          <w:t>(number)</w:t>
        </w:r>
      </w:ins>
    </w:p>
    <w:p w:rsidR="001A0D83" w:rsidRPr="00E77497" w:rsidRDefault="001A0D83" w:rsidP="001A0D83">
      <w:pPr>
        <w:rPr>
          <w:ins w:id="35466" w:author="Rev 7 Allen Wirfs-Brock" w:date="2012-05-02T17:27:00Z"/>
        </w:rPr>
      </w:pPr>
      <w:ins w:id="35467" w:author="Rev 7 Allen Wirfs-Brock" w:date="2012-05-02T17:27:00Z">
        <w:r w:rsidRPr="00E77497">
          <w:t xml:space="preserve">When the </w:t>
        </w:r>
        <w:r>
          <w:rPr>
            <w:rFonts w:ascii="Courier New" w:hAnsi="Courier New"/>
            <w:b/>
          </w:rPr>
          <w:t>Number.toInt</w:t>
        </w:r>
        <w:del w:id="35468" w:author="Rev 10 Allen Wirfs-Brock" w:date="2012-08-13T19:04:00Z">
          <w:r w:rsidDel="00C700A2">
            <w:rPr>
              <w:rFonts w:ascii="Courier New" w:hAnsi="Courier New"/>
              <w:b/>
            </w:rPr>
            <w:delText>eger</w:delText>
          </w:r>
        </w:del>
        <w:r w:rsidRPr="00E77497">
          <w:t xml:space="preserve"> is called with one argument </w:t>
        </w:r>
        <w:r>
          <w:rPr>
            <w:rFonts w:ascii="Times New Roman" w:hAnsi="Times New Roman"/>
            <w:i/>
          </w:rPr>
          <w:t>number</w:t>
        </w:r>
        <w:r w:rsidRPr="00E77497">
          <w:t>, the following steps are taken:</w:t>
        </w:r>
      </w:ins>
    </w:p>
    <w:p w:rsidR="00640BCB" w:rsidRPr="001A0D83" w:rsidRDefault="00640BCB" w:rsidP="00640BCB">
      <w:pPr>
        <w:numPr>
          <w:ilvl w:val="0"/>
          <w:numId w:val="798"/>
        </w:numPr>
        <w:spacing w:after="0" w:line="240" w:lineRule="auto"/>
        <w:jc w:val="left"/>
        <w:rPr>
          <w:ins w:id="35469" w:author="Rev 7 Allen Wirfs-Brock" w:date="2012-05-02T17:12:00Z"/>
          <w:rFonts w:ascii="Times New Roman" w:eastAsia="Times New Roman" w:hAnsi="Times New Roman"/>
          <w:spacing w:val="6"/>
          <w:lang w:eastAsia="en-US"/>
        </w:rPr>
      </w:pPr>
      <w:ins w:id="35470" w:author="Rev 7 Allen Wirfs-Brock" w:date="2012-05-02T17:12:00Z">
        <w:r w:rsidRPr="001A0D83">
          <w:rPr>
            <w:rFonts w:ascii="Times New Roman" w:eastAsia="Times New Roman" w:hAnsi="Times New Roman"/>
            <w:spacing w:val="6"/>
            <w:lang w:eastAsia="en-US"/>
          </w:rPr>
          <w:t>Return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rsidR="00640BCB" w:rsidRPr="00640BCB" w:rsidRDefault="00640BCB" w:rsidP="00640BCB">
      <w:pPr>
        <w:rPr>
          <w:ins w:id="35471" w:author="Rev 7 Allen Wirfs-Brock" w:date="2012-05-02T17:12:00Z"/>
          <w:rFonts w:cs="Arial"/>
        </w:rPr>
      </w:pPr>
    </w:p>
    <w:p w:rsidR="004C02EF" w:rsidRPr="00A67AF2" w:rsidRDefault="004C02EF" w:rsidP="00B43482">
      <w:pPr>
        <w:pStyle w:val="Heading3"/>
        <w:numPr>
          <w:ilvl w:val="0"/>
          <w:numId w:val="0"/>
        </w:numPr>
      </w:pPr>
      <w:bookmarkStart w:id="35472" w:name="_Toc339020473"/>
      <w:r w:rsidRPr="00A67AF2">
        <w:t>15.7.4</w:t>
      </w:r>
      <w:r w:rsidRPr="00A67AF2">
        <w:tab/>
        <w:t>Properties of the Number Prototype Objec</w:t>
      </w:r>
      <w:bookmarkEnd w:id="35342"/>
      <w:bookmarkEnd w:id="35343"/>
      <w:bookmarkEnd w:id="35367"/>
      <w:bookmarkEnd w:id="35371"/>
      <w:bookmarkEnd w:id="35372"/>
      <w:bookmarkEnd w:id="35373"/>
      <w:r w:rsidRPr="00A67AF2">
        <w:t>t</w:t>
      </w:r>
      <w:bookmarkStart w:id="35473" w:name="_Toc382212259"/>
      <w:bookmarkStart w:id="35474" w:name="_Toc382212822"/>
      <w:bookmarkEnd w:id="35375"/>
      <w:bookmarkEnd w:id="35376"/>
      <w:bookmarkEnd w:id="35377"/>
      <w:bookmarkEnd w:id="35378"/>
      <w:bookmarkEnd w:id="35379"/>
      <w:bookmarkEnd w:id="35380"/>
      <w:bookmarkEnd w:id="35472"/>
    </w:p>
    <w:p w:rsidR="004C02EF" w:rsidRPr="00E77497" w:rsidRDefault="004C02EF" w:rsidP="004C02EF">
      <w:r w:rsidRPr="00A67AF2">
        <w:t xml:space="preserve">The Number prototype object is itself a Number object </w:t>
      </w:r>
      <w:del w:id="35475"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35476" w:author="Allen Wirfs-Brock" w:date="2011-07-02T14:18:00Z">
        <w:r w:rsidR="000625EF" w:rsidRPr="00E77497">
          <w:t>with a [[</w:t>
        </w:r>
        <w:del w:id="35477" w:author="Rev 3 Allen Wirfs-Brock" w:date="2011-09-07T18:03:00Z">
          <w:r w:rsidR="000625EF" w:rsidRPr="00E77497" w:rsidDel="00187187">
            <w:delText>IsNumber</w:delText>
          </w:r>
        </w:del>
      </w:ins>
      <w:ins w:id="35478" w:author="Rev 3 Allen Wirfs-Brock" w:date="2011-09-07T18:03:00Z">
        <w:r w:rsidR="00187187" w:rsidRPr="00E77497">
          <w:t>NativeBrand</w:t>
        </w:r>
      </w:ins>
      <w:ins w:id="35479" w:author="Allen Wirfs-Brock" w:date="2011-07-02T14:18:00Z">
        <w:r w:rsidR="000625EF" w:rsidRPr="00E77497">
          <w:t>]] internal property</w:t>
        </w:r>
      </w:ins>
      <w:ins w:id="35480" w:author="Rev 3 Allen Wirfs-Brock" w:date="2011-09-07T18:03:00Z">
        <w:r w:rsidR="00187187" w:rsidRPr="00E77497">
          <w:t xml:space="preserve"> whose value is NumberWrapper</w:t>
        </w:r>
      </w:ins>
      <w:ins w:id="35481" w:author="Allen Wirfs-Brock" w:date="2011-07-02T14:18:00Z">
        <w:r w:rsidR="000625EF" w:rsidRPr="00E77497">
          <w:t>.</w:t>
        </w:r>
      </w:ins>
      <w:r w:rsidRPr="00E77497">
        <w:t xml:space="preserve"> </w:t>
      </w:r>
      <w:del w:id="35482" w:author="Allen Wirfs-Brock" w:date="2011-07-02T14:18:00Z">
        <w:r w:rsidRPr="00E77497" w:rsidDel="000625EF">
          <w:delText xml:space="preserve">whose </w:delText>
        </w:r>
      </w:del>
      <w:ins w:id="35483" w:author="Allen Wirfs-Brock" w:date="2011-07-02T14:18:00Z">
        <w:r w:rsidR="000625EF" w:rsidRPr="00E77497">
          <w:t xml:space="preserve">Its </w:t>
        </w:r>
      </w:ins>
      <w:r w:rsidRPr="00E77497">
        <w:t>value is +0.</w:t>
      </w:r>
    </w:p>
    <w:p w:rsidR="004C02EF" w:rsidRPr="00E77497" w:rsidRDefault="004C02EF" w:rsidP="004C02EF">
      <w:r w:rsidRPr="00E77497">
        <w:t>The value of the [[Prototype]] internal property of the Number prototype object is the standard built-in Object prototype object (15.2.4).</w:t>
      </w:r>
    </w:p>
    <w:p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35484" w:author="Allen Wirfs-Brock" w:date="2011-07-02T14:20:00Z">
        <w:r w:rsidRPr="00E77497" w:rsidDel="000625EF">
          <w:delText xml:space="preserve">Object </w:delText>
        </w:r>
      </w:del>
      <w:ins w:id="35485" w:author="Allen Wirfs-Brock" w:date="2011-07-02T14:20:00Z">
        <w:r w:rsidR="000625EF" w:rsidRPr="00E77497">
          <w:t xml:space="preserve">object </w:t>
        </w:r>
      </w:ins>
      <w:del w:id="35486" w:author="Allen Wirfs-Brock" w:date="2011-07-02T14:19:00Z">
        <w:r w:rsidRPr="00E77497" w:rsidDel="000625EF">
          <w:delText>for which the value of</w:delText>
        </w:r>
      </w:del>
      <w:ins w:id="35487" w:author="Allen Wirfs-Brock" w:date="2011-07-02T14:19:00Z">
        <w:r w:rsidR="000625EF" w:rsidRPr="00E77497">
          <w:t>that has</w:t>
        </w:r>
      </w:ins>
      <w:r w:rsidRPr="00E77497">
        <w:t xml:space="preserve"> </w:t>
      </w:r>
      <w:del w:id="35488" w:author="Rev 3 Allen Wirfs-Brock" w:date="2011-09-07T18:06:00Z">
        <w:r w:rsidRPr="00E77497" w:rsidDel="00187187">
          <w:delText xml:space="preserve">the </w:delText>
        </w:r>
      </w:del>
      <w:ins w:id="35489" w:author="Rev 3 Allen Wirfs-Brock" w:date="2011-09-07T18:06:00Z">
        <w:r w:rsidR="00187187" w:rsidRPr="00E77497">
          <w:t xml:space="preserve">a </w:t>
        </w:r>
      </w:ins>
      <w:r w:rsidRPr="00E77497">
        <w:t>[[</w:t>
      </w:r>
      <w:del w:id="35490" w:author="Allen Wirfs-Brock" w:date="2011-07-02T14:19:00Z">
        <w:r w:rsidRPr="00E77497" w:rsidDel="000625EF">
          <w:delText>Class</w:delText>
        </w:r>
      </w:del>
      <w:ins w:id="35491" w:author="Allen Wirfs-Brock" w:date="2011-07-02T14:19:00Z">
        <w:del w:id="35492" w:author="Rev 3 Allen Wirfs-Brock" w:date="2011-09-07T18:05:00Z">
          <w:r w:rsidR="000625EF" w:rsidRPr="00E77497" w:rsidDel="00187187">
            <w:delText>IsNumber</w:delText>
          </w:r>
        </w:del>
      </w:ins>
      <w:ins w:id="35493" w:author="Rev 3 Allen Wirfs-Brock" w:date="2011-09-07T18:05:00Z">
        <w:r w:rsidR="00187187" w:rsidRPr="00E77497">
          <w:t>NativeBrand</w:t>
        </w:r>
      </w:ins>
      <w:r w:rsidRPr="00E77497">
        <w:t>]] internal property</w:t>
      </w:r>
      <w:ins w:id="35494" w:author="Rev 3 Allen Wirfs-Brock" w:date="2011-09-07T18:05:00Z">
        <w:r w:rsidR="00187187" w:rsidRPr="00E77497">
          <w:t xml:space="preserve"> whose value is NumberWrapper</w:t>
        </w:r>
      </w:ins>
      <w:del w:id="35495"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35496" w:name="_Toc385672356"/>
      <w:bookmarkStart w:id="35497" w:name="_Toc393690472"/>
      <w:bookmarkStart w:id="35498"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35499" w:author="Allen Wirfs-Brock" w:date="2011-07-02T14:20:00Z">
        <w:r w:rsidRPr="00E77497" w:rsidDel="000625EF">
          <w:delText>for which the value of the</w:delText>
        </w:r>
      </w:del>
      <w:ins w:id="35500" w:author="Allen Wirfs-Brock" w:date="2011-07-02T14:20:00Z">
        <w:r w:rsidR="000625EF" w:rsidRPr="00E77497">
          <w:t>that has a</w:t>
        </w:r>
      </w:ins>
      <w:ins w:id="35501" w:author="Allen Wirfs-Brock" w:date="2011-07-02T14:21:00Z">
        <w:del w:id="35502" w:author="Rev 3 Allen Wirfs-Brock" w:date="2011-09-07T18:05:00Z">
          <w:r w:rsidR="000625EF" w:rsidRPr="00E77497" w:rsidDel="00187187">
            <w:delText>n</w:delText>
          </w:r>
        </w:del>
      </w:ins>
      <w:r w:rsidRPr="00E77497">
        <w:t xml:space="preserve"> [[</w:t>
      </w:r>
      <w:del w:id="35503" w:author="Allen Wirfs-Brock" w:date="2011-07-02T14:20:00Z">
        <w:r w:rsidRPr="00E77497" w:rsidDel="000625EF">
          <w:delText>Class</w:delText>
        </w:r>
      </w:del>
      <w:ins w:id="35504" w:author="Allen Wirfs-Brock" w:date="2011-07-02T14:20:00Z">
        <w:del w:id="35505" w:author="Rev 3 Allen Wirfs-Brock" w:date="2011-09-07T18:04:00Z">
          <w:r w:rsidR="000625EF" w:rsidRPr="00E77497" w:rsidDel="00187187">
            <w:delText>IsNumber</w:delText>
          </w:r>
        </w:del>
      </w:ins>
      <w:ins w:id="35506" w:author="Rev 3 Allen Wirfs-Brock" w:date="2011-09-07T18:04:00Z">
        <w:r w:rsidR="00187187" w:rsidRPr="00E77497">
          <w:t>NativeBrand</w:t>
        </w:r>
      </w:ins>
      <w:r w:rsidRPr="00E77497">
        <w:t>]] internal property</w:t>
      </w:r>
      <w:ins w:id="35507" w:author="Rev 3 Allen Wirfs-Brock" w:date="2011-09-07T18:04:00Z">
        <w:r w:rsidR="00187187" w:rsidRPr="00E77497">
          <w:t xml:space="preserve"> whose value is NumberWrapper</w:t>
        </w:r>
      </w:ins>
      <w:r w:rsidRPr="00E77497">
        <w:t xml:space="preserve"> </w:t>
      </w:r>
      <w:del w:id="35508"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rsidR="004C02EF" w:rsidRPr="00E77497" w:rsidRDefault="004C02EF" w:rsidP="004C02EF">
      <w:pPr>
        <w:pStyle w:val="Heading4"/>
        <w:numPr>
          <w:ilvl w:val="0"/>
          <w:numId w:val="0"/>
        </w:numPr>
      </w:pPr>
      <w:r w:rsidRPr="00E77497">
        <w:t>15.7.4.1</w:t>
      </w:r>
      <w:r w:rsidRPr="00E77497">
        <w:tab/>
        <w:t>Number.prototype.constructo</w:t>
      </w:r>
      <w:bookmarkEnd w:id="35496"/>
      <w:bookmarkEnd w:id="35497"/>
      <w:r w:rsidRPr="00E77497">
        <w:t>r</w:t>
      </w:r>
    </w:p>
    <w:p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35509" w:name="_Toc385672357"/>
      <w:bookmarkStart w:id="35510" w:name="_Toc393690473"/>
    </w:p>
    <w:p w:rsidR="004C02EF" w:rsidRPr="00E77497" w:rsidRDefault="004C02EF" w:rsidP="004C02EF">
      <w:pPr>
        <w:pStyle w:val="Heading4"/>
        <w:numPr>
          <w:ilvl w:val="0"/>
          <w:numId w:val="0"/>
        </w:numPr>
      </w:pPr>
      <w:bookmarkStart w:id="35511" w:name="_Ref455972347"/>
      <w:r w:rsidRPr="00E77497">
        <w:t>15.7.4.2</w:t>
      </w:r>
      <w:r w:rsidRPr="00E77497">
        <w:tab/>
      </w:r>
      <w:commentRangeStart w:id="35512"/>
      <w:r w:rsidRPr="00E77497">
        <w:t>Number.prototype.toString ( [ radix</w:t>
      </w:r>
      <w:bookmarkEnd w:id="35498"/>
      <w:bookmarkEnd w:id="35509"/>
      <w:bookmarkEnd w:id="35510"/>
      <w:r w:rsidRPr="00E77497">
        <w:t xml:space="preserve"> ] )</w:t>
      </w:r>
      <w:bookmarkEnd w:id="35511"/>
      <w:commentRangeEnd w:id="35512"/>
      <w:r w:rsidR="003B0DD5">
        <w:rPr>
          <w:rStyle w:val="CommentReference"/>
          <w:b w:val="0"/>
        </w:rPr>
        <w:commentReference w:id="35512"/>
      </w:r>
    </w:p>
    <w:p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w:t>
      </w:r>
      <w:r w:rsidRPr="00E77497">
        <w:lastRenderedPageBreak/>
        <w:t xml:space="preserve">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35513" w:name="_Toc382291662"/>
      <w:bookmarkStart w:id="35514" w:name="_Toc385672358"/>
    </w:p>
    <w:p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35515" w:name="_Toc393690474"/>
    </w:p>
    <w:p w:rsidR="004C02EF" w:rsidRPr="00E77497" w:rsidRDefault="004C02EF" w:rsidP="004C02EF">
      <w:pPr>
        <w:pStyle w:val="Heading4"/>
        <w:numPr>
          <w:ilvl w:val="0"/>
          <w:numId w:val="0"/>
        </w:numPr>
      </w:pPr>
      <w:bookmarkStart w:id="35516" w:name="_Ref451681287"/>
      <w:r w:rsidRPr="00E77497">
        <w:t>15.7.4.3</w:t>
      </w:r>
      <w:r w:rsidRPr="00E77497">
        <w:tab/>
        <w:t>Number.prototype.toLocaleString()</w:t>
      </w:r>
      <w:bookmarkEnd w:id="35516"/>
    </w:p>
    <w:p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Heading4"/>
        <w:numPr>
          <w:ilvl w:val="0"/>
          <w:numId w:val="0"/>
        </w:numPr>
      </w:pPr>
      <w:bookmarkStart w:id="35517" w:name="_Ref455972349"/>
      <w:r w:rsidRPr="00E77497">
        <w:t>15.7.4.4</w:t>
      </w:r>
      <w:r w:rsidRPr="00E77497">
        <w:tab/>
        <w:t>Number.prototype.valueOf</w:t>
      </w:r>
      <w:bookmarkEnd w:id="35513"/>
      <w:bookmarkEnd w:id="35514"/>
      <w:bookmarkEnd w:id="35515"/>
      <w:r w:rsidRPr="00E77497">
        <w:t xml:space="preserve"> ( )</w:t>
      </w:r>
      <w:bookmarkStart w:id="35518" w:name="_Toc382291663"/>
      <w:bookmarkEnd w:id="35517"/>
    </w:p>
    <w:p w:rsidR="003B0DD5" w:rsidRPr="00E77497" w:rsidRDefault="003B0DD5" w:rsidP="003B0DD5">
      <w:pPr>
        <w:pStyle w:val="Alg4"/>
        <w:numPr>
          <w:ilvl w:val="0"/>
          <w:numId w:val="239"/>
        </w:numPr>
        <w:rPr>
          <w:ins w:id="35519" w:author="Rev 7 Allen Wirfs-Brock" w:date="2012-05-03T08:59:00Z"/>
        </w:rPr>
      </w:pPr>
      <w:ins w:id="35520" w:author="Rev 7 Allen Wirfs-Brock" w:date="2012-05-03T08:59:00Z">
        <w:r w:rsidRPr="00E77497">
          <w:t xml:space="preserve">Let </w:t>
        </w:r>
        <w:r w:rsidRPr="00E77497">
          <w:rPr>
            <w:i/>
          </w:rPr>
          <w:t>x</w:t>
        </w:r>
        <w:r w:rsidRPr="00E77497">
          <w:t xml:space="preserve"> be this Number value.</w:t>
        </w:r>
      </w:ins>
    </w:p>
    <w:p w:rsidR="003B0DD5" w:rsidRDefault="003B0DD5" w:rsidP="00CB094A">
      <w:pPr>
        <w:pStyle w:val="Alg4"/>
        <w:numPr>
          <w:ilvl w:val="0"/>
          <w:numId w:val="239"/>
        </w:numPr>
        <w:spacing w:after="220"/>
        <w:rPr>
          <w:ins w:id="35521" w:author="Rev 7 Allen Wirfs-Brock" w:date="2012-05-03T08:59:00Z"/>
        </w:rPr>
      </w:pPr>
      <w:ins w:id="35522" w:author="Rev 7 Allen Wirfs-Brock" w:date="2012-05-03T08:59:00Z">
        <w:r>
          <w:t>Return</w:t>
        </w:r>
      </w:ins>
      <w:ins w:id="35523" w:author="Rev 7 Allen Wirfs-Brock" w:date="2012-05-03T09:00:00Z">
        <w:r>
          <w:t xml:space="preserve">  </w:t>
        </w:r>
      </w:ins>
      <w:ins w:id="35524" w:author="Rev 7 Allen Wirfs-Brock" w:date="2012-05-03T08:59:00Z">
        <w:r>
          <w:rPr>
            <w:i/>
          </w:rPr>
          <w:t>x</w:t>
        </w:r>
        <w:r>
          <w:t>.</w:t>
        </w:r>
      </w:ins>
    </w:p>
    <w:p w:rsidR="004C02EF" w:rsidRPr="00E77497" w:rsidDel="003B0DD5" w:rsidRDefault="004C02EF" w:rsidP="004C02EF">
      <w:pPr>
        <w:rPr>
          <w:del w:id="35525" w:author="Rev 7 Allen Wirfs-Brock" w:date="2012-05-03T08:59:00Z"/>
        </w:rPr>
      </w:pPr>
      <w:del w:id="35526" w:author="Rev 7 Allen Wirfs-Brock" w:date="2012-05-03T08:59:00Z">
        <w:r w:rsidRPr="00E77497" w:rsidDel="003B0DD5">
          <w:delText>Returns this Number value.</w:delText>
        </w:r>
        <w:bookmarkStart w:id="35527" w:name="_Toc385672359"/>
      </w:del>
    </w:p>
    <w:p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35528" w:name="_Toc393690475"/>
    </w:p>
    <w:p w:rsidR="004C02EF" w:rsidRPr="00E77497" w:rsidRDefault="004C02EF" w:rsidP="004C02EF">
      <w:pPr>
        <w:pStyle w:val="Heading4"/>
        <w:numPr>
          <w:ilvl w:val="0"/>
          <w:numId w:val="0"/>
        </w:numPr>
      </w:pPr>
      <w:bookmarkStart w:id="35529" w:name="_Ref457790851"/>
      <w:r w:rsidRPr="00E77497">
        <w:t>15.7.4.5</w:t>
      </w:r>
      <w:r w:rsidRPr="00E77497">
        <w:tab/>
        <w:t>Number.prototype.toFixed (fractionDigits)</w:t>
      </w:r>
      <w:bookmarkEnd w:id="35529"/>
    </w:p>
    <w:p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3B0DD5" w:rsidRDefault="003B0DD5" w:rsidP="003B0DD5">
      <w:pPr>
        <w:pStyle w:val="Alg4"/>
        <w:numPr>
          <w:ilvl w:val="0"/>
          <w:numId w:val="239"/>
        </w:numPr>
        <w:rPr>
          <w:ins w:id="35530" w:author="Rev 7 Allen Wirfs-Brock" w:date="2012-05-03T08:58:00Z"/>
        </w:rPr>
      </w:pPr>
      <w:ins w:id="35531" w:author="Rev 7 Allen Wirfs-Brock" w:date="2012-05-03T08:58:00Z">
        <w:r>
          <w:t>ReturnIfAbrupt(</w:t>
        </w:r>
        <w:r>
          <w:rPr>
            <w:i/>
          </w:rPr>
          <w:t>f</w:t>
        </w:r>
        <w:r>
          <w:t>).</w:t>
        </w:r>
      </w:ins>
    </w:p>
    <w:p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rsidR="003B0DD5" w:rsidRDefault="003B0DD5" w:rsidP="003B0DD5">
      <w:pPr>
        <w:pStyle w:val="Alg4"/>
        <w:numPr>
          <w:ilvl w:val="0"/>
          <w:numId w:val="239"/>
        </w:numPr>
        <w:rPr>
          <w:ins w:id="35532" w:author="Rev 7 Allen Wirfs-Brock" w:date="2012-05-03T08:59:00Z"/>
        </w:rPr>
      </w:pPr>
      <w:ins w:id="35533" w:author="Rev 7 Allen Wirfs-Brock" w:date="2012-05-03T08:59:00Z">
        <w:r>
          <w:t>ReturnIfAbrupt(</w:t>
        </w:r>
        <w:r>
          <w:rPr>
            <w:i/>
          </w:rPr>
          <w:t>x</w:t>
        </w:r>
        <w:r>
          <w:t>).</w:t>
        </w:r>
      </w:ins>
    </w:p>
    <w:p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rsidR="004C02EF" w:rsidRPr="00E77497" w:rsidRDefault="004C02EF" w:rsidP="00834A33">
      <w:pPr>
        <w:pStyle w:val="Alg4"/>
        <w:numPr>
          <w:ilvl w:val="1"/>
          <w:numId w:val="239"/>
        </w:numPr>
      </w:pPr>
      <w:r w:rsidRPr="00E77497">
        <w:t>Let x = –x.</w:t>
      </w:r>
    </w:p>
    <w:p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rsidR="004C02EF" w:rsidRPr="00E77497" w:rsidRDefault="004C02EF" w:rsidP="00BE1C30">
      <w:pPr>
        <w:pStyle w:val="Alg4"/>
        <w:numPr>
          <w:ilvl w:val="0"/>
          <w:numId w:val="239"/>
        </w:numPr>
        <w:spacing w:after="220"/>
        <w:contextualSpacing/>
      </w:pPr>
      <w:r w:rsidRPr="00675B74">
        <w:t>Else</w:t>
      </w:r>
      <w:del w:id="35534" w:author="Rev 11 Allen Wirfs-Brock" w:date="2012-10-25T09:56:00Z">
        <w:r w:rsidRPr="00675B74" w:rsidDel="00BE1C30">
          <w:delText>,</w:delText>
        </w:r>
      </w:del>
      <w:r w:rsidRPr="00675B74">
        <w:t xml:space="preserve"> </w:t>
      </w:r>
      <w:r w:rsidRPr="00E77497">
        <w:rPr>
          <w:i/>
        </w:rPr>
        <w:t>x</w:t>
      </w:r>
      <w:r w:rsidRPr="00E77497">
        <w:t xml:space="preserve"> &lt; 10</w:t>
      </w:r>
      <w:r w:rsidRPr="00E77497">
        <w:rPr>
          <w:vertAlign w:val="superscript"/>
        </w:rPr>
        <w:t>21</w:t>
      </w:r>
      <w:ins w:id="35535" w:author="Rev 11 Allen Wirfs-Brock" w:date="2012-10-25T09:56:00Z">
        <w:r w:rsidR="00BE1C30" w:rsidRPr="00675B74">
          <w:t>,</w:t>
        </w:r>
      </w:ins>
    </w:p>
    <w:p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w:t>
      </w:r>
      <w:del w:id="35536" w:author="Rev 9 Allen Wirfs-Brock" w:date="2012-07-07T13:19:00Z">
        <w:r w:rsidRPr="00A67AF2" w:rsidDel="00EE36C4">
          <w:delText xml:space="preserve">characters </w:delText>
        </w:r>
      </w:del>
      <w:ins w:id="35537" w:author="Rev 9 Allen Wirfs-Brock" w:date="2012-07-07T13:19:00Z">
        <w:r w:rsidR="00EE36C4">
          <w:t>elements</w:t>
        </w:r>
        <w:r w:rsidR="00EE36C4" w:rsidRPr="00A67AF2">
          <w:t xml:space="preserve"> </w:t>
        </w:r>
      </w:ins>
      <w:r w:rsidRPr="00A67AF2">
        <w:t xml:space="preserve">in </w:t>
      </w:r>
      <w:r w:rsidRPr="00A67AF2">
        <w:rPr>
          <w:i/>
        </w:rPr>
        <w:t>m</w:t>
      </w:r>
      <w:r w:rsidRPr="00A67AF2">
        <w:t>.</w:t>
      </w:r>
    </w:p>
    <w:p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del w:id="35538" w:author="Rev 9 Allen Wirfs-Brock" w:date="2012-07-07T13:20:00Z">
        <w:r w:rsidRPr="00E77497" w:rsidDel="00EE36C4">
          <w:delText xml:space="preserve">character </w:delText>
        </w:r>
      </w:del>
      <w:ins w:id="35539" w:author="Rev 9 Allen Wirfs-Brock" w:date="2012-07-07T13:20:00Z">
        <w:r w:rsidR="00EE36C4">
          <w:t>code unit 0x</w:t>
        </w:r>
      </w:ins>
      <w:ins w:id="35540" w:author="Rev 9 Allen Wirfs-Brock" w:date="2012-07-07T13:24:00Z">
        <w:r w:rsidR="00EE36C4">
          <w:t>00</w:t>
        </w:r>
      </w:ins>
      <w:ins w:id="35541" w:author="Rev 9 Allen Wirfs-Brock" w:date="2012-07-07T13:20:00Z">
        <w:r w:rsidR="00EE36C4">
          <w:t>30</w:t>
        </w:r>
      </w:ins>
      <w:del w:id="35542" w:author="Rev 9 Allen Wirfs-Brock" w:date="2012-07-07T13:20:00Z">
        <w:r w:rsidRPr="00E77497" w:rsidDel="00EE36C4">
          <w:delText>‘</w:delText>
        </w:r>
        <w:r w:rsidRPr="00E77497" w:rsidDel="00EE36C4">
          <w:rPr>
            <w:rFonts w:ascii="Courier New" w:hAnsi="Courier New"/>
          </w:rPr>
          <w:delText>0</w:delText>
        </w:r>
        <w:r w:rsidRPr="00E77497" w:rsidDel="00EE36C4">
          <w:delText>’</w:delText>
        </w:r>
      </w:del>
      <w:r w:rsidRPr="00E77497">
        <w:t>.</w:t>
      </w:r>
    </w:p>
    <w:p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del w:id="35543" w:author="Rev 9 Allen Wirfs-Brock" w:date="2012-07-07T13:21:00Z">
        <w:r w:rsidRPr="00E77497" w:rsidDel="00EE36C4">
          <w:delText xml:space="preserve">characters </w:delText>
        </w:r>
      </w:del>
      <w:ins w:id="35544" w:author="Rev 9 Allen Wirfs-Brock" w:date="2012-07-07T13:21:00Z">
        <w:r w:rsidR="00EE36C4">
          <w:t>elements</w:t>
        </w:r>
        <w:r w:rsidR="00EE36C4" w:rsidRPr="00E77497">
          <w:t xml:space="preserve"> </w:t>
        </w:r>
      </w:ins>
      <w:r w:rsidRPr="00E77497">
        <w:t xml:space="preserve">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del w:id="35545" w:author="Rev 9 Allen Wirfs-Brock" w:date="2012-07-07T13:21:00Z">
        <w:r w:rsidRPr="00E77497" w:rsidDel="00EE36C4">
          <w:delText xml:space="preserve">characters </w:delText>
        </w:r>
      </w:del>
      <w:ins w:id="35546" w:author="Rev 9 Allen Wirfs-Brock" w:date="2012-07-07T13:21:00Z">
        <w:r w:rsidR="00EE36C4">
          <w:t>elements</w:t>
        </w:r>
        <w:r w:rsidR="00EE36C4" w:rsidRPr="00E77497">
          <w:t xml:space="preserve"> </w:t>
        </w:r>
      </w:ins>
      <w:r w:rsidRPr="00E77497">
        <w:t xml:space="preserve">of </w:t>
      </w:r>
      <w:r w:rsidRPr="00E77497">
        <w:rPr>
          <w:i/>
        </w:rPr>
        <w:t>m</w:t>
      </w:r>
      <w:r w:rsidRPr="00E77497">
        <w:t>.</w:t>
      </w:r>
    </w:p>
    <w:p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rsidR="004C02EF" w:rsidRPr="00E77497" w:rsidRDefault="004C02EF" w:rsidP="004C02EF">
      <w:r w:rsidRPr="00E77497">
        <w:lastRenderedPageBreak/>
        <w:t xml:space="preserve">If the </w:t>
      </w:r>
      <w:r w:rsidRPr="00E77497">
        <w:rPr>
          <w:rFonts w:ascii="Courier New" w:hAnsi="Courier New"/>
          <w:b/>
        </w:rPr>
        <w:t>toFixed</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rsidR="004C02EF" w:rsidRPr="00E77497" w:rsidRDefault="004C02EF" w:rsidP="004C02EF">
      <w:pPr>
        <w:pStyle w:val="Heading4"/>
        <w:numPr>
          <w:ilvl w:val="0"/>
          <w:numId w:val="0"/>
        </w:numPr>
      </w:pPr>
      <w:bookmarkStart w:id="35547" w:name="_Ref457790854"/>
      <w:r w:rsidRPr="00E77497">
        <w:t>15.7.4.6</w:t>
      </w:r>
      <w:r w:rsidRPr="00E77497">
        <w:tab/>
        <w:t>Number.prototype.toExponential (fractionDigits)</w:t>
      </w:r>
      <w:bookmarkEnd w:id="35547"/>
    </w:p>
    <w:p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rsidR="003B0DD5" w:rsidRDefault="003B0DD5" w:rsidP="003B0DD5">
      <w:pPr>
        <w:pStyle w:val="Alg4"/>
        <w:numPr>
          <w:ilvl w:val="0"/>
          <w:numId w:val="240"/>
        </w:numPr>
        <w:rPr>
          <w:ins w:id="35548" w:author="Rev 7 Allen Wirfs-Brock" w:date="2012-05-03T08:58:00Z"/>
        </w:rPr>
      </w:pPr>
      <w:ins w:id="35549" w:author="Rev 7 Allen Wirfs-Brock" w:date="2012-05-03T08:58:00Z">
        <w:r>
          <w:t>ReturnIfAbrupt(</w:t>
        </w:r>
        <w:r>
          <w:rPr>
            <w:i/>
          </w:rPr>
          <w:t>x</w:t>
        </w:r>
        <w:r>
          <w:t>).</w:t>
        </w:r>
      </w:ins>
    </w:p>
    <w:p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rsidR="003B0DD5" w:rsidRDefault="003B0DD5" w:rsidP="003B0DD5">
      <w:pPr>
        <w:pStyle w:val="Alg4"/>
        <w:numPr>
          <w:ilvl w:val="0"/>
          <w:numId w:val="240"/>
        </w:numPr>
        <w:rPr>
          <w:ins w:id="35550" w:author="Rev 7 Allen Wirfs-Brock" w:date="2012-05-03T08:58:00Z"/>
        </w:rPr>
      </w:pPr>
      <w:ins w:id="35551" w:author="Rev 7 Allen Wirfs-Brock" w:date="2012-05-03T08:58:00Z">
        <w:r>
          <w:t>ReturnIfAbrupt(</w:t>
        </w:r>
        <w:r>
          <w:rPr>
            <w:i/>
          </w:rPr>
          <w:t>f</w:t>
        </w:r>
        <w:r>
          <w:t>).</w:t>
        </w:r>
      </w:ins>
    </w:p>
    <w:p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rsidR="004C02EF" w:rsidRPr="00E77497" w:rsidRDefault="00A829B2" w:rsidP="00834A33">
      <w:pPr>
        <w:pStyle w:val="Alg4"/>
        <w:numPr>
          <w:ilvl w:val="1"/>
          <w:numId w:val="240"/>
        </w:numPr>
      </w:pPr>
      <w:ins w:id="35552" w:author="Rev 7 Allen Wirfs-Brock" w:date="2012-05-04T14:50:00Z">
        <w:r>
          <w:t xml:space="preserve">If </w:t>
        </w:r>
        <w:r w:rsidRPr="00A829B2">
          <w:rPr>
            <w:i/>
          </w:rPr>
          <w:t>fraction</w:t>
        </w:r>
        <w:del w:id="35553" w:author="Rev 10 Allen Wirfs-Brock" w:date="2012-08-13T17:02:00Z">
          <w:r w:rsidRPr="00A829B2" w:rsidDel="0003414D">
            <w:rPr>
              <w:i/>
            </w:rPr>
            <w:delText>al</w:delText>
          </w:r>
        </w:del>
        <w:r w:rsidRPr="00A829B2">
          <w:rPr>
            <w:i/>
          </w:rPr>
          <w:t>Digits</w:t>
        </w:r>
        <w:r>
          <w:t xml:space="preserve"> is </w:t>
        </w:r>
        <w:r w:rsidRPr="00A829B2">
          <w:rPr>
            <w:b/>
          </w:rPr>
          <w:t>undefined</w:t>
        </w:r>
        <w:r>
          <w:t xml:space="preserve">, then </w:t>
        </w:r>
      </w:ins>
      <w:del w:id="35554" w:author="Rev 7 Allen Wirfs-Brock" w:date="2012-05-04T14:51:00Z">
        <w:r w:rsidR="004C02EF" w:rsidRPr="00E77497" w:rsidDel="00A829B2">
          <w:delText xml:space="preserve">Let </w:delText>
        </w:r>
      </w:del>
      <w:ins w:id="35555" w:author="Rev 7 Allen Wirfs-Brock" w:date="2012-05-04T14:51:00Z">
        <w:r>
          <w:t>l</w:t>
        </w:r>
        <w:r w:rsidRPr="00E77497">
          <w:t xml:space="preserve">et </w:t>
        </w:r>
      </w:ins>
      <w:r w:rsidR="004C02EF" w:rsidRPr="00E77497">
        <w:rPr>
          <w:i/>
        </w:rPr>
        <w:t>f</w:t>
      </w:r>
      <w:r w:rsidR="004C02EF" w:rsidRPr="00E77497">
        <w:t xml:space="preserve"> = 0.</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del w:id="35556" w:author="Rev 9 Allen Wirfs-Brock" w:date="2012-07-07T13:21:00Z">
        <w:r w:rsidRPr="00E77497" w:rsidDel="00EE36C4">
          <w:delText xml:space="preserve">character </w:delText>
        </w:r>
      </w:del>
      <w:ins w:id="35557" w:author="Rev 9 Allen Wirfs-Brock" w:date="2012-07-07T13:21:00Z">
        <w:r w:rsidR="00EE36C4">
          <w:t>code unit 0x</w:t>
        </w:r>
      </w:ins>
      <w:ins w:id="35558" w:author="Rev 10 Allen Wirfs-Brock" w:date="2012-08-13T16:57:00Z">
        <w:r w:rsidR="0003414D">
          <w:t>00</w:t>
        </w:r>
      </w:ins>
      <w:ins w:id="35559" w:author="Rev 9 Allen Wirfs-Brock" w:date="2012-07-07T13:21:00Z">
        <w:r w:rsidR="00EE36C4">
          <w:t>30</w:t>
        </w:r>
      </w:ins>
      <w:del w:id="35560" w:author="Rev 9 Allen Wirfs-Brock" w:date="2012-07-07T13:21:00Z">
        <w:r w:rsidRPr="00E77497" w:rsidDel="00EE36C4">
          <w:delText>‘</w:delText>
        </w:r>
        <w:r w:rsidRPr="00E77497" w:rsidDel="00EE36C4">
          <w:rPr>
            <w:rFonts w:ascii="Courier New" w:hAnsi="Courier New"/>
          </w:rPr>
          <w:delText>0</w:delText>
        </w:r>
        <w:r w:rsidRPr="00E77497" w:rsidDel="00EE36C4">
          <w:delText>’</w:delText>
        </w:r>
      </w:del>
      <w:r w:rsidRPr="00E77497">
        <w:t>.</w:t>
      </w:r>
    </w:p>
    <w:p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rsidR="004C02EF" w:rsidRPr="006B6D0A" w:rsidRDefault="004C02EF" w:rsidP="00BE1C30">
      <w:pPr>
        <w:pStyle w:val="Alg4"/>
        <w:numPr>
          <w:ilvl w:val="0"/>
          <w:numId w:val="240"/>
        </w:numPr>
      </w:pPr>
      <w:r w:rsidRPr="00E77497">
        <w:t>Else</w:t>
      </w:r>
      <w:del w:id="35561" w:author="Rev 11 Allen Wirfs-Brock" w:date="2012-10-25T09:56:00Z">
        <w:r w:rsidRPr="00E77497" w:rsidDel="00BE1C30">
          <w:delText>,</w:delText>
        </w:r>
      </w:del>
      <w:r w:rsidRPr="00E77497">
        <w:t xml:space="preserve"> </w:t>
      </w:r>
      <w:r w:rsidRPr="00E77497">
        <w:rPr>
          <w:i/>
        </w:rPr>
        <w:t>x</w:t>
      </w:r>
      <w:r w:rsidRPr="00E77497">
        <w:t xml:space="preserve"> </w:t>
      </w:r>
      <w:r w:rsidRPr="006B6D0A">
        <w:sym w:font="Symbol" w:char="F0B9"/>
      </w:r>
      <w:r w:rsidRPr="006B6D0A">
        <w:t xml:space="preserve"> 0</w:t>
      </w:r>
      <w:ins w:id="35562" w:author="Rev 11 Allen Wirfs-Brock" w:date="2012-10-25T09:56:00Z">
        <w:r w:rsidR="00BE1C30" w:rsidRPr="00E77497">
          <w:t>,</w:t>
        </w:r>
      </w:ins>
    </w:p>
    <w:p w:rsidR="004C02EF" w:rsidRPr="00A67AF2" w:rsidRDefault="004C02EF" w:rsidP="00834A33">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rsidR="004C02EF" w:rsidRPr="00E77497" w:rsidRDefault="004C02EF" w:rsidP="00BE1C30">
      <w:pPr>
        <w:pStyle w:val="Alg4"/>
        <w:numPr>
          <w:ilvl w:val="1"/>
          <w:numId w:val="240"/>
        </w:numPr>
      </w:pPr>
      <w:r w:rsidRPr="00A67AF2">
        <w:t>Else</w:t>
      </w:r>
      <w:del w:id="35563" w:author="Rev 11 Allen Wirfs-Brock" w:date="2012-10-25T09:56:00Z">
        <w:r w:rsidRPr="00A67AF2" w:rsidDel="00BE1C30">
          <w:delText>,</w:delText>
        </w:r>
      </w:del>
      <w:r w:rsidRPr="00A67AF2">
        <w:t xml:space="preserve"> </w:t>
      </w:r>
      <w:r w:rsidRPr="00A67AF2">
        <w:rPr>
          <w:i/>
        </w:rPr>
        <w:t>fractionD</w:t>
      </w:r>
      <w:r w:rsidRPr="00B820AB">
        <w:rPr>
          <w:i/>
        </w:rPr>
        <w:t>igits</w:t>
      </w:r>
      <w:r w:rsidRPr="00675B74">
        <w:t xml:space="preserve"> is </w:t>
      </w:r>
      <w:r w:rsidRPr="00E77497">
        <w:rPr>
          <w:b/>
        </w:rPr>
        <w:t>undefined</w:t>
      </w:r>
      <w:ins w:id="35564" w:author="Rev 11 Allen Wirfs-Brock" w:date="2012-10-25T09:56:00Z">
        <w:r w:rsidR="00BE1C30" w:rsidRPr="00A67AF2">
          <w:t>,</w:t>
        </w:r>
      </w:ins>
      <w:r w:rsidRPr="00E77497" w:rsidDel="00FB0E25">
        <w:t xml:space="preserve"> </w:t>
      </w:r>
    </w:p>
    <w:p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w:t>
      </w:r>
      <w:del w:id="35565" w:author="Rev 9 Allen Wirfs-Brock" w:date="2012-07-07T13:21:00Z">
        <w:r w:rsidRPr="00546435" w:rsidDel="00EE36C4">
          <w:delText xml:space="preserve">character </w:delText>
        </w:r>
      </w:del>
      <w:ins w:id="35566" w:author="Rev 9 Allen Wirfs-Brock" w:date="2012-07-07T13:21:00Z">
        <w:r w:rsidR="00EE36C4">
          <w:t>element</w:t>
        </w:r>
        <w:r w:rsidR="00EE36C4" w:rsidRPr="00546435">
          <w:t xml:space="preserve"> </w:t>
        </w:r>
      </w:ins>
      <w:r w:rsidRPr="00546435">
        <w:t xml:space="preserve">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del w:id="35567" w:author="Rev 9 Allen Wirfs-Brock" w:date="2012-07-07T13:21:00Z">
        <w:r w:rsidRPr="00E77497" w:rsidDel="00EE36C4">
          <w:delText xml:space="preserve">characters </w:delText>
        </w:r>
      </w:del>
      <w:ins w:id="35568" w:author="Rev 9 Allen Wirfs-Brock" w:date="2012-07-07T13:21:00Z">
        <w:r w:rsidR="00EE36C4">
          <w:t>elements</w:t>
        </w:r>
        <w:r w:rsidR="00EE36C4" w:rsidRPr="00E77497">
          <w:t xml:space="preserve"> </w:t>
        </w:r>
      </w:ins>
      <w:r w:rsidRPr="00E77497">
        <w:t xml:space="preserve">of </w:t>
      </w:r>
      <w:r w:rsidRPr="00E77497">
        <w:rPr>
          <w:i/>
        </w:rPr>
        <w:t>m</w:t>
      </w:r>
      <w:r w:rsidRPr="00E77497">
        <w:t>.</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rsidR="004C02EF" w:rsidRPr="00E77497" w:rsidRDefault="004C02EF" w:rsidP="00834A33">
      <w:pPr>
        <w:pStyle w:val="Alg4"/>
        <w:numPr>
          <w:ilvl w:val="0"/>
          <w:numId w:val="240"/>
        </w:numPr>
      </w:pPr>
      <w:r w:rsidRPr="00E77497">
        <w:t>Else</w:t>
      </w:r>
    </w:p>
    <w:p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rsidR="004C02EF" w:rsidRPr="00E77497" w:rsidRDefault="004C02EF" w:rsidP="00BE1C30">
      <w:pPr>
        <w:pStyle w:val="Alg4"/>
        <w:numPr>
          <w:ilvl w:val="1"/>
          <w:numId w:val="240"/>
        </w:numPr>
      </w:pPr>
      <w:r w:rsidRPr="00E77497">
        <w:t>Else</w:t>
      </w:r>
      <w:del w:id="35569" w:author="Rev 11 Allen Wirfs-Brock" w:date="2012-10-25T09:56:00Z">
        <w:r w:rsidRPr="00E77497" w:rsidDel="00BE1C30">
          <w:delText>,</w:delText>
        </w:r>
      </w:del>
      <w:r w:rsidRPr="00E77497">
        <w:t xml:space="preserve"> </w:t>
      </w:r>
      <w:r w:rsidRPr="00E77497">
        <w:rPr>
          <w:i/>
        </w:rPr>
        <w:t>e</w:t>
      </w:r>
      <w:r w:rsidRPr="00E77497">
        <w:t xml:space="preserve"> ≤ 0</w:t>
      </w:r>
      <w:ins w:id="35570" w:author="Rev 11 Allen Wirfs-Brock" w:date="2012-10-25T09:56:00Z">
        <w:r w:rsidR="00BE1C30" w:rsidRPr="00E77497">
          <w:t>,</w:t>
        </w:r>
      </w:ins>
    </w:p>
    <w:p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rsidR="004C02EF" w:rsidRPr="00E77497" w:rsidRDefault="004C02EF" w:rsidP="00834A33">
      <w:pPr>
        <w:pStyle w:val="Alg4"/>
        <w:numPr>
          <w:ilvl w:val="1"/>
          <w:numId w:val="240"/>
        </w:numPr>
      </w:pPr>
      <w:r w:rsidRPr="00E77497">
        <w:lastRenderedPageBreak/>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rsidR="004C02EF" w:rsidRPr="00B820AB" w:rsidRDefault="004C02EF" w:rsidP="004C02EF">
      <w:pPr>
        <w:pStyle w:val="Heading4"/>
        <w:numPr>
          <w:ilvl w:val="0"/>
          <w:numId w:val="0"/>
        </w:numPr>
      </w:pPr>
      <w:bookmarkStart w:id="35571" w:name="_Hlt458401033"/>
      <w:bookmarkStart w:id="35572" w:name="_Ref457790874"/>
      <w:bookmarkEnd w:id="35571"/>
      <w:r w:rsidRPr="00B820AB">
        <w:t>15.7.4.7</w:t>
      </w:r>
      <w:r w:rsidRPr="00B820AB">
        <w:tab/>
        <w:t>Number.prototype.toPrecision (precision)</w:t>
      </w:r>
      <w:bookmarkEnd w:id="35572"/>
    </w:p>
    <w:p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rsidR="003B0DD5" w:rsidRDefault="003B0DD5" w:rsidP="003B0DD5">
      <w:pPr>
        <w:pStyle w:val="Alg4"/>
        <w:numPr>
          <w:ilvl w:val="0"/>
          <w:numId w:val="242"/>
        </w:numPr>
        <w:rPr>
          <w:ins w:id="35573" w:author="Rev 7 Allen Wirfs-Brock" w:date="2012-05-03T08:57:00Z"/>
        </w:rPr>
      </w:pPr>
      <w:ins w:id="35574" w:author="Rev 7 Allen Wirfs-Brock" w:date="2012-05-03T08:57:00Z">
        <w:r>
          <w:t>ReturnIfAbrupt(</w:t>
        </w:r>
        <w:r>
          <w:rPr>
            <w:i/>
          </w:rPr>
          <w:t>x</w:t>
        </w:r>
        <w:r>
          <w:t>).</w:t>
        </w:r>
      </w:ins>
    </w:p>
    <w:p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rsidR="003B0DD5" w:rsidRDefault="003B0DD5" w:rsidP="003B0DD5">
      <w:pPr>
        <w:pStyle w:val="Alg4"/>
        <w:numPr>
          <w:ilvl w:val="0"/>
          <w:numId w:val="242"/>
        </w:numPr>
        <w:rPr>
          <w:ins w:id="35575" w:author="Rev 7 Allen Wirfs-Brock" w:date="2012-05-03T08:57:00Z"/>
        </w:rPr>
      </w:pPr>
      <w:ins w:id="35576" w:author="Rev 7 Allen Wirfs-Brock" w:date="2012-05-03T08:57:00Z">
        <w:r>
          <w:t>ReturnIfAbrupt(</w:t>
        </w:r>
        <w:r>
          <w:rPr>
            <w:i/>
          </w:rPr>
          <w:t>p</w:t>
        </w:r>
        <w:r>
          <w:t>).</w:t>
        </w:r>
      </w:ins>
    </w:p>
    <w:p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rsidR="004C02EF" w:rsidRPr="00E77497" w:rsidRDefault="004C02EF" w:rsidP="00834A33">
      <w:pPr>
        <w:pStyle w:val="Alg4"/>
        <w:numPr>
          <w:ilvl w:val="0"/>
          <w:numId w:val="242"/>
        </w:numPr>
      </w:pPr>
      <w:bookmarkStart w:id="35577" w:name="_Hlt458401028"/>
      <w:r w:rsidRPr="00E77497">
        <w:t xml:space="preserve">If </w:t>
      </w:r>
      <w:r w:rsidRPr="00E77497">
        <w:rPr>
          <w:i/>
        </w:rPr>
        <w:t>x</w:t>
      </w:r>
      <w:r w:rsidRPr="00E77497">
        <w:t xml:space="preserve"> = 0, then</w:t>
      </w:r>
    </w:p>
    <w:bookmarkEnd w:id="35577"/>
    <w:p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del w:id="35578" w:author="Rev 9 Allen Wirfs-Brock" w:date="2012-07-07T13:22:00Z">
        <w:r w:rsidRPr="00E77497" w:rsidDel="00EE36C4">
          <w:delText xml:space="preserve">character </w:delText>
        </w:r>
      </w:del>
      <w:ins w:id="35579" w:author="Rev 9 Allen Wirfs-Brock" w:date="2012-07-07T13:22:00Z">
        <w:r w:rsidR="00EE36C4">
          <w:t>code unit 0x</w:t>
        </w:r>
      </w:ins>
      <w:ins w:id="35580" w:author="Rev 9 Allen Wirfs-Brock" w:date="2012-07-07T13:23:00Z">
        <w:r w:rsidR="00EE36C4">
          <w:t>00</w:t>
        </w:r>
      </w:ins>
      <w:ins w:id="35581" w:author="Rev 9 Allen Wirfs-Brock" w:date="2012-07-07T13:22:00Z">
        <w:r w:rsidR="00EE36C4">
          <w:t>30 (the Unicode character</w:t>
        </w:r>
        <w:r w:rsidR="00EE36C4" w:rsidRPr="00E77497">
          <w:t xml:space="preserve"> </w:t>
        </w:r>
      </w:ins>
      <w:r w:rsidRPr="00E77497">
        <w:t>‘</w:t>
      </w:r>
      <w:r w:rsidRPr="00E77497">
        <w:rPr>
          <w:rFonts w:ascii="Courier New" w:hAnsi="Courier New"/>
        </w:rPr>
        <w:t>0</w:t>
      </w:r>
      <w:r w:rsidRPr="00E77497">
        <w:t>’</w:t>
      </w:r>
      <w:ins w:id="35582" w:author="Rev 9 Allen Wirfs-Brock" w:date="2012-07-07T13:22:00Z">
        <w:r w:rsidR="00EE36C4">
          <w:t>)</w:t>
        </w:r>
      </w:ins>
      <w:r w:rsidRPr="00E77497">
        <w:t>.</w:t>
      </w:r>
    </w:p>
    <w:p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w:t>
      </w:r>
      <w:del w:id="35583" w:author="Rev 9 Allen Wirfs-Brock" w:date="2012-07-07T13:22:00Z">
        <w:r w:rsidRPr="00A67AF2" w:rsidDel="00EE36C4">
          <w:delText xml:space="preserve">character </w:delText>
        </w:r>
      </w:del>
      <w:ins w:id="35584" w:author="Rev 9 Allen Wirfs-Brock" w:date="2012-07-07T13:22:00Z">
        <w:r w:rsidR="00EE36C4">
          <w:t>element</w:t>
        </w:r>
        <w:r w:rsidR="00EE36C4" w:rsidRPr="00A67AF2">
          <w:t xml:space="preserve"> </w:t>
        </w:r>
      </w:ins>
      <w:r w:rsidRPr="00A67AF2">
        <w:t xml:space="preserve">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del w:id="35585" w:author="Rev 9 Allen Wirfs-Brock" w:date="2012-07-07T13:23:00Z">
        <w:r w:rsidRPr="00E77497" w:rsidDel="00EE36C4">
          <w:delText xml:space="preserve">characters </w:delText>
        </w:r>
      </w:del>
      <w:ins w:id="35586" w:author="Rev 9 Allen Wirfs-Brock" w:date="2012-07-07T13:23:00Z">
        <w:r w:rsidR="00EE36C4">
          <w:t>elements</w:t>
        </w:r>
        <w:r w:rsidR="00EE36C4" w:rsidRPr="00E77497">
          <w:t xml:space="preserve"> </w:t>
        </w:r>
      </w:ins>
      <w:r w:rsidRPr="00E77497">
        <w:t xml:space="preserve">of </w:t>
      </w:r>
      <w:r w:rsidRPr="00E77497">
        <w:rPr>
          <w:i/>
        </w:rPr>
        <w:t>m</w:t>
      </w:r>
      <w:r w:rsidRPr="00E77497">
        <w:t>.</w:t>
      </w:r>
    </w:p>
    <w:p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rsidR="004C02EF" w:rsidRPr="00E77497" w:rsidRDefault="004C02EF" w:rsidP="001F482D">
      <w:pPr>
        <w:pStyle w:val="Alg4"/>
        <w:numPr>
          <w:ilvl w:val="4"/>
          <w:numId w:val="242"/>
        </w:numPr>
      </w:pPr>
      <w:r w:rsidRPr="00E77497">
        <w:lastRenderedPageBreak/>
        <w:t xml:space="preserve">Let </w:t>
      </w:r>
      <w:r w:rsidRPr="00E77497">
        <w:rPr>
          <w:i/>
        </w:rPr>
        <w:t>c</w:t>
      </w:r>
      <w:r w:rsidRPr="00E77497">
        <w:t xml:space="preserve"> = </w:t>
      </w:r>
      <w:r w:rsidRPr="00E77497">
        <w:rPr>
          <w:rFonts w:ascii="Courier New" w:hAnsi="Courier New"/>
          <w:b/>
        </w:rPr>
        <w:t>"-"</w:t>
      </w:r>
      <w:r w:rsidRPr="00E77497">
        <w:t>.</w:t>
      </w:r>
    </w:p>
    <w:p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del w:id="35587" w:author="Rev 9 Allen Wirfs-Brock" w:date="2012-07-07T13:23:00Z">
        <w:r w:rsidRPr="00A67AF2" w:rsidDel="00EE36C4">
          <w:delText xml:space="preserve">characters </w:delText>
        </w:r>
      </w:del>
      <w:ins w:id="35588" w:author="Rev 9 Allen Wirfs-Brock" w:date="2012-07-07T13:23:00Z">
        <w:r w:rsidR="00EE36C4">
          <w:t>element</w:t>
        </w:r>
        <w:del w:id="35589" w:author="Rev 10 Allen Wirfs-Brock" w:date="2012-08-30T13:27:00Z">
          <w:r w:rsidR="00EE36C4" w:rsidDel="001E43E0">
            <w:delText>s</w:delText>
          </w:r>
        </w:del>
        <w:r w:rsidR="00EE36C4" w:rsidRPr="00A67AF2">
          <w:t xml:space="preserve">s </w:t>
        </w:r>
      </w:ins>
      <w:r w:rsidRPr="00A67AF2">
        <w:t xml:space="preserve">of </w:t>
      </w:r>
      <w:r w:rsidRPr="00A67AF2">
        <w:rPr>
          <w:i/>
        </w:rPr>
        <w:t>m</w:t>
      </w:r>
      <w:r w:rsidRPr="00B820AB">
        <w:t>, the</w:t>
      </w:r>
      <w:ins w:id="35590" w:author="Rev 9 Allen Wirfs-Brock" w:date="2012-07-07T13:23:00Z">
        <w:r w:rsidR="00EE36C4">
          <w:t xml:space="preserve"> code unit 0x002E (Unicode </w:t>
        </w:r>
      </w:ins>
      <w:r w:rsidRPr="00B820AB">
        <w:t xml:space="preserve"> character ‘</w:t>
      </w:r>
      <w:r w:rsidRPr="00675B74">
        <w:rPr>
          <w:rFonts w:ascii="Courier New" w:hAnsi="Courier New"/>
        </w:rPr>
        <w:t>.</w:t>
      </w:r>
      <w:r w:rsidRPr="00E77497">
        <w:t>’</w:t>
      </w:r>
      <w:ins w:id="35591" w:author="Rev 9 Allen Wirfs-Brock" w:date="2012-07-07T13:24:00Z">
        <w:r w:rsidR="00EE36C4">
          <w:t>)</w:t>
        </w:r>
      </w:ins>
      <w:r w:rsidRPr="00E77497">
        <w:t xml:space="preserve">, and the remaining </w:t>
      </w:r>
      <w:r w:rsidRPr="00E77497">
        <w:rPr>
          <w:i/>
        </w:rPr>
        <w:t>p</w:t>
      </w:r>
      <w:r w:rsidRPr="00E77497">
        <w:t>– (</w:t>
      </w:r>
      <w:r w:rsidRPr="00E77497">
        <w:rPr>
          <w:i/>
        </w:rPr>
        <w:t>e</w:t>
      </w:r>
      <w:r w:rsidRPr="00E77497">
        <w:t xml:space="preserve">+1) </w:t>
      </w:r>
      <w:del w:id="35592" w:author="Rev 9 Allen Wirfs-Brock" w:date="2012-07-07T13:24:00Z">
        <w:r w:rsidRPr="00E77497" w:rsidDel="00EE36C4">
          <w:delText xml:space="preserve">characters </w:delText>
        </w:r>
      </w:del>
      <w:ins w:id="35593" w:author="Rev 9 Allen Wirfs-Brock" w:date="2012-07-07T13:24:00Z">
        <w:r w:rsidR="00EE36C4">
          <w:t>elements</w:t>
        </w:r>
        <w:r w:rsidR="00EE36C4" w:rsidRPr="00E77497">
          <w:t xml:space="preserve"> </w:t>
        </w:r>
      </w:ins>
      <w:r w:rsidRPr="00E77497">
        <w:t xml:space="preserve">of </w:t>
      </w:r>
      <w:r w:rsidRPr="00E77497">
        <w:rPr>
          <w:i/>
        </w:rPr>
        <w:t>m</w:t>
      </w:r>
      <w:r w:rsidRPr="00E77497">
        <w:t>.</w:t>
      </w:r>
    </w:p>
    <w:p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ins w:id="35594" w:author="Rev 9 Allen Wirfs-Brock" w:date="2012-07-07T13:24:00Z">
        <w:r w:rsidR="00EE36C4">
          <w:t>code unit 0</w:t>
        </w:r>
        <w:del w:id="35595" w:author="Rev 10 Allen Wirfs-Brock" w:date="2012-08-13T15:48:00Z">
          <w:r w:rsidR="00EE36C4" w:rsidDel="0003414D">
            <w:delText>c</w:delText>
          </w:r>
        </w:del>
      </w:ins>
      <w:ins w:id="35596" w:author="Rev 10 Allen Wirfs-Brock" w:date="2012-08-13T15:48:00Z">
        <w:r w:rsidR="0003414D">
          <w:t>x</w:t>
        </w:r>
      </w:ins>
      <w:ins w:id="35597" w:author="Rev 9 Allen Wirfs-Brock" w:date="2012-07-07T13:24:00Z">
        <w:r w:rsidR="00EE36C4">
          <w:t>0030 (</w:t>
        </w:r>
      </w:ins>
      <w:r w:rsidRPr="00E77497">
        <w:t xml:space="preserve">the </w:t>
      </w:r>
      <w:ins w:id="35598" w:author="Rev 9 Allen Wirfs-Brock" w:date="2012-07-07T13:25:00Z">
        <w:r w:rsidR="00EE36C4">
          <w:t xml:space="preserve">Unicode </w:t>
        </w:r>
      </w:ins>
      <w:r w:rsidRPr="00E77497">
        <w:t>character ‘</w:t>
      </w:r>
      <w:r w:rsidRPr="00E77497">
        <w:rPr>
          <w:rFonts w:ascii="Courier New" w:hAnsi="Courier New"/>
          <w:b/>
        </w:rPr>
        <w:t>0</w:t>
      </w:r>
      <w:r w:rsidRPr="00E77497">
        <w:t>’</w:t>
      </w:r>
      <w:ins w:id="35599" w:author="Rev 9 Allen Wirfs-Brock" w:date="2012-07-07T13:25:00Z">
        <w:r w:rsidR="00EE36C4">
          <w:t>)</w:t>
        </w:r>
      </w:ins>
      <w:r w:rsidRPr="00E77497">
        <w:t xml:space="preserve">, and the String </w:t>
      </w:r>
      <w:r w:rsidRPr="00E77497">
        <w:rPr>
          <w:i/>
        </w:rPr>
        <w:t>m</w:t>
      </w:r>
      <w:r w:rsidRPr="00E77497">
        <w:t>.</w:t>
      </w:r>
    </w:p>
    <w:p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rsidR="007B6CF2" w:rsidRPr="00640BCB" w:rsidRDefault="007B6CF2" w:rsidP="007B6CF2">
      <w:pPr>
        <w:keepNext/>
        <w:tabs>
          <w:tab w:val="left" w:pos="709"/>
          <w:tab w:val="left" w:pos="940"/>
          <w:tab w:val="left" w:pos="1140"/>
          <w:tab w:val="left" w:pos="1360"/>
        </w:tabs>
        <w:suppressAutoHyphens/>
        <w:spacing w:before="120" w:line="230" w:lineRule="exact"/>
        <w:jc w:val="left"/>
        <w:outlineLvl w:val="3"/>
        <w:rPr>
          <w:ins w:id="35600" w:author="Rev 7 Allen Wirfs-Brock" w:date="2012-05-03T08:46:00Z"/>
          <w:rFonts w:cs="Arial"/>
          <w:b/>
        </w:rPr>
      </w:pPr>
      <w:bookmarkStart w:id="35601" w:name="_Ref457704457"/>
      <w:bookmarkStart w:id="35602" w:name="_Toc472818943"/>
      <w:bookmarkStart w:id="35603" w:name="_Toc235503521"/>
      <w:bookmarkStart w:id="35604" w:name="_Toc241509296"/>
      <w:bookmarkStart w:id="35605" w:name="_Toc244416783"/>
      <w:bookmarkStart w:id="35606" w:name="_Toc276631147"/>
      <w:ins w:id="35607" w:author="Rev 7 Allen Wirfs-Brock" w:date="2012-05-03T08:46:00Z">
        <w:r w:rsidRPr="00640BCB">
          <w:rPr>
            <w:rFonts w:cs="Arial"/>
            <w:b/>
          </w:rPr>
          <w:t>15.7.</w:t>
        </w:r>
        <w:del w:id="35608" w:author="Rev 10 Allen Wirfs-Brock" w:date="2012-08-13T19:21:00Z">
          <w:r w:rsidRPr="00640BCB" w:rsidDel="00C700A2">
            <w:rPr>
              <w:rFonts w:cs="Arial"/>
              <w:b/>
            </w:rPr>
            <w:delText>3</w:delText>
          </w:r>
        </w:del>
      </w:ins>
      <w:ins w:id="35609" w:author="Rev 10 Allen Wirfs-Brock" w:date="2012-08-13T19:21:00Z">
        <w:r w:rsidR="00C700A2">
          <w:rPr>
            <w:rFonts w:cs="Arial"/>
            <w:b/>
          </w:rPr>
          <w:t>4</w:t>
        </w:r>
      </w:ins>
      <w:ins w:id="35610" w:author="Rev 7 Allen Wirfs-Brock" w:date="2012-05-03T08:46:00Z">
        <w:r w:rsidRPr="00640BCB">
          <w:rPr>
            <w:rFonts w:cs="Arial"/>
            <w:b/>
          </w:rPr>
          <w:t>.</w:t>
        </w:r>
        <w:del w:id="35611" w:author="Rev 10 Allen Wirfs-Brock" w:date="2012-08-13T19:21:00Z">
          <w:r w:rsidRPr="00640BCB" w:rsidDel="00C700A2">
            <w:rPr>
              <w:rFonts w:cs="Arial"/>
              <w:b/>
            </w:rPr>
            <w:delText>1</w:delText>
          </w:r>
          <w:r w:rsidDel="00C700A2">
            <w:rPr>
              <w:rFonts w:cs="Arial"/>
              <w:b/>
            </w:rPr>
            <w:delText>4</w:delText>
          </w:r>
        </w:del>
      </w:ins>
      <w:ins w:id="35612" w:author="Rev 10 Allen Wirfs-Brock" w:date="2012-08-13T19:21:00Z">
        <w:r w:rsidR="00C700A2">
          <w:rPr>
            <w:rFonts w:cs="Arial"/>
            <w:b/>
          </w:rPr>
          <w:t>8</w:t>
        </w:r>
      </w:ins>
      <w:ins w:id="35613" w:author="Rev 7 Allen Wirfs-Brock" w:date="2012-05-03T08:46:00Z">
        <w:r w:rsidRPr="00640BCB">
          <w:rPr>
            <w:rFonts w:cs="Arial"/>
            <w:b/>
          </w:rPr>
          <w:tab/>
          <w:t>Number.</w:t>
        </w:r>
        <w:r>
          <w:rPr>
            <w:rFonts w:cs="Arial"/>
            <w:b/>
          </w:rPr>
          <w:t>prototype.</w:t>
        </w:r>
        <w:commentRangeStart w:id="35614"/>
        <w:r>
          <w:rPr>
            <w:rFonts w:cs="Arial"/>
            <w:b/>
          </w:rPr>
          <w:t>clz</w:t>
        </w:r>
        <w:r w:rsidRPr="00640BCB">
          <w:rPr>
            <w:rFonts w:cs="Arial"/>
            <w:b/>
          </w:rPr>
          <w:t xml:space="preserve"> </w:t>
        </w:r>
        <w:commentRangeEnd w:id="35614"/>
        <w:r>
          <w:rPr>
            <w:rStyle w:val="CommentReference"/>
          </w:rPr>
          <w:commentReference w:id="35614"/>
        </w:r>
        <w:r w:rsidRPr="00640BCB">
          <w:rPr>
            <w:rFonts w:cs="Arial"/>
            <w:b/>
          </w:rPr>
          <w:t>()</w:t>
        </w:r>
      </w:ins>
    </w:p>
    <w:p w:rsidR="007B6CF2" w:rsidRPr="00E77497" w:rsidRDefault="007B6CF2" w:rsidP="007B6CF2">
      <w:pPr>
        <w:rPr>
          <w:ins w:id="35615" w:author="Rev 7 Allen Wirfs-Brock" w:date="2012-05-03T08:46:00Z"/>
        </w:rPr>
      </w:pPr>
      <w:ins w:id="35616" w:author="Rev 7 Allen Wirfs-Brock" w:date="2012-05-03T08:46:00Z">
        <w:r w:rsidRPr="00E77497">
          <w:t xml:space="preserve">When the </w:t>
        </w:r>
        <w:r>
          <w:rPr>
            <w:rFonts w:ascii="Courier New" w:hAnsi="Courier New"/>
            <w:b/>
          </w:rPr>
          <w:t>Number.</w:t>
        </w:r>
      </w:ins>
      <w:ins w:id="35617" w:author="Rev 7 Allen Wirfs-Brock" w:date="2012-05-03T08:49:00Z">
        <w:r>
          <w:rPr>
            <w:rFonts w:ascii="Courier New" w:hAnsi="Courier New"/>
            <w:b/>
          </w:rPr>
          <w:t>prototype.</w:t>
        </w:r>
      </w:ins>
      <w:ins w:id="35618" w:author="Rev 7 Allen Wirfs-Brock" w:date="2012-05-03T08:46:00Z">
        <w:r>
          <w:rPr>
            <w:rFonts w:ascii="Courier New" w:hAnsi="Courier New"/>
            <w:b/>
          </w:rPr>
          <w:t>clz</w:t>
        </w:r>
        <w:r w:rsidRPr="00E77497">
          <w:t xml:space="preserve"> is called with one argument </w:t>
        </w:r>
        <w:r>
          <w:rPr>
            <w:rFonts w:ascii="Times New Roman" w:hAnsi="Times New Roman"/>
            <w:i/>
          </w:rPr>
          <w:t>number</w:t>
        </w:r>
        <w:r w:rsidRPr="00E77497">
          <w:t>, the following steps are taken:</w:t>
        </w:r>
      </w:ins>
    </w:p>
    <w:p w:rsidR="007B6CF2" w:rsidRPr="00E77497" w:rsidRDefault="007B6CF2" w:rsidP="007B6CF2">
      <w:pPr>
        <w:pStyle w:val="Alg4"/>
        <w:numPr>
          <w:ilvl w:val="0"/>
          <w:numId w:val="807"/>
        </w:numPr>
        <w:rPr>
          <w:ins w:id="35619" w:author="Rev 7 Allen Wirfs-Brock" w:date="2012-05-03T08:51:00Z"/>
        </w:rPr>
      </w:pPr>
      <w:ins w:id="35620" w:author="Rev 7 Allen Wirfs-Brock" w:date="2012-05-03T08:51:00Z">
        <w:r w:rsidRPr="00E77497">
          <w:t xml:space="preserve">Let </w:t>
        </w:r>
        <w:r w:rsidRPr="00E77497">
          <w:rPr>
            <w:i/>
          </w:rPr>
          <w:t>x</w:t>
        </w:r>
        <w:r w:rsidRPr="00E77497">
          <w:t xml:space="preserve"> be this Number value.</w:t>
        </w:r>
      </w:ins>
    </w:p>
    <w:p w:rsidR="007B6CF2" w:rsidRPr="00E77497" w:rsidRDefault="007B6CF2" w:rsidP="007B6CF2">
      <w:pPr>
        <w:pStyle w:val="Alg4"/>
        <w:numPr>
          <w:ilvl w:val="0"/>
          <w:numId w:val="807"/>
        </w:numPr>
        <w:rPr>
          <w:ins w:id="35621" w:author="Rev 7 Allen Wirfs-Brock" w:date="2012-05-03T08:51:00Z"/>
        </w:rPr>
      </w:pPr>
      <w:ins w:id="35622" w:author="Rev 7 Allen Wirfs-Brock" w:date="2012-05-03T08:51:00Z">
        <w:r w:rsidRPr="00E77497">
          <w:t xml:space="preserve">Let </w:t>
        </w:r>
      </w:ins>
      <w:ins w:id="35623" w:author="Rev 7 Allen Wirfs-Brock" w:date="2012-05-03T08:52:00Z">
        <w:r>
          <w:rPr>
            <w:i/>
          </w:rPr>
          <w:t>n</w:t>
        </w:r>
      </w:ins>
      <w:ins w:id="35624" w:author="Rev 7 Allen Wirfs-Brock" w:date="2012-05-03T08:51:00Z">
        <w:r w:rsidRPr="00E77497">
          <w:t xml:space="preserve"> be To</w:t>
        </w:r>
        <w:commentRangeStart w:id="35625"/>
        <w:r>
          <w:t>U</w:t>
        </w:r>
      </w:ins>
      <w:commentRangeEnd w:id="35625"/>
      <w:ins w:id="35626" w:author="Rev 7 Allen Wirfs-Brock" w:date="2012-05-03T09:04:00Z">
        <w:r w:rsidR="003B0DD5">
          <w:rPr>
            <w:rStyle w:val="CommentReference"/>
            <w:rFonts w:ascii="Arial" w:eastAsia="MS Mincho" w:hAnsi="Arial"/>
            <w:spacing w:val="0"/>
            <w:lang w:eastAsia="ja-JP"/>
          </w:rPr>
          <w:commentReference w:id="35625"/>
        </w:r>
      </w:ins>
      <w:ins w:id="35627" w:author="Rev 7 Allen Wirfs-Brock" w:date="2012-05-03T08:51:00Z">
        <w:r>
          <w:t>int32</w:t>
        </w:r>
        <w:r w:rsidRPr="00E77497">
          <w:t>(</w:t>
        </w:r>
      </w:ins>
      <w:ins w:id="35628" w:author="Rev 7 Allen Wirfs-Brock" w:date="2012-05-03T08:52:00Z">
        <w:r>
          <w:rPr>
            <w:i/>
          </w:rPr>
          <w:t>x</w:t>
        </w:r>
      </w:ins>
      <w:ins w:id="35629" w:author="Rev 7 Allen Wirfs-Brock" w:date="2012-05-03T08:51:00Z">
        <w:r w:rsidRPr="00E77497">
          <w:t>).</w:t>
        </w:r>
      </w:ins>
    </w:p>
    <w:p w:rsidR="003B0DD5" w:rsidRDefault="003B0DD5" w:rsidP="003B0DD5">
      <w:pPr>
        <w:pStyle w:val="Alg4"/>
        <w:numPr>
          <w:ilvl w:val="0"/>
          <w:numId w:val="807"/>
        </w:numPr>
        <w:rPr>
          <w:ins w:id="35630" w:author="Rev 7 Allen Wirfs-Brock" w:date="2012-05-03T08:56:00Z"/>
        </w:rPr>
      </w:pPr>
      <w:ins w:id="35631" w:author="Rev 7 Allen Wirfs-Brock" w:date="2012-05-03T08:56:00Z">
        <w:r>
          <w:t>ReturnIfAbrupt(</w:t>
        </w:r>
        <w:r>
          <w:rPr>
            <w:i/>
          </w:rPr>
          <w:t>n</w:t>
        </w:r>
        <w:r>
          <w:t>).</w:t>
        </w:r>
      </w:ins>
    </w:p>
    <w:p w:rsidR="007B6CF2" w:rsidRPr="00E77497" w:rsidRDefault="003B0DD5" w:rsidP="007B6CF2">
      <w:pPr>
        <w:pStyle w:val="Alg4"/>
        <w:numPr>
          <w:ilvl w:val="0"/>
          <w:numId w:val="807"/>
        </w:numPr>
        <w:rPr>
          <w:ins w:id="35632" w:author="Rev 7 Allen Wirfs-Brock" w:date="2012-05-03T08:51:00Z"/>
        </w:rPr>
      </w:pPr>
      <w:ins w:id="35633" w:author="Rev 7 Allen Wirfs-Brock" w:date="2012-05-03T09:02:00Z">
        <w:r>
          <w:t xml:space="preserve">Let </w:t>
        </w:r>
        <w:r w:rsidRPr="00E81152">
          <w:rPr>
            <w:i/>
          </w:rPr>
          <w:t>p</w:t>
        </w:r>
        <w:r>
          <w:t xml:space="preserve"> be the </w:t>
        </w:r>
      </w:ins>
      <w:ins w:id="35634" w:author="Rev 7 Allen Wirfs-Brock" w:date="2012-05-03T15:36:00Z">
        <w:r w:rsidR="00E81152">
          <w:t xml:space="preserve">number of leading zero bits in the 32-bit binary representation of </w:t>
        </w:r>
        <w:r w:rsidR="00E81152" w:rsidRPr="00E81152">
          <w:rPr>
            <w:i/>
          </w:rPr>
          <w:t>n</w:t>
        </w:r>
        <w:r w:rsidR="00E81152">
          <w:t>.</w:t>
        </w:r>
      </w:ins>
    </w:p>
    <w:p w:rsidR="007B6CF2" w:rsidRPr="001A0D83" w:rsidRDefault="003B0DD5" w:rsidP="00E81152">
      <w:pPr>
        <w:numPr>
          <w:ilvl w:val="0"/>
          <w:numId w:val="807"/>
        </w:numPr>
        <w:spacing w:after="220" w:line="240" w:lineRule="auto"/>
        <w:jc w:val="left"/>
        <w:rPr>
          <w:ins w:id="35635" w:author="Rev 7 Allen Wirfs-Brock" w:date="2012-05-03T08:46:00Z"/>
          <w:rFonts w:ascii="Times New Roman" w:eastAsia="Times New Roman" w:hAnsi="Times New Roman"/>
          <w:spacing w:val="6"/>
          <w:lang w:eastAsia="en-US"/>
        </w:rPr>
      </w:pPr>
      <w:ins w:id="35636" w:author="Rev 7 Allen Wirfs-Brock" w:date="2012-05-03T09:03:00Z">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ins>
    </w:p>
    <w:p w:rsidR="00E81152" w:rsidRPr="00640BCB" w:rsidRDefault="00E81152" w:rsidP="00E81152">
      <w:pPr>
        <w:pStyle w:val="Note"/>
        <w:rPr>
          <w:ins w:id="35637" w:author="Rev 7 Allen Wirfs-Brock" w:date="2012-05-03T08:46:00Z"/>
        </w:rPr>
      </w:pPr>
      <w:ins w:id="35638" w:author="Rev 7 Allen Wirfs-Brock" w:date="2012-05-03T15:37:00Z">
        <w:r>
          <w:t xml:space="preserve">NOTE If </w:t>
        </w:r>
        <w:r w:rsidRPr="00E81152">
          <w:rPr>
            <w:rFonts w:ascii="Times New Roman" w:hAnsi="Times New Roman"/>
            <w:i/>
          </w:rPr>
          <w:t>n</w:t>
        </w:r>
        <w:r>
          <w:t xml:space="preserve"> i</w:t>
        </w:r>
        <w:del w:id="35639" w:author="Rev 8 Allen Wirfs-Brock" w:date="2012-06-08T08:52:00Z">
          <w:r w:rsidDel="00F33B1A">
            <w:delText>f</w:delText>
          </w:r>
        </w:del>
      </w:ins>
      <w:ins w:id="35640" w:author="Rev 8 Allen Wirfs-Brock" w:date="2012-06-08T08:52:00Z">
        <w:r w:rsidR="00F33B1A">
          <w:t>s</w:t>
        </w:r>
      </w:ins>
      <w:ins w:id="35641" w:author="Rev 7 Allen Wirfs-Brock" w:date="2012-05-03T15:37:00Z">
        <w:r>
          <w:t xml:space="preserve"> 0, </w:t>
        </w:r>
        <w:r w:rsidRPr="00E81152">
          <w:rPr>
            <w:rFonts w:ascii="Times New Roman" w:hAnsi="Times New Roman"/>
            <w:i/>
          </w:rPr>
          <w:t>p</w:t>
        </w:r>
        <w:r>
          <w:t xml:space="preserve"> will be 32.  If the most significant bit </w:t>
        </w:r>
      </w:ins>
      <w:ins w:id="35642" w:author="Rev 8 Allen Wirfs-Brock" w:date="2012-06-08T08:52:00Z">
        <w:r w:rsidR="00F33B1A">
          <w:t xml:space="preserve">of </w:t>
        </w:r>
      </w:ins>
      <w:ins w:id="35643" w:author="Rev 7 Allen Wirfs-Brock" w:date="2012-05-03T15:39:00Z">
        <w:r>
          <w:t xml:space="preserve">the 32-bit binary encoding </w:t>
        </w:r>
      </w:ins>
      <w:ins w:id="35644" w:author="Rev 7 Allen Wirfs-Brock" w:date="2012-05-03T15:37:00Z">
        <w:r>
          <w:t xml:space="preserve">of </w:t>
        </w:r>
        <w:r w:rsidRPr="00E81152">
          <w:rPr>
            <w:rFonts w:ascii="Times New Roman" w:hAnsi="Times New Roman"/>
            <w:i/>
          </w:rPr>
          <w:t>n</w:t>
        </w:r>
        <w:r>
          <w:t xml:space="preserve"> is 1, </w:t>
        </w:r>
        <w:r w:rsidRPr="00E81152">
          <w:rPr>
            <w:rFonts w:ascii="Times New Roman" w:hAnsi="Times New Roman"/>
            <w:i/>
          </w:rPr>
          <w:t>p</w:t>
        </w:r>
        <w:r>
          <w:t xml:space="preserve"> will be 0.</w:t>
        </w:r>
      </w:ins>
    </w:p>
    <w:p w:rsidR="004C02EF" w:rsidRPr="00E77497" w:rsidRDefault="004C02EF" w:rsidP="00B43482">
      <w:pPr>
        <w:pStyle w:val="Heading3"/>
        <w:numPr>
          <w:ilvl w:val="0"/>
          <w:numId w:val="0"/>
        </w:numPr>
      </w:pPr>
      <w:bookmarkStart w:id="35645" w:name="_Toc339020474"/>
      <w:r w:rsidRPr="00E77497">
        <w:t>15.7.5</w:t>
      </w:r>
      <w:r w:rsidRPr="00E77497">
        <w:tab/>
        <w:t>Properties of Number Instance</w:t>
      </w:r>
      <w:bookmarkEnd w:id="35473"/>
      <w:bookmarkEnd w:id="35474"/>
      <w:bookmarkEnd w:id="35518"/>
      <w:bookmarkEnd w:id="35527"/>
      <w:bookmarkEnd w:id="35528"/>
      <w:r w:rsidRPr="00E77497">
        <w:t>s</w:t>
      </w:r>
      <w:bookmarkEnd w:id="35601"/>
      <w:bookmarkEnd w:id="35602"/>
      <w:bookmarkEnd w:id="35603"/>
      <w:bookmarkEnd w:id="35604"/>
      <w:bookmarkEnd w:id="35605"/>
      <w:bookmarkEnd w:id="35606"/>
      <w:bookmarkEnd w:id="35645"/>
    </w:p>
    <w:p w:rsidR="004C02EF" w:rsidRPr="00E77497" w:rsidRDefault="004C02EF" w:rsidP="004C02EF">
      <w:r w:rsidRPr="00E77497">
        <w:t xml:space="preserve">Number instances inherit properties from the Number prototype object and </w:t>
      </w:r>
      <w:del w:id="35646" w:author="Allen Wirfs-Brock" w:date="2011-07-02T14:21:00Z">
        <w:r w:rsidRPr="00E77497" w:rsidDel="000625EF">
          <w:delText xml:space="preserve">their </w:delText>
        </w:r>
      </w:del>
      <w:ins w:id="35647" w:author="Allen Wirfs-Brock" w:date="2011-07-02T14:21:00Z">
        <w:r w:rsidR="000625EF" w:rsidRPr="00E77497">
          <w:t>have a</w:t>
        </w:r>
        <w:del w:id="35648" w:author="Rev 3 Allen Wirfs-Brock" w:date="2011-09-07T18:05:00Z">
          <w:r w:rsidR="000625EF" w:rsidRPr="00E77497" w:rsidDel="00187187">
            <w:delText>n</w:delText>
          </w:r>
        </w:del>
        <w:r w:rsidR="000625EF" w:rsidRPr="00E77497">
          <w:t xml:space="preserve"> </w:t>
        </w:r>
      </w:ins>
      <w:r w:rsidRPr="00E77497">
        <w:t>[[</w:t>
      </w:r>
      <w:del w:id="35649" w:author="Allen Wirfs-Brock" w:date="2011-07-02T14:21:00Z">
        <w:r w:rsidRPr="00E77497" w:rsidDel="000625EF">
          <w:delText>Class</w:delText>
        </w:r>
      </w:del>
      <w:ins w:id="35650" w:author="Allen Wirfs-Brock" w:date="2011-07-02T14:21:00Z">
        <w:del w:id="35651" w:author="Rev 3 Allen Wirfs-Brock" w:date="2011-09-07T18:05:00Z">
          <w:r w:rsidR="000625EF" w:rsidRPr="00E77497" w:rsidDel="00187187">
            <w:delText>IsNumber</w:delText>
          </w:r>
        </w:del>
      </w:ins>
      <w:ins w:id="35652" w:author="Rev 3 Allen Wirfs-Brock" w:date="2011-09-07T18:05:00Z">
        <w:r w:rsidR="00187187" w:rsidRPr="00E77497">
          <w:t>NativeBrand</w:t>
        </w:r>
      </w:ins>
      <w:r w:rsidRPr="00E77497">
        <w:t>]] internal property</w:t>
      </w:r>
      <w:ins w:id="35653" w:author="Rev 3 Allen Wirfs-Brock" w:date="2011-09-07T18:05:00Z">
        <w:r w:rsidR="00187187" w:rsidRPr="00E77497">
          <w:t xml:space="preserve"> whose value is NumberWrapper</w:t>
        </w:r>
      </w:ins>
      <w:del w:id="35654"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rsidR="004C02EF" w:rsidRPr="00E77497" w:rsidRDefault="004C02EF" w:rsidP="004C02EF">
      <w:r w:rsidRPr="00E77497">
        <w:t>The [[PrimitiveValue]] internal property is the Number value represented by this Number object.</w:t>
      </w:r>
      <w:bookmarkStart w:id="35655" w:name="_Toc382291664"/>
      <w:bookmarkStart w:id="35656" w:name="_Toc385672360"/>
      <w:bookmarkStart w:id="35657" w:name="_Ref393527153"/>
      <w:bookmarkStart w:id="35658" w:name="_Toc393690476"/>
      <w:bookmarkStart w:id="35659" w:name="_Ref404504722"/>
    </w:p>
    <w:p w:rsidR="004C02EF" w:rsidRPr="00E77497" w:rsidRDefault="004C02EF" w:rsidP="00B43482">
      <w:pPr>
        <w:pStyle w:val="Heading2"/>
        <w:numPr>
          <w:ilvl w:val="0"/>
          <w:numId w:val="0"/>
        </w:numPr>
      </w:pPr>
      <w:bookmarkStart w:id="35660" w:name="_Ref424531937"/>
      <w:bookmarkStart w:id="35661" w:name="_Toc472818944"/>
      <w:bookmarkStart w:id="35662" w:name="_Toc235503522"/>
      <w:bookmarkStart w:id="35663" w:name="_Toc241509297"/>
      <w:bookmarkStart w:id="35664" w:name="_Toc244416784"/>
      <w:bookmarkStart w:id="35665" w:name="_Toc276631148"/>
      <w:bookmarkStart w:id="35666" w:name="_Toc339020475"/>
      <w:r w:rsidRPr="00E77497">
        <w:t>15.8</w:t>
      </w:r>
      <w:r w:rsidRPr="00E77497">
        <w:tab/>
        <w:t>The Math Objec</w:t>
      </w:r>
      <w:bookmarkEnd w:id="35272"/>
      <w:bookmarkEnd w:id="35273"/>
      <w:bookmarkEnd w:id="35655"/>
      <w:bookmarkEnd w:id="35656"/>
      <w:bookmarkEnd w:id="35657"/>
      <w:bookmarkEnd w:id="35658"/>
      <w:bookmarkEnd w:id="35659"/>
      <w:r w:rsidRPr="00E77497">
        <w:t>t</w:t>
      </w:r>
      <w:bookmarkEnd w:id="35660"/>
      <w:bookmarkEnd w:id="35661"/>
      <w:bookmarkEnd w:id="35662"/>
      <w:bookmarkEnd w:id="35663"/>
      <w:bookmarkEnd w:id="35664"/>
      <w:bookmarkEnd w:id="35665"/>
      <w:bookmarkEnd w:id="35666"/>
    </w:p>
    <w:p w:rsidR="004C02EF" w:rsidRPr="00E77497" w:rsidRDefault="004C02EF" w:rsidP="004C02EF">
      <w:r w:rsidRPr="00E77497">
        <w:t>The Math object is a single object that has some named properties, some of which are functions.</w:t>
      </w:r>
    </w:p>
    <w:p w:rsidR="004C02EF" w:rsidRPr="00E77497" w:rsidRDefault="004C02EF" w:rsidP="004C02EF">
      <w:r w:rsidRPr="00E77497">
        <w:t xml:space="preserve">The value of the [[Prototype]] internal property of the Math object is the standard built-in Object prototype object (15.2.4). The </w:t>
      </w:r>
      <w:del w:id="35667" w:author="Allen Wirfs-Brock" w:date="2011-07-02T14:24:00Z">
        <w:r w:rsidRPr="00E77497" w:rsidDel="006C3FCC">
          <w:delText xml:space="preserve">value of the [[Class]] internal property of the </w:delText>
        </w:r>
      </w:del>
      <w:r w:rsidRPr="00E77497">
        <w:t xml:space="preserve">Math object </w:t>
      </w:r>
      <w:del w:id="35668" w:author="Allen Wirfs-Brock" w:date="2011-07-02T14:24:00Z">
        <w:r w:rsidRPr="00E77497" w:rsidDel="006C3FCC">
          <w:delText xml:space="preserve">is </w:delText>
        </w:r>
        <w:r w:rsidRPr="00E77497" w:rsidDel="006C3FCC">
          <w:rPr>
            <w:rFonts w:ascii="Courier New" w:hAnsi="Courier New"/>
            <w:b/>
          </w:rPr>
          <w:delText>"Math"</w:delText>
        </w:r>
      </w:del>
      <w:ins w:id="35669" w:author="Allen Wirfs-Brock" w:date="2011-07-02T14:24:00Z">
        <w:r w:rsidR="006C3FCC" w:rsidRPr="00E77497">
          <w:t xml:space="preserve">has </w:t>
        </w:r>
        <w:del w:id="35670" w:author="Rev 3 Allen Wirfs-Brock" w:date="2011-09-07T18:07:00Z">
          <w:r w:rsidR="006C3FCC" w:rsidRPr="00E77497" w:rsidDel="00187187">
            <w:delText>the</w:delText>
          </w:r>
        </w:del>
      </w:ins>
      <w:ins w:id="35671" w:author="Rev 3 Allen Wirfs-Brock" w:date="2011-09-07T18:07:00Z">
        <w:r w:rsidR="00187187" w:rsidRPr="00E77497">
          <w:t>a</w:t>
        </w:r>
      </w:ins>
      <w:ins w:id="35672" w:author="Allen Wirfs-Brock" w:date="2011-07-02T14:24:00Z">
        <w:r w:rsidR="006C3FCC" w:rsidRPr="00E77497">
          <w:t xml:space="preserve"> [[</w:t>
        </w:r>
        <w:del w:id="35673" w:author="Rev 3 Allen Wirfs-Brock" w:date="2011-09-07T18:07:00Z">
          <w:r w:rsidR="006C3FCC" w:rsidRPr="00E77497" w:rsidDel="00187187">
            <w:delText>IsMath</w:delText>
          </w:r>
        </w:del>
      </w:ins>
      <w:ins w:id="35674" w:author="Rev 3 Allen Wirfs-Brock" w:date="2011-09-07T18:07:00Z">
        <w:r w:rsidR="00187187" w:rsidRPr="00E77497">
          <w:t>NativeBrand</w:t>
        </w:r>
      </w:ins>
      <w:ins w:id="35675" w:author="Allen Wirfs-Brock" w:date="2011-07-02T14:24:00Z">
        <w:r w:rsidR="006C3FCC" w:rsidRPr="00E77497">
          <w:t>]] internal property</w:t>
        </w:r>
      </w:ins>
      <w:ins w:id="35676" w:author="Rev 3 Allen Wirfs-Brock" w:date="2011-09-07T18:07:00Z">
        <w:r w:rsidR="00187187" w:rsidRPr="00E77497">
          <w:t xml:space="preserve"> whose value is NativeMath</w:t>
        </w:r>
      </w:ins>
      <w:r w:rsidRPr="00E77497">
        <w:t>.</w:t>
      </w:r>
    </w:p>
    <w:p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rsidR="004C02EF" w:rsidRPr="00E77497" w:rsidRDefault="004C02EF" w:rsidP="004C02EF">
      <w:r w:rsidRPr="00E77497">
        <w:t>The Math object does not have a [[Call]] internal property; it is not possible to invoke the Math object as a function.</w:t>
      </w:r>
    </w:p>
    <w:p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35677" w:name="_Toc382212264"/>
      <w:bookmarkStart w:id="35678" w:name="_Toc382212827"/>
      <w:bookmarkStart w:id="35679" w:name="_Toc382291665"/>
      <w:bookmarkStart w:id="35680" w:name="_Toc385672361"/>
      <w:bookmarkStart w:id="35681" w:name="_Toc393690477"/>
      <w:r w:rsidRPr="00E77497">
        <w:t>8.5.</w:t>
      </w:r>
    </w:p>
    <w:p w:rsidR="004C02EF" w:rsidRPr="00E77497" w:rsidRDefault="004C02EF" w:rsidP="00B43482">
      <w:pPr>
        <w:pStyle w:val="Heading3"/>
        <w:numPr>
          <w:ilvl w:val="0"/>
          <w:numId w:val="0"/>
        </w:numPr>
      </w:pPr>
      <w:bookmarkStart w:id="35682" w:name="_Toc472818945"/>
      <w:bookmarkStart w:id="35683" w:name="_Toc235503523"/>
      <w:bookmarkStart w:id="35684" w:name="_Toc241509298"/>
      <w:bookmarkStart w:id="35685" w:name="_Toc244416785"/>
      <w:bookmarkStart w:id="35686" w:name="_Toc276631149"/>
      <w:bookmarkStart w:id="35687" w:name="_Toc339020476"/>
      <w:r w:rsidRPr="00E77497">
        <w:lastRenderedPageBreak/>
        <w:t>15.8.1</w:t>
      </w:r>
      <w:r w:rsidRPr="00E77497">
        <w:tab/>
        <w:t>Value Properties of the Math Objec</w:t>
      </w:r>
      <w:bookmarkEnd w:id="35677"/>
      <w:bookmarkEnd w:id="35678"/>
      <w:bookmarkEnd w:id="35679"/>
      <w:bookmarkEnd w:id="35680"/>
      <w:bookmarkEnd w:id="35681"/>
      <w:r w:rsidRPr="00E77497">
        <w:t>t</w:t>
      </w:r>
      <w:bookmarkStart w:id="35688" w:name="_Toc382291666"/>
      <w:bookmarkStart w:id="35689" w:name="_Toc385672362"/>
      <w:bookmarkStart w:id="35690" w:name="_Toc393690478"/>
      <w:bookmarkEnd w:id="35682"/>
      <w:bookmarkEnd w:id="35683"/>
      <w:bookmarkEnd w:id="35684"/>
      <w:bookmarkEnd w:id="35685"/>
      <w:bookmarkEnd w:id="35686"/>
      <w:bookmarkEnd w:id="35687"/>
    </w:p>
    <w:bookmarkEnd w:id="35688"/>
    <w:bookmarkEnd w:id="35689"/>
    <w:bookmarkEnd w:id="35690"/>
    <w:p w:rsidR="004C02EF" w:rsidRPr="00E77497" w:rsidRDefault="004C02EF" w:rsidP="004C02EF">
      <w:pPr>
        <w:pStyle w:val="Heading4"/>
        <w:numPr>
          <w:ilvl w:val="0"/>
          <w:numId w:val="0"/>
        </w:numPr>
      </w:pPr>
      <w:r w:rsidRPr="00E77497">
        <w:t>15.8.1.1</w:t>
      </w:r>
      <w:r w:rsidRPr="00E77497">
        <w:tab/>
        <w:t>E</w:t>
      </w:r>
    </w:p>
    <w:p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35691" w:name="_Toc382291667"/>
      <w:bookmarkStart w:id="35692" w:name="_Toc385672363"/>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693" w:name="_Toc393690479"/>
    </w:p>
    <w:p w:rsidR="004C02EF" w:rsidRPr="00E77497" w:rsidRDefault="004C02EF" w:rsidP="004C02EF">
      <w:pPr>
        <w:pStyle w:val="Heading4"/>
        <w:numPr>
          <w:ilvl w:val="0"/>
          <w:numId w:val="0"/>
        </w:numPr>
      </w:pPr>
      <w:r w:rsidRPr="00E77497">
        <w:t>15.8.1.2</w:t>
      </w:r>
      <w:r w:rsidRPr="00E77497">
        <w:tab/>
        <w:t>LN1</w:t>
      </w:r>
      <w:bookmarkEnd w:id="35691"/>
      <w:bookmarkEnd w:id="35692"/>
      <w:bookmarkEnd w:id="35693"/>
      <w:r w:rsidRPr="00E77497">
        <w:t>0</w:t>
      </w:r>
    </w:p>
    <w:p w:rsidR="004C02EF" w:rsidRPr="00E77497" w:rsidRDefault="004C02EF" w:rsidP="004C02EF">
      <w:r w:rsidRPr="00E77497">
        <w:t>The Number value for the natural logarithm of 10, which is approximately 2.302585092994046.</w:t>
      </w:r>
      <w:bookmarkStart w:id="35694" w:name="_Toc382291668"/>
      <w:bookmarkStart w:id="35695" w:name="_Toc385672364"/>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696" w:name="_Toc393690480"/>
    </w:p>
    <w:p w:rsidR="004C02EF" w:rsidRPr="00E77497" w:rsidRDefault="004C02EF" w:rsidP="004C02EF">
      <w:pPr>
        <w:pStyle w:val="Heading4"/>
        <w:numPr>
          <w:ilvl w:val="0"/>
          <w:numId w:val="0"/>
        </w:numPr>
      </w:pPr>
      <w:r w:rsidRPr="00E77497">
        <w:t>15.8.1.3</w:t>
      </w:r>
      <w:r w:rsidRPr="00E77497">
        <w:tab/>
        <w:t>LN</w:t>
      </w:r>
      <w:bookmarkEnd w:id="35694"/>
      <w:bookmarkEnd w:id="35695"/>
      <w:bookmarkEnd w:id="35696"/>
      <w:r w:rsidRPr="00E77497">
        <w:t>2</w:t>
      </w:r>
    </w:p>
    <w:p w:rsidR="004C02EF" w:rsidRPr="00E77497" w:rsidRDefault="004C02EF" w:rsidP="004C02EF">
      <w:r w:rsidRPr="00E77497">
        <w:t>The Number value for the natural logarithm of 2, which is approximately 0.6931471805599453.</w:t>
      </w:r>
      <w:bookmarkStart w:id="35697" w:name="_Toc382291669"/>
      <w:bookmarkStart w:id="35698" w:name="_Toc385672365"/>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699" w:name="_Toc393690481"/>
    </w:p>
    <w:p w:rsidR="004C02EF" w:rsidRPr="00E77497" w:rsidRDefault="004C02EF" w:rsidP="004C02EF">
      <w:pPr>
        <w:pStyle w:val="Heading4"/>
        <w:numPr>
          <w:ilvl w:val="0"/>
          <w:numId w:val="0"/>
        </w:numPr>
      </w:pPr>
      <w:r w:rsidRPr="00E77497">
        <w:t>15.8.1.4</w:t>
      </w:r>
      <w:r w:rsidRPr="00E77497">
        <w:tab/>
        <w:t>LOG2</w:t>
      </w:r>
      <w:bookmarkEnd w:id="35697"/>
      <w:bookmarkEnd w:id="35698"/>
      <w:bookmarkEnd w:id="35699"/>
      <w:r w:rsidRPr="00E77497">
        <w:t>E</w:t>
      </w:r>
    </w:p>
    <w:p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35700" w:name="_Toc382291670"/>
      <w:bookmarkStart w:id="35701" w:name="_Toc385672366"/>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02" w:name="_Toc393690482"/>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rsidR="004C02EF" w:rsidRPr="00E77497" w:rsidRDefault="004C02EF" w:rsidP="004C02EF">
      <w:pPr>
        <w:pStyle w:val="Heading4"/>
        <w:numPr>
          <w:ilvl w:val="0"/>
          <w:numId w:val="0"/>
        </w:numPr>
      </w:pPr>
      <w:r w:rsidRPr="00E77497">
        <w:t>15.8.1.5</w:t>
      </w:r>
      <w:r w:rsidRPr="00E77497">
        <w:tab/>
        <w:t>LOG10</w:t>
      </w:r>
      <w:bookmarkEnd w:id="35700"/>
      <w:bookmarkEnd w:id="35701"/>
      <w:bookmarkEnd w:id="35702"/>
      <w:r w:rsidRPr="00E77497">
        <w:t>E</w:t>
      </w:r>
    </w:p>
    <w:p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35703" w:name="_Toc382291671"/>
      <w:bookmarkStart w:id="35704" w:name="_Toc385672367"/>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05" w:name="_Toc393690483"/>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rsidR="004C02EF" w:rsidRPr="00E77497" w:rsidRDefault="004C02EF" w:rsidP="004C02EF">
      <w:pPr>
        <w:pStyle w:val="Heading4"/>
        <w:numPr>
          <w:ilvl w:val="0"/>
          <w:numId w:val="0"/>
        </w:numPr>
      </w:pPr>
      <w:r w:rsidRPr="00E77497">
        <w:t>15.8.1.6</w:t>
      </w:r>
      <w:r w:rsidRPr="00E77497">
        <w:tab/>
        <w:t>P</w:t>
      </w:r>
      <w:bookmarkEnd w:id="35703"/>
      <w:bookmarkEnd w:id="35704"/>
      <w:bookmarkEnd w:id="35705"/>
      <w:r w:rsidRPr="00E77497">
        <w:t>I</w:t>
      </w:r>
    </w:p>
    <w:p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35706" w:name="_Toc382291672"/>
      <w:bookmarkStart w:id="35707" w:name="_Toc385672368"/>
    </w:p>
    <w:p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35708" w:name="_Toc393690484"/>
    </w:p>
    <w:p w:rsidR="004C02EF" w:rsidRPr="00675B74" w:rsidRDefault="004C02EF" w:rsidP="004C02EF">
      <w:pPr>
        <w:pStyle w:val="Heading4"/>
        <w:numPr>
          <w:ilvl w:val="0"/>
          <w:numId w:val="0"/>
        </w:numPr>
      </w:pPr>
      <w:r w:rsidRPr="00675B74">
        <w:t>15.8.1.7</w:t>
      </w:r>
      <w:r w:rsidRPr="00675B74">
        <w:tab/>
        <w:t>SQRT1_</w:t>
      </w:r>
      <w:bookmarkEnd w:id="35706"/>
      <w:bookmarkEnd w:id="35707"/>
      <w:bookmarkEnd w:id="35708"/>
      <w:r w:rsidRPr="00675B74">
        <w:t>2</w:t>
      </w:r>
    </w:p>
    <w:p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35709" w:name="_Toc382291673"/>
      <w:bookmarkStart w:id="35710" w:name="_Toc385672369"/>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11" w:name="_Toc393690485"/>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rsidR="004C02EF" w:rsidRPr="00E77497" w:rsidRDefault="004C02EF" w:rsidP="004C02EF">
      <w:pPr>
        <w:pStyle w:val="Heading4"/>
        <w:numPr>
          <w:ilvl w:val="0"/>
          <w:numId w:val="0"/>
        </w:numPr>
      </w:pPr>
      <w:r w:rsidRPr="00E77497">
        <w:t>15.8.1.8</w:t>
      </w:r>
      <w:r w:rsidRPr="00E77497">
        <w:tab/>
        <w:t>SQRT</w:t>
      </w:r>
      <w:bookmarkEnd w:id="35709"/>
      <w:bookmarkEnd w:id="35710"/>
      <w:bookmarkEnd w:id="35711"/>
      <w:r w:rsidRPr="00E77497">
        <w:t>2</w:t>
      </w:r>
      <w:bookmarkStart w:id="35712" w:name="_Toc382212265"/>
      <w:bookmarkStart w:id="35713" w:name="_Toc382212828"/>
    </w:p>
    <w:p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35714" w:name="_Toc382291674"/>
      <w:bookmarkStart w:id="35715" w:name="_Toc385672370"/>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16" w:name="_Toc393690486"/>
    </w:p>
    <w:p w:rsidR="004C02EF" w:rsidRPr="00E77497" w:rsidRDefault="004C02EF" w:rsidP="00B43482">
      <w:pPr>
        <w:pStyle w:val="Heading3"/>
        <w:numPr>
          <w:ilvl w:val="0"/>
          <w:numId w:val="0"/>
        </w:numPr>
      </w:pPr>
      <w:bookmarkStart w:id="35717" w:name="_Ref457710673"/>
      <w:bookmarkStart w:id="35718" w:name="_Toc472818946"/>
      <w:bookmarkStart w:id="35719" w:name="_Toc235503524"/>
      <w:bookmarkStart w:id="35720" w:name="_Toc241509299"/>
      <w:bookmarkStart w:id="35721" w:name="_Toc244416786"/>
      <w:bookmarkStart w:id="35722" w:name="_Toc276631150"/>
      <w:bookmarkStart w:id="35723" w:name="_Toc339020477"/>
      <w:r w:rsidRPr="00E77497">
        <w:lastRenderedPageBreak/>
        <w:t>15.8.2</w:t>
      </w:r>
      <w:r w:rsidRPr="00E77497">
        <w:tab/>
        <w:t>Function Properties of the Math Objec</w:t>
      </w:r>
      <w:bookmarkEnd w:id="35712"/>
      <w:bookmarkEnd w:id="35713"/>
      <w:bookmarkEnd w:id="35714"/>
      <w:bookmarkEnd w:id="35715"/>
      <w:bookmarkEnd w:id="35716"/>
      <w:r w:rsidRPr="00E77497">
        <w:t>t</w:t>
      </w:r>
      <w:bookmarkEnd w:id="35717"/>
      <w:bookmarkEnd w:id="35718"/>
      <w:bookmarkEnd w:id="35719"/>
      <w:bookmarkEnd w:id="35720"/>
      <w:bookmarkEnd w:id="35721"/>
      <w:bookmarkEnd w:id="35722"/>
      <w:bookmarkEnd w:id="35723"/>
    </w:p>
    <w:p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w:t>
      </w:r>
      <w:ins w:id="35724" w:author="Rev 7 Allen Wirfs-Brock" w:date="2012-04-10T17:29:00Z">
        <w:r w:rsidR="00955A61">
          <w:t>. If ToNumber returns an abrupt completion, that completion record is immediately returned.  Otherwise,</w:t>
        </w:r>
      </w:ins>
      <w:r w:rsidRPr="00E77497">
        <w:t xml:space="preserve"> </w:t>
      </w:r>
      <w:del w:id="35725" w:author="Rev 7 Allen Wirfs-Brock" w:date="2012-04-10T17:30:00Z">
        <w:r w:rsidRPr="00E77497" w:rsidDel="00955A61">
          <w:delText>and then</w:delText>
        </w:r>
      </w:del>
      <w:ins w:id="35726" w:author="Rev 7 Allen Wirfs-Brock" w:date="2012-04-10T17:30:00Z">
        <w:r w:rsidR="00955A61">
          <w:t>functction</w:t>
        </w:r>
      </w:ins>
      <w:r w:rsidRPr="00E77497">
        <w:t xml:space="preserve"> performs a computation on the resulting Number value(s).</w:t>
      </w:r>
    </w:p>
    <w:p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35727" w:name="_Toc382291675"/>
      <w:bookmarkStart w:id="35728" w:name="_Toc385672371"/>
      <w:bookmarkStart w:id="35729" w:name="_Toc393690487"/>
      <w:r w:rsidRPr="00E77497">
        <w:rPr>
          <w:sz w:val="18"/>
        </w:rPr>
        <w:t xml:space="preserve"> </w:t>
      </w:r>
    </w:p>
    <w:p w:rsidR="004C02EF" w:rsidRPr="00E77497" w:rsidRDefault="004C02EF" w:rsidP="004C02EF">
      <w:pPr>
        <w:pStyle w:val="Heading4"/>
        <w:numPr>
          <w:ilvl w:val="0"/>
          <w:numId w:val="0"/>
        </w:numPr>
      </w:pPr>
      <w:r w:rsidRPr="00E77497">
        <w:t>15.8.2.1</w:t>
      </w:r>
      <w:r w:rsidRPr="00E77497">
        <w:tab/>
        <w:t>abs (x</w:t>
      </w:r>
      <w:bookmarkEnd w:id="35727"/>
      <w:bookmarkEnd w:id="35728"/>
      <w:bookmarkEnd w:id="35729"/>
      <w:r w:rsidRPr="00E77497">
        <w:t>)</w:t>
      </w:r>
    </w:p>
    <w:p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5730" w:name="_Toc382291676"/>
      <w:bookmarkStart w:id="35731" w:name="_Toc385672372"/>
      <w:bookmarkStart w:id="35732" w:name="_Toc393690488"/>
    </w:p>
    <w:p w:rsidR="004C02EF" w:rsidRPr="008B7F6F" w:rsidRDefault="004C02EF" w:rsidP="004C02EF">
      <w:pPr>
        <w:pStyle w:val="Heading4"/>
        <w:numPr>
          <w:ilvl w:val="0"/>
          <w:numId w:val="0"/>
        </w:numPr>
      </w:pPr>
      <w:r w:rsidRPr="008B7F6F">
        <w:t>15.8.2.2</w:t>
      </w:r>
      <w:r w:rsidRPr="008B7F6F">
        <w:tab/>
        <w:t>acos (x</w:t>
      </w:r>
      <w:bookmarkEnd w:id="35730"/>
      <w:bookmarkEnd w:id="35731"/>
      <w:bookmarkEnd w:id="35732"/>
      <w:r w:rsidRPr="008B7F6F">
        <w:t>)</w:t>
      </w:r>
    </w:p>
    <w:p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35733" w:name="_Toc382291677"/>
      <w:bookmarkStart w:id="35734" w:name="_Toc385672373"/>
      <w:bookmarkStart w:id="35735" w:name="_Toc393690489"/>
    </w:p>
    <w:p w:rsidR="004C02EF" w:rsidRPr="006B6D0A" w:rsidRDefault="004C02EF" w:rsidP="004C02EF">
      <w:pPr>
        <w:pStyle w:val="Heading4"/>
        <w:numPr>
          <w:ilvl w:val="0"/>
          <w:numId w:val="0"/>
        </w:numPr>
      </w:pPr>
      <w:r w:rsidRPr="006B6D0A">
        <w:t>15.8.2.3</w:t>
      </w:r>
      <w:r w:rsidRPr="006B6D0A">
        <w:tab/>
        <w:t>asin (x</w:t>
      </w:r>
      <w:bookmarkEnd w:id="35733"/>
      <w:bookmarkEnd w:id="35734"/>
      <w:bookmarkEnd w:id="35735"/>
      <w:r w:rsidRPr="006B6D0A">
        <w:t>)</w:t>
      </w:r>
    </w:p>
    <w:p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35736" w:name="_Toc382291678"/>
      <w:bookmarkStart w:id="35737" w:name="_Toc385672374"/>
      <w:bookmarkStart w:id="35738" w:name="_Toc393690490"/>
    </w:p>
    <w:p w:rsidR="004C02EF" w:rsidRPr="008B7F6F" w:rsidRDefault="004C02EF" w:rsidP="004C02EF">
      <w:pPr>
        <w:pStyle w:val="Heading4"/>
        <w:numPr>
          <w:ilvl w:val="0"/>
          <w:numId w:val="0"/>
        </w:numPr>
      </w:pPr>
      <w:r w:rsidRPr="008B7F6F">
        <w:t>15.8.2.4</w:t>
      </w:r>
      <w:r w:rsidRPr="008B7F6F">
        <w:tab/>
        <w:t>atan (x</w:t>
      </w:r>
      <w:bookmarkEnd w:id="35736"/>
      <w:bookmarkEnd w:id="35737"/>
      <w:bookmarkEnd w:id="35738"/>
      <w:r w:rsidRPr="008B7F6F">
        <w:t>)</w:t>
      </w:r>
    </w:p>
    <w:p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lastRenderedPageBreak/>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35739" w:name="_Toc382291679"/>
      <w:bookmarkStart w:id="35740" w:name="_Toc385672375"/>
      <w:bookmarkStart w:id="35741" w:name="_Toc393690491"/>
    </w:p>
    <w:p w:rsidR="004C02EF" w:rsidRPr="008B7F6F" w:rsidRDefault="004C02EF" w:rsidP="004C02EF">
      <w:pPr>
        <w:pStyle w:val="Heading4"/>
        <w:numPr>
          <w:ilvl w:val="0"/>
          <w:numId w:val="0"/>
        </w:numPr>
      </w:pPr>
      <w:r w:rsidRPr="008B7F6F">
        <w:t>15.8.2.5</w:t>
      </w:r>
      <w:r w:rsidRPr="008B7F6F">
        <w:tab/>
        <w:t>atan2 (y, x</w:t>
      </w:r>
      <w:bookmarkEnd w:id="35739"/>
      <w:bookmarkEnd w:id="35740"/>
      <w:bookmarkEnd w:id="35741"/>
      <w:r w:rsidRPr="008B7F6F">
        <w:t>)</w:t>
      </w:r>
    </w:p>
    <w:p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35742" w:name="_Toc382291680"/>
      <w:bookmarkStart w:id="35743" w:name="_Toc385672376"/>
      <w:bookmarkStart w:id="35744" w:name="_Toc393690492"/>
    </w:p>
    <w:p w:rsidR="004C02EF" w:rsidRPr="004D1BD1" w:rsidRDefault="004C02EF" w:rsidP="004C02EF">
      <w:pPr>
        <w:pStyle w:val="Heading4"/>
        <w:numPr>
          <w:ilvl w:val="0"/>
          <w:numId w:val="0"/>
        </w:numPr>
      </w:pPr>
      <w:r w:rsidRPr="004D1BD1">
        <w:t>15.8.2.6</w:t>
      </w:r>
      <w:r w:rsidRPr="004D1BD1">
        <w:tab/>
        <w:t>ceil (x</w:t>
      </w:r>
      <w:bookmarkEnd w:id="35742"/>
      <w:bookmarkEnd w:id="35743"/>
      <w:bookmarkEnd w:id="35744"/>
      <w:r w:rsidRPr="004D1BD1">
        <w:t>)</w:t>
      </w:r>
    </w:p>
    <w:p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35745" w:name="_Toc382291681"/>
      <w:bookmarkStart w:id="35746" w:name="_Toc385672377"/>
      <w:bookmarkStart w:id="35747" w:name="_Toc393690493"/>
    </w:p>
    <w:p w:rsidR="004C02EF" w:rsidRPr="00546435" w:rsidRDefault="004C02EF" w:rsidP="004C02EF">
      <w:pPr>
        <w:pStyle w:val="Heading4"/>
        <w:numPr>
          <w:ilvl w:val="0"/>
          <w:numId w:val="0"/>
        </w:numPr>
      </w:pPr>
      <w:r w:rsidRPr="00546435">
        <w:t>15.8.2.7</w:t>
      </w:r>
      <w:r w:rsidRPr="00546435">
        <w:tab/>
        <w:t>cos (x</w:t>
      </w:r>
      <w:bookmarkEnd w:id="35745"/>
      <w:bookmarkEnd w:id="35746"/>
      <w:bookmarkEnd w:id="35747"/>
      <w:r w:rsidRPr="00546435">
        <w:t>)</w:t>
      </w:r>
    </w:p>
    <w:p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5748" w:name="_Toc382291682"/>
      <w:bookmarkStart w:id="35749" w:name="_Toc385672378"/>
      <w:bookmarkStart w:id="35750" w:name="_Toc393690494"/>
    </w:p>
    <w:p w:rsidR="004C02EF" w:rsidRPr="006B6D0A" w:rsidRDefault="004C02EF" w:rsidP="004C02EF">
      <w:pPr>
        <w:pStyle w:val="Heading4"/>
        <w:numPr>
          <w:ilvl w:val="0"/>
          <w:numId w:val="0"/>
        </w:numPr>
      </w:pPr>
      <w:r w:rsidRPr="008B7F6F">
        <w:lastRenderedPageBreak/>
        <w:t>15.</w:t>
      </w:r>
      <w:r w:rsidRPr="006B6D0A">
        <w:t>8.2.8</w:t>
      </w:r>
      <w:r w:rsidRPr="006B6D0A">
        <w:tab/>
        <w:t>exp (x</w:t>
      </w:r>
      <w:bookmarkEnd w:id="35748"/>
      <w:bookmarkEnd w:id="35749"/>
      <w:bookmarkEnd w:id="35750"/>
      <w:r w:rsidRPr="006B6D0A">
        <w:t>)</w:t>
      </w:r>
    </w:p>
    <w:p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35751" w:name="_Toc382291683"/>
      <w:bookmarkStart w:id="35752" w:name="_Toc385672379"/>
      <w:bookmarkStart w:id="35753" w:name="_Toc393690495"/>
    </w:p>
    <w:p w:rsidR="004C02EF" w:rsidRPr="008B7F6F" w:rsidRDefault="004C02EF" w:rsidP="004C02EF">
      <w:pPr>
        <w:pStyle w:val="Heading4"/>
        <w:numPr>
          <w:ilvl w:val="0"/>
          <w:numId w:val="0"/>
        </w:numPr>
      </w:pPr>
      <w:r w:rsidRPr="008B7F6F">
        <w:t>15.8.2.9</w:t>
      </w:r>
      <w:r w:rsidRPr="008B7F6F">
        <w:tab/>
        <w:t>floor (x</w:t>
      </w:r>
      <w:bookmarkEnd w:id="35751"/>
      <w:bookmarkEnd w:id="35752"/>
      <w:bookmarkEnd w:id="35753"/>
      <w:r w:rsidRPr="008B7F6F">
        <w:t>)</w:t>
      </w:r>
    </w:p>
    <w:p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35754" w:name="_Toc382291684"/>
    </w:p>
    <w:p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35755" w:name="_Toc385672380"/>
      <w:bookmarkStart w:id="35756" w:name="_Toc393690496"/>
    </w:p>
    <w:p w:rsidR="004C02EF" w:rsidRPr="00B820AB" w:rsidRDefault="004C02EF" w:rsidP="004C02EF">
      <w:pPr>
        <w:pStyle w:val="Heading4"/>
        <w:numPr>
          <w:ilvl w:val="0"/>
          <w:numId w:val="0"/>
        </w:numPr>
      </w:pPr>
      <w:r w:rsidRPr="00B820AB">
        <w:t>15.8.2.10</w:t>
      </w:r>
      <w:r w:rsidRPr="00B820AB">
        <w:tab/>
        <w:t>log (x</w:t>
      </w:r>
      <w:bookmarkEnd w:id="35754"/>
      <w:bookmarkEnd w:id="35755"/>
      <w:bookmarkEnd w:id="35756"/>
      <w:r w:rsidRPr="00B820AB">
        <w:t>)</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5757" w:name="_Toc382291685"/>
      <w:bookmarkStart w:id="35758" w:name="_Toc385672381"/>
      <w:bookmarkStart w:id="35759" w:name="_Toc393690497"/>
    </w:p>
    <w:p w:rsidR="004C02EF" w:rsidRPr="008B7F6F" w:rsidRDefault="004C02EF" w:rsidP="004C02EF">
      <w:pPr>
        <w:pStyle w:val="Heading4"/>
        <w:numPr>
          <w:ilvl w:val="0"/>
          <w:numId w:val="0"/>
        </w:numPr>
      </w:pPr>
      <w:bookmarkStart w:id="35760" w:name="_Ref440446996"/>
      <w:r w:rsidRPr="008B7F6F">
        <w:t>15.8.2.11</w:t>
      </w:r>
      <w:r w:rsidRPr="008B7F6F">
        <w:tab/>
        <w:t>max (</w:t>
      </w:r>
      <w:bookmarkEnd w:id="35757"/>
      <w:bookmarkEnd w:id="35758"/>
      <w:bookmarkEnd w:id="35759"/>
      <w:r w:rsidRPr="008B7F6F">
        <w:t xml:space="preserve"> [ value1 [ , value2 [ , … ] ] ] )</w:t>
      </w:r>
      <w:bookmarkEnd w:id="35760"/>
    </w:p>
    <w:p w:rsidR="004C02EF" w:rsidRPr="006B6D0A" w:rsidRDefault="004C02EF" w:rsidP="004C02EF">
      <w:bookmarkStart w:id="35761" w:name="_Toc382291686"/>
      <w:bookmarkStart w:id="35762" w:name="_Toc385672382"/>
      <w:bookmarkStart w:id="35763" w:name="_Toc393690498"/>
      <w:r w:rsidRPr="006B6D0A">
        <w:t>Given zero or more arguments, calls ToNumber on each of the arguments and returns the largest of the resulting values.</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rsidR="004C02EF" w:rsidRPr="004D1BD1" w:rsidRDefault="004C02EF" w:rsidP="00703487">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35764" w:author="Rev 4 Allen Wirfs-Brock" w:date="2011-10-15T12:30:00Z">
        <w:r w:rsidR="00AA0621" w:rsidRPr="006B6D0A">
          <w:rPr>
            <w:rFonts w:ascii="Times New Roman" w:hAnsi="Times New Roman"/>
          </w:rPr>
          <w:t>using the Abstract Rela</w:t>
        </w:r>
      </w:ins>
      <w:ins w:id="35765" w:author="Rev 4 Allen Wirfs-Brock" w:date="2011-10-15T12:32:00Z">
        <w:r w:rsidR="007813BC" w:rsidRPr="00E65A34">
          <w:rPr>
            <w:rFonts w:ascii="Times New Roman" w:hAnsi="Times New Roman"/>
          </w:rPr>
          <w:t>t</w:t>
        </w:r>
      </w:ins>
      <w:ins w:id="35766" w:author="Rev 4 Allen Wirfs-Brock" w:date="2011-10-15T12:30:00Z">
        <w:r w:rsidR="00AA0621" w:rsidRPr="00546435">
          <w:rPr>
            <w:rFonts w:ascii="Times New Roman" w:hAnsi="Times New Roman"/>
          </w:rPr>
          <w:t>ion</w:t>
        </w:r>
      </w:ins>
      <w:ins w:id="35767" w:author="Rev 4 Allen Wirfs-Brock" w:date="2011-10-15T12:32:00Z">
        <w:r w:rsidR="007813BC" w:rsidRPr="00A67AF2">
          <w:rPr>
            <w:rFonts w:ascii="Times New Roman" w:hAnsi="Times New Roman"/>
          </w:rPr>
          <w:t>al</w:t>
        </w:r>
      </w:ins>
      <w:ins w:id="35768" w:author="Rev 4 Allen Wirfs-Brock" w:date="2011-10-15T12:30:00Z">
        <w:r w:rsidR="00AA0621" w:rsidRPr="00A67AF2">
          <w:rPr>
            <w:rFonts w:ascii="Times New Roman" w:hAnsi="Times New Roman"/>
          </w:rPr>
          <w:t xml:space="preserve"> </w:t>
        </w:r>
      </w:ins>
      <w:ins w:id="35769" w:author="Rev 11 Allen Wirfs-Brock" w:date="2012-10-24T09:04:00Z">
        <w:r w:rsidR="00703487" w:rsidRPr="00C7794D">
          <w:rPr>
            <w:rFonts w:ascii="Times New Roman" w:hAnsi="Times New Roman"/>
          </w:rPr>
          <w:t>Comparison</w:t>
        </w:r>
      </w:ins>
      <w:ins w:id="35770" w:author="Rev 4 Allen Wirfs-Brock" w:date="2011-10-15T12:30:00Z">
        <w:del w:id="35771" w:author="Rev 11 Allen Wirfs-Brock" w:date="2012-10-24T09:04:00Z">
          <w:r w:rsidR="00AA0621" w:rsidRPr="00A67AF2" w:rsidDel="00703487">
            <w:rPr>
              <w:rFonts w:ascii="Times New Roman" w:hAnsi="Times New Roman"/>
            </w:rPr>
            <w:delText>Comparision</w:delText>
          </w:r>
        </w:del>
        <w:r w:rsidR="00AA0621" w:rsidRPr="00A67AF2">
          <w:rPr>
            <w:rFonts w:ascii="Times New Roman" w:hAnsi="Times New Roman"/>
          </w:rPr>
          <w:t xml:space="preserve"> Al</w:t>
        </w:r>
        <w:del w:id="35772" w:author="Rev 11 Allen Wirfs-Brock" w:date="2012-10-24T09:02:00Z">
          <w:r w:rsidR="00AA0621" w:rsidRPr="00A67AF2" w:rsidDel="00703487">
            <w:rPr>
              <w:rFonts w:ascii="Times New Roman" w:hAnsi="Times New Roman"/>
            </w:rPr>
            <w:delText>og</w:delText>
          </w:r>
        </w:del>
      </w:ins>
      <w:ins w:id="35773" w:author="Rev 11 Allen Wirfs-Brock" w:date="2012-10-24T09:02:00Z">
        <w:r w:rsidR="00703487">
          <w:rPr>
            <w:rFonts w:ascii="Times New Roman" w:hAnsi="Times New Roman"/>
          </w:rPr>
          <w:t>go</w:t>
        </w:r>
      </w:ins>
      <w:ins w:id="35774" w:author="Rev 4 Allen Wirfs-Brock" w:date="2011-10-15T12:30:00Z">
        <w:r w:rsidR="00AA0621" w:rsidRPr="00A67AF2">
          <w:rPr>
            <w:rFonts w:ascii="Times New Roman" w:hAnsi="Times New Roman"/>
          </w:rPr>
          <w:t xml:space="preserve">rithm </w:t>
        </w:r>
      </w:ins>
      <w:del w:id="35775" w:author="Rev 4 Allen Wirfs-Brock" w:date="2011-10-15T12:31:00Z">
        <w:r w:rsidRPr="00A67AF2" w:rsidDel="00AA0621">
          <w:rPr>
            <w:rFonts w:ascii="Times New Roman" w:hAnsi="Times New Roman"/>
          </w:rPr>
          <w:delText>as in</w:delText>
        </w:r>
      </w:del>
      <w:ins w:id="35776"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35777" w:author="Rev 4 Allen Wirfs-Brock" w:date="2011-10-15T12:31:00Z">
        <w:r w:rsidRPr="00E77497" w:rsidDel="00AA0621">
          <w:rPr>
            <w:rFonts w:ascii="Times New Roman" w:hAnsi="Times New Roman"/>
          </w:rPr>
          <w:delText xml:space="preserve">5 </w:delText>
        </w:r>
      </w:del>
      <w:ins w:id="35778"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bookmarkStart w:id="35779"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rsidR="004C02EF" w:rsidRPr="00A67AF2" w:rsidRDefault="004C02EF" w:rsidP="004C02EF">
      <w:pPr>
        <w:pStyle w:val="Heading4"/>
        <w:numPr>
          <w:ilvl w:val="0"/>
          <w:numId w:val="0"/>
        </w:numPr>
      </w:pPr>
      <w:r w:rsidRPr="00A67AF2">
        <w:t>15.8.2.12</w:t>
      </w:r>
      <w:r w:rsidRPr="00A67AF2">
        <w:tab/>
        <w:t>min (</w:t>
      </w:r>
      <w:bookmarkEnd w:id="35761"/>
      <w:bookmarkEnd w:id="35762"/>
      <w:bookmarkEnd w:id="35763"/>
      <w:r w:rsidRPr="00A67AF2">
        <w:t xml:space="preserve"> [ value1 [ , value2 [ , … ] ] ] )</w:t>
      </w:r>
      <w:bookmarkEnd w:id="35779"/>
    </w:p>
    <w:p w:rsidR="004C02EF" w:rsidRPr="00A67AF2" w:rsidRDefault="004C02EF" w:rsidP="004C02EF">
      <w:bookmarkStart w:id="35780" w:name="_Toc382291687"/>
      <w:bookmarkStart w:id="35781" w:name="_Toc385672383"/>
      <w:bookmarkStart w:id="35782" w:name="_Toc393690499"/>
      <w:r w:rsidRPr="00A67AF2">
        <w:t>Given zero or more arguments, calls ToNumber on each of the arguments and returns the smallest of the resulting values.</w:t>
      </w:r>
    </w:p>
    <w:p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rsidR="004C02EF" w:rsidRPr="004D1BD1" w:rsidRDefault="004C02EF" w:rsidP="00703487">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35783" w:author="Rev 4 Allen Wirfs-Brock" w:date="2011-10-15T12:32:00Z">
        <w:r w:rsidR="007813BC" w:rsidRPr="006B6D0A">
          <w:rPr>
            <w:rFonts w:ascii="Times New Roman" w:hAnsi="Times New Roman"/>
          </w:rPr>
          <w:t xml:space="preserve">using the Abstract Relational </w:t>
        </w:r>
      </w:ins>
      <w:ins w:id="35784" w:author="Rev 11 Allen Wirfs-Brock" w:date="2012-10-24T09:04:00Z">
        <w:r w:rsidR="00703487" w:rsidRPr="00C7794D">
          <w:rPr>
            <w:rFonts w:ascii="Times New Roman" w:hAnsi="Times New Roman"/>
          </w:rPr>
          <w:t>Comparison</w:t>
        </w:r>
      </w:ins>
      <w:ins w:id="35785" w:author="Rev 4 Allen Wirfs-Brock" w:date="2011-10-15T12:32:00Z">
        <w:del w:id="35786" w:author="Rev 11 Allen Wirfs-Brock" w:date="2012-10-24T09:04:00Z">
          <w:r w:rsidR="007813BC" w:rsidRPr="006B6D0A" w:rsidDel="00703487">
            <w:rPr>
              <w:rFonts w:ascii="Times New Roman" w:hAnsi="Times New Roman"/>
            </w:rPr>
            <w:delText>Comparision</w:delText>
          </w:r>
        </w:del>
        <w:r w:rsidR="007813BC" w:rsidRPr="006B6D0A">
          <w:rPr>
            <w:rFonts w:ascii="Times New Roman" w:hAnsi="Times New Roman"/>
          </w:rPr>
          <w:t xml:space="preserve"> Al</w:t>
        </w:r>
        <w:del w:id="35787" w:author="Rev 11 Allen Wirfs-Brock" w:date="2012-10-24T09:02:00Z">
          <w:r w:rsidR="007813BC" w:rsidRPr="006B6D0A" w:rsidDel="00703487">
            <w:rPr>
              <w:rFonts w:ascii="Times New Roman" w:hAnsi="Times New Roman"/>
            </w:rPr>
            <w:delText>og</w:delText>
          </w:r>
        </w:del>
      </w:ins>
      <w:ins w:id="35788" w:author="Rev 11 Allen Wirfs-Brock" w:date="2012-10-24T09:02:00Z">
        <w:r w:rsidR="00703487">
          <w:rPr>
            <w:rFonts w:ascii="Times New Roman" w:hAnsi="Times New Roman"/>
          </w:rPr>
          <w:t>go</w:t>
        </w:r>
      </w:ins>
      <w:ins w:id="35789" w:author="Rev 4 Allen Wirfs-Brock" w:date="2011-10-15T12:32:00Z">
        <w:r w:rsidR="007813BC" w:rsidRPr="006B6D0A">
          <w:rPr>
            <w:rFonts w:ascii="Times New Roman" w:hAnsi="Times New Roman"/>
          </w:rPr>
          <w:t xml:space="preserve">rithm </w:t>
        </w:r>
      </w:ins>
      <w:del w:id="35790" w:author="Rev 4 Allen Wirfs-Brock" w:date="2011-10-15T12:32:00Z">
        <w:r w:rsidRPr="00E65A34" w:rsidDel="007813BC">
          <w:rPr>
            <w:rFonts w:ascii="Times New Roman" w:hAnsi="Times New Roman"/>
          </w:rPr>
          <w:delText>as in</w:delText>
        </w:r>
      </w:del>
      <w:ins w:id="35791" w:author="Rev 4 Allen Wirfs-Brock" w:date="2011-10-15T12:32:00Z">
        <w:r w:rsidR="007813BC" w:rsidRPr="00546435">
          <w:rPr>
            <w:rFonts w:ascii="Times New Roman" w:hAnsi="Times New Roman"/>
          </w:rPr>
          <w:t>(</w:t>
        </w:r>
      </w:ins>
      <w:r w:rsidRPr="00A67AF2">
        <w:rPr>
          <w:rFonts w:ascii="Times New Roman" w:hAnsi="Times New Roman"/>
        </w:rPr>
        <w:t>11.8.</w:t>
      </w:r>
      <w:del w:id="35792" w:author="Rev 4 Allen Wirfs-Brock" w:date="2011-10-15T12:33:00Z">
        <w:r w:rsidRPr="00A67AF2" w:rsidDel="007813BC">
          <w:rPr>
            <w:rFonts w:ascii="Times New Roman" w:hAnsi="Times New Roman"/>
          </w:rPr>
          <w:delText xml:space="preserve">5 </w:delText>
        </w:r>
      </w:del>
      <w:ins w:id="35793"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rsidR="004C02EF" w:rsidRPr="00A67AF2" w:rsidRDefault="004C02EF" w:rsidP="004C02EF">
      <w:pPr>
        <w:pStyle w:val="Heading4"/>
        <w:numPr>
          <w:ilvl w:val="0"/>
          <w:numId w:val="0"/>
        </w:numPr>
      </w:pPr>
      <w:r w:rsidRPr="00A67AF2">
        <w:lastRenderedPageBreak/>
        <w:t>15.8.2.13</w:t>
      </w:r>
      <w:r w:rsidRPr="00A67AF2">
        <w:tab/>
        <w:t>pow (x, y</w:t>
      </w:r>
      <w:bookmarkEnd w:id="35780"/>
      <w:bookmarkEnd w:id="35781"/>
      <w:bookmarkEnd w:id="35782"/>
      <w:r w:rsidRPr="00A67AF2">
        <w:t>)</w:t>
      </w:r>
    </w:p>
    <w:p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del w:id="35794" w:author="Rev 11 Allen Wirfs-Brock" w:date="2012-10-24T08:54:00Z">
        <w:r w:rsidRPr="006B6D0A" w:rsidDel="00217EA5">
          <w:rPr>
            <w:rFonts w:ascii="Times New Roman" w:hAnsi="Times New Roman"/>
          </w:rPr>
          <w:delText>)==</w:delText>
        </w:r>
      </w:del>
      <w:ins w:id="35795" w:author="Rev 11 Allen Wirfs-Brock" w:date="2012-10-24T08:54:00Z">
        <w:r w:rsidR="00217EA5" w:rsidRPr="006B6D0A">
          <w:rPr>
            <w:rFonts w:ascii="Times New Roman" w:hAnsi="Times New Roman"/>
          </w:rPr>
          <w:t>)</w:t>
        </w:r>
        <w:r w:rsidR="00217EA5">
          <w:rPr>
            <w:rFonts w:ascii="Times New Roman" w:hAnsi="Times New Roman"/>
          </w:rPr>
          <w:t xml:space="preserve"> is </w:t>
        </w:r>
      </w:ins>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del w:id="35796" w:author="Rev 11 Allen Wirfs-Brock" w:date="2012-10-24T08:54:00Z">
        <w:r w:rsidRPr="006B6D0A" w:rsidDel="00217EA5">
          <w:rPr>
            <w:rFonts w:ascii="Times New Roman" w:hAnsi="Times New Roman"/>
          </w:rPr>
          <w:delText>)==</w:delText>
        </w:r>
      </w:del>
      <w:ins w:id="35797" w:author="Rev 11 Allen Wirfs-Brock" w:date="2012-10-24T08:54:00Z">
        <w:r w:rsidR="00217EA5" w:rsidRPr="006B6D0A">
          <w:rPr>
            <w:rFonts w:ascii="Times New Roman" w:hAnsi="Times New Roman"/>
          </w:rPr>
          <w:t>)</w:t>
        </w:r>
        <w:r w:rsidR="00217EA5">
          <w:rPr>
            <w:rFonts w:ascii="Times New Roman" w:hAnsi="Times New Roman"/>
          </w:rPr>
          <w:t xml:space="preserve"> is </w:t>
        </w:r>
      </w:ins>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35798" w:name="_Toc382291688"/>
      <w:bookmarkStart w:id="35799" w:name="_Toc385672384"/>
      <w:bookmarkStart w:id="35800" w:name="_Toc393690500"/>
    </w:p>
    <w:p w:rsidR="004C02EF" w:rsidRPr="00B820AB" w:rsidRDefault="004C02EF" w:rsidP="004C02EF">
      <w:pPr>
        <w:pStyle w:val="Heading4"/>
        <w:numPr>
          <w:ilvl w:val="0"/>
          <w:numId w:val="0"/>
        </w:numPr>
      </w:pPr>
      <w:r w:rsidRPr="00A67AF2">
        <w:t>15.8.2.1</w:t>
      </w:r>
      <w:r w:rsidRPr="00B820AB">
        <w:t>4</w:t>
      </w:r>
      <w:r w:rsidRPr="00B820AB">
        <w:tab/>
        <w:t>random</w:t>
      </w:r>
      <w:bookmarkEnd w:id="35798"/>
      <w:bookmarkEnd w:id="35799"/>
      <w:bookmarkEnd w:id="35800"/>
      <w:r w:rsidRPr="00B820AB">
        <w:t xml:space="preserve"> ( )</w:t>
      </w:r>
    </w:p>
    <w:p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35801" w:name="_Toc382291689"/>
      <w:bookmarkStart w:id="35802" w:name="_Toc385672385"/>
      <w:bookmarkStart w:id="35803" w:name="_Toc393690501"/>
    </w:p>
    <w:p w:rsidR="004C02EF" w:rsidRPr="00E77497" w:rsidRDefault="004C02EF" w:rsidP="004C02EF">
      <w:pPr>
        <w:pStyle w:val="Heading4"/>
        <w:numPr>
          <w:ilvl w:val="0"/>
          <w:numId w:val="0"/>
        </w:numPr>
      </w:pPr>
      <w:r w:rsidRPr="00E77497">
        <w:t>15.8.2.15</w:t>
      </w:r>
      <w:r w:rsidRPr="00E77497">
        <w:tab/>
        <w:t>round (x</w:t>
      </w:r>
      <w:bookmarkEnd w:id="35801"/>
      <w:bookmarkEnd w:id="35802"/>
      <w:bookmarkEnd w:id="35803"/>
      <w:r w:rsidRPr="00E77497">
        <w:t>)</w:t>
      </w:r>
    </w:p>
    <w:p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35804" w:name="_Toc382291690"/>
      <w:bookmarkStart w:id="35805" w:name="_Toc385672386"/>
      <w:bookmarkStart w:id="35806" w:name="_Toc393690502"/>
    </w:p>
    <w:p w:rsidR="004C02EF" w:rsidRPr="00E77497" w:rsidRDefault="004C02EF" w:rsidP="004C02EF">
      <w:pPr>
        <w:pStyle w:val="Heading4"/>
        <w:numPr>
          <w:ilvl w:val="0"/>
          <w:numId w:val="0"/>
        </w:numPr>
      </w:pPr>
      <w:r w:rsidRPr="00E77497">
        <w:t>15.8.2.16</w:t>
      </w:r>
      <w:r w:rsidRPr="00E77497">
        <w:tab/>
        <w:t>sin (x</w:t>
      </w:r>
      <w:bookmarkEnd w:id="35804"/>
      <w:bookmarkEnd w:id="35805"/>
      <w:bookmarkEnd w:id="35806"/>
      <w:r w:rsidRPr="00E77497">
        <w:t>)</w:t>
      </w:r>
    </w:p>
    <w:p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lastRenderedPageBreak/>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5807" w:name="_Toc382291691"/>
      <w:bookmarkStart w:id="35808" w:name="_Toc385672387"/>
      <w:bookmarkStart w:id="35809" w:name="_Toc393690503"/>
    </w:p>
    <w:p w:rsidR="004C02EF" w:rsidRPr="008B7F6F" w:rsidRDefault="004C02EF" w:rsidP="004C02EF">
      <w:pPr>
        <w:pStyle w:val="Heading4"/>
        <w:numPr>
          <w:ilvl w:val="0"/>
          <w:numId w:val="0"/>
        </w:numPr>
      </w:pPr>
      <w:r w:rsidRPr="008B7F6F">
        <w:t>15.8.2.17</w:t>
      </w:r>
      <w:r w:rsidRPr="008B7F6F">
        <w:tab/>
        <w:t>sqrt (x</w:t>
      </w:r>
      <w:bookmarkEnd w:id="35807"/>
      <w:bookmarkEnd w:id="35808"/>
      <w:bookmarkEnd w:id="35809"/>
      <w:r w:rsidRPr="008B7F6F">
        <w:t>)</w:t>
      </w:r>
    </w:p>
    <w:p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5810" w:name="_Toc382291692"/>
      <w:bookmarkStart w:id="35811" w:name="_Toc385672388"/>
      <w:bookmarkStart w:id="35812" w:name="_Toc393690504"/>
    </w:p>
    <w:p w:rsidR="004C02EF" w:rsidRPr="008B7F6F" w:rsidRDefault="004C02EF" w:rsidP="004C02EF">
      <w:pPr>
        <w:pStyle w:val="Heading4"/>
        <w:numPr>
          <w:ilvl w:val="0"/>
          <w:numId w:val="0"/>
        </w:numPr>
      </w:pPr>
      <w:r w:rsidRPr="008B7F6F">
        <w:t>15.8.2.18</w:t>
      </w:r>
      <w:r w:rsidRPr="008B7F6F">
        <w:tab/>
        <w:t>tan (x</w:t>
      </w:r>
      <w:bookmarkEnd w:id="35810"/>
      <w:bookmarkEnd w:id="35811"/>
      <w:bookmarkEnd w:id="35812"/>
      <w:r w:rsidRPr="008B7F6F">
        <w:t>)</w:t>
      </w:r>
    </w:p>
    <w:p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5813" w:name="_Ref385215411"/>
      <w:bookmarkStart w:id="35814" w:name="_Toc385672389"/>
      <w:bookmarkStart w:id="35815" w:name="_Toc393690505"/>
    </w:p>
    <w:p w:rsidR="00640BCB" w:rsidRPr="00D16450" w:rsidRDefault="00640BCB" w:rsidP="00640BCB">
      <w:pPr>
        <w:pStyle w:val="Heading4"/>
        <w:numPr>
          <w:ilvl w:val="0"/>
          <w:numId w:val="0"/>
        </w:numPr>
        <w:rPr>
          <w:ins w:id="35816" w:author="Rev 7 Allen Wirfs-Brock" w:date="2012-05-02T17:09:00Z"/>
          <w:rFonts w:cs="Arial"/>
        </w:rPr>
      </w:pPr>
      <w:bookmarkStart w:id="35817" w:name="_Ref424532846"/>
      <w:bookmarkStart w:id="35818" w:name="_Toc472818947"/>
      <w:bookmarkStart w:id="35819" w:name="_Toc235503525"/>
      <w:bookmarkStart w:id="35820" w:name="_Toc241509300"/>
      <w:bookmarkStart w:id="35821" w:name="_Toc244416787"/>
      <w:bookmarkStart w:id="35822" w:name="_Toc276631151"/>
      <w:ins w:id="35823" w:author="Rev 7 Allen Wirfs-Brock" w:date="2012-05-02T17:09:00Z">
        <w:r w:rsidRPr="00D16450">
          <w:rPr>
            <w:rFonts w:cs="Arial"/>
          </w:rPr>
          <w:t>15.8.2.19</w:t>
        </w:r>
        <w:r w:rsidRPr="00D16450">
          <w:rPr>
            <w:rFonts w:cs="Arial"/>
          </w:rPr>
          <w:tab/>
          <w:t>log10 (x)</w:t>
        </w:r>
      </w:ins>
    </w:p>
    <w:p w:rsidR="00640BCB" w:rsidRPr="00D16450" w:rsidRDefault="00640BCB" w:rsidP="00640BCB">
      <w:pPr>
        <w:rPr>
          <w:ins w:id="35824" w:author="Rev 7 Allen Wirfs-Brock" w:date="2012-05-02T17:09:00Z"/>
          <w:rFonts w:cs="Arial"/>
        </w:rPr>
      </w:pPr>
      <w:ins w:id="35825" w:author="Rev 7 Allen Wirfs-Brock" w:date="2012-05-02T17:09:00Z">
        <w:r w:rsidRPr="00D16450">
          <w:rPr>
            <w:rFonts w:cs="Arial"/>
          </w:rPr>
          <w:t xml:space="preserve">Returns an implementation-dependent approximation to the base 10 logarithm of </w:t>
        </w:r>
        <w:r w:rsidRPr="00D16450">
          <w:rPr>
            <w:rFonts w:cs="Arial"/>
            <w:i/>
          </w:rPr>
          <w:t>x</w:t>
        </w:r>
        <w:r w:rsidRPr="00D16450">
          <w:rPr>
            <w:rFonts w:cs="Arial"/>
          </w:rPr>
          <w:t>.</w:t>
        </w:r>
      </w:ins>
    </w:p>
    <w:p w:rsidR="00640BCB" w:rsidRPr="00D16450" w:rsidRDefault="00640BCB" w:rsidP="00640BCB">
      <w:pPr>
        <w:numPr>
          <w:ilvl w:val="0"/>
          <w:numId w:val="243"/>
        </w:numPr>
        <w:ind w:left="1080"/>
        <w:contextualSpacing/>
        <w:rPr>
          <w:ins w:id="35826" w:author="Rev 7 Allen Wirfs-Brock" w:date="2012-05-02T17:09:00Z"/>
          <w:rFonts w:cs="Arial"/>
        </w:rPr>
      </w:pPr>
      <w:ins w:id="3582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5828" w:author="Rev 7 Allen Wirfs-Brock" w:date="2012-05-02T17:09:00Z"/>
          <w:rFonts w:cs="Arial"/>
        </w:rPr>
      </w:pPr>
      <w:ins w:id="35829"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rsidR="00640BCB" w:rsidRDefault="00640BCB" w:rsidP="00640BCB">
      <w:pPr>
        <w:numPr>
          <w:ilvl w:val="0"/>
          <w:numId w:val="243"/>
        </w:numPr>
        <w:ind w:left="1080"/>
        <w:contextualSpacing/>
        <w:rPr>
          <w:ins w:id="35830" w:author="Rev 7 Allen Wirfs-Brock" w:date="2012-05-02T17:09:00Z"/>
          <w:rFonts w:cs="Arial"/>
        </w:rPr>
      </w:pPr>
      <w:ins w:id="35831"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832" w:author="Rev 7 Allen Wirfs-Brock" w:date="2012-05-02T17:09:00Z"/>
          <w:rFonts w:cs="Arial"/>
        </w:rPr>
      </w:pPr>
      <w:ins w:id="3583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834" w:author="Rev 7 Allen Wirfs-Brock" w:date="2012-05-02T17:09:00Z"/>
          <w:rFonts w:cs="Arial"/>
        </w:rPr>
      </w:pPr>
      <w:ins w:id="35835"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rsidR="00640BCB" w:rsidRPr="00D16450" w:rsidRDefault="00640BCB" w:rsidP="00640BCB">
      <w:pPr>
        <w:numPr>
          <w:ilvl w:val="0"/>
          <w:numId w:val="243"/>
        </w:numPr>
        <w:ind w:left="1080"/>
        <w:contextualSpacing/>
        <w:rPr>
          <w:ins w:id="35836" w:author="Rev 7 Allen Wirfs-Brock" w:date="2012-05-02T17:09:00Z"/>
          <w:rFonts w:cs="Arial"/>
        </w:rPr>
      </w:pPr>
      <w:ins w:id="3583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rPr>
          <w:ins w:id="35838" w:author="Rev 7 Allen Wirfs-Brock" w:date="2012-05-02T17:09:00Z"/>
          <w:rFonts w:cs="Arial"/>
        </w:rPr>
      </w:pPr>
    </w:p>
    <w:p w:rsidR="00640BCB" w:rsidRPr="00D16450" w:rsidRDefault="00640BCB" w:rsidP="00640BCB">
      <w:pPr>
        <w:pStyle w:val="Heading4"/>
        <w:numPr>
          <w:ilvl w:val="0"/>
          <w:numId w:val="0"/>
        </w:numPr>
        <w:rPr>
          <w:ins w:id="35839" w:author="Rev 7 Allen Wirfs-Brock" w:date="2012-05-02T17:09:00Z"/>
          <w:rFonts w:cs="Arial"/>
        </w:rPr>
      </w:pPr>
      <w:ins w:id="35840" w:author="Rev 7 Allen Wirfs-Brock" w:date="2012-05-02T17:09:00Z">
        <w:r w:rsidRPr="00D16450">
          <w:rPr>
            <w:rFonts w:cs="Arial"/>
          </w:rPr>
          <w:t>15.8.2.20</w:t>
        </w:r>
        <w:r w:rsidRPr="00D16450">
          <w:rPr>
            <w:rFonts w:cs="Arial"/>
          </w:rPr>
          <w:tab/>
          <w:t>log2 (x)</w:t>
        </w:r>
      </w:ins>
    </w:p>
    <w:p w:rsidR="00640BCB" w:rsidRPr="00D16450" w:rsidRDefault="00640BCB" w:rsidP="00640BCB">
      <w:pPr>
        <w:rPr>
          <w:ins w:id="35841" w:author="Rev 7 Allen Wirfs-Brock" w:date="2012-05-02T17:09:00Z"/>
          <w:rFonts w:cs="Arial"/>
        </w:rPr>
      </w:pPr>
      <w:ins w:id="35842" w:author="Rev 7 Allen Wirfs-Brock" w:date="2012-05-02T17:09:00Z">
        <w:r w:rsidRPr="00D16450">
          <w:rPr>
            <w:rFonts w:cs="Arial"/>
          </w:rPr>
          <w:t xml:space="preserve">Returns an implementation-dependent approximation to the base 2 logarithm of </w:t>
        </w:r>
        <w:r w:rsidRPr="00D16450">
          <w:rPr>
            <w:rFonts w:cs="Arial"/>
            <w:i/>
          </w:rPr>
          <w:t>x</w:t>
        </w:r>
        <w:r w:rsidRPr="00D16450">
          <w:rPr>
            <w:rFonts w:cs="Arial"/>
          </w:rPr>
          <w:t>.</w:t>
        </w:r>
      </w:ins>
    </w:p>
    <w:p w:rsidR="00640BCB" w:rsidRPr="00D16450" w:rsidRDefault="00640BCB" w:rsidP="00640BCB">
      <w:pPr>
        <w:numPr>
          <w:ilvl w:val="0"/>
          <w:numId w:val="243"/>
        </w:numPr>
        <w:ind w:left="1080"/>
        <w:contextualSpacing/>
        <w:rPr>
          <w:ins w:id="35843" w:author="Rev 7 Allen Wirfs-Brock" w:date="2012-05-02T17:09:00Z"/>
          <w:rFonts w:cs="Arial"/>
        </w:rPr>
      </w:pPr>
      <w:ins w:id="3584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5845" w:author="Rev 7 Allen Wirfs-Brock" w:date="2012-05-02T17:09:00Z"/>
          <w:rFonts w:cs="Arial"/>
        </w:rPr>
      </w:pPr>
      <w:ins w:id="35846"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rsidR="00640BCB" w:rsidRDefault="00640BCB" w:rsidP="00640BCB">
      <w:pPr>
        <w:numPr>
          <w:ilvl w:val="0"/>
          <w:numId w:val="243"/>
        </w:numPr>
        <w:ind w:left="1080"/>
        <w:contextualSpacing/>
        <w:rPr>
          <w:ins w:id="35847" w:author="Rev 7 Allen Wirfs-Brock" w:date="2012-05-02T17:09:00Z"/>
          <w:rFonts w:cs="Arial"/>
        </w:rPr>
      </w:pPr>
      <w:ins w:id="35848"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849" w:author="Rev 7 Allen Wirfs-Brock" w:date="2012-05-02T17:09:00Z"/>
          <w:rFonts w:cs="Arial"/>
        </w:rPr>
      </w:pPr>
      <w:ins w:id="3585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851" w:author="Rev 7 Allen Wirfs-Brock" w:date="2012-05-02T17:09:00Z"/>
          <w:rFonts w:cs="Arial"/>
        </w:rPr>
      </w:pPr>
      <w:ins w:id="35852"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rsidR="00640BCB" w:rsidRPr="00D16450" w:rsidRDefault="00640BCB" w:rsidP="00640BCB">
      <w:pPr>
        <w:numPr>
          <w:ilvl w:val="0"/>
          <w:numId w:val="243"/>
        </w:numPr>
        <w:ind w:left="1080"/>
        <w:contextualSpacing/>
        <w:rPr>
          <w:ins w:id="35853" w:author="Rev 7 Allen Wirfs-Brock" w:date="2012-05-02T17:09:00Z"/>
          <w:rFonts w:cs="Arial"/>
        </w:rPr>
      </w:pPr>
      <w:ins w:id="3585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contextualSpacing/>
        <w:rPr>
          <w:ins w:id="35855" w:author="Rev 7 Allen Wirfs-Brock" w:date="2012-05-02T17:09:00Z"/>
          <w:rFonts w:cs="Arial"/>
        </w:rPr>
      </w:pPr>
    </w:p>
    <w:p w:rsidR="00640BCB" w:rsidRPr="00D16450" w:rsidRDefault="00640BCB" w:rsidP="00640BCB">
      <w:pPr>
        <w:pStyle w:val="Heading4"/>
        <w:numPr>
          <w:ilvl w:val="0"/>
          <w:numId w:val="0"/>
        </w:numPr>
        <w:rPr>
          <w:ins w:id="35856" w:author="Rev 7 Allen Wirfs-Brock" w:date="2012-05-02T17:09:00Z"/>
          <w:rFonts w:cs="Arial"/>
        </w:rPr>
      </w:pPr>
      <w:ins w:id="35857" w:author="Rev 7 Allen Wirfs-Brock" w:date="2012-05-02T17:09:00Z">
        <w:r w:rsidRPr="00D16450">
          <w:rPr>
            <w:rFonts w:cs="Arial"/>
          </w:rPr>
          <w:t>15.8.2.21</w:t>
        </w:r>
        <w:r w:rsidRPr="00D16450">
          <w:rPr>
            <w:rFonts w:cs="Arial"/>
          </w:rPr>
          <w:tab/>
          <w:t>log1p (x)</w:t>
        </w:r>
      </w:ins>
    </w:p>
    <w:p w:rsidR="00640BCB" w:rsidRPr="00D16450" w:rsidRDefault="00640BCB" w:rsidP="00640BCB">
      <w:pPr>
        <w:rPr>
          <w:ins w:id="35858" w:author="Rev 7 Allen Wirfs-Brock" w:date="2012-05-02T17:09:00Z"/>
          <w:rFonts w:cs="Arial"/>
        </w:rPr>
      </w:pPr>
      <w:ins w:id="35859" w:author="Rev 7 Allen Wirfs-Brock" w:date="2012-05-02T17:09:00Z">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ins>
    </w:p>
    <w:p w:rsidR="00640BCB" w:rsidRPr="00D16450" w:rsidRDefault="00640BCB" w:rsidP="00640BCB">
      <w:pPr>
        <w:numPr>
          <w:ilvl w:val="0"/>
          <w:numId w:val="243"/>
        </w:numPr>
        <w:ind w:left="1080"/>
        <w:contextualSpacing/>
        <w:rPr>
          <w:ins w:id="35860" w:author="Rev 7 Allen Wirfs-Brock" w:date="2012-05-02T17:09:00Z"/>
          <w:rFonts w:cs="Arial"/>
        </w:rPr>
      </w:pPr>
      <w:ins w:id="3586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5862" w:author="Rev 7 Allen Wirfs-Brock" w:date="2012-05-02T17:09:00Z"/>
          <w:rFonts w:cs="Arial"/>
        </w:rPr>
      </w:pPr>
      <w:ins w:id="35863" w:author="Rev 7 Allen Wirfs-Brock" w:date="2012-05-02T17:09:00Z">
        <w:r w:rsidRPr="00D16450">
          <w:rPr>
            <w:rFonts w:cs="Arial"/>
          </w:rPr>
          <w:t xml:space="preserve">If </w:t>
        </w:r>
        <w:r w:rsidRPr="00D16450">
          <w:rPr>
            <w:rFonts w:cs="Arial"/>
            <w:i/>
          </w:rPr>
          <w:t>x</w:t>
        </w:r>
        <w:r w:rsidRPr="00D16450">
          <w:rPr>
            <w:rFonts w:cs="Arial"/>
          </w:rPr>
          <w:t xml:space="preserve"> is less than -1, the result is NaN.</w:t>
        </w:r>
      </w:ins>
    </w:p>
    <w:p w:rsidR="00640BCB" w:rsidRPr="00D16450" w:rsidRDefault="00640BCB" w:rsidP="00640BCB">
      <w:pPr>
        <w:numPr>
          <w:ilvl w:val="0"/>
          <w:numId w:val="243"/>
        </w:numPr>
        <w:ind w:left="1080"/>
        <w:contextualSpacing/>
        <w:rPr>
          <w:ins w:id="35864" w:author="Rev 7 Allen Wirfs-Brock" w:date="2012-05-02T17:09:00Z"/>
          <w:rFonts w:cs="Arial"/>
        </w:rPr>
      </w:pPr>
      <w:ins w:id="35865" w:author="Rev 7 Allen Wirfs-Brock" w:date="2012-05-02T17:09:00Z">
        <w:r w:rsidRPr="00D16450">
          <w:rPr>
            <w:rFonts w:cs="Arial"/>
          </w:rPr>
          <w:t>If x is -1, the result is -</w:t>
        </w:r>
        <w:r w:rsidRPr="00D16450">
          <w:rPr>
            <w:rFonts w:cs="Arial"/>
          </w:rPr>
          <w:sym w:font="Symbol" w:char="F0A5"/>
        </w:r>
        <w:r w:rsidRPr="00D16450">
          <w:rPr>
            <w:rFonts w:cs="Arial"/>
          </w:rPr>
          <w:t>.</w:t>
        </w:r>
      </w:ins>
    </w:p>
    <w:p w:rsidR="00640BCB" w:rsidRDefault="00640BCB" w:rsidP="00640BCB">
      <w:pPr>
        <w:numPr>
          <w:ilvl w:val="0"/>
          <w:numId w:val="243"/>
        </w:numPr>
        <w:ind w:left="1080"/>
        <w:contextualSpacing/>
        <w:rPr>
          <w:ins w:id="35866" w:author="Rev 7 Allen Wirfs-Brock" w:date="2012-05-02T17:09:00Z"/>
          <w:rFonts w:cs="Arial"/>
        </w:rPr>
      </w:pPr>
      <w:ins w:id="35867" w:author="Rev 7 Allen Wirfs-Brock" w:date="2012-05-02T17:09:00Z">
        <w:r w:rsidRPr="00D16450">
          <w:rPr>
            <w:rFonts w:cs="Arial"/>
          </w:rPr>
          <w:lastRenderedPageBreak/>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5868" w:author="Rev 7 Allen Wirfs-Brock" w:date="2012-05-02T17:09:00Z"/>
          <w:rFonts w:cs="Arial"/>
        </w:rPr>
      </w:pPr>
      <w:ins w:id="3586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5870" w:author="Rev 7 Allen Wirfs-Brock" w:date="2012-05-02T17:09:00Z"/>
          <w:rFonts w:cs="Arial"/>
        </w:rPr>
      </w:pPr>
      <w:ins w:id="3587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rPr>
          <w:ins w:id="35872" w:author="Rev 7 Allen Wirfs-Brock" w:date="2012-05-02T17:09:00Z"/>
          <w:rFonts w:cs="Arial"/>
        </w:rPr>
      </w:pPr>
    </w:p>
    <w:p w:rsidR="00640BCB" w:rsidRPr="00D16450" w:rsidRDefault="00640BCB" w:rsidP="00640BCB">
      <w:pPr>
        <w:pStyle w:val="Heading4"/>
        <w:numPr>
          <w:ilvl w:val="0"/>
          <w:numId w:val="0"/>
        </w:numPr>
        <w:rPr>
          <w:ins w:id="35873" w:author="Rev 7 Allen Wirfs-Brock" w:date="2012-05-02T17:09:00Z"/>
          <w:rFonts w:cs="Arial"/>
        </w:rPr>
      </w:pPr>
      <w:ins w:id="35874" w:author="Rev 7 Allen Wirfs-Brock" w:date="2012-05-02T17:09:00Z">
        <w:r w:rsidRPr="00D16450">
          <w:rPr>
            <w:rFonts w:cs="Arial"/>
          </w:rPr>
          <w:t>15.8.2.22</w:t>
        </w:r>
        <w:r w:rsidRPr="00D16450">
          <w:rPr>
            <w:rFonts w:cs="Arial"/>
          </w:rPr>
          <w:tab/>
          <w:t>expm1 (x)</w:t>
        </w:r>
      </w:ins>
    </w:p>
    <w:p w:rsidR="00640BCB" w:rsidRPr="00D16450" w:rsidRDefault="00640BCB" w:rsidP="00640BCB">
      <w:pPr>
        <w:rPr>
          <w:ins w:id="35875" w:author="Rev 7 Allen Wirfs-Brock" w:date="2012-05-02T17:09:00Z"/>
          <w:rFonts w:cs="Arial"/>
        </w:rPr>
      </w:pPr>
      <w:ins w:id="35876" w:author="Rev 7 Allen Wirfs-Brock" w:date="2012-05-02T17:09:00Z">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ins>
    </w:p>
    <w:p w:rsidR="00640BCB" w:rsidRPr="00D16450" w:rsidRDefault="00640BCB" w:rsidP="00640BCB">
      <w:pPr>
        <w:numPr>
          <w:ilvl w:val="0"/>
          <w:numId w:val="243"/>
        </w:numPr>
        <w:ind w:left="1080"/>
        <w:contextualSpacing/>
        <w:rPr>
          <w:ins w:id="35877" w:author="Rev 7 Allen Wirfs-Brock" w:date="2012-05-02T17:09:00Z"/>
          <w:rFonts w:cs="Arial"/>
        </w:rPr>
      </w:pPr>
      <w:ins w:id="3587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5879" w:author="Rev 7 Allen Wirfs-Brock" w:date="2012-05-02T17:09:00Z"/>
          <w:rFonts w:cs="Arial"/>
        </w:rPr>
      </w:pPr>
      <w:ins w:id="35880"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5881" w:author="Rev 7 Allen Wirfs-Brock" w:date="2012-05-02T17:09:00Z"/>
          <w:rFonts w:cs="Arial"/>
        </w:rPr>
      </w:pPr>
      <w:ins w:id="3588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5883" w:author="Rev 7 Allen Wirfs-Brock" w:date="2012-05-02T17:09:00Z"/>
          <w:rFonts w:cs="Arial"/>
        </w:rPr>
      </w:pPr>
      <w:ins w:id="3588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885" w:author="Rev 7 Allen Wirfs-Brock" w:date="2012-05-02T17:09:00Z"/>
          <w:rFonts w:cs="Arial"/>
        </w:rPr>
      </w:pPr>
      <w:ins w:id="3588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ins>
    </w:p>
    <w:p w:rsidR="00640BCB" w:rsidRPr="00D16450" w:rsidRDefault="00640BCB" w:rsidP="00640BCB">
      <w:pPr>
        <w:pStyle w:val="Heading4"/>
        <w:numPr>
          <w:ilvl w:val="0"/>
          <w:numId w:val="0"/>
        </w:numPr>
        <w:rPr>
          <w:ins w:id="35887" w:author="Rev 7 Allen Wirfs-Brock" w:date="2012-05-02T17:09:00Z"/>
          <w:rFonts w:cs="Arial"/>
        </w:rPr>
      </w:pPr>
      <w:ins w:id="35888" w:author="Rev 7 Allen Wirfs-Brock" w:date="2012-05-02T17:09:00Z">
        <w:r w:rsidRPr="00D16450">
          <w:rPr>
            <w:rFonts w:cs="Arial"/>
          </w:rPr>
          <w:t>15.8.2.23</w:t>
        </w:r>
        <w:r w:rsidRPr="00D16450">
          <w:rPr>
            <w:rFonts w:cs="Arial"/>
          </w:rPr>
          <w:tab/>
          <w:t>cosh(x)</w:t>
        </w:r>
      </w:ins>
    </w:p>
    <w:p w:rsidR="00640BCB" w:rsidRPr="00D16450" w:rsidRDefault="00640BCB" w:rsidP="00640BCB">
      <w:pPr>
        <w:rPr>
          <w:ins w:id="35889" w:author="Rev 7 Allen Wirfs-Brock" w:date="2012-05-02T17:09:00Z"/>
          <w:rFonts w:cs="Arial"/>
        </w:rPr>
      </w:pPr>
      <w:ins w:id="35890" w:author="Rev 7 Allen Wirfs-Brock" w:date="2012-05-02T17:09:00Z">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ins>
    </w:p>
    <w:p w:rsidR="00640BCB" w:rsidRPr="00D16450" w:rsidRDefault="00640BCB" w:rsidP="00640BCB">
      <w:pPr>
        <w:numPr>
          <w:ilvl w:val="0"/>
          <w:numId w:val="243"/>
        </w:numPr>
        <w:ind w:left="1080"/>
        <w:contextualSpacing/>
        <w:rPr>
          <w:ins w:id="35891" w:author="Rev 7 Allen Wirfs-Brock" w:date="2012-05-02T17:09:00Z"/>
          <w:rFonts w:cs="Arial"/>
        </w:rPr>
      </w:pPr>
      <w:ins w:id="3589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Default="00640BCB" w:rsidP="00640BCB">
      <w:pPr>
        <w:numPr>
          <w:ilvl w:val="0"/>
          <w:numId w:val="243"/>
        </w:numPr>
        <w:ind w:left="1080"/>
        <w:contextualSpacing/>
        <w:rPr>
          <w:ins w:id="35893" w:author="Rev 7 Allen Wirfs-Brock" w:date="2012-05-02T17:09:00Z"/>
          <w:rFonts w:cs="Arial"/>
        </w:rPr>
      </w:pPr>
      <w:ins w:id="35894" w:author="Rev 7 Allen Wirfs-Brock" w:date="2012-05-02T17:09:00Z">
        <w:r w:rsidRPr="00D16450">
          <w:rPr>
            <w:rFonts w:cs="Arial"/>
          </w:rPr>
          <w:t xml:space="preserve">If </w:t>
        </w:r>
        <w:r w:rsidRPr="00D16450">
          <w:rPr>
            <w:rFonts w:cs="Arial"/>
            <w:i/>
          </w:rPr>
          <w:t>x</w:t>
        </w:r>
        <w:r w:rsidRPr="00D16450">
          <w:rPr>
            <w:rFonts w:cs="Arial"/>
          </w:rPr>
          <w:t xml:space="preserve"> is +0, the result is 1.</w:t>
        </w:r>
      </w:ins>
    </w:p>
    <w:p w:rsidR="00640BCB" w:rsidRPr="00D16450" w:rsidRDefault="00640BCB" w:rsidP="00640BCB">
      <w:pPr>
        <w:numPr>
          <w:ilvl w:val="0"/>
          <w:numId w:val="243"/>
        </w:numPr>
        <w:ind w:left="1080"/>
        <w:contextualSpacing/>
        <w:rPr>
          <w:ins w:id="35895" w:author="Rev 7 Allen Wirfs-Brock" w:date="2012-05-02T17:09:00Z"/>
          <w:rFonts w:cs="Arial"/>
        </w:rPr>
      </w:pPr>
      <w:ins w:id="3589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ins>
    </w:p>
    <w:p w:rsidR="00640BCB" w:rsidRDefault="00640BCB" w:rsidP="00640BCB">
      <w:pPr>
        <w:numPr>
          <w:ilvl w:val="0"/>
          <w:numId w:val="243"/>
        </w:numPr>
        <w:ind w:left="1080"/>
        <w:contextualSpacing/>
        <w:rPr>
          <w:ins w:id="35897" w:author="Rev 7 Allen Wirfs-Brock" w:date="2012-05-02T17:09:00Z"/>
          <w:rFonts w:cs="Arial"/>
        </w:rPr>
      </w:pPr>
      <w:ins w:id="3589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762CE7" w:rsidRDefault="00640BCB" w:rsidP="00762CE7">
      <w:pPr>
        <w:numPr>
          <w:ilvl w:val="0"/>
          <w:numId w:val="243"/>
        </w:numPr>
        <w:ind w:left="1080"/>
        <w:contextualSpacing/>
        <w:rPr>
          <w:ins w:id="35899" w:author="Rev 7 Allen Wirfs-Brock" w:date="2012-05-02T17:09:00Z"/>
          <w:rFonts w:cs="Arial"/>
        </w:rPr>
      </w:pPr>
      <w:ins w:id="3590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762CE7" w:rsidP="00762CE7">
      <w:pPr>
        <w:pStyle w:val="Note"/>
        <w:rPr>
          <w:ins w:id="35901" w:author="Rev 7 Allen Wirfs-Brock" w:date="2012-05-02T17:09:00Z"/>
        </w:rPr>
      </w:pPr>
      <w:ins w:id="35902" w:author="Rev 7 Allen Wirfs-Brock" w:date="2012-05-02T17:29:00Z">
        <w:r>
          <w:t>NOTE</w:t>
        </w:r>
        <w:r>
          <w:tab/>
        </w:r>
      </w:ins>
      <w:ins w:id="35903" w:author="Rev 7 Allen Wirfs-Brock" w:date="2012-05-02T17:09:00Z">
        <w:r w:rsidR="00640BCB" w:rsidRPr="00D16450">
          <w:t xml:space="preserve">The value of cosh(x) is the same as </w:t>
        </w:r>
        <w:r w:rsidR="00640BCB" w:rsidRPr="00D16450">
          <w:rPr>
            <w:i/>
          </w:rPr>
          <w:t>(exp(x) + exp(-x))/2</w:t>
        </w:r>
        <w:r w:rsidR="00640BCB" w:rsidRPr="00D16450">
          <w:t>.</w:t>
        </w:r>
      </w:ins>
    </w:p>
    <w:p w:rsidR="00640BCB" w:rsidRPr="00D16450" w:rsidRDefault="00640BCB" w:rsidP="00640BCB">
      <w:pPr>
        <w:pStyle w:val="Heading4"/>
        <w:numPr>
          <w:ilvl w:val="0"/>
          <w:numId w:val="0"/>
        </w:numPr>
        <w:rPr>
          <w:ins w:id="35904" w:author="Rev 7 Allen Wirfs-Brock" w:date="2012-05-02T17:09:00Z"/>
          <w:rFonts w:cs="Arial"/>
        </w:rPr>
      </w:pPr>
      <w:ins w:id="35905" w:author="Rev 7 Allen Wirfs-Brock" w:date="2012-05-02T17:09:00Z">
        <w:r w:rsidRPr="00D16450">
          <w:rPr>
            <w:rFonts w:cs="Arial"/>
          </w:rPr>
          <w:t>15.8.2.24</w:t>
        </w:r>
        <w:r w:rsidRPr="00D16450">
          <w:rPr>
            <w:rFonts w:cs="Arial"/>
          </w:rPr>
          <w:tab/>
          <w:t>sinh(x)</w:t>
        </w:r>
      </w:ins>
    </w:p>
    <w:p w:rsidR="00640BCB" w:rsidRPr="00D16450" w:rsidRDefault="00640BCB" w:rsidP="00640BCB">
      <w:pPr>
        <w:rPr>
          <w:ins w:id="35906" w:author="Rev 7 Allen Wirfs-Brock" w:date="2012-05-02T17:09:00Z"/>
          <w:rFonts w:cs="Arial"/>
        </w:rPr>
      </w:pPr>
      <w:ins w:id="35907" w:author="Rev 7 Allen Wirfs-Brock" w:date="2012-05-02T17:09:00Z">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ins>
    </w:p>
    <w:p w:rsidR="00640BCB" w:rsidRPr="00D16450" w:rsidRDefault="00640BCB" w:rsidP="00640BCB">
      <w:pPr>
        <w:numPr>
          <w:ilvl w:val="0"/>
          <w:numId w:val="243"/>
        </w:numPr>
        <w:ind w:left="1080"/>
        <w:contextualSpacing/>
        <w:rPr>
          <w:ins w:id="35908" w:author="Rev 7 Allen Wirfs-Brock" w:date="2012-05-02T17:09:00Z"/>
          <w:rFonts w:cs="Arial"/>
        </w:rPr>
      </w:pPr>
      <w:ins w:id="3590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Default="00640BCB" w:rsidP="00640BCB">
      <w:pPr>
        <w:numPr>
          <w:ilvl w:val="0"/>
          <w:numId w:val="243"/>
        </w:numPr>
        <w:ind w:left="1080"/>
        <w:contextualSpacing/>
        <w:rPr>
          <w:ins w:id="35910" w:author="Rev 7 Allen Wirfs-Brock" w:date="2012-05-02T17:09:00Z"/>
          <w:rFonts w:cs="Arial"/>
        </w:rPr>
      </w:pPr>
      <w:ins w:id="3591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5912" w:author="Rev 7 Allen Wirfs-Brock" w:date="2012-05-02T17:09:00Z"/>
          <w:rFonts w:cs="Arial"/>
        </w:rPr>
      </w:pPr>
      <w:ins w:id="3591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5914" w:author="Rev 7 Allen Wirfs-Brock" w:date="2012-05-02T17:09:00Z"/>
          <w:rFonts w:cs="Arial"/>
        </w:rPr>
      </w:pPr>
      <w:ins w:id="3591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916" w:author="Rev 7 Allen Wirfs-Brock" w:date="2012-05-02T17:09:00Z"/>
          <w:rFonts w:cs="Arial"/>
        </w:rPr>
      </w:pPr>
      <w:ins w:id="35917"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762CE7" w:rsidP="00762CE7">
      <w:pPr>
        <w:pStyle w:val="Note"/>
        <w:rPr>
          <w:ins w:id="35918" w:author="Rev 7 Allen Wirfs-Brock" w:date="2012-05-02T17:09:00Z"/>
        </w:rPr>
      </w:pPr>
      <w:ins w:id="35919" w:author="Rev 7 Allen Wirfs-Brock" w:date="2012-05-02T17:30:00Z">
        <w:r>
          <w:t>NOTE</w:t>
        </w:r>
        <w:r>
          <w:tab/>
        </w:r>
      </w:ins>
      <w:ins w:id="35920" w:author="Rev 7 Allen Wirfs-Brock" w:date="2012-05-02T17:09:00Z">
        <w:r w:rsidR="00640BCB" w:rsidRPr="00D16450">
          <w:t xml:space="preserve">The value of cosh(x) is the same as </w:t>
        </w:r>
        <w:r w:rsidR="00640BCB" w:rsidRPr="00D16450">
          <w:rPr>
            <w:i/>
          </w:rPr>
          <w:t>(exp(x) - exp(-x))/2</w:t>
        </w:r>
        <w:r w:rsidR="00640BCB" w:rsidRPr="00D16450">
          <w:t>.</w:t>
        </w:r>
      </w:ins>
    </w:p>
    <w:p w:rsidR="00640BCB" w:rsidRPr="00D16450" w:rsidRDefault="00640BCB" w:rsidP="00640BCB">
      <w:pPr>
        <w:pStyle w:val="Heading4"/>
        <w:numPr>
          <w:ilvl w:val="0"/>
          <w:numId w:val="0"/>
        </w:numPr>
        <w:rPr>
          <w:ins w:id="35921" w:author="Rev 7 Allen Wirfs-Brock" w:date="2012-05-02T17:09:00Z"/>
          <w:rFonts w:cs="Arial"/>
        </w:rPr>
      </w:pPr>
      <w:ins w:id="35922" w:author="Rev 7 Allen Wirfs-Brock" w:date="2012-05-02T17:09:00Z">
        <w:r w:rsidRPr="00D16450">
          <w:rPr>
            <w:rFonts w:cs="Arial"/>
          </w:rPr>
          <w:t>15.8.2.25</w:t>
        </w:r>
        <w:r w:rsidRPr="00D16450">
          <w:rPr>
            <w:rFonts w:cs="Arial"/>
          </w:rPr>
          <w:tab/>
          <w:t>tanh(x)</w:t>
        </w:r>
      </w:ins>
    </w:p>
    <w:p w:rsidR="00640BCB" w:rsidRPr="00D16450" w:rsidRDefault="00640BCB" w:rsidP="00640BCB">
      <w:pPr>
        <w:rPr>
          <w:ins w:id="35923" w:author="Rev 7 Allen Wirfs-Brock" w:date="2012-05-02T17:09:00Z"/>
          <w:rFonts w:cs="Arial"/>
        </w:rPr>
      </w:pPr>
      <w:ins w:id="35924" w:author="Rev 7 Allen Wirfs-Brock" w:date="2012-05-02T17:09:00Z">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ins>
    </w:p>
    <w:p w:rsidR="00640BCB" w:rsidRPr="00D16450" w:rsidRDefault="00640BCB" w:rsidP="00640BCB">
      <w:pPr>
        <w:numPr>
          <w:ilvl w:val="0"/>
          <w:numId w:val="243"/>
        </w:numPr>
        <w:ind w:left="1080"/>
        <w:contextualSpacing/>
        <w:rPr>
          <w:ins w:id="35925" w:author="Rev 7 Allen Wirfs-Brock" w:date="2012-05-02T17:09:00Z"/>
          <w:rFonts w:cs="Arial"/>
        </w:rPr>
      </w:pPr>
      <w:ins w:id="35926"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Default="00640BCB" w:rsidP="00640BCB">
      <w:pPr>
        <w:numPr>
          <w:ilvl w:val="0"/>
          <w:numId w:val="243"/>
        </w:numPr>
        <w:ind w:left="1080"/>
        <w:contextualSpacing/>
        <w:rPr>
          <w:ins w:id="35927" w:author="Rev 7 Allen Wirfs-Brock" w:date="2012-05-02T17:09:00Z"/>
          <w:rFonts w:cs="Arial"/>
        </w:rPr>
      </w:pPr>
      <w:ins w:id="35928"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5929" w:author="Rev 7 Allen Wirfs-Brock" w:date="2012-05-02T17:09:00Z"/>
          <w:rFonts w:cs="Arial"/>
        </w:rPr>
      </w:pPr>
      <w:ins w:id="3593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5931" w:author="Rev 7 Allen Wirfs-Brock" w:date="2012-05-02T17:09:00Z"/>
          <w:rFonts w:cs="Arial"/>
        </w:rPr>
      </w:pPr>
      <w:ins w:id="3593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ins>
    </w:p>
    <w:p w:rsidR="00640BCB" w:rsidRPr="00D16450" w:rsidRDefault="00640BCB" w:rsidP="00640BCB">
      <w:pPr>
        <w:numPr>
          <w:ilvl w:val="0"/>
          <w:numId w:val="243"/>
        </w:numPr>
        <w:ind w:left="1080"/>
        <w:contextualSpacing/>
        <w:rPr>
          <w:ins w:id="35933" w:author="Rev 7 Allen Wirfs-Brock" w:date="2012-05-02T17:09:00Z"/>
          <w:rFonts w:cs="Arial"/>
        </w:rPr>
      </w:pPr>
      <w:ins w:id="3593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ins>
    </w:p>
    <w:p w:rsidR="00640BCB" w:rsidRPr="00D16450" w:rsidRDefault="00762CE7" w:rsidP="00762CE7">
      <w:pPr>
        <w:pStyle w:val="Note"/>
        <w:rPr>
          <w:ins w:id="35935" w:author="Rev 7 Allen Wirfs-Brock" w:date="2012-05-02T17:09:00Z"/>
        </w:rPr>
      </w:pPr>
      <w:ins w:id="35936" w:author="Rev 7 Allen Wirfs-Brock" w:date="2012-05-02T17:31:00Z">
        <w:r>
          <w:t>NOTE</w:t>
        </w:r>
        <w:r>
          <w:tab/>
        </w:r>
      </w:ins>
      <w:ins w:id="35937" w:author="Rev 7 Allen Wirfs-Brock" w:date="2012-05-02T17:09:00Z">
        <w:r w:rsidR="00640BCB" w:rsidRPr="00D16450">
          <w:t xml:space="preserve">The value of tanh(x) is the same as </w:t>
        </w:r>
        <w:r w:rsidR="00640BCB" w:rsidRPr="00D16450">
          <w:rPr>
            <w:i/>
          </w:rPr>
          <w:t>(exp(x) - exp(-x))/(exp(x) + exp(-x))</w:t>
        </w:r>
        <w:r w:rsidR="00640BCB" w:rsidRPr="00D16450">
          <w:t>.</w:t>
        </w:r>
      </w:ins>
    </w:p>
    <w:p w:rsidR="00640BCB" w:rsidRPr="00D16450" w:rsidRDefault="00640BCB" w:rsidP="00640BCB">
      <w:pPr>
        <w:pStyle w:val="Heading4"/>
        <w:numPr>
          <w:ilvl w:val="0"/>
          <w:numId w:val="0"/>
        </w:numPr>
        <w:rPr>
          <w:ins w:id="35938" w:author="Rev 7 Allen Wirfs-Brock" w:date="2012-05-02T17:09:00Z"/>
          <w:rFonts w:cs="Arial"/>
        </w:rPr>
      </w:pPr>
      <w:ins w:id="35939" w:author="Rev 7 Allen Wirfs-Brock" w:date="2012-05-02T17:09:00Z">
        <w:r w:rsidRPr="00D16450">
          <w:rPr>
            <w:rFonts w:cs="Arial"/>
          </w:rPr>
          <w:t>15.8.2.26</w:t>
        </w:r>
        <w:r w:rsidRPr="00D16450">
          <w:rPr>
            <w:rFonts w:cs="Arial"/>
          </w:rPr>
          <w:tab/>
          <w:t>acosh(x)</w:t>
        </w:r>
      </w:ins>
    </w:p>
    <w:p w:rsidR="00640BCB" w:rsidRPr="00D16450" w:rsidRDefault="00640BCB" w:rsidP="00640BCB">
      <w:pPr>
        <w:rPr>
          <w:ins w:id="35940" w:author="Rev 7 Allen Wirfs-Brock" w:date="2012-05-02T17:09:00Z"/>
          <w:rFonts w:cs="Arial"/>
        </w:rPr>
      </w:pPr>
      <w:ins w:id="35941" w:author="Rev 7 Allen Wirfs-Brock" w:date="2012-05-02T17:09:00Z">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ins>
    </w:p>
    <w:p w:rsidR="00640BCB" w:rsidRPr="00D16450" w:rsidRDefault="00640BCB" w:rsidP="00640BCB">
      <w:pPr>
        <w:numPr>
          <w:ilvl w:val="0"/>
          <w:numId w:val="243"/>
        </w:numPr>
        <w:ind w:left="1080"/>
        <w:contextualSpacing/>
        <w:rPr>
          <w:ins w:id="35942" w:author="Rev 7 Allen Wirfs-Brock" w:date="2012-05-02T17:09:00Z"/>
          <w:rFonts w:cs="Arial"/>
        </w:rPr>
      </w:pPr>
      <w:ins w:id="3594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5944" w:author="Rev 7 Allen Wirfs-Brock" w:date="2012-05-02T17:09:00Z"/>
          <w:rFonts w:cs="Arial"/>
        </w:rPr>
      </w:pPr>
      <w:ins w:id="35945" w:author="Rev 7 Allen Wirfs-Brock" w:date="2012-05-02T17:09:00Z">
        <w:r w:rsidRPr="00D16450">
          <w:rPr>
            <w:rFonts w:cs="Arial"/>
          </w:rPr>
          <w:lastRenderedPageBreak/>
          <w:t>If x is less than 1, the result is NaN.</w:t>
        </w:r>
      </w:ins>
    </w:p>
    <w:p w:rsidR="00640BCB" w:rsidRPr="00D16450" w:rsidRDefault="00640BCB" w:rsidP="00640BCB">
      <w:pPr>
        <w:numPr>
          <w:ilvl w:val="0"/>
          <w:numId w:val="243"/>
        </w:numPr>
        <w:ind w:left="1080"/>
        <w:contextualSpacing/>
        <w:rPr>
          <w:ins w:id="35946" w:author="Rev 7 Allen Wirfs-Brock" w:date="2012-05-02T17:09:00Z"/>
          <w:rFonts w:cs="Arial"/>
        </w:rPr>
      </w:pPr>
      <w:ins w:id="35947" w:author="Rev 7 Allen Wirfs-Brock" w:date="2012-05-02T17:09:00Z">
        <w:r w:rsidRPr="00D16450">
          <w:rPr>
            <w:rFonts w:cs="Arial"/>
          </w:rPr>
          <w:t>If x is 1, the result is +0.</w:t>
        </w:r>
      </w:ins>
    </w:p>
    <w:p w:rsidR="00640BCB" w:rsidRPr="00D16450" w:rsidRDefault="00640BCB" w:rsidP="00640BCB">
      <w:pPr>
        <w:numPr>
          <w:ilvl w:val="0"/>
          <w:numId w:val="243"/>
        </w:numPr>
        <w:ind w:left="1080"/>
        <w:contextualSpacing/>
        <w:rPr>
          <w:ins w:id="35948" w:author="Rev 7 Allen Wirfs-Brock" w:date="2012-05-02T17:09:00Z"/>
          <w:rFonts w:cs="Arial"/>
        </w:rPr>
      </w:pPr>
      <w:ins w:id="3594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pStyle w:val="Heading4"/>
        <w:numPr>
          <w:ilvl w:val="0"/>
          <w:numId w:val="0"/>
        </w:numPr>
        <w:rPr>
          <w:ins w:id="35950" w:author="Rev 7 Allen Wirfs-Brock" w:date="2012-05-02T17:09:00Z"/>
          <w:rFonts w:cs="Arial"/>
        </w:rPr>
      </w:pPr>
      <w:ins w:id="35951" w:author="Rev 7 Allen Wirfs-Brock" w:date="2012-05-02T17:09:00Z">
        <w:r w:rsidRPr="00D16450">
          <w:rPr>
            <w:rFonts w:cs="Arial"/>
          </w:rPr>
          <w:br/>
          <w:t>15.8.2.27</w:t>
        </w:r>
        <w:r w:rsidRPr="00D16450">
          <w:rPr>
            <w:rFonts w:cs="Arial"/>
          </w:rPr>
          <w:tab/>
          <w:t>asinh(x)</w:t>
        </w:r>
      </w:ins>
    </w:p>
    <w:p w:rsidR="00640BCB" w:rsidRPr="00D16450" w:rsidRDefault="00640BCB" w:rsidP="00640BCB">
      <w:pPr>
        <w:rPr>
          <w:ins w:id="35952" w:author="Rev 7 Allen Wirfs-Brock" w:date="2012-05-02T17:09:00Z"/>
          <w:rFonts w:cs="Arial"/>
        </w:rPr>
      </w:pPr>
      <w:ins w:id="35953" w:author="Rev 7 Allen Wirfs-Brock" w:date="2012-05-02T17:09:00Z">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ins>
    </w:p>
    <w:p w:rsidR="00640BCB" w:rsidRPr="00D16450" w:rsidRDefault="00640BCB" w:rsidP="00640BCB">
      <w:pPr>
        <w:numPr>
          <w:ilvl w:val="0"/>
          <w:numId w:val="243"/>
        </w:numPr>
        <w:ind w:left="1080"/>
        <w:contextualSpacing/>
        <w:rPr>
          <w:ins w:id="35954" w:author="Rev 7 Allen Wirfs-Brock" w:date="2012-05-02T17:09:00Z"/>
          <w:rFonts w:cs="Arial"/>
        </w:rPr>
      </w:pPr>
      <w:ins w:id="3595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Default="00640BCB" w:rsidP="00640BCB">
      <w:pPr>
        <w:numPr>
          <w:ilvl w:val="0"/>
          <w:numId w:val="243"/>
        </w:numPr>
        <w:ind w:left="1080"/>
        <w:contextualSpacing/>
        <w:rPr>
          <w:ins w:id="35956" w:author="Rev 7 Allen Wirfs-Brock" w:date="2012-05-02T17:09:00Z"/>
          <w:rFonts w:cs="Arial"/>
        </w:rPr>
      </w:pPr>
      <w:ins w:id="35957"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5958" w:author="Rev 7 Allen Wirfs-Brock" w:date="2012-05-02T17:09:00Z"/>
          <w:rFonts w:cs="Arial"/>
        </w:rPr>
      </w:pPr>
      <w:ins w:id="3595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5960" w:author="Rev 7 Allen Wirfs-Brock" w:date="2012-05-02T17:09:00Z"/>
          <w:rFonts w:cs="Arial"/>
        </w:rPr>
      </w:pPr>
      <w:ins w:id="3596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962" w:author="Rev 7 Allen Wirfs-Brock" w:date="2012-05-02T17:09:00Z"/>
          <w:rFonts w:cs="Arial"/>
        </w:rPr>
      </w:pPr>
      <w:ins w:id="35963"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pStyle w:val="Heading4"/>
        <w:numPr>
          <w:ilvl w:val="0"/>
          <w:numId w:val="0"/>
        </w:numPr>
        <w:rPr>
          <w:ins w:id="35964" w:author="Rev 7 Allen Wirfs-Brock" w:date="2012-05-02T17:09:00Z"/>
          <w:rFonts w:cs="Arial"/>
        </w:rPr>
      </w:pPr>
      <w:ins w:id="35965" w:author="Rev 7 Allen Wirfs-Brock" w:date="2012-05-02T17:09:00Z">
        <w:r w:rsidRPr="00D16450">
          <w:rPr>
            <w:rFonts w:cs="Arial"/>
          </w:rPr>
          <w:t>15.8.2.28</w:t>
        </w:r>
        <w:r w:rsidRPr="00D16450">
          <w:rPr>
            <w:rFonts w:cs="Arial"/>
          </w:rPr>
          <w:tab/>
          <w:t>atanh(x)</w:t>
        </w:r>
      </w:ins>
    </w:p>
    <w:p w:rsidR="00640BCB" w:rsidRPr="00D16450" w:rsidRDefault="00640BCB" w:rsidP="00640BCB">
      <w:pPr>
        <w:rPr>
          <w:ins w:id="35966" w:author="Rev 7 Allen Wirfs-Brock" w:date="2012-05-02T17:09:00Z"/>
          <w:rFonts w:cs="Arial"/>
        </w:rPr>
      </w:pPr>
      <w:ins w:id="35967" w:author="Rev 7 Allen Wirfs-Brock" w:date="2012-05-02T17:09:00Z">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ins>
    </w:p>
    <w:p w:rsidR="00640BCB" w:rsidRPr="00D16450" w:rsidRDefault="00640BCB" w:rsidP="00640BCB">
      <w:pPr>
        <w:numPr>
          <w:ilvl w:val="0"/>
          <w:numId w:val="243"/>
        </w:numPr>
        <w:ind w:left="1080"/>
        <w:contextualSpacing/>
        <w:rPr>
          <w:ins w:id="35968" w:author="Rev 7 Allen Wirfs-Brock" w:date="2012-05-02T17:09:00Z"/>
          <w:rFonts w:cs="Arial"/>
        </w:rPr>
      </w:pPr>
      <w:ins w:id="3596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5970" w:author="Rev 7 Allen Wirfs-Brock" w:date="2012-05-02T17:09:00Z"/>
          <w:rFonts w:cs="Arial"/>
        </w:rPr>
      </w:pPr>
      <w:ins w:id="35971" w:author="Rev 7 Allen Wirfs-Brock" w:date="2012-05-02T17:09:00Z">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ins>
    </w:p>
    <w:p w:rsidR="00640BCB" w:rsidRPr="00D16450" w:rsidRDefault="00640BCB" w:rsidP="00640BCB">
      <w:pPr>
        <w:numPr>
          <w:ilvl w:val="0"/>
          <w:numId w:val="243"/>
        </w:numPr>
        <w:ind w:left="1080"/>
        <w:contextualSpacing/>
        <w:rPr>
          <w:ins w:id="35972" w:author="Rev 7 Allen Wirfs-Brock" w:date="2012-05-02T17:09:00Z"/>
          <w:rFonts w:cs="Arial"/>
        </w:rPr>
      </w:pPr>
      <w:ins w:id="35973" w:author="Rev 7 Allen Wirfs-Brock" w:date="2012-05-02T17:09:00Z">
        <w:r w:rsidRPr="00D16450">
          <w:rPr>
            <w:rFonts w:cs="Arial"/>
          </w:rPr>
          <w:t xml:space="preserve">If </w:t>
        </w:r>
        <w:r w:rsidRPr="00D16450">
          <w:rPr>
            <w:rFonts w:cs="Arial"/>
            <w:i/>
          </w:rPr>
          <w:t>x</w:t>
        </w:r>
        <w:r w:rsidRPr="00D16450">
          <w:rPr>
            <w:rFonts w:cs="Arial"/>
          </w:rPr>
          <w:t xml:space="preserve"> is greater than 1, the result is NaN.</w:t>
        </w:r>
      </w:ins>
    </w:p>
    <w:p w:rsidR="00640BCB" w:rsidRPr="00D16450" w:rsidRDefault="00640BCB" w:rsidP="00640BCB">
      <w:pPr>
        <w:numPr>
          <w:ilvl w:val="0"/>
          <w:numId w:val="243"/>
        </w:numPr>
        <w:ind w:left="1080"/>
        <w:contextualSpacing/>
        <w:rPr>
          <w:ins w:id="35974" w:author="Rev 7 Allen Wirfs-Brock" w:date="2012-05-02T17:09:00Z"/>
          <w:rFonts w:cs="Arial"/>
        </w:rPr>
      </w:pPr>
      <w:ins w:id="3597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976" w:author="Rev 7 Allen Wirfs-Brock" w:date="2012-05-02T17:09:00Z"/>
          <w:rFonts w:cs="Arial"/>
        </w:rPr>
      </w:pPr>
      <w:ins w:id="35977" w:author="Rev 7 Allen Wirfs-Brock" w:date="2012-05-02T17:09:00Z">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ins>
    </w:p>
    <w:p w:rsidR="00640BCB" w:rsidRDefault="00640BCB" w:rsidP="00640BCB">
      <w:pPr>
        <w:numPr>
          <w:ilvl w:val="0"/>
          <w:numId w:val="243"/>
        </w:numPr>
        <w:ind w:left="1080"/>
        <w:contextualSpacing/>
        <w:rPr>
          <w:ins w:id="35978" w:author="Rev 7 Allen Wirfs-Brock" w:date="2012-05-02T17:09:00Z"/>
          <w:rFonts w:cs="Arial"/>
        </w:rPr>
      </w:pPr>
      <w:ins w:id="35979"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5980" w:author="Rev 7 Allen Wirfs-Brock" w:date="2012-05-02T17:09:00Z"/>
          <w:rFonts w:cs="Arial"/>
        </w:rPr>
      </w:pPr>
      <w:ins w:id="3598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pStyle w:val="Heading4"/>
        <w:numPr>
          <w:ilvl w:val="0"/>
          <w:numId w:val="0"/>
        </w:numPr>
        <w:rPr>
          <w:ins w:id="35982" w:author="Rev 7 Allen Wirfs-Brock" w:date="2012-05-02T17:09:00Z"/>
          <w:rFonts w:cs="Arial"/>
        </w:rPr>
      </w:pPr>
      <w:ins w:id="35983" w:author="Rev 7 Allen Wirfs-Brock" w:date="2012-05-02T17:09:00Z">
        <w:r w:rsidRPr="00D16450">
          <w:rPr>
            <w:rFonts w:cs="Arial"/>
          </w:rPr>
          <w:t>15.8.2.29</w:t>
        </w:r>
        <w:r>
          <w:rPr>
            <w:rFonts w:cs="Arial"/>
          </w:rPr>
          <w:tab/>
          <w:t xml:space="preserve">hypot( value1 </w:t>
        </w:r>
        <w:r w:rsidRPr="00D16450">
          <w:rPr>
            <w:rFonts w:cs="Arial"/>
          </w:rPr>
          <w:t>, value2</w:t>
        </w:r>
        <w:del w:id="35984" w:author="Rev 10 Allen Wirfs-Brock" w:date="2012-08-13T19:18:00Z">
          <w:r w:rsidRPr="00D16450" w:rsidDel="00C700A2">
            <w:rPr>
              <w:rFonts w:cs="Arial"/>
            </w:rPr>
            <w:delText xml:space="preserve"> [</w:delText>
          </w:r>
        </w:del>
        <w:r w:rsidRPr="00D16450">
          <w:rPr>
            <w:rFonts w:cs="Arial"/>
          </w:rPr>
          <w:t xml:space="preserve">, </w:t>
        </w:r>
        <w:r>
          <w:rPr>
            <w:rFonts w:cs="Arial"/>
          </w:rPr>
          <w:t xml:space="preserve">value3 </w:t>
        </w:r>
      </w:ins>
      <w:ins w:id="35985" w:author="Rev 10 Allen Wirfs-Brock" w:date="2012-08-13T19:18:00Z">
        <w:r w:rsidR="00C700A2">
          <w:rPr>
            <w:rFonts w:cs="Arial"/>
          </w:rPr>
          <w:t>= 0</w:t>
        </w:r>
      </w:ins>
      <w:ins w:id="35986" w:author="Rev 7 Allen Wirfs-Brock" w:date="2012-05-02T17:09:00Z">
        <w:del w:id="35987" w:author="Rev 10 Allen Wirfs-Brock" w:date="2012-08-13T19:18:00Z">
          <w:r w:rsidRPr="00D16450" w:rsidDel="00C700A2">
            <w:rPr>
              <w:rFonts w:cs="Arial"/>
            </w:rPr>
            <w:delText>]</w:delText>
          </w:r>
        </w:del>
        <w:r w:rsidRPr="00D16450">
          <w:rPr>
            <w:rFonts w:cs="Arial"/>
          </w:rPr>
          <w:t xml:space="preserve">  )</w:t>
        </w:r>
      </w:ins>
    </w:p>
    <w:p w:rsidR="00640BCB" w:rsidRPr="00D16450" w:rsidRDefault="00640BCB" w:rsidP="00640BCB">
      <w:pPr>
        <w:rPr>
          <w:ins w:id="35988" w:author="Rev 7 Allen Wirfs-Brock" w:date="2012-05-02T17:09:00Z"/>
          <w:rFonts w:cs="Arial"/>
        </w:rPr>
      </w:pPr>
      <w:ins w:id="35989" w:author="Rev 7 Allen Wirfs-Brock" w:date="2012-05-02T17:09:00Z">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del w:id="35990" w:author="Rev 10 Allen Wirfs-Brock" w:date="2012-08-13T19:12:00Z">
          <w:r w:rsidRPr="00D16450" w:rsidDel="00C700A2">
            <w:rPr>
              <w:rFonts w:cs="Arial"/>
            </w:rPr>
            <w:delText>its</w:delText>
          </w:r>
        </w:del>
      </w:ins>
      <w:ins w:id="35991" w:author="Rev 10 Allen Wirfs-Brock" w:date="2012-08-13T19:12:00Z">
        <w:r w:rsidR="00C700A2">
          <w:rPr>
            <w:rFonts w:cs="Arial"/>
          </w:rPr>
          <w:t>up to three</w:t>
        </w:r>
      </w:ins>
      <w:ins w:id="35992" w:author="Rev 7 Allen Wirfs-Brock" w:date="2012-05-02T17:09:00Z">
        <w:r w:rsidRPr="00D16450">
          <w:rPr>
            <w:rFonts w:cs="Arial"/>
          </w:rPr>
          <w:t xml:space="preserve"> arguments. </w:t>
        </w:r>
      </w:ins>
    </w:p>
    <w:p w:rsidR="00640BCB" w:rsidRPr="00D16450" w:rsidRDefault="00640BCB" w:rsidP="00640BCB">
      <w:pPr>
        <w:numPr>
          <w:ilvl w:val="0"/>
          <w:numId w:val="243"/>
        </w:numPr>
        <w:ind w:left="1080"/>
        <w:contextualSpacing/>
        <w:rPr>
          <w:ins w:id="35993" w:author="Rev 7 Allen Wirfs-Brock" w:date="2012-05-02T17:09:00Z"/>
          <w:rFonts w:cs="Arial"/>
        </w:rPr>
      </w:pPr>
      <w:ins w:id="35994" w:author="Rev 7 Allen Wirfs-Brock" w:date="2012-05-02T17:09:00Z">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995" w:author="Rev 7 Allen Wirfs-Brock" w:date="2012-05-02T17:09:00Z"/>
          <w:rFonts w:cs="Arial"/>
        </w:rPr>
      </w:pPr>
      <w:ins w:id="35996" w:author="Rev 7 Allen Wirfs-Brock" w:date="2012-05-02T17:09:00Z">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5997" w:author="Rev 7 Allen Wirfs-Brock" w:date="2012-05-02T17:09:00Z"/>
          <w:rFonts w:cs="Arial"/>
        </w:rPr>
      </w:pPr>
      <w:ins w:id="35998" w:author="Rev 7 Allen Wirfs-Brock" w:date="2012-05-02T17:09:00Z">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ins>
    </w:p>
    <w:p w:rsidR="00640BCB" w:rsidRPr="00D16450" w:rsidRDefault="00640BCB" w:rsidP="00640BCB">
      <w:pPr>
        <w:numPr>
          <w:ilvl w:val="0"/>
          <w:numId w:val="243"/>
        </w:numPr>
        <w:ind w:left="1080"/>
        <w:contextualSpacing/>
        <w:rPr>
          <w:ins w:id="35999" w:author="Rev 7 Allen Wirfs-Brock" w:date="2012-05-02T17:09:00Z"/>
          <w:rFonts w:cs="Arial"/>
        </w:rPr>
      </w:pPr>
      <w:ins w:id="36000" w:author="Rev 7 Allen Wirfs-Brock" w:date="2012-05-02T17:09:00Z">
        <w:r w:rsidRPr="00D16450">
          <w:rPr>
            <w:rFonts w:cs="Arial"/>
          </w:rPr>
          <w:t>If all arguments are either +0 or -0, the result is +0.</w:t>
        </w:r>
      </w:ins>
    </w:p>
    <w:p w:rsidR="00640BCB" w:rsidRPr="008D3219" w:rsidRDefault="00640BCB" w:rsidP="00640BCB">
      <w:pPr>
        <w:pStyle w:val="Heading4"/>
        <w:numPr>
          <w:ilvl w:val="0"/>
          <w:numId w:val="0"/>
        </w:numPr>
        <w:rPr>
          <w:ins w:id="36001" w:author="Rev 7 Allen Wirfs-Brock" w:date="2012-05-02T17:09:00Z"/>
          <w:rFonts w:cs="Arial"/>
          <w:strike/>
        </w:rPr>
      </w:pPr>
      <w:commentRangeStart w:id="36002"/>
      <w:ins w:id="36003" w:author="Rev 7 Allen Wirfs-Brock" w:date="2012-05-02T17:09:00Z">
        <w:r w:rsidRPr="008D3219">
          <w:rPr>
            <w:rFonts w:cs="Arial"/>
            <w:strike/>
          </w:rPr>
          <w:t>15.8.2.30</w:t>
        </w:r>
        <w:r w:rsidRPr="008D3219">
          <w:rPr>
            <w:rFonts w:cs="Arial"/>
            <w:strike/>
          </w:rPr>
          <w:tab/>
          <w:t>hypot2( value1 , value2 [, value3 ] )</w:t>
        </w:r>
      </w:ins>
      <w:commentRangeEnd w:id="36002"/>
      <w:ins w:id="36004" w:author="Rev 7 Allen Wirfs-Brock" w:date="2012-05-03T08:33:00Z">
        <w:r w:rsidR="008D3219">
          <w:rPr>
            <w:rStyle w:val="CommentReference"/>
            <w:b w:val="0"/>
          </w:rPr>
          <w:commentReference w:id="36002"/>
        </w:r>
      </w:ins>
    </w:p>
    <w:p w:rsidR="00640BCB" w:rsidRPr="008D3219" w:rsidRDefault="00640BCB" w:rsidP="00640BCB">
      <w:pPr>
        <w:rPr>
          <w:ins w:id="36005" w:author="Rev 7 Allen Wirfs-Brock" w:date="2012-05-02T17:09:00Z"/>
          <w:rFonts w:cs="Arial"/>
          <w:strike/>
        </w:rPr>
      </w:pPr>
      <w:ins w:id="36006" w:author="Rev 7 Allen Wirfs-Brock" w:date="2012-05-02T17:09:00Z">
        <w:r w:rsidRPr="008D3219">
          <w:rPr>
            <w:rFonts w:cs="Arial"/>
            <w:strike/>
          </w:rPr>
          <w:t xml:space="preserve">Given two or three arguments, hypot2 returns an implementation-dependent approximation of the sum of squares of its arguments. </w:t>
        </w:r>
      </w:ins>
    </w:p>
    <w:p w:rsidR="00640BCB" w:rsidRPr="008D3219" w:rsidRDefault="00640BCB" w:rsidP="00640BCB">
      <w:pPr>
        <w:numPr>
          <w:ilvl w:val="0"/>
          <w:numId w:val="243"/>
        </w:numPr>
        <w:ind w:left="1080"/>
        <w:contextualSpacing/>
        <w:rPr>
          <w:ins w:id="36007" w:author="Rev 7 Allen Wirfs-Brock" w:date="2012-05-02T17:09:00Z"/>
          <w:rFonts w:cs="Arial"/>
          <w:strike/>
        </w:rPr>
      </w:pPr>
      <w:ins w:id="36008" w:author="Rev 7 Allen Wirfs-Brock" w:date="2012-05-02T17:09:00Z">
        <w:r w:rsidRPr="008D3219">
          <w:rPr>
            <w:rFonts w:cs="Arial"/>
            <w:strike/>
          </w:rPr>
          <w:t>If no arguments are given, the result is +0.</w:t>
        </w:r>
      </w:ins>
    </w:p>
    <w:p w:rsidR="00640BCB" w:rsidRPr="008D3219" w:rsidRDefault="00640BCB" w:rsidP="00640BCB">
      <w:pPr>
        <w:numPr>
          <w:ilvl w:val="0"/>
          <w:numId w:val="243"/>
        </w:numPr>
        <w:ind w:left="1080"/>
        <w:contextualSpacing/>
        <w:rPr>
          <w:ins w:id="36009" w:author="Rev 7 Allen Wirfs-Brock" w:date="2012-05-02T17:09:00Z"/>
          <w:rFonts w:cs="Arial"/>
          <w:strike/>
        </w:rPr>
      </w:pPr>
      <w:ins w:id="36010" w:author="Rev 7 Allen Wirfs-Brock" w:date="2012-05-02T17:09:00Z">
        <w:r w:rsidRPr="008D3219">
          <w:rPr>
            <w:rFonts w:cs="Arial"/>
            <w:strike/>
          </w:rPr>
          <w:t>If any argument is +</w:t>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rsidR="00640BCB" w:rsidRPr="008D3219" w:rsidRDefault="00640BCB" w:rsidP="00640BCB">
      <w:pPr>
        <w:numPr>
          <w:ilvl w:val="0"/>
          <w:numId w:val="243"/>
        </w:numPr>
        <w:ind w:left="1080"/>
        <w:contextualSpacing/>
        <w:rPr>
          <w:ins w:id="36011" w:author="Rev 7 Allen Wirfs-Brock" w:date="2012-05-02T17:09:00Z"/>
          <w:rFonts w:cs="Arial"/>
          <w:strike/>
        </w:rPr>
      </w:pPr>
      <w:ins w:id="36012" w:author="Rev 7 Allen Wirfs-Brock" w:date="2012-05-02T17:09:00Z">
        <w:r w:rsidRPr="008D3219">
          <w:rPr>
            <w:rFonts w:cs="Arial"/>
            <w:strike/>
          </w:rPr>
          <w:t xml:space="preserve">If any argument is </w:t>
        </w:r>
        <w:r w:rsidRPr="008D3219">
          <w:rPr>
            <w:rFonts w:cs="Arial"/>
            <w:strike/>
          </w:rPr>
          <w:sym w:font="Symbol" w:char="F02D"/>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rsidR="00640BCB" w:rsidRPr="008D3219" w:rsidRDefault="00640BCB" w:rsidP="00640BCB">
      <w:pPr>
        <w:numPr>
          <w:ilvl w:val="0"/>
          <w:numId w:val="243"/>
        </w:numPr>
        <w:ind w:left="1080"/>
        <w:contextualSpacing/>
        <w:rPr>
          <w:ins w:id="36013" w:author="Rev 7 Allen Wirfs-Brock" w:date="2012-05-02T17:09:00Z"/>
          <w:rFonts w:cs="Arial"/>
          <w:strike/>
        </w:rPr>
      </w:pPr>
      <w:ins w:id="36014" w:author="Rev 7 Allen Wirfs-Brock" w:date="2012-05-02T17:09:00Z">
        <w:r w:rsidRPr="008D3219">
          <w:rPr>
            <w:rFonts w:cs="Arial"/>
            <w:strike/>
          </w:rPr>
          <w:t>If no argument is +</w:t>
        </w:r>
        <w:r w:rsidRPr="008D3219">
          <w:rPr>
            <w:rFonts w:cs="Arial"/>
            <w:strike/>
          </w:rPr>
          <w:sym w:font="Symbol" w:char="F0A5"/>
        </w:r>
        <w:r w:rsidRPr="008D3219">
          <w:rPr>
            <w:rFonts w:cs="Arial"/>
            <w:strike/>
          </w:rPr>
          <w:t xml:space="preserve"> or </w:t>
        </w:r>
        <w:r w:rsidRPr="008D3219">
          <w:rPr>
            <w:rFonts w:cs="Arial"/>
            <w:strike/>
          </w:rPr>
          <w:sym w:font="Symbol" w:char="F02D"/>
        </w:r>
        <w:r w:rsidRPr="008D3219">
          <w:rPr>
            <w:rFonts w:cs="Arial"/>
            <w:strike/>
          </w:rPr>
          <w:sym w:font="Symbol" w:char="F0A5"/>
        </w:r>
        <w:r w:rsidRPr="008D3219">
          <w:rPr>
            <w:rFonts w:cs="Arial"/>
            <w:strike/>
          </w:rPr>
          <w:t>, and any argument is NaN, the result is NaN.</w:t>
        </w:r>
      </w:ins>
    </w:p>
    <w:p w:rsidR="00640BCB" w:rsidRPr="008D3219" w:rsidRDefault="00640BCB" w:rsidP="00640BCB">
      <w:pPr>
        <w:numPr>
          <w:ilvl w:val="0"/>
          <w:numId w:val="243"/>
        </w:numPr>
        <w:ind w:left="1080"/>
        <w:contextualSpacing/>
        <w:rPr>
          <w:ins w:id="36015" w:author="Rev 7 Allen Wirfs-Brock" w:date="2012-05-02T17:09:00Z"/>
          <w:rFonts w:cs="Arial"/>
          <w:strike/>
        </w:rPr>
      </w:pPr>
      <w:ins w:id="36016" w:author="Rev 7 Allen Wirfs-Brock" w:date="2012-05-02T17:09:00Z">
        <w:r w:rsidRPr="008D3219">
          <w:rPr>
            <w:rFonts w:cs="Arial"/>
            <w:strike/>
          </w:rPr>
          <w:t>If all arguments are either +0 or -0, the result is +0.</w:t>
        </w:r>
      </w:ins>
    </w:p>
    <w:p w:rsidR="00640BCB" w:rsidRPr="00D16450" w:rsidRDefault="00640BCB" w:rsidP="00640BCB">
      <w:pPr>
        <w:pStyle w:val="Heading4"/>
        <w:numPr>
          <w:ilvl w:val="0"/>
          <w:numId w:val="0"/>
        </w:numPr>
        <w:rPr>
          <w:ins w:id="36017" w:author="Rev 7 Allen Wirfs-Brock" w:date="2012-05-02T17:09:00Z"/>
          <w:rFonts w:cs="Arial"/>
        </w:rPr>
      </w:pPr>
      <w:ins w:id="36018" w:author="Rev 7 Allen Wirfs-Brock" w:date="2012-05-02T17:09:00Z">
        <w:r w:rsidRPr="00D16450">
          <w:rPr>
            <w:rFonts w:cs="Arial"/>
          </w:rPr>
          <w:t>15.8.2.3</w:t>
        </w:r>
      </w:ins>
      <w:ins w:id="36019" w:author="Rev 7 Allen Wirfs-Brock" w:date="2012-05-04T15:09:00Z">
        <w:r w:rsidR="00CA68E0">
          <w:rPr>
            <w:rFonts w:cs="Arial"/>
          </w:rPr>
          <w:t>0</w:t>
        </w:r>
      </w:ins>
      <w:ins w:id="36020" w:author="Rev 7 Allen Wirfs-Brock" w:date="2012-05-02T17:09:00Z">
        <w:r w:rsidRPr="00D16450">
          <w:rPr>
            <w:rFonts w:cs="Arial"/>
          </w:rPr>
          <w:tab/>
          <w:t>trunc(x)</w:t>
        </w:r>
      </w:ins>
    </w:p>
    <w:p w:rsidR="00640BCB" w:rsidRPr="00D16450" w:rsidRDefault="00640BCB" w:rsidP="00640BCB">
      <w:pPr>
        <w:rPr>
          <w:ins w:id="36021" w:author="Rev 7 Allen Wirfs-Brock" w:date="2012-05-02T17:09:00Z"/>
          <w:rFonts w:cs="Arial"/>
        </w:rPr>
      </w:pPr>
      <w:ins w:id="36022" w:author="Rev 7 Allen Wirfs-Brock" w:date="2012-05-02T17:09:00Z">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ins>
    </w:p>
    <w:p w:rsidR="00640BCB" w:rsidRPr="00D16450" w:rsidRDefault="00640BCB" w:rsidP="00640BCB">
      <w:pPr>
        <w:numPr>
          <w:ilvl w:val="0"/>
          <w:numId w:val="243"/>
        </w:numPr>
        <w:ind w:left="1080"/>
        <w:contextualSpacing/>
        <w:rPr>
          <w:ins w:id="36023" w:author="Rev 7 Allen Wirfs-Brock" w:date="2012-05-02T17:09:00Z"/>
          <w:rFonts w:cs="Arial"/>
        </w:rPr>
      </w:pPr>
      <w:ins w:id="3602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6025" w:author="Rev 7 Allen Wirfs-Brock" w:date="2012-05-02T17:09:00Z"/>
          <w:rFonts w:cs="Arial"/>
        </w:rPr>
      </w:pPr>
      <w:ins w:id="3602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6027" w:author="Rev 7 Allen Wirfs-Brock" w:date="2012-05-02T17:09:00Z"/>
          <w:rFonts w:cs="Arial"/>
        </w:rPr>
      </w:pPr>
      <w:ins w:id="36028"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6029" w:author="Rev 7 Allen Wirfs-Brock" w:date="2012-05-02T17:09:00Z"/>
          <w:rFonts w:cs="Arial"/>
        </w:rPr>
      </w:pPr>
      <w:ins w:id="3603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6031" w:author="Rev 7 Allen Wirfs-Brock" w:date="2012-05-02T17:09:00Z"/>
          <w:rFonts w:cs="Arial"/>
        </w:rPr>
      </w:pPr>
      <w:ins w:id="36032" w:author="Rev 7 Allen Wirfs-Brock" w:date="2012-05-02T17:09:00Z">
        <w:r w:rsidRPr="00D16450">
          <w:rPr>
            <w:rFonts w:cs="Arial"/>
          </w:rPr>
          <w:lastRenderedPageBreak/>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rsidR="00640BCB" w:rsidRPr="00D16450" w:rsidRDefault="00640BCB" w:rsidP="00640BCB">
      <w:pPr>
        <w:pStyle w:val="Heading4"/>
        <w:numPr>
          <w:ilvl w:val="0"/>
          <w:numId w:val="0"/>
        </w:numPr>
        <w:rPr>
          <w:ins w:id="36033" w:author="Rev 7 Allen Wirfs-Brock" w:date="2012-05-02T17:09:00Z"/>
          <w:rFonts w:cs="Arial"/>
        </w:rPr>
      </w:pPr>
      <w:ins w:id="36034" w:author="Rev 7 Allen Wirfs-Brock" w:date="2012-05-02T17:09:00Z">
        <w:r w:rsidRPr="00D16450">
          <w:rPr>
            <w:rFonts w:cs="Arial"/>
          </w:rPr>
          <w:t>15.8.2.3</w:t>
        </w:r>
      </w:ins>
      <w:ins w:id="36035" w:author="Rev 7 Allen Wirfs-Brock" w:date="2012-05-04T15:09:00Z">
        <w:r w:rsidR="00CA68E0">
          <w:rPr>
            <w:rFonts w:cs="Arial"/>
          </w:rPr>
          <w:t>1</w:t>
        </w:r>
      </w:ins>
      <w:ins w:id="36036" w:author="Rev 7 Allen Wirfs-Brock" w:date="2012-05-02T17:09:00Z">
        <w:r w:rsidRPr="00D16450">
          <w:rPr>
            <w:rFonts w:cs="Arial"/>
          </w:rPr>
          <w:tab/>
          <w:t>sign(x)</w:t>
        </w:r>
      </w:ins>
    </w:p>
    <w:p w:rsidR="00640BCB" w:rsidRPr="00D16450" w:rsidRDefault="00640BCB" w:rsidP="00640BCB">
      <w:pPr>
        <w:rPr>
          <w:ins w:id="36037" w:author="Rev 7 Allen Wirfs-Brock" w:date="2012-05-02T17:09:00Z"/>
          <w:rFonts w:cs="Arial"/>
        </w:rPr>
      </w:pPr>
      <w:ins w:id="36038" w:author="Rev 7 Allen Wirfs-Brock" w:date="2012-05-02T17:09:00Z">
        <w:r w:rsidRPr="00D16450">
          <w:rPr>
            <w:rFonts w:cs="Arial"/>
          </w:rPr>
          <w:t>Returns the sign of the x, indicating whether x is positive, negative or zero.</w:t>
        </w:r>
      </w:ins>
    </w:p>
    <w:p w:rsidR="00640BCB" w:rsidRPr="00D16450" w:rsidRDefault="00640BCB" w:rsidP="00640BCB">
      <w:pPr>
        <w:numPr>
          <w:ilvl w:val="0"/>
          <w:numId w:val="243"/>
        </w:numPr>
        <w:ind w:left="1080"/>
        <w:contextualSpacing/>
        <w:rPr>
          <w:ins w:id="36039" w:author="Rev 7 Allen Wirfs-Brock" w:date="2012-05-02T17:09:00Z"/>
          <w:rFonts w:cs="Arial"/>
        </w:rPr>
      </w:pPr>
      <w:ins w:id="36040"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6041" w:author="Rev 7 Allen Wirfs-Brock" w:date="2012-05-02T17:09:00Z"/>
          <w:rFonts w:cs="Arial"/>
        </w:rPr>
      </w:pPr>
      <w:ins w:id="3604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6043" w:author="Rev 7 Allen Wirfs-Brock" w:date="2012-05-02T17:09:00Z"/>
          <w:rFonts w:cs="Arial"/>
        </w:rPr>
      </w:pPr>
      <w:ins w:id="36044"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Pr="00D16450" w:rsidRDefault="00640BCB" w:rsidP="00640BCB">
      <w:pPr>
        <w:numPr>
          <w:ilvl w:val="0"/>
          <w:numId w:val="243"/>
        </w:numPr>
        <w:ind w:left="1080"/>
        <w:contextualSpacing/>
        <w:rPr>
          <w:ins w:id="36045" w:author="Rev 7 Allen Wirfs-Brock" w:date="2012-05-02T17:09:00Z"/>
          <w:rFonts w:cs="Arial"/>
        </w:rPr>
      </w:pPr>
      <w:ins w:id="36046" w:author="Rev 7 Allen Wirfs-Brock" w:date="2012-05-02T17:09:00Z">
        <w:r w:rsidRPr="00D16450">
          <w:rPr>
            <w:rFonts w:cs="Arial"/>
          </w:rPr>
          <w:t xml:space="preserve">If </w:t>
        </w:r>
        <w:r w:rsidRPr="00D16450">
          <w:rPr>
            <w:rFonts w:cs="Arial"/>
            <w:i/>
          </w:rPr>
          <w:t>x</w:t>
        </w:r>
        <w:r w:rsidRPr="00D16450">
          <w:rPr>
            <w:rFonts w:cs="Arial"/>
          </w:rPr>
          <w:t xml:space="preserve"> is negative</w:t>
        </w:r>
      </w:ins>
      <w:ins w:id="36047" w:author="Rev 8 Allen Wirfs-Brock" w:date="2012-06-11T08:08:00Z">
        <w:r w:rsidR="005312AF">
          <w:rPr>
            <w:rFonts w:cs="Arial"/>
          </w:rPr>
          <w:t xml:space="preserve"> and not </w:t>
        </w:r>
        <w:r w:rsidR="005312AF" w:rsidRPr="00D16450">
          <w:rPr>
            <w:rFonts w:cs="Arial"/>
          </w:rPr>
          <w:sym w:font="Symbol" w:char="F02D"/>
        </w:r>
        <w:r w:rsidR="005312AF" w:rsidRPr="00D16450">
          <w:rPr>
            <w:rFonts w:cs="Arial"/>
          </w:rPr>
          <w:t>0</w:t>
        </w:r>
      </w:ins>
      <w:ins w:id="36048" w:author="Rev 7 Allen Wirfs-Brock" w:date="2012-05-02T17:09:00Z">
        <w:r w:rsidRPr="00D16450">
          <w:rPr>
            <w:rFonts w:cs="Arial"/>
          </w:rPr>
          <w:t xml:space="preserve">, the result is </w:t>
        </w:r>
        <w:r w:rsidRPr="00D16450">
          <w:rPr>
            <w:rFonts w:cs="Arial"/>
          </w:rPr>
          <w:sym w:font="Symbol" w:char="F02D"/>
        </w:r>
        <w:r w:rsidRPr="00D16450">
          <w:rPr>
            <w:rFonts w:cs="Arial"/>
          </w:rPr>
          <w:t>1.</w:t>
        </w:r>
      </w:ins>
    </w:p>
    <w:p w:rsidR="00640BCB" w:rsidRPr="00D16450" w:rsidRDefault="00640BCB" w:rsidP="00640BCB">
      <w:pPr>
        <w:numPr>
          <w:ilvl w:val="0"/>
          <w:numId w:val="243"/>
        </w:numPr>
        <w:ind w:left="1080"/>
        <w:contextualSpacing/>
        <w:rPr>
          <w:ins w:id="36049" w:author="Rev 7 Allen Wirfs-Brock" w:date="2012-05-02T17:09:00Z"/>
          <w:rFonts w:cs="Arial"/>
        </w:rPr>
      </w:pPr>
      <w:ins w:id="36050" w:author="Rev 7 Allen Wirfs-Brock" w:date="2012-05-02T17:09:00Z">
        <w:r w:rsidRPr="00D16450">
          <w:rPr>
            <w:rFonts w:cs="Arial"/>
          </w:rPr>
          <w:t xml:space="preserve">If </w:t>
        </w:r>
        <w:r w:rsidRPr="00D16450">
          <w:rPr>
            <w:rFonts w:cs="Arial"/>
            <w:i/>
          </w:rPr>
          <w:t>x</w:t>
        </w:r>
        <w:r w:rsidRPr="00D16450">
          <w:rPr>
            <w:rFonts w:cs="Arial"/>
          </w:rPr>
          <w:t xml:space="preserve"> is positive</w:t>
        </w:r>
      </w:ins>
      <w:ins w:id="36051" w:author="Rev 8 Allen Wirfs-Brock" w:date="2012-06-11T08:09:00Z">
        <w:r w:rsidR="005312AF">
          <w:rPr>
            <w:rFonts w:cs="Arial"/>
          </w:rPr>
          <w:t xml:space="preserve"> and not </w:t>
        </w:r>
        <w:r w:rsidR="005312AF" w:rsidRPr="00D16450">
          <w:rPr>
            <w:rFonts w:cs="Arial"/>
          </w:rPr>
          <w:t>+0</w:t>
        </w:r>
      </w:ins>
      <w:ins w:id="36052" w:author="Rev 7 Allen Wirfs-Brock" w:date="2012-05-02T17:09:00Z">
        <w:r w:rsidRPr="00D16450">
          <w:rPr>
            <w:rFonts w:cs="Arial"/>
          </w:rPr>
          <w:t>, the result is +1.</w:t>
        </w:r>
      </w:ins>
    </w:p>
    <w:p w:rsidR="00640BCB" w:rsidRPr="00D16450" w:rsidRDefault="00640BCB" w:rsidP="00640BCB">
      <w:pPr>
        <w:pStyle w:val="Heading4"/>
        <w:numPr>
          <w:ilvl w:val="0"/>
          <w:numId w:val="0"/>
        </w:numPr>
        <w:rPr>
          <w:ins w:id="36053" w:author="Rev 7 Allen Wirfs-Brock" w:date="2012-05-02T17:09:00Z"/>
          <w:rFonts w:cs="Arial"/>
        </w:rPr>
      </w:pPr>
      <w:ins w:id="36054" w:author="Rev 7 Allen Wirfs-Brock" w:date="2012-05-02T17:09:00Z">
        <w:r w:rsidRPr="00D16450">
          <w:rPr>
            <w:rFonts w:cs="Arial"/>
          </w:rPr>
          <w:t>15.8.2.32</w:t>
        </w:r>
        <w:r w:rsidRPr="00D16450">
          <w:rPr>
            <w:rFonts w:cs="Arial"/>
          </w:rPr>
          <w:tab/>
          <w:t>cbrt(x)</w:t>
        </w:r>
      </w:ins>
    </w:p>
    <w:p w:rsidR="00640BCB" w:rsidRPr="00D16450" w:rsidRDefault="00640BCB" w:rsidP="00640BCB">
      <w:pPr>
        <w:rPr>
          <w:ins w:id="36055" w:author="Rev 7 Allen Wirfs-Brock" w:date="2012-05-02T17:09:00Z"/>
          <w:rFonts w:cs="Arial"/>
        </w:rPr>
      </w:pPr>
      <w:ins w:id="36056" w:author="Rev 7 Allen Wirfs-Brock" w:date="2012-05-02T17:09:00Z">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ins>
    </w:p>
    <w:p w:rsidR="00640BCB" w:rsidRPr="00D16450" w:rsidRDefault="00640BCB" w:rsidP="00640BCB">
      <w:pPr>
        <w:numPr>
          <w:ilvl w:val="0"/>
          <w:numId w:val="243"/>
        </w:numPr>
        <w:ind w:left="1080"/>
        <w:contextualSpacing/>
        <w:rPr>
          <w:ins w:id="36057" w:author="Rev 7 Allen Wirfs-Brock" w:date="2012-05-02T17:09:00Z"/>
          <w:rFonts w:cs="Arial"/>
        </w:rPr>
      </w:pPr>
      <w:ins w:id="3605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rsidR="00640BCB" w:rsidRPr="00D16450" w:rsidRDefault="00640BCB" w:rsidP="00640BCB">
      <w:pPr>
        <w:numPr>
          <w:ilvl w:val="0"/>
          <w:numId w:val="243"/>
        </w:numPr>
        <w:ind w:left="1080"/>
        <w:contextualSpacing/>
        <w:rPr>
          <w:ins w:id="36059" w:author="Rev 7 Allen Wirfs-Brock" w:date="2012-05-02T17:09:00Z"/>
          <w:rFonts w:cs="Arial"/>
        </w:rPr>
      </w:pPr>
      <w:ins w:id="36060"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rsidR="00640BCB" w:rsidRDefault="00640BCB" w:rsidP="00640BCB">
      <w:pPr>
        <w:numPr>
          <w:ilvl w:val="0"/>
          <w:numId w:val="243"/>
        </w:numPr>
        <w:ind w:left="1080"/>
        <w:contextualSpacing/>
        <w:rPr>
          <w:ins w:id="36061" w:author="Rev 7 Allen Wirfs-Brock" w:date="2012-05-02T17:09:00Z"/>
          <w:rFonts w:cs="Arial"/>
        </w:rPr>
      </w:pPr>
      <w:ins w:id="3606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rsidR="00640BCB" w:rsidRPr="00D16450" w:rsidRDefault="00640BCB" w:rsidP="00640BCB">
      <w:pPr>
        <w:numPr>
          <w:ilvl w:val="0"/>
          <w:numId w:val="243"/>
        </w:numPr>
        <w:ind w:left="1080"/>
        <w:contextualSpacing/>
        <w:rPr>
          <w:ins w:id="36063" w:author="Rev 7 Allen Wirfs-Brock" w:date="2012-05-02T17:09:00Z"/>
          <w:rFonts w:cs="Arial"/>
        </w:rPr>
      </w:pPr>
      <w:ins w:id="3606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rsidR="00640BCB" w:rsidRPr="00D16450" w:rsidRDefault="00640BCB" w:rsidP="00640BCB">
      <w:pPr>
        <w:numPr>
          <w:ilvl w:val="0"/>
          <w:numId w:val="243"/>
        </w:numPr>
        <w:ind w:left="1080"/>
        <w:contextualSpacing/>
        <w:rPr>
          <w:ins w:id="36065" w:author="Rev 7 Allen Wirfs-Brock" w:date="2012-05-02T17:09:00Z"/>
          <w:rFonts w:cs="Arial"/>
        </w:rPr>
      </w:pPr>
      <w:ins w:id="3606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rsidR="004C02EF" w:rsidRPr="004D1BD1" w:rsidRDefault="004C02EF" w:rsidP="00B43482">
      <w:pPr>
        <w:pStyle w:val="Heading2"/>
        <w:numPr>
          <w:ilvl w:val="0"/>
          <w:numId w:val="0"/>
        </w:numPr>
      </w:pPr>
      <w:bookmarkStart w:id="36067" w:name="_Toc339020478"/>
      <w:r w:rsidRPr="004D1BD1">
        <w:t>15.9</w:t>
      </w:r>
      <w:r w:rsidRPr="004D1BD1">
        <w:tab/>
        <w:t>Date Object</w:t>
      </w:r>
      <w:bookmarkEnd w:id="35813"/>
      <w:bookmarkEnd w:id="35814"/>
      <w:bookmarkEnd w:id="35815"/>
      <w:r w:rsidRPr="004D1BD1">
        <w:t>s</w:t>
      </w:r>
      <w:bookmarkStart w:id="36068" w:name="_Toc385672390"/>
      <w:bookmarkStart w:id="36069" w:name="_Toc393690506"/>
      <w:bookmarkEnd w:id="35817"/>
      <w:bookmarkEnd w:id="35818"/>
      <w:bookmarkEnd w:id="35819"/>
      <w:bookmarkEnd w:id="35820"/>
      <w:bookmarkEnd w:id="35821"/>
      <w:bookmarkEnd w:id="35822"/>
      <w:bookmarkEnd w:id="36067"/>
    </w:p>
    <w:p w:rsidR="004C02EF" w:rsidRPr="008B7F6F" w:rsidRDefault="004C02EF" w:rsidP="00B43482">
      <w:pPr>
        <w:pStyle w:val="Heading3"/>
        <w:numPr>
          <w:ilvl w:val="0"/>
          <w:numId w:val="0"/>
        </w:numPr>
      </w:pPr>
      <w:bookmarkStart w:id="36070" w:name="_Toc472818948"/>
      <w:bookmarkStart w:id="36071" w:name="_Toc235503526"/>
      <w:bookmarkStart w:id="36072" w:name="_Toc241509301"/>
      <w:bookmarkStart w:id="36073" w:name="_Toc244416788"/>
      <w:bookmarkStart w:id="36074" w:name="_Toc276631152"/>
      <w:bookmarkStart w:id="36075" w:name="_Toc339020479"/>
      <w:r w:rsidRPr="008B7F6F">
        <w:t>15.9.1</w:t>
      </w:r>
      <w:r w:rsidRPr="008B7F6F">
        <w:tab/>
        <w:t>Overview of Date Object</w:t>
      </w:r>
      <w:bookmarkEnd w:id="36068"/>
      <w:r w:rsidRPr="008B7F6F">
        <w:t>s and Definitions of Abstract Operator</w:t>
      </w:r>
      <w:bookmarkEnd w:id="36069"/>
      <w:r w:rsidRPr="008B7F6F">
        <w:t>s</w:t>
      </w:r>
      <w:bookmarkEnd w:id="36070"/>
      <w:bookmarkEnd w:id="36071"/>
      <w:bookmarkEnd w:id="36072"/>
      <w:bookmarkEnd w:id="36073"/>
      <w:bookmarkEnd w:id="36074"/>
      <w:bookmarkEnd w:id="36075"/>
    </w:p>
    <w:p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36076" w:name="_Toc385672391"/>
      <w:bookmarkStart w:id="36077" w:name="_Toc393690507"/>
    </w:p>
    <w:p w:rsidR="004C02EF" w:rsidRPr="00A67AF2" w:rsidRDefault="004C02EF" w:rsidP="004C02EF">
      <w:pPr>
        <w:pStyle w:val="Heading4"/>
        <w:numPr>
          <w:ilvl w:val="0"/>
          <w:numId w:val="0"/>
        </w:numPr>
      </w:pPr>
      <w:r w:rsidRPr="00A67AF2">
        <w:t>15.9.1.1</w:t>
      </w:r>
      <w:r w:rsidRPr="00A67AF2">
        <w:tab/>
        <w:t>Time Values and Time Rang</w:t>
      </w:r>
      <w:bookmarkEnd w:id="36076"/>
      <w:bookmarkEnd w:id="36077"/>
      <w:r w:rsidRPr="00A67AF2">
        <w:t>e</w:t>
      </w:r>
    </w:p>
    <w:p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36078" w:name="_Toc385672392"/>
    </w:p>
    <w:p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36079" w:name="_Toc393690508"/>
    </w:p>
    <w:p w:rsidR="004C02EF" w:rsidRPr="00E77497" w:rsidRDefault="004C02EF" w:rsidP="004C02EF">
      <w:pPr>
        <w:pStyle w:val="Heading4"/>
        <w:numPr>
          <w:ilvl w:val="0"/>
          <w:numId w:val="0"/>
        </w:numPr>
      </w:pPr>
      <w:r w:rsidRPr="00E77497">
        <w:t>15.9.1.2</w:t>
      </w:r>
      <w:r w:rsidRPr="00E77497">
        <w:tab/>
        <w:t>Day Number and Time within Da</w:t>
      </w:r>
      <w:bookmarkEnd w:id="36078"/>
      <w:bookmarkEnd w:id="36079"/>
      <w:r w:rsidRPr="00E77497">
        <w:t>y</w:t>
      </w:r>
    </w:p>
    <w:p w:rsidR="004C02EF" w:rsidRPr="00E77497" w:rsidRDefault="004C02EF" w:rsidP="004C02EF">
      <w:pPr>
        <w:spacing w:after="120"/>
      </w:pPr>
      <w:r w:rsidRPr="00E77497">
        <w:t xml:space="preserve">A given time value </w:t>
      </w:r>
      <w:r w:rsidRPr="00E77497">
        <w:rPr>
          <w:i/>
        </w:rPr>
        <w:t>t</w:t>
      </w:r>
      <w:r w:rsidRPr="00E77497">
        <w:t xml:space="preserve"> belongs to day number</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rsidR="004C02EF" w:rsidRPr="00E77497" w:rsidRDefault="004C02EF" w:rsidP="004C02EF">
      <w:pPr>
        <w:spacing w:after="120"/>
      </w:pPr>
      <w:r w:rsidRPr="00E77497">
        <w:t>where the number of milliseconds per day is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rsidR="004C02EF" w:rsidRPr="00E77497" w:rsidRDefault="004C02EF" w:rsidP="004C02EF">
      <w:pPr>
        <w:spacing w:after="120"/>
      </w:pPr>
      <w:r w:rsidRPr="00E77497">
        <w:t>The remainder is called the time within the day: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rsidR="004C02EF" w:rsidRPr="00E77497" w:rsidRDefault="004C02EF" w:rsidP="004C02EF">
      <w:pPr>
        <w:pStyle w:val="Heading4"/>
        <w:numPr>
          <w:ilvl w:val="0"/>
          <w:numId w:val="0"/>
        </w:numPr>
      </w:pPr>
      <w:bookmarkStart w:id="36080" w:name="_Toc385672393"/>
      <w:bookmarkStart w:id="36081" w:name="_Toc393690509"/>
      <w:r w:rsidRPr="00E77497">
        <w:lastRenderedPageBreak/>
        <w:t>15.9.1.3</w:t>
      </w:r>
      <w:r w:rsidRPr="00E77497">
        <w:tab/>
        <w:t>Year Numbe</w:t>
      </w:r>
      <w:bookmarkEnd w:id="36080"/>
      <w:bookmarkEnd w:id="36081"/>
      <w:r w:rsidRPr="00E77497">
        <w:t>r</w:t>
      </w:r>
    </w:p>
    <w:p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rsidR="004C02EF" w:rsidRPr="00E77497" w:rsidRDefault="004C02EF" w:rsidP="004C02EF">
      <w:pPr>
        <w:spacing w:after="120"/>
      </w:pPr>
      <w:r w:rsidRPr="00E77497">
        <w:t>The time value of the start of a year is: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rsidR="004C02EF" w:rsidRPr="00E77497" w:rsidRDefault="004C02EF" w:rsidP="004C02EF">
      <w:pPr>
        <w:spacing w:after="120"/>
      </w:pPr>
      <w:r w:rsidRPr="00E77497">
        <w:t>A time value determines a year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rsidR="004C02EF" w:rsidRPr="00E77497" w:rsidRDefault="004C02EF" w:rsidP="004C02EF">
      <w:pPr>
        <w:spacing w:after="120"/>
      </w:pPr>
      <w:r w:rsidRPr="00E77497">
        <w:t>The leap-year function is 1 for a time within a leap year and otherwise is zero:</w:t>
      </w:r>
    </w:p>
    <w:p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rsidR="004C02EF" w:rsidRPr="00E77497" w:rsidRDefault="004C02EF" w:rsidP="004C02EF">
      <w:pPr>
        <w:pStyle w:val="Heading4"/>
        <w:numPr>
          <w:ilvl w:val="0"/>
          <w:numId w:val="0"/>
        </w:numPr>
      </w:pPr>
      <w:bookmarkStart w:id="36082" w:name="_Toc385672394"/>
      <w:bookmarkStart w:id="36083" w:name="_Toc393690510"/>
      <w:r w:rsidRPr="00E77497">
        <w:t>15.9.1.4</w:t>
      </w:r>
      <w:r w:rsidRPr="00E77497">
        <w:tab/>
        <w:t>Month Numbe</w:t>
      </w:r>
      <w:bookmarkEnd w:id="36082"/>
      <w:bookmarkEnd w:id="36083"/>
      <w:r w:rsidRPr="00E77497">
        <w:t>r</w:t>
      </w:r>
    </w:p>
    <w:p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rsidR="004C02EF" w:rsidRPr="00E77497" w:rsidRDefault="004C02EF" w:rsidP="004C02EF">
      <w:pPr>
        <w:spacing w:after="60"/>
      </w:pPr>
      <w:r w:rsidRPr="00E77497">
        <w:t>where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rsidR="004C02EF" w:rsidRPr="00E77497" w:rsidRDefault="004C02EF" w:rsidP="004C02EF">
      <w:bookmarkStart w:id="36084"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rsidR="004C02EF" w:rsidRPr="00E77497" w:rsidRDefault="004C02EF" w:rsidP="004C02EF">
      <w:pPr>
        <w:pStyle w:val="Heading4"/>
        <w:numPr>
          <w:ilvl w:val="0"/>
          <w:numId w:val="0"/>
        </w:numPr>
      </w:pPr>
      <w:bookmarkStart w:id="36085" w:name="_Toc393690511"/>
      <w:r w:rsidRPr="00E77497">
        <w:t>15.9.1.5</w:t>
      </w:r>
      <w:r w:rsidRPr="00E77497">
        <w:tab/>
        <w:t>Date Numbe</w:t>
      </w:r>
      <w:bookmarkEnd w:id="36084"/>
      <w:bookmarkEnd w:id="36085"/>
      <w:r w:rsidRPr="00E77497">
        <w:t>r</w:t>
      </w:r>
    </w:p>
    <w:p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lastRenderedPageBreak/>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rsidR="004C02EF" w:rsidRPr="00E77497" w:rsidRDefault="004C02EF" w:rsidP="004C02EF">
      <w:pPr>
        <w:pStyle w:val="Heading4"/>
        <w:numPr>
          <w:ilvl w:val="0"/>
          <w:numId w:val="0"/>
        </w:numPr>
      </w:pPr>
      <w:bookmarkStart w:id="36086" w:name="_Toc385672396"/>
      <w:bookmarkStart w:id="36087" w:name="_Toc393690512"/>
      <w:r w:rsidRPr="00E77497">
        <w:t>15.9.1.6</w:t>
      </w:r>
      <w:r w:rsidRPr="00E77497">
        <w:tab/>
        <w:t>Week Da</w:t>
      </w:r>
      <w:bookmarkEnd w:id="36086"/>
      <w:bookmarkEnd w:id="36087"/>
      <w:r w:rsidRPr="00E77497">
        <w:t>y</w:t>
      </w:r>
    </w:p>
    <w:p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36088" w:name="_Toc385672397"/>
      <w:bookmarkStart w:id="36089" w:name="_Toc393690513"/>
    </w:p>
    <w:p w:rsidR="004C02EF" w:rsidRPr="00E77497" w:rsidRDefault="004C02EF" w:rsidP="004C02EF">
      <w:pPr>
        <w:pStyle w:val="Heading4"/>
        <w:numPr>
          <w:ilvl w:val="0"/>
          <w:numId w:val="0"/>
        </w:numPr>
      </w:pPr>
      <w:r w:rsidRPr="00E77497">
        <w:t>15.9.1.7</w:t>
      </w:r>
      <w:r w:rsidRPr="00E77497">
        <w:tab/>
        <w:t>Local Time Zone Adjustmen</w:t>
      </w:r>
      <w:bookmarkEnd w:id="36088"/>
      <w:bookmarkEnd w:id="36089"/>
      <w:r w:rsidRPr="00E77497">
        <w:t>t</w:t>
      </w:r>
    </w:p>
    <w:p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del w:id="36090" w:author="Rev 8 Allen Wirfs-Brock" w:date="2012-06-15T15:24:00Z">
        <w:r w:rsidRPr="00E77497" w:rsidDel="0095573C">
          <w:delText>The value LocalTZA does not vary with time but depends only on the geographic location.</w:delText>
        </w:r>
      </w:del>
      <w:bookmarkStart w:id="36091" w:name="_Toc385672398"/>
      <w:bookmarkStart w:id="36092" w:name="_Toc393690514"/>
    </w:p>
    <w:p w:rsidR="0095573C" w:rsidRDefault="0095573C">
      <w:pPr>
        <w:pStyle w:val="Note"/>
        <w:rPr>
          <w:ins w:id="36093" w:author="Rev 8 Allen Wirfs-Brock" w:date="2012-06-15T15:24:00Z"/>
        </w:rPr>
        <w:pPrChange w:id="36094" w:author="Rev 8 Allen Wirfs-Brock" w:date="2012-06-15T15:24:00Z">
          <w:pPr>
            <w:pStyle w:val="Heading4"/>
            <w:numPr>
              <w:ilvl w:val="0"/>
              <w:numId w:val="0"/>
            </w:numPr>
            <w:tabs>
              <w:tab w:val="clear" w:pos="1080"/>
            </w:tabs>
          </w:pPr>
        </w:pPrChange>
      </w:pPr>
      <w:ins w:id="36095" w:author="Rev 8 Allen Wirfs-Brock" w:date="2012-06-15T15:24:00Z">
        <w:r w:rsidRPr="0095573C">
          <w:t>NOTE</w:t>
        </w:r>
      </w:ins>
      <w:ins w:id="36096" w:author="Rev 8 Allen Wirfs-Brock" w:date="2012-06-15T15:25:00Z">
        <w:r>
          <w:tab/>
        </w:r>
      </w:ins>
      <w:ins w:id="36097" w:author="Rev 8 Allen Wirfs-Brock" w:date="2012-06-15T15:24:00Z">
        <w:r w:rsidRPr="0095573C">
          <w:t xml:space="preserve">It is recommended that implementations use the time zone information of </w:t>
        </w:r>
        <w:commentRangeStart w:id="36098"/>
        <w:r w:rsidRPr="0095573C">
          <w:t>the IANA Time Zone Database</w:t>
        </w:r>
      </w:ins>
      <w:commentRangeEnd w:id="36098"/>
      <w:ins w:id="36099" w:author="Rev 8 Allen Wirfs-Brock" w:date="2012-06-15T15:25:00Z">
        <w:r>
          <w:rPr>
            <w:rStyle w:val="CommentReference"/>
          </w:rPr>
          <w:commentReference w:id="36098"/>
        </w:r>
      </w:ins>
      <w:ins w:id="36100" w:author="Rev 8 Allen Wirfs-Brock" w:date="2012-06-15T15:24:00Z">
        <w:r w:rsidRPr="0095573C">
          <w:t>.</w:t>
        </w:r>
      </w:ins>
    </w:p>
    <w:p w:rsidR="004C02EF" w:rsidRPr="00E77497" w:rsidRDefault="004C02EF" w:rsidP="004C02EF">
      <w:pPr>
        <w:pStyle w:val="Heading4"/>
        <w:numPr>
          <w:ilvl w:val="0"/>
          <w:numId w:val="0"/>
        </w:numPr>
      </w:pPr>
      <w:r w:rsidRPr="00E77497">
        <w:t>15.9.1.8</w:t>
      </w:r>
      <w:r w:rsidRPr="00E77497">
        <w:tab/>
        <w:t>Daylight Saving Time Adjustmen</w:t>
      </w:r>
      <w:bookmarkEnd w:id="36091"/>
      <w:bookmarkEnd w:id="36092"/>
      <w:r w:rsidRPr="00E77497">
        <w:t>t</w:t>
      </w:r>
    </w:p>
    <w:p w:rsidR="004C02EF" w:rsidRPr="00E77497" w:rsidDel="0095573C" w:rsidRDefault="004C02EF">
      <w:pPr>
        <w:rPr>
          <w:del w:id="36101" w:author="Rev 8 Allen Wirfs-Brock" w:date="2012-06-15T15:18:00Z"/>
        </w:rPr>
      </w:pPr>
      <w:r w:rsidRPr="00E77497">
        <w:t xml:space="preserve">An implementation of ECMAScript is expected to </w:t>
      </w:r>
      <w:ins w:id="36102" w:author="Rev 8 Allen Wirfs-Brock" w:date="2012-06-15T15:22:00Z">
        <w:r w:rsidR="0095573C">
          <w:t xml:space="preserve">make its best effort to </w:t>
        </w:r>
      </w:ins>
      <w:r w:rsidRPr="00E77497">
        <w:t xml:space="preserve">determine the </w:t>
      </w:r>
      <w:ins w:id="36103" w:author="Rev 8 Allen Wirfs-Brock" w:date="2012-06-15T15:22:00Z">
        <w:r w:rsidR="0095573C">
          <w:t xml:space="preserve">local </w:t>
        </w:r>
      </w:ins>
      <w:r w:rsidRPr="00E77497">
        <w:t xml:space="preserve">daylight saving time </w:t>
      </w:r>
      <w:del w:id="36104" w:author="Rev 8 Allen Wirfs-Brock" w:date="2012-06-15T15:22:00Z">
        <w:r w:rsidRPr="00E77497" w:rsidDel="0095573C">
          <w:delText>algorithm</w:delText>
        </w:r>
      </w:del>
      <w:ins w:id="36105" w:author="Rev 8 Allen Wirfs-Brock" w:date="2012-06-15T15:22:00Z">
        <w:r w:rsidR="0095573C">
          <w:t>adjustment</w:t>
        </w:r>
      </w:ins>
      <w:r w:rsidRPr="00E77497">
        <w:t xml:space="preserve">. </w:t>
      </w:r>
      <w:del w:id="36106" w:author="Rev 8 Allen Wirfs-Brock" w:date="2012-06-15T15:15:00Z">
        <w:r w:rsidRPr="00E77497" w:rsidDel="0095573C">
          <w:delText xml:space="preserve">The </w:delText>
        </w:r>
      </w:del>
      <w:ins w:id="36107" w:author="Rev 8 Allen Wirfs-Brock" w:date="2012-06-15T15:15:00Z">
        <w:r w:rsidR="0095573C">
          <w:t>An implementation dependent</w:t>
        </w:r>
        <w:r w:rsidR="0095573C" w:rsidRPr="00E77497">
          <w:t xml:space="preserve"> </w:t>
        </w:r>
      </w:ins>
      <w:r w:rsidRPr="00E77497">
        <w:t xml:space="preserve">algorithm </w:t>
      </w:r>
      <w:ins w:id="36108" w:author="Rev 8 Allen Wirfs-Brock" w:date="2012-06-15T15:19:00Z">
        <w:r w:rsidR="0095573C">
          <w:t xml:space="preserve">using </w:t>
        </w:r>
        <w:r w:rsidR="0095573C" w:rsidRPr="0095573C">
          <w:t xml:space="preserve">best available information on time zones </w:t>
        </w:r>
      </w:ins>
      <w:r w:rsidRPr="00E77497">
        <w:t xml:space="preserve">to determine the </w:t>
      </w:r>
      <w:ins w:id="36109" w:author="Rev 8 Allen Wirfs-Brock" w:date="2012-06-15T15:20:00Z">
        <w:r w:rsidR="0095573C">
          <w:t xml:space="preserve">local </w:t>
        </w:r>
      </w:ins>
      <w:r w:rsidRPr="00E77497">
        <w:t>daylight saving time adjustment DaylightSavingTA(</w:t>
      </w:r>
      <w:r w:rsidRPr="00E77497">
        <w:rPr>
          <w:i/>
        </w:rPr>
        <w:t>t</w:t>
      </w:r>
      <w:r w:rsidRPr="00E77497">
        <w:t>), measured in milliseconds</w:t>
      </w:r>
      <w:del w:id="36110" w:author="Rev 8 Allen Wirfs-Brock" w:date="2012-06-15T15:16:00Z">
        <w:r w:rsidRPr="00E77497" w:rsidDel="0095573C">
          <w:delText xml:space="preserve">, </w:delText>
        </w:r>
      </w:del>
      <w:ins w:id="36111" w:author="Rev 8 Allen Wirfs-Brock" w:date="2012-06-15T15:16:00Z">
        <w:r w:rsidR="0095573C">
          <w:t>.</w:t>
        </w:r>
      </w:ins>
      <w:del w:id="36112" w:author="Rev 8 Allen Wirfs-Brock" w:date="2012-06-15T15:18:00Z">
        <w:r w:rsidRPr="00E77497" w:rsidDel="0095573C">
          <w:delText>must depend only on four things:</w:delText>
        </w:r>
      </w:del>
    </w:p>
    <w:p w:rsidR="004C02EF" w:rsidRPr="00E77497" w:rsidDel="0095573C" w:rsidRDefault="004C02EF">
      <w:pPr>
        <w:rPr>
          <w:del w:id="36113" w:author="Rev 8 Allen Wirfs-Brock" w:date="2012-06-15T15:18:00Z"/>
        </w:rPr>
        <w:pPrChange w:id="36114" w:author="Rev 8 Allen Wirfs-Brock" w:date="2012-06-15T15:18:00Z">
          <w:pPr>
            <w:spacing w:after="120"/>
          </w:pPr>
        </w:pPrChange>
      </w:pPr>
      <w:del w:id="36115" w:author="Rev 8 Allen Wirfs-Brock" w:date="2012-06-15T15:18:00Z">
        <w:r w:rsidRPr="00E77497" w:rsidDel="0095573C">
          <w:delText>(1) the time since the beginning of the year</w:delText>
        </w:r>
      </w:del>
    </w:p>
    <w:p w:rsidR="004C02EF" w:rsidRPr="00E77497" w:rsidDel="0095573C" w:rsidRDefault="004C02EF">
      <w:pPr>
        <w:rPr>
          <w:del w:id="36116" w:author="Rev 8 Allen Wirfs-Brock" w:date="2012-06-15T15:18:00Z"/>
        </w:rPr>
        <w:pPrChange w:id="36117"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6118" w:author="Rev 8 Allen Wirfs-Brock" w:date="2012-06-15T15:18:00Z">
        <w:r w:rsidRPr="00E77497" w:rsidDel="0095573C">
          <w:rPr>
            <w:i/>
          </w:rPr>
          <w:delText>t</w:delText>
        </w:r>
        <w:r w:rsidRPr="00E77497" w:rsidDel="0095573C">
          <w:delText xml:space="preserve"> – TimeFromYear(YearFromTime(</w:delText>
        </w:r>
        <w:r w:rsidRPr="00E77497" w:rsidDel="0095573C">
          <w:rPr>
            <w:i/>
          </w:rPr>
          <w:delText>t</w:delText>
        </w:r>
        <w:r w:rsidRPr="00E77497" w:rsidDel="0095573C">
          <w:delText>))</w:delText>
        </w:r>
      </w:del>
    </w:p>
    <w:p w:rsidR="004C02EF" w:rsidRPr="00E77497" w:rsidDel="0095573C" w:rsidRDefault="004C02EF">
      <w:pPr>
        <w:rPr>
          <w:del w:id="36119" w:author="Rev 8 Allen Wirfs-Brock" w:date="2012-06-15T15:18:00Z"/>
        </w:rPr>
        <w:pPrChange w:id="36120" w:author="Rev 8 Allen Wirfs-Brock" w:date="2012-06-15T15:18:00Z">
          <w:pPr>
            <w:spacing w:after="120"/>
          </w:pPr>
        </w:pPrChange>
      </w:pPr>
      <w:del w:id="36121" w:author="Rev 8 Allen Wirfs-Brock" w:date="2012-06-15T15:18:00Z">
        <w:r w:rsidRPr="00E77497" w:rsidDel="0095573C">
          <w:delText xml:space="preserve">(2) whether </w:delText>
        </w:r>
        <w:r w:rsidRPr="00E77497" w:rsidDel="0095573C">
          <w:rPr>
            <w:rFonts w:ascii="Times New Roman" w:hAnsi="Times New Roman"/>
            <w:i/>
          </w:rPr>
          <w:delText>t</w:delText>
        </w:r>
        <w:r w:rsidRPr="00E77497" w:rsidDel="0095573C">
          <w:delText xml:space="preserve"> is in a leap year</w:delText>
        </w:r>
      </w:del>
    </w:p>
    <w:p w:rsidR="004C02EF" w:rsidRPr="00E77497" w:rsidDel="0095573C" w:rsidRDefault="004C02EF">
      <w:pPr>
        <w:rPr>
          <w:del w:id="36122" w:author="Rev 8 Allen Wirfs-Brock" w:date="2012-06-15T15:18:00Z"/>
        </w:rPr>
        <w:pPrChange w:id="36123"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6124" w:author="Rev 8 Allen Wirfs-Brock" w:date="2012-06-15T15:18:00Z">
        <w:r w:rsidRPr="00E77497" w:rsidDel="0095573C">
          <w:delText>InLeapYear(</w:delText>
        </w:r>
        <w:r w:rsidRPr="00E77497" w:rsidDel="0095573C">
          <w:rPr>
            <w:i/>
          </w:rPr>
          <w:delText>t</w:delText>
        </w:r>
        <w:r w:rsidRPr="00E77497" w:rsidDel="0095573C">
          <w:delText>)</w:delText>
        </w:r>
      </w:del>
    </w:p>
    <w:p w:rsidR="004C02EF" w:rsidRPr="00E77497" w:rsidDel="0095573C" w:rsidRDefault="004C02EF">
      <w:pPr>
        <w:rPr>
          <w:del w:id="36125" w:author="Rev 8 Allen Wirfs-Brock" w:date="2012-06-15T15:18:00Z"/>
        </w:rPr>
        <w:pPrChange w:id="36126" w:author="Rev 8 Allen Wirfs-Brock" w:date="2012-06-15T15:18:00Z">
          <w:pPr>
            <w:spacing w:after="120"/>
          </w:pPr>
        </w:pPrChange>
      </w:pPr>
      <w:del w:id="36127" w:author="Rev 8 Allen Wirfs-Brock" w:date="2012-06-15T15:18:00Z">
        <w:r w:rsidRPr="00E77497" w:rsidDel="0095573C">
          <w:delText>(3) the week day of the beginning of the year</w:delText>
        </w:r>
      </w:del>
    </w:p>
    <w:p w:rsidR="004C02EF" w:rsidRPr="00E77497" w:rsidDel="0095573C" w:rsidRDefault="004C02EF">
      <w:pPr>
        <w:rPr>
          <w:del w:id="36128" w:author="Rev 8 Allen Wirfs-Brock" w:date="2012-06-15T15:18:00Z"/>
        </w:rPr>
        <w:pPrChange w:id="36129"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6130" w:author="Rev 8 Allen Wirfs-Brock" w:date="2012-06-15T15:18:00Z">
        <w:r w:rsidRPr="00E77497" w:rsidDel="0095573C">
          <w:delText>WeekDay(TimeFromYear(YearFromTime(</w:delText>
        </w:r>
        <w:r w:rsidRPr="00E77497" w:rsidDel="0095573C">
          <w:rPr>
            <w:i/>
          </w:rPr>
          <w:delText>t</w:delText>
        </w:r>
        <w:r w:rsidRPr="00E77497" w:rsidDel="0095573C">
          <w:delText>)))</w:delText>
        </w:r>
      </w:del>
    </w:p>
    <w:p w:rsidR="004C02EF" w:rsidRPr="00E77497" w:rsidDel="0095573C" w:rsidRDefault="004C02EF">
      <w:pPr>
        <w:rPr>
          <w:del w:id="36131" w:author="Rev 8 Allen Wirfs-Brock" w:date="2012-06-15T15:18:00Z"/>
        </w:rPr>
      </w:pPr>
      <w:del w:id="36132" w:author="Rev 8 Allen Wirfs-Brock" w:date="2012-06-15T15:18:00Z">
        <w:r w:rsidRPr="00E77497" w:rsidDel="0095573C">
          <w:delText>and (4) the geographic location.</w:delText>
        </w:r>
      </w:del>
    </w:p>
    <w:p w:rsidR="004C02EF" w:rsidRPr="00E77497" w:rsidDel="0095573C" w:rsidRDefault="004C02EF">
      <w:pPr>
        <w:rPr>
          <w:del w:id="36133" w:author="Rev 8 Allen Wirfs-Brock" w:date="2012-06-15T15:18:00Z"/>
        </w:rPr>
      </w:pPr>
      <w:del w:id="36134" w:author="Rev 8 Allen Wirfs-Brock" w:date="2012-06-15T15:18:00Z">
        <w:r w:rsidRPr="00E77497" w:rsidDel="0095573C">
          <w:delTex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delText>
        </w:r>
      </w:del>
    </w:p>
    <w:p w:rsidR="004C02EF" w:rsidRPr="00E77497" w:rsidRDefault="004C02EF" w:rsidP="0095573C">
      <w:del w:id="36135" w:author="Rev 8 Allen Wirfs-Brock" w:date="2012-06-15T15:18:00Z">
        <w:r w:rsidRPr="00E77497" w:rsidDel="0095573C">
          <w:delTex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delText>
        </w:r>
      </w:del>
      <w:bookmarkStart w:id="36136" w:name="_Toc385672399"/>
      <w:bookmarkStart w:id="36137" w:name="_Toc393690515"/>
    </w:p>
    <w:p w:rsidR="004C02EF" w:rsidRPr="00E77497" w:rsidRDefault="004C02EF" w:rsidP="004C02EF">
      <w:pPr>
        <w:pStyle w:val="Heading4"/>
        <w:numPr>
          <w:ilvl w:val="0"/>
          <w:numId w:val="0"/>
        </w:numPr>
      </w:pPr>
      <w:r w:rsidRPr="00E77497">
        <w:t>15.9.1.9</w:t>
      </w:r>
      <w:r w:rsidRPr="00E77497">
        <w:tab/>
        <w:t>Local Tim</w:t>
      </w:r>
      <w:bookmarkEnd w:id="36136"/>
      <w:bookmarkEnd w:id="36137"/>
      <w:r w:rsidRPr="00E77497">
        <w:t>e</w:t>
      </w:r>
    </w:p>
    <w:p w:rsidR="004C02EF" w:rsidRPr="00E77497" w:rsidRDefault="004C02EF" w:rsidP="004C02EF">
      <w:pPr>
        <w:spacing w:after="120"/>
      </w:pPr>
      <w:r w:rsidRPr="00E77497">
        <w:t>Conversion from UTC to local time is defined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rsidR="004C02EF" w:rsidRPr="00E77497" w:rsidRDefault="004C02EF" w:rsidP="004C02EF">
      <w:pPr>
        <w:spacing w:after="120"/>
      </w:pPr>
      <w:r w:rsidRPr="00E77497">
        <w:t>Conversion from local time to UTC is defined by</w:t>
      </w:r>
    </w:p>
    <w:p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36138" w:name="_Toc385672400"/>
      <w:bookmarkStart w:id="36139" w:name="_Toc393690516"/>
    </w:p>
    <w:p w:rsidR="004C02EF" w:rsidRPr="00A67AF2" w:rsidRDefault="004C02EF" w:rsidP="004C02EF">
      <w:pPr>
        <w:pStyle w:val="Heading4"/>
        <w:numPr>
          <w:ilvl w:val="0"/>
          <w:numId w:val="0"/>
        </w:numPr>
      </w:pPr>
      <w:r w:rsidRPr="00A67AF2">
        <w:t>15.9.1.10</w:t>
      </w:r>
      <w:r w:rsidRPr="00A67AF2">
        <w:tab/>
        <w:t>Hours, Minutes, Second, and Millisecond</w:t>
      </w:r>
      <w:bookmarkEnd w:id="36138"/>
      <w:bookmarkEnd w:id="36139"/>
      <w:r w:rsidRPr="00A67AF2">
        <w:t>s</w:t>
      </w:r>
    </w:p>
    <w:p w:rsidR="004C02EF" w:rsidRPr="00A67AF2" w:rsidRDefault="004C02EF" w:rsidP="004C02EF">
      <w:pPr>
        <w:spacing w:after="120"/>
      </w:pPr>
      <w:r w:rsidRPr="00A67AF2">
        <w:t>The following functions are useful in decomposing time values: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rsidR="004C02EF" w:rsidRPr="00E77497" w:rsidRDefault="004C02EF" w:rsidP="004C02EF">
      <w:pPr>
        <w:spacing w:after="120"/>
      </w:pPr>
      <w:r w:rsidRPr="00E77497">
        <w:t>where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lastRenderedPageBreak/>
        <w:t>msPerMinute</w:t>
      </w:r>
      <w:r w:rsidRPr="00E77497">
        <w:tab/>
        <w:t>= 60000</w:t>
      </w:r>
      <w:r w:rsidRPr="00E77497">
        <w:tab/>
        <w:t xml:space="preserve">= msPerSecond </w:t>
      </w:r>
      <w:r w:rsidRPr="00E77497">
        <w:sym w:font="Symbol" w:char="F0B4"/>
      </w:r>
      <w:r w:rsidRPr="00E77497">
        <w:t xml:space="preserve"> SecondsPerMinute</w:t>
      </w:r>
    </w:p>
    <w:p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36140" w:name="_Toc385672401"/>
      <w:bookmarkStart w:id="36141" w:name="_Toc393690517"/>
    </w:p>
    <w:p w:rsidR="004C02EF" w:rsidRPr="00E77497" w:rsidRDefault="004C02EF" w:rsidP="004C02EF">
      <w:pPr>
        <w:pStyle w:val="Heading4"/>
        <w:numPr>
          <w:ilvl w:val="0"/>
          <w:numId w:val="0"/>
        </w:numPr>
      </w:pPr>
      <w:r w:rsidRPr="00E77497">
        <w:t>15.9.1.11</w:t>
      </w:r>
      <w:r w:rsidRPr="00E77497">
        <w:tab/>
        <w:t>MakeTime (hour, min, sec, ms</w:t>
      </w:r>
      <w:bookmarkEnd w:id="36140"/>
      <w:bookmarkEnd w:id="36141"/>
      <w:r w:rsidRPr="00E77497">
        <w:t>)</w:t>
      </w:r>
    </w:p>
    <w:p w:rsidR="004C02EF" w:rsidRPr="00E77497" w:rsidRDefault="004C02EF" w:rsidP="004C02EF">
      <w:r w:rsidRPr="00E77497">
        <w:t>The operator MakeTime calculates a number of milliseconds from its four arguments, which must be ECMAScript Number values. This operator functions as follows:</w:t>
      </w:r>
    </w:p>
    <w:p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36142" w:name="_Toc385672402"/>
      <w:bookmarkStart w:id="36143" w:name="_Toc393690518"/>
    </w:p>
    <w:p w:rsidR="004C02EF" w:rsidRPr="00E77497" w:rsidRDefault="004C02EF" w:rsidP="004C02EF">
      <w:pPr>
        <w:pStyle w:val="Heading4"/>
        <w:numPr>
          <w:ilvl w:val="0"/>
          <w:numId w:val="0"/>
        </w:numPr>
      </w:pPr>
      <w:r w:rsidRPr="00E77497">
        <w:t>15.9.1.12</w:t>
      </w:r>
      <w:r w:rsidRPr="00E77497">
        <w:tab/>
        <w:t>MakeDay (year, month, date</w:t>
      </w:r>
      <w:bookmarkEnd w:id="36142"/>
      <w:bookmarkEnd w:id="36143"/>
      <w:r w:rsidRPr="00E77497">
        <w:t>)</w:t>
      </w:r>
    </w:p>
    <w:p w:rsidR="004C02EF" w:rsidRPr="00E77497" w:rsidRDefault="004C02EF" w:rsidP="004C02EF">
      <w:r w:rsidRPr="00E77497">
        <w:t>The operator MakeDay calculates a number of days from its three arguments, which must be ECMAScript Number values. This operator functions as follows:</w:t>
      </w:r>
    </w:p>
    <w:p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rsidR="004C02EF" w:rsidRPr="00E77497" w:rsidRDefault="004C02EF" w:rsidP="00217EA5">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ins w:id="36144" w:author="Rev 11 Allen Wirfs-Brock" w:date="2012-10-24T08:55:00Z">
        <w:r w:rsidR="00217EA5" w:rsidRPr="00E77497">
          <w:t>is</w:t>
        </w:r>
      </w:ins>
      <w:del w:id="36145" w:author="Rev 11 Allen Wirfs-Brock" w:date="2012-10-24T08:55:00Z">
        <w:r w:rsidRPr="00E77497" w:rsidDel="00217EA5">
          <w:rPr>
            <w:rFonts w:ascii="Courier New" w:hAnsi="Courier New"/>
            <w:b/>
          </w:rPr>
          <w:delText>==</w:delText>
        </w:r>
      </w:del>
      <w:r w:rsidRPr="00E77497">
        <w:t xml:space="preserve"> </w:t>
      </w:r>
      <w:r w:rsidRPr="00E77497">
        <w:rPr>
          <w:i/>
        </w:rPr>
        <w:t>ym</w:t>
      </w:r>
      <w:r w:rsidRPr="00E77497">
        <w:t xml:space="preserve"> and MonthFromTime(</w:t>
      </w:r>
      <w:r w:rsidRPr="00E77497">
        <w:rPr>
          <w:i/>
        </w:rPr>
        <w:t>t</w:t>
      </w:r>
      <w:r w:rsidRPr="00E77497">
        <w:t xml:space="preserve">) </w:t>
      </w:r>
      <w:ins w:id="36146" w:author="Rev 11 Allen Wirfs-Brock" w:date="2012-10-24T08:55:00Z">
        <w:r w:rsidR="00217EA5" w:rsidRPr="00E77497">
          <w:t>is</w:t>
        </w:r>
      </w:ins>
      <w:del w:id="36147" w:author="Rev 11 Allen Wirfs-Brock" w:date="2012-10-24T08:55:00Z">
        <w:r w:rsidRPr="00E77497" w:rsidDel="00217EA5">
          <w:rPr>
            <w:rFonts w:ascii="Courier New" w:hAnsi="Courier New"/>
            <w:b/>
          </w:rPr>
          <w:delText>==</w:delText>
        </w:r>
      </w:del>
      <w:r w:rsidRPr="00E77497">
        <w:t xml:space="preserve"> </w:t>
      </w:r>
      <w:r w:rsidRPr="00E77497">
        <w:rPr>
          <w:i/>
        </w:rPr>
        <w:t>mn</w:t>
      </w:r>
      <w:r w:rsidRPr="00E77497">
        <w:t xml:space="preserve"> and DateFromTime(</w:t>
      </w:r>
      <w:r w:rsidRPr="00E77497">
        <w:rPr>
          <w:i/>
        </w:rPr>
        <w:t>t</w:t>
      </w:r>
      <w:r w:rsidRPr="00E77497">
        <w:t xml:space="preserve">) </w:t>
      </w:r>
      <w:ins w:id="36148" w:author="Rev 11 Allen Wirfs-Brock" w:date="2012-10-24T08:55:00Z">
        <w:r w:rsidR="00217EA5" w:rsidRPr="00E77497">
          <w:t>is</w:t>
        </w:r>
      </w:ins>
      <w:del w:id="36149" w:author="Rev 11 Allen Wirfs-Brock" w:date="2012-10-24T08:55:00Z">
        <w:r w:rsidRPr="00E77497" w:rsidDel="00217EA5">
          <w:rPr>
            <w:rFonts w:ascii="Courier New" w:hAnsi="Courier New"/>
            <w:b/>
          </w:rPr>
          <w:delText>==</w:delText>
        </w:r>
      </w:del>
      <w:r w:rsidRPr="00E77497">
        <w:t xml:space="preserve"> 1; but if this is not possible (because some argument is out of range), return </w:t>
      </w:r>
      <w:r w:rsidRPr="00E77497">
        <w:rPr>
          <w:b/>
        </w:rPr>
        <w:t>NaN</w:t>
      </w:r>
      <w:r w:rsidRPr="00E77497">
        <w:t>.</w:t>
      </w:r>
    </w:p>
    <w:p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rsidR="004C02EF" w:rsidRPr="006B6D0A" w:rsidRDefault="004C02EF" w:rsidP="004C02EF">
      <w:pPr>
        <w:pStyle w:val="Heading4"/>
        <w:numPr>
          <w:ilvl w:val="0"/>
          <w:numId w:val="0"/>
        </w:numPr>
      </w:pPr>
      <w:bookmarkStart w:id="36150" w:name="_Toc385672403"/>
      <w:bookmarkStart w:id="36151" w:name="_Toc393690519"/>
      <w:r w:rsidRPr="006B6D0A">
        <w:t>15.9.1.13</w:t>
      </w:r>
      <w:r w:rsidRPr="006B6D0A">
        <w:tab/>
        <w:t>MakeDate (day, time</w:t>
      </w:r>
      <w:bookmarkEnd w:id="36150"/>
      <w:bookmarkEnd w:id="36151"/>
      <w:r w:rsidRPr="006B6D0A">
        <w:t>)</w:t>
      </w:r>
    </w:p>
    <w:p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rsidR="004C02EF" w:rsidRPr="00E65A34" w:rsidRDefault="004C02EF" w:rsidP="004C02EF">
      <w:pPr>
        <w:pStyle w:val="Heading4"/>
        <w:numPr>
          <w:ilvl w:val="0"/>
          <w:numId w:val="0"/>
        </w:numPr>
      </w:pPr>
      <w:bookmarkStart w:id="36152" w:name="_Toc385672404"/>
      <w:bookmarkStart w:id="36153" w:name="_Toc393690520"/>
      <w:r w:rsidRPr="00E65A34">
        <w:t>15.9.1.14</w:t>
      </w:r>
      <w:r w:rsidRPr="00E65A34">
        <w:tab/>
        <w:t>TimeClip (time</w:t>
      </w:r>
      <w:bookmarkEnd w:id="36152"/>
      <w:bookmarkEnd w:id="36153"/>
      <w:r w:rsidRPr="00E65A34">
        <w:t>)</w:t>
      </w:r>
    </w:p>
    <w:p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36154" w:name="_Toc393690521"/>
      <w:bookmarkStart w:id="36155" w:name="_Toc385672405"/>
      <w:bookmarkStart w:id="36156" w:name="_Ref393527655"/>
    </w:p>
    <w:p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36157" w:name="_Ref404508246"/>
    </w:p>
    <w:p w:rsidR="004C02EF" w:rsidRPr="00E77497" w:rsidRDefault="004C02EF" w:rsidP="004C02EF">
      <w:pPr>
        <w:pStyle w:val="Heading4"/>
        <w:numPr>
          <w:ilvl w:val="0"/>
          <w:numId w:val="0"/>
        </w:numPr>
      </w:pPr>
      <w:r w:rsidRPr="00E77497">
        <w:t>15.9.1.15</w:t>
      </w:r>
      <w:r w:rsidRPr="00E77497">
        <w:tab/>
        <w:t>Date Time String Format</w:t>
      </w:r>
    </w:p>
    <w:p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rsidR="004C02EF" w:rsidRPr="00C7794D" w:rsidRDefault="004C02EF" w:rsidP="004C02EF">
      <w:r w:rsidRPr="00C7794D">
        <w:lastRenderedPageBreak/>
        <w:t>Where the fields are as follows:</w:t>
      </w:r>
    </w:p>
    <w:p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rsidR="004C02EF" w:rsidRPr="00C7794D" w:rsidRDefault="004C02EF" w:rsidP="004C02EF">
      <w:pPr>
        <w:pStyle w:val="Note"/>
        <w:rPr>
          <w:sz w:val="20"/>
        </w:rPr>
      </w:pPr>
      <w:r w:rsidRPr="00C7794D">
        <w:rPr>
          <w:sz w:val="20"/>
        </w:rPr>
        <w:t>This format includes date-only forms:</w:t>
      </w:r>
    </w:p>
    <w:p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rsidR="004C02EF" w:rsidRPr="00C7794D" w:rsidRDefault="004C02EF" w:rsidP="00666B64">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36158" w:author="Allen Wirfs-Brock rev2" w:date="2011-07-20T17:50:00Z">
        <w:r w:rsidRPr="00C7794D" w:rsidDel="0019140B">
          <w:rPr>
            <w:rFonts w:cs="Arial"/>
            <w:color w:val="000000"/>
          </w:rPr>
          <w:delText xml:space="preserve"> The value of an </w:delText>
        </w:r>
      </w:del>
      <w:ins w:id="36159" w:author="Allen Wirfs-Brock rev2" w:date="2011-07-20T17:52:00Z">
        <w:r w:rsidR="0019140B" w:rsidRPr="00C7794D">
          <w:rPr>
            <w:rFonts w:cs="Arial"/>
            <w:color w:val="000000"/>
          </w:rPr>
          <w:t>If the</w:t>
        </w:r>
      </w:ins>
      <w:ins w:id="36160" w:author="Allen Wirfs-Brock rev2" w:date="2011-07-20T17:50:00Z">
        <w:r w:rsidR="0019140B" w:rsidRPr="00C7794D">
          <w:rPr>
            <w:rFonts w:cs="Arial"/>
            <w:color w:val="000000"/>
          </w:rPr>
          <w:t xml:space="preserve"> </w:t>
        </w:r>
      </w:ins>
      <w:del w:id="36161"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36162" w:author="Allen Wirfs-Brock rev2" w:date="2011-07-20T17:52:00Z">
        <w:r w:rsidR="0019140B" w:rsidRPr="00C7794D">
          <w:rPr>
            <w:rFonts w:cs="Arial"/>
            <w:color w:val="000000"/>
          </w:rPr>
          <w:t xml:space="preserve"> is absent, the </w:t>
        </w:r>
      </w:ins>
      <w:ins w:id="36163" w:author="Allen Wirfs-Brock rev2" w:date="2011-07-20T17:53:00Z">
        <w:r w:rsidR="0019140B" w:rsidRPr="00C7794D">
          <w:rPr>
            <w:rFonts w:cs="Arial"/>
            <w:color w:val="000000"/>
          </w:rPr>
          <w:t>date-</w:t>
        </w:r>
      </w:ins>
      <w:ins w:id="36164" w:author="Allen Wirfs-Brock rev2" w:date="2011-07-20T17:52:00Z">
        <w:r w:rsidR="0019140B" w:rsidRPr="00C7794D">
          <w:rPr>
            <w:rFonts w:cs="Arial"/>
            <w:color w:val="000000"/>
          </w:rPr>
          <w:t>time is</w:t>
        </w:r>
      </w:ins>
      <w:ins w:id="36165" w:author="Allen Wirfs-Brock rev2" w:date="2011-07-20T17:53:00Z">
        <w:r w:rsidR="0019140B" w:rsidRPr="00C7794D">
          <w:rPr>
            <w:rFonts w:cs="Arial"/>
            <w:color w:val="000000"/>
          </w:rPr>
          <w:t xml:space="preserve"> </w:t>
        </w:r>
      </w:ins>
      <w:ins w:id="36166" w:author="Allen Wirfs-Brock rev2" w:date="2011-07-20T17:54:00Z">
        <w:del w:id="36167" w:author="Rev 11 Allen Wirfs-Brock" w:date="2012-10-17T09:13:00Z">
          <w:r w:rsidR="0019140B" w:rsidRPr="00C7794D" w:rsidDel="00666B64">
            <w:rPr>
              <w:rFonts w:cs="Arial"/>
              <w:color w:val="000000"/>
            </w:rPr>
            <w:delText xml:space="preserve">in </w:delText>
          </w:r>
        </w:del>
        <w:r w:rsidR="0019140B" w:rsidRPr="00C7794D">
          <w:rPr>
            <w:rFonts w:cs="Arial"/>
            <w:color w:val="000000"/>
          </w:rPr>
          <w:t>interpre</w:t>
        </w:r>
      </w:ins>
      <w:ins w:id="36168" w:author="Allen Wirfs-Brock rev2" w:date="2011-07-20T17:55:00Z">
        <w:r w:rsidR="0019140B" w:rsidRPr="00C7794D">
          <w:rPr>
            <w:rFonts w:cs="Arial"/>
            <w:color w:val="000000"/>
          </w:rPr>
          <w:t>t</w:t>
        </w:r>
      </w:ins>
      <w:ins w:id="36169" w:author="Allen Wirfs-Brock rev2" w:date="2011-07-20T17:54:00Z">
        <w:r w:rsidR="0019140B" w:rsidRPr="00C7794D">
          <w:rPr>
            <w:rFonts w:cs="Arial"/>
            <w:color w:val="000000"/>
          </w:rPr>
          <w:t>ed as</w:t>
        </w:r>
      </w:ins>
      <w:ins w:id="36170" w:author="Allen Wirfs-Brock rev2" w:date="2011-07-20T17:53:00Z">
        <w:r w:rsidR="0019140B" w:rsidRPr="00C7794D">
          <w:rPr>
            <w:rFonts w:cs="Arial"/>
            <w:color w:val="000000"/>
          </w:rPr>
          <w:t xml:space="preserve"> a local time</w:t>
        </w:r>
      </w:ins>
      <w:del w:id="36171" w:author="Allen Wirfs-Brock rev2" w:date="2011-07-20T17:54:00Z">
        <w:r w:rsidRPr="00C7794D" w:rsidDel="0019140B">
          <w:rPr>
            <w:rFonts w:cs="Arial"/>
            <w:color w:val="000000"/>
          </w:rPr>
          <w:delText xml:space="preserve"> </w:delText>
        </w:r>
      </w:del>
      <w:del w:id="36172" w:author="Allen Wirfs-Brock rev2" w:date="2011-07-20T17:50:00Z">
        <w:r w:rsidRPr="00C7794D" w:rsidDel="0019140B">
          <w:rPr>
            <w:rFonts w:cs="Arial"/>
            <w:color w:val="000000"/>
          </w:rPr>
          <w:delText xml:space="preserve">is </w:delText>
        </w:r>
      </w:del>
      <w:del w:id="36173"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rsidR="004C02EF" w:rsidRPr="00C7794D" w:rsidRDefault="004C02EF" w:rsidP="004C02EF">
      <w:r w:rsidRPr="00C7794D">
        <w:t>Illegal values (out-of-bounds as well as syntax errors) in a format string means that the format string is not a valid instance of this format.</w:t>
      </w:r>
    </w:p>
    <w:p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rsidR="004C02EF" w:rsidRPr="006B6D0A" w:rsidRDefault="004C02EF" w:rsidP="004C02EF">
      <w:pPr>
        <w:pStyle w:val="Heading5"/>
        <w:numPr>
          <w:ilvl w:val="0"/>
          <w:numId w:val="0"/>
        </w:numPr>
      </w:pPr>
      <w:r w:rsidRPr="004D1BD1">
        <w:t>15.9.1.15.1</w:t>
      </w:r>
      <w:r w:rsidRPr="004D1BD1">
        <w:tab/>
      </w:r>
      <w:r w:rsidRPr="008B7F6F">
        <w:t>Extended y</w:t>
      </w:r>
      <w:r w:rsidRPr="006B6D0A">
        <w:t>ears</w:t>
      </w:r>
    </w:p>
    <w:p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rsidR="004C02EF" w:rsidRPr="00C7794D" w:rsidRDefault="004C02EF" w:rsidP="004C02EF">
      <w:pPr>
        <w:pStyle w:val="Note"/>
      </w:pPr>
      <w:r w:rsidRPr="00E77497">
        <w:t>NOTE</w:t>
      </w:r>
      <w:r w:rsidRPr="00E77497">
        <w:tab/>
      </w:r>
      <w:r w:rsidRPr="00C7794D">
        <w:t>Examples of extended years:</w:t>
      </w:r>
    </w:p>
    <w:p w:rsidR="004C02EF" w:rsidRPr="00C7794D" w:rsidRDefault="004C02EF" w:rsidP="004C02EF">
      <w:pPr>
        <w:ind w:left="400"/>
        <w:jc w:val="left"/>
        <w:rPr>
          <w:sz w:val="18"/>
          <w:szCs w:val="18"/>
        </w:rPr>
      </w:pPr>
      <w:r w:rsidRPr="00C7794D">
        <w:rPr>
          <w:rStyle w:val="apple-style-span"/>
          <w:rFonts w:cs="Arial"/>
          <w:sz w:val="18"/>
          <w:szCs w:val="18"/>
        </w:rPr>
        <w:lastRenderedPageBreak/>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rsidR="004C02EF" w:rsidRPr="004D1BD1" w:rsidRDefault="004C02EF" w:rsidP="00B43482">
      <w:pPr>
        <w:pStyle w:val="Heading3"/>
        <w:numPr>
          <w:ilvl w:val="0"/>
          <w:numId w:val="0"/>
        </w:numPr>
      </w:pPr>
      <w:bookmarkStart w:id="36174" w:name="_Ref424531852"/>
      <w:bookmarkStart w:id="36175" w:name="_Toc472818949"/>
      <w:bookmarkStart w:id="36176" w:name="_Toc235503527"/>
      <w:bookmarkStart w:id="36177" w:name="_Toc241509302"/>
      <w:bookmarkStart w:id="36178" w:name="_Toc244416789"/>
      <w:bookmarkStart w:id="36179" w:name="_Toc276631153"/>
      <w:bookmarkStart w:id="36180" w:name="_Toc339020480"/>
      <w:r w:rsidRPr="004D1BD1">
        <w:t>15.9.2</w:t>
      </w:r>
      <w:r w:rsidRPr="004D1BD1">
        <w:tab/>
        <w:t>The Date Constructor Called as a Functio</w:t>
      </w:r>
      <w:bookmarkEnd w:id="36154"/>
      <w:bookmarkEnd w:id="36157"/>
      <w:r w:rsidRPr="004D1BD1">
        <w:t>n</w:t>
      </w:r>
      <w:bookmarkEnd w:id="36174"/>
      <w:bookmarkEnd w:id="36175"/>
      <w:bookmarkEnd w:id="36176"/>
      <w:bookmarkEnd w:id="36177"/>
      <w:bookmarkEnd w:id="36178"/>
      <w:bookmarkEnd w:id="36179"/>
      <w:bookmarkEnd w:id="36180"/>
    </w:p>
    <w:p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36181" w:name="_Toc393690522"/>
    </w:p>
    <w:p w:rsidR="004C02EF" w:rsidRPr="00E77497" w:rsidRDefault="004C02EF" w:rsidP="004C02EF">
      <w:pPr>
        <w:pStyle w:val="Heading4"/>
        <w:numPr>
          <w:ilvl w:val="0"/>
          <w:numId w:val="0"/>
        </w:numPr>
      </w:pPr>
      <w:r w:rsidRPr="00E77497">
        <w:t>15.9.2.1</w:t>
      </w:r>
      <w:r w:rsidRPr="00E77497">
        <w:tab/>
        <w:t>Date ( [ year [, month [, date [, hours [, minutes [, seconds [, ms</w:t>
      </w:r>
      <w:bookmarkEnd w:id="36181"/>
      <w:r w:rsidRPr="00E77497">
        <w:t xml:space="preserve"> ] ] ] ] ] ] ] )</w:t>
      </w:r>
    </w:p>
    <w:p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36182" w:name="_Toc393690523"/>
    </w:p>
    <w:p w:rsidR="004C02EF" w:rsidRPr="00E77497" w:rsidRDefault="004C02EF" w:rsidP="00B43482">
      <w:pPr>
        <w:pStyle w:val="Heading3"/>
        <w:numPr>
          <w:ilvl w:val="0"/>
          <w:numId w:val="0"/>
        </w:numPr>
      </w:pPr>
      <w:bookmarkStart w:id="36183" w:name="_Toc393690530"/>
      <w:bookmarkStart w:id="36184" w:name="_Toc472818950"/>
      <w:bookmarkStart w:id="36185" w:name="_Toc235503528"/>
      <w:bookmarkStart w:id="36186" w:name="_Toc241509303"/>
      <w:bookmarkStart w:id="36187" w:name="_Toc244416790"/>
      <w:bookmarkStart w:id="36188" w:name="_Toc276631154"/>
      <w:bookmarkStart w:id="36189" w:name="_Toc339020481"/>
      <w:bookmarkEnd w:id="36182"/>
      <w:r w:rsidRPr="00E77497">
        <w:t>15.9.3</w:t>
      </w:r>
      <w:r w:rsidRPr="00E77497">
        <w:tab/>
        <w:t>The Date Constructo</w:t>
      </w:r>
      <w:bookmarkEnd w:id="36155"/>
      <w:bookmarkEnd w:id="36156"/>
      <w:bookmarkEnd w:id="36183"/>
      <w:r w:rsidRPr="00E77497">
        <w:t>r</w:t>
      </w:r>
      <w:bookmarkEnd w:id="36184"/>
      <w:bookmarkEnd w:id="36185"/>
      <w:bookmarkEnd w:id="36186"/>
      <w:bookmarkEnd w:id="36187"/>
      <w:bookmarkEnd w:id="36188"/>
      <w:bookmarkEnd w:id="36189"/>
    </w:p>
    <w:p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6190" w:name="_Toc393690531"/>
      <w:bookmarkStart w:id="36191" w:name="_Toc385672406"/>
    </w:p>
    <w:p w:rsidR="004C02EF" w:rsidRPr="00E77497" w:rsidRDefault="004C02EF" w:rsidP="004C02EF">
      <w:pPr>
        <w:pStyle w:val="Heading4"/>
        <w:numPr>
          <w:ilvl w:val="0"/>
          <w:numId w:val="0"/>
        </w:numPr>
      </w:pPr>
      <w:r w:rsidRPr="00E77497">
        <w:t>15.9.3.1</w:t>
      </w:r>
      <w:r w:rsidRPr="00E77497">
        <w:tab/>
        <w:t>new Date (year, month [, date [, hours [, minutes [, seconds [, ms</w:t>
      </w:r>
      <w:bookmarkEnd w:id="36190"/>
      <w:r w:rsidRPr="00E77497">
        <w:t xml:space="preserve"> ] ] ] ] ] )</w:t>
      </w:r>
    </w:p>
    <w:p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rsidR="004C02EF" w:rsidRPr="00E77497" w:rsidRDefault="004C02EF" w:rsidP="004C02EF">
      <w:r w:rsidRPr="00E77497">
        <w:t xml:space="preserve">The </w:t>
      </w:r>
      <w:del w:id="36192" w:author="Allen Wirfs-Brock" w:date="2011-07-02T14:25:00Z">
        <w:r w:rsidRPr="00E77497" w:rsidDel="0054023D">
          <w:delText xml:space="preserve">[[Class]] internal property of the </w:delText>
        </w:r>
      </w:del>
      <w:r w:rsidRPr="00E77497">
        <w:t xml:space="preserve">newly constructed object </w:t>
      </w:r>
      <w:del w:id="36193" w:author="Allen Wirfs-Brock" w:date="2011-07-02T14:25:00Z">
        <w:r w:rsidRPr="00E77497" w:rsidDel="0054023D">
          <w:delText xml:space="preserve">is set to </w:delText>
        </w:r>
        <w:r w:rsidRPr="00E77497" w:rsidDel="0054023D">
          <w:rPr>
            <w:rFonts w:ascii="Courier New" w:hAnsi="Courier New"/>
            <w:b/>
          </w:rPr>
          <w:delText>"Date"</w:delText>
        </w:r>
      </w:del>
      <w:ins w:id="36194" w:author="Allen Wirfs-Brock" w:date="2011-07-02T14:25:00Z">
        <w:r w:rsidR="0054023D" w:rsidRPr="00E77497">
          <w:t>has a [[</w:t>
        </w:r>
        <w:del w:id="36195" w:author="Rev 3 Allen Wirfs-Brock" w:date="2011-09-08T14:45:00Z">
          <w:r w:rsidR="0054023D" w:rsidRPr="00E77497" w:rsidDel="00FA2A04">
            <w:delText>IsDate</w:delText>
          </w:r>
        </w:del>
      </w:ins>
      <w:ins w:id="36196" w:author="Rev 3 Allen Wirfs-Brock" w:date="2011-09-08T14:45:00Z">
        <w:r w:rsidR="00FA2A04" w:rsidRPr="00E77497">
          <w:t>NativeBrand</w:t>
        </w:r>
      </w:ins>
      <w:ins w:id="36197" w:author="Allen Wirfs-Brock" w:date="2011-07-02T14:25:00Z">
        <w:r w:rsidR="0054023D" w:rsidRPr="00E77497">
          <w:t>]] internal property</w:t>
        </w:r>
      </w:ins>
      <w:ins w:id="36198" w:author="Rev 3 Allen Wirfs-Brock" w:date="2011-09-08T14:43:00Z">
        <w:r w:rsidR="00FA2A04" w:rsidRPr="00E77497">
          <w:t xml:space="preserve"> </w:t>
        </w:r>
      </w:ins>
      <w:ins w:id="36199" w:author="Rev 3 Allen Wirfs-Brock" w:date="2011-09-08T14:44:00Z">
        <w:r w:rsidR="00FA2A04" w:rsidRPr="00E77497">
          <w:t>whose value is NativeDate</w:t>
        </w:r>
      </w:ins>
      <w:r w:rsidRPr="00E77497">
        <w:t>.</w:t>
      </w:r>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4C02EF">
      <w:r w:rsidRPr="00E77497">
        <w:t>The [[PrimitiveValue]] internal property of the newly constructed object is set as follows:</w:t>
      </w:r>
    </w:p>
    <w:p w:rsidR="004C02EF" w:rsidRPr="00E77497" w:rsidRDefault="004C02EF" w:rsidP="001F482D">
      <w:pPr>
        <w:pStyle w:val="M4"/>
        <w:numPr>
          <w:ilvl w:val="0"/>
          <w:numId w:val="248"/>
        </w:numPr>
        <w:spacing w:after="0"/>
      </w:pPr>
      <w:bookmarkStart w:id="36200" w:name="_Toc393690537"/>
      <w:bookmarkEnd w:id="36191"/>
      <w:r w:rsidRPr="00E77497">
        <w:t xml:space="preserve">Let </w:t>
      </w:r>
      <w:r w:rsidRPr="00E77497">
        <w:rPr>
          <w:i/>
        </w:rPr>
        <w:t>y</w:t>
      </w:r>
      <w:r w:rsidRPr="00E77497">
        <w:t xml:space="preserve"> be ToNumber(</w:t>
      </w:r>
      <w:r w:rsidRPr="00E77497">
        <w:rPr>
          <w:i/>
        </w:rPr>
        <w:t>year</w:t>
      </w:r>
      <w:r w:rsidRPr="00E77497">
        <w:t>).</w:t>
      </w:r>
    </w:p>
    <w:p w:rsidR="009C5DEB" w:rsidRDefault="009C5DEB" w:rsidP="001F482D">
      <w:pPr>
        <w:pStyle w:val="M4"/>
        <w:numPr>
          <w:ilvl w:val="0"/>
          <w:numId w:val="248"/>
        </w:numPr>
        <w:spacing w:after="0"/>
        <w:rPr>
          <w:ins w:id="36201" w:author="Rev 7 Allen Wirfs-Brock" w:date="2012-04-11T15:18:00Z"/>
        </w:rPr>
      </w:pPr>
      <w:ins w:id="36202" w:author="Rev 7 Allen Wirfs-Brock" w:date="2012-04-11T15:18:00Z">
        <w:r>
          <w:t>ReturnIfAbrupt(</w:t>
        </w:r>
        <w:r w:rsidRPr="009C5DEB">
          <w:rPr>
            <w:i/>
          </w:rPr>
          <w:t>year</w:t>
        </w:r>
        <w:r>
          <w:t>).</w:t>
        </w:r>
      </w:ins>
    </w:p>
    <w:p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rsidR="009C5DEB" w:rsidRDefault="009C5DEB" w:rsidP="009C5DEB">
      <w:pPr>
        <w:pStyle w:val="M4"/>
        <w:numPr>
          <w:ilvl w:val="0"/>
          <w:numId w:val="248"/>
        </w:numPr>
        <w:spacing w:after="0"/>
        <w:rPr>
          <w:ins w:id="36203" w:author="Rev 7 Allen Wirfs-Brock" w:date="2012-04-11T15:19:00Z"/>
        </w:rPr>
      </w:pPr>
      <w:ins w:id="36204" w:author="Rev 7 Allen Wirfs-Brock" w:date="2012-04-11T15:19:00Z">
        <w:r>
          <w:t>ReturnIfAbrupt(</w:t>
        </w:r>
      </w:ins>
      <w:ins w:id="36205" w:author="Rev 7 Allen Wirfs-Brock" w:date="2012-04-11T15:20:00Z">
        <w:r w:rsidRPr="00E77497">
          <w:rPr>
            <w:i/>
          </w:rPr>
          <w:t>month</w:t>
        </w:r>
      </w:ins>
      <w:ins w:id="36206" w:author="Rev 7 Allen Wirfs-Brock" w:date="2012-04-11T15:19:00Z">
        <w:r>
          <w:t>).</w:t>
        </w:r>
      </w:ins>
    </w:p>
    <w:p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9C5DEB" w:rsidRDefault="009C5DEB" w:rsidP="009C5DEB">
      <w:pPr>
        <w:pStyle w:val="M4"/>
        <w:numPr>
          <w:ilvl w:val="0"/>
          <w:numId w:val="248"/>
        </w:numPr>
        <w:spacing w:after="0"/>
        <w:rPr>
          <w:ins w:id="36207" w:author="Rev 7 Allen Wirfs-Brock" w:date="2012-04-11T15:19:00Z"/>
        </w:rPr>
      </w:pPr>
      <w:ins w:id="36208" w:author="Rev 7 Allen Wirfs-Brock" w:date="2012-04-11T15:19:00Z">
        <w:r>
          <w:t>ReturnIfAbrupt(</w:t>
        </w:r>
      </w:ins>
      <w:ins w:id="36209" w:author="Rev 7 Allen Wirfs-Brock" w:date="2012-04-11T15:20:00Z">
        <w:r w:rsidRPr="00E77497">
          <w:rPr>
            <w:i/>
          </w:rPr>
          <w:t>dt</w:t>
        </w:r>
      </w:ins>
      <w:ins w:id="36210" w:author="Rev 7 Allen Wirfs-Brock" w:date="2012-04-11T15:19:00Z">
        <w:r>
          <w:t>).</w:t>
        </w:r>
      </w:ins>
    </w:p>
    <w:p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9C5DEB" w:rsidRDefault="009C5DEB" w:rsidP="009C5DEB">
      <w:pPr>
        <w:pStyle w:val="M4"/>
        <w:numPr>
          <w:ilvl w:val="0"/>
          <w:numId w:val="248"/>
        </w:numPr>
        <w:spacing w:after="0"/>
        <w:rPr>
          <w:ins w:id="36211" w:author="Rev 7 Allen Wirfs-Brock" w:date="2012-04-11T15:20:00Z"/>
        </w:rPr>
      </w:pPr>
      <w:ins w:id="36212" w:author="Rev 7 Allen Wirfs-Brock" w:date="2012-04-11T15:20:00Z">
        <w:r>
          <w:t>ReturnIfAbrupt(</w:t>
        </w:r>
        <w:r>
          <w:rPr>
            <w:i/>
          </w:rPr>
          <w:t>h</w:t>
        </w:r>
        <w:r>
          <w:t>).</w:t>
        </w:r>
      </w:ins>
    </w:p>
    <w:p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9C5DEB" w:rsidRDefault="009C5DEB" w:rsidP="009C5DEB">
      <w:pPr>
        <w:pStyle w:val="M4"/>
        <w:numPr>
          <w:ilvl w:val="0"/>
          <w:numId w:val="248"/>
        </w:numPr>
        <w:spacing w:after="0"/>
        <w:rPr>
          <w:ins w:id="36213" w:author="Rev 7 Allen Wirfs-Brock" w:date="2012-04-11T15:19:00Z"/>
        </w:rPr>
      </w:pPr>
      <w:ins w:id="36214" w:author="Rev 7 Allen Wirfs-Brock" w:date="2012-04-11T15:19:00Z">
        <w:r>
          <w:t>ReturnIfAbrupt(</w:t>
        </w:r>
      </w:ins>
      <w:ins w:id="36215" w:author="Rev 7 Allen Wirfs-Brock" w:date="2012-04-11T15:20:00Z">
        <w:r w:rsidRPr="00E77497">
          <w:rPr>
            <w:i/>
          </w:rPr>
          <w:t>min</w:t>
        </w:r>
      </w:ins>
      <w:ins w:id="36216" w:author="Rev 7 Allen Wirfs-Brock" w:date="2012-04-11T15:19:00Z">
        <w:r>
          <w:t>).</w:t>
        </w:r>
      </w:ins>
    </w:p>
    <w:p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9C5DEB" w:rsidRDefault="009C5DEB" w:rsidP="009C5DEB">
      <w:pPr>
        <w:pStyle w:val="M4"/>
        <w:numPr>
          <w:ilvl w:val="0"/>
          <w:numId w:val="248"/>
        </w:numPr>
        <w:spacing w:after="0"/>
        <w:rPr>
          <w:ins w:id="36217" w:author="Rev 7 Allen Wirfs-Brock" w:date="2012-04-11T15:19:00Z"/>
        </w:rPr>
      </w:pPr>
      <w:ins w:id="36218" w:author="Rev 7 Allen Wirfs-Brock" w:date="2012-04-11T15:19:00Z">
        <w:r>
          <w:t>ReturnIfAbrupt(</w:t>
        </w:r>
      </w:ins>
      <w:ins w:id="36219" w:author="Rev 7 Allen Wirfs-Brock" w:date="2012-04-11T15:21:00Z">
        <w:r>
          <w:rPr>
            <w:i/>
          </w:rPr>
          <w:t>s</w:t>
        </w:r>
      </w:ins>
      <w:ins w:id="36220" w:author="Rev 7 Allen Wirfs-Brock" w:date="2012-04-11T15:19:00Z">
        <w:r>
          <w:t>).</w:t>
        </w:r>
      </w:ins>
    </w:p>
    <w:p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9C5DEB" w:rsidRDefault="009C5DEB" w:rsidP="009C5DEB">
      <w:pPr>
        <w:pStyle w:val="M4"/>
        <w:numPr>
          <w:ilvl w:val="0"/>
          <w:numId w:val="248"/>
        </w:numPr>
        <w:spacing w:after="0"/>
        <w:rPr>
          <w:ins w:id="36221" w:author="Rev 7 Allen Wirfs-Brock" w:date="2012-04-11T15:19:00Z"/>
        </w:rPr>
      </w:pPr>
      <w:ins w:id="36222" w:author="Rev 7 Allen Wirfs-Brock" w:date="2012-04-11T15:19:00Z">
        <w:r>
          <w:t>ReturnIfAbrupt(</w:t>
        </w:r>
      </w:ins>
      <w:ins w:id="36223" w:author="Rev 7 Allen Wirfs-Brock" w:date="2012-04-11T15:21:00Z">
        <w:r w:rsidRPr="00E77497">
          <w:rPr>
            <w:i/>
          </w:rPr>
          <w:t>milli</w:t>
        </w:r>
      </w:ins>
      <w:ins w:id="36224" w:author="Rev 7 Allen Wirfs-Brock" w:date="2012-04-11T15:19:00Z">
        <w:r>
          <w:t>).</w:t>
        </w:r>
      </w:ins>
    </w:p>
    <w:p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36225" w:name="_Toc393690532"/>
    </w:p>
    <w:bookmarkEnd w:id="36225"/>
    <w:p w:rsidR="004C02EF" w:rsidRPr="00E77497" w:rsidRDefault="004C02EF" w:rsidP="004C02EF">
      <w:pPr>
        <w:pStyle w:val="Heading4"/>
        <w:numPr>
          <w:ilvl w:val="0"/>
          <w:numId w:val="0"/>
        </w:numPr>
      </w:pPr>
      <w:r w:rsidRPr="00E77497">
        <w:lastRenderedPageBreak/>
        <w:t>15.9.3.2</w:t>
      </w:r>
      <w:r w:rsidRPr="00E77497">
        <w:tab/>
        <w:t>new Date (value</w:t>
      </w:r>
      <w:bookmarkEnd w:id="36200"/>
      <w:r w:rsidRPr="00E77497">
        <w:t>)</w:t>
      </w:r>
    </w:p>
    <w:p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rsidR="004C02EF" w:rsidRPr="00E77497" w:rsidRDefault="0054023D" w:rsidP="004C02EF">
      <w:ins w:id="36226" w:author="Allen Wirfs-Brock" w:date="2011-07-02T14:27:00Z">
        <w:r w:rsidRPr="00E77497">
          <w:t>The newly constructed object has a [[</w:t>
        </w:r>
        <w:del w:id="36227" w:author="Rev 3 Allen Wirfs-Brock" w:date="2011-09-08T14:45:00Z">
          <w:r w:rsidRPr="00E77497" w:rsidDel="00FA2A04">
            <w:delText>IsDate</w:delText>
          </w:r>
        </w:del>
      </w:ins>
      <w:ins w:id="36228" w:author="Rev 3 Allen Wirfs-Brock" w:date="2011-09-08T14:45:00Z">
        <w:r w:rsidR="00FA2A04" w:rsidRPr="00E77497">
          <w:t>NativeBrand</w:t>
        </w:r>
      </w:ins>
      <w:ins w:id="36229" w:author="Allen Wirfs-Brock" w:date="2011-07-02T14:27:00Z">
        <w:r w:rsidRPr="00E77497">
          <w:t>]] internal property</w:t>
        </w:r>
      </w:ins>
      <w:ins w:id="36230" w:author="Rev 3 Allen Wirfs-Brock" w:date="2011-09-08T14:45:00Z">
        <w:r w:rsidR="00FA2A04" w:rsidRPr="00E77497">
          <w:t xml:space="preserve"> whose value is NativeDate</w:t>
        </w:r>
      </w:ins>
      <w:ins w:id="36231" w:author="Allen Wirfs-Brock" w:date="2011-07-02T14:27:00Z">
        <w:r w:rsidRPr="00E77497">
          <w:t>.</w:t>
        </w:r>
      </w:ins>
      <w:del w:id="36232"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4C02EF">
      <w:r w:rsidRPr="00E77497">
        <w:t>The [[PrimitiveValue]] internal property of the newly constructed object is set as follows:</w:t>
      </w:r>
    </w:p>
    <w:p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rsidR="004C02EF" w:rsidRPr="00E77497" w:rsidRDefault="00584205" w:rsidP="00584205">
      <w:pPr>
        <w:pStyle w:val="Alg4"/>
        <w:numPr>
          <w:ilvl w:val="1"/>
          <w:numId w:val="249"/>
        </w:numPr>
      </w:pPr>
      <w:ins w:id="36233" w:author="Rev 11 Allen Wirfs-Brock" w:date="2012-10-24T12:24:00Z">
        <w:r>
          <w:t xml:space="preserve">Let </w:t>
        </w:r>
        <w:r w:rsidRPr="007B7042">
          <w:rPr>
            <w:i/>
            <w:iCs/>
          </w:rPr>
          <w:t>V</w:t>
        </w:r>
        <w:r>
          <w:t xml:space="preserve"> be the result of </w:t>
        </w:r>
      </w:ins>
      <w:del w:id="36234" w:author="Rev 11 Allen Wirfs-Brock" w:date="2012-10-24T12:25:00Z">
        <w:r w:rsidR="004C02EF" w:rsidRPr="00584205" w:rsidDel="00584205">
          <w:delText>Parse</w:delText>
        </w:r>
        <w:r w:rsidR="004C02EF" w:rsidRPr="00E77497" w:rsidDel="00584205">
          <w:delText xml:space="preserve"> </w:delText>
        </w:r>
      </w:del>
      <w:ins w:id="36235" w:author="Rev 11 Allen Wirfs-Brock" w:date="2012-10-24T12:25:00Z">
        <w:r>
          <w:t>parsing</w:t>
        </w:r>
        <w:r w:rsidRPr="00E77497">
          <w:t xml:space="preserve"> </w:t>
        </w:r>
      </w:ins>
      <w:r w:rsidR="004C02EF" w:rsidRPr="00E77497">
        <w:rPr>
          <w:i/>
        </w:rPr>
        <w:t>v</w:t>
      </w:r>
      <w:r w:rsidR="004C02EF" w:rsidRPr="00E77497">
        <w:t xml:space="preserve"> as a date, in exactly the same manner as for the </w:t>
      </w:r>
      <w:r w:rsidR="004C02EF" w:rsidRPr="00E77497">
        <w:rPr>
          <w:rFonts w:ascii="Courier New" w:hAnsi="Courier New"/>
          <w:b/>
        </w:rPr>
        <w:t>parse</w:t>
      </w:r>
      <w:r w:rsidR="004C02EF" w:rsidRPr="00E77497">
        <w:t xml:space="preserve"> method (15.9.4.2)</w:t>
      </w:r>
      <w:del w:id="36236" w:author="Rev 11 Allen Wirfs-Brock" w:date="2012-10-24T12:25:00Z">
        <w:r w:rsidR="004C02EF" w:rsidRPr="00E77497" w:rsidDel="00584205">
          <w:delText xml:space="preserve">; let </w:delText>
        </w:r>
        <w:r w:rsidR="004C02EF" w:rsidRPr="00E77497" w:rsidDel="00584205">
          <w:rPr>
            <w:i/>
          </w:rPr>
          <w:delText>V</w:delText>
        </w:r>
        <w:r w:rsidR="004C02EF" w:rsidRPr="00E77497" w:rsidDel="00584205">
          <w:delText xml:space="preserve"> be the time value for this date</w:delText>
        </w:r>
      </w:del>
      <w:r w:rsidR="004C02EF" w:rsidRPr="00E77497">
        <w:t>.</w:t>
      </w:r>
      <w:ins w:id="36237" w:author="Rev 7 Allen Wirfs-Brock" w:date="2012-04-11T15:22:00Z">
        <w:r w:rsidR="002B118D">
          <w:t xml:space="preserve"> If the parse resulted in an abrupt completion, </w:t>
        </w:r>
        <w:del w:id="36238" w:author="Rev 11 Allen Wirfs-Brock" w:date="2012-10-24T12:25:00Z">
          <w:r w:rsidR="002B118D" w:rsidRPr="00BE1C30" w:rsidDel="00584205">
            <w:rPr>
              <w:i/>
              <w:iCs/>
            </w:rPr>
            <w:delText>return</w:delText>
          </w:r>
        </w:del>
      </w:ins>
      <w:ins w:id="36239" w:author="Rev 11 Allen Wirfs-Brock" w:date="2012-10-24T12:25:00Z">
        <w:r>
          <w:rPr>
            <w:i/>
            <w:iCs/>
          </w:rPr>
          <w:t>V</w:t>
        </w:r>
        <w:r>
          <w:t xml:space="preserve"> is</w:t>
        </w:r>
      </w:ins>
      <w:ins w:id="36240" w:author="Rev 7 Allen Wirfs-Brock" w:date="2012-04-11T15:22:00Z">
        <w:r w:rsidR="002B118D">
          <w:t xml:space="preserve"> the Completion Record.</w:t>
        </w:r>
      </w:ins>
    </w:p>
    <w:p w:rsidR="00BE1C30" w:rsidRDefault="004C02EF" w:rsidP="00BE1C30">
      <w:pPr>
        <w:pStyle w:val="Alg4"/>
        <w:numPr>
          <w:ilvl w:val="0"/>
          <w:numId w:val="249"/>
        </w:numPr>
        <w:rPr>
          <w:ins w:id="36241" w:author="Rev 11 Allen Wirfs-Brock" w:date="2012-10-25T09:56:00Z"/>
        </w:rPr>
      </w:pPr>
      <w:r w:rsidRPr="00E77497">
        <w:t>Else</w:t>
      </w:r>
      <w:del w:id="36242" w:author="Rev 11 Allen Wirfs-Brock" w:date="2012-10-25T09:56:00Z">
        <w:r w:rsidRPr="00E77497" w:rsidDel="00BE1C30">
          <w:delText xml:space="preserve">, </w:delText>
        </w:r>
      </w:del>
      <w:ins w:id="36243" w:author="Rev 11 Allen Wirfs-Brock" w:date="2012-10-25T09:56:00Z">
        <w:r w:rsidR="00BE1C30" w:rsidRPr="00E77497">
          <w:t>,</w:t>
        </w:r>
      </w:ins>
    </w:p>
    <w:p w:rsidR="004C02EF" w:rsidRPr="00E77497" w:rsidRDefault="004C02EF" w:rsidP="00BE1C30">
      <w:pPr>
        <w:pStyle w:val="Alg4"/>
        <w:numPr>
          <w:ilvl w:val="1"/>
          <w:numId w:val="249"/>
        </w:numPr>
      </w:pPr>
      <w:del w:id="36244" w:author="Rev 11 Allen Wirfs-Brock" w:date="2012-10-25T09:57:00Z">
        <w:r w:rsidRPr="00E77497" w:rsidDel="00BE1C30">
          <w:delText xml:space="preserve">let </w:delText>
        </w:r>
      </w:del>
      <w:ins w:id="36245" w:author="Rev 11 Allen Wirfs-Brock" w:date="2012-10-25T09:57:00Z">
        <w:r w:rsidR="00BE1C30">
          <w:t>L</w:t>
        </w:r>
        <w:r w:rsidR="00BE1C30" w:rsidRPr="00E77497">
          <w:t xml:space="preserve">et </w:t>
        </w:r>
      </w:ins>
      <w:r w:rsidRPr="00E77497">
        <w:rPr>
          <w:i/>
        </w:rPr>
        <w:t>V</w:t>
      </w:r>
      <w:r w:rsidRPr="00E77497">
        <w:t xml:space="preserve"> be ToNumber(</w:t>
      </w:r>
      <w:r w:rsidRPr="00E77497">
        <w:rPr>
          <w:i/>
        </w:rPr>
        <w:t>v</w:t>
      </w:r>
      <w:r w:rsidRPr="00E77497">
        <w:t>).</w:t>
      </w:r>
    </w:p>
    <w:p w:rsidR="002B118D" w:rsidRDefault="002B118D" w:rsidP="002B118D">
      <w:pPr>
        <w:pStyle w:val="M4"/>
        <w:numPr>
          <w:ilvl w:val="0"/>
          <w:numId w:val="249"/>
        </w:numPr>
        <w:spacing w:after="0"/>
        <w:rPr>
          <w:ins w:id="36246" w:author="Rev 7 Allen Wirfs-Brock" w:date="2012-04-11T15:23:00Z"/>
        </w:rPr>
      </w:pPr>
      <w:ins w:id="36247" w:author="Rev 7 Allen Wirfs-Brock" w:date="2012-04-11T15:23:00Z">
        <w:r>
          <w:t>ReturnIfAbrupt(</w:t>
        </w:r>
        <w:r>
          <w:rPr>
            <w:i/>
          </w:rPr>
          <w:t>V</w:t>
        </w:r>
        <w:r>
          <w:t>).</w:t>
        </w:r>
      </w:ins>
    </w:p>
    <w:p w:rsidR="008D4801" w:rsidRPr="008D4801" w:rsidRDefault="008D4801" w:rsidP="00CB094A">
      <w:pPr>
        <w:pStyle w:val="Alg4"/>
        <w:numPr>
          <w:ilvl w:val="0"/>
          <w:numId w:val="249"/>
        </w:numPr>
        <w:spacing w:after="220"/>
        <w:contextualSpacing/>
        <w:rPr>
          <w:ins w:id="36248" w:author="Rev 9 Allen Wirfs-Brock" w:date="2012-07-08T13:41:00Z"/>
        </w:rPr>
      </w:pPr>
      <w:ins w:id="36249" w:author="Rev 9 Allen Wirfs-Brock" w:date="2012-07-08T13:41:00Z">
        <w:r w:rsidRPr="00E77497">
          <w:t>Set the [[PrimitiveValue]] internal property of the newly constructed object to TimeClip(</w:t>
        </w:r>
        <w:r w:rsidRPr="00E77497">
          <w:rPr>
            <w:i/>
          </w:rPr>
          <w:t>V</w:t>
        </w:r>
        <w:r w:rsidRPr="00E77497">
          <w:t>).</w:t>
        </w:r>
      </w:ins>
    </w:p>
    <w:p w:rsidR="008D4801" w:rsidRDefault="008D4801" w:rsidP="008D4801">
      <w:pPr>
        <w:pStyle w:val="Alg4"/>
        <w:numPr>
          <w:ilvl w:val="0"/>
          <w:numId w:val="249"/>
        </w:numPr>
        <w:spacing w:after="220"/>
        <w:rPr>
          <w:ins w:id="36250" w:author="Rev 9 Allen Wirfs-Brock" w:date="2012-07-08T13:40:00Z"/>
        </w:rPr>
      </w:pPr>
      <w:ins w:id="36251" w:author="Rev 9 Allen Wirfs-Brock" w:date="2012-07-08T13:40:00Z">
        <w:r>
          <w:t>Return the newly constructed object.</w:t>
        </w:r>
      </w:ins>
    </w:p>
    <w:p w:rsidR="008D4801" w:rsidRPr="008D4801" w:rsidDel="008D4801" w:rsidRDefault="004C02EF" w:rsidP="008D4801">
      <w:pPr>
        <w:pStyle w:val="Alg4"/>
        <w:numPr>
          <w:ilvl w:val="0"/>
          <w:numId w:val="249"/>
        </w:numPr>
        <w:spacing w:after="220"/>
        <w:rPr>
          <w:del w:id="36252" w:author="Rev 9 Allen Wirfs-Brock" w:date="2012-07-08T13:41:00Z"/>
        </w:rPr>
      </w:pPr>
      <w:del w:id="36253" w:author="Rev 9 Allen Wirfs-Brock" w:date="2012-07-08T13:41:00Z">
        <w:r w:rsidRPr="00E77497" w:rsidDel="008D4801">
          <w:delText>Set the [[PrimitiveValue]] internal property of the newly constructed object to TimeClip(</w:delText>
        </w:r>
        <w:r w:rsidRPr="00E77497" w:rsidDel="008D4801">
          <w:rPr>
            <w:i/>
          </w:rPr>
          <w:delText>V</w:delText>
        </w:r>
        <w:r w:rsidRPr="00E77497" w:rsidDel="008D4801">
          <w:delText>)</w:delText>
        </w:r>
      </w:del>
      <w:del w:id="36254" w:author="Rev 9 Allen Wirfs-Brock" w:date="2012-07-08T13:39:00Z">
        <w:r w:rsidRPr="00E77497" w:rsidDel="00B7141C">
          <w:delText xml:space="preserve"> and return</w:delText>
        </w:r>
      </w:del>
      <w:del w:id="36255" w:author="Rev 9 Allen Wirfs-Brock" w:date="2012-07-08T13:41:00Z">
        <w:r w:rsidRPr="00E77497" w:rsidDel="008D4801">
          <w:delText>.</w:delText>
        </w:r>
      </w:del>
    </w:p>
    <w:p w:rsidR="004C02EF" w:rsidRPr="00E77497" w:rsidRDefault="004C02EF" w:rsidP="004C02EF">
      <w:pPr>
        <w:pStyle w:val="Heading4"/>
        <w:numPr>
          <w:ilvl w:val="0"/>
          <w:numId w:val="0"/>
        </w:numPr>
      </w:pPr>
      <w:bookmarkStart w:id="36256" w:name="_Toc393690538"/>
      <w:r w:rsidRPr="00E77497">
        <w:t>15.9.3.3</w:t>
      </w:r>
      <w:r w:rsidRPr="00E77497">
        <w:tab/>
        <w:t>new Date (</w:t>
      </w:r>
      <w:bookmarkEnd w:id="36256"/>
      <w:r w:rsidRPr="00E77497">
        <w:t xml:space="preserve"> )</w:t>
      </w:r>
    </w:p>
    <w:p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rsidR="004C02EF" w:rsidRPr="00E77497" w:rsidRDefault="0054023D" w:rsidP="004C02EF">
      <w:ins w:id="36257" w:author="Allen Wirfs-Brock" w:date="2011-07-02T14:28:00Z">
        <w:r w:rsidRPr="00E77497">
          <w:t>The newly constructed object has a [[</w:t>
        </w:r>
        <w:del w:id="36258" w:author="Rev 3 Allen Wirfs-Brock" w:date="2011-09-08T14:46:00Z">
          <w:r w:rsidRPr="00E77497" w:rsidDel="00FA2A04">
            <w:delText>IsDate</w:delText>
          </w:r>
        </w:del>
      </w:ins>
      <w:ins w:id="36259" w:author="Rev 3 Allen Wirfs-Brock" w:date="2011-09-08T14:46:00Z">
        <w:r w:rsidR="00FA2A04" w:rsidRPr="00E77497">
          <w:t>NativeBrand</w:t>
        </w:r>
      </w:ins>
      <w:ins w:id="36260" w:author="Allen Wirfs-Brock" w:date="2011-07-02T14:28:00Z">
        <w:r w:rsidRPr="00E77497">
          <w:t>]] internal property</w:t>
        </w:r>
      </w:ins>
      <w:ins w:id="36261" w:author="Rev 3 Allen Wirfs-Brock" w:date="2011-09-08T14:46:00Z">
        <w:r w:rsidR="00FA2A04" w:rsidRPr="00E77497">
          <w:t xml:space="preserve"> whose value is NativeDate</w:t>
        </w:r>
      </w:ins>
      <w:ins w:id="36262" w:author="Allen Wirfs-Brock" w:date="2011-07-02T14:28:00Z">
        <w:r w:rsidRPr="00E77497">
          <w:t>.</w:t>
        </w:r>
      </w:ins>
      <w:del w:id="36263"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4C02EF">
      <w:r w:rsidRPr="00E77497">
        <w:t>The [[PrimitiveValue]] internal property of the newly constructed object is set to the time value (UTC) identifying the current time.</w:t>
      </w:r>
      <w:bookmarkStart w:id="36264" w:name="_Toc393690539"/>
    </w:p>
    <w:p w:rsidR="004C02EF" w:rsidRPr="00E77497" w:rsidRDefault="004C02EF" w:rsidP="00B43482">
      <w:pPr>
        <w:pStyle w:val="Heading3"/>
        <w:numPr>
          <w:ilvl w:val="0"/>
          <w:numId w:val="0"/>
        </w:numPr>
      </w:pPr>
      <w:bookmarkStart w:id="36265" w:name="_Ref457709552"/>
      <w:bookmarkStart w:id="36266" w:name="_Toc472818951"/>
      <w:bookmarkStart w:id="36267" w:name="_Toc235503529"/>
      <w:bookmarkStart w:id="36268" w:name="_Toc241509304"/>
      <w:bookmarkStart w:id="36269" w:name="_Toc244416791"/>
      <w:bookmarkStart w:id="36270" w:name="_Toc276631155"/>
      <w:bookmarkStart w:id="36271" w:name="_Toc339020482"/>
      <w:r w:rsidRPr="00E77497">
        <w:t>15.9.4</w:t>
      </w:r>
      <w:r w:rsidRPr="00E77497">
        <w:tab/>
        <w:t>Properties of the Date Constructo</w:t>
      </w:r>
      <w:bookmarkEnd w:id="36264"/>
      <w:r w:rsidRPr="00E77497">
        <w:t>r</w:t>
      </w:r>
      <w:bookmarkEnd w:id="36265"/>
      <w:bookmarkEnd w:id="36266"/>
      <w:bookmarkEnd w:id="36267"/>
      <w:bookmarkEnd w:id="36268"/>
      <w:bookmarkEnd w:id="36269"/>
      <w:bookmarkEnd w:id="36270"/>
      <w:bookmarkEnd w:id="36271"/>
    </w:p>
    <w:p w:rsidR="004C02EF" w:rsidRPr="00E77497" w:rsidRDefault="004C02EF" w:rsidP="004C02EF">
      <w:r w:rsidRPr="00E77497">
        <w:t>The value of the [[Prototype]] internal property of the Date constructor is the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36272" w:name="_Ref393614089"/>
      <w:bookmarkStart w:id="36273" w:name="_Toc393690540"/>
    </w:p>
    <w:p w:rsidR="004C02EF" w:rsidRPr="00E77497" w:rsidRDefault="004C02EF" w:rsidP="004C02EF">
      <w:pPr>
        <w:pStyle w:val="Heading4"/>
        <w:numPr>
          <w:ilvl w:val="0"/>
          <w:numId w:val="0"/>
        </w:numPr>
      </w:pPr>
      <w:bookmarkStart w:id="36274" w:name="_Ref424534620"/>
      <w:r w:rsidRPr="00E77497">
        <w:t>15.9.4.1</w:t>
      </w:r>
      <w:r w:rsidRPr="00E77497">
        <w:tab/>
        <w:t>Date.prototyp</w:t>
      </w:r>
      <w:bookmarkEnd w:id="36272"/>
      <w:bookmarkEnd w:id="36273"/>
      <w:r w:rsidRPr="00E77497">
        <w:t>e</w:t>
      </w:r>
      <w:bookmarkEnd w:id="36274"/>
    </w:p>
    <w:p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6275" w:name="_Ref387218744"/>
      <w:bookmarkStart w:id="36276" w:name="_Toc393690541"/>
    </w:p>
    <w:p w:rsidR="004C02EF" w:rsidRPr="00E77497" w:rsidRDefault="004C02EF" w:rsidP="004C02EF">
      <w:pPr>
        <w:pStyle w:val="Heading4"/>
        <w:numPr>
          <w:ilvl w:val="0"/>
          <w:numId w:val="0"/>
        </w:numPr>
      </w:pPr>
      <w:bookmarkStart w:id="36277" w:name="_Ref424536114"/>
      <w:r w:rsidRPr="00E77497">
        <w:t>15.9.4.2</w:t>
      </w:r>
      <w:r w:rsidRPr="00E77497">
        <w:tab/>
        <w:t>Date.parse (string</w:t>
      </w:r>
      <w:bookmarkEnd w:id="36275"/>
      <w:bookmarkEnd w:id="36276"/>
      <w:r w:rsidRPr="00E77497">
        <w:t>)</w:t>
      </w:r>
      <w:bookmarkEnd w:id="36277"/>
    </w:p>
    <w:p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ins w:id="36278" w:author="Rev 7 Allen Wirfs-Brock" w:date="2012-04-11T15:25:00Z">
        <w:r w:rsidR="002B118D">
          <w:t xml:space="preserve">.  If ToString results in an abrupt completion the Completion Record is immediately returned. Otherwise, </w:t>
        </w:r>
      </w:ins>
      <w:del w:id="36279" w:author="Rev 7 Allen Wirfs-Brock" w:date="2012-04-11T15:25:00Z">
        <w:r w:rsidRPr="00E77497" w:rsidDel="002B118D">
          <w:delText xml:space="preserve"> </w:delText>
        </w:r>
      </w:del>
      <w:ins w:id="36280" w:author="Rev 7 Allen Wirfs-Brock" w:date="2012-04-11T15:26:00Z">
        <w:r w:rsidR="002B118D" w:rsidRPr="00E77497">
          <w:rPr>
            <w:rFonts w:ascii="Courier New" w:hAnsi="Courier New"/>
            <w:b/>
          </w:rPr>
          <w:t>parse</w:t>
        </w:r>
        <w:r w:rsidR="002B118D" w:rsidRPr="00E77497">
          <w:t xml:space="preserve"> </w:t>
        </w:r>
      </w:ins>
      <w:del w:id="36281" w:author="Rev 7 Allen Wirfs-Brock" w:date="2012-04-11T15:26:00Z">
        <w:r w:rsidRPr="00E77497" w:rsidDel="002B118D">
          <w:delText xml:space="preserve">and </w:delText>
        </w:r>
      </w:del>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rsidR="004C02EF" w:rsidRPr="006B6D0A" w:rsidRDefault="004C02EF" w:rsidP="004C02EF">
      <w:pPr>
        <w:spacing w:after="60"/>
      </w:pPr>
      <w:r w:rsidRPr="008B7F6F">
        <w:lastRenderedPageBreak/>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rsidR="004C02EF" w:rsidRPr="00E77497" w:rsidRDefault="004C02EF" w:rsidP="004C02EF">
      <w:pPr>
        <w:spacing w:after="60"/>
      </w:pPr>
      <w:r w:rsidRPr="00E77497">
        <w:t>However, the expression</w:t>
      </w:r>
    </w:p>
    <w:p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36282" w:name="_Toc393690542"/>
    </w:p>
    <w:p w:rsidR="004C02EF" w:rsidRPr="00E77497" w:rsidRDefault="004C02EF" w:rsidP="004C02EF">
      <w:pPr>
        <w:pStyle w:val="Heading4"/>
        <w:numPr>
          <w:ilvl w:val="0"/>
          <w:numId w:val="0"/>
        </w:numPr>
      </w:pPr>
      <w:bookmarkStart w:id="36283" w:name="_Ref457709555"/>
      <w:r w:rsidRPr="00E77497">
        <w:t>15.9.4.3</w:t>
      </w:r>
      <w:r w:rsidRPr="00E77497">
        <w:tab/>
        <w:t>Date.UTC (year, month [, date [, hours [, minutes [, seconds [, ms</w:t>
      </w:r>
      <w:bookmarkEnd w:id="36282"/>
      <w:r w:rsidRPr="00E77497">
        <w:t xml:space="preserve"> ] ] ] ] ] )</w:t>
      </w:r>
      <w:bookmarkEnd w:id="36283"/>
    </w:p>
    <w:p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rsidR="002B118D" w:rsidRDefault="002B118D" w:rsidP="002B118D">
      <w:pPr>
        <w:pStyle w:val="M4"/>
        <w:numPr>
          <w:ilvl w:val="0"/>
          <w:numId w:val="250"/>
        </w:numPr>
        <w:spacing w:after="0"/>
        <w:rPr>
          <w:ins w:id="36284" w:author="Rev 7 Allen Wirfs-Brock" w:date="2012-04-11T15:27:00Z"/>
        </w:rPr>
      </w:pPr>
      <w:ins w:id="36285" w:author="Rev 7 Allen Wirfs-Brock" w:date="2012-04-11T15:27:00Z">
        <w:r>
          <w:t>ReturnIfAbrupt(</w:t>
        </w:r>
        <w:r w:rsidRPr="00137648">
          <w:rPr>
            <w:i/>
          </w:rPr>
          <w:t>y</w:t>
        </w:r>
        <w:del w:id="36286" w:author="Rev 8 Allen Wirfs-Brock" w:date="2012-05-11T15:18:00Z">
          <w:r w:rsidDel="00242BA0">
            <w:rPr>
              <w:i/>
            </w:rPr>
            <w:delText>s</w:delText>
          </w:r>
        </w:del>
        <w:r>
          <w:t>).</w:t>
        </w:r>
      </w:ins>
    </w:p>
    <w:p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rsidR="002B118D" w:rsidRDefault="002B118D" w:rsidP="002B118D">
      <w:pPr>
        <w:pStyle w:val="M4"/>
        <w:numPr>
          <w:ilvl w:val="0"/>
          <w:numId w:val="250"/>
        </w:numPr>
        <w:spacing w:after="0"/>
        <w:rPr>
          <w:ins w:id="36287" w:author="Rev 7 Allen Wirfs-Brock" w:date="2012-04-11T15:28:00Z"/>
        </w:rPr>
      </w:pPr>
      <w:ins w:id="36288" w:author="Rev 7 Allen Wirfs-Brock" w:date="2012-04-11T15:28:00Z">
        <w:r>
          <w:t>ReturnIfAbrupt(</w:t>
        </w:r>
        <w:r>
          <w:rPr>
            <w:i/>
          </w:rPr>
          <w:t>m</w:t>
        </w:r>
        <w:r>
          <w:t>).</w:t>
        </w:r>
      </w:ins>
    </w:p>
    <w:p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2B118D" w:rsidRDefault="002B118D" w:rsidP="002B118D">
      <w:pPr>
        <w:pStyle w:val="M4"/>
        <w:numPr>
          <w:ilvl w:val="0"/>
          <w:numId w:val="250"/>
        </w:numPr>
        <w:spacing w:after="0"/>
        <w:rPr>
          <w:ins w:id="36289" w:author="Rev 7 Allen Wirfs-Brock" w:date="2012-04-11T15:28:00Z"/>
        </w:rPr>
      </w:pPr>
      <w:ins w:id="36290" w:author="Rev 7 Allen Wirfs-Brock" w:date="2012-04-11T15:28:00Z">
        <w:r>
          <w:t>ReturnIfAbrupt(</w:t>
        </w:r>
        <w:r>
          <w:rPr>
            <w:i/>
          </w:rPr>
          <w:t>dt</w:t>
        </w:r>
        <w:r>
          <w:t>).</w:t>
        </w:r>
      </w:ins>
    </w:p>
    <w:p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2B118D" w:rsidRDefault="002B118D" w:rsidP="002B118D">
      <w:pPr>
        <w:pStyle w:val="M4"/>
        <w:numPr>
          <w:ilvl w:val="0"/>
          <w:numId w:val="250"/>
        </w:numPr>
        <w:spacing w:after="0"/>
        <w:rPr>
          <w:ins w:id="36291" w:author="Rev 7 Allen Wirfs-Brock" w:date="2012-04-11T15:28:00Z"/>
        </w:rPr>
      </w:pPr>
      <w:ins w:id="36292" w:author="Rev 7 Allen Wirfs-Brock" w:date="2012-04-11T15:28:00Z">
        <w:r>
          <w:t>ReturnIfAbrupt(</w:t>
        </w:r>
        <w:r>
          <w:rPr>
            <w:i/>
          </w:rPr>
          <w:t>h</w:t>
        </w:r>
        <w:r>
          <w:t>).</w:t>
        </w:r>
      </w:ins>
    </w:p>
    <w:p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2B118D" w:rsidRDefault="002B118D" w:rsidP="002B118D">
      <w:pPr>
        <w:pStyle w:val="M4"/>
        <w:numPr>
          <w:ilvl w:val="0"/>
          <w:numId w:val="250"/>
        </w:numPr>
        <w:spacing w:after="0"/>
        <w:rPr>
          <w:ins w:id="36293" w:author="Rev 7 Allen Wirfs-Brock" w:date="2012-04-11T15:28:00Z"/>
        </w:rPr>
      </w:pPr>
      <w:ins w:id="36294" w:author="Rev 7 Allen Wirfs-Brock" w:date="2012-04-11T15:28:00Z">
        <w:r>
          <w:t>ReturnIfAbrupt(</w:t>
        </w:r>
        <w:r>
          <w:rPr>
            <w:i/>
          </w:rPr>
          <w:t>min</w:t>
        </w:r>
        <w:r>
          <w:t>).</w:t>
        </w:r>
      </w:ins>
    </w:p>
    <w:p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2B118D" w:rsidRDefault="002B118D" w:rsidP="002B118D">
      <w:pPr>
        <w:pStyle w:val="M4"/>
        <w:numPr>
          <w:ilvl w:val="0"/>
          <w:numId w:val="250"/>
        </w:numPr>
        <w:spacing w:after="0"/>
        <w:rPr>
          <w:ins w:id="36295" w:author="Rev 7 Allen Wirfs-Brock" w:date="2012-04-11T15:28:00Z"/>
        </w:rPr>
      </w:pPr>
      <w:ins w:id="36296" w:author="Rev 7 Allen Wirfs-Brock" w:date="2012-04-11T15:28:00Z">
        <w:r>
          <w:t>ReturnIfAbrupt(</w:t>
        </w:r>
        <w:r>
          <w:rPr>
            <w:i/>
          </w:rPr>
          <w:t>s</w:t>
        </w:r>
        <w:r>
          <w:t>).</w:t>
        </w:r>
      </w:ins>
    </w:p>
    <w:p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2B118D" w:rsidRDefault="002B118D" w:rsidP="002B118D">
      <w:pPr>
        <w:pStyle w:val="M4"/>
        <w:numPr>
          <w:ilvl w:val="0"/>
          <w:numId w:val="250"/>
        </w:numPr>
        <w:spacing w:after="0"/>
        <w:rPr>
          <w:ins w:id="36297" w:author="Rev 7 Allen Wirfs-Brock" w:date="2012-04-11T15:28:00Z"/>
        </w:rPr>
      </w:pPr>
      <w:ins w:id="36298" w:author="Rev 7 Allen Wirfs-Brock" w:date="2012-04-11T15:28:00Z">
        <w:r>
          <w:t>ReturnIfAbrupt(</w:t>
        </w:r>
        <w:r>
          <w:rPr>
            <w:i/>
          </w:rPr>
          <w:t>milli</w:t>
        </w:r>
        <w:r>
          <w:t>).</w:t>
        </w:r>
      </w:ins>
    </w:p>
    <w:p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rsidR="004C02EF" w:rsidRPr="00E77497" w:rsidRDefault="004C02EF" w:rsidP="004C02EF">
      <w:pPr>
        <w:pStyle w:val="Heading4"/>
        <w:numPr>
          <w:ilvl w:val="0"/>
          <w:numId w:val="0"/>
        </w:numPr>
      </w:pPr>
      <w:bookmarkStart w:id="36299" w:name="_Ref393609478"/>
      <w:bookmarkStart w:id="36300" w:name="_Toc393690550"/>
      <w:bookmarkStart w:id="36301" w:name="_Ref424536220"/>
      <w:bookmarkStart w:id="36302" w:name="_Toc472818952"/>
      <w:r w:rsidRPr="00E77497">
        <w:t>15.9.4.4</w:t>
      </w:r>
      <w:r w:rsidRPr="00E77497">
        <w:tab/>
        <w:t>Date.now ( )</w:t>
      </w:r>
    </w:p>
    <w:p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rsidR="004C02EF" w:rsidRPr="00E77497" w:rsidRDefault="004C02EF" w:rsidP="00B43482">
      <w:pPr>
        <w:pStyle w:val="Heading3"/>
        <w:numPr>
          <w:ilvl w:val="0"/>
          <w:numId w:val="0"/>
        </w:numPr>
      </w:pPr>
      <w:bookmarkStart w:id="36303" w:name="_Toc235503530"/>
      <w:bookmarkStart w:id="36304" w:name="_Toc241509305"/>
      <w:bookmarkStart w:id="36305" w:name="_Toc244416792"/>
      <w:bookmarkStart w:id="36306" w:name="_Toc276631156"/>
      <w:bookmarkStart w:id="36307" w:name="_Toc339020483"/>
      <w:r w:rsidRPr="00E77497">
        <w:t>15.9.5</w:t>
      </w:r>
      <w:r w:rsidRPr="00E77497">
        <w:tab/>
        <w:t>Properties of the Date Prototype Objec</w:t>
      </w:r>
      <w:bookmarkEnd w:id="36299"/>
      <w:bookmarkEnd w:id="36300"/>
      <w:r w:rsidRPr="00E77497">
        <w:t>t</w:t>
      </w:r>
      <w:bookmarkEnd w:id="36301"/>
      <w:bookmarkEnd w:id="36302"/>
      <w:bookmarkEnd w:id="36303"/>
      <w:bookmarkEnd w:id="36304"/>
      <w:bookmarkEnd w:id="36305"/>
      <w:bookmarkEnd w:id="36306"/>
      <w:bookmarkEnd w:id="36307"/>
    </w:p>
    <w:p w:rsidR="004C02EF" w:rsidRPr="00E77497" w:rsidRDefault="004C02EF" w:rsidP="004C02EF">
      <w:r w:rsidRPr="00E77497">
        <w:t xml:space="preserve">The Date prototype object is itself a Date object </w:t>
      </w:r>
      <w:del w:id="36308"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36309" w:author="Allen Wirfs-Brock" w:date="2011-07-02T14:28:00Z">
        <w:r w:rsidR="0054023D" w:rsidRPr="00E77497">
          <w:t>and has a [[</w:t>
        </w:r>
        <w:del w:id="36310" w:author="Rev 3 Allen Wirfs-Brock" w:date="2011-09-08T14:46:00Z">
          <w:r w:rsidR="0054023D" w:rsidRPr="00E77497" w:rsidDel="00FA2A04">
            <w:delText>IsDate</w:delText>
          </w:r>
        </w:del>
      </w:ins>
      <w:ins w:id="36311" w:author="Rev 3 Allen Wirfs-Brock" w:date="2011-09-08T14:46:00Z">
        <w:r w:rsidR="00FA2A04" w:rsidRPr="00E77497">
          <w:t>NativeBrand</w:t>
        </w:r>
      </w:ins>
      <w:ins w:id="36312" w:author="Allen Wirfs-Brock" w:date="2011-07-02T14:28:00Z">
        <w:r w:rsidR="0054023D" w:rsidRPr="00E77497">
          <w:t>]] internal property</w:t>
        </w:r>
      </w:ins>
      <w:ins w:id="36313" w:author="Rev 3 Allen Wirfs-Brock" w:date="2011-09-08T14:46:00Z">
        <w:r w:rsidR="00FA2A04" w:rsidRPr="00E77497">
          <w:t xml:space="preserve"> whose value is NativeDate</w:t>
        </w:r>
      </w:ins>
      <w:ins w:id="36314" w:author="Allen Wirfs-Brock" w:date="2011-07-02T14:28:00Z">
        <w:r w:rsidR="0054023D" w:rsidRPr="00E77497">
          <w:t>.</w:t>
        </w:r>
      </w:ins>
      <w:r w:rsidRPr="00E77497">
        <w:t xml:space="preserve"> </w:t>
      </w:r>
      <w:del w:id="36315" w:author="Allen Wirfs-Brock" w:date="2011-07-02T14:29:00Z">
        <w:r w:rsidRPr="00E77497" w:rsidDel="0054023D">
          <w:delText xml:space="preserve">whose </w:delText>
        </w:r>
      </w:del>
      <w:ins w:id="36316" w:author="Allen Wirfs-Brock" w:date="2011-07-02T14:29:00Z">
        <w:r w:rsidR="0054023D" w:rsidRPr="00E77497">
          <w:t xml:space="preserve">Its </w:t>
        </w:r>
      </w:ins>
      <w:r w:rsidRPr="00E77497">
        <w:t xml:space="preserve">[[PrimitiveValue]] is </w:t>
      </w:r>
      <w:r w:rsidRPr="00E77497">
        <w:rPr>
          <w:b/>
        </w:rPr>
        <w:t>NaN</w:t>
      </w:r>
      <w:r w:rsidRPr="00E77497">
        <w:t>.</w:t>
      </w:r>
    </w:p>
    <w:p w:rsidR="004C02EF" w:rsidRPr="00E77497" w:rsidRDefault="004C02EF" w:rsidP="004C02EF">
      <w:r w:rsidRPr="00E77497">
        <w:t>The value of the [[Prototype]] internal property of the Date prototype object is the standard built-in Object prototype object (15.2.4).</w:t>
      </w:r>
    </w:p>
    <w:p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w:t>
      </w:r>
      <w:r w:rsidRPr="00E77497">
        <w:lastRenderedPageBreak/>
        <w:t xml:space="preserve">object </w:t>
      </w:r>
      <w:del w:id="36317" w:author="Allen Wirfs-Brock" w:date="2011-07-02T14:29:00Z">
        <w:r w:rsidRPr="00E77497" w:rsidDel="0054023D">
          <w:delText>for which the value of the [[Class]]</w:delText>
        </w:r>
      </w:del>
      <w:ins w:id="36318" w:author="Allen Wirfs-Brock" w:date="2011-07-02T14:29:00Z">
        <w:r w:rsidR="0054023D" w:rsidRPr="00E77497">
          <w:t>with a [[</w:t>
        </w:r>
        <w:del w:id="36319" w:author="Rev 3 Allen Wirfs-Brock" w:date="2011-09-08T14:46:00Z">
          <w:r w:rsidR="0054023D" w:rsidRPr="00E77497" w:rsidDel="00FA2A04">
            <w:delText>IsDate</w:delText>
          </w:r>
        </w:del>
      </w:ins>
      <w:ins w:id="36320" w:author="Rev 3 Allen Wirfs-Brock" w:date="2011-09-08T14:46:00Z">
        <w:r w:rsidR="00FA2A04" w:rsidRPr="00E77497">
          <w:t>NativeBrand</w:t>
        </w:r>
      </w:ins>
      <w:ins w:id="36321" w:author="Allen Wirfs-Brock" w:date="2011-07-02T14:29:00Z">
        <w:r w:rsidR="0054023D" w:rsidRPr="00E77497">
          <w:t>]]</w:t>
        </w:r>
      </w:ins>
      <w:r w:rsidRPr="00E77497">
        <w:t xml:space="preserve"> internal property</w:t>
      </w:r>
      <w:ins w:id="36322" w:author="Rev 3 Allen Wirfs-Brock" w:date="2011-09-08T14:46:00Z">
        <w:r w:rsidR="00FA2A04" w:rsidRPr="00E77497">
          <w:t xml:space="preserve"> whose value is NativeDate</w:t>
        </w:r>
      </w:ins>
      <w:del w:id="36323"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36324" w:name="_Toc393690551"/>
    </w:p>
    <w:p w:rsidR="004C02EF" w:rsidRPr="00E77497" w:rsidRDefault="004C02EF" w:rsidP="004C02EF">
      <w:pPr>
        <w:pStyle w:val="Heading4"/>
        <w:numPr>
          <w:ilvl w:val="0"/>
          <w:numId w:val="0"/>
        </w:numPr>
      </w:pPr>
      <w:r w:rsidRPr="00E77497">
        <w:t>15.9.5.1</w:t>
      </w:r>
      <w:r w:rsidRPr="00E77497">
        <w:tab/>
        <w:t>Date.prototype.constructo</w:t>
      </w:r>
      <w:bookmarkEnd w:id="36324"/>
      <w:r w:rsidRPr="00E77497">
        <w:t>r</w:t>
      </w:r>
    </w:p>
    <w:p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36325" w:name="_Toc393690552"/>
    </w:p>
    <w:p w:rsidR="004C02EF" w:rsidRPr="00E77497" w:rsidRDefault="004C02EF" w:rsidP="004C02EF">
      <w:pPr>
        <w:pStyle w:val="Heading4"/>
        <w:numPr>
          <w:ilvl w:val="0"/>
          <w:numId w:val="0"/>
        </w:numPr>
      </w:pPr>
      <w:bookmarkStart w:id="36326" w:name="_Hlt456012598"/>
      <w:bookmarkStart w:id="36327" w:name="_Ref451681328"/>
      <w:bookmarkEnd w:id="36326"/>
      <w:r w:rsidRPr="00E77497">
        <w:t>15.9.5.2</w:t>
      </w:r>
      <w:r w:rsidRPr="00E77497">
        <w:tab/>
        <w:t>Date.prototype.toString</w:t>
      </w:r>
      <w:bookmarkEnd w:id="36325"/>
      <w:r w:rsidRPr="00E77497">
        <w:t xml:space="preserve"> ( )</w:t>
      </w:r>
      <w:bookmarkEnd w:id="36327"/>
    </w:p>
    <w:p w:rsidR="004C02EF" w:rsidRPr="00E77497" w:rsidRDefault="004C02EF" w:rsidP="004C02EF">
      <w:r w:rsidRPr="00E77497">
        <w:t xml:space="preserve">This function returns a String value. </w:t>
      </w:r>
      <w:ins w:id="36328" w:author="Rev 6 Allen Wirfs-Brock" w:date="2012-02-27T16:59:00Z">
        <w:r w:rsidR="009C14D5">
          <w:t xml:space="preserve">If this time value is NaN, the String value is </w:t>
        </w:r>
      </w:ins>
      <w:ins w:id="36329" w:author="Rev 6 Allen Wirfs-Brock" w:date="2012-02-28T09:02:00Z">
        <w:r w:rsidR="0027695A" w:rsidRPr="0027695A">
          <w:rPr>
            <w:rFonts w:ascii="Courier New" w:hAnsi="Courier New" w:cs="Courier New"/>
            <w:b/>
          </w:rPr>
          <w:t>"</w:t>
        </w:r>
      </w:ins>
      <w:ins w:id="36330" w:author="Rev 6 Allen Wirfs-Brock" w:date="2012-02-27T17:00:00Z">
        <w:r w:rsidR="009C14D5" w:rsidRPr="0027695A">
          <w:rPr>
            <w:rFonts w:ascii="Courier New" w:hAnsi="Courier New" w:cs="Courier New"/>
            <w:b/>
          </w:rPr>
          <w:t>Invalid Date"</w:t>
        </w:r>
        <w:r w:rsidR="009C14D5">
          <w:rPr>
            <w:rFonts w:cs="Arial"/>
          </w:rPr>
          <w:t xml:space="preserve">, otherwise </w:t>
        </w:r>
      </w:ins>
      <w:del w:id="36331" w:author="Rev 6 Allen Wirfs-Brock" w:date="2012-02-27T17:00:00Z">
        <w:r w:rsidRPr="00E77497" w:rsidDel="009C14D5">
          <w:delText xml:space="preserve">The </w:delText>
        </w:r>
      </w:del>
      <w:ins w:id="36332"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rsidR="004C02EF" w:rsidRPr="008B7F6F" w:rsidRDefault="004C02EF" w:rsidP="004C02EF">
      <w:pPr>
        <w:pStyle w:val="Heading4"/>
        <w:numPr>
          <w:ilvl w:val="0"/>
          <w:numId w:val="0"/>
        </w:numPr>
      </w:pPr>
      <w:bookmarkStart w:id="36333" w:name="_Ref456012533"/>
      <w:bookmarkStart w:id="36334" w:name="_Toc393690589"/>
      <w:bookmarkStart w:id="36335" w:name="_Ref451681497"/>
      <w:bookmarkStart w:id="36336" w:name="_Toc393690553"/>
      <w:bookmarkStart w:id="36337" w:name="_Ref455972363"/>
      <w:r w:rsidRPr="008B7F6F">
        <w:t>15.9.5.3</w:t>
      </w:r>
      <w:r w:rsidRPr="008B7F6F">
        <w:tab/>
        <w:t>Date.prototype.toDateString ( )</w:t>
      </w:r>
      <w:bookmarkEnd w:id="36333"/>
    </w:p>
    <w:p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rsidR="004C02EF" w:rsidRPr="006B6D0A" w:rsidRDefault="004C02EF" w:rsidP="004C02EF">
      <w:pPr>
        <w:pStyle w:val="Heading4"/>
        <w:numPr>
          <w:ilvl w:val="0"/>
          <w:numId w:val="0"/>
        </w:numPr>
      </w:pPr>
      <w:bookmarkStart w:id="36338" w:name="_Ref456012539"/>
      <w:r w:rsidRPr="006B6D0A">
        <w:t>15.9.5.4</w:t>
      </w:r>
      <w:r w:rsidRPr="006B6D0A">
        <w:tab/>
        <w:t>Date.prototype.toTimeString ( )</w:t>
      </w:r>
      <w:bookmarkEnd w:id="36338"/>
    </w:p>
    <w:p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rsidR="004C02EF" w:rsidRPr="00A67AF2" w:rsidRDefault="004C02EF" w:rsidP="004C02EF">
      <w:pPr>
        <w:pStyle w:val="Heading4"/>
        <w:numPr>
          <w:ilvl w:val="0"/>
          <w:numId w:val="0"/>
        </w:numPr>
      </w:pPr>
      <w:bookmarkStart w:id="36339" w:name="_Ref456012565"/>
      <w:r w:rsidRPr="00A67AF2">
        <w:t>15.9.5.5</w:t>
      </w:r>
      <w:r w:rsidRPr="00A67AF2">
        <w:tab/>
        <w:t>Date.prototype.toLocaleString</w:t>
      </w:r>
      <w:bookmarkEnd w:id="36334"/>
      <w:r w:rsidRPr="00A67AF2">
        <w:t xml:space="preserve"> ( )</w:t>
      </w:r>
      <w:bookmarkEnd w:id="36335"/>
      <w:bookmarkEnd w:id="36339"/>
    </w:p>
    <w:p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rsidR="004C02EF" w:rsidRPr="00E77497" w:rsidRDefault="004C02EF" w:rsidP="004C02EF">
      <w:pPr>
        <w:pStyle w:val="Heading4"/>
        <w:numPr>
          <w:ilvl w:val="0"/>
          <w:numId w:val="0"/>
        </w:numPr>
      </w:pPr>
      <w:bookmarkStart w:id="36340" w:name="_Ref456012548"/>
      <w:r w:rsidRPr="00E77497">
        <w:t>15.9.5.6</w:t>
      </w:r>
      <w:r w:rsidRPr="00E77497">
        <w:tab/>
        <w:t>Date.prototype.toLocaleDateString ( )</w:t>
      </w:r>
      <w:bookmarkEnd w:id="36340"/>
    </w:p>
    <w:p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Heading4"/>
        <w:numPr>
          <w:ilvl w:val="0"/>
          <w:numId w:val="0"/>
        </w:numPr>
      </w:pPr>
      <w:bookmarkStart w:id="36341" w:name="_Ref456012554"/>
      <w:r w:rsidRPr="00E77497">
        <w:t>15.9.5.7</w:t>
      </w:r>
      <w:r w:rsidRPr="00E77497">
        <w:tab/>
        <w:t>Date.prototype.toLocaleTimeString ( )</w:t>
      </w:r>
      <w:bookmarkEnd w:id="36341"/>
    </w:p>
    <w:p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Heading4"/>
        <w:numPr>
          <w:ilvl w:val="0"/>
          <w:numId w:val="0"/>
        </w:numPr>
      </w:pPr>
      <w:bookmarkStart w:id="36342" w:name="_Ref456012407"/>
      <w:r w:rsidRPr="00E77497">
        <w:t>15.9.5.8</w:t>
      </w:r>
      <w:r w:rsidRPr="00E77497">
        <w:tab/>
        <w:t>Date.prototype.valueOf</w:t>
      </w:r>
      <w:bookmarkEnd w:id="36336"/>
      <w:r w:rsidRPr="00E77497">
        <w:t xml:space="preserve"> ( )</w:t>
      </w:r>
      <w:bookmarkEnd w:id="36337"/>
      <w:bookmarkEnd w:id="36342"/>
    </w:p>
    <w:p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rsidR="004C02EF" w:rsidRPr="00E77497" w:rsidRDefault="004C02EF" w:rsidP="004C02EF">
      <w:pPr>
        <w:pStyle w:val="Heading4"/>
        <w:numPr>
          <w:ilvl w:val="0"/>
          <w:numId w:val="0"/>
        </w:numPr>
      </w:pPr>
      <w:bookmarkStart w:id="36343" w:name="_Toc393690554"/>
      <w:bookmarkStart w:id="36344" w:name="_Ref455972366"/>
      <w:bookmarkStart w:id="36345" w:name="_Ref456028512"/>
      <w:r w:rsidRPr="00E77497">
        <w:lastRenderedPageBreak/>
        <w:t>15.9.5.9</w:t>
      </w:r>
      <w:r w:rsidRPr="00E77497">
        <w:tab/>
        <w:t>Date.prototype.getTime</w:t>
      </w:r>
      <w:bookmarkEnd w:id="36343"/>
      <w:r w:rsidRPr="00E77497">
        <w:t xml:space="preserve"> ( )</w:t>
      </w:r>
      <w:bookmarkEnd w:id="36344"/>
      <w:bookmarkEnd w:id="36345"/>
    </w:p>
    <w:p w:rsidR="004C02EF" w:rsidRPr="00E77497" w:rsidRDefault="004C02EF" w:rsidP="001F482D">
      <w:pPr>
        <w:pStyle w:val="Alg4"/>
        <w:numPr>
          <w:ilvl w:val="0"/>
          <w:numId w:val="251"/>
        </w:numPr>
        <w:spacing w:after="220"/>
      </w:pPr>
      <w:r w:rsidRPr="00E77497">
        <w:t>Return this time value.</w:t>
      </w:r>
      <w:bookmarkStart w:id="36346" w:name="_Toc393690555"/>
    </w:p>
    <w:p w:rsidR="004C02EF" w:rsidRPr="00E77497" w:rsidRDefault="004C02EF" w:rsidP="004C02EF">
      <w:pPr>
        <w:pStyle w:val="Heading4"/>
        <w:numPr>
          <w:ilvl w:val="0"/>
          <w:numId w:val="0"/>
        </w:numPr>
      </w:pPr>
      <w:bookmarkStart w:id="36347" w:name="_Toc393690556"/>
      <w:bookmarkEnd w:id="36346"/>
      <w:r w:rsidRPr="00E77497">
        <w:t>15.9.5.10</w:t>
      </w:r>
      <w:r w:rsidRPr="00E77497">
        <w:tab/>
        <w:t>Date.prototype.getFullYear</w:t>
      </w:r>
      <w:bookmarkEnd w:id="36347"/>
      <w:r w:rsidRPr="00E77497">
        <w:t xml:space="preserve"> ( )</w:t>
      </w:r>
    </w:p>
    <w:p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rsidR="00242BA0" w:rsidRDefault="00242BA0" w:rsidP="00242BA0">
      <w:pPr>
        <w:pStyle w:val="M4"/>
        <w:numPr>
          <w:ilvl w:val="0"/>
          <w:numId w:val="252"/>
        </w:numPr>
        <w:spacing w:after="0"/>
        <w:rPr>
          <w:ins w:id="36348" w:author="Rev 8 Allen Wirfs-Brock" w:date="2012-05-11T15:19:00Z"/>
        </w:rPr>
      </w:pPr>
      <w:ins w:id="36349" w:author="Rev 8 Allen Wirfs-Brock" w:date="2012-05-11T15:19:00Z">
        <w:r>
          <w:t>ReturnIfAbrupt(</w:t>
        </w:r>
        <w:r w:rsidRPr="00242BA0">
          <w:rPr>
            <w:i/>
          </w:rPr>
          <w:t>t</w:t>
        </w:r>
        <w:r>
          <w:t>).</w:t>
        </w:r>
      </w:ins>
    </w:p>
    <w:p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36350" w:name="_Toc393690557"/>
    </w:p>
    <w:p w:rsidR="004C02EF" w:rsidRPr="00E77497" w:rsidRDefault="004C02EF" w:rsidP="004C02EF">
      <w:pPr>
        <w:pStyle w:val="Heading4"/>
        <w:numPr>
          <w:ilvl w:val="0"/>
          <w:numId w:val="0"/>
        </w:numPr>
      </w:pPr>
      <w:r w:rsidRPr="00E77497">
        <w:t>15.9.5.11</w:t>
      </w:r>
      <w:r w:rsidRPr="00E77497">
        <w:tab/>
        <w:t>Date.prototype.getUTCFullYear</w:t>
      </w:r>
      <w:bookmarkEnd w:id="36350"/>
      <w:r w:rsidRPr="00E77497">
        <w:t xml:space="preserve"> ( )</w:t>
      </w:r>
    </w:p>
    <w:p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rsidR="00242BA0" w:rsidRDefault="00242BA0" w:rsidP="00242BA0">
      <w:pPr>
        <w:pStyle w:val="M4"/>
        <w:numPr>
          <w:ilvl w:val="0"/>
          <w:numId w:val="253"/>
        </w:numPr>
        <w:spacing w:after="0"/>
        <w:rPr>
          <w:ins w:id="36351" w:author="Rev 8 Allen Wirfs-Brock" w:date="2012-05-11T15:19:00Z"/>
        </w:rPr>
      </w:pPr>
      <w:ins w:id="36352" w:author="Rev 8 Allen Wirfs-Brock" w:date="2012-05-11T15:19:00Z">
        <w:r>
          <w:t>ReturnIfAbrupt(</w:t>
        </w:r>
        <w:r w:rsidRPr="00242BA0">
          <w:rPr>
            <w:i/>
          </w:rPr>
          <w:t>t</w:t>
        </w:r>
        <w:r>
          <w:t>).</w:t>
        </w:r>
      </w:ins>
    </w:p>
    <w:p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36353" w:name="_Toc393690558"/>
    </w:p>
    <w:p w:rsidR="004C02EF" w:rsidRPr="00E77497" w:rsidRDefault="004C02EF" w:rsidP="004C02EF">
      <w:pPr>
        <w:pStyle w:val="Heading4"/>
        <w:numPr>
          <w:ilvl w:val="0"/>
          <w:numId w:val="0"/>
        </w:numPr>
      </w:pPr>
      <w:r w:rsidRPr="00E77497">
        <w:t>15.9.5.12</w:t>
      </w:r>
      <w:r w:rsidRPr="00E77497">
        <w:tab/>
        <w:t>Date.prototype.getMonth</w:t>
      </w:r>
      <w:bookmarkEnd w:id="36353"/>
      <w:r w:rsidRPr="00E77497">
        <w:t xml:space="preserve"> ( )</w:t>
      </w:r>
    </w:p>
    <w:p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rsidR="00242BA0" w:rsidRDefault="00242BA0" w:rsidP="00242BA0">
      <w:pPr>
        <w:pStyle w:val="M4"/>
        <w:numPr>
          <w:ilvl w:val="0"/>
          <w:numId w:val="254"/>
        </w:numPr>
        <w:spacing w:after="0"/>
        <w:rPr>
          <w:ins w:id="36354" w:author="Rev 8 Allen Wirfs-Brock" w:date="2012-05-11T15:19:00Z"/>
        </w:rPr>
      </w:pPr>
      <w:ins w:id="36355" w:author="Rev 8 Allen Wirfs-Brock" w:date="2012-05-11T15:19:00Z">
        <w:r>
          <w:t>ReturnIfAbrupt(</w:t>
        </w:r>
        <w:r w:rsidRPr="00242BA0">
          <w:rPr>
            <w:i/>
          </w:rPr>
          <w:t>t</w:t>
        </w:r>
        <w:r>
          <w:t>).</w:t>
        </w:r>
      </w:ins>
    </w:p>
    <w:p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36356" w:name="_Toc393690559"/>
    </w:p>
    <w:p w:rsidR="004C02EF" w:rsidRPr="00E77497" w:rsidRDefault="004C02EF" w:rsidP="004C02EF">
      <w:pPr>
        <w:pStyle w:val="Heading4"/>
        <w:numPr>
          <w:ilvl w:val="0"/>
          <w:numId w:val="0"/>
        </w:numPr>
      </w:pPr>
      <w:r w:rsidRPr="00E77497">
        <w:t>15.9.5.13</w:t>
      </w:r>
      <w:r w:rsidRPr="00E77497">
        <w:tab/>
        <w:t>Date.prototype.getUTCMonth</w:t>
      </w:r>
      <w:bookmarkEnd w:id="36356"/>
      <w:r w:rsidRPr="00E77497">
        <w:t xml:space="preserve"> ( )</w:t>
      </w:r>
    </w:p>
    <w:p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rsidR="00242BA0" w:rsidRDefault="00242BA0" w:rsidP="00242BA0">
      <w:pPr>
        <w:pStyle w:val="M4"/>
        <w:numPr>
          <w:ilvl w:val="0"/>
          <w:numId w:val="255"/>
        </w:numPr>
        <w:spacing w:after="0"/>
        <w:rPr>
          <w:ins w:id="36357" w:author="Rev 8 Allen Wirfs-Brock" w:date="2012-05-11T15:19:00Z"/>
        </w:rPr>
      </w:pPr>
      <w:ins w:id="36358" w:author="Rev 8 Allen Wirfs-Brock" w:date="2012-05-11T15:19:00Z">
        <w:r>
          <w:t>ReturnIfAbrupt(</w:t>
        </w:r>
        <w:r w:rsidRPr="00242BA0">
          <w:rPr>
            <w:i/>
          </w:rPr>
          <w:t>t</w:t>
        </w:r>
        <w:r>
          <w:t>).</w:t>
        </w:r>
      </w:ins>
    </w:p>
    <w:p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36359" w:name="_Toc393690560"/>
    </w:p>
    <w:p w:rsidR="004C02EF" w:rsidRPr="00E77497" w:rsidRDefault="004C02EF" w:rsidP="004C02EF">
      <w:pPr>
        <w:pStyle w:val="Heading4"/>
        <w:numPr>
          <w:ilvl w:val="0"/>
          <w:numId w:val="0"/>
        </w:numPr>
      </w:pPr>
      <w:r w:rsidRPr="00E77497">
        <w:t>15.9.5.14</w:t>
      </w:r>
      <w:r w:rsidRPr="00E77497">
        <w:tab/>
        <w:t>Date.prototype.getDate</w:t>
      </w:r>
      <w:bookmarkEnd w:id="36359"/>
      <w:r w:rsidRPr="00E77497">
        <w:t xml:space="preserve"> ( )</w:t>
      </w:r>
    </w:p>
    <w:p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rsidR="00242BA0" w:rsidRDefault="00242BA0" w:rsidP="00242BA0">
      <w:pPr>
        <w:pStyle w:val="M4"/>
        <w:numPr>
          <w:ilvl w:val="0"/>
          <w:numId w:val="256"/>
        </w:numPr>
        <w:spacing w:after="0"/>
        <w:rPr>
          <w:ins w:id="36360" w:author="Rev 8 Allen Wirfs-Brock" w:date="2012-05-11T15:19:00Z"/>
        </w:rPr>
      </w:pPr>
      <w:ins w:id="36361" w:author="Rev 8 Allen Wirfs-Brock" w:date="2012-05-11T15:19:00Z">
        <w:r>
          <w:t>ReturnIfAbrupt(</w:t>
        </w:r>
        <w:r w:rsidRPr="00242BA0">
          <w:rPr>
            <w:i/>
          </w:rPr>
          <w:t>t</w:t>
        </w:r>
        <w:r>
          <w:t>).</w:t>
        </w:r>
      </w:ins>
    </w:p>
    <w:p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36362" w:name="_Toc393690561"/>
    </w:p>
    <w:p w:rsidR="004C02EF" w:rsidRPr="00E77497" w:rsidRDefault="004C02EF" w:rsidP="004C02EF">
      <w:pPr>
        <w:pStyle w:val="Heading4"/>
        <w:numPr>
          <w:ilvl w:val="0"/>
          <w:numId w:val="0"/>
        </w:numPr>
      </w:pPr>
      <w:r w:rsidRPr="00E77497">
        <w:t>15.9.5.15</w:t>
      </w:r>
      <w:r w:rsidRPr="00E77497">
        <w:tab/>
        <w:t>Date.prototype.getUTCDate</w:t>
      </w:r>
      <w:bookmarkEnd w:id="36362"/>
      <w:r w:rsidRPr="00E77497">
        <w:t xml:space="preserve"> ( )</w:t>
      </w:r>
    </w:p>
    <w:p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rsidR="00242BA0" w:rsidRDefault="00242BA0" w:rsidP="00242BA0">
      <w:pPr>
        <w:pStyle w:val="M4"/>
        <w:numPr>
          <w:ilvl w:val="0"/>
          <w:numId w:val="257"/>
        </w:numPr>
        <w:spacing w:after="0"/>
        <w:rPr>
          <w:ins w:id="36363" w:author="Rev 8 Allen Wirfs-Brock" w:date="2012-05-11T15:19:00Z"/>
        </w:rPr>
      </w:pPr>
      <w:ins w:id="36364" w:author="Rev 8 Allen Wirfs-Brock" w:date="2012-05-11T15:19:00Z">
        <w:r>
          <w:t>ReturnIfAbrupt(</w:t>
        </w:r>
        <w:r w:rsidRPr="00242BA0">
          <w:rPr>
            <w:i/>
          </w:rPr>
          <w:t>t</w:t>
        </w:r>
        <w:r>
          <w:t>).</w:t>
        </w:r>
      </w:ins>
    </w:p>
    <w:p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36365" w:name="_Toc393690562"/>
    </w:p>
    <w:p w:rsidR="004C02EF" w:rsidRPr="00E77497" w:rsidRDefault="004C02EF" w:rsidP="004C02EF">
      <w:pPr>
        <w:pStyle w:val="Heading4"/>
        <w:numPr>
          <w:ilvl w:val="0"/>
          <w:numId w:val="0"/>
        </w:numPr>
      </w:pPr>
      <w:r w:rsidRPr="00E77497">
        <w:t>15.9.5.16</w:t>
      </w:r>
      <w:r w:rsidRPr="00E77497">
        <w:tab/>
        <w:t>Date.prototype.getDay</w:t>
      </w:r>
      <w:bookmarkEnd w:id="36365"/>
      <w:r w:rsidRPr="00E77497">
        <w:t xml:space="preserve"> ( )</w:t>
      </w:r>
    </w:p>
    <w:p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rsidR="00242BA0" w:rsidRDefault="00242BA0" w:rsidP="00242BA0">
      <w:pPr>
        <w:pStyle w:val="M4"/>
        <w:numPr>
          <w:ilvl w:val="0"/>
          <w:numId w:val="258"/>
        </w:numPr>
        <w:spacing w:after="0"/>
        <w:rPr>
          <w:ins w:id="36366" w:author="Rev 8 Allen Wirfs-Brock" w:date="2012-05-11T15:19:00Z"/>
        </w:rPr>
      </w:pPr>
      <w:ins w:id="36367" w:author="Rev 8 Allen Wirfs-Brock" w:date="2012-05-11T15:19:00Z">
        <w:r>
          <w:t>ReturnIfAbrupt(</w:t>
        </w:r>
        <w:r w:rsidRPr="00242BA0">
          <w:rPr>
            <w:i/>
          </w:rPr>
          <w:t>t</w:t>
        </w:r>
        <w:r>
          <w:t>).</w:t>
        </w:r>
      </w:ins>
    </w:p>
    <w:p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36368" w:name="_Toc393690563"/>
    </w:p>
    <w:p w:rsidR="004C02EF" w:rsidRPr="00E77497" w:rsidRDefault="004C02EF" w:rsidP="004C02EF">
      <w:pPr>
        <w:pStyle w:val="Heading4"/>
        <w:numPr>
          <w:ilvl w:val="0"/>
          <w:numId w:val="0"/>
        </w:numPr>
      </w:pPr>
      <w:r w:rsidRPr="00E77497">
        <w:t>15.9.5.17</w:t>
      </w:r>
      <w:r w:rsidRPr="00E77497">
        <w:tab/>
        <w:t>Date.prototype.getUTCDay</w:t>
      </w:r>
      <w:bookmarkEnd w:id="36368"/>
      <w:r w:rsidRPr="00E77497">
        <w:t xml:space="preserve"> ( )</w:t>
      </w:r>
    </w:p>
    <w:p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rsidR="00242BA0" w:rsidRDefault="00242BA0" w:rsidP="00242BA0">
      <w:pPr>
        <w:pStyle w:val="M4"/>
        <w:numPr>
          <w:ilvl w:val="0"/>
          <w:numId w:val="259"/>
        </w:numPr>
        <w:spacing w:after="0"/>
        <w:rPr>
          <w:ins w:id="36369" w:author="Rev 8 Allen Wirfs-Brock" w:date="2012-05-11T15:20:00Z"/>
        </w:rPr>
      </w:pPr>
      <w:ins w:id="36370" w:author="Rev 8 Allen Wirfs-Brock" w:date="2012-05-11T15:20:00Z">
        <w:r>
          <w:t>ReturnIfAbrupt(</w:t>
        </w:r>
        <w:r w:rsidRPr="00242BA0">
          <w:rPr>
            <w:i/>
          </w:rPr>
          <w:t>t</w:t>
        </w:r>
        <w:r>
          <w:t>).</w:t>
        </w:r>
      </w:ins>
    </w:p>
    <w:p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36371" w:name="_Toc393690564"/>
    </w:p>
    <w:p w:rsidR="004C02EF" w:rsidRPr="00E77497" w:rsidRDefault="004C02EF" w:rsidP="004C02EF">
      <w:pPr>
        <w:pStyle w:val="Heading4"/>
        <w:numPr>
          <w:ilvl w:val="0"/>
          <w:numId w:val="0"/>
        </w:numPr>
      </w:pPr>
      <w:r w:rsidRPr="00E77497">
        <w:lastRenderedPageBreak/>
        <w:t>15.9.5.18</w:t>
      </w:r>
      <w:r w:rsidRPr="00E77497">
        <w:tab/>
        <w:t>Date.prototype.getHours</w:t>
      </w:r>
      <w:bookmarkEnd w:id="36371"/>
      <w:r w:rsidRPr="00E77497">
        <w:t xml:space="preserve"> ( )</w:t>
      </w:r>
    </w:p>
    <w:p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rsidR="00242BA0" w:rsidRDefault="00242BA0" w:rsidP="00242BA0">
      <w:pPr>
        <w:pStyle w:val="M4"/>
        <w:numPr>
          <w:ilvl w:val="0"/>
          <w:numId w:val="260"/>
        </w:numPr>
        <w:spacing w:after="0"/>
        <w:rPr>
          <w:ins w:id="36372" w:author="Rev 8 Allen Wirfs-Brock" w:date="2012-05-11T15:20:00Z"/>
        </w:rPr>
      </w:pPr>
      <w:ins w:id="36373" w:author="Rev 8 Allen Wirfs-Brock" w:date="2012-05-11T15:20:00Z">
        <w:r>
          <w:t>ReturnIfAbrupt(</w:t>
        </w:r>
        <w:r w:rsidRPr="00242BA0">
          <w:rPr>
            <w:i/>
          </w:rPr>
          <w:t>t</w:t>
        </w:r>
        <w:r>
          <w:t>).</w:t>
        </w:r>
      </w:ins>
    </w:p>
    <w:p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36374" w:name="_Toc393690565"/>
    </w:p>
    <w:p w:rsidR="004C02EF" w:rsidRPr="00E77497" w:rsidRDefault="004C02EF" w:rsidP="004C02EF">
      <w:pPr>
        <w:pStyle w:val="Heading4"/>
        <w:numPr>
          <w:ilvl w:val="0"/>
          <w:numId w:val="0"/>
        </w:numPr>
      </w:pPr>
      <w:r w:rsidRPr="00E77497">
        <w:t>15.9.5.19</w:t>
      </w:r>
      <w:r w:rsidRPr="00E77497">
        <w:tab/>
        <w:t>Date.prototype.getUTCHours</w:t>
      </w:r>
      <w:bookmarkEnd w:id="36374"/>
      <w:r w:rsidRPr="00E77497">
        <w:t xml:space="preserve"> ( )</w:t>
      </w:r>
    </w:p>
    <w:p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rsidR="00242BA0" w:rsidRDefault="00242BA0" w:rsidP="00242BA0">
      <w:pPr>
        <w:pStyle w:val="M4"/>
        <w:numPr>
          <w:ilvl w:val="0"/>
          <w:numId w:val="261"/>
        </w:numPr>
        <w:spacing w:after="0"/>
        <w:rPr>
          <w:ins w:id="36375" w:author="Rev 8 Allen Wirfs-Brock" w:date="2012-05-11T15:20:00Z"/>
        </w:rPr>
      </w:pPr>
      <w:ins w:id="36376" w:author="Rev 8 Allen Wirfs-Brock" w:date="2012-05-11T15:20:00Z">
        <w:r>
          <w:t>ReturnIfAbrupt(</w:t>
        </w:r>
        <w:r w:rsidRPr="00242BA0">
          <w:rPr>
            <w:i/>
          </w:rPr>
          <w:t>t</w:t>
        </w:r>
        <w:r>
          <w:t>).</w:t>
        </w:r>
      </w:ins>
    </w:p>
    <w:p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36377" w:name="_Toc393690566"/>
    </w:p>
    <w:p w:rsidR="004C02EF" w:rsidRPr="00E77497" w:rsidRDefault="004C02EF" w:rsidP="004C02EF">
      <w:pPr>
        <w:pStyle w:val="Heading4"/>
        <w:numPr>
          <w:ilvl w:val="0"/>
          <w:numId w:val="0"/>
        </w:numPr>
      </w:pPr>
      <w:r w:rsidRPr="00E77497">
        <w:t>15.9.5.20</w:t>
      </w:r>
      <w:r w:rsidRPr="00E77497">
        <w:tab/>
        <w:t>Date.prototype.getMinutes</w:t>
      </w:r>
      <w:bookmarkEnd w:id="36377"/>
      <w:r w:rsidRPr="00E77497">
        <w:t xml:space="preserve"> ( )</w:t>
      </w:r>
    </w:p>
    <w:p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rsidR="00242BA0" w:rsidRDefault="00242BA0" w:rsidP="00242BA0">
      <w:pPr>
        <w:pStyle w:val="M4"/>
        <w:numPr>
          <w:ilvl w:val="0"/>
          <w:numId w:val="262"/>
        </w:numPr>
        <w:spacing w:after="0"/>
        <w:rPr>
          <w:ins w:id="36378" w:author="Rev 8 Allen Wirfs-Brock" w:date="2012-05-11T15:20:00Z"/>
        </w:rPr>
      </w:pPr>
      <w:ins w:id="36379" w:author="Rev 8 Allen Wirfs-Brock" w:date="2012-05-11T15:20:00Z">
        <w:r>
          <w:t>ReturnIfAbrupt(</w:t>
        </w:r>
        <w:r w:rsidRPr="00242BA0">
          <w:rPr>
            <w:i/>
          </w:rPr>
          <w:t>t</w:t>
        </w:r>
        <w:r>
          <w:t>).</w:t>
        </w:r>
      </w:ins>
    </w:p>
    <w:p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36380" w:name="_Toc393690567"/>
    </w:p>
    <w:p w:rsidR="004C02EF" w:rsidRPr="00E77497" w:rsidRDefault="004C02EF" w:rsidP="004C02EF">
      <w:pPr>
        <w:pStyle w:val="Heading4"/>
        <w:numPr>
          <w:ilvl w:val="0"/>
          <w:numId w:val="0"/>
        </w:numPr>
      </w:pPr>
      <w:r w:rsidRPr="00E77497">
        <w:t>15.9.5.21</w:t>
      </w:r>
      <w:r w:rsidRPr="00E77497">
        <w:tab/>
        <w:t>Date.prototype.getUTCMinutes</w:t>
      </w:r>
      <w:bookmarkEnd w:id="36380"/>
      <w:r w:rsidRPr="00E77497">
        <w:t xml:space="preserve"> ( )</w:t>
      </w:r>
    </w:p>
    <w:p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rsidR="00242BA0" w:rsidRDefault="00242BA0" w:rsidP="00242BA0">
      <w:pPr>
        <w:pStyle w:val="M4"/>
        <w:numPr>
          <w:ilvl w:val="0"/>
          <w:numId w:val="263"/>
        </w:numPr>
        <w:spacing w:after="0"/>
        <w:rPr>
          <w:ins w:id="36381" w:author="Rev 8 Allen Wirfs-Brock" w:date="2012-05-11T15:20:00Z"/>
        </w:rPr>
      </w:pPr>
      <w:ins w:id="36382" w:author="Rev 8 Allen Wirfs-Brock" w:date="2012-05-11T15:20:00Z">
        <w:r>
          <w:t>ReturnIfAbrupt(</w:t>
        </w:r>
        <w:r w:rsidRPr="00242BA0">
          <w:rPr>
            <w:i/>
          </w:rPr>
          <w:t>t</w:t>
        </w:r>
        <w:r>
          <w:t>).</w:t>
        </w:r>
      </w:ins>
    </w:p>
    <w:p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36383" w:name="_Toc393690568"/>
    </w:p>
    <w:p w:rsidR="004C02EF" w:rsidRPr="00E77497" w:rsidRDefault="004C02EF" w:rsidP="004C02EF">
      <w:pPr>
        <w:pStyle w:val="Heading4"/>
        <w:numPr>
          <w:ilvl w:val="0"/>
          <w:numId w:val="0"/>
        </w:numPr>
      </w:pPr>
      <w:r w:rsidRPr="00E77497">
        <w:t>15.9.5.22</w:t>
      </w:r>
      <w:r w:rsidRPr="00E77497">
        <w:tab/>
        <w:t>Date.prototype.getSeconds</w:t>
      </w:r>
      <w:bookmarkEnd w:id="36383"/>
      <w:r w:rsidRPr="00E77497">
        <w:t xml:space="preserve"> ( )</w:t>
      </w:r>
    </w:p>
    <w:p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rsidR="00242BA0" w:rsidRDefault="00242BA0" w:rsidP="00242BA0">
      <w:pPr>
        <w:pStyle w:val="M4"/>
        <w:numPr>
          <w:ilvl w:val="0"/>
          <w:numId w:val="264"/>
        </w:numPr>
        <w:spacing w:after="0"/>
        <w:rPr>
          <w:ins w:id="36384" w:author="Rev 8 Allen Wirfs-Brock" w:date="2012-05-11T15:20:00Z"/>
        </w:rPr>
      </w:pPr>
      <w:ins w:id="36385" w:author="Rev 8 Allen Wirfs-Brock" w:date="2012-05-11T15:20:00Z">
        <w:r>
          <w:t>ReturnIfAbrupt(</w:t>
        </w:r>
        <w:r w:rsidRPr="00242BA0">
          <w:rPr>
            <w:i/>
          </w:rPr>
          <w:t>t</w:t>
        </w:r>
        <w:r>
          <w:t>).</w:t>
        </w:r>
      </w:ins>
    </w:p>
    <w:p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36386" w:name="_Toc393690569"/>
    </w:p>
    <w:p w:rsidR="004C02EF" w:rsidRPr="00E77497" w:rsidRDefault="004C02EF" w:rsidP="004C02EF">
      <w:pPr>
        <w:pStyle w:val="Heading4"/>
        <w:numPr>
          <w:ilvl w:val="0"/>
          <w:numId w:val="0"/>
        </w:numPr>
      </w:pPr>
      <w:r w:rsidRPr="00E77497">
        <w:t>15.9.5.23</w:t>
      </w:r>
      <w:r w:rsidRPr="00E77497">
        <w:tab/>
        <w:t>Date.prototype.getUTCSeconds</w:t>
      </w:r>
      <w:bookmarkEnd w:id="36386"/>
      <w:r w:rsidRPr="00E77497">
        <w:t xml:space="preserve"> ( )</w:t>
      </w:r>
    </w:p>
    <w:p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rsidR="00242BA0" w:rsidRDefault="00242BA0" w:rsidP="00242BA0">
      <w:pPr>
        <w:pStyle w:val="M4"/>
        <w:numPr>
          <w:ilvl w:val="0"/>
          <w:numId w:val="265"/>
        </w:numPr>
        <w:spacing w:after="0"/>
        <w:rPr>
          <w:ins w:id="36387" w:author="Rev 8 Allen Wirfs-Brock" w:date="2012-05-11T15:20:00Z"/>
        </w:rPr>
      </w:pPr>
      <w:ins w:id="36388" w:author="Rev 8 Allen Wirfs-Brock" w:date="2012-05-11T15:20:00Z">
        <w:r>
          <w:t>ReturnIfAbrupt(</w:t>
        </w:r>
        <w:r w:rsidRPr="00242BA0">
          <w:rPr>
            <w:i/>
          </w:rPr>
          <w:t>t</w:t>
        </w:r>
        <w:r>
          <w:t>).</w:t>
        </w:r>
      </w:ins>
    </w:p>
    <w:p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36389" w:name="_Toc393690570"/>
    </w:p>
    <w:p w:rsidR="004C02EF" w:rsidRPr="00E77497" w:rsidRDefault="004C02EF" w:rsidP="004C02EF">
      <w:pPr>
        <w:pStyle w:val="Heading4"/>
        <w:numPr>
          <w:ilvl w:val="0"/>
          <w:numId w:val="0"/>
        </w:numPr>
      </w:pPr>
      <w:r w:rsidRPr="00E77497">
        <w:t>15.9.5.24</w:t>
      </w:r>
      <w:r w:rsidRPr="00E77497">
        <w:tab/>
        <w:t>Date.prototype.getMilliseconds</w:t>
      </w:r>
      <w:bookmarkEnd w:id="36389"/>
      <w:r w:rsidRPr="00E77497">
        <w:t xml:space="preserve"> ( )</w:t>
      </w:r>
    </w:p>
    <w:p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rsidR="00242BA0" w:rsidRDefault="00242BA0" w:rsidP="00242BA0">
      <w:pPr>
        <w:pStyle w:val="M4"/>
        <w:numPr>
          <w:ilvl w:val="0"/>
          <w:numId w:val="266"/>
        </w:numPr>
        <w:spacing w:after="0"/>
        <w:rPr>
          <w:ins w:id="36390" w:author="Rev 8 Allen Wirfs-Brock" w:date="2012-05-11T15:20:00Z"/>
        </w:rPr>
      </w:pPr>
      <w:ins w:id="36391" w:author="Rev 8 Allen Wirfs-Brock" w:date="2012-05-11T15:20:00Z">
        <w:r>
          <w:t>ReturnIfAbrupt(</w:t>
        </w:r>
        <w:r w:rsidRPr="00242BA0">
          <w:rPr>
            <w:i/>
          </w:rPr>
          <w:t>t</w:t>
        </w:r>
        <w:r>
          <w:t>).</w:t>
        </w:r>
      </w:ins>
    </w:p>
    <w:p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36392" w:name="_Toc393690571"/>
    </w:p>
    <w:p w:rsidR="004C02EF" w:rsidRPr="00E77497" w:rsidRDefault="004C02EF" w:rsidP="004C02EF">
      <w:pPr>
        <w:pStyle w:val="Heading4"/>
        <w:numPr>
          <w:ilvl w:val="0"/>
          <w:numId w:val="0"/>
        </w:numPr>
      </w:pPr>
      <w:r w:rsidRPr="00E77497">
        <w:t>15.9.5.25</w:t>
      </w:r>
      <w:r w:rsidRPr="00E77497">
        <w:tab/>
        <w:t>Date.prototype.getUTCMilliseconds</w:t>
      </w:r>
      <w:bookmarkEnd w:id="36392"/>
      <w:r w:rsidRPr="00E77497">
        <w:t xml:space="preserve"> ( )</w:t>
      </w:r>
    </w:p>
    <w:p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rsidR="00242BA0" w:rsidRDefault="00242BA0" w:rsidP="00242BA0">
      <w:pPr>
        <w:pStyle w:val="M4"/>
        <w:numPr>
          <w:ilvl w:val="0"/>
          <w:numId w:val="267"/>
        </w:numPr>
        <w:spacing w:after="0"/>
        <w:rPr>
          <w:ins w:id="36393" w:author="Rev 8 Allen Wirfs-Brock" w:date="2012-05-11T15:20:00Z"/>
        </w:rPr>
      </w:pPr>
      <w:ins w:id="36394" w:author="Rev 8 Allen Wirfs-Brock" w:date="2012-05-11T15:20:00Z">
        <w:r>
          <w:t>ReturnIfAbrupt(</w:t>
        </w:r>
        <w:r w:rsidRPr="00242BA0">
          <w:rPr>
            <w:i/>
          </w:rPr>
          <w:t>t</w:t>
        </w:r>
        <w:r>
          <w:t>).</w:t>
        </w:r>
      </w:ins>
    </w:p>
    <w:p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36395" w:name="_Toc393690572"/>
    </w:p>
    <w:p w:rsidR="004C02EF" w:rsidRPr="00E77497" w:rsidRDefault="004C02EF" w:rsidP="004C02EF">
      <w:pPr>
        <w:pStyle w:val="Heading4"/>
        <w:numPr>
          <w:ilvl w:val="0"/>
          <w:numId w:val="0"/>
        </w:numPr>
      </w:pPr>
      <w:r w:rsidRPr="00E77497">
        <w:t>15.9.5.26</w:t>
      </w:r>
      <w:r w:rsidRPr="00E77497">
        <w:tab/>
        <w:t>Date.prototype.getTimezoneOffset</w:t>
      </w:r>
      <w:bookmarkEnd w:id="36395"/>
      <w:r w:rsidRPr="00E77497">
        <w:t xml:space="preserve"> ( )</w:t>
      </w:r>
    </w:p>
    <w:p w:rsidR="004C02EF" w:rsidRPr="00E77497" w:rsidRDefault="004C02EF" w:rsidP="004C02EF">
      <w:r w:rsidRPr="00E77497">
        <w:t>Returns the difference between local time and UTC time in minutes.</w:t>
      </w:r>
    </w:p>
    <w:p w:rsidR="004C02EF" w:rsidRPr="00E77497" w:rsidRDefault="004C02EF" w:rsidP="001F482D">
      <w:pPr>
        <w:pStyle w:val="Alg4"/>
        <w:numPr>
          <w:ilvl w:val="0"/>
          <w:numId w:val="268"/>
        </w:numPr>
      </w:pPr>
      <w:r w:rsidRPr="00E77497">
        <w:lastRenderedPageBreak/>
        <w:t xml:space="preserve">Let </w:t>
      </w:r>
      <w:r w:rsidRPr="00E77497">
        <w:rPr>
          <w:i/>
        </w:rPr>
        <w:t>t</w:t>
      </w:r>
      <w:r w:rsidRPr="00E77497">
        <w:t xml:space="preserve"> be this time value.</w:t>
      </w:r>
    </w:p>
    <w:p w:rsidR="00242BA0" w:rsidRDefault="00242BA0" w:rsidP="00242BA0">
      <w:pPr>
        <w:pStyle w:val="M4"/>
        <w:numPr>
          <w:ilvl w:val="0"/>
          <w:numId w:val="268"/>
        </w:numPr>
        <w:spacing w:after="0"/>
        <w:rPr>
          <w:ins w:id="36396" w:author="Rev 8 Allen Wirfs-Brock" w:date="2012-05-11T15:20:00Z"/>
        </w:rPr>
      </w:pPr>
      <w:ins w:id="36397" w:author="Rev 8 Allen Wirfs-Brock" w:date="2012-05-11T15:20:00Z">
        <w:r>
          <w:t>ReturnIfAbrupt(</w:t>
        </w:r>
        <w:r w:rsidRPr="00242BA0">
          <w:rPr>
            <w:i/>
          </w:rPr>
          <w:t>t</w:t>
        </w:r>
        <w:r>
          <w:t>).</w:t>
        </w:r>
      </w:ins>
    </w:p>
    <w:p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36398" w:name="_Toc393690573"/>
    </w:p>
    <w:p w:rsidR="004C02EF" w:rsidRPr="00E65A34" w:rsidRDefault="004C02EF" w:rsidP="004C02EF">
      <w:pPr>
        <w:pStyle w:val="Heading4"/>
        <w:numPr>
          <w:ilvl w:val="0"/>
          <w:numId w:val="0"/>
        </w:numPr>
      </w:pPr>
      <w:bookmarkStart w:id="36399" w:name="_Hlt455975912"/>
      <w:bookmarkStart w:id="36400" w:name="_Ref455972372"/>
      <w:bookmarkEnd w:id="36399"/>
      <w:r w:rsidRPr="00E65A34">
        <w:t>15.9.5.27</w:t>
      </w:r>
      <w:r w:rsidRPr="00E65A34">
        <w:tab/>
        <w:t>Date.prototype.setTime (time</w:t>
      </w:r>
      <w:bookmarkEnd w:id="36398"/>
      <w:r w:rsidRPr="00E65A34">
        <w:t>)</w:t>
      </w:r>
      <w:bookmarkEnd w:id="36400"/>
    </w:p>
    <w:p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rsidR="00242BA0" w:rsidRDefault="00242BA0" w:rsidP="00242BA0">
      <w:pPr>
        <w:pStyle w:val="M4"/>
        <w:numPr>
          <w:ilvl w:val="0"/>
          <w:numId w:val="269"/>
        </w:numPr>
        <w:spacing w:after="0"/>
        <w:rPr>
          <w:ins w:id="36401" w:author="Rev 8 Allen Wirfs-Brock" w:date="2012-05-11T15:21:00Z"/>
        </w:rPr>
      </w:pPr>
      <w:ins w:id="36402" w:author="Rev 8 Allen Wirfs-Brock" w:date="2012-05-11T15:21:00Z">
        <w:r>
          <w:t>ReturnIfAbrupt(</w:t>
        </w:r>
        <w:r>
          <w:rPr>
            <w:i/>
          </w:rPr>
          <w:t>v</w:t>
        </w:r>
        <w:r>
          <w:t>).</w:t>
        </w:r>
      </w:ins>
    </w:p>
    <w:p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36403" w:name="_Toc393690574"/>
    </w:p>
    <w:p w:rsidR="004C02EF" w:rsidRPr="00E77497" w:rsidRDefault="004C02EF" w:rsidP="004C02EF">
      <w:pPr>
        <w:pStyle w:val="Heading4"/>
        <w:numPr>
          <w:ilvl w:val="0"/>
          <w:numId w:val="0"/>
        </w:numPr>
      </w:pPr>
      <w:r w:rsidRPr="00E77497">
        <w:t>15.9.5.28</w:t>
      </w:r>
      <w:r w:rsidRPr="00E77497">
        <w:tab/>
        <w:t>Date.prototype.setMilliseconds (ms</w:t>
      </w:r>
      <w:bookmarkEnd w:id="36403"/>
      <w:r w:rsidRPr="00E77497">
        <w:t>)</w:t>
      </w:r>
    </w:p>
    <w:p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36404" w:name="_Toc393690575"/>
    </w:p>
    <w:p w:rsidR="004C02EF" w:rsidRPr="00E77497" w:rsidRDefault="004C02EF" w:rsidP="004C02EF">
      <w:pPr>
        <w:pStyle w:val="Heading4"/>
        <w:numPr>
          <w:ilvl w:val="0"/>
          <w:numId w:val="0"/>
        </w:numPr>
      </w:pPr>
      <w:r w:rsidRPr="00E77497">
        <w:t>15.9.5.29</w:t>
      </w:r>
      <w:r w:rsidRPr="00E77497">
        <w:tab/>
        <w:t>Date.prototype.setUTCMilliseconds (ms</w:t>
      </w:r>
      <w:bookmarkEnd w:id="36404"/>
      <w:r w:rsidRPr="00E77497">
        <w:t>)</w:t>
      </w:r>
    </w:p>
    <w:p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rsidR="00242BA0" w:rsidRDefault="00242BA0" w:rsidP="00242BA0">
      <w:pPr>
        <w:pStyle w:val="M4"/>
        <w:numPr>
          <w:ilvl w:val="0"/>
          <w:numId w:val="271"/>
        </w:numPr>
        <w:spacing w:after="0"/>
        <w:rPr>
          <w:ins w:id="36405" w:author="Rev 8 Allen Wirfs-Brock" w:date="2012-05-11T15:21:00Z"/>
        </w:rPr>
      </w:pPr>
      <w:ins w:id="36406" w:author="Rev 8 Allen Wirfs-Brock" w:date="2012-05-11T15:21:00Z">
        <w:r>
          <w:t>ReturnIfAbrupt(</w:t>
        </w:r>
        <w:r w:rsidRPr="00242BA0">
          <w:rPr>
            <w:i/>
          </w:rPr>
          <w:t>t</w:t>
        </w:r>
        <w:r>
          <w:t>).</w:t>
        </w:r>
      </w:ins>
    </w:p>
    <w:p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36407" w:name="_Toc393690576"/>
    </w:p>
    <w:p w:rsidR="004C02EF" w:rsidRPr="00E77497" w:rsidRDefault="004C02EF" w:rsidP="004C02EF">
      <w:pPr>
        <w:pStyle w:val="Heading4"/>
        <w:numPr>
          <w:ilvl w:val="0"/>
          <w:numId w:val="0"/>
        </w:numPr>
      </w:pPr>
      <w:bookmarkStart w:id="36408" w:name="_Ref457709556"/>
      <w:r w:rsidRPr="00E77497">
        <w:t>15.9.5.30</w:t>
      </w:r>
      <w:r w:rsidRPr="00E77497">
        <w:tab/>
        <w:t xml:space="preserve">Date.prototype.setSeconds (sec [, ms ] </w:t>
      </w:r>
      <w:bookmarkEnd w:id="36407"/>
      <w:r w:rsidRPr="00E77497">
        <w:t>)</w:t>
      </w:r>
      <w:bookmarkEnd w:id="36408"/>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36409" w:name="_Toc393690577"/>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rsidR="004C02EF" w:rsidRPr="00E77497" w:rsidRDefault="004C02EF" w:rsidP="004C02EF">
      <w:pPr>
        <w:pStyle w:val="Heading4"/>
        <w:numPr>
          <w:ilvl w:val="0"/>
          <w:numId w:val="0"/>
        </w:numPr>
      </w:pPr>
      <w:bookmarkStart w:id="36410" w:name="_Ref457709563"/>
      <w:r w:rsidRPr="00E77497">
        <w:t>15.9.5.31</w:t>
      </w:r>
      <w:r w:rsidRPr="00E77497">
        <w:tab/>
        <w:t xml:space="preserve">Date.prototype.setUTCSeconds (sec [, ms ] </w:t>
      </w:r>
      <w:bookmarkEnd w:id="36409"/>
      <w:r w:rsidRPr="00E77497">
        <w:t>)</w:t>
      </w:r>
      <w:bookmarkEnd w:id="36410"/>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rsidR="00242BA0" w:rsidRDefault="00242BA0" w:rsidP="00242BA0">
      <w:pPr>
        <w:pStyle w:val="M4"/>
        <w:numPr>
          <w:ilvl w:val="0"/>
          <w:numId w:val="273"/>
        </w:numPr>
        <w:spacing w:after="0"/>
        <w:rPr>
          <w:ins w:id="36411" w:author="Rev 8 Allen Wirfs-Brock" w:date="2012-05-11T15:21:00Z"/>
        </w:rPr>
      </w:pPr>
      <w:ins w:id="36412" w:author="Rev 8 Allen Wirfs-Brock" w:date="2012-05-11T15:21:00Z">
        <w:r>
          <w:t>ReturnIfAbrupt(</w:t>
        </w:r>
        <w:r w:rsidRPr="00242BA0">
          <w:rPr>
            <w:i/>
          </w:rPr>
          <w:t>t</w:t>
        </w:r>
        <w:r>
          <w:t>).</w:t>
        </w:r>
      </w:ins>
    </w:p>
    <w:p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36413" w:name="_Toc393690578"/>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rsidR="004C02EF" w:rsidRPr="00C7794D" w:rsidRDefault="004C02EF" w:rsidP="004C02EF">
      <w:pPr>
        <w:pStyle w:val="Heading4"/>
        <w:numPr>
          <w:ilvl w:val="0"/>
          <w:numId w:val="0"/>
        </w:numPr>
      </w:pPr>
      <w:bookmarkStart w:id="36414" w:name="_Ref457709571"/>
      <w:r w:rsidRPr="00C7794D">
        <w:lastRenderedPageBreak/>
        <w:t>15.9.5.32</w:t>
      </w:r>
      <w:r w:rsidRPr="00C7794D">
        <w:tab/>
        <w:t xml:space="preserve">Date.prototype.setMinutes (min [, sec [, ms ] ] </w:t>
      </w:r>
      <w:bookmarkEnd w:id="36413"/>
      <w:r w:rsidRPr="00C7794D">
        <w:t>)</w:t>
      </w:r>
      <w:bookmarkEnd w:id="36414"/>
    </w:p>
    <w:p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36415" w:name="_Toc393690579"/>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rsidR="004C02EF" w:rsidRPr="00E77497" w:rsidRDefault="004C02EF" w:rsidP="004C02EF">
      <w:pPr>
        <w:pStyle w:val="Heading4"/>
        <w:numPr>
          <w:ilvl w:val="0"/>
          <w:numId w:val="0"/>
        </w:numPr>
      </w:pPr>
      <w:bookmarkStart w:id="36416" w:name="_Ref457709617"/>
      <w:r w:rsidRPr="00E77497">
        <w:t>15.9.5.33</w:t>
      </w:r>
      <w:r w:rsidRPr="00E77497">
        <w:tab/>
        <w:t xml:space="preserve">Date.prototype.setUTCMinutes (min [, sec [, ms ] ] </w:t>
      </w:r>
      <w:bookmarkEnd w:id="36415"/>
      <w:r w:rsidRPr="00E77497">
        <w:t>)</w:t>
      </w:r>
      <w:bookmarkEnd w:id="36416"/>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rsidR="00242BA0" w:rsidRDefault="00242BA0" w:rsidP="00242BA0">
      <w:pPr>
        <w:pStyle w:val="M4"/>
        <w:numPr>
          <w:ilvl w:val="0"/>
          <w:numId w:val="275"/>
        </w:numPr>
        <w:spacing w:after="0"/>
        <w:rPr>
          <w:ins w:id="36417" w:author="Rev 8 Allen Wirfs-Brock" w:date="2012-05-11T15:21:00Z"/>
        </w:rPr>
      </w:pPr>
      <w:ins w:id="36418" w:author="Rev 8 Allen Wirfs-Brock" w:date="2012-05-11T15:21:00Z">
        <w:r>
          <w:t>ReturnIfAbrupt(</w:t>
        </w:r>
        <w:r w:rsidRPr="00242BA0">
          <w:rPr>
            <w:i/>
          </w:rPr>
          <w:t>t</w:t>
        </w:r>
        <w:r>
          <w:t>).</w:t>
        </w:r>
      </w:ins>
    </w:p>
    <w:p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36419" w:name="_Toc393690580"/>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rsidR="004C02EF" w:rsidRPr="00E77497" w:rsidRDefault="004C02EF" w:rsidP="004C02EF">
      <w:pPr>
        <w:pStyle w:val="Heading4"/>
        <w:numPr>
          <w:ilvl w:val="0"/>
          <w:numId w:val="0"/>
        </w:numPr>
      </w:pPr>
      <w:bookmarkStart w:id="36420" w:name="_Ref457709619"/>
      <w:r w:rsidRPr="00E77497">
        <w:t>15.9.5.34</w:t>
      </w:r>
      <w:r w:rsidRPr="00E77497">
        <w:tab/>
        <w:t xml:space="preserve">Date.prototype.setHours (hour [, min [, sec [, ms ] ] ] </w:t>
      </w:r>
      <w:bookmarkEnd w:id="36419"/>
      <w:r w:rsidRPr="00E77497">
        <w:t>)</w:t>
      </w:r>
      <w:bookmarkEnd w:id="36420"/>
    </w:p>
    <w:p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36421" w:name="_Toc393690581"/>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rsidR="004C02EF" w:rsidRPr="00E77497" w:rsidRDefault="004C02EF" w:rsidP="004C02EF">
      <w:pPr>
        <w:pStyle w:val="Heading4"/>
        <w:numPr>
          <w:ilvl w:val="0"/>
          <w:numId w:val="0"/>
        </w:numPr>
      </w:pPr>
      <w:bookmarkStart w:id="36422" w:name="_Ref457709621"/>
      <w:r w:rsidRPr="00E77497">
        <w:lastRenderedPageBreak/>
        <w:t>15.9.5.35</w:t>
      </w:r>
      <w:r w:rsidRPr="00E77497">
        <w:tab/>
        <w:t xml:space="preserve">Date.prototype.setUTCHours (hour [, min [, sec [, ms ] ] ] </w:t>
      </w:r>
      <w:bookmarkEnd w:id="36421"/>
      <w:r w:rsidRPr="00E77497">
        <w:t>)</w:t>
      </w:r>
      <w:bookmarkEnd w:id="36422"/>
    </w:p>
    <w:p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rsidR="00242BA0" w:rsidRDefault="00242BA0" w:rsidP="00242BA0">
      <w:pPr>
        <w:pStyle w:val="M4"/>
        <w:numPr>
          <w:ilvl w:val="0"/>
          <w:numId w:val="277"/>
        </w:numPr>
        <w:spacing w:after="0"/>
        <w:rPr>
          <w:ins w:id="36423" w:author="Rev 8 Allen Wirfs-Brock" w:date="2012-05-11T15:21:00Z"/>
        </w:rPr>
      </w:pPr>
      <w:ins w:id="36424" w:author="Rev 8 Allen Wirfs-Brock" w:date="2012-05-11T15:21:00Z">
        <w:r>
          <w:t>ReturnIfAbrupt(</w:t>
        </w:r>
        <w:r w:rsidRPr="00242BA0">
          <w:rPr>
            <w:i/>
          </w:rPr>
          <w:t>t</w:t>
        </w:r>
        <w:r>
          <w:t>).</w:t>
        </w:r>
      </w:ins>
    </w:p>
    <w:p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36425" w:name="_Toc393690582"/>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rsidR="004C02EF" w:rsidRPr="00E77497" w:rsidRDefault="004C02EF" w:rsidP="004C02EF">
      <w:pPr>
        <w:pStyle w:val="Heading4"/>
        <w:numPr>
          <w:ilvl w:val="0"/>
          <w:numId w:val="0"/>
        </w:numPr>
      </w:pPr>
      <w:r w:rsidRPr="00E77497">
        <w:t>15.9.5.36</w:t>
      </w:r>
      <w:r w:rsidRPr="00E77497">
        <w:tab/>
        <w:t>Date.prototype.setDate (date</w:t>
      </w:r>
      <w:bookmarkEnd w:id="36425"/>
      <w:r w:rsidRPr="00E77497">
        <w:t>)</w:t>
      </w:r>
    </w:p>
    <w:p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36426" w:name="_Toc393690583"/>
    </w:p>
    <w:p w:rsidR="004C02EF" w:rsidRPr="00E77497" w:rsidRDefault="004C02EF" w:rsidP="004C02EF">
      <w:pPr>
        <w:pStyle w:val="Heading4"/>
        <w:numPr>
          <w:ilvl w:val="0"/>
          <w:numId w:val="0"/>
        </w:numPr>
      </w:pPr>
      <w:r w:rsidRPr="00E77497">
        <w:t>15.9.5.37</w:t>
      </w:r>
      <w:r w:rsidRPr="00E77497">
        <w:tab/>
        <w:t>Date.prototype.setUTCDate (date</w:t>
      </w:r>
      <w:bookmarkEnd w:id="36426"/>
      <w:r w:rsidRPr="00E77497">
        <w:t>)</w:t>
      </w:r>
    </w:p>
    <w:p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rsidR="00242BA0" w:rsidRDefault="00242BA0" w:rsidP="00242BA0">
      <w:pPr>
        <w:pStyle w:val="M4"/>
        <w:numPr>
          <w:ilvl w:val="0"/>
          <w:numId w:val="279"/>
        </w:numPr>
        <w:spacing w:after="0"/>
        <w:rPr>
          <w:ins w:id="36427" w:author="Rev 8 Allen Wirfs-Brock" w:date="2012-05-11T15:22:00Z"/>
        </w:rPr>
      </w:pPr>
      <w:ins w:id="36428" w:author="Rev 8 Allen Wirfs-Brock" w:date="2012-05-11T15:22:00Z">
        <w:r>
          <w:t>ReturnIfAbrupt(</w:t>
        </w:r>
        <w:r w:rsidRPr="00242BA0">
          <w:rPr>
            <w:i/>
          </w:rPr>
          <w:t>t</w:t>
        </w:r>
        <w:r>
          <w:t>).</w:t>
        </w:r>
      </w:ins>
    </w:p>
    <w:p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36429" w:name="_Toc393690584"/>
    </w:p>
    <w:p w:rsidR="004C02EF" w:rsidRPr="00E77497" w:rsidRDefault="004C02EF" w:rsidP="004C02EF">
      <w:pPr>
        <w:pStyle w:val="Heading4"/>
        <w:numPr>
          <w:ilvl w:val="0"/>
          <w:numId w:val="0"/>
        </w:numPr>
      </w:pPr>
      <w:bookmarkStart w:id="36430" w:name="_Ref457709622"/>
      <w:r w:rsidRPr="00E77497">
        <w:t>15.9.5.38</w:t>
      </w:r>
      <w:r w:rsidRPr="00E77497">
        <w:tab/>
        <w:t xml:space="preserve">Date.prototype.setMonth (month [, date ] </w:t>
      </w:r>
      <w:bookmarkEnd w:id="36429"/>
      <w:r w:rsidRPr="00E77497">
        <w:t>)</w:t>
      </w:r>
      <w:bookmarkEnd w:id="36430"/>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36431" w:name="_Toc393690585"/>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rsidR="004C02EF" w:rsidRPr="00E77497" w:rsidRDefault="004C02EF" w:rsidP="004C02EF">
      <w:pPr>
        <w:pStyle w:val="Heading4"/>
        <w:numPr>
          <w:ilvl w:val="0"/>
          <w:numId w:val="0"/>
        </w:numPr>
      </w:pPr>
      <w:bookmarkStart w:id="36432" w:name="_Ref457709667"/>
      <w:r w:rsidRPr="00E77497">
        <w:t>15.9.5.39</w:t>
      </w:r>
      <w:r w:rsidRPr="00E77497">
        <w:tab/>
        <w:t xml:space="preserve">Date.prototype.setUTCMonth (month [, date ] </w:t>
      </w:r>
      <w:bookmarkEnd w:id="36431"/>
      <w:r w:rsidRPr="00E77497">
        <w:t>)</w:t>
      </w:r>
      <w:bookmarkEnd w:id="36432"/>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rsidR="00242BA0" w:rsidRDefault="00242BA0" w:rsidP="00242BA0">
      <w:pPr>
        <w:pStyle w:val="M4"/>
        <w:numPr>
          <w:ilvl w:val="0"/>
          <w:numId w:val="281"/>
        </w:numPr>
        <w:spacing w:after="0"/>
        <w:rPr>
          <w:ins w:id="36433" w:author="Rev 8 Allen Wirfs-Brock" w:date="2012-05-11T15:22:00Z"/>
        </w:rPr>
      </w:pPr>
      <w:ins w:id="36434" w:author="Rev 8 Allen Wirfs-Brock" w:date="2012-05-11T15:22:00Z">
        <w:r>
          <w:lastRenderedPageBreak/>
          <w:t>ReturnIfAbrupt(</w:t>
        </w:r>
        <w:r w:rsidRPr="00242BA0">
          <w:rPr>
            <w:i/>
          </w:rPr>
          <w:t>t</w:t>
        </w:r>
        <w:r>
          <w:t>).</w:t>
        </w:r>
      </w:ins>
    </w:p>
    <w:p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36435" w:name="_Toc393690586"/>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rsidR="004C02EF" w:rsidRPr="00E77497" w:rsidRDefault="004C02EF" w:rsidP="004C02EF">
      <w:pPr>
        <w:pStyle w:val="Heading4"/>
        <w:numPr>
          <w:ilvl w:val="0"/>
          <w:numId w:val="0"/>
        </w:numPr>
      </w:pPr>
      <w:bookmarkStart w:id="36436" w:name="_Ref457709669"/>
      <w:r w:rsidRPr="00E77497">
        <w:t>15.9.5.40</w:t>
      </w:r>
      <w:r w:rsidRPr="00E77497">
        <w:tab/>
        <w:t xml:space="preserve">Date.prototype.setFullYear (year [, month [, date ] ] </w:t>
      </w:r>
      <w:bookmarkEnd w:id="36435"/>
      <w:r w:rsidRPr="00E77497">
        <w:t>)</w:t>
      </w:r>
      <w:bookmarkEnd w:id="36436"/>
    </w:p>
    <w:p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36437" w:name="_Toc393690587"/>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rsidR="004C02EF" w:rsidRPr="00E77497" w:rsidRDefault="004C02EF" w:rsidP="004C02EF">
      <w:pPr>
        <w:pStyle w:val="Heading4"/>
        <w:numPr>
          <w:ilvl w:val="0"/>
          <w:numId w:val="0"/>
        </w:numPr>
      </w:pPr>
      <w:bookmarkStart w:id="36438" w:name="_Ref457709670"/>
      <w:r w:rsidRPr="00E77497">
        <w:t>15.9.5.41</w:t>
      </w:r>
      <w:r w:rsidRPr="00E77497">
        <w:tab/>
        <w:t xml:space="preserve">Date.prototype.setUTCFullYear (year [, month [, date ] ] </w:t>
      </w:r>
      <w:bookmarkEnd w:id="36437"/>
      <w:r w:rsidRPr="00E77497">
        <w:t>)</w:t>
      </w:r>
      <w:bookmarkEnd w:id="36438"/>
    </w:p>
    <w:p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242BA0" w:rsidRDefault="00242BA0" w:rsidP="00242BA0">
      <w:pPr>
        <w:pStyle w:val="M4"/>
        <w:numPr>
          <w:ilvl w:val="0"/>
          <w:numId w:val="283"/>
        </w:numPr>
        <w:spacing w:after="0"/>
        <w:rPr>
          <w:ins w:id="36439" w:author="Rev 8 Allen Wirfs-Brock" w:date="2012-05-11T15:22:00Z"/>
        </w:rPr>
      </w:pPr>
      <w:ins w:id="36440" w:author="Rev 8 Allen Wirfs-Brock" w:date="2012-05-11T15:22:00Z">
        <w:r>
          <w:t>ReturnIfAbrupt(</w:t>
        </w:r>
        <w:r w:rsidRPr="00242BA0">
          <w:rPr>
            <w:i/>
          </w:rPr>
          <w:t>t</w:t>
        </w:r>
        <w:r>
          <w:t>).</w:t>
        </w:r>
      </w:ins>
    </w:p>
    <w:p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36441" w:name="_Toc393690588"/>
    </w:p>
    <w:p w:rsidR="004C02EF" w:rsidRPr="00E77497" w:rsidRDefault="004C02EF" w:rsidP="004C02EF">
      <w:bookmarkStart w:id="36442" w:name="_Toc393690590"/>
      <w:bookmarkEnd w:id="3644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rsidR="004C02EF" w:rsidRPr="00E77497" w:rsidRDefault="004C02EF" w:rsidP="004C02EF">
      <w:pPr>
        <w:pStyle w:val="Heading4"/>
        <w:numPr>
          <w:ilvl w:val="0"/>
          <w:numId w:val="0"/>
        </w:numPr>
      </w:pPr>
      <w:r w:rsidRPr="00E77497">
        <w:t>15.9.5.42</w:t>
      </w:r>
      <w:r w:rsidRPr="00E77497">
        <w:tab/>
        <w:t>Date.prototype.toUTCString</w:t>
      </w:r>
      <w:bookmarkEnd w:id="36442"/>
      <w:r w:rsidRPr="00E77497">
        <w:t xml:space="preserve"> ( )</w:t>
      </w:r>
    </w:p>
    <w:p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36443" w:name="_Toc393690591"/>
    </w:p>
    <w:p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rsidR="004C02EF" w:rsidRPr="00E77497" w:rsidRDefault="004C02EF" w:rsidP="004C02EF">
      <w:pPr>
        <w:pStyle w:val="Heading4"/>
        <w:numPr>
          <w:ilvl w:val="0"/>
          <w:numId w:val="0"/>
        </w:numPr>
      </w:pPr>
      <w:r w:rsidRPr="00E77497">
        <w:t>15.9.5.43</w:t>
      </w:r>
      <w:r w:rsidRPr="00E77497">
        <w:tab/>
        <w:t>Date.prototype.toISOString ( )</w:t>
      </w:r>
    </w:p>
    <w:p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w:t>
      </w:r>
      <w:r w:rsidRPr="00E77497">
        <w:lastRenderedPageBreak/>
        <w:t xml:space="preserve">zone is always UTC, denoted by the suffix Z. If the time value of this object is not a finite Number a </w:t>
      </w:r>
      <w:r w:rsidRPr="00E77497">
        <w:rPr>
          <w:b/>
        </w:rPr>
        <w:t>RangeError</w:t>
      </w:r>
      <w:r w:rsidRPr="00E77497">
        <w:t xml:space="preserve"> exception is thrown.</w:t>
      </w:r>
    </w:p>
    <w:p w:rsidR="004C02EF" w:rsidRPr="00E77497" w:rsidRDefault="004C02EF" w:rsidP="004C02EF">
      <w:pPr>
        <w:pStyle w:val="Heading4"/>
        <w:numPr>
          <w:ilvl w:val="0"/>
          <w:numId w:val="0"/>
        </w:numPr>
      </w:pPr>
      <w:r w:rsidRPr="00E77497">
        <w:t>15.9.5.44</w:t>
      </w:r>
      <w:r w:rsidRPr="00E77497">
        <w:tab/>
        <w:t>Date.prototype.toJSON ( key )</w:t>
      </w:r>
    </w:p>
    <w:p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rsidR="00E614CD" w:rsidRDefault="00E614CD" w:rsidP="001F482D">
      <w:pPr>
        <w:pStyle w:val="Alg4"/>
        <w:numPr>
          <w:ilvl w:val="0"/>
          <w:numId w:val="284"/>
        </w:numPr>
        <w:rPr>
          <w:ins w:id="36444" w:author="Rev 7 Allen Wirfs-Brock" w:date="2012-04-11T12:55:00Z"/>
        </w:rPr>
      </w:pPr>
      <w:ins w:id="36445" w:author="Rev 7 Allen Wirfs-Brock" w:date="2012-04-11T12:55:00Z">
        <w:r>
          <w:t>ReturnIfAbrupt(</w:t>
        </w:r>
      </w:ins>
      <w:ins w:id="36446" w:author="Rev 7 Allen Wirfs-Brock" w:date="2012-04-11T12:56:00Z">
        <w:r w:rsidRPr="00E77497">
          <w:rPr>
            <w:i/>
          </w:rPr>
          <w:t>toISO</w:t>
        </w:r>
      </w:ins>
      <w:ins w:id="36447" w:author="Rev 7 Allen Wirfs-Brock" w:date="2012-04-11T12:55:00Z">
        <w:r>
          <w:t>).</w:t>
        </w:r>
      </w:ins>
    </w:p>
    <w:p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rsidR="004C02EF" w:rsidRPr="00E77497" w:rsidRDefault="004C02EF" w:rsidP="00AF1A54">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ins w:id="36448" w:author="Rev 11 Allen Wirfs-Brock" w:date="2012-10-24T09:40:00Z">
        <w:r w:rsidR="00AF1A54" w:rsidRPr="006637C6">
          <w:rPr>
            <w:i/>
          </w:rPr>
          <w:t>this</w:t>
        </w:r>
        <w:r w:rsidR="00AF1A54">
          <w:rPr>
            <w:i/>
          </w:rPr>
          <w:t>Argument</w:t>
        </w:r>
        <w:r w:rsidR="00AF1A54" w:rsidRPr="00E77497">
          <w:t xml:space="preserve"> </w:t>
        </w:r>
      </w:ins>
      <w:del w:id="36449" w:author="Rev 11 Allen Wirfs-Brock" w:date="2012-10-24T09:40:00Z">
        <w:r w:rsidRPr="00E77497" w:rsidDel="00AF1A54">
          <w:delText xml:space="preserve">the </w:delText>
        </w:r>
        <w:r w:rsidRPr="00E77497" w:rsidDel="00AF1A54">
          <w:rPr>
            <w:b/>
          </w:rPr>
          <w:delText xml:space="preserve">this </w:delText>
        </w:r>
        <w:r w:rsidRPr="00E77497" w:rsidDel="00AF1A54">
          <w:delText xml:space="preserve">value </w:delText>
        </w:r>
      </w:del>
      <w:r w:rsidRPr="00E77497">
        <w:t xml:space="preserve">and an empty </w:t>
      </w:r>
      <w:del w:id="36450" w:author="Rev 11 Allen Wirfs-Brock" w:date="2012-10-24T09:40:00Z">
        <w:r w:rsidRPr="00E77497" w:rsidDel="00AF1A54">
          <w:delText xml:space="preserve">argument </w:delText>
        </w:r>
      </w:del>
      <w:del w:id="36451" w:author="Rev 11 Allen Wirfs-Brock" w:date="2012-10-24T09:41:00Z">
        <w:r w:rsidRPr="00E77497" w:rsidDel="00AF1A54">
          <w:delText>l</w:delText>
        </w:r>
      </w:del>
      <w:ins w:id="36452" w:author="Rev 11 Allen Wirfs-Brock" w:date="2012-10-24T09:41:00Z">
        <w:r w:rsidR="00AF1A54">
          <w:t>L</w:t>
        </w:r>
      </w:ins>
      <w:r w:rsidRPr="00E77497">
        <w:t>ist</w:t>
      </w:r>
      <w:ins w:id="36453" w:author="Rev 11 Allen Wirfs-Brock" w:date="2012-10-24T09:41:00Z">
        <w:r w:rsidR="00AF1A54">
          <w:t xml:space="preserve"> as </w:t>
        </w:r>
        <w:r w:rsidR="00AF1A54">
          <w:rPr>
            <w:i/>
            <w:iCs/>
          </w:rPr>
          <w:t>argumentsList</w:t>
        </w:r>
      </w:ins>
      <w:r w:rsidRPr="00E77497">
        <w:t>.</w:t>
      </w:r>
    </w:p>
    <w:p w:rsidR="004C02EF" w:rsidRPr="00E77497" w:rsidRDefault="004C02EF" w:rsidP="004C02EF">
      <w:pPr>
        <w:pStyle w:val="Note"/>
      </w:pPr>
      <w:r w:rsidRPr="00E77497">
        <w:t>NOTE 1</w:t>
      </w:r>
      <w:r w:rsidRPr="00E77497">
        <w:tab/>
        <w:t>The argument is ignored.</w:t>
      </w:r>
    </w:p>
    <w:p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rsidR="004C02EF" w:rsidRPr="00E77497" w:rsidRDefault="004C02EF" w:rsidP="00B43482">
      <w:pPr>
        <w:pStyle w:val="Heading3"/>
        <w:numPr>
          <w:ilvl w:val="0"/>
          <w:numId w:val="0"/>
        </w:numPr>
      </w:pPr>
      <w:bookmarkStart w:id="36454" w:name="_Toc393690592"/>
      <w:bookmarkStart w:id="36455" w:name="_Toc472818953"/>
      <w:bookmarkStart w:id="36456" w:name="_Toc235503531"/>
      <w:bookmarkStart w:id="36457" w:name="_Toc241509306"/>
      <w:bookmarkStart w:id="36458" w:name="_Toc244416793"/>
      <w:bookmarkStart w:id="36459" w:name="_Toc276631157"/>
      <w:bookmarkStart w:id="36460" w:name="_Toc339020484"/>
      <w:bookmarkEnd w:id="36443"/>
      <w:r w:rsidRPr="00E77497">
        <w:t>15.9.6</w:t>
      </w:r>
      <w:r w:rsidRPr="00E77497">
        <w:tab/>
        <w:t>Properties of Date Instance</w:t>
      </w:r>
      <w:bookmarkEnd w:id="36454"/>
      <w:r w:rsidRPr="00E77497">
        <w:t>s</w:t>
      </w:r>
      <w:bookmarkEnd w:id="36455"/>
      <w:bookmarkEnd w:id="36456"/>
      <w:bookmarkEnd w:id="36457"/>
      <w:bookmarkEnd w:id="36458"/>
      <w:bookmarkEnd w:id="36459"/>
      <w:bookmarkEnd w:id="36460"/>
    </w:p>
    <w:p w:rsidR="004C02EF" w:rsidRPr="00E77497" w:rsidRDefault="004C02EF" w:rsidP="004C02EF">
      <w:r w:rsidRPr="00E77497">
        <w:t xml:space="preserve">Date instances inherit properties from the Date prototype object and </w:t>
      </w:r>
      <w:del w:id="36461" w:author="Allen Wirfs-Brock" w:date="2011-07-02T14:30:00Z">
        <w:r w:rsidRPr="00E77497" w:rsidDel="0054023D">
          <w:delText xml:space="preserve">their </w:delText>
        </w:r>
      </w:del>
      <w:ins w:id="36462" w:author="Allen Wirfs-Brock" w:date="2011-07-02T14:30:00Z">
        <w:r w:rsidR="0054023D" w:rsidRPr="00E77497">
          <w:t xml:space="preserve">have a </w:t>
        </w:r>
      </w:ins>
      <w:r w:rsidRPr="00E77497">
        <w:t>[[</w:t>
      </w:r>
      <w:del w:id="36463" w:author="Allen Wirfs-Brock" w:date="2011-07-02T14:30:00Z">
        <w:r w:rsidRPr="00E77497" w:rsidDel="0054023D">
          <w:delText>Class</w:delText>
        </w:r>
      </w:del>
      <w:ins w:id="36464" w:author="Allen Wirfs-Brock" w:date="2011-07-02T14:30:00Z">
        <w:del w:id="36465" w:author="Rev 3 Allen Wirfs-Brock" w:date="2011-09-08T14:47:00Z">
          <w:r w:rsidR="0054023D" w:rsidRPr="00E77497" w:rsidDel="00FA2A04">
            <w:delText>IsDate</w:delText>
          </w:r>
        </w:del>
      </w:ins>
      <w:ins w:id="36466" w:author="Rev 3 Allen Wirfs-Brock" w:date="2011-09-08T14:47:00Z">
        <w:r w:rsidR="00FA2A04" w:rsidRPr="00E77497">
          <w:t>NativeBrand</w:t>
        </w:r>
      </w:ins>
      <w:r w:rsidRPr="00E77497">
        <w:t>]] internal</w:t>
      </w:r>
      <w:ins w:id="36467" w:author="Rev 3 Allen Wirfs-Brock" w:date="2011-09-08T14:47:00Z">
        <w:r w:rsidR="00FA2A04" w:rsidRPr="00E77497">
          <w:t xml:space="preserve"> whose value is NativeDate</w:t>
        </w:r>
      </w:ins>
      <w:del w:id="36468"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rsidR="004C02EF" w:rsidRPr="00E77497" w:rsidRDefault="004C02EF" w:rsidP="004C02EF">
      <w:r w:rsidRPr="00E77497">
        <w:t>The [[PrimitiveValue]] internal property is time value represented by this Date object.</w:t>
      </w:r>
      <w:bookmarkStart w:id="36469" w:name="_Toc393690593"/>
    </w:p>
    <w:p w:rsidR="004C02EF" w:rsidRPr="00E77497" w:rsidRDefault="004C02EF" w:rsidP="00F710D2">
      <w:pPr>
        <w:pStyle w:val="Heading2"/>
        <w:numPr>
          <w:ilvl w:val="0"/>
          <w:numId w:val="0"/>
        </w:numPr>
      </w:pPr>
      <w:bookmarkStart w:id="36470" w:name="_Ref404565288"/>
      <w:bookmarkStart w:id="36471" w:name="_Toc417706280"/>
      <w:bookmarkStart w:id="36472" w:name="_Toc432237645"/>
      <w:bookmarkStart w:id="36473" w:name="_Toc432984854"/>
      <w:bookmarkStart w:id="36474" w:name="_Toc472818954"/>
      <w:bookmarkStart w:id="36475" w:name="_Toc235503532"/>
      <w:bookmarkStart w:id="36476" w:name="_Toc241509307"/>
      <w:bookmarkStart w:id="36477" w:name="_Toc244416794"/>
      <w:bookmarkStart w:id="36478" w:name="_Toc276631158"/>
      <w:bookmarkStart w:id="36479" w:name="_Toc339020485"/>
      <w:r w:rsidRPr="00E77497">
        <w:t>15.10</w:t>
      </w:r>
      <w:r w:rsidRPr="00E77497">
        <w:tab/>
        <w:t>RegExp (Regular Expression) Objects</w:t>
      </w:r>
      <w:bookmarkEnd w:id="36470"/>
      <w:bookmarkEnd w:id="36471"/>
      <w:bookmarkEnd w:id="36472"/>
      <w:bookmarkEnd w:id="36473"/>
      <w:bookmarkEnd w:id="36474"/>
      <w:bookmarkEnd w:id="36475"/>
      <w:bookmarkEnd w:id="36476"/>
      <w:bookmarkEnd w:id="36477"/>
      <w:bookmarkEnd w:id="36478"/>
      <w:bookmarkEnd w:id="36479"/>
    </w:p>
    <w:p w:rsidR="004C02EF" w:rsidRPr="00E77497" w:rsidRDefault="004C02EF" w:rsidP="004C02EF">
      <w:r w:rsidRPr="00E77497">
        <w:t>A RegExp object contains a regular expression and the associated flags.</w:t>
      </w:r>
    </w:p>
    <w:p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rsidR="004C02EF" w:rsidRPr="00E77497" w:rsidRDefault="004C02EF" w:rsidP="00F710D2">
      <w:pPr>
        <w:pStyle w:val="Heading3"/>
        <w:numPr>
          <w:ilvl w:val="0"/>
          <w:numId w:val="0"/>
        </w:numPr>
      </w:pPr>
      <w:bookmarkStart w:id="36480" w:name="_Hlt457446511"/>
      <w:bookmarkStart w:id="36481" w:name="_Toc417706281"/>
      <w:bookmarkStart w:id="36482" w:name="_Toc432237646"/>
      <w:bookmarkStart w:id="36483" w:name="_Toc432984855"/>
      <w:bookmarkStart w:id="36484" w:name="_Ref457437739"/>
      <w:bookmarkStart w:id="36485" w:name="_Ref457437740"/>
      <w:bookmarkStart w:id="36486" w:name="_Ref457437745"/>
      <w:bookmarkStart w:id="36487" w:name="_Ref457437746"/>
      <w:bookmarkStart w:id="36488" w:name="_Ref457437747"/>
      <w:bookmarkStart w:id="36489" w:name="_Ref457437748"/>
      <w:bookmarkStart w:id="36490" w:name="_Ref457437749"/>
      <w:bookmarkStart w:id="36491" w:name="_Ref457437753"/>
      <w:bookmarkStart w:id="36492" w:name="_Ref457437754"/>
      <w:bookmarkStart w:id="36493" w:name="_Ref457437755"/>
      <w:bookmarkStart w:id="36494" w:name="_Ref457437756"/>
      <w:bookmarkStart w:id="36495" w:name="_Ref457437757"/>
      <w:bookmarkStart w:id="36496" w:name="_Ref457437761"/>
      <w:bookmarkStart w:id="36497" w:name="_Ref457437762"/>
      <w:bookmarkStart w:id="36498" w:name="_Ref457437763"/>
      <w:bookmarkStart w:id="36499" w:name="_Ref457437764"/>
      <w:bookmarkStart w:id="36500" w:name="_Ref457437765"/>
      <w:bookmarkStart w:id="36501" w:name="_Ref457437769"/>
      <w:bookmarkStart w:id="36502" w:name="_Ref457437770"/>
      <w:bookmarkStart w:id="36503" w:name="_Ref457437771"/>
      <w:bookmarkStart w:id="36504" w:name="_Ref457437772"/>
      <w:bookmarkStart w:id="36505" w:name="_Ref457437773"/>
      <w:bookmarkStart w:id="36506" w:name="_Ref457437777"/>
      <w:bookmarkStart w:id="36507" w:name="_Ref457446600"/>
      <w:bookmarkStart w:id="36508" w:name="_Ref463778805"/>
      <w:bookmarkStart w:id="36509" w:name="_Toc472818955"/>
      <w:bookmarkStart w:id="36510" w:name="_Toc235503533"/>
      <w:bookmarkStart w:id="36511" w:name="_Toc241509308"/>
      <w:bookmarkStart w:id="36512" w:name="_Toc244416795"/>
      <w:bookmarkStart w:id="36513" w:name="_Toc276631159"/>
      <w:bookmarkStart w:id="36514" w:name="_Toc339020486"/>
      <w:bookmarkEnd w:id="36480"/>
      <w:r w:rsidRPr="00E77497">
        <w:t>15.10.1</w:t>
      </w:r>
      <w:r w:rsidRPr="00E77497">
        <w:tab/>
        <w:t>Patterns</w:t>
      </w:r>
      <w:bookmarkEnd w:id="36481"/>
      <w:bookmarkEnd w:id="36482"/>
      <w:bookmarkEnd w:id="36483"/>
      <w:bookmarkEnd w:id="36484"/>
      <w:bookmarkEnd w:id="36485"/>
      <w:bookmarkEnd w:id="36486"/>
      <w:bookmarkEnd w:id="36487"/>
      <w:bookmarkEnd w:id="36488"/>
      <w:bookmarkEnd w:id="36489"/>
      <w:bookmarkEnd w:id="36490"/>
      <w:bookmarkEnd w:id="36491"/>
      <w:bookmarkEnd w:id="36492"/>
      <w:bookmarkEnd w:id="36493"/>
      <w:bookmarkEnd w:id="36494"/>
      <w:bookmarkEnd w:id="36495"/>
      <w:bookmarkEnd w:id="36496"/>
      <w:bookmarkEnd w:id="36497"/>
      <w:bookmarkEnd w:id="36498"/>
      <w:bookmarkEnd w:id="36499"/>
      <w:bookmarkEnd w:id="36500"/>
      <w:bookmarkEnd w:id="36501"/>
      <w:bookmarkEnd w:id="36502"/>
      <w:bookmarkEnd w:id="36503"/>
      <w:bookmarkEnd w:id="36504"/>
      <w:bookmarkEnd w:id="36505"/>
      <w:bookmarkEnd w:id="36506"/>
      <w:bookmarkEnd w:id="36507"/>
      <w:bookmarkEnd w:id="36508"/>
      <w:bookmarkEnd w:id="36509"/>
      <w:bookmarkEnd w:id="36510"/>
      <w:bookmarkEnd w:id="36511"/>
      <w:bookmarkEnd w:id="36512"/>
      <w:bookmarkEnd w:id="36513"/>
      <w:bookmarkEnd w:id="36514"/>
    </w:p>
    <w:p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Pattern </w:t>
      </w:r>
      <w:r w:rsidRPr="00E77497">
        <w:rPr>
          <w:rFonts w:ascii="Arial" w:hAnsi="Arial"/>
          <w:b/>
          <w:i w:val="0"/>
        </w:rPr>
        <w:t>::</w:t>
      </w:r>
    </w:p>
    <w:p w:rsidR="004C02EF" w:rsidRPr="00E77497" w:rsidRDefault="004C02EF" w:rsidP="004C02EF">
      <w:pPr>
        <w:pStyle w:val="SyntaxDefinition"/>
      </w:pPr>
      <w:r w:rsidRPr="00E77497">
        <w:t>Disjunction</w:t>
      </w:r>
    </w:p>
    <w:p w:rsidR="004C02EF" w:rsidRPr="00E77497" w:rsidRDefault="004C02EF" w:rsidP="004C02EF">
      <w:pPr>
        <w:pStyle w:val="SyntaxRule"/>
      </w:pPr>
      <w:r w:rsidRPr="00E77497">
        <w:t xml:space="preserve">Disjunction </w:t>
      </w:r>
      <w:r w:rsidRPr="00E77497">
        <w:rPr>
          <w:rFonts w:ascii="Arial" w:hAnsi="Arial"/>
          <w:b/>
          <w:i w:val="0"/>
        </w:rPr>
        <w:t>::</w:t>
      </w:r>
    </w:p>
    <w:p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4C02EF" w:rsidRPr="00E77497" w:rsidRDefault="004C02EF" w:rsidP="004C02EF">
      <w:pPr>
        <w:pStyle w:val="SyntaxRule"/>
      </w:pPr>
      <w:r w:rsidRPr="00E77497">
        <w:t xml:space="preserve">Alternative </w:t>
      </w:r>
      <w:r w:rsidRPr="00E77497">
        <w:rPr>
          <w:rFonts w:ascii="Arial" w:hAnsi="Arial"/>
          <w:b/>
          <w:i w:val="0"/>
        </w:rPr>
        <w:t>::</w:t>
      </w:r>
    </w:p>
    <w:p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rsidR="004C02EF" w:rsidRPr="00E77497" w:rsidRDefault="004C02EF" w:rsidP="004C02EF">
      <w:pPr>
        <w:pStyle w:val="SyntaxRule"/>
      </w:pPr>
      <w:r w:rsidRPr="00E77497">
        <w:t xml:space="preserve">Term </w:t>
      </w:r>
      <w:r w:rsidRPr="00E77497">
        <w:rPr>
          <w:rFonts w:ascii="Arial" w:hAnsi="Arial"/>
          <w:b/>
          <w:i w:val="0"/>
        </w:rPr>
        <w:t>::</w:t>
      </w:r>
    </w:p>
    <w:p w:rsidR="004C02EF" w:rsidRPr="00C7794D" w:rsidRDefault="004C02EF" w:rsidP="004C02EF">
      <w:pPr>
        <w:pStyle w:val="SyntaxDefinition"/>
        <w:rPr>
          <w:vertAlign w:val="subscript"/>
        </w:rPr>
      </w:pPr>
      <w:r w:rsidRPr="00C7794D">
        <w:t>Assertion</w:t>
      </w:r>
      <w:r w:rsidRPr="00C7794D">
        <w:br/>
        <w:t>Atom</w:t>
      </w:r>
      <w:r w:rsidRPr="00C7794D">
        <w:br/>
        <w:t>Atom Quantifier</w:t>
      </w:r>
    </w:p>
    <w:p w:rsidR="004C02EF" w:rsidRPr="00C7794D" w:rsidRDefault="004C02EF" w:rsidP="004C02EF">
      <w:pPr>
        <w:pStyle w:val="SyntaxRule"/>
      </w:pPr>
      <w:r w:rsidRPr="00C7794D">
        <w:lastRenderedPageBreak/>
        <w:t xml:space="preserve">Assertion </w:t>
      </w:r>
      <w:r w:rsidRPr="00C7794D">
        <w:rPr>
          <w:rFonts w:ascii="Arial" w:hAnsi="Arial"/>
          <w:b/>
          <w:i w:val="0"/>
        </w:rPr>
        <w:t>::</w:t>
      </w:r>
    </w:p>
    <w:p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4C02EF" w:rsidRPr="00C7794D" w:rsidRDefault="004C02EF" w:rsidP="004C02EF">
      <w:pPr>
        <w:pStyle w:val="SyntaxRule"/>
      </w:pPr>
      <w:r w:rsidRPr="00C7794D">
        <w:t xml:space="preserve">Quantifier </w:t>
      </w:r>
      <w:r w:rsidRPr="00C7794D">
        <w:rPr>
          <w:rFonts w:ascii="Arial" w:hAnsi="Arial"/>
          <w:b/>
          <w:i w:val="0"/>
        </w:rPr>
        <w:t>::</w:t>
      </w:r>
    </w:p>
    <w:p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rsidR="004C02EF" w:rsidRPr="00C7794D" w:rsidRDefault="004C02EF" w:rsidP="004C02EF">
      <w:pPr>
        <w:pStyle w:val="SyntaxRule"/>
      </w:pPr>
      <w:r w:rsidRPr="00C7794D">
        <w:t xml:space="preserve">QuantifierPrefix </w:t>
      </w:r>
      <w:r w:rsidRPr="00C7794D">
        <w:rPr>
          <w:rFonts w:ascii="Arial" w:hAnsi="Arial"/>
          <w:b/>
          <w:i w:val="0"/>
        </w:rPr>
        <w:t>::</w:t>
      </w:r>
    </w:p>
    <w:p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4C02EF" w:rsidRPr="006B6D0A" w:rsidRDefault="004C02EF" w:rsidP="004C02EF">
      <w:pPr>
        <w:pStyle w:val="SyntaxRule"/>
      </w:pPr>
      <w:r w:rsidRPr="004D1BD1">
        <w:t xml:space="preserve">Atom </w:t>
      </w:r>
      <w:r w:rsidRPr="008B7F6F">
        <w:rPr>
          <w:rFonts w:ascii="Arial" w:hAnsi="Arial"/>
          <w:b/>
          <w:i w:val="0"/>
        </w:rPr>
        <w:t>::</w:t>
      </w:r>
    </w:p>
    <w:p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rsidR="004C02EF" w:rsidRPr="00E77497" w:rsidRDefault="004C02EF" w:rsidP="004C02EF">
      <w:pPr>
        <w:pStyle w:val="SyntaxRule"/>
      </w:pPr>
      <w:r w:rsidRPr="00E77497">
        <w:t xml:space="preserve">AtomEscape </w:t>
      </w:r>
      <w:r w:rsidRPr="00E77497">
        <w:rPr>
          <w:rFonts w:ascii="Arial" w:hAnsi="Arial"/>
          <w:b/>
          <w:i w:val="0"/>
        </w:rPr>
        <w:t>::</w:t>
      </w:r>
    </w:p>
    <w:p w:rsidR="004C02EF" w:rsidRPr="00E77497" w:rsidRDefault="004C02EF" w:rsidP="004C02EF">
      <w:pPr>
        <w:pStyle w:val="SyntaxDefinition"/>
      </w:pPr>
      <w:r w:rsidRPr="00E77497">
        <w:t>DecimalEscape</w:t>
      </w:r>
      <w:r w:rsidRPr="00E77497">
        <w:br/>
        <w:t>CharacterEscape</w:t>
      </w:r>
      <w:r w:rsidRPr="00E77497">
        <w:br/>
        <w:t>CharacterClassEscape</w:t>
      </w:r>
    </w:p>
    <w:p w:rsidR="004C02EF" w:rsidRPr="00E77497" w:rsidRDefault="004C02EF" w:rsidP="004C02EF">
      <w:pPr>
        <w:pStyle w:val="SyntaxRule"/>
      </w:pPr>
      <w:r w:rsidRPr="00E77497">
        <w:t xml:space="preserve">CharacterEscape </w:t>
      </w:r>
      <w:r w:rsidRPr="00E77497">
        <w:rPr>
          <w:rFonts w:ascii="Arial" w:hAnsi="Arial"/>
          <w:b/>
          <w:i w:val="0"/>
        </w:rPr>
        <w:t>::</w:t>
      </w:r>
    </w:p>
    <w:p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4C02EF">
      <w:pPr>
        <w:pStyle w:val="SyntaxRule"/>
      </w:pPr>
      <w:r w:rsidRPr="00E77497">
        <w:t xml:space="preserve">IdentityEscape </w:t>
      </w:r>
      <w:r w:rsidRPr="00E77497">
        <w:rPr>
          <w:rFonts w:ascii="Arial" w:hAnsi="Arial"/>
          <w:b/>
          <w:i w:val="0"/>
        </w:rPr>
        <w:t>::</w:t>
      </w:r>
    </w:p>
    <w:p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4C02EF" w:rsidRPr="00E77497" w:rsidRDefault="004C02EF" w:rsidP="004C02EF">
      <w:pPr>
        <w:pStyle w:val="SyntaxRule"/>
      </w:pPr>
      <w:r w:rsidRPr="00E77497">
        <w:t xml:space="preserve">DecimalEscape </w:t>
      </w:r>
      <w:r w:rsidRPr="00E77497">
        <w:rPr>
          <w:rFonts w:ascii="Arial" w:hAnsi="Arial"/>
          <w:b/>
          <w:i w:val="0"/>
        </w:rPr>
        <w:t>::</w:t>
      </w:r>
    </w:p>
    <w:p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rsidR="004C02EF" w:rsidRPr="00E77497" w:rsidRDefault="004C02EF" w:rsidP="004C02EF">
      <w:pPr>
        <w:pStyle w:val="SyntaxRule"/>
      </w:pPr>
      <w:r w:rsidRPr="00E77497">
        <w:lastRenderedPageBreak/>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rsidR="004C02EF" w:rsidRPr="00E77497" w:rsidRDefault="004C02EF" w:rsidP="004C02EF">
      <w:pPr>
        <w:pStyle w:val="SyntaxRule"/>
      </w:pPr>
      <w:r w:rsidRPr="00E77497">
        <w:t xml:space="preserve">CharacterClass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4C02EF" w:rsidRPr="00E77497" w:rsidRDefault="004C02EF" w:rsidP="004C02EF">
      <w:pPr>
        <w:pStyle w:val="SyntaxRule"/>
      </w:pPr>
      <w:r w:rsidRPr="00E77497">
        <w:t xml:space="preserve">ClassRanges </w:t>
      </w:r>
      <w:r w:rsidRPr="00E77497">
        <w:rPr>
          <w:rFonts w:ascii="Arial" w:hAnsi="Arial"/>
          <w:b/>
          <w:i w:val="0"/>
        </w:rPr>
        <w:t>::</w:t>
      </w:r>
    </w:p>
    <w:p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rsidR="004C02EF" w:rsidRPr="00E77497" w:rsidRDefault="004C02EF" w:rsidP="004C02EF">
      <w:pPr>
        <w:pStyle w:val="SyntaxRule"/>
      </w:pPr>
      <w:r w:rsidRPr="00E77497">
        <w:t xml:space="preserve">NonemptyClassRanges </w:t>
      </w:r>
      <w:r w:rsidRPr="00E77497">
        <w:rPr>
          <w:rFonts w:ascii="Arial" w:hAnsi="Arial"/>
          <w:b/>
          <w:i w:val="0"/>
        </w:rPr>
        <w:t>::</w:t>
      </w:r>
    </w:p>
    <w:p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4C02EF" w:rsidRPr="00E77497" w:rsidRDefault="004C02EF" w:rsidP="004C02EF">
      <w:pPr>
        <w:pStyle w:val="SyntaxRule"/>
      </w:pPr>
      <w:r w:rsidRPr="00E77497">
        <w:t xml:space="preserve">NonemptyClassRangesNoDash </w:t>
      </w:r>
      <w:r w:rsidRPr="00E77497">
        <w:rPr>
          <w:rFonts w:ascii="Arial" w:hAnsi="Arial"/>
          <w:b/>
          <w:i w:val="0"/>
        </w:rPr>
        <w:t>::</w:t>
      </w:r>
    </w:p>
    <w:p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4C02EF" w:rsidRPr="00E77497" w:rsidRDefault="004C02EF" w:rsidP="004C02EF">
      <w:pPr>
        <w:pStyle w:val="SyntaxRule"/>
      </w:pPr>
      <w:r w:rsidRPr="00E77497">
        <w:t xml:space="preserve">ClassAtom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br/>
        <w:t>ClassAtomNoDash</w:t>
      </w:r>
    </w:p>
    <w:p w:rsidR="004C02EF" w:rsidRPr="00E77497" w:rsidRDefault="004C02EF" w:rsidP="004C02EF">
      <w:pPr>
        <w:pStyle w:val="SyntaxRule"/>
      </w:pPr>
      <w:r w:rsidRPr="00E77497">
        <w:t xml:space="preserve">ClassAtomNoDash </w:t>
      </w:r>
      <w:r w:rsidRPr="00E77497">
        <w:rPr>
          <w:rFonts w:ascii="Arial" w:hAnsi="Arial"/>
          <w:b/>
          <w:i w:val="0"/>
        </w:rPr>
        <w:t>::</w:t>
      </w:r>
    </w:p>
    <w:p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4C02EF" w:rsidRPr="00E77497" w:rsidRDefault="004C02EF" w:rsidP="004C02EF">
      <w:pPr>
        <w:pStyle w:val="SyntaxRule"/>
      </w:pPr>
      <w:r w:rsidRPr="00E77497">
        <w:t xml:space="preserve">ClassEscape </w:t>
      </w:r>
      <w:r w:rsidRPr="00E77497">
        <w:rPr>
          <w:rFonts w:ascii="Arial" w:hAnsi="Arial"/>
          <w:b/>
          <w:i w:val="0"/>
        </w:rPr>
        <w:t>::</w:t>
      </w:r>
    </w:p>
    <w:p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4C02EF" w:rsidRPr="00E77497" w:rsidRDefault="004C02EF" w:rsidP="00F710D2">
      <w:pPr>
        <w:pStyle w:val="Heading3"/>
        <w:numPr>
          <w:ilvl w:val="0"/>
          <w:numId w:val="0"/>
        </w:numPr>
      </w:pPr>
      <w:bookmarkStart w:id="36515" w:name="_Ref455931092"/>
      <w:bookmarkStart w:id="36516" w:name="_Toc472818956"/>
      <w:bookmarkStart w:id="36517" w:name="_Toc235503534"/>
      <w:bookmarkStart w:id="36518" w:name="_Toc241509309"/>
      <w:bookmarkStart w:id="36519" w:name="_Toc244416796"/>
      <w:bookmarkStart w:id="36520" w:name="_Toc276631160"/>
      <w:bookmarkStart w:id="36521" w:name="_Toc339020487"/>
      <w:r w:rsidRPr="00E77497">
        <w:t>15.10.2</w:t>
      </w:r>
      <w:r w:rsidRPr="00E77497">
        <w:tab/>
        <w:t>Pattern Semantics</w:t>
      </w:r>
      <w:bookmarkEnd w:id="36515"/>
      <w:bookmarkEnd w:id="36516"/>
      <w:bookmarkEnd w:id="36517"/>
      <w:bookmarkEnd w:id="36518"/>
      <w:bookmarkEnd w:id="36519"/>
      <w:bookmarkEnd w:id="36520"/>
      <w:bookmarkEnd w:id="36521"/>
    </w:p>
    <w:p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rsidR="004C02EF" w:rsidRPr="00E77497" w:rsidRDefault="004C02EF" w:rsidP="004C02EF">
      <w:pPr>
        <w:pStyle w:val="Heading4"/>
        <w:numPr>
          <w:ilvl w:val="0"/>
          <w:numId w:val="0"/>
        </w:numPr>
      </w:pPr>
      <w:bookmarkStart w:id="36522" w:name="_Ref455931278"/>
      <w:r w:rsidRPr="00E77497">
        <w:t>15.10.2.1</w:t>
      </w:r>
      <w:r w:rsidRPr="00E77497">
        <w:tab/>
        <w:t>Notation</w:t>
      </w:r>
      <w:bookmarkEnd w:id="36522"/>
    </w:p>
    <w:p w:rsidR="004C02EF" w:rsidRPr="00E77497" w:rsidRDefault="004C02EF" w:rsidP="004C02EF">
      <w:pPr>
        <w:spacing w:after="120"/>
      </w:pPr>
      <w:r w:rsidRPr="00E77497">
        <w:t>The descriptions below use the following variables:</w:t>
      </w:r>
    </w:p>
    <w:p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rsidR="004C02EF" w:rsidRPr="00E77497" w:rsidRDefault="004C02EF" w:rsidP="004C02EF">
      <w:r w:rsidRPr="00E77497">
        <w:t>Furthermore, the descriptions below use the following internal data structures:</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rsidR="004C02EF" w:rsidRPr="00E77497" w:rsidRDefault="004C02EF" w:rsidP="001F482D">
      <w:pPr>
        <w:numPr>
          <w:ilvl w:val="0"/>
          <w:numId w:val="285"/>
        </w:numPr>
        <w:spacing w:after="60"/>
        <w:ind w:left="1080"/>
      </w:pPr>
      <w:r w:rsidRPr="00E77497">
        <w:lastRenderedPageBreak/>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rsidR="004C02EF" w:rsidRPr="00E77497" w:rsidRDefault="004C02EF" w:rsidP="004C02EF">
      <w:pPr>
        <w:pStyle w:val="Heading4"/>
        <w:numPr>
          <w:ilvl w:val="0"/>
          <w:numId w:val="0"/>
        </w:numPr>
      </w:pPr>
      <w:r w:rsidRPr="00E77497">
        <w:t>15.10.2.2</w:t>
      </w:r>
      <w:r w:rsidRPr="00E77497">
        <w:tab/>
        <w:t>Pattern</w:t>
      </w:r>
    </w:p>
    <w:p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rsidR="004C02EF" w:rsidRPr="00E77497" w:rsidRDefault="004C02EF" w:rsidP="004C02EF">
      <w:pPr>
        <w:pStyle w:val="Heading4"/>
        <w:numPr>
          <w:ilvl w:val="0"/>
          <w:numId w:val="0"/>
        </w:numPr>
      </w:pPr>
      <w:r w:rsidRPr="00E77497">
        <w:lastRenderedPageBreak/>
        <w:t>15.10.2.3</w:t>
      </w:r>
      <w:r w:rsidRPr="00E77497">
        <w:tab/>
        <w:t>Disjunction</w:t>
      </w:r>
    </w:p>
    <w:p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rsidR="004C02EF" w:rsidRPr="00E77497" w:rsidRDefault="004C02EF" w:rsidP="004C02EF">
      <w:pPr>
        <w:pStyle w:val="CodeSample4"/>
        <w:spacing w:after="60"/>
        <w:ind w:left="2059"/>
        <w:rPr>
          <w:sz w:val="18"/>
          <w:szCs w:val="18"/>
        </w:rPr>
      </w:pPr>
      <w:r w:rsidRPr="00E77497">
        <w:rPr>
          <w:sz w:val="18"/>
          <w:szCs w:val="18"/>
        </w:rPr>
        <w:t>/a|ab/.exec("abc")</w:t>
      </w:r>
    </w:p>
    <w:p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rsidR="004C02EF" w:rsidRPr="00E77497" w:rsidRDefault="004C02EF" w:rsidP="004C02EF">
      <w:pPr>
        <w:pStyle w:val="CodeSample4"/>
        <w:spacing w:after="60"/>
        <w:ind w:left="2059"/>
        <w:rPr>
          <w:sz w:val="18"/>
          <w:szCs w:val="18"/>
        </w:rPr>
      </w:pPr>
      <w:r w:rsidRPr="00E77497">
        <w:rPr>
          <w:sz w:val="18"/>
          <w:szCs w:val="18"/>
        </w:rPr>
        <w:t>/((a)|(ab))((c)|(bc))/.exec("abc")</w:t>
      </w:r>
    </w:p>
    <w:p w:rsidR="004C02EF" w:rsidRPr="00E77497" w:rsidRDefault="004C02EF" w:rsidP="004C02EF">
      <w:pPr>
        <w:pStyle w:val="Note"/>
        <w:spacing w:after="60"/>
      </w:pPr>
      <w:r w:rsidRPr="00E77497">
        <w:t>returns the array</w:t>
      </w:r>
    </w:p>
    <w:p w:rsidR="004C02EF" w:rsidRPr="00E77497" w:rsidRDefault="004C02EF" w:rsidP="004C02EF">
      <w:pPr>
        <w:pStyle w:val="CodeSample4"/>
        <w:spacing w:after="60"/>
        <w:ind w:left="2059"/>
        <w:rPr>
          <w:sz w:val="18"/>
          <w:szCs w:val="18"/>
        </w:rPr>
      </w:pPr>
      <w:r w:rsidRPr="00E77497">
        <w:rPr>
          <w:sz w:val="18"/>
          <w:szCs w:val="18"/>
        </w:rPr>
        <w:t>["abc", "a", "a", undefined, "bc", undefined, "bc"]</w:t>
      </w:r>
    </w:p>
    <w:p w:rsidR="004C02EF" w:rsidRPr="00E77497" w:rsidRDefault="004C02EF" w:rsidP="004C02EF">
      <w:pPr>
        <w:pStyle w:val="Note"/>
        <w:spacing w:after="60"/>
      </w:pPr>
      <w:r w:rsidRPr="00E77497">
        <w:t>and not</w:t>
      </w:r>
    </w:p>
    <w:p w:rsidR="004C02EF" w:rsidRPr="00E77497" w:rsidRDefault="004C02EF" w:rsidP="004C02EF">
      <w:pPr>
        <w:pStyle w:val="CodeSample4"/>
        <w:ind w:left="2058" w:hanging="357"/>
        <w:rPr>
          <w:sz w:val="18"/>
          <w:szCs w:val="18"/>
        </w:rPr>
      </w:pPr>
      <w:r w:rsidRPr="00E77497">
        <w:rPr>
          <w:sz w:val="18"/>
          <w:szCs w:val="18"/>
        </w:rPr>
        <w:t>["abc", "ab", undefined, "ab", "c", "c", undefined]</w:t>
      </w:r>
    </w:p>
    <w:p w:rsidR="004C02EF" w:rsidRPr="00E77497" w:rsidRDefault="004C02EF" w:rsidP="004C02EF">
      <w:pPr>
        <w:pStyle w:val="Heading4"/>
        <w:numPr>
          <w:ilvl w:val="0"/>
          <w:numId w:val="0"/>
        </w:numPr>
      </w:pPr>
      <w:r w:rsidRPr="00E77497">
        <w:t>15.10.2.4</w:t>
      </w:r>
      <w:r w:rsidRPr="00E77497">
        <w:tab/>
        <w:t>Alternative</w:t>
      </w:r>
    </w:p>
    <w:p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rsidR="004C02EF" w:rsidRPr="00E77497" w:rsidRDefault="004C02EF" w:rsidP="004C02EF">
      <w:pPr>
        <w:pStyle w:val="Heading4"/>
        <w:numPr>
          <w:ilvl w:val="0"/>
          <w:numId w:val="0"/>
        </w:numPr>
      </w:pPr>
      <w:bookmarkStart w:id="36523" w:name="_Hlt463788138"/>
      <w:bookmarkStart w:id="36524" w:name="_Ref457710778"/>
      <w:bookmarkEnd w:id="36523"/>
      <w:r w:rsidRPr="00E77497">
        <w:t>15.10.2.5</w:t>
      </w:r>
      <w:r w:rsidRPr="00E77497">
        <w:tab/>
        <w:t>Term</w:t>
      </w:r>
      <w:bookmarkEnd w:id="36524"/>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rsidR="004C02EF" w:rsidRPr="00E77497" w:rsidRDefault="004C02EF" w:rsidP="004C02EF">
      <w:r w:rsidRPr="00E77497">
        <w:lastRenderedPageBreak/>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7D695C" w:rsidRDefault="007D695C" w:rsidP="007D695C">
      <w:pPr>
        <w:rPr>
          <w:ins w:id="36525" w:author="Rev 11 Allen Wirfs-Brock" w:date="2012-10-23T15:37:00Z"/>
        </w:rPr>
      </w:pPr>
      <w:ins w:id="36526" w:author="Rev 11 Allen Wirfs-Brock" w:date="2012-10-23T15:37:00Z">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ins>
    </w:p>
    <w:p w:rsidR="004C02EF" w:rsidRPr="00E77497" w:rsidRDefault="004C02EF" w:rsidP="004C02EF">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rsidR="004C02EF" w:rsidRPr="00E77497" w:rsidRDefault="004C02EF" w:rsidP="004C02EF">
      <w:pPr>
        <w:pStyle w:val="Note"/>
        <w:spacing w:after="60"/>
      </w:pPr>
      <w:r w:rsidRPr="00E77497">
        <w:t>Compare</w:t>
      </w:r>
    </w:p>
    <w:p w:rsidR="004C02EF" w:rsidRPr="00E77497" w:rsidRDefault="004C02EF" w:rsidP="004C02EF">
      <w:pPr>
        <w:pStyle w:val="CodeSample4"/>
        <w:spacing w:after="60"/>
        <w:ind w:left="2059"/>
        <w:rPr>
          <w:sz w:val="18"/>
        </w:rPr>
      </w:pPr>
      <w:r w:rsidRPr="00E77497">
        <w:rPr>
          <w:sz w:val="18"/>
        </w:rPr>
        <w:t>/a[a-z]{2,4}/.exec("abcdefghi")</w:t>
      </w:r>
    </w:p>
    <w:p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rsidR="004C02EF" w:rsidRPr="00E77497" w:rsidRDefault="004C02EF" w:rsidP="004C02EF">
      <w:pPr>
        <w:pStyle w:val="CodeSample4"/>
        <w:spacing w:after="60"/>
        <w:ind w:left="2059"/>
        <w:rPr>
          <w:sz w:val="18"/>
        </w:rPr>
      </w:pPr>
      <w:r w:rsidRPr="00E77497">
        <w:rPr>
          <w:sz w:val="18"/>
        </w:rPr>
        <w:t>/a[a-z]{2,4}?/.exec("abcdefghi")</w:t>
      </w:r>
    </w:p>
    <w:p w:rsidR="004C02EF" w:rsidRPr="00E77497" w:rsidRDefault="004C02EF" w:rsidP="004C02EF">
      <w:pPr>
        <w:pStyle w:val="Note"/>
      </w:pPr>
      <w:r w:rsidRPr="00E77497">
        <w:t xml:space="preserve">which returns </w:t>
      </w:r>
      <w:r w:rsidRPr="00E77497">
        <w:rPr>
          <w:rFonts w:ascii="Courier New" w:hAnsi="Courier New"/>
          <w:b/>
        </w:rPr>
        <w:t>"abc"</w:t>
      </w:r>
      <w:r w:rsidRPr="00E77497">
        <w:t>.</w:t>
      </w:r>
    </w:p>
    <w:p w:rsidR="004C02EF" w:rsidRPr="00E77497" w:rsidRDefault="004C02EF" w:rsidP="004C02EF">
      <w:pPr>
        <w:pStyle w:val="Note"/>
        <w:spacing w:after="60"/>
      </w:pPr>
      <w:r w:rsidRPr="00E77497">
        <w:lastRenderedPageBreak/>
        <w:t>Consider also</w:t>
      </w:r>
    </w:p>
    <w:p w:rsidR="004C02EF" w:rsidRPr="00E77497" w:rsidRDefault="004C02EF" w:rsidP="004C02EF">
      <w:pPr>
        <w:pStyle w:val="CodeSample4"/>
        <w:spacing w:after="60"/>
        <w:ind w:left="2059"/>
        <w:rPr>
          <w:sz w:val="18"/>
        </w:rPr>
      </w:pPr>
      <w:r w:rsidRPr="00E77497">
        <w:rPr>
          <w:sz w:val="18"/>
        </w:rPr>
        <w:t>/(aa|aabaac|ba|b|c)*/.exec("aabaac")</w:t>
      </w:r>
    </w:p>
    <w:p w:rsidR="004C02EF" w:rsidRPr="00E77497" w:rsidRDefault="004C02EF" w:rsidP="004C02EF">
      <w:pPr>
        <w:pStyle w:val="Note"/>
        <w:spacing w:after="60"/>
      </w:pPr>
      <w:r w:rsidRPr="00E77497">
        <w:t>which, by the choice point ordering above, returns the array</w:t>
      </w:r>
    </w:p>
    <w:p w:rsidR="004C02EF" w:rsidRPr="00E77497" w:rsidRDefault="004C02EF" w:rsidP="004C02EF">
      <w:pPr>
        <w:pStyle w:val="CodeSample4"/>
        <w:spacing w:after="60"/>
        <w:ind w:left="2059"/>
        <w:rPr>
          <w:sz w:val="18"/>
        </w:rPr>
      </w:pPr>
      <w:r w:rsidRPr="00E77497">
        <w:rPr>
          <w:sz w:val="18"/>
        </w:rPr>
        <w:t>["aaba", "ba"]</w:t>
      </w:r>
    </w:p>
    <w:p w:rsidR="004C02EF" w:rsidRPr="00E77497" w:rsidRDefault="004C02EF" w:rsidP="004C02EF">
      <w:pPr>
        <w:pStyle w:val="Note"/>
        <w:spacing w:after="60"/>
      </w:pPr>
      <w:r w:rsidRPr="00E77497">
        <w:t>and not any of:</w:t>
      </w:r>
    </w:p>
    <w:p w:rsidR="004C02EF" w:rsidRPr="00E77497" w:rsidRDefault="004C02EF" w:rsidP="004C02EF">
      <w:pPr>
        <w:pStyle w:val="CodeSample4"/>
        <w:spacing w:after="60"/>
        <w:ind w:left="2059"/>
        <w:contextualSpacing/>
        <w:rPr>
          <w:sz w:val="18"/>
        </w:rPr>
      </w:pPr>
      <w:r w:rsidRPr="00E77497">
        <w:rPr>
          <w:sz w:val="18"/>
        </w:rPr>
        <w:t>["aabaac", "aabaac"]</w:t>
      </w:r>
    </w:p>
    <w:p w:rsidR="004C02EF" w:rsidRPr="00E77497" w:rsidRDefault="004C02EF" w:rsidP="004C02EF">
      <w:pPr>
        <w:pStyle w:val="CodeSample4"/>
        <w:spacing w:after="60"/>
        <w:ind w:left="2059"/>
        <w:rPr>
          <w:sz w:val="18"/>
        </w:rPr>
      </w:pPr>
      <w:r w:rsidRPr="00E77497">
        <w:rPr>
          <w:sz w:val="18"/>
        </w:rPr>
        <w:t>["aabaac", "c"]</w:t>
      </w:r>
    </w:p>
    <w:p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rsidR="004C02EF" w:rsidRPr="00E77497" w:rsidRDefault="004C02EF" w:rsidP="004C02EF">
      <w:pPr>
        <w:pStyle w:val="CodeSample4"/>
        <w:spacing w:after="60"/>
        <w:ind w:left="2059"/>
        <w:rPr>
          <w:sz w:val="18"/>
        </w:rPr>
      </w:pPr>
      <w:r w:rsidRPr="00E77497">
        <w:rPr>
          <w:sz w:val="18"/>
        </w:rPr>
        <w:t>"aaaaaaaaaa,aaaaaaaaaaaaaaa".replace(/^(a+)\1*,\1+$/,"$1")</w:t>
      </w:r>
    </w:p>
    <w:p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rsidR="004C02EF" w:rsidRPr="00E77497" w:rsidRDefault="004C02EF" w:rsidP="004C02EF">
      <w:pPr>
        <w:pStyle w:val="CodeSample4"/>
        <w:spacing w:after="60"/>
        <w:ind w:left="2059"/>
        <w:rPr>
          <w:sz w:val="18"/>
        </w:rPr>
      </w:pPr>
      <w:r w:rsidRPr="00E77497">
        <w:rPr>
          <w:sz w:val="18"/>
        </w:rPr>
        <w:t>/(z)((a+)?(b+)?(c))*/.exec("zaacbbbcac")</w:t>
      </w:r>
    </w:p>
    <w:p w:rsidR="004C02EF" w:rsidRPr="00E77497" w:rsidRDefault="004C02EF" w:rsidP="004C02EF">
      <w:pPr>
        <w:pStyle w:val="Note"/>
        <w:spacing w:after="60"/>
      </w:pPr>
      <w:r w:rsidRPr="00E77497">
        <w:t>which returns the array</w:t>
      </w:r>
    </w:p>
    <w:p w:rsidR="004C02EF" w:rsidRPr="00E77497" w:rsidRDefault="004C02EF" w:rsidP="004C02EF">
      <w:pPr>
        <w:pStyle w:val="CodeSample4"/>
        <w:spacing w:after="60"/>
        <w:ind w:left="2059"/>
        <w:rPr>
          <w:sz w:val="18"/>
        </w:rPr>
      </w:pPr>
      <w:r w:rsidRPr="00E77497">
        <w:rPr>
          <w:sz w:val="18"/>
        </w:rPr>
        <w:t>["zaacbbbcac", "z", "ac", "a", undefined, "c"]</w:t>
      </w:r>
    </w:p>
    <w:p w:rsidR="004C02EF" w:rsidRPr="00E77497" w:rsidRDefault="004C02EF" w:rsidP="004C02EF">
      <w:pPr>
        <w:pStyle w:val="Note"/>
        <w:spacing w:after="60"/>
      </w:pPr>
      <w:r w:rsidRPr="00E77497">
        <w:t>and not</w:t>
      </w:r>
    </w:p>
    <w:p w:rsidR="004C02EF" w:rsidRPr="00E77497" w:rsidRDefault="004C02EF" w:rsidP="004C02EF">
      <w:pPr>
        <w:pStyle w:val="CodeSample4"/>
        <w:spacing w:after="60"/>
        <w:ind w:left="2059"/>
        <w:rPr>
          <w:sz w:val="18"/>
        </w:rPr>
      </w:pPr>
      <w:r w:rsidRPr="00E77497">
        <w:rPr>
          <w:sz w:val="18"/>
        </w:rPr>
        <w:t>["zaacbbbcac", "z", "ac", "a", "bbb", "c"]</w:t>
      </w:r>
    </w:p>
    <w:p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rsidR="004C02EF" w:rsidRPr="00E77497" w:rsidRDefault="004C02EF" w:rsidP="004C02EF">
      <w:pPr>
        <w:pStyle w:val="CodeSample4"/>
        <w:spacing w:after="60"/>
        <w:ind w:left="2059"/>
        <w:rPr>
          <w:sz w:val="18"/>
        </w:rPr>
      </w:pPr>
      <w:r w:rsidRPr="00E77497">
        <w:rPr>
          <w:sz w:val="18"/>
        </w:rPr>
        <w:t>/(a*)*/.exec("b")</w:t>
      </w:r>
    </w:p>
    <w:p w:rsidR="004C02EF" w:rsidRPr="00E77497" w:rsidRDefault="004C02EF" w:rsidP="004C02EF">
      <w:pPr>
        <w:pStyle w:val="Note"/>
        <w:spacing w:after="60"/>
      </w:pPr>
      <w:r w:rsidRPr="00E77497">
        <w:t>or the slightly more complicated:</w:t>
      </w:r>
    </w:p>
    <w:p w:rsidR="004C02EF" w:rsidRPr="00E77497" w:rsidRDefault="004C02EF" w:rsidP="004C02EF">
      <w:pPr>
        <w:pStyle w:val="CodeSample4"/>
        <w:spacing w:after="60"/>
        <w:ind w:left="2059"/>
        <w:rPr>
          <w:sz w:val="18"/>
        </w:rPr>
      </w:pPr>
      <w:r w:rsidRPr="00E77497">
        <w:rPr>
          <w:sz w:val="18"/>
        </w:rPr>
        <w:t>/(a*)b\1+/.exec("baaaac")</w:t>
      </w:r>
    </w:p>
    <w:p w:rsidR="004C02EF" w:rsidRPr="00E77497" w:rsidRDefault="004C02EF" w:rsidP="004C02EF">
      <w:pPr>
        <w:pStyle w:val="Note"/>
        <w:spacing w:after="60"/>
      </w:pPr>
      <w:r w:rsidRPr="00E77497">
        <w:t>which returns the array</w:t>
      </w:r>
    </w:p>
    <w:p w:rsidR="004C02EF" w:rsidRPr="00E77497" w:rsidRDefault="004C02EF" w:rsidP="004C02EF">
      <w:pPr>
        <w:pStyle w:val="CodeSample4"/>
        <w:ind w:left="2058" w:hanging="357"/>
        <w:rPr>
          <w:sz w:val="18"/>
        </w:rPr>
      </w:pPr>
      <w:r w:rsidRPr="00E77497">
        <w:rPr>
          <w:sz w:val="18"/>
        </w:rPr>
        <w:t>["b", ""]</w:t>
      </w:r>
    </w:p>
    <w:p w:rsidR="004C02EF" w:rsidRPr="00E77497" w:rsidRDefault="004C02EF" w:rsidP="004C02EF">
      <w:pPr>
        <w:pStyle w:val="Heading4"/>
        <w:numPr>
          <w:ilvl w:val="0"/>
          <w:numId w:val="0"/>
        </w:numPr>
      </w:pPr>
      <w:r w:rsidRPr="00E77497">
        <w:t>15.10.2.6</w:t>
      </w:r>
      <w:r w:rsidRPr="00E77497">
        <w:tab/>
        <w:t>Assertion</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rsidR="004C02EF" w:rsidRPr="00E77497" w:rsidRDefault="004C02EF" w:rsidP="001F482D">
      <w:pPr>
        <w:pStyle w:val="Alg4"/>
        <w:numPr>
          <w:ilvl w:val="0"/>
          <w:numId w:val="293"/>
        </w:numPr>
      </w:pPr>
      <w:r w:rsidRPr="00E77497">
        <w:t xml:space="preserve">If </w:t>
      </w:r>
      <w:del w:id="36527" w:author="Rev 10 Allen Wirfs-Brock" w:date="2012-08-13T16:50:00Z">
        <w:r w:rsidRPr="00E77497" w:rsidDel="0003414D">
          <w:rPr>
            <w:i/>
          </w:rPr>
          <w:delText>multiline</w:delText>
        </w:r>
        <w:r w:rsidRPr="00E77497" w:rsidDel="0003414D">
          <w:delText xml:space="preserve"> </w:delText>
        </w:r>
      </w:del>
      <w:ins w:id="36528" w:author="Rev 10 Allen Wirfs-Brock" w:date="2012-08-13T16:50:00Z">
        <w:r w:rsidR="0003414D">
          <w:rPr>
            <w:i/>
          </w:rPr>
          <w:t>M</w:t>
        </w:r>
        <w:r w:rsidR="0003414D" w:rsidRPr="00E77497">
          <w:rPr>
            <w:i/>
          </w:rPr>
          <w:t>ultiline</w:t>
        </w:r>
        <w:r w:rsidR="0003414D" w:rsidRPr="00E77497">
          <w:t xml:space="preserve"> </w:t>
        </w:r>
      </w:ins>
      <w:r w:rsidRPr="00E77497">
        <w:t xml:space="preserve">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rsidR="004C02EF" w:rsidRPr="00E77497" w:rsidRDefault="004C02EF" w:rsidP="001F482D">
      <w:pPr>
        <w:pStyle w:val="Alg4"/>
        <w:numPr>
          <w:ilvl w:val="0"/>
          <w:numId w:val="294"/>
        </w:numPr>
      </w:pPr>
      <w:r w:rsidRPr="00E77497">
        <w:lastRenderedPageBreak/>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rsidR="007D695C" w:rsidRDefault="007D695C" w:rsidP="007D695C">
      <w:pPr>
        <w:rPr>
          <w:ins w:id="36529" w:author="Rev 11 Allen Wirfs-Brock" w:date="2012-10-23T15:38:00Z"/>
        </w:rPr>
      </w:pPr>
      <w:ins w:id="36530" w:author="Rev 11 Allen Wirfs-Brock" w:date="2012-10-23T15:38:00Z">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rsidR="004C02EF" w:rsidRPr="00E77497" w:rsidRDefault="004C02EF" w:rsidP="00217EA5">
      <w:pPr>
        <w:pStyle w:val="Alg4"/>
        <w:numPr>
          <w:ilvl w:val="0"/>
          <w:numId w:val="295"/>
        </w:numPr>
      </w:pPr>
      <w:r w:rsidRPr="00E77497">
        <w:t xml:space="preserve">If </w:t>
      </w:r>
      <w:r w:rsidRPr="00E77497">
        <w:rPr>
          <w:i/>
        </w:rPr>
        <w:t>e</w:t>
      </w:r>
      <w:r w:rsidRPr="00E77497">
        <w:t xml:space="preserve"> </w:t>
      </w:r>
      <w:ins w:id="36531" w:author="Rev 11 Allen Wirfs-Brock" w:date="2012-10-24T08:56:00Z">
        <w:r w:rsidR="00217EA5" w:rsidRPr="00E77497">
          <w:t>is</w:t>
        </w:r>
      </w:ins>
      <w:del w:id="36532" w:author="Rev 11 Allen Wirfs-Brock" w:date="2012-10-24T08:56:00Z">
        <w:r w:rsidRPr="00E77497" w:rsidDel="00217EA5">
          <w:delText>==</w:delText>
        </w:r>
      </w:del>
      <w:r w:rsidRPr="00E77497">
        <w:t xml:space="preserve"> –1 or </w:t>
      </w:r>
      <w:r w:rsidRPr="00E77497">
        <w:rPr>
          <w:i/>
        </w:rPr>
        <w:t>e</w:t>
      </w:r>
      <w:r w:rsidRPr="00E77497">
        <w:t xml:space="preserve"> </w:t>
      </w:r>
      <w:del w:id="36533" w:author="Rev 11 Allen Wirfs-Brock" w:date="2012-10-24T08:57:00Z">
        <w:r w:rsidRPr="00E77497" w:rsidDel="00217EA5">
          <w:delText>=</w:delText>
        </w:r>
      </w:del>
      <w:ins w:id="36534" w:author="Rev 11 Allen Wirfs-Brock" w:date="2012-10-24T08:57:00Z">
        <w:r w:rsidR="00217EA5" w:rsidRPr="00217EA5">
          <w:t xml:space="preserve"> </w:t>
        </w:r>
        <w:r w:rsidR="00217EA5" w:rsidRPr="00E77497">
          <w:t>is</w:t>
        </w:r>
      </w:ins>
      <w:del w:id="36535" w:author="Rev 11 Allen Wirfs-Brock" w:date="2012-10-24T08:57:00Z">
        <w:r w:rsidRPr="00E77497" w:rsidDel="00217EA5">
          <w:delText>=</w:delText>
        </w:r>
      </w:del>
      <w:r w:rsidRPr="00E77497">
        <w:t xml:space="preserve"> </w:t>
      </w:r>
      <w:r w:rsidRPr="00E77497">
        <w:rPr>
          <w:i/>
        </w:rPr>
        <w:t>InputLength</w:t>
      </w:r>
      <w:r w:rsidRPr="00E77497">
        <w:t xml:space="preserve">, return </w:t>
      </w:r>
      <w:r w:rsidRPr="00E77497">
        <w:rPr>
          <w:b/>
        </w:rPr>
        <w:t>false</w:t>
      </w:r>
      <w:r w:rsidRPr="00E77497">
        <w:t>.</w:t>
      </w:r>
    </w:p>
    <w:p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a</w:t>
            </w:r>
          </w:p>
        </w:tc>
        <w:tc>
          <w:tcPr>
            <w:tcW w:w="288" w:type="dxa"/>
          </w:tcPr>
          <w:p w:rsidR="004C02EF" w:rsidRPr="00E77497" w:rsidRDefault="004C02EF" w:rsidP="003A4B22">
            <w:pPr>
              <w:pStyle w:val="SyntaxOneOf"/>
              <w:spacing w:after="60"/>
              <w:rPr>
                <w:rFonts w:cs="Courier New"/>
              </w:rPr>
            </w:pPr>
            <w:r w:rsidRPr="00E77497">
              <w:rPr>
                <w:rFonts w:cs="Courier New"/>
              </w:rPr>
              <w:t>b</w:t>
            </w:r>
          </w:p>
        </w:tc>
        <w:tc>
          <w:tcPr>
            <w:tcW w:w="288" w:type="dxa"/>
          </w:tcPr>
          <w:p w:rsidR="004C02EF" w:rsidRPr="00E77497" w:rsidRDefault="004C02EF" w:rsidP="003A4B22">
            <w:pPr>
              <w:pStyle w:val="SyntaxOneOf"/>
              <w:spacing w:after="60"/>
              <w:rPr>
                <w:rFonts w:cs="Courier New"/>
              </w:rPr>
            </w:pPr>
            <w:r w:rsidRPr="00E77497">
              <w:rPr>
                <w:rFonts w:cs="Courier New"/>
              </w:rPr>
              <w:t>c</w:t>
            </w:r>
          </w:p>
        </w:tc>
        <w:tc>
          <w:tcPr>
            <w:tcW w:w="288" w:type="dxa"/>
          </w:tcPr>
          <w:p w:rsidR="004C02EF" w:rsidRPr="00E77497" w:rsidRDefault="004C02EF" w:rsidP="003A4B22">
            <w:pPr>
              <w:pStyle w:val="SyntaxOneOf"/>
              <w:spacing w:after="60"/>
              <w:rPr>
                <w:rFonts w:cs="Courier New"/>
              </w:rPr>
            </w:pPr>
            <w:r w:rsidRPr="00E77497">
              <w:rPr>
                <w:rFonts w:cs="Courier New"/>
              </w:rPr>
              <w:t>d</w:t>
            </w:r>
          </w:p>
        </w:tc>
        <w:tc>
          <w:tcPr>
            <w:tcW w:w="288" w:type="dxa"/>
          </w:tcPr>
          <w:p w:rsidR="004C02EF" w:rsidRPr="00E77497" w:rsidRDefault="004C02EF" w:rsidP="003A4B22">
            <w:pPr>
              <w:pStyle w:val="SyntaxOneOf"/>
              <w:spacing w:after="60"/>
              <w:rPr>
                <w:rFonts w:cs="Courier New"/>
              </w:rPr>
            </w:pPr>
            <w:r w:rsidRPr="00E77497">
              <w:rPr>
                <w:rFonts w:cs="Courier New"/>
              </w:rPr>
              <w:t>e</w:t>
            </w:r>
          </w:p>
        </w:tc>
        <w:tc>
          <w:tcPr>
            <w:tcW w:w="288" w:type="dxa"/>
          </w:tcPr>
          <w:p w:rsidR="004C02EF" w:rsidRPr="00E77497" w:rsidRDefault="004C02EF" w:rsidP="003A4B22">
            <w:pPr>
              <w:pStyle w:val="SyntaxOneOf"/>
              <w:spacing w:after="60"/>
              <w:rPr>
                <w:rFonts w:cs="Courier New"/>
              </w:rPr>
            </w:pPr>
            <w:r w:rsidRPr="00E77497">
              <w:rPr>
                <w:rFonts w:cs="Courier New"/>
              </w:rPr>
              <w:t>f</w:t>
            </w:r>
          </w:p>
        </w:tc>
        <w:tc>
          <w:tcPr>
            <w:tcW w:w="288" w:type="dxa"/>
          </w:tcPr>
          <w:p w:rsidR="004C02EF" w:rsidRPr="00E77497" w:rsidRDefault="004C02EF" w:rsidP="003A4B22">
            <w:pPr>
              <w:pStyle w:val="SyntaxOneOf"/>
              <w:spacing w:after="60"/>
              <w:rPr>
                <w:rFonts w:cs="Courier New"/>
              </w:rPr>
            </w:pPr>
            <w:r w:rsidRPr="00E77497">
              <w:rPr>
                <w:rFonts w:cs="Courier New"/>
              </w:rPr>
              <w:t>g</w:t>
            </w:r>
          </w:p>
        </w:tc>
        <w:tc>
          <w:tcPr>
            <w:tcW w:w="288" w:type="dxa"/>
          </w:tcPr>
          <w:p w:rsidR="004C02EF" w:rsidRPr="00E77497" w:rsidRDefault="004C02EF" w:rsidP="003A4B22">
            <w:pPr>
              <w:pStyle w:val="SyntaxOneOf"/>
              <w:spacing w:after="60"/>
              <w:rPr>
                <w:rFonts w:cs="Courier New"/>
              </w:rPr>
            </w:pPr>
            <w:r w:rsidRPr="00E77497">
              <w:rPr>
                <w:rFonts w:cs="Courier New"/>
              </w:rPr>
              <w:t>h</w:t>
            </w:r>
          </w:p>
        </w:tc>
        <w:tc>
          <w:tcPr>
            <w:tcW w:w="288" w:type="dxa"/>
          </w:tcPr>
          <w:p w:rsidR="004C02EF" w:rsidRPr="00E77497" w:rsidRDefault="004C02EF" w:rsidP="003A4B22">
            <w:pPr>
              <w:pStyle w:val="SyntaxOneOf"/>
              <w:spacing w:after="60"/>
              <w:rPr>
                <w:rFonts w:cs="Courier New"/>
              </w:rPr>
            </w:pPr>
            <w:r w:rsidRPr="00E77497">
              <w:rPr>
                <w:rFonts w:cs="Courier New"/>
              </w:rPr>
              <w:t>i</w:t>
            </w:r>
          </w:p>
        </w:tc>
        <w:tc>
          <w:tcPr>
            <w:tcW w:w="288" w:type="dxa"/>
          </w:tcPr>
          <w:p w:rsidR="004C02EF" w:rsidRPr="00E77497" w:rsidRDefault="004C02EF" w:rsidP="003A4B22">
            <w:pPr>
              <w:pStyle w:val="SyntaxOneOf"/>
              <w:spacing w:after="60"/>
              <w:rPr>
                <w:rFonts w:cs="Courier New"/>
              </w:rPr>
            </w:pPr>
            <w:r w:rsidRPr="00E77497">
              <w:rPr>
                <w:rFonts w:cs="Courier New"/>
              </w:rPr>
              <w:t>j</w:t>
            </w:r>
          </w:p>
        </w:tc>
        <w:tc>
          <w:tcPr>
            <w:tcW w:w="288" w:type="dxa"/>
          </w:tcPr>
          <w:p w:rsidR="004C02EF" w:rsidRPr="00E77497" w:rsidRDefault="004C02EF" w:rsidP="003A4B22">
            <w:pPr>
              <w:pStyle w:val="SyntaxOneOf"/>
              <w:spacing w:after="60"/>
              <w:rPr>
                <w:rFonts w:cs="Courier New"/>
              </w:rPr>
            </w:pPr>
            <w:r w:rsidRPr="00E77497">
              <w:rPr>
                <w:rFonts w:cs="Courier New"/>
              </w:rPr>
              <w:t>k</w:t>
            </w:r>
          </w:p>
        </w:tc>
        <w:tc>
          <w:tcPr>
            <w:tcW w:w="288" w:type="dxa"/>
          </w:tcPr>
          <w:p w:rsidR="004C02EF" w:rsidRPr="00E77497" w:rsidRDefault="004C02EF" w:rsidP="003A4B22">
            <w:pPr>
              <w:pStyle w:val="SyntaxOneOf"/>
              <w:spacing w:after="60"/>
              <w:rPr>
                <w:rFonts w:cs="Courier New"/>
              </w:rPr>
            </w:pPr>
            <w:r w:rsidRPr="00E77497">
              <w:rPr>
                <w:rFonts w:cs="Courier New"/>
              </w:rPr>
              <w:t>l</w:t>
            </w:r>
          </w:p>
        </w:tc>
        <w:tc>
          <w:tcPr>
            <w:tcW w:w="288" w:type="dxa"/>
          </w:tcPr>
          <w:p w:rsidR="004C02EF" w:rsidRPr="00E77497" w:rsidRDefault="004C02EF" w:rsidP="003A4B22">
            <w:pPr>
              <w:pStyle w:val="SyntaxOneOf"/>
              <w:spacing w:after="60"/>
              <w:rPr>
                <w:rFonts w:cs="Courier New"/>
              </w:rPr>
            </w:pPr>
            <w:r w:rsidRPr="00E77497">
              <w:rPr>
                <w:rFonts w:cs="Courier New"/>
              </w:rPr>
              <w:t>m</w:t>
            </w:r>
          </w:p>
        </w:tc>
        <w:tc>
          <w:tcPr>
            <w:tcW w:w="288" w:type="dxa"/>
          </w:tcPr>
          <w:p w:rsidR="004C02EF" w:rsidRPr="00E77497" w:rsidRDefault="004C02EF" w:rsidP="003A4B22">
            <w:pPr>
              <w:pStyle w:val="SyntaxOneOf"/>
              <w:spacing w:after="60"/>
              <w:rPr>
                <w:rFonts w:cs="Courier New"/>
              </w:rPr>
            </w:pPr>
            <w:r w:rsidRPr="00E77497">
              <w:rPr>
                <w:rFonts w:cs="Courier New"/>
              </w:rPr>
              <w:t>n</w:t>
            </w:r>
          </w:p>
        </w:tc>
        <w:tc>
          <w:tcPr>
            <w:tcW w:w="288" w:type="dxa"/>
          </w:tcPr>
          <w:p w:rsidR="004C02EF" w:rsidRPr="00E77497" w:rsidRDefault="004C02EF" w:rsidP="003A4B22">
            <w:pPr>
              <w:pStyle w:val="SyntaxOneOf"/>
              <w:spacing w:after="60"/>
              <w:rPr>
                <w:rFonts w:cs="Courier New"/>
              </w:rPr>
            </w:pPr>
            <w:r w:rsidRPr="00E77497">
              <w:rPr>
                <w:rFonts w:cs="Courier New"/>
              </w:rPr>
              <w:t>o</w:t>
            </w:r>
          </w:p>
        </w:tc>
        <w:tc>
          <w:tcPr>
            <w:tcW w:w="288" w:type="dxa"/>
          </w:tcPr>
          <w:p w:rsidR="004C02EF" w:rsidRPr="00E77497" w:rsidRDefault="004C02EF" w:rsidP="003A4B22">
            <w:pPr>
              <w:pStyle w:val="SyntaxOneOf"/>
              <w:spacing w:after="60"/>
              <w:rPr>
                <w:rFonts w:cs="Courier New"/>
              </w:rPr>
            </w:pPr>
            <w:r w:rsidRPr="00E77497">
              <w:rPr>
                <w:rFonts w:cs="Courier New"/>
              </w:rPr>
              <w:t>p</w:t>
            </w:r>
          </w:p>
        </w:tc>
        <w:tc>
          <w:tcPr>
            <w:tcW w:w="288" w:type="dxa"/>
          </w:tcPr>
          <w:p w:rsidR="004C02EF" w:rsidRPr="00E77497" w:rsidRDefault="004C02EF" w:rsidP="003A4B22">
            <w:pPr>
              <w:pStyle w:val="SyntaxOneOf"/>
              <w:spacing w:after="60"/>
              <w:rPr>
                <w:rFonts w:cs="Courier New"/>
              </w:rPr>
            </w:pPr>
            <w:r w:rsidRPr="00E77497">
              <w:rPr>
                <w:rFonts w:cs="Courier New"/>
              </w:rPr>
              <w:t>q</w:t>
            </w:r>
          </w:p>
        </w:tc>
        <w:tc>
          <w:tcPr>
            <w:tcW w:w="288" w:type="dxa"/>
          </w:tcPr>
          <w:p w:rsidR="004C02EF" w:rsidRPr="00E77497" w:rsidRDefault="004C02EF" w:rsidP="003A4B22">
            <w:pPr>
              <w:pStyle w:val="SyntaxOneOf"/>
              <w:spacing w:after="60"/>
              <w:rPr>
                <w:rFonts w:cs="Courier New"/>
              </w:rPr>
            </w:pPr>
            <w:r w:rsidRPr="00E77497">
              <w:rPr>
                <w:rFonts w:cs="Courier New"/>
              </w:rPr>
              <w:t>r</w:t>
            </w:r>
          </w:p>
        </w:tc>
        <w:tc>
          <w:tcPr>
            <w:tcW w:w="288" w:type="dxa"/>
          </w:tcPr>
          <w:p w:rsidR="004C02EF" w:rsidRPr="00E77497" w:rsidRDefault="004C02EF" w:rsidP="003A4B22">
            <w:pPr>
              <w:pStyle w:val="SyntaxOneOf"/>
              <w:spacing w:after="60"/>
              <w:rPr>
                <w:rFonts w:cs="Courier New"/>
              </w:rPr>
            </w:pPr>
            <w:r w:rsidRPr="00E77497">
              <w:rPr>
                <w:rFonts w:cs="Courier New"/>
              </w:rPr>
              <w:t>s</w:t>
            </w:r>
          </w:p>
        </w:tc>
        <w:tc>
          <w:tcPr>
            <w:tcW w:w="288" w:type="dxa"/>
          </w:tcPr>
          <w:p w:rsidR="004C02EF" w:rsidRPr="00E77497" w:rsidRDefault="004C02EF" w:rsidP="003A4B22">
            <w:pPr>
              <w:pStyle w:val="SyntaxOneOf"/>
              <w:spacing w:after="60"/>
              <w:rPr>
                <w:rFonts w:cs="Courier New"/>
              </w:rPr>
            </w:pPr>
            <w:r w:rsidRPr="00E77497">
              <w:rPr>
                <w:rFonts w:cs="Courier New"/>
              </w:rPr>
              <w:t>t</w:t>
            </w:r>
          </w:p>
        </w:tc>
        <w:tc>
          <w:tcPr>
            <w:tcW w:w="288" w:type="dxa"/>
          </w:tcPr>
          <w:p w:rsidR="004C02EF" w:rsidRPr="00E77497" w:rsidRDefault="004C02EF" w:rsidP="003A4B22">
            <w:pPr>
              <w:pStyle w:val="SyntaxOneOf"/>
              <w:spacing w:after="60"/>
              <w:rPr>
                <w:rFonts w:cs="Courier New"/>
              </w:rPr>
            </w:pPr>
            <w:r w:rsidRPr="00E77497">
              <w:rPr>
                <w:rFonts w:cs="Courier New"/>
              </w:rPr>
              <w:t>u</w:t>
            </w:r>
          </w:p>
        </w:tc>
        <w:tc>
          <w:tcPr>
            <w:tcW w:w="288" w:type="dxa"/>
          </w:tcPr>
          <w:p w:rsidR="004C02EF" w:rsidRPr="00E77497" w:rsidRDefault="004C02EF" w:rsidP="003A4B22">
            <w:pPr>
              <w:pStyle w:val="SyntaxOneOf"/>
              <w:spacing w:after="60"/>
              <w:rPr>
                <w:rFonts w:cs="Courier New"/>
              </w:rPr>
            </w:pPr>
            <w:r w:rsidRPr="00E77497">
              <w:rPr>
                <w:rFonts w:cs="Courier New"/>
              </w:rPr>
              <w:t>v</w:t>
            </w:r>
          </w:p>
        </w:tc>
        <w:tc>
          <w:tcPr>
            <w:tcW w:w="288" w:type="dxa"/>
          </w:tcPr>
          <w:p w:rsidR="004C02EF" w:rsidRPr="00E77497" w:rsidRDefault="004C02EF" w:rsidP="003A4B22">
            <w:pPr>
              <w:pStyle w:val="SyntaxOneOf"/>
              <w:spacing w:after="60"/>
              <w:rPr>
                <w:rFonts w:cs="Courier New"/>
              </w:rPr>
            </w:pPr>
            <w:r w:rsidRPr="00E77497">
              <w:rPr>
                <w:rFonts w:cs="Courier New"/>
              </w:rPr>
              <w:t>w</w:t>
            </w:r>
          </w:p>
        </w:tc>
        <w:tc>
          <w:tcPr>
            <w:tcW w:w="288" w:type="dxa"/>
          </w:tcPr>
          <w:p w:rsidR="004C02EF" w:rsidRPr="00E77497" w:rsidRDefault="004C02EF" w:rsidP="003A4B22">
            <w:pPr>
              <w:pStyle w:val="SyntaxOneOf"/>
              <w:spacing w:after="60"/>
              <w:rPr>
                <w:rFonts w:cs="Courier New"/>
              </w:rPr>
            </w:pPr>
            <w:r w:rsidRPr="00E77497">
              <w:rPr>
                <w:rFonts w:cs="Courier New"/>
              </w:rPr>
              <w:t>x</w:t>
            </w:r>
          </w:p>
        </w:tc>
        <w:tc>
          <w:tcPr>
            <w:tcW w:w="288" w:type="dxa"/>
          </w:tcPr>
          <w:p w:rsidR="004C02EF" w:rsidRPr="00E77497" w:rsidRDefault="004C02EF" w:rsidP="003A4B22">
            <w:pPr>
              <w:pStyle w:val="SyntaxOneOf"/>
              <w:spacing w:after="60"/>
              <w:rPr>
                <w:rFonts w:cs="Courier New"/>
              </w:rPr>
            </w:pPr>
            <w:r w:rsidRPr="00E77497">
              <w:rPr>
                <w:rFonts w:cs="Courier New"/>
              </w:rPr>
              <w:t>y</w:t>
            </w:r>
          </w:p>
        </w:tc>
        <w:tc>
          <w:tcPr>
            <w:tcW w:w="288" w:type="dxa"/>
          </w:tcPr>
          <w:p w:rsidR="004C02EF" w:rsidRPr="00E77497" w:rsidRDefault="004C02EF" w:rsidP="003A4B22">
            <w:pPr>
              <w:pStyle w:val="SyntaxOneOf"/>
              <w:spacing w:after="60"/>
              <w:rPr>
                <w:rFonts w:cs="Courier New"/>
              </w:rPr>
            </w:pPr>
            <w:r w:rsidRPr="00E77497">
              <w:rPr>
                <w:rFonts w:cs="Courier New"/>
              </w:rPr>
              <w:t>z</w:t>
            </w:r>
          </w:p>
        </w:tc>
      </w:tr>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A</w:t>
            </w:r>
          </w:p>
        </w:tc>
        <w:tc>
          <w:tcPr>
            <w:tcW w:w="288" w:type="dxa"/>
          </w:tcPr>
          <w:p w:rsidR="004C02EF" w:rsidRPr="00E77497" w:rsidRDefault="004C02EF" w:rsidP="003A4B22">
            <w:pPr>
              <w:pStyle w:val="SyntaxOneOf"/>
              <w:spacing w:after="60"/>
              <w:rPr>
                <w:rFonts w:cs="Courier New"/>
              </w:rPr>
            </w:pPr>
            <w:r w:rsidRPr="00E77497">
              <w:rPr>
                <w:rFonts w:cs="Courier New"/>
              </w:rPr>
              <w:t>B</w:t>
            </w:r>
          </w:p>
        </w:tc>
        <w:tc>
          <w:tcPr>
            <w:tcW w:w="288" w:type="dxa"/>
          </w:tcPr>
          <w:p w:rsidR="004C02EF" w:rsidRPr="00E77497" w:rsidRDefault="004C02EF" w:rsidP="003A4B22">
            <w:pPr>
              <w:pStyle w:val="SyntaxOneOf"/>
              <w:spacing w:after="60"/>
              <w:rPr>
                <w:rFonts w:cs="Courier New"/>
              </w:rPr>
            </w:pPr>
            <w:r w:rsidRPr="00E77497">
              <w:rPr>
                <w:rFonts w:cs="Courier New"/>
              </w:rPr>
              <w:t>C</w:t>
            </w:r>
          </w:p>
        </w:tc>
        <w:tc>
          <w:tcPr>
            <w:tcW w:w="288" w:type="dxa"/>
          </w:tcPr>
          <w:p w:rsidR="004C02EF" w:rsidRPr="00E77497" w:rsidRDefault="004C02EF" w:rsidP="003A4B22">
            <w:pPr>
              <w:pStyle w:val="SyntaxOneOf"/>
              <w:spacing w:after="60"/>
              <w:rPr>
                <w:rFonts w:cs="Courier New"/>
              </w:rPr>
            </w:pPr>
            <w:r w:rsidRPr="00E77497">
              <w:rPr>
                <w:rFonts w:cs="Courier New"/>
              </w:rPr>
              <w:t>D</w:t>
            </w:r>
          </w:p>
        </w:tc>
        <w:tc>
          <w:tcPr>
            <w:tcW w:w="288" w:type="dxa"/>
          </w:tcPr>
          <w:p w:rsidR="004C02EF" w:rsidRPr="00E77497" w:rsidRDefault="004C02EF" w:rsidP="003A4B22">
            <w:pPr>
              <w:pStyle w:val="SyntaxOneOf"/>
              <w:spacing w:after="60"/>
              <w:rPr>
                <w:rFonts w:cs="Courier New"/>
              </w:rPr>
            </w:pPr>
            <w:r w:rsidRPr="00E77497">
              <w:rPr>
                <w:rFonts w:cs="Courier New"/>
              </w:rPr>
              <w:t>E</w:t>
            </w:r>
          </w:p>
        </w:tc>
        <w:tc>
          <w:tcPr>
            <w:tcW w:w="288" w:type="dxa"/>
          </w:tcPr>
          <w:p w:rsidR="004C02EF" w:rsidRPr="00E77497" w:rsidRDefault="004C02EF" w:rsidP="003A4B22">
            <w:pPr>
              <w:pStyle w:val="SyntaxOneOf"/>
              <w:spacing w:after="60"/>
              <w:rPr>
                <w:rFonts w:cs="Courier New"/>
              </w:rPr>
            </w:pPr>
            <w:r w:rsidRPr="00E77497">
              <w:rPr>
                <w:rFonts w:cs="Courier New"/>
              </w:rPr>
              <w:t>F</w:t>
            </w:r>
          </w:p>
        </w:tc>
        <w:tc>
          <w:tcPr>
            <w:tcW w:w="288" w:type="dxa"/>
          </w:tcPr>
          <w:p w:rsidR="004C02EF" w:rsidRPr="00E77497" w:rsidRDefault="004C02EF" w:rsidP="003A4B22">
            <w:pPr>
              <w:pStyle w:val="SyntaxOneOf"/>
              <w:spacing w:after="60"/>
              <w:rPr>
                <w:rFonts w:cs="Courier New"/>
              </w:rPr>
            </w:pPr>
            <w:r w:rsidRPr="00E77497">
              <w:rPr>
                <w:rFonts w:cs="Courier New"/>
              </w:rPr>
              <w:t>G</w:t>
            </w:r>
          </w:p>
        </w:tc>
        <w:tc>
          <w:tcPr>
            <w:tcW w:w="288" w:type="dxa"/>
          </w:tcPr>
          <w:p w:rsidR="004C02EF" w:rsidRPr="00E77497" w:rsidRDefault="004C02EF" w:rsidP="003A4B22">
            <w:pPr>
              <w:pStyle w:val="SyntaxOneOf"/>
              <w:spacing w:after="60"/>
              <w:rPr>
                <w:rFonts w:cs="Courier New"/>
              </w:rPr>
            </w:pPr>
            <w:r w:rsidRPr="00E77497">
              <w:rPr>
                <w:rFonts w:cs="Courier New"/>
              </w:rPr>
              <w:t>H</w:t>
            </w:r>
          </w:p>
        </w:tc>
        <w:tc>
          <w:tcPr>
            <w:tcW w:w="288" w:type="dxa"/>
          </w:tcPr>
          <w:p w:rsidR="004C02EF" w:rsidRPr="00E77497" w:rsidRDefault="004C02EF" w:rsidP="003A4B22">
            <w:pPr>
              <w:pStyle w:val="SyntaxOneOf"/>
              <w:spacing w:after="60"/>
              <w:rPr>
                <w:rFonts w:cs="Courier New"/>
              </w:rPr>
            </w:pPr>
            <w:r w:rsidRPr="00E77497">
              <w:rPr>
                <w:rFonts w:cs="Courier New"/>
              </w:rPr>
              <w:t>I</w:t>
            </w:r>
          </w:p>
        </w:tc>
        <w:tc>
          <w:tcPr>
            <w:tcW w:w="288" w:type="dxa"/>
          </w:tcPr>
          <w:p w:rsidR="004C02EF" w:rsidRPr="00E77497" w:rsidRDefault="004C02EF" w:rsidP="003A4B22">
            <w:pPr>
              <w:pStyle w:val="SyntaxOneOf"/>
              <w:spacing w:after="60"/>
              <w:rPr>
                <w:rFonts w:cs="Courier New"/>
              </w:rPr>
            </w:pPr>
            <w:r w:rsidRPr="00E77497">
              <w:rPr>
                <w:rFonts w:cs="Courier New"/>
              </w:rPr>
              <w:t>J</w:t>
            </w:r>
          </w:p>
        </w:tc>
        <w:tc>
          <w:tcPr>
            <w:tcW w:w="288" w:type="dxa"/>
          </w:tcPr>
          <w:p w:rsidR="004C02EF" w:rsidRPr="00E77497" w:rsidRDefault="004C02EF" w:rsidP="003A4B22">
            <w:pPr>
              <w:pStyle w:val="SyntaxOneOf"/>
              <w:spacing w:after="60"/>
              <w:rPr>
                <w:rFonts w:cs="Courier New"/>
              </w:rPr>
            </w:pPr>
            <w:r w:rsidRPr="00E77497">
              <w:rPr>
                <w:rFonts w:cs="Courier New"/>
              </w:rPr>
              <w:t>K</w:t>
            </w:r>
          </w:p>
        </w:tc>
        <w:tc>
          <w:tcPr>
            <w:tcW w:w="288" w:type="dxa"/>
          </w:tcPr>
          <w:p w:rsidR="004C02EF" w:rsidRPr="00E77497" w:rsidRDefault="004C02EF" w:rsidP="003A4B22">
            <w:pPr>
              <w:pStyle w:val="SyntaxOneOf"/>
              <w:spacing w:after="60"/>
              <w:rPr>
                <w:rFonts w:cs="Courier New"/>
              </w:rPr>
            </w:pPr>
            <w:r w:rsidRPr="00E77497">
              <w:rPr>
                <w:rFonts w:cs="Courier New"/>
              </w:rPr>
              <w:t>L</w:t>
            </w:r>
          </w:p>
        </w:tc>
        <w:tc>
          <w:tcPr>
            <w:tcW w:w="288" w:type="dxa"/>
          </w:tcPr>
          <w:p w:rsidR="004C02EF" w:rsidRPr="00E77497" w:rsidRDefault="004C02EF" w:rsidP="003A4B22">
            <w:pPr>
              <w:pStyle w:val="SyntaxOneOf"/>
              <w:spacing w:after="60"/>
              <w:rPr>
                <w:rFonts w:cs="Courier New"/>
              </w:rPr>
            </w:pPr>
            <w:r w:rsidRPr="00E77497">
              <w:rPr>
                <w:rFonts w:cs="Courier New"/>
              </w:rPr>
              <w:t>M</w:t>
            </w:r>
          </w:p>
        </w:tc>
        <w:tc>
          <w:tcPr>
            <w:tcW w:w="288" w:type="dxa"/>
          </w:tcPr>
          <w:p w:rsidR="004C02EF" w:rsidRPr="00E77497" w:rsidRDefault="004C02EF" w:rsidP="003A4B22">
            <w:pPr>
              <w:pStyle w:val="SyntaxOneOf"/>
              <w:spacing w:after="60"/>
              <w:rPr>
                <w:rFonts w:cs="Courier New"/>
              </w:rPr>
            </w:pPr>
            <w:r w:rsidRPr="00E77497">
              <w:rPr>
                <w:rFonts w:cs="Courier New"/>
              </w:rPr>
              <w:t>N</w:t>
            </w:r>
          </w:p>
        </w:tc>
        <w:tc>
          <w:tcPr>
            <w:tcW w:w="288" w:type="dxa"/>
          </w:tcPr>
          <w:p w:rsidR="004C02EF" w:rsidRPr="00E77497" w:rsidRDefault="004C02EF" w:rsidP="003A4B22">
            <w:pPr>
              <w:pStyle w:val="SyntaxOneOf"/>
              <w:spacing w:after="60"/>
              <w:rPr>
                <w:rFonts w:cs="Courier New"/>
              </w:rPr>
            </w:pPr>
            <w:r w:rsidRPr="00E77497">
              <w:rPr>
                <w:rFonts w:cs="Courier New"/>
              </w:rPr>
              <w:t>O</w:t>
            </w:r>
          </w:p>
        </w:tc>
        <w:tc>
          <w:tcPr>
            <w:tcW w:w="288" w:type="dxa"/>
          </w:tcPr>
          <w:p w:rsidR="004C02EF" w:rsidRPr="00E77497" w:rsidRDefault="004C02EF" w:rsidP="003A4B22">
            <w:pPr>
              <w:pStyle w:val="SyntaxOneOf"/>
              <w:spacing w:after="60"/>
              <w:rPr>
                <w:rFonts w:cs="Courier New"/>
              </w:rPr>
            </w:pPr>
            <w:r w:rsidRPr="00E77497">
              <w:rPr>
                <w:rFonts w:cs="Courier New"/>
              </w:rPr>
              <w:t>P</w:t>
            </w:r>
          </w:p>
        </w:tc>
        <w:tc>
          <w:tcPr>
            <w:tcW w:w="288" w:type="dxa"/>
          </w:tcPr>
          <w:p w:rsidR="004C02EF" w:rsidRPr="00E77497" w:rsidRDefault="004C02EF" w:rsidP="003A4B22">
            <w:pPr>
              <w:pStyle w:val="SyntaxOneOf"/>
              <w:spacing w:after="60"/>
              <w:rPr>
                <w:rFonts w:cs="Courier New"/>
              </w:rPr>
            </w:pPr>
            <w:r w:rsidRPr="00E77497">
              <w:rPr>
                <w:rFonts w:cs="Courier New"/>
              </w:rPr>
              <w:t>Q</w:t>
            </w:r>
          </w:p>
        </w:tc>
        <w:tc>
          <w:tcPr>
            <w:tcW w:w="288" w:type="dxa"/>
          </w:tcPr>
          <w:p w:rsidR="004C02EF" w:rsidRPr="00E77497" w:rsidRDefault="004C02EF" w:rsidP="003A4B22">
            <w:pPr>
              <w:pStyle w:val="SyntaxOneOf"/>
              <w:spacing w:after="60"/>
              <w:rPr>
                <w:rFonts w:cs="Courier New"/>
              </w:rPr>
            </w:pPr>
            <w:r w:rsidRPr="00E77497">
              <w:rPr>
                <w:rFonts w:cs="Courier New"/>
              </w:rPr>
              <w:t>R</w:t>
            </w:r>
          </w:p>
        </w:tc>
        <w:tc>
          <w:tcPr>
            <w:tcW w:w="288" w:type="dxa"/>
          </w:tcPr>
          <w:p w:rsidR="004C02EF" w:rsidRPr="00E77497" w:rsidRDefault="004C02EF" w:rsidP="003A4B22">
            <w:pPr>
              <w:pStyle w:val="SyntaxOneOf"/>
              <w:spacing w:after="60"/>
              <w:rPr>
                <w:rFonts w:cs="Courier New"/>
              </w:rPr>
            </w:pPr>
            <w:r w:rsidRPr="00E77497">
              <w:rPr>
                <w:rFonts w:cs="Courier New"/>
              </w:rPr>
              <w:t>S</w:t>
            </w:r>
          </w:p>
        </w:tc>
        <w:tc>
          <w:tcPr>
            <w:tcW w:w="288" w:type="dxa"/>
          </w:tcPr>
          <w:p w:rsidR="004C02EF" w:rsidRPr="00E77497" w:rsidRDefault="004C02EF" w:rsidP="003A4B22">
            <w:pPr>
              <w:pStyle w:val="SyntaxOneOf"/>
              <w:spacing w:after="60"/>
              <w:rPr>
                <w:rFonts w:cs="Courier New"/>
              </w:rPr>
            </w:pPr>
            <w:r w:rsidRPr="00E77497">
              <w:rPr>
                <w:rFonts w:cs="Courier New"/>
              </w:rPr>
              <w:t>T</w:t>
            </w:r>
          </w:p>
        </w:tc>
        <w:tc>
          <w:tcPr>
            <w:tcW w:w="288" w:type="dxa"/>
          </w:tcPr>
          <w:p w:rsidR="004C02EF" w:rsidRPr="00E77497" w:rsidRDefault="004C02EF" w:rsidP="003A4B22">
            <w:pPr>
              <w:pStyle w:val="SyntaxOneOf"/>
              <w:spacing w:after="60"/>
              <w:rPr>
                <w:rFonts w:cs="Courier New"/>
              </w:rPr>
            </w:pPr>
            <w:r w:rsidRPr="00E77497">
              <w:rPr>
                <w:rFonts w:cs="Courier New"/>
              </w:rPr>
              <w:t>U</w:t>
            </w:r>
          </w:p>
        </w:tc>
        <w:tc>
          <w:tcPr>
            <w:tcW w:w="288" w:type="dxa"/>
          </w:tcPr>
          <w:p w:rsidR="004C02EF" w:rsidRPr="00E77497" w:rsidRDefault="004C02EF" w:rsidP="003A4B22">
            <w:pPr>
              <w:pStyle w:val="SyntaxOneOf"/>
              <w:spacing w:after="60"/>
              <w:rPr>
                <w:rFonts w:cs="Courier New"/>
              </w:rPr>
            </w:pPr>
            <w:r w:rsidRPr="00E77497">
              <w:rPr>
                <w:rFonts w:cs="Courier New"/>
              </w:rPr>
              <w:t>V</w:t>
            </w:r>
          </w:p>
        </w:tc>
        <w:tc>
          <w:tcPr>
            <w:tcW w:w="288" w:type="dxa"/>
          </w:tcPr>
          <w:p w:rsidR="004C02EF" w:rsidRPr="00E77497" w:rsidRDefault="004C02EF" w:rsidP="003A4B22">
            <w:pPr>
              <w:pStyle w:val="SyntaxOneOf"/>
              <w:spacing w:after="60"/>
              <w:rPr>
                <w:rFonts w:cs="Courier New"/>
              </w:rPr>
            </w:pPr>
            <w:r w:rsidRPr="00E77497">
              <w:rPr>
                <w:rFonts w:cs="Courier New"/>
              </w:rPr>
              <w:t>W</w:t>
            </w:r>
          </w:p>
        </w:tc>
        <w:tc>
          <w:tcPr>
            <w:tcW w:w="288" w:type="dxa"/>
          </w:tcPr>
          <w:p w:rsidR="004C02EF" w:rsidRPr="00E77497" w:rsidRDefault="004C02EF" w:rsidP="003A4B22">
            <w:pPr>
              <w:pStyle w:val="SyntaxOneOf"/>
              <w:spacing w:after="60"/>
              <w:rPr>
                <w:rFonts w:cs="Courier New"/>
              </w:rPr>
            </w:pPr>
            <w:r w:rsidRPr="00E77497">
              <w:rPr>
                <w:rFonts w:cs="Courier New"/>
              </w:rPr>
              <w:t>X</w:t>
            </w:r>
          </w:p>
        </w:tc>
        <w:tc>
          <w:tcPr>
            <w:tcW w:w="288" w:type="dxa"/>
          </w:tcPr>
          <w:p w:rsidR="004C02EF" w:rsidRPr="00E77497" w:rsidRDefault="004C02EF" w:rsidP="003A4B22">
            <w:pPr>
              <w:pStyle w:val="SyntaxOneOf"/>
              <w:spacing w:after="60"/>
              <w:rPr>
                <w:rFonts w:cs="Courier New"/>
              </w:rPr>
            </w:pPr>
            <w:r w:rsidRPr="00E77497">
              <w:rPr>
                <w:rFonts w:cs="Courier New"/>
              </w:rPr>
              <w:t>Y</w:t>
            </w:r>
          </w:p>
        </w:tc>
        <w:tc>
          <w:tcPr>
            <w:tcW w:w="288" w:type="dxa"/>
          </w:tcPr>
          <w:p w:rsidR="004C02EF" w:rsidRPr="00E77497" w:rsidRDefault="004C02EF" w:rsidP="003A4B22">
            <w:pPr>
              <w:pStyle w:val="SyntaxOneOf"/>
              <w:spacing w:after="60"/>
              <w:rPr>
                <w:rFonts w:cs="Courier New"/>
              </w:rPr>
            </w:pPr>
            <w:r w:rsidRPr="00E77497">
              <w:rPr>
                <w:rFonts w:cs="Courier New"/>
              </w:rPr>
              <w:t>Z</w:t>
            </w:r>
          </w:p>
        </w:tc>
      </w:tr>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0</w:t>
            </w:r>
          </w:p>
        </w:tc>
        <w:tc>
          <w:tcPr>
            <w:tcW w:w="288" w:type="dxa"/>
          </w:tcPr>
          <w:p w:rsidR="004C02EF" w:rsidRPr="00E77497" w:rsidRDefault="004C02EF" w:rsidP="003A4B22">
            <w:pPr>
              <w:pStyle w:val="SyntaxOneOf"/>
              <w:spacing w:after="60"/>
              <w:rPr>
                <w:rFonts w:cs="Courier New"/>
              </w:rPr>
            </w:pPr>
            <w:r w:rsidRPr="00E77497">
              <w:rPr>
                <w:rFonts w:cs="Courier New"/>
              </w:rPr>
              <w:t>1</w:t>
            </w:r>
          </w:p>
        </w:tc>
        <w:tc>
          <w:tcPr>
            <w:tcW w:w="288" w:type="dxa"/>
          </w:tcPr>
          <w:p w:rsidR="004C02EF" w:rsidRPr="00E77497" w:rsidRDefault="004C02EF" w:rsidP="003A4B22">
            <w:pPr>
              <w:pStyle w:val="SyntaxOneOf"/>
              <w:spacing w:after="60"/>
              <w:rPr>
                <w:rFonts w:cs="Courier New"/>
              </w:rPr>
            </w:pPr>
            <w:r w:rsidRPr="00E77497">
              <w:rPr>
                <w:rFonts w:cs="Courier New"/>
              </w:rPr>
              <w:t>2</w:t>
            </w:r>
          </w:p>
        </w:tc>
        <w:tc>
          <w:tcPr>
            <w:tcW w:w="288" w:type="dxa"/>
          </w:tcPr>
          <w:p w:rsidR="004C02EF" w:rsidRPr="00E77497" w:rsidRDefault="004C02EF" w:rsidP="003A4B22">
            <w:pPr>
              <w:pStyle w:val="SyntaxOneOf"/>
              <w:spacing w:after="60"/>
              <w:rPr>
                <w:rFonts w:cs="Courier New"/>
              </w:rPr>
            </w:pPr>
            <w:r w:rsidRPr="00E77497">
              <w:rPr>
                <w:rFonts w:cs="Courier New"/>
              </w:rPr>
              <w:t>3</w:t>
            </w:r>
          </w:p>
        </w:tc>
        <w:tc>
          <w:tcPr>
            <w:tcW w:w="288" w:type="dxa"/>
          </w:tcPr>
          <w:p w:rsidR="004C02EF" w:rsidRPr="00E77497" w:rsidRDefault="004C02EF" w:rsidP="003A4B22">
            <w:pPr>
              <w:pStyle w:val="SyntaxOneOf"/>
              <w:spacing w:after="60"/>
              <w:rPr>
                <w:rFonts w:cs="Courier New"/>
              </w:rPr>
            </w:pPr>
            <w:r w:rsidRPr="00E77497">
              <w:rPr>
                <w:rFonts w:cs="Courier New"/>
              </w:rPr>
              <w:t>4</w:t>
            </w:r>
          </w:p>
        </w:tc>
        <w:tc>
          <w:tcPr>
            <w:tcW w:w="288" w:type="dxa"/>
          </w:tcPr>
          <w:p w:rsidR="004C02EF" w:rsidRPr="00E77497" w:rsidRDefault="004C02EF" w:rsidP="003A4B22">
            <w:pPr>
              <w:pStyle w:val="SyntaxOneOf"/>
              <w:spacing w:after="60"/>
              <w:rPr>
                <w:rFonts w:cs="Courier New"/>
              </w:rPr>
            </w:pPr>
            <w:r w:rsidRPr="00E77497">
              <w:rPr>
                <w:rFonts w:cs="Courier New"/>
              </w:rPr>
              <w:t>5</w:t>
            </w:r>
          </w:p>
        </w:tc>
        <w:tc>
          <w:tcPr>
            <w:tcW w:w="288" w:type="dxa"/>
          </w:tcPr>
          <w:p w:rsidR="004C02EF" w:rsidRPr="00E77497" w:rsidRDefault="004C02EF" w:rsidP="003A4B22">
            <w:pPr>
              <w:pStyle w:val="SyntaxOneOf"/>
              <w:spacing w:after="60"/>
              <w:rPr>
                <w:rFonts w:cs="Courier New"/>
              </w:rPr>
            </w:pPr>
            <w:r w:rsidRPr="00E77497">
              <w:rPr>
                <w:rFonts w:cs="Courier New"/>
              </w:rPr>
              <w:t>6</w:t>
            </w:r>
          </w:p>
        </w:tc>
        <w:tc>
          <w:tcPr>
            <w:tcW w:w="288" w:type="dxa"/>
          </w:tcPr>
          <w:p w:rsidR="004C02EF" w:rsidRPr="00E77497" w:rsidRDefault="004C02EF" w:rsidP="003A4B22">
            <w:pPr>
              <w:pStyle w:val="SyntaxOneOf"/>
              <w:spacing w:after="60"/>
              <w:rPr>
                <w:rFonts w:cs="Courier New"/>
              </w:rPr>
            </w:pPr>
            <w:r w:rsidRPr="00E77497">
              <w:rPr>
                <w:rFonts w:cs="Courier New"/>
              </w:rPr>
              <w:t>7</w:t>
            </w:r>
          </w:p>
        </w:tc>
        <w:tc>
          <w:tcPr>
            <w:tcW w:w="288" w:type="dxa"/>
          </w:tcPr>
          <w:p w:rsidR="004C02EF" w:rsidRPr="00E77497" w:rsidRDefault="004C02EF" w:rsidP="003A4B22">
            <w:pPr>
              <w:pStyle w:val="SyntaxOneOf"/>
              <w:spacing w:after="60"/>
              <w:rPr>
                <w:rFonts w:cs="Courier New"/>
              </w:rPr>
            </w:pPr>
            <w:r w:rsidRPr="00E77497">
              <w:rPr>
                <w:rFonts w:cs="Courier New"/>
              </w:rPr>
              <w:t>8</w:t>
            </w:r>
          </w:p>
        </w:tc>
        <w:tc>
          <w:tcPr>
            <w:tcW w:w="288" w:type="dxa"/>
          </w:tcPr>
          <w:p w:rsidR="004C02EF" w:rsidRPr="00E77497" w:rsidRDefault="004C02EF" w:rsidP="003A4B22">
            <w:pPr>
              <w:pStyle w:val="SyntaxOneOf"/>
              <w:spacing w:after="60"/>
              <w:rPr>
                <w:rFonts w:cs="Courier New"/>
              </w:rPr>
            </w:pPr>
            <w:r w:rsidRPr="00E77497">
              <w:rPr>
                <w:rFonts w:cs="Courier New"/>
              </w:rPr>
              <w:t>9</w:t>
            </w:r>
          </w:p>
        </w:tc>
        <w:tc>
          <w:tcPr>
            <w:tcW w:w="288" w:type="dxa"/>
          </w:tcPr>
          <w:p w:rsidR="004C02EF" w:rsidRPr="00E77497" w:rsidRDefault="004C02EF" w:rsidP="003A4B22">
            <w:pPr>
              <w:pStyle w:val="SyntaxOneOf"/>
              <w:spacing w:after="60"/>
              <w:rPr>
                <w:rFonts w:cs="Courier New"/>
              </w:rPr>
            </w:pPr>
            <w:r w:rsidRPr="00E77497">
              <w:rPr>
                <w:rFonts w:cs="Courier New"/>
              </w:rPr>
              <w:t>_</w:t>
            </w: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r>
    </w:tbl>
    <w:p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rsidR="004C02EF" w:rsidRPr="00E77497" w:rsidRDefault="004C02EF" w:rsidP="004C02EF">
      <w:pPr>
        <w:pStyle w:val="Heading4"/>
        <w:numPr>
          <w:ilvl w:val="0"/>
          <w:numId w:val="0"/>
        </w:numPr>
      </w:pPr>
      <w:r w:rsidRPr="00E77497">
        <w:t>15.10.2.7</w:t>
      </w:r>
      <w:r w:rsidRPr="00E77497">
        <w:tab/>
        <w:t>Quantifier</w:t>
      </w:r>
    </w:p>
    <w:p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0"/>
        </w:numPr>
      </w:pPr>
      <w:r w:rsidRPr="00E77497">
        <w:lastRenderedPageBreak/>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rsidR="004C02EF" w:rsidRPr="00E77497" w:rsidRDefault="004C02EF" w:rsidP="004C02EF">
      <w:pPr>
        <w:pStyle w:val="Heading4"/>
        <w:numPr>
          <w:ilvl w:val="0"/>
          <w:numId w:val="0"/>
        </w:numPr>
      </w:pPr>
      <w:bookmarkStart w:id="36536" w:name="_Ref457798373"/>
      <w:r w:rsidRPr="00E77497">
        <w:t>15.10.2.8</w:t>
      </w:r>
      <w:r w:rsidRPr="00E77497">
        <w:tab/>
        <w:t>Atom</w:t>
      </w:r>
      <w:bookmarkEnd w:id="36536"/>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1"/>
        <w:numPr>
          <w:ilvl w:val="6"/>
          <w:numId w:val="307"/>
        </w:numPr>
        <w:tabs>
          <w:tab w:val="clear" w:pos="4680"/>
        </w:tabs>
        <w:ind w:left="3240"/>
      </w:pPr>
      <w:r w:rsidRPr="00E77497">
        <w:lastRenderedPageBreak/>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rsidR="007D695C" w:rsidRDefault="007D695C" w:rsidP="007D695C">
      <w:pPr>
        <w:rPr>
          <w:ins w:id="36537" w:author="Rev 11 Allen Wirfs-Brock" w:date="2012-10-23T15:38:00Z"/>
        </w:rPr>
      </w:pPr>
      <w:ins w:id="36538" w:author="Rev 11 Allen Wirfs-Brock" w:date="2012-10-23T15:38:00Z">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217EA5">
      <w:pPr>
        <w:pStyle w:val="Alg40"/>
        <w:numPr>
          <w:ilvl w:val="3"/>
          <w:numId w:val="308"/>
        </w:numPr>
        <w:tabs>
          <w:tab w:val="clear" w:pos="864"/>
          <w:tab w:val="clear" w:pos="2520"/>
        </w:tabs>
        <w:ind w:left="1800"/>
      </w:pPr>
      <w:r w:rsidRPr="00E77497">
        <w:t xml:space="preserve">If </w:t>
      </w:r>
      <w:r w:rsidRPr="00E77497">
        <w:rPr>
          <w:i/>
        </w:rPr>
        <w:t>e</w:t>
      </w:r>
      <w:r w:rsidRPr="00E77497">
        <w:t xml:space="preserve"> </w:t>
      </w:r>
      <w:ins w:id="36539" w:author="Rev 11 Allen Wirfs-Brock" w:date="2012-10-24T08:58:00Z">
        <w:r w:rsidR="00217EA5" w:rsidRPr="00E77497">
          <w:t>is</w:t>
        </w:r>
      </w:ins>
      <w:del w:id="36540" w:author="Rev 11 Allen Wirfs-Brock" w:date="2012-10-24T08:58:00Z">
        <w:r w:rsidRPr="00E77497" w:rsidDel="00217EA5">
          <w:delText>==</w:delText>
        </w:r>
      </w:del>
      <w:r w:rsidRPr="00E77497">
        <w:t xml:space="preserve"> </w:t>
      </w:r>
      <w:r w:rsidRPr="00E77497">
        <w:rPr>
          <w:i/>
        </w:rPr>
        <w:t>InputLength</w:t>
      </w:r>
      <w:r w:rsidRPr="00E77497">
        <w:t xml:space="preserve">, return </w:t>
      </w:r>
      <w:r w:rsidRPr="00E77497">
        <w:rPr>
          <w:b/>
        </w:rPr>
        <w:t>failure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rsidR="004C02EF" w:rsidRPr="00E77497" w:rsidRDefault="004C02EF" w:rsidP="00217EA5">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w:t>
      </w:r>
      <w:ins w:id="36541" w:author="Rev 11 Allen Wirfs-Brock" w:date="2012-10-24T08:58:00Z">
        <w:r w:rsidR="00217EA5" w:rsidRPr="00E77497">
          <w:t>is</w:t>
        </w:r>
      </w:ins>
      <w:del w:id="36542" w:author="Rev 11 Allen Wirfs-Brock" w:date="2012-10-24T08:58:00Z">
        <w:r w:rsidRPr="00E77497" w:rsidDel="00217EA5">
          <w:delText>==</w:delText>
        </w:r>
      </w:del>
      <w:r w:rsidRPr="00E77497">
        <w:t xml:space="preserve"> </w:t>
      </w:r>
      <w:r w:rsidRPr="00E77497">
        <w:rPr>
          <w:i/>
        </w:rPr>
        <w:t>cc</w:t>
      </w:r>
      <w:r w:rsidRPr="00E77497">
        <w:t xml:space="preserve">, return </w:t>
      </w:r>
      <w:r w:rsidRPr="00E77497">
        <w:rPr>
          <w:b/>
        </w:rPr>
        <w:t>failure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rsidR="004C02EF" w:rsidRPr="00E77497" w:rsidRDefault="004C02EF" w:rsidP="00217EA5">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w:t>
      </w:r>
      <w:ins w:id="36543" w:author="Rev 11 Allen Wirfs-Brock" w:date="2012-10-24T08:58:00Z">
        <w:r w:rsidR="00217EA5" w:rsidRPr="00E77497">
          <w:t>is</w:t>
        </w:r>
      </w:ins>
      <w:del w:id="36544" w:author="Rev 11 Allen Wirfs-Brock" w:date="2012-10-24T08:58:00Z">
        <w:r w:rsidRPr="00E77497" w:rsidDel="00217EA5">
          <w:delText>==</w:delText>
        </w:r>
      </w:del>
      <w:r w:rsidRPr="00E77497">
        <w:t xml:space="preserve"> </w:t>
      </w:r>
      <w:r w:rsidRPr="00E77497">
        <w:rPr>
          <w:i/>
        </w:rPr>
        <w:t>cc</w:t>
      </w:r>
      <w:r w:rsidRPr="00E77497">
        <w:t>, return</w:t>
      </w:r>
      <w:r w:rsidRPr="00E77497">
        <w:rPr>
          <w:b/>
        </w:rPr>
        <w:t xml:space="preserve"> failure.</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7D695C" w:rsidRDefault="007D695C" w:rsidP="007D695C">
      <w:pPr>
        <w:rPr>
          <w:ins w:id="36545" w:author="Rev 11 Allen Wirfs-Brock" w:date="2012-10-23T15:39:00Z"/>
        </w:rPr>
      </w:pPr>
      <w:ins w:id="36546" w:author="Rev 11 Allen Wirfs-Brock" w:date="2012-10-23T15:39:00Z">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rsidR="004C02EF" w:rsidRPr="00E77497" w:rsidRDefault="004C02EF" w:rsidP="004C02EF">
      <w:pPr>
        <w:pStyle w:val="Note"/>
        <w:spacing w:after="60"/>
      </w:pPr>
      <w:r w:rsidRPr="00E77497">
        <w:t>For example,</w:t>
      </w:r>
    </w:p>
    <w:p w:rsidR="004C02EF" w:rsidRPr="00E77497" w:rsidRDefault="004C02EF" w:rsidP="004C02EF">
      <w:pPr>
        <w:pStyle w:val="CodeSample4"/>
        <w:spacing w:after="60"/>
        <w:ind w:left="2059"/>
        <w:rPr>
          <w:sz w:val="18"/>
        </w:rPr>
      </w:pPr>
      <w:r w:rsidRPr="00E77497">
        <w:rPr>
          <w:sz w:val="18"/>
        </w:rPr>
        <w:t>/(?=(a+))/.exec("baaabac")</w:t>
      </w:r>
    </w:p>
    <w:p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rsidR="004C02EF" w:rsidRPr="00E77497" w:rsidRDefault="004C02EF" w:rsidP="004C02EF">
      <w:pPr>
        <w:pStyle w:val="CodeSample4"/>
        <w:spacing w:after="240"/>
        <w:ind w:left="2059"/>
        <w:rPr>
          <w:sz w:val="18"/>
        </w:rPr>
      </w:pPr>
      <w:r w:rsidRPr="00E77497">
        <w:rPr>
          <w:sz w:val="18"/>
        </w:rPr>
        <w:t>["", "aaa"]</w:t>
      </w:r>
    </w:p>
    <w:p w:rsidR="004C02EF" w:rsidRPr="00E77497" w:rsidRDefault="004C02EF" w:rsidP="004C02EF">
      <w:pPr>
        <w:pStyle w:val="Note"/>
        <w:spacing w:after="60"/>
      </w:pPr>
      <w:r w:rsidRPr="00E77497">
        <w:lastRenderedPageBreak/>
        <w:t>To illustrate the lack of backtracking into the lookahead, consider:</w:t>
      </w:r>
    </w:p>
    <w:p w:rsidR="004C02EF" w:rsidRPr="00E77497" w:rsidRDefault="004C02EF" w:rsidP="004C02EF">
      <w:pPr>
        <w:pStyle w:val="CodeSample4"/>
        <w:spacing w:after="240"/>
        <w:ind w:left="2059"/>
        <w:rPr>
          <w:sz w:val="18"/>
        </w:rPr>
      </w:pPr>
      <w:r w:rsidRPr="00E77497">
        <w:rPr>
          <w:sz w:val="18"/>
        </w:rPr>
        <w:t>/(?=(a+))a*b\1/.exec("baaabac")</w:t>
      </w:r>
    </w:p>
    <w:p w:rsidR="004C02EF" w:rsidRPr="00E77497" w:rsidRDefault="004C02EF" w:rsidP="004C02EF">
      <w:pPr>
        <w:pStyle w:val="Note"/>
        <w:spacing w:after="60"/>
      </w:pPr>
      <w:r w:rsidRPr="00E77497">
        <w:t>This expression returns</w:t>
      </w:r>
    </w:p>
    <w:p w:rsidR="004C02EF" w:rsidRPr="00E77497" w:rsidRDefault="004C02EF" w:rsidP="004C02EF">
      <w:pPr>
        <w:pStyle w:val="CodeSample4"/>
        <w:spacing w:after="60"/>
        <w:ind w:left="2059"/>
        <w:rPr>
          <w:sz w:val="18"/>
        </w:rPr>
      </w:pPr>
      <w:r w:rsidRPr="00E77497">
        <w:rPr>
          <w:sz w:val="18"/>
        </w:rPr>
        <w:t>["aba", "a"]</w:t>
      </w:r>
    </w:p>
    <w:p w:rsidR="004C02EF" w:rsidRPr="00E77497" w:rsidRDefault="004C02EF" w:rsidP="004C02EF">
      <w:pPr>
        <w:pStyle w:val="Note"/>
        <w:spacing w:after="60"/>
      </w:pPr>
      <w:r w:rsidRPr="00E77497">
        <w:t>and not:</w:t>
      </w:r>
    </w:p>
    <w:p w:rsidR="004C02EF" w:rsidRPr="00E77497" w:rsidRDefault="004C02EF" w:rsidP="004C02EF">
      <w:pPr>
        <w:pStyle w:val="CodeSample4"/>
        <w:spacing w:after="240"/>
        <w:ind w:left="2059"/>
        <w:rPr>
          <w:sz w:val="18"/>
        </w:rPr>
      </w:pPr>
      <w:r w:rsidRPr="00E77497">
        <w:rPr>
          <w:sz w:val="18"/>
        </w:rPr>
        <w:t>["aaaba", "a"]</w:t>
      </w:r>
    </w:p>
    <w:p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rsidR="004C02EF" w:rsidRPr="00E77497" w:rsidRDefault="004C02EF" w:rsidP="004C02EF">
      <w:pPr>
        <w:pStyle w:val="CodeSample4"/>
        <w:spacing w:after="60"/>
        <w:ind w:left="2059"/>
        <w:rPr>
          <w:sz w:val="18"/>
        </w:rPr>
      </w:pPr>
      <w:r w:rsidRPr="00E77497">
        <w:rPr>
          <w:sz w:val="18"/>
        </w:rPr>
        <w:t>/(.*?)a(?!(a+)b\2c)\2(.*)/.exec("baaabaac")</w:t>
      </w:r>
    </w:p>
    <w:p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rsidR="004C02EF" w:rsidRPr="00E77497" w:rsidRDefault="004C02EF" w:rsidP="004C02EF">
      <w:pPr>
        <w:pStyle w:val="CodeSample4"/>
        <w:spacing w:after="60"/>
        <w:ind w:left="2059"/>
        <w:rPr>
          <w:sz w:val="18"/>
        </w:rPr>
      </w:pPr>
      <w:r w:rsidRPr="00E77497">
        <w:rPr>
          <w:sz w:val="18"/>
        </w:rPr>
        <w:t>["baaabaac", "ba", undefined, "abaac"]</w:t>
      </w:r>
    </w:p>
    <w:p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rsidR="004C02EF" w:rsidRPr="00E77497" w:rsidRDefault="004C02EF" w:rsidP="004C02EF">
      <w:pPr>
        <w:pStyle w:val="Heading4"/>
        <w:numPr>
          <w:ilvl w:val="0"/>
          <w:numId w:val="0"/>
        </w:numPr>
      </w:pPr>
      <w:bookmarkStart w:id="36547" w:name="_Ref463788107"/>
      <w:r w:rsidRPr="00E77497">
        <w:t>15.10.2.9</w:t>
      </w:r>
      <w:r w:rsidRPr="00E77497">
        <w:tab/>
        <w:t>AtomEscape</w:t>
      </w:r>
      <w:bookmarkEnd w:id="36547"/>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rsidR="004C02EF" w:rsidRPr="00E77497" w:rsidRDefault="004C02EF" w:rsidP="001F482D">
      <w:pPr>
        <w:pStyle w:val="Alg4"/>
        <w:numPr>
          <w:ilvl w:val="0"/>
          <w:numId w:val="312"/>
        </w:numPr>
      </w:pPr>
      <w:r w:rsidRPr="00E77497">
        <w:lastRenderedPageBreak/>
        <w:t xml:space="preserve">Evaluate </w:t>
      </w:r>
      <w:r w:rsidRPr="00E77497">
        <w:rPr>
          <w:i/>
        </w:rPr>
        <w:t>CharacterClassEscape</w:t>
      </w:r>
      <w:r w:rsidRPr="00E77497">
        <w:t xml:space="preserve"> to obtain a CharSet </w:t>
      </w:r>
      <w:r w:rsidRPr="00E77497">
        <w:rPr>
          <w:i/>
        </w:rPr>
        <w:t>A</w:t>
      </w:r>
      <w:r w:rsidRPr="00E77497">
        <w:t>.</w:t>
      </w:r>
    </w:p>
    <w:p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rsidR="004C02EF" w:rsidRPr="00E77497" w:rsidRDefault="004C02EF" w:rsidP="004C02EF">
      <w:pPr>
        <w:pStyle w:val="Heading4"/>
        <w:numPr>
          <w:ilvl w:val="0"/>
          <w:numId w:val="0"/>
        </w:numPr>
      </w:pPr>
      <w:r w:rsidRPr="00E77497">
        <w:t>15.10.2.10</w:t>
      </w:r>
      <w:r w:rsidRPr="00E77497">
        <w:tab/>
        <w:t>CharacterEscape</w:t>
      </w:r>
    </w:p>
    <w:p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ins w:id="36548" w:author="Rev 8 Allen Wirfs-Brock" w:date="2012-06-13T12:59:00Z">
        <w:r w:rsidR="00676727">
          <w:fldChar w:fldCharType="begin"/>
        </w:r>
        <w:r w:rsidR="00676727">
          <w:instrText xml:space="preserve"> REF _Ref327355717 \h </w:instrText>
        </w:r>
      </w:ins>
      <w:r w:rsidR="00676727">
        <w:fldChar w:fldCharType="separate"/>
      </w:r>
      <w:ins w:id="36549" w:author="Rev 10 Allen Wirfs-Brock" w:date="2012-09-27T11:54:00Z">
        <w:r w:rsidR="00AE6982">
          <w:t xml:space="preserve">Table </w:t>
        </w:r>
        <w:r w:rsidR="00AE6982">
          <w:rPr>
            <w:noProof/>
          </w:rPr>
          <w:t>29</w:t>
        </w:r>
      </w:ins>
      <w:ins w:id="36550" w:author="Rev 8 Allen Wirfs-Brock" w:date="2012-06-13T12:59:00Z">
        <w:r w:rsidR="00676727">
          <w:fldChar w:fldCharType="end"/>
        </w:r>
      </w:ins>
      <w:r w:rsidRPr="00E77497">
        <w:t xml:space="preserve">. </w:t>
      </w:r>
    </w:p>
    <w:p w:rsidR="004C02EF" w:rsidRPr="00E77497" w:rsidRDefault="00676727" w:rsidP="00643AF2">
      <w:pPr>
        <w:pStyle w:val="Tabletitle"/>
      </w:pPr>
      <w:bookmarkStart w:id="36551" w:name="_Ref327355717"/>
      <w:ins w:id="36552" w:author="Rev 8 Allen Wirfs-Brock" w:date="2012-06-13T12:59:00Z">
        <w:r>
          <w:t xml:space="preserve">Table </w:t>
        </w:r>
        <w:r>
          <w:fldChar w:fldCharType="begin"/>
        </w:r>
        <w:r>
          <w:instrText xml:space="preserve"> SEQ Table \* ARABIC </w:instrText>
        </w:r>
      </w:ins>
      <w:r>
        <w:fldChar w:fldCharType="separate"/>
      </w:r>
      <w:ins w:id="36553" w:author="Rev 11 Allen Wirfs-Brock" w:date="2012-10-09T13:03:00Z">
        <w:r w:rsidR="00BD246C">
          <w:rPr>
            <w:noProof/>
          </w:rPr>
          <w:t>31</w:t>
        </w:r>
      </w:ins>
      <w:ins w:id="36554" w:author="Rev 10 Allen Wirfs-Brock" w:date="2012-09-27T11:54:00Z">
        <w:del w:id="36555" w:author="Rev 11 Allen Wirfs-Brock" w:date="2012-10-09T12:33:00Z">
          <w:r w:rsidR="00AE6982" w:rsidDel="00D1216A">
            <w:rPr>
              <w:noProof/>
            </w:rPr>
            <w:delText>29</w:delText>
          </w:r>
        </w:del>
      </w:ins>
      <w:ins w:id="36556" w:author="Rev 8 Allen Wirfs-Brock" w:date="2012-06-13T12:59:00Z">
        <w:r>
          <w:fldChar w:fldCharType="end"/>
        </w:r>
      </w:ins>
      <w:bookmarkEnd w:id="36551"/>
      <w:ins w:id="36557" w:author="Allen Wirfs-Brock" w:date="2011-07-02T13:32:00Z">
        <w:r w:rsidR="008962D8" w:rsidRPr="00E77497">
          <w:rPr>
            <w:rFonts w:eastAsia="Arial Unicode MS"/>
          </w:rPr>
          <w:t xml:space="preserve"> </w:t>
        </w:r>
      </w:ins>
      <w:r w:rsidR="004C02EF" w:rsidRPr="00E77497">
        <w:rPr>
          <w:rFonts w:eastAsia="Arial Unicode MS"/>
        </w:rPr>
        <w:t>— ControlEscape Character Values</w:t>
      </w:r>
    </w:p>
    <w:tbl>
      <w:tblPr>
        <w:tblW w:w="0" w:type="auto"/>
        <w:jc w:val="center"/>
        <w:tblLayout w:type="fixed"/>
        <w:tblLook w:val="0000" w:firstRow="0" w:lastRow="0" w:firstColumn="0" w:lastColumn="0" w:noHBand="0" w:noVBand="0"/>
        <w:tblPrChange w:id="36558"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36559">
          <w:tblGrid>
            <w:gridCol w:w="1896"/>
            <w:gridCol w:w="1709"/>
            <w:gridCol w:w="1896"/>
            <w:gridCol w:w="1003"/>
          </w:tblGrid>
        </w:tblGridChange>
      </w:tblGrid>
      <w:tr w:rsidR="004C02EF" w:rsidRPr="00E77497" w:rsidTr="00550FEB">
        <w:trPr>
          <w:jc w:val="center"/>
          <w:trPrChange w:id="36560"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36561"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36562" w:author="Rev 6 Allen Wirfs-Brock" w:date="2012-02-23T16:42:00Z">
              <w:tcPr>
                <w:tcW w:w="1709" w:type="dxa"/>
                <w:tcBorders>
                  <w:top w:val="single" w:sz="12" w:space="0" w:color="000000"/>
                  <w:bottom w:val="single" w:sz="6" w:space="0" w:color="000000"/>
                </w:tcBorders>
                <w:shd w:val="solid" w:color="C0C0C0" w:fill="FFFFFF"/>
              </w:tcPr>
            </w:tcPrChange>
          </w:tcPr>
          <w:p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36563" w:author="Rev 6 Allen Wirfs-Brock" w:date="2012-02-23T16:42:00Z">
              <w:tcPr>
                <w:tcW w:w="1896" w:type="dxa"/>
                <w:tcBorders>
                  <w:top w:val="single" w:sz="12" w:space="0" w:color="000000"/>
                  <w:bottom w:val="single" w:sz="6" w:space="0" w:color="000000"/>
                </w:tcBorders>
                <w:shd w:val="solid" w:color="C0C0C0" w:fill="FFFFFF"/>
              </w:tcPr>
            </w:tcPrChange>
          </w:tcPr>
          <w:p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36564"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rsidTr="00550FEB">
        <w:trPr>
          <w:jc w:val="center"/>
          <w:trPrChange w:id="36565" w:author="Rev 6 Allen Wirfs-Brock" w:date="2012-02-23T16:42:00Z">
            <w:trPr>
              <w:jc w:val="center"/>
            </w:trPr>
          </w:trPrChange>
        </w:trPr>
        <w:tc>
          <w:tcPr>
            <w:tcW w:w="1896" w:type="dxa"/>
            <w:tcBorders>
              <w:left w:val="single" w:sz="6" w:space="0" w:color="000000"/>
            </w:tcBorders>
            <w:tcPrChange w:id="36566" w:author="Rev 6 Allen Wirfs-Brock" w:date="2012-02-23T16:42:00Z">
              <w:tcPr>
                <w:tcW w:w="1896" w:type="dxa"/>
                <w:tcBorders>
                  <w:left w:val="single" w:sz="6" w:space="0" w:color="000000"/>
                </w:tcBorders>
              </w:tcPr>
            </w:tcPrChange>
          </w:tcPr>
          <w:p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36567" w:author="Rev 6 Allen Wirfs-Brock" w:date="2012-02-23T16:42:00Z">
              <w:tcPr>
                <w:tcW w:w="1709" w:type="dxa"/>
              </w:tcPr>
            </w:tcPrChange>
          </w:tcPr>
          <w:p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36568" w:author="Rev 6 Allen Wirfs-Brock" w:date="2012-02-23T16:42:00Z">
              <w:tcPr>
                <w:tcW w:w="1896" w:type="dxa"/>
              </w:tcPr>
            </w:tcPrChange>
          </w:tcPr>
          <w:p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36569" w:author="Rev 6 Allen Wirfs-Brock" w:date="2012-02-23T16:42:00Z">
              <w:tcPr>
                <w:tcW w:w="1003" w:type="dxa"/>
                <w:tcBorders>
                  <w:right w:val="single" w:sz="6" w:space="0" w:color="000000"/>
                </w:tcBorders>
              </w:tcPr>
            </w:tcPrChange>
          </w:tcPr>
          <w:p w:rsidR="004C02EF" w:rsidRPr="00E77497" w:rsidRDefault="004C02EF" w:rsidP="003A4B22">
            <w:pPr>
              <w:keepNext/>
              <w:keepLines/>
              <w:spacing w:after="40"/>
            </w:pPr>
            <w:r w:rsidRPr="00E77497">
              <w:t>&lt;HT&gt;</w:t>
            </w:r>
          </w:p>
        </w:tc>
      </w:tr>
      <w:tr w:rsidR="004C02EF" w:rsidRPr="00E77497" w:rsidTr="00550FEB">
        <w:trPr>
          <w:jc w:val="center"/>
          <w:trPrChange w:id="36570" w:author="Rev 6 Allen Wirfs-Brock" w:date="2012-02-23T16:42:00Z">
            <w:trPr>
              <w:jc w:val="center"/>
            </w:trPr>
          </w:trPrChange>
        </w:trPr>
        <w:tc>
          <w:tcPr>
            <w:tcW w:w="1896" w:type="dxa"/>
            <w:tcBorders>
              <w:left w:val="single" w:sz="6" w:space="0" w:color="000000"/>
            </w:tcBorders>
            <w:tcPrChange w:id="36571" w:author="Rev 6 Allen Wirfs-Brock" w:date="2012-02-23T16:42:00Z">
              <w:tcPr>
                <w:tcW w:w="1896" w:type="dxa"/>
                <w:tcBorders>
                  <w:left w:val="single" w:sz="6" w:space="0" w:color="000000"/>
                </w:tcBorders>
              </w:tcPr>
            </w:tcPrChange>
          </w:tcPr>
          <w:p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36572" w:author="Rev 6 Allen Wirfs-Brock" w:date="2012-02-23T16:42:00Z">
              <w:tcPr>
                <w:tcW w:w="1709" w:type="dxa"/>
              </w:tcPr>
            </w:tcPrChange>
          </w:tcPr>
          <w:p w:rsidR="004C02EF" w:rsidRPr="00E77497" w:rsidRDefault="004C02EF" w:rsidP="003A4B22">
            <w:pPr>
              <w:keepNext/>
              <w:keepLines/>
              <w:spacing w:after="40"/>
            </w:pPr>
            <w:r w:rsidRPr="00E77497">
              <w:rPr>
                <w:rFonts w:ascii="Courier New" w:hAnsi="Courier New"/>
                <w:b/>
              </w:rPr>
              <w:t>\u000A</w:t>
            </w:r>
          </w:p>
        </w:tc>
        <w:tc>
          <w:tcPr>
            <w:tcW w:w="1896" w:type="dxa"/>
            <w:tcPrChange w:id="36573" w:author="Rev 6 Allen Wirfs-Brock" w:date="2012-02-23T16:42:00Z">
              <w:tcPr>
                <w:tcW w:w="1896" w:type="dxa"/>
              </w:tcPr>
            </w:tcPrChange>
          </w:tcPr>
          <w:p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36574" w:author="Rev 6 Allen Wirfs-Brock" w:date="2012-02-23T16:42:00Z">
              <w:tcPr>
                <w:tcW w:w="1003" w:type="dxa"/>
                <w:tcBorders>
                  <w:right w:val="single" w:sz="6" w:space="0" w:color="000000"/>
                </w:tcBorders>
              </w:tcPr>
            </w:tcPrChange>
          </w:tcPr>
          <w:p w:rsidR="004C02EF" w:rsidRPr="00E77497" w:rsidRDefault="004C02EF" w:rsidP="003A4B22">
            <w:pPr>
              <w:keepNext/>
              <w:keepLines/>
              <w:spacing w:after="40"/>
            </w:pPr>
            <w:r w:rsidRPr="00E77497">
              <w:t>&lt;LF&gt;</w:t>
            </w:r>
          </w:p>
        </w:tc>
      </w:tr>
      <w:tr w:rsidR="004C02EF" w:rsidRPr="00E77497" w:rsidTr="00550FEB">
        <w:trPr>
          <w:jc w:val="center"/>
          <w:trPrChange w:id="36575" w:author="Rev 6 Allen Wirfs-Brock" w:date="2012-02-23T16:42:00Z">
            <w:trPr>
              <w:jc w:val="center"/>
            </w:trPr>
          </w:trPrChange>
        </w:trPr>
        <w:tc>
          <w:tcPr>
            <w:tcW w:w="1896" w:type="dxa"/>
            <w:tcBorders>
              <w:left w:val="single" w:sz="6" w:space="0" w:color="000000"/>
            </w:tcBorders>
            <w:tcPrChange w:id="36576" w:author="Rev 6 Allen Wirfs-Brock" w:date="2012-02-23T16:42:00Z">
              <w:tcPr>
                <w:tcW w:w="1896" w:type="dxa"/>
                <w:tcBorders>
                  <w:left w:val="single" w:sz="6" w:space="0" w:color="000000"/>
                </w:tcBorders>
              </w:tcPr>
            </w:tcPrChange>
          </w:tcPr>
          <w:p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36577" w:author="Rev 6 Allen Wirfs-Brock" w:date="2012-02-23T16:42:00Z">
              <w:tcPr>
                <w:tcW w:w="1709" w:type="dxa"/>
              </w:tcPr>
            </w:tcPrChange>
          </w:tcPr>
          <w:p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36578" w:author="Rev 6 Allen Wirfs-Brock" w:date="2012-02-23T16:42:00Z">
              <w:tcPr>
                <w:tcW w:w="1896" w:type="dxa"/>
              </w:tcPr>
            </w:tcPrChange>
          </w:tcPr>
          <w:p w:rsidR="004C02EF" w:rsidRPr="00E77497" w:rsidRDefault="004C02EF" w:rsidP="003A4B22">
            <w:pPr>
              <w:keepNext/>
              <w:keepLines/>
              <w:spacing w:after="40"/>
            </w:pPr>
            <w:r w:rsidRPr="00E77497">
              <w:t>vertical tab</w:t>
            </w:r>
          </w:p>
        </w:tc>
        <w:tc>
          <w:tcPr>
            <w:tcW w:w="1003" w:type="dxa"/>
            <w:tcBorders>
              <w:right w:val="single" w:sz="6" w:space="0" w:color="000000"/>
            </w:tcBorders>
            <w:tcPrChange w:id="36579" w:author="Rev 6 Allen Wirfs-Brock" w:date="2012-02-23T16:42:00Z">
              <w:tcPr>
                <w:tcW w:w="1003" w:type="dxa"/>
                <w:tcBorders>
                  <w:right w:val="single" w:sz="6" w:space="0" w:color="000000"/>
                </w:tcBorders>
              </w:tcPr>
            </w:tcPrChange>
          </w:tcPr>
          <w:p w:rsidR="004C02EF" w:rsidRPr="00E77497" w:rsidRDefault="004C02EF" w:rsidP="003A4B22">
            <w:pPr>
              <w:keepNext/>
              <w:keepLines/>
              <w:spacing w:after="40"/>
            </w:pPr>
            <w:r w:rsidRPr="00E77497">
              <w:t>&lt;VT&gt;</w:t>
            </w:r>
          </w:p>
        </w:tc>
      </w:tr>
      <w:tr w:rsidR="004C02EF" w:rsidRPr="00E77497" w:rsidTr="00550FEB">
        <w:trPr>
          <w:jc w:val="center"/>
          <w:trPrChange w:id="36580" w:author="Rev 6 Allen Wirfs-Brock" w:date="2012-02-23T16:42:00Z">
            <w:trPr>
              <w:jc w:val="center"/>
            </w:trPr>
          </w:trPrChange>
        </w:trPr>
        <w:tc>
          <w:tcPr>
            <w:tcW w:w="1896" w:type="dxa"/>
            <w:tcBorders>
              <w:left w:val="single" w:sz="6" w:space="0" w:color="000000"/>
            </w:tcBorders>
            <w:tcPrChange w:id="36581" w:author="Rev 6 Allen Wirfs-Brock" w:date="2012-02-23T16:42:00Z">
              <w:tcPr>
                <w:tcW w:w="1896" w:type="dxa"/>
                <w:tcBorders>
                  <w:left w:val="single" w:sz="6" w:space="0" w:color="000000"/>
                </w:tcBorders>
              </w:tcPr>
            </w:tcPrChange>
          </w:tcPr>
          <w:p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36582" w:author="Rev 6 Allen Wirfs-Brock" w:date="2012-02-23T16:42:00Z">
              <w:tcPr>
                <w:tcW w:w="1709" w:type="dxa"/>
              </w:tcPr>
            </w:tcPrChange>
          </w:tcPr>
          <w:p w:rsidR="004C02EF" w:rsidRPr="00E77497" w:rsidRDefault="004C02EF" w:rsidP="003A4B22">
            <w:pPr>
              <w:keepNext/>
              <w:keepLines/>
              <w:spacing w:after="40"/>
            </w:pPr>
            <w:r w:rsidRPr="00E77497">
              <w:rPr>
                <w:rFonts w:ascii="Courier New" w:hAnsi="Courier New"/>
                <w:b/>
              </w:rPr>
              <w:t>\u000C</w:t>
            </w:r>
          </w:p>
        </w:tc>
        <w:tc>
          <w:tcPr>
            <w:tcW w:w="1896" w:type="dxa"/>
            <w:tcPrChange w:id="36583" w:author="Rev 6 Allen Wirfs-Brock" w:date="2012-02-23T16:42:00Z">
              <w:tcPr>
                <w:tcW w:w="1896" w:type="dxa"/>
              </w:tcPr>
            </w:tcPrChange>
          </w:tcPr>
          <w:p w:rsidR="004C02EF" w:rsidRPr="00E77497" w:rsidRDefault="004C02EF" w:rsidP="003A4B22">
            <w:pPr>
              <w:keepNext/>
              <w:keepLines/>
              <w:spacing w:after="40"/>
            </w:pPr>
            <w:r w:rsidRPr="00E77497">
              <w:t>form feed</w:t>
            </w:r>
          </w:p>
        </w:tc>
        <w:tc>
          <w:tcPr>
            <w:tcW w:w="1003" w:type="dxa"/>
            <w:tcBorders>
              <w:right w:val="single" w:sz="6" w:space="0" w:color="000000"/>
            </w:tcBorders>
            <w:tcPrChange w:id="36584" w:author="Rev 6 Allen Wirfs-Brock" w:date="2012-02-23T16:42:00Z">
              <w:tcPr>
                <w:tcW w:w="1003" w:type="dxa"/>
                <w:tcBorders>
                  <w:right w:val="single" w:sz="6" w:space="0" w:color="000000"/>
                </w:tcBorders>
              </w:tcPr>
            </w:tcPrChange>
          </w:tcPr>
          <w:p w:rsidR="004C02EF" w:rsidRPr="00E77497" w:rsidRDefault="004C02EF" w:rsidP="003A4B22">
            <w:pPr>
              <w:keepNext/>
              <w:keepLines/>
              <w:spacing w:after="40"/>
            </w:pPr>
            <w:r w:rsidRPr="00E77497">
              <w:t>&lt;FF&gt;</w:t>
            </w:r>
          </w:p>
        </w:tc>
      </w:tr>
      <w:tr w:rsidR="004C02EF" w:rsidRPr="00E77497" w:rsidTr="00550FEB">
        <w:trPr>
          <w:jc w:val="center"/>
          <w:trPrChange w:id="36585" w:author="Rev 6 Allen Wirfs-Brock" w:date="2012-02-23T16:42:00Z">
            <w:trPr>
              <w:jc w:val="center"/>
            </w:trPr>
          </w:trPrChange>
        </w:trPr>
        <w:tc>
          <w:tcPr>
            <w:tcW w:w="1896" w:type="dxa"/>
            <w:tcBorders>
              <w:left w:val="single" w:sz="6" w:space="0" w:color="000000"/>
              <w:bottom w:val="single" w:sz="12" w:space="0" w:color="000000"/>
            </w:tcBorders>
            <w:tcPrChange w:id="36586" w:author="Rev 6 Allen Wirfs-Brock" w:date="2012-02-23T16:42:00Z">
              <w:tcPr>
                <w:tcW w:w="1896" w:type="dxa"/>
                <w:tcBorders>
                  <w:left w:val="single" w:sz="6" w:space="0" w:color="000000"/>
                  <w:bottom w:val="single" w:sz="12" w:space="0" w:color="000000"/>
                </w:tcBorders>
              </w:tcPr>
            </w:tcPrChange>
          </w:tcPr>
          <w:p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36587" w:author="Rev 6 Allen Wirfs-Brock" w:date="2012-02-23T16:42:00Z">
              <w:tcPr>
                <w:tcW w:w="1709" w:type="dxa"/>
                <w:tcBorders>
                  <w:bottom w:val="single" w:sz="12" w:space="0" w:color="000000"/>
                </w:tcBorders>
              </w:tcPr>
            </w:tcPrChange>
          </w:tcPr>
          <w:p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36588" w:author="Rev 6 Allen Wirfs-Brock" w:date="2012-02-23T16:42:00Z">
              <w:tcPr>
                <w:tcW w:w="1896" w:type="dxa"/>
                <w:tcBorders>
                  <w:bottom w:val="single" w:sz="12" w:space="0" w:color="000000"/>
                </w:tcBorders>
              </w:tcPr>
            </w:tcPrChange>
          </w:tcPr>
          <w:p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36589" w:author="Rev 6 Allen Wirfs-Brock" w:date="2012-02-23T16:42:00Z">
              <w:tcPr>
                <w:tcW w:w="1003" w:type="dxa"/>
                <w:tcBorders>
                  <w:bottom w:val="single" w:sz="12" w:space="0" w:color="000000"/>
                  <w:right w:val="single" w:sz="6" w:space="0" w:color="000000"/>
                </w:tcBorders>
              </w:tcPr>
            </w:tcPrChange>
          </w:tcPr>
          <w:p w:rsidR="004C02EF" w:rsidRPr="00E77497" w:rsidRDefault="004C02EF" w:rsidP="003A4B22">
            <w:pPr>
              <w:keepLines/>
              <w:spacing w:after="40"/>
              <w:rPr>
                <w:rFonts w:ascii="Courier" w:hAnsi="Courier"/>
                <w:b/>
              </w:rPr>
            </w:pPr>
            <w:r w:rsidRPr="00E77497">
              <w:t>&lt;CR&gt;</w:t>
            </w:r>
          </w:p>
        </w:tc>
      </w:tr>
    </w:tbl>
    <w:p w:rsidR="004C02EF" w:rsidRPr="00E77497" w:rsidRDefault="004C02EF" w:rsidP="004C02EF"/>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rsidR="004C02EF" w:rsidRPr="00E77497" w:rsidRDefault="004C02EF" w:rsidP="004C02EF">
      <w:pPr>
        <w:pStyle w:val="Heading4"/>
        <w:numPr>
          <w:ilvl w:val="0"/>
          <w:numId w:val="0"/>
        </w:numPr>
      </w:pPr>
      <w:bookmarkStart w:id="36590" w:name="_Ref455931187"/>
      <w:r w:rsidRPr="00E77497">
        <w:t>15.10.2.11</w:t>
      </w:r>
      <w:r w:rsidRPr="00E77497">
        <w:tab/>
        <w:t>DecimalEscape</w:t>
      </w:r>
      <w:bookmarkEnd w:id="36590"/>
    </w:p>
    <w:p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rsidR="004C02EF" w:rsidRPr="00E77497" w:rsidRDefault="004C02EF" w:rsidP="004C02EF">
      <w:pPr>
        <w:pStyle w:val="Heading4"/>
        <w:numPr>
          <w:ilvl w:val="0"/>
          <w:numId w:val="0"/>
        </w:numPr>
      </w:pPr>
      <w:r w:rsidRPr="00E77497">
        <w:t>15.10.2.12</w:t>
      </w:r>
      <w:r w:rsidRPr="00E77497">
        <w:tab/>
        <w:t>CharacterClassEscape</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rsidR="004C02EF" w:rsidRPr="00E77497" w:rsidRDefault="004C02EF" w:rsidP="004C02EF">
      <w:r w:rsidRPr="00E77497">
        <w:lastRenderedPageBreak/>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rsidTr="006E1632">
        <w:trPr>
          <w:tblHeader/>
        </w:trPr>
        <w:tc>
          <w:tcPr>
            <w:tcW w:w="288" w:type="dxa"/>
          </w:tcPr>
          <w:p w:rsidR="004C02EF" w:rsidRPr="00E77497" w:rsidRDefault="004C02EF" w:rsidP="003A4B22">
            <w:pPr>
              <w:pStyle w:val="SyntaxOneOf"/>
            </w:pPr>
            <w:r w:rsidRPr="00E77497">
              <w:t>a</w:t>
            </w:r>
          </w:p>
        </w:tc>
        <w:tc>
          <w:tcPr>
            <w:tcW w:w="288" w:type="dxa"/>
          </w:tcPr>
          <w:p w:rsidR="004C02EF" w:rsidRPr="00E77497" w:rsidRDefault="004C02EF" w:rsidP="003A4B22">
            <w:pPr>
              <w:pStyle w:val="SyntaxOneOf"/>
            </w:pPr>
            <w:r w:rsidRPr="00E77497">
              <w:t>b</w:t>
            </w:r>
          </w:p>
        </w:tc>
        <w:tc>
          <w:tcPr>
            <w:tcW w:w="288" w:type="dxa"/>
          </w:tcPr>
          <w:p w:rsidR="004C02EF" w:rsidRPr="00E77497" w:rsidRDefault="004C02EF" w:rsidP="003A4B22">
            <w:pPr>
              <w:pStyle w:val="SyntaxOneOf"/>
            </w:pPr>
            <w:r w:rsidRPr="00E77497">
              <w:t>c</w:t>
            </w:r>
          </w:p>
        </w:tc>
        <w:tc>
          <w:tcPr>
            <w:tcW w:w="288" w:type="dxa"/>
          </w:tcPr>
          <w:p w:rsidR="004C02EF" w:rsidRPr="00E77497" w:rsidRDefault="004C02EF" w:rsidP="003A4B22">
            <w:pPr>
              <w:pStyle w:val="SyntaxOneOf"/>
            </w:pPr>
            <w:r w:rsidRPr="00E77497">
              <w:t>d</w:t>
            </w:r>
          </w:p>
        </w:tc>
        <w:tc>
          <w:tcPr>
            <w:tcW w:w="288" w:type="dxa"/>
          </w:tcPr>
          <w:p w:rsidR="004C02EF" w:rsidRPr="00E77497" w:rsidRDefault="004C02EF" w:rsidP="003A4B22">
            <w:pPr>
              <w:pStyle w:val="SyntaxOneOf"/>
            </w:pPr>
            <w:r w:rsidRPr="00E77497">
              <w:t>e</w:t>
            </w:r>
          </w:p>
        </w:tc>
        <w:tc>
          <w:tcPr>
            <w:tcW w:w="288" w:type="dxa"/>
          </w:tcPr>
          <w:p w:rsidR="004C02EF" w:rsidRPr="00E77497" w:rsidRDefault="004C02EF" w:rsidP="003A4B22">
            <w:pPr>
              <w:pStyle w:val="SyntaxOneOf"/>
            </w:pPr>
            <w:r w:rsidRPr="00E77497">
              <w:t>f</w:t>
            </w:r>
          </w:p>
        </w:tc>
        <w:tc>
          <w:tcPr>
            <w:tcW w:w="288" w:type="dxa"/>
          </w:tcPr>
          <w:p w:rsidR="004C02EF" w:rsidRPr="00E77497" w:rsidRDefault="004C02EF" w:rsidP="003A4B22">
            <w:pPr>
              <w:pStyle w:val="SyntaxOneOf"/>
            </w:pPr>
            <w:r w:rsidRPr="00E77497">
              <w:t>g</w:t>
            </w:r>
          </w:p>
        </w:tc>
        <w:tc>
          <w:tcPr>
            <w:tcW w:w="288" w:type="dxa"/>
          </w:tcPr>
          <w:p w:rsidR="004C02EF" w:rsidRPr="00E77497" w:rsidRDefault="004C02EF" w:rsidP="003A4B22">
            <w:pPr>
              <w:pStyle w:val="SyntaxOneOf"/>
            </w:pPr>
            <w:r w:rsidRPr="00E77497">
              <w:t>h</w:t>
            </w:r>
          </w:p>
        </w:tc>
        <w:tc>
          <w:tcPr>
            <w:tcW w:w="288" w:type="dxa"/>
          </w:tcPr>
          <w:p w:rsidR="004C02EF" w:rsidRPr="00E77497" w:rsidRDefault="004C02EF" w:rsidP="003A4B22">
            <w:pPr>
              <w:pStyle w:val="SyntaxOneOf"/>
            </w:pPr>
            <w:r w:rsidRPr="00E77497">
              <w:t>i</w:t>
            </w:r>
          </w:p>
        </w:tc>
        <w:tc>
          <w:tcPr>
            <w:tcW w:w="288" w:type="dxa"/>
          </w:tcPr>
          <w:p w:rsidR="004C02EF" w:rsidRPr="00E77497" w:rsidRDefault="004C02EF" w:rsidP="003A4B22">
            <w:pPr>
              <w:pStyle w:val="SyntaxOneOf"/>
            </w:pPr>
            <w:r w:rsidRPr="00E77497">
              <w:t>j</w:t>
            </w:r>
          </w:p>
        </w:tc>
        <w:tc>
          <w:tcPr>
            <w:tcW w:w="288" w:type="dxa"/>
          </w:tcPr>
          <w:p w:rsidR="004C02EF" w:rsidRPr="00E77497" w:rsidRDefault="004C02EF" w:rsidP="003A4B22">
            <w:pPr>
              <w:pStyle w:val="SyntaxOneOf"/>
            </w:pPr>
            <w:r w:rsidRPr="00E77497">
              <w:t>k</w:t>
            </w:r>
          </w:p>
        </w:tc>
        <w:tc>
          <w:tcPr>
            <w:tcW w:w="288" w:type="dxa"/>
          </w:tcPr>
          <w:p w:rsidR="004C02EF" w:rsidRPr="00E77497" w:rsidRDefault="004C02EF" w:rsidP="003A4B22">
            <w:pPr>
              <w:pStyle w:val="SyntaxOneOf"/>
            </w:pPr>
            <w:r w:rsidRPr="00E77497">
              <w:t>l</w:t>
            </w:r>
          </w:p>
        </w:tc>
        <w:tc>
          <w:tcPr>
            <w:tcW w:w="288" w:type="dxa"/>
          </w:tcPr>
          <w:p w:rsidR="004C02EF" w:rsidRPr="00E77497" w:rsidRDefault="004C02EF" w:rsidP="003A4B22">
            <w:pPr>
              <w:pStyle w:val="SyntaxOneOf"/>
            </w:pPr>
            <w:r w:rsidRPr="00E77497">
              <w:t>m</w:t>
            </w:r>
          </w:p>
        </w:tc>
        <w:tc>
          <w:tcPr>
            <w:tcW w:w="288" w:type="dxa"/>
          </w:tcPr>
          <w:p w:rsidR="004C02EF" w:rsidRPr="00E77497" w:rsidRDefault="004C02EF" w:rsidP="003A4B22">
            <w:pPr>
              <w:pStyle w:val="SyntaxOneOf"/>
            </w:pPr>
            <w:r w:rsidRPr="00E77497">
              <w:t>n</w:t>
            </w:r>
          </w:p>
        </w:tc>
        <w:tc>
          <w:tcPr>
            <w:tcW w:w="288" w:type="dxa"/>
          </w:tcPr>
          <w:p w:rsidR="004C02EF" w:rsidRPr="00E77497" w:rsidRDefault="004C02EF" w:rsidP="003A4B22">
            <w:pPr>
              <w:pStyle w:val="SyntaxOneOf"/>
            </w:pPr>
            <w:r w:rsidRPr="00E77497">
              <w:t>o</w:t>
            </w:r>
          </w:p>
        </w:tc>
        <w:tc>
          <w:tcPr>
            <w:tcW w:w="288" w:type="dxa"/>
          </w:tcPr>
          <w:p w:rsidR="004C02EF" w:rsidRPr="00E77497" w:rsidRDefault="004C02EF" w:rsidP="003A4B22">
            <w:pPr>
              <w:pStyle w:val="SyntaxOneOf"/>
            </w:pPr>
            <w:r w:rsidRPr="00E77497">
              <w:t>p</w:t>
            </w:r>
          </w:p>
        </w:tc>
        <w:tc>
          <w:tcPr>
            <w:tcW w:w="288" w:type="dxa"/>
          </w:tcPr>
          <w:p w:rsidR="004C02EF" w:rsidRPr="00E77497" w:rsidRDefault="004C02EF" w:rsidP="003A4B22">
            <w:pPr>
              <w:pStyle w:val="SyntaxOneOf"/>
            </w:pPr>
            <w:r w:rsidRPr="00E77497">
              <w:t>q</w:t>
            </w:r>
          </w:p>
        </w:tc>
        <w:tc>
          <w:tcPr>
            <w:tcW w:w="288" w:type="dxa"/>
          </w:tcPr>
          <w:p w:rsidR="004C02EF" w:rsidRPr="00E77497" w:rsidRDefault="004C02EF" w:rsidP="003A4B22">
            <w:pPr>
              <w:pStyle w:val="SyntaxOneOf"/>
            </w:pPr>
            <w:r w:rsidRPr="00E77497">
              <w:t>r</w:t>
            </w:r>
          </w:p>
        </w:tc>
        <w:tc>
          <w:tcPr>
            <w:tcW w:w="288" w:type="dxa"/>
          </w:tcPr>
          <w:p w:rsidR="004C02EF" w:rsidRPr="00E77497" w:rsidRDefault="004C02EF" w:rsidP="003A4B22">
            <w:pPr>
              <w:pStyle w:val="SyntaxOneOf"/>
            </w:pPr>
            <w:r w:rsidRPr="00E77497">
              <w:t>s</w:t>
            </w:r>
          </w:p>
        </w:tc>
        <w:tc>
          <w:tcPr>
            <w:tcW w:w="288" w:type="dxa"/>
          </w:tcPr>
          <w:p w:rsidR="004C02EF" w:rsidRPr="00E77497" w:rsidRDefault="004C02EF" w:rsidP="003A4B22">
            <w:pPr>
              <w:pStyle w:val="SyntaxOneOf"/>
            </w:pPr>
            <w:r w:rsidRPr="00E77497">
              <w:t>t</w:t>
            </w:r>
          </w:p>
        </w:tc>
        <w:tc>
          <w:tcPr>
            <w:tcW w:w="288" w:type="dxa"/>
          </w:tcPr>
          <w:p w:rsidR="004C02EF" w:rsidRPr="00E77497" w:rsidRDefault="004C02EF" w:rsidP="003A4B22">
            <w:pPr>
              <w:pStyle w:val="SyntaxOneOf"/>
            </w:pPr>
            <w:r w:rsidRPr="00E77497">
              <w:t>u</w:t>
            </w:r>
          </w:p>
        </w:tc>
        <w:tc>
          <w:tcPr>
            <w:tcW w:w="288" w:type="dxa"/>
          </w:tcPr>
          <w:p w:rsidR="004C02EF" w:rsidRPr="00E77497" w:rsidRDefault="004C02EF" w:rsidP="003A4B22">
            <w:pPr>
              <w:pStyle w:val="SyntaxOneOf"/>
            </w:pPr>
            <w:r w:rsidRPr="00E77497">
              <w:t>v</w:t>
            </w:r>
          </w:p>
        </w:tc>
        <w:tc>
          <w:tcPr>
            <w:tcW w:w="288" w:type="dxa"/>
          </w:tcPr>
          <w:p w:rsidR="004C02EF" w:rsidRPr="00E77497" w:rsidRDefault="004C02EF" w:rsidP="003A4B22">
            <w:pPr>
              <w:pStyle w:val="SyntaxOneOf"/>
            </w:pPr>
            <w:r w:rsidRPr="00E77497">
              <w:t>w</w:t>
            </w:r>
          </w:p>
        </w:tc>
        <w:tc>
          <w:tcPr>
            <w:tcW w:w="288" w:type="dxa"/>
          </w:tcPr>
          <w:p w:rsidR="004C02EF" w:rsidRPr="00E77497" w:rsidRDefault="004C02EF" w:rsidP="003A4B22">
            <w:pPr>
              <w:pStyle w:val="SyntaxOneOf"/>
            </w:pPr>
            <w:r w:rsidRPr="00E77497">
              <w:t>x</w:t>
            </w:r>
          </w:p>
        </w:tc>
        <w:tc>
          <w:tcPr>
            <w:tcW w:w="288" w:type="dxa"/>
          </w:tcPr>
          <w:p w:rsidR="004C02EF" w:rsidRPr="00E77497" w:rsidRDefault="004C02EF" w:rsidP="003A4B22">
            <w:pPr>
              <w:pStyle w:val="SyntaxOneOf"/>
            </w:pPr>
            <w:r w:rsidRPr="00E77497">
              <w:t>y</w:t>
            </w:r>
          </w:p>
        </w:tc>
        <w:tc>
          <w:tcPr>
            <w:tcW w:w="288" w:type="dxa"/>
          </w:tcPr>
          <w:p w:rsidR="004C02EF" w:rsidRPr="00E77497" w:rsidRDefault="004C02EF" w:rsidP="003A4B22">
            <w:pPr>
              <w:pStyle w:val="SyntaxOneOf"/>
            </w:pPr>
            <w:r w:rsidRPr="00E77497">
              <w:t>z</w:t>
            </w:r>
          </w:p>
        </w:tc>
      </w:tr>
      <w:tr w:rsidR="004C02EF" w:rsidRPr="00E77497" w:rsidTr="006E1632">
        <w:trPr>
          <w:tblHeader/>
        </w:trPr>
        <w:tc>
          <w:tcPr>
            <w:tcW w:w="288" w:type="dxa"/>
          </w:tcPr>
          <w:p w:rsidR="004C02EF" w:rsidRPr="00E77497" w:rsidRDefault="004C02EF" w:rsidP="003A4B22">
            <w:pPr>
              <w:pStyle w:val="SyntaxOneOf"/>
            </w:pPr>
            <w:r w:rsidRPr="00E77497">
              <w:t>A</w:t>
            </w:r>
          </w:p>
        </w:tc>
        <w:tc>
          <w:tcPr>
            <w:tcW w:w="288" w:type="dxa"/>
          </w:tcPr>
          <w:p w:rsidR="004C02EF" w:rsidRPr="00E77497" w:rsidRDefault="004C02EF" w:rsidP="003A4B22">
            <w:pPr>
              <w:pStyle w:val="SyntaxOneOf"/>
            </w:pPr>
            <w:r w:rsidRPr="00E77497">
              <w:t>B</w:t>
            </w:r>
          </w:p>
        </w:tc>
        <w:tc>
          <w:tcPr>
            <w:tcW w:w="288" w:type="dxa"/>
          </w:tcPr>
          <w:p w:rsidR="004C02EF" w:rsidRPr="00E77497" w:rsidRDefault="004C02EF" w:rsidP="003A4B22">
            <w:pPr>
              <w:pStyle w:val="SyntaxOneOf"/>
            </w:pPr>
            <w:r w:rsidRPr="00E77497">
              <w:t>C</w:t>
            </w:r>
          </w:p>
        </w:tc>
        <w:tc>
          <w:tcPr>
            <w:tcW w:w="288" w:type="dxa"/>
          </w:tcPr>
          <w:p w:rsidR="004C02EF" w:rsidRPr="00E77497" w:rsidRDefault="004C02EF" w:rsidP="003A4B22">
            <w:pPr>
              <w:pStyle w:val="SyntaxOneOf"/>
            </w:pPr>
            <w:r w:rsidRPr="00E77497">
              <w:t>D</w:t>
            </w:r>
          </w:p>
        </w:tc>
        <w:tc>
          <w:tcPr>
            <w:tcW w:w="288" w:type="dxa"/>
          </w:tcPr>
          <w:p w:rsidR="004C02EF" w:rsidRPr="00E77497" w:rsidRDefault="004C02EF" w:rsidP="003A4B22">
            <w:pPr>
              <w:pStyle w:val="SyntaxOneOf"/>
            </w:pPr>
            <w:r w:rsidRPr="00E77497">
              <w:t>E</w:t>
            </w:r>
          </w:p>
        </w:tc>
        <w:tc>
          <w:tcPr>
            <w:tcW w:w="288" w:type="dxa"/>
          </w:tcPr>
          <w:p w:rsidR="004C02EF" w:rsidRPr="00E77497" w:rsidRDefault="004C02EF" w:rsidP="003A4B22">
            <w:pPr>
              <w:pStyle w:val="SyntaxOneOf"/>
            </w:pPr>
            <w:r w:rsidRPr="00E77497">
              <w:t>F</w:t>
            </w:r>
          </w:p>
        </w:tc>
        <w:tc>
          <w:tcPr>
            <w:tcW w:w="288" w:type="dxa"/>
          </w:tcPr>
          <w:p w:rsidR="004C02EF" w:rsidRPr="00E77497" w:rsidRDefault="004C02EF" w:rsidP="003A4B22">
            <w:pPr>
              <w:pStyle w:val="SyntaxOneOf"/>
            </w:pPr>
            <w:r w:rsidRPr="00E77497">
              <w:t>G</w:t>
            </w:r>
          </w:p>
        </w:tc>
        <w:tc>
          <w:tcPr>
            <w:tcW w:w="288" w:type="dxa"/>
          </w:tcPr>
          <w:p w:rsidR="004C02EF" w:rsidRPr="00E77497" w:rsidRDefault="004C02EF" w:rsidP="003A4B22">
            <w:pPr>
              <w:pStyle w:val="SyntaxOneOf"/>
            </w:pPr>
            <w:r w:rsidRPr="00E77497">
              <w:t>H</w:t>
            </w:r>
          </w:p>
        </w:tc>
        <w:tc>
          <w:tcPr>
            <w:tcW w:w="288" w:type="dxa"/>
          </w:tcPr>
          <w:p w:rsidR="004C02EF" w:rsidRPr="00E77497" w:rsidRDefault="004C02EF" w:rsidP="003A4B22">
            <w:pPr>
              <w:pStyle w:val="SyntaxOneOf"/>
            </w:pPr>
            <w:r w:rsidRPr="00E77497">
              <w:t>I</w:t>
            </w:r>
          </w:p>
        </w:tc>
        <w:tc>
          <w:tcPr>
            <w:tcW w:w="288" w:type="dxa"/>
          </w:tcPr>
          <w:p w:rsidR="004C02EF" w:rsidRPr="00E77497" w:rsidRDefault="004C02EF" w:rsidP="003A4B22">
            <w:pPr>
              <w:pStyle w:val="SyntaxOneOf"/>
            </w:pPr>
            <w:r w:rsidRPr="00E77497">
              <w:t>J</w:t>
            </w:r>
          </w:p>
        </w:tc>
        <w:tc>
          <w:tcPr>
            <w:tcW w:w="288" w:type="dxa"/>
          </w:tcPr>
          <w:p w:rsidR="004C02EF" w:rsidRPr="00E77497" w:rsidRDefault="004C02EF" w:rsidP="003A4B22">
            <w:pPr>
              <w:pStyle w:val="SyntaxOneOf"/>
            </w:pPr>
            <w:r w:rsidRPr="00E77497">
              <w:t>K</w:t>
            </w:r>
          </w:p>
        </w:tc>
        <w:tc>
          <w:tcPr>
            <w:tcW w:w="288" w:type="dxa"/>
          </w:tcPr>
          <w:p w:rsidR="004C02EF" w:rsidRPr="00E77497" w:rsidRDefault="004C02EF" w:rsidP="003A4B22">
            <w:pPr>
              <w:pStyle w:val="SyntaxOneOf"/>
            </w:pPr>
            <w:r w:rsidRPr="00E77497">
              <w:t>L</w:t>
            </w:r>
          </w:p>
        </w:tc>
        <w:tc>
          <w:tcPr>
            <w:tcW w:w="288" w:type="dxa"/>
          </w:tcPr>
          <w:p w:rsidR="004C02EF" w:rsidRPr="00E77497" w:rsidRDefault="004C02EF" w:rsidP="003A4B22">
            <w:pPr>
              <w:pStyle w:val="SyntaxOneOf"/>
            </w:pPr>
            <w:r w:rsidRPr="00E77497">
              <w:t>M</w:t>
            </w:r>
          </w:p>
        </w:tc>
        <w:tc>
          <w:tcPr>
            <w:tcW w:w="288" w:type="dxa"/>
          </w:tcPr>
          <w:p w:rsidR="004C02EF" w:rsidRPr="00E77497" w:rsidRDefault="004C02EF" w:rsidP="003A4B22">
            <w:pPr>
              <w:pStyle w:val="SyntaxOneOf"/>
            </w:pPr>
            <w:r w:rsidRPr="00E77497">
              <w:t>N</w:t>
            </w:r>
          </w:p>
        </w:tc>
        <w:tc>
          <w:tcPr>
            <w:tcW w:w="288" w:type="dxa"/>
          </w:tcPr>
          <w:p w:rsidR="004C02EF" w:rsidRPr="00E77497" w:rsidRDefault="004C02EF" w:rsidP="003A4B22">
            <w:pPr>
              <w:pStyle w:val="SyntaxOneOf"/>
            </w:pPr>
            <w:r w:rsidRPr="00E77497">
              <w:t>O</w:t>
            </w:r>
          </w:p>
        </w:tc>
        <w:tc>
          <w:tcPr>
            <w:tcW w:w="288" w:type="dxa"/>
          </w:tcPr>
          <w:p w:rsidR="004C02EF" w:rsidRPr="00E77497" w:rsidRDefault="004C02EF" w:rsidP="003A4B22">
            <w:pPr>
              <w:pStyle w:val="SyntaxOneOf"/>
            </w:pPr>
            <w:r w:rsidRPr="00E77497">
              <w:t>P</w:t>
            </w:r>
          </w:p>
        </w:tc>
        <w:tc>
          <w:tcPr>
            <w:tcW w:w="288" w:type="dxa"/>
          </w:tcPr>
          <w:p w:rsidR="004C02EF" w:rsidRPr="00E77497" w:rsidRDefault="004C02EF" w:rsidP="003A4B22">
            <w:pPr>
              <w:pStyle w:val="SyntaxOneOf"/>
            </w:pPr>
            <w:r w:rsidRPr="00E77497">
              <w:t>Q</w:t>
            </w:r>
          </w:p>
        </w:tc>
        <w:tc>
          <w:tcPr>
            <w:tcW w:w="288" w:type="dxa"/>
          </w:tcPr>
          <w:p w:rsidR="004C02EF" w:rsidRPr="00E77497" w:rsidRDefault="004C02EF" w:rsidP="003A4B22">
            <w:pPr>
              <w:pStyle w:val="SyntaxOneOf"/>
            </w:pPr>
            <w:r w:rsidRPr="00E77497">
              <w:t>R</w:t>
            </w:r>
          </w:p>
        </w:tc>
        <w:tc>
          <w:tcPr>
            <w:tcW w:w="288" w:type="dxa"/>
          </w:tcPr>
          <w:p w:rsidR="004C02EF" w:rsidRPr="00E77497" w:rsidRDefault="004C02EF" w:rsidP="003A4B22">
            <w:pPr>
              <w:pStyle w:val="SyntaxOneOf"/>
            </w:pPr>
            <w:r w:rsidRPr="00E77497">
              <w:t>S</w:t>
            </w:r>
          </w:p>
        </w:tc>
        <w:tc>
          <w:tcPr>
            <w:tcW w:w="288" w:type="dxa"/>
          </w:tcPr>
          <w:p w:rsidR="004C02EF" w:rsidRPr="00E77497" w:rsidRDefault="004C02EF" w:rsidP="003A4B22">
            <w:pPr>
              <w:pStyle w:val="SyntaxOneOf"/>
            </w:pPr>
            <w:r w:rsidRPr="00E77497">
              <w:t>T</w:t>
            </w:r>
          </w:p>
        </w:tc>
        <w:tc>
          <w:tcPr>
            <w:tcW w:w="288" w:type="dxa"/>
          </w:tcPr>
          <w:p w:rsidR="004C02EF" w:rsidRPr="00E77497" w:rsidRDefault="004C02EF" w:rsidP="003A4B22">
            <w:pPr>
              <w:pStyle w:val="SyntaxOneOf"/>
            </w:pPr>
            <w:r w:rsidRPr="00E77497">
              <w:t>U</w:t>
            </w:r>
          </w:p>
        </w:tc>
        <w:tc>
          <w:tcPr>
            <w:tcW w:w="288" w:type="dxa"/>
          </w:tcPr>
          <w:p w:rsidR="004C02EF" w:rsidRPr="00E77497" w:rsidRDefault="004C02EF" w:rsidP="003A4B22">
            <w:pPr>
              <w:pStyle w:val="SyntaxOneOf"/>
            </w:pPr>
            <w:r w:rsidRPr="00E77497">
              <w:t>V</w:t>
            </w:r>
          </w:p>
        </w:tc>
        <w:tc>
          <w:tcPr>
            <w:tcW w:w="288" w:type="dxa"/>
          </w:tcPr>
          <w:p w:rsidR="004C02EF" w:rsidRPr="00E77497" w:rsidRDefault="004C02EF" w:rsidP="003A4B22">
            <w:pPr>
              <w:pStyle w:val="SyntaxOneOf"/>
            </w:pPr>
            <w:r w:rsidRPr="00E77497">
              <w:t>W</w:t>
            </w:r>
          </w:p>
        </w:tc>
        <w:tc>
          <w:tcPr>
            <w:tcW w:w="288" w:type="dxa"/>
          </w:tcPr>
          <w:p w:rsidR="004C02EF" w:rsidRPr="00E77497" w:rsidRDefault="004C02EF" w:rsidP="003A4B22">
            <w:pPr>
              <w:pStyle w:val="SyntaxOneOf"/>
            </w:pPr>
            <w:r w:rsidRPr="00E77497">
              <w:t>X</w:t>
            </w:r>
          </w:p>
        </w:tc>
        <w:tc>
          <w:tcPr>
            <w:tcW w:w="288" w:type="dxa"/>
          </w:tcPr>
          <w:p w:rsidR="004C02EF" w:rsidRPr="00E77497" w:rsidRDefault="004C02EF" w:rsidP="003A4B22">
            <w:pPr>
              <w:pStyle w:val="SyntaxOneOf"/>
            </w:pPr>
            <w:r w:rsidRPr="00E77497">
              <w:t>Y</w:t>
            </w:r>
          </w:p>
        </w:tc>
        <w:tc>
          <w:tcPr>
            <w:tcW w:w="288" w:type="dxa"/>
          </w:tcPr>
          <w:p w:rsidR="004C02EF" w:rsidRPr="00E77497" w:rsidRDefault="004C02EF" w:rsidP="003A4B22">
            <w:pPr>
              <w:pStyle w:val="SyntaxOneOf"/>
            </w:pPr>
            <w:r w:rsidRPr="00E77497">
              <w:t>Z</w:t>
            </w:r>
          </w:p>
        </w:tc>
      </w:tr>
      <w:tr w:rsidR="004C02EF" w:rsidRPr="00E77497" w:rsidTr="006E1632">
        <w:tc>
          <w:tcPr>
            <w:tcW w:w="288" w:type="dxa"/>
          </w:tcPr>
          <w:p w:rsidR="004C02EF" w:rsidRPr="00E77497" w:rsidRDefault="004C02EF" w:rsidP="003A4B22">
            <w:pPr>
              <w:pStyle w:val="SyntaxOneOf"/>
            </w:pPr>
            <w:r w:rsidRPr="00E77497">
              <w:t>0</w:t>
            </w:r>
          </w:p>
        </w:tc>
        <w:tc>
          <w:tcPr>
            <w:tcW w:w="288" w:type="dxa"/>
          </w:tcPr>
          <w:p w:rsidR="004C02EF" w:rsidRPr="00E77497" w:rsidRDefault="004C02EF" w:rsidP="003A4B22">
            <w:pPr>
              <w:pStyle w:val="SyntaxOneOf"/>
            </w:pPr>
            <w:r w:rsidRPr="00E77497">
              <w:t>1</w:t>
            </w:r>
          </w:p>
        </w:tc>
        <w:tc>
          <w:tcPr>
            <w:tcW w:w="288" w:type="dxa"/>
          </w:tcPr>
          <w:p w:rsidR="004C02EF" w:rsidRPr="00E77497" w:rsidRDefault="004C02EF" w:rsidP="003A4B22">
            <w:pPr>
              <w:pStyle w:val="SyntaxOneOf"/>
            </w:pPr>
            <w:r w:rsidRPr="00E77497">
              <w:t>2</w:t>
            </w:r>
          </w:p>
        </w:tc>
        <w:tc>
          <w:tcPr>
            <w:tcW w:w="288" w:type="dxa"/>
          </w:tcPr>
          <w:p w:rsidR="004C02EF" w:rsidRPr="00E77497" w:rsidRDefault="004C02EF" w:rsidP="003A4B22">
            <w:pPr>
              <w:pStyle w:val="SyntaxOneOf"/>
            </w:pPr>
            <w:r w:rsidRPr="00E77497">
              <w:t>3</w:t>
            </w:r>
          </w:p>
        </w:tc>
        <w:tc>
          <w:tcPr>
            <w:tcW w:w="288" w:type="dxa"/>
          </w:tcPr>
          <w:p w:rsidR="004C02EF" w:rsidRPr="00E77497" w:rsidRDefault="004C02EF" w:rsidP="003A4B22">
            <w:pPr>
              <w:pStyle w:val="SyntaxOneOf"/>
            </w:pPr>
            <w:r w:rsidRPr="00E77497">
              <w:t>4</w:t>
            </w:r>
          </w:p>
        </w:tc>
        <w:tc>
          <w:tcPr>
            <w:tcW w:w="288" w:type="dxa"/>
          </w:tcPr>
          <w:p w:rsidR="004C02EF" w:rsidRPr="00E77497" w:rsidRDefault="004C02EF" w:rsidP="003A4B22">
            <w:pPr>
              <w:pStyle w:val="SyntaxOneOf"/>
            </w:pPr>
            <w:r w:rsidRPr="00E77497">
              <w:t>5</w:t>
            </w:r>
          </w:p>
        </w:tc>
        <w:tc>
          <w:tcPr>
            <w:tcW w:w="288" w:type="dxa"/>
          </w:tcPr>
          <w:p w:rsidR="004C02EF" w:rsidRPr="00E77497" w:rsidRDefault="004C02EF" w:rsidP="003A4B22">
            <w:pPr>
              <w:pStyle w:val="SyntaxOneOf"/>
            </w:pPr>
            <w:r w:rsidRPr="00E77497">
              <w:t>6</w:t>
            </w:r>
          </w:p>
        </w:tc>
        <w:tc>
          <w:tcPr>
            <w:tcW w:w="288" w:type="dxa"/>
          </w:tcPr>
          <w:p w:rsidR="004C02EF" w:rsidRPr="00E77497" w:rsidRDefault="004C02EF" w:rsidP="003A4B22">
            <w:pPr>
              <w:pStyle w:val="SyntaxOneOf"/>
            </w:pPr>
            <w:r w:rsidRPr="00E77497">
              <w:t>7</w:t>
            </w:r>
          </w:p>
        </w:tc>
        <w:tc>
          <w:tcPr>
            <w:tcW w:w="288" w:type="dxa"/>
          </w:tcPr>
          <w:p w:rsidR="004C02EF" w:rsidRPr="00E77497" w:rsidRDefault="004C02EF" w:rsidP="003A4B22">
            <w:pPr>
              <w:pStyle w:val="SyntaxOneOf"/>
            </w:pPr>
            <w:r w:rsidRPr="00E77497">
              <w:t>8</w:t>
            </w:r>
          </w:p>
        </w:tc>
        <w:tc>
          <w:tcPr>
            <w:tcW w:w="288" w:type="dxa"/>
          </w:tcPr>
          <w:p w:rsidR="004C02EF" w:rsidRPr="00E77497" w:rsidRDefault="004C02EF" w:rsidP="003A4B22">
            <w:pPr>
              <w:pStyle w:val="SyntaxOneOf"/>
            </w:pPr>
            <w:r w:rsidRPr="00E77497">
              <w:t>9</w:t>
            </w:r>
          </w:p>
        </w:tc>
        <w:tc>
          <w:tcPr>
            <w:tcW w:w="288" w:type="dxa"/>
          </w:tcPr>
          <w:p w:rsidR="004C02EF" w:rsidRPr="00E77497" w:rsidRDefault="004C02EF" w:rsidP="003A4B22">
            <w:pPr>
              <w:pStyle w:val="SyntaxOneOf"/>
            </w:pPr>
            <w:r w:rsidRPr="00E77497">
              <w:t>_</w:t>
            </w: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r>
    </w:tbl>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rsidR="004C02EF" w:rsidRPr="00E77497" w:rsidRDefault="004C02EF" w:rsidP="004C02EF">
      <w:pPr>
        <w:pStyle w:val="Heading4"/>
        <w:numPr>
          <w:ilvl w:val="0"/>
          <w:numId w:val="0"/>
        </w:numPr>
      </w:pPr>
      <w:r w:rsidRPr="00E77497">
        <w:t>15.10.2.13</w:t>
      </w:r>
      <w:r w:rsidRPr="00E77497">
        <w:tab/>
        <w:t>CharacterClass</w:t>
      </w:r>
    </w:p>
    <w:p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rsidR="004C02EF" w:rsidRPr="00E77497" w:rsidRDefault="004C02EF" w:rsidP="004C02EF">
      <w:pPr>
        <w:pStyle w:val="Heading4"/>
        <w:numPr>
          <w:ilvl w:val="0"/>
          <w:numId w:val="0"/>
        </w:numPr>
      </w:pPr>
      <w:r w:rsidRPr="00E77497">
        <w:t>15.10.2.14</w:t>
      </w:r>
      <w:r w:rsidRPr="00E77497">
        <w:tab/>
        <w:t>ClassRanges</w:t>
      </w:r>
    </w:p>
    <w:p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rsidR="004C02EF" w:rsidRPr="00E77497" w:rsidRDefault="004C02EF" w:rsidP="004C02EF">
      <w:pPr>
        <w:pStyle w:val="Heading4"/>
        <w:numPr>
          <w:ilvl w:val="0"/>
          <w:numId w:val="0"/>
        </w:numPr>
      </w:pPr>
      <w:bookmarkStart w:id="36591" w:name="_Ref463788134"/>
      <w:r w:rsidRPr="00E77497">
        <w:t>15.10.2.15</w:t>
      </w:r>
      <w:r w:rsidRPr="00E77497">
        <w:tab/>
        <w:t>NonemptyClassRanges</w:t>
      </w:r>
      <w:bookmarkEnd w:id="36591"/>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7D695C" w:rsidRDefault="007D695C" w:rsidP="007D695C">
      <w:pPr>
        <w:rPr>
          <w:ins w:id="36592" w:author="Rev 11 Allen Wirfs-Brock" w:date="2012-10-23T15:40:00Z"/>
        </w:rPr>
      </w:pPr>
      <w:ins w:id="36593" w:author="Rev 11 Allen Wirfs-Brock" w:date="2012-10-23T15:40:00Z">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rsidR="004C02EF" w:rsidRPr="00E77497" w:rsidRDefault="004C02EF" w:rsidP="001F482D">
      <w:pPr>
        <w:pStyle w:val="Alg4"/>
        <w:numPr>
          <w:ilvl w:val="0"/>
          <w:numId w:val="317"/>
        </w:numPr>
      </w:pPr>
      <w:r w:rsidRPr="00E77497">
        <w:lastRenderedPageBreak/>
        <w:t xml:space="preserve">Let </w:t>
      </w:r>
      <w:r w:rsidRPr="00E77497">
        <w:rPr>
          <w:i/>
        </w:rPr>
        <w:t>i</w:t>
      </w:r>
      <w:r w:rsidRPr="00E77497">
        <w:t xml:space="preserve"> be the code unit value of character </w:t>
      </w:r>
      <w:r w:rsidRPr="00E77497">
        <w:rPr>
          <w:i/>
        </w:rPr>
        <w:t>a</w:t>
      </w:r>
      <w:r w:rsidRPr="00E77497">
        <w:t>.</w:t>
      </w:r>
    </w:p>
    <w:p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rsidR="004C02EF" w:rsidRPr="00E77497" w:rsidRDefault="004C02EF" w:rsidP="004C02EF">
      <w:pPr>
        <w:pStyle w:val="Heading4"/>
        <w:numPr>
          <w:ilvl w:val="0"/>
          <w:numId w:val="0"/>
        </w:numPr>
      </w:pPr>
      <w:r w:rsidRPr="00E77497">
        <w:t>15.10.2.16</w:t>
      </w:r>
      <w:r w:rsidRPr="00E77497">
        <w:tab/>
        <w:t>NonemptyClassRangesNoDash</w:t>
      </w:r>
    </w:p>
    <w:p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rsidR="004C02EF" w:rsidRPr="00E77497" w:rsidRDefault="004C02EF" w:rsidP="004C02EF">
      <w:pPr>
        <w:pStyle w:val="Heading4"/>
        <w:numPr>
          <w:ilvl w:val="0"/>
          <w:numId w:val="0"/>
        </w:numPr>
      </w:pPr>
      <w:r w:rsidRPr="00E77497">
        <w:t>15.10.2.17</w:t>
      </w:r>
      <w:r w:rsidRPr="00E77497">
        <w:tab/>
        <w:t>ClassAtom</w:t>
      </w:r>
    </w:p>
    <w:p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rsidR="004C02EF" w:rsidRPr="00E77497" w:rsidRDefault="004C02EF" w:rsidP="004C02EF">
      <w:pPr>
        <w:pStyle w:val="Heading4"/>
        <w:numPr>
          <w:ilvl w:val="0"/>
          <w:numId w:val="0"/>
        </w:numPr>
      </w:pPr>
      <w:r w:rsidRPr="00E77497">
        <w:t>15.10.2.18</w:t>
      </w:r>
      <w:r w:rsidRPr="00E77497">
        <w:tab/>
        <w:t>ClassAtomNoDash</w:t>
      </w:r>
    </w:p>
    <w:p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rsidR="004C02EF" w:rsidRPr="00E77497" w:rsidRDefault="004C02EF" w:rsidP="004C02EF">
      <w:pPr>
        <w:pStyle w:val="Heading4"/>
        <w:numPr>
          <w:ilvl w:val="0"/>
          <w:numId w:val="0"/>
        </w:numPr>
      </w:pPr>
      <w:bookmarkStart w:id="36594" w:name="_Ref463788188"/>
      <w:r w:rsidRPr="00E77497">
        <w:t>15.10.2.19</w:t>
      </w:r>
      <w:r w:rsidRPr="00E77497">
        <w:tab/>
        <w:t>ClassEscape</w:t>
      </w:r>
      <w:bookmarkEnd w:id="36594"/>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rsidR="004C02EF" w:rsidRPr="00E77497" w:rsidRDefault="004C02EF" w:rsidP="001F482D">
      <w:pPr>
        <w:pStyle w:val="Alg4"/>
        <w:numPr>
          <w:ilvl w:val="0"/>
          <w:numId w:val="322"/>
        </w:numPr>
      </w:pPr>
      <w:r w:rsidRPr="00E77497">
        <w:lastRenderedPageBreak/>
        <w:t xml:space="preserve">Let </w:t>
      </w:r>
      <w:r w:rsidRPr="00E77497">
        <w:rPr>
          <w:i/>
        </w:rPr>
        <w:t>ch</w:t>
      </w:r>
      <w:r w:rsidRPr="00E77497">
        <w:t xml:space="preserve"> be </w:t>
      </w:r>
      <w:r w:rsidRPr="00E77497">
        <w:rPr>
          <w:i/>
        </w:rPr>
        <w:t>E</w:t>
      </w:r>
      <w:r w:rsidRPr="00E77497">
        <w:t>'s character.</w:t>
      </w:r>
    </w:p>
    <w:p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rsidR="004C02EF" w:rsidRPr="00E77497" w:rsidRDefault="004C02EF" w:rsidP="004C02EF">
      <w:pPr>
        <w:pStyle w:val="Note"/>
      </w:pPr>
      <w:bookmarkStart w:id="36595" w:name="_Toc417706282"/>
      <w:bookmarkStart w:id="36596" w:name="_Toc432237647"/>
      <w:bookmarkStart w:id="36597"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rsidR="004C02EF" w:rsidRPr="00E77497" w:rsidRDefault="004C02EF" w:rsidP="00F710D2">
      <w:pPr>
        <w:pStyle w:val="Heading3"/>
        <w:numPr>
          <w:ilvl w:val="0"/>
          <w:numId w:val="0"/>
        </w:numPr>
      </w:pPr>
      <w:bookmarkStart w:id="36598" w:name="_Ref456002819"/>
      <w:bookmarkStart w:id="36599" w:name="_Toc472818957"/>
      <w:bookmarkStart w:id="36600" w:name="_Toc235503535"/>
      <w:bookmarkStart w:id="36601" w:name="_Toc241509310"/>
      <w:bookmarkStart w:id="36602" w:name="_Toc244416797"/>
      <w:bookmarkStart w:id="36603" w:name="_Toc276631161"/>
      <w:bookmarkStart w:id="36604" w:name="_Toc339020488"/>
      <w:r w:rsidRPr="00E77497">
        <w:t>15.10.3</w:t>
      </w:r>
      <w:r w:rsidRPr="00E77497">
        <w:tab/>
        <w:t>The RegExp Constructor Called as a Function</w:t>
      </w:r>
      <w:bookmarkEnd w:id="36595"/>
      <w:bookmarkEnd w:id="36596"/>
      <w:bookmarkEnd w:id="36597"/>
      <w:bookmarkEnd w:id="36598"/>
      <w:bookmarkEnd w:id="36599"/>
      <w:bookmarkEnd w:id="36600"/>
      <w:bookmarkEnd w:id="36601"/>
      <w:bookmarkEnd w:id="36602"/>
      <w:bookmarkEnd w:id="36603"/>
      <w:bookmarkEnd w:id="36604"/>
    </w:p>
    <w:p w:rsidR="004C02EF" w:rsidRPr="00E77497" w:rsidRDefault="004C02EF" w:rsidP="004C02EF">
      <w:pPr>
        <w:pStyle w:val="Heading4"/>
        <w:numPr>
          <w:ilvl w:val="0"/>
          <w:numId w:val="0"/>
        </w:numPr>
      </w:pPr>
      <w:r w:rsidRPr="00E77497">
        <w:t>15.10.3.1</w:t>
      </w:r>
      <w:r w:rsidRPr="00E77497">
        <w:tab/>
        <w:t>RegExp(pattern, flags)</w:t>
      </w:r>
    </w:p>
    <w:p w:rsidR="00134DAD" w:rsidRDefault="00134DAD" w:rsidP="00134DAD">
      <w:pPr>
        <w:rPr>
          <w:ins w:id="36605" w:author="Rev 7 Allen Wirfs-Brock" w:date="2012-04-10T13:19:00Z"/>
        </w:rPr>
      </w:pPr>
      <w:ins w:id="36606" w:author="Rev 7 Allen Wirfs-Brock" w:date="2012-04-10T13:19:00Z">
        <w:r>
          <w:t>The following steps are taken:</w:t>
        </w:r>
      </w:ins>
    </w:p>
    <w:p w:rsidR="00134DAD" w:rsidRDefault="00134DAD" w:rsidP="00134DAD">
      <w:pPr>
        <w:pStyle w:val="Alg4"/>
        <w:numPr>
          <w:ilvl w:val="0"/>
          <w:numId w:val="323"/>
        </w:numPr>
        <w:spacing w:after="220"/>
        <w:contextualSpacing/>
        <w:rPr>
          <w:ins w:id="36607" w:author="Rev 7 Allen Wirfs-Brock" w:date="2012-04-10T13:19:00Z"/>
        </w:rPr>
      </w:pPr>
      <w:ins w:id="36608" w:author="Rev 7 Allen Wirfs-Brock" w:date="2012-04-10T13:20:00Z">
        <w:r>
          <w:t>If Type(</w:t>
        </w:r>
        <w:r w:rsidRPr="00134DAD">
          <w:rPr>
            <w:i/>
          </w:rPr>
          <w:t>pattern</w:t>
        </w:r>
        <w:r>
          <w:t xml:space="preserve">) is object and </w:t>
        </w:r>
        <w:r w:rsidRPr="00134DAD">
          <w:rPr>
            <w:i/>
          </w:rPr>
          <w:t>pattern</w:t>
        </w:r>
        <w:r>
          <w:t xml:space="preserve"> </w:t>
        </w:r>
      </w:ins>
      <w:ins w:id="36609" w:author="Rev 7 Allen Wirfs-Brock" w:date="2012-04-10T13:21:00Z">
        <w:r w:rsidRPr="00E77497">
          <w:t xml:space="preserve">has a [[NativeBrand]] internal property whose value is NativeRegExp and </w:t>
        </w:r>
        <w:r w:rsidRPr="00E77497">
          <w:rPr>
            <w:i/>
          </w:rPr>
          <w:t>flags</w:t>
        </w:r>
        <w:r w:rsidRPr="00E77497">
          <w:t xml:space="preserve"> is </w:t>
        </w:r>
        <w:r w:rsidRPr="00E77497">
          <w:rPr>
            <w:b/>
          </w:rPr>
          <w:t>undefined</w:t>
        </w:r>
        <w:r w:rsidRPr="00E77497">
          <w:t xml:space="preserve">, then return </w:t>
        </w:r>
      </w:ins>
      <w:ins w:id="36610" w:author="Rev 7 Allen Wirfs-Brock" w:date="2012-04-10T13:22:00Z">
        <w:r>
          <w:rPr>
            <w:i/>
          </w:rPr>
          <w:t>pattern</w:t>
        </w:r>
      </w:ins>
      <w:ins w:id="36611" w:author="Rev 7 Allen Wirfs-Brock" w:date="2012-04-10T13:21:00Z">
        <w:r w:rsidRPr="00E77497">
          <w:t>.</w:t>
        </w:r>
      </w:ins>
    </w:p>
    <w:p w:rsidR="00134DAD" w:rsidRDefault="00134DAD" w:rsidP="00134DAD">
      <w:pPr>
        <w:pStyle w:val="Alg4"/>
        <w:numPr>
          <w:ilvl w:val="0"/>
          <w:numId w:val="323"/>
        </w:numPr>
        <w:spacing w:after="220"/>
        <w:rPr>
          <w:ins w:id="36612" w:author="Rev 7 Allen Wirfs-Brock" w:date="2012-04-10T13:19:00Z"/>
        </w:rPr>
      </w:pPr>
      <w:ins w:id="36613" w:author="Rev 7 Allen Wirfs-Brock" w:date="2012-04-10T13:19:00Z">
        <w:r>
          <w:t xml:space="preserve">Return the result of the </w:t>
        </w:r>
      </w:ins>
      <w:ins w:id="36614" w:author="Rev 7 Allen Wirfs-Brock" w:date="2012-04-10T15:17:00Z">
        <w:del w:id="36615" w:author="Rev 8 Allen Wirfs-Brock" w:date="2012-06-14T14:41:00Z">
          <w:r w:rsidR="00C75147" w:rsidDel="00D4543D">
            <w:delText>abstraction operation</w:delText>
          </w:r>
        </w:del>
      </w:ins>
      <w:ins w:id="36616" w:author="Rev 8 Allen Wirfs-Brock" w:date="2012-06-14T14:41:00Z">
        <w:r w:rsidR="00D4543D">
          <w:t>abstract operation</w:t>
        </w:r>
      </w:ins>
      <w:ins w:id="36617" w:author="Rev 7 Allen Wirfs-Brock" w:date="2012-04-10T15:17:00Z">
        <w:r w:rsidR="00C75147">
          <w:t xml:space="preserve"> RegExpCreate </w:t>
        </w:r>
      </w:ins>
      <w:ins w:id="36618" w:author="Rev 7 Allen Wirfs-Brock" w:date="2012-04-10T13:19:00Z">
        <w:r>
          <w:t xml:space="preserve">with arguments </w:t>
        </w:r>
        <w:r>
          <w:rPr>
            <w:i/>
          </w:rPr>
          <w:t>pattern</w:t>
        </w:r>
        <w:r>
          <w:t xml:space="preserve"> and </w:t>
        </w:r>
        <w:r>
          <w:rPr>
            <w:i/>
          </w:rPr>
          <w:t>flags</w:t>
        </w:r>
        <w:r w:rsidRPr="00E77497">
          <w:t>.</w:t>
        </w:r>
      </w:ins>
    </w:p>
    <w:p w:rsidR="004C02EF" w:rsidRPr="00E77497" w:rsidDel="00134DAD" w:rsidRDefault="004C02EF" w:rsidP="004C02EF">
      <w:pPr>
        <w:rPr>
          <w:del w:id="36619" w:author="Rev 7 Allen Wirfs-Brock" w:date="2012-04-10T13:22:00Z"/>
        </w:rPr>
      </w:pPr>
      <w:del w:id="36620" w:author="Rev 7 Allen Wirfs-Brock" w:date="2012-04-10T13:22:00Z">
        <w:r w:rsidRPr="00E77497" w:rsidDel="00134DAD">
          <w:delText xml:space="preserve">If </w:delText>
        </w:r>
        <w:r w:rsidRPr="00E77497" w:rsidDel="00134DAD">
          <w:rPr>
            <w:rFonts w:ascii="Times New Roman" w:hAnsi="Times New Roman"/>
            <w:i/>
          </w:rPr>
          <w:delText>pattern</w:delText>
        </w:r>
        <w:r w:rsidRPr="00E77497" w:rsidDel="00134DAD">
          <w:delText xml:space="preserve"> is an object </w:delText>
        </w:r>
        <w:r w:rsidRPr="00E77497" w:rsidDel="00134DAD">
          <w:rPr>
            <w:rFonts w:ascii="Times New Roman" w:hAnsi="Times New Roman"/>
            <w:i/>
          </w:rPr>
          <w:delText>R</w:delText>
        </w:r>
        <w:r w:rsidRPr="00E77497" w:rsidDel="00134DAD">
          <w:delText xml:space="preserve"> whose </w:delText>
        </w:r>
      </w:del>
      <w:ins w:id="36621" w:author="Allen Wirfs-Brock" w:date="2011-07-02T14:30:00Z">
        <w:del w:id="36622" w:author="Rev 7 Allen Wirfs-Brock" w:date="2012-04-10T13:22:00Z">
          <w:r w:rsidR="0054023D" w:rsidRPr="00E77497" w:rsidDel="00134DAD">
            <w:delText>that has a</w:delText>
          </w:r>
        </w:del>
      </w:ins>
      <w:ins w:id="36623" w:author="Allen Wirfs-Brock" w:date="2011-07-02T14:32:00Z">
        <w:del w:id="36624" w:author="Rev 7 Allen Wirfs-Brock" w:date="2012-04-10T13:22:00Z">
          <w:r w:rsidR="0054023D" w:rsidRPr="00E77497" w:rsidDel="00134DAD">
            <w:delText>n</w:delText>
          </w:r>
        </w:del>
      </w:ins>
      <w:ins w:id="36625" w:author="Allen Wirfs-Brock" w:date="2011-07-02T14:30:00Z">
        <w:del w:id="36626" w:author="Rev 7 Allen Wirfs-Brock" w:date="2012-04-10T13:22:00Z">
          <w:r w:rsidR="0054023D" w:rsidRPr="00E77497" w:rsidDel="00134DAD">
            <w:delText xml:space="preserve"> </w:delText>
          </w:r>
        </w:del>
      </w:ins>
      <w:del w:id="36627" w:author="Rev 7 Allen Wirfs-Brock" w:date="2012-04-10T13:22:00Z">
        <w:r w:rsidRPr="00E77497" w:rsidDel="00134DAD">
          <w:delText>[[Class</w:delText>
        </w:r>
      </w:del>
      <w:ins w:id="36628" w:author="Allen Wirfs-Brock" w:date="2011-07-02T14:31:00Z">
        <w:del w:id="36629" w:author="Rev 7 Allen Wirfs-Brock" w:date="2012-04-10T13:22:00Z">
          <w:r w:rsidR="0054023D" w:rsidRPr="00E77497" w:rsidDel="00134DAD">
            <w:delText>IsRegExp</w:delText>
          </w:r>
        </w:del>
      </w:ins>
      <w:ins w:id="36630" w:author="Rev 3 Allen Wirfs-Brock" w:date="2011-09-08T14:53:00Z">
        <w:del w:id="36631" w:author="Rev 7 Allen Wirfs-Brock" w:date="2012-04-10T13:22:00Z">
          <w:r w:rsidR="00BA3B3B" w:rsidRPr="00E77497" w:rsidDel="00134DAD">
            <w:delText>NativeBrand</w:delText>
          </w:r>
        </w:del>
      </w:ins>
      <w:del w:id="36632" w:author="Rev 7 Allen Wirfs-Brock" w:date="2012-04-10T13:22:00Z">
        <w:r w:rsidRPr="00E77497" w:rsidDel="00134DAD">
          <w:delText>]] internal property</w:delText>
        </w:r>
      </w:del>
      <w:ins w:id="36633" w:author="Rev 3 Allen Wirfs-Brock" w:date="2011-09-08T14:53:00Z">
        <w:del w:id="36634" w:author="Rev 7 Allen Wirfs-Brock" w:date="2012-04-10T13:22:00Z">
          <w:r w:rsidR="00BA3B3B" w:rsidRPr="00E77497" w:rsidDel="00134DAD">
            <w:delText xml:space="preserve"> whose value is NativeRegExp</w:delText>
          </w:r>
        </w:del>
      </w:ins>
      <w:ins w:id="36635" w:author="Allen Wirfs-Brock" w:date="2011-07-02T14:31:00Z">
        <w:del w:id="36636" w:author="Rev 7 Allen Wirfs-Brock" w:date="2012-04-10T13:22:00Z">
          <w:r w:rsidR="0054023D" w:rsidRPr="00E77497" w:rsidDel="00134DAD">
            <w:delText xml:space="preserve"> </w:delText>
          </w:r>
        </w:del>
      </w:ins>
      <w:del w:id="36637" w:author="Rev 7 Allen Wirfs-Brock" w:date="2012-04-10T13:22:00Z">
        <w:r w:rsidRPr="00E77497" w:rsidDel="00134DAD">
          <w:delText xml:space="preserve"> is </w:delText>
        </w:r>
        <w:r w:rsidRPr="00E77497" w:rsidDel="00134DAD">
          <w:rPr>
            <w:rFonts w:ascii="Courier New" w:hAnsi="Courier New"/>
            <w:b/>
          </w:rPr>
          <w:delText>"RegExp"</w:delText>
        </w:r>
        <w:r w:rsidRPr="00E77497" w:rsidDel="00134DAD">
          <w:delText xml:space="preserve"> and </w:delText>
        </w:r>
        <w:r w:rsidRPr="00E77497" w:rsidDel="00134DAD">
          <w:rPr>
            <w:rFonts w:ascii="Times New Roman" w:hAnsi="Times New Roman"/>
            <w:i/>
          </w:rPr>
          <w:delText>flags</w:delText>
        </w:r>
        <w:r w:rsidRPr="00E77497" w:rsidDel="00134DAD">
          <w:delText xml:space="preserve"> is </w:delText>
        </w:r>
        <w:r w:rsidRPr="00E77497" w:rsidDel="00134DAD">
          <w:rPr>
            <w:b/>
          </w:rPr>
          <w:delText>undefined</w:delText>
        </w:r>
        <w:r w:rsidRPr="00E77497" w:rsidDel="00134DAD">
          <w:delText xml:space="preserve">, then return </w:delText>
        </w:r>
        <w:r w:rsidRPr="00E77497" w:rsidDel="00134DAD">
          <w:rPr>
            <w:rFonts w:ascii="Times New Roman" w:hAnsi="Times New Roman"/>
            <w:i/>
          </w:rPr>
          <w:delText>R</w:delText>
        </w:r>
        <w:r w:rsidRPr="00E77497" w:rsidDel="00134DAD">
          <w:delText xml:space="preserve"> unchanged. Otherwise call the standard built-in </w:delText>
        </w:r>
        <w:r w:rsidRPr="00E77497" w:rsidDel="00134DAD">
          <w:rPr>
            <w:rFonts w:ascii="Courier New" w:hAnsi="Courier New" w:cs="Courier New"/>
            <w:b/>
          </w:rPr>
          <w:delText>RegExp</w:delText>
        </w:r>
        <w:r w:rsidRPr="00E77497" w:rsidDel="00134DAD">
          <w:delText xml:space="preserve"> constructor (15.10.4.1) as if by the expression </w:delText>
        </w:r>
        <w:r w:rsidRPr="00E77497" w:rsidDel="00134DAD">
          <w:rPr>
            <w:rFonts w:ascii="Courier New" w:hAnsi="Courier New" w:cs="Courier New"/>
            <w:b/>
          </w:rPr>
          <w:delText>new RegExp(</w:delText>
        </w:r>
        <w:r w:rsidRPr="00E77497" w:rsidDel="00134DAD">
          <w:rPr>
            <w:rFonts w:ascii="Times New Roman" w:hAnsi="Times New Roman"/>
            <w:i/>
          </w:rPr>
          <w:delText>pattern</w:delText>
        </w:r>
        <w:r w:rsidRPr="00E77497" w:rsidDel="00134DAD">
          <w:rPr>
            <w:rFonts w:ascii="Courier New" w:hAnsi="Courier New" w:cs="Courier New"/>
            <w:b/>
          </w:rPr>
          <w:delText xml:space="preserve">, </w:delText>
        </w:r>
        <w:r w:rsidRPr="00E77497" w:rsidDel="00134DAD">
          <w:rPr>
            <w:rFonts w:ascii="Times New Roman" w:hAnsi="Times New Roman"/>
            <w:i/>
          </w:rPr>
          <w:delText>flags</w:delText>
        </w:r>
        <w:r w:rsidRPr="00E77497" w:rsidDel="00134DAD">
          <w:rPr>
            <w:rFonts w:ascii="Courier New" w:hAnsi="Courier New" w:cs="Courier New"/>
            <w:b/>
          </w:rPr>
          <w:delText>)</w:delText>
        </w:r>
        <w:r w:rsidRPr="00E77497" w:rsidDel="00134DAD">
          <w:delText xml:space="preserve"> and return the object constructed by that constructor.</w:delText>
        </w:r>
      </w:del>
    </w:p>
    <w:p w:rsidR="004C02EF" w:rsidRPr="00E77497" w:rsidRDefault="004C02EF" w:rsidP="00F710D2">
      <w:pPr>
        <w:pStyle w:val="Heading3"/>
        <w:numPr>
          <w:ilvl w:val="0"/>
          <w:numId w:val="0"/>
        </w:numPr>
      </w:pPr>
      <w:bookmarkStart w:id="36638" w:name="_Toc417706283"/>
      <w:bookmarkStart w:id="36639" w:name="_Toc432237648"/>
      <w:bookmarkStart w:id="36640" w:name="_Toc432984857"/>
      <w:bookmarkStart w:id="36641" w:name="_Ref456002880"/>
      <w:bookmarkStart w:id="36642" w:name="_Ref457201072"/>
      <w:bookmarkStart w:id="36643" w:name="_Toc472818958"/>
      <w:bookmarkStart w:id="36644" w:name="_Toc235503536"/>
      <w:bookmarkStart w:id="36645" w:name="_Toc241509311"/>
      <w:bookmarkStart w:id="36646" w:name="_Toc244416798"/>
      <w:bookmarkStart w:id="36647" w:name="_Toc276631162"/>
      <w:bookmarkStart w:id="36648" w:name="_Toc339020489"/>
      <w:r w:rsidRPr="00E77497">
        <w:t>15.10.4</w:t>
      </w:r>
      <w:r w:rsidRPr="00E77497">
        <w:tab/>
        <w:t>The RegExp Constructor</w:t>
      </w:r>
      <w:bookmarkEnd w:id="36638"/>
      <w:bookmarkEnd w:id="36639"/>
      <w:bookmarkEnd w:id="36640"/>
      <w:bookmarkEnd w:id="36641"/>
      <w:bookmarkEnd w:id="36642"/>
      <w:bookmarkEnd w:id="36643"/>
      <w:bookmarkEnd w:id="36644"/>
      <w:bookmarkEnd w:id="36645"/>
      <w:bookmarkEnd w:id="36646"/>
      <w:bookmarkEnd w:id="36647"/>
      <w:bookmarkEnd w:id="36648"/>
    </w:p>
    <w:p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rsidR="004C02EF" w:rsidRPr="00E77497" w:rsidRDefault="004C02EF" w:rsidP="004C02EF">
      <w:pPr>
        <w:pStyle w:val="Heading4"/>
        <w:numPr>
          <w:ilvl w:val="0"/>
          <w:numId w:val="0"/>
        </w:numPr>
      </w:pPr>
      <w:bookmarkStart w:id="36649" w:name="_Ref404573597"/>
      <w:r w:rsidRPr="00E77497">
        <w:t>15.10.4.1</w:t>
      </w:r>
      <w:r w:rsidRPr="00E77497">
        <w:tab/>
        <w:t>new RegExp(pattern, flags)</w:t>
      </w:r>
      <w:bookmarkEnd w:id="36649"/>
    </w:p>
    <w:p w:rsidR="00134DAD" w:rsidRDefault="00134DAD" w:rsidP="004C02EF">
      <w:pPr>
        <w:rPr>
          <w:ins w:id="36650" w:author="Rev 7 Allen Wirfs-Brock" w:date="2012-04-10T13:17:00Z"/>
        </w:rPr>
      </w:pPr>
      <w:ins w:id="36651" w:author="Rev 7 Allen Wirfs-Brock" w:date="2012-04-10T13:17:00Z">
        <w:r>
          <w:t>The following steps are taken:</w:t>
        </w:r>
      </w:ins>
    </w:p>
    <w:p w:rsidR="00134DAD" w:rsidRDefault="00134DAD" w:rsidP="00F007E3">
      <w:pPr>
        <w:pStyle w:val="Alg4"/>
        <w:numPr>
          <w:ilvl w:val="0"/>
          <w:numId w:val="704"/>
        </w:numPr>
        <w:spacing w:after="220"/>
        <w:rPr>
          <w:ins w:id="36652" w:author="Rev 7 Allen Wirfs-Brock" w:date="2012-04-10T13:15:00Z"/>
        </w:rPr>
      </w:pPr>
      <w:ins w:id="36653" w:author="Rev 7 Allen Wirfs-Brock" w:date="2012-04-10T13:17:00Z">
        <w:r>
          <w:t xml:space="preserve">Return the result of the </w:t>
        </w:r>
      </w:ins>
      <w:ins w:id="36654" w:author="Rev 7 Allen Wirfs-Brock" w:date="2012-04-10T15:17:00Z">
        <w:del w:id="36655" w:author="Rev 8 Allen Wirfs-Brock" w:date="2012-06-14T14:41:00Z">
          <w:r w:rsidR="00C75147" w:rsidDel="00D4543D">
            <w:delText>abstraction operation</w:delText>
          </w:r>
        </w:del>
      </w:ins>
      <w:ins w:id="36656" w:author="Rev 8 Allen Wirfs-Brock" w:date="2012-06-14T14:41:00Z">
        <w:r w:rsidR="00D4543D">
          <w:t>abstract operation</w:t>
        </w:r>
      </w:ins>
      <w:ins w:id="36657" w:author="Rev 7 Allen Wirfs-Brock" w:date="2012-04-10T15:17:00Z">
        <w:r w:rsidR="00C75147">
          <w:t xml:space="preserve"> </w:t>
        </w:r>
      </w:ins>
      <w:ins w:id="36658" w:author="Rev 7 Allen Wirfs-Brock" w:date="2012-04-10T13:17:00Z">
        <w:r>
          <w:t>RegEx</w:t>
        </w:r>
      </w:ins>
      <w:ins w:id="36659" w:author="Rev 7 Allen Wirfs-Brock" w:date="2012-04-10T15:17:00Z">
        <w:r w:rsidR="00C75147">
          <w:t>pCreate</w:t>
        </w:r>
      </w:ins>
      <w:ins w:id="36660" w:author="Rev 7 Allen Wirfs-Brock" w:date="2012-04-10T13:17:00Z">
        <w:r>
          <w:t xml:space="preserve"> with arguments </w:t>
        </w:r>
        <w:r>
          <w:rPr>
            <w:i/>
          </w:rPr>
          <w:t>pattern</w:t>
        </w:r>
        <w:r>
          <w:t xml:space="preserve"> and </w:t>
        </w:r>
        <w:r>
          <w:rPr>
            <w:i/>
          </w:rPr>
          <w:t>flags</w:t>
        </w:r>
        <w:r w:rsidRPr="00E77497">
          <w:t>.</w:t>
        </w:r>
      </w:ins>
    </w:p>
    <w:p w:rsidR="007D695C" w:rsidRDefault="007D695C" w:rsidP="007D695C">
      <w:pPr>
        <w:rPr>
          <w:ins w:id="36661" w:author="Rev 11 Allen Wirfs-Brock" w:date="2012-10-23T15:40:00Z"/>
        </w:rPr>
      </w:pPr>
      <w:ins w:id="36662" w:author="Rev 11 Allen Wirfs-Brock" w:date="2012-10-23T15:40:00Z">
        <w:r w:rsidRPr="00E77497">
          <w:rPr>
            <w:rFonts w:ascii="Helvetica" w:hAnsi="Helvetica"/>
            <w:b/>
          </w:rPr>
          <w:t xml:space="preserve">Runtime Semantics: </w:t>
        </w:r>
      </w:ins>
      <w:ins w:id="36663" w:author="Rev 11 Allen Wirfs-Brock" w:date="2012-10-23T15:41:00Z">
        <w:r w:rsidRPr="007D695C">
          <w:rPr>
            <w:rFonts w:ascii="Helvetica" w:hAnsi="Helvetica"/>
            <w:b/>
            <w:spacing w:val="6"/>
          </w:rPr>
          <w:t xml:space="preserve">RegExpCreate </w:t>
        </w:r>
      </w:ins>
      <w:ins w:id="36664" w:author="Rev 11 Allen Wirfs-Brock" w:date="2012-10-23T15:40:00Z">
        <w:r>
          <w:rPr>
            <w:rFonts w:ascii="Helvetica" w:hAnsi="Helvetica"/>
            <w:b/>
            <w:spacing w:val="6"/>
          </w:rPr>
          <w:t>Abstract Operation</w:t>
        </w:r>
      </w:ins>
    </w:p>
    <w:p w:rsidR="00134DAD" w:rsidRDefault="00134DAD" w:rsidP="004C02EF">
      <w:pPr>
        <w:rPr>
          <w:ins w:id="36665" w:author="Rev 7 Allen Wirfs-Brock" w:date="2012-04-10T13:15:00Z"/>
        </w:rPr>
      </w:pPr>
      <w:ins w:id="36666" w:author="Rev 7 Allen Wirfs-Brock" w:date="2012-04-10T13:15:00Z">
        <w:r>
          <w:t>The abstract operation RegExp</w:t>
        </w:r>
      </w:ins>
      <w:ins w:id="36667" w:author="Rev 7 Allen Wirfs-Brock" w:date="2012-04-10T15:17:00Z">
        <w:r w:rsidR="00C75147">
          <w:t>Create</w:t>
        </w:r>
      </w:ins>
      <w:ins w:id="36668" w:author="Rev 7 Allen Wirfs-Brock" w:date="2012-04-10T13:15:00Z">
        <w:r>
          <w:t xml:space="preserve"> with arguments pattern and flags does the following:</w:t>
        </w:r>
      </w:ins>
    </w:p>
    <w:p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36669" w:author="Allen Wirfs-Brock" w:date="2011-07-02T14:32:00Z">
        <w:r w:rsidR="0054023D" w:rsidRPr="00E77497">
          <w:t>that has a</w:t>
        </w:r>
        <w:del w:id="36670" w:author="Rev 3 Allen Wirfs-Brock" w:date="2011-09-08T14:55:00Z">
          <w:r w:rsidR="0054023D" w:rsidRPr="00E77497" w:rsidDel="00BA3B3B">
            <w:delText>n</w:delText>
          </w:r>
        </w:del>
        <w:r w:rsidR="0054023D" w:rsidRPr="00E77497">
          <w:t xml:space="preserve"> [[</w:t>
        </w:r>
        <w:del w:id="36671" w:author="Rev 3 Allen Wirfs-Brock" w:date="2011-09-08T14:54:00Z">
          <w:r w:rsidR="0054023D" w:rsidRPr="00E77497" w:rsidDel="00BA3B3B">
            <w:delText>IsRegExp</w:delText>
          </w:r>
        </w:del>
      </w:ins>
      <w:ins w:id="36672" w:author="Rev 3 Allen Wirfs-Brock" w:date="2011-09-08T14:54:00Z">
        <w:r w:rsidR="00BA3B3B" w:rsidRPr="00E77497">
          <w:t>NativeBrand</w:t>
        </w:r>
      </w:ins>
      <w:ins w:id="36673" w:author="Allen Wirfs-Brock" w:date="2011-07-02T14:32:00Z">
        <w:r w:rsidR="0054023D" w:rsidRPr="00E77497">
          <w:t>]] internal property</w:t>
        </w:r>
      </w:ins>
      <w:ins w:id="36674" w:author="Rev 3 Allen Wirfs-Brock" w:date="2011-09-08T14:54:00Z">
        <w:r w:rsidR="00BA3B3B" w:rsidRPr="00E77497">
          <w:t xml:space="preserve"> whose value is NativeRegExp</w:t>
        </w:r>
        <w:r w:rsidR="00BA3B3B" w:rsidRPr="00E77497" w:rsidDel="0054023D">
          <w:t xml:space="preserve"> </w:t>
        </w:r>
      </w:ins>
      <w:del w:id="36675"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36676" w:author="Allen Wirfs-Brock" w:date="2011-07-02T14:33:00Z">
        <w:r w:rsidR="0054023D" w:rsidRPr="00E77497">
          <w:t>that has a</w:t>
        </w:r>
        <w:del w:id="36677" w:author="Rev 3 Allen Wirfs-Brock" w:date="2011-09-08T14:55:00Z">
          <w:r w:rsidR="0054023D" w:rsidRPr="00E77497" w:rsidDel="00BA3B3B">
            <w:delText>n</w:delText>
          </w:r>
        </w:del>
        <w:r w:rsidR="0054023D" w:rsidRPr="00E77497">
          <w:t xml:space="preserve"> [[</w:t>
        </w:r>
        <w:del w:id="36678" w:author="Rev 3 Allen Wirfs-Brock" w:date="2011-09-08T14:54:00Z">
          <w:r w:rsidR="0054023D" w:rsidRPr="00E77497" w:rsidDel="00BA3B3B">
            <w:delText>IsRegExp</w:delText>
          </w:r>
        </w:del>
      </w:ins>
      <w:ins w:id="36679" w:author="Rev 3 Allen Wirfs-Brock" w:date="2011-09-08T14:54:00Z">
        <w:r w:rsidR="00BA3B3B" w:rsidRPr="00E77497">
          <w:t>NativeBrand</w:t>
        </w:r>
      </w:ins>
      <w:ins w:id="36680" w:author="Allen Wirfs-Brock" w:date="2011-07-02T14:33:00Z">
        <w:r w:rsidR="0054023D" w:rsidRPr="00E77497">
          <w:t>]] internal property</w:t>
        </w:r>
      </w:ins>
      <w:ins w:id="36681" w:author="Rev 3 Allen Wirfs-Brock" w:date="2011-09-08T14:54:00Z">
        <w:r w:rsidR="00BA3B3B" w:rsidRPr="00E77497">
          <w:t xml:space="preserve"> whose value is NativeRegExp</w:t>
        </w:r>
        <w:r w:rsidR="00BA3B3B" w:rsidRPr="00E77497" w:rsidDel="0054023D">
          <w:t xml:space="preserve"> </w:t>
        </w:r>
      </w:ins>
      <w:del w:id="36682"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rsidR="004C02EF" w:rsidRPr="00C7794D" w:rsidRDefault="004C02EF" w:rsidP="004C02EF">
      <w:r w:rsidRPr="00C7794D">
        <w:t xml:space="preserve">If a </w:t>
      </w:r>
      <w:r w:rsidRPr="00C7794D">
        <w:rPr>
          <w:b/>
        </w:rPr>
        <w:t>SyntaxError</w:t>
      </w:r>
      <w:r w:rsidRPr="00C7794D">
        <w:t xml:space="preserve"> exception is not thrown, then: </w:t>
      </w:r>
    </w:p>
    <w:p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w:t>
      </w:r>
      <w:r w:rsidRPr="00C7794D">
        <w:lastRenderedPageBreak/>
        <w:t xml:space="preserve">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rsidR="004C02EF" w:rsidRPr="004D1BD1" w:rsidRDefault="004C02EF" w:rsidP="004C02EF">
      <w:r w:rsidRPr="004D1BD1">
        <w:t>The following properties of the newly constructed object are data properties with the attributes that are specified in 15.10.7. The [[Value]] of each property is set as follows:</w:t>
      </w:r>
    </w:p>
    <w:p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rsidR="004C02EF" w:rsidRPr="00A67AF2" w:rsidRDefault="004C02EF" w:rsidP="004C02EF">
      <w:r w:rsidRPr="00A67AF2">
        <w:t>The [[Prototype]] internal property of the newly constructed object is set to the standard built-in RegExp prototype object as specified in 15.10.6.</w:t>
      </w:r>
    </w:p>
    <w:p w:rsidR="004C02EF" w:rsidRPr="00E77497" w:rsidRDefault="004C02EF" w:rsidP="004C02EF">
      <w:r w:rsidRPr="00A67AF2">
        <w:t xml:space="preserve">The </w:t>
      </w:r>
      <w:del w:id="36683" w:author="Allen Wirfs-Brock" w:date="2011-07-02T14:33:00Z">
        <w:r w:rsidRPr="00B820AB" w:rsidDel="0054023D">
          <w:delText xml:space="preserve">[[Class]] internal property of the </w:delText>
        </w:r>
      </w:del>
      <w:r w:rsidRPr="00675B74">
        <w:t xml:space="preserve">newly constructed object </w:t>
      </w:r>
      <w:ins w:id="36684" w:author="Allen Wirfs-Brock" w:date="2011-07-02T14:33:00Z">
        <w:r w:rsidR="0054023D" w:rsidRPr="00E77497">
          <w:t>has a</w:t>
        </w:r>
        <w:del w:id="36685" w:author="Rev 3 Allen Wirfs-Brock" w:date="2011-09-08T14:56:00Z">
          <w:r w:rsidR="0054023D" w:rsidRPr="00E77497" w:rsidDel="00BA3B3B">
            <w:delText>n</w:delText>
          </w:r>
        </w:del>
        <w:r w:rsidR="0054023D" w:rsidRPr="00E77497">
          <w:t xml:space="preserve"> [[</w:t>
        </w:r>
        <w:del w:id="36686" w:author="Rev 3 Allen Wirfs-Brock" w:date="2011-09-08T14:55:00Z">
          <w:r w:rsidR="0054023D" w:rsidRPr="00E77497" w:rsidDel="00BA3B3B">
            <w:delText>IsRegExp</w:delText>
          </w:r>
        </w:del>
      </w:ins>
      <w:ins w:id="36687" w:author="Rev 3 Allen Wirfs-Brock" w:date="2011-09-08T14:55:00Z">
        <w:r w:rsidR="00BA3B3B" w:rsidRPr="00E77497">
          <w:t>NativeBrand</w:t>
        </w:r>
      </w:ins>
      <w:ins w:id="36688" w:author="Allen Wirfs-Brock" w:date="2011-07-02T14:33:00Z">
        <w:r w:rsidR="0054023D" w:rsidRPr="00E77497">
          <w:t>]] internal property</w:t>
        </w:r>
      </w:ins>
      <w:ins w:id="36689" w:author="Rev 3 Allen Wirfs-Brock" w:date="2011-09-08T14:55:00Z">
        <w:r w:rsidR="00BA3B3B" w:rsidRPr="00E77497">
          <w:t xml:space="preserve"> whose value is NativeRegExp</w:t>
        </w:r>
        <w:r w:rsidR="00BA3B3B" w:rsidRPr="00E77497" w:rsidDel="0054023D">
          <w:t xml:space="preserve"> </w:t>
        </w:r>
      </w:ins>
      <w:del w:id="36690"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rsidR="004C02EF" w:rsidRPr="004D1BD1" w:rsidRDefault="004C02EF" w:rsidP="00F710D2">
      <w:pPr>
        <w:pStyle w:val="Heading3"/>
        <w:numPr>
          <w:ilvl w:val="0"/>
          <w:numId w:val="0"/>
        </w:numPr>
      </w:pPr>
      <w:bookmarkStart w:id="36691" w:name="_Toc417706284"/>
      <w:bookmarkStart w:id="36692" w:name="_Toc432237649"/>
      <w:bookmarkStart w:id="36693" w:name="_Toc432984858"/>
      <w:bookmarkStart w:id="36694" w:name="_Ref457709745"/>
      <w:bookmarkStart w:id="36695" w:name="_Ref457792868"/>
      <w:bookmarkStart w:id="36696" w:name="_Toc472818959"/>
      <w:bookmarkStart w:id="36697" w:name="_Toc235503537"/>
      <w:bookmarkStart w:id="36698" w:name="_Toc241509312"/>
      <w:bookmarkStart w:id="36699" w:name="_Toc244416799"/>
      <w:bookmarkStart w:id="36700" w:name="_Toc276631163"/>
      <w:bookmarkStart w:id="36701" w:name="_Toc339020490"/>
      <w:r w:rsidRPr="004D1BD1">
        <w:t>15.10.5</w:t>
      </w:r>
      <w:r w:rsidRPr="004D1BD1">
        <w:tab/>
        <w:t>Properties of the RegExp Constructor</w:t>
      </w:r>
      <w:bookmarkEnd w:id="36691"/>
      <w:bookmarkEnd w:id="36692"/>
      <w:bookmarkEnd w:id="36693"/>
      <w:bookmarkEnd w:id="36694"/>
      <w:bookmarkEnd w:id="36695"/>
      <w:bookmarkEnd w:id="36696"/>
      <w:bookmarkEnd w:id="36697"/>
      <w:bookmarkEnd w:id="36698"/>
      <w:bookmarkEnd w:id="36699"/>
      <w:bookmarkEnd w:id="36700"/>
      <w:bookmarkEnd w:id="36701"/>
    </w:p>
    <w:p w:rsidR="004C02EF" w:rsidRPr="006B6D0A" w:rsidRDefault="004C02EF" w:rsidP="004C02EF">
      <w:r w:rsidRPr="008B7F6F">
        <w:t>The value of the [[Prototype]] internal property of the R</w:t>
      </w:r>
      <w:r w:rsidRPr="006B6D0A">
        <w:t>egExp constructor is the standard built-in Function prototype object (15.3.4).</w:t>
      </w:r>
    </w:p>
    <w:p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rsidR="004C02EF" w:rsidRPr="00A67AF2" w:rsidRDefault="004C02EF" w:rsidP="004C02EF">
      <w:pPr>
        <w:pStyle w:val="Heading4"/>
        <w:numPr>
          <w:ilvl w:val="0"/>
          <w:numId w:val="0"/>
        </w:numPr>
      </w:pPr>
      <w:bookmarkStart w:id="36702" w:name="_Hlt455971295"/>
      <w:bookmarkStart w:id="36703" w:name="_Ref404353515"/>
      <w:bookmarkEnd w:id="36702"/>
      <w:r w:rsidRPr="00A67AF2">
        <w:t>15.10.5.1</w:t>
      </w:r>
      <w:r w:rsidRPr="00A67AF2">
        <w:tab/>
        <w:t>RegExp.prototype</w:t>
      </w:r>
      <w:bookmarkEnd w:id="36703"/>
    </w:p>
    <w:p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4C02EF" w:rsidRPr="00E77497" w:rsidRDefault="004C02EF" w:rsidP="00F710D2">
      <w:pPr>
        <w:pStyle w:val="Heading3"/>
        <w:numPr>
          <w:ilvl w:val="0"/>
          <w:numId w:val="0"/>
        </w:numPr>
      </w:pPr>
      <w:bookmarkStart w:id="36704" w:name="_Ref404353569"/>
      <w:bookmarkStart w:id="36705" w:name="_Toc417706285"/>
      <w:bookmarkStart w:id="36706" w:name="_Toc432237650"/>
      <w:bookmarkStart w:id="36707" w:name="_Toc432984859"/>
      <w:bookmarkStart w:id="36708" w:name="_Toc472818960"/>
      <w:bookmarkStart w:id="36709" w:name="_Toc235503538"/>
      <w:bookmarkStart w:id="36710" w:name="_Toc241509313"/>
      <w:bookmarkStart w:id="36711" w:name="_Toc244416800"/>
      <w:bookmarkStart w:id="36712" w:name="_Toc276631164"/>
      <w:bookmarkStart w:id="36713" w:name="_Toc339020491"/>
      <w:r w:rsidRPr="00E77497">
        <w:t>15.10.6</w:t>
      </w:r>
      <w:r w:rsidRPr="00E77497">
        <w:tab/>
        <w:t>Properties of the RegExp Prototype Object</w:t>
      </w:r>
      <w:bookmarkEnd w:id="36704"/>
      <w:bookmarkEnd w:id="36705"/>
      <w:bookmarkEnd w:id="36706"/>
      <w:bookmarkEnd w:id="36707"/>
      <w:bookmarkEnd w:id="36708"/>
      <w:bookmarkEnd w:id="36709"/>
      <w:bookmarkEnd w:id="36710"/>
      <w:bookmarkEnd w:id="36711"/>
      <w:bookmarkEnd w:id="36712"/>
      <w:bookmarkEnd w:id="36713"/>
    </w:p>
    <w:p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36714" w:author="Allen Wirfs-Brock" w:date="2011-07-02T14:34:00Z">
        <w:r w:rsidRPr="00E77497" w:rsidDel="00736F7F">
          <w:delText>s</w:delText>
        </w:r>
      </w:del>
      <w:r w:rsidRPr="00E77497">
        <w:t xml:space="preserve"> </w:t>
      </w:r>
      <w:ins w:id="36715" w:author="Allen Wirfs-Brock" w:date="2011-07-02T14:34:00Z">
        <w:r w:rsidR="0054023D" w:rsidRPr="00E77497">
          <w:t>has a</w:t>
        </w:r>
      </w:ins>
      <w:ins w:id="36716" w:author="Allen Wirfs-Brock" w:date="2011-07-02T14:35:00Z">
        <w:del w:id="36717" w:author="Rev 3 Allen Wirfs-Brock" w:date="2011-09-08T14:55:00Z">
          <w:r w:rsidR="00736F7F" w:rsidRPr="00E77497" w:rsidDel="00BA3B3B">
            <w:delText>n</w:delText>
          </w:r>
        </w:del>
      </w:ins>
      <w:ins w:id="36718" w:author="Allen Wirfs-Brock" w:date="2011-07-02T14:34:00Z">
        <w:r w:rsidR="0054023D" w:rsidRPr="00E77497">
          <w:t xml:space="preserve"> [[</w:t>
        </w:r>
        <w:del w:id="36719" w:author="Rev 3 Allen Wirfs-Brock" w:date="2011-09-08T14:55:00Z">
          <w:r w:rsidR="0054023D" w:rsidRPr="00E77497" w:rsidDel="00BA3B3B">
            <w:delText>IsRegExp</w:delText>
          </w:r>
        </w:del>
      </w:ins>
      <w:ins w:id="36720" w:author="Rev 3 Allen Wirfs-Brock" w:date="2011-09-08T14:55:00Z">
        <w:r w:rsidR="00BA3B3B" w:rsidRPr="00E77497">
          <w:t>NativeBrand</w:t>
        </w:r>
      </w:ins>
      <w:ins w:id="36721" w:author="Allen Wirfs-Brock" w:date="2011-07-02T14:34:00Z">
        <w:r w:rsidR="0054023D" w:rsidRPr="00E77497">
          <w:t>]] internal property</w:t>
        </w:r>
      </w:ins>
      <w:ins w:id="36722" w:author="Rev 3 Allen Wirfs-Brock" w:date="2011-09-08T14:55:00Z">
        <w:r w:rsidR="00BA3B3B" w:rsidRPr="00E77497">
          <w:t xml:space="preserve"> whose value is NativeRegExp</w:t>
        </w:r>
        <w:r w:rsidR="00BA3B3B" w:rsidRPr="00E77497" w:rsidDel="0054023D">
          <w:t xml:space="preserve"> </w:t>
        </w:r>
      </w:ins>
      <w:del w:id="36723"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rsidR="004C02EF" w:rsidRPr="00E77497" w:rsidRDefault="004C02EF" w:rsidP="004C02EF">
      <w:r w:rsidRPr="00E77497">
        <w:lastRenderedPageBreak/>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36724" w:author="Allen Wirfs-Brock" w:date="2011-07-02T14:35:00Z">
        <w:r w:rsidRPr="00E77497" w:rsidDel="00736F7F">
          <w:delText>or an object for which the value of the</w:delText>
        </w:r>
      </w:del>
      <w:ins w:id="36725" w:author="Allen Wirfs-Brock" w:date="2011-07-02T14:35:00Z">
        <w:r w:rsidR="00736F7F" w:rsidRPr="00E77497">
          <w:t>that has a</w:t>
        </w:r>
        <w:del w:id="36726" w:author="Rev 3 Allen Wirfs-Brock" w:date="2011-09-08T14:56:00Z">
          <w:r w:rsidR="00736F7F" w:rsidRPr="00E77497" w:rsidDel="00BA3B3B">
            <w:delText>n</w:delText>
          </w:r>
        </w:del>
      </w:ins>
      <w:r w:rsidRPr="00E77497">
        <w:t xml:space="preserve"> [[</w:t>
      </w:r>
      <w:del w:id="36727" w:author="Allen Wirfs-Brock" w:date="2011-07-02T14:35:00Z">
        <w:r w:rsidRPr="00E77497" w:rsidDel="00736F7F">
          <w:delText>Class</w:delText>
        </w:r>
      </w:del>
      <w:ins w:id="36728" w:author="Allen Wirfs-Brock" w:date="2011-07-02T14:35:00Z">
        <w:del w:id="36729" w:author="Rev 3 Allen Wirfs-Brock" w:date="2011-09-08T14:56:00Z">
          <w:r w:rsidR="00736F7F" w:rsidRPr="00E77497" w:rsidDel="00BA3B3B">
            <w:delText>IsRegExp</w:delText>
          </w:r>
        </w:del>
      </w:ins>
      <w:ins w:id="36730" w:author="Rev 3 Allen Wirfs-Brock" w:date="2011-09-08T14:56:00Z">
        <w:r w:rsidR="00BA3B3B" w:rsidRPr="00E77497">
          <w:t>NativeBrand</w:t>
        </w:r>
      </w:ins>
      <w:r w:rsidRPr="00E77497">
        <w:t>]] internal property</w:t>
      </w:r>
      <w:ins w:id="36731" w:author="Rev 3 Allen Wirfs-Brock" w:date="2011-09-08T14:56:00Z">
        <w:r w:rsidR="00BA3B3B" w:rsidRPr="00E77497">
          <w:t xml:space="preserve"> whose value is NativeRegExp</w:t>
        </w:r>
      </w:ins>
      <w:del w:id="36732"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rsidR="004C02EF" w:rsidRPr="00E77497" w:rsidRDefault="004C02EF" w:rsidP="004C02EF">
      <w:pPr>
        <w:pStyle w:val="Heading4"/>
        <w:numPr>
          <w:ilvl w:val="0"/>
          <w:numId w:val="0"/>
        </w:numPr>
      </w:pPr>
      <w:r w:rsidRPr="00E77497">
        <w:t>15.10.6.1</w:t>
      </w:r>
      <w:r w:rsidRPr="00E77497">
        <w:tab/>
        <w:t>RegExp.prototype.constructor</w:t>
      </w:r>
    </w:p>
    <w:p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rsidR="004C02EF" w:rsidRPr="00E77497" w:rsidRDefault="004C02EF" w:rsidP="004C02EF">
      <w:pPr>
        <w:pStyle w:val="Heading4"/>
        <w:numPr>
          <w:ilvl w:val="0"/>
          <w:numId w:val="0"/>
        </w:numPr>
      </w:pPr>
      <w:bookmarkStart w:id="36733" w:name="_Ref404572122"/>
      <w:r w:rsidRPr="00E77497">
        <w:t>15.10.6.2</w:t>
      </w:r>
      <w:r w:rsidRPr="00E77497">
        <w:tab/>
        <w:t>RegExp.prototype.exec(string)</w:t>
      </w:r>
      <w:bookmarkEnd w:id="36733"/>
    </w:p>
    <w:p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rsidR="004C02EF" w:rsidRPr="00E77497" w:rsidRDefault="004C02EF" w:rsidP="00175461">
      <w:pPr>
        <w:pStyle w:val="Alg4"/>
        <w:numPr>
          <w:ilvl w:val="0"/>
          <w:numId w:val="706"/>
        </w:numPr>
      </w:pPr>
      <w:r w:rsidRPr="00E77497">
        <w:t xml:space="preserve">Let </w:t>
      </w:r>
      <w:r w:rsidRPr="00E77497">
        <w:rPr>
          <w:i/>
        </w:rPr>
        <w:t>R</w:t>
      </w:r>
      <w:r w:rsidRPr="00E77497">
        <w:t xml:space="preserve"> be this RegExp object.</w:t>
      </w:r>
    </w:p>
    <w:p w:rsidR="00134DAD" w:rsidRPr="00E77497" w:rsidRDefault="00134DAD" w:rsidP="00175461">
      <w:pPr>
        <w:pStyle w:val="Alg4"/>
        <w:numPr>
          <w:ilvl w:val="0"/>
          <w:numId w:val="706"/>
        </w:numPr>
        <w:contextualSpacing/>
        <w:rPr>
          <w:ins w:id="36734" w:author="Rev 7 Allen Wirfs-Brock" w:date="2012-04-10T12:54:00Z"/>
        </w:rPr>
      </w:pPr>
      <w:ins w:id="36735" w:author="Rev 7 Allen Wirfs-Brock" w:date="2012-04-10T12:54:00Z">
        <w:r>
          <w:t>ReturnIfAbrupt(</w:t>
        </w:r>
        <w:r>
          <w:rPr>
            <w:i/>
          </w:rPr>
          <w:t>R</w:t>
        </w:r>
        <w:r>
          <w:t>).</w:t>
        </w:r>
      </w:ins>
    </w:p>
    <w:p w:rsidR="00134DAD" w:rsidRDefault="004C02EF" w:rsidP="00175461">
      <w:pPr>
        <w:pStyle w:val="Alg4"/>
        <w:numPr>
          <w:ilvl w:val="0"/>
          <w:numId w:val="706"/>
        </w:numPr>
        <w:rPr>
          <w:ins w:id="36736" w:author="Rev 7 Allen Wirfs-Brock" w:date="2012-04-10T12:55:00Z"/>
        </w:rPr>
      </w:pPr>
      <w:r w:rsidRPr="00E77497">
        <w:t xml:space="preserve">Let </w:t>
      </w:r>
      <w:r w:rsidRPr="00E77497">
        <w:rPr>
          <w:i/>
        </w:rPr>
        <w:t>S</w:t>
      </w:r>
      <w:r w:rsidRPr="00E77497">
        <w:t xml:space="preserve"> be the value of ToString(</w:t>
      </w:r>
      <w:r w:rsidRPr="00E77497">
        <w:rPr>
          <w:i/>
        </w:rPr>
        <w:t>string</w:t>
      </w:r>
      <w:r w:rsidRPr="00E77497">
        <w:t>)</w:t>
      </w:r>
    </w:p>
    <w:p w:rsidR="00134DAD" w:rsidRDefault="00134DAD" w:rsidP="00175461">
      <w:pPr>
        <w:pStyle w:val="Alg4"/>
        <w:numPr>
          <w:ilvl w:val="0"/>
          <w:numId w:val="706"/>
        </w:numPr>
        <w:rPr>
          <w:ins w:id="36737" w:author="Rev 7 Allen Wirfs-Brock" w:date="2012-04-10T12:55:00Z"/>
        </w:rPr>
      </w:pPr>
      <w:ins w:id="36738" w:author="Rev 7 Allen Wirfs-Brock" w:date="2012-04-10T12:55:00Z">
        <w:r>
          <w:t>ReturnIfAbrupt(</w:t>
        </w:r>
      </w:ins>
      <w:ins w:id="36739" w:author="Rev 7 Allen Wirfs-Brock" w:date="2012-04-10T12:57:00Z">
        <w:r>
          <w:rPr>
            <w:i/>
          </w:rPr>
          <w:t>S</w:t>
        </w:r>
      </w:ins>
      <w:ins w:id="36740" w:author="Rev 7 Allen Wirfs-Brock" w:date="2012-04-10T12:55:00Z">
        <w:r>
          <w:t>).</w:t>
        </w:r>
      </w:ins>
    </w:p>
    <w:p w:rsidR="00134DAD" w:rsidRDefault="00134DAD" w:rsidP="00175461">
      <w:pPr>
        <w:pStyle w:val="Alg4"/>
        <w:numPr>
          <w:ilvl w:val="0"/>
          <w:numId w:val="706"/>
        </w:numPr>
        <w:spacing w:after="220"/>
        <w:rPr>
          <w:ins w:id="36741" w:author="Rev 7 Allen Wirfs-Brock" w:date="2012-04-10T12:46:00Z"/>
        </w:rPr>
      </w:pPr>
      <w:ins w:id="36742" w:author="Rev 7 Allen Wirfs-Brock" w:date="2012-04-10T12:56:00Z">
        <w:r>
          <w:t xml:space="preserve">Return the result of the RegExpExec </w:t>
        </w:r>
        <w:del w:id="36743" w:author="Rev 8 Allen Wirfs-Brock" w:date="2012-06-14T14:41:00Z">
          <w:r w:rsidDel="00D4543D">
            <w:delText>abstraction operation</w:delText>
          </w:r>
        </w:del>
      </w:ins>
      <w:ins w:id="36744" w:author="Rev 8 Allen Wirfs-Brock" w:date="2012-06-14T14:41:00Z">
        <w:r w:rsidR="00D4543D">
          <w:t>abstract operation</w:t>
        </w:r>
      </w:ins>
      <w:ins w:id="36745" w:author="Rev 7 Allen Wirfs-Brock" w:date="2012-04-10T12:56:00Z">
        <w:r>
          <w:t xml:space="preserve"> with arguments </w:t>
        </w:r>
        <w:r w:rsidRPr="00134DAD">
          <w:rPr>
            <w:i/>
          </w:rPr>
          <w:t>R</w:t>
        </w:r>
        <w:r>
          <w:t xml:space="preserve"> and </w:t>
        </w:r>
        <w:r w:rsidRPr="00134DAD">
          <w:rPr>
            <w:i/>
          </w:rPr>
          <w:t>S</w:t>
        </w:r>
      </w:ins>
      <w:r w:rsidR="004C02EF" w:rsidRPr="00E77497">
        <w:t>.</w:t>
      </w:r>
    </w:p>
    <w:p w:rsidR="007D695C" w:rsidRDefault="007D695C" w:rsidP="007D695C">
      <w:pPr>
        <w:rPr>
          <w:ins w:id="36746" w:author="Rev 11 Allen Wirfs-Brock" w:date="2012-10-23T15:41:00Z"/>
        </w:rPr>
      </w:pPr>
      <w:ins w:id="36747" w:author="Rev 11 Allen Wirfs-Brock" w:date="2012-10-23T15:41:00Z">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ins>
    </w:p>
    <w:p w:rsidR="00134DAD" w:rsidRPr="00134DAD" w:rsidRDefault="00134DAD" w:rsidP="00134DAD">
      <w:pPr>
        <w:rPr>
          <w:lang w:eastAsia="en-US"/>
        </w:rPr>
      </w:pPr>
      <w:ins w:id="36748" w:author="Rev 7 Allen Wirfs-Brock" w:date="2012-04-10T12:46:00Z">
        <w:r>
          <w:rPr>
            <w:lang w:eastAsia="en-US"/>
          </w:rPr>
          <w:t>The abstract operation RegExpExec with</w:t>
        </w:r>
      </w:ins>
      <w:ins w:id="36749" w:author="Rev 7 Allen Wirfs-Brock" w:date="2012-04-10T12:47:00Z">
        <w:r>
          <w:rPr>
            <w:lang w:eastAsia="en-US"/>
          </w:rPr>
          <w:t xml:space="preserve">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ins>
    </w:p>
    <w:p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rsidR="004C02EF" w:rsidRPr="00E77497" w:rsidRDefault="004C02EF" w:rsidP="00134DAD">
      <w:pPr>
        <w:pStyle w:val="Alg4"/>
        <w:numPr>
          <w:ilvl w:val="0"/>
          <w:numId w:val="70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rsidR="00E614CD" w:rsidRDefault="00E614CD" w:rsidP="00134DAD">
      <w:pPr>
        <w:pStyle w:val="Alg4"/>
        <w:numPr>
          <w:ilvl w:val="0"/>
          <w:numId w:val="703"/>
        </w:numPr>
        <w:rPr>
          <w:ins w:id="36750" w:author="Rev 7 Allen Wirfs-Brock" w:date="2012-04-11T12:57:00Z"/>
        </w:rPr>
      </w:pPr>
      <w:ins w:id="36751" w:author="Rev 7 Allen Wirfs-Brock" w:date="2012-04-11T12:57:00Z">
        <w:r>
          <w:t>ReturnIfAbrupt(</w:t>
        </w:r>
        <w:r>
          <w:rPr>
            <w:i/>
          </w:rPr>
          <w:t>i</w:t>
        </w:r>
        <w:r>
          <w:t>).</w:t>
        </w:r>
      </w:ins>
    </w:p>
    <w:p w:rsidR="004C02EF" w:rsidRPr="00E77497" w:rsidRDefault="004C02EF" w:rsidP="00134DAD">
      <w:pPr>
        <w:pStyle w:val="Alg4"/>
        <w:numPr>
          <w:ilvl w:val="0"/>
          <w:numId w:val="70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rsidR="00E614CD" w:rsidRDefault="00E614CD" w:rsidP="00134DAD">
      <w:pPr>
        <w:pStyle w:val="Alg4"/>
        <w:numPr>
          <w:ilvl w:val="0"/>
          <w:numId w:val="703"/>
        </w:numPr>
        <w:rPr>
          <w:ins w:id="36752" w:author="Rev 7 Allen Wirfs-Brock" w:date="2012-04-11T12:57:00Z"/>
        </w:rPr>
      </w:pPr>
      <w:ins w:id="36753" w:author="Rev 7 Allen Wirfs-Brock" w:date="2012-04-11T12:58:00Z">
        <w:r>
          <w:t>ReturnIfAbrupt(</w:t>
        </w:r>
        <w:r>
          <w:rPr>
            <w:i/>
          </w:rPr>
          <w:t>global</w:t>
        </w:r>
        <w:r>
          <w:t>).</w:t>
        </w:r>
      </w:ins>
    </w:p>
    <w:p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rsidR="004C02EF" w:rsidRPr="00E77497" w:rsidRDefault="00E614CD" w:rsidP="00175461">
      <w:pPr>
        <w:pStyle w:val="Alg4"/>
        <w:numPr>
          <w:ilvl w:val="2"/>
          <w:numId w:val="703"/>
        </w:numPr>
      </w:pPr>
      <w:ins w:id="36754"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36755"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and </w:t>
      </w:r>
      <w:r w:rsidR="004C02EF" w:rsidRPr="00E77497">
        <w:rPr>
          <w:b/>
        </w:rPr>
        <w:t>true</w:t>
      </w:r>
      <w:r w:rsidR="004C02EF" w:rsidRPr="00E77497">
        <w:t>.</w:t>
      </w:r>
    </w:p>
    <w:p w:rsidR="00E614CD" w:rsidRDefault="00E614CD" w:rsidP="00175461">
      <w:pPr>
        <w:pStyle w:val="Alg4"/>
        <w:numPr>
          <w:ilvl w:val="2"/>
          <w:numId w:val="703"/>
        </w:numPr>
        <w:rPr>
          <w:ins w:id="36756" w:author="Rev 7 Allen Wirfs-Brock" w:date="2012-04-11T12:59:00Z"/>
        </w:rPr>
      </w:pPr>
      <w:ins w:id="36757" w:author="Rev 7 Allen Wirfs-Brock" w:date="2012-04-11T12:59:00Z">
        <w:r>
          <w:t>ReturnIfAbrupt(</w:t>
        </w:r>
      </w:ins>
      <w:ins w:id="36758" w:author="Rev 7 Allen Wirfs-Brock" w:date="2012-04-11T13:02:00Z">
        <w:r>
          <w:rPr>
            <w:i/>
          </w:rPr>
          <w:t>put</w:t>
        </w:r>
        <w:r w:rsidRPr="00F726FB">
          <w:rPr>
            <w:i/>
          </w:rPr>
          <w:t>Status</w:t>
        </w:r>
      </w:ins>
      <w:ins w:id="36759" w:author="Rev 7 Allen Wirfs-Brock" w:date="2012-04-11T12:59:00Z">
        <w:r>
          <w:t>).</w:t>
        </w:r>
      </w:ins>
    </w:p>
    <w:p w:rsidR="004C02EF" w:rsidRPr="00E77497" w:rsidRDefault="004C02EF" w:rsidP="00175461">
      <w:pPr>
        <w:pStyle w:val="Alg4"/>
        <w:numPr>
          <w:ilvl w:val="2"/>
          <w:numId w:val="703"/>
        </w:numPr>
      </w:pPr>
      <w:r w:rsidRPr="00E77497">
        <w:t xml:space="preserve">Return </w:t>
      </w:r>
      <w:r w:rsidRPr="00E77497">
        <w:rPr>
          <w:b/>
        </w:rPr>
        <w:t>null</w:t>
      </w:r>
      <w:r w:rsidRPr="00E77497">
        <w:t>.</w:t>
      </w:r>
    </w:p>
    <w:p w:rsidR="004C02EF" w:rsidRPr="00E77497" w:rsidRDefault="004C02EF" w:rsidP="00175461">
      <w:pPr>
        <w:pStyle w:val="Alg4"/>
        <w:numPr>
          <w:ilvl w:val="1"/>
          <w:numId w:val="703"/>
        </w:numPr>
      </w:pPr>
      <w:del w:id="36760" w:author="Rev 9 Allen Wirfs-Brock" w:date="2012-07-07T16:10:00Z">
        <w:r w:rsidRPr="00E77497" w:rsidDel="00681A60">
          <w:delText xml:space="preserve">Call </w:delText>
        </w:r>
      </w:del>
      <w:ins w:id="36761" w:author="Rev 9 Allen Wirfs-Brock" w:date="2012-07-07T16:10:00Z">
        <w:r w:rsidR="00681A60">
          <w:t xml:space="preserve">Let </w:t>
        </w:r>
        <w:r w:rsidR="00681A60" w:rsidRPr="00681A60">
          <w:rPr>
            <w:i/>
          </w:rPr>
          <w:t>r</w:t>
        </w:r>
        <w:r w:rsidR="00681A60">
          <w:t xml:space="preserve"> be the result of calling</w:t>
        </w:r>
        <w:r w:rsidR="00681A60" w:rsidRPr="00E77497">
          <w:t xml:space="preserve"> </w:t>
        </w:r>
      </w:ins>
      <w:r w:rsidRPr="00E77497">
        <w:t xml:space="preserve">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rsidR="004C02EF" w:rsidRPr="00E77497" w:rsidRDefault="004C02EF" w:rsidP="00175461">
      <w:pPr>
        <w:pStyle w:val="Alg4"/>
        <w:numPr>
          <w:ilvl w:val="1"/>
          <w:numId w:val="703"/>
        </w:numPr>
      </w:pPr>
      <w:r w:rsidRPr="00E77497">
        <w:t xml:space="preserve">If </w:t>
      </w:r>
      <w:del w:id="36762" w:author="Rev 9 Allen Wirfs-Brock" w:date="2012-07-07T16:11:00Z">
        <w:r w:rsidRPr="00681A60" w:rsidDel="00681A60">
          <w:rPr>
            <w:i/>
          </w:rPr>
          <w:delText>[[Match]] returned</w:delText>
        </w:r>
      </w:del>
      <w:ins w:id="36763" w:author="Rev 9 Allen Wirfs-Brock" w:date="2012-07-07T16:11:00Z">
        <w:r w:rsidR="00681A60" w:rsidRPr="00681A60">
          <w:rPr>
            <w:i/>
          </w:rPr>
          <w:t>r</w:t>
        </w:r>
        <w:r w:rsidR="00681A60">
          <w:t xml:space="preserve"> is</w:t>
        </w:r>
      </w:ins>
      <w:r w:rsidRPr="00E77497">
        <w:t xml:space="preserve"> </w:t>
      </w:r>
      <w:r w:rsidRPr="00E77497">
        <w:rPr>
          <w:b/>
        </w:rPr>
        <w:t>failure</w:t>
      </w:r>
      <w:r w:rsidRPr="00E77497">
        <w:t xml:space="preserve">, then </w:t>
      </w:r>
    </w:p>
    <w:p w:rsidR="004C02EF" w:rsidRPr="00E77497" w:rsidRDefault="004C02EF" w:rsidP="00175461">
      <w:pPr>
        <w:pStyle w:val="Alg4"/>
        <w:numPr>
          <w:ilvl w:val="2"/>
          <w:numId w:val="703"/>
        </w:numPr>
        <w:rPr>
          <w:i/>
        </w:rPr>
      </w:pPr>
      <w:r w:rsidRPr="00E77497">
        <w:rPr>
          <w:i/>
        </w:rPr>
        <w:t>Let i = i+1.</w:t>
      </w:r>
    </w:p>
    <w:p w:rsidR="004C02EF" w:rsidRPr="00E77497" w:rsidRDefault="004C02EF" w:rsidP="00175461">
      <w:pPr>
        <w:pStyle w:val="Alg4"/>
        <w:numPr>
          <w:ilvl w:val="1"/>
          <w:numId w:val="703"/>
        </w:numPr>
      </w:pPr>
      <w:r w:rsidRPr="00E77497">
        <w:t xml:space="preserve">else </w:t>
      </w:r>
    </w:p>
    <w:p w:rsidR="004C02EF" w:rsidRPr="00E77497" w:rsidRDefault="004C02EF" w:rsidP="00175461">
      <w:pPr>
        <w:pStyle w:val="Alg4"/>
        <w:numPr>
          <w:ilvl w:val="2"/>
          <w:numId w:val="703"/>
        </w:numPr>
      </w:pPr>
      <w:del w:id="36764" w:author="Rev 9 Allen Wirfs-Brock" w:date="2012-07-07T16:12:00Z">
        <w:r w:rsidRPr="00E77497" w:rsidDel="00681A60">
          <w:delText xml:space="preserve">Let </w:delText>
        </w:r>
      </w:del>
      <w:ins w:id="36765" w:author="Rev 9 Allen Wirfs-Brock" w:date="2012-07-07T16:12:00Z">
        <w:r w:rsidR="00681A60">
          <w:t>Assert:</w:t>
        </w:r>
        <w:r w:rsidR="00681A60" w:rsidRPr="00E77497">
          <w:t xml:space="preserve"> </w:t>
        </w:r>
      </w:ins>
      <w:r w:rsidRPr="00E77497">
        <w:rPr>
          <w:i/>
        </w:rPr>
        <w:t>r</w:t>
      </w:r>
      <w:r w:rsidRPr="00E77497">
        <w:t xml:space="preserve"> </w:t>
      </w:r>
      <w:del w:id="36766" w:author="Rev 9 Allen Wirfs-Brock" w:date="2012-07-07T16:12:00Z">
        <w:r w:rsidRPr="00E77497" w:rsidDel="00681A60">
          <w:delText>be the</w:delText>
        </w:r>
      </w:del>
      <w:ins w:id="36767" w:author="Rev 9 Allen Wirfs-Brock" w:date="2012-07-07T16:12:00Z">
        <w:r w:rsidR="00681A60">
          <w:t>is a</w:t>
        </w:r>
      </w:ins>
      <w:r w:rsidRPr="00E77497">
        <w:t xml:space="preserve"> State</w:t>
      </w:r>
      <w:del w:id="36768" w:author="Rev 9 Allen Wirfs-Brock" w:date="2012-07-07T16:12:00Z">
        <w:r w:rsidRPr="00E77497" w:rsidDel="00681A60">
          <w:delText xml:space="preserve"> result of the call to [[Match]]</w:delText>
        </w:r>
      </w:del>
      <w:r w:rsidRPr="00E77497">
        <w:t>.</w:t>
      </w:r>
    </w:p>
    <w:p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rsidR="004C02EF" w:rsidRPr="00E77497" w:rsidRDefault="00E614CD" w:rsidP="00175461">
      <w:pPr>
        <w:pStyle w:val="Alg4"/>
        <w:numPr>
          <w:ilvl w:val="1"/>
          <w:numId w:val="703"/>
        </w:numPr>
      </w:pPr>
      <w:ins w:id="36769"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36770"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rsidR="00E614CD" w:rsidRDefault="00E614CD" w:rsidP="00175461">
      <w:pPr>
        <w:pStyle w:val="Alg4"/>
        <w:numPr>
          <w:ilvl w:val="1"/>
          <w:numId w:val="703"/>
        </w:numPr>
        <w:rPr>
          <w:ins w:id="36771" w:author="Rev 7 Allen Wirfs-Brock" w:date="2012-04-11T12:59:00Z"/>
        </w:rPr>
      </w:pPr>
      <w:ins w:id="36772" w:author="Rev 7 Allen Wirfs-Brock" w:date="2012-04-11T12:59:00Z">
        <w:r>
          <w:t>ReturnIfAbrupt(</w:t>
        </w:r>
      </w:ins>
      <w:ins w:id="36773" w:author="Rev 7 Allen Wirfs-Brock" w:date="2012-04-11T13:02:00Z">
        <w:r>
          <w:rPr>
            <w:i/>
          </w:rPr>
          <w:t>put</w:t>
        </w:r>
        <w:r w:rsidRPr="00F726FB">
          <w:rPr>
            <w:i/>
          </w:rPr>
          <w:t>Status</w:t>
        </w:r>
      </w:ins>
      <w:ins w:id="36774" w:author="Rev 7 Allen Wirfs-Brock" w:date="2012-04-11T12:59:00Z">
        <w:r>
          <w:t>).</w:t>
        </w:r>
      </w:ins>
    </w:p>
    <w:p w:rsidR="004C02EF" w:rsidRPr="00E77497" w:rsidRDefault="004C02EF" w:rsidP="00175461">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rsidR="004C02EF" w:rsidRPr="00E77497" w:rsidRDefault="004C02EF" w:rsidP="00175461">
      <w:pPr>
        <w:pStyle w:val="Alg4"/>
        <w:numPr>
          <w:ilvl w:val="0"/>
          <w:numId w:val="703"/>
        </w:numPr>
      </w:pPr>
      <w:r w:rsidRPr="00E77497">
        <w:t xml:space="preserve">Let </w:t>
      </w:r>
      <w:r w:rsidRPr="00E77497">
        <w:rPr>
          <w:i/>
        </w:rPr>
        <w:t>A</w:t>
      </w:r>
      <w:r w:rsidRPr="00E77497">
        <w:t xml:space="preserve"> be </w:t>
      </w:r>
      <w:ins w:id="36775" w:author="Rev 7 Allen Wirfs-Brock" w:date="2012-04-11T13:03:00Z">
        <w:r w:rsidR="00E614CD">
          <w:t>the result of the abstract operation ArrayCreate with argument 0</w:t>
        </w:r>
        <w:r w:rsidR="00E614CD" w:rsidRPr="00E77497">
          <w:t>.</w:t>
        </w:r>
      </w:ins>
      <w:del w:id="36776" w:author="Rev 7 Allen Wirfs-Brock" w:date="2012-04-11T13:03:00Z">
        <w:r w:rsidRPr="00E77497" w:rsidDel="00E614CD">
          <w:delText xml:space="preserve">a new array created as if by the expression </w:delText>
        </w:r>
        <w:r w:rsidRPr="00E77497" w:rsidDel="00E614CD">
          <w:rPr>
            <w:rFonts w:ascii="Courier New" w:hAnsi="Courier New"/>
            <w:b/>
          </w:rPr>
          <w:delText>new Array()</w:delText>
        </w:r>
        <w:r w:rsidRPr="00E77497" w:rsidDel="00E614CD">
          <w:delText xml:space="preserve"> where </w:delText>
        </w:r>
        <w:r w:rsidRPr="00E77497" w:rsidDel="00E614CD">
          <w:rPr>
            <w:rFonts w:ascii="Courier New" w:hAnsi="Courier New" w:cs="Courier New"/>
            <w:b/>
          </w:rPr>
          <w:delText>Array</w:delText>
        </w:r>
        <w:r w:rsidRPr="00E77497" w:rsidDel="00E614CD">
          <w:delText xml:space="preserve"> is the standard built-in constructor with that name.</w:delText>
        </w:r>
      </w:del>
    </w:p>
    <w:p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rsidR="00E614CD" w:rsidRDefault="00E614CD" w:rsidP="00175461">
      <w:pPr>
        <w:pStyle w:val="Alg4"/>
        <w:numPr>
          <w:ilvl w:val="0"/>
          <w:numId w:val="703"/>
        </w:numPr>
        <w:rPr>
          <w:ins w:id="36777" w:author="Rev 7 Allen Wirfs-Brock" w:date="2012-04-11T13:05:00Z"/>
        </w:rPr>
      </w:pPr>
      <w:ins w:id="36778" w:author="Rev 7 Allen Wirfs-Brock" w:date="2012-04-11T13:05:00Z">
        <w:r>
          <w:t>Assert: The following [DefineOwnProperty]] calls will not result in an abrupt completion.</w:t>
        </w:r>
      </w:ins>
    </w:p>
    <w:p w:rsidR="004C02EF" w:rsidRPr="00E77497" w:rsidRDefault="004C02EF" w:rsidP="00175461">
      <w:pPr>
        <w:pStyle w:val="Alg4"/>
        <w:numPr>
          <w:ilvl w:val="0"/>
          <w:numId w:val="703"/>
        </w:numPr>
      </w:pPr>
      <w:r w:rsidRPr="00E77497">
        <w:lastRenderedPageBreak/>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36779"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36780"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36781"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rsidR="004C02EF" w:rsidRPr="00E77497" w:rsidRDefault="004C02EF" w:rsidP="00175461">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rsidR="004C02EF" w:rsidRPr="00E77497" w:rsidRDefault="004C02EF" w:rsidP="00175461">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36782"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rsidR="004C02EF" w:rsidRPr="00E77497" w:rsidRDefault="004C02EF" w:rsidP="004C02EF">
      <w:pPr>
        <w:pStyle w:val="Heading4"/>
        <w:numPr>
          <w:ilvl w:val="0"/>
          <w:numId w:val="0"/>
        </w:numPr>
      </w:pPr>
      <w:r w:rsidRPr="00E77497">
        <w:t>15.10.6.3</w:t>
      </w:r>
      <w:r w:rsidRPr="00E77497">
        <w:tab/>
        <w:t>RegExp.prototype.test(string)</w:t>
      </w:r>
    </w:p>
    <w:p w:rsidR="004C02EF" w:rsidRPr="00E77497" w:rsidRDefault="004C02EF" w:rsidP="004C02EF">
      <w:r w:rsidRPr="00E77497">
        <w:t>The following steps are taken:</w:t>
      </w:r>
    </w:p>
    <w:p w:rsidR="00134DAD" w:rsidRPr="00E77497" w:rsidRDefault="00134DAD" w:rsidP="00134DAD">
      <w:pPr>
        <w:pStyle w:val="Alg4"/>
        <w:numPr>
          <w:ilvl w:val="0"/>
          <w:numId w:val="324"/>
        </w:numPr>
        <w:rPr>
          <w:ins w:id="36783" w:author="Rev 7 Allen Wirfs-Brock" w:date="2012-04-10T12:58:00Z"/>
        </w:rPr>
      </w:pPr>
      <w:ins w:id="36784" w:author="Rev 7 Allen Wirfs-Brock" w:date="2012-04-10T12:58:00Z">
        <w:r w:rsidRPr="00E77497">
          <w:t xml:space="preserve">Let </w:t>
        </w:r>
        <w:r w:rsidRPr="00E77497">
          <w:rPr>
            <w:i/>
          </w:rPr>
          <w:t>R</w:t>
        </w:r>
        <w:r w:rsidRPr="00E77497">
          <w:t xml:space="preserve"> be this RegExp object.</w:t>
        </w:r>
      </w:ins>
    </w:p>
    <w:p w:rsidR="00134DAD" w:rsidRPr="00E77497" w:rsidRDefault="00134DAD" w:rsidP="00134DAD">
      <w:pPr>
        <w:pStyle w:val="Alg4"/>
        <w:numPr>
          <w:ilvl w:val="0"/>
          <w:numId w:val="324"/>
        </w:numPr>
        <w:contextualSpacing/>
        <w:rPr>
          <w:ins w:id="36785" w:author="Rev 7 Allen Wirfs-Brock" w:date="2012-04-10T12:58:00Z"/>
        </w:rPr>
      </w:pPr>
      <w:ins w:id="36786" w:author="Rev 7 Allen Wirfs-Brock" w:date="2012-04-10T12:58:00Z">
        <w:r>
          <w:t>ReturnIfAbrupt(</w:t>
        </w:r>
        <w:r>
          <w:rPr>
            <w:i/>
          </w:rPr>
          <w:t>R</w:t>
        </w:r>
        <w:r>
          <w:t>).</w:t>
        </w:r>
      </w:ins>
    </w:p>
    <w:p w:rsidR="00134DAD" w:rsidRDefault="00134DAD" w:rsidP="00134DAD">
      <w:pPr>
        <w:pStyle w:val="Alg4"/>
        <w:numPr>
          <w:ilvl w:val="0"/>
          <w:numId w:val="324"/>
        </w:numPr>
        <w:rPr>
          <w:ins w:id="36787" w:author="Rev 7 Allen Wirfs-Brock" w:date="2012-04-10T12:58:00Z"/>
        </w:rPr>
      </w:pPr>
      <w:ins w:id="36788" w:author="Rev 7 Allen Wirfs-Brock" w:date="2012-04-10T12:58:00Z">
        <w:r w:rsidRPr="00E77497">
          <w:t xml:space="preserve">Let </w:t>
        </w:r>
        <w:r w:rsidRPr="00E77497">
          <w:rPr>
            <w:i/>
          </w:rPr>
          <w:t>S</w:t>
        </w:r>
        <w:r w:rsidRPr="00E77497">
          <w:t xml:space="preserve"> be the value of ToString(</w:t>
        </w:r>
        <w:r w:rsidRPr="00E77497">
          <w:rPr>
            <w:i/>
          </w:rPr>
          <w:t>string</w:t>
        </w:r>
        <w:r w:rsidRPr="00E77497">
          <w:t>)</w:t>
        </w:r>
      </w:ins>
    </w:p>
    <w:p w:rsidR="00134DAD" w:rsidRDefault="00134DAD" w:rsidP="00134DAD">
      <w:pPr>
        <w:pStyle w:val="Alg4"/>
        <w:numPr>
          <w:ilvl w:val="0"/>
          <w:numId w:val="324"/>
        </w:numPr>
        <w:rPr>
          <w:ins w:id="36789" w:author="Rev 7 Allen Wirfs-Brock" w:date="2012-04-10T12:58:00Z"/>
        </w:rPr>
      </w:pPr>
      <w:ins w:id="36790" w:author="Rev 7 Allen Wirfs-Brock" w:date="2012-04-10T12:58:00Z">
        <w:r>
          <w:t>ReturnIfAbrupt(</w:t>
        </w:r>
        <w:r>
          <w:rPr>
            <w:i/>
          </w:rPr>
          <w:t>S</w:t>
        </w:r>
        <w:r>
          <w:t>).</w:t>
        </w:r>
      </w:ins>
    </w:p>
    <w:p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ins w:id="36791" w:author="Rev 7 Allen Wirfs-Brock" w:date="2012-04-10T13:00:00Z">
        <w:r w:rsidR="00134DAD">
          <w:t xml:space="preserve"> the</w:t>
        </w:r>
      </w:ins>
      <w:r w:rsidRPr="00E77497">
        <w:t xml:space="preserve"> </w:t>
      </w:r>
      <w:ins w:id="36792" w:author="Rev 7 Allen Wirfs-Brock" w:date="2012-04-10T12:59:00Z">
        <w:r w:rsidR="00134DAD">
          <w:t xml:space="preserve">RegExpExec </w:t>
        </w:r>
        <w:del w:id="36793" w:author="Rev 8 Allen Wirfs-Brock" w:date="2012-06-14T14:41:00Z">
          <w:r w:rsidR="00134DAD" w:rsidDel="00D4543D">
            <w:delText>abstraction operation</w:delText>
          </w:r>
        </w:del>
      </w:ins>
      <w:ins w:id="36794" w:author="Rev 8 Allen Wirfs-Brock" w:date="2012-06-14T14:41:00Z">
        <w:r w:rsidR="00D4543D">
          <w:t>abstract operation</w:t>
        </w:r>
      </w:ins>
      <w:ins w:id="36795" w:author="Rev 7 Allen Wirfs-Brock" w:date="2012-04-10T12:59:00Z">
        <w:r w:rsidR="00134DAD">
          <w:t xml:space="preserve"> with arguments </w:t>
        </w:r>
        <w:r w:rsidR="00134DAD" w:rsidRPr="00134DAD">
          <w:rPr>
            <w:i/>
          </w:rPr>
          <w:t>R</w:t>
        </w:r>
        <w:r w:rsidR="00134DAD">
          <w:t xml:space="preserve"> and </w:t>
        </w:r>
        <w:r w:rsidR="00134DAD" w:rsidRPr="00134DAD">
          <w:rPr>
            <w:i/>
          </w:rPr>
          <w:t>S</w:t>
        </w:r>
      </w:ins>
      <w:del w:id="36796" w:author="Rev 7 Allen Wirfs-Brock" w:date="2012-04-10T12:59:00Z">
        <w:r w:rsidRPr="00E77497" w:rsidDel="00134DAD">
          <w:delText xml:space="preserve">evaluating the </w:delText>
        </w:r>
        <w:r w:rsidRPr="00E77497" w:rsidDel="00134DAD">
          <w:rPr>
            <w:rFonts w:ascii="Courier New" w:hAnsi="Courier New" w:cs="Courier New"/>
            <w:b/>
          </w:rPr>
          <w:delText>RegExp.prototype.exec</w:delText>
        </w:r>
        <w:r w:rsidRPr="00E77497" w:rsidDel="00134DAD">
          <w:delText xml:space="preserve"> (15.10.6.2) algorithm upon this RegExp object using </w:delText>
        </w:r>
        <w:r w:rsidRPr="00E77497" w:rsidDel="00134DAD">
          <w:rPr>
            <w:i/>
          </w:rPr>
          <w:delText>string</w:delText>
        </w:r>
        <w:r w:rsidRPr="00E77497" w:rsidDel="00134DAD">
          <w:delText xml:space="preserve"> as the argument</w:delText>
        </w:r>
      </w:del>
      <w:r w:rsidRPr="00E77497">
        <w:t>.</w:t>
      </w:r>
    </w:p>
    <w:p w:rsidR="00134DAD" w:rsidRDefault="00134DAD" w:rsidP="00134DAD">
      <w:pPr>
        <w:pStyle w:val="Alg4"/>
        <w:numPr>
          <w:ilvl w:val="0"/>
          <w:numId w:val="324"/>
        </w:numPr>
        <w:rPr>
          <w:ins w:id="36797" w:author="Rev 7 Allen Wirfs-Brock" w:date="2012-04-10T13:00:00Z"/>
        </w:rPr>
      </w:pPr>
      <w:ins w:id="36798" w:author="Rev 7 Allen Wirfs-Brock" w:date="2012-04-10T13:00:00Z">
        <w:r>
          <w:t>ReturnIfAbrupt(</w:t>
        </w:r>
        <w:r>
          <w:rPr>
            <w:i/>
          </w:rPr>
          <w:t>match</w:t>
        </w:r>
        <w:r>
          <w:t>).</w:t>
        </w:r>
      </w:ins>
    </w:p>
    <w:p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rsidR="004C02EF" w:rsidRPr="00E77497" w:rsidRDefault="004C02EF" w:rsidP="004C02EF">
      <w:pPr>
        <w:pStyle w:val="Heading4"/>
        <w:numPr>
          <w:ilvl w:val="0"/>
          <w:numId w:val="0"/>
        </w:numPr>
      </w:pPr>
      <w:r w:rsidRPr="00E77497">
        <w:t>15.10.6.4</w:t>
      </w:r>
      <w:r w:rsidRPr="00E77497">
        <w:tab/>
        <w:t>RegExp.prototype.toString()</w:t>
      </w:r>
    </w:p>
    <w:p w:rsidR="004C02EF" w:rsidRPr="00E77497" w:rsidRDefault="004C02EF" w:rsidP="004C02EF">
      <w:pPr>
        <w:rPr>
          <w:rFonts w:ascii="Courier New" w:hAnsi="Courier New"/>
          <w:b/>
        </w:rPr>
      </w:pPr>
      <w:commentRangeStart w:id="36799"/>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commentRangeEnd w:id="36799"/>
      <w:r w:rsidR="00134DAD">
        <w:rPr>
          <w:rStyle w:val="CommentReference"/>
        </w:rPr>
        <w:commentReference w:id="36799"/>
      </w:r>
    </w:p>
    <w:p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rsidR="004C02EF" w:rsidRPr="004D1BD1" w:rsidRDefault="004C02EF" w:rsidP="00F710D2">
      <w:pPr>
        <w:pStyle w:val="Heading3"/>
        <w:numPr>
          <w:ilvl w:val="0"/>
          <w:numId w:val="0"/>
        </w:numPr>
      </w:pPr>
      <w:bookmarkStart w:id="36800" w:name="_Toc417706286"/>
      <w:bookmarkStart w:id="36801" w:name="_Toc432237651"/>
      <w:bookmarkStart w:id="36802" w:name="_Toc432984860"/>
      <w:bookmarkStart w:id="36803" w:name="_Toc472818961"/>
      <w:bookmarkStart w:id="36804" w:name="_Toc235503539"/>
      <w:bookmarkStart w:id="36805" w:name="_Toc241509314"/>
      <w:bookmarkStart w:id="36806" w:name="_Toc244416801"/>
      <w:bookmarkStart w:id="36807" w:name="_Toc276631165"/>
      <w:bookmarkStart w:id="36808" w:name="_Toc339020492"/>
      <w:r w:rsidRPr="004D1BD1">
        <w:t>15.10.7</w:t>
      </w:r>
      <w:r w:rsidRPr="004D1BD1">
        <w:tab/>
        <w:t>Properties of RegExp Instances</w:t>
      </w:r>
      <w:bookmarkEnd w:id="36800"/>
      <w:bookmarkEnd w:id="36801"/>
      <w:bookmarkEnd w:id="36802"/>
      <w:bookmarkEnd w:id="36803"/>
      <w:bookmarkEnd w:id="36804"/>
      <w:bookmarkEnd w:id="36805"/>
      <w:bookmarkEnd w:id="36806"/>
      <w:bookmarkEnd w:id="36807"/>
      <w:bookmarkEnd w:id="36808"/>
    </w:p>
    <w:p w:rsidR="004C02EF" w:rsidRPr="00E77497" w:rsidRDefault="004C02EF" w:rsidP="004C02EF">
      <w:r w:rsidRPr="008B7F6F">
        <w:t xml:space="preserve">RegExp instances inherit properties from the RegExp prototype object and </w:t>
      </w:r>
      <w:del w:id="36809" w:author="Allen Wirfs-Brock" w:date="2011-07-02T14:36:00Z">
        <w:r w:rsidRPr="006B6D0A" w:rsidDel="00736F7F">
          <w:delText xml:space="preserve">their </w:delText>
        </w:r>
      </w:del>
      <w:ins w:id="36810" w:author="Allen Wirfs-Brock" w:date="2011-07-02T14:36:00Z">
        <w:r w:rsidR="00736F7F" w:rsidRPr="006B6D0A">
          <w:t xml:space="preserve">have a </w:t>
        </w:r>
      </w:ins>
      <w:r w:rsidRPr="006B6D0A">
        <w:t>[[</w:t>
      </w:r>
      <w:del w:id="36811" w:author="Allen Wirfs-Brock" w:date="2011-07-02T14:36:00Z">
        <w:r w:rsidRPr="00E65A34" w:rsidDel="00736F7F">
          <w:delText>Class</w:delText>
        </w:r>
      </w:del>
      <w:ins w:id="36812" w:author="Allen Wirfs-Brock" w:date="2011-07-02T14:36:00Z">
        <w:del w:id="36813" w:author="Rev 3 Allen Wirfs-Brock" w:date="2011-09-08T14:57:00Z">
          <w:r w:rsidR="00736F7F" w:rsidRPr="00546435" w:rsidDel="00BA3B3B">
            <w:delText>IsRegExp</w:delText>
          </w:r>
        </w:del>
      </w:ins>
      <w:ins w:id="36814" w:author="Rev 3 Allen Wirfs-Brock" w:date="2011-09-08T14:57:00Z">
        <w:r w:rsidR="00BA3B3B" w:rsidRPr="00A67AF2">
          <w:t>NativeBrand</w:t>
        </w:r>
      </w:ins>
      <w:r w:rsidRPr="00A67AF2">
        <w:t>]] internal property</w:t>
      </w:r>
      <w:ins w:id="36815" w:author="Rev 3 Allen Wirfs-Brock" w:date="2011-09-08T14:56:00Z">
        <w:r w:rsidR="00BA3B3B" w:rsidRPr="00A67AF2">
          <w:t xml:space="preserve"> whose value is NativeRegExp</w:t>
        </w:r>
      </w:ins>
      <w:del w:id="36816"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rsidR="004C02EF" w:rsidRPr="00E77497" w:rsidRDefault="004C02EF" w:rsidP="004C02EF">
      <w:r w:rsidRPr="00E77497">
        <w:t>RegExp instances also have the following properties.</w:t>
      </w:r>
    </w:p>
    <w:p w:rsidR="004C02EF" w:rsidRPr="00E77497" w:rsidRDefault="004C02EF" w:rsidP="004C02EF">
      <w:pPr>
        <w:pStyle w:val="Heading4"/>
        <w:numPr>
          <w:ilvl w:val="0"/>
          <w:numId w:val="0"/>
        </w:numPr>
      </w:pPr>
      <w:r w:rsidRPr="00E77497">
        <w:t>15.10.7.1</w:t>
      </w:r>
      <w:r w:rsidRPr="00E77497">
        <w:tab/>
        <w:t>source</w:t>
      </w:r>
    </w:p>
    <w:p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4C02EF" w:rsidRPr="00E77497" w:rsidRDefault="004C02EF" w:rsidP="004C02EF">
      <w:pPr>
        <w:pStyle w:val="Heading4"/>
        <w:numPr>
          <w:ilvl w:val="0"/>
          <w:numId w:val="0"/>
        </w:numPr>
      </w:pPr>
      <w:r w:rsidRPr="00E77497">
        <w:t>15.10.7.2</w:t>
      </w:r>
      <w:r w:rsidRPr="00E77497">
        <w:tab/>
        <w:t>global</w:t>
      </w:r>
    </w:p>
    <w:p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4C02EF" w:rsidRPr="00E77497" w:rsidRDefault="004C02EF" w:rsidP="004C02EF">
      <w:pPr>
        <w:pStyle w:val="Heading4"/>
        <w:numPr>
          <w:ilvl w:val="0"/>
          <w:numId w:val="0"/>
        </w:numPr>
      </w:pPr>
      <w:bookmarkStart w:id="36817" w:name="_Ref408723499"/>
      <w:r w:rsidRPr="00E77497">
        <w:lastRenderedPageBreak/>
        <w:t>15.10.7.3</w:t>
      </w:r>
      <w:r w:rsidRPr="00E77497">
        <w:tab/>
        <w:t>ignoreCase</w:t>
      </w:r>
      <w:bookmarkEnd w:id="36817"/>
    </w:p>
    <w:p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4C02EF" w:rsidRPr="00E77497" w:rsidRDefault="004C02EF" w:rsidP="004C02EF">
      <w:pPr>
        <w:pStyle w:val="Heading4"/>
        <w:numPr>
          <w:ilvl w:val="0"/>
          <w:numId w:val="0"/>
        </w:numPr>
      </w:pPr>
      <w:r w:rsidRPr="00E77497">
        <w:t>15.10.7.4</w:t>
      </w:r>
      <w:r w:rsidRPr="00E77497">
        <w:tab/>
        <w:t>multiline</w:t>
      </w:r>
    </w:p>
    <w:p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4C02EF" w:rsidRPr="00E77497" w:rsidRDefault="004C02EF" w:rsidP="004C02EF">
      <w:pPr>
        <w:pStyle w:val="Heading4"/>
        <w:numPr>
          <w:ilvl w:val="0"/>
          <w:numId w:val="0"/>
        </w:numPr>
      </w:pPr>
      <w:bookmarkStart w:id="36818" w:name="_Ref408723429"/>
      <w:r w:rsidRPr="00E77497">
        <w:t>15.10.7.5</w:t>
      </w:r>
      <w:r w:rsidRPr="00E77497">
        <w:tab/>
        <w:t>lastIndex</w:t>
      </w:r>
      <w:bookmarkEnd w:id="36818"/>
    </w:p>
    <w:p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rsidR="004C02EF" w:rsidRPr="00675B74" w:rsidRDefault="004C02EF" w:rsidP="00F710D2">
      <w:pPr>
        <w:pStyle w:val="Heading2"/>
        <w:numPr>
          <w:ilvl w:val="0"/>
          <w:numId w:val="0"/>
        </w:numPr>
      </w:pPr>
      <w:bookmarkStart w:id="36819" w:name="_Toc449970607"/>
      <w:bookmarkStart w:id="36820" w:name="_Ref456011623"/>
      <w:bookmarkStart w:id="36821" w:name="_Ref457710787"/>
      <w:bookmarkStart w:id="36822" w:name="_Ref457792928"/>
      <w:bookmarkStart w:id="36823" w:name="_Toc472818962"/>
      <w:bookmarkStart w:id="36824" w:name="_Toc235503540"/>
      <w:bookmarkStart w:id="36825" w:name="_Toc241509315"/>
      <w:bookmarkStart w:id="36826" w:name="_Toc244416802"/>
      <w:bookmarkStart w:id="36827" w:name="_Toc276631166"/>
      <w:bookmarkStart w:id="36828" w:name="_Toc339020493"/>
      <w:r w:rsidRPr="00675B74">
        <w:t>15.11</w:t>
      </w:r>
      <w:r w:rsidRPr="00675B74">
        <w:tab/>
        <w:t>Error Objects</w:t>
      </w:r>
      <w:bookmarkEnd w:id="36819"/>
      <w:bookmarkEnd w:id="36820"/>
      <w:bookmarkEnd w:id="36821"/>
      <w:bookmarkEnd w:id="36822"/>
      <w:bookmarkEnd w:id="36823"/>
      <w:bookmarkEnd w:id="36824"/>
      <w:bookmarkEnd w:id="36825"/>
      <w:bookmarkEnd w:id="36826"/>
      <w:bookmarkEnd w:id="36827"/>
      <w:bookmarkEnd w:id="36828"/>
    </w:p>
    <w:p w:rsidR="004C02EF" w:rsidRPr="00E77497" w:rsidRDefault="004C02EF" w:rsidP="004C02EF">
      <w:bookmarkStart w:id="36829" w:name="_Toc449970608"/>
      <w:bookmarkStart w:id="36830" w:name="_Ref456002936"/>
      <w:r w:rsidRPr="00E77497">
        <w:t>Instances of Error objects are thrown as exceptions when runtime errors occur. The Error objects may also serve as base objects for user-defined exception classes.</w:t>
      </w:r>
    </w:p>
    <w:p w:rsidR="004C02EF" w:rsidRPr="00E77497" w:rsidRDefault="004C02EF" w:rsidP="00F710D2">
      <w:pPr>
        <w:pStyle w:val="Heading3"/>
        <w:numPr>
          <w:ilvl w:val="0"/>
          <w:numId w:val="0"/>
        </w:numPr>
      </w:pPr>
      <w:bookmarkStart w:id="36831" w:name="_Ref464292699"/>
      <w:bookmarkStart w:id="36832" w:name="_Toc472818963"/>
      <w:bookmarkStart w:id="36833" w:name="_Toc235503541"/>
      <w:bookmarkStart w:id="36834" w:name="_Toc241509316"/>
      <w:bookmarkStart w:id="36835" w:name="_Toc244416803"/>
      <w:bookmarkStart w:id="36836" w:name="_Toc276631167"/>
      <w:bookmarkStart w:id="36837" w:name="_Toc339020494"/>
      <w:r w:rsidRPr="00E77497">
        <w:t>15.11.1</w:t>
      </w:r>
      <w:r w:rsidRPr="00E77497">
        <w:tab/>
        <w:t>The Error Constructor Called as a Function</w:t>
      </w:r>
      <w:bookmarkEnd w:id="36829"/>
      <w:bookmarkEnd w:id="36830"/>
      <w:bookmarkEnd w:id="36831"/>
      <w:bookmarkEnd w:id="36832"/>
      <w:bookmarkEnd w:id="36833"/>
      <w:bookmarkEnd w:id="36834"/>
      <w:bookmarkEnd w:id="36835"/>
      <w:bookmarkEnd w:id="36836"/>
      <w:bookmarkEnd w:id="36837"/>
    </w:p>
    <w:p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rsidR="004C02EF" w:rsidRPr="00E77497" w:rsidRDefault="004C02EF" w:rsidP="004C02EF">
      <w:pPr>
        <w:pStyle w:val="Heading4"/>
        <w:numPr>
          <w:ilvl w:val="0"/>
          <w:numId w:val="0"/>
        </w:numPr>
      </w:pPr>
      <w:r w:rsidRPr="00E77497">
        <w:t>15.11.1.1</w:t>
      </w:r>
      <w:r w:rsidRPr="00E77497">
        <w:tab/>
        <w:t>Error (message)</w:t>
      </w:r>
    </w:p>
    <w:p w:rsidR="004C02EF" w:rsidRPr="00E77497" w:rsidRDefault="004C02EF" w:rsidP="004C02EF">
      <w:bookmarkStart w:id="36838"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rsidR="004C02EF" w:rsidRPr="00E77497" w:rsidRDefault="004C02EF" w:rsidP="004C02EF">
      <w:r w:rsidRPr="00E77497">
        <w:t xml:space="preserve">The </w:t>
      </w:r>
      <w:del w:id="36839" w:author="Allen Wirfs-Brock" w:date="2011-07-02T14:37:00Z">
        <w:r w:rsidRPr="00E77497" w:rsidDel="00736F7F">
          <w:delText xml:space="preserve">[[Class]] internal property of the </w:delText>
        </w:r>
      </w:del>
      <w:r w:rsidRPr="00E77497">
        <w:t xml:space="preserve">newly constructed object </w:t>
      </w:r>
      <w:del w:id="36840" w:author="Allen Wirfs-Brock" w:date="2011-07-02T14:38:00Z">
        <w:r w:rsidRPr="00E77497" w:rsidDel="00736F7F">
          <w:delText xml:space="preserve">is </w:delText>
        </w:r>
      </w:del>
      <w:del w:id="36841" w:author="Allen Wirfs-Brock" w:date="2011-07-02T14:37:00Z">
        <w:r w:rsidRPr="00E77497" w:rsidDel="00736F7F">
          <w:delText xml:space="preserve">set to </w:delText>
        </w:r>
        <w:r w:rsidRPr="00E77497" w:rsidDel="00736F7F">
          <w:rPr>
            <w:rFonts w:ascii="Courier New" w:hAnsi="Courier New"/>
            <w:b/>
          </w:rPr>
          <w:delText>"Error"</w:delText>
        </w:r>
      </w:del>
      <w:ins w:id="36842" w:author="Allen Wirfs-Brock" w:date="2011-07-02T14:37:00Z">
        <w:r w:rsidR="00736F7F" w:rsidRPr="00E77497">
          <w:t>has a</w:t>
        </w:r>
        <w:del w:id="36843" w:author="Rev 3 Allen Wirfs-Brock" w:date="2011-09-08T14:58:00Z">
          <w:r w:rsidR="00736F7F" w:rsidRPr="00E77497" w:rsidDel="00BA3B3B">
            <w:delText>n</w:delText>
          </w:r>
        </w:del>
        <w:r w:rsidR="00736F7F" w:rsidRPr="00E77497">
          <w:t xml:space="preserve"> [[</w:t>
        </w:r>
        <w:del w:id="36844" w:author="Rev 3 Allen Wirfs-Brock" w:date="2011-09-08T14:58:00Z">
          <w:r w:rsidR="00736F7F" w:rsidRPr="00E77497" w:rsidDel="00BA3B3B">
            <w:delText>IsError</w:delText>
          </w:r>
        </w:del>
      </w:ins>
      <w:ins w:id="36845" w:author="Rev 3 Allen Wirfs-Brock" w:date="2011-09-08T14:58:00Z">
        <w:r w:rsidR="00BA3B3B" w:rsidRPr="00E77497">
          <w:t>NativeBrand</w:t>
        </w:r>
      </w:ins>
      <w:ins w:id="36846" w:author="Allen Wirfs-Brock" w:date="2011-07-02T14:37:00Z">
        <w:r w:rsidR="00736F7F" w:rsidRPr="00E77497">
          <w:t>]] internal property</w:t>
        </w:r>
      </w:ins>
      <w:ins w:id="36847" w:author="Rev 3 Allen Wirfs-Brock" w:date="2011-09-08T14:58:00Z">
        <w:r w:rsidR="00BA3B3B" w:rsidRPr="00E77497">
          <w:t xml:space="preserve"> whose value is NativeError</w:t>
        </w:r>
      </w:ins>
      <w:r w:rsidRPr="00E77497">
        <w:t>.</w:t>
      </w:r>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4C02EF">
      <w:bookmarkStart w:id="36848"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rsidR="004C02EF" w:rsidRPr="00E77497" w:rsidRDefault="004C02EF" w:rsidP="00F710D2">
      <w:pPr>
        <w:pStyle w:val="Heading3"/>
        <w:numPr>
          <w:ilvl w:val="0"/>
          <w:numId w:val="0"/>
        </w:numPr>
      </w:pPr>
      <w:bookmarkStart w:id="36849" w:name="_Ref464292724"/>
      <w:bookmarkStart w:id="36850" w:name="_Toc472818964"/>
      <w:bookmarkStart w:id="36851" w:name="_Toc235503542"/>
      <w:bookmarkStart w:id="36852" w:name="_Toc241509317"/>
      <w:bookmarkStart w:id="36853" w:name="_Toc244416804"/>
      <w:bookmarkStart w:id="36854" w:name="_Toc276631168"/>
      <w:bookmarkStart w:id="36855" w:name="_Toc339020495"/>
      <w:r w:rsidRPr="00E77497">
        <w:t>15.11.2</w:t>
      </w:r>
      <w:r w:rsidRPr="00E77497">
        <w:tab/>
        <w:t>The Error Constructor</w:t>
      </w:r>
      <w:bookmarkEnd w:id="36838"/>
      <w:bookmarkEnd w:id="36848"/>
      <w:bookmarkEnd w:id="36849"/>
      <w:bookmarkEnd w:id="36850"/>
      <w:bookmarkEnd w:id="36851"/>
      <w:bookmarkEnd w:id="36852"/>
      <w:bookmarkEnd w:id="36853"/>
      <w:bookmarkEnd w:id="36854"/>
      <w:bookmarkEnd w:id="36855"/>
    </w:p>
    <w:p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rsidR="004C02EF" w:rsidRPr="00E77497" w:rsidRDefault="004C02EF" w:rsidP="004C02EF">
      <w:pPr>
        <w:pStyle w:val="Heading4"/>
        <w:numPr>
          <w:ilvl w:val="0"/>
          <w:numId w:val="0"/>
        </w:numPr>
      </w:pPr>
      <w:r w:rsidRPr="00E77497">
        <w:t>15.11.2.1</w:t>
      </w:r>
      <w:r w:rsidRPr="00E77497">
        <w:tab/>
        <w:t>new Error (message)</w:t>
      </w:r>
    </w:p>
    <w:p w:rsidR="004C02EF" w:rsidRPr="00E77497" w:rsidRDefault="004C02EF" w:rsidP="004C02EF">
      <w:bookmarkStart w:id="36856"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rsidR="004C02EF" w:rsidRPr="00E77497" w:rsidRDefault="004C02EF" w:rsidP="004C02EF">
      <w:r w:rsidRPr="00E77497">
        <w:t xml:space="preserve">The </w:t>
      </w:r>
      <w:del w:id="36857" w:author="Allen Wirfs-Brock" w:date="2011-07-02T14:39:00Z">
        <w:r w:rsidRPr="00E77497" w:rsidDel="00736F7F">
          <w:delText xml:space="preserve">[[Class]] internal property of the </w:delText>
        </w:r>
      </w:del>
      <w:r w:rsidRPr="00E77497">
        <w:t xml:space="preserve">newly constructed </w:t>
      </w:r>
      <w:del w:id="36858" w:author="Allen Wirfs-Brock" w:date="2011-07-02T14:39:00Z">
        <w:r w:rsidRPr="00E77497" w:rsidDel="00736F7F">
          <w:delText xml:space="preserve">Error </w:delText>
        </w:r>
      </w:del>
      <w:r w:rsidRPr="00E77497">
        <w:t xml:space="preserve">object </w:t>
      </w:r>
      <w:ins w:id="36859" w:author="Allen Wirfs-Brock" w:date="2011-07-02T14:39:00Z">
        <w:r w:rsidR="00736F7F" w:rsidRPr="00E77497">
          <w:t>has a</w:t>
        </w:r>
        <w:del w:id="36860" w:author="Rev 3 Allen Wirfs-Brock" w:date="2011-09-08T14:59:00Z">
          <w:r w:rsidR="00736F7F" w:rsidRPr="00E77497" w:rsidDel="00BA3B3B">
            <w:delText>n</w:delText>
          </w:r>
        </w:del>
        <w:r w:rsidR="00736F7F" w:rsidRPr="00E77497">
          <w:t xml:space="preserve"> [[</w:t>
        </w:r>
        <w:del w:id="36861" w:author="Rev 3 Allen Wirfs-Brock" w:date="2011-09-08T14:59:00Z">
          <w:r w:rsidR="00736F7F" w:rsidRPr="00E77497" w:rsidDel="00BA3B3B">
            <w:delText>IsError</w:delText>
          </w:r>
        </w:del>
      </w:ins>
      <w:ins w:id="36862" w:author="Rev 3 Allen Wirfs-Brock" w:date="2011-09-08T14:59:00Z">
        <w:r w:rsidR="00BA3B3B" w:rsidRPr="00E77497">
          <w:t>NativeBrand</w:t>
        </w:r>
      </w:ins>
      <w:ins w:id="36863" w:author="Allen Wirfs-Brock" w:date="2011-07-02T14:39:00Z">
        <w:r w:rsidR="00736F7F" w:rsidRPr="00E77497">
          <w:t>]] internal property</w:t>
        </w:r>
      </w:ins>
      <w:ins w:id="36864" w:author="Rev 3 Allen Wirfs-Brock" w:date="2011-09-08T14:59:00Z">
        <w:r w:rsidR="00BA3B3B" w:rsidRPr="00E77497">
          <w:t xml:space="preserve"> whose value is NativeError</w:t>
        </w:r>
        <w:r w:rsidR="00BA3B3B" w:rsidRPr="00E77497" w:rsidDel="00736F7F">
          <w:t xml:space="preserve"> </w:t>
        </w:r>
      </w:ins>
      <w:del w:id="36865"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rsidR="004C02EF" w:rsidRPr="00E77497" w:rsidRDefault="004C02EF" w:rsidP="004C02EF">
      <w:r w:rsidRPr="00E77497">
        <w:t xml:space="preserve">The [[Extensible]] internal property of the newly constructed object is set to </w:t>
      </w:r>
      <w:r w:rsidRPr="00E77497">
        <w:rPr>
          <w:b/>
        </w:rPr>
        <w:t>true</w:t>
      </w:r>
      <w:r w:rsidRPr="00E77497">
        <w:t>.</w:t>
      </w:r>
    </w:p>
    <w:p w:rsidR="004C02EF" w:rsidRPr="00E77497" w:rsidRDefault="004C02EF" w:rsidP="004C02EF">
      <w:bookmarkStart w:id="36866"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rsidR="004C02EF" w:rsidRPr="00E77497" w:rsidRDefault="004C02EF" w:rsidP="00F710D2">
      <w:pPr>
        <w:pStyle w:val="Heading3"/>
        <w:numPr>
          <w:ilvl w:val="0"/>
          <w:numId w:val="0"/>
        </w:numPr>
      </w:pPr>
      <w:bookmarkStart w:id="36867" w:name="_Toc472818965"/>
      <w:bookmarkStart w:id="36868" w:name="_Toc235503543"/>
      <w:bookmarkStart w:id="36869" w:name="_Toc241509318"/>
      <w:bookmarkStart w:id="36870" w:name="_Toc244416805"/>
      <w:bookmarkStart w:id="36871" w:name="_Toc276631169"/>
      <w:bookmarkStart w:id="36872" w:name="_Toc339020496"/>
      <w:r w:rsidRPr="00E77497">
        <w:lastRenderedPageBreak/>
        <w:t>15.11.3</w:t>
      </w:r>
      <w:r w:rsidRPr="00E77497">
        <w:tab/>
        <w:t>Properties of the Error Constructor</w:t>
      </w:r>
      <w:bookmarkEnd w:id="36856"/>
      <w:bookmarkEnd w:id="36866"/>
      <w:bookmarkEnd w:id="36867"/>
      <w:bookmarkEnd w:id="36868"/>
      <w:bookmarkEnd w:id="36869"/>
      <w:bookmarkEnd w:id="36870"/>
      <w:bookmarkEnd w:id="36871"/>
      <w:bookmarkEnd w:id="36872"/>
    </w:p>
    <w:p w:rsidR="004C02EF" w:rsidRPr="00E77497" w:rsidRDefault="004C02EF" w:rsidP="004C02EF">
      <w:r w:rsidRPr="00E77497">
        <w:t>The value of the [[Prototype]] internal property of the Error constructor is the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rsidR="004C02EF" w:rsidRPr="00E77497" w:rsidRDefault="004C02EF" w:rsidP="004C02EF">
      <w:pPr>
        <w:pStyle w:val="Heading4"/>
        <w:numPr>
          <w:ilvl w:val="0"/>
          <w:numId w:val="0"/>
        </w:numPr>
      </w:pPr>
      <w:bookmarkStart w:id="36873" w:name="_Ref455964627"/>
      <w:r w:rsidRPr="00E77497">
        <w:t>15.11.3.1</w:t>
      </w:r>
      <w:r w:rsidRPr="00E77497">
        <w:tab/>
        <w:t>Error.prototype</w:t>
      </w:r>
      <w:bookmarkEnd w:id="36873"/>
    </w:p>
    <w:p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F710D2">
      <w:pPr>
        <w:pStyle w:val="Heading3"/>
        <w:numPr>
          <w:ilvl w:val="0"/>
          <w:numId w:val="0"/>
        </w:numPr>
      </w:pPr>
      <w:bookmarkStart w:id="36874" w:name="_Ref457102523"/>
      <w:bookmarkStart w:id="36875" w:name="_Ref457710788"/>
      <w:bookmarkStart w:id="36876" w:name="_Toc472818966"/>
      <w:bookmarkStart w:id="36877" w:name="_Toc235503544"/>
      <w:bookmarkStart w:id="36878" w:name="_Toc241509319"/>
      <w:bookmarkStart w:id="36879" w:name="_Toc244416806"/>
      <w:bookmarkStart w:id="36880" w:name="_Toc276631170"/>
      <w:bookmarkStart w:id="36881" w:name="_Toc339020497"/>
      <w:r w:rsidRPr="00E77497">
        <w:t>15.11.4</w:t>
      </w:r>
      <w:r w:rsidRPr="00E77497">
        <w:tab/>
        <w:t>Properties of the Error Prototype Object</w:t>
      </w:r>
      <w:bookmarkEnd w:id="36874"/>
      <w:bookmarkEnd w:id="36875"/>
      <w:bookmarkEnd w:id="36876"/>
      <w:bookmarkEnd w:id="36877"/>
      <w:bookmarkEnd w:id="36878"/>
      <w:bookmarkEnd w:id="36879"/>
      <w:bookmarkEnd w:id="36880"/>
      <w:bookmarkEnd w:id="36881"/>
    </w:p>
    <w:p w:rsidR="004C02EF" w:rsidRPr="00E77497" w:rsidRDefault="004C02EF" w:rsidP="004C02EF">
      <w:r w:rsidRPr="00E77497">
        <w:t xml:space="preserve">The Error prototype object is itself an Error object </w:t>
      </w:r>
      <w:ins w:id="36882" w:author="Allen Wirfs-Brock" w:date="2011-07-02T14:39:00Z">
        <w:r w:rsidR="00736F7F" w:rsidRPr="00E77497">
          <w:t>and has a</w:t>
        </w:r>
        <w:del w:id="36883" w:author="Rev 3 Allen Wirfs-Brock" w:date="2011-09-08T14:59:00Z">
          <w:r w:rsidR="00736F7F" w:rsidRPr="00E77497" w:rsidDel="00BA3B3B">
            <w:delText>n</w:delText>
          </w:r>
        </w:del>
        <w:r w:rsidR="00736F7F" w:rsidRPr="00E77497">
          <w:t xml:space="preserve"> [[</w:t>
        </w:r>
        <w:del w:id="36884" w:author="Rev 3 Allen Wirfs-Brock" w:date="2011-09-08T14:59:00Z">
          <w:r w:rsidR="00736F7F" w:rsidRPr="00E77497" w:rsidDel="00BA3B3B">
            <w:delText>IsError</w:delText>
          </w:r>
        </w:del>
      </w:ins>
      <w:ins w:id="36885" w:author="Rev 3 Allen Wirfs-Brock" w:date="2011-09-08T14:59:00Z">
        <w:r w:rsidR="00BA3B3B" w:rsidRPr="00E77497">
          <w:t>NativeBrand</w:t>
        </w:r>
      </w:ins>
      <w:ins w:id="36886" w:author="Allen Wirfs-Brock" w:date="2011-07-02T14:39:00Z">
        <w:r w:rsidR="00736F7F" w:rsidRPr="00E77497">
          <w:t>]] internal property</w:t>
        </w:r>
      </w:ins>
      <w:ins w:id="36887" w:author="Rev 3 Allen Wirfs-Brock" w:date="2011-09-08T14:59:00Z">
        <w:r w:rsidR="00BA3B3B" w:rsidRPr="00E77497">
          <w:t xml:space="preserve"> whose value is NativeError</w:t>
        </w:r>
        <w:r w:rsidR="00BA3B3B" w:rsidRPr="00E77497" w:rsidDel="00736F7F">
          <w:t xml:space="preserve"> </w:t>
        </w:r>
      </w:ins>
      <w:del w:id="36888"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rsidR="004C02EF" w:rsidRPr="00E77497" w:rsidRDefault="004C02EF" w:rsidP="004C02EF">
      <w:r w:rsidRPr="00E77497">
        <w:t>The value of the [[Prototype]] internal property of the Error prototype object is the standard built-in Object prototype object (15.2.4).</w:t>
      </w:r>
    </w:p>
    <w:p w:rsidR="004C02EF" w:rsidRPr="00E77497" w:rsidRDefault="004C02EF" w:rsidP="004C02EF">
      <w:pPr>
        <w:pStyle w:val="Heading4"/>
        <w:numPr>
          <w:ilvl w:val="0"/>
          <w:numId w:val="0"/>
        </w:numPr>
      </w:pPr>
      <w:r w:rsidRPr="00E77497">
        <w:t>15.11.4.1</w:t>
      </w:r>
      <w:r w:rsidRPr="00E77497">
        <w:tab/>
        <w:t>Error.prototype.constructor</w:t>
      </w:r>
    </w:p>
    <w:p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rsidR="004C02EF" w:rsidRPr="00E77497" w:rsidRDefault="004C02EF" w:rsidP="004C02EF">
      <w:pPr>
        <w:pStyle w:val="Heading4"/>
        <w:numPr>
          <w:ilvl w:val="0"/>
          <w:numId w:val="0"/>
        </w:numPr>
      </w:pPr>
      <w:r w:rsidRPr="00E77497">
        <w:t>15.11.4.2</w:t>
      </w:r>
      <w:r w:rsidRPr="00E77497">
        <w:tab/>
        <w:t>Error.prototype.name</w:t>
      </w:r>
    </w:p>
    <w:p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rsidR="004C02EF" w:rsidRPr="00E77497" w:rsidRDefault="004C02EF" w:rsidP="004C02EF">
      <w:pPr>
        <w:pStyle w:val="Heading4"/>
        <w:numPr>
          <w:ilvl w:val="0"/>
          <w:numId w:val="0"/>
        </w:numPr>
      </w:pPr>
      <w:r w:rsidRPr="00E77497">
        <w:t>15.11.4.3</w:t>
      </w:r>
      <w:r w:rsidRPr="00E77497">
        <w:tab/>
        <w:t>Error.prototype.message</w:t>
      </w:r>
    </w:p>
    <w:p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rsidR="004C02EF" w:rsidRPr="00E77497" w:rsidRDefault="004C02EF" w:rsidP="004C02EF">
      <w:pPr>
        <w:pStyle w:val="Heading4"/>
        <w:numPr>
          <w:ilvl w:val="0"/>
          <w:numId w:val="0"/>
        </w:numPr>
      </w:pPr>
      <w:bookmarkStart w:id="36889" w:name="_Ref455972962"/>
      <w:r w:rsidRPr="00E77497">
        <w:t>15.11.4.4</w:t>
      </w:r>
      <w:r w:rsidRPr="00E77497">
        <w:tab/>
        <w:t>Error.prototype.toString ( )</w:t>
      </w:r>
      <w:bookmarkEnd w:id="36889"/>
    </w:p>
    <w:p w:rsidR="004C02EF" w:rsidRPr="00E77497" w:rsidRDefault="004C02EF" w:rsidP="004C02EF">
      <w:bookmarkStart w:id="36890" w:name="_Toc449970612"/>
      <w:r w:rsidRPr="00E77497">
        <w:t>The following steps are taken:</w:t>
      </w:r>
    </w:p>
    <w:p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rsidR="00175461" w:rsidRDefault="00175461" w:rsidP="003264E2">
      <w:pPr>
        <w:pStyle w:val="Alg4"/>
        <w:numPr>
          <w:ilvl w:val="0"/>
          <w:numId w:val="325"/>
        </w:numPr>
        <w:rPr>
          <w:ins w:id="36891" w:author="Rev 7 Allen Wirfs-Brock" w:date="2012-04-11T13:09:00Z"/>
        </w:rPr>
      </w:pPr>
      <w:ins w:id="36892" w:author="Rev 7 Allen Wirfs-Brock" w:date="2012-04-11T13:09:00Z">
        <w:r>
          <w:t>ReturnIfAbrupt(</w:t>
        </w:r>
        <w:r w:rsidRPr="00175461">
          <w:rPr>
            <w:i/>
          </w:rPr>
          <w:t>name</w:t>
        </w:r>
        <w:r>
          <w:t>).</w:t>
        </w:r>
      </w:ins>
    </w:p>
    <w:p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rsidR="00175461" w:rsidRDefault="00175461" w:rsidP="00175461">
      <w:pPr>
        <w:pStyle w:val="Alg4"/>
        <w:numPr>
          <w:ilvl w:val="0"/>
          <w:numId w:val="325"/>
        </w:numPr>
        <w:rPr>
          <w:ins w:id="36893" w:author="Rev 7 Allen Wirfs-Brock" w:date="2012-04-11T13:10:00Z"/>
        </w:rPr>
      </w:pPr>
      <w:ins w:id="36894" w:author="Rev 7 Allen Wirfs-Brock" w:date="2012-04-11T13:10:00Z">
        <w:r>
          <w:t>ReturnIfAbrupt(</w:t>
        </w:r>
        <w:r>
          <w:rPr>
            <w:i/>
          </w:rPr>
          <w:t>msg</w:t>
        </w:r>
        <w:r>
          <w:t>).</w:t>
        </w:r>
      </w:ins>
    </w:p>
    <w:p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rsidR="004C02EF" w:rsidRPr="004D1BD1" w:rsidDel="003264E2" w:rsidRDefault="004C02EF" w:rsidP="003264E2">
      <w:pPr>
        <w:pStyle w:val="Alg4"/>
        <w:numPr>
          <w:ilvl w:val="0"/>
          <w:numId w:val="325"/>
        </w:numPr>
        <w:rPr>
          <w:del w:id="36895" w:author="Rev 5 Allen Wirfs-Brock" w:date="2012-01-12T11:35:00Z"/>
        </w:rPr>
      </w:pPr>
      <w:del w:id="36896"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rsidR="004C02EF" w:rsidRPr="008B7F6F" w:rsidRDefault="004C02EF" w:rsidP="00F710D2">
      <w:pPr>
        <w:pStyle w:val="Heading3"/>
        <w:numPr>
          <w:ilvl w:val="0"/>
          <w:numId w:val="0"/>
        </w:numPr>
      </w:pPr>
      <w:bookmarkStart w:id="36897" w:name="_Toc472818967"/>
      <w:bookmarkStart w:id="36898" w:name="_Toc235503545"/>
      <w:bookmarkStart w:id="36899" w:name="_Toc241509320"/>
      <w:bookmarkStart w:id="36900" w:name="_Toc244416807"/>
      <w:bookmarkStart w:id="36901" w:name="_Toc276631171"/>
      <w:bookmarkStart w:id="36902" w:name="_Toc339020498"/>
      <w:r w:rsidRPr="008B7F6F">
        <w:t>15.11.5</w:t>
      </w:r>
      <w:r w:rsidRPr="008B7F6F">
        <w:tab/>
        <w:t>Properties of Error Instances</w:t>
      </w:r>
      <w:bookmarkEnd w:id="36897"/>
      <w:bookmarkEnd w:id="36898"/>
      <w:bookmarkEnd w:id="36899"/>
      <w:bookmarkEnd w:id="36900"/>
      <w:bookmarkEnd w:id="36901"/>
      <w:bookmarkEnd w:id="36902"/>
    </w:p>
    <w:p w:rsidR="004C02EF" w:rsidRPr="00E77497" w:rsidRDefault="004C02EF" w:rsidP="004C02EF">
      <w:r w:rsidRPr="006B6D0A">
        <w:t xml:space="preserve">Error instances inherit properties from the Error prototype object and </w:t>
      </w:r>
      <w:ins w:id="36903" w:author="Allen Wirfs-Brock" w:date="2011-07-02T14:40:00Z">
        <w:r w:rsidR="00736F7F" w:rsidRPr="006B6D0A">
          <w:t>have a</w:t>
        </w:r>
        <w:del w:id="36904" w:author="Rev 3 Allen Wirfs-Brock" w:date="2011-09-08T14:59:00Z">
          <w:r w:rsidR="00736F7F" w:rsidRPr="006B6D0A" w:rsidDel="00BA3B3B">
            <w:delText>n</w:delText>
          </w:r>
        </w:del>
        <w:r w:rsidR="00736F7F" w:rsidRPr="00E65A34">
          <w:t xml:space="preserve"> [[</w:t>
        </w:r>
        <w:del w:id="36905" w:author="Rev 3 Allen Wirfs-Brock" w:date="2011-09-08T15:00:00Z">
          <w:r w:rsidR="00736F7F" w:rsidRPr="00546435" w:rsidDel="00BA3B3B">
            <w:delText>IsError</w:delText>
          </w:r>
        </w:del>
      </w:ins>
      <w:ins w:id="36906" w:author="Rev 3 Allen Wirfs-Brock" w:date="2011-09-08T15:00:00Z">
        <w:r w:rsidR="00BA3B3B" w:rsidRPr="00A67AF2">
          <w:t>NativeBrand</w:t>
        </w:r>
      </w:ins>
      <w:ins w:id="36907" w:author="Allen Wirfs-Brock" w:date="2011-07-02T14:40:00Z">
        <w:r w:rsidR="00736F7F" w:rsidRPr="00A67AF2">
          <w:t>]] internal property</w:t>
        </w:r>
      </w:ins>
      <w:ins w:id="36908" w:author="Rev 3 Allen Wirfs-Brock" w:date="2011-09-08T14:59:00Z">
        <w:r w:rsidR="00BA3B3B" w:rsidRPr="00A67AF2">
          <w:t xml:space="preserve"> whose value is NativeError</w:t>
        </w:r>
        <w:r w:rsidR="00BA3B3B" w:rsidRPr="00B820AB" w:rsidDel="00736F7F">
          <w:t xml:space="preserve"> </w:t>
        </w:r>
      </w:ins>
      <w:del w:id="36909"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rsidR="004C02EF" w:rsidRPr="00E77497" w:rsidRDefault="004C02EF" w:rsidP="00F710D2">
      <w:pPr>
        <w:pStyle w:val="Heading3"/>
        <w:numPr>
          <w:ilvl w:val="0"/>
          <w:numId w:val="0"/>
        </w:numPr>
      </w:pPr>
      <w:bookmarkStart w:id="36910" w:name="_Ref463854015"/>
      <w:bookmarkStart w:id="36911" w:name="_Toc472818968"/>
      <w:bookmarkStart w:id="36912" w:name="_Toc235503546"/>
      <w:bookmarkStart w:id="36913" w:name="_Toc241509321"/>
      <w:bookmarkStart w:id="36914" w:name="_Toc244416808"/>
      <w:bookmarkStart w:id="36915" w:name="_Toc276631172"/>
      <w:bookmarkStart w:id="36916" w:name="_Toc339020499"/>
      <w:r w:rsidRPr="00E77497">
        <w:t>15.11.6</w:t>
      </w:r>
      <w:r w:rsidRPr="00E77497">
        <w:tab/>
        <w:t>Native Error Types Used in This Standard</w:t>
      </w:r>
      <w:bookmarkEnd w:id="36910"/>
      <w:bookmarkEnd w:id="36911"/>
      <w:bookmarkEnd w:id="36912"/>
      <w:bookmarkEnd w:id="36913"/>
      <w:bookmarkEnd w:id="36914"/>
      <w:bookmarkEnd w:id="36915"/>
      <w:bookmarkEnd w:id="36916"/>
    </w:p>
    <w:p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rsidR="004C02EF" w:rsidRPr="00E77497" w:rsidRDefault="004C02EF" w:rsidP="004C02EF">
      <w:pPr>
        <w:pStyle w:val="Heading4"/>
        <w:numPr>
          <w:ilvl w:val="0"/>
          <w:numId w:val="0"/>
        </w:numPr>
      </w:pPr>
      <w:bookmarkStart w:id="36917" w:name="_Ref464292837"/>
      <w:bookmarkStart w:id="36918" w:name="_Ref457211241"/>
      <w:bookmarkStart w:id="36919" w:name="_Ref457211223"/>
      <w:r w:rsidRPr="00E77497">
        <w:lastRenderedPageBreak/>
        <w:t>15.11.6.1</w:t>
      </w:r>
      <w:r w:rsidRPr="00E77497">
        <w:tab/>
        <w:t>EvalError</w:t>
      </w:r>
      <w:bookmarkEnd w:id="36917"/>
    </w:p>
    <w:p w:rsidR="004C02EF" w:rsidRPr="00E77497" w:rsidRDefault="004C02EF" w:rsidP="004C02EF">
      <w:r w:rsidRPr="00E77497">
        <w:t>This exception is not currently used within this specification. This object remains for compatibility with previous editions of this specification.</w:t>
      </w:r>
    </w:p>
    <w:p w:rsidR="004C02EF" w:rsidRPr="00E77497" w:rsidRDefault="004C02EF" w:rsidP="004C02EF">
      <w:pPr>
        <w:pStyle w:val="Heading4"/>
        <w:numPr>
          <w:ilvl w:val="0"/>
          <w:numId w:val="0"/>
        </w:numPr>
      </w:pPr>
      <w:bookmarkStart w:id="36920" w:name="_Ref457211232"/>
      <w:commentRangeStart w:id="36921"/>
      <w:r w:rsidRPr="00E77497">
        <w:t>15.11.6.2</w:t>
      </w:r>
      <w:r w:rsidRPr="00E77497">
        <w:tab/>
        <w:t>RangeError</w:t>
      </w:r>
      <w:bookmarkEnd w:id="36920"/>
    </w:p>
    <w:p w:rsidR="004C02EF" w:rsidRPr="00E77497" w:rsidRDefault="004C02EF" w:rsidP="004C02EF">
      <w:r w:rsidRPr="00E77497">
        <w:t>Indicates a numeric value has exceeded the allowable range. See 15.4.2.2, 15.4.5.1, 15.7.4.2, 15.7.4.5, 15.7.4.6, 15.7.4.7, and 15.9.5.43.</w:t>
      </w:r>
    </w:p>
    <w:p w:rsidR="004C02EF" w:rsidRPr="00E77497" w:rsidRDefault="004C02EF" w:rsidP="004C02EF">
      <w:pPr>
        <w:pStyle w:val="Heading4"/>
        <w:numPr>
          <w:ilvl w:val="0"/>
          <w:numId w:val="0"/>
        </w:numPr>
      </w:pPr>
      <w:bookmarkStart w:id="36922" w:name="_Ref457211236"/>
      <w:r w:rsidRPr="00E77497">
        <w:t>15.11.6.3</w:t>
      </w:r>
      <w:r w:rsidRPr="00E77497">
        <w:tab/>
        <w:t>ReferenceError</w:t>
      </w:r>
      <w:bookmarkEnd w:id="36922"/>
    </w:p>
    <w:p w:rsidR="004C02EF" w:rsidRPr="00E77497" w:rsidRDefault="004C02EF" w:rsidP="004C02EF">
      <w:r w:rsidRPr="00E77497">
        <w:t>Indicate that an invalid reference value has been detected. See 8.</w:t>
      </w:r>
      <w:del w:id="36923" w:author="Rev 6 Allen Wirfs-Brock" w:date="2012-02-22T12:29:00Z">
        <w:r w:rsidRPr="00E77497" w:rsidDel="00F87676">
          <w:delText>7</w:delText>
        </w:r>
      </w:del>
      <w:ins w:id="36924" w:author="Rev 6 Allen Wirfs-Brock" w:date="2012-02-22T12:29:00Z">
        <w:r w:rsidR="00F87676">
          <w:t>9</w:t>
        </w:r>
      </w:ins>
      <w:r w:rsidRPr="00E77497">
        <w:t>.1, 8.</w:t>
      </w:r>
      <w:del w:id="36925" w:author="Rev 6 Allen Wirfs-Brock" w:date="2012-02-22T12:29:00Z">
        <w:r w:rsidRPr="00E77497" w:rsidDel="00F87676">
          <w:delText>7</w:delText>
        </w:r>
      </w:del>
      <w:ins w:id="36926" w:author="Rev 6 Allen Wirfs-Brock" w:date="2012-02-22T12:29:00Z">
        <w:r w:rsidR="00F87676">
          <w:t>9</w:t>
        </w:r>
      </w:ins>
      <w:r w:rsidRPr="00E77497">
        <w:t>.2, 10.2.1, 10.2.1.1.4, 10.2.1.2.4, and 11.13.1.</w:t>
      </w:r>
    </w:p>
    <w:p w:rsidR="004C02EF" w:rsidRPr="00E77497" w:rsidRDefault="004C02EF" w:rsidP="004C02EF">
      <w:pPr>
        <w:pStyle w:val="Heading4"/>
        <w:numPr>
          <w:ilvl w:val="0"/>
          <w:numId w:val="0"/>
        </w:numPr>
      </w:pPr>
      <w:bookmarkStart w:id="36927" w:name="_Ref463849711"/>
      <w:r w:rsidRPr="00E77497">
        <w:t>15.11.6.4</w:t>
      </w:r>
      <w:r w:rsidRPr="00E77497">
        <w:tab/>
        <w:t>SyntaxError</w:t>
      </w:r>
      <w:bookmarkEnd w:id="36918"/>
      <w:bookmarkEnd w:id="36927"/>
    </w:p>
    <w:p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rsidR="004C02EF" w:rsidRPr="00E77497" w:rsidRDefault="004C02EF" w:rsidP="004C02EF">
      <w:pPr>
        <w:pStyle w:val="Heading4"/>
        <w:numPr>
          <w:ilvl w:val="0"/>
          <w:numId w:val="0"/>
        </w:numPr>
      </w:pPr>
      <w:bookmarkStart w:id="36928" w:name="_Ref457211245"/>
      <w:bookmarkStart w:id="36929" w:name="_Ref457211227"/>
      <w:bookmarkEnd w:id="36919"/>
      <w:r w:rsidRPr="00E77497">
        <w:t>15.11.6.5</w:t>
      </w:r>
      <w:r w:rsidRPr="00E77497">
        <w:tab/>
        <w:t>TypeError</w:t>
      </w:r>
      <w:bookmarkEnd w:id="36928"/>
    </w:p>
    <w:p w:rsidR="004C02EF" w:rsidRPr="00E77497" w:rsidRDefault="004C02EF" w:rsidP="004C02EF">
      <w:r w:rsidRPr="00E77497">
        <w:t>Indicates the actual type of an operand is different than the expected type. See 8.6.2, 8.</w:t>
      </w:r>
      <w:del w:id="36930" w:author="Rev 6 Allen Wirfs-Brock" w:date="2012-02-22T12:29:00Z">
        <w:r w:rsidRPr="00E77497" w:rsidDel="00F87676">
          <w:delText>7</w:delText>
        </w:r>
      </w:del>
      <w:ins w:id="36931"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rsidR="004C02EF" w:rsidRPr="00E77497" w:rsidRDefault="004C02EF" w:rsidP="004C02EF">
      <w:pPr>
        <w:pStyle w:val="Heading4"/>
        <w:numPr>
          <w:ilvl w:val="0"/>
          <w:numId w:val="0"/>
        </w:numPr>
      </w:pPr>
      <w:bookmarkStart w:id="36932" w:name="_Ref457211250"/>
      <w:bookmarkEnd w:id="36890"/>
      <w:bookmarkEnd w:id="36929"/>
      <w:r w:rsidRPr="00E77497">
        <w:t>15.11.6.6</w:t>
      </w:r>
      <w:r w:rsidRPr="00E77497">
        <w:tab/>
        <w:t>URIError</w:t>
      </w:r>
      <w:bookmarkEnd w:id="36932"/>
    </w:p>
    <w:p w:rsidR="004C02EF" w:rsidRPr="00E77497" w:rsidRDefault="004C02EF" w:rsidP="004C02EF">
      <w:r w:rsidRPr="00E77497">
        <w:t>Indicates that one of the global URI handling functions was used in a way that is incompatible with its definition. See 15.1.3.</w:t>
      </w:r>
      <w:commentRangeEnd w:id="36921"/>
      <w:r w:rsidR="0053000C">
        <w:rPr>
          <w:rStyle w:val="CommentReference"/>
        </w:rPr>
        <w:commentReference w:id="36921"/>
      </w:r>
    </w:p>
    <w:p w:rsidR="004C02EF" w:rsidRPr="00E77497" w:rsidRDefault="004C02EF" w:rsidP="00F710D2">
      <w:pPr>
        <w:pStyle w:val="Heading3"/>
        <w:numPr>
          <w:ilvl w:val="0"/>
          <w:numId w:val="0"/>
        </w:numPr>
      </w:pPr>
      <w:bookmarkStart w:id="36933" w:name="_Hlt457703771"/>
      <w:bookmarkStart w:id="36934" w:name="_Ref463855081"/>
      <w:bookmarkStart w:id="36935" w:name="_Toc472818969"/>
      <w:bookmarkStart w:id="36936" w:name="_Toc235503547"/>
      <w:bookmarkStart w:id="36937" w:name="_Toc241509322"/>
      <w:bookmarkStart w:id="36938" w:name="_Toc244416809"/>
      <w:bookmarkStart w:id="36939" w:name="_Toc276631173"/>
      <w:bookmarkStart w:id="36940" w:name="_Ref456011632"/>
      <w:bookmarkStart w:id="36941" w:name="_Toc339020500"/>
      <w:bookmarkEnd w:id="36933"/>
      <w:r w:rsidRPr="00E77497">
        <w:t>15.11.7</w:t>
      </w:r>
      <w:r w:rsidRPr="00E77497">
        <w:rPr>
          <w:i/>
        </w:rPr>
        <w:tab/>
        <w:t>NativeError</w:t>
      </w:r>
      <w:r w:rsidRPr="00E77497">
        <w:t xml:space="preserve"> Object Structure</w:t>
      </w:r>
      <w:bookmarkEnd w:id="36934"/>
      <w:bookmarkEnd w:id="36935"/>
      <w:bookmarkEnd w:id="36936"/>
      <w:bookmarkEnd w:id="36937"/>
      <w:bookmarkEnd w:id="36938"/>
      <w:bookmarkEnd w:id="36939"/>
      <w:bookmarkEnd w:id="36941"/>
    </w:p>
    <w:p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rsidR="004C02EF" w:rsidRPr="00E77497" w:rsidRDefault="004C02EF" w:rsidP="004C02EF">
      <w:pPr>
        <w:pStyle w:val="Heading4"/>
        <w:numPr>
          <w:ilvl w:val="0"/>
          <w:numId w:val="0"/>
        </w:numPr>
      </w:pPr>
      <w:r w:rsidRPr="00E77497">
        <w:t>15.11.7.1</w:t>
      </w:r>
      <w:r w:rsidRPr="00E77497">
        <w:rPr>
          <w:i/>
        </w:rPr>
        <w:tab/>
        <w:t>NativeError</w:t>
      </w:r>
      <w:r w:rsidRPr="00E77497">
        <w:t xml:space="preserve"> Constructors Called as Functions</w:t>
      </w:r>
    </w:p>
    <w:p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rsidR="004C02EF" w:rsidRPr="00E77497" w:rsidRDefault="004C02EF" w:rsidP="004C02EF">
      <w:pPr>
        <w:pStyle w:val="Heading4"/>
        <w:numPr>
          <w:ilvl w:val="0"/>
          <w:numId w:val="0"/>
        </w:numPr>
      </w:pPr>
      <w:r w:rsidRPr="00E77497">
        <w:t>15.11.7.2</w:t>
      </w:r>
      <w:r w:rsidRPr="00E77497">
        <w:rPr>
          <w:i/>
        </w:rPr>
        <w:tab/>
        <w:t>NativeError</w:t>
      </w:r>
      <w:r w:rsidRPr="00E77497">
        <w:t xml:space="preserve"> (message)</w:t>
      </w:r>
    </w:p>
    <w:p w:rsidR="004C02EF" w:rsidRPr="00E77497" w:rsidRDefault="004C02EF" w:rsidP="004C02EF">
      <w:r w:rsidRPr="00E77497">
        <w:t xml:space="preserve">The [[Prototype]] internal property of the newly constructed object is set to the prototype object for this error constructor.  The </w:t>
      </w:r>
      <w:del w:id="36942" w:author="Allen Wirfs-Brock" w:date="2011-07-02T14:40:00Z">
        <w:r w:rsidRPr="00E77497" w:rsidDel="00736F7F">
          <w:delText xml:space="preserve">[[Class]] internal property of the </w:delText>
        </w:r>
      </w:del>
      <w:r w:rsidRPr="00E77497">
        <w:t xml:space="preserve">newly constructed object </w:t>
      </w:r>
      <w:ins w:id="36943" w:author="Allen Wirfs-Brock" w:date="2011-07-02T14:40:00Z">
        <w:r w:rsidR="00736F7F" w:rsidRPr="00E77497">
          <w:t>has a</w:t>
        </w:r>
        <w:del w:id="36944" w:author="Rev 3 Allen Wirfs-Brock" w:date="2011-09-08T15:00:00Z">
          <w:r w:rsidR="00736F7F" w:rsidRPr="00E77497" w:rsidDel="00BA3B3B">
            <w:delText>n</w:delText>
          </w:r>
        </w:del>
        <w:r w:rsidR="00736F7F" w:rsidRPr="00E77497">
          <w:t xml:space="preserve"> [[</w:t>
        </w:r>
        <w:del w:id="36945" w:author="Rev 3 Allen Wirfs-Brock" w:date="2011-09-08T15:00:00Z">
          <w:r w:rsidR="00736F7F" w:rsidRPr="00E77497" w:rsidDel="00BA3B3B">
            <w:delText>IsError</w:delText>
          </w:r>
        </w:del>
      </w:ins>
      <w:ins w:id="36946" w:author="Rev 3 Allen Wirfs-Brock" w:date="2011-09-08T15:00:00Z">
        <w:r w:rsidR="00BA3B3B" w:rsidRPr="00E77497">
          <w:t>NativeBrand</w:t>
        </w:r>
      </w:ins>
      <w:ins w:id="36947" w:author="Allen Wirfs-Brock" w:date="2011-07-02T14:40:00Z">
        <w:r w:rsidR="00736F7F" w:rsidRPr="00E77497">
          <w:t>]] internal property</w:t>
        </w:r>
      </w:ins>
      <w:ins w:id="36948" w:author="Rev 3 Allen Wirfs-Brock" w:date="2011-09-08T15:00:00Z">
        <w:r w:rsidR="00BA3B3B" w:rsidRPr="00E77497">
          <w:t xml:space="preserve"> whose value is NativeError</w:t>
        </w:r>
        <w:r w:rsidR="00BA3B3B" w:rsidRPr="00E77497" w:rsidDel="00736F7F">
          <w:t xml:space="preserve"> </w:t>
        </w:r>
      </w:ins>
      <w:del w:id="36949"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rsidR="004C02EF" w:rsidRPr="00E77497" w:rsidRDefault="004C02EF" w:rsidP="004C02EF">
      <w:r w:rsidRPr="00E77497">
        <w:lastRenderedPageBreak/>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rsidR="004C02EF" w:rsidRPr="00E77497" w:rsidRDefault="004C02EF" w:rsidP="004C02EF">
      <w:pPr>
        <w:pStyle w:val="Heading4"/>
        <w:numPr>
          <w:ilvl w:val="0"/>
          <w:numId w:val="0"/>
        </w:numPr>
      </w:pPr>
      <w:r w:rsidRPr="00E77497">
        <w:t>15.11.7.3</w:t>
      </w:r>
      <w:r w:rsidRPr="00E77497">
        <w:tab/>
        <w:t xml:space="preserve">The </w:t>
      </w:r>
      <w:r w:rsidRPr="00E77497">
        <w:rPr>
          <w:i/>
        </w:rPr>
        <w:t>NativeError</w:t>
      </w:r>
      <w:r w:rsidRPr="00E77497">
        <w:t xml:space="preserve"> Constructors</w:t>
      </w:r>
    </w:p>
    <w:p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rsidR="004C02EF" w:rsidRPr="00E77497" w:rsidRDefault="004C02EF" w:rsidP="004C02EF">
      <w:pPr>
        <w:pStyle w:val="Heading4"/>
        <w:numPr>
          <w:ilvl w:val="0"/>
          <w:numId w:val="0"/>
        </w:numPr>
      </w:pPr>
      <w:r w:rsidRPr="00E77497">
        <w:t>15.11.7.4</w:t>
      </w:r>
      <w:r w:rsidRPr="00E77497">
        <w:tab/>
        <w:t xml:space="preserve">new </w:t>
      </w:r>
      <w:r w:rsidRPr="00E77497">
        <w:rPr>
          <w:i/>
        </w:rPr>
        <w:t>NativeError</w:t>
      </w:r>
      <w:r w:rsidRPr="00E77497">
        <w:t xml:space="preserve"> (message)</w:t>
      </w:r>
    </w:p>
    <w:p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36950" w:author="Allen Wirfs-Brock" w:date="2011-07-02T14:41:00Z">
        <w:r w:rsidRPr="00E77497" w:rsidDel="00736F7F">
          <w:delText xml:space="preserve">[[Class]] internal property of the </w:delText>
        </w:r>
      </w:del>
      <w:r w:rsidRPr="00E77497">
        <w:t xml:space="preserve">newly constructed object </w:t>
      </w:r>
      <w:ins w:id="36951" w:author="Allen Wirfs-Brock" w:date="2011-07-02T14:41:00Z">
        <w:r w:rsidR="00736F7F" w:rsidRPr="00E77497">
          <w:t>has a</w:t>
        </w:r>
        <w:del w:id="36952" w:author="Rev 3 Allen Wirfs-Brock" w:date="2011-09-08T15:00:00Z">
          <w:r w:rsidR="00736F7F" w:rsidRPr="00E77497" w:rsidDel="00BA3B3B">
            <w:delText>n</w:delText>
          </w:r>
        </w:del>
        <w:r w:rsidR="00736F7F" w:rsidRPr="00E77497">
          <w:t xml:space="preserve"> [[</w:t>
        </w:r>
        <w:del w:id="36953" w:author="Rev 3 Allen Wirfs-Brock" w:date="2011-09-08T15:00:00Z">
          <w:r w:rsidR="00736F7F" w:rsidRPr="00E77497" w:rsidDel="00BA3B3B">
            <w:delText>IsError</w:delText>
          </w:r>
        </w:del>
      </w:ins>
      <w:ins w:id="36954" w:author="Rev 3 Allen Wirfs-Brock" w:date="2011-09-08T15:00:00Z">
        <w:r w:rsidR="00BA3B3B" w:rsidRPr="00E77497">
          <w:t>NativeBrand</w:t>
        </w:r>
      </w:ins>
      <w:ins w:id="36955" w:author="Allen Wirfs-Brock" w:date="2011-07-02T14:41:00Z">
        <w:r w:rsidR="00736F7F" w:rsidRPr="00E77497">
          <w:t>]] internal property</w:t>
        </w:r>
      </w:ins>
      <w:ins w:id="36956" w:author="Rev 3 Allen Wirfs-Brock" w:date="2011-09-08T15:00:00Z">
        <w:r w:rsidR="00BA3B3B" w:rsidRPr="00E77497">
          <w:t xml:space="preserve"> whose value is NativeError</w:t>
        </w:r>
        <w:r w:rsidR="00BA3B3B" w:rsidRPr="00E77497" w:rsidDel="00736F7F">
          <w:t xml:space="preserve"> </w:t>
        </w:r>
      </w:ins>
      <w:del w:id="36957"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rsidR="004C02EF" w:rsidRPr="00E77497" w:rsidRDefault="004C02EF" w:rsidP="004C02EF">
      <w:pPr>
        <w:pStyle w:val="Heading4"/>
        <w:numPr>
          <w:ilvl w:val="0"/>
          <w:numId w:val="0"/>
        </w:numPr>
      </w:pPr>
      <w:r w:rsidRPr="00E77497">
        <w:t>15.11.7.5</w:t>
      </w:r>
      <w:r w:rsidRPr="00E77497">
        <w:tab/>
        <w:t xml:space="preserve">Properties of the </w:t>
      </w:r>
      <w:r w:rsidRPr="00E77497">
        <w:rPr>
          <w:i/>
        </w:rPr>
        <w:t>NativeError</w:t>
      </w:r>
      <w:r w:rsidRPr="00E77497">
        <w:t xml:space="preserve"> Constructors</w:t>
      </w:r>
    </w:p>
    <w:p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rsidR="004C02EF" w:rsidRPr="00E77497" w:rsidRDefault="004C02EF" w:rsidP="004C02EF">
      <w:pPr>
        <w:pStyle w:val="Heading4"/>
        <w:numPr>
          <w:ilvl w:val="0"/>
          <w:numId w:val="0"/>
        </w:numPr>
      </w:pPr>
      <w:r w:rsidRPr="00E77497">
        <w:t>15.11.7.6</w:t>
      </w:r>
      <w:r w:rsidRPr="00E77497">
        <w:rPr>
          <w:i/>
        </w:rPr>
        <w:tab/>
        <w:t>NativeError</w:t>
      </w:r>
      <w:r w:rsidRPr="00E77497">
        <w:t>.prototype</w:t>
      </w:r>
    </w:p>
    <w:p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4C02EF">
      <w:pPr>
        <w:pStyle w:val="Heading4"/>
        <w:numPr>
          <w:ilvl w:val="0"/>
          <w:numId w:val="0"/>
        </w:numPr>
      </w:pPr>
      <w:bookmarkStart w:id="36958" w:name="_Ref463853782"/>
      <w:r w:rsidRPr="00E77497">
        <w:t>15.11.7.7</w:t>
      </w:r>
      <w:r w:rsidRPr="00E77497">
        <w:tab/>
        <w:t xml:space="preserve">Properties of the </w:t>
      </w:r>
      <w:r w:rsidRPr="00E77497">
        <w:rPr>
          <w:i/>
        </w:rPr>
        <w:t>NativeError</w:t>
      </w:r>
      <w:r w:rsidRPr="00E77497">
        <w:t xml:space="preserve"> Prototype Objects</w:t>
      </w:r>
      <w:bookmarkEnd w:id="36958"/>
    </w:p>
    <w:p w:rsidR="004C02EF" w:rsidRPr="00E77497" w:rsidRDefault="004C02EF" w:rsidP="004C02EF">
      <w:r w:rsidRPr="00E77497">
        <w:t xml:space="preserve">Each </w:t>
      </w:r>
      <w:r w:rsidRPr="00E77497">
        <w:rPr>
          <w:i/>
        </w:rPr>
        <w:t>NativeError</w:t>
      </w:r>
      <w:r w:rsidRPr="00E77497">
        <w:t xml:space="preserve"> prototype object is an Error object </w:t>
      </w:r>
      <w:ins w:id="36959" w:author="Allen Wirfs-Brock" w:date="2011-07-02T14:42:00Z">
        <w:r w:rsidR="00736F7F" w:rsidRPr="00E77497">
          <w:t xml:space="preserve">and </w:t>
        </w:r>
      </w:ins>
      <w:ins w:id="36960" w:author="Allen Wirfs-Brock" w:date="2011-07-02T14:41:00Z">
        <w:r w:rsidR="00736F7F" w:rsidRPr="00E77497">
          <w:t>has a</w:t>
        </w:r>
        <w:del w:id="36961" w:author="Rev 3 Allen Wirfs-Brock" w:date="2011-09-08T15:01:00Z">
          <w:r w:rsidR="00736F7F" w:rsidRPr="00E77497" w:rsidDel="004B7D01">
            <w:delText>n</w:delText>
          </w:r>
        </w:del>
        <w:r w:rsidR="00736F7F" w:rsidRPr="00E77497">
          <w:t xml:space="preserve"> [[</w:t>
        </w:r>
        <w:del w:id="36962" w:author="Rev 3 Allen Wirfs-Brock" w:date="2011-09-08T15:01:00Z">
          <w:r w:rsidR="00736F7F" w:rsidRPr="00E77497" w:rsidDel="004B7D01">
            <w:delText>IsError</w:delText>
          </w:r>
        </w:del>
      </w:ins>
      <w:ins w:id="36963" w:author="Rev 3 Allen Wirfs-Brock" w:date="2011-09-08T15:01:00Z">
        <w:r w:rsidR="004B7D01" w:rsidRPr="00E77497">
          <w:t>NativeBrand</w:t>
        </w:r>
      </w:ins>
      <w:ins w:id="36964" w:author="Allen Wirfs-Brock" w:date="2011-07-02T14:41:00Z">
        <w:r w:rsidR="00736F7F" w:rsidRPr="00E77497">
          <w:t>]] internal property</w:t>
        </w:r>
      </w:ins>
      <w:ins w:id="36965" w:author="Rev 3 Allen Wirfs-Brock" w:date="2011-09-08T15:01:00Z">
        <w:r w:rsidR="004B7D01" w:rsidRPr="00E77497">
          <w:t xml:space="preserve"> whose value is NativeError</w:t>
        </w:r>
        <w:r w:rsidR="004B7D01" w:rsidRPr="00E77497" w:rsidDel="00736F7F">
          <w:t xml:space="preserve"> </w:t>
        </w:r>
      </w:ins>
      <w:del w:id="36966"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rsidR="004C02EF" w:rsidRPr="00E77497" w:rsidRDefault="004C02EF" w:rsidP="004C02EF">
      <w:pPr>
        <w:pStyle w:val="Heading4"/>
        <w:numPr>
          <w:ilvl w:val="0"/>
          <w:numId w:val="0"/>
        </w:numPr>
      </w:pPr>
      <w:r w:rsidRPr="00E77497">
        <w:t>15.11.7.8</w:t>
      </w:r>
      <w:r w:rsidRPr="00E77497">
        <w:rPr>
          <w:i/>
        </w:rPr>
        <w:tab/>
        <w:t>NativeError</w:t>
      </w:r>
      <w:r w:rsidRPr="00E77497">
        <w:t>.prototype.constructor</w:t>
      </w:r>
    </w:p>
    <w:p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rsidR="004C02EF" w:rsidRPr="00E77497" w:rsidRDefault="004C02EF" w:rsidP="004C02EF">
      <w:pPr>
        <w:pStyle w:val="Heading4"/>
        <w:numPr>
          <w:ilvl w:val="0"/>
          <w:numId w:val="0"/>
        </w:numPr>
      </w:pPr>
      <w:r w:rsidRPr="00E77497">
        <w:t>15.11.7.9</w:t>
      </w:r>
      <w:r w:rsidRPr="00E77497">
        <w:rPr>
          <w:i/>
        </w:rPr>
        <w:tab/>
        <w:t>NativeError</w:t>
      </w:r>
      <w:r w:rsidRPr="00E77497">
        <w:t>.prototype.name</w:t>
      </w:r>
    </w:p>
    <w:p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rsidR="004C02EF" w:rsidRPr="00E77497" w:rsidRDefault="004C02EF" w:rsidP="004C02EF">
      <w:pPr>
        <w:pStyle w:val="Heading4"/>
        <w:numPr>
          <w:ilvl w:val="0"/>
          <w:numId w:val="0"/>
        </w:numPr>
      </w:pPr>
      <w:r w:rsidRPr="00E77497">
        <w:t>15.11.7.10</w:t>
      </w:r>
      <w:r w:rsidRPr="00E77497">
        <w:rPr>
          <w:i/>
        </w:rPr>
        <w:tab/>
        <w:t>NativeError</w:t>
      </w:r>
      <w:r w:rsidRPr="00E77497">
        <w:t>.prototype.message</w:t>
      </w:r>
    </w:p>
    <w:p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rsidR="004C02EF" w:rsidRPr="00E77497" w:rsidRDefault="004C02EF" w:rsidP="004C02EF">
      <w:pPr>
        <w:pStyle w:val="Heading4"/>
        <w:numPr>
          <w:ilvl w:val="0"/>
          <w:numId w:val="0"/>
        </w:numPr>
      </w:pPr>
      <w:r w:rsidRPr="00E77497">
        <w:lastRenderedPageBreak/>
        <w:t>15.11.7.11</w:t>
      </w:r>
      <w:r w:rsidRPr="00E77497">
        <w:tab/>
        <w:t xml:space="preserve">Properties of </w:t>
      </w:r>
      <w:r w:rsidRPr="00E77497">
        <w:rPr>
          <w:i/>
        </w:rPr>
        <w:t>NativeError</w:t>
      </w:r>
      <w:r w:rsidRPr="00E77497">
        <w:t xml:space="preserve"> Instances</w:t>
      </w:r>
    </w:p>
    <w:p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36967" w:author="Allen Wirfs-Brock" w:date="2011-07-02T14:42:00Z">
        <w:r w:rsidR="00736F7F" w:rsidRPr="00E77497">
          <w:t>have a</w:t>
        </w:r>
        <w:del w:id="36968" w:author="Rev 3 Allen Wirfs-Brock" w:date="2011-09-08T15:01:00Z">
          <w:r w:rsidR="00736F7F" w:rsidRPr="00E77497" w:rsidDel="004B7D01">
            <w:delText>n</w:delText>
          </w:r>
        </w:del>
        <w:r w:rsidR="00736F7F" w:rsidRPr="00E77497">
          <w:t xml:space="preserve"> [[</w:t>
        </w:r>
        <w:del w:id="36969" w:author="Rev 3 Allen Wirfs-Brock" w:date="2011-09-08T15:01:00Z">
          <w:r w:rsidR="00736F7F" w:rsidRPr="00E77497" w:rsidDel="004B7D01">
            <w:delText>IsError</w:delText>
          </w:r>
        </w:del>
      </w:ins>
      <w:ins w:id="36970" w:author="Rev 3 Allen Wirfs-Brock" w:date="2011-09-08T15:01:00Z">
        <w:r w:rsidR="004B7D01" w:rsidRPr="00E77497">
          <w:t>NativeBrand</w:t>
        </w:r>
      </w:ins>
      <w:ins w:id="36971" w:author="Allen Wirfs-Brock" w:date="2011-07-02T14:42:00Z">
        <w:r w:rsidR="00736F7F" w:rsidRPr="00E77497">
          <w:t>]] internal property</w:t>
        </w:r>
      </w:ins>
      <w:ins w:id="36972" w:author="Rev 3 Allen Wirfs-Brock" w:date="2011-09-08T15:01:00Z">
        <w:r w:rsidR="004B7D01" w:rsidRPr="00E77497">
          <w:t xml:space="preserve"> whose value is NativeError</w:t>
        </w:r>
        <w:r w:rsidR="004B7D01" w:rsidRPr="00E77497" w:rsidDel="00736F7F">
          <w:t xml:space="preserve"> </w:t>
        </w:r>
      </w:ins>
      <w:del w:id="36973"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rsidR="004C02EF" w:rsidRPr="00E77497" w:rsidRDefault="004C02EF" w:rsidP="00F710D2">
      <w:pPr>
        <w:pStyle w:val="Heading2"/>
        <w:numPr>
          <w:ilvl w:val="0"/>
          <w:numId w:val="0"/>
        </w:numPr>
      </w:pPr>
      <w:bookmarkStart w:id="36974" w:name="_Toc235503548"/>
      <w:bookmarkStart w:id="36975" w:name="_Toc241509323"/>
      <w:bookmarkStart w:id="36976" w:name="_Toc244416810"/>
      <w:bookmarkStart w:id="36977" w:name="_Toc276631174"/>
      <w:bookmarkStart w:id="36978" w:name="_Toc339020501"/>
      <w:r w:rsidRPr="00E77497">
        <w:t>15.12</w:t>
      </w:r>
      <w:r w:rsidRPr="00E77497">
        <w:tab/>
        <w:t>The JSON Object</w:t>
      </w:r>
      <w:bookmarkEnd w:id="36974"/>
      <w:bookmarkEnd w:id="36975"/>
      <w:bookmarkEnd w:id="36976"/>
      <w:bookmarkEnd w:id="36977"/>
      <w:bookmarkEnd w:id="36978"/>
    </w:p>
    <w:p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rsidR="004C02EF" w:rsidRPr="00E77497" w:rsidRDefault="004C02EF" w:rsidP="004C02EF">
      <w:r w:rsidRPr="00E77497">
        <w:t xml:space="preserve">The value of the [[Prototype]] internal property of the JSON object is the standard built-in Object prototype object (15.2.4). The </w:t>
      </w:r>
      <w:del w:id="36979" w:author="Allen Wirfs-Brock" w:date="2011-07-02T14:42:00Z">
        <w:r w:rsidRPr="00E77497" w:rsidDel="00736F7F">
          <w:delText xml:space="preserve">value of the [[Class]] internal property of the </w:delText>
        </w:r>
      </w:del>
      <w:r w:rsidRPr="00E77497">
        <w:t xml:space="preserve">JSON object </w:t>
      </w:r>
      <w:ins w:id="36980" w:author="Allen Wirfs-Brock" w:date="2011-07-02T14:42:00Z">
        <w:r w:rsidR="00736F7F" w:rsidRPr="00E77497">
          <w:t>has a</w:t>
        </w:r>
        <w:del w:id="36981" w:author="Rev 3 Allen Wirfs-Brock" w:date="2011-09-08T15:03:00Z">
          <w:r w:rsidR="00736F7F" w:rsidRPr="00E77497" w:rsidDel="00883E25">
            <w:delText>n</w:delText>
          </w:r>
        </w:del>
        <w:r w:rsidR="00736F7F" w:rsidRPr="00E77497">
          <w:t xml:space="preserve"> [[</w:t>
        </w:r>
        <w:del w:id="36982" w:author="Rev 3 Allen Wirfs-Brock" w:date="2011-09-08T15:03:00Z">
          <w:r w:rsidR="00736F7F" w:rsidRPr="00E77497" w:rsidDel="00883E25">
            <w:delText>Is</w:delText>
          </w:r>
        </w:del>
      </w:ins>
      <w:ins w:id="36983" w:author="Allen Wirfs-Brock" w:date="2011-07-02T14:43:00Z">
        <w:del w:id="36984" w:author="Rev 3 Allen Wirfs-Brock" w:date="2011-09-08T15:03:00Z">
          <w:r w:rsidR="00736F7F" w:rsidRPr="00E77497" w:rsidDel="00883E25">
            <w:delText>JSON</w:delText>
          </w:r>
        </w:del>
      </w:ins>
      <w:ins w:id="36985" w:author="Rev 3 Allen Wirfs-Brock" w:date="2011-09-08T15:03:00Z">
        <w:r w:rsidR="00883E25" w:rsidRPr="00E77497">
          <w:t>NativeBrand</w:t>
        </w:r>
      </w:ins>
      <w:ins w:id="36986" w:author="Allen Wirfs-Brock" w:date="2011-07-02T14:42:00Z">
        <w:r w:rsidR="00736F7F" w:rsidRPr="00E77497">
          <w:t>]] internal property</w:t>
        </w:r>
      </w:ins>
      <w:ins w:id="36987" w:author="Rev 3 Allen Wirfs-Brock" w:date="2011-09-08T15:02:00Z">
        <w:r w:rsidR="00883E25" w:rsidRPr="00E77497">
          <w:t xml:space="preserve"> whose value is Native</w:t>
        </w:r>
      </w:ins>
      <w:ins w:id="36988" w:author="Rev 3 Allen Wirfs-Brock" w:date="2011-09-08T15:03:00Z">
        <w:r w:rsidR="00883E25" w:rsidRPr="00E77497">
          <w:t>JSON</w:t>
        </w:r>
      </w:ins>
      <w:ins w:id="36989" w:author="Rev 3 Allen Wirfs-Brock" w:date="2011-09-08T15:02:00Z">
        <w:r w:rsidR="00883E25" w:rsidRPr="00E77497" w:rsidDel="00736F7F">
          <w:t xml:space="preserve"> </w:t>
        </w:r>
      </w:ins>
      <w:del w:id="36990"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rsidR="004C02EF" w:rsidRPr="00E77497" w:rsidRDefault="004C02EF" w:rsidP="004C02EF">
      <w:r w:rsidRPr="00E77497">
        <w:t>The JSON object does not have a [[Call]] internal property; it is not possible to invoke the JSON object as a function.</w:t>
      </w:r>
    </w:p>
    <w:p w:rsidR="004C02EF" w:rsidRPr="00E77497" w:rsidRDefault="004C02EF" w:rsidP="00F710D2">
      <w:pPr>
        <w:pStyle w:val="Heading3"/>
        <w:numPr>
          <w:ilvl w:val="0"/>
          <w:numId w:val="0"/>
        </w:numPr>
      </w:pPr>
      <w:bookmarkStart w:id="36991" w:name="_Toc235503549"/>
      <w:bookmarkStart w:id="36992" w:name="_Toc241509324"/>
      <w:bookmarkStart w:id="36993" w:name="_Toc244416811"/>
      <w:bookmarkStart w:id="36994" w:name="_Toc276631175"/>
      <w:bookmarkStart w:id="36995" w:name="_Toc339020502"/>
      <w:r w:rsidRPr="00E77497">
        <w:t>15.12.1</w:t>
      </w:r>
      <w:r w:rsidRPr="00E77497">
        <w:tab/>
        <w:t>The JSON Grammar</w:t>
      </w:r>
      <w:bookmarkEnd w:id="36991"/>
      <w:bookmarkEnd w:id="36992"/>
      <w:bookmarkEnd w:id="36993"/>
      <w:bookmarkEnd w:id="36994"/>
      <w:bookmarkEnd w:id="36995"/>
      <w:r w:rsidRPr="00E77497">
        <w:t xml:space="preserve"> </w:t>
      </w:r>
    </w:p>
    <w:p w:rsidR="004C02EF" w:rsidRPr="00E77497" w:rsidRDefault="004C02EF" w:rsidP="004C02EF">
      <w:r w:rsidRPr="00E77497">
        <w:t>JSON.stringify produces a String that conforms to the following JSON grammar. JSON.parse accepts a String that conforms to the JSON grammar.</w:t>
      </w:r>
    </w:p>
    <w:p w:rsidR="004C02EF" w:rsidRPr="00E77497" w:rsidRDefault="004C02EF" w:rsidP="004C02EF">
      <w:pPr>
        <w:pStyle w:val="Heading4"/>
        <w:numPr>
          <w:ilvl w:val="0"/>
          <w:numId w:val="0"/>
        </w:numPr>
      </w:pPr>
      <w:r w:rsidRPr="00E77497">
        <w:t>15.12.1.1</w:t>
      </w:r>
      <w:r w:rsidRPr="00E77497">
        <w:tab/>
        <w:t>The JSON Lexical Grammar</w:t>
      </w:r>
    </w:p>
    <w:p w:rsidR="004C02EF" w:rsidRPr="00E77497" w:rsidRDefault="004C02EF" w:rsidP="004C02EF">
      <w:r w:rsidRPr="00E77497">
        <w:t xml:space="preserve">JSON is similar to ECMAScript source text in that it consists of a sequence of </w:t>
      </w:r>
      <w:ins w:id="36996" w:author="Rev 9 Allen Wirfs-Brock" w:date="2012-07-07T13:26:00Z">
        <w:r w:rsidR="00EE36C4">
          <w:t xml:space="preserve">Unicode </w:t>
        </w:r>
      </w:ins>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rsidR="004C02EF" w:rsidRPr="00E77497" w:rsidRDefault="004C02EF" w:rsidP="004C02EF">
      <w:pPr>
        <w:pStyle w:val="Syntax"/>
      </w:pPr>
      <w:r w:rsidRPr="00E77497">
        <w:t>Syntax</w:t>
      </w:r>
    </w:p>
    <w:p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JSONString </w:t>
      </w:r>
      <w:r w:rsidRPr="00E77497">
        <w:rPr>
          <w:rFonts w:ascii="Arial" w:hAnsi="Arial"/>
          <w:b/>
          <w:i w:val="0"/>
        </w:rPr>
        <w:t>::</w:t>
      </w:r>
    </w:p>
    <w:p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JSONStringCharacters </w:t>
      </w:r>
      <w:r w:rsidRPr="00E77497">
        <w:rPr>
          <w:rFonts w:ascii="Arial" w:hAnsi="Arial"/>
          <w:b/>
          <w:i w:val="0"/>
        </w:rPr>
        <w:t>::</w:t>
      </w:r>
    </w:p>
    <w:p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rsidR="004C02EF" w:rsidRPr="00E77497" w:rsidRDefault="004C02EF" w:rsidP="004C02EF">
      <w:pPr>
        <w:pStyle w:val="M0"/>
        <w:spacing w:after="0"/>
        <w:rPr>
          <w:sz w:val="16"/>
        </w:rPr>
      </w:pPr>
    </w:p>
    <w:p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rsidR="004C02EF" w:rsidRPr="00E77497" w:rsidRDefault="004C02EF" w:rsidP="004C02EF">
      <w:pPr>
        <w:pStyle w:val="SyntaxRule2"/>
      </w:pPr>
      <w:r w:rsidRPr="00E77497">
        <w:lastRenderedPageBreak/>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JSONEscapeSequence </w:t>
      </w:r>
      <w:r w:rsidRPr="00E77497">
        <w:rPr>
          <w:rFonts w:ascii="Arial" w:hAnsi="Arial"/>
          <w:b/>
          <w:i w:val="0"/>
        </w:rPr>
        <w:t>::</w:t>
      </w:r>
    </w:p>
    <w:p w:rsidR="004C02EF" w:rsidRPr="00E77497" w:rsidRDefault="004C02EF" w:rsidP="004C02EF">
      <w:pPr>
        <w:pStyle w:val="SyntaxRule2"/>
      </w:pPr>
      <w:r w:rsidRPr="00E77497">
        <w:t>JSONEscapeCharacter</w:t>
      </w:r>
    </w:p>
    <w:p w:rsidR="004C02EF" w:rsidRPr="00E77497" w:rsidRDefault="00081283" w:rsidP="004C02EF">
      <w:pPr>
        <w:pStyle w:val="SyntaxRule2"/>
      </w:pPr>
      <w:ins w:id="36997" w:author="Rev 9 Allen Wirfs-Brock" w:date="2012-07-07T13:32:00Z">
        <w:r w:rsidRPr="00E77497">
          <w:rPr>
            <w:rFonts w:ascii="Courier New" w:hAnsi="Courier New"/>
            <w:b/>
            <w:i w:val="0"/>
          </w:rPr>
          <w:t>u</w:t>
        </w:r>
        <w:r w:rsidRPr="00E77497">
          <w:t xml:space="preserve"> HexDigit HexDigit HexDigit HexDigit</w:t>
        </w:r>
      </w:ins>
      <w:del w:id="36998" w:author="Rev 9 Allen Wirfs-Brock" w:date="2012-07-07T13:32:00Z">
        <w:r w:rsidR="004C02EF" w:rsidRPr="00E77497" w:rsidDel="00081283">
          <w:delText>UnicodeEscapeSequence</w:delText>
        </w:r>
      </w:del>
      <w:r w:rsidR="004C02EF" w:rsidRPr="00E77497">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rsidR="004C02EF" w:rsidRPr="00C7794D" w:rsidRDefault="004C02EF" w:rsidP="004C02EF">
      <w:pPr>
        <w:pStyle w:val="M0"/>
        <w:spacing w:after="0"/>
        <w:rPr>
          <w:sz w:val="16"/>
        </w:rPr>
      </w:pPr>
    </w:p>
    <w:p w:rsidR="004C02EF" w:rsidRPr="00C7794D" w:rsidRDefault="004C02EF" w:rsidP="004C02EF">
      <w:pPr>
        <w:pStyle w:val="SyntaxRule"/>
      </w:pPr>
      <w:r w:rsidRPr="00C7794D">
        <w:t xml:space="preserve">JSONNumber </w:t>
      </w:r>
      <w:r w:rsidRPr="00C7794D">
        <w:rPr>
          <w:rFonts w:ascii="Arial" w:hAnsi="Arial"/>
          <w:b/>
          <w:i w:val="0"/>
        </w:rPr>
        <w:t>::</w:t>
      </w:r>
    </w:p>
    <w:p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rsidR="004C02EF" w:rsidRPr="00A67AF2" w:rsidRDefault="004C02EF" w:rsidP="004C02EF">
      <w:pPr>
        <w:pStyle w:val="M0"/>
        <w:spacing w:after="0"/>
        <w:rPr>
          <w:sz w:val="16"/>
        </w:rPr>
      </w:pPr>
    </w:p>
    <w:p w:rsidR="004C02EF" w:rsidRPr="00675B74" w:rsidRDefault="004C02EF" w:rsidP="004C02EF">
      <w:pPr>
        <w:pStyle w:val="SyntaxRule"/>
      </w:pPr>
      <w:r w:rsidRPr="00A67AF2">
        <w:t xml:space="preserve">JSONFraction </w:t>
      </w:r>
      <w:r w:rsidRPr="00B820AB">
        <w:rPr>
          <w:rFonts w:ascii="Arial" w:hAnsi="Arial"/>
          <w:b/>
          <w:i w:val="0"/>
        </w:rPr>
        <w:t>::</w:t>
      </w:r>
    </w:p>
    <w:p w:rsidR="004C02EF" w:rsidRPr="00E77497" w:rsidRDefault="004C02EF" w:rsidP="004C02EF">
      <w:pPr>
        <w:pStyle w:val="SyntaxRule2"/>
      </w:pPr>
      <w:r w:rsidRPr="00E77497">
        <w:rPr>
          <w:rFonts w:ascii="Courier New" w:hAnsi="Courier New" w:cs="Courier New"/>
          <w:b/>
          <w:i w:val="0"/>
        </w:rPr>
        <w:t>.</w:t>
      </w:r>
      <w:r w:rsidRPr="00E77497">
        <w:t xml:space="preserve"> DecimalDigits</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JSONNullLiteral </w:t>
      </w:r>
      <w:r w:rsidRPr="00E77497">
        <w:rPr>
          <w:rFonts w:ascii="Arial" w:hAnsi="Arial"/>
          <w:b/>
          <w:i w:val="0"/>
        </w:rPr>
        <w:t>::</w:t>
      </w:r>
    </w:p>
    <w:p w:rsidR="004C02EF" w:rsidRPr="00E77497" w:rsidRDefault="004C02EF" w:rsidP="004C02EF">
      <w:pPr>
        <w:pStyle w:val="SyntaxRule2"/>
      </w:pPr>
      <w:r w:rsidRPr="00E77497">
        <w:t>NullLiteral</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JSONBooleanLiteral </w:t>
      </w:r>
      <w:r w:rsidRPr="00E77497">
        <w:rPr>
          <w:rFonts w:ascii="Arial" w:hAnsi="Arial"/>
          <w:b/>
          <w:i w:val="0"/>
        </w:rPr>
        <w:t>::</w:t>
      </w:r>
    </w:p>
    <w:p w:rsidR="004C02EF" w:rsidRPr="00E77497" w:rsidRDefault="004C02EF" w:rsidP="004C02EF">
      <w:pPr>
        <w:pStyle w:val="SyntaxRule2"/>
      </w:pPr>
      <w:r w:rsidRPr="00E77497">
        <w:t>BooleanLiteral</w:t>
      </w:r>
    </w:p>
    <w:p w:rsidR="004C02EF" w:rsidRPr="00E77497" w:rsidRDefault="004C02EF" w:rsidP="004C02EF">
      <w:pPr>
        <w:pStyle w:val="M0"/>
        <w:spacing w:after="0"/>
        <w:rPr>
          <w:sz w:val="16"/>
        </w:rPr>
      </w:pPr>
    </w:p>
    <w:p w:rsidR="004C02EF" w:rsidRPr="00E77497" w:rsidRDefault="004C02EF" w:rsidP="004C02EF">
      <w:pPr>
        <w:pStyle w:val="Heading4"/>
        <w:numPr>
          <w:ilvl w:val="0"/>
          <w:numId w:val="0"/>
        </w:numPr>
      </w:pPr>
      <w:r w:rsidRPr="00E77497">
        <w:t>15.12.1.2</w:t>
      </w:r>
      <w:r w:rsidRPr="00E77497">
        <w:tab/>
        <w:t>The JSON Syntactic Grammar</w:t>
      </w:r>
    </w:p>
    <w:p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rsidR="004C02EF" w:rsidRPr="00E77497" w:rsidRDefault="004C02EF" w:rsidP="004C02EF">
      <w:pPr>
        <w:pStyle w:val="Syntax"/>
      </w:pPr>
      <w:r w:rsidRPr="00E77497">
        <w:t>Syntax</w:t>
      </w:r>
    </w:p>
    <w:p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rsidR="004C02EF" w:rsidRPr="00E77497" w:rsidRDefault="004C02EF" w:rsidP="004C02EF">
      <w:pPr>
        <w:pStyle w:val="SyntaxRule2"/>
      </w:pPr>
      <w:r w:rsidRPr="00E77497">
        <w:t>JSONValue</w:t>
      </w:r>
    </w:p>
    <w:p w:rsidR="004C02EF" w:rsidRPr="00E77497" w:rsidRDefault="004C02EF" w:rsidP="004C02EF">
      <w:pPr>
        <w:pStyle w:val="M0"/>
        <w:spacing w:after="0"/>
        <w:rPr>
          <w:sz w:val="16"/>
        </w:rPr>
      </w:pPr>
    </w:p>
    <w:p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JSONObject </w:t>
      </w:r>
      <w:r w:rsidRPr="00E77497">
        <w:rPr>
          <w:rFonts w:ascii="Arial" w:hAnsi="Arial"/>
          <w:b/>
          <w:i w:val="0"/>
        </w:rPr>
        <w:t>:</w:t>
      </w:r>
    </w:p>
    <w:p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JSONMember </w:t>
      </w:r>
      <w:r w:rsidRPr="00E77497">
        <w:rPr>
          <w:rFonts w:ascii="Arial" w:hAnsi="Arial"/>
          <w:b/>
          <w:i w:val="0"/>
        </w:rPr>
        <w:t>:</w:t>
      </w:r>
    </w:p>
    <w:p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JSONMemberList </w:t>
      </w:r>
      <w:r w:rsidRPr="00E77497">
        <w:rPr>
          <w:rFonts w:ascii="Arial" w:hAnsi="Arial"/>
          <w:b/>
          <w:i w:val="0"/>
        </w:rPr>
        <w:t>:</w:t>
      </w:r>
    </w:p>
    <w:p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JSONArray </w:t>
      </w:r>
      <w:r w:rsidRPr="00E77497">
        <w:rPr>
          <w:rFonts w:ascii="Arial" w:hAnsi="Arial"/>
          <w:b/>
          <w:i w:val="0"/>
        </w:rPr>
        <w:t>:</w:t>
      </w:r>
    </w:p>
    <w:p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JSONElementList </w:t>
      </w:r>
      <w:r w:rsidRPr="00E77497">
        <w:rPr>
          <w:rFonts w:ascii="Arial" w:hAnsi="Arial"/>
          <w:b/>
          <w:i w:val="0"/>
        </w:rPr>
        <w:t>:</w:t>
      </w:r>
    </w:p>
    <w:p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4C02EF" w:rsidRPr="00E77497" w:rsidRDefault="004C02EF" w:rsidP="004C02EF">
      <w:pPr>
        <w:pStyle w:val="M0"/>
        <w:spacing w:after="0"/>
        <w:rPr>
          <w:sz w:val="16"/>
        </w:rPr>
      </w:pPr>
      <w:bookmarkStart w:id="36999" w:name="_Toc235503550"/>
    </w:p>
    <w:p w:rsidR="004C02EF" w:rsidRPr="00E77497" w:rsidRDefault="004C02EF" w:rsidP="00F710D2">
      <w:pPr>
        <w:pStyle w:val="Heading3"/>
        <w:numPr>
          <w:ilvl w:val="0"/>
          <w:numId w:val="0"/>
        </w:numPr>
      </w:pPr>
      <w:bookmarkStart w:id="37000" w:name="_Toc241509325"/>
      <w:bookmarkStart w:id="37001" w:name="_Toc244416812"/>
      <w:bookmarkStart w:id="37002" w:name="_Toc276631176"/>
      <w:bookmarkStart w:id="37003" w:name="_Toc339020503"/>
      <w:r w:rsidRPr="00E77497">
        <w:lastRenderedPageBreak/>
        <w:t>15.12.2</w:t>
      </w:r>
      <w:r w:rsidRPr="00E77497">
        <w:tab/>
        <w:t>parse ( text [ , reviver ] )</w:t>
      </w:r>
      <w:bookmarkEnd w:id="36999"/>
      <w:bookmarkEnd w:id="37000"/>
      <w:bookmarkEnd w:id="37001"/>
      <w:bookmarkEnd w:id="37002"/>
      <w:bookmarkEnd w:id="37003"/>
    </w:p>
    <w:p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rsidR="00175461" w:rsidRDefault="00175461" w:rsidP="00175461">
      <w:pPr>
        <w:pStyle w:val="Alg4"/>
        <w:numPr>
          <w:ilvl w:val="0"/>
          <w:numId w:val="326"/>
        </w:numPr>
        <w:rPr>
          <w:ins w:id="37004" w:author="Rev 7 Allen Wirfs-Brock" w:date="2012-04-11T13:11:00Z"/>
        </w:rPr>
      </w:pPr>
      <w:ins w:id="37005" w:author="Rev 7 Allen Wirfs-Brock" w:date="2012-04-11T13:11:00Z">
        <w:r>
          <w:t>ReturnIfAbrupt(</w:t>
        </w:r>
        <w:r>
          <w:rPr>
            <w:i/>
          </w:rPr>
          <w:t>text</w:t>
        </w:r>
        <w:r>
          <w:t>).</w:t>
        </w:r>
      </w:ins>
    </w:p>
    <w:p w:rsidR="004C02EF" w:rsidRPr="00E77497" w:rsidRDefault="004C02EF" w:rsidP="001F482D">
      <w:pPr>
        <w:pStyle w:val="Alg4"/>
        <w:numPr>
          <w:ilvl w:val="0"/>
          <w:numId w:val="326"/>
        </w:numPr>
      </w:pPr>
      <w:r w:rsidRPr="00E77497">
        <w:t xml:space="preserve">Parse </w:t>
      </w:r>
      <w:r w:rsidRPr="00E77497">
        <w:rPr>
          <w:i/>
        </w:rPr>
        <w:t>JText</w:t>
      </w:r>
      <w:r w:rsidRPr="00E77497">
        <w:t xml:space="preserve"> </w:t>
      </w:r>
      <w:ins w:id="37006" w:author="Rev 9 Allen Wirfs-Brock" w:date="2012-07-07T13:36:00Z">
        <w:r w:rsidR="00081283">
          <w:t>interpret</w:t>
        </w:r>
        <w:del w:id="37007" w:author="Rev 10 Allen Wirfs-Brock" w:date="2012-08-14T16:20:00Z">
          <w:r w:rsidR="00081283" w:rsidDel="00EA1B5F">
            <w:delText>er</w:delText>
          </w:r>
        </w:del>
        <w:r w:rsidR="00081283">
          <w:t xml:space="preserve">ed as UTF-16 encoded Unicode characters </w:t>
        </w:r>
      </w:ins>
      <w:r w:rsidRPr="00E77497">
        <w:t xml:space="preserve">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rsidR="00665D48" w:rsidRDefault="00665D48" w:rsidP="00E36E97">
      <w:pPr>
        <w:pStyle w:val="Alg4"/>
        <w:numPr>
          <w:ilvl w:val="0"/>
          <w:numId w:val="326"/>
        </w:numPr>
        <w:rPr>
          <w:ins w:id="37008" w:author="Rev 11 Allen Wirfs-Brock" w:date="2012-10-24T14:57:00Z"/>
        </w:rPr>
      </w:pPr>
      <w:ins w:id="37009" w:author="Rev 11 Allen Wirfs-Brock" w:date="2012-10-24T14:57:00Z">
        <w:r>
          <w:t xml:space="preserve">Let </w:t>
        </w:r>
        <w:r>
          <w:rPr>
            <w:i/>
            <w:iCs/>
          </w:rPr>
          <w:t xml:space="preserve">scriptText </w:t>
        </w:r>
        <w:r w:rsidRPr="00665D48">
          <w:t>be the result of concatenating</w:t>
        </w:r>
        <w:r>
          <w:rPr>
            <w:i/>
            <w:iCs/>
          </w:rPr>
          <w:t xml:space="preserve"> </w:t>
        </w:r>
      </w:ins>
      <w:ins w:id="37010" w:author="Rev 11 Allen Wirfs-Brock" w:date="2012-10-24T14:58:00Z">
        <w:r w:rsidR="00E36E97" w:rsidRPr="00E77497">
          <w:rPr>
            <w:rFonts w:ascii="Courier New" w:hAnsi="Courier New" w:cs="Courier New"/>
            <w:b/>
          </w:rPr>
          <w:t>"</w:t>
        </w:r>
      </w:ins>
      <w:ins w:id="37011" w:author="Rev 11 Allen Wirfs-Brock" w:date="2012-10-24T14:59:00Z">
        <w:r w:rsidR="00E36E97">
          <w:rPr>
            <w:rFonts w:ascii="Courier New" w:hAnsi="Courier New" w:cs="Courier New"/>
            <w:b/>
          </w:rPr>
          <w:t>(</w:t>
        </w:r>
      </w:ins>
      <w:ins w:id="37012" w:author="Rev 11 Allen Wirfs-Brock" w:date="2012-10-24T14:58:00Z">
        <w:r w:rsidR="00E36E97" w:rsidRPr="00E77497">
          <w:rPr>
            <w:rFonts w:ascii="Courier New" w:hAnsi="Courier New" w:cs="Courier New"/>
            <w:b/>
          </w:rPr>
          <w:t>"</w:t>
        </w:r>
      </w:ins>
      <w:ins w:id="37013" w:author="Rev 11 Allen Wirfs-Brock" w:date="2012-10-24T14:59:00Z">
        <w:r w:rsidR="00E36E97" w:rsidRPr="00E77497">
          <w:t xml:space="preserve">, </w:t>
        </w:r>
      </w:ins>
      <w:ins w:id="37014" w:author="Rev 11 Allen Wirfs-Brock" w:date="2012-10-24T15:00:00Z">
        <w:r w:rsidR="00E36E97" w:rsidRPr="00E77497">
          <w:rPr>
            <w:i/>
          </w:rPr>
          <w:t>JText</w:t>
        </w:r>
        <w:r w:rsidR="00E36E97">
          <w:t xml:space="preserve"> </w:t>
        </w:r>
        <w:r w:rsidR="00E36E97" w:rsidRPr="00E77497">
          <w:t>, and</w:t>
        </w:r>
      </w:ins>
      <w:ins w:id="37015" w:author="Rev 11 Allen Wirfs-Brock" w:date="2012-10-24T14:59:00Z">
        <w:r w:rsidR="00E36E97">
          <w:t xml:space="preserve"> ,</w:t>
        </w:r>
      </w:ins>
      <w:ins w:id="37016" w:author="Rev 11 Allen Wirfs-Brock" w:date="2012-10-24T15:00:00Z">
        <w:r w:rsidR="00E36E97">
          <w:t xml:space="preserve"> </w:t>
        </w:r>
      </w:ins>
      <w:ins w:id="37017" w:author="Rev 11 Allen Wirfs-Brock" w:date="2012-10-24T15:01:00Z">
        <w:r w:rsidR="00E36E97" w:rsidRPr="00E77497">
          <w:rPr>
            <w:rFonts w:ascii="Courier New" w:hAnsi="Courier New" w:cs="Courier New"/>
            <w:b/>
          </w:rPr>
          <w:t>"</w:t>
        </w:r>
        <w:r w:rsidR="00E36E97">
          <w:rPr>
            <w:rFonts w:ascii="Courier New" w:hAnsi="Courier New" w:cs="Courier New"/>
            <w:b/>
          </w:rPr>
          <w:t>)</w:t>
        </w:r>
        <w:r w:rsidR="00E36E97" w:rsidRPr="00E36E97">
          <w:rPr>
            <w:rFonts w:ascii="Courier New" w:hAnsi="Courier New" w:cs="Courier New"/>
            <w:b/>
          </w:rPr>
          <w:t>;</w:t>
        </w:r>
        <w:r w:rsidR="00E36E97" w:rsidRPr="00E77497">
          <w:rPr>
            <w:rFonts w:ascii="Courier New" w:hAnsi="Courier New" w:cs="Courier New"/>
            <w:b/>
          </w:rPr>
          <w:t>"</w:t>
        </w:r>
        <w:r w:rsidR="00E36E97">
          <w:t>.</w:t>
        </w:r>
      </w:ins>
    </w:p>
    <w:p w:rsidR="004C02EF" w:rsidRPr="00E77497" w:rsidRDefault="004C02EF" w:rsidP="00E36E97">
      <w:pPr>
        <w:pStyle w:val="Alg4"/>
        <w:numPr>
          <w:ilvl w:val="0"/>
          <w:numId w:val="326"/>
        </w:numPr>
      </w:pPr>
      <w:r w:rsidRPr="00E77497">
        <w:t xml:space="preserve">Let </w:t>
      </w:r>
      <w:del w:id="37018" w:author="Rev 11 Allen Wirfs-Brock" w:date="2012-10-24T15:03:00Z">
        <w:r w:rsidRPr="00E77497" w:rsidDel="00E36E97">
          <w:rPr>
            <w:i/>
          </w:rPr>
          <w:delText>unfiltered</w:delText>
        </w:r>
        <w:r w:rsidRPr="00E77497" w:rsidDel="00E36E97">
          <w:delText xml:space="preserve"> </w:delText>
        </w:r>
      </w:del>
      <w:ins w:id="37019" w:author="Rev 11 Allen Wirfs-Brock" w:date="2012-10-24T15:03:00Z">
        <w:r w:rsidR="00E36E97">
          <w:rPr>
            <w:i/>
          </w:rPr>
          <w:t>completion</w:t>
        </w:r>
        <w:r w:rsidR="00E36E97" w:rsidRPr="00E77497">
          <w:t xml:space="preserve"> </w:t>
        </w:r>
      </w:ins>
      <w:r w:rsidRPr="00E77497">
        <w:t xml:space="preserve">be the result of parsing and evaluating </w:t>
      </w:r>
      <w:ins w:id="37020" w:author="Rev 11 Allen Wirfs-Brock" w:date="2012-10-24T15:02:00Z">
        <w:r w:rsidR="00E36E97">
          <w:rPr>
            <w:i/>
            <w:iCs/>
          </w:rPr>
          <w:t xml:space="preserve">scriptText </w:t>
        </w:r>
      </w:ins>
      <w:del w:id="37021" w:author="Rev 11 Allen Wirfs-Brock" w:date="2012-10-24T15:02:00Z">
        <w:r w:rsidRPr="00E77497" w:rsidDel="00E36E97">
          <w:rPr>
            <w:i/>
          </w:rPr>
          <w:delText>JText</w:delText>
        </w:r>
        <w:r w:rsidRPr="00E77497" w:rsidDel="00E36E97">
          <w:delText xml:space="preserve"> </w:delText>
        </w:r>
      </w:del>
      <w:r w:rsidRPr="00E77497">
        <w:t xml:space="preserve">as if it was the source text of an ECMAScript </w:t>
      </w:r>
      <w:del w:id="37022" w:author="Rev 11 Allen Wirfs-Brock" w:date="2012-10-18T15:55:00Z">
        <w:r w:rsidRPr="00E77497" w:rsidDel="0084788F">
          <w:rPr>
            <w:i/>
          </w:rPr>
          <w:delText>Program</w:delText>
        </w:r>
        <w:r w:rsidRPr="00E77497" w:rsidDel="0084788F">
          <w:delText xml:space="preserve"> </w:delText>
        </w:r>
      </w:del>
      <w:ins w:id="37023" w:author="Rev 11 Allen Wirfs-Brock" w:date="2012-10-18T15:55:00Z">
        <w:r w:rsidR="0084788F">
          <w:rPr>
            <w:i/>
          </w:rPr>
          <w:t>Script</w:t>
        </w:r>
        <w:r w:rsidR="0084788F" w:rsidRPr="00E77497">
          <w:t xml:space="preserve"> </w:t>
        </w:r>
      </w:ins>
      <w:r w:rsidRPr="00E77497">
        <w:t>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rsidR="00E36E97" w:rsidRDefault="00E36E97" w:rsidP="00E36E97">
      <w:pPr>
        <w:pStyle w:val="Alg4"/>
        <w:numPr>
          <w:ilvl w:val="0"/>
          <w:numId w:val="326"/>
        </w:numPr>
        <w:rPr>
          <w:ins w:id="37024" w:author="Rev 11 Allen Wirfs-Brock" w:date="2012-10-24T15:03:00Z"/>
        </w:rPr>
      </w:pPr>
      <w:ins w:id="37025" w:author="Rev 11 Allen Wirfs-Brock" w:date="2012-10-24T15:03:00Z">
        <w:r w:rsidRPr="00E77497">
          <w:t xml:space="preserve">Let </w:t>
        </w:r>
        <w:r w:rsidRPr="00E77497">
          <w:rPr>
            <w:i/>
          </w:rPr>
          <w:t>unfiltered</w:t>
        </w:r>
        <w:r>
          <w:t xml:space="preserve"> be</w:t>
        </w:r>
        <w:r w:rsidRPr="00E77497">
          <w:t xml:space="preserve"> </w:t>
        </w:r>
        <w:r>
          <w:rPr>
            <w:i/>
          </w:rPr>
          <w:t>completion</w:t>
        </w:r>
        <w:r>
          <w:rPr>
            <w:iCs/>
          </w:rPr>
          <w:t>.[[</w:t>
        </w:r>
      </w:ins>
      <w:ins w:id="37026" w:author="Rev 11 Allen Wirfs-Brock" w:date="2012-10-24T15:04:00Z">
        <w:r>
          <w:rPr>
            <w:iCs/>
          </w:rPr>
          <w:t>v</w:t>
        </w:r>
      </w:ins>
      <w:ins w:id="37027" w:author="Rev 11 Allen Wirfs-Brock" w:date="2012-10-24T15:03:00Z">
        <w:r>
          <w:rPr>
            <w:iCs/>
          </w:rPr>
          <w:t>alue]].</w:t>
        </w:r>
      </w:ins>
    </w:p>
    <w:p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rsidR="004C02EF" w:rsidRPr="00E77497" w:rsidRDefault="004C02EF" w:rsidP="001F482D">
      <w:pPr>
        <w:pStyle w:val="Alg4"/>
        <w:numPr>
          <w:ilvl w:val="1"/>
          <w:numId w:val="326"/>
        </w:numPr>
      </w:pPr>
      <w:r w:rsidRPr="00E77497">
        <w:t xml:space="preserve">Let </w:t>
      </w:r>
      <w:r w:rsidRPr="00E77497">
        <w:rPr>
          <w:i/>
        </w:rPr>
        <w:t>root</w:t>
      </w:r>
      <w:r w:rsidRPr="00E77497">
        <w:t xml:space="preserve"> be </w:t>
      </w:r>
      <w:ins w:id="37028" w:author="Rev 7 Allen Wirfs-Brock" w:date="2012-04-11T13:22:00Z">
        <w:r w:rsidR="00FC1AB5">
          <w:t xml:space="preserve">the result of the </w:t>
        </w:r>
        <w:del w:id="37029" w:author="Rev 8 Allen Wirfs-Brock" w:date="2012-06-14T14:41:00Z">
          <w:r w:rsidR="00FC1AB5" w:rsidDel="00D4543D">
            <w:delText>abstraction operation</w:delText>
          </w:r>
        </w:del>
      </w:ins>
      <w:ins w:id="37030" w:author="Rev 8 Allen Wirfs-Brock" w:date="2012-06-14T14:41:00Z">
        <w:r w:rsidR="00D4543D">
          <w:t>abstract operation</w:t>
        </w:r>
      </w:ins>
      <w:ins w:id="37031" w:author="Rev 7 Allen Wirfs-Brock" w:date="2012-04-11T13:22:00Z">
        <w:r w:rsidR="00FC1AB5">
          <w:t xml:space="preserve"> ObjectCreate (15.2)</w:t>
        </w:r>
      </w:ins>
      <w:del w:id="37032" w:author="Rev 7 Allen Wirfs-Brock" w:date="2012-04-11T13:22:00Z">
        <w:r w:rsidRPr="00E77497" w:rsidDel="00FC1AB5">
          <w:delText xml:space="preserve">a new object created as if by the expression </w:delText>
        </w:r>
        <w:r w:rsidRPr="00E77497" w:rsidDel="00FC1AB5">
          <w:rPr>
            <w:rFonts w:ascii="Courier New" w:hAnsi="Courier New" w:cs="Courier New"/>
            <w:b/>
          </w:rPr>
          <w:delText>new Object()</w:delText>
        </w:r>
        <w:r w:rsidRPr="00E77497" w:rsidDel="00FC1AB5">
          <w:delText xml:space="preserve">, where </w:delText>
        </w:r>
        <w:r w:rsidRPr="00E77497" w:rsidDel="00FC1AB5">
          <w:rPr>
            <w:rFonts w:ascii="Courier New" w:hAnsi="Courier New" w:cs="Courier New"/>
            <w:b/>
          </w:rPr>
          <w:delText>Object</w:delText>
        </w:r>
        <w:r w:rsidRPr="00E77497" w:rsidDel="00FC1AB5">
          <w:delText xml:space="preserve"> is the standard built-in constructor with that name</w:delText>
        </w:r>
      </w:del>
      <w:r w:rsidRPr="00E77497">
        <w:t>.</w:t>
      </w:r>
    </w:p>
    <w:p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rsidR="004C02EF" w:rsidRPr="00E77497" w:rsidRDefault="004C02EF" w:rsidP="001F482D">
      <w:pPr>
        <w:pStyle w:val="Alg4"/>
        <w:numPr>
          <w:ilvl w:val="0"/>
          <w:numId w:val="326"/>
        </w:numPr>
      </w:pPr>
      <w:r w:rsidRPr="00E77497">
        <w:t>Else</w:t>
      </w:r>
    </w:p>
    <w:p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rsidR="007D695C" w:rsidRDefault="007D695C" w:rsidP="007D695C">
      <w:pPr>
        <w:rPr>
          <w:ins w:id="37033" w:author="Rev 11 Allen Wirfs-Brock" w:date="2012-10-23T15:42:00Z"/>
        </w:rPr>
      </w:pPr>
      <w:ins w:id="37034" w:author="Rev 11 Allen Wirfs-Brock" w:date="2012-10-23T15:42:00Z">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ins>
    </w:p>
    <w:p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rsidR="00FC1AB5" w:rsidRDefault="00FC1AB5" w:rsidP="00FC1AB5">
      <w:pPr>
        <w:pStyle w:val="Alg4"/>
        <w:numPr>
          <w:ilvl w:val="0"/>
          <w:numId w:val="327"/>
        </w:numPr>
        <w:rPr>
          <w:ins w:id="37035" w:author="Rev 7 Allen Wirfs-Brock" w:date="2012-04-11T13:23:00Z"/>
        </w:rPr>
      </w:pPr>
      <w:ins w:id="37036" w:author="Rev 7 Allen Wirfs-Brock" w:date="2012-04-11T13:23:00Z">
        <w:r>
          <w:t>ReturnIfAbrupt(</w:t>
        </w:r>
        <w:r>
          <w:rPr>
            <w:i/>
          </w:rPr>
          <w:t>val</w:t>
        </w:r>
        <w:r>
          <w:t>).</w:t>
        </w:r>
      </w:ins>
    </w:p>
    <w:p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rsidR="004C02EF" w:rsidRPr="00E77497" w:rsidRDefault="004C02EF" w:rsidP="001F482D">
      <w:pPr>
        <w:pStyle w:val="Alg4"/>
        <w:numPr>
          <w:ilvl w:val="1"/>
          <w:numId w:val="327"/>
        </w:numPr>
      </w:pPr>
      <w:r w:rsidRPr="00E77497">
        <w:t xml:space="preserve">If </w:t>
      </w:r>
      <w:del w:id="37037" w:author="Allen Wirfs-Brock" w:date="2011-07-02T14:43:00Z">
        <w:r w:rsidRPr="00E77497" w:rsidDel="00736F7F">
          <w:delText xml:space="preserve">the [[Class]] internal property of </w:delText>
        </w:r>
      </w:del>
      <w:r w:rsidRPr="00E77497">
        <w:rPr>
          <w:i/>
        </w:rPr>
        <w:t>val</w:t>
      </w:r>
      <w:r w:rsidRPr="00E77497">
        <w:t xml:space="preserve"> </w:t>
      </w:r>
      <w:del w:id="37038" w:author="Allen Wirfs-Brock" w:date="2011-07-02T14:43:00Z">
        <w:r w:rsidRPr="00E77497" w:rsidDel="00736F7F">
          <w:delText xml:space="preserve">is </w:delText>
        </w:r>
        <w:r w:rsidRPr="00E77497" w:rsidDel="00736F7F">
          <w:rPr>
            <w:rFonts w:ascii="Courier New" w:hAnsi="Courier New" w:cs="Courier New"/>
            <w:b/>
          </w:rPr>
          <w:delText>"Array"</w:delText>
        </w:r>
      </w:del>
      <w:ins w:id="37039" w:author="Allen Wirfs-Brock" w:date="2011-07-02T14:43:00Z">
        <w:r w:rsidR="00736F7F" w:rsidRPr="00E77497">
          <w:t>has a [[</w:t>
        </w:r>
        <w:del w:id="37040" w:author="Rev 3 Allen Wirfs-Brock" w:date="2011-09-07T15:43:00Z">
          <w:r w:rsidR="00736F7F" w:rsidRPr="00E77497" w:rsidDel="009D141F">
            <w:delText>IsArray</w:delText>
          </w:r>
        </w:del>
      </w:ins>
      <w:ins w:id="37041" w:author="Rev 3 Allen Wirfs-Brock" w:date="2011-09-07T15:43:00Z">
        <w:r w:rsidR="009D141F" w:rsidRPr="00E77497">
          <w:t>NativeBrand</w:t>
        </w:r>
      </w:ins>
      <w:ins w:id="37042" w:author="Allen Wirfs-Brock" w:date="2011-07-02T14:43:00Z">
        <w:r w:rsidR="00736F7F" w:rsidRPr="00E77497">
          <w:t>]] internal property</w:t>
        </w:r>
      </w:ins>
      <w:ins w:id="37043" w:author="Rev 3 Allen Wirfs-Brock" w:date="2011-09-07T15:43:00Z">
        <w:r w:rsidR="009D141F" w:rsidRPr="00E77497">
          <w:t xml:space="preserve"> with value NativeArray</w:t>
        </w:r>
      </w:ins>
      <w:ins w:id="37044" w:author="Allen Wirfs-Brock" w:date="2011-07-02T14:43:00Z">
        <w:r w:rsidR="00736F7F" w:rsidRPr="00E77497">
          <w:t>, then</w:t>
        </w:r>
      </w:ins>
    </w:p>
    <w:p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rsidR="00FC1AB5" w:rsidRDefault="00FC1AB5" w:rsidP="001F482D">
      <w:pPr>
        <w:pStyle w:val="Alg4"/>
        <w:numPr>
          <w:ilvl w:val="2"/>
          <w:numId w:val="327"/>
        </w:numPr>
        <w:rPr>
          <w:ins w:id="37045" w:author="Rev 7 Allen Wirfs-Brock" w:date="2012-04-11T13:24:00Z"/>
        </w:rPr>
      </w:pPr>
      <w:ins w:id="37046" w:author="Rev 7 Allen Wirfs-Brock" w:date="2012-04-11T13:24:00Z">
        <w:r>
          <w:t>Assert: len is not an abrupt completion and its value is a</w:t>
        </w:r>
      </w:ins>
      <w:ins w:id="37047" w:author="Rev 7 Allen Wirfs-Brock" w:date="2012-04-11T13:25:00Z">
        <w:r>
          <w:t xml:space="preserve"> positive</w:t>
        </w:r>
      </w:ins>
      <w:ins w:id="37048" w:author="Rev 7 Allen Wirfs-Brock" w:date="2012-04-11T13:24:00Z">
        <w:r>
          <w:t xml:space="preserve"> integer.</w:t>
        </w:r>
      </w:ins>
    </w:p>
    <w:p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4C02EF" w:rsidRPr="00E77497" w:rsidRDefault="00222E5C" w:rsidP="001F482D">
      <w:pPr>
        <w:pStyle w:val="Alg4"/>
        <w:numPr>
          <w:ilvl w:val="4"/>
          <w:numId w:val="327"/>
        </w:numPr>
      </w:pPr>
      <w:ins w:id="37049" w:author="Rev 7 Allen Wirfs-Brock" w:date="2012-04-11T14:21:00Z">
        <w:r>
          <w:t xml:space="preserve">Let </w:t>
        </w:r>
        <w:r w:rsidRPr="00222E5C">
          <w:rPr>
            <w:i/>
          </w:rPr>
          <w:t>status</w:t>
        </w:r>
        <w:r>
          <w:t xml:space="preserve"> be the result of calling</w:t>
        </w:r>
        <w:r w:rsidRPr="00E77497">
          <w:t xml:space="preserve"> </w:t>
        </w:r>
      </w:ins>
      <w:del w:id="37050" w:author="Rev 7 Allen Wirfs-Brock" w:date="2012-04-11T14:21:00Z">
        <w:r w:rsidR="004C02EF" w:rsidRPr="00E77497" w:rsidDel="00222E5C">
          <w:delText xml:space="preserve">Call </w:delText>
        </w:r>
      </w:del>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and </w:t>
      </w:r>
      <w:r w:rsidR="004C02EF" w:rsidRPr="00E77497">
        <w:rPr>
          <w:b/>
        </w:rPr>
        <w:t>false</w:t>
      </w:r>
      <w:r w:rsidR="004C02EF" w:rsidRPr="00E77497">
        <w:t xml:space="preserve"> as arguments. </w:t>
      </w:r>
    </w:p>
    <w:p w:rsidR="004C02EF" w:rsidRPr="00E77497" w:rsidRDefault="004C02EF" w:rsidP="001F482D">
      <w:pPr>
        <w:pStyle w:val="Alg4"/>
        <w:numPr>
          <w:ilvl w:val="3"/>
          <w:numId w:val="327"/>
        </w:numPr>
      </w:pPr>
      <w:r w:rsidRPr="00E77497">
        <w:t>Else</w:t>
      </w:r>
    </w:p>
    <w:p w:rsidR="004C02EF" w:rsidRPr="00E77497" w:rsidRDefault="00222E5C" w:rsidP="001F482D">
      <w:pPr>
        <w:pStyle w:val="Alg4"/>
        <w:numPr>
          <w:ilvl w:val="4"/>
          <w:numId w:val="327"/>
        </w:numPr>
      </w:pPr>
      <w:ins w:id="37051" w:author="Rev 7 Allen Wirfs-Brock" w:date="2012-04-11T14:21:00Z">
        <w:r>
          <w:t xml:space="preserve">Let </w:t>
        </w:r>
        <w:r w:rsidRPr="00222E5C">
          <w:rPr>
            <w:i/>
          </w:rPr>
          <w:t>status</w:t>
        </w:r>
        <w:r>
          <w:t xml:space="preserve"> be the result of calling</w:t>
        </w:r>
        <w:r w:rsidRPr="00E77497">
          <w:t xml:space="preserve"> </w:t>
        </w:r>
      </w:ins>
      <w:del w:id="37052"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 xml:space="preserve">), the Property Descriptor {[[Value]]: </w:t>
      </w:r>
      <w:r w:rsidR="004C02EF" w:rsidRPr="00E77497">
        <w:rPr>
          <w:i/>
        </w:rPr>
        <w:t>newElement</w:t>
      </w:r>
      <w:r w:rsidR="004C02EF" w:rsidRPr="00E77497">
        <w:t xml:space="preserve">, [[Writable]]: true, [[Enumerable]]: true, [[Configurable]]: true}, and </w:t>
      </w:r>
      <w:r w:rsidR="004C02EF" w:rsidRPr="00E77497">
        <w:rPr>
          <w:b/>
        </w:rPr>
        <w:t>false</w:t>
      </w:r>
      <w:r w:rsidR="004C02EF" w:rsidRPr="00E77497">
        <w:t>.</w:t>
      </w:r>
    </w:p>
    <w:p w:rsidR="00222E5C" w:rsidRDefault="00222E5C" w:rsidP="001F482D">
      <w:pPr>
        <w:pStyle w:val="Alg4"/>
        <w:numPr>
          <w:ilvl w:val="3"/>
          <w:numId w:val="327"/>
        </w:numPr>
        <w:rPr>
          <w:ins w:id="37053" w:author="Rev 7 Allen Wirfs-Brock" w:date="2012-04-11T14:22:00Z"/>
        </w:rPr>
      </w:pPr>
      <w:ins w:id="37054" w:author="Rev 7 Allen Wirfs-Brock" w:date="2012-04-11T14:22:00Z">
        <w:r>
          <w:lastRenderedPageBreak/>
          <w:t>ReturnIfAbrupt(</w:t>
        </w:r>
        <w:r>
          <w:rPr>
            <w:i/>
          </w:rPr>
          <w:t>status</w:t>
        </w:r>
        <w:r>
          <w:t>).</w:t>
        </w:r>
      </w:ins>
    </w:p>
    <w:p w:rsidR="004C02EF" w:rsidRPr="00E77497" w:rsidRDefault="004C02EF" w:rsidP="001F482D">
      <w:pPr>
        <w:pStyle w:val="Alg4"/>
        <w:numPr>
          <w:ilvl w:val="3"/>
          <w:numId w:val="327"/>
        </w:numPr>
      </w:pPr>
      <w:r w:rsidRPr="00E77497">
        <w:t xml:space="preserve">Add 1 to </w:t>
      </w:r>
      <w:r w:rsidRPr="00E77497">
        <w:rPr>
          <w:i/>
        </w:rPr>
        <w:t>I</w:t>
      </w:r>
      <w:r w:rsidRPr="00E77497">
        <w:t>.</w:t>
      </w:r>
    </w:p>
    <w:p w:rsidR="004C02EF" w:rsidRPr="00E77497" w:rsidRDefault="004C02EF" w:rsidP="001F482D">
      <w:pPr>
        <w:pStyle w:val="Alg4"/>
        <w:numPr>
          <w:ilvl w:val="1"/>
          <w:numId w:val="327"/>
        </w:numPr>
      </w:pPr>
      <w:r w:rsidRPr="00E77497">
        <w:t>Else</w:t>
      </w:r>
    </w:p>
    <w:p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del w:id="37055" w:author="Rev 7 Allen Wirfs-Brock" w:date="2012-04-11T14:19:00Z">
        <w:r w:rsidRPr="00E77497" w:rsidDel="00222E5C">
          <w:delText xml:space="preserve">should </w:delText>
        </w:r>
      </w:del>
      <w:ins w:id="37056" w:author="Rev 7 Allen Wirfs-Brock" w:date="2012-04-11T14:19:00Z">
        <w:r w:rsidR="00222E5C">
          <w:t>is</w:t>
        </w:r>
        <w:r w:rsidR="00222E5C" w:rsidRPr="00E77497">
          <w:t xml:space="preserve"> </w:t>
        </w:r>
      </w:ins>
      <w:del w:id="37057" w:author="Rev 7 Allen Wirfs-Brock" w:date="2012-04-11T14:19:00Z">
        <w:r w:rsidRPr="00E77497" w:rsidDel="00222E5C">
          <w:delText xml:space="preserve">be </w:delText>
        </w:r>
      </w:del>
      <w:r w:rsidRPr="00E77497">
        <w:t xml:space="preserve">the same as that used by the </w:t>
      </w:r>
      <w:r w:rsidRPr="00E77497">
        <w:rPr>
          <w:b/>
        </w:rPr>
        <w:t>Object.keys</w:t>
      </w:r>
      <w:r w:rsidRPr="00E77497">
        <w:t xml:space="preserve"> standard built-in function.</w:t>
      </w:r>
    </w:p>
    <w:p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4C02EF" w:rsidRPr="00E77497" w:rsidRDefault="004C02EF" w:rsidP="001F482D">
      <w:pPr>
        <w:pStyle w:val="Alg4"/>
        <w:numPr>
          <w:ilvl w:val="4"/>
          <w:numId w:val="327"/>
        </w:numPr>
      </w:pPr>
      <w:del w:id="37058" w:author="Rev 7 Allen Wirfs-Brock" w:date="2012-04-11T14:21:00Z">
        <w:r w:rsidRPr="00E77497" w:rsidDel="00222E5C">
          <w:delText xml:space="preserve">Call </w:delText>
        </w:r>
      </w:del>
      <w:ins w:id="37059" w:author="Rev 7 Allen Wirfs-Brock" w:date="2012-04-11T14:21:00Z">
        <w:r w:rsidR="00222E5C">
          <w:t xml:space="preserve">Let </w:t>
        </w:r>
        <w:r w:rsidR="00222E5C" w:rsidRPr="00222E5C">
          <w:rPr>
            <w:i/>
          </w:rPr>
          <w:t>status</w:t>
        </w:r>
        <w:r w:rsidR="00222E5C">
          <w:t xml:space="preserve"> be the result of calling</w:t>
        </w:r>
        <w:r w:rsidR="00222E5C" w:rsidRPr="00E77497">
          <w:t xml:space="preserve"> </w:t>
        </w:r>
      </w:ins>
      <w:r w:rsidRPr="00E77497">
        <w:t xml:space="preserve">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rsidR="004C02EF" w:rsidRPr="00E77497" w:rsidRDefault="004C02EF" w:rsidP="001F482D">
      <w:pPr>
        <w:pStyle w:val="Alg4"/>
        <w:numPr>
          <w:ilvl w:val="3"/>
          <w:numId w:val="327"/>
        </w:numPr>
      </w:pPr>
      <w:r w:rsidRPr="00E77497">
        <w:t>Else</w:t>
      </w:r>
    </w:p>
    <w:p w:rsidR="004C02EF" w:rsidRPr="00E77497" w:rsidRDefault="00222E5C" w:rsidP="001F482D">
      <w:pPr>
        <w:pStyle w:val="Alg4"/>
        <w:numPr>
          <w:ilvl w:val="4"/>
          <w:numId w:val="327"/>
        </w:numPr>
      </w:pPr>
      <w:ins w:id="37060" w:author="Rev 7 Allen Wirfs-Brock" w:date="2012-04-11T14:21:00Z">
        <w:r>
          <w:t xml:space="preserve">Let </w:t>
        </w:r>
        <w:r w:rsidRPr="00222E5C">
          <w:rPr>
            <w:i/>
          </w:rPr>
          <w:t>status</w:t>
        </w:r>
        <w:r>
          <w:t xml:space="preserve"> be the result of calling</w:t>
        </w:r>
        <w:r w:rsidRPr="00E77497">
          <w:t xml:space="preserve"> </w:t>
        </w:r>
      </w:ins>
      <w:del w:id="37061"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4C02EF" w:rsidRPr="00E77497">
        <w:t xml:space="preserve">, the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rsidR="00222E5C" w:rsidRDefault="00222E5C" w:rsidP="00222E5C">
      <w:pPr>
        <w:pStyle w:val="Alg4"/>
        <w:numPr>
          <w:ilvl w:val="3"/>
          <w:numId w:val="327"/>
        </w:numPr>
        <w:rPr>
          <w:ins w:id="37062" w:author="Rev 7 Allen Wirfs-Brock" w:date="2012-04-11T14:23:00Z"/>
        </w:rPr>
      </w:pPr>
      <w:ins w:id="37063" w:author="Rev 7 Allen Wirfs-Brock" w:date="2012-04-11T14:23:00Z">
        <w:r>
          <w:t>ReturnIfAbrupt(</w:t>
        </w:r>
        <w:r>
          <w:rPr>
            <w:i/>
          </w:rPr>
          <w:t>status</w:t>
        </w:r>
        <w:r>
          <w:t>).</w:t>
        </w:r>
      </w:ins>
    </w:p>
    <w:p w:rsidR="004C02EF" w:rsidRPr="00E77497" w:rsidRDefault="004C02EF" w:rsidP="00AF1A54">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ins w:id="37064" w:author="Rev 11 Allen Wirfs-Brock" w:date="2012-10-24T09:41:00Z">
        <w:r w:rsidR="00AF1A54" w:rsidRPr="006637C6">
          <w:rPr>
            <w:i/>
          </w:rPr>
          <w:t>this</w:t>
        </w:r>
        <w:r w:rsidR="00AF1A54">
          <w:rPr>
            <w:i/>
          </w:rPr>
          <w:t>Argument</w:t>
        </w:r>
        <w:r w:rsidR="00AF1A54" w:rsidRPr="00E77497">
          <w:t xml:space="preserve"> </w:t>
        </w:r>
      </w:ins>
      <w:del w:id="37065" w:author="Rev 11 Allen Wirfs-Brock" w:date="2012-10-24T09:41:00Z">
        <w:r w:rsidRPr="00E77497" w:rsidDel="00AF1A54">
          <w:delText xml:space="preserve">the </w:delText>
        </w:r>
        <w:r w:rsidRPr="00E77497" w:rsidDel="00AF1A54">
          <w:rPr>
            <w:b/>
          </w:rPr>
          <w:delText>this</w:delText>
        </w:r>
        <w:r w:rsidRPr="00E77497" w:rsidDel="00AF1A54">
          <w:delText xml:space="preserve"> value </w:delText>
        </w:r>
      </w:del>
      <w:r w:rsidRPr="00E77497">
        <w:t>and with a</w:t>
      </w:r>
      <w:del w:id="37066" w:author="Rev 11 Allen Wirfs-Brock" w:date="2012-10-24T09:41:00Z">
        <w:r w:rsidRPr="00E77497" w:rsidDel="00AF1A54">
          <w:delText>n</w:delText>
        </w:r>
      </w:del>
      <w:r w:rsidRPr="00E77497">
        <w:t xml:space="preserve"> </w:t>
      </w:r>
      <w:del w:id="37067" w:author="Rev 11 Allen Wirfs-Brock" w:date="2012-10-24T09:41:00Z">
        <w:r w:rsidRPr="00E77497" w:rsidDel="00AF1A54">
          <w:delText>argument l</w:delText>
        </w:r>
      </w:del>
      <w:ins w:id="37068" w:author="Rev 11 Allen Wirfs-Brock" w:date="2012-10-24T09:41:00Z">
        <w:r w:rsidR="00AF1A54">
          <w:t>L</w:t>
        </w:r>
      </w:ins>
      <w:r w:rsidRPr="00E77497">
        <w:t xml:space="preserve">ist </w:t>
      </w:r>
      <w:del w:id="37069" w:author="Rev 11 Allen Wirfs-Brock" w:date="2012-10-24T09:41:00Z">
        <w:r w:rsidRPr="00E77497" w:rsidDel="00AF1A54">
          <w:delText xml:space="preserve">consisting </w:delText>
        </w:r>
      </w:del>
      <w:ins w:id="37070" w:author="Rev 11 Allen Wirfs-Brock" w:date="2012-10-24T09:41:00Z">
        <w:r w:rsidR="00AF1A54">
          <w:t>containing</w:t>
        </w:r>
        <w:r w:rsidR="00AF1A54" w:rsidRPr="00E77497">
          <w:t xml:space="preserve"> </w:t>
        </w:r>
      </w:ins>
      <w:del w:id="37071" w:author="Rev 11 Allen Wirfs-Brock" w:date="2012-10-24T09:42:00Z">
        <w:r w:rsidRPr="00E77497" w:rsidDel="00AF1A54">
          <w:delText xml:space="preserve">of </w:delText>
        </w:r>
      </w:del>
      <w:r w:rsidRPr="00E77497">
        <w:rPr>
          <w:i/>
        </w:rPr>
        <w:t xml:space="preserve">name </w:t>
      </w:r>
      <w:r w:rsidRPr="00E77497">
        <w:t xml:space="preserve">and </w:t>
      </w:r>
      <w:r w:rsidRPr="00E77497">
        <w:rPr>
          <w:i/>
        </w:rPr>
        <w:t>val</w:t>
      </w:r>
      <w:ins w:id="37072" w:author="Rev 11 Allen Wirfs-Brock" w:date="2012-10-24T09:42:00Z">
        <w:r w:rsidR="00AF1A54">
          <w:rPr>
            <w:iCs/>
          </w:rPr>
          <w:t xml:space="preserve"> as </w:t>
        </w:r>
        <w:r w:rsidR="00AF1A54">
          <w:rPr>
            <w:i/>
          </w:rPr>
          <w:t>argumentsList</w:t>
        </w:r>
      </w:ins>
      <w:r w:rsidRPr="00E77497">
        <w:t>.</w:t>
      </w:r>
    </w:p>
    <w:p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rsidR="004C02EF" w:rsidRPr="00E77497" w:rsidRDefault="004C02EF" w:rsidP="00F710D2">
      <w:pPr>
        <w:pStyle w:val="Heading3"/>
        <w:numPr>
          <w:ilvl w:val="0"/>
          <w:numId w:val="0"/>
        </w:numPr>
      </w:pPr>
      <w:bookmarkStart w:id="37073" w:name="_Toc235503551"/>
      <w:bookmarkStart w:id="37074" w:name="_Toc241509326"/>
      <w:bookmarkStart w:id="37075" w:name="_Toc244416813"/>
      <w:bookmarkStart w:id="37076" w:name="_Toc276631177"/>
      <w:bookmarkStart w:id="37077" w:name="_Toc339020504"/>
      <w:r w:rsidRPr="00E77497">
        <w:t>15.12.3</w:t>
      </w:r>
      <w:r w:rsidRPr="00E77497">
        <w:tab/>
        <w:t>stringify ( value [ , replacer [ , space ] ] )</w:t>
      </w:r>
      <w:bookmarkEnd w:id="37073"/>
      <w:bookmarkEnd w:id="37074"/>
      <w:bookmarkEnd w:id="37075"/>
      <w:bookmarkEnd w:id="37076"/>
      <w:bookmarkEnd w:id="37077"/>
    </w:p>
    <w:p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w:t>
      </w:r>
      <w:ins w:id="37078" w:author="Rev 9 Allen Wirfs-Brock" w:date="2012-07-07T13:55:00Z">
        <w:r w:rsidR="0020305B">
          <w:t xml:space="preserve">UTF-16 encoded </w:t>
        </w:r>
      </w:ins>
      <w:r w:rsidRPr="00E77497">
        <w:t xml:space="preserve">JSON format representing an ECMAScript value. It can take three parameters. </w:t>
      </w:r>
      <w:del w:id="37079"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rsidR="004C02EF" w:rsidRPr="00E77497" w:rsidRDefault="004C02EF" w:rsidP="004C02EF">
      <w:pPr>
        <w:keepNext/>
      </w:pPr>
      <w:r w:rsidRPr="00E77497">
        <w:t>These are the steps in stringifying an object:</w:t>
      </w:r>
    </w:p>
    <w:p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rsidR="004C02EF" w:rsidRPr="00E77497" w:rsidRDefault="004C02EF" w:rsidP="001F482D">
      <w:pPr>
        <w:pStyle w:val="Alg4"/>
        <w:numPr>
          <w:ilvl w:val="0"/>
          <w:numId w:val="328"/>
        </w:numPr>
      </w:pPr>
      <w:r w:rsidRPr="00E77497">
        <w:t>If Type(</w:t>
      </w:r>
      <w:r w:rsidRPr="00E77497">
        <w:rPr>
          <w:i/>
        </w:rPr>
        <w:t>replacer</w:t>
      </w:r>
      <w:r w:rsidRPr="00E77497">
        <w:t>) is Object, then</w:t>
      </w:r>
    </w:p>
    <w:p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rsidR="004C02EF" w:rsidRPr="00E77497" w:rsidRDefault="004C02EF" w:rsidP="001F482D">
      <w:pPr>
        <w:pStyle w:val="Alg4"/>
        <w:numPr>
          <w:ilvl w:val="1"/>
          <w:numId w:val="328"/>
        </w:numPr>
      </w:pPr>
      <w:r w:rsidRPr="00E77497">
        <w:t xml:space="preserve">Else if </w:t>
      </w:r>
      <w:del w:id="37080" w:author="Allen Wirfs-Brock" w:date="2011-07-02T14:45:00Z">
        <w:r w:rsidRPr="00E77497" w:rsidDel="004C0FF1">
          <w:delText xml:space="preserve">the [[Class]] internal property of </w:delText>
        </w:r>
      </w:del>
      <w:r w:rsidRPr="00E77497">
        <w:rPr>
          <w:i/>
        </w:rPr>
        <w:t>replacer</w:t>
      </w:r>
      <w:r w:rsidRPr="00E77497">
        <w:t xml:space="preserve"> </w:t>
      </w:r>
      <w:ins w:id="37081" w:author="Allen Wirfs-Brock" w:date="2011-07-02T14:45:00Z">
        <w:r w:rsidR="004C0FF1" w:rsidRPr="00E77497">
          <w:t>has a [[</w:t>
        </w:r>
        <w:del w:id="37082" w:author="Rev 3 Allen Wirfs-Brock" w:date="2011-09-07T15:43:00Z">
          <w:r w:rsidR="004C0FF1" w:rsidRPr="00E77497" w:rsidDel="009D141F">
            <w:delText>IsArray</w:delText>
          </w:r>
        </w:del>
      </w:ins>
      <w:ins w:id="37083" w:author="Rev 3 Allen Wirfs-Brock" w:date="2011-09-07T15:43:00Z">
        <w:r w:rsidR="009D141F" w:rsidRPr="00E77497">
          <w:t>NativeBrand</w:t>
        </w:r>
      </w:ins>
      <w:ins w:id="37084" w:author="Allen Wirfs-Brock" w:date="2011-07-02T14:45:00Z">
        <w:r w:rsidR="004C0FF1" w:rsidRPr="00E77497">
          <w:t>]] internal property</w:t>
        </w:r>
      </w:ins>
      <w:ins w:id="37085" w:author="Rev 3 Allen Wirfs-Brock" w:date="2011-09-07T15:43:00Z">
        <w:r w:rsidR="009D141F" w:rsidRPr="00E77497">
          <w:t xml:space="preserve"> with value NativeArray</w:t>
        </w:r>
        <w:r w:rsidR="009D141F" w:rsidRPr="00E77497" w:rsidDel="004C0FF1">
          <w:t xml:space="preserve"> </w:t>
        </w:r>
      </w:ins>
      <w:del w:id="37086"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rsidR="004C02EF" w:rsidRPr="00E77497" w:rsidRDefault="004C02EF" w:rsidP="001F482D">
      <w:pPr>
        <w:pStyle w:val="Alg4"/>
        <w:numPr>
          <w:ilvl w:val="3"/>
          <w:numId w:val="328"/>
        </w:numPr>
      </w:pPr>
      <w:r w:rsidRPr="00E77497">
        <w:t>Else if Type(</w:t>
      </w:r>
      <w:r w:rsidRPr="00E77497">
        <w:rPr>
          <w:i/>
        </w:rPr>
        <w:t>v</w:t>
      </w:r>
      <w:r w:rsidRPr="00E77497">
        <w:t>) is Object then,</w:t>
      </w:r>
    </w:p>
    <w:p w:rsidR="004C02EF" w:rsidRPr="00E77497" w:rsidRDefault="004C02EF" w:rsidP="001F482D">
      <w:pPr>
        <w:pStyle w:val="Alg4"/>
        <w:numPr>
          <w:ilvl w:val="4"/>
          <w:numId w:val="328"/>
        </w:numPr>
      </w:pPr>
      <w:r w:rsidRPr="00E77497">
        <w:t xml:space="preserve">If </w:t>
      </w:r>
      <w:del w:id="37087" w:author="Allen Wirfs-Brock" w:date="2011-07-02T14:49:00Z">
        <w:r w:rsidRPr="00E77497" w:rsidDel="004C0FF1">
          <w:delText xml:space="preserve">the [[Class]] internal property of </w:delText>
        </w:r>
      </w:del>
      <w:r w:rsidRPr="00E77497">
        <w:rPr>
          <w:i/>
        </w:rPr>
        <w:t>v</w:t>
      </w:r>
      <w:r w:rsidRPr="00E77497">
        <w:t xml:space="preserve"> </w:t>
      </w:r>
      <w:del w:id="37088"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37089" w:author="Allen Wirfs-Brock" w:date="2011-07-02T14:49:00Z">
        <w:r w:rsidR="004C0FF1" w:rsidRPr="00E77497">
          <w:t xml:space="preserve">has </w:t>
        </w:r>
        <w:del w:id="37090" w:author="Rev 8 Allen Wirfs-Brock" w:date="2012-06-14T14:33:00Z">
          <w:r w:rsidR="004C0FF1" w:rsidRPr="00E77497" w:rsidDel="00FD13C0">
            <w:delText xml:space="preserve">either </w:delText>
          </w:r>
        </w:del>
        <w:r w:rsidR="004C0FF1" w:rsidRPr="00E77497">
          <w:t>a</w:t>
        </w:r>
      </w:ins>
      <w:ins w:id="37091" w:author="Allen Wirfs-Brock" w:date="2011-07-02T14:50:00Z">
        <w:del w:id="37092" w:author="Rev 8 Allen Wirfs-Brock" w:date="2012-06-14T14:33:00Z">
          <w:r w:rsidR="004C0FF1" w:rsidRPr="00E77497" w:rsidDel="00FD13C0">
            <w:delText>n</w:delText>
          </w:r>
        </w:del>
      </w:ins>
      <w:ins w:id="37093" w:author="Allen Wirfs-Brock" w:date="2011-07-02T14:49:00Z">
        <w:r w:rsidR="004C0FF1" w:rsidRPr="00E77497">
          <w:t xml:space="preserve"> [[</w:t>
        </w:r>
        <w:del w:id="37094" w:author="Rev 3 Allen Wirfs-Brock" w:date="2011-09-07T17:56:00Z">
          <w:r w:rsidR="004C0FF1" w:rsidRPr="00E77497" w:rsidDel="00065D08">
            <w:delText>IsString</w:delText>
          </w:r>
        </w:del>
      </w:ins>
      <w:ins w:id="37095" w:author="Rev 3 Allen Wirfs-Brock" w:date="2011-09-07T17:56:00Z">
        <w:r w:rsidR="00065D08" w:rsidRPr="00E77497">
          <w:t>NativeBrand</w:t>
        </w:r>
      </w:ins>
      <w:ins w:id="37096" w:author="Allen Wirfs-Brock" w:date="2011-07-02T14:49:00Z">
        <w:r w:rsidR="004C0FF1" w:rsidRPr="00E77497">
          <w:t xml:space="preserve">]] </w:t>
        </w:r>
        <w:del w:id="37097" w:author="Rev 3 Allen Wirfs-Brock" w:date="2011-09-07T17:56:00Z">
          <w:r w:rsidR="004C0FF1" w:rsidRPr="00E77497" w:rsidDel="00065D08">
            <w:delText>or a</w:delText>
          </w:r>
        </w:del>
      </w:ins>
      <w:ins w:id="37098" w:author="Allen Wirfs-Brock" w:date="2011-07-02T14:50:00Z">
        <w:del w:id="37099" w:author="Rev 3 Allen Wirfs-Brock" w:date="2011-09-07T17:56:00Z">
          <w:r w:rsidR="004C0FF1" w:rsidRPr="00E77497" w:rsidDel="00065D08">
            <w:delText>n</w:delText>
          </w:r>
        </w:del>
      </w:ins>
      <w:ins w:id="37100" w:author="Allen Wirfs-Brock" w:date="2011-07-02T14:49:00Z">
        <w:del w:id="37101" w:author="Rev 3 Allen Wirfs-Brock" w:date="2011-09-07T17:56:00Z">
          <w:r w:rsidR="004C0FF1" w:rsidRPr="00E77497" w:rsidDel="00065D08">
            <w:delText xml:space="preserve"> [[IsNumber]]</w:delText>
          </w:r>
        </w:del>
      </w:ins>
      <w:ins w:id="37102" w:author="Allen Wirfs-Brock" w:date="2011-07-02T14:51:00Z">
        <w:del w:id="37103" w:author="Rev 3 Allen Wirfs-Brock" w:date="2011-09-07T17:56:00Z">
          <w:r w:rsidR="004C0FF1" w:rsidRPr="00E77497" w:rsidDel="00065D08">
            <w:delText xml:space="preserve"> </w:delText>
          </w:r>
        </w:del>
        <w:r w:rsidR="004C0FF1" w:rsidRPr="00E77497">
          <w:t>internal property</w:t>
        </w:r>
      </w:ins>
      <w:ins w:id="37104"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rsidR="004C02EF" w:rsidRPr="00E77497" w:rsidRDefault="004C02EF" w:rsidP="001F482D">
      <w:pPr>
        <w:pStyle w:val="Alg4"/>
        <w:numPr>
          <w:ilvl w:val="0"/>
          <w:numId w:val="328"/>
        </w:numPr>
      </w:pPr>
      <w:r w:rsidRPr="00E77497">
        <w:t>If Type(</w:t>
      </w:r>
      <w:r w:rsidRPr="00E77497">
        <w:rPr>
          <w:i/>
        </w:rPr>
        <w:t>space</w:t>
      </w:r>
      <w:r w:rsidRPr="00E77497">
        <w:t>) is Object then,</w:t>
      </w:r>
    </w:p>
    <w:p w:rsidR="004C02EF" w:rsidRPr="00E77497" w:rsidRDefault="004C02EF" w:rsidP="001F482D">
      <w:pPr>
        <w:pStyle w:val="Alg4"/>
        <w:numPr>
          <w:ilvl w:val="1"/>
          <w:numId w:val="328"/>
        </w:numPr>
      </w:pPr>
      <w:r w:rsidRPr="00E77497">
        <w:t xml:space="preserve">If </w:t>
      </w:r>
      <w:del w:id="37105" w:author="Allen Wirfs-Brock" w:date="2011-07-02T14:47:00Z">
        <w:r w:rsidRPr="00E77497" w:rsidDel="004C0FF1">
          <w:delText xml:space="preserve">the [[Class]] internal property of </w:delText>
        </w:r>
      </w:del>
      <w:r w:rsidRPr="00E77497">
        <w:rPr>
          <w:i/>
        </w:rPr>
        <w:t>space</w:t>
      </w:r>
      <w:r w:rsidRPr="00E77497">
        <w:t xml:space="preserve"> </w:t>
      </w:r>
      <w:ins w:id="37106" w:author="Allen Wirfs-Brock" w:date="2011-07-02T14:47:00Z">
        <w:r w:rsidR="004C0FF1" w:rsidRPr="00E77497">
          <w:t>has a [[</w:t>
        </w:r>
        <w:del w:id="37107" w:author="Rev 3 Allen Wirfs-Brock" w:date="2011-09-07T18:06:00Z">
          <w:r w:rsidR="004C0FF1" w:rsidRPr="00E77497" w:rsidDel="00187187">
            <w:delText>IsNumber</w:delText>
          </w:r>
        </w:del>
      </w:ins>
      <w:ins w:id="37108" w:author="Rev 3 Allen Wirfs-Brock" w:date="2011-09-07T18:06:00Z">
        <w:r w:rsidR="00187187" w:rsidRPr="00E77497">
          <w:t>NativeBrand</w:t>
        </w:r>
      </w:ins>
      <w:ins w:id="37109" w:author="Allen Wirfs-Brock" w:date="2011-07-02T14:47:00Z">
        <w:r w:rsidR="004C0FF1" w:rsidRPr="00E77497">
          <w:t>]] internal property</w:t>
        </w:r>
      </w:ins>
      <w:ins w:id="37110" w:author="Rev 3 Allen Wirfs-Brock" w:date="2011-09-07T18:06:00Z">
        <w:r w:rsidR="00187187" w:rsidRPr="00E77497">
          <w:t xml:space="preserve"> whose value is NumberWrapper</w:t>
        </w:r>
        <w:r w:rsidR="00187187" w:rsidRPr="00E77497" w:rsidDel="004C0FF1">
          <w:t xml:space="preserve"> </w:t>
        </w:r>
      </w:ins>
      <w:del w:id="37111"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rsidR="004C02EF" w:rsidRPr="00E77497" w:rsidRDefault="004C02EF" w:rsidP="001F482D">
      <w:pPr>
        <w:pStyle w:val="Alg4"/>
        <w:numPr>
          <w:ilvl w:val="1"/>
          <w:numId w:val="328"/>
        </w:numPr>
      </w:pPr>
      <w:r w:rsidRPr="00E77497">
        <w:lastRenderedPageBreak/>
        <w:t xml:space="preserve">Else if </w:t>
      </w:r>
      <w:del w:id="37112" w:author="Allen Wirfs-Brock" w:date="2011-07-02T14:46:00Z">
        <w:r w:rsidRPr="00E77497" w:rsidDel="004C0FF1">
          <w:delText xml:space="preserve">the [[Class]] internal property of </w:delText>
        </w:r>
      </w:del>
      <w:r w:rsidRPr="00E77497">
        <w:rPr>
          <w:i/>
        </w:rPr>
        <w:t>space</w:t>
      </w:r>
      <w:r w:rsidRPr="00E77497">
        <w:t xml:space="preserve"> </w:t>
      </w:r>
      <w:ins w:id="37113" w:author="Allen Wirfs-Brock" w:date="2011-07-02T14:46:00Z">
        <w:r w:rsidR="004C0FF1" w:rsidRPr="00E77497">
          <w:t>has a [[</w:t>
        </w:r>
        <w:del w:id="37114" w:author="Rev 3 Allen Wirfs-Brock" w:date="2011-09-07T17:57:00Z">
          <w:r w:rsidR="004C0FF1" w:rsidRPr="00E77497" w:rsidDel="00065D08">
            <w:delText>IsString</w:delText>
          </w:r>
        </w:del>
      </w:ins>
      <w:ins w:id="37115" w:author="Rev 3 Allen Wirfs-Brock" w:date="2011-09-07T17:57:00Z">
        <w:r w:rsidR="00065D08" w:rsidRPr="00E77497">
          <w:t>NativeBrand</w:t>
        </w:r>
      </w:ins>
      <w:ins w:id="37116" w:author="Allen Wirfs-Brock" w:date="2011-07-02T14:46:00Z">
        <w:r w:rsidR="004C0FF1" w:rsidRPr="00E77497">
          <w:t>]] internal property</w:t>
        </w:r>
      </w:ins>
      <w:ins w:id="37117" w:author="Rev 3 Allen Wirfs-Brock" w:date="2011-09-07T17:57:00Z">
        <w:r w:rsidR="00065D08" w:rsidRPr="00E77497">
          <w:t xml:space="preserve"> with value StringWrapper</w:t>
        </w:r>
        <w:r w:rsidR="00065D08" w:rsidRPr="00E77497" w:rsidDel="004C0FF1">
          <w:t xml:space="preserve"> </w:t>
        </w:r>
      </w:ins>
      <w:del w:id="37118"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rsidR="004C02EF" w:rsidRPr="00E77497" w:rsidRDefault="004C02EF" w:rsidP="001F482D">
      <w:pPr>
        <w:pStyle w:val="Alg4"/>
        <w:numPr>
          <w:ilvl w:val="0"/>
          <w:numId w:val="328"/>
        </w:numPr>
      </w:pPr>
      <w:r w:rsidRPr="00E77497">
        <w:t>If Type(</w:t>
      </w:r>
      <w:r w:rsidRPr="00E77497">
        <w:rPr>
          <w:i/>
        </w:rPr>
        <w:t>space</w:t>
      </w:r>
      <w:r w:rsidRPr="00E77497">
        <w:t>) is Number</w:t>
      </w:r>
    </w:p>
    <w:p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ins w:id="37119" w:author="Rev 9 Allen Wirfs-Brock" w:date="2012-07-07T13:37:00Z">
        <w:del w:id="37120" w:author="Rev 10 Allen Wirfs-Brock" w:date="2012-07-09T18:09:00Z">
          <w:r w:rsidR="00081283" w:rsidDel="007728C0">
            <w:delText>occur</w:delText>
          </w:r>
        </w:del>
        <w:del w:id="37121" w:author="Rev 10 Allen Wirfs-Brock" w:date="2012-07-09T15:16:00Z">
          <w:r w:rsidR="00081283" w:rsidDel="00E40EE0">
            <w:delText>a</w:delText>
          </w:r>
        </w:del>
        <w:del w:id="37122" w:author="Rev 10 Allen Wirfs-Brock" w:date="2012-07-09T18:09:00Z">
          <w:r w:rsidR="00081283" w:rsidDel="007728C0">
            <w:delText>nces</w:delText>
          </w:r>
        </w:del>
      </w:ins>
      <w:ins w:id="37123" w:author="Rev 10 Allen Wirfs-Brock" w:date="2012-07-09T18:09:00Z">
        <w:r w:rsidR="007728C0">
          <w:t>occurrences</w:t>
        </w:r>
      </w:ins>
      <w:ins w:id="37124" w:author="Rev 9 Allen Wirfs-Brock" w:date="2012-07-07T13:37:00Z">
        <w:r w:rsidR="00081283">
          <w:t xml:space="preserve"> of code unit 0x0020 (the Unicode </w:t>
        </w:r>
      </w:ins>
      <w:r w:rsidRPr="00E77497">
        <w:t xml:space="preserve">space </w:t>
      </w:r>
      <w:del w:id="37125" w:author="Rev 9 Allen Wirfs-Brock" w:date="2012-07-07T13:37:00Z">
        <w:r w:rsidRPr="00E77497" w:rsidDel="00081283">
          <w:delText>characters</w:delText>
        </w:r>
      </w:del>
      <w:ins w:id="37126" w:author="Rev 9 Allen Wirfs-Brock" w:date="2012-07-07T13:37:00Z">
        <w:r w:rsidR="00081283" w:rsidRPr="00E77497">
          <w:t>character</w:t>
        </w:r>
        <w:r w:rsidR="00081283">
          <w:t>)</w:t>
        </w:r>
      </w:ins>
      <w:r w:rsidRPr="00E77497">
        <w:t xml:space="preserve">. This will be the empty String if </w:t>
      </w:r>
      <w:r w:rsidRPr="00E77497">
        <w:rPr>
          <w:i/>
        </w:rPr>
        <w:t>space</w:t>
      </w:r>
      <w:r w:rsidRPr="00E77497">
        <w:t xml:space="preserve"> is less than 1.</w:t>
      </w:r>
    </w:p>
    <w:p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rsidR="004C02EF" w:rsidRPr="00E77497" w:rsidRDefault="004C02EF" w:rsidP="001F482D">
      <w:pPr>
        <w:pStyle w:val="Alg4"/>
        <w:numPr>
          <w:ilvl w:val="1"/>
          <w:numId w:val="328"/>
        </w:numPr>
      </w:pPr>
      <w:r w:rsidRPr="00E77497">
        <w:t xml:space="preserve">If the number of </w:t>
      </w:r>
      <w:del w:id="37127" w:author="Rev 9 Allen Wirfs-Brock" w:date="2012-07-07T13:38:00Z">
        <w:r w:rsidRPr="00E77497" w:rsidDel="00081283">
          <w:delText xml:space="preserve">characters </w:delText>
        </w:r>
      </w:del>
      <w:ins w:id="37128" w:author="Rev 9 Allen Wirfs-Brock" w:date="2012-07-07T13:38:00Z">
        <w:r w:rsidR="00081283">
          <w:t>elements</w:t>
        </w:r>
        <w:r w:rsidR="00081283" w:rsidRPr="00E77497">
          <w:t xml:space="preserve"> </w:t>
        </w:r>
      </w:ins>
      <w:r w:rsidRPr="00E77497">
        <w:t xml:space="preserve">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del w:id="37129" w:author="Rev 9 Allen Wirfs-Brock" w:date="2012-07-07T13:38:00Z">
        <w:r w:rsidRPr="00E77497" w:rsidDel="00081283">
          <w:delText xml:space="preserve">characters </w:delText>
        </w:r>
      </w:del>
      <w:ins w:id="37130" w:author="Rev 9 Allen Wirfs-Brock" w:date="2012-07-07T13:38:00Z">
        <w:r w:rsidR="00081283">
          <w:t>elements</w:t>
        </w:r>
        <w:r w:rsidR="00081283" w:rsidRPr="00E77497">
          <w:t xml:space="preserve"> </w:t>
        </w:r>
      </w:ins>
      <w:r w:rsidRPr="00E77497">
        <w:t xml:space="preserve">of </w:t>
      </w:r>
      <w:r w:rsidRPr="00E77497">
        <w:rPr>
          <w:i/>
        </w:rPr>
        <w:t>space</w:t>
      </w:r>
      <w:r w:rsidRPr="00E77497">
        <w:t>.</w:t>
      </w:r>
    </w:p>
    <w:p w:rsidR="004C02EF" w:rsidRPr="00E77497" w:rsidRDefault="004C02EF" w:rsidP="001F482D">
      <w:pPr>
        <w:pStyle w:val="Alg4"/>
        <w:numPr>
          <w:ilvl w:val="0"/>
          <w:numId w:val="328"/>
        </w:numPr>
      </w:pPr>
      <w:r w:rsidRPr="00E77497">
        <w:t>Else</w:t>
      </w:r>
    </w:p>
    <w:p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rsidR="004C02EF" w:rsidRPr="00E77497" w:rsidRDefault="004C02EF" w:rsidP="001F482D">
      <w:pPr>
        <w:pStyle w:val="Alg4"/>
        <w:numPr>
          <w:ilvl w:val="0"/>
          <w:numId w:val="328"/>
        </w:numPr>
      </w:pPr>
      <w:r w:rsidRPr="00E77497">
        <w:t xml:space="preserve">Let </w:t>
      </w:r>
      <w:r w:rsidRPr="00E77497">
        <w:rPr>
          <w:i/>
        </w:rPr>
        <w:t>wrapper</w:t>
      </w:r>
      <w:r w:rsidRPr="00E77497">
        <w:t xml:space="preserve"> be </w:t>
      </w:r>
      <w:ins w:id="37131" w:author="Rev 7 Allen Wirfs-Brock" w:date="2012-04-11T14:51:00Z">
        <w:del w:id="37132" w:author="Rev 8 Allen Wirfs-Brock" w:date="2012-06-14T14:51:00Z">
          <w:r w:rsidR="00B52E82" w:rsidRPr="00E77497" w:rsidDel="00CA30A6">
            <w:delText xml:space="preserve">be </w:delText>
          </w:r>
        </w:del>
        <w:r w:rsidR="00B52E82">
          <w:t xml:space="preserve">the result of the </w:t>
        </w:r>
        <w:del w:id="37133" w:author="Rev 8 Allen Wirfs-Brock" w:date="2012-06-14T14:41:00Z">
          <w:r w:rsidR="00B52E82" w:rsidDel="00D4543D">
            <w:delText>abstraction operation</w:delText>
          </w:r>
        </w:del>
      </w:ins>
      <w:ins w:id="37134" w:author="Rev 8 Allen Wirfs-Brock" w:date="2012-06-14T14:41:00Z">
        <w:r w:rsidR="00D4543D">
          <w:t>abstract operation</w:t>
        </w:r>
      </w:ins>
      <w:ins w:id="37135" w:author="Rev 7 Allen Wirfs-Brock" w:date="2012-04-11T14:51:00Z">
        <w:r w:rsidR="00B52E82">
          <w:t xml:space="preserve"> ObjectCreate (15.2)</w:t>
        </w:r>
      </w:ins>
      <w:del w:id="37136" w:author="Rev 7 Allen Wirfs-Brock" w:date="2012-04-11T14:51:00Z">
        <w:r w:rsidRPr="00E77497" w:rsidDel="00B52E82">
          <w:delText xml:space="preserve">a new object created as if by the expression </w:delText>
        </w:r>
        <w:r w:rsidRPr="00E77497" w:rsidDel="00B52E82">
          <w:rPr>
            <w:rFonts w:ascii="Courier New" w:hAnsi="Courier New" w:cs="Courier New"/>
            <w:b/>
          </w:rPr>
          <w:delText>new Object()</w:delText>
        </w:r>
        <w:r w:rsidRPr="00E77497" w:rsidDel="00B52E82">
          <w:delText xml:space="preserve">, where </w:delText>
        </w:r>
        <w:r w:rsidRPr="00E77497" w:rsidDel="00B52E82">
          <w:rPr>
            <w:rFonts w:ascii="Courier New" w:hAnsi="Courier New" w:cs="Courier New"/>
            <w:b/>
          </w:rPr>
          <w:delText>Object</w:delText>
        </w:r>
        <w:r w:rsidRPr="00E77497" w:rsidDel="00B52E82">
          <w:delText xml:space="preserve"> is the standard built-in constructor with that name</w:delText>
        </w:r>
      </w:del>
      <w:r w:rsidRPr="00E77497">
        <w:t>.</w:t>
      </w:r>
    </w:p>
    <w:p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rsidR="004C02EF" w:rsidRPr="00E77497" w:rsidRDefault="004C02EF" w:rsidP="001F482D">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rsidR="007D695C" w:rsidRDefault="007D695C" w:rsidP="007D695C">
      <w:pPr>
        <w:rPr>
          <w:ins w:id="37137" w:author="Rev 11 Allen Wirfs-Brock" w:date="2012-10-23T15:42:00Z"/>
        </w:rPr>
      </w:pPr>
      <w:ins w:id="37138" w:author="Rev 11 Allen Wirfs-Brock" w:date="2012-10-23T15:42:00Z">
        <w:r w:rsidRPr="00E77497">
          <w:rPr>
            <w:rFonts w:ascii="Helvetica" w:hAnsi="Helvetica"/>
            <w:b/>
          </w:rPr>
          <w:t xml:space="preserve">Runtime Semantics: </w:t>
        </w:r>
      </w:ins>
      <w:ins w:id="37139" w:author="Rev 11 Allen Wirfs-Brock" w:date="2012-10-23T15:43:00Z">
        <w:r w:rsidRPr="007D695C">
          <w:rPr>
            <w:rFonts w:ascii="Helvetica" w:hAnsi="Helvetica"/>
            <w:b/>
            <w:spacing w:val="6"/>
          </w:rPr>
          <w:t xml:space="preserve">Str </w:t>
        </w:r>
      </w:ins>
      <w:ins w:id="37140" w:author="Rev 11 Allen Wirfs-Brock" w:date="2012-10-23T15:42:00Z">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rsidR="00B52E82" w:rsidRDefault="00B52E82" w:rsidP="001F482D">
      <w:pPr>
        <w:pStyle w:val="Alg4"/>
        <w:numPr>
          <w:ilvl w:val="0"/>
          <w:numId w:val="329"/>
        </w:numPr>
        <w:rPr>
          <w:ins w:id="37141" w:author="Rev 7 Allen Wirfs-Brock" w:date="2012-04-11T14:54:00Z"/>
        </w:rPr>
      </w:pPr>
      <w:ins w:id="37142" w:author="Rev 7 Allen Wirfs-Brock" w:date="2012-04-11T14:54:00Z">
        <w:r>
          <w:t>ReturnIfAbrupt(</w:t>
        </w:r>
        <w:r>
          <w:rPr>
            <w:i/>
          </w:rPr>
          <w:t>value</w:t>
        </w:r>
        <w:r>
          <w:t>).</w:t>
        </w:r>
      </w:ins>
    </w:p>
    <w:p w:rsidR="004C02EF" w:rsidRPr="00E77497" w:rsidRDefault="004C02EF" w:rsidP="001F482D">
      <w:pPr>
        <w:pStyle w:val="Alg4"/>
        <w:numPr>
          <w:ilvl w:val="0"/>
          <w:numId w:val="329"/>
        </w:numPr>
      </w:pPr>
      <w:r w:rsidRPr="00E77497">
        <w:t>If Type(</w:t>
      </w:r>
      <w:r w:rsidRPr="00E77497">
        <w:rPr>
          <w:i/>
        </w:rPr>
        <w:t>value</w:t>
      </w:r>
      <w:r w:rsidRPr="00E77497">
        <w:t>) is Object, then</w:t>
      </w:r>
    </w:p>
    <w:p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rsidR="004C02EF" w:rsidRPr="00E77497" w:rsidRDefault="004C02EF" w:rsidP="00AF1A54">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ins w:id="37143" w:author="Rev 11 Allen Wirfs-Brock" w:date="2012-10-24T09:42:00Z">
        <w:r w:rsidR="00AF1A54" w:rsidRPr="006637C6">
          <w:rPr>
            <w:i/>
          </w:rPr>
          <w:t>this</w:t>
        </w:r>
        <w:r w:rsidR="00AF1A54">
          <w:rPr>
            <w:i/>
          </w:rPr>
          <w:t>Argument</w:t>
        </w:r>
        <w:r w:rsidR="00AF1A54" w:rsidRPr="00E77497">
          <w:t xml:space="preserve"> </w:t>
        </w:r>
      </w:ins>
      <w:del w:id="37144" w:author="Rev 11 Allen Wirfs-Brock" w:date="2012-10-24T09:42: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37145" w:author="Rev 11 Allen Wirfs-Brock" w:date="2012-10-24T09:42:00Z">
        <w:r w:rsidRPr="00E77497" w:rsidDel="00AF1A54">
          <w:delText xml:space="preserve">with an argument </w:delText>
        </w:r>
      </w:del>
      <w:ins w:id="37146" w:author="Rev 11 Allen Wirfs-Brock" w:date="2012-10-24T09:42:00Z">
        <w:r w:rsidR="00AF1A54">
          <w:t>a</w:t>
        </w:r>
        <w:r w:rsidR="00AF1A54" w:rsidRPr="00E77497">
          <w:t xml:space="preserve"> </w:t>
        </w:r>
      </w:ins>
      <w:del w:id="37147" w:author="Rev 11 Allen Wirfs-Brock" w:date="2012-10-24T09:42:00Z">
        <w:r w:rsidRPr="00E77497" w:rsidDel="00AF1A54">
          <w:delText xml:space="preserve">list </w:delText>
        </w:r>
      </w:del>
      <w:ins w:id="37148" w:author="Rev 11 Allen Wirfs-Brock" w:date="2012-10-24T09:42:00Z">
        <w:r w:rsidR="00AF1A54">
          <w:t>L</w:t>
        </w:r>
        <w:r w:rsidR="00AF1A54" w:rsidRPr="00E77497">
          <w:t xml:space="preserve">ist </w:t>
        </w:r>
      </w:ins>
      <w:del w:id="37149" w:author="Rev 11 Allen Wirfs-Brock" w:date="2012-10-24T09:42:00Z">
        <w:r w:rsidRPr="00E77497" w:rsidDel="00AF1A54">
          <w:delText xml:space="preserve">consisting </w:delText>
        </w:r>
      </w:del>
      <w:ins w:id="37150" w:author="Rev 11 Allen Wirfs-Brock" w:date="2012-10-24T09:42:00Z">
        <w:r w:rsidR="00AF1A54">
          <w:t>containing</w:t>
        </w:r>
        <w:r w:rsidR="00AF1A54" w:rsidRPr="00E77497">
          <w:t xml:space="preserve"> </w:t>
        </w:r>
      </w:ins>
      <w:del w:id="37151" w:author="Rev 11 Allen Wirfs-Brock" w:date="2012-10-24T09:42:00Z">
        <w:r w:rsidRPr="00E77497" w:rsidDel="00AF1A54">
          <w:delText xml:space="preserve">of </w:delText>
        </w:r>
      </w:del>
      <w:r w:rsidRPr="00E77497">
        <w:rPr>
          <w:i/>
        </w:rPr>
        <w:t>key</w:t>
      </w:r>
      <w:ins w:id="37152" w:author="Rev 11 Allen Wirfs-Brock" w:date="2012-10-24T09:42:00Z">
        <w:r w:rsidR="00AF1A54">
          <w:rPr>
            <w:iCs/>
          </w:rPr>
          <w:t xml:space="preserve"> as </w:t>
        </w:r>
      </w:ins>
      <w:ins w:id="37153" w:author="Rev 11 Allen Wirfs-Brock" w:date="2012-10-24T09:43:00Z">
        <w:r w:rsidR="00AF1A54">
          <w:rPr>
            <w:i/>
          </w:rPr>
          <w:t>argumentsList</w:t>
        </w:r>
      </w:ins>
      <w:r w:rsidRPr="00E77497">
        <w:t>.</w:t>
      </w:r>
    </w:p>
    <w:p w:rsidR="00182C3E" w:rsidRDefault="00182C3E" w:rsidP="00182C3E">
      <w:pPr>
        <w:pStyle w:val="Alg4"/>
        <w:numPr>
          <w:ilvl w:val="2"/>
          <w:numId w:val="329"/>
        </w:numPr>
        <w:rPr>
          <w:ins w:id="37154" w:author="Rev 7 Allen Wirfs-Brock" w:date="2012-04-11T15:02:00Z"/>
        </w:rPr>
      </w:pPr>
      <w:ins w:id="37155" w:author="Rev 7 Allen Wirfs-Brock" w:date="2012-04-11T15:02:00Z">
        <w:r>
          <w:t>ReturnIfAbrupt(</w:t>
        </w:r>
        <w:r>
          <w:rPr>
            <w:i/>
          </w:rPr>
          <w:t>value</w:t>
        </w:r>
        <w:r>
          <w:t>).</w:t>
        </w:r>
      </w:ins>
    </w:p>
    <w:p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rsidR="00182C3E" w:rsidRDefault="00182C3E" w:rsidP="00182C3E">
      <w:pPr>
        <w:pStyle w:val="Alg4"/>
        <w:numPr>
          <w:ilvl w:val="1"/>
          <w:numId w:val="329"/>
        </w:numPr>
        <w:rPr>
          <w:ins w:id="37156" w:author="Rev 7 Allen Wirfs-Brock" w:date="2012-04-11T15:04:00Z"/>
        </w:rPr>
      </w:pPr>
      <w:ins w:id="37157" w:author="Rev 7 Allen Wirfs-Brock" w:date="2012-04-11T15:04:00Z">
        <w:r>
          <w:t>ReturnIfAbrupt(</w:t>
        </w:r>
        <w:r>
          <w:rPr>
            <w:i/>
          </w:rPr>
          <w:t>value</w:t>
        </w:r>
        <w:r>
          <w:t>).</w:t>
        </w:r>
      </w:ins>
    </w:p>
    <w:p w:rsidR="004C02EF" w:rsidRPr="00E77497" w:rsidRDefault="004C02EF" w:rsidP="001F482D">
      <w:pPr>
        <w:pStyle w:val="Alg4"/>
        <w:numPr>
          <w:ilvl w:val="0"/>
          <w:numId w:val="329"/>
        </w:numPr>
      </w:pPr>
      <w:r w:rsidRPr="00E77497">
        <w:t>If Type(</w:t>
      </w:r>
      <w:r w:rsidRPr="00E77497">
        <w:rPr>
          <w:i/>
        </w:rPr>
        <w:t>value</w:t>
      </w:r>
      <w:r w:rsidRPr="00E77497">
        <w:t>) is Object then,</w:t>
      </w:r>
    </w:p>
    <w:p w:rsidR="004C02EF" w:rsidRPr="00E77497" w:rsidRDefault="004C02EF" w:rsidP="001F482D">
      <w:pPr>
        <w:pStyle w:val="Alg4"/>
        <w:numPr>
          <w:ilvl w:val="1"/>
          <w:numId w:val="329"/>
        </w:numPr>
      </w:pPr>
      <w:r w:rsidRPr="00E77497">
        <w:t xml:space="preserve">If </w:t>
      </w:r>
      <w:del w:id="37158" w:author="Allen Wirfs-Brock" w:date="2011-07-02T14:51:00Z">
        <w:r w:rsidRPr="00E77497" w:rsidDel="004C0FF1">
          <w:delText xml:space="preserve">the [[Class]] internal property of </w:delText>
        </w:r>
      </w:del>
      <w:r w:rsidRPr="00E77497">
        <w:rPr>
          <w:i/>
        </w:rPr>
        <w:t>value</w:t>
      </w:r>
      <w:r w:rsidRPr="00E77497">
        <w:t xml:space="preserve"> </w:t>
      </w:r>
      <w:ins w:id="37159" w:author="Allen Wirfs-Brock" w:date="2011-07-02T14:51:00Z">
        <w:r w:rsidR="004C0FF1" w:rsidRPr="00E77497">
          <w:t>has a</w:t>
        </w:r>
      </w:ins>
      <w:ins w:id="37160" w:author="Allen Wirfs-Brock" w:date="2011-07-02T14:52:00Z">
        <w:r w:rsidR="004C0FF1" w:rsidRPr="00E77497">
          <w:t>n</w:t>
        </w:r>
      </w:ins>
      <w:ins w:id="37161" w:author="Allen Wirfs-Brock" w:date="2011-07-02T14:51:00Z">
        <w:r w:rsidR="004C0FF1" w:rsidRPr="00E77497">
          <w:t xml:space="preserve"> [[</w:t>
        </w:r>
        <w:del w:id="37162" w:author="Rev 3 Allen Wirfs-Brock" w:date="2011-09-07T17:58:00Z">
          <w:r w:rsidR="004C0FF1" w:rsidRPr="00E77497" w:rsidDel="00065D08">
            <w:delText>IsNumber</w:delText>
          </w:r>
        </w:del>
      </w:ins>
      <w:ins w:id="37163" w:author="Rev 3 Allen Wirfs-Brock" w:date="2011-09-07T17:58:00Z">
        <w:r w:rsidR="00065D08" w:rsidRPr="00E77497">
          <w:t>NativeBrand</w:t>
        </w:r>
      </w:ins>
      <w:ins w:id="37164" w:author="Allen Wirfs-Brock" w:date="2011-07-02T14:51:00Z">
        <w:r w:rsidR="004C0FF1" w:rsidRPr="00E77497">
          <w:t>]] internal property</w:t>
        </w:r>
      </w:ins>
      <w:ins w:id="37165" w:author="Rev 3 Allen Wirfs-Brock" w:date="2011-09-07T17:57:00Z">
        <w:r w:rsidR="00065D08" w:rsidRPr="00E77497">
          <w:t xml:space="preserve"> with value NumberWrapper</w:t>
        </w:r>
        <w:r w:rsidR="00065D08" w:rsidRPr="00E77497" w:rsidDel="004C0FF1">
          <w:t xml:space="preserve"> </w:t>
        </w:r>
      </w:ins>
      <w:del w:id="37166"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rsidR="004C02EF" w:rsidRPr="00E77497" w:rsidRDefault="004C02EF" w:rsidP="001F482D">
      <w:pPr>
        <w:pStyle w:val="Alg4"/>
        <w:numPr>
          <w:ilvl w:val="1"/>
          <w:numId w:val="329"/>
        </w:numPr>
      </w:pPr>
      <w:r w:rsidRPr="00E77497">
        <w:t xml:space="preserve">Else if </w:t>
      </w:r>
      <w:del w:id="37167" w:author="Allen Wirfs-Brock" w:date="2011-07-02T14:51:00Z">
        <w:r w:rsidRPr="00E77497" w:rsidDel="004C0FF1">
          <w:delText xml:space="preserve">the [[Class]] internal property of </w:delText>
        </w:r>
      </w:del>
      <w:r w:rsidRPr="00E77497">
        <w:rPr>
          <w:i/>
        </w:rPr>
        <w:t>value</w:t>
      </w:r>
      <w:r w:rsidRPr="00E77497">
        <w:t xml:space="preserve"> </w:t>
      </w:r>
      <w:ins w:id="37168" w:author="Allen Wirfs-Brock" w:date="2011-07-02T14:52:00Z">
        <w:r w:rsidR="004C0FF1" w:rsidRPr="00E77497">
          <w:t>has an [[</w:t>
        </w:r>
      </w:ins>
      <w:ins w:id="37169" w:author="Rev 3 Allen Wirfs-Brock" w:date="2011-09-07T17:58:00Z">
        <w:r w:rsidR="00065D08" w:rsidRPr="00E77497">
          <w:t>NativeBrand</w:t>
        </w:r>
      </w:ins>
      <w:ins w:id="37170" w:author="Allen Wirfs-Brock" w:date="2011-07-02T14:52:00Z">
        <w:del w:id="37171" w:author="Rev 3 Allen Wirfs-Brock" w:date="2011-09-07T17:58:00Z">
          <w:r w:rsidR="004C0FF1" w:rsidRPr="00E77497" w:rsidDel="00065D08">
            <w:delText>IsString</w:delText>
          </w:r>
        </w:del>
        <w:r w:rsidR="004C0FF1" w:rsidRPr="00E77497">
          <w:t>]] internal property</w:t>
        </w:r>
      </w:ins>
      <w:ins w:id="37172" w:author="Rev 3 Allen Wirfs-Brock" w:date="2011-09-07T17:57:00Z">
        <w:r w:rsidR="00065D08" w:rsidRPr="00E77497">
          <w:t xml:space="preserve"> with value StringWrapper</w:t>
        </w:r>
        <w:r w:rsidR="00065D08" w:rsidRPr="00E77497" w:rsidDel="004C0FF1">
          <w:t xml:space="preserve"> </w:t>
        </w:r>
      </w:ins>
      <w:del w:id="37173"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rsidR="004C02EF" w:rsidRPr="00E77497" w:rsidRDefault="004C02EF" w:rsidP="001F482D">
      <w:pPr>
        <w:pStyle w:val="Alg4"/>
        <w:numPr>
          <w:ilvl w:val="1"/>
          <w:numId w:val="329"/>
        </w:numPr>
      </w:pPr>
      <w:r w:rsidRPr="00E77497">
        <w:t xml:space="preserve">Else if </w:t>
      </w:r>
      <w:del w:id="37174" w:author="Allen Wirfs-Brock" w:date="2011-07-02T14:52:00Z">
        <w:r w:rsidRPr="00E77497" w:rsidDel="004C0FF1">
          <w:delText xml:space="preserve">the [[Class]] internal property of </w:delText>
        </w:r>
      </w:del>
      <w:r w:rsidRPr="00E77497">
        <w:rPr>
          <w:i/>
          <w:iCs/>
        </w:rPr>
        <w:t>value</w:t>
      </w:r>
      <w:r w:rsidRPr="00E77497">
        <w:t xml:space="preserve"> </w:t>
      </w:r>
      <w:ins w:id="37175" w:author="Allen Wirfs-Brock" w:date="2011-07-02T14:52:00Z">
        <w:r w:rsidR="004C0FF1" w:rsidRPr="00E77497">
          <w:t>has an [[</w:t>
        </w:r>
      </w:ins>
      <w:ins w:id="37176" w:author="Rev 3 Allen Wirfs-Brock" w:date="2011-09-07T17:58:00Z">
        <w:r w:rsidR="00065D08" w:rsidRPr="00E77497">
          <w:t>NativeBrand</w:t>
        </w:r>
      </w:ins>
      <w:ins w:id="37177" w:author="Allen Wirfs-Brock" w:date="2011-07-02T14:52:00Z">
        <w:del w:id="37178" w:author="Rev 3 Allen Wirfs-Brock" w:date="2011-09-07T17:58:00Z">
          <w:r w:rsidR="004C0FF1" w:rsidRPr="00E77497" w:rsidDel="00065D08">
            <w:delText>IsBoolean</w:delText>
          </w:r>
        </w:del>
        <w:r w:rsidR="004C0FF1" w:rsidRPr="00E77497">
          <w:t>]] internal property</w:t>
        </w:r>
      </w:ins>
      <w:del w:id="37179"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37180"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is Number</w:t>
      </w:r>
    </w:p>
    <w:p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rsidR="004C02EF" w:rsidRPr="00E77497" w:rsidRDefault="004C02EF" w:rsidP="001F482D">
      <w:pPr>
        <w:pStyle w:val="Alg4"/>
        <w:numPr>
          <w:ilvl w:val="1"/>
          <w:numId w:val="329"/>
        </w:numPr>
      </w:pPr>
      <w:r w:rsidRPr="00E77497">
        <w:t xml:space="preserve">If </w:t>
      </w:r>
      <w:del w:id="37181" w:author="Allen Wirfs-Brock" w:date="2011-07-02T14:53:00Z">
        <w:r w:rsidRPr="00E77497" w:rsidDel="004C0FF1">
          <w:delText xml:space="preserve">the [[Class]] internal property of </w:delText>
        </w:r>
      </w:del>
      <w:r w:rsidRPr="00E77497">
        <w:rPr>
          <w:i/>
        </w:rPr>
        <w:t>value</w:t>
      </w:r>
      <w:r w:rsidRPr="00E77497">
        <w:t xml:space="preserve"> </w:t>
      </w:r>
      <w:ins w:id="37182" w:author="Allen Wirfs-Brock" w:date="2011-07-02T14:53:00Z">
        <w:r w:rsidR="004C0FF1" w:rsidRPr="00E77497">
          <w:t>has an [[</w:t>
        </w:r>
        <w:del w:id="37183" w:author="Rev 3 Allen Wirfs-Brock" w:date="2011-09-07T15:44:00Z">
          <w:r w:rsidR="004C0FF1" w:rsidRPr="00E77497" w:rsidDel="009D141F">
            <w:delText>IsArray</w:delText>
          </w:r>
        </w:del>
      </w:ins>
      <w:ins w:id="37184" w:author="Rev 3 Allen Wirfs-Brock" w:date="2011-09-07T15:44:00Z">
        <w:r w:rsidR="009D141F" w:rsidRPr="00E77497">
          <w:t>NativeBrand</w:t>
        </w:r>
      </w:ins>
      <w:ins w:id="37185" w:author="Allen Wirfs-Brock" w:date="2011-07-02T14:53:00Z">
        <w:r w:rsidR="004C0FF1" w:rsidRPr="00E77497">
          <w:t>]] internal property</w:t>
        </w:r>
      </w:ins>
      <w:ins w:id="37186" w:author="Rev 3 Allen Wirfs-Brock" w:date="2011-09-07T15:44:00Z">
        <w:r w:rsidR="009D141F" w:rsidRPr="00E77497">
          <w:t xml:space="preserve"> with value NativeArray</w:t>
        </w:r>
        <w:r w:rsidR="009D141F" w:rsidRPr="00E77497" w:rsidDel="004C0FF1">
          <w:t xml:space="preserve"> </w:t>
        </w:r>
      </w:ins>
      <w:del w:id="37187"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rsidR="007D695C" w:rsidRDefault="007D695C" w:rsidP="007D695C">
      <w:pPr>
        <w:rPr>
          <w:ins w:id="37188" w:author="Rev 11 Allen Wirfs-Brock" w:date="2012-10-23T15:43:00Z"/>
        </w:rPr>
      </w:pPr>
      <w:ins w:id="37189" w:author="Rev 11 Allen Wirfs-Brock" w:date="2012-10-23T15:43:00Z">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ins>
    </w:p>
    <w:p w:rsidR="004C02EF" w:rsidRPr="00E77497" w:rsidRDefault="004C02EF" w:rsidP="004C02EF">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rsidR="004C02EF" w:rsidRPr="00E77497" w:rsidRDefault="004C02EF" w:rsidP="001F482D">
      <w:pPr>
        <w:pStyle w:val="Alg4"/>
        <w:numPr>
          <w:ilvl w:val="0"/>
          <w:numId w:val="331"/>
        </w:numPr>
      </w:pPr>
      <w:r w:rsidRPr="00E77497">
        <w:t xml:space="preserve">Let </w:t>
      </w:r>
      <w:r w:rsidRPr="00E77497">
        <w:rPr>
          <w:i/>
        </w:rPr>
        <w:t>product</w:t>
      </w:r>
      <w:r w:rsidRPr="00E77497">
        <w:t xml:space="preserve"> be </w:t>
      </w:r>
      <w:ins w:id="37190" w:author="Rev 9 Allen Wirfs-Brock" w:date="2012-07-07T13:39:00Z">
        <w:r w:rsidR="00EA2719">
          <w:t>code unit 0x</w:t>
        </w:r>
      </w:ins>
      <w:ins w:id="37191" w:author="Rev 9 Allen Wirfs-Brock" w:date="2012-07-07T13:40:00Z">
        <w:r w:rsidR="00EA2719">
          <w:t>0022 (</w:t>
        </w:r>
      </w:ins>
      <w:r w:rsidRPr="00E77497">
        <w:t xml:space="preserve">the </w:t>
      </w:r>
      <w:ins w:id="37192" w:author="Rev 9 Allen Wirfs-Brock" w:date="2012-07-07T13:40:00Z">
        <w:r w:rsidR="00EA2719">
          <w:t xml:space="preserve">Unicode </w:t>
        </w:r>
      </w:ins>
      <w:r w:rsidRPr="00E77497">
        <w:t>double quote character</w:t>
      </w:r>
      <w:ins w:id="37193" w:author="Rev 9 Allen Wirfs-Brock" w:date="2012-07-07T13:40:00Z">
        <w:r w:rsidR="00EA2719">
          <w:t>)</w:t>
        </w:r>
      </w:ins>
      <w:r w:rsidRPr="00E77497">
        <w:t>.</w:t>
      </w:r>
    </w:p>
    <w:p w:rsidR="004C02EF" w:rsidRPr="00E77497" w:rsidRDefault="004C02EF" w:rsidP="001F482D">
      <w:pPr>
        <w:pStyle w:val="Alg4"/>
        <w:numPr>
          <w:ilvl w:val="0"/>
          <w:numId w:val="331"/>
        </w:numPr>
      </w:pPr>
      <w:r w:rsidRPr="00E77497">
        <w:t xml:space="preserve">For each </w:t>
      </w:r>
      <w:del w:id="37194" w:author="Rev 9 Allen Wirfs-Brock" w:date="2012-07-07T13:39:00Z">
        <w:r w:rsidRPr="00E77497" w:rsidDel="00081283">
          <w:delText xml:space="preserve">character </w:delText>
        </w:r>
      </w:del>
      <w:ins w:id="37195" w:author="Rev 9 Allen Wirfs-Brock" w:date="2012-07-07T13:39:00Z">
        <w:r w:rsidR="00081283">
          <w:t>code unit</w:t>
        </w:r>
        <w:r w:rsidR="00081283" w:rsidRPr="00E77497">
          <w:t xml:space="preserve"> </w:t>
        </w:r>
      </w:ins>
      <w:r w:rsidRPr="00E77497">
        <w:rPr>
          <w:i/>
        </w:rPr>
        <w:t>C</w:t>
      </w:r>
      <w:r w:rsidRPr="00E77497">
        <w:t xml:space="preserve"> in </w:t>
      </w:r>
      <w:r w:rsidRPr="00E77497">
        <w:rPr>
          <w:i/>
        </w:rPr>
        <w:t>value</w:t>
      </w:r>
    </w:p>
    <w:p w:rsidR="004C02EF" w:rsidRPr="00E77497" w:rsidRDefault="004C02EF" w:rsidP="001F482D">
      <w:pPr>
        <w:pStyle w:val="Alg4"/>
        <w:numPr>
          <w:ilvl w:val="1"/>
          <w:numId w:val="331"/>
        </w:numPr>
      </w:pPr>
      <w:r w:rsidRPr="00E77497">
        <w:t xml:space="preserve">If </w:t>
      </w:r>
      <w:r w:rsidRPr="00E77497">
        <w:rPr>
          <w:i/>
        </w:rPr>
        <w:t>C</w:t>
      </w:r>
      <w:r w:rsidRPr="00E77497">
        <w:t xml:space="preserve"> is </w:t>
      </w:r>
      <w:del w:id="37196" w:author="Rev 9 Allen Wirfs-Brock" w:date="2012-07-07T13:40:00Z">
        <w:r w:rsidRPr="00E77497" w:rsidDel="00EA2719">
          <w:delText>the double quote character</w:delText>
        </w:r>
      </w:del>
      <w:ins w:id="37197" w:author="Rev 9 Allen Wirfs-Brock" w:date="2012-07-07T13:40:00Z">
        <w:r w:rsidR="00EA2719">
          <w:t>0x0022 or 0x005</w:t>
        </w:r>
      </w:ins>
      <w:ins w:id="37198" w:author="Rev 9 Allen Wirfs-Brock" w:date="2012-07-07T13:42:00Z">
        <w:r w:rsidR="00EA2719">
          <w:t>C</w:t>
        </w:r>
      </w:ins>
      <w:r w:rsidRPr="00E77497">
        <w:t xml:space="preserve"> </w:t>
      </w:r>
      <w:ins w:id="37199" w:author="Rev 9 Allen Wirfs-Brock" w:date="2012-07-07T13:41:00Z">
        <w:r w:rsidR="00EA2719">
          <w:t>(</w:t>
        </w:r>
      </w:ins>
      <w:del w:id="37200" w:author="Rev 9 Allen Wirfs-Brock" w:date="2012-07-07T13:41:00Z">
        <w:r w:rsidRPr="00E77497" w:rsidDel="00EA2719">
          <w:delText xml:space="preserve">or </w:delText>
        </w:r>
      </w:del>
      <w:r w:rsidRPr="00E77497">
        <w:t>the</w:t>
      </w:r>
      <w:ins w:id="37201" w:author="Rev 9 Allen Wirfs-Brock" w:date="2012-07-07T13:41:00Z">
        <w:r w:rsidR="00EA2719">
          <w:t xml:space="preserve"> Unicode</w:t>
        </w:r>
      </w:ins>
      <w:r w:rsidRPr="00E77497">
        <w:t xml:space="preserve"> </w:t>
      </w:r>
      <w:del w:id="37202" w:author="Rev 9 Allen Wirfs-Brock" w:date="2012-07-07T13:41:00Z">
        <w:r w:rsidRPr="00E77497" w:rsidDel="00EA2719">
          <w:delText xml:space="preserve">backslash </w:delText>
        </w:r>
      </w:del>
      <w:ins w:id="37203" w:author="Rev 9 Allen Wirfs-Brock" w:date="2012-07-07T13:41:00Z">
        <w:r w:rsidR="00EA2719">
          <w:t>reverse solidus</w:t>
        </w:r>
        <w:r w:rsidR="00EA2719" w:rsidRPr="00E77497">
          <w:t xml:space="preserve"> </w:t>
        </w:r>
      </w:ins>
      <w:r w:rsidRPr="00E77497">
        <w:t>character</w:t>
      </w:r>
      <w:ins w:id="37204" w:author="Rev 9 Allen Wirfs-Brock" w:date="2012-07-07T13:41:00Z">
        <w:r w:rsidR="00EA2719">
          <w:t>)</w:t>
        </w:r>
      </w:ins>
    </w:p>
    <w:p w:rsidR="004C02EF" w:rsidRPr="00E77497" w:rsidRDefault="001A46D9" w:rsidP="001F482D">
      <w:pPr>
        <w:pStyle w:val="Alg4"/>
        <w:numPr>
          <w:ilvl w:val="2"/>
          <w:numId w:val="331"/>
        </w:numPr>
      </w:pPr>
      <w:r w:rsidRPr="00E77497">
        <w:lastRenderedPageBreak/>
        <w:t xml:space="preserve">Let </w:t>
      </w:r>
      <w:r w:rsidRPr="00E77497">
        <w:rPr>
          <w:i/>
        </w:rPr>
        <w:t>product</w:t>
      </w:r>
      <w:r w:rsidRPr="00E77497">
        <w:t xml:space="preserve"> be the concatenation of </w:t>
      </w:r>
      <w:r w:rsidRPr="00E77497">
        <w:rPr>
          <w:i/>
        </w:rPr>
        <w:t>product</w:t>
      </w:r>
      <w:r w:rsidRPr="001A46D9">
        <w:t xml:space="preserve"> </w:t>
      </w:r>
      <w:ins w:id="37205" w:author="Rev 9 Allen Wirfs-Brock" w:date="2012-07-07T14:05:00Z">
        <w:r>
          <w:t>and code unit 0x005C</w:t>
        </w:r>
        <w:r w:rsidRPr="00E77497">
          <w:t xml:space="preserve"> </w:t>
        </w:r>
        <w:r>
          <w:t>(</w:t>
        </w:r>
      </w:ins>
      <w:r w:rsidRPr="00E77497">
        <w:t xml:space="preserve">the </w:t>
      </w:r>
      <w:ins w:id="37206" w:author="Rev 9 Allen Wirfs-Brock" w:date="2012-07-07T14:05:00Z">
        <w:r>
          <w:t xml:space="preserve">Unicode </w:t>
        </w:r>
      </w:ins>
      <w:r w:rsidRPr="00E77497">
        <w:t>backslash character</w:t>
      </w:r>
      <w:ins w:id="37207" w:author="Rev 9 Allen Wirfs-Brock" w:date="2012-07-07T14:05:00Z">
        <w:r>
          <w:t>)</w:t>
        </w:r>
        <w:r w:rsidRPr="00E77497">
          <w:t>.</w:t>
        </w:r>
      </w:ins>
      <w:del w:id="37208" w:author="Rev 9 Allen Wirfs-Brock" w:date="2012-07-07T14:05:00Z">
        <w:r w:rsidR="004C02EF" w:rsidRPr="00E77497" w:rsidDel="001A46D9">
          <w:delText xml:space="preserve"> </w:delText>
        </w:r>
        <w:r w:rsidR="004C02EF" w:rsidRPr="00E77497" w:rsidDel="001A46D9">
          <w:rPr>
            <w:i/>
          </w:rPr>
          <w:delText>product</w:delText>
        </w:r>
      </w:del>
      <w:del w:id="37209" w:author="Rev 9 Allen Wirfs-Brock" w:date="2012-07-07T13:45:00Z">
        <w:r w:rsidR="004C02EF" w:rsidRPr="00E77497" w:rsidDel="00EA2719">
          <w:delText xml:space="preserve"> and </w:delText>
        </w:r>
      </w:del>
      <w:del w:id="37210" w:author="Rev 9 Allen Wirfs-Brock" w:date="2012-07-07T13:41:00Z">
        <w:r w:rsidR="004C02EF" w:rsidRPr="00E77497" w:rsidDel="00EA2719">
          <w:delText>the backslash character</w:delText>
        </w:r>
      </w:del>
      <w:del w:id="37211" w:author="Rev 9 Allen Wirfs-Brock" w:date="2012-07-07T14:05:00Z">
        <w:r w:rsidR="004C02EF" w:rsidRPr="00E77497" w:rsidDel="001A46D9">
          <w:delText>.</w:delText>
        </w:r>
      </w:del>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ins w:id="37212" w:author="Rev 9 Allen Wirfs-Brock" w:date="2012-07-07T13:44:00Z">
        <w:r w:rsidR="00EA2719">
          <w:t>code unit 0x005C</w:t>
        </w:r>
      </w:ins>
      <w:del w:id="37213" w:author="Rev 9 Allen Wirfs-Brock" w:date="2012-07-07T13:44:00Z">
        <w:r w:rsidRPr="00E77497" w:rsidDel="00EA2719">
          <w:rPr>
            <w:i/>
          </w:rPr>
          <w:delText>C</w:delText>
        </w:r>
      </w:del>
      <w:r w:rsidRPr="00E77497">
        <w:t>.</w:t>
      </w:r>
    </w:p>
    <w:p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7214" w:author="Rev 9 Allen Wirfs-Brock" w:date="2012-07-07T14:04:00Z">
        <w:r w:rsidR="001A46D9" w:rsidRPr="001A46D9">
          <w:t xml:space="preserve"> </w:t>
        </w:r>
        <w:r w:rsidR="001A46D9">
          <w:t>and code unit 0x005C</w:t>
        </w:r>
        <w:r w:rsidR="001A46D9" w:rsidRPr="00E77497">
          <w:t xml:space="preserve"> </w:t>
        </w:r>
        <w:r w:rsidR="001A46D9">
          <w:t>(</w:t>
        </w:r>
      </w:ins>
      <w:del w:id="37215" w:author="Rev 9 Allen Wirfs-Brock" w:date="2012-07-07T14:04:00Z">
        <w:r w:rsidRPr="00E77497" w:rsidDel="001A46D9">
          <w:delText xml:space="preserve"> and </w:delText>
        </w:r>
      </w:del>
      <w:r w:rsidRPr="00E77497">
        <w:t xml:space="preserve">the </w:t>
      </w:r>
      <w:ins w:id="37216" w:author="Rev 9 Allen Wirfs-Brock" w:date="2012-07-07T14:04:00Z">
        <w:r w:rsidR="001A46D9">
          <w:t xml:space="preserve">Unicode </w:t>
        </w:r>
      </w:ins>
      <w:r w:rsidRPr="00E77497">
        <w:t>backslash character</w:t>
      </w:r>
      <w:ins w:id="37217" w:author="Rev 9 Allen Wirfs-Brock" w:date="2012-07-07T14:04:00Z">
        <w:r w:rsidR="001A46D9">
          <w:t>)</w:t>
        </w:r>
      </w:ins>
      <w:r w:rsidRPr="00E77497">
        <w:t>.</w:t>
      </w:r>
    </w:p>
    <w:p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w:t>
      </w:r>
      <w:del w:id="37218" w:author="Rev 9 Allen Wirfs-Brock" w:date="2012-07-07T13:42:00Z">
        <w:r w:rsidRPr="00E77497" w:rsidDel="00EA2719">
          <w:delText xml:space="preserve">character </w:delText>
        </w:r>
      </w:del>
      <w:ins w:id="37219" w:author="Rev 9 Allen Wirfs-Brock" w:date="2012-07-07T13:46:00Z">
        <w:r w:rsidR="00EA2719">
          <w:t xml:space="preserve">string </w:t>
        </w:r>
        <w:del w:id="37220" w:author="Rev 10 Allen Wirfs-Brock" w:date="2012-07-09T14:20:00Z">
          <w:r w:rsidR="00EA2719" w:rsidDel="002241B3">
            <w:delText>vlaue</w:delText>
          </w:r>
        </w:del>
      </w:ins>
      <w:ins w:id="37221" w:author="Rev 10 Allen Wirfs-Brock" w:date="2012-07-09T14:20:00Z">
        <w:r w:rsidR="002241B3">
          <w:t>value</w:t>
        </w:r>
      </w:ins>
      <w:ins w:id="37222" w:author="Rev 9 Allen Wirfs-Brock" w:date="2012-07-07T13:42:00Z">
        <w:r w:rsidR="00EA2719" w:rsidRPr="00E77497">
          <w:t xml:space="preserve"> </w:t>
        </w:r>
      </w:ins>
      <w:r w:rsidRPr="00E77497">
        <w:t xml:space="preserve">corresponding to the value of </w:t>
      </w:r>
      <w:r w:rsidRPr="00E77497">
        <w:rPr>
          <w:i/>
        </w:rPr>
        <w:t>C</w:t>
      </w:r>
      <w:r w:rsidRPr="00E77497">
        <w:t xml:space="preserve"> as follows:</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rsidR="004C02EF" w:rsidRPr="00E77497" w:rsidRDefault="004C02EF" w:rsidP="001F482D">
      <w:pPr>
        <w:pStyle w:val="Alg4"/>
        <w:numPr>
          <w:ilvl w:val="1"/>
          <w:numId w:val="331"/>
        </w:numPr>
      </w:pPr>
      <w:r w:rsidRPr="00E77497">
        <w:t xml:space="preserve">Else if </w:t>
      </w:r>
      <w:r w:rsidRPr="00E77497">
        <w:rPr>
          <w:i/>
        </w:rPr>
        <w:t>C</w:t>
      </w:r>
      <w:r w:rsidRPr="00E77497">
        <w:t xml:space="preserve"> </w:t>
      </w:r>
      <w:del w:id="37223" w:author="Rev 9 Allen Wirfs-Brock" w:date="2012-07-07T13:47:00Z">
        <w:r w:rsidRPr="00E77497" w:rsidDel="00EA2719">
          <w:delText xml:space="preserve">is </w:delText>
        </w:r>
      </w:del>
      <w:ins w:id="37224" w:author="Rev 9 Allen Wirfs-Brock" w:date="2012-07-07T13:47:00Z">
        <w:r w:rsidR="00EA2719">
          <w:t>has</w:t>
        </w:r>
        <w:r w:rsidR="00EA2719" w:rsidRPr="00E77497">
          <w:t xml:space="preserve"> </w:t>
        </w:r>
      </w:ins>
      <w:r w:rsidRPr="00E77497">
        <w:t xml:space="preserve">a </w:t>
      </w:r>
      <w:del w:id="37225" w:author="Rev 9 Allen Wirfs-Brock" w:date="2012-07-07T13:47:00Z">
        <w:r w:rsidRPr="00E77497" w:rsidDel="00EA2719">
          <w:delText xml:space="preserve">control character having a </w:delText>
        </w:r>
      </w:del>
      <w:r w:rsidRPr="00E77497">
        <w:t xml:space="preserve">code unit value less than </w:t>
      </w:r>
      <w:ins w:id="37226" w:author="Rev 9 Allen Wirfs-Brock" w:date="2012-07-07T13:47:00Z">
        <w:r w:rsidR="00EA2719">
          <w:t>0x0020 (</w:t>
        </w:r>
      </w:ins>
      <w:r w:rsidRPr="00E77497">
        <w:t xml:space="preserve">the </w:t>
      </w:r>
      <w:ins w:id="37227" w:author="Rev 9 Allen Wirfs-Brock" w:date="2012-07-07T13:47:00Z">
        <w:r w:rsidR="00EA2719">
          <w:t xml:space="preserve">Unicode </w:t>
        </w:r>
      </w:ins>
      <w:r w:rsidRPr="00E77497">
        <w:t>space character</w:t>
      </w:r>
      <w:ins w:id="37228" w:author="Rev 9 Allen Wirfs-Brock" w:date="2012-07-07T13:47:00Z">
        <w:r w:rsidR="00EA2719">
          <w:t>)</w:t>
        </w:r>
      </w:ins>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7229" w:author="Rev 9 Allen Wirfs-Brock" w:date="2012-07-07T14:01:00Z">
        <w:r w:rsidR="001A46D9" w:rsidRPr="001A46D9">
          <w:t xml:space="preserve"> </w:t>
        </w:r>
        <w:r w:rsidR="001A46D9">
          <w:t>and code unit 0x005C</w:t>
        </w:r>
      </w:ins>
      <w:r w:rsidRPr="00E77497">
        <w:t xml:space="preserve"> </w:t>
      </w:r>
      <w:del w:id="37230" w:author="Rev 9 Allen Wirfs-Brock" w:date="2012-07-07T14:02:00Z">
        <w:r w:rsidRPr="00E77497" w:rsidDel="001A46D9">
          <w:delText xml:space="preserve">and </w:delText>
        </w:r>
      </w:del>
      <w:ins w:id="37231" w:author="Rev 9 Allen Wirfs-Brock" w:date="2012-07-07T14:02:00Z">
        <w:r w:rsidR="001A46D9">
          <w:t>(</w:t>
        </w:r>
      </w:ins>
      <w:r w:rsidRPr="00E77497">
        <w:t xml:space="preserve">the </w:t>
      </w:r>
      <w:ins w:id="37232" w:author="Rev 9 Allen Wirfs-Brock" w:date="2012-07-07T14:02:00Z">
        <w:r w:rsidR="001A46D9">
          <w:t xml:space="preserve">Unicode </w:t>
        </w:r>
      </w:ins>
      <w:r w:rsidRPr="00E77497">
        <w:t>backslash character</w:t>
      </w:r>
      <w:ins w:id="37233" w:author="Rev 9 Allen Wirfs-Brock" w:date="2012-07-07T14:02:00Z">
        <w:r w:rsidR="001A46D9">
          <w:t>)</w:t>
        </w:r>
      </w:ins>
      <w:r w:rsidRPr="00E77497">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rsidR="004C02EF" w:rsidRPr="00E77497" w:rsidRDefault="004C02EF" w:rsidP="001F482D">
      <w:pPr>
        <w:pStyle w:val="Alg4"/>
        <w:numPr>
          <w:ilvl w:val="2"/>
          <w:numId w:val="331"/>
        </w:numPr>
      </w:pPr>
      <w:r w:rsidRPr="00E77497">
        <w:t xml:space="preserve">Let </w:t>
      </w:r>
      <w:r w:rsidRPr="00E77497">
        <w:rPr>
          <w:i/>
        </w:rPr>
        <w:t>hex</w:t>
      </w:r>
      <w:r w:rsidRPr="00E77497">
        <w:t xml:space="preserve"> be the </w:t>
      </w:r>
      <w:ins w:id="37234" w:author="Rev 9 Allen Wirfs-Brock" w:date="2012-07-07T13:48:00Z">
        <w:r w:rsidR="00EA2719">
          <w:t xml:space="preserve">string </w:t>
        </w:r>
      </w:ins>
      <w:r w:rsidRPr="00E77497">
        <w:t xml:space="preserve">result of converting the numeric code unit value of </w:t>
      </w:r>
      <w:r w:rsidRPr="00E77497">
        <w:rPr>
          <w:i/>
        </w:rPr>
        <w:t>C</w:t>
      </w:r>
      <w:r w:rsidRPr="00E77497">
        <w:t xml:space="preserve"> to a String of four hexadecimal digits.</w:t>
      </w:r>
      <w:ins w:id="37235" w:author="Allen Wirfs-Brock rev2" w:date="2011-07-25T16:15:00Z">
        <w:r w:rsidR="00DE1F52" w:rsidRPr="00E77497">
          <w:t xml:space="preserve">  Alphabetic hexadecimal digits are presented as lowercase characters. </w:t>
        </w:r>
      </w:ins>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rsidR="004C02EF" w:rsidRPr="00E77497" w:rsidRDefault="004C02EF" w:rsidP="001F482D">
      <w:pPr>
        <w:pStyle w:val="Alg4"/>
        <w:numPr>
          <w:ilvl w:val="1"/>
          <w:numId w:val="331"/>
        </w:numPr>
      </w:pPr>
      <w:r w:rsidRPr="00E77497">
        <w:t>Else</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ins w:id="37236" w:author="Rev 9 Allen Wirfs-Brock" w:date="2012-07-07T14:00:00Z">
        <w:r w:rsidR="001A46D9">
          <w:t xml:space="preserve"> and code unit 0x0022 (</w:t>
        </w:r>
        <w:r w:rsidR="001A46D9" w:rsidRPr="00E77497">
          <w:t xml:space="preserve">the </w:t>
        </w:r>
        <w:r w:rsidR="001A46D9">
          <w:t xml:space="preserve">Unicode </w:t>
        </w:r>
        <w:r w:rsidR="001A46D9" w:rsidRPr="00E77497">
          <w:t>double quote character</w:t>
        </w:r>
        <w:r w:rsidR="001A46D9">
          <w:t>)</w:t>
        </w:r>
      </w:ins>
      <w:del w:id="37237" w:author="Rev 9 Allen Wirfs-Brock" w:date="2012-07-07T13:50:00Z">
        <w:r w:rsidRPr="00E77497" w:rsidDel="0020305B">
          <w:delText xml:space="preserve"> and the double quote character</w:delText>
        </w:r>
      </w:del>
      <w:r w:rsidRPr="00E77497">
        <w:t>.</w:t>
      </w:r>
    </w:p>
    <w:p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rsidR="007D695C" w:rsidRDefault="007D695C" w:rsidP="007D695C">
      <w:pPr>
        <w:rPr>
          <w:ins w:id="37238" w:author="Rev 11 Allen Wirfs-Brock" w:date="2012-10-23T15:44:00Z"/>
        </w:rPr>
      </w:pPr>
      <w:ins w:id="37239" w:author="Rev 11 Allen Wirfs-Brock" w:date="2012-10-23T15:44:00Z">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37240" w:author="Allen Wirfs-Brock rev2" w:date="2011-07-20T16:03:00Z">
        <w:r w:rsidR="00015C8D" w:rsidRPr="00E77497">
          <w:t xml:space="preserve">and </w:t>
        </w:r>
      </w:ins>
      <w:r w:rsidRPr="00E77497">
        <w:rPr>
          <w:rFonts w:ascii="Times New Roman" w:hAnsi="Times New Roman"/>
          <w:i/>
        </w:rPr>
        <w:t>PropertyList</w:t>
      </w:r>
      <w:del w:id="37241" w:author="Allen Wirfs-Brock rev2" w:date="2011-07-20T16:04:00Z">
        <w:r w:rsidRPr="00E77497" w:rsidDel="00015C8D">
          <w:delText>,</w:delText>
        </w:r>
      </w:del>
      <w:r w:rsidRPr="00E77497">
        <w:t xml:space="preserve"> </w:t>
      </w:r>
      <w:del w:id="37242"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rsidR="004C02EF" w:rsidRPr="00E77497" w:rsidRDefault="004C02EF" w:rsidP="001F482D">
      <w:pPr>
        <w:pStyle w:val="Alg4"/>
        <w:numPr>
          <w:ilvl w:val="0"/>
          <w:numId w:val="330"/>
        </w:numPr>
      </w:pPr>
      <w:r w:rsidRPr="00E77497">
        <w:t>Else</w:t>
      </w:r>
    </w:p>
    <w:p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w:t>
      </w:r>
      <w:del w:id="37243" w:author="Rev 7 Allen Wirfs-Brock" w:date="2012-04-11T15:06:00Z">
        <w:r w:rsidRPr="00E77497" w:rsidDel="00182C3E">
          <w:delText>should be</w:delText>
        </w:r>
      </w:del>
      <w:ins w:id="37244" w:author="Rev 7 Allen Wirfs-Brock" w:date="2012-04-11T15:06:00Z">
        <w:r w:rsidR="00182C3E">
          <w:t>is</w:t>
        </w:r>
      </w:ins>
      <w:r w:rsidRPr="00E77497">
        <w:t xml:space="preserve"> the same as that used by the </w:t>
      </w:r>
      <w:r w:rsidRPr="00E77497">
        <w:rPr>
          <w:b/>
        </w:rPr>
        <w:t>Object.keys</w:t>
      </w:r>
      <w:r w:rsidRPr="00E77497">
        <w:t xml:space="preserve"> standard built-in function.</w:t>
      </w:r>
    </w:p>
    <w:p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rsidR="00182C3E" w:rsidRDefault="00182C3E" w:rsidP="00182C3E">
      <w:pPr>
        <w:pStyle w:val="Alg4"/>
        <w:numPr>
          <w:ilvl w:val="1"/>
          <w:numId w:val="330"/>
        </w:numPr>
        <w:rPr>
          <w:ins w:id="37245" w:author="Rev 7 Allen Wirfs-Brock" w:date="2012-04-11T15:07:00Z"/>
        </w:rPr>
      </w:pPr>
      <w:ins w:id="37246" w:author="Rev 7 Allen Wirfs-Brock" w:date="2012-04-11T15:07:00Z">
        <w:r>
          <w:t>ReturnIfAbrupt(</w:t>
        </w:r>
        <w:r>
          <w:rPr>
            <w:i/>
          </w:rPr>
          <w:t>strP</w:t>
        </w:r>
        <w:r>
          <w:t>).</w:t>
        </w:r>
      </w:ins>
    </w:p>
    <w:p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del w:id="37247" w:author="Rev 9 Allen Wirfs-Brock" w:date="2012-07-07T13:57:00Z">
        <w:r w:rsidRPr="00E77497" w:rsidDel="0020305B">
          <w:delText>colon character</w:delText>
        </w:r>
      </w:del>
      <w:ins w:id="37248" w:author="Rev 9 Allen Wirfs-Brock" w:date="2012-07-07T13:57:00Z">
        <w:r w:rsidR="0020305B">
          <w:t xml:space="preserve">string </w:t>
        </w:r>
        <w:r w:rsidR="0020305B" w:rsidRPr="00E77497">
          <w:rPr>
            <w:rFonts w:ascii="Courier New" w:hAnsi="Courier New" w:cs="Courier New"/>
            <w:b/>
          </w:rPr>
          <w:t>"</w:t>
        </w:r>
        <w:r w:rsidR="0020305B">
          <w:rPr>
            <w:rFonts w:ascii="Courier New" w:hAnsi="Courier New" w:cs="Courier New"/>
            <w:b/>
          </w:rPr>
          <w:t>:</w:t>
        </w:r>
        <w:r w:rsidR="0020305B" w:rsidRPr="00E77497">
          <w:t>"</w:t>
        </w:r>
      </w:ins>
      <w:r w:rsidRPr="00E77497">
        <w:t>.</w:t>
      </w:r>
    </w:p>
    <w:p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ins w:id="37249" w:author="Rev 9 Allen Wirfs-Brock" w:date="2012-07-07T13:59:00Z">
        <w:r w:rsidR="0020305B">
          <w:t>code unit 0x0020 (</w:t>
        </w:r>
      </w:ins>
      <w:r w:rsidRPr="00E77497">
        <w:t xml:space="preserve">the </w:t>
      </w:r>
      <w:ins w:id="37250" w:author="Rev 9 Allen Wirfs-Brock" w:date="2012-07-07T13:59:00Z">
        <w:r w:rsidR="0020305B">
          <w:t xml:space="preserve">Unicode </w:t>
        </w:r>
      </w:ins>
      <w:r w:rsidRPr="006E1632">
        <w:t>space</w:t>
      </w:r>
      <w:r w:rsidRPr="004D1BD1">
        <w:t xml:space="preserve"> character</w:t>
      </w:r>
      <w:ins w:id="37251" w:author="Rev 9 Allen Wirfs-Brock" w:date="2012-07-07T13:59:00Z">
        <w:r w:rsidR="0020305B">
          <w:t>)</w:t>
        </w:r>
      </w:ins>
      <w:r w:rsidRPr="004D1BD1">
        <w:t>.</w:t>
      </w:r>
    </w:p>
    <w:p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4C02EF" w:rsidRPr="00E77497" w:rsidRDefault="004C02EF" w:rsidP="001F482D">
      <w:pPr>
        <w:pStyle w:val="Alg4"/>
        <w:numPr>
          <w:ilvl w:val="0"/>
          <w:numId w:val="330"/>
        </w:numPr>
      </w:pPr>
      <w:r w:rsidRPr="00E77497">
        <w:t>Else</w:t>
      </w:r>
    </w:p>
    <w:p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7252" w:author="Rev 9 Allen Wirfs-Brock" w:date="2012-07-07T14:07:00Z">
        <w:r w:rsidR="001A46D9">
          <w:t xml:space="preserve"> code unit 0x002C</w:t>
        </w:r>
      </w:ins>
      <w:r w:rsidRPr="00E77497">
        <w:t xml:space="preserve"> </w:t>
      </w:r>
      <w:ins w:id="37253" w:author="Rev 9 Allen Wirfs-Brock" w:date="2012-07-07T14:07:00Z">
        <w:r w:rsidR="001A46D9">
          <w:t>(</w:t>
        </w:r>
      </w:ins>
      <w:r w:rsidRPr="00E77497">
        <w:t xml:space="preserve">the </w:t>
      </w:r>
      <w:ins w:id="37254" w:author="Rev 9 Allen Wirfs-Brock" w:date="2012-07-07T14:07:00Z">
        <w:r w:rsidR="001A46D9">
          <w:t xml:space="preserve">Unicode </w:t>
        </w:r>
      </w:ins>
      <w:r w:rsidRPr="00E77497">
        <w:t>comma character</w:t>
      </w:r>
      <w:ins w:id="37255" w:author="Rev 9 Allen Wirfs-Brock" w:date="2012-07-07T14:08:00Z">
        <w:r w:rsidR="001A46D9">
          <w:t>)</w:t>
        </w:r>
      </w:ins>
      <w:r w:rsidRPr="00E77497">
        <w:t xml:space="preserve">. A comma is not inserted either before the first String or after the last String. </w:t>
      </w:r>
    </w:p>
    <w:p w:rsidR="004C02EF" w:rsidRPr="00E77497" w:rsidRDefault="004C02EF" w:rsidP="001F482D">
      <w:pPr>
        <w:pStyle w:val="Alg4"/>
        <w:numPr>
          <w:ilvl w:val="2"/>
          <w:numId w:val="330"/>
        </w:numPr>
      </w:pPr>
      <w:r w:rsidRPr="00E77497">
        <w:lastRenderedPageBreak/>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w:t>
      </w:r>
      <w:ins w:id="37256" w:author="Rev 9 Allen Wirfs-Brock" w:date="2012-07-07T14:08:00Z">
        <w:r w:rsidR="001A46D9">
          <w:t>code unit 0x002C</w:t>
        </w:r>
        <w:r w:rsidR="001A46D9" w:rsidRPr="00E77497">
          <w:t xml:space="preserve"> </w:t>
        </w:r>
        <w:r w:rsidR="001A46D9">
          <w:t>(</w:t>
        </w:r>
      </w:ins>
      <w:r w:rsidRPr="00E77497">
        <w:t>the comma character</w:t>
      </w:r>
      <w:ins w:id="37257" w:author="Rev 9 Allen Wirfs-Brock" w:date="2012-07-07T14:08:00Z">
        <w:r w:rsidR="001A46D9">
          <w:t>)</w:t>
        </w:r>
      </w:ins>
      <w:r w:rsidRPr="00E77497">
        <w:t>,</w:t>
      </w:r>
      <w:ins w:id="37258" w:author="Rev 9 Allen Wirfs-Brock" w:date="2012-07-07T14:09:00Z">
        <w:r w:rsidR="001A46D9">
          <w:t xml:space="preserve"> code unit 0x000A</w:t>
        </w:r>
      </w:ins>
      <w:r w:rsidRPr="00E77497">
        <w:t xml:space="preserve"> </w:t>
      </w:r>
      <w:ins w:id="37259" w:author="Rev 9 Allen Wirfs-Brock" w:date="2012-07-07T14:09:00Z">
        <w:r w:rsidR="001A46D9">
          <w:t>(</w:t>
        </w:r>
      </w:ins>
      <w:r w:rsidRPr="00E77497">
        <w:t>the line feed character</w:t>
      </w:r>
      <w:ins w:id="37260" w:author="Rev 9 Allen Wirfs-Brock" w:date="2012-07-07T14:09:00Z">
        <w:r w:rsidR="001A46D9">
          <w:t>)</w:t>
        </w:r>
      </w:ins>
      <w:r w:rsidRPr="00E77497">
        <w:t xml:space="preserve">, and </w:t>
      </w:r>
      <w:r w:rsidRPr="00E77497">
        <w:rPr>
          <w:i/>
        </w:rPr>
        <w:t>indent</w:t>
      </w:r>
      <w:r w:rsidRPr="00E77497">
        <w:t>.</w:t>
      </w:r>
    </w:p>
    <w:p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7261" w:author="Rev 9 Allen Wirfs-Brock" w:date="2012-07-07T14:10:00Z">
        <w:r w:rsidR="0011303E">
          <w:t>code unit 0x000A</w:t>
        </w:r>
        <w:r w:rsidR="0011303E" w:rsidRPr="00E77497">
          <w:t xml:space="preserve"> </w:t>
        </w:r>
        <w:r w:rsidR="0011303E">
          <w:t>(</w:t>
        </w:r>
      </w:ins>
      <w:r w:rsidRPr="00E77497">
        <w:t>the line feed character</w:t>
      </w:r>
      <w:ins w:id="37262" w:author="Rev 9 Allen Wirfs-Brock" w:date="2012-07-07T14:10: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7263" w:author="Rev 9 Allen Wirfs-Brock" w:date="2012-07-07T14:10:00Z">
        <w:r w:rsidR="0011303E">
          <w:t>code unit 0x000A</w:t>
        </w:r>
      </w:ins>
      <w:del w:id="37264" w:author="Rev 9 Allen Wirfs-Brock" w:date="2012-07-07T14:10: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rsidR="007D695C" w:rsidRDefault="007D695C" w:rsidP="007D695C">
      <w:pPr>
        <w:rPr>
          <w:ins w:id="37265" w:author="Rev 11 Allen Wirfs-Brock" w:date="2012-10-23T15:44:00Z"/>
        </w:rPr>
      </w:pPr>
      <w:ins w:id="37266" w:author="Rev 11 Allen Wirfs-Brock" w:date="2012-10-23T15:44:00Z">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ins>
    </w:p>
    <w:p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37267" w:author="Allen Wirfs-Brock rev2" w:date="2011-07-20T15:58:00Z">
        <w:r w:rsidR="00015C8D" w:rsidRPr="00E77497">
          <w:t xml:space="preserve">and </w:t>
        </w:r>
      </w:ins>
      <w:r w:rsidRPr="00E77497">
        <w:rPr>
          <w:rFonts w:ascii="Times New Roman" w:hAnsi="Times New Roman"/>
          <w:i/>
        </w:rPr>
        <w:t>gap</w:t>
      </w:r>
      <w:del w:id="37268"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rsidR="00182C3E" w:rsidRDefault="00182C3E" w:rsidP="001F482D">
      <w:pPr>
        <w:pStyle w:val="Alg4"/>
        <w:numPr>
          <w:ilvl w:val="0"/>
          <w:numId w:val="397"/>
        </w:numPr>
        <w:rPr>
          <w:ins w:id="37269" w:author="Rev 7 Allen Wirfs-Brock" w:date="2012-04-11T15:09:00Z"/>
        </w:rPr>
      </w:pPr>
      <w:ins w:id="37270" w:author="Rev 7 Allen Wirfs-Brock" w:date="2012-04-11T15:09:00Z">
        <w:r>
          <w:t xml:space="preserve">Assert: </w:t>
        </w:r>
        <w:r w:rsidRPr="00182C3E">
          <w:rPr>
            <w:i/>
          </w:rPr>
          <w:t>value</w:t>
        </w:r>
        <w:r>
          <w:t xml:space="preserve"> is a native array and hence its </w:t>
        </w:r>
      </w:ins>
      <w:ins w:id="37271" w:author="Rev 7 Allen Wirfs-Brock" w:date="2012-04-11T15:10:00Z">
        <w:r w:rsidRPr="00E77497">
          <w:rPr>
            <w:rFonts w:ascii="Courier New" w:hAnsi="Courier New" w:cs="Courier New"/>
            <w:b/>
          </w:rPr>
          <w:t>"length"</w:t>
        </w:r>
      </w:ins>
      <w:ins w:id="37272" w:author="Rev 9 Allen Wirfs-Brock" w:date="2012-07-08T12:44:00Z">
        <w:r w:rsidR="00273E7C">
          <w:rPr>
            <w:rFonts w:ascii="Courier New" w:hAnsi="Courier New" w:cs="Courier New"/>
            <w:b/>
          </w:rPr>
          <w:t xml:space="preserve"> </w:t>
        </w:r>
      </w:ins>
      <w:ins w:id="37273" w:author="Rev 7 Allen Wirfs-Brock" w:date="2012-04-11T15:09:00Z">
        <w:r>
          <w:t>property is a non-negative integer.</w:t>
        </w:r>
      </w:ins>
    </w:p>
    <w:p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w:t>
      </w:r>
      <w:r w:rsidRPr="00182C3E">
        <w:rPr>
          <w:i/>
        </w:rPr>
        <w:t>value</w:t>
      </w:r>
      <w:r w:rsidRPr="00E77497">
        <w:t xml:space="preserve"> with argument </w:t>
      </w:r>
      <w:r w:rsidRPr="00E77497">
        <w:rPr>
          <w:rFonts w:ascii="Courier New" w:hAnsi="Courier New" w:cs="Courier New"/>
          <w:b/>
        </w:rPr>
        <w:t>"length"</w:t>
      </w:r>
      <w:r w:rsidRPr="00E77497">
        <w:t>.</w:t>
      </w:r>
    </w:p>
    <w:p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rsidR="009C5DEB" w:rsidRDefault="009C5DEB" w:rsidP="009C5DEB">
      <w:pPr>
        <w:pStyle w:val="Alg4"/>
        <w:numPr>
          <w:ilvl w:val="1"/>
          <w:numId w:val="397"/>
        </w:numPr>
        <w:rPr>
          <w:ins w:id="37274" w:author="Rev 7 Allen Wirfs-Brock" w:date="2012-04-11T15:11:00Z"/>
        </w:rPr>
      </w:pPr>
      <w:ins w:id="37275" w:author="Rev 7 Allen Wirfs-Brock" w:date="2012-04-11T15:11:00Z">
        <w:r>
          <w:t>ReturnIfAbrupt(</w:t>
        </w:r>
        <w:r>
          <w:rPr>
            <w:i/>
          </w:rPr>
          <w:t>strP</w:t>
        </w:r>
        <w:r>
          <w:t>).</w:t>
        </w:r>
      </w:ins>
    </w:p>
    <w:p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rsidR="004C02EF" w:rsidRPr="00E77497" w:rsidRDefault="004C02EF" w:rsidP="001F482D">
      <w:pPr>
        <w:pStyle w:val="Alg4"/>
        <w:numPr>
          <w:ilvl w:val="1"/>
          <w:numId w:val="397"/>
        </w:numPr>
      </w:pPr>
      <w:r w:rsidRPr="00E77497">
        <w:t>Else</w:t>
      </w:r>
    </w:p>
    <w:p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4C02EF" w:rsidRPr="00E77497" w:rsidRDefault="004C02EF" w:rsidP="001F482D">
      <w:pPr>
        <w:pStyle w:val="Alg4"/>
        <w:numPr>
          <w:ilvl w:val="0"/>
          <w:numId w:val="397"/>
        </w:numPr>
      </w:pPr>
      <w:r w:rsidRPr="00E77497">
        <w:t>Else</w:t>
      </w:r>
    </w:p>
    <w:p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7276" w:author="Rev 9 Allen Wirfs-Brock" w:date="2012-07-07T14:12:00Z">
        <w:r w:rsidR="0011303E">
          <w:t xml:space="preserve"> code unit 0x002C</w:t>
        </w:r>
      </w:ins>
      <w:r w:rsidRPr="00E77497">
        <w:t xml:space="preserve"> </w:t>
      </w:r>
      <w:ins w:id="37277" w:author="Rev 9 Allen Wirfs-Brock" w:date="2012-07-07T14:12:00Z">
        <w:r w:rsidR="0011303E">
          <w:t>(</w:t>
        </w:r>
      </w:ins>
      <w:r w:rsidRPr="00E77497">
        <w:t>the comma character</w:t>
      </w:r>
      <w:ins w:id="37278" w:author="Rev 9 Allen Wirfs-Brock" w:date="2012-07-07T14:13:00Z">
        <w:r w:rsidR="0011303E">
          <w:t>)</w:t>
        </w:r>
      </w:ins>
      <w:r w:rsidRPr="00E77497">
        <w:t xml:space="preserve">. A comma is not inserted either before the first String or after the last String. </w:t>
      </w:r>
    </w:p>
    <w:p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1"/>
          <w:numId w:val="397"/>
        </w:numPr>
        <w:rPr>
          <w:i/>
        </w:rPr>
      </w:pPr>
      <w:r w:rsidRPr="00E77497">
        <w:t>Else</w:t>
      </w:r>
    </w:p>
    <w:p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w:t>
      </w:r>
      <w:ins w:id="37279" w:author="Rev 9 Allen Wirfs-Brock" w:date="2012-07-07T14:13:00Z">
        <w:r w:rsidR="0011303E">
          <w:t>code unit 0x002C</w:t>
        </w:r>
        <w:r w:rsidR="0011303E" w:rsidRPr="00E77497">
          <w:t xml:space="preserve"> </w:t>
        </w:r>
        <w:r w:rsidR="0011303E">
          <w:t>(</w:t>
        </w:r>
      </w:ins>
      <w:r w:rsidRPr="00E77497">
        <w:t>the comma character</w:t>
      </w:r>
      <w:ins w:id="37280" w:author="Rev 9 Allen Wirfs-Brock" w:date="2012-07-07T14:13:00Z">
        <w:r w:rsidR="0011303E">
          <w:t>)</w:t>
        </w:r>
      </w:ins>
      <w:r w:rsidRPr="00E77497">
        <w:t xml:space="preserve">, </w:t>
      </w:r>
      <w:ins w:id="37281" w:author="Rev 9 Allen Wirfs-Brock" w:date="2012-07-07T14:11:00Z">
        <w:r w:rsidR="0011303E">
          <w:t>code unit 0x000A</w:t>
        </w:r>
        <w:r w:rsidR="0011303E" w:rsidRPr="00E77497">
          <w:t xml:space="preserve"> </w:t>
        </w:r>
        <w:r w:rsidR="0011303E">
          <w:t>(</w:t>
        </w:r>
      </w:ins>
      <w:r w:rsidRPr="00E77497">
        <w:t>the line feed character</w:t>
      </w:r>
      <w:ins w:id="37282" w:author="Rev 9 Allen Wirfs-Brock" w:date="2012-07-07T14:11:00Z">
        <w:r w:rsidR="0011303E">
          <w:t>)</w:t>
        </w:r>
      </w:ins>
      <w:r w:rsidRPr="00E77497">
        <w:t xml:space="preserve">, and </w:t>
      </w:r>
      <w:r w:rsidRPr="00E77497">
        <w:rPr>
          <w:i/>
        </w:rPr>
        <w:t>indent</w:t>
      </w:r>
      <w:r w:rsidRPr="00E77497">
        <w:t>.</w:t>
      </w:r>
    </w:p>
    <w:p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7283" w:author="Rev 9 Allen Wirfs-Brock" w:date="2012-07-07T14:11:00Z">
        <w:r w:rsidR="0011303E">
          <w:t>code unit 0x000A</w:t>
        </w:r>
        <w:r w:rsidR="0011303E" w:rsidRPr="00E77497">
          <w:t xml:space="preserve"> </w:t>
        </w:r>
        <w:r w:rsidR="0011303E">
          <w:t>(</w:t>
        </w:r>
      </w:ins>
      <w:r w:rsidRPr="00E77497">
        <w:t>the line feed character</w:t>
      </w:r>
      <w:ins w:id="37284" w:author="Rev 9 Allen Wirfs-Brock" w:date="2012-07-07T14:11: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7285" w:author="Rev 9 Allen Wirfs-Brock" w:date="2012-07-07T14:11:00Z">
        <w:r w:rsidR="0011303E">
          <w:t>code unit 0x000A</w:t>
        </w:r>
      </w:ins>
      <w:del w:id="37286" w:author="Rev 9 Allen Wirfs-Brock" w:date="2012-07-07T14:11: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rsidR="004C02EF" w:rsidRPr="00E77497" w:rsidRDefault="004C02EF" w:rsidP="004C02EF">
      <w:pPr>
        <w:pStyle w:val="CodeSample3"/>
        <w:spacing w:after="0"/>
        <w:ind w:left="990"/>
        <w:rPr>
          <w:sz w:val="18"/>
        </w:rPr>
      </w:pPr>
      <w:r w:rsidRPr="00E77497">
        <w:rPr>
          <w:sz w:val="18"/>
        </w:rPr>
        <w:lastRenderedPageBreak/>
        <w:t>a = [];</w:t>
      </w:r>
    </w:p>
    <w:p w:rsidR="004C02EF" w:rsidRPr="00E77497" w:rsidRDefault="004C02EF" w:rsidP="004C02EF">
      <w:pPr>
        <w:pStyle w:val="CodeSample3"/>
        <w:spacing w:after="0"/>
        <w:ind w:left="990"/>
        <w:rPr>
          <w:sz w:val="18"/>
        </w:rPr>
      </w:pPr>
      <w:r w:rsidRPr="00E77497">
        <w:rPr>
          <w:sz w:val="18"/>
        </w:rPr>
        <w:t>a[0] = a;</w:t>
      </w:r>
    </w:p>
    <w:p w:rsidR="004C02EF" w:rsidRPr="00E77497" w:rsidRDefault="004C02EF" w:rsidP="004C02EF">
      <w:pPr>
        <w:pStyle w:val="CodeSample3"/>
        <w:spacing w:after="120"/>
        <w:ind w:left="990"/>
        <w:rPr>
          <w:sz w:val="18"/>
        </w:rPr>
      </w:pPr>
      <w:r w:rsidRPr="00E77497">
        <w:rPr>
          <w:sz w:val="18"/>
        </w:rPr>
        <w:t>my_text = JSON.stringify(a); // This must throw an TypeError.</w:t>
      </w:r>
    </w:p>
    <w:p w:rsidR="004C02EF" w:rsidRPr="00E77497" w:rsidRDefault="004C02EF" w:rsidP="004C02EF">
      <w:pPr>
        <w:pStyle w:val="Note"/>
        <w:spacing w:after="60"/>
      </w:pPr>
      <w:r w:rsidRPr="00E77497">
        <w:t>NOTE 2</w:t>
      </w:r>
      <w:r w:rsidRPr="00E77497">
        <w:tab/>
        <w:t>Symbolic primitive values are rendered as follows:</w:t>
      </w:r>
    </w:p>
    <w:p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Typewriter"/>
        </w:rPr>
        <w:t>null</w:t>
      </w:r>
      <w:r w:rsidRPr="00E77497">
        <w:t>.</w:t>
      </w:r>
    </w:p>
    <w:p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Typewriter"/>
        </w:rPr>
        <w:t>true</w:t>
      </w:r>
      <w:r w:rsidRPr="00E77497">
        <w:t>.</w:t>
      </w:r>
    </w:p>
    <w:p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Typewriter"/>
        </w:rPr>
        <w:t>false</w:t>
      </w:r>
      <w:r w:rsidRPr="00E77497">
        <w:t>.</w:t>
      </w:r>
    </w:p>
    <w:p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Sample"/>
          <w:b/>
        </w:rPr>
        <w:t>\u</w:t>
      </w:r>
      <w:r w:rsidRPr="00E77497">
        <w:t xml:space="preserve">HHHH, or with the shorter forms, </w:t>
      </w:r>
      <w:r w:rsidRPr="00E77497">
        <w:rPr>
          <w:rStyle w:val="HTMLCode"/>
          <w:b/>
        </w:rPr>
        <w:t>\b</w:t>
      </w:r>
      <w:r w:rsidRPr="00E77497">
        <w:t xml:space="preserve"> (backspace), </w:t>
      </w:r>
      <w:r w:rsidRPr="00E77497">
        <w:rPr>
          <w:rStyle w:val="HTMLCode"/>
          <w:b/>
        </w:rPr>
        <w:t>\f</w:t>
      </w:r>
      <w:r w:rsidRPr="00E77497">
        <w:t xml:space="preserve"> (formfeed), </w:t>
      </w:r>
      <w:r w:rsidRPr="00E77497">
        <w:rPr>
          <w:rStyle w:val="HTMLCode"/>
          <w:b/>
        </w:rPr>
        <w:t>\n</w:t>
      </w:r>
      <w:r w:rsidRPr="00E77497">
        <w:t xml:space="preserve"> (newline), </w:t>
      </w:r>
      <w:r w:rsidRPr="00E77497">
        <w:rPr>
          <w:rStyle w:val="HTMLCode"/>
          <w:b/>
        </w:rPr>
        <w:t>\r</w:t>
      </w:r>
      <w:r w:rsidRPr="00E77497">
        <w:t xml:space="preserve"> (carriage return), </w:t>
      </w:r>
      <w:r w:rsidRPr="00E77497">
        <w:rPr>
          <w:rStyle w:val="HTMLCode"/>
          <w:b/>
        </w:rPr>
        <w:t>\t</w:t>
      </w:r>
      <w:r w:rsidRPr="00E77497">
        <w:t xml:space="preserve"> (tab).</w:t>
      </w:r>
    </w:p>
    <w:p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Typewriter"/>
          <w:b/>
        </w:rPr>
        <w:t>null</w:t>
      </w:r>
      <w:r w:rsidRPr="00E77497">
        <w:t>.</w:t>
      </w:r>
    </w:p>
    <w:p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Typewriter"/>
          <w:b/>
        </w:rPr>
        <w:t>null</w:t>
      </w:r>
      <w:r w:rsidRPr="00E77497">
        <w:t>. In objects an unrepresentable value causes the property to be excluded from stringification.</w:t>
      </w:r>
    </w:p>
    <w:p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rsidR="00934FA3" w:rsidRDefault="00934FA3" w:rsidP="00934FA3">
      <w:pPr>
        <w:pStyle w:val="Heading2"/>
        <w:numPr>
          <w:ilvl w:val="0"/>
          <w:numId w:val="0"/>
        </w:numPr>
        <w:rPr>
          <w:ins w:id="37287" w:author="Rev 10 Allen Wirfs-Brock" w:date="2012-09-05T18:44:00Z"/>
        </w:rPr>
      </w:pPr>
      <w:bookmarkStart w:id="37288" w:name="_Ref458400834"/>
      <w:bookmarkStart w:id="37289" w:name="_Toc472818970"/>
      <w:bookmarkStart w:id="37290" w:name="_Toc235503552"/>
      <w:bookmarkStart w:id="37291" w:name="_Toc241509327"/>
      <w:bookmarkStart w:id="37292" w:name="_Toc244416814"/>
      <w:bookmarkStart w:id="37293" w:name="_Toc276631178"/>
      <w:bookmarkStart w:id="37294" w:name="_Toc339020505"/>
      <w:ins w:id="37295" w:author="Rev 10 Allen Wirfs-Brock" w:date="2012-09-05T18:44:00Z">
        <w:r w:rsidRPr="00E77497">
          <w:t>15.1</w:t>
        </w:r>
        <w:r>
          <w:t>3</w:t>
        </w:r>
        <w:r w:rsidRPr="00E77497">
          <w:tab/>
        </w:r>
        <w:r>
          <w:t>Binary Data</w:t>
        </w:r>
        <w:r w:rsidRPr="00E77497">
          <w:t xml:space="preserve"> Object</w:t>
        </w:r>
        <w:r>
          <w:t>s</w:t>
        </w:r>
        <w:bookmarkEnd w:id="37294"/>
      </w:ins>
    </w:p>
    <w:p w:rsidR="008E2885" w:rsidRDefault="008E2885" w:rsidP="008E2885">
      <w:pPr>
        <w:pStyle w:val="Heading3"/>
        <w:numPr>
          <w:ilvl w:val="0"/>
          <w:numId w:val="0"/>
        </w:numPr>
        <w:rPr>
          <w:ins w:id="37296" w:author="Rev 10 Allen Wirfs-Brock" w:date="2012-09-06T11:10:00Z"/>
        </w:rPr>
      </w:pPr>
      <w:bookmarkStart w:id="37297" w:name="_Toc339020506"/>
      <w:commentRangeStart w:id="37298"/>
      <w:ins w:id="37299" w:author="Rev 10 Allen Wirfs-Brock" w:date="2012-09-06T11:10:00Z">
        <w:r>
          <w:t>15.13.1 The BinaryData Module</w:t>
        </w:r>
        <w:bookmarkEnd w:id="37297"/>
      </w:ins>
    </w:p>
    <w:p w:rsidR="008E2885" w:rsidRDefault="008E2885" w:rsidP="008E2885">
      <w:pPr>
        <w:pStyle w:val="Heading3"/>
        <w:numPr>
          <w:ilvl w:val="0"/>
          <w:numId w:val="0"/>
        </w:numPr>
        <w:rPr>
          <w:ins w:id="37300" w:author="Rev 10 Allen Wirfs-Brock" w:date="2012-09-06T11:12:00Z"/>
        </w:rPr>
      </w:pPr>
      <w:bookmarkStart w:id="37301" w:name="_Toc339020507"/>
      <w:ins w:id="37302" w:author="Rev 10 Allen Wirfs-Brock" w:date="2012-09-06T11:11:00Z">
        <w:r>
          <w:t xml:space="preserve">15.13.2 </w:t>
        </w:r>
      </w:ins>
      <w:ins w:id="37303" w:author="Rev 10 Allen Wirfs-Brock" w:date="2012-09-06T11:10:00Z">
        <w:r>
          <w:t>The BinaryData.Type Object</w:t>
        </w:r>
      </w:ins>
      <w:bookmarkEnd w:id="37301"/>
    </w:p>
    <w:p w:rsidR="008E2885" w:rsidRDefault="008E2885" w:rsidP="00FD23E2">
      <w:pPr>
        <w:pStyle w:val="Heading4"/>
        <w:numPr>
          <w:ilvl w:val="0"/>
          <w:numId w:val="0"/>
        </w:numPr>
        <w:rPr>
          <w:ins w:id="37304" w:author="Rev 10 Allen Wirfs-Brock" w:date="2012-09-06T11:15:00Z"/>
        </w:rPr>
      </w:pPr>
      <w:ins w:id="37305" w:author="Rev 10 Allen Wirfs-Brock" w:date="2012-09-06T11:12:00Z">
        <w:r>
          <w:t>15,13</w:t>
        </w:r>
        <w:del w:id="37306" w:author="Rev 11 Allen Wirfs-Brock" w:date="2012-10-24T12:13:00Z">
          <w:r w:rsidDel="00FD23E2">
            <w:delText>,</w:delText>
          </w:r>
        </w:del>
      </w:ins>
      <w:ins w:id="37307" w:author="Rev 11 Allen Wirfs-Brock" w:date="2012-10-24T12:13:00Z">
        <w:r w:rsidR="00FD23E2">
          <w:t>.</w:t>
        </w:r>
      </w:ins>
      <w:ins w:id="37308" w:author="Rev 10 Allen Wirfs-Brock" w:date="2012-09-06T11:18:00Z">
        <w:r w:rsidR="000D0090">
          <w:t>2.5</w:t>
        </w:r>
      </w:ins>
      <w:ins w:id="37309" w:author="Rev 10 Allen Wirfs-Brock" w:date="2012-09-06T11:12:00Z">
        <w:r>
          <w:t xml:space="preserve"> BinaryData.</w:t>
        </w:r>
        <w:r w:rsidRPr="008E2885">
          <w:rPr>
            <w:i/>
          </w:rPr>
          <w:t>ScalarType</w:t>
        </w:r>
        <w:r>
          <w:t xml:space="preserve"> </w:t>
        </w:r>
      </w:ins>
      <w:ins w:id="37310" w:author="Rev 10 Allen Wirfs-Brock" w:date="2012-09-06T11:21:00Z">
        <w:r w:rsidR="000D0090">
          <w:t xml:space="preserve">Type Instance </w:t>
        </w:r>
      </w:ins>
      <w:ins w:id="37311" w:author="Rev 10 Allen Wirfs-Brock" w:date="2012-09-06T11:12:00Z">
        <w:r>
          <w:t>Objects</w:t>
        </w:r>
      </w:ins>
    </w:p>
    <w:p w:rsidR="000D0090" w:rsidRDefault="000D0090" w:rsidP="000D0090">
      <w:pPr>
        <w:pStyle w:val="Heading3"/>
        <w:numPr>
          <w:ilvl w:val="0"/>
          <w:numId w:val="0"/>
        </w:numPr>
        <w:rPr>
          <w:ins w:id="37312" w:author="Rev 10 Allen Wirfs-Brock" w:date="2012-09-06T11:21:00Z"/>
        </w:rPr>
      </w:pPr>
      <w:bookmarkStart w:id="37313" w:name="_Toc339020508"/>
      <w:ins w:id="37314" w:author="Rev 10 Allen Wirfs-Brock" w:date="2012-09-06T11:16:00Z">
        <w:r>
          <w:t>15.13.3</w:t>
        </w:r>
      </w:ins>
      <w:ins w:id="37315" w:author="Rev 10 Allen Wirfs-Brock" w:date="2012-09-06T11:21:00Z">
        <w:r>
          <w:t xml:space="preserve"> The BinaryData.ArrayType Object</w:t>
        </w:r>
        <w:bookmarkEnd w:id="37313"/>
      </w:ins>
    </w:p>
    <w:p w:rsidR="000D0090" w:rsidRDefault="000D0090" w:rsidP="000D0090">
      <w:pPr>
        <w:pStyle w:val="Heading3"/>
        <w:numPr>
          <w:ilvl w:val="0"/>
          <w:numId w:val="0"/>
        </w:numPr>
        <w:rPr>
          <w:ins w:id="37316" w:author="Rev 10 Allen Wirfs-Brock" w:date="2012-09-06T11:22:00Z"/>
        </w:rPr>
      </w:pPr>
      <w:bookmarkStart w:id="37317" w:name="_Toc339020509"/>
      <w:ins w:id="37318" w:author="Rev 10 Allen Wirfs-Brock" w:date="2012-09-06T11:22:00Z">
        <w:r>
          <w:t>15.13.4 The BinaryData.StructType Object</w:t>
        </w:r>
      </w:ins>
      <w:commentRangeEnd w:id="37298"/>
      <w:ins w:id="37319" w:author="Rev 10 Allen Wirfs-Brock" w:date="2012-09-06T11:44:00Z">
        <w:r w:rsidR="00A66DA6">
          <w:rPr>
            <w:rStyle w:val="CommentReference"/>
            <w:b w:val="0"/>
          </w:rPr>
          <w:commentReference w:id="37298"/>
        </w:r>
      </w:ins>
      <w:bookmarkEnd w:id="37317"/>
    </w:p>
    <w:p w:rsidR="00E9100E" w:rsidRDefault="00E9100E" w:rsidP="00E9100E">
      <w:pPr>
        <w:pStyle w:val="CommentText"/>
        <w:pBdr>
          <w:top w:val="single" w:sz="4" w:space="1" w:color="auto"/>
          <w:left w:val="single" w:sz="4" w:space="4" w:color="auto"/>
          <w:bottom w:val="single" w:sz="4" w:space="1" w:color="auto"/>
          <w:right w:val="single" w:sz="4" w:space="4" w:color="auto"/>
        </w:pBdr>
        <w:shd w:val="clear" w:color="auto" w:fill="FFC000"/>
        <w:rPr>
          <w:ins w:id="37320" w:author="Rev 11 Allen Wirfs-Brock" w:date="2012-10-25T20:03:00Z"/>
          <w:sz w:val="28"/>
          <w:szCs w:val="28"/>
        </w:rPr>
      </w:pPr>
      <w:ins w:id="37321" w:author="Rev 11 Allen Wirfs-Brock" w:date="2012-10-25T20:02:00Z">
        <w:r w:rsidRPr="00E9100E">
          <w:rPr>
            <w:sz w:val="28"/>
            <w:szCs w:val="28"/>
          </w:rPr>
          <w:t xml:space="preserve">The following sections defined “typed arrays” derived from the Kronos specification. This material is a very early draft based upon the strawman at </w:t>
        </w:r>
        <w:r w:rsidRPr="00E9100E">
          <w:rPr>
            <w:sz w:val="28"/>
            <w:szCs w:val="28"/>
          </w:rPr>
          <w:fldChar w:fldCharType="begin"/>
        </w:r>
        <w:r w:rsidRPr="00E9100E">
          <w:rPr>
            <w:sz w:val="28"/>
            <w:szCs w:val="28"/>
          </w:rPr>
          <w:instrText xml:space="preserve"> HYPERLINK "http://wiki.ecmascript.org/doku.php?id=strawman:typed_arrays" </w:instrText>
        </w:r>
        <w:r w:rsidRPr="00E9100E">
          <w:rPr>
            <w:sz w:val="28"/>
            <w:szCs w:val="28"/>
          </w:rPr>
          <w:fldChar w:fldCharType="separate"/>
        </w:r>
        <w:r w:rsidRPr="00E9100E">
          <w:rPr>
            <w:rStyle w:val="Hyperlink"/>
            <w:sz w:val="28"/>
            <w:szCs w:val="28"/>
            <w:lang w:val="en-GB"/>
          </w:rPr>
          <w:t>http://wiki.ecmascript.org/doku.php?id=strawman:typed_arrays</w:t>
        </w:r>
        <w:r w:rsidRPr="00E9100E">
          <w:rPr>
            <w:rStyle w:val="Hyperlink"/>
            <w:sz w:val="28"/>
            <w:szCs w:val="28"/>
            <w:lang w:val="en-GB"/>
          </w:rPr>
          <w:fldChar w:fldCharType="end"/>
        </w:r>
        <w:r w:rsidRPr="00E9100E">
          <w:rPr>
            <w:sz w:val="28"/>
            <w:szCs w:val="28"/>
          </w:rPr>
          <w:t xml:space="preserve"> .  This material still needs significant work to fully integrate it into the ES6 spec. and also to integrate typed arrays with ES6 binary data.</w:t>
        </w:r>
      </w:ins>
    </w:p>
    <w:p w:rsidR="00E9100E" w:rsidRPr="00E9100E" w:rsidRDefault="00E9100E" w:rsidP="00E9100E">
      <w:pPr>
        <w:pStyle w:val="CommentText"/>
        <w:pBdr>
          <w:top w:val="single" w:sz="4" w:space="1" w:color="auto"/>
          <w:left w:val="single" w:sz="4" w:space="4" w:color="auto"/>
          <w:bottom w:val="single" w:sz="4" w:space="1" w:color="auto"/>
          <w:right w:val="single" w:sz="4" w:space="4" w:color="auto"/>
        </w:pBdr>
        <w:shd w:val="clear" w:color="auto" w:fill="FFC000"/>
        <w:rPr>
          <w:ins w:id="37322" w:author="Rev 11 Allen Wirfs-Brock" w:date="2012-10-25T20:02:00Z"/>
          <w:sz w:val="28"/>
          <w:szCs w:val="28"/>
        </w:rPr>
      </w:pPr>
      <w:ins w:id="37323" w:author="Rev 11 Allen Wirfs-Brock" w:date="2012-10-25T20:03:00Z">
        <w:r>
          <w:rPr>
            <w:sz w:val="28"/>
            <w:szCs w:val="28"/>
          </w:rPr>
          <w:t>Don’t waste a lot of time reviewing this material until it is closer to a finished state.</w:t>
        </w:r>
      </w:ins>
    </w:p>
    <w:p w:rsidR="00E9100E" w:rsidRDefault="00E9100E" w:rsidP="00E9100E">
      <w:pPr>
        <w:pStyle w:val="Heading3"/>
        <w:numPr>
          <w:ilvl w:val="0"/>
          <w:numId w:val="0"/>
        </w:numPr>
        <w:pBdr>
          <w:top w:val="single" w:sz="4" w:space="1" w:color="auto"/>
          <w:left w:val="single" w:sz="4" w:space="4" w:color="auto"/>
          <w:bottom w:val="single" w:sz="4" w:space="1" w:color="auto"/>
          <w:right w:val="single" w:sz="4" w:space="4" w:color="auto"/>
        </w:pBdr>
        <w:shd w:val="clear" w:color="auto" w:fill="FFC000"/>
        <w:rPr>
          <w:ins w:id="37324" w:author="Rev 11 Allen Wirfs-Brock" w:date="2012-10-25T20:03:00Z"/>
        </w:rPr>
      </w:pPr>
    </w:p>
    <w:p w:rsidR="00E9100E" w:rsidRPr="00E9100E" w:rsidRDefault="00E9100E" w:rsidP="00E9100E">
      <w:pPr>
        <w:rPr>
          <w:ins w:id="37325" w:author="Rev 11 Allen Wirfs-Brock" w:date="2012-10-25T20:02:00Z"/>
        </w:rPr>
      </w:pPr>
    </w:p>
    <w:p w:rsidR="00934FA3" w:rsidRDefault="00934FA3" w:rsidP="00D935CB">
      <w:pPr>
        <w:pStyle w:val="Heading3"/>
        <w:numPr>
          <w:ilvl w:val="0"/>
          <w:numId w:val="0"/>
        </w:numPr>
        <w:rPr>
          <w:ins w:id="37326" w:author="Rev 10 Allen Wirfs-Brock" w:date="2012-09-05T18:46:00Z"/>
        </w:rPr>
      </w:pPr>
      <w:bookmarkStart w:id="37327" w:name="_Toc339020510"/>
      <w:ins w:id="37328" w:author="Rev 10 Allen Wirfs-Brock" w:date="2012-09-05T18:46:00Z">
        <w:r>
          <w:lastRenderedPageBreak/>
          <w:t>15.13.</w:t>
        </w:r>
      </w:ins>
      <w:ins w:id="37329" w:author="Rev 10 Allen Wirfs-Brock" w:date="2012-09-06T11:38:00Z">
        <w:r w:rsidR="00A66DA6">
          <w:t>5</w:t>
        </w:r>
      </w:ins>
      <w:ins w:id="37330" w:author="Rev 10 Allen Wirfs-Brock" w:date="2012-09-05T18:46:00Z">
        <w:r>
          <w:t xml:space="preserve"> ArrayBufferObjects</w:t>
        </w:r>
        <w:bookmarkEnd w:id="37327"/>
      </w:ins>
    </w:p>
    <w:p w:rsidR="00934FA3" w:rsidRDefault="00934FA3" w:rsidP="00D935CB">
      <w:pPr>
        <w:pStyle w:val="Heading4"/>
        <w:numPr>
          <w:ilvl w:val="0"/>
          <w:numId w:val="0"/>
        </w:numPr>
        <w:rPr>
          <w:ins w:id="37331" w:author="Rev 10 Allen Wirfs-Brock" w:date="2012-09-05T18:49:00Z"/>
        </w:rPr>
      </w:pPr>
      <w:ins w:id="37332" w:author="Rev 10 Allen Wirfs-Brock" w:date="2012-09-05T18:47:00Z">
        <w:r>
          <w:t>15.13.</w:t>
        </w:r>
      </w:ins>
      <w:ins w:id="37333" w:author="Rev 10 Allen Wirfs-Brock" w:date="2012-09-06T11:38:00Z">
        <w:r w:rsidR="00A66DA6">
          <w:t>5</w:t>
        </w:r>
      </w:ins>
      <w:ins w:id="37334" w:author="Rev 10 Allen Wirfs-Brock" w:date="2012-09-05T18:47:00Z">
        <w:r>
          <w:t>.1 The ArrayBuffer Object Called as a Function</w:t>
        </w:r>
      </w:ins>
    </w:p>
    <w:p w:rsidR="00934FA3" w:rsidRDefault="00934FA3" w:rsidP="00934FA3">
      <w:pPr>
        <w:rPr>
          <w:ins w:id="37335" w:author="Rev 10 Allen Wirfs-Brock" w:date="2012-09-05T18:49:00Z"/>
        </w:rPr>
      </w:pPr>
      <w:ins w:id="37336" w:author="Rev 10 Allen Wirfs-Brock" w:date="2012-09-05T18:49:00Z">
        <w:r>
          <w:t>When ArrayBuffer is called as a function rather than as a constructor, it creates and initialises a new ArrayBuffer object. Thus the function call ArrayBuffer(…) is equivalent to the object creation expression new ArrayBuffer (…) with the same arguments.</w:t>
        </w:r>
      </w:ins>
    </w:p>
    <w:p w:rsidR="00934FA3" w:rsidRDefault="00934FA3" w:rsidP="00D935CB">
      <w:pPr>
        <w:pStyle w:val="Heading4"/>
        <w:numPr>
          <w:ilvl w:val="0"/>
          <w:numId w:val="0"/>
        </w:numPr>
        <w:rPr>
          <w:ins w:id="37337" w:author="Rev 10 Allen Wirfs-Brock" w:date="2012-09-05T18:49:00Z"/>
        </w:rPr>
      </w:pPr>
      <w:ins w:id="37338" w:author="Rev 10 Allen Wirfs-Brock" w:date="2012-09-05T18:50:00Z">
        <w:r>
          <w:t>15.13.</w:t>
        </w:r>
      </w:ins>
      <w:ins w:id="37339" w:author="Rev 10 Allen Wirfs-Brock" w:date="2012-09-06T11:38:00Z">
        <w:r w:rsidR="00A66DA6">
          <w:t>5</w:t>
        </w:r>
      </w:ins>
      <w:ins w:id="37340" w:author="Rev 10 Allen Wirfs-Brock" w:date="2012-09-05T18:50:00Z">
        <w:r>
          <w:t xml:space="preserve">.2 </w:t>
        </w:r>
      </w:ins>
      <w:ins w:id="37341" w:author="Rev 10 Allen Wirfs-Brock" w:date="2012-09-05T18:49:00Z">
        <w:r>
          <w:t>The ArrayBuffer Constructor</w:t>
        </w:r>
      </w:ins>
    </w:p>
    <w:p w:rsidR="00934FA3" w:rsidRDefault="00934FA3" w:rsidP="00934FA3">
      <w:pPr>
        <w:rPr>
          <w:ins w:id="37342" w:author="Rev 10 Allen Wirfs-Brock" w:date="2012-09-05T18:49:00Z"/>
        </w:rPr>
      </w:pPr>
      <w:ins w:id="37343" w:author="Rev 10 Allen Wirfs-Brock" w:date="2012-09-05T18:49:00Z">
        <w:r>
          <w:t>When ArrayBuffer is called as part of a new expression, it is a constructor: it initialises the newly created object.</w:t>
        </w:r>
      </w:ins>
    </w:p>
    <w:p w:rsidR="00934FA3" w:rsidRDefault="00934FA3" w:rsidP="00D935CB">
      <w:pPr>
        <w:pStyle w:val="Heading5"/>
        <w:numPr>
          <w:ilvl w:val="0"/>
          <w:numId w:val="0"/>
        </w:numPr>
        <w:rPr>
          <w:ins w:id="37344" w:author="Rev 10 Allen Wirfs-Brock" w:date="2012-09-05T18:49:00Z"/>
        </w:rPr>
      </w:pPr>
      <w:ins w:id="37345" w:author="Rev 10 Allen Wirfs-Brock" w:date="2012-09-05T18:51:00Z">
        <w:r>
          <w:t>15.13.</w:t>
        </w:r>
      </w:ins>
      <w:ins w:id="37346" w:author="Rev 10 Allen Wirfs-Brock" w:date="2012-09-06T11:39:00Z">
        <w:r w:rsidR="00A66DA6">
          <w:t>5</w:t>
        </w:r>
      </w:ins>
      <w:ins w:id="37347" w:author="Rev 10 Allen Wirfs-Brock" w:date="2012-09-05T18:51:00Z">
        <w:r>
          <w:t xml:space="preserve">.2.1 </w:t>
        </w:r>
      </w:ins>
      <w:ins w:id="37348" w:author="Rev 10 Allen Wirfs-Brock" w:date="2012-09-05T18:49:00Z">
        <w:r>
          <w:t xml:space="preserve"> new ArrayBuffer(len)</w:t>
        </w:r>
      </w:ins>
    </w:p>
    <w:p w:rsidR="00934FA3" w:rsidRDefault="00934FA3" w:rsidP="00934FA3">
      <w:pPr>
        <w:rPr>
          <w:ins w:id="37349" w:author="Rev 10 Allen Wirfs-Brock" w:date="2012-09-05T18:49:00Z"/>
        </w:rPr>
      </w:pPr>
      <w:ins w:id="37350" w:author="Rev 10 Allen Wirfs-Brock" w:date="2012-09-05T18:49:00Z">
        <w:r>
          <w:t>The [[Prototype]] internal property of the newly constructed object is set to the original ArrayBuffer prototype object, the one that is the initial value of ArrayBuffer.prototype (16.1.3.1). The [[Class]] internal property of the newly constructed object is set to “ArrayBuffer”. The [[Extensible]] internal property of the newly constructed object is set to true.</w:t>
        </w:r>
      </w:ins>
    </w:p>
    <w:p w:rsidR="00934FA3" w:rsidRDefault="00934FA3" w:rsidP="00934FA3">
      <w:pPr>
        <w:rPr>
          <w:ins w:id="37351" w:author="Rev 10 Allen Wirfs-Brock" w:date="2012-09-05T18:49:00Z"/>
        </w:rPr>
      </w:pPr>
      <w:ins w:id="37352" w:author="Rev 10 Allen Wirfs-Brock" w:date="2012-09-05T18:49:00Z">
        <w:r>
          <w:t>The length property of the newly constructed object is set to ToUInt32(len).</w:t>
        </w:r>
      </w:ins>
    </w:p>
    <w:p w:rsidR="00934FA3" w:rsidRDefault="00934FA3" w:rsidP="00934FA3">
      <w:pPr>
        <w:rPr>
          <w:ins w:id="37353" w:author="Rev 10 Allen Wirfs-Brock" w:date="2012-09-05T18:49:00Z"/>
        </w:rPr>
      </w:pPr>
      <w:ins w:id="37354" w:author="Rev 10 Allen Wirfs-Brock" w:date="2012-09-05T18:49:00Z">
        <w:r>
          <w:t>A fresh native buffer nativeBuffer of length bytes is allocated. The contents of this native buffer are zero initialized. If the requested number of bytes could not be allocated, a RangeError is raised. The [[NativeBuffer]] internal property of the newly constructed object is set to nativeBuffer.</w:t>
        </w:r>
      </w:ins>
    </w:p>
    <w:p w:rsidR="00934FA3" w:rsidRDefault="00471F49" w:rsidP="00D935CB">
      <w:pPr>
        <w:pStyle w:val="Heading4"/>
        <w:numPr>
          <w:ilvl w:val="0"/>
          <w:numId w:val="0"/>
        </w:numPr>
        <w:rPr>
          <w:ins w:id="37355" w:author="Rev 10 Allen Wirfs-Brock" w:date="2012-09-05T18:49:00Z"/>
        </w:rPr>
      </w:pPr>
      <w:ins w:id="37356" w:author="Rev 10 Allen Wirfs-Brock" w:date="2012-09-05T18:54:00Z">
        <w:r>
          <w:t>15.13.</w:t>
        </w:r>
      </w:ins>
      <w:ins w:id="37357" w:author="Rev 10 Allen Wirfs-Brock" w:date="2012-09-06T11:39:00Z">
        <w:r w:rsidR="00A66DA6">
          <w:t>5</w:t>
        </w:r>
      </w:ins>
      <w:ins w:id="37358" w:author="Rev 10 Allen Wirfs-Brock" w:date="2012-09-05T18:54:00Z">
        <w:r>
          <w:t>.3</w:t>
        </w:r>
      </w:ins>
      <w:ins w:id="37359" w:author="Rev 10 Allen Wirfs-Brock" w:date="2012-09-05T18:49:00Z">
        <w:r w:rsidR="00934FA3">
          <w:t xml:space="preserve"> Properties of the ArrayBuffer Constructor</w:t>
        </w:r>
      </w:ins>
    </w:p>
    <w:p w:rsidR="00934FA3" w:rsidRDefault="00934FA3" w:rsidP="00934FA3">
      <w:pPr>
        <w:rPr>
          <w:ins w:id="37360" w:author="Rev 10 Allen Wirfs-Brock" w:date="2012-09-05T18:49:00Z"/>
        </w:rPr>
      </w:pPr>
      <w:ins w:id="37361" w:author="Rev 10 Allen Wirfs-Brock" w:date="2012-09-05T18:49:00Z">
        <w:r>
          <w:t>The value of the [[Prototype]] internal property of the ArrayBuffer constructor is the Func</w:t>
        </w:r>
        <w:r w:rsidR="00471F49">
          <w:t>tion prototype object (15.3.4).</w:t>
        </w:r>
      </w:ins>
    </w:p>
    <w:p w:rsidR="00934FA3" w:rsidRDefault="00934FA3" w:rsidP="00934FA3">
      <w:pPr>
        <w:rPr>
          <w:ins w:id="37362" w:author="Rev 10 Allen Wirfs-Brock" w:date="2012-09-05T18:49:00Z"/>
        </w:rPr>
      </w:pPr>
      <w:ins w:id="37363" w:author="Rev 10 Allen Wirfs-Brock" w:date="2012-09-05T18:49:00Z">
        <w:r>
          <w:t>Besides the internal properties and the length property (whose value is 1), the ArrayBuffer constructo</w:t>
        </w:r>
        <w:r w:rsidR="00471F49">
          <w:t>r has the following properties:</w:t>
        </w:r>
      </w:ins>
    </w:p>
    <w:p w:rsidR="00934FA3" w:rsidRDefault="00471F49" w:rsidP="00D935CB">
      <w:pPr>
        <w:pStyle w:val="Heading5"/>
        <w:numPr>
          <w:ilvl w:val="0"/>
          <w:numId w:val="0"/>
        </w:numPr>
        <w:rPr>
          <w:ins w:id="37364" w:author="Rev 10 Allen Wirfs-Brock" w:date="2012-09-05T18:49:00Z"/>
        </w:rPr>
      </w:pPr>
      <w:ins w:id="37365" w:author="Rev 10 Allen Wirfs-Brock" w:date="2012-09-05T18:55:00Z">
        <w:r>
          <w:t>15.13.</w:t>
        </w:r>
      </w:ins>
      <w:ins w:id="37366" w:author="Rev 10 Allen Wirfs-Brock" w:date="2012-09-06T11:39:00Z">
        <w:r w:rsidR="00A66DA6">
          <w:t>5</w:t>
        </w:r>
      </w:ins>
      <w:ins w:id="37367" w:author="Rev 10 Allen Wirfs-Brock" w:date="2012-09-05T18:55:00Z">
        <w:r>
          <w:t>.3</w:t>
        </w:r>
      </w:ins>
      <w:ins w:id="37368" w:author="Rev 11 Allen Wirfs-Brock" w:date="2012-10-24T12:12:00Z">
        <w:r w:rsidR="00FD23E2">
          <w:t>.1</w:t>
        </w:r>
      </w:ins>
      <w:ins w:id="37369" w:author="Rev 10 Allen Wirfs-Brock" w:date="2012-09-05T18:55:00Z">
        <w:r>
          <w:t xml:space="preserve"> </w:t>
        </w:r>
      </w:ins>
      <w:ins w:id="37370" w:author="Rev 10 Allen Wirfs-Brock" w:date="2012-09-05T18:49:00Z">
        <w:r w:rsidR="00934FA3">
          <w:t>ArrayBuf</w:t>
        </w:r>
      </w:ins>
      <w:ins w:id="37371" w:author="Rev 11 Allen Wirfs-Brock" w:date="2012-10-24T12:12:00Z">
        <w:r w:rsidR="00FD23E2">
          <w:t>f</w:t>
        </w:r>
      </w:ins>
      <w:ins w:id="37372" w:author="Rev 10 Allen Wirfs-Brock" w:date="2012-09-05T18:49:00Z">
        <w:r w:rsidR="00934FA3">
          <w:t>er.prototype</w:t>
        </w:r>
      </w:ins>
    </w:p>
    <w:p w:rsidR="00934FA3" w:rsidRDefault="00934FA3" w:rsidP="00934FA3">
      <w:pPr>
        <w:rPr>
          <w:ins w:id="37373" w:author="Rev 10 Allen Wirfs-Brock" w:date="2012-09-05T18:49:00Z"/>
        </w:rPr>
      </w:pPr>
      <w:ins w:id="37374" w:author="Rev 10 Allen Wirfs-Brock" w:date="2012-09-05T18:49:00Z">
        <w:r>
          <w:t>The initial value of ArrayBuffer.prototype is the ArrayBu</w:t>
        </w:r>
        <w:r w:rsidR="00471F49">
          <w:t>ffer prototype object (16.1.4).</w:t>
        </w:r>
      </w:ins>
    </w:p>
    <w:p w:rsidR="00934FA3" w:rsidRDefault="00934FA3" w:rsidP="00934FA3">
      <w:pPr>
        <w:rPr>
          <w:ins w:id="37375" w:author="Rev 10 Allen Wirfs-Brock" w:date="2012-09-05T18:49:00Z"/>
        </w:rPr>
      </w:pPr>
      <w:ins w:id="37376" w:author="Rev 10 Allen Wirfs-Brock" w:date="2012-09-05T18:49:00Z">
        <w:r>
          <w:t>This property has the attributes { [[Writable]]: false, [[Enumerable]]: false, [[Configurable]]: false }.</w:t>
        </w:r>
      </w:ins>
    </w:p>
    <w:p w:rsidR="00934FA3" w:rsidRDefault="00471F49" w:rsidP="00D935CB">
      <w:pPr>
        <w:pStyle w:val="Heading4"/>
        <w:numPr>
          <w:ilvl w:val="0"/>
          <w:numId w:val="0"/>
        </w:numPr>
        <w:rPr>
          <w:ins w:id="37377" w:author="Rev 10 Allen Wirfs-Brock" w:date="2012-09-05T18:49:00Z"/>
        </w:rPr>
      </w:pPr>
      <w:ins w:id="37378" w:author="Rev 10 Allen Wirfs-Brock" w:date="2012-09-05T18:56:00Z">
        <w:r>
          <w:t>15.13.</w:t>
        </w:r>
      </w:ins>
      <w:ins w:id="37379" w:author="Rev 10 Allen Wirfs-Brock" w:date="2012-09-06T11:39:00Z">
        <w:r w:rsidR="00A66DA6">
          <w:t>5</w:t>
        </w:r>
      </w:ins>
      <w:ins w:id="37380" w:author="Rev 10 Allen Wirfs-Brock" w:date="2012-09-05T18:56:00Z">
        <w:r>
          <w:t>.</w:t>
        </w:r>
      </w:ins>
      <w:ins w:id="37381" w:author="Rev 10 Allen Wirfs-Brock" w:date="2012-09-05T18:58:00Z">
        <w:r>
          <w:t>4</w:t>
        </w:r>
      </w:ins>
      <w:ins w:id="37382" w:author="Rev 10 Allen Wirfs-Brock" w:date="2012-09-05T18:56:00Z">
        <w:r>
          <w:t xml:space="preserve"> </w:t>
        </w:r>
      </w:ins>
      <w:ins w:id="37383" w:author="Rev 10 Allen Wirfs-Brock" w:date="2012-09-05T18:49:00Z">
        <w:r w:rsidR="00934FA3">
          <w:t>Properties of the ArrayBuffer Prototype Object</w:t>
        </w:r>
      </w:ins>
    </w:p>
    <w:p w:rsidR="00934FA3" w:rsidRDefault="00934FA3" w:rsidP="00934FA3">
      <w:pPr>
        <w:rPr>
          <w:ins w:id="37384" w:author="Rev 10 Allen Wirfs-Brock" w:date="2012-09-05T18:49:00Z"/>
        </w:rPr>
      </w:pPr>
      <w:ins w:id="37385" w:author="Rev 10 Allen Wirfs-Brock" w:date="2012-09-05T18:49:00Z">
        <w:r>
          <w:t>The value of the [[Prototype]] internal property of the Array prototype object is the standard built-in Object prototype object (15.2.4). The [[Class]] internal property of the newly constructed object is set to “Object”. The [[Extensible]] internal property of the newly constructed objec</w:t>
        </w:r>
        <w:r w:rsidR="00471F49">
          <w:t>t is set to true.</w:t>
        </w:r>
      </w:ins>
    </w:p>
    <w:p w:rsidR="00934FA3" w:rsidRDefault="00471F49" w:rsidP="00D935CB">
      <w:pPr>
        <w:pStyle w:val="Heading5"/>
        <w:numPr>
          <w:ilvl w:val="0"/>
          <w:numId w:val="0"/>
        </w:numPr>
        <w:rPr>
          <w:ins w:id="37386" w:author="Rev 10 Allen Wirfs-Brock" w:date="2012-09-05T18:49:00Z"/>
        </w:rPr>
      </w:pPr>
      <w:ins w:id="37387" w:author="Rev 10 Allen Wirfs-Brock" w:date="2012-09-05T18:58:00Z">
        <w:r>
          <w:t>15.13.</w:t>
        </w:r>
      </w:ins>
      <w:ins w:id="37388" w:author="Rev 10 Allen Wirfs-Brock" w:date="2012-09-06T11:39:00Z">
        <w:r w:rsidR="00A66DA6">
          <w:t>5</w:t>
        </w:r>
      </w:ins>
      <w:ins w:id="37389" w:author="Rev 10 Allen Wirfs-Brock" w:date="2012-09-05T18:58:00Z">
        <w:r>
          <w:t xml:space="preserve">.4.1 </w:t>
        </w:r>
      </w:ins>
      <w:ins w:id="37390" w:author="Rev 10 Allen Wirfs-Brock" w:date="2012-09-05T18:49:00Z">
        <w:r w:rsidR="00934FA3">
          <w:t xml:space="preserve"> ArrayBuffer.prototype.constructor</w:t>
        </w:r>
      </w:ins>
    </w:p>
    <w:p w:rsidR="00934FA3" w:rsidRDefault="00934FA3" w:rsidP="00934FA3">
      <w:pPr>
        <w:rPr>
          <w:ins w:id="37391" w:author="Rev 10 Allen Wirfs-Brock" w:date="2012-09-05T18:49:00Z"/>
        </w:rPr>
      </w:pPr>
      <w:ins w:id="37392" w:author="Rev 10 Allen Wirfs-Brock" w:date="2012-09-05T18:49:00Z">
        <w:r>
          <w:t>The initial value of ArrayBuffer.prototype.constructor is the standard built-in ArrayBuffer constructor.</w:t>
        </w:r>
      </w:ins>
    </w:p>
    <w:p w:rsidR="00934FA3" w:rsidRDefault="00471F49" w:rsidP="00D935CB">
      <w:pPr>
        <w:pStyle w:val="Heading4"/>
        <w:numPr>
          <w:ilvl w:val="0"/>
          <w:numId w:val="0"/>
        </w:numPr>
        <w:rPr>
          <w:ins w:id="37393" w:author="Rev 10 Allen Wirfs-Brock" w:date="2012-09-05T18:49:00Z"/>
        </w:rPr>
      </w:pPr>
      <w:ins w:id="37394" w:author="Rev 10 Allen Wirfs-Brock" w:date="2012-09-05T18:59:00Z">
        <w:r>
          <w:t>15.13.</w:t>
        </w:r>
      </w:ins>
      <w:ins w:id="37395" w:author="Rev 10 Allen Wirfs-Brock" w:date="2012-09-06T11:39:00Z">
        <w:r w:rsidR="00A66DA6">
          <w:t>5</w:t>
        </w:r>
      </w:ins>
      <w:ins w:id="37396" w:author="Rev 10 Allen Wirfs-Brock" w:date="2012-09-05T18:59:00Z">
        <w:r>
          <w:t xml:space="preserve">.5 </w:t>
        </w:r>
      </w:ins>
      <w:ins w:id="37397" w:author="Rev 10 Allen Wirfs-Brock" w:date="2012-09-05T18:49:00Z">
        <w:r w:rsidR="00934FA3">
          <w:t xml:space="preserve"> Properties of the ArrayBuffer Instances</w:t>
        </w:r>
      </w:ins>
    </w:p>
    <w:p w:rsidR="00934FA3" w:rsidRDefault="00934FA3" w:rsidP="00934FA3">
      <w:pPr>
        <w:rPr>
          <w:ins w:id="37398" w:author="Rev 10 Allen Wirfs-Brock" w:date="2012-09-05T18:49:00Z"/>
        </w:rPr>
      </w:pPr>
      <w:ins w:id="37399" w:author="Rev 10 Allen Wirfs-Brock" w:date="2012-09-05T18:49:00Z">
        <w:r>
          <w:t>ArrayBuffer instances inherit properties from the ArrayBuffer prototype object and their [[Class]] internal property value is “ArrayBuffer”. ArrayBuffer instances also</w:t>
        </w:r>
        <w:r w:rsidR="00471F49">
          <w:t xml:space="preserve"> have the following properties.</w:t>
        </w:r>
      </w:ins>
    </w:p>
    <w:p w:rsidR="00934FA3" w:rsidRDefault="00471F49" w:rsidP="00D935CB">
      <w:pPr>
        <w:pStyle w:val="Heading5"/>
        <w:numPr>
          <w:ilvl w:val="0"/>
          <w:numId w:val="0"/>
        </w:numPr>
        <w:rPr>
          <w:ins w:id="37400" w:author="Rev 10 Allen Wirfs-Brock" w:date="2012-09-05T18:49:00Z"/>
        </w:rPr>
      </w:pPr>
      <w:ins w:id="37401" w:author="Rev 10 Allen Wirfs-Brock" w:date="2012-09-05T19:00:00Z">
        <w:r>
          <w:t>15.13.</w:t>
        </w:r>
      </w:ins>
      <w:ins w:id="37402" w:author="Rev 10 Allen Wirfs-Brock" w:date="2012-09-06T11:39:00Z">
        <w:r w:rsidR="00A66DA6">
          <w:t>5</w:t>
        </w:r>
      </w:ins>
      <w:ins w:id="37403" w:author="Rev 10 Allen Wirfs-Brock" w:date="2012-09-05T19:00:00Z">
        <w:r>
          <w:t>.5.1</w:t>
        </w:r>
      </w:ins>
      <w:ins w:id="37404" w:author="Rev 10 Allen Wirfs-Brock" w:date="2012-09-05T18:49:00Z">
        <w:r w:rsidR="00934FA3">
          <w:t xml:space="preserve"> byteLength</w:t>
        </w:r>
      </w:ins>
    </w:p>
    <w:p w:rsidR="00934FA3" w:rsidRDefault="00934FA3" w:rsidP="00934FA3">
      <w:pPr>
        <w:rPr>
          <w:ins w:id="37405" w:author="Rev 10 Allen Wirfs-Brock" w:date="2012-09-05T18:49:00Z"/>
        </w:rPr>
      </w:pPr>
      <w:ins w:id="37406" w:author="Rev 10 Allen Wirfs-Brock" w:date="2012-09-05T18:49:00Z">
        <w:r>
          <w:t>The byteLength property of this ArrayBuffer object is a data property whose value is the length of the ArrayBuffer in bytes,</w:t>
        </w:r>
        <w:r w:rsidR="00471F49">
          <w:t xml:space="preserve"> as fixed at construction time.</w:t>
        </w:r>
      </w:ins>
    </w:p>
    <w:p w:rsidR="00934FA3" w:rsidRPr="00934FA3" w:rsidRDefault="00934FA3" w:rsidP="00D935CB">
      <w:pPr>
        <w:rPr>
          <w:ins w:id="37407" w:author="Rev 10 Allen Wirfs-Brock" w:date="2012-09-05T18:44:00Z"/>
        </w:rPr>
      </w:pPr>
      <w:ins w:id="37408" w:author="Rev 10 Allen Wirfs-Brock" w:date="2012-09-05T18:49:00Z">
        <w:r>
          <w:lastRenderedPageBreak/>
          <w:t>The length property has the attributes { [[Writable]]: false, [[Enumerable]]: false, [[Configurable]]: false }.</w:t>
        </w:r>
      </w:ins>
    </w:p>
    <w:p w:rsidR="00471F49" w:rsidRDefault="001F0999" w:rsidP="00D935CB">
      <w:pPr>
        <w:pStyle w:val="Heading3"/>
        <w:numPr>
          <w:ilvl w:val="0"/>
          <w:numId w:val="0"/>
        </w:numPr>
        <w:rPr>
          <w:ins w:id="37409" w:author="Rev 10 Allen Wirfs-Brock" w:date="2012-09-05T19:10:00Z"/>
        </w:rPr>
      </w:pPr>
      <w:bookmarkStart w:id="37410" w:name="_Toc339020511"/>
      <w:ins w:id="37411" w:author="Rev 10 Allen Wirfs-Brock" w:date="2012-09-05T19:11:00Z">
        <w:r>
          <w:t>15.13.</w:t>
        </w:r>
      </w:ins>
      <w:ins w:id="37412" w:author="Rev 10 Allen Wirfs-Brock" w:date="2012-09-06T11:39:00Z">
        <w:r w:rsidR="00A66DA6">
          <w:t>6</w:t>
        </w:r>
      </w:ins>
      <w:ins w:id="37413" w:author="Rev 10 Allen Wirfs-Brock" w:date="2012-09-05T19:10:00Z">
        <w:r w:rsidR="00471F49">
          <w:t xml:space="preserve"> </w:t>
        </w:r>
        <w:r w:rsidR="00471F49" w:rsidRPr="00D935CB">
          <w:rPr>
            <w:i/>
          </w:rPr>
          <w:t>TypeArray</w:t>
        </w:r>
        <w:r w:rsidR="00471F49">
          <w:t xml:space="preserve"> Object</w:t>
        </w:r>
      </w:ins>
      <w:ins w:id="37414" w:author="Rev 10 Allen Wirfs-Brock" w:date="2012-09-05T19:11:00Z">
        <w:r>
          <w:t xml:space="preserve"> Structures</w:t>
        </w:r>
      </w:ins>
      <w:bookmarkEnd w:id="37410"/>
    </w:p>
    <w:p w:rsidR="00471F49" w:rsidRDefault="00471F49" w:rsidP="00D935CB">
      <w:pPr>
        <w:rPr>
          <w:ins w:id="37415" w:author="Rev 10 Allen Wirfs-Brock" w:date="2012-09-05T19:10:00Z"/>
        </w:rPr>
      </w:pPr>
      <w:ins w:id="37416" w:author="Rev 10 Allen Wirfs-Brock" w:date="2012-09-05T19:10:00Z">
        <w:r>
          <w:t xml:space="preserve">For each </w:t>
        </w:r>
      </w:ins>
      <w:ins w:id="37417" w:author="Rev 10 Allen Wirfs-Brock" w:date="2012-09-05T19:17:00Z">
        <w:r w:rsidR="001F0999">
          <w:t>constructor</w:t>
        </w:r>
      </w:ins>
      <w:ins w:id="37418" w:author="Rev 10 Allen Wirfs-Brock" w:date="2012-09-05T19:10:00Z">
        <w:r>
          <w:t xml:space="preserve"> in the following table</w:t>
        </w:r>
      </w:ins>
      <w:ins w:id="37419" w:author="Rev 10 Allen Wirfs-Brock" w:date="2012-09-05T19:31:00Z">
        <w:r w:rsidR="008E2CAA">
          <w:t xml:space="preserve"> is</w:t>
        </w:r>
      </w:ins>
      <w:ins w:id="37420" w:author="Rev 10 Allen Wirfs-Brock" w:date="2012-09-05T19:10:00Z">
        <w:r>
          <w:t xml:space="preserve"> a separate </w:t>
        </w:r>
        <w:r w:rsidRPr="00D935CB">
          <w:rPr>
            <w:i/>
          </w:rPr>
          <w:t>TypeArray</w:t>
        </w:r>
        <w:r>
          <w:t xml:space="preserve"> constructor object, with corresponding prototype and instances.</w:t>
        </w:r>
      </w:ins>
      <w:ins w:id="37421" w:author="Rev 10 Allen Wirfs-Brock" w:date="2012-09-05T19:28:00Z">
        <w:r w:rsidR="007A098C">
          <w:t xml:space="preserve"> </w:t>
        </w:r>
        <w:r w:rsidR="007A098C" w:rsidRPr="00E77497">
          <w:t xml:space="preserve">Each of these </w:t>
        </w:r>
      </w:ins>
      <w:ins w:id="37422" w:author="Rev 10 Allen Wirfs-Brock" w:date="2012-09-05T19:29:00Z">
        <w:r w:rsidR="007A098C" w:rsidRPr="0077794B">
          <w:rPr>
            <w:i/>
          </w:rPr>
          <w:t>TypeArray</w:t>
        </w:r>
        <w:r w:rsidR="007A098C">
          <w:t xml:space="preserve"> constructor </w:t>
        </w:r>
      </w:ins>
      <w:ins w:id="37423" w:author="Rev 10 Allen Wirfs-Brock" w:date="2012-09-05T19:28:00Z">
        <w:r w:rsidR="007A098C" w:rsidRPr="00E77497">
          <w:t xml:space="preserve">objects has the structure described below, differing only in the name used as the constructor name instead of </w:t>
        </w:r>
      </w:ins>
      <w:ins w:id="37424" w:author="Rev 10 Allen Wirfs-Brock" w:date="2012-09-05T19:30:00Z">
        <w:r w:rsidR="007A098C" w:rsidRPr="0077794B">
          <w:rPr>
            <w:i/>
          </w:rPr>
          <w:t>TypeArray</w:t>
        </w:r>
      </w:ins>
      <w:ins w:id="37425" w:author="Rev 10 Allen Wirfs-Brock" w:date="2012-09-05T19:28:00Z">
        <w:r w:rsidR="007A098C" w:rsidRPr="00E77497">
          <w:t>, in</w:t>
        </w:r>
      </w:ins>
      <w:ins w:id="37426" w:author="Rev 10 Allen Wirfs-Brock" w:date="2012-09-05T19:30:00Z">
        <w:r w:rsidR="007A098C">
          <w:t xml:space="preserve"> </w:t>
        </w:r>
        <w:commentRangeStart w:id="37427"/>
        <w:r w:rsidR="007A098C">
          <w:t>XXXXXXX</w:t>
        </w:r>
      </w:ins>
      <w:ins w:id="37428" w:author="Rev 10 Allen Wirfs-Brock" w:date="2012-09-05T19:28:00Z">
        <w:r w:rsidR="007A098C" w:rsidRPr="00E77497">
          <w:t>.</w:t>
        </w:r>
      </w:ins>
      <w:commentRangeEnd w:id="37427"/>
      <w:ins w:id="37429" w:author="Rev 10 Allen Wirfs-Brock" w:date="2012-09-05T19:30:00Z">
        <w:r w:rsidR="007A098C">
          <w:rPr>
            <w:rStyle w:val="CommentReference"/>
          </w:rPr>
          <w:commentReference w:id="37427"/>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715"/>
        <w:gridCol w:w="1715"/>
        <w:gridCol w:w="2273"/>
        <w:gridCol w:w="1994"/>
      </w:tblGrid>
      <w:tr w:rsidR="00CA41AB" w:rsidRPr="00150D27" w:rsidTr="004C4A34">
        <w:trPr>
          <w:ins w:id="37430" w:author="Rev 10 Allen Wirfs-Brock" w:date="2012-09-05T19:15:00Z"/>
        </w:trPr>
        <w:tc>
          <w:tcPr>
            <w:tcW w:w="1993" w:type="dxa"/>
            <w:shd w:val="clear" w:color="auto" w:fill="auto"/>
          </w:tcPr>
          <w:p w:rsidR="00CA41AB" w:rsidRPr="00833846" w:rsidRDefault="00CA41AB" w:rsidP="00833846">
            <w:pPr>
              <w:spacing w:after="0"/>
              <w:contextualSpacing/>
              <w:rPr>
                <w:ins w:id="37431" w:author="Rev 10 Allen Wirfs-Brock" w:date="2012-09-05T19:15:00Z"/>
                <w:rFonts w:eastAsia="Times New Roman"/>
              </w:rPr>
            </w:pPr>
            <w:ins w:id="37432" w:author="Rev 10 Allen Wirfs-Brock" w:date="2012-09-05T19:16:00Z">
              <w:r w:rsidRPr="00833846">
                <w:rPr>
                  <w:rFonts w:eastAsia="Times New Roman"/>
                </w:rPr>
                <w:t>Constructor</w:t>
              </w:r>
            </w:ins>
            <w:ins w:id="37433" w:author="Rev 10 Allen Wirfs-Brock" w:date="2012-09-05T19:15:00Z">
              <w:r w:rsidRPr="00833846">
                <w:rPr>
                  <w:rFonts w:eastAsia="Times New Roman"/>
                </w:rPr>
                <w:t xml:space="preserve"> Name </w:t>
              </w:r>
            </w:ins>
          </w:p>
        </w:tc>
        <w:tc>
          <w:tcPr>
            <w:tcW w:w="1715" w:type="dxa"/>
          </w:tcPr>
          <w:p w:rsidR="00CA41AB" w:rsidRPr="00833846" w:rsidRDefault="00CA41AB" w:rsidP="00833846">
            <w:pPr>
              <w:spacing w:after="0"/>
              <w:contextualSpacing/>
              <w:rPr>
                <w:ins w:id="37434" w:author="Rev 10 Allen Wirfs-Brock" w:date="2012-09-06T07:57:00Z"/>
                <w:rFonts w:eastAsia="Times New Roman"/>
              </w:rPr>
            </w:pPr>
            <w:ins w:id="37435" w:author="Rev 10 Allen Wirfs-Brock" w:date="2012-09-06T07:58:00Z">
              <w:r>
                <w:rPr>
                  <w:rFonts w:eastAsia="Times New Roman"/>
                </w:rPr>
                <w:t>Element Type</w:t>
              </w:r>
            </w:ins>
          </w:p>
        </w:tc>
        <w:tc>
          <w:tcPr>
            <w:tcW w:w="1715" w:type="dxa"/>
            <w:shd w:val="clear" w:color="auto" w:fill="auto"/>
          </w:tcPr>
          <w:p w:rsidR="00CA41AB" w:rsidRPr="00833846" w:rsidRDefault="00CA41AB" w:rsidP="00CA41AB">
            <w:pPr>
              <w:spacing w:after="0"/>
              <w:contextualSpacing/>
              <w:rPr>
                <w:ins w:id="37436" w:author="Rev 10 Allen Wirfs-Brock" w:date="2012-09-05T19:15:00Z"/>
                <w:rFonts w:eastAsia="Times New Roman"/>
              </w:rPr>
            </w:pPr>
            <w:ins w:id="37437" w:author="Rev 10 Allen Wirfs-Brock" w:date="2012-09-05T19:15:00Z">
              <w:r w:rsidRPr="00833846">
                <w:rPr>
                  <w:rFonts w:eastAsia="Times New Roman"/>
                </w:rPr>
                <w:t xml:space="preserve">Size </w:t>
              </w:r>
            </w:ins>
            <w:ins w:id="37438" w:author="Rev 10 Allen Wirfs-Brock" w:date="2012-09-05T19:16:00Z">
              <w:r w:rsidRPr="00833846">
                <w:rPr>
                  <w:rFonts w:eastAsia="Times New Roman"/>
                </w:rPr>
                <w:t>Element</w:t>
              </w:r>
            </w:ins>
          </w:p>
        </w:tc>
        <w:tc>
          <w:tcPr>
            <w:tcW w:w="2273" w:type="dxa"/>
            <w:shd w:val="clear" w:color="auto" w:fill="auto"/>
          </w:tcPr>
          <w:p w:rsidR="00CA41AB" w:rsidRPr="00833846" w:rsidRDefault="00CA41AB" w:rsidP="00833846">
            <w:pPr>
              <w:spacing w:after="0"/>
              <w:contextualSpacing/>
              <w:rPr>
                <w:ins w:id="37439" w:author="Rev 10 Allen Wirfs-Brock" w:date="2012-09-05T19:15:00Z"/>
                <w:rFonts w:eastAsia="Times New Roman"/>
              </w:rPr>
            </w:pPr>
            <w:ins w:id="37440" w:author="Rev 10 Allen Wirfs-Brock" w:date="2012-09-05T19:15:00Z">
              <w:r w:rsidRPr="00833846">
                <w:rPr>
                  <w:rFonts w:eastAsia="Times New Roman"/>
                </w:rPr>
                <w:t xml:space="preserve">Description </w:t>
              </w:r>
            </w:ins>
          </w:p>
        </w:tc>
        <w:tc>
          <w:tcPr>
            <w:tcW w:w="1994" w:type="dxa"/>
            <w:shd w:val="clear" w:color="auto" w:fill="auto"/>
          </w:tcPr>
          <w:p w:rsidR="00CA41AB" w:rsidRPr="00833846" w:rsidRDefault="00CA41AB" w:rsidP="00833846">
            <w:pPr>
              <w:spacing w:after="0"/>
              <w:contextualSpacing/>
              <w:rPr>
                <w:ins w:id="37441" w:author="Rev 10 Allen Wirfs-Brock" w:date="2012-09-05T19:15:00Z"/>
                <w:rFonts w:eastAsia="Times New Roman"/>
              </w:rPr>
            </w:pPr>
            <w:ins w:id="37442" w:author="Rev 10 Allen Wirfs-Brock" w:date="2012-09-05T19:15:00Z">
              <w:r w:rsidRPr="00833846">
                <w:rPr>
                  <w:rFonts w:eastAsia="Times New Roman"/>
                </w:rPr>
                <w:t>Equivalent C Type</w:t>
              </w:r>
            </w:ins>
          </w:p>
        </w:tc>
      </w:tr>
      <w:tr w:rsidR="00CA41AB" w:rsidRPr="00150D27" w:rsidTr="004C4A34">
        <w:trPr>
          <w:ins w:id="37443" w:author="Rev 10 Allen Wirfs-Brock" w:date="2012-09-05T19:15:00Z"/>
        </w:trPr>
        <w:tc>
          <w:tcPr>
            <w:tcW w:w="1993" w:type="dxa"/>
            <w:shd w:val="clear" w:color="auto" w:fill="auto"/>
          </w:tcPr>
          <w:p w:rsidR="00CA41AB" w:rsidRPr="00833846" w:rsidRDefault="00CA41AB" w:rsidP="00833846">
            <w:pPr>
              <w:spacing w:after="0"/>
              <w:contextualSpacing/>
              <w:rPr>
                <w:ins w:id="37444" w:author="Rev 10 Allen Wirfs-Brock" w:date="2012-09-05T19:15:00Z"/>
                <w:rFonts w:eastAsia="Times New Roman"/>
              </w:rPr>
            </w:pPr>
            <w:ins w:id="37445" w:author="Rev 10 Allen Wirfs-Brock" w:date="2012-09-05T19:15:00Z">
              <w:r w:rsidRPr="00833846">
                <w:rPr>
                  <w:rFonts w:eastAsia="Times New Roman"/>
                </w:rPr>
                <w:t xml:space="preserve">Int8Array </w:t>
              </w:r>
            </w:ins>
          </w:p>
        </w:tc>
        <w:tc>
          <w:tcPr>
            <w:tcW w:w="1715" w:type="dxa"/>
          </w:tcPr>
          <w:p w:rsidR="00CA41AB" w:rsidRPr="00833846" w:rsidRDefault="00CA41AB" w:rsidP="00833846">
            <w:pPr>
              <w:spacing w:after="0"/>
              <w:contextualSpacing/>
              <w:rPr>
                <w:ins w:id="37446" w:author="Rev 10 Allen Wirfs-Brock" w:date="2012-09-06T07:57:00Z"/>
                <w:rFonts w:eastAsia="Times New Roman"/>
              </w:rPr>
            </w:pPr>
            <w:ins w:id="37447" w:author="Rev 10 Allen Wirfs-Brock" w:date="2012-09-06T07:58:00Z">
              <w:r>
                <w:rPr>
                  <w:rFonts w:eastAsia="Times New Roman"/>
                </w:rPr>
                <w:t>Int8</w:t>
              </w:r>
            </w:ins>
          </w:p>
        </w:tc>
        <w:tc>
          <w:tcPr>
            <w:tcW w:w="1715" w:type="dxa"/>
            <w:shd w:val="clear" w:color="auto" w:fill="auto"/>
          </w:tcPr>
          <w:p w:rsidR="00CA41AB" w:rsidRPr="00833846" w:rsidRDefault="00CA41AB" w:rsidP="00833846">
            <w:pPr>
              <w:spacing w:after="0"/>
              <w:contextualSpacing/>
              <w:rPr>
                <w:ins w:id="37448" w:author="Rev 10 Allen Wirfs-Brock" w:date="2012-09-05T19:15:00Z"/>
                <w:rFonts w:eastAsia="Times New Roman"/>
              </w:rPr>
            </w:pPr>
            <w:ins w:id="37449" w:author="Rev 10 Allen Wirfs-Brock" w:date="2012-09-05T19:15:00Z">
              <w:r w:rsidRPr="00833846">
                <w:rPr>
                  <w:rFonts w:eastAsia="Times New Roman"/>
                </w:rPr>
                <w:t xml:space="preserve">1 </w:t>
              </w:r>
            </w:ins>
          </w:p>
        </w:tc>
        <w:tc>
          <w:tcPr>
            <w:tcW w:w="2273" w:type="dxa"/>
            <w:shd w:val="clear" w:color="auto" w:fill="auto"/>
          </w:tcPr>
          <w:p w:rsidR="00CA41AB" w:rsidRPr="00833846" w:rsidRDefault="00CA41AB" w:rsidP="00833846">
            <w:pPr>
              <w:spacing w:after="0"/>
              <w:contextualSpacing/>
              <w:rPr>
                <w:ins w:id="37450" w:author="Rev 10 Allen Wirfs-Brock" w:date="2012-09-05T19:15:00Z"/>
                <w:rFonts w:eastAsia="Times New Roman"/>
              </w:rPr>
            </w:pPr>
            <w:ins w:id="37451" w:author="Rev 10 Allen Wirfs-Brock" w:date="2012-09-05T19:15:00Z">
              <w:r w:rsidRPr="00833846">
                <w:rPr>
                  <w:rFonts w:eastAsia="Times New Roman"/>
                </w:rPr>
                <w:t xml:space="preserve">8-bit 2’s complement signed integer </w:t>
              </w:r>
            </w:ins>
          </w:p>
        </w:tc>
        <w:tc>
          <w:tcPr>
            <w:tcW w:w="1994" w:type="dxa"/>
            <w:shd w:val="clear" w:color="auto" w:fill="auto"/>
          </w:tcPr>
          <w:p w:rsidR="00CA41AB" w:rsidRPr="00833846" w:rsidRDefault="00CA41AB" w:rsidP="00833846">
            <w:pPr>
              <w:spacing w:after="0"/>
              <w:contextualSpacing/>
              <w:rPr>
                <w:ins w:id="37452" w:author="Rev 10 Allen Wirfs-Brock" w:date="2012-09-05T19:15:00Z"/>
                <w:rFonts w:eastAsia="Times New Roman"/>
              </w:rPr>
            </w:pPr>
            <w:ins w:id="37453" w:author="Rev 10 Allen Wirfs-Brock" w:date="2012-09-05T19:15:00Z">
              <w:r w:rsidRPr="00833846">
                <w:rPr>
                  <w:rFonts w:eastAsia="Times New Roman"/>
                </w:rPr>
                <w:t>signed char</w:t>
              </w:r>
            </w:ins>
          </w:p>
        </w:tc>
      </w:tr>
      <w:tr w:rsidR="00CA41AB" w:rsidRPr="00150D27" w:rsidTr="004C4A34">
        <w:trPr>
          <w:ins w:id="37454" w:author="Rev 10 Allen Wirfs-Brock" w:date="2012-09-05T19:15:00Z"/>
        </w:trPr>
        <w:tc>
          <w:tcPr>
            <w:tcW w:w="1993" w:type="dxa"/>
            <w:shd w:val="clear" w:color="auto" w:fill="auto"/>
          </w:tcPr>
          <w:p w:rsidR="00CA41AB" w:rsidRPr="00833846" w:rsidRDefault="00CA41AB" w:rsidP="00833846">
            <w:pPr>
              <w:spacing w:after="0"/>
              <w:contextualSpacing/>
              <w:rPr>
                <w:ins w:id="37455" w:author="Rev 10 Allen Wirfs-Brock" w:date="2012-09-05T19:15:00Z"/>
                <w:rFonts w:eastAsia="Times New Roman"/>
              </w:rPr>
            </w:pPr>
            <w:ins w:id="37456" w:author="Rev 10 Allen Wirfs-Brock" w:date="2012-09-05T19:15:00Z">
              <w:r w:rsidRPr="00833846">
                <w:rPr>
                  <w:rFonts w:eastAsia="Times New Roman"/>
                </w:rPr>
                <w:t xml:space="preserve">Uint8Array </w:t>
              </w:r>
            </w:ins>
          </w:p>
        </w:tc>
        <w:tc>
          <w:tcPr>
            <w:tcW w:w="1715" w:type="dxa"/>
          </w:tcPr>
          <w:p w:rsidR="00CA41AB" w:rsidRPr="00833846" w:rsidRDefault="00CA41AB" w:rsidP="00833846">
            <w:pPr>
              <w:spacing w:after="0"/>
              <w:contextualSpacing/>
              <w:rPr>
                <w:ins w:id="37457" w:author="Rev 10 Allen Wirfs-Brock" w:date="2012-09-06T07:57:00Z"/>
                <w:rFonts w:eastAsia="Times New Roman"/>
              </w:rPr>
            </w:pPr>
            <w:ins w:id="37458" w:author="Rev 10 Allen Wirfs-Brock" w:date="2012-09-06T07:58:00Z">
              <w:r>
                <w:rPr>
                  <w:rFonts w:eastAsia="Times New Roman"/>
                </w:rPr>
                <w:t>Uint8</w:t>
              </w:r>
            </w:ins>
          </w:p>
        </w:tc>
        <w:tc>
          <w:tcPr>
            <w:tcW w:w="1715" w:type="dxa"/>
            <w:shd w:val="clear" w:color="auto" w:fill="auto"/>
          </w:tcPr>
          <w:p w:rsidR="00CA41AB" w:rsidRPr="00833846" w:rsidRDefault="00CA41AB" w:rsidP="00833846">
            <w:pPr>
              <w:spacing w:after="0"/>
              <w:contextualSpacing/>
              <w:rPr>
                <w:ins w:id="37459" w:author="Rev 10 Allen Wirfs-Brock" w:date="2012-09-05T19:15:00Z"/>
                <w:rFonts w:eastAsia="Times New Roman"/>
              </w:rPr>
            </w:pPr>
            <w:ins w:id="37460" w:author="Rev 10 Allen Wirfs-Brock" w:date="2012-09-05T19:15:00Z">
              <w:r w:rsidRPr="00833846">
                <w:rPr>
                  <w:rFonts w:eastAsia="Times New Roman"/>
                </w:rPr>
                <w:t xml:space="preserve">1 </w:t>
              </w:r>
            </w:ins>
          </w:p>
        </w:tc>
        <w:tc>
          <w:tcPr>
            <w:tcW w:w="2273" w:type="dxa"/>
            <w:shd w:val="clear" w:color="auto" w:fill="auto"/>
          </w:tcPr>
          <w:p w:rsidR="00CA41AB" w:rsidRPr="00833846" w:rsidRDefault="00CA41AB" w:rsidP="00833846">
            <w:pPr>
              <w:spacing w:after="0"/>
              <w:contextualSpacing/>
              <w:rPr>
                <w:ins w:id="37461" w:author="Rev 10 Allen Wirfs-Brock" w:date="2012-09-05T19:15:00Z"/>
                <w:rFonts w:eastAsia="Times New Roman"/>
              </w:rPr>
            </w:pPr>
            <w:ins w:id="37462" w:author="Rev 10 Allen Wirfs-Brock" w:date="2012-09-05T19:15:00Z">
              <w:r w:rsidRPr="00833846">
                <w:rPr>
                  <w:rFonts w:eastAsia="Times New Roman"/>
                </w:rPr>
                <w:t xml:space="preserve">8-bit unsigned integer </w:t>
              </w:r>
            </w:ins>
          </w:p>
        </w:tc>
        <w:tc>
          <w:tcPr>
            <w:tcW w:w="1994" w:type="dxa"/>
            <w:shd w:val="clear" w:color="auto" w:fill="auto"/>
          </w:tcPr>
          <w:p w:rsidR="00CA41AB" w:rsidRPr="00833846" w:rsidRDefault="00CA41AB" w:rsidP="00833846">
            <w:pPr>
              <w:spacing w:after="0"/>
              <w:contextualSpacing/>
              <w:rPr>
                <w:ins w:id="37463" w:author="Rev 10 Allen Wirfs-Brock" w:date="2012-09-05T19:15:00Z"/>
                <w:rFonts w:eastAsia="Times New Roman"/>
              </w:rPr>
            </w:pPr>
            <w:ins w:id="37464" w:author="Rev 10 Allen Wirfs-Brock" w:date="2012-09-05T19:15:00Z">
              <w:r w:rsidRPr="00833846">
                <w:rPr>
                  <w:rFonts w:eastAsia="Times New Roman"/>
                </w:rPr>
                <w:t>unsigned char</w:t>
              </w:r>
            </w:ins>
          </w:p>
        </w:tc>
      </w:tr>
      <w:tr w:rsidR="00CA41AB" w:rsidRPr="00150D27" w:rsidTr="004C4A34">
        <w:trPr>
          <w:ins w:id="37465" w:author="Rev 10 Allen Wirfs-Brock" w:date="2012-09-05T19:15:00Z"/>
        </w:trPr>
        <w:tc>
          <w:tcPr>
            <w:tcW w:w="1993" w:type="dxa"/>
            <w:shd w:val="clear" w:color="auto" w:fill="auto"/>
          </w:tcPr>
          <w:p w:rsidR="00CA41AB" w:rsidRPr="00833846" w:rsidRDefault="00CA41AB" w:rsidP="00833846">
            <w:pPr>
              <w:spacing w:after="0"/>
              <w:contextualSpacing/>
              <w:rPr>
                <w:ins w:id="37466" w:author="Rev 10 Allen Wirfs-Brock" w:date="2012-09-05T19:15:00Z"/>
                <w:rFonts w:eastAsia="Times New Roman"/>
              </w:rPr>
            </w:pPr>
            <w:ins w:id="37467" w:author="Rev 10 Allen Wirfs-Brock" w:date="2012-09-05T19:15:00Z">
              <w:r w:rsidRPr="00833846">
                <w:rPr>
                  <w:rFonts w:eastAsia="Times New Roman"/>
                </w:rPr>
                <w:t xml:space="preserve">Int16Array </w:t>
              </w:r>
            </w:ins>
          </w:p>
        </w:tc>
        <w:tc>
          <w:tcPr>
            <w:tcW w:w="1715" w:type="dxa"/>
          </w:tcPr>
          <w:p w:rsidR="00CA41AB" w:rsidRPr="00833846" w:rsidRDefault="00CA41AB" w:rsidP="00833846">
            <w:pPr>
              <w:spacing w:after="0"/>
              <w:contextualSpacing/>
              <w:rPr>
                <w:ins w:id="37468" w:author="Rev 10 Allen Wirfs-Brock" w:date="2012-09-06T07:57:00Z"/>
                <w:rFonts w:eastAsia="Times New Roman"/>
              </w:rPr>
            </w:pPr>
            <w:ins w:id="37469" w:author="Rev 10 Allen Wirfs-Brock" w:date="2012-09-06T07:58:00Z">
              <w:r>
                <w:rPr>
                  <w:rFonts w:eastAsia="Times New Roman"/>
                </w:rPr>
                <w:t>Int16</w:t>
              </w:r>
            </w:ins>
          </w:p>
        </w:tc>
        <w:tc>
          <w:tcPr>
            <w:tcW w:w="1715" w:type="dxa"/>
            <w:shd w:val="clear" w:color="auto" w:fill="auto"/>
          </w:tcPr>
          <w:p w:rsidR="00CA41AB" w:rsidRPr="00833846" w:rsidRDefault="00CA41AB" w:rsidP="00833846">
            <w:pPr>
              <w:spacing w:after="0"/>
              <w:contextualSpacing/>
              <w:rPr>
                <w:ins w:id="37470" w:author="Rev 10 Allen Wirfs-Brock" w:date="2012-09-05T19:15:00Z"/>
                <w:rFonts w:eastAsia="Times New Roman"/>
              </w:rPr>
            </w:pPr>
            <w:ins w:id="37471" w:author="Rev 10 Allen Wirfs-Brock" w:date="2012-09-05T19:15:00Z">
              <w:r w:rsidRPr="00833846">
                <w:rPr>
                  <w:rFonts w:eastAsia="Times New Roman"/>
                </w:rPr>
                <w:t xml:space="preserve">2 </w:t>
              </w:r>
            </w:ins>
          </w:p>
        </w:tc>
        <w:tc>
          <w:tcPr>
            <w:tcW w:w="2273" w:type="dxa"/>
            <w:shd w:val="clear" w:color="auto" w:fill="auto"/>
          </w:tcPr>
          <w:p w:rsidR="00CA41AB" w:rsidRPr="00833846" w:rsidRDefault="00CA41AB" w:rsidP="00833846">
            <w:pPr>
              <w:spacing w:after="0"/>
              <w:contextualSpacing/>
              <w:rPr>
                <w:ins w:id="37472" w:author="Rev 10 Allen Wirfs-Brock" w:date="2012-09-05T19:15:00Z"/>
                <w:rFonts w:eastAsia="Times New Roman"/>
              </w:rPr>
            </w:pPr>
            <w:ins w:id="37473" w:author="Rev 10 Allen Wirfs-Brock" w:date="2012-09-05T19:15:00Z">
              <w:r w:rsidRPr="00833846">
                <w:rPr>
                  <w:rFonts w:eastAsia="Times New Roman"/>
                </w:rPr>
                <w:t xml:space="preserve">16-bit 2’s complement signed integer </w:t>
              </w:r>
            </w:ins>
          </w:p>
        </w:tc>
        <w:tc>
          <w:tcPr>
            <w:tcW w:w="1994" w:type="dxa"/>
            <w:shd w:val="clear" w:color="auto" w:fill="auto"/>
          </w:tcPr>
          <w:p w:rsidR="00CA41AB" w:rsidRPr="00833846" w:rsidRDefault="00CA41AB" w:rsidP="00833846">
            <w:pPr>
              <w:spacing w:after="0"/>
              <w:contextualSpacing/>
              <w:rPr>
                <w:ins w:id="37474" w:author="Rev 10 Allen Wirfs-Brock" w:date="2012-09-05T19:15:00Z"/>
                <w:rFonts w:eastAsia="Times New Roman"/>
              </w:rPr>
            </w:pPr>
            <w:ins w:id="37475" w:author="Rev 10 Allen Wirfs-Brock" w:date="2012-09-05T19:15:00Z">
              <w:r w:rsidRPr="00833846">
                <w:rPr>
                  <w:rFonts w:eastAsia="Times New Roman"/>
                </w:rPr>
                <w:t>Short</w:t>
              </w:r>
            </w:ins>
          </w:p>
        </w:tc>
      </w:tr>
      <w:tr w:rsidR="00CA41AB" w:rsidRPr="00150D27" w:rsidTr="004C4A34">
        <w:trPr>
          <w:ins w:id="37476" w:author="Rev 10 Allen Wirfs-Brock" w:date="2012-09-05T19:15:00Z"/>
        </w:trPr>
        <w:tc>
          <w:tcPr>
            <w:tcW w:w="1993" w:type="dxa"/>
            <w:shd w:val="clear" w:color="auto" w:fill="auto"/>
          </w:tcPr>
          <w:p w:rsidR="00CA41AB" w:rsidRPr="00833846" w:rsidRDefault="00CA41AB" w:rsidP="00833846">
            <w:pPr>
              <w:spacing w:after="0"/>
              <w:contextualSpacing/>
              <w:rPr>
                <w:ins w:id="37477" w:author="Rev 10 Allen Wirfs-Brock" w:date="2012-09-05T19:15:00Z"/>
                <w:rFonts w:eastAsia="Times New Roman"/>
              </w:rPr>
            </w:pPr>
            <w:ins w:id="37478" w:author="Rev 10 Allen Wirfs-Brock" w:date="2012-09-05T19:15:00Z">
              <w:r w:rsidRPr="00833846">
                <w:rPr>
                  <w:rFonts w:eastAsia="Times New Roman"/>
                </w:rPr>
                <w:t xml:space="preserve">Uint16Array </w:t>
              </w:r>
            </w:ins>
          </w:p>
        </w:tc>
        <w:tc>
          <w:tcPr>
            <w:tcW w:w="1715" w:type="dxa"/>
          </w:tcPr>
          <w:p w:rsidR="00CA41AB" w:rsidRPr="00833846" w:rsidRDefault="00CA41AB" w:rsidP="00833846">
            <w:pPr>
              <w:spacing w:after="0"/>
              <w:contextualSpacing/>
              <w:rPr>
                <w:ins w:id="37479" w:author="Rev 10 Allen Wirfs-Brock" w:date="2012-09-06T07:57:00Z"/>
                <w:rFonts w:eastAsia="Times New Roman"/>
              </w:rPr>
            </w:pPr>
            <w:ins w:id="37480" w:author="Rev 10 Allen Wirfs-Brock" w:date="2012-09-06T07:58:00Z">
              <w:r>
                <w:rPr>
                  <w:rFonts w:eastAsia="Times New Roman"/>
                </w:rPr>
                <w:t>Uint16</w:t>
              </w:r>
            </w:ins>
          </w:p>
        </w:tc>
        <w:tc>
          <w:tcPr>
            <w:tcW w:w="1715" w:type="dxa"/>
            <w:shd w:val="clear" w:color="auto" w:fill="auto"/>
          </w:tcPr>
          <w:p w:rsidR="00CA41AB" w:rsidRPr="00833846" w:rsidRDefault="00CA41AB" w:rsidP="00833846">
            <w:pPr>
              <w:spacing w:after="0"/>
              <w:contextualSpacing/>
              <w:rPr>
                <w:ins w:id="37481" w:author="Rev 10 Allen Wirfs-Brock" w:date="2012-09-05T19:15:00Z"/>
                <w:rFonts w:eastAsia="Times New Roman"/>
              </w:rPr>
            </w:pPr>
            <w:ins w:id="37482" w:author="Rev 10 Allen Wirfs-Brock" w:date="2012-09-05T19:15:00Z">
              <w:r w:rsidRPr="00833846">
                <w:rPr>
                  <w:rFonts w:eastAsia="Times New Roman"/>
                </w:rPr>
                <w:t xml:space="preserve">2 </w:t>
              </w:r>
            </w:ins>
          </w:p>
        </w:tc>
        <w:tc>
          <w:tcPr>
            <w:tcW w:w="2273" w:type="dxa"/>
            <w:shd w:val="clear" w:color="auto" w:fill="auto"/>
          </w:tcPr>
          <w:p w:rsidR="00CA41AB" w:rsidRPr="00833846" w:rsidRDefault="00CA41AB" w:rsidP="00833846">
            <w:pPr>
              <w:spacing w:after="0"/>
              <w:contextualSpacing/>
              <w:rPr>
                <w:ins w:id="37483" w:author="Rev 10 Allen Wirfs-Brock" w:date="2012-09-05T19:15:00Z"/>
                <w:rFonts w:eastAsia="Times New Roman"/>
              </w:rPr>
            </w:pPr>
            <w:ins w:id="37484" w:author="Rev 10 Allen Wirfs-Brock" w:date="2012-09-05T19:15:00Z">
              <w:r w:rsidRPr="00833846">
                <w:rPr>
                  <w:rFonts w:eastAsia="Times New Roman"/>
                </w:rPr>
                <w:t xml:space="preserve">16-bit unsigned integer </w:t>
              </w:r>
            </w:ins>
          </w:p>
        </w:tc>
        <w:tc>
          <w:tcPr>
            <w:tcW w:w="1994" w:type="dxa"/>
            <w:shd w:val="clear" w:color="auto" w:fill="auto"/>
          </w:tcPr>
          <w:p w:rsidR="00CA41AB" w:rsidRPr="00833846" w:rsidRDefault="00CA41AB" w:rsidP="00833846">
            <w:pPr>
              <w:spacing w:after="0"/>
              <w:contextualSpacing/>
              <w:rPr>
                <w:ins w:id="37485" w:author="Rev 10 Allen Wirfs-Brock" w:date="2012-09-05T19:15:00Z"/>
                <w:rFonts w:eastAsia="Times New Roman"/>
              </w:rPr>
            </w:pPr>
            <w:ins w:id="37486" w:author="Rev 10 Allen Wirfs-Brock" w:date="2012-09-05T19:15:00Z">
              <w:r w:rsidRPr="00833846">
                <w:rPr>
                  <w:rFonts w:eastAsia="Times New Roman"/>
                </w:rPr>
                <w:t>unsigned short</w:t>
              </w:r>
            </w:ins>
          </w:p>
        </w:tc>
      </w:tr>
      <w:tr w:rsidR="00CA41AB" w:rsidRPr="00150D27" w:rsidTr="004C4A34">
        <w:trPr>
          <w:ins w:id="37487" w:author="Rev 10 Allen Wirfs-Brock" w:date="2012-09-05T19:15:00Z"/>
        </w:trPr>
        <w:tc>
          <w:tcPr>
            <w:tcW w:w="1993" w:type="dxa"/>
            <w:shd w:val="clear" w:color="auto" w:fill="auto"/>
          </w:tcPr>
          <w:p w:rsidR="00CA41AB" w:rsidRPr="00833846" w:rsidRDefault="00CA41AB" w:rsidP="00833846">
            <w:pPr>
              <w:spacing w:after="0"/>
              <w:contextualSpacing/>
              <w:rPr>
                <w:ins w:id="37488" w:author="Rev 10 Allen Wirfs-Brock" w:date="2012-09-05T19:15:00Z"/>
                <w:rFonts w:eastAsia="Times New Roman"/>
              </w:rPr>
            </w:pPr>
            <w:ins w:id="37489" w:author="Rev 10 Allen Wirfs-Brock" w:date="2012-09-05T19:15:00Z">
              <w:r w:rsidRPr="00833846">
                <w:rPr>
                  <w:rFonts w:eastAsia="Times New Roman"/>
                </w:rPr>
                <w:t xml:space="preserve">Int32Array </w:t>
              </w:r>
            </w:ins>
          </w:p>
        </w:tc>
        <w:tc>
          <w:tcPr>
            <w:tcW w:w="1715" w:type="dxa"/>
          </w:tcPr>
          <w:p w:rsidR="00CA41AB" w:rsidRPr="00833846" w:rsidRDefault="00CA41AB" w:rsidP="00833846">
            <w:pPr>
              <w:spacing w:after="0"/>
              <w:contextualSpacing/>
              <w:rPr>
                <w:ins w:id="37490" w:author="Rev 10 Allen Wirfs-Brock" w:date="2012-09-06T07:57:00Z"/>
                <w:rFonts w:eastAsia="Times New Roman"/>
              </w:rPr>
            </w:pPr>
            <w:ins w:id="37491" w:author="Rev 10 Allen Wirfs-Brock" w:date="2012-09-06T07:58:00Z">
              <w:r>
                <w:rPr>
                  <w:rFonts w:eastAsia="Times New Roman"/>
                </w:rPr>
                <w:t>Int32</w:t>
              </w:r>
            </w:ins>
          </w:p>
        </w:tc>
        <w:tc>
          <w:tcPr>
            <w:tcW w:w="1715" w:type="dxa"/>
            <w:shd w:val="clear" w:color="auto" w:fill="auto"/>
          </w:tcPr>
          <w:p w:rsidR="00CA41AB" w:rsidRPr="00833846" w:rsidRDefault="00CA41AB" w:rsidP="00833846">
            <w:pPr>
              <w:spacing w:after="0"/>
              <w:contextualSpacing/>
              <w:rPr>
                <w:ins w:id="37492" w:author="Rev 10 Allen Wirfs-Brock" w:date="2012-09-05T19:15:00Z"/>
                <w:rFonts w:eastAsia="Times New Roman"/>
              </w:rPr>
            </w:pPr>
            <w:ins w:id="37493" w:author="Rev 10 Allen Wirfs-Brock" w:date="2012-09-05T19:15:00Z">
              <w:r w:rsidRPr="00833846">
                <w:rPr>
                  <w:rFonts w:eastAsia="Times New Roman"/>
                </w:rPr>
                <w:t xml:space="preserve">4 </w:t>
              </w:r>
            </w:ins>
          </w:p>
        </w:tc>
        <w:tc>
          <w:tcPr>
            <w:tcW w:w="2273" w:type="dxa"/>
            <w:shd w:val="clear" w:color="auto" w:fill="auto"/>
          </w:tcPr>
          <w:p w:rsidR="00CA41AB" w:rsidRPr="00833846" w:rsidRDefault="00CA41AB" w:rsidP="00833846">
            <w:pPr>
              <w:spacing w:after="0"/>
              <w:contextualSpacing/>
              <w:rPr>
                <w:ins w:id="37494" w:author="Rev 10 Allen Wirfs-Brock" w:date="2012-09-05T19:15:00Z"/>
                <w:rFonts w:eastAsia="Times New Roman"/>
              </w:rPr>
            </w:pPr>
            <w:ins w:id="37495" w:author="Rev 10 Allen Wirfs-Brock" w:date="2012-09-05T19:15:00Z">
              <w:r w:rsidRPr="00833846">
                <w:rPr>
                  <w:rFonts w:eastAsia="Times New Roman"/>
                </w:rPr>
                <w:t xml:space="preserve">32-bit 2’s complement signed integer </w:t>
              </w:r>
            </w:ins>
          </w:p>
        </w:tc>
        <w:tc>
          <w:tcPr>
            <w:tcW w:w="1994" w:type="dxa"/>
            <w:shd w:val="clear" w:color="auto" w:fill="auto"/>
          </w:tcPr>
          <w:p w:rsidR="00CA41AB" w:rsidRPr="00833846" w:rsidRDefault="00CA41AB" w:rsidP="00833846">
            <w:pPr>
              <w:spacing w:after="0"/>
              <w:contextualSpacing/>
              <w:rPr>
                <w:ins w:id="37496" w:author="Rev 10 Allen Wirfs-Brock" w:date="2012-09-05T19:15:00Z"/>
                <w:rFonts w:eastAsia="Times New Roman"/>
              </w:rPr>
            </w:pPr>
            <w:ins w:id="37497" w:author="Rev 10 Allen Wirfs-Brock" w:date="2012-09-05T19:15:00Z">
              <w:r w:rsidRPr="00833846">
                <w:rPr>
                  <w:rFonts w:eastAsia="Times New Roman"/>
                </w:rPr>
                <w:t>Int</w:t>
              </w:r>
            </w:ins>
          </w:p>
        </w:tc>
      </w:tr>
      <w:tr w:rsidR="00CA41AB" w:rsidRPr="00150D27" w:rsidTr="004C4A34">
        <w:trPr>
          <w:ins w:id="37498" w:author="Rev 10 Allen Wirfs-Brock" w:date="2012-09-05T19:15:00Z"/>
        </w:trPr>
        <w:tc>
          <w:tcPr>
            <w:tcW w:w="1993" w:type="dxa"/>
            <w:shd w:val="clear" w:color="auto" w:fill="auto"/>
          </w:tcPr>
          <w:p w:rsidR="00CA41AB" w:rsidRPr="00833846" w:rsidRDefault="00CA41AB" w:rsidP="00833846">
            <w:pPr>
              <w:spacing w:after="0"/>
              <w:contextualSpacing/>
              <w:rPr>
                <w:ins w:id="37499" w:author="Rev 10 Allen Wirfs-Brock" w:date="2012-09-05T19:15:00Z"/>
                <w:rFonts w:eastAsia="Times New Roman"/>
              </w:rPr>
            </w:pPr>
            <w:ins w:id="37500" w:author="Rev 10 Allen Wirfs-Brock" w:date="2012-09-05T19:15:00Z">
              <w:r w:rsidRPr="00833846">
                <w:rPr>
                  <w:rFonts w:eastAsia="Times New Roman"/>
                </w:rPr>
                <w:t xml:space="preserve">Uint32Array </w:t>
              </w:r>
            </w:ins>
          </w:p>
        </w:tc>
        <w:tc>
          <w:tcPr>
            <w:tcW w:w="1715" w:type="dxa"/>
          </w:tcPr>
          <w:p w:rsidR="00CA41AB" w:rsidRPr="00833846" w:rsidRDefault="00CA41AB" w:rsidP="00833846">
            <w:pPr>
              <w:spacing w:after="0"/>
              <w:contextualSpacing/>
              <w:rPr>
                <w:ins w:id="37501" w:author="Rev 10 Allen Wirfs-Brock" w:date="2012-09-06T07:57:00Z"/>
                <w:rFonts w:eastAsia="Times New Roman"/>
              </w:rPr>
            </w:pPr>
            <w:ins w:id="37502" w:author="Rev 10 Allen Wirfs-Brock" w:date="2012-09-06T07:58:00Z">
              <w:r>
                <w:rPr>
                  <w:rFonts w:eastAsia="Times New Roman"/>
                </w:rPr>
                <w:t>Uint32</w:t>
              </w:r>
            </w:ins>
          </w:p>
        </w:tc>
        <w:tc>
          <w:tcPr>
            <w:tcW w:w="1715" w:type="dxa"/>
            <w:shd w:val="clear" w:color="auto" w:fill="auto"/>
          </w:tcPr>
          <w:p w:rsidR="00CA41AB" w:rsidRPr="00833846" w:rsidRDefault="00CA41AB" w:rsidP="00833846">
            <w:pPr>
              <w:spacing w:after="0"/>
              <w:contextualSpacing/>
              <w:rPr>
                <w:ins w:id="37503" w:author="Rev 10 Allen Wirfs-Brock" w:date="2012-09-05T19:15:00Z"/>
                <w:rFonts w:eastAsia="Times New Roman"/>
              </w:rPr>
            </w:pPr>
            <w:ins w:id="37504" w:author="Rev 10 Allen Wirfs-Brock" w:date="2012-09-05T19:15:00Z">
              <w:r w:rsidRPr="00833846">
                <w:rPr>
                  <w:rFonts w:eastAsia="Times New Roman"/>
                </w:rPr>
                <w:t xml:space="preserve">4 </w:t>
              </w:r>
            </w:ins>
          </w:p>
        </w:tc>
        <w:tc>
          <w:tcPr>
            <w:tcW w:w="2273" w:type="dxa"/>
            <w:shd w:val="clear" w:color="auto" w:fill="auto"/>
          </w:tcPr>
          <w:p w:rsidR="00CA41AB" w:rsidRPr="00833846" w:rsidRDefault="00CA41AB" w:rsidP="00833846">
            <w:pPr>
              <w:spacing w:after="0"/>
              <w:contextualSpacing/>
              <w:rPr>
                <w:ins w:id="37505" w:author="Rev 10 Allen Wirfs-Brock" w:date="2012-09-05T19:15:00Z"/>
                <w:rFonts w:eastAsia="Times New Roman"/>
              </w:rPr>
            </w:pPr>
            <w:ins w:id="37506" w:author="Rev 10 Allen Wirfs-Brock" w:date="2012-09-05T19:15:00Z">
              <w:r w:rsidRPr="00833846">
                <w:rPr>
                  <w:rFonts w:eastAsia="Times New Roman"/>
                </w:rPr>
                <w:t xml:space="preserve">32-bit unsigned integer </w:t>
              </w:r>
            </w:ins>
          </w:p>
        </w:tc>
        <w:tc>
          <w:tcPr>
            <w:tcW w:w="1994" w:type="dxa"/>
            <w:shd w:val="clear" w:color="auto" w:fill="auto"/>
          </w:tcPr>
          <w:p w:rsidR="00CA41AB" w:rsidRPr="00833846" w:rsidRDefault="00CA41AB" w:rsidP="00833846">
            <w:pPr>
              <w:spacing w:after="0"/>
              <w:contextualSpacing/>
              <w:rPr>
                <w:ins w:id="37507" w:author="Rev 10 Allen Wirfs-Brock" w:date="2012-09-05T19:15:00Z"/>
                <w:rFonts w:eastAsia="Times New Roman"/>
              </w:rPr>
            </w:pPr>
            <w:ins w:id="37508" w:author="Rev 10 Allen Wirfs-Brock" w:date="2012-09-05T19:15:00Z">
              <w:r w:rsidRPr="00833846">
                <w:rPr>
                  <w:rFonts w:eastAsia="Times New Roman"/>
                </w:rPr>
                <w:t>unsigned int</w:t>
              </w:r>
            </w:ins>
          </w:p>
        </w:tc>
      </w:tr>
      <w:tr w:rsidR="00CA41AB" w:rsidRPr="00150D27" w:rsidTr="004C4A34">
        <w:trPr>
          <w:ins w:id="37509" w:author="Rev 10 Allen Wirfs-Brock" w:date="2012-09-05T19:15:00Z"/>
        </w:trPr>
        <w:tc>
          <w:tcPr>
            <w:tcW w:w="1993" w:type="dxa"/>
            <w:shd w:val="clear" w:color="auto" w:fill="auto"/>
          </w:tcPr>
          <w:p w:rsidR="00CA41AB" w:rsidRPr="00833846" w:rsidRDefault="00CA41AB" w:rsidP="00833846">
            <w:pPr>
              <w:spacing w:after="0"/>
              <w:contextualSpacing/>
              <w:rPr>
                <w:ins w:id="37510" w:author="Rev 10 Allen Wirfs-Brock" w:date="2012-09-05T19:15:00Z"/>
                <w:rFonts w:eastAsia="Times New Roman"/>
              </w:rPr>
            </w:pPr>
            <w:ins w:id="37511" w:author="Rev 10 Allen Wirfs-Brock" w:date="2012-09-05T19:15:00Z">
              <w:r w:rsidRPr="00833846">
                <w:rPr>
                  <w:rFonts w:eastAsia="Times New Roman"/>
                </w:rPr>
                <w:t xml:space="preserve">Float32Array </w:t>
              </w:r>
            </w:ins>
          </w:p>
        </w:tc>
        <w:tc>
          <w:tcPr>
            <w:tcW w:w="1715" w:type="dxa"/>
          </w:tcPr>
          <w:p w:rsidR="00CA41AB" w:rsidRPr="00833846" w:rsidRDefault="00CA41AB" w:rsidP="00833846">
            <w:pPr>
              <w:spacing w:after="0"/>
              <w:contextualSpacing/>
              <w:rPr>
                <w:ins w:id="37512" w:author="Rev 10 Allen Wirfs-Brock" w:date="2012-09-06T07:57:00Z"/>
                <w:rFonts w:eastAsia="Times New Roman"/>
              </w:rPr>
            </w:pPr>
            <w:ins w:id="37513" w:author="Rev 10 Allen Wirfs-Brock" w:date="2012-09-06T07:58:00Z">
              <w:r>
                <w:rPr>
                  <w:rFonts w:eastAsia="Times New Roman"/>
                </w:rPr>
                <w:t>Float32</w:t>
              </w:r>
              <w:r w:rsidRPr="00833846">
                <w:rPr>
                  <w:rFonts w:eastAsia="Times New Roman"/>
                </w:rPr>
                <w:t xml:space="preserve"> </w:t>
              </w:r>
            </w:ins>
          </w:p>
        </w:tc>
        <w:tc>
          <w:tcPr>
            <w:tcW w:w="1715" w:type="dxa"/>
            <w:shd w:val="clear" w:color="auto" w:fill="auto"/>
          </w:tcPr>
          <w:p w:rsidR="00CA41AB" w:rsidRPr="00833846" w:rsidRDefault="00CA41AB" w:rsidP="00833846">
            <w:pPr>
              <w:spacing w:after="0"/>
              <w:contextualSpacing/>
              <w:rPr>
                <w:ins w:id="37514" w:author="Rev 10 Allen Wirfs-Brock" w:date="2012-09-05T19:15:00Z"/>
                <w:rFonts w:eastAsia="Times New Roman"/>
              </w:rPr>
            </w:pPr>
            <w:ins w:id="37515" w:author="Rev 10 Allen Wirfs-Brock" w:date="2012-09-05T19:15:00Z">
              <w:r w:rsidRPr="00833846">
                <w:rPr>
                  <w:rFonts w:eastAsia="Times New Roman"/>
                </w:rPr>
                <w:t xml:space="preserve">4 </w:t>
              </w:r>
            </w:ins>
          </w:p>
        </w:tc>
        <w:tc>
          <w:tcPr>
            <w:tcW w:w="2273" w:type="dxa"/>
            <w:shd w:val="clear" w:color="auto" w:fill="auto"/>
          </w:tcPr>
          <w:p w:rsidR="00CA41AB" w:rsidRPr="00833846" w:rsidRDefault="00CA41AB" w:rsidP="00833846">
            <w:pPr>
              <w:spacing w:after="0"/>
              <w:contextualSpacing/>
              <w:rPr>
                <w:ins w:id="37516" w:author="Rev 10 Allen Wirfs-Brock" w:date="2012-09-05T19:15:00Z"/>
                <w:rFonts w:eastAsia="Times New Roman"/>
              </w:rPr>
            </w:pPr>
            <w:ins w:id="37517" w:author="Rev 10 Allen Wirfs-Brock" w:date="2012-09-05T19:15:00Z">
              <w:r w:rsidRPr="00833846">
                <w:rPr>
                  <w:rFonts w:eastAsia="Times New Roman"/>
                </w:rPr>
                <w:t xml:space="preserve">32-bit IEEE floating point </w:t>
              </w:r>
            </w:ins>
          </w:p>
        </w:tc>
        <w:tc>
          <w:tcPr>
            <w:tcW w:w="1994" w:type="dxa"/>
            <w:shd w:val="clear" w:color="auto" w:fill="auto"/>
          </w:tcPr>
          <w:p w:rsidR="00CA41AB" w:rsidRPr="00833846" w:rsidRDefault="00CA41AB" w:rsidP="00833846">
            <w:pPr>
              <w:spacing w:after="0"/>
              <w:contextualSpacing/>
              <w:rPr>
                <w:ins w:id="37518" w:author="Rev 10 Allen Wirfs-Brock" w:date="2012-09-05T19:15:00Z"/>
                <w:rFonts w:eastAsia="Times New Roman"/>
              </w:rPr>
            </w:pPr>
            <w:ins w:id="37519" w:author="Rev 10 Allen Wirfs-Brock" w:date="2012-09-05T19:15:00Z">
              <w:r w:rsidRPr="00833846">
                <w:rPr>
                  <w:rFonts w:eastAsia="Times New Roman"/>
                </w:rPr>
                <w:t>Float</w:t>
              </w:r>
            </w:ins>
          </w:p>
        </w:tc>
      </w:tr>
      <w:tr w:rsidR="00CA41AB" w:rsidRPr="00150D27" w:rsidTr="004C4A34">
        <w:trPr>
          <w:ins w:id="37520" w:author="Rev 10 Allen Wirfs-Brock" w:date="2012-09-05T19:15:00Z"/>
        </w:trPr>
        <w:tc>
          <w:tcPr>
            <w:tcW w:w="1993" w:type="dxa"/>
            <w:shd w:val="clear" w:color="auto" w:fill="auto"/>
          </w:tcPr>
          <w:p w:rsidR="00CA41AB" w:rsidRPr="00833846" w:rsidRDefault="00CA41AB" w:rsidP="00833846">
            <w:pPr>
              <w:spacing w:after="0"/>
              <w:contextualSpacing/>
              <w:rPr>
                <w:ins w:id="37521" w:author="Rev 10 Allen Wirfs-Brock" w:date="2012-09-05T19:15:00Z"/>
                <w:rFonts w:eastAsia="Times New Roman"/>
              </w:rPr>
            </w:pPr>
            <w:ins w:id="37522" w:author="Rev 10 Allen Wirfs-Brock" w:date="2012-09-05T19:15:00Z">
              <w:r w:rsidRPr="00833846">
                <w:rPr>
                  <w:rFonts w:eastAsia="Times New Roman"/>
                </w:rPr>
                <w:t xml:space="preserve">Float64Array </w:t>
              </w:r>
            </w:ins>
          </w:p>
        </w:tc>
        <w:tc>
          <w:tcPr>
            <w:tcW w:w="1715" w:type="dxa"/>
          </w:tcPr>
          <w:p w:rsidR="00CA41AB" w:rsidRPr="00833846" w:rsidRDefault="00CA41AB" w:rsidP="00833846">
            <w:pPr>
              <w:spacing w:after="0"/>
              <w:contextualSpacing/>
              <w:rPr>
                <w:ins w:id="37523" w:author="Rev 10 Allen Wirfs-Brock" w:date="2012-09-06T07:57:00Z"/>
                <w:rFonts w:eastAsia="Times New Roman"/>
              </w:rPr>
            </w:pPr>
            <w:ins w:id="37524" w:author="Rev 10 Allen Wirfs-Brock" w:date="2012-09-06T07:58:00Z">
              <w:r>
                <w:rPr>
                  <w:rFonts w:eastAsia="Times New Roman"/>
                </w:rPr>
                <w:t>Float64</w:t>
              </w:r>
            </w:ins>
          </w:p>
        </w:tc>
        <w:tc>
          <w:tcPr>
            <w:tcW w:w="1715" w:type="dxa"/>
            <w:shd w:val="clear" w:color="auto" w:fill="auto"/>
          </w:tcPr>
          <w:p w:rsidR="00CA41AB" w:rsidRPr="00833846" w:rsidRDefault="00CA41AB" w:rsidP="00833846">
            <w:pPr>
              <w:spacing w:after="0"/>
              <w:contextualSpacing/>
              <w:rPr>
                <w:ins w:id="37525" w:author="Rev 10 Allen Wirfs-Brock" w:date="2012-09-05T19:15:00Z"/>
                <w:rFonts w:eastAsia="Times New Roman"/>
              </w:rPr>
            </w:pPr>
            <w:ins w:id="37526" w:author="Rev 10 Allen Wirfs-Brock" w:date="2012-09-05T19:15:00Z">
              <w:r w:rsidRPr="00833846">
                <w:rPr>
                  <w:rFonts w:eastAsia="Times New Roman"/>
                </w:rPr>
                <w:t xml:space="preserve">8 </w:t>
              </w:r>
            </w:ins>
          </w:p>
        </w:tc>
        <w:tc>
          <w:tcPr>
            <w:tcW w:w="2273" w:type="dxa"/>
            <w:shd w:val="clear" w:color="auto" w:fill="auto"/>
          </w:tcPr>
          <w:p w:rsidR="00CA41AB" w:rsidRPr="00833846" w:rsidRDefault="00CA41AB" w:rsidP="00833846">
            <w:pPr>
              <w:spacing w:after="0"/>
              <w:contextualSpacing/>
              <w:rPr>
                <w:ins w:id="37527" w:author="Rev 10 Allen Wirfs-Brock" w:date="2012-09-05T19:15:00Z"/>
                <w:rFonts w:eastAsia="Times New Roman"/>
              </w:rPr>
            </w:pPr>
            <w:ins w:id="37528" w:author="Rev 10 Allen Wirfs-Brock" w:date="2012-09-05T19:15:00Z">
              <w:r w:rsidRPr="00833846">
                <w:rPr>
                  <w:rFonts w:eastAsia="Times New Roman"/>
                </w:rPr>
                <w:t xml:space="preserve">64-bit IEEE floating point </w:t>
              </w:r>
            </w:ins>
          </w:p>
        </w:tc>
        <w:tc>
          <w:tcPr>
            <w:tcW w:w="1994" w:type="dxa"/>
            <w:shd w:val="clear" w:color="auto" w:fill="auto"/>
          </w:tcPr>
          <w:p w:rsidR="00CA41AB" w:rsidRPr="00833846" w:rsidRDefault="00CA41AB" w:rsidP="00833846">
            <w:pPr>
              <w:spacing w:after="0"/>
              <w:contextualSpacing/>
              <w:rPr>
                <w:ins w:id="37529" w:author="Rev 10 Allen Wirfs-Brock" w:date="2012-09-05T19:15:00Z"/>
                <w:rFonts w:eastAsia="Times New Roman"/>
              </w:rPr>
            </w:pPr>
            <w:ins w:id="37530" w:author="Rev 10 Allen Wirfs-Brock" w:date="2012-09-05T19:15:00Z">
              <w:r w:rsidRPr="00833846">
                <w:rPr>
                  <w:rFonts w:eastAsia="Times New Roman"/>
                </w:rPr>
                <w:t>Double</w:t>
              </w:r>
            </w:ins>
          </w:p>
        </w:tc>
      </w:tr>
    </w:tbl>
    <w:p w:rsidR="00471F49" w:rsidRDefault="00471F49" w:rsidP="00D935CB">
      <w:pPr>
        <w:rPr>
          <w:ins w:id="37531" w:author="Rev 10 Allen Wirfs-Brock" w:date="2012-09-05T19:10:00Z"/>
        </w:rPr>
      </w:pPr>
    </w:p>
    <w:p w:rsidR="00471F49" w:rsidRDefault="008E2CAA" w:rsidP="00D935CB">
      <w:pPr>
        <w:rPr>
          <w:ins w:id="37532" w:author="Rev 10 Allen Wirfs-Brock" w:date="2012-09-05T19:10:00Z"/>
        </w:rPr>
      </w:pPr>
      <w:ins w:id="37533" w:author="Rev 10 Allen Wirfs-Brock" w:date="2012-09-05T19:33:00Z">
        <w:r>
          <w:t>I</w:t>
        </w:r>
        <w:r w:rsidRPr="00E77497">
          <w:t>n the definition</w:t>
        </w:r>
        <w:r>
          <w:t xml:space="preserve">s below, </w:t>
        </w:r>
      </w:ins>
      <w:ins w:id="37534" w:author="Rev 10 Allen Wirfs-Brock" w:date="2012-09-05T19:32:00Z">
        <w:r w:rsidRPr="00E77497">
          <w:t xml:space="preserve"> references to </w:t>
        </w:r>
      </w:ins>
      <w:ins w:id="37535" w:author="Rev 10 Allen Wirfs-Brock" w:date="2012-09-05T19:33:00Z">
        <w:r>
          <w:rPr>
            <w:i/>
          </w:rPr>
          <w:t>TypeArray</w:t>
        </w:r>
      </w:ins>
      <w:ins w:id="37536" w:author="Rev 10 Allen Wirfs-Brock" w:date="2012-09-05T19:32:00Z">
        <w:r w:rsidRPr="00E77497">
          <w:t xml:space="preserve"> should be replaced with the appropriate </w:t>
        </w:r>
      </w:ins>
      <w:ins w:id="37537" w:author="Rev 10 Allen Wirfs-Brock" w:date="2012-09-05T19:33:00Z">
        <w:r>
          <w:t>constructor</w:t>
        </w:r>
      </w:ins>
      <w:ins w:id="37538" w:author="Rev 10 Allen Wirfs-Brock" w:date="2012-09-05T19:32:00Z">
        <w:r w:rsidRPr="00E77497">
          <w:t xml:space="preserve"> name from </w:t>
        </w:r>
      </w:ins>
      <w:ins w:id="37539" w:author="Rev 10 Allen Wirfs-Brock" w:date="2012-09-05T19:34:00Z">
        <w:r>
          <w:t>the above table</w:t>
        </w:r>
      </w:ins>
      <w:ins w:id="37540" w:author="Rev 10 Allen Wirfs-Brock" w:date="2012-09-05T19:32:00Z">
        <w:r w:rsidRPr="00E77497">
          <w:t>.</w:t>
        </w:r>
      </w:ins>
      <w:ins w:id="37541" w:author="Rev 10 Allen Wirfs-Brock" w:date="2012-09-05T19:34:00Z">
        <w:r>
          <w:t xml:space="preserve"> T</w:t>
        </w:r>
      </w:ins>
      <w:ins w:id="37542" w:author="Rev 10 Allen Wirfs-Brock" w:date="2012-09-05T19:10:00Z">
        <w:r w:rsidR="00471F49">
          <w:t xml:space="preserve">he phrase “the </w:t>
        </w:r>
      </w:ins>
      <w:ins w:id="37543" w:author="Rev 10 Allen Wirfs-Brock" w:date="2012-09-06T08:03:00Z">
        <w:r w:rsidR="00CA41AB">
          <w:t xml:space="preserve">element </w:t>
        </w:r>
      </w:ins>
      <w:ins w:id="37544" w:author="Rev 10 Allen Wirfs-Brock" w:date="2012-09-05T19:10:00Z">
        <w:r w:rsidR="00471F49">
          <w:t xml:space="preserve">size in bytes” refers to the value in the </w:t>
        </w:r>
      </w:ins>
      <w:ins w:id="37545" w:author="Rev 10 Allen Wirfs-Brock" w:date="2012-09-06T07:59:00Z">
        <w:r w:rsidR="00CA41AB">
          <w:t xml:space="preserve">Element </w:t>
        </w:r>
      </w:ins>
      <w:ins w:id="37546" w:author="Rev 10 Allen Wirfs-Brock" w:date="2012-09-05T19:10:00Z">
        <w:r w:rsidR="00471F49">
          <w:t xml:space="preserve">Size column of the table in the row corresponding to </w:t>
        </w:r>
      </w:ins>
      <w:ins w:id="37547" w:author="Rev 10 Allen Wirfs-Brock" w:date="2012-09-05T19:35:00Z">
        <w:r>
          <w:t>the constructor</w:t>
        </w:r>
      </w:ins>
      <w:ins w:id="37548" w:author="Rev 10 Allen Wirfs-Brock" w:date="2012-09-05T19:10:00Z">
        <w:r w:rsidR="00471F49">
          <w:t>.</w:t>
        </w:r>
      </w:ins>
      <w:ins w:id="37549" w:author="Rev 10 Allen Wirfs-Brock" w:date="2012-09-06T08:00:00Z">
        <w:r w:rsidR="00CA41AB">
          <w:t xml:space="preserve"> The phrase “element Type” refers to the value in the Element Type column for that row.</w:t>
        </w:r>
      </w:ins>
    </w:p>
    <w:p w:rsidR="00471F49" w:rsidRDefault="001F0999" w:rsidP="00D935CB">
      <w:pPr>
        <w:pStyle w:val="Heading4"/>
        <w:numPr>
          <w:ilvl w:val="0"/>
          <w:numId w:val="0"/>
        </w:numPr>
        <w:rPr>
          <w:ins w:id="37550" w:author="Rev 10 Allen Wirfs-Brock" w:date="2012-09-05T19:10:00Z"/>
        </w:rPr>
      </w:pPr>
      <w:ins w:id="37551" w:author="Rev 10 Allen Wirfs-Brock" w:date="2012-09-05T19:19:00Z">
        <w:r>
          <w:t>15.13.</w:t>
        </w:r>
      </w:ins>
      <w:ins w:id="37552" w:author="Rev 10 Allen Wirfs-Brock" w:date="2012-09-06T11:39:00Z">
        <w:r w:rsidR="00A66DA6">
          <w:t>6</w:t>
        </w:r>
      </w:ins>
      <w:ins w:id="37553" w:author="Rev 10 Allen Wirfs-Brock" w:date="2012-09-05T19:10:00Z">
        <w:r w:rsidR="00471F49">
          <w:t xml:space="preserve">.1 </w:t>
        </w:r>
        <w:r w:rsidR="00471F49" w:rsidRPr="00D70C18">
          <w:rPr>
            <w:i/>
          </w:rPr>
          <w:t>TypeArray</w:t>
        </w:r>
        <w:r w:rsidR="00471F49">
          <w:t xml:space="preserve"> Constructor</w:t>
        </w:r>
      </w:ins>
      <w:ins w:id="37554" w:author="Rev 10 Allen Wirfs-Brock" w:date="2012-09-05T19:20:00Z">
        <w:r>
          <w:t>s</w:t>
        </w:r>
      </w:ins>
      <w:ins w:id="37555" w:author="Rev 10 Allen Wirfs-Brock" w:date="2012-09-05T19:10:00Z">
        <w:r w:rsidR="00471F49">
          <w:t xml:space="preserve"> Called as a Function</w:t>
        </w:r>
      </w:ins>
    </w:p>
    <w:p w:rsidR="00471F49" w:rsidRDefault="00471F49" w:rsidP="00D935CB">
      <w:pPr>
        <w:rPr>
          <w:ins w:id="37556" w:author="Rev 10 Allen Wirfs-Brock" w:date="2012-09-05T19:10:00Z"/>
        </w:rPr>
      </w:pPr>
      <w:ins w:id="37557" w:author="Rev 10 Allen Wirfs-Brock" w:date="2012-09-05T19:10:00Z">
        <w:r>
          <w:t>When</w:t>
        </w:r>
      </w:ins>
      <w:ins w:id="37558" w:author="Rev 10 Allen Wirfs-Brock" w:date="2012-09-05T19:23:00Z">
        <w:r w:rsidR="007A098C">
          <w:t xml:space="preserve"> a</w:t>
        </w:r>
      </w:ins>
      <w:ins w:id="37559" w:author="Rev 10 Allen Wirfs-Brock" w:date="2012-09-05T19:10:00Z">
        <w:r>
          <w:t xml:space="preserve"> </w:t>
        </w:r>
        <w:r w:rsidRPr="00D70C18">
          <w:rPr>
            <w:i/>
          </w:rPr>
          <w:t>TypeArray</w:t>
        </w:r>
        <w:r>
          <w:t xml:space="preserve"> </w:t>
        </w:r>
      </w:ins>
      <w:ins w:id="37560" w:author="Rev 10 Allen Wirfs-Brock" w:date="2012-09-05T19:20:00Z">
        <w:r w:rsidR="001F0999">
          <w:t xml:space="preserve">constructor </w:t>
        </w:r>
      </w:ins>
      <w:ins w:id="37561" w:author="Rev 10 Allen Wirfs-Brock" w:date="2012-09-05T19:10:00Z">
        <w:r>
          <w:t xml:space="preserve">is called as a function rather than as a constructor, it creates and initialises a new object. </w:t>
        </w:r>
      </w:ins>
      <w:ins w:id="37562" w:author="Rev 10 Allen Wirfs-Brock" w:date="2012-09-05T19:21:00Z">
        <w:r w:rsidR="007A098C">
          <w:t>A</w:t>
        </w:r>
      </w:ins>
      <w:ins w:id="37563" w:author="Rev 10 Allen Wirfs-Brock" w:date="2012-09-05T19:10:00Z">
        <w:r>
          <w:t xml:space="preserve"> call </w:t>
        </w:r>
      </w:ins>
      <w:ins w:id="37564" w:author="Rev 10 Allen Wirfs-Brock" w:date="2012-09-05T19:21:00Z">
        <w:r w:rsidR="007A098C">
          <w:t xml:space="preserve">of the </w:t>
        </w:r>
      </w:ins>
      <w:ins w:id="37565" w:author="Rev 10 Allen Wirfs-Brock" w:date="2012-09-05T19:22:00Z">
        <w:r w:rsidR="007A098C">
          <w:t>constructor</w:t>
        </w:r>
      </w:ins>
      <w:ins w:id="37566" w:author="Rev 10 Allen Wirfs-Brock" w:date="2012-09-05T19:21:00Z">
        <w:r w:rsidR="007A098C">
          <w:t xml:space="preserve"> as a function</w:t>
        </w:r>
      </w:ins>
      <w:ins w:id="37567" w:author="Rev 10 Allen Wirfs-Brock" w:date="2012-09-05T19:10:00Z">
        <w:r>
          <w:t xml:space="preserve"> is equivalent to </w:t>
        </w:r>
      </w:ins>
      <w:ins w:id="37568" w:author="Rev 10 Allen Wirfs-Brock" w:date="2012-09-05T19:21:00Z">
        <w:r w:rsidR="007A098C">
          <w:t>calling it as a constructor</w:t>
        </w:r>
      </w:ins>
      <w:ins w:id="37569" w:author="Rev 10 Allen Wirfs-Brock" w:date="2012-09-05T19:10:00Z">
        <w:r w:rsidR="007A098C">
          <w:t xml:space="preserve"> </w:t>
        </w:r>
        <w:r>
          <w:t>with the same arguments.</w:t>
        </w:r>
      </w:ins>
    </w:p>
    <w:p w:rsidR="00471F49" w:rsidRDefault="007A098C" w:rsidP="00D935CB">
      <w:pPr>
        <w:pStyle w:val="Heading4"/>
        <w:numPr>
          <w:ilvl w:val="0"/>
          <w:numId w:val="0"/>
        </w:numPr>
        <w:rPr>
          <w:ins w:id="37570" w:author="Rev 10 Allen Wirfs-Brock" w:date="2012-09-05T19:10:00Z"/>
        </w:rPr>
      </w:pPr>
      <w:ins w:id="37571" w:author="Rev 10 Allen Wirfs-Brock" w:date="2012-09-05T19:24:00Z">
        <w:r>
          <w:t>15.13.</w:t>
        </w:r>
      </w:ins>
      <w:ins w:id="37572" w:author="Rev 10 Allen Wirfs-Brock" w:date="2012-09-06T11:39:00Z">
        <w:r w:rsidR="00A66DA6">
          <w:t>6</w:t>
        </w:r>
      </w:ins>
      <w:ins w:id="37573" w:author="Rev 10 Allen Wirfs-Brock" w:date="2012-09-05T19:10:00Z">
        <w:r w:rsidR="00471F49">
          <w:t xml:space="preserve">.2 The </w:t>
        </w:r>
        <w:r w:rsidR="00471F49" w:rsidRPr="00D70C18">
          <w:rPr>
            <w:i/>
          </w:rPr>
          <w:t>TypeArray</w:t>
        </w:r>
        <w:r w:rsidR="00471F49">
          <w:t xml:space="preserve"> Constructor</w:t>
        </w:r>
      </w:ins>
      <w:ins w:id="37574" w:author="Rev 10 Allen Wirfs-Brock" w:date="2012-09-05T19:23:00Z">
        <w:r>
          <w:t>s</w:t>
        </w:r>
      </w:ins>
    </w:p>
    <w:p w:rsidR="00471F49" w:rsidRDefault="00471F49" w:rsidP="00D935CB">
      <w:pPr>
        <w:rPr>
          <w:ins w:id="37575" w:author="Rev 10 Allen Wirfs-Brock" w:date="2012-09-05T19:10:00Z"/>
        </w:rPr>
      </w:pPr>
      <w:ins w:id="37576" w:author="Rev 10 Allen Wirfs-Brock" w:date="2012-09-05T19:10:00Z">
        <w:r>
          <w:t>When</w:t>
        </w:r>
      </w:ins>
      <w:ins w:id="37577" w:author="Rev 10 Allen Wirfs-Brock" w:date="2012-09-05T19:24:00Z">
        <w:r w:rsidR="007A098C">
          <w:t xml:space="preserve"> a</w:t>
        </w:r>
      </w:ins>
      <w:ins w:id="37578" w:author="Rev 10 Allen Wirfs-Brock" w:date="2012-09-05T19:10:00Z">
        <w:r>
          <w:t xml:space="preserve"> </w:t>
        </w:r>
        <w:r w:rsidRPr="00D70C18">
          <w:rPr>
            <w:i/>
          </w:rPr>
          <w:t>TypeArray</w:t>
        </w:r>
        <w:r>
          <w:t xml:space="preserve"> </w:t>
        </w:r>
      </w:ins>
      <w:ins w:id="37579" w:author="Rev 10 Allen Wirfs-Brock" w:date="2012-09-05T19:24:00Z">
        <w:r w:rsidR="007A098C">
          <w:t xml:space="preserve">constructor </w:t>
        </w:r>
      </w:ins>
      <w:ins w:id="37580" w:author="Rev 10 Allen Wirfs-Brock" w:date="2012-09-05T19:10:00Z">
        <w:r>
          <w:t>is called as part of a new expression, it is a constructor: it initia</w:t>
        </w:r>
        <w:r w:rsidR="007A098C">
          <w:t>lises the newly created object.</w:t>
        </w:r>
      </w:ins>
    </w:p>
    <w:p w:rsidR="00471F49" w:rsidRDefault="007A098C" w:rsidP="00D935CB">
      <w:pPr>
        <w:pStyle w:val="Heading5"/>
        <w:numPr>
          <w:ilvl w:val="0"/>
          <w:numId w:val="0"/>
        </w:numPr>
        <w:rPr>
          <w:ins w:id="37581" w:author="Rev 10 Allen Wirfs-Brock" w:date="2012-09-05T19:10:00Z"/>
        </w:rPr>
      </w:pPr>
      <w:ins w:id="37582" w:author="Rev 10 Allen Wirfs-Brock" w:date="2012-09-05T19:26:00Z">
        <w:r>
          <w:t>15.13.</w:t>
        </w:r>
      </w:ins>
      <w:ins w:id="37583" w:author="Rev 10 Allen Wirfs-Brock" w:date="2012-09-06T11:39:00Z">
        <w:r w:rsidR="00A66DA6">
          <w:t>6</w:t>
        </w:r>
      </w:ins>
      <w:ins w:id="37584" w:author="Rev 10 Allen Wirfs-Brock" w:date="2012-09-05T19:10:00Z">
        <w:r w:rsidR="00471F49">
          <w:t xml:space="preserve">.2.1 new </w:t>
        </w:r>
        <w:r w:rsidR="00471F49" w:rsidRPr="00D70C18">
          <w:rPr>
            <w:i/>
          </w:rPr>
          <w:t>TypeArray</w:t>
        </w:r>
        <w:r w:rsidR="00471F49">
          <w:t>(arg0 [, arg1, [, arg2 ] )</w:t>
        </w:r>
      </w:ins>
    </w:p>
    <w:p w:rsidR="00471F49" w:rsidRDefault="00471F49" w:rsidP="00D935CB">
      <w:pPr>
        <w:rPr>
          <w:ins w:id="37585" w:author="Rev 10 Allen Wirfs-Brock" w:date="2012-09-05T19:10:00Z"/>
        </w:rPr>
      </w:pPr>
      <w:ins w:id="37586" w:author="Rev 10 Allen Wirfs-Brock" w:date="2012-09-05T19:10:00Z">
        <w:r>
          <w:t xml:space="preserve">The [[Prototype]] internal property of the newly constructed object is set to the original </w:t>
        </w:r>
        <w:r w:rsidRPr="00CA41AB">
          <w:rPr>
            <w:i/>
          </w:rPr>
          <w:t>TypeArray</w:t>
        </w:r>
        <w:r>
          <w:t xml:space="preserve"> prototype object, the one that is the initial value of </w:t>
        </w:r>
        <w:r w:rsidRPr="00CA41AB">
          <w:rPr>
            <w:i/>
          </w:rPr>
          <w:t>TypeArray</w:t>
        </w:r>
        <w:r>
          <w:t>.prototype (16.2.3.1). The [[Class]] internal property of the newly constructed object is set to “TypeArray”. The [[Extensible]] internal property of the newly con</w:t>
        </w:r>
        <w:r w:rsidR="00673AC7">
          <w:t>structed object is set to true.</w:t>
        </w:r>
      </w:ins>
    </w:p>
    <w:p w:rsidR="00471F49" w:rsidRDefault="00471F49" w:rsidP="00D935CB">
      <w:pPr>
        <w:rPr>
          <w:ins w:id="37587" w:author="Rev 10 Allen Wirfs-Brock" w:date="2012-09-05T19:10:00Z"/>
        </w:rPr>
      </w:pPr>
      <w:ins w:id="37588" w:author="Rev 10 Allen Wirfs-Brock" w:date="2012-09-05T19:10:00Z">
        <w:r>
          <w:t>The remaining properties of the newly constru</w:t>
        </w:r>
        <w:r w:rsidR="00673AC7">
          <w:t>cted object are set as follows:</w:t>
        </w:r>
      </w:ins>
    </w:p>
    <w:p w:rsidR="00471F49" w:rsidRDefault="00471F49" w:rsidP="00673AC7">
      <w:pPr>
        <w:pStyle w:val="Alg3"/>
        <w:numPr>
          <w:ilvl w:val="0"/>
          <w:numId w:val="924"/>
        </w:numPr>
        <w:rPr>
          <w:ins w:id="37589" w:author="Rev 10 Allen Wirfs-Brock" w:date="2012-09-05T19:10:00Z"/>
        </w:rPr>
      </w:pPr>
      <w:commentRangeStart w:id="37590"/>
      <w:ins w:id="37591" w:author="Rev 10 Allen Wirfs-Brock" w:date="2012-09-05T19:10:00Z">
        <w:r>
          <w:t xml:space="preserve">If </w:t>
        </w:r>
      </w:ins>
      <w:ins w:id="37592" w:author="Rev 10 Allen Wirfs-Brock" w:date="2012-09-06T07:47:00Z">
        <w:r w:rsidR="00673AC7">
          <w:t>Type(</w:t>
        </w:r>
      </w:ins>
      <w:ins w:id="37593" w:author="Rev 10 Allen Wirfs-Brock" w:date="2012-09-05T19:10:00Z">
        <w:r w:rsidRPr="00673AC7">
          <w:rPr>
            <w:i/>
          </w:rPr>
          <w:t>arg0</w:t>
        </w:r>
      </w:ins>
      <w:ins w:id="37594" w:author="Rev 10 Allen Wirfs-Brock" w:date="2012-09-06T07:47:00Z">
        <w:r w:rsidR="00673AC7">
          <w:t>)</w:t>
        </w:r>
      </w:ins>
      <w:ins w:id="37595" w:author="Rev 10 Allen Wirfs-Brock" w:date="2012-09-05T19:10:00Z">
        <w:r>
          <w:t xml:space="preserve"> is Number</w:t>
        </w:r>
      </w:ins>
      <w:ins w:id="37596" w:author="Rev 10 Allen Wirfs-Brock" w:date="2012-09-06T07:49:00Z">
        <w:r w:rsidR="00673AC7">
          <w:t>, then</w:t>
        </w:r>
      </w:ins>
      <w:commentRangeEnd w:id="37590"/>
      <w:ins w:id="37597" w:author="Rev 10 Allen Wirfs-Brock" w:date="2012-09-06T08:29:00Z">
        <w:r w:rsidR="00E54724">
          <w:rPr>
            <w:rStyle w:val="CommentReference"/>
            <w:rFonts w:ascii="Arial" w:eastAsia="MS Mincho" w:hAnsi="Arial"/>
            <w:spacing w:val="0"/>
            <w:lang w:eastAsia="ja-JP"/>
          </w:rPr>
          <w:commentReference w:id="37590"/>
        </w:r>
      </w:ins>
    </w:p>
    <w:p w:rsidR="00CA41AB" w:rsidRDefault="00CA41AB" w:rsidP="00673AC7">
      <w:pPr>
        <w:pStyle w:val="Alg4"/>
        <w:numPr>
          <w:ilvl w:val="1"/>
          <w:numId w:val="650"/>
        </w:numPr>
        <w:spacing w:after="220"/>
        <w:contextualSpacing/>
        <w:rPr>
          <w:ins w:id="37598" w:author="Rev 10 Allen Wirfs-Brock" w:date="2012-09-06T08:01:00Z"/>
        </w:rPr>
      </w:pPr>
      <w:ins w:id="37599" w:author="Rev 10 Allen Wirfs-Brock" w:date="2012-09-06T08:01:00Z">
        <w:r>
          <w:t xml:space="preserve">Let </w:t>
        </w:r>
        <w:r w:rsidRPr="00CA41AB">
          <w:rPr>
            <w:i/>
          </w:rPr>
          <w:t>length</w:t>
        </w:r>
        <w:r>
          <w:t xml:space="preserve"> be ToUInt32(</w:t>
        </w:r>
        <w:r w:rsidRPr="00673AC7">
          <w:rPr>
            <w:i/>
          </w:rPr>
          <w:t>arg0</w:t>
        </w:r>
        <w:r>
          <w:t>).</w:t>
        </w:r>
      </w:ins>
    </w:p>
    <w:p w:rsidR="00CA41AB" w:rsidRDefault="00CA41AB" w:rsidP="00673AC7">
      <w:pPr>
        <w:pStyle w:val="Alg4"/>
        <w:numPr>
          <w:ilvl w:val="1"/>
          <w:numId w:val="650"/>
        </w:numPr>
        <w:spacing w:after="220"/>
        <w:contextualSpacing/>
        <w:rPr>
          <w:ins w:id="37600" w:author="Rev 10 Allen Wirfs-Brock" w:date="2012-09-06T08:02:00Z"/>
        </w:rPr>
      </w:pPr>
      <w:ins w:id="37601" w:author="Rev 10 Allen Wirfs-Brock" w:date="2012-09-06T08:02:00Z">
        <w:r>
          <w:t>ReturnIfAbrupt(</w:t>
        </w:r>
        <w:r w:rsidRPr="00CA41AB">
          <w:rPr>
            <w:i/>
          </w:rPr>
          <w:t>length</w:t>
        </w:r>
        <w:r>
          <w:t>).</w:t>
        </w:r>
      </w:ins>
    </w:p>
    <w:p w:rsidR="00471F49" w:rsidRDefault="00471F49" w:rsidP="00673AC7">
      <w:pPr>
        <w:pStyle w:val="Alg4"/>
        <w:numPr>
          <w:ilvl w:val="1"/>
          <w:numId w:val="650"/>
        </w:numPr>
        <w:spacing w:after="220"/>
        <w:contextualSpacing/>
        <w:rPr>
          <w:ins w:id="37602" w:author="Rev 10 Allen Wirfs-Brock" w:date="2012-09-05T19:10:00Z"/>
        </w:rPr>
      </w:pPr>
      <w:ins w:id="37603" w:author="Rev 10 Allen Wirfs-Brock" w:date="2012-09-05T19:10:00Z">
        <w:r>
          <w:t xml:space="preserve">The length property of the newly constructed object is set to </w:t>
        </w:r>
      </w:ins>
      <w:ins w:id="37604" w:author="Rev 10 Allen Wirfs-Brock" w:date="2012-09-06T08:02:00Z">
        <w:r w:rsidR="00CA41AB" w:rsidRPr="00CA41AB">
          <w:rPr>
            <w:i/>
          </w:rPr>
          <w:t>length</w:t>
        </w:r>
        <w:r w:rsidR="00CA41AB">
          <w:rPr>
            <w:i/>
          </w:rPr>
          <w:t>.</w:t>
        </w:r>
      </w:ins>
    </w:p>
    <w:p w:rsidR="00471F49" w:rsidRDefault="00471F49" w:rsidP="00673AC7">
      <w:pPr>
        <w:pStyle w:val="Alg4"/>
        <w:numPr>
          <w:ilvl w:val="1"/>
          <w:numId w:val="650"/>
        </w:numPr>
        <w:spacing w:after="220"/>
        <w:contextualSpacing/>
        <w:rPr>
          <w:ins w:id="37605" w:author="Rev 10 Allen Wirfs-Brock" w:date="2012-09-05T19:10:00Z"/>
        </w:rPr>
      </w:pPr>
      <w:ins w:id="37606" w:author="Rev 10 Allen Wirfs-Brock" w:date="2012-09-05T19:10:00Z">
        <w:r>
          <w:t xml:space="preserve">The byteLength property of the newly constructed object is set to </w:t>
        </w:r>
        <w:r w:rsidRPr="00D70C18">
          <w:rPr>
            <w:i/>
          </w:rPr>
          <w:t>length</w:t>
        </w:r>
        <w:r>
          <w:t xml:space="preserve"> multiplied by </w:t>
        </w:r>
      </w:ins>
      <w:ins w:id="37607" w:author="Rev 10 Allen Wirfs-Brock" w:date="2012-09-06T08:04:00Z">
        <w:r w:rsidR="009510B4">
          <w:t>the element size in bytes</w:t>
        </w:r>
      </w:ins>
      <w:ins w:id="37608" w:author="Rev 10 Allen Wirfs-Brock" w:date="2012-09-05T19:10:00Z">
        <w:r>
          <w:t>.</w:t>
        </w:r>
      </w:ins>
    </w:p>
    <w:p w:rsidR="00471F49" w:rsidRDefault="00471F49" w:rsidP="00673AC7">
      <w:pPr>
        <w:pStyle w:val="Alg4"/>
        <w:numPr>
          <w:ilvl w:val="1"/>
          <w:numId w:val="650"/>
        </w:numPr>
        <w:spacing w:after="220"/>
        <w:contextualSpacing/>
        <w:rPr>
          <w:ins w:id="37609" w:author="Rev 10 Allen Wirfs-Brock" w:date="2012-09-05T19:10:00Z"/>
        </w:rPr>
      </w:pPr>
      <w:ins w:id="37610" w:author="Rev 10 Allen Wirfs-Brock" w:date="2012-09-05T19:10:00Z">
        <w:r>
          <w:t>Let arrayBuffer be an object constructed as if by a call to the built-in ArrayBuffer constructor, as “new ArrayBuffer(byteLength)”.</w:t>
        </w:r>
      </w:ins>
    </w:p>
    <w:p w:rsidR="00471F49" w:rsidRDefault="00471F49" w:rsidP="00673AC7">
      <w:pPr>
        <w:pStyle w:val="Alg4"/>
        <w:numPr>
          <w:ilvl w:val="1"/>
          <w:numId w:val="650"/>
        </w:numPr>
        <w:spacing w:after="220"/>
        <w:contextualSpacing/>
        <w:rPr>
          <w:ins w:id="37611" w:author="Rev 10 Allen Wirfs-Brock" w:date="2012-09-05T19:10:00Z"/>
        </w:rPr>
      </w:pPr>
      <w:ins w:id="37612" w:author="Rev 10 Allen Wirfs-Brock" w:date="2012-09-05T19:10:00Z">
        <w:r>
          <w:t>The buffer property of the newly constructed object is set to arrayBuffer.</w:t>
        </w:r>
      </w:ins>
    </w:p>
    <w:p w:rsidR="00471F49" w:rsidRDefault="00471F49" w:rsidP="00D70C18">
      <w:pPr>
        <w:pStyle w:val="Alg4"/>
        <w:numPr>
          <w:ilvl w:val="1"/>
          <w:numId w:val="650"/>
        </w:numPr>
        <w:contextualSpacing/>
        <w:rPr>
          <w:ins w:id="37613" w:author="Rev 10 Allen Wirfs-Brock" w:date="2012-09-05T19:10:00Z"/>
        </w:rPr>
      </w:pPr>
      <w:ins w:id="37614" w:author="Rev 10 Allen Wirfs-Brock" w:date="2012-09-05T19:10:00Z">
        <w:r>
          <w:t>The byteOffset property of the newly constructed object is set to 0.</w:t>
        </w:r>
      </w:ins>
    </w:p>
    <w:p w:rsidR="00471F49" w:rsidRDefault="00673AC7" w:rsidP="00D70C18">
      <w:pPr>
        <w:pStyle w:val="Alg3"/>
        <w:numPr>
          <w:ilvl w:val="0"/>
          <w:numId w:val="924"/>
        </w:numPr>
        <w:rPr>
          <w:ins w:id="37615" w:author="Rev 10 Allen Wirfs-Brock" w:date="2012-09-05T19:10:00Z"/>
        </w:rPr>
      </w:pPr>
      <w:ins w:id="37616" w:author="Rev 10 Allen Wirfs-Brock" w:date="2012-09-06T07:50:00Z">
        <w:r>
          <w:lastRenderedPageBreak/>
          <w:t>Else,</w:t>
        </w:r>
      </w:ins>
    </w:p>
    <w:p w:rsidR="00471F49" w:rsidRDefault="00471F49" w:rsidP="00D70C18">
      <w:pPr>
        <w:pStyle w:val="Alg4"/>
        <w:numPr>
          <w:ilvl w:val="1"/>
          <w:numId w:val="925"/>
        </w:numPr>
        <w:spacing w:after="220"/>
        <w:contextualSpacing/>
        <w:rPr>
          <w:ins w:id="37617" w:author="Rev 10 Allen Wirfs-Brock" w:date="2012-09-05T19:10:00Z"/>
        </w:rPr>
      </w:pPr>
      <w:ins w:id="37618" w:author="Rev 10 Allen Wirfs-Brock" w:date="2012-09-05T19:10:00Z">
        <w:r>
          <w:t xml:space="preserve">Let </w:t>
        </w:r>
        <w:r w:rsidRPr="00D70C18">
          <w:rPr>
            <w:i/>
          </w:rPr>
          <w:t>O</w:t>
        </w:r>
        <w:r>
          <w:t xml:space="preserve"> be the result of calling ToObject(arg0).</w:t>
        </w:r>
      </w:ins>
    </w:p>
    <w:p w:rsidR="009510B4" w:rsidRDefault="009510B4" w:rsidP="00D70C18">
      <w:pPr>
        <w:pStyle w:val="Alg4"/>
        <w:numPr>
          <w:ilvl w:val="1"/>
          <w:numId w:val="925"/>
        </w:numPr>
        <w:spacing w:after="220"/>
        <w:contextualSpacing/>
        <w:rPr>
          <w:ins w:id="37619" w:author="Rev 10 Allen Wirfs-Brock" w:date="2012-09-06T08:05:00Z"/>
        </w:rPr>
      </w:pPr>
      <w:ins w:id="37620" w:author="Rev 10 Allen Wirfs-Brock" w:date="2012-09-06T08:05:00Z">
        <w:r>
          <w:t>ReturnIfAbrupt(</w:t>
        </w:r>
        <w:r w:rsidRPr="00D70C18">
          <w:rPr>
            <w:i/>
          </w:rPr>
          <w:t>O</w:t>
        </w:r>
        <w:r>
          <w:t>).</w:t>
        </w:r>
      </w:ins>
    </w:p>
    <w:p w:rsidR="00471F49" w:rsidRDefault="00471F49" w:rsidP="00D70C18">
      <w:pPr>
        <w:pStyle w:val="Alg4"/>
        <w:numPr>
          <w:ilvl w:val="1"/>
          <w:numId w:val="925"/>
        </w:numPr>
        <w:spacing w:after="220"/>
        <w:contextualSpacing/>
        <w:rPr>
          <w:ins w:id="37621" w:author="Rev 10 Allen Wirfs-Brock" w:date="2012-09-05T19:10:00Z"/>
        </w:rPr>
      </w:pPr>
      <w:ins w:id="37622" w:author="Rev 10 Allen Wirfs-Brock" w:date="2012-09-05T19:10:00Z">
        <w:r>
          <w:t xml:space="preserve">Let </w:t>
        </w:r>
        <w:r w:rsidRPr="00D70C18">
          <w:rPr>
            <w:i/>
          </w:rPr>
          <w:t>class</w:t>
        </w:r>
        <w:r>
          <w:t xml:space="preserve"> be the value of the [[Class]] internal property of </w:t>
        </w:r>
        <w:r w:rsidRPr="00D70C18">
          <w:rPr>
            <w:i/>
          </w:rPr>
          <w:t>O</w:t>
        </w:r>
        <w:r>
          <w:t>.</w:t>
        </w:r>
      </w:ins>
    </w:p>
    <w:p w:rsidR="00471F49" w:rsidRDefault="00471F49" w:rsidP="00D70C18">
      <w:pPr>
        <w:pStyle w:val="Alg4"/>
        <w:numPr>
          <w:ilvl w:val="1"/>
          <w:numId w:val="925"/>
        </w:numPr>
        <w:spacing w:after="220"/>
        <w:contextualSpacing/>
        <w:rPr>
          <w:ins w:id="37623" w:author="Rev 10 Allen Wirfs-Brock" w:date="2012-09-05T19:10:00Z"/>
        </w:rPr>
      </w:pPr>
      <w:ins w:id="37624" w:author="Rev 10 Allen Wirfs-Brock" w:date="2012-09-05T19:10:00Z">
        <w:r>
          <w:t xml:space="preserve">If </w:t>
        </w:r>
        <w:r w:rsidRPr="00D70C18">
          <w:rPr>
            <w:i/>
          </w:rPr>
          <w:t>class</w:t>
        </w:r>
        <w:r>
          <w:t xml:space="preserve"> is “ArrayBuffer”</w:t>
        </w:r>
      </w:ins>
      <w:ins w:id="37625" w:author="Rev 10 Allen Wirfs-Brock" w:date="2012-09-06T08:09:00Z">
        <w:r w:rsidR="009510B4">
          <w:t>, then</w:t>
        </w:r>
      </w:ins>
    </w:p>
    <w:p w:rsidR="00471F49" w:rsidRDefault="00471F49" w:rsidP="00D70C18">
      <w:pPr>
        <w:pStyle w:val="Alg4"/>
        <w:numPr>
          <w:ilvl w:val="2"/>
          <w:numId w:val="925"/>
        </w:numPr>
        <w:spacing w:after="220"/>
        <w:contextualSpacing/>
        <w:rPr>
          <w:ins w:id="37626" w:author="Rev 10 Allen Wirfs-Brock" w:date="2012-09-05T19:10:00Z"/>
        </w:rPr>
      </w:pPr>
      <w:ins w:id="37627" w:author="Rev 10 Allen Wirfs-Brock" w:date="2012-09-05T19:10:00Z">
        <w:r>
          <w:t xml:space="preserve">Let </w:t>
        </w:r>
        <w:r w:rsidRPr="00D70C18">
          <w:rPr>
            <w:i/>
          </w:rPr>
          <w:t>byteOffset</w:t>
        </w:r>
        <w:r>
          <w:t xml:space="preserve"> be the result of calling ToUInt32 on arg1, if provided, or else 0.</w:t>
        </w:r>
      </w:ins>
    </w:p>
    <w:p w:rsidR="00471F49" w:rsidRDefault="00471F49" w:rsidP="00D70C18">
      <w:pPr>
        <w:pStyle w:val="Alg4"/>
        <w:numPr>
          <w:ilvl w:val="2"/>
          <w:numId w:val="925"/>
        </w:numPr>
        <w:spacing w:after="220"/>
        <w:contextualSpacing/>
        <w:rPr>
          <w:ins w:id="37628" w:author="Rev 10 Allen Wirfs-Brock" w:date="2012-09-05T19:10:00Z"/>
        </w:rPr>
      </w:pPr>
      <w:ins w:id="37629" w:author="Rev 10 Allen Wirfs-Brock" w:date="2012-09-05T19:10:00Z">
        <w:r>
          <w:t xml:space="preserve">If </w:t>
        </w:r>
        <w:r w:rsidRPr="00D70C18">
          <w:rPr>
            <w:i/>
          </w:rPr>
          <w:t>byteOffset</w:t>
        </w:r>
        <w:r>
          <w:t xml:space="preserve"> is not an integer multiple of </w:t>
        </w:r>
      </w:ins>
      <w:ins w:id="37630" w:author="Rev 10 Allen Wirfs-Brock" w:date="2012-09-06T08:07:00Z">
        <w:r w:rsidR="009510B4">
          <w:t>the element size in bytes</w:t>
        </w:r>
      </w:ins>
      <w:ins w:id="37631" w:author="Rev 10 Allen Wirfs-Brock" w:date="2012-09-05T19:10:00Z">
        <w:r>
          <w:t xml:space="preserve">, </w:t>
        </w:r>
      </w:ins>
      <w:ins w:id="37632" w:author="Rev 10 Allen Wirfs-Brock" w:date="2012-09-06T08:07:00Z">
        <w:r w:rsidR="009510B4">
          <w:t>throw</w:t>
        </w:r>
      </w:ins>
      <w:ins w:id="37633" w:author="Rev 10 Allen Wirfs-Brock" w:date="2012-09-05T19:10:00Z">
        <w:r>
          <w:t xml:space="preserve"> a RangeError exception.</w:t>
        </w:r>
      </w:ins>
    </w:p>
    <w:p w:rsidR="00471F49" w:rsidRDefault="00471F49" w:rsidP="00D70C18">
      <w:pPr>
        <w:pStyle w:val="Alg4"/>
        <w:numPr>
          <w:ilvl w:val="2"/>
          <w:numId w:val="925"/>
        </w:numPr>
        <w:spacing w:after="220"/>
        <w:contextualSpacing/>
        <w:rPr>
          <w:ins w:id="37634" w:author="Rev 10 Allen Wirfs-Brock" w:date="2012-09-05T19:10:00Z"/>
        </w:rPr>
      </w:pPr>
      <w:ins w:id="37635" w:author="Rev 10 Allen Wirfs-Brock" w:date="2012-09-05T19:10:00Z">
        <w:r>
          <w:t xml:space="preserve">Let </w:t>
        </w:r>
        <w:r w:rsidRPr="00D70C18">
          <w:rPr>
            <w:i/>
          </w:rPr>
          <w:t>bufferLength</w:t>
        </w:r>
        <w:r>
          <w:t xml:space="preserve"> be the result of calling [[Get]] on </w:t>
        </w:r>
        <w:r w:rsidRPr="00D70C18">
          <w:rPr>
            <w:i/>
          </w:rPr>
          <w:t>O</w:t>
        </w:r>
        <w:r>
          <w:t xml:space="preserve"> with property name “byteLength”.</w:t>
        </w:r>
      </w:ins>
    </w:p>
    <w:p w:rsidR="00471F49" w:rsidRDefault="00471F49" w:rsidP="00D70C18">
      <w:pPr>
        <w:pStyle w:val="Alg4"/>
        <w:numPr>
          <w:ilvl w:val="2"/>
          <w:numId w:val="925"/>
        </w:numPr>
        <w:spacing w:after="220"/>
        <w:contextualSpacing/>
        <w:rPr>
          <w:ins w:id="37636" w:author="Rev 10 Allen Wirfs-Brock" w:date="2012-09-05T19:10:00Z"/>
        </w:rPr>
      </w:pPr>
      <w:ins w:id="37637" w:author="Rev 10 Allen Wirfs-Brock" w:date="2012-09-05T19:10:00Z">
        <w:r>
          <w:t xml:space="preserve">Let </w:t>
        </w:r>
        <w:r w:rsidRPr="00D70C18">
          <w:rPr>
            <w:i/>
          </w:rPr>
          <w:t>byteLength</w:t>
        </w:r>
        <w:r>
          <w:t xml:space="preserve"> be the result of calling ToUInt32 on arg2, if provided, or else bufferLength – byteOffset.</w:t>
        </w:r>
      </w:ins>
    </w:p>
    <w:p w:rsidR="00471F49" w:rsidRDefault="00471F49" w:rsidP="00D70C18">
      <w:pPr>
        <w:pStyle w:val="Alg4"/>
        <w:numPr>
          <w:ilvl w:val="2"/>
          <w:numId w:val="925"/>
        </w:numPr>
        <w:spacing w:after="220"/>
        <w:contextualSpacing/>
        <w:rPr>
          <w:ins w:id="37638" w:author="Rev 10 Allen Wirfs-Brock" w:date="2012-09-05T19:10:00Z"/>
        </w:rPr>
      </w:pPr>
      <w:ins w:id="37639" w:author="Rev 10 Allen Wirfs-Brock" w:date="2012-09-05T19:10:00Z">
        <w:r>
          <w:t xml:space="preserve">If </w:t>
        </w:r>
        <w:r w:rsidRPr="00D70C18">
          <w:rPr>
            <w:i/>
          </w:rPr>
          <w:t>byteOffset</w:t>
        </w:r>
        <w:r>
          <w:t xml:space="preserve"> + </w:t>
        </w:r>
        <w:r w:rsidRPr="00D70C18">
          <w:rPr>
            <w:i/>
          </w:rPr>
          <w:t>byteLength</w:t>
        </w:r>
        <w:r>
          <w:t xml:space="preserve"> is greater than </w:t>
        </w:r>
        <w:r w:rsidRPr="00D70C18">
          <w:rPr>
            <w:i/>
          </w:rPr>
          <w:t>bufferLength</w:t>
        </w:r>
        <w:r>
          <w:t xml:space="preserve">, </w:t>
        </w:r>
      </w:ins>
      <w:ins w:id="37640" w:author="Rev 10 Allen Wirfs-Brock" w:date="2012-09-06T08:08:00Z">
        <w:r w:rsidR="009510B4">
          <w:t>throw</w:t>
        </w:r>
      </w:ins>
      <w:ins w:id="37641" w:author="Rev 10 Allen Wirfs-Brock" w:date="2012-09-05T19:10:00Z">
        <w:r>
          <w:t xml:space="preserve"> a RangeError exception.</w:t>
        </w:r>
      </w:ins>
    </w:p>
    <w:p w:rsidR="00471F49" w:rsidRDefault="00471F49" w:rsidP="00D70C18">
      <w:pPr>
        <w:pStyle w:val="Alg4"/>
        <w:numPr>
          <w:ilvl w:val="2"/>
          <w:numId w:val="925"/>
        </w:numPr>
        <w:spacing w:after="220"/>
        <w:contextualSpacing/>
        <w:rPr>
          <w:ins w:id="37642" w:author="Rev 10 Allen Wirfs-Brock" w:date="2012-09-05T19:10:00Z"/>
        </w:rPr>
      </w:pPr>
      <w:ins w:id="37643" w:author="Rev 10 Allen Wirfs-Brock" w:date="2012-09-05T19:10:00Z">
        <w:r>
          <w:t xml:space="preserve">Let length be the result of dividing </w:t>
        </w:r>
        <w:r w:rsidRPr="00D70C18">
          <w:rPr>
            <w:i/>
          </w:rPr>
          <w:t>byteLength</w:t>
        </w:r>
        <w:r>
          <w:t xml:space="preserve"> by </w:t>
        </w:r>
      </w:ins>
      <w:ins w:id="37644" w:author="Rev 10 Allen Wirfs-Brock" w:date="2012-09-06T08:08:00Z">
        <w:r w:rsidR="009510B4">
          <w:t>the element size in bytes</w:t>
        </w:r>
      </w:ins>
      <w:ins w:id="37645" w:author="Rev 10 Allen Wirfs-Brock" w:date="2012-09-05T19:10:00Z">
        <w:r>
          <w:t>.</w:t>
        </w:r>
      </w:ins>
    </w:p>
    <w:p w:rsidR="00471F49" w:rsidRDefault="00471F49" w:rsidP="00217EA5">
      <w:pPr>
        <w:pStyle w:val="Alg4"/>
        <w:numPr>
          <w:ilvl w:val="2"/>
          <w:numId w:val="925"/>
        </w:numPr>
        <w:spacing w:after="220"/>
        <w:contextualSpacing/>
        <w:rPr>
          <w:ins w:id="37646" w:author="Rev 10 Allen Wirfs-Brock" w:date="2012-09-05T19:10:00Z"/>
        </w:rPr>
      </w:pPr>
      <w:ins w:id="37647" w:author="Rev 10 Allen Wirfs-Brock" w:date="2012-09-05T19:10:00Z">
        <w:r>
          <w:t>If ToUInt32(</w:t>
        </w:r>
        <w:r w:rsidRPr="00D70C18">
          <w:rPr>
            <w:i/>
          </w:rPr>
          <w:t>length</w:t>
        </w:r>
        <w:r>
          <w:t xml:space="preserve">) </w:t>
        </w:r>
      </w:ins>
      <w:ins w:id="37648" w:author="Rev 11 Allen Wirfs-Brock" w:date="2012-10-24T08:53:00Z">
        <w:r w:rsidR="00217EA5">
          <w:t>≠</w:t>
        </w:r>
      </w:ins>
      <w:ins w:id="37649" w:author="Rev 10 Allen Wirfs-Brock" w:date="2012-09-05T19:10:00Z">
        <w:del w:id="37650" w:author="Rev 11 Allen Wirfs-Brock" w:date="2012-10-24T08:53:00Z">
          <w:r w:rsidDel="00217EA5">
            <w:delText>!==</w:delText>
          </w:r>
        </w:del>
        <w:r>
          <w:t xml:space="preserve"> </w:t>
        </w:r>
        <w:r w:rsidRPr="00D70C18">
          <w:rPr>
            <w:i/>
          </w:rPr>
          <w:t>length</w:t>
        </w:r>
        <w:r>
          <w:t xml:space="preserve">, </w:t>
        </w:r>
      </w:ins>
      <w:ins w:id="37651" w:author="Rev 10 Allen Wirfs-Brock" w:date="2012-09-06T08:08:00Z">
        <w:r w:rsidR="009510B4">
          <w:t>throw</w:t>
        </w:r>
      </w:ins>
      <w:ins w:id="37652" w:author="Rev 10 Allen Wirfs-Brock" w:date="2012-09-05T19:10:00Z">
        <w:r>
          <w:t xml:space="preserve"> a RangeError exception.</w:t>
        </w:r>
      </w:ins>
    </w:p>
    <w:p w:rsidR="00471F49" w:rsidRDefault="00471F49" w:rsidP="00D70C18">
      <w:pPr>
        <w:pStyle w:val="Alg4"/>
        <w:numPr>
          <w:ilvl w:val="2"/>
          <w:numId w:val="925"/>
        </w:numPr>
        <w:spacing w:after="220"/>
        <w:contextualSpacing/>
        <w:rPr>
          <w:ins w:id="37653" w:author="Rev 10 Allen Wirfs-Brock" w:date="2012-09-05T19:10:00Z"/>
        </w:rPr>
      </w:pPr>
      <w:ins w:id="37654" w:author="Rev 10 Allen Wirfs-Brock" w:date="2012-09-05T19:10:00Z">
        <w:r>
          <w:t xml:space="preserve">The length property of the newly constructed object is set to </w:t>
        </w:r>
        <w:r w:rsidRPr="00D70C18">
          <w:rPr>
            <w:i/>
          </w:rPr>
          <w:t>length</w:t>
        </w:r>
        <w:r>
          <w:t>.</w:t>
        </w:r>
      </w:ins>
    </w:p>
    <w:p w:rsidR="00471F49" w:rsidRDefault="00471F49" w:rsidP="00D70C18">
      <w:pPr>
        <w:pStyle w:val="Alg4"/>
        <w:numPr>
          <w:ilvl w:val="2"/>
          <w:numId w:val="925"/>
        </w:numPr>
        <w:spacing w:after="220"/>
        <w:contextualSpacing/>
        <w:rPr>
          <w:ins w:id="37655" w:author="Rev 10 Allen Wirfs-Brock" w:date="2012-09-05T19:10:00Z"/>
        </w:rPr>
      </w:pPr>
      <w:ins w:id="37656" w:author="Rev 10 Allen Wirfs-Brock" w:date="2012-09-05T19:10:00Z">
        <w:r>
          <w:t xml:space="preserve">The byteLength property of the newly constructed object is set to </w:t>
        </w:r>
        <w:r w:rsidRPr="00D70C18">
          <w:rPr>
            <w:i/>
          </w:rPr>
          <w:t>byteLength</w:t>
        </w:r>
        <w:r>
          <w:t>.</w:t>
        </w:r>
      </w:ins>
    </w:p>
    <w:p w:rsidR="00471F49" w:rsidRDefault="00471F49" w:rsidP="00D70C18">
      <w:pPr>
        <w:pStyle w:val="Alg4"/>
        <w:numPr>
          <w:ilvl w:val="2"/>
          <w:numId w:val="925"/>
        </w:numPr>
        <w:spacing w:after="220"/>
        <w:contextualSpacing/>
        <w:rPr>
          <w:ins w:id="37657" w:author="Rev 10 Allen Wirfs-Brock" w:date="2012-09-05T19:10:00Z"/>
        </w:rPr>
      </w:pPr>
      <w:ins w:id="37658" w:author="Rev 10 Allen Wirfs-Brock" w:date="2012-09-05T19:10:00Z">
        <w:r>
          <w:t xml:space="preserve">The buffer property of the newly constructed object is set to </w:t>
        </w:r>
        <w:r w:rsidRPr="00D70C18">
          <w:rPr>
            <w:i/>
          </w:rPr>
          <w:t>O</w:t>
        </w:r>
        <w:r>
          <w:t>.</w:t>
        </w:r>
      </w:ins>
    </w:p>
    <w:p w:rsidR="00471F49" w:rsidRDefault="00471F49" w:rsidP="00D70C18">
      <w:pPr>
        <w:pStyle w:val="Alg4"/>
        <w:numPr>
          <w:ilvl w:val="2"/>
          <w:numId w:val="925"/>
        </w:numPr>
        <w:spacing w:after="220"/>
        <w:contextualSpacing/>
        <w:rPr>
          <w:ins w:id="37659" w:author="Rev 10 Allen Wirfs-Brock" w:date="2012-09-05T19:10:00Z"/>
        </w:rPr>
      </w:pPr>
      <w:ins w:id="37660" w:author="Rev 10 Allen Wirfs-Brock" w:date="2012-09-05T19:10:00Z">
        <w:r>
          <w:t xml:space="preserve">The byteOffset property of the newly constructed object is set to </w:t>
        </w:r>
        <w:r w:rsidRPr="00D70C18">
          <w:rPr>
            <w:i/>
          </w:rPr>
          <w:t>byteOffset</w:t>
        </w:r>
        <w:r>
          <w:t>.</w:t>
        </w:r>
      </w:ins>
    </w:p>
    <w:p w:rsidR="00471F49" w:rsidRDefault="00471F49" w:rsidP="00D70C18">
      <w:pPr>
        <w:pStyle w:val="Alg4"/>
        <w:numPr>
          <w:ilvl w:val="1"/>
          <w:numId w:val="925"/>
        </w:numPr>
        <w:spacing w:after="220"/>
        <w:contextualSpacing/>
        <w:rPr>
          <w:ins w:id="37661" w:author="Rev 10 Allen Wirfs-Brock" w:date="2012-09-05T19:10:00Z"/>
        </w:rPr>
      </w:pPr>
      <w:ins w:id="37662" w:author="Rev 10 Allen Wirfs-Brock" w:date="2012-09-05T19:10:00Z">
        <w:r>
          <w:t>Else</w:t>
        </w:r>
      </w:ins>
      <w:ins w:id="37663" w:author="Rev 10 Allen Wirfs-Brock" w:date="2012-09-06T08:09:00Z">
        <w:r w:rsidR="009510B4">
          <w:t>,</w:t>
        </w:r>
      </w:ins>
    </w:p>
    <w:p w:rsidR="00471F49" w:rsidRDefault="00471F49" w:rsidP="00D70C18">
      <w:pPr>
        <w:pStyle w:val="Alg4"/>
        <w:numPr>
          <w:ilvl w:val="2"/>
          <w:numId w:val="925"/>
        </w:numPr>
        <w:spacing w:after="220"/>
        <w:contextualSpacing/>
        <w:rPr>
          <w:ins w:id="37664" w:author="Rev 10 Allen Wirfs-Brock" w:date="2012-09-05T19:10:00Z"/>
        </w:rPr>
      </w:pPr>
      <w:ins w:id="37665" w:author="Rev 10 Allen Wirfs-Brock" w:date="2012-09-05T19:10:00Z">
        <w:r>
          <w:t xml:space="preserve">Let </w:t>
        </w:r>
        <w:r w:rsidRPr="00D70C18">
          <w:rPr>
            <w:i/>
          </w:rPr>
          <w:t>n</w:t>
        </w:r>
        <w:r>
          <w:t xml:space="preserve"> to be the result of calling [[Get]] on V with property name “length”.</w:t>
        </w:r>
      </w:ins>
    </w:p>
    <w:p w:rsidR="00471F49" w:rsidRDefault="00471F49" w:rsidP="00D70C18">
      <w:pPr>
        <w:pStyle w:val="Alg4"/>
        <w:numPr>
          <w:ilvl w:val="2"/>
          <w:numId w:val="925"/>
        </w:numPr>
        <w:spacing w:after="220"/>
        <w:contextualSpacing/>
        <w:rPr>
          <w:ins w:id="37666" w:author="Rev 10 Allen Wirfs-Brock" w:date="2012-09-05T19:10:00Z"/>
        </w:rPr>
      </w:pPr>
      <w:ins w:id="37667" w:author="Rev 10 Allen Wirfs-Brock" w:date="2012-09-05T19:10:00Z">
        <w:r>
          <w:t>Let length be the result of calling ToUInt32(</w:t>
        </w:r>
        <w:r w:rsidRPr="00D70C18">
          <w:rPr>
            <w:i/>
          </w:rPr>
          <w:t>n</w:t>
        </w:r>
        <w:r>
          <w:t>).</w:t>
        </w:r>
      </w:ins>
    </w:p>
    <w:p w:rsidR="00471F49" w:rsidRDefault="00471F49" w:rsidP="00D70C18">
      <w:pPr>
        <w:pStyle w:val="Alg4"/>
        <w:numPr>
          <w:ilvl w:val="2"/>
          <w:numId w:val="925"/>
        </w:numPr>
        <w:spacing w:after="220"/>
        <w:contextualSpacing/>
        <w:rPr>
          <w:ins w:id="37668" w:author="Rev 10 Allen Wirfs-Brock" w:date="2012-09-05T19:10:00Z"/>
        </w:rPr>
      </w:pPr>
      <w:ins w:id="37669" w:author="Rev 10 Allen Wirfs-Brock" w:date="2012-09-05T19:10:00Z">
        <w:r>
          <w:t>The length property of the newly constructed object is set to length.</w:t>
        </w:r>
      </w:ins>
    </w:p>
    <w:p w:rsidR="00471F49" w:rsidRDefault="00471F49" w:rsidP="00D70C18">
      <w:pPr>
        <w:pStyle w:val="Alg4"/>
        <w:numPr>
          <w:ilvl w:val="2"/>
          <w:numId w:val="925"/>
        </w:numPr>
        <w:spacing w:after="220"/>
        <w:contextualSpacing/>
        <w:rPr>
          <w:ins w:id="37670" w:author="Rev 10 Allen Wirfs-Brock" w:date="2012-09-05T19:10:00Z"/>
        </w:rPr>
      </w:pPr>
      <w:ins w:id="37671" w:author="Rev 10 Allen Wirfs-Brock" w:date="2012-09-05T19:10:00Z">
        <w:r>
          <w:t xml:space="preserve">The byteLength property of the newly constructed object is set to length multiplied by the </w:t>
        </w:r>
      </w:ins>
      <w:ins w:id="37672" w:author="Rev 10 Allen Wirfs-Brock" w:date="2012-09-06T08:19:00Z">
        <w:r w:rsidR="00D70C18">
          <w:t xml:space="preserve">element </w:t>
        </w:r>
      </w:ins>
      <w:ins w:id="37673" w:author="Rev 10 Allen Wirfs-Brock" w:date="2012-09-05T19:10:00Z">
        <w:r>
          <w:t>size in bytes.</w:t>
        </w:r>
      </w:ins>
    </w:p>
    <w:p w:rsidR="00471F49" w:rsidRDefault="00471F49" w:rsidP="00D70C18">
      <w:pPr>
        <w:pStyle w:val="Alg4"/>
        <w:numPr>
          <w:ilvl w:val="2"/>
          <w:numId w:val="925"/>
        </w:numPr>
        <w:spacing w:after="220"/>
        <w:contextualSpacing/>
        <w:rPr>
          <w:ins w:id="37674" w:author="Rev 10 Allen Wirfs-Brock" w:date="2012-09-05T19:10:00Z"/>
        </w:rPr>
      </w:pPr>
      <w:ins w:id="37675" w:author="Rev 10 Allen Wirfs-Brock" w:date="2012-09-05T19:10:00Z">
        <w:r>
          <w:t xml:space="preserve">Let </w:t>
        </w:r>
        <w:r w:rsidRPr="00D70C18">
          <w:rPr>
            <w:i/>
          </w:rPr>
          <w:t>arrayBuffer</w:t>
        </w:r>
        <w:r>
          <w:t xml:space="preserve"> be an object constructed as if by a call to the built-in ArrayBuffer constructor, as “new ArrayBuffer(byteLength)”.</w:t>
        </w:r>
      </w:ins>
    </w:p>
    <w:p w:rsidR="00471F49" w:rsidRDefault="00D70C18" w:rsidP="00D70C18">
      <w:pPr>
        <w:pStyle w:val="Alg4"/>
        <w:numPr>
          <w:ilvl w:val="2"/>
          <w:numId w:val="925"/>
        </w:numPr>
        <w:spacing w:after="220"/>
        <w:contextualSpacing/>
        <w:rPr>
          <w:ins w:id="37676" w:author="Rev 10 Allen Wirfs-Brock" w:date="2012-09-05T19:10:00Z"/>
        </w:rPr>
      </w:pPr>
      <w:ins w:id="37677" w:author="Rev 10 Allen Wirfs-Brock" w:date="2012-09-06T08:20:00Z">
        <w:r>
          <w:t>Let</w:t>
        </w:r>
      </w:ins>
      <w:ins w:id="37678" w:author="Rev 10 Allen Wirfs-Brock" w:date="2012-09-05T19:10:00Z">
        <w:r w:rsidR="00471F49">
          <w:t xml:space="preserve"> </w:t>
        </w:r>
        <w:r w:rsidR="00471F49" w:rsidRPr="00D70C18">
          <w:rPr>
            <w:i/>
          </w:rPr>
          <w:t>i</w:t>
        </w:r>
        <w:r w:rsidR="00471F49">
          <w:t xml:space="preserve"> to be 0.</w:t>
        </w:r>
      </w:ins>
    </w:p>
    <w:p w:rsidR="00471F49" w:rsidRDefault="00471F49" w:rsidP="00D70C18">
      <w:pPr>
        <w:pStyle w:val="Alg4"/>
        <w:numPr>
          <w:ilvl w:val="2"/>
          <w:numId w:val="925"/>
        </w:numPr>
        <w:spacing w:after="220"/>
        <w:contextualSpacing/>
        <w:rPr>
          <w:ins w:id="37679" w:author="Rev 10 Allen Wirfs-Brock" w:date="2012-09-05T19:10:00Z"/>
        </w:rPr>
      </w:pPr>
      <w:ins w:id="37680" w:author="Rev 10 Allen Wirfs-Brock" w:date="2012-09-05T19:10:00Z">
        <w:r>
          <w:t xml:space="preserve">While </w:t>
        </w:r>
        <w:r w:rsidRPr="00D70C18">
          <w:rPr>
            <w:i/>
          </w:rPr>
          <w:t>i</w:t>
        </w:r>
        <w:r>
          <w:t xml:space="preserve"> &lt; </w:t>
        </w:r>
        <w:r w:rsidRPr="00D70C18">
          <w:rPr>
            <w:i/>
          </w:rPr>
          <w:t>length</w:t>
        </w:r>
        <w:r>
          <w:t>:</w:t>
        </w:r>
      </w:ins>
    </w:p>
    <w:p w:rsidR="00471F49" w:rsidRDefault="00471F49" w:rsidP="00D70C18">
      <w:pPr>
        <w:pStyle w:val="Alg4"/>
        <w:numPr>
          <w:ilvl w:val="3"/>
          <w:numId w:val="925"/>
        </w:numPr>
        <w:spacing w:after="220"/>
        <w:contextualSpacing/>
        <w:rPr>
          <w:ins w:id="37681" w:author="Rev 10 Allen Wirfs-Brock" w:date="2012-09-05T19:10:00Z"/>
        </w:rPr>
      </w:pPr>
      <w:ins w:id="37682" w:author="Rev 10 Allen Wirfs-Brock" w:date="2012-09-05T19:10:00Z">
        <w:r>
          <w:t xml:space="preserve">Let </w:t>
        </w:r>
        <w:r w:rsidRPr="00D70C18">
          <w:rPr>
            <w:i/>
          </w:rPr>
          <w:t>x</w:t>
        </w:r>
        <w:r>
          <w:t xml:space="preserve"> be the result of calling [[Get]] on </w:t>
        </w:r>
        <w:r w:rsidRPr="00D70C18">
          <w:rPr>
            <w:i/>
          </w:rPr>
          <w:t>arrayBuffer</w:t>
        </w:r>
        <w:r>
          <w:t xml:space="preserve"> with property name ToString(</w:t>
        </w:r>
        <w:r w:rsidRPr="00D70C18">
          <w:rPr>
            <w:i/>
          </w:rPr>
          <w:t>i</w:t>
        </w:r>
        <w:r>
          <w:t>).</w:t>
        </w:r>
      </w:ins>
    </w:p>
    <w:p w:rsidR="00471F49" w:rsidRDefault="00471F49" w:rsidP="00D70C18">
      <w:pPr>
        <w:pStyle w:val="Alg4"/>
        <w:numPr>
          <w:ilvl w:val="3"/>
          <w:numId w:val="925"/>
        </w:numPr>
        <w:spacing w:after="220"/>
        <w:contextualSpacing/>
        <w:rPr>
          <w:ins w:id="37683" w:author="Rev 10 Allen Wirfs-Brock" w:date="2012-09-05T19:10:00Z"/>
        </w:rPr>
      </w:pPr>
      <w:ins w:id="37684" w:author="Rev 10 Allen Wirfs-Brock" w:date="2012-09-05T19:10:00Z">
        <w:r>
          <w:t xml:space="preserve">Let </w:t>
        </w:r>
        <w:r w:rsidRPr="00D70C18">
          <w:rPr>
            <w:i/>
          </w:rPr>
          <w:t>indexDesc</w:t>
        </w:r>
        <w:r>
          <w:t xml:space="preserve"> be </w:t>
        </w:r>
      </w:ins>
      <w:ins w:id="37685" w:author="Rev 10 Allen Wirfs-Brock" w:date="2012-09-06T08:21:00Z">
        <w:r w:rsidR="00D70C18">
          <w:t>P</w:t>
        </w:r>
      </w:ins>
      <w:ins w:id="37686" w:author="Rev 10 Allen Wirfs-Brock" w:date="2012-09-05T19:10:00Z">
        <w:r>
          <w:t xml:space="preserve">roperty </w:t>
        </w:r>
      </w:ins>
      <w:ins w:id="37687" w:author="Rev 10 Allen Wirfs-Brock" w:date="2012-09-06T08:21:00Z">
        <w:r w:rsidR="00D70C18">
          <w:t>D</w:t>
        </w:r>
      </w:ins>
      <w:ins w:id="37688" w:author="Rev 10 Allen Wirfs-Brock" w:date="2012-09-05T19:10:00Z">
        <w:r>
          <w:t>escriptor</w:t>
        </w:r>
      </w:ins>
      <w:ins w:id="37689" w:author="Rev 10 Allen Wirfs-Brock" w:date="2012-09-06T08:21:00Z">
        <w:r w:rsidR="00D70C18">
          <w:t xml:space="preserve"> {</w:t>
        </w:r>
      </w:ins>
      <w:ins w:id="37690" w:author="Rev 10 Allen Wirfs-Brock" w:date="2012-09-06T08:22:00Z">
        <w:r w:rsidR="00D70C18">
          <w:t xml:space="preserve">[[Value]]: </w:t>
        </w:r>
        <w:r w:rsidR="00D70C18" w:rsidRPr="00D70C18">
          <w:rPr>
            <w:i/>
          </w:rPr>
          <w:t>x</w:t>
        </w:r>
        <w:r w:rsidR="00D70C18">
          <w:t>,</w:t>
        </w:r>
      </w:ins>
      <w:ins w:id="37691" w:author="Rev 10 Allen Wirfs-Brock" w:date="2012-09-06T08:21:00Z">
        <w:r w:rsidR="00D70C18">
          <w:t xml:space="preserve">[[Writable]]: </w:t>
        </w:r>
        <w:r w:rsidR="00D70C18" w:rsidRPr="00D70C18">
          <w:rPr>
            <w:b/>
          </w:rPr>
          <w:t>true</w:t>
        </w:r>
        <w:r w:rsidR="00D70C18">
          <w:t xml:space="preserve">, [[Enumerable]]: </w:t>
        </w:r>
        <w:r w:rsidR="00D70C18" w:rsidRPr="00D70C18">
          <w:rPr>
            <w:b/>
          </w:rPr>
          <w:t>true</w:t>
        </w:r>
        <w:r w:rsidR="00D70C18">
          <w:t xml:space="preserve">, [[Configurable]]: </w:t>
        </w:r>
        <w:r w:rsidR="00D70C18" w:rsidRPr="00D70C18">
          <w:rPr>
            <w:b/>
          </w:rPr>
          <w:t>false</w:t>
        </w:r>
        <w:r w:rsidR="00D70C18">
          <w:t>}</w:t>
        </w:r>
      </w:ins>
      <w:ins w:id="37692" w:author="Rev 10 Allen Wirfs-Brock" w:date="2012-09-05T19:10:00Z">
        <w:r>
          <w:t>.</w:t>
        </w:r>
      </w:ins>
    </w:p>
    <w:p w:rsidR="00471F49" w:rsidRDefault="00471F49" w:rsidP="00D70C18">
      <w:pPr>
        <w:pStyle w:val="Alg4"/>
        <w:numPr>
          <w:ilvl w:val="3"/>
          <w:numId w:val="925"/>
        </w:numPr>
        <w:spacing w:after="220"/>
        <w:contextualSpacing/>
        <w:rPr>
          <w:ins w:id="37693" w:author="Rev 10 Allen Wirfs-Brock" w:date="2012-09-05T19:10:00Z"/>
        </w:rPr>
      </w:pPr>
      <w:ins w:id="37694" w:author="Rev 10 Allen Wirfs-Brock" w:date="2012-09-05T19:10:00Z">
        <w:r>
          <w:t>Call [[DefineOwnProperty]] on the newly constructed object with arguments ToString(</w:t>
        </w:r>
        <w:r w:rsidRPr="00D70C18">
          <w:rPr>
            <w:i/>
          </w:rPr>
          <w:t>i</w:t>
        </w:r>
        <w:r>
          <w:t xml:space="preserve">), </w:t>
        </w:r>
        <w:r w:rsidRPr="00D70C18">
          <w:rPr>
            <w:i/>
          </w:rPr>
          <w:t>indexDesc</w:t>
        </w:r>
        <w:r>
          <w:t xml:space="preserve">, and </w:t>
        </w:r>
        <w:r w:rsidRPr="00D70C18">
          <w:rPr>
            <w:b/>
          </w:rPr>
          <w:t>false</w:t>
        </w:r>
        <w:r>
          <w:t>.</w:t>
        </w:r>
      </w:ins>
    </w:p>
    <w:p w:rsidR="00471F49" w:rsidRDefault="00471F49" w:rsidP="00D70C18">
      <w:pPr>
        <w:pStyle w:val="Alg4"/>
        <w:numPr>
          <w:ilvl w:val="3"/>
          <w:numId w:val="925"/>
        </w:numPr>
        <w:spacing w:after="220"/>
        <w:contextualSpacing/>
        <w:rPr>
          <w:ins w:id="37695" w:author="Rev 10 Allen Wirfs-Brock" w:date="2012-09-05T19:10:00Z"/>
        </w:rPr>
      </w:pPr>
      <w:ins w:id="37696" w:author="Rev 10 Allen Wirfs-Brock" w:date="2012-09-05T19:10:00Z">
        <w:r>
          <w:t xml:space="preserve">Set </w:t>
        </w:r>
        <w:r w:rsidRPr="00D70C18">
          <w:rPr>
            <w:i/>
          </w:rPr>
          <w:t>i</w:t>
        </w:r>
        <w:r>
          <w:t xml:space="preserve"> to </w:t>
        </w:r>
        <w:r w:rsidRPr="00D70C18">
          <w:rPr>
            <w:i/>
          </w:rPr>
          <w:t>i</w:t>
        </w:r>
        <w:r>
          <w:t xml:space="preserve"> + 1.</w:t>
        </w:r>
      </w:ins>
    </w:p>
    <w:p w:rsidR="00471F49" w:rsidRDefault="00471F49" w:rsidP="00D70C18">
      <w:pPr>
        <w:pStyle w:val="Alg4"/>
        <w:numPr>
          <w:ilvl w:val="2"/>
          <w:numId w:val="925"/>
        </w:numPr>
        <w:spacing w:after="220"/>
        <w:contextualSpacing/>
        <w:rPr>
          <w:ins w:id="37697" w:author="Rev 10 Allen Wirfs-Brock" w:date="2012-09-05T19:10:00Z"/>
        </w:rPr>
      </w:pPr>
      <w:ins w:id="37698" w:author="Rev 10 Allen Wirfs-Brock" w:date="2012-09-05T19:10:00Z">
        <w:r>
          <w:t xml:space="preserve">The buffer property of the newly constructed object is set to </w:t>
        </w:r>
        <w:r w:rsidRPr="00D70C18">
          <w:rPr>
            <w:i/>
          </w:rPr>
          <w:t>arrayBuffer</w:t>
        </w:r>
        <w:r>
          <w:t>.</w:t>
        </w:r>
      </w:ins>
    </w:p>
    <w:p w:rsidR="00471F49" w:rsidRDefault="00471F49" w:rsidP="00E54724">
      <w:pPr>
        <w:pStyle w:val="Alg4"/>
        <w:numPr>
          <w:ilvl w:val="2"/>
          <w:numId w:val="925"/>
        </w:numPr>
        <w:spacing w:after="220"/>
        <w:contextualSpacing/>
        <w:rPr>
          <w:ins w:id="37699" w:author="Rev 10 Allen Wirfs-Brock" w:date="2012-09-05T19:10:00Z"/>
        </w:rPr>
      </w:pPr>
      <w:ins w:id="37700" w:author="Rev 10 Allen Wirfs-Brock" w:date="2012-09-05T19:10:00Z">
        <w:r>
          <w:t>The byteOffset property of the newly constructed object is set to 0.</w:t>
        </w:r>
      </w:ins>
    </w:p>
    <w:p w:rsidR="00471F49" w:rsidRDefault="008E2CAA" w:rsidP="00E54724">
      <w:pPr>
        <w:pStyle w:val="Heading4"/>
        <w:numPr>
          <w:ilvl w:val="0"/>
          <w:numId w:val="0"/>
        </w:numPr>
        <w:rPr>
          <w:ins w:id="37701" w:author="Rev 10 Allen Wirfs-Brock" w:date="2012-09-05T19:10:00Z"/>
        </w:rPr>
      </w:pPr>
      <w:ins w:id="37702" w:author="Rev 10 Allen Wirfs-Brock" w:date="2012-09-05T19:37:00Z">
        <w:r>
          <w:t>15.13.</w:t>
        </w:r>
      </w:ins>
      <w:ins w:id="37703" w:author="Rev 10 Allen Wirfs-Brock" w:date="2012-09-06T11:39:00Z">
        <w:r w:rsidR="00A66DA6">
          <w:t>6</w:t>
        </w:r>
      </w:ins>
      <w:ins w:id="37704" w:author="Rev 10 Allen Wirfs-Brock" w:date="2012-09-05T19:10:00Z">
        <w:r w:rsidR="00471F49">
          <w:t>.</w:t>
        </w:r>
      </w:ins>
      <w:ins w:id="37705" w:author="Rev 10 Allen Wirfs-Brock" w:date="2012-09-06T08:34:00Z">
        <w:r w:rsidR="00E54724">
          <w:t>3</w:t>
        </w:r>
      </w:ins>
      <w:ins w:id="37706" w:author="Rev 10 Allen Wirfs-Brock" w:date="2012-09-05T19:10:00Z">
        <w:r w:rsidR="00471F49">
          <w:t xml:space="preserve"> Properties of the </w:t>
        </w:r>
        <w:r w:rsidR="00471F49" w:rsidRPr="00D70C18">
          <w:rPr>
            <w:i/>
          </w:rPr>
          <w:t>TypeArray</w:t>
        </w:r>
        <w:r w:rsidR="00471F49">
          <w:t xml:space="preserve"> Constructor</w:t>
        </w:r>
      </w:ins>
      <w:ins w:id="37707" w:author="Rev 10 Allen Wirfs-Brock" w:date="2012-09-05T19:37:00Z">
        <w:r>
          <w:t>s</w:t>
        </w:r>
      </w:ins>
    </w:p>
    <w:p w:rsidR="00471F49" w:rsidRDefault="00471F49" w:rsidP="00D70C18">
      <w:pPr>
        <w:rPr>
          <w:ins w:id="37708" w:author="Rev 10 Allen Wirfs-Brock" w:date="2012-09-05T19:10:00Z"/>
        </w:rPr>
      </w:pPr>
      <w:ins w:id="37709" w:author="Rev 10 Allen Wirfs-Brock" w:date="2012-09-05T19:10:00Z">
        <w:r>
          <w:t xml:space="preserve">The value of the [[Prototype]] internal property of </w:t>
        </w:r>
      </w:ins>
      <w:ins w:id="37710" w:author="Rev 10 Allen Wirfs-Brock" w:date="2012-09-06T08:36:00Z">
        <w:r w:rsidR="00E54724">
          <w:t>each</w:t>
        </w:r>
      </w:ins>
      <w:ins w:id="37711" w:author="Rev 10 Allen Wirfs-Brock" w:date="2012-09-05T19:10:00Z">
        <w:r>
          <w:t xml:space="preserve"> </w:t>
        </w:r>
        <w:r w:rsidRPr="00E54724">
          <w:rPr>
            <w:i/>
          </w:rPr>
          <w:t>TypeArray</w:t>
        </w:r>
        <w:r>
          <w:t xml:space="preserve"> constructor is the Func</w:t>
        </w:r>
        <w:r w:rsidR="00E54724">
          <w:t>tion prototype object (15.3.4).</w:t>
        </w:r>
      </w:ins>
    </w:p>
    <w:p w:rsidR="00471F49" w:rsidRDefault="00471F49" w:rsidP="00D70C18">
      <w:pPr>
        <w:rPr>
          <w:ins w:id="37712" w:author="Rev 10 Allen Wirfs-Brock" w:date="2012-09-05T19:10:00Z"/>
        </w:rPr>
      </w:pPr>
      <w:ins w:id="37713" w:author="Rev 10 Allen Wirfs-Brock" w:date="2012-09-05T19:10:00Z">
        <w:r>
          <w:t xml:space="preserve">Besides the internal properties and the length property (whose value is 3), </w:t>
        </w:r>
      </w:ins>
      <w:ins w:id="37714" w:author="Rev 10 Allen Wirfs-Brock" w:date="2012-09-06T08:36:00Z">
        <w:r w:rsidR="00E54724">
          <w:t>each</w:t>
        </w:r>
      </w:ins>
      <w:ins w:id="37715" w:author="Rev 10 Allen Wirfs-Brock" w:date="2012-09-05T19:10:00Z">
        <w:r>
          <w:t xml:space="preserve"> </w:t>
        </w:r>
        <w:r w:rsidRPr="00E54724">
          <w:rPr>
            <w:i/>
          </w:rPr>
          <w:t>TypeArray</w:t>
        </w:r>
        <w:r>
          <w:t xml:space="preserve"> constructo</w:t>
        </w:r>
        <w:r w:rsidR="00E54724">
          <w:t xml:space="preserve">r </w:t>
        </w:r>
      </w:ins>
      <w:ins w:id="37716" w:author="Rev 10 Allen Wirfs-Brock" w:date="2012-09-06T08:36:00Z">
        <w:r w:rsidR="00E54724">
          <w:t>has</w:t>
        </w:r>
      </w:ins>
      <w:ins w:id="37717" w:author="Rev 10 Allen Wirfs-Brock" w:date="2012-09-05T19:10:00Z">
        <w:r w:rsidR="00E54724">
          <w:t xml:space="preserve"> the following properties:</w:t>
        </w:r>
      </w:ins>
    </w:p>
    <w:p w:rsidR="00471F49" w:rsidRDefault="00E54724" w:rsidP="00E54724">
      <w:pPr>
        <w:pStyle w:val="Heading5"/>
        <w:numPr>
          <w:ilvl w:val="0"/>
          <w:numId w:val="0"/>
        </w:numPr>
        <w:rPr>
          <w:ins w:id="37718" w:author="Rev 10 Allen Wirfs-Brock" w:date="2012-09-05T19:10:00Z"/>
        </w:rPr>
      </w:pPr>
      <w:ins w:id="37719" w:author="Rev 10 Allen Wirfs-Brock" w:date="2012-09-06T08:36:00Z">
        <w:r>
          <w:t>15.13.</w:t>
        </w:r>
      </w:ins>
      <w:ins w:id="37720" w:author="Rev 10 Allen Wirfs-Brock" w:date="2012-09-06T11:40:00Z">
        <w:r w:rsidR="00A66DA6">
          <w:t>6</w:t>
        </w:r>
      </w:ins>
      <w:ins w:id="37721" w:author="Rev 10 Allen Wirfs-Brock" w:date="2012-09-05T19:10:00Z">
        <w:r w:rsidR="00471F49">
          <w:t xml:space="preserve">.3.1 </w:t>
        </w:r>
        <w:r w:rsidR="00471F49" w:rsidRPr="00E54724">
          <w:rPr>
            <w:i/>
          </w:rPr>
          <w:t>TypeArray</w:t>
        </w:r>
        <w:r w:rsidR="00471F49">
          <w:t>.prototype</w:t>
        </w:r>
      </w:ins>
    </w:p>
    <w:p w:rsidR="00471F49" w:rsidRDefault="00471F49" w:rsidP="00D70C18">
      <w:pPr>
        <w:rPr>
          <w:ins w:id="37722" w:author="Rev 10 Allen Wirfs-Brock" w:date="2012-09-05T19:10:00Z"/>
        </w:rPr>
      </w:pPr>
      <w:ins w:id="37723" w:author="Rev 10 Allen Wirfs-Brock" w:date="2012-09-05T19:10:00Z">
        <w:r>
          <w:t xml:space="preserve">The initial value of </w:t>
        </w:r>
        <w:r w:rsidRPr="00E54724">
          <w:rPr>
            <w:i/>
          </w:rPr>
          <w:t>TypeArray</w:t>
        </w:r>
        <w:r>
          <w:t xml:space="preserve">.prototype is the </w:t>
        </w:r>
        <w:r w:rsidRPr="00E54724">
          <w:rPr>
            <w:i/>
          </w:rPr>
          <w:t>TypeArray</w:t>
        </w:r>
        <w:r>
          <w:t xml:space="preserve"> prototype object (</w:t>
        </w:r>
      </w:ins>
      <w:ins w:id="37724" w:author="Rev 10 Allen Wirfs-Brock" w:date="2012-09-06T08:37:00Z">
        <w:r w:rsidR="00E54724">
          <w:t>15.13</w:t>
        </w:r>
      </w:ins>
      <w:ins w:id="37725" w:author="Rev 10 Allen Wirfs-Brock" w:date="2012-09-05T19:10:00Z">
        <w:r w:rsidR="00E54724">
          <w:t>.2.4).</w:t>
        </w:r>
      </w:ins>
    </w:p>
    <w:p w:rsidR="00471F49" w:rsidRDefault="00471F49" w:rsidP="00D70C18">
      <w:pPr>
        <w:rPr>
          <w:ins w:id="37726" w:author="Rev 10 Allen Wirfs-Brock" w:date="2012-09-05T19:10:00Z"/>
        </w:rPr>
      </w:pPr>
      <w:ins w:id="37727" w:author="Rev 10 Allen Wirfs-Brock" w:date="2012-09-05T19:10:00Z">
        <w:r>
          <w:t xml:space="preserve">This property has the attributes { [[Writable]]: </w:t>
        </w:r>
        <w:r w:rsidRPr="00E54724">
          <w:rPr>
            <w:b/>
          </w:rPr>
          <w:t>false</w:t>
        </w:r>
        <w:r>
          <w:t xml:space="preserve">, [[Enumerable]]: </w:t>
        </w:r>
        <w:r w:rsidRPr="00E54724">
          <w:rPr>
            <w:b/>
          </w:rPr>
          <w:t>false</w:t>
        </w:r>
        <w:r>
          <w:t xml:space="preserve">, [[Configurable]]: </w:t>
        </w:r>
        <w:r w:rsidRPr="00E54724">
          <w:rPr>
            <w:b/>
          </w:rPr>
          <w:t>false</w:t>
        </w:r>
        <w:r w:rsidR="00E54724">
          <w:t xml:space="preserve"> }.</w:t>
        </w:r>
      </w:ins>
    </w:p>
    <w:p w:rsidR="00471F49" w:rsidRDefault="00355E69" w:rsidP="00355E69">
      <w:pPr>
        <w:pStyle w:val="Heading5"/>
        <w:numPr>
          <w:ilvl w:val="0"/>
          <w:numId w:val="0"/>
        </w:numPr>
        <w:rPr>
          <w:ins w:id="37728" w:author="Rev 10 Allen Wirfs-Brock" w:date="2012-09-05T19:10:00Z"/>
        </w:rPr>
      </w:pPr>
      <w:ins w:id="37729" w:author="Rev 10 Allen Wirfs-Brock" w:date="2012-09-06T08:38:00Z">
        <w:r>
          <w:t>15.13.</w:t>
        </w:r>
      </w:ins>
      <w:ins w:id="37730" w:author="Rev 10 Allen Wirfs-Brock" w:date="2012-09-06T11:40:00Z">
        <w:r w:rsidR="00A66DA6">
          <w:t>6</w:t>
        </w:r>
      </w:ins>
      <w:ins w:id="37731" w:author="Rev 10 Allen Wirfs-Brock" w:date="2012-09-05T19:10:00Z">
        <w:r w:rsidR="00471F49">
          <w:t xml:space="preserve">.3.2 </w:t>
        </w:r>
        <w:r w:rsidR="00471F49" w:rsidRPr="00355E69">
          <w:rPr>
            <w:i/>
          </w:rPr>
          <w:t>TypeArray</w:t>
        </w:r>
        <w:r w:rsidR="00471F49">
          <w:t>.BYTES_PER_ELEMENT</w:t>
        </w:r>
      </w:ins>
    </w:p>
    <w:p w:rsidR="00471F49" w:rsidRDefault="00471F49" w:rsidP="00D70C18">
      <w:pPr>
        <w:rPr>
          <w:ins w:id="37732" w:author="Rev 10 Allen Wirfs-Brock" w:date="2012-09-05T19:10:00Z"/>
        </w:rPr>
      </w:pPr>
      <w:ins w:id="37733" w:author="Rev 10 Allen Wirfs-Brock" w:date="2012-09-05T19:10:00Z">
        <w:r>
          <w:t xml:space="preserve">The initial value of </w:t>
        </w:r>
        <w:r w:rsidRPr="00355E69">
          <w:rPr>
            <w:i/>
          </w:rPr>
          <w:t>TypeArray</w:t>
        </w:r>
        <w:r>
          <w:t xml:space="preserve">.BYTES_PER_ELEMENT is the </w:t>
        </w:r>
      </w:ins>
      <w:ins w:id="37734" w:author="Rev 10 Allen Wirfs-Brock" w:date="2012-09-06T08:39:00Z">
        <w:r w:rsidR="00355E69">
          <w:t xml:space="preserve">element </w:t>
        </w:r>
      </w:ins>
      <w:ins w:id="37735" w:author="Rev 10 Allen Wirfs-Brock" w:date="2012-09-05T19:10:00Z">
        <w:r>
          <w:t>size in bytes</w:t>
        </w:r>
        <w:r w:rsidR="00355E69">
          <w:t>.</w:t>
        </w:r>
      </w:ins>
    </w:p>
    <w:p w:rsidR="00471F49" w:rsidRDefault="00471F49" w:rsidP="00D70C18">
      <w:pPr>
        <w:rPr>
          <w:ins w:id="37736" w:author="Rev 10 Allen Wirfs-Brock" w:date="2012-09-05T19:10:00Z"/>
        </w:rPr>
      </w:pPr>
      <w:ins w:id="37737" w:author="Rev 10 Allen Wirfs-Brock" w:date="2012-09-05T19:10:00Z">
        <w:r>
          <w:t>This property has the attributes { [[Writable]]: false, [[Enumerable]]: false, [[Configurable]]: false }.</w:t>
        </w:r>
      </w:ins>
    </w:p>
    <w:p w:rsidR="00471F49" w:rsidRDefault="00355E69" w:rsidP="00355E69">
      <w:pPr>
        <w:pStyle w:val="Heading4"/>
        <w:numPr>
          <w:ilvl w:val="0"/>
          <w:numId w:val="0"/>
        </w:numPr>
        <w:rPr>
          <w:ins w:id="37738" w:author="Rev 10 Allen Wirfs-Brock" w:date="2012-09-05T19:10:00Z"/>
        </w:rPr>
      </w:pPr>
      <w:ins w:id="37739" w:author="Rev 10 Allen Wirfs-Brock" w:date="2012-09-06T08:40:00Z">
        <w:r>
          <w:lastRenderedPageBreak/>
          <w:t>15.13.</w:t>
        </w:r>
      </w:ins>
      <w:ins w:id="37740" w:author="Rev 10 Allen Wirfs-Brock" w:date="2012-09-06T11:40:00Z">
        <w:r w:rsidR="00A66DA6">
          <w:t>6</w:t>
        </w:r>
      </w:ins>
      <w:ins w:id="37741" w:author="Rev 10 Allen Wirfs-Brock" w:date="2012-09-05T19:10:00Z">
        <w:r w:rsidR="00471F49">
          <w:t xml:space="preserve">.4 Properties of the </w:t>
        </w:r>
        <w:r w:rsidR="00471F49" w:rsidRPr="00355E69">
          <w:rPr>
            <w:i/>
          </w:rPr>
          <w:t>TypeArray</w:t>
        </w:r>
        <w:r w:rsidR="00471F49">
          <w:t xml:space="preserve"> Prototype Object</w:t>
        </w:r>
      </w:ins>
    </w:p>
    <w:p w:rsidR="00471F49" w:rsidRDefault="00471F49" w:rsidP="00D70C18">
      <w:pPr>
        <w:rPr>
          <w:ins w:id="37742" w:author="Rev 10 Allen Wirfs-Brock" w:date="2012-09-05T19:10:00Z"/>
        </w:rPr>
      </w:pPr>
      <w:ins w:id="37743" w:author="Rev 10 Allen Wirfs-Brock" w:date="2012-09-05T19:10:00Z">
        <w:r>
          <w:t xml:space="preserve">The value of the [[Prototype]] internal property of </w:t>
        </w:r>
      </w:ins>
      <w:ins w:id="37744" w:author="Rev 10 Allen Wirfs-Brock" w:date="2012-09-06T08:41:00Z">
        <w:r w:rsidR="00355E69">
          <w:t>each</w:t>
        </w:r>
      </w:ins>
      <w:ins w:id="37745" w:author="Rev 10 Allen Wirfs-Brock" w:date="2012-09-05T19:10:00Z">
        <w:r>
          <w:t xml:space="preserve"> </w:t>
        </w:r>
        <w:r w:rsidRPr="00355E69">
          <w:rPr>
            <w:i/>
          </w:rPr>
          <w:t>TypeArray</w:t>
        </w:r>
        <w:r>
          <w:t xml:space="preserve"> prototype object is the standard built-in Object prototype object (15.2.4).</w:t>
        </w:r>
        <w:r w:rsidR="00355E69">
          <w:t xml:space="preserve"> It’s [[Class]] is “TypeArray”.</w:t>
        </w:r>
      </w:ins>
    </w:p>
    <w:p w:rsidR="00471F49" w:rsidRDefault="00355E69" w:rsidP="00355E69">
      <w:pPr>
        <w:pStyle w:val="Heading5"/>
        <w:numPr>
          <w:ilvl w:val="0"/>
          <w:numId w:val="0"/>
        </w:numPr>
        <w:rPr>
          <w:ins w:id="37746" w:author="Rev 10 Allen Wirfs-Brock" w:date="2012-09-05T19:10:00Z"/>
        </w:rPr>
      </w:pPr>
      <w:ins w:id="37747" w:author="Rev 10 Allen Wirfs-Brock" w:date="2012-09-06T08:41:00Z">
        <w:r>
          <w:t>15.13.</w:t>
        </w:r>
      </w:ins>
      <w:ins w:id="37748" w:author="Rev 10 Allen Wirfs-Brock" w:date="2012-09-06T11:40:00Z">
        <w:r w:rsidR="00A66DA6">
          <w:t>6</w:t>
        </w:r>
      </w:ins>
      <w:ins w:id="37749" w:author="Rev 10 Allen Wirfs-Brock" w:date="2012-09-05T19:10:00Z">
        <w:r w:rsidR="00471F49">
          <w:t xml:space="preserve">.4.1 </w:t>
        </w:r>
        <w:r w:rsidR="00471F49" w:rsidRPr="00355E69">
          <w:rPr>
            <w:i/>
          </w:rPr>
          <w:t>TypeArray</w:t>
        </w:r>
        <w:r w:rsidR="00471F49">
          <w:t>.prototype.constructor</w:t>
        </w:r>
      </w:ins>
    </w:p>
    <w:p w:rsidR="00471F49" w:rsidRDefault="00471F49" w:rsidP="00D70C18">
      <w:pPr>
        <w:rPr>
          <w:ins w:id="37750" w:author="Rev 10 Allen Wirfs-Brock" w:date="2012-09-05T19:10:00Z"/>
        </w:rPr>
      </w:pPr>
      <w:ins w:id="37751" w:author="Rev 10 Allen Wirfs-Brock" w:date="2012-09-05T19:10:00Z">
        <w:r>
          <w:t xml:space="preserve">The initial value of </w:t>
        </w:r>
        <w:r w:rsidRPr="00355E69">
          <w:rPr>
            <w:i/>
          </w:rPr>
          <w:t>TypeArray</w:t>
        </w:r>
        <w:r>
          <w:t xml:space="preserve">.prototype.constructor is the standard built-in </w:t>
        </w:r>
        <w:r w:rsidRPr="00355E69">
          <w:rPr>
            <w:i/>
          </w:rPr>
          <w:t>TypeArray</w:t>
        </w:r>
        <w:r w:rsidR="00355E69">
          <w:t xml:space="preserve"> constructor.</w:t>
        </w:r>
      </w:ins>
    </w:p>
    <w:p w:rsidR="00471F49" w:rsidRDefault="00355E69" w:rsidP="00355E69">
      <w:pPr>
        <w:pStyle w:val="Heading5"/>
        <w:numPr>
          <w:ilvl w:val="0"/>
          <w:numId w:val="0"/>
        </w:numPr>
        <w:rPr>
          <w:ins w:id="37752" w:author="Rev 10 Allen Wirfs-Brock" w:date="2012-09-05T19:10:00Z"/>
        </w:rPr>
      </w:pPr>
      <w:ins w:id="37753" w:author="Rev 10 Allen Wirfs-Brock" w:date="2012-09-06T08:44:00Z">
        <w:r>
          <w:t>15.13.</w:t>
        </w:r>
      </w:ins>
      <w:ins w:id="37754" w:author="Rev 10 Allen Wirfs-Brock" w:date="2012-09-06T11:40:00Z">
        <w:r w:rsidR="00A66DA6">
          <w:t>6</w:t>
        </w:r>
      </w:ins>
      <w:ins w:id="37755" w:author="Rev 10 Allen Wirfs-Brock" w:date="2012-09-05T19:10:00Z">
        <w:r w:rsidR="00471F49">
          <w:t xml:space="preserve">.4.2 </w:t>
        </w:r>
        <w:r w:rsidR="00471F49" w:rsidRPr="00355E69">
          <w:rPr>
            <w:i/>
          </w:rPr>
          <w:t>TypeArray</w:t>
        </w:r>
        <w:r w:rsidR="00471F49">
          <w:t>.prototype.set(array [, offset] )</w:t>
        </w:r>
      </w:ins>
    </w:p>
    <w:p w:rsidR="00471F49" w:rsidRDefault="00471F49" w:rsidP="00D70C18">
      <w:pPr>
        <w:rPr>
          <w:ins w:id="37756" w:author="Rev 10 Allen Wirfs-Brock" w:date="2012-09-05T19:10:00Z"/>
        </w:rPr>
      </w:pPr>
      <w:ins w:id="37757" w:author="Rev 10 Allen Wirfs-Brock" w:date="2012-09-05T19:10:00Z">
        <w:r>
          <w:t xml:space="preserve">Set multiple values in the </w:t>
        </w:r>
        <w:r w:rsidRPr="009B01AD">
          <w:rPr>
            <w:i/>
          </w:rPr>
          <w:t>TypedArray</w:t>
        </w:r>
        <w:r>
          <w:t xml:space="preserve">, reading from the </w:t>
        </w:r>
        <w:r w:rsidRPr="009B01AD">
          <w:rPr>
            <w:i/>
          </w:rPr>
          <w:t>array</w:t>
        </w:r>
        <w:r>
          <w:t xml:space="preserve"> input., reading input values from the array. The optional </w:t>
        </w:r>
        <w:r w:rsidRPr="009B01AD">
          <w:rPr>
            <w:i/>
          </w:rPr>
          <w:t>offset</w:t>
        </w:r>
        <w:r>
          <w:t xml:space="preserve"> value indicates the index in the current array where values are written. If </w:t>
        </w:r>
        <w:r w:rsidR="00355E69">
          <w:t>omitted, it is assumed to be 0.</w:t>
        </w:r>
      </w:ins>
    </w:p>
    <w:p w:rsidR="00471F49" w:rsidRDefault="00471F49" w:rsidP="009B01AD">
      <w:pPr>
        <w:pStyle w:val="Alg3"/>
        <w:numPr>
          <w:ilvl w:val="0"/>
          <w:numId w:val="928"/>
        </w:numPr>
        <w:rPr>
          <w:ins w:id="37758" w:author="Rev 10 Allen Wirfs-Brock" w:date="2012-09-05T19:10:00Z"/>
        </w:rPr>
      </w:pPr>
      <w:commentRangeStart w:id="37759"/>
      <w:ins w:id="37760" w:author="Rev 10 Allen Wirfs-Brock" w:date="2012-09-05T19:10:00Z">
        <w:r>
          <w:t xml:space="preserve">If this does not have class “TypeArray”, throw a </w:t>
        </w:r>
        <w:r w:rsidRPr="00192B91">
          <w:rPr>
            <w:b/>
            <w:bCs/>
          </w:rPr>
          <w:t>TypeError</w:t>
        </w:r>
      </w:ins>
      <w:ins w:id="37761" w:author="Rev 11 Allen Wirfs-Brock" w:date="2012-10-24T11:49:00Z">
        <w:r w:rsidR="00192B91">
          <w:t xml:space="preserve"> exception</w:t>
        </w:r>
      </w:ins>
      <w:ins w:id="37762" w:author="Rev 10 Allen Wirfs-Brock" w:date="2012-09-05T19:10:00Z">
        <w:r>
          <w:t>.</w:t>
        </w:r>
      </w:ins>
      <w:commentRangeEnd w:id="37759"/>
      <w:ins w:id="37763" w:author="Rev 10 Allen Wirfs-Brock" w:date="2012-09-06T08:50:00Z">
        <w:r w:rsidR="009B01AD">
          <w:rPr>
            <w:rStyle w:val="CommentReference"/>
            <w:rFonts w:ascii="Arial" w:eastAsia="MS Mincho" w:hAnsi="Arial"/>
            <w:spacing w:val="0"/>
            <w:lang w:eastAsia="ja-JP"/>
          </w:rPr>
          <w:commentReference w:id="37759"/>
        </w:r>
      </w:ins>
    </w:p>
    <w:p w:rsidR="00471F49" w:rsidRDefault="00471F49" w:rsidP="009B01AD">
      <w:pPr>
        <w:pStyle w:val="Alg3"/>
        <w:numPr>
          <w:ilvl w:val="0"/>
          <w:numId w:val="928"/>
        </w:numPr>
        <w:rPr>
          <w:ins w:id="37764" w:author="Rev 10 Allen Wirfs-Brock" w:date="2012-09-05T19:10:00Z"/>
        </w:rPr>
      </w:pPr>
      <w:ins w:id="37765" w:author="Rev 10 Allen Wirfs-Brock" w:date="2012-09-05T19:10:00Z">
        <w:r>
          <w:t>Let offsetIndex be ToUInt32(offset)</w:t>
        </w:r>
      </w:ins>
    </w:p>
    <w:p w:rsidR="00471F49" w:rsidRDefault="00471F49" w:rsidP="009B01AD">
      <w:pPr>
        <w:pStyle w:val="Alg3"/>
        <w:numPr>
          <w:ilvl w:val="0"/>
          <w:numId w:val="928"/>
        </w:numPr>
        <w:rPr>
          <w:ins w:id="37766" w:author="Rev 10 Allen Wirfs-Brock" w:date="2012-09-05T19:10:00Z"/>
        </w:rPr>
      </w:pPr>
      <w:ins w:id="37767" w:author="Rev 10 Allen Wirfs-Brock" w:date="2012-09-05T19:10:00Z">
        <w:r>
          <w:t>Let O be the result of calling ToObject(array).</w:t>
        </w:r>
      </w:ins>
    </w:p>
    <w:p w:rsidR="00471F49" w:rsidRDefault="00471F49" w:rsidP="009B01AD">
      <w:pPr>
        <w:pStyle w:val="Alg3"/>
        <w:numPr>
          <w:ilvl w:val="0"/>
          <w:numId w:val="928"/>
        </w:numPr>
        <w:rPr>
          <w:ins w:id="37768" w:author="Rev 10 Allen Wirfs-Brock" w:date="2012-09-05T19:10:00Z"/>
        </w:rPr>
      </w:pPr>
      <w:ins w:id="37769" w:author="Rev 10 Allen Wirfs-Brock" w:date="2012-09-05T19:10:00Z">
        <w:r>
          <w:t>Let srcLength be the result of calling [[Get]] on O with property name “length”.</w:t>
        </w:r>
      </w:ins>
    </w:p>
    <w:p w:rsidR="00471F49" w:rsidRDefault="00471F49" w:rsidP="009B01AD">
      <w:pPr>
        <w:pStyle w:val="Alg3"/>
        <w:numPr>
          <w:ilvl w:val="0"/>
          <w:numId w:val="928"/>
        </w:numPr>
        <w:rPr>
          <w:ins w:id="37770" w:author="Rev 10 Allen Wirfs-Brock" w:date="2012-09-05T19:10:00Z"/>
        </w:rPr>
      </w:pPr>
      <w:ins w:id="37771" w:author="Rev 10 Allen Wirfs-Brock" w:date="2012-09-05T19:10:00Z">
        <w:r>
          <w:t>Let targetLength be the result of calling [[Get]] on this with property name “length”</w:t>
        </w:r>
      </w:ins>
    </w:p>
    <w:p w:rsidR="00471F49" w:rsidRDefault="00471F49" w:rsidP="009B01AD">
      <w:pPr>
        <w:pStyle w:val="Alg3"/>
        <w:numPr>
          <w:ilvl w:val="0"/>
          <w:numId w:val="928"/>
        </w:numPr>
        <w:rPr>
          <w:ins w:id="37772" w:author="Rev 10 Allen Wirfs-Brock" w:date="2012-09-05T19:10:00Z"/>
        </w:rPr>
      </w:pPr>
      <w:ins w:id="37773" w:author="Rev 10 Allen Wirfs-Brock" w:date="2012-09-05T19:10:00Z">
        <w:r>
          <w:t xml:space="preserve">If srcLength + offset &gt; targetLength, throw a </w:t>
        </w:r>
        <w:r w:rsidRPr="00192B91">
          <w:rPr>
            <w:b/>
            <w:bCs/>
          </w:rPr>
          <w:t>RangeError</w:t>
        </w:r>
      </w:ins>
      <w:ins w:id="37774" w:author="Rev 11 Allen Wirfs-Brock" w:date="2012-10-24T11:49:00Z">
        <w:r w:rsidR="00192B91">
          <w:t xml:space="preserve"> exception</w:t>
        </w:r>
      </w:ins>
      <w:ins w:id="37775" w:author="Rev 10 Allen Wirfs-Brock" w:date="2012-09-05T19:10:00Z">
        <w:r>
          <w:t>.</w:t>
        </w:r>
      </w:ins>
    </w:p>
    <w:p w:rsidR="00471F49" w:rsidRDefault="00471F49" w:rsidP="009B01AD">
      <w:pPr>
        <w:pStyle w:val="Alg3"/>
        <w:numPr>
          <w:ilvl w:val="0"/>
          <w:numId w:val="928"/>
        </w:numPr>
        <w:rPr>
          <w:ins w:id="37776" w:author="Rev 10 Allen Wirfs-Brock" w:date="2012-09-05T19:10:00Z"/>
        </w:rPr>
      </w:pPr>
      <w:ins w:id="37777" w:author="Rev 10 Allen Wirfs-Brock" w:date="2012-09-05T19:10:00Z">
        <w:r>
          <w:t>Let temp be a new TypeArray created as if by a call to “new TypeArray(srcLength)”</w:t>
        </w:r>
      </w:ins>
    </w:p>
    <w:p w:rsidR="00471F49" w:rsidRDefault="00471F49" w:rsidP="009B01AD">
      <w:pPr>
        <w:pStyle w:val="Alg3"/>
        <w:numPr>
          <w:ilvl w:val="0"/>
          <w:numId w:val="928"/>
        </w:numPr>
        <w:rPr>
          <w:ins w:id="37778" w:author="Rev 10 Allen Wirfs-Brock" w:date="2012-09-05T19:10:00Z"/>
        </w:rPr>
      </w:pPr>
      <w:ins w:id="37779" w:author="Rev 10 Allen Wirfs-Brock" w:date="2012-09-05T19:10:00Z">
        <w:r>
          <w:t>Let k be 0</w:t>
        </w:r>
      </w:ins>
    </w:p>
    <w:p w:rsidR="00471F49" w:rsidRDefault="00471F49" w:rsidP="009B01AD">
      <w:pPr>
        <w:pStyle w:val="Alg3"/>
        <w:numPr>
          <w:ilvl w:val="0"/>
          <w:numId w:val="928"/>
        </w:numPr>
        <w:rPr>
          <w:ins w:id="37780" w:author="Rev 10 Allen Wirfs-Brock" w:date="2012-09-05T19:10:00Z"/>
        </w:rPr>
      </w:pPr>
      <w:ins w:id="37781" w:author="Rev 10 Allen Wirfs-Brock" w:date="2012-09-05T19:10:00Z">
        <w:r>
          <w:t>While k &lt; srcLength</w:t>
        </w:r>
      </w:ins>
    </w:p>
    <w:p w:rsidR="00471F49" w:rsidRDefault="00471F49" w:rsidP="009B01AD">
      <w:pPr>
        <w:pStyle w:val="Alg4"/>
        <w:numPr>
          <w:ilvl w:val="1"/>
          <w:numId w:val="927"/>
        </w:numPr>
        <w:spacing w:after="220"/>
        <w:contextualSpacing/>
        <w:rPr>
          <w:ins w:id="37782" w:author="Rev 10 Allen Wirfs-Brock" w:date="2012-09-05T19:10:00Z"/>
        </w:rPr>
      </w:pPr>
      <w:ins w:id="37783" w:author="Rev 10 Allen Wirfs-Brock" w:date="2012-09-05T19:10:00Z">
        <w:r>
          <w:t>Let v be the result of calling [[Get]] on src with property name toString(k)</w:t>
        </w:r>
      </w:ins>
    </w:p>
    <w:p w:rsidR="00471F49" w:rsidRDefault="00471F49" w:rsidP="009B01AD">
      <w:pPr>
        <w:pStyle w:val="Alg4"/>
        <w:numPr>
          <w:ilvl w:val="1"/>
          <w:numId w:val="927"/>
        </w:numPr>
        <w:spacing w:after="220"/>
        <w:contextualSpacing/>
        <w:rPr>
          <w:ins w:id="37784" w:author="Rev 10 Allen Wirfs-Brock" w:date="2012-09-05T19:10:00Z"/>
        </w:rPr>
      </w:pPr>
      <w:ins w:id="37785" w:author="Rev 10 Allen Wirfs-Brock" w:date="2012-09-05T19:10:00Z">
        <w:r>
          <w:t>Call [[Put]] on temp with arguments ToString(k), v, and false</w:t>
        </w:r>
      </w:ins>
    </w:p>
    <w:p w:rsidR="00471F49" w:rsidRDefault="00471F49" w:rsidP="009B01AD">
      <w:pPr>
        <w:pStyle w:val="Alg3"/>
        <w:numPr>
          <w:ilvl w:val="0"/>
          <w:numId w:val="928"/>
        </w:numPr>
        <w:rPr>
          <w:ins w:id="37786" w:author="Rev 10 Allen Wirfs-Brock" w:date="2012-09-05T19:10:00Z"/>
        </w:rPr>
      </w:pPr>
      <w:ins w:id="37787" w:author="Rev 10 Allen Wirfs-Brock" w:date="2012-09-05T19:10:00Z">
        <w:r>
          <w:t>Let k be offset</w:t>
        </w:r>
      </w:ins>
    </w:p>
    <w:p w:rsidR="00471F49" w:rsidRDefault="00471F49" w:rsidP="009B01AD">
      <w:pPr>
        <w:pStyle w:val="Alg3"/>
        <w:numPr>
          <w:ilvl w:val="0"/>
          <w:numId w:val="928"/>
        </w:numPr>
        <w:rPr>
          <w:ins w:id="37788" w:author="Rev 10 Allen Wirfs-Brock" w:date="2012-09-05T19:10:00Z"/>
        </w:rPr>
      </w:pPr>
      <w:ins w:id="37789" w:author="Rev 10 Allen Wirfs-Brock" w:date="2012-09-05T19:10:00Z">
        <w:r>
          <w:t>While k &lt; targetLength</w:t>
        </w:r>
      </w:ins>
    </w:p>
    <w:p w:rsidR="00471F49" w:rsidRDefault="00471F49" w:rsidP="009B01AD">
      <w:pPr>
        <w:pStyle w:val="Alg4"/>
        <w:numPr>
          <w:ilvl w:val="1"/>
          <w:numId w:val="927"/>
        </w:numPr>
        <w:spacing w:after="220"/>
        <w:contextualSpacing/>
        <w:rPr>
          <w:ins w:id="37790" w:author="Rev 10 Allen Wirfs-Brock" w:date="2012-09-05T19:10:00Z"/>
        </w:rPr>
      </w:pPr>
      <w:ins w:id="37791" w:author="Rev 10 Allen Wirfs-Brock" w:date="2012-09-05T19:10:00Z">
        <w:r>
          <w:t>Let v be the result of calling [[Get]] on temp with property name ToString(k-offset)</w:t>
        </w:r>
      </w:ins>
    </w:p>
    <w:p w:rsidR="00471F49" w:rsidRDefault="00471F49" w:rsidP="009B01AD">
      <w:pPr>
        <w:pStyle w:val="Alg4"/>
        <w:numPr>
          <w:ilvl w:val="1"/>
          <w:numId w:val="927"/>
        </w:numPr>
        <w:spacing w:after="220"/>
        <w:contextualSpacing/>
        <w:rPr>
          <w:ins w:id="37792" w:author="Rev 10 Allen Wirfs-Brock" w:date="2012-09-05T19:10:00Z"/>
        </w:rPr>
      </w:pPr>
      <w:ins w:id="37793" w:author="Rev 10 Allen Wirfs-Brock" w:date="2012-09-05T19:10:00Z">
        <w:r>
          <w:t>Call [[Put]] on temp with arguments ToString(k), v, and false</w:t>
        </w:r>
      </w:ins>
    </w:p>
    <w:p w:rsidR="00471F49" w:rsidRDefault="009B01AD" w:rsidP="009B01AD">
      <w:pPr>
        <w:pStyle w:val="Heading5"/>
        <w:numPr>
          <w:ilvl w:val="0"/>
          <w:numId w:val="0"/>
        </w:numPr>
        <w:rPr>
          <w:ins w:id="37794" w:author="Rev 10 Allen Wirfs-Brock" w:date="2012-09-05T19:10:00Z"/>
        </w:rPr>
      </w:pPr>
      <w:ins w:id="37795" w:author="Rev 10 Allen Wirfs-Brock" w:date="2012-09-06T08:50:00Z">
        <w:r>
          <w:t>15.13.</w:t>
        </w:r>
      </w:ins>
      <w:ins w:id="37796" w:author="Rev 10 Allen Wirfs-Brock" w:date="2012-09-06T11:40:00Z">
        <w:r w:rsidR="00A66DA6">
          <w:t>6</w:t>
        </w:r>
      </w:ins>
      <w:ins w:id="37797" w:author="Rev 10 Allen Wirfs-Brock" w:date="2012-09-05T19:10:00Z">
        <w:r w:rsidR="00471F49">
          <w:t xml:space="preserve">.4.3 </w:t>
        </w:r>
        <w:r w:rsidR="00471F49" w:rsidRPr="009B01AD">
          <w:rPr>
            <w:i/>
          </w:rPr>
          <w:t>TypeArray</w:t>
        </w:r>
        <w:r w:rsidR="00471F49">
          <w:t>.prototype.subarray(begin [, end] )</w:t>
        </w:r>
      </w:ins>
    </w:p>
    <w:p w:rsidR="00471F49" w:rsidRDefault="00471F49" w:rsidP="00D70C18">
      <w:pPr>
        <w:rPr>
          <w:ins w:id="37798" w:author="Rev 10 Allen Wirfs-Brock" w:date="2012-09-05T19:10:00Z"/>
        </w:rPr>
      </w:pPr>
      <w:ins w:id="37799" w:author="Rev 10 Allen Wirfs-Brock" w:date="2012-09-05T19:10:00Z">
        <w:r>
          <w:t xml:space="preserve">Returns a new </w:t>
        </w:r>
        <w:r w:rsidRPr="009B01AD">
          <w:rPr>
            <w:i/>
          </w:rPr>
          <w:t>TypedArray</w:t>
        </w:r>
        <w:r>
          <w:t xml:space="preserve"> view of the ArrayBuffer store for this </w:t>
        </w:r>
        <w:r w:rsidRPr="009B01AD">
          <w:rPr>
            <w:i/>
          </w:rPr>
          <w:t>TypedArray</w:t>
        </w:r>
        <w:r>
          <w:t>, referencing the elements at begin, inclusive, up to end, exclusive. If either begin or end is negative, it refers to an index from the end of the array, as</w:t>
        </w:r>
        <w:r w:rsidR="009B01AD">
          <w:t xml:space="preserve"> opposed to from the beginning.</w:t>
        </w:r>
      </w:ins>
    </w:p>
    <w:p w:rsidR="00471F49" w:rsidRDefault="00471F49" w:rsidP="009B01AD">
      <w:pPr>
        <w:pStyle w:val="Alg3"/>
        <w:numPr>
          <w:ilvl w:val="0"/>
          <w:numId w:val="929"/>
        </w:numPr>
        <w:rPr>
          <w:ins w:id="37800" w:author="Rev 10 Allen Wirfs-Brock" w:date="2012-09-05T19:10:00Z"/>
        </w:rPr>
      </w:pPr>
      <w:ins w:id="37801" w:author="Rev 10 Allen Wirfs-Brock" w:date="2012-09-05T19:10:00Z">
        <w:r>
          <w:t xml:space="preserve">    </w:t>
        </w:r>
        <w:commentRangeStart w:id="37802"/>
        <w:r>
          <w:t xml:space="preserve">If this does not have class “TypeArray”, throw a </w:t>
        </w:r>
        <w:r w:rsidRPr="002F1A2E">
          <w:rPr>
            <w:b/>
            <w:bCs/>
          </w:rPr>
          <w:t>TypeError</w:t>
        </w:r>
      </w:ins>
      <w:ins w:id="37803" w:author="Rev 11 Allen Wirfs-Brock" w:date="2012-10-24T11:50:00Z">
        <w:r w:rsidR="002F1A2E">
          <w:t xml:space="preserve"> exception</w:t>
        </w:r>
      </w:ins>
      <w:ins w:id="37804" w:author="Rev 10 Allen Wirfs-Brock" w:date="2012-09-05T19:10:00Z">
        <w:r>
          <w:t>.</w:t>
        </w:r>
      </w:ins>
      <w:commentRangeEnd w:id="37802"/>
      <w:ins w:id="37805" w:author="Rev 10 Allen Wirfs-Brock" w:date="2012-09-06T08:53:00Z">
        <w:r w:rsidR="009B01AD">
          <w:rPr>
            <w:rStyle w:val="CommentReference"/>
            <w:rFonts w:ascii="Arial" w:eastAsia="MS Mincho" w:hAnsi="Arial"/>
            <w:spacing w:val="0"/>
            <w:lang w:eastAsia="ja-JP"/>
          </w:rPr>
          <w:commentReference w:id="37802"/>
        </w:r>
      </w:ins>
    </w:p>
    <w:p w:rsidR="00471F49" w:rsidRDefault="00471F49" w:rsidP="009B01AD">
      <w:pPr>
        <w:pStyle w:val="Alg3"/>
        <w:numPr>
          <w:ilvl w:val="0"/>
          <w:numId w:val="929"/>
        </w:numPr>
        <w:rPr>
          <w:ins w:id="37806" w:author="Rev 10 Allen Wirfs-Brock" w:date="2012-09-05T19:10:00Z"/>
        </w:rPr>
      </w:pPr>
      <w:ins w:id="37807" w:author="Rev 10 Allen Wirfs-Brock" w:date="2012-09-05T19:10:00Z">
        <w:r>
          <w:t xml:space="preserve">    Let srcLength be the result of calling [[Get]] on this with property name “length”</w:t>
        </w:r>
      </w:ins>
    </w:p>
    <w:p w:rsidR="00471F49" w:rsidRDefault="00471F49" w:rsidP="009B01AD">
      <w:pPr>
        <w:pStyle w:val="Alg3"/>
        <w:numPr>
          <w:ilvl w:val="0"/>
          <w:numId w:val="929"/>
        </w:numPr>
        <w:rPr>
          <w:ins w:id="37808" w:author="Rev 10 Allen Wirfs-Brock" w:date="2012-09-05T19:10:00Z"/>
        </w:rPr>
      </w:pPr>
      <w:ins w:id="37809" w:author="Rev 10 Allen Wirfs-Brock" w:date="2012-09-05T19:10:00Z">
        <w:r>
          <w:t xml:space="preserve">    Let beginInt be ToInt32(begin)</w:t>
        </w:r>
      </w:ins>
    </w:p>
    <w:p w:rsidR="00471F49" w:rsidRDefault="00471F49" w:rsidP="009B01AD">
      <w:pPr>
        <w:pStyle w:val="Alg3"/>
        <w:numPr>
          <w:ilvl w:val="0"/>
          <w:numId w:val="929"/>
        </w:numPr>
        <w:rPr>
          <w:ins w:id="37810" w:author="Rev 10 Allen Wirfs-Brock" w:date="2012-09-05T19:10:00Z"/>
        </w:rPr>
      </w:pPr>
      <w:ins w:id="37811" w:author="Rev 10 Allen Wirfs-Brock" w:date="2012-09-05T19:10:00Z">
        <w:r>
          <w:t xml:space="preserve">    If beginInt &lt; 0, let beginInt be srcLength + beginInt</w:t>
        </w:r>
      </w:ins>
    </w:p>
    <w:p w:rsidR="00471F49" w:rsidRDefault="00471F49" w:rsidP="009B01AD">
      <w:pPr>
        <w:pStyle w:val="Alg3"/>
        <w:numPr>
          <w:ilvl w:val="0"/>
          <w:numId w:val="929"/>
        </w:numPr>
        <w:rPr>
          <w:ins w:id="37812" w:author="Rev 10 Allen Wirfs-Brock" w:date="2012-09-05T19:10:00Z"/>
        </w:rPr>
      </w:pPr>
      <w:ins w:id="37813" w:author="Rev 10 Allen Wirfs-Brock" w:date="2012-09-05T19:10:00Z">
        <w:r>
          <w:t xml:space="preserve">    Let beginIndex be min(srcLength, max(0, beginInt))</w:t>
        </w:r>
      </w:ins>
    </w:p>
    <w:p w:rsidR="00471F49" w:rsidRDefault="00471F49" w:rsidP="009B01AD">
      <w:pPr>
        <w:pStyle w:val="Alg3"/>
        <w:numPr>
          <w:ilvl w:val="0"/>
          <w:numId w:val="929"/>
        </w:numPr>
        <w:rPr>
          <w:ins w:id="37814" w:author="Rev 10 Allen Wirfs-Brock" w:date="2012-09-05T19:10:00Z"/>
        </w:rPr>
      </w:pPr>
      <w:ins w:id="37815" w:author="Rev 10 Allen Wirfs-Brock" w:date="2012-09-05T19:10:00Z">
        <w:r>
          <w:t xml:space="preserve">    Let endInt be ToInt32(end) if end was provided, else srcLength.</w:t>
        </w:r>
      </w:ins>
    </w:p>
    <w:p w:rsidR="00471F49" w:rsidRDefault="00471F49" w:rsidP="009B01AD">
      <w:pPr>
        <w:pStyle w:val="Alg3"/>
        <w:numPr>
          <w:ilvl w:val="0"/>
          <w:numId w:val="929"/>
        </w:numPr>
        <w:rPr>
          <w:ins w:id="37816" w:author="Rev 10 Allen Wirfs-Brock" w:date="2012-09-05T19:10:00Z"/>
        </w:rPr>
      </w:pPr>
      <w:ins w:id="37817" w:author="Rev 10 Allen Wirfs-Brock" w:date="2012-09-05T19:10:00Z">
        <w:r>
          <w:t xml:space="preserve">    If endInt &lt;0,</w:t>
        </w:r>
      </w:ins>
      <w:ins w:id="37818" w:author="Rev 11 Allen Wirfs-Brock" w:date="2012-10-24T11:48:00Z">
        <w:r w:rsidR="00192B91">
          <w:t xml:space="preserve"> </w:t>
        </w:r>
      </w:ins>
      <w:ins w:id="37819" w:author="Rev 10 Allen Wirfs-Brock" w:date="2012-09-05T19:10:00Z">
        <w:r>
          <w:t>let endInt be srcLength + endInt</w:t>
        </w:r>
      </w:ins>
    </w:p>
    <w:p w:rsidR="00471F49" w:rsidRDefault="00471F49" w:rsidP="009B01AD">
      <w:pPr>
        <w:pStyle w:val="Alg3"/>
        <w:numPr>
          <w:ilvl w:val="0"/>
          <w:numId w:val="929"/>
        </w:numPr>
        <w:rPr>
          <w:ins w:id="37820" w:author="Rev 10 Allen Wirfs-Brock" w:date="2012-09-05T19:10:00Z"/>
        </w:rPr>
      </w:pPr>
      <w:ins w:id="37821" w:author="Rev 10 Allen Wirfs-Brock" w:date="2012-09-05T19:10:00Z">
        <w:r>
          <w:t xml:space="preserve">    Let endIndex be max(0,min(srcLength, endInt))</w:t>
        </w:r>
      </w:ins>
    </w:p>
    <w:p w:rsidR="00471F49" w:rsidRDefault="00471F49" w:rsidP="009B01AD">
      <w:pPr>
        <w:pStyle w:val="Alg3"/>
        <w:numPr>
          <w:ilvl w:val="0"/>
          <w:numId w:val="929"/>
        </w:numPr>
        <w:rPr>
          <w:ins w:id="37822" w:author="Rev 10 Allen Wirfs-Brock" w:date="2012-09-05T19:10:00Z"/>
        </w:rPr>
      </w:pPr>
      <w:ins w:id="37823" w:author="Rev 10 Allen Wirfs-Brock" w:date="2012-09-05T19:10:00Z">
        <w:r>
          <w:t xml:space="preserve">    If endIndex &lt; beginIndex, let endIndex be beginIndex</w:t>
        </w:r>
      </w:ins>
    </w:p>
    <w:p w:rsidR="00471F49" w:rsidRDefault="00471F49" w:rsidP="002B6820">
      <w:pPr>
        <w:pStyle w:val="Alg3"/>
        <w:numPr>
          <w:ilvl w:val="0"/>
          <w:numId w:val="929"/>
        </w:numPr>
        <w:rPr>
          <w:ins w:id="37824" w:author="Rev 10 Allen Wirfs-Brock" w:date="2012-09-05T19:10:00Z"/>
        </w:rPr>
      </w:pPr>
      <w:ins w:id="37825" w:author="Rev 10 Allen Wirfs-Brock" w:date="2012-09-05T19:10:00Z">
        <w:r>
          <w:t xml:space="preserve">    Return a new TypeArray with the following values for it’s </w:t>
        </w:r>
        <w:del w:id="37826" w:author="Rev 11 Allen Wirfs-Brock" w:date="2012-10-25T16:05:00Z">
          <w:r w:rsidDel="002B6820">
            <w:delText>proeprties</w:delText>
          </w:r>
        </w:del>
      </w:ins>
      <w:ins w:id="37827" w:author="Rev 11 Allen Wirfs-Brock" w:date="2012-10-25T16:05:00Z">
        <w:r w:rsidR="002B6820">
          <w:t>properties</w:t>
        </w:r>
      </w:ins>
      <w:ins w:id="37828" w:author="Rev 10 Allen Wirfs-Brock" w:date="2012-09-05T19:10:00Z">
        <w:r>
          <w:t>:</w:t>
        </w:r>
      </w:ins>
    </w:p>
    <w:p w:rsidR="00471F49" w:rsidRDefault="00471F49" w:rsidP="009B01AD">
      <w:pPr>
        <w:pStyle w:val="Alg3"/>
        <w:numPr>
          <w:ilvl w:val="0"/>
          <w:numId w:val="930"/>
        </w:numPr>
        <w:rPr>
          <w:ins w:id="37829" w:author="Rev 10 Allen Wirfs-Brock" w:date="2012-09-05T19:10:00Z"/>
        </w:rPr>
      </w:pPr>
      <w:ins w:id="37830" w:author="Rev 10 Allen Wirfs-Brock" w:date="2012-09-05T19:10:00Z">
        <w:r>
          <w:t xml:space="preserve">        The length property of the newly constructed object is set to endIndex - beginIndex</w:t>
        </w:r>
      </w:ins>
    </w:p>
    <w:p w:rsidR="00471F49" w:rsidRDefault="00471F49" w:rsidP="009B01AD">
      <w:pPr>
        <w:pStyle w:val="Alg3"/>
        <w:numPr>
          <w:ilvl w:val="0"/>
          <w:numId w:val="930"/>
        </w:numPr>
        <w:rPr>
          <w:ins w:id="37831" w:author="Rev 10 Allen Wirfs-Brock" w:date="2012-09-05T19:10:00Z"/>
        </w:rPr>
      </w:pPr>
      <w:ins w:id="37832" w:author="Rev 10 Allen Wirfs-Brock" w:date="2012-09-05T19:10:00Z">
        <w:r>
          <w:t xml:space="preserve">        The byteLength property of the newly constructed object is set to length multiplied by the size in bytes of Type.</w:t>
        </w:r>
      </w:ins>
    </w:p>
    <w:p w:rsidR="00471F49" w:rsidRDefault="00471F49" w:rsidP="009B01AD">
      <w:pPr>
        <w:pStyle w:val="Alg3"/>
        <w:numPr>
          <w:ilvl w:val="0"/>
          <w:numId w:val="930"/>
        </w:numPr>
        <w:rPr>
          <w:ins w:id="37833" w:author="Rev 10 Allen Wirfs-Brock" w:date="2012-09-05T19:10:00Z"/>
        </w:rPr>
      </w:pPr>
      <w:ins w:id="37834" w:author="Rev 10 Allen Wirfs-Brock" w:date="2012-09-05T19:10:00Z">
        <w:r>
          <w:t xml:space="preserve">        The buffer property of the newly constructed object is set to this.buffer.</w:t>
        </w:r>
      </w:ins>
    </w:p>
    <w:p w:rsidR="00471F49" w:rsidRDefault="00471F49" w:rsidP="009B01AD">
      <w:pPr>
        <w:pStyle w:val="Alg3"/>
        <w:numPr>
          <w:ilvl w:val="0"/>
          <w:numId w:val="930"/>
        </w:numPr>
        <w:spacing w:after="240"/>
        <w:rPr>
          <w:ins w:id="37835" w:author="Rev 10 Allen Wirfs-Brock" w:date="2012-09-05T19:10:00Z"/>
        </w:rPr>
      </w:pPr>
      <w:ins w:id="37836" w:author="Rev 10 Allen Wirfs-Brock" w:date="2012-09-05T19:10:00Z">
        <w:r>
          <w:t xml:space="preserve">        The byteOffset property of the newly constructed object is set to this.offset + beginIndex.</w:t>
        </w:r>
      </w:ins>
    </w:p>
    <w:p w:rsidR="00471F49" w:rsidRDefault="009B01AD" w:rsidP="009B01AD">
      <w:pPr>
        <w:pStyle w:val="Heading4"/>
        <w:numPr>
          <w:ilvl w:val="0"/>
          <w:numId w:val="0"/>
        </w:numPr>
        <w:rPr>
          <w:ins w:id="37837" w:author="Rev 10 Allen Wirfs-Brock" w:date="2012-09-05T19:10:00Z"/>
        </w:rPr>
      </w:pPr>
      <w:ins w:id="37838" w:author="Rev 10 Allen Wirfs-Brock" w:date="2012-09-06T08:53:00Z">
        <w:r>
          <w:t>15.13.</w:t>
        </w:r>
      </w:ins>
      <w:ins w:id="37839" w:author="Rev 10 Allen Wirfs-Brock" w:date="2012-09-06T11:40:00Z">
        <w:r w:rsidR="00A66DA6">
          <w:t>6</w:t>
        </w:r>
      </w:ins>
      <w:ins w:id="37840" w:author="Rev 10 Allen Wirfs-Brock" w:date="2012-09-05T19:10:00Z">
        <w:r w:rsidR="00471F49">
          <w:t xml:space="preserve">.5 Properties of </w:t>
        </w:r>
        <w:r w:rsidR="00471F49" w:rsidRPr="009B01AD">
          <w:rPr>
            <w:i/>
          </w:rPr>
          <w:t>TypeArray</w:t>
        </w:r>
        <w:r w:rsidR="00471F49">
          <w:t xml:space="preserve"> instances</w:t>
        </w:r>
      </w:ins>
    </w:p>
    <w:p w:rsidR="00471F49" w:rsidRDefault="00471F49" w:rsidP="00D70C18">
      <w:pPr>
        <w:rPr>
          <w:ins w:id="37841" w:author="Rev 10 Allen Wirfs-Brock" w:date="2012-09-05T19:10:00Z"/>
        </w:rPr>
      </w:pPr>
      <w:ins w:id="37842" w:author="Rev 10 Allen Wirfs-Brock" w:date="2012-09-05T19:10:00Z">
        <w:r w:rsidRPr="009B01AD">
          <w:rPr>
            <w:i/>
          </w:rPr>
          <w:t>TypeArray</w:t>
        </w:r>
        <w:r>
          <w:t xml:space="preserve"> instances inherit properties from the </w:t>
        </w:r>
        <w:r w:rsidRPr="009B01AD">
          <w:rPr>
            <w:i/>
          </w:rPr>
          <w:t>TypeArray</w:t>
        </w:r>
        <w:r>
          <w:t xml:space="preserve"> prototype object and their [[Class]] internal property value is “TypeArray”. </w:t>
        </w:r>
        <w:r w:rsidRPr="009B01AD">
          <w:rPr>
            <w:i/>
          </w:rPr>
          <w:t>TypeArray</w:t>
        </w:r>
        <w:r>
          <w:t xml:space="preserve"> instances also</w:t>
        </w:r>
        <w:r w:rsidR="009B01AD">
          <w:t xml:space="preserve"> have the following properties.</w:t>
        </w:r>
      </w:ins>
    </w:p>
    <w:p w:rsidR="00471F49" w:rsidRDefault="009B01AD" w:rsidP="009B01AD">
      <w:pPr>
        <w:pStyle w:val="Heading5"/>
        <w:numPr>
          <w:ilvl w:val="0"/>
          <w:numId w:val="0"/>
        </w:numPr>
        <w:rPr>
          <w:ins w:id="37843" w:author="Rev 10 Allen Wirfs-Brock" w:date="2012-09-05T19:10:00Z"/>
        </w:rPr>
      </w:pPr>
      <w:ins w:id="37844" w:author="Rev 10 Allen Wirfs-Brock" w:date="2012-09-06T08:54:00Z">
        <w:r>
          <w:lastRenderedPageBreak/>
          <w:t>15.13.</w:t>
        </w:r>
      </w:ins>
      <w:ins w:id="37845" w:author="Rev 10 Allen Wirfs-Brock" w:date="2012-09-06T11:40:00Z">
        <w:r w:rsidR="00A66DA6">
          <w:t>6</w:t>
        </w:r>
      </w:ins>
      <w:ins w:id="37846" w:author="Rev 10 Allen Wirfs-Brock" w:date="2012-09-05T19:10:00Z">
        <w:r w:rsidR="00471F49">
          <w:t>.5.1 [[DefineOwnProperty]] ( p, desc, throw )</w:t>
        </w:r>
      </w:ins>
    </w:p>
    <w:p w:rsidR="00471F49" w:rsidRDefault="00471F49" w:rsidP="00D70C18">
      <w:pPr>
        <w:rPr>
          <w:ins w:id="37847" w:author="Rev 10 Allen Wirfs-Brock" w:date="2012-09-05T19:10:00Z"/>
        </w:rPr>
      </w:pPr>
      <w:ins w:id="37848" w:author="Rev 10 Allen Wirfs-Brock" w:date="2012-09-05T19:10:00Z">
        <w:r>
          <w:t>TypeArray objects use a variation of the [[DefineOwnProperty]] internal method used for other nati</w:t>
        </w:r>
        <w:r w:rsidR="009B01AD">
          <w:t>ve ECMAScript objects (8.12.9).</w:t>
        </w:r>
      </w:ins>
    </w:p>
    <w:p w:rsidR="00471F49" w:rsidRDefault="00471F49" w:rsidP="00D70C18">
      <w:pPr>
        <w:rPr>
          <w:ins w:id="37849" w:author="Rev 10 Allen Wirfs-Brock" w:date="2012-09-05T19:10:00Z"/>
        </w:rPr>
      </w:pPr>
      <w:ins w:id="37850" w:author="Rev 10 Allen Wirfs-Brock" w:date="2012-09-05T19:10:00Z">
        <w:r>
          <w:t>When the [[DefineOwnProperty]] internal method of A is called with property P, Property Descriptor Desc and Boolean flag Throw,</w:t>
        </w:r>
        <w:r w:rsidR="009B01AD">
          <w:t xml:space="preserve"> the following steps are taken:</w:t>
        </w:r>
      </w:ins>
    </w:p>
    <w:p w:rsidR="00471F49" w:rsidRDefault="00471F49" w:rsidP="009B01AD">
      <w:pPr>
        <w:pStyle w:val="Alg3"/>
        <w:numPr>
          <w:ilvl w:val="0"/>
          <w:numId w:val="931"/>
        </w:numPr>
        <w:rPr>
          <w:ins w:id="37851" w:author="Rev 10 Allen Wirfs-Brock" w:date="2012-09-05T19:10:00Z"/>
        </w:rPr>
      </w:pPr>
      <w:commentRangeStart w:id="37852"/>
      <w:ins w:id="37853" w:author="Rev 10 Allen Wirfs-Brock" w:date="2012-09-05T19:10:00Z">
        <w:r>
          <w:t xml:space="preserve">    Let succeeded be the result of calling the default [[DefineOwnProperty]] internal method (8.12.9) on A passing P, Desc, and Throw as arguments.</w:t>
        </w:r>
      </w:ins>
      <w:commentRangeEnd w:id="37852"/>
      <w:ins w:id="37854" w:author="Rev 10 Allen Wirfs-Brock" w:date="2012-09-06T08:57:00Z">
        <w:r w:rsidR="009B01AD">
          <w:rPr>
            <w:rStyle w:val="CommentReference"/>
            <w:rFonts w:ascii="Arial" w:eastAsia="MS Mincho" w:hAnsi="Arial"/>
            <w:spacing w:val="0"/>
            <w:lang w:eastAsia="ja-JP"/>
          </w:rPr>
          <w:commentReference w:id="37852"/>
        </w:r>
      </w:ins>
    </w:p>
    <w:p w:rsidR="00471F49" w:rsidRDefault="00471F49" w:rsidP="009B01AD">
      <w:pPr>
        <w:pStyle w:val="Alg3"/>
        <w:numPr>
          <w:ilvl w:val="0"/>
          <w:numId w:val="931"/>
        </w:numPr>
        <w:rPr>
          <w:ins w:id="37855" w:author="Rev 10 Allen Wirfs-Brock" w:date="2012-09-05T19:10:00Z"/>
        </w:rPr>
      </w:pPr>
      <w:ins w:id="37856" w:author="Rev 10 Allen Wirfs-Brock" w:date="2012-09-05T19:10:00Z">
        <w:r>
          <w:t xml:space="preserve">    If succeeded is false, return false.</w:t>
        </w:r>
      </w:ins>
    </w:p>
    <w:p w:rsidR="00471F49" w:rsidRDefault="00471F49" w:rsidP="009B01AD">
      <w:pPr>
        <w:pStyle w:val="Alg3"/>
        <w:numPr>
          <w:ilvl w:val="0"/>
          <w:numId w:val="931"/>
        </w:numPr>
        <w:rPr>
          <w:ins w:id="37857" w:author="Rev 10 Allen Wirfs-Brock" w:date="2012-09-05T19:10:00Z"/>
        </w:rPr>
      </w:pPr>
      <w:ins w:id="37858" w:author="Rev 10 Allen Wirfs-Brock" w:date="2012-09-05T19:10:00Z">
        <w:r>
          <w:t xml:space="preserve">    If Desc contains a Value field, let newValue be Desc.Value</w:t>
        </w:r>
      </w:ins>
    </w:p>
    <w:p w:rsidR="00471F49" w:rsidRDefault="00471F49" w:rsidP="009B01AD">
      <w:pPr>
        <w:pStyle w:val="Alg3"/>
        <w:numPr>
          <w:ilvl w:val="0"/>
          <w:numId w:val="931"/>
        </w:numPr>
        <w:rPr>
          <w:ins w:id="37859" w:author="Rev 10 Allen Wirfs-Brock" w:date="2012-09-05T19:10:00Z"/>
        </w:rPr>
      </w:pPr>
      <w:ins w:id="37860" w:author="Rev 10 Allen Wirfs-Brock" w:date="2012-09-05T19:10:00Z">
        <w:r>
          <w:t xml:space="preserve">    Let convertedValue to ToType(newValue)</w:t>
        </w:r>
      </w:ins>
    </w:p>
    <w:p w:rsidR="00471F49" w:rsidRDefault="00471F49" w:rsidP="009B01AD">
      <w:pPr>
        <w:pStyle w:val="Alg3"/>
        <w:numPr>
          <w:ilvl w:val="0"/>
          <w:numId w:val="931"/>
        </w:numPr>
        <w:rPr>
          <w:ins w:id="37861" w:author="Rev 10 Allen Wirfs-Brock" w:date="2012-09-05T19:10:00Z"/>
        </w:rPr>
      </w:pPr>
      <w:ins w:id="37862" w:author="Rev 10 Allen Wirfs-Brock" w:date="2012-09-05T19:10:00Z">
        <w:r>
          <w:t xml:space="preserve">    Let index be ToUInt32(P)</w:t>
        </w:r>
      </w:ins>
    </w:p>
    <w:p w:rsidR="00471F49" w:rsidRDefault="00471F49" w:rsidP="009B01AD">
      <w:pPr>
        <w:pStyle w:val="Alg3"/>
        <w:numPr>
          <w:ilvl w:val="0"/>
          <w:numId w:val="931"/>
        </w:numPr>
        <w:rPr>
          <w:ins w:id="37863" w:author="Rev 10 Allen Wirfs-Brock" w:date="2012-09-05T19:10:00Z"/>
        </w:rPr>
      </w:pPr>
      <w:ins w:id="37864" w:author="Rev 10 Allen Wirfs-Brock" w:date="2012-09-05T19:10:00Z">
        <w:r>
          <w:t xml:space="preserve">    Call the SetValueInBuffer internal operation with arguments A.buffer.[[NativeBuffer]], A.byteOffset, index, convertedValue, and Type.</w:t>
        </w:r>
      </w:ins>
    </w:p>
    <w:p w:rsidR="00471F49" w:rsidRDefault="00471F49" w:rsidP="009B01AD">
      <w:pPr>
        <w:pStyle w:val="Alg3"/>
        <w:numPr>
          <w:ilvl w:val="0"/>
          <w:numId w:val="931"/>
        </w:numPr>
        <w:spacing w:after="240"/>
        <w:rPr>
          <w:ins w:id="37865" w:author="Rev 10 Allen Wirfs-Brock" w:date="2012-09-05T19:10:00Z"/>
        </w:rPr>
      </w:pPr>
      <w:ins w:id="37866" w:author="Rev 10 Allen Wirfs-Brock" w:date="2012-09-05T19:10:00Z">
        <w:r>
          <w:t xml:space="preserve">    Return true.</w:t>
        </w:r>
      </w:ins>
    </w:p>
    <w:p w:rsidR="00471F49" w:rsidRDefault="00471F49" w:rsidP="00D70C18">
      <w:pPr>
        <w:rPr>
          <w:ins w:id="37867" w:author="Rev 10 Allen Wirfs-Brock" w:date="2012-09-05T19:10:00Z"/>
        </w:rPr>
      </w:pPr>
      <w:ins w:id="37868" w:author="Rev 10 Allen Wirfs-Brock" w:date="2012-09-05T19:10:00Z">
        <w:r>
          <w:t>The internal operation SetValueInBuffer takes five parameters, a native buffer nativeBuffer, an integer byteOffset, an integer index, a value of type Type newValue, and a Type val</w:t>
        </w:r>
        <w:r w:rsidR="009B01AD">
          <w:t>ueType. It operates as follows:</w:t>
        </w:r>
      </w:ins>
    </w:p>
    <w:p w:rsidR="00471F49" w:rsidRDefault="00471F49" w:rsidP="009B01AD">
      <w:pPr>
        <w:pStyle w:val="Alg3"/>
        <w:numPr>
          <w:ilvl w:val="0"/>
          <w:numId w:val="932"/>
        </w:numPr>
        <w:rPr>
          <w:ins w:id="37869" w:author="Rev 10 Allen Wirfs-Brock" w:date="2012-09-05T19:10:00Z"/>
        </w:rPr>
      </w:pPr>
      <w:commentRangeStart w:id="37870"/>
      <w:ins w:id="37871" w:author="Rev 10 Allen Wirfs-Brock" w:date="2012-09-05T19:10:00Z">
        <w:r>
          <w:t xml:space="preserve">    Let size be the size in bytes of the type valueType.</w:t>
        </w:r>
      </w:ins>
      <w:commentRangeEnd w:id="37870"/>
      <w:ins w:id="37872" w:author="Rev 10 Allen Wirfs-Brock" w:date="2012-09-06T08:59:00Z">
        <w:r w:rsidR="00D935CB">
          <w:rPr>
            <w:rStyle w:val="CommentReference"/>
            <w:rFonts w:ascii="Arial" w:eastAsia="MS Mincho" w:hAnsi="Arial"/>
            <w:spacing w:val="0"/>
            <w:lang w:eastAsia="ja-JP"/>
          </w:rPr>
          <w:commentReference w:id="37870"/>
        </w:r>
      </w:ins>
    </w:p>
    <w:p w:rsidR="00471F49" w:rsidRDefault="00471F49" w:rsidP="009B01AD">
      <w:pPr>
        <w:pStyle w:val="Alg3"/>
        <w:numPr>
          <w:ilvl w:val="0"/>
          <w:numId w:val="932"/>
        </w:numPr>
        <w:rPr>
          <w:ins w:id="37873" w:author="Rev 10 Allen Wirfs-Brock" w:date="2012-09-05T19:10:00Z"/>
        </w:rPr>
      </w:pPr>
      <w:ins w:id="37874" w:author="Rev 10 Allen Wirfs-Brock" w:date="2012-09-05T19:10:00Z">
        <w:r>
          <w:t xml:space="preserve">    Let bytes be the array of bytes from nativeBuffer between offset byteOffset+(index*size) and offset byteOffset+( (index+1)*size)-1 inclusive.</w:t>
        </w:r>
      </w:ins>
    </w:p>
    <w:p w:rsidR="00471F49" w:rsidRDefault="00471F49" w:rsidP="009B01AD">
      <w:pPr>
        <w:pStyle w:val="Alg3"/>
        <w:numPr>
          <w:ilvl w:val="0"/>
          <w:numId w:val="932"/>
        </w:numPr>
        <w:rPr>
          <w:ins w:id="37875" w:author="Rev 10 Allen Wirfs-Brock" w:date="2012-09-05T19:10:00Z"/>
        </w:rPr>
      </w:pPr>
      <w:ins w:id="37876" w:author="Rev 10 Allen Wirfs-Brock" w:date="2012-09-05T19:10:00Z">
        <w:r>
          <w:t xml:space="preserve">    Let newValueBytes be the result of converting newValue to an array of bytes, using the platform endianness.</w:t>
        </w:r>
      </w:ins>
    </w:p>
    <w:p w:rsidR="00471F49" w:rsidRDefault="00471F49" w:rsidP="00CB094A">
      <w:pPr>
        <w:pStyle w:val="Alg3"/>
        <w:numPr>
          <w:ilvl w:val="0"/>
          <w:numId w:val="932"/>
        </w:numPr>
        <w:spacing w:after="240"/>
        <w:rPr>
          <w:ins w:id="37877" w:author="Rev 10 Allen Wirfs-Brock" w:date="2012-09-05T19:10:00Z"/>
        </w:rPr>
      </w:pPr>
      <w:ins w:id="37878" w:author="Rev 10 Allen Wirfs-Brock" w:date="2012-09-05T19:10:00Z">
        <w:r>
          <w:t xml:space="preserve">    Set each byte of bytes from the corresponding byte of newValueBytes.</w:t>
        </w:r>
      </w:ins>
    </w:p>
    <w:p w:rsidR="00471F49" w:rsidRDefault="00D935CB" w:rsidP="00D935CB">
      <w:pPr>
        <w:pStyle w:val="Heading5"/>
        <w:numPr>
          <w:ilvl w:val="0"/>
          <w:numId w:val="0"/>
        </w:numPr>
        <w:rPr>
          <w:ins w:id="37879" w:author="Rev 10 Allen Wirfs-Brock" w:date="2012-09-05T19:10:00Z"/>
        </w:rPr>
      </w:pPr>
      <w:ins w:id="37880" w:author="Rev 10 Allen Wirfs-Brock" w:date="2012-09-06T08:59:00Z">
        <w:r>
          <w:t>15.13.</w:t>
        </w:r>
      </w:ins>
      <w:ins w:id="37881" w:author="Rev 10 Allen Wirfs-Brock" w:date="2012-09-06T11:40:00Z">
        <w:r w:rsidR="00A66DA6">
          <w:t>6</w:t>
        </w:r>
      </w:ins>
      <w:ins w:id="37882" w:author="Rev 10 Allen Wirfs-Brock" w:date="2012-09-05T19:10:00Z">
        <w:r w:rsidR="00471F49">
          <w:t>.5.2 [[GetOwnProperty]] ( P)</w:t>
        </w:r>
      </w:ins>
    </w:p>
    <w:p w:rsidR="00471F49" w:rsidRDefault="00471F49" w:rsidP="00D70C18">
      <w:pPr>
        <w:rPr>
          <w:ins w:id="37883" w:author="Rev 10 Allen Wirfs-Brock" w:date="2012-09-05T19:10:00Z"/>
        </w:rPr>
      </w:pPr>
      <w:ins w:id="37884" w:author="Rev 10 Allen Wirfs-Brock" w:date="2012-09-05T19:10:00Z">
        <w:r>
          <w:t>TypeArray objects use a variation of the [[GetOwnProperty]] internal method used for other native ECMAScript objects (8.12.1). This special internal method provides access to named properties corresponding to the individual index v</w:t>
        </w:r>
        <w:r w:rsidR="00D935CB">
          <w:t>alues of the TypeArray objects.</w:t>
        </w:r>
      </w:ins>
    </w:p>
    <w:p w:rsidR="00471F49" w:rsidRDefault="00471F49" w:rsidP="00D70C18">
      <w:pPr>
        <w:rPr>
          <w:ins w:id="37885" w:author="Rev 10 Allen Wirfs-Brock" w:date="2012-09-05T19:10:00Z"/>
        </w:rPr>
      </w:pPr>
      <w:ins w:id="37886" w:author="Rev 10 Allen Wirfs-Brock" w:date="2012-09-05T19:10:00Z">
        <w:r>
          <w:t>When the [[GetOwnProperty]] internal method of A is called with property name P,</w:t>
        </w:r>
        <w:r w:rsidR="00D935CB">
          <w:t xml:space="preserve"> the following steps are taken:</w:t>
        </w:r>
      </w:ins>
    </w:p>
    <w:p w:rsidR="00471F49" w:rsidRDefault="00471F49" w:rsidP="00D935CB">
      <w:pPr>
        <w:pStyle w:val="Alg3"/>
        <w:numPr>
          <w:ilvl w:val="0"/>
          <w:numId w:val="933"/>
        </w:numPr>
        <w:rPr>
          <w:ins w:id="37887" w:author="Rev 10 Allen Wirfs-Brock" w:date="2012-09-05T19:10:00Z"/>
        </w:rPr>
      </w:pPr>
      <w:commentRangeStart w:id="37888"/>
      <w:ins w:id="37889" w:author="Rev 10 Allen Wirfs-Brock" w:date="2012-09-05T19:10:00Z">
        <w:r>
          <w:t xml:space="preserve">    Let desc be the result of calling the default [[GetOwnProperty]] internal method (8.12.1) on A with argument P.</w:t>
        </w:r>
      </w:ins>
      <w:commentRangeEnd w:id="37888"/>
      <w:ins w:id="37890" w:author="Rev 10 Allen Wirfs-Brock" w:date="2012-09-06T09:02:00Z">
        <w:r w:rsidR="00D935CB">
          <w:rPr>
            <w:rStyle w:val="CommentReference"/>
            <w:rFonts w:ascii="Arial" w:eastAsia="MS Mincho" w:hAnsi="Arial"/>
            <w:spacing w:val="0"/>
            <w:lang w:eastAsia="ja-JP"/>
          </w:rPr>
          <w:commentReference w:id="37888"/>
        </w:r>
      </w:ins>
    </w:p>
    <w:p w:rsidR="00471F49" w:rsidRDefault="00471F49" w:rsidP="00D935CB">
      <w:pPr>
        <w:pStyle w:val="Alg3"/>
        <w:numPr>
          <w:ilvl w:val="0"/>
          <w:numId w:val="933"/>
        </w:numPr>
        <w:rPr>
          <w:ins w:id="37891" w:author="Rev 10 Allen Wirfs-Brock" w:date="2012-09-05T19:10:00Z"/>
        </w:rPr>
      </w:pPr>
      <w:ins w:id="37892" w:author="Rev 10 Allen Wirfs-Brock" w:date="2012-09-05T19:10:00Z">
        <w:r>
          <w:t xml:space="preserve">    If desc is not undefined return desc.</w:t>
        </w:r>
      </w:ins>
    </w:p>
    <w:p w:rsidR="00471F49" w:rsidRDefault="00471F49" w:rsidP="00D935CB">
      <w:pPr>
        <w:pStyle w:val="Alg3"/>
        <w:numPr>
          <w:ilvl w:val="0"/>
          <w:numId w:val="933"/>
        </w:numPr>
        <w:rPr>
          <w:ins w:id="37893" w:author="Rev 10 Allen Wirfs-Brock" w:date="2012-09-05T19:10:00Z"/>
        </w:rPr>
      </w:pPr>
      <w:ins w:id="37894" w:author="Rev 10 Allen Wirfs-Brock" w:date="2012-09-05T19:10:00Z">
        <w:r>
          <w:t xml:space="preserve">    If ToString(abs(ToInteger(P) ) ) is not the same value as P, return undefined.</w:t>
        </w:r>
      </w:ins>
    </w:p>
    <w:p w:rsidR="00471F49" w:rsidRDefault="00471F49" w:rsidP="00777AB4">
      <w:pPr>
        <w:pStyle w:val="Alg3"/>
        <w:numPr>
          <w:ilvl w:val="0"/>
          <w:numId w:val="933"/>
        </w:numPr>
        <w:rPr>
          <w:ins w:id="37895" w:author="Rev 10 Allen Wirfs-Brock" w:date="2012-09-05T19:10:00Z"/>
        </w:rPr>
      </w:pPr>
      <w:ins w:id="37896" w:author="Rev 10 Allen Wirfs-Brock" w:date="2012-09-05T19:10:00Z">
        <w:r>
          <w:t xml:space="preserve">    Let length be the result of </w:t>
        </w:r>
        <w:del w:id="37897" w:author="Rev 11 Allen Wirfs-Brock" w:date="2012-10-24T09:17:00Z">
          <w:r w:rsidDel="00777AB4">
            <w:delText xml:space="preserve">a </w:delText>
          </w:r>
        </w:del>
        <w:r>
          <w:t>calling [[Get]] on A with parameter “length”</w:t>
        </w:r>
      </w:ins>
    </w:p>
    <w:p w:rsidR="00471F49" w:rsidRDefault="00471F49" w:rsidP="00D935CB">
      <w:pPr>
        <w:pStyle w:val="Alg3"/>
        <w:numPr>
          <w:ilvl w:val="0"/>
          <w:numId w:val="933"/>
        </w:numPr>
        <w:rPr>
          <w:ins w:id="37898" w:author="Rev 10 Allen Wirfs-Brock" w:date="2012-09-05T19:10:00Z"/>
        </w:rPr>
      </w:pPr>
      <w:ins w:id="37899" w:author="Rev 10 Allen Wirfs-Brock" w:date="2012-09-05T19:10:00Z">
        <w:r>
          <w:t xml:space="preserve">    Let index be ToInteger(P).</w:t>
        </w:r>
      </w:ins>
    </w:p>
    <w:p w:rsidR="00471F49" w:rsidRDefault="00471F49" w:rsidP="00D935CB">
      <w:pPr>
        <w:pStyle w:val="Alg3"/>
        <w:numPr>
          <w:ilvl w:val="0"/>
          <w:numId w:val="933"/>
        </w:numPr>
        <w:rPr>
          <w:ins w:id="37900" w:author="Rev 10 Allen Wirfs-Brock" w:date="2012-09-05T19:10:00Z"/>
        </w:rPr>
      </w:pPr>
      <w:ins w:id="37901" w:author="Rev 10 Allen Wirfs-Brock" w:date="2012-09-05T19:10:00Z">
        <w:r>
          <w:t xml:space="preserve">    If length ≤ index, return undefined.</w:t>
        </w:r>
      </w:ins>
    </w:p>
    <w:p w:rsidR="00471F49" w:rsidRDefault="00471F49" w:rsidP="00D935CB">
      <w:pPr>
        <w:pStyle w:val="Alg3"/>
        <w:numPr>
          <w:ilvl w:val="0"/>
          <w:numId w:val="933"/>
        </w:numPr>
        <w:rPr>
          <w:ins w:id="37902" w:author="Rev 10 Allen Wirfs-Brock" w:date="2012-09-05T19:10:00Z"/>
        </w:rPr>
      </w:pPr>
      <w:ins w:id="37903" w:author="Rev 10 Allen Wirfs-Brock" w:date="2012-09-05T19:10:00Z">
        <w:r>
          <w:t xml:space="preserve">    Let isLittleEndian be true if the platform endianness is little endian, else false.</w:t>
        </w:r>
      </w:ins>
    </w:p>
    <w:p w:rsidR="00471F49" w:rsidRDefault="00471F49" w:rsidP="00584205">
      <w:pPr>
        <w:pStyle w:val="Alg3"/>
        <w:numPr>
          <w:ilvl w:val="0"/>
          <w:numId w:val="933"/>
        </w:numPr>
        <w:rPr>
          <w:ins w:id="37904" w:author="Rev 10 Allen Wirfs-Brock" w:date="2012-09-05T19:10:00Z"/>
        </w:rPr>
      </w:pPr>
      <w:ins w:id="37905" w:author="Rev 10 Allen Wirfs-Brock" w:date="2012-09-05T19:10:00Z">
        <w:r>
          <w:t xml:space="preserve">    Let value be the result of calling the GetValueFromBuffer internal operation with arguments A.buffer.[[NativeBuffer]], A.byteOffset, index, Type, and </w:t>
        </w:r>
        <w:del w:id="37906" w:author="Rev 11 Allen Wirfs-Brock" w:date="2012-10-24T12:21:00Z">
          <w:r w:rsidDel="00584205">
            <w:delText>l</w:delText>
          </w:r>
        </w:del>
      </w:ins>
      <w:ins w:id="37907" w:author="Rev 11 Allen Wirfs-Brock" w:date="2012-10-24T12:21:00Z">
        <w:r w:rsidR="00584205">
          <w:t>isL</w:t>
        </w:r>
      </w:ins>
      <w:ins w:id="37908" w:author="Rev 10 Allen Wirfs-Brock" w:date="2012-09-05T19:10:00Z">
        <w:r>
          <w:t>ittleEndian.</w:t>
        </w:r>
      </w:ins>
    </w:p>
    <w:p w:rsidR="00471F49" w:rsidRDefault="00471F49" w:rsidP="00D935CB">
      <w:pPr>
        <w:pStyle w:val="Alg3"/>
        <w:numPr>
          <w:ilvl w:val="0"/>
          <w:numId w:val="933"/>
        </w:numPr>
        <w:spacing w:after="240"/>
        <w:rPr>
          <w:ins w:id="37909" w:author="Rev 10 Allen Wirfs-Brock" w:date="2012-09-05T19:10:00Z"/>
        </w:rPr>
      </w:pPr>
      <w:ins w:id="37910" w:author="Rev 10 Allen Wirfs-Brock" w:date="2012-09-05T19:10:00Z">
        <w:r>
          <w:t xml:space="preserve">    Return a Property Descriptor { [[Value]]: value, [[Enumerable]]: true, [[Writable]]: true, [[Configurable]]: false }</w:t>
        </w:r>
      </w:ins>
    </w:p>
    <w:p w:rsidR="00471F49" w:rsidRDefault="00471F49" w:rsidP="00D70C18">
      <w:pPr>
        <w:rPr>
          <w:ins w:id="37911" w:author="Rev 10 Allen Wirfs-Brock" w:date="2012-09-05T19:10:00Z"/>
        </w:rPr>
      </w:pPr>
      <w:ins w:id="37912" w:author="Rev 10 Allen Wirfs-Brock" w:date="2012-09-05T19:10:00Z">
        <w:r>
          <w:t>The internal operation GetValueFromBuffer takes three parameters, a native buffer nativeBuffer, an integer byteOffset, an integer index, a Type valueType, and a boolean isLittle</w:t>
        </w:r>
        <w:r w:rsidR="00D935CB">
          <w:t>Endian. It operates as follows:</w:t>
        </w:r>
      </w:ins>
    </w:p>
    <w:p w:rsidR="00471F49" w:rsidRDefault="00471F49" w:rsidP="00D935CB">
      <w:pPr>
        <w:pStyle w:val="Alg3"/>
        <w:numPr>
          <w:ilvl w:val="0"/>
          <w:numId w:val="934"/>
        </w:numPr>
        <w:rPr>
          <w:ins w:id="37913" w:author="Rev 10 Allen Wirfs-Brock" w:date="2012-09-05T19:10:00Z"/>
        </w:rPr>
      </w:pPr>
      <w:commentRangeStart w:id="37914"/>
      <w:ins w:id="37915" w:author="Rev 10 Allen Wirfs-Brock" w:date="2012-09-05T19:10:00Z">
        <w:r>
          <w:t xml:space="preserve">    Let size be the size in bytes of the type valueType.</w:t>
        </w:r>
      </w:ins>
      <w:commentRangeEnd w:id="37914"/>
      <w:ins w:id="37916" w:author="Rev 10 Allen Wirfs-Brock" w:date="2012-09-06T09:02:00Z">
        <w:r w:rsidR="00D935CB">
          <w:rPr>
            <w:rStyle w:val="CommentReference"/>
            <w:rFonts w:ascii="Arial" w:eastAsia="MS Mincho" w:hAnsi="Arial"/>
            <w:spacing w:val="0"/>
            <w:lang w:eastAsia="ja-JP"/>
          </w:rPr>
          <w:commentReference w:id="37914"/>
        </w:r>
      </w:ins>
    </w:p>
    <w:p w:rsidR="00471F49" w:rsidRDefault="00471F49" w:rsidP="00D935CB">
      <w:pPr>
        <w:pStyle w:val="Alg3"/>
        <w:numPr>
          <w:ilvl w:val="0"/>
          <w:numId w:val="934"/>
        </w:numPr>
        <w:rPr>
          <w:ins w:id="37917" w:author="Rev 10 Allen Wirfs-Brock" w:date="2012-09-05T19:10:00Z"/>
        </w:rPr>
      </w:pPr>
      <w:ins w:id="37918" w:author="Rev 10 Allen Wirfs-Brock" w:date="2012-09-05T19:10:00Z">
        <w:r>
          <w:t xml:space="preserve">    Let bytes be the array of bytes from nativeBuffer between offset byteOffset+(index*size) and offset byteOffset+( (index+1)*size)-1 inclusive.</w:t>
        </w:r>
      </w:ins>
    </w:p>
    <w:p w:rsidR="00471F49" w:rsidRDefault="00471F49" w:rsidP="00D935CB">
      <w:pPr>
        <w:pStyle w:val="Alg3"/>
        <w:numPr>
          <w:ilvl w:val="0"/>
          <w:numId w:val="934"/>
        </w:numPr>
        <w:rPr>
          <w:ins w:id="37919" w:author="Rev 10 Allen Wirfs-Brock" w:date="2012-09-05T19:10:00Z"/>
        </w:rPr>
      </w:pPr>
      <w:ins w:id="37920" w:author="Rev 10 Allen Wirfs-Brock" w:date="2012-09-05T19:10:00Z">
        <w:r>
          <w:t xml:space="preserve">    Let rawValue be the result of convert the array bytes to a value of type valueType, using little endian if isLittleEndian is true, otherwise big endian.</w:t>
        </w:r>
      </w:ins>
    </w:p>
    <w:p w:rsidR="00471F49" w:rsidRDefault="00471F49" w:rsidP="00D935CB">
      <w:pPr>
        <w:pStyle w:val="Alg3"/>
        <w:numPr>
          <w:ilvl w:val="0"/>
          <w:numId w:val="934"/>
        </w:numPr>
        <w:rPr>
          <w:ins w:id="37921" w:author="Rev 10 Allen Wirfs-Brock" w:date="2012-09-05T19:10:00Z"/>
        </w:rPr>
      </w:pPr>
      <w:ins w:id="37922" w:author="Rev 10 Allen Wirfs-Brock" w:date="2012-09-05T19:10:00Z">
        <w:r>
          <w:lastRenderedPageBreak/>
          <w:t xml:space="preserve">    If valueType is Float32 and rawValue is a Float32 representation of IEEE754 NaN, return the NaN Number value.</w:t>
        </w:r>
      </w:ins>
    </w:p>
    <w:p w:rsidR="00471F49" w:rsidRDefault="00471F49" w:rsidP="00D935CB">
      <w:pPr>
        <w:pStyle w:val="Alg3"/>
        <w:numPr>
          <w:ilvl w:val="0"/>
          <w:numId w:val="934"/>
        </w:numPr>
        <w:rPr>
          <w:ins w:id="37923" w:author="Rev 10 Allen Wirfs-Brock" w:date="2012-09-05T19:10:00Z"/>
        </w:rPr>
      </w:pPr>
      <w:ins w:id="37924" w:author="Rev 10 Allen Wirfs-Brock" w:date="2012-09-05T19:10:00Z">
        <w:r>
          <w:t xml:space="preserve">    Else, if valueType is Float64 and rawValue is a Float64 representation of IEEE754 NaN, return the NaN Number value.</w:t>
        </w:r>
      </w:ins>
    </w:p>
    <w:p w:rsidR="00471F49" w:rsidRDefault="00471F49" w:rsidP="00D935CB">
      <w:pPr>
        <w:pStyle w:val="Alg3"/>
        <w:numPr>
          <w:ilvl w:val="0"/>
          <w:numId w:val="934"/>
        </w:numPr>
        <w:spacing w:after="240"/>
        <w:rPr>
          <w:ins w:id="37925" w:author="Rev 10 Allen Wirfs-Brock" w:date="2012-09-05T19:10:00Z"/>
        </w:rPr>
      </w:pPr>
      <w:ins w:id="37926" w:author="Rev 10 Allen Wirfs-Brock" w:date="2012-09-05T19:10:00Z">
        <w:r>
          <w:t xml:space="preserve">    Else, return the Number value that that represents the same numeric value as rawValue</w:t>
        </w:r>
      </w:ins>
    </w:p>
    <w:p w:rsidR="00471F49" w:rsidRDefault="00D935CB" w:rsidP="00D935CB">
      <w:pPr>
        <w:pStyle w:val="Heading5"/>
        <w:numPr>
          <w:ilvl w:val="0"/>
          <w:numId w:val="0"/>
        </w:numPr>
        <w:rPr>
          <w:ins w:id="37927" w:author="Rev 10 Allen Wirfs-Brock" w:date="2012-09-05T19:10:00Z"/>
        </w:rPr>
      </w:pPr>
      <w:ins w:id="37928" w:author="Rev 10 Allen Wirfs-Brock" w:date="2012-09-06T09:04:00Z">
        <w:r>
          <w:t>15.13.</w:t>
        </w:r>
      </w:ins>
      <w:ins w:id="37929" w:author="Rev 10 Allen Wirfs-Brock" w:date="2012-09-06T11:40:00Z">
        <w:r w:rsidR="00A66DA6">
          <w:t>6</w:t>
        </w:r>
      </w:ins>
      <w:ins w:id="37930" w:author="Rev 10 Allen Wirfs-Brock" w:date="2012-09-05T19:10:00Z">
        <w:r w:rsidR="00471F49">
          <w:t>.5.3 length</w:t>
        </w:r>
      </w:ins>
    </w:p>
    <w:p w:rsidR="00471F49" w:rsidRDefault="00471F49" w:rsidP="00D70C18">
      <w:pPr>
        <w:rPr>
          <w:ins w:id="37931" w:author="Rev 10 Allen Wirfs-Brock" w:date="2012-09-05T19:10:00Z"/>
        </w:rPr>
      </w:pPr>
      <w:ins w:id="37932" w:author="Rev 10 Allen Wirfs-Brock" w:date="2012-09-05T19:10:00Z">
        <w:r>
          <w:t xml:space="preserve">The value of the length property is the length of the </w:t>
        </w:r>
        <w:r w:rsidRPr="008E150F">
          <w:rPr>
            <w:i/>
          </w:rPr>
          <w:t>TypeArray</w:t>
        </w:r>
        <w:r>
          <w:t xml:space="preserve"> object, which was fixed at creation. This property has attributes { [[Writable]]: false, [[Enumerable]]: f</w:t>
        </w:r>
        <w:r w:rsidR="008E150F">
          <w:t>alse, [[Configurable]]:false }.</w:t>
        </w:r>
      </w:ins>
    </w:p>
    <w:p w:rsidR="00471F49" w:rsidRDefault="00D935CB" w:rsidP="00D935CB">
      <w:pPr>
        <w:pStyle w:val="Heading5"/>
        <w:numPr>
          <w:ilvl w:val="0"/>
          <w:numId w:val="0"/>
        </w:numPr>
        <w:rPr>
          <w:ins w:id="37933" w:author="Rev 10 Allen Wirfs-Brock" w:date="2012-09-05T19:10:00Z"/>
        </w:rPr>
      </w:pPr>
      <w:ins w:id="37934" w:author="Rev 10 Allen Wirfs-Brock" w:date="2012-09-06T09:04:00Z">
        <w:r>
          <w:t>15.13.</w:t>
        </w:r>
      </w:ins>
      <w:ins w:id="37935" w:author="Rev 10 Allen Wirfs-Brock" w:date="2012-09-06T11:41:00Z">
        <w:r w:rsidR="00A66DA6">
          <w:t>6</w:t>
        </w:r>
      </w:ins>
      <w:ins w:id="37936" w:author="Rev 10 Allen Wirfs-Brock" w:date="2012-09-05T19:10:00Z">
        <w:r w:rsidR="00471F49">
          <w:t>.5.4 byteLength</w:t>
        </w:r>
      </w:ins>
    </w:p>
    <w:p w:rsidR="00471F49" w:rsidRDefault="00471F49" w:rsidP="00D70C18">
      <w:pPr>
        <w:rPr>
          <w:ins w:id="37937" w:author="Rev 10 Allen Wirfs-Brock" w:date="2012-09-05T19:10:00Z"/>
        </w:rPr>
      </w:pPr>
      <w:ins w:id="37938" w:author="Rev 10 Allen Wirfs-Brock" w:date="2012-09-05T19:10:00Z">
        <w:r>
          <w:t xml:space="preserve">The value of the byteLength property is the length of the </w:t>
        </w:r>
        <w:r w:rsidRPr="008E150F">
          <w:rPr>
            <w:i/>
          </w:rPr>
          <w:t>TypeArray</w:t>
        </w:r>
        <w:r>
          <w:t xml:space="preserve"> object, which was fixed at creation. This property has attributes { [[Writable]]: false, [[Enumerable]]: f</w:t>
        </w:r>
        <w:r w:rsidR="00D935CB">
          <w:t>alse, [[Configurable]]:false }.</w:t>
        </w:r>
      </w:ins>
    </w:p>
    <w:p w:rsidR="00471F49" w:rsidRDefault="00D935CB" w:rsidP="00D935CB">
      <w:pPr>
        <w:pStyle w:val="Heading5"/>
        <w:numPr>
          <w:ilvl w:val="0"/>
          <w:numId w:val="0"/>
        </w:numPr>
        <w:rPr>
          <w:ins w:id="37939" w:author="Rev 10 Allen Wirfs-Brock" w:date="2012-09-05T19:10:00Z"/>
        </w:rPr>
      </w:pPr>
      <w:ins w:id="37940" w:author="Rev 10 Allen Wirfs-Brock" w:date="2012-09-06T09:05:00Z">
        <w:r>
          <w:t>15.13.</w:t>
        </w:r>
      </w:ins>
      <w:ins w:id="37941" w:author="Rev 10 Allen Wirfs-Brock" w:date="2012-09-06T11:41:00Z">
        <w:r w:rsidR="00A66DA6">
          <w:t>6</w:t>
        </w:r>
      </w:ins>
      <w:ins w:id="37942" w:author="Rev 10 Allen Wirfs-Brock" w:date="2012-09-05T19:10:00Z">
        <w:r w:rsidR="00471F49">
          <w:t>.5.5 buffer</w:t>
        </w:r>
      </w:ins>
    </w:p>
    <w:p w:rsidR="00471F49" w:rsidRDefault="00471F49" w:rsidP="00D70C18">
      <w:pPr>
        <w:rPr>
          <w:ins w:id="37943" w:author="Rev 10 Allen Wirfs-Brock" w:date="2012-09-05T19:10:00Z"/>
        </w:rPr>
      </w:pPr>
      <w:ins w:id="37944" w:author="Rev 10 Allen Wirfs-Brock" w:date="2012-09-05T19:10:00Z">
        <w:r>
          <w:t xml:space="preserve">The value of the buffer property is the length of the </w:t>
        </w:r>
        <w:r w:rsidRPr="008E150F">
          <w:rPr>
            <w:i/>
          </w:rPr>
          <w:t>TypeArray</w:t>
        </w:r>
        <w:r>
          <w:t xml:space="preserve"> object, which was fixed at creation. This property has attributes { [[Writable]]: false, [[Enumerable]]: f</w:t>
        </w:r>
        <w:r w:rsidR="00A66DA6">
          <w:t>alse, [[Configurable]]:false }.</w:t>
        </w:r>
      </w:ins>
    </w:p>
    <w:p w:rsidR="00471F49" w:rsidRDefault="00D935CB" w:rsidP="00D935CB">
      <w:pPr>
        <w:pStyle w:val="Heading5"/>
        <w:numPr>
          <w:ilvl w:val="0"/>
          <w:numId w:val="0"/>
        </w:numPr>
        <w:rPr>
          <w:ins w:id="37945" w:author="Rev 10 Allen Wirfs-Brock" w:date="2012-09-05T19:10:00Z"/>
        </w:rPr>
      </w:pPr>
      <w:ins w:id="37946" w:author="Rev 10 Allen Wirfs-Brock" w:date="2012-09-06T09:05:00Z">
        <w:r>
          <w:t>15.13.</w:t>
        </w:r>
      </w:ins>
      <w:ins w:id="37947" w:author="Rev 10 Allen Wirfs-Brock" w:date="2012-09-06T11:41:00Z">
        <w:r w:rsidR="00A66DA6">
          <w:t>6</w:t>
        </w:r>
      </w:ins>
      <w:ins w:id="37948" w:author="Rev 10 Allen Wirfs-Brock" w:date="2012-09-05T19:10:00Z">
        <w:r w:rsidR="00471F49">
          <w:t>.5.6 byteOffset</w:t>
        </w:r>
      </w:ins>
    </w:p>
    <w:p w:rsidR="00471F49" w:rsidRDefault="00471F49" w:rsidP="00D70C18">
      <w:pPr>
        <w:rPr>
          <w:ins w:id="37949" w:author="Rev 10 Allen Wirfs-Brock" w:date="2012-09-05T19:10:00Z"/>
        </w:rPr>
      </w:pPr>
      <w:ins w:id="37950" w:author="Rev 10 Allen Wirfs-Brock" w:date="2012-09-05T19:10:00Z">
        <w:r>
          <w:t xml:space="preserve">The value of the byteOffset property is the length of the </w:t>
        </w:r>
        <w:r w:rsidRPr="008E150F">
          <w:rPr>
            <w:i/>
          </w:rPr>
          <w:t>TypeArray</w:t>
        </w:r>
        <w:r>
          <w:t xml:space="preserve"> object, which was fixed at creation. This property has attributes { [[Writable]]: false, [[Enumerable]]: false, [[Configurable]]:false }.</w:t>
        </w:r>
      </w:ins>
    </w:p>
    <w:p w:rsidR="00471F49" w:rsidRDefault="00D935CB" w:rsidP="00D935CB">
      <w:pPr>
        <w:pStyle w:val="Heading3"/>
        <w:numPr>
          <w:ilvl w:val="0"/>
          <w:numId w:val="0"/>
        </w:numPr>
        <w:rPr>
          <w:ins w:id="37951" w:author="Rev 10 Allen Wirfs-Brock" w:date="2012-09-05T19:10:00Z"/>
        </w:rPr>
      </w:pPr>
      <w:bookmarkStart w:id="37952" w:name="_Toc339020512"/>
      <w:commentRangeStart w:id="37953"/>
      <w:ins w:id="37954" w:author="Rev 10 Allen Wirfs-Brock" w:date="2012-09-06T09:05:00Z">
        <w:r>
          <w:t>15.13.</w:t>
        </w:r>
      </w:ins>
      <w:ins w:id="37955" w:author="Rev 10 Allen Wirfs-Brock" w:date="2012-09-06T11:41:00Z">
        <w:r w:rsidR="00A66DA6">
          <w:t>7</w:t>
        </w:r>
      </w:ins>
      <w:ins w:id="37956" w:author="Rev 10 Allen Wirfs-Brock" w:date="2012-09-05T19:10:00Z">
        <w:r w:rsidR="00471F49">
          <w:t xml:space="preserve"> DataView Objects</w:t>
        </w:r>
      </w:ins>
      <w:commentRangeEnd w:id="37953"/>
      <w:ins w:id="37957" w:author="Rev 10 Allen Wirfs-Brock" w:date="2012-09-06T09:12:00Z">
        <w:r w:rsidR="00EF2233">
          <w:rPr>
            <w:rStyle w:val="CommentReference"/>
            <w:b w:val="0"/>
          </w:rPr>
          <w:commentReference w:id="37953"/>
        </w:r>
      </w:ins>
      <w:bookmarkEnd w:id="37952"/>
    </w:p>
    <w:p w:rsidR="00471F49" w:rsidRDefault="00D935CB" w:rsidP="00D935CB">
      <w:pPr>
        <w:pStyle w:val="Heading4"/>
        <w:numPr>
          <w:ilvl w:val="0"/>
          <w:numId w:val="0"/>
        </w:numPr>
        <w:rPr>
          <w:ins w:id="37958" w:author="Rev 10 Allen Wirfs-Brock" w:date="2012-09-05T19:10:00Z"/>
        </w:rPr>
      </w:pPr>
      <w:ins w:id="37959" w:author="Rev 10 Allen Wirfs-Brock" w:date="2012-09-06T09:07:00Z">
        <w:r>
          <w:t>15.13.</w:t>
        </w:r>
      </w:ins>
      <w:ins w:id="37960" w:author="Rev 10 Allen Wirfs-Brock" w:date="2012-09-06T11:41:00Z">
        <w:r w:rsidR="00A66DA6">
          <w:t>7</w:t>
        </w:r>
      </w:ins>
      <w:ins w:id="37961" w:author="Rev 10 Allen Wirfs-Brock" w:date="2012-09-05T19:10:00Z">
        <w:r w:rsidR="00471F49">
          <w:t>.1 The DataView C</w:t>
        </w:r>
        <w:r>
          <w:t>onstructor Called as a Function</w:t>
        </w:r>
      </w:ins>
    </w:p>
    <w:p w:rsidR="00471F49" w:rsidRDefault="00471F49" w:rsidP="00D70C18">
      <w:pPr>
        <w:rPr>
          <w:ins w:id="37962" w:author="Rev 10 Allen Wirfs-Brock" w:date="2012-09-05T19:10:00Z"/>
        </w:rPr>
      </w:pPr>
      <w:ins w:id="37963" w:author="Rev 10 Allen Wirfs-Brock" w:date="2012-09-05T19:10:00Z">
        <w:r>
          <w:t>When DataView is called as a function rather than as a constructor, it creates and initialises a new DataView object. Thus the function call DataView(…) is equivalent to the object creation expression new DataView(…) with the same arguments.</w:t>
        </w:r>
      </w:ins>
    </w:p>
    <w:p w:rsidR="00471F49" w:rsidRDefault="00D935CB" w:rsidP="00D935CB">
      <w:pPr>
        <w:pStyle w:val="Heading4"/>
        <w:numPr>
          <w:ilvl w:val="0"/>
          <w:numId w:val="0"/>
        </w:numPr>
        <w:rPr>
          <w:ins w:id="37964" w:author="Rev 10 Allen Wirfs-Brock" w:date="2012-09-05T19:10:00Z"/>
        </w:rPr>
      </w:pPr>
      <w:ins w:id="37965" w:author="Rev 10 Allen Wirfs-Brock" w:date="2012-09-06T09:08:00Z">
        <w:r>
          <w:t>15.13.</w:t>
        </w:r>
      </w:ins>
      <w:ins w:id="37966" w:author="Rev 10 Allen Wirfs-Brock" w:date="2012-09-06T11:41:00Z">
        <w:r w:rsidR="00A66DA6">
          <w:t>7</w:t>
        </w:r>
      </w:ins>
      <w:ins w:id="37967" w:author="Rev 10 Allen Wirfs-Brock" w:date="2012-09-05T19:10:00Z">
        <w:r w:rsidR="00471F49">
          <w:t>.2 The DataView Constructor</w:t>
        </w:r>
      </w:ins>
    </w:p>
    <w:p w:rsidR="00471F49" w:rsidRDefault="00471F49" w:rsidP="00D70C18">
      <w:pPr>
        <w:rPr>
          <w:ins w:id="37968" w:author="Rev 10 Allen Wirfs-Brock" w:date="2012-09-05T19:10:00Z"/>
        </w:rPr>
      </w:pPr>
      <w:ins w:id="37969" w:author="Rev 10 Allen Wirfs-Brock" w:date="2012-09-05T19:10:00Z">
        <w:r>
          <w:t>When DataView is called as part of a new expression, it is a constructor: it initia</w:t>
        </w:r>
        <w:r w:rsidR="00D935CB">
          <w:t>lises the newly created object.</w:t>
        </w:r>
      </w:ins>
    </w:p>
    <w:p w:rsidR="00471F49" w:rsidRDefault="00D935CB" w:rsidP="00D935CB">
      <w:pPr>
        <w:pStyle w:val="Heading5"/>
        <w:numPr>
          <w:ilvl w:val="0"/>
          <w:numId w:val="0"/>
        </w:numPr>
        <w:rPr>
          <w:ins w:id="37970" w:author="Rev 10 Allen Wirfs-Brock" w:date="2012-09-05T19:10:00Z"/>
        </w:rPr>
      </w:pPr>
      <w:ins w:id="37971" w:author="Rev 10 Allen Wirfs-Brock" w:date="2012-09-06T09:08:00Z">
        <w:r>
          <w:t>15.13.</w:t>
        </w:r>
      </w:ins>
      <w:ins w:id="37972" w:author="Rev 10 Allen Wirfs-Brock" w:date="2012-09-06T11:41:00Z">
        <w:r w:rsidR="00A66DA6">
          <w:t>7</w:t>
        </w:r>
      </w:ins>
      <w:ins w:id="37973" w:author="Rev 10 Allen Wirfs-Brock" w:date="2012-09-05T19:10:00Z">
        <w:r w:rsidR="00471F49">
          <w:t>.2.1 new DataView(buffer [, byteOffset [, byteLength]])</w:t>
        </w:r>
      </w:ins>
    </w:p>
    <w:p w:rsidR="00471F49" w:rsidRDefault="00471F49" w:rsidP="00D70C18">
      <w:pPr>
        <w:rPr>
          <w:ins w:id="37974" w:author="Rev 10 Allen Wirfs-Brock" w:date="2012-09-05T19:10:00Z"/>
        </w:rPr>
      </w:pPr>
      <w:ins w:id="37975" w:author="Rev 10 Allen Wirfs-Brock" w:date="2012-09-05T19:10:00Z">
        <w:r>
          <w:t>The [[Prototype]] internal property of the newly constructed object is set to the original DataView prototype object, the one that is the initial value of DataView.prototype (</w:t>
        </w:r>
      </w:ins>
      <w:ins w:id="37976" w:author="Rev 10 Allen Wirfs-Brock" w:date="2012-09-06T09:30:00Z">
        <w:r w:rsidR="008E150F">
          <w:t>15.13</w:t>
        </w:r>
      </w:ins>
      <w:ins w:id="37977" w:author="Rev 10 Allen Wirfs-Brock" w:date="2012-09-05T19:10:00Z">
        <w:r>
          <w:t>.</w:t>
        </w:r>
      </w:ins>
      <w:ins w:id="37978" w:author="Rev 10 Allen Wirfs-Brock" w:date="2012-09-06T09:31:00Z">
        <w:r w:rsidR="008E150F">
          <w:t>3</w:t>
        </w:r>
      </w:ins>
      <w:ins w:id="37979" w:author="Rev 10 Allen Wirfs-Brock" w:date="2012-09-05T19:10:00Z">
        <w:r>
          <w:t>.3.1). The [[Class]] internal property of the newly constructed object is set to “DataView”. The [[Extensible]] internal property of the newly con</w:t>
        </w:r>
        <w:r w:rsidR="00D935CB">
          <w:t>structed object is set to true.</w:t>
        </w:r>
      </w:ins>
    </w:p>
    <w:p w:rsidR="00471F49" w:rsidRDefault="00471F49" w:rsidP="002B6820">
      <w:pPr>
        <w:rPr>
          <w:ins w:id="37980" w:author="Rev 10 Allen Wirfs-Brock" w:date="2012-09-05T19:10:00Z"/>
        </w:rPr>
      </w:pPr>
      <w:ins w:id="37981" w:author="Rev 10 Allen Wirfs-Brock" w:date="2012-09-05T19:10:00Z">
        <w:r>
          <w:t>The remaining</w:t>
        </w:r>
        <w:r w:rsidR="00EF2233">
          <w:t xml:space="preserve"> </w:t>
        </w:r>
        <w:del w:id="37982" w:author="Rev 11 Allen Wirfs-Brock" w:date="2012-10-25T16:05:00Z">
          <w:r w:rsidR="00EF2233" w:rsidDel="002B6820">
            <w:delText>proeprties</w:delText>
          </w:r>
        </w:del>
      </w:ins>
      <w:ins w:id="37983" w:author="Rev 11 Allen Wirfs-Brock" w:date="2012-10-25T16:05:00Z">
        <w:r w:rsidR="002B6820">
          <w:t>properties</w:t>
        </w:r>
      </w:ins>
      <w:ins w:id="37984" w:author="Rev 10 Allen Wirfs-Brock" w:date="2012-09-05T19:10:00Z">
        <w:r w:rsidR="00EF2233">
          <w:t xml:space="preserve"> are set as follows:</w:t>
        </w:r>
      </w:ins>
    </w:p>
    <w:p w:rsidR="00471F49" w:rsidRDefault="00471F49" w:rsidP="00EF2233">
      <w:pPr>
        <w:pStyle w:val="Alg3"/>
        <w:numPr>
          <w:ilvl w:val="0"/>
          <w:numId w:val="936"/>
        </w:numPr>
        <w:spacing w:after="240"/>
        <w:contextualSpacing/>
        <w:rPr>
          <w:ins w:id="37985" w:author="Rev 10 Allen Wirfs-Brock" w:date="2012-09-05T19:10:00Z"/>
        </w:rPr>
      </w:pPr>
      <w:ins w:id="37986" w:author="Rev 10 Allen Wirfs-Brock" w:date="2012-09-05T19:10:00Z">
        <w:r>
          <w:t xml:space="preserve">    </w:t>
        </w:r>
        <w:commentRangeStart w:id="37987"/>
        <w:r>
          <w:t>Let O be ToObject(buffer)</w:t>
        </w:r>
      </w:ins>
      <w:commentRangeEnd w:id="37987"/>
      <w:ins w:id="37988" w:author="Rev 10 Allen Wirfs-Brock" w:date="2012-09-06T09:13:00Z">
        <w:r w:rsidR="00EF2233">
          <w:rPr>
            <w:rStyle w:val="CommentReference"/>
            <w:rFonts w:ascii="Arial" w:eastAsia="MS Mincho" w:hAnsi="Arial"/>
            <w:spacing w:val="0"/>
            <w:lang w:eastAsia="ja-JP"/>
          </w:rPr>
          <w:commentReference w:id="37987"/>
        </w:r>
      </w:ins>
    </w:p>
    <w:p w:rsidR="00471F49" w:rsidRDefault="00471F49" w:rsidP="00564884">
      <w:pPr>
        <w:pStyle w:val="Alg3"/>
        <w:numPr>
          <w:ilvl w:val="0"/>
          <w:numId w:val="936"/>
        </w:numPr>
        <w:spacing w:after="240"/>
        <w:contextualSpacing/>
        <w:rPr>
          <w:ins w:id="37989" w:author="Rev 10 Allen Wirfs-Brock" w:date="2012-09-05T19:10:00Z"/>
        </w:rPr>
      </w:pPr>
      <w:ins w:id="37990" w:author="Rev 10 Allen Wirfs-Brock" w:date="2012-09-05T19:10:00Z">
        <w:r>
          <w:t xml:space="preserve">    If the [[Class]] internal property of O is not “ArrayBuffer”, </w:t>
        </w:r>
        <w:del w:id="37991" w:author="Rev 11 Allen Wirfs-Brock" w:date="2012-10-20T14:59:00Z">
          <w:r w:rsidDel="00564884">
            <w:delText>raise</w:delText>
          </w:r>
        </w:del>
      </w:ins>
      <w:ins w:id="37992" w:author="Rev 11 Allen Wirfs-Brock" w:date="2012-10-20T14:59:00Z">
        <w:r w:rsidR="00564884">
          <w:t>throw</w:t>
        </w:r>
      </w:ins>
      <w:ins w:id="37993" w:author="Rev 10 Allen Wirfs-Brock" w:date="2012-09-05T19:10:00Z">
        <w:r>
          <w:t xml:space="preserve"> a TypeError</w:t>
        </w:r>
      </w:ins>
      <w:ins w:id="37994" w:author="Rev 11 Allen Wirfs-Brock" w:date="2012-10-20T14:59:00Z">
        <w:r w:rsidR="00564884">
          <w:t xml:space="preserve"> exception</w:t>
        </w:r>
      </w:ins>
      <w:ins w:id="37995" w:author="Rev 10 Allen Wirfs-Brock" w:date="2012-09-05T19:10:00Z">
        <w:r>
          <w:t>.</w:t>
        </w:r>
      </w:ins>
    </w:p>
    <w:p w:rsidR="00471F49" w:rsidRDefault="00471F49" w:rsidP="00EF2233">
      <w:pPr>
        <w:pStyle w:val="Alg3"/>
        <w:numPr>
          <w:ilvl w:val="0"/>
          <w:numId w:val="936"/>
        </w:numPr>
        <w:spacing w:after="240"/>
        <w:contextualSpacing/>
        <w:rPr>
          <w:ins w:id="37996" w:author="Rev 10 Allen Wirfs-Brock" w:date="2012-09-05T19:10:00Z"/>
        </w:rPr>
      </w:pPr>
      <w:ins w:id="37997" w:author="Rev 10 Allen Wirfs-Brock" w:date="2012-09-05T19:10:00Z">
        <w:r>
          <w:t xml:space="preserve">    Let byteOffset be the result of calling ToUInt32 on byteOffset, if provided, or else 0.</w:t>
        </w:r>
      </w:ins>
    </w:p>
    <w:p w:rsidR="00471F49" w:rsidRDefault="00471F49" w:rsidP="00EF2233">
      <w:pPr>
        <w:pStyle w:val="Alg3"/>
        <w:numPr>
          <w:ilvl w:val="0"/>
          <w:numId w:val="936"/>
        </w:numPr>
        <w:spacing w:after="240"/>
        <w:contextualSpacing/>
        <w:rPr>
          <w:ins w:id="37998" w:author="Rev 10 Allen Wirfs-Brock" w:date="2012-09-05T19:10:00Z"/>
        </w:rPr>
      </w:pPr>
      <w:ins w:id="37999" w:author="Rev 10 Allen Wirfs-Brock" w:date="2012-09-05T19:10:00Z">
        <w:r>
          <w:t xml:space="preserve">    Let bufferLength be the result of calling [[Get]] on O with property name “byteLength”.</w:t>
        </w:r>
      </w:ins>
    </w:p>
    <w:p w:rsidR="00471F49" w:rsidRDefault="00471F49" w:rsidP="00EF2233">
      <w:pPr>
        <w:pStyle w:val="Alg3"/>
        <w:numPr>
          <w:ilvl w:val="0"/>
          <w:numId w:val="936"/>
        </w:numPr>
        <w:spacing w:after="240"/>
        <w:contextualSpacing/>
        <w:rPr>
          <w:ins w:id="38000" w:author="Rev 10 Allen Wirfs-Brock" w:date="2012-09-05T19:10:00Z"/>
        </w:rPr>
      </w:pPr>
      <w:ins w:id="38001" w:author="Rev 10 Allen Wirfs-Brock" w:date="2012-09-05T19:10:00Z">
        <w:r>
          <w:t xml:space="preserve">    Let byteLength be the result of calling ToUInt32 on byteLength, if provided, or else bufferLength – byteOffset.</w:t>
        </w:r>
      </w:ins>
    </w:p>
    <w:p w:rsidR="00471F49" w:rsidRDefault="00471F49" w:rsidP="00564884">
      <w:pPr>
        <w:pStyle w:val="Alg3"/>
        <w:numPr>
          <w:ilvl w:val="0"/>
          <w:numId w:val="936"/>
        </w:numPr>
        <w:spacing w:after="240"/>
        <w:contextualSpacing/>
        <w:rPr>
          <w:ins w:id="38002" w:author="Rev 10 Allen Wirfs-Brock" w:date="2012-09-05T19:10:00Z"/>
        </w:rPr>
      </w:pPr>
      <w:ins w:id="38003" w:author="Rev 10 Allen Wirfs-Brock" w:date="2012-09-05T19:10:00Z">
        <w:r>
          <w:t xml:space="preserve">    If byteOffset + byteLength is greater than bufferLength, </w:t>
        </w:r>
      </w:ins>
      <w:ins w:id="38004" w:author="Rev 11 Allen Wirfs-Brock" w:date="2012-10-20T14:59:00Z">
        <w:r w:rsidR="00564884">
          <w:t xml:space="preserve">throw </w:t>
        </w:r>
      </w:ins>
      <w:ins w:id="38005" w:author="Rev 10 Allen Wirfs-Brock" w:date="2012-09-05T19:10:00Z">
        <w:del w:id="38006" w:author="Rev 11 Allen Wirfs-Brock" w:date="2012-10-20T14:59:00Z">
          <w:r w:rsidDel="00564884">
            <w:delText xml:space="preserve">raise </w:delText>
          </w:r>
        </w:del>
        <w:r>
          <w:t>a RangeError exception.</w:t>
        </w:r>
      </w:ins>
    </w:p>
    <w:p w:rsidR="00471F49" w:rsidRDefault="00471F49" w:rsidP="00EF2233">
      <w:pPr>
        <w:pStyle w:val="Alg3"/>
        <w:numPr>
          <w:ilvl w:val="0"/>
          <w:numId w:val="936"/>
        </w:numPr>
        <w:spacing w:after="240"/>
        <w:contextualSpacing/>
        <w:rPr>
          <w:ins w:id="38007" w:author="Rev 10 Allen Wirfs-Brock" w:date="2012-09-05T19:10:00Z"/>
        </w:rPr>
      </w:pPr>
      <w:ins w:id="38008" w:author="Rev 10 Allen Wirfs-Brock" w:date="2012-09-05T19:10:00Z">
        <w:r>
          <w:t xml:space="preserve">    The byteLength property of the newly constructed object is set to byteLength.</w:t>
        </w:r>
      </w:ins>
    </w:p>
    <w:p w:rsidR="00471F49" w:rsidRDefault="00471F49" w:rsidP="00EF2233">
      <w:pPr>
        <w:pStyle w:val="Alg3"/>
        <w:numPr>
          <w:ilvl w:val="0"/>
          <w:numId w:val="936"/>
        </w:numPr>
        <w:spacing w:after="240"/>
        <w:contextualSpacing/>
        <w:rPr>
          <w:ins w:id="38009" w:author="Rev 10 Allen Wirfs-Brock" w:date="2012-09-05T19:10:00Z"/>
        </w:rPr>
      </w:pPr>
      <w:ins w:id="38010" w:author="Rev 10 Allen Wirfs-Brock" w:date="2012-09-05T19:10:00Z">
        <w:r>
          <w:t xml:space="preserve">    The buffer property of the newly constructed object is set to O.</w:t>
        </w:r>
      </w:ins>
    </w:p>
    <w:p w:rsidR="00471F49" w:rsidRDefault="00471F49" w:rsidP="00EF2233">
      <w:pPr>
        <w:pStyle w:val="Alg3"/>
        <w:numPr>
          <w:ilvl w:val="0"/>
          <w:numId w:val="936"/>
        </w:numPr>
        <w:spacing w:after="240"/>
        <w:contextualSpacing/>
        <w:rPr>
          <w:ins w:id="38011" w:author="Rev 10 Allen Wirfs-Brock" w:date="2012-09-05T19:10:00Z"/>
        </w:rPr>
      </w:pPr>
      <w:ins w:id="38012" w:author="Rev 10 Allen Wirfs-Brock" w:date="2012-09-05T19:10:00Z">
        <w:r>
          <w:t xml:space="preserve">    The byteOffset property of the newly constructed object is set to byteOffset.</w:t>
        </w:r>
      </w:ins>
    </w:p>
    <w:p w:rsidR="00471F49" w:rsidRDefault="00EF2233" w:rsidP="002B6820">
      <w:pPr>
        <w:pStyle w:val="Heading4"/>
        <w:numPr>
          <w:ilvl w:val="0"/>
          <w:numId w:val="0"/>
        </w:numPr>
        <w:rPr>
          <w:ins w:id="38013" w:author="Rev 10 Allen Wirfs-Brock" w:date="2012-09-05T19:10:00Z"/>
        </w:rPr>
      </w:pPr>
      <w:ins w:id="38014" w:author="Rev 10 Allen Wirfs-Brock" w:date="2012-09-06T09:14:00Z">
        <w:r>
          <w:lastRenderedPageBreak/>
          <w:t>15.13.</w:t>
        </w:r>
      </w:ins>
      <w:ins w:id="38015" w:author="Rev 10 Allen Wirfs-Brock" w:date="2012-09-06T11:41:00Z">
        <w:r w:rsidR="00A66DA6">
          <w:t>7</w:t>
        </w:r>
      </w:ins>
      <w:ins w:id="38016" w:author="Rev 10 Allen Wirfs-Brock" w:date="2012-09-05T19:10:00Z">
        <w:r w:rsidR="00471F49">
          <w:t xml:space="preserve">.3 </w:t>
        </w:r>
        <w:del w:id="38017" w:author="Rev 11 Allen Wirfs-Brock" w:date="2012-10-25T16:05:00Z">
          <w:r w:rsidR="00471F49" w:rsidDel="002B6820">
            <w:delText>Proeprt</w:delText>
          </w:r>
          <w:r w:rsidDel="002B6820">
            <w:delText>ies</w:delText>
          </w:r>
        </w:del>
      </w:ins>
      <w:ins w:id="38018" w:author="Rev 11 Allen Wirfs-Brock" w:date="2012-10-25T16:05:00Z">
        <w:r w:rsidR="002B6820">
          <w:t>Properties</w:t>
        </w:r>
      </w:ins>
      <w:ins w:id="38019" w:author="Rev 10 Allen Wirfs-Brock" w:date="2012-09-05T19:10:00Z">
        <w:r>
          <w:t xml:space="preserve"> of the DataView Constructor</w:t>
        </w:r>
      </w:ins>
    </w:p>
    <w:p w:rsidR="00471F49" w:rsidRDefault="00471F49" w:rsidP="00D70C18">
      <w:pPr>
        <w:rPr>
          <w:ins w:id="38020" w:author="Rev 10 Allen Wirfs-Brock" w:date="2012-09-05T19:10:00Z"/>
        </w:rPr>
      </w:pPr>
      <w:ins w:id="38021" w:author="Rev 10 Allen Wirfs-Brock" w:date="2012-09-05T19:10:00Z">
        <w:r>
          <w:t>The value of the [[Prototype]] internal property of the DataView constructor is the Func</w:t>
        </w:r>
        <w:r w:rsidR="00EF2233">
          <w:t>tion prototype object (15.3.4).</w:t>
        </w:r>
      </w:ins>
    </w:p>
    <w:p w:rsidR="00471F49" w:rsidRDefault="00471F49" w:rsidP="00D70C18">
      <w:pPr>
        <w:rPr>
          <w:ins w:id="38022" w:author="Rev 10 Allen Wirfs-Brock" w:date="2012-09-05T19:10:00Z"/>
        </w:rPr>
      </w:pPr>
      <w:ins w:id="38023" w:author="Rev 10 Allen Wirfs-Brock" w:date="2012-09-05T19:10:00Z">
        <w:r>
          <w:t>Besides the internal properties and the length property (whose value is 3), the DataView constructo</w:t>
        </w:r>
        <w:r w:rsidR="00EF2233">
          <w:t>r has the following properties:</w:t>
        </w:r>
      </w:ins>
    </w:p>
    <w:p w:rsidR="00471F49" w:rsidRDefault="00EF2233" w:rsidP="008E150F">
      <w:pPr>
        <w:pStyle w:val="Heading5"/>
        <w:numPr>
          <w:ilvl w:val="0"/>
          <w:numId w:val="0"/>
        </w:numPr>
        <w:rPr>
          <w:ins w:id="38024" w:author="Rev 10 Allen Wirfs-Brock" w:date="2012-09-05T19:10:00Z"/>
        </w:rPr>
      </w:pPr>
      <w:ins w:id="38025" w:author="Rev 10 Allen Wirfs-Brock" w:date="2012-09-06T09:14:00Z">
        <w:r>
          <w:t>15.13.</w:t>
        </w:r>
      </w:ins>
      <w:ins w:id="38026" w:author="Rev 10 Allen Wirfs-Brock" w:date="2012-09-06T11:41:00Z">
        <w:r w:rsidR="00A66DA6">
          <w:t>7</w:t>
        </w:r>
      </w:ins>
      <w:ins w:id="38027" w:author="Rev 10 Allen Wirfs-Brock" w:date="2012-09-05T19:10:00Z">
        <w:r w:rsidR="00471F49">
          <w:t>.3.1 DataView.prototype</w:t>
        </w:r>
      </w:ins>
    </w:p>
    <w:p w:rsidR="00471F49" w:rsidRDefault="00471F49" w:rsidP="00D70C18">
      <w:pPr>
        <w:rPr>
          <w:ins w:id="38028" w:author="Rev 10 Allen Wirfs-Brock" w:date="2012-09-05T19:10:00Z"/>
        </w:rPr>
      </w:pPr>
      <w:ins w:id="38029" w:author="Rev 10 Allen Wirfs-Brock" w:date="2012-09-05T19:10:00Z">
        <w:r>
          <w:t>The initial value of DataView.prototype is the Data</w:t>
        </w:r>
        <w:r w:rsidR="00EF2233">
          <w:t>View prototype object (</w:t>
        </w:r>
      </w:ins>
      <w:ins w:id="38030" w:author="Rev 10 Allen Wirfs-Brock" w:date="2012-09-06T09:32:00Z">
        <w:r w:rsidR="008E150F">
          <w:t>15.13.3</w:t>
        </w:r>
      </w:ins>
      <w:ins w:id="38031" w:author="Rev 10 Allen Wirfs-Brock" w:date="2012-09-05T19:10:00Z">
        <w:r w:rsidR="00EF2233">
          <w:t>.4).</w:t>
        </w:r>
      </w:ins>
    </w:p>
    <w:p w:rsidR="00471F49" w:rsidRDefault="00471F49" w:rsidP="00D70C18">
      <w:pPr>
        <w:rPr>
          <w:ins w:id="38032" w:author="Rev 10 Allen Wirfs-Brock" w:date="2012-09-05T19:10:00Z"/>
        </w:rPr>
      </w:pPr>
      <w:ins w:id="38033" w:author="Rev 10 Allen Wirfs-Brock" w:date="2012-09-05T19:10:00Z">
        <w:r>
          <w:t>This property has the attributes { [[Writable]]: false, [[Enumerable]]: false, [[Configurable]]: false }.</w:t>
        </w:r>
      </w:ins>
    </w:p>
    <w:p w:rsidR="00471F49" w:rsidRDefault="00EF2233" w:rsidP="008E150F">
      <w:pPr>
        <w:pStyle w:val="Heading4"/>
        <w:numPr>
          <w:ilvl w:val="0"/>
          <w:numId w:val="0"/>
        </w:numPr>
        <w:rPr>
          <w:ins w:id="38034" w:author="Rev 10 Allen Wirfs-Brock" w:date="2012-09-05T19:10:00Z"/>
        </w:rPr>
      </w:pPr>
      <w:ins w:id="38035" w:author="Rev 10 Allen Wirfs-Brock" w:date="2012-09-06T09:14:00Z">
        <w:r>
          <w:t>15.13.</w:t>
        </w:r>
      </w:ins>
      <w:ins w:id="38036" w:author="Rev 10 Allen Wirfs-Brock" w:date="2012-09-06T11:41:00Z">
        <w:r w:rsidR="00A66DA6">
          <w:t>7</w:t>
        </w:r>
      </w:ins>
      <w:ins w:id="38037" w:author="Rev 10 Allen Wirfs-Brock" w:date="2012-09-05T19:10:00Z">
        <w:r w:rsidR="00471F49">
          <w:t>.4 Properties of the DataView Prototype Object</w:t>
        </w:r>
      </w:ins>
    </w:p>
    <w:p w:rsidR="00471F49" w:rsidRDefault="00471F49" w:rsidP="00D70C18">
      <w:pPr>
        <w:rPr>
          <w:ins w:id="38038" w:author="Rev 10 Allen Wirfs-Brock" w:date="2012-09-05T19:10:00Z"/>
        </w:rPr>
      </w:pPr>
      <w:ins w:id="38039" w:author="Rev 10 Allen Wirfs-Brock" w:date="2012-09-05T19:10:00Z">
        <w:r>
          <w:t>The value of the [[Prototype]] internal property of the DataView prototype object is the standard built-in Object prototype object (15.2.4). The [[Class]] internal property of the newly constructed object is set to “Object”. The [[Extensible]] internal property of the newly con</w:t>
        </w:r>
        <w:r w:rsidR="00EF2233">
          <w:t>structed object is set to true.</w:t>
        </w:r>
      </w:ins>
    </w:p>
    <w:p w:rsidR="00471F49" w:rsidRDefault="00471F49" w:rsidP="001C70FB">
      <w:pPr>
        <w:rPr>
          <w:ins w:id="38040" w:author="Rev 10 Allen Wirfs-Brock" w:date="2012-09-05T19:10:00Z"/>
        </w:rPr>
      </w:pPr>
      <w:ins w:id="38041" w:author="Rev 10 Allen Wirfs-Brock" w:date="2012-09-05T19:10:00Z">
        <w:r>
          <w:t xml:space="preserve">The </w:t>
        </w:r>
        <w:del w:id="38042" w:author="Rev 11 Allen Wirfs-Brock" w:date="2012-10-24T12:08:00Z">
          <w:r w:rsidDel="001C70FB">
            <w:delText>internal</w:delText>
          </w:r>
        </w:del>
      </w:ins>
      <w:ins w:id="38043" w:author="Rev 11 Allen Wirfs-Brock" w:date="2012-10-24T12:08:00Z">
        <w:r w:rsidR="001C70FB">
          <w:t>abstract</w:t>
        </w:r>
      </w:ins>
      <w:ins w:id="38044" w:author="Rev 10 Allen Wirfs-Brock" w:date="2012-09-05T19:10:00Z">
        <w:r>
          <w:t xml:space="preserve"> operation GetValue(byteOffset, isLittleEndian, type) used by functions on DataView instances is defined as follows:</w:t>
        </w:r>
      </w:ins>
    </w:p>
    <w:p w:rsidR="00471F49" w:rsidRDefault="00471F49" w:rsidP="008E150F">
      <w:pPr>
        <w:pStyle w:val="Alg3"/>
        <w:numPr>
          <w:ilvl w:val="0"/>
          <w:numId w:val="937"/>
        </w:numPr>
        <w:spacing w:after="240"/>
        <w:contextualSpacing/>
        <w:rPr>
          <w:ins w:id="38045" w:author="Rev 10 Allen Wirfs-Brock" w:date="2012-09-05T19:10:00Z"/>
        </w:rPr>
      </w:pPr>
      <w:ins w:id="38046" w:author="Rev 10 Allen Wirfs-Brock" w:date="2012-09-05T19:10:00Z">
        <w:r>
          <w:t xml:space="preserve">    Let byteOffsetInt be ToUInt32(byteOffset)</w:t>
        </w:r>
      </w:ins>
    </w:p>
    <w:p w:rsidR="00471F49" w:rsidRDefault="00471F49" w:rsidP="008E150F">
      <w:pPr>
        <w:pStyle w:val="Alg3"/>
        <w:numPr>
          <w:ilvl w:val="0"/>
          <w:numId w:val="937"/>
        </w:numPr>
        <w:spacing w:after="240"/>
        <w:contextualSpacing/>
        <w:rPr>
          <w:ins w:id="38047" w:author="Rev 10 Allen Wirfs-Brock" w:date="2012-09-05T19:10:00Z"/>
        </w:rPr>
      </w:pPr>
      <w:ins w:id="38048" w:author="Rev 10 Allen Wirfs-Brock" w:date="2012-09-05T19:10:00Z">
        <w:r>
          <w:t xml:space="preserve">    Let totalOffset be byteOffsetInt plus the result of calling [[Get]] on this with parameter “byteOffset”</w:t>
        </w:r>
      </w:ins>
    </w:p>
    <w:p w:rsidR="00471F49" w:rsidRDefault="00471F49" w:rsidP="008E150F">
      <w:pPr>
        <w:pStyle w:val="Alg3"/>
        <w:numPr>
          <w:ilvl w:val="0"/>
          <w:numId w:val="937"/>
        </w:numPr>
        <w:spacing w:after="240"/>
        <w:contextualSpacing/>
        <w:rPr>
          <w:ins w:id="38049" w:author="Rev 10 Allen Wirfs-Brock" w:date="2012-09-05T19:10:00Z"/>
        </w:rPr>
      </w:pPr>
      <w:ins w:id="38050" w:author="Rev 10 Allen Wirfs-Brock" w:date="2012-09-05T19:10:00Z">
        <w:r>
          <w:t xml:space="preserve">    Let byteLength be the result of calling [[Get]] on this with parameter “byteLength”</w:t>
        </w:r>
      </w:ins>
    </w:p>
    <w:p w:rsidR="00471F49" w:rsidRDefault="00471F49" w:rsidP="00217EA5">
      <w:pPr>
        <w:pStyle w:val="Alg3"/>
        <w:numPr>
          <w:ilvl w:val="0"/>
          <w:numId w:val="937"/>
        </w:numPr>
        <w:spacing w:after="240"/>
        <w:contextualSpacing/>
        <w:rPr>
          <w:ins w:id="38051" w:author="Rev 10 Allen Wirfs-Brock" w:date="2012-09-05T19:10:00Z"/>
        </w:rPr>
      </w:pPr>
      <w:ins w:id="38052" w:author="Rev 10 Allen Wirfs-Brock" w:date="2012-09-05T19:10:00Z">
        <w:r>
          <w:t xml:space="preserve">    If totalOffset </w:t>
        </w:r>
      </w:ins>
      <w:ins w:id="38053" w:author="Rev 11 Allen Wirfs-Brock" w:date="2012-10-24T08:51:00Z">
        <w:r w:rsidR="00217EA5">
          <w:t>≥</w:t>
        </w:r>
      </w:ins>
      <w:ins w:id="38054" w:author="Rev 10 Allen Wirfs-Brock" w:date="2012-09-05T19:10:00Z">
        <w:del w:id="38055" w:author="Rev 11 Allen Wirfs-Brock" w:date="2012-10-24T08:51:00Z">
          <w:r w:rsidDel="00217EA5">
            <w:delText>&gt;=</w:delText>
          </w:r>
        </w:del>
        <w:r>
          <w:t xml:space="preserve"> byteLength, </w:t>
        </w:r>
      </w:ins>
      <w:ins w:id="38056" w:author="Rev 11 Allen Wirfs-Brock" w:date="2012-10-20T15:00:00Z">
        <w:r w:rsidR="00564884">
          <w:t xml:space="preserve">throw </w:t>
        </w:r>
      </w:ins>
      <w:ins w:id="38057" w:author="Rev 10 Allen Wirfs-Brock" w:date="2012-09-05T19:10:00Z">
        <w:del w:id="38058" w:author="Rev 11 Allen Wirfs-Brock" w:date="2012-10-20T15:00:00Z">
          <w:r w:rsidDel="00564884">
            <w:delText xml:space="preserve">raise </w:delText>
          </w:r>
        </w:del>
        <w:r>
          <w:t>a RangeError</w:t>
        </w:r>
      </w:ins>
      <w:ins w:id="38059" w:author="Rev 11 Allen Wirfs-Brock" w:date="2012-10-20T15:00:00Z">
        <w:r w:rsidR="00564884">
          <w:t xml:space="preserve"> exception.</w:t>
        </w:r>
      </w:ins>
    </w:p>
    <w:p w:rsidR="00471F49" w:rsidRDefault="00471F49" w:rsidP="008E150F">
      <w:pPr>
        <w:pStyle w:val="Alg3"/>
        <w:numPr>
          <w:ilvl w:val="0"/>
          <w:numId w:val="937"/>
        </w:numPr>
        <w:spacing w:after="240"/>
        <w:contextualSpacing/>
        <w:rPr>
          <w:ins w:id="38060" w:author="Rev 10 Allen Wirfs-Brock" w:date="2012-09-05T19:10:00Z"/>
        </w:rPr>
      </w:pPr>
      <w:ins w:id="38061" w:author="Rev 10 Allen Wirfs-Brock" w:date="2012-09-05T19:10:00Z">
        <w:r>
          <w:t xml:space="preserve">    Let value be the result of calling the GetValueFromBuffer internal operation (2.5.2) with arguments this.buffer.[[NativeBuffer]], totalOffset, 0 and type.</w:t>
        </w:r>
      </w:ins>
    </w:p>
    <w:p w:rsidR="00471F49" w:rsidRDefault="00471F49" w:rsidP="008E150F">
      <w:pPr>
        <w:pStyle w:val="Alg3"/>
        <w:numPr>
          <w:ilvl w:val="0"/>
          <w:numId w:val="937"/>
        </w:numPr>
        <w:spacing w:after="240"/>
        <w:contextualSpacing/>
        <w:rPr>
          <w:ins w:id="38062" w:author="Rev 10 Allen Wirfs-Brock" w:date="2012-09-05T19:10:00Z"/>
        </w:rPr>
      </w:pPr>
      <w:ins w:id="38063" w:author="Rev 10 Allen Wirfs-Brock" w:date="2012-09-05T19:10:00Z">
        <w:r>
          <w:t xml:space="preserve">    Return value</w:t>
        </w:r>
      </w:ins>
    </w:p>
    <w:p w:rsidR="00471F49" w:rsidRDefault="00471F49" w:rsidP="00D70C18">
      <w:pPr>
        <w:rPr>
          <w:ins w:id="38064" w:author="Rev 10 Allen Wirfs-Brock" w:date="2012-09-05T19:10:00Z"/>
        </w:rPr>
      </w:pPr>
      <w:ins w:id="38065" w:author="Rev 10 Allen Wirfs-Brock" w:date="2012-09-05T19:10:00Z">
        <w:r>
          <w:t>The internal operation SetValue(byteOffset, isLittleEndian, type, value) used by functions on DataView i</w:t>
        </w:r>
        <w:r w:rsidR="008E150F">
          <w:t>nstances is defined as follows:</w:t>
        </w:r>
      </w:ins>
    </w:p>
    <w:p w:rsidR="00471F49" w:rsidRDefault="00471F49" w:rsidP="008E150F">
      <w:pPr>
        <w:pStyle w:val="Alg3"/>
        <w:numPr>
          <w:ilvl w:val="0"/>
          <w:numId w:val="949"/>
        </w:numPr>
        <w:spacing w:after="240"/>
        <w:contextualSpacing/>
        <w:rPr>
          <w:ins w:id="38066" w:author="Rev 10 Allen Wirfs-Brock" w:date="2012-09-05T19:10:00Z"/>
        </w:rPr>
      </w:pPr>
      <w:ins w:id="38067" w:author="Rev 10 Allen Wirfs-Brock" w:date="2012-09-05T19:10:00Z">
        <w:r>
          <w:t xml:space="preserve">    Let byteOffsetInt be ToUInt32(byteOffset)</w:t>
        </w:r>
      </w:ins>
    </w:p>
    <w:p w:rsidR="00471F49" w:rsidRDefault="00471F49" w:rsidP="008E150F">
      <w:pPr>
        <w:pStyle w:val="Alg3"/>
        <w:numPr>
          <w:ilvl w:val="0"/>
          <w:numId w:val="949"/>
        </w:numPr>
        <w:spacing w:after="240"/>
        <w:contextualSpacing/>
        <w:rPr>
          <w:ins w:id="38068" w:author="Rev 10 Allen Wirfs-Brock" w:date="2012-09-05T19:10:00Z"/>
        </w:rPr>
      </w:pPr>
      <w:ins w:id="38069" w:author="Rev 10 Allen Wirfs-Brock" w:date="2012-09-05T19:10:00Z">
        <w:r>
          <w:t xml:space="preserve">    Let totalOffset be byteOffsetInt plus the result of calling [[Get]] on this with parameter “byteOffset”</w:t>
        </w:r>
      </w:ins>
    </w:p>
    <w:p w:rsidR="00471F49" w:rsidRDefault="00471F49" w:rsidP="008E150F">
      <w:pPr>
        <w:pStyle w:val="Alg3"/>
        <w:numPr>
          <w:ilvl w:val="0"/>
          <w:numId w:val="949"/>
        </w:numPr>
        <w:spacing w:after="240"/>
        <w:contextualSpacing/>
        <w:rPr>
          <w:ins w:id="38070" w:author="Rev 10 Allen Wirfs-Brock" w:date="2012-09-05T19:10:00Z"/>
        </w:rPr>
      </w:pPr>
      <w:ins w:id="38071" w:author="Rev 10 Allen Wirfs-Brock" w:date="2012-09-05T19:10:00Z">
        <w:r>
          <w:t xml:space="preserve">    Let byteLength be the result of calling [[Get]] on this with parameter “byteLength”</w:t>
        </w:r>
      </w:ins>
    </w:p>
    <w:p w:rsidR="00471F49" w:rsidRDefault="00471F49" w:rsidP="00217EA5">
      <w:pPr>
        <w:pStyle w:val="Alg3"/>
        <w:numPr>
          <w:ilvl w:val="0"/>
          <w:numId w:val="949"/>
        </w:numPr>
        <w:spacing w:after="240"/>
        <w:contextualSpacing/>
        <w:rPr>
          <w:ins w:id="38072" w:author="Rev 10 Allen Wirfs-Brock" w:date="2012-09-05T19:10:00Z"/>
        </w:rPr>
      </w:pPr>
      <w:ins w:id="38073" w:author="Rev 10 Allen Wirfs-Brock" w:date="2012-09-05T19:10:00Z">
        <w:r>
          <w:t xml:space="preserve">    If totalOffset </w:t>
        </w:r>
      </w:ins>
      <w:ins w:id="38074" w:author="Rev 11 Allen Wirfs-Brock" w:date="2012-10-24T08:51:00Z">
        <w:r w:rsidR="00217EA5">
          <w:t>≥</w:t>
        </w:r>
      </w:ins>
      <w:ins w:id="38075" w:author="Rev 10 Allen Wirfs-Brock" w:date="2012-09-05T19:10:00Z">
        <w:del w:id="38076" w:author="Rev 11 Allen Wirfs-Brock" w:date="2012-10-24T08:51:00Z">
          <w:r w:rsidDel="00217EA5">
            <w:delText>&gt;=</w:delText>
          </w:r>
        </w:del>
        <w:r>
          <w:t xml:space="preserve"> byteLength, </w:t>
        </w:r>
        <w:del w:id="38077" w:author="Rev 11 Allen Wirfs-Brock" w:date="2012-10-20T15:00:00Z">
          <w:r w:rsidDel="00564884">
            <w:delText>raise</w:delText>
          </w:r>
        </w:del>
      </w:ins>
      <w:ins w:id="38078" w:author="Rev 11 Allen Wirfs-Brock" w:date="2012-10-20T15:00:00Z">
        <w:r w:rsidR="00564884">
          <w:t>throw</w:t>
        </w:r>
      </w:ins>
      <w:ins w:id="38079" w:author="Rev 10 Allen Wirfs-Brock" w:date="2012-09-05T19:10:00Z">
        <w:r>
          <w:t xml:space="preserve"> a RangeError</w:t>
        </w:r>
      </w:ins>
      <w:ins w:id="38080" w:author="Rev 11 Allen Wirfs-Brock" w:date="2012-10-20T15:00:00Z">
        <w:r w:rsidR="00564884">
          <w:t xml:space="preserve"> exception.</w:t>
        </w:r>
      </w:ins>
    </w:p>
    <w:p w:rsidR="00471F49" w:rsidRDefault="00471F49" w:rsidP="008E150F">
      <w:pPr>
        <w:pStyle w:val="Alg3"/>
        <w:numPr>
          <w:ilvl w:val="0"/>
          <w:numId w:val="949"/>
        </w:numPr>
        <w:spacing w:after="240"/>
        <w:contextualSpacing/>
        <w:rPr>
          <w:ins w:id="38081" w:author="Rev 10 Allen Wirfs-Brock" w:date="2012-09-05T19:10:00Z"/>
        </w:rPr>
      </w:pPr>
      <w:ins w:id="38082" w:author="Rev 10 Allen Wirfs-Brock" w:date="2012-09-05T19:10:00Z">
        <w:r>
          <w:t xml:space="preserve">    Let value be the result of calling the SetValueInBuffer internal operation (2.5.2) with arguments this.buffer.[[NativeBuffer]], totalOffset, 0, value and type.</w:t>
        </w:r>
      </w:ins>
    </w:p>
    <w:p w:rsidR="00471F49" w:rsidRDefault="00471F49" w:rsidP="008E150F">
      <w:pPr>
        <w:pStyle w:val="Alg3"/>
        <w:numPr>
          <w:ilvl w:val="0"/>
          <w:numId w:val="949"/>
        </w:numPr>
        <w:spacing w:after="240"/>
        <w:contextualSpacing/>
        <w:rPr>
          <w:ins w:id="38083" w:author="Rev 10 Allen Wirfs-Brock" w:date="2012-09-05T19:10:00Z"/>
        </w:rPr>
      </w:pPr>
      <w:ins w:id="38084" w:author="Rev 10 Allen Wirfs-Brock" w:date="2012-09-05T19:10:00Z">
        <w:r>
          <w:t xml:space="preserve">    Return value</w:t>
        </w:r>
      </w:ins>
    </w:p>
    <w:p w:rsidR="00471F49" w:rsidRDefault="00EF2233" w:rsidP="008E150F">
      <w:pPr>
        <w:pStyle w:val="Heading5"/>
        <w:numPr>
          <w:ilvl w:val="0"/>
          <w:numId w:val="0"/>
        </w:numPr>
        <w:rPr>
          <w:ins w:id="38085" w:author="Rev 10 Allen Wirfs-Brock" w:date="2012-09-05T19:10:00Z"/>
        </w:rPr>
      </w:pPr>
      <w:ins w:id="38086" w:author="Rev 10 Allen Wirfs-Brock" w:date="2012-09-06T09:14:00Z">
        <w:r>
          <w:t>15.13.</w:t>
        </w:r>
      </w:ins>
      <w:ins w:id="38087" w:author="Rev 10 Allen Wirfs-Brock" w:date="2012-09-06T11:41:00Z">
        <w:r w:rsidR="00A66DA6">
          <w:t>7</w:t>
        </w:r>
      </w:ins>
      <w:ins w:id="38088" w:author="Rev 10 Allen Wirfs-Brock" w:date="2012-09-05T19:10:00Z">
        <w:r w:rsidR="00471F49">
          <w:t>.4.1 DataView.prototype.constructor</w:t>
        </w:r>
      </w:ins>
    </w:p>
    <w:p w:rsidR="00471F49" w:rsidRDefault="00471F49" w:rsidP="00D70C18">
      <w:pPr>
        <w:rPr>
          <w:ins w:id="38089" w:author="Rev 10 Allen Wirfs-Brock" w:date="2012-09-05T19:10:00Z"/>
        </w:rPr>
      </w:pPr>
      <w:ins w:id="38090" w:author="Rev 10 Allen Wirfs-Brock" w:date="2012-09-05T19:10:00Z">
        <w:r>
          <w:t>The initial value of DataView.prototype.constructor is the standard</w:t>
        </w:r>
        <w:r w:rsidR="00EF2233">
          <w:t xml:space="preserve"> built-in DataView constructor.</w:t>
        </w:r>
      </w:ins>
    </w:p>
    <w:p w:rsidR="00471F49" w:rsidRDefault="00EF2233" w:rsidP="008E150F">
      <w:pPr>
        <w:pStyle w:val="Heading5"/>
        <w:numPr>
          <w:ilvl w:val="0"/>
          <w:numId w:val="0"/>
        </w:numPr>
        <w:rPr>
          <w:ins w:id="38091" w:author="Rev 10 Allen Wirfs-Brock" w:date="2012-09-05T19:10:00Z"/>
        </w:rPr>
      </w:pPr>
      <w:ins w:id="38092" w:author="Rev 10 Allen Wirfs-Brock" w:date="2012-09-06T09:15:00Z">
        <w:r>
          <w:t>15.13.</w:t>
        </w:r>
      </w:ins>
      <w:ins w:id="38093" w:author="Rev 10 Allen Wirfs-Brock" w:date="2012-09-06T11:41:00Z">
        <w:r w:rsidR="00A66DA6">
          <w:t>7</w:t>
        </w:r>
      </w:ins>
      <w:ins w:id="38094" w:author="Rev 10 Allen Wirfs-Brock" w:date="2012-09-05T19:10:00Z">
        <w:r w:rsidR="00471F49">
          <w:t>.4.2 DataView.prototype.getInt8(byteOffset)</w:t>
        </w:r>
      </w:ins>
    </w:p>
    <w:p w:rsidR="00471F49" w:rsidRDefault="00471F49" w:rsidP="00D70C18">
      <w:pPr>
        <w:rPr>
          <w:ins w:id="38095" w:author="Rev 10 Allen Wirfs-Brock" w:date="2012-09-05T19:10:00Z"/>
        </w:rPr>
      </w:pPr>
      <w:ins w:id="38096" w:author="Rev 10 Allen Wirfs-Brock" w:date="2012-09-05T19:10:00Z">
        <w:r>
          <w:t>Gets the Int8 value at off</w:t>
        </w:r>
        <w:r w:rsidR="008E150F">
          <w:t>set byteOffset in the DataView.</w:t>
        </w:r>
      </w:ins>
    </w:p>
    <w:p w:rsidR="00471F49" w:rsidRDefault="00471F49" w:rsidP="008E150F">
      <w:pPr>
        <w:pStyle w:val="Alg3"/>
        <w:numPr>
          <w:ilvl w:val="0"/>
          <w:numId w:val="950"/>
        </w:numPr>
        <w:spacing w:after="240"/>
        <w:contextualSpacing/>
        <w:rPr>
          <w:ins w:id="38097" w:author="Rev 10 Allen Wirfs-Brock" w:date="2012-09-05T19:10:00Z"/>
        </w:rPr>
      </w:pPr>
      <w:ins w:id="38098" w:author="Rev 10 Allen Wirfs-Brock" w:date="2012-09-05T19:10:00Z">
        <w:r>
          <w:t xml:space="preserve">    Let O be ToObject(this)</w:t>
        </w:r>
      </w:ins>
    </w:p>
    <w:p w:rsidR="00471F49" w:rsidRDefault="00471F49" w:rsidP="00564884">
      <w:pPr>
        <w:pStyle w:val="Alg3"/>
        <w:numPr>
          <w:ilvl w:val="0"/>
          <w:numId w:val="950"/>
        </w:numPr>
        <w:spacing w:after="240"/>
        <w:contextualSpacing/>
        <w:rPr>
          <w:ins w:id="38099" w:author="Rev 10 Allen Wirfs-Brock" w:date="2012-09-05T19:10:00Z"/>
        </w:rPr>
      </w:pPr>
      <w:ins w:id="38100" w:author="Rev 10 Allen Wirfs-Brock" w:date="2012-09-05T19:10:00Z">
        <w:r>
          <w:t xml:space="preserve">    If the [[Class]] internal property of O is not “DataView”, </w:t>
        </w:r>
      </w:ins>
      <w:ins w:id="38101" w:author="Rev 11 Allen Wirfs-Brock" w:date="2012-10-20T15:02:00Z">
        <w:r w:rsidR="00564884">
          <w:t xml:space="preserve">throw </w:t>
        </w:r>
      </w:ins>
      <w:ins w:id="38102" w:author="Rev 10 Allen Wirfs-Brock" w:date="2012-09-05T19:10:00Z">
        <w:del w:id="38103" w:author="Rev 11 Allen Wirfs-Brock" w:date="2012-10-20T15:02:00Z">
          <w:r w:rsidDel="00564884">
            <w:delText xml:space="preserve">raise </w:delText>
          </w:r>
        </w:del>
        <w:r>
          <w:t>a TypeError</w:t>
        </w:r>
      </w:ins>
      <w:ins w:id="38104" w:author="Rev 11 Allen Wirfs-Brock" w:date="2012-10-20T15:01:00Z">
        <w:r w:rsidR="00564884">
          <w:t xml:space="preserve"> exception</w:t>
        </w:r>
      </w:ins>
      <w:ins w:id="38105" w:author="Rev 10 Allen Wirfs-Brock" w:date="2012-09-05T19:10:00Z">
        <w:r>
          <w:t>.</w:t>
        </w:r>
      </w:ins>
    </w:p>
    <w:p w:rsidR="00471F49" w:rsidRDefault="00471F49" w:rsidP="008E150F">
      <w:pPr>
        <w:pStyle w:val="Alg3"/>
        <w:numPr>
          <w:ilvl w:val="0"/>
          <w:numId w:val="950"/>
        </w:numPr>
        <w:spacing w:after="240"/>
        <w:contextualSpacing/>
        <w:rPr>
          <w:ins w:id="38106" w:author="Rev 10 Allen Wirfs-Brock" w:date="2012-09-05T19:10:00Z"/>
        </w:rPr>
      </w:pPr>
      <w:ins w:id="38107" w:author="Rev 10 Allen Wirfs-Brock" w:date="2012-09-05T19:10:00Z">
        <w:r>
          <w:t xml:space="preserve">    Return GetValue(byteOffset, true, Int8)</w:t>
        </w:r>
      </w:ins>
    </w:p>
    <w:p w:rsidR="00471F49" w:rsidRDefault="00EF2233" w:rsidP="008E150F">
      <w:pPr>
        <w:pStyle w:val="Heading5"/>
        <w:numPr>
          <w:ilvl w:val="0"/>
          <w:numId w:val="0"/>
        </w:numPr>
        <w:rPr>
          <w:ins w:id="38108" w:author="Rev 10 Allen Wirfs-Brock" w:date="2012-09-05T19:10:00Z"/>
        </w:rPr>
      </w:pPr>
      <w:ins w:id="38109" w:author="Rev 10 Allen Wirfs-Brock" w:date="2012-09-06T09:15:00Z">
        <w:r>
          <w:t>15.13.</w:t>
        </w:r>
      </w:ins>
      <w:ins w:id="38110" w:author="Rev 10 Allen Wirfs-Brock" w:date="2012-09-06T11:41:00Z">
        <w:r w:rsidR="00A66DA6">
          <w:t>7</w:t>
        </w:r>
      </w:ins>
      <w:ins w:id="38111" w:author="Rev 10 Allen Wirfs-Brock" w:date="2012-09-05T19:10:00Z">
        <w:r w:rsidR="00471F49">
          <w:t>.4.3 DataView.prototype.getUint8(byteOffset)</w:t>
        </w:r>
      </w:ins>
    </w:p>
    <w:p w:rsidR="00471F49" w:rsidRDefault="00471F49" w:rsidP="00D70C18">
      <w:pPr>
        <w:rPr>
          <w:ins w:id="38112" w:author="Rev 10 Allen Wirfs-Brock" w:date="2012-09-05T19:10:00Z"/>
        </w:rPr>
      </w:pPr>
      <w:ins w:id="38113" w:author="Rev 10 Allen Wirfs-Brock" w:date="2012-09-05T19:10:00Z">
        <w:r>
          <w:t>Gets the UInt8 value at off</w:t>
        </w:r>
        <w:r w:rsidR="008E150F">
          <w:t>set byteOffset in the DataView.</w:t>
        </w:r>
      </w:ins>
    </w:p>
    <w:p w:rsidR="00471F49" w:rsidRDefault="00471F49" w:rsidP="008E150F">
      <w:pPr>
        <w:pStyle w:val="Alg3"/>
        <w:numPr>
          <w:ilvl w:val="0"/>
          <w:numId w:val="951"/>
        </w:numPr>
        <w:spacing w:after="240"/>
        <w:contextualSpacing/>
        <w:rPr>
          <w:ins w:id="38114" w:author="Rev 10 Allen Wirfs-Brock" w:date="2012-09-05T19:10:00Z"/>
        </w:rPr>
      </w:pPr>
      <w:ins w:id="38115" w:author="Rev 10 Allen Wirfs-Brock" w:date="2012-09-05T19:10:00Z">
        <w:r>
          <w:t xml:space="preserve">    Let O be ToObject(this)</w:t>
        </w:r>
      </w:ins>
    </w:p>
    <w:p w:rsidR="00471F49" w:rsidRDefault="00471F49" w:rsidP="00564884">
      <w:pPr>
        <w:pStyle w:val="Alg3"/>
        <w:numPr>
          <w:ilvl w:val="0"/>
          <w:numId w:val="951"/>
        </w:numPr>
        <w:spacing w:after="240"/>
        <w:contextualSpacing/>
        <w:rPr>
          <w:ins w:id="38116" w:author="Rev 10 Allen Wirfs-Brock" w:date="2012-09-05T19:10:00Z"/>
        </w:rPr>
      </w:pPr>
      <w:ins w:id="38117" w:author="Rev 10 Allen Wirfs-Brock" w:date="2012-09-05T19:10:00Z">
        <w:r>
          <w:lastRenderedPageBreak/>
          <w:t xml:space="preserve">    If the [[Class]] internal property of O is not “DataView”, </w:t>
        </w:r>
      </w:ins>
      <w:ins w:id="38118" w:author="Rev 11 Allen Wirfs-Brock" w:date="2012-10-20T15:02:00Z">
        <w:r w:rsidR="00564884">
          <w:t xml:space="preserve">throw </w:t>
        </w:r>
      </w:ins>
      <w:ins w:id="38119" w:author="Rev 10 Allen Wirfs-Brock" w:date="2012-09-05T19:10:00Z">
        <w:del w:id="38120" w:author="Rev 11 Allen Wirfs-Brock" w:date="2012-10-20T15:02:00Z">
          <w:r w:rsidDel="00564884">
            <w:delText xml:space="preserve">raise </w:delText>
          </w:r>
        </w:del>
        <w:r>
          <w:t>a TypeError</w:t>
        </w:r>
      </w:ins>
      <w:ins w:id="38121" w:author="Rev 11 Allen Wirfs-Brock" w:date="2012-10-20T15:01:00Z">
        <w:r w:rsidR="00564884" w:rsidRPr="00564884">
          <w:t xml:space="preserve"> </w:t>
        </w:r>
        <w:r w:rsidR="00564884">
          <w:t>exception</w:t>
        </w:r>
      </w:ins>
      <w:ins w:id="38122" w:author="Rev 10 Allen Wirfs-Brock" w:date="2012-09-05T19:10:00Z">
        <w:r>
          <w:t>.</w:t>
        </w:r>
      </w:ins>
    </w:p>
    <w:p w:rsidR="00471F49" w:rsidRDefault="00471F49" w:rsidP="008E150F">
      <w:pPr>
        <w:pStyle w:val="Alg3"/>
        <w:numPr>
          <w:ilvl w:val="0"/>
          <w:numId w:val="951"/>
        </w:numPr>
        <w:spacing w:after="240"/>
        <w:contextualSpacing/>
        <w:rPr>
          <w:ins w:id="38123" w:author="Rev 10 Allen Wirfs-Brock" w:date="2012-09-05T19:10:00Z"/>
        </w:rPr>
      </w:pPr>
      <w:ins w:id="38124" w:author="Rev 10 Allen Wirfs-Brock" w:date="2012-09-05T19:10:00Z">
        <w:r>
          <w:t xml:space="preserve">    Return GetValue(byteOffset, true, UInt8)</w:t>
        </w:r>
      </w:ins>
    </w:p>
    <w:p w:rsidR="00471F49" w:rsidRDefault="00EF2233" w:rsidP="008E150F">
      <w:pPr>
        <w:pStyle w:val="Heading5"/>
        <w:numPr>
          <w:ilvl w:val="0"/>
          <w:numId w:val="0"/>
        </w:numPr>
        <w:rPr>
          <w:ins w:id="38125" w:author="Rev 10 Allen Wirfs-Brock" w:date="2012-09-05T19:10:00Z"/>
        </w:rPr>
      </w:pPr>
      <w:ins w:id="38126" w:author="Rev 10 Allen Wirfs-Brock" w:date="2012-09-06T09:15:00Z">
        <w:r>
          <w:t>15.13.</w:t>
        </w:r>
      </w:ins>
      <w:ins w:id="38127" w:author="Rev 10 Allen Wirfs-Brock" w:date="2012-09-06T11:41:00Z">
        <w:r w:rsidR="00A66DA6">
          <w:t>7</w:t>
        </w:r>
      </w:ins>
      <w:ins w:id="38128" w:author="Rev 10 Allen Wirfs-Brock" w:date="2012-09-05T19:10:00Z">
        <w:r w:rsidR="00471F49">
          <w:t>.4.4 DataView.prototype.getInt16(byteOffset, littleEndian)</w:t>
        </w:r>
      </w:ins>
    </w:p>
    <w:p w:rsidR="00471F49" w:rsidRDefault="00471F49" w:rsidP="00D70C18">
      <w:pPr>
        <w:rPr>
          <w:ins w:id="38129" w:author="Rev 10 Allen Wirfs-Brock" w:date="2012-09-05T19:10:00Z"/>
        </w:rPr>
      </w:pPr>
      <w:ins w:id="38130" w:author="Rev 10 Allen Wirfs-Brock" w:date="2012-09-05T19:10:00Z">
        <w:r>
          <w:t>Gets the Int16 value at offset byteOffset in the DataView,</w:t>
        </w:r>
        <w:r w:rsidR="008E150F">
          <w:t xml:space="preserve"> using the provided endianness.</w:t>
        </w:r>
      </w:ins>
    </w:p>
    <w:p w:rsidR="00471F49" w:rsidRDefault="00471F49" w:rsidP="008E150F">
      <w:pPr>
        <w:pStyle w:val="Alg3"/>
        <w:numPr>
          <w:ilvl w:val="0"/>
          <w:numId w:val="952"/>
        </w:numPr>
        <w:spacing w:after="240"/>
        <w:contextualSpacing/>
        <w:rPr>
          <w:ins w:id="38131" w:author="Rev 10 Allen Wirfs-Brock" w:date="2012-09-05T19:10:00Z"/>
        </w:rPr>
      </w:pPr>
      <w:ins w:id="38132" w:author="Rev 10 Allen Wirfs-Brock" w:date="2012-09-05T19:10:00Z">
        <w:r>
          <w:t xml:space="preserve">    Let O be ToObject(this)</w:t>
        </w:r>
      </w:ins>
    </w:p>
    <w:p w:rsidR="00471F49" w:rsidRDefault="00471F49" w:rsidP="008E150F">
      <w:pPr>
        <w:pStyle w:val="Alg3"/>
        <w:numPr>
          <w:ilvl w:val="0"/>
          <w:numId w:val="952"/>
        </w:numPr>
        <w:spacing w:after="240"/>
        <w:contextualSpacing/>
        <w:rPr>
          <w:ins w:id="38133" w:author="Rev 10 Allen Wirfs-Brock" w:date="2012-09-05T19:10:00Z"/>
        </w:rPr>
      </w:pPr>
      <w:ins w:id="38134" w:author="Rev 10 Allen Wirfs-Brock" w:date="2012-09-05T19:10:00Z">
        <w:r>
          <w:t xml:space="preserve">    Let isLittleEndian be ToBoolean(littleEndian) if provided, else false</w:t>
        </w:r>
      </w:ins>
    </w:p>
    <w:p w:rsidR="00471F49" w:rsidRDefault="00471F49" w:rsidP="00564884">
      <w:pPr>
        <w:pStyle w:val="Alg3"/>
        <w:numPr>
          <w:ilvl w:val="0"/>
          <w:numId w:val="952"/>
        </w:numPr>
        <w:spacing w:after="240"/>
        <w:contextualSpacing/>
        <w:rPr>
          <w:ins w:id="38135" w:author="Rev 10 Allen Wirfs-Brock" w:date="2012-09-05T19:10:00Z"/>
        </w:rPr>
      </w:pPr>
      <w:ins w:id="38136" w:author="Rev 10 Allen Wirfs-Brock" w:date="2012-09-05T19:10:00Z">
        <w:r>
          <w:t xml:space="preserve">    If the [[Class]] internal property of O is not “DataView”, </w:t>
        </w:r>
      </w:ins>
      <w:ins w:id="38137" w:author="Rev 11 Allen Wirfs-Brock" w:date="2012-10-20T15:02:00Z">
        <w:r w:rsidR="00564884">
          <w:t xml:space="preserve">throw </w:t>
        </w:r>
      </w:ins>
      <w:ins w:id="38138" w:author="Rev 10 Allen Wirfs-Brock" w:date="2012-09-05T19:10:00Z">
        <w:del w:id="38139" w:author="Rev 11 Allen Wirfs-Brock" w:date="2012-10-20T15:02:00Z">
          <w:r w:rsidDel="00564884">
            <w:delText xml:space="preserve">raise </w:delText>
          </w:r>
        </w:del>
        <w:r>
          <w:t>a TypeError</w:t>
        </w:r>
      </w:ins>
      <w:ins w:id="38140" w:author="Rev 11 Allen Wirfs-Brock" w:date="2012-10-20T15:01:00Z">
        <w:r w:rsidR="00564884" w:rsidRPr="00564884">
          <w:t xml:space="preserve"> </w:t>
        </w:r>
        <w:r w:rsidR="00564884">
          <w:t>exception</w:t>
        </w:r>
      </w:ins>
      <w:ins w:id="38141" w:author="Rev 10 Allen Wirfs-Brock" w:date="2012-09-05T19:10:00Z">
        <w:r>
          <w:t>.</w:t>
        </w:r>
      </w:ins>
    </w:p>
    <w:p w:rsidR="00471F49" w:rsidRDefault="00471F49" w:rsidP="008E150F">
      <w:pPr>
        <w:pStyle w:val="Alg3"/>
        <w:numPr>
          <w:ilvl w:val="0"/>
          <w:numId w:val="952"/>
        </w:numPr>
        <w:spacing w:after="240"/>
        <w:contextualSpacing/>
        <w:rPr>
          <w:ins w:id="38142" w:author="Rev 10 Allen Wirfs-Brock" w:date="2012-09-05T19:10:00Z"/>
        </w:rPr>
      </w:pPr>
      <w:ins w:id="38143" w:author="Rev 10 Allen Wirfs-Brock" w:date="2012-09-05T19:10:00Z">
        <w:r>
          <w:t xml:space="preserve">    Return GetValue(byteOffset, isLittleEndian, Int16)</w:t>
        </w:r>
      </w:ins>
    </w:p>
    <w:p w:rsidR="00471F49" w:rsidRDefault="00EF2233" w:rsidP="008E150F">
      <w:pPr>
        <w:pStyle w:val="Heading5"/>
        <w:numPr>
          <w:ilvl w:val="0"/>
          <w:numId w:val="0"/>
        </w:numPr>
        <w:rPr>
          <w:ins w:id="38144" w:author="Rev 10 Allen Wirfs-Brock" w:date="2012-09-05T19:10:00Z"/>
        </w:rPr>
      </w:pPr>
      <w:ins w:id="38145" w:author="Rev 10 Allen Wirfs-Brock" w:date="2012-09-06T09:16:00Z">
        <w:r>
          <w:t>15.13.</w:t>
        </w:r>
      </w:ins>
      <w:ins w:id="38146" w:author="Rev 10 Allen Wirfs-Brock" w:date="2012-09-06T11:41:00Z">
        <w:r w:rsidR="00A66DA6">
          <w:t>7</w:t>
        </w:r>
      </w:ins>
      <w:ins w:id="38147" w:author="Rev 10 Allen Wirfs-Brock" w:date="2012-09-05T19:10:00Z">
        <w:r w:rsidR="00471F49">
          <w:t>.4.5 DataView.prototype.getUint16(byteOffset, littleEndian)</w:t>
        </w:r>
      </w:ins>
    </w:p>
    <w:p w:rsidR="00471F49" w:rsidRDefault="00471F49" w:rsidP="00D70C18">
      <w:pPr>
        <w:rPr>
          <w:ins w:id="38148" w:author="Rev 10 Allen Wirfs-Brock" w:date="2012-09-05T19:10:00Z"/>
        </w:rPr>
      </w:pPr>
      <w:ins w:id="38149" w:author="Rev 10 Allen Wirfs-Brock" w:date="2012-09-05T19:10:00Z">
        <w:r>
          <w:t>Gets the Uint16 value at offset byteOffset in the DataView,</w:t>
        </w:r>
        <w:r w:rsidR="00603E83">
          <w:t xml:space="preserve"> using the provided endianness.</w:t>
        </w:r>
      </w:ins>
    </w:p>
    <w:p w:rsidR="00471F49" w:rsidRDefault="00471F49" w:rsidP="008E150F">
      <w:pPr>
        <w:pStyle w:val="Alg3"/>
        <w:numPr>
          <w:ilvl w:val="0"/>
          <w:numId w:val="953"/>
        </w:numPr>
        <w:spacing w:after="240"/>
        <w:contextualSpacing/>
        <w:rPr>
          <w:ins w:id="38150" w:author="Rev 10 Allen Wirfs-Brock" w:date="2012-09-05T19:10:00Z"/>
        </w:rPr>
      </w:pPr>
      <w:ins w:id="38151" w:author="Rev 10 Allen Wirfs-Brock" w:date="2012-09-05T19:10:00Z">
        <w:r>
          <w:t xml:space="preserve">    Let O be ToObject(this)</w:t>
        </w:r>
      </w:ins>
    </w:p>
    <w:p w:rsidR="00471F49" w:rsidRDefault="00471F49" w:rsidP="008E150F">
      <w:pPr>
        <w:pStyle w:val="Alg3"/>
        <w:numPr>
          <w:ilvl w:val="0"/>
          <w:numId w:val="953"/>
        </w:numPr>
        <w:spacing w:after="240"/>
        <w:contextualSpacing/>
        <w:rPr>
          <w:ins w:id="38152" w:author="Rev 10 Allen Wirfs-Brock" w:date="2012-09-05T19:10:00Z"/>
        </w:rPr>
      </w:pPr>
      <w:ins w:id="38153" w:author="Rev 10 Allen Wirfs-Brock" w:date="2012-09-05T19:10:00Z">
        <w:r>
          <w:t xml:space="preserve">    Let isLittleEndian be ToBoolean(littleEndian) if provided, else false</w:t>
        </w:r>
      </w:ins>
    </w:p>
    <w:p w:rsidR="00471F49" w:rsidRDefault="00471F49" w:rsidP="00564884">
      <w:pPr>
        <w:pStyle w:val="Alg3"/>
        <w:numPr>
          <w:ilvl w:val="0"/>
          <w:numId w:val="953"/>
        </w:numPr>
        <w:spacing w:after="240"/>
        <w:contextualSpacing/>
        <w:rPr>
          <w:ins w:id="38154" w:author="Rev 10 Allen Wirfs-Brock" w:date="2012-09-05T19:10:00Z"/>
        </w:rPr>
      </w:pPr>
      <w:ins w:id="38155" w:author="Rev 10 Allen Wirfs-Brock" w:date="2012-09-05T19:10:00Z">
        <w:r>
          <w:t xml:space="preserve">    If the [[Class]] internal property of O is not “DataView”, </w:t>
        </w:r>
      </w:ins>
      <w:ins w:id="38156" w:author="Rev 11 Allen Wirfs-Brock" w:date="2012-10-20T15:03:00Z">
        <w:r w:rsidR="00564884">
          <w:t xml:space="preserve">throw </w:t>
        </w:r>
      </w:ins>
      <w:ins w:id="38157" w:author="Rev 10 Allen Wirfs-Brock" w:date="2012-09-05T19:10:00Z">
        <w:del w:id="38158" w:author="Rev 11 Allen Wirfs-Brock" w:date="2012-10-20T15:03:00Z">
          <w:r w:rsidDel="00564884">
            <w:delText xml:space="preserve">raise </w:delText>
          </w:r>
        </w:del>
        <w:r>
          <w:t>a TypeError</w:t>
        </w:r>
      </w:ins>
      <w:ins w:id="38159" w:author="Rev 11 Allen Wirfs-Brock" w:date="2012-10-20T15:01:00Z">
        <w:r w:rsidR="00564884" w:rsidRPr="00564884">
          <w:t xml:space="preserve"> </w:t>
        </w:r>
        <w:r w:rsidR="00564884">
          <w:t>exception</w:t>
        </w:r>
      </w:ins>
      <w:ins w:id="38160" w:author="Rev 10 Allen Wirfs-Brock" w:date="2012-09-05T19:10:00Z">
        <w:r>
          <w:t>.</w:t>
        </w:r>
      </w:ins>
    </w:p>
    <w:p w:rsidR="00471F49" w:rsidRDefault="00471F49" w:rsidP="008E150F">
      <w:pPr>
        <w:pStyle w:val="Alg3"/>
        <w:numPr>
          <w:ilvl w:val="0"/>
          <w:numId w:val="953"/>
        </w:numPr>
        <w:spacing w:after="240"/>
        <w:contextualSpacing/>
        <w:rPr>
          <w:ins w:id="38161" w:author="Rev 10 Allen Wirfs-Brock" w:date="2012-09-05T19:10:00Z"/>
        </w:rPr>
      </w:pPr>
      <w:ins w:id="38162" w:author="Rev 10 Allen Wirfs-Brock" w:date="2012-09-05T19:10:00Z">
        <w:r>
          <w:t xml:space="preserve">    Return GetValue(byteOffset, isLittleEndian, Uint16)</w:t>
        </w:r>
      </w:ins>
    </w:p>
    <w:p w:rsidR="00471F49" w:rsidRDefault="00EF2233" w:rsidP="008E150F">
      <w:pPr>
        <w:pStyle w:val="Heading5"/>
        <w:numPr>
          <w:ilvl w:val="0"/>
          <w:numId w:val="0"/>
        </w:numPr>
        <w:rPr>
          <w:ins w:id="38163" w:author="Rev 10 Allen Wirfs-Brock" w:date="2012-09-05T19:10:00Z"/>
        </w:rPr>
      </w:pPr>
      <w:ins w:id="38164" w:author="Rev 10 Allen Wirfs-Brock" w:date="2012-09-06T09:16:00Z">
        <w:r>
          <w:t>15.13.</w:t>
        </w:r>
      </w:ins>
      <w:ins w:id="38165" w:author="Rev 10 Allen Wirfs-Brock" w:date="2012-09-06T11:41:00Z">
        <w:r w:rsidR="00A66DA6">
          <w:t>7</w:t>
        </w:r>
      </w:ins>
      <w:ins w:id="38166" w:author="Rev 10 Allen Wirfs-Brock" w:date="2012-09-05T19:10:00Z">
        <w:r w:rsidR="00471F49">
          <w:t>.4.6 DataView.prototype.getInt32(byteOffset, littleEndian)</w:t>
        </w:r>
      </w:ins>
    </w:p>
    <w:p w:rsidR="00471F49" w:rsidRDefault="00471F49" w:rsidP="00D70C18">
      <w:pPr>
        <w:rPr>
          <w:ins w:id="38167" w:author="Rev 10 Allen Wirfs-Brock" w:date="2012-09-05T19:10:00Z"/>
        </w:rPr>
      </w:pPr>
      <w:ins w:id="38168" w:author="Rev 10 Allen Wirfs-Brock" w:date="2012-09-05T19:10:00Z">
        <w:r>
          <w:t>Gets the Int32 value at offset byteOffset in the DataView,</w:t>
        </w:r>
        <w:r w:rsidR="00603E83">
          <w:t xml:space="preserve"> using the provided endianness.</w:t>
        </w:r>
      </w:ins>
    </w:p>
    <w:p w:rsidR="00471F49" w:rsidRDefault="00471F49" w:rsidP="008E150F">
      <w:pPr>
        <w:pStyle w:val="Alg3"/>
        <w:numPr>
          <w:ilvl w:val="0"/>
          <w:numId w:val="948"/>
        </w:numPr>
        <w:spacing w:after="240"/>
        <w:contextualSpacing/>
        <w:rPr>
          <w:ins w:id="38169" w:author="Rev 10 Allen Wirfs-Brock" w:date="2012-09-05T19:10:00Z"/>
        </w:rPr>
      </w:pPr>
      <w:ins w:id="38170" w:author="Rev 10 Allen Wirfs-Brock" w:date="2012-09-05T19:10:00Z">
        <w:r>
          <w:t xml:space="preserve">    Let O be ToObject(this)</w:t>
        </w:r>
      </w:ins>
    </w:p>
    <w:p w:rsidR="00471F49" w:rsidRDefault="00471F49" w:rsidP="008E150F">
      <w:pPr>
        <w:pStyle w:val="Alg3"/>
        <w:numPr>
          <w:ilvl w:val="0"/>
          <w:numId w:val="948"/>
        </w:numPr>
        <w:spacing w:after="240"/>
        <w:contextualSpacing/>
        <w:rPr>
          <w:ins w:id="38171" w:author="Rev 10 Allen Wirfs-Brock" w:date="2012-09-05T19:10:00Z"/>
        </w:rPr>
      </w:pPr>
      <w:ins w:id="38172" w:author="Rev 10 Allen Wirfs-Brock" w:date="2012-09-05T19:10:00Z">
        <w:r>
          <w:t xml:space="preserve">    Let isLittleEndian be ToBoolean(littleEndian) if provided, else false</w:t>
        </w:r>
      </w:ins>
    </w:p>
    <w:p w:rsidR="00471F49" w:rsidRDefault="00471F49" w:rsidP="00564884">
      <w:pPr>
        <w:pStyle w:val="Alg3"/>
        <w:numPr>
          <w:ilvl w:val="0"/>
          <w:numId w:val="948"/>
        </w:numPr>
        <w:spacing w:after="240"/>
        <w:contextualSpacing/>
        <w:rPr>
          <w:ins w:id="38173" w:author="Rev 10 Allen Wirfs-Brock" w:date="2012-09-05T19:10:00Z"/>
        </w:rPr>
      </w:pPr>
      <w:ins w:id="38174" w:author="Rev 10 Allen Wirfs-Brock" w:date="2012-09-05T19:10:00Z">
        <w:r>
          <w:t xml:space="preserve">    If the [[Class]] internal property of O is not “DataView”, </w:t>
        </w:r>
      </w:ins>
      <w:ins w:id="38175" w:author="Rev 11 Allen Wirfs-Brock" w:date="2012-10-20T15:03:00Z">
        <w:r w:rsidR="00564884">
          <w:t xml:space="preserve">throw </w:t>
        </w:r>
      </w:ins>
      <w:ins w:id="38176" w:author="Rev 10 Allen Wirfs-Brock" w:date="2012-09-05T19:10:00Z">
        <w:del w:id="38177" w:author="Rev 11 Allen Wirfs-Brock" w:date="2012-10-20T15:03:00Z">
          <w:r w:rsidDel="00564884">
            <w:delText xml:space="preserve">raise </w:delText>
          </w:r>
        </w:del>
        <w:r>
          <w:t>a TypeError</w:t>
        </w:r>
      </w:ins>
      <w:ins w:id="38178" w:author="Rev 11 Allen Wirfs-Brock" w:date="2012-10-20T15:01:00Z">
        <w:r w:rsidR="00564884" w:rsidRPr="00564884">
          <w:t xml:space="preserve"> </w:t>
        </w:r>
        <w:r w:rsidR="00564884">
          <w:t>exception</w:t>
        </w:r>
      </w:ins>
      <w:ins w:id="38179" w:author="Rev 10 Allen Wirfs-Brock" w:date="2012-09-05T19:10:00Z">
        <w:r>
          <w:t>.</w:t>
        </w:r>
      </w:ins>
    </w:p>
    <w:p w:rsidR="00471F49" w:rsidRDefault="00471F49" w:rsidP="008E150F">
      <w:pPr>
        <w:pStyle w:val="Alg3"/>
        <w:numPr>
          <w:ilvl w:val="0"/>
          <w:numId w:val="948"/>
        </w:numPr>
        <w:spacing w:after="240"/>
        <w:contextualSpacing/>
        <w:rPr>
          <w:ins w:id="38180" w:author="Rev 10 Allen Wirfs-Brock" w:date="2012-09-05T19:10:00Z"/>
        </w:rPr>
      </w:pPr>
      <w:ins w:id="38181" w:author="Rev 10 Allen Wirfs-Brock" w:date="2012-09-05T19:10:00Z">
        <w:r>
          <w:t xml:space="preserve">    Return GetValue(byt</w:t>
        </w:r>
        <w:r w:rsidR="00603E83">
          <w:t>eOffset, isLittleEndian, Int32)</w:t>
        </w:r>
      </w:ins>
    </w:p>
    <w:p w:rsidR="00471F49" w:rsidRDefault="00EF2233" w:rsidP="008E150F">
      <w:pPr>
        <w:pStyle w:val="Heading5"/>
        <w:numPr>
          <w:ilvl w:val="0"/>
          <w:numId w:val="0"/>
        </w:numPr>
        <w:rPr>
          <w:ins w:id="38182" w:author="Rev 10 Allen Wirfs-Brock" w:date="2012-09-05T19:10:00Z"/>
        </w:rPr>
      </w:pPr>
      <w:ins w:id="38183" w:author="Rev 10 Allen Wirfs-Brock" w:date="2012-09-06T09:16:00Z">
        <w:r>
          <w:t>15.13.</w:t>
        </w:r>
      </w:ins>
      <w:ins w:id="38184" w:author="Rev 10 Allen Wirfs-Brock" w:date="2012-09-06T11:41:00Z">
        <w:r w:rsidR="00A66DA6">
          <w:t>7</w:t>
        </w:r>
      </w:ins>
      <w:ins w:id="38185" w:author="Rev 10 Allen Wirfs-Brock" w:date="2012-09-05T19:10:00Z">
        <w:r w:rsidR="00471F49">
          <w:t>.4.7 DataView.prototype.getUint32(byteOffset, littleEndian)</w:t>
        </w:r>
      </w:ins>
    </w:p>
    <w:p w:rsidR="00471F49" w:rsidRDefault="00471F49" w:rsidP="00D70C18">
      <w:pPr>
        <w:rPr>
          <w:ins w:id="38186" w:author="Rev 10 Allen Wirfs-Brock" w:date="2012-09-05T19:10:00Z"/>
        </w:rPr>
      </w:pPr>
      <w:ins w:id="38187" w:author="Rev 10 Allen Wirfs-Brock" w:date="2012-09-05T19:10:00Z">
        <w:r>
          <w:t>Gets the Uint32 value at offset byteOffset in the DataView,</w:t>
        </w:r>
        <w:r w:rsidR="00603E83">
          <w:t xml:space="preserve"> using the provided endianness.</w:t>
        </w:r>
      </w:ins>
    </w:p>
    <w:p w:rsidR="00471F49" w:rsidRDefault="00471F49" w:rsidP="008E150F">
      <w:pPr>
        <w:pStyle w:val="Alg3"/>
        <w:numPr>
          <w:ilvl w:val="0"/>
          <w:numId w:val="947"/>
        </w:numPr>
        <w:spacing w:after="240"/>
        <w:contextualSpacing/>
        <w:rPr>
          <w:ins w:id="38188" w:author="Rev 10 Allen Wirfs-Brock" w:date="2012-09-05T19:10:00Z"/>
        </w:rPr>
      </w:pPr>
      <w:ins w:id="38189" w:author="Rev 10 Allen Wirfs-Brock" w:date="2012-09-05T19:10:00Z">
        <w:r>
          <w:t xml:space="preserve">    Let O be ToObject(this)</w:t>
        </w:r>
      </w:ins>
    </w:p>
    <w:p w:rsidR="00471F49" w:rsidRDefault="00471F49" w:rsidP="008E150F">
      <w:pPr>
        <w:pStyle w:val="Alg3"/>
        <w:numPr>
          <w:ilvl w:val="0"/>
          <w:numId w:val="947"/>
        </w:numPr>
        <w:spacing w:after="240"/>
        <w:contextualSpacing/>
        <w:rPr>
          <w:ins w:id="38190" w:author="Rev 10 Allen Wirfs-Brock" w:date="2012-09-05T19:10:00Z"/>
        </w:rPr>
      </w:pPr>
      <w:ins w:id="38191" w:author="Rev 10 Allen Wirfs-Brock" w:date="2012-09-05T19:10:00Z">
        <w:r>
          <w:t xml:space="preserve">    Let isLittleEndian be ToBoolean(littleEndian) if provided, else false</w:t>
        </w:r>
      </w:ins>
    </w:p>
    <w:p w:rsidR="00471F49" w:rsidRDefault="00471F49" w:rsidP="00564884">
      <w:pPr>
        <w:pStyle w:val="Alg3"/>
        <w:numPr>
          <w:ilvl w:val="0"/>
          <w:numId w:val="947"/>
        </w:numPr>
        <w:spacing w:after="240"/>
        <w:contextualSpacing/>
        <w:rPr>
          <w:ins w:id="38192" w:author="Rev 10 Allen Wirfs-Brock" w:date="2012-09-05T19:10:00Z"/>
        </w:rPr>
      </w:pPr>
      <w:ins w:id="38193" w:author="Rev 10 Allen Wirfs-Brock" w:date="2012-09-05T19:10:00Z">
        <w:r>
          <w:t xml:space="preserve">    If the [[Class]] internal property of O is not “DataView”, </w:t>
        </w:r>
      </w:ins>
      <w:ins w:id="38194" w:author="Rev 11 Allen Wirfs-Brock" w:date="2012-10-20T15:03:00Z">
        <w:r w:rsidR="00564884">
          <w:t xml:space="preserve">throw </w:t>
        </w:r>
      </w:ins>
      <w:ins w:id="38195" w:author="Rev 10 Allen Wirfs-Brock" w:date="2012-09-05T19:10:00Z">
        <w:del w:id="38196" w:author="Rev 11 Allen Wirfs-Brock" w:date="2012-10-20T15:03:00Z">
          <w:r w:rsidDel="00564884">
            <w:delText xml:space="preserve">raise </w:delText>
          </w:r>
        </w:del>
        <w:r>
          <w:t>a TypeError</w:t>
        </w:r>
      </w:ins>
      <w:ins w:id="38197" w:author="Rev 11 Allen Wirfs-Brock" w:date="2012-10-20T15:01:00Z">
        <w:r w:rsidR="00564884" w:rsidRPr="00564884">
          <w:t xml:space="preserve"> </w:t>
        </w:r>
        <w:r w:rsidR="00564884">
          <w:t>exception</w:t>
        </w:r>
      </w:ins>
      <w:ins w:id="38198" w:author="Rev 10 Allen Wirfs-Brock" w:date="2012-09-05T19:10:00Z">
        <w:r>
          <w:t>.</w:t>
        </w:r>
      </w:ins>
    </w:p>
    <w:p w:rsidR="00471F49" w:rsidRDefault="00471F49" w:rsidP="008E150F">
      <w:pPr>
        <w:pStyle w:val="Alg3"/>
        <w:numPr>
          <w:ilvl w:val="0"/>
          <w:numId w:val="947"/>
        </w:numPr>
        <w:spacing w:after="240"/>
        <w:contextualSpacing/>
        <w:rPr>
          <w:ins w:id="38199" w:author="Rev 10 Allen Wirfs-Brock" w:date="2012-09-05T19:10:00Z"/>
        </w:rPr>
      </w:pPr>
      <w:ins w:id="38200" w:author="Rev 10 Allen Wirfs-Brock" w:date="2012-09-05T19:10:00Z">
        <w:r>
          <w:t xml:space="preserve">    Return GetValue(byteOffset, isLittleEndian, Uint32)</w:t>
        </w:r>
      </w:ins>
    </w:p>
    <w:p w:rsidR="00471F49" w:rsidRDefault="00EF2233" w:rsidP="008E150F">
      <w:pPr>
        <w:pStyle w:val="Heading5"/>
        <w:numPr>
          <w:ilvl w:val="0"/>
          <w:numId w:val="0"/>
        </w:numPr>
        <w:rPr>
          <w:ins w:id="38201" w:author="Rev 10 Allen Wirfs-Brock" w:date="2012-09-05T19:10:00Z"/>
        </w:rPr>
      </w:pPr>
      <w:ins w:id="38202" w:author="Rev 10 Allen Wirfs-Brock" w:date="2012-09-06T09:16:00Z">
        <w:r>
          <w:t>15.13.</w:t>
        </w:r>
      </w:ins>
      <w:ins w:id="38203" w:author="Rev 10 Allen Wirfs-Brock" w:date="2012-09-06T11:42:00Z">
        <w:r w:rsidR="00A66DA6">
          <w:t>7</w:t>
        </w:r>
      </w:ins>
      <w:ins w:id="38204" w:author="Rev 10 Allen Wirfs-Brock" w:date="2012-09-05T19:10:00Z">
        <w:r w:rsidR="00471F49">
          <w:t>.4.8 DataView.prototype.getFloat32(byteOffset, littleEndian)</w:t>
        </w:r>
      </w:ins>
    </w:p>
    <w:p w:rsidR="00471F49" w:rsidRDefault="00471F49" w:rsidP="00D70C18">
      <w:pPr>
        <w:rPr>
          <w:ins w:id="38205" w:author="Rev 10 Allen Wirfs-Brock" w:date="2012-09-05T19:10:00Z"/>
        </w:rPr>
      </w:pPr>
      <w:ins w:id="38206" w:author="Rev 10 Allen Wirfs-Brock" w:date="2012-09-05T19:10:00Z">
        <w:r>
          <w:t>Gets the Float32 value at offset byteOffset in the DataView,</w:t>
        </w:r>
        <w:r w:rsidR="00603E83">
          <w:t xml:space="preserve"> using the provided endianness.</w:t>
        </w:r>
      </w:ins>
    </w:p>
    <w:p w:rsidR="00471F49" w:rsidRDefault="00471F49" w:rsidP="008E150F">
      <w:pPr>
        <w:pStyle w:val="Alg3"/>
        <w:numPr>
          <w:ilvl w:val="0"/>
          <w:numId w:val="946"/>
        </w:numPr>
        <w:spacing w:after="240"/>
        <w:contextualSpacing/>
        <w:rPr>
          <w:ins w:id="38207" w:author="Rev 10 Allen Wirfs-Brock" w:date="2012-09-05T19:10:00Z"/>
        </w:rPr>
      </w:pPr>
      <w:ins w:id="38208" w:author="Rev 10 Allen Wirfs-Brock" w:date="2012-09-05T19:10:00Z">
        <w:r>
          <w:t xml:space="preserve">    Let O be ToObject(this)</w:t>
        </w:r>
      </w:ins>
    </w:p>
    <w:p w:rsidR="00471F49" w:rsidRDefault="00471F49" w:rsidP="008E150F">
      <w:pPr>
        <w:pStyle w:val="Alg3"/>
        <w:numPr>
          <w:ilvl w:val="0"/>
          <w:numId w:val="946"/>
        </w:numPr>
        <w:spacing w:after="240"/>
        <w:contextualSpacing/>
        <w:rPr>
          <w:ins w:id="38209" w:author="Rev 10 Allen Wirfs-Brock" w:date="2012-09-05T19:10:00Z"/>
        </w:rPr>
      </w:pPr>
      <w:ins w:id="38210" w:author="Rev 10 Allen Wirfs-Brock" w:date="2012-09-05T19:10:00Z">
        <w:r>
          <w:t xml:space="preserve">    Let isLittleEndian be ToBoolean(littleEndian) if provided, else false</w:t>
        </w:r>
      </w:ins>
    </w:p>
    <w:p w:rsidR="00471F49" w:rsidRDefault="00471F49" w:rsidP="00564884">
      <w:pPr>
        <w:pStyle w:val="Alg3"/>
        <w:numPr>
          <w:ilvl w:val="0"/>
          <w:numId w:val="946"/>
        </w:numPr>
        <w:spacing w:after="240"/>
        <w:contextualSpacing/>
        <w:rPr>
          <w:ins w:id="38211" w:author="Rev 10 Allen Wirfs-Brock" w:date="2012-09-05T19:10:00Z"/>
        </w:rPr>
      </w:pPr>
      <w:ins w:id="38212" w:author="Rev 10 Allen Wirfs-Brock" w:date="2012-09-05T19:10:00Z">
        <w:r>
          <w:t xml:space="preserve">    If the [[Class]] internal property of O is not “DataView”, </w:t>
        </w:r>
      </w:ins>
      <w:ins w:id="38213" w:author="Rev 11 Allen Wirfs-Brock" w:date="2012-10-20T15:03:00Z">
        <w:r w:rsidR="00564884">
          <w:t xml:space="preserve">throw </w:t>
        </w:r>
      </w:ins>
      <w:ins w:id="38214" w:author="Rev 10 Allen Wirfs-Brock" w:date="2012-09-05T19:10:00Z">
        <w:del w:id="38215" w:author="Rev 11 Allen Wirfs-Brock" w:date="2012-10-20T15:03:00Z">
          <w:r w:rsidDel="00564884">
            <w:delText xml:space="preserve">raise </w:delText>
          </w:r>
        </w:del>
        <w:r>
          <w:t>a TypeError</w:t>
        </w:r>
      </w:ins>
      <w:ins w:id="38216" w:author="Rev 11 Allen Wirfs-Brock" w:date="2012-10-20T15:01:00Z">
        <w:r w:rsidR="00564884">
          <w:t xml:space="preserve"> exception</w:t>
        </w:r>
      </w:ins>
      <w:ins w:id="38217" w:author="Rev 10 Allen Wirfs-Brock" w:date="2012-09-05T19:10:00Z">
        <w:r>
          <w:t>.</w:t>
        </w:r>
      </w:ins>
    </w:p>
    <w:p w:rsidR="00471F49" w:rsidRDefault="00471F49" w:rsidP="008E150F">
      <w:pPr>
        <w:pStyle w:val="Alg3"/>
        <w:numPr>
          <w:ilvl w:val="0"/>
          <w:numId w:val="946"/>
        </w:numPr>
        <w:spacing w:after="240"/>
        <w:contextualSpacing/>
        <w:rPr>
          <w:ins w:id="38218" w:author="Rev 10 Allen Wirfs-Brock" w:date="2012-09-05T19:10:00Z"/>
        </w:rPr>
      </w:pPr>
      <w:ins w:id="38219" w:author="Rev 10 Allen Wirfs-Brock" w:date="2012-09-05T19:10:00Z">
        <w:r>
          <w:t xml:space="preserve">    Return GetValue(byteOffset, isLittleEndian, Float32)</w:t>
        </w:r>
      </w:ins>
    </w:p>
    <w:p w:rsidR="00471F49" w:rsidRDefault="00EF2233" w:rsidP="008E150F">
      <w:pPr>
        <w:pStyle w:val="Heading5"/>
        <w:numPr>
          <w:ilvl w:val="0"/>
          <w:numId w:val="0"/>
        </w:numPr>
        <w:rPr>
          <w:ins w:id="38220" w:author="Rev 10 Allen Wirfs-Brock" w:date="2012-09-05T19:10:00Z"/>
        </w:rPr>
      </w:pPr>
      <w:ins w:id="38221" w:author="Rev 10 Allen Wirfs-Brock" w:date="2012-09-06T09:16:00Z">
        <w:r>
          <w:t>15.13.</w:t>
        </w:r>
      </w:ins>
      <w:ins w:id="38222" w:author="Rev 10 Allen Wirfs-Brock" w:date="2012-09-06T11:42:00Z">
        <w:r w:rsidR="00A66DA6">
          <w:t>7</w:t>
        </w:r>
      </w:ins>
      <w:ins w:id="38223" w:author="Rev 10 Allen Wirfs-Brock" w:date="2012-09-05T19:10:00Z">
        <w:r w:rsidR="00471F49">
          <w:t>.4.9 DataView.prototype.getFloat64(byteOffset, littleEndian)</w:t>
        </w:r>
      </w:ins>
    </w:p>
    <w:p w:rsidR="00471F49" w:rsidRDefault="00471F49" w:rsidP="00D70C18">
      <w:pPr>
        <w:rPr>
          <w:ins w:id="38224" w:author="Rev 10 Allen Wirfs-Brock" w:date="2012-09-05T19:10:00Z"/>
        </w:rPr>
      </w:pPr>
      <w:ins w:id="38225" w:author="Rev 10 Allen Wirfs-Brock" w:date="2012-09-05T19:10:00Z">
        <w:r>
          <w:t>Gets the Float64 value at offset byteOffset in the DataView, using t</w:t>
        </w:r>
        <w:r w:rsidR="00603E83">
          <w:t>he provided endianness.</w:t>
        </w:r>
      </w:ins>
    </w:p>
    <w:p w:rsidR="00471F49" w:rsidRDefault="00471F49" w:rsidP="008E150F">
      <w:pPr>
        <w:pStyle w:val="Alg3"/>
        <w:numPr>
          <w:ilvl w:val="0"/>
          <w:numId w:val="945"/>
        </w:numPr>
        <w:spacing w:after="240"/>
        <w:contextualSpacing/>
        <w:rPr>
          <w:ins w:id="38226" w:author="Rev 10 Allen Wirfs-Brock" w:date="2012-09-05T19:10:00Z"/>
        </w:rPr>
      </w:pPr>
      <w:ins w:id="38227" w:author="Rev 10 Allen Wirfs-Brock" w:date="2012-09-05T19:10:00Z">
        <w:r>
          <w:t xml:space="preserve">    Let O be ToObject(this)</w:t>
        </w:r>
      </w:ins>
    </w:p>
    <w:p w:rsidR="00471F49" w:rsidRDefault="00471F49" w:rsidP="008E150F">
      <w:pPr>
        <w:pStyle w:val="Alg3"/>
        <w:numPr>
          <w:ilvl w:val="0"/>
          <w:numId w:val="945"/>
        </w:numPr>
        <w:spacing w:after="240"/>
        <w:contextualSpacing/>
        <w:rPr>
          <w:ins w:id="38228" w:author="Rev 10 Allen Wirfs-Brock" w:date="2012-09-05T19:10:00Z"/>
        </w:rPr>
      </w:pPr>
      <w:ins w:id="38229" w:author="Rev 10 Allen Wirfs-Brock" w:date="2012-09-05T19:10:00Z">
        <w:r>
          <w:t xml:space="preserve">    Let isLittleEndian be ToBoolean(littleEndian) if provided, else false</w:t>
        </w:r>
      </w:ins>
    </w:p>
    <w:p w:rsidR="00471F49" w:rsidRDefault="00471F49" w:rsidP="00564884">
      <w:pPr>
        <w:pStyle w:val="Alg3"/>
        <w:numPr>
          <w:ilvl w:val="0"/>
          <w:numId w:val="945"/>
        </w:numPr>
        <w:spacing w:after="240"/>
        <w:contextualSpacing/>
        <w:rPr>
          <w:ins w:id="38230" w:author="Rev 10 Allen Wirfs-Brock" w:date="2012-09-05T19:10:00Z"/>
        </w:rPr>
      </w:pPr>
      <w:ins w:id="38231" w:author="Rev 10 Allen Wirfs-Brock" w:date="2012-09-05T19:10:00Z">
        <w:r>
          <w:t xml:space="preserve">    If the [[Class]] internal property of O is not “DataView”, </w:t>
        </w:r>
      </w:ins>
      <w:ins w:id="38232" w:author="Rev 11 Allen Wirfs-Brock" w:date="2012-10-20T15:03:00Z">
        <w:r w:rsidR="00564884">
          <w:t xml:space="preserve">throw </w:t>
        </w:r>
      </w:ins>
      <w:ins w:id="38233" w:author="Rev 10 Allen Wirfs-Brock" w:date="2012-09-05T19:10:00Z">
        <w:del w:id="38234" w:author="Rev 11 Allen Wirfs-Brock" w:date="2012-10-20T15:03:00Z">
          <w:r w:rsidDel="00564884">
            <w:delText xml:space="preserve">raise </w:delText>
          </w:r>
        </w:del>
        <w:r>
          <w:t>a TypeError</w:t>
        </w:r>
      </w:ins>
      <w:ins w:id="38235" w:author="Rev 11 Allen Wirfs-Brock" w:date="2012-10-20T15:02:00Z">
        <w:r w:rsidR="00564884">
          <w:t xml:space="preserve"> exception</w:t>
        </w:r>
      </w:ins>
      <w:ins w:id="38236" w:author="Rev 10 Allen Wirfs-Brock" w:date="2012-09-05T19:10:00Z">
        <w:r>
          <w:t>.</w:t>
        </w:r>
      </w:ins>
    </w:p>
    <w:p w:rsidR="00471F49" w:rsidRDefault="00471F49" w:rsidP="008E150F">
      <w:pPr>
        <w:pStyle w:val="Alg3"/>
        <w:numPr>
          <w:ilvl w:val="0"/>
          <w:numId w:val="945"/>
        </w:numPr>
        <w:spacing w:after="240"/>
        <w:contextualSpacing/>
        <w:rPr>
          <w:ins w:id="38237" w:author="Rev 10 Allen Wirfs-Brock" w:date="2012-09-05T19:10:00Z"/>
        </w:rPr>
      </w:pPr>
      <w:ins w:id="38238" w:author="Rev 10 Allen Wirfs-Brock" w:date="2012-09-05T19:10:00Z">
        <w:r>
          <w:t xml:space="preserve">    Return GetValue(byteOffset, isLittleEndian, Float64)</w:t>
        </w:r>
      </w:ins>
    </w:p>
    <w:p w:rsidR="00471F49" w:rsidRDefault="00EF2233" w:rsidP="008E150F">
      <w:pPr>
        <w:pStyle w:val="Heading5"/>
        <w:numPr>
          <w:ilvl w:val="0"/>
          <w:numId w:val="0"/>
        </w:numPr>
        <w:rPr>
          <w:ins w:id="38239" w:author="Rev 10 Allen Wirfs-Brock" w:date="2012-09-05T19:10:00Z"/>
        </w:rPr>
      </w:pPr>
      <w:ins w:id="38240" w:author="Rev 10 Allen Wirfs-Brock" w:date="2012-09-06T09:17:00Z">
        <w:r>
          <w:lastRenderedPageBreak/>
          <w:t>15.13.</w:t>
        </w:r>
      </w:ins>
      <w:ins w:id="38241" w:author="Rev 10 Allen Wirfs-Brock" w:date="2012-09-06T11:42:00Z">
        <w:r w:rsidR="00A66DA6">
          <w:t>7</w:t>
        </w:r>
      </w:ins>
      <w:ins w:id="38242" w:author="Rev 10 Allen Wirfs-Brock" w:date="2012-09-05T19:10:00Z">
        <w:r w:rsidR="00471F49">
          <w:t>.4.10 DataView.prototype.setInt8(byteOffset, value)</w:t>
        </w:r>
      </w:ins>
    </w:p>
    <w:p w:rsidR="00471F49" w:rsidRDefault="00471F49" w:rsidP="00D70C18">
      <w:pPr>
        <w:rPr>
          <w:ins w:id="38243" w:author="Rev 10 Allen Wirfs-Brock" w:date="2012-09-05T19:10:00Z"/>
        </w:rPr>
      </w:pPr>
      <w:ins w:id="38244" w:author="Rev 10 Allen Wirfs-Brock" w:date="2012-09-05T19:10:00Z">
        <w:r>
          <w:t>Sets the Int8 value at off</w:t>
        </w:r>
        <w:r w:rsidR="00603E83">
          <w:t>set byteOffset in the DataView.</w:t>
        </w:r>
      </w:ins>
    </w:p>
    <w:p w:rsidR="00471F49" w:rsidRDefault="00471F49" w:rsidP="008E150F">
      <w:pPr>
        <w:pStyle w:val="Alg3"/>
        <w:numPr>
          <w:ilvl w:val="0"/>
          <w:numId w:val="944"/>
        </w:numPr>
        <w:spacing w:after="240"/>
        <w:contextualSpacing/>
        <w:rPr>
          <w:ins w:id="38245" w:author="Rev 10 Allen Wirfs-Brock" w:date="2012-09-05T19:10:00Z"/>
        </w:rPr>
      </w:pPr>
      <w:ins w:id="38246" w:author="Rev 10 Allen Wirfs-Brock" w:date="2012-09-05T19:10:00Z">
        <w:r>
          <w:t xml:space="preserve">    Let O be ToObject(this)</w:t>
        </w:r>
      </w:ins>
    </w:p>
    <w:p w:rsidR="00471F49" w:rsidRDefault="00471F49" w:rsidP="00564884">
      <w:pPr>
        <w:pStyle w:val="Alg3"/>
        <w:numPr>
          <w:ilvl w:val="0"/>
          <w:numId w:val="944"/>
        </w:numPr>
        <w:spacing w:after="240"/>
        <w:contextualSpacing/>
        <w:rPr>
          <w:ins w:id="38247" w:author="Rev 10 Allen Wirfs-Brock" w:date="2012-09-05T19:10:00Z"/>
        </w:rPr>
      </w:pPr>
      <w:ins w:id="38248" w:author="Rev 10 Allen Wirfs-Brock" w:date="2012-09-05T19:10:00Z">
        <w:r>
          <w:t xml:space="preserve">    If the [[Class]] internal property of O is not “DataView”, </w:t>
        </w:r>
      </w:ins>
      <w:ins w:id="38249" w:author="Rev 11 Allen Wirfs-Brock" w:date="2012-10-20T15:03:00Z">
        <w:r w:rsidR="00564884">
          <w:t xml:space="preserve">throw </w:t>
        </w:r>
      </w:ins>
      <w:ins w:id="38250" w:author="Rev 10 Allen Wirfs-Brock" w:date="2012-09-05T19:10:00Z">
        <w:del w:id="38251" w:author="Rev 11 Allen Wirfs-Brock" w:date="2012-10-20T15:03:00Z">
          <w:r w:rsidDel="00564884">
            <w:delText xml:space="preserve">raise </w:delText>
          </w:r>
        </w:del>
        <w:r>
          <w:t>a TypeError</w:t>
        </w:r>
      </w:ins>
      <w:ins w:id="38252" w:author="Rev 11 Allen Wirfs-Brock" w:date="2012-10-20T15:02:00Z">
        <w:r w:rsidR="00564884">
          <w:t xml:space="preserve"> exception</w:t>
        </w:r>
      </w:ins>
      <w:ins w:id="38253" w:author="Rev 10 Allen Wirfs-Brock" w:date="2012-09-05T19:10:00Z">
        <w:r>
          <w:t>.</w:t>
        </w:r>
      </w:ins>
    </w:p>
    <w:p w:rsidR="00471F49" w:rsidRDefault="00471F49" w:rsidP="00FD23E2">
      <w:pPr>
        <w:pStyle w:val="Alg3"/>
        <w:numPr>
          <w:ilvl w:val="0"/>
          <w:numId w:val="944"/>
        </w:numPr>
        <w:spacing w:after="240"/>
        <w:contextualSpacing/>
        <w:rPr>
          <w:ins w:id="38254" w:author="Rev 10 Allen Wirfs-Brock" w:date="2012-09-05T19:10:00Z"/>
        </w:rPr>
      </w:pPr>
      <w:ins w:id="38255" w:author="Rev 10 Allen Wirfs-Brock" w:date="2012-09-05T19:10:00Z">
        <w:r>
          <w:t xml:space="preserve">    Return </w:t>
        </w:r>
        <w:del w:id="38256" w:author="Rev 11 Allen Wirfs-Brock" w:date="2012-10-24T12:18:00Z">
          <w:r w:rsidDel="00FD23E2">
            <w:delText>G</w:delText>
          </w:r>
        </w:del>
      </w:ins>
      <w:ins w:id="38257" w:author="Rev 11 Allen Wirfs-Brock" w:date="2012-10-24T12:18:00Z">
        <w:r w:rsidR="00FD23E2">
          <w:t>S</w:t>
        </w:r>
      </w:ins>
      <w:ins w:id="38258" w:author="Rev 10 Allen Wirfs-Brock" w:date="2012-09-05T19:10:00Z">
        <w:r>
          <w:t>etValue(byteOffset, true, Int8, ToInt8(value) )</w:t>
        </w:r>
      </w:ins>
    </w:p>
    <w:p w:rsidR="00471F49" w:rsidRDefault="00EF2233" w:rsidP="008E150F">
      <w:pPr>
        <w:pStyle w:val="Heading5"/>
        <w:numPr>
          <w:ilvl w:val="0"/>
          <w:numId w:val="0"/>
        </w:numPr>
        <w:rPr>
          <w:ins w:id="38259" w:author="Rev 10 Allen Wirfs-Brock" w:date="2012-09-05T19:10:00Z"/>
        </w:rPr>
      </w:pPr>
      <w:ins w:id="38260" w:author="Rev 10 Allen Wirfs-Brock" w:date="2012-09-06T09:17:00Z">
        <w:r>
          <w:t>15.13.</w:t>
        </w:r>
      </w:ins>
      <w:ins w:id="38261" w:author="Rev 10 Allen Wirfs-Brock" w:date="2012-09-06T11:42:00Z">
        <w:r w:rsidR="00A66DA6">
          <w:t>7</w:t>
        </w:r>
      </w:ins>
      <w:ins w:id="38262" w:author="Rev 10 Allen Wirfs-Brock" w:date="2012-09-05T19:10:00Z">
        <w:r w:rsidR="00471F49">
          <w:t>.4.11 DataView.prototype.setUint8(byteOffset, value)</w:t>
        </w:r>
      </w:ins>
    </w:p>
    <w:p w:rsidR="00471F49" w:rsidRDefault="00471F49" w:rsidP="00D70C18">
      <w:pPr>
        <w:rPr>
          <w:ins w:id="38263" w:author="Rev 10 Allen Wirfs-Brock" w:date="2012-09-05T19:10:00Z"/>
        </w:rPr>
      </w:pPr>
      <w:ins w:id="38264" w:author="Rev 10 Allen Wirfs-Brock" w:date="2012-09-05T19:10:00Z">
        <w:r>
          <w:t>Sets the Uint8 value at off</w:t>
        </w:r>
        <w:r w:rsidR="00603E83">
          <w:t>set byteOffset in the DataView.</w:t>
        </w:r>
      </w:ins>
    </w:p>
    <w:p w:rsidR="00471F49" w:rsidRDefault="00471F49" w:rsidP="008E150F">
      <w:pPr>
        <w:pStyle w:val="Alg3"/>
        <w:numPr>
          <w:ilvl w:val="0"/>
          <w:numId w:val="944"/>
        </w:numPr>
        <w:spacing w:after="240"/>
        <w:contextualSpacing/>
        <w:rPr>
          <w:ins w:id="38265" w:author="Rev 10 Allen Wirfs-Brock" w:date="2012-09-05T19:10:00Z"/>
        </w:rPr>
      </w:pPr>
      <w:ins w:id="38266" w:author="Rev 10 Allen Wirfs-Brock" w:date="2012-09-05T19:10:00Z">
        <w:r>
          <w:t xml:space="preserve">    Let O be ToObject(this)</w:t>
        </w:r>
      </w:ins>
    </w:p>
    <w:p w:rsidR="00471F49" w:rsidRDefault="00471F49" w:rsidP="00564884">
      <w:pPr>
        <w:pStyle w:val="Alg3"/>
        <w:numPr>
          <w:ilvl w:val="0"/>
          <w:numId w:val="944"/>
        </w:numPr>
        <w:spacing w:after="240"/>
        <w:contextualSpacing/>
        <w:rPr>
          <w:ins w:id="38267" w:author="Rev 10 Allen Wirfs-Brock" w:date="2012-09-05T19:10:00Z"/>
        </w:rPr>
      </w:pPr>
      <w:ins w:id="38268" w:author="Rev 10 Allen Wirfs-Brock" w:date="2012-09-05T19:10:00Z">
        <w:r>
          <w:t xml:space="preserve">    If the [[Class]] internal property of O is not “DataView”, </w:t>
        </w:r>
      </w:ins>
      <w:ins w:id="38269" w:author="Rev 11 Allen Wirfs-Brock" w:date="2012-10-20T15:03:00Z">
        <w:r w:rsidR="00564884">
          <w:t xml:space="preserve">throw </w:t>
        </w:r>
      </w:ins>
      <w:ins w:id="38270" w:author="Rev 10 Allen Wirfs-Brock" w:date="2012-09-05T19:10:00Z">
        <w:del w:id="38271" w:author="Rev 11 Allen Wirfs-Brock" w:date="2012-10-20T15:03:00Z">
          <w:r w:rsidDel="00564884">
            <w:delText xml:space="preserve">raise </w:delText>
          </w:r>
        </w:del>
        <w:r>
          <w:t>a TypeError</w:t>
        </w:r>
      </w:ins>
      <w:ins w:id="38272" w:author="Rev 11 Allen Wirfs-Brock" w:date="2012-10-20T15:02:00Z">
        <w:r w:rsidR="00564884">
          <w:t xml:space="preserve"> exception</w:t>
        </w:r>
      </w:ins>
      <w:ins w:id="38273" w:author="Rev 10 Allen Wirfs-Brock" w:date="2012-09-05T19:10:00Z">
        <w:r>
          <w:t>.</w:t>
        </w:r>
      </w:ins>
    </w:p>
    <w:p w:rsidR="00471F49" w:rsidRDefault="00471F49" w:rsidP="00FD23E2">
      <w:pPr>
        <w:pStyle w:val="Alg3"/>
        <w:numPr>
          <w:ilvl w:val="0"/>
          <w:numId w:val="944"/>
        </w:numPr>
        <w:spacing w:after="240"/>
        <w:contextualSpacing/>
        <w:rPr>
          <w:ins w:id="38274" w:author="Rev 10 Allen Wirfs-Brock" w:date="2012-09-05T19:10:00Z"/>
        </w:rPr>
      </w:pPr>
      <w:ins w:id="38275" w:author="Rev 10 Allen Wirfs-Brock" w:date="2012-09-05T19:10:00Z">
        <w:r>
          <w:t xml:space="preserve">    Return </w:t>
        </w:r>
        <w:del w:id="38276" w:author="Rev 11 Allen Wirfs-Brock" w:date="2012-10-24T12:18:00Z">
          <w:r w:rsidDel="00FD23E2">
            <w:delText>G</w:delText>
          </w:r>
        </w:del>
      </w:ins>
      <w:ins w:id="38277" w:author="Rev 11 Allen Wirfs-Brock" w:date="2012-10-24T12:18:00Z">
        <w:r w:rsidR="00FD23E2">
          <w:t>S</w:t>
        </w:r>
      </w:ins>
      <w:ins w:id="38278" w:author="Rev 10 Allen Wirfs-Brock" w:date="2012-09-05T19:10:00Z">
        <w:r>
          <w:t>etValue(byteOffset, true, Uint8, ToUint8(value) )</w:t>
        </w:r>
      </w:ins>
    </w:p>
    <w:p w:rsidR="00471F49" w:rsidRDefault="00EF2233" w:rsidP="008E150F">
      <w:pPr>
        <w:pStyle w:val="Heading5"/>
        <w:numPr>
          <w:ilvl w:val="0"/>
          <w:numId w:val="0"/>
        </w:numPr>
        <w:rPr>
          <w:ins w:id="38279" w:author="Rev 10 Allen Wirfs-Brock" w:date="2012-09-05T19:10:00Z"/>
        </w:rPr>
      </w:pPr>
      <w:ins w:id="38280" w:author="Rev 10 Allen Wirfs-Brock" w:date="2012-09-06T09:17:00Z">
        <w:r>
          <w:t>15.13.</w:t>
        </w:r>
      </w:ins>
      <w:ins w:id="38281" w:author="Rev 10 Allen Wirfs-Brock" w:date="2012-09-06T11:42:00Z">
        <w:r w:rsidR="00A66DA6">
          <w:t>7</w:t>
        </w:r>
      </w:ins>
      <w:ins w:id="38282" w:author="Rev 10 Allen Wirfs-Brock" w:date="2012-09-05T19:10:00Z">
        <w:r w:rsidR="00471F49">
          <w:t>.4.12 DataView.prototype.setInt16(byteOffset, value, littleEndian)</w:t>
        </w:r>
      </w:ins>
    </w:p>
    <w:p w:rsidR="00471F49" w:rsidRDefault="00471F49" w:rsidP="00D70C18">
      <w:pPr>
        <w:rPr>
          <w:ins w:id="38283" w:author="Rev 10 Allen Wirfs-Brock" w:date="2012-09-05T19:10:00Z"/>
        </w:rPr>
      </w:pPr>
      <w:ins w:id="38284" w:author="Rev 10 Allen Wirfs-Brock" w:date="2012-09-05T19:10:00Z">
        <w:r>
          <w:t>Sets the Int16 value at off</w:t>
        </w:r>
        <w:r w:rsidR="00603E83">
          <w:t>set byteOffset in the DataView.</w:t>
        </w:r>
      </w:ins>
    </w:p>
    <w:p w:rsidR="00471F49" w:rsidRDefault="00471F49" w:rsidP="008E150F">
      <w:pPr>
        <w:pStyle w:val="Alg3"/>
        <w:numPr>
          <w:ilvl w:val="0"/>
          <w:numId w:val="943"/>
        </w:numPr>
        <w:spacing w:after="240"/>
        <w:contextualSpacing/>
        <w:rPr>
          <w:ins w:id="38285" w:author="Rev 10 Allen Wirfs-Brock" w:date="2012-09-05T19:10:00Z"/>
        </w:rPr>
      </w:pPr>
      <w:ins w:id="38286" w:author="Rev 10 Allen Wirfs-Brock" w:date="2012-09-05T19:10:00Z">
        <w:r>
          <w:t xml:space="preserve">    Let O be ToObject(this)</w:t>
        </w:r>
      </w:ins>
    </w:p>
    <w:p w:rsidR="00471F49" w:rsidRDefault="00471F49" w:rsidP="008E150F">
      <w:pPr>
        <w:pStyle w:val="Alg3"/>
        <w:numPr>
          <w:ilvl w:val="0"/>
          <w:numId w:val="943"/>
        </w:numPr>
        <w:spacing w:after="240"/>
        <w:contextualSpacing/>
        <w:rPr>
          <w:ins w:id="38287" w:author="Rev 10 Allen Wirfs-Brock" w:date="2012-09-05T19:10:00Z"/>
        </w:rPr>
      </w:pPr>
      <w:ins w:id="38288" w:author="Rev 10 Allen Wirfs-Brock" w:date="2012-09-05T19:10:00Z">
        <w:r>
          <w:t xml:space="preserve">    Let isLittleEndian be ToBoolean(littleEndian) if provided, else false</w:t>
        </w:r>
      </w:ins>
    </w:p>
    <w:p w:rsidR="00471F49" w:rsidRDefault="00471F49" w:rsidP="00564884">
      <w:pPr>
        <w:pStyle w:val="Alg3"/>
        <w:numPr>
          <w:ilvl w:val="0"/>
          <w:numId w:val="943"/>
        </w:numPr>
        <w:spacing w:after="240"/>
        <w:contextualSpacing/>
        <w:rPr>
          <w:ins w:id="38289" w:author="Rev 10 Allen Wirfs-Brock" w:date="2012-09-05T19:10:00Z"/>
        </w:rPr>
      </w:pPr>
      <w:ins w:id="38290" w:author="Rev 10 Allen Wirfs-Brock" w:date="2012-09-05T19:10:00Z">
        <w:r>
          <w:t xml:space="preserve">    If the [[Class]] internal property of O is not “DataView”, </w:t>
        </w:r>
      </w:ins>
      <w:ins w:id="38291" w:author="Rev 11 Allen Wirfs-Brock" w:date="2012-10-20T15:03:00Z">
        <w:r w:rsidR="00564884">
          <w:t xml:space="preserve">throw </w:t>
        </w:r>
      </w:ins>
      <w:ins w:id="38292" w:author="Rev 10 Allen Wirfs-Brock" w:date="2012-09-05T19:10:00Z">
        <w:del w:id="38293" w:author="Rev 11 Allen Wirfs-Brock" w:date="2012-10-20T15:03:00Z">
          <w:r w:rsidDel="00564884">
            <w:delText xml:space="preserve">raise </w:delText>
          </w:r>
        </w:del>
        <w:r>
          <w:t>a TypeError</w:t>
        </w:r>
      </w:ins>
      <w:ins w:id="38294" w:author="Rev 11 Allen Wirfs-Brock" w:date="2012-10-20T15:02:00Z">
        <w:r w:rsidR="00564884">
          <w:t xml:space="preserve"> exception</w:t>
        </w:r>
      </w:ins>
      <w:ins w:id="38295" w:author="Rev 10 Allen Wirfs-Brock" w:date="2012-09-05T19:10:00Z">
        <w:r>
          <w:t>.</w:t>
        </w:r>
      </w:ins>
    </w:p>
    <w:p w:rsidR="00471F49" w:rsidRDefault="00471F49" w:rsidP="00FD23E2">
      <w:pPr>
        <w:pStyle w:val="Alg3"/>
        <w:numPr>
          <w:ilvl w:val="0"/>
          <w:numId w:val="943"/>
        </w:numPr>
        <w:spacing w:after="240"/>
        <w:contextualSpacing/>
        <w:rPr>
          <w:ins w:id="38296" w:author="Rev 10 Allen Wirfs-Brock" w:date="2012-09-05T19:10:00Z"/>
        </w:rPr>
      </w:pPr>
      <w:ins w:id="38297" w:author="Rev 10 Allen Wirfs-Brock" w:date="2012-09-05T19:10:00Z">
        <w:r>
          <w:t xml:space="preserve">    Return </w:t>
        </w:r>
        <w:del w:id="38298" w:author="Rev 11 Allen Wirfs-Brock" w:date="2012-10-24T12:18:00Z">
          <w:r w:rsidDel="00FD23E2">
            <w:delText>G</w:delText>
          </w:r>
        </w:del>
      </w:ins>
      <w:ins w:id="38299" w:author="Rev 11 Allen Wirfs-Brock" w:date="2012-10-24T12:18:00Z">
        <w:r w:rsidR="00FD23E2">
          <w:t>S</w:t>
        </w:r>
      </w:ins>
      <w:ins w:id="38300" w:author="Rev 10 Allen Wirfs-Brock" w:date="2012-09-05T19:10:00Z">
        <w:r>
          <w:t>etValue(byteOffset, isLittleEndian, Int16, ToInt16(value))</w:t>
        </w:r>
      </w:ins>
    </w:p>
    <w:p w:rsidR="00471F49" w:rsidRDefault="00EF2233" w:rsidP="008E150F">
      <w:pPr>
        <w:pStyle w:val="Heading5"/>
        <w:numPr>
          <w:ilvl w:val="0"/>
          <w:numId w:val="0"/>
        </w:numPr>
        <w:rPr>
          <w:ins w:id="38301" w:author="Rev 10 Allen Wirfs-Brock" w:date="2012-09-05T19:10:00Z"/>
        </w:rPr>
      </w:pPr>
      <w:ins w:id="38302" w:author="Rev 10 Allen Wirfs-Brock" w:date="2012-09-06T09:17:00Z">
        <w:r>
          <w:t>15.13.</w:t>
        </w:r>
      </w:ins>
      <w:ins w:id="38303" w:author="Rev 10 Allen Wirfs-Brock" w:date="2012-09-06T11:42:00Z">
        <w:r w:rsidR="00A66DA6">
          <w:t>7</w:t>
        </w:r>
      </w:ins>
      <w:ins w:id="38304" w:author="Rev 10 Allen Wirfs-Brock" w:date="2012-09-05T19:10:00Z">
        <w:r w:rsidR="00471F49">
          <w:t>.4.13 DataView.prototype.setUint16(byteOffset, value, littleEndian)</w:t>
        </w:r>
      </w:ins>
    </w:p>
    <w:p w:rsidR="00471F49" w:rsidRDefault="00471F49" w:rsidP="00D70C18">
      <w:pPr>
        <w:rPr>
          <w:ins w:id="38305" w:author="Rev 10 Allen Wirfs-Brock" w:date="2012-09-05T19:10:00Z"/>
        </w:rPr>
      </w:pPr>
      <w:ins w:id="38306" w:author="Rev 10 Allen Wirfs-Brock" w:date="2012-09-05T19:10:00Z">
        <w:r>
          <w:t>Sets the Uint16 value at off</w:t>
        </w:r>
        <w:r w:rsidR="00603E83">
          <w:t>set byteOffset in the DataView.</w:t>
        </w:r>
      </w:ins>
    </w:p>
    <w:p w:rsidR="00471F49" w:rsidRDefault="00471F49" w:rsidP="008E150F">
      <w:pPr>
        <w:pStyle w:val="Alg3"/>
        <w:numPr>
          <w:ilvl w:val="0"/>
          <w:numId w:val="938"/>
        </w:numPr>
        <w:spacing w:after="240"/>
        <w:contextualSpacing/>
        <w:rPr>
          <w:ins w:id="38307" w:author="Rev 10 Allen Wirfs-Brock" w:date="2012-09-05T19:10:00Z"/>
        </w:rPr>
      </w:pPr>
      <w:ins w:id="38308" w:author="Rev 10 Allen Wirfs-Brock" w:date="2012-09-05T19:10:00Z">
        <w:r>
          <w:t xml:space="preserve">    Let O be ToObject(this)</w:t>
        </w:r>
      </w:ins>
    </w:p>
    <w:p w:rsidR="00471F49" w:rsidRDefault="00471F49" w:rsidP="008E150F">
      <w:pPr>
        <w:pStyle w:val="Alg3"/>
        <w:numPr>
          <w:ilvl w:val="0"/>
          <w:numId w:val="938"/>
        </w:numPr>
        <w:spacing w:after="240"/>
        <w:contextualSpacing/>
        <w:rPr>
          <w:ins w:id="38309" w:author="Rev 10 Allen Wirfs-Brock" w:date="2012-09-05T19:10:00Z"/>
        </w:rPr>
      </w:pPr>
      <w:ins w:id="38310" w:author="Rev 10 Allen Wirfs-Brock" w:date="2012-09-05T19:10:00Z">
        <w:r>
          <w:t xml:space="preserve">    Let isLittleEndian be ToBoolean(littleEndian) if provided, else false</w:t>
        </w:r>
      </w:ins>
    </w:p>
    <w:p w:rsidR="00471F49" w:rsidRDefault="00471F49" w:rsidP="00564884">
      <w:pPr>
        <w:pStyle w:val="Alg3"/>
        <w:numPr>
          <w:ilvl w:val="0"/>
          <w:numId w:val="938"/>
        </w:numPr>
        <w:spacing w:after="240"/>
        <w:contextualSpacing/>
        <w:rPr>
          <w:ins w:id="38311" w:author="Rev 10 Allen Wirfs-Brock" w:date="2012-09-05T19:10:00Z"/>
        </w:rPr>
      </w:pPr>
      <w:ins w:id="38312" w:author="Rev 10 Allen Wirfs-Brock" w:date="2012-09-05T19:10:00Z">
        <w:r>
          <w:t xml:space="preserve">    If the [[Class]] internal property of O is not “DataView”, </w:t>
        </w:r>
      </w:ins>
      <w:ins w:id="38313" w:author="Rev 11 Allen Wirfs-Brock" w:date="2012-10-20T15:03:00Z">
        <w:r w:rsidR="00564884">
          <w:t xml:space="preserve">throw </w:t>
        </w:r>
      </w:ins>
      <w:ins w:id="38314" w:author="Rev 10 Allen Wirfs-Brock" w:date="2012-09-05T19:10:00Z">
        <w:del w:id="38315" w:author="Rev 11 Allen Wirfs-Brock" w:date="2012-10-20T15:03:00Z">
          <w:r w:rsidDel="00564884">
            <w:delText xml:space="preserve">raise </w:delText>
          </w:r>
        </w:del>
        <w:r>
          <w:t>a TypeError</w:t>
        </w:r>
      </w:ins>
      <w:ins w:id="38316" w:author="Rev 11 Allen Wirfs-Brock" w:date="2012-10-20T15:02:00Z">
        <w:r w:rsidR="00564884">
          <w:t xml:space="preserve"> exception</w:t>
        </w:r>
      </w:ins>
      <w:ins w:id="38317" w:author="Rev 10 Allen Wirfs-Brock" w:date="2012-09-05T19:10:00Z">
        <w:r>
          <w:t>.</w:t>
        </w:r>
      </w:ins>
    </w:p>
    <w:p w:rsidR="00471F49" w:rsidRDefault="00471F49" w:rsidP="00FD23E2">
      <w:pPr>
        <w:pStyle w:val="Alg3"/>
        <w:numPr>
          <w:ilvl w:val="0"/>
          <w:numId w:val="938"/>
        </w:numPr>
        <w:spacing w:after="240"/>
        <w:contextualSpacing/>
        <w:rPr>
          <w:ins w:id="38318" w:author="Rev 10 Allen Wirfs-Brock" w:date="2012-09-05T19:10:00Z"/>
        </w:rPr>
      </w:pPr>
      <w:ins w:id="38319" w:author="Rev 10 Allen Wirfs-Brock" w:date="2012-09-05T19:10:00Z">
        <w:r>
          <w:t xml:space="preserve">    Return </w:t>
        </w:r>
        <w:del w:id="38320" w:author="Rev 11 Allen Wirfs-Brock" w:date="2012-10-24T12:18:00Z">
          <w:r w:rsidDel="00FD23E2">
            <w:delText>G</w:delText>
          </w:r>
        </w:del>
      </w:ins>
      <w:ins w:id="38321" w:author="Rev 11 Allen Wirfs-Brock" w:date="2012-10-24T12:18:00Z">
        <w:r w:rsidR="00FD23E2">
          <w:t>S</w:t>
        </w:r>
      </w:ins>
      <w:ins w:id="38322" w:author="Rev 10 Allen Wirfs-Brock" w:date="2012-09-05T19:10:00Z">
        <w:r>
          <w:t>etValue(byteOffset, isLittleEndian, Uint16, ToUint16(value))</w:t>
        </w:r>
      </w:ins>
    </w:p>
    <w:p w:rsidR="00471F49" w:rsidRDefault="00EF2233" w:rsidP="008E150F">
      <w:pPr>
        <w:pStyle w:val="Heading5"/>
        <w:numPr>
          <w:ilvl w:val="0"/>
          <w:numId w:val="0"/>
        </w:numPr>
        <w:rPr>
          <w:ins w:id="38323" w:author="Rev 10 Allen Wirfs-Brock" w:date="2012-09-05T19:10:00Z"/>
        </w:rPr>
      </w:pPr>
      <w:ins w:id="38324" w:author="Rev 10 Allen Wirfs-Brock" w:date="2012-09-06T09:18:00Z">
        <w:r>
          <w:t>15.13.</w:t>
        </w:r>
      </w:ins>
      <w:ins w:id="38325" w:author="Rev 10 Allen Wirfs-Brock" w:date="2012-09-06T11:42:00Z">
        <w:r w:rsidR="00A66DA6">
          <w:t>7</w:t>
        </w:r>
      </w:ins>
      <w:ins w:id="38326" w:author="Rev 10 Allen Wirfs-Brock" w:date="2012-09-05T19:10:00Z">
        <w:r w:rsidR="00471F49">
          <w:t>.4.14 DataView.prototype.setInt32(byteOffset, value, littleEndian)</w:t>
        </w:r>
      </w:ins>
    </w:p>
    <w:p w:rsidR="00471F49" w:rsidRDefault="00471F49" w:rsidP="00D70C18">
      <w:pPr>
        <w:rPr>
          <w:ins w:id="38327" w:author="Rev 10 Allen Wirfs-Brock" w:date="2012-09-05T19:10:00Z"/>
        </w:rPr>
      </w:pPr>
      <w:ins w:id="38328" w:author="Rev 10 Allen Wirfs-Brock" w:date="2012-09-05T19:10:00Z">
        <w:r>
          <w:t>Sets the Int32 value at off</w:t>
        </w:r>
        <w:r w:rsidR="00603E83">
          <w:t>set byteOffset in the DataView.</w:t>
        </w:r>
      </w:ins>
    </w:p>
    <w:p w:rsidR="00471F49" w:rsidRDefault="00471F49" w:rsidP="008E150F">
      <w:pPr>
        <w:pStyle w:val="Alg3"/>
        <w:numPr>
          <w:ilvl w:val="0"/>
          <w:numId w:val="939"/>
        </w:numPr>
        <w:spacing w:after="240"/>
        <w:contextualSpacing/>
        <w:rPr>
          <w:ins w:id="38329" w:author="Rev 10 Allen Wirfs-Brock" w:date="2012-09-05T19:10:00Z"/>
        </w:rPr>
      </w:pPr>
      <w:ins w:id="38330" w:author="Rev 10 Allen Wirfs-Brock" w:date="2012-09-05T19:10:00Z">
        <w:r>
          <w:t xml:space="preserve">    Let O be ToObject(this)</w:t>
        </w:r>
      </w:ins>
    </w:p>
    <w:p w:rsidR="00471F49" w:rsidRDefault="00471F49" w:rsidP="008E150F">
      <w:pPr>
        <w:pStyle w:val="Alg3"/>
        <w:numPr>
          <w:ilvl w:val="0"/>
          <w:numId w:val="939"/>
        </w:numPr>
        <w:spacing w:after="240"/>
        <w:contextualSpacing/>
        <w:rPr>
          <w:ins w:id="38331" w:author="Rev 10 Allen Wirfs-Brock" w:date="2012-09-05T19:10:00Z"/>
        </w:rPr>
      </w:pPr>
      <w:ins w:id="38332" w:author="Rev 10 Allen Wirfs-Brock" w:date="2012-09-05T19:10:00Z">
        <w:r>
          <w:t xml:space="preserve">    Let isLittleEndian be ToBoolean(littleEndian) if provided, else false</w:t>
        </w:r>
      </w:ins>
    </w:p>
    <w:p w:rsidR="00471F49" w:rsidRDefault="00471F49" w:rsidP="00564884">
      <w:pPr>
        <w:pStyle w:val="Alg3"/>
        <w:numPr>
          <w:ilvl w:val="0"/>
          <w:numId w:val="939"/>
        </w:numPr>
        <w:spacing w:after="240"/>
        <w:contextualSpacing/>
        <w:rPr>
          <w:ins w:id="38333" w:author="Rev 10 Allen Wirfs-Brock" w:date="2012-09-05T19:10:00Z"/>
        </w:rPr>
      </w:pPr>
      <w:ins w:id="38334" w:author="Rev 10 Allen Wirfs-Brock" w:date="2012-09-05T19:10:00Z">
        <w:r>
          <w:t xml:space="preserve">    If the [[Class]] internal property of O is not “DataView”, </w:t>
        </w:r>
      </w:ins>
      <w:ins w:id="38335" w:author="Rev 11 Allen Wirfs-Brock" w:date="2012-10-20T15:03:00Z">
        <w:r w:rsidR="00564884">
          <w:t xml:space="preserve">throw </w:t>
        </w:r>
      </w:ins>
      <w:ins w:id="38336" w:author="Rev 10 Allen Wirfs-Brock" w:date="2012-09-05T19:10:00Z">
        <w:del w:id="38337" w:author="Rev 11 Allen Wirfs-Brock" w:date="2012-10-20T15:03:00Z">
          <w:r w:rsidDel="00564884">
            <w:delText xml:space="preserve">raise </w:delText>
          </w:r>
        </w:del>
        <w:r>
          <w:t>a TypeError</w:t>
        </w:r>
      </w:ins>
      <w:ins w:id="38338" w:author="Rev 11 Allen Wirfs-Brock" w:date="2012-10-20T15:02:00Z">
        <w:r w:rsidR="00564884">
          <w:t xml:space="preserve"> exception</w:t>
        </w:r>
      </w:ins>
      <w:ins w:id="38339" w:author="Rev 10 Allen Wirfs-Brock" w:date="2012-09-05T19:10:00Z">
        <w:r>
          <w:t>.</w:t>
        </w:r>
      </w:ins>
    </w:p>
    <w:p w:rsidR="00471F49" w:rsidRDefault="00471F49" w:rsidP="00FD23E2">
      <w:pPr>
        <w:pStyle w:val="Alg3"/>
        <w:numPr>
          <w:ilvl w:val="0"/>
          <w:numId w:val="939"/>
        </w:numPr>
        <w:spacing w:after="240"/>
        <w:contextualSpacing/>
        <w:rPr>
          <w:ins w:id="38340" w:author="Rev 10 Allen Wirfs-Brock" w:date="2012-09-05T19:10:00Z"/>
        </w:rPr>
      </w:pPr>
      <w:ins w:id="38341" w:author="Rev 10 Allen Wirfs-Brock" w:date="2012-09-05T19:10:00Z">
        <w:r>
          <w:t xml:space="preserve">    Return </w:t>
        </w:r>
        <w:del w:id="38342" w:author="Rev 11 Allen Wirfs-Brock" w:date="2012-10-24T12:18:00Z">
          <w:r w:rsidDel="00FD23E2">
            <w:delText>G</w:delText>
          </w:r>
        </w:del>
      </w:ins>
      <w:ins w:id="38343" w:author="Rev 11 Allen Wirfs-Brock" w:date="2012-10-24T12:18:00Z">
        <w:r w:rsidR="00FD23E2">
          <w:t>S</w:t>
        </w:r>
      </w:ins>
      <w:ins w:id="38344" w:author="Rev 10 Allen Wirfs-Brock" w:date="2012-09-05T19:10:00Z">
        <w:r>
          <w:t>etValue(byteOffset, isLittleEndian, Int32, ToInt32(value))</w:t>
        </w:r>
      </w:ins>
    </w:p>
    <w:p w:rsidR="00471F49" w:rsidRDefault="00EF2233" w:rsidP="008E150F">
      <w:pPr>
        <w:pStyle w:val="Heading5"/>
        <w:numPr>
          <w:ilvl w:val="0"/>
          <w:numId w:val="0"/>
        </w:numPr>
        <w:rPr>
          <w:ins w:id="38345" w:author="Rev 10 Allen Wirfs-Brock" w:date="2012-09-05T19:10:00Z"/>
        </w:rPr>
      </w:pPr>
      <w:ins w:id="38346" w:author="Rev 10 Allen Wirfs-Brock" w:date="2012-09-06T09:18:00Z">
        <w:r>
          <w:t>15.13.</w:t>
        </w:r>
      </w:ins>
      <w:ins w:id="38347" w:author="Rev 10 Allen Wirfs-Brock" w:date="2012-09-06T11:42:00Z">
        <w:r w:rsidR="00A66DA6">
          <w:t>7</w:t>
        </w:r>
      </w:ins>
      <w:ins w:id="38348" w:author="Rev 10 Allen Wirfs-Brock" w:date="2012-09-05T19:10:00Z">
        <w:r w:rsidR="00471F49">
          <w:t>.4.15 DataView.prototype.setUint32(byteOffset, value, littleEndian)</w:t>
        </w:r>
      </w:ins>
    </w:p>
    <w:p w:rsidR="00471F49" w:rsidRDefault="00471F49" w:rsidP="00D70C18">
      <w:pPr>
        <w:rPr>
          <w:ins w:id="38349" w:author="Rev 10 Allen Wirfs-Brock" w:date="2012-09-05T19:10:00Z"/>
        </w:rPr>
      </w:pPr>
      <w:ins w:id="38350" w:author="Rev 10 Allen Wirfs-Brock" w:date="2012-09-05T19:10:00Z">
        <w:r>
          <w:t>Sets the Uint32 value at off</w:t>
        </w:r>
        <w:r w:rsidR="00603E83">
          <w:t>set byteOffset in the DataView.</w:t>
        </w:r>
      </w:ins>
    </w:p>
    <w:p w:rsidR="00471F49" w:rsidRDefault="00471F49" w:rsidP="008E150F">
      <w:pPr>
        <w:pStyle w:val="Alg3"/>
        <w:numPr>
          <w:ilvl w:val="0"/>
          <w:numId w:val="940"/>
        </w:numPr>
        <w:spacing w:after="240"/>
        <w:contextualSpacing/>
        <w:rPr>
          <w:ins w:id="38351" w:author="Rev 10 Allen Wirfs-Brock" w:date="2012-09-05T19:10:00Z"/>
        </w:rPr>
      </w:pPr>
      <w:ins w:id="38352" w:author="Rev 10 Allen Wirfs-Brock" w:date="2012-09-05T19:10:00Z">
        <w:r>
          <w:t xml:space="preserve">    Let O be ToObject(this)</w:t>
        </w:r>
      </w:ins>
    </w:p>
    <w:p w:rsidR="00471F49" w:rsidRDefault="00471F49" w:rsidP="008E150F">
      <w:pPr>
        <w:pStyle w:val="Alg3"/>
        <w:numPr>
          <w:ilvl w:val="0"/>
          <w:numId w:val="940"/>
        </w:numPr>
        <w:spacing w:after="240"/>
        <w:contextualSpacing/>
        <w:rPr>
          <w:ins w:id="38353" w:author="Rev 10 Allen Wirfs-Brock" w:date="2012-09-05T19:10:00Z"/>
        </w:rPr>
      </w:pPr>
      <w:ins w:id="38354" w:author="Rev 10 Allen Wirfs-Brock" w:date="2012-09-05T19:10:00Z">
        <w:r>
          <w:t xml:space="preserve">    Let isLittleEndian be ToBoolean(littleEndian) if provided, else false</w:t>
        </w:r>
      </w:ins>
    </w:p>
    <w:p w:rsidR="00471F49" w:rsidRDefault="00471F49" w:rsidP="00564884">
      <w:pPr>
        <w:pStyle w:val="Alg3"/>
        <w:numPr>
          <w:ilvl w:val="0"/>
          <w:numId w:val="940"/>
        </w:numPr>
        <w:spacing w:after="240"/>
        <w:contextualSpacing/>
        <w:rPr>
          <w:ins w:id="38355" w:author="Rev 10 Allen Wirfs-Brock" w:date="2012-09-05T19:10:00Z"/>
        </w:rPr>
      </w:pPr>
      <w:ins w:id="38356" w:author="Rev 10 Allen Wirfs-Brock" w:date="2012-09-05T19:10:00Z">
        <w:r>
          <w:t xml:space="preserve">    If the [[Class]] internal property of O is not “DataView”, </w:t>
        </w:r>
      </w:ins>
      <w:ins w:id="38357" w:author="Rev 11 Allen Wirfs-Brock" w:date="2012-10-20T15:03:00Z">
        <w:r w:rsidR="00564884">
          <w:t xml:space="preserve">throw </w:t>
        </w:r>
      </w:ins>
      <w:ins w:id="38358" w:author="Rev 10 Allen Wirfs-Brock" w:date="2012-09-05T19:10:00Z">
        <w:del w:id="38359" w:author="Rev 11 Allen Wirfs-Brock" w:date="2012-10-20T15:03:00Z">
          <w:r w:rsidDel="00564884">
            <w:delText xml:space="preserve">raise </w:delText>
          </w:r>
        </w:del>
        <w:r>
          <w:t>a TypeError</w:t>
        </w:r>
      </w:ins>
      <w:ins w:id="38360" w:author="Rev 11 Allen Wirfs-Brock" w:date="2012-10-20T15:02:00Z">
        <w:r w:rsidR="00564884">
          <w:t xml:space="preserve"> exception</w:t>
        </w:r>
      </w:ins>
      <w:ins w:id="38361" w:author="Rev 10 Allen Wirfs-Brock" w:date="2012-09-05T19:10:00Z">
        <w:r>
          <w:t>.</w:t>
        </w:r>
      </w:ins>
    </w:p>
    <w:p w:rsidR="00471F49" w:rsidRDefault="00471F49" w:rsidP="008E150F">
      <w:pPr>
        <w:pStyle w:val="Alg3"/>
        <w:numPr>
          <w:ilvl w:val="0"/>
          <w:numId w:val="940"/>
        </w:numPr>
        <w:spacing w:after="240"/>
        <w:contextualSpacing/>
        <w:rPr>
          <w:ins w:id="38362" w:author="Rev 10 Allen Wirfs-Brock" w:date="2012-09-05T19:10:00Z"/>
        </w:rPr>
      </w:pPr>
      <w:ins w:id="38363" w:author="Rev 10 Allen Wirfs-Brock" w:date="2012-09-05T19:10:00Z">
        <w:r>
          <w:t xml:space="preserve">    Return GetValue(byteOffset, isLittleEndian, Uint32, ToUint32(value))</w:t>
        </w:r>
      </w:ins>
    </w:p>
    <w:p w:rsidR="00471F49" w:rsidRDefault="00EF2233" w:rsidP="008E150F">
      <w:pPr>
        <w:pStyle w:val="Heading5"/>
        <w:numPr>
          <w:ilvl w:val="0"/>
          <w:numId w:val="0"/>
        </w:numPr>
        <w:rPr>
          <w:ins w:id="38364" w:author="Rev 10 Allen Wirfs-Brock" w:date="2012-09-05T19:10:00Z"/>
        </w:rPr>
      </w:pPr>
      <w:ins w:id="38365" w:author="Rev 10 Allen Wirfs-Brock" w:date="2012-09-06T09:18:00Z">
        <w:r>
          <w:t>15.13.</w:t>
        </w:r>
      </w:ins>
      <w:ins w:id="38366" w:author="Rev 10 Allen Wirfs-Brock" w:date="2012-09-06T11:42:00Z">
        <w:r w:rsidR="00A66DA6">
          <w:t>7</w:t>
        </w:r>
      </w:ins>
      <w:ins w:id="38367" w:author="Rev 10 Allen Wirfs-Brock" w:date="2012-09-05T19:10:00Z">
        <w:r w:rsidR="00471F49">
          <w:t>.4.16 DataView.prototype.setFloat32(byteOffset, value, littleEndian)</w:t>
        </w:r>
      </w:ins>
    </w:p>
    <w:p w:rsidR="00471F49" w:rsidRDefault="00471F49" w:rsidP="00D70C18">
      <w:pPr>
        <w:rPr>
          <w:ins w:id="38368" w:author="Rev 10 Allen Wirfs-Brock" w:date="2012-09-05T19:10:00Z"/>
        </w:rPr>
      </w:pPr>
      <w:ins w:id="38369" w:author="Rev 10 Allen Wirfs-Brock" w:date="2012-09-05T19:10:00Z">
        <w:r>
          <w:t>Sets the Float32 value at off</w:t>
        </w:r>
        <w:r w:rsidR="00603E83">
          <w:t>set byteOffset in the DataView.</w:t>
        </w:r>
      </w:ins>
    </w:p>
    <w:p w:rsidR="00471F49" w:rsidRDefault="00471F49" w:rsidP="008E150F">
      <w:pPr>
        <w:pStyle w:val="Alg3"/>
        <w:numPr>
          <w:ilvl w:val="0"/>
          <w:numId w:val="941"/>
        </w:numPr>
        <w:spacing w:after="240"/>
        <w:contextualSpacing/>
        <w:rPr>
          <w:ins w:id="38370" w:author="Rev 10 Allen Wirfs-Brock" w:date="2012-09-05T19:10:00Z"/>
        </w:rPr>
      </w:pPr>
      <w:ins w:id="38371" w:author="Rev 10 Allen Wirfs-Brock" w:date="2012-09-05T19:10:00Z">
        <w:r>
          <w:t xml:space="preserve">    Let O be ToObject(this)</w:t>
        </w:r>
      </w:ins>
    </w:p>
    <w:p w:rsidR="00471F49" w:rsidRDefault="00471F49" w:rsidP="008E150F">
      <w:pPr>
        <w:pStyle w:val="Alg3"/>
        <w:numPr>
          <w:ilvl w:val="0"/>
          <w:numId w:val="941"/>
        </w:numPr>
        <w:spacing w:after="240"/>
        <w:contextualSpacing/>
        <w:rPr>
          <w:ins w:id="38372" w:author="Rev 10 Allen Wirfs-Brock" w:date="2012-09-05T19:10:00Z"/>
        </w:rPr>
      </w:pPr>
      <w:ins w:id="38373" w:author="Rev 10 Allen Wirfs-Brock" w:date="2012-09-05T19:10:00Z">
        <w:r>
          <w:t xml:space="preserve">    Let isLittleEndian be ToBoolean(littleEndian) if provided, else false</w:t>
        </w:r>
      </w:ins>
    </w:p>
    <w:p w:rsidR="00471F49" w:rsidRDefault="00471F49" w:rsidP="00564884">
      <w:pPr>
        <w:pStyle w:val="Alg3"/>
        <w:numPr>
          <w:ilvl w:val="0"/>
          <w:numId w:val="941"/>
        </w:numPr>
        <w:spacing w:after="240"/>
        <w:contextualSpacing/>
        <w:rPr>
          <w:ins w:id="38374" w:author="Rev 10 Allen Wirfs-Brock" w:date="2012-09-05T19:10:00Z"/>
        </w:rPr>
      </w:pPr>
      <w:ins w:id="38375" w:author="Rev 10 Allen Wirfs-Brock" w:date="2012-09-05T19:10:00Z">
        <w:r>
          <w:t xml:space="preserve">    If the [[Class]] internal property of O is not “DataView”, </w:t>
        </w:r>
      </w:ins>
      <w:ins w:id="38376" w:author="Rev 11 Allen Wirfs-Brock" w:date="2012-10-20T15:03:00Z">
        <w:r w:rsidR="00564884">
          <w:t xml:space="preserve">throw </w:t>
        </w:r>
      </w:ins>
      <w:ins w:id="38377" w:author="Rev 10 Allen Wirfs-Brock" w:date="2012-09-05T19:10:00Z">
        <w:del w:id="38378" w:author="Rev 11 Allen Wirfs-Brock" w:date="2012-10-20T15:03:00Z">
          <w:r w:rsidDel="00564884">
            <w:delText xml:space="preserve">raise </w:delText>
          </w:r>
        </w:del>
        <w:r>
          <w:t>a TypeError</w:t>
        </w:r>
      </w:ins>
      <w:ins w:id="38379" w:author="Rev 11 Allen Wirfs-Brock" w:date="2012-10-20T15:02:00Z">
        <w:r w:rsidR="00564884">
          <w:t xml:space="preserve"> exception</w:t>
        </w:r>
      </w:ins>
      <w:ins w:id="38380" w:author="Rev 10 Allen Wirfs-Brock" w:date="2012-09-05T19:10:00Z">
        <w:r>
          <w:t>.</w:t>
        </w:r>
      </w:ins>
    </w:p>
    <w:p w:rsidR="00471F49" w:rsidRDefault="00471F49" w:rsidP="00FD23E2">
      <w:pPr>
        <w:pStyle w:val="Alg3"/>
        <w:numPr>
          <w:ilvl w:val="0"/>
          <w:numId w:val="941"/>
        </w:numPr>
        <w:spacing w:after="240"/>
        <w:contextualSpacing/>
        <w:rPr>
          <w:ins w:id="38381" w:author="Rev 10 Allen Wirfs-Brock" w:date="2012-09-05T19:10:00Z"/>
        </w:rPr>
      </w:pPr>
      <w:ins w:id="38382" w:author="Rev 10 Allen Wirfs-Brock" w:date="2012-09-05T19:10:00Z">
        <w:r>
          <w:lastRenderedPageBreak/>
          <w:t xml:space="preserve">    Return </w:t>
        </w:r>
        <w:del w:id="38383" w:author="Rev 11 Allen Wirfs-Brock" w:date="2012-10-24T12:18:00Z">
          <w:r w:rsidDel="00FD23E2">
            <w:delText>G</w:delText>
          </w:r>
        </w:del>
      </w:ins>
      <w:ins w:id="38384" w:author="Rev 11 Allen Wirfs-Brock" w:date="2012-10-24T12:18:00Z">
        <w:r w:rsidR="00FD23E2">
          <w:t>S</w:t>
        </w:r>
      </w:ins>
      <w:ins w:id="38385" w:author="Rev 10 Allen Wirfs-Brock" w:date="2012-09-05T19:10:00Z">
        <w:r>
          <w:t>etValue(byteOffset, isLittleEndian, Float32, ToFloat32(value))</w:t>
        </w:r>
      </w:ins>
    </w:p>
    <w:p w:rsidR="00471F49" w:rsidRDefault="00EF2233" w:rsidP="008E150F">
      <w:pPr>
        <w:pStyle w:val="Heading5"/>
        <w:numPr>
          <w:ilvl w:val="0"/>
          <w:numId w:val="0"/>
        </w:numPr>
        <w:rPr>
          <w:ins w:id="38386" w:author="Rev 10 Allen Wirfs-Brock" w:date="2012-09-05T19:10:00Z"/>
        </w:rPr>
      </w:pPr>
      <w:ins w:id="38387" w:author="Rev 10 Allen Wirfs-Brock" w:date="2012-09-06T09:18:00Z">
        <w:r>
          <w:t>15.13.</w:t>
        </w:r>
      </w:ins>
      <w:ins w:id="38388" w:author="Rev 10 Allen Wirfs-Brock" w:date="2012-09-06T11:42:00Z">
        <w:r w:rsidR="00A66DA6">
          <w:t>7</w:t>
        </w:r>
      </w:ins>
      <w:ins w:id="38389" w:author="Rev 10 Allen Wirfs-Brock" w:date="2012-09-05T19:10:00Z">
        <w:r w:rsidR="00471F49">
          <w:t>.4.17 DataView.prototype.setUint16(byteOffset, value, littleEndian)</w:t>
        </w:r>
      </w:ins>
    </w:p>
    <w:p w:rsidR="00471F49" w:rsidRDefault="00471F49" w:rsidP="00D70C18">
      <w:pPr>
        <w:rPr>
          <w:ins w:id="38390" w:author="Rev 10 Allen Wirfs-Brock" w:date="2012-09-05T19:10:00Z"/>
        </w:rPr>
      </w:pPr>
      <w:ins w:id="38391" w:author="Rev 10 Allen Wirfs-Brock" w:date="2012-09-05T19:10:00Z">
        <w:r>
          <w:t>Sets the Float64 value at off</w:t>
        </w:r>
        <w:r w:rsidR="00603E83">
          <w:t>set byteOffset in the DataView.</w:t>
        </w:r>
      </w:ins>
    </w:p>
    <w:p w:rsidR="00471F49" w:rsidRDefault="00471F49" w:rsidP="008E150F">
      <w:pPr>
        <w:pStyle w:val="Alg3"/>
        <w:numPr>
          <w:ilvl w:val="0"/>
          <w:numId w:val="942"/>
        </w:numPr>
        <w:spacing w:after="240"/>
        <w:contextualSpacing/>
        <w:rPr>
          <w:ins w:id="38392" w:author="Rev 10 Allen Wirfs-Brock" w:date="2012-09-05T19:10:00Z"/>
        </w:rPr>
      </w:pPr>
      <w:ins w:id="38393" w:author="Rev 10 Allen Wirfs-Brock" w:date="2012-09-05T19:10:00Z">
        <w:r>
          <w:t xml:space="preserve">    Let O be ToObject(this)</w:t>
        </w:r>
      </w:ins>
    </w:p>
    <w:p w:rsidR="00471F49" w:rsidRDefault="00471F49" w:rsidP="008E150F">
      <w:pPr>
        <w:pStyle w:val="Alg3"/>
        <w:numPr>
          <w:ilvl w:val="0"/>
          <w:numId w:val="942"/>
        </w:numPr>
        <w:spacing w:after="240"/>
        <w:contextualSpacing/>
        <w:rPr>
          <w:ins w:id="38394" w:author="Rev 10 Allen Wirfs-Brock" w:date="2012-09-05T19:10:00Z"/>
        </w:rPr>
      </w:pPr>
      <w:ins w:id="38395" w:author="Rev 10 Allen Wirfs-Brock" w:date="2012-09-05T19:10:00Z">
        <w:r>
          <w:t xml:space="preserve">    Let isLittleEndian be ToBoolean(littleEndian) if provided, else false</w:t>
        </w:r>
      </w:ins>
    </w:p>
    <w:p w:rsidR="00471F49" w:rsidRDefault="00471F49" w:rsidP="00564884">
      <w:pPr>
        <w:pStyle w:val="Alg3"/>
        <w:numPr>
          <w:ilvl w:val="0"/>
          <w:numId w:val="942"/>
        </w:numPr>
        <w:spacing w:after="240"/>
        <w:contextualSpacing/>
        <w:rPr>
          <w:ins w:id="38396" w:author="Rev 10 Allen Wirfs-Brock" w:date="2012-09-05T19:10:00Z"/>
        </w:rPr>
      </w:pPr>
      <w:ins w:id="38397" w:author="Rev 10 Allen Wirfs-Brock" w:date="2012-09-05T19:10:00Z">
        <w:r>
          <w:t xml:space="preserve">    If the [[Class]] internal property of O is not “DataView”, </w:t>
        </w:r>
      </w:ins>
      <w:ins w:id="38398" w:author="Rev 11 Allen Wirfs-Brock" w:date="2012-10-20T15:03:00Z">
        <w:r w:rsidR="00564884">
          <w:t xml:space="preserve">throw </w:t>
        </w:r>
      </w:ins>
      <w:ins w:id="38399" w:author="Rev 10 Allen Wirfs-Brock" w:date="2012-09-05T19:10:00Z">
        <w:del w:id="38400" w:author="Rev 11 Allen Wirfs-Brock" w:date="2012-10-20T15:03:00Z">
          <w:r w:rsidDel="00564884">
            <w:delText xml:space="preserve">raise </w:delText>
          </w:r>
        </w:del>
        <w:r>
          <w:t>a TypeError</w:t>
        </w:r>
      </w:ins>
      <w:ins w:id="38401" w:author="Rev 11 Allen Wirfs-Brock" w:date="2012-10-20T15:02:00Z">
        <w:r w:rsidR="00564884">
          <w:t xml:space="preserve"> exception</w:t>
        </w:r>
      </w:ins>
      <w:ins w:id="38402" w:author="Rev 10 Allen Wirfs-Brock" w:date="2012-09-05T19:10:00Z">
        <w:r>
          <w:t>.</w:t>
        </w:r>
      </w:ins>
    </w:p>
    <w:p w:rsidR="00471F49" w:rsidRDefault="00471F49" w:rsidP="00FD23E2">
      <w:pPr>
        <w:pStyle w:val="Alg3"/>
        <w:numPr>
          <w:ilvl w:val="0"/>
          <w:numId w:val="942"/>
        </w:numPr>
        <w:spacing w:after="240"/>
        <w:contextualSpacing/>
        <w:rPr>
          <w:ins w:id="38403" w:author="Rev 10 Allen Wirfs-Brock" w:date="2012-09-05T19:10:00Z"/>
        </w:rPr>
      </w:pPr>
      <w:ins w:id="38404" w:author="Rev 10 Allen Wirfs-Brock" w:date="2012-09-05T19:10:00Z">
        <w:r>
          <w:t xml:space="preserve">    Return </w:t>
        </w:r>
        <w:del w:id="38405" w:author="Rev 11 Allen Wirfs-Brock" w:date="2012-10-24T12:18:00Z">
          <w:r w:rsidDel="00FD23E2">
            <w:delText>G</w:delText>
          </w:r>
        </w:del>
      </w:ins>
      <w:ins w:id="38406" w:author="Rev 11 Allen Wirfs-Brock" w:date="2012-10-24T12:18:00Z">
        <w:r w:rsidR="00FD23E2">
          <w:t>S</w:t>
        </w:r>
      </w:ins>
      <w:ins w:id="38407" w:author="Rev 10 Allen Wirfs-Brock" w:date="2012-09-05T19:10:00Z">
        <w:r>
          <w:t>etValue(byteOffset, isLittleEnd</w:t>
        </w:r>
        <w:r w:rsidR="00EF2233">
          <w:t>ian, Float64, ToFloat64(value))</w:t>
        </w:r>
      </w:ins>
    </w:p>
    <w:p w:rsidR="00471F49" w:rsidRDefault="00EF2233" w:rsidP="008E150F">
      <w:pPr>
        <w:pStyle w:val="Heading4"/>
        <w:numPr>
          <w:ilvl w:val="0"/>
          <w:numId w:val="0"/>
        </w:numPr>
        <w:rPr>
          <w:ins w:id="38408" w:author="Rev 10 Allen Wirfs-Brock" w:date="2012-09-05T19:10:00Z"/>
        </w:rPr>
      </w:pPr>
      <w:ins w:id="38409" w:author="Rev 10 Allen Wirfs-Brock" w:date="2012-09-06T09:18:00Z">
        <w:r>
          <w:t>15.13.</w:t>
        </w:r>
      </w:ins>
      <w:ins w:id="38410" w:author="Rev 10 Allen Wirfs-Brock" w:date="2012-09-06T11:42:00Z">
        <w:r w:rsidR="00A66DA6">
          <w:t>7</w:t>
        </w:r>
      </w:ins>
      <w:ins w:id="38411" w:author="Rev 10 Allen Wirfs-Brock" w:date="2012-09-05T19:10:00Z">
        <w:r w:rsidR="00471F49">
          <w:t>.5 Propeties of DataView Instances</w:t>
        </w:r>
      </w:ins>
    </w:p>
    <w:p w:rsidR="00471F49" w:rsidRDefault="00471F49" w:rsidP="00D70C18">
      <w:pPr>
        <w:rPr>
          <w:ins w:id="38412" w:author="Rev 10 Allen Wirfs-Brock" w:date="2012-09-05T19:10:00Z"/>
        </w:rPr>
      </w:pPr>
      <w:ins w:id="38413" w:author="Rev 10 Allen Wirfs-Brock" w:date="2012-09-05T19:10:00Z">
        <w:r>
          <w:t>DataView instances inherit properties from the DataView prototype object and their [[Class]] internal property value is “DataView”. DataView instances also</w:t>
        </w:r>
        <w:r w:rsidR="00EF2233">
          <w:t xml:space="preserve"> have the following properties.</w:t>
        </w:r>
      </w:ins>
    </w:p>
    <w:p w:rsidR="00471F49" w:rsidRDefault="00EF2233" w:rsidP="008E150F">
      <w:pPr>
        <w:pStyle w:val="Heading5"/>
        <w:numPr>
          <w:ilvl w:val="0"/>
          <w:numId w:val="0"/>
        </w:numPr>
        <w:rPr>
          <w:ins w:id="38414" w:author="Rev 10 Allen Wirfs-Brock" w:date="2012-09-05T19:10:00Z"/>
        </w:rPr>
      </w:pPr>
      <w:ins w:id="38415" w:author="Rev 10 Allen Wirfs-Brock" w:date="2012-09-06T09:19:00Z">
        <w:r>
          <w:t>15.13.</w:t>
        </w:r>
      </w:ins>
      <w:ins w:id="38416" w:author="Rev 10 Allen Wirfs-Brock" w:date="2012-09-06T11:42:00Z">
        <w:r w:rsidR="00A66DA6">
          <w:t>7</w:t>
        </w:r>
      </w:ins>
      <w:ins w:id="38417" w:author="Rev 10 Allen Wirfs-Brock" w:date="2012-09-05T19:10:00Z">
        <w:r w:rsidR="00471F49">
          <w:t>.5.1 byteLength</w:t>
        </w:r>
      </w:ins>
    </w:p>
    <w:p w:rsidR="00471F49" w:rsidRDefault="00471F49" w:rsidP="00D70C18">
      <w:pPr>
        <w:rPr>
          <w:ins w:id="38418" w:author="Rev 10 Allen Wirfs-Brock" w:date="2012-09-05T19:10:00Z"/>
        </w:rPr>
      </w:pPr>
      <w:ins w:id="38419" w:author="Rev 10 Allen Wirfs-Brock" w:date="2012-09-05T19:10:00Z">
        <w:r>
          <w:t>The value of the byteLength property is the length of the DataView object, which was fixed at creation. This property has attributes { [[Writable]]: false, [[Enumerable]]: f</w:t>
        </w:r>
        <w:r w:rsidR="00EF2233">
          <w:t>alse, [[Configurable]]:false }.</w:t>
        </w:r>
      </w:ins>
    </w:p>
    <w:p w:rsidR="00471F49" w:rsidRDefault="00EF2233" w:rsidP="008E150F">
      <w:pPr>
        <w:pStyle w:val="Heading5"/>
        <w:numPr>
          <w:ilvl w:val="0"/>
          <w:numId w:val="0"/>
        </w:numPr>
        <w:rPr>
          <w:ins w:id="38420" w:author="Rev 10 Allen Wirfs-Brock" w:date="2012-09-05T19:10:00Z"/>
        </w:rPr>
      </w:pPr>
      <w:ins w:id="38421" w:author="Rev 10 Allen Wirfs-Brock" w:date="2012-09-06T09:19:00Z">
        <w:r>
          <w:t>15.13.</w:t>
        </w:r>
      </w:ins>
      <w:ins w:id="38422" w:author="Rev 10 Allen Wirfs-Brock" w:date="2012-09-06T11:42:00Z">
        <w:r w:rsidR="00A66DA6">
          <w:t>7</w:t>
        </w:r>
      </w:ins>
      <w:ins w:id="38423" w:author="Rev 10 Allen Wirfs-Brock" w:date="2012-09-05T19:10:00Z">
        <w:r w:rsidR="00471F49">
          <w:t>.5.2 buffer</w:t>
        </w:r>
      </w:ins>
    </w:p>
    <w:p w:rsidR="00471F49" w:rsidRDefault="00471F49" w:rsidP="00D70C18">
      <w:pPr>
        <w:rPr>
          <w:ins w:id="38424" w:author="Rev 10 Allen Wirfs-Brock" w:date="2012-09-05T19:10:00Z"/>
        </w:rPr>
      </w:pPr>
      <w:ins w:id="38425" w:author="Rev 10 Allen Wirfs-Brock" w:date="2012-09-05T19:10:00Z">
        <w:r>
          <w:t>The value of the buffer property is the length of the DataView object, which was fixed at creation. This property has attributes { [[Writable]]: false, [[Enumerable]]: f</w:t>
        </w:r>
        <w:r w:rsidR="00EF2233">
          <w:t>alse, [[Configurable]]:false }.</w:t>
        </w:r>
      </w:ins>
    </w:p>
    <w:p w:rsidR="00471F49" w:rsidRDefault="00EF2233" w:rsidP="008E150F">
      <w:pPr>
        <w:pStyle w:val="Heading5"/>
        <w:numPr>
          <w:ilvl w:val="0"/>
          <w:numId w:val="0"/>
        </w:numPr>
        <w:rPr>
          <w:ins w:id="38426" w:author="Rev 10 Allen Wirfs-Brock" w:date="2012-09-05T19:10:00Z"/>
        </w:rPr>
      </w:pPr>
      <w:ins w:id="38427" w:author="Rev 10 Allen Wirfs-Brock" w:date="2012-09-06T09:19:00Z">
        <w:r>
          <w:t>15.13.</w:t>
        </w:r>
      </w:ins>
      <w:ins w:id="38428" w:author="Rev 10 Allen Wirfs-Brock" w:date="2012-09-06T11:42:00Z">
        <w:r w:rsidR="00A66DA6">
          <w:t>7</w:t>
        </w:r>
      </w:ins>
      <w:ins w:id="38429" w:author="Rev 10 Allen Wirfs-Brock" w:date="2012-09-05T19:10:00Z">
        <w:r w:rsidR="00471F49">
          <w:t>.5.3 byteOffset</w:t>
        </w:r>
      </w:ins>
    </w:p>
    <w:p w:rsidR="00471F49" w:rsidRDefault="00471F49" w:rsidP="00D70C18">
      <w:pPr>
        <w:rPr>
          <w:ins w:id="38430" w:author="Rev 10 Allen Wirfs-Brock" w:date="2012-09-05T19:10:00Z"/>
        </w:rPr>
      </w:pPr>
      <w:ins w:id="38431" w:author="Rev 10 Allen Wirfs-Brock" w:date="2012-09-05T19:10:00Z">
        <w:r>
          <w:t>The value of the byteOffset property is the length of the DataView object, which was fixed at creation. This property has attributes { [[Writable]]: false, [[Enumerable]]: false, [[Configurable]]:false }.</w:t>
        </w:r>
      </w:ins>
    </w:p>
    <w:p w:rsidR="00BF43DB" w:rsidRDefault="00BF43DB" w:rsidP="00BF43DB">
      <w:pPr>
        <w:pStyle w:val="Heading2"/>
        <w:numPr>
          <w:ilvl w:val="0"/>
          <w:numId w:val="0"/>
        </w:numPr>
        <w:rPr>
          <w:ins w:id="38432" w:author="Rev 10 Allen Wirfs-Brock" w:date="2012-09-07T17:13:00Z"/>
        </w:rPr>
      </w:pPr>
      <w:bookmarkStart w:id="38433" w:name="_Toc339020513"/>
      <w:ins w:id="38434" w:author="Rev 10 Allen Wirfs-Brock" w:date="2012-09-06T12:18:00Z">
        <w:r>
          <w:t>15.14 Map Objects</w:t>
        </w:r>
      </w:ins>
      <w:bookmarkEnd w:id="38433"/>
    </w:p>
    <w:p w:rsidR="00EC28CC" w:rsidRDefault="00AF5C5B" w:rsidP="00AF5C5B">
      <w:pPr>
        <w:rPr>
          <w:ins w:id="38435" w:author="Rev 10 Allen Wirfs-Brock" w:date="2012-09-07T17:14:00Z"/>
        </w:rPr>
      </w:pPr>
      <w:ins w:id="38436" w:author="Rev 10 Allen Wirfs-Brock" w:date="2012-09-07T17:13:00Z">
        <w:r>
          <w:t>Map objects are collections of key</w:t>
        </w:r>
      </w:ins>
      <w:ins w:id="38437" w:author="Rev 10 Allen Wirfs-Brock" w:date="2012-09-07T17:14:00Z">
        <w:r>
          <w:t>/</w:t>
        </w:r>
      </w:ins>
      <w:ins w:id="38438" w:author="Rev 10 Allen Wirfs-Brock" w:date="2012-09-07T17:13:00Z">
        <w:r>
          <w:t>value pairs where</w:t>
        </w:r>
      </w:ins>
      <w:ins w:id="38439" w:author="Rev 10 Allen Wirfs-Brock" w:date="2012-09-07T17:14:00Z">
        <w:r>
          <w:t xml:space="preserve"> both the keys and values may be arbi</w:t>
        </w:r>
        <w:del w:id="38440" w:author="Rev 11 Allen Wirfs-Brock" w:date="2012-09-28T13:03:00Z">
          <w:r w:rsidDel="0043620C">
            <w:delText>e</w:delText>
          </w:r>
        </w:del>
        <w:r>
          <w:t>trary ECMAScript values.</w:t>
        </w:r>
      </w:ins>
      <w:ins w:id="38441" w:author="Rev 10 Allen Wirfs-Brock" w:date="2012-09-08T09:47:00Z">
        <w:r w:rsidR="00EC28CC">
          <w:t xml:space="preserve"> </w:t>
        </w:r>
      </w:ins>
      <w:ins w:id="38442" w:author="Rev 10 Allen Wirfs-Brock" w:date="2012-09-08T09:54:00Z">
        <w:r w:rsidR="00C0565F">
          <w:t xml:space="preserve">A Map object can also iterate its elements in insertion order. </w:t>
        </w:r>
      </w:ins>
      <w:ins w:id="38443" w:author="Rev 10 Allen Wirfs-Brock" w:date="2012-09-08T09:47:00Z">
        <w:r w:rsidR="00EC28CC">
          <w:t xml:space="preserve">Map object must be implemented using hash tables or other mechanisms that, on average, </w:t>
        </w:r>
      </w:ins>
      <w:ins w:id="38444" w:author="Rev 10 Allen Wirfs-Brock" w:date="2012-09-08T09:49:00Z">
        <w:r w:rsidR="00EC28CC">
          <w:t>provide</w:t>
        </w:r>
      </w:ins>
      <w:ins w:id="38445" w:author="Rev 10 Allen Wirfs-Brock" w:date="2012-09-08T09:47:00Z">
        <w:r w:rsidR="00EC28CC">
          <w:t xml:space="preserve"> access times that are sublinear on the number of elements in the collection. </w:t>
        </w:r>
      </w:ins>
      <w:ins w:id="38446" w:author="Rev 10 Allen Wirfs-Brock" w:date="2012-09-08T09:51:00Z">
        <w:r w:rsidR="00EC28CC">
          <w:t>The data structure</w:t>
        </w:r>
      </w:ins>
      <w:ins w:id="38447" w:author="Rev 10 Allen Wirfs-Brock" w:date="2012-09-08T09:54:00Z">
        <w:r w:rsidR="00C0565F">
          <w:t>s</w:t>
        </w:r>
      </w:ins>
      <w:ins w:id="38448" w:author="Rev 10 Allen Wirfs-Brock" w:date="2012-09-08T09:51:00Z">
        <w:r w:rsidR="00EC28CC">
          <w:t xml:space="preserve"> us</w:t>
        </w:r>
      </w:ins>
      <w:ins w:id="38449" w:author="Rev 10 Allen Wirfs-Brock" w:date="2012-09-08T09:54:00Z">
        <w:r w:rsidR="00C0565F">
          <w:t>ed</w:t>
        </w:r>
      </w:ins>
      <w:ins w:id="38450" w:author="Rev 10 Allen Wirfs-Brock" w:date="2012-09-08T09:51:00Z">
        <w:r w:rsidR="00EC28CC">
          <w:t xml:space="preserve"> in this </w:t>
        </w:r>
      </w:ins>
      <w:ins w:id="38451" w:author="Rev 10 Allen Wirfs-Brock" w:date="2012-09-08T09:55:00Z">
        <w:r w:rsidR="00C0565F">
          <w:t xml:space="preserve">Map objects </w:t>
        </w:r>
      </w:ins>
      <w:ins w:id="38452" w:author="Rev 10 Allen Wirfs-Brock" w:date="2012-09-08T09:51:00Z">
        <w:r w:rsidR="00EC28CC">
          <w:t xml:space="preserve">specification </w:t>
        </w:r>
      </w:ins>
      <w:ins w:id="38453" w:author="Rev 10 Allen Wirfs-Brock" w:date="2012-09-08T09:55:00Z">
        <w:r w:rsidR="00C0565F">
          <w:t>is only intended to describe the required</w:t>
        </w:r>
      </w:ins>
      <w:ins w:id="38454" w:author="Rev 10 Allen Wirfs-Brock" w:date="2012-09-08T09:51:00Z">
        <w:r w:rsidR="00EC28CC">
          <w:t xml:space="preserve"> observable semantics of Map objects</w:t>
        </w:r>
      </w:ins>
      <w:ins w:id="38455" w:author="Rev 10 Allen Wirfs-Brock" w:date="2012-09-08T09:53:00Z">
        <w:r w:rsidR="00C0565F">
          <w:t>.  It is not intended to be a viable implementation model.</w:t>
        </w:r>
      </w:ins>
    </w:p>
    <w:p w:rsidR="00A417BA" w:rsidRDefault="00A417BA" w:rsidP="00BC2562">
      <w:pPr>
        <w:pStyle w:val="Heading3"/>
        <w:numPr>
          <w:ilvl w:val="0"/>
          <w:numId w:val="0"/>
        </w:numPr>
        <w:rPr>
          <w:ins w:id="38456" w:author="Rev 10 Allen Wirfs-Brock" w:date="2012-09-22T09:59:00Z"/>
        </w:rPr>
      </w:pPr>
      <w:bookmarkStart w:id="38457" w:name="_Toc339020514"/>
      <w:ins w:id="38458" w:author="Rev 10 Allen Wirfs-Brock" w:date="2012-09-22T10:00:00Z">
        <w:r>
          <w:t>15.14.1 Abstract Operations For Map Objects</w:t>
        </w:r>
      </w:ins>
      <w:bookmarkEnd w:id="38457"/>
    </w:p>
    <w:p w:rsidR="00A417BA" w:rsidRDefault="00A417BA" w:rsidP="00BC2562">
      <w:pPr>
        <w:pStyle w:val="Heading4"/>
        <w:numPr>
          <w:ilvl w:val="0"/>
          <w:numId w:val="0"/>
        </w:numPr>
        <w:rPr>
          <w:ins w:id="38459" w:author="Rev 10 Allen Wirfs-Brock" w:date="2012-09-22T10:01:00Z"/>
        </w:rPr>
      </w:pPr>
      <w:ins w:id="38460" w:author="Rev 10 Allen Wirfs-Brock" w:date="2012-09-22T10:01:00Z">
        <w:r>
          <w:t>15.14.1.1 MapInitiali</w:t>
        </w:r>
        <w:del w:id="38461" w:author="Rev 11 Allen Wirfs-Brock" w:date="2012-09-28T13:07:00Z">
          <w:r w:rsidDel="0043620C">
            <w:delText>z</w:delText>
          </w:r>
        </w:del>
      </w:ins>
      <w:ins w:id="38462" w:author="Rev 11 Allen Wirfs-Brock" w:date="2012-09-28T13:07:00Z">
        <w:r w:rsidR="0043620C">
          <w:t>s</w:t>
        </w:r>
      </w:ins>
      <w:ins w:id="38463" w:author="Rev 10 Allen Wirfs-Brock" w:date="2012-09-22T10:01:00Z">
        <w:r>
          <w:t>ation</w:t>
        </w:r>
      </w:ins>
    </w:p>
    <w:p w:rsidR="00AF5C5B" w:rsidRDefault="00AF5C5B" w:rsidP="00015AC5">
      <w:pPr>
        <w:rPr>
          <w:ins w:id="38464" w:author="Rev 10 Allen Wirfs-Brock" w:date="2012-09-07T17:15:00Z"/>
        </w:rPr>
      </w:pPr>
      <w:ins w:id="38465" w:author="Rev 10 Allen Wirfs-Brock" w:date="2012-09-07T17:15:00Z">
        <w:r>
          <w:t>The abstract operation MapInitiali</w:t>
        </w:r>
        <w:del w:id="38466" w:author="Rev 11 Allen Wirfs-Brock" w:date="2012-09-28T13:07:00Z">
          <w:r w:rsidDel="0043620C">
            <w:delText>z</w:delText>
          </w:r>
        </w:del>
      </w:ins>
      <w:ins w:id="38467" w:author="Rev 11 Allen Wirfs-Brock" w:date="2012-09-28T13:07:00Z">
        <w:r w:rsidR="0043620C">
          <w:t>s</w:t>
        </w:r>
      </w:ins>
      <w:ins w:id="38468" w:author="Rev 10 Allen Wirfs-Brock" w:date="2012-09-07T17:15:00Z">
        <w:r>
          <w:t>ation with</w:t>
        </w:r>
      </w:ins>
      <w:ins w:id="38469" w:author="Rev 10 Allen Wirfs-Brock" w:date="2012-09-07T17:16:00Z">
        <w:r>
          <w:t xml:space="preserve"> arguments</w:t>
        </w:r>
      </w:ins>
      <w:ins w:id="38470" w:author="Rev 10 Allen Wirfs-Brock" w:date="2012-09-07T17:15:00Z">
        <w:r>
          <w:t xml:space="preserve"> </w:t>
        </w:r>
      </w:ins>
      <w:ins w:id="38471" w:author="Rev 10 Allen Wirfs-Brock" w:date="2012-09-07T17:17:00Z">
        <w:r w:rsidRPr="00AF5C5B">
          <w:rPr>
            <w:rFonts w:ascii="Times New Roman" w:hAnsi="Times New Roman"/>
            <w:i/>
          </w:rPr>
          <w:t>obj</w:t>
        </w:r>
        <w:del w:id="38472" w:author="Rev 11 Allen Wirfs-Brock" w:date="2012-10-20T15:28:00Z">
          <w:r w:rsidRPr="00AF5C5B" w:rsidDel="00015AC5">
            <w:rPr>
              <w:rFonts w:ascii="Times New Roman" w:hAnsi="Times New Roman"/>
              <w:i/>
            </w:rPr>
            <w:delText>ect</w:delText>
          </w:r>
        </w:del>
      </w:ins>
      <w:ins w:id="38473" w:author="Rev 10 Allen Wirfs-Brock" w:date="2012-09-07T17:15:00Z">
        <w:r>
          <w:t xml:space="preserve"> </w:t>
        </w:r>
      </w:ins>
      <w:ins w:id="38474" w:author="Rev 10 Allen Wirfs-Brock" w:date="2012-09-07T17:16:00Z">
        <w:r>
          <w:t>and</w:t>
        </w:r>
      </w:ins>
      <w:ins w:id="38475" w:author="Rev 10 Allen Wirfs-Brock" w:date="2012-09-07T17:15:00Z">
        <w:r>
          <w:t xml:space="preserve"> </w:t>
        </w:r>
        <w:r w:rsidRPr="00AF5C5B">
          <w:rPr>
            <w:rFonts w:ascii="Times New Roman" w:hAnsi="Times New Roman"/>
            <w:i/>
          </w:rPr>
          <w:t>iterable</w:t>
        </w:r>
        <w:r>
          <w:t xml:space="preserve">  is used to </w:t>
        </w:r>
      </w:ins>
      <w:ins w:id="38476" w:author="Rev 10 Allen Wirfs-Brock" w:date="2012-09-07T17:16:00Z">
        <w:r>
          <w:t>initialize an object as a map</w:t>
        </w:r>
      </w:ins>
      <w:ins w:id="38477" w:author="Rev 10 Allen Wirfs-Brock" w:date="2012-09-07T17:15:00Z">
        <w:r>
          <w:t>. It performs the following steps:</w:t>
        </w:r>
      </w:ins>
    </w:p>
    <w:p w:rsidR="00AF5C5B" w:rsidRPr="00E77497" w:rsidRDefault="00AF5C5B" w:rsidP="00AF5C5B">
      <w:pPr>
        <w:pStyle w:val="Alg4"/>
        <w:numPr>
          <w:ilvl w:val="0"/>
          <w:numId w:val="994"/>
        </w:numPr>
        <w:rPr>
          <w:ins w:id="38478" w:author="Rev 10 Allen Wirfs-Brock" w:date="2012-09-07T17:15:00Z"/>
        </w:rPr>
      </w:pPr>
      <w:ins w:id="38479" w:author="Rev 10 Allen Wirfs-Brock" w:date="2012-09-07T17:17:00Z">
        <w:r>
          <w:t>If Type(</w:t>
        </w:r>
        <w:r w:rsidRPr="00015AC5">
          <w:rPr>
            <w:i/>
            <w:iCs/>
          </w:rPr>
          <w:t>obj</w:t>
        </w:r>
        <w:r>
          <w:t xml:space="preserve">) is not Object, throw a </w:t>
        </w:r>
        <w:r w:rsidRPr="00AF5C5B">
          <w:rPr>
            <w:b/>
          </w:rPr>
          <w:t>TypeError</w:t>
        </w:r>
        <w:r>
          <w:t xml:space="preserve"> exception.</w:t>
        </w:r>
      </w:ins>
    </w:p>
    <w:p w:rsidR="00AF5C5B" w:rsidRDefault="00AF5C5B" w:rsidP="00AF5C5B">
      <w:pPr>
        <w:pStyle w:val="Alg4"/>
        <w:numPr>
          <w:ilvl w:val="0"/>
          <w:numId w:val="994"/>
        </w:numPr>
        <w:rPr>
          <w:ins w:id="38480" w:author="Rev 10 Allen Wirfs-Brock" w:date="2012-09-07T17:19:00Z"/>
        </w:rPr>
      </w:pPr>
      <w:ins w:id="38481" w:author="Rev 10 Allen Wirfs-Brock" w:date="2012-09-07T17:19:00Z">
        <w:r>
          <w:t xml:space="preserve">If </w:t>
        </w:r>
        <w:r>
          <w:rPr>
            <w:i/>
          </w:rPr>
          <w:t>obj</w:t>
        </w:r>
        <w:r>
          <w:t xml:space="preserve"> already has a [[MapData]] internal property, throw a </w:t>
        </w:r>
        <w:r w:rsidRPr="007B0456">
          <w:rPr>
            <w:b/>
          </w:rPr>
          <w:t>TypeError</w:t>
        </w:r>
        <w:r>
          <w:t xml:space="preserve"> exception.</w:t>
        </w:r>
      </w:ins>
    </w:p>
    <w:p w:rsidR="00C33EC3" w:rsidRDefault="00C33EC3" w:rsidP="00AF5C5B">
      <w:pPr>
        <w:pStyle w:val="Alg4"/>
        <w:numPr>
          <w:ilvl w:val="0"/>
          <w:numId w:val="994"/>
        </w:numPr>
        <w:rPr>
          <w:ins w:id="38482" w:author="Rev 10 Allen Wirfs-Brock" w:date="2012-09-07T17:24:00Z"/>
        </w:rPr>
      </w:pPr>
      <w:ins w:id="38483" w:author="Rev 10 Allen Wirfs-Brock" w:date="2012-09-07T17:24:00Z">
        <w:r>
          <w:t xml:space="preserve">If the [[Extensible]] internal property of </w:t>
        </w:r>
        <w:r w:rsidRPr="00C33EC3">
          <w:rPr>
            <w:i/>
          </w:rPr>
          <w:t>obj</w:t>
        </w:r>
        <w:r>
          <w:t xml:space="preserve"> is </w:t>
        </w:r>
        <w:r w:rsidRPr="00C33EC3">
          <w:rPr>
            <w:b/>
          </w:rPr>
          <w:t>false</w:t>
        </w:r>
        <w:r>
          <w:t>, throw a TypeError exception.</w:t>
        </w:r>
      </w:ins>
    </w:p>
    <w:p w:rsidR="00740B90" w:rsidRDefault="00740B90" w:rsidP="00740B90">
      <w:pPr>
        <w:pStyle w:val="Alg4"/>
        <w:numPr>
          <w:ilvl w:val="0"/>
          <w:numId w:val="994"/>
        </w:numPr>
        <w:rPr>
          <w:ins w:id="38484" w:author="Rev 10 Allen Wirfs-Brock" w:date="2012-09-07T17:43:00Z"/>
        </w:rPr>
      </w:pPr>
      <w:ins w:id="38485" w:author="Rev 10 Allen Wirfs-Brock" w:date="2012-09-07T17:43:00Z">
        <w:r>
          <w:t xml:space="preserve">If </w:t>
        </w:r>
        <w:r w:rsidRPr="00740B90">
          <w:rPr>
            <w:i/>
          </w:rPr>
          <w:t>iterable</w:t>
        </w:r>
        <w:r>
          <w:t xml:space="preserve"> is not </w:t>
        </w:r>
        <w:r w:rsidRPr="00740B90">
          <w:rPr>
            <w:b/>
          </w:rPr>
          <w:t>undefined</w:t>
        </w:r>
        <w:r>
          <w:t xml:space="preserve">, </w:t>
        </w:r>
      </w:ins>
      <w:ins w:id="38486" w:author="Rev 10 Allen Wirfs-Brock" w:date="2012-09-07T17:44:00Z">
        <w:r>
          <w:t>then</w:t>
        </w:r>
      </w:ins>
    </w:p>
    <w:p w:rsidR="00740B90" w:rsidRDefault="00740B90" w:rsidP="00740B90">
      <w:pPr>
        <w:pStyle w:val="Alg4"/>
        <w:numPr>
          <w:ilvl w:val="1"/>
          <w:numId w:val="994"/>
        </w:numPr>
        <w:rPr>
          <w:ins w:id="38487" w:author="Rev 10 Allen Wirfs-Brock" w:date="2012-09-07T17:43:00Z"/>
        </w:rPr>
      </w:pPr>
      <w:ins w:id="38488" w:author="Rev 10 Allen Wirfs-Brock" w:date="2012-09-07T17:43:00Z">
        <w:r>
          <w:t xml:space="preserve">Let </w:t>
        </w:r>
        <w:r w:rsidRPr="00B5244C">
          <w:rPr>
            <w:i/>
          </w:rPr>
          <w:t>iterable</w:t>
        </w:r>
        <w:r>
          <w:t xml:space="preserve"> be ToObject(</w:t>
        </w:r>
        <w:r w:rsidRPr="00740B90">
          <w:rPr>
            <w:i/>
          </w:rPr>
          <w:t>iterable</w:t>
        </w:r>
        <w:r>
          <w:t>).</w:t>
        </w:r>
      </w:ins>
    </w:p>
    <w:p w:rsidR="00740B90" w:rsidRDefault="00740B90" w:rsidP="00A5755A">
      <w:pPr>
        <w:pStyle w:val="Alg4"/>
        <w:numPr>
          <w:ilvl w:val="1"/>
          <w:numId w:val="994"/>
        </w:numPr>
        <w:rPr>
          <w:ins w:id="38489" w:author="Rev 10 Allen Wirfs-Brock" w:date="2012-09-07T17:43:00Z"/>
        </w:rPr>
      </w:pPr>
      <w:ins w:id="38490" w:author="Rev 10 Allen Wirfs-Brock" w:date="2012-09-07T17:43:00Z">
        <w:r>
          <w:t>ReturnIfAbrupt(</w:t>
        </w:r>
        <w:r w:rsidRPr="00740B90">
          <w:rPr>
            <w:i/>
          </w:rPr>
          <w:t>iterable</w:t>
        </w:r>
        <w:r>
          <w:t>)</w:t>
        </w:r>
      </w:ins>
    </w:p>
    <w:p w:rsidR="00A5755A" w:rsidRDefault="00A5755A" w:rsidP="00A5755A">
      <w:pPr>
        <w:pStyle w:val="Alg4"/>
        <w:numPr>
          <w:ilvl w:val="1"/>
          <w:numId w:val="994"/>
        </w:numPr>
        <w:rPr>
          <w:ins w:id="38491" w:author="Rev 10 Allen Wirfs-Brock" w:date="2012-09-07T17:45:00Z"/>
        </w:rPr>
      </w:pPr>
      <w:ins w:id="38492" w:author="Rev 10 Allen Wirfs-Brock" w:date="2012-09-07T17:45:00Z">
        <w:r>
          <w:t xml:space="preserve">Let </w:t>
        </w:r>
        <w:r w:rsidRPr="00740B90">
          <w:rPr>
            <w:i/>
          </w:rPr>
          <w:t>iterator</w:t>
        </w:r>
        <w:r>
          <w:t xml:space="preserve"> be the</w:t>
        </w:r>
      </w:ins>
      <w:ins w:id="38493" w:author="Rev 11 Allen Wirfs-Brock" w:date="2012-10-21T10:25:00Z">
        <w:r w:rsidR="00376F72">
          <w:t xml:space="preserve"> intrinsic symbol </w:t>
        </w:r>
      </w:ins>
      <w:ins w:id="38494" w:author="Rev 10 Allen Wirfs-Brock" w:date="2012-09-07T17:45:00Z">
        <w:r>
          <w:t xml:space="preserve"> </w:t>
        </w:r>
      </w:ins>
      <w:ins w:id="38495" w:author="Rev 10 Allen Wirfs-Brock" w:date="2012-09-08T09:43:00Z">
        <w:r w:rsidR="008E3DC8">
          <w:t>@@</w:t>
        </w:r>
      </w:ins>
      <w:ins w:id="38496" w:author="Rev 10 Allen Wirfs-Brock" w:date="2012-09-07T17:45:00Z">
        <w:r>
          <w:t>iterator.</w:t>
        </w:r>
      </w:ins>
    </w:p>
    <w:p w:rsidR="00A5755A" w:rsidRDefault="00A5755A" w:rsidP="00A5755A">
      <w:pPr>
        <w:pStyle w:val="Alg4"/>
        <w:numPr>
          <w:ilvl w:val="1"/>
          <w:numId w:val="994"/>
        </w:numPr>
        <w:rPr>
          <w:ins w:id="38497" w:author="Rev 10 Allen Wirfs-Brock" w:date="2012-09-07T17:45:00Z"/>
        </w:rPr>
      </w:pPr>
      <w:ins w:id="38498" w:author="Rev 10 Allen Wirfs-Brock" w:date="2012-09-07T17:45: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rsidR="00A5755A" w:rsidRDefault="00A5755A" w:rsidP="00A5755A">
      <w:pPr>
        <w:pStyle w:val="Alg4"/>
        <w:numPr>
          <w:ilvl w:val="1"/>
          <w:numId w:val="994"/>
        </w:numPr>
        <w:rPr>
          <w:ins w:id="38499" w:author="Rev 10 Allen Wirfs-Brock" w:date="2012-09-07T17:45:00Z"/>
        </w:rPr>
      </w:pPr>
      <w:ins w:id="38500" w:author="Rev 10 Allen Wirfs-Brock" w:date="2012-09-07T17:45:00Z">
        <w:r>
          <w:t>ReturnIfAbrupt(</w:t>
        </w:r>
        <w:r w:rsidRPr="00C903CE">
          <w:rPr>
            <w:i/>
          </w:rPr>
          <w:t>itr</w:t>
        </w:r>
        <w:r>
          <w:t>).</w:t>
        </w:r>
      </w:ins>
    </w:p>
    <w:p w:rsidR="00C903CE" w:rsidRDefault="00C903CE" w:rsidP="00C903CE">
      <w:pPr>
        <w:pStyle w:val="Alg4"/>
        <w:numPr>
          <w:ilvl w:val="1"/>
          <w:numId w:val="994"/>
        </w:numPr>
        <w:rPr>
          <w:ins w:id="38501" w:author="Rev 10 Allen Wirfs-Brock" w:date="2012-09-07T18:06:00Z"/>
        </w:rPr>
      </w:pPr>
      <w:ins w:id="38502" w:author="Rev 10 Allen Wirfs-Brock" w:date="2012-09-07T18:06:00Z">
        <w:r>
          <w:t xml:space="preserve">Let </w:t>
        </w:r>
        <w:r w:rsidRPr="00C903CE">
          <w:rPr>
            <w:i/>
          </w:rPr>
          <w:t>adder</w:t>
        </w:r>
        <w:r>
          <w:t xml:space="preserve"> be the result of calling the [[Get]] internal method of </w:t>
        </w:r>
      </w:ins>
      <w:ins w:id="38503" w:author="Rev 10 Allen Wirfs-Brock" w:date="2012-09-07T18:07:00Z">
        <w:r>
          <w:rPr>
            <w:i/>
          </w:rPr>
          <w:t>obj</w:t>
        </w:r>
      </w:ins>
      <w:ins w:id="38504" w:author="Rev 10 Allen Wirfs-Brock" w:date="2012-09-07T18:06:00Z">
        <w:r>
          <w:t xml:space="preserve"> with argument </w:t>
        </w:r>
        <w:r w:rsidRPr="00E77497">
          <w:rPr>
            <w:b/>
          </w:rPr>
          <w:t>"</w:t>
        </w:r>
      </w:ins>
      <w:ins w:id="38505" w:author="Rev 10 Allen Wirfs-Brock" w:date="2012-09-07T18:07:00Z">
        <w:r>
          <w:rPr>
            <w:rFonts w:ascii="Courier New" w:hAnsi="Courier New" w:cs="Courier New"/>
            <w:b/>
          </w:rPr>
          <w:t>set</w:t>
        </w:r>
      </w:ins>
      <w:ins w:id="38506" w:author="Rev 10 Allen Wirfs-Brock" w:date="2012-09-07T18:06:00Z">
        <w:r w:rsidRPr="00E77497">
          <w:rPr>
            <w:b/>
          </w:rPr>
          <w:t>"</w:t>
        </w:r>
        <w:r>
          <w:rPr>
            <w:b/>
          </w:rPr>
          <w:t>.</w:t>
        </w:r>
      </w:ins>
    </w:p>
    <w:p w:rsidR="00C903CE" w:rsidRDefault="00C903CE" w:rsidP="00DE2737">
      <w:pPr>
        <w:pStyle w:val="Alg4"/>
        <w:numPr>
          <w:ilvl w:val="1"/>
          <w:numId w:val="994"/>
        </w:numPr>
        <w:rPr>
          <w:ins w:id="38507" w:author="Rev 10 Allen Wirfs-Brock" w:date="2012-09-07T18:07:00Z"/>
        </w:rPr>
      </w:pPr>
      <w:ins w:id="38508" w:author="Rev 10 Allen Wirfs-Brock" w:date="2012-09-07T18:07:00Z">
        <w:r>
          <w:t>ReturnIfAbrupt(</w:t>
        </w:r>
      </w:ins>
      <w:ins w:id="38509" w:author="Rev 11 Allen Wirfs-Brock" w:date="2012-10-20T15:34:00Z">
        <w:r w:rsidR="00DE2737" w:rsidRPr="00C903CE">
          <w:rPr>
            <w:i/>
          </w:rPr>
          <w:t>adder</w:t>
        </w:r>
      </w:ins>
      <w:ins w:id="38510" w:author="Rev 10 Allen Wirfs-Brock" w:date="2012-09-07T18:07:00Z">
        <w:del w:id="38511" w:author="Rev 11 Allen Wirfs-Brock" w:date="2012-10-20T15:34:00Z">
          <w:r w:rsidRPr="00C903CE" w:rsidDel="00DE2737">
            <w:rPr>
              <w:i/>
            </w:rPr>
            <w:delText>addr</w:delText>
          </w:r>
        </w:del>
        <w:r>
          <w:t>).</w:t>
        </w:r>
      </w:ins>
    </w:p>
    <w:p w:rsidR="00C903CE" w:rsidRDefault="00C903CE" w:rsidP="00DE2737">
      <w:pPr>
        <w:pStyle w:val="Alg4"/>
        <w:numPr>
          <w:ilvl w:val="1"/>
          <w:numId w:val="994"/>
        </w:numPr>
        <w:rPr>
          <w:ins w:id="38512" w:author="Rev 10 Allen Wirfs-Brock" w:date="2012-09-07T18:08:00Z"/>
        </w:rPr>
      </w:pPr>
      <w:ins w:id="38513" w:author="Rev 10 Allen Wirfs-Brock" w:date="2012-09-07T18:08:00Z">
        <w:r>
          <w:lastRenderedPageBreak/>
          <w:t>If IsCallable(</w:t>
        </w:r>
      </w:ins>
      <w:ins w:id="38514" w:author="Rev 11 Allen Wirfs-Brock" w:date="2012-10-20T15:35:00Z">
        <w:r w:rsidR="00DE2737" w:rsidRPr="00C903CE">
          <w:rPr>
            <w:i/>
          </w:rPr>
          <w:t>adder</w:t>
        </w:r>
      </w:ins>
      <w:ins w:id="38515" w:author="Rev 10 Allen Wirfs-Brock" w:date="2012-09-07T18:08:00Z">
        <w:del w:id="38516" w:author="Rev 11 Allen Wirfs-Brock" w:date="2012-10-20T15:35:00Z">
          <w:r w:rsidRPr="00C903CE" w:rsidDel="00DE2737">
            <w:rPr>
              <w:i/>
            </w:rPr>
            <w:delText>addr</w:delText>
          </w:r>
        </w:del>
        <w:r>
          <w:t xml:space="preserve">) is </w:t>
        </w:r>
        <w:r w:rsidRPr="00C903CE">
          <w:rPr>
            <w:b/>
          </w:rPr>
          <w:t>false</w:t>
        </w:r>
        <w:r>
          <w:t xml:space="preserve">, throw a </w:t>
        </w:r>
        <w:r w:rsidRPr="00C903CE">
          <w:rPr>
            <w:b/>
          </w:rPr>
          <w:t>TypeError</w:t>
        </w:r>
        <w:r>
          <w:t xml:space="preserve"> Exception.</w:t>
        </w:r>
      </w:ins>
    </w:p>
    <w:p w:rsidR="00AF5C5B" w:rsidRPr="00E77497" w:rsidRDefault="00AF5C5B" w:rsidP="00AF5C5B">
      <w:pPr>
        <w:pStyle w:val="Alg4"/>
        <w:numPr>
          <w:ilvl w:val="0"/>
          <w:numId w:val="994"/>
        </w:numPr>
        <w:rPr>
          <w:ins w:id="38517" w:author="Rev 10 Allen Wirfs-Brock" w:date="2012-09-07T17:15:00Z"/>
        </w:rPr>
      </w:pPr>
      <w:ins w:id="38518" w:author="Rev 10 Allen Wirfs-Brock" w:date="2012-09-07T17:20:00Z">
        <w:r>
          <w:t xml:space="preserve">Add </w:t>
        </w:r>
      </w:ins>
      <w:ins w:id="38519" w:author="Rev 10 Allen Wirfs-Brock" w:date="2012-09-07T17:21:00Z">
        <w:r>
          <w:t xml:space="preserve">a [[MapData]] internal property to </w:t>
        </w:r>
        <w:r w:rsidRPr="00AF5C5B">
          <w:rPr>
            <w:i/>
          </w:rPr>
          <w:t>obj</w:t>
        </w:r>
        <w:r>
          <w:t>.</w:t>
        </w:r>
      </w:ins>
    </w:p>
    <w:p w:rsidR="00AF5C5B" w:rsidRDefault="00AF5C5B" w:rsidP="00AF5C5B">
      <w:pPr>
        <w:pStyle w:val="Alg4"/>
        <w:numPr>
          <w:ilvl w:val="0"/>
          <w:numId w:val="994"/>
        </w:numPr>
        <w:rPr>
          <w:ins w:id="38520" w:author="Rev 10 Allen Wirfs-Brock" w:date="2012-09-07T17:15:00Z"/>
        </w:rPr>
      </w:pPr>
      <w:ins w:id="38521" w:author="Rev 10 Allen Wirfs-Brock" w:date="2012-09-07T17:15:00Z">
        <w:r>
          <w:t xml:space="preserve">Set </w:t>
        </w:r>
      </w:ins>
      <w:ins w:id="38522" w:author="Rev 10 Allen Wirfs-Brock" w:date="2012-09-07T17:23:00Z">
        <w:r>
          <w:rPr>
            <w:i/>
          </w:rPr>
          <w:t>obj</w:t>
        </w:r>
      </w:ins>
      <w:ins w:id="38523" w:author="Rev 10 Allen Wirfs-Brock" w:date="2012-09-07T17:15:00Z">
        <w:r>
          <w:t>’s [[</w:t>
        </w:r>
      </w:ins>
      <w:ins w:id="38524" w:author="Rev 10 Allen Wirfs-Brock" w:date="2012-09-07T17:23:00Z">
        <w:r>
          <w:t>MapData</w:t>
        </w:r>
      </w:ins>
      <w:ins w:id="38525" w:author="Rev 10 Allen Wirfs-Brock" w:date="2012-09-07T17:15:00Z">
        <w:r>
          <w:t xml:space="preserve">]] internal </w:t>
        </w:r>
        <w:del w:id="38526" w:author="Rev 11 Allen Wirfs-Brock" w:date="2012-09-28T13:08:00Z">
          <w:r w:rsidDel="0043620C">
            <w:delText>method</w:delText>
          </w:r>
        </w:del>
      </w:ins>
      <w:ins w:id="38527" w:author="Rev 11 Allen Wirfs-Brock" w:date="2012-09-28T13:08:00Z">
        <w:r w:rsidR="0043620C">
          <w:t>property</w:t>
        </w:r>
      </w:ins>
      <w:ins w:id="38528" w:author="Rev 10 Allen Wirfs-Brock" w:date="2012-09-07T17:15:00Z">
        <w:r>
          <w:t xml:space="preserve"> to </w:t>
        </w:r>
      </w:ins>
      <w:ins w:id="38529" w:author="Rev 10 Allen Wirfs-Brock" w:date="2012-09-07T17:23:00Z">
        <w:r>
          <w:t xml:space="preserve">a new </w:t>
        </w:r>
      </w:ins>
      <w:ins w:id="38530" w:author="Rev 10 Allen Wirfs-Brock" w:date="2012-09-07T17:24:00Z">
        <w:r>
          <w:t>empty List</w:t>
        </w:r>
      </w:ins>
      <w:ins w:id="38531" w:author="Rev 10 Allen Wirfs-Brock" w:date="2012-09-07T17:15:00Z">
        <w:r>
          <w:t>.</w:t>
        </w:r>
      </w:ins>
    </w:p>
    <w:p w:rsidR="00740B90" w:rsidRDefault="00740B90" w:rsidP="00AF5C5B">
      <w:pPr>
        <w:pStyle w:val="Alg4"/>
        <w:numPr>
          <w:ilvl w:val="0"/>
          <w:numId w:val="994"/>
        </w:numPr>
        <w:rPr>
          <w:ins w:id="38532" w:author="Rev 10 Allen Wirfs-Brock" w:date="2012-09-07T17:37:00Z"/>
        </w:rPr>
      </w:pPr>
      <w:ins w:id="38533" w:author="Rev 10 Allen Wirfs-Brock" w:date="2012-09-07T17:37:00Z">
        <w:r>
          <w:t xml:space="preserve">If </w:t>
        </w:r>
        <w:r w:rsidRPr="00740B90">
          <w:rPr>
            <w:i/>
          </w:rPr>
          <w:t>iterable</w:t>
        </w:r>
        <w:r>
          <w:t xml:space="preserve"> is </w:t>
        </w:r>
        <w:r w:rsidRPr="00740B90">
          <w:rPr>
            <w:b/>
          </w:rPr>
          <w:t>undefined</w:t>
        </w:r>
        <w:r>
          <w:t xml:space="preserve">, return </w:t>
        </w:r>
        <w:r w:rsidRPr="00A5755A">
          <w:rPr>
            <w:i/>
          </w:rPr>
          <w:t>obj</w:t>
        </w:r>
        <w:r>
          <w:t>.</w:t>
        </w:r>
      </w:ins>
    </w:p>
    <w:p w:rsidR="00A5755A" w:rsidRPr="00A5755A" w:rsidRDefault="00A5755A" w:rsidP="00C903CE">
      <w:pPr>
        <w:pStyle w:val="Alg4"/>
        <w:numPr>
          <w:ilvl w:val="0"/>
          <w:numId w:val="994"/>
        </w:numPr>
        <w:contextualSpacing/>
        <w:rPr>
          <w:ins w:id="38534" w:author="Rev 10 Allen Wirfs-Brock" w:date="2012-09-07T17:48:00Z"/>
        </w:rPr>
      </w:pPr>
      <w:ins w:id="38535" w:author="Rev 10 Allen Wirfs-Brock" w:date="2012-09-07T17:48:00Z">
        <w:r>
          <w:t>Repeat</w:t>
        </w:r>
      </w:ins>
    </w:p>
    <w:p w:rsidR="004E372D" w:rsidRDefault="004E372D" w:rsidP="004E372D">
      <w:pPr>
        <w:pStyle w:val="Alg3"/>
        <w:numPr>
          <w:ilvl w:val="1"/>
          <w:numId w:val="994"/>
        </w:numPr>
        <w:rPr>
          <w:ins w:id="38536" w:author="Rev 10 Allen Wirfs-Brock" w:date="2012-09-07T17:56:00Z"/>
        </w:rPr>
      </w:pPr>
      <w:ins w:id="38537" w:author="Rev 10 Allen Wirfs-Brock" w:date="2012-09-07T17:56: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rsidR="004E372D" w:rsidRDefault="004E372D" w:rsidP="004E372D">
      <w:pPr>
        <w:pStyle w:val="Alg3"/>
        <w:numPr>
          <w:ilvl w:val="1"/>
          <w:numId w:val="994"/>
        </w:numPr>
        <w:rPr>
          <w:ins w:id="38538" w:author="Rev 10 Allen Wirfs-Brock" w:date="2012-09-07T17:56:00Z"/>
        </w:rPr>
      </w:pPr>
      <w:ins w:id="38539" w:author="Rev 10 Allen Wirfs-Brock" w:date="2012-09-07T17:56:00Z">
        <w:r>
          <w:t xml:space="preserve">If </w:t>
        </w:r>
        <w:commentRangeStart w:id="38540"/>
        <w:r>
          <w:t>IteratorComplete</w:t>
        </w:r>
        <w:commentRangeEnd w:id="38540"/>
        <w:r>
          <w:rPr>
            <w:rStyle w:val="CommentReference"/>
            <w:rFonts w:ascii="Arial" w:eastAsia="MS Mincho" w:hAnsi="Arial"/>
            <w:spacing w:val="0"/>
            <w:lang w:eastAsia="ja-JP"/>
          </w:rPr>
          <w:commentReference w:id="38540"/>
        </w:r>
        <w:r>
          <w:t>(</w:t>
        </w:r>
        <w:r>
          <w:rPr>
            <w:i/>
          </w:rPr>
          <w:t>next</w:t>
        </w:r>
        <w:r>
          <w:t xml:space="preserve">) is </w:t>
        </w:r>
        <w:r w:rsidRPr="00B5244C">
          <w:rPr>
            <w:b/>
          </w:rPr>
          <w:t>true</w:t>
        </w:r>
        <w:r>
          <w:t xml:space="preserve">, then </w:t>
        </w:r>
        <w:r w:rsidRPr="00E77497">
          <w:t xml:space="preserve">return </w:t>
        </w:r>
        <w:r>
          <w:t>NormalCompletion(</w:t>
        </w:r>
      </w:ins>
      <w:ins w:id="38541" w:author="Rev 10 Allen Wirfs-Brock" w:date="2012-09-07T17:57:00Z">
        <w:r>
          <w:rPr>
            <w:i/>
          </w:rPr>
          <w:t>obj</w:t>
        </w:r>
      </w:ins>
      <w:ins w:id="38542" w:author="Rev 10 Allen Wirfs-Brock" w:date="2012-09-07T17:56:00Z">
        <w:r w:rsidRPr="00E77497">
          <w:t>).</w:t>
        </w:r>
      </w:ins>
    </w:p>
    <w:p w:rsidR="004E372D" w:rsidRDefault="004E372D" w:rsidP="004E372D">
      <w:pPr>
        <w:pStyle w:val="Alg3"/>
        <w:numPr>
          <w:ilvl w:val="1"/>
          <w:numId w:val="994"/>
        </w:numPr>
        <w:rPr>
          <w:ins w:id="38543" w:author="Rev 10 Allen Wirfs-Brock" w:date="2012-09-07T17:59:00Z"/>
        </w:rPr>
      </w:pPr>
      <w:ins w:id="38544" w:author="Rev 10 Allen Wirfs-Brock" w:date="2012-09-07T17:59:00Z">
        <w:r>
          <w:t xml:space="preserve">Let </w:t>
        </w:r>
        <w:r w:rsidRPr="004E372D">
          <w:rPr>
            <w:i/>
          </w:rPr>
          <w:t>next</w:t>
        </w:r>
        <w:r>
          <w:t xml:space="preserve"> be ToObject(</w:t>
        </w:r>
        <w:r w:rsidRPr="004E372D">
          <w:rPr>
            <w:i/>
          </w:rPr>
          <w:t>next</w:t>
        </w:r>
        <w:r>
          <w:t>).</w:t>
        </w:r>
      </w:ins>
    </w:p>
    <w:p w:rsidR="004E372D" w:rsidRDefault="004E372D" w:rsidP="004E372D">
      <w:pPr>
        <w:pStyle w:val="Alg4"/>
        <w:numPr>
          <w:ilvl w:val="1"/>
          <w:numId w:val="994"/>
        </w:numPr>
        <w:spacing w:after="120"/>
        <w:contextualSpacing/>
        <w:rPr>
          <w:ins w:id="38545" w:author="Rev 10 Allen Wirfs-Brock" w:date="2012-09-07T17:57:00Z"/>
        </w:rPr>
      </w:pPr>
      <w:ins w:id="38546" w:author="Rev 10 Allen Wirfs-Brock" w:date="2012-09-07T17:57:00Z">
        <w:r>
          <w:t>ReturnIfAbrupt(</w:t>
        </w:r>
        <w:r w:rsidRPr="004E372D">
          <w:rPr>
            <w:i/>
          </w:rPr>
          <w:t>next</w:t>
        </w:r>
        <w:r>
          <w:t>).</w:t>
        </w:r>
      </w:ins>
    </w:p>
    <w:p w:rsidR="004E372D" w:rsidRDefault="004E372D" w:rsidP="004E372D">
      <w:pPr>
        <w:pStyle w:val="Alg4"/>
        <w:numPr>
          <w:ilvl w:val="1"/>
          <w:numId w:val="994"/>
        </w:numPr>
        <w:spacing w:after="120"/>
        <w:contextualSpacing/>
        <w:rPr>
          <w:ins w:id="38547" w:author="Rev 10 Allen Wirfs-Brock" w:date="2012-09-07T17:59:00Z"/>
        </w:rPr>
      </w:pPr>
      <w:ins w:id="38548" w:author="Rev 10 Allen Wirfs-Brock" w:date="2012-09-07T18:00:00Z">
        <w:r>
          <w:t xml:space="preserve">Let </w:t>
        </w:r>
        <w:r w:rsidRPr="004E372D">
          <w:rPr>
            <w:i/>
          </w:rPr>
          <w:t>k</w:t>
        </w:r>
        <w:r>
          <w:t xml:space="preserve"> be the result of calling the [[Get]] internal method of </w:t>
        </w:r>
        <w:r w:rsidRPr="004E372D">
          <w:rPr>
            <w:i/>
          </w:rPr>
          <w:t>next</w:t>
        </w:r>
        <w:r>
          <w:t xml:space="preserve"> with argument </w:t>
        </w:r>
        <w:r w:rsidRPr="00E77497">
          <w:rPr>
            <w:b/>
          </w:rPr>
          <w:t>"</w:t>
        </w:r>
      </w:ins>
      <w:ins w:id="38549" w:author="Rev 10 Allen Wirfs-Brock" w:date="2012-09-07T18:01:00Z">
        <w:r>
          <w:rPr>
            <w:rFonts w:ascii="Courier New" w:hAnsi="Courier New" w:cs="Courier New"/>
            <w:b/>
          </w:rPr>
          <w:t>0</w:t>
        </w:r>
      </w:ins>
      <w:ins w:id="38550" w:author="Rev 10 Allen Wirfs-Brock" w:date="2012-09-07T18:00:00Z">
        <w:r w:rsidRPr="00E77497">
          <w:rPr>
            <w:b/>
          </w:rPr>
          <w:t>"</w:t>
        </w:r>
      </w:ins>
      <w:ins w:id="38551" w:author="Rev 10 Allen Wirfs-Brock" w:date="2012-09-07T18:01:00Z">
        <w:r>
          <w:rPr>
            <w:b/>
          </w:rPr>
          <w:t>.</w:t>
        </w:r>
      </w:ins>
    </w:p>
    <w:p w:rsidR="004E372D" w:rsidRDefault="004E372D" w:rsidP="004E372D">
      <w:pPr>
        <w:pStyle w:val="Alg4"/>
        <w:numPr>
          <w:ilvl w:val="1"/>
          <w:numId w:val="994"/>
        </w:numPr>
        <w:spacing w:after="120"/>
        <w:contextualSpacing/>
        <w:rPr>
          <w:ins w:id="38552" w:author="Rev 10 Allen Wirfs-Brock" w:date="2012-09-07T18:01:00Z"/>
        </w:rPr>
      </w:pPr>
      <w:ins w:id="38553" w:author="Rev 10 Allen Wirfs-Brock" w:date="2012-09-07T18:01:00Z">
        <w:r>
          <w:t>ReturnIfAbrupt(</w:t>
        </w:r>
      </w:ins>
      <w:ins w:id="38554" w:author="Rev 10 Allen Wirfs-Brock" w:date="2012-09-07T18:02:00Z">
        <w:r>
          <w:rPr>
            <w:i/>
          </w:rPr>
          <w:t>k</w:t>
        </w:r>
      </w:ins>
      <w:ins w:id="38555" w:author="Rev 10 Allen Wirfs-Brock" w:date="2012-09-07T18:01:00Z">
        <w:r>
          <w:t>).</w:t>
        </w:r>
      </w:ins>
    </w:p>
    <w:p w:rsidR="004E372D" w:rsidRDefault="004E372D" w:rsidP="004E372D">
      <w:pPr>
        <w:pStyle w:val="Alg4"/>
        <w:numPr>
          <w:ilvl w:val="1"/>
          <w:numId w:val="994"/>
        </w:numPr>
        <w:spacing w:after="120"/>
        <w:contextualSpacing/>
        <w:rPr>
          <w:ins w:id="38556" w:author="Rev 10 Allen Wirfs-Brock" w:date="2012-09-07T18:02:00Z"/>
        </w:rPr>
      </w:pPr>
      <w:ins w:id="38557" w:author="Rev 10 Allen Wirfs-Brock" w:date="2012-09-07T18:02:00Z">
        <w:r>
          <w:t xml:space="preserve">Let </w:t>
        </w:r>
        <w:r>
          <w:rPr>
            <w:i/>
          </w:rPr>
          <w:t>v</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1</w:t>
        </w:r>
        <w:r w:rsidRPr="00E77497">
          <w:rPr>
            <w:b/>
          </w:rPr>
          <w:t>"</w:t>
        </w:r>
        <w:r>
          <w:rPr>
            <w:b/>
          </w:rPr>
          <w:t>.</w:t>
        </w:r>
      </w:ins>
    </w:p>
    <w:p w:rsidR="004E372D" w:rsidRDefault="004E372D" w:rsidP="004E372D">
      <w:pPr>
        <w:pStyle w:val="Alg4"/>
        <w:numPr>
          <w:ilvl w:val="1"/>
          <w:numId w:val="994"/>
        </w:numPr>
        <w:spacing w:after="120"/>
        <w:contextualSpacing/>
        <w:rPr>
          <w:ins w:id="38558" w:author="Rev 10 Allen Wirfs-Brock" w:date="2012-09-07T18:02:00Z"/>
        </w:rPr>
      </w:pPr>
      <w:ins w:id="38559" w:author="Rev 10 Allen Wirfs-Brock" w:date="2012-09-07T18:02:00Z">
        <w:r>
          <w:t>ReturnIfAbrupt(</w:t>
        </w:r>
      </w:ins>
      <w:ins w:id="38560" w:author="Rev 10 Allen Wirfs-Brock" w:date="2012-09-07T18:03:00Z">
        <w:r>
          <w:rPr>
            <w:i/>
          </w:rPr>
          <w:t>v</w:t>
        </w:r>
      </w:ins>
      <w:ins w:id="38561" w:author="Rev 10 Allen Wirfs-Brock" w:date="2012-09-07T18:02:00Z">
        <w:r>
          <w:t>).</w:t>
        </w:r>
      </w:ins>
    </w:p>
    <w:p w:rsidR="00C903CE" w:rsidRDefault="00C903CE" w:rsidP="00AF1A54">
      <w:pPr>
        <w:pStyle w:val="Alg4"/>
        <w:numPr>
          <w:ilvl w:val="1"/>
          <w:numId w:val="994"/>
        </w:numPr>
        <w:spacing w:after="120"/>
        <w:contextualSpacing/>
        <w:rPr>
          <w:ins w:id="38562" w:author="Rev 10 Allen Wirfs-Brock" w:date="2012-09-07T18:10:00Z"/>
        </w:rPr>
      </w:pPr>
      <w:ins w:id="38563" w:author="Rev 10 Allen Wirfs-Brock" w:date="2012-09-07T18:12:00Z">
        <w:r>
          <w:t xml:space="preserve">Let </w:t>
        </w:r>
        <w:r w:rsidRPr="00C903CE">
          <w:rPr>
            <w:i/>
          </w:rPr>
          <w:t>status</w:t>
        </w:r>
        <w:r>
          <w:t xml:space="preserve"> be the result of c</w:t>
        </w:r>
      </w:ins>
      <w:ins w:id="38564" w:author="Rev 10 Allen Wirfs-Brock" w:date="2012-09-07T18:10:00Z">
        <w:r>
          <w:t>al</w:t>
        </w:r>
      </w:ins>
      <w:ins w:id="38565" w:author="Rev 10 Allen Wirfs-Brock" w:date="2012-09-07T18:12:00Z">
        <w:r>
          <w:t>ling</w:t>
        </w:r>
      </w:ins>
      <w:ins w:id="38566" w:author="Rev 10 Allen Wirfs-Brock" w:date="2012-09-07T18:10:00Z">
        <w:r>
          <w:t xml:space="preserve"> the [[Call]] internal method of </w:t>
        </w:r>
      </w:ins>
      <w:ins w:id="38567" w:author="Rev 11 Allen Wirfs-Brock" w:date="2012-10-20T15:35:00Z">
        <w:r w:rsidR="00DE2737" w:rsidRPr="00C903CE">
          <w:rPr>
            <w:i/>
          </w:rPr>
          <w:t>adder</w:t>
        </w:r>
        <w:r w:rsidR="00DE2737">
          <w:t xml:space="preserve"> </w:t>
        </w:r>
      </w:ins>
      <w:ins w:id="38568" w:author="Rev 10 Allen Wirfs-Brock" w:date="2012-09-07T18:10:00Z">
        <w:del w:id="38569" w:author="Rev 11 Allen Wirfs-Brock" w:date="2012-10-20T15:35:00Z">
          <w:r w:rsidRPr="00C903CE" w:rsidDel="00DE2737">
            <w:rPr>
              <w:i/>
            </w:rPr>
            <w:delText>addr</w:delText>
          </w:r>
          <w:r w:rsidDel="00DE2737">
            <w:delText xml:space="preserve"> </w:delText>
          </w:r>
        </w:del>
        <w:r>
          <w:t xml:space="preserve">with </w:t>
        </w:r>
        <w:del w:id="38570" w:author="Rev 11 Allen Wirfs-Brock" w:date="2012-10-24T09:43:00Z">
          <w:r w:rsidDel="00AF1A54">
            <w:delText xml:space="preserve">arguments </w:delText>
          </w:r>
        </w:del>
        <w:r w:rsidRPr="00C903CE">
          <w:rPr>
            <w:i/>
          </w:rPr>
          <w:t>obj</w:t>
        </w:r>
        <w:r>
          <w:t xml:space="preserve"> </w:t>
        </w:r>
      </w:ins>
      <w:ins w:id="38571" w:author="Rev 11 Allen Wirfs-Brock" w:date="2012-10-24T09:43:00Z">
        <w:r w:rsidR="00AF1A54">
          <w:t xml:space="preserve">as </w:t>
        </w:r>
        <w:r w:rsidR="00AF1A54" w:rsidRPr="006637C6">
          <w:rPr>
            <w:i/>
          </w:rPr>
          <w:t>this</w:t>
        </w:r>
        <w:r w:rsidR="00AF1A54">
          <w:rPr>
            <w:i/>
          </w:rPr>
          <w:t>Argument</w:t>
        </w:r>
        <w:r w:rsidR="00AF1A54" w:rsidRPr="00E77497">
          <w:t xml:space="preserve"> </w:t>
        </w:r>
      </w:ins>
      <w:ins w:id="38572" w:author="Rev 10 Allen Wirfs-Brock" w:date="2012-09-07T18:10:00Z">
        <w:r>
          <w:t xml:space="preserve">and a List whose elements are </w:t>
        </w:r>
        <w:r w:rsidRPr="00C903CE">
          <w:rPr>
            <w:i/>
          </w:rPr>
          <w:t>k</w:t>
        </w:r>
        <w:r>
          <w:t xml:space="preserve"> and </w:t>
        </w:r>
        <w:r w:rsidRPr="00C903CE">
          <w:rPr>
            <w:i/>
          </w:rPr>
          <w:t>v</w:t>
        </w:r>
      </w:ins>
      <w:ins w:id="38573" w:author="Rev 11 Allen Wirfs-Brock" w:date="2012-10-24T09:43:00Z">
        <w:r w:rsidR="00AF1A54">
          <w:rPr>
            <w:iCs/>
          </w:rPr>
          <w:t xml:space="preserve"> as </w:t>
        </w:r>
      </w:ins>
      <w:ins w:id="38574" w:author="Rev 11 Allen Wirfs-Brock" w:date="2012-10-24T09:44:00Z">
        <w:r w:rsidR="00AF1A54">
          <w:rPr>
            <w:i/>
          </w:rPr>
          <w:t>argumentsList</w:t>
        </w:r>
      </w:ins>
      <w:ins w:id="38575" w:author="Rev 10 Allen Wirfs-Brock" w:date="2012-09-07T18:10:00Z">
        <w:r>
          <w:t>.</w:t>
        </w:r>
      </w:ins>
    </w:p>
    <w:p w:rsidR="00C903CE" w:rsidRDefault="00C903CE" w:rsidP="00C903CE">
      <w:pPr>
        <w:pStyle w:val="Alg4"/>
        <w:numPr>
          <w:ilvl w:val="1"/>
          <w:numId w:val="994"/>
        </w:numPr>
        <w:spacing w:after="220"/>
        <w:contextualSpacing/>
        <w:rPr>
          <w:ins w:id="38576" w:author="Rev 10 Allen Wirfs-Brock" w:date="2012-09-07T18:11:00Z"/>
        </w:rPr>
      </w:pPr>
      <w:ins w:id="38577" w:author="Rev 10 Allen Wirfs-Brock" w:date="2012-09-07T18:12:00Z">
        <w:r>
          <w:t>ReturnIfAbrupt(</w:t>
        </w:r>
        <w:r>
          <w:rPr>
            <w:i/>
          </w:rPr>
          <w:t>status</w:t>
        </w:r>
        <w:r>
          <w:t>).</w:t>
        </w:r>
      </w:ins>
    </w:p>
    <w:p w:rsidR="002231F8" w:rsidRPr="00E77497" w:rsidRDefault="002231F8" w:rsidP="002231F8">
      <w:pPr>
        <w:pStyle w:val="Heading3"/>
        <w:numPr>
          <w:ilvl w:val="0"/>
          <w:numId w:val="0"/>
        </w:numPr>
        <w:rPr>
          <w:ins w:id="38578" w:author="Rev 10 Allen Wirfs-Brock" w:date="2012-09-07T15:17:00Z"/>
        </w:rPr>
      </w:pPr>
      <w:bookmarkStart w:id="38579" w:name="_Toc339020515"/>
      <w:ins w:id="38580" w:author="Rev 10 Allen Wirfs-Brock" w:date="2012-09-07T15:17:00Z">
        <w:r w:rsidRPr="00E77497">
          <w:t>15.</w:t>
        </w:r>
        <w:r>
          <w:t>14</w:t>
        </w:r>
        <w:r w:rsidRPr="00E77497">
          <w:t>.</w:t>
        </w:r>
      </w:ins>
      <w:ins w:id="38581" w:author="Rev 10 Allen Wirfs-Brock" w:date="2012-09-22T10:02:00Z">
        <w:r w:rsidR="00A417BA">
          <w:t>2</w:t>
        </w:r>
      </w:ins>
      <w:ins w:id="38582" w:author="Rev 10 Allen Wirfs-Brock" w:date="2012-09-07T15:17:00Z">
        <w:r w:rsidRPr="00E77497">
          <w:tab/>
          <w:t xml:space="preserve">The </w:t>
        </w:r>
        <w:r>
          <w:t>Map</w:t>
        </w:r>
        <w:r w:rsidRPr="00E77497">
          <w:t xml:space="preserve"> Constructor Called as a Function</w:t>
        </w:r>
        <w:bookmarkEnd w:id="38579"/>
      </w:ins>
    </w:p>
    <w:p w:rsidR="002231F8" w:rsidRPr="00E77497" w:rsidRDefault="002231F8" w:rsidP="002231F8">
      <w:pPr>
        <w:rPr>
          <w:ins w:id="38583" w:author="Rev 10 Allen Wirfs-Brock" w:date="2012-09-07T15:17:00Z"/>
        </w:rPr>
      </w:pPr>
      <w:ins w:id="38584" w:author="Rev 10 Allen Wirfs-Brock" w:date="2012-09-07T15:17:00Z">
        <w:r w:rsidRPr="00E77497">
          <w:t xml:space="preserve">When </w:t>
        </w:r>
      </w:ins>
      <w:ins w:id="38585" w:author="Rev 10 Allen Wirfs-Brock" w:date="2012-09-07T15:18:00Z">
        <w:r>
          <w:rPr>
            <w:rFonts w:ascii="Courier New" w:hAnsi="Courier New"/>
            <w:b/>
          </w:rPr>
          <w:t>Map</w:t>
        </w:r>
      </w:ins>
      <w:ins w:id="38586" w:author="Rev 10 Allen Wirfs-Brock" w:date="2012-09-07T15:17:00Z">
        <w:r w:rsidRPr="00E77497">
          <w:t xml:space="preserve"> is called as a function rather than as a constructor, it </w:t>
        </w:r>
      </w:ins>
      <w:ins w:id="38587" w:author="Rev 10 Allen Wirfs-Brock" w:date="2012-09-07T16:57:00Z">
        <w:r w:rsidR="00C070C9" w:rsidRPr="00F94F77">
          <w:t>initialize</w:t>
        </w:r>
        <w:r w:rsidR="00C070C9">
          <w:t xml:space="preserve">s its </w:t>
        </w:r>
        <w:r w:rsidR="00C070C9" w:rsidRPr="00C0565F">
          <w:rPr>
            <w:b/>
          </w:rPr>
          <w:t>this</w:t>
        </w:r>
        <w:r w:rsidR="00C070C9">
          <w:t xml:space="preserve"> value with the internal state necessary to support the </w:t>
        </w:r>
        <w:r w:rsidR="00C070C9" w:rsidRPr="00F94F77">
          <w:rPr>
            <w:rFonts w:ascii="Courier New" w:hAnsi="Courier New"/>
            <w:b/>
          </w:rPr>
          <w:t>Map.prototype</w:t>
        </w:r>
        <w:r w:rsidR="00C070C9">
          <w:t xml:space="preserve"> internal methods</w:t>
        </w:r>
      </w:ins>
      <w:ins w:id="38588" w:author="Rev 10 Allen Wirfs-Brock" w:date="2012-09-07T15:17:00Z">
        <w:r w:rsidRPr="00E77497">
          <w:t>.</w:t>
        </w:r>
      </w:ins>
      <w:ins w:id="38589" w:author="Rev 10 Allen Wirfs-Brock" w:date="2012-09-07T16:58:00Z">
        <w:r w:rsidR="00C070C9">
          <w:t xml:space="preserve">  This premits </w:t>
        </w:r>
      </w:ins>
      <w:ins w:id="38590" w:author="Rev 10 Allen Wirfs-Brock" w:date="2012-09-07T16:59:00Z">
        <w:r w:rsidR="00C070C9">
          <w:t>super invocation of the</w:t>
        </w:r>
      </w:ins>
      <w:ins w:id="38591" w:author="Rev 10 Allen Wirfs-Brock" w:date="2012-09-07T16:58:00Z">
        <w:r w:rsidR="00C070C9">
          <w:t xml:space="preserve"> </w:t>
        </w:r>
        <w:r w:rsidR="00C070C9" w:rsidRPr="00F94F77">
          <w:rPr>
            <w:rFonts w:ascii="Courier New" w:hAnsi="Courier New"/>
            <w:b/>
          </w:rPr>
          <w:t>Map</w:t>
        </w:r>
        <w:r w:rsidR="00C070C9">
          <w:t xml:space="preserve"> constructor </w:t>
        </w:r>
      </w:ins>
      <w:ins w:id="38592" w:author="Rev 10 Allen Wirfs-Brock" w:date="2012-09-07T16:59:00Z">
        <w:r w:rsidR="00C070C9">
          <w:t xml:space="preserve">by </w:t>
        </w:r>
        <w:r w:rsidR="00C070C9" w:rsidRPr="00F94F77">
          <w:rPr>
            <w:rFonts w:ascii="Courier New" w:hAnsi="Courier New"/>
            <w:b/>
          </w:rPr>
          <w:t>Map</w:t>
        </w:r>
        <w:r w:rsidR="00C070C9">
          <w:t xml:space="preserve"> subclasses.</w:t>
        </w:r>
      </w:ins>
      <w:ins w:id="38593" w:author="Rev 10 Allen Wirfs-Brock" w:date="2012-09-07T16:58:00Z">
        <w:r w:rsidR="00C070C9">
          <w:t xml:space="preserve"> </w:t>
        </w:r>
      </w:ins>
    </w:p>
    <w:p w:rsidR="002231F8" w:rsidRPr="00E77497" w:rsidRDefault="002231F8" w:rsidP="007C5346">
      <w:pPr>
        <w:pStyle w:val="Heading4"/>
        <w:numPr>
          <w:ilvl w:val="0"/>
          <w:numId w:val="0"/>
        </w:numPr>
        <w:rPr>
          <w:ins w:id="38594" w:author="Rev 10 Allen Wirfs-Brock" w:date="2012-09-07T15:17:00Z"/>
        </w:rPr>
      </w:pPr>
      <w:ins w:id="38595" w:author="Rev 10 Allen Wirfs-Brock" w:date="2012-09-07T15:17:00Z">
        <w:r w:rsidRPr="00E77497">
          <w:t>15.</w:t>
        </w:r>
      </w:ins>
      <w:ins w:id="38596" w:author="Rev 10 Allen Wirfs-Brock" w:date="2012-09-07T15:20:00Z">
        <w:r>
          <w:t>14</w:t>
        </w:r>
      </w:ins>
      <w:ins w:id="38597" w:author="Rev 10 Allen Wirfs-Brock" w:date="2012-09-07T15:17:00Z">
        <w:r w:rsidRPr="00E77497">
          <w:t>.</w:t>
        </w:r>
      </w:ins>
      <w:ins w:id="38598" w:author="Rev 10 Allen Wirfs-Brock" w:date="2012-09-22T10:02:00Z">
        <w:r w:rsidR="00A417BA">
          <w:t>2</w:t>
        </w:r>
      </w:ins>
      <w:ins w:id="38599" w:author="Rev 10 Allen Wirfs-Brock" w:date="2012-09-07T15:17:00Z">
        <w:r w:rsidRPr="00E77497">
          <w:t>.1</w:t>
        </w:r>
        <w:r w:rsidRPr="00E77497">
          <w:tab/>
        </w:r>
        <w:r>
          <w:t>Map</w:t>
        </w:r>
        <w:r w:rsidRPr="00E77497">
          <w:t xml:space="preserve"> (</w:t>
        </w:r>
      </w:ins>
      <w:ins w:id="38600" w:author="Rev 10 Allen Wirfs-Brock" w:date="2012-09-07T15:18:00Z">
        <w:r>
          <w:t xml:space="preserve">iterable = </w:t>
        </w:r>
        <w:del w:id="38601" w:author="Rev 11 Allen Wirfs-Brock" w:date="2012-10-20T15:48:00Z">
          <w:r w:rsidDel="007C5346">
            <w:delText>[ ]</w:delText>
          </w:r>
        </w:del>
      </w:ins>
      <w:ins w:id="38602" w:author="Rev 11 Allen Wirfs-Brock" w:date="2012-10-20T15:48:00Z">
        <w:r w:rsidR="007C5346">
          <w:t>undefined</w:t>
        </w:r>
      </w:ins>
      <w:ins w:id="38603" w:author="Rev 10 Allen Wirfs-Brock" w:date="2012-09-07T15:18:00Z">
        <w:r>
          <w:t xml:space="preserve"> </w:t>
        </w:r>
      </w:ins>
      <w:ins w:id="38604" w:author="Rev 10 Allen Wirfs-Brock" w:date="2012-09-07T15:17:00Z">
        <w:r w:rsidRPr="00E77497">
          <w:t>)</w:t>
        </w:r>
      </w:ins>
    </w:p>
    <w:p w:rsidR="00C070C9" w:rsidRDefault="00C070C9" w:rsidP="00C070C9">
      <w:pPr>
        <w:pStyle w:val="Alg4"/>
        <w:numPr>
          <w:ilvl w:val="0"/>
          <w:numId w:val="992"/>
        </w:numPr>
        <w:rPr>
          <w:ins w:id="38605" w:author="Rev 10 Allen Wirfs-Brock" w:date="2012-09-07T17:02:00Z"/>
        </w:rPr>
      </w:pPr>
      <w:ins w:id="38606" w:author="Rev 10 Allen Wirfs-Brock" w:date="2012-09-07T17:02:00Z">
        <w:r>
          <w:t xml:space="preserve">Let </w:t>
        </w:r>
        <w:r w:rsidRPr="00F94F77">
          <w:rPr>
            <w:i/>
          </w:rPr>
          <w:t>m</w:t>
        </w:r>
        <w:r>
          <w:t xml:space="preserve"> be the </w:t>
        </w:r>
        <w:r w:rsidRPr="00F94F77">
          <w:rPr>
            <w:b/>
          </w:rPr>
          <w:t>this</w:t>
        </w:r>
        <w:r>
          <w:t xml:space="preserve"> value.</w:t>
        </w:r>
      </w:ins>
    </w:p>
    <w:p w:rsidR="00C070C9" w:rsidRDefault="00C070C9" w:rsidP="00C070C9">
      <w:pPr>
        <w:pStyle w:val="Alg4"/>
        <w:numPr>
          <w:ilvl w:val="0"/>
          <w:numId w:val="992"/>
        </w:numPr>
        <w:rPr>
          <w:ins w:id="38607" w:author="Rev 10 Allen Wirfs-Brock" w:date="2012-09-07T17:02:00Z"/>
        </w:rPr>
      </w:pPr>
      <w:ins w:id="38608" w:author="Rev 10 Allen Wirfs-Brock" w:date="2012-09-07T17:02:00Z">
        <w:r>
          <w:t xml:space="preserve">If </w:t>
        </w:r>
        <w:r w:rsidRPr="00F94F77">
          <w:rPr>
            <w:i/>
          </w:rPr>
          <w:t>m</w:t>
        </w:r>
        <w:r>
          <w:t xml:space="preserve"> is </w:t>
        </w:r>
        <w:r w:rsidRPr="00C33EC3">
          <w:rPr>
            <w:b/>
          </w:rPr>
          <w:t>undefined</w:t>
        </w:r>
        <w:r>
          <w:t xml:space="preserve"> or the intrins</w:t>
        </w:r>
      </w:ins>
      <w:ins w:id="38609" w:author="Rev 10 Allen Wirfs-Brock" w:date="2012-09-07T17:03:00Z">
        <w:r>
          <w:t>i</w:t>
        </w:r>
      </w:ins>
      <w:ins w:id="38610" w:author="Rev 10 Allen Wirfs-Brock" w:date="2012-09-07T17:02:00Z">
        <w:r>
          <w:t>c</w:t>
        </w:r>
      </w:ins>
      <w:ins w:id="38611" w:author="Rev 10 Allen Wirfs-Brock" w:date="2012-09-07T17:03:00Z">
        <w:r>
          <w:t xml:space="preserve"> %MapPrototype%</w:t>
        </w:r>
      </w:ins>
    </w:p>
    <w:p w:rsidR="00F94F77" w:rsidRPr="00E77497" w:rsidRDefault="00F94F77" w:rsidP="00F94F77">
      <w:pPr>
        <w:pStyle w:val="Alg4"/>
        <w:numPr>
          <w:ilvl w:val="1"/>
          <w:numId w:val="992"/>
        </w:numPr>
        <w:rPr>
          <w:ins w:id="38612" w:author="Rev 10 Allen Wirfs-Brock" w:date="2012-09-07T17:07:00Z"/>
        </w:rPr>
      </w:pPr>
      <w:ins w:id="38613" w:author="Rev 10 Allen Wirfs-Brock" w:date="2012-09-07T17:07:00Z">
        <w:r w:rsidRPr="00E77497">
          <w:t xml:space="preserve">Let </w:t>
        </w:r>
        <w:r>
          <w:rPr>
            <w:i/>
          </w:rPr>
          <w:t>map</w:t>
        </w:r>
        <w:r w:rsidRPr="00E77497">
          <w:rPr>
            <w:i/>
          </w:rPr>
          <w:t xml:space="preserve"> </w:t>
        </w:r>
        <w:r w:rsidRPr="00E77497">
          <w:t xml:space="preserve">be </w:t>
        </w:r>
        <w:r>
          <w:t>the result of the abstract operation ObjectCreate (15.2) with the intrinsic %MapPrototype% as the argument</w:t>
        </w:r>
        <w:r w:rsidRPr="00E77497">
          <w:t>.</w:t>
        </w:r>
      </w:ins>
    </w:p>
    <w:p w:rsidR="00F94F77" w:rsidRDefault="00F94F77" w:rsidP="00C070C9">
      <w:pPr>
        <w:pStyle w:val="Alg4"/>
        <w:numPr>
          <w:ilvl w:val="0"/>
          <w:numId w:val="992"/>
        </w:numPr>
        <w:rPr>
          <w:ins w:id="38614" w:author="Rev 10 Allen Wirfs-Brock" w:date="2012-09-07T17:08:00Z"/>
        </w:rPr>
      </w:pPr>
      <w:ins w:id="38615" w:author="Rev 10 Allen Wirfs-Brock" w:date="2012-09-07T17:08:00Z">
        <w:r>
          <w:t>Else</w:t>
        </w:r>
      </w:ins>
    </w:p>
    <w:p w:rsidR="00C070C9" w:rsidRPr="00E77497" w:rsidRDefault="00C070C9" w:rsidP="00F94F77">
      <w:pPr>
        <w:pStyle w:val="Alg4"/>
        <w:numPr>
          <w:ilvl w:val="1"/>
          <w:numId w:val="992"/>
        </w:numPr>
        <w:rPr>
          <w:ins w:id="38616" w:author="Rev 10 Allen Wirfs-Brock" w:date="2012-09-07T17:01:00Z"/>
        </w:rPr>
      </w:pPr>
      <w:ins w:id="38617" w:author="Rev 10 Allen Wirfs-Brock" w:date="2012-09-07T17:01:00Z">
        <w:r w:rsidRPr="00E77497">
          <w:t xml:space="preserve">Let </w:t>
        </w:r>
      </w:ins>
      <w:ins w:id="38618" w:author="Rev 10 Allen Wirfs-Brock" w:date="2012-09-07T17:08:00Z">
        <w:r w:rsidR="00F94F77">
          <w:rPr>
            <w:i/>
          </w:rPr>
          <w:t>map</w:t>
        </w:r>
      </w:ins>
      <w:ins w:id="38619" w:author="Rev 10 Allen Wirfs-Brock" w:date="2012-09-07T17:01:00Z">
        <w:r w:rsidRPr="00E77497">
          <w:t xml:space="preserve"> be the</w:t>
        </w:r>
        <w:r w:rsidR="00F94F77">
          <w:t xml:space="preserve"> result of  </w:t>
        </w:r>
      </w:ins>
      <w:ins w:id="38620" w:author="Rev 10 Allen Wirfs-Brock" w:date="2012-09-07T17:08:00Z">
        <w:r w:rsidR="00F94F77">
          <w:t>ToObject(</w:t>
        </w:r>
        <w:r w:rsidR="00F94F77" w:rsidRPr="00F94F77">
          <w:rPr>
            <w:i/>
          </w:rPr>
          <w:t>m</w:t>
        </w:r>
        <w:r w:rsidR="00F94F77">
          <w:t>)</w:t>
        </w:r>
      </w:ins>
      <w:ins w:id="38621" w:author="Rev 10 Allen Wirfs-Brock" w:date="2012-09-07T17:01:00Z">
        <w:r w:rsidRPr="00E77497">
          <w:t>.</w:t>
        </w:r>
      </w:ins>
    </w:p>
    <w:p w:rsidR="00C070C9" w:rsidRPr="00E77497" w:rsidRDefault="00C070C9" w:rsidP="00C070C9">
      <w:pPr>
        <w:pStyle w:val="Alg4"/>
        <w:numPr>
          <w:ilvl w:val="0"/>
          <w:numId w:val="992"/>
        </w:numPr>
        <w:rPr>
          <w:ins w:id="38622" w:author="Rev 10 Allen Wirfs-Brock" w:date="2012-09-07T17:01:00Z"/>
        </w:rPr>
      </w:pPr>
      <w:ins w:id="38623" w:author="Rev 10 Allen Wirfs-Brock" w:date="2012-09-07T17:01:00Z">
        <w:r>
          <w:t>ReturnIfAbrupt(</w:t>
        </w:r>
      </w:ins>
      <w:ins w:id="38624" w:author="Rev 10 Allen Wirfs-Brock" w:date="2012-09-07T17:08:00Z">
        <w:r w:rsidR="00F94F77">
          <w:rPr>
            <w:i/>
          </w:rPr>
          <w:t>map</w:t>
        </w:r>
      </w:ins>
      <w:ins w:id="38625" w:author="Rev 10 Allen Wirfs-Brock" w:date="2012-09-07T17:01:00Z">
        <w:r>
          <w:t>).</w:t>
        </w:r>
      </w:ins>
    </w:p>
    <w:p w:rsidR="00C33EC3" w:rsidRDefault="00C33EC3" w:rsidP="00C070C9">
      <w:pPr>
        <w:pStyle w:val="Alg4"/>
        <w:numPr>
          <w:ilvl w:val="0"/>
          <w:numId w:val="992"/>
        </w:numPr>
        <w:rPr>
          <w:ins w:id="38626" w:author="Rev 10 Allen Wirfs-Brock" w:date="2012-09-07T17:28:00Z"/>
        </w:rPr>
      </w:pPr>
      <w:ins w:id="38627" w:author="Rev 10 Allen Wirfs-Brock" w:date="2012-09-07T17:28: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rsidR="00C070C9" w:rsidRPr="00E77497" w:rsidRDefault="00C070C9" w:rsidP="002A4272">
      <w:pPr>
        <w:pStyle w:val="Alg4"/>
        <w:numPr>
          <w:ilvl w:val="0"/>
          <w:numId w:val="992"/>
        </w:numPr>
        <w:rPr>
          <w:ins w:id="38628" w:author="Rev 10 Allen Wirfs-Brock" w:date="2012-09-07T17:00:00Z"/>
        </w:rPr>
      </w:pPr>
      <w:ins w:id="38629" w:author="Rev 10 Allen Wirfs-Brock" w:date="2012-09-07T17:00:00Z">
        <w:r>
          <w:t xml:space="preserve">Let </w:t>
        </w:r>
        <w:r w:rsidRPr="00926A35">
          <w:rPr>
            <w:i/>
          </w:rPr>
          <w:t>status</w:t>
        </w:r>
        <w:r>
          <w:t xml:space="preserve"> be the result of MapInitiali</w:t>
        </w:r>
        <w:del w:id="38630" w:author="Rev 11 Allen Wirfs-Brock" w:date="2012-09-28T13:07:00Z">
          <w:r w:rsidDel="0043620C">
            <w:delText>z</w:delText>
          </w:r>
        </w:del>
      </w:ins>
      <w:ins w:id="38631" w:author="Rev 11 Allen Wirfs-Brock" w:date="2012-09-28T13:07:00Z">
        <w:r w:rsidR="0043620C">
          <w:t>s</w:t>
        </w:r>
      </w:ins>
      <w:ins w:id="38632" w:author="Rev 10 Allen Wirfs-Brock" w:date="2012-09-07T17:00:00Z">
        <w:r>
          <w:t xml:space="preserve">ation with </w:t>
        </w:r>
        <w:r w:rsidRPr="00926A35">
          <w:rPr>
            <w:i/>
          </w:rPr>
          <w:t>map</w:t>
        </w:r>
        <w:r>
          <w:t xml:space="preserve"> and </w:t>
        </w:r>
        <w:r w:rsidRPr="00926A35">
          <w:rPr>
            <w:i/>
          </w:rPr>
          <w:t>iterable</w:t>
        </w:r>
        <w:r>
          <w:t xml:space="preserve"> as a</w:t>
        </w:r>
      </w:ins>
      <w:ins w:id="38633" w:author="Rev 11 Allen Wirfs-Brock" w:date="2012-10-20T14:50:00Z">
        <w:r w:rsidR="002A4272">
          <w:t>r</w:t>
        </w:r>
      </w:ins>
      <w:ins w:id="38634" w:author="Rev 10 Allen Wirfs-Brock" w:date="2012-09-07T17:00:00Z">
        <w:r>
          <w:t>g</w:t>
        </w:r>
        <w:del w:id="38635" w:author="Rev 11 Allen Wirfs-Brock" w:date="2012-10-20T14:50:00Z">
          <w:r w:rsidDel="002A4272">
            <w:delText>r</w:delText>
          </w:r>
        </w:del>
        <w:r>
          <w:t>uments.</w:t>
        </w:r>
      </w:ins>
    </w:p>
    <w:p w:rsidR="00C070C9" w:rsidRPr="00E77497" w:rsidRDefault="00C070C9" w:rsidP="00C070C9">
      <w:pPr>
        <w:pStyle w:val="Alg4"/>
        <w:numPr>
          <w:ilvl w:val="0"/>
          <w:numId w:val="992"/>
        </w:numPr>
        <w:rPr>
          <w:ins w:id="38636" w:author="Rev 10 Allen Wirfs-Brock" w:date="2012-09-07T17:00:00Z"/>
        </w:rPr>
      </w:pPr>
      <w:ins w:id="38637" w:author="Rev 10 Allen Wirfs-Brock" w:date="2012-09-07T17:00:00Z">
        <w:r>
          <w:t>ReturnIfAbrupt(</w:t>
        </w:r>
        <w:r w:rsidRPr="00926A35">
          <w:rPr>
            <w:i/>
          </w:rPr>
          <w:t>status</w:t>
        </w:r>
        <w:r>
          <w:t>).</w:t>
        </w:r>
      </w:ins>
    </w:p>
    <w:p w:rsidR="002231F8" w:rsidRPr="00E77497" w:rsidRDefault="00C070C9" w:rsidP="00F94F77">
      <w:pPr>
        <w:pStyle w:val="Alg4"/>
        <w:numPr>
          <w:ilvl w:val="0"/>
          <w:numId w:val="992"/>
        </w:numPr>
        <w:spacing w:after="120"/>
        <w:rPr>
          <w:ins w:id="38638" w:author="Rev 10 Allen Wirfs-Brock" w:date="2012-09-07T15:17:00Z"/>
        </w:rPr>
      </w:pPr>
      <w:ins w:id="38639" w:author="Rev 10 Allen Wirfs-Brock" w:date="2012-09-07T17:00:00Z">
        <w:r w:rsidRPr="00E77497">
          <w:t xml:space="preserve">Return </w:t>
        </w:r>
        <w:r>
          <w:rPr>
            <w:i/>
          </w:rPr>
          <w:t>map</w:t>
        </w:r>
        <w:r w:rsidRPr="00E77497">
          <w:t>.</w:t>
        </w:r>
      </w:ins>
    </w:p>
    <w:p w:rsidR="00586BDD" w:rsidRDefault="00586BDD" w:rsidP="00586BDD">
      <w:pPr>
        <w:pStyle w:val="Note"/>
        <w:rPr>
          <w:ins w:id="38640" w:author="Rev 11 Allen Wirfs-Brock" w:date="2012-10-21T10:39:00Z"/>
        </w:rPr>
      </w:pPr>
      <w:ins w:id="38641" w:author="Rev 11 Allen Wirfs-Brock" w:date="2012-10-21T10:39:00Z">
        <w:r>
          <w:t>NOTE</w:t>
        </w:r>
        <w:r>
          <w:tab/>
          <w:t xml:space="preserve">If the parameter iterable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ins>
    </w:p>
    <w:p w:rsidR="002231F8" w:rsidRPr="00E77497" w:rsidRDefault="002231F8" w:rsidP="002231F8">
      <w:pPr>
        <w:pStyle w:val="Heading3"/>
        <w:numPr>
          <w:ilvl w:val="0"/>
          <w:numId w:val="0"/>
        </w:numPr>
        <w:rPr>
          <w:ins w:id="38642" w:author="Rev 10 Allen Wirfs-Brock" w:date="2012-09-07T15:17:00Z"/>
        </w:rPr>
      </w:pPr>
      <w:bookmarkStart w:id="38643" w:name="_Toc339020516"/>
      <w:ins w:id="38644" w:author="Rev 10 Allen Wirfs-Brock" w:date="2012-09-07T15:17:00Z">
        <w:r w:rsidRPr="00E77497">
          <w:t>15.</w:t>
        </w:r>
      </w:ins>
      <w:ins w:id="38645" w:author="Rev 10 Allen Wirfs-Brock" w:date="2012-09-07T15:20:00Z">
        <w:r>
          <w:t>14</w:t>
        </w:r>
      </w:ins>
      <w:ins w:id="38646" w:author="Rev 10 Allen Wirfs-Brock" w:date="2012-09-07T15:17:00Z">
        <w:r w:rsidRPr="00E77497">
          <w:t>.</w:t>
        </w:r>
      </w:ins>
      <w:ins w:id="38647" w:author="Rev 10 Allen Wirfs-Brock" w:date="2012-09-22T10:02:00Z">
        <w:r w:rsidR="00A417BA">
          <w:t>3</w:t>
        </w:r>
      </w:ins>
      <w:ins w:id="38648" w:author="Rev 10 Allen Wirfs-Brock" w:date="2012-09-07T15:17:00Z">
        <w:r w:rsidRPr="00E77497">
          <w:tab/>
          <w:t xml:space="preserve">The </w:t>
        </w:r>
      </w:ins>
      <w:ins w:id="38649" w:author="Rev 10 Allen Wirfs-Brock" w:date="2012-09-07T15:19:00Z">
        <w:r>
          <w:t>Map</w:t>
        </w:r>
      </w:ins>
      <w:ins w:id="38650" w:author="Rev 10 Allen Wirfs-Brock" w:date="2012-09-07T15:17:00Z">
        <w:r w:rsidRPr="00E77497">
          <w:t xml:space="preserve"> Constructor</w:t>
        </w:r>
        <w:bookmarkEnd w:id="38643"/>
      </w:ins>
    </w:p>
    <w:p w:rsidR="002231F8" w:rsidRPr="00E77497" w:rsidRDefault="002231F8" w:rsidP="002231F8">
      <w:pPr>
        <w:rPr>
          <w:ins w:id="38651" w:author="Rev 10 Allen Wirfs-Brock" w:date="2012-09-07T15:17:00Z"/>
        </w:rPr>
      </w:pPr>
      <w:ins w:id="38652" w:author="Rev 10 Allen Wirfs-Brock" w:date="2012-09-07T15:17:00Z">
        <w:r w:rsidRPr="00E77497">
          <w:t xml:space="preserve">When </w:t>
        </w:r>
      </w:ins>
      <w:ins w:id="38653" w:author="Rev 10 Allen Wirfs-Brock" w:date="2012-09-07T15:19:00Z">
        <w:r>
          <w:rPr>
            <w:rFonts w:ascii="Courier New" w:hAnsi="Courier New"/>
            <w:b/>
          </w:rPr>
          <w:t>Map</w:t>
        </w:r>
      </w:ins>
      <w:ins w:id="38654" w:author="Rev 10 Allen Wirfs-Brock" w:date="2012-09-07T15:1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rsidR="002231F8" w:rsidRPr="00E77497" w:rsidRDefault="002231F8" w:rsidP="007C5346">
      <w:pPr>
        <w:pStyle w:val="Heading4"/>
        <w:numPr>
          <w:ilvl w:val="0"/>
          <w:numId w:val="0"/>
        </w:numPr>
        <w:rPr>
          <w:ins w:id="38655" w:author="Rev 10 Allen Wirfs-Brock" w:date="2012-09-07T15:17:00Z"/>
        </w:rPr>
      </w:pPr>
      <w:ins w:id="38656" w:author="Rev 10 Allen Wirfs-Brock" w:date="2012-09-07T15:17:00Z">
        <w:r w:rsidRPr="00E77497">
          <w:t>15.</w:t>
        </w:r>
      </w:ins>
      <w:ins w:id="38657" w:author="Rev 10 Allen Wirfs-Brock" w:date="2012-09-07T15:20:00Z">
        <w:r>
          <w:t>14</w:t>
        </w:r>
      </w:ins>
      <w:ins w:id="38658" w:author="Rev 10 Allen Wirfs-Brock" w:date="2012-09-07T15:17:00Z">
        <w:r w:rsidRPr="00E77497">
          <w:t>.</w:t>
        </w:r>
      </w:ins>
      <w:ins w:id="38659" w:author="Rev 10 Allen Wirfs-Brock" w:date="2012-09-22T10:02:00Z">
        <w:r w:rsidR="00A417BA">
          <w:t>3</w:t>
        </w:r>
      </w:ins>
      <w:ins w:id="38660" w:author="Rev 10 Allen Wirfs-Brock" w:date="2012-09-07T15:17:00Z">
        <w:r w:rsidRPr="00E77497">
          <w:t>.1</w:t>
        </w:r>
        <w:r w:rsidRPr="00E77497">
          <w:tab/>
          <w:t xml:space="preserve">new </w:t>
        </w:r>
      </w:ins>
      <w:ins w:id="38661" w:author="Rev 10 Allen Wirfs-Brock" w:date="2012-09-07T15:20:00Z">
        <w:r>
          <w:t>Map</w:t>
        </w:r>
      </w:ins>
      <w:ins w:id="38662" w:author="Rev 10 Allen Wirfs-Brock" w:date="2012-09-07T15:17:00Z">
        <w:r w:rsidRPr="00E77497">
          <w:t xml:space="preserve"> (</w:t>
        </w:r>
      </w:ins>
      <w:ins w:id="38663" w:author="Rev 10 Allen Wirfs-Brock" w:date="2012-09-07T15:20:00Z">
        <w:r>
          <w:t xml:space="preserve">iterable = </w:t>
        </w:r>
        <w:del w:id="38664" w:author="Rev 11 Allen Wirfs-Brock" w:date="2012-10-20T15:48:00Z">
          <w:r w:rsidDel="007C5346">
            <w:delText>[ ]</w:delText>
          </w:r>
        </w:del>
      </w:ins>
      <w:ins w:id="38665" w:author="Rev 11 Allen Wirfs-Brock" w:date="2012-10-20T15:48:00Z">
        <w:r w:rsidR="007C5346">
          <w:t xml:space="preserve">undefined </w:t>
        </w:r>
      </w:ins>
      <w:ins w:id="38666" w:author="Rev 10 Allen Wirfs-Brock" w:date="2012-09-07T15:17:00Z">
        <w:r w:rsidRPr="00E77497">
          <w:t>)</w:t>
        </w:r>
      </w:ins>
    </w:p>
    <w:p w:rsidR="00926A35" w:rsidRPr="00E77497" w:rsidRDefault="00926A35" w:rsidP="00F94F77">
      <w:pPr>
        <w:pStyle w:val="Alg4"/>
        <w:numPr>
          <w:ilvl w:val="0"/>
          <w:numId w:val="993"/>
        </w:numPr>
        <w:rPr>
          <w:ins w:id="38667" w:author="Rev 10 Allen Wirfs-Brock" w:date="2012-09-07T16:45:00Z"/>
        </w:rPr>
      </w:pPr>
      <w:ins w:id="38668" w:author="Rev 10 Allen Wirfs-Brock" w:date="2012-09-07T16:45:00Z">
        <w:r w:rsidRPr="00E77497">
          <w:t xml:space="preserve">Let </w:t>
        </w:r>
      </w:ins>
      <w:ins w:id="38669" w:author="Rev 10 Allen Wirfs-Brock" w:date="2012-09-07T16:47:00Z">
        <w:r>
          <w:rPr>
            <w:i/>
          </w:rPr>
          <w:t>map</w:t>
        </w:r>
      </w:ins>
      <w:ins w:id="38670" w:author="Rev 10 Allen Wirfs-Brock" w:date="2012-09-07T16:45:00Z">
        <w:r w:rsidRPr="00E77497">
          <w:rPr>
            <w:i/>
          </w:rPr>
          <w:t xml:space="preserve"> </w:t>
        </w:r>
        <w:r w:rsidRPr="00E77497">
          <w:t xml:space="preserve">be </w:t>
        </w:r>
        <w:r>
          <w:t>the result of the abstract operation ObjectCreate (15.</w:t>
        </w:r>
      </w:ins>
      <w:ins w:id="38671" w:author="Rev 10 Allen Wirfs-Brock" w:date="2012-09-07T16:46:00Z">
        <w:r>
          <w:t>2</w:t>
        </w:r>
      </w:ins>
      <w:ins w:id="38672" w:author="Rev 10 Allen Wirfs-Brock" w:date="2012-09-07T16:45:00Z">
        <w:r>
          <w:t>) with</w:t>
        </w:r>
      </w:ins>
      <w:ins w:id="38673" w:author="Rev 10 Allen Wirfs-Brock" w:date="2012-09-07T16:46:00Z">
        <w:r>
          <w:t xml:space="preserve"> the intrinsic %MapPrototype% as the</w:t>
        </w:r>
      </w:ins>
      <w:ins w:id="38674" w:author="Rev 10 Allen Wirfs-Brock" w:date="2012-09-07T16:45:00Z">
        <w:r>
          <w:t xml:space="preserve"> argument</w:t>
        </w:r>
        <w:r w:rsidRPr="00E77497">
          <w:t>.</w:t>
        </w:r>
      </w:ins>
    </w:p>
    <w:p w:rsidR="00C33EC3" w:rsidRDefault="00C33EC3" w:rsidP="00C33EC3">
      <w:pPr>
        <w:pStyle w:val="Alg4"/>
        <w:numPr>
          <w:ilvl w:val="0"/>
          <w:numId w:val="993"/>
        </w:numPr>
        <w:rPr>
          <w:ins w:id="38675" w:author="Rev 10 Allen Wirfs-Brock" w:date="2012-09-07T17:31:00Z"/>
        </w:rPr>
      </w:pPr>
      <w:ins w:id="38676" w:author="Rev 10 Allen Wirfs-Brock" w:date="2012-09-07T17:31: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rsidR="00926A35" w:rsidRPr="00E77497" w:rsidRDefault="00926A35" w:rsidP="002A4272">
      <w:pPr>
        <w:pStyle w:val="Alg4"/>
        <w:numPr>
          <w:ilvl w:val="0"/>
          <w:numId w:val="993"/>
        </w:numPr>
        <w:rPr>
          <w:ins w:id="38677" w:author="Rev 10 Allen Wirfs-Brock" w:date="2012-09-07T16:45:00Z"/>
        </w:rPr>
      </w:pPr>
      <w:ins w:id="38678" w:author="Rev 10 Allen Wirfs-Brock" w:date="2012-09-07T16:52:00Z">
        <w:r>
          <w:t xml:space="preserve">Let </w:t>
        </w:r>
        <w:r w:rsidRPr="00926A35">
          <w:rPr>
            <w:i/>
          </w:rPr>
          <w:t>status</w:t>
        </w:r>
        <w:r>
          <w:t xml:space="preserve"> be the result of </w:t>
        </w:r>
      </w:ins>
      <w:ins w:id="38679" w:author="Rev 10 Allen Wirfs-Brock" w:date="2012-09-07T16:50:00Z">
        <w:r>
          <w:t>MapInitiali</w:t>
        </w:r>
        <w:del w:id="38680" w:author="Rev 11 Allen Wirfs-Brock" w:date="2012-09-28T13:07:00Z">
          <w:r w:rsidDel="0043620C">
            <w:delText>z</w:delText>
          </w:r>
        </w:del>
      </w:ins>
      <w:ins w:id="38681" w:author="Rev 11 Allen Wirfs-Brock" w:date="2012-09-28T13:07:00Z">
        <w:r w:rsidR="0043620C">
          <w:t>s</w:t>
        </w:r>
      </w:ins>
      <w:ins w:id="38682" w:author="Rev 10 Allen Wirfs-Brock" w:date="2012-09-07T16:50:00Z">
        <w:r>
          <w:t xml:space="preserve">ation with </w:t>
        </w:r>
        <w:r w:rsidRPr="00926A35">
          <w:rPr>
            <w:i/>
          </w:rPr>
          <w:t>map</w:t>
        </w:r>
        <w:r>
          <w:t xml:space="preserve"> and </w:t>
        </w:r>
        <w:r w:rsidRPr="00926A35">
          <w:rPr>
            <w:i/>
          </w:rPr>
          <w:t>iterable</w:t>
        </w:r>
        <w:r>
          <w:t xml:space="preserve"> as a</w:t>
        </w:r>
      </w:ins>
      <w:ins w:id="38683" w:author="Rev 11 Allen Wirfs-Brock" w:date="2012-10-20T14:50:00Z">
        <w:r w:rsidR="002A4272">
          <w:t>r</w:t>
        </w:r>
      </w:ins>
      <w:ins w:id="38684" w:author="Rev 10 Allen Wirfs-Brock" w:date="2012-09-07T16:50:00Z">
        <w:r>
          <w:t>g</w:t>
        </w:r>
        <w:del w:id="38685" w:author="Rev 11 Allen Wirfs-Brock" w:date="2012-10-20T14:50:00Z">
          <w:r w:rsidDel="002A4272">
            <w:delText>r</w:delText>
          </w:r>
        </w:del>
        <w:r>
          <w:t>uments</w:t>
        </w:r>
      </w:ins>
      <w:ins w:id="38686" w:author="Rev 10 Allen Wirfs-Brock" w:date="2012-09-07T16:51:00Z">
        <w:r>
          <w:t>.</w:t>
        </w:r>
      </w:ins>
    </w:p>
    <w:p w:rsidR="00926A35" w:rsidRPr="00E77497" w:rsidRDefault="00926A35" w:rsidP="00F94F77">
      <w:pPr>
        <w:pStyle w:val="Alg4"/>
        <w:numPr>
          <w:ilvl w:val="0"/>
          <w:numId w:val="993"/>
        </w:numPr>
        <w:rPr>
          <w:ins w:id="38687" w:author="Rev 10 Allen Wirfs-Brock" w:date="2012-09-07T16:45:00Z"/>
        </w:rPr>
      </w:pPr>
      <w:ins w:id="38688" w:author="Rev 10 Allen Wirfs-Brock" w:date="2012-09-07T16:52:00Z">
        <w:r>
          <w:t>ReturnIfAbrupt(</w:t>
        </w:r>
        <w:r w:rsidRPr="00926A35">
          <w:rPr>
            <w:i/>
          </w:rPr>
          <w:t>status</w:t>
        </w:r>
        <w:r>
          <w:t>).</w:t>
        </w:r>
      </w:ins>
    </w:p>
    <w:p w:rsidR="00926A35" w:rsidRPr="00E77497" w:rsidRDefault="00926A35" w:rsidP="00F94F77">
      <w:pPr>
        <w:pStyle w:val="Alg4"/>
        <w:numPr>
          <w:ilvl w:val="0"/>
          <w:numId w:val="993"/>
        </w:numPr>
        <w:spacing w:after="120"/>
        <w:rPr>
          <w:ins w:id="38689" w:author="Rev 10 Allen Wirfs-Brock" w:date="2012-09-07T16:45:00Z"/>
        </w:rPr>
      </w:pPr>
      <w:ins w:id="38690" w:author="Rev 10 Allen Wirfs-Brock" w:date="2012-09-07T16:45:00Z">
        <w:r w:rsidRPr="00E77497">
          <w:t xml:space="preserve">Return </w:t>
        </w:r>
      </w:ins>
      <w:ins w:id="38691" w:author="Rev 10 Allen Wirfs-Brock" w:date="2012-09-07T16:51:00Z">
        <w:r>
          <w:rPr>
            <w:i/>
          </w:rPr>
          <w:t>map</w:t>
        </w:r>
      </w:ins>
      <w:ins w:id="38692" w:author="Rev 10 Allen Wirfs-Brock" w:date="2012-09-07T16:45:00Z">
        <w:r w:rsidRPr="00E77497">
          <w:t>.</w:t>
        </w:r>
      </w:ins>
    </w:p>
    <w:p w:rsidR="00376F72" w:rsidRDefault="00376F72" w:rsidP="00586BDD">
      <w:pPr>
        <w:pStyle w:val="Note"/>
        <w:rPr>
          <w:ins w:id="38693" w:author="Rev 11 Allen Wirfs-Brock" w:date="2012-10-21T10:34:00Z"/>
        </w:rPr>
      </w:pPr>
      <w:ins w:id="38694" w:author="Rev 11 Allen Wirfs-Brock" w:date="2012-10-21T10:34:00Z">
        <w:r>
          <w:t>NOTE</w:t>
        </w:r>
        <w:r>
          <w:tab/>
          <w:t>If the parameter iterable is present, it is expected to be an object that implements a</w:t>
        </w:r>
      </w:ins>
      <w:ins w:id="38695" w:author="Rev 11 Allen Wirfs-Brock" w:date="2012-10-21T10:38:00Z">
        <w:r w:rsidR="00586BDD">
          <w:t>n</w:t>
        </w:r>
      </w:ins>
      <w:ins w:id="38696" w:author="Rev 11 Allen Wirfs-Brock" w:date="2012-10-21T10:34:00Z">
        <w:r>
          <w:t xml:space="preserve"> </w:t>
        </w:r>
        <w:r w:rsidRPr="002C1977">
          <w:rPr>
            <w:rFonts w:ascii="Times New Roman" w:hAnsi="Times New Roman"/>
          </w:rPr>
          <w:t>@@iterator</w:t>
        </w:r>
      </w:ins>
      <w:ins w:id="38697" w:author="Rev 11 Allen Wirfs-Brock" w:date="2012-10-21T10:35:00Z">
        <w:r w:rsidR="00586BDD">
          <w:t xml:space="preserve"> method that returns an iterator object that produces two element array-like objects whose first element is a </w:t>
        </w:r>
      </w:ins>
      <w:ins w:id="38698" w:author="Rev 11 Allen Wirfs-Brock" w:date="2012-10-21T10:37:00Z">
        <w:r w:rsidR="00586BDD">
          <w:t>value that will be used as an Map key</w:t>
        </w:r>
      </w:ins>
      <w:ins w:id="38699" w:author="Rev 11 Allen Wirfs-Brock" w:date="2012-10-21T10:35:00Z">
        <w:r w:rsidR="00586BDD">
          <w:t xml:space="preserve"> and whose se</w:t>
        </w:r>
      </w:ins>
      <w:ins w:id="38700" w:author="Rev 11 Allen Wirfs-Brock" w:date="2012-10-21T10:38:00Z">
        <w:r w:rsidR="00586BDD">
          <w:t>cond element is the value to associate with that key.</w:t>
        </w:r>
      </w:ins>
    </w:p>
    <w:p w:rsidR="002231F8" w:rsidRPr="00E77497" w:rsidRDefault="002231F8" w:rsidP="002231F8">
      <w:pPr>
        <w:pStyle w:val="Heading3"/>
        <w:numPr>
          <w:ilvl w:val="0"/>
          <w:numId w:val="0"/>
        </w:numPr>
        <w:rPr>
          <w:ins w:id="38701" w:author="Rev 10 Allen Wirfs-Brock" w:date="2012-09-07T15:17:00Z"/>
        </w:rPr>
      </w:pPr>
      <w:bookmarkStart w:id="38702" w:name="_Toc339020517"/>
      <w:ins w:id="38703" w:author="Rev 10 Allen Wirfs-Brock" w:date="2012-09-07T15:17:00Z">
        <w:r w:rsidRPr="00E77497">
          <w:lastRenderedPageBreak/>
          <w:t>15.</w:t>
        </w:r>
      </w:ins>
      <w:ins w:id="38704" w:author="Rev 10 Allen Wirfs-Brock" w:date="2012-09-07T15:23:00Z">
        <w:r w:rsidR="001942DE">
          <w:t>14</w:t>
        </w:r>
      </w:ins>
      <w:ins w:id="38705" w:author="Rev 10 Allen Wirfs-Brock" w:date="2012-09-07T15:17:00Z">
        <w:r w:rsidRPr="00E77497">
          <w:t>.</w:t>
        </w:r>
      </w:ins>
      <w:ins w:id="38706" w:author="Rev 10 Allen Wirfs-Brock" w:date="2012-09-22T10:02:00Z">
        <w:r w:rsidR="00A417BA">
          <w:t>4</w:t>
        </w:r>
      </w:ins>
      <w:ins w:id="38707" w:author="Rev 10 Allen Wirfs-Brock" w:date="2012-09-07T15:17:00Z">
        <w:r w:rsidRPr="00E77497">
          <w:tab/>
          <w:t xml:space="preserve">Properties of the </w:t>
        </w:r>
      </w:ins>
      <w:ins w:id="38708" w:author="Rev 10 Allen Wirfs-Brock" w:date="2012-09-07T15:22:00Z">
        <w:r w:rsidR="001942DE">
          <w:t>Map</w:t>
        </w:r>
      </w:ins>
      <w:ins w:id="38709" w:author="Rev 10 Allen Wirfs-Brock" w:date="2012-09-07T15:17:00Z">
        <w:r w:rsidRPr="00E77497">
          <w:t xml:space="preserve"> Constructor</w:t>
        </w:r>
        <w:bookmarkEnd w:id="38702"/>
      </w:ins>
    </w:p>
    <w:p w:rsidR="002231F8" w:rsidRPr="00E77497" w:rsidRDefault="002231F8" w:rsidP="002231F8">
      <w:pPr>
        <w:rPr>
          <w:ins w:id="38710" w:author="Rev 10 Allen Wirfs-Brock" w:date="2012-09-07T15:17:00Z"/>
        </w:rPr>
      </w:pPr>
      <w:ins w:id="38711" w:author="Rev 10 Allen Wirfs-Brock" w:date="2012-09-07T15:17:00Z">
        <w:r w:rsidRPr="00E77497">
          <w:t xml:space="preserve">The value of the [[Prototype]] internal property of the </w:t>
        </w:r>
      </w:ins>
      <w:ins w:id="38712" w:author="Rev 10 Allen Wirfs-Brock" w:date="2012-09-07T15:23:00Z">
        <w:r w:rsidR="001942DE">
          <w:t>Map</w:t>
        </w:r>
      </w:ins>
      <w:ins w:id="38713" w:author="Rev 10 Allen Wirfs-Brock" w:date="2012-09-07T15:17:00Z">
        <w:r w:rsidRPr="00E77497">
          <w:t xml:space="preserve"> constructor is the Function prototype object (15.3.4).</w:t>
        </w:r>
      </w:ins>
    </w:p>
    <w:p w:rsidR="002231F8" w:rsidRPr="00E77497" w:rsidRDefault="002231F8" w:rsidP="002231F8">
      <w:pPr>
        <w:rPr>
          <w:ins w:id="38714" w:author="Rev 10 Allen Wirfs-Brock" w:date="2012-09-07T15:17:00Z"/>
        </w:rPr>
      </w:pPr>
      <w:ins w:id="38715" w:author="Rev 10 Allen Wirfs-Brock" w:date="2012-09-07T15:17:00Z">
        <w:r w:rsidRPr="00E77497">
          <w:t xml:space="preserve">Besides the internal properties and the </w:t>
        </w:r>
        <w:r w:rsidRPr="00E77497">
          <w:rPr>
            <w:rFonts w:ascii="Courier New" w:hAnsi="Courier New"/>
            <w:b/>
          </w:rPr>
          <w:t>length</w:t>
        </w:r>
        <w:r w:rsidRPr="00E77497">
          <w:t xml:space="preserve"> property (whose value is </w:t>
        </w:r>
      </w:ins>
      <w:ins w:id="38716" w:author="Rev 10 Allen Wirfs-Brock" w:date="2012-09-07T15:23:00Z">
        <w:r w:rsidR="001942DE">
          <w:rPr>
            <w:b/>
          </w:rPr>
          <w:t>0</w:t>
        </w:r>
      </w:ins>
      <w:ins w:id="38717" w:author="Rev 10 Allen Wirfs-Brock" w:date="2012-09-07T15:17:00Z">
        <w:r w:rsidRPr="00E77497">
          <w:t xml:space="preserve">), the </w:t>
        </w:r>
      </w:ins>
      <w:ins w:id="38718" w:author="Rev 10 Allen Wirfs-Brock" w:date="2012-09-07T15:23:00Z">
        <w:r w:rsidR="001942DE">
          <w:t>Map</w:t>
        </w:r>
      </w:ins>
      <w:ins w:id="38719" w:author="Rev 10 Allen Wirfs-Brock" w:date="2012-09-07T15:17:00Z">
        <w:r w:rsidRPr="00E77497">
          <w:t xml:space="preserve"> constructor has the following property:</w:t>
        </w:r>
      </w:ins>
    </w:p>
    <w:p w:rsidR="002231F8" w:rsidRPr="00E77497" w:rsidRDefault="002231F8" w:rsidP="002231F8">
      <w:pPr>
        <w:pStyle w:val="Heading4"/>
        <w:numPr>
          <w:ilvl w:val="0"/>
          <w:numId w:val="0"/>
        </w:numPr>
        <w:rPr>
          <w:ins w:id="38720" w:author="Rev 10 Allen Wirfs-Brock" w:date="2012-09-07T15:17:00Z"/>
        </w:rPr>
      </w:pPr>
      <w:ins w:id="38721" w:author="Rev 10 Allen Wirfs-Brock" w:date="2012-09-07T15:17:00Z">
        <w:r w:rsidRPr="00E77497">
          <w:t>15.</w:t>
        </w:r>
      </w:ins>
      <w:ins w:id="38722" w:author="Rev 10 Allen Wirfs-Brock" w:date="2012-09-07T15:23:00Z">
        <w:r w:rsidR="001942DE">
          <w:t>14</w:t>
        </w:r>
      </w:ins>
      <w:ins w:id="38723" w:author="Rev 10 Allen Wirfs-Brock" w:date="2012-09-07T15:17:00Z">
        <w:r w:rsidRPr="00E77497">
          <w:t>.</w:t>
        </w:r>
      </w:ins>
      <w:ins w:id="38724" w:author="Rev 10 Allen Wirfs-Brock" w:date="2012-09-22T10:02:00Z">
        <w:r w:rsidR="00A417BA">
          <w:t>4</w:t>
        </w:r>
      </w:ins>
      <w:ins w:id="38725" w:author="Rev 10 Allen Wirfs-Brock" w:date="2012-09-07T15:17:00Z">
        <w:r w:rsidRPr="00E77497">
          <w:t>.1</w:t>
        </w:r>
        <w:r w:rsidRPr="00E77497">
          <w:tab/>
        </w:r>
      </w:ins>
      <w:ins w:id="38726" w:author="Rev 10 Allen Wirfs-Brock" w:date="2012-09-07T15:24:00Z">
        <w:r w:rsidR="001942DE">
          <w:t>Map</w:t>
        </w:r>
      </w:ins>
      <w:ins w:id="38727" w:author="Rev 10 Allen Wirfs-Brock" w:date="2012-09-07T15:17:00Z">
        <w:r w:rsidRPr="00E77497">
          <w:t>.prototype</w:t>
        </w:r>
      </w:ins>
    </w:p>
    <w:p w:rsidR="002231F8" w:rsidRPr="00E77497" w:rsidRDefault="002231F8" w:rsidP="002231F8">
      <w:pPr>
        <w:rPr>
          <w:ins w:id="38728" w:author="Rev 10 Allen Wirfs-Brock" w:date="2012-09-07T15:17:00Z"/>
        </w:rPr>
      </w:pPr>
      <w:ins w:id="38729" w:author="Rev 10 Allen Wirfs-Brock" w:date="2012-09-07T15:17:00Z">
        <w:r w:rsidRPr="00E77497">
          <w:t xml:space="preserve">The initial value of </w:t>
        </w:r>
      </w:ins>
      <w:ins w:id="38730" w:author="Rev 10 Allen Wirfs-Brock" w:date="2012-09-07T15:23:00Z">
        <w:r w:rsidR="001942DE">
          <w:rPr>
            <w:rFonts w:ascii="Courier New" w:hAnsi="Courier New"/>
            <w:b/>
          </w:rPr>
          <w:t>Map</w:t>
        </w:r>
      </w:ins>
      <w:ins w:id="38731" w:author="Rev 10 Allen Wirfs-Brock" w:date="2012-09-07T15:17:00Z">
        <w:r w:rsidRPr="00E77497">
          <w:rPr>
            <w:rFonts w:ascii="Courier New" w:hAnsi="Courier New"/>
            <w:b/>
          </w:rPr>
          <w:t>.prototype</w:t>
        </w:r>
        <w:r w:rsidRPr="00E77497">
          <w:t xml:space="preserve"> is the </w:t>
        </w:r>
      </w:ins>
      <w:ins w:id="38732" w:author="Rev 10 Allen Wirfs-Brock" w:date="2012-09-07T15:24:00Z">
        <w:r w:rsidR="001942DE">
          <w:t>Map</w:t>
        </w:r>
      </w:ins>
      <w:ins w:id="38733" w:author="Rev 10 Allen Wirfs-Brock" w:date="2012-09-07T15:17:00Z">
        <w:r w:rsidRPr="00E77497">
          <w:t xml:space="preserve"> prototype object (15.</w:t>
        </w:r>
      </w:ins>
      <w:ins w:id="38734" w:author="Rev 10 Allen Wirfs-Brock" w:date="2012-09-07T15:24:00Z">
        <w:r w:rsidR="001942DE">
          <w:t>14</w:t>
        </w:r>
      </w:ins>
      <w:ins w:id="38735" w:author="Rev 10 Allen Wirfs-Brock" w:date="2012-09-07T15:17:00Z">
        <w:r w:rsidRPr="00E77497">
          <w:t>.4).</w:t>
        </w:r>
      </w:ins>
    </w:p>
    <w:p w:rsidR="002231F8" w:rsidRPr="00E77497" w:rsidRDefault="002231F8" w:rsidP="002231F8">
      <w:pPr>
        <w:rPr>
          <w:ins w:id="38736" w:author="Rev 10 Allen Wirfs-Brock" w:date="2012-09-07T15:17:00Z"/>
        </w:rPr>
      </w:pPr>
      <w:ins w:id="38737" w:author="Rev 10 Allen Wirfs-Brock" w:date="2012-09-07T15:17: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rsidR="002231F8" w:rsidRPr="00E77497" w:rsidRDefault="002231F8" w:rsidP="002231F8">
      <w:pPr>
        <w:pStyle w:val="Heading3"/>
        <w:numPr>
          <w:ilvl w:val="0"/>
          <w:numId w:val="0"/>
        </w:numPr>
        <w:rPr>
          <w:ins w:id="38738" w:author="Rev 10 Allen Wirfs-Brock" w:date="2012-09-07T15:17:00Z"/>
        </w:rPr>
      </w:pPr>
      <w:bookmarkStart w:id="38739" w:name="_Toc339020518"/>
      <w:ins w:id="38740" w:author="Rev 10 Allen Wirfs-Brock" w:date="2012-09-07T15:17:00Z">
        <w:r w:rsidRPr="00E77497">
          <w:t>15.</w:t>
        </w:r>
      </w:ins>
      <w:ins w:id="38741" w:author="Rev 10 Allen Wirfs-Brock" w:date="2012-09-22T10:02:00Z">
        <w:r w:rsidR="00A417BA">
          <w:t>14</w:t>
        </w:r>
      </w:ins>
      <w:ins w:id="38742" w:author="Rev 10 Allen Wirfs-Brock" w:date="2012-09-07T15:17:00Z">
        <w:r w:rsidRPr="00E77497">
          <w:t>.</w:t>
        </w:r>
      </w:ins>
      <w:ins w:id="38743" w:author="Rev 10 Allen Wirfs-Brock" w:date="2012-09-22T10:03:00Z">
        <w:r w:rsidR="00A417BA">
          <w:t>5</w:t>
        </w:r>
      </w:ins>
      <w:ins w:id="38744" w:author="Rev 10 Allen Wirfs-Brock" w:date="2012-09-07T15:17:00Z">
        <w:r w:rsidRPr="00E77497">
          <w:tab/>
          <w:t xml:space="preserve">Properties of the </w:t>
        </w:r>
      </w:ins>
      <w:ins w:id="38745" w:author="Rev 10 Allen Wirfs-Brock" w:date="2012-09-07T15:24:00Z">
        <w:r w:rsidR="001942DE">
          <w:t>Map</w:t>
        </w:r>
      </w:ins>
      <w:ins w:id="38746" w:author="Rev 10 Allen Wirfs-Brock" w:date="2012-09-07T15:17:00Z">
        <w:r w:rsidRPr="00E77497">
          <w:t xml:space="preserve"> Prototype Object</w:t>
        </w:r>
        <w:bookmarkEnd w:id="38739"/>
      </w:ins>
    </w:p>
    <w:p w:rsidR="002231F8" w:rsidRDefault="002231F8" w:rsidP="002231F8">
      <w:pPr>
        <w:rPr>
          <w:ins w:id="38747" w:author="Rev 10 Allen Wirfs-Brock" w:date="2012-09-07T15:28:00Z"/>
        </w:rPr>
      </w:pPr>
      <w:ins w:id="38748" w:author="Rev 10 Allen Wirfs-Brock" w:date="2012-09-07T15:17:00Z">
        <w:r w:rsidRPr="00E77497">
          <w:t xml:space="preserve">The value of the [[Prototype]] internal property of the </w:t>
        </w:r>
      </w:ins>
      <w:ins w:id="38749" w:author="Rev 10 Allen Wirfs-Brock" w:date="2012-09-07T15:24:00Z">
        <w:r w:rsidR="001942DE">
          <w:t>Map</w:t>
        </w:r>
      </w:ins>
      <w:ins w:id="38750" w:author="Rev 10 Allen Wirfs-Brock" w:date="2012-09-07T15:17:00Z">
        <w:r w:rsidRPr="00E77497">
          <w:t xml:space="preserve"> prototype object is the standard built-in Object prototype object (15.2.4).</w:t>
        </w:r>
      </w:ins>
    </w:p>
    <w:p w:rsidR="002231F8" w:rsidRPr="00E77497" w:rsidRDefault="002231F8" w:rsidP="002231F8">
      <w:pPr>
        <w:pStyle w:val="Heading4"/>
        <w:numPr>
          <w:ilvl w:val="0"/>
          <w:numId w:val="0"/>
        </w:numPr>
        <w:rPr>
          <w:ins w:id="38751" w:author="Rev 10 Allen Wirfs-Brock" w:date="2012-09-07T15:17:00Z"/>
        </w:rPr>
      </w:pPr>
      <w:ins w:id="38752" w:author="Rev 10 Allen Wirfs-Brock" w:date="2012-09-07T15:17:00Z">
        <w:r w:rsidRPr="00E77497">
          <w:t>15.</w:t>
        </w:r>
      </w:ins>
      <w:ins w:id="38753" w:author="Rev 10 Allen Wirfs-Brock" w:date="2012-09-07T15:25:00Z">
        <w:r w:rsidR="001942DE">
          <w:t>14</w:t>
        </w:r>
      </w:ins>
      <w:ins w:id="38754" w:author="Rev 10 Allen Wirfs-Brock" w:date="2012-09-07T15:17:00Z">
        <w:r w:rsidRPr="00E77497">
          <w:t>.</w:t>
        </w:r>
      </w:ins>
      <w:ins w:id="38755" w:author="Rev 10 Allen Wirfs-Brock" w:date="2012-09-22T10:03:00Z">
        <w:r w:rsidR="00A417BA">
          <w:t>5</w:t>
        </w:r>
      </w:ins>
      <w:ins w:id="38756" w:author="Rev 10 Allen Wirfs-Brock" w:date="2012-09-07T15:17:00Z">
        <w:r w:rsidRPr="00E77497">
          <w:t>.1</w:t>
        </w:r>
        <w:r w:rsidRPr="00E77497">
          <w:tab/>
        </w:r>
      </w:ins>
      <w:ins w:id="38757" w:author="Rev 10 Allen Wirfs-Brock" w:date="2012-09-07T15:25:00Z">
        <w:r w:rsidR="001942DE">
          <w:t>Map</w:t>
        </w:r>
      </w:ins>
      <w:ins w:id="38758" w:author="Rev 10 Allen Wirfs-Brock" w:date="2012-09-07T15:17:00Z">
        <w:r w:rsidRPr="00E77497">
          <w:t>.prototype.constructor</w:t>
        </w:r>
      </w:ins>
    </w:p>
    <w:p w:rsidR="002231F8" w:rsidRPr="00E77497" w:rsidRDefault="002231F8" w:rsidP="002231F8">
      <w:pPr>
        <w:rPr>
          <w:ins w:id="38759" w:author="Rev 10 Allen Wirfs-Brock" w:date="2012-09-07T15:17:00Z"/>
        </w:rPr>
      </w:pPr>
      <w:ins w:id="38760" w:author="Rev 10 Allen Wirfs-Brock" w:date="2012-09-07T15:17:00Z">
        <w:r w:rsidRPr="00E77497">
          <w:t xml:space="preserve">The initial value of </w:t>
        </w:r>
      </w:ins>
      <w:ins w:id="38761" w:author="Rev 10 Allen Wirfs-Brock" w:date="2012-09-07T15:25:00Z">
        <w:r w:rsidR="001942DE">
          <w:rPr>
            <w:rFonts w:ascii="Courier New" w:hAnsi="Courier New"/>
            <w:b/>
          </w:rPr>
          <w:t>Map</w:t>
        </w:r>
      </w:ins>
      <w:ins w:id="38762" w:author="Rev 10 Allen Wirfs-Brock" w:date="2012-09-07T15:17:00Z">
        <w:r w:rsidRPr="00E77497">
          <w:rPr>
            <w:rFonts w:ascii="Courier New" w:hAnsi="Courier New"/>
            <w:b/>
          </w:rPr>
          <w:t>.prototype.constructor</w:t>
        </w:r>
        <w:r w:rsidRPr="00E77497">
          <w:t xml:space="preserve"> is the built-in </w:t>
        </w:r>
      </w:ins>
      <w:ins w:id="38763" w:author="Rev 10 Allen Wirfs-Brock" w:date="2012-09-07T15:25:00Z">
        <w:r w:rsidR="001942DE">
          <w:rPr>
            <w:rFonts w:ascii="Courier New" w:hAnsi="Courier New"/>
            <w:b/>
          </w:rPr>
          <w:t>Map</w:t>
        </w:r>
      </w:ins>
      <w:ins w:id="38764" w:author="Rev 10 Allen Wirfs-Brock" w:date="2012-09-07T15:17:00Z">
        <w:r w:rsidRPr="00E77497">
          <w:t xml:space="preserve"> constructor.</w:t>
        </w:r>
      </w:ins>
    </w:p>
    <w:p w:rsidR="00BB4005" w:rsidRPr="00E77497" w:rsidRDefault="00BB4005" w:rsidP="00BB4005">
      <w:pPr>
        <w:pStyle w:val="Heading4"/>
        <w:numPr>
          <w:ilvl w:val="0"/>
          <w:numId w:val="0"/>
        </w:numPr>
        <w:rPr>
          <w:ins w:id="38765" w:author="Rev 11 Allen Wirfs-Brock" w:date="2012-10-22T12:26:00Z"/>
        </w:rPr>
      </w:pPr>
      <w:ins w:id="38766" w:author="Rev 11 Allen Wirfs-Brock" w:date="2012-10-22T12:26:00Z">
        <w:r w:rsidRPr="00E77497">
          <w:t>15.</w:t>
        </w:r>
        <w:r>
          <w:t>14</w:t>
        </w:r>
        <w:r w:rsidRPr="00E77497">
          <w:t>.</w:t>
        </w:r>
        <w:r>
          <w:t>5</w:t>
        </w:r>
        <w:r w:rsidRPr="00E77497">
          <w:t>.</w:t>
        </w:r>
        <w:r>
          <w:t>2</w:t>
        </w:r>
        <w:r w:rsidRPr="00E77497">
          <w:tab/>
        </w:r>
        <w:r>
          <w:t>Map</w:t>
        </w:r>
        <w:r w:rsidRPr="00E77497">
          <w:t>.prototype.</w:t>
        </w:r>
        <w:r>
          <w:t>clear</w:t>
        </w:r>
        <w:r w:rsidRPr="00E77497">
          <w:t xml:space="preserve"> ()</w:t>
        </w:r>
      </w:ins>
    </w:p>
    <w:p w:rsidR="00BB4005" w:rsidRPr="00E77497" w:rsidRDefault="00BB4005" w:rsidP="00BB4005">
      <w:pPr>
        <w:rPr>
          <w:ins w:id="38767" w:author="Rev 11 Allen Wirfs-Brock" w:date="2012-10-22T12:26:00Z"/>
        </w:rPr>
      </w:pPr>
      <w:ins w:id="38768" w:author="Rev 11 Allen Wirfs-Brock" w:date="2012-10-22T12:26:00Z">
        <w:r w:rsidRPr="00E77497">
          <w:t>The following steps are taken:</w:t>
        </w:r>
      </w:ins>
    </w:p>
    <w:p w:rsidR="00BB4005" w:rsidRPr="00E77497" w:rsidRDefault="00BB4005" w:rsidP="00BB4005">
      <w:pPr>
        <w:pStyle w:val="Alg4"/>
        <w:numPr>
          <w:ilvl w:val="0"/>
          <w:numId w:val="986"/>
        </w:numPr>
        <w:rPr>
          <w:ins w:id="38769" w:author="Rev 11 Allen Wirfs-Brock" w:date="2012-10-22T12:26:00Z"/>
        </w:rPr>
      </w:pPr>
      <w:ins w:id="38770" w:author="Rev 11 Allen Wirfs-Brock" w:date="2012-10-22T12:26: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BB4005" w:rsidRPr="00E77497" w:rsidRDefault="00BB4005" w:rsidP="00BB4005">
      <w:pPr>
        <w:pStyle w:val="Alg4"/>
        <w:numPr>
          <w:ilvl w:val="0"/>
          <w:numId w:val="986"/>
        </w:numPr>
        <w:rPr>
          <w:ins w:id="38771" w:author="Rev 11 Allen Wirfs-Brock" w:date="2012-10-22T12:26:00Z"/>
        </w:rPr>
      </w:pPr>
      <w:ins w:id="38772" w:author="Rev 11 Allen Wirfs-Brock" w:date="2012-10-22T12:26:00Z">
        <w:r>
          <w:t>ReturnIfAbrupt(</w:t>
        </w:r>
        <w:r w:rsidRPr="005E0048">
          <w:rPr>
            <w:i/>
          </w:rPr>
          <w:t>M</w:t>
        </w:r>
        <w:r>
          <w:t>).</w:t>
        </w:r>
      </w:ins>
    </w:p>
    <w:p w:rsidR="00BB4005" w:rsidRDefault="00BB4005" w:rsidP="00BB4005">
      <w:pPr>
        <w:pStyle w:val="Alg4"/>
        <w:numPr>
          <w:ilvl w:val="0"/>
          <w:numId w:val="986"/>
        </w:numPr>
        <w:rPr>
          <w:ins w:id="38773" w:author="Rev 11 Allen Wirfs-Brock" w:date="2012-10-22T12:26:00Z"/>
        </w:rPr>
      </w:pPr>
      <w:ins w:id="38774" w:author="Rev 11 Allen Wirfs-Brock" w:date="2012-10-22T12:26:00Z">
        <w:r>
          <w:t xml:space="preserve">If </w:t>
        </w:r>
        <w:r w:rsidRPr="00B5244C">
          <w:rPr>
            <w:i/>
          </w:rPr>
          <w:t>M</w:t>
        </w:r>
        <w:r>
          <w:t xml:space="preserve"> does not have a [[MapData]] internal property throw a </w:t>
        </w:r>
        <w:r w:rsidRPr="00B5244C">
          <w:rPr>
            <w:b/>
          </w:rPr>
          <w:t>TypeError</w:t>
        </w:r>
        <w:r>
          <w:t xml:space="preserve"> exception.</w:t>
        </w:r>
      </w:ins>
    </w:p>
    <w:p w:rsidR="00BB4005" w:rsidRPr="00E77497" w:rsidRDefault="00BB4005" w:rsidP="00BB4005">
      <w:pPr>
        <w:pStyle w:val="Alg4"/>
        <w:numPr>
          <w:ilvl w:val="0"/>
          <w:numId w:val="986"/>
        </w:numPr>
        <w:rPr>
          <w:ins w:id="38775" w:author="Rev 11 Allen Wirfs-Brock" w:date="2012-10-22T12:26:00Z"/>
        </w:rPr>
      </w:pPr>
      <w:ins w:id="38776" w:author="Rev 11 Allen Wirfs-Brock" w:date="2012-10-22T12:26:00Z">
        <w:r>
          <w:t xml:space="preserve">Set the value of </w:t>
        </w:r>
        <w:r w:rsidRPr="00B5244C">
          <w:rPr>
            <w:i/>
          </w:rPr>
          <w:t>M</w:t>
        </w:r>
        <w:r>
          <w:t>’s [[MapData]] internal property to a new empty List.</w:t>
        </w:r>
      </w:ins>
    </w:p>
    <w:p w:rsidR="00BB4005" w:rsidRPr="00E77497" w:rsidRDefault="00BB4005" w:rsidP="00BB4005">
      <w:pPr>
        <w:pStyle w:val="Alg4"/>
        <w:numPr>
          <w:ilvl w:val="0"/>
          <w:numId w:val="986"/>
        </w:numPr>
        <w:spacing w:after="220"/>
        <w:rPr>
          <w:ins w:id="38777" w:author="Rev 11 Allen Wirfs-Brock" w:date="2012-10-22T12:26:00Z"/>
        </w:rPr>
      </w:pPr>
      <w:ins w:id="38778" w:author="Rev 11 Allen Wirfs-Brock" w:date="2012-10-22T12:26:00Z">
        <w:r>
          <w:t xml:space="preserve">Return </w:t>
        </w:r>
      </w:ins>
      <w:ins w:id="38779" w:author="Rev 11 Allen Wirfs-Brock" w:date="2012-10-22T12:28:00Z">
        <w:r>
          <w:rPr>
            <w:b/>
          </w:rPr>
          <w:t>undefined</w:t>
        </w:r>
      </w:ins>
      <w:ins w:id="38780" w:author="Rev 11 Allen Wirfs-Brock" w:date="2012-10-22T12:26:00Z">
        <w:r>
          <w:t>.</w:t>
        </w:r>
      </w:ins>
    </w:p>
    <w:p w:rsidR="00926D71" w:rsidRPr="00E77497" w:rsidRDefault="00926D71" w:rsidP="00BB4005">
      <w:pPr>
        <w:pStyle w:val="Heading4"/>
        <w:numPr>
          <w:ilvl w:val="0"/>
          <w:numId w:val="0"/>
        </w:numPr>
        <w:rPr>
          <w:ins w:id="38781" w:author="Rev 10 Allen Wirfs-Brock" w:date="2012-09-08T09:23:00Z"/>
        </w:rPr>
      </w:pPr>
      <w:ins w:id="38782" w:author="Rev 10 Allen Wirfs-Brock" w:date="2012-09-08T09:23:00Z">
        <w:r w:rsidRPr="00E77497">
          <w:t>15.</w:t>
        </w:r>
        <w:r>
          <w:t>14</w:t>
        </w:r>
        <w:r w:rsidRPr="00E77497">
          <w:t>.</w:t>
        </w:r>
      </w:ins>
      <w:ins w:id="38783" w:author="Rev 10 Allen Wirfs-Brock" w:date="2012-09-22T10:03:00Z">
        <w:r w:rsidR="00A417BA">
          <w:t>5</w:t>
        </w:r>
      </w:ins>
      <w:ins w:id="38784" w:author="Rev 10 Allen Wirfs-Brock" w:date="2012-09-08T09:23:00Z">
        <w:r w:rsidRPr="00E77497">
          <w:t>.</w:t>
        </w:r>
      </w:ins>
      <w:ins w:id="38785" w:author="Rev 10 Allen Wirfs-Brock" w:date="2012-09-08T09:24:00Z">
        <w:del w:id="38786" w:author="Rev 11 Allen Wirfs-Brock" w:date="2012-10-22T12:28:00Z">
          <w:r w:rsidDel="00BB4005">
            <w:delText>2</w:delText>
          </w:r>
        </w:del>
      </w:ins>
      <w:ins w:id="38787" w:author="Rev 11 Allen Wirfs-Brock" w:date="2012-10-22T12:28:00Z">
        <w:r w:rsidR="00BB4005">
          <w:t>3</w:t>
        </w:r>
      </w:ins>
      <w:ins w:id="38788" w:author="Rev 10 Allen Wirfs-Brock" w:date="2012-09-08T09:23:00Z">
        <w:r w:rsidRPr="00E77497">
          <w:tab/>
        </w:r>
        <w:r>
          <w:t>Map</w:t>
        </w:r>
        <w:r w:rsidRPr="00E77497">
          <w:t>.prototype.</w:t>
        </w:r>
        <w:r>
          <w:t>delete</w:t>
        </w:r>
        <w:r w:rsidRPr="00E77497">
          <w:t xml:space="preserve"> ( </w:t>
        </w:r>
        <w:r>
          <w:t xml:space="preserve">key </w:t>
        </w:r>
        <w:r w:rsidRPr="00E77497">
          <w:t>)</w:t>
        </w:r>
      </w:ins>
    </w:p>
    <w:p w:rsidR="00926D71" w:rsidRPr="00E77497" w:rsidRDefault="00926D71" w:rsidP="00926D71">
      <w:pPr>
        <w:rPr>
          <w:ins w:id="38789" w:author="Rev 10 Allen Wirfs-Brock" w:date="2012-09-08T09:23:00Z"/>
        </w:rPr>
      </w:pPr>
      <w:ins w:id="38790" w:author="Rev 10 Allen Wirfs-Brock" w:date="2012-09-08T09:23:00Z">
        <w:r w:rsidRPr="00E77497">
          <w:t>The following steps are taken:</w:t>
        </w:r>
      </w:ins>
    </w:p>
    <w:p w:rsidR="00926D71" w:rsidRPr="00E77497" w:rsidRDefault="00926D71" w:rsidP="00926D71">
      <w:pPr>
        <w:pStyle w:val="Alg4"/>
        <w:numPr>
          <w:ilvl w:val="0"/>
          <w:numId w:val="986"/>
        </w:numPr>
        <w:rPr>
          <w:ins w:id="38791" w:author="Rev 10 Allen Wirfs-Brock" w:date="2012-09-08T09:23:00Z"/>
        </w:rPr>
      </w:pPr>
      <w:ins w:id="38792" w:author="Rev 10 Allen Wirfs-Brock" w:date="2012-09-08T09:23: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926D71" w:rsidRPr="00E77497" w:rsidRDefault="00926D71" w:rsidP="00926D71">
      <w:pPr>
        <w:pStyle w:val="Alg4"/>
        <w:numPr>
          <w:ilvl w:val="0"/>
          <w:numId w:val="986"/>
        </w:numPr>
        <w:rPr>
          <w:ins w:id="38793" w:author="Rev 10 Allen Wirfs-Brock" w:date="2012-09-08T09:23:00Z"/>
        </w:rPr>
      </w:pPr>
      <w:ins w:id="38794" w:author="Rev 10 Allen Wirfs-Brock" w:date="2012-09-08T09:23:00Z">
        <w:r>
          <w:t>ReturnIfAbrupt(</w:t>
        </w:r>
        <w:r w:rsidRPr="005E0048">
          <w:rPr>
            <w:i/>
          </w:rPr>
          <w:t>M</w:t>
        </w:r>
        <w:r>
          <w:t>).</w:t>
        </w:r>
      </w:ins>
    </w:p>
    <w:p w:rsidR="00926D71" w:rsidRDefault="00926D71" w:rsidP="00926D71">
      <w:pPr>
        <w:pStyle w:val="Alg4"/>
        <w:numPr>
          <w:ilvl w:val="0"/>
          <w:numId w:val="986"/>
        </w:numPr>
        <w:rPr>
          <w:ins w:id="38795" w:author="Rev 10 Allen Wirfs-Brock" w:date="2012-09-08T09:23:00Z"/>
        </w:rPr>
      </w:pPr>
      <w:ins w:id="38796" w:author="Rev 10 Allen Wirfs-Brock" w:date="2012-09-08T09:23:00Z">
        <w:r>
          <w:t xml:space="preserve">If </w:t>
        </w:r>
        <w:r w:rsidRPr="00B5244C">
          <w:rPr>
            <w:i/>
          </w:rPr>
          <w:t>M</w:t>
        </w:r>
        <w:r>
          <w:t xml:space="preserve"> does not have a [[MapData]] internal property throw a </w:t>
        </w:r>
        <w:r w:rsidRPr="00B5244C">
          <w:rPr>
            <w:b/>
          </w:rPr>
          <w:t>TypeError</w:t>
        </w:r>
        <w:r>
          <w:t xml:space="preserve"> exception.</w:t>
        </w:r>
      </w:ins>
    </w:p>
    <w:p w:rsidR="00926D71" w:rsidRPr="00E77497" w:rsidRDefault="00926D71" w:rsidP="00926D71">
      <w:pPr>
        <w:pStyle w:val="Alg4"/>
        <w:numPr>
          <w:ilvl w:val="0"/>
          <w:numId w:val="986"/>
        </w:numPr>
        <w:rPr>
          <w:ins w:id="38797" w:author="Rev 10 Allen Wirfs-Brock" w:date="2012-09-08T09:23:00Z"/>
        </w:rPr>
      </w:pPr>
      <w:ins w:id="38798" w:author="Rev 10 Allen Wirfs-Brock" w:date="2012-09-08T09:23:00Z">
        <w:r>
          <w:t xml:space="preserve">Let </w:t>
        </w:r>
        <w:r w:rsidRPr="00B5244C">
          <w:rPr>
            <w:i/>
          </w:rPr>
          <w:t>entries</w:t>
        </w:r>
        <w:r>
          <w:t xml:space="preserve"> be the List that is the value of </w:t>
        </w:r>
        <w:r w:rsidRPr="00B5244C">
          <w:rPr>
            <w:i/>
          </w:rPr>
          <w:t>M</w:t>
        </w:r>
        <w:r>
          <w:t>’s [[MapData]] internal property.</w:t>
        </w:r>
      </w:ins>
    </w:p>
    <w:p w:rsidR="00926D71" w:rsidRDefault="008E3DC8" w:rsidP="00926D71">
      <w:pPr>
        <w:pStyle w:val="Alg4"/>
        <w:numPr>
          <w:ilvl w:val="0"/>
          <w:numId w:val="986"/>
        </w:numPr>
        <w:rPr>
          <w:ins w:id="38799" w:author="Rev 10 Allen Wirfs-Brock" w:date="2012-09-08T09:23:00Z"/>
        </w:rPr>
      </w:pPr>
      <w:ins w:id="38800" w:author="Rev 10 Allen Wirfs-Brock" w:date="2012-09-08T09:41:00Z">
        <w:r>
          <w:t xml:space="preserve">Repeat for each Record {[[key]], [[value]]} </w:t>
        </w:r>
        <w:r w:rsidRPr="008E3DC8">
          <w:rPr>
            <w:i/>
          </w:rPr>
          <w:t>p</w:t>
        </w:r>
        <w:r>
          <w:t xml:space="preserve"> that is an element of </w:t>
        </w:r>
        <w:r w:rsidRPr="00B5244C">
          <w:rPr>
            <w:i/>
          </w:rPr>
          <w:t>entries</w:t>
        </w:r>
        <w:r>
          <w:rPr>
            <w:i/>
          </w:rPr>
          <w:t>,</w:t>
        </w:r>
      </w:ins>
    </w:p>
    <w:p w:rsidR="00926D71" w:rsidRDefault="00926D71" w:rsidP="00926D71">
      <w:pPr>
        <w:pStyle w:val="Alg4"/>
        <w:numPr>
          <w:ilvl w:val="1"/>
          <w:numId w:val="986"/>
        </w:numPr>
        <w:rPr>
          <w:ins w:id="38801" w:author="Rev 10 Allen Wirfs-Brock" w:date="2012-09-08T09:23:00Z"/>
        </w:rPr>
      </w:pPr>
      <w:ins w:id="38802" w:author="Rev 10 Allen Wirfs-Brock" w:date="2012-09-08T09:23:00Z">
        <w:r>
          <w:t>If SameValue(</w:t>
        </w:r>
        <w:r w:rsidRPr="00B5244C">
          <w:rPr>
            <w:i/>
          </w:rPr>
          <w:t>p</w:t>
        </w:r>
        <w:r>
          <w:t xml:space="preserve">.[[key]], </w:t>
        </w:r>
        <w:r w:rsidRPr="00B5244C">
          <w:rPr>
            <w:i/>
          </w:rPr>
          <w:t>key</w:t>
        </w:r>
        <w:r>
          <w:t>), then</w:t>
        </w:r>
      </w:ins>
    </w:p>
    <w:p w:rsidR="00926D71" w:rsidRDefault="00926D71" w:rsidP="00926D71">
      <w:pPr>
        <w:pStyle w:val="Alg4"/>
        <w:numPr>
          <w:ilvl w:val="2"/>
          <w:numId w:val="986"/>
        </w:numPr>
        <w:rPr>
          <w:ins w:id="38803" w:author="Rev 10 Allen Wirfs-Brock" w:date="2012-09-08T09:23:00Z"/>
        </w:rPr>
      </w:pPr>
      <w:ins w:id="38804" w:author="Rev 10 Allen Wirfs-Brock" w:date="2012-09-08T09:23:00Z">
        <w:r>
          <w:t xml:space="preserve">Set </w:t>
        </w:r>
        <w:r w:rsidRPr="0012412C">
          <w:rPr>
            <w:i/>
          </w:rPr>
          <w:t>p</w:t>
        </w:r>
        <w:r>
          <w:t xml:space="preserve">.[[key]] to </w:t>
        </w:r>
        <w:r w:rsidRPr="0012412C">
          <w:rPr>
            <w:rFonts w:ascii="Arial" w:hAnsi="Arial" w:cs="Arial"/>
          </w:rPr>
          <w:t>empty</w:t>
        </w:r>
        <w:r>
          <w:rPr>
            <w:i/>
          </w:rPr>
          <w:t>.</w:t>
        </w:r>
      </w:ins>
    </w:p>
    <w:p w:rsidR="00926D71" w:rsidRDefault="00926D71" w:rsidP="00926D71">
      <w:pPr>
        <w:pStyle w:val="Alg4"/>
        <w:numPr>
          <w:ilvl w:val="2"/>
          <w:numId w:val="986"/>
        </w:numPr>
        <w:rPr>
          <w:ins w:id="38805" w:author="Rev 10 Allen Wirfs-Brock" w:date="2012-09-08T09:23:00Z"/>
        </w:rPr>
      </w:pPr>
      <w:ins w:id="38806" w:author="Rev 10 Allen Wirfs-Brock" w:date="2012-09-08T09:23:00Z">
        <w:r>
          <w:t xml:space="preserve">Set </w:t>
        </w:r>
        <w:r w:rsidRPr="0012412C">
          <w:rPr>
            <w:i/>
          </w:rPr>
          <w:t>p</w:t>
        </w:r>
        <w:r>
          <w:t xml:space="preserve">.[[value]] to </w:t>
        </w:r>
        <w:r w:rsidRPr="00B5244C">
          <w:rPr>
            <w:rFonts w:ascii="Arial" w:hAnsi="Arial" w:cs="Arial"/>
          </w:rPr>
          <w:t>empty</w:t>
        </w:r>
        <w:r>
          <w:rPr>
            <w:i/>
          </w:rPr>
          <w:t>.</w:t>
        </w:r>
      </w:ins>
    </w:p>
    <w:p w:rsidR="00926D71" w:rsidRDefault="00926D71" w:rsidP="00926D71">
      <w:pPr>
        <w:pStyle w:val="Alg4"/>
        <w:numPr>
          <w:ilvl w:val="2"/>
          <w:numId w:val="986"/>
        </w:numPr>
        <w:spacing w:after="220"/>
        <w:contextualSpacing/>
        <w:rPr>
          <w:ins w:id="38807" w:author="Rev 10 Allen Wirfs-Brock" w:date="2012-09-08T09:23:00Z"/>
        </w:rPr>
      </w:pPr>
      <w:ins w:id="38808" w:author="Rev 10 Allen Wirfs-Brock" w:date="2012-09-08T09:23:00Z">
        <w:r>
          <w:t xml:space="preserve">Return </w:t>
        </w:r>
        <w:r>
          <w:rPr>
            <w:b/>
          </w:rPr>
          <w:t>true</w:t>
        </w:r>
        <w:r>
          <w:t>.</w:t>
        </w:r>
      </w:ins>
    </w:p>
    <w:p w:rsidR="00926D71" w:rsidRPr="00E77497" w:rsidRDefault="00926D71" w:rsidP="00926D71">
      <w:pPr>
        <w:pStyle w:val="Alg4"/>
        <w:numPr>
          <w:ilvl w:val="0"/>
          <w:numId w:val="986"/>
        </w:numPr>
        <w:spacing w:after="220"/>
        <w:rPr>
          <w:ins w:id="38809" w:author="Rev 10 Allen Wirfs-Brock" w:date="2012-09-08T09:23:00Z"/>
        </w:rPr>
      </w:pPr>
      <w:ins w:id="38810" w:author="Rev 10 Allen Wirfs-Brock" w:date="2012-09-08T09:23:00Z">
        <w:r>
          <w:t xml:space="preserve">Return </w:t>
        </w:r>
        <w:r>
          <w:rPr>
            <w:b/>
          </w:rPr>
          <w:t>false</w:t>
        </w:r>
        <w:r>
          <w:t>.</w:t>
        </w:r>
      </w:ins>
    </w:p>
    <w:p w:rsidR="00B94F3B" w:rsidRPr="00E77497" w:rsidRDefault="00B94F3B" w:rsidP="00BB4005">
      <w:pPr>
        <w:pStyle w:val="Heading4"/>
        <w:numPr>
          <w:ilvl w:val="0"/>
          <w:numId w:val="0"/>
        </w:numPr>
        <w:rPr>
          <w:ins w:id="38811" w:author="Rev 10 Allen Wirfs-Brock" w:date="2012-09-24T16:12:00Z"/>
        </w:rPr>
      </w:pPr>
      <w:ins w:id="38812" w:author="Rev 10 Allen Wirfs-Brock" w:date="2012-09-24T16:12:00Z">
        <w:r w:rsidRPr="00E77497">
          <w:t>15.</w:t>
        </w:r>
      </w:ins>
      <w:ins w:id="38813" w:author="Rev 10 Allen Wirfs-Brock" w:date="2012-09-24T16:24:00Z">
        <w:r w:rsidR="00560AD6">
          <w:t>1</w:t>
        </w:r>
      </w:ins>
      <w:ins w:id="38814" w:author="Rev 10 Allen Wirfs-Brock" w:date="2012-09-24T16:12:00Z">
        <w:r w:rsidRPr="00E77497">
          <w:t>4.</w:t>
        </w:r>
      </w:ins>
      <w:ins w:id="38815" w:author="Rev 10 Allen Wirfs-Brock" w:date="2012-09-24T16:41:00Z">
        <w:r w:rsidR="002D627E">
          <w:t>5.</w:t>
        </w:r>
      </w:ins>
      <w:ins w:id="38816" w:author="Rev 10 Allen Wirfs-Brock" w:date="2012-09-24T16:24:00Z">
        <w:del w:id="38817" w:author="Rev 11 Allen Wirfs-Brock" w:date="2012-10-22T12:28:00Z">
          <w:r w:rsidR="00560AD6" w:rsidDel="00BB4005">
            <w:delText>3</w:delText>
          </w:r>
        </w:del>
      </w:ins>
      <w:ins w:id="38818" w:author="Rev 11 Allen Wirfs-Brock" w:date="2012-10-22T12:28:00Z">
        <w:r w:rsidR="00BB4005">
          <w:t>4</w:t>
        </w:r>
      </w:ins>
      <w:ins w:id="38819" w:author="Rev 10 Allen Wirfs-Brock" w:date="2012-09-24T16:12:00Z">
        <w:r w:rsidRPr="00E77497">
          <w:tab/>
        </w:r>
        <w:r>
          <w:t>Map</w:t>
        </w:r>
        <w:r w:rsidRPr="00E77497">
          <w:t xml:space="preserve">.prototype.forEach ( callbackfn </w:t>
        </w:r>
        <w:r>
          <w:t xml:space="preserve"> , thisArg</w:t>
        </w:r>
      </w:ins>
      <w:ins w:id="38820" w:author="Rev 10 Allen Wirfs-Brock" w:date="2012-09-24T16:14:00Z">
        <w:r>
          <w:t xml:space="preserve"> = </w:t>
        </w:r>
      </w:ins>
      <w:ins w:id="38821" w:author="Rev 10 Allen Wirfs-Brock" w:date="2012-09-24T16:19:00Z">
        <w:r>
          <w:t>undefined</w:t>
        </w:r>
      </w:ins>
      <w:ins w:id="38822" w:author="Rev 10 Allen Wirfs-Brock" w:date="2012-09-24T16:12:00Z">
        <w:r w:rsidRPr="00E77497">
          <w:t xml:space="preserve"> )</w:t>
        </w:r>
      </w:ins>
    </w:p>
    <w:p w:rsidR="00B94F3B" w:rsidRPr="00E77497" w:rsidRDefault="00B94F3B" w:rsidP="00B94F3B">
      <w:pPr>
        <w:rPr>
          <w:ins w:id="38823" w:author="Rev 10 Allen Wirfs-Brock" w:date="2012-09-24T16:12:00Z"/>
        </w:rPr>
      </w:pPr>
      <w:ins w:id="38824" w:author="Rev 10 Allen Wirfs-Brock" w:date="2012-09-24T16:12:00Z">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ins>
      <w:ins w:id="38825" w:author="Rev 10 Allen Wirfs-Brock" w:date="2012-09-24T16:14:00Z">
        <w:r>
          <w:t>key/value pair</w:t>
        </w:r>
      </w:ins>
      <w:ins w:id="38826" w:author="Rev 10 Allen Wirfs-Brock" w:date="2012-09-24T16:12:00Z">
        <w:r w:rsidRPr="00E77497">
          <w:t xml:space="preserve"> present in the </w:t>
        </w:r>
      </w:ins>
      <w:ins w:id="38827" w:author="Rev 10 Allen Wirfs-Brock" w:date="2012-09-24T16:14:00Z">
        <w:r>
          <w:t>map object</w:t>
        </w:r>
      </w:ins>
      <w:ins w:id="38828" w:author="Rev 10 Allen Wirfs-Brock" w:date="2012-09-24T16:12:00Z">
        <w:r w:rsidRPr="00E77497">
          <w:t xml:space="preserve">, in </w:t>
        </w:r>
      </w:ins>
      <w:ins w:id="38829" w:author="Rev 10 Allen Wirfs-Brock" w:date="2012-09-24T16:18:00Z">
        <w:r>
          <w:t xml:space="preserve">key </w:t>
        </w:r>
      </w:ins>
      <w:ins w:id="38830" w:author="Rev 10 Allen Wirfs-Brock" w:date="2012-09-24T16:15:00Z">
        <w:r>
          <w:t>insertion</w:t>
        </w:r>
      </w:ins>
      <w:ins w:id="38831" w:author="Rev 10 Allen Wirfs-Brock" w:date="2012-09-24T16:12:00Z">
        <w:r w:rsidRPr="00E77497">
          <w:t xml:space="preserve"> order. </w:t>
        </w:r>
        <w:r w:rsidRPr="00E77497">
          <w:rPr>
            <w:rFonts w:ascii="Times New Roman" w:hAnsi="Times New Roman"/>
            <w:i/>
          </w:rPr>
          <w:t>callbackfn</w:t>
        </w:r>
        <w:r w:rsidRPr="00E77497">
          <w:t xml:space="preserve"> is called only for </w:t>
        </w:r>
      </w:ins>
      <w:ins w:id="38832" w:author="Rev 10 Allen Wirfs-Brock" w:date="2012-09-24T16:18:00Z">
        <w:r>
          <w:t>keys</w:t>
        </w:r>
      </w:ins>
      <w:ins w:id="38833" w:author="Rev 10 Allen Wirfs-Brock" w:date="2012-09-24T16:12:00Z">
        <w:r w:rsidRPr="00E77497">
          <w:t xml:space="preserve"> of the </w:t>
        </w:r>
      </w:ins>
      <w:ins w:id="38834" w:author="Rev 10 Allen Wirfs-Brock" w:date="2012-09-24T16:19:00Z">
        <w:r>
          <w:t>map</w:t>
        </w:r>
      </w:ins>
      <w:ins w:id="38835" w:author="Rev 10 Allen Wirfs-Brock" w:date="2012-09-24T16:12:00Z">
        <w:r w:rsidRPr="00E77497">
          <w:t xml:space="preserve"> which actually exist; it is not called for </w:t>
        </w:r>
      </w:ins>
      <w:ins w:id="38836" w:author="Rev 10 Allen Wirfs-Brock" w:date="2012-09-24T16:19:00Z">
        <w:r>
          <w:t xml:space="preserve">keys that have been </w:t>
        </w:r>
      </w:ins>
      <w:ins w:id="38837" w:author="Rev 10 Allen Wirfs-Brock" w:date="2012-09-24T16:12:00Z">
        <w:r w:rsidRPr="00E77497">
          <w:t xml:space="preserve"> </w:t>
        </w:r>
      </w:ins>
      <w:ins w:id="38838" w:author="Rev 10 Allen Wirfs-Brock" w:date="2012-09-24T16:19:00Z">
        <w:r>
          <w:t>deleted from</w:t>
        </w:r>
      </w:ins>
      <w:ins w:id="38839" w:author="Rev 10 Allen Wirfs-Brock" w:date="2012-09-24T16:12:00Z">
        <w:r w:rsidRPr="00E77497">
          <w:t xml:space="preserve"> the </w:t>
        </w:r>
      </w:ins>
      <w:ins w:id="38840" w:author="Rev 10 Allen Wirfs-Brock" w:date="2012-09-24T16:19:00Z">
        <w:r>
          <w:t>map</w:t>
        </w:r>
      </w:ins>
      <w:ins w:id="38841" w:author="Rev 10 Allen Wirfs-Brock" w:date="2012-09-24T16:12:00Z">
        <w:r w:rsidRPr="00E77497">
          <w:t>.</w:t>
        </w:r>
      </w:ins>
    </w:p>
    <w:p w:rsidR="00B94F3B" w:rsidRPr="00E77497" w:rsidRDefault="00B94F3B" w:rsidP="00B94F3B">
      <w:pPr>
        <w:rPr>
          <w:ins w:id="38842" w:author="Rev 10 Allen Wirfs-Brock" w:date="2012-09-24T16:12:00Z"/>
        </w:rPr>
      </w:pPr>
      <w:ins w:id="38843" w:author="Rev 10 Allen Wirfs-Brock" w:date="2012-09-24T16:12:00Z">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ins>
    </w:p>
    <w:p w:rsidR="00A76951" w:rsidRPr="00E77497" w:rsidRDefault="00A76951" w:rsidP="00A76951">
      <w:pPr>
        <w:pStyle w:val="Note"/>
        <w:rPr>
          <w:ins w:id="38844" w:author="Rev 11 Allen Wirfs-Brock" w:date="2012-10-09T08:37:00Z"/>
        </w:rPr>
      </w:pPr>
      <w:ins w:id="38845" w:author="Rev 11 Allen Wirfs-Brock" w:date="2012-10-09T08:37:00Z">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ins>
    </w:p>
    <w:p w:rsidR="00B94F3B" w:rsidRPr="00E77497" w:rsidRDefault="00B94F3B" w:rsidP="00B94F3B">
      <w:pPr>
        <w:rPr>
          <w:ins w:id="38846" w:author="Rev 10 Allen Wirfs-Brock" w:date="2012-09-24T16:12:00Z"/>
        </w:rPr>
      </w:pPr>
      <w:ins w:id="38847" w:author="Rev 10 Allen Wirfs-Brock" w:date="2012-09-24T16:12:00Z">
        <w:r w:rsidRPr="00E77497">
          <w:rPr>
            <w:rFonts w:ascii="Times New Roman" w:hAnsi="Times New Roman"/>
            <w:i/>
          </w:rPr>
          <w:lastRenderedPageBreak/>
          <w:t>callbackfn</w:t>
        </w:r>
        <w:r w:rsidRPr="00E77497">
          <w:t xml:space="preserve"> is called with three arguments: the value of the </w:t>
        </w:r>
      </w:ins>
      <w:ins w:id="38848" w:author="Rev 10 Allen Wirfs-Brock" w:date="2012-09-24T16:21:00Z">
        <w:r>
          <w:t>item</w:t>
        </w:r>
      </w:ins>
      <w:ins w:id="38849" w:author="Rev 10 Allen Wirfs-Brock" w:date="2012-09-24T16:12:00Z">
        <w:r w:rsidRPr="00E77497">
          <w:t xml:space="preserve">, the </w:t>
        </w:r>
      </w:ins>
      <w:ins w:id="38850" w:author="Rev 10 Allen Wirfs-Brock" w:date="2012-09-24T16:21:00Z">
        <w:r>
          <w:t>key</w:t>
        </w:r>
      </w:ins>
      <w:ins w:id="38851" w:author="Rev 10 Allen Wirfs-Brock" w:date="2012-09-24T16:12:00Z">
        <w:r w:rsidRPr="00E77497">
          <w:t xml:space="preserve"> of the </w:t>
        </w:r>
      </w:ins>
      <w:ins w:id="38852" w:author="Rev 10 Allen Wirfs-Brock" w:date="2012-09-24T16:21:00Z">
        <w:r>
          <w:t>item</w:t>
        </w:r>
      </w:ins>
      <w:ins w:id="38853" w:author="Rev 10 Allen Wirfs-Brock" w:date="2012-09-24T16:12:00Z">
        <w:r w:rsidRPr="00E77497">
          <w:t xml:space="preserve">, and the </w:t>
        </w:r>
      </w:ins>
      <w:ins w:id="38854" w:author="Rev 10 Allen Wirfs-Brock" w:date="2012-09-24T16:21:00Z">
        <w:r>
          <w:t xml:space="preserve">Map </w:t>
        </w:r>
      </w:ins>
      <w:ins w:id="38855" w:author="Rev 10 Allen Wirfs-Brock" w:date="2012-09-24T16:12:00Z">
        <w:r w:rsidRPr="00E77497">
          <w:t xml:space="preserve">object being traversed. </w:t>
        </w:r>
      </w:ins>
    </w:p>
    <w:p w:rsidR="00B94F3B" w:rsidRPr="00E77497" w:rsidRDefault="00B94F3B" w:rsidP="00B94F3B">
      <w:pPr>
        <w:rPr>
          <w:ins w:id="38856" w:author="Rev 10 Allen Wirfs-Brock" w:date="2012-09-24T16:12:00Z"/>
        </w:rPr>
      </w:pPr>
      <w:ins w:id="38857" w:author="Rev 10 Allen Wirfs-Brock" w:date="2012-09-24T16:12:00Z">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ins>
    </w:p>
    <w:p w:rsidR="00B94F3B" w:rsidRPr="00E77497" w:rsidRDefault="00560AD6" w:rsidP="00560AD6">
      <w:pPr>
        <w:pStyle w:val="Note"/>
        <w:rPr>
          <w:ins w:id="38858" w:author="Rev 10 Allen Wirfs-Brock" w:date="2012-09-24T16:12:00Z"/>
        </w:rPr>
      </w:pPr>
      <w:ins w:id="38859" w:author="Rev 10 Allen Wirfs-Brock" w:date="2012-09-24T16:28:00Z">
        <w:r>
          <w:t>NOTE</w:t>
        </w:r>
        <w:r>
          <w:tab/>
          <w:t>E</w:t>
        </w:r>
      </w:ins>
      <w:ins w:id="38860" w:author="Rev 10 Allen Wirfs-Brock" w:date="2012-09-24T16:24:00Z">
        <w:r>
          <w:t>ach key is visited only once</w:t>
        </w:r>
      </w:ins>
      <w:ins w:id="38861" w:author="Rev 10 Allen Wirfs-Brock" w:date="2012-09-24T16:26:00Z">
        <w:r>
          <w:t xml:space="preserve"> with the value that is current at the time of the visit. </w:t>
        </w:r>
      </w:ins>
      <w:ins w:id="38862" w:author="Rev 10 Allen Wirfs-Brock" w:date="2012-09-24T16:24:00Z">
        <w:r>
          <w:t xml:space="preserve">If the value associated </w:t>
        </w:r>
      </w:ins>
      <w:ins w:id="38863" w:author="Rev 10 Allen Wirfs-Brock" w:date="2012-09-24T16:26:00Z">
        <w:r>
          <w:t>with</w:t>
        </w:r>
      </w:ins>
      <w:ins w:id="38864" w:author="Rev 10 Allen Wirfs-Brock" w:date="2012-09-24T16:24:00Z">
        <w:r>
          <w:t xml:space="preserve"> </w:t>
        </w:r>
      </w:ins>
      <w:ins w:id="38865" w:author="Rev 10 Allen Wirfs-Brock" w:date="2012-09-24T16:26:00Z">
        <w:r>
          <w:t xml:space="preserve">a key is modified </w:t>
        </w:r>
      </w:ins>
      <w:ins w:id="38866" w:author="Rev 10 Allen Wirfs-Brock" w:date="2012-09-24T16:27:00Z">
        <w:r>
          <w:t>after it has been visited, it is not re-visited.</w:t>
        </w:r>
      </w:ins>
      <w:ins w:id="38867" w:author="Rev 10 Allen Wirfs-Brock" w:date="2012-09-24T16:12:00Z">
        <w:r w:rsidR="00B94F3B" w:rsidRPr="00E77497">
          <w:t xml:space="preserve"> </w:t>
        </w:r>
      </w:ins>
      <w:ins w:id="38868" w:author="Rev 10 Allen Wirfs-Brock" w:date="2012-09-24T16:28:00Z">
        <w:r>
          <w:t>Keys</w:t>
        </w:r>
      </w:ins>
      <w:ins w:id="38869" w:author="Rev 10 Allen Wirfs-Brock" w:date="2012-09-24T16:12:00Z">
        <w:r w:rsidR="00B94F3B" w:rsidRPr="00E77497">
          <w:t xml:space="preserve"> that are deleted after the call to </w:t>
        </w:r>
        <w:r w:rsidR="00B94F3B" w:rsidRPr="00E77497">
          <w:rPr>
            <w:rFonts w:ascii="Courier New" w:hAnsi="Courier New" w:cs="Courier New"/>
            <w:b/>
          </w:rPr>
          <w:t>forEach</w:t>
        </w:r>
        <w:r w:rsidR="00B94F3B" w:rsidRPr="00E77497">
          <w:t xml:space="preserve"> begins and before being visited are not visited.</w:t>
        </w:r>
      </w:ins>
      <w:ins w:id="38870" w:author="Rev 10 Allen Wirfs-Brock" w:date="2012-09-24T16:28:00Z">
        <w:r>
          <w:t xml:space="preserve"> New keys added, after the call to </w:t>
        </w:r>
        <w:r w:rsidRPr="00E77497">
          <w:rPr>
            <w:rFonts w:ascii="Courier New" w:hAnsi="Courier New" w:cs="Courier New"/>
            <w:b/>
          </w:rPr>
          <w:t>forEach</w:t>
        </w:r>
        <w:r w:rsidRPr="00E77497">
          <w:t xml:space="preserve"> </w:t>
        </w:r>
        <w:r>
          <w:t xml:space="preserve">begins are visited. </w:t>
        </w:r>
      </w:ins>
    </w:p>
    <w:p w:rsidR="00B94F3B" w:rsidRPr="00E77497" w:rsidRDefault="00B94F3B" w:rsidP="00B94F3B">
      <w:pPr>
        <w:rPr>
          <w:ins w:id="38871" w:author="Rev 10 Allen Wirfs-Brock" w:date="2012-09-24T16:12:00Z"/>
        </w:rPr>
      </w:pPr>
      <w:ins w:id="38872" w:author="Rev 10 Allen Wirfs-Brock" w:date="2012-09-24T16:12:00Z">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ins>
    </w:p>
    <w:p w:rsidR="00560AD6" w:rsidRPr="00E77497" w:rsidRDefault="00560AD6" w:rsidP="00560AD6">
      <w:pPr>
        <w:pStyle w:val="Alg4"/>
        <w:numPr>
          <w:ilvl w:val="0"/>
          <w:numId w:val="999"/>
        </w:numPr>
        <w:rPr>
          <w:ins w:id="38873" w:author="Rev 10 Allen Wirfs-Brock" w:date="2012-09-24T16:32:00Z"/>
        </w:rPr>
      </w:pPr>
      <w:ins w:id="38874" w:author="Rev 10 Allen Wirfs-Brock" w:date="2012-09-24T16:32: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560AD6" w:rsidRPr="00E77497" w:rsidRDefault="00560AD6" w:rsidP="00560AD6">
      <w:pPr>
        <w:pStyle w:val="Alg4"/>
        <w:numPr>
          <w:ilvl w:val="0"/>
          <w:numId w:val="999"/>
        </w:numPr>
        <w:rPr>
          <w:ins w:id="38875" w:author="Rev 10 Allen Wirfs-Brock" w:date="2012-09-24T16:32:00Z"/>
        </w:rPr>
      </w:pPr>
      <w:ins w:id="38876" w:author="Rev 10 Allen Wirfs-Brock" w:date="2012-09-24T16:32:00Z">
        <w:r>
          <w:t>ReturnIfAbrupt(</w:t>
        </w:r>
        <w:r w:rsidRPr="005E0048">
          <w:rPr>
            <w:i/>
          </w:rPr>
          <w:t>M</w:t>
        </w:r>
        <w:r>
          <w:t>).</w:t>
        </w:r>
      </w:ins>
    </w:p>
    <w:p w:rsidR="00560AD6" w:rsidRDefault="00560AD6" w:rsidP="00560AD6">
      <w:pPr>
        <w:pStyle w:val="Alg4"/>
        <w:numPr>
          <w:ilvl w:val="0"/>
          <w:numId w:val="999"/>
        </w:numPr>
        <w:rPr>
          <w:ins w:id="38877" w:author="Rev 10 Allen Wirfs-Brock" w:date="2012-09-24T16:32:00Z"/>
        </w:rPr>
      </w:pPr>
      <w:ins w:id="38878" w:author="Rev 10 Allen Wirfs-Brock" w:date="2012-09-24T16:32:00Z">
        <w:r>
          <w:t xml:space="preserve">If </w:t>
        </w:r>
        <w:r w:rsidRPr="00B5244C">
          <w:rPr>
            <w:i/>
          </w:rPr>
          <w:t>M</w:t>
        </w:r>
        <w:r>
          <w:t xml:space="preserve"> does not have a [[MapData]] internal property throw a </w:t>
        </w:r>
        <w:r w:rsidRPr="00B5244C">
          <w:rPr>
            <w:b/>
          </w:rPr>
          <w:t>TypeError</w:t>
        </w:r>
        <w:r>
          <w:t xml:space="preserve"> exception.</w:t>
        </w:r>
      </w:ins>
    </w:p>
    <w:p w:rsidR="002D627E" w:rsidRPr="00E77497" w:rsidRDefault="002D627E" w:rsidP="002D627E">
      <w:pPr>
        <w:pStyle w:val="Alg4"/>
        <w:numPr>
          <w:ilvl w:val="0"/>
          <w:numId w:val="999"/>
        </w:numPr>
        <w:rPr>
          <w:ins w:id="38879" w:author="Rev 10 Allen Wirfs-Brock" w:date="2012-09-24T16:36:00Z"/>
        </w:rPr>
      </w:pPr>
      <w:ins w:id="38880" w:author="Rev 10 Allen Wirfs-Brock" w:date="2012-09-24T16:36:00Z">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ins>
    </w:p>
    <w:p w:rsidR="002D627E" w:rsidRPr="00E77497" w:rsidRDefault="002D627E" w:rsidP="002D627E">
      <w:pPr>
        <w:pStyle w:val="Alg4"/>
        <w:numPr>
          <w:ilvl w:val="0"/>
          <w:numId w:val="999"/>
        </w:numPr>
        <w:rPr>
          <w:ins w:id="38881" w:author="Rev 10 Allen Wirfs-Brock" w:date="2012-09-24T16:36:00Z"/>
        </w:rPr>
      </w:pPr>
      <w:ins w:id="38882" w:author="Rev 10 Allen Wirfs-Brock" w:date="2012-09-24T16:36:00Z">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ins>
    </w:p>
    <w:p w:rsidR="00560AD6" w:rsidRPr="00E77497" w:rsidRDefault="00560AD6" w:rsidP="00560AD6">
      <w:pPr>
        <w:pStyle w:val="Alg4"/>
        <w:numPr>
          <w:ilvl w:val="0"/>
          <w:numId w:val="999"/>
        </w:numPr>
        <w:rPr>
          <w:ins w:id="38883" w:author="Rev 10 Allen Wirfs-Brock" w:date="2012-09-24T16:32:00Z"/>
        </w:rPr>
      </w:pPr>
      <w:ins w:id="38884" w:author="Rev 10 Allen Wirfs-Brock" w:date="2012-09-24T16:32:00Z">
        <w:r>
          <w:t xml:space="preserve">Let </w:t>
        </w:r>
        <w:r w:rsidRPr="00B5244C">
          <w:rPr>
            <w:i/>
          </w:rPr>
          <w:t>entries</w:t>
        </w:r>
        <w:r>
          <w:t xml:space="preserve"> be the List that is the value of </w:t>
        </w:r>
        <w:r w:rsidRPr="00B5244C">
          <w:rPr>
            <w:i/>
          </w:rPr>
          <w:t>M</w:t>
        </w:r>
        <w:r>
          <w:t>’s [[MapData]] internal property.</w:t>
        </w:r>
      </w:ins>
    </w:p>
    <w:p w:rsidR="00560AD6" w:rsidRDefault="00560AD6" w:rsidP="00560AD6">
      <w:pPr>
        <w:pStyle w:val="Alg4"/>
        <w:numPr>
          <w:ilvl w:val="0"/>
          <w:numId w:val="999"/>
        </w:numPr>
        <w:rPr>
          <w:ins w:id="38885" w:author="Rev 10 Allen Wirfs-Brock" w:date="2012-09-24T16:32:00Z"/>
        </w:rPr>
      </w:pPr>
      <w:ins w:id="38886" w:author="Rev 10 Allen Wirfs-Brock" w:date="2012-09-24T16:32:00Z">
        <w:r>
          <w:t xml:space="preserve">Repeat for each Record {[[key]], [[value]]} </w:t>
        </w:r>
      </w:ins>
      <w:ins w:id="38887" w:author="Rev 10 Allen Wirfs-Brock" w:date="2012-09-24T16:34:00Z">
        <w:r w:rsidR="002D627E">
          <w:rPr>
            <w:i/>
          </w:rPr>
          <w:t>e</w:t>
        </w:r>
      </w:ins>
      <w:ins w:id="38888" w:author="Rev 10 Allen Wirfs-Brock" w:date="2012-09-24T16:32:00Z">
        <w:r>
          <w:t xml:space="preserve"> that is an element of </w:t>
        </w:r>
        <w:r w:rsidRPr="00B5244C">
          <w:rPr>
            <w:i/>
          </w:rPr>
          <w:t>entries</w:t>
        </w:r>
        <w:r>
          <w:rPr>
            <w:i/>
          </w:rPr>
          <w:t>,</w:t>
        </w:r>
      </w:ins>
      <w:ins w:id="38889" w:author="Rev 10 Allen Wirfs-Brock" w:date="2012-09-24T16:40:00Z">
        <w:r w:rsidR="002D627E">
          <w:t>in original key insertion order</w:t>
        </w:r>
      </w:ins>
    </w:p>
    <w:p w:rsidR="00560AD6" w:rsidRDefault="00560AD6" w:rsidP="00560AD6">
      <w:pPr>
        <w:pStyle w:val="Alg4"/>
        <w:numPr>
          <w:ilvl w:val="1"/>
          <w:numId w:val="999"/>
        </w:numPr>
        <w:spacing w:after="240"/>
        <w:contextualSpacing/>
        <w:rPr>
          <w:ins w:id="38890" w:author="Rev 10 Allen Wirfs-Brock" w:date="2012-09-24T16:31:00Z"/>
        </w:rPr>
      </w:pPr>
      <w:ins w:id="38891" w:author="Rev 10 Allen Wirfs-Brock" w:date="2012-09-24T16:31:00Z">
        <w:r>
          <w:t xml:space="preserve">If </w:t>
        </w:r>
        <w:r>
          <w:rPr>
            <w:i/>
          </w:rPr>
          <w:t>e</w:t>
        </w:r>
        <w:r>
          <w:t xml:space="preserve">.[[key]] is not </w:t>
        </w:r>
        <w:r w:rsidRPr="00A221E6">
          <w:rPr>
            <w:rFonts w:ascii="Arial" w:hAnsi="Arial" w:cs="Arial"/>
          </w:rPr>
          <w:t>empty</w:t>
        </w:r>
        <w:r>
          <w:t>, then</w:t>
        </w:r>
      </w:ins>
    </w:p>
    <w:p w:rsidR="002D627E" w:rsidRPr="00E77497" w:rsidRDefault="002D627E" w:rsidP="00AF1A54">
      <w:pPr>
        <w:pStyle w:val="Alg4"/>
        <w:numPr>
          <w:ilvl w:val="2"/>
          <w:numId w:val="999"/>
        </w:numPr>
        <w:tabs>
          <w:tab w:val="left" w:pos="2520"/>
        </w:tabs>
        <w:rPr>
          <w:ins w:id="38892" w:author="Rev 10 Allen Wirfs-Brock" w:date="2012-09-24T16:37:00Z"/>
        </w:rPr>
      </w:pPr>
      <w:ins w:id="38893" w:author="Rev 10 Allen Wirfs-Brock" w:date="2012-09-24T16:37:00Z">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ins>
      <w:ins w:id="38894" w:author="Rev 11 Allen Wirfs-Brock" w:date="2012-10-24T09:44:00Z">
        <w:r w:rsidR="00AF1A54" w:rsidRPr="006637C6">
          <w:rPr>
            <w:i/>
          </w:rPr>
          <w:t>this</w:t>
        </w:r>
        <w:r w:rsidR="00AF1A54">
          <w:rPr>
            <w:i/>
          </w:rPr>
          <w:t>Argument</w:t>
        </w:r>
        <w:r w:rsidR="00AF1A54" w:rsidRPr="00E77497">
          <w:t xml:space="preserve"> </w:t>
        </w:r>
      </w:ins>
      <w:ins w:id="38895" w:author="Rev 10 Allen Wirfs-Brock" w:date="2012-09-24T16:37:00Z">
        <w:del w:id="38896" w:author="Rev 11 Allen Wirfs-Brock" w:date="2012-10-24T09:44: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38897" w:author="Rev 11 Allen Wirfs-Brock" w:date="2012-10-24T09:44:00Z">
          <w:r w:rsidRPr="00E77497" w:rsidDel="00AF1A54">
            <w:delText>argument</w:delText>
          </w:r>
        </w:del>
      </w:ins>
      <w:ins w:id="38898" w:author="Rev 11 Allen Wirfs-Brock" w:date="2012-10-24T09:44:00Z">
        <w:r w:rsidR="00AF1A54">
          <w:t>a</w:t>
        </w:r>
      </w:ins>
      <w:ins w:id="38899" w:author="Rev 10 Allen Wirfs-Brock" w:date="2012-09-24T16:37:00Z">
        <w:r w:rsidRPr="00E77497">
          <w:t xml:space="preserve"> </w:t>
        </w:r>
        <w:del w:id="38900" w:author="Rev 11 Allen Wirfs-Brock" w:date="2012-10-24T09:44:00Z">
          <w:r w:rsidRPr="007B7042" w:rsidDel="00AF1A54">
            <w:rPr>
              <w:i/>
              <w:iCs/>
            </w:rPr>
            <w:delText>l</w:delText>
          </w:r>
        </w:del>
      </w:ins>
      <w:ins w:id="38901" w:author="Rev 11 Allen Wirfs-Brock" w:date="2012-10-24T09:44:00Z">
        <w:r w:rsidR="00AF1A54" w:rsidRPr="007B7042">
          <w:rPr>
            <w:i/>
            <w:iCs/>
          </w:rPr>
          <w:t>L</w:t>
        </w:r>
      </w:ins>
      <w:ins w:id="38902" w:author="Rev 10 Allen Wirfs-Brock" w:date="2012-09-24T16:37:00Z">
        <w:r w:rsidRPr="007B7042">
          <w:rPr>
            <w:i/>
            <w:iCs/>
          </w:rPr>
          <w:t>ist</w:t>
        </w:r>
        <w:r w:rsidRPr="00E77497">
          <w:t xml:space="preserve"> containing </w:t>
        </w:r>
        <w:r>
          <w:rPr>
            <w:i/>
          </w:rPr>
          <w:t>e</w:t>
        </w:r>
        <w:r>
          <w:t>.[[value]]</w:t>
        </w:r>
        <w:r w:rsidRPr="00E77497">
          <w:t xml:space="preserve">, </w:t>
        </w:r>
      </w:ins>
      <w:ins w:id="38903" w:author="Rev 10 Allen Wirfs-Brock" w:date="2012-09-24T16:38:00Z">
        <w:r>
          <w:rPr>
            <w:i/>
          </w:rPr>
          <w:t>e</w:t>
        </w:r>
        <w:r>
          <w:t>.[[key]]</w:t>
        </w:r>
      </w:ins>
      <w:ins w:id="38904" w:author="Rev 10 Allen Wirfs-Brock" w:date="2012-09-24T16:37:00Z">
        <w:r w:rsidRPr="00E77497">
          <w:t xml:space="preserve">, and </w:t>
        </w:r>
      </w:ins>
      <w:ins w:id="38905" w:author="Rev 10 Allen Wirfs-Brock" w:date="2012-09-24T16:38:00Z">
        <w:r>
          <w:rPr>
            <w:i/>
          </w:rPr>
          <w:t>M</w:t>
        </w:r>
      </w:ins>
      <w:ins w:id="38906" w:author="Rev 11 Allen Wirfs-Brock" w:date="2012-10-24T09:44:00Z">
        <w:r w:rsidR="00AF1A54">
          <w:rPr>
            <w:i/>
          </w:rPr>
          <w:t xml:space="preserve"> as argumentsList</w:t>
        </w:r>
      </w:ins>
      <w:ins w:id="38907" w:author="Rev 10 Allen Wirfs-Brock" w:date="2012-09-24T16:37:00Z">
        <w:r w:rsidRPr="00E77497">
          <w:t>.</w:t>
        </w:r>
      </w:ins>
    </w:p>
    <w:p w:rsidR="002D627E" w:rsidRPr="00E77497" w:rsidRDefault="002D627E" w:rsidP="002D627E">
      <w:pPr>
        <w:pStyle w:val="Alg4"/>
        <w:numPr>
          <w:ilvl w:val="2"/>
          <w:numId w:val="999"/>
        </w:numPr>
        <w:contextualSpacing/>
        <w:rPr>
          <w:ins w:id="38908" w:author="Rev 10 Allen Wirfs-Brock" w:date="2012-09-24T16:37:00Z"/>
        </w:rPr>
      </w:pPr>
      <w:ins w:id="38909" w:author="Rev 10 Allen Wirfs-Brock" w:date="2012-09-24T16:37:00Z">
        <w:r>
          <w:t>ReturnIfAbrupt(</w:t>
        </w:r>
        <w:r>
          <w:rPr>
            <w:i/>
          </w:rPr>
          <w:t>funcResult</w:t>
        </w:r>
        <w:r>
          <w:t>).</w:t>
        </w:r>
      </w:ins>
    </w:p>
    <w:p w:rsidR="00560AD6" w:rsidRPr="002166A8" w:rsidRDefault="00560AD6" w:rsidP="00560AD6">
      <w:pPr>
        <w:pStyle w:val="Alg4"/>
        <w:numPr>
          <w:ilvl w:val="0"/>
          <w:numId w:val="999"/>
        </w:numPr>
        <w:spacing w:after="280"/>
        <w:rPr>
          <w:ins w:id="38910" w:author="Rev 10 Allen Wirfs-Brock" w:date="2012-09-24T16:31:00Z"/>
        </w:rPr>
      </w:pPr>
      <w:ins w:id="38911" w:author="Rev 10 Allen Wirfs-Brock" w:date="2012-09-24T16:31:00Z">
        <w:r w:rsidRPr="00E77497">
          <w:t xml:space="preserve">Return </w:t>
        </w:r>
      </w:ins>
      <w:ins w:id="38912" w:author="Rev 10 Allen Wirfs-Brock" w:date="2012-09-24T16:40:00Z">
        <w:r w:rsidR="002D627E" w:rsidRPr="00E77497">
          <w:rPr>
            <w:b/>
          </w:rPr>
          <w:t>undefined</w:t>
        </w:r>
      </w:ins>
      <w:ins w:id="38913" w:author="Rev 10 Allen Wirfs-Brock" w:date="2012-09-24T16:31:00Z">
        <w:r w:rsidRPr="00E77497">
          <w:t>.</w:t>
        </w:r>
      </w:ins>
    </w:p>
    <w:p w:rsidR="00B94F3B" w:rsidRPr="00E77497" w:rsidRDefault="00B94F3B" w:rsidP="00B94F3B">
      <w:pPr>
        <w:pStyle w:val="M4"/>
        <w:tabs>
          <w:tab w:val="left" w:pos="4930"/>
        </w:tabs>
        <w:ind w:left="0"/>
        <w:rPr>
          <w:ins w:id="38914" w:author="Rev 10 Allen Wirfs-Brock" w:date="2012-09-24T16:12:00Z"/>
        </w:rPr>
      </w:pPr>
      <w:ins w:id="38915" w:author="Rev 10 Allen Wirfs-Brock" w:date="2012-09-24T16:12:00Z">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ins>
    </w:p>
    <w:p w:rsidR="002231F8" w:rsidRPr="00E77497" w:rsidRDefault="002231F8" w:rsidP="00BB4005">
      <w:pPr>
        <w:pStyle w:val="Heading4"/>
        <w:numPr>
          <w:ilvl w:val="0"/>
          <w:numId w:val="0"/>
        </w:numPr>
        <w:rPr>
          <w:ins w:id="38916" w:author="Rev 10 Allen Wirfs-Brock" w:date="2012-09-07T15:17:00Z"/>
        </w:rPr>
      </w:pPr>
      <w:ins w:id="38917" w:author="Rev 10 Allen Wirfs-Brock" w:date="2012-09-07T15:17:00Z">
        <w:r w:rsidRPr="00E77497">
          <w:t>15.</w:t>
        </w:r>
      </w:ins>
      <w:ins w:id="38918" w:author="Rev 10 Allen Wirfs-Brock" w:date="2012-09-07T15:25:00Z">
        <w:r w:rsidR="001942DE">
          <w:t>14</w:t>
        </w:r>
      </w:ins>
      <w:ins w:id="38919" w:author="Rev 10 Allen Wirfs-Brock" w:date="2012-09-07T15:17:00Z">
        <w:r w:rsidRPr="00E77497">
          <w:t>.</w:t>
        </w:r>
      </w:ins>
      <w:ins w:id="38920" w:author="Rev 10 Allen Wirfs-Brock" w:date="2012-09-22T10:03:00Z">
        <w:r w:rsidR="00A417BA">
          <w:t>5</w:t>
        </w:r>
      </w:ins>
      <w:ins w:id="38921" w:author="Rev 10 Allen Wirfs-Brock" w:date="2012-09-07T15:17:00Z">
        <w:r w:rsidRPr="00E77497">
          <w:t>.</w:t>
        </w:r>
      </w:ins>
      <w:ins w:id="38922" w:author="Rev 10 Allen Wirfs-Brock" w:date="2012-09-24T16:41:00Z">
        <w:del w:id="38923" w:author="Rev 11 Allen Wirfs-Brock" w:date="2012-10-22T12:28:00Z">
          <w:r w:rsidR="002D627E" w:rsidDel="00BB4005">
            <w:delText>4</w:delText>
          </w:r>
        </w:del>
      </w:ins>
      <w:ins w:id="38924" w:author="Rev 11 Allen Wirfs-Brock" w:date="2012-10-22T12:28:00Z">
        <w:r w:rsidR="00BB4005">
          <w:t>5</w:t>
        </w:r>
      </w:ins>
      <w:ins w:id="38925" w:author="Rev 10 Allen Wirfs-Brock" w:date="2012-09-07T15:17:00Z">
        <w:r w:rsidRPr="00E77497">
          <w:tab/>
        </w:r>
      </w:ins>
      <w:ins w:id="38926" w:author="Rev 10 Allen Wirfs-Brock" w:date="2012-09-07T15:29:00Z">
        <w:r w:rsidR="001942DE">
          <w:t>Map</w:t>
        </w:r>
      </w:ins>
      <w:ins w:id="38927" w:author="Rev 10 Allen Wirfs-Brock" w:date="2012-09-07T15:17:00Z">
        <w:r w:rsidRPr="00E77497">
          <w:t>.prototype.</w:t>
        </w:r>
      </w:ins>
      <w:ins w:id="38928" w:author="Rev 10 Allen Wirfs-Brock" w:date="2012-09-07T15:29:00Z">
        <w:r w:rsidR="001942DE">
          <w:t>get</w:t>
        </w:r>
      </w:ins>
      <w:ins w:id="38929" w:author="Rev 10 Allen Wirfs-Brock" w:date="2012-09-07T15:17:00Z">
        <w:r w:rsidRPr="00E77497">
          <w:t xml:space="preserve"> (</w:t>
        </w:r>
      </w:ins>
      <w:ins w:id="38930" w:author="Rev 10 Allen Wirfs-Brock" w:date="2012-09-07T15:29:00Z">
        <w:r w:rsidR="001942DE">
          <w:t xml:space="preserve"> key</w:t>
        </w:r>
      </w:ins>
      <w:ins w:id="38931" w:author="Rev 10 Allen Wirfs-Brock" w:date="2012-09-07T15:17:00Z">
        <w:r w:rsidRPr="00E77497">
          <w:t xml:space="preserve"> )</w:t>
        </w:r>
      </w:ins>
    </w:p>
    <w:p w:rsidR="002231F8" w:rsidRPr="00E77497" w:rsidRDefault="002231F8" w:rsidP="002231F8">
      <w:pPr>
        <w:rPr>
          <w:ins w:id="38932" w:author="Rev 10 Allen Wirfs-Brock" w:date="2012-09-07T15:17:00Z"/>
        </w:rPr>
      </w:pPr>
      <w:ins w:id="38933" w:author="Rev 10 Allen Wirfs-Brock" w:date="2012-09-07T15:17:00Z">
        <w:r w:rsidRPr="00E77497">
          <w:t>The following steps are taken:</w:t>
        </w:r>
      </w:ins>
    </w:p>
    <w:p w:rsidR="002231F8" w:rsidRPr="00E77497" w:rsidRDefault="002231F8" w:rsidP="005E0048">
      <w:pPr>
        <w:pStyle w:val="Alg4"/>
        <w:numPr>
          <w:ilvl w:val="0"/>
          <w:numId w:val="983"/>
        </w:numPr>
        <w:rPr>
          <w:ins w:id="38934" w:author="Rev 10 Allen Wirfs-Brock" w:date="2012-09-07T15:17:00Z"/>
        </w:rPr>
      </w:pPr>
      <w:ins w:id="38935" w:author="Rev 10 Allen Wirfs-Brock" w:date="2012-09-07T15:17:00Z">
        <w:r w:rsidRPr="00E77497">
          <w:t xml:space="preserve">Let </w:t>
        </w:r>
      </w:ins>
      <w:ins w:id="38936" w:author="Rev 10 Allen Wirfs-Brock" w:date="2012-09-07T15:37:00Z">
        <w:r w:rsidR="005E0048">
          <w:rPr>
            <w:i/>
          </w:rPr>
          <w:t>M</w:t>
        </w:r>
      </w:ins>
      <w:ins w:id="38937" w:author="Rev 10 Allen Wirfs-Brock" w:date="2012-09-07T15:17:00Z">
        <w:r w:rsidRPr="00E77497">
          <w:t xml:space="preserve"> be the</w:t>
        </w:r>
      </w:ins>
      <w:ins w:id="38938" w:author="Rev 10 Allen Wirfs-Brock" w:date="2012-09-07T15:37:00Z">
        <w:r w:rsidR="005E0048">
          <w:t xml:space="preserve"> result of  calling ToObject with</w:t>
        </w:r>
      </w:ins>
      <w:ins w:id="38939" w:author="Rev 10 Allen Wirfs-Brock" w:date="2012-09-07T16:04:00Z">
        <w:r w:rsidR="0012412C">
          <w:t xml:space="preserve"> the</w:t>
        </w:r>
      </w:ins>
      <w:ins w:id="38940" w:author="Rev 10 Allen Wirfs-Brock" w:date="2012-09-07T15:37:00Z">
        <w:r w:rsidR="005E0048">
          <w:t xml:space="preserve"> </w:t>
        </w:r>
      </w:ins>
      <w:ins w:id="38941" w:author="Rev 10 Allen Wirfs-Brock" w:date="2012-09-07T15:17:00Z">
        <w:r w:rsidRPr="00E77497">
          <w:rPr>
            <w:b/>
          </w:rPr>
          <w:t>this</w:t>
        </w:r>
        <w:r w:rsidRPr="00E77497">
          <w:t xml:space="preserve"> value</w:t>
        </w:r>
      </w:ins>
      <w:ins w:id="38942" w:author="Rev 10 Allen Wirfs-Brock" w:date="2012-09-07T15:53:00Z">
        <w:r w:rsidR="007B0456" w:rsidRPr="007B0456">
          <w:t xml:space="preserve"> </w:t>
        </w:r>
        <w:r w:rsidR="007B0456">
          <w:t>the as its argument</w:t>
        </w:r>
      </w:ins>
      <w:ins w:id="38943" w:author="Rev 10 Allen Wirfs-Brock" w:date="2012-09-07T15:17:00Z">
        <w:r w:rsidRPr="00E77497">
          <w:t>.</w:t>
        </w:r>
      </w:ins>
    </w:p>
    <w:p w:rsidR="002231F8" w:rsidRPr="00E77497" w:rsidRDefault="005E0048" w:rsidP="005E0048">
      <w:pPr>
        <w:pStyle w:val="Alg4"/>
        <w:numPr>
          <w:ilvl w:val="0"/>
          <w:numId w:val="983"/>
        </w:numPr>
        <w:rPr>
          <w:ins w:id="38944" w:author="Rev 10 Allen Wirfs-Brock" w:date="2012-09-07T15:17:00Z"/>
        </w:rPr>
      </w:pPr>
      <w:ins w:id="38945" w:author="Rev 10 Allen Wirfs-Brock" w:date="2012-09-07T15:38:00Z">
        <w:r>
          <w:t>ReturnIfAbrupt(</w:t>
        </w:r>
        <w:r w:rsidRPr="005E0048">
          <w:rPr>
            <w:i/>
          </w:rPr>
          <w:t>M</w:t>
        </w:r>
        <w:r>
          <w:t>).</w:t>
        </w:r>
      </w:ins>
    </w:p>
    <w:p w:rsidR="005E0048" w:rsidRDefault="005E0048" w:rsidP="005E0048">
      <w:pPr>
        <w:pStyle w:val="Alg4"/>
        <w:numPr>
          <w:ilvl w:val="0"/>
          <w:numId w:val="983"/>
        </w:numPr>
        <w:rPr>
          <w:ins w:id="38946" w:author="Rev 10 Allen Wirfs-Brock" w:date="2012-09-07T15:38:00Z"/>
        </w:rPr>
      </w:pPr>
      <w:ins w:id="38947" w:author="Rev 10 Allen Wirfs-Brock" w:date="2012-09-07T15:38:00Z">
        <w:r>
          <w:t xml:space="preserve">If </w:t>
        </w:r>
        <w:r w:rsidRPr="007B0456">
          <w:rPr>
            <w:i/>
          </w:rPr>
          <w:t>M</w:t>
        </w:r>
        <w:r>
          <w:t xml:space="preserve"> does not have a [[MapData]] internal property throw a </w:t>
        </w:r>
        <w:r w:rsidRPr="007B0456">
          <w:rPr>
            <w:b/>
          </w:rPr>
          <w:t>TypeError</w:t>
        </w:r>
        <w:r>
          <w:t xml:space="preserve"> exception.</w:t>
        </w:r>
      </w:ins>
    </w:p>
    <w:p w:rsidR="002231F8" w:rsidRPr="00E77497" w:rsidRDefault="005E0048" w:rsidP="005E0048">
      <w:pPr>
        <w:pStyle w:val="Alg4"/>
        <w:numPr>
          <w:ilvl w:val="0"/>
          <w:numId w:val="983"/>
        </w:numPr>
        <w:rPr>
          <w:ins w:id="38948" w:author="Rev 10 Allen Wirfs-Brock" w:date="2012-09-07T15:17:00Z"/>
        </w:rPr>
      </w:pPr>
      <w:ins w:id="38949" w:author="Rev 10 Allen Wirfs-Brock" w:date="2012-09-07T15:40:00Z">
        <w:r>
          <w:t xml:space="preserve">Let </w:t>
        </w:r>
        <w:r w:rsidRPr="007B0456">
          <w:rPr>
            <w:i/>
          </w:rPr>
          <w:t>entries</w:t>
        </w:r>
        <w:r>
          <w:t xml:space="preserve"> be the </w:t>
        </w:r>
      </w:ins>
      <w:ins w:id="38950" w:author="Rev 10 Allen Wirfs-Brock" w:date="2012-09-07T15:41:00Z">
        <w:r>
          <w:t xml:space="preserve">List that is the </w:t>
        </w:r>
      </w:ins>
      <w:ins w:id="38951" w:author="Rev 10 Allen Wirfs-Brock" w:date="2012-09-07T15:40:00Z">
        <w:r>
          <w:t xml:space="preserve">value of </w:t>
        </w:r>
        <w:r w:rsidRPr="007B0456">
          <w:rPr>
            <w:i/>
          </w:rPr>
          <w:t>M</w:t>
        </w:r>
        <w:r>
          <w:t>’s [[MapData]] internal property.</w:t>
        </w:r>
      </w:ins>
    </w:p>
    <w:p w:rsidR="00A96CC6" w:rsidRDefault="008E3DC8" w:rsidP="005E0048">
      <w:pPr>
        <w:pStyle w:val="Alg4"/>
        <w:numPr>
          <w:ilvl w:val="0"/>
          <w:numId w:val="983"/>
        </w:numPr>
        <w:rPr>
          <w:ins w:id="38952" w:author="Rev 10 Allen Wirfs-Brock" w:date="2012-09-07T15:44:00Z"/>
        </w:rPr>
      </w:pPr>
      <w:ins w:id="38953" w:author="Rev 10 Allen Wirfs-Brock" w:date="2012-09-08T09:41:00Z">
        <w:r>
          <w:t xml:space="preserve">Repeat for each Record {[[key]], [[value]]} </w:t>
        </w:r>
        <w:r w:rsidRPr="008E3DC8">
          <w:rPr>
            <w:i/>
          </w:rPr>
          <w:t>p</w:t>
        </w:r>
        <w:r>
          <w:t xml:space="preserve"> that is an element of </w:t>
        </w:r>
        <w:r w:rsidRPr="00B5244C">
          <w:rPr>
            <w:i/>
          </w:rPr>
          <w:t>entries</w:t>
        </w:r>
        <w:r>
          <w:rPr>
            <w:i/>
          </w:rPr>
          <w:t>,</w:t>
        </w:r>
      </w:ins>
    </w:p>
    <w:p w:rsidR="00A96CC6" w:rsidRDefault="00A96CC6" w:rsidP="007B0456">
      <w:pPr>
        <w:pStyle w:val="Alg4"/>
        <w:numPr>
          <w:ilvl w:val="1"/>
          <w:numId w:val="983"/>
        </w:numPr>
        <w:rPr>
          <w:ins w:id="38954" w:author="Rev 10 Allen Wirfs-Brock" w:date="2012-09-07T15:45:00Z"/>
        </w:rPr>
      </w:pPr>
      <w:ins w:id="38955" w:author="Rev 10 Allen Wirfs-Brock" w:date="2012-09-07T15:45:00Z">
        <w:r>
          <w:t xml:space="preserve">If </w:t>
        </w:r>
      </w:ins>
      <w:ins w:id="38956" w:author="Rev 10 Allen Wirfs-Brock" w:date="2012-09-07T15:46:00Z">
        <w:r>
          <w:t>SameValue(</w:t>
        </w:r>
      </w:ins>
      <w:ins w:id="38957" w:author="Rev 10 Allen Wirfs-Brock" w:date="2012-09-07T15:45:00Z">
        <w:r w:rsidRPr="007B0456">
          <w:rPr>
            <w:i/>
          </w:rPr>
          <w:t>p</w:t>
        </w:r>
        <w:r>
          <w:t>.[[key]]</w:t>
        </w:r>
      </w:ins>
      <w:ins w:id="38958" w:author="Rev 10 Allen Wirfs-Brock" w:date="2012-09-07T15:46:00Z">
        <w:r>
          <w:t xml:space="preserve">, </w:t>
        </w:r>
        <w:r w:rsidRPr="007B0456">
          <w:rPr>
            <w:i/>
          </w:rPr>
          <w:t>key</w:t>
        </w:r>
        <w:r>
          <w:t xml:space="preserve">), then return </w:t>
        </w:r>
        <w:r w:rsidRPr="007B0456">
          <w:rPr>
            <w:i/>
          </w:rPr>
          <w:t>p</w:t>
        </w:r>
        <w:r>
          <w:t>.[[value]]</w:t>
        </w:r>
      </w:ins>
    </w:p>
    <w:p w:rsidR="002231F8" w:rsidRPr="00E77497" w:rsidRDefault="00A96CC6" w:rsidP="005E0048">
      <w:pPr>
        <w:pStyle w:val="Alg4"/>
        <w:numPr>
          <w:ilvl w:val="0"/>
          <w:numId w:val="983"/>
        </w:numPr>
        <w:spacing w:after="220"/>
        <w:rPr>
          <w:ins w:id="38959" w:author="Rev 10 Allen Wirfs-Brock" w:date="2012-09-07T15:17:00Z"/>
        </w:rPr>
      </w:pPr>
      <w:ins w:id="38960" w:author="Rev 10 Allen Wirfs-Brock" w:date="2012-09-07T15:49:00Z">
        <w:r>
          <w:t xml:space="preserve">Return </w:t>
        </w:r>
        <w:r w:rsidRPr="007B0456">
          <w:rPr>
            <w:b/>
          </w:rPr>
          <w:t>undefined</w:t>
        </w:r>
        <w:r>
          <w:t>.</w:t>
        </w:r>
      </w:ins>
    </w:p>
    <w:p w:rsidR="002231F8" w:rsidRPr="00E77497" w:rsidRDefault="002231F8" w:rsidP="00BB4005">
      <w:pPr>
        <w:pStyle w:val="Heading4"/>
        <w:numPr>
          <w:ilvl w:val="0"/>
          <w:numId w:val="0"/>
        </w:numPr>
        <w:rPr>
          <w:ins w:id="38961" w:author="Rev 10 Allen Wirfs-Brock" w:date="2012-09-07T15:17:00Z"/>
        </w:rPr>
      </w:pPr>
      <w:ins w:id="38962" w:author="Rev 10 Allen Wirfs-Brock" w:date="2012-09-07T15:17:00Z">
        <w:r w:rsidRPr="00E77497">
          <w:t>15.</w:t>
        </w:r>
      </w:ins>
      <w:ins w:id="38963" w:author="Rev 10 Allen Wirfs-Brock" w:date="2012-09-07T15:25:00Z">
        <w:r w:rsidR="001942DE">
          <w:t>14</w:t>
        </w:r>
      </w:ins>
      <w:ins w:id="38964" w:author="Rev 10 Allen Wirfs-Brock" w:date="2012-09-07T15:17:00Z">
        <w:r w:rsidRPr="00E77497">
          <w:t>.</w:t>
        </w:r>
      </w:ins>
      <w:ins w:id="38965" w:author="Rev 10 Allen Wirfs-Brock" w:date="2012-09-22T10:03:00Z">
        <w:r w:rsidR="00A417BA">
          <w:t>5</w:t>
        </w:r>
      </w:ins>
      <w:ins w:id="38966" w:author="Rev 10 Allen Wirfs-Brock" w:date="2012-09-07T15:17:00Z">
        <w:r w:rsidRPr="00E77497">
          <w:t>.</w:t>
        </w:r>
      </w:ins>
      <w:ins w:id="38967" w:author="Rev 10 Allen Wirfs-Brock" w:date="2012-09-24T16:42:00Z">
        <w:del w:id="38968" w:author="Rev 11 Allen Wirfs-Brock" w:date="2012-10-22T12:28:00Z">
          <w:r w:rsidR="002D627E" w:rsidDel="00BB4005">
            <w:delText>5</w:delText>
          </w:r>
        </w:del>
      </w:ins>
      <w:ins w:id="38969" w:author="Rev 11 Allen Wirfs-Brock" w:date="2012-10-22T12:28:00Z">
        <w:r w:rsidR="00BB4005">
          <w:t>6</w:t>
        </w:r>
      </w:ins>
      <w:ins w:id="38970" w:author="Rev 10 Allen Wirfs-Brock" w:date="2012-09-07T15:17:00Z">
        <w:r w:rsidRPr="00E77497">
          <w:tab/>
        </w:r>
      </w:ins>
      <w:ins w:id="38971" w:author="Rev 10 Allen Wirfs-Brock" w:date="2012-09-07T15:29:00Z">
        <w:r w:rsidR="001942DE">
          <w:t>Ma</w:t>
        </w:r>
      </w:ins>
      <w:ins w:id="38972" w:author="Rev 10 Allen Wirfs-Brock" w:date="2012-09-07T15:30:00Z">
        <w:r w:rsidR="001942DE">
          <w:t>p</w:t>
        </w:r>
      </w:ins>
      <w:ins w:id="38973" w:author="Rev 10 Allen Wirfs-Brock" w:date="2012-09-07T15:17:00Z">
        <w:r w:rsidRPr="00E77497">
          <w:t>.prototype.</w:t>
        </w:r>
      </w:ins>
      <w:ins w:id="38974" w:author="Rev 10 Allen Wirfs-Brock" w:date="2012-09-07T15:30:00Z">
        <w:r w:rsidR="001942DE">
          <w:t>has</w:t>
        </w:r>
      </w:ins>
      <w:ins w:id="38975" w:author="Rev 10 Allen Wirfs-Brock" w:date="2012-09-07T15:17:00Z">
        <w:r w:rsidRPr="00E77497">
          <w:t xml:space="preserve"> ( </w:t>
        </w:r>
      </w:ins>
      <w:ins w:id="38976" w:author="Rev 10 Allen Wirfs-Brock" w:date="2012-09-07T15:30:00Z">
        <w:r w:rsidR="001942DE">
          <w:t xml:space="preserve">key </w:t>
        </w:r>
      </w:ins>
      <w:ins w:id="38977" w:author="Rev 10 Allen Wirfs-Brock" w:date="2012-09-07T15:17:00Z">
        <w:r w:rsidRPr="00E77497">
          <w:t>)</w:t>
        </w:r>
      </w:ins>
    </w:p>
    <w:p w:rsidR="002231F8" w:rsidRPr="00E77497" w:rsidRDefault="002231F8" w:rsidP="002231F8">
      <w:pPr>
        <w:rPr>
          <w:ins w:id="38978" w:author="Rev 10 Allen Wirfs-Brock" w:date="2012-09-07T15:17:00Z"/>
        </w:rPr>
      </w:pPr>
      <w:ins w:id="38979" w:author="Rev 10 Allen Wirfs-Brock" w:date="2012-09-07T15:17:00Z">
        <w:r w:rsidRPr="00E77497">
          <w:t>The following steps are taken:</w:t>
        </w:r>
      </w:ins>
    </w:p>
    <w:p w:rsidR="00A96CC6" w:rsidRPr="00E77497" w:rsidRDefault="00A96CC6" w:rsidP="007B0456">
      <w:pPr>
        <w:pStyle w:val="Alg4"/>
        <w:numPr>
          <w:ilvl w:val="0"/>
          <w:numId w:val="984"/>
        </w:numPr>
        <w:rPr>
          <w:ins w:id="38980" w:author="Rev 10 Allen Wirfs-Brock" w:date="2012-09-07T15:50:00Z"/>
        </w:rPr>
      </w:pPr>
      <w:ins w:id="38981" w:author="Rev 10 Allen Wirfs-Brock" w:date="2012-09-07T15:5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ins>
      <w:ins w:id="38982" w:author="Rev 10 Allen Wirfs-Brock" w:date="2012-09-07T15:53:00Z">
        <w:r w:rsidR="007B0456" w:rsidRPr="007B0456">
          <w:t xml:space="preserve"> </w:t>
        </w:r>
        <w:r w:rsidR="007B0456">
          <w:t>as its argument</w:t>
        </w:r>
      </w:ins>
      <w:ins w:id="38983" w:author="Rev 10 Allen Wirfs-Brock" w:date="2012-09-07T15:50:00Z">
        <w:r w:rsidRPr="00E77497">
          <w:t>.</w:t>
        </w:r>
      </w:ins>
    </w:p>
    <w:p w:rsidR="00A96CC6" w:rsidRPr="00E77497" w:rsidRDefault="00A96CC6" w:rsidP="007B0456">
      <w:pPr>
        <w:pStyle w:val="Alg4"/>
        <w:numPr>
          <w:ilvl w:val="0"/>
          <w:numId w:val="984"/>
        </w:numPr>
        <w:rPr>
          <w:ins w:id="38984" w:author="Rev 10 Allen Wirfs-Brock" w:date="2012-09-07T15:50:00Z"/>
        </w:rPr>
      </w:pPr>
      <w:ins w:id="38985" w:author="Rev 10 Allen Wirfs-Brock" w:date="2012-09-07T15:50:00Z">
        <w:r>
          <w:t>ReturnIfAbrupt(</w:t>
        </w:r>
        <w:r w:rsidRPr="005E0048">
          <w:rPr>
            <w:i/>
          </w:rPr>
          <w:t>M</w:t>
        </w:r>
        <w:r>
          <w:t>).</w:t>
        </w:r>
      </w:ins>
    </w:p>
    <w:p w:rsidR="00A96CC6" w:rsidRDefault="00A96CC6" w:rsidP="007B0456">
      <w:pPr>
        <w:pStyle w:val="Alg4"/>
        <w:numPr>
          <w:ilvl w:val="0"/>
          <w:numId w:val="984"/>
        </w:numPr>
        <w:rPr>
          <w:ins w:id="38986" w:author="Rev 10 Allen Wirfs-Brock" w:date="2012-09-07T15:50:00Z"/>
        </w:rPr>
      </w:pPr>
      <w:ins w:id="38987" w:author="Rev 10 Allen Wirfs-Brock" w:date="2012-09-07T15:50:00Z">
        <w:r>
          <w:t xml:space="preserve">If </w:t>
        </w:r>
        <w:r w:rsidRPr="00B5244C">
          <w:rPr>
            <w:i/>
          </w:rPr>
          <w:t>M</w:t>
        </w:r>
        <w:r>
          <w:t xml:space="preserve"> does not have a [[MapData]] internal property throw a </w:t>
        </w:r>
        <w:r w:rsidRPr="00B5244C">
          <w:rPr>
            <w:b/>
          </w:rPr>
          <w:t>TypeError</w:t>
        </w:r>
        <w:r>
          <w:t xml:space="preserve"> exception.</w:t>
        </w:r>
      </w:ins>
    </w:p>
    <w:p w:rsidR="00A96CC6" w:rsidRPr="00E77497" w:rsidRDefault="00A96CC6" w:rsidP="007B0456">
      <w:pPr>
        <w:pStyle w:val="Alg4"/>
        <w:numPr>
          <w:ilvl w:val="0"/>
          <w:numId w:val="984"/>
        </w:numPr>
        <w:rPr>
          <w:ins w:id="38988" w:author="Rev 10 Allen Wirfs-Brock" w:date="2012-09-07T15:50:00Z"/>
        </w:rPr>
      </w:pPr>
      <w:ins w:id="38989" w:author="Rev 10 Allen Wirfs-Brock" w:date="2012-09-07T15:50:00Z">
        <w:r>
          <w:t xml:space="preserve">Let </w:t>
        </w:r>
        <w:r w:rsidRPr="00B5244C">
          <w:rPr>
            <w:i/>
          </w:rPr>
          <w:t>entries</w:t>
        </w:r>
        <w:r>
          <w:t xml:space="preserve"> be the List that is the value of </w:t>
        </w:r>
        <w:r w:rsidRPr="00B5244C">
          <w:rPr>
            <w:i/>
          </w:rPr>
          <w:t>M</w:t>
        </w:r>
        <w:r>
          <w:t>’s [[MapData]] internal property.</w:t>
        </w:r>
      </w:ins>
    </w:p>
    <w:p w:rsidR="00A96CC6" w:rsidRPr="007B0456" w:rsidRDefault="008E3DC8" w:rsidP="007B0456">
      <w:pPr>
        <w:pStyle w:val="Alg4"/>
        <w:numPr>
          <w:ilvl w:val="0"/>
          <w:numId w:val="984"/>
        </w:numPr>
        <w:rPr>
          <w:ins w:id="38990" w:author="Rev 10 Allen Wirfs-Brock" w:date="2012-09-07T15:50:00Z"/>
        </w:rPr>
      </w:pPr>
      <w:ins w:id="38991" w:author="Rev 10 Allen Wirfs-Brock" w:date="2012-09-08T09:40:00Z">
        <w:r>
          <w:t xml:space="preserve">Repeat for each Record {[[key]], [[value]]} </w:t>
        </w:r>
        <w:r w:rsidRPr="008E3DC8">
          <w:rPr>
            <w:i/>
          </w:rPr>
          <w:t>p</w:t>
        </w:r>
        <w:r>
          <w:t xml:space="preserve"> that is an element of </w:t>
        </w:r>
        <w:r w:rsidRPr="00B5244C">
          <w:rPr>
            <w:i/>
          </w:rPr>
          <w:t>entries</w:t>
        </w:r>
        <w:r>
          <w:rPr>
            <w:i/>
          </w:rPr>
          <w:t>,</w:t>
        </w:r>
      </w:ins>
    </w:p>
    <w:p w:rsidR="007B0456" w:rsidRDefault="007B0456" w:rsidP="007B0456">
      <w:pPr>
        <w:pStyle w:val="Alg4"/>
        <w:numPr>
          <w:ilvl w:val="1"/>
          <w:numId w:val="984"/>
        </w:numPr>
        <w:rPr>
          <w:ins w:id="38992" w:author="Rev 10 Allen Wirfs-Brock" w:date="2012-09-07T15:57:00Z"/>
        </w:rPr>
      </w:pPr>
      <w:ins w:id="38993" w:author="Rev 10 Allen Wirfs-Brock" w:date="2012-09-07T15:57:00Z">
        <w:r w:rsidRPr="00B5244C">
          <w:t>If SameValue</w:t>
        </w:r>
        <w:r>
          <w:t>(</w:t>
        </w:r>
        <w:r w:rsidRPr="007B0456">
          <w:rPr>
            <w:i/>
          </w:rPr>
          <w:t>p</w:t>
        </w:r>
        <w:r>
          <w:t xml:space="preserve">.[[key]], </w:t>
        </w:r>
        <w:r w:rsidRPr="007B0456">
          <w:rPr>
            <w:i/>
          </w:rPr>
          <w:t>key</w:t>
        </w:r>
        <w:r>
          <w:t xml:space="preserve">), then return </w:t>
        </w:r>
        <w:r w:rsidRPr="007B0456">
          <w:rPr>
            <w:b/>
          </w:rPr>
          <w:t>true</w:t>
        </w:r>
        <w:r w:rsidRPr="007B0456">
          <w:rPr>
            <w:i/>
          </w:rPr>
          <w:t>.</w:t>
        </w:r>
      </w:ins>
    </w:p>
    <w:p w:rsidR="00A96CC6" w:rsidRPr="00E77497" w:rsidRDefault="00A96CC6" w:rsidP="007B0456">
      <w:pPr>
        <w:pStyle w:val="Alg4"/>
        <w:numPr>
          <w:ilvl w:val="0"/>
          <w:numId w:val="984"/>
        </w:numPr>
        <w:spacing w:after="220"/>
        <w:rPr>
          <w:ins w:id="38994" w:author="Rev 10 Allen Wirfs-Brock" w:date="2012-09-07T15:50:00Z"/>
        </w:rPr>
      </w:pPr>
      <w:ins w:id="38995" w:author="Rev 10 Allen Wirfs-Brock" w:date="2012-09-07T15:50:00Z">
        <w:r>
          <w:t xml:space="preserve">Return </w:t>
        </w:r>
      </w:ins>
      <w:ins w:id="38996" w:author="Rev 10 Allen Wirfs-Brock" w:date="2012-09-07T15:51:00Z">
        <w:r>
          <w:rPr>
            <w:b/>
          </w:rPr>
          <w:t>false</w:t>
        </w:r>
      </w:ins>
      <w:ins w:id="38997" w:author="Rev 10 Allen Wirfs-Brock" w:date="2012-09-07T15:50:00Z">
        <w:r>
          <w:t>.</w:t>
        </w:r>
      </w:ins>
    </w:p>
    <w:p w:rsidR="00926D71" w:rsidRPr="00E77497" w:rsidRDefault="00926D71" w:rsidP="00BB4005">
      <w:pPr>
        <w:pStyle w:val="Heading4"/>
        <w:numPr>
          <w:ilvl w:val="0"/>
          <w:numId w:val="0"/>
        </w:numPr>
        <w:rPr>
          <w:ins w:id="38998" w:author="Rev 10 Allen Wirfs-Brock" w:date="2012-09-08T09:23:00Z"/>
        </w:rPr>
      </w:pPr>
      <w:ins w:id="38999" w:author="Rev 10 Allen Wirfs-Brock" w:date="2012-09-08T09:23:00Z">
        <w:r w:rsidRPr="00E77497">
          <w:t>15.</w:t>
        </w:r>
        <w:r>
          <w:t>14</w:t>
        </w:r>
        <w:r w:rsidRPr="00E77497">
          <w:t>.</w:t>
        </w:r>
      </w:ins>
      <w:ins w:id="39000" w:author="Rev 10 Allen Wirfs-Brock" w:date="2012-09-22T10:03:00Z">
        <w:r w:rsidR="00A417BA">
          <w:t>5</w:t>
        </w:r>
      </w:ins>
      <w:ins w:id="39001" w:author="Rev 10 Allen Wirfs-Brock" w:date="2012-09-08T09:23:00Z">
        <w:r w:rsidRPr="00E77497">
          <w:t>.</w:t>
        </w:r>
      </w:ins>
      <w:ins w:id="39002" w:author="Rev 10 Allen Wirfs-Brock" w:date="2012-09-24T16:42:00Z">
        <w:del w:id="39003" w:author="Rev 11 Allen Wirfs-Brock" w:date="2012-10-22T12:28:00Z">
          <w:r w:rsidR="002D627E" w:rsidDel="00BB4005">
            <w:delText>6</w:delText>
          </w:r>
        </w:del>
      </w:ins>
      <w:ins w:id="39004" w:author="Rev 11 Allen Wirfs-Brock" w:date="2012-10-22T12:28:00Z">
        <w:r w:rsidR="00BB4005">
          <w:t>7</w:t>
        </w:r>
      </w:ins>
      <w:ins w:id="39005" w:author="Rev 10 Allen Wirfs-Brock" w:date="2012-09-08T09:23:00Z">
        <w:r w:rsidRPr="00E77497">
          <w:tab/>
        </w:r>
        <w:r>
          <w:t>Map</w:t>
        </w:r>
        <w:r w:rsidRPr="00E77497">
          <w:t>.prototype.</w:t>
        </w:r>
        <w:r>
          <w:t>items</w:t>
        </w:r>
        <w:r w:rsidRPr="00E77497">
          <w:t xml:space="preserve"> (</w:t>
        </w:r>
        <w:r>
          <w:t xml:space="preserve"> </w:t>
        </w:r>
        <w:r w:rsidRPr="00E77497">
          <w:t>)</w:t>
        </w:r>
      </w:ins>
    </w:p>
    <w:p w:rsidR="00E254C1" w:rsidRPr="00E77497" w:rsidRDefault="00E254C1" w:rsidP="00E254C1">
      <w:pPr>
        <w:rPr>
          <w:ins w:id="39006" w:author="Rev 10 Allen Wirfs-Brock" w:date="2012-09-24T15:03:00Z"/>
        </w:rPr>
      </w:pPr>
      <w:ins w:id="39007" w:author="Rev 10 Allen Wirfs-Brock" w:date="2012-09-24T15:03:00Z">
        <w:r w:rsidRPr="00E77497">
          <w:t>The following steps are taken:</w:t>
        </w:r>
      </w:ins>
    </w:p>
    <w:p w:rsidR="00015AC5" w:rsidRPr="00E77497" w:rsidRDefault="00015AC5" w:rsidP="00015AC5">
      <w:pPr>
        <w:pStyle w:val="Alg4"/>
        <w:numPr>
          <w:ilvl w:val="0"/>
          <w:numId w:val="988"/>
        </w:numPr>
        <w:rPr>
          <w:ins w:id="39008" w:author="Rev 11 Allen Wirfs-Brock" w:date="2012-10-20T15:21:00Z"/>
        </w:rPr>
      </w:pPr>
      <w:ins w:id="39009" w:author="Rev 11 Allen Wirfs-Brock" w:date="2012-10-20T15:21: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015AC5" w:rsidRPr="00E77497" w:rsidRDefault="00015AC5" w:rsidP="00015AC5">
      <w:pPr>
        <w:pStyle w:val="Alg4"/>
        <w:numPr>
          <w:ilvl w:val="0"/>
          <w:numId w:val="988"/>
        </w:numPr>
        <w:rPr>
          <w:ins w:id="39010" w:author="Rev 11 Allen Wirfs-Brock" w:date="2012-10-20T15:21:00Z"/>
        </w:rPr>
      </w:pPr>
      <w:ins w:id="39011" w:author="Rev 11 Allen Wirfs-Brock" w:date="2012-10-20T15:21:00Z">
        <w:r>
          <w:t>ReturnIfAbrupt(</w:t>
        </w:r>
        <w:r w:rsidRPr="005E0048">
          <w:rPr>
            <w:i/>
          </w:rPr>
          <w:t>M</w:t>
        </w:r>
        <w:r>
          <w:t>).</w:t>
        </w:r>
      </w:ins>
    </w:p>
    <w:p w:rsidR="00D404C6" w:rsidRDefault="00D404C6" w:rsidP="00015AC5">
      <w:pPr>
        <w:pStyle w:val="Alg4"/>
        <w:numPr>
          <w:ilvl w:val="0"/>
          <w:numId w:val="988"/>
        </w:numPr>
        <w:spacing w:after="280"/>
        <w:rPr>
          <w:ins w:id="39012" w:author="Rev 10 Allen Wirfs-Brock" w:date="2012-09-08T12:06:00Z"/>
        </w:rPr>
      </w:pPr>
      <w:ins w:id="39013" w:author="Rev 10 Allen Wirfs-Brock" w:date="2012-09-08T12:06:00Z">
        <w:r>
          <w:t xml:space="preserve">Return the result of calling the </w:t>
        </w:r>
      </w:ins>
      <w:ins w:id="39014" w:author="Rev 10 Allen Wirfs-Brock" w:date="2012-09-24T15:02:00Z">
        <w:r w:rsidR="00E254C1">
          <w:t>CreateMapIterator</w:t>
        </w:r>
      </w:ins>
      <w:ins w:id="39015" w:author="Rev 10 Allen Wirfs-Brock" w:date="2012-09-08T12:06:00Z">
        <w:r>
          <w:t xml:space="preserve"> abstract operation with argument</w:t>
        </w:r>
      </w:ins>
      <w:ins w:id="39016" w:author="Rev 10 Allen Wirfs-Brock" w:date="2012-09-08T12:08:00Z">
        <w:r>
          <w:t>s</w:t>
        </w:r>
      </w:ins>
      <w:ins w:id="39017" w:author="Rev 10 Allen Wirfs-Brock" w:date="2012-09-08T12:06:00Z">
        <w:r>
          <w:t xml:space="preserve"> </w:t>
        </w:r>
      </w:ins>
      <w:ins w:id="39018" w:author="Rev 10 Allen Wirfs-Brock" w:date="2012-09-24T15:02:00Z">
        <w:del w:id="39019" w:author="Rev 11 Allen Wirfs-Brock" w:date="2012-10-20T15:21:00Z">
          <w:r w:rsidR="00E254C1" w:rsidDel="00015AC5">
            <w:rPr>
              <w:i/>
            </w:rPr>
            <w:delText>O</w:delText>
          </w:r>
        </w:del>
      </w:ins>
      <w:ins w:id="39020" w:author="Rev 11 Allen Wirfs-Brock" w:date="2012-10-20T15:21:00Z">
        <w:r w:rsidR="00015AC5">
          <w:rPr>
            <w:i/>
          </w:rPr>
          <w:t>M</w:t>
        </w:r>
      </w:ins>
      <w:ins w:id="39021" w:author="Rev 10 Allen Wirfs-Brock" w:date="2012-09-08T12:08:00Z">
        <w:r>
          <w:t xml:space="preserve"> and </w:t>
        </w:r>
      </w:ins>
      <w:ins w:id="39022" w:author="Rev 10 Allen Wirfs-Brock" w:date="2012-09-24T15:02:00Z">
        <w:r w:rsidR="00E254C1" w:rsidRPr="00E77497">
          <w:rPr>
            <w:b/>
          </w:rPr>
          <w:t>"</w:t>
        </w:r>
        <w:r w:rsidR="00E254C1">
          <w:rPr>
            <w:rFonts w:ascii="Courier New" w:hAnsi="Courier New" w:cs="Courier New"/>
            <w:b/>
          </w:rPr>
          <w:t>key+value</w:t>
        </w:r>
        <w:r w:rsidR="00E254C1" w:rsidRPr="00E77497">
          <w:rPr>
            <w:b/>
          </w:rPr>
          <w:t>"</w:t>
        </w:r>
      </w:ins>
      <w:ins w:id="39023" w:author="Rev 10 Allen Wirfs-Brock" w:date="2012-09-08T12:06:00Z">
        <w:r>
          <w:t>.</w:t>
        </w:r>
      </w:ins>
    </w:p>
    <w:p w:rsidR="00926D71" w:rsidRPr="00E77497" w:rsidRDefault="00926D71" w:rsidP="00BB4005">
      <w:pPr>
        <w:pStyle w:val="Heading4"/>
        <w:numPr>
          <w:ilvl w:val="0"/>
          <w:numId w:val="0"/>
        </w:numPr>
        <w:rPr>
          <w:ins w:id="39024" w:author="Rev 10 Allen Wirfs-Brock" w:date="2012-09-08T09:24:00Z"/>
        </w:rPr>
      </w:pPr>
      <w:ins w:id="39025" w:author="Rev 10 Allen Wirfs-Brock" w:date="2012-09-08T09:24:00Z">
        <w:r w:rsidRPr="00E77497">
          <w:lastRenderedPageBreak/>
          <w:t>15.</w:t>
        </w:r>
        <w:r>
          <w:t>14</w:t>
        </w:r>
        <w:r w:rsidRPr="00E77497">
          <w:t>.</w:t>
        </w:r>
      </w:ins>
      <w:ins w:id="39026" w:author="Rev 10 Allen Wirfs-Brock" w:date="2012-09-22T10:03:00Z">
        <w:r w:rsidR="00A417BA">
          <w:t>5</w:t>
        </w:r>
      </w:ins>
      <w:ins w:id="39027" w:author="Rev 10 Allen Wirfs-Brock" w:date="2012-09-08T09:24:00Z">
        <w:r w:rsidRPr="00E77497">
          <w:t>.</w:t>
        </w:r>
      </w:ins>
      <w:ins w:id="39028" w:author="Rev 10 Allen Wirfs-Brock" w:date="2012-09-24T16:42:00Z">
        <w:del w:id="39029" w:author="Rev 11 Allen Wirfs-Brock" w:date="2012-10-22T12:28:00Z">
          <w:r w:rsidR="002D627E" w:rsidDel="00BB4005">
            <w:delText>7</w:delText>
          </w:r>
        </w:del>
      </w:ins>
      <w:ins w:id="39030" w:author="Rev 11 Allen Wirfs-Brock" w:date="2012-10-22T12:28:00Z">
        <w:r w:rsidR="00BB4005">
          <w:t>8</w:t>
        </w:r>
      </w:ins>
      <w:ins w:id="39031" w:author="Rev 10 Allen Wirfs-Brock" w:date="2012-09-08T09:24:00Z">
        <w:r w:rsidRPr="00E77497">
          <w:tab/>
        </w:r>
        <w:r>
          <w:t>Map</w:t>
        </w:r>
        <w:r w:rsidRPr="00E77497">
          <w:t>.prototype.</w:t>
        </w:r>
        <w:r>
          <w:t xml:space="preserve">keys ( </w:t>
        </w:r>
        <w:r w:rsidRPr="00E77497">
          <w:t>)</w:t>
        </w:r>
      </w:ins>
    </w:p>
    <w:p w:rsidR="00E254C1" w:rsidRPr="00E77497" w:rsidRDefault="00E254C1" w:rsidP="00E254C1">
      <w:pPr>
        <w:rPr>
          <w:ins w:id="39032" w:author="Rev 10 Allen Wirfs-Brock" w:date="2012-09-24T15:03:00Z"/>
        </w:rPr>
      </w:pPr>
      <w:ins w:id="39033" w:author="Rev 10 Allen Wirfs-Brock" w:date="2012-09-24T15:03:00Z">
        <w:r w:rsidRPr="00E77497">
          <w:t>The following steps are taken:</w:t>
        </w:r>
      </w:ins>
    </w:p>
    <w:p w:rsidR="00015AC5" w:rsidRPr="00E77497" w:rsidRDefault="00015AC5" w:rsidP="00015AC5">
      <w:pPr>
        <w:pStyle w:val="Alg4"/>
        <w:numPr>
          <w:ilvl w:val="0"/>
          <w:numId w:val="1001"/>
        </w:numPr>
        <w:rPr>
          <w:ins w:id="39034" w:author="Rev 11 Allen Wirfs-Brock" w:date="2012-10-20T15:21:00Z"/>
        </w:rPr>
      </w:pPr>
      <w:ins w:id="39035" w:author="Rev 11 Allen Wirfs-Brock" w:date="2012-10-20T15:21: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015AC5" w:rsidRPr="00E77497" w:rsidRDefault="00015AC5" w:rsidP="00015AC5">
      <w:pPr>
        <w:pStyle w:val="Alg4"/>
        <w:numPr>
          <w:ilvl w:val="0"/>
          <w:numId w:val="1001"/>
        </w:numPr>
        <w:rPr>
          <w:ins w:id="39036" w:author="Rev 11 Allen Wirfs-Brock" w:date="2012-10-20T15:21:00Z"/>
        </w:rPr>
      </w:pPr>
      <w:ins w:id="39037" w:author="Rev 11 Allen Wirfs-Brock" w:date="2012-10-20T15:21:00Z">
        <w:r>
          <w:t>ReturnIfAbrupt(</w:t>
        </w:r>
        <w:r w:rsidRPr="005E0048">
          <w:rPr>
            <w:i/>
          </w:rPr>
          <w:t>M</w:t>
        </w:r>
        <w:r>
          <w:t>).</w:t>
        </w:r>
      </w:ins>
    </w:p>
    <w:p w:rsidR="00E254C1" w:rsidRDefault="00E254C1" w:rsidP="00015AC5">
      <w:pPr>
        <w:pStyle w:val="Alg4"/>
        <w:numPr>
          <w:ilvl w:val="0"/>
          <w:numId w:val="1001"/>
        </w:numPr>
        <w:spacing w:after="280"/>
        <w:rPr>
          <w:ins w:id="39038" w:author="Rev 10 Allen Wirfs-Brock" w:date="2012-09-24T15:03:00Z"/>
        </w:rPr>
      </w:pPr>
      <w:ins w:id="39039" w:author="Rev 10 Allen Wirfs-Brock" w:date="2012-09-24T15:03:00Z">
        <w:r>
          <w:t xml:space="preserve">Return the result of calling the CreateMapIterator abstract operation with arguments </w:t>
        </w:r>
        <w:del w:id="39040" w:author="Rev 11 Allen Wirfs-Brock" w:date="2012-10-20T15:21:00Z">
          <w:r w:rsidDel="00015AC5">
            <w:rPr>
              <w:i/>
            </w:rPr>
            <w:delText>O</w:delText>
          </w:r>
        </w:del>
      </w:ins>
      <w:ins w:id="39041" w:author="Rev 11 Allen Wirfs-Brock" w:date="2012-10-20T15:21:00Z">
        <w:r w:rsidR="00015AC5">
          <w:rPr>
            <w:i/>
          </w:rPr>
          <w:t>M</w:t>
        </w:r>
      </w:ins>
      <w:ins w:id="39042" w:author="Rev 10 Allen Wirfs-Brock" w:date="2012-09-24T15:03:00Z">
        <w:r>
          <w:t xml:space="preserve"> and </w:t>
        </w:r>
        <w:r w:rsidRPr="00E77497">
          <w:rPr>
            <w:b/>
          </w:rPr>
          <w:t>"</w:t>
        </w:r>
        <w:r>
          <w:rPr>
            <w:rFonts w:ascii="Courier New" w:hAnsi="Courier New" w:cs="Courier New"/>
            <w:b/>
          </w:rPr>
          <w:t>key</w:t>
        </w:r>
        <w:r w:rsidRPr="00E77497">
          <w:rPr>
            <w:b/>
          </w:rPr>
          <w:t>"</w:t>
        </w:r>
        <w:r>
          <w:t>.</w:t>
        </w:r>
      </w:ins>
    </w:p>
    <w:p w:rsidR="001942DE" w:rsidRPr="00E77497" w:rsidRDefault="001942DE" w:rsidP="00BB4005">
      <w:pPr>
        <w:pStyle w:val="Heading4"/>
        <w:numPr>
          <w:ilvl w:val="0"/>
          <w:numId w:val="0"/>
        </w:numPr>
        <w:rPr>
          <w:ins w:id="39043" w:author="Rev 10 Allen Wirfs-Brock" w:date="2012-09-07T15:30:00Z"/>
        </w:rPr>
      </w:pPr>
      <w:ins w:id="39044" w:author="Rev 10 Allen Wirfs-Brock" w:date="2012-09-07T15:30:00Z">
        <w:r w:rsidRPr="00E77497">
          <w:t>15.</w:t>
        </w:r>
        <w:r>
          <w:t>14</w:t>
        </w:r>
        <w:r w:rsidRPr="00E77497">
          <w:t>.</w:t>
        </w:r>
      </w:ins>
      <w:ins w:id="39045" w:author="Rev 10 Allen Wirfs-Brock" w:date="2012-09-22T10:03:00Z">
        <w:r w:rsidR="00A417BA">
          <w:t>5</w:t>
        </w:r>
      </w:ins>
      <w:ins w:id="39046" w:author="Rev 10 Allen Wirfs-Brock" w:date="2012-09-07T15:30:00Z">
        <w:r w:rsidRPr="00E77497">
          <w:t>.</w:t>
        </w:r>
      </w:ins>
      <w:ins w:id="39047" w:author="Rev 10 Allen Wirfs-Brock" w:date="2012-09-24T16:42:00Z">
        <w:del w:id="39048" w:author="Rev 11 Allen Wirfs-Brock" w:date="2012-10-22T12:28:00Z">
          <w:r w:rsidR="002D627E" w:rsidDel="00BB4005">
            <w:delText>8</w:delText>
          </w:r>
        </w:del>
      </w:ins>
      <w:ins w:id="39049" w:author="Rev 11 Allen Wirfs-Brock" w:date="2012-10-22T12:28:00Z">
        <w:r w:rsidR="00BB4005">
          <w:t>9</w:t>
        </w:r>
      </w:ins>
      <w:ins w:id="39050" w:author="Rev 10 Allen Wirfs-Brock" w:date="2012-09-07T15:30:00Z">
        <w:r w:rsidRPr="00E77497">
          <w:tab/>
        </w:r>
        <w:r>
          <w:t>Map</w:t>
        </w:r>
        <w:r w:rsidRPr="00E77497">
          <w:t>.prototype.</w:t>
        </w:r>
      </w:ins>
      <w:ins w:id="39051" w:author="Rev 10 Allen Wirfs-Brock" w:date="2012-09-07T15:31:00Z">
        <w:r>
          <w:t>set</w:t>
        </w:r>
      </w:ins>
      <w:ins w:id="39052" w:author="Rev 10 Allen Wirfs-Brock" w:date="2012-09-07T15:30:00Z">
        <w:r w:rsidRPr="00E77497">
          <w:t xml:space="preserve"> ( </w:t>
        </w:r>
        <w:r>
          <w:t>key</w:t>
        </w:r>
      </w:ins>
      <w:ins w:id="39053" w:author="Rev 10 Allen Wirfs-Brock" w:date="2012-09-07T15:31:00Z">
        <w:r>
          <w:t xml:space="preserve"> , value</w:t>
        </w:r>
      </w:ins>
      <w:ins w:id="39054" w:author="Rev 10 Allen Wirfs-Brock" w:date="2012-09-07T15:30:00Z">
        <w:r>
          <w:t xml:space="preserve"> </w:t>
        </w:r>
        <w:r w:rsidRPr="00E77497">
          <w:t>)</w:t>
        </w:r>
      </w:ins>
    </w:p>
    <w:p w:rsidR="001942DE" w:rsidRPr="00E77497" w:rsidRDefault="001942DE" w:rsidP="001942DE">
      <w:pPr>
        <w:rPr>
          <w:ins w:id="39055" w:author="Rev 10 Allen Wirfs-Brock" w:date="2012-09-07T15:30:00Z"/>
        </w:rPr>
      </w:pPr>
      <w:ins w:id="39056" w:author="Rev 10 Allen Wirfs-Brock" w:date="2012-09-07T15:30:00Z">
        <w:r w:rsidRPr="00E77497">
          <w:t>The following steps are taken:</w:t>
        </w:r>
      </w:ins>
    </w:p>
    <w:p w:rsidR="00A96CC6" w:rsidRPr="00E77497" w:rsidRDefault="00A96CC6" w:rsidP="007B0456">
      <w:pPr>
        <w:pStyle w:val="Alg4"/>
        <w:numPr>
          <w:ilvl w:val="0"/>
          <w:numId w:val="985"/>
        </w:numPr>
        <w:rPr>
          <w:ins w:id="39057" w:author="Rev 10 Allen Wirfs-Brock" w:date="2012-09-07T15:52:00Z"/>
        </w:rPr>
      </w:pPr>
      <w:ins w:id="39058" w:author="Rev 10 Allen Wirfs-Brock" w:date="2012-09-07T15:52:00Z">
        <w:r w:rsidRPr="00E77497">
          <w:t xml:space="preserve">Let </w:t>
        </w:r>
        <w:r>
          <w:rPr>
            <w:i/>
          </w:rPr>
          <w:t>M</w:t>
        </w:r>
        <w:r w:rsidRPr="00E77497">
          <w:t xml:space="preserve"> be the</w:t>
        </w:r>
        <w:r>
          <w:t xml:space="preserve"> result of  calling ToObject with</w:t>
        </w:r>
      </w:ins>
      <w:ins w:id="39059" w:author="Rev 10 Allen Wirfs-Brock" w:date="2012-09-07T16:04:00Z">
        <w:r w:rsidR="0012412C">
          <w:t xml:space="preserve"> the</w:t>
        </w:r>
      </w:ins>
      <w:ins w:id="39060" w:author="Rev 10 Allen Wirfs-Brock" w:date="2012-09-07T15:52:00Z">
        <w:r>
          <w:t xml:space="preserve"> </w:t>
        </w:r>
        <w:r w:rsidRPr="00E77497">
          <w:rPr>
            <w:b/>
          </w:rPr>
          <w:t>this</w:t>
        </w:r>
        <w:r w:rsidRPr="00E77497">
          <w:t xml:space="preserve"> value</w:t>
        </w:r>
      </w:ins>
      <w:ins w:id="39061" w:author="Rev 10 Allen Wirfs-Brock" w:date="2012-09-07T15:53:00Z">
        <w:r w:rsidR="007B0456" w:rsidRPr="007B0456">
          <w:t xml:space="preserve"> </w:t>
        </w:r>
        <w:r w:rsidR="007B0456">
          <w:t>as its argument</w:t>
        </w:r>
      </w:ins>
      <w:ins w:id="39062" w:author="Rev 10 Allen Wirfs-Brock" w:date="2012-09-07T15:52:00Z">
        <w:r w:rsidRPr="00E77497">
          <w:t>.</w:t>
        </w:r>
      </w:ins>
    </w:p>
    <w:p w:rsidR="00A96CC6" w:rsidRPr="00E77497" w:rsidRDefault="00A96CC6" w:rsidP="007B0456">
      <w:pPr>
        <w:pStyle w:val="Alg4"/>
        <w:numPr>
          <w:ilvl w:val="0"/>
          <w:numId w:val="985"/>
        </w:numPr>
        <w:rPr>
          <w:ins w:id="39063" w:author="Rev 10 Allen Wirfs-Brock" w:date="2012-09-07T15:52:00Z"/>
        </w:rPr>
      </w:pPr>
      <w:ins w:id="39064" w:author="Rev 10 Allen Wirfs-Brock" w:date="2012-09-07T15:52:00Z">
        <w:r>
          <w:t>ReturnIfAbrupt(</w:t>
        </w:r>
        <w:r w:rsidRPr="005E0048">
          <w:rPr>
            <w:i/>
          </w:rPr>
          <w:t>M</w:t>
        </w:r>
        <w:r>
          <w:t>).</w:t>
        </w:r>
      </w:ins>
    </w:p>
    <w:p w:rsidR="00A96CC6" w:rsidRDefault="00A96CC6" w:rsidP="007B0456">
      <w:pPr>
        <w:pStyle w:val="Alg4"/>
        <w:numPr>
          <w:ilvl w:val="0"/>
          <w:numId w:val="985"/>
        </w:numPr>
        <w:rPr>
          <w:ins w:id="39065" w:author="Rev 10 Allen Wirfs-Brock" w:date="2012-09-07T15:52:00Z"/>
        </w:rPr>
      </w:pPr>
      <w:ins w:id="39066" w:author="Rev 10 Allen Wirfs-Brock" w:date="2012-09-07T15:52:00Z">
        <w:r>
          <w:t xml:space="preserve">If </w:t>
        </w:r>
        <w:r w:rsidRPr="00B5244C">
          <w:rPr>
            <w:i/>
          </w:rPr>
          <w:t>M</w:t>
        </w:r>
        <w:r>
          <w:t xml:space="preserve"> does not have a [[MapData]] internal property throw a </w:t>
        </w:r>
        <w:r w:rsidRPr="00B5244C">
          <w:rPr>
            <w:b/>
          </w:rPr>
          <w:t>TypeError</w:t>
        </w:r>
        <w:r>
          <w:t xml:space="preserve"> exception.</w:t>
        </w:r>
      </w:ins>
    </w:p>
    <w:p w:rsidR="00A96CC6" w:rsidRPr="00E77497" w:rsidRDefault="00A96CC6" w:rsidP="007B0456">
      <w:pPr>
        <w:pStyle w:val="Alg4"/>
        <w:numPr>
          <w:ilvl w:val="0"/>
          <w:numId w:val="985"/>
        </w:numPr>
        <w:rPr>
          <w:ins w:id="39067" w:author="Rev 10 Allen Wirfs-Brock" w:date="2012-09-07T15:52:00Z"/>
        </w:rPr>
      </w:pPr>
      <w:ins w:id="39068" w:author="Rev 10 Allen Wirfs-Brock" w:date="2012-09-07T15:52:00Z">
        <w:r>
          <w:t xml:space="preserve">Let </w:t>
        </w:r>
        <w:r w:rsidRPr="00B5244C">
          <w:rPr>
            <w:i/>
          </w:rPr>
          <w:t>entries</w:t>
        </w:r>
        <w:r>
          <w:t xml:space="preserve"> be the List that is the value of </w:t>
        </w:r>
        <w:r w:rsidRPr="00B5244C">
          <w:rPr>
            <w:i/>
          </w:rPr>
          <w:t>M</w:t>
        </w:r>
        <w:r>
          <w:t>’s [[MapData]] internal property.</w:t>
        </w:r>
      </w:ins>
    </w:p>
    <w:p w:rsidR="00A96CC6" w:rsidRDefault="008E3DC8" w:rsidP="007B0456">
      <w:pPr>
        <w:pStyle w:val="Alg4"/>
        <w:numPr>
          <w:ilvl w:val="0"/>
          <w:numId w:val="985"/>
        </w:numPr>
        <w:rPr>
          <w:ins w:id="39069" w:author="Rev 10 Allen Wirfs-Brock" w:date="2012-09-07T15:52:00Z"/>
        </w:rPr>
      </w:pPr>
      <w:ins w:id="39070" w:author="Rev 10 Allen Wirfs-Brock" w:date="2012-09-08T09:34:00Z">
        <w:r>
          <w:t>Repeat for</w:t>
        </w:r>
      </w:ins>
      <w:ins w:id="39071" w:author="Rev 10 Allen Wirfs-Brock" w:date="2012-09-07T15:52:00Z">
        <w:r w:rsidR="00A96CC6">
          <w:t xml:space="preserve"> each </w:t>
        </w:r>
      </w:ins>
      <w:ins w:id="39072" w:author="Rev 10 Allen Wirfs-Brock" w:date="2012-09-08T09:33:00Z">
        <w:r>
          <w:t>Record</w:t>
        </w:r>
      </w:ins>
      <w:ins w:id="39073" w:author="Rev 10 Allen Wirfs-Brock" w:date="2012-09-07T15:52:00Z">
        <w:r w:rsidR="00A96CC6">
          <w:t xml:space="preserve"> {[[key]], [[value]]} </w:t>
        </w:r>
      </w:ins>
      <w:ins w:id="39074" w:author="Rev 10 Allen Wirfs-Brock" w:date="2012-09-08T09:33:00Z">
        <w:r w:rsidRPr="008E3DC8">
          <w:rPr>
            <w:i/>
          </w:rPr>
          <w:t>p</w:t>
        </w:r>
        <w:r>
          <w:t xml:space="preserve"> </w:t>
        </w:r>
      </w:ins>
      <w:ins w:id="39075" w:author="Rev 10 Allen Wirfs-Brock" w:date="2012-09-07T15:52:00Z">
        <w:r w:rsidR="00A96CC6">
          <w:t xml:space="preserve">that is an element of </w:t>
        </w:r>
        <w:r w:rsidR="00A96CC6" w:rsidRPr="00B5244C">
          <w:rPr>
            <w:i/>
          </w:rPr>
          <w:t>entries</w:t>
        </w:r>
      </w:ins>
      <w:ins w:id="39076" w:author="Rev 10 Allen Wirfs-Brock" w:date="2012-09-08T09:34:00Z">
        <w:r>
          <w:rPr>
            <w:i/>
          </w:rPr>
          <w:t>,</w:t>
        </w:r>
      </w:ins>
    </w:p>
    <w:p w:rsidR="0012412C" w:rsidRDefault="00A96CC6" w:rsidP="0012412C">
      <w:pPr>
        <w:pStyle w:val="Alg4"/>
        <w:numPr>
          <w:ilvl w:val="1"/>
          <w:numId w:val="985"/>
        </w:numPr>
        <w:rPr>
          <w:ins w:id="39077" w:author="Rev 10 Allen Wirfs-Brock" w:date="2012-09-07T16:06:00Z"/>
        </w:rPr>
      </w:pPr>
      <w:ins w:id="39078" w:author="Rev 10 Allen Wirfs-Brock" w:date="2012-09-07T15:52:00Z">
        <w:r>
          <w:t>If SameValue(</w:t>
        </w:r>
        <w:r w:rsidRPr="00B5244C">
          <w:rPr>
            <w:i/>
          </w:rPr>
          <w:t>p</w:t>
        </w:r>
        <w:r>
          <w:t xml:space="preserve">.[[key]], </w:t>
        </w:r>
        <w:r w:rsidRPr="00B5244C">
          <w:rPr>
            <w:i/>
          </w:rPr>
          <w:t>key</w:t>
        </w:r>
        <w:r>
          <w:t>), then</w:t>
        </w:r>
      </w:ins>
    </w:p>
    <w:p w:rsidR="00A96CC6" w:rsidRDefault="0012412C" w:rsidP="00926D71">
      <w:pPr>
        <w:pStyle w:val="Alg4"/>
        <w:numPr>
          <w:ilvl w:val="2"/>
          <w:numId w:val="985"/>
        </w:numPr>
        <w:rPr>
          <w:ins w:id="39079" w:author="Rev 10 Allen Wirfs-Brock" w:date="2012-09-07T15:52:00Z"/>
        </w:rPr>
      </w:pPr>
      <w:ins w:id="39080" w:author="Rev 10 Allen Wirfs-Brock" w:date="2012-09-07T16:06:00Z">
        <w:r>
          <w:t>S</w:t>
        </w:r>
      </w:ins>
      <w:ins w:id="39081" w:author="Rev 10 Allen Wirfs-Brock" w:date="2012-09-07T15:54:00Z">
        <w:r w:rsidR="007B0456">
          <w:t xml:space="preserve">et </w:t>
        </w:r>
        <w:r w:rsidR="007B0456" w:rsidRPr="0012412C">
          <w:rPr>
            <w:i/>
          </w:rPr>
          <w:t>p</w:t>
        </w:r>
        <w:r w:rsidR="007B0456">
          <w:t xml:space="preserve">.[[value]] to </w:t>
        </w:r>
        <w:r w:rsidR="007B0456" w:rsidRPr="0012412C">
          <w:rPr>
            <w:i/>
          </w:rPr>
          <w:t>value</w:t>
        </w:r>
      </w:ins>
      <w:ins w:id="39082" w:author="Rev 10 Allen Wirfs-Brock" w:date="2012-09-07T15:52:00Z">
        <w:r w:rsidR="00A96CC6">
          <w:rPr>
            <w:i/>
          </w:rPr>
          <w:t>.</w:t>
        </w:r>
      </w:ins>
    </w:p>
    <w:p w:rsidR="007B0456" w:rsidRDefault="007B0456" w:rsidP="00926D71">
      <w:pPr>
        <w:pStyle w:val="Alg4"/>
        <w:numPr>
          <w:ilvl w:val="2"/>
          <w:numId w:val="985"/>
        </w:numPr>
        <w:spacing w:after="220"/>
        <w:contextualSpacing/>
        <w:rPr>
          <w:ins w:id="39083" w:author="Rev 10 Allen Wirfs-Brock" w:date="2012-09-07T16:00:00Z"/>
        </w:rPr>
      </w:pPr>
      <w:ins w:id="39084" w:author="Rev 10 Allen Wirfs-Brock" w:date="2012-09-07T16:00:00Z">
        <w:r>
          <w:t xml:space="preserve">Return </w:t>
        </w:r>
        <w:r w:rsidRPr="00B5244C">
          <w:rPr>
            <w:b/>
          </w:rPr>
          <w:t>undefined</w:t>
        </w:r>
        <w:r>
          <w:t>.</w:t>
        </w:r>
      </w:ins>
    </w:p>
    <w:p w:rsidR="008E3DC8" w:rsidRDefault="008E3DC8" w:rsidP="0012412C">
      <w:pPr>
        <w:pStyle w:val="Alg4"/>
        <w:numPr>
          <w:ilvl w:val="0"/>
          <w:numId w:val="985"/>
        </w:numPr>
        <w:spacing w:after="220"/>
        <w:contextualSpacing/>
        <w:rPr>
          <w:ins w:id="39085" w:author="Rev 10 Allen Wirfs-Brock" w:date="2012-09-08T09:35:00Z"/>
        </w:rPr>
      </w:pPr>
      <w:ins w:id="39086" w:author="Rev 10 Allen Wirfs-Brock" w:date="2012-09-08T09:35:00Z">
        <w:r>
          <w:t xml:space="preserve">Let </w:t>
        </w:r>
        <w:r w:rsidRPr="00DE2737">
          <w:rPr>
            <w:i/>
            <w:iCs/>
          </w:rPr>
          <w:t>p</w:t>
        </w:r>
        <w:r>
          <w:t xml:space="preserve"> be the Record {[[key]]: </w:t>
        </w:r>
        <w:r w:rsidRPr="008E3DC8">
          <w:rPr>
            <w:i/>
          </w:rPr>
          <w:t>key</w:t>
        </w:r>
        <w:r>
          <w:t xml:space="preserve">, [[value]]: </w:t>
        </w:r>
        <w:r w:rsidRPr="008E3DC8">
          <w:rPr>
            <w:i/>
          </w:rPr>
          <w:t>value</w:t>
        </w:r>
        <w:r>
          <w:t>}</w:t>
        </w:r>
      </w:ins>
    </w:p>
    <w:p w:rsidR="007B0456" w:rsidRDefault="007B0456" w:rsidP="0012412C">
      <w:pPr>
        <w:pStyle w:val="Alg4"/>
        <w:numPr>
          <w:ilvl w:val="0"/>
          <w:numId w:val="985"/>
        </w:numPr>
        <w:spacing w:after="220"/>
        <w:contextualSpacing/>
        <w:rPr>
          <w:ins w:id="39087" w:author="Rev 10 Allen Wirfs-Brock" w:date="2012-09-07T16:00:00Z"/>
        </w:rPr>
      </w:pPr>
      <w:ins w:id="39088" w:author="Rev 10 Allen Wirfs-Brock" w:date="2012-09-07T16:00:00Z">
        <w:r>
          <w:t xml:space="preserve">Append </w:t>
        </w:r>
        <w:r w:rsidRPr="0012412C">
          <w:rPr>
            <w:i/>
          </w:rPr>
          <w:t>p</w:t>
        </w:r>
        <w:r>
          <w:t xml:space="preserve"> as the last element of </w:t>
        </w:r>
        <w:r w:rsidRPr="0012412C">
          <w:rPr>
            <w:i/>
          </w:rPr>
          <w:t>entries</w:t>
        </w:r>
        <w:r>
          <w:t>.</w:t>
        </w:r>
      </w:ins>
    </w:p>
    <w:p w:rsidR="00A96CC6" w:rsidRPr="00E77497" w:rsidRDefault="00A96CC6" w:rsidP="0012412C">
      <w:pPr>
        <w:pStyle w:val="Alg4"/>
        <w:numPr>
          <w:ilvl w:val="0"/>
          <w:numId w:val="985"/>
        </w:numPr>
        <w:spacing w:after="220"/>
        <w:rPr>
          <w:ins w:id="39089" w:author="Rev 10 Allen Wirfs-Brock" w:date="2012-09-07T15:52:00Z"/>
        </w:rPr>
      </w:pPr>
      <w:ins w:id="39090" w:author="Rev 10 Allen Wirfs-Brock" w:date="2012-09-07T15:52:00Z">
        <w:r>
          <w:t xml:space="preserve">Return </w:t>
        </w:r>
      </w:ins>
      <w:ins w:id="39091" w:author="Rev 10 Allen Wirfs-Brock" w:date="2012-09-07T16:01:00Z">
        <w:r w:rsidR="007B0456">
          <w:rPr>
            <w:b/>
          </w:rPr>
          <w:t>undefined</w:t>
        </w:r>
      </w:ins>
      <w:ins w:id="39092" w:author="Rev 10 Allen Wirfs-Brock" w:date="2012-09-07T15:52:00Z">
        <w:r>
          <w:t>.</w:t>
        </w:r>
      </w:ins>
    </w:p>
    <w:p w:rsidR="00926D71" w:rsidRPr="00E77497" w:rsidRDefault="00926D71" w:rsidP="00BB4005">
      <w:pPr>
        <w:pStyle w:val="Heading4"/>
        <w:numPr>
          <w:ilvl w:val="0"/>
          <w:numId w:val="0"/>
        </w:numPr>
        <w:rPr>
          <w:ins w:id="39093" w:author="Rev 10 Allen Wirfs-Brock" w:date="2012-09-08T09:27:00Z"/>
        </w:rPr>
      </w:pPr>
      <w:ins w:id="39094" w:author="Rev 10 Allen Wirfs-Brock" w:date="2012-09-08T09:27:00Z">
        <w:r w:rsidRPr="00E77497">
          <w:t>15.</w:t>
        </w:r>
        <w:r>
          <w:t>14</w:t>
        </w:r>
        <w:r w:rsidRPr="00E77497">
          <w:t>.</w:t>
        </w:r>
      </w:ins>
      <w:ins w:id="39095" w:author="Rev 10 Allen Wirfs-Brock" w:date="2012-09-22T10:03:00Z">
        <w:r w:rsidR="00A417BA">
          <w:t>5</w:t>
        </w:r>
      </w:ins>
      <w:ins w:id="39096" w:author="Rev 10 Allen Wirfs-Brock" w:date="2012-09-08T09:27:00Z">
        <w:r w:rsidRPr="00E77497">
          <w:t>.</w:t>
        </w:r>
      </w:ins>
      <w:ins w:id="39097" w:author="Rev 10 Allen Wirfs-Brock" w:date="2012-09-24T16:42:00Z">
        <w:del w:id="39098" w:author="Rev 11 Allen Wirfs-Brock" w:date="2012-10-22T12:28:00Z">
          <w:r w:rsidR="002D627E" w:rsidDel="00BB4005">
            <w:delText>9</w:delText>
          </w:r>
        </w:del>
      </w:ins>
      <w:ins w:id="39099" w:author="Rev 11 Allen Wirfs-Brock" w:date="2012-10-22T12:28:00Z">
        <w:r w:rsidR="00BB4005">
          <w:t>10</w:t>
        </w:r>
      </w:ins>
      <w:ins w:id="39100" w:author="Rev 10 Allen Wirfs-Brock" w:date="2012-09-08T09:27:00Z">
        <w:r w:rsidRPr="00E77497">
          <w:tab/>
        </w:r>
      </w:ins>
      <w:ins w:id="39101" w:author="Rev 11 Allen Wirfs-Brock" w:date="2012-10-20T14:22:00Z">
        <w:r w:rsidR="004C3D1F">
          <w:t xml:space="preserve">get </w:t>
        </w:r>
      </w:ins>
      <w:ins w:id="39102" w:author="Rev 10 Allen Wirfs-Brock" w:date="2012-09-08T09:27:00Z">
        <w:r>
          <w:t>Map</w:t>
        </w:r>
        <w:r w:rsidRPr="00E77497">
          <w:t>.prototype.</w:t>
        </w:r>
        <w:r>
          <w:t>size</w:t>
        </w:r>
        <w:r w:rsidRPr="00E77497">
          <w:t xml:space="preserve"> </w:t>
        </w:r>
        <w:del w:id="39103" w:author="Rev 11 Allen Wirfs-Brock" w:date="2012-10-20T14:22:00Z">
          <w:r w:rsidRPr="00E77497" w:rsidDel="004C3D1F">
            <w:delText>(</w:delText>
          </w:r>
        </w:del>
        <w:del w:id="39104" w:author="Rev 11 Allen Wirfs-Brock" w:date="2012-09-28T12:59:00Z">
          <w:r w:rsidRPr="00E77497" w:rsidDel="0043620C">
            <w:delText xml:space="preserve"> </w:delText>
          </w:r>
          <w:r w:rsidDel="0043620C">
            <w:delText xml:space="preserve">key </w:delText>
          </w:r>
        </w:del>
        <w:del w:id="39105" w:author="Rev 11 Allen Wirfs-Brock" w:date="2012-10-20T14:22:00Z">
          <w:r w:rsidRPr="00E77497" w:rsidDel="004C3D1F">
            <w:delText>)</w:delText>
          </w:r>
        </w:del>
      </w:ins>
    </w:p>
    <w:p w:rsidR="00926D71" w:rsidRPr="00E77497" w:rsidRDefault="004C3D1F" w:rsidP="004C3D1F">
      <w:pPr>
        <w:rPr>
          <w:ins w:id="39106" w:author="Rev 10 Allen Wirfs-Brock" w:date="2012-09-08T09:27:00Z"/>
        </w:rPr>
      </w:pPr>
      <w:ins w:id="39107" w:author="Rev 11 Allen Wirfs-Brock" w:date="2012-10-20T14:23:00Z">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xml:space="preserve">. </w:t>
        </w:r>
      </w:ins>
      <w:ins w:id="39108" w:author="Rev 10 Allen Wirfs-Brock" w:date="2012-09-08T09:27:00Z">
        <w:del w:id="39109" w:author="Rev 11 Allen Wirfs-Brock" w:date="2012-10-20T14:24:00Z">
          <w:r w:rsidR="00926D71" w:rsidRPr="00E77497" w:rsidDel="004C3D1F">
            <w:delText>The</w:delText>
          </w:r>
        </w:del>
      </w:ins>
      <w:ins w:id="39110" w:author="Rev 11 Allen Wirfs-Brock" w:date="2012-10-20T14:24:00Z">
        <w:r>
          <w:t>Its get accessor function performs the</w:t>
        </w:r>
      </w:ins>
      <w:ins w:id="39111" w:author="Rev 10 Allen Wirfs-Brock" w:date="2012-09-08T09:27:00Z">
        <w:r w:rsidR="00926D71" w:rsidRPr="00E77497">
          <w:t xml:space="preserve"> following steps are taken:</w:t>
        </w:r>
      </w:ins>
    </w:p>
    <w:p w:rsidR="00926D71" w:rsidRPr="00E77497" w:rsidRDefault="00926D71" w:rsidP="00926D71">
      <w:pPr>
        <w:pStyle w:val="Alg4"/>
        <w:numPr>
          <w:ilvl w:val="0"/>
          <w:numId w:val="995"/>
        </w:numPr>
        <w:rPr>
          <w:ins w:id="39112" w:author="Rev 10 Allen Wirfs-Brock" w:date="2012-09-08T09:27:00Z"/>
        </w:rPr>
      </w:pPr>
      <w:ins w:id="39113" w:author="Rev 10 Allen Wirfs-Brock" w:date="2012-09-08T09:27: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926D71" w:rsidRPr="00E77497" w:rsidRDefault="00926D71" w:rsidP="00926D71">
      <w:pPr>
        <w:pStyle w:val="Alg4"/>
        <w:numPr>
          <w:ilvl w:val="0"/>
          <w:numId w:val="995"/>
        </w:numPr>
        <w:rPr>
          <w:ins w:id="39114" w:author="Rev 10 Allen Wirfs-Brock" w:date="2012-09-08T09:27:00Z"/>
        </w:rPr>
      </w:pPr>
      <w:ins w:id="39115" w:author="Rev 10 Allen Wirfs-Brock" w:date="2012-09-08T09:27:00Z">
        <w:r>
          <w:t>ReturnIfAbrupt(</w:t>
        </w:r>
        <w:r w:rsidRPr="005E0048">
          <w:rPr>
            <w:i/>
          </w:rPr>
          <w:t>M</w:t>
        </w:r>
        <w:r>
          <w:t>).</w:t>
        </w:r>
      </w:ins>
    </w:p>
    <w:p w:rsidR="00926D71" w:rsidRDefault="00926D71" w:rsidP="00926D71">
      <w:pPr>
        <w:pStyle w:val="Alg4"/>
        <w:numPr>
          <w:ilvl w:val="0"/>
          <w:numId w:val="995"/>
        </w:numPr>
        <w:rPr>
          <w:ins w:id="39116" w:author="Rev 10 Allen Wirfs-Brock" w:date="2012-09-08T09:27:00Z"/>
        </w:rPr>
      </w:pPr>
      <w:ins w:id="39117" w:author="Rev 10 Allen Wirfs-Brock" w:date="2012-09-08T09:27:00Z">
        <w:r>
          <w:t xml:space="preserve">If </w:t>
        </w:r>
        <w:r w:rsidRPr="00B5244C">
          <w:rPr>
            <w:i/>
          </w:rPr>
          <w:t>M</w:t>
        </w:r>
        <w:r>
          <w:t xml:space="preserve"> does not have a [[MapData]] internal property throw a </w:t>
        </w:r>
        <w:r w:rsidRPr="00B5244C">
          <w:rPr>
            <w:b/>
          </w:rPr>
          <w:t>TypeError</w:t>
        </w:r>
        <w:r>
          <w:t xml:space="preserve"> exception.</w:t>
        </w:r>
      </w:ins>
    </w:p>
    <w:p w:rsidR="00926D71" w:rsidRPr="00E77497" w:rsidRDefault="00926D71" w:rsidP="00926D71">
      <w:pPr>
        <w:pStyle w:val="Alg4"/>
        <w:numPr>
          <w:ilvl w:val="0"/>
          <w:numId w:val="995"/>
        </w:numPr>
        <w:rPr>
          <w:ins w:id="39118" w:author="Rev 10 Allen Wirfs-Brock" w:date="2012-09-08T09:27:00Z"/>
        </w:rPr>
      </w:pPr>
      <w:ins w:id="39119" w:author="Rev 10 Allen Wirfs-Brock" w:date="2012-09-08T09:27:00Z">
        <w:r>
          <w:t xml:space="preserve">Let </w:t>
        </w:r>
        <w:r w:rsidRPr="00B5244C">
          <w:rPr>
            <w:i/>
          </w:rPr>
          <w:t>entries</w:t>
        </w:r>
        <w:r>
          <w:t xml:space="preserve"> be the List that is the value of </w:t>
        </w:r>
        <w:r w:rsidRPr="00B5244C">
          <w:rPr>
            <w:i/>
          </w:rPr>
          <w:t>M</w:t>
        </w:r>
        <w:r>
          <w:t>’s [[MapData]] internal property.</w:t>
        </w:r>
      </w:ins>
    </w:p>
    <w:p w:rsidR="00926D71" w:rsidRDefault="00926D71" w:rsidP="00926D71">
      <w:pPr>
        <w:pStyle w:val="Alg4"/>
        <w:numPr>
          <w:ilvl w:val="0"/>
          <w:numId w:val="995"/>
        </w:numPr>
        <w:rPr>
          <w:ins w:id="39120" w:author="Rev 10 Allen Wirfs-Brock" w:date="2012-09-08T09:28:00Z"/>
        </w:rPr>
      </w:pPr>
      <w:ins w:id="39121" w:author="Rev 10 Allen Wirfs-Brock" w:date="2012-09-08T09:28:00Z">
        <w:r>
          <w:t xml:space="preserve">Let </w:t>
        </w:r>
        <w:r w:rsidRPr="00926D71">
          <w:rPr>
            <w:i/>
          </w:rPr>
          <w:t>count</w:t>
        </w:r>
        <w:r>
          <w:t xml:space="preserve"> be 0.</w:t>
        </w:r>
      </w:ins>
    </w:p>
    <w:p w:rsidR="00926D71" w:rsidRDefault="00926D71" w:rsidP="00926D71">
      <w:pPr>
        <w:pStyle w:val="Alg4"/>
        <w:numPr>
          <w:ilvl w:val="0"/>
          <w:numId w:val="995"/>
        </w:numPr>
        <w:rPr>
          <w:ins w:id="39122" w:author="Rev 10 Allen Wirfs-Brock" w:date="2012-09-08T09:27:00Z"/>
        </w:rPr>
      </w:pPr>
      <w:ins w:id="39123" w:author="Rev 10 Allen Wirfs-Brock" w:date="2012-09-08T09:27:00Z">
        <w:r>
          <w:t xml:space="preserve">For each </w:t>
        </w:r>
      </w:ins>
      <w:ins w:id="39124" w:author="Rev 10 Allen Wirfs-Brock" w:date="2012-09-08T09:36:00Z">
        <w:r w:rsidR="008E3DC8">
          <w:t>Record</w:t>
        </w:r>
      </w:ins>
      <w:ins w:id="39125" w:author="Rev 10 Allen Wirfs-Brock" w:date="2012-09-08T09:27:00Z">
        <w:r>
          <w:t xml:space="preserve"> {[[key]], [[value]]} </w:t>
        </w:r>
      </w:ins>
      <w:ins w:id="39126" w:author="Rev 10 Allen Wirfs-Brock" w:date="2012-09-08T09:36:00Z">
        <w:r w:rsidR="008E3DC8" w:rsidRPr="008E3DC8">
          <w:rPr>
            <w:i/>
          </w:rPr>
          <w:t>p</w:t>
        </w:r>
      </w:ins>
      <w:ins w:id="39127" w:author="Rev 10 Allen Wirfs-Brock" w:date="2012-09-08T09:27:00Z">
        <w:r>
          <w:t xml:space="preserve"> that is an element of </w:t>
        </w:r>
        <w:r w:rsidRPr="00B5244C">
          <w:rPr>
            <w:i/>
          </w:rPr>
          <w:t>entries</w:t>
        </w:r>
      </w:ins>
    </w:p>
    <w:p w:rsidR="00926D71" w:rsidRDefault="00BF2E1F" w:rsidP="00926D71">
      <w:pPr>
        <w:pStyle w:val="Alg4"/>
        <w:numPr>
          <w:ilvl w:val="1"/>
          <w:numId w:val="995"/>
        </w:numPr>
        <w:rPr>
          <w:ins w:id="39128" w:author="Rev 10 Allen Wirfs-Brock" w:date="2012-09-08T09:27:00Z"/>
        </w:rPr>
      </w:pPr>
      <w:ins w:id="39129" w:author="Rev 11 Allen Wirfs-Brock" w:date="2012-10-21T13:49:00Z">
        <w:r>
          <w:rPr>
            <w:iCs/>
          </w:rPr>
          <w:t xml:space="preserve">If </w:t>
        </w:r>
      </w:ins>
      <w:ins w:id="39130" w:author="Rev 10 Allen Wirfs-Brock" w:date="2012-09-08T09:27:00Z">
        <w:r w:rsidR="00926D71" w:rsidRPr="00B5244C">
          <w:rPr>
            <w:i/>
          </w:rPr>
          <w:t>p</w:t>
        </w:r>
        <w:r w:rsidR="00926D71">
          <w:t>.[[key]]</w:t>
        </w:r>
      </w:ins>
      <w:ins w:id="39131" w:author="Rev 10 Allen Wirfs-Brock" w:date="2012-09-08T09:28:00Z">
        <w:r w:rsidR="00926D71">
          <w:t xml:space="preserve"> </w:t>
        </w:r>
        <w:del w:id="39132" w:author="Rev 11 Allen Wirfs-Brock" w:date="2012-09-28T12:59:00Z">
          <w:r w:rsidR="00926D71" w:rsidDel="0043620C">
            <w:delText>I s</w:delText>
          </w:r>
        </w:del>
      </w:ins>
      <w:ins w:id="39133" w:author="Rev 11 Allen Wirfs-Brock" w:date="2012-09-28T12:59:00Z">
        <w:r w:rsidR="0043620C">
          <w:t xml:space="preserve">is </w:t>
        </w:r>
      </w:ins>
      <w:ins w:id="39134" w:author="Rev 10 Allen Wirfs-Brock" w:date="2012-09-08T09:28:00Z">
        <w:r w:rsidR="00926D71">
          <w:t xml:space="preserve">not </w:t>
        </w:r>
        <w:r w:rsidR="00926D71" w:rsidRPr="00926D71">
          <w:rPr>
            <w:rFonts w:ascii="Arial" w:hAnsi="Arial" w:cs="Arial"/>
          </w:rPr>
          <w:t>empty</w:t>
        </w:r>
        <w:r w:rsidR="00926D71">
          <w:t xml:space="preserve"> </w:t>
        </w:r>
      </w:ins>
      <w:ins w:id="39135" w:author="Rev 10 Allen Wirfs-Brock" w:date="2012-09-08T09:27:00Z">
        <w:r w:rsidR="00926D71">
          <w:t>then</w:t>
        </w:r>
      </w:ins>
    </w:p>
    <w:p w:rsidR="00926D71" w:rsidRDefault="00926D71" w:rsidP="00926D71">
      <w:pPr>
        <w:pStyle w:val="Alg4"/>
        <w:numPr>
          <w:ilvl w:val="2"/>
          <w:numId w:val="995"/>
        </w:numPr>
        <w:rPr>
          <w:ins w:id="39136" w:author="Rev 10 Allen Wirfs-Brock" w:date="2012-09-08T09:27:00Z"/>
        </w:rPr>
      </w:pPr>
      <w:ins w:id="39137" w:author="Rev 10 Allen Wirfs-Brock" w:date="2012-09-08T09:27:00Z">
        <w:r>
          <w:t xml:space="preserve">Set </w:t>
        </w:r>
      </w:ins>
      <w:ins w:id="39138" w:author="Rev 10 Allen Wirfs-Brock" w:date="2012-09-08T09:29:00Z">
        <w:r>
          <w:rPr>
            <w:i/>
          </w:rPr>
          <w:t>count</w:t>
        </w:r>
        <w:r>
          <w:t xml:space="preserve"> to </w:t>
        </w:r>
        <w:r>
          <w:rPr>
            <w:i/>
          </w:rPr>
          <w:t>count</w:t>
        </w:r>
        <w:r>
          <w:t>+1.</w:t>
        </w:r>
      </w:ins>
    </w:p>
    <w:p w:rsidR="00926D71" w:rsidRPr="00E77497" w:rsidRDefault="00926D71" w:rsidP="00926D71">
      <w:pPr>
        <w:pStyle w:val="Alg4"/>
        <w:numPr>
          <w:ilvl w:val="0"/>
          <w:numId w:val="995"/>
        </w:numPr>
        <w:spacing w:after="220"/>
        <w:rPr>
          <w:ins w:id="39139" w:author="Rev 10 Allen Wirfs-Brock" w:date="2012-09-08T09:27:00Z"/>
        </w:rPr>
      </w:pPr>
      <w:ins w:id="39140" w:author="Rev 10 Allen Wirfs-Brock" w:date="2012-09-08T09:27:00Z">
        <w:r>
          <w:t xml:space="preserve">Return </w:t>
        </w:r>
      </w:ins>
      <w:ins w:id="39141" w:author="Rev 10 Allen Wirfs-Brock" w:date="2012-09-08T09:30:00Z">
        <w:r>
          <w:rPr>
            <w:i/>
          </w:rPr>
          <w:t>count</w:t>
        </w:r>
      </w:ins>
      <w:ins w:id="39142" w:author="Rev 10 Allen Wirfs-Brock" w:date="2012-09-08T09:27:00Z">
        <w:r>
          <w:t>.</w:t>
        </w:r>
      </w:ins>
    </w:p>
    <w:p w:rsidR="005E0048" w:rsidRPr="00E77497" w:rsidRDefault="005E0048" w:rsidP="00BB4005">
      <w:pPr>
        <w:pStyle w:val="Heading4"/>
        <w:numPr>
          <w:ilvl w:val="0"/>
          <w:numId w:val="0"/>
        </w:numPr>
        <w:rPr>
          <w:ins w:id="39143" w:author="Rev 10 Allen Wirfs-Brock" w:date="2012-09-07T15:33:00Z"/>
        </w:rPr>
      </w:pPr>
      <w:ins w:id="39144" w:author="Rev 10 Allen Wirfs-Brock" w:date="2012-09-07T15:33:00Z">
        <w:r w:rsidRPr="00E77497">
          <w:t>15.</w:t>
        </w:r>
        <w:r>
          <w:t>14</w:t>
        </w:r>
        <w:r w:rsidRPr="00E77497">
          <w:t>.</w:t>
        </w:r>
      </w:ins>
      <w:ins w:id="39145" w:author="Rev 10 Allen Wirfs-Brock" w:date="2012-09-22T10:03:00Z">
        <w:r w:rsidR="00A417BA">
          <w:t>5</w:t>
        </w:r>
      </w:ins>
      <w:ins w:id="39146" w:author="Rev 10 Allen Wirfs-Brock" w:date="2012-09-07T15:33:00Z">
        <w:r w:rsidRPr="00E77497">
          <w:t>.</w:t>
        </w:r>
      </w:ins>
      <w:ins w:id="39147" w:author="Rev 10 Allen Wirfs-Brock" w:date="2012-09-24T16:42:00Z">
        <w:del w:id="39148" w:author="Rev 11 Allen Wirfs-Brock" w:date="2012-10-22T12:28:00Z">
          <w:r w:rsidR="002D627E" w:rsidDel="00BB4005">
            <w:delText>10</w:delText>
          </w:r>
        </w:del>
      </w:ins>
      <w:ins w:id="39149" w:author="Rev 11 Allen Wirfs-Brock" w:date="2012-10-22T12:28:00Z">
        <w:r w:rsidR="00BB4005">
          <w:t>11</w:t>
        </w:r>
      </w:ins>
      <w:ins w:id="39150" w:author="Rev 10 Allen Wirfs-Brock" w:date="2012-09-07T15:33:00Z">
        <w:r w:rsidRPr="00E77497">
          <w:tab/>
        </w:r>
        <w:r>
          <w:t>Map</w:t>
        </w:r>
        <w:r w:rsidRPr="00E77497">
          <w:t>.prototype.</w:t>
        </w:r>
      </w:ins>
      <w:ins w:id="39151" w:author="Rev 10 Allen Wirfs-Brock" w:date="2012-09-07T15:35:00Z">
        <w:r>
          <w:t>values</w:t>
        </w:r>
      </w:ins>
      <w:ins w:id="39152" w:author="Rev 10 Allen Wirfs-Brock" w:date="2012-09-07T15:33:00Z">
        <w:r w:rsidRPr="00E77497">
          <w:t xml:space="preserve"> ( </w:t>
        </w:r>
      </w:ins>
      <w:ins w:id="39153" w:author="Rev 10 Allen Wirfs-Brock" w:date="2012-09-07T15:35:00Z">
        <w:r>
          <w:t xml:space="preserve"> </w:t>
        </w:r>
      </w:ins>
      <w:ins w:id="39154" w:author="Rev 10 Allen Wirfs-Brock" w:date="2012-09-07T15:33:00Z">
        <w:r>
          <w:t xml:space="preserve"> </w:t>
        </w:r>
        <w:r w:rsidRPr="00E77497">
          <w:t>)</w:t>
        </w:r>
      </w:ins>
    </w:p>
    <w:p w:rsidR="00E254C1" w:rsidRPr="00E77497" w:rsidRDefault="00E254C1" w:rsidP="00E254C1">
      <w:pPr>
        <w:rPr>
          <w:ins w:id="39155" w:author="Rev 10 Allen Wirfs-Brock" w:date="2012-09-24T15:04:00Z"/>
        </w:rPr>
      </w:pPr>
      <w:ins w:id="39156" w:author="Rev 10 Allen Wirfs-Brock" w:date="2012-09-24T15:04:00Z">
        <w:r w:rsidRPr="00E77497">
          <w:t>The following steps are taken:</w:t>
        </w:r>
      </w:ins>
    </w:p>
    <w:p w:rsidR="00015AC5" w:rsidRPr="00E77497" w:rsidRDefault="00015AC5" w:rsidP="00015AC5">
      <w:pPr>
        <w:pStyle w:val="Alg4"/>
        <w:numPr>
          <w:ilvl w:val="0"/>
          <w:numId w:val="1002"/>
        </w:numPr>
        <w:rPr>
          <w:ins w:id="39157" w:author="Rev 11 Allen Wirfs-Brock" w:date="2012-10-20T15:22:00Z"/>
        </w:rPr>
      </w:pPr>
      <w:ins w:id="39158" w:author="Rev 11 Allen Wirfs-Brock" w:date="2012-10-20T15:22: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015AC5" w:rsidRPr="00E77497" w:rsidRDefault="00015AC5" w:rsidP="00015AC5">
      <w:pPr>
        <w:pStyle w:val="Alg4"/>
        <w:numPr>
          <w:ilvl w:val="0"/>
          <w:numId w:val="1002"/>
        </w:numPr>
        <w:rPr>
          <w:ins w:id="39159" w:author="Rev 11 Allen Wirfs-Brock" w:date="2012-10-20T15:22:00Z"/>
        </w:rPr>
      </w:pPr>
      <w:ins w:id="39160" w:author="Rev 11 Allen Wirfs-Brock" w:date="2012-10-20T15:22:00Z">
        <w:r>
          <w:t>ReturnIfAbrupt(</w:t>
        </w:r>
        <w:r w:rsidRPr="005E0048">
          <w:rPr>
            <w:i/>
          </w:rPr>
          <w:t>M</w:t>
        </w:r>
        <w:r>
          <w:t>).</w:t>
        </w:r>
      </w:ins>
    </w:p>
    <w:p w:rsidR="00E254C1" w:rsidRDefault="00E254C1" w:rsidP="00015AC5">
      <w:pPr>
        <w:pStyle w:val="Alg4"/>
        <w:numPr>
          <w:ilvl w:val="0"/>
          <w:numId w:val="1002"/>
        </w:numPr>
        <w:spacing w:after="280"/>
        <w:rPr>
          <w:ins w:id="39161" w:author="Rev 10 Allen Wirfs-Brock" w:date="2012-09-24T15:04:00Z"/>
        </w:rPr>
      </w:pPr>
      <w:ins w:id="39162" w:author="Rev 10 Allen Wirfs-Brock" w:date="2012-09-24T15:04:00Z">
        <w:r>
          <w:t xml:space="preserve">Return the result of calling the CreateMapIterator abstract operation with arguments </w:t>
        </w:r>
        <w:del w:id="39163" w:author="Rev 11 Allen Wirfs-Brock" w:date="2012-10-20T15:22:00Z">
          <w:r w:rsidDel="00015AC5">
            <w:rPr>
              <w:i/>
            </w:rPr>
            <w:delText>O</w:delText>
          </w:r>
        </w:del>
      </w:ins>
      <w:ins w:id="39164" w:author="Rev 11 Allen Wirfs-Brock" w:date="2012-10-20T15:22:00Z">
        <w:r w:rsidR="00015AC5">
          <w:rPr>
            <w:i/>
          </w:rPr>
          <w:t>M</w:t>
        </w:r>
      </w:ins>
      <w:ins w:id="39165" w:author="Rev 10 Allen Wirfs-Brock" w:date="2012-09-24T15:04:00Z">
        <w:r>
          <w:t xml:space="preserve"> and </w:t>
        </w:r>
        <w:r w:rsidRPr="00E77497">
          <w:rPr>
            <w:b/>
          </w:rPr>
          <w:t>"</w:t>
        </w:r>
        <w:r>
          <w:rPr>
            <w:rFonts w:ascii="Courier New" w:hAnsi="Courier New" w:cs="Courier New"/>
            <w:b/>
          </w:rPr>
          <w:t>value</w:t>
        </w:r>
        <w:r w:rsidRPr="00E77497">
          <w:rPr>
            <w:b/>
          </w:rPr>
          <w:t>"</w:t>
        </w:r>
        <w:r>
          <w:t>.</w:t>
        </w:r>
      </w:ins>
    </w:p>
    <w:p w:rsidR="005E0048" w:rsidRPr="00E77497" w:rsidRDefault="005E0048" w:rsidP="00BB4005">
      <w:pPr>
        <w:pStyle w:val="Heading4"/>
        <w:numPr>
          <w:ilvl w:val="0"/>
          <w:numId w:val="0"/>
        </w:numPr>
        <w:rPr>
          <w:ins w:id="39166" w:author="Rev 10 Allen Wirfs-Brock" w:date="2012-09-07T15:35:00Z"/>
        </w:rPr>
      </w:pPr>
      <w:ins w:id="39167" w:author="Rev 10 Allen Wirfs-Brock" w:date="2012-09-07T15:35:00Z">
        <w:r w:rsidRPr="00E77497">
          <w:t>15.</w:t>
        </w:r>
        <w:r>
          <w:t>14</w:t>
        </w:r>
        <w:r w:rsidRPr="00E77497">
          <w:t>.</w:t>
        </w:r>
      </w:ins>
      <w:ins w:id="39168" w:author="Rev 10 Allen Wirfs-Brock" w:date="2012-09-22T10:03:00Z">
        <w:r w:rsidR="00A417BA">
          <w:t>5</w:t>
        </w:r>
      </w:ins>
      <w:ins w:id="39169" w:author="Rev 10 Allen Wirfs-Brock" w:date="2012-09-07T15:35:00Z">
        <w:r w:rsidRPr="00E77497">
          <w:t>.</w:t>
        </w:r>
      </w:ins>
      <w:ins w:id="39170" w:author="Rev 10 Allen Wirfs-Brock" w:date="2012-09-08T09:25:00Z">
        <w:r w:rsidR="00926D71">
          <w:t>1</w:t>
        </w:r>
      </w:ins>
      <w:ins w:id="39171" w:author="Rev 10 Allen Wirfs-Brock" w:date="2012-09-24T16:42:00Z">
        <w:del w:id="39172" w:author="Rev 11 Allen Wirfs-Brock" w:date="2012-10-22T12:28:00Z">
          <w:r w:rsidR="002D627E" w:rsidDel="00BB4005">
            <w:delText>1</w:delText>
          </w:r>
        </w:del>
      </w:ins>
      <w:ins w:id="39173" w:author="Rev 11 Allen Wirfs-Brock" w:date="2012-10-22T12:28:00Z">
        <w:r w:rsidR="00BB4005">
          <w:t>2</w:t>
        </w:r>
      </w:ins>
      <w:ins w:id="39174" w:author="Rev 10 Allen Wirfs-Brock" w:date="2012-09-07T15:35:00Z">
        <w:r w:rsidRPr="00E77497">
          <w:tab/>
        </w:r>
        <w:r>
          <w:t>Map</w:t>
        </w:r>
        <w:r w:rsidRPr="00E77497">
          <w:t>.prototype</w:t>
        </w:r>
        <w:commentRangeStart w:id="39175"/>
        <w:r w:rsidRPr="00E77497">
          <w:t>.</w:t>
        </w:r>
      </w:ins>
      <w:ins w:id="39176" w:author="Rev 10 Allen Wirfs-Brock" w:date="2012-09-08T09:25:00Z">
        <w:r w:rsidR="00926D71">
          <w:t>@@</w:t>
        </w:r>
      </w:ins>
      <w:ins w:id="39177" w:author="Rev 10 Allen Wirfs-Brock" w:date="2012-09-07T15:35:00Z">
        <w:r>
          <w:t>iterator</w:t>
        </w:r>
        <w:r w:rsidRPr="00E77497">
          <w:t xml:space="preserve"> </w:t>
        </w:r>
      </w:ins>
      <w:commentRangeEnd w:id="39175"/>
      <w:ins w:id="39178" w:author="Rev 10 Allen Wirfs-Brock" w:date="2012-09-24T15:23:00Z">
        <w:r w:rsidR="00E02AC5">
          <w:rPr>
            <w:rStyle w:val="CommentReference"/>
            <w:b w:val="0"/>
          </w:rPr>
          <w:commentReference w:id="39175"/>
        </w:r>
      </w:ins>
      <w:ins w:id="39179" w:author="Rev 10 Allen Wirfs-Brock" w:date="2012-09-07T15:35:00Z">
        <w:r w:rsidRPr="00E77497">
          <w:t xml:space="preserve">( </w:t>
        </w:r>
        <w:r>
          <w:t xml:space="preserve">  </w:t>
        </w:r>
        <w:r w:rsidRPr="00E77497">
          <w:t>)</w:t>
        </w:r>
      </w:ins>
    </w:p>
    <w:p w:rsidR="005E0048" w:rsidRPr="00097A4C" w:rsidRDefault="005E0048" w:rsidP="00097A4C">
      <w:pPr>
        <w:rPr>
          <w:ins w:id="39180" w:author="Rev 10 Allen Wirfs-Brock" w:date="2012-09-07T15:33:00Z"/>
        </w:rPr>
      </w:pPr>
      <w:commentRangeStart w:id="39181"/>
      <w:ins w:id="39182" w:author="Rev 10 Allen Wirfs-Brock" w:date="2012-09-07T15:35:00Z">
        <w:r w:rsidRPr="00E77497">
          <w:t xml:space="preserve">The </w:t>
        </w:r>
      </w:ins>
      <w:ins w:id="39183" w:author="Rev 10 Allen Wirfs-Brock" w:date="2012-09-07T16:21:00Z">
        <w:r w:rsidR="00097A4C">
          <w:t xml:space="preserve">initial value of the </w:t>
        </w:r>
      </w:ins>
      <w:ins w:id="39184" w:author="Rev 10 Allen Wirfs-Brock" w:date="2012-09-08T09:26:00Z">
        <w:r w:rsidR="00926D71">
          <w:t>@@</w:t>
        </w:r>
      </w:ins>
      <w:ins w:id="39185" w:author="Rev 10 Allen Wirfs-Brock" w:date="2012-09-07T16:21:00Z">
        <w:r w:rsidR="00097A4C">
          <w:t xml:space="preserve">iterator property is the same </w:t>
        </w:r>
      </w:ins>
      <w:ins w:id="39186" w:author="Rev 10 Allen Wirfs-Brock" w:date="2012-09-24T15:04:00Z">
        <w:r w:rsidR="00E254C1">
          <w:t xml:space="preserve">function </w:t>
        </w:r>
      </w:ins>
      <w:ins w:id="39187" w:author="Rev 10 Allen Wirfs-Brock" w:date="2012-09-07T16:21:00Z">
        <w:r w:rsidR="00097A4C">
          <w:t>object as the</w:t>
        </w:r>
      </w:ins>
      <w:ins w:id="39188" w:author="Rev 10 Allen Wirfs-Brock" w:date="2012-09-07T16:22:00Z">
        <w:r w:rsidR="00097A4C">
          <w:t xml:space="preserve"> initial value</w:t>
        </w:r>
      </w:ins>
      <w:ins w:id="39189" w:author="Rev 10 Allen Wirfs-Brock" w:date="2012-09-24T15:04:00Z">
        <w:r w:rsidR="00E254C1">
          <w:t xml:space="preserve"> of the</w:t>
        </w:r>
      </w:ins>
      <w:ins w:id="39190" w:author="Rev 10 Allen Wirfs-Brock" w:date="2012-09-07T16:21:00Z">
        <w:r w:rsidR="00097A4C">
          <w:t xml:space="preserve"> </w:t>
        </w:r>
      </w:ins>
      <w:ins w:id="39191" w:author="Rev 10 Allen Wirfs-Brock" w:date="2012-09-07T16:22:00Z">
        <w:r w:rsidR="00097A4C" w:rsidRPr="00097A4C">
          <w:rPr>
            <w:b/>
          </w:rPr>
          <w:t>items</w:t>
        </w:r>
        <w:r w:rsidR="00097A4C">
          <w:t xml:space="preserve"> property.</w:t>
        </w:r>
      </w:ins>
      <w:commentRangeEnd w:id="39181"/>
      <w:ins w:id="39192" w:author="Rev 10 Allen Wirfs-Brock" w:date="2012-09-07T16:23:00Z">
        <w:r w:rsidR="00963DF5">
          <w:rPr>
            <w:rStyle w:val="CommentReference"/>
          </w:rPr>
          <w:commentReference w:id="39181"/>
        </w:r>
      </w:ins>
    </w:p>
    <w:p w:rsidR="00265A70" w:rsidRPr="00E77497" w:rsidRDefault="00265A70" w:rsidP="00BB4005">
      <w:pPr>
        <w:pStyle w:val="Heading4"/>
        <w:numPr>
          <w:ilvl w:val="0"/>
          <w:numId w:val="0"/>
        </w:numPr>
        <w:rPr>
          <w:ins w:id="39193" w:author="Rev 10 Allen Wirfs-Brock" w:date="2012-09-08T10:54:00Z"/>
        </w:rPr>
      </w:pPr>
      <w:ins w:id="39194" w:author="Rev 10 Allen Wirfs-Brock" w:date="2012-09-08T10:54:00Z">
        <w:r w:rsidRPr="00E77497">
          <w:t>15.</w:t>
        </w:r>
        <w:r>
          <w:t>14</w:t>
        </w:r>
        <w:r w:rsidRPr="00E77497">
          <w:t>.</w:t>
        </w:r>
      </w:ins>
      <w:ins w:id="39195" w:author="Rev 10 Allen Wirfs-Brock" w:date="2012-09-22T10:03:00Z">
        <w:r w:rsidR="00A417BA">
          <w:t>5</w:t>
        </w:r>
      </w:ins>
      <w:ins w:id="39196" w:author="Rev 10 Allen Wirfs-Brock" w:date="2012-09-08T10:54:00Z">
        <w:r w:rsidRPr="00E77497">
          <w:t>.</w:t>
        </w:r>
        <w:r>
          <w:t>1</w:t>
        </w:r>
      </w:ins>
      <w:ins w:id="39197" w:author="Rev 10 Allen Wirfs-Brock" w:date="2012-09-24T16:42:00Z">
        <w:del w:id="39198" w:author="Rev 11 Allen Wirfs-Brock" w:date="2012-10-22T12:29:00Z">
          <w:r w:rsidR="002D627E" w:rsidDel="00BB4005">
            <w:delText>2</w:delText>
          </w:r>
        </w:del>
      </w:ins>
      <w:ins w:id="39199" w:author="Rev 11 Allen Wirfs-Brock" w:date="2012-10-22T12:29:00Z">
        <w:r w:rsidR="00BB4005">
          <w:t>3</w:t>
        </w:r>
      </w:ins>
      <w:ins w:id="39200" w:author="Rev 10 Allen Wirfs-Brock" w:date="2012-09-08T10:54:00Z">
        <w:r w:rsidRPr="00E77497">
          <w:tab/>
        </w:r>
        <w:r>
          <w:t>Map</w:t>
        </w:r>
        <w:r w:rsidRPr="00E77497">
          <w:t>.prototype.</w:t>
        </w:r>
        <w:r>
          <w:t>@@</w:t>
        </w:r>
      </w:ins>
      <w:ins w:id="39201" w:author="Rev 10 Allen Wirfs-Brock" w:date="2012-09-08T10:55:00Z">
        <w:r>
          <w:t>toStringTag</w:t>
        </w:r>
      </w:ins>
      <w:ins w:id="39202" w:author="Rev 10 Allen Wirfs-Brock" w:date="2012-09-08T10:54:00Z">
        <w:r w:rsidRPr="00E77497">
          <w:t xml:space="preserve"> </w:t>
        </w:r>
        <w:del w:id="39203" w:author="Rev 11 Allen Wirfs-Brock" w:date="2012-10-21T10:43:00Z">
          <w:r w:rsidRPr="00E77497" w:rsidDel="00586BDD">
            <w:delText xml:space="preserve">( </w:delText>
          </w:r>
          <w:r w:rsidDel="00586BDD">
            <w:delText xml:space="preserve">  </w:delText>
          </w:r>
          <w:r w:rsidRPr="00E77497" w:rsidDel="00586BDD">
            <w:delText>)</w:delText>
          </w:r>
        </w:del>
      </w:ins>
    </w:p>
    <w:p w:rsidR="00265A70" w:rsidRPr="00097A4C" w:rsidRDefault="00265A70" w:rsidP="00265A70">
      <w:pPr>
        <w:rPr>
          <w:ins w:id="39204" w:author="Rev 10 Allen Wirfs-Brock" w:date="2012-09-08T10:54:00Z"/>
        </w:rPr>
      </w:pPr>
      <w:ins w:id="39205" w:author="Rev 10 Allen Wirfs-Brock" w:date="2012-09-08T10:54:00Z">
        <w:r w:rsidRPr="00E77497">
          <w:t xml:space="preserve">The </w:t>
        </w:r>
        <w:r>
          <w:t>initial value of the @@</w:t>
        </w:r>
      </w:ins>
      <w:ins w:id="39206" w:author="Rev 10 Allen Wirfs-Brock" w:date="2012-09-08T10:55:00Z">
        <w:r>
          <w:t>toStringTag</w:t>
        </w:r>
      </w:ins>
      <w:ins w:id="39207" w:author="Rev 10 Allen Wirfs-Brock" w:date="2012-09-08T10:54:00Z">
        <w:r>
          <w:t xml:space="preserve"> property is the </w:t>
        </w:r>
      </w:ins>
      <w:ins w:id="39208" w:author="Rev 10 Allen Wirfs-Brock" w:date="2012-09-08T10:55:00Z">
        <w:r>
          <w:t xml:space="preserve">string value </w:t>
        </w:r>
      </w:ins>
      <w:ins w:id="39209" w:author="Rev 10 Allen Wirfs-Brock" w:date="2012-09-08T10:56:00Z">
        <w:r w:rsidRPr="00E77497">
          <w:rPr>
            <w:b/>
          </w:rPr>
          <w:t>"</w:t>
        </w:r>
        <w:r>
          <w:rPr>
            <w:rFonts w:ascii="Courier New" w:hAnsi="Courier New" w:cs="Courier New"/>
            <w:b/>
          </w:rPr>
          <w:t>Map</w:t>
        </w:r>
        <w:r w:rsidRPr="00E77497">
          <w:rPr>
            <w:b/>
          </w:rPr>
          <w:t>"</w:t>
        </w:r>
      </w:ins>
      <w:ins w:id="39210" w:author="Rev 10 Allen Wirfs-Brock" w:date="2012-09-08T10:54:00Z">
        <w:r>
          <w:t>.</w:t>
        </w:r>
      </w:ins>
    </w:p>
    <w:p w:rsidR="002231F8" w:rsidRPr="00E77497" w:rsidRDefault="002231F8" w:rsidP="002231F8">
      <w:pPr>
        <w:pStyle w:val="Heading3"/>
        <w:numPr>
          <w:ilvl w:val="0"/>
          <w:numId w:val="0"/>
        </w:numPr>
        <w:rPr>
          <w:ins w:id="39211" w:author="Rev 10 Allen Wirfs-Brock" w:date="2012-09-07T15:17:00Z"/>
        </w:rPr>
      </w:pPr>
      <w:bookmarkStart w:id="39212" w:name="_Toc339020519"/>
      <w:ins w:id="39213" w:author="Rev 10 Allen Wirfs-Brock" w:date="2012-09-07T15:17:00Z">
        <w:r w:rsidRPr="00E77497">
          <w:lastRenderedPageBreak/>
          <w:t>15.</w:t>
        </w:r>
      </w:ins>
      <w:ins w:id="39214" w:author="Rev 10 Allen Wirfs-Brock" w:date="2012-09-07T15:25:00Z">
        <w:r w:rsidR="001942DE">
          <w:t>14</w:t>
        </w:r>
      </w:ins>
      <w:ins w:id="39215" w:author="Rev 10 Allen Wirfs-Brock" w:date="2012-09-07T15:17:00Z">
        <w:r w:rsidRPr="00E77497">
          <w:t>.</w:t>
        </w:r>
      </w:ins>
      <w:ins w:id="39216" w:author="Rev 10 Allen Wirfs-Brock" w:date="2012-09-22T10:03:00Z">
        <w:r w:rsidR="00A417BA">
          <w:t>6</w:t>
        </w:r>
      </w:ins>
      <w:ins w:id="39217" w:author="Rev 10 Allen Wirfs-Brock" w:date="2012-09-07T15:17:00Z">
        <w:r w:rsidRPr="00E77497">
          <w:tab/>
          <w:t xml:space="preserve">Properties of </w:t>
        </w:r>
      </w:ins>
      <w:ins w:id="39218" w:author="Rev 10 Allen Wirfs-Brock" w:date="2012-09-07T15:25:00Z">
        <w:r w:rsidR="001942DE">
          <w:t>Map</w:t>
        </w:r>
      </w:ins>
      <w:ins w:id="39219" w:author="Rev 10 Allen Wirfs-Brock" w:date="2012-09-07T15:17:00Z">
        <w:r w:rsidRPr="00E77497">
          <w:t xml:space="preserve"> Instances</w:t>
        </w:r>
        <w:bookmarkEnd w:id="39212"/>
      </w:ins>
    </w:p>
    <w:p w:rsidR="002231F8" w:rsidRPr="00E77497" w:rsidRDefault="00963DF5" w:rsidP="002231F8">
      <w:pPr>
        <w:rPr>
          <w:ins w:id="39220" w:author="Rev 10 Allen Wirfs-Brock" w:date="2012-09-07T15:17:00Z"/>
        </w:rPr>
      </w:pPr>
      <w:ins w:id="39221" w:author="Rev 10 Allen Wirfs-Brock" w:date="2012-09-07T16:23:00Z">
        <w:r>
          <w:t>Map</w:t>
        </w:r>
      </w:ins>
      <w:ins w:id="39222" w:author="Rev 10 Allen Wirfs-Brock" w:date="2012-09-07T15:17:00Z">
        <w:r w:rsidR="002231F8" w:rsidRPr="00E77497">
          <w:t xml:space="preserve"> instances inherit properties from the </w:t>
        </w:r>
      </w:ins>
      <w:ins w:id="39223" w:author="Rev 10 Allen Wirfs-Brock" w:date="2012-09-07T16:23:00Z">
        <w:r>
          <w:t>Map</w:t>
        </w:r>
      </w:ins>
      <w:ins w:id="39224" w:author="Rev 10 Allen Wirfs-Brock" w:date="2012-09-07T15:17:00Z">
        <w:r w:rsidR="002231F8" w:rsidRPr="00E77497">
          <w:t xml:space="preserve"> prototype. </w:t>
        </w:r>
      </w:ins>
      <w:ins w:id="39225" w:author="Rev 10 Allen Wirfs-Brock" w:date="2012-09-08T09:58:00Z">
        <w:r w:rsidR="00C0565F">
          <w:t>After initiali</w:t>
        </w:r>
        <w:del w:id="39226" w:author="Rev 11 Allen Wirfs-Brock" w:date="2012-09-28T13:07:00Z">
          <w:r w:rsidR="00C0565F" w:rsidDel="0043620C">
            <w:delText>z</w:delText>
          </w:r>
        </w:del>
      </w:ins>
      <w:ins w:id="39227" w:author="Rev 11 Allen Wirfs-Brock" w:date="2012-09-28T13:07:00Z">
        <w:r w:rsidR="0043620C">
          <w:t>s</w:t>
        </w:r>
      </w:ins>
      <w:ins w:id="39228" w:author="Rev 10 Allen Wirfs-Brock" w:date="2012-09-08T09:58:00Z">
        <w:r w:rsidR="00C0565F">
          <w:t>ation by the Map constructor, Map instances</w:t>
        </w:r>
      </w:ins>
      <w:ins w:id="39229" w:author="Rev 10 Allen Wirfs-Brock" w:date="2012-09-07T15:17:00Z">
        <w:r w:rsidR="002231F8" w:rsidRPr="00E77497">
          <w:t xml:space="preserve"> also have a [[</w:t>
        </w:r>
      </w:ins>
      <w:ins w:id="39230" w:author="Rev 10 Allen Wirfs-Brock" w:date="2012-09-08T09:58:00Z">
        <w:r w:rsidR="00C0565F">
          <w:t>MapData</w:t>
        </w:r>
      </w:ins>
      <w:ins w:id="39231" w:author="Rev 10 Allen Wirfs-Brock" w:date="2012-09-07T15:17:00Z">
        <w:r w:rsidR="00C0565F">
          <w:t>]] internal property.</w:t>
        </w:r>
      </w:ins>
    </w:p>
    <w:p w:rsidR="0032146B" w:rsidRDefault="0032146B" w:rsidP="001B7696">
      <w:pPr>
        <w:pStyle w:val="Heading3"/>
        <w:numPr>
          <w:ilvl w:val="0"/>
          <w:numId w:val="0"/>
        </w:numPr>
        <w:rPr>
          <w:ins w:id="39232" w:author="Rev 10 Allen Wirfs-Brock" w:date="2012-09-24T13:30:00Z"/>
        </w:rPr>
      </w:pPr>
      <w:bookmarkStart w:id="39233" w:name="_Toc339020520"/>
      <w:ins w:id="39234" w:author="Rev 10 Allen Wirfs-Brock" w:date="2012-09-24T13:30:00Z">
        <w:r w:rsidRPr="00E77497">
          <w:t>15.</w:t>
        </w:r>
        <w:r>
          <w:t>14</w:t>
        </w:r>
        <w:r w:rsidRPr="00E77497">
          <w:t>.</w:t>
        </w:r>
        <w:r>
          <w:t>7</w:t>
        </w:r>
        <w:r w:rsidRPr="00E77497">
          <w:tab/>
        </w:r>
        <w:r>
          <w:t>Map</w:t>
        </w:r>
      </w:ins>
      <w:ins w:id="39235" w:author="Rev 11 Allen Wirfs-Brock" w:date="2012-10-20T15:16:00Z">
        <w:r w:rsidR="001B7696">
          <w:t xml:space="preserve"> </w:t>
        </w:r>
      </w:ins>
      <w:ins w:id="39236" w:author="Rev 10 Allen Wirfs-Brock" w:date="2012-09-24T13:30:00Z">
        <w:del w:id="39237" w:author="Rev 11 Allen Wirfs-Brock" w:date="2012-10-20T15:15:00Z">
          <w:r w:rsidDel="001B7696">
            <w:delText xml:space="preserve"> </w:delText>
          </w:r>
        </w:del>
        <w:r>
          <w:t>Iterator Object</w:t>
        </w:r>
        <w:del w:id="39238" w:author="Rev 11 Allen Wirfs-Brock" w:date="2012-10-20T15:15:00Z">
          <w:r w:rsidDel="001B7696">
            <w:delText>s</w:delText>
          </w:r>
        </w:del>
      </w:ins>
      <w:ins w:id="39239" w:author="Rev 11 Allen Wirfs-Brock" w:date="2012-10-20T15:15:00Z">
        <w:r w:rsidR="001B7696">
          <w:t xml:space="preserve"> Structure</w:t>
        </w:r>
      </w:ins>
      <w:bookmarkEnd w:id="39233"/>
    </w:p>
    <w:p w:rsidR="0032146B" w:rsidRDefault="0032146B" w:rsidP="0087223F">
      <w:pPr>
        <w:rPr>
          <w:ins w:id="39240" w:author="Rev 10 Allen Wirfs-Brock" w:date="2012-09-24T13:30:00Z"/>
        </w:rPr>
      </w:pPr>
      <w:ins w:id="39241" w:author="Rev 10 Allen Wirfs-Brock" w:date="2012-09-24T13:30:00Z">
        <w:r>
          <w:t>A Map Iterator is an object</w:t>
        </w:r>
      </w:ins>
      <w:ins w:id="39242" w:author="Rev 11 Allen Wirfs-Brock" w:date="2012-10-20T15:16:00Z">
        <w:r w:rsidR="001B7696">
          <w:t>, with the structure defined below,</w:t>
        </w:r>
      </w:ins>
      <w:ins w:id="39243" w:author="Rev 10 Allen Wirfs-Brock" w:date="2012-09-24T13:30:00Z">
        <w:r>
          <w:t xml:space="preserve"> that represent a specific iteration over some specific Map instance object. There is not a named constructor for Map Iterator objects.  Instead, map iterator objects are created by calling certain methods of Map instance objects.</w:t>
        </w:r>
      </w:ins>
    </w:p>
    <w:p w:rsidR="0087223F" w:rsidRDefault="0087223F" w:rsidP="0087223F">
      <w:pPr>
        <w:pStyle w:val="Heading4"/>
        <w:numPr>
          <w:ilvl w:val="0"/>
          <w:numId w:val="0"/>
        </w:numPr>
        <w:rPr>
          <w:ins w:id="39244" w:author="Rev 10 Allen Wirfs-Brock" w:date="2012-09-24T14:50:00Z"/>
        </w:rPr>
      </w:pPr>
      <w:ins w:id="39245" w:author="Rev 10 Allen Wirfs-Brock" w:date="2012-09-24T14:50:00Z">
        <w:r>
          <w:t>15.14.7.1 CreateMapIterator</w:t>
        </w:r>
      </w:ins>
      <w:ins w:id="39246" w:author="Rev 10 Allen Wirfs-Brock" w:date="2012-09-24T14:51:00Z">
        <w:r>
          <w:t xml:space="preserve"> Abstract Operation</w:t>
        </w:r>
      </w:ins>
    </w:p>
    <w:p w:rsidR="0087223F" w:rsidRDefault="0087223F" w:rsidP="0087223F">
      <w:pPr>
        <w:rPr>
          <w:ins w:id="39247" w:author="Rev 10 Allen Wirfs-Brock" w:date="2012-09-24T14:50:00Z"/>
        </w:rPr>
      </w:pPr>
      <w:ins w:id="39248" w:author="Rev 10 Allen Wirfs-Brock" w:date="2012-09-24T14:50:00Z">
        <w:r>
          <w:t>Several methods of Map objects return interator objects. The abstract operation CreateMapIterator with argument</w:t>
        </w:r>
      </w:ins>
      <w:ins w:id="39249" w:author="Rev 10 Allen Wirfs-Brock" w:date="2012-09-24T14:53:00Z">
        <w:r>
          <w:t>s</w:t>
        </w:r>
      </w:ins>
      <w:ins w:id="39250" w:author="Rev 10 Allen Wirfs-Brock" w:date="2012-09-24T14:50:00Z">
        <w:r>
          <w:t xml:space="preserve"> </w:t>
        </w:r>
        <w:r>
          <w:rPr>
            <w:rFonts w:ascii="Times New Roman" w:hAnsi="Times New Roman"/>
            <w:i/>
          </w:rPr>
          <w:t>map</w:t>
        </w:r>
        <w:r>
          <w:t xml:space="preserve"> </w:t>
        </w:r>
      </w:ins>
      <w:ins w:id="39251" w:author="Rev 10 Allen Wirfs-Brock" w:date="2012-09-24T14:52:00Z">
        <w:r>
          <w:t xml:space="preserve">and </w:t>
        </w:r>
        <w:r w:rsidRPr="0087223F">
          <w:rPr>
            <w:rFonts w:ascii="Times New Roman" w:hAnsi="Times New Roman"/>
            <w:i/>
          </w:rPr>
          <w:t>kind</w:t>
        </w:r>
        <w:r>
          <w:t xml:space="preserve"> </w:t>
        </w:r>
      </w:ins>
      <w:ins w:id="39252" w:author="Rev 10 Allen Wirfs-Brock" w:date="2012-09-24T14:50:00Z">
        <w:r>
          <w:t>is used to create and such iterator objects. It performs the following steps:</w:t>
        </w:r>
      </w:ins>
    </w:p>
    <w:p w:rsidR="0087223F" w:rsidRPr="00E77497" w:rsidRDefault="0087223F" w:rsidP="0087223F">
      <w:pPr>
        <w:pStyle w:val="Alg4"/>
        <w:numPr>
          <w:ilvl w:val="0"/>
          <w:numId w:val="1000"/>
        </w:numPr>
        <w:rPr>
          <w:ins w:id="39253" w:author="Rev 10 Allen Wirfs-Brock" w:date="2012-09-24T14:50:00Z"/>
        </w:rPr>
      </w:pPr>
      <w:ins w:id="39254" w:author="Rev 10 Allen Wirfs-Brock" w:date="2012-09-24T14:50:00Z">
        <w:r w:rsidRPr="00E77497">
          <w:t xml:space="preserve">Let </w:t>
        </w:r>
        <w:r>
          <w:rPr>
            <w:i/>
          </w:rPr>
          <w:t>M</w:t>
        </w:r>
        <w:r w:rsidRPr="00E77497">
          <w:t xml:space="preserve"> be the</w:t>
        </w:r>
        <w:r>
          <w:t xml:space="preserve"> result of  calling ToObject(</w:t>
        </w:r>
        <w:r>
          <w:rPr>
            <w:i/>
          </w:rPr>
          <w:t>map</w:t>
        </w:r>
        <w:r>
          <w:t>)</w:t>
        </w:r>
        <w:r w:rsidRPr="00E77497">
          <w:t>.</w:t>
        </w:r>
      </w:ins>
    </w:p>
    <w:p w:rsidR="0087223F" w:rsidRPr="00E77497" w:rsidRDefault="0087223F" w:rsidP="0087223F">
      <w:pPr>
        <w:pStyle w:val="Alg4"/>
        <w:numPr>
          <w:ilvl w:val="0"/>
          <w:numId w:val="1000"/>
        </w:numPr>
        <w:rPr>
          <w:ins w:id="39255" w:author="Rev 10 Allen Wirfs-Brock" w:date="2012-09-24T14:50:00Z"/>
        </w:rPr>
      </w:pPr>
      <w:ins w:id="39256" w:author="Rev 10 Allen Wirfs-Brock" w:date="2012-09-24T14:50:00Z">
        <w:r>
          <w:t>ReturnIfAbrupt(</w:t>
        </w:r>
        <w:r w:rsidRPr="005E0048">
          <w:rPr>
            <w:i/>
          </w:rPr>
          <w:t>M</w:t>
        </w:r>
        <w:r>
          <w:t>).</w:t>
        </w:r>
      </w:ins>
    </w:p>
    <w:p w:rsidR="0087223F" w:rsidRDefault="0087223F" w:rsidP="0087223F">
      <w:pPr>
        <w:pStyle w:val="Alg4"/>
        <w:numPr>
          <w:ilvl w:val="0"/>
          <w:numId w:val="1000"/>
        </w:numPr>
        <w:rPr>
          <w:ins w:id="39257" w:author="Rev 10 Allen Wirfs-Brock" w:date="2012-09-24T14:50:00Z"/>
        </w:rPr>
      </w:pPr>
      <w:ins w:id="39258" w:author="Rev 10 Allen Wirfs-Brock" w:date="2012-09-24T14:50:00Z">
        <w:r>
          <w:t xml:space="preserve">If </w:t>
        </w:r>
        <w:r w:rsidRPr="007B0456">
          <w:rPr>
            <w:i/>
          </w:rPr>
          <w:t>M</w:t>
        </w:r>
        <w:r>
          <w:t xml:space="preserve"> does not have a [[MapData]] internal property throw a </w:t>
        </w:r>
        <w:r w:rsidRPr="007B0456">
          <w:rPr>
            <w:b/>
          </w:rPr>
          <w:t>TypeError</w:t>
        </w:r>
        <w:r>
          <w:t xml:space="preserve"> exception.</w:t>
        </w:r>
      </w:ins>
    </w:p>
    <w:p w:rsidR="0087223F" w:rsidRPr="00097A4C" w:rsidRDefault="0087223F" w:rsidP="0087223F">
      <w:pPr>
        <w:pStyle w:val="Alg4"/>
        <w:numPr>
          <w:ilvl w:val="0"/>
          <w:numId w:val="1000"/>
        </w:numPr>
        <w:contextualSpacing/>
        <w:rPr>
          <w:ins w:id="39259" w:author="Rev 10 Allen Wirfs-Brock" w:date="2012-09-24T14:50:00Z"/>
        </w:rPr>
      </w:pPr>
      <w:ins w:id="39260" w:author="Rev 10 Allen Wirfs-Brock" w:date="2012-09-24T14:50:00Z">
        <w:r>
          <w:t xml:space="preserve">Let </w:t>
        </w:r>
        <w:r w:rsidRPr="00B5244C">
          <w:rPr>
            <w:i/>
          </w:rPr>
          <w:t>entries</w:t>
        </w:r>
        <w:r>
          <w:t xml:space="preserve"> be the List that is the value of </w:t>
        </w:r>
        <w:r w:rsidRPr="00B5244C">
          <w:rPr>
            <w:i/>
          </w:rPr>
          <w:t>M</w:t>
        </w:r>
        <w:r>
          <w:t>’s [[MapData]] internal property.</w:t>
        </w:r>
      </w:ins>
    </w:p>
    <w:p w:rsidR="0087223F" w:rsidRPr="00E77497" w:rsidRDefault="0087223F" w:rsidP="0087223F">
      <w:pPr>
        <w:pStyle w:val="Alg4"/>
        <w:numPr>
          <w:ilvl w:val="0"/>
          <w:numId w:val="1000"/>
        </w:numPr>
        <w:rPr>
          <w:ins w:id="39261" w:author="Rev 10 Allen Wirfs-Brock" w:date="2012-09-24T14:50:00Z"/>
        </w:rPr>
      </w:pPr>
      <w:ins w:id="39262" w:author="Rev 10 Allen Wirfs-Brock" w:date="2012-09-24T14:50:00Z">
        <w:r w:rsidRPr="00E77497">
          <w:t xml:space="preserve">Let </w:t>
        </w:r>
        <w:r>
          <w:rPr>
            <w:i/>
          </w:rPr>
          <w:t>itr</w:t>
        </w:r>
        <w:r w:rsidRPr="00E77497">
          <w:rPr>
            <w:i/>
          </w:rPr>
          <w:t xml:space="preserve"> </w:t>
        </w:r>
        <w:r w:rsidRPr="00E77497">
          <w:t xml:space="preserve">be </w:t>
        </w:r>
        <w:r>
          <w:t xml:space="preserve">the result of the abstract operation ObjectCreate </w:t>
        </w:r>
      </w:ins>
      <w:ins w:id="39263" w:author="Rev 10 Allen Wirfs-Brock" w:date="2012-09-24T14:55:00Z">
        <w:r>
          <w:t xml:space="preserve">with the intrinsic object %MapIteratorPrototype% </w:t>
        </w:r>
      </w:ins>
      <w:ins w:id="39264" w:author="Rev 10 Allen Wirfs-Brock" w:date="2012-09-24T14:56:00Z">
        <w:r>
          <w:t>as its argument</w:t>
        </w:r>
      </w:ins>
      <w:ins w:id="39265" w:author="Rev 10 Allen Wirfs-Brock" w:date="2012-09-24T14:50:00Z">
        <w:r w:rsidRPr="00E77497">
          <w:t>.</w:t>
        </w:r>
      </w:ins>
    </w:p>
    <w:p w:rsidR="0087223F" w:rsidRDefault="0087223F" w:rsidP="0087223F">
      <w:pPr>
        <w:pStyle w:val="Alg4"/>
        <w:numPr>
          <w:ilvl w:val="0"/>
          <w:numId w:val="1000"/>
        </w:numPr>
        <w:spacing w:after="280"/>
        <w:contextualSpacing/>
        <w:rPr>
          <w:ins w:id="39266" w:author="Rev 10 Allen Wirfs-Brock" w:date="2012-09-24T14:50:00Z"/>
        </w:rPr>
      </w:pPr>
      <w:ins w:id="39267" w:author="Rev 10 Allen Wirfs-Brock" w:date="2012-09-24T14:50:00Z">
        <w:r>
          <w:t xml:space="preserve">Add a [[Map]] internal property to </w:t>
        </w:r>
        <w:r w:rsidRPr="0093212B">
          <w:rPr>
            <w:i/>
          </w:rPr>
          <w:t>itr</w:t>
        </w:r>
      </w:ins>
      <w:ins w:id="39268" w:author="Rev 10 Allen Wirfs-Brock" w:date="2012-09-24T14:57:00Z">
        <w:r>
          <w:t xml:space="preserve"> with value </w:t>
        </w:r>
        <w:r w:rsidRPr="0087223F">
          <w:rPr>
            <w:i/>
          </w:rPr>
          <w:t>M</w:t>
        </w:r>
      </w:ins>
      <w:ins w:id="39269" w:author="Rev 10 Allen Wirfs-Brock" w:date="2012-09-24T14:50:00Z">
        <w:r>
          <w:t>.</w:t>
        </w:r>
      </w:ins>
    </w:p>
    <w:p w:rsidR="0087223F" w:rsidRDefault="0087223F" w:rsidP="0087223F">
      <w:pPr>
        <w:pStyle w:val="Alg4"/>
        <w:numPr>
          <w:ilvl w:val="0"/>
          <w:numId w:val="1000"/>
        </w:numPr>
        <w:spacing w:after="280"/>
        <w:contextualSpacing/>
        <w:rPr>
          <w:ins w:id="39270" w:author="Rev 10 Allen Wirfs-Brock" w:date="2012-09-24T14:50:00Z"/>
        </w:rPr>
      </w:pPr>
      <w:ins w:id="39271" w:author="Rev 10 Allen Wirfs-Brock" w:date="2012-09-24T14:50:00Z">
        <w:r>
          <w:t>Add a [[</w:t>
        </w:r>
      </w:ins>
      <w:ins w:id="39272" w:author="Rev 10 Allen Wirfs-Brock" w:date="2012-09-24T14:57:00Z">
        <w:r>
          <w:t>MapNextIndex</w:t>
        </w:r>
      </w:ins>
      <w:ins w:id="39273" w:author="Rev 10 Allen Wirfs-Brock" w:date="2012-09-24T14:50:00Z">
        <w:r>
          <w:t xml:space="preserve">]] internal property to </w:t>
        </w:r>
        <w:r w:rsidRPr="009B7611">
          <w:rPr>
            <w:i/>
          </w:rPr>
          <w:t>itr</w:t>
        </w:r>
      </w:ins>
      <w:ins w:id="39274" w:author="Rev 10 Allen Wirfs-Brock" w:date="2012-09-24T14:57:00Z">
        <w:r w:rsidRPr="0087223F">
          <w:t xml:space="preserve"> </w:t>
        </w:r>
        <w:r>
          <w:t xml:space="preserve">with value </w:t>
        </w:r>
      </w:ins>
      <w:ins w:id="39275" w:author="Rev 10 Allen Wirfs-Brock" w:date="2012-09-24T14:58:00Z">
        <w:r>
          <w:t>0</w:t>
        </w:r>
      </w:ins>
      <w:ins w:id="39276" w:author="Rev 10 Allen Wirfs-Brock" w:date="2012-09-24T14:50:00Z">
        <w:r>
          <w:t>.</w:t>
        </w:r>
      </w:ins>
    </w:p>
    <w:p w:rsidR="0087223F" w:rsidRDefault="0087223F" w:rsidP="0087223F">
      <w:pPr>
        <w:pStyle w:val="Alg4"/>
        <w:numPr>
          <w:ilvl w:val="0"/>
          <w:numId w:val="1000"/>
        </w:numPr>
        <w:spacing w:after="280"/>
        <w:contextualSpacing/>
        <w:rPr>
          <w:ins w:id="39277" w:author="Rev 10 Allen Wirfs-Brock" w:date="2012-09-24T14:50:00Z"/>
        </w:rPr>
      </w:pPr>
      <w:ins w:id="39278" w:author="Rev 10 Allen Wirfs-Brock" w:date="2012-09-24T14:59:00Z">
        <w:r>
          <w:t xml:space="preserve">Add a </w:t>
        </w:r>
      </w:ins>
      <w:ins w:id="39279" w:author="Rev 10 Allen Wirfs-Brock" w:date="2012-09-24T14:50:00Z">
        <w:r>
          <w:t>[[</w:t>
        </w:r>
      </w:ins>
      <w:ins w:id="39280" w:author="Rev 10 Allen Wirfs-Brock" w:date="2012-09-24T14:58:00Z">
        <w:r>
          <w:t>MapIterationKind</w:t>
        </w:r>
      </w:ins>
      <w:ins w:id="39281" w:author="Rev 10 Allen Wirfs-Brock" w:date="2012-09-24T14:50:00Z">
        <w:r>
          <w:t xml:space="preserve">]] internal property of </w:t>
        </w:r>
        <w:r>
          <w:rPr>
            <w:i/>
          </w:rPr>
          <w:t>itr</w:t>
        </w:r>
        <w:r>
          <w:t xml:space="preserve"> </w:t>
        </w:r>
      </w:ins>
      <w:ins w:id="39282" w:author="Rev 10 Allen Wirfs-Brock" w:date="2012-09-24T14:58:00Z">
        <w:r>
          <w:t xml:space="preserve">with value </w:t>
        </w:r>
        <w:r w:rsidRPr="0087223F">
          <w:rPr>
            <w:i/>
          </w:rPr>
          <w:t>kind</w:t>
        </w:r>
      </w:ins>
      <w:ins w:id="39283" w:author="Rev 10 Allen Wirfs-Brock" w:date="2012-09-24T14:50:00Z">
        <w:r>
          <w:t>.</w:t>
        </w:r>
      </w:ins>
    </w:p>
    <w:p w:rsidR="0087223F" w:rsidRDefault="0087223F" w:rsidP="0087223F">
      <w:pPr>
        <w:pStyle w:val="Alg4"/>
        <w:numPr>
          <w:ilvl w:val="0"/>
          <w:numId w:val="1000"/>
        </w:numPr>
        <w:spacing w:after="220"/>
        <w:contextualSpacing/>
        <w:rPr>
          <w:ins w:id="39284" w:author="Rev 10 Allen Wirfs-Brock" w:date="2012-09-24T14:50:00Z"/>
        </w:rPr>
      </w:pPr>
      <w:ins w:id="39285" w:author="Rev 10 Allen Wirfs-Brock" w:date="2012-09-24T14:50:00Z">
        <w:r>
          <w:t xml:space="preserve">Return </w:t>
        </w:r>
        <w:r>
          <w:rPr>
            <w:i/>
          </w:rPr>
          <w:t>itr</w:t>
        </w:r>
        <w:r>
          <w:t>.</w:t>
        </w:r>
      </w:ins>
    </w:p>
    <w:p w:rsidR="0032146B" w:rsidRDefault="0032146B" w:rsidP="0087223F">
      <w:pPr>
        <w:pStyle w:val="Heading4"/>
        <w:numPr>
          <w:ilvl w:val="0"/>
          <w:numId w:val="0"/>
        </w:numPr>
        <w:rPr>
          <w:ins w:id="39286" w:author="Rev 10 Allen Wirfs-Brock" w:date="2012-09-24T13:35:00Z"/>
        </w:rPr>
      </w:pPr>
      <w:ins w:id="39287" w:author="Rev 10 Allen Wirfs-Brock" w:date="2012-09-24T13:34:00Z">
        <w:r>
          <w:t>15.14.7.</w:t>
        </w:r>
      </w:ins>
      <w:ins w:id="39288" w:author="Rev 10 Allen Wirfs-Brock" w:date="2012-09-24T14:51:00Z">
        <w:r w:rsidR="0087223F">
          <w:t>2</w:t>
        </w:r>
      </w:ins>
      <w:ins w:id="39289" w:author="Rev 10 Allen Wirfs-Brock" w:date="2012-09-24T13:35:00Z">
        <w:r>
          <w:t xml:space="preserve"> The Map Iterator Prototype</w:t>
        </w:r>
      </w:ins>
    </w:p>
    <w:p w:rsidR="0032146B" w:rsidRDefault="0032146B" w:rsidP="0087223F">
      <w:pPr>
        <w:rPr>
          <w:ins w:id="39290" w:author="Rev 10 Allen Wirfs-Brock" w:date="2012-09-24T13:38:00Z"/>
        </w:rPr>
      </w:pPr>
      <w:ins w:id="39291" w:author="Rev 10 Allen Wirfs-Brock" w:date="2012-09-24T13:35:00Z">
        <w:r>
          <w:t xml:space="preserve">All Map Iterator Objects inherit properties </w:t>
        </w:r>
      </w:ins>
      <w:ins w:id="39292" w:author="Rev 10 Allen Wirfs-Brock" w:date="2012-09-24T13:36:00Z">
        <w:r>
          <w:t>from a common Map Iterator Protot</w:t>
        </w:r>
      </w:ins>
      <w:ins w:id="39293" w:author="Rev 10 Allen Wirfs-Brock" w:date="2012-09-24T13:37:00Z">
        <w:r>
          <w:t>y</w:t>
        </w:r>
      </w:ins>
      <w:ins w:id="39294" w:author="Rev 10 Allen Wirfs-Brock" w:date="2012-09-24T13:36:00Z">
        <w:r>
          <w:t>pe object</w:t>
        </w:r>
        <w:del w:id="39295" w:author="Rev 11 Allen Wirfs-Brock" w:date="2012-10-21T11:12:00Z">
          <w:r w:rsidDel="00BA1960">
            <w:delText>s</w:delText>
          </w:r>
        </w:del>
        <w:r>
          <w:t xml:space="preserve">. </w:t>
        </w:r>
      </w:ins>
      <w:ins w:id="39296" w:author="Rev 10 Allen Wirfs-Brock" w:date="2012-09-24T13:37:00Z">
        <w:r>
          <w:t xml:space="preserve"> The [[Prototype]] internal property of the Map Iterator Prototype is</w:t>
        </w:r>
      </w:ins>
      <w:ins w:id="39297" w:author="Rev 10 Allen Wirfs-Brock" w:date="2012-09-24T13:38:00Z">
        <w:r>
          <w:t xml:space="preserve"> the</w:t>
        </w:r>
      </w:ins>
      <w:ins w:id="39298" w:author="Rev 10 Allen Wirfs-Brock" w:date="2012-09-24T13:37:00Z">
        <w:r>
          <w:t xml:space="preserve"> %ObjectPrototype%</w:t>
        </w:r>
      </w:ins>
      <w:ins w:id="39299" w:author="Rev 10 Allen Wirfs-Brock" w:date="2012-09-24T13:38:00Z">
        <w:r>
          <w:t xml:space="preserve"> intrinsic object. In addition, the Map Iterator Prototype as the following properties:</w:t>
        </w:r>
      </w:ins>
    </w:p>
    <w:p w:rsidR="0032146B" w:rsidRDefault="00AB776F" w:rsidP="0087223F">
      <w:pPr>
        <w:pStyle w:val="Heading5"/>
        <w:numPr>
          <w:ilvl w:val="0"/>
          <w:numId w:val="0"/>
        </w:numPr>
        <w:rPr>
          <w:ins w:id="39300" w:author="Rev 10 Allen Wirfs-Brock" w:date="2012-09-24T13:41:00Z"/>
        </w:rPr>
      </w:pPr>
      <w:ins w:id="39301" w:author="Rev 10 Allen Wirfs-Brock" w:date="2012-09-24T13:39:00Z">
        <w:r>
          <w:t>15.14.7.</w:t>
        </w:r>
      </w:ins>
      <w:ins w:id="39302" w:author="Rev 10 Allen Wirfs-Brock" w:date="2012-09-24T14:51:00Z">
        <w:r w:rsidR="0087223F">
          <w:t>2</w:t>
        </w:r>
      </w:ins>
      <w:ins w:id="39303" w:author="Rev 10 Allen Wirfs-Brock" w:date="2012-09-24T13:39:00Z">
        <w:r>
          <w:t xml:space="preserve">.1 </w:t>
        </w:r>
        <w:commentRangeStart w:id="39304"/>
        <w:r w:rsidRPr="00061845">
          <w:rPr>
            <w:i/>
          </w:rPr>
          <w:t>MapIterator</w:t>
        </w:r>
        <w:r>
          <w:t>.prototype.</w:t>
        </w:r>
      </w:ins>
      <w:ins w:id="39305" w:author="Rev 10 Allen Wirfs-Brock" w:date="2012-09-24T13:41:00Z">
        <w:r>
          <w:t>constructor</w:t>
        </w:r>
      </w:ins>
      <w:commentRangeEnd w:id="39304"/>
      <w:ins w:id="39306" w:author="Rev 10 Allen Wirfs-Brock" w:date="2012-09-24T14:49:00Z">
        <w:r w:rsidR="00061845">
          <w:rPr>
            <w:rStyle w:val="CommentReference"/>
            <w:b w:val="0"/>
          </w:rPr>
          <w:commentReference w:id="39304"/>
        </w:r>
      </w:ins>
    </w:p>
    <w:p w:rsidR="00AB776F" w:rsidRDefault="00AB776F" w:rsidP="00AB776F">
      <w:pPr>
        <w:pStyle w:val="Heading5"/>
        <w:numPr>
          <w:ilvl w:val="0"/>
          <w:numId w:val="0"/>
        </w:numPr>
        <w:rPr>
          <w:ins w:id="39307" w:author="Rev 10 Allen Wirfs-Brock" w:date="2012-09-24T14:06:00Z"/>
        </w:rPr>
      </w:pPr>
      <w:ins w:id="39308" w:author="Rev 10 Allen Wirfs-Brock" w:date="2012-09-24T13:41:00Z">
        <w:r>
          <w:t>15.14.7.</w:t>
        </w:r>
      </w:ins>
      <w:ins w:id="39309" w:author="Rev 10 Allen Wirfs-Brock" w:date="2012-09-24T14:51:00Z">
        <w:r w:rsidR="0087223F">
          <w:t>2</w:t>
        </w:r>
      </w:ins>
      <w:ins w:id="39310" w:author="Rev 10 Allen Wirfs-Brock" w:date="2012-09-24T13:41:00Z">
        <w:r>
          <w:t xml:space="preserve">.2 </w:t>
        </w:r>
        <w:r w:rsidRPr="00061845">
          <w:rPr>
            <w:i/>
          </w:rPr>
          <w:t>MapIterator</w:t>
        </w:r>
        <w:r>
          <w:t>.prototype.next</w:t>
        </w:r>
      </w:ins>
      <w:ins w:id="39311" w:author="Rev 11 Allen Wirfs-Brock" w:date="2012-10-20T15:10:00Z">
        <w:r w:rsidR="001B7696">
          <w:t>( )</w:t>
        </w:r>
      </w:ins>
    </w:p>
    <w:p w:rsidR="002166A8" w:rsidRDefault="002166A8" w:rsidP="002D627E">
      <w:pPr>
        <w:pStyle w:val="Alg4"/>
        <w:numPr>
          <w:ilvl w:val="0"/>
          <w:numId w:val="1004"/>
        </w:numPr>
        <w:rPr>
          <w:ins w:id="39312" w:author="Rev 10 Allen Wirfs-Brock" w:date="2012-09-24T14:06:00Z"/>
        </w:rPr>
      </w:pPr>
      <w:ins w:id="39313" w:author="Rev 10 Allen Wirfs-Brock" w:date="2012-09-24T14:06:00Z">
        <w:r>
          <w:t xml:space="preserve">Let </w:t>
        </w:r>
        <w:r w:rsidRPr="009B7611">
          <w:rPr>
            <w:i/>
          </w:rPr>
          <w:t>O</w:t>
        </w:r>
        <w:r>
          <w:t xml:space="preserve"> be the </w:t>
        </w:r>
        <w:r w:rsidRPr="009B7611">
          <w:rPr>
            <w:b/>
          </w:rPr>
          <w:t>this</w:t>
        </w:r>
        <w:r>
          <w:t xml:space="preserve"> value.</w:t>
        </w:r>
      </w:ins>
    </w:p>
    <w:p w:rsidR="002166A8" w:rsidRDefault="002166A8" w:rsidP="002D627E">
      <w:pPr>
        <w:pStyle w:val="Alg4"/>
        <w:numPr>
          <w:ilvl w:val="0"/>
          <w:numId w:val="1004"/>
        </w:numPr>
        <w:spacing w:after="280"/>
        <w:contextualSpacing/>
        <w:rPr>
          <w:ins w:id="39314" w:author="Rev 10 Allen Wirfs-Brock" w:date="2012-09-24T14:06:00Z"/>
        </w:rPr>
      </w:pPr>
      <w:ins w:id="39315" w:author="Rev 10 Allen Wirfs-Brock" w:date="2012-09-24T14:06:00Z">
        <w:r>
          <w:t>If Type(</w:t>
        </w:r>
        <w:r w:rsidRPr="00061845">
          <w:rPr>
            <w:i/>
          </w:rPr>
          <w:t>O</w:t>
        </w:r>
        <w:r>
          <w:t xml:space="preserve">) is not Object, throw a </w:t>
        </w:r>
        <w:r w:rsidRPr="00061845">
          <w:rPr>
            <w:b/>
          </w:rPr>
          <w:t>TypeError</w:t>
        </w:r>
        <w:r>
          <w:t xml:space="preserve"> exception.</w:t>
        </w:r>
      </w:ins>
    </w:p>
    <w:p w:rsidR="002166A8" w:rsidRPr="00E77497" w:rsidRDefault="002166A8" w:rsidP="002D627E">
      <w:pPr>
        <w:pStyle w:val="Alg4"/>
        <w:numPr>
          <w:ilvl w:val="0"/>
          <w:numId w:val="1004"/>
        </w:numPr>
        <w:rPr>
          <w:ins w:id="39316" w:author="Rev 10 Allen Wirfs-Brock" w:date="2012-09-24T14:06:00Z"/>
        </w:rPr>
      </w:pPr>
      <w:ins w:id="39317" w:author="Rev 10 Allen Wirfs-Brock" w:date="2012-09-24T14:07:00Z">
        <w:r>
          <w:t xml:space="preserve">If </w:t>
        </w:r>
        <w:r w:rsidRPr="00061845">
          <w:rPr>
            <w:i/>
          </w:rPr>
          <w:t>O</w:t>
        </w:r>
        <w:r>
          <w:t xml:space="preserve"> does not have all of the internal properties of a Map Iterator Instance (15.14.7.1.2), throw a </w:t>
        </w:r>
        <w:r w:rsidRPr="00061845">
          <w:rPr>
            <w:b/>
          </w:rPr>
          <w:t>TypeError</w:t>
        </w:r>
        <w:r w:rsidR="002D627E">
          <w:t xml:space="preserve"> exception</w:t>
        </w:r>
      </w:ins>
      <w:ins w:id="39318" w:author="Rev 10 Allen Wirfs-Brock" w:date="2012-09-24T14:06:00Z">
        <w:r>
          <w:t>.</w:t>
        </w:r>
      </w:ins>
    </w:p>
    <w:p w:rsidR="002166A8" w:rsidRDefault="002166A8" w:rsidP="002D627E">
      <w:pPr>
        <w:pStyle w:val="Alg4"/>
        <w:numPr>
          <w:ilvl w:val="0"/>
          <w:numId w:val="1004"/>
        </w:numPr>
        <w:spacing w:after="280"/>
        <w:contextualSpacing/>
        <w:rPr>
          <w:ins w:id="39319" w:author="Rev 10 Allen Wirfs-Brock" w:date="2012-09-24T14:09:00Z"/>
        </w:rPr>
      </w:pPr>
      <w:ins w:id="39320" w:author="Rev 10 Allen Wirfs-Brock" w:date="2012-09-24T14:09:00Z">
        <w:r>
          <w:t xml:space="preserve">Let </w:t>
        </w:r>
        <w:r w:rsidRPr="00061845">
          <w:rPr>
            <w:i/>
          </w:rPr>
          <w:t>m</w:t>
        </w:r>
        <w:r>
          <w:t xml:space="preserve"> be the value of the [[Map]] internal property of</w:t>
        </w:r>
      </w:ins>
      <w:ins w:id="39321" w:author="Rev 10 Allen Wirfs-Brock" w:date="2012-09-24T14:10:00Z">
        <w:r w:rsidRPr="002166A8">
          <w:rPr>
            <w:i/>
          </w:rPr>
          <w:t xml:space="preserve"> </w:t>
        </w:r>
        <w:r w:rsidRPr="009B7611">
          <w:rPr>
            <w:i/>
          </w:rPr>
          <w:t>O</w:t>
        </w:r>
      </w:ins>
      <w:ins w:id="39322" w:author="Rev 10 Allen Wirfs-Brock" w:date="2012-09-24T14:09:00Z">
        <w:r>
          <w:t>.</w:t>
        </w:r>
      </w:ins>
    </w:p>
    <w:p w:rsidR="002166A8" w:rsidRDefault="002166A8" w:rsidP="002D627E">
      <w:pPr>
        <w:pStyle w:val="Alg4"/>
        <w:numPr>
          <w:ilvl w:val="0"/>
          <w:numId w:val="1004"/>
        </w:numPr>
        <w:spacing w:after="280"/>
        <w:contextualSpacing/>
        <w:rPr>
          <w:ins w:id="39323" w:author="Rev 10 Allen Wirfs-Brock" w:date="2012-09-24T14:10:00Z"/>
        </w:rPr>
      </w:pPr>
      <w:ins w:id="39324" w:author="Rev 10 Allen Wirfs-Brock" w:date="2012-09-24T14:10:00Z">
        <w:r>
          <w:t xml:space="preserve">Let </w:t>
        </w:r>
        <w:r>
          <w:rPr>
            <w:i/>
          </w:rPr>
          <w:t>index</w:t>
        </w:r>
        <w:r>
          <w:t xml:space="preserve"> be the value of the [[Map</w:t>
        </w:r>
      </w:ins>
      <w:ins w:id="39325" w:author="Rev 10 Allen Wirfs-Brock" w:date="2012-09-24T14:11:00Z">
        <w:r>
          <w:t>NextIndex</w:t>
        </w:r>
      </w:ins>
      <w:ins w:id="39326" w:author="Rev 10 Allen Wirfs-Brock" w:date="2012-09-24T14:10:00Z">
        <w:r>
          <w:t>]] internal property of</w:t>
        </w:r>
        <w:r w:rsidRPr="002166A8">
          <w:rPr>
            <w:i/>
          </w:rPr>
          <w:t xml:space="preserve"> </w:t>
        </w:r>
        <w:r w:rsidRPr="009B7611">
          <w:rPr>
            <w:i/>
          </w:rPr>
          <w:t>O</w:t>
        </w:r>
        <w:r>
          <w:t>.</w:t>
        </w:r>
      </w:ins>
    </w:p>
    <w:p w:rsidR="002166A8" w:rsidRDefault="002166A8" w:rsidP="002D627E">
      <w:pPr>
        <w:pStyle w:val="Alg4"/>
        <w:numPr>
          <w:ilvl w:val="0"/>
          <w:numId w:val="1004"/>
        </w:numPr>
        <w:spacing w:after="280"/>
        <w:contextualSpacing/>
        <w:rPr>
          <w:ins w:id="39327" w:author="Rev 10 Allen Wirfs-Brock" w:date="2012-09-24T14:10:00Z"/>
        </w:rPr>
      </w:pPr>
      <w:ins w:id="39328" w:author="Rev 10 Allen Wirfs-Brock" w:date="2012-09-24T14:10:00Z">
        <w:r>
          <w:t xml:space="preserve">Let </w:t>
        </w:r>
      </w:ins>
      <w:ins w:id="39329" w:author="Rev 10 Allen Wirfs-Brock" w:date="2012-09-24T14:11:00Z">
        <w:r>
          <w:rPr>
            <w:i/>
          </w:rPr>
          <w:t>itemKind</w:t>
        </w:r>
      </w:ins>
      <w:ins w:id="39330" w:author="Rev 10 Allen Wirfs-Brock" w:date="2012-09-24T14:10:00Z">
        <w:r>
          <w:t xml:space="preserve"> be the value of the [[</w:t>
        </w:r>
      </w:ins>
      <w:ins w:id="39331" w:author="Rev 10 Allen Wirfs-Brock" w:date="2012-09-24T14:11:00Z">
        <w:r w:rsidR="003464A0">
          <w:t>MapIterationKind</w:t>
        </w:r>
      </w:ins>
      <w:ins w:id="39332" w:author="Rev 10 Allen Wirfs-Brock" w:date="2012-09-24T14:10:00Z">
        <w:r>
          <w:t>]] internal property of</w:t>
        </w:r>
        <w:r w:rsidRPr="002166A8">
          <w:rPr>
            <w:i/>
          </w:rPr>
          <w:t xml:space="preserve"> </w:t>
        </w:r>
        <w:r w:rsidRPr="009B7611">
          <w:rPr>
            <w:i/>
          </w:rPr>
          <w:t>O</w:t>
        </w:r>
        <w:r>
          <w:t>.</w:t>
        </w:r>
      </w:ins>
    </w:p>
    <w:p w:rsidR="003464A0" w:rsidRDefault="003464A0" w:rsidP="002D627E">
      <w:pPr>
        <w:pStyle w:val="Alg4"/>
        <w:numPr>
          <w:ilvl w:val="0"/>
          <w:numId w:val="1004"/>
        </w:numPr>
        <w:spacing w:after="280"/>
        <w:contextualSpacing/>
        <w:rPr>
          <w:ins w:id="39333" w:author="Rev 10 Allen Wirfs-Brock" w:date="2012-09-24T14:13:00Z"/>
        </w:rPr>
      </w:pPr>
      <w:ins w:id="39334" w:author="Rev 10 Allen Wirfs-Brock" w:date="2012-09-24T14:13:00Z">
        <w:r>
          <w:t xml:space="preserve">Assert: </w:t>
        </w:r>
        <w:r w:rsidRPr="00061845">
          <w:rPr>
            <w:i/>
          </w:rPr>
          <w:t>m</w:t>
        </w:r>
        <w:r>
          <w:t xml:space="preserve"> has a [[MapData]] internal property.</w:t>
        </w:r>
      </w:ins>
    </w:p>
    <w:p w:rsidR="003464A0" w:rsidRDefault="003464A0" w:rsidP="002D627E">
      <w:pPr>
        <w:pStyle w:val="Alg4"/>
        <w:numPr>
          <w:ilvl w:val="0"/>
          <w:numId w:val="1004"/>
        </w:numPr>
        <w:spacing w:after="280"/>
        <w:contextualSpacing/>
        <w:rPr>
          <w:ins w:id="39335" w:author="Rev 10 Allen Wirfs-Brock" w:date="2012-09-24T14:16:00Z"/>
        </w:rPr>
      </w:pPr>
      <w:ins w:id="39336" w:author="Rev 10 Allen Wirfs-Brock" w:date="2012-09-24T14:12:00Z">
        <w:r>
          <w:t xml:space="preserve">Let </w:t>
        </w:r>
        <w:r w:rsidRPr="00B5244C">
          <w:rPr>
            <w:i/>
          </w:rPr>
          <w:t>entries</w:t>
        </w:r>
        <w:r>
          <w:t xml:space="preserve"> be the List that is the value of</w:t>
        </w:r>
      </w:ins>
      <w:ins w:id="39337" w:author="Rev 10 Allen Wirfs-Brock" w:date="2012-09-24T14:13:00Z">
        <w:r>
          <w:t xml:space="preserve"> the</w:t>
        </w:r>
      </w:ins>
      <w:ins w:id="39338" w:author="Rev 10 Allen Wirfs-Brock" w:date="2012-09-24T14:12:00Z">
        <w:r>
          <w:t xml:space="preserve"> [[MapData]] internal property</w:t>
        </w:r>
      </w:ins>
      <w:ins w:id="39339" w:author="Rev 10 Allen Wirfs-Brock" w:date="2012-09-24T14:13:00Z">
        <w:r w:rsidRPr="003464A0">
          <w:t xml:space="preserve"> </w:t>
        </w:r>
        <w:r>
          <w:t>of</w:t>
        </w:r>
        <w:r w:rsidRPr="002166A8">
          <w:rPr>
            <w:i/>
          </w:rPr>
          <w:t xml:space="preserve"> </w:t>
        </w:r>
        <w:r>
          <w:rPr>
            <w:i/>
          </w:rPr>
          <w:t>m</w:t>
        </w:r>
      </w:ins>
      <w:ins w:id="39340" w:author="Rev 10 Allen Wirfs-Brock" w:date="2012-09-24T14:12:00Z">
        <w:r>
          <w:t>.</w:t>
        </w:r>
      </w:ins>
    </w:p>
    <w:p w:rsidR="002166A8" w:rsidRPr="00A221E6" w:rsidRDefault="002166A8" w:rsidP="002D627E">
      <w:pPr>
        <w:pStyle w:val="Alg4"/>
        <w:numPr>
          <w:ilvl w:val="0"/>
          <w:numId w:val="1004"/>
        </w:numPr>
        <w:spacing w:after="280"/>
        <w:contextualSpacing/>
        <w:rPr>
          <w:ins w:id="39341" w:author="Rev 10 Allen Wirfs-Brock" w:date="2012-09-24T14:06:00Z"/>
        </w:rPr>
      </w:pPr>
      <w:ins w:id="39342" w:author="Rev 10 Allen Wirfs-Brock" w:date="2012-09-24T14:06:00Z">
        <w:r>
          <w:t xml:space="preserve">Repeat while </w:t>
        </w:r>
        <w:r w:rsidRPr="00A221E6">
          <w:rPr>
            <w:i/>
          </w:rPr>
          <w:t>index</w:t>
        </w:r>
        <w:r>
          <w:t xml:space="preserve"> is less than the total number of element of </w:t>
        </w:r>
        <w:r>
          <w:rPr>
            <w:i/>
          </w:rPr>
          <w:t>entries</w:t>
        </w:r>
        <w:r>
          <w:t>. The number of elements must be redetermine</w:t>
        </w:r>
      </w:ins>
      <w:ins w:id="39343" w:author="Rev 11 Allen Wirfs-Brock" w:date="2012-10-20T14:47:00Z">
        <w:r w:rsidR="004B57E2">
          <w:t>d</w:t>
        </w:r>
      </w:ins>
      <w:ins w:id="39344" w:author="Rev 10 Allen Wirfs-Brock" w:date="2012-09-24T14:06:00Z">
        <w:r>
          <w:t xml:space="preserve"> each time </w:t>
        </w:r>
      </w:ins>
      <w:ins w:id="39345" w:author="Rev 10 Allen Wirfs-Brock" w:date="2012-09-24T14:45:00Z">
        <w:r w:rsidR="00061845">
          <w:t>this method is evaluated</w:t>
        </w:r>
      </w:ins>
      <w:ins w:id="39346" w:author="Rev 10 Allen Wirfs-Brock" w:date="2012-09-24T14:06:00Z">
        <w:r>
          <w:t>.</w:t>
        </w:r>
      </w:ins>
    </w:p>
    <w:p w:rsidR="002166A8" w:rsidRPr="00A221E6" w:rsidRDefault="002166A8" w:rsidP="00CB094A">
      <w:pPr>
        <w:pStyle w:val="Alg4"/>
        <w:numPr>
          <w:ilvl w:val="1"/>
          <w:numId w:val="1004"/>
        </w:numPr>
        <w:spacing w:after="240"/>
        <w:contextualSpacing/>
        <w:rPr>
          <w:ins w:id="39347" w:author="Rev 10 Allen Wirfs-Brock" w:date="2012-09-24T14:06:00Z"/>
        </w:rPr>
      </w:pPr>
      <w:ins w:id="39348" w:author="Rev 10 Allen Wirfs-Brock" w:date="2012-09-24T14:06:00Z">
        <w:r>
          <w:t xml:space="preserve">Let </w:t>
        </w:r>
        <w:r>
          <w:rPr>
            <w:i/>
          </w:rPr>
          <w:t>e</w:t>
        </w:r>
        <w:r>
          <w:t xml:space="preserve"> be the Record {[[key]], [[value]]}</w:t>
        </w:r>
      </w:ins>
      <w:ins w:id="39349" w:author="Rev 11 Allen Wirfs-Brock" w:date="2012-10-20T14:54:00Z">
        <w:r w:rsidR="002A4272">
          <w:t xml:space="preserve"> </w:t>
        </w:r>
      </w:ins>
      <w:ins w:id="39350" w:author="Rev 10 Allen Wirfs-Brock" w:date="2012-09-24T14:06:00Z">
        <w:r>
          <w:t xml:space="preserve">at 0-origined insertion position </w:t>
        </w:r>
        <w:r>
          <w:rPr>
            <w:i/>
          </w:rPr>
          <w:t>index</w:t>
        </w:r>
        <w:r>
          <w:t xml:space="preserve"> of </w:t>
        </w:r>
        <w:r>
          <w:rPr>
            <w:i/>
          </w:rPr>
          <w:t>entries</w:t>
        </w:r>
        <w:r>
          <w:t>.</w:t>
        </w:r>
      </w:ins>
    </w:p>
    <w:p w:rsidR="00F80F9F" w:rsidRDefault="00F80F9F" w:rsidP="00CB094A">
      <w:pPr>
        <w:pStyle w:val="Alg4"/>
        <w:numPr>
          <w:ilvl w:val="1"/>
          <w:numId w:val="1004"/>
        </w:numPr>
        <w:spacing w:after="240"/>
        <w:contextualSpacing/>
        <w:rPr>
          <w:ins w:id="39351" w:author="Rev 11 Allen Wirfs-Brock" w:date="2012-10-21T12:07:00Z"/>
        </w:rPr>
      </w:pPr>
      <w:ins w:id="39352" w:author="Rev 11 Allen Wirfs-Brock" w:date="2012-10-21T12:07:00Z">
        <w:r>
          <w:t xml:space="preserve">Set </w:t>
        </w:r>
        <w:r>
          <w:rPr>
            <w:i/>
            <w:iCs/>
          </w:rPr>
          <w:t>index</w:t>
        </w:r>
        <w:r>
          <w:t xml:space="preserve"> to </w:t>
        </w:r>
        <w:r>
          <w:rPr>
            <w:i/>
            <w:iCs/>
          </w:rPr>
          <w:t>index</w:t>
        </w:r>
        <w:r>
          <w:t>+1;</w:t>
        </w:r>
      </w:ins>
    </w:p>
    <w:p w:rsidR="008816D4" w:rsidRDefault="008816D4" w:rsidP="00CB094A">
      <w:pPr>
        <w:pStyle w:val="Alg4"/>
        <w:numPr>
          <w:ilvl w:val="1"/>
          <w:numId w:val="1004"/>
        </w:numPr>
        <w:spacing w:after="240"/>
        <w:contextualSpacing/>
        <w:rPr>
          <w:ins w:id="39353" w:author="Rev 10 Allen Wirfs-Brock" w:date="2012-09-24T14:26:00Z"/>
        </w:rPr>
      </w:pPr>
      <w:ins w:id="39354" w:author="Rev 10 Allen Wirfs-Brock" w:date="2012-09-24T14:26:00Z">
        <w:r>
          <w:t>Set the [[MapNextIndex]] internal property of</w:t>
        </w:r>
        <w:r w:rsidRPr="002166A8">
          <w:rPr>
            <w:i/>
          </w:rPr>
          <w:t xml:space="preserve"> </w:t>
        </w:r>
        <w:r w:rsidRPr="009B7611">
          <w:rPr>
            <w:i/>
          </w:rPr>
          <w:t>O</w:t>
        </w:r>
        <w:r>
          <w:t xml:space="preserve"> to </w:t>
        </w:r>
        <w:r w:rsidRPr="00B52F42">
          <w:rPr>
            <w:i/>
          </w:rPr>
          <w:t>index</w:t>
        </w:r>
        <w:r>
          <w:t>.</w:t>
        </w:r>
      </w:ins>
    </w:p>
    <w:p w:rsidR="002166A8" w:rsidRDefault="002166A8" w:rsidP="00CB094A">
      <w:pPr>
        <w:pStyle w:val="Alg4"/>
        <w:numPr>
          <w:ilvl w:val="1"/>
          <w:numId w:val="1004"/>
        </w:numPr>
        <w:spacing w:after="240"/>
        <w:contextualSpacing/>
        <w:rPr>
          <w:ins w:id="39355" w:author="Rev 10 Allen Wirfs-Brock" w:date="2012-09-24T14:06:00Z"/>
        </w:rPr>
      </w:pPr>
      <w:ins w:id="39356" w:author="Rev 10 Allen Wirfs-Brock" w:date="2012-09-24T14:06:00Z">
        <w:r>
          <w:t xml:space="preserve">If </w:t>
        </w:r>
        <w:r>
          <w:rPr>
            <w:i/>
          </w:rPr>
          <w:t>e</w:t>
        </w:r>
        <w:r>
          <w:t xml:space="preserve">.[[key]] is not </w:t>
        </w:r>
        <w:r w:rsidRPr="00A221E6">
          <w:rPr>
            <w:rFonts w:ascii="Arial" w:hAnsi="Arial" w:cs="Arial"/>
          </w:rPr>
          <w:t>empty</w:t>
        </w:r>
        <w:r>
          <w:t>, then</w:t>
        </w:r>
      </w:ins>
    </w:p>
    <w:p w:rsidR="003464A0" w:rsidRDefault="003464A0" w:rsidP="00CB094A">
      <w:pPr>
        <w:pStyle w:val="Alg4"/>
        <w:numPr>
          <w:ilvl w:val="2"/>
          <w:numId w:val="1004"/>
        </w:numPr>
        <w:spacing w:after="240"/>
        <w:contextualSpacing/>
        <w:rPr>
          <w:ins w:id="39357" w:author="Rev 10 Allen Wirfs-Brock" w:date="2012-09-24T14:18:00Z"/>
        </w:rPr>
      </w:pPr>
      <w:ins w:id="39358" w:author="Rev 10 Allen Wirfs-Brock" w:date="2012-09-24T14:18:00Z">
        <w:r>
          <w:t xml:space="preserve">If </w:t>
        </w:r>
        <w:r w:rsidRPr="008816D4">
          <w:rPr>
            <w:i/>
          </w:rPr>
          <w:t>itemKind</w:t>
        </w:r>
        <w:r>
          <w:t xml:space="preserve"> is </w:t>
        </w:r>
      </w:ins>
      <w:ins w:id="39359" w:author="Rev 10 Allen Wirfs-Brock" w:date="2012-09-24T14:20:00Z">
        <w:r w:rsidRPr="00E77497">
          <w:rPr>
            <w:b/>
          </w:rPr>
          <w:t>"</w:t>
        </w:r>
        <w:r>
          <w:rPr>
            <w:rFonts w:ascii="Courier New" w:hAnsi="Courier New" w:cs="Courier New"/>
            <w:b/>
          </w:rPr>
          <w:t>key</w:t>
        </w:r>
        <w:r w:rsidRPr="00E77497">
          <w:rPr>
            <w:b/>
          </w:rPr>
          <w:t>"</w:t>
        </w:r>
      </w:ins>
      <w:ins w:id="39360" w:author="Rev 10 Allen Wirfs-Brock" w:date="2012-09-24T14:19:00Z">
        <w:r>
          <w:t xml:space="preserve"> then</w:t>
        </w:r>
      </w:ins>
      <w:ins w:id="39361" w:author="Rev 10 Allen Wirfs-Brock" w:date="2012-09-24T14:20:00Z">
        <w:r>
          <w:t xml:space="preserve">, let </w:t>
        </w:r>
        <w:r w:rsidRPr="008816D4">
          <w:rPr>
            <w:i/>
          </w:rPr>
          <w:t>result</w:t>
        </w:r>
        <w:r>
          <w:t xml:space="preserve"> be </w:t>
        </w:r>
        <w:r>
          <w:rPr>
            <w:i/>
          </w:rPr>
          <w:t>e</w:t>
        </w:r>
        <w:r>
          <w:t>.[[key]].</w:t>
        </w:r>
      </w:ins>
    </w:p>
    <w:p w:rsidR="003464A0" w:rsidRDefault="003464A0" w:rsidP="00CB094A">
      <w:pPr>
        <w:pStyle w:val="Alg4"/>
        <w:numPr>
          <w:ilvl w:val="2"/>
          <w:numId w:val="1004"/>
        </w:numPr>
        <w:spacing w:after="240"/>
        <w:contextualSpacing/>
        <w:rPr>
          <w:ins w:id="39362" w:author="Rev 10 Allen Wirfs-Brock" w:date="2012-09-24T14:20:00Z"/>
        </w:rPr>
      </w:pPr>
      <w:ins w:id="39363" w:author="Rev 10 Allen Wirfs-Brock" w:date="2012-09-24T14:20:00Z">
        <w:r>
          <w:t xml:space="preserve">Else if </w:t>
        </w:r>
        <w:r w:rsidRPr="009B7611">
          <w:rPr>
            <w:i/>
          </w:rPr>
          <w:t>itemKind</w:t>
        </w:r>
        <w:r>
          <w:t xml:space="preserve"> is </w:t>
        </w:r>
        <w:r w:rsidRPr="00E77497">
          <w:rPr>
            <w:b/>
          </w:rPr>
          <w:t>"</w:t>
        </w:r>
      </w:ins>
      <w:ins w:id="39364" w:author="Rev 10 Allen Wirfs-Brock" w:date="2012-09-24T14:21:00Z">
        <w:r>
          <w:rPr>
            <w:rFonts w:ascii="Courier New" w:hAnsi="Courier New" w:cs="Courier New"/>
            <w:b/>
          </w:rPr>
          <w:t>value</w:t>
        </w:r>
      </w:ins>
      <w:ins w:id="39365" w:author="Rev 10 Allen Wirfs-Brock" w:date="2012-09-24T14:20:00Z">
        <w:r w:rsidRPr="00E77497">
          <w:rPr>
            <w:b/>
          </w:rPr>
          <w:t>"</w:t>
        </w:r>
        <w:r>
          <w:t xml:space="preserve"> then, let </w:t>
        </w:r>
        <w:r w:rsidRPr="008816D4">
          <w:rPr>
            <w:i/>
          </w:rPr>
          <w:t>result</w:t>
        </w:r>
        <w:r>
          <w:t xml:space="preserve"> be </w:t>
        </w:r>
        <w:r>
          <w:rPr>
            <w:i/>
          </w:rPr>
          <w:t>e</w:t>
        </w:r>
        <w:r>
          <w:t>.[[</w:t>
        </w:r>
      </w:ins>
      <w:ins w:id="39366" w:author="Rev 10 Allen Wirfs-Brock" w:date="2012-09-24T14:21:00Z">
        <w:r>
          <w:t>value</w:t>
        </w:r>
      </w:ins>
      <w:ins w:id="39367" w:author="Rev 10 Allen Wirfs-Brock" w:date="2012-09-24T14:20:00Z">
        <w:r>
          <w:t>]].</w:t>
        </w:r>
      </w:ins>
    </w:p>
    <w:p w:rsidR="003464A0" w:rsidRDefault="003464A0" w:rsidP="00CB094A">
      <w:pPr>
        <w:pStyle w:val="Alg4"/>
        <w:numPr>
          <w:ilvl w:val="2"/>
          <w:numId w:val="1004"/>
        </w:numPr>
        <w:spacing w:after="240"/>
        <w:contextualSpacing/>
        <w:rPr>
          <w:ins w:id="39368" w:author="Rev 10 Allen Wirfs-Brock" w:date="2012-09-24T14:21:00Z"/>
        </w:rPr>
      </w:pPr>
      <w:ins w:id="39369" w:author="Rev 10 Allen Wirfs-Brock" w:date="2012-09-24T14:21:00Z">
        <w:r>
          <w:t xml:space="preserve">Else, </w:t>
        </w:r>
      </w:ins>
    </w:p>
    <w:p w:rsidR="008816D4" w:rsidRDefault="008816D4" w:rsidP="00CB094A">
      <w:pPr>
        <w:pStyle w:val="Alg4"/>
        <w:numPr>
          <w:ilvl w:val="3"/>
          <w:numId w:val="1004"/>
        </w:numPr>
        <w:spacing w:after="240"/>
        <w:contextualSpacing/>
        <w:rPr>
          <w:ins w:id="39370" w:author="Rev 10 Allen Wirfs-Brock" w:date="2012-09-24T14:24:00Z"/>
        </w:rPr>
      </w:pPr>
      <w:ins w:id="39371" w:author="Rev 10 Allen Wirfs-Brock" w:date="2012-09-24T14:24:00Z">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ins>
      <w:ins w:id="39372" w:author="Rev 11 Allen Wirfs-Brock" w:date="2012-10-20T14:56:00Z">
        <w:r w:rsidR="002A4272" w:rsidRPr="002C1977">
          <w:rPr>
            <w:bCs/>
          </w:rPr>
          <w:t>.</w:t>
        </w:r>
      </w:ins>
    </w:p>
    <w:p w:rsidR="002166A8" w:rsidRDefault="002166A8" w:rsidP="00564884">
      <w:pPr>
        <w:pStyle w:val="Alg4"/>
        <w:numPr>
          <w:ilvl w:val="3"/>
          <w:numId w:val="1004"/>
        </w:numPr>
        <w:spacing w:after="240"/>
        <w:contextualSpacing/>
        <w:rPr>
          <w:ins w:id="39373" w:author="Rev 10 Allen Wirfs-Brock" w:date="2012-09-24T14:06:00Z"/>
        </w:rPr>
      </w:pPr>
      <w:ins w:id="39374" w:author="Rev 10 Allen Wirfs-Brock" w:date="2012-09-24T14:06:00Z">
        <w:r>
          <w:t xml:space="preserve">Let </w:t>
        </w:r>
      </w:ins>
      <w:ins w:id="39375" w:author="Rev 10 Allen Wirfs-Brock" w:date="2012-09-24T14:22:00Z">
        <w:r w:rsidR="008816D4" w:rsidRPr="009B7611">
          <w:rPr>
            <w:i/>
          </w:rPr>
          <w:t>result</w:t>
        </w:r>
        <w:r w:rsidR="008816D4">
          <w:t xml:space="preserve"> </w:t>
        </w:r>
      </w:ins>
      <w:ins w:id="39376" w:author="Rev 10 Allen Wirfs-Brock" w:date="2012-09-24T14:06:00Z">
        <w:r>
          <w:t xml:space="preserve">be the result of the abstract operation </w:t>
        </w:r>
        <w:del w:id="39377" w:author="Rev 11 Allen Wirfs-Brock" w:date="2012-10-20T15:08:00Z">
          <w:r w:rsidDel="00564884">
            <w:delText>Object</w:delText>
          </w:r>
        </w:del>
        <w:r>
          <w:t>Array</w:t>
        </w:r>
      </w:ins>
      <w:ins w:id="39378" w:author="Rev 11 Allen Wirfs-Brock" w:date="2012-10-20T15:09:00Z">
        <w:r w:rsidR="00564884">
          <w:t>Create</w:t>
        </w:r>
      </w:ins>
      <w:ins w:id="39379" w:author="Rev 10 Allen Wirfs-Brock" w:date="2012-09-24T14:06:00Z">
        <w:r>
          <w:t xml:space="preserve"> with argument 2.</w:t>
        </w:r>
      </w:ins>
    </w:p>
    <w:p w:rsidR="002166A8" w:rsidRDefault="002166A8" w:rsidP="00CB094A">
      <w:pPr>
        <w:pStyle w:val="Alg4"/>
        <w:numPr>
          <w:ilvl w:val="3"/>
          <w:numId w:val="1004"/>
        </w:numPr>
        <w:spacing w:after="240"/>
        <w:contextualSpacing/>
        <w:rPr>
          <w:ins w:id="39380" w:author="Rev 10 Allen Wirfs-Brock" w:date="2012-09-24T14:06:00Z"/>
        </w:rPr>
      </w:pPr>
      <w:ins w:id="39381" w:author="Rev 10 Allen Wirfs-Brock" w:date="2012-09-24T14:06:00Z">
        <w:r>
          <w:t xml:space="preserve">Assert: </w:t>
        </w:r>
      </w:ins>
      <w:ins w:id="39382" w:author="Rev 10 Allen Wirfs-Brock" w:date="2012-09-24T14:22:00Z">
        <w:r w:rsidR="008816D4" w:rsidRPr="009B7611">
          <w:rPr>
            <w:i/>
          </w:rPr>
          <w:t>result</w:t>
        </w:r>
        <w:r w:rsidR="008816D4">
          <w:t xml:space="preserve"> </w:t>
        </w:r>
      </w:ins>
      <w:ins w:id="39383" w:author="Rev 10 Allen Wirfs-Brock" w:date="2012-09-24T14:06:00Z">
        <w:r>
          <w:t>is a new, well-formed Array object so the following operations will never fail.</w:t>
        </w:r>
      </w:ins>
    </w:p>
    <w:p w:rsidR="002166A8" w:rsidRDefault="002166A8" w:rsidP="00CB094A">
      <w:pPr>
        <w:pStyle w:val="Alg4"/>
        <w:numPr>
          <w:ilvl w:val="3"/>
          <w:numId w:val="1004"/>
        </w:numPr>
        <w:spacing w:after="240"/>
        <w:contextualSpacing/>
        <w:rPr>
          <w:ins w:id="39384" w:author="Rev 10 Allen Wirfs-Brock" w:date="2012-09-24T14:06:00Z"/>
        </w:rPr>
      </w:pPr>
      <w:ins w:id="39385" w:author="Rev 10 Allen Wirfs-Brock" w:date="2012-09-24T14:06:00Z">
        <w:r>
          <w:lastRenderedPageBreak/>
          <w:t xml:space="preserve">Call the [[DefineOwnProperty]] internal method of </w:t>
        </w:r>
      </w:ins>
      <w:ins w:id="39386" w:author="Rev 10 Allen Wirfs-Brock" w:date="2012-09-24T14:22:00Z">
        <w:r w:rsidR="008816D4" w:rsidRPr="009B7611">
          <w:rPr>
            <w:i/>
          </w:rPr>
          <w:t>result</w:t>
        </w:r>
        <w:r w:rsidR="008816D4">
          <w:t xml:space="preserve"> </w:t>
        </w:r>
      </w:ins>
      <w:ins w:id="39387" w:author="Rev 10 Allen Wirfs-Brock" w:date="2012-09-24T14:06:00Z">
        <w:r>
          <w:t xml:space="preserve">with arguments </w:t>
        </w:r>
        <w:r w:rsidRPr="00E77497">
          <w:rPr>
            <w:b/>
          </w:rPr>
          <w:t>"</w:t>
        </w:r>
        <w:r>
          <w:rPr>
            <w:rFonts w:ascii="Courier New" w:hAnsi="Courier New" w:cs="Courier New"/>
            <w:b/>
          </w:rPr>
          <w:t>0</w:t>
        </w:r>
        <w:r w:rsidRPr="00E77497">
          <w:rPr>
            <w:b/>
          </w:rPr>
          <w:t>"</w:t>
        </w:r>
        <w:r>
          <w:t xml:space="preserve">, Property Descriptor {[[Value]]: </w:t>
        </w:r>
        <w:r>
          <w:rPr>
            <w:i/>
          </w:rPr>
          <w:t>e</w:t>
        </w:r>
        <w:r>
          <w:t xml:space="preserve">.[[key]],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rsidR="002166A8" w:rsidRDefault="002166A8" w:rsidP="00CB094A">
      <w:pPr>
        <w:pStyle w:val="Alg4"/>
        <w:numPr>
          <w:ilvl w:val="3"/>
          <w:numId w:val="1004"/>
        </w:numPr>
        <w:spacing w:after="240"/>
        <w:contextualSpacing/>
        <w:rPr>
          <w:ins w:id="39388" w:author="Rev 10 Allen Wirfs-Brock" w:date="2012-09-24T14:06:00Z"/>
        </w:rPr>
      </w:pPr>
      <w:ins w:id="39389" w:author="Rev 10 Allen Wirfs-Brock" w:date="2012-09-24T14:06:00Z">
        <w:r>
          <w:t xml:space="preserve">Call the [[DefineOwnProperty]] internal method of </w:t>
        </w:r>
      </w:ins>
      <w:ins w:id="39390" w:author="Rev 10 Allen Wirfs-Brock" w:date="2012-09-24T14:22:00Z">
        <w:r w:rsidR="008816D4" w:rsidRPr="009B7611">
          <w:rPr>
            <w:i/>
          </w:rPr>
          <w:t>result</w:t>
        </w:r>
        <w:r w:rsidR="008816D4">
          <w:t xml:space="preserve"> </w:t>
        </w:r>
      </w:ins>
      <w:ins w:id="39391" w:author="Rev 10 Allen Wirfs-Brock" w:date="2012-09-24T14:06:00Z">
        <w:r>
          <w:t xml:space="preserve">with arguments </w:t>
        </w:r>
        <w:r w:rsidRPr="00E77497">
          <w:rPr>
            <w:b/>
          </w:rPr>
          <w:t>"</w:t>
        </w:r>
        <w:r>
          <w:rPr>
            <w:rFonts w:ascii="Courier New" w:hAnsi="Courier New" w:cs="Courier New"/>
            <w:b/>
          </w:rPr>
          <w:t>1</w:t>
        </w:r>
        <w:r w:rsidRPr="00E77497">
          <w:rPr>
            <w:b/>
          </w:rPr>
          <w:t>"</w:t>
        </w:r>
        <w:r>
          <w:t xml:space="preserve">, Property Descriptor {[[Value]]: </w:t>
        </w:r>
        <w:r>
          <w:rPr>
            <w:i/>
          </w:rPr>
          <w:t>e</w:t>
        </w:r>
        <w:r>
          <w:t xml:space="preserve">.[[value]],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rsidR="008816D4" w:rsidRDefault="008816D4" w:rsidP="006847F6">
      <w:pPr>
        <w:pStyle w:val="Alg4"/>
        <w:numPr>
          <w:ilvl w:val="2"/>
          <w:numId w:val="1004"/>
        </w:numPr>
        <w:spacing w:after="240"/>
        <w:contextualSpacing/>
        <w:rPr>
          <w:ins w:id="39392" w:author="Rev 10 Allen Wirfs-Brock" w:date="2012-09-24T14:23:00Z"/>
        </w:rPr>
      </w:pPr>
      <w:ins w:id="39393" w:author="Rev 10 Allen Wirfs-Brock" w:date="2012-09-24T14:27:00Z">
        <w:r>
          <w:t xml:space="preserve">Return </w:t>
        </w:r>
        <w:r w:rsidRPr="008816D4">
          <w:rPr>
            <w:i/>
          </w:rPr>
          <w:t>result</w:t>
        </w:r>
        <w:r>
          <w:t>.</w:t>
        </w:r>
      </w:ins>
    </w:p>
    <w:p w:rsidR="002166A8" w:rsidRPr="002166A8" w:rsidRDefault="00061845" w:rsidP="006847F6">
      <w:pPr>
        <w:pStyle w:val="Alg4"/>
        <w:numPr>
          <w:ilvl w:val="0"/>
          <w:numId w:val="1004"/>
        </w:numPr>
        <w:spacing w:after="280"/>
        <w:rPr>
          <w:ins w:id="39394" w:author="Rev 10 Allen Wirfs-Brock" w:date="2012-09-24T13:41:00Z"/>
        </w:rPr>
      </w:pPr>
      <w:ins w:id="39395" w:author="Rev 10 Allen Wirfs-Brock" w:date="2012-09-24T14:40:00Z">
        <w:r w:rsidRPr="00E77497">
          <w:t xml:space="preserve">Return </w:t>
        </w:r>
        <w:r>
          <w:t xml:space="preserve">Completion {[[type]]: </w:t>
        </w:r>
        <w:r w:rsidRPr="00E77497">
          <w:rPr>
            <w:rFonts w:ascii="Arial" w:hAnsi="Arial" w:cs="Arial"/>
          </w:rPr>
          <w:t>throw</w:t>
        </w:r>
        <w:r w:rsidRPr="00E77497">
          <w:t xml:space="preserve">, </w:t>
        </w:r>
        <w:r>
          <w:t xml:space="preserve">[[value]]: </w:t>
        </w:r>
      </w:ins>
      <w:commentRangeStart w:id="39396"/>
      <w:ins w:id="39397" w:author="Rev 10 Allen Wirfs-Brock" w:date="2012-09-24T14:41:00Z">
        <w:r>
          <w:t>%StopIteration%</w:t>
        </w:r>
      </w:ins>
      <w:commentRangeEnd w:id="39396"/>
      <w:ins w:id="39398" w:author="Rev 10 Allen Wirfs-Brock" w:date="2012-09-24T14:42:00Z">
        <w:r>
          <w:rPr>
            <w:rStyle w:val="CommentReference"/>
            <w:rFonts w:ascii="Arial" w:eastAsia="MS Mincho" w:hAnsi="Arial"/>
            <w:spacing w:val="0"/>
            <w:lang w:eastAsia="ja-JP"/>
          </w:rPr>
          <w:commentReference w:id="39396"/>
        </w:r>
      </w:ins>
      <w:ins w:id="39399" w:author="Rev 10 Allen Wirfs-Brock" w:date="2012-09-24T14:40:00Z">
        <w:r w:rsidRPr="00E77497">
          <w:t xml:space="preserve">, </w:t>
        </w:r>
        <w:r>
          <w:t xml:space="preserve">[[target]]: </w:t>
        </w:r>
        <w:r w:rsidRPr="00E77497">
          <w:rPr>
            <w:rFonts w:ascii="Arial" w:hAnsi="Arial" w:cs="Arial"/>
          </w:rPr>
          <w:t>empty</w:t>
        </w:r>
        <w:r>
          <w:t>}</w:t>
        </w:r>
        <w:r w:rsidRPr="00E77497">
          <w:t>.</w:t>
        </w:r>
      </w:ins>
    </w:p>
    <w:p w:rsidR="006847F6" w:rsidRPr="00E77497" w:rsidRDefault="006847F6" w:rsidP="00452F0C">
      <w:pPr>
        <w:pStyle w:val="Heading5"/>
        <w:numPr>
          <w:ilvl w:val="0"/>
          <w:numId w:val="0"/>
        </w:numPr>
        <w:rPr>
          <w:ins w:id="39400" w:author="Rev 10 Allen Wirfs-Brock" w:date="2012-09-24T17:14:00Z"/>
        </w:rPr>
      </w:pPr>
      <w:ins w:id="39401" w:author="Rev 10 Allen Wirfs-Brock" w:date="2012-09-24T17:14:00Z">
        <w:r w:rsidRPr="00E77497">
          <w:t>15.</w:t>
        </w:r>
        <w:r>
          <w:t>14</w:t>
        </w:r>
        <w:r w:rsidRPr="00E77497">
          <w:t>.</w:t>
        </w:r>
        <w:del w:id="39402" w:author="Rev 11 Allen Wirfs-Brock" w:date="2012-10-20T15:06:00Z">
          <w:r w:rsidDel="00564884">
            <w:delText>5</w:delText>
          </w:r>
        </w:del>
      </w:ins>
      <w:ins w:id="39403" w:author="Rev 11 Allen Wirfs-Brock" w:date="2012-10-20T15:06:00Z">
        <w:r w:rsidR="00564884">
          <w:t>7</w:t>
        </w:r>
      </w:ins>
      <w:ins w:id="39404" w:author="Rev 10 Allen Wirfs-Brock" w:date="2012-09-24T17:14:00Z">
        <w:r w:rsidRPr="00E77497">
          <w:t>.</w:t>
        </w:r>
        <w:del w:id="39405" w:author="Rev 11 Allen Wirfs-Brock" w:date="2012-10-20T15:06:00Z">
          <w:r w:rsidDel="00564884">
            <w:delText>11</w:delText>
          </w:r>
        </w:del>
      </w:ins>
      <w:ins w:id="39406" w:author="Rev 11 Allen Wirfs-Brock" w:date="2012-10-20T15:06:00Z">
        <w:r w:rsidR="00564884">
          <w:t>2.3</w:t>
        </w:r>
      </w:ins>
      <w:ins w:id="39407" w:author="Rev 10 Allen Wirfs-Brock" w:date="2012-09-24T17:14:00Z">
        <w:r w:rsidRPr="00E77497">
          <w:tab/>
        </w:r>
        <w:r w:rsidRPr="009B7611">
          <w:rPr>
            <w:i/>
          </w:rPr>
          <w:t>MapIterator</w:t>
        </w:r>
        <w:r w:rsidRPr="00E77497">
          <w:t>.prototype</w:t>
        </w:r>
        <w:commentRangeStart w:id="39408"/>
        <w:r w:rsidRPr="00E77497">
          <w:t>.</w:t>
        </w:r>
        <w:r>
          <w:t>@@iterator</w:t>
        </w:r>
        <w:r w:rsidRPr="00E77497">
          <w:t xml:space="preserve"> </w:t>
        </w:r>
        <w:commentRangeEnd w:id="39408"/>
        <w:r>
          <w:rPr>
            <w:rStyle w:val="CommentReference"/>
            <w:b w:val="0"/>
          </w:rPr>
          <w:commentReference w:id="39408"/>
        </w:r>
        <w:r w:rsidRPr="00E77497">
          <w:t xml:space="preserve">( </w:t>
        </w:r>
        <w:r>
          <w:t xml:space="preserve">  </w:t>
        </w:r>
        <w:r w:rsidRPr="00E77497">
          <w:t>)</w:t>
        </w:r>
      </w:ins>
    </w:p>
    <w:p w:rsidR="006847F6" w:rsidRPr="00E77497" w:rsidRDefault="006847F6" w:rsidP="006847F6">
      <w:pPr>
        <w:rPr>
          <w:ins w:id="39409" w:author="Rev 10 Allen Wirfs-Brock" w:date="2012-09-24T17:16:00Z"/>
        </w:rPr>
      </w:pPr>
      <w:ins w:id="39410" w:author="Rev 10 Allen Wirfs-Brock" w:date="2012-09-24T17:16:00Z">
        <w:r w:rsidRPr="00E77497">
          <w:t>The following steps are taken:</w:t>
        </w:r>
      </w:ins>
    </w:p>
    <w:p w:rsidR="006847F6" w:rsidRPr="002166A8" w:rsidRDefault="006847F6" w:rsidP="006847F6">
      <w:pPr>
        <w:pStyle w:val="Alg4"/>
        <w:numPr>
          <w:ilvl w:val="0"/>
          <w:numId w:val="1005"/>
        </w:numPr>
        <w:spacing w:after="280"/>
        <w:rPr>
          <w:ins w:id="39411" w:author="Rev 10 Allen Wirfs-Brock" w:date="2012-09-24T17:15:00Z"/>
        </w:rPr>
      </w:pPr>
      <w:ins w:id="39412" w:author="Rev 10 Allen Wirfs-Brock" w:date="2012-09-24T17:15:00Z">
        <w:r w:rsidRPr="00E77497">
          <w:t xml:space="preserve">Return </w:t>
        </w:r>
      </w:ins>
      <w:ins w:id="39413" w:author="Rev 10 Allen Wirfs-Brock" w:date="2012-09-24T17:16:00Z">
        <w:r>
          <w:t xml:space="preserve">the </w:t>
        </w:r>
        <w:r w:rsidRPr="006847F6">
          <w:rPr>
            <w:b/>
          </w:rPr>
          <w:t>this</w:t>
        </w:r>
        <w:r>
          <w:t xml:space="preserve"> value</w:t>
        </w:r>
      </w:ins>
      <w:ins w:id="39414" w:author="Rev 10 Allen Wirfs-Brock" w:date="2012-09-24T17:15:00Z">
        <w:r w:rsidRPr="00E77497">
          <w:t>.</w:t>
        </w:r>
      </w:ins>
    </w:p>
    <w:p w:rsidR="00AB776F" w:rsidRDefault="00AB776F" w:rsidP="00564884">
      <w:pPr>
        <w:pStyle w:val="Heading5"/>
        <w:numPr>
          <w:ilvl w:val="0"/>
          <w:numId w:val="0"/>
        </w:numPr>
        <w:rPr>
          <w:ins w:id="39415" w:author="Rev 10 Allen Wirfs-Brock" w:date="2012-09-24T13:42:00Z"/>
        </w:rPr>
      </w:pPr>
      <w:ins w:id="39416" w:author="Rev 10 Allen Wirfs-Brock" w:date="2012-09-24T13:42:00Z">
        <w:r>
          <w:t>15.14.7.</w:t>
        </w:r>
      </w:ins>
      <w:ins w:id="39417" w:author="Rev 10 Allen Wirfs-Brock" w:date="2012-09-24T14:51:00Z">
        <w:r w:rsidR="0087223F">
          <w:t>2</w:t>
        </w:r>
      </w:ins>
      <w:ins w:id="39418" w:author="Rev 10 Allen Wirfs-Brock" w:date="2012-09-24T13:42:00Z">
        <w:r>
          <w:t>.</w:t>
        </w:r>
      </w:ins>
      <w:ins w:id="39419" w:author="Rev 10 Allen Wirfs-Brock" w:date="2012-09-24T14:51:00Z">
        <w:del w:id="39420" w:author="Rev 11 Allen Wirfs-Brock" w:date="2012-10-20T15:06:00Z">
          <w:r w:rsidR="0087223F" w:rsidDel="00564884">
            <w:delText>3</w:delText>
          </w:r>
        </w:del>
      </w:ins>
      <w:ins w:id="39421" w:author="Rev 11 Allen Wirfs-Brock" w:date="2012-10-20T15:06:00Z">
        <w:r w:rsidR="00564884">
          <w:t>4</w:t>
        </w:r>
      </w:ins>
      <w:ins w:id="39422" w:author="Rev 10 Allen Wirfs-Brock" w:date="2012-09-24T13:42:00Z">
        <w:del w:id="39423" w:author="Rev 11 Allen Wirfs-Brock" w:date="2012-10-20T15:06:00Z">
          <w:r w:rsidDel="00564884">
            <w:delText xml:space="preserve"> </w:delText>
          </w:r>
        </w:del>
      </w:ins>
      <w:ins w:id="39424" w:author="Rev 11 Allen Wirfs-Brock" w:date="2012-10-20T15:06:00Z">
        <w:r w:rsidR="00564884">
          <w:tab/>
        </w:r>
      </w:ins>
      <w:ins w:id="39425" w:author="Rev 10 Allen Wirfs-Brock" w:date="2012-09-24T13:42:00Z">
        <w:r w:rsidRPr="009B7611">
          <w:rPr>
            <w:i/>
          </w:rPr>
          <w:t>MapIterator</w:t>
        </w:r>
        <w:r>
          <w:t>.prototype.@@toStringTag</w:t>
        </w:r>
      </w:ins>
    </w:p>
    <w:p w:rsidR="00061845" w:rsidRPr="00097A4C" w:rsidRDefault="00061845" w:rsidP="00061845">
      <w:pPr>
        <w:rPr>
          <w:ins w:id="39426" w:author="Rev 10 Allen Wirfs-Brock" w:date="2012-09-24T14:48:00Z"/>
        </w:rPr>
      </w:pPr>
      <w:ins w:id="39427" w:author="Rev 10 Allen Wirfs-Brock" w:date="2012-09-24T14:48:00Z">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ins>
    </w:p>
    <w:p w:rsidR="00AB776F" w:rsidRDefault="00AB776F" w:rsidP="00AB776F">
      <w:pPr>
        <w:pStyle w:val="Heading4"/>
        <w:numPr>
          <w:ilvl w:val="0"/>
          <w:numId w:val="0"/>
        </w:numPr>
        <w:rPr>
          <w:ins w:id="39428" w:author="Rev 10 Allen Wirfs-Brock" w:date="2012-09-24T13:49:00Z"/>
        </w:rPr>
      </w:pPr>
      <w:ins w:id="39429" w:author="Rev 10 Allen Wirfs-Brock" w:date="2012-09-24T13:49:00Z">
        <w:r>
          <w:t>15.14.7.</w:t>
        </w:r>
      </w:ins>
      <w:ins w:id="39430" w:author="Rev 10 Allen Wirfs-Brock" w:date="2012-09-24T14:51:00Z">
        <w:r w:rsidR="0087223F">
          <w:t>3</w:t>
        </w:r>
      </w:ins>
      <w:ins w:id="39431" w:author="Rev 10 Allen Wirfs-Brock" w:date="2012-09-24T13:49:00Z">
        <w:r>
          <w:t xml:space="preserve"> Properties of</w:t>
        </w:r>
      </w:ins>
      <w:ins w:id="39432" w:author="Rev 10 Allen Wirfs-Brock" w:date="2012-09-24T13:55:00Z">
        <w:r w:rsidR="000D3CBD">
          <w:t xml:space="preserve"> </w:t>
        </w:r>
      </w:ins>
      <w:ins w:id="39433" w:author="Rev 10 Allen Wirfs-Brock" w:date="2012-09-24T13:49:00Z">
        <w:r>
          <w:t>Map Iterator Instances</w:t>
        </w:r>
      </w:ins>
    </w:p>
    <w:p w:rsidR="00AB776F" w:rsidRDefault="00AB776F" w:rsidP="00AB776F">
      <w:pPr>
        <w:rPr>
          <w:ins w:id="39434" w:author="Rev 10 Allen Wirfs-Brock" w:date="2012-09-24T13:55:00Z"/>
        </w:rPr>
      </w:pPr>
      <w:ins w:id="39435" w:author="Rev 10 Allen Wirfs-Brock" w:date="2012-09-24T13:50:00Z">
        <w:r>
          <w:t>Map</w:t>
        </w:r>
        <w:r w:rsidRPr="00E77497">
          <w:t xml:space="preserve"> </w:t>
        </w:r>
        <w:r>
          <w:t>Iterator instances</w:t>
        </w:r>
        <w:r w:rsidRPr="00E77497">
          <w:t xml:space="preserve"> inherit properties from the </w:t>
        </w:r>
        <w:r>
          <w:t>Map Iterator</w:t>
        </w:r>
        <w:r w:rsidRPr="00E77497">
          <w:t xml:space="preserve"> prototype</w:t>
        </w:r>
        <w:r w:rsidR="000D3CBD">
          <w:t xml:space="preserve"> (the</w:t>
        </w:r>
      </w:ins>
      <w:ins w:id="39436" w:author="Rev 10 Allen Wirfs-Brock" w:date="2012-09-24T13:51:00Z">
        <w:r w:rsidR="000D3CBD">
          <w:t xml:space="preserve"> intrinsic, </w:t>
        </w:r>
      </w:ins>
      <w:ins w:id="39437" w:author="Rev 10 Allen Wirfs-Brock" w:date="2012-09-24T13:50:00Z">
        <w:r w:rsidR="000D3CBD">
          <w:t xml:space="preserve"> %MapIteratorPrototype%</w:t>
        </w:r>
        <w:r w:rsidRPr="00E77497">
          <w:t>.</w:t>
        </w:r>
      </w:ins>
      <w:ins w:id="39438" w:author="Rev 10 Allen Wirfs-Brock" w:date="2012-09-24T13:51:00Z">
        <w:r w:rsidR="000D3CBD">
          <w:t>)</w:t>
        </w:r>
      </w:ins>
      <w:ins w:id="39439" w:author="Rev 10 Allen Wirfs-Brock" w:date="2012-09-24T13:50:00Z">
        <w:r w:rsidRPr="00E77497">
          <w:t xml:space="preserve"> </w:t>
        </w:r>
        <w:r>
          <w:t xml:space="preserve">Map </w:t>
        </w:r>
      </w:ins>
      <w:ins w:id="39440" w:author="Rev 10 Allen Wirfs-Brock" w:date="2012-09-24T13:51:00Z">
        <w:r w:rsidR="000D3CBD">
          <w:t xml:space="preserve">Iterator </w:t>
        </w:r>
      </w:ins>
      <w:ins w:id="39441" w:author="Rev 10 Allen Wirfs-Brock" w:date="2012-09-24T13:50:00Z">
        <w:r>
          <w:t>instances</w:t>
        </w:r>
      </w:ins>
      <w:ins w:id="39442" w:author="Rev 10 Allen Wirfs-Brock" w:date="2012-09-24T13:52:00Z">
        <w:r w:rsidR="000D3CBD">
          <w:t xml:space="preserve"> are initially created with</w:t>
        </w:r>
      </w:ins>
      <w:ins w:id="39443" w:author="Rev 10 Allen Wirfs-Brock" w:date="2012-09-24T13:50:00Z">
        <w:r w:rsidRPr="00E77497">
          <w:t xml:space="preserve"> </w:t>
        </w:r>
      </w:ins>
      <w:ins w:id="39444" w:author="Rev 10 Allen Wirfs-Brock" w:date="2012-09-24T13:52:00Z">
        <w:r w:rsidR="000D3CBD">
          <w:t>the following internal properties</w:t>
        </w:r>
      </w:ins>
      <w:ins w:id="39445" w:author="Rev 10 Allen Wirfs-Brock" w:date="2012-09-24T13:50:00Z">
        <w:r>
          <w:t>.</w:t>
        </w:r>
      </w:ins>
    </w:p>
    <w:p w:rsidR="002166A8" w:rsidRDefault="002166A8" w:rsidP="007C5346">
      <w:pPr>
        <w:pStyle w:val="Caption"/>
        <w:keepNext/>
        <w:jc w:val="center"/>
        <w:rPr>
          <w:ins w:id="39446" w:author="Rev 10 Allen Wirfs-Brock" w:date="2012-09-24T14:04:00Z"/>
        </w:rPr>
      </w:pPr>
      <w:ins w:id="39447" w:author="Rev 10 Allen Wirfs-Brock" w:date="2012-09-24T14:04:00Z">
        <w:r>
          <w:t xml:space="preserve">Table </w:t>
        </w:r>
        <w:r>
          <w:fldChar w:fldCharType="begin"/>
        </w:r>
        <w:r>
          <w:instrText xml:space="preserve"> SEQ Table \* ARABIC </w:instrText>
        </w:r>
      </w:ins>
      <w:r>
        <w:fldChar w:fldCharType="separate"/>
      </w:r>
      <w:ins w:id="39448" w:author="Rev 11 Allen Wirfs-Brock" w:date="2012-10-09T13:03:00Z">
        <w:r w:rsidR="00BD246C">
          <w:rPr>
            <w:noProof/>
          </w:rPr>
          <w:t>32</w:t>
        </w:r>
      </w:ins>
      <w:ins w:id="39449" w:author="Rev 10 Allen Wirfs-Brock" w:date="2012-09-27T11:54:00Z">
        <w:del w:id="39450" w:author="Rev 11 Allen Wirfs-Brock" w:date="2012-10-09T12:33:00Z">
          <w:r w:rsidR="00AE6982" w:rsidDel="00D1216A">
            <w:rPr>
              <w:noProof/>
            </w:rPr>
            <w:delText>30</w:delText>
          </w:r>
        </w:del>
      </w:ins>
      <w:ins w:id="39451" w:author="Rev 10 Allen Wirfs-Brock" w:date="2012-09-24T14:04:00Z">
        <w:r>
          <w:fldChar w:fldCharType="end"/>
        </w:r>
      </w:ins>
      <w:ins w:id="39452" w:author="Rev 11 Allen Wirfs-Brock" w:date="2012-10-20T15:45:00Z">
        <w:r w:rsidR="007C5346">
          <w:t xml:space="preserve"> —</w:t>
        </w:r>
      </w:ins>
      <w:ins w:id="39453" w:author="Rev 10 Allen Wirfs-Brock" w:date="2012-09-24T14:04:00Z">
        <w:r>
          <w:t xml:space="preserve"> Internal Properties of Map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0D3CBD" w:rsidRPr="00E77497" w:rsidTr="002166A8">
        <w:trPr>
          <w:ins w:id="39454" w:author="Rev 10 Allen Wirfs-Brock" w:date="2012-09-24T13:55:00Z"/>
        </w:trPr>
        <w:tc>
          <w:tcPr>
            <w:tcW w:w="2250" w:type="dxa"/>
            <w:tcBorders>
              <w:top w:val="single" w:sz="12" w:space="0" w:color="000000"/>
              <w:left w:val="single" w:sz="6" w:space="0" w:color="000000"/>
              <w:bottom w:val="single" w:sz="6" w:space="0" w:color="000000"/>
              <w:right w:val="nil"/>
            </w:tcBorders>
            <w:shd w:val="solid" w:color="C0C0C0" w:fill="FFFFFF"/>
          </w:tcPr>
          <w:p w:rsidR="000D3CBD" w:rsidRPr="002166A8" w:rsidRDefault="000D3CBD" w:rsidP="006847F6">
            <w:pPr>
              <w:spacing w:after="120"/>
              <w:jc w:val="center"/>
              <w:rPr>
                <w:ins w:id="39455" w:author="Rev 10 Allen Wirfs-Brock" w:date="2012-09-24T13:55:00Z"/>
                <w:b/>
                <w:shd w:val="solid" w:color="C0C0C0" w:fill="FFFFFF"/>
              </w:rPr>
            </w:pPr>
            <w:ins w:id="39456" w:author="Rev 10 Allen Wirfs-Brock" w:date="2012-09-24T13:56: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0D3CBD" w:rsidRPr="002166A8" w:rsidRDefault="000D3CBD" w:rsidP="006847F6">
            <w:pPr>
              <w:spacing w:after="120"/>
              <w:jc w:val="center"/>
              <w:rPr>
                <w:ins w:id="39457" w:author="Rev 10 Allen Wirfs-Brock" w:date="2012-09-24T13:55:00Z"/>
                <w:b/>
                <w:shd w:val="solid" w:color="C0C0C0" w:fill="FFFFFF"/>
              </w:rPr>
            </w:pPr>
            <w:ins w:id="39458" w:author="Rev 10 Allen Wirfs-Brock" w:date="2012-09-24T13:56:00Z">
              <w:r w:rsidRPr="002166A8">
                <w:rPr>
                  <w:b/>
                  <w:shd w:val="solid" w:color="C0C0C0" w:fill="FFFFFF"/>
                </w:rPr>
                <w:t>Description</w:t>
              </w:r>
            </w:ins>
          </w:p>
        </w:tc>
      </w:tr>
      <w:tr w:rsidR="000D3CBD" w:rsidRPr="00E77497" w:rsidTr="002166A8">
        <w:trPr>
          <w:ins w:id="39459" w:author="Rev 10 Allen Wirfs-Brock" w:date="2012-09-24T13:55:00Z"/>
        </w:trPr>
        <w:tc>
          <w:tcPr>
            <w:tcW w:w="2250" w:type="dxa"/>
            <w:tcBorders>
              <w:top w:val="nil"/>
            </w:tcBorders>
          </w:tcPr>
          <w:p w:rsidR="000D3CBD" w:rsidRPr="00504F46" w:rsidRDefault="000D3CBD" w:rsidP="00496EF5">
            <w:pPr>
              <w:spacing w:after="0"/>
              <w:contextualSpacing/>
              <w:rPr>
                <w:ins w:id="39460" w:author="Rev 10 Allen Wirfs-Brock" w:date="2012-09-24T13:55:00Z"/>
                <w:rFonts w:ascii="Times New Roman" w:hAnsi="Times New Roman"/>
              </w:rPr>
            </w:pPr>
            <w:ins w:id="39461" w:author="Rev 10 Allen Wirfs-Brock" w:date="2012-09-24T13:56:00Z">
              <w:r>
                <w:rPr>
                  <w:rFonts w:ascii="Times New Roman" w:hAnsi="Times New Roman"/>
                </w:rPr>
                <w:t>[[Map]]</w:t>
              </w:r>
            </w:ins>
          </w:p>
        </w:tc>
        <w:tc>
          <w:tcPr>
            <w:tcW w:w="5957" w:type="dxa"/>
            <w:tcBorders>
              <w:top w:val="nil"/>
            </w:tcBorders>
          </w:tcPr>
          <w:p w:rsidR="000D3CBD" w:rsidRPr="006847F6" w:rsidRDefault="000D3CBD" w:rsidP="00496EF5">
            <w:pPr>
              <w:spacing w:after="0"/>
              <w:contextualSpacing/>
              <w:rPr>
                <w:ins w:id="39462" w:author="Rev 10 Allen Wirfs-Brock" w:date="2012-09-24T13:55:00Z"/>
                <w:rFonts w:cs="Arial"/>
              </w:rPr>
            </w:pPr>
            <w:ins w:id="39463" w:author="Rev 10 Allen Wirfs-Brock" w:date="2012-09-24T13:56:00Z">
              <w:r w:rsidRPr="002166A8">
                <w:rPr>
                  <w:rFonts w:cs="Arial"/>
                </w:rPr>
                <w:t>The Map object</w:t>
              </w:r>
            </w:ins>
            <w:ins w:id="39464" w:author="Rev 10 Allen Wirfs-Brock" w:date="2012-09-24T13:57:00Z">
              <w:r>
                <w:rPr>
                  <w:rFonts w:cs="Arial"/>
                </w:rPr>
                <w:t xml:space="preserve"> that is being iterated.</w:t>
              </w:r>
            </w:ins>
          </w:p>
        </w:tc>
      </w:tr>
      <w:tr w:rsidR="000D3CBD" w:rsidRPr="00E77497" w:rsidTr="002166A8">
        <w:trPr>
          <w:ins w:id="39465" w:author="Rev 10 Allen Wirfs-Brock" w:date="2012-09-24T13:55:00Z"/>
        </w:trPr>
        <w:tc>
          <w:tcPr>
            <w:tcW w:w="2250" w:type="dxa"/>
            <w:tcBorders>
              <w:top w:val="nil"/>
            </w:tcBorders>
          </w:tcPr>
          <w:p w:rsidR="000D3CBD" w:rsidRPr="00E77497" w:rsidRDefault="000D3CBD" w:rsidP="00496EF5">
            <w:pPr>
              <w:spacing w:after="0"/>
              <w:contextualSpacing/>
              <w:rPr>
                <w:ins w:id="39466" w:author="Rev 10 Allen Wirfs-Brock" w:date="2012-09-24T13:55:00Z"/>
                <w:rFonts w:ascii="Courier New" w:hAnsi="Courier New" w:cs="Courier New"/>
                <w:b/>
              </w:rPr>
            </w:pPr>
            <w:ins w:id="39467" w:author="Rev 10 Allen Wirfs-Brock" w:date="2012-09-24T13:58:00Z">
              <w:r>
                <w:rPr>
                  <w:rFonts w:ascii="Times New Roman" w:hAnsi="Times New Roman"/>
                </w:rPr>
                <w:t>[[MapNextIndex]]</w:t>
              </w:r>
            </w:ins>
          </w:p>
        </w:tc>
        <w:tc>
          <w:tcPr>
            <w:tcW w:w="5957" w:type="dxa"/>
            <w:tcBorders>
              <w:top w:val="nil"/>
            </w:tcBorders>
          </w:tcPr>
          <w:p w:rsidR="000D3CBD" w:rsidRPr="000D3CBD" w:rsidRDefault="000D3CBD" w:rsidP="00496EF5">
            <w:pPr>
              <w:spacing w:after="0"/>
              <w:contextualSpacing/>
              <w:rPr>
                <w:ins w:id="39468" w:author="Rev 10 Allen Wirfs-Brock" w:date="2012-09-24T13:55:00Z"/>
                <w:rFonts w:cs="Arial"/>
              </w:rPr>
            </w:pPr>
            <w:ins w:id="39469" w:author="Rev 10 Allen Wirfs-Brock" w:date="2012-09-24T13:58:00Z">
              <w:r>
                <w:rPr>
                  <w:rFonts w:cs="Arial"/>
                </w:rPr>
                <w:t>The integer index of the next Map data element to be examined by this iteration.</w:t>
              </w:r>
            </w:ins>
          </w:p>
        </w:tc>
      </w:tr>
      <w:tr w:rsidR="000D3CBD" w:rsidRPr="00E77497" w:rsidTr="002166A8">
        <w:trPr>
          <w:ins w:id="39470" w:author="Rev 10 Allen Wirfs-Brock" w:date="2012-09-24T13:55:00Z"/>
        </w:trPr>
        <w:tc>
          <w:tcPr>
            <w:tcW w:w="2250" w:type="dxa"/>
          </w:tcPr>
          <w:p w:rsidR="000D3CBD" w:rsidRPr="00E77497" w:rsidRDefault="000D3CBD" w:rsidP="00496EF5">
            <w:pPr>
              <w:spacing w:after="0"/>
              <w:contextualSpacing/>
              <w:rPr>
                <w:ins w:id="39471" w:author="Rev 10 Allen Wirfs-Brock" w:date="2012-09-24T13:55:00Z"/>
                <w:rFonts w:ascii="Courier New" w:hAnsi="Courier New" w:cs="Courier New"/>
                <w:b/>
              </w:rPr>
            </w:pPr>
            <w:ins w:id="39472" w:author="Rev 10 Allen Wirfs-Brock" w:date="2012-09-24T13:59:00Z">
              <w:r>
                <w:rPr>
                  <w:rFonts w:ascii="Times New Roman" w:hAnsi="Times New Roman"/>
                </w:rPr>
                <w:t>[[</w:t>
              </w:r>
            </w:ins>
            <w:ins w:id="39473" w:author="Rev 10 Allen Wirfs-Brock" w:date="2012-09-24T14:11:00Z">
              <w:r w:rsidR="002166A8">
                <w:rPr>
                  <w:rFonts w:ascii="Times New Roman" w:hAnsi="Times New Roman"/>
                </w:rPr>
                <w:t>Map</w:t>
              </w:r>
            </w:ins>
            <w:ins w:id="39474" w:author="Rev 10 Allen Wirfs-Brock" w:date="2012-09-24T13:59:00Z">
              <w:r>
                <w:rPr>
                  <w:rFonts w:ascii="Times New Roman" w:hAnsi="Times New Roman"/>
                </w:rPr>
                <w:t>IterationKind]]</w:t>
              </w:r>
            </w:ins>
          </w:p>
        </w:tc>
        <w:tc>
          <w:tcPr>
            <w:tcW w:w="5957" w:type="dxa"/>
          </w:tcPr>
          <w:p w:rsidR="000D3CBD" w:rsidRPr="000D3CBD" w:rsidRDefault="000D3CBD" w:rsidP="003464A0">
            <w:pPr>
              <w:spacing w:after="0"/>
              <w:contextualSpacing/>
              <w:rPr>
                <w:ins w:id="39475" w:author="Rev 10 Allen Wirfs-Brock" w:date="2012-09-24T13:55:00Z"/>
                <w:rFonts w:cs="Arial"/>
              </w:rPr>
            </w:pPr>
            <w:ins w:id="39476" w:author="Rev 10 Allen Wirfs-Brock" w:date="2012-09-24T13:59:00Z">
              <w:r>
                <w:rPr>
                  <w:rFonts w:cs="Arial"/>
                </w:rPr>
                <w:t xml:space="preserve">A string value that identifies what is to be returned </w:t>
              </w:r>
            </w:ins>
            <w:ins w:id="39477" w:author="Rev 10 Allen Wirfs-Brock" w:date="2012-09-24T14:00:00Z">
              <w:r>
                <w:rPr>
                  <w:rFonts w:cs="Arial"/>
                </w:rPr>
                <w:t>for each element of the iteration.</w:t>
              </w:r>
            </w:ins>
            <w:ins w:id="39478" w:author="Rev 10 Allen Wirfs-Brock" w:date="2012-09-24T14:18:00Z">
              <w:r w:rsidR="003464A0">
                <w:rPr>
                  <w:rFonts w:cs="Arial"/>
                </w:rPr>
                <w:t xml:space="preserve">  The possible values are: </w:t>
              </w:r>
            </w:ins>
            <w:ins w:id="39479" w:author="Rev 10 Allen Wirfs-Brock" w:date="2012-09-24T14:19:00Z">
              <w:r w:rsidR="003464A0" w:rsidRPr="00E77497">
                <w:rPr>
                  <w:b/>
                </w:rPr>
                <w:t>"</w:t>
              </w:r>
              <w:r w:rsidR="003464A0">
                <w:rPr>
                  <w:rFonts w:ascii="Courier New" w:hAnsi="Courier New" w:cs="Courier New"/>
                  <w:b/>
                </w:rPr>
                <w:t>key</w:t>
              </w:r>
              <w:r w:rsidR="003464A0" w:rsidRPr="00E77497">
                <w:rPr>
                  <w:b/>
                </w:rPr>
                <w:t>"</w:t>
              </w:r>
              <w:r w:rsidR="003464A0">
                <w:t xml:space="preserve">, </w:t>
              </w:r>
              <w:r w:rsidR="003464A0" w:rsidRPr="00E77497">
                <w:rPr>
                  <w:b/>
                </w:rPr>
                <w:t>"</w:t>
              </w:r>
              <w:r w:rsidR="003464A0">
                <w:rPr>
                  <w:rFonts w:ascii="Courier New" w:hAnsi="Courier New" w:cs="Courier New"/>
                  <w:b/>
                </w:rPr>
                <w:t>value</w:t>
              </w:r>
              <w:r w:rsidR="003464A0" w:rsidRPr="00E77497">
                <w:rPr>
                  <w:b/>
                </w:rPr>
                <w:t>"</w:t>
              </w:r>
              <w:r w:rsidR="003464A0">
                <w:t xml:space="preserve">, </w:t>
              </w:r>
              <w:r w:rsidR="003464A0" w:rsidRPr="00E77497">
                <w:rPr>
                  <w:b/>
                </w:rPr>
                <w:t>"</w:t>
              </w:r>
              <w:r w:rsidR="003464A0">
                <w:rPr>
                  <w:rFonts w:ascii="Courier New" w:hAnsi="Courier New" w:cs="Courier New"/>
                  <w:b/>
                </w:rPr>
                <w:t>key+value</w:t>
              </w:r>
              <w:r w:rsidR="003464A0" w:rsidRPr="00E77497">
                <w:rPr>
                  <w:b/>
                </w:rPr>
                <w:t>"</w:t>
              </w:r>
              <w:r w:rsidR="003464A0">
                <w:t>.</w:t>
              </w:r>
            </w:ins>
          </w:p>
        </w:tc>
      </w:tr>
    </w:tbl>
    <w:p w:rsidR="000D3CBD" w:rsidRDefault="000D3CBD" w:rsidP="00AB776F">
      <w:pPr>
        <w:rPr>
          <w:ins w:id="39480" w:author="Rev 10 Allen Wirfs-Brock" w:date="2012-09-24T13:52:00Z"/>
        </w:rPr>
      </w:pPr>
    </w:p>
    <w:p w:rsidR="0032146B" w:rsidRPr="0032146B" w:rsidRDefault="0032146B" w:rsidP="002166A8">
      <w:pPr>
        <w:rPr>
          <w:ins w:id="39481" w:author="Rev 10 Allen Wirfs-Brock" w:date="2012-09-24T13:30:00Z"/>
        </w:rPr>
      </w:pPr>
    </w:p>
    <w:p w:rsidR="00BF43DB" w:rsidRDefault="00BF43DB" w:rsidP="00BF43DB">
      <w:pPr>
        <w:pStyle w:val="Heading2"/>
        <w:numPr>
          <w:ilvl w:val="0"/>
          <w:numId w:val="0"/>
        </w:numPr>
        <w:rPr>
          <w:ins w:id="39482" w:author="Rev 10 Allen Wirfs-Brock" w:date="2012-09-06T12:19:00Z"/>
        </w:rPr>
      </w:pPr>
      <w:bookmarkStart w:id="39483" w:name="_Toc339020521"/>
      <w:ins w:id="39484" w:author="Rev 10 Allen Wirfs-Brock" w:date="2012-09-06T12:19:00Z">
        <w:r>
          <w:t>15.15 WeakMap Objects</w:t>
        </w:r>
        <w:bookmarkEnd w:id="39483"/>
      </w:ins>
    </w:p>
    <w:p w:rsidR="00FF303E" w:rsidRDefault="00FF303E" w:rsidP="0072165D">
      <w:pPr>
        <w:rPr>
          <w:ins w:id="39485" w:author="Rev 11 Allen Wirfs-Brock" w:date="2012-10-21T16:23:00Z"/>
        </w:rPr>
      </w:pPr>
      <w:ins w:id="39486" w:author="Rev 11 Allen Wirfs-Brock" w:date="2012-10-21T16:17:00Z">
        <w:r>
          <w:t xml:space="preserve">WeakMap objects are collections of key/value pairs where the keys are ECMAScript objects and values may be arbitrary ECMAScript values. </w:t>
        </w:r>
      </w:ins>
      <w:ins w:id="39487" w:author="Rev 11 Allen Wirfs-Brock" w:date="2012-10-21T16:20:00Z">
        <w:r>
          <w:t xml:space="preserve">A WeakMap may be querried to see if it contains an key/value pair with a specifiec key, but no mechansims is provided </w:t>
        </w:r>
      </w:ins>
      <w:ins w:id="39488" w:author="Rev 11 Allen Wirfs-Brock" w:date="2012-10-21T16:21:00Z">
        <w:r>
          <w:t>for enumerating the objects it holds as keys.</w:t>
        </w:r>
      </w:ins>
      <w:ins w:id="39489" w:author="Rev 11 Allen Wirfs-Brock" w:date="2012-10-21T16:23:00Z">
        <w:r>
          <w:t xml:space="preserve"> If an object that is being used as the key of a WeakMap key/value pair </w:t>
        </w:r>
      </w:ins>
      <w:ins w:id="39490" w:author="Rev 11 Allen Wirfs-Brock" w:date="2012-10-21T16:25:00Z">
        <w:r>
          <w:t>i</w:t>
        </w:r>
      </w:ins>
      <w:ins w:id="39491" w:author="Rev 11 Allen Wirfs-Brock" w:date="2012-10-21T16:26:00Z">
        <w:r>
          <w:t>s</w:t>
        </w:r>
      </w:ins>
      <w:ins w:id="39492" w:author="Rev 11 Allen Wirfs-Brock" w:date="2012-10-21T16:25:00Z">
        <w:r>
          <w:t xml:space="preserve"> </w:t>
        </w:r>
      </w:ins>
      <w:ins w:id="39493" w:author="Rev 11 Allen Wirfs-Brock" w:date="2012-10-21T16:26:00Z">
        <w:r>
          <w:t>only</w:t>
        </w:r>
      </w:ins>
      <w:ins w:id="39494" w:author="Rev 11 Allen Wirfs-Brock" w:date="2012-10-21T16:25:00Z">
        <w:r>
          <w:t xml:space="preserve"> </w:t>
        </w:r>
      </w:ins>
      <w:ins w:id="39495" w:author="Rev 11 Allen Wirfs-Brock" w:date="2012-10-21T16:26:00Z">
        <w:r>
          <w:t xml:space="preserve">reachable by </w:t>
        </w:r>
        <w:r w:rsidR="00376A74">
          <w:t xml:space="preserve">following </w:t>
        </w:r>
        <w:r>
          <w:t xml:space="preserve">a chain of references </w:t>
        </w:r>
      </w:ins>
      <w:ins w:id="39496" w:author="Rev 11 Allen Wirfs-Brock" w:date="2012-10-21T16:28:00Z">
        <w:r w:rsidR="00376A74">
          <w:t xml:space="preserve">that </w:t>
        </w:r>
      </w:ins>
      <w:ins w:id="39497" w:author="Rev 11 Allen Wirfs-Brock" w:date="2012-10-21T16:26:00Z">
        <w:r>
          <w:t xml:space="preserve"> </w:t>
        </w:r>
      </w:ins>
      <w:ins w:id="39498" w:author="Rev 11 Allen Wirfs-Brock" w:date="2012-10-21T16:28:00Z">
        <w:r w:rsidR="00376A74">
          <w:t>starts with that WeakMap, then that key</w:t>
        </w:r>
      </w:ins>
      <w:ins w:id="39499" w:author="Rev 11 Allen Wirfs-Brock" w:date="2012-10-21T16:34:00Z">
        <w:r w:rsidR="00376A74">
          <w:t>/value pair is inaccessible and is automatically removed from the W</w:t>
        </w:r>
        <w:r w:rsidR="0072165D">
          <w:t>eakMap. WeakMap implementations</w:t>
        </w:r>
      </w:ins>
      <w:ins w:id="39500" w:author="Rev 11 Allen Wirfs-Brock" w:date="2012-10-21T16:39:00Z">
        <w:r w:rsidR="0072165D">
          <w:t xml:space="preserve"> </w:t>
        </w:r>
      </w:ins>
      <w:ins w:id="39501" w:author="Rev 11 Allen Wirfs-Brock" w:date="2012-10-21T16:34:00Z">
        <w:r w:rsidR="00376A74">
          <w:t>should make detect and remove such key/value pairs</w:t>
        </w:r>
      </w:ins>
      <w:ins w:id="39502" w:author="Rev 11 Allen Wirfs-Brock" w:date="2012-10-21T16:38:00Z">
        <w:r w:rsidR="0072165D">
          <w:t xml:space="preserve"> and any associate resources</w:t>
        </w:r>
      </w:ins>
      <w:ins w:id="39503" w:author="Rev 11 Allen Wirfs-Brock" w:date="2012-10-21T16:39:00Z">
        <w:r w:rsidR="0072165D">
          <w:t>.</w:t>
        </w:r>
      </w:ins>
      <w:ins w:id="39504" w:author="Rev 11 Allen Wirfs-Brock" w:date="2012-10-21T16:34:00Z">
        <w:r w:rsidR="00376A74">
          <w:t xml:space="preserve"> </w:t>
        </w:r>
      </w:ins>
      <w:ins w:id="39505" w:author="Rev 11 Allen Wirfs-Brock" w:date="2012-10-21T16:28:00Z">
        <w:r w:rsidR="00376A74">
          <w:t xml:space="preserve"> </w:t>
        </w:r>
      </w:ins>
      <w:ins w:id="39506" w:author="Rev 11 Allen Wirfs-Brock" w:date="2012-10-21T16:25:00Z">
        <w:r>
          <w:t xml:space="preserve"> </w:t>
        </w:r>
      </w:ins>
    </w:p>
    <w:p w:rsidR="00FF303E" w:rsidRDefault="00FF303E" w:rsidP="00FF303E">
      <w:pPr>
        <w:rPr>
          <w:ins w:id="39507" w:author="Rev 11 Allen Wirfs-Brock" w:date="2012-10-21T16:42:00Z"/>
        </w:rPr>
      </w:pPr>
      <w:ins w:id="39508" w:author="Rev 11 Allen Wirfs-Brock" w:date="2012-10-21T16:22:00Z">
        <w:r>
          <w:t>Weak</w:t>
        </w:r>
      </w:ins>
      <w:ins w:id="39509" w:author="Rev 11 Allen Wirfs-Brock" w:date="2012-10-21T16:17:00Z">
        <w:r>
          <w:t>Map object</w:t>
        </w:r>
      </w:ins>
      <w:ins w:id="39510" w:author="Rev 11 Allen Wirfs-Brock" w:date="2012-10-21T16:22:00Z">
        <w:r>
          <w:t>s</w:t>
        </w:r>
      </w:ins>
      <w:ins w:id="39511" w:author="Rev 11 Allen Wirfs-Brock" w:date="2012-10-21T16:17:00Z">
        <w:r>
          <w:t xml:space="preserve"> must be implemented using hash tables or other mechanisms that, on average, provide access times that are sublinear on the number of </w:t>
        </w:r>
      </w:ins>
      <w:ins w:id="39512" w:author="Rev 11 Allen Wirfs-Brock" w:date="2012-10-21T16:22:00Z">
        <w:r>
          <w:t>key/value pairs</w:t>
        </w:r>
      </w:ins>
      <w:ins w:id="39513" w:author="Rev 11 Allen Wirfs-Brock" w:date="2012-10-21T16:17:00Z">
        <w:r>
          <w:t xml:space="preserve"> in the collection. The data structures used in this </w:t>
        </w:r>
      </w:ins>
      <w:ins w:id="39514" w:author="Rev 11 Allen Wirfs-Brock" w:date="2012-10-21T16:22:00Z">
        <w:r>
          <w:t>Weak</w:t>
        </w:r>
      </w:ins>
      <w:ins w:id="39515" w:author="Rev 11 Allen Wirfs-Brock" w:date="2012-10-21T16:17:00Z">
        <w:r>
          <w:t xml:space="preserve">Map objects specification </w:t>
        </w:r>
      </w:ins>
      <w:ins w:id="39516" w:author="Rev 11 Allen Wirfs-Brock" w:date="2012-10-21T16:23:00Z">
        <w:r>
          <w:t>are</w:t>
        </w:r>
      </w:ins>
      <w:ins w:id="39517" w:author="Rev 11 Allen Wirfs-Brock" w:date="2012-10-21T16:17:00Z">
        <w:r>
          <w:t xml:space="preserve"> only intended to describe the required observable semantics of </w:t>
        </w:r>
      </w:ins>
      <w:ins w:id="39518" w:author="Rev 11 Allen Wirfs-Brock" w:date="2012-10-21T16:23:00Z">
        <w:r>
          <w:t>Weak</w:t>
        </w:r>
      </w:ins>
      <w:ins w:id="39519" w:author="Rev 11 Allen Wirfs-Brock" w:date="2012-10-21T16:17:00Z">
        <w:r>
          <w:t>Map objects.  It is not intended to be a viable implementation model.</w:t>
        </w:r>
      </w:ins>
    </w:p>
    <w:p w:rsidR="00375C6B" w:rsidRDefault="0072165D" w:rsidP="00375C6B">
      <w:pPr>
        <w:pStyle w:val="Note"/>
        <w:rPr>
          <w:ins w:id="39520" w:author="Rev 11 Allen Wirfs-Brock" w:date="2012-10-21T16:49:00Z"/>
        </w:rPr>
      </w:pPr>
      <w:ins w:id="39521" w:author="Rev 11 Allen Wirfs-Brock" w:date="2012-10-21T16:42:00Z">
        <w:r>
          <w:t>NOTE</w:t>
        </w:r>
        <w:r>
          <w:tab/>
          <w:t xml:space="preserve">WeakMap </w:t>
        </w:r>
      </w:ins>
      <w:ins w:id="39522" w:author="Rev 11 Allen Wirfs-Brock" w:date="2012-10-21T16:43:00Z">
        <w:r>
          <w:t xml:space="preserve">are intended to </w:t>
        </w:r>
      </w:ins>
      <w:ins w:id="39523" w:author="Rev 11 Allen Wirfs-Brock" w:date="2012-10-21T16:42:00Z">
        <w:r>
          <w:t xml:space="preserve">provide a mechanism for dynamically associating state with </w:t>
        </w:r>
      </w:ins>
      <w:ins w:id="39524" w:author="Rev 11 Allen Wirfs-Brock" w:date="2012-10-21T16:44:00Z">
        <w:r>
          <w:t xml:space="preserve">an </w:t>
        </w:r>
      </w:ins>
      <w:ins w:id="39525" w:author="Rev 11 Allen Wirfs-Brock" w:date="2012-10-21T16:42:00Z">
        <w:r>
          <w:t xml:space="preserve">object in a manner that does not </w:t>
        </w:r>
      </w:ins>
      <w:ins w:id="39526" w:author="Rev 11 Allen Wirfs-Brock" w:date="2012-10-21T16:43:00Z">
        <w:r>
          <w:t>“leak” memory resources</w:t>
        </w:r>
      </w:ins>
      <w:ins w:id="39527" w:author="Rev 11 Allen Wirfs-Brock" w:date="2012-10-21T16:44:00Z">
        <w:r>
          <w:t xml:space="preserve"> if the object would other wise become inaccessible and subject to</w:t>
        </w:r>
      </w:ins>
      <w:ins w:id="39528" w:author="Rev 11 Allen Wirfs-Brock" w:date="2012-10-21T16:46:00Z">
        <w:r>
          <w:t xml:space="preserve"> resource reclaimation by the implementation’s</w:t>
        </w:r>
      </w:ins>
      <w:ins w:id="39529" w:author="Rev 11 Allen Wirfs-Brock" w:date="2012-10-21T16:44:00Z">
        <w:r>
          <w:t xml:space="preserve"> garbage collection. </w:t>
        </w:r>
      </w:ins>
      <w:ins w:id="39530" w:author="Rev 11 Allen Wirfs-Brock" w:date="2012-10-21T16:45:00Z">
        <w:r>
          <w:t>Achieving this characterist</w:t>
        </w:r>
      </w:ins>
      <w:ins w:id="39531" w:author="Rev 11 Allen Wirfs-Brock" w:date="2012-10-21T16:48:00Z">
        <w:r w:rsidR="00375C6B">
          <w:t>ic</w:t>
        </w:r>
      </w:ins>
      <w:ins w:id="39532" w:author="Rev 11 Allen Wirfs-Brock" w:date="2012-10-21T16:45:00Z">
        <w:r>
          <w:t xml:space="preserve"> requires </w:t>
        </w:r>
      </w:ins>
      <w:ins w:id="39533" w:author="Rev 11 Allen Wirfs-Brock" w:date="2012-10-21T16:47:00Z">
        <w:r w:rsidR="00375C6B">
          <w:t xml:space="preserve">coordination between the WeakMap implementation and the garbage collections.  The </w:t>
        </w:r>
      </w:ins>
      <w:ins w:id="39534" w:author="Rev 11 Allen Wirfs-Brock" w:date="2012-10-21T16:48:00Z">
        <w:r w:rsidR="00375C6B">
          <w:t xml:space="preserve">following references describe mechanism that may be </w:t>
        </w:r>
      </w:ins>
      <w:ins w:id="39535" w:author="Rev 11 Allen Wirfs-Brock" w:date="2012-10-21T16:49:00Z">
        <w:r w:rsidR="00375C6B">
          <w:t>useful to implementations of WeakMap:</w:t>
        </w:r>
      </w:ins>
    </w:p>
    <w:p w:rsidR="00375C6B" w:rsidRDefault="00375C6B" w:rsidP="00375C6B">
      <w:pPr>
        <w:pStyle w:val="Note"/>
        <w:ind w:left="403"/>
        <w:rPr>
          <w:ins w:id="39536" w:author="Rev 11 Allen Wirfs-Brock" w:date="2012-10-21T16:53:00Z"/>
        </w:rPr>
      </w:pPr>
      <w:ins w:id="39537" w:author="Rev 11 Allen Wirfs-Brock" w:date="2012-10-21T16:53:00Z">
        <w:r>
          <w:lastRenderedPageBreak/>
          <w:t xml:space="preserve">Barry Hayes. 1997. Ephemerons: a new finalization mechanism. In </w:t>
        </w:r>
        <w:r w:rsidRPr="00986496">
          <w:rPr>
            <w:i/>
            <w:iCs/>
          </w:rPr>
          <w:t>Proceedings of the 12th ACM SIGPLAN conference on Object-oriented programming, systems, languages, and applications (OOPSLA '97)</w:t>
        </w:r>
        <w:r>
          <w:t xml:space="preserve">, A. Michael Berman (Ed.). ACM, New York, NY, USA, 176-183. </w:t>
        </w:r>
      </w:ins>
      <w:ins w:id="39538" w:author="Rev 11 Allen Wirfs-Brock" w:date="2012-10-21T16:54:00Z">
        <w:r>
          <w:fldChar w:fldCharType="begin"/>
        </w:r>
        <w:r>
          <w:instrText xml:space="preserve"> HYPERLINK "</w:instrText>
        </w:r>
      </w:ins>
      <w:ins w:id="39539" w:author="Rev 11 Allen Wirfs-Brock" w:date="2012-10-21T16:53:00Z">
        <w:r>
          <w:instrText>http://doi.acm.org/10.1145/263698.263733</w:instrText>
        </w:r>
      </w:ins>
      <w:ins w:id="39540" w:author="Rev 11 Allen Wirfs-Brock" w:date="2012-10-21T16:54:00Z">
        <w:r>
          <w:instrText xml:space="preserve">" </w:instrText>
        </w:r>
        <w:r>
          <w:fldChar w:fldCharType="separate"/>
        </w:r>
      </w:ins>
      <w:ins w:id="39541" w:author="Rev 11 Allen Wirfs-Brock" w:date="2012-10-21T16:53:00Z">
        <w:r w:rsidRPr="0063283D">
          <w:rPr>
            <w:rStyle w:val="Hyperlink"/>
            <w:lang w:val="en-GB"/>
          </w:rPr>
          <w:t>http://doi.acm.org/10.1145/263698.263733</w:t>
        </w:r>
      </w:ins>
      <w:ins w:id="39542" w:author="Rev 11 Allen Wirfs-Brock" w:date="2012-10-21T16:54:00Z">
        <w:r>
          <w:fldChar w:fldCharType="end"/>
        </w:r>
        <w:r>
          <w:t xml:space="preserve"> </w:t>
        </w:r>
      </w:ins>
    </w:p>
    <w:p w:rsidR="00375C6B" w:rsidRDefault="00A62372" w:rsidP="00375C6B">
      <w:pPr>
        <w:pStyle w:val="Note"/>
        <w:ind w:left="403"/>
        <w:rPr>
          <w:ins w:id="39543" w:author="Rev 11 Allen Wirfs-Brock" w:date="2012-10-21T16:53:00Z"/>
        </w:rPr>
      </w:pPr>
      <w:ins w:id="39544" w:author="Rev 11 Allen Wirfs-Brock" w:date="2012-10-21T17:05:00Z">
        <w:r w:rsidRPr="00A62372">
          <w:t>Alexandra Barros, Roberto Ierusalimschy</w:t>
        </w:r>
        <w:r>
          <w:t xml:space="preserve">, </w:t>
        </w:r>
        <w:r w:rsidRPr="00A62372">
          <w:t>Eliminating Cycles in Weak Tables</w:t>
        </w:r>
        <w:r>
          <w:t xml:space="preserve">. </w:t>
        </w:r>
      </w:ins>
      <w:ins w:id="39545" w:author="Rev 11 Allen Wirfs-Brock" w:date="2012-10-21T17:06:00Z">
        <w:r w:rsidRPr="00A62372">
          <w:t>Journal of Universal Computer Science - J.UCS , vol. 14, no. 21, pp. 3481-3497, 2008</w:t>
        </w:r>
        <w:r>
          <w:t xml:space="preserve">. </w:t>
        </w:r>
        <w:r>
          <w:fldChar w:fldCharType="begin"/>
        </w:r>
        <w:r>
          <w:instrText xml:space="preserve"> HYPERLINK "</w:instrText>
        </w:r>
        <w:r w:rsidRPr="00A62372">
          <w:instrText>http://www.jucs.org/jucs_14_21/eliminating_cycles_in_weak</w:instrText>
        </w:r>
        <w:r>
          <w:instrText xml:space="preserve">" </w:instrText>
        </w:r>
        <w:r>
          <w:fldChar w:fldCharType="separate"/>
        </w:r>
        <w:r w:rsidRPr="0063283D">
          <w:rPr>
            <w:rStyle w:val="Hyperlink"/>
            <w:lang w:val="en-GB"/>
          </w:rPr>
          <w:t>http://www.jucs.org/jucs_14_21/eliminating_cycles_in_weak</w:t>
        </w:r>
        <w:r>
          <w:fldChar w:fldCharType="end"/>
        </w:r>
      </w:ins>
      <w:ins w:id="39546" w:author="Rev 11 Allen Wirfs-Brock" w:date="2012-10-21T17:07:00Z">
        <w:r>
          <w:t xml:space="preserve"> </w:t>
        </w:r>
      </w:ins>
      <w:ins w:id="39547" w:author="Rev 11 Allen Wirfs-Brock" w:date="2012-10-21T17:06:00Z">
        <w:r>
          <w:t xml:space="preserve"> </w:t>
        </w:r>
      </w:ins>
    </w:p>
    <w:p w:rsidR="00FF303E" w:rsidRDefault="00FF303E" w:rsidP="00A62372">
      <w:pPr>
        <w:pStyle w:val="Heading3"/>
        <w:numPr>
          <w:ilvl w:val="0"/>
          <w:numId w:val="0"/>
        </w:numPr>
        <w:rPr>
          <w:ins w:id="39548" w:author="Rev 11 Allen Wirfs-Brock" w:date="2012-10-21T16:17:00Z"/>
        </w:rPr>
      </w:pPr>
      <w:bookmarkStart w:id="39549" w:name="_Toc339020522"/>
      <w:ins w:id="39550" w:author="Rev 11 Allen Wirfs-Brock" w:date="2012-10-21T16:17:00Z">
        <w:r>
          <w:t>15.1</w:t>
        </w:r>
      </w:ins>
      <w:ins w:id="39551" w:author="Rev 11 Allen Wirfs-Brock" w:date="2012-10-21T17:07:00Z">
        <w:r w:rsidR="00A62372">
          <w:t>5</w:t>
        </w:r>
      </w:ins>
      <w:ins w:id="39552" w:author="Rev 11 Allen Wirfs-Brock" w:date="2012-10-21T16:17:00Z">
        <w:r>
          <w:t xml:space="preserve">.1 Abstract Operations For </w:t>
        </w:r>
      </w:ins>
      <w:ins w:id="39553" w:author="Rev 11 Allen Wirfs-Brock" w:date="2012-10-21T17:07:00Z">
        <w:r w:rsidR="00A62372">
          <w:t>Weak</w:t>
        </w:r>
      </w:ins>
      <w:ins w:id="39554" w:author="Rev 11 Allen Wirfs-Brock" w:date="2012-10-21T16:17:00Z">
        <w:r>
          <w:t>Map Objects</w:t>
        </w:r>
        <w:bookmarkEnd w:id="39549"/>
      </w:ins>
    </w:p>
    <w:p w:rsidR="00FF303E" w:rsidRDefault="00FF303E" w:rsidP="00A62372">
      <w:pPr>
        <w:pStyle w:val="Heading4"/>
        <w:numPr>
          <w:ilvl w:val="0"/>
          <w:numId w:val="0"/>
        </w:numPr>
        <w:rPr>
          <w:ins w:id="39555" w:author="Rev 11 Allen Wirfs-Brock" w:date="2012-10-21T16:17:00Z"/>
        </w:rPr>
      </w:pPr>
      <w:ins w:id="39556" w:author="Rev 11 Allen Wirfs-Brock" w:date="2012-10-21T16:17:00Z">
        <w:r>
          <w:t>15.1</w:t>
        </w:r>
      </w:ins>
      <w:ins w:id="39557" w:author="Rev 11 Allen Wirfs-Brock" w:date="2012-10-21T17:07:00Z">
        <w:r w:rsidR="00A62372">
          <w:t>5</w:t>
        </w:r>
      </w:ins>
      <w:ins w:id="39558" w:author="Rev 11 Allen Wirfs-Brock" w:date="2012-10-21T16:17:00Z">
        <w:r>
          <w:t>.1.1 MapInitialisation</w:t>
        </w:r>
      </w:ins>
    </w:p>
    <w:p w:rsidR="00FF303E" w:rsidRDefault="00FF303E" w:rsidP="00FF303E">
      <w:pPr>
        <w:rPr>
          <w:ins w:id="39559" w:author="Rev 11 Allen Wirfs-Brock" w:date="2012-10-21T16:17:00Z"/>
        </w:rPr>
      </w:pPr>
      <w:ins w:id="39560" w:author="Rev 11 Allen Wirfs-Brock" w:date="2012-10-21T16:17:00Z">
        <w:r>
          <w:t xml:space="preserve">The abstract operation </w:t>
        </w:r>
      </w:ins>
      <w:ins w:id="39561" w:author="Rev 11 Allen Wirfs-Brock" w:date="2012-10-21T17:08:00Z">
        <w:r w:rsidR="00A62372">
          <w:t>Weak</w:t>
        </w:r>
      </w:ins>
      <w:ins w:id="39562" w:author="Rev 11 Allen Wirfs-Brock" w:date="2012-10-21T16:17:00Z">
        <w:r>
          <w:t xml:space="preserve">MapInitialisation with arguments </w:t>
        </w:r>
        <w:r w:rsidRPr="00AF5C5B">
          <w:rPr>
            <w:rFonts w:ascii="Times New Roman" w:hAnsi="Times New Roman"/>
            <w:i/>
          </w:rPr>
          <w:t>obj</w:t>
        </w:r>
        <w:r>
          <w:t xml:space="preserve"> and </w:t>
        </w:r>
        <w:r w:rsidRPr="00AF5C5B">
          <w:rPr>
            <w:rFonts w:ascii="Times New Roman" w:hAnsi="Times New Roman"/>
            <w:i/>
          </w:rPr>
          <w:t>iterable</w:t>
        </w:r>
        <w:r>
          <w:t xml:space="preserve">  is used to initialize an object as a map. It performs the following steps:</w:t>
        </w:r>
      </w:ins>
    </w:p>
    <w:p w:rsidR="00FF303E" w:rsidRPr="00E77497" w:rsidRDefault="00FF303E" w:rsidP="00A62372">
      <w:pPr>
        <w:pStyle w:val="Alg4"/>
        <w:numPr>
          <w:ilvl w:val="0"/>
          <w:numId w:val="1084"/>
        </w:numPr>
        <w:rPr>
          <w:ins w:id="39563" w:author="Rev 11 Allen Wirfs-Brock" w:date="2012-10-21T16:17:00Z"/>
        </w:rPr>
      </w:pPr>
      <w:ins w:id="39564" w:author="Rev 11 Allen Wirfs-Brock" w:date="2012-10-21T16:17:00Z">
        <w:r>
          <w:t>If Type(</w:t>
        </w:r>
        <w:r w:rsidRPr="00015AC5">
          <w:rPr>
            <w:i/>
            <w:iCs/>
          </w:rPr>
          <w:t>obj</w:t>
        </w:r>
        <w:r>
          <w:t xml:space="preserve">) is not Object, throw a </w:t>
        </w:r>
        <w:r w:rsidRPr="00AF5C5B">
          <w:rPr>
            <w:b/>
          </w:rPr>
          <w:t>TypeError</w:t>
        </w:r>
        <w:r>
          <w:t xml:space="preserve"> exception.</w:t>
        </w:r>
      </w:ins>
    </w:p>
    <w:p w:rsidR="00FF303E" w:rsidRDefault="00FF303E" w:rsidP="00A62372">
      <w:pPr>
        <w:pStyle w:val="Alg4"/>
        <w:numPr>
          <w:ilvl w:val="0"/>
          <w:numId w:val="1084"/>
        </w:numPr>
        <w:rPr>
          <w:ins w:id="39565" w:author="Rev 11 Allen Wirfs-Brock" w:date="2012-10-21T16:17:00Z"/>
        </w:rPr>
      </w:pPr>
      <w:ins w:id="39566" w:author="Rev 11 Allen Wirfs-Brock" w:date="2012-10-21T16:17:00Z">
        <w:r>
          <w:t xml:space="preserve">If </w:t>
        </w:r>
        <w:r>
          <w:rPr>
            <w:i/>
          </w:rPr>
          <w:t>obj</w:t>
        </w:r>
        <w:r>
          <w:t xml:space="preserve"> already has a [[</w:t>
        </w:r>
      </w:ins>
      <w:ins w:id="39567" w:author="Rev 11 Allen Wirfs-Brock" w:date="2012-10-21T17:08:00Z">
        <w:r w:rsidR="00A62372">
          <w:t>Weak</w:t>
        </w:r>
      </w:ins>
      <w:ins w:id="39568" w:author="Rev 11 Allen Wirfs-Brock" w:date="2012-10-21T16:17:00Z">
        <w:r>
          <w:t xml:space="preserve">MapData]] internal property, throw a </w:t>
        </w:r>
        <w:r w:rsidRPr="007B0456">
          <w:rPr>
            <w:b/>
          </w:rPr>
          <w:t>TypeError</w:t>
        </w:r>
        <w:r>
          <w:t xml:space="preserve"> exception.</w:t>
        </w:r>
      </w:ins>
    </w:p>
    <w:p w:rsidR="00FF303E" w:rsidRDefault="00FF303E" w:rsidP="00A62372">
      <w:pPr>
        <w:pStyle w:val="Alg4"/>
        <w:numPr>
          <w:ilvl w:val="0"/>
          <w:numId w:val="1084"/>
        </w:numPr>
        <w:rPr>
          <w:ins w:id="39569" w:author="Rev 11 Allen Wirfs-Brock" w:date="2012-10-21T16:17:00Z"/>
        </w:rPr>
      </w:pPr>
      <w:ins w:id="39570" w:author="Rev 11 Allen Wirfs-Brock" w:date="2012-10-21T16:17:00Z">
        <w:r>
          <w:t xml:space="preserve">If the [[Extensible]] internal property of </w:t>
        </w:r>
        <w:r w:rsidRPr="00C33EC3">
          <w:rPr>
            <w:i/>
          </w:rPr>
          <w:t>obj</w:t>
        </w:r>
        <w:r>
          <w:t xml:space="preserve"> is </w:t>
        </w:r>
        <w:r w:rsidRPr="00C33EC3">
          <w:rPr>
            <w:b/>
          </w:rPr>
          <w:t>false</w:t>
        </w:r>
        <w:r>
          <w:t>, throw a TypeError exception.</w:t>
        </w:r>
      </w:ins>
    </w:p>
    <w:p w:rsidR="00FF303E" w:rsidRDefault="00FF303E" w:rsidP="00A62372">
      <w:pPr>
        <w:pStyle w:val="Alg4"/>
        <w:numPr>
          <w:ilvl w:val="0"/>
          <w:numId w:val="1084"/>
        </w:numPr>
        <w:rPr>
          <w:ins w:id="39571" w:author="Rev 11 Allen Wirfs-Brock" w:date="2012-10-21T16:17:00Z"/>
        </w:rPr>
      </w:pPr>
      <w:ins w:id="39572" w:author="Rev 11 Allen Wirfs-Brock" w:date="2012-10-21T16:17:00Z">
        <w:r>
          <w:t xml:space="preserve">If </w:t>
        </w:r>
        <w:r w:rsidRPr="00740B90">
          <w:rPr>
            <w:i/>
          </w:rPr>
          <w:t>iterable</w:t>
        </w:r>
        <w:r>
          <w:t xml:space="preserve"> is not </w:t>
        </w:r>
        <w:r w:rsidRPr="00740B90">
          <w:rPr>
            <w:b/>
          </w:rPr>
          <w:t>undefined</w:t>
        </w:r>
        <w:r>
          <w:t>, then</w:t>
        </w:r>
      </w:ins>
    </w:p>
    <w:p w:rsidR="00FF303E" w:rsidRDefault="00FF303E" w:rsidP="00986496">
      <w:pPr>
        <w:pStyle w:val="Alg4"/>
        <w:numPr>
          <w:ilvl w:val="1"/>
          <w:numId w:val="1084"/>
        </w:numPr>
        <w:rPr>
          <w:ins w:id="39573" w:author="Rev 11 Allen Wirfs-Brock" w:date="2012-10-21T16:17:00Z"/>
        </w:rPr>
      </w:pPr>
      <w:ins w:id="39574" w:author="Rev 11 Allen Wirfs-Brock" w:date="2012-10-21T16:17:00Z">
        <w:r>
          <w:t xml:space="preserve">Let </w:t>
        </w:r>
        <w:r w:rsidRPr="00B5244C">
          <w:rPr>
            <w:i/>
          </w:rPr>
          <w:t>iterable</w:t>
        </w:r>
        <w:r>
          <w:t xml:space="preserve"> be ToObject(</w:t>
        </w:r>
        <w:r w:rsidRPr="00740B90">
          <w:rPr>
            <w:i/>
          </w:rPr>
          <w:t>iterable</w:t>
        </w:r>
        <w:r>
          <w:t>).</w:t>
        </w:r>
      </w:ins>
    </w:p>
    <w:p w:rsidR="00FF303E" w:rsidRDefault="00FF303E" w:rsidP="00986496">
      <w:pPr>
        <w:pStyle w:val="Alg4"/>
        <w:numPr>
          <w:ilvl w:val="1"/>
          <w:numId w:val="1084"/>
        </w:numPr>
        <w:rPr>
          <w:ins w:id="39575" w:author="Rev 11 Allen Wirfs-Brock" w:date="2012-10-21T16:17:00Z"/>
        </w:rPr>
      </w:pPr>
      <w:ins w:id="39576" w:author="Rev 11 Allen Wirfs-Brock" w:date="2012-10-21T16:17:00Z">
        <w:r>
          <w:t>ReturnIfAbrupt(</w:t>
        </w:r>
        <w:r w:rsidRPr="00740B90">
          <w:rPr>
            <w:i/>
          </w:rPr>
          <w:t>iterable</w:t>
        </w:r>
        <w:r>
          <w:t>)</w:t>
        </w:r>
      </w:ins>
    </w:p>
    <w:p w:rsidR="00FF303E" w:rsidRDefault="00FF303E" w:rsidP="00986496">
      <w:pPr>
        <w:pStyle w:val="Alg4"/>
        <w:numPr>
          <w:ilvl w:val="1"/>
          <w:numId w:val="1084"/>
        </w:numPr>
        <w:rPr>
          <w:ins w:id="39577" w:author="Rev 11 Allen Wirfs-Brock" w:date="2012-10-21T16:17:00Z"/>
        </w:rPr>
      </w:pPr>
      <w:ins w:id="39578" w:author="Rev 11 Allen Wirfs-Brock" w:date="2012-10-21T16:17:00Z">
        <w:r>
          <w:t xml:space="preserve">Let </w:t>
        </w:r>
        <w:r w:rsidRPr="00740B90">
          <w:rPr>
            <w:i/>
          </w:rPr>
          <w:t>iterator</w:t>
        </w:r>
        <w:r>
          <w:t xml:space="preserve"> be the intrinsic symbol  @@iterator.</w:t>
        </w:r>
      </w:ins>
    </w:p>
    <w:p w:rsidR="00FF303E" w:rsidRDefault="00FF303E" w:rsidP="00986496">
      <w:pPr>
        <w:pStyle w:val="Alg4"/>
        <w:numPr>
          <w:ilvl w:val="1"/>
          <w:numId w:val="1084"/>
        </w:numPr>
        <w:rPr>
          <w:ins w:id="39579" w:author="Rev 11 Allen Wirfs-Brock" w:date="2012-10-21T16:17:00Z"/>
        </w:rPr>
      </w:pPr>
      <w:ins w:id="39580" w:author="Rev 11 Allen Wirfs-Brock" w:date="2012-10-21T16:17: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rsidR="00FF303E" w:rsidRDefault="00FF303E" w:rsidP="00986496">
      <w:pPr>
        <w:pStyle w:val="Alg4"/>
        <w:numPr>
          <w:ilvl w:val="1"/>
          <w:numId w:val="1084"/>
        </w:numPr>
        <w:rPr>
          <w:ins w:id="39581" w:author="Rev 11 Allen Wirfs-Brock" w:date="2012-10-21T16:17:00Z"/>
        </w:rPr>
      </w:pPr>
      <w:ins w:id="39582" w:author="Rev 11 Allen Wirfs-Brock" w:date="2012-10-21T16:17:00Z">
        <w:r>
          <w:t>ReturnIfAbrupt(</w:t>
        </w:r>
        <w:r w:rsidRPr="00C903CE">
          <w:rPr>
            <w:i/>
          </w:rPr>
          <w:t>itr</w:t>
        </w:r>
        <w:r>
          <w:t>).</w:t>
        </w:r>
      </w:ins>
    </w:p>
    <w:p w:rsidR="00FF303E" w:rsidRDefault="00FF303E" w:rsidP="00986496">
      <w:pPr>
        <w:pStyle w:val="Alg4"/>
        <w:numPr>
          <w:ilvl w:val="1"/>
          <w:numId w:val="1084"/>
        </w:numPr>
        <w:rPr>
          <w:ins w:id="39583" w:author="Rev 11 Allen Wirfs-Brock" w:date="2012-10-21T16:17:00Z"/>
        </w:rPr>
      </w:pPr>
      <w:ins w:id="39584" w:author="Rev 11 Allen Wirfs-Brock" w:date="2012-10-21T16:17:00Z">
        <w:r>
          <w:t xml:space="preserve">Let </w:t>
        </w:r>
        <w:r w:rsidRPr="00C903CE">
          <w:rPr>
            <w:i/>
          </w:rPr>
          <w:t>adder</w:t>
        </w:r>
        <w:r>
          <w:t xml:space="preserve"> be the result of calling the [[Get]] internal method of </w:t>
        </w:r>
        <w:r>
          <w:rPr>
            <w:i/>
          </w:rPr>
          <w:t>obj</w:t>
        </w:r>
        <w:r>
          <w:t xml:space="preserve"> with argument </w:t>
        </w:r>
        <w:r w:rsidRPr="00E77497">
          <w:rPr>
            <w:b/>
          </w:rPr>
          <w:t>"</w:t>
        </w:r>
        <w:r>
          <w:rPr>
            <w:rFonts w:ascii="Courier New" w:hAnsi="Courier New" w:cs="Courier New"/>
            <w:b/>
          </w:rPr>
          <w:t>set</w:t>
        </w:r>
        <w:r w:rsidRPr="00E77497">
          <w:rPr>
            <w:b/>
          </w:rPr>
          <w:t>"</w:t>
        </w:r>
        <w:r>
          <w:rPr>
            <w:b/>
          </w:rPr>
          <w:t>.</w:t>
        </w:r>
      </w:ins>
    </w:p>
    <w:p w:rsidR="00FF303E" w:rsidRDefault="00FF303E" w:rsidP="00986496">
      <w:pPr>
        <w:pStyle w:val="Alg4"/>
        <w:numPr>
          <w:ilvl w:val="1"/>
          <w:numId w:val="1084"/>
        </w:numPr>
        <w:rPr>
          <w:ins w:id="39585" w:author="Rev 11 Allen Wirfs-Brock" w:date="2012-10-21T16:17:00Z"/>
        </w:rPr>
      </w:pPr>
      <w:ins w:id="39586" w:author="Rev 11 Allen Wirfs-Brock" w:date="2012-10-21T16:17:00Z">
        <w:r>
          <w:t>ReturnIfAbrupt(</w:t>
        </w:r>
        <w:r w:rsidRPr="00C903CE">
          <w:rPr>
            <w:i/>
          </w:rPr>
          <w:t>adder</w:t>
        </w:r>
        <w:r>
          <w:t>).</w:t>
        </w:r>
      </w:ins>
    </w:p>
    <w:p w:rsidR="00FF303E" w:rsidRDefault="00FF303E" w:rsidP="00986496">
      <w:pPr>
        <w:pStyle w:val="Alg4"/>
        <w:numPr>
          <w:ilvl w:val="1"/>
          <w:numId w:val="1084"/>
        </w:numPr>
        <w:rPr>
          <w:ins w:id="39587" w:author="Rev 11 Allen Wirfs-Brock" w:date="2012-10-21T16:17:00Z"/>
        </w:rPr>
      </w:pPr>
      <w:ins w:id="39588" w:author="Rev 11 Allen Wirfs-Brock" w:date="2012-10-21T16:17:00Z">
        <w:r>
          <w:t>If IsCallable(</w:t>
        </w:r>
        <w:r w:rsidRPr="00C903CE">
          <w:rPr>
            <w:i/>
          </w:rPr>
          <w:t>adder</w:t>
        </w:r>
        <w:r>
          <w:t xml:space="preserve">) is </w:t>
        </w:r>
        <w:r w:rsidRPr="00C903CE">
          <w:rPr>
            <w:b/>
          </w:rPr>
          <w:t>false</w:t>
        </w:r>
        <w:r>
          <w:t xml:space="preserve">, throw a </w:t>
        </w:r>
        <w:r w:rsidRPr="00C903CE">
          <w:rPr>
            <w:b/>
          </w:rPr>
          <w:t>TypeError</w:t>
        </w:r>
        <w:r>
          <w:t xml:space="preserve"> Exception.</w:t>
        </w:r>
      </w:ins>
    </w:p>
    <w:p w:rsidR="00FF303E" w:rsidRPr="00E77497" w:rsidRDefault="00FF303E" w:rsidP="00986496">
      <w:pPr>
        <w:pStyle w:val="Alg4"/>
        <w:numPr>
          <w:ilvl w:val="0"/>
          <w:numId w:val="1084"/>
        </w:numPr>
        <w:rPr>
          <w:ins w:id="39589" w:author="Rev 11 Allen Wirfs-Brock" w:date="2012-10-21T16:17:00Z"/>
        </w:rPr>
      </w:pPr>
      <w:ins w:id="39590" w:author="Rev 11 Allen Wirfs-Brock" w:date="2012-10-21T16:17:00Z">
        <w:r>
          <w:t>Add a [[</w:t>
        </w:r>
      </w:ins>
      <w:ins w:id="39591" w:author="Rev 11 Allen Wirfs-Brock" w:date="2012-10-21T17:09:00Z">
        <w:r w:rsidR="00A62372">
          <w:t>Weak</w:t>
        </w:r>
      </w:ins>
      <w:ins w:id="39592" w:author="Rev 11 Allen Wirfs-Brock" w:date="2012-10-21T16:17:00Z">
        <w:r>
          <w:t xml:space="preserve">MapData]] internal property to </w:t>
        </w:r>
        <w:r w:rsidRPr="00AF5C5B">
          <w:rPr>
            <w:i/>
          </w:rPr>
          <w:t>obj</w:t>
        </w:r>
        <w:r>
          <w:t>.</w:t>
        </w:r>
      </w:ins>
    </w:p>
    <w:p w:rsidR="00FF303E" w:rsidRDefault="00FF303E" w:rsidP="00986496">
      <w:pPr>
        <w:pStyle w:val="Alg4"/>
        <w:numPr>
          <w:ilvl w:val="0"/>
          <w:numId w:val="1084"/>
        </w:numPr>
        <w:rPr>
          <w:ins w:id="39593" w:author="Rev 11 Allen Wirfs-Brock" w:date="2012-10-21T16:17:00Z"/>
        </w:rPr>
      </w:pPr>
      <w:ins w:id="39594" w:author="Rev 11 Allen Wirfs-Brock" w:date="2012-10-21T16:17:00Z">
        <w:r>
          <w:t xml:space="preserve">Set </w:t>
        </w:r>
        <w:r>
          <w:rPr>
            <w:i/>
          </w:rPr>
          <w:t>obj</w:t>
        </w:r>
        <w:r>
          <w:t>’s [[</w:t>
        </w:r>
      </w:ins>
      <w:ins w:id="39595" w:author="Rev 11 Allen Wirfs-Brock" w:date="2012-10-21T17:09:00Z">
        <w:r w:rsidR="00A62372">
          <w:t>Weak</w:t>
        </w:r>
      </w:ins>
      <w:ins w:id="39596" w:author="Rev 11 Allen Wirfs-Brock" w:date="2012-10-21T16:17:00Z">
        <w:r>
          <w:t>MapData]] internal property to a new empty List.</w:t>
        </w:r>
      </w:ins>
    </w:p>
    <w:p w:rsidR="00FF303E" w:rsidRDefault="00FF303E" w:rsidP="00986496">
      <w:pPr>
        <w:pStyle w:val="Alg4"/>
        <w:numPr>
          <w:ilvl w:val="0"/>
          <w:numId w:val="1084"/>
        </w:numPr>
        <w:rPr>
          <w:ins w:id="39597" w:author="Rev 11 Allen Wirfs-Brock" w:date="2012-10-21T16:17:00Z"/>
        </w:rPr>
      </w:pPr>
      <w:ins w:id="39598" w:author="Rev 11 Allen Wirfs-Brock" w:date="2012-10-21T16:17:00Z">
        <w:r>
          <w:t xml:space="preserve">If </w:t>
        </w:r>
        <w:r w:rsidRPr="00740B90">
          <w:rPr>
            <w:i/>
          </w:rPr>
          <w:t>iterable</w:t>
        </w:r>
        <w:r>
          <w:t xml:space="preserve"> is </w:t>
        </w:r>
        <w:r w:rsidRPr="00740B90">
          <w:rPr>
            <w:b/>
          </w:rPr>
          <w:t>undefined</w:t>
        </w:r>
        <w:r>
          <w:t xml:space="preserve">, return </w:t>
        </w:r>
        <w:r w:rsidRPr="00A5755A">
          <w:rPr>
            <w:i/>
          </w:rPr>
          <w:t>obj</w:t>
        </w:r>
        <w:r>
          <w:t>.</w:t>
        </w:r>
      </w:ins>
    </w:p>
    <w:p w:rsidR="00FF303E" w:rsidRPr="00A5755A" w:rsidRDefault="00FF303E" w:rsidP="00986496">
      <w:pPr>
        <w:pStyle w:val="Alg4"/>
        <w:numPr>
          <w:ilvl w:val="0"/>
          <w:numId w:val="1084"/>
        </w:numPr>
        <w:contextualSpacing/>
        <w:rPr>
          <w:ins w:id="39599" w:author="Rev 11 Allen Wirfs-Brock" w:date="2012-10-21T16:17:00Z"/>
        </w:rPr>
      </w:pPr>
      <w:ins w:id="39600" w:author="Rev 11 Allen Wirfs-Brock" w:date="2012-10-21T16:17:00Z">
        <w:r>
          <w:t>Repeat</w:t>
        </w:r>
      </w:ins>
    </w:p>
    <w:p w:rsidR="00FF303E" w:rsidRDefault="00FF303E" w:rsidP="00986496">
      <w:pPr>
        <w:pStyle w:val="Alg3"/>
        <w:numPr>
          <w:ilvl w:val="1"/>
          <w:numId w:val="1084"/>
        </w:numPr>
        <w:rPr>
          <w:ins w:id="39601" w:author="Rev 11 Allen Wirfs-Brock" w:date="2012-10-21T16:17:00Z"/>
        </w:rPr>
      </w:pPr>
      <w:ins w:id="39602" w:author="Rev 11 Allen Wirfs-Brock" w:date="2012-10-21T16:17: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rsidR="00FF303E" w:rsidRDefault="00FF303E" w:rsidP="00986496">
      <w:pPr>
        <w:pStyle w:val="Alg3"/>
        <w:numPr>
          <w:ilvl w:val="1"/>
          <w:numId w:val="1084"/>
        </w:numPr>
        <w:rPr>
          <w:ins w:id="39603" w:author="Rev 11 Allen Wirfs-Brock" w:date="2012-10-21T16:17:00Z"/>
        </w:rPr>
      </w:pPr>
      <w:ins w:id="39604" w:author="Rev 11 Allen Wirfs-Brock" w:date="2012-10-21T16:17:00Z">
        <w:r>
          <w:t xml:space="preserve">If </w:t>
        </w:r>
        <w:commentRangeStart w:id="39605"/>
        <w:r>
          <w:t>IteratorComplete</w:t>
        </w:r>
        <w:commentRangeEnd w:id="39605"/>
        <w:r>
          <w:rPr>
            <w:rStyle w:val="CommentReference"/>
            <w:rFonts w:ascii="Arial" w:eastAsia="MS Mincho" w:hAnsi="Arial"/>
            <w:spacing w:val="0"/>
            <w:lang w:eastAsia="ja-JP"/>
          </w:rPr>
          <w:commentReference w:id="39605"/>
        </w:r>
        <w:r>
          <w:t>(</w:t>
        </w:r>
        <w:r>
          <w:rPr>
            <w:i/>
          </w:rPr>
          <w:t>next</w:t>
        </w:r>
        <w:r>
          <w:t xml:space="preserve">) is </w:t>
        </w:r>
        <w:r w:rsidRPr="00B5244C">
          <w:rPr>
            <w:b/>
          </w:rPr>
          <w:t>true</w:t>
        </w:r>
        <w:r>
          <w:t xml:space="preserve">, then </w:t>
        </w:r>
        <w:r w:rsidRPr="00E77497">
          <w:t xml:space="preserve">return </w:t>
        </w:r>
        <w:r>
          <w:t>NormalCompletion(</w:t>
        </w:r>
        <w:r>
          <w:rPr>
            <w:i/>
          </w:rPr>
          <w:t>obj</w:t>
        </w:r>
        <w:r w:rsidRPr="00E77497">
          <w:t>).</w:t>
        </w:r>
      </w:ins>
    </w:p>
    <w:p w:rsidR="00FF303E" w:rsidRDefault="00FF303E" w:rsidP="00986496">
      <w:pPr>
        <w:pStyle w:val="Alg3"/>
        <w:numPr>
          <w:ilvl w:val="1"/>
          <w:numId w:val="1084"/>
        </w:numPr>
        <w:rPr>
          <w:ins w:id="39606" w:author="Rev 11 Allen Wirfs-Brock" w:date="2012-10-21T16:17:00Z"/>
        </w:rPr>
      </w:pPr>
      <w:ins w:id="39607" w:author="Rev 11 Allen Wirfs-Brock" w:date="2012-10-21T16:17:00Z">
        <w:r>
          <w:t xml:space="preserve">Let </w:t>
        </w:r>
        <w:r w:rsidRPr="004E372D">
          <w:rPr>
            <w:i/>
          </w:rPr>
          <w:t>next</w:t>
        </w:r>
        <w:r>
          <w:t xml:space="preserve"> be ToObject(</w:t>
        </w:r>
        <w:r w:rsidRPr="004E372D">
          <w:rPr>
            <w:i/>
          </w:rPr>
          <w:t>next</w:t>
        </w:r>
        <w:r>
          <w:t>).</w:t>
        </w:r>
      </w:ins>
    </w:p>
    <w:p w:rsidR="00FF303E" w:rsidRDefault="00FF303E" w:rsidP="00986496">
      <w:pPr>
        <w:pStyle w:val="Alg4"/>
        <w:numPr>
          <w:ilvl w:val="1"/>
          <w:numId w:val="1084"/>
        </w:numPr>
        <w:spacing w:after="120"/>
        <w:contextualSpacing/>
        <w:rPr>
          <w:ins w:id="39608" w:author="Rev 11 Allen Wirfs-Brock" w:date="2012-10-21T16:17:00Z"/>
        </w:rPr>
      </w:pPr>
      <w:ins w:id="39609" w:author="Rev 11 Allen Wirfs-Brock" w:date="2012-10-21T16:17:00Z">
        <w:r>
          <w:t>ReturnIfAbrupt(</w:t>
        </w:r>
        <w:r w:rsidRPr="004E372D">
          <w:rPr>
            <w:i/>
          </w:rPr>
          <w:t>next</w:t>
        </w:r>
        <w:r>
          <w:t>).</w:t>
        </w:r>
      </w:ins>
    </w:p>
    <w:p w:rsidR="00FF303E" w:rsidRDefault="00FF303E" w:rsidP="00986496">
      <w:pPr>
        <w:pStyle w:val="Alg4"/>
        <w:numPr>
          <w:ilvl w:val="1"/>
          <w:numId w:val="1084"/>
        </w:numPr>
        <w:spacing w:after="120"/>
        <w:contextualSpacing/>
        <w:rPr>
          <w:ins w:id="39610" w:author="Rev 11 Allen Wirfs-Brock" w:date="2012-10-21T16:17:00Z"/>
        </w:rPr>
      </w:pPr>
      <w:ins w:id="39611" w:author="Rev 11 Allen Wirfs-Brock" w:date="2012-10-21T16:17:00Z">
        <w:r>
          <w:t xml:space="preserve">Let </w:t>
        </w:r>
        <w:r w:rsidRPr="004E372D">
          <w:rPr>
            <w:i/>
          </w:rPr>
          <w:t>k</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0</w:t>
        </w:r>
        <w:r w:rsidRPr="00E77497">
          <w:rPr>
            <w:b/>
          </w:rPr>
          <w:t>"</w:t>
        </w:r>
        <w:r>
          <w:rPr>
            <w:b/>
          </w:rPr>
          <w:t>.</w:t>
        </w:r>
      </w:ins>
    </w:p>
    <w:p w:rsidR="00FF303E" w:rsidRDefault="00FF303E" w:rsidP="00986496">
      <w:pPr>
        <w:pStyle w:val="Alg4"/>
        <w:numPr>
          <w:ilvl w:val="1"/>
          <w:numId w:val="1084"/>
        </w:numPr>
        <w:spacing w:after="120"/>
        <w:contextualSpacing/>
        <w:rPr>
          <w:ins w:id="39612" w:author="Rev 11 Allen Wirfs-Brock" w:date="2012-10-21T16:17:00Z"/>
        </w:rPr>
      </w:pPr>
      <w:ins w:id="39613" w:author="Rev 11 Allen Wirfs-Brock" w:date="2012-10-21T16:17:00Z">
        <w:r>
          <w:t>ReturnIfAbrupt(</w:t>
        </w:r>
        <w:r>
          <w:rPr>
            <w:i/>
          </w:rPr>
          <w:t>k</w:t>
        </w:r>
        <w:r>
          <w:t>).</w:t>
        </w:r>
      </w:ins>
    </w:p>
    <w:p w:rsidR="00FF303E" w:rsidRDefault="00FF303E" w:rsidP="00986496">
      <w:pPr>
        <w:pStyle w:val="Alg4"/>
        <w:numPr>
          <w:ilvl w:val="1"/>
          <w:numId w:val="1084"/>
        </w:numPr>
        <w:spacing w:after="120"/>
        <w:contextualSpacing/>
        <w:rPr>
          <w:ins w:id="39614" w:author="Rev 11 Allen Wirfs-Brock" w:date="2012-10-21T16:17:00Z"/>
        </w:rPr>
      </w:pPr>
      <w:ins w:id="39615" w:author="Rev 11 Allen Wirfs-Brock" w:date="2012-10-21T16:17:00Z">
        <w:r>
          <w:t xml:space="preserve">Let </w:t>
        </w:r>
        <w:r>
          <w:rPr>
            <w:i/>
          </w:rPr>
          <w:t>v</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1</w:t>
        </w:r>
        <w:r w:rsidRPr="00E77497">
          <w:rPr>
            <w:b/>
          </w:rPr>
          <w:t>"</w:t>
        </w:r>
        <w:r>
          <w:rPr>
            <w:b/>
          </w:rPr>
          <w:t>.</w:t>
        </w:r>
      </w:ins>
    </w:p>
    <w:p w:rsidR="00FF303E" w:rsidRDefault="00FF303E" w:rsidP="00986496">
      <w:pPr>
        <w:pStyle w:val="Alg4"/>
        <w:numPr>
          <w:ilvl w:val="1"/>
          <w:numId w:val="1084"/>
        </w:numPr>
        <w:spacing w:after="120"/>
        <w:contextualSpacing/>
        <w:rPr>
          <w:ins w:id="39616" w:author="Rev 11 Allen Wirfs-Brock" w:date="2012-10-21T16:17:00Z"/>
        </w:rPr>
      </w:pPr>
      <w:ins w:id="39617" w:author="Rev 11 Allen Wirfs-Brock" w:date="2012-10-21T16:17:00Z">
        <w:r>
          <w:t>ReturnIfAbrupt(</w:t>
        </w:r>
        <w:r>
          <w:rPr>
            <w:i/>
          </w:rPr>
          <w:t>v</w:t>
        </w:r>
        <w:r>
          <w:t>).</w:t>
        </w:r>
      </w:ins>
    </w:p>
    <w:p w:rsidR="00FF303E" w:rsidRDefault="00FF303E" w:rsidP="00AF1A54">
      <w:pPr>
        <w:pStyle w:val="Alg4"/>
        <w:numPr>
          <w:ilvl w:val="1"/>
          <w:numId w:val="1084"/>
        </w:numPr>
        <w:spacing w:after="120"/>
        <w:contextualSpacing/>
        <w:rPr>
          <w:ins w:id="39618" w:author="Rev 11 Allen Wirfs-Brock" w:date="2012-10-21T16:17:00Z"/>
        </w:rPr>
      </w:pPr>
      <w:ins w:id="39619" w:author="Rev 11 Allen Wirfs-Brock" w:date="2012-10-21T16:17:00Z">
        <w:r>
          <w:t xml:space="preserve">Let </w:t>
        </w:r>
        <w:r w:rsidRPr="00C903CE">
          <w:rPr>
            <w:i/>
          </w:rPr>
          <w:t>status</w:t>
        </w:r>
        <w:r>
          <w:t xml:space="preserve"> be the result of calling the [[Call]] internal method of </w:t>
        </w:r>
        <w:r w:rsidRPr="00C903CE">
          <w:rPr>
            <w:i/>
          </w:rPr>
          <w:t>adder</w:t>
        </w:r>
        <w:r>
          <w:t xml:space="preserve"> with </w:t>
        </w:r>
        <w:r w:rsidRPr="00C903CE">
          <w:rPr>
            <w:i/>
          </w:rPr>
          <w:t>obj</w:t>
        </w:r>
      </w:ins>
      <w:ins w:id="39620" w:author="Rev 11 Allen Wirfs-Brock" w:date="2012-10-24T09:45:00Z">
        <w:r w:rsidR="00AF1A54">
          <w:rPr>
            <w:iCs/>
          </w:rPr>
          <w:t xml:space="preserve"> as </w:t>
        </w:r>
        <w:r w:rsidR="00AF1A54" w:rsidRPr="006637C6">
          <w:rPr>
            <w:i/>
          </w:rPr>
          <w:t>this</w:t>
        </w:r>
        <w:r w:rsidR="00AF1A54">
          <w:rPr>
            <w:i/>
          </w:rPr>
          <w:t>Argument</w:t>
        </w:r>
      </w:ins>
      <w:ins w:id="39621" w:author="Rev 11 Allen Wirfs-Brock" w:date="2012-10-21T16:17:00Z">
        <w:r>
          <w:t xml:space="preserve"> and a List whose elements are </w:t>
        </w:r>
        <w:r w:rsidRPr="00C903CE">
          <w:rPr>
            <w:i/>
          </w:rPr>
          <w:t>k</w:t>
        </w:r>
        <w:r>
          <w:t xml:space="preserve"> and </w:t>
        </w:r>
        <w:r w:rsidRPr="00C903CE">
          <w:rPr>
            <w:i/>
          </w:rPr>
          <w:t>v</w:t>
        </w:r>
      </w:ins>
      <w:ins w:id="39622" w:author="Rev 11 Allen Wirfs-Brock" w:date="2012-10-24T09:45:00Z">
        <w:r w:rsidR="00AF1A54">
          <w:rPr>
            <w:iCs/>
          </w:rPr>
          <w:t xml:space="preserve"> as </w:t>
        </w:r>
      </w:ins>
      <w:ins w:id="39623" w:author="Rev 11 Allen Wirfs-Brock" w:date="2012-10-24T09:46:00Z">
        <w:r w:rsidR="00AF1A54">
          <w:rPr>
            <w:i/>
          </w:rPr>
          <w:t>argumentsList</w:t>
        </w:r>
      </w:ins>
      <w:ins w:id="39624" w:author="Rev 11 Allen Wirfs-Brock" w:date="2012-10-21T16:17:00Z">
        <w:r>
          <w:t>.</w:t>
        </w:r>
      </w:ins>
    </w:p>
    <w:p w:rsidR="00FF303E" w:rsidRDefault="00FF303E" w:rsidP="00986496">
      <w:pPr>
        <w:pStyle w:val="Alg4"/>
        <w:numPr>
          <w:ilvl w:val="1"/>
          <w:numId w:val="1084"/>
        </w:numPr>
        <w:spacing w:after="220"/>
        <w:contextualSpacing/>
        <w:rPr>
          <w:ins w:id="39625" w:author="Rev 11 Allen Wirfs-Brock" w:date="2012-10-21T16:17:00Z"/>
        </w:rPr>
      </w:pPr>
      <w:ins w:id="39626" w:author="Rev 11 Allen Wirfs-Brock" w:date="2012-10-21T16:17:00Z">
        <w:r>
          <w:t>ReturnIfAbrupt(</w:t>
        </w:r>
        <w:r>
          <w:rPr>
            <w:i/>
          </w:rPr>
          <w:t>status</w:t>
        </w:r>
        <w:r>
          <w:t>).</w:t>
        </w:r>
      </w:ins>
    </w:p>
    <w:p w:rsidR="00FF303E" w:rsidRPr="00E77497" w:rsidRDefault="00FF303E" w:rsidP="00A62372">
      <w:pPr>
        <w:pStyle w:val="Heading3"/>
        <w:numPr>
          <w:ilvl w:val="0"/>
          <w:numId w:val="0"/>
        </w:numPr>
        <w:rPr>
          <w:ins w:id="39627" w:author="Rev 11 Allen Wirfs-Brock" w:date="2012-10-21T16:17:00Z"/>
        </w:rPr>
      </w:pPr>
      <w:bookmarkStart w:id="39628" w:name="_Toc339020523"/>
      <w:ins w:id="39629" w:author="Rev 11 Allen Wirfs-Brock" w:date="2012-10-21T16:17:00Z">
        <w:r w:rsidRPr="00E77497">
          <w:t>15.</w:t>
        </w:r>
        <w:r>
          <w:t>1</w:t>
        </w:r>
      </w:ins>
      <w:ins w:id="39630" w:author="Rev 11 Allen Wirfs-Brock" w:date="2012-10-21T17:12:00Z">
        <w:r w:rsidR="00A62372">
          <w:t>5</w:t>
        </w:r>
      </w:ins>
      <w:ins w:id="39631" w:author="Rev 11 Allen Wirfs-Brock" w:date="2012-10-21T16:17:00Z">
        <w:r w:rsidRPr="00E77497">
          <w:t>.</w:t>
        </w:r>
        <w:r>
          <w:t>2</w:t>
        </w:r>
        <w:r w:rsidRPr="00E77497">
          <w:tab/>
          <w:t xml:space="preserve">The </w:t>
        </w:r>
      </w:ins>
      <w:ins w:id="39632" w:author="Rev 11 Allen Wirfs-Brock" w:date="2012-10-21T17:11:00Z">
        <w:r w:rsidR="00A62372">
          <w:t>Weak</w:t>
        </w:r>
      </w:ins>
      <w:ins w:id="39633" w:author="Rev 11 Allen Wirfs-Brock" w:date="2012-10-21T16:17:00Z">
        <w:r>
          <w:t>Map</w:t>
        </w:r>
        <w:r w:rsidRPr="00E77497">
          <w:t xml:space="preserve"> Constructor Called as a Function</w:t>
        </w:r>
        <w:bookmarkEnd w:id="39628"/>
      </w:ins>
    </w:p>
    <w:p w:rsidR="00FF303E" w:rsidRPr="00E77497" w:rsidRDefault="00FF303E" w:rsidP="00A62372">
      <w:pPr>
        <w:rPr>
          <w:ins w:id="39634" w:author="Rev 11 Allen Wirfs-Brock" w:date="2012-10-21T16:17:00Z"/>
        </w:rPr>
      </w:pPr>
      <w:ins w:id="39635" w:author="Rev 11 Allen Wirfs-Brock" w:date="2012-10-21T16:17:00Z">
        <w:r w:rsidRPr="00E77497">
          <w:t xml:space="preserve">When </w:t>
        </w:r>
      </w:ins>
      <w:ins w:id="39636" w:author="Rev 11 Allen Wirfs-Brock" w:date="2012-10-21T17:11:00Z">
        <w:r w:rsidR="00A62372" w:rsidRPr="00A62372">
          <w:rPr>
            <w:rFonts w:ascii="Courier New" w:hAnsi="Courier New" w:cs="Courier New"/>
            <w:b/>
            <w:bCs/>
          </w:rPr>
          <w:t>Weak</w:t>
        </w:r>
      </w:ins>
      <w:ins w:id="39637" w:author="Rev 11 Allen Wirfs-Brock" w:date="2012-10-21T16:17:00Z">
        <w:r>
          <w:rPr>
            <w:rFonts w:ascii="Courier New" w:hAnsi="Courier New"/>
            <w:b/>
          </w:rPr>
          <w:t>Map</w:t>
        </w:r>
        <w:r w:rsidRPr="00E77497">
          <w:t xml:space="preserve"> is called as a function rather than as a constructor, it </w:t>
        </w:r>
        <w:r w:rsidRPr="00F94F77">
          <w:t>initialize</w:t>
        </w:r>
        <w:r>
          <w:t xml:space="preserve">s its </w:t>
        </w:r>
        <w:r w:rsidRPr="00C0565F">
          <w:rPr>
            <w:b/>
          </w:rPr>
          <w:t>this</w:t>
        </w:r>
        <w:r>
          <w:t xml:space="preserve"> value with the internal state necessary to support the </w:t>
        </w:r>
      </w:ins>
      <w:ins w:id="39638" w:author="Rev 11 Allen Wirfs-Brock" w:date="2012-10-21T17:11:00Z">
        <w:r w:rsidR="00A62372">
          <w:rPr>
            <w:rFonts w:ascii="Courier New" w:hAnsi="Courier New"/>
            <w:b/>
          </w:rPr>
          <w:t>WeakMap</w:t>
        </w:r>
      </w:ins>
      <w:ins w:id="39639" w:author="Rev 11 Allen Wirfs-Brock" w:date="2012-10-21T16:17:00Z">
        <w:r w:rsidRPr="00F94F77">
          <w:rPr>
            <w:rFonts w:ascii="Courier New" w:hAnsi="Courier New"/>
            <w:b/>
          </w:rPr>
          <w:t>.prototype</w:t>
        </w:r>
        <w:r>
          <w:t xml:space="preserve"> internal methods</w:t>
        </w:r>
        <w:r w:rsidRPr="00E77497">
          <w:t>.</w:t>
        </w:r>
        <w:r>
          <w:t xml:space="preserve">  This premits super invocation of the </w:t>
        </w:r>
      </w:ins>
      <w:ins w:id="39640" w:author="Rev 11 Allen Wirfs-Brock" w:date="2012-10-21T17:12:00Z">
        <w:r w:rsidR="00A62372">
          <w:rPr>
            <w:rFonts w:ascii="Courier New" w:hAnsi="Courier New"/>
            <w:b/>
          </w:rPr>
          <w:t>WeakMap</w:t>
        </w:r>
      </w:ins>
      <w:ins w:id="39641" w:author="Rev 11 Allen Wirfs-Brock" w:date="2012-10-21T16:17:00Z">
        <w:r>
          <w:t xml:space="preserve"> constructor by </w:t>
        </w:r>
      </w:ins>
      <w:ins w:id="39642" w:author="Rev 11 Allen Wirfs-Brock" w:date="2012-10-21T17:12:00Z">
        <w:r w:rsidR="00A62372">
          <w:rPr>
            <w:rFonts w:ascii="Courier New" w:hAnsi="Courier New"/>
            <w:b/>
          </w:rPr>
          <w:t>WeakMKap</w:t>
        </w:r>
      </w:ins>
      <w:ins w:id="39643" w:author="Rev 11 Allen Wirfs-Brock" w:date="2012-10-21T16:17:00Z">
        <w:r>
          <w:t xml:space="preserve"> subclasses. </w:t>
        </w:r>
      </w:ins>
    </w:p>
    <w:p w:rsidR="00FF303E" w:rsidRPr="00E77497" w:rsidRDefault="00FF303E" w:rsidP="00A62372">
      <w:pPr>
        <w:pStyle w:val="Heading4"/>
        <w:numPr>
          <w:ilvl w:val="0"/>
          <w:numId w:val="0"/>
        </w:numPr>
        <w:rPr>
          <w:ins w:id="39644" w:author="Rev 11 Allen Wirfs-Brock" w:date="2012-10-21T16:17:00Z"/>
        </w:rPr>
      </w:pPr>
      <w:ins w:id="39645" w:author="Rev 11 Allen Wirfs-Brock" w:date="2012-10-21T16:17:00Z">
        <w:r w:rsidRPr="00E77497">
          <w:t>15.</w:t>
        </w:r>
        <w:r>
          <w:t>1</w:t>
        </w:r>
      </w:ins>
      <w:ins w:id="39646" w:author="Rev 11 Allen Wirfs-Brock" w:date="2012-10-21T17:12:00Z">
        <w:r w:rsidR="00A62372">
          <w:t>5</w:t>
        </w:r>
      </w:ins>
      <w:ins w:id="39647" w:author="Rev 11 Allen Wirfs-Brock" w:date="2012-10-21T16:17:00Z">
        <w:r w:rsidRPr="00E77497">
          <w:t>.</w:t>
        </w:r>
        <w:r>
          <w:t>2</w:t>
        </w:r>
        <w:r w:rsidRPr="00E77497">
          <w:t>.1</w:t>
        </w:r>
        <w:r w:rsidRPr="00E77497">
          <w:tab/>
        </w:r>
      </w:ins>
      <w:ins w:id="39648" w:author="Rev 11 Allen Wirfs-Brock" w:date="2012-10-21T17:12:00Z">
        <w:r w:rsidR="00A62372">
          <w:t>Weak</w:t>
        </w:r>
      </w:ins>
      <w:ins w:id="39649" w:author="Rev 11 Allen Wirfs-Brock" w:date="2012-10-21T16:17:00Z">
        <w:r>
          <w:t>Map</w:t>
        </w:r>
        <w:r w:rsidRPr="00E77497">
          <w:t xml:space="preserve"> (</w:t>
        </w:r>
        <w:r>
          <w:t xml:space="preserve">iterable = undefined </w:t>
        </w:r>
        <w:r w:rsidRPr="00E77497">
          <w:t>)</w:t>
        </w:r>
      </w:ins>
    </w:p>
    <w:p w:rsidR="00FF303E" w:rsidRDefault="00FF303E" w:rsidP="00A62372">
      <w:pPr>
        <w:pStyle w:val="Alg4"/>
        <w:numPr>
          <w:ilvl w:val="0"/>
          <w:numId w:val="1083"/>
        </w:numPr>
        <w:rPr>
          <w:ins w:id="39650" w:author="Rev 11 Allen Wirfs-Brock" w:date="2012-10-21T16:17:00Z"/>
        </w:rPr>
      </w:pPr>
      <w:ins w:id="39651" w:author="Rev 11 Allen Wirfs-Brock" w:date="2012-10-21T16:17:00Z">
        <w:r>
          <w:t xml:space="preserve">Let </w:t>
        </w:r>
        <w:r w:rsidRPr="00F94F77">
          <w:rPr>
            <w:i/>
          </w:rPr>
          <w:t>m</w:t>
        </w:r>
        <w:r>
          <w:t xml:space="preserve"> be the </w:t>
        </w:r>
        <w:r w:rsidRPr="00F94F77">
          <w:rPr>
            <w:b/>
          </w:rPr>
          <w:t>this</w:t>
        </w:r>
        <w:r>
          <w:t xml:space="preserve"> value.</w:t>
        </w:r>
      </w:ins>
    </w:p>
    <w:p w:rsidR="00FF303E" w:rsidRDefault="00FF303E" w:rsidP="00A62372">
      <w:pPr>
        <w:pStyle w:val="Alg4"/>
        <w:numPr>
          <w:ilvl w:val="0"/>
          <w:numId w:val="1083"/>
        </w:numPr>
        <w:rPr>
          <w:ins w:id="39652" w:author="Rev 11 Allen Wirfs-Brock" w:date="2012-10-21T16:17:00Z"/>
        </w:rPr>
      </w:pPr>
      <w:ins w:id="39653" w:author="Rev 11 Allen Wirfs-Brock" w:date="2012-10-21T16:17:00Z">
        <w:r>
          <w:t xml:space="preserve">If </w:t>
        </w:r>
        <w:r w:rsidRPr="00F94F77">
          <w:rPr>
            <w:i/>
          </w:rPr>
          <w:t>m</w:t>
        </w:r>
        <w:r>
          <w:t xml:space="preserve"> is </w:t>
        </w:r>
        <w:r w:rsidRPr="00C33EC3">
          <w:rPr>
            <w:b/>
          </w:rPr>
          <w:t>undefined</w:t>
        </w:r>
        <w:r>
          <w:t xml:space="preserve"> or the intrinsic %</w:t>
        </w:r>
      </w:ins>
      <w:ins w:id="39654" w:author="Rev 11 Allen Wirfs-Brock" w:date="2012-10-21T17:12:00Z">
        <w:r w:rsidR="00A62372">
          <w:t>Weak</w:t>
        </w:r>
      </w:ins>
      <w:ins w:id="39655" w:author="Rev 11 Allen Wirfs-Brock" w:date="2012-10-21T16:17:00Z">
        <w:r>
          <w:t>MapPrototype%</w:t>
        </w:r>
      </w:ins>
    </w:p>
    <w:p w:rsidR="00FF303E" w:rsidRPr="00E77497" w:rsidRDefault="00FF303E" w:rsidP="00986496">
      <w:pPr>
        <w:pStyle w:val="Alg4"/>
        <w:numPr>
          <w:ilvl w:val="1"/>
          <w:numId w:val="1083"/>
        </w:numPr>
        <w:rPr>
          <w:ins w:id="39656" w:author="Rev 11 Allen Wirfs-Brock" w:date="2012-10-21T16:17:00Z"/>
        </w:rPr>
      </w:pPr>
      <w:ins w:id="39657" w:author="Rev 11 Allen Wirfs-Brock" w:date="2012-10-21T16:17:00Z">
        <w:r w:rsidRPr="00E77497">
          <w:t xml:space="preserve">Let </w:t>
        </w:r>
        <w:r>
          <w:rPr>
            <w:i/>
          </w:rPr>
          <w:t>map</w:t>
        </w:r>
        <w:r w:rsidRPr="00E77497">
          <w:rPr>
            <w:i/>
          </w:rPr>
          <w:t xml:space="preserve"> </w:t>
        </w:r>
        <w:r w:rsidRPr="00E77497">
          <w:t xml:space="preserve">be </w:t>
        </w:r>
        <w:r>
          <w:t>the result of the abstract operation ObjectCreate (15.2) with the intrinsic %</w:t>
        </w:r>
      </w:ins>
      <w:ins w:id="39658" w:author="Rev 11 Allen Wirfs-Brock" w:date="2012-10-21T17:13:00Z">
        <w:r w:rsidR="00A62372">
          <w:t>WeakWeak</w:t>
        </w:r>
      </w:ins>
      <w:ins w:id="39659" w:author="Rev 11 Allen Wirfs-Brock" w:date="2012-10-21T16:17:00Z">
        <w:r>
          <w:t>MapPrototype% as the argument</w:t>
        </w:r>
        <w:r w:rsidRPr="00E77497">
          <w:t>.</w:t>
        </w:r>
      </w:ins>
    </w:p>
    <w:p w:rsidR="00FF303E" w:rsidRDefault="00FF303E" w:rsidP="00986496">
      <w:pPr>
        <w:pStyle w:val="Alg4"/>
        <w:numPr>
          <w:ilvl w:val="0"/>
          <w:numId w:val="1083"/>
        </w:numPr>
        <w:rPr>
          <w:ins w:id="39660" w:author="Rev 11 Allen Wirfs-Brock" w:date="2012-10-21T16:17:00Z"/>
        </w:rPr>
      </w:pPr>
      <w:ins w:id="39661" w:author="Rev 11 Allen Wirfs-Brock" w:date="2012-10-21T16:17:00Z">
        <w:r>
          <w:t>Else</w:t>
        </w:r>
      </w:ins>
    </w:p>
    <w:p w:rsidR="00FF303E" w:rsidRPr="00E77497" w:rsidRDefault="00FF303E" w:rsidP="00986496">
      <w:pPr>
        <w:pStyle w:val="Alg4"/>
        <w:numPr>
          <w:ilvl w:val="1"/>
          <w:numId w:val="1083"/>
        </w:numPr>
        <w:rPr>
          <w:ins w:id="39662" w:author="Rev 11 Allen Wirfs-Brock" w:date="2012-10-21T16:17:00Z"/>
        </w:rPr>
      </w:pPr>
      <w:ins w:id="39663" w:author="Rev 11 Allen Wirfs-Brock" w:date="2012-10-21T16:17:00Z">
        <w:r w:rsidRPr="00E77497">
          <w:t xml:space="preserve">Let </w:t>
        </w:r>
        <w:r>
          <w:rPr>
            <w:i/>
          </w:rPr>
          <w:t>map</w:t>
        </w:r>
        <w:r w:rsidRPr="00E77497">
          <w:t xml:space="preserve"> be the</w:t>
        </w:r>
        <w:r>
          <w:t xml:space="preserve"> result of  ToObject(</w:t>
        </w:r>
        <w:r w:rsidRPr="00F94F77">
          <w:rPr>
            <w:i/>
          </w:rPr>
          <w:t>m</w:t>
        </w:r>
        <w:r>
          <w:t>)</w:t>
        </w:r>
        <w:r w:rsidRPr="00E77497">
          <w:t>.</w:t>
        </w:r>
      </w:ins>
    </w:p>
    <w:p w:rsidR="00FF303E" w:rsidRPr="00E77497" w:rsidRDefault="00FF303E" w:rsidP="00986496">
      <w:pPr>
        <w:pStyle w:val="Alg4"/>
        <w:numPr>
          <w:ilvl w:val="0"/>
          <w:numId w:val="1083"/>
        </w:numPr>
        <w:rPr>
          <w:ins w:id="39664" w:author="Rev 11 Allen Wirfs-Brock" w:date="2012-10-21T16:17:00Z"/>
        </w:rPr>
      </w:pPr>
      <w:ins w:id="39665" w:author="Rev 11 Allen Wirfs-Brock" w:date="2012-10-21T16:17:00Z">
        <w:r>
          <w:t>ReturnIfAbrupt(</w:t>
        </w:r>
        <w:r>
          <w:rPr>
            <w:i/>
          </w:rPr>
          <w:t>map</w:t>
        </w:r>
        <w:r>
          <w:t>).</w:t>
        </w:r>
      </w:ins>
    </w:p>
    <w:p w:rsidR="00FF303E" w:rsidRDefault="00FF303E" w:rsidP="00986496">
      <w:pPr>
        <w:pStyle w:val="Alg4"/>
        <w:numPr>
          <w:ilvl w:val="0"/>
          <w:numId w:val="1083"/>
        </w:numPr>
        <w:rPr>
          <w:ins w:id="39666" w:author="Rev 11 Allen Wirfs-Brock" w:date="2012-10-21T16:17:00Z"/>
        </w:rPr>
      </w:pPr>
      <w:ins w:id="39667" w:author="Rev 11 Allen Wirfs-Brock" w:date="2012-10-21T16:17:00Z">
        <w:r>
          <w:lastRenderedPageBreak/>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rsidR="00FF303E" w:rsidRPr="00E77497" w:rsidRDefault="00FF303E" w:rsidP="00986496">
      <w:pPr>
        <w:pStyle w:val="Alg4"/>
        <w:numPr>
          <w:ilvl w:val="0"/>
          <w:numId w:val="1083"/>
        </w:numPr>
        <w:rPr>
          <w:ins w:id="39668" w:author="Rev 11 Allen Wirfs-Brock" w:date="2012-10-21T16:17:00Z"/>
        </w:rPr>
      </w:pPr>
      <w:ins w:id="39669" w:author="Rev 11 Allen Wirfs-Brock" w:date="2012-10-21T16:17:00Z">
        <w:r>
          <w:t xml:space="preserve">Let </w:t>
        </w:r>
        <w:r w:rsidRPr="00926A35">
          <w:rPr>
            <w:i/>
          </w:rPr>
          <w:t>status</w:t>
        </w:r>
        <w:r>
          <w:t xml:space="preserve"> be the result of MapInitialisation with </w:t>
        </w:r>
        <w:r w:rsidRPr="00926A35">
          <w:rPr>
            <w:i/>
          </w:rPr>
          <w:t>map</w:t>
        </w:r>
        <w:r>
          <w:t xml:space="preserve"> and </w:t>
        </w:r>
        <w:r w:rsidRPr="00926A35">
          <w:rPr>
            <w:i/>
          </w:rPr>
          <w:t>iterable</w:t>
        </w:r>
        <w:r>
          <w:t xml:space="preserve"> as arguments.</w:t>
        </w:r>
      </w:ins>
    </w:p>
    <w:p w:rsidR="00FF303E" w:rsidRPr="00E77497" w:rsidRDefault="00FF303E" w:rsidP="00986496">
      <w:pPr>
        <w:pStyle w:val="Alg4"/>
        <w:numPr>
          <w:ilvl w:val="0"/>
          <w:numId w:val="1083"/>
        </w:numPr>
        <w:rPr>
          <w:ins w:id="39670" w:author="Rev 11 Allen Wirfs-Brock" w:date="2012-10-21T16:17:00Z"/>
        </w:rPr>
      </w:pPr>
      <w:ins w:id="39671" w:author="Rev 11 Allen Wirfs-Brock" w:date="2012-10-21T16:17:00Z">
        <w:r>
          <w:t>ReturnIfAbrupt(</w:t>
        </w:r>
        <w:r w:rsidRPr="00926A35">
          <w:rPr>
            <w:i/>
          </w:rPr>
          <w:t>status</w:t>
        </w:r>
        <w:r>
          <w:t>).</w:t>
        </w:r>
      </w:ins>
    </w:p>
    <w:p w:rsidR="00FF303E" w:rsidRPr="00E77497" w:rsidRDefault="00FF303E" w:rsidP="00986496">
      <w:pPr>
        <w:pStyle w:val="Alg4"/>
        <w:numPr>
          <w:ilvl w:val="0"/>
          <w:numId w:val="1083"/>
        </w:numPr>
        <w:spacing w:after="120"/>
        <w:rPr>
          <w:ins w:id="39672" w:author="Rev 11 Allen Wirfs-Brock" w:date="2012-10-21T16:17:00Z"/>
        </w:rPr>
      </w:pPr>
      <w:ins w:id="39673" w:author="Rev 11 Allen Wirfs-Brock" w:date="2012-10-21T16:17:00Z">
        <w:r w:rsidRPr="00E77497">
          <w:t xml:space="preserve">Return </w:t>
        </w:r>
        <w:r>
          <w:rPr>
            <w:i/>
          </w:rPr>
          <w:t>map</w:t>
        </w:r>
        <w:r w:rsidRPr="00E77497">
          <w:t>.</w:t>
        </w:r>
      </w:ins>
    </w:p>
    <w:p w:rsidR="00FF303E" w:rsidRDefault="00FF303E" w:rsidP="005C5D8B">
      <w:pPr>
        <w:pStyle w:val="Note"/>
        <w:rPr>
          <w:ins w:id="39674" w:author="Rev 11 Allen Wirfs-Brock" w:date="2012-10-21T16:17:00Z"/>
        </w:rPr>
      </w:pPr>
      <w:ins w:id="39675" w:author="Rev 11 Allen Wirfs-Brock" w:date="2012-10-21T16:17:00Z">
        <w:r>
          <w:t>NOTE</w:t>
        </w:r>
        <w:r>
          <w:tab/>
          <w:t xml:space="preserve">If the parameter iterable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 </w:t>
        </w:r>
      </w:ins>
      <w:ins w:id="39676" w:author="Rev 11 Allen Wirfs-Brock" w:date="2012-10-21T17:13:00Z">
        <w:r w:rsidR="00A62372">
          <w:t>Weak</w:t>
        </w:r>
      </w:ins>
      <w:ins w:id="39677" w:author="Rev 11 Allen Wirfs-Brock" w:date="2012-10-21T16:17:00Z">
        <w:r>
          <w:t>Map key and whose second element is the value to associate with that key.</w:t>
        </w:r>
      </w:ins>
    </w:p>
    <w:p w:rsidR="00FF303E" w:rsidRPr="00E77497" w:rsidRDefault="00FF303E" w:rsidP="00A62372">
      <w:pPr>
        <w:pStyle w:val="Heading3"/>
        <w:numPr>
          <w:ilvl w:val="0"/>
          <w:numId w:val="0"/>
        </w:numPr>
        <w:rPr>
          <w:ins w:id="39678" w:author="Rev 11 Allen Wirfs-Brock" w:date="2012-10-21T16:17:00Z"/>
        </w:rPr>
      </w:pPr>
      <w:bookmarkStart w:id="39679" w:name="_Toc339020524"/>
      <w:ins w:id="39680" w:author="Rev 11 Allen Wirfs-Brock" w:date="2012-10-21T16:17:00Z">
        <w:r w:rsidRPr="00E77497">
          <w:t>15.</w:t>
        </w:r>
        <w:r>
          <w:t>1</w:t>
        </w:r>
      </w:ins>
      <w:ins w:id="39681" w:author="Rev 11 Allen Wirfs-Brock" w:date="2012-10-21T17:14:00Z">
        <w:r w:rsidR="00A62372">
          <w:t>5</w:t>
        </w:r>
      </w:ins>
      <w:ins w:id="39682" w:author="Rev 11 Allen Wirfs-Brock" w:date="2012-10-21T16:17:00Z">
        <w:r w:rsidRPr="00E77497">
          <w:t>.</w:t>
        </w:r>
        <w:r>
          <w:t>3</w:t>
        </w:r>
        <w:r w:rsidRPr="00E77497">
          <w:tab/>
          <w:t xml:space="preserve">The </w:t>
        </w:r>
      </w:ins>
      <w:ins w:id="39683" w:author="Rev 11 Allen Wirfs-Brock" w:date="2012-10-21T17:13:00Z">
        <w:r w:rsidR="00A62372">
          <w:t>Weak</w:t>
        </w:r>
      </w:ins>
      <w:ins w:id="39684" w:author="Rev 11 Allen Wirfs-Brock" w:date="2012-10-21T16:17:00Z">
        <w:r>
          <w:t>Map</w:t>
        </w:r>
        <w:r w:rsidRPr="00E77497">
          <w:t xml:space="preserve"> Constructor</w:t>
        </w:r>
        <w:bookmarkEnd w:id="39679"/>
      </w:ins>
    </w:p>
    <w:p w:rsidR="00FF303E" w:rsidRPr="00E77497" w:rsidRDefault="00FF303E" w:rsidP="005C5D8B">
      <w:pPr>
        <w:rPr>
          <w:ins w:id="39685" w:author="Rev 11 Allen Wirfs-Brock" w:date="2012-10-21T16:17:00Z"/>
        </w:rPr>
      </w:pPr>
      <w:ins w:id="39686" w:author="Rev 11 Allen Wirfs-Brock" w:date="2012-10-21T16:17:00Z">
        <w:r w:rsidRPr="00E77497">
          <w:t xml:space="preserve">When </w:t>
        </w:r>
      </w:ins>
      <w:ins w:id="39687" w:author="Rev 11 Allen Wirfs-Brock" w:date="2012-10-21T17:14:00Z">
        <w:r w:rsidR="005C5D8B">
          <w:rPr>
            <w:rFonts w:ascii="Courier New" w:hAnsi="Courier New"/>
            <w:b/>
          </w:rPr>
          <w:t>WeakMap</w:t>
        </w:r>
      </w:ins>
      <w:ins w:id="39688" w:author="Rev 11 Allen Wirfs-Brock" w:date="2012-10-21T16:1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rsidR="00FF303E" w:rsidRPr="00E77497" w:rsidRDefault="00FF303E" w:rsidP="00A62372">
      <w:pPr>
        <w:pStyle w:val="Heading4"/>
        <w:numPr>
          <w:ilvl w:val="0"/>
          <w:numId w:val="0"/>
        </w:numPr>
        <w:rPr>
          <w:ins w:id="39689" w:author="Rev 11 Allen Wirfs-Brock" w:date="2012-10-21T16:17:00Z"/>
        </w:rPr>
      </w:pPr>
      <w:ins w:id="39690" w:author="Rev 11 Allen Wirfs-Brock" w:date="2012-10-21T16:17:00Z">
        <w:r w:rsidRPr="00E77497">
          <w:t>15.</w:t>
        </w:r>
        <w:r>
          <w:t>1</w:t>
        </w:r>
      </w:ins>
      <w:ins w:id="39691" w:author="Rev 11 Allen Wirfs-Brock" w:date="2012-10-21T17:14:00Z">
        <w:r w:rsidR="00A62372">
          <w:t>5</w:t>
        </w:r>
      </w:ins>
      <w:ins w:id="39692" w:author="Rev 11 Allen Wirfs-Brock" w:date="2012-10-21T16:17:00Z">
        <w:r w:rsidRPr="00E77497">
          <w:t>.</w:t>
        </w:r>
        <w:r>
          <w:t>3</w:t>
        </w:r>
        <w:r w:rsidRPr="00E77497">
          <w:t>.1</w:t>
        </w:r>
        <w:r w:rsidRPr="00E77497">
          <w:tab/>
          <w:t xml:space="preserve">new </w:t>
        </w:r>
      </w:ins>
      <w:ins w:id="39693" w:author="Rev 11 Allen Wirfs-Brock" w:date="2012-10-21T17:15:00Z">
        <w:r w:rsidR="005C5D8B">
          <w:t>Weak</w:t>
        </w:r>
      </w:ins>
      <w:ins w:id="39694" w:author="Rev 11 Allen Wirfs-Brock" w:date="2012-10-21T16:17:00Z">
        <w:r>
          <w:t>Map</w:t>
        </w:r>
        <w:r w:rsidRPr="00E77497">
          <w:t xml:space="preserve"> (</w:t>
        </w:r>
        <w:r>
          <w:t xml:space="preserve">iterable = undefined </w:t>
        </w:r>
        <w:r w:rsidRPr="00E77497">
          <w:t>)</w:t>
        </w:r>
      </w:ins>
    </w:p>
    <w:p w:rsidR="00FF303E" w:rsidRPr="00E77497" w:rsidRDefault="00FF303E" w:rsidP="005C5D8B">
      <w:pPr>
        <w:pStyle w:val="Alg4"/>
        <w:numPr>
          <w:ilvl w:val="0"/>
          <w:numId w:val="1085"/>
        </w:numPr>
        <w:rPr>
          <w:ins w:id="39695" w:author="Rev 11 Allen Wirfs-Brock" w:date="2012-10-21T16:17:00Z"/>
        </w:rPr>
      </w:pPr>
      <w:ins w:id="39696" w:author="Rev 11 Allen Wirfs-Brock" w:date="2012-10-21T16:17:00Z">
        <w:r w:rsidRPr="00E77497">
          <w:t xml:space="preserve">Let </w:t>
        </w:r>
        <w:r>
          <w:rPr>
            <w:i/>
          </w:rPr>
          <w:t>map</w:t>
        </w:r>
        <w:r w:rsidRPr="00E77497">
          <w:rPr>
            <w:i/>
          </w:rPr>
          <w:t xml:space="preserve"> </w:t>
        </w:r>
        <w:r w:rsidRPr="00E77497">
          <w:t xml:space="preserve">be </w:t>
        </w:r>
        <w:r>
          <w:t>the result of the abstract operation ObjectCreate (15.2) with the intrinsic %</w:t>
        </w:r>
      </w:ins>
      <w:ins w:id="39697" w:author="Rev 11 Allen Wirfs-Brock" w:date="2012-10-21T17:15:00Z">
        <w:r w:rsidR="005C5D8B">
          <w:t>Weak</w:t>
        </w:r>
      </w:ins>
      <w:ins w:id="39698" w:author="Rev 11 Allen Wirfs-Brock" w:date="2012-10-21T16:17:00Z">
        <w:r>
          <w:t>MapPrototype% as the argument</w:t>
        </w:r>
        <w:r w:rsidRPr="00E77497">
          <w:t>.</w:t>
        </w:r>
      </w:ins>
    </w:p>
    <w:p w:rsidR="00FF303E" w:rsidRDefault="00FF303E" w:rsidP="005C5D8B">
      <w:pPr>
        <w:pStyle w:val="Alg4"/>
        <w:numPr>
          <w:ilvl w:val="0"/>
          <w:numId w:val="1085"/>
        </w:numPr>
        <w:rPr>
          <w:ins w:id="39699" w:author="Rev 11 Allen Wirfs-Brock" w:date="2012-10-21T16:17:00Z"/>
        </w:rPr>
      </w:pPr>
      <w:ins w:id="39700" w:author="Rev 11 Allen Wirfs-Brock" w:date="2012-10-21T16:1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rsidR="00FF303E" w:rsidRPr="00E77497" w:rsidRDefault="00FF303E" w:rsidP="005C5D8B">
      <w:pPr>
        <w:pStyle w:val="Alg4"/>
        <w:numPr>
          <w:ilvl w:val="0"/>
          <w:numId w:val="1085"/>
        </w:numPr>
        <w:rPr>
          <w:ins w:id="39701" w:author="Rev 11 Allen Wirfs-Brock" w:date="2012-10-21T16:17:00Z"/>
        </w:rPr>
      </w:pPr>
      <w:ins w:id="39702" w:author="Rev 11 Allen Wirfs-Brock" w:date="2012-10-21T16:17:00Z">
        <w:r>
          <w:t xml:space="preserve">Let </w:t>
        </w:r>
        <w:r w:rsidRPr="00926A35">
          <w:rPr>
            <w:i/>
          </w:rPr>
          <w:t>status</w:t>
        </w:r>
        <w:r>
          <w:t xml:space="preserve"> be the result of </w:t>
        </w:r>
      </w:ins>
      <w:ins w:id="39703" w:author="Rev 11 Allen Wirfs-Brock" w:date="2012-10-21T17:15:00Z">
        <w:r w:rsidR="005C5D8B">
          <w:t>Weak</w:t>
        </w:r>
      </w:ins>
      <w:ins w:id="39704" w:author="Rev 11 Allen Wirfs-Brock" w:date="2012-10-21T16:17:00Z">
        <w:r>
          <w:t xml:space="preserve">MapInitialisation with </w:t>
        </w:r>
        <w:r w:rsidRPr="00926A35">
          <w:rPr>
            <w:i/>
          </w:rPr>
          <w:t>map</w:t>
        </w:r>
        <w:r>
          <w:t xml:space="preserve"> and </w:t>
        </w:r>
        <w:r w:rsidRPr="00926A35">
          <w:rPr>
            <w:i/>
          </w:rPr>
          <w:t>iterable</w:t>
        </w:r>
        <w:r>
          <w:t xml:space="preserve"> as arguments.</w:t>
        </w:r>
      </w:ins>
    </w:p>
    <w:p w:rsidR="00FF303E" w:rsidRPr="00E77497" w:rsidRDefault="00FF303E" w:rsidP="005C5D8B">
      <w:pPr>
        <w:pStyle w:val="Alg4"/>
        <w:numPr>
          <w:ilvl w:val="0"/>
          <w:numId w:val="1085"/>
        </w:numPr>
        <w:rPr>
          <w:ins w:id="39705" w:author="Rev 11 Allen Wirfs-Brock" w:date="2012-10-21T16:17:00Z"/>
        </w:rPr>
      </w:pPr>
      <w:ins w:id="39706" w:author="Rev 11 Allen Wirfs-Brock" w:date="2012-10-21T16:17:00Z">
        <w:r>
          <w:t>ReturnIfAbrupt(</w:t>
        </w:r>
        <w:r w:rsidRPr="00926A35">
          <w:rPr>
            <w:i/>
          </w:rPr>
          <w:t>status</w:t>
        </w:r>
        <w:r>
          <w:t>).</w:t>
        </w:r>
      </w:ins>
    </w:p>
    <w:p w:rsidR="00FF303E" w:rsidRPr="00E77497" w:rsidRDefault="00FF303E" w:rsidP="005C5D8B">
      <w:pPr>
        <w:pStyle w:val="Alg4"/>
        <w:numPr>
          <w:ilvl w:val="0"/>
          <w:numId w:val="1085"/>
        </w:numPr>
        <w:spacing w:after="120"/>
        <w:rPr>
          <w:ins w:id="39707" w:author="Rev 11 Allen Wirfs-Brock" w:date="2012-10-21T16:17:00Z"/>
        </w:rPr>
      </w:pPr>
      <w:ins w:id="39708" w:author="Rev 11 Allen Wirfs-Brock" w:date="2012-10-21T16:17:00Z">
        <w:r w:rsidRPr="00E77497">
          <w:t xml:space="preserve">Return </w:t>
        </w:r>
        <w:r>
          <w:rPr>
            <w:i/>
          </w:rPr>
          <w:t>map</w:t>
        </w:r>
        <w:r w:rsidRPr="00E77497">
          <w:t>.</w:t>
        </w:r>
      </w:ins>
    </w:p>
    <w:p w:rsidR="00FF303E" w:rsidRDefault="00FF303E" w:rsidP="005C5D8B">
      <w:pPr>
        <w:pStyle w:val="Note"/>
        <w:rPr>
          <w:ins w:id="39709" w:author="Rev 11 Allen Wirfs-Brock" w:date="2012-10-21T16:17:00Z"/>
        </w:rPr>
      </w:pPr>
      <w:ins w:id="39710" w:author="Rev 11 Allen Wirfs-Brock" w:date="2012-10-21T16:17:00Z">
        <w:r>
          <w:t>NOTE</w:t>
        </w:r>
        <w:r>
          <w:tab/>
          <w:t xml:space="preserve">If the parameter iterable is present, it is expected to be an object that implements an </w:t>
        </w:r>
        <w:r w:rsidRPr="00FF303E">
          <w:rPr>
            <w:rFonts w:ascii="Times New Roman" w:hAnsi="Times New Roman"/>
          </w:rPr>
          <w:t>@@iterator</w:t>
        </w:r>
        <w:r>
          <w:t xml:space="preserve"> method that returns an iterator object that produces two element array-like objects whose first element is a value that will be used as a </w:t>
        </w:r>
      </w:ins>
      <w:ins w:id="39711" w:author="Rev 11 Allen Wirfs-Brock" w:date="2012-10-21T17:15:00Z">
        <w:r w:rsidR="005C5D8B">
          <w:t>Weak</w:t>
        </w:r>
      </w:ins>
      <w:ins w:id="39712" w:author="Rev 11 Allen Wirfs-Brock" w:date="2012-10-21T16:17:00Z">
        <w:r>
          <w:t>Map key and whose second element is the value to associate with that key.</w:t>
        </w:r>
      </w:ins>
    </w:p>
    <w:p w:rsidR="00FF303E" w:rsidRPr="00E77497" w:rsidRDefault="00FF303E" w:rsidP="005C5D8B">
      <w:pPr>
        <w:pStyle w:val="Heading3"/>
        <w:numPr>
          <w:ilvl w:val="0"/>
          <w:numId w:val="0"/>
        </w:numPr>
        <w:rPr>
          <w:ins w:id="39713" w:author="Rev 11 Allen Wirfs-Brock" w:date="2012-10-21T16:17:00Z"/>
        </w:rPr>
      </w:pPr>
      <w:bookmarkStart w:id="39714" w:name="_Toc339020525"/>
      <w:ins w:id="39715" w:author="Rev 11 Allen Wirfs-Brock" w:date="2012-10-21T16:17:00Z">
        <w:r w:rsidRPr="00E77497">
          <w:t>15.</w:t>
        </w:r>
        <w:r>
          <w:t>1</w:t>
        </w:r>
      </w:ins>
      <w:ins w:id="39716" w:author="Rev 11 Allen Wirfs-Brock" w:date="2012-10-21T17:15:00Z">
        <w:r w:rsidR="005C5D8B">
          <w:t>5</w:t>
        </w:r>
      </w:ins>
      <w:ins w:id="39717" w:author="Rev 11 Allen Wirfs-Brock" w:date="2012-10-21T16:17:00Z">
        <w:r w:rsidRPr="00E77497">
          <w:t>.</w:t>
        </w:r>
        <w:r>
          <w:t>4</w:t>
        </w:r>
        <w:r w:rsidRPr="00E77497">
          <w:tab/>
          <w:t xml:space="preserve">Properties of the </w:t>
        </w:r>
      </w:ins>
      <w:ins w:id="39718" w:author="Rev 11 Allen Wirfs-Brock" w:date="2012-10-21T17:16:00Z">
        <w:r w:rsidR="005C5D8B">
          <w:t>Weak</w:t>
        </w:r>
      </w:ins>
      <w:ins w:id="39719" w:author="Rev 11 Allen Wirfs-Brock" w:date="2012-10-21T16:17:00Z">
        <w:r>
          <w:t>Map</w:t>
        </w:r>
        <w:r w:rsidRPr="00E77497">
          <w:t xml:space="preserve"> Constructor</w:t>
        </w:r>
        <w:bookmarkEnd w:id="39714"/>
      </w:ins>
    </w:p>
    <w:p w:rsidR="00FF303E" w:rsidRPr="00E77497" w:rsidRDefault="00FF303E" w:rsidP="00FF303E">
      <w:pPr>
        <w:rPr>
          <w:ins w:id="39720" w:author="Rev 11 Allen Wirfs-Brock" w:date="2012-10-21T16:17:00Z"/>
        </w:rPr>
      </w:pPr>
      <w:ins w:id="39721" w:author="Rev 11 Allen Wirfs-Brock" w:date="2012-10-21T16:17:00Z">
        <w:r w:rsidRPr="00E77497">
          <w:t xml:space="preserve">The value of the [[Prototype]] internal property of the </w:t>
        </w:r>
      </w:ins>
      <w:ins w:id="39722" w:author="Rev 11 Allen Wirfs-Brock" w:date="2012-10-21T17:16:00Z">
        <w:r w:rsidR="005C5D8B">
          <w:t>Weak</w:t>
        </w:r>
      </w:ins>
      <w:ins w:id="39723" w:author="Rev 11 Allen Wirfs-Brock" w:date="2012-10-21T16:17:00Z">
        <w:r>
          <w:t>Map</w:t>
        </w:r>
        <w:r w:rsidRPr="00E77497">
          <w:t xml:space="preserve"> constructor is the Function prototype object (15.3.4).</w:t>
        </w:r>
      </w:ins>
    </w:p>
    <w:p w:rsidR="00FF303E" w:rsidRPr="00E77497" w:rsidRDefault="00FF303E" w:rsidP="00FF303E">
      <w:pPr>
        <w:rPr>
          <w:ins w:id="39724" w:author="Rev 11 Allen Wirfs-Brock" w:date="2012-10-21T16:17:00Z"/>
        </w:rPr>
      </w:pPr>
      <w:ins w:id="39725" w:author="Rev 11 Allen Wirfs-Brock" w:date="2012-10-21T16:17:00Z">
        <w:r w:rsidRPr="00E77497">
          <w:t xml:space="preserve">Besides the internal properties and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property:</w:t>
        </w:r>
      </w:ins>
    </w:p>
    <w:p w:rsidR="00FF303E" w:rsidRPr="00E77497" w:rsidRDefault="00FF303E" w:rsidP="005C5D8B">
      <w:pPr>
        <w:pStyle w:val="Heading4"/>
        <w:numPr>
          <w:ilvl w:val="0"/>
          <w:numId w:val="0"/>
        </w:numPr>
        <w:rPr>
          <w:ins w:id="39726" w:author="Rev 11 Allen Wirfs-Brock" w:date="2012-10-21T16:17:00Z"/>
        </w:rPr>
      </w:pPr>
      <w:ins w:id="39727" w:author="Rev 11 Allen Wirfs-Brock" w:date="2012-10-21T16:17:00Z">
        <w:r w:rsidRPr="00E77497">
          <w:t>15.</w:t>
        </w:r>
        <w:r>
          <w:t>1</w:t>
        </w:r>
      </w:ins>
      <w:ins w:id="39728" w:author="Rev 11 Allen Wirfs-Brock" w:date="2012-10-21T17:16:00Z">
        <w:r w:rsidR="005C5D8B">
          <w:t>5</w:t>
        </w:r>
      </w:ins>
      <w:ins w:id="39729" w:author="Rev 11 Allen Wirfs-Brock" w:date="2012-10-21T16:17:00Z">
        <w:r w:rsidRPr="00E77497">
          <w:t>.</w:t>
        </w:r>
        <w:r>
          <w:t>4</w:t>
        </w:r>
        <w:r w:rsidRPr="00E77497">
          <w:t>.1</w:t>
        </w:r>
        <w:r w:rsidRPr="00E77497">
          <w:tab/>
        </w:r>
      </w:ins>
      <w:ins w:id="39730" w:author="Rev 11 Allen Wirfs-Brock" w:date="2012-10-21T17:16:00Z">
        <w:r w:rsidR="005C5D8B">
          <w:t>Weak</w:t>
        </w:r>
      </w:ins>
      <w:ins w:id="39731" w:author="Rev 11 Allen Wirfs-Brock" w:date="2012-10-21T16:17:00Z">
        <w:r>
          <w:t>Map</w:t>
        </w:r>
        <w:r w:rsidRPr="00E77497">
          <w:t>.prototype</w:t>
        </w:r>
      </w:ins>
    </w:p>
    <w:p w:rsidR="00FF303E" w:rsidRPr="00E77497" w:rsidRDefault="00FF303E" w:rsidP="005C5D8B">
      <w:pPr>
        <w:rPr>
          <w:ins w:id="39732" w:author="Rev 11 Allen Wirfs-Brock" w:date="2012-10-21T16:17:00Z"/>
        </w:rPr>
      </w:pPr>
      <w:ins w:id="39733" w:author="Rev 11 Allen Wirfs-Brock" w:date="2012-10-21T16:17:00Z">
        <w:r w:rsidRPr="00E77497">
          <w:t xml:space="preserve">The initial value of </w:t>
        </w:r>
      </w:ins>
      <w:ins w:id="39734" w:author="Rev 11 Allen Wirfs-Brock" w:date="2012-10-21T17:16:00Z">
        <w:r w:rsidR="005C5D8B">
          <w:rPr>
            <w:rFonts w:ascii="Courier New" w:hAnsi="Courier New"/>
            <w:b/>
          </w:rPr>
          <w:t>WeakMap</w:t>
        </w:r>
      </w:ins>
      <w:ins w:id="39735" w:author="Rev 11 Allen Wirfs-Brock" w:date="2012-10-21T16:17:00Z">
        <w:r w:rsidRPr="00E77497">
          <w:rPr>
            <w:rFonts w:ascii="Courier New" w:hAnsi="Courier New"/>
            <w:b/>
          </w:rPr>
          <w:t>.prototype</w:t>
        </w:r>
        <w:r w:rsidRPr="00E77497">
          <w:t xml:space="preserve"> is the </w:t>
        </w:r>
      </w:ins>
      <w:ins w:id="39736" w:author="Rev 11 Allen Wirfs-Brock" w:date="2012-10-21T17:16:00Z">
        <w:r w:rsidR="005C5D8B">
          <w:t>WeakMap</w:t>
        </w:r>
      </w:ins>
      <w:ins w:id="39737" w:author="Rev 11 Allen Wirfs-Brock" w:date="2012-10-21T16:17:00Z">
        <w:r w:rsidRPr="00E77497">
          <w:t xml:space="preserve"> prototype object (15.</w:t>
        </w:r>
        <w:r>
          <w:t>1</w:t>
        </w:r>
      </w:ins>
      <w:ins w:id="39738" w:author="Rev 11 Allen Wirfs-Brock" w:date="2012-10-21T17:16:00Z">
        <w:r w:rsidR="005C5D8B">
          <w:t>5</w:t>
        </w:r>
      </w:ins>
      <w:ins w:id="39739" w:author="Rev 11 Allen Wirfs-Brock" w:date="2012-10-21T16:17:00Z">
        <w:r w:rsidRPr="00E77497">
          <w:t>.4).</w:t>
        </w:r>
      </w:ins>
    </w:p>
    <w:p w:rsidR="00FF303E" w:rsidRPr="00E77497" w:rsidRDefault="00FF303E" w:rsidP="00FF303E">
      <w:pPr>
        <w:rPr>
          <w:ins w:id="39740" w:author="Rev 11 Allen Wirfs-Brock" w:date="2012-10-21T16:17:00Z"/>
        </w:rPr>
      </w:pPr>
      <w:ins w:id="39741" w:author="Rev 11 Allen Wirfs-Brock" w:date="2012-10-21T16:17: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rsidR="0075497F" w:rsidRPr="00E77497" w:rsidRDefault="0075497F" w:rsidP="0075497F">
      <w:pPr>
        <w:pStyle w:val="Heading3"/>
        <w:numPr>
          <w:ilvl w:val="0"/>
          <w:numId w:val="0"/>
        </w:numPr>
        <w:rPr>
          <w:ins w:id="39742" w:author="Rev 11 Allen Wirfs-Brock" w:date="2012-10-21T17:20:00Z"/>
        </w:rPr>
      </w:pPr>
      <w:bookmarkStart w:id="39743" w:name="_Toc339020526"/>
      <w:ins w:id="39744" w:author="Rev 11 Allen Wirfs-Brock" w:date="2012-10-21T17:20:00Z">
        <w:r w:rsidRPr="00E77497">
          <w:t>15.</w:t>
        </w:r>
        <w:r>
          <w:t>1</w:t>
        </w:r>
      </w:ins>
      <w:ins w:id="39745" w:author="Rev 11 Allen Wirfs-Brock" w:date="2012-10-21T17:21:00Z">
        <w:r>
          <w:t>5</w:t>
        </w:r>
      </w:ins>
      <w:ins w:id="39746" w:author="Rev 11 Allen Wirfs-Brock" w:date="2012-10-21T17:20:00Z">
        <w:r w:rsidRPr="00E77497">
          <w:t>.</w:t>
        </w:r>
        <w:r>
          <w:t>5</w:t>
        </w:r>
        <w:r w:rsidRPr="00E77497">
          <w:tab/>
          <w:t xml:space="preserve">Properties of the </w:t>
        </w:r>
      </w:ins>
      <w:ins w:id="39747" w:author="Rev 11 Allen Wirfs-Brock" w:date="2012-10-21T17:21:00Z">
        <w:r>
          <w:t>Weak</w:t>
        </w:r>
      </w:ins>
      <w:ins w:id="39748" w:author="Rev 11 Allen Wirfs-Brock" w:date="2012-10-21T17:20:00Z">
        <w:r>
          <w:t>Map</w:t>
        </w:r>
        <w:r w:rsidRPr="00E77497">
          <w:t xml:space="preserve"> Prototype Object</w:t>
        </w:r>
        <w:bookmarkEnd w:id="39743"/>
      </w:ins>
    </w:p>
    <w:p w:rsidR="0075497F" w:rsidRDefault="0075497F" w:rsidP="0075497F">
      <w:pPr>
        <w:rPr>
          <w:ins w:id="39749" w:author="Rev 11 Allen Wirfs-Brock" w:date="2012-10-21T17:20:00Z"/>
        </w:rPr>
      </w:pPr>
      <w:ins w:id="39750" w:author="Rev 11 Allen Wirfs-Brock" w:date="2012-10-21T17:20:00Z">
        <w:r w:rsidRPr="00E77497">
          <w:t xml:space="preserve">The value of the [[Prototype]] internal property of the </w:t>
        </w:r>
      </w:ins>
      <w:ins w:id="39751" w:author="Rev 11 Allen Wirfs-Brock" w:date="2012-10-21T17:21:00Z">
        <w:r>
          <w:t>Weak</w:t>
        </w:r>
      </w:ins>
      <w:ins w:id="39752" w:author="Rev 11 Allen Wirfs-Brock" w:date="2012-10-21T17:20:00Z">
        <w:r>
          <w:t>Map</w:t>
        </w:r>
        <w:r w:rsidRPr="00E77497">
          <w:t xml:space="preserve"> prototype object is the standard built-in Object prototype object (15.2.4).</w:t>
        </w:r>
      </w:ins>
    </w:p>
    <w:p w:rsidR="0075497F" w:rsidRPr="00E77497" w:rsidRDefault="0075497F" w:rsidP="0075497F">
      <w:pPr>
        <w:pStyle w:val="Heading4"/>
        <w:numPr>
          <w:ilvl w:val="0"/>
          <w:numId w:val="0"/>
        </w:numPr>
        <w:rPr>
          <w:ins w:id="39753" w:author="Rev 11 Allen Wirfs-Brock" w:date="2012-10-21T17:20:00Z"/>
        </w:rPr>
      </w:pPr>
      <w:ins w:id="39754" w:author="Rev 11 Allen Wirfs-Brock" w:date="2012-10-21T17:20:00Z">
        <w:r w:rsidRPr="00E77497">
          <w:t>15.</w:t>
        </w:r>
        <w:r>
          <w:t>1</w:t>
        </w:r>
      </w:ins>
      <w:ins w:id="39755" w:author="Rev 11 Allen Wirfs-Brock" w:date="2012-10-21T17:21:00Z">
        <w:r>
          <w:t>5</w:t>
        </w:r>
      </w:ins>
      <w:ins w:id="39756" w:author="Rev 11 Allen Wirfs-Brock" w:date="2012-10-21T17:20:00Z">
        <w:r w:rsidRPr="00E77497">
          <w:t>.</w:t>
        </w:r>
        <w:r>
          <w:t>5</w:t>
        </w:r>
        <w:r w:rsidRPr="00E77497">
          <w:t>.1</w:t>
        </w:r>
        <w:r w:rsidRPr="00E77497">
          <w:tab/>
        </w:r>
      </w:ins>
      <w:ins w:id="39757" w:author="Rev 11 Allen Wirfs-Brock" w:date="2012-10-21T17:22:00Z">
        <w:r>
          <w:t>Weak</w:t>
        </w:r>
      </w:ins>
      <w:ins w:id="39758" w:author="Rev 11 Allen Wirfs-Brock" w:date="2012-10-21T17:20:00Z">
        <w:r>
          <w:t>Map</w:t>
        </w:r>
        <w:r w:rsidRPr="00E77497">
          <w:t>.prototype.constructor</w:t>
        </w:r>
      </w:ins>
    </w:p>
    <w:p w:rsidR="0075497F" w:rsidRPr="00E77497" w:rsidRDefault="0075497F" w:rsidP="0075497F">
      <w:pPr>
        <w:rPr>
          <w:ins w:id="39759" w:author="Rev 11 Allen Wirfs-Brock" w:date="2012-10-21T17:20:00Z"/>
        </w:rPr>
      </w:pPr>
      <w:ins w:id="39760" w:author="Rev 11 Allen Wirfs-Brock" w:date="2012-10-21T17:20:00Z">
        <w:r w:rsidRPr="00E77497">
          <w:t xml:space="preserve">The initial value of </w:t>
        </w:r>
      </w:ins>
      <w:ins w:id="39761" w:author="Rev 11 Allen Wirfs-Brock" w:date="2012-10-21T17:22:00Z">
        <w:r>
          <w:rPr>
            <w:rFonts w:ascii="Courier New" w:hAnsi="Courier New"/>
            <w:b/>
          </w:rPr>
          <w:t>WeakMap</w:t>
        </w:r>
      </w:ins>
      <w:ins w:id="39762" w:author="Rev 11 Allen Wirfs-Brock" w:date="2012-10-21T17:20:00Z">
        <w:r w:rsidRPr="00E77497">
          <w:rPr>
            <w:rFonts w:ascii="Courier New" w:hAnsi="Courier New"/>
            <w:b/>
          </w:rPr>
          <w:t>.prototype.constructor</w:t>
        </w:r>
        <w:r w:rsidRPr="00E77497">
          <w:t xml:space="preserve"> is the built-in </w:t>
        </w:r>
      </w:ins>
      <w:ins w:id="39763" w:author="Rev 11 Allen Wirfs-Brock" w:date="2012-10-21T17:22:00Z">
        <w:r>
          <w:rPr>
            <w:rFonts w:ascii="Courier New" w:hAnsi="Courier New"/>
            <w:b/>
          </w:rPr>
          <w:t>WeakMap</w:t>
        </w:r>
      </w:ins>
      <w:ins w:id="39764" w:author="Rev 11 Allen Wirfs-Brock" w:date="2012-10-21T17:20:00Z">
        <w:r w:rsidRPr="00E77497">
          <w:t xml:space="preserve"> constructor.</w:t>
        </w:r>
      </w:ins>
    </w:p>
    <w:p w:rsidR="00BB4005" w:rsidRPr="00E77497" w:rsidRDefault="00BB4005" w:rsidP="00BB4005">
      <w:pPr>
        <w:pStyle w:val="Heading4"/>
        <w:numPr>
          <w:ilvl w:val="0"/>
          <w:numId w:val="0"/>
        </w:numPr>
        <w:rPr>
          <w:ins w:id="39765" w:author="Rev 11 Allen Wirfs-Brock" w:date="2012-10-22T12:29:00Z"/>
        </w:rPr>
      </w:pPr>
      <w:ins w:id="39766" w:author="Rev 11 Allen Wirfs-Brock" w:date="2012-10-22T12:29:00Z">
        <w:r w:rsidRPr="00E77497">
          <w:t>15.</w:t>
        </w:r>
        <w:r>
          <w:t>1</w:t>
        </w:r>
      </w:ins>
      <w:ins w:id="39767" w:author="Rev 11 Allen Wirfs-Brock" w:date="2012-10-22T12:33:00Z">
        <w:r>
          <w:t>5</w:t>
        </w:r>
      </w:ins>
      <w:ins w:id="39768" w:author="Rev 11 Allen Wirfs-Brock" w:date="2012-10-22T12:29:00Z">
        <w:r w:rsidRPr="00E77497">
          <w:t>.</w:t>
        </w:r>
        <w:r>
          <w:t>5</w:t>
        </w:r>
        <w:r w:rsidRPr="00E77497">
          <w:t>.</w:t>
        </w:r>
        <w:r>
          <w:t>2</w:t>
        </w:r>
        <w:r w:rsidRPr="00E77497">
          <w:tab/>
        </w:r>
        <w:r>
          <w:t>WeakMap</w:t>
        </w:r>
        <w:r w:rsidRPr="00E77497">
          <w:t>.prototype.</w:t>
        </w:r>
        <w:r>
          <w:t>clear</w:t>
        </w:r>
        <w:r w:rsidRPr="00E77497">
          <w:t xml:space="preserve"> ()</w:t>
        </w:r>
      </w:ins>
    </w:p>
    <w:p w:rsidR="00BB4005" w:rsidRPr="00E77497" w:rsidRDefault="00BB4005" w:rsidP="00BB4005">
      <w:pPr>
        <w:rPr>
          <w:ins w:id="39769" w:author="Rev 11 Allen Wirfs-Brock" w:date="2012-10-22T12:29:00Z"/>
        </w:rPr>
      </w:pPr>
      <w:ins w:id="39770" w:author="Rev 11 Allen Wirfs-Brock" w:date="2012-10-22T12:29:00Z">
        <w:r w:rsidRPr="00E77497">
          <w:t>The following steps are taken:</w:t>
        </w:r>
      </w:ins>
    </w:p>
    <w:p w:rsidR="00BB4005" w:rsidRPr="00E77497" w:rsidRDefault="00BB4005" w:rsidP="00BB4005">
      <w:pPr>
        <w:pStyle w:val="Alg4"/>
        <w:numPr>
          <w:ilvl w:val="0"/>
          <w:numId w:val="1091"/>
        </w:numPr>
        <w:rPr>
          <w:ins w:id="39771" w:author="Rev 11 Allen Wirfs-Brock" w:date="2012-10-22T12:29:00Z"/>
        </w:rPr>
      </w:pPr>
      <w:ins w:id="39772" w:author="Rev 11 Allen Wirfs-Brock" w:date="2012-10-22T12:29: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BB4005" w:rsidRPr="00E77497" w:rsidRDefault="00BB4005" w:rsidP="00BB4005">
      <w:pPr>
        <w:pStyle w:val="Alg4"/>
        <w:numPr>
          <w:ilvl w:val="0"/>
          <w:numId w:val="1091"/>
        </w:numPr>
        <w:rPr>
          <w:ins w:id="39773" w:author="Rev 11 Allen Wirfs-Brock" w:date="2012-10-22T12:29:00Z"/>
        </w:rPr>
      </w:pPr>
      <w:ins w:id="39774" w:author="Rev 11 Allen Wirfs-Brock" w:date="2012-10-22T12:29:00Z">
        <w:r>
          <w:t>ReturnIfAbrupt(</w:t>
        </w:r>
        <w:r w:rsidRPr="005E0048">
          <w:rPr>
            <w:i/>
          </w:rPr>
          <w:t>M</w:t>
        </w:r>
        <w:r>
          <w:t>).</w:t>
        </w:r>
      </w:ins>
    </w:p>
    <w:p w:rsidR="00BB4005" w:rsidRDefault="00BB4005" w:rsidP="00BB4005">
      <w:pPr>
        <w:pStyle w:val="Alg4"/>
        <w:numPr>
          <w:ilvl w:val="0"/>
          <w:numId w:val="1091"/>
        </w:numPr>
        <w:rPr>
          <w:ins w:id="39775" w:author="Rev 11 Allen Wirfs-Brock" w:date="2012-10-22T12:29:00Z"/>
        </w:rPr>
      </w:pPr>
      <w:ins w:id="39776" w:author="Rev 11 Allen Wirfs-Brock" w:date="2012-10-22T12:29:00Z">
        <w:r>
          <w:t xml:space="preserve">If </w:t>
        </w:r>
        <w:r w:rsidRPr="00B5244C">
          <w:rPr>
            <w:i/>
          </w:rPr>
          <w:t>M</w:t>
        </w:r>
        <w:r>
          <w:t xml:space="preserve"> does not have a [[WeakMapData]] internal property throw a </w:t>
        </w:r>
        <w:r w:rsidRPr="00B5244C">
          <w:rPr>
            <w:b/>
          </w:rPr>
          <w:t>TypeError</w:t>
        </w:r>
        <w:r>
          <w:t xml:space="preserve"> exception.</w:t>
        </w:r>
      </w:ins>
    </w:p>
    <w:p w:rsidR="00BB4005" w:rsidRPr="00E77497" w:rsidRDefault="00BB4005" w:rsidP="00BB4005">
      <w:pPr>
        <w:pStyle w:val="Alg4"/>
        <w:numPr>
          <w:ilvl w:val="0"/>
          <w:numId w:val="1091"/>
        </w:numPr>
        <w:rPr>
          <w:ins w:id="39777" w:author="Rev 11 Allen Wirfs-Brock" w:date="2012-10-22T12:29:00Z"/>
        </w:rPr>
      </w:pPr>
      <w:ins w:id="39778" w:author="Rev 11 Allen Wirfs-Brock" w:date="2012-10-22T12:29:00Z">
        <w:r>
          <w:t xml:space="preserve">Set the value of </w:t>
        </w:r>
        <w:r w:rsidRPr="00B5244C">
          <w:rPr>
            <w:i/>
          </w:rPr>
          <w:t>M</w:t>
        </w:r>
        <w:r>
          <w:t>’s [[WeakMapData]] internal property to a new empty List.</w:t>
        </w:r>
      </w:ins>
    </w:p>
    <w:p w:rsidR="00BB4005" w:rsidRPr="00E77497" w:rsidRDefault="00BB4005" w:rsidP="00BB4005">
      <w:pPr>
        <w:pStyle w:val="Alg4"/>
        <w:numPr>
          <w:ilvl w:val="0"/>
          <w:numId w:val="1091"/>
        </w:numPr>
        <w:spacing w:after="220"/>
        <w:rPr>
          <w:ins w:id="39779" w:author="Rev 11 Allen Wirfs-Brock" w:date="2012-10-22T12:29:00Z"/>
        </w:rPr>
      </w:pPr>
      <w:ins w:id="39780" w:author="Rev 11 Allen Wirfs-Brock" w:date="2012-10-22T12:29:00Z">
        <w:r>
          <w:t xml:space="preserve">Return </w:t>
        </w:r>
        <w:r>
          <w:rPr>
            <w:b/>
          </w:rPr>
          <w:t>undefined</w:t>
        </w:r>
        <w:r>
          <w:t>.</w:t>
        </w:r>
      </w:ins>
    </w:p>
    <w:p w:rsidR="0075497F" w:rsidRPr="00E77497" w:rsidRDefault="0075497F" w:rsidP="00BB4005">
      <w:pPr>
        <w:pStyle w:val="Heading4"/>
        <w:numPr>
          <w:ilvl w:val="0"/>
          <w:numId w:val="0"/>
        </w:numPr>
        <w:rPr>
          <w:ins w:id="39781" w:author="Rev 11 Allen Wirfs-Brock" w:date="2012-10-21T17:20:00Z"/>
        </w:rPr>
      </w:pPr>
      <w:ins w:id="39782" w:author="Rev 11 Allen Wirfs-Brock" w:date="2012-10-21T17:20:00Z">
        <w:r w:rsidRPr="00E77497">
          <w:lastRenderedPageBreak/>
          <w:t>15.</w:t>
        </w:r>
        <w:r>
          <w:t>1</w:t>
        </w:r>
      </w:ins>
      <w:ins w:id="39783" w:author="Rev 11 Allen Wirfs-Brock" w:date="2012-10-21T17:22:00Z">
        <w:r>
          <w:t>5</w:t>
        </w:r>
      </w:ins>
      <w:ins w:id="39784" w:author="Rev 11 Allen Wirfs-Brock" w:date="2012-10-21T17:20:00Z">
        <w:r w:rsidRPr="00E77497">
          <w:t>.</w:t>
        </w:r>
        <w:r>
          <w:t>5</w:t>
        </w:r>
        <w:r w:rsidRPr="00E77497">
          <w:t>.</w:t>
        </w:r>
      </w:ins>
      <w:ins w:id="39785" w:author="Rev 11 Allen Wirfs-Brock" w:date="2012-10-22T12:29:00Z">
        <w:r w:rsidR="00BB4005">
          <w:t>3</w:t>
        </w:r>
      </w:ins>
      <w:ins w:id="39786" w:author="Rev 11 Allen Wirfs-Brock" w:date="2012-10-21T17:20:00Z">
        <w:r w:rsidRPr="00E77497">
          <w:tab/>
        </w:r>
      </w:ins>
      <w:ins w:id="39787" w:author="Rev 11 Allen Wirfs-Brock" w:date="2012-10-21T17:22:00Z">
        <w:r>
          <w:t>Weak</w:t>
        </w:r>
      </w:ins>
      <w:ins w:id="39788" w:author="Rev 11 Allen Wirfs-Brock" w:date="2012-10-21T17:20:00Z">
        <w:r>
          <w:t>Map</w:t>
        </w:r>
        <w:r w:rsidRPr="00E77497">
          <w:t>.prototype.</w:t>
        </w:r>
        <w:r>
          <w:t>delete</w:t>
        </w:r>
        <w:r w:rsidRPr="00E77497">
          <w:t xml:space="preserve"> ( </w:t>
        </w:r>
        <w:r>
          <w:t xml:space="preserve">key </w:t>
        </w:r>
        <w:r w:rsidRPr="00E77497">
          <w:t>)</w:t>
        </w:r>
      </w:ins>
    </w:p>
    <w:p w:rsidR="0075497F" w:rsidRPr="00E77497" w:rsidRDefault="0075497F" w:rsidP="0075497F">
      <w:pPr>
        <w:rPr>
          <w:ins w:id="39789" w:author="Rev 11 Allen Wirfs-Brock" w:date="2012-10-21T17:20:00Z"/>
        </w:rPr>
      </w:pPr>
      <w:ins w:id="39790" w:author="Rev 11 Allen Wirfs-Brock" w:date="2012-10-21T17:20:00Z">
        <w:r w:rsidRPr="00E77497">
          <w:t>The following steps are taken:</w:t>
        </w:r>
      </w:ins>
    </w:p>
    <w:p w:rsidR="0075497F" w:rsidRPr="00E77497" w:rsidRDefault="0075497F" w:rsidP="0075497F">
      <w:pPr>
        <w:pStyle w:val="Alg4"/>
        <w:numPr>
          <w:ilvl w:val="0"/>
          <w:numId w:val="1086"/>
        </w:numPr>
        <w:rPr>
          <w:ins w:id="39791" w:author="Rev 11 Allen Wirfs-Brock" w:date="2012-10-21T17:20:00Z"/>
        </w:rPr>
      </w:pPr>
      <w:ins w:id="39792"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5497F" w:rsidRPr="00E77497" w:rsidRDefault="0075497F" w:rsidP="0075497F">
      <w:pPr>
        <w:pStyle w:val="Alg4"/>
        <w:numPr>
          <w:ilvl w:val="0"/>
          <w:numId w:val="1086"/>
        </w:numPr>
        <w:rPr>
          <w:ins w:id="39793" w:author="Rev 11 Allen Wirfs-Brock" w:date="2012-10-21T17:20:00Z"/>
        </w:rPr>
      </w:pPr>
      <w:ins w:id="39794" w:author="Rev 11 Allen Wirfs-Brock" w:date="2012-10-21T17:20:00Z">
        <w:r>
          <w:t>ReturnIfAbrupt(</w:t>
        </w:r>
        <w:r w:rsidRPr="005E0048">
          <w:rPr>
            <w:i/>
          </w:rPr>
          <w:t>M</w:t>
        </w:r>
        <w:r>
          <w:t>).</w:t>
        </w:r>
      </w:ins>
    </w:p>
    <w:p w:rsidR="0075497F" w:rsidRDefault="0075497F" w:rsidP="0075497F">
      <w:pPr>
        <w:pStyle w:val="Alg4"/>
        <w:numPr>
          <w:ilvl w:val="0"/>
          <w:numId w:val="1086"/>
        </w:numPr>
        <w:rPr>
          <w:ins w:id="39795" w:author="Rev 11 Allen Wirfs-Brock" w:date="2012-10-21T17:20:00Z"/>
        </w:rPr>
      </w:pPr>
      <w:ins w:id="39796" w:author="Rev 11 Allen Wirfs-Brock" w:date="2012-10-21T17:20:00Z">
        <w:r>
          <w:t xml:space="preserve">If </w:t>
        </w:r>
        <w:r w:rsidRPr="00B5244C">
          <w:rPr>
            <w:i/>
          </w:rPr>
          <w:t>M</w:t>
        </w:r>
        <w:r>
          <w:t xml:space="preserve"> does not have a [[</w:t>
        </w:r>
      </w:ins>
      <w:ins w:id="39797" w:author="Rev 11 Allen Wirfs-Brock" w:date="2012-10-21T17:23:00Z">
        <w:r>
          <w:t>Weak</w:t>
        </w:r>
      </w:ins>
      <w:ins w:id="39798" w:author="Rev 11 Allen Wirfs-Brock" w:date="2012-10-21T17:20:00Z">
        <w:r>
          <w:t xml:space="preserve">MapData]] internal property throw a </w:t>
        </w:r>
        <w:r w:rsidRPr="00B5244C">
          <w:rPr>
            <w:b/>
          </w:rPr>
          <w:t>TypeError</w:t>
        </w:r>
        <w:r>
          <w:t xml:space="preserve"> exception.</w:t>
        </w:r>
      </w:ins>
    </w:p>
    <w:p w:rsidR="0075497F" w:rsidRPr="00E77497" w:rsidRDefault="0075497F" w:rsidP="0075497F">
      <w:pPr>
        <w:pStyle w:val="Alg4"/>
        <w:numPr>
          <w:ilvl w:val="0"/>
          <w:numId w:val="1086"/>
        </w:numPr>
        <w:rPr>
          <w:ins w:id="39799" w:author="Rev 11 Allen Wirfs-Brock" w:date="2012-10-21T17:20:00Z"/>
        </w:rPr>
      </w:pPr>
      <w:ins w:id="39800" w:author="Rev 11 Allen Wirfs-Brock" w:date="2012-10-21T17:20:00Z">
        <w:r>
          <w:t xml:space="preserve">Let </w:t>
        </w:r>
        <w:r w:rsidRPr="00B5244C">
          <w:rPr>
            <w:i/>
          </w:rPr>
          <w:t>entries</w:t>
        </w:r>
        <w:r>
          <w:t xml:space="preserve"> be the List that is the value of </w:t>
        </w:r>
        <w:r w:rsidRPr="00B5244C">
          <w:rPr>
            <w:i/>
          </w:rPr>
          <w:t>M</w:t>
        </w:r>
        <w:r>
          <w:t>’s [[</w:t>
        </w:r>
      </w:ins>
      <w:ins w:id="39801" w:author="Rev 11 Allen Wirfs-Brock" w:date="2012-10-21T17:23:00Z">
        <w:r>
          <w:t>Weak</w:t>
        </w:r>
      </w:ins>
      <w:ins w:id="39802" w:author="Rev 11 Allen Wirfs-Brock" w:date="2012-10-21T17:20:00Z">
        <w:r>
          <w:t>MapData]] internal property.</w:t>
        </w:r>
      </w:ins>
    </w:p>
    <w:p w:rsidR="00A57005" w:rsidRDefault="00A57005" w:rsidP="00A57005">
      <w:pPr>
        <w:pStyle w:val="Alg4"/>
        <w:numPr>
          <w:ilvl w:val="0"/>
          <w:numId w:val="1086"/>
        </w:numPr>
        <w:rPr>
          <w:ins w:id="39803" w:author="Rev 11 Allen Wirfs-Brock" w:date="2012-10-21T17:26:00Z"/>
        </w:rPr>
      </w:pPr>
      <w:ins w:id="39804" w:author="Rev 11 Allen Wirfs-Brock" w:date="2012-10-21T17:26:00Z">
        <w:r>
          <w:t>Le</w:t>
        </w:r>
      </w:ins>
      <w:ins w:id="39805" w:author="Rev 11 Allen Wirfs-Brock" w:date="2012-10-21T17:27:00Z">
        <w:r>
          <w:t>t</w:t>
        </w:r>
      </w:ins>
      <w:ins w:id="39806" w:author="Rev 11 Allen Wirfs-Brock" w:date="2012-10-21T17:26:00Z">
        <w:r>
          <w:t xml:space="preserve"> </w:t>
        </w:r>
        <w:r>
          <w:rPr>
            <w:i/>
            <w:iCs/>
          </w:rPr>
          <w:t>k</w:t>
        </w:r>
        <w:r>
          <w:t xml:space="preserve"> be ToObject(</w:t>
        </w:r>
        <w:r>
          <w:rPr>
            <w:i/>
            <w:iCs/>
          </w:rPr>
          <w:t>key</w:t>
        </w:r>
        <w:r>
          <w:t>).</w:t>
        </w:r>
      </w:ins>
    </w:p>
    <w:p w:rsidR="00A57005" w:rsidRPr="00E77497" w:rsidRDefault="00A57005" w:rsidP="00A57005">
      <w:pPr>
        <w:pStyle w:val="Alg4"/>
        <w:numPr>
          <w:ilvl w:val="0"/>
          <w:numId w:val="1086"/>
        </w:numPr>
        <w:rPr>
          <w:ins w:id="39807" w:author="Rev 11 Allen Wirfs-Brock" w:date="2012-10-21T17:27:00Z"/>
        </w:rPr>
      </w:pPr>
      <w:ins w:id="39808" w:author="Rev 11 Allen Wirfs-Brock" w:date="2012-10-21T17:27:00Z">
        <w:r>
          <w:t>ReturnIfAbrupt(</w:t>
        </w:r>
        <w:r>
          <w:rPr>
            <w:i/>
          </w:rPr>
          <w:t>k</w:t>
        </w:r>
        <w:r>
          <w:t>).</w:t>
        </w:r>
      </w:ins>
    </w:p>
    <w:p w:rsidR="0075497F" w:rsidRDefault="0075497F" w:rsidP="0075497F">
      <w:pPr>
        <w:pStyle w:val="Alg4"/>
        <w:numPr>
          <w:ilvl w:val="0"/>
          <w:numId w:val="1086"/>
        </w:numPr>
        <w:rPr>
          <w:ins w:id="39809" w:author="Rev 11 Allen Wirfs-Brock" w:date="2012-10-21T17:20:00Z"/>
        </w:rPr>
      </w:pPr>
      <w:ins w:id="39810"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rsidR="0075497F" w:rsidRDefault="0075497F" w:rsidP="00A57005">
      <w:pPr>
        <w:pStyle w:val="Alg4"/>
        <w:numPr>
          <w:ilvl w:val="1"/>
          <w:numId w:val="1086"/>
        </w:numPr>
        <w:rPr>
          <w:ins w:id="39811" w:author="Rev 11 Allen Wirfs-Brock" w:date="2012-10-21T17:20:00Z"/>
        </w:rPr>
      </w:pPr>
      <w:ins w:id="39812" w:author="Rev 11 Allen Wirfs-Brock" w:date="2012-10-21T17:20:00Z">
        <w:r>
          <w:t>If SameValue(</w:t>
        </w:r>
        <w:r w:rsidRPr="00B5244C">
          <w:rPr>
            <w:i/>
          </w:rPr>
          <w:t>p</w:t>
        </w:r>
        <w:r>
          <w:t xml:space="preserve">.[[key]], </w:t>
        </w:r>
      </w:ins>
      <w:ins w:id="39813" w:author="Rev 11 Allen Wirfs-Brock" w:date="2012-10-21T17:30:00Z">
        <w:r w:rsidR="00A57005">
          <w:rPr>
            <w:i/>
            <w:iCs/>
          </w:rPr>
          <w:t>k</w:t>
        </w:r>
      </w:ins>
      <w:ins w:id="39814" w:author="Rev 11 Allen Wirfs-Brock" w:date="2012-10-21T17:20:00Z">
        <w:r>
          <w:t>), then</w:t>
        </w:r>
      </w:ins>
    </w:p>
    <w:p w:rsidR="0075497F" w:rsidRDefault="0075497F" w:rsidP="00A57005">
      <w:pPr>
        <w:pStyle w:val="Alg4"/>
        <w:numPr>
          <w:ilvl w:val="2"/>
          <w:numId w:val="1086"/>
        </w:numPr>
        <w:rPr>
          <w:ins w:id="39815" w:author="Rev 11 Allen Wirfs-Brock" w:date="2012-10-21T17:20:00Z"/>
        </w:rPr>
      </w:pPr>
      <w:ins w:id="39816" w:author="Rev 11 Allen Wirfs-Brock" w:date="2012-10-21T17:20:00Z">
        <w:r>
          <w:t xml:space="preserve">Set </w:t>
        </w:r>
        <w:r w:rsidRPr="0012412C">
          <w:rPr>
            <w:i/>
          </w:rPr>
          <w:t>p</w:t>
        </w:r>
        <w:r>
          <w:t xml:space="preserve">.[[key]] to </w:t>
        </w:r>
        <w:r w:rsidRPr="0012412C">
          <w:rPr>
            <w:rFonts w:ascii="Arial" w:hAnsi="Arial" w:cs="Arial"/>
          </w:rPr>
          <w:t>empty</w:t>
        </w:r>
        <w:r>
          <w:rPr>
            <w:i/>
          </w:rPr>
          <w:t>.</w:t>
        </w:r>
      </w:ins>
    </w:p>
    <w:p w:rsidR="0075497F" w:rsidRDefault="0075497F" w:rsidP="00A57005">
      <w:pPr>
        <w:pStyle w:val="Alg4"/>
        <w:numPr>
          <w:ilvl w:val="2"/>
          <w:numId w:val="1086"/>
        </w:numPr>
        <w:rPr>
          <w:ins w:id="39817" w:author="Rev 11 Allen Wirfs-Brock" w:date="2012-10-21T17:20:00Z"/>
        </w:rPr>
      </w:pPr>
      <w:ins w:id="39818" w:author="Rev 11 Allen Wirfs-Brock" w:date="2012-10-21T17:20:00Z">
        <w:r>
          <w:t xml:space="preserve">Set </w:t>
        </w:r>
        <w:r w:rsidRPr="0012412C">
          <w:rPr>
            <w:i/>
          </w:rPr>
          <w:t>p</w:t>
        </w:r>
        <w:r>
          <w:t xml:space="preserve">.[[value]] to </w:t>
        </w:r>
        <w:r w:rsidRPr="00B5244C">
          <w:rPr>
            <w:rFonts w:ascii="Arial" w:hAnsi="Arial" w:cs="Arial"/>
          </w:rPr>
          <w:t>empty</w:t>
        </w:r>
        <w:r>
          <w:rPr>
            <w:i/>
          </w:rPr>
          <w:t>.</w:t>
        </w:r>
      </w:ins>
    </w:p>
    <w:p w:rsidR="0075497F" w:rsidRDefault="0075497F" w:rsidP="00A57005">
      <w:pPr>
        <w:pStyle w:val="Alg4"/>
        <w:numPr>
          <w:ilvl w:val="2"/>
          <w:numId w:val="1086"/>
        </w:numPr>
        <w:spacing w:after="220"/>
        <w:contextualSpacing/>
        <w:rPr>
          <w:ins w:id="39819" w:author="Rev 11 Allen Wirfs-Brock" w:date="2012-10-21T17:20:00Z"/>
        </w:rPr>
      </w:pPr>
      <w:ins w:id="39820" w:author="Rev 11 Allen Wirfs-Brock" w:date="2012-10-21T17:20:00Z">
        <w:r>
          <w:t xml:space="preserve">Return </w:t>
        </w:r>
        <w:r>
          <w:rPr>
            <w:b/>
          </w:rPr>
          <w:t>true</w:t>
        </w:r>
        <w:r>
          <w:t>.</w:t>
        </w:r>
      </w:ins>
    </w:p>
    <w:p w:rsidR="0075497F" w:rsidRPr="00E77497" w:rsidRDefault="0075497F" w:rsidP="00A57005">
      <w:pPr>
        <w:pStyle w:val="Alg4"/>
        <w:numPr>
          <w:ilvl w:val="0"/>
          <w:numId w:val="1086"/>
        </w:numPr>
        <w:spacing w:after="220"/>
        <w:rPr>
          <w:ins w:id="39821" w:author="Rev 11 Allen Wirfs-Brock" w:date="2012-10-21T17:20:00Z"/>
        </w:rPr>
      </w:pPr>
      <w:ins w:id="39822" w:author="Rev 11 Allen Wirfs-Brock" w:date="2012-10-21T17:20:00Z">
        <w:r>
          <w:t xml:space="preserve">Return </w:t>
        </w:r>
        <w:r>
          <w:rPr>
            <w:b/>
          </w:rPr>
          <w:t>false</w:t>
        </w:r>
        <w:r>
          <w:t>.</w:t>
        </w:r>
      </w:ins>
    </w:p>
    <w:p w:rsidR="0075497F" w:rsidRPr="00E77497" w:rsidRDefault="0075497F" w:rsidP="00BB4005">
      <w:pPr>
        <w:pStyle w:val="Heading4"/>
        <w:numPr>
          <w:ilvl w:val="0"/>
          <w:numId w:val="0"/>
        </w:numPr>
        <w:rPr>
          <w:ins w:id="39823" w:author="Rev 11 Allen Wirfs-Brock" w:date="2012-10-21T17:20:00Z"/>
        </w:rPr>
      </w:pPr>
      <w:ins w:id="39824" w:author="Rev 11 Allen Wirfs-Brock" w:date="2012-10-21T17:20:00Z">
        <w:r w:rsidRPr="00E77497">
          <w:t>15.</w:t>
        </w:r>
        <w:r>
          <w:t>1</w:t>
        </w:r>
      </w:ins>
      <w:ins w:id="39825" w:author="Rev 11 Allen Wirfs-Brock" w:date="2012-10-21T17:28:00Z">
        <w:r w:rsidR="00A57005">
          <w:t>5</w:t>
        </w:r>
      </w:ins>
      <w:ins w:id="39826" w:author="Rev 11 Allen Wirfs-Brock" w:date="2012-10-21T17:20:00Z">
        <w:r w:rsidRPr="00E77497">
          <w:t>.</w:t>
        </w:r>
        <w:r>
          <w:t>5</w:t>
        </w:r>
        <w:r w:rsidRPr="00E77497">
          <w:t>.</w:t>
        </w:r>
      </w:ins>
      <w:ins w:id="39827" w:author="Rev 11 Allen Wirfs-Brock" w:date="2012-10-22T12:30:00Z">
        <w:r w:rsidR="00BB4005">
          <w:t>4</w:t>
        </w:r>
      </w:ins>
      <w:ins w:id="39828" w:author="Rev 11 Allen Wirfs-Brock" w:date="2012-10-21T17:20:00Z">
        <w:r w:rsidRPr="00E77497">
          <w:tab/>
        </w:r>
      </w:ins>
      <w:ins w:id="39829" w:author="Rev 11 Allen Wirfs-Brock" w:date="2012-10-21T17:29:00Z">
        <w:r w:rsidR="00A57005">
          <w:t>Weak</w:t>
        </w:r>
      </w:ins>
      <w:ins w:id="39830" w:author="Rev 11 Allen Wirfs-Brock" w:date="2012-10-21T17:20:00Z">
        <w:r>
          <w:t>Map</w:t>
        </w:r>
        <w:r w:rsidRPr="00E77497">
          <w:t>.prototype.</w:t>
        </w:r>
        <w:r>
          <w:t>get</w:t>
        </w:r>
        <w:r w:rsidRPr="00E77497">
          <w:t xml:space="preserve"> (</w:t>
        </w:r>
        <w:r>
          <w:t xml:space="preserve"> key</w:t>
        </w:r>
        <w:r w:rsidRPr="00E77497">
          <w:t xml:space="preserve"> )</w:t>
        </w:r>
      </w:ins>
    </w:p>
    <w:p w:rsidR="0075497F" w:rsidRPr="00E77497" w:rsidRDefault="0075497F" w:rsidP="0075497F">
      <w:pPr>
        <w:rPr>
          <w:ins w:id="39831" w:author="Rev 11 Allen Wirfs-Brock" w:date="2012-10-21T17:20:00Z"/>
        </w:rPr>
      </w:pPr>
      <w:ins w:id="39832" w:author="Rev 11 Allen Wirfs-Brock" w:date="2012-10-21T17:20:00Z">
        <w:r w:rsidRPr="00E77497">
          <w:t>The following steps are taken:</w:t>
        </w:r>
      </w:ins>
    </w:p>
    <w:p w:rsidR="0075497F" w:rsidRPr="00E77497" w:rsidRDefault="0075497F" w:rsidP="00A57005">
      <w:pPr>
        <w:pStyle w:val="Alg4"/>
        <w:numPr>
          <w:ilvl w:val="0"/>
          <w:numId w:val="1087"/>
        </w:numPr>
        <w:rPr>
          <w:ins w:id="39833" w:author="Rev 11 Allen Wirfs-Brock" w:date="2012-10-21T17:20:00Z"/>
        </w:rPr>
      </w:pPr>
      <w:ins w:id="39834"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the as its argument</w:t>
        </w:r>
        <w:r w:rsidRPr="00E77497">
          <w:t>.</w:t>
        </w:r>
      </w:ins>
    </w:p>
    <w:p w:rsidR="0075497F" w:rsidRPr="00E77497" w:rsidRDefault="0075497F" w:rsidP="00A57005">
      <w:pPr>
        <w:pStyle w:val="Alg4"/>
        <w:numPr>
          <w:ilvl w:val="0"/>
          <w:numId w:val="1087"/>
        </w:numPr>
        <w:rPr>
          <w:ins w:id="39835" w:author="Rev 11 Allen Wirfs-Brock" w:date="2012-10-21T17:20:00Z"/>
        </w:rPr>
      </w:pPr>
      <w:ins w:id="39836" w:author="Rev 11 Allen Wirfs-Brock" w:date="2012-10-21T17:20:00Z">
        <w:r>
          <w:t>ReturnIfAbrupt(</w:t>
        </w:r>
        <w:r w:rsidRPr="005E0048">
          <w:rPr>
            <w:i/>
          </w:rPr>
          <w:t>M</w:t>
        </w:r>
        <w:r>
          <w:t>).</w:t>
        </w:r>
      </w:ins>
    </w:p>
    <w:p w:rsidR="0075497F" w:rsidRDefault="0075497F" w:rsidP="00A57005">
      <w:pPr>
        <w:pStyle w:val="Alg4"/>
        <w:numPr>
          <w:ilvl w:val="0"/>
          <w:numId w:val="1087"/>
        </w:numPr>
        <w:rPr>
          <w:ins w:id="39837" w:author="Rev 11 Allen Wirfs-Brock" w:date="2012-10-21T17:20:00Z"/>
        </w:rPr>
      </w:pPr>
      <w:ins w:id="39838" w:author="Rev 11 Allen Wirfs-Brock" w:date="2012-10-21T17:20:00Z">
        <w:r>
          <w:t xml:space="preserve">If </w:t>
        </w:r>
        <w:r w:rsidRPr="007B0456">
          <w:rPr>
            <w:i/>
          </w:rPr>
          <w:t>M</w:t>
        </w:r>
        <w:r>
          <w:t xml:space="preserve"> does not have a [[</w:t>
        </w:r>
      </w:ins>
      <w:ins w:id="39839" w:author="Rev 11 Allen Wirfs-Brock" w:date="2012-10-21T17:28:00Z">
        <w:r w:rsidR="00A57005">
          <w:t>Weak</w:t>
        </w:r>
      </w:ins>
      <w:ins w:id="39840" w:author="Rev 11 Allen Wirfs-Brock" w:date="2012-10-21T17:20:00Z">
        <w:r>
          <w:t xml:space="preserve">MapData]] internal property throw a </w:t>
        </w:r>
        <w:r w:rsidRPr="007B0456">
          <w:rPr>
            <w:b/>
          </w:rPr>
          <w:t>TypeError</w:t>
        </w:r>
        <w:r>
          <w:t xml:space="preserve"> exception.</w:t>
        </w:r>
      </w:ins>
    </w:p>
    <w:p w:rsidR="0075497F" w:rsidRPr="00E77497" w:rsidRDefault="0075497F" w:rsidP="00A57005">
      <w:pPr>
        <w:pStyle w:val="Alg4"/>
        <w:numPr>
          <w:ilvl w:val="0"/>
          <w:numId w:val="1087"/>
        </w:numPr>
        <w:rPr>
          <w:ins w:id="39841" w:author="Rev 11 Allen Wirfs-Brock" w:date="2012-10-21T17:20:00Z"/>
        </w:rPr>
      </w:pPr>
      <w:ins w:id="39842" w:author="Rev 11 Allen Wirfs-Brock" w:date="2012-10-21T17:20:00Z">
        <w:r>
          <w:t xml:space="preserve">Let </w:t>
        </w:r>
        <w:r w:rsidRPr="007B0456">
          <w:rPr>
            <w:i/>
          </w:rPr>
          <w:t>entries</w:t>
        </w:r>
        <w:r>
          <w:t xml:space="preserve"> be the List that is the value of </w:t>
        </w:r>
        <w:r w:rsidRPr="007B0456">
          <w:rPr>
            <w:i/>
          </w:rPr>
          <w:t>M</w:t>
        </w:r>
        <w:r>
          <w:t>’s [[</w:t>
        </w:r>
      </w:ins>
      <w:ins w:id="39843" w:author="Rev 11 Allen Wirfs-Brock" w:date="2012-10-21T17:29:00Z">
        <w:r w:rsidR="00A57005">
          <w:t>Weak</w:t>
        </w:r>
      </w:ins>
      <w:ins w:id="39844" w:author="Rev 11 Allen Wirfs-Brock" w:date="2012-10-21T17:20:00Z">
        <w:r>
          <w:t>MapData]] internal property.</w:t>
        </w:r>
      </w:ins>
    </w:p>
    <w:p w:rsidR="00A57005" w:rsidRDefault="00A57005" w:rsidP="00A57005">
      <w:pPr>
        <w:pStyle w:val="Alg4"/>
        <w:numPr>
          <w:ilvl w:val="0"/>
          <w:numId w:val="1087"/>
        </w:numPr>
        <w:rPr>
          <w:ins w:id="39845" w:author="Rev 11 Allen Wirfs-Brock" w:date="2012-10-21T17:29:00Z"/>
        </w:rPr>
      </w:pPr>
      <w:ins w:id="39846" w:author="Rev 11 Allen Wirfs-Brock" w:date="2012-10-21T17:29:00Z">
        <w:r>
          <w:t xml:space="preserve">Let </w:t>
        </w:r>
        <w:r>
          <w:rPr>
            <w:i/>
            <w:iCs/>
          </w:rPr>
          <w:t>k</w:t>
        </w:r>
        <w:r>
          <w:t xml:space="preserve"> be ToObject(</w:t>
        </w:r>
        <w:r>
          <w:rPr>
            <w:i/>
            <w:iCs/>
          </w:rPr>
          <w:t>key</w:t>
        </w:r>
        <w:r>
          <w:t>).</w:t>
        </w:r>
      </w:ins>
    </w:p>
    <w:p w:rsidR="00A57005" w:rsidRPr="00E77497" w:rsidRDefault="00A57005" w:rsidP="00A57005">
      <w:pPr>
        <w:pStyle w:val="Alg4"/>
        <w:numPr>
          <w:ilvl w:val="0"/>
          <w:numId w:val="1087"/>
        </w:numPr>
        <w:rPr>
          <w:ins w:id="39847" w:author="Rev 11 Allen Wirfs-Brock" w:date="2012-10-21T17:29:00Z"/>
        </w:rPr>
      </w:pPr>
      <w:ins w:id="39848" w:author="Rev 11 Allen Wirfs-Brock" w:date="2012-10-21T17:29:00Z">
        <w:r>
          <w:t>ReturnIfAbrupt(</w:t>
        </w:r>
        <w:r>
          <w:rPr>
            <w:i/>
          </w:rPr>
          <w:t>k</w:t>
        </w:r>
        <w:r>
          <w:t>).</w:t>
        </w:r>
      </w:ins>
    </w:p>
    <w:p w:rsidR="0075497F" w:rsidRDefault="0075497F" w:rsidP="00A57005">
      <w:pPr>
        <w:pStyle w:val="Alg4"/>
        <w:numPr>
          <w:ilvl w:val="0"/>
          <w:numId w:val="1087"/>
        </w:numPr>
        <w:rPr>
          <w:ins w:id="39849" w:author="Rev 11 Allen Wirfs-Brock" w:date="2012-10-21T17:20:00Z"/>
        </w:rPr>
      </w:pPr>
      <w:ins w:id="39850"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rsidR="0075497F" w:rsidRDefault="0075497F" w:rsidP="00A57005">
      <w:pPr>
        <w:pStyle w:val="Alg4"/>
        <w:numPr>
          <w:ilvl w:val="1"/>
          <w:numId w:val="1087"/>
        </w:numPr>
        <w:rPr>
          <w:ins w:id="39851" w:author="Rev 11 Allen Wirfs-Brock" w:date="2012-10-21T17:20:00Z"/>
        </w:rPr>
      </w:pPr>
      <w:ins w:id="39852" w:author="Rev 11 Allen Wirfs-Brock" w:date="2012-10-21T17:20:00Z">
        <w:r>
          <w:t>If SameValue(</w:t>
        </w:r>
        <w:r w:rsidRPr="007B0456">
          <w:rPr>
            <w:i/>
          </w:rPr>
          <w:t>p</w:t>
        </w:r>
        <w:r>
          <w:t xml:space="preserve">.[[key]], </w:t>
        </w:r>
      </w:ins>
      <w:ins w:id="39853" w:author="Rev 11 Allen Wirfs-Brock" w:date="2012-10-21T17:30:00Z">
        <w:r w:rsidR="00A57005">
          <w:rPr>
            <w:i/>
            <w:iCs/>
          </w:rPr>
          <w:t>k</w:t>
        </w:r>
      </w:ins>
      <w:ins w:id="39854" w:author="Rev 11 Allen Wirfs-Brock" w:date="2012-10-21T17:20:00Z">
        <w:r>
          <w:t xml:space="preserve">), then return </w:t>
        </w:r>
        <w:r w:rsidRPr="007B0456">
          <w:rPr>
            <w:i/>
          </w:rPr>
          <w:t>p</w:t>
        </w:r>
        <w:r>
          <w:t>.[[value]]</w:t>
        </w:r>
      </w:ins>
    </w:p>
    <w:p w:rsidR="0075497F" w:rsidRPr="00E77497" w:rsidRDefault="0075497F" w:rsidP="00A57005">
      <w:pPr>
        <w:pStyle w:val="Alg4"/>
        <w:numPr>
          <w:ilvl w:val="0"/>
          <w:numId w:val="1087"/>
        </w:numPr>
        <w:spacing w:after="220"/>
        <w:rPr>
          <w:ins w:id="39855" w:author="Rev 11 Allen Wirfs-Brock" w:date="2012-10-21T17:20:00Z"/>
        </w:rPr>
      </w:pPr>
      <w:ins w:id="39856" w:author="Rev 11 Allen Wirfs-Brock" w:date="2012-10-21T17:20:00Z">
        <w:r>
          <w:t xml:space="preserve">Return </w:t>
        </w:r>
        <w:r w:rsidRPr="007B0456">
          <w:rPr>
            <w:b/>
          </w:rPr>
          <w:t>undefined</w:t>
        </w:r>
        <w:r>
          <w:t>.</w:t>
        </w:r>
      </w:ins>
    </w:p>
    <w:p w:rsidR="0075497F" w:rsidRPr="00E77497" w:rsidRDefault="0075497F" w:rsidP="0075497F">
      <w:pPr>
        <w:pStyle w:val="Heading4"/>
        <w:numPr>
          <w:ilvl w:val="0"/>
          <w:numId w:val="0"/>
        </w:numPr>
        <w:rPr>
          <w:ins w:id="39857" w:author="Rev 11 Allen Wirfs-Brock" w:date="2012-10-21T17:20:00Z"/>
        </w:rPr>
      </w:pPr>
      <w:ins w:id="39858" w:author="Rev 11 Allen Wirfs-Brock" w:date="2012-10-21T17:20:00Z">
        <w:r w:rsidRPr="00E77497">
          <w:t>15.</w:t>
        </w:r>
        <w:r>
          <w:t>14</w:t>
        </w:r>
        <w:r w:rsidRPr="00E77497">
          <w:t>.</w:t>
        </w:r>
        <w:r>
          <w:t>5</w:t>
        </w:r>
        <w:r w:rsidRPr="00E77497">
          <w:t>.</w:t>
        </w:r>
        <w:r>
          <w:t>5</w:t>
        </w:r>
        <w:r w:rsidRPr="00E77497">
          <w:tab/>
        </w:r>
        <w:r>
          <w:t>Map</w:t>
        </w:r>
        <w:r w:rsidRPr="00E77497">
          <w:t>.prototype.</w:t>
        </w:r>
        <w:r>
          <w:t>has</w:t>
        </w:r>
        <w:r w:rsidRPr="00E77497">
          <w:t xml:space="preserve"> ( </w:t>
        </w:r>
        <w:r>
          <w:t xml:space="preserve">key </w:t>
        </w:r>
        <w:r w:rsidRPr="00E77497">
          <w:t>)</w:t>
        </w:r>
      </w:ins>
    </w:p>
    <w:p w:rsidR="0075497F" w:rsidRPr="00E77497" w:rsidRDefault="0075497F" w:rsidP="0075497F">
      <w:pPr>
        <w:rPr>
          <w:ins w:id="39859" w:author="Rev 11 Allen Wirfs-Brock" w:date="2012-10-21T17:20:00Z"/>
        </w:rPr>
      </w:pPr>
      <w:ins w:id="39860" w:author="Rev 11 Allen Wirfs-Brock" w:date="2012-10-21T17:20:00Z">
        <w:r w:rsidRPr="00E77497">
          <w:t>The following steps are taken:</w:t>
        </w:r>
      </w:ins>
    </w:p>
    <w:p w:rsidR="0075497F" w:rsidRPr="00E77497" w:rsidRDefault="0075497F" w:rsidP="00A57005">
      <w:pPr>
        <w:pStyle w:val="Alg4"/>
        <w:numPr>
          <w:ilvl w:val="0"/>
          <w:numId w:val="1088"/>
        </w:numPr>
        <w:rPr>
          <w:ins w:id="39861" w:author="Rev 11 Allen Wirfs-Brock" w:date="2012-10-21T17:20:00Z"/>
        </w:rPr>
      </w:pPr>
      <w:ins w:id="39862"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5497F" w:rsidRPr="00E77497" w:rsidRDefault="0075497F" w:rsidP="00A57005">
      <w:pPr>
        <w:pStyle w:val="Alg4"/>
        <w:numPr>
          <w:ilvl w:val="0"/>
          <w:numId w:val="1088"/>
        </w:numPr>
        <w:rPr>
          <w:ins w:id="39863" w:author="Rev 11 Allen Wirfs-Brock" w:date="2012-10-21T17:20:00Z"/>
        </w:rPr>
      </w:pPr>
      <w:ins w:id="39864" w:author="Rev 11 Allen Wirfs-Brock" w:date="2012-10-21T17:20:00Z">
        <w:r>
          <w:t>ReturnIfAbrupt(</w:t>
        </w:r>
        <w:r w:rsidRPr="005E0048">
          <w:rPr>
            <w:i/>
          </w:rPr>
          <w:t>M</w:t>
        </w:r>
        <w:r>
          <w:t>).</w:t>
        </w:r>
      </w:ins>
    </w:p>
    <w:p w:rsidR="0075497F" w:rsidRDefault="0075497F" w:rsidP="00A57005">
      <w:pPr>
        <w:pStyle w:val="Alg4"/>
        <w:numPr>
          <w:ilvl w:val="0"/>
          <w:numId w:val="1088"/>
        </w:numPr>
        <w:rPr>
          <w:ins w:id="39865" w:author="Rev 11 Allen Wirfs-Brock" w:date="2012-10-21T17:20:00Z"/>
        </w:rPr>
      </w:pPr>
      <w:ins w:id="39866" w:author="Rev 11 Allen Wirfs-Brock" w:date="2012-10-21T17:20:00Z">
        <w:r>
          <w:t xml:space="preserve">If </w:t>
        </w:r>
        <w:r w:rsidRPr="00B5244C">
          <w:rPr>
            <w:i/>
          </w:rPr>
          <w:t>M</w:t>
        </w:r>
        <w:r>
          <w:t xml:space="preserve"> does not have a [[</w:t>
        </w:r>
      </w:ins>
      <w:ins w:id="39867" w:author="Rev 11 Allen Wirfs-Brock" w:date="2012-10-21T17:31:00Z">
        <w:r w:rsidR="00A57005">
          <w:t>WeakMapData</w:t>
        </w:r>
      </w:ins>
      <w:ins w:id="39868" w:author="Rev 11 Allen Wirfs-Brock" w:date="2012-10-21T17:20:00Z">
        <w:r>
          <w:t xml:space="preserve">]] internal property throw a </w:t>
        </w:r>
        <w:r w:rsidRPr="00B5244C">
          <w:rPr>
            <w:b/>
          </w:rPr>
          <w:t>TypeError</w:t>
        </w:r>
        <w:r>
          <w:t xml:space="preserve"> exception.</w:t>
        </w:r>
      </w:ins>
    </w:p>
    <w:p w:rsidR="0075497F" w:rsidRPr="00E77497" w:rsidRDefault="0075497F" w:rsidP="00A57005">
      <w:pPr>
        <w:pStyle w:val="Alg4"/>
        <w:numPr>
          <w:ilvl w:val="0"/>
          <w:numId w:val="1088"/>
        </w:numPr>
        <w:rPr>
          <w:ins w:id="39869" w:author="Rev 11 Allen Wirfs-Brock" w:date="2012-10-21T17:20:00Z"/>
        </w:rPr>
      </w:pPr>
      <w:ins w:id="39870" w:author="Rev 11 Allen Wirfs-Brock" w:date="2012-10-21T17:20:00Z">
        <w:r>
          <w:t xml:space="preserve">Let </w:t>
        </w:r>
        <w:r w:rsidRPr="00B5244C">
          <w:rPr>
            <w:i/>
          </w:rPr>
          <w:t>entries</w:t>
        </w:r>
        <w:r>
          <w:t xml:space="preserve"> be the List that is the value of </w:t>
        </w:r>
        <w:r w:rsidRPr="00B5244C">
          <w:rPr>
            <w:i/>
          </w:rPr>
          <w:t>M</w:t>
        </w:r>
        <w:r>
          <w:t>’s [[</w:t>
        </w:r>
      </w:ins>
      <w:ins w:id="39871" w:author="Rev 11 Allen Wirfs-Brock" w:date="2012-10-21T17:31:00Z">
        <w:r w:rsidR="00A57005">
          <w:t>WeakMapData</w:t>
        </w:r>
      </w:ins>
      <w:ins w:id="39872" w:author="Rev 11 Allen Wirfs-Brock" w:date="2012-10-21T17:20:00Z">
        <w:r>
          <w:t>]] internal property.</w:t>
        </w:r>
      </w:ins>
    </w:p>
    <w:p w:rsidR="00A57005" w:rsidRDefault="00A57005" w:rsidP="00A57005">
      <w:pPr>
        <w:pStyle w:val="Alg4"/>
        <w:numPr>
          <w:ilvl w:val="0"/>
          <w:numId w:val="1088"/>
        </w:numPr>
        <w:rPr>
          <w:ins w:id="39873" w:author="Rev 11 Allen Wirfs-Brock" w:date="2012-10-21T17:30:00Z"/>
        </w:rPr>
      </w:pPr>
      <w:ins w:id="39874" w:author="Rev 11 Allen Wirfs-Brock" w:date="2012-10-21T17:30:00Z">
        <w:r>
          <w:t xml:space="preserve">Let </w:t>
        </w:r>
        <w:r>
          <w:rPr>
            <w:i/>
            <w:iCs/>
          </w:rPr>
          <w:t>k</w:t>
        </w:r>
        <w:r>
          <w:t xml:space="preserve"> be ToObject(</w:t>
        </w:r>
        <w:r>
          <w:rPr>
            <w:i/>
            <w:iCs/>
          </w:rPr>
          <w:t>key</w:t>
        </w:r>
        <w:r>
          <w:t>).</w:t>
        </w:r>
      </w:ins>
    </w:p>
    <w:p w:rsidR="00A57005" w:rsidRPr="00E77497" w:rsidRDefault="00A57005" w:rsidP="00A57005">
      <w:pPr>
        <w:pStyle w:val="Alg4"/>
        <w:numPr>
          <w:ilvl w:val="0"/>
          <w:numId w:val="1088"/>
        </w:numPr>
        <w:rPr>
          <w:ins w:id="39875" w:author="Rev 11 Allen Wirfs-Brock" w:date="2012-10-21T17:30:00Z"/>
        </w:rPr>
      </w:pPr>
      <w:ins w:id="39876" w:author="Rev 11 Allen Wirfs-Brock" w:date="2012-10-21T17:30:00Z">
        <w:r>
          <w:t>ReturnIfAbrupt(</w:t>
        </w:r>
        <w:r>
          <w:rPr>
            <w:i/>
          </w:rPr>
          <w:t>k</w:t>
        </w:r>
        <w:r>
          <w:t>).</w:t>
        </w:r>
      </w:ins>
    </w:p>
    <w:p w:rsidR="0075497F" w:rsidRPr="007B0456" w:rsidRDefault="0075497F" w:rsidP="00A57005">
      <w:pPr>
        <w:pStyle w:val="Alg4"/>
        <w:numPr>
          <w:ilvl w:val="0"/>
          <w:numId w:val="1088"/>
        </w:numPr>
        <w:rPr>
          <w:ins w:id="39877" w:author="Rev 11 Allen Wirfs-Brock" w:date="2012-10-21T17:20:00Z"/>
        </w:rPr>
      </w:pPr>
      <w:ins w:id="39878"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rsidR="0075497F" w:rsidRDefault="0075497F" w:rsidP="00A57005">
      <w:pPr>
        <w:pStyle w:val="Alg4"/>
        <w:numPr>
          <w:ilvl w:val="1"/>
          <w:numId w:val="1088"/>
        </w:numPr>
        <w:rPr>
          <w:ins w:id="39879" w:author="Rev 11 Allen Wirfs-Brock" w:date="2012-10-21T17:20:00Z"/>
        </w:rPr>
      </w:pPr>
      <w:ins w:id="39880" w:author="Rev 11 Allen Wirfs-Brock" w:date="2012-10-21T17:20:00Z">
        <w:r w:rsidRPr="00B5244C">
          <w:t>If SameValue</w:t>
        </w:r>
        <w:r>
          <w:t>(</w:t>
        </w:r>
        <w:r w:rsidRPr="007B0456">
          <w:rPr>
            <w:i/>
          </w:rPr>
          <w:t>p</w:t>
        </w:r>
        <w:r>
          <w:t xml:space="preserve">.[[key]], </w:t>
        </w:r>
      </w:ins>
      <w:ins w:id="39881" w:author="Rev 11 Allen Wirfs-Brock" w:date="2012-10-21T17:30:00Z">
        <w:r w:rsidR="00A57005">
          <w:rPr>
            <w:i/>
            <w:iCs/>
          </w:rPr>
          <w:t>k</w:t>
        </w:r>
      </w:ins>
      <w:ins w:id="39882" w:author="Rev 11 Allen Wirfs-Brock" w:date="2012-10-21T17:20:00Z">
        <w:r>
          <w:t xml:space="preserve">), then return </w:t>
        </w:r>
        <w:r w:rsidRPr="007B0456">
          <w:rPr>
            <w:b/>
          </w:rPr>
          <w:t>true</w:t>
        </w:r>
        <w:r w:rsidRPr="007B0456">
          <w:rPr>
            <w:i/>
          </w:rPr>
          <w:t>.</w:t>
        </w:r>
      </w:ins>
    </w:p>
    <w:p w:rsidR="0075497F" w:rsidRPr="00E77497" w:rsidRDefault="0075497F" w:rsidP="00A57005">
      <w:pPr>
        <w:pStyle w:val="Alg4"/>
        <w:numPr>
          <w:ilvl w:val="0"/>
          <w:numId w:val="1088"/>
        </w:numPr>
        <w:spacing w:after="220"/>
        <w:rPr>
          <w:ins w:id="39883" w:author="Rev 11 Allen Wirfs-Brock" w:date="2012-10-21T17:20:00Z"/>
        </w:rPr>
      </w:pPr>
      <w:ins w:id="39884" w:author="Rev 11 Allen Wirfs-Brock" w:date="2012-10-21T17:20:00Z">
        <w:r>
          <w:t xml:space="preserve">Return </w:t>
        </w:r>
        <w:r>
          <w:rPr>
            <w:b/>
          </w:rPr>
          <w:t>false</w:t>
        </w:r>
        <w:r>
          <w:t>.</w:t>
        </w:r>
      </w:ins>
    </w:p>
    <w:p w:rsidR="0075497F" w:rsidRPr="00E77497" w:rsidRDefault="0075497F" w:rsidP="00A57005">
      <w:pPr>
        <w:pStyle w:val="Heading4"/>
        <w:numPr>
          <w:ilvl w:val="0"/>
          <w:numId w:val="0"/>
        </w:numPr>
        <w:rPr>
          <w:ins w:id="39885" w:author="Rev 11 Allen Wirfs-Brock" w:date="2012-10-21T17:20:00Z"/>
        </w:rPr>
      </w:pPr>
      <w:ins w:id="39886" w:author="Rev 11 Allen Wirfs-Brock" w:date="2012-10-21T17:20:00Z">
        <w:r w:rsidRPr="00E77497">
          <w:t>15.</w:t>
        </w:r>
        <w:r>
          <w:t>14</w:t>
        </w:r>
        <w:r w:rsidRPr="00E77497">
          <w:t>.</w:t>
        </w:r>
        <w:r>
          <w:t>5</w:t>
        </w:r>
        <w:r w:rsidRPr="00E77497">
          <w:t>.</w:t>
        </w:r>
      </w:ins>
      <w:ins w:id="39887" w:author="Rev 11 Allen Wirfs-Brock" w:date="2012-10-21T17:34:00Z">
        <w:r w:rsidR="00A57005">
          <w:t>6</w:t>
        </w:r>
      </w:ins>
      <w:ins w:id="39888" w:author="Rev 11 Allen Wirfs-Brock" w:date="2012-10-21T17:20:00Z">
        <w:r w:rsidRPr="00E77497">
          <w:tab/>
        </w:r>
        <w:r>
          <w:t>Map</w:t>
        </w:r>
        <w:r w:rsidRPr="00E77497">
          <w:t>.prototype.</w:t>
        </w:r>
        <w:r>
          <w:t>set</w:t>
        </w:r>
        <w:r w:rsidRPr="00E77497">
          <w:t xml:space="preserve"> ( </w:t>
        </w:r>
        <w:r>
          <w:t xml:space="preserve">key , value </w:t>
        </w:r>
        <w:r w:rsidRPr="00E77497">
          <w:t>)</w:t>
        </w:r>
      </w:ins>
    </w:p>
    <w:p w:rsidR="0075497F" w:rsidRPr="00E77497" w:rsidRDefault="0075497F" w:rsidP="0075497F">
      <w:pPr>
        <w:rPr>
          <w:ins w:id="39889" w:author="Rev 11 Allen Wirfs-Brock" w:date="2012-10-21T17:20:00Z"/>
        </w:rPr>
      </w:pPr>
      <w:ins w:id="39890" w:author="Rev 11 Allen Wirfs-Brock" w:date="2012-10-21T17:20:00Z">
        <w:r w:rsidRPr="00E77497">
          <w:t>The following steps are taken:</w:t>
        </w:r>
      </w:ins>
    </w:p>
    <w:p w:rsidR="0075497F" w:rsidRPr="00E77497" w:rsidRDefault="0075497F" w:rsidP="00A57005">
      <w:pPr>
        <w:pStyle w:val="Alg4"/>
        <w:numPr>
          <w:ilvl w:val="0"/>
          <w:numId w:val="1089"/>
        </w:numPr>
        <w:rPr>
          <w:ins w:id="39891" w:author="Rev 11 Allen Wirfs-Brock" w:date="2012-10-21T17:20:00Z"/>
        </w:rPr>
      </w:pPr>
      <w:ins w:id="39892"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5497F" w:rsidRPr="00E77497" w:rsidRDefault="0075497F" w:rsidP="00A57005">
      <w:pPr>
        <w:pStyle w:val="Alg4"/>
        <w:numPr>
          <w:ilvl w:val="0"/>
          <w:numId w:val="1089"/>
        </w:numPr>
        <w:rPr>
          <w:ins w:id="39893" w:author="Rev 11 Allen Wirfs-Brock" w:date="2012-10-21T17:20:00Z"/>
        </w:rPr>
      </w:pPr>
      <w:ins w:id="39894" w:author="Rev 11 Allen Wirfs-Brock" w:date="2012-10-21T17:20:00Z">
        <w:r>
          <w:t>ReturnIfAbrupt(</w:t>
        </w:r>
        <w:r w:rsidRPr="005E0048">
          <w:rPr>
            <w:i/>
          </w:rPr>
          <w:t>M</w:t>
        </w:r>
        <w:r>
          <w:t>).</w:t>
        </w:r>
      </w:ins>
    </w:p>
    <w:p w:rsidR="0075497F" w:rsidRDefault="0075497F" w:rsidP="00A57005">
      <w:pPr>
        <w:pStyle w:val="Alg4"/>
        <w:numPr>
          <w:ilvl w:val="0"/>
          <w:numId w:val="1089"/>
        </w:numPr>
        <w:rPr>
          <w:ins w:id="39895" w:author="Rev 11 Allen Wirfs-Brock" w:date="2012-10-21T17:20:00Z"/>
        </w:rPr>
      </w:pPr>
      <w:ins w:id="39896" w:author="Rev 11 Allen Wirfs-Brock" w:date="2012-10-21T17:20:00Z">
        <w:r>
          <w:t xml:space="preserve">If </w:t>
        </w:r>
        <w:r w:rsidRPr="00B5244C">
          <w:rPr>
            <w:i/>
          </w:rPr>
          <w:t>M</w:t>
        </w:r>
        <w:r>
          <w:t xml:space="preserve"> does not have a [[</w:t>
        </w:r>
      </w:ins>
      <w:ins w:id="39897" w:author="Rev 11 Allen Wirfs-Brock" w:date="2012-10-21T17:31:00Z">
        <w:r w:rsidR="00A57005">
          <w:t>WeakMapData</w:t>
        </w:r>
      </w:ins>
      <w:ins w:id="39898" w:author="Rev 11 Allen Wirfs-Brock" w:date="2012-10-21T17:20:00Z">
        <w:r>
          <w:t xml:space="preserve">]] internal property throw a </w:t>
        </w:r>
        <w:r w:rsidRPr="00B5244C">
          <w:rPr>
            <w:b/>
          </w:rPr>
          <w:t>TypeError</w:t>
        </w:r>
        <w:r>
          <w:t xml:space="preserve"> exception.</w:t>
        </w:r>
      </w:ins>
    </w:p>
    <w:p w:rsidR="0075497F" w:rsidRPr="00E77497" w:rsidRDefault="0075497F" w:rsidP="00A57005">
      <w:pPr>
        <w:pStyle w:val="Alg4"/>
        <w:numPr>
          <w:ilvl w:val="0"/>
          <w:numId w:val="1089"/>
        </w:numPr>
        <w:rPr>
          <w:ins w:id="39899" w:author="Rev 11 Allen Wirfs-Brock" w:date="2012-10-21T17:20:00Z"/>
        </w:rPr>
      </w:pPr>
      <w:ins w:id="39900" w:author="Rev 11 Allen Wirfs-Brock" w:date="2012-10-21T17:20:00Z">
        <w:r>
          <w:t xml:space="preserve">Let </w:t>
        </w:r>
        <w:r w:rsidRPr="00B5244C">
          <w:rPr>
            <w:i/>
          </w:rPr>
          <w:t>entries</w:t>
        </w:r>
        <w:r>
          <w:t xml:space="preserve"> be the List that is the value of </w:t>
        </w:r>
        <w:r w:rsidRPr="00B5244C">
          <w:rPr>
            <w:i/>
          </w:rPr>
          <w:t>M</w:t>
        </w:r>
        <w:r>
          <w:t>’s [[</w:t>
        </w:r>
      </w:ins>
      <w:ins w:id="39901" w:author="Rev 11 Allen Wirfs-Brock" w:date="2012-10-21T17:31:00Z">
        <w:r w:rsidR="00A57005">
          <w:t>WeakMapData</w:t>
        </w:r>
      </w:ins>
      <w:ins w:id="39902" w:author="Rev 11 Allen Wirfs-Brock" w:date="2012-10-21T17:20:00Z">
        <w:r>
          <w:t>]] internal property.</w:t>
        </w:r>
      </w:ins>
    </w:p>
    <w:p w:rsidR="00A57005" w:rsidRDefault="00A57005" w:rsidP="00A57005">
      <w:pPr>
        <w:pStyle w:val="Alg4"/>
        <w:numPr>
          <w:ilvl w:val="0"/>
          <w:numId w:val="1089"/>
        </w:numPr>
        <w:rPr>
          <w:ins w:id="39903" w:author="Rev 11 Allen Wirfs-Brock" w:date="2012-10-21T17:32:00Z"/>
        </w:rPr>
      </w:pPr>
      <w:ins w:id="39904" w:author="Rev 11 Allen Wirfs-Brock" w:date="2012-10-21T17:32:00Z">
        <w:r>
          <w:t xml:space="preserve">Let </w:t>
        </w:r>
        <w:r>
          <w:rPr>
            <w:i/>
            <w:iCs/>
          </w:rPr>
          <w:t>k</w:t>
        </w:r>
        <w:r>
          <w:t xml:space="preserve"> be ToObject(</w:t>
        </w:r>
        <w:r>
          <w:rPr>
            <w:i/>
            <w:iCs/>
          </w:rPr>
          <w:t>key</w:t>
        </w:r>
        <w:r>
          <w:t>).</w:t>
        </w:r>
      </w:ins>
    </w:p>
    <w:p w:rsidR="00A57005" w:rsidRPr="00E77497" w:rsidRDefault="00A57005" w:rsidP="00A57005">
      <w:pPr>
        <w:pStyle w:val="Alg4"/>
        <w:numPr>
          <w:ilvl w:val="0"/>
          <w:numId w:val="1089"/>
        </w:numPr>
        <w:rPr>
          <w:ins w:id="39905" w:author="Rev 11 Allen Wirfs-Brock" w:date="2012-10-21T17:32:00Z"/>
        </w:rPr>
      </w:pPr>
      <w:ins w:id="39906" w:author="Rev 11 Allen Wirfs-Brock" w:date="2012-10-21T17:32:00Z">
        <w:r>
          <w:t>ReturnIfAbrupt(</w:t>
        </w:r>
        <w:r>
          <w:rPr>
            <w:i/>
          </w:rPr>
          <w:t>k</w:t>
        </w:r>
        <w:r>
          <w:t>).</w:t>
        </w:r>
      </w:ins>
    </w:p>
    <w:p w:rsidR="0075497F" w:rsidRDefault="0075497F" w:rsidP="00A57005">
      <w:pPr>
        <w:pStyle w:val="Alg4"/>
        <w:numPr>
          <w:ilvl w:val="0"/>
          <w:numId w:val="1089"/>
        </w:numPr>
        <w:rPr>
          <w:ins w:id="39907" w:author="Rev 11 Allen Wirfs-Brock" w:date="2012-10-21T17:20:00Z"/>
        </w:rPr>
      </w:pPr>
      <w:ins w:id="39908"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rsidR="0075497F" w:rsidRDefault="0075497F" w:rsidP="00A57005">
      <w:pPr>
        <w:pStyle w:val="Alg4"/>
        <w:numPr>
          <w:ilvl w:val="1"/>
          <w:numId w:val="1089"/>
        </w:numPr>
        <w:rPr>
          <w:ins w:id="39909" w:author="Rev 11 Allen Wirfs-Brock" w:date="2012-10-21T17:20:00Z"/>
        </w:rPr>
      </w:pPr>
      <w:ins w:id="39910" w:author="Rev 11 Allen Wirfs-Brock" w:date="2012-10-21T17:20:00Z">
        <w:r>
          <w:t>If SameValue(</w:t>
        </w:r>
        <w:r w:rsidRPr="00B5244C">
          <w:rPr>
            <w:i/>
          </w:rPr>
          <w:t>p</w:t>
        </w:r>
        <w:r>
          <w:t xml:space="preserve">.[[key]], </w:t>
        </w:r>
        <w:r w:rsidRPr="00B5244C">
          <w:rPr>
            <w:i/>
          </w:rPr>
          <w:t>key</w:t>
        </w:r>
        <w:r>
          <w:t>), then</w:t>
        </w:r>
      </w:ins>
    </w:p>
    <w:p w:rsidR="0075497F" w:rsidRDefault="0075497F" w:rsidP="00A57005">
      <w:pPr>
        <w:pStyle w:val="Alg4"/>
        <w:numPr>
          <w:ilvl w:val="2"/>
          <w:numId w:val="1089"/>
        </w:numPr>
        <w:rPr>
          <w:ins w:id="39911" w:author="Rev 11 Allen Wirfs-Brock" w:date="2012-10-21T17:20:00Z"/>
        </w:rPr>
      </w:pPr>
      <w:ins w:id="39912" w:author="Rev 11 Allen Wirfs-Brock" w:date="2012-10-21T17:20:00Z">
        <w:r>
          <w:t xml:space="preserve">Set </w:t>
        </w:r>
        <w:r w:rsidRPr="0012412C">
          <w:rPr>
            <w:i/>
          </w:rPr>
          <w:t>p</w:t>
        </w:r>
        <w:r>
          <w:t xml:space="preserve">.[[value]] to </w:t>
        </w:r>
        <w:r w:rsidRPr="0012412C">
          <w:rPr>
            <w:i/>
          </w:rPr>
          <w:t>value</w:t>
        </w:r>
        <w:r>
          <w:rPr>
            <w:i/>
          </w:rPr>
          <w:t>.</w:t>
        </w:r>
      </w:ins>
    </w:p>
    <w:p w:rsidR="0075497F" w:rsidRDefault="0075497F" w:rsidP="00A57005">
      <w:pPr>
        <w:pStyle w:val="Alg4"/>
        <w:numPr>
          <w:ilvl w:val="2"/>
          <w:numId w:val="1089"/>
        </w:numPr>
        <w:spacing w:after="220"/>
        <w:contextualSpacing/>
        <w:rPr>
          <w:ins w:id="39913" w:author="Rev 11 Allen Wirfs-Brock" w:date="2012-10-21T17:20:00Z"/>
        </w:rPr>
      </w:pPr>
      <w:ins w:id="39914" w:author="Rev 11 Allen Wirfs-Brock" w:date="2012-10-21T17:20:00Z">
        <w:r>
          <w:t xml:space="preserve">Return </w:t>
        </w:r>
        <w:r w:rsidRPr="00B5244C">
          <w:rPr>
            <w:b/>
          </w:rPr>
          <w:t>undefined</w:t>
        </w:r>
        <w:r>
          <w:t>.</w:t>
        </w:r>
      </w:ins>
    </w:p>
    <w:p w:rsidR="0075497F" w:rsidRDefault="0075497F" w:rsidP="00A57005">
      <w:pPr>
        <w:pStyle w:val="Alg4"/>
        <w:numPr>
          <w:ilvl w:val="0"/>
          <w:numId w:val="1089"/>
        </w:numPr>
        <w:spacing w:after="220"/>
        <w:contextualSpacing/>
        <w:rPr>
          <w:ins w:id="39915" w:author="Rev 11 Allen Wirfs-Brock" w:date="2012-10-21T17:20:00Z"/>
        </w:rPr>
      </w:pPr>
      <w:ins w:id="39916" w:author="Rev 11 Allen Wirfs-Brock" w:date="2012-10-21T17:20:00Z">
        <w:r>
          <w:t xml:space="preserve">Let </w:t>
        </w:r>
        <w:r w:rsidRPr="00DE2737">
          <w:rPr>
            <w:i/>
            <w:iCs/>
          </w:rPr>
          <w:t>p</w:t>
        </w:r>
        <w:r>
          <w:t xml:space="preserve"> be the Record {[[key]]: </w:t>
        </w:r>
      </w:ins>
      <w:ins w:id="39917" w:author="Rev 11 Allen Wirfs-Brock" w:date="2012-10-21T17:32:00Z">
        <w:r w:rsidR="00A57005">
          <w:rPr>
            <w:i/>
            <w:iCs/>
          </w:rPr>
          <w:t>k</w:t>
        </w:r>
      </w:ins>
      <w:ins w:id="39918" w:author="Rev 11 Allen Wirfs-Brock" w:date="2012-10-21T17:20:00Z">
        <w:r>
          <w:t xml:space="preserve">, [[value]]: </w:t>
        </w:r>
        <w:r w:rsidRPr="008E3DC8">
          <w:rPr>
            <w:i/>
          </w:rPr>
          <w:t>value</w:t>
        </w:r>
        <w:r>
          <w:t>}</w:t>
        </w:r>
      </w:ins>
    </w:p>
    <w:p w:rsidR="0075497F" w:rsidRDefault="0075497F" w:rsidP="00A57005">
      <w:pPr>
        <w:pStyle w:val="Alg4"/>
        <w:numPr>
          <w:ilvl w:val="0"/>
          <w:numId w:val="1089"/>
        </w:numPr>
        <w:spacing w:after="220"/>
        <w:contextualSpacing/>
        <w:rPr>
          <w:ins w:id="39919" w:author="Rev 11 Allen Wirfs-Brock" w:date="2012-10-21T17:20:00Z"/>
        </w:rPr>
      </w:pPr>
      <w:ins w:id="39920" w:author="Rev 11 Allen Wirfs-Brock" w:date="2012-10-21T17:20:00Z">
        <w:r>
          <w:lastRenderedPageBreak/>
          <w:t xml:space="preserve">Append </w:t>
        </w:r>
        <w:r w:rsidRPr="0012412C">
          <w:rPr>
            <w:i/>
          </w:rPr>
          <w:t>p</w:t>
        </w:r>
        <w:r>
          <w:t xml:space="preserve"> as the last element of </w:t>
        </w:r>
        <w:r w:rsidRPr="0012412C">
          <w:rPr>
            <w:i/>
          </w:rPr>
          <w:t>entries</w:t>
        </w:r>
        <w:r>
          <w:t>.</w:t>
        </w:r>
      </w:ins>
    </w:p>
    <w:p w:rsidR="0075497F" w:rsidRPr="00E77497" w:rsidRDefault="0075497F" w:rsidP="00A57005">
      <w:pPr>
        <w:pStyle w:val="Alg4"/>
        <w:numPr>
          <w:ilvl w:val="0"/>
          <w:numId w:val="1089"/>
        </w:numPr>
        <w:spacing w:after="220"/>
        <w:rPr>
          <w:ins w:id="39921" w:author="Rev 11 Allen Wirfs-Brock" w:date="2012-10-21T17:20:00Z"/>
        </w:rPr>
      </w:pPr>
      <w:ins w:id="39922" w:author="Rev 11 Allen Wirfs-Brock" w:date="2012-10-21T17:20:00Z">
        <w:r>
          <w:t xml:space="preserve">Return </w:t>
        </w:r>
        <w:r>
          <w:rPr>
            <w:b/>
          </w:rPr>
          <w:t>undefined</w:t>
        </w:r>
        <w:r>
          <w:t>.</w:t>
        </w:r>
      </w:ins>
    </w:p>
    <w:p w:rsidR="0075497F" w:rsidRPr="00E77497" w:rsidRDefault="0075497F" w:rsidP="00A57005">
      <w:pPr>
        <w:pStyle w:val="Heading4"/>
        <w:numPr>
          <w:ilvl w:val="0"/>
          <w:numId w:val="0"/>
        </w:numPr>
        <w:rPr>
          <w:ins w:id="39923" w:author="Rev 11 Allen Wirfs-Brock" w:date="2012-10-21T17:20:00Z"/>
        </w:rPr>
      </w:pPr>
      <w:ins w:id="39924" w:author="Rev 11 Allen Wirfs-Brock" w:date="2012-10-21T17:20:00Z">
        <w:r w:rsidRPr="00E77497">
          <w:t>15.</w:t>
        </w:r>
        <w:r>
          <w:t>1</w:t>
        </w:r>
      </w:ins>
      <w:ins w:id="39925" w:author="Rev 11 Allen Wirfs-Brock" w:date="2012-10-21T17:34:00Z">
        <w:r w:rsidR="00A57005">
          <w:t>5</w:t>
        </w:r>
      </w:ins>
      <w:ins w:id="39926" w:author="Rev 11 Allen Wirfs-Brock" w:date="2012-10-21T17:20:00Z">
        <w:r w:rsidRPr="00E77497">
          <w:t>.</w:t>
        </w:r>
        <w:r>
          <w:t>5</w:t>
        </w:r>
        <w:r w:rsidRPr="00E77497">
          <w:t>.</w:t>
        </w:r>
      </w:ins>
      <w:ins w:id="39927" w:author="Rev 11 Allen Wirfs-Brock" w:date="2012-10-21T17:34:00Z">
        <w:r w:rsidR="00A57005">
          <w:t>7</w:t>
        </w:r>
      </w:ins>
      <w:ins w:id="39928" w:author="Rev 11 Allen Wirfs-Brock" w:date="2012-10-21T17:20:00Z">
        <w:r w:rsidRPr="00E77497">
          <w:tab/>
        </w:r>
        <w:r>
          <w:t>Map</w:t>
        </w:r>
        <w:r w:rsidRPr="00E77497">
          <w:t>.prototype.</w:t>
        </w:r>
        <w:r>
          <w:t>@@toStringTag</w:t>
        </w:r>
        <w:r w:rsidRPr="00E77497">
          <w:t xml:space="preserve"> </w:t>
        </w:r>
      </w:ins>
    </w:p>
    <w:p w:rsidR="0075497F" w:rsidRPr="00097A4C" w:rsidRDefault="0075497F" w:rsidP="0075497F">
      <w:pPr>
        <w:rPr>
          <w:ins w:id="39929" w:author="Rev 11 Allen Wirfs-Brock" w:date="2012-10-21T17:20:00Z"/>
        </w:rPr>
      </w:pPr>
      <w:ins w:id="39930" w:author="Rev 11 Allen Wirfs-Brock" w:date="2012-10-21T17:20:00Z">
        <w:r w:rsidRPr="00E77497">
          <w:t xml:space="preserve">The </w:t>
        </w:r>
        <w:r>
          <w:t xml:space="preserve">initial value of the @@toStringTag property is the string value </w:t>
        </w:r>
        <w:r w:rsidRPr="00E77497">
          <w:rPr>
            <w:b/>
          </w:rPr>
          <w:t>"</w:t>
        </w:r>
      </w:ins>
      <w:ins w:id="39931" w:author="Rev 11 Allen Wirfs-Brock" w:date="2012-10-21T17:33:00Z">
        <w:r w:rsidR="00A57005" w:rsidRPr="00A57005">
          <w:rPr>
            <w:rFonts w:ascii="Courier New" w:hAnsi="Courier New" w:cs="Courier New"/>
            <w:b/>
          </w:rPr>
          <w:t>Weak</w:t>
        </w:r>
      </w:ins>
      <w:ins w:id="39932" w:author="Rev 11 Allen Wirfs-Brock" w:date="2012-10-21T17:20:00Z">
        <w:r>
          <w:rPr>
            <w:rFonts w:ascii="Courier New" w:hAnsi="Courier New" w:cs="Courier New"/>
            <w:b/>
          </w:rPr>
          <w:t>Map</w:t>
        </w:r>
        <w:r w:rsidRPr="00E77497">
          <w:rPr>
            <w:b/>
          </w:rPr>
          <w:t>"</w:t>
        </w:r>
        <w:r>
          <w:t>.</w:t>
        </w:r>
      </w:ins>
    </w:p>
    <w:p w:rsidR="0075497F" w:rsidRPr="00E77497" w:rsidRDefault="0075497F" w:rsidP="00A57005">
      <w:pPr>
        <w:pStyle w:val="Heading3"/>
        <w:numPr>
          <w:ilvl w:val="0"/>
          <w:numId w:val="0"/>
        </w:numPr>
        <w:rPr>
          <w:ins w:id="39933" w:author="Rev 11 Allen Wirfs-Brock" w:date="2012-10-21T17:20:00Z"/>
        </w:rPr>
      </w:pPr>
      <w:bookmarkStart w:id="39934" w:name="_Toc339020527"/>
      <w:ins w:id="39935" w:author="Rev 11 Allen Wirfs-Brock" w:date="2012-10-21T17:20:00Z">
        <w:r w:rsidRPr="00E77497">
          <w:t>15.</w:t>
        </w:r>
        <w:r>
          <w:t>1</w:t>
        </w:r>
      </w:ins>
      <w:ins w:id="39936" w:author="Rev 11 Allen Wirfs-Brock" w:date="2012-10-21T17:34:00Z">
        <w:r w:rsidR="00A57005">
          <w:t>5</w:t>
        </w:r>
      </w:ins>
      <w:ins w:id="39937" w:author="Rev 11 Allen Wirfs-Brock" w:date="2012-10-21T17:20:00Z">
        <w:r w:rsidRPr="00E77497">
          <w:t>.</w:t>
        </w:r>
        <w:r>
          <w:t>6</w:t>
        </w:r>
        <w:r w:rsidRPr="00E77497">
          <w:tab/>
          <w:t xml:space="preserve">Properties of </w:t>
        </w:r>
      </w:ins>
      <w:ins w:id="39938" w:author="Rev 11 Allen Wirfs-Brock" w:date="2012-10-21T17:35:00Z">
        <w:r w:rsidR="00A57005">
          <w:t>Weak</w:t>
        </w:r>
      </w:ins>
      <w:ins w:id="39939" w:author="Rev 11 Allen Wirfs-Brock" w:date="2012-10-21T17:20:00Z">
        <w:r>
          <w:t>Map</w:t>
        </w:r>
        <w:r w:rsidRPr="00E77497">
          <w:t xml:space="preserve"> Instances</w:t>
        </w:r>
        <w:bookmarkEnd w:id="39934"/>
      </w:ins>
    </w:p>
    <w:p w:rsidR="00A57005" w:rsidRPr="00E77497" w:rsidRDefault="00A57005" w:rsidP="00A57005">
      <w:pPr>
        <w:rPr>
          <w:ins w:id="39940" w:author="Rev 11 Allen Wirfs-Brock" w:date="2012-10-21T17:36:00Z"/>
        </w:rPr>
      </w:pPr>
      <w:ins w:id="39941" w:author="Rev 11 Allen Wirfs-Brock" w:date="2012-10-21T17:36:00Z">
        <w:r>
          <w:t>WeakMap</w:t>
        </w:r>
        <w:r w:rsidRPr="00E77497">
          <w:t xml:space="preserve"> instances inherit properties from the </w:t>
        </w:r>
        <w:r>
          <w:t>WeakMap</w:t>
        </w:r>
        <w:r w:rsidRPr="00E77497">
          <w:t xml:space="preserve"> prototype. </w:t>
        </w:r>
        <w:r>
          <w:t>After initialisation by the WeakWeakMap constructor, Map instances</w:t>
        </w:r>
        <w:r w:rsidRPr="00E77497">
          <w:t xml:space="preserve"> also have a [[</w:t>
        </w:r>
        <w:r>
          <w:t>WeakMapData]] internal property.</w:t>
        </w:r>
      </w:ins>
    </w:p>
    <w:p w:rsidR="00BF43DB" w:rsidRDefault="00BF43DB" w:rsidP="00BF43DB">
      <w:pPr>
        <w:pStyle w:val="Heading2"/>
        <w:numPr>
          <w:ilvl w:val="0"/>
          <w:numId w:val="0"/>
        </w:numPr>
        <w:rPr>
          <w:ins w:id="39942" w:author="Rev 10 Allen Wirfs-Brock" w:date="2012-09-06T12:19:00Z"/>
        </w:rPr>
      </w:pPr>
      <w:bookmarkStart w:id="39943" w:name="_Toc339020528"/>
      <w:ins w:id="39944" w:author="Rev 10 Allen Wirfs-Brock" w:date="2012-09-06T12:19:00Z">
        <w:r>
          <w:t>15.16 Set Objects</w:t>
        </w:r>
        <w:bookmarkEnd w:id="39943"/>
      </w:ins>
    </w:p>
    <w:p w:rsidR="003E73A8" w:rsidRDefault="003E73A8" w:rsidP="00D2727C">
      <w:pPr>
        <w:rPr>
          <w:ins w:id="39945" w:author="Rev 11 Allen Wirfs-Brock" w:date="2012-10-20T14:26:00Z"/>
        </w:rPr>
      </w:pPr>
      <w:ins w:id="39946" w:author="Rev 11 Allen Wirfs-Brock" w:date="2012-10-20T14:26:00Z">
        <w:r>
          <w:t xml:space="preserve">Set objects are collections of </w:t>
        </w:r>
      </w:ins>
      <w:ins w:id="39947" w:author="Rev 11 Allen Wirfs-Brock" w:date="2012-10-20T14:32:00Z">
        <w:r w:rsidR="00D2727C">
          <w:t xml:space="preserve"> </w:t>
        </w:r>
      </w:ins>
      <w:ins w:id="39948" w:author="Rev 11 Allen Wirfs-Brock" w:date="2012-10-20T14:26:00Z">
        <w:r>
          <w:t xml:space="preserve">arbitrary ECMAScript values. </w:t>
        </w:r>
      </w:ins>
      <w:ins w:id="39949" w:author="Rev 11 Allen Wirfs-Brock" w:date="2012-10-20T14:34:00Z">
        <w:r w:rsidR="00D2727C">
          <w:t xml:space="preserve">Each distinct value, as determined using the </w:t>
        </w:r>
      </w:ins>
      <w:ins w:id="39950" w:author="Rev 11 Allen Wirfs-Brock" w:date="2012-10-20T14:35:00Z">
        <w:r w:rsidR="00D2727C">
          <w:t xml:space="preserve">SaveValue algorithm, may only occur once within a Set. </w:t>
        </w:r>
      </w:ins>
      <w:ins w:id="39951" w:author="Rev 11 Allen Wirfs-Brock" w:date="2012-10-20T14:26:00Z">
        <w:r>
          <w:t xml:space="preserve">A </w:t>
        </w:r>
      </w:ins>
      <w:ins w:id="39952" w:author="Rev 11 Allen Wirfs-Brock" w:date="2012-10-20T14:34:00Z">
        <w:r w:rsidR="00D2727C">
          <w:t>Set</w:t>
        </w:r>
      </w:ins>
      <w:ins w:id="39953" w:author="Rev 11 Allen Wirfs-Brock" w:date="2012-10-20T14:26:00Z">
        <w:r>
          <w:t xml:space="preserve"> object can also iterate its elements in insertion order. </w:t>
        </w:r>
      </w:ins>
      <w:ins w:id="39954" w:author="Rev 11 Allen Wirfs-Brock" w:date="2012-10-20T14:32:00Z">
        <w:r w:rsidR="00D2727C">
          <w:t>Set</w:t>
        </w:r>
      </w:ins>
      <w:ins w:id="39955" w:author="Rev 11 Allen Wirfs-Brock" w:date="2012-10-20T14:26:00Z">
        <w:r>
          <w:t xml:space="preserve"> object</w:t>
        </w:r>
      </w:ins>
      <w:ins w:id="39956" w:author="Rev 11 Allen Wirfs-Brock" w:date="2012-10-20T14:32:00Z">
        <w:r w:rsidR="00D2727C">
          <w:t>s</w:t>
        </w:r>
      </w:ins>
      <w:ins w:id="39957" w:author="Rev 11 Allen Wirfs-Brock" w:date="2012-10-20T14:26:00Z">
        <w:r>
          <w:t xml:space="preserve"> must be implemented using hash tables or other mechanisms that, on average, provide access times that are sublinear on the number of elements in the collection. The data structures used in this </w:t>
        </w:r>
      </w:ins>
      <w:ins w:id="39958" w:author="Rev 11 Allen Wirfs-Brock" w:date="2012-10-20T14:33:00Z">
        <w:r w:rsidR="00D2727C">
          <w:t>Set</w:t>
        </w:r>
      </w:ins>
      <w:ins w:id="39959" w:author="Rev 11 Allen Wirfs-Brock" w:date="2012-10-20T14:26:00Z">
        <w:r>
          <w:t xml:space="preserve"> objects specification is only intended to describe the required observable semantics of </w:t>
        </w:r>
      </w:ins>
      <w:ins w:id="39960" w:author="Rev 11 Allen Wirfs-Brock" w:date="2012-10-20T14:36:00Z">
        <w:r w:rsidR="00D2727C">
          <w:t>Set</w:t>
        </w:r>
      </w:ins>
      <w:ins w:id="39961" w:author="Rev 11 Allen Wirfs-Brock" w:date="2012-10-20T14:26:00Z">
        <w:r>
          <w:t xml:space="preserve"> objects.  It is not intended to be a viable implementation model.</w:t>
        </w:r>
      </w:ins>
    </w:p>
    <w:p w:rsidR="003E73A8" w:rsidRDefault="003E73A8" w:rsidP="00504B01">
      <w:pPr>
        <w:pStyle w:val="Heading3"/>
        <w:numPr>
          <w:ilvl w:val="0"/>
          <w:numId w:val="0"/>
        </w:numPr>
        <w:rPr>
          <w:ins w:id="39962" w:author="Rev 11 Allen Wirfs-Brock" w:date="2012-10-20T14:26:00Z"/>
        </w:rPr>
      </w:pPr>
      <w:bookmarkStart w:id="39963" w:name="_Toc339020529"/>
      <w:ins w:id="39964" w:author="Rev 11 Allen Wirfs-Brock" w:date="2012-10-20T14:26:00Z">
        <w:r>
          <w:t>15.1</w:t>
        </w:r>
      </w:ins>
      <w:ins w:id="39965" w:author="Rev 11 Allen Wirfs-Brock" w:date="2012-10-21T12:49:00Z">
        <w:r w:rsidR="00504B01">
          <w:t>6</w:t>
        </w:r>
      </w:ins>
      <w:ins w:id="39966" w:author="Rev 11 Allen Wirfs-Brock" w:date="2012-10-20T14:26:00Z">
        <w:r>
          <w:t xml:space="preserve">.1 Abstract Operations For </w:t>
        </w:r>
      </w:ins>
      <w:ins w:id="39967" w:author="Rev 11 Allen Wirfs-Brock" w:date="2012-10-20T14:36:00Z">
        <w:r w:rsidR="00D2727C">
          <w:t>Set</w:t>
        </w:r>
      </w:ins>
      <w:ins w:id="39968" w:author="Rev 11 Allen Wirfs-Brock" w:date="2012-10-20T14:26:00Z">
        <w:r>
          <w:t xml:space="preserve"> Objects</w:t>
        </w:r>
        <w:bookmarkEnd w:id="39963"/>
      </w:ins>
    </w:p>
    <w:p w:rsidR="003E73A8" w:rsidRDefault="003E73A8" w:rsidP="00504B01">
      <w:pPr>
        <w:pStyle w:val="Heading4"/>
        <w:numPr>
          <w:ilvl w:val="0"/>
          <w:numId w:val="0"/>
        </w:numPr>
        <w:rPr>
          <w:ins w:id="39969" w:author="Rev 11 Allen Wirfs-Brock" w:date="2012-10-20T14:26:00Z"/>
        </w:rPr>
      </w:pPr>
      <w:ins w:id="39970" w:author="Rev 11 Allen Wirfs-Brock" w:date="2012-10-20T14:26:00Z">
        <w:r>
          <w:t>15.1</w:t>
        </w:r>
      </w:ins>
      <w:ins w:id="39971" w:author="Rev 11 Allen Wirfs-Brock" w:date="2012-10-21T12:49:00Z">
        <w:r w:rsidR="00504B01">
          <w:t>6</w:t>
        </w:r>
      </w:ins>
      <w:ins w:id="39972" w:author="Rev 11 Allen Wirfs-Brock" w:date="2012-10-20T14:26:00Z">
        <w:r>
          <w:t xml:space="preserve">.1.1 </w:t>
        </w:r>
      </w:ins>
      <w:ins w:id="39973" w:author="Rev 11 Allen Wirfs-Brock" w:date="2012-10-20T14:36:00Z">
        <w:r w:rsidR="00D2727C">
          <w:t>Set</w:t>
        </w:r>
      </w:ins>
      <w:ins w:id="39974" w:author="Rev 11 Allen Wirfs-Brock" w:date="2012-10-20T14:26:00Z">
        <w:r>
          <w:t>Initialisation</w:t>
        </w:r>
      </w:ins>
    </w:p>
    <w:p w:rsidR="003E73A8" w:rsidRDefault="003E73A8" w:rsidP="00AF11EC">
      <w:pPr>
        <w:rPr>
          <w:ins w:id="39975" w:author="Rev 11 Allen Wirfs-Brock" w:date="2012-10-20T14:26:00Z"/>
        </w:rPr>
      </w:pPr>
      <w:ins w:id="39976" w:author="Rev 11 Allen Wirfs-Brock" w:date="2012-10-20T14:26:00Z">
        <w:r>
          <w:t xml:space="preserve">The abstract operation </w:t>
        </w:r>
      </w:ins>
      <w:ins w:id="39977" w:author="Rev 11 Allen Wirfs-Brock" w:date="2012-10-20T14:36:00Z">
        <w:r w:rsidR="00D2727C">
          <w:t>Set</w:t>
        </w:r>
      </w:ins>
      <w:ins w:id="39978" w:author="Rev 11 Allen Wirfs-Brock" w:date="2012-10-20T14:26:00Z">
        <w:r>
          <w:t xml:space="preserve">Initialisation with arguments </w:t>
        </w:r>
        <w:r w:rsidRPr="00AF5C5B">
          <w:rPr>
            <w:rFonts w:ascii="Times New Roman" w:hAnsi="Times New Roman"/>
            <w:i/>
          </w:rPr>
          <w:t>obj</w:t>
        </w:r>
        <w:r>
          <w:t xml:space="preserve"> and </w:t>
        </w:r>
        <w:r w:rsidRPr="00AF5C5B">
          <w:rPr>
            <w:rFonts w:ascii="Times New Roman" w:hAnsi="Times New Roman"/>
            <w:i/>
          </w:rPr>
          <w:t>iterable</w:t>
        </w:r>
        <w:r>
          <w:t xml:space="preserve">  is used to initialize an object as a </w:t>
        </w:r>
      </w:ins>
      <w:ins w:id="39979" w:author="Rev 11 Allen Wirfs-Brock" w:date="2012-10-21T12:32:00Z">
        <w:r w:rsidR="00AF11EC">
          <w:t>set instance</w:t>
        </w:r>
      </w:ins>
      <w:ins w:id="39980" w:author="Rev 11 Allen Wirfs-Brock" w:date="2012-10-20T14:26:00Z">
        <w:r>
          <w:t>. It performs the following steps:</w:t>
        </w:r>
      </w:ins>
    </w:p>
    <w:p w:rsidR="003E73A8" w:rsidRPr="00E77497" w:rsidRDefault="003E73A8" w:rsidP="00015AC5">
      <w:pPr>
        <w:pStyle w:val="Alg4"/>
        <w:numPr>
          <w:ilvl w:val="0"/>
          <w:numId w:val="1005"/>
        </w:numPr>
        <w:rPr>
          <w:ins w:id="39981" w:author="Rev 11 Allen Wirfs-Brock" w:date="2012-10-20T14:26:00Z"/>
        </w:rPr>
      </w:pPr>
      <w:ins w:id="39982" w:author="Rev 11 Allen Wirfs-Brock" w:date="2012-10-20T14:26:00Z">
        <w:r>
          <w:t>If Type(</w:t>
        </w:r>
      </w:ins>
      <w:ins w:id="39983" w:author="Rev 11 Allen Wirfs-Brock" w:date="2012-10-20T15:33:00Z">
        <w:r w:rsidR="00015AC5" w:rsidRPr="00AF5C5B">
          <w:rPr>
            <w:i/>
          </w:rPr>
          <w:t>obj</w:t>
        </w:r>
      </w:ins>
      <w:ins w:id="39984" w:author="Rev 11 Allen Wirfs-Brock" w:date="2012-10-20T14:26:00Z">
        <w:r>
          <w:t xml:space="preserve">) is not Object, throw a </w:t>
        </w:r>
        <w:r w:rsidRPr="00AF5C5B">
          <w:rPr>
            <w:b/>
          </w:rPr>
          <w:t>TypeError</w:t>
        </w:r>
        <w:r>
          <w:t xml:space="preserve"> exception.</w:t>
        </w:r>
      </w:ins>
    </w:p>
    <w:p w:rsidR="003E73A8" w:rsidRDefault="003E73A8" w:rsidP="00D2727C">
      <w:pPr>
        <w:pStyle w:val="Alg4"/>
        <w:numPr>
          <w:ilvl w:val="0"/>
          <w:numId w:val="1005"/>
        </w:numPr>
        <w:rPr>
          <w:ins w:id="39985" w:author="Rev 11 Allen Wirfs-Brock" w:date="2012-10-20T14:26:00Z"/>
        </w:rPr>
      </w:pPr>
      <w:ins w:id="39986" w:author="Rev 11 Allen Wirfs-Brock" w:date="2012-10-20T14:26:00Z">
        <w:r>
          <w:t xml:space="preserve">If </w:t>
        </w:r>
        <w:r>
          <w:rPr>
            <w:i/>
          </w:rPr>
          <w:t>obj</w:t>
        </w:r>
        <w:r>
          <w:t xml:space="preserve"> already has a [[</w:t>
        </w:r>
      </w:ins>
      <w:ins w:id="39987" w:author="Rev 11 Allen Wirfs-Brock" w:date="2012-10-20T14:36:00Z">
        <w:r w:rsidR="00D2727C">
          <w:t>Set</w:t>
        </w:r>
      </w:ins>
      <w:ins w:id="39988" w:author="Rev 11 Allen Wirfs-Brock" w:date="2012-10-20T14:26:00Z">
        <w:r>
          <w:t xml:space="preserve">Data]] internal property, throw a </w:t>
        </w:r>
        <w:r w:rsidRPr="007B0456">
          <w:rPr>
            <w:b/>
          </w:rPr>
          <w:t>TypeError</w:t>
        </w:r>
        <w:r>
          <w:t xml:space="preserve"> exception.</w:t>
        </w:r>
      </w:ins>
    </w:p>
    <w:p w:rsidR="003E73A8" w:rsidRDefault="003E73A8" w:rsidP="003E73A8">
      <w:pPr>
        <w:pStyle w:val="Alg4"/>
        <w:numPr>
          <w:ilvl w:val="0"/>
          <w:numId w:val="1005"/>
        </w:numPr>
        <w:rPr>
          <w:ins w:id="39989" w:author="Rev 11 Allen Wirfs-Brock" w:date="2012-10-20T14:26:00Z"/>
        </w:rPr>
      </w:pPr>
      <w:ins w:id="39990" w:author="Rev 11 Allen Wirfs-Brock" w:date="2012-10-20T14:26:00Z">
        <w:r>
          <w:t xml:space="preserve">If the [[Extensible]] internal property of </w:t>
        </w:r>
        <w:r w:rsidRPr="00C33EC3">
          <w:rPr>
            <w:i/>
          </w:rPr>
          <w:t>obj</w:t>
        </w:r>
        <w:r>
          <w:t xml:space="preserve"> is </w:t>
        </w:r>
        <w:r w:rsidRPr="00C33EC3">
          <w:rPr>
            <w:b/>
          </w:rPr>
          <w:t>false</w:t>
        </w:r>
        <w:r>
          <w:t>, throw a TypeError exception.</w:t>
        </w:r>
      </w:ins>
    </w:p>
    <w:p w:rsidR="003E73A8" w:rsidRDefault="003E73A8" w:rsidP="003E73A8">
      <w:pPr>
        <w:pStyle w:val="Alg4"/>
        <w:numPr>
          <w:ilvl w:val="0"/>
          <w:numId w:val="1005"/>
        </w:numPr>
        <w:rPr>
          <w:ins w:id="39991" w:author="Rev 11 Allen Wirfs-Brock" w:date="2012-10-20T14:26:00Z"/>
        </w:rPr>
      </w:pPr>
      <w:ins w:id="39992" w:author="Rev 11 Allen Wirfs-Brock" w:date="2012-10-20T14:26:00Z">
        <w:r>
          <w:t xml:space="preserve">If </w:t>
        </w:r>
        <w:r w:rsidRPr="00740B90">
          <w:rPr>
            <w:i/>
          </w:rPr>
          <w:t>iterable</w:t>
        </w:r>
        <w:r>
          <w:t xml:space="preserve"> is not </w:t>
        </w:r>
        <w:r w:rsidRPr="00740B90">
          <w:rPr>
            <w:b/>
          </w:rPr>
          <w:t>undefined</w:t>
        </w:r>
        <w:r>
          <w:t>, then</w:t>
        </w:r>
      </w:ins>
    </w:p>
    <w:p w:rsidR="003E73A8" w:rsidRDefault="003E73A8" w:rsidP="003E73A8">
      <w:pPr>
        <w:pStyle w:val="Alg4"/>
        <w:numPr>
          <w:ilvl w:val="1"/>
          <w:numId w:val="1005"/>
        </w:numPr>
        <w:rPr>
          <w:ins w:id="39993" w:author="Rev 11 Allen Wirfs-Brock" w:date="2012-10-20T14:26:00Z"/>
        </w:rPr>
      </w:pPr>
      <w:ins w:id="39994" w:author="Rev 11 Allen Wirfs-Brock" w:date="2012-10-20T14:26:00Z">
        <w:r>
          <w:t xml:space="preserve">Let </w:t>
        </w:r>
        <w:r w:rsidRPr="00B5244C">
          <w:rPr>
            <w:i/>
          </w:rPr>
          <w:t>iterable</w:t>
        </w:r>
        <w:r>
          <w:t xml:space="preserve"> be ToObject(</w:t>
        </w:r>
        <w:r w:rsidRPr="00740B90">
          <w:rPr>
            <w:i/>
          </w:rPr>
          <w:t>iterable</w:t>
        </w:r>
        <w:r>
          <w:t>).</w:t>
        </w:r>
      </w:ins>
    </w:p>
    <w:p w:rsidR="003E73A8" w:rsidRDefault="003E73A8" w:rsidP="003E73A8">
      <w:pPr>
        <w:pStyle w:val="Alg4"/>
        <w:numPr>
          <w:ilvl w:val="1"/>
          <w:numId w:val="1005"/>
        </w:numPr>
        <w:rPr>
          <w:ins w:id="39995" w:author="Rev 11 Allen Wirfs-Brock" w:date="2012-10-20T14:26:00Z"/>
        </w:rPr>
      </w:pPr>
      <w:ins w:id="39996" w:author="Rev 11 Allen Wirfs-Brock" w:date="2012-10-20T14:26:00Z">
        <w:r>
          <w:t>ReturnIfAbrupt(</w:t>
        </w:r>
        <w:r w:rsidRPr="00740B90">
          <w:rPr>
            <w:i/>
          </w:rPr>
          <w:t>iterable</w:t>
        </w:r>
        <w:r>
          <w:t>)</w:t>
        </w:r>
      </w:ins>
    </w:p>
    <w:p w:rsidR="00AF11EC" w:rsidRDefault="00AF11EC" w:rsidP="00AF11EC">
      <w:pPr>
        <w:pStyle w:val="Alg4"/>
        <w:numPr>
          <w:ilvl w:val="1"/>
          <w:numId w:val="1005"/>
        </w:numPr>
        <w:rPr>
          <w:ins w:id="39997" w:author="Rev 11 Allen Wirfs-Brock" w:date="2012-10-21T12:39:00Z"/>
        </w:rPr>
      </w:pPr>
      <w:ins w:id="39998" w:author="Rev 11 Allen Wirfs-Brock" w:date="2012-10-21T12:39:00Z">
        <w:r>
          <w:t xml:space="preserve">Let </w:t>
        </w:r>
        <w:r w:rsidRPr="00AF11EC">
          <w:rPr>
            <w:i/>
            <w:iCs/>
          </w:rPr>
          <w:t>hasValues</w:t>
        </w:r>
        <w:r>
          <w:t xml:space="preserve"> be the result of calling the [[HasProperty]] internal method of </w:t>
        </w:r>
      </w:ins>
      <w:ins w:id="39999" w:author="Rev 11 Allen Wirfs-Brock" w:date="2012-10-21T12:40:00Z">
        <w:r w:rsidRPr="00B5244C">
          <w:rPr>
            <w:i/>
          </w:rPr>
          <w:t>iterable</w:t>
        </w:r>
      </w:ins>
      <w:ins w:id="40000" w:author="Rev 11 Allen Wirfs-Brock" w:date="2012-10-21T12:39:00Z">
        <w:r>
          <w:t xml:space="preserve"> with</w:t>
        </w:r>
      </w:ins>
      <w:ins w:id="40001" w:author="Rev 11 Allen Wirfs-Brock" w:date="2012-10-21T12:40:00Z">
        <w:r>
          <w:t xml:space="preserve"> argument </w:t>
        </w:r>
        <w:r w:rsidRPr="00E77497">
          <w:rPr>
            <w:b/>
          </w:rPr>
          <w:t>"</w:t>
        </w:r>
        <w:r>
          <w:rPr>
            <w:rFonts w:ascii="Courier New" w:hAnsi="Courier New" w:cs="Courier New"/>
            <w:b/>
          </w:rPr>
          <w:t>values</w:t>
        </w:r>
        <w:r w:rsidRPr="00E77497">
          <w:rPr>
            <w:b/>
          </w:rPr>
          <w:t>"</w:t>
        </w:r>
      </w:ins>
    </w:p>
    <w:p w:rsidR="00AF11EC" w:rsidRDefault="00AF11EC" w:rsidP="003E73A8">
      <w:pPr>
        <w:pStyle w:val="Alg4"/>
        <w:numPr>
          <w:ilvl w:val="1"/>
          <w:numId w:val="1005"/>
        </w:numPr>
        <w:rPr>
          <w:ins w:id="40002" w:author="Rev 11 Allen Wirfs-Brock" w:date="2012-10-21T12:41:00Z"/>
        </w:rPr>
      </w:pPr>
      <w:ins w:id="40003" w:author="Rev 11 Allen Wirfs-Brock" w:date="2012-10-21T12:41:00Z">
        <w:r>
          <w:t xml:space="preserve">If </w:t>
        </w:r>
      </w:ins>
      <w:ins w:id="40004" w:author="Rev 11 Allen Wirfs-Brock" w:date="2012-10-21T12:42:00Z">
        <w:r w:rsidRPr="00AF11EC">
          <w:rPr>
            <w:i/>
            <w:iCs/>
          </w:rPr>
          <w:t>hasValues</w:t>
        </w:r>
      </w:ins>
      <w:ins w:id="40005" w:author="Rev 11 Allen Wirfs-Brock" w:date="2012-10-21T12:41:00Z">
        <w:r>
          <w:t xml:space="preserve"> is </w:t>
        </w:r>
        <w:r>
          <w:rPr>
            <w:b/>
            <w:bCs/>
          </w:rPr>
          <w:t>true</w:t>
        </w:r>
        <w:r>
          <w:t xml:space="preserve">, then </w:t>
        </w:r>
      </w:ins>
    </w:p>
    <w:p w:rsidR="00AF11EC" w:rsidRDefault="00AF11EC" w:rsidP="00B05ECF">
      <w:pPr>
        <w:pStyle w:val="Alg4"/>
        <w:numPr>
          <w:ilvl w:val="2"/>
          <w:numId w:val="1005"/>
        </w:numPr>
        <w:rPr>
          <w:ins w:id="40006" w:author="Rev 11 Allen Wirfs-Brock" w:date="2012-10-21T12:42:00Z"/>
        </w:rPr>
      </w:pPr>
      <w:ins w:id="40007" w:author="Rev 11 Allen Wirfs-Brock" w:date="2012-10-21T12:42:00Z">
        <w:r>
          <w:t xml:space="preserve">Let </w:t>
        </w:r>
        <w:r w:rsidRPr="00740B90">
          <w:rPr>
            <w:i/>
          </w:rPr>
          <w:t>itr</w:t>
        </w:r>
        <w:r>
          <w:t xml:space="preserve"> be the result of calling the Invoke abstraction operation with </w:t>
        </w:r>
      </w:ins>
      <w:ins w:id="40008" w:author="Rev 11 Allen Wirfs-Brock" w:date="2012-10-21T12:43:00Z">
        <w:r w:rsidRPr="00E77497">
          <w:rPr>
            <w:b/>
          </w:rPr>
          <w:t>"</w:t>
        </w:r>
        <w:r>
          <w:rPr>
            <w:rFonts w:ascii="Courier New" w:hAnsi="Courier New" w:cs="Courier New"/>
            <w:b/>
          </w:rPr>
          <w:t>values</w:t>
        </w:r>
        <w:r w:rsidRPr="00E77497">
          <w:rPr>
            <w:b/>
          </w:rPr>
          <w:t>"</w:t>
        </w:r>
      </w:ins>
      <w:ins w:id="40009" w:author="Rev 11 Allen Wirfs-Brock" w:date="2012-10-21T12:42:00Z">
        <w:r>
          <w:t xml:space="preserve">, </w:t>
        </w:r>
        <w:r w:rsidRPr="00740B90">
          <w:rPr>
            <w:i/>
          </w:rPr>
          <w:t>obj</w:t>
        </w:r>
        <w:r>
          <w:t>, and an empty List as arguments.</w:t>
        </w:r>
      </w:ins>
    </w:p>
    <w:p w:rsidR="00B05ECF" w:rsidRDefault="00B05ECF" w:rsidP="003E73A8">
      <w:pPr>
        <w:pStyle w:val="Alg4"/>
        <w:numPr>
          <w:ilvl w:val="1"/>
          <w:numId w:val="1005"/>
        </w:numPr>
        <w:rPr>
          <w:ins w:id="40010" w:author="Rev 11 Allen Wirfs-Brock" w:date="2012-10-21T12:44:00Z"/>
        </w:rPr>
      </w:pPr>
      <w:ins w:id="40011" w:author="Rev 11 Allen Wirfs-Brock" w:date="2012-10-21T12:44:00Z">
        <w:r>
          <w:t>Else,</w:t>
        </w:r>
      </w:ins>
    </w:p>
    <w:p w:rsidR="003E73A8" w:rsidRDefault="003E73A8" w:rsidP="00B05ECF">
      <w:pPr>
        <w:pStyle w:val="Alg4"/>
        <w:numPr>
          <w:ilvl w:val="2"/>
          <w:numId w:val="1005"/>
        </w:numPr>
        <w:rPr>
          <w:ins w:id="40012" w:author="Rev 11 Allen Wirfs-Brock" w:date="2012-10-20T14:26:00Z"/>
        </w:rPr>
      </w:pPr>
      <w:ins w:id="40013" w:author="Rev 11 Allen Wirfs-Brock" w:date="2012-10-20T14:26:00Z">
        <w:r>
          <w:t xml:space="preserve">Let </w:t>
        </w:r>
        <w:r w:rsidRPr="00740B90">
          <w:rPr>
            <w:i/>
          </w:rPr>
          <w:t>iterator</w:t>
        </w:r>
        <w:r>
          <w:t xml:space="preserve"> be the @@iterator</w:t>
        </w:r>
      </w:ins>
      <w:ins w:id="40014" w:author="Rev 11 Allen Wirfs-Brock" w:date="2012-10-20T14:37:00Z">
        <w:r w:rsidR="007A78ED">
          <w:t xml:space="preserve"> symbol</w:t>
        </w:r>
      </w:ins>
      <w:ins w:id="40015" w:author="Rev 11 Allen Wirfs-Brock" w:date="2012-10-20T14:26:00Z">
        <w:r>
          <w:t>.</w:t>
        </w:r>
      </w:ins>
    </w:p>
    <w:p w:rsidR="003E73A8" w:rsidRDefault="003E73A8" w:rsidP="00B05ECF">
      <w:pPr>
        <w:pStyle w:val="Alg4"/>
        <w:numPr>
          <w:ilvl w:val="2"/>
          <w:numId w:val="1005"/>
        </w:numPr>
        <w:rPr>
          <w:ins w:id="40016" w:author="Rev 11 Allen Wirfs-Brock" w:date="2012-10-20T14:26:00Z"/>
        </w:rPr>
      </w:pPr>
      <w:ins w:id="40017" w:author="Rev 11 Allen Wirfs-Brock" w:date="2012-10-20T14:26: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rsidR="003E73A8" w:rsidRDefault="003E73A8" w:rsidP="003E73A8">
      <w:pPr>
        <w:pStyle w:val="Alg4"/>
        <w:numPr>
          <w:ilvl w:val="1"/>
          <w:numId w:val="1005"/>
        </w:numPr>
        <w:rPr>
          <w:ins w:id="40018" w:author="Rev 11 Allen Wirfs-Brock" w:date="2012-10-20T14:26:00Z"/>
        </w:rPr>
      </w:pPr>
      <w:ins w:id="40019" w:author="Rev 11 Allen Wirfs-Brock" w:date="2012-10-20T14:26:00Z">
        <w:r>
          <w:t>ReturnIfAbrupt(</w:t>
        </w:r>
        <w:r w:rsidRPr="00C903CE">
          <w:rPr>
            <w:i/>
          </w:rPr>
          <w:t>itr</w:t>
        </w:r>
        <w:r>
          <w:t>).</w:t>
        </w:r>
      </w:ins>
    </w:p>
    <w:p w:rsidR="003E73A8" w:rsidRDefault="003E73A8" w:rsidP="007A78ED">
      <w:pPr>
        <w:pStyle w:val="Alg4"/>
        <w:numPr>
          <w:ilvl w:val="1"/>
          <w:numId w:val="1005"/>
        </w:numPr>
        <w:rPr>
          <w:ins w:id="40020" w:author="Rev 11 Allen Wirfs-Brock" w:date="2012-10-20T14:26:00Z"/>
        </w:rPr>
      </w:pPr>
      <w:ins w:id="40021" w:author="Rev 11 Allen Wirfs-Brock" w:date="2012-10-20T14:26:00Z">
        <w:r>
          <w:t xml:space="preserve">Let </w:t>
        </w:r>
        <w:r w:rsidRPr="00C903CE">
          <w:rPr>
            <w:i/>
          </w:rPr>
          <w:t>adder</w:t>
        </w:r>
        <w:r>
          <w:t xml:space="preserve"> be the result of calling the [[Get]] internal method of </w:t>
        </w:r>
        <w:r>
          <w:rPr>
            <w:i/>
          </w:rPr>
          <w:t>obj</w:t>
        </w:r>
        <w:r>
          <w:t xml:space="preserve"> with argument </w:t>
        </w:r>
        <w:r w:rsidRPr="00E77497">
          <w:rPr>
            <w:b/>
          </w:rPr>
          <w:t>"</w:t>
        </w:r>
      </w:ins>
      <w:ins w:id="40022" w:author="Rev 11 Allen Wirfs-Brock" w:date="2012-10-20T14:41:00Z">
        <w:r w:rsidR="007A78ED">
          <w:rPr>
            <w:rFonts w:ascii="Courier New" w:hAnsi="Courier New" w:cs="Courier New"/>
            <w:b/>
          </w:rPr>
          <w:t>add</w:t>
        </w:r>
      </w:ins>
      <w:ins w:id="40023" w:author="Rev 11 Allen Wirfs-Brock" w:date="2012-10-20T14:26:00Z">
        <w:r w:rsidRPr="00E77497">
          <w:rPr>
            <w:b/>
          </w:rPr>
          <w:t>"</w:t>
        </w:r>
        <w:r>
          <w:rPr>
            <w:b/>
          </w:rPr>
          <w:t>.</w:t>
        </w:r>
      </w:ins>
    </w:p>
    <w:p w:rsidR="003E73A8" w:rsidRDefault="003E73A8" w:rsidP="00DE2737">
      <w:pPr>
        <w:pStyle w:val="Alg4"/>
        <w:numPr>
          <w:ilvl w:val="1"/>
          <w:numId w:val="1005"/>
        </w:numPr>
        <w:rPr>
          <w:ins w:id="40024" w:author="Rev 11 Allen Wirfs-Brock" w:date="2012-10-20T14:26:00Z"/>
        </w:rPr>
      </w:pPr>
      <w:ins w:id="40025" w:author="Rev 11 Allen Wirfs-Brock" w:date="2012-10-20T14:26:00Z">
        <w:r>
          <w:t>ReturnIfAbrupt(</w:t>
        </w:r>
      </w:ins>
      <w:ins w:id="40026" w:author="Rev 11 Allen Wirfs-Brock" w:date="2012-10-20T15:34:00Z">
        <w:r w:rsidR="00DE2737" w:rsidRPr="00C903CE">
          <w:rPr>
            <w:i/>
          </w:rPr>
          <w:t>adder</w:t>
        </w:r>
      </w:ins>
      <w:ins w:id="40027" w:author="Rev 11 Allen Wirfs-Brock" w:date="2012-10-20T14:26:00Z">
        <w:r>
          <w:t>).</w:t>
        </w:r>
      </w:ins>
    </w:p>
    <w:p w:rsidR="003E73A8" w:rsidRDefault="003E73A8" w:rsidP="00DE2737">
      <w:pPr>
        <w:pStyle w:val="Alg4"/>
        <w:numPr>
          <w:ilvl w:val="1"/>
          <w:numId w:val="1005"/>
        </w:numPr>
        <w:rPr>
          <w:ins w:id="40028" w:author="Rev 11 Allen Wirfs-Brock" w:date="2012-10-20T14:26:00Z"/>
        </w:rPr>
      </w:pPr>
      <w:ins w:id="40029" w:author="Rev 11 Allen Wirfs-Brock" w:date="2012-10-20T14:26:00Z">
        <w:r>
          <w:t>If IsCallable(</w:t>
        </w:r>
      </w:ins>
      <w:ins w:id="40030" w:author="Rev 11 Allen Wirfs-Brock" w:date="2012-10-20T15:34:00Z">
        <w:r w:rsidR="00DE2737" w:rsidRPr="00C903CE">
          <w:rPr>
            <w:i/>
          </w:rPr>
          <w:t>adder</w:t>
        </w:r>
      </w:ins>
      <w:ins w:id="40031" w:author="Rev 11 Allen Wirfs-Brock" w:date="2012-10-20T14:26:00Z">
        <w:r>
          <w:t xml:space="preserve">) is </w:t>
        </w:r>
        <w:r w:rsidRPr="00C903CE">
          <w:rPr>
            <w:b/>
          </w:rPr>
          <w:t>false</w:t>
        </w:r>
        <w:r>
          <w:t xml:space="preserve">, throw a </w:t>
        </w:r>
        <w:r w:rsidRPr="00C903CE">
          <w:rPr>
            <w:b/>
          </w:rPr>
          <w:t>TypeError</w:t>
        </w:r>
        <w:r>
          <w:t xml:space="preserve"> Exception.</w:t>
        </w:r>
      </w:ins>
    </w:p>
    <w:p w:rsidR="003E73A8" w:rsidRPr="00E77497" w:rsidRDefault="003E73A8" w:rsidP="007A78ED">
      <w:pPr>
        <w:pStyle w:val="Alg4"/>
        <w:numPr>
          <w:ilvl w:val="0"/>
          <w:numId w:val="1005"/>
        </w:numPr>
        <w:rPr>
          <w:ins w:id="40032" w:author="Rev 11 Allen Wirfs-Brock" w:date="2012-10-20T14:26:00Z"/>
        </w:rPr>
      </w:pPr>
      <w:ins w:id="40033" w:author="Rev 11 Allen Wirfs-Brock" w:date="2012-10-20T14:26:00Z">
        <w:r>
          <w:t>Add a [[</w:t>
        </w:r>
      </w:ins>
      <w:ins w:id="40034" w:author="Rev 11 Allen Wirfs-Brock" w:date="2012-10-20T14:38:00Z">
        <w:r w:rsidR="007A78ED">
          <w:t>Set</w:t>
        </w:r>
      </w:ins>
      <w:ins w:id="40035" w:author="Rev 11 Allen Wirfs-Brock" w:date="2012-10-20T14:26:00Z">
        <w:r>
          <w:t xml:space="preserve">Data]] internal property to </w:t>
        </w:r>
        <w:r w:rsidRPr="00AF5C5B">
          <w:rPr>
            <w:i/>
          </w:rPr>
          <w:t>obj</w:t>
        </w:r>
        <w:r>
          <w:t>.</w:t>
        </w:r>
      </w:ins>
    </w:p>
    <w:p w:rsidR="003E73A8" w:rsidRDefault="003E73A8" w:rsidP="007A78ED">
      <w:pPr>
        <w:pStyle w:val="Alg4"/>
        <w:numPr>
          <w:ilvl w:val="0"/>
          <w:numId w:val="1005"/>
        </w:numPr>
        <w:rPr>
          <w:ins w:id="40036" w:author="Rev 11 Allen Wirfs-Brock" w:date="2012-10-20T14:26:00Z"/>
        </w:rPr>
      </w:pPr>
      <w:ins w:id="40037" w:author="Rev 11 Allen Wirfs-Brock" w:date="2012-10-20T14:26:00Z">
        <w:r>
          <w:t xml:space="preserve">Set </w:t>
        </w:r>
        <w:r>
          <w:rPr>
            <w:i/>
          </w:rPr>
          <w:t>obj</w:t>
        </w:r>
        <w:r>
          <w:t>’s [[</w:t>
        </w:r>
      </w:ins>
      <w:ins w:id="40038" w:author="Rev 11 Allen Wirfs-Brock" w:date="2012-10-20T14:39:00Z">
        <w:r w:rsidR="007A78ED">
          <w:t>Set</w:t>
        </w:r>
      </w:ins>
      <w:ins w:id="40039" w:author="Rev 11 Allen Wirfs-Brock" w:date="2012-10-20T14:26:00Z">
        <w:r>
          <w:t>Data]] internal property to a new empty List.</w:t>
        </w:r>
      </w:ins>
    </w:p>
    <w:p w:rsidR="003E73A8" w:rsidRDefault="003E73A8" w:rsidP="003E73A8">
      <w:pPr>
        <w:pStyle w:val="Alg4"/>
        <w:numPr>
          <w:ilvl w:val="0"/>
          <w:numId w:val="1005"/>
        </w:numPr>
        <w:rPr>
          <w:ins w:id="40040" w:author="Rev 11 Allen Wirfs-Brock" w:date="2012-10-20T14:26:00Z"/>
        </w:rPr>
      </w:pPr>
      <w:ins w:id="40041" w:author="Rev 11 Allen Wirfs-Brock" w:date="2012-10-20T14:26:00Z">
        <w:r>
          <w:t xml:space="preserve">If </w:t>
        </w:r>
        <w:r w:rsidRPr="00740B90">
          <w:rPr>
            <w:i/>
          </w:rPr>
          <w:t>iterable</w:t>
        </w:r>
        <w:r>
          <w:t xml:space="preserve"> is </w:t>
        </w:r>
        <w:r w:rsidRPr="00740B90">
          <w:rPr>
            <w:b/>
          </w:rPr>
          <w:t>undefined</w:t>
        </w:r>
        <w:r>
          <w:t xml:space="preserve">, return </w:t>
        </w:r>
        <w:r w:rsidRPr="00A5755A">
          <w:rPr>
            <w:i/>
          </w:rPr>
          <w:t>obj</w:t>
        </w:r>
        <w:r>
          <w:t>.</w:t>
        </w:r>
      </w:ins>
    </w:p>
    <w:p w:rsidR="003E73A8" w:rsidRPr="00A5755A" w:rsidRDefault="003E73A8" w:rsidP="003E73A8">
      <w:pPr>
        <w:pStyle w:val="Alg4"/>
        <w:numPr>
          <w:ilvl w:val="0"/>
          <w:numId w:val="1005"/>
        </w:numPr>
        <w:contextualSpacing/>
        <w:rPr>
          <w:ins w:id="40042" w:author="Rev 11 Allen Wirfs-Brock" w:date="2012-10-20T14:26:00Z"/>
        </w:rPr>
      </w:pPr>
      <w:ins w:id="40043" w:author="Rev 11 Allen Wirfs-Brock" w:date="2012-10-20T14:26:00Z">
        <w:r>
          <w:t>Repeat</w:t>
        </w:r>
      </w:ins>
    </w:p>
    <w:p w:rsidR="003E73A8" w:rsidRDefault="003E73A8" w:rsidP="003E73A8">
      <w:pPr>
        <w:pStyle w:val="Alg3"/>
        <w:numPr>
          <w:ilvl w:val="1"/>
          <w:numId w:val="1005"/>
        </w:numPr>
        <w:rPr>
          <w:ins w:id="40044" w:author="Rev 11 Allen Wirfs-Brock" w:date="2012-10-20T14:26:00Z"/>
        </w:rPr>
      </w:pPr>
      <w:ins w:id="40045" w:author="Rev 11 Allen Wirfs-Brock" w:date="2012-10-20T14:26: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rsidR="003E73A8" w:rsidRDefault="003E73A8" w:rsidP="003E73A8">
      <w:pPr>
        <w:pStyle w:val="Alg3"/>
        <w:numPr>
          <w:ilvl w:val="1"/>
          <w:numId w:val="1005"/>
        </w:numPr>
        <w:rPr>
          <w:ins w:id="40046" w:author="Rev 11 Allen Wirfs-Brock" w:date="2012-10-20T14:26:00Z"/>
        </w:rPr>
      </w:pPr>
      <w:ins w:id="40047" w:author="Rev 11 Allen Wirfs-Brock" w:date="2012-10-20T14:26:00Z">
        <w:r>
          <w:t xml:space="preserve">If </w:t>
        </w:r>
        <w:commentRangeStart w:id="40048"/>
        <w:r>
          <w:t>IteratorComplete</w:t>
        </w:r>
        <w:commentRangeEnd w:id="40048"/>
        <w:r>
          <w:rPr>
            <w:rStyle w:val="CommentReference"/>
            <w:rFonts w:ascii="Arial" w:eastAsia="MS Mincho" w:hAnsi="Arial"/>
            <w:spacing w:val="0"/>
            <w:lang w:eastAsia="ja-JP"/>
          </w:rPr>
          <w:commentReference w:id="40048"/>
        </w:r>
        <w:r>
          <w:t>(</w:t>
        </w:r>
        <w:r>
          <w:rPr>
            <w:i/>
          </w:rPr>
          <w:t>next</w:t>
        </w:r>
        <w:r>
          <w:t xml:space="preserve">) is </w:t>
        </w:r>
        <w:r w:rsidRPr="00B5244C">
          <w:rPr>
            <w:b/>
          </w:rPr>
          <w:t>true</w:t>
        </w:r>
        <w:r>
          <w:t xml:space="preserve">, then </w:t>
        </w:r>
        <w:r w:rsidRPr="00E77497">
          <w:t xml:space="preserve">return </w:t>
        </w:r>
        <w:r>
          <w:t>NormalCompletion(</w:t>
        </w:r>
        <w:r>
          <w:rPr>
            <w:i/>
          </w:rPr>
          <w:t>obj</w:t>
        </w:r>
        <w:r w:rsidRPr="00E77497">
          <w:t>).</w:t>
        </w:r>
      </w:ins>
    </w:p>
    <w:p w:rsidR="003E73A8" w:rsidRDefault="003E73A8" w:rsidP="003E73A8">
      <w:pPr>
        <w:pStyle w:val="Alg3"/>
        <w:numPr>
          <w:ilvl w:val="1"/>
          <w:numId w:val="1005"/>
        </w:numPr>
        <w:rPr>
          <w:ins w:id="40049" w:author="Rev 11 Allen Wirfs-Brock" w:date="2012-10-20T14:26:00Z"/>
        </w:rPr>
      </w:pPr>
      <w:ins w:id="40050" w:author="Rev 11 Allen Wirfs-Brock" w:date="2012-10-20T14:26:00Z">
        <w:r>
          <w:t xml:space="preserve">Let </w:t>
        </w:r>
        <w:r w:rsidRPr="004E372D">
          <w:rPr>
            <w:i/>
          </w:rPr>
          <w:t>next</w:t>
        </w:r>
        <w:r>
          <w:t xml:space="preserve"> be ToObject(</w:t>
        </w:r>
        <w:r w:rsidRPr="004E372D">
          <w:rPr>
            <w:i/>
          </w:rPr>
          <w:t>next</w:t>
        </w:r>
        <w:r>
          <w:t>).</w:t>
        </w:r>
      </w:ins>
    </w:p>
    <w:p w:rsidR="003E73A8" w:rsidRDefault="003E73A8" w:rsidP="003E73A8">
      <w:pPr>
        <w:pStyle w:val="Alg4"/>
        <w:numPr>
          <w:ilvl w:val="1"/>
          <w:numId w:val="1005"/>
        </w:numPr>
        <w:spacing w:after="120"/>
        <w:contextualSpacing/>
        <w:rPr>
          <w:ins w:id="40051" w:author="Rev 11 Allen Wirfs-Brock" w:date="2012-10-20T14:26:00Z"/>
        </w:rPr>
      </w:pPr>
      <w:ins w:id="40052" w:author="Rev 11 Allen Wirfs-Brock" w:date="2012-10-20T14:26:00Z">
        <w:r>
          <w:t>ReturnIfAbrupt(</w:t>
        </w:r>
        <w:r w:rsidRPr="004E372D">
          <w:rPr>
            <w:i/>
          </w:rPr>
          <w:t>next</w:t>
        </w:r>
        <w:r>
          <w:t>).</w:t>
        </w:r>
      </w:ins>
    </w:p>
    <w:p w:rsidR="003E73A8" w:rsidRDefault="003E73A8" w:rsidP="00AF1A54">
      <w:pPr>
        <w:pStyle w:val="Alg4"/>
        <w:numPr>
          <w:ilvl w:val="1"/>
          <w:numId w:val="1005"/>
        </w:numPr>
        <w:spacing w:after="120"/>
        <w:contextualSpacing/>
        <w:rPr>
          <w:ins w:id="40053" w:author="Rev 11 Allen Wirfs-Brock" w:date="2012-10-20T14:26:00Z"/>
        </w:rPr>
      </w:pPr>
      <w:ins w:id="40054" w:author="Rev 11 Allen Wirfs-Brock" w:date="2012-10-20T14:26:00Z">
        <w:r>
          <w:t xml:space="preserve">Let </w:t>
        </w:r>
        <w:r w:rsidRPr="00C903CE">
          <w:rPr>
            <w:i/>
          </w:rPr>
          <w:t>status</w:t>
        </w:r>
        <w:r>
          <w:t xml:space="preserve"> be the result of calling the [[Call]] internal method of </w:t>
        </w:r>
      </w:ins>
      <w:ins w:id="40055" w:author="Rev 11 Allen Wirfs-Brock" w:date="2012-10-20T15:34:00Z">
        <w:r w:rsidR="00DE2737" w:rsidRPr="00C903CE">
          <w:rPr>
            <w:i/>
          </w:rPr>
          <w:t>adder</w:t>
        </w:r>
        <w:r w:rsidR="00DE2737">
          <w:t xml:space="preserve"> </w:t>
        </w:r>
      </w:ins>
      <w:ins w:id="40056" w:author="Rev 11 Allen Wirfs-Brock" w:date="2012-10-20T14:26:00Z">
        <w:r>
          <w:t xml:space="preserve">with </w:t>
        </w:r>
        <w:r w:rsidRPr="00C903CE">
          <w:rPr>
            <w:i/>
          </w:rPr>
          <w:t>obj</w:t>
        </w:r>
        <w:r>
          <w:t xml:space="preserve"> </w:t>
        </w:r>
      </w:ins>
      <w:ins w:id="40057" w:author="Rev 11 Allen Wirfs-Brock" w:date="2012-10-24T09:46:00Z">
        <w:r w:rsidR="00AF1A54">
          <w:t xml:space="preserve">as </w:t>
        </w:r>
        <w:r w:rsidR="00AF1A54" w:rsidRPr="006637C6">
          <w:rPr>
            <w:i/>
          </w:rPr>
          <w:t>this</w:t>
        </w:r>
        <w:r w:rsidR="00AF1A54">
          <w:rPr>
            <w:i/>
          </w:rPr>
          <w:t>Argument</w:t>
        </w:r>
        <w:r w:rsidR="00AF1A54" w:rsidRPr="00E77497">
          <w:t xml:space="preserve"> </w:t>
        </w:r>
      </w:ins>
      <w:ins w:id="40058" w:author="Rev 11 Allen Wirfs-Brock" w:date="2012-10-20T14:26:00Z">
        <w:r>
          <w:t xml:space="preserve">and a List whose </w:t>
        </w:r>
      </w:ins>
      <w:ins w:id="40059" w:author="Rev 11 Allen Wirfs-Brock" w:date="2012-10-20T14:42:00Z">
        <w:r w:rsidR="007A78ED">
          <w:t xml:space="preserve">sole </w:t>
        </w:r>
      </w:ins>
      <w:ins w:id="40060" w:author="Rev 11 Allen Wirfs-Brock" w:date="2012-10-20T14:26:00Z">
        <w:r>
          <w:t>element</w:t>
        </w:r>
      </w:ins>
      <w:ins w:id="40061" w:author="Rev 11 Allen Wirfs-Brock" w:date="2012-10-20T14:42:00Z">
        <w:r w:rsidR="007A78ED">
          <w:t xml:space="preserve"> i</w:t>
        </w:r>
      </w:ins>
      <w:ins w:id="40062" w:author="Rev 11 Allen Wirfs-Brock" w:date="2012-10-20T14:26:00Z">
        <w:r>
          <w:t xml:space="preserve">s </w:t>
        </w:r>
        <w:r w:rsidRPr="00C903CE">
          <w:rPr>
            <w:i/>
          </w:rPr>
          <w:t>v</w:t>
        </w:r>
      </w:ins>
      <w:ins w:id="40063" w:author="Rev 11 Allen Wirfs-Brock" w:date="2012-10-24T09:46:00Z">
        <w:r w:rsidR="00AF1A54">
          <w:rPr>
            <w:iCs/>
          </w:rPr>
          <w:t xml:space="preserve"> as </w:t>
        </w:r>
        <w:r w:rsidR="00AF1A54">
          <w:rPr>
            <w:i/>
          </w:rPr>
          <w:t>argumentsList</w:t>
        </w:r>
      </w:ins>
      <w:ins w:id="40064" w:author="Rev 11 Allen Wirfs-Brock" w:date="2012-10-20T14:26:00Z">
        <w:r>
          <w:t>.</w:t>
        </w:r>
      </w:ins>
    </w:p>
    <w:p w:rsidR="003E73A8" w:rsidRDefault="003E73A8" w:rsidP="003E73A8">
      <w:pPr>
        <w:pStyle w:val="Alg4"/>
        <w:numPr>
          <w:ilvl w:val="1"/>
          <w:numId w:val="1005"/>
        </w:numPr>
        <w:spacing w:after="220"/>
        <w:contextualSpacing/>
        <w:rPr>
          <w:ins w:id="40065" w:author="Rev 11 Allen Wirfs-Brock" w:date="2012-10-20T14:26:00Z"/>
        </w:rPr>
      </w:pPr>
      <w:ins w:id="40066" w:author="Rev 11 Allen Wirfs-Brock" w:date="2012-10-20T14:26:00Z">
        <w:r>
          <w:t>ReturnIfAbrupt(</w:t>
        </w:r>
        <w:r>
          <w:rPr>
            <w:i/>
          </w:rPr>
          <w:t>status</w:t>
        </w:r>
        <w:r>
          <w:t>).</w:t>
        </w:r>
      </w:ins>
    </w:p>
    <w:p w:rsidR="00504B01" w:rsidRPr="00E77497" w:rsidRDefault="00504B01" w:rsidP="00504B01">
      <w:pPr>
        <w:pStyle w:val="Heading3"/>
        <w:numPr>
          <w:ilvl w:val="0"/>
          <w:numId w:val="0"/>
        </w:numPr>
        <w:rPr>
          <w:ins w:id="40067" w:author="Rev 11 Allen Wirfs-Brock" w:date="2012-10-21T12:47:00Z"/>
        </w:rPr>
      </w:pPr>
      <w:bookmarkStart w:id="40068" w:name="_Toc339020530"/>
      <w:ins w:id="40069" w:author="Rev 11 Allen Wirfs-Brock" w:date="2012-10-21T12:47:00Z">
        <w:r w:rsidRPr="00E77497">
          <w:lastRenderedPageBreak/>
          <w:t>15.</w:t>
        </w:r>
        <w:r>
          <w:t>1</w:t>
        </w:r>
      </w:ins>
      <w:ins w:id="40070" w:author="Rev 11 Allen Wirfs-Brock" w:date="2012-10-21T12:49:00Z">
        <w:r>
          <w:t>6</w:t>
        </w:r>
      </w:ins>
      <w:ins w:id="40071" w:author="Rev 11 Allen Wirfs-Brock" w:date="2012-10-21T12:47:00Z">
        <w:r w:rsidRPr="00E77497">
          <w:t>.</w:t>
        </w:r>
        <w:r>
          <w:t>2</w:t>
        </w:r>
        <w:r w:rsidRPr="00E77497">
          <w:tab/>
          <w:t xml:space="preserve">The </w:t>
        </w:r>
      </w:ins>
      <w:ins w:id="40072" w:author="Rev 11 Allen Wirfs-Brock" w:date="2012-10-21T12:49:00Z">
        <w:r>
          <w:t>Set</w:t>
        </w:r>
      </w:ins>
      <w:ins w:id="40073" w:author="Rev 11 Allen Wirfs-Brock" w:date="2012-10-21T12:47:00Z">
        <w:r w:rsidRPr="00E77497">
          <w:t xml:space="preserve"> Constructor Called as a Function</w:t>
        </w:r>
        <w:bookmarkEnd w:id="40068"/>
      </w:ins>
    </w:p>
    <w:p w:rsidR="00504B01" w:rsidRPr="00E77497" w:rsidRDefault="00504B01" w:rsidP="00504B01">
      <w:pPr>
        <w:rPr>
          <w:ins w:id="40074" w:author="Rev 11 Allen Wirfs-Brock" w:date="2012-10-21T12:47:00Z"/>
        </w:rPr>
      </w:pPr>
      <w:ins w:id="40075" w:author="Rev 11 Allen Wirfs-Brock" w:date="2012-10-21T12:47:00Z">
        <w:r w:rsidRPr="00E77497">
          <w:t xml:space="preserve">When </w:t>
        </w:r>
      </w:ins>
      <w:ins w:id="40076" w:author="Rev 11 Allen Wirfs-Brock" w:date="2012-10-21T12:49:00Z">
        <w:r>
          <w:rPr>
            <w:rFonts w:ascii="Courier New" w:hAnsi="Courier New"/>
            <w:b/>
          </w:rPr>
          <w:t>Set</w:t>
        </w:r>
      </w:ins>
      <w:ins w:id="40077" w:author="Rev 11 Allen Wirfs-Brock" w:date="2012-10-21T12:47:00Z">
        <w:r w:rsidRPr="00E77497">
          <w:t xml:space="preserve"> is called as a function rather than as a constructor, it </w:t>
        </w:r>
        <w:r w:rsidRPr="00F94F77">
          <w:t>initialize</w:t>
        </w:r>
        <w:r>
          <w:t xml:space="preserve">s its </w:t>
        </w:r>
        <w:r w:rsidRPr="00C0565F">
          <w:rPr>
            <w:b/>
          </w:rPr>
          <w:t>this</w:t>
        </w:r>
        <w:r>
          <w:t xml:space="preserve"> value with the internal state necessary to support the </w:t>
        </w:r>
      </w:ins>
      <w:ins w:id="40078" w:author="Rev 11 Allen Wirfs-Brock" w:date="2012-10-21T12:49:00Z">
        <w:r>
          <w:rPr>
            <w:rFonts w:ascii="Courier New" w:hAnsi="Courier New"/>
            <w:b/>
          </w:rPr>
          <w:t>Set</w:t>
        </w:r>
      </w:ins>
      <w:ins w:id="40079" w:author="Rev 11 Allen Wirfs-Brock" w:date="2012-10-21T12:47:00Z">
        <w:r w:rsidRPr="00F94F77">
          <w:rPr>
            <w:rFonts w:ascii="Courier New" w:hAnsi="Courier New"/>
            <w:b/>
          </w:rPr>
          <w:t>.prototype</w:t>
        </w:r>
        <w:r>
          <w:t xml:space="preserve"> internal methods</w:t>
        </w:r>
        <w:r w:rsidRPr="00E77497">
          <w:t>.</w:t>
        </w:r>
        <w:r>
          <w:t xml:space="preserve">  This premits super invocation of the </w:t>
        </w:r>
      </w:ins>
      <w:ins w:id="40080" w:author="Rev 11 Allen Wirfs-Brock" w:date="2012-10-21T12:49:00Z">
        <w:r>
          <w:rPr>
            <w:rFonts w:ascii="Courier New" w:hAnsi="Courier New"/>
            <w:b/>
          </w:rPr>
          <w:t>Set</w:t>
        </w:r>
      </w:ins>
      <w:ins w:id="40081" w:author="Rev 11 Allen Wirfs-Brock" w:date="2012-10-21T12:47:00Z">
        <w:r>
          <w:t xml:space="preserve"> constructor by </w:t>
        </w:r>
      </w:ins>
      <w:ins w:id="40082" w:author="Rev 11 Allen Wirfs-Brock" w:date="2012-10-21T12:49:00Z">
        <w:r>
          <w:rPr>
            <w:rFonts w:ascii="Courier New" w:hAnsi="Courier New"/>
            <w:b/>
          </w:rPr>
          <w:t>Set</w:t>
        </w:r>
      </w:ins>
      <w:ins w:id="40083" w:author="Rev 11 Allen Wirfs-Brock" w:date="2012-10-21T12:47:00Z">
        <w:r>
          <w:t xml:space="preserve"> subclasses. </w:t>
        </w:r>
      </w:ins>
    </w:p>
    <w:p w:rsidR="00504B01" w:rsidRPr="00E77497" w:rsidRDefault="00504B01" w:rsidP="00504B01">
      <w:pPr>
        <w:pStyle w:val="Heading4"/>
        <w:numPr>
          <w:ilvl w:val="0"/>
          <w:numId w:val="0"/>
        </w:numPr>
        <w:rPr>
          <w:ins w:id="40084" w:author="Rev 11 Allen Wirfs-Brock" w:date="2012-10-21T12:47:00Z"/>
        </w:rPr>
      </w:pPr>
      <w:ins w:id="40085" w:author="Rev 11 Allen Wirfs-Brock" w:date="2012-10-21T12:47:00Z">
        <w:r w:rsidRPr="00E77497">
          <w:t>15.</w:t>
        </w:r>
        <w:r>
          <w:t>1</w:t>
        </w:r>
      </w:ins>
      <w:ins w:id="40086" w:author="Rev 11 Allen Wirfs-Brock" w:date="2012-10-21T12:50:00Z">
        <w:r>
          <w:t>6</w:t>
        </w:r>
      </w:ins>
      <w:ins w:id="40087" w:author="Rev 11 Allen Wirfs-Brock" w:date="2012-10-21T12:47:00Z">
        <w:r w:rsidRPr="00E77497">
          <w:t>.</w:t>
        </w:r>
        <w:r>
          <w:t>2</w:t>
        </w:r>
        <w:r w:rsidRPr="00E77497">
          <w:t>.1</w:t>
        </w:r>
        <w:r w:rsidRPr="00E77497">
          <w:tab/>
        </w:r>
      </w:ins>
      <w:ins w:id="40088" w:author="Rev 11 Allen Wirfs-Brock" w:date="2012-10-21T12:50:00Z">
        <w:r>
          <w:t>Set</w:t>
        </w:r>
      </w:ins>
      <w:ins w:id="40089" w:author="Rev 11 Allen Wirfs-Brock" w:date="2012-10-21T12:47:00Z">
        <w:r w:rsidRPr="00E77497">
          <w:t xml:space="preserve"> (</w:t>
        </w:r>
        <w:r>
          <w:t xml:space="preserve">iterable = undefined </w:t>
        </w:r>
        <w:r w:rsidRPr="00E77497">
          <w:t>)</w:t>
        </w:r>
      </w:ins>
    </w:p>
    <w:p w:rsidR="00504B01" w:rsidRDefault="00504B01" w:rsidP="00504B01">
      <w:pPr>
        <w:pStyle w:val="Alg4"/>
        <w:numPr>
          <w:ilvl w:val="0"/>
          <w:numId w:val="1072"/>
        </w:numPr>
        <w:rPr>
          <w:ins w:id="40090" w:author="Rev 11 Allen Wirfs-Brock" w:date="2012-10-21T12:47:00Z"/>
        </w:rPr>
      </w:pPr>
      <w:ins w:id="40091" w:author="Rev 11 Allen Wirfs-Brock" w:date="2012-10-21T12:47:00Z">
        <w:r>
          <w:t xml:space="preserve">Let </w:t>
        </w:r>
      </w:ins>
      <w:ins w:id="40092" w:author="Rev 11 Allen Wirfs-Brock" w:date="2012-10-21T12:52:00Z">
        <w:r>
          <w:rPr>
            <w:i/>
          </w:rPr>
          <w:t>O</w:t>
        </w:r>
      </w:ins>
      <w:ins w:id="40093" w:author="Rev 11 Allen Wirfs-Brock" w:date="2012-10-21T12:47:00Z">
        <w:r>
          <w:t xml:space="preserve"> be the </w:t>
        </w:r>
        <w:r w:rsidRPr="00F94F77">
          <w:rPr>
            <w:b/>
          </w:rPr>
          <w:t>this</w:t>
        </w:r>
        <w:r>
          <w:t xml:space="preserve"> value.</w:t>
        </w:r>
      </w:ins>
    </w:p>
    <w:p w:rsidR="00504B01" w:rsidRDefault="00504B01" w:rsidP="00504B01">
      <w:pPr>
        <w:pStyle w:val="Alg4"/>
        <w:numPr>
          <w:ilvl w:val="0"/>
          <w:numId w:val="1072"/>
        </w:numPr>
        <w:rPr>
          <w:ins w:id="40094" w:author="Rev 11 Allen Wirfs-Brock" w:date="2012-10-21T12:47:00Z"/>
        </w:rPr>
      </w:pPr>
      <w:ins w:id="40095" w:author="Rev 11 Allen Wirfs-Brock" w:date="2012-10-21T12:47:00Z">
        <w:r>
          <w:t xml:space="preserve">If </w:t>
        </w:r>
      </w:ins>
      <w:ins w:id="40096" w:author="Rev 11 Allen Wirfs-Brock" w:date="2012-10-21T12:52:00Z">
        <w:r>
          <w:rPr>
            <w:i/>
          </w:rPr>
          <w:t>O</w:t>
        </w:r>
        <w:r>
          <w:t xml:space="preserve"> </w:t>
        </w:r>
      </w:ins>
      <w:ins w:id="40097" w:author="Rev 11 Allen Wirfs-Brock" w:date="2012-10-21T12:47:00Z">
        <w:r>
          <w:t xml:space="preserve">is </w:t>
        </w:r>
        <w:r w:rsidRPr="00C33EC3">
          <w:rPr>
            <w:b/>
          </w:rPr>
          <w:t>undefined</w:t>
        </w:r>
        <w:r>
          <w:t xml:space="preserve"> or the intrinsic %</w:t>
        </w:r>
      </w:ins>
      <w:ins w:id="40098" w:author="Rev 11 Allen Wirfs-Brock" w:date="2012-10-21T12:51:00Z">
        <w:r>
          <w:t>Set</w:t>
        </w:r>
      </w:ins>
      <w:ins w:id="40099" w:author="Rev 11 Allen Wirfs-Brock" w:date="2012-10-21T12:47:00Z">
        <w:r>
          <w:t>Prototype%</w:t>
        </w:r>
      </w:ins>
    </w:p>
    <w:p w:rsidR="00504B01" w:rsidRPr="00E77497" w:rsidRDefault="00504B01" w:rsidP="00504B01">
      <w:pPr>
        <w:pStyle w:val="Alg4"/>
        <w:numPr>
          <w:ilvl w:val="1"/>
          <w:numId w:val="1072"/>
        </w:numPr>
        <w:rPr>
          <w:ins w:id="40100" w:author="Rev 11 Allen Wirfs-Brock" w:date="2012-10-21T12:47:00Z"/>
        </w:rPr>
      </w:pPr>
      <w:ins w:id="40101" w:author="Rev 11 Allen Wirfs-Brock" w:date="2012-10-21T12:47:00Z">
        <w:r w:rsidRPr="00E77497">
          <w:t xml:space="preserve">Let </w:t>
        </w:r>
      </w:ins>
      <w:ins w:id="40102" w:author="Rev 11 Allen Wirfs-Brock" w:date="2012-10-21T12:51:00Z">
        <w:r>
          <w:rPr>
            <w:i/>
          </w:rPr>
          <w:t>set</w:t>
        </w:r>
        <w:r>
          <w:t xml:space="preserve"> </w:t>
        </w:r>
      </w:ins>
      <w:ins w:id="40103" w:author="Rev 11 Allen Wirfs-Brock" w:date="2012-10-21T12:47:00Z">
        <w:r w:rsidRPr="00E77497">
          <w:t xml:space="preserve">be </w:t>
        </w:r>
        <w:r>
          <w:t>the result of the abstract operation ObjectCreate (15.2) with the intrinsic %</w:t>
        </w:r>
      </w:ins>
      <w:ins w:id="40104" w:author="Rev 11 Allen Wirfs-Brock" w:date="2012-10-21T12:51:00Z">
        <w:r>
          <w:t>Set</w:t>
        </w:r>
      </w:ins>
      <w:ins w:id="40105" w:author="Rev 11 Allen Wirfs-Brock" w:date="2012-10-21T12:47:00Z">
        <w:r>
          <w:t>Prototype% as the argument</w:t>
        </w:r>
        <w:r w:rsidRPr="00E77497">
          <w:t>.</w:t>
        </w:r>
      </w:ins>
    </w:p>
    <w:p w:rsidR="00504B01" w:rsidRDefault="00504B01" w:rsidP="007911BE">
      <w:pPr>
        <w:pStyle w:val="Alg4"/>
        <w:numPr>
          <w:ilvl w:val="0"/>
          <w:numId w:val="1072"/>
        </w:numPr>
        <w:rPr>
          <w:ins w:id="40106" w:author="Rev 11 Allen Wirfs-Brock" w:date="2012-10-21T12:47:00Z"/>
        </w:rPr>
      </w:pPr>
      <w:ins w:id="40107" w:author="Rev 11 Allen Wirfs-Brock" w:date="2012-10-21T12:47:00Z">
        <w:r>
          <w:t>Else</w:t>
        </w:r>
      </w:ins>
    </w:p>
    <w:p w:rsidR="00504B01" w:rsidRPr="00E77497" w:rsidRDefault="00504B01" w:rsidP="007911BE">
      <w:pPr>
        <w:pStyle w:val="Alg4"/>
        <w:numPr>
          <w:ilvl w:val="1"/>
          <w:numId w:val="1072"/>
        </w:numPr>
        <w:rPr>
          <w:ins w:id="40108" w:author="Rev 11 Allen Wirfs-Brock" w:date="2012-10-21T12:47:00Z"/>
        </w:rPr>
      </w:pPr>
      <w:ins w:id="40109" w:author="Rev 11 Allen Wirfs-Brock" w:date="2012-10-21T12:47:00Z">
        <w:r w:rsidRPr="00E77497">
          <w:t xml:space="preserve">Let </w:t>
        </w:r>
      </w:ins>
      <w:ins w:id="40110" w:author="Rev 11 Allen Wirfs-Brock" w:date="2012-10-21T12:52:00Z">
        <w:r>
          <w:rPr>
            <w:i/>
          </w:rPr>
          <w:t>set</w:t>
        </w:r>
        <w:r>
          <w:t xml:space="preserve"> </w:t>
        </w:r>
      </w:ins>
      <w:ins w:id="40111" w:author="Rev 11 Allen Wirfs-Brock" w:date="2012-10-21T12:47:00Z">
        <w:r w:rsidRPr="00E77497">
          <w:t>be the</w:t>
        </w:r>
        <w:r>
          <w:t xml:space="preserve"> result of  ToObject(</w:t>
        </w:r>
      </w:ins>
      <w:ins w:id="40112" w:author="Rev 11 Allen Wirfs-Brock" w:date="2012-10-21T12:52:00Z">
        <w:r>
          <w:rPr>
            <w:i/>
          </w:rPr>
          <w:t>O</w:t>
        </w:r>
      </w:ins>
      <w:ins w:id="40113" w:author="Rev 11 Allen Wirfs-Brock" w:date="2012-10-21T12:47:00Z">
        <w:r>
          <w:t>)</w:t>
        </w:r>
        <w:r w:rsidRPr="00E77497">
          <w:t>.</w:t>
        </w:r>
      </w:ins>
    </w:p>
    <w:p w:rsidR="00504B01" w:rsidRPr="00E77497" w:rsidRDefault="00504B01" w:rsidP="007911BE">
      <w:pPr>
        <w:pStyle w:val="Alg4"/>
        <w:numPr>
          <w:ilvl w:val="0"/>
          <w:numId w:val="1072"/>
        </w:numPr>
        <w:rPr>
          <w:ins w:id="40114" w:author="Rev 11 Allen Wirfs-Brock" w:date="2012-10-21T12:47:00Z"/>
        </w:rPr>
      </w:pPr>
      <w:ins w:id="40115" w:author="Rev 11 Allen Wirfs-Brock" w:date="2012-10-21T12:47:00Z">
        <w:r>
          <w:t>ReturnIfAbrupt(</w:t>
        </w:r>
        <w:r>
          <w:rPr>
            <w:i/>
          </w:rPr>
          <w:t>map</w:t>
        </w:r>
        <w:r>
          <w:t>).</w:t>
        </w:r>
      </w:ins>
    </w:p>
    <w:p w:rsidR="00504B01" w:rsidRDefault="00504B01" w:rsidP="007911BE">
      <w:pPr>
        <w:pStyle w:val="Alg4"/>
        <w:numPr>
          <w:ilvl w:val="0"/>
          <w:numId w:val="1072"/>
        </w:numPr>
        <w:rPr>
          <w:ins w:id="40116" w:author="Rev 11 Allen Wirfs-Brock" w:date="2012-10-21T12:47:00Z"/>
        </w:rPr>
      </w:pPr>
      <w:ins w:id="40117" w:author="Rev 11 Allen Wirfs-Brock" w:date="2012-10-21T12:4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rsidR="00504B01" w:rsidRPr="00E77497" w:rsidRDefault="00504B01" w:rsidP="007911BE">
      <w:pPr>
        <w:pStyle w:val="Alg4"/>
        <w:numPr>
          <w:ilvl w:val="0"/>
          <w:numId w:val="1072"/>
        </w:numPr>
        <w:rPr>
          <w:ins w:id="40118" w:author="Rev 11 Allen Wirfs-Brock" w:date="2012-10-21T12:47:00Z"/>
        </w:rPr>
      </w:pPr>
      <w:ins w:id="40119" w:author="Rev 11 Allen Wirfs-Brock" w:date="2012-10-21T12:47:00Z">
        <w:r>
          <w:t xml:space="preserve">Let </w:t>
        </w:r>
        <w:r w:rsidRPr="00926A35">
          <w:rPr>
            <w:i/>
          </w:rPr>
          <w:t>status</w:t>
        </w:r>
        <w:r>
          <w:t xml:space="preserve"> be the result of </w:t>
        </w:r>
      </w:ins>
      <w:ins w:id="40120" w:author="Rev 11 Allen Wirfs-Brock" w:date="2012-10-21T12:58:00Z">
        <w:r w:rsidR="007911BE">
          <w:t>Set</w:t>
        </w:r>
      </w:ins>
      <w:ins w:id="40121" w:author="Rev 11 Allen Wirfs-Brock" w:date="2012-10-21T12:47:00Z">
        <w:r>
          <w:t xml:space="preserve">Initialisation with </w:t>
        </w:r>
      </w:ins>
      <w:ins w:id="40122" w:author="Rev 11 Allen Wirfs-Brock" w:date="2012-10-21T12:58:00Z">
        <w:r w:rsidR="007911BE">
          <w:rPr>
            <w:i/>
          </w:rPr>
          <w:t>set</w:t>
        </w:r>
        <w:r w:rsidR="007911BE" w:rsidRPr="00E77497">
          <w:rPr>
            <w:i/>
          </w:rPr>
          <w:t xml:space="preserve"> </w:t>
        </w:r>
      </w:ins>
      <w:ins w:id="40123" w:author="Rev 11 Allen Wirfs-Brock" w:date="2012-10-21T12:47:00Z">
        <w:r>
          <w:t xml:space="preserve">and </w:t>
        </w:r>
        <w:r w:rsidRPr="00926A35">
          <w:rPr>
            <w:i/>
          </w:rPr>
          <w:t>iterable</w:t>
        </w:r>
        <w:r>
          <w:t xml:space="preserve"> as arguments.</w:t>
        </w:r>
      </w:ins>
    </w:p>
    <w:p w:rsidR="00504B01" w:rsidRPr="00E77497" w:rsidRDefault="00504B01" w:rsidP="007911BE">
      <w:pPr>
        <w:pStyle w:val="Alg4"/>
        <w:numPr>
          <w:ilvl w:val="0"/>
          <w:numId w:val="1072"/>
        </w:numPr>
        <w:rPr>
          <w:ins w:id="40124" w:author="Rev 11 Allen Wirfs-Brock" w:date="2012-10-21T12:47:00Z"/>
        </w:rPr>
      </w:pPr>
      <w:ins w:id="40125" w:author="Rev 11 Allen Wirfs-Brock" w:date="2012-10-21T12:47:00Z">
        <w:r>
          <w:t>ReturnIfAbrupt(</w:t>
        </w:r>
        <w:r w:rsidRPr="00926A35">
          <w:rPr>
            <w:i/>
          </w:rPr>
          <w:t>status</w:t>
        </w:r>
        <w:r>
          <w:t>).</w:t>
        </w:r>
      </w:ins>
    </w:p>
    <w:p w:rsidR="00504B01" w:rsidRPr="00E77497" w:rsidRDefault="00504B01" w:rsidP="007911BE">
      <w:pPr>
        <w:pStyle w:val="Alg4"/>
        <w:numPr>
          <w:ilvl w:val="0"/>
          <w:numId w:val="1072"/>
        </w:numPr>
        <w:spacing w:after="120"/>
        <w:rPr>
          <w:ins w:id="40126" w:author="Rev 11 Allen Wirfs-Brock" w:date="2012-10-21T12:47:00Z"/>
        </w:rPr>
      </w:pPr>
      <w:ins w:id="40127" w:author="Rev 11 Allen Wirfs-Brock" w:date="2012-10-21T12:47:00Z">
        <w:r w:rsidRPr="00E77497">
          <w:t xml:space="preserve">Return </w:t>
        </w:r>
      </w:ins>
      <w:ins w:id="40128" w:author="Rev 11 Allen Wirfs-Brock" w:date="2012-10-21T12:57:00Z">
        <w:r w:rsidR="007911BE">
          <w:rPr>
            <w:i/>
          </w:rPr>
          <w:t>set</w:t>
        </w:r>
      </w:ins>
      <w:ins w:id="40129" w:author="Rev 11 Allen Wirfs-Brock" w:date="2012-10-21T12:47:00Z">
        <w:r w:rsidRPr="00E77497">
          <w:t>.</w:t>
        </w:r>
      </w:ins>
    </w:p>
    <w:p w:rsidR="00504B01" w:rsidRDefault="00504B01" w:rsidP="00504B01">
      <w:pPr>
        <w:pStyle w:val="Note"/>
        <w:rPr>
          <w:ins w:id="40130" w:author="Rev 11 Allen Wirfs-Brock" w:date="2012-10-21T12:47:00Z"/>
        </w:rPr>
      </w:pPr>
      <w:ins w:id="40131" w:author="Rev 11 Allen Wirfs-Brock" w:date="2012-10-21T12:47:00Z">
        <w:r>
          <w:t>NOTE</w:t>
        </w:r>
        <w:r>
          <w:tab/>
          <w:t xml:space="preserve">If the parameter iterable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ins>
    </w:p>
    <w:p w:rsidR="00504B01" w:rsidRPr="00E77497" w:rsidRDefault="00504B01" w:rsidP="007911BE">
      <w:pPr>
        <w:pStyle w:val="Heading3"/>
        <w:numPr>
          <w:ilvl w:val="0"/>
          <w:numId w:val="0"/>
        </w:numPr>
        <w:rPr>
          <w:ins w:id="40132" w:author="Rev 11 Allen Wirfs-Brock" w:date="2012-10-21T12:47:00Z"/>
        </w:rPr>
      </w:pPr>
      <w:bookmarkStart w:id="40133" w:name="_Toc339020531"/>
      <w:ins w:id="40134" w:author="Rev 11 Allen Wirfs-Brock" w:date="2012-10-21T12:47:00Z">
        <w:r w:rsidRPr="00E77497">
          <w:t>15.</w:t>
        </w:r>
        <w:r w:rsidR="007911BE">
          <w:t>1</w:t>
        </w:r>
      </w:ins>
      <w:ins w:id="40135" w:author="Rev 11 Allen Wirfs-Brock" w:date="2012-10-21T12:56:00Z">
        <w:r w:rsidR="007911BE">
          <w:t>6</w:t>
        </w:r>
      </w:ins>
      <w:ins w:id="40136" w:author="Rev 11 Allen Wirfs-Brock" w:date="2012-10-21T12:47:00Z">
        <w:r w:rsidRPr="00E77497">
          <w:t>.</w:t>
        </w:r>
        <w:r>
          <w:t>3</w:t>
        </w:r>
        <w:r w:rsidRPr="00E77497">
          <w:tab/>
          <w:t xml:space="preserve">The </w:t>
        </w:r>
      </w:ins>
      <w:ins w:id="40137" w:author="Rev 11 Allen Wirfs-Brock" w:date="2012-10-21T12:56:00Z">
        <w:r w:rsidR="007911BE">
          <w:t>Set</w:t>
        </w:r>
      </w:ins>
      <w:ins w:id="40138" w:author="Rev 11 Allen Wirfs-Brock" w:date="2012-10-21T12:47:00Z">
        <w:r w:rsidRPr="00E77497">
          <w:t xml:space="preserve"> Constructor</w:t>
        </w:r>
        <w:bookmarkEnd w:id="40133"/>
      </w:ins>
    </w:p>
    <w:p w:rsidR="00504B01" w:rsidRPr="00E77497" w:rsidRDefault="00504B01" w:rsidP="007911BE">
      <w:pPr>
        <w:rPr>
          <w:ins w:id="40139" w:author="Rev 11 Allen Wirfs-Brock" w:date="2012-10-21T12:47:00Z"/>
        </w:rPr>
      </w:pPr>
      <w:ins w:id="40140" w:author="Rev 11 Allen Wirfs-Brock" w:date="2012-10-21T12:47:00Z">
        <w:r w:rsidRPr="00E77497">
          <w:t xml:space="preserve">When </w:t>
        </w:r>
      </w:ins>
      <w:ins w:id="40141" w:author="Rev 11 Allen Wirfs-Brock" w:date="2012-10-21T12:56:00Z">
        <w:r w:rsidR="007911BE">
          <w:rPr>
            <w:rFonts w:ascii="Courier New" w:hAnsi="Courier New"/>
            <w:b/>
          </w:rPr>
          <w:t>Set</w:t>
        </w:r>
      </w:ins>
      <w:ins w:id="40142" w:author="Rev 11 Allen Wirfs-Brock" w:date="2012-10-21T12:4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rsidR="00504B01" w:rsidRPr="00E77497" w:rsidRDefault="00504B01" w:rsidP="007911BE">
      <w:pPr>
        <w:pStyle w:val="Heading4"/>
        <w:numPr>
          <w:ilvl w:val="0"/>
          <w:numId w:val="0"/>
        </w:numPr>
        <w:rPr>
          <w:ins w:id="40143" w:author="Rev 11 Allen Wirfs-Brock" w:date="2012-10-21T12:47:00Z"/>
        </w:rPr>
      </w:pPr>
      <w:ins w:id="40144" w:author="Rev 11 Allen Wirfs-Brock" w:date="2012-10-21T12:47:00Z">
        <w:r w:rsidRPr="00E77497">
          <w:t>15.</w:t>
        </w:r>
        <w:r w:rsidR="007911BE">
          <w:t>1</w:t>
        </w:r>
      </w:ins>
      <w:ins w:id="40145" w:author="Rev 11 Allen Wirfs-Brock" w:date="2012-10-21T12:56:00Z">
        <w:r w:rsidR="007911BE">
          <w:t>6</w:t>
        </w:r>
      </w:ins>
      <w:ins w:id="40146" w:author="Rev 11 Allen Wirfs-Brock" w:date="2012-10-21T12:47:00Z">
        <w:r w:rsidRPr="00E77497">
          <w:t>.</w:t>
        </w:r>
        <w:r>
          <w:t>3</w:t>
        </w:r>
        <w:r w:rsidRPr="00E77497">
          <w:t>.1</w:t>
        </w:r>
        <w:r w:rsidRPr="00E77497">
          <w:tab/>
          <w:t xml:space="preserve">new </w:t>
        </w:r>
      </w:ins>
      <w:ins w:id="40147" w:author="Rev 11 Allen Wirfs-Brock" w:date="2012-10-21T12:56:00Z">
        <w:r w:rsidR="007911BE">
          <w:t>Set</w:t>
        </w:r>
      </w:ins>
      <w:ins w:id="40148" w:author="Rev 11 Allen Wirfs-Brock" w:date="2012-10-21T12:47:00Z">
        <w:r w:rsidRPr="00E77497">
          <w:t xml:space="preserve"> (</w:t>
        </w:r>
        <w:r>
          <w:t xml:space="preserve">iterable = undefined </w:t>
        </w:r>
        <w:r w:rsidRPr="00E77497">
          <w:t>)</w:t>
        </w:r>
      </w:ins>
    </w:p>
    <w:p w:rsidR="00504B01" w:rsidRPr="00E77497" w:rsidRDefault="00504B01" w:rsidP="007911BE">
      <w:pPr>
        <w:pStyle w:val="Alg4"/>
        <w:numPr>
          <w:ilvl w:val="0"/>
          <w:numId w:val="1073"/>
        </w:numPr>
        <w:rPr>
          <w:ins w:id="40149" w:author="Rev 11 Allen Wirfs-Brock" w:date="2012-10-21T12:47:00Z"/>
        </w:rPr>
      </w:pPr>
      <w:ins w:id="40150" w:author="Rev 11 Allen Wirfs-Brock" w:date="2012-10-21T12:47:00Z">
        <w:r w:rsidRPr="00E77497">
          <w:t xml:space="preserve">Let </w:t>
        </w:r>
      </w:ins>
      <w:ins w:id="40151" w:author="Rev 11 Allen Wirfs-Brock" w:date="2012-10-21T12:57:00Z">
        <w:r w:rsidR="007911BE">
          <w:rPr>
            <w:i/>
          </w:rPr>
          <w:t>set</w:t>
        </w:r>
      </w:ins>
      <w:ins w:id="40152" w:author="Rev 11 Allen Wirfs-Brock" w:date="2012-10-21T12:47:00Z">
        <w:r w:rsidRPr="00E77497">
          <w:rPr>
            <w:i/>
          </w:rPr>
          <w:t xml:space="preserve"> </w:t>
        </w:r>
        <w:r w:rsidRPr="00E77497">
          <w:t xml:space="preserve">be </w:t>
        </w:r>
        <w:r>
          <w:t>the result of the abstract operation ObjectCreate (15.2) with the intrinsic %</w:t>
        </w:r>
      </w:ins>
      <w:ins w:id="40153" w:author="Rev 11 Allen Wirfs-Brock" w:date="2012-10-21T12:57:00Z">
        <w:r w:rsidR="007911BE">
          <w:t>Set</w:t>
        </w:r>
      </w:ins>
      <w:ins w:id="40154" w:author="Rev 11 Allen Wirfs-Brock" w:date="2012-10-21T12:47:00Z">
        <w:r>
          <w:t>Prototype% as the argument</w:t>
        </w:r>
        <w:r w:rsidRPr="00E77497">
          <w:t>.</w:t>
        </w:r>
      </w:ins>
    </w:p>
    <w:p w:rsidR="00504B01" w:rsidRDefault="00504B01" w:rsidP="007911BE">
      <w:pPr>
        <w:pStyle w:val="Alg4"/>
        <w:numPr>
          <w:ilvl w:val="0"/>
          <w:numId w:val="1073"/>
        </w:numPr>
        <w:rPr>
          <w:ins w:id="40155" w:author="Rev 11 Allen Wirfs-Brock" w:date="2012-10-21T12:47:00Z"/>
        </w:rPr>
      </w:pPr>
      <w:ins w:id="40156" w:author="Rev 11 Allen Wirfs-Brock" w:date="2012-10-21T12:4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rsidR="00504B01" w:rsidRPr="00E77497" w:rsidRDefault="00504B01" w:rsidP="007911BE">
      <w:pPr>
        <w:pStyle w:val="Alg4"/>
        <w:numPr>
          <w:ilvl w:val="0"/>
          <w:numId w:val="1073"/>
        </w:numPr>
        <w:rPr>
          <w:ins w:id="40157" w:author="Rev 11 Allen Wirfs-Brock" w:date="2012-10-21T12:47:00Z"/>
        </w:rPr>
      </w:pPr>
      <w:ins w:id="40158" w:author="Rev 11 Allen Wirfs-Brock" w:date="2012-10-21T12:47:00Z">
        <w:r>
          <w:t xml:space="preserve">Let </w:t>
        </w:r>
        <w:r w:rsidRPr="00926A35">
          <w:rPr>
            <w:i/>
          </w:rPr>
          <w:t>status</w:t>
        </w:r>
        <w:r>
          <w:t xml:space="preserve"> be the result of </w:t>
        </w:r>
      </w:ins>
      <w:ins w:id="40159" w:author="Rev 11 Allen Wirfs-Brock" w:date="2012-10-21T12:52:00Z">
        <w:r>
          <w:t>Set</w:t>
        </w:r>
      </w:ins>
      <w:ins w:id="40160" w:author="Rev 11 Allen Wirfs-Brock" w:date="2012-10-21T12:47:00Z">
        <w:r>
          <w:t xml:space="preserve">Initialisation with </w:t>
        </w:r>
      </w:ins>
      <w:ins w:id="40161" w:author="Rev 11 Allen Wirfs-Brock" w:date="2012-10-21T12:53:00Z">
        <w:r>
          <w:rPr>
            <w:i/>
          </w:rPr>
          <w:t>set</w:t>
        </w:r>
        <w:r>
          <w:t xml:space="preserve"> </w:t>
        </w:r>
      </w:ins>
      <w:ins w:id="40162" w:author="Rev 11 Allen Wirfs-Brock" w:date="2012-10-21T12:47:00Z">
        <w:r>
          <w:t xml:space="preserve">and </w:t>
        </w:r>
        <w:r w:rsidRPr="00926A35">
          <w:rPr>
            <w:i/>
          </w:rPr>
          <w:t>iterable</w:t>
        </w:r>
        <w:r>
          <w:t xml:space="preserve"> as arguments.</w:t>
        </w:r>
      </w:ins>
    </w:p>
    <w:p w:rsidR="00504B01" w:rsidRPr="00E77497" w:rsidRDefault="00504B01" w:rsidP="007911BE">
      <w:pPr>
        <w:pStyle w:val="Alg4"/>
        <w:numPr>
          <w:ilvl w:val="0"/>
          <w:numId w:val="1073"/>
        </w:numPr>
        <w:rPr>
          <w:ins w:id="40163" w:author="Rev 11 Allen Wirfs-Brock" w:date="2012-10-21T12:47:00Z"/>
        </w:rPr>
      </w:pPr>
      <w:ins w:id="40164" w:author="Rev 11 Allen Wirfs-Brock" w:date="2012-10-21T12:47:00Z">
        <w:r>
          <w:t>ReturnIfAbrupt(</w:t>
        </w:r>
        <w:r w:rsidRPr="00926A35">
          <w:rPr>
            <w:i/>
          </w:rPr>
          <w:t>status</w:t>
        </w:r>
        <w:r>
          <w:t>).</w:t>
        </w:r>
      </w:ins>
    </w:p>
    <w:p w:rsidR="00504B01" w:rsidRPr="00E77497" w:rsidRDefault="00504B01" w:rsidP="007911BE">
      <w:pPr>
        <w:pStyle w:val="Alg4"/>
        <w:numPr>
          <w:ilvl w:val="0"/>
          <w:numId w:val="1073"/>
        </w:numPr>
        <w:spacing w:after="120"/>
        <w:rPr>
          <w:ins w:id="40165" w:author="Rev 11 Allen Wirfs-Brock" w:date="2012-10-21T12:47:00Z"/>
        </w:rPr>
      </w:pPr>
      <w:ins w:id="40166" w:author="Rev 11 Allen Wirfs-Brock" w:date="2012-10-21T12:47:00Z">
        <w:r w:rsidRPr="00E77497">
          <w:t xml:space="preserve">Return </w:t>
        </w:r>
      </w:ins>
      <w:ins w:id="40167" w:author="Rev 11 Allen Wirfs-Brock" w:date="2012-10-21T12:53:00Z">
        <w:r>
          <w:rPr>
            <w:i/>
          </w:rPr>
          <w:t>set</w:t>
        </w:r>
      </w:ins>
      <w:ins w:id="40168" w:author="Rev 11 Allen Wirfs-Brock" w:date="2012-10-21T12:47:00Z">
        <w:r w:rsidRPr="00E77497">
          <w:t>.</w:t>
        </w:r>
      </w:ins>
    </w:p>
    <w:p w:rsidR="00504B01" w:rsidRDefault="00504B01" w:rsidP="007911BE">
      <w:pPr>
        <w:pStyle w:val="Note"/>
        <w:rPr>
          <w:ins w:id="40169" w:author="Rev 11 Allen Wirfs-Brock" w:date="2012-10-21T12:47:00Z"/>
        </w:rPr>
      </w:pPr>
      <w:ins w:id="40170" w:author="Rev 11 Allen Wirfs-Brock" w:date="2012-10-21T12:47:00Z">
        <w:r>
          <w:t>NOTE</w:t>
        </w:r>
        <w:r>
          <w:tab/>
          <w:t xml:space="preserve">If the parameter iterable is present, it is expected to be an object that implements </w:t>
        </w:r>
      </w:ins>
      <w:ins w:id="40171" w:author="Rev 11 Allen Wirfs-Brock" w:date="2012-10-21T12:53:00Z">
        <w:r>
          <w:t xml:space="preserve">either a </w:t>
        </w:r>
        <w:r w:rsidRPr="00504B01">
          <w:rPr>
            <w:rFonts w:ascii="Courier New" w:hAnsi="Courier New" w:cs="Courier New"/>
            <w:b/>
            <w:bCs/>
          </w:rPr>
          <w:t>values</w:t>
        </w:r>
        <w:r>
          <w:t xml:space="preserve"> method</w:t>
        </w:r>
      </w:ins>
      <w:ins w:id="40172" w:author="Rev 11 Allen Wirfs-Brock" w:date="2012-10-21T12:54:00Z">
        <w:r w:rsidR="007911BE">
          <w:t xml:space="preserve"> or an </w:t>
        </w:r>
      </w:ins>
      <w:ins w:id="40173" w:author="Rev 11 Allen Wirfs-Brock" w:date="2012-10-21T12:47:00Z">
        <w:r>
          <w:t xml:space="preserve"> </w:t>
        </w:r>
        <w:r w:rsidRPr="00504B01">
          <w:rPr>
            <w:rFonts w:ascii="Times New Roman" w:hAnsi="Times New Roman"/>
          </w:rPr>
          <w:t>@@iterator</w:t>
        </w:r>
        <w:r>
          <w:t xml:space="preserve"> method</w:t>
        </w:r>
      </w:ins>
      <w:ins w:id="40174" w:author="Rev 11 Allen Wirfs-Brock" w:date="2012-10-21T12:54:00Z">
        <w:r w:rsidR="007911BE">
          <w:t>.</w:t>
        </w:r>
      </w:ins>
      <w:ins w:id="40175" w:author="Rev 11 Allen Wirfs-Brock" w:date="2012-10-21T12:47:00Z">
        <w:r>
          <w:t xml:space="preserve"> </w:t>
        </w:r>
      </w:ins>
      <w:ins w:id="40176" w:author="Rev 11 Allen Wirfs-Brock" w:date="2012-10-21T12:54:00Z">
        <w:r w:rsidR="007911BE">
          <w:t xml:space="preserve"> Either method is expected to return an interator object that</w:t>
        </w:r>
      </w:ins>
      <w:ins w:id="40177" w:author="Rev 11 Allen Wirfs-Brock" w:date="2012-10-21T12:47:00Z">
        <w:r>
          <w:t xml:space="preserve"> returns </w:t>
        </w:r>
      </w:ins>
      <w:ins w:id="40178" w:author="Rev 11 Allen Wirfs-Brock" w:date="2012-10-21T12:54:00Z">
        <w:r w:rsidR="007911BE">
          <w:t>the values</w:t>
        </w:r>
      </w:ins>
      <w:ins w:id="40179" w:author="Rev 11 Allen Wirfs-Brock" w:date="2012-10-21T12:55:00Z">
        <w:r w:rsidR="007911BE">
          <w:t xml:space="preserve"> that will be the initial elements of the set</w:t>
        </w:r>
      </w:ins>
      <w:ins w:id="40180" w:author="Rev 11 Allen Wirfs-Brock" w:date="2012-10-21T12:47:00Z">
        <w:r>
          <w:t>.</w:t>
        </w:r>
      </w:ins>
    </w:p>
    <w:p w:rsidR="00504B01" w:rsidRPr="00E77497" w:rsidRDefault="00504B01" w:rsidP="007911BE">
      <w:pPr>
        <w:pStyle w:val="Heading3"/>
        <w:numPr>
          <w:ilvl w:val="0"/>
          <w:numId w:val="0"/>
        </w:numPr>
        <w:rPr>
          <w:ins w:id="40181" w:author="Rev 11 Allen Wirfs-Brock" w:date="2012-10-21T12:47:00Z"/>
        </w:rPr>
      </w:pPr>
      <w:bookmarkStart w:id="40182" w:name="_Toc339020532"/>
      <w:ins w:id="40183" w:author="Rev 11 Allen Wirfs-Brock" w:date="2012-10-21T12:47:00Z">
        <w:r w:rsidRPr="00E77497">
          <w:t>15.</w:t>
        </w:r>
        <w:r>
          <w:t>1</w:t>
        </w:r>
      </w:ins>
      <w:ins w:id="40184" w:author="Rev 11 Allen Wirfs-Brock" w:date="2012-10-21T12:58:00Z">
        <w:r w:rsidR="007911BE">
          <w:t>6</w:t>
        </w:r>
      </w:ins>
      <w:ins w:id="40185" w:author="Rev 11 Allen Wirfs-Brock" w:date="2012-10-21T12:47:00Z">
        <w:r w:rsidRPr="00E77497">
          <w:t>.</w:t>
        </w:r>
        <w:r>
          <w:t>4</w:t>
        </w:r>
        <w:r w:rsidRPr="00E77497">
          <w:tab/>
          <w:t xml:space="preserve">Properties of the </w:t>
        </w:r>
      </w:ins>
      <w:ins w:id="40186" w:author="Rev 11 Allen Wirfs-Brock" w:date="2012-10-21T12:59:00Z">
        <w:r w:rsidR="007911BE">
          <w:t>Set</w:t>
        </w:r>
      </w:ins>
      <w:ins w:id="40187" w:author="Rev 11 Allen Wirfs-Brock" w:date="2012-10-21T12:47:00Z">
        <w:r w:rsidRPr="00E77497">
          <w:t xml:space="preserve"> Constructor</w:t>
        </w:r>
        <w:bookmarkEnd w:id="40182"/>
      </w:ins>
    </w:p>
    <w:p w:rsidR="00504B01" w:rsidRPr="00E77497" w:rsidRDefault="00504B01" w:rsidP="007911BE">
      <w:pPr>
        <w:rPr>
          <w:ins w:id="40188" w:author="Rev 11 Allen Wirfs-Brock" w:date="2012-10-21T12:47:00Z"/>
        </w:rPr>
      </w:pPr>
      <w:ins w:id="40189" w:author="Rev 11 Allen Wirfs-Brock" w:date="2012-10-21T12:47:00Z">
        <w:r w:rsidRPr="00E77497">
          <w:t xml:space="preserve">The value of the [[Prototype]] internal property of the </w:t>
        </w:r>
      </w:ins>
      <w:ins w:id="40190" w:author="Rev 11 Allen Wirfs-Brock" w:date="2012-10-21T12:59:00Z">
        <w:r w:rsidR="007911BE">
          <w:t>Set</w:t>
        </w:r>
      </w:ins>
      <w:ins w:id="40191" w:author="Rev 11 Allen Wirfs-Brock" w:date="2012-10-21T12:47:00Z">
        <w:r w:rsidRPr="00E77497">
          <w:t xml:space="preserve"> constructor is the Function prototype object (15.3.4).</w:t>
        </w:r>
      </w:ins>
    </w:p>
    <w:p w:rsidR="00504B01" w:rsidRPr="00E77497" w:rsidRDefault="00504B01" w:rsidP="007911BE">
      <w:pPr>
        <w:rPr>
          <w:ins w:id="40192" w:author="Rev 11 Allen Wirfs-Brock" w:date="2012-10-21T12:47:00Z"/>
        </w:rPr>
      </w:pPr>
      <w:ins w:id="40193" w:author="Rev 11 Allen Wirfs-Brock" w:date="2012-10-21T12:47:00Z">
        <w:r w:rsidRPr="00E77497">
          <w:t xml:space="preserve">Besides the internal properties and the </w:t>
        </w:r>
        <w:r w:rsidRPr="00E77497">
          <w:rPr>
            <w:rFonts w:ascii="Courier New" w:hAnsi="Courier New"/>
            <w:b/>
          </w:rPr>
          <w:t>length</w:t>
        </w:r>
        <w:r w:rsidRPr="00E77497">
          <w:t xml:space="preserve"> property (whose value is </w:t>
        </w:r>
        <w:r>
          <w:rPr>
            <w:b/>
          </w:rPr>
          <w:t>0</w:t>
        </w:r>
        <w:r w:rsidRPr="00E77497">
          <w:t xml:space="preserve">), the </w:t>
        </w:r>
      </w:ins>
      <w:ins w:id="40194" w:author="Rev 11 Allen Wirfs-Brock" w:date="2012-10-21T12:59:00Z">
        <w:r w:rsidR="007911BE">
          <w:t>Set</w:t>
        </w:r>
      </w:ins>
      <w:ins w:id="40195" w:author="Rev 11 Allen Wirfs-Brock" w:date="2012-10-21T12:47:00Z">
        <w:r w:rsidRPr="00E77497">
          <w:t xml:space="preserve"> constructor has the following property:</w:t>
        </w:r>
      </w:ins>
    </w:p>
    <w:p w:rsidR="00504B01" w:rsidRPr="00E77497" w:rsidRDefault="00504B01" w:rsidP="007911BE">
      <w:pPr>
        <w:pStyle w:val="Heading4"/>
        <w:numPr>
          <w:ilvl w:val="0"/>
          <w:numId w:val="0"/>
        </w:numPr>
        <w:rPr>
          <w:ins w:id="40196" w:author="Rev 11 Allen Wirfs-Brock" w:date="2012-10-21T12:49:00Z"/>
        </w:rPr>
      </w:pPr>
      <w:ins w:id="40197" w:author="Rev 11 Allen Wirfs-Brock" w:date="2012-10-21T12:49:00Z">
        <w:r w:rsidRPr="00E77497">
          <w:t>15.</w:t>
        </w:r>
        <w:r>
          <w:t>1</w:t>
        </w:r>
      </w:ins>
      <w:ins w:id="40198" w:author="Rev 11 Allen Wirfs-Brock" w:date="2012-10-21T12:59:00Z">
        <w:r w:rsidR="007911BE">
          <w:t>6</w:t>
        </w:r>
      </w:ins>
      <w:ins w:id="40199" w:author="Rev 11 Allen Wirfs-Brock" w:date="2012-10-21T12:49:00Z">
        <w:r w:rsidRPr="00E77497">
          <w:t>.</w:t>
        </w:r>
        <w:r>
          <w:t>4</w:t>
        </w:r>
        <w:r w:rsidRPr="00E77497">
          <w:t>.1</w:t>
        </w:r>
        <w:r w:rsidRPr="00E77497">
          <w:tab/>
        </w:r>
      </w:ins>
      <w:ins w:id="40200" w:author="Rev 11 Allen Wirfs-Brock" w:date="2012-10-21T12:59:00Z">
        <w:r w:rsidR="007911BE">
          <w:t>Set</w:t>
        </w:r>
      </w:ins>
      <w:ins w:id="40201" w:author="Rev 11 Allen Wirfs-Brock" w:date="2012-10-21T12:49:00Z">
        <w:r w:rsidRPr="00E77497">
          <w:t>.prototype</w:t>
        </w:r>
      </w:ins>
    </w:p>
    <w:p w:rsidR="00504B01" w:rsidRPr="00E77497" w:rsidRDefault="00504B01" w:rsidP="007911BE">
      <w:pPr>
        <w:rPr>
          <w:ins w:id="40202" w:author="Rev 11 Allen Wirfs-Brock" w:date="2012-10-21T12:49:00Z"/>
        </w:rPr>
      </w:pPr>
      <w:ins w:id="40203" w:author="Rev 11 Allen Wirfs-Brock" w:date="2012-10-21T12:49:00Z">
        <w:r w:rsidRPr="00E77497">
          <w:t xml:space="preserve">The initial value of </w:t>
        </w:r>
      </w:ins>
      <w:ins w:id="40204" w:author="Rev 11 Allen Wirfs-Brock" w:date="2012-10-21T12:59:00Z">
        <w:r w:rsidR="007911BE">
          <w:rPr>
            <w:rFonts w:ascii="Courier New" w:hAnsi="Courier New"/>
            <w:b/>
          </w:rPr>
          <w:t>Set</w:t>
        </w:r>
      </w:ins>
      <w:ins w:id="40205" w:author="Rev 11 Allen Wirfs-Brock" w:date="2012-10-21T12:49:00Z">
        <w:r w:rsidRPr="00E77497">
          <w:rPr>
            <w:rFonts w:ascii="Courier New" w:hAnsi="Courier New"/>
            <w:b/>
          </w:rPr>
          <w:t>.prototype</w:t>
        </w:r>
        <w:r w:rsidRPr="00E77497">
          <w:t xml:space="preserve"> is </w:t>
        </w:r>
      </w:ins>
      <w:ins w:id="40206" w:author="Rev 11 Allen Wirfs-Brock" w:date="2012-10-21T13:00:00Z">
        <w:r w:rsidR="007911BE">
          <w:t xml:space="preserve">the intrinsic %SetPrototype% </w:t>
        </w:r>
      </w:ins>
      <w:ins w:id="40207" w:author="Rev 11 Allen Wirfs-Brock" w:date="2012-10-21T12:49:00Z">
        <w:r w:rsidRPr="00E77497">
          <w:t>object (15.</w:t>
        </w:r>
        <w:r>
          <w:t>1</w:t>
        </w:r>
      </w:ins>
      <w:ins w:id="40208" w:author="Rev 11 Allen Wirfs-Brock" w:date="2012-10-21T12:59:00Z">
        <w:r w:rsidR="007911BE">
          <w:t>6</w:t>
        </w:r>
      </w:ins>
      <w:ins w:id="40209" w:author="Rev 11 Allen Wirfs-Brock" w:date="2012-10-21T12:49:00Z">
        <w:r w:rsidRPr="00E77497">
          <w:t>.4).</w:t>
        </w:r>
      </w:ins>
    </w:p>
    <w:p w:rsidR="00504B01" w:rsidRPr="00E77497" w:rsidRDefault="00504B01" w:rsidP="00504B01">
      <w:pPr>
        <w:rPr>
          <w:ins w:id="40210" w:author="Rev 11 Allen Wirfs-Brock" w:date="2012-10-21T12:49:00Z"/>
        </w:rPr>
      </w:pPr>
      <w:ins w:id="40211" w:author="Rev 11 Allen Wirfs-Brock" w:date="2012-10-21T12:49: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rsidR="007911BE" w:rsidRPr="00E77497" w:rsidRDefault="007911BE" w:rsidP="007911BE">
      <w:pPr>
        <w:pStyle w:val="Heading3"/>
        <w:numPr>
          <w:ilvl w:val="0"/>
          <w:numId w:val="0"/>
        </w:numPr>
        <w:rPr>
          <w:ins w:id="40212" w:author="Rev 11 Allen Wirfs-Brock" w:date="2012-10-21T13:01:00Z"/>
        </w:rPr>
      </w:pPr>
      <w:bookmarkStart w:id="40213" w:name="_Toc339020533"/>
      <w:ins w:id="40214" w:author="Rev 11 Allen Wirfs-Brock" w:date="2012-10-21T13:01:00Z">
        <w:r w:rsidRPr="00E77497">
          <w:t>15.</w:t>
        </w:r>
        <w:r>
          <w:t>16</w:t>
        </w:r>
        <w:r w:rsidRPr="00E77497">
          <w:t>.</w:t>
        </w:r>
        <w:r>
          <w:t>5</w:t>
        </w:r>
        <w:r w:rsidRPr="00E77497">
          <w:tab/>
          <w:t xml:space="preserve">Properties of the </w:t>
        </w:r>
      </w:ins>
      <w:ins w:id="40215" w:author="Rev 11 Allen Wirfs-Brock" w:date="2012-10-21T13:02:00Z">
        <w:r>
          <w:t>Set</w:t>
        </w:r>
      </w:ins>
      <w:ins w:id="40216" w:author="Rev 11 Allen Wirfs-Brock" w:date="2012-10-21T13:01:00Z">
        <w:r w:rsidRPr="00E77497">
          <w:t xml:space="preserve"> Prototype Object</w:t>
        </w:r>
        <w:bookmarkEnd w:id="40213"/>
      </w:ins>
    </w:p>
    <w:p w:rsidR="007911BE" w:rsidRDefault="007911BE" w:rsidP="007911BE">
      <w:pPr>
        <w:rPr>
          <w:ins w:id="40217" w:author="Rev 11 Allen Wirfs-Brock" w:date="2012-10-21T13:01:00Z"/>
        </w:rPr>
      </w:pPr>
      <w:ins w:id="40218" w:author="Rev 11 Allen Wirfs-Brock" w:date="2012-10-21T13:01:00Z">
        <w:r w:rsidRPr="00E77497">
          <w:t xml:space="preserve">The value of the [[Prototype]] internal property of the </w:t>
        </w:r>
      </w:ins>
      <w:ins w:id="40219" w:author="Rev 11 Allen Wirfs-Brock" w:date="2012-10-21T13:02:00Z">
        <w:r>
          <w:t>Set</w:t>
        </w:r>
      </w:ins>
      <w:ins w:id="40220" w:author="Rev 11 Allen Wirfs-Brock" w:date="2012-10-21T13:01:00Z">
        <w:r w:rsidRPr="00E77497">
          <w:t xml:space="preserve"> prototype object is the standard built-in Object prototype object (15.2.4).</w:t>
        </w:r>
      </w:ins>
    </w:p>
    <w:p w:rsidR="007911BE" w:rsidRPr="00E77497" w:rsidRDefault="007911BE" w:rsidP="005E6B3A">
      <w:pPr>
        <w:pStyle w:val="Heading4"/>
        <w:numPr>
          <w:ilvl w:val="0"/>
          <w:numId w:val="0"/>
        </w:numPr>
        <w:rPr>
          <w:ins w:id="40221" w:author="Rev 11 Allen Wirfs-Brock" w:date="2012-10-21T13:01:00Z"/>
        </w:rPr>
      </w:pPr>
      <w:ins w:id="40222" w:author="Rev 11 Allen Wirfs-Brock" w:date="2012-10-21T13:01:00Z">
        <w:r w:rsidRPr="00E77497">
          <w:lastRenderedPageBreak/>
          <w:t>15.</w:t>
        </w:r>
        <w:r>
          <w:t>1</w:t>
        </w:r>
      </w:ins>
      <w:ins w:id="40223" w:author="Rev 11 Allen Wirfs-Brock" w:date="2012-10-21T13:02:00Z">
        <w:r>
          <w:t>6</w:t>
        </w:r>
      </w:ins>
      <w:ins w:id="40224" w:author="Rev 11 Allen Wirfs-Brock" w:date="2012-10-21T13:01:00Z">
        <w:r w:rsidRPr="00E77497">
          <w:t>.</w:t>
        </w:r>
        <w:r>
          <w:t>5</w:t>
        </w:r>
        <w:r w:rsidRPr="00E77497">
          <w:t>.1</w:t>
        </w:r>
        <w:r w:rsidRPr="00E77497">
          <w:tab/>
        </w:r>
      </w:ins>
      <w:ins w:id="40225" w:author="Rev 11 Allen Wirfs-Brock" w:date="2012-10-21T13:19:00Z">
        <w:r w:rsidR="005E6B3A">
          <w:t>Set</w:t>
        </w:r>
      </w:ins>
      <w:ins w:id="40226" w:author="Rev 11 Allen Wirfs-Brock" w:date="2012-10-21T13:01:00Z">
        <w:r w:rsidRPr="00E77497">
          <w:t>.prototype.constructor</w:t>
        </w:r>
      </w:ins>
    </w:p>
    <w:p w:rsidR="007911BE" w:rsidRPr="00E77497" w:rsidRDefault="007911BE" w:rsidP="005E6B3A">
      <w:pPr>
        <w:rPr>
          <w:ins w:id="40227" w:author="Rev 11 Allen Wirfs-Brock" w:date="2012-10-21T13:01:00Z"/>
        </w:rPr>
      </w:pPr>
      <w:ins w:id="40228" w:author="Rev 11 Allen Wirfs-Brock" w:date="2012-10-21T13:01:00Z">
        <w:r w:rsidRPr="00E77497">
          <w:t xml:space="preserve">The initial value of </w:t>
        </w:r>
      </w:ins>
      <w:ins w:id="40229" w:author="Rev 11 Allen Wirfs-Brock" w:date="2012-10-21T13:03:00Z">
        <w:r>
          <w:rPr>
            <w:rFonts w:ascii="Courier New" w:hAnsi="Courier New"/>
            <w:b/>
          </w:rPr>
          <w:t>Set</w:t>
        </w:r>
      </w:ins>
      <w:ins w:id="40230" w:author="Rev 11 Allen Wirfs-Brock" w:date="2012-10-21T13:01:00Z">
        <w:r w:rsidRPr="00E77497">
          <w:rPr>
            <w:rFonts w:ascii="Courier New" w:hAnsi="Courier New"/>
            <w:b/>
          </w:rPr>
          <w:t>.prototype.constructor</w:t>
        </w:r>
        <w:r w:rsidRPr="00E77497">
          <w:t xml:space="preserve"> is the built-in </w:t>
        </w:r>
      </w:ins>
      <w:ins w:id="40231" w:author="Rev 11 Allen Wirfs-Brock" w:date="2012-10-21T13:19:00Z">
        <w:r w:rsidR="005E6B3A">
          <w:rPr>
            <w:rFonts w:ascii="Courier New" w:hAnsi="Courier New"/>
            <w:b/>
          </w:rPr>
          <w:t>Set</w:t>
        </w:r>
      </w:ins>
      <w:ins w:id="40232" w:author="Rev 11 Allen Wirfs-Brock" w:date="2012-10-21T13:01:00Z">
        <w:r w:rsidRPr="00E77497">
          <w:t xml:space="preserve"> constructor.</w:t>
        </w:r>
      </w:ins>
    </w:p>
    <w:p w:rsidR="005E6B3A" w:rsidRPr="00E77497" w:rsidRDefault="005E6B3A" w:rsidP="005E6B3A">
      <w:pPr>
        <w:pStyle w:val="Heading4"/>
        <w:numPr>
          <w:ilvl w:val="0"/>
          <w:numId w:val="0"/>
        </w:numPr>
        <w:rPr>
          <w:ins w:id="40233" w:author="Rev 11 Allen Wirfs-Brock" w:date="2012-10-21T13:19:00Z"/>
        </w:rPr>
      </w:pPr>
      <w:ins w:id="40234" w:author="Rev 11 Allen Wirfs-Brock" w:date="2012-10-21T13:19:00Z">
        <w:r w:rsidRPr="00E77497">
          <w:t>15.</w:t>
        </w:r>
        <w:r>
          <w:t>16</w:t>
        </w:r>
        <w:r w:rsidRPr="00E77497">
          <w:t>.</w:t>
        </w:r>
        <w:r>
          <w:t>5</w:t>
        </w:r>
        <w:r w:rsidRPr="00E77497">
          <w:t>.</w:t>
        </w:r>
        <w:r>
          <w:t>2</w:t>
        </w:r>
        <w:r w:rsidRPr="00E77497">
          <w:tab/>
        </w:r>
        <w:r>
          <w:t>Set</w:t>
        </w:r>
        <w:r w:rsidRPr="00E77497">
          <w:t>.prototype.</w:t>
        </w:r>
        <w:r>
          <w:t>add</w:t>
        </w:r>
        <w:r w:rsidRPr="00E77497">
          <w:t xml:space="preserve"> (</w:t>
        </w:r>
        <w:r>
          <w:t xml:space="preserve">value </w:t>
        </w:r>
        <w:r w:rsidRPr="00E77497">
          <w:t>)</w:t>
        </w:r>
      </w:ins>
    </w:p>
    <w:p w:rsidR="005E6B3A" w:rsidRPr="00E77497" w:rsidRDefault="005E6B3A" w:rsidP="005E6B3A">
      <w:pPr>
        <w:rPr>
          <w:ins w:id="40235" w:author="Rev 11 Allen Wirfs-Brock" w:date="2012-10-21T13:19:00Z"/>
        </w:rPr>
      </w:pPr>
      <w:ins w:id="40236" w:author="Rev 11 Allen Wirfs-Brock" w:date="2012-10-21T13:19:00Z">
        <w:r w:rsidRPr="00E77497">
          <w:t>The following steps are taken:</w:t>
        </w:r>
      </w:ins>
    </w:p>
    <w:p w:rsidR="005E6B3A" w:rsidRPr="00E77497" w:rsidRDefault="005E6B3A" w:rsidP="005E6B3A">
      <w:pPr>
        <w:pStyle w:val="Alg4"/>
        <w:numPr>
          <w:ilvl w:val="0"/>
          <w:numId w:val="1075"/>
        </w:numPr>
        <w:rPr>
          <w:ins w:id="40237" w:author="Rev 11 Allen Wirfs-Brock" w:date="2012-10-21T13:19:00Z"/>
        </w:rPr>
      </w:pPr>
      <w:ins w:id="40238" w:author="Rev 11 Allen Wirfs-Brock" w:date="2012-10-21T13:19:00Z">
        <w:r w:rsidRPr="00E77497">
          <w:t xml:space="preserve">Let </w:t>
        </w:r>
        <w:r>
          <w:rPr>
            <w:i/>
          </w:rPr>
          <w:t>S</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5E6B3A" w:rsidRPr="00E77497" w:rsidRDefault="005E6B3A" w:rsidP="005E6B3A">
      <w:pPr>
        <w:pStyle w:val="Alg4"/>
        <w:numPr>
          <w:ilvl w:val="0"/>
          <w:numId w:val="1075"/>
        </w:numPr>
        <w:rPr>
          <w:ins w:id="40239" w:author="Rev 11 Allen Wirfs-Brock" w:date="2012-10-21T13:19:00Z"/>
        </w:rPr>
      </w:pPr>
      <w:ins w:id="40240" w:author="Rev 11 Allen Wirfs-Brock" w:date="2012-10-21T13:19:00Z">
        <w:r>
          <w:t>ReturnIfAbrupt(</w:t>
        </w:r>
        <w:r>
          <w:rPr>
            <w:i/>
          </w:rPr>
          <w:t>S</w:t>
        </w:r>
        <w:r>
          <w:t>).</w:t>
        </w:r>
      </w:ins>
    </w:p>
    <w:p w:rsidR="005E6B3A" w:rsidRDefault="005E6B3A" w:rsidP="005E6B3A">
      <w:pPr>
        <w:pStyle w:val="Alg4"/>
        <w:numPr>
          <w:ilvl w:val="0"/>
          <w:numId w:val="1075"/>
        </w:numPr>
        <w:rPr>
          <w:ins w:id="40241" w:author="Rev 11 Allen Wirfs-Brock" w:date="2012-10-21T13:19:00Z"/>
        </w:rPr>
      </w:pPr>
      <w:ins w:id="40242" w:author="Rev 11 Allen Wirfs-Brock" w:date="2012-10-21T13:19:00Z">
        <w:r>
          <w:t xml:space="preserve">If </w:t>
        </w:r>
        <w:r>
          <w:rPr>
            <w:i/>
          </w:rPr>
          <w:t>S</w:t>
        </w:r>
        <w:r>
          <w:t xml:space="preserve"> does not have a [[SetData]] internal property throw a </w:t>
        </w:r>
        <w:r w:rsidRPr="00B5244C">
          <w:rPr>
            <w:b/>
          </w:rPr>
          <w:t>TypeError</w:t>
        </w:r>
        <w:r>
          <w:t xml:space="preserve"> exception.</w:t>
        </w:r>
      </w:ins>
    </w:p>
    <w:p w:rsidR="005E6B3A" w:rsidRPr="00E77497" w:rsidRDefault="005E6B3A" w:rsidP="005E6B3A">
      <w:pPr>
        <w:pStyle w:val="Alg4"/>
        <w:numPr>
          <w:ilvl w:val="0"/>
          <w:numId w:val="1075"/>
        </w:numPr>
        <w:rPr>
          <w:ins w:id="40243" w:author="Rev 11 Allen Wirfs-Brock" w:date="2012-10-21T13:19:00Z"/>
        </w:rPr>
      </w:pPr>
      <w:ins w:id="40244" w:author="Rev 11 Allen Wirfs-Brock" w:date="2012-10-21T13:19:00Z">
        <w:r>
          <w:t xml:space="preserve">Let </w:t>
        </w:r>
        <w:r w:rsidRPr="00B5244C">
          <w:rPr>
            <w:i/>
          </w:rPr>
          <w:t>entries</w:t>
        </w:r>
        <w:r>
          <w:t xml:space="preserve"> be the List that is the value of </w:t>
        </w:r>
        <w:r>
          <w:rPr>
            <w:i/>
          </w:rPr>
          <w:t>S</w:t>
        </w:r>
        <w:r>
          <w:t>’s [[SetData]] internal property.</w:t>
        </w:r>
      </w:ins>
    </w:p>
    <w:p w:rsidR="005E6B3A" w:rsidRDefault="005E6B3A" w:rsidP="005E6B3A">
      <w:pPr>
        <w:pStyle w:val="Alg4"/>
        <w:numPr>
          <w:ilvl w:val="0"/>
          <w:numId w:val="1075"/>
        </w:numPr>
        <w:rPr>
          <w:ins w:id="40245" w:author="Rev 11 Allen Wirfs-Brock" w:date="2012-10-21T13:19:00Z"/>
        </w:rPr>
      </w:pPr>
      <w:ins w:id="40246" w:author="Rev 11 Allen Wirfs-Brock" w:date="2012-10-21T13:19:00Z">
        <w:r>
          <w:t xml:space="preserve">Repeat for each </w:t>
        </w:r>
        <w:r w:rsidRPr="008E3DC8">
          <w:rPr>
            <w:i/>
          </w:rPr>
          <w:t>p</w:t>
        </w:r>
        <w:r>
          <w:t xml:space="preserve"> that is an element of </w:t>
        </w:r>
        <w:r w:rsidRPr="00B5244C">
          <w:rPr>
            <w:i/>
          </w:rPr>
          <w:t>entries</w:t>
        </w:r>
        <w:r>
          <w:rPr>
            <w:i/>
          </w:rPr>
          <w:t>,</w:t>
        </w:r>
      </w:ins>
    </w:p>
    <w:p w:rsidR="005E6B3A" w:rsidRDefault="005E6B3A" w:rsidP="005E6B3A">
      <w:pPr>
        <w:pStyle w:val="Alg4"/>
        <w:numPr>
          <w:ilvl w:val="1"/>
          <w:numId w:val="1075"/>
        </w:numPr>
        <w:rPr>
          <w:ins w:id="40247" w:author="Rev 11 Allen Wirfs-Brock" w:date="2012-10-21T13:19:00Z"/>
        </w:rPr>
      </w:pPr>
      <w:ins w:id="40248" w:author="Rev 11 Allen Wirfs-Brock" w:date="2012-10-21T13:19:00Z">
        <w:r>
          <w:t xml:space="preserve">If </w:t>
        </w:r>
      </w:ins>
      <w:ins w:id="40249" w:author="Rev 11 Allen Wirfs-Brock" w:date="2012-10-21T13:22:00Z">
        <w:r w:rsidRPr="005E6B3A">
          <w:rPr>
            <w:i/>
            <w:iCs/>
          </w:rPr>
          <w:t>p</w:t>
        </w:r>
        <w:r>
          <w:t xml:space="preserve"> is not </w:t>
        </w:r>
        <w:r w:rsidRPr="005E6B3A">
          <w:rPr>
            <w:rFonts w:ascii="Arial" w:hAnsi="Arial" w:cs="Arial"/>
          </w:rPr>
          <w:t>empty</w:t>
        </w:r>
        <w:r>
          <w:t xml:space="preserve"> and </w:t>
        </w:r>
      </w:ins>
      <w:ins w:id="40250" w:author="Rev 11 Allen Wirfs-Brock" w:date="2012-10-21T13:19:00Z">
        <w:r w:rsidRPr="005E6B3A">
          <w:t>SameValue</w:t>
        </w:r>
        <w:r>
          <w:t>(</w:t>
        </w:r>
        <w:r>
          <w:rPr>
            <w:i/>
          </w:rPr>
          <w:t>p</w:t>
        </w:r>
        <w:r>
          <w:t xml:space="preserve">, </w:t>
        </w:r>
        <w:r>
          <w:rPr>
            <w:i/>
          </w:rPr>
          <w:t>value</w:t>
        </w:r>
        <w:r>
          <w:t>)</w:t>
        </w:r>
      </w:ins>
      <w:ins w:id="40251" w:author="Rev 11 Allen Wirfs-Brock" w:date="2012-10-21T13:25:00Z">
        <w:r w:rsidRPr="005E6B3A">
          <w:t xml:space="preserve"> </w:t>
        </w:r>
        <w:r>
          <w:t xml:space="preserve">is </w:t>
        </w:r>
        <w:r>
          <w:rPr>
            <w:b/>
            <w:bCs/>
          </w:rPr>
          <w:t>true</w:t>
        </w:r>
      </w:ins>
      <w:ins w:id="40252" w:author="Rev 11 Allen Wirfs-Brock" w:date="2012-10-21T13:19:00Z">
        <w:r>
          <w:t>, then</w:t>
        </w:r>
      </w:ins>
    </w:p>
    <w:p w:rsidR="005E6B3A" w:rsidRDefault="005E6B3A" w:rsidP="005E6B3A">
      <w:pPr>
        <w:pStyle w:val="Alg4"/>
        <w:numPr>
          <w:ilvl w:val="2"/>
          <w:numId w:val="1075"/>
        </w:numPr>
        <w:spacing w:after="220"/>
        <w:contextualSpacing/>
        <w:rPr>
          <w:ins w:id="40253" w:author="Rev 11 Allen Wirfs-Brock" w:date="2012-10-21T13:19:00Z"/>
        </w:rPr>
      </w:pPr>
      <w:ins w:id="40254" w:author="Rev 11 Allen Wirfs-Brock" w:date="2012-10-21T13:19:00Z">
        <w:r>
          <w:t xml:space="preserve">Return </w:t>
        </w:r>
        <w:r w:rsidRPr="00B5244C">
          <w:rPr>
            <w:b/>
          </w:rPr>
          <w:t>undefined</w:t>
        </w:r>
        <w:r>
          <w:t>.</w:t>
        </w:r>
      </w:ins>
    </w:p>
    <w:p w:rsidR="005E6B3A" w:rsidRDefault="005E6B3A" w:rsidP="005E6B3A">
      <w:pPr>
        <w:pStyle w:val="Alg4"/>
        <w:numPr>
          <w:ilvl w:val="0"/>
          <w:numId w:val="1075"/>
        </w:numPr>
        <w:spacing w:after="220"/>
        <w:contextualSpacing/>
        <w:rPr>
          <w:ins w:id="40255" w:author="Rev 11 Allen Wirfs-Brock" w:date="2012-10-21T13:19:00Z"/>
        </w:rPr>
      </w:pPr>
      <w:ins w:id="40256" w:author="Rev 11 Allen Wirfs-Brock" w:date="2012-10-21T13:19:00Z">
        <w:r>
          <w:t xml:space="preserve">Append </w:t>
        </w:r>
        <w:r w:rsidRPr="0012412C">
          <w:rPr>
            <w:i/>
          </w:rPr>
          <w:t>p</w:t>
        </w:r>
        <w:r>
          <w:t xml:space="preserve"> as the last element of </w:t>
        </w:r>
        <w:r w:rsidRPr="0012412C">
          <w:rPr>
            <w:i/>
          </w:rPr>
          <w:t>entries</w:t>
        </w:r>
        <w:r>
          <w:t>.</w:t>
        </w:r>
      </w:ins>
    </w:p>
    <w:p w:rsidR="005E6B3A" w:rsidRPr="00E77497" w:rsidRDefault="005E6B3A" w:rsidP="005E6B3A">
      <w:pPr>
        <w:pStyle w:val="Alg4"/>
        <w:numPr>
          <w:ilvl w:val="0"/>
          <w:numId w:val="1075"/>
        </w:numPr>
        <w:spacing w:after="220"/>
        <w:rPr>
          <w:ins w:id="40257" w:author="Rev 11 Allen Wirfs-Brock" w:date="2012-10-21T13:19:00Z"/>
        </w:rPr>
      </w:pPr>
      <w:ins w:id="40258" w:author="Rev 11 Allen Wirfs-Brock" w:date="2012-10-21T13:19:00Z">
        <w:r>
          <w:t xml:space="preserve">Return </w:t>
        </w:r>
        <w:r>
          <w:rPr>
            <w:b/>
          </w:rPr>
          <w:t>undefined</w:t>
        </w:r>
        <w:r>
          <w:t>.</w:t>
        </w:r>
      </w:ins>
    </w:p>
    <w:p w:rsidR="00BB4005" w:rsidRPr="00E77497" w:rsidRDefault="00BB4005" w:rsidP="00BB4005">
      <w:pPr>
        <w:pStyle w:val="Heading4"/>
        <w:numPr>
          <w:ilvl w:val="0"/>
          <w:numId w:val="0"/>
        </w:numPr>
        <w:rPr>
          <w:ins w:id="40259" w:author="Rev 11 Allen Wirfs-Brock" w:date="2012-10-22T12:31:00Z"/>
        </w:rPr>
      </w:pPr>
      <w:ins w:id="40260" w:author="Rev 11 Allen Wirfs-Brock" w:date="2012-10-22T12:31:00Z">
        <w:r w:rsidRPr="00E77497">
          <w:t>15.</w:t>
        </w:r>
        <w:r>
          <w:t>14</w:t>
        </w:r>
        <w:r w:rsidRPr="00E77497">
          <w:t>.</w:t>
        </w:r>
        <w:r>
          <w:t>5</w:t>
        </w:r>
        <w:r w:rsidRPr="00E77497">
          <w:t>.</w:t>
        </w:r>
        <w:r>
          <w:t>3</w:t>
        </w:r>
        <w:r w:rsidRPr="00E77497">
          <w:tab/>
        </w:r>
        <w:r>
          <w:t>Set</w:t>
        </w:r>
        <w:r w:rsidRPr="00E77497">
          <w:t>.prototype.</w:t>
        </w:r>
        <w:r>
          <w:t>clear</w:t>
        </w:r>
        <w:r w:rsidRPr="00E77497">
          <w:t xml:space="preserve"> ()</w:t>
        </w:r>
      </w:ins>
    </w:p>
    <w:p w:rsidR="00BB4005" w:rsidRPr="00E77497" w:rsidRDefault="00BB4005" w:rsidP="00BB4005">
      <w:pPr>
        <w:rPr>
          <w:ins w:id="40261" w:author="Rev 11 Allen Wirfs-Brock" w:date="2012-10-22T12:31:00Z"/>
        </w:rPr>
      </w:pPr>
      <w:ins w:id="40262" w:author="Rev 11 Allen Wirfs-Brock" w:date="2012-10-22T12:31:00Z">
        <w:r w:rsidRPr="00E77497">
          <w:t>The following steps are taken:</w:t>
        </w:r>
      </w:ins>
    </w:p>
    <w:p w:rsidR="00BB4005" w:rsidRPr="00E77497" w:rsidRDefault="00BB4005" w:rsidP="00BB4005">
      <w:pPr>
        <w:pStyle w:val="Alg4"/>
        <w:numPr>
          <w:ilvl w:val="0"/>
          <w:numId w:val="1092"/>
        </w:numPr>
        <w:rPr>
          <w:ins w:id="40263" w:author="Rev 11 Allen Wirfs-Brock" w:date="2012-10-22T12:31:00Z"/>
        </w:rPr>
      </w:pPr>
      <w:ins w:id="40264" w:author="Rev 11 Allen Wirfs-Brock" w:date="2012-10-22T12:31:00Z">
        <w:r w:rsidRPr="00E77497">
          <w:t xml:space="preserve">Let </w:t>
        </w:r>
        <w:r>
          <w:rPr>
            <w:i/>
          </w:rPr>
          <w:t>S</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BB4005" w:rsidRPr="00E77497" w:rsidRDefault="00BB4005" w:rsidP="00BB4005">
      <w:pPr>
        <w:pStyle w:val="Alg4"/>
        <w:numPr>
          <w:ilvl w:val="0"/>
          <w:numId w:val="1092"/>
        </w:numPr>
        <w:rPr>
          <w:ins w:id="40265" w:author="Rev 11 Allen Wirfs-Brock" w:date="2012-10-22T12:31:00Z"/>
        </w:rPr>
      </w:pPr>
      <w:ins w:id="40266" w:author="Rev 11 Allen Wirfs-Brock" w:date="2012-10-22T12:31:00Z">
        <w:r>
          <w:t>ReturnIfAbrupt(</w:t>
        </w:r>
        <w:r>
          <w:rPr>
            <w:i/>
          </w:rPr>
          <w:t>S</w:t>
        </w:r>
        <w:r>
          <w:t>).</w:t>
        </w:r>
      </w:ins>
    </w:p>
    <w:p w:rsidR="00BB4005" w:rsidRDefault="00BB4005" w:rsidP="00BB4005">
      <w:pPr>
        <w:pStyle w:val="Alg4"/>
        <w:numPr>
          <w:ilvl w:val="0"/>
          <w:numId w:val="1092"/>
        </w:numPr>
        <w:rPr>
          <w:ins w:id="40267" w:author="Rev 11 Allen Wirfs-Brock" w:date="2012-10-22T12:31:00Z"/>
        </w:rPr>
      </w:pPr>
      <w:ins w:id="40268" w:author="Rev 11 Allen Wirfs-Brock" w:date="2012-10-22T12:31:00Z">
        <w:r>
          <w:t xml:space="preserve">If </w:t>
        </w:r>
      </w:ins>
      <w:ins w:id="40269" w:author="Rev 11 Allen Wirfs-Brock" w:date="2012-10-22T12:32:00Z">
        <w:r>
          <w:rPr>
            <w:i/>
          </w:rPr>
          <w:t>S</w:t>
        </w:r>
        <w:r w:rsidRPr="00E77497">
          <w:t xml:space="preserve"> </w:t>
        </w:r>
      </w:ins>
      <w:ins w:id="40270" w:author="Rev 11 Allen Wirfs-Brock" w:date="2012-10-22T12:31:00Z">
        <w:r>
          <w:t>does not have a [[</w:t>
        </w:r>
      </w:ins>
      <w:ins w:id="40271" w:author="Rev 11 Allen Wirfs-Brock" w:date="2012-10-22T12:32:00Z">
        <w:r>
          <w:t>Set</w:t>
        </w:r>
      </w:ins>
      <w:ins w:id="40272" w:author="Rev 11 Allen Wirfs-Brock" w:date="2012-10-22T12:31:00Z">
        <w:r>
          <w:t xml:space="preserve">Data]] internal property throw a </w:t>
        </w:r>
        <w:r w:rsidRPr="00B5244C">
          <w:rPr>
            <w:b/>
          </w:rPr>
          <w:t>TypeError</w:t>
        </w:r>
        <w:r>
          <w:t xml:space="preserve"> exception.</w:t>
        </w:r>
      </w:ins>
    </w:p>
    <w:p w:rsidR="00BB4005" w:rsidRPr="00E77497" w:rsidRDefault="00BB4005" w:rsidP="00BB4005">
      <w:pPr>
        <w:pStyle w:val="Alg4"/>
        <w:numPr>
          <w:ilvl w:val="0"/>
          <w:numId w:val="1092"/>
        </w:numPr>
        <w:rPr>
          <w:ins w:id="40273" w:author="Rev 11 Allen Wirfs-Brock" w:date="2012-10-22T12:31:00Z"/>
        </w:rPr>
      </w:pPr>
      <w:ins w:id="40274" w:author="Rev 11 Allen Wirfs-Brock" w:date="2012-10-22T12:31:00Z">
        <w:r>
          <w:t xml:space="preserve">Set the value of </w:t>
        </w:r>
      </w:ins>
      <w:ins w:id="40275" w:author="Rev 11 Allen Wirfs-Brock" w:date="2012-10-22T12:32:00Z">
        <w:r>
          <w:rPr>
            <w:i/>
          </w:rPr>
          <w:t>S</w:t>
        </w:r>
      </w:ins>
      <w:ins w:id="40276" w:author="Rev 11 Allen Wirfs-Brock" w:date="2012-10-22T12:31:00Z">
        <w:r>
          <w:t>’s [[</w:t>
        </w:r>
      </w:ins>
      <w:ins w:id="40277" w:author="Rev 11 Allen Wirfs-Brock" w:date="2012-10-22T12:32:00Z">
        <w:r>
          <w:t>Set</w:t>
        </w:r>
      </w:ins>
      <w:ins w:id="40278" w:author="Rev 11 Allen Wirfs-Brock" w:date="2012-10-22T12:31:00Z">
        <w:r>
          <w:t>Data]] internal property to a new empty List.</w:t>
        </w:r>
      </w:ins>
    </w:p>
    <w:p w:rsidR="00BB4005" w:rsidRPr="00E77497" w:rsidRDefault="00BB4005" w:rsidP="00BB4005">
      <w:pPr>
        <w:pStyle w:val="Alg4"/>
        <w:numPr>
          <w:ilvl w:val="0"/>
          <w:numId w:val="1092"/>
        </w:numPr>
        <w:spacing w:after="220"/>
        <w:rPr>
          <w:ins w:id="40279" w:author="Rev 11 Allen Wirfs-Brock" w:date="2012-10-22T12:31:00Z"/>
        </w:rPr>
      </w:pPr>
      <w:ins w:id="40280" w:author="Rev 11 Allen Wirfs-Brock" w:date="2012-10-22T12:31:00Z">
        <w:r>
          <w:t xml:space="preserve">Return </w:t>
        </w:r>
        <w:r>
          <w:rPr>
            <w:b/>
          </w:rPr>
          <w:t>undefined</w:t>
        </w:r>
        <w:r>
          <w:t>.</w:t>
        </w:r>
      </w:ins>
    </w:p>
    <w:p w:rsidR="007911BE" w:rsidRPr="00E77497" w:rsidRDefault="007911BE" w:rsidP="00BB4005">
      <w:pPr>
        <w:pStyle w:val="Heading4"/>
        <w:numPr>
          <w:ilvl w:val="0"/>
          <w:numId w:val="0"/>
        </w:numPr>
        <w:rPr>
          <w:ins w:id="40281" w:author="Rev 11 Allen Wirfs-Brock" w:date="2012-10-21T13:01:00Z"/>
        </w:rPr>
      </w:pPr>
      <w:ins w:id="40282" w:author="Rev 11 Allen Wirfs-Brock" w:date="2012-10-21T13:01:00Z">
        <w:r w:rsidRPr="00E77497">
          <w:t>15.</w:t>
        </w:r>
        <w:r>
          <w:t>1</w:t>
        </w:r>
      </w:ins>
      <w:ins w:id="40283" w:author="Rev 11 Allen Wirfs-Brock" w:date="2012-10-21T13:03:00Z">
        <w:r>
          <w:t>6</w:t>
        </w:r>
      </w:ins>
      <w:ins w:id="40284" w:author="Rev 11 Allen Wirfs-Brock" w:date="2012-10-21T13:01:00Z">
        <w:r w:rsidRPr="00E77497">
          <w:t>.</w:t>
        </w:r>
        <w:r>
          <w:t>5</w:t>
        </w:r>
        <w:r w:rsidRPr="00E77497">
          <w:t>.</w:t>
        </w:r>
      </w:ins>
      <w:ins w:id="40285" w:author="Rev 11 Allen Wirfs-Brock" w:date="2012-10-22T12:32:00Z">
        <w:r w:rsidR="00BB4005">
          <w:t>4</w:t>
        </w:r>
      </w:ins>
      <w:ins w:id="40286" w:author="Rev 11 Allen Wirfs-Brock" w:date="2012-10-21T13:01:00Z">
        <w:r w:rsidRPr="00E77497">
          <w:tab/>
        </w:r>
        <w:r>
          <w:t>Map</w:t>
        </w:r>
        <w:r w:rsidRPr="00E77497">
          <w:t>.prototype.</w:t>
        </w:r>
        <w:r>
          <w:t>delete</w:t>
        </w:r>
        <w:r w:rsidRPr="00E77497">
          <w:t xml:space="preserve"> ( </w:t>
        </w:r>
      </w:ins>
      <w:ins w:id="40287" w:author="Rev 11 Allen Wirfs-Brock" w:date="2012-10-21T13:20:00Z">
        <w:r w:rsidR="005E6B3A">
          <w:t>value</w:t>
        </w:r>
      </w:ins>
      <w:ins w:id="40288" w:author="Rev 11 Allen Wirfs-Brock" w:date="2012-10-21T13:01:00Z">
        <w:r>
          <w:t xml:space="preserve"> </w:t>
        </w:r>
        <w:r w:rsidRPr="00E77497">
          <w:t>)</w:t>
        </w:r>
      </w:ins>
    </w:p>
    <w:p w:rsidR="007911BE" w:rsidRPr="00E77497" w:rsidRDefault="007911BE" w:rsidP="007911BE">
      <w:pPr>
        <w:rPr>
          <w:ins w:id="40289" w:author="Rev 11 Allen Wirfs-Brock" w:date="2012-10-21T13:01:00Z"/>
        </w:rPr>
      </w:pPr>
      <w:ins w:id="40290" w:author="Rev 11 Allen Wirfs-Brock" w:date="2012-10-21T13:01:00Z">
        <w:r w:rsidRPr="00E77497">
          <w:t>The following steps are taken:</w:t>
        </w:r>
      </w:ins>
    </w:p>
    <w:p w:rsidR="007911BE" w:rsidRPr="00E77497" w:rsidRDefault="007911BE" w:rsidP="005E6B3A">
      <w:pPr>
        <w:pStyle w:val="Alg4"/>
        <w:numPr>
          <w:ilvl w:val="0"/>
          <w:numId w:val="1074"/>
        </w:numPr>
        <w:rPr>
          <w:ins w:id="40291" w:author="Rev 11 Allen Wirfs-Brock" w:date="2012-10-21T13:01:00Z"/>
        </w:rPr>
      </w:pPr>
      <w:ins w:id="40292" w:author="Rev 11 Allen Wirfs-Brock" w:date="2012-10-21T13:01:00Z">
        <w:r w:rsidRPr="00E77497">
          <w:t xml:space="preserve">Let </w:t>
        </w:r>
      </w:ins>
      <w:ins w:id="40293" w:author="Rev 11 Allen Wirfs-Brock" w:date="2012-10-21T13:20:00Z">
        <w:r w:rsidR="005E6B3A">
          <w:rPr>
            <w:i/>
          </w:rPr>
          <w:t>S</w:t>
        </w:r>
      </w:ins>
      <w:ins w:id="40294"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911BE" w:rsidRPr="00E77497" w:rsidRDefault="007911BE" w:rsidP="005E6B3A">
      <w:pPr>
        <w:pStyle w:val="Alg4"/>
        <w:numPr>
          <w:ilvl w:val="0"/>
          <w:numId w:val="1074"/>
        </w:numPr>
        <w:rPr>
          <w:ins w:id="40295" w:author="Rev 11 Allen Wirfs-Brock" w:date="2012-10-21T13:01:00Z"/>
        </w:rPr>
      </w:pPr>
      <w:ins w:id="40296" w:author="Rev 11 Allen Wirfs-Brock" w:date="2012-10-21T13:01:00Z">
        <w:r>
          <w:t>ReturnIfAbrupt(</w:t>
        </w:r>
      </w:ins>
      <w:ins w:id="40297" w:author="Rev 11 Allen Wirfs-Brock" w:date="2012-10-21T13:20:00Z">
        <w:r w:rsidR="005E6B3A">
          <w:rPr>
            <w:i/>
          </w:rPr>
          <w:t>S</w:t>
        </w:r>
      </w:ins>
      <w:ins w:id="40298" w:author="Rev 11 Allen Wirfs-Brock" w:date="2012-10-21T13:01:00Z">
        <w:r>
          <w:t>).</w:t>
        </w:r>
      </w:ins>
    </w:p>
    <w:p w:rsidR="007911BE" w:rsidRDefault="007911BE" w:rsidP="005E6B3A">
      <w:pPr>
        <w:pStyle w:val="Alg4"/>
        <w:numPr>
          <w:ilvl w:val="0"/>
          <w:numId w:val="1074"/>
        </w:numPr>
        <w:rPr>
          <w:ins w:id="40299" w:author="Rev 11 Allen Wirfs-Brock" w:date="2012-10-21T13:01:00Z"/>
        </w:rPr>
      </w:pPr>
      <w:ins w:id="40300" w:author="Rev 11 Allen Wirfs-Brock" w:date="2012-10-21T13:01:00Z">
        <w:r>
          <w:t xml:space="preserve">If </w:t>
        </w:r>
      </w:ins>
      <w:ins w:id="40301" w:author="Rev 11 Allen Wirfs-Brock" w:date="2012-10-21T13:20:00Z">
        <w:r w:rsidR="005E6B3A">
          <w:rPr>
            <w:i/>
          </w:rPr>
          <w:t>S</w:t>
        </w:r>
      </w:ins>
      <w:ins w:id="40302" w:author="Rev 11 Allen Wirfs-Brock" w:date="2012-10-21T13:01:00Z">
        <w:r>
          <w:t xml:space="preserve"> does not have a [[</w:t>
        </w:r>
      </w:ins>
      <w:ins w:id="40303" w:author="Rev 11 Allen Wirfs-Brock" w:date="2012-10-21T13:20:00Z">
        <w:r w:rsidR="005E6B3A">
          <w:t>Set</w:t>
        </w:r>
      </w:ins>
      <w:ins w:id="40304" w:author="Rev 11 Allen Wirfs-Brock" w:date="2012-10-21T13:01:00Z">
        <w:r>
          <w:t xml:space="preserve">Data]] internal property throw a </w:t>
        </w:r>
        <w:r w:rsidRPr="00B5244C">
          <w:rPr>
            <w:b/>
          </w:rPr>
          <w:t>TypeError</w:t>
        </w:r>
        <w:r>
          <w:t xml:space="preserve"> exception.</w:t>
        </w:r>
      </w:ins>
    </w:p>
    <w:p w:rsidR="007911BE" w:rsidRPr="00E77497" w:rsidRDefault="007911BE" w:rsidP="005E6B3A">
      <w:pPr>
        <w:pStyle w:val="Alg4"/>
        <w:numPr>
          <w:ilvl w:val="0"/>
          <w:numId w:val="1074"/>
        </w:numPr>
        <w:rPr>
          <w:ins w:id="40305" w:author="Rev 11 Allen Wirfs-Brock" w:date="2012-10-21T13:01:00Z"/>
        </w:rPr>
      </w:pPr>
      <w:ins w:id="40306" w:author="Rev 11 Allen Wirfs-Brock" w:date="2012-10-21T13:01:00Z">
        <w:r>
          <w:t xml:space="preserve">Let </w:t>
        </w:r>
        <w:r w:rsidRPr="00B5244C">
          <w:rPr>
            <w:i/>
          </w:rPr>
          <w:t>entries</w:t>
        </w:r>
        <w:r>
          <w:t xml:space="preserve"> be the List that is the value of </w:t>
        </w:r>
      </w:ins>
      <w:ins w:id="40307" w:author="Rev 11 Allen Wirfs-Brock" w:date="2012-10-21T13:21:00Z">
        <w:r w:rsidR="005E6B3A">
          <w:rPr>
            <w:i/>
          </w:rPr>
          <w:t>S</w:t>
        </w:r>
      </w:ins>
      <w:ins w:id="40308" w:author="Rev 11 Allen Wirfs-Brock" w:date="2012-10-21T13:01:00Z">
        <w:r>
          <w:t>’s [[</w:t>
        </w:r>
      </w:ins>
      <w:ins w:id="40309" w:author="Rev 11 Allen Wirfs-Brock" w:date="2012-10-21T13:21:00Z">
        <w:r w:rsidR="005E6B3A">
          <w:t>Set</w:t>
        </w:r>
      </w:ins>
      <w:ins w:id="40310" w:author="Rev 11 Allen Wirfs-Brock" w:date="2012-10-21T13:01:00Z">
        <w:r>
          <w:t>Data]] internal property.</w:t>
        </w:r>
      </w:ins>
    </w:p>
    <w:p w:rsidR="007911BE" w:rsidRDefault="007911BE" w:rsidP="00910452">
      <w:pPr>
        <w:pStyle w:val="Alg4"/>
        <w:numPr>
          <w:ilvl w:val="0"/>
          <w:numId w:val="1074"/>
        </w:numPr>
        <w:rPr>
          <w:ins w:id="40311" w:author="Rev 11 Allen Wirfs-Brock" w:date="2012-10-21T13:01:00Z"/>
        </w:rPr>
      </w:pPr>
      <w:ins w:id="40312" w:author="Rev 11 Allen Wirfs-Brock" w:date="2012-10-21T13:01:00Z">
        <w:r>
          <w:t>Repeat for</w:t>
        </w:r>
      </w:ins>
      <w:ins w:id="40313" w:author="Rev 11 Allen Wirfs-Brock" w:date="2012-10-21T13:39:00Z">
        <w:r w:rsidR="00910452">
          <w:t xml:space="preserve"> each </w:t>
        </w:r>
      </w:ins>
      <w:ins w:id="40314" w:author="Rev 11 Allen Wirfs-Brock" w:date="2012-10-21T13:01:00Z">
        <w:r>
          <w:t xml:space="preserve"> </w:t>
        </w:r>
      </w:ins>
      <w:ins w:id="40315" w:author="Rev 11 Allen Wirfs-Brock" w:date="2012-10-21T13:40:00Z">
        <w:r w:rsidR="00910452">
          <w:rPr>
            <w:i/>
          </w:rPr>
          <w:t>e</w:t>
        </w:r>
      </w:ins>
      <w:ins w:id="40316" w:author="Rev 11 Allen Wirfs-Brock" w:date="2012-10-21T13:01:00Z">
        <w:r>
          <w:t xml:space="preserve"> that is an element of </w:t>
        </w:r>
        <w:r w:rsidRPr="00B5244C">
          <w:rPr>
            <w:i/>
          </w:rPr>
          <w:t>entries</w:t>
        </w:r>
        <w:r w:rsidRPr="00910452">
          <w:rPr>
            <w:iCs/>
          </w:rPr>
          <w:t>,</w:t>
        </w:r>
      </w:ins>
      <w:ins w:id="40317" w:author="Rev 11 Allen Wirfs-Brock" w:date="2012-10-21T13:40:00Z">
        <w:r w:rsidR="00910452" w:rsidRPr="00910452">
          <w:t xml:space="preserve"> </w:t>
        </w:r>
        <w:r w:rsidR="00910452">
          <w:t>in original insertion order</w:t>
        </w:r>
      </w:ins>
    </w:p>
    <w:p w:rsidR="007911BE" w:rsidRDefault="007911BE" w:rsidP="00910452">
      <w:pPr>
        <w:pStyle w:val="Alg4"/>
        <w:numPr>
          <w:ilvl w:val="1"/>
          <w:numId w:val="1074"/>
        </w:numPr>
        <w:rPr>
          <w:ins w:id="40318" w:author="Rev 11 Allen Wirfs-Brock" w:date="2012-10-21T13:01:00Z"/>
        </w:rPr>
      </w:pPr>
      <w:ins w:id="40319" w:author="Rev 11 Allen Wirfs-Brock" w:date="2012-10-21T13:01:00Z">
        <w:r>
          <w:t xml:space="preserve">If </w:t>
        </w:r>
      </w:ins>
      <w:ins w:id="40320" w:author="Rev 11 Allen Wirfs-Brock" w:date="2012-10-21T13:40:00Z">
        <w:r w:rsidR="00910452">
          <w:rPr>
            <w:i/>
            <w:iCs/>
          </w:rPr>
          <w:t>e</w:t>
        </w:r>
      </w:ins>
      <w:ins w:id="40321" w:author="Rev 11 Allen Wirfs-Brock" w:date="2012-10-21T13:24:00Z">
        <w:r w:rsidR="005E6B3A">
          <w:t xml:space="preserve"> is not </w:t>
        </w:r>
        <w:r w:rsidR="005E6B3A" w:rsidRPr="005E6B3A">
          <w:rPr>
            <w:rFonts w:ascii="Arial" w:hAnsi="Arial" w:cs="Arial"/>
          </w:rPr>
          <w:t>empty</w:t>
        </w:r>
        <w:r w:rsidR="005E6B3A">
          <w:t xml:space="preserve"> and </w:t>
        </w:r>
      </w:ins>
      <w:ins w:id="40322" w:author="Rev 11 Allen Wirfs-Brock" w:date="2012-10-21T13:01:00Z">
        <w:r>
          <w:t>SameValue(</w:t>
        </w:r>
      </w:ins>
      <w:ins w:id="40323" w:author="Rev 11 Allen Wirfs-Brock" w:date="2012-10-21T13:40:00Z">
        <w:r w:rsidR="00910452">
          <w:rPr>
            <w:i/>
          </w:rPr>
          <w:t>e</w:t>
        </w:r>
      </w:ins>
      <w:ins w:id="40324" w:author="Rev 11 Allen Wirfs-Brock" w:date="2012-10-21T13:01:00Z">
        <w:r>
          <w:t xml:space="preserve">, </w:t>
        </w:r>
      </w:ins>
      <w:ins w:id="40325" w:author="Rev 11 Allen Wirfs-Brock" w:date="2012-10-21T13:24:00Z">
        <w:r w:rsidR="005E6B3A">
          <w:rPr>
            <w:i/>
          </w:rPr>
          <w:t>value</w:t>
        </w:r>
      </w:ins>
      <w:ins w:id="40326" w:author="Rev 11 Allen Wirfs-Brock" w:date="2012-10-21T13:01:00Z">
        <w:r>
          <w:t>)</w:t>
        </w:r>
      </w:ins>
      <w:ins w:id="40327" w:author="Rev 11 Allen Wirfs-Brock" w:date="2012-10-21T13:24:00Z">
        <w:r w:rsidR="005E6B3A">
          <w:t xml:space="preserve"> is </w:t>
        </w:r>
      </w:ins>
      <w:ins w:id="40328" w:author="Rev 11 Allen Wirfs-Brock" w:date="2012-10-21T13:25:00Z">
        <w:r w:rsidR="005E6B3A">
          <w:rPr>
            <w:b/>
            <w:bCs/>
          </w:rPr>
          <w:t>true</w:t>
        </w:r>
      </w:ins>
      <w:ins w:id="40329" w:author="Rev 11 Allen Wirfs-Brock" w:date="2012-10-21T13:01:00Z">
        <w:r>
          <w:t>, then</w:t>
        </w:r>
      </w:ins>
    </w:p>
    <w:p w:rsidR="007911BE" w:rsidRDefault="005E6B3A" w:rsidP="00910452">
      <w:pPr>
        <w:pStyle w:val="Alg4"/>
        <w:numPr>
          <w:ilvl w:val="2"/>
          <w:numId w:val="1074"/>
        </w:numPr>
        <w:rPr>
          <w:ins w:id="40330" w:author="Rev 11 Allen Wirfs-Brock" w:date="2012-10-21T13:01:00Z"/>
        </w:rPr>
      </w:pPr>
      <w:ins w:id="40331" w:author="Rev 11 Allen Wirfs-Brock" w:date="2012-10-21T13:25:00Z">
        <w:r>
          <w:t xml:space="preserve">Replace the element of </w:t>
        </w:r>
      </w:ins>
      <w:ins w:id="40332" w:author="Rev 11 Allen Wirfs-Brock" w:date="2012-10-21T13:26:00Z">
        <w:r>
          <w:rPr>
            <w:i/>
            <w:iCs/>
          </w:rPr>
          <w:t>entries</w:t>
        </w:r>
        <w:r>
          <w:t xml:space="preserve"> whose value is </w:t>
        </w:r>
      </w:ins>
      <w:ins w:id="40333" w:author="Rev 11 Allen Wirfs-Brock" w:date="2012-10-21T13:40:00Z">
        <w:r w:rsidR="00910452">
          <w:rPr>
            <w:i/>
            <w:iCs/>
          </w:rPr>
          <w:t>e</w:t>
        </w:r>
      </w:ins>
      <w:ins w:id="40334" w:author="Rev 11 Allen Wirfs-Brock" w:date="2012-10-21T13:26:00Z">
        <w:r>
          <w:t xml:space="preserve"> with an element whose value is</w:t>
        </w:r>
      </w:ins>
      <w:ins w:id="40335" w:author="Rev 11 Allen Wirfs-Brock" w:date="2012-10-21T13:01:00Z">
        <w:r w:rsidR="007911BE">
          <w:t xml:space="preserve"> </w:t>
        </w:r>
        <w:r w:rsidR="007911BE" w:rsidRPr="0012412C">
          <w:rPr>
            <w:rFonts w:ascii="Arial" w:hAnsi="Arial" w:cs="Arial"/>
          </w:rPr>
          <w:t>empty</w:t>
        </w:r>
        <w:r w:rsidR="007911BE">
          <w:rPr>
            <w:i/>
          </w:rPr>
          <w:t>.</w:t>
        </w:r>
      </w:ins>
    </w:p>
    <w:p w:rsidR="007911BE" w:rsidRDefault="007911BE" w:rsidP="005E6B3A">
      <w:pPr>
        <w:pStyle w:val="Alg4"/>
        <w:numPr>
          <w:ilvl w:val="2"/>
          <w:numId w:val="1074"/>
        </w:numPr>
        <w:spacing w:after="220"/>
        <w:contextualSpacing/>
        <w:rPr>
          <w:ins w:id="40336" w:author="Rev 11 Allen Wirfs-Brock" w:date="2012-10-21T13:01:00Z"/>
        </w:rPr>
      </w:pPr>
      <w:ins w:id="40337" w:author="Rev 11 Allen Wirfs-Brock" w:date="2012-10-21T13:01:00Z">
        <w:r>
          <w:t xml:space="preserve">Return </w:t>
        </w:r>
        <w:r>
          <w:rPr>
            <w:b/>
          </w:rPr>
          <w:t>true</w:t>
        </w:r>
        <w:r>
          <w:t>.</w:t>
        </w:r>
      </w:ins>
    </w:p>
    <w:p w:rsidR="007911BE" w:rsidRPr="00E77497" w:rsidRDefault="007911BE" w:rsidP="005E6B3A">
      <w:pPr>
        <w:pStyle w:val="Alg4"/>
        <w:numPr>
          <w:ilvl w:val="0"/>
          <w:numId w:val="1074"/>
        </w:numPr>
        <w:spacing w:after="220"/>
        <w:rPr>
          <w:ins w:id="40338" w:author="Rev 11 Allen Wirfs-Brock" w:date="2012-10-21T13:01:00Z"/>
        </w:rPr>
      </w:pPr>
      <w:ins w:id="40339" w:author="Rev 11 Allen Wirfs-Brock" w:date="2012-10-21T13:01:00Z">
        <w:r>
          <w:t xml:space="preserve">Return </w:t>
        </w:r>
        <w:r>
          <w:rPr>
            <w:b/>
          </w:rPr>
          <w:t>false</w:t>
        </w:r>
        <w:r>
          <w:t>.</w:t>
        </w:r>
      </w:ins>
    </w:p>
    <w:p w:rsidR="007911BE" w:rsidRPr="00E77497" w:rsidRDefault="007911BE" w:rsidP="00BB4005">
      <w:pPr>
        <w:pStyle w:val="Heading4"/>
        <w:numPr>
          <w:ilvl w:val="0"/>
          <w:numId w:val="0"/>
        </w:numPr>
        <w:rPr>
          <w:ins w:id="40340" w:author="Rev 11 Allen Wirfs-Brock" w:date="2012-10-21T13:01:00Z"/>
        </w:rPr>
      </w:pPr>
      <w:ins w:id="40341" w:author="Rev 11 Allen Wirfs-Brock" w:date="2012-10-21T13:01:00Z">
        <w:r w:rsidRPr="00E77497">
          <w:t>15.</w:t>
        </w:r>
        <w:r>
          <w:t>1</w:t>
        </w:r>
      </w:ins>
      <w:ins w:id="40342" w:author="Rev 11 Allen Wirfs-Brock" w:date="2012-10-21T13:40:00Z">
        <w:r w:rsidR="00910452">
          <w:t>6</w:t>
        </w:r>
      </w:ins>
      <w:ins w:id="40343" w:author="Rev 11 Allen Wirfs-Brock" w:date="2012-10-21T13:01:00Z">
        <w:r w:rsidRPr="00E77497">
          <w:t>.</w:t>
        </w:r>
        <w:r>
          <w:t>5.</w:t>
        </w:r>
      </w:ins>
      <w:ins w:id="40344" w:author="Rev 11 Allen Wirfs-Brock" w:date="2012-10-22T12:32:00Z">
        <w:r w:rsidR="00BB4005">
          <w:t>5</w:t>
        </w:r>
      </w:ins>
      <w:ins w:id="40345" w:author="Rev 11 Allen Wirfs-Brock" w:date="2012-10-21T13:01:00Z">
        <w:r w:rsidRPr="00E77497">
          <w:tab/>
        </w:r>
      </w:ins>
      <w:ins w:id="40346" w:author="Rev 11 Allen Wirfs-Brock" w:date="2012-10-21T13:26:00Z">
        <w:r w:rsidR="005E6B3A">
          <w:t>Set</w:t>
        </w:r>
      </w:ins>
      <w:ins w:id="40347" w:author="Rev 11 Allen Wirfs-Brock" w:date="2012-10-21T13:01:00Z">
        <w:r w:rsidRPr="00E77497">
          <w:t xml:space="preserve">.prototype.forEach ( callbackfn </w:t>
        </w:r>
        <w:r>
          <w:t xml:space="preserve"> , thisArg = undefined</w:t>
        </w:r>
        <w:r w:rsidRPr="00E77497">
          <w:t xml:space="preserve"> )</w:t>
        </w:r>
      </w:ins>
    </w:p>
    <w:p w:rsidR="007911BE" w:rsidRPr="00E77497" w:rsidRDefault="007911BE" w:rsidP="005E6B3A">
      <w:pPr>
        <w:rPr>
          <w:ins w:id="40348" w:author="Rev 11 Allen Wirfs-Brock" w:date="2012-10-21T13:01:00Z"/>
        </w:rPr>
      </w:pPr>
      <w:ins w:id="40349" w:author="Rev 11 Allen Wirfs-Brock" w:date="2012-10-21T13:01:00Z">
        <w:r w:rsidRPr="00E77497">
          <w:rPr>
            <w:rFonts w:ascii="Times New Roman" w:hAnsi="Times New Roman"/>
            <w:i/>
          </w:rPr>
          <w:t xml:space="preserve">callbackfn </w:t>
        </w:r>
        <w:r w:rsidRPr="00E77497">
          <w:t xml:space="preserve">should be a function that accepts </w:t>
        </w:r>
      </w:ins>
      <w:ins w:id="40350" w:author="Rev 11 Allen Wirfs-Brock" w:date="2012-10-21T13:27:00Z">
        <w:r w:rsidR="005E6B3A">
          <w:t>two</w:t>
        </w:r>
      </w:ins>
      <w:ins w:id="40351" w:author="Rev 11 Allen Wirfs-Brock" w:date="2012-10-21T13:01:00Z">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ins>
      <w:ins w:id="40352" w:author="Rev 11 Allen Wirfs-Brock" w:date="2012-10-21T13:27:00Z">
        <w:r w:rsidR="005E6B3A">
          <w:t>set</w:t>
        </w:r>
      </w:ins>
      <w:ins w:id="40353" w:author="Rev 11 Allen Wirfs-Brock" w:date="2012-10-21T13:01:00Z">
        <w:r>
          <w:t xml:space="preserve"> object</w:t>
        </w:r>
        <w:r w:rsidRPr="00E77497">
          <w:t xml:space="preserve">, in </w:t>
        </w:r>
      </w:ins>
      <w:ins w:id="40354" w:author="Rev 11 Allen Wirfs-Brock" w:date="2012-10-21T13:27:00Z">
        <w:r w:rsidR="005E6B3A">
          <w:t>value</w:t>
        </w:r>
      </w:ins>
      <w:ins w:id="40355" w:author="Rev 11 Allen Wirfs-Brock" w:date="2012-10-21T13:01:00Z">
        <w:r>
          <w:t xml:space="preserve"> insertion</w:t>
        </w:r>
        <w:r w:rsidRPr="00E77497">
          <w:t xml:space="preserve"> order. </w:t>
        </w:r>
        <w:r w:rsidRPr="00E77497">
          <w:rPr>
            <w:rFonts w:ascii="Times New Roman" w:hAnsi="Times New Roman"/>
            <w:i/>
          </w:rPr>
          <w:t>callbackfn</w:t>
        </w:r>
        <w:r w:rsidRPr="00E77497">
          <w:t xml:space="preserve"> is called only for </w:t>
        </w:r>
      </w:ins>
      <w:ins w:id="40356" w:author="Rev 11 Allen Wirfs-Brock" w:date="2012-10-21T13:28:00Z">
        <w:r w:rsidR="005E6B3A">
          <w:t>values</w:t>
        </w:r>
      </w:ins>
      <w:ins w:id="40357" w:author="Rev 11 Allen Wirfs-Brock" w:date="2012-10-21T13:01:00Z">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ins>
      <w:ins w:id="40358" w:author="Rev 11 Allen Wirfs-Brock" w:date="2012-10-21T13:28:00Z">
        <w:r w:rsidR="005E6B3A">
          <w:t>set</w:t>
        </w:r>
      </w:ins>
      <w:ins w:id="40359" w:author="Rev 11 Allen Wirfs-Brock" w:date="2012-10-21T13:01:00Z">
        <w:r w:rsidRPr="00E77497">
          <w:t>.</w:t>
        </w:r>
      </w:ins>
    </w:p>
    <w:p w:rsidR="007911BE" w:rsidRPr="00E77497" w:rsidRDefault="007911BE" w:rsidP="007911BE">
      <w:pPr>
        <w:rPr>
          <w:ins w:id="40360" w:author="Rev 11 Allen Wirfs-Brock" w:date="2012-10-21T13:01:00Z"/>
        </w:rPr>
      </w:pPr>
      <w:ins w:id="40361" w:author="Rev 11 Allen Wirfs-Brock" w:date="2012-10-21T13:01:00Z">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ins>
    </w:p>
    <w:p w:rsidR="007911BE" w:rsidRPr="00E77497" w:rsidRDefault="007911BE" w:rsidP="007911BE">
      <w:pPr>
        <w:pStyle w:val="Note"/>
        <w:rPr>
          <w:ins w:id="40362" w:author="Rev 11 Allen Wirfs-Brock" w:date="2012-10-21T13:01:00Z"/>
        </w:rPr>
      </w:pPr>
      <w:ins w:id="40363" w:author="Rev 11 Allen Wirfs-Brock" w:date="2012-10-21T13:01:00Z">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ins>
    </w:p>
    <w:p w:rsidR="007911BE" w:rsidRPr="00E77497" w:rsidRDefault="007911BE" w:rsidP="006077C7">
      <w:pPr>
        <w:rPr>
          <w:ins w:id="40364" w:author="Rev 11 Allen Wirfs-Brock" w:date="2012-10-21T13:01:00Z"/>
        </w:rPr>
      </w:pPr>
      <w:ins w:id="40365" w:author="Rev 11 Allen Wirfs-Brock" w:date="2012-10-21T13:01:00Z">
        <w:r w:rsidRPr="00E77497">
          <w:rPr>
            <w:rFonts w:ascii="Times New Roman" w:hAnsi="Times New Roman"/>
            <w:i/>
          </w:rPr>
          <w:t>callbackfn</w:t>
        </w:r>
        <w:r w:rsidRPr="00E77497">
          <w:t xml:space="preserve"> is called with </w:t>
        </w:r>
      </w:ins>
      <w:ins w:id="40366" w:author="Rev 11 Allen Wirfs-Brock" w:date="2012-10-21T13:28:00Z">
        <w:r w:rsidR="006077C7">
          <w:t>two</w:t>
        </w:r>
      </w:ins>
      <w:ins w:id="40367" w:author="Rev 11 Allen Wirfs-Brock" w:date="2012-10-21T13:01:00Z">
        <w:r w:rsidRPr="00E77497">
          <w:t xml:space="preserve"> arguments: the value of the </w:t>
        </w:r>
        <w:r>
          <w:t>item</w:t>
        </w:r>
      </w:ins>
      <w:ins w:id="40368" w:author="Rev 11 Allen Wirfs-Brock" w:date="2012-10-21T13:29:00Z">
        <w:r w:rsidR="006077C7">
          <w:t xml:space="preserve"> </w:t>
        </w:r>
      </w:ins>
      <w:ins w:id="40369" w:author="Rev 11 Allen Wirfs-Brock" w:date="2012-10-21T13:01:00Z">
        <w:r w:rsidRPr="00E77497">
          <w:t xml:space="preserve">and the </w:t>
        </w:r>
      </w:ins>
      <w:ins w:id="40370" w:author="Rev 11 Allen Wirfs-Brock" w:date="2012-10-21T13:29:00Z">
        <w:r w:rsidR="006077C7">
          <w:t>Set</w:t>
        </w:r>
      </w:ins>
      <w:ins w:id="40371" w:author="Rev 11 Allen Wirfs-Brock" w:date="2012-10-21T13:01:00Z">
        <w:r>
          <w:t xml:space="preserve"> </w:t>
        </w:r>
        <w:r w:rsidRPr="00E77497">
          <w:t xml:space="preserve">object being traversed. </w:t>
        </w:r>
      </w:ins>
    </w:p>
    <w:p w:rsidR="007911BE" w:rsidRPr="00E77497" w:rsidRDefault="007911BE" w:rsidP="007911BE">
      <w:pPr>
        <w:rPr>
          <w:ins w:id="40372" w:author="Rev 11 Allen Wirfs-Brock" w:date="2012-10-21T13:01:00Z"/>
        </w:rPr>
      </w:pPr>
      <w:ins w:id="40373" w:author="Rev 11 Allen Wirfs-Brock" w:date="2012-10-21T13:01:00Z">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ins>
    </w:p>
    <w:p w:rsidR="007911BE" w:rsidRPr="00E77497" w:rsidRDefault="007911BE" w:rsidP="006077C7">
      <w:pPr>
        <w:pStyle w:val="Note"/>
        <w:rPr>
          <w:ins w:id="40374" w:author="Rev 11 Allen Wirfs-Brock" w:date="2012-10-21T13:01:00Z"/>
        </w:rPr>
      </w:pPr>
      <w:ins w:id="40375" w:author="Rev 11 Allen Wirfs-Brock" w:date="2012-10-21T13:01:00Z">
        <w:r>
          <w:lastRenderedPageBreak/>
          <w:t>NOTE</w:t>
        </w:r>
        <w:r>
          <w:tab/>
          <w:t xml:space="preserve">Each </w:t>
        </w:r>
      </w:ins>
      <w:ins w:id="40376" w:author="Rev 11 Allen Wirfs-Brock" w:date="2012-10-21T13:29:00Z">
        <w:r w:rsidR="006077C7">
          <w:t>value</w:t>
        </w:r>
      </w:ins>
      <w:ins w:id="40377" w:author="Rev 11 Allen Wirfs-Brock" w:date="2012-10-21T13:01:00Z">
        <w:r>
          <w:t xml:space="preserve"> is</w:t>
        </w:r>
      </w:ins>
      <w:ins w:id="40378" w:author="Rev 11 Allen Wirfs-Brock" w:date="2012-10-21T13:30:00Z">
        <w:r w:rsidR="006077C7">
          <w:t xml:space="preserve"> normally</w:t>
        </w:r>
      </w:ins>
      <w:ins w:id="40379" w:author="Rev 11 Allen Wirfs-Brock" w:date="2012-10-21T13:01:00Z">
        <w:r>
          <w:t xml:space="preserve"> visited only once. </w:t>
        </w:r>
      </w:ins>
      <w:ins w:id="40380" w:author="Rev 11 Allen Wirfs-Brock" w:date="2012-10-21T13:34:00Z">
        <w:r w:rsidR="006077C7">
          <w:t>However, if</w:t>
        </w:r>
      </w:ins>
      <w:ins w:id="40381" w:author="Rev 11 Allen Wirfs-Brock" w:date="2012-10-21T13:01:00Z">
        <w:r>
          <w:t xml:space="preserve"> </w:t>
        </w:r>
      </w:ins>
      <w:ins w:id="40382" w:author="Rev 11 Allen Wirfs-Brock" w:date="2012-10-21T13:34:00Z">
        <w:r w:rsidR="006077C7">
          <w:t>a</w:t>
        </w:r>
      </w:ins>
      <w:ins w:id="40383" w:author="Rev 11 Allen Wirfs-Brock" w:date="2012-10-21T13:01:00Z">
        <w:r>
          <w:t xml:space="preserve"> value</w:t>
        </w:r>
      </w:ins>
      <w:ins w:id="40384" w:author="Rev 11 Allen Wirfs-Brock" w:date="2012-10-21T13:35:00Z">
        <w:r w:rsidR="006077C7">
          <w:t xml:space="preserve"> will be revisited if it</w:t>
        </w:r>
      </w:ins>
      <w:ins w:id="40385" w:author="Rev 11 Allen Wirfs-Brock" w:date="2012-10-21T13:01:00Z">
        <w:r>
          <w:t xml:space="preserve"> </w:t>
        </w:r>
      </w:ins>
      <w:ins w:id="40386" w:author="Rev 11 Allen Wirfs-Brock" w:date="2012-10-21T13:34:00Z">
        <w:r w:rsidR="006077C7">
          <w:t>is deleted after</w:t>
        </w:r>
      </w:ins>
      <w:ins w:id="40387" w:author="Rev 11 Allen Wirfs-Brock" w:date="2012-10-21T13:01:00Z">
        <w:r>
          <w:t xml:space="preserve"> it has been visited</w:t>
        </w:r>
      </w:ins>
      <w:ins w:id="40388" w:author="Rev 11 Allen Wirfs-Brock" w:date="2012-10-21T13:35:00Z">
        <w:r w:rsidR="006077C7">
          <w:t xml:space="preserve"> and then re-added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ins>
      <w:ins w:id="40389" w:author="Rev 11 Allen Wirfs-Brock" w:date="2012-10-21T13:01:00Z">
        <w:r>
          <w:t>.</w:t>
        </w:r>
        <w:r w:rsidRPr="00E77497">
          <w:t xml:space="preserve"> </w:t>
        </w:r>
      </w:ins>
      <w:ins w:id="40390" w:author="Rev 11 Allen Wirfs-Brock" w:date="2012-10-21T13:30:00Z">
        <w:r w:rsidR="006077C7">
          <w:t>Values</w:t>
        </w:r>
      </w:ins>
      <w:ins w:id="40391" w:author="Rev 11 Allen Wirfs-Brock" w:date="2012-10-21T13:31:00Z">
        <w:r w:rsidR="006077C7">
          <w:t xml:space="preserve"> </w:t>
        </w:r>
      </w:ins>
      <w:ins w:id="40392" w:author="Rev 11 Allen Wirfs-Brock" w:date="2012-10-21T13:01:00Z">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ins>
      <w:ins w:id="40393" w:author="Rev 11 Allen Wirfs-Brock" w:date="2012-10-21T13:32:00Z">
        <w:r w:rsidR="006077C7">
          <w:t xml:space="preserve"> unless the value is added again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ins>
      <w:ins w:id="40394" w:author="Rev 11 Allen Wirfs-Brock" w:date="2012-10-21T13:01:00Z">
        <w:r w:rsidRPr="00E77497">
          <w:t>.</w:t>
        </w:r>
        <w:r>
          <w:t xml:space="preserve"> New </w:t>
        </w:r>
      </w:ins>
      <w:ins w:id="40395" w:author="Rev 11 Allen Wirfs-Brock" w:date="2012-10-21T13:33:00Z">
        <w:r w:rsidR="006077C7">
          <w:t>values</w:t>
        </w:r>
      </w:ins>
      <w:ins w:id="40396" w:author="Rev 11 Allen Wirfs-Brock" w:date="2012-10-21T13:01:00Z">
        <w:r>
          <w:t xml:space="preserve"> added, after the call to </w:t>
        </w:r>
        <w:r w:rsidRPr="00E77497">
          <w:rPr>
            <w:rFonts w:ascii="Courier New" w:hAnsi="Courier New" w:cs="Courier New"/>
            <w:b/>
          </w:rPr>
          <w:t>forEach</w:t>
        </w:r>
        <w:r w:rsidRPr="00E77497">
          <w:t xml:space="preserve"> </w:t>
        </w:r>
        <w:r>
          <w:t xml:space="preserve">begins are visited. </w:t>
        </w:r>
      </w:ins>
    </w:p>
    <w:p w:rsidR="007911BE" w:rsidRPr="00E77497" w:rsidRDefault="007911BE" w:rsidP="007911BE">
      <w:pPr>
        <w:rPr>
          <w:ins w:id="40397" w:author="Rev 11 Allen Wirfs-Brock" w:date="2012-10-21T13:01:00Z"/>
        </w:rPr>
      </w:pPr>
      <w:ins w:id="40398" w:author="Rev 11 Allen Wirfs-Brock" w:date="2012-10-21T13:01:00Z">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ins>
    </w:p>
    <w:p w:rsidR="007911BE" w:rsidRPr="00E77497" w:rsidRDefault="007911BE" w:rsidP="006077C7">
      <w:pPr>
        <w:pStyle w:val="Alg4"/>
        <w:numPr>
          <w:ilvl w:val="0"/>
          <w:numId w:val="1076"/>
        </w:numPr>
        <w:rPr>
          <w:ins w:id="40399" w:author="Rev 11 Allen Wirfs-Brock" w:date="2012-10-21T13:01:00Z"/>
        </w:rPr>
      </w:pPr>
      <w:ins w:id="40400" w:author="Rev 11 Allen Wirfs-Brock" w:date="2012-10-21T13:01:00Z">
        <w:r w:rsidRPr="00E77497">
          <w:t xml:space="preserve">Let </w:t>
        </w:r>
      </w:ins>
      <w:ins w:id="40401" w:author="Rev 11 Allen Wirfs-Brock" w:date="2012-10-21T13:37:00Z">
        <w:r w:rsidR="006077C7">
          <w:rPr>
            <w:i/>
          </w:rPr>
          <w:t>S</w:t>
        </w:r>
      </w:ins>
      <w:ins w:id="40402"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911BE" w:rsidRPr="00E77497" w:rsidRDefault="007911BE" w:rsidP="006077C7">
      <w:pPr>
        <w:pStyle w:val="Alg4"/>
        <w:numPr>
          <w:ilvl w:val="0"/>
          <w:numId w:val="1076"/>
        </w:numPr>
        <w:rPr>
          <w:ins w:id="40403" w:author="Rev 11 Allen Wirfs-Brock" w:date="2012-10-21T13:01:00Z"/>
        </w:rPr>
      </w:pPr>
      <w:ins w:id="40404" w:author="Rev 11 Allen Wirfs-Brock" w:date="2012-10-21T13:01:00Z">
        <w:r>
          <w:t>ReturnIfAbrupt(</w:t>
        </w:r>
      </w:ins>
      <w:ins w:id="40405" w:author="Rev 11 Allen Wirfs-Brock" w:date="2012-10-21T13:37:00Z">
        <w:r w:rsidR="006077C7">
          <w:rPr>
            <w:i/>
          </w:rPr>
          <w:t>S</w:t>
        </w:r>
      </w:ins>
      <w:ins w:id="40406" w:author="Rev 11 Allen Wirfs-Brock" w:date="2012-10-21T13:01:00Z">
        <w:r>
          <w:t>).</w:t>
        </w:r>
      </w:ins>
    </w:p>
    <w:p w:rsidR="007911BE" w:rsidRDefault="007911BE" w:rsidP="006077C7">
      <w:pPr>
        <w:pStyle w:val="Alg4"/>
        <w:numPr>
          <w:ilvl w:val="0"/>
          <w:numId w:val="1076"/>
        </w:numPr>
        <w:rPr>
          <w:ins w:id="40407" w:author="Rev 11 Allen Wirfs-Brock" w:date="2012-10-21T13:01:00Z"/>
        </w:rPr>
      </w:pPr>
      <w:ins w:id="40408" w:author="Rev 11 Allen Wirfs-Brock" w:date="2012-10-21T13:01:00Z">
        <w:r>
          <w:t xml:space="preserve">If </w:t>
        </w:r>
      </w:ins>
      <w:ins w:id="40409" w:author="Rev 11 Allen Wirfs-Brock" w:date="2012-10-21T13:37:00Z">
        <w:r w:rsidR="006077C7">
          <w:rPr>
            <w:i/>
          </w:rPr>
          <w:t>S</w:t>
        </w:r>
      </w:ins>
      <w:ins w:id="40410" w:author="Rev 11 Allen Wirfs-Brock" w:date="2012-10-21T13:01:00Z">
        <w:r>
          <w:t xml:space="preserve"> does not have a [[</w:t>
        </w:r>
      </w:ins>
      <w:ins w:id="40411" w:author="Rev 11 Allen Wirfs-Brock" w:date="2012-10-21T13:37:00Z">
        <w:r w:rsidR="006077C7">
          <w:t>Set</w:t>
        </w:r>
      </w:ins>
      <w:ins w:id="40412" w:author="Rev 11 Allen Wirfs-Brock" w:date="2012-10-21T13:01:00Z">
        <w:r>
          <w:t xml:space="preserve">Data]] internal property throw a </w:t>
        </w:r>
        <w:r w:rsidRPr="00B5244C">
          <w:rPr>
            <w:b/>
          </w:rPr>
          <w:t>TypeError</w:t>
        </w:r>
        <w:r>
          <w:t xml:space="preserve"> exception.</w:t>
        </w:r>
      </w:ins>
    </w:p>
    <w:p w:rsidR="007911BE" w:rsidRPr="00E77497" w:rsidRDefault="007911BE" w:rsidP="006077C7">
      <w:pPr>
        <w:pStyle w:val="Alg4"/>
        <w:numPr>
          <w:ilvl w:val="0"/>
          <w:numId w:val="1076"/>
        </w:numPr>
        <w:rPr>
          <w:ins w:id="40413" w:author="Rev 11 Allen Wirfs-Brock" w:date="2012-10-21T13:01:00Z"/>
        </w:rPr>
      </w:pPr>
      <w:ins w:id="40414" w:author="Rev 11 Allen Wirfs-Brock" w:date="2012-10-21T13:01:00Z">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ins>
    </w:p>
    <w:p w:rsidR="007911BE" w:rsidRPr="00E77497" w:rsidRDefault="007911BE" w:rsidP="006077C7">
      <w:pPr>
        <w:pStyle w:val="Alg4"/>
        <w:numPr>
          <w:ilvl w:val="0"/>
          <w:numId w:val="1076"/>
        </w:numPr>
        <w:rPr>
          <w:ins w:id="40415" w:author="Rev 11 Allen Wirfs-Brock" w:date="2012-10-21T13:01:00Z"/>
        </w:rPr>
      </w:pPr>
      <w:ins w:id="40416" w:author="Rev 11 Allen Wirfs-Brock" w:date="2012-10-21T13:01:00Z">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ins>
    </w:p>
    <w:p w:rsidR="007911BE" w:rsidRPr="00E77497" w:rsidRDefault="007911BE" w:rsidP="006077C7">
      <w:pPr>
        <w:pStyle w:val="Alg4"/>
        <w:numPr>
          <w:ilvl w:val="0"/>
          <w:numId w:val="1076"/>
        </w:numPr>
        <w:rPr>
          <w:ins w:id="40417" w:author="Rev 11 Allen Wirfs-Brock" w:date="2012-10-21T13:01:00Z"/>
        </w:rPr>
      </w:pPr>
      <w:ins w:id="40418" w:author="Rev 11 Allen Wirfs-Brock" w:date="2012-10-21T13:01:00Z">
        <w:r>
          <w:t xml:space="preserve">Let </w:t>
        </w:r>
        <w:r w:rsidRPr="00B5244C">
          <w:rPr>
            <w:i/>
          </w:rPr>
          <w:t>entries</w:t>
        </w:r>
        <w:r>
          <w:t xml:space="preserve"> be the List that is the value of </w:t>
        </w:r>
      </w:ins>
      <w:ins w:id="40419" w:author="Rev 11 Allen Wirfs-Brock" w:date="2012-10-21T13:37:00Z">
        <w:r w:rsidR="006077C7">
          <w:rPr>
            <w:i/>
          </w:rPr>
          <w:t>S</w:t>
        </w:r>
      </w:ins>
      <w:ins w:id="40420" w:author="Rev 11 Allen Wirfs-Brock" w:date="2012-10-21T13:01:00Z">
        <w:r>
          <w:t>’s [[</w:t>
        </w:r>
      </w:ins>
      <w:ins w:id="40421" w:author="Rev 11 Allen Wirfs-Brock" w:date="2012-10-21T13:37:00Z">
        <w:r w:rsidR="006077C7">
          <w:t>Set</w:t>
        </w:r>
      </w:ins>
      <w:ins w:id="40422" w:author="Rev 11 Allen Wirfs-Brock" w:date="2012-10-21T13:01:00Z">
        <w:r>
          <w:t>Data]] internal property.</w:t>
        </w:r>
      </w:ins>
    </w:p>
    <w:p w:rsidR="007911BE" w:rsidRDefault="007911BE" w:rsidP="006077C7">
      <w:pPr>
        <w:pStyle w:val="Alg4"/>
        <w:numPr>
          <w:ilvl w:val="0"/>
          <w:numId w:val="1076"/>
        </w:numPr>
        <w:rPr>
          <w:ins w:id="40423" w:author="Rev 11 Allen Wirfs-Brock" w:date="2012-10-21T13:01:00Z"/>
        </w:rPr>
      </w:pPr>
      <w:ins w:id="40424" w:author="Rev 11 Allen Wirfs-Brock" w:date="2012-10-21T13:01:00Z">
        <w:r>
          <w:t xml:space="preserve">Repeat for each </w:t>
        </w:r>
        <w:r>
          <w:rPr>
            <w:i/>
          </w:rPr>
          <w:t>e</w:t>
        </w:r>
        <w:r>
          <w:t xml:space="preserve"> that is an element of </w:t>
        </w:r>
        <w:r w:rsidRPr="00B5244C">
          <w:rPr>
            <w:i/>
          </w:rPr>
          <w:t>entries</w:t>
        </w:r>
        <w:r>
          <w:rPr>
            <w:i/>
          </w:rPr>
          <w:t>,</w:t>
        </w:r>
        <w:r>
          <w:t>in original insertion order</w:t>
        </w:r>
      </w:ins>
    </w:p>
    <w:p w:rsidR="007911BE" w:rsidRDefault="007911BE" w:rsidP="00910452">
      <w:pPr>
        <w:pStyle w:val="Alg4"/>
        <w:numPr>
          <w:ilvl w:val="1"/>
          <w:numId w:val="1076"/>
        </w:numPr>
        <w:spacing w:after="240"/>
        <w:contextualSpacing/>
        <w:rPr>
          <w:ins w:id="40425" w:author="Rev 11 Allen Wirfs-Brock" w:date="2012-10-21T13:01:00Z"/>
        </w:rPr>
      </w:pPr>
      <w:ins w:id="40426" w:author="Rev 11 Allen Wirfs-Brock" w:date="2012-10-21T13:01:00Z">
        <w:r>
          <w:t xml:space="preserve">If </w:t>
        </w:r>
        <w:r>
          <w:rPr>
            <w:i/>
          </w:rPr>
          <w:t>e</w:t>
        </w:r>
        <w:r>
          <w:t xml:space="preserve"> is not </w:t>
        </w:r>
        <w:r w:rsidRPr="00A221E6">
          <w:rPr>
            <w:rFonts w:ascii="Arial" w:hAnsi="Arial" w:cs="Arial"/>
          </w:rPr>
          <w:t>empty</w:t>
        </w:r>
        <w:r>
          <w:t>, then</w:t>
        </w:r>
      </w:ins>
    </w:p>
    <w:p w:rsidR="007911BE" w:rsidRPr="00E77497" w:rsidRDefault="007911BE" w:rsidP="00AF1A54">
      <w:pPr>
        <w:pStyle w:val="Alg4"/>
        <w:numPr>
          <w:ilvl w:val="2"/>
          <w:numId w:val="1076"/>
        </w:numPr>
        <w:tabs>
          <w:tab w:val="left" w:pos="2520"/>
        </w:tabs>
        <w:rPr>
          <w:ins w:id="40427" w:author="Rev 11 Allen Wirfs-Brock" w:date="2012-10-21T13:01:00Z"/>
        </w:rPr>
      </w:pPr>
      <w:ins w:id="40428" w:author="Rev 11 Allen Wirfs-Brock" w:date="2012-10-21T13:01:00Z">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ins>
      <w:ins w:id="40429" w:author="Rev 11 Allen Wirfs-Brock" w:date="2012-10-24T09:46:00Z">
        <w:r w:rsidR="00AF1A54" w:rsidRPr="006637C6">
          <w:rPr>
            <w:i/>
          </w:rPr>
          <w:t>this</w:t>
        </w:r>
        <w:r w:rsidR="00AF1A54">
          <w:rPr>
            <w:i/>
          </w:rPr>
          <w:t>Argument</w:t>
        </w:r>
        <w:r w:rsidR="00AF1A54" w:rsidRPr="00E77497">
          <w:t xml:space="preserve"> </w:t>
        </w:r>
      </w:ins>
      <w:ins w:id="40430" w:author="Rev 11 Allen Wirfs-Brock" w:date="2012-10-21T13:01:00Z">
        <w:r w:rsidRPr="00E77497">
          <w:t xml:space="preserve">and </w:t>
        </w:r>
      </w:ins>
      <w:ins w:id="40431" w:author="Rev 11 Allen Wirfs-Brock" w:date="2012-10-24T09:47:00Z">
        <w:r w:rsidR="00AF1A54">
          <w:t>a</w:t>
        </w:r>
      </w:ins>
      <w:ins w:id="40432" w:author="Rev 11 Allen Wirfs-Brock" w:date="2012-10-21T13:01:00Z">
        <w:r w:rsidRPr="00E77497">
          <w:t xml:space="preserve"> </w:t>
        </w:r>
      </w:ins>
      <w:ins w:id="40433" w:author="Rev 11 Allen Wirfs-Brock" w:date="2012-10-24T09:47:00Z">
        <w:r w:rsidR="00AF1A54">
          <w:t>L</w:t>
        </w:r>
      </w:ins>
      <w:ins w:id="40434" w:author="Rev 11 Allen Wirfs-Brock" w:date="2012-10-21T13:01:00Z">
        <w:r w:rsidRPr="00E77497">
          <w:t xml:space="preserve">ist containing </w:t>
        </w:r>
        <w:r>
          <w:rPr>
            <w:i/>
          </w:rPr>
          <w:t>e</w:t>
        </w:r>
        <w:r w:rsidRPr="00E77497">
          <w:t xml:space="preserve"> and </w:t>
        </w:r>
      </w:ins>
      <w:ins w:id="40435" w:author="Rev 11 Allen Wirfs-Brock" w:date="2012-10-21T13:38:00Z">
        <w:r w:rsidR="00910452">
          <w:rPr>
            <w:i/>
          </w:rPr>
          <w:t>S</w:t>
        </w:r>
      </w:ins>
      <w:ins w:id="40436" w:author="Rev 11 Allen Wirfs-Brock" w:date="2012-10-24T09:47:00Z">
        <w:r w:rsidR="00AF1A54">
          <w:rPr>
            <w:iCs/>
          </w:rPr>
          <w:t xml:space="preserve"> as </w:t>
        </w:r>
        <w:r w:rsidR="00AF1A54">
          <w:rPr>
            <w:i/>
          </w:rPr>
          <w:t>argumentsList</w:t>
        </w:r>
      </w:ins>
      <w:ins w:id="40437" w:author="Rev 11 Allen Wirfs-Brock" w:date="2012-10-21T13:01:00Z">
        <w:r w:rsidRPr="00E77497">
          <w:t>.</w:t>
        </w:r>
      </w:ins>
    </w:p>
    <w:p w:rsidR="007911BE" w:rsidRPr="00E77497" w:rsidRDefault="007911BE" w:rsidP="00910452">
      <w:pPr>
        <w:pStyle w:val="Alg4"/>
        <w:numPr>
          <w:ilvl w:val="2"/>
          <w:numId w:val="1076"/>
        </w:numPr>
        <w:contextualSpacing/>
        <w:rPr>
          <w:ins w:id="40438" w:author="Rev 11 Allen Wirfs-Brock" w:date="2012-10-21T13:01:00Z"/>
        </w:rPr>
      </w:pPr>
      <w:ins w:id="40439" w:author="Rev 11 Allen Wirfs-Brock" w:date="2012-10-21T13:01:00Z">
        <w:r>
          <w:t>ReturnIfAbrupt(</w:t>
        </w:r>
        <w:r>
          <w:rPr>
            <w:i/>
          </w:rPr>
          <w:t>funcResult</w:t>
        </w:r>
        <w:r>
          <w:t>).</w:t>
        </w:r>
      </w:ins>
    </w:p>
    <w:p w:rsidR="007911BE" w:rsidRPr="002166A8" w:rsidRDefault="007911BE" w:rsidP="00A51C9D">
      <w:pPr>
        <w:pStyle w:val="Alg4"/>
        <w:numPr>
          <w:ilvl w:val="0"/>
          <w:numId w:val="1076"/>
        </w:numPr>
        <w:spacing w:after="280"/>
        <w:rPr>
          <w:ins w:id="40440" w:author="Rev 11 Allen Wirfs-Brock" w:date="2012-10-21T13:01:00Z"/>
        </w:rPr>
      </w:pPr>
      <w:ins w:id="40441" w:author="Rev 11 Allen Wirfs-Brock" w:date="2012-10-21T13:01:00Z">
        <w:r w:rsidRPr="00E77497">
          <w:t xml:space="preserve">Return </w:t>
        </w:r>
        <w:r w:rsidRPr="00E77497">
          <w:rPr>
            <w:b/>
          </w:rPr>
          <w:t>undefined</w:t>
        </w:r>
        <w:r w:rsidRPr="00E77497">
          <w:t>.</w:t>
        </w:r>
      </w:ins>
    </w:p>
    <w:p w:rsidR="007911BE" w:rsidRPr="00E77497" w:rsidRDefault="007911BE" w:rsidP="007911BE">
      <w:pPr>
        <w:pStyle w:val="M4"/>
        <w:tabs>
          <w:tab w:val="left" w:pos="4930"/>
        </w:tabs>
        <w:ind w:left="0"/>
        <w:rPr>
          <w:ins w:id="40442" w:author="Rev 11 Allen Wirfs-Brock" w:date="2012-10-21T13:01:00Z"/>
        </w:rPr>
      </w:pPr>
      <w:ins w:id="40443" w:author="Rev 11 Allen Wirfs-Brock" w:date="2012-10-21T13:01:00Z">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ins>
    </w:p>
    <w:p w:rsidR="007911BE" w:rsidRPr="00E77497" w:rsidRDefault="007911BE" w:rsidP="00BB4005">
      <w:pPr>
        <w:pStyle w:val="Heading4"/>
        <w:numPr>
          <w:ilvl w:val="0"/>
          <w:numId w:val="0"/>
        </w:numPr>
        <w:rPr>
          <w:ins w:id="40444" w:author="Rev 11 Allen Wirfs-Brock" w:date="2012-10-21T13:01:00Z"/>
        </w:rPr>
      </w:pPr>
      <w:ins w:id="40445" w:author="Rev 11 Allen Wirfs-Brock" w:date="2012-10-21T13:01:00Z">
        <w:r w:rsidRPr="00E77497">
          <w:t>15.</w:t>
        </w:r>
        <w:r>
          <w:t>1</w:t>
        </w:r>
      </w:ins>
      <w:ins w:id="40446" w:author="Rev 11 Allen Wirfs-Brock" w:date="2012-10-21T13:41:00Z">
        <w:r w:rsidR="00A51C9D">
          <w:t>6</w:t>
        </w:r>
      </w:ins>
      <w:ins w:id="40447" w:author="Rev 11 Allen Wirfs-Brock" w:date="2012-10-21T13:01:00Z">
        <w:r w:rsidRPr="00E77497">
          <w:t>.</w:t>
        </w:r>
        <w:r>
          <w:t>5</w:t>
        </w:r>
        <w:r w:rsidRPr="00E77497">
          <w:t>.</w:t>
        </w:r>
      </w:ins>
      <w:ins w:id="40448" w:author="Rev 11 Allen Wirfs-Brock" w:date="2012-10-22T12:32:00Z">
        <w:r w:rsidR="00BB4005">
          <w:t>6</w:t>
        </w:r>
      </w:ins>
      <w:ins w:id="40449" w:author="Rev 11 Allen Wirfs-Brock" w:date="2012-10-21T13:01:00Z">
        <w:r w:rsidRPr="00E77497">
          <w:tab/>
        </w:r>
      </w:ins>
      <w:ins w:id="40450" w:author="Rev 11 Allen Wirfs-Brock" w:date="2012-10-21T13:41:00Z">
        <w:r w:rsidR="00A51C9D">
          <w:t>Set</w:t>
        </w:r>
      </w:ins>
      <w:ins w:id="40451" w:author="Rev 11 Allen Wirfs-Brock" w:date="2012-10-21T13:01:00Z">
        <w:r w:rsidRPr="00E77497">
          <w:t>.prototype.</w:t>
        </w:r>
        <w:r>
          <w:t>has</w:t>
        </w:r>
        <w:r w:rsidRPr="00E77497">
          <w:t xml:space="preserve"> ( </w:t>
        </w:r>
      </w:ins>
      <w:ins w:id="40452" w:author="Rev 11 Allen Wirfs-Brock" w:date="2012-10-21T13:44:00Z">
        <w:r w:rsidR="00A51C9D">
          <w:t>value</w:t>
        </w:r>
      </w:ins>
      <w:ins w:id="40453" w:author="Rev 11 Allen Wirfs-Brock" w:date="2012-10-21T13:01:00Z">
        <w:r>
          <w:t xml:space="preserve"> </w:t>
        </w:r>
        <w:r w:rsidRPr="00E77497">
          <w:t>)</w:t>
        </w:r>
      </w:ins>
    </w:p>
    <w:p w:rsidR="007911BE" w:rsidRPr="00E77497" w:rsidRDefault="007911BE" w:rsidP="007911BE">
      <w:pPr>
        <w:rPr>
          <w:ins w:id="40454" w:author="Rev 11 Allen Wirfs-Brock" w:date="2012-10-21T13:01:00Z"/>
        </w:rPr>
      </w:pPr>
      <w:ins w:id="40455" w:author="Rev 11 Allen Wirfs-Brock" w:date="2012-10-21T13:01:00Z">
        <w:r w:rsidRPr="00E77497">
          <w:t>The following steps are taken:</w:t>
        </w:r>
      </w:ins>
    </w:p>
    <w:p w:rsidR="007911BE" w:rsidRPr="00E77497" w:rsidRDefault="007911BE" w:rsidP="00A51C9D">
      <w:pPr>
        <w:pStyle w:val="Alg4"/>
        <w:numPr>
          <w:ilvl w:val="0"/>
          <w:numId w:val="1077"/>
        </w:numPr>
        <w:rPr>
          <w:ins w:id="40456" w:author="Rev 11 Allen Wirfs-Brock" w:date="2012-10-21T13:01:00Z"/>
        </w:rPr>
      </w:pPr>
      <w:ins w:id="40457" w:author="Rev 11 Allen Wirfs-Brock" w:date="2012-10-21T13:01:00Z">
        <w:r w:rsidRPr="00E77497">
          <w:t xml:space="preserve">Let </w:t>
        </w:r>
      </w:ins>
      <w:ins w:id="40458" w:author="Rev 11 Allen Wirfs-Brock" w:date="2012-10-21T13:42:00Z">
        <w:r w:rsidR="00A51C9D">
          <w:rPr>
            <w:i/>
          </w:rPr>
          <w:t>S</w:t>
        </w:r>
      </w:ins>
      <w:ins w:id="40459"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911BE" w:rsidRPr="00E77497" w:rsidRDefault="007911BE" w:rsidP="00A51C9D">
      <w:pPr>
        <w:pStyle w:val="Alg4"/>
        <w:numPr>
          <w:ilvl w:val="0"/>
          <w:numId w:val="1077"/>
        </w:numPr>
        <w:rPr>
          <w:ins w:id="40460" w:author="Rev 11 Allen Wirfs-Brock" w:date="2012-10-21T13:01:00Z"/>
        </w:rPr>
      </w:pPr>
      <w:ins w:id="40461" w:author="Rev 11 Allen Wirfs-Brock" w:date="2012-10-21T13:01:00Z">
        <w:r>
          <w:t>ReturnIfAbrupt(</w:t>
        </w:r>
      </w:ins>
      <w:ins w:id="40462" w:author="Rev 11 Allen Wirfs-Brock" w:date="2012-10-21T13:42:00Z">
        <w:r w:rsidR="00A51C9D">
          <w:rPr>
            <w:i/>
          </w:rPr>
          <w:t>S</w:t>
        </w:r>
      </w:ins>
      <w:ins w:id="40463" w:author="Rev 11 Allen Wirfs-Brock" w:date="2012-10-21T13:01:00Z">
        <w:r>
          <w:t>).</w:t>
        </w:r>
      </w:ins>
    </w:p>
    <w:p w:rsidR="007911BE" w:rsidRDefault="007911BE" w:rsidP="00A51C9D">
      <w:pPr>
        <w:pStyle w:val="Alg4"/>
        <w:numPr>
          <w:ilvl w:val="0"/>
          <w:numId w:val="1077"/>
        </w:numPr>
        <w:rPr>
          <w:ins w:id="40464" w:author="Rev 11 Allen Wirfs-Brock" w:date="2012-10-21T13:01:00Z"/>
        </w:rPr>
      </w:pPr>
      <w:ins w:id="40465" w:author="Rev 11 Allen Wirfs-Brock" w:date="2012-10-21T13:01:00Z">
        <w:r>
          <w:t xml:space="preserve">If </w:t>
        </w:r>
      </w:ins>
      <w:ins w:id="40466" w:author="Rev 11 Allen Wirfs-Brock" w:date="2012-10-21T13:42:00Z">
        <w:r w:rsidR="00A51C9D">
          <w:rPr>
            <w:i/>
          </w:rPr>
          <w:t>S</w:t>
        </w:r>
      </w:ins>
      <w:ins w:id="40467" w:author="Rev 11 Allen Wirfs-Brock" w:date="2012-10-21T13:01:00Z">
        <w:r>
          <w:t xml:space="preserve"> does not have a [[</w:t>
        </w:r>
      </w:ins>
      <w:ins w:id="40468" w:author="Rev 11 Allen Wirfs-Brock" w:date="2012-10-21T13:42:00Z">
        <w:r w:rsidR="00A51C9D">
          <w:t>Set</w:t>
        </w:r>
      </w:ins>
      <w:ins w:id="40469" w:author="Rev 11 Allen Wirfs-Brock" w:date="2012-10-21T13:01:00Z">
        <w:r>
          <w:t xml:space="preserve">Data]] internal property throw a </w:t>
        </w:r>
        <w:r w:rsidRPr="00B5244C">
          <w:rPr>
            <w:b/>
          </w:rPr>
          <w:t>TypeError</w:t>
        </w:r>
        <w:r>
          <w:t xml:space="preserve"> exception.</w:t>
        </w:r>
      </w:ins>
    </w:p>
    <w:p w:rsidR="007911BE" w:rsidRPr="00E77497" w:rsidRDefault="007911BE" w:rsidP="00A51C9D">
      <w:pPr>
        <w:pStyle w:val="Alg4"/>
        <w:numPr>
          <w:ilvl w:val="0"/>
          <w:numId w:val="1077"/>
        </w:numPr>
        <w:rPr>
          <w:ins w:id="40470" w:author="Rev 11 Allen Wirfs-Brock" w:date="2012-10-21T13:01:00Z"/>
        </w:rPr>
      </w:pPr>
      <w:ins w:id="40471" w:author="Rev 11 Allen Wirfs-Brock" w:date="2012-10-21T13:01:00Z">
        <w:r>
          <w:t xml:space="preserve">Let </w:t>
        </w:r>
        <w:r w:rsidRPr="00B5244C">
          <w:rPr>
            <w:i/>
          </w:rPr>
          <w:t>entries</w:t>
        </w:r>
        <w:r>
          <w:t xml:space="preserve"> be the List that is the value of </w:t>
        </w:r>
      </w:ins>
      <w:ins w:id="40472" w:author="Rev 11 Allen Wirfs-Brock" w:date="2012-10-21T13:42:00Z">
        <w:r w:rsidR="00A51C9D">
          <w:rPr>
            <w:i/>
          </w:rPr>
          <w:t>S</w:t>
        </w:r>
      </w:ins>
      <w:ins w:id="40473" w:author="Rev 11 Allen Wirfs-Brock" w:date="2012-10-21T13:01:00Z">
        <w:r>
          <w:t>’s [[</w:t>
        </w:r>
      </w:ins>
      <w:ins w:id="40474" w:author="Rev 11 Allen Wirfs-Brock" w:date="2012-10-21T13:42:00Z">
        <w:r w:rsidR="00A51C9D">
          <w:t>Set</w:t>
        </w:r>
      </w:ins>
      <w:ins w:id="40475" w:author="Rev 11 Allen Wirfs-Brock" w:date="2012-10-21T13:01:00Z">
        <w:r>
          <w:t>Data]] internal property.</w:t>
        </w:r>
      </w:ins>
    </w:p>
    <w:p w:rsidR="007911BE" w:rsidRPr="007B0456" w:rsidRDefault="007911BE" w:rsidP="00A51C9D">
      <w:pPr>
        <w:pStyle w:val="Alg4"/>
        <w:numPr>
          <w:ilvl w:val="0"/>
          <w:numId w:val="1077"/>
        </w:numPr>
        <w:rPr>
          <w:ins w:id="40476" w:author="Rev 11 Allen Wirfs-Brock" w:date="2012-10-21T13:01:00Z"/>
        </w:rPr>
      </w:pPr>
      <w:ins w:id="40477" w:author="Rev 11 Allen Wirfs-Brock" w:date="2012-10-21T13:01:00Z">
        <w:r>
          <w:t xml:space="preserve">Repeat for each </w:t>
        </w:r>
      </w:ins>
      <w:ins w:id="40478" w:author="Rev 11 Allen Wirfs-Brock" w:date="2012-10-21T13:42:00Z">
        <w:r w:rsidR="00A51C9D" w:rsidRPr="00A51C9D">
          <w:rPr>
            <w:i/>
            <w:iCs/>
          </w:rPr>
          <w:t>e</w:t>
        </w:r>
      </w:ins>
      <w:ins w:id="40479" w:author="Rev 11 Allen Wirfs-Brock" w:date="2012-10-21T13:01:00Z">
        <w:r>
          <w:t xml:space="preserve"> that is an element of </w:t>
        </w:r>
        <w:r w:rsidRPr="00B5244C">
          <w:rPr>
            <w:i/>
          </w:rPr>
          <w:t>entries</w:t>
        </w:r>
        <w:r>
          <w:rPr>
            <w:i/>
          </w:rPr>
          <w:t>,</w:t>
        </w:r>
      </w:ins>
    </w:p>
    <w:p w:rsidR="007911BE" w:rsidRDefault="007911BE" w:rsidP="00A51C9D">
      <w:pPr>
        <w:pStyle w:val="Alg4"/>
        <w:numPr>
          <w:ilvl w:val="1"/>
          <w:numId w:val="1077"/>
        </w:numPr>
        <w:rPr>
          <w:ins w:id="40480" w:author="Rev 11 Allen Wirfs-Brock" w:date="2012-10-21T13:01:00Z"/>
        </w:rPr>
      </w:pPr>
      <w:ins w:id="40481" w:author="Rev 11 Allen Wirfs-Brock" w:date="2012-10-21T13:01:00Z">
        <w:r w:rsidRPr="00B5244C">
          <w:t xml:space="preserve">If </w:t>
        </w:r>
      </w:ins>
      <w:ins w:id="40482" w:author="Rev 11 Allen Wirfs-Brock" w:date="2012-10-21T13:44:00Z">
        <w:r w:rsidR="00A51C9D">
          <w:rPr>
            <w:i/>
          </w:rPr>
          <w:t>e</w:t>
        </w:r>
        <w:r w:rsidR="00A51C9D">
          <w:t xml:space="preserve"> is not </w:t>
        </w:r>
        <w:r w:rsidR="00A51C9D" w:rsidRPr="00A221E6">
          <w:rPr>
            <w:rFonts w:ascii="Arial" w:hAnsi="Arial" w:cs="Arial"/>
          </w:rPr>
          <w:t>empty</w:t>
        </w:r>
        <w:r w:rsidR="00A51C9D">
          <w:t xml:space="preserve"> and </w:t>
        </w:r>
      </w:ins>
      <w:ins w:id="40483" w:author="Rev 11 Allen Wirfs-Brock" w:date="2012-10-21T13:01:00Z">
        <w:r w:rsidRPr="00B5244C">
          <w:t>SameValue</w:t>
        </w:r>
        <w:r>
          <w:t>(</w:t>
        </w:r>
      </w:ins>
      <w:ins w:id="40484" w:author="Rev 11 Allen Wirfs-Brock" w:date="2012-10-21T13:44:00Z">
        <w:r w:rsidR="00A51C9D">
          <w:rPr>
            <w:i/>
          </w:rPr>
          <w:t>e</w:t>
        </w:r>
      </w:ins>
      <w:ins w:id="40485" w:author="Rev 11 Allen Wirfs-Brock" w:date="2012-10-21T13:01:00Z">
        <w:r>
          <w:t xml:space="preserve">, </w:t>
        </w:r>
      </w:ins>
      <w:ins w:id="40486" w:author="Rev 11 Allen Wirfs-Brock" w:date="2012-10-21T13:44:00Z">
        <w:r w:rsidR="00A51C9D">
          <w:rPr>
            <w:i/>
          </w:rPr>
          <w:t>value</w:t>
        </w:r>
      </w:ins>
      <w:ins w:id="40487" w:author="Rev 11 Allen Wirfs-Brock" w:date="2012-10-21T13:01:00Z">
        <w:r>
          <w:t xml:space="preserve">), then return </w:t>
        </w:r>
        <w:r w:rsidRPr="007B0456">
          <w:rPr>
            <w:b/>
          </w:rPr>
          <w:t>true</w:t>
        </w:r>
        <w:r w:rsidRPr="007B0456">
          <w:rPr>
            <w:i/>
          </w:rPr>
          <w:t>.</w:t>
        </w:r>
      </w:ins>
    </w:p>
    <w:p w:rsidR="007911BE" w:rsidRPr="00E77497" w:rsidRDefault="007911BE" w:rsidP="00A51C9D">
      <w:pPr>
        <w:pStyle w:val="Alg4"/>
        <w:numPr>
          <w:ilvl w:val="0"/>
          <w:numId w:val="1077"/>
        </w:numPr>
        <w:spacing w:after="220"/>
        <w:rPr>
          <w:ins w:id="40488" w:author="Rev 11 Allen Wirfs-Brock" w:date="2012-10-21T13:01:00Z"/>
        </w:rPr>
      </w:pPr>
      <w:ins w:id="40489" w:author="Rev 11 Allen Wirfs-Brock" w:date="2012-10-21T13:01:00Z">
        <w:r>
          <w:t xml:space="preserve">Return </w:t>
        </w:r>
        <w:r>
          <w:rPr>
            <w:b/>
          </w:rPr>
          <w:t>false</w:t>
        </w:r>
        <w:r>
          <w:t>.</w:t>
        </w:r>
      </w:ins>
    </w:p>
    <w:p w:rsidR="007911BE" w:rsidRPr="00E77497" w:rsidRDefault="007911BE" w:rsidP="00BB4005">
      <w:pPr>
        <w:pStyle w:val="Heading4"/>
        <w:numPr>
          <w:ilvl w:val="0"/>
          <w:numId w:val="0"/>
        </w:numPr>
        <w:rPr>
          <w:ins w:id="40490" w:author="Rev 11 Allen Wirfs-Brock" w:date="2012-10-21T13:01:00Z"/>
        </w:rPr>
      </w:pPr>
      <w:ins w:id="40491" w:author="Rev 11 Allen Wirfs-Brock" w:date="2012-10-21T13:01:00Z">
        <w:r w:rsidRPr="00E77497">
          <w:t>15.</w:t>
        </w:r>
        <w:r>
          <w:t>1</w:t>
        </w:r>
      </w:ins>
      <w:ins w:id="40492" w:author="Rev 11 Allen Wirfs-Brock" w:date="2012-10-21T13:45:00Z">
        <w:r w:rsidR="00A51C9D">
          <w:t>6</w:t>
        </w:r>
      </w:ins>
      <w:ins w:id="40493" w:author="Rev 11 Allen Wirfs-Brock" w:date="2012-10-21T13:01:00Z">
        <w:r w:rsidRPr="00E77497">
          <w:t>.</w:t>
        </w:r>
        <w:r>
          <w:t>5</w:t>
        </w:r>
        <w:r w:rsidRPr="00E77497">
          <w:t>.</w:t>
        </w:r>
      </w:ins>
      <w:ins w:id="40494" w:author="Rev 11 Allen Wirfs-Brock" w:date="2012-10-22T12:32:00Z">
        <w:r w:rsidR="00BB4005">
          <w:t>7</w:t>
        </w:r>
      </w:ins>
      <w:ins w:id="40495" w:author="Rev 11 Allen Wirfs-Brock" w:date="2012-10-21T13:01:00Z">
        <w:r w:rsidRPr="00E77497">
          <w:tab/>
        </w:r>
        <w:r>
          <w:t xml:space="preserve">get </w:t>
        </w:r>
      </w:ins>
      <w:ins w:id="40496" w:author="Rev 11 Allen Wirfs-Brock" w:date="2012-10-21T13:45:00Z">
        <w:r w:rsidR="00A51C9D">
          <w:t>Set</w:t>
        </w:r>
      </w:ins>
      <w:ins w:id="40497" w:author="Rev 11 Allen Wirfs-Brock" w:date="2012-10-21T13:01:00Z">
        <w:r w:rsidRPr="00E77497">
          <w:t>.prototype.</w:t>
        </w:r>
        <w:r>
          <w:t>size</w:t>
        </w:r>
        <w:r w:rsidRPr="00E77497">
          <w:t xml:space="preserve"> </w:t>
        </w:r>
      </w:ins>
    </w:p>
    <w:p w:rsidR="007911BE" w:rsidRPr="00E77497" w:rsidRDefault="00A51C9D" w:rsidP="007911BE">
      <w:pPr>
        <w:rPr>
          <w:ins w:id="40498" w:author="Rev 11 Allen Wirfs-Brock" w:date="2012-10-21T13:01:00Z"/>
        </w:rPr>
      </w:pPr>
      <w:ins w:id="40499" w:author="Rev 11 Allen Wirfs-Brock" w:date="2012-10-21T13:45:00Z">
        <w:r w:rsidRPr="00A51C9D">
          <w:rPr>
            <w:rFonts w:ascii="Courier New" w:hAnsi="Courier New" w:cs="Courier New"/>
            <w:b/>
            <w:bCs/>
          </w:rPr>
          <w:t>Set</w:t>
        </w:r>
      </w:ins>
      <w:ins w:id="40500" w:author="Rev 11 Allen Wirfs-Brock" w:date="2012-10-21T13:01:00Z">
        <w:r w:rsidR="007911BE" w:rsidRPr="00A51C9D">
          <w:rPr>
            <w:rFonts w:ascii="Courier New" w:hAnsi="Courier New" w:cs="Courier New"/>
            <w:b/>
            <w:bCs/>
          </w:rPr>
          <w:t>.prototype.size</w:t>
        </w:r>
        <w:r w:rsidR="007911BE" w:rsidRPr="00E77497">
          <w:t xml:space="preserve"> </w:t>
        </w:r>
        <w:r w:rsidR="007911BE">
          <w:t xml:space="preserve">is an accessor property whose set accessor function is </w:t>
        </w:r>
        <w:r w:rsidR="007911BE" w:rsidRPr="007911BE">
          <w:rPr>
            <w:rFonts w:ascii="Times New Roman" w:hAnsi="Times New Roman"/>
            <w:b/>
            <w:bCs/>
          </w:rPr>
          <w:t>undefined</w:t>
        </w:r>
        <w:r w:rsidR="007911BE">
          <w:t>. Its get accessor function performs the</w:t>
        </w:r>
        <w:r w:rsidR="007911BE" w:rsidRPr="00E77497">
          <w:t xml:space="preserve"> following steps are taken:</w:t>
        </w:r>
      </w:ins>
    </w:p>
    <w:p w:rsidR="007911BE" w:rsidRPr="00E77497" w:rsidRDefault="007911BE" w:rsidP="00A51C9D">
      <w:pPr>
        <w:pStyle w:val="Alg4"/>
        <w:numPr>
          <w:ilvl w:val="0"/>
          <w:numId w:val="1078"/>
        </w:numPr>
        <w:rPr>
          <w:ins w:id="40501" w:author="Rev 11 Allen Wirfs-Brock" w:date="2012-10-21T13:01:00Z"/>
        </w:rPr>
      </w:pPr>
      <w:ins w:id="40502" w:author="Rev 11 Allen Wirfs-Brock" w:date="2012-10-21T13:01:00Z">
        <w:r w:rsidRPr="00E77497">
          <w:t xml:space="preserve">Let </w:t>
        </w:r>
      </w:ins>
      <w:ins w:id="40503" w:author="Rev 11 Allen Wirfs-Brock" w:date="2012-10-21T13:46:00Z">
        <w:r w:rsidR="00A51C9D">
          <w:rPr>
            <w:i/>
          </w:rPr>
          <w:t>S</w:t>
        </w:r>
      </w:ins>
      <w:ins w:id="40504"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911BE" w:rsidRPr="00E77497" w:rsidRDefault="007911BE" w:rsidP="00A51C9D">
      <w:pPr>
        <w:pStyle w:val="Alg4"/>
        <w:numPr>
          <w:ilvl w:val="0"/>
          <w:numId w:val="1078"/>
        </w:numPr>
        <w:rPr>
          <w:ins w:id="40505" w:author="Rev 11 Allen Wirfs-Brock" w:date="2012-10-21T13:01:00Z"/>
        </w:rPr>
      </w:pPr>
      <w:ins w:id="40506" w:author="Rev 11 Allen Wirfs-Brock" w:date="2012-10-21T13:01:00Z">
        <w:r>
          <w:t>ReturnIfAbrupt(</w:t>
        </w:r>
      </w:ins>
      <w:ins w:id="40507" w:author="Rev 11 Allen Wirfs-Brock" w:date="2012-10-21T13:46:00Z">
        <w:r w:rsidR="00A51C9D">
          <w:rPr>
            <w:i/>
          </w:rPr>
          <w:t>S</w:t>
        </w:r>
      </w:ins>
      <w:ins w:id="40508" w:author="Rev 11 Allen Wirfs-Brock" w:date="2012-10-21T13:01:00Z">
        <w:r>
          <w:t>).</w:t>
        </w:r>
      </w:ins>
    </w:p>
    <w:p w:rsidR="007911BE" w:rsidRDefault="007911BE" w:rsidP="00A51C9D">
      <w:pPr>
        <w:pStyle w:val="Alg4"/>
        <w:numPr>
          <w:ilvl w:val="0"/>
          <w:numId w:val="1078"/>
        </w:numPr>
        <w:rPr>
          <w:ins w:id="40509" w:author="Rev 11 Allen Wirfs-Brock" w:date="2012-10-21T13:01:00Z"/>
        </w:rPr>
      </w:pPr>
      <w:ins w:id="40510" w:author="Rev 11 Allen Wirfs-Brock" w:date="2012-10-21T13:01:00Z">
        <w:r>
          <w:t xml:space="preserve">If </w:t>
        </w:r>
      </w:ins>
      <w:ins w:id="40511" w:author="Rev 11 Allen Wirfs-Brock" w:date="2012-10-21T13:46:00Z">
        <w:r w:rsidR="00A51C9D">
          <w:rPr>
            <w:i/>
          </w:rPr>
          <w:t>S</w:t>
        </w:r>
      </w:ins>
      <w:ins w:id="40512" w:author="Rev 11 Allen Wirfs-Brock" w:date="2012-10-21T13:01:00Z">
        <w:r>
          <w:t xml:space="preserve"> does not have a [[</w:t>
        </w:r>
      </w:ins>
      <w:ins w:id="40513" w:author="Rev 11 Allen Wirfs-Brock" w:date="2012-10-21T13:46:00Z">
        <w:r w:rsidR="00A51C9D">
          <w:t>Set</w:t>
        </w:r>
      </w:ins>
      <w:ins w:id="40514" w:author="Rev 11 Allen Wirfs-Brock" w:date="2012-10-21T13:01:00Z">
        <w:r>
          <w:t xml:space="preserve">Data]] internal property throw a </w:t>
        </w:r>
        <w:r w:rsidRPr="00B5244C">
          <w:rPr>
            <w:b/>
          </w:rPr>
          <w:t>TypeError</w:t>
        </w:r>
        <w:r>
          <w:t xml:space="preserve"> exception.</w:t>
        </w:r>
      </w:ins>
    </w:p>
    <w:p w:rsidR="007911BE" w:rsidRPr="00E77497" w:rsidRDefault="007911BE" w:rsidP="00A51C9D">
      <w:pPr>
        <w:pStyle w:val="Alg4"/>
        <w:numPr>
          <w:ilvl w:val="0"/>
          <w:numId w:val="1078"/>
        </w:numPr>
        <w:rPr>
          <w:ins w:id="40515" w:author="Rev 11 Allen Wirfs-Brock" w:date="2012-10-21T13:01:00Z"/>
        </w:rPr>
      </w:pPr>
      <w:ins w:id="40516" w:author="Rev 11 Allen Wirfs-Brock" w:date="2012-10-21T13:01:00Z">
        <w:r>
          <w:t xml:space="preserve">Let </w:t>
        </w:r>
        <w:r w:rsidRPr="00B5244C">
          <w:rPr>
            <w:i/>
          </w:rPr>
          <w:t>entries</w:t>
        </w:r>
        <w:r>
          <w:t xml:space="preserve"> be the List that is the value of </w:t>
        </w:r>
      </w:ins>
      <w:ins w:id="40517" w:author="Rev 11 Allen Wirfs-Brock" w:date="2012-10-21T13:47:00Z">
        <w:r w:rsidR="00A51C9D">
          <w:rPr>
            <w:i/>
          </w:rPr>
          <w:t>S</w:t>
        </w:r>
      </w:ins>
      <w:ins w:id="40518" w:author="Rev 11 Allen Wirfs-Brock" w:date="2012-10-21T13:01:00Z">
        <w:r>
          <w:t>’s [[</w:t>
        </w:r>
      </w:ins>
      <w:ins w:id="40519" w:author="Rev 11 Allen Wirfs-Brock" w:date="2012-10-21T13:47:00Z">
        <w:r w:rsidR="00A51C9D">
          <w:t>Set</w:t>
        </w:r>
      </w:ins>
      <w:ins w:id="40520" w:author="Rev 11 Allen Wirfs-Brock" w:date="2012-10-21T13:01:00Z">
        <w:r>
          <w:t>Data]] internal property.</w:t>
        </w:r>
      </w:ins>
    </w:p>
    <w:p w:rsidR="007911BE" w:rsidRDefault="007911BE" w:rsidP="00A51C9D">
      <w:pPr>
        <w:pStyle w:val="Alg4"/>
        <w:numPr>
          <w:ilvl w:val="0"/>
          <w:numId w:val="1078"/>
        </w:numPr>
        <w:rPr>
          <w:ins w:id="40521" w:author="Rev 11 Allen Wirfs-Brock" w:date="2012-10-21T13:01:00Z"/>
        </w:rPr>
      </w:pPr>
      <w:ins w:id="40522" w:author="Rev 11 Allen Wirfs-Brock" w:date="2012-10-21T13:01:00Z">
        <w:r>
          <w:t xml:space="preserve">Let </w:t>
        </w:r>
        <w:r w:rsidRPr="00926D71">
          <w:rPr>
            <w:i/>
          </w:rPr>
          <w:t>count</w:t>
        </w:r>
        <w:r>
          <w:t xml:space="preserve"> be 0.</w:t>
        </w:r>
      </w:ins>
    </w:p>
    <w:p w:rsidR="007911BE" w:rsidRDefault="007911BE" w:rsidP="00A51C9D">
      <w:pPr>
        <w:pStyle w:val="Alg4"/>
        <w:numPr>
          <w:ilvl w:val="0"/>
          <w:numId w:val="1078"/>
        </w:numPr>
        <w:rPr>
          <w:ins w:id="40523" w:author="Rev 11 Allen Wirfs-Brock" w:date="2012-10-21T13:01:00Z"/>
        </w:rPr>
      </w:pPr>
      <w:ins w:id="40524" w:author="Rev 11 Allen Wirfs-Brock" w:date="2012-10-21T13:01:00Z">
        <w:r>
          <w:t xml:space="preserve">For each </w:t>
        </w:r>
      </w:ins>
      <w:ins w:id="40525" w:author="Rev 11 Allen Wirfs-Brock" w:date="2012-10-21T13:47:00Z">
        <w:r w:rsidR="00A51C9D">
          <w:rPr>
            <w:i/>
          </w:rPr>
          <w:t>e</w:t>
        </w:r>
      </w:ins>
      <w:ins w:id="40526" w:author="Rev 11 Allen Wirfs-Brock" w:date="2012-10-21T13:01:00Z">
        <w:r>
          <w:t xml:space="preserve"> that is an element of </w:t>
        </w:r>
        <w:r w:rsidRPr="00B5244C">
          <w:rPr>
            <w:i/>
          </w:rPr>
          <w:t>entries</w:t>
        </w:r>
      </w:ins>
    </w:p>
    <w:p w:rsidR="007911BE" w:rsidRDefault="00A51C9D" w:rsidP="00BF2E1F">
      <w:pPr>
        <w:pStyle w:val="Alg4"/>
        <w:numPr>
          <w:ilvl w:val="1"/>
          <w:numId w:val="1078"/>
        </w:numPr>
        <w:rPr>
          <w:ins w:id="40527" w:author="Rev 11 Allen Wirfs-Brock" w:date="2012-10-21T13:01:00Z"/>
        </w:rPr>
      </w:pPr>
      <w:ins w:id="40528" w:author="Rev 11 Allen Wirfs-Brock" w:date="2012-10-21T13:48:00Z">
        <w:r w:rsidRPr="00B5244C">
          <w:t xml:space="preserve">If </w:t>
        </w:r>
        <w:r>
          <w:rPr>
            <w:i/>
          </w:rPr>
          <w:t>e</w:t>
        </w:r>
        <w:r>
          <w:t xml:space="preserve"> is not </w:t>
        </w:r>
        <w:r w:rsidRPr="00A221E6">
          <w:rPr>
            <w:rFonts w:ascii="Arial" w:hAnsi="Arial" w:cs="Arial"/>
          </w:rPr>
          <w:t>empty</w:t>
        </w:r>
        <w:r>
          <w:t xml:space="preserve"> </w:t>
        </w:r>
      </w:ins>
      <w:ins w:id="40529" w:author="Rev 11 Allen Wirfs-Brock" w:date="2012-10-21T13:01:00Z">
        <w:r w:rsidR="007911BE">
          <w:t>then</w:t>
        </w:r>
      </w:ins>
    </w:p>
    <w:p w:rsidR="007911BE" w:rsidRDefault="007911BE" w:rsidP="00BF2E1F">
      <w:pPr>
        <w:pStyle w:val="Alg4"/>
        <w:numPr>
          <w:ilvl w:val="2"/>
          <w:numId w:val="1078"/>
        </w:numPr>
        <w:rPr>
          <w:ins w:id="40530" w:author="Rev 11 Allen Wirfs-Brock" w:date="2012-10-21T13:01:00Z"/>
        </w:rPr>
      </w:pPr>
      <w:ins w:id="40531" w:author="Rev 11 Allen Wirfs-Brock" w:date="2012-10-21T13:01:00Z">
        <w:r>
          <w:t xml:space="preserve">Set </w:t>
        </w:r>
        <w:r>
          <w:rPr>
            <w:i/>
          </w:rPr>
          <w:t>count</w:t>
        </w:r>
        <w:r>
          <w:t xml:space="preserve"> to </w:t>
        </w:r>
        <w:r>
          <w:rPr>
            <w:i/>
          </w:rPr>
          <w:t>count</w:t>
        </w:r>
        <w:r>
          <w:t>+1.</w:t>
        </w:r>
      </w:ins>
    </w:p>
    <w:p w:rsidR="007911BE" w:rsidRPr="00E77497" w:rsidRDefault="007911BE" w:rsidP="00BF2E1F">
      <w:pPr>
        <w:pStyle w:val="Alg4"/>
        <w:numPr>
          <w:ilvl w:val="0"/>
          <w:numId w:val="1078"/>
        </w:numPr>
        <w:spacing w:after="220"/>
        <w:rPr>
          <w:ins w:id="40532" w:author="Rev 11 Allen Wirfs-Brock" w:date="2012-10-21T13:01:00Z"/>
        </w:rPr>
      </w:pPr>
      <w:ins w:id="40533" w:author="Rev 11 Allen Wirfs-Brock" w:date="2012-10-21T13:01:00Z">
        <w:r>
          <w:t xml:space="preserve">Return </w:t>
        </w:r>
        <w:r>
          <w:rPr>
            <w:i/>
          </w:rPr>
          <w:t>count</w:t>
        </w:r>
        <w:r>
          <w:t>.</w:t>
        </w:r>
      </w:ins>
    </w:p>
    <w:p w:rsidR="007911BE" w:rsidRPr="00E77497" w:rsidRDefault="007911BE" w:rsidP="00BB4005">
      <w:pPr>
        <w:pStyle w:val="Heading4"/>
        <w:numPr>
          <w:ilvl w:val="0"/>
          <w:numId w:val="0"/>
        </w:numPr>
        <w:rPr>
          <w:ins w:id="40534" w:author="Rev 11 Allen Wirfs-Brock" w:date="2012-10-21T13:01:00Z"/>
        </w:rPr>
      </w:pPr>
      <w:ins w:id="40535" w:author="Rev 11 Allen Wirfs-Brock" w:date="2012-10-21T13:01:00Z">
        <w:r w:rsidRPr="00E77497">
          <w:t>15.</w:t>
        </w:r>
        <w:r>
          <w:t>1</w:t>
        </w:r>
      </w:ins>
      <w:ins w:id="40536" w:author="Rev 11 Allen Wirfs-Brock" w:date="2012-10-21T13:49:00Z">
        <w:r w:rsidR="00BF2E1F">
          <w:t>6</w:t>
        </w:r>
      </w:ins>
      <w:ins w:id="40537" w:author="Rev 11 Allen Wirfs-Brock" w:date="2012-10-21T13:01:00Z">
        <w:r w:rsidRPr="00E77497">
          <w:t>.</w:t>
        </w:r>
        <w:r>
          <w:t>5</w:t>
        </w:r>
        <w:r w:rsidRPr="00E77497">
          <w:t>.</w:t>
        </w:r>
      </w:ins>
      <w:ins w:id="40538" w:author="Rev 11 Allen Wirfs-Brock" w:date="2012-10-22T12:32:00Z">
        <w:r w:rsidR="00BB4005">
          <w:t>8</w:t>
        </w:r>
      </w:ins>
      <w:ins w:id="40539" w:author="Rev 11 Allen Wirfs-Brock" w:date="2012-10-21T13:01:00Z">
        <w:r w:rsidRPr="00E77497">
          <w:tab/>
        </w:r>
        <w:r>
          <w:t>Map</w:t>
        </w:r>
        <w:r w:rsidRPr="00E77497">
          <w:t>.prototype.</w:t>
        </w:r>
        <w:r>
          <w:t>values</w:t>
        </w:r>
        <w:r w:rsidRPr="00E77497">
          <w:t xml:space="preserve"> ( </w:t>
        </w:r>
        <w:r>
          <w:t xml:space="preserve">  </w:t>
        </w:r>
        <w:r w:rsidRPr="00E77497">
          <w:t>)</w:t>
        </w:r>
      </w:ins>
    </w:p>
    <w:p w:rsidR="007911BE" w:rsidRPr="00E77497" w:rsidRDefault="007911BE" w:rsidP="007911BE">
      <w:pPr>
        <w:rPr>
          <w:ins w:id="40540" w:author="Rev 11 Allen Wirfs-Brock" w:date="2012-10-21T13:01:00Z"/>
        </w:rPr>
      </w:pPr>
      <w:ins w:id="40541" w:author="Rev 11 Allen Wirfs-Brock" w:date="2012-10-21T13:01:00Z">
        <w:r w:rsidRPr="00E77497">
          <w:t>The following steps are taken:</w:t>
        </w:r>
      </w:ins>
    </w:p>
    <w:p w:rsidR="007911BE" w:rsidRPr="00E77497" w:rsidRDefault="007911BE" w:rsidP="00BF2E1F">
      <w:pPr>
        <w:pStyle w:val="Alg4"/>
        <w:numPr>
          <w:ilvl w:val="0"/>
          <w:numId w:val="1079"/>
        </w:numPr>
        <w:rPr>
          <w:ins w:id="40542" w:author="Rev 11 Allen Wirfs-Brock" w:date="2012-10-21T13:01:00Z"/>
        </w:rPr>
      </w:pPr>
      <w:ins w:id="40543" w:author="Rev 11 Allen Wirfs-Brock" w:date="2012-10-21T13:01:00Z">
        <w:r w:rsidRPr="00E77497">
          <w:t xml:space="preserve">Let </w:t>
        </w:r>
      </w:ins>
      <w:ins w:id="40544" w:author="Rev 11 Allen Wirfs-Brock" w:date="2012-10-21T13:50:00Z">
        <w:r w:rsidR="00BF2E1F">
          <w:rPr>
            <w:i/>
          </w:rPr>
          <w:t>S</w:t>
        </w:r>
      </w:ins>
      <w:ins w:id="40545"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rsidR="007911BE" w:rsidRPr="00E77497" w:rsidRDefault="007911BE" w:rsidP="00BF2E1F">
      <w:pPr>
        <w:pStyle w:val="Alg4"/>
        <w:numPr>
          <w:ilvl w:val="0"/>
          <w:numId w:val="1079"/>
        </w:numPr>
        <w:rPr>
          <w:ins w:id="40546" w:author="Rev 11 Allen Wirfs-Brock" w:date="2012-10-21T13:01:00Z"/>
        </w:rPr>
      </w:pPr>
      <w:ins w:id="40547" w:author="Rev 11 Allen Wirfs-Brock" w:date="2012-10-21T13:01:00Z">
        <w:r>
          <w:t>ReturnIfAbrupt(</w:t>
        </w:r>
      </w:ins>
      <w:ins w:id="40548" w:author="Rev 11 Allen Wirfs-Brock" w:date="2012-10-21T13:50:00Z">
        <w:r w:rsidR="00BF2E1F">
          <w:rPr>
            <w:i/>
          </w:rPr>
          <w:t>S</w:t>
        </w:r>
      </w:ins>
      <w:ins w:id="40549" w:author="Rev 11 Allen Wirfs-Brock" w:date="2012-10-21T13:01:00Z">
        <w:r>
          <w:t>).</w:t>
        </w:r>
      </w:ins>
    </w:p>
    <w:p w:rsidR="007911BE" w:rsidRDefault="007911BE" w:rsidP="00BF2E1F">
      <w:pPr>
        <w:pStyle w:val="Alg4"/>
        <w:numPr>
          <w:ilvl w:val="0"/>
          <w:numId w:val="1079"/>
        </w:numPr>
        <w:spacing w:after="280"/>
        <w:rPr>
          <w:ins w:id="40550" w:author="Rev 11 Allen Wirfs-Brock" w:date="2012-10-21T13:01:00Z"/>
        </w:rPr>
      </w:pPr>
      <w:ins w:id="40551" w:author="Rev 11 Allen Wirfs-Brock" w:date="2012-10-21T13:01:00Z">
        <w:r>
          <w:t>Return the result of calling the Create</w:t>
        </w:r>
      </w:ins>
      <w:ins w:id="40552" w:author="Rev 11 Allen Wirfs-Brock" w:date="2012-10-21T13:50:00Z">
        <w:r w:rsidR="00BF2E1F">
          <w:t>Set</w:t>
        </w:r>
      </w:ins>
      <w:ins w:id="40553" w:author="Rev 11 Allen Wirfs-Brock" w:date="2012-10-21T13:01:00Z">
        <w:r>
          <w:t xml:space="preserve">Iterator abstract operation with argument </w:t>
        </w:r>
      </w:ins>
      <w:ins w:id="40554" w:author="Rev 11 Allen Wirfs-Brock" w:date="2012-10-21T13:50:00Z">
        <w:r w:rsidR="00BF2E1F">
          <w:rPr>
            <w:i/>
          </w:rPr>
          <w:t>S</w:t>
        </w:r>
      </w:ins>
      <w:ins w:id="40555" w:author="Rev 11 Allen Wirfs-Brock" w:date="2012-10-21T13:01:00Z">
        <w:r>
          <w:t>.</w:t>
        </w:r>
      </w:ins>
    </w:p>
    <w:p w:rsidR="007911BE" w:rsidRPr="00E77497" w:rsidRDefault="007911BE" w:rsidP="00BB4005">
      <w:pPr>
        <w:pStyle w:val="Heading4"/>
        <w:numPr>
          <w:ilvl w:val="0"/>
          <w:numId w:val="0"/>
        </w:numPr>
        <w:rPr>
          <w:ins w:id="40556" w:author="Rev 11 Allen Wirfs-Brock" w:date="2012-10-21T13:01:00Z"/>
        </w:rPr>
      </w:pPr>
      <w:ins w:id="40557" w:author="Rev 11 Allen Wirfs-Brock" w:date="2012-10-21T13:01:00Z">
        <w:r w:rsidRPr="00E77497">
          <w:lastRenderedPageBreak/>
          <w:t>15.</w:t>
        </w:r>
        <w:r>
          <w:t>1</w:t>
        </w:r>
      </w:ins>
      <w:ins w:id="40558" w:author="Rev 11 Allen Wirfs-Brock" w:date="2012-10-21T13:51:00Z">
        <w:r w:rsidR="00BF2E1F">
          <w:t>6</w:t>
        </w:r>
      </w:ins>
      <w:ins w:id="40559" w:author="Rev 11 Allen Wirfs-Brock" w:date="2012-10-21T13:01:00Z">
        <w:r w:rsidRPr="00E77497">
          <w:t>.</w:t>
        </w:r>
        <w:r>
          <w:t>5</w:t>
        </w:r>
        <w:r w:rsidRPr="00E77497">
          <w:t>.</w:t>
        </w:r>
      </w:ins>
      <w:ins w:id="40560" w:author="Rev 11 Allen Wirfs-Brock" w:date="2012-10-22T12:32:00Z">
        <w:r w:rsidR="00BB4005">
          <w:t>9</w:t>
        </w:r>
      </w:ins>
      <w:ins w:id="40561" w:author="Rev 11 Allen Wirfs-Brock" w:date="2012-10-21T13:01:00Z">
        <w:r w:rsidRPr="00E77497">
          <w:tab/>
        </w:r>
        <w:r>
          <w:t>Map</w:t>
        </w:r>
        <w:r w:rsidRPr="00E77497">
          <w:t>.prototype</w:t>
        </w:r>
        <w:commentRangeStart w:id="40562"/>
        <w:r w:rsidRPr="00E77497">
          <w:t>.</w:t>
        </w:r>
        <w:r>
          <w:t>@@iterator</w:t>
        </w:r>
        <w:r w:rsidRPr="00E77497">
          <w:t xml:space="preserve"> </w:t>
        </w:r>
        <w:commentRangeEnd w:id="40562"/>
        <w:r>
          <w:rPr>
            <w:rStyle w:val="CommentReference"/>
            <w:b w:val="0"/>
          </w:rPr>
          <w:commentReference w:id="40562"/>
        </w:r>
        <w:r w:rsidRPr="00E77497">
          <w:t xml:space="preserve">( </w:t>
        </w:r>
        <w:r>
          <w:t xml:space="preserve">  </w:t>
        </w:r>
        <w:r w:rsidRPr="00E77497">
          <w:t>)</w:t>
        </w:r>
      </w:ins>
    </w:p>
    <w:p w:rsidR="007911BE" w:rsidRPr="00097A4C" w:rsidRDefault="007911BE" w:rsidP="00BF2E1F">
      <w:pPr>
        <w:rPr>
          <w:ins w:id="40563" w:author="Rev 11 Allen Wirfs-Brock" w:date="2012-10-21T13:01:00Z"/>
        </w:rPr>
      </w:pPr>
      <w:commentRangeStart w:id="40564"/>
      <w:ins w:id="40565" w:author="Rev 11 Allen Wirfs-Brock" w:date="2012-10-21T13:01:00Z">
        <w:r w:rsidRPr="00E77497">
          <w:t xml:space="preserve">The </w:t>
        </w:r>
        <w:r>
          <w:t xml:space="preserve">initial value of the @@iterator property is the same function object as the initial value of the </w:t>
        </w:r>
      </w:ins>
      <w:ins w:id="40566" w:author="Rev 11 Allen Wirfs-Brock" w:date="2012-10-21T13:51:00Z">
        <w:r w:rsidR="00BF2E1F" w:rsidRPr="00BF2E1F">
          <w:rPr>
            <w:rFonts w:ascii="Courier New" w:hAnsi="Courier New" w:cs="Courier New"/>
            <w:b/>
          </w:rPr>
          <w:t>values</w:t>
        </w:r>
      </w:ins>
      <w:ins w:id="40567" w:author="Rev 11 Allen Wirfs-Brock" w:date="2012-10-21T13:01:00Z">
        <w:r>
          <w:t xml:space="preserve"> property.</w:t>
        </w:r>
        <w:commentRangeEnd w:id="40564"/>
        <w:r>
          <w:rPr>
            <w:rStyle w:val="CommentReference"/>
          </w:rPr>
          <w:commentReference w:id="40564"/>
        </w:r>
      </w:ins>
    </w:p>
    <w:p w:rsidR="007911BE" w:rsidRPr="00E77497" w:rsidRDefault="007911BE" w:rsidP="00BB4005">
      <w:pPr>
        <w:pStyle w:val="Heading4"/>
        <w:numPr>
          <w:ilvl w:val="0"/>
          <w:numId w:val="0"/>
        </w:numPr>
        <w:rPr>
          <w:ins w:id="40568" w:author="Rev 11 Allen Wirfs-Brock" w:date="2012-10-21T13:01:00Z"/>
        </w:rPr>
      </w:pPr>
      <w:ins w:id="40569" w:author="Rev 11 Allen Wirfs-Brock" w:date="2012-10-21T13:01:00Z">
        <w:r w:rsidRPr="00E77497">
          <w:t>15.</w:t>
        </w:r>
        <w:r>
          <w:t>1</w:t>
        </w:r>
      </w:ins>
      <w:ins w:id="40570" w:author="Rev 11 Allen Wirfs-Brock" w:date="2012-10-21T13:51:00Z">
        <w:r w:rsidR="00BF2E1F">
          <w:t>6</w:t>
        </w:r>
      </w:ins>
      <w:ins w:id="40571" w:author="Rev 11 Allen Wirfs-Brock" w:date="2012-10-21T13:01:00Z">
        <w:r w:rsidRPr="00E77497">
          <w:t>.</w:t>
        </w:r>
        <w:r>
          <w:t>5</w:t>
        </w:r>
        <w:r w:rsidRPr="00E77497">
          <w:t>.</w:t>
        </w:r>
      </w:ins>
      <w:ins w:id="40572" w:author="Rev 11 Allen Wirfs-Brock" w:date="2012-10-22T12:33:00Z">
        <w:r w:rsidR="00BB4005">
          <w:t>10</w:t>
        </w:r>
      </w:ins>
      <w:ins w:id="40573" w:author="Rev 11 Allen Wirfs-Brock" w:date="2012-10-21T13:01:00Z">
        <w:r w:rsidRPr="00E77497">
          <w:tab/>
        </w:r>
      </w:ins>
      <w:ins w:id="40574" w:author="Rev 11 Allen Wirfs-Brock" w:date="2012-10-21T13:51:00Z">
        <w:r w:rsidR="00BF2E1F">
          <w:t>Set</w:t>
        </w:r>
      </w:ins>
      <w:ins w:id="40575" w:author="Rev 11 Allen Wirfs-Brock" w:date="2012-10-21T13:01:00Z">
        <w:r w:rsidRPr="00E77497">
          <w:t>.prototype.</w:t>
        </w:r>
        <w:r>
          <w:t>@@toStringTag</w:t>
        </w:r>
        <w:r w:rsidRPr="00E77497">
          <w:t xml:space="preserve"> </w:t>
        </w:r>
      </w:ins>
    </w:p>
    <w:p w:rsidR="007911BE" w:rsidRPr="00097A4C" w:rsidRDefault="007911BE" w:rsidP="00BF2E1F">
      <w:pPr>
        <w:rPr>
          <w:ins w:id="40576" w:author="Rev 11 Allen Wirfs-Brock" w:date="2012-10-21T13:01:00Z"/>
        </w:rPr>
      </w:pPr>
      <w:ins w:id="40577" w:author="Rev 11 Allen Wirfs-Brock" w:date="2012-10-21T13:01:00Z">
        <w:r w:rsidRPr="00E77497">
          <w:t xml:space="preserve">The </w:t>
        </w:r>
        <w:r>
          <w:t xml:space="preserve">initial value of the @@toStringTag property is the string value </w:t>
        </w:r>
        <w:r w:rsidRPr="00E77497">
          <w:rPr>
            <w:b/>
          </w:rPr>
          <w:t>"</w:t>
        </w:r>
      </w:ins>
      <w:ins w:id="40578" w:author="Rev 11 Allen Wirfs-Brock" w:date="2012-10-21T13:51:00Z">
        <w:r w:rsidR="00BF2E1F">
          <w:rPr>
            <w:rFonts w:ascii="Courier New" w:hAnsi="Courier New" w:cs="Courier New"/>
            <w:b/>
          </w:rPr>
          <w:t>Set</w:t>
        </w:r>
      </w:ins>
      <w:ins w:id="40579" w:author="Rev 11 Allen Wirfs-Brock" w:date="2012-10-21T13:01:00Z">
        <w:r w:rsidRPr="00E77497">
          <w:rPr>
            <w:b/>
          </w:rPr>
          <w:t>"</w:t>
        </w:r>
        <w:r>
          <w:t>.</w:t>
        </w:r>
      </w:ins>
    </w:p>
    <w:p w:rsidR="007911BE" w:rsidRPr="00E77497" w:rsidRDefault="007911BE" w:rsidP="00BF2E1F">
      <w:pPr>
        <w:pStyle w:val="Heading3"/>
        <w:numPr>
          <w:ilvl w:val="0"/>
          <w:numId w:val="0"/>
        </w:numPr>
        <w:rPr>
          <w:ins w:id="40580" w:author="Rev 11 Allen Wirfs-Brock" w:date="2012-10-21T13:01:00Z"/>
        </w:rPr>
      </w:pPr>
      <w:bookmarkStart w:id="40581" w:name="_Toc339020534"/>
      <w:ins w:id="40582" w:author="Rev 11 Allen Wirfs-Brock" w:date="2012-10-21T13:01:00Z">
        <w:r w:rsidRPr="00E77497">
          <w:t>15.</w:t>
        </w:r>
        <w:r>
          <w:t>1</w:t>
        </w:r>
      </w:ins>
      <w:ins w:id="40583" w:author="Rev 11 Allen Wirfs-Brock" w:date="2012-10-21T13:52:00Z">
        <w:r w:rsidR="00BF2E1F">
          <w:t>6</w:t>
        </w:r>
      </w:ins>
      <w:ins w:id="40584" w:author="Rev 11 Allen Wirfs-Brock" w:date="2012-10-21T13:01:00Z">
        <w:r w:rsidRPr="00E77497">
          <w:t>.</w:t>
        </w:r>
        <w:r>
          <w:t>6</w:t>
        </w:r>
        <w:r w:rsidRPr="00E77497">
          <w:tab/>
          <w:t xml:space="preserve">Properties of </w:t>
        </w:r>
      </w:ins>
      <w:ins w:id="40585" w:author="Rev 11 Allen Wirfs-Brock" w:date="2012-10-21T13:53:00Z">
        <w:r w:rsidR="00BF2E1F">
          <w:t>Set</w:t>
        </w:r>
      </w:ins>
      <w:ins w:id="40586" w:author="Rev 11 Allen Wirfs-Brock" w:date="2012-10-21T13:01:00Z">
        <w:r w:rsidRPr="00E77497">
          <w:t xml:space="preserve"> Instances</w:t>
        </w:r>
        <w:bookmarkEnd w:id="40581"/>
      </w:ins>
    </w:p>
    <w:p w:rsidR="007911BE" w:rsidRPr="00E77497" w:rsidRDefault="00BF2E1F" w:rsidP="00BF2E1F">
      <w:pPr>
        <w:rPr>
          <w:ins w:id="40587" w:author="Rev 11 Allen Wirfs-Brock" w:date="2012-10-21T13:01:00Z"/>
        </w:rPr>
      </w:pPr>
      <w:ins w:id="40588" w:author="Rev 11 Allen Wirfs-Brock" w:date="2012-10-21T13:52:00Z">
        <w:r>
          <w:t>Set</w:t>
        </w:r>
      </w:ins>
      <w:ins w:id="40589" w:author="Rev 11 Allen Wirfs-Brock" w:date="2012-10-21T13:01:00Z">
        <w:r w:rsidR="007911BE" w:rsidRPr="00E77497">
          <w:t xml:space="preserve"> instances inherit properties from the </w:t>
        </w:r>
      </w:ins>
      <w:ins w:id="40590" w:author="Rev 11 Allen Wirfs-Brock" w:date="2012-10-21T13:52:00Z">
        <w:r>
          <w:t>Set</w:t>
        </w:r>
      </w:ins>
      <w:ins w:id="40591" w:author="Rev 11 Allen Wirfs-Brock" w:date="2012-10-21T13:01:00Z">
        <w:r w:rsidR="007911BE" w:rsidRPr="00E77497">
          <w:t xml:space="preserve"> prototype. </w:t>
        </w:r>
        <w:r w:rsidR="007911BE">
          <w:t xml:space="preserve">After initialisation by the </w:t>
        </w:r>
      </w:ins>
      <w:ins w:id="40592" w:author="Rev 11 Allen Wirfs-Brock" w:date="2012-10-21T13:52:00Z">
        <w:r>
          <w:t>Set</w:t>
        </w:r>
      </w:ins>
      <w:ins w:id="40593" w:author="Rev 11 Allen Wirfs-Brock" w:date="2012-10-21T13:01:00Z">
        <w:r w:rsidR="007911BE">
          <w:t xml:space="preserve"> constructor, </w:t>
        </w:r>
      </w:ins>
      <w:ins w:id="40594" w:author="Rev 11 Allen Wirfs-Brock" w:date="2012-10-21T13:52:00Z">
        <w:r>
          <w:t>Set</w:t>
        </w:r>
      </w:ins>
      <w:ins w:id="40595" w:author="Rev 11 Allen Wirfs-Brock" w:date="2012-10-21T13:01:00Z">
        <w:r w:rsidR="007911BE">
          <w:t xml:space="preserve"> instances</w:t>
        </w:r>
        <w:r w:rsidR="007911BE" w:rsidRPr="00E77497">
          <w:t xml:space="preserve"> also have a [[</w:t>
        </w:r>
      </w:ins>
      <w:ins w:id="40596" w:author="Rev 11 Allen Wirfs-Brock" w:date="2012-10-21T13:52:00Z">
        <w:r>
          <w:t>SetData</w:t>
        </w:r>
      </w:ins>
      <w:ins w:id="40597" w:author="Rev 11 Allen Wirfs-Brock" w:date="2012-10-21T13:01:00Z">
        <w:r w:rsidR="007911BE">
          <w:t>]] internal property.</w:t>
        </w:r>
      </w:ins>
    </w:p>
    <w:p w:rsidR="00731059" w:rsidRDefault="00731059" w:rsidP="00731059">
      <w:pPr>
        <w:pStyle w:val="Heading3"/>
        <w:numPr>
          <w:ilvl w:val="0"/>
          <w:numId w:val="0"/>
        </w:numPr>
        <w:rPr>
          <w:ins w:id="40598" w:author="Rev 11 Allen Wirfs-Brock" w:date="2012-10-21T13:54:00Z"/>
        </w:rPr>
      </w:pPr>
      <w:bookmarkStart w:id="40599" w:name="_Toc339020535"/>
      <w:ins w:id="40600" w:author="Rev 11 Allen Wirfs-Brock" w:date="2012-10-21T13:54:00Z">
        <w:r w:rsidRPr="00E77497">
          <w:t>15.</w:t>
        </w:r>
        <w:r>
          <w:t>16</w:t>
        </w:r>
        <w:r w:rsidRPr="00E77497">
          <w:t>.</w:t>
        </w:r>
        <w:r>
          <w:t>7</w:t>
        </w:r>
        <w:r w:rsidRPr="00E77497">
          <w:tab/>
        </w:r>
        <w:r>
          <w:t>Set Iterator Object Structure</w:t>
        </w:r>
        <w:bookmarkEnd w:id="40599"/>
      </w:ins>
    </w:p>
    <w:p w:rsidR="00731059" w:rsidRDefault="00731059" w:rsidP="00731059">
      <w:pPr>
        <w:rPr>
          <w:ins w:id="40601" w:author="Rev 11 Allen Wirfs-Brock" w:date="2012-10-21T13:54:00Z"/>
        </w:rPr>
      </w:pPr>
      <w:ins w:id="40602" w:author="Rev 11 Allen Wirfs-Brock" w:date="2012-10-21T13:54:00Z">
        <w:r>
          <w:t xml:space="preserve">A Set Iterator is an object, with the structure defined below, that represent a specific iteration over some specific Map instance object. There is not a named constructor for </w:t>
        </w:r>
      </w:ins>
      <w:ins w:id="40603" w:author="Rev 11 Allen Wirfs-Brock" w:date="2012-10-21T13:55:00Z">
        <w:r>
          <w:t>Set</w:t>
        </w:r>
      </w:ins>
      <w:ins w:id="40604" w:author="Rev 11 Allen Wirfs-Brock" w:date="2012-10-21T13:54:00Z">
        <w:r>
          <w:t xml:space="preserve"> Iterator objects.  Instead, </w:t>
        </w:r>
      </w:ins>
      <w:ins w:id="40605" w:author="Rev 11 Allen Wirfs-Brock" w:date="2012-10-21T13:55:00Z">
        <w:r>
          <w:t>set</w:t>
        </w:r>
      </w:ins>
      <w:ins w:id="40606" w:author="Rev 11 Allen Wirfs-Brock" w:date="2012-10-21T13:54:00Z">
        <w:r>
          <w:t xml:space="preserve"> iterator objects are created by calling certain methods of </w:t>
        </w:r>
      </w:ins>
      <w:ins w:id="40607" w:author="Rev 11 Allen Wirfs-Brock" w:date="2012-10-21T13:55:00Z">
        <w:r>
          <w:t>Set</w:t>
        </w:r>
      </w:ins>
      <w:ins w:id="40608" w:author="Rev 11 Allen Wirfs-Brock" w:date="2012-10-21T13:54:00Z">
        <w:r>
          <w:t xml:space="preserve"> instance objects.</w:t>
        </w:r>
      </w:ins>
    </w:p>
    <w:p w:rsidR="00731059" w:rsidRDefault="00731059" w:rsidP="00731059">
      <w:pPr>
        <w:pStyle w:val="Heading4"/>
        <w:numPr>
          <w:ilvl w:val="0"/>
          <w:numId w:val="0"/>
        </w:numPr>
        <w:rPr>
          <w:ins w:id="40609" w:author="Rev 11 Allen Wirfs-Brock" w:date="2012-10-21T13:54:00Z"/>
        </w:rPr>
      </w:pPr>
      <w:ins w:id="40610" w:author="Rev 11 Allen Wirfs-Brock" w:date="2012-10-21T13:54:00Z">
        <w:r>
          <w:t>15.1</w:t>
        </w:r>
      </w:ins>
      <w:ins w:id="40611" w:author="Rev 11 Allen Wirfs-Brock" w:date="2012-10-21T13:55:00Z">
        <w:r>
          <w:t>6</w:t>
        </w:r>
      </w:ins>
      <w:ins w:id="40612" w:author="Rev 11 Allen Wirfs-Brock" w:date="2012-10-21T13:54:00Z">
        <w:r>
          <w:t>.7.1 Create</w:t>
        </w:r>
      </w:ins>
      <w:ins w:id="40613" w:author="Rev 11 Allen Wirfs-Brock" w:date="2012-10-21T13:55:00Z">
        <w:r>
          <w:t>Set</w:t>
        </w:r>
      </w:ins>
      <w:ins w:id="40614" w:author="Rev 11 Allen Wirfs-Brock" w:date="2012-10-21T13:54:00Z">
        <w:r>
          <w:t>Iterator Abstract Operation</w:t>
        </w:r>
      </w:ins>
    </w:p>
    <w:p w:rsidR="00731059" w:rsidRDefault="00731059" w:rsidP="00731059">
      <w:pPr>
        <w:rPr>
          <w:ins w:id="40615" w:author="Rev 11 Allen Wirfs-Brock" w:date="2012-10-21T13:54:00Z"/>
        </w:rPr>
      </w:pPr>
      <w:ins w:id="40616" w:author="Rev 11 Allen Wirfs-Brock" w:date="2012-10-21T13:55:00Z">
        <w:r>
          <w:t xml:space="preserve">The </w:t>
        </w:r>
        <w:r w:rsidRPr="00731059">
          <w:rPr>
            <w:rFonts w:ascii="Times New Roman" w:hAnsi="Times New Roman"/>
            <w:b/>
            <w:bCs/>
          </w:rPr>
          <w:t>value</w:t>
        </w:r>
        <w:r>
          <w:t xml:space="preserve"> and </w:t>
        </w:r>
        <w:r w:rsidRPr="002C1977">
          <w:rPr>
            <w:rFonts w:ascii="Times New Roman" w:hAnsi="Times New Roman"/>
          </w:rPr>
          <w:t>@@iterator</w:t>
        </w:r>
      </w:ins>
      <w:ins w:id="40617" w:author="Rev 11 Allen Wirfs-Brock" w:date="2012-10-21T13:54:00Z">
        <w:r>
          <w:t xml:space="preserve"> methods of </w:t>
        </w:r>
      </w:ins>
      <w:ins w:id="40618" w:author="Rev 11 Allen Wirfs-Brock" w:date="2012-10-21T13:55:00Z">
        <w:r>
          <w:t>Set</w:t>
        </w:r>
      </w:ins>
      <w:ins w:id="40619" w:author="Rev 11 Allen Wirfs-Brock" w:date="2012-10-21T13:54:00Z">
        <w:r>
          <w:t xml:space="preserve"> objects return interator objects. The abstract operation Create</w:t>
        </w:r>
      </w:ins>
      <w:ins w:id="40620" w:author="Rev 11 Allen Wirfs-Brock" w:date="2012-10-21T13:56:00Z">
        <w:r>
          <w:t>Set</w:t>
        </w:r>
      </w:ins>
      <w:ins w:id="40621" w:author="Rev 11 Allen Wirfs-Brock" w:date="2012-10-21T13:54:00Z">
        <w:r>
          <w:t xml:space="preserve">Iterator with argument </w:t>
        </w:r>
      </w:ins>
      <w:ins w:id="40622" w:author="Rev 11 Allen Wirfs-Brock" w:date="2012-10-21T13:56:00Z">
        <w:r>
          <w:rPr>
            <w:rFonts w:ascii="Times New Roman" w:hAnsi="Times New Roman"/>
            <w:i/>
          </w:rPr>
          <w:t>set</w:t>
        </w:r>
      </w:ins>
      <w:ins w:id="40623" w:author="Rev 11 Allen Wirfs-Brock" w:date="2012-10-21T13:54:00Z">
        <w:r>
          <w:t xml:space="preserve"> is used to create and such iterator objects. It performs the following steps:</w:t>
        </w:r>
      </w:ins>
    </w:p>
    <w:p w:rsidR="00731059" w:rsidRPr="00E77497" w:rsidRDefault="00731059" w:rsidP="00731059">
      <w:pPr>
        <w:pStyle w:val="Alg4"/>
        <w:numPr>
          <w:ilvl w:val="0"/>
          <w:numId w:val="1080"/>
        </w:numPr>
        <w:rPr>
          <w:ins w:id="40624" w:author="Rev 11 Allen Wirfs-Brock" w:date="2012-10-21T13:54:00Z"/>
        </w:rPr>
      </w:pPr>
      <w:ins w:id="40625" w:author="Rev 11 Allen Wirfs-Brock" w:date="2012-10-21T13:54:00Z">
        <w:r w:rsidRPr="00E77497">
          <w:t xml:space="preserve">Let </w:t>
        </w:r>
      </w:ins>
      <w:ins w:id="40626" w:author="Rev 11 Allen Wirfs-Brock" w:date="2012-10-21T13:57:00Z">
        <w:r>
          <w:rPr>
            <w:i/>
          </w:rPr>
          <w:t>S</w:t>
        </w:r>
      </w:ins>
      <w:ins w:id="40627" w:author="Rev 11 Allen Wirfs-Brock" w:date="2012-10-21T13:54:00Z">
        <w:r w:rsidRPr="00E77497">
          <w:t xml:space="preserve"> be the</w:t>
        </w:r>
        <w:r>
          <w:t xml:space="preserve"> result of  calling ToObject(</w:t>
        </w:r>
      </w:ins>
      <w:ins w:id="40628" w:author="Rev 11 Allen Wirfs-Brock" w:date="2012-10-21T13:57:00Z">
        <w:r>
          <w:rPr>
            <w:i/>
          </w:rPr>
          <w:t>set</w:t>
        </w:r>
      </w:ins>
      <w:ins w:id="40629" w:author="Rev 11 Allen Wirfs-Brock" w:date="2012-10-21T13:54:00Z">
        <w:r>
          <w:t>)</w:t>
        </w:r>
        <w:r w:rsidRPr="00E77497">
          <w:t>.</w:t>
        </w:r>
      </w:ins>
    </w:p>
    <w:p w:rsidR="00731059" w:rsidRPr="00E77497" w:rsidRDefault="00731059" w:rsidP="00731059">
      <w:pPr>
        <w:pStyle w:val="Alg4"/>
        <w:numPr>
          <w:ilvl w:val="0"/>
          <w:numId w:val="1080"/>
        </w:numPr>
        <w:rPr>
          <w:ins w:id="40630" w:author="Rev 11 Allen Wirfs-Brock" w:date="2012-10-21T13:54:00Z"/>
        </w:rPr>
      </w:pPr>
      <w:ins w:id="40631" w:author="Rev 11 Allen Wirfs-Brock" w:date="2012-10-21T13:54:00Z">
        <w:r>
          <w:t>ReturnIfAbrupt(</w:t>
        </w:r>
      </w:ins>
      <w:ins w:id="40632" w:author="Rev 11 Allen Wirfs-Brock" w:date="2012-10-21T13:57:00Z">
        <w:r>
          <w:rPr>
            <w:i/>
          </w:rPr>
          <w:t>S</w:t>
        </w:r>
      </w:ins>
      <w:ins w:id="40633" w:author="Rev 11 Allen Wirfs-Brock" w:date="2012-10-21T13:54:00Z">
        <w:r>
          <w:t>).</w:t>
        </w:r>
      </w:ins>
    </w:p>
    <w:p w:rsidR="00731059" w:rsidRDefault="00731059" w:rsidP="00731059">
      <w:pPr>
        <w:pStyle w:val="Alg4"/>
        <w:numPr>
          <w:ilvl w:val="0"/>
          <w:numId w:val="1080"/>
        </w:numPr>
        <w:rPr>
          <w:ins w:id="40634" w:author="Rev 11 Allen Wirfs-Brock" w:date="2012-10-21T13:54:00Z"/>
        </w:rPr>
      </w:pPr>
      <w:ins w:id="40635" w:author="Rev 11 Allen Wirfs-Brock" w:date="2012-10-21T13:54:00Z">
        <w:r>
          <w:t xml:space="preserve">If </w:t>
        </w:r>
      </w:ins>
      <w:ins w:id="40636" w:author="Rev 11 Allen Wirfs-Brock" w:date="2012-10-21T13:57:00Z">
        <w:r>
          <w:rPr>
            <w:i/>
          </w:rPr>
          <w:t>S</w:t>
        </w:r>
      </w:ins>
      <w:ins w:id="40637" w:author="Rev 11 Allen Wirfs-Brock" w:date="2012-10-21T13:54:00Z">
        <w:r>
          <w:t xml:space="preserve"> does not have a [[</w:t>
        </w:r>
      </w:ins>
      <w:ins w:id="40638" w:author="Rev 11 Allen Wirfs-Brock" w:date="2012-10-21T13:57:00Z">
        <w:r>
          <w:t>Set</w:t>
        </w:r>
      </w:ins>
      <w:ins w:id="40639" w:author="Rev 11 Allen Wirfs-Brock" w:date="2012-10-21T13:54:00Z">
        <w:r>
          <w:t xml:space="preserve">Data]] internal property throw a </w:t>
        </w:r>
        <w:r w:rsidRPr="007B0456">
          <w:rPr>
            <w:b/>
          </w:rPr>
          <w:t>TypeError</w:t>
        </w:r>
        <w:r>
          <w:t xml:space="preserve"> exception.</w:t>
        </w:r>
      </w:ins>
    </w:p>
    <w:p w:rsidR="00731059" w:rsidRPr="00097A4C" w:rsidRDefault="00731059" w:rsidP="00731059">
      <w:pPr>
        <w:pStyle w:val="Alg4"/>
        <w:numPr>
          <w:ilvl w:val="0"/>
          <w:numId w:val="1080"/>
        </w:numPr>
        <w:contextualSpacing/>
        <w:rPr>
          <w:ins w:id="40640" w:author="Rev 11 Allen Wirfs-Brock" w:date="2012-10-21T13:54:00Z"/>
        </w:rPr>
      </w:pPr>
      <w:ins w:id="40641" w:author="Rev 11 Allen Wirfs-Brock" w:date="2012-10-21T13:54:00Z">
        <w:r>
          <w:t xml:space="preserve">Let </w:t>
        </w:r>
        <w:r w:rsidRPr="00B5244C">
          <w:rPr>
            <w:i/>
          </w:rPr>
          <w:t>entries</w:t>
        </w:r>
        <w:r>
          <w:t xml:space="preserve"> be the List that is the value of </w:t>
        </w:r>
      </w:ins>
      <w:ins w:id="40642" w:author="Rev 11 Allen Wirfs-Brock" w:date="2012-10-21T13:57:00Z">
        <w:r>
          <w:rPr>
            <w:i/>
          </w:rPr>
          <w:t>S</w:t>
        </w:r>
      </w:ins>
      <w:ins w:id="40643" w:author="Rev 11 Allen Wirfs-Brock" w:date="2012-10-21T13:54:00Z">
        <w:r>
          <w:t>’s [[</w:t>
        </w:r>
      </w:ins>
      <w:ins w:id="40644" w:author="Rev 11 Allen Wirfs-Brock" w:date="2012-10-21T13:57:00Z">
        <w:r>
          <w:t>Set</w:t>
        </w:r>
      </w:ins>
      <w:ins w:id="40645" w:author="Rev 11 Allen Wirfs-Brock" w:date="2012-10-21T13:54:00Z">
        <w:r>
          <w:t>Data]] internal property.</w:t>
        </w:r>
      </w:ins>
    </w:p>
    <w:p w:rsidR="00731059" w:rsidRPr="00E77497" w:rsidRDefault="00731059" w:rsidP="00731059">
      <w:pPr>
        <w:pStyle w:val="Alg4"/>
        <w:numPr>
          <w:ilvl w:val="0"/>
          <w:numId w:val="1080"/>
        </w:numPr>
        <w:rPr>
          <w:ins w:id="40646" w:author="Rev 11 Allen Wirfs-Brock" w:date="2012-10-21T13:54:00Z"/>
        </w:rPr>
      </w:pPr>
      <w:ins w:id="40647" w:author="Rev 11 Allen Wirfs-Brock" w:date="2012-10-21T13:54:00Z">
        <w:r w:rsidRPr="00E77497">
          <w:t xml:space="preserve">Let </w:t>
        </w:r>
        <w:r>
          <w:rPr>
            <w:i/>
          </w:rPr>
          <w:t>itr</w:t>
        </w:r>
        <w:r w:rsidRPr="00E77497">
          <w:rPr>
            <w:i/>
          </w:rPr>
          <w:t xml:space="preserve"> </w:t>
        </w:r>
        <w:r w:rsidRPr="00E77497">
          <w:t xml:space="preserve">be </w:t>
        </w:r>
        <w:r>
          <w:t>the result of the abstract operation ObjectCreate with the intrinsic object %</w:t>
        </w:r>
      </w:ins>
      <w:ins w:id="40648" w:author="Rev 11 Allen Wirfs-Brock" w:date="2012-10-21T13:58:00Z">
        <w:r>
          <w:t>Set</w:t>
        </w:r>
      </w:ins>
      <w:ins w:id="40649" w:author="Rev 11 Allen Wirfs-Brock" w:date="2012-10-21T13:54:00Z">
        <w:r>
          <w:t>IteratorPrototype% as its argument</w:t>
        </w:r>
        <w:r w:rsidRPr="00E77497">
          <w:t>.</w:t>
        </w:r>
      </w:ins>
    </w:p>
    <w:p w:rsidR="00731059" w:rsidRDefault="00731059" w:rsidP="00EF238C">
      <w:pPr>
        <w:pStyle w:val="Alg4"/>
        <w:numPr>
          <w:ilvl w:val="0"/>
          <w:numId w:val="1080"/>
        </w:numPr>
        <w:spacing w:after="280"/>
        <w:contextualSpacing/>
        <w:rPr>
          <w:ins w:id="40650" w:author="Rev 11 Allen Wirfs-Brock" w:date="2012-10-21T13:54:00Z"/>
        </w:rPr>
      </w:pPr>
      <w:ins w:id="40651" w:author="Rev 11 Allen Wirfs-Brock" w:date="2012-10-21T13:54:00Z">
        <w:r>
          <w:t>Add a [[</w:t>
        </w:r>
      </w:ins>
      <w:ins w:id="40652" w:author="Rev 11 Allen Wirfs-Brock" w:date="2012-10-21T13:59:00Z">
        <w:r>
          <w:t>IteratedSet</w:t>
        </w:r>
      </w:ins>
      <w:ins w:id="40653" w:author="Rev 11 Allen Wirfs-Brock" w:date="2012-10-21T13:54:00Z">
        <w:r>
          <w:t xml:space="preserve">]] internal property to </w:t>
        </w:r>
        <w:r w:rsidRPr="0093212B">
          <w:rPr>
            <w:i/>
          </w:rPr>
          <w:t>itr</w:t>
        </w:r>
        <w:r>
          <w:t xml:space="preserve"> with value </w:t>
        </w:r>
      </w:ins>
      <w:ins w:id="40654" w:author="Rev 11 Allen Wirfs-Brock" w:date="2012-10-21T14:00:00Z">
        <w:r w:rsidR="00EF238C">
          <w:rPr>
            <w:i/>
          </w:rPr>
          <w:t>S</w:t>
        </w:r>
      </w:ins>
      <w:ins w:id="40655" w:author="Rev 11 Allen Wirfs-Brock" w:date="2012-10-21T13:54:00Z">
        <w:r>
          <w:t>.</w:t>
        </w:r>
      </w:ins>
    </w:p>
    <w:p w:rsidR="00731059" w:rsidRDefault="00731059" w:rsidP="00731059">
      <w:pPr>
        <w:pStyle w:val="Alg4"/>
        <w:numPr>
          <w:ilvl w:val="0"/>
          <w:numId w:val="1080"/>
        </w:numPr>
        <w:spacing w:after="280"/>
        <w:contextualSpacing/>
        <w:rPr>
          <w:ins w:id="40656" w:author="Rev 11 Allen Wirfs-Brock" w:date="2012-10-21T13:54:00Z"/>
        </w:rPr>
      </w:pPr>
      <w:ins w:id="40657" w:author="Rev 11 Allen Wirfs-Brock" w:date="2012-10-21T13:54:00Z">
        <w:r>
          <w:t>Add a [[</w:t>
        </w:r>
      </w:ins>
      <w:ins w:id="40658" w:author="Rev 11 Allen Wirfs-Brock" w:date="2012-10-21T13:59:00Z">
        <w:r>
          <w:t>Set</w:t>
        </w:r>
      </w:ins>
      <w:ins w:id="40659" w:author="Rev 11 Allen Wirfs-Brock" w:date="2012-10-21T13:54:00Z">
        <w:r>
          <w:t xml:space="preserve">NextIndex]] internal property to </w:t>
        </w:r>
        <w:r w:rsidRPr="009B7611">
          <w:rPr>
            <w:i/>
          </w:rPr>
          <w:t>itr</w:t>
        </w:r>
        <w:r w:rsidRPr="0087223F">
          <w:t xml:space="preserve"> </w:t>
        </w:r>
        <w:r>
          <w:t>with value 0.</w:t>
        </w:r>
      </w:ins>
    </w:p>
    <w:p w:rsidR="00731059" w:rsidRDefault="00731059" w:rsidP="00731059">
      <w:pPr>
        <w:pStyle w:val="Alg4"/>
        <w:numPr>
          <w:ilvl w:val="0"/>
          <w:numId w:val="1080"/>
        </w:numPr>
        <w:spacing w:after="220"/>
        <w:contextualSpacing/>
        <w:rPr>
          <w:ins w:id="40660" w:author="Rev 11 Allen Wirfs-Brock" w:date="2012-10-21T13:54:00Z"/>
        </w:rPr>
      </w:pPr>
      <w:ins w:id="40661" w:author="Rev 11 Allen Wirfs-Brock" w:date="2012-10-21T13:54:00Z">
        <w:r>
          <w:t xml:space="preserve">Return </w:t>
        </w:r>
        <w:r>
          <w:rPr>
            <w:i/>
          </w:rPr>
          <w:t>itr</w:t>
        </w:r>
        <w:r>
          <w:t>.</w:t>
        </w:r>
      </w:ins>
    </w:p>
    <w:p w:rsidR="00731059" w:rsidRDefault="00731059" w:rsidP="00EF238C">
      <w:pPr>
        <w:pStyle w:val="Heading4"/>
        <w:numPr>
          <w:ilvl w:val="0"/>
          <w:numId w:val="0"/>
        </w:numPr>
        <w:rPr>
          <w:ins w:id="40662" w:author="Rev 11 Allen Wirfs-Brock" w:date="2012-10-21T13:54:00Z"/>
        </w:rPr>
      </w:pPr>
      <w:ins w:id="40663" w:author="Rev 11 Allen Wirfs-Brock" w:date="2012-10-21T13:54:00Z">
        <w:r>
          <w:t>15.1</w:t>
        </w:r>
      </w:ins>
      <w:ins w:id="40664" w:author="Rev 11 Allen Wirfs-Brock" w:date="2012-10-21T14:00:00Z">
        <w:r w:rsidR="00EF238C">
          <w:t>6</w:t>
        </w:r>
      </w:ins>
      <w:ins w:id="40665" w:author="Rev 11 Allen Wirfs-Brock" w:date="2012-10-21T13:54:00Z">
        <w:r>
          <w:t xml:space="preserve">.7.2 The </w:t>
        </w:r>
      </w:ins>
      <w:ins w:id="40666" w:author="Rev 11 Allen Wirfs-Brock" w:date="2012-10-21T14:00:00Z">
        <w:r w:rsidR="00EF238C">
          <w:t>Set</w:t>
        </w:r>
      </w:ins>
      <w:ins w:id="40667" w:author="Rev 11 Allen Wirfs-Brock" w:date="2012-10-21T13:54:00Z">
        <w:r>
          <w:t xml:space="preserve"> Iterator Prototype</w:t>
        </w:r>
      </w:ins>
    </w:p>
    <w:p w:rsidR="00731059" w:rsidRDefault="00731059" w:rsidP="00EF238C">
      <w:pPr>
        <w:rPr>
          <w:ins w:id="40668" w:author="Rev 11 Allen Wirfs-Brock" w:date="2012-10-21T13:54:00Z"/>
        </w:rPr>
      </w:pPr>
      <w:ins w:id="40669" w:author="Rev 11 Allen Wirfs-Brock" w:date="2012-10-21T13:54:00Z">
        <w:r>
          <w:t xml:space="preserve">All </w:t>
        </w:r>
      </w:ins>
      <w:ins w:id="40670" w:author="Rev 11 Allen Wirfs-Brock" w:date="2012-10-21T14:00:00Z">
        <w:r w:rsidR="00EF238C">
          <w:t>Set</w:t>
        </w:r>
      </w:ins>
      <w:ins w:id="40671" w:author="Rev 11 Allen Wirfs-Brock" w:date="2012-10-21T13:54:00Z">
        <w:r>
          <w:t xml:space="preserve"> Iterator Objects inherit properties from a common </w:t>
        </w:r>
      </w:ins>
      <w:ins w:id="40672" w:author="Rev 11 Allen Wirfs-Brock" w:date="2012-10-21T14:00:00Z">
        <w:r w:rsidR="00EF238C">
          <w:t>Set</w:t>
        </w:r>
      </w:ins>
      <w:ins w:id="40673" w:author="Rev 11 Allen Wirfs-Brock" w:date="2012-10-21T13:54:00Z">
        <w:r>
          <w:t xml:space="preserve"> Iterator Prototype object.  The [[Prototype]] internal property of the </w:t>
        </w:r>
      </w:ins>
      <w:ins w:id="40674" w:author="Rev 11 Allen Wirfs-Brock" w:date="2012-10-21T14:00:00Z">
        <w:r w:rsidR="00EF238C">
          <w:t>Set</w:t>
        </w:r>
      </w:ins>
      <w:ins w:id="40675" w:author="Rev 11 Allen Wirfs-Brock" w:date="2012-10-21T13:54:00Z">
        <w:r>
          <w:t xml:space="preserve"> Iterator Prototype is the %ObjectPrototype% intrinsic object. In addition, the </w:t>
        </w:r>
      </w:ins>
      <w:ins w:id="40676" w:author="Rev 11 Allen Wirfs-Brock" w:date="2012-10-21T14:01:00Z">
        <w:r w:rsidR="00EF238C">
          <w:t>Set</w:t>
        </w:r>
      </w:ins>
      <w:ins w:id="40677" w:author="Rev 11 Allen Wirfs-Brock" w:date="2012-10-21T13:54:00Z">
        <w:r>
          <w:t xml:space="preserve"> Iterator Prototype as the following properties:</w:t>
        </w:r>
      </w:ins>
    </w:p>
    <w:p w:rsidR="00731059" w:rsidRDefault="00731059" w:rsidP="00EF238C">
      <w:pPr>
        <w:pStyle w:val="Heading5"/>
        <w:numPr>
          <w:ilvl w:val="0"/>
          <w:numId w:val="0"/>
        </w:numPr>
        <w:rPr>
          <w:ins w:id="40678" w:author="Rev 11 Allen Wirfs-Brock" w:date="2012-10-21T13:54:00Z"/>
        </w:rPr>
      </w:pPr>
      <w:ins w:id="40679" w:author="Rev 11 Allen Wirfs-Brock" w:date="2012-10-21T13:54:00Z">
        <w:r>
          <w:t>15.1</w:t>
        </w:r>
      </w:ins>
      <w:ins w:id="40680" w:author="Rev 11 Allen Wirfs-Brock" w:date="2012-10-21T14:01:00Z">
        <w:r w:rsidR="00EF238C">
          <w:t>6</w:t>
        </w:r>
      </w:ins>
      <w:ins w:id="40681" w:author="Rev 11 Allen Wirfs-Brock" w:date="2012-10-21T13:54:00Z">
        <w:r>
          <w:t xml:space="preserve">.7.2.1 </w:t>
        </w:r>
      </w:ins>
      <w:ins w:id="40682" w:author="Rev 11 Allen Wirfs-Brock" w:date="2012-10-21T14:01:00Z">
        <w:r w:rsidR="00EF238C">
          <w:rPr>
            <w:i/>
          </w:rPr>
          <w:t>Set</w:t>
        </w:r>
      </w:ins>
      <w:commentRangeStart w:id="40683"/>
      <w:ins w:id="40684" w:author="Rev 11 Allen Wirfs-Brock" w:date="2012-10-21T13:54:00Z">
        <w:r w:rsidRPr="00061845">
          <w:rPr>
            <w:i/>
          </w:rPr>
          <w:t>Iterator</w:t>
        </w:r>
        <w:r>
          <w:t>.prototype.constructor</w:t>
        </w:r>
        <w:commentRangeEnd w:id="40683"/>
        <w:r>
          <w:rPr>
            <w:rStyle w:val="CommentReference"/>
            <w:b w:val="0"/>
          </w:rPr>
          <w:commentReference w:id="40683"/>
        </w:r>
      </w:ins>
    </w:p>
    <w:p w:rsidR="00731059" w:rsidRDefault="00731059" w:rsidP="00EF238C">
      <w:pPr>
        <w:pStyle w:val="Heading5"/>
        <w:numPr>
          <w:ilvl w:val="0"/>
          <w:numId w:val="0"/>
        </w:numPr>
        <w:rPr>
          <w:ins w:id="40685" w:author="Rev 11 Allen Wirfs-Brock" w:date="2012-10-21T13:54:00Z"/>
        </w:rPr>
      </w:pPr>
      <w:ins w:id="40686" w:author="Rev 11 Allen Wirfs-Brock" w:date="2012-10-21T13:54:00Z">
        <w:r>
          <w:t>15.1</w:t>
        </w:r>
      </w:ins>
      <w:ins w:id="40687" w:author="Rev 11 Allen Wirfs-Brock" w:date="2012-10-21T14:01:00Z">
        <w:r w:rsidR="00EF238C">
          <w:t>6</w:t>
        </w:r>
      </w:ins>
      <w:ins w:id="40688" w:author="Rev 11 Allen Wirfs-Brock" w:date="2012-10-21T13:54:00Z">
        <w:r>
          <w:t xml:space="preserve">.7.2.2 </w:t>
        </w:r>
      </w:ins>
      <w:ins w:id="40689" w:author="Rev 11 Allen Wirfs-Brock" w:date="2012-10-21T14:01:00Z">
        <w:r w:rsidR="00EF238C">
          <w:rPr>
            <w:i/>
          </w:rPr>
          <w:t>Set</w:t>
        </w:r>
      </w:ins>
      <w:ins w:id="40690" w:author="Rev 11 Allen Wirfs-Brock" w:date="2012-10-21T13:54:00Z">
        <w:r w:rsidRPr="00061845">
          <w:rPr>
            <w:i/>
          </w:rPr>
          <w:t>Iterator</w:t>
        </w:r>
        <w:r>
          <w:t>.prototype.next( )</w:t>
        </w:r>
      </w:ins>
    </w:p>
    <w:p w:rsidR="00731059" w:rsidRDefault="00731059" w:rsidP="00EF238C">
      <w:pPr>
        <w:pStyle w:val="Alg4"/>
        <w:numPr>
          <w:ilvl w:val="0"/>
          <w:numId w:val="1081"/>
        </w:numPr>
        <w:rPr>
          <w:ins w:id="40691" w:author="Rev 11 Allen Wirfs-Brock" w:date="2012-10-21T13:54:00Z"/>
        </w:rPr>
      </w:pPr>
      <w:ins w:id="40692" w:author="Rev 11 Allen Wirfs-Brock" w:date="2012-10-21T13:54:00Z">
        <w:r>
          <w:t xml:space="preserve">Let </w:t>
        </w:r>
        <w:r w:rsidRPr="009B7611">
          <w:rPr>
            <w:i/>
          </w:rPr>
          <w:t>O</w:t>
        </w:r>
        <w:r>
          <w:t xml:space="preserve"> be the </w:t>
        </w:r>
        <w:r w:rsidRPr="009B7611">
          <w:rPr>
            <w:b/>
          </w:rPr>
          <w:t>this</w:t>
        </w:r>
        <w:r>
          <w:t xml:space="preserve"> value.</w:t>
        </w:r>
      </w:ins>
    </w:p>
    <w:p w:rsidR="00731059" w:rsidRDefault="00731059" w:rsidP="00EF238C">
      <w:pPr>
        <w:pStyle w:val="Alg4"/>
        <w:numPr>
          <w:ilvl w:val="0"/>
          <w:numId w:val="1081"/>
        </w:numPr>
        <w:spacing w:after="280"/>
        <w:contextualSpacing/>
        <w:rPr>
          <w:ins w:id="40693" w:author="Rev 11 Allen Wirfs-Brock" w:date="2012-10-21T13:54:00Z"/>
        </w:rPr>
      </w:pPr>
      <w:ins w:id="40694" w:author="Rev 11 Allen Wirfs-Brock" w:date="2012-10-21T13:54:00Z">
        <w:r>
          <w:t>If Type(</w:t>
        </w:r>
        <w:r w:rsidRPr="00061845">
          <w:rPr>
            <w:i/>
          </w:rPr>
          <w:t>O</w:t>
        </w:r>
        <w:r>
          <w:t xml:space="preserve">) is not Object, throw a </w:t>
        </w:r>
        <w:r w:rsidRPr="00061845">
          <w:rPr>
            <w:b/>
          </w:rPr>
          <w:t>TypeError</w:t>
        </w:r>
        <w:r>
          <w:t xml:space="preserve"> exception.</w:t>
        </w:r>
      </w:ins>
    </w:p>
    <w:p w:rsidR="00731059" w:rsidRPr="00E77497" w:rsidRDefault="00731059" w:rsidP="00EF238C">
      <w:pPr>
        <w:pStyle w:val="Alg4"/>
        <w:numPr>
          <w:ilvl w:val="0"/>
          <w:numId w:val="1081"/>
        </w:numPr>
        <w:rPr>
          <w:ins w:id="40695" w:author="Rev 11 Allen Wirfs-Brock" w:date="2012-10-21T13:54:00Z"/>
        </w:rPr>
      </w:pPr>
      <w:ins w:id="40696" w:author="Rev 11 Allen Wirfs-Brock" w:date="2012-10-21T13:54:00Z">
        <w:r>
          <w:t xml:space="preserve">If </w:t>
        </w:r>
        <w:r w:rsidRPr="00061845">
          <w:rPr>
            <w:i/>
          </w:rPr>
          <w:t>O</w:t>
        </w:r>
        <w:r>
          <w:t xml:space="preserve"> does not have all of the internal properties of a </w:t>
        </w:r>
      </w:ins>
      <w:ins w:id="40697" w:author="Rev 11 Allen Wirfs-Brock" w:date="2012-10-21T14:02:00Z">
        <w:r w:rsidR="00EF238C">
          <w:t>Set</w:t>
        </w:r>
      </w:ins>
      <w:ins w:id="40698" w:author="Rev 11 Allen Wirfs-Brock" w:date="2012-10-21T13:54:00Z">
        <w:r>
          <w:t xml:space="preserve"> Iterator Instance (15.1</w:t>
        </w:r>
      </w:ins>
      <w:ins w:id="40699" w:author="Rev 11 Allen Wirfs-Brock" w:date="2012-10-21T14:02:00Z">
        <w:r w:rsidR="00EF238C">
          <w:t>6</w:t>
        </w:r>
      </w:ins>
      <w:ins w:id="40700" w:author="Rev 11 Allen Wirfs-Brock" w:date="2012-10-21T13:54:00Z">
        <w:r>
          <w:t xml:space="preserve">.7.1.2), throw a </w:t>
        </w:r>
        <w:r w:rsidRPr="00061845">
          <w:rPr>
            <w:b/>
          </w:rPr>
          <w:t>TypeError</w:t>
        </w:r>
        <w:r>
          <w:t xml:space="preserve"> exception.</w:t>
        </w:r>
      </w:ins>
    </w:p>
    <w:p w:rsidR="00731059" w:rsidRDefault="00731059" w:rsidP="00EF238C">
      <w:pPr>
        <w:pStyle w:val="Alg4"/>
        <w:numPr>
          <w:ilvl w:val="0"/>
          <w:numId w:val="1081"/>
        </w:numPr>
        <w:spacing w:after="280"/>
        <w:contextualSpacing/>
        <w:rPr>
          <w:ins w:id="40701" w:author="Rev 11 Allen Wirfs-Brock" w:date="2012-10-21T13:54:00Z"/>
        </w:rPr>
      </w:pPr>
      <w:ins w:id="40702" w:author="Rev 11 Allen Wirfs-Brock" w:date="2012-10-21T13:54:00Z">
        <w:r>
          <w:t xml:space="preserve">Let </w:t>
        </w:r>
      </w:ins>
      <w:ins w:id="40703" w:author="Rev 11 Allen Wirfs-Brock" w:date="2012-10-21T14:02:00Z">
        <w:r w:rsidR="00EF238C">
          <w:rPr>
            <w:i/>
          </w:rPr>
          <w:t>s</w:t>
        </w:r>
      </w:ins>
      <w:ins w:id="40704" w:author="Rev 11 Allen Wirfs-Brock" w:date="2012-10-21T13:54:00Z">
        <w:r>
          <w:t xml:space="preserve"> be the value of the [[</w:t>
        </w:r>
      </w:ins>
      <w:ins w:id="40705" w:author="Rev 11 Allen Wirfs-Brock" w:date="2012-10-21T13:59:00Z">
        <w:r>
          <w:t>IteratedSet</w:t>
        </w:r>
      </w:ins>
      <w:ins w:id="40706" w:author="Rev 11 Allen Wirfs-Brock" w:date="2012-10-21T13:54:00Z">
        <w:r>
          <w:t>]] internal property of</w:t>
        </w:r>
        <w:r w:rsidRPr="002166A8">
          <w:rPr>
            <w:i/>
          </w:rPr>
          <w:t xml:space="preserve"> </w:t>
        </w:r>
        <w:r w:rsidRPr="009B7611">
          <w:rPr>
            <w:i/>
          </w:rPr>
          <w:t>O</w:t>
        </w:r>
        <w:r>
          <w:t>.</w:t>
        </w:r>
      </w:ins>
    </w:p>
    <w:p w:rsidR="00731059" w:rsidRDefault="00731059" w:rsidP="00EF238C">
      <w:pPr>
        <w:pStyle w:val="Alg4"/>
        <w:numPr>
          <w:ilvl w:val="0"/>
          <w:numId w:val="1081"/>
        </w:numPr>
        <w:spacing w:after="280"/>
        <w:contextualSpacing/>
        <w:rPr>
          <w:ins w:id="40707" w:author="Rev 11 Allen Wirfs-Brock" w:date="2012-10-21T13:54:00Z"/>
        </w:rPr>
      </w:pPr>
      <w:ins w:id="40708" w:author="Rev 11 Allen Wirfs-Brock" w:date="2012-10-21T13:54:00Z">
        <w:r>
          <w:t xml:space="preserve">Let </w:t>
        </w:r>
        <w:r>
          <w:rPr>
            <w:i/>
          </w:rPr>
          <w:t>index</w:t>
        </w:r>
        <w:r>
          <w:t xml:space="preserve"> be the value of the [[</w:t>
        </w:r>
      </w:ins>
      <w:ins w:id="40709" w:author="Rev 11 Allen Wirfs-Brock" w:date="2012-10-21T14:02:00Z">
        <w:r w:rsidR="00EF238C">
          <w:t>Set</w:t>
        </w:r>
      </w:ins>
      <w:ins w:id="40710" w:author="Rev 11 Allen Wirfs-Brock" w:date="2012-10-21T13:54:00Z">
        <w:r>
          <w:t>NextIndex]] internal property of</w:t>
        </w:r>
        <w:r w:rsidRPr="002166A8">
          <w:rPr>
            <w:i/>
          </w:rPr>
          <w:t xml:space="preserve"> </w:t>
        </w:r>
        <w:r w:rsidRPr="009B7611">
          <w:rPr>
            <w:i/>
          </w:rPr>
          <w:t>O</w:t>
        </w:r>
        <w:r>
          <w:t>.</w:t>
        </w:r>
      </w:ins>
    </w:p>
    <w:p w:rsidR="00731059" w:rsidRDefault="00731059" w:rsidP="00EF238C">
      <w:pPr>
        <w:pStyle w:val="Alg4"/>
        <w:numPr>
          <w:ilvl w:val="0"/>
          <w:numId w:val="1081"/>
        </w:numPr>
        <w:spacing w:after="280"/>
        <w:contextualSpacing/>
        <w:rPr>
          <w:ins w:id="40711" w:author="Rev 11 Allen Wirfs-Brock" w:date="2012-10-21T13:54:00Z"/>
        </w:rPr>
      </w:pPr>
      <w:ins w:id="40712" w:author="Rev 11 Allen Wirfs-Brock" w:date="2012-10-21T13:54:00Z">
        <w:r>
          <w:t xml:space="preserve">Assert: </w:t>
        </w:r>
      </w:ins>
      <w:ins w:id="40713" w:author="Rev 11 Allen Wirfs-Brock" w:date="2012-10-21T14:02:00Z">
        <w:r w:rsidR="00EF238C">
          <w:rPr>
            <w:i/>
          </w:rPr>
          <w:t>s</w:t>
        </w:r>
      </w:ins>
      <w:ins w:id="40714" w:author="Rev 11 Allen Wirfs-Brock" w:date="2012-10-21T13:54:00Z">
        <w:r>
          <w:t xml:space="preserve"> has a [[</w:t>
        </w:r>
      </w:ins>
      <w:ins w:id="40715" w:author="Rev 11 Allen Wirfs-Brock" w:date="2012-10-21T14:02:00Z">
        <w:r w:rsidR="00EF238C">
          <w:t>Set</w:t>
        </w:r>
      </w:ins>
      <w:ins w:id="40716" w:author="Rev 11 Allen Wirfs-Brock" w:date="2012-10-21T13:54:00Z">
        <w:r>
          <w:t>Data]] internal property.</w:t>
        </w:r>
      </w:ins>
    </w:p>
    <w:p w:rsidR="00731059" w:rsidRDefault="00731059" w:rsidP="00EF238C">
      <w:pPr>
        <w:pStyle w:val="Alg4"/>
        <w:numPr>
          <w:ilvl w:val="0"/>
          <w:numId w:val="1081"/>
        </w:numPr>
        <w:spacing w:after="280"/>
        <w:contextualSpacing/>
        <w:rPr>
          <w:ins w:id="40717" w:author="Rev 11 Allen Wirfs-Brock" w:date="2012-10-21T13:54:00Z"/>
        </w:rPr>
      </w:pPr>
      <w:ins w:id="40718" w:author="Rev 11 Allen Wirfs-Brock" w:date="2012-10-21T13:54:00Z">
        <w:r>
          <w:t xml:space="preserve">Let </w:t>
        </w:r>
        <w:r w:rsidRPr="00B5244C">
          <w:rPr>
            <w:i/>
          </w:rPr>
          <w:t>entries</w:t>
        </w:r>
        <w:r>
          <w:t xml:space="preserve"> be the List that is the value of the [[</w:t>
        </w:r>
      </w:ins>
      <w:ins w:id="40719" w:author="Rev 11 Allen Wirfs-Brock" w:date="2012-10-21T14:03:00Z">
        <w:r w:rsidR="00EF238C">
          <w:t>Set</w:t>
        </w:r>
      </w:ins>
      <w:ins w:id="40720" w:author="Rev 11 Allen Wirfs-Brock" w:date="2012-10-21T13:54:00Z">
        <w:r>
          <w:t>Data]] internal property</w:t>
        </w:r>
        <w:r w:rsidRPr="003464A0">
          <w:t xml:space="preserve"> </w:t>
        </w:r>
        <w:r>
          <w:t>of</w:t>
        </w:r>
        <w:r w:rsidRPr="002166A8">
          <w:rPr>
            <w:i/>
          </w:rPr>
          <w:t xml:space="preserve"> </w:t>
        </w:r>
      </w:ins>
      <w:ins w:id="40721" w:author="Rev 11 Allen Wirfs-Brock" w:date="2012-10-21T14:03:00Z">
        <w:r w:rsidR="00EF238C">
          <w:rPr>
            <w:i/>
          </w:rPr>
          <w:t>s</w:t>
        </w:r>
      </w:ins>
      <w:ins w:id="40722" w:author="Rev 11 Allen Wirfs-Brock" w:date="2012-10-21T13:54:00Z">
        <w:r>
          <w:t>.</w:t>
        </w:r>
      </w:ins>
    </w:p>
    <w:p w:rsidR="00731059" w:rsidRPr="00A221E6" w:rsidRDefault="00731059" w:rsidP="00EF238C">
      <w:pPr>
        <w:pStyle w:val="Alg4"/>
        <w:numPr>
          <w:ilvl w:val="0"/>
          <w:numId w:val="1081"/>
        </w:numPr>
        <w:spacing w:after="280"/>
        <w:contextualSpacing/>
        <w:rPr>
          <w:ins w:id="40723" w:author="Rev 11 Allen Wirfs-Brock" w:date="2012-10-21T13:54:00Z"/>
        </w:rPr>
      </w:pPr>
      <w:ins w:id="40724" w:author="Rev 11 Allen Wirfs-Brock" w:date="2012-10-21T13:54:00Z">
        <w:r>
          <w:t xml:space="preserve">Repeat while </w:t>
        </w:r>
        <w:r w:rsidRPr="00A221E6">
          <w:rPr>
            <w:i/>
          </w:rPr>
          <w:t>index</w:t>
        </w:r>
        <w:r>
          <w:t xml:space="preserve"> is less than the total number of element of </w:t>
        </w:r>
        <w:r>
          <w:rPr>
            <w:i/>
          </w:rPr>
          <w:t>entries</w:t>
        </w:r>
        <w:r>
          <w:t>. The number of elements must be redetermined each time this method is evaluated.</w:t>
        </w:r>
      </w:ins>
    </w:p>
    <w:p w:rsidR="00731059" w:rsidRPr="00A221E6" w:rsidRDefault="00731059" w:rsidP="00EF238C">
      <w:pPr>
        <w:pStyle w:val="Alg4"/>
        <w:numPr>
          <w:ilvl w:val="1"/>
          <w:numId w:val="1081"/>
        </w:numPr>
        <w:spacing w:after="240"/>
        <w:contextualSpacing/>
        <w:rPr>
          <w:ins w:id="40725" w:author="Rev 11 Allen Wirfs-Brock" w:date="2012-10-21T13:54:00Z"/>
        </w:rPr>
      </w:pPr>
      <w:ins w:id="40726" w:author="Rev 11 Allen Wirfs-Brock" w:date="2012-10-21T13:54:00Z">
        <w:r>
          <w:t xml:space="preserve">Let </w:t>
        </w:r>
        <w:r>
          <w:rPr>
            <w:i/>
          </w:rPr>
          <w:t>e</w:t>
        </w:r>
        <w:r>
          <w:t xml:space="preserve"> be the </w:t>
        </w:r>
      </w:ins>
      <w:ins w:id="40727" w:author="Rev 11 Allen Wirfs-Brock" w:date="2012-10-21T14:03:00Z">
        <w:r w:rsidR="00EF238C">
          <w:t>element</w:t>
        </w:r>
      </w:ins>
      <w:ins w:id="40728" w:author="Rev 11 Allen Wirfs-Brock" w:date="2012-10-21T13:54:00Z">
        <w:r>
          <w:t xml:space="preserve"> at 0-origined insertion position </w:t>
        </w:r>
        <w:r>
          <w:rPr>
            <w:i/>
          </w:rPr>
          <w:t>index</w:t>
        </w:r>
        <w:r>
          <w:t xml:space="preserve"> of </w:t>
        </w:r>
        <w:r>
          <w:rPr>
            <w:i/>
          </w:rPr>
          <w:t>entries</w:t>
        </w:r>
        <w:r>
          <w:t>.</w:t>
        </w:r>
      </w:ins>
    </w:p>
    <w:p w:rsidR="00731059" w:rsidRDefault="00731059" w:rsidP="00EF238C">
      <w:pPr>
        <w:pStyle w:val="Alg4"/>
        <w:numPr>
          <w:ilvl w:val="1"/>
          <w:numId w:val="1081"/>
        </w:numPr>
        <w:spacing w:after="240"/>
        <w:contextualSpacing/>
        <w:rPr>
          <w:ins w:id="40729" w:author="Rev 11 Allen Wirfs-Brock" w:date="2012-10-21T13:54:00Z"/>
        </w:rPr>
      </w:pPr>
      <w:ins w:id="40730" w:author="Rev 11 Allen Wirfs-Brock" w:date="2012-10-21T13:54:00Z">
        <w:r>
          <w:t xml:space="preserve">Set </w:t>
        </w:r>
        <w:r>
          <w:rPr>
            <w:i/>
            <w:iCs/>
          </w:rPr>
          <w:t>index</w:t>
        </w:r>
        <w:r>
          <w:t xml:space="preserve"> to </w:t>
        </w:r>
        <w:r>
          <w:rPr>
            <w:i/>
            <w:iCs/>
          </w:rPr>
          <w:t>index</w:t>
        </w:r>
        <w:r>
          <w:t>+1;</w:t>
        </w:r>
      </w:ins>
    </w:p>
    <w:p w:rsidR="00731059" w:rsidRDefault="00731059" w:rsidP="00EF238C">
      <w:pPr>
        <w:pStyle w:val="Alg4"/>
        <w:numPr>
          <w:ilvl w:val="1"/>
          <w:numId w:val="1081"/>
        </w:numPr>
        <w:spacing w:after="240"/>
        <w:contextualSpacing/>
        <w:rPr>
          <w:ins w:id="40731" w:author="Rev 11 Allen Wirfs-Brock" w:date="2012-10-21T13:54:00Z"/>
        </w:rPr>
      </w:pPr>
      <w:ins w:id="40732" w:author="Rev 11 Allen Wirfs-Brock" w:date="2012-10-21T13:54:00Z">
        <w:r>
          <w:t>Set the [[</w:t>
        </w:r>
      </w:ins>
      <w:ins w:id="40733" w:author="Rev 11 Allen Wirfs-Brock" w:date="2012-10-21T14:04:00Z">
        <w:r w:rsidR="00EF238C">
          <w:t>Set</w:t>
        </w:r>
      </w:ins>
      <w:ins w:id="40734" w:author="Rev 11 Allen Wirfs-Brock" w:date="2012-10-21T13:54:00Z">
        <w:r>
          <w:t>NextIndex]] internal property of</w:t>
        </w:r>
        <w:r w:rsidRPr="002166A8">
          <w:rPr>
            <w:i/>
          </w:rPr>
          <w:t xml:space="preserve"> </w:t>
        </w:r>
        <w:r w:rsidRPr="009B7611">
          <w:rPr>
            <w:i/>
          </w:rPr>
          <w:t>O</w:t>
        </w:r>
        <w:r>
          <w:t xml:space="preserve"> to </w:t>
        </w:r>
        <w:r w:rsidRPr="00B52F42">
          <w:rPr>
            <w:i/>
          </w:rPr>
          <w:t>index</w:t>
        </w:r>
        <w:r>
          <w:t>.</w:t>
        </w:r>
      </w:ins>
    </w:p>
    <w:p w:rsidR="00731059" w:rsidRDefault="00731059" w:rsidP="00EF238C">
      <w:pPr>
        <w:pStyle w:val="Alg4"/>
        <w:numPr>
          <w:ilvl w:val="1"/>
          <w:numId w:val="1081"/>
        </w:numPr>
        <w:spacing w:after="240"/>
        <w:contextualSpacing/>
        <w:rPr>
          <w:ins w:id="40735" w:author="Rev 11 Allen Wirfs-Brock" w:date="2012-10-21T13:54:00Z"/>
        </w:rPr>
      </w:pPr>
      <w:ins w:id="40736" w:author="Rev 11 Allen Wirfs-Brock" w:date="2012-10-21T13:54:00Z">
        <w:r>
          <w:t xml:space="preserve">If </w:t>
        </w:r>
        <w:r>
          <w:rPr>
            <w:i/>
          </w:rPr>
          <w:t>e</w:t>
        </w:r>
      </w:ins>
      <w:ins w:id="40737" w:author="Rev 11 Allen Wirfs-Brock" w:date="2012-10-21T14:04:00Z">
        <w:r w:rsidR="00EF238C">
          <w:t xml:space="preserve"> </w:t>
        </w:r>
      </w:ins>
      <w:ins w:id="40738" w:author="Rev 11 Allen Wirfs-Brock" w:date="2012-10-21T13:54:00Z">
        <w:r>
          <w:t xml:space="preserve">is not </w:t>
        </w:r>
        <w:r w:rsidRPr="00A221E6">
          <w:rPr>
            <w:rFonts w:ascii="Arial" w:hAnsi="Arial" w:cs="Arial"/>
          </w:rPr>
          <w:t>empty</w:t>
        </w:r>
        <w:r>
          <w:t>, then</w:t>
        </w:r>
      </w:ins>
    </w:p>
    <w:p w:rsidR="00731059" w:rsidRDefault="00731059" w:rsidP="00EF238C">
      <w:pPr>
        <w:pStyle w:val="Alg4"/>
        <w:numPr>
          <w:ilvl w:val="2"/>
          <w:numId w:val="1081"/>
        </w:numPr>
        <w:spacing w:after="240"/>
        <w:contextualSpacing/>
        <w:rPr>
          <w:ins w:id="40739" w:author="Rev 11 Allen Wirfs-Brock" w:date="2012-10-21T13:54:00Z"/>
        </w:rPr>
      </w:pPr>
      <w:ins w:id="40740" w:author="Rev 11 Allen Wirfs-Brock" w:date="2012-10-21T13:54:00Z">
        <w:r>
          <w:lastRenderedPageBreak/>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w:t>
        </w:r>
      </w:ins>
      <w:ins w:id="40741" w:author="Rev 11 Allen Wirfs-Brock" w:date="2012-10-21T14:04:00Z">
        <w:r w:rsidR="00EF238C">
          <w:t>, return</w:t>
        </w:r>
      </w:ins>
      <w:ins w:id="40742" w:author="Rev 11 Allen Wirfs-Brock" w:date="2012-10-21T13:54:00Z">
        <w:r>
          <w:t xml:space="preserve"> </w:t>
        </w:r>
        <w:r>
          <w:rPr>
            <w:i/>
          </w:rPr>
          <w:t>e</w:t>
        </w:r>
        <w:r>
          <w:t>.</w:t>
        </w:r>
      </w:ins>
    </w:p>
    <w:p w:rsidR="00731059" w:rsidRPr="002166A8" w:rsidRDefault="00731059" w:rsidP="00EF238C">
      <w:pPr>
        <w:pStyle w:val="Alg4"/>
        <w:numPr>
          <w:ilvl w:val="0"/>
          <w:numId w:val="1081"/>
        </w:numPr>
        <w:spacing w:after="280"/>
        <w:rPr>
          <w:ins w:id="40743" w:author="Rev 11 Allen Wirfs-Brock" w:date="2012-10-21T13:54:00Z"/>
        </w:rPr>
      </w:pPr>
      <w:ins w:id="40744" w:author="Rev 11 Allen Wirfs-Brock" w:date="2012-10-21T13:54:00Z">
        <w:r w:rsidRPr="00E77497">
          <w:t xml:space="preserve">Return </w:t>
        </w:r>
        <w:r>
          <w:t xml:space="preserve">Completion {[[type]]: </w:t>
        </w:r>
        <w:r w:rsidRPr="00E77497">
          <w:rPr>
            <w:rFonts w:ascii="Arial" w:hAnsi="Arial" w:cs="Arial"/>
          </w:rPr>
          <w:t>throw</w:t>
        </w:r>
        <w:r w:rsidRPr="00E77497">
          <w:t xml:space="preserve">, </w:t>
        </w:r>
        <w:r>
          <w:t xml:space="preserve">[[value]]: </w:t>
        </w:r>
        <w:commentRangeStart w:id="40745"/>
        <w:r>
          <w:t>%StopIteration%</w:t>
        </w:r>
        <w:commentRangeEnd w:id="40745"/>
        <w:r>
          <w:rPr>
            <w:rStyle w:val="CommentReference"/>
            <w:rFonts w:ascii="Arial" w:eastAsia="MS Mincho" w:hAnsi="Arial"/>
            <w:spacing w:val="0"/>
            <w:lang w:eastAsia="ja-JP"/>
          </w:rPr>
          <w:commentReference w:id="40745"/>
        </w:r>
        <w:r w:rsidRPr="00E77497">
          <w:t xml:space="preserve">, </w:t>
        </w:r>
        <w:r>
          <w:t xml:space="preserve">[[target]]: </w:t>
        </w:r>
        <w:r w:rsidRPr="00E77497">
          <w:rPr>
            <w:rFonts w:ascii="Arial" w:hAnsi="Arial" w:cs="Arial"/>
          </w:rPr>
          <w:t>empty</w:t>
        </w:r>
        <w:r>
          <w:t>}</w:t>
        </w:r>
        <w:r w:rsidRPr="00E77497">
          <w:t>.</w:t>
        </w:r>
      </w:ins>
    </w:p>
    <w:p w:rsidR="00731059" w:rsidRPr="00E77497" w:rsidRDefault="00731059" w:rsidP="00EF238C">
      <w:pPr>
        <w:pStyle w:val="Heading5"/>
        <w:numPr>
          <w:ilvl w:val="0"/>
          <w:numId w:val="0"/>
        </w:numPr>
        <w:rPr>
          <w:ins w:id="40746" w:author="Rev 11 Allen Wirfs-Brock" w:date="2012-10-21T13:54:00Z"/>
        </w:rPr>
      </w:pPr>
      <w:ins w:id="40747" w:author="Rev 11 Allen Wirfs-Brock" w:date="2012-10-21T13:54:00Z">
        <w:r w:rsidRPr="00E77497">
          <w:t>15.</w:t>
        </w:r>
        <w:r>
          <w:t>1</w:t>
        </w:r>
      </w:ins>
      <w:ins w:id="40748" w:author="Rev 11 Allen Wirfs-Brock" w:date="2012-10-21T14:05:00Z">
        <w:r w:rsidR="00EF238C">
          <w:t>6</w:t>
        </w:r>
      </w:ins>
      <w:ins w:id="40749" w:author="Rev 11 Allen Wirfs-Brock" w:date="2012-10-21T13:54:00Z">
        <w:r w:rsidRPr="00E77497">
          <w:t>.</w:t>
        </w:r>
        <w:r>
          <w:t>7</w:t>
        </w:r>
        <w:r w:rsidRPr="00E77497">
          <w:t>.</w:t>
        </w:r>
        <w:r>
          <w:t>2.3</w:t>
        </w:r>
        <w:r w:rsidRPr="00E77497">
          <w:tab/>
        </w:r>
      </w:ins>
      <w:ins w:id="40750" w:author="Rev 11 Allen Wirfs-Brock" w:date="2012-10-21T14:06:00Z">
        <w:r w:rsidR="00EF238C">
          <w:rPr>
            <w:i/>
          </w:rPr>
          <w:t>Set</w:t>
        </w:r>
      </w:ins>
      <w:ins w:id="40751" w:author="Rev 11 Allen Wirfs-Brock" w:date="2012-10-21T13:54:00Z">
        <w:r w:rsidRPr="009B7611">
          <w:rPr>
            <w:i/>
          </w:rPr>
          <w:t>Iterator</w:t>
        </w:r>
        <w:r w:rsidRPr="00E77497">
          <w:t>.prototype</w:t>
        </w:r>
        <w:commentRangeStart w:id="40752"/>
        <w:r w:rsidRPr="00E77497">
          <w:t>.</w:t>
        </w:r>
        <w:r>
          <w:t>@@iterator</w:t>
        </w:r>
        <w:r w:rsidRPr="00E77497">
          <w:t xml:space="preserve"> </w:t>
        </w:r>
        <w:commentRangeEnd w:id="40752"/>
        <w:r>
          <w:rPr>
            <w:rStyle w:val="CommentReference"/>
            <w:b w:val="0"/>
          </w:rPr>
          <w:commentReference w:id="40752"/>
        </w:r>
        <w:r w:rsidRPr="00E77497">
          <w:t xml:space="preserve">( </w:t>
        </w:r>
        <w:r>
          <w:t xml:space="preserve">  </w:t>
        </w:r>
        <w:r w:rsidRPr="00E77497">
          <w:t>)</w:t>
        </w:r>
      </w:ins>
    </w:p>
    <w:p w:rsidR="00731059" w:rsidRPr="00E77497" w:rsidRDefault="00731059" w:rsidP="00731059">
      <w:pPr>
        <w:rPr>
          <w:ins w:id="40753" w:author="Rev 11 Allen Wirfs-Brock" w:date="2012-10-21T13:54:00Z"/>
        </w:rPr>
      </w:pPr>
      <w:ins w:id="40754" w:author="Rev 11 Allen Wirfs-Brock" w:date="2012-10-21T13:54:00Z">
        <w:r w:rsidRPr="00E77497">
          <w:t>The following steps are taken:</w:t>
        </w:r>
      </w:ins>
    </w:p>
    <w:p w:rsidR="00731059" w:rsidRPr="002166A8" w:rsidRDefault="00731059" w:rsidP="00EF238C">
      <w:pPr>
        <w:pStyle w:val="Alg4"/>
        <w:numPr>
          <w:ilvl w:val="0"/>
          <w:numId w:val="1082"/>
        </w:numPr>
        <w:spacing w:after="280"/>
        <w:rPr>
          <w:ins w:id="40755" w:author="Rev 11 Allen Wirfs-Brock" w:date="2012-10-21T13:54:00Z"/>
        </w:rPr>
      </w:pPr>
      <w:ins w:id="40756" w:author="Rev 11 Allen Wirfs-Brock" w:date="2012-10-21T13:54:00Z">
        <w:r w:rsidRPr="00E77497">
          <w:t xml:space="preserve">Return </w:t>
        </w:r>
        <w:r>
          <w:t xml:space="preserve">the </w:t>
        </w:r>
        <w:r w:rsidRPr="006847F6">
          <w:rPr>
            <w:b/>
          </w:rPr>
          <w:t>this</w:t>
        </w:r>
        <w:r>
          <w:t xml:space="preserve"> value</w:t>
        </w:r>
        <w:r w:rsidRPr="00E77497">
          <w:t>.</w:t>
        </w:r>
      </w:ins>
    </w:p>
    <w:p w:rsidR="00731059" w:rsidRDefault="00731059" w:rsidP="00EF238C">
      <w:pPr>
        <w:pStyle w:val="Heading5"/>
        <w:numPr>
          <w:ilvl w:val="0"/>
          <w:numId w:val="0"/>
        </w:numPr>
        <w:rPr>
          <w:ins w:id="40757" w:author="Rev 11 Allen Wirfs-Brock" w:date="2012-10-21T13:54:00Z"/>
        </w:rPr>
      </w:pPr>
      <w:ins w:id="40758" w:author="Rev 11 Allen Wirfs-Brock" w:date="2012-10-21T13:54:00Z">
        <w:r>
          <w:t>15.1</w:t>
        </w:r>
      </w:ins>
      <w:ins w:id="40759" w:author="Rev 11 Allen Wirfs-Brock" w:date="2012-10-21T14:06:00Z">
        <w:r w:rsidR="00EF238C">
          <w:t>6</w:t>
        </w:r>
      </w:ins>
      <w:ins w:id="40760" w:author="Rev 11 Allen Wirfs-Brock" w:date="2012-10-21T13:54:00Z">
        <w:r>
          <w:t>.7.2.4</w:t>
        </w:r>
        <w:r>
          <w:tab/>
        </w:r>
      </w:ins>
      <w:ins w:id="40761" w:author="Rev 11 Allen Wirfs-Brock" w:date="2012-10-21T14:06:00Z">
        <w:r w:rsidR="00EF238C">
          <w:rPr>
            <w:i/>
          </w:rPr>
          <w:t>Set</w:t>
        </w:r>
      </w:ins>
      <w:ins w:id="40762" w:author="Rev 11 Allen Wirfs-Brock" w:date="2012-10-21T13:54:00Z">
        <w:r w:rsidRPr="009B7611">
          <w:rPr>
            <w:i/>
          </w:rPr>
          <w:t>Iterator</w:t>
        </w:r>
        <w:r>
          <w:t>.prototype.@@toStringTag</w:t>
        </w:r>
      </w:ins>
    </w:p>
    <w:p w:rsidR="00731059" w:rsidRPr="00097A4C" w:rsidRDefault="00731059" w:rsidP="00EF238C">
      <w:pPr>
        <w:rPr>
          <w:ins w:id="40763" w:author="Rev 11 Allen Wirfs-Brock" w:date="2012-10-21T13:54:00Z"/>
        </w:rPr>
      </w:pPr>
      <w:ins w:id="40764" w:author="Rev 11 Allen Wirfs-Brock" w:date="2012-10-21T13:54:00Z">
        <w:r w:rsidRPr="00E77497">
          <w:t xml:space="preserve">The </w:t>
        </w:r>
        <w:r>
          <w:t xml:space="preserve">initial value of the @@toStringTag property is the string value </w:t>
        </w:r>
        <w:r w:rsidRPr="00E77497">
          <w:rPr>
            <w:b/>
          </w:rPr>
          <w:t>"</w:t>
        </w:r>
      </w:ins>
      <w:ins w:id="40765" w:author="Rev 11 Allen Wirfs-Brock" w:date="2012-10-21T14:06:00Z">
        <w:r w:rsidR="00EF238C">
          <w:rPr>
            <w:rFonts w:ascii="Courier New" w:hAnsi="Courier New" w:cs="Courier New"/>
            <w:b/>
          </w:rPr>
          <w:t>Set</w:t>
        </w:r>
      </w:ins>
      <w:ins w:id="40766" w:author="Rev 11 Allen Wirfs-Brock" w:date="2012-10-21T13:54:00Z">
        <w:r>
          <w:rPr>
            <w:rFonts w:ascii="Courier New" w:hAnsi="Courier New" w:cs="Courier New"/>
            <w:b/>
          </w:rPr>
          <w:t xml:space="preserve"> Iterator</w:t>
        </w:r>
        <w:r w:rsidRPr="00E77497">
          <w:rPr>
            <w:b/>
          </w:rPr>
          <w:t>"</w:t>
        </w:r>
        <w:r>
          <w:t>.</w:t>
        </w:r>
      </w:ins>
    </w:p>
    <w:p w:rsidR="00731059" w:rsidRDefault="00731059" w:rsidP="00EF238C">
      <w:pPr>
        <w:pStyle w:val="Heading4"/>
        <w:numPr>
          <w:ilvl w:val="0"/>
          <w:numId w:val="0"/>
        </w:numPr>
        <w:rPr>
          <w:ins w:id="40767" w:author="Rev 11 Allen Wirfs-Brock" w:date="2012-10-21T13:54:00Z"/>
        </w:rPr>
      </w:pPr>
      <w:ins w:id="40768" w:author="Rev 11 Allen Wirfs-Brock" w:date="2012-10-21T13:54:00Z">
        <w:r>
          <w:t>15.1</w:t>
        </w:r>
      </w:ins>
      <w:ins w:id="40769" w:author="Rev 11 Allen Wirfs-Brock" w:date="2012-10-21T14:06:00Z">
        <w:r w:rsidR="00EF238C">
          <w:t>6</w:t>
        </w:r>
      </w:ins>
      <w:ins w:id="40770" w:author="Rev 11 Allen Wirfs-Brock" w:date="2012-10-21T13:54:00Z">
        <w:r>
          <w:t xml:space="preserve">.7.3 Properties of </w:t>
        </w:r>
      </w:ins>
      <w:ins w:id="40771" w:author="Rev 11 Allen Wirfs-Brock" w:date="2012-10-21T14:06:00Z">
        <w:r w:rsidR="00EF238C">
          <w:t>Set</w:t>
        </w:r>
      </w:ins>
      <w:ins w:id="40772" w:author="Rev 11 Allen Wirfs-Brock" w:date="2012-10-21T13:54:00Z">
        <w:r>
          <w:t xml:space="preserve"> Iterator Instances</w:t>
        </w:r>
      </w:ins>
    </w:p>
    <w:p w:rsidR="00731059" w:rsidRDefault="00EF238C" w:rsidP="00EF238C">
      <w:pPr>
        <w:rPr>
          <w:ins w:id="40773" w:author="Rev 11 Allen Wirfs-Brock" w:date="2012-10-21T13:54:00Z"/>
        </w:rPr>
      </w:pPr>
      <w:ins w:id="40774" w:author="Rev 11 Allen Wirfs-Brock" w:date="2012-10-21T14:07:00Z">
        <w:r>
          <w:t>Set</w:t>
        </w:r>
      </w:ins>
      <w:ins w:id="40775" w:author="Rev 11 Allen Wirfs-Brock" w:date="2012-10-21T13:54:00Z">
        <w:r w:rsidR="00731059" w:rsidRPr="00E77497">
          <w:t xml:space="preserve"> </w:t>
        </w:r>
        <w:r w:rsidR="00731059">
          <w:t>Iterator instances</w:t>
        </w:r>
        <w:r w:rsidR="00731059" w:rsidRPr="00E77497">
          <w:t xml:space="preserve"> inherit properties from the </w:t>
        </w:r>
      </w:ins>
      <w:ins w:id="40776" w:author="Rev 11 Allen Wirfs-Brock" w:date="2012-10-21T14:07:00Z">
        <w:r>
          <w:t>Set</w:t>
        </w:r>
      </w:ins>
      <w:ins w:id="40777" w:author="Rev 11 Allen Wirfs-Brock" w:date="2012-10-21T13:54:00Z">
        <w:r w:rsidR="00731059">
          <w:t xml:space="preserve"> Iterator</w:t>
        </w:r>
        <w:r w:rsidR="00731059" w:rsidRPr="00E77497">
          <w:t xml:space="preserve"> prototype</w:t>
        </w:r>
        <w:r w:rsidR="00731059">
          <w:t xml:space="preserve"> (the intrinsic,  %</w:t>
        </w:r>
      </w:ins>
      <w:ins w:id="40778" w:author="Rev 11 Allen Wirfs-Brock" w:date="2012-10-21T14:07:00Z">
        <w:r>
          <w:t>Set</w:t>
        </w:r>
      </w:ins>
      <w:ins w:id="40779" w:author="Rev 11 Allen Wirfs-Brock" w:date="2012-10-21T13:54:00Z">
        <w:r w:rsidR="00731059">
          <w:t>IteratorPrototype%</w:t>
        </w:r>
        <w:r w:rsidR="00731059" w:rsidRPr="00E77497">
          <w:t>.</w:t>
        </w:r>
        <w:r w:rsidR="00731059">
          <w:t>)</w:t>
        </w:r>
        <w:r w:rsidR="00731059" w:rsidRPr="00E77497">
          <w:t xml:space="preserve"> </w:t>
        </w:r>
      </w:ins>
      <w:ins w:id="40780" w:author="Rev 11 Allen Wirfs-Brock" w:date="2012-10-21T14:07:00Z">
        <w:r>
          <w:t>Set</w:t>
        </w:r>
      </w:ins>
      <w:ins w:id="40781" w:author="Rev 11 Allen Wirfs-Brock" w:date="2012-10-21T13:54:00Z">
        <w:r w:rsidR="00731059">
          <w:t xml:space="preserve"> Iterator instances are initially created with</w:t>
        </w:r>
        <w:r w:rsidR="00731059" w:rsidRPr="00E77497">
          <w:t xml:space="preserve"> </w:t>
        </w:r>
        <w:r w:rsidR="00731059">
          <w:t>the internal properties</w:t>
        </w:r>
      </w:ins>
      <w:ins w:id="40782" w:author="Rev 11 Allen Wirfs-Brock" w:date="2012-10-21T14:09:00Z">
        <w:r>
          <w:t xml:space="preserve"> specified in </w:t>
        </w:r>
        <w:r>
          <w:fldChar w:fldCharType="begin"/>
        </w:r>
        <w:r>
          <w:instrText xml:space="preserve"> REF _Ref338591904 \h </w:instrText>
        </w:r>
      </w:ins>
      <w:r>
        <w:fldChar w:fldCharType="separate"/>
      </w:r>
      <w:ins w:id="40783" w:author="Rev 11 Allen Wirfs-Brock" w:date="2012-10-21T14:09:00Z">
        <w:r>
          <w:t xml:space="preserve">Table </w:t>
        </w:r>
        <w:r>
          <w:rPr>
            <w:noProof/>
          </w:rPr>
          <w:t>33</w:t>
        </w:r>
        <w:r>
          <w:fldChar w:fldCharType="end"/>
        </w:r>
      </w:ins>
      <w:ins w:id="40784" w:author="Rev 11 Allen Wirfs-Brock" w:date="2012-10-21T13:54:00Z">
        <w:r w:rsidR="00731059">
          <w:t>.</w:t>
        </w:r>
      </w:ins>
    </w:p>
    <w:p w:rsidR="00731059" w:rsidRDefault="00731059" w:rsidP="00EF238C">
      <w:pPr>
        <w:pStyle w:val="Caption"/>
        <w:keepNext/>
        <w:jc w:val="center"/>
        <w:rPr>
          <w:ins w:id="40785" w:author="Rev 11 Allen Wirfs-Brock" w:date="2012-10-21T13:54:00Z"/>
        </w:rPr>
      </w:pPr>
      <w:bookmarkStart w:id="40786" w:name="_Ref338591904"/>
      <w:ins w:id="40787" w:author="Rev 11 Allen Wirfs-Brock" w:date="2012-10-21T13:54:00Z">
        <w:r>
          <w:t xml:space="preserve">Table </w:t>
        </w:r>
      </w:ins>
      <w:r>
        <w:fldChar w:fldCharType="begin"/>
      </w:r>
      <w:r>
        <w:instrText xml:space="preserve"> SEQ Table \* ARABIC </w:instrText>
      </w:r>
      <w:r>
        <w:fldChar w:fldCharType="separate"/>
      </w:r>
      <w:ins w:id="40788" w:author="Rev 11 Allen Wirfs-Brock" w:date="2012-10-21T14:08:00Z">
        <w:r w:rsidR="00EF238C">
          <w:rPr>
            <w:noProof/>
          </w:rPr>
          <w:t>33</w:t>
        </w:r>
      </w:ins>
      <w:del w:id="40789" w:author="Rev 11 Allen Wirfs-Brock" w:date="2012-10-21T14:08:00Z">
        <w:r w:rsidDel="00EF238C">
          <w:rPr>
            <w:noProof/>
          </w:rPr>
          <w:delText>32</w:delText>
        </w:r>
      </w:del>
      <w:r>
        <w:fldChar w:fldCharType="end"/>
      </w:r>
      <w:bookmarkEnd w:id="40786"/>
      <w:r>
        <w:t xml:space="preserve"> </w:t>
      </w:r>
      <w:ins w:id="40790" w:author="Rev 11 Allen Wirfs-Brock" w:date="2012-10-21T13:54:00Z">
        <w:r>
          <w:t xml:space="preserve">— Internal Properties of </w:t>
        </w:r>
      </w:ins>
      <w:ins w:id="40791" w:author="Rev 11 Allen Wirfs-Brock" w:date="2012-10-21T14:08:00Z">
        <w:r w:rsidR="00EF238C">
          <w:t>Set</w:t>
        </w:r>
      </w:ins>
      <w:ins w:id="40792" w:author="Rev 11 Allen Wirfs-Brock" w:date="2012-10-21T13:54:00Z">
        <w:r>
          <w:t xml:space="preserve">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731059" w:rsidRPr="00E77497" w:rsidTr="00FF303E">
        <w:trPr>
          <w:ins w:id="40793" w:author="Rev 11 Allen Wirfs-Brock" w:date="2012-10-21T13:54:00Z"/>
        </w:trPr>
        <w:tc>
          <w:tcPr>
            <w:tcW w:w="2250" w:type="dxa"/>
            <w:tcBorders>
              <w:top w:val="single" w:sz="12" w:space="0" w:color="000000"/>
              <w:left w:val="single" w:sz="6" w:space="0" w:color="000000"/>
              <w:bottom w:val="single" w:sz="6" w:space="0" w:color="000000"/>
              <w:right w:val="nil"/>
            </w:tcBorders>
            <w:shd w:val="solid" w:color="C0C0C0" w:fill="FFFFFF"/>
          </w:tcPr>
          <w:p w:rsidR="00731059" w:rsidRPr="002166A8" w:rsidRDefault="00731059" w:rsidP="00FF303E">
            <w:pPr>
              <w:spacing w:after="120"/>
              <w:jc w:val="center"/>
              <w:rPr>
                <w:ins w:id="40794" w:author="Rev 11 Allen Wirfs-Brock" w:date="2012-10-21T13:54:00Z"/>
                <w:b/>
                <w:shd w:val="solid" w:color="C0C0C0" w:fill="FFFFFF"/>
              </w:rPr>
            </w:pPr>
            <w:ins w:id="40795" w:author="Rev 11 Allen Wirfs-Brock" w:date="2012-10-21T13:54: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731059" w:rsidRPr="002166A8" w:rsidRDefault="00731059" w:rsidP="00FF303E">
            <w:pPr>
              <w:spacing w:after="120"/>
              <w:jc w:val="center"/>
              <w:rPr>
                <w:ins w:id="40796" w:author="Rev 11 Allen Wirfs-Brock" w:date="2012-10-21T13:54:00Z"/>
                <w:b/>
                <w:shd w:val="solid" w:color="C0C0C0" w:fill="FFFFFF"/>
              </w:rPr>
            </w:pPr>
            <w:ins w:id="40797" w:author="Rev 11 Allen Wirfs-Brock" w:date="2012-10-21T13:54:00Z">
              <w:r w:rsidRPr="002166A8">
                <w:rPr>
                  <w:b/>
                  <w:shd w:val="solid" w:color="C0C0C0" w:fill="FFFFFF"/>
                </w:rPr>
                <w:t>Description</w:t>
              </w:r>
            </w:ins>
          </w:p>
        </w:tc>
      </w:tr>
      <w:tr w:rsidR="00731059" w:rsidRPr="00E77497" w:rsidTr="00FF303E">
        <w:trPr>
          <w:ins w:id="40798" w:author="Rev 11 Allen Wirfs-Brock" w:date="2012-10-21T13:54:00Z"/>
        </w:trPr>
        <w:tc>
          <w:tcPr>
            <w:tcW w:w="2250" w:type="dxa"/>
            <w:tcBorders>
              <w:top w:val="nil"/>
            </w:tcBorders>
          </w:tcPr>
          <w:p w:rsidR="00731059" w:rsidRPr="00504F46" w:rsidRDefault="00731059" w:rsidP="00FF303E">
            <w:pPr>
              <w:spacing w:after="0"/>
              <w:contextualSpacing/>
              <w:rPr>
                <w:ins w:id="40799" w:author="Rev 11 Allen Wirfs-Brock" w:date="2012-10-21T13:54:00Z"/>
                <w:rFonts w:ascii="Times New Roman" w:hAnsi="Times New Roman"/>
              </w:rPr>
            </w:pPr>
            <w:ins w:id="40800" w:author="Rev 11 Allen Wirfs-Brock" w:date="2012-10-21T13:54:00Z">
              <w:r>
                <w:rPr>
                  <w:rFonts w:ascii="Times New Roman" w:hAnsi="Times New Roman"/>
                </w:rPr>
                <w:t>[[</w:t>
              </w:r>
            </w:ins>
            <w:ins w:id="40801" w:author="Rev 11 Allen Wirfs-Brock" w:date="2012-10-21T14:08:00Z">
              <w:r w:rsidR="00EF238C">
                <w:t>IteratedSet</w:t>
              </w:r>
            </w:ins>
            <w:ins w:id="40802" w:author="Rev 11 Allen Wirfs-Brock" w:date="2012-10-21T13:54:00Z">
              <w:r>
                <w:rPr>
                  <w:rFonts w:ascii="Times New Roman" w:hAnsi="Times New Roman"/>
                </w:rPr>
                <w:t>]]</w:t>
              </w:r>
            </w:ins>
          </w:p>
        </w:tc>
        <w:tc>
          <w:tcPr>
            <w:tcW w:w="5957" w:type="dxa"/>
            <w:tcBorders>
              <w:top w:val="nil"/>
            </w:tcBorders>
          </w:tcPr>
          <w:p w:rsidR="00731059" w:rsidRPr="006847F6" w:rsidRDefault="00731059" w:rsidP="00EF238C">
            <w:pPr>
              <w:spacing w:after="0"/>
              <w:contextualSpacing/>
              <w:rPr>
                <w:ins w:id="40803" w:author="Rev 11 Allen Wirfs-Brock" w:date="2012-10-21T13:54:00Z"/>
                <w:rFonts w:cs="Arial"/>
              </w:rPr>
            </w:pPr>
            <w:ins w:id="40804" w:author="Rev 11 Allen Wirfs-Brock" w:date="2012-10-21T13:54:00Z">
              <w:r w:rsidRPr="002166A8">
                <w:rPr>
                  <w:rFonts w:cs="Arial"/>
                </w:rPr>
                <w:t xml:space="preserve">The </w:t>
              </w:r>
            </w:ins>
            <w:ins w:id="40805" w:author="Rev 11 Allen Wirfs-Brock" w:date="2012-10-21T14:08:00Z">
              <w:r w:rsidR="00EF238C">
                <w:rPr>
                  <w:rFonts w:cs="Arial"/>
                </w:rPr>
                <w:t>Set</w:t>
              </w:r>
            </w:ins>
            <w:ins w:id="40806" w:author="Rev 11 Allen Wirfs-Brock" w:date="2012-10-21T13:54:00Z">
              <w:r w:rsidRPr="002166A8">
                <w:rPr>
                  <w:rFonts w:cs="Arial"/>
                </w:rPr>
                <w:t xml:space="preserve"> object</w:t>
              </w:r>
              <w:r>
                <w:rPr>
                  <w:rFonts w:cs="Arial"/>
                </w:rPr>
                <w:t xml:space="preserve"> that is being iterated.</w:t>
              </w:r>
            </w:ins>
          </w:p>
        </w:tc>
      </w:tr>
      <w:tr w:rsidR="00731059" w:rsidRPr="00E77497" w:rsidTr="00FF303E">
        <w:trPr>
          <w:ins w:id="40807" w:author="Rev 11 Allen Wirfs-Brock" w:date="2012-10-21T13:54:00Z"/>
        </w:trPr>
        <w:tc>
          <w:tcPr>
            <w:tcW w:w="2250" w:type="dxa"/>
            <w:tcBorders>
              <w:top w:val="nil"/>
            </w:tcBorders>
          </w:tcPr>
          <w:p w:rsidR="00731059" w:rsidRPr="00E77497" w:rsidRDefault="00731059" w:rsidP="00EF238C">
            <w:pPr>
              <w:spacing w:after="0"/>
              <w:contextualSpacing/>
              <w:rPr>
                <w:ins w:id="40808" w:author="Rev 11 Allen Wirfs-Brock" w:date="2012-10-21T13:54:00Z"/>
                <w:rFonts w:ascii="Courier New" w:hAnsi="Courier New" w:cs="Courier New"/>
                <w:b/>
              </w:rPr>
            </w:pPr>
            <w:ins w:id="40809" w:author="Rev 11 Allen Wirfs-Brock" w:date="2012-10-21T13:54:00Z">
              <w:r>
                <w:rPr>
                  <w:rFonts w:ascii="Times New Roman" w:hAnsi="Times New Roman"/>
                </w:rPr>
                <w:t>[[</w:t>
              </w:r>
            </w:ins>
            <w:ins w:id="40810" w:author="Rev 11 Allen Wirfs-Brock" w:date="2012-10-21T14:08:00Z">
              <w:r w:rsidR="00EF238C">
                <w:rPr>
                  <w:rFonts w:ascii="Times New Roman" w:hAnsi="Times New Roman"/>
                </w:rPr>
                <w:t>Set</w:t>
              </w:r>
            </w:ins>
            <w:ins w:id="40811" w:author="Rev 11 Allen Wirfs-Brock" w:date="2012-10-21T13:54:00Z">
              <w:r>
                <w:rPr>
                  <w:rFonts w:ascii="Times New Roman" w:hAnsi="Times New Roman"/>
                </w:rPr>
                <w:t>NextIndex]]</w:t>
              </w:r>
            </w:ins>
          </w:p>
        </w:tc>
        <w:tc>
          <w:tcPr>
            <w:tcW w:w="5957" w:type="dxa"/>
            <w:tcBorders>
              <w:top w:val="nil"/>
            </w:tcBorders>
          </w:tcPr>
          <w:p w:rsidR="00731059" w:rsidRPr="000D3CBD" w:rsidRDefault="00731059" w:rsidP="00EF238C">
            <w:pPr>
              <w:spacing w:after="0"/>
              <w:contextualSpacing/>
              <w:rPr>
                <w:ins w:id="40812" w:author="Rev 11 Allen Wirfs-Brock" w:date="2012-10-21T13:54:00Z"/>
                <w:rFonts w:cs="Arial"/>
              </w:rPr>
            </w:pPr>
            <w:ins w:id="40813" w:author="Rev 11 Allen Wirfs-Brock" w:date="2012-10-21T13:54:00Z">
              <w:r>
                <w:rPr>
                  <w:rFonts w:cs="Arial"/>
                </w:rPr>
                <w:t xml:space="preserve">The integer index of the next </w:t>
              </w:r>
            </w:ins>
            <w:ins w:id="40814" w:author="Rev 11 Allen Wirfs-Brock" w:date="2012-10-21T14:08:00Z">
              <w:r w:rsidR="00EF238C">
                <w:rPr>
                  <w:rFonts w:cs="Arial"/>
                </w:rPr>
                <w:t>Set</w:t>
              </w:r>
            </w:ins>
            <w:ins w:id="40815" w:author="Rev 11 Allen Wirfs-Brock" w:date="2012-10-21T13:54:00Z">
              <w:r>
                <w:rPr>
                  <w:rFonts w:cs="Arial"/>
                </w:rPr>
                <w:t xml:space="preserve"> data element to be examined by this iteration.</w:t>
              </w:r>
            </w:ins>
          </w:p>
        </w:tc>
      </w:tr>
    </w:tbl>
    <w:p w:rsidR="00731059" w:rsidRPr="0032146B" w:rsidRDefault="00731059" w:rsidP="00731059">
      <w:pPr>
        <w:rPr>
          <w:ins w:id="40816" w:author="Rev 11 Allen Wirfs-Brock" w:date="2012-10-21T13:54:00Z"/>
        </w:rPr>
      </w:pPr>
    </w:p>
    <w:p w:rsidR="004C4A34" w:rsidRDefault="004C4A34" w:rsidP="004C4A34">
      <w:pPr>
        <w:pStyle w:val="Heading2"/>
        <w:numPr>
          <w:ilvl w:val="0"/>
          <w:numId w:val="0"/>
        </w:numPr>
        <w:rPr>
          <w:ins w:id="40817" w:author="Rev 10 Allen Wirfs-Brock" w:date="2012-09-06T11:51:00Z"/>
        </w:rPr>
      </w:pPr>
      <w:bookmarkStart w:id="40818" w:name="_Toc339020536"/>
      <w:ins w:id="40819" w:author="Rev 10 Allen Wirfs-Brock" w:date="2012-09-06T11:51:00Z">
        <w:r>
          <w:t>15.1</w:t>
        </w:r>
      </w:ins>
      <w:ins w:id="40820" w:author="Rev 10 Allen Wirfs-Brock" w:date="2012-09-06T12:19:00Z">
        <w:r w:rsidR="00BF43DB">
          <w:t>7</w:t>
        </w:r>
      </w:ins>
      <w:ins w:id="40821" w:author="Rev 10 Allen Wirfs-Brock" w:date="2012-09-06T11:51:00Z">
        <w:r>
          <w:t xml:space="preserve"> </w:t>
        </w:r>
      </w:ins>
      <w:ins w:id="40822" w:author="Rev 10 Allen Wirfs-Brock" w:date="2012-09-06T12:20:00Z">
        <w:r w:rsidR="00BF43DB">
          <w:t xml:space="preserve">The </w:t>
        </w:r>
      </w:ins>
      <w:ins w:id="40823" w:author="Rev 10 Allen Wirfs-Brock" w:date="2012-09-06T11:51:00Z">
        <w:r>
          <w:t>Reflect Module</w:t>
        </w:r>
        <w:bookmarkEnd w:id="40818"/>
      </w:ins>
    </w:p>
    <w:p w:rsidR="004C4A34" w:rsidRPr="004C4A34" w:rsidRDefault="004C4A34" w:rsidP="004C4A34">
      <w:pPr>
        <w:rPr>
          <w:ins w:id="40824" w:author="Rev 10 Allen Wirfs-Brock" w:date="2012-09-06T11:51:00Z"/>
        </w:rPr>
      </w:pPr>
      <w:commentRangeStart w:id="40825"/>
      <w:ins w:id="40826" w:author="Rev 10 Allen Wirfs-Brock" w:date="2012-09-06T11:52:00Z">
        <w:r>
          <w:t xml:space="preserve">This is a place holder for the material in </w:t>
        </w:r>
      </w:ins>
      <w:ins w:id="40827" w:author="Rev 10 Allen Wirfs-Brock" w:date="2012-09-06T11:53:00Z">
        <w:r>
          <w:fldChar w:fldCharType="begin"/>
        </w:r>
        <w:r>
          <w:instrText xml:space="preserve"> HYPERLINK "</w:instrText>
        </w:r>
        <w:r w:rsidRPr="004C4A34">
          <w:instrText>http://wiki.ecmascript.org/doku.php?id=harmony:reflect_api</w:instrText>
        </w:r>
        <w:r>
          <w:instrText xml:space="preserve">" </w:instrText>
        </w:r>
        <w:r>
          <w:fldChar w:fldCharType="separate"/>
        </w:r>
        <w:r w:rsidRPr="00430844">
          <w:rPr>
            <w:rStyle w:val="Hyperlink"/>
            <w:lang w:val="en-GB"/>
          </w:rPr>
          <w:t>http://wiki.ecmascript.org/doku.php?id=harmony:reflect_api</w:t>
        </w:r>
        <w:r>
          <w:fldChar w:fldCharType="end"/>
        </w:r>
        <w:commentRangeEnd w:id="40825"/>
        <w:r>
          <w:rPr>
            <w:rStyle w:val="CommentReference"/>
          </w:rPr>
          <w:commentReference w:id="40825"/>
        </w:r>
        <w:r>
          <w:t xml:space="preserve">  </w:t>
        </w:r>
      </w:ins>
    </w:p>
    <w:p w:rsidR="00BF43DB" w:rsidRDefault="00BF43DB" w:rsidP="00BF43DB">
      <w:pPr>
        <w:pStyle w:val="Heading2"/>
        <w:numPr>
          <w:ilvl w:val="0"/>
          <w:numId w:val="0"/>
        </w:numPr>
        <w:rPr>
          <w:ins w:id="40828" w:author="Rev 10 Allen Wirfs-Brock" w:date="2012-09-06T12:12:00Z"/>
        </w:rPr>
      </w:pPr>
      <w:bookmarkStart w:id="40829" w:name="_Toc339020537"/>
      <w:ins w:id="40830" w:author="Rev 10 Allen Wirfs-Brock" w:date="2012-09-06T12:12:00Z">
        <w:r>
          <w:t>15.1</w:t>
        </w:r>
      </w:ins>
      <w:ins w:id="40831" w:author="Rev 10 Allen Wirfs-Brock" w:date="2012-09-06T12:20:00Z">
        <w:r>
          <w:t>8</w:t>
        </w:r>
      </w:ins>
      <w:ins w:id="40832" w:author="Rev 10 Allen Wirfs-Brock" w:date="2012-09-06T12:12:00Z">
        <w:r>
          <w:t xml:space="preserve"> Proxy Objects</w:t>
        </w:r>
        <w:bookmarkEnd w:id="40829"/>
      </w:ins>
    </w:p>
    <w:p w:rsidR="004C02EF" w:rsidRPr="00E77497" w:rsidRDefault="004C02EF" w:rsidP="004C02EF">
      <w:pPr>
        <w:pStyle w:val="Heading1"/>
        <w:numPr>
          <w:ilvl w:val="0"/>
          <w:numId w:val="0"/>
        </w:numPr>
      </w:pPr>
      <w:bookmarkStart w:id="40833" w:name="_Toc339020538"/>
      <w:r w:rsidRPr="00E77497">
        <w:t>16</w:t>
      </w:r>
      <w:r w:rsidRPr="00E77497">
        <w:tab/>
        <w:t>Error</w:t>
      </w:r>
      <w:bookmarkEnd w:id="36469"/>
      <w:r w:rsidRPr="00E77497">
        <w:t>s</w:t>
      </w:r>
      <w:bookmarkEnd w:id="36940"/>
      <w:bookmarkEnd w:id="37288"/>
      <w:bookmarkEnd w:id="37289"/>
      <w:bookmarkEnd w:id="37290"/>
      <w:bookmarkEnd w:id="37291"/>
      <w:bookmarkEnd w:id="37292"/>
      <w:bookmarkEnd w:id="37293"/>
      <w:bookmarkEnd w:id="40833"/>
    </w:p>
    <w:p w:rsidR="004C02EF" w:rsidRPr="00E77497" w:rsidRDefault="004C02EF" w:rsidP="0084788F">
      <w:bookmarkStart w:id="40834" w:name="_Hlt457703835"/>
      <w:bookmarkEnd w:id="40834"/>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del w:id="40835" w:author="Rev 11 Allen Wirfs-Brock" w:date="2012-10-18T15:55:00Z">
        <w:r w:rsidRPr="00E77497" w:rsidDel="0084788F">
          <w:rPr>
            <w:rFonts w:ascii="Times New Roman" w:hAnsi="Times New Roman"/>
            <w:i/>
          </w:rPr>
          <w:delText>Program</w:delText>
        </w:r>
        <w:r w:rsidRPr="00E77497" w:rsidDel="0084788F">
          <w:delText xml:space="preserve"> </w:delText>
        </w:r>
      </w:del>
      <w:ins w:id="40836" w:author="Rev 11 Allen Wirfs-Brock" w:date="2012-10-18T15:55:00Z">
        <w:r w:rsidR="0084788F">
          <w:rPr>
            <w:rFonts w:ascii="Times New Roman" w:hAnsi="Times New Roman"/>
            <w:i/>
          </w:rPr>
          <w:t>Script</w:t>
        </w:r>
        <w:r w:rsidR="0084788F" w:rsidRPr="00E77497">
          <w:t xml:space="preserve"> </w:t>
        </w:r>
      </w:ins>
      <w:r w:rsidRPr="00E77497">
        <w:t xml:space="preserve">containing the error.  An implementation must report early errors in a </w:t>
      </w:r>
      <w:del w:id="40837" w:author="Rev 11 Allen Wirfs-Brock" w:date="2012-10-18T15:55:00Z">
        <w:r w:rsidRPr="00E77497" w:rsidDel="0084788F">
          <w:rPr>
            <w:rFonts w:ascii="Times New Roman" w:hAnsi="Times New Roman"/>
            <w:i/>
          </w:rPr>
          <w:delText>Program</w:delText>
        </w:r>
        <w:r w:rsidRPr="00E77497" w:rsidDel="0084788F">
          <w:delText xml:space="preserve"> </w:delText>
        </w:r>
      </w:del>
      <w:ins w:id="40838" w:author="Rev 11 Allen Wirfs-Brock" w:date="2012-10-18T15:55:00Z">
        <w:r w:rsidR="0084788F">
          <w:rPr>
            <w:rFonts w:ascii="Times New Roman" w:hAnsi="Times New Roman"/>
            <w:i/>
          </w:rPr>
          <w:t>Script</w:t>
        </w:r>
        <w:r w:rsidR="0084788F" w:rsidRPr="00E77497">
          <w:t xml:space="preserve"> </w:t>
        </w:r>
      </w:ins>
      <w:r w:rsidRPr="00E77497">
        <w:t xml:space="preserve">prior to the first evaluation of that </w:t>
      </w:r>
      <w:del w:id="40839" w:author="Rev 11 Allen Wirfs-Brock" w:date="2012-10-18T15:55:00Z">
        <w:r w:rsidRPr="00E77497" w:rsidDel="0084788F">
          <w:rPr>
            <w:rFonts w:ascii="Times New Roman" w:hAnsi="Times New Roman"/>
            <w:i/>
          </w:rPr>
          <w:delText>Program</w:delText>
        </w:r>
      </w:del>
      <w:ins w:id="40840" w:author="Rev 11 Allen Wirfs-Brock" w:date="2012-10-18T15:55:00Z">
        <w:r w:rsidR="0084788F">
          <w:rPr>
            <w:rFonts w:ascii="Times New Roman" w:hAnsi="Times New Roman"/>
            <w:i/>
          </w:rPr>
          <w:t>Script</w:t>
        </w:r>
      </w:ins>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rsidR="004C02EF" w:rsidRPr="00E77497" w:rsidRDefault="004C02EF" w:rsidP="004C02EF">
      <w:r w:rsidRPr="00E77497">
        <w:t>An implementation must treat any instance of the following kinds of errors as an early error:</w:t>
      </w:r>
    </w:p>
    <w:p w:rsidR="004C02EF" w:rsidRPr="00E77497" w:rsidRDefault="004C02EF" w:rsidP="004C02EF">
      <w:pPr>
        <w:numPr>
          <w:ilvl w:val="0"/>
          <w:numId w:val="41"/>
        </w:numPr>
        <w:contextualSpacing/>
      </w:pPr>
      <w:r w:rsidRPr="00E77497">
        <w:t>Any syntax error.</w:t>
      </w:r>
    </w:p>
    <w:p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rsidR="004C02EF" w:rsidRPr="00E77497" w:rsidRDefault="004C02EF" w:rsidP="004C02EF">
      <w:pPr>
        <w:numPr>
          <w:ilvl w:val="0"/>
          <w:numId w:val="41"/>
        </w:numPr>
        <w:contextualSpacing/>
      </w:pPr>
      <w:r w:rsidRPr="00E77497">
        <w:t>Errors in regular expression literals that are not implementation-defined syntax extensions.</w:t>
      </w:r>
    </w:p>
    <w:p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rsidR="004C02EF" w:rsidRPr="00E77497" w:rsidRDefault="004C02EF" w:rsidP="004C02EF">
      <w:r w:rsidRPr="00E77497">
        <w:lastRenderedPageBreak/>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rsidR="004C02EF" w:rsidRPr="00E77497" w:rsidRDefault="004C02EF" w:rsidP="004C02EF">
      <w:r w:rsidRPr="00E77497">
        <w:t>An implementation shall report all errors as specified, except for the following:</w:t>
      </w:r>
    </w:p>
    <w:p w:rsidR="004C02EF" w:rsidRPr="00E77497" w:rsidRDefault="004C02EF" w:rsidP="0084788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del w:id="40841" w:author="Rev 11 Allen Wirfs-Brock" w:date="2012-10-18T15:56:00Z">
        <w:r w:rsidRPr="00E77497" w:rsidDel="0084788F">
          <w:rPr>
            <w:rFonts w:ascii="Arial" w:hAnsi="Arial"/>
          </w:rPr>
          <w:delText xml:space="preserve">program </w:delText>
        </w:r>
      </w:del>
      <w:ins w:id="40842" w:author="Rev 11 Allen Wirfs-Brock" w:date="2012-10-18T15:56:00Z">
        <w:r w:rsidR="0084788F">
          <w:rPr>
            <w:rFonts w:ascii="Arial" w:hAnsi="Arial"/>
          </w:rPr>
          <w:t>script</w:t>
        </w:r>
        <w:r w:rsidR="0084788F" w:rsidRPr="00E77497">
          <w:rPr>
            <w:rFonts w:ascii="Arial" w:hAnsi="Arial"/>
          </w:rPr>
          <w:t xml:space="preserve"> </w:t>
        </w:r>
      </w:ins>
      <w:r w:rsidRPr="00E77497">
        <w:rPr>
          <w:rFonts w:ascii="Arial" w:hAnsi="Arial"/>
        </w:rPr>
        <w:t xml:space="preserve">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del w:id="40843" w:author="Rev 11 Allen Wirfs-Brock" w:date="2012-10-18T15:56:00Z">
        <w:r w:rsidRPr="00E77497" w:rsidDel="0084788F">
          <w:rPr>
            <w:rFonts w:ascii="Arial" w:hAnsi="Arial"/>
          </w:rPr>
          <w:delText xml:space="preserve">program </w:delText>
        </w:r>
      </w:del>
      <w:ins w:id="40844" w:author="Rev 11 Allen Wirfs-Brock" w:date="2012-10-18T15:56:00Z">
        <w:r w:rsidR="0084788F">
          <w:rPr>
            <w:rFonts w:ascii="Arial" w:hAnsi="Arial"/>
          </w:rPr>
          <w:t>script</w:t>
        </w:r>
        <w:r w:rsidR="0084788F" w:rsidRPr="00E77497">
          <w:rPr>
            <w:rFonts w:ascii="Arial" w:hAnsi="Arial"/>
          </w:rPr>
          <w:t xml:space="preserve"> </w:t>
        </w:r>
      </w:ins>
      <w:r w:rsidRPr="00E77497">
        <w:rPr>
          <w:rFonts w:ascii="Arial" w:hAnsi="Arial"/>
        </w:rPr>
        <w:t>syntax or regular expression pattern or flag syntax.</w:t>
      </w:r>
    </w:p>
    <w:p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rsidR="00990F07" w:rsidRPr="00E77497" w:rsidRDefault="00990F07" w:rsidP="00990F07"/>
    <w:p w:rsidR="00787AF9" w:rsidRPr="00E77497" w:rsidRDefault="00787AF9" w:rsidP="00990F07">
      <w:r w:rsidRPr="00E77497">
        <w:br w:type="page"/>
      </w:r>
    </w:p>
    <w:p w:rsidR="0026283E" w:rsidRPr="00E77497" w:rsidRDefault="0026283E" w:rsidP="0026283E">
      <w:pPr>
        <w:pStyle w:val="ANNEX"/>
      </w:pPr>
      <w:r w:rsidRPr="00E77497">
        <w:rPr>
          <w:b w:val="0"/>
        </w:rPr>
        <w:lastRenderedPageBreak/>
        <w:br/>
      </w:r>
      <w:bookmarkStart w:id="40845" w:name="_Toc339020539"/>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40846"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0847"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0848" w:author="Rev 10 Allen Wirfs-Brock" w:date="2012-09-27T11:49:00Z">
        <w:r w:rsidRPr="00E77497">
          <w:rPr>
            <w:b w:val="0"/>
          </w:rPr>
          <w:fldChar w:fldCharType="end"/>
        </w:r>
      </w:del>
      <w:r w:rsidRPr="00E77497">
        <w:br/>
      </w:r>
      <w:r w:rsidRPr="00E77497">
        <w:br/>
      </w:r>
      <w:r w:rsidR="00990F07" w:rsidRPr="00E77497">
        <w:t>Grammar Summary</w:t>
      </w:r>
      <w:bookmarkEnd w:id="40845"/>
    </w:p>
    <w:p w:rsidR="00E80769" w:rsidRPr="00E77497" w:rsidRDefault="00E80769" w:rsidP="00E80769">
      <w:pPr>
        <w:pStyle w:val="a2"/>
        <w:tabs>
          <w:tab w:val="clear" w:pos="500"/>
          <w:tab w:val="clear" w:pos="720"/>
          <w:tab w:val="left" w:pos="567"/>
        </w:tabs>
      </w:pPr>
      <w:bookmarkStart w:id="40849" w:name="_Toc472818972"/>
      <w:bookmarkStart w:id="40850" w:name="_Toc474641686"/>
      <w:bookmarkStart w:id="40851" w:name="_Toc235503554"/>
      <w:bookmarkStart w:id="40852" w:name="_Toc236208643"/>
      <w:bookmarkStart w:id="40853" w:name="_Toc241509329"/>
      <w:bookmarkStart w:id="40854" w:name="_Toc241557806"/>
      <w:bookmarkStart w:id="40855" w:name="_Toc244416816"/>
      <w:bookmarkStart w:id="40856" w:name="_Toc244657756"/>
      <w:bookmarkStart w:id="40857" w:name="_Toc246652496"/>
      <w:bookmarkStart w:id="40858" w:name="_Toc253562045"/>
      <w:bookmarkStart w:id="40859" w:name="_Toc268506061"/>
      <w:bookmarkStart w:id="40860" w:name="_Toc276631180"/>
      <w:bookmarkStart w:id="40861" w:name="_Toc277944224"/>
      <w:bookmarkStart w:id="40862" w:name="_Toc153968569"/>
      <w:bookmarkStart w:id="40863" w:name="_Toc339020540"/>
      <w:r w:rsidRPr="00E77497">
        <w:t>Lexical Grammar</w:t>
      </w:r>
      <w:bookmarkEnd w:id="40849"/>
      <w:bookmarkEnd w:id="40850"/>
      <w:bookmarkEnd w:id="40851"/>
      <w:bookmarkEnd w:id="40852"/>
      <w:bookmarkEnd w:id="40853"/>
      <w:bookmarkEnd w:id="40854"/>
      <w:bookmarkEnd w:id="40855"/>
      <w:bookmarkEnd w:id="40856"/>
      <w:bookmarkEnd w:id="40857"/>
      <w:bookmarkEnd w:id="40858"/>
      <w:bookmarkEnd w:id="40859"/>
      <w:bookmarkEnd w:id="40860"/>
      <w:bookmarkEnd w:id="40861"/>
      <w:bookmarkEnd w:id="40862"/>
      <w:bookmarkEnd w:id="40863"/>
    </w:p>
    <w:p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rsidR="00E80769" w:rsidRPr="00E77497" w:rsidRDefault="00E80769" w:rsidP="00E80769">
      <w:pPr>
        <w:pStyle w:val="SyntaxDefinition"/>
      </w:pPr>
      <w:r w:rsidRPr="00E77497">
        <w:t>MultiLineComment</w:t>
      </w:r>
      <w:r w:rsidRPr="00E77497">
        <w:br/>
        <w:t>SingleLineComment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MultiLineComment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IdentifierName IdentifierPart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IdentifierPart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rsidTr="006E1632">
        <w:trPr>
          <w:trHeight w:hRule="exact" w:val="240"/>
        </w:trPr>
        <w:tc>
          <w:tcPr>
            <w:tcW w:w="1895" w:type="dxa"/>
          </w:tcPr>
          <w:p w:rsidR="00E80769" w:rsidRPr="00E77497" w:rsidRDefault="00E80769" w:rsidP="00B46C10">
            <w:pPr>
              <w:pStyle w:val="SyntaxOneOf"/>
            </w:pPr>
            <w:r w:rsidRPr="00E77497">
              <w:t>break</w:t>
            </w:r>
          </w:p>
        </w:tc>
        <w:tc>
          <w:tcPr>
            <w:tcW w:w="1895" w:type="dxa"/>
          </w:tcPr>
          <w:p w:rsidR="00E80769" w:rsidRPr="00E77497" w:rsidRDefault="00E80769" w:rsidP="00B46C10">
            <w:pPr>
              <w:pStyle w:val="SyntaxOneOf"/>
            </w:pPr>
            <w:r w:rsidRPr="00E77497">
              <w:t>do</w:t>
            </w:r>
            <w:r w:rsidRPr="00E77497" w:rsidDel="009E4B6C">
              <w:t xml:space="preserve"> </w:t>
            </w:r>
          </w:p>
        </w:tc>
        <w:tc>
          <w:tcPr>
            <w:tcW w:w="1895" w:type="dxa"/>
          </w:tcPr>
          <w:p w:rsidR="00E80769" w:rsidRPr="00E77497" w:rsidRDefault="00E80769" w:rsidP="00B46C10">
            <w:pPr>
              <w:pStyle w:val="SyntaxOneOf"/>
            </w:pPr>
            <w:r w:rsidRPr="00E77497">
              <w:t>instanceof</w:t>
            </w:r>
            <w:r w:rsidRPr="00E77497" w:rsidDel="009E4B6C">
              <w:t xml:space="preserve"> </w:t>
            </w:r>
          </w:p>
        </w:tc>
        <w:tc>
          <w:tcPr>
            <w:tcW w:w="1895" w:type="dxa"/>
          </w:tcPr>
          <w:p w:rsidR="00E80769" w:rsidRPr="00E77497" w:rsidRDefault="00E80769" w:rsidP="00B46C10">
            <w:pPr>
              <w:pStyle w:val="SyntaxOneOf"/>
            </w:pPr>
            <w:r w:rsidRPr="00E77497">
              <w:t>typeof</w:t>
            </w:r>
            <w:r w:rsidRPr="00E77497" w:rsidDel="009E4B6C">
              <w:t xml:space="preserve"> </w:t>
            </w:r>
          </w:p>
        </w:tc>
      </w:tr>
      <w:tr w:rsidR="00E80769" w:rsidRPr="00E77497" w:rsidTr="006E1632">
        <w:trPr>
          <w:trHeight w:hRule="exact" w:val="240"/>
        </w:trPr>
        <w:tc>
          <w:tcPr>
            <w:tcW w:w="1895" w:type="dxa"/>
          </w:tcPr>
          <w:p w:rsidR="00E80769" w:rsidRPr="00E77497" w:rsidRDefault="00E80769" w:rsidP="00B46C10">
            <w:pPr>
              <w:pStyle w:val="SyntaxOneOf"/>
            </w:pPr>
            <w:r w:rsidRPr="00E77497">
              <w:t>case</w:t>
            </w:r>
          </w:p>
        </w:tc>
        <w:tc>
          <w:tcPr>
            <w:tcW w:w="1895" w:type="dxa"/>
          </w:tcPr>
          <w:p w:rsidR="00E80769" w:rsidRPr="00E77497" w:rsidRDefault="00E80769" w:rsidP="00B46C10">
            <w:pPr>
              <w:pStyle w:val="SyntaxOneOf"/>
            </w:pPr>
            <w:r w:rsidRPr="00E77497">
              <w:t>else</w:t>
            </w:r>
          </w:p>
        </w:tc>
        <w:tc>
          <w:tcPr>
            <w:tcW w:w="1895" w:type="dxa"/>
          </w:tcPr>
          <w:p w:rsidR="00E80769" w:rsidRPr="00E77497" w:rsidRDefault="00E80769" w:rsidP="00B46C10">
            <w:pPr>
              <w:pStyle w:val="SyntaxOneOf"/>
            </w:pPr>
            <w:r w:rsidRPr="00E77497">
              <w:t>new</w:t>
            </w:r>
          </w:p>
        </w:tc>
        <w:tc>
          <w:tcPr>
            <w:tcW w:w="1895" w:type="dxa"/>
          </w:tcPr>
          <w:p w:rsidR="00E80769" w:rsidRPr="00E77497" w:rsidRDefault="00E80769" w:rsidP="00B46C10">
            <w:pPr>
              <w:pStyle w:val="SyntaxOneOf"/>
            </w:pPr>
            <w:r w:rsidRPr="00E77497">
              <w:t>var</w:t>
            </w:r>
          </w:p>
        </w:tc>
      </w:tr>
      <w:tr w:rsidR="00E80769" w:rsidRPr="00E77497" w:rsidTr="006E1632">
        <w:trPr>
          <w:trHeight w:hRule="exact" w:val="240"/>
        </w:trPr>
        <w:tc>
          <w:tcPr>
            <w:tcW w:w="1895" w:type="dxa"/>
          </w:tcPr>
          <w:p w:rsidR="00E80769" w:rsidRPr="00E77497" w:rsidRDefault="00E80769" w:rsidP="00B46C10">
            <w:pPr>
              <w:pStyle w:val="SyntaxOneOf"/>
            </w:pPr>
            <w:r w:rsidRPr="00E77497">
              <w:t>catch</w:t>
            </w:r>
          </w:p>
        </w:tc>
        <w:tc>
          <w:tcPr>
            <w:tcW w:w="1895" w:type="dxa"/>
          </w:tcPr>
          <w:p w:rsidR="00E80769" w:rsidRPr="00E77497" w:rsidRDefault="00E80769" w:rsidP="00B46C10">
            <w:pPr>
              <w:pStyle w:val="SyntaxOneOf"/>
            </w:pPr>
            <w:r w:rsidRPr="00E77497">
              <w:t>finally</w:t>
            </w:r>
          </w:p>
        </w:tc>
        <w:tc>
          <w:tcPr>
            <w:tcW w:w="1895" w:type="dxa"/>
          </w:tcPr>
          <w:p w:rsidR="00E80769" w:rsidRPr="00E77497" w:rsidRDefault="00E80769" w:rsidP="00B46C10">
            <w:pPr>
              <w:pStyle w:val="SyntaxOneOf"/>
            </w:pPr>
            <w:r w:rsidRPr="00E77497">
              <w:t>return</w:t>
            </w:r>
          </w:p>
        </w:tc>
        <w:tc>
          <w:tcPr>
            <w:tcW w:w="1895" w:type="dxa"/>
          </w:tcPr>
          <w:p w:rsidR="00E80769" w:rsidRPr="00E77497" w:rsidRDefault="00E80769" w:rsidP="00B46C10">
            <w:pPr>
              <w:pStyle w:val="SyntaxOneOf"/>
            </w:pPr>
            <w:r w:rsidRPr="00E77497">
              <w:t>void</w:t>
            </w:r>
          </w:p>
        </w:tc>
      </w:tr>
      <w:tr w:rsidR="00E80769" w:rsidRPr="00E77497" w:rsidTr="006E1632">
        <w:trPr>
          <w:trHeight w:hRule="exact" w:val="240"/>
        </w:trPr>
        <w:tc>
          <w:tcPr>
            <w:tcW w:w="1895" w:type="dxa"/>
          </w:tcPr>
          <w:p w:rsidR="00E80769" w:rsidRPr="00E77497" w:rsidRDefault="00E80769" w:rsidP="00B46C10">
            <w:pPr>
              <w:pStyle w:val="SyntaxOneOf"/>
            </w:pPr>
            <w:r w:rsidRPr="00E77497">
              <w:t>continue</w:t>
            </w:r>
          </w:p>
        </w:tc>
        <w:tc>
          <w:tcPr>
            <w:tcW w:w="1895" w:type="dxa"/>
          </w:tcPr>
          <w:p w:rsidR="00E80769" w:rsidRPr="00E77497" w:rsidRDefault="00E80769" w:rsidP="00B46C10">
            <w:pPr>
              <w:pStyle w:val="SyntaxOneOf"/>
            </w:pPr>
            <w:r w:rsidRPr="00E77497">
              <w:t>for</w:t>
            </w:r>
          </w:p>
        </w:tc>
        <w:tc>
          <w:tcPr>
            <w:tcW w:w="1895" w:type="dxa"/>
          </w:tcPr>
          <w:p w:rsidR="00E80769" w:rsidRPr="00E77497" w:rsidRDefault="00E80769" w:rsidP="00B46C10">
            <w:pPr>
              <w:pStyle w:val="SyntaxOneOf"/>
            </w:pPr>
            <w:r w:rsidRPr="00E77497">
              <w:t>switch</w:t>
            </w:r>
          </w:p>
        </w:tc>
        <w:tc>
          <w:tcPr>
            <w:tcW w:w="1895" w:type="dxa"/>
          </w:tcPr>
          <w:p w:rsidR="00E80769" w:rsidRPr="00E77497" w:rsidRDefault="00E80769" w:rsidP="00B46C10">
            <w:pPr>
              <w:pStyle w:val="SyntaxOneOf"/>
            </w:pPr>
            <w:r w:rsidRPr="00E77497">
              <w:t>while</w:t>
            </w:r>
          </w:p>
        </w:tc>
      </w:tr>
      <w:tr w:rsidR="00E80769" w:rsidRPr="00E77497" w:rsidTr="006E1632">
        <w:trPr>
          <w:trHeight w:hRule="exact" w:val="240"/>
        </w:trPr>
        <w:tc>
          <w:tcPr>
            <w:tcW w:w="1895" w:type="dxa"/>
          </w:tcPr>
          <w:p w:rsidR="00E80769" w:rsidRPr="00E77497" w:rsidRDefault="00E80769" w:rsidP="00B46C10">
            <w:pPr>
              <w:pStyle w:val="SyntaxOneOf"/>
            </w:pPr>
            <w:r w:rsidRPr="00E77497">
              <w:t>debugger</w:t>
            </w:r>
            <w:r w:rsidRPr="00E77497" w:rsidDel="009E4B6C">
              <w:t xml:space="preserve"> </w:t>
            </w:r>
          </w:p>
        </w:tc>
        <w:tc>
          <w:tcPr>
            <w:tcW w:w="1895" w:type="dxa"/>
          </w:tcPr>
          <w:p w:rsidR="00E80769" w:rsidRPr="00E77497" w:rsidRDefault="00E80769" w:rsidP="00B46C10">
            <w:pPr>
              <w:pStyle w:val="SyntaxOneOf"/>
            </w:pPr>
            <w:r w:rsidRPr="00E77497">
              <w:t>function</w:t>
            </w:r>
          </w:p>
        </w:tc>
        <w:tc>
          <w:tcPr>
            <w:tcW w:w="1895" w:type="dxa"/>
          </w:tcPr>
          <w:p w:rsidR="00E80769" w:rsidRPr="00E77497" w:rsidRDefault="00E80769" w:rsidP="00B46C10">
            <w:pPr>
              <w:pStyle w:val="SyntaxOneOf"/>
            </w:pPr>
            <w:r w:rsidRPr="00E77497">
              <w:t>this</w:t>
            </w:r>
          </w:p>
        </w:tc>
        <w:tc>
          <w:tcPr>
            <w:tcW w:w="1895" w:type="dxa"/>
          </w:tcPr>
          <w:p w:rsidR="00E80769" w:rsidRPr="00E77497" w:rsidRDefault="00E80769" w:rsidP="00B46C10">
            <w:pPr>
              <w:pStyle w:val="SyntaxOneOf"/>
            </w:pPr>
            <w:r w:rsidRPr="00E77497">
              <w:t>with</w:t>
            </w:r>
          </w:p>
        </w:tc>
      </w:tr>
      <w:tr w:rsidR="00E80769" w:rsidRPr="00E77497" w:rsidTr="006E1632">
        <w:trPr>
          <w:trHeight w:hRule="exact" w:val="240"/>
        </w:trPr>
        <w:tc>
          <w:tcPr>
            <w:tcW w:w="1895" w:type="dxa"/>
          </w:tcPr>
          <w:p w:rsidR="00E80769" w:rsidRPr="00E77497" w:rsidRDefault="00E80769" w:rsidP="00B46C10">
            <w:pPr>
              <w:pStyle w:val="SyntaxOneOf"/>
            </w:pPr>
            <w:r w:rsidRPr="00E77497">
              <w:t>default</w:t>
            </w:r>
          </w:p>
        </w:tc>
        <w:tc>
          <w:tcPr>
            <w:tcW w:w="1895" w:type="dxa"/>
          </w:tcPr>
          <w:p w:rsidR="00E80769" w:rsidRPr="00E77497" w:rsidRDefault="00E80769" w:rsidP="00B46C10">
            <w:pPr>
              <w:pStyle w:val="SyntaxOneOf"/>
            </w:pPr>
            <w:r w:rsidRPr="00E77497">
              <w:t>if</w:t>
            </w:r>
          </w:p>
        </w:tc>
        <w:tc>
          <w:tcPr>
            <w:tcW w:w="1895" w:type="dxa"/>
          </w:tcPr>
          <w:p w:rsidR="00E80769" w:rsidRPr="00E77497" w:rsidRDefault="00E80769" w:rsidP="00B46C10">
            <w:pPr>
              <w:pStyle w:val="SyntaxOneOf"/>
            </w:pPr>
            <w:r w:rsidRPr="00E77497">
              <w:t>throw</w:t>
            </w:r>
          </w:p>
        </w:tc>
        <w:tc>
          <w:tcPr>
            <w:tcW w:w="1895" w:type="dxa"/>
          </w:tcPr>
          <w:p w:rsidR="00E80769" w:rsidRPr="00E77497" w:rsidRDefault="00E80769" w:rsidP="00B46C10">
            <w:pPr>
              <w:pStyle w:val="SyntaxOneOf"/>
            </w:pPr>
          </w:p>
        </w:tc>
      </w:tr>
      <w:tr w:rsidR="00E80769" w:rsidRPr="00E77497" w:rsidTr="006E1632">
        <w:trPr>
          <w:trHeight w:hRule="exact" w:val="240"/>
        </w:trPr>
        <w:tc>
          <w:tcPr>
            <w:tcW w:w="1895" w:type="dxa"/>
          </w:tcPr>
          <w:p w:rsidR="00E80769" w:rsidRPr="00E77497" w:rsidRDefault="00E80769" w:rsidP="00B46C10">
            <w:pPr>
              <w:pStyle w:val="SyntaxOneOf"/>
            </w:pPr>
            <w:r w:rsidRPr="00E77497">
              <w:t>delete</w:t>
            </w:r>
          </w:p>
        </w:tc>
        <w:tc>
          <w:tcPr>
            <w:tcW w:w="1895" w:type="dxa"/>
          </w:tcPr>
          <w:p w:rsidR="00E80769" w:rsidRPr="00E77497" w:rsidRDefault="00E80769" w:rsidP="00B46C10">
            <w:pPr>
              <w:pStyle w:val="SyntaxOneOf"/>
            </w:pPr>
            <w:r w:rsidRPr="00E77497">
              <w:t>in</w:t>
            </w:r>
          </w:p>
        </w:tc>
        <w:tc>
          <w:tcPr>
            <w:tcW w:w="1895" w:type="dxa"/>
          </w:tcPr>
          <w:p w:rsidR="00E80769" w:rsidRPr="00E77497" w:rsidRDefault="00E80769" w:rsidP="00B46C10">
            <w:pPr>
              <w:pStyle w:val="SyntaxOneOf"/>
            </w:pPr>
            <w:r w:rsidRPr="00E77497">
              <w:t>try</w:t>
            </w:r>
          </w:p>
        </w:tc>
        <w:tc>
          <w:tcPr>
            <w:tcW w:w="1895"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rsidTr="006E1632">
        <w:trPr>
          <w:trHeight w:hRule="exact" w:val="240"/>
        </w:trPr>
        <w:tc>
          <w:tcPr>
            <w:tcW w:w="1895" w:type="dxa"/>
          </w:tcPr>
          <w:p w:rsidR="00E80769" w:rsidRPr="00E77497" w:rsidRDefault="00E80769" w:rsidP="00B46C10">
            <w:pPr>
              <w:pStyle w:val="SyntaxOneOf"/>
              <w:keepNext/>
            </w:pPr>
            <w:r w:rsidRPr="00E77497">
              <w:t>class</w:t>
            </w:r>
          </w:p>
        </w:tc>
        <w:tc>
          <w:tcPr>
            <w:tcW w:w="1895" w:type="dxa"/>
          </w:tcPr>
          <w:p w:rsidR="00E80769" w:rsidRPr="00E77497" w:rsidRDefault="00E80769" w:rsidP="00B46C10">
            <w:pPr>
              <w:pStyle w:val="SyntaxOneOf"/>
              <w:keepNext/>
            </w:pPr>
            <w:r w:rsidRPr="00E77497">
              <w:t>enum</w:t>
            </w:r>
          </w:p>
        </w:tc>
        <w:tc>
          <w:tcPr>
            <w:tcW w:w="1895" w:type="dxa"/>
          </w:tcPr>
          <w:p w:rsidR="00E80769" w:rsidRPr="00E77497" w:rsidRDefault="00E80769" w:rsidP="00B46C10">
            <w:pPr>
              <w:pStyle w:val="SyntaxOneOf"/>
              <w:keepNext/>
            </w:pPr>
            <w:r w:rsidRPr="00E77497">
              <w:t>extends</w:t>
            </w:r>
          </w:p>
        </w:tc>
        <w:tc>
          <w:tcPr>
            <w:tcW w:w="1895" w:type="dxa"/>
          </w:tcPr>
          <w:p w:rsidR="00E80769" w:rsidRPr="00E77497" w:rsidRDefault="00E80769" w:rsidP="00B46C10">
            <w:pPr>
              <w:pStyle w:val="SyntaxOneOf"/>
              <w:keepNext/>
            </w:pPr>
            <w:r w:rsidRPr="00E77497">
              <w:t>super</w:t>
            </w:r>
          </w:p>
        </w:tc>
      </w:tr>
      <w:tr w:rsidR="00E80769" w:rsidRPr="00E77497" w:rsidTr="006E1632">
        <w:trPr>
          <w:trHeight w:hRule="exact" w:val="240"/>
        </w:trPr>
        <w:tc>
          <w:tcPr>
            <w:tcW w:w="1895" w:type="dxa"/>
          </w:tcPr>
          <w:p w:rsidR="00E80769" w:rsidRPr="00E77497" w:rsidRDefault="00E80769" w:rsidP="00B46C10">
            <w:pPr>
              <w:pStyle w:val="SyntaxOneOf"/>
            </w:pPr>
            <w:r w:rsidRPr="00E77497">
              <w:t>const</w:t>
            </w:r>
          </w:p>
        </w:tc>
        <w:tc>
          <w:tcPr>
            <w:tcW w:w="1895" w:type="dxa"/>
          </w:tcPr>
          <w:p w:rsidR="00E80769" w:rsidRPr="00E77497" w:rsidRDefault="00E80769" w:rsidP="00B46C10">
            <w:pPr>
              <w:pStyle w:val="SyntaxOneOf"/>
            </w:pPr>
            <w:r w:rsidRPr="00E77497">
              <w:t>export</w:t>
            </w:r>
          </w:p>
        </w:tc>
        <w:tc>
          <w:tcPr>
            <w:tcW w:w="1895" w:type="dxa"/>
          </w:tcPr>
          <w:p w:rsidR="00E80769" w:rsidRPr="00E77497" w:rsidRDefault="00E80769" w:rsidP="00B46C10">
            <w:pPr>
              <w:pStyle w:val="SyntaxOneOf"/>
            </w:pPr>
            <w:r w:rsidRPr="00E77497">
              <w:t>import</w:t>
            </w:r>
            <w:r w:rsidRPr="00E77497">
              <w:br/>
            </w:r>
          </w:p>
        </w:tc>
        <w:tc>
          <w:tcPr>
            <w:tcW w:w="1895" w:type="dxa"/>
          </w:tcPr>
          <w:p w:rsidR="00E80769" w:rsidRPr="00E77497" w:rsidRDefault="00E80769" w:rsidP="00B46C10">
            <w:pPr>
              <w:pStyle w:val="SyntaxOneOf"/>
            </w:pPr>
          </w:p>
        </w:tc>
      </w:tr>
    </w:tbl>
    <w:p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rsidTr="006E1632">
        <w:trPr>
          <w:trHeight w:hRule="exact" w:val="240"/>
        </w:trPr>
        <w:tc>
          <w:tcPr>
            <w:tcW w:w="1891" w:type="dxa"/>
          </w:tcPr>
          <w:p w:rsidR="00E80769" w:rsidRPr="004D1BD1" w:rsidRDefault="00E80769" w:rsidP="00B46C10">
            <w:pPr>
              <w:pStyle w:val="SyntaxOneOf"/>
            </w:pPr>
            <w:r w:rsidRPr="004D1BD1">
              <w:t>implements</w:t>
            </w:r>
          </w:p>
        </w:tc>
        <w:tc>
          <w:tcPr>
            <w:tcW w:w="1891" w:type="dxa"/>
          </w:tcPr>
          <w:p w:rsidR="00E80769" w:rsidRPr="008B7F6F" w:rsidRDefault="00E80769" w:rsidP="00B46C10">
            <w:pPr>
              <w:pStyle w:val="SyntaxOneOf"/>
            </w:pPr>
            <w:r w:rsidRPr="008B7F6F">
              <w:t>let</w:t>
            </w:r>
          </w:p>
        </w:tc>
        <w:tc>
          <w:tcPr>
            <w:tcW w:w="1891" w:type="dxa"/>
          </w:tcPr>
          <w:p w:rsidR="00E80769" w:rsidRPr="006B6D0A" w:rsidRDefault="00E80769" w:rsidP="00B46C10">
            <w:pPr>
              <w:pStyle w:val="SyntaxOneOf"/>
            </w:pPr>
            <w:r w:rsidRPr="006B6D0A">
              <w:t>private</w:t>
            </w:r>
          </w:p>
        </w:tc>
        <w:tc>
          <w:tcPr>
            <w:tcW w:w="1891" w:type="dxa"/>
          </w:tcPr>
          <w:p w:rsidR="00E80769" w:rsidRPr="006B6D0A" w:rsidRDefault="00E80769" w:rsidP="00B46C10">
            <w:pPr>
              <w:pStyle w:val="SyntaxOneOf"/>
            </w:pPr>
            <w:r w:rsidRPr="006B6D0A">
              <w:t>public</w:t>
            </w:r>
          </w:p>
        </w:tc>
      </w:tr>
      <w:tr w:rsidR="00E80769" w:rsidRPr="00E77497" w:rsidTr="006E1632">
        <w:trPr>
          <w:trHeight w:hRule="exact" w:val="240"/>
        </w:trPr>
        <w:tc>
          <w:tcPr>
            <w:tcW w:w="1891" w:type="dxa"/>
          </w:tcPr>
          <w:p w:rsidR="00E80769" w:rsidRPr="00E77497" w:rsidRDefault="00E80769" w:rsidP="00B46C10">
            <w:pPr>
              <w:pStyle w:val="SyntaxOneOf"/>
            </w:pPr>
            <w:r w:rsidRPr="00E77497">
              <w:t>interface</w:t>
            </w:r>
          </w:p>
        </w:tc>
        <w:tc>
          <w:tcPr>
            <w:tcW w:w="1891" w:type="dxa"/>
          </w:tcPr>
          <w:p w:rsidR="00E80769" w:rsidRPr="00E77497" w:rsidRDefault="00E80769" w:rsidP="00B46C10">
            <w:pPr>
              <w:pStyle w:val="SyntaxOneOf"/>
            </w:pPr>
            <w:r w:rsidRPr="00E77497">
              <w:t>package</w:t>
            </w:r>
          </w:p>
        </w:tc>
        <w:tc>
          <w:tcPr>
            <w:tcW w:w="1891" w:type="dxa"/>
          </w:tcPr>
          <w:p w:rsidR="00E80769" w:rsidRPr="00E77497" w:rsidRDefault="00E80769" w:rsidP="00B46C10">
            <w:pPr>
              <w:pStyle w:val="SyntaxOneOf"/>
            </w:pPr>
            <w:r w:rsidRPr="00E77497">
              <w:t>protected</w:t>
            </w:r>
          </w:p>
        </w:tc>
        <w:tc>
          <w:tcPr>
            <w:tcW w:w="1891" w:type="dxa"/>
          </w:tcPr>
          <w:p w:rsidR="00E80769" w:rsidRPr="00E77497" w:rsidRDefault="00E80769" w:rsidP="00B46C10">
            <w:pPr>
              <w:pStyle w:val="SyntaxOneOf"/>
            </w:pPr>
            <w:r w:rsidRPr="00E77497">
              <w:t>static</w:t>
            </w:r>
          </w:p>
        </w:tc>
      </w:tr>
      <w:tr w:rsidR="00E80769" w:rsidRPr="00E77497" w:rsidTr="006E1632">
        <w:trPr>
          <w:trHeight w:hRule="exact" w:val="240"/>
        </w:trPr>
        <w:tc>
          <w:tcPr>
            <w:tcW w:w="1891" w:type="dxa"/>
          </w:tcPr>
          <w:p w:rsidR="00E80769" w:rsidRPr="00E77497" w:rsidRDefault="00E80769" w:rsidP="00B46C10">
            <w:pPr>
              <w:pStyle w:val="SyntaxOneOf"/>
            </w:pPr>
            <w:r w:rsidRPr="00E77497">
              <w:t>yield</w:t>
            </w: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w:t>
            </w:r>
          </w:p>
        </w:tc>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&lt;=</w:t>
            </w:r>
          </w:p>
        </w:tc>
      </w:tr>
      <w:tr w:rsidR="00E80769" w:rsidRPr="00E77497" w:rsidTr="006E1632">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&lt;&lt;</w:t>
            </w:r>
          </w:p>
        </w:tc>
        <w:tc>
          <w:tcPr>
            <w:tcW w:w="1263" w:type="dxa"/>
          </w:tcPr>
          <w:p w:rsidR="00E80769" w:rsidRPr="00E77497" w:rsidRDefault="00E80769" w:rsidP="00B46C10">
            <w:pPr>
              <w:pStyle w:val="SyntaxOneOf"/>
              <w:keepNext/>
            </w:pPr>
            <w:r w:rsidRPr="00E77497">
              <w:t>&gt;&gt;</w:t>
            </w:r>
          </w:p>
        </w:tc>
        <w:tc>
          <w:tcPr>
            <w:tcW w:w="1263" w:type="dxa"/>
          </w:tcPr>
          <w:p w:rsidR="00E80769" w:rsidRPr="00E77497" w:rsidRDefault="00E80769" w:rsidP="00B46C10">
            <w:pPr>
              <w:pStyle w:val="SyntaxOneOf"/>
              <w:keepNext/>
            </w:pPr>
            <w:r w:rsidRPr="00E77497">
              <w:t>&gt;&gt;&gt;</w:t>
            </w:r>
          </w:p>
        </w:tc>
        <w:tc>
          <w:tcPr>
            <w:tcW w:w="1263" w:type="dxa"/>
          </w:tcPr>
          <w:p w:rsidR="00E80769" w:rsidRPr="00E77497" w:rsidRDefault="00E80769" w:rsidP="00B46C10">
            <w:pPr>
              <w:pStyle w:val="SyntaxOneOf"/>
              <w:keepNext/>
            </w:pPr>
            <w:r w:rsidRPr="00E77497">
              <w:t>&amp;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&amp;&amp;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&lt;&lt;=</w:t>
            </w:r>
          </w:p>
        </w:tc>
      </w:tr>
      <w:tr w:rsidR="00E80769" w:rsidRPr="00E77497" w:rsidTr="006E1632">
        <w:tc>
          <w:tcPr>
            <w:tcW w:w="1263" w:type="dxa"/>
          </w:tcPr>
          <w:p w:rsidR="00E80769" w:rsidRPr="00E77497" w:rsidRDefault="00E80769" w:rsidP="00B46C10">
            <w:pPr>
              <w:pStyle w:val="SyntaxOneOf"/>
            </w:pPr>
            <w:r w:rsidRPr="00E77497">
              <w:t>&gt;&gt;=</w:t>
            </w:r>
          </w:p>
        </w:tc>
        <w:tc>
          <w:tcPr>
            <w:tcW w:w="1263" w:type="dxa"/>
          </w:tcPr>
          <w:p w:rsidR="00E80769" w:rsidRPr="00E77497" w:rsidRDefault="00E80769" w:rsidP="00B46C10">
            <w:pPr>
              <w:pStyle w:val="SyntaxOneOf"/>
            </w:pPr>
            <w:r w:rsidRPr="00E77497">
              <w:t>&gt;&gt;&gt;=</w:t>
            </w:r>
          </w:p>
        </w:tc>
        <w:tc>
          <w:tcPr>
            <w:tcW w:w="1263" w:type="dxa"/>
          </w:tcPr>
          <w:p w:rsidR="00E80769" w:rsidRPr="00E77497" w:rsidRDefault="00E80769" w:rsidP="00B46C10">
            <w:pPr>
              <w:pStyle w:val="SyntaxOneOf"/>
            </w:pPr>
            <w:r w:rsidRPr="00E77497">
              <w:t>&amp;=</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SyntaxRule"/>
      </w:pPr>
    </w:p>
    <w:p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rsidTr="006E1632">
        <w:tc>
          <w:tcPr>
            <w:tcW w:w="1422" w:type="dxa"/>
          </w:tcPr>
          <w:p w:rsidR="00E80769" w:rsidRPr="00E77497" w:rsidRDefault="00E80769" w:rsidP="00B46C10">
            <w:pPr>
              <w:pStyle w:val="SyntaxOneOf"/>
            </w:pPr>
            <w:r w:rsidRPr="00E77497">
              <w:t>/</w:t>
            </w:r>
          </w:p>
        </w:tc>
        <w:tc>
          <w:tcPr>
            <w:tcW w:w="1104" w:type="dxa"/>
          </w:tcPr>
          <w:p w:rsidR="00E80769" w:rsidRPr="00E77497" w:rsidRDefault="00E80769" w:rsidP="00B46C10">
            <w:pPr>
              <w:pStyle w:val="SyntaxOneOf"/>
              <w:jc w:val="left"/>
            </w:pPr>
            <w:r w:rsidRPr="00E77497">
              <w:t>/=</w:t>
            </w: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DecimalLiteral</w:t>
      </w:r>
      <w:r w:rsidRPr="00E77497">
        <w:br/>
        <w:t>HexIntegerLiteral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pPr>
      <w:r w:rsidRPr="00E77497">
        <w:t>ExponentIndicator SignedInteger</w:t>
      </w:r>
    </w:p>
    <w:p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pPr>
      <w:r w:rsidRPr="00E77497">
        <w:rPr>
          <w:rFonts w:ascii="Courier New" w:hAnsi="Courier New" w:cs="Courier New"/>
          <w:b/>
          <w:i w:val="0"/>
        </w:rPr>
        <w:t>0 1 2 3 4 5 6 7 8 9 a b c d e f A B C D E F</w:t>
      </w:r>
    </w:p>
    <w:p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NonEscapeCharacter</w:t>
      </w:r>
    </w:p>
    <w:p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rsidR="00E80769" w:rsidRPr="00E77497" w:rsidRDefault="00E80769" w:rsidP="00E80769">
      <w:pPr>
        <w:pStyle w:val="SyntaxRule"/>
        <w:rPr>
          <w:rFonts w:ascii="Arial" w:hAnsi="Arial"/>
        </w:rPr>
      </w:pPr>
      <w:r w:rsidRPr="00E77497">
        <w:lastRenderedPageBreak/>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 xml:space="preserve">x </w:t>
      </w:r>
      <w:r w:rsidRPr="00E77497">
        <w:t>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RegularExpressionFirstChar RegularExpressionChars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rsidR="00E80769" w:rsidRPr="00E77497" w:rsidRDefault="00E80769" w:rsidP="00E80769">
      <w:pPr>
        <w:pStyle w:val="a2"/>
        <w:tabs>
          <w:tab w:val="clear" w:pos="500"/>
          <w:tab w:val="clear" w:pos="720"/>
          <w:tab w:val="left" w:pos="567"/>
        </w:tabs>
      </w:pPr>
      <w:bookmarkStart w:id="40864" w:name="_Toc472818973"/>
      <w:bookmarkStart w:id="40865" w:name="_Toc474641687"/>
      <w:bookmarkStart w:id="40866" w:name="_Toc235503555"/>
      <w:bookmarkStart w:id="40867" w:name="_Toc236208644"/>
      <w:bookmarkStart w:id="40868" w:name="_Toc241509330"/>
      <w:bookmarkStart w:id="40869" w:name="_Toc241557807"/>
      <w:bookmarkStart w:id="40870" w:name="_Toc244416817"/>
      <w:bookmarkStart w:id="40871" w:name="_Toc244657757"/>
      <w:bookmarkStart w:id="40872" w:name="_Toc246652497"/>
      <w:bookmarkStart w:id="40873" w:name="_Toc253562046"/>
      <w:bookmarkStart w:id="40874" w:name="_Toc268506062"/>
      <w:bookmarkStart w:id="40875" w:name="_Toc276631181"/>
      <w:bookmarkStart w:id="40876" w:name="_Toc277944225"/>
      <w:bookmarkStart w:id="40877" w:name="_Toc153968570"/>
      <w:bookmarkStart w:id="40878" w:name="_Toc339020541"/>
      <w:r w:rsidRPr="00E77497">
        <w:t>Number Conversions</w:t>
      </w:r>
      <w:bookmarkEnd w:id="40864"/>
      <w:bookmarkEnd w:id="40865"/>
      <w:bookmarkEnd w:id="40866"/>
      <w:bookmarkEnd w:id="40867"/>
      <w:bookmarkEnd w:id="40868"/>
      <w:bookmarkEnd w:id="40869"/>
      <w:bookmarkEnd w:id="40870"/>
      <w:bookmarkEnd w:id="40871"/>
      <w:bookmarkEnd w:id="40872"/>
      <w:bookmarkEnd w:id="40873"/>
      <w:bookmarkEnd w:id="40874"/>
      <w:bookmarkEnd w:id="40875"/>
      <w:bookmarkEnd w:id="40876"/>
      <w:bookmarkEnd w:id="40877"/>
      <w:bookmarkEnd w:id="40878"/>
    </w:p>
    <w:p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ins w:id="40879"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ins w:id="40880"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ins w:id="40881"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WhiteSpace</w:t>
      </w:r>
      <w:r w:rsidRPr="00E77497">
        <w:br/>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ins w:id="40882"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StrDecimalLiteral</w:t>
      </w:r>
      <w:r w:rsidRPr="00E77497">
        <w:br/>
        <w:t>HexIntegerLiteral</w:t>
      </w:r>
    </w:p>
    <w:p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ins w:id="40883"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ins w:id="40884"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ins w:id="40885" w:author="Rev 10 Allen Wirfs-Brock" w:date="2012-09-08T08:35: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ins w:id="40886" w:author="Rev 10 Allen Wirfs-Brock" w:date="2012-09-08T08:36:00Z">
        <w:r w:rsidR="00524C69">
          <w:rPr>
            <w:rFonts w:ascii="Arial" w:hAnsi="Arial"/>
          </w:rPr>
          <w:t>.1</w:t>
        </w:r>
      </w:ins>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ins w:id="40887" w:author="Rev 10 Allen Wirfs-Brock" w:date="2012-09-08T08:36: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ExponentIndicator SignedInteger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ins w:id="40888" w:author="Rev 10 Allen Wirfs-Brock" w:date="2012-09-08T08:36:00Z">
        <w:r w:rsidR="00524C69">
          <w:rPr>
            <w:rFonts w:ascii="Arial" w:hAnsi="Arial"/>
          </w:rPr>
          <w:t>.1</w:t>
        </w:r>
      </w:ins>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ins w:id="40889" w:author="Rev 10 Allen Wirfs-Brock" w:date="2012-09-08T08:36: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HexIntegerLiteral </w:t>
      </w:r>
      <w:r w:rsidRPr="00E77497">
        <w:rPr>
          <w:rFonts w:ascii="Arial" w:hAnsi="Arial"/>
          <w:b/>
          <w:i w:val="0"/>
        </w:rPr>
        <w:t>:::</w:t>
      </w:r>
      <w:r w:rsidRPr="00E77497">
        <w:rPr>
          <w:rFonts w:ascii="Arial" w:hAnsi="Arial"/>
        </w:rPr>
        <w:tab/>
        <w:t>See 9</w:t>
      </w:r>
      <w:ins w:id="40890" w:author="Rev 10 Allen Wirfs-Brock" w:date="2012-09-08T08:36:00Z">
        <w:r w:rsidR="00524C69">
          <w:rPr>
            <w:rFonts w:ascii="Arial" w:hAnsi="Arial"/>
          </w:rPr>
          <w:t>.1</w:t>
        </w:r>
      </w:ins>
      <w:r w:rsidRPr="00E77497">
        <w:rPr>
          <w:rFonts w:ascii="Arial" w:hAnsi="Arial"/>
        </w:rPr>
        <w:t>.3.1</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ins w:id="40891" w:author="Rev 10 Allen Wirfs-Brock" w:date="2012-09-08T08:36:00Z">
        <w:r w:rsidR="00524C69">
          <w:rPr>
            <w:rFonts w:ascii="Arial" w:hAnsi="Arial"/>
          </w:rPr>
          <w:t>.1</w:t>
        </w:r>
      </w:ins>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E80769" w:rsidRPr="00E77497" w:rsidRDefault="00E80769" w:rsidP="00E80769">
      <w:pPr>
        <w:pStyle w:val="a2"/>
        <w:tabs>
          <w:tab w:val="clear" w:pos="500"/>
          <w:tab w:val="clear" w:pos="720"/>
          <w:tab w:val="left" w:pos="567"/>
        </w:tabs>
      </w:pPr>
      <w:bookmarkStart w:id="40892" w:name="_Toc472818974"/>
      <w:bookmarkStart w:id="40893" w:name="_Toc474641688"/>
      <w:bookmarkStart w:id="40894" w:name="_Toc235503556"/>
      <w:bookmarkStart w:id="40895" w:name="_Toc236208645"/>
      <w:bookmarkStart w:id="40896" w:name="_Toc241509331"/>
      <w:bookmarkStart w:id="40897" w:name="_Toc241557808"/>
      <w:bookmarkStart w:id="40898" w:name="_Toc244416818"/>
      <w:bookmarkStart w:id="40899" w:name="_Toc244657758"/>
      <w:bookmarkStart w:id="40900" w:name="_Toc246652498"/>
      <w:bookmarkStart w:id="40901" w:name="_Toc253562047"/>
      <w:bookmarkStart w:id="40902" w:name="_Toc268506063"/>
      <w:bookmarkStart w:id="40903" w:name="_Toc276631182"/>
      <w:bookmarkStart w:id="40904" w:name="_Toc277944226"/>
      <w:bookmarkStart w:id="40905" w:name="_Toc153968571"/>
      <w:bookmarkStart w:id="40906" w:name="_Toc339020542"/>
      <w:r w:rsidRPr="00E77497">
        <w:t>Expressions</w:t>
      </w:r>
      <w:bookmarkEnd w:id="40892"/>
      <w:bookmarkEnd w:id="40893"/>
      <w:bookmarkEnd w:id="40894"/>
      <w:bookmarkEnd w:id="40895"/>
      <w:bookmarkEnd w:id="40896"/>
      <w:bookmarkEnd w:id="40897"/>
      <w:bookmarkEnd w:id="40898"/>
      <w:bookmarkEnd w:id="40899"/>
      <w:bookmarkEnd w:id="40900"/>
      <w:bookmarkEnd w:id="40901"/>
      <w:bookmarkEnd w:id="40902"/>
      <w:bookmarkEnd w:id="40903"/>
      <w:bookmarkEnd w:id="40904"/>
      <w:bookmarkEnd w:id="40905"/>
      <w:bookmarkEnd w:id="40906"/>
    </w:p>
    <w:p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del w:id="40907" w:author="Rev 7 Allen Wirfs-Brock" w:date="2012-04-20T09:48:00Z">
        <w:r w:rsidRPr="00E77497" w:rsidDel="002D5AF2">
          <w:delText>PropertyNameAndValueList</w:delText>
        </w:r>
      </w:del>
      <w:ins w:id="40908"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40909" w:author="Rev 7 Allen Wirfs-Brock" w:date="2012-04-20T09:48:00Z">
        <w:r w:rsidRPr="00E77497" w:rsidDel="002D5AF2">
          <w:delText>PropertyNameAndValueList</w:delText>
        </w:r>
      </w:del>
      <w:ins w:id="40910"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del w:id="40911" w:author="Rev 7 Allen Wirfs-Brock" w:date="2012-04-20T09:48:00Z">
        <w:r w:rsidRPr="00E77497" w:rsidDel="002D5AF2">
          <w:delText>PropertyNameAndValueList</w:delText>
        </w:r>
      </w:del>
      <w:ins w:id="40912" w:author="Rev 7 Allen Wirfs-Brock" w:date="2012-04-20T09:48:00Z">
        <w:r w:rsidR="002D5AF2">
          <w:t>PropertyDefinitionList</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del w:id="40913" w:author="Rev 7 Allen Wirfs-Brock" w:date="2012-04-20T09:35:00Z">
        <w:r w:rsidRPr="00E77497" w:rsidDel="001A6289">
          <w:delText>PropertyAssignment</w:delText>
        </w:r>
      </w:del>
      <w:ins w:id="40914" w:author="Rev 7 Allen Wirfs-Brock" w:date="2012-04-20T09:35:00Z">
        <w:r w:rsidR="001A6289">
          <w:t>PropertyDefinition</w:t>
        </w:r>
      </w:ins>
      <w:r w:rsidRPr="00E77497">
        <w:br/>
      </w:r>
      <w:del w:id="40915" w:author="Rev 7 Allen Wirfs-Brock" w:date="2012-04-20T09:48:00Z">
        <w:r w:rsidRPr="00E77497" w:rsidDel="002D5AF2">
          <w:delText>PropertyNameAndValueList</w:delText>
        </w:r>
      </w:del>
      <w:ins w:id="40916" w:author="Rev 7 Allen Wirfs-Brock" w:date="2012-04-20T09:48:00Z">
        <w:r w:rsidR="002D5AF2">
          <w:t>PropertyDefinitionList</w:t>
        </w:r>
      </w:ins>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del w:id="40917" w:author="Rev 7 Allen Wirfs-Brock" w:date="2012-04-20T09:35:00Z">
        <w:r w:rsidRPr="00E77497" w:rsidDel="001A6289">
          <w:delText>PropertyAssignment</w:delText>
        </w:r>
      </w:del>
      <w:ins w:id="40918" w:author="Rev 7 Allen Wirfs-Brock" w:date="2012-04-20T09:35:00Z">
        <w:r w:rsidR="001A6289">
          <w:t>PropertyDefinition</w:t>
        </w:r>
      </w:ins>
    </w:p>
    <w:p w:rsidR="00E80769" w:rsidRPr="00E77497" w:rsidRDefault="00E80769" w:rsidP="00E80769">
      <w:pPr>
        <w:pStyle w:val="SyntaxRule"/>
        <w:rPr>
          <w:rFonts w:ascii="Arial" w:hAnsi="Arial"/>
        </w:rPr>
      </w:pPr>
      <w:del w:id="40919" w:author="Rev 7 Allen Wirfs-Brock" w:date="2012-04-20T09:35:00Z">
        <w:r w:rsidRPr="00E77497" w:rsidDel="001A6289">
          <w:delText>PropertyAssignment</w:delText>
        </w:r>
      </w:del>
      <w:ins w:id="40920" w:author="Rev 7 Allen Wirfs-Brock" w:date="2012-04-20T09:35:00Z">
        <w:r w:rsidR="001A6289">
          <w:t>PropertyDefinition</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IdentifierName</w:t>
      </w:r>
      <w:r w:rsidRPr="00E77497">
        <w:br/>
        <w:t>StringLiteral</w:t>
      </w:r>
      <w:r w:rsidRPr="00E77497">
        <w:br/>
        <w:t>NumericLiteral</w:t>
      </w:r>
    </w:p>
    <w:p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rPr>
          <w:sz w:val="16"/>
        </w:rPr>
      </w:pPr>
      <w:r w:rsidRPr="00E77497">
        <w:t>Identifier</w:t>
      </w:r>
    </w:p>
    <w:p w:rsidR="00E80769" w:rsidRPr="00E77497" w:rsidRDefault="00E80769" w:rsidP="00E80769">
      <w:pPr>
        <w:pStyle w:val="SyntaxRule"/>
        <w:rPr>
          <w:rFonts w:ascii="Arial" w:hAnsi="Arial"/>
        </w:rPr>
      </w:pPr>
      <w:r w:rsidRPr="00E77497">
        <w:lastRenderedPageBreak/>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NewExpression</w:t>
      </w:r>
      <w:r w:rsidRPr="00E77497">
        <w:br/>
        <w:t>CallExpression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rsidR="00E80769" w:rsidRPr="00C7794D" w:rsidRDefault="00E80769" w:rsidP="00E80769">
      <w:pPr>
        <w:pStyle w:val="M0"/>
        <w:spacing w:after="0"/>
        <w:rPr>
          <w:sz w:val="16"/>
        </w:rPr>
      </w:pPr>
    </w:p>
    <w:p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rsidR="00E80769" w:rsidRPr="00A67AF2" w:rsidRDefault="00E80769" w:rsidP="00E80769">
      <w:pPr>
        <w:pStyle w:val="M0"/>
        <w:spacing w:after="0"/>
        <w:rPr>
          <w:sz w:val="16"/>
        </w:rPr>
      </w:pPr>
    </w:p>
    <w:p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rsidR="00E80769" w:rsidRPr="006B6D0A" w:rsidRDefault="00E80769" w:rsidP="00E80769">
      <w:pPr>
        <w:pStyle w:val="M0"/>
        <w:spacing w:after="0"/>
        <w:rPr>
          <w:sz w:val="16"/>
        </w:rPr>
      </w:pPr>
    </w:p>
    <w:p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rsidTr="006E1632">
        <w:trPr>
          <w:trHeight w:hRule="exact" w:val="240"/>
        </w:trPr>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&lt;&lt;=</w:t>
            </w:r>
          </w:p>
        </w:tc>
        <w:tc>
          <w:tcPr>
            <w:tcW w:w="648" w:type="dxa"/>
          </w:tcPr>
          <w:p w:rsidR="00E80769" w:rsidRPr="00E77497" w:rsidRDefault="00E80769" w:rsidP="00B46C10">
            <w:pPr>
              <w:pStyle w:val="SyntaxOneOf"/>
            </w:pPr>
            <w:r w:rsidRPr="00E77497">
              <w:t>&gt;&gt;=</w:t>
            </w:r>
          </w:p>
        </w:tc>
        <w:tc>
          <w:tcPr>
            <w:tcW w:w="648" w:type="dxa"/>
          </w:tcPr>
          <w:p w:rsidR="00E80769" w:rsidRPr="00E77497" w:rsidRDefault="00E80769" w:rsidP="00B46C10">
            <w:pPr>
              <w:pStyle w:val="SyntaxOneOf"/>
            </w:pPr>
            <w:r w:rsidRPr="00E77497">
              <w:t>&gt;&gt;&gt;=</w:t>
            </w:r>
          </w:p>
        </w:tc>
        <w:tc>
          <w:tcPr>
            <w:tcW w:w="648" w:type="dxa"/>
          </w:tcPr>
          <w:p w:rsidR="00E80769" w:rsidRPr="00E77497" w:rsidRDefault="00E80769" w:rsidP="00B46C10">
            <w:pPr>
              <w:pStyle w:val="SyntaxOneOf"/>
            </w:pPr>
            <w:r w:rsidRPr="00E77497">
              <w:t>&amp;=</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r>
    </w:tbl>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rsidR="00E80769" w:rsidRPr="00E77497" w:rsidRDefault="00E80769" w:rsidP="00E80769">
      <w:pPr>
        <w:pStyle w:val="a2"/>
        <w:tabs>
          <w:tab w:val="clear" w:pos="500"/>
          <w:tab w:val="clear" w:pos="720"/>
          <w:tab w:val="left" w:pos="567"/>
        </w:tabs>
      </w:pPr>
      <w:bookmarkStart w:id="40921" w:name="_Toc472818975"/>
      <w:bookmarkStart w:id="40922" w:name="_Toc474641689"/>
      <w:bookmarkStart w:id="40923" w:name="_Toc235503557"/>
      <w:bookmarkStart w:id="40924" w:name="_Toc236208646"/>
      <w:bookmarkStart w:id="40925" w:name="_Toc241509332"/>
      <w:bookmarkStart w:id="40926" w:name="_Toc241557809"/>
      <w:bookmarkStart w:id="40927" w:name="_Toc244416819"/>
      <w:bookmarkStart w:id="40928" w:name="_Toc244657759"/>
      <w:bookmarkStart w:id="40929" w:name="_Toc246652499"/>
      <w:bookmarkStart w:id="40930" w:name="_Toc253562048"/>
      <w:bookmarkStart w:id="40931" w:name="_Toc268506064"/>
      <w:bookmarkStart w:id="40932" w:name="_Toc276631183"/>
      <w:bookmarkStart w:id="40933" w:name="_Toc277944227"/>
      <w:bookmarkStart w:id="40934" w:name="_Toc153968572"/>
      <w:bookmarkStart w:id="40935" w:name="_Toc339020543"/>
      <w:r w:rsidRPr="00E77497">
        <w:t>Statements</w:t>
      </w:r>
      <w:bookmarkEnd w:id="40921"/>
      <w:bookmarkEnd w:id="40922"/>
      <w:bookmarkEnd w:id="40923"/>
      <w:bookmarkEnd w:id="40924"/>
      <w:bookmarkEnd w:id="40925"/>
      <w:bookmarkEnd w:id="40926"/>
      <w:bookmarkEnd w:id="40927"/>
      <w:bookmarkEnd w:id="40928"/>
      <w:bookmarkEnd w:id="40929"/>
      <w:bookmarkEnd w:id="40930"/>
      <w:bookmarkEnd w:id="40931"/>
      <w:bookmarkEnd w:id="40932"/>
      <w:bookmarkEnd w:id="40933"/>
      <w:bookmarkEnd w:id="40934"/>
      <w:bookmarkEnd w:id="40935"/>
    </w:p>
    <w:p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rsidR="00E80769" w:rsidRPr="00E77497" w:rsidRDefault="00E80769" w:rsidP="00E80769">
      <w:pPr>
        <w:pStyle w:val="SyntaxDefinition"/>
      </w:pPr>
      <w:r w:rsidRPr="00E77497">
        <w:t>Statement</w:t>
      </w:r>
      <w:r w:rsidRPr="00E77497">
        <w:br/>
        <w:t>StatementList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InitialiserNoIn</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t>CaseClause</w:t>
      </w:r>
      <w:r w:rsidRPr="00E77497">
        <w:br/>
        <w:t>CaseClauses CaseClause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finally</w:t>
      </w:r>
      <w:r w:rsidRPr="00E77497">
        <w:t xml:space="preserve"> Block</w:t>
      </w:r>
    </w:p>
    <w:p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rsidR="00E80769" w:rsidRPr="00E77497" w:rsidRDefault="00E80769" w:rsidP="0084788F">
      <w:pPr>
        <w:pStyle w:val="a2"/>
        <w:tabs>
          <w:tab w:val="clear" w:pos="500"/>
          <w:tab w:val="clear" w:pos="720"/>
          <w:tab w:val="left" w:pos="567"/>
        </w:tabs>
      </w:pPr>
      <w:bookmarkStart w:id="40936" w:name="_Toc472818976"/>
      <w:bookmarkStart w:id="40937" w:name="_Toc474641690"/>
      <w:bookmarkStart w:id="40938" w:name="_Toc235503558"/>
      <w:bookmarkStart w:id="40939" w:name="_Toc236208647"/>
      <w:bookmarkStart w:id="40940" w:name="_Toc241509333"/>
      <w:bookmarkStart w:id="40941" w:name="_Toc241557810"/>
      <w:bookmarkStart w:id="40942" w:name="_Toc244416820"/>
      <w:bookmarkStart w:id="40943" w:name="_Toc244657760"/>
      <w:bookmarkStart w:id="40944" w:name="_Toc246652500"/>
      <w:bookmarkStart w:id="40945" w:name="_Toc253562049"/>
      <w:bookmarkStart w:id="40946" w:name="_Toc268506065"/>
      <w:bookmarkStart w:id="40947" w:name="_Toc276631184"/>
      <w:bookmarkStart w:id="40948" w:name="_Toc277944228"/>
      <w:bookmarkStart w:id="40949" w:name="_Toc153968573"/>
      <w:bookmarkStart w:id="40950" w:name="_Toc339020544"/>
      <w:r w:rsidRPr="00E77497">
        <w:t xml:space="preserve">Functions and </w:t>
      </w:r>
      <w:del w:id="40951" w:author="Rev 11 Allen Wirfs-Brock" w:date="2012-10-18T15:56:00Z">
        <w:r w:rsidRPr="00E77497" w:rsidDel="0084788F">
          <w:delText>Programs</w:delText>
        </w:r>
      </w:del>
      <w:bookmarkEnd w:id="40936"/>
      <w:bookmarkEnd w:id="40937"/>
      <w:bookmarkEnd w:id="40938"/>
      <w:bookmarkEnd w:id="40939"/>
      <w:bookmarkEnd w:id="40940"/>
      <w:bookmarkEnd w:id="40941"/>
      <w:bookmarkEnd w:id="40942"/>
      <w:bookmarkEnd w:id="40943"/>
      <w:bookmarkEnd w:id="40944"/>
      <w:bookmarkEnd w:id="40945"/>
      <w:bookmarkEnd w:id="40946"/>
      <w:bookmarkEnd w:id="40947"/>
      <w:bookmarkEnd w:id="40948"/>
      <w:bookmarkEnd w:id="40949"/>
      <w:ins w:id="40952" w:author="Rev 11 Allen Wirfs-Brock" w:date="2012-10-18T15:56:00Z">
        <w:r w:rsidR="0084788F">
          <w:t>Script</w:t>
        </w:r>
        <w:r w:rsidR="0084788F" w:rsidRPr="00E77497">
          <w:t>s</w:t>
        </w:r>
      </w:ins>
      <w:bookmarkEnd w:id="40950"/>
    </w:p>
    <w:p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w:t>
      </w:r>
      <w:r w:rsidRPr="00E77497">
        <w:br/>
        <w:t>SourceElements SourceElement</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SourceElement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Statement</w:t>
      </w:r>
      <w:r w:rsidRPr="00E77497">
        <w:br/>
        <w:t>FunctionDeclaration</w:t>
      </w:r>
    </w:p>
    <w:p w:rsidR="00E80769" w:rsidRPr="00E77497" w:rsidRDefault="00E80769" w:rsidP="00E80769">
      <w:pPr>
        <w:pStyle w:val="a2"/>
        <w:tabs>
          <w:tab w:val="clear" w:pos="500"/>
          <w:tab w:val="clear" w:pos="720"/>
          <w:tab w:val="left" w:pos="567"/>
        </w:tabs>
      </w:pPr>
      <w:bookmarkStart w:id="40953" w:name="_Toc472818977"/>
      <w:bookmarkStart w:id="40954" w:name="_Toc474641691"/>
      <w:bookmarkStart w:id="40955" w:name="_Toc235503559"/>
      <w:bookmarkStart w:id="40956" w:name="_Toc236208648"/>
      <w:bookmarkStart w:id="40957" w:name="_Toc241509334"/>
      <w:bookmarkStart w:id="40958" w:name="_Toc241557811"/>
      <w:bookmarkStart w:id="40959" w:name="_Toc244416821"/>
      <w:bookmarkStart w:id="40960" w:name="_Toc244657761"/>
      <w:bookmarkStart w:id="40961" w:name="_Toc246652501"/>
      <w:bookmarkStart w:id="40962" w:name="_Toc253562050"/>
      <w:bookmarkStart w:id="40963" w:name="_Toc268506066"/>
      <w:bookmarkStart w:id="40964" w:name="_Toc276631185"/>
      <w:bookmarkStart w:id="40965" w:name="_Toc277944229"/>
      <w:bookmarkStart w:id="40966" w:name="_Toc153968574"/>
      <w:bookmarkStart w:id="40967" w:name="_Toc339020545"/>
      <w:r w:rsidRPr="00E77497">
        <w:t>Universal Resource Identifier Character Classes</w:t>
      </w:r>
      <w:bookmarkEnd w:id="40953"/>
      <w:bookmarkEnd w:id="40954"/>
      <w:bookmarkEnd w:id="40955"/>
      <w:bookmarkEnd w:id="40956"/>
      <w:bookmarkEnd w:id="40957"/>
      <w:bookmarkEnd w:id="40958"/>
      <w:bookmarkEnd w:id="40959"/>
      <w:bookmarkEnd w:id="40960"/>
      <w:bookmarkEnd w:id="40961"/>
      <w:bookmarkEnd w:id="40962"/>
      <w:bookmarkEnd w:id="40963"/>
      <w:bookmarkEnd w:id="40964"/>
      <w:bookmarkEnd w:id="40965"/>
      <w:bookmarkEnd w:id="40966"/>
      <w:bookmarkEnd w:id="40967"/>
    </w:p>
    <w:p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rsidR="00E80769" w:rsidRPr="00E77497" w:rsidRDefault="00E80769" w:rsidP="00E80769">
      <w:pPr>
        <w:pStyle w:val="SyntaxDefinition"/>
      </w:pPr>
      <w:r w:rsidRPr="00E77497">
        <w:t>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uriCharacter 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uriReserved</w:t>
      </w:r>
      <w:r w:rsidRPr="00E77497">
        <w:br/>
        <w:t>uriUnescaped</w:t>
      </w:r>
      <w:r w:rsidRPr="00E77497">
        <w:br/>
        <w:t>uriEscaped</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uriAlpha</w:t>
      </w:r>
      <w:r w:rsidRPr="00E77497">
        <w:br/>
        <w:t>DecimalDigit</w:t>
      </w:r>
      <w:r w:rsidRPr="00E77497">
        <w:br/>
        <w:t>uriMark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rsidR="00E80769" w:rsidRPr="00E77497" w:rsidRDefault="00E80769" w:rsidP="00E80769">
      <w:pPr>
        <w:pStyle w:val="SyntaxDefinition"/>
      </w:pPr>
      <w:r w:rsidRPr="00E77497">
        <w:rPr>
          <w:rFonts w:ascii="Courier New" w:hAnsi="Courier New"/>
          <w:b/>
          <w:i w:val="0"/>
        </w:rPr>
        <w:t>%</w:t>
      </w:r>
      <w:r w:rsidRPr="00E77497">
        <w:t xml:space="preserve"> HexDigit HexDigit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rsidR="00E80769" w:rsidRPr="00E77497" w:rsidRDefault="00E80769" w:rsidP="00E80769">
      <w:pPr>
        <w:pStyle w:val="a2"/>
        <w:tabs>
          <w:tab w:val="clear" w:pos="500"/>
          <w:tab w:val="clear" w:pos="720"/>
          <w:tab w:val="left" w:pos="567"/>
        </w:tabs>
      </w:pPr>
      <w:bookmarkStart w:id="40968" w:name="_Toc472818978"/>
      <w:bookmarkStart w:id="40969" w:name="_Toc474641692"/>
      <w:bookmarkStart w:id="40970" w:name="_Toc235503560"/>
      <w:bookmarkStart w:id="40971" w:name="_Toc236208649"/>
      <w:bookmarkStart w:id="40972" w:name="_Toc241509335"/>
      <w:bookmarkStart w:id="40973" w:name="_Toc241557812"/>
      <w:bookmarkStart w:id="40974" w:name="_Toc244416822"/>
      <w:bookmarkStart w:id="40975" w:name="_Toc244657762"/>
      <w:bookmarkStart w:id="40976" w:name="_Toc246652502"/>
      <w:bookmarkStart w:id="40977" w:name="_Toc253562051"/>
      <w:bookmarkStart w:id="40978" w:name="_Toc268506067"/>
      <w:bookmarkStart w:id="40979" w:name="_Toc276631186"/>
      <w:bookmarkStart w:id="40980" w:name="_Toc277944230"/>
      <w:bookmarkStart w:id="40981" w:name="_Toc153968575"/>
      <w:bookmarkStart w:id="40982" w:name="_Toc339020546"/>
      <w:r w:rsidRPr="00E77497">
        <w:t>Regular Expressions</w:t>
      </w:r>
      <w:bookmarkEnd w:id="40968"/>
      <w:bookmarkEnd w:id="40969"/>
      <w:bookmarkEnd w:id="40970"/>
      <w:bookmarkEnd w:id="40971"/>
      <w:bookmarkEnd w:id="40972"/>
      <w:bookmarkEnd w:id="40973"/>
      <w:bookmarkEnd w:id="40974"/>
      <w:bookmarkEnd w:id="40975"/>
      <w:bookmarkEnd w:id="40976"/>
      <w:bookmarkEnd w:id="40977"/>
      <w:bookmarkEnd w:id="40978"/>
      <w:bookmarkEnd w:id="40979"/>
      <w:bookmarkEnd w:id="40980"/>
      <w:bookmarkEnd w:id="40981"/>
      <w:bookmarkEnd w:id="40982"/>
    </w:p>
    <w:p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rsidR="00E80769" w:rsidRPr="00E77497" w:rsidRDefault="00E80769" w:rsidP="00E80769">
      <w:pPr>
        <w:pStyle w:val="SyntaxDefinition"/>
      </w:pPr>
      <w:r w:rsidRPr="00E77497">
        <w:t>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t>Assertion</w:t>
      </w:r>
      <w:r w:rsidRPr="00E77497">
        <w:br/>
        <w:t>Atom</w:t>
      </w:r>
      <w:r w:rsidRPr="00E77497">
        <w:br/>
        <w:t>Atom Quantifier</w:t>
      </w:r>
    </w:p>
    <w:p w:rsidR="00E80769" w:rsidRPr="00E77497" w:rsidRDefault="00E80769" w:rsidP="00E80769">
      <w:pPr>
        <w:pStyle w:val="M0"/>
        <w:spacing w:after="0"/>
        <w:rPr>
          <w:sz w:val="16"/>
        </w:rPr>
      </w:pPr>
    </w:p>
    <w:p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E80769" w:rsidRPr="00C7794D" w:rsidRDefault="00E80769" w:rsidP="00E80769">
      <w:pPr>
        <w:pStyle w:val="M0"/>
        <w:spacing w:after="0"/>
        <w:rPr>
          <w:sz w:val="16"/>
        </w:rPr>
      </w:pPr>
    </w:p>
    <w:p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E80769" w:rsidRPr="00C7794D" w:rsidRDefault="00E80769" w:rsidP="00E80769">
      <w:pPr>
        <w:pStyle w:val="M0"/>
        <w:spacing w:after="0"/>
        <w:rPr>
          <w:sz w:val="16"/>
        </w:rPr>
      </w:pPr>
    </w:p>
    <w:p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t>DecimalEscape</w:t>
      </w:r>
      <w:r w:rsidRPr="00E77497">
        <w:br/>
        <w:t>CharacterEscape</w:t>
      </w:r>
      <w:r w:rsidRPr="00E77497">
        <w:br/>
        <w:t>CharacterClassEscape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rsidR="00E80769" w:rsidRPr="00E77497" w:rsidRDefault="00E80769" w:rsidP="00E80769">
      <w:pPr>
        <w:pStyle w:val="SyntaxDefinition"/>
      </w:pPr>
    </w:p>
    <w:p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w:t>
      </w:r>
      <w:r w:rsidRPr="00E77497">
        <w:br/>
        <w:t>ClassAtomNoDash</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E80769" w:rsidRPr="00E77497" w:rsidRDefault="00E80769" w:rsidP="00E80769">
      <w:pPr>
        <w:pStyle w:val="a2"/>
        <w:tabs>
          <w:tab w:val="clear" w:pos="500"/>
          <w:tab w:val="clear" w:pos="720"/>
          <w:tab w:val="left" w:pos="567"/>
        </w:tabs>
      </w:pPr>
      <w:bookmarkStart w:id="40983" w:name="_Toc235503561"/>
      <w:bookmarkStart w:id="40984" w:name="_Toc236208650"/>
      <w:bookmarkStart w:id="40985" w:name="_Toc241509336"/>
      <w:bookmarkStart w:id="40986" w:name="_Toc241557813"/>
      <w:bookmarkStart w:id="40987" w:name="_Toc244416823"/>
      <w:bookmarkStart w:id="40988" w:name="_Toc244657763"/>
      <w:bookmarkStart w:id="40989" w:name="_Toc246652503"/>
      <w:bookmarkStart w:id="40990" w:name="_Toc253562052"/>
      <w:bookmarkStart w:id="40991" w:name="_Toc268506068"/>
      <w:bookmarkStart w:id="40992" w:name="_Toc276631187"/>
      <w:bookmarkStart w:id="40993" w:name="_Toc277944231"/>
      <w:bookmarkStart w:id="40994" w:name="_Toc153968576"/>
      <w:bookmarkStart w:id="40995" w:name="_Toc339020547"/>
      <w:r w:rsidRPr="00E77497">
        <w:t>JSON</w:t>
      </w:r>
      <w:bookmarkEnd w:id="40983"/>
      <w:bookmarkEnd w:id="40984"/>
      <w:bookmarkEnd w:id="40985"/>
      <w:bookmarkEnd w:id="40986"/>
      <w:bookmarkEnd w:id="40987"/>
      <w:bookmarkEnd w:id="40988"/>
      <w:bookmarkEnd w:id="40989"/>
      <w:bookmarkEnd w:id="40990"/>
      <w:bookmarkEnd w:id="40991"/>
      <w:bookmarkEnd w:id="40992"/>
      <w:bookmarkEnd w:id="40993"/>
      <w:bookmarkEnd w:id="40994"/>
      <w:bookmarkEnd w:id="40995"/>
    </w:p>
    <w:p w:rsidR="00E80769" w:rsidRPr="00E77497" w:rsidRDefault="00E80769" w:rsidP="00E80769">
      <w:pPr>
        <w:pStyle w:val="a3"/>
        <w:tabs>
          <w:tab w:val="clear" w:pos="640"/>
          <w:tab w:val="clear" w:pos="880"/>
        </w:tabs>
        <w:spacing w:before="120"/>
      </w:pPr>
      <w:bookmarkStart w:id="40996" w:name="_Toc235503562"/>
      <w:bookmarkStart w:id="40997" w:name="_Toc236208651"/>
      <w:bookmarkStart w:id="40998" w:name="_Toc241509337"/>
      <w:bookmarkStart w:id="40999" w:name="_Toc241557814"/>
      <w:bookmarkStart w:id="41000" w:name="_Toc244416824"/>
      <w:bookmarkStart w:id="41001" w:name="_Toc244657764"/>
      <w:bookmarkStart w:id="41002" w:name="_Toc246652504"/>
      <w:bookmarkStart w:id="41003" w:name="_Toc253562053"/>
      <w:bookmarkStart w:id="41004" w:name="_Toc268506069"/>
      <w:bookmarkStart w:id="41005" w:name="_Toc276631188"/>
      <w:bookmarkStart w:id="41006" w:name="_Toc277944232"/>
      <w:bookmarkStart w:id="41007" w:name="_Toc153968577"/>
      <w:bookmarkStart w:id="41008" w:name="_Toc339020548"/>
      <w:r w:rsidRPr="00E77497">
        <w:t>JSON Lexical Grammar</w:t>
      </w:r>
      <w:bookmarkEnd w:id="40996"/>
      <w:bookmarkEnd w:id="40997"/>
      <w:bookmarkEnd w:id="40998"/>
      <w:bookmarkEnd w:id="40999"/>
      <w:bookmarkEnd w:id="41000"/>
      <w:bookmarkEnd w:id="41001"/>
      <w:bookmarkEnd w:id="41002"/>
      <w:bookmarkEnd w:id="41003"/>
      <w:bookmarkEnd w:id="41004"/>
      <w:bookmarkEnd w:id="41005"/>
      <w:bookmarkEnd w:id="41006"/>
      <w:bookmarkEnd w:id="41007"/>
      <w:bookmarkEnd w:id="41008"/>
    </w:p>
    <w:p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r>
      <w:r w:rsidRPr="00E77497">
        <w:rPr>
          <w:rStyle w:val="bnf"/>
        </w:rPr>
        <w:lastRenderedPageBreak/>
        <w:t>&lt;LF&gt;</w:t>
      </w:r>
      <w:r w:rsidRPr="00E77497">
        <w:rPr>
          <w:rStyle w:val="bnf"/>
        </w:rPr>
        <w:br/>
        <w:t>&lt;SP&gt;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rsidR="00E80769" w:rsidRPr="00E77497" w:rsidRDefault="00E80769" w:rsidP="00E80769">
      <w:pPr>
        <w:pStyle w:val="SyntaxRule2"/>
      </w:pPr>
      <w:r w:rsidRPr="00E77497">
        <w:t>JSONEscapeCharacter</w:t>
      </w:r>
    </w:p>
    <w:p w:rsidR="00E80769" w:rsidRPr="00E77497" w:rsidRDefault="00E80769" w:rsidP="00E80769">
      <w:pPr>
        <w:pStyle w:val="SyntaxRule2"/>
      </w:pPr>
      <w:r w:rsidRPr="00E77497">
        <w:t xml:space="preserve">UnicodeEscapeSequence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rsidR="00E80769" w:rsidRPr="00E77497" w:rsidRDefault="00E80769" w:rsidP="00E80769">
      <w:pPr>
        <w:pStyle w:val="SyntaxRule"/>
      </w:pPr>
    </w:p>
    <w:p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t xml:space="preserve"> DecimalDigits</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t>NullLiteral</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rsidR="00E80769" w:rsidRPr="00E77497" w:rsidRDefault="00E80769" w:rsidP="00E80769">
      <w:pPr>
        <w:pStyle w:val="SyntaxRule2"/>
        <w:spacing w:after="240"/>
      </w:pPr>
      <w:r w:rsidRPr="00E77497">
        <w:t>BooleanLiteral</w:t>
      </w:r>
    </w:p>
    <w:p w:rsidR="00E80769" w:rsidRPr="00E77497" w:rsidRDefault="00E80769" w:rsidP="00E80769">
      <w:pPr>
        <w:pStyle w:val="a3"/>
        <w:tabs>
          <w:tab w:val="clear" w:pos="640"/>
          <w:tab w:val="clear" w:pos="880"/>
        </w:tabs>
        <w:spacing w:before="120"/>
      </w:pPr>
      <w:bookmarkStart w:id="41009" w:name="_Toc235503563"/>
      <w:bookmarkStart w:id="41010" w:name="_Toc236208652"/>
      <w:bookmarkStart w:id="41011" w:name="_Toc241509338"/>
      <w:bookmarkStart w:id="41012" w:name="_Toc241557815"/>
      <w:bookmarkStart w:id="41013" w:name="_Toc244416825"/>
      <w:bookmarkStart w:id="41014" w:name="_Toc244657765"/>
      <w:bookmarkStart w:id="41015" w:name="_Toc246652505"/>
      <w:bookmarkStart w:id="41016" w:name="_Toc253562054"/>
      <w:bookmarkStart w:id="41017" w:name="_Toc268506070"/>
      <w:bookmarkStart w:id="41018" w:name="_Toc276631189"/>
      <w:bookmarkStart w:id="41019" w:name="_Toc277944233"/>
      <w:bookmarkStart w:id="41020" w:name="_Toc153968578"/>
      <w:bookmarkStart w:id="41021" w:name="_Toc339020549"/>
      <w:r w:rsidRPr="00E77497">
        <w:t>JSON Syntactic Grammar</w:t>
      </w:r>
      <w:bookmarkEnd w:id="41009"/>
      <w:bookmarkEnd w:id="41010"/>
      <w:bookmarkEnd w:id="41011"/>
      <w:bookmarkEnd w:id="41012"/>
      <w:bookmarkEnd w:id="41013"/>
      <w:bookmarkEnd w:id="41014"/>
      <w:bookmarkEnd w:id="41015"/>
      <w:bookmarkEnd w:id="41016"/>
      <w:bookmarkEnd w:id="41017"/>
      <w:bookmarkEnd w:id="41018"/>
      <w:bookmarkEnd w:id="41019"/>
      <w:bookmarkEnd w:id="41020"/>
      <w:bookmarkEnd w:id="41021"/>
    </w:p>
    <w:p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rsidR="00E80769" w:rsidRPr="00E77497" w:rsidRDefault="00E80769" w:rsidP="00E80769">
      <w:pPr>
        <w:pStyle w:val="SyntaxRule2"/>
      </w:pPr>
      <w:r w:rsidRPr="00E77497">
        <w:t>JSONValue</w:t>
      </w:r>
    </w:p>
    <w:p w:rsidR="00E80769" w:rsidRPr="00E77497" w:rsidRDefault="00E80769" w:rsidP="00E80769">
      <w:pPr>
        <w:pStyle w:val="SyntaxRule"/>
      </w:pPr>
    </w:p>
    <w:p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E80769" w:rsidRPr="00E77497" w:rsidRDefault="00E80769" w:rsidP="00E80769">
      <w:pPr>
        <w:pStyle w:val="SyntaxRule"/>
      </w:pPr>
    </w:p>
    <w:p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E80769" w:rsidRPr="00E77497" w:rsidRDefault="00E80769" w:rsidP="00E80769">
      <w:pPr>
        <w:pStyle w:val="SyntaxRule"/>
      </w:pPr>
    </w:p>
    <w:p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E80769" w:rsidRPr="00E77497" w:rsidRDefault="000D7240" w:rsidP="00E80769">
      <w:r w:rsidRPr="00E77497">
        <w:br w:type="page"/>
      </w:r>
    </w:p>
    <w:p w:rsidR="0026283E" w:rsidRPr="00E77497" w:rsidRDefault="00CF4089" w:rsidP="0026283E">
      <w:pPr>
        <w:pStyle w:val="ANNEX"/>
        <w:rPr>
          <w:ins w:id="41022" w:author="Allen Wirfs-Brock" w:date="2011-07-02T12:37:00Z"/>
        </w:rPr>
      </w:pPr>
      <w:bookmarkStart w:id="41023" w:name="_Toc339020550"/>
      <w:r w:rsidRPr="00E77497">
        <w:rPr>
          <w:rStyle w:val="CommentReference"/>
          <w:b w:val="0"/>
          <w:lang w:val="en-GB"/>
        </w:rPr>
        <w:lastRenderedPageBreak/>
        <w:commentReference w:id="41024"/>
      </w:r>
      <w:r w:rsidR="0026283E" w:rsidRPr="00E77497">
        <w:rPr>
          <w:b w:val="0"/>
        </w:rPr>
        <w:br/>
        <w:t>(</w:t>
      </w:r>
      <w:del w:id="41025" w:author="Allen Wirfs-Brock" w:date="2011-07-02T12:35:00Z">
        <w:r w:rsidR="0026283E" w:rsidRPr="00E77497" w:rsidDel="00914B17">
          <w:rPr>
            <w:b w:val="0"/>
          </w:rPr>
          <w:delText>informative</w:delText>
        </w:r>
      </w:del>
      <w:ins w:id="41026"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br/>
      </w:r>
      <w:del w:id="41027" w:author="Allen Wirfs-Brock" w:date="2011-07-02T12:37:00Z">
        <w:r w:rsidR="00990F07" w:rsidRPr="00E77497" w:rsidDel="00914B17">
          <w:delText>Compatibility</w:delText>
        </w:r>
      </w:del>
      <w:ins w:id="41028" w:author="Allen Wirfs-Brock" w:date="2011-07-02T12:37:00Z">
        <w:r w:rsidR="00914B17" w:rsidRPr="00E77497">
          <w:t>Additional ECMAScript Features for Web Browsers</w:t>
        </w:r>
        <w:bookmarkEnd w:id="41023"/>
      </w:ins>
    </w:p>
    <w:p w:rsidR="00914B17" w:rsidRPr="00E77497" w:rsidRDefault="00914B17" w:rsidP="00914B17">
      <w:ins w:id="41029" w:author="Allen Wirfs-Brock" w:date="2011-07-02T12:37:00Z">
        <w:r w:rsidRPr="00E77497">
          <w:t xml:space="preserve">The ECMAScript </w:t>
        </w:r>
      </w:ins>
      <w:ins w:id="41030" w:author="Allen Wirfs-Brock" w:date="2011-07-02T12:38:00Z">
        <w:r w:rsidRPr="00E77497">
          <w:t>language</w:t>
        </w:r>
      </w:ins>
      <w:ins w:id="41031" w:author="Allen Wirfs-Brock" w:date="2011-07-02T12:37:00Z">
        <w:r w:rsidRPr="00E77497">
          <w:t xml:space="preserve"> </w:t>
        </w:r>
      </w:ins>
      <w:ins w:id="41032" w:author="Allen Wirfs-Brock" w:date="2011-07-02T12:38:00Z">
        <w:r w:rsidRPr="00E77497">
          <w:t xml:space="preserve">syntax and semantics defined in this </w:t>
        </w:r>
      </w:ins>
      <w:ins w:id="41033" w:author="Allen Wirfs-Brock" w:date="2011-07-02T12:39:00Z">
        <w:r w:rsidRPr="00E77497">
          <w:t>annex</w:t>
        </w:r>
      </w:ins>
      <w:ins w:id="41034" w:author="Allen Wirfs-Brock" w:date="2011-07-02T12:38:00Z">
        <w:r w:rsidRPr="00E77497">
          <w:t xml:space="preserve"> </w:t>
        </w:r>
      </w:ins>
      <w:ins w:id="41035" w:author="Allen Wirfs-Brock" w:date="2011-07-02T12:39:00Z">
        <w:del w:id="41036" w:author="Allen Wirfs-Brock rev2" w:date="2011-07-20T13:55:00Z">
          <w:r w:rsidRPr="00E77497" w:rsidDel="001F13A3">
            <w:delText>is</w:delText>
          </w:r>
        </w:del>
      </w:ins>
      <w:ins w:id="41037" w:author="Allen Wirfs-Brock rev2" w:date="2011-07-20T13:55:00Z">
        <w:r w:rsidR="001F13A3" w:rsidRPr="00E77497">
          <w:t>are</w:t>
        </w:r>
      </w:ins>
      <w:ins w:id="41038" w:author="Allen Wirfs-Brock" w:date="2011-07-02T12:39:00Z">
        <w:r w:rsidRPr="00E77497">
          <w:t xml:space="preserve"> required when the ECMAScript host is a web browser</w:t>
        </w:r>
        <w:del w:id="41039" w:author="Allen Wirfs-Brock rev2" w:date="2011-07-20T13:56:00Z">
          <w:r w:rsidRPr="00E77497" w:rsidDel="001F13A3">
            <w:delText>s</w:delText>
          </w:r>
        </w:del>
        <w:r w:rsidRPr="00E77497">
          <w:t xml:space="preserve">. </w:t>
        </w:r>
        <w:del w:id="41040" w:author="Allen Wirfs-Brock rev2" w:date="2011-07-20T13:56:00Z">
          <w:r w:rsidRPr="00E77497" w:rsidDel="001F13A3">
            <w:delText>It</w:delText>
          </w:r>
        </w:del>
      </w:ins>
      <w:ins w:id="41041" w:author="Allen Wirfs-Brock rev2" w:date="2011-07-20T13:57:00Z">
        <w:r w:rsidR="001F13A3" w:rsidRPr="00E77497">
          <w:t>The content of this annex</w:t>
        </w:r>
      </w:ins>
      <w:ins w:id="41042" w:author="Allen Wirfs-Brock" w:date="2011-07-02T12:39:00Z">
        <w:r w:rsidRPr="00E77497">
          <w:t xml:space="preserve"> is normative but optional</w:t>
        </w:r>
      </w:ins>
      <w:ins w:id="41043" w:author="Allen Wirfs-Brock rev2" w:date="2011-07-20T13:56:00Z">
        <w:r w:rsidR="001F13A3" w:rsidRPr="00E77497">
          <w:t xml:space="preserve"> </w:t>
        </w:r>
      </w:ins>
      <w:ins w:id="41044" w:author="Allen Wirfs-Brock" w:date="2011-07-02T12:39:00Z">
        <w:r w:rsidRPr="00E77497">
          <w:t>if the</w:t>
        </w:r>
      </w:ins>
      <w:ins w:id="41045" w:author="Allen Wirfs-Brock rev2" w:date="2011-07-20T13:58:00Z">
        <w:r w:rsidR="001F13A3" w:rsidRPr="00E77497">
          <w:t xml:space="preserve"> ECMAScript</w:t>
        </w:r>
      </w:ins>
      <w:ins w:id="41046" w:author="Allen Wirfs-Brock" w:date="2011-07-02T12:39:00Z">
        <w:r w:rsidRPr="00E77497">
          <w:t xml:space="preserve"> host is not a web browser.</w:t>
        </w:r>
      </w:ins>
    </w:p>
    <w:p w:rsidR="00E80769" w:rsidRPr="00E77497" w:rsidRDefault="00E80769" w:rsidP="00E80769">
      <w:pPr>
        <w:pStyle w:val="a2"/>
        <w:tabs>
          <w:tab w:val="clear" w:pos="500"/>
          <w:tab w:val="clear" w:pos="720"/>
          <w:tab w:val="left" w:pos="567"/>
        </w:tabs>
      </w:pPr>
      <w:bookmarkStart w:id="41047" w:name="_Toc472818980"/>
      <w:bookmarkStart w:id="41048" w:name="_Toc474641695"/>
      <w:bookmarkStart w:id="41049" w:name="_Toc235503566"/>
      <w:bookmarkStart w:id="41050" w:name="_Toc236208654"/>
      <w:bookmarkStart w:id="41051" w:name="_Toc241509340"/>
      <w:bookmarkStart w:id="41052" w:name="_Toc241557817"/>
      <w:bookmarkStart w:id="41053" w:name="_Toc244416827"/>
      <w:bookmarkStart w:id="41054" w:name="_Toc244657767"/>
      <w:bookmarkStart w:id="41055" w:name="_Toc246652507"/>
      <w:bookmarkStart w:id="41056" w:name="_Toc253562056"/>
      <w:bookmarkStart w:id="41057" w:name="_Toc268506072"/>
      <w:bookmarkStart w:id="41058" w:name="_Toc276631191"/>
      <w:bookmarkStart w:id="41059" w:name="_Toc277944235"/>
      <w:bookmarkStart w:id="41060" w:name="_Toc153968580"/>
      <w:bookmarkStart w:id="41061" w:name="_Toc339020551"/>
      <w:r w:rsidRPr="00E77497">
        <w:t>Additional Syntax</w:t>
      </w:r>
      <w:bookmarkEnd w:id="41047"/>
      <w:bookmarkEnd w:id="41048"/>
      <w:bookmarkEnd w:id="41049"/>
      <w:bookmarkEnd w:id="41050"/>
      <w:bookmarkEnd w:id="41051"/>
      <w:bookmarkEnd w:id="41052"/>
      <w:bookmarkEnd w:id="41053"/>
      <w:bookmarkEnd w:id="41054"/>
      <w:bookmarkEnd w:id="41055"/>
      <w:bookmarkEnd w:id="41056"/>
      <w:bookmarkEnd w:id="41057"/>
      <w:bookmarkEnd w:id="41058"/>
      <w:bookmarkEnd w:id="41059"/>
      <w:bookmarkEnd w:id="41060"/>
      <w:bookmarkEnd w:id="41061"/>
    </w:p>
    <w:p w:rsidR="00E80769" w:rsidRPr="00E77497" w:rsidDel="00CF4089" w:rsidRDefault="00E80769" w:rsidP="00E80769">
      <w:pPr>
        <w:rPr>
          <w:del w:id="41062" w:author="Allen Wirfs-Brock" w:date="2011-07-02T12:51:00Z"/>
        </w:rPr>
      </w:pPr>
      <w:del w:id="41063"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41064" w:name="_Toc308431197"/>
        <w:bookmarkStart w:id="41065" w:name="_Toc308431606"/>
        <w:bookmarkStart w:id="41066" w:name="_Toc314500748"/>
        <w:bookmarkStart w:id="41067" w:name="_Toc318131507"/>
        <w:bookmarkStart w:id="41068" w:name="_Toc323907823"/>
        <w:bookmarkStart w:id="41069" w:name="_Toc327538269"/>
        <w:bookmarkStart w:id="41070" w:name="_Toc329528924"/>
        <w:bookmarkStart w:id="41071" w:name="_Toc336508172"/>
        <w:bookmarkStart w:id="41072" w:name="_Toc336509695"/>
        <w:bookmarkStart w:id="41073" w:name="_Toc339018533"/>
        <w:bookmarkStart w:id="41074" w:name="_Toc339020552"/>
        <w:bookmarkEnd w:id="41064"/>
        <w:bookmarkEnd w:id="41065"/>
        <w:bookmarkEnd w:id="41066"/>
        <w:bookmarkEnd w:id="41067"/>
        <w:bookmarkEnd w:id="41068"/>
        <w:bookmarkEnd w:id="41069"/>
        <w:bookmarkEnd w:id="41070"/>
        <w:bookmarkEnd w:id="41071"/>
        <w:bookmarkEnd w:id="41072"/>
        <w:bookmarkEnd w:id="41073"/>
        <w:bookmarkEnd w:id="41074"/>
      </w:del>
    </w:p>
    <w:p w:rsidR="00E80769" w:rsidRPr="00E77497" w:rsidRDefault="00E80769" w:rsidP="00E80769">
      <w:pPr>
        <w:pStyle w:val="a3"/>
        <w:tabs>
          <w:tab w:val="clear" w:pos="640"/>
          <w:tab w:val="clear" w:pos="880"/>
        </w:tabs>
        <w:spacing w:before="120"/>
      </w:pPr>
      <w:bookmarkStart w:id="41075" w:name="_Toc472818981"/>
      <w:bookmarkStart w:id="41076" w:name="_Toc474641696"/>
      <w:bookmarkStart w:id="41077" w:name="_Toc235503567"/>
      <w:bookmarkStart w:id="41078" w:name="_Toc236208655"/>
      <w:bookmarkStart w:id="41079" w:name="_Toc241509341"/>
      <w:bookmarkStart w:id="41080" w:name="_Toc241557818"/>
      <w:bookmarkStart w:id="41081" w:name="_Toc244416828"/>
      <w:bookmarkStart w:id="41082" w:name="_Toc244657768"/>
      <w:bookmarkStart w:id="41083" w:name="_Toc246652508"/>
      <w:bookmarkStart w:id="41084" w:name="_Toc253562057"/>
      <w:bookmarkStart w:id="41085" w:name="_Toc268506073"/>
      <w:bookmarkStart w:id="41086" w:name="_Toc276631192"/>
      <w:bookmarkStart w:id="41087" w:name="_Toc277944236"/>
      <w:bookmarkStart w:id="41088" w:name="_Toc153968581"/>
      <w:bookmarkStart w:id="41089" w:name="_Toc339020553"/>
      <w:r w:rsidRPr="00E77497">
        <w:t>Numeric Literals</w:t>
      </w:r>
      <w:bookmarkEnd w:id="41075"/>
      <w:bookmarkEnd w:id="41076"/>
      <w:bookmarkEnd w:id="41077"/>
      <w:bookmarkEnd w:id="41078"/>
      <w:bookmarkEnd w:id="41079"/>
      <w:bookmarkEnd w:id="41080"/>
      <w:bookmarkEnd w:id="41081"/>
      <w:bookmarkEnd w:id="41082"/>
      <w:bookmarkEnd w:id="41083"/>
      <w:bookmarkEnd w:id="41084"/>
      <w:bookmarkEnd w:id="41085"/>
      <w:bookmarkEnd w:id="41086"/>
      <w:bookmarkEnd w:id="41087"/>
      <w:bookmarkEnd w:id="41088"/>
      <w:bookmarkEnd w:id="41089"/>
    </w:p>
    <w:p w:rsidR="00E80769" w:rsidRPr="00E77497" w:rsidRDefault="00E80769" w:rsidP="00E80769">
      <w:r w:rsidRPr="00E77497">
        <w:t xml:space="preserve">The syntax and semantics of 7.8.3 </w:t>
      </w:r>
      <w:del w:id="41090" w:author="Allen Wirfs-Brock" w:date="2011-07-02T12:50:00Z">
        <w:r w:rsidRPr="00E77497" w:rsidDel="00CF4089">
          <w:delText>can be</w:delText>
        </w:r>
      </w:del>
      <w:ins w:id="41091" w:author="Allen Wirfs-Brock" w:date="2011-07-02T12:50:00Z">
        <w:r w:rsidR="00CF4089" w:rsidRPr="00E77497">
          <w:t>is</w:t>
        </w:r>
      </w:ins>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NumericLiteral </w:t>
      </w:r>
      <w:r w:rsidRPr="00E77497">
        <w:rPr>
          <w:rFonts w:ascii="Arial" w:hAnsi="Arial"/>
          <w:b/>
          <w:i w:val="0"/>
        </w:rPr>
        <w:t>::</w:t>
      </w:r>
    </w:p>
    <w:p w:rsidR="00E80769" w:rsidRPr="00E77497" w:rsidRDefault="00E80769" w:rsidP="00E80769">
      <w:pPr>
        <w:pStyle w:val="SyntaxDefinition"/>
      </w:pPr>
      <w:r w:rsidRPr="00E77497">
        <w:t>DecimalLiteral</w:t>
      </w:r>
      <w:ins w:id="41092" w:author="Rev 7 Allen Wirfs-Brock" w:date="2012-05-04T10:23:00Z">
        <w:r w:rsidR="00591F2A">
          <w:br/>
        </w:r>
      </w:ins>
      <w:ins w:id="41093" w:author="Rev 7 Allen Wirfs-Brock" w:date="2012-05-04T10:24:00Z">
        <w:r w:rsidR="00591F2A">
          <w:t>Binary</w:t>
        </w:r>
        <w:r w:rsidR="00591F2A" w:rsidRPr="00E77497">
          <w:t xml:space="preserve">IntegerLiteral </w:t>
        </w:r>
        <w:r w:rsidR="00591F2A">
          <w:br/>
        </w:r>
      </w:ins>
      <w:ins w:id="41094" w:author="Rev 7 Allen Wirfs-Brock" w:date="2012-05-04T10:23:00Z">
        <w:r w:rsidR="00591F2A" w:rsidRPr="00E77497">
          <w:t>OctalIntegerLiteral</w:t>
        </w:r>
      </w:ins>
      <w:r w:rsidRPr="00E77497">
        <w:br/>
        <w:t>HexIntegerLiteral</w:t>
      </w:r>
      <w:r w:rsidRPr="00E77497">
        <w:br/>
      </w:r>
      <w:ins w:id="41095" w:author="Rev 7 Allen Wirfs-Brock" w:date="2012-05-04T10:24:00Z">
        <w:r w:rsidR="00591F2A">
          <w:t>Legacy</w:t>
        </w:r>
      </w:ins>
      <w:r w:rsidRPr="00E77497">
        <w:t>OctalIntegerLiteral</w:t>
      </w:r>
    </w:p>
    <w:p w:rsidR="00E80769" w:rsidRPr="00E77497" w:rsidRDefault="00591F2A" w:rsidP="00E80769">
      <w:pPr>
        <w:pStyle w:val="SyntaxRule"/>
      </w:pPr>
      <w:ins w:id="41096" w:author="Rev 7 Allen Wirfs-Brock" w:date="2012-05-04T10:24:00Z">
        <w:r>
          <w:t>Legacy</w:t>
        </w:r>
      </w:ins>
      <w:r w:rsidR="00E80769" w:rsidRPr="00E77497">
        <w:t xml:space="preserve">OctalIntegerLiteral </w:t>
      </w:r>
      <w:r w:rsidR="00E80769" w:rsidRPr="00E77497">
        <w:rPr>
          <w:rFonts w:ascii="Arial" w:hAnsi="Arial"/>
          <w:b/>
          <w:i w:val="0"/>
        </w:rPr>
        <w:t>::</w:t>
      </w:r>
    </w:p>
    <w:p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ins w:id="41097" w:author="Rev 7 Allen Wirfs-Brock" w:date="2012-05-04T10:24:00Z">
        <w:r w:rsidR="00591F2A">
          <w:t>Legacy</w:t>
        </w:r>
      </w:ins>
      <w:r w:rsidRPr="00E77497">
        <w:t>OctalIntegerLiteral OctalDigit</w:t>
      </w:r>
    </w:p>
    <w:p w:rsidR="00E80769" w:rsidRPr="00AF63E6" w:rsidDel="00591F2A" w:rsidRDefault="00137648" w:rsidP="00E80769">
      <w:pPr>
        <w:pStyle w:val="SyntaxRule"/>
        <w:rPr>
          <w:del w:id="41098" w:author="Rev 7 Allen Wirfs-Brock" w:date="2012-05-04T10:25:00Z"/>
          <w:rFonts w:ascii="Courier New" w:hAnsi="Courier New" w:cs="Courier New"/>
          <w:b/>
          <w:bCs/>
          <w:i w:val="0"/>
        </w:rPr>
      </w:pPr>
      <w:ins w:id="41099" w:author="Rev 8 Allen Wirfs-Brock" w:date="2012-06-14T15:37:00Z">
        <w:r w:rsidRPr="00AF63E6">
          <w:rPr>
            <w:b/>
            <w:bCs/>
          </w:rPr>
          <w:t xml:space="preserve">Static </w:t>
        </w:r>
      </w:ins>
      <w:del w:id="41100" w:author="Rev 7 Allen Wirfs-Brock" w:date="2012-05-04T10:25:00Z">
        <w:r w:rsidR="00E80769" w:rsidRPr="00AF63E6" w:rsidDel="00591F2A">
          <w:rPr>
            <w:b/>
            <w:bCs/>
          </w:rPr>
          <w:delText xml:space="preserve">OctalDigit </w:delText>
        </w:r>
        <w:r w:rsidR="00E80769" w:rsidRPr="00AF63E6" w:rsidDel="00591F2A">
          <w:rPr>
            <w:rFonts w:ascii="Arial" w:hAnsi="Arial"/>
            <w:b/>
            <w:bCs/>
            <w:i w:val="0"/>
          </w:rPr>
          <w:delText>::</w:delText>
        </w:r>
        <w:r w:rsidR="00E80769" w:rsidRPr="00AF63E6" w:rsidDel="00591F2A">
          <w:rPr>
            <w:b/>
            <w:bCs/>
          </w:rPr>
          <w:delText xml:space="preserve"> </w:delText>
        </w:r>
        <w:r w:rsidR="00E80769" w:rsidRPr="00AF63E6" w:rsidDel="00591F2A">
          <w:rPr>
            <w:rFonts w:ascii="Arial" w:hAnsi="Arial"/>
            <w:b/>
            <w:bCs/>
            <w:i w:val="0"/>
          </w:rPr>
          <w:delText>one of</w:delText>
        </w:r>
      </w:del>
    </w:p>
    <w:p w:rsidR="00E80769" w:rsidRPr="00AF63E6" w:rsidDel="00591F2A" w:rsidRDefault="00E80769" w:rsidP="00E80769">
      <w:pPr>
        <w:pStyle w:val="SyntaxDefinition"/>
        <w:rPr>
          <w:del w:id="41101" w:author="Rev 7 Allen Wirfs-Brock" w:date="2012-05-04T10:25:00Z"/>
          <w:b/>
          <w:bCs/>
        </w:rPr>
      </w:pPr>
      <w:del w:id="41102" w:author="Rev 7 Allen Wirfs-Brock" w:date="2012-05-04T10:25:00Z">
        <w:r w:rsidRPr="00AF63E6" w:rsidDel="00591F2A">
          <w:rPr>
            <w:rFonts w:ascii="Courier New" w:hAnsi="Courier New" w:cs="Courier New"/>
            <w:b/>
            <w:bCs/>
            <w:i w:val="0"/>
          </w:rPr>
          <w:delText>0</w:delText>
        </w:r>
        <w:r w:rsidRPr="00AF63E6" w:rsidDel="00591F2A">
          <w:rPr>
            <w:b/>
            <w:bCs/>
          </w:rPr>
          <w:delText xml:space="preserve">  </w:delText>
        </w:r>
        <w:r w:rsidRPr="00AF63E6" w:rsidDel="00591F2A">
          <w:rPr>
            <w:rFonts w:ascii="Courier New" w:hAnsi="Courier New" w:cs="Courier New"/>
            <w:b/>
            <w:bCs/>
            <w:i w:val="0"/>
          </w:rPr>
          <w:delText>1</w:delText>
        </w:r>
        <w:r w:rsidRPr="00AF63E6" w:rsidDel="00591F2A">
          <w:rPr>
            <w:b/>
            <w:bCs/>
          </w:rPr>
          <w:delText xml:space="preserve">  </w:delText>
        </w:r>
        <w:r w:rsidRPr="00AF63E6" w:rsidDel="00591F2A">
          <w:rPr>
            <w:rFonts w:ascii="Courier New" w:hAnsi="Courier New" w:cs="Courier New"/>
            <w:b/>
            <w:bCs/>
            <w:i w:val="0"/>
          </w:rPr>
          <w:delText>2</w:delText>
        </w:r>
        <w:r w:rsidRPr="00AF63E6" w:rsidDel="00591F2A">
          <w:rPr>
            <w:b/>
            <w:bCs/>
          </w:rPr>
          <w:delText xml:space="preserve">  </w:delText>
        </w:r>
        <w:r w:rsidRPr="00AF63E6" w:rsidDel="00591F2A">
          <w:rPr>
            <w:rFonts w:ascii="Courier New" w:hAnsi="Courier New" w:cs="Courier New"/>
            <w:b/>
            <w:bCs/>
            <w:i w:val="0"/>
          </w:rPr>
          <w:delText xml:space="preserve">3 </w:delText>
        </w:r>
        <w:r w:rsidRPr="00AF63E6" w:rsidDel="00591F2A">
          <w:rPr>
            <w:b/>
            <w:bCs/>
          </w:rPr>
          <w:delText xml:space="preserve"> </w:delText>
        </w:r>
        <w:r w:rsidRPr="00AF63E6" w:rsidDel="00591F2A">
          <w:rPr>
            <w:rFonts w:ascii="Courier New" w:hAnsi="Courier New" w:cs="Courier New"/>
            <w:b/>
            <w:bCs/>
            <w:i w:val="0"/>
          </w:rPr>
          <w:delText xml:space="preserve">4 </w:delText>
        </w:r>
        <w:r w:rsidRPr="00AF63E6" w:rsidDel="00591F2A">
          <w:rPr>
            <w:b/>
            <w:bCs/>
          </w:rPr>
          <w:delText xml:space="preserve"> </w:delText>
        </w:r>
        <w:r w:rsidRPr="00AF63E6" w:rsidDel="00591F2A">
          <w:rPr>
            <w:rFonts w:ascii="Courier New" w:hAnsi="Courier New" w:cs="Courier New"/>
            <w:b/>
            <w:bCs/>
            <w:i w:val="0"/>
          </w:rPr>
          <w:delText>5</w:delText>
        </w:r>
        <w:r w:rsidRPr="00AF63E6" w:rsidDel="00591F2A">
          <w:rPr>
            <w:b/>
            <w:bCs/>
          </w:rPr>
          <w:delText xml:space="preserve">  </w:delText>
        </w:r>
        <w:r w:rsidRPr="00AF63E6" w:rsidDel="00591F2A">
          <w:rPr>
            <w:rFonts w:ascii="Courier New" w:hAnsi="Courier New" w:cs="Courier New"/>
            <w:b/>
            <w:bCs/>
            <w:i w:val="0"/>
          </w:rPr>
          <w:delText>6</w:delText>
        </w:r>
        <w:r w:rsidRPr="00AF63E6" w:rsidDel="00591F2A">
          <w:rPr>
            <w:b/>
            <w:bCs/>
          </w:rPr>
          <w:delText xml:space="preserve">  </w:delText>
        </w:r>
        <w:r w:rsidRPr="00AF63E6" w:rsidDel="00591F2A">
          <w:rPr>
            <w:rFonts w:ascii="Courier New" w:hAnsi="Courier New" w:cs="Courier New"/>
            <w:b/>
            <w:bCs/>
            <w:i w:val="0"/>
          </w:rPr>
          <w:delText>7</w:delText>
        </w:r>
      </w:del>
    </w:p>
    <w:p w:rsidR="00E80769" w:rsidRPr="00AF63E6" w:rsidRDefault="00E80769" w:rsidP="00E80769">
      <w:pPr>
        <w:rPr>
          <w:b/>
          <w:bCs/>
        </w:rPr>
      </w:pPr>
      <w:r w:rsidRPr="00AF63E6">
        <w:rPr>
          <w:b/>
          <w:bCs/>
        </w:rPr>
        <w:t>Semantics</w:t>
      </w:r>
    </w:p>
    <w:p w:rsidR="00E80769" w:rsidRPr="00A67AF2" w:rsidDel="00591F2A" w:rsidRDefault="00E80769" w:rsidP="00E80769">
      <w:pPr>
        <w:pStyle w:val="MathSpecialCase3"/>
        <w:numPr>
          <w:ilvl w:val="0"/>
          <w:numId w:val="30"/>
        </w:numPr>
        <w:tabs>
          <w:tab w:val="left" w:pos="1170"/>
        </w:tabs>
        <w:spacing w:after="0"/>
        <w:ind w:left="1170" w:hanging="270"/>
        <w:rPr>
          <w:del w:id="41103" w:author="Rev 7 Allen Wirfs-Brock" w:date="2012-05-04T10:27:00Z"/>
          <w:rFonts w:ascii="Arial" w:hAnsi="Arial"/>
        </w:rPr>
      </w:pPr>
      <w:del w:id="41104" w:author="Rev 7 Allen Wirfs-Brock" w:date="2012-05-04T10:27:00Z">
        <w:r w:rsidRPr="008B7F6F" w:rsidDel="00591F2A">
          <w:rPr>
            <w:rFonts w:ascii="Arial" w:hAnsi="Arial"/>
          </w:rPr>
          <w:delText xml:space="preserve">The MV of </w:delText>
        </w:r>
        <w:r w:rsidRPr="006B6D0A" w:rsidDel="00591F2A">
          <w:rPr>
            <w:i/>
          </w:rPr>
          <w:delText>NumericLiteral</w:delText>
        </w:r>
        <w:r w:rsidRPr="006B6D0A" w:rsidDel="00591F2A">
          <w:rPr>
            <w:rFonts w:ascii="Arial" w:hAnsi="Arial"/>
          </w:rPr>
          <w:delText xml:space="preserve"> </w:delText>
        </w:r>
        <w:r w:rsidRPr="006B6D0A" w:rsidDel="00591F2A">
          <w:rPr>
            <w:rFonts w:ascii="Arial" w:hAnsi="Arial"/>
            <w:b/>
          </w:rPr>
          <w:delText>::</w:delText>
        </w:r>
        <w:r w:rsidRPr="00E65A34" w:rsidDel="00591F2A">
          <w:rPr>
            <w:rFonts w:ascii="Arial" w:hAnsi="Arial"/>
          </w:rPr>
          <w:delText xml:space="preserve"> </w:delText>
        </w:r>
        <w:r w:rsidRPr="00546435" w:rsidDel="00591F2A">
          <w:rPr>
            <w:i/>
          </w:rPr>
          <w:delText>OctalIntegerLiteral</w:delText>
        </w:r>
        <w:r w:rsidRPr="00A67AF2" w:rsidDel="00591F2A">
          <w:rPr>
            <w:rFonts w:ascii="Arial" w:hAnsi="Arial"/>
          </w:rPr>
          <w:delText xml:space="preserve"> is the MV of </w:delText>
        </w:r>
        <w:r w:rsidRPr="00A67AF2" w:rsidDel="00591F2A">
          <w:rPr>
            <w:i/>
          </w:rPr>
          <w:delText>OctalIntegerLiteral</w:delText>
        </w:r>
        <w:r w:rsidRPr="00A67AF2" w:rsidDel="00591F2A">
          <w:rPr>
            <w:rFonts w:ascii="Arial" w:hAnsi="Arial"/>
          </w:rPr>
          <w:delText>.</w:delText>
        </w:r>
      </w:del>
    </w:p>
    <w:p w:rsidR="00E80769" w:rsidRPr="00E77497" w:rsidDel="00591F2A" w:rsidRDefault="00E80769" w:rsidP="00E80769">
      <w:pPr>
        <w:pStyle w:val="MathSpecialCase3"/>
        <w:numPr>
          <w:ilvl w:val="0"/>
          <w:numId w:val="30"/>
        </w:numPr>
        <w:tabs>
          <w:tab w:val="left" w:pos="1170"/>
        </w:tabs>
        <w:spacing w:after="0"/>
        <w:ind w:left="1170" w:hanging="270"/>
        <w:rPr>
          <w:del w:id="41105" w:author="Rev 7 Allen Wirfs-Brock" w:date="2012-05-04T10:27:00Z"/>
          <w:rFonts w:ascii="Arial" w:hAnsi="Arial"/>
        </w:rPr>
      </w:pPr>
      <w:del w:id="41106" w:author="Rev 7 Allen Wirfs-Brock" w:date="2012-05-04T10:27:00Z">
        <w:r w:rsidRPr="00B820AB" w:rsidDel="00591F2A">
          <w:rPr>
            <w:rFonts w:ascii="Arial" w:hAnsi="Arial"/>
          </w:rPr>
          <w:delText xml:space="preserve">The MV of </w:delText>
        </w:r>
        <w:r w:rsidRPr="00675B74"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0</w:delText>
        </w:r>
        <w:r w:rsidRPr="00E77497" w:rsidDel="00591F2A">
          <w:rPr>
            <w:rFonts w:ascii="Arial" w:hAnsi="Arial"/>
          </w:rPr>
          <w:delText xml:space="preserve"> is 0.</w:delText>
        </w:r>
      </w:del>
    </w:p>
    <w:p w:rsidR="00E80769" w:rsidRPr="00E77497" w:rsidDel="00591F2A" w:rsidRDefault="00E80769" w:rsidP="00E80769">
      <w:pPr>
        <w:pStyle w:val="MathSpecialCase3"/>
        <w:numPr>
          <w:ilvl w:val="0"/>
          <w:numId w:val="30"/>
        </w:numPr>
        <w:tabs>
          <w:tab w:val="left" w:pos="1170"/>
        </w:tabs>
        <w:spacing w:after="0"/>
        <w:ind w:left="1170" w:hanging="270"/>
        <w:rPr>
          <w:del w:id="41107" w:author="Rev 7 Allen Wirfs-Brock" w:date="2012-05-04T10:27:00Z"/>
          <w:rFonts w:ascii="Arial" w:hAnsi="Arial"/>
        </w:rPr>
      </w:pPr>
      <w:del w:id="4110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1</w:delText>
        </w:r>
        <w:r w:rsidRPr="00E77497" w:rsidDel="00591F2A">
          <w:rPr>
            <w:rFonts w:ascii="Arial" w:hAnsi="Arial"/>
          </w:rPr>
          <w:delText xml:space="preserve"> is 1.</w:delText>
        </w:r>
      </w:del>
    </w:p>
    <w:p w:rsidR="00E80769" w:rsidRPr="00E77497" w:rsidDel="00591F2A" w:rsidRDefault="00E80769" w:rsidP="00E80769">
      <w:pPr>
        <w:pStyle w:val="MathSpecialCase3"/>
        <w:numPr>
          <w:ilvl w:val="0"/>
          <w:numId w:val="30"/>
        </w:numPr>
        <w:tabs>
          <w:tab w:val="left" w:pos="1170"/>
        </w:tabs>
        <w:spacing w:after="0"/>
        <w:ind w:left="1170" w:hanging="270"/>
        <w:rPr>
          <w:del w:id="41109" w:author="Rev 7 Allen Wirfs-Brock" w:date="2012-05-04T10:27:00Z"/>
          <w:rFonts w:ascii="Arial" w:hAnsi="Arial"/>
        </w:rPr>
      </w:pPr>
      <w:del w:id="41110"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2</w:delText>
        </w:r>
        <w:r w:rsidRPr="00E77497" w:rsidDel="00591F2A">
          <w:rPr>
            <w:rFonts w:ascii="Arial" w:hAnsi="Arial"/>
          </w:rPr>
          <w:delText xml:space="preserve"> is 2.</w:delText>
        </w:r>
      </w:del>
    </w:p>
    <w:p w:rsidR="00E80769" w:rsidRPr="00E77497" w:rsidDel="00591F2A" w:rsidRDefault="00E80769" w:rsidP="00E80769">
      <w:pPr>
        <w:pStyle w:val="MathSpecialCase3"/>
        <w:numPr>
          <w:ilvl w:val="0"/>
          <w:numId w:val="30"/>
        </w:numPr>
        <w:tabs>
          <w:tab w:val="left" w:pos="1170"/>
        </w:tabs>
        <w:spacing w:after="0"/>
        <w:ind w:left="1170" w:hanging="270"/>
        <w:rPr>
          <w:del w:id="41111" w:author="Rev 7 Allen Wirfs-Brock" w:date="2012-05-04T10:27:00Z"/>
          <w:rFonts w:ascii="Arial" w:hAnsi="Arial"/>
        </w:rPr>
      </w:pPr>
      <w:del w:id="41112"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3</w:delText>
        </w:r>
        <w:r w:rsidRPr="00E77497" w:rsidDel="00591F2A">
          <w:rPr>
            <w:rFonts w:ascii="Arial" w:hAnsi="Arial"/>
          </w:rPr>
          <w:delText xml:space="preserve"> is 3.</w:delText>
        </w:r>
      </w:del>
    </w:p>
    <w:p w:rsidR="00E80769" w:rsidRPr="00E77497" w:rsidDel="00591F2A" w:rsidRDefault="00E80769" w:rsidP="00E80769">
      <w:pPr>
        <w:pStyle w:val="MathSpecialCase3"/>
        <w:numPr>
          <w:ilvl w:val="0"/>
          <w:numId w:val="30"/>
        </w:numPr>
        <w:tabs>
          <w:tab w:val="left" w:pos="1170"/>
        </w:tabs>
        <w:spacing w:after="0"/>
        <w:ind w:left="1170" w:hanging="270"/>
        <w:rPr>
          <w:del w:id="41113" w:author="Rev 7 Allen Wirfs-Brock" w:date="2012-05-04T10:27:00Z"/>
          <w:rFonts w:ascii="Arial" w:hAnsi="Arial"/>
        </w:rPr>
      </w:pPr>
      <w:del w:id="41114"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4</w:delText>
        </w:r>
        <w:r w:rsidRPr="00E77497" w:rsidDel="00591F2A">
          <w:rPr>
            <w:rFonts w:ascii="Arial" w:hAnsi="Arial"/>
          </w:rPr>
          <w:delText xml:space="preserve"> is 4.</w:delText>
        </w:r>
      </w:del>
    </w:p>
    <w:p w:rsidR="00E80769" w:rsidRPr="00E77497" w:rsidDel="00591F2A" w:rsidRDefault="00E80769" w:rsidP="00E80769">
      <w:pPr>
        <w:pStyle w:val="MathSpecialCase3"/>
        <w:numPr>
          <w:ilvl w:val="0"/>
          <w:numId w:val="30"/>
        </w:numPr>
        <w:tabs>
          <w:tab w:val="left" w:pos="1170"/>
        </w:tabs>
        <w:spacing w:after="0"/>
        <w:ind w:left="1170" w:hanging="270"/>
        <w:rPr>
          <w:del w:id="41115" w:author="Rev 7 Allen Wirfs-Brock" w:date="2012-05-04T10:27:00Z"/>
          <w:rFonts w:ascii="Arial" w:hAnsi="Arial"/>
        </w:rPr>
      </w:pPr>
      <w:del w:id="41116"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5</w:delText>
        </w:r>
        <w:r w:rsidRPr="00E77497" w:rsidDel="00591F2A">
          <w:rPr>
            <w:rFonts w:ascii="Arial" w:hAnsi="Arial"/>
          </w:rPr>
          <w:delText xml:space="preserve"> is 5.</w:delText>
        </w:r>
      </w:del>
    </w:p>
    <w:p w:rsidR="00E80769" w:rsidRPr="00E77497" w:rsidDel="00591F2A" w:rsidRDefault="00E80769" w:rsidP="00E80769">
      <w:pPr>
        <w:pStyle w:val="MathSpecialCase3"/>
        <w:numPr>
          <w:ilvl w:val="0"/>
          <w:numId w:val="30"/>
        </w:numPr>
        <w:tabs>
          <w:tab w:val="left" w:pos="1170"/>
        </w:tabs>
        <w:spacing w:after="0"/>
        <w:ind w:left="1170" w:hanging="270"/>
        <w:rPr>
          <w:del w:id="41117" w:author="Rev 7 Allen Wirfs-Brock" w:date="2012-05-04T10:27:00Z"/>
          <w:rFonts w:ascii="Arial" w:hAnsi="Arial"/>
        </w:rPr>
      </w:pPr>
      <w:del w:id="4111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6</w:delText>
        </w:r>
        <w:r w:rsidRPr="00E77497" w:rsidDel="00591F2A">
          <w:rPr>
            <w:rFonts w:ascii="Arial" w:hAnsi="Arial"/>
          </w:rPr>
          <w:delText xml:space="preserve"> is 6.</w:delText>
        </w:r>
      </w:del>
    </w:p>
    <w:p w:rsidR="00E80769" w:rsidRPr="00E77497" w:rsidDel="00591F2A" w:rsidRDefault="00E80769" w:rsidP="00E80769">
      <w:pPr>
        <w:pStyle w:val="MathSpecialCase3"/>
        <w:numPr>
          <w:ilvl w:val="0"/>
          <w:numId w:val="30"/>
        </w:numPr>
        <w:tabs>
          <w:tab w:val="left" w:pos="1170"/>
        </w:tabs>
        <w:spacing w:after="0"/>
        <w:ind w:left="1170" w:hanging="270"/>
        <w:rPr>
          <w:del w:id="41119" w:author="Rev 7 Allen Wirfs-Brock" w:date="2012-05-04T10:27:00Z"/>
          <w:rFonts w:ascii="Arial" w:hAnsi="Arial"/>
        </w:rPr>
      </w:pPr>
      <w:del w:id="41120"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7</w:delText>
        </w:r>
        <w:r w:rsidRPr="00E77497" w:rsidDel="00591F2A">
          <w:rPr>
            <w:rFonts w:ascii="Arial" w:hAnsi="Arial"/>
          </w:rPr>
          <w:delText xml:space="preserve"> is 7.</w:delText>
        </w:r>
      </w:del>
    </w:p>
    <w:p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ins w:id="41121" w:author="Rev 7 Allen Wirfs-Brock" w:date="2012-05-04T10:25: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ins w:id="41122" w:author="Rev 7 Allen Wirfs-Brock" w:date="2012-05-04T10:26: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ins w:id="41123" w:author="Rev 7 Allen Wirfs-Brock" w:date="2012-05-04T10:26:00Z">
        <w:r w:rsidR="00591F2A" w:rsidRPr="006768C7">
          <w:rPr>
            <w:i/>
          </w:rPr>
          <w:t>Legacy</w:t>
        </w:r>
      </w:ins>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ins w:id="41124" w:author="Rev 7 Allen Wirfs-Brock" w:date="2012-05-04T10:27:00Z">
        <w:r w:rsidR="00591F2A" w:rsidRPr="006768C7">
          <w:rPr>
            <w:i/>
          </w:rPr>
          <w:t>Legacy</w:t>
        </w:r>
      </w:ins>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rsidR="00E80769" w:rsidRPr="00E77497" w:rsidRDefault="00E80769" w:rsidP="00E80769">
      <w:pPr>
        <w:pStyle w:val="a3"/>
        <w:tabs>
          <w:tab w:val="clear" w:pos="640"/>
          <w:tab w:val="clear" w:pos="880"/>
        </w:tabs>
        <w:spacing w:before="120"/>
      </w:pPr>
      <w:bookmarkStart w:id="41125" w:name="_Toc472818982"/>
      <w:bookmarkStart w:id="41126" w:name="_Toc474641697"/>
      <w:bookmarkStart w:id="41127" w:name="_Toc235503568"/>
      <w:bookmarkStart w:id="41128" w:name="_Toc236208656"/>
      <w:bookmarkStart w:id="41129" w:name="_Toc241509342"/>
      <w:bookmarkStart w:id="41130" w:name="_Toc241557819"/>
      <w:bookmarkStart w:id="41131" w:name="_Toc244416829"/>
      <w:bookmarkStart w:id="41132" w:name="_Toc244657769"/>
      <w:bookmarkStart w:id="41133" w:name="_Toc246652509"/>
      <w:bookmarkStart w:id="41134" w:name="_Toc253562058"/>
      <w:bookmarkStart w:id="41135" w:name="_Toc268506074"/>
      <w:bookmarkStart w:id="41136" w:name="_Toc276631193"/>
      <w:bookmarkStart w:id="41137" w:name="_Toc277944237"/>
      <w:bookmarkStart w:id="41138" w:name="_Toc153968582"/>
      <w:bookmarkStart w:id="41139" w:name="_Toc339020554"/>
      <w:r w:rsidRPr="00E77497">
        <w:t>String Literals</w:t>
      </w:r>
      <w:bookmarkEnd w:id="41125"/>
      <w:bookmarkEnd w:id="41126"/>
      <w:bookmarkEnd w:id="41127"/>
      <w:bookmarkEnd w:id="41128"/>
      <w:bookmarkEnd w:id="41129"/>
      <w:bookmarkEnd w:id="41130"/>
      <w:bookmarkEnd w:id="41131"/>
      <w:bookmarkEnd w:id="41132"/>
      <w:bookmarkEnd w:id="41133"/>
      <w:bookmarkEnd w:id="41134"/>
      <w:bookmarkEnd w:id="41135"/>
      <w:bookmarkEnd w:id="41136"/>
      <w:bookmarkEnd w:id="41137"/>
      <w:bookmarkEnd w:id="41138"/>
      <w:bookmarkEnd w:id="41139"/>
    </w:p>
    <w:p w:rsidR="00E80769" w:rsidRPr="00E77497" w:rsidRDefault="00E80769" w:rsidP="00E80769">
      <w:r w:rsidRPr="00E77497">
        <w:t xml:space="preserve">The syntax and semantics of 7.8.4 </w:t>
      </w:r>
      <w:del w:id="41140" w:author="Allen Wirfs-Brock" w:date="2011-07-02T12:50:00Z">
        <w:r w:rsidRPr="00E77497" w:rsidDel="00CF4089">
          <w:delText>can be</w:delText>
        </w:r>
      </w:del>
      <w:ins w:id="41141" w:author="Allen Wirfs-Brock" w:date="2011-07-02T12:50:00Z">
        <w:r w:rsidR="00CF4089" w:rsidRPr="00E77497">
          <w:t>is</w:t>
        </w:r>
      </w:ins>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EscapeSequence </w:t>
      </w:r>
      <w:r w:rsidRPr="00E77497">
        <w:rPr>
          <w:rFonts w:ascii="Arial" w:hAnsi="Arial"/>
          <w:b/>
          <w:i w:val="0"/>
        </w:rPr>
        <w:t>::</w:t>
      </w:r>
    </w:p>
    <w:p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rsidR="00E80769" w:rsidRPr="00E77497" w:rsidRDefault="00E80769" w:rsidP="00E80769">
      <w:pPr>
        <w:pStyle w:val="SyntaxRule"/>
      </w:pPr>
      <w:r w:rsidRPr="00E77497">
        <w:t xml:space="preserve">OctalEscapeSequence </w:t>
      </w:r>
      <w:r w:rsidRPr="00E77497">
        <w:rPr>
          <w:rFonts w:ascii="Arial" w:hAnsi="Arial"/>
          <w:b/>
          <w:i w:val="0"/>
        </w:rPr>
        <w:t>::</w:t>
      </w:r>
    </w:p>
    <w:p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rsidR="00E80769" w:rsidRPr="00E77497" w:rsidRDefault="00E80769" w:rsidP="00E80769">
      <w:pPr>
        <w:pStyle w:val="SyntaxRule"/>
        <w:rPr>
          <w:rFonts w:ascii="Arial" w:hAnsi="Arial"/>
          <w:b/>
        </w:rPr>
      </w:pPr>
      <w:r w:rsidRPr="00E77497">
        <w:lastRenderedPageBreak/>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rsidR="00E80769" w:rsidRPr="00E77497" w:rsidRDefault="00137648" w:rsidP="00E80769">
      <w:pPr>
        <w:pStyle w:val="Syntax"/>
      </w:pPr>
      <w:ins w:id="41142" w:author="Rev 8 Allen Wirfs-Brock" w:date="2012-06-14T15:37:00Z">
        <w:r>
          <w:t xml:space="preserve">Static </w:t>
        </w:r>
      </w:ins>
      <w:r w:rsidR="00E80769" w:rsidRPr="00E77497">
        <w:t>Semantics</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rsidR="00E80769" w:rsidRPr="00E77497" w:rsidRDefault="00E80769" w:rsidP="00E80769">
      <w:pPr>
        <w:pStyle w:val="a2"/>
        <w:tabs>
          <w:tab w:val="clear" w:pos="500"/>
          <w:tab w:val="clear" w:pos="720"/>
          <w:tab w:val="left" w:pos="567"/>
        </w:tabs>
      </w:pPr>
      <w:bookmarkStart w:id="41143" w:name="_Toc472818983"/>
      <w:bookmarkStart w:id="41144" w:name="_Toc474641698"/>
      <w:bookmarkStart w:id="41145" w:name="_Toc235503569"/>
      <w:bookmarkStart w:id="41146" w:name="_Toc236208657"/>
      <w:bookmarkStart w:id="41147" w:name="_Toc241509343"/>
      <w:bookmarkStart w:id="41148" w:name="_Toc241557820"/>
      <w:bookmarkStart w:id="41149" w:name="_Toc244416830"/>
      <w:bookmarkStart w:id="41150" w:name="_Toc244657770"/>
      <w:bookmarkStart w:id="41151" w:name="_Toc246652510"/>
      <w:bookmarkStart w:id="41152" w:name="_Toc253562059"/>
      <w:bookmarkStart w:id="41153" w:name="_Toc268506075"/>
      <w:bookmarkStart w:id="41154" w:name="_Toc276631194"/>
      <w:bookmarkStart w:id="41155" w:name="_Toc277944238"/>
      <w:bookmarkStart w:id="41156" w:name="_Toc153968583"/>
      <w:bookmarkStart w:id="41157" w:name="_Toc339020555"/>
      <w:r w:rsidRPr="00E77497">
        <w:t>Additional Properties</w:t>
      </w:r>
      <w:bookmarkEnd w:id="41143"/>
      <w:bookmarkEnd w:id="41144"/>
      <w:bookmarkEnd w:id="41145"/>
      <w:bookmarkEnd w:id="41146"/>
      <w:bookmarkEnd w:id="41147"/>
      <w:bookmarkEnd w:id="41148"/>
      <w:bookmarkEnd w:id="41149"/>
      <w:bookmarkEnd w:id="41150"/>
      <w:bookmarkEnd w:id="41151"/>
      <w:bookmarkEnd w:id="41152"/>
      <w:bookmarkEnd w:id="41153"/>
      <w:bookmarkEnd w:id="41154"/>
      <w:bookmarkEnd w:id="41155"/>
      <w:bookmarkEnd w:id="41156"/>
      <w:bookmarkEnd w:id="41157"/>
    </w:p>
    <w:p w:rsidR="00E80769" w:rsidRPr="00E77497" w:rsidRDefault="00E80769" w:rsidP="00E80769">
      <w:del w:id="41158" w:author="Allen Wirfs-Brock" w:date="2011-07-02T12:43:00Z">
        <w:r w:rsidRPr="00E77497" w:rsidDel="00914B17">
          <w:delText>Some implementations of</w:delText>
        </w:r>
      </w:del>
      <w:ins w:id="41159" w:author="Allen Wirfs-Brock" w:date="2011-07-02T12:43:00Z">
        <w:r w:rsidR="00914B17" w:rsidRPr="00E77497">
          <w:t>When the</w:t>
        </w:r>
      </w:ins>
      <w:r w:rsidRPr="00E77497">
        <w:t xml:space="preserve"> ECMAScript</w:t>
      </w:r>
      <w:ins w:id="41160" w:author="Allen Wirfs-Brock" w:date="2011-07-02T12:43:00Z">
        <w:r w:rsidR="00914B17" w:rsidRPr="00E77497">
          <w:t xml:space="preserve"> host is a web browser the following</w:t>
        </w:r>
      </w:ins>
      <w:r w:rsidRPr="00E77497">
        <w:t xml:space="preserve"> </w:t>
      </w:r>
      <w:del w:id="41161" w:author="Allen Wirfs-Brock" w:date="2011-07-02T12:44:00Z">
        <w:r w:rsidRPr="00E77497" w:rsidDel="00CF4089">
          <w:delText>have included</w:delText>
        </w:r>
      </w:del>
      <w:ins w:id="41162" w:author="Allen Wirfs-Brock" w:date="2011-07-02T12:44:00Z">
        <w:del w:id="41163" w:author="Rev 9 Allen Wirfs-Brock" w:date="2012-07-08T12:40:00Z">
          <w:r w:rsidR="00CF4089" w:rsidRPr="00E77497" w:rsidDel="00273E7C">
            <w:delText>these</w:delText>
          </w:r>
        </w:del>
      </w:ins>
      <w:del w:id="41164" w:author="Rev 9 Allen Wirfs-Brock" w:date="2012-07-08T12:40:00Z">
        <w:r w:rsidRPr="00E77497" w:rsidDel="00273E7C">
          <w:delText xml:space="preserve"> </w:delText>
        </w:r>
      </w:del>
      <w:r w:rsidRPr="00E77497">
        <w:t xml:space="preserve">additional properties </w:t>
      </w:r>
      <w:del w:id="41165" w:author="Allen Wirfs-Brock" w:date="2011-07-02T12:44:00Z">
        <w:r w:rsidRPr="00E77497" w:rsidDel="00CF4089">
          <w:delText>for some</w:delText>
        </w:r>
      </w:del>
      <w:r w:rsidRPr="00E77497">
        <w:t xml:space="preserve"> of the standard </w:t>
      </w:r>
      <w:del w:id="41166" w:author="Rev 9 Allen Wirfs-Brock" w:date="2012-07-07T17:36:00Z">
        <w:r w:rsidRPr="00E77497" w:rsidDel="00EB2682">
          <w:delText xml:space="preserve">native </w:delText>
        </w:r>
      </w:del>
      <w:ins w:id="41167" w:author="Rev 9 Allen Wirfs-Brock" w:date="2012-07-07T17:36:00Z">
        <w:r w:rsidR="00EB2682">
          <w:t>built-in</w:t>
        </w:r>
        <w:r w:rsidR="00EB2682" w:rsidRPr="00E77497">
          <w:t xml:space="preserve"> </w:t>
        </w:r>
      </w:ins>
      <w:r w:rsidRPr="00E77497">
        <w:t>objects</w:t>
      </w:r>
      <w:ins w:id="41168" w:author="Allen Wirfs-Brock" w:date="2011-07-02T12:45:00Z">
        <w:r w:rsidR="00CF4089" w:rsidRPr="00E77497">
          <w:t xml:space="preserve"> are defined</w:t>
        </w:r>
      </w:ins>
      <w:r w:rsidRPr="00E77497">
        <w:t xml:space="preserve">. </w:t>
      </w:r>
      <w:del w:id="41169" w:author="Allen Wirfs-Brock" w:date="2011-07-02T12:45:00Z">
        <w:r w:rsidRPr="00E77497" w:rsidDel="00CF4089">
          <w:delText>This non-normative annex suggests uniform semantics for such properties without making the properties or their semantics part of this standard.</w:delText>
        </w:r>
      </w:del>
    </w:p>
    <w:p w:rsidR="00BA25B6" w:rsidRPr="00E77497" w:rsidRDefault="00BA25B6" w:rsidP="00BA25B6">
      <w:pPr>
        <w:pStyle w:val="a3"/>
        <w:numPr>
          <w:ilvl w:val="2"/>
          <w:numId w:val="825"/>
        </w:numPr>
        <w:tabs>
          <w:tab w:val="clear" w:pos="640"/>
          <w:tab w:val="clear" w:pos="880"/>
        </w:tabs>
        <w:spacing w:before="120"/>
        <w:rPr>
          <w:ins w:id="41170" w:author="Rev 8 Allen Wirfs-Brock" w:date="2012-05-11T13:27:00Z"/>
        </w:rPr>
      </w:pPr>
      <w:bookmarkStart w:id="41171" w:name="_Ref457724123"/>
      <w:bookmarkStart w:id="41172" w:name="_Ref457793857"/>
      <w:bookmarkStart w:id="41173" w:name="_Toc472818984"/>
      <w:bookmarkStart w:id="41174" w:name="_Toc474641699"/>
      <w:bookmarkStart w:id="41175" w:name="_Toc235503570"/>
      <w:bookmarkStart w:id="41176" w:name="_Toc236208658"/>
      <w:bookmarkStart w:id="41177" w:name="_Toc241509344"/>
      <w:bookmarkStart w:id="41178" w:name="_Toc241557821"/>
      <w:bookmarkStart w:id="41179" w:name="_Toc244416831"/>
      <w:bookmarkStart w:id="41180" w:name="_Toc244657771"/>
      <w:bookmarkStart w:id="41181" w:name="_Toc246652511"/>
      <w:bookmarkStart w:id="41182" w:name="_Toc253562060"/>
      <w:bookmarkStart w:id="41183" w:name="_Toc268506076"/>
      <w:bookmarkStart w:id="41184" w:name="_Toc276631195"/>
      <w:bookmarkStart w:id="41185" w:name="_Toc277944239"/>
      <w:bookmarkStart w:id="41186" w:name="_Toc153968584"/>
      <w:bookmarkStart w:id="41187" w:name="_Toc339020556"/>
      <w:ins w:id="41188" w:author="Rev 8 Allen Wirfs-Brock" w:date="2012-05-11T13:27:00Z">
        <w:r>
          <w:t>Additional Properties of the Global Object</w:t>
        </w:r>
        <w:bookmarkEnd w:id="41187"/>
      </w:ins>
    </w:p>
    <w:p w:rsidR="00E80769" w:rsidRPr="00E77497" w:rsidRDefault="00E80769" w:rsidP="00BA25B6">
      <w:pPr>
        <w:pStyle w:val="a4"/>
      </w:pPr>
      <w:r w:rsidRPr="00E77497">
        <w:t>escape (string)</w:t>
      </w:r>
      <w:bookmarkEnd w:id="41171"/>
      <w:bookmarkEnd w:id="41172"/>
      <w:bookmarkEnd w:id="41173"/>
      <w:bookmarkEnd w:id="41174"/>
      <w:bookmarkEnd w:id="41175"/>
      <w:bookmarkEnd w:id="41176"/>
      <w:bookmarkEnd w:id="41177"/>
      <w:bookmarkEnd w:id="41178"/>
      <w:bookmarkEnd w:id="41179"/>
      <w:bookmarkEnd w:id="41180"/>
      <w:bookmarkEnd w:id="41181"/>
      <w:bookmarkEnd w:id="41182"/>
      <w:bookmarkEnd w:id="41183"/>
      <w:bookmarkEnd w:id="41184"/>
      <w:bookmarkEnd w:id="41185"/>
      <w:bookmarkEnd w:id="41186"/>
    </w:p>
    <w:p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E80769" w:rsidP="001F482D">
      <w:pPr>
        <w:pStyle w:val="Alg3"/>
        <w:numPr>
          <w:ilvl w:val="0"/>
          <w:numId w:val="385"/>
        </w:numPr>
      </w:pPr>
      <w:r w:rsidRPr="00E77497">
        <w:t>Call ToString(</w:t>
      </w:r>
      <w:r w:rsidRPr="00E77497">
        <w:rPr>
          <w:i/>
        </w:rPr>
        <w:t>string</w:t>
      </w:r>
      <w:r w:rsidRPr="00E77497">
        <w:t>).</w:t>
      </w:r>
    </w:p>
    <w:p w:rsidR="00E80769" w:rsidRPr="00E77497" w:rsidRDefault="00E80769" w:rsidP="001F482D">
      <w:pPr>
        <w:pStyle w:val="Alg3"/>
        <w:numPr>
          <w:ilvl w:val="0"/>
          <w:numId w:val="385"/>
        </w:numPr>
      </w:pPr>
      <w:r w:rsidRPr="00E77497">
        <w:t>Compute the number of characters in Result(1).</w:t>
      </w:r>
    </w:p>
    <w:p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rsidR="00E80769" w:rsidRPr="00E77497" w:rsidRDefault="00E80769" w:rsidP="001F482D">
      <w:pPr>
        <w:pStyle w:val="Alg3"/>
        <w:numPr>
          <w:ilvl w:val="0"/>
          <w:numId w:val="385"/>
        </w:numPr>
      </w:pPr>
      <w:r w:rsidRPr="00E77497">
        <w:t>If Result(6), is less than 256, go to step 11.</w:t>
      </w:r>
    </w:p>
    <w:p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rsidR="00E80769" w:rsidRPr="00E77497" w:rsidRDefault="00E80769" w:rsidP="001F482D">
      <w:pPr>
        <w:pStyle w:val="Alg3"/>
        <w:numPr>
          <w:ilvl w:val="0"/>
          <w:numId w:val="385"/>
        </w:numPr>
      </w:pPr>
      <w:r w:rsidRPr="00E77497">
        <w:t>Go to step 14.</w:t>
      </w:r>
    </w:p>
    <w:p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rsidR="00E80769" w:rsidRPr="00E77497" w:rsidRDefault="00E80769" w:rsidP="001F482D">
      <w:pPr>
        <w:pStyle w:val="Alg3"/>
        <w:numPr>
          <w:ilvl w:val="0"/>
          <w:numId w:val="385"/>
        </w:numPr>
      </w:pPr>
      <w:r w:rsidRPr="00E77497">
        <w:lastRenderedPageBreak/>
        <w:t>Go to step 14.</w:t>
      </w:r>
    </w:p>
    <w:p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rsidR="00E80769" w:rsidRPr="00E77497" w:rsidRDefault="00E80769" w:rsidP="001F482D">
      <w:pPr>
        <w:pStyle w:val="Alg3"/>
        <w:numPr>
          <w:ilvl w:val="0"/>
          <w:numId w:val="385"/>
        </w:numPr>
        <w:spacing w:after="220"/>
      </w:pPr>
      <w:r w:rsidRPr="00E77497">
        <w:t>Go to step 5.</w:t>
      </w:r>
    </w:p>
    <w:p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rsidR="00E80769" w:rsidRPr="00E77497" w:rsidRDefault="00E80769" w:rsidP="00BA25B6">
      <w:pPr>
        <w:pStyle w:val="a4"/>
      </w:pPr>
      <w:bookmarkStart w:id="41189" w:name="_Ref457724124"/>
      <w:bookmarkStart w:id="41190" w:name="_Ref457793839"/>
      <w:bookmarkStart w:id="41191" w:name="_Toc472818985"/>
      <w:bookmarkStart w:id="41192" w:name="_Toc474641700"/>
      <w:bookmarkStart w:id="41193" w:name="_Toc235503571"/>
      <w:bookmarkStart w:id="41194" w:name="_Toc236208659"/>
      <w:bookmarkStart w:id="41195" w:name="_Toc241509345"/>
      <w:bookmarkStart w:id="41196" w:name="_Toc241557822"/>
      <w:bookmarkStart w:id="41197" w:name="_Toc244416832"/>
      <w:bookmarkStart w:id="41198" w:name="_Toc244657772"/>
      <w:bookmarkStart w:id="41199" w:name="_Toc246652512"/>
      <w:bookmarkStart w:id="41200" w:name="_Toc253562061"/>
      <w:bookmarkStart w:id="41201" w:name="_Toc268506077"/>
      <w:bookmarkStart w:id="41202" w:name="_Toc276631196"/>
      <w:bookmarkStart w:id="41203" w:name="_Toc277944240"/>
      <w:bookmarkStart w:id="41204" w:name="_Toc153968585"/>
      <w:r w:rsidRPr="00E77497">
        <w:t>unescape (string)</w:t>
      </w:r>
      <w:bookmarkEnd w:id="41189"/>
      <w:bookmarkEnd w:id="41190"/>
      <w:bookmarkEnd w:id="41191"/>
      <w:bookmarkEnd w:id="41192"/>
      <w:bookmarkEnd w:id="41193"/>
      <w:bookmarkEnd w:id="41194"/>
      <w:bookmarkEnd w:id="41195"/>
      <w:bookmarkEnd w:id="41196"/>
      <w:bookmarkEnd w:id="41197"/>
      <w:bookmarkEnd w:id="41198"/>
      <w:bookmarkEnd w:id="41199"/>
      <w:bookmarkEnd w:id="41200"/>
      <w:bookmarkEnd w:id="41201"/>
      <w:bookmarkEnd w:id="41202"/>
      <w:bookmarkEnd w:id="41203"/>
      <w:bookmarkEnd w:id="41204"/>
    </w:p>
    <w:p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E80769" w:rsidP="001F482D">
      <w:pPr>
        <w:pStyle w:val="Alg3"/>
        <w:numPr>
          <w:ilvl w:val="0"/>
          <w:numId w:val="386"/>
        </w:numPr>
      </w:pPr>
      <w:r w:rsidRPr="00E77497">
        <w:t>Call ToString(</w:t>
      </w:r>
      <w:r w:rsidRPr="00E77497">
        <w:rPr>
          <w:i/>
        </w:rPr>
        <w:t>string</w:t>
      </w:r>
      <w:r w:rsidRPr="00E77497">
        <w:t>).</w:t>
      </w:r>
    </w:p>
    <w:p w:rsidR="00E80769" w:rsidRPr="00E77497" w:rsidRDefault="00E80769" w:rsidP="001F482D">
      <w:pPr>
        <w:pStyle w:val="Alg3"/>
        <w:numPr>
          <w:ilvl w:val="0"/>
          <w:numId w:val="386"/>
        </w:numPr>
      </w:pPr>
      <w:r w:rsidRPr="00E77497">
        <w:t>Compute the number of characters in Result(1).</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rsidR="00E80769" w:rsidRPr="00E77497" w:rsidRDefault="00E80769" w:rsidP="001F482D">
      <w:pPr>
        <w:pStyle w:val="Alg3"/>
        <w:numPr>
          <w:ilvl w:val="0"/>
          <w:numId w:val="386"/>
        </w:numPr>
      </w:pPr>
      <w:r w:rsidRPr="00E77497">
        <w:t>Increase k by 5.</w:t>
      </w:r>
    </w:p>
    <w:p w:rsidR="00E80769" w:rsidRPr="00E77497" w:rsidRDefault="00E80769" w:rsidP="001F482D">
      <w:pPr>
        <w:pStyle w:val="Alg3"/>
        <w:numPr>
          <w:ilvl w:val="0"/>
          <w:numId w:val="386"/>
        </w:numPr>
      </w:pPr>
      <w:r w:rsidRPr="00E77497">
        <w:t>Go to step 18.</w:t>
      </w:r>
    </w:p>
    <w:p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rsidR="00E80769" w:rsidRPr="00E77497" w:rsidRDefault="00E80769" w:rsidP="001F482D">
      <w:pPr>
        <w:pStyle w:val="Alg3"/>
        <w:numPr>
          <w:ilvl w:val="0"/>
          <w:numId w:val="386"/>
        </w:numPr>
        <w:spacing w:after="220"/>
      </w:pPr>
      <w:r w:rsidRPr="00E77497">
        <w:t>Go to step 5.</w:t>
      </w:r>
    </w:p>
    <w:p w:rsidR="00BA25B6" w:rsidRPr="00E77497" w:rsidRDefault="00BA25B6" w:rsidP="00BA25B6">
      <w:pPr>
        <w:pStyle w:val="a3"/>
        <w:rPr>
          <w:ins w:id="41205" w:author="Rev 8 Allen Wirfs-Brock" w:date="2012-05-11T13:29:00Z"/>
        </w:rPr>
      </w:pPr>
      <w:bookmarkStart w:id="41206" w:name="_Ref457724031"/>
      <w:bookmarkStart w:id="41207" w:name="_Toc472818986"/>
      <w:bookmarkStart w:id="41208" w:name="_Toc474641701"/>
      <w:bookmarkStart w:id="41209" w:name="_Toc235503572"/>
      <w:bookmarkStart w:id="41210" w:name="_Toc236208660"/>
      <w:bookmarkStart w:id="41211" w:name="_Toc241509346"/>
      <w:bookmarkStart w:id="41212" w:name="_Toc241557823"/>
      <w:bookmarkStart w:id="41213" w:name="_Toc244416833"/>
      <w:bookmarkStart w:id="41214" w:name="_Toc244657773"/>
      <w:bookmarkStart w:id="41215" w:name="_Toc246652513"/>
      <w:bookmarkStart w:id="41216" w:name="_Toc253562062"/>
      <w:bookmarkStart w:id="41217" w:name="_Toc268506078"/>
      <w:bookmarkStart w:id="41218" w:name="_Toc276631197"/>
      <w:bookmarkStart w:id="41219" w:name="_Toc277944241"/>
      <w:bookmarkStart w:id="41220" w:name="_Toc153968586"/>
      <w:bookmarkStart w:id="41221" w:name="_Toc339020557"/>
      <w:ins w:id="41222" w:author="Rev 8 Allen Wirfs-Brock" w:date="2012-05-11T13:30:00Z">
        <w:r>
          <w:t xml:space="preserve">Additional Properties of the </w:t>
        </w:r>
      </w:ins>
      <w:ins w:id="41223" w:author="Rev 8 Allen Wirfs-Brock" w:date="2012-05-11T13:29:00Z">
        <w:r w:rsidRPr="00E77497">
          <w:t>String.prototype</w:t>
        </w:r>
      </w:ins>
      <w:ins w:id="41224" w:author="Rev 8 Allen Wirfs-Brock" w:date="2012-05-11T13:30:00Z">
        <w:r>
          <w:t xml:space="preserve"> Object</w:t>
        </w:r>
      </w:ins>
      <w:bookmarkEnd w:id="41221"/>
    </w:p>
    <w:p w:rsidR="00E80769" w:rsidRPr="00E77497" w:rsidRDefault="00E80769" w:rsidP="00BA25B6">
      <w:pPr>
        <w:pStyle w:val="a4"/>
      </w:pPr>
      <w:r w:rsidRPr="00E77497">
        <w:t>String.prototype.substr (start, length)</w:t>
      </w:r>
      <w:bookmarkEnd w:id="41206"/>
      <w:bookmarkEnd w:id="41207"/>
      <w:bookmarkEnd w:id="41208"/>
      <w:bookmarkEnd w:id="41209"/>
      <w:bookmarkEnd w:id="41210"/>
      <w:bookmarkEnd w:id="41211"/>
      <w:bookmarkEnd w:id="41212"/>
      <w:bookmarkEnd w:id="41213"/>
      <w:bookmarkEnd w:id="41214"/>
      <w:bookmarkEnd w:id="41215"/>
      <w:bookmarkEnd w:id="41216"/>
      <w:bookmarkEnd w:id="41217"/>
      <w:bookmarkEnd w:id="41218"/>
      <w:bookmarkEnd w:id="41219"/>
      <w:bookmarkEnd w:id="41220"/>
    </w:p>
    <w:p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055598" w:rsidRPr="00E77497" w:rsidRDefault="00055598" w:rsidP="00055598">
      <w:pPr>
        <w:pStyle w:val="Alg4"/>
        <w:numPr>
          <w:ilvl w:val="0"/>
          <w:numId w:val="387"/>
        </w:numPr>
        <w:rPr>
          <w:ins w:id="41225" w:author="Rev 8 Allen Wirfs-Brock" w:date="2012-05-11T15:14:00Z"/>
        </w:rPr>
      </w:pPr>
      <w:ins w:id="41226" w:author="Rev 8 Allen Wirfs-Brock" w:date="2012-05-11T15:14:00Z">
        <w:r>
          <w:t>ReturnIfAbrupt(</w:t>
        </w:r>
        <w:r w:rsidRPr="00E77497">
          <w:t>CheckObjectCoercible</w:t>
        </w:r>
        <w:r>
          <w:t>(</w:t>
        </w:r>
        <w:r w:rsidRPr="00E77497">
          <w:rPr>
            <w:b/>
          </w:rPr>
          <w:t>this</w:t>
        </w:r>
        <w:r w:rsidRPr="00E77497">
          <w:t xml:space="preserve"> value</w:t>
        </w:r>
        <w:r>
          <w:t>))</w:t>
        </w:r>
        <w:r w:rsidRPr="00E77497">
          <w:t>.</w:t>
        </w:r>
      </w:ins>
    </w:p>
    <w:p w:rsidR="00E80769" w:rsidRPr="00E77497" w:rsidRDefault="00E80769" w:rsidP="001F482D">
      <w:pPr>
        <w:pStyle w:val="Alg3"/>
        <w:numPr>
          <w:ilvl w:val="0"/>
          <w:numId w:val="387"/>
        </w:numPr>
      </w:pPr>
      <w:del w:id="41227" w:author="Rev 8 Allen Wirfs-Brock" w:date="2012-05-11T14:57:00Z">
        <w:r w:rsidRPr="00E77497" w:rsidDel="00AF2316">
          <w:delText xml:space="preserve">Call </w:delText>
        </w:r>
      </w:del>
      <w:ins w:id="41228" w:author="Rev 8 Allen Wirfs-Brock" w:date="2012-05-11T14:57:00Z">
        <w:r w:rsidR="00AF2316">
          <w:t xml:space="preserve">Let </w:t>
        </w:r>
        <w:r w:rsidR="00AF2316" w:rsidRPr="00055598">
          <w:rPr>
            <w:i/>
          </w:rPr>
          <w:t>S</w:t>
        </w:r>
        <w:r w:rsidR="00AF2316">
          <w:t xml:space="preserve"> be the result of performing</w:t>
        </w:r>
        <w:r w:rsidR="00AF2316" w:rsidRPr="00E77497">
          <w:t xml:space="preserve"> </w:t>
        </w:r>
      </w:ins>
      <w:r w:rsidRPr="00E77497">
        <w:t xml:space="preserve">ToString, giving it the </w:t>
      </w:r>
      <w:r w:rsidRPr="00E77497">
        <w:rPr>
          <w:b/>
        </w:rPr>
        <w:t>this</w:t>
      </w:r>
      <w:r w:rsidRPr="00E77497">
        <w:t xml:space="preserve"> value as its argument.</w:t>
      </w:r>
    </w:p>
    <w:p w:rsidR="00E80769" w:rsidRPr="00E77497" w:rsidRDefault="00E80769" w:rsidP="001F482D">
      <w:pPr>
        <w:pStyle w:val="Alg3"/>
        <w:numPr>
          <w:ilvl w:val="0"/>
          <w:numId w:val="387"/>
        </w:numPr>
      </w:pPr>
      <w:del w:id="41229" w:author="Rev 8 Allen Wirfs-Brock" w:date="2012-05-11T14:59:00Z">
        <w:r w:rsidRPr="00E77497" w:rsidDel="00AF2316">
          <w:delText xml:space="preserve">Call </w:delText>
        </w:r>
      </w:del>
      <w:ins w:id="41230" w:author="Rev 8 Allen Wirfs-Brock" w:date="2012-05-11T14:59:00Z">
        <w:r w:rsidR="00AF2316">
          <w:t xml:space="preserve">Let </w:t>
        </w:r>
        <w:r w:rsidR="00AF2316" w:rsidRPr="00055598">
          <w:rPr>
            <w:i/>
          </w:rPr>
          <w:t>intStart</w:t>
        </w:r>
        <w:r w:rsidR="00AF2316">
          <w:t xml:space="preserve"> be</w:t>
        </w:r>
        <w:r w:rsidR="00AF2316" w:rsidRPr="00E77497">
          <w:t xml:space="preserve"> </w:t>
        </w:r>
      </w:ins>
      <w:r w:rsidRPr="00E77497">
        <w:t>ToInteger(</w:t>
      </w:r>
      <w:r w:rsidRPr="00E77497">
        <w:rPr>
          <w:i/>
        </w:rPr>
        <w:t>start</w:t>
      </w:r>
      <w:r w:rsidRPr="00E77497">
        <w:t>).</w:t>
      </w:r>
    </w:p>
    <w:p w:rsidR="00055598" w:rsidRPr="00E77497" w:rsidRDefault="00055598" w:rsidP="00055598">
      <w:pPr>
        <w:pStyle w:val="Alg4"/>
        <w:numPr>
          <w:ilvl w:val="0"/>
          <w:numId w:val="387"/>
        </w:numPr>
        <w:contextualSpacing/>
        <w:rPr>
          <w:ins w:id="41231" w:author="Rev 8 Allen Wirfs-Brock" w:date="2012-05-11T15:14:00Z"/>
        </w:rPr>
      </w:pPr>
      <w:ins w:id="41232" w:author="Rev 8 Allen Wirfs-Brock" w:date="2012-05-11T15:14:00Z">
        <w:r>
          <w:t>ReturnIfAbrupt(</w:t>
        </w:r>
      </w:ins>
      <w:ins w:id="41233" w:author="Rev 8 Allen Wirfs-Brock" w:date="2012-05-11T15:15:00Z">
        <w:r w:rsidRPr="00055598">
          <w:rPr>
            <w:i/>
          </w:rPr>
          <w:t>intStart</w:t>
        </w:r>
      </w:ins>
      <w:ins w:id="41234" w:author="Rev 8 Allen Wirfs-Brock" w:date="2012-05-11T15:14:00Z">
        <w:r>
          <w:t>).</w:t>
        </w:r>
      </w:ins>
    </w:p>
    <w:p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del w:id="41235" w:author="Rev 8 Allen Wirfs-Brock" w:date="2012-05-11T15:01:00Z">
        <w:r w:rsidRPr="00E77497" w:rsidDel="00AF2316">
          <w:delText xml:space="preserve">use </w:delText>
        </w:r>
      </w:del>
      <w:ins w:id="41236" w:author="Rev 8 Allen Wirfs-Brock" w:date="2012-05-11T15:01:00Z">
        <w:r w:rsidR="00AF2316">
          <w:t xml:space="preserve">let </w:t>
        </w:r>
      </w:ins>
      <w:ins w:id="41237" w:author="Rev 8 Allen Wirfs-Brock" w:date="2012-05-11T15:02:00Z">
        <w:r w:rsidR="00AF2316">
          <w:rPr>
            <w:i/>
          </w:rPr>
          <w:t>end</w:t>
        </w:r>
      </w:ins>
      <w:ins w:id="41238" w:author="Rev 8 Allen Wirfs-Brock" w:date="2012-05-11T15:01:00Z">
        <w:r w:rsidR="00AF2316">
          <w:t xml:space="preserve"> be</w:t>
        </w:r>
        <w:r w:rsidR="00AF2316" w:rsidRPr="00E77497">
          <w:t xml:space="preserve"> </w:t>
        </w:r>
      </w:ins>
      <w:r w:rsidRPr="00E77497">
        <w:rPr>
          <w:b/>
        </w:rPr>
        <w:t>+</w:t>
      </w:r>
      <w:r w:rsidRPr="00675B74">
        <w:rPr>
          <w:b/>
        </w:rPr>
        <w:sym w:font="Symbol" w:char="F0A5"/>
      </w:r>
      <w:r w:rsidRPr="00675B74">
        <w:t xml:space="preserve">; otherwise </w:t>
      </w:r>
      <w:del w:id="41239" w:author="Rev 8 Allen Wirfs-Brock" w:date="2012-05-11T15:01:00Z">
        <w:r w:rsidRPr="00675B74" w:rsidDel="00AF2316">
          <w:delText xml:space="preserve">call </w:delText>
        </w:r>
      </w:del>
      <w:ins w:id="41240" w:author="Rev 8 Allen Wirfs-Brock" w:date="2012-05-11T15:01:00Z">
        <w:r w:rsidR="00AF2316">
          <w:t xml:space="preserve">let </w:t>
        </w:r>
      </w:ins>
      <w:ins w:id="41241" w:author="Rev 8 Allen Wirfs-Brock" w:date="2012-05-11T15:02:00Z">
        <w:r w:rsidR="00AF2316">
          <w:rPr>
            <w:i/>
          </w:rPr>
          <w:t>end</w:t>
        </w:r>
      </w:ins>
      <w:ins w:id="41242" w:author="Rev 8 Allen Wirfs-Brock" w:date="2012-05-11T15:01:00Z">
        <w:r w:rsidR="00AF2316">
          <w:t xml:space="preserve"> be</w:t>
        </w:r>
        <w:r w:rsidR="00AF2316" w:rsidRPr="00675B74">
          <w:t xml:space="preserve"> </w:t>
        </w:r>
      </w:ins>
      <w:r w:rsidRPr="00675B74">
        <w:t>ToInteger(</w:t>
      </w:r>
      <w:r w:rsidRPr="00E77497">
        <w:rPr>
          <w:i/>
        </w:rPr>
        <w:t>length</w:t>
      </w:r>
      <w:r w:rsidRPr="00E77497">
        <w:t>).</w:t>
      </w:r>
    </w:p>
    <w:p w:rsidR="00055598" w:rsidRPr="00E77497" w:rsidRDefault="00055598" w:rsidP="00055598">
      <w:pPr>
        <w:pStyle w:val="Alg4"/>
        <w:numPr>
          <w:ilvl w:val="0"/>
          <w:numId w:val="387"/>
        </w:numPr>
        <w:contextualSpacing/>
        <w:rPr>
          <w:ins w:id="41243" w:author="Rev 8 Allen Wirfs-Brock" w:date="2012-05-11T15:15:00Z"/>
        </w:rPr>
      </w:pPr>
      <w:ins w:id="41244" w:author="Rev 8 Allen Wirfs-Brock" w:date="2012-05-11T15:15:00Z">
        <w:r>
          <w:t>ReturnIfAbrupt(</w:t>
        </w:r>
        <w:r>
          <w:rPr>
            <w:i/>
          </w:rPr>
          <w:t>end</w:t>
        </w:r>
        <w:r>
          <w:t>).</w:t>
        </w:r>
      </w:ins>
    </w:p>
    <w:p w:rsidR="00E80769" w:rsidRPr="00E77497" w:rsidRDefault="00E80769" w:rsidP="001F482D">
      <w:pPr>
        <w:pStyle w:val="Alg3"/>
        <w:numPr>
          <w:ilvl w:val="0"/>
          <w:numId w:val="387"/>
        </w:numPr>
      </w:pPr>
      <w:del w:id="41245" w:author="Rev 8 Allen Wirfs-Brock" w:date="2012-05-11T15:06:00Z">
        <w:r w:rsidRPr="00E77497" w:rsidDel="00AF2316">
          <w:lastRenderedPageBreak/>
          <w:delText xml:space="preserve">Compute </w:delText>
        </w:r>
      </w:del>
      <w:ins w:id="41246" w:author="Rev 8 Allen Wirfs-Brock" w:date="2012-05-11T15:06:00Z">
        <w:r w:rsidR="00AF2316">
          <w:t xml:space="preserve">Let </w:t>
        </w:r>
        <w:r w:rsidR="00AF2316" w:rsidRPr="00055598">
          <w:rPr>
            <w:i/>
          </w:rPr>
          <w:t>size</w:t>
        </w:r>
        <w:r w:rsidR="00AF2316">
          <w:t xml:space="preserve"> be</w:t>
        </w:r>
        <w:r w:rsidR="00AF2316" w:rsidRPr="00E77497">
          <w:t xml:space="preserve"> </w:t>
        </w:r>
      </w:ins>
      <w:r w:rsidRPr="00E77497">
        <w:t xml:space="preserve">the number of characters in </w:t>
      </w:r>
      <w:ins w:id="41247" w:author="Rev 8 Allen Wirfs-Brock" w:date="2012-05-11T14:58:00Z">
        <w:r w:rsidR="00AF2316" w:rsidRPr="00245D48">
          <w:rPr>
            <w:i/>
          </w:rPr>
          <w:t>S</w:t>
        </w:r>
      </w:ins>
      <w:del w:id="41248" w:author="Rev 8 Allen Wirfs-Brock" w:date="2012-05-11T14:58:00Z">
        <w:r w:rsidRPr="00E77497" w:rsidDel="00AF2316">
          <w:delText>Result(1)</w:delText>
        </w:r>
      </w:del>
      <w:r w:rsidRPr="00E77497">
        <w:t>.</w:t>
      </w:r>
    </w:p>
    <w:p w:rsidR="00E80769" w:rsidRPr="00E77497" w:rsidRDefault="00E80769" w:rsidP="001F482D">
      <w:pPr>
        <w:pStyle w:val="Alg3"/>
        <w:numPr>
          <w:ilvl w:val="0"/>
          <w:numId w:val="387"/>
        </w:numPr>
      </w:pPr>
      <w:r w:rsidRPr="00E77497">
        <w:t xml:space="preserve">If </w:t>
      </w:r>
      <w:ins w:id="41249" w:author="Rev 8 Allen Wirfs-Brock" w:date="2012-05-11T15:00:00Z">
        <w:r w:rsidR="00AF2316" w:rsidRPr="00245D48">
          <w:rPr>
            <w:i/>
          </w:rPr>
          <w:t>intStart</w:t>
        </w:r>
      </w:ins>
      <w:del w:id="41250" w:author="Rev 8 Allen Wirfs-Brock" w:date="2012-05-11T15:00:00Z">
        <w:r w:rsidRPr="00E77497" w:rsidDel="00AF2316">
          <w:delText>Result(2)</w:delText>
        </w:r>
      </w:del>
      <w:r w:rsidRPr="00E77497">
        <w:t xml:space="preserve"> is </w:t>
      </w:r>
      <w:del w:id="41251" w:author="Rev 8 Allen Wirfs-Brock" w:date="2012-05-11T15:07:00Z">
        <w:r w:rsidRPr="00E77497" w:rsidDel="00AF2316">
          <w:delText>positive or zero</w:delText>
        </w:r>
      </w:del>
      <w:ins w:id="41252" w:author="Rev 8 Allen Wirfs-Brock" w:date="2012-05-11T15:07:00Z">
        <w:r w:rsidR="00AF2316">
          <w:t>negative</w:t>
        </w:r>
      </w:ins>
      <w:r w:rsidRPr="00E77497">
        <w:t xml:space="preserve">, </w:t>
      </w:r>
      <w:del w:id="41253" w:author="Rev 8 Allen Wirfs-Brock" w:date="2012-05-11T15:07:00Z">
        <w:r w:rsidRPr="00E77497" w:rsidDel="00AF2316">
          <w:delText xml:space="preserve">use </w:delText>
        </w:r>
      </w:del>
      <w:del w:id="41254" w:author="Rev 8 Allen Wirfs-Brock" w:date="2012-05-11T15:00:00Z">
        <w:r w:rsidRPr="00E77497" w:rsidDel="00AF2316">
          <w:delText>Result(2)</w:delText>
        </w:r>
      </w:del>
      <w:del w:id="41255" w:author="Rev 8 Allen Wirfs-Brock" w:date="2012-05-11T15:07:00Z">
        <w:r w:rsidRPr="00E77497" w:rsidDel="00AF2316">
          <w:delText>; else</w:delText>
        </w:r>
      </w:del>
      <w:ins w:id="41256" w:author="Rev 8 Allen Wirfs-Brock" w:date="2012-05-11T15:07:00Z">
        <w:r w:rsidR="00AF2316">
          <w:t>then let</w:t>
        </w:r>
      </w:ins>
      <w:r w:rsidRPr="00E77497">
        <w:t xml:space="preserve"> </w:t>
      </w:r>
      <w:ins w:id="41257" w:author="Rev 8 Allen Wirfs-Brock" w:date="2012-05-11T15:08:00Z">
        <w:r w:rsidR="00055598" w:rsidRPr="00245D48">
          <w:rPr>
            <w:i/>
          </w:rPr>
          <w:t>intStart</w:t>
        </w:r>
        <w:r w:rsidR="00055598" w:rsidRPr="00E77497">
          <w:t xml:space="preserve"> </w:t>
        </w:r>
        <w:r w:rsidR="00055598">
          <w:t xml:space="preserve">be </w:t>
        </w:r>
      </w:ins>
      <w:del w:id="41258" w:author="Rev 8 Allen Wirfs-Brock" w:date="2012-05-11T15:08:00Z">
        <w:r w:rsidRPr="00E77497" w:rsidDel="00055598">
          <w:delText xml:space="preserve">use </w:delText>
        </w:r>
      </w:del>
      <w:r w:rsidRPr="00E77497">
        <w:t>max(</w:t>
      </w:r>
      <w:ins w:id="41259" w:author="Rev 8 Allen Wirfs-Brock" w:date="2012-05-11T15:07:00Z">
        <w:r w:rsidR="00AF2316" w:rsidRPr="00245D48">
          <w:rPr>
            <w:i/>
          </w:rPr>
          <w:t>size</w:t>
        </w:r>
        <w:r w:rsidR="00AF2316">
          <w:t xml:space="preserve"> </w:t>
        </w:r>
      </w:ins>
      <w:del w:id="41260" w:author="Rev 8 Allen Wirfs-Brock" w:date="2012-05-11T15:07:00Z">
        <w:r w:rsidRPr="00E77497" w:rsidDel="00AF2316">
          <w:delText>Result(4)</w:delText>
        </w:r>
      </w:del>
      <w:r w:rsidRPr="00E77497">
        <w:t>+</w:t>
      </w:r>
      <w:ins w:id="41261" w:author="Rev 8 Allen Wirfs-Brock" w:date="2012-05-11T15:00:00Z">
        <w:r w:rsidR="00AF2316" w:rsidRPr="00AF2316">
          <w:rPr>
            <w:i/>
          </w:rPr>
          <w:t xml:space="preserve"> </w:t>
        </w:r>
        <w:r w:rsidR="00AF2316" w:rsidRPr="00245D48">
          <w:rPr>
            <w:i/>
          </w:rPr>
          <w:t>intStart</w:t>
        </w:r>
      </w:ins>
      <w:del w:id="41262" w:author="Rev 8 Allen Wirfs-Brock" w:date="2012-05-11T15:00:00Z">
        <w:r w:rsidRPr="00E77497" w:rsidDel="00AF2316">
          <w:delText>Result(2)</w:delText>
        </w:r>
      </w:del>
      <w:r w:rsidRPr="00E77497">
        <w:t>,0).</w:t>
      </w:r>
    </w:p>
    <w:p w:rsidR="00E80769" w:rsidRPr="00E77497" w:rsidRDefault="00E80769" w:rsidP="001F482D">
      <w:pPr>
        <w:pStyle w:val="Alg3"/>
        <w:numPr>
          <w:ilvl w:val="0"/>
          <w:numId w:val="387"/>
        </w:numPr>
      </w:pPr>
      <w:del w:id="41263" w:author="Rev 8 Allen Wirfs-Brock" w:date="2012-05-11T15:12:00Z">
        <w:r w:rsidRPr="00E77497" w:rsidDel="00055598">
          <w:delText xml:space="preserve">Compute </w:delText>
        </w:r>
      </w:del>
      <w:ins w:id="41264" w:author="Rev 8 Allen Wirfs-Brock" w:date="2012-05-11T15:12:00Z">
        <w:r w:rsidR="00055598">
          <w:t xml:space="preserve">Let </w:t>
        </w:r>
        <w:r w:rsidR="00055598" w:rsidRPr="00055598">
          <w:rPr>
            <w:i/>
          </w:rPr>
          <w:t>resultLength</w:t>
        </w:r>
        <w:r w:rsidR="00055598">
          <w:t xml:space="preserve"> be</w:t>
        </w:r>
        <w:r w:rsidR="00055598" w:rsidRPr="00E77497">
          <w:t xml:space="preserve"> </w:t>
        </w:r>
      </w:ins>
      <w:r w:rsidRPr="00E77497">
        <w:t>min(max(</w:t>
      </w:r>
      <w:ins w:id="41265" w:author="Rev 8 Allen Wirfs-Brock" w:date="2012-05-11T15:02:00Z">
        <w:r w:rsidR="00AF2316">
          <w:rPr>
            <w:i/>
          </w:rPr>
          <w:t>end</w:t>
        </w:r>
      </w:ins>
      <w:del w:id="41266" w:author="Rev 8 Allen Wirfs-Brock" w:date="2012-05-11T15:02:00Z">
        <w:r w:rsidRPr="00E77497" w:rsidDel="00AF2316">
          <w:delText>Result(3)</w:delText>
        </w:r>
      </w:del>
      <w:r w:rsidRPr="00E77497">
        <w:t xml:space="preserve">,0), </w:t>
      </w:r>
      <w:ins w:id="41267" w:author="Rev 8 Allen Wirfs-Brock" w:date="2012-05-11T15:08:00Z">
        <w:r w:rsidR="00055598" w:rsidRPr="00245D48">
          <w:rPr>
            <w:i/>
          </w:rPr>
          <w:t>size</w:t>
        </w:r>
        <w:r w:rsidR="00055598">
          <w:t xml:space="preserve"> </w:t>
        </w:r>
      </w:ins>
      <w:del w:id="41268" w:author="Rev 8 Allen Wirfs-Brock" w:date="2012-05-11T15:08:00Z">
        <w:r w:rsidRPr="00E77497" w:rsidDel="00055598">
          <w:delText>Result(4)</w:delText>
        </w:r>
      </w:del>
      <w:r w:rsidRPr="00E77497">
        <w:t>–</w:t>
      </w:r>
      <w:ins w:id="41269" w:author="Rev 8 Allen Wirfs-Brock" w:date="2012-05-11T15:09:00Z">
        <w:r w:rsidR="00055598" w:rsidRPr="00055598">
          <w:rPr>
            <w:i/>
          </w:rPr>
          <w:t xml:space="preserve"> </w:t>
        </w:r>
        <w:r w:rsidR="00055598" w:rsidRPr="00245D48">
          <w:rPr>
            <w:i/>
          </w:rPr>
          <w:t>intStart</w:t>
        </w:r>
      </w:ins>
      <w:del w:id="41270" w:author="Rev 8 Allen Wirfs-Brock" w:date="2012-05-11T15:09:00Z">
        <w:r w:rsidRPr="00E77497" w:rsidDel="00055598">
          <w:delText>Result(5)</w:delText>
        </w:r>
      </w:del>
      <w:r w:rsidRPr="00E77497">
        <w:t>).</w:t>
      </w:r>
    </w:p>
    <w:p w:rsidR="00E80769" w:rsidRPr="00675B74" w:rsidRDefault="00E80769" w:rsidP="001F482D">
      <w:pPr>
        <w:pStyle w:val="Alg3"/>
        <w:numPr>
          <w:ilvl w:val="0"/>
          <w:numId w:val="387"/>
        </w:numPr>
      </w:pPr>
      <w:r w:rsidRPr="00E77497">
        <w:t xml:space="preserve">If </w:t>
      </w:r>
      <w:ins w:id="41271" w:author="Rev 8 Allen Wirfs-Brock" w:date="2012-05-11T15:12:00Z">
        <w:r w:rsidR="00055598" w:rsidRPr="00245D48">
          <w:rPr>
            <w:i/>
          </w:rPr>
          <w:t>resultLength</w:t>
        </w:r>
      </w:ins>
      <w:del w:id="41272" w:author="Rev 8 Allen Wirfs-Brock" w:date="2012-05-11T15:12:00Z">
        <w:r w:rsidRPr="00E77497" w:rsidDel="00055598">
          <w:delText>Result(6)</w:delText>
        </w:r>
      </w:del>
      <w:r w:rsidRPr="00E77497">
        <w:t xml:space="preserve"> </w:t>
      </w:r>
      <w:r w:rsidRPr="00675B74">
        <w:sym w:font="Symbol" w:char="F0A3"/>
      </w:r>
      <w:r w:rsidRPr="00675B74">
        <w:t xml:space="preserve"> 0, return the empty String </w:t>
      </w:r>
      <w:ins w:id="41273" w:author="Rev 8 Allen Wirfs-Brock" w:date="2012-05-11T15:13:00Z">
        <w:r w:rsidR="00055598" w:rsidRPr="00891B9F">
          <w:rPr>
            <w:rFonts w:ascii="Courier New" w:hAnsi="Courier New" w:cs="Courier New"/>
            <w:b/>
          </w:rPr>
          <w:t>""</w:t>
        </w:r>
      </w:ins>
      <w:del w:id="41274" w:author="Rev 8 Allen Wirfs-Brock" w:date="2012-05-11T15:13:00Z">
        <w:r w:rsidRPr="00675B74" w:rsidDel="00055598">
          <w:delText>“”</w:delText>
        </w:r>
      </w:del>
      <w:r w:rsidRPr="00675B74">
        <w:t>.</w:t>
      </w:r>
    </w:p>
    <w:p w:rsidR="00E80769" w:rsidRPr="00E77497" w:rsidRDefault="00E80769" w:rsidP="001F482D">
      <w:pPr>
        <w:pStyle w:val="Alg3"/>
        <w:numPr>
          <w:ilvl w:val="0"/>
          <w:numId w:val="387"/>
        </w:numPr>
        <w:spacing w:after="220"/>
      </w:pPr>
      <w:r w:rsidRPr="00E77497">
        <w:t xml:space="preserve">Return a String containing </w:t>
      </w:r>
      <w:ins w:id="41275" w:author="Rev 8 Allen Wirfs-Brock" w:date="2012-05-11T15:12:00Z">
        <w:r w:rsidR="00055598" w:rsidRPr="00245D48">
          <w:rPr>
            <w:i/>
          </w:rPr>
          <w:t>resultLength</w:t>
        </w:r>
      </w:ins>
      <w:del w:id="41276" w:author="Rev 8 Allen Wirfs-Brock" w:date="2012-05-11T15:12:00Z">
        <w:r w:rsidRPr="00E77497" w:rsidDel="00055598">
          <w:delText>Result(6)</w:delText>
        </w:r>
      </w:del>
      <w:r w:rsidRPr="00E77497">
        <w:t xml:space="preserve"> consecutive characters from </w:t>
      </w:r>
      <w:ins w:id="41277" w:author="Rev 8 Allen Wirfs-Brock" w:date="2012-05-11T15:10:00Z">
        <w:r w:rsidR="00055598" w:rsidRPr="00245D48">
          <w:rPr>
            <w:i/>
          </w:rPr>
          <w:t>S</w:t>
        </w:r>
      </w:ins>
      <w:del w:id="41278" w:author="Rev 8 Allen Wirfs-Brock" w:date="2012-05-11T15:10:00Z">
        <w:r w:rsidRPr="00E77497" w:rsidDel="00055598">
          <w:delText>Result(1)</w:delText>
        </w:r>
      </w:del>
      <w:r w:rsidRPr="00E77497">
        <w:t xml:space="preserve"> beginning with the character at position </w:t>
      </w:r>
      <w:ins w:id="41279" w:author="Rev 8 Allen Wirfs-Brock" w:date="2012-05-11T15:10:00Z">
        <w:r w:rsidR="00055598" w:rsidRPr="00245D48">
          <w:rPr>
            <w:i/>
          </w:rPr>
          <w:t>intStart</w:t>
        </w:r>
      </w:ins>
      <w:del w:id="41280" w:author="Rev 8 Allen Wirfs-Brock" w:date="2012-05-11T15:10:00Z">
        <w:r w:rsidRPr="00E77497" w:rsidDel="00055598">
          <w:delText>Result(5)</w:delText>
        </w:r>
      </w:del>
      <w:r w:rsidRPr="00E77497">
        <w:t>.</w:t>
      </w:r>
    </w:p>
    <w:p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891B9F" w:rsidRPr="00E77497" w:rsidRDefault="00891B9F" w:rsidP="00891B9F">
      <w:pPr>
        <w:pStyle w:val="a4"/>
        <w:rPr>
          <w:ins w:id="41281" w:author="Rev 8 Allen Wirfs-Brock" w:date="2012-05-11T13:40:00Z"/>
        </w:rPr>
      </w:pPr>
      <w:bookmarkStart w:id="41282" w:name="_Ref457724052"/>
      <w:bookmarkStart w:id="41283" w:name="_Toc472818987"/>
      <w:bookmarkStart w:id="41284" w:name="_Toc474641702"/>
      <w:bookmarkStart w:id="41285" w:name="_Toc235503573"/>
      <w:bookmarkStart w:id="41286" w:name="_Toc236208661"/>
      <w:bookmarkStart w:id="41287" w:name="_Toc241509347"/>
      <w:bookmarkStart w:id="41288" w:name="_Toc241557824"/>
      <w:bookmarkStart w:id="41289" w:name="_Toc244416834"/>
      <w:bookmarkStart w:id="41290" w:name="_Toc244657774"/>
      <w:bookmarkStart w:id="41291" w:name="_Toc246652514"/>
      <w:bookmarkStart w:id="41292" w:name="_Toc253562063"/>
      <w:bookmarkStart w:id="41293" w:name="_Toc268506079"/>
      <w:bookmarkStart w:id="41294" w:name="_Toc276631198"/>
      <w:bookmarkStart w:id="41295" w:name="_Toc277944242"/>
      <w:bookmarkStart w:id="41296" w:name="_Toc153968587"/>
      <w:ins w:id="41297" w:author="Rev 8 Allen Wirfs-Brock" w:date="2012-05-11T13:40:00Z">
        <w:r>
          <w:t>String</w:t>
        </w:r>
        <w:r w:rsidRPr="00E77497">
          <w:t>.prototype.</w:t>
        </w:r>
      </w:ins>
      <w:ins w:id="41298" w:author="Rev 8 Allen Wirfs-Brock" w:date="2012-05-11T13:41:00Z">
        <w:r>
          <w:t>anchor</w:t>
        </w:r>
      </w:ins>
      <w:ins w:id="41299" w:author="Rev 8 Allen Wirfs-Brock" w:date="2012-05-11T13:40:00Z">
        <w:r w:rsidRPr="00E77497">
          <w:t xml:space="preserve"> (</w:t>
        </w:r>
      </w:ins>
      <w:ins w:id="41300" w:author="Rev 8 Allen Wirfs-Brock" w:date="2012-05-11T13:41:00Z">
        <w:r>
          <w:t xml:space="preserve"> name</w:t>
        </w:r>
      </w:ins>
      <w:ins w:id="41301" w:author="Rev 8 Allen Wirfs-Brock" w:date="2012-05-11T13:40:00Z">
        <w:r w:rsidRPr="00E77497">
          <w:t xml:space="preserve"> )</w:t>
        </w:r>
      </w:ins>
    </w:p>
    <w:p w:rsidR="00891B9F" w:rsidRPr="00E77497" w:rsidRDefault="00891B9F" w:rsidP="00891B9F">
      <w:pPr>
        <w:rPr>
          <w:ins w:id="41302" w:author="Rev 8 Allen Wirfs-Brock" w:date="2012-05-11T13:40:00Z"/>
        </w:rPr>
      </w:pPr>
      <w:ins w:id="41303" w:author="Rev 8 Allen Wirfs-Brock" w:date="2012-05-11T13:40:00Z">
        <w:r w:rsidRPr="00E77497">
          <w:t xml:space="preserve">When the </w:t>
        </w:r>
      </w:ins>
      <w:ins w:id="41304" w:author="Rev 8 Allen Wirfs-Brock" w:date="2012-05-11T13:41:00Z">
        <w:r>
          <w:rPr>
            <w:b/>
          </w:rPr>
          <w:t>anchor</w:t>
        </w:r>
      </w:ins>
      <w:ins w:id="41305" w:author="Rev 8 Allen Wirfs-Brock" w:date="2012-05-11T13:40:00Z">
        <w:r w:rsidRPr="00E77497">
          <w:t xml:space="preserve"> method is called with argument</w:t>
        </w:r>
      </w:ins>
      <w:ins w:id="41306" w:author="Rev 8 Allen Wirfs-Brock" w:date="2012-05-11T13:41:00Z">
        <w:r>
          <w:t xml:space="preserve"> </w:t>
        </w:r>
        <w:r w:rsidRPr="00891B9F">
          <w:rPr>
            <w:rFonts w:ascii="Times New Roman" w:hAnsi="Times New Roman"/>
            <w:i/>
          </w:rPr>
          <w:t>name</w:t>
        </w:r>
      </w:ins>
      <w:ins w:id="41307" w:author="Rev 8 Allen Wirfs-Brock" w:date="2012-05-11T13:40:00Z">
        <w:r w:rsidRPr="00E77497">
          <w:t>, the following steps are taken:</w:t>
        </w:r>
      </w:ins>
    </w:p>
    <w:p w:rsidR="00891B9F" w:rsidRDefault="00891B9F" w:rsidP="00891B9F">
      <w:pPr>
        <w:pStyle w:val="Alg3"/>
        <w:numPr>
          <w:ilvl w:val="0"/>
          <w:numId w:val="388"/>
        </w:numPr>
        <w:spacing w:after="220"/>
        <w:contextualSpacing/>
        <w:mirrorIndents/>
        <w:rPr>
          <w:ins w:id="41308" w:author="Rev 8 Allen Wirfs-Brock" w:date="2012-05-11T13:44:00Z"/>
        </w:rPr>
      </w:pPr>
      <w:ins w:id="41309" w:author="Rev 8 Allen Wirfs-Brock" w:date="2012-05-11T13:44:00Z">
        <w:r>
          <w:t xml:space="preserve">Let </w:t>
        </w:r>
        <w:r w:rsidRPr="0053000C">
          <w:rPr>
            <w:i/>
          </w:rPr>
          <w:t>S</w:t>
        </w:r>
        <w:r>
          <w:t xml:space="preserve"> be the </w:t>
        </w:r>
        <w:r w:rsidRPr="00891B9F">
          <w:rPr>
            <w:b/>
          </w:rPr>
          <w:t>this</w:t>
        </w:r>
        <w:r>
          <w:t xml:space="preserve"> value.</w:t>
        </w:r>
      </w:ins>
    </w:p>
    <w:p w:rsidR="00891B9F" w:rsidRPr="00675B74" w:rsidRDefault="00891B9F" w:rsidP="00891B9F">
      <w:pPr>
        <w:pStyle w:val="Alg3"/>
        <w:numPr>
          <w:ilvl w:val="0"/>
          <w:numId w:val="388"/>
        </w:numPr>
        <w:spacing w:after="220"/>
        <w:rPr>
          <w:ins w:id="41310" w:author="Rev 8 Allen Wirfs-Brock" w:date="2012-05-11T13:40:00Z"/>
        </w:rPr>
      </w:pPr>
      <w:ins w:id="41311" w:author="Rev 8 Allen Wirfs-Brock" w:date="2012-05-11T13:40:00Z">
        <w:r w:rsidRPr="00E77497">
          <w:t xml:space="preserve">Return </w:t>
        </w:r>
      </w:ins>
      <w:ins w:id="41312" w:author="Rev 8 Allen Wirfs-Brock" w:date="2012-05-11T13:43:00Z">
        <w:r>
          <w:t xml:space="preserve">the result of performing the abstract </w:t>
        </w:r>
      </w:ins>
      <w:ins w:id="41313" w:author="Rev 8 Allen Wirfs-Brock" w:date="2012-05-11T14:43:00Z">
        <w:r w:rsidR="00D034B7">
          <w:t xml:space="preserve">operation </w:t>
        </w:r>
      </w:ins>
      <w:ins w:id="41314" w:author="Rev 8 Allen Wirfs-Brock" w:date="2012-05-11T13:43:00Z">
        <w:r>
          <w:t>CreateHTML with argument</w:t>
        </w:r>
      </w:ins>
      <w:ins w:id="41315" w:author="Rev 8 Allen Wirfs-Brock" w:date="2012-05-11T13:45:00Z">
        <w:r>
          <w:t xml:space="preserve">s </w:t>
        </w:r>
        <w:r w:rsidRPr="00891B9F">
          <w:rPr>
            <w:i/>
          </w:rPr>
          <w:t>S</w:t>
        </w:r>
        <w:r>
          <w:t xml:space="preserve">, </w:t>
        </w:r>
      </w:ins>
      <w:ins w:id="41316" w:author="Rev 8 Allen Wirfs-Brock" w:date="2012-05-11T14:02:00Z">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ins>
      <w:ins w:id="41317" w:author="Rev 8 Allen Wirfs-Brock" w:date="2012-05-11T13:46:00Z">
        <w:r>
          <w:t xml:space="preserve">, </w:t>
        </w:r>
        <w:r w:rsidRPr="00891B9F">
          <w:rPr>
            <w:rFonts w:ascii="Courier New" w:hAnsi="Courier New" w:cs="Courier New"/>
            <w:b/>
          </w:rPr>
          <w:t>"</w:t>
        </w:r>
      </w:ins>
      <w:ins w:id="41318" w:author="Rev 8 Allen Wirfs-Brock" w:date="2012-05-11T14:03:00Z">
        <w:r w:rsidR="007F298F">
          <w:rPr>
            <w:rFonts w:ascii="Courier New" w:hAnsi="Courier New" w:cs="Courier New"/>
            <w:b/>
          </w:rPr>
          <w:t>name</w:t>
        </w:r>
      </w:ins>
      <w:ins w:id="41319" w:author="Rev 8 Allen Wirfs-Brock" w:date="2012-05-11T14:02:00Z">
        <w:r w:rsidR="007F298F" w:rsidRPr="00891B9F">
          <w:rPr>
            <w:rFonts w:ascii="Courier New" w:hAnsi="Courier New" w:cs="Courier New"/>
            <w:b/>
          </w:rPr>
          <w:t>"</w:t>
        </w:r>
      </w:ins>
      <w:ins w:id="41320" w:author="Rev 8 Allen Wirfs-Brock" w:date="2012-05-11T13:46:00Z">
        <w:r>
          <w:t xml:space="preserve"> and </w:t>
        </w:r>
      </w:ins>
      <w:ins w:id="41321" w:author="Rev 8 Allen Wirfs-Brock" w:date="2012-05-11T14:03:00Z">
        <w:r w:rsidR="007F298F" w:rsidRPr="00891B9F">
          <w:rPr>
            <w:i/>
          </w:rPr>
          <w:t>name</w:t>
        </w:r>
      </w:ins>
      <w:ins w:id="41322" w:author="Rev 8 Allen Wirfs-Brock" w:date="2012-05-11T13:40:00Z">
        <w:r w:rsidRPr="00675B74">
          <w:t>.</w:t>
        </w:r>
      </w:ins>
    </w:p>
    <w:p w:rsidR="00891B9F" w:rsidRPr="00E77497" w:rsidRDefault="00B21640" w:rsidP="00891B9F">
      <w:pPr>
        <w:rPr>
          <w:ins w:id="41323" w:author="Rev 8 Allen Wirfs-Brock" w:date="2012-05-11T13:43:00Z"/>
        </w:rPr>
      </w:pPr>
      <w:ins w:id="41324" w:author="Rev 8 Allen Wirfs-Brock" w:date="2012-05-11T13:51:00Z">
        <w:r>
          <w:t>T</w:t>
        </w:r>
      </w:ins>
      <w:ins w:id="41325" w:author="Rev 8 Allen Wirfs-Brock" w:date="2012-05-11T13:43:00Z">
        <w:r w:rsidR="00891B9F" w:rsidRPr="00E77497">
          <w:t xml:space="preserve">he </w:t>
        </w:r>
      </w:ins>
      <w:ins w:id="41326" w:author="Rev 8 Allen Wirfs-Brock" w:date="2012-05-11T13:48:00Z">
        <w:r w:rsidR="00891B9F">
          <w:t xml:space="preserve">abstract operation </w:t>
        </w:r>
        <w:r w:rsidR="00891B9F" w:rsidRPr="00891B9F">
          <w:rPr>
            <w:rFonts w:ascii="Times New Roman" w:hAnsi="Times New Roman"/>
          </w:rPr>
          <w:t>CreateHTML</w:t>
        </w:r>
      </w:ins>
      <w:ins w:id="41327" w:author="Rev 8 Allen Wirfs-Brock" w:date="2012-05-11T13:43:00Z">
        <w:r w:rsidR="00891B9F" w:rsidRPr="00E77497">
          <w:t xml:space="preserve"> is called with argument</w:t>
        </w:r>
      </w:ins>
      <w:ins w:id="41328" w:author="Rev 8 Allen Wirfs-Brock" w:date="2012-05-11T13:48:00Z">
        <w:r>
          <w:t>s</w:t>
        </w:r>
      </w:ins>
      <w:ins w:id="41329" w:author="Rev 8 Allen Wirfs-Brock" w:date="2012-05-11T13:43:00Z">
        <w:r w:rsidR="00891B9F">
          <w:t xml:space="preserve"> </w:t>
        </w:r>
      </w:ins>
      <w:ins w:id="41330" w:author="Rev 8 Allen Wirfs-Brock" w:date="2012-05-11T13:48:00Z">
        <w:r>
          <w:rPr>
            <w:rFonts w:ascii="Times New Roman" w:hAnsi="Times New Roman"/>
            <w:i/>
          </w:rPr>
          <w:t xml:space="preserve">string, </w:t>
        </w:r>
      </w:ins>
      <w:ins w:id="41331" w:author="Rev 8 Allen Wirfs-Brock" w:date="2012-05-11T14:05:00Z">
        <w:r w:rsidR="007F298F">
          <w:rPr>
            <w:rFonts w:ascii="Times New Roman" w:hAnsi="Times New Roman"/>
            <w:i/>
          </w:rPr>
          <w:t>tag</w:t>
        </w:r>
      </w:ins>
      <w:ins w:id="41332" w:author="Rev 8 Allen Wirfs-Brock" w:date="2012-05-11T13:43:00Z">
        <w:r w:rsidR="00891B9F" w:rsidRPr="00E77497">
          <w:t>,</w:t>
        </w:r>
      </w:ins>
      <w:ins w:id="41333" w:author="Rev 8 Allen Wirfs-Brock" w:date="2012-05-11T13:49:00Z">
        <w:r>
          <w:t xml:space="preserve"> </w:t>
        </w:r>
        <w:r w:rsidRPr="00B21640">
          <w:rPr>
            <w:rFonts w:ascii="Times New Roman" w:hAnsi="Times New Roman"/>
            <w:i/>
          </w:rPr>
          <w:t>attribute</w:t>
        </w:r>
        <w:r>
          <w:t xml:space="preserve">, and </w:t>
        </w:r>
        <w:r w:rsidRPr="00B21640">
          <w:rPr>
            <w:rFonts w:ascii="Times New Roman" w:hAnsi="Times New Roman"/>
            <w:i/>
          </w:rPr>
          <w:t>value</w:t>
        </w:r>
      </w:ins>
      <w:ins w:id="41334" w:author="Rev 8 Allen Wirfs-Brock" w:date="2012-05-11T14:04:00Z">
        <w:r w:rsidR="007F298F">
          <w:rPr>
            <w:rFonts w:ascii="Times New Roman" w:hAnsi="Times New Roman"/>
          </w:rPr>
          <w:t xml:space="preserve">. </w:t>
        </w:r>
        <w:r w:rsidR="007F298F" w:rsidRPr="007F298F">
          <w:t>The arguments</w:t>
        </w:r>
        <w:r w:rsidR="007F298F">
          <w:rPr>
            <w:rFonts w:ascii="Times New Roman" w:hAnsi="Times New Roman"/>
          </w:rPr>
          <w:t xml:space="preserve"> </w:t>
        </w:r>
      </w:ins>
      <w:ins w:id="41335" w:author="Rev 8 Allen Wirfs-Brock" w:date="2012-05-11T14:05:00Z">
        <w:r w:rsidR="007F298F">
          <w:rPr>
            <w:rFonts w:ascii="Times New Roman" w:hAnsi="Times New Roman"/>
            <w:i/>
          </w:rPr>
          <w:t>tag</w:t>
        </w:r>
        <w:r w:rsidR="007F298F">
          <w:rPr>
            <w:rFonts w:ascii="Times New Roman" w:hAnsi="Times New Roman"/>
          </w:rPr>
          <w:t xml:space="preserve"> </w:t>
        </w:r>
      </w:ins>
      <w:ins w:id="41336" w:author="Rev 8 Allen Wirfs-Brock" w:date="2012-05-11T14:04:00Z">
        <w:r w:rsidR="007F298F" w:rsidRPr="007F298F">
          <w:t>and</w:t>
        </w:r>
        <w:r w:rsidR="007F298F">
          <w:rPr>
            <w:rFonts w:ascii="Times New Roman" w:hAnsi="Times New Roman"/>
          </w:rPr>
          <w:t xml:space="preserve"> </w:t>
        </w:r>
      </w:ins>
      <w:ins w:id="41337" w:author="Rev 8 Allen Wirfs-Brock" w:date="2012-05-11T14:05:00Z">
        <w:r w:rsidR="007F298F" w:rsidRPr="00B21640">
          <w:rPr>
            <w:rFonts w:ascii="Times New Roman" w:hAnsi="Times New Roman"/>
            <w:i/>
          </w:rPr>
          <w:t>attribute</w:t>
        </w:r>
        <w:r w:rsidR="007F298F">
          <w:rPr>
            <w:rFonts w:ascii="Times New Roman" w:hAnsi="Times New Roman"/>
          </w:rPr>
          <w:t xml:space="preserve"> </w:t>
        </w:r>
      </w:ins>
      <w:ins w:id="41338" w:author="Rev 8 Allen Wirfs-Brock" w:date="2012-05-11T14:04:00Z">
        <w:r w:rsidR="007F298F" w:rsidRPr="007F298F">
          <w:t>must be string values.</w:t>
        </w:r>
      </w:ins>
      <w:ins w:id="41339" w:author="Rev 8 Allen Wirfs-Brock" w:date="2012-05-11T13:43:00Z">
        <w:r w:rsidR="00891B9F" w:rsidRPr="00E77497">
          <w:t xml:space="preserve"> </w:t>
        </w:r>
      </w:ins>
      <w:ins w:id="41340" w:author="Rev 8 Allen Wirfs-Brock" w:date="2012-05-11T14:04:00Z">
        <w:r w:rsidR="007F298F">
          <w:t>T</w:t>
        </w:r>
      </w:ins>
      <w:ins w:id="41341" w:author="Rev 8 Allen Wirfs-Brock" w:date="2012-05-11T13:43:00Z">
        <w:r w:rsidR="00891B9F" w:rsidRPr="00E77497">
          <w:t>he following steps are taken:</w:t>
        </w:r>
      </w:ins>
    </w:p>
    <w:p w:rsidR="00B21640" w:rsidRPr="00E77497" w:rsidRDefault="00B21640" w:rsidP="00B21640">
      <w:pPr>
        <w:pStyle w:val="Alg4"/>
        <w:numPr>
          <w:ilvl w:val="0"/>
          <w:numId w:val="826"/>
        </w:numPr>
        <w:rPr>
          <w:ins w:id="41342" w:author="Rev 8 Allen Wirfs-Brock" w:date="2012-05-11T13:55:00Z"/>
        </w:rPr>
      </w:pPr>
      <w:ins w:id="41343" w:author="Rev 8 Allen Wirfs-Brock" w:date="2012-05-11T13:55:00Z">
        <w:r>
          <w:t>ReturnIfAbrupt(</w:t>
        </w:r>
        <w:r w:rsidRPr="00E77497">
          <w:t>CheckObjectCoercible</w:t>
        </w:r>
        <w:r>
          <w:t>(</w:t>
        </w:r>
      </w:ins>
      <w:ins w:id="41344" w:author="Rev 8 Allen Wirfs-Brock" w:date="2012-05-11T13:56:00Z">
        <w:r w:rsidRPr="007F298F">
          <w:rPr>
            <w:i/>
          </w:rPr>
          <w:t>string</w:t>
        </w:r>
      </w:ins>
      <w:ins w:id="41345" w:author="Rev 8 Allen Wirfs-Brock" w:date="2012-05-11T13:55:00Z">
        <w:r>
          <w:t>))</w:t>
        </w:r>
        <w:r w:rsidRPr="00E77497">
          <w:t>.</w:t>
        </w:r>
      </w:ins>
    </w:p>
    <w:p w:rsidR="00B21640" w:rsidRPr="00E77497" w:rsidRDefault="00B21640" w:rsidP="00B21640">
      <w:pPr>
        <w:pStyle w:val="Alg4"/>
        <w:numPr>
          <w:ilvl w:val="0"/>
          <w:numId w:val="826"/>
        </w:numPr>
        <w:rPr>
          <w:ins w:id="41346" w:author="Rev 8 Allen Wirfs-Brock" w:date="2012-05-11T13:55:00Z"/>
        </w:rPr>
      </w:pPr>
      <w:ins w:id="41347" w:author="Rev 8 Allen Wirfs-Brock" w:date="2012-05-11T13:55:00Z">
        <w:r w:rsidRPr="00E77497">
          <w:t xml:space="preserve">Let </w:t>
        </w:r>
        <w:r w:rsidRPr="00E77497">
          <w:rPr>
            <w:i/>
          </w:rPr>
          <w:t>S</w:t>
        </w:r>
        <w:r w:rsidRPr="00E77497">
          <w:t xml:space="preserve"> be the result of </w:t>
        </w:r>
      </w:ins>
      <w:ins w:id="41348" w:author="Rev 8 Allen Wirfs-Brock" w:date="2012-05-11T13:56:00Z">
        <w:r>
          <w:t>performing</w:t>
        </w:r>
      </w:ins>
      <w:ins w:id="41349" w:author="Rev 8 Allen Wirfs-Brock" w:date="2012-05-11T13:55:00Z">
        <w:r w:rsidRPr="00E77497">
          <w:t xml:space="preserve"> ToString</w:t>
        </w:r>
      </w:ins>
      <w:ins w:id="41350" w:author="Rev 8 Allen Wirfs-Brock" w:date="2012-05-11T13:57:00Z">
        <w:r>
          <w:t>(</w:t>
        </w:r>
        <w:r w:rsidRPr="00245D48">
          <w:rPr>
            <w:i/>
          </w:rPr>
          <w:t>string</w:t>
        </w:r>
        <w:r>
          <w:t>)</w:t>
        </w:r>
      </w:ins>
      <w:ins w:id="41351" w:author="Rev 8 Allen Wirfs-Brock" w:date="2012-05-11T13:55:00Z">
        <w:r w:rsidRPr="00E77497">
          <w:t>.</w:t>
        </w:r>
      </w:ins>
    </w:p>
    <w:p w:rsidR="00B21640" w:rsidRPr="00E77497" w:rsidRDefault="00B21640" w:rsidP="00B21640">
      <w:pPr>
        <w:pStyle w:val="Alg4"/>
        <w:numPr>
          <w:ilvl w:val="0"/>
          <w:numId w:val="826"/>
        </w:numPr>
        <w:contextualSpacing/>
        <w:rPr>
          <w:ins w:id="41352" w:author="Rev 8 Allen Wirfs-Brock" w:date="2012-05-11T13:55:00Z"/>
        </w:rPr>
      </w:pPr>
      <w:ins w:id="41353" w:author="Rev 8 Allen Wirfs-Brock" w:date="2012-05-11T13:55:00Z">
        <w:r>
          <w:t>ReturnIfAbrupt(</w:t>
        </w:r>
        <w:r>
          <w:rPr>
            <w:i/>
          </w:rPr>
          <w:t>S</w:t>
        </w:r>
        <w:r>
          <w:t>).</w:t>
        </w:r>
      </w:ins>
    </w:p>
    <w:p w:rsidR="00891B9F" w:rsidRPr="00E77497" w:rsidDel="0003414D" w:rsidRDefault="007F298F" w:rsidP="007F298F">
      <w:pPr>
        <w:pStyle w:val="Alg3"/>
        <w:numPr>
          <w:ilvl w:val="0"/>
          <w:numId w:val="826"/>
        </w:numPr>
        <w:rPr>
          <w:ins w:id="41354" w:author="Rev 8 Allen Wirfs-Brock" w:date="2012-05-11T13:43:00Z"/>
          <w:del w:id="41355" w:author="Rev 10 Allen Wirfs-Brock" w:date="2012-08-13T16:49:00Z"/>
        </w:rPr>
      </w:pPr>
      <w:ins w:id="41356" w:author="Rev 8 Allen Wirfs-Brock" w:date="2012-05-11T14:07:00Z">
        <w:del w:id="41357" w:author="Rev 10 Allen Wirfs-Brock" w:date="2012-08-13T16:49:00Z">
          <w:r w:rsidDel="0003414D">
            <w:delText xml:space="preserve">If </w:delText>
          </w:r>
        </w:del>
      </w:ins>
      <w:ins w:id="41358" w:author="Rev 8 Allen Wirfs-Brock" w:date="2012-05-11T14:13:00Z">
        <w:del w:id="41359" w:author="Rev 10 Allen Wirfs-Brock" w:date="2012-08-13T16:49:00Z">
          <w:r w:rsidR="005E1EF6" w:rsidRPr="00B21640" w:rsidDel="0003414D">
            <w:rPr>
              <w:i/>
            </w:rPr>
            <w:delText>attribute</w:delText>
          </w:r>
          <w:r w:rsidR="005E1EF6" w:rsidDel="0003414D">
            <w:delText xml:space="preserve"> </w:delText>
          </w:r>
        </w:del>
      </w:ins>
      <w:ins w:id="41360" w:author="Rev 8 Allen Wirfs-Brock" w:date="2012-05-11T14:07:00Z">
        <w:del w:id="41361" w:author="Rev 10 Allen Wirfs-Brock" w:date="2012-08-13T16:49:00Z">
          <w:r w:rsidDel="0003414D">
            <w:delText>is not the empty String, then</w:delText>
          </w:r>
        </w:del>
      </w:ins>
    </w:p>
    <w:p w:rsidR="005E1EF6" w:rsidRPr="00E77497" w:rsidDel="0003414D" w:rsidRDefault="005E1EF6" w:rsidP="005E1EF6">
      <w:pPr>
        <w:pStyle w:val="Alg4"/>
        <w:numPr>
          <w:ilvl w:val="1"/>
          <w:numId w:val="826"/>
        </w:numPr>
        <w:rPr>
          <w:ins w:id="41362" w:author="Rev 8 Allen Wirfs-Brock" w:date="2012-05-11T14:08:00Z"/>
          <w:del w:id="41363" w:author="Rev 10 Allen Wirfs-Brock" w:date="2012-08-13T16:48:00Z"/>
        </w:rPr>
      </w:pPr>
      <w:ins w:id="41364" w:author="Rev 8 Allen Wirfs-Brock" w:date="2012-05-11T14:08:00Z">
        <w:del w:id="41365" w:author="Rev 10 Allen Wirfs-Brock" w:date="2012-08-13T16:48:00Z">
          <w:r w:rsidRPr="00E77497" w:rsidDel="0003414D">
            <w:delText xml:space="preserve">Let </w:delText>
          </w:r>
        </w:del>
      </w:ins>
      <w:ins w:id="41366" w:author="Rev 8 Allen Wirfs-Brock" w:date="2012-05-11T14:09:00Z">
        <w:del w:id="41367" w:author="Rev 10 Allen Wirfs-Brock" w:date="2012-08-13T16:48:00Z">
          <w:r w:rsidDel="0003414D">
            <w:rPr>
              <w:i/>
            </w:rPr>
            <w:delText>V</w:delText>
          </w:r>
        </w:del>
      </w:ins>
      <w:ins w:id="41368" w:author="Rev 8 Allen Wirfs-Brock" w:date="2012-05-11T14:08:00Z">
        <w:del w:id="41369" w:author="Rev 10 Allen Wirfs-Brock" w:date="2012-08-13T16:48:00Z">
          <w:r w:rsidRPr="00E77497" w:rsidDel="0003414D">
            <w:delText xml:space="preserve"> be the result of </w:delText>
          </w:r>
          <w:r w:rsidDel="0003414D">
            <w:delText>performing</w:delText>
          </w:r>
          <w:r w:rsidRPr="00E77497" w:rsidDel="0003414D">
            <w:delText xml:space="preserve"> ToString</w:delText>
          </w:r>
          <w:r w:rsidDel="0003414D">
            <w:delText>(</w:delText>
          </w:r>
        </w:del>
      </w:ins>
      <w:ins w:id="41370" w:author="Rev 8 Allen Wirfs-Brock" w:date="2012-05-11T14:09:00Z">
        <w:del w:id="41371" w:author="Rev 10 Allen Wirfs-Brock" w:date="2012-08-13T16:48:00Z">
          <w:r w:rsidDel="0003414D">
            <w:rPr>
              <w:i/>
            </w:rPr>
            <w:delText>value</w:delText>
          </w:r>
        </w:del>
      </w:ins>
      <w:ins w:id="41372" w:author="Rev 8 Allen Wirfs-Brock" w:date="2012-05-11T14:08:00Z">
        <w:del w:id="41373" w:author="Rev 10 Allen Wirfs-Brock" w:date="2012-08-13T16:48:00Z">
          <w:r w:rsidDel="0003414D">
            <w:delText>)</w:delText>
          </w:r>
          <w:r w:rsidRPr="00E77497" w:rsidDel="0003414D">
            <w:delText>.</w:delText>
          </w:r>
        </w:del>
      </w:ins>
    </w:p>
    <w:p w:rsidR="005E1EF6" w:rsidRPr="00E77497" w:rsidDel="0003414D" w:rsidRDefault="005E1EF6">
      <w:pPr>
        <w:pStyle w:val="Alg4"/>
        <w:numPr>
          <w:ilvl w:val="1"/>
          <w:numId w:val="826"/>
        </w:numPr>
        <w:contextualSpacing/>
        <w:rPr>
          <w:ins w:id="41374" w:author="Rev 8 Allen Wirfs-Brock" w:date="2012-05-11T14:10:00Z"/>
          <w:del w:id="41375" w:author="Rev 10 Allen Wirfs-Brock" w:date="2012-08-13T16:48:00Z"/>
        </w:rPr>
        <w:pPrChange w:id="41376" w:author="Rev 10 Allen Wirfs-Brock" w:date="2012-08-13T16:47:00Z">
          <w:pPr>
            <w:pStyle w:val="Alg4"/>
            <w:numPr>
              <w:numId w:val="826"/>
            </w:numPr>
            <w:tabs>
              <w:tab w:val="num" w:pos="360"/>
            </w:tabs>
            <w:ind w:left="360" w:hanging="360"/>
            <w:contextualSpacing/>
          </w:pPr>
        </w:pPrChange>
      </w:pPr>
      <w:ins w:id="41377" w:author="Rev 8 Allen Wirfs-Brock" w:date="2012-05-11T14:10:00Z">
        <w:del w:id="41378" w:author="Rev 10 Allen Wirfs-Brock" w:date="2012-08-13T16:48:00Z">
          <w:r w:rsidDel="0003414D">
            <w:delText>ReturnIfAbrupt(</w:delText>
          </w:r>
          <w:r w:rsidDel="0003414D">
            <w:rPr>
              <w:i/>
            </w:rPr>
            <w:delText>V</w:delText>
          </w:r>
          <w:r w:rsidDel="0003414D">
            <w:delText>).</w:delText>
          </w:r>
        </w:del>
      </w:ins>
    </w:p>
    <w:p w:rsidR="007F298F" w:rsidRDefault="005E1EF6" w:rsidP="007F298F">
      <w:pPr>
        <w:pStyle w:val="Alg3"/>
        <w:numPr>
          <w:ilvl w:val="0"/>
          <w:numId w:val="826"/>
        </w:numPr>
        <w:rPr>
          <w:ins w:id="41379" w:author="Rev 8 Allen Wirfs-Brock" w:date="2012-05-11T14:08:00Z"/>
        </w:rPr>
      </w:pPr>
      <w:ins w:id="41380" w:author="Rev 8 Allen Wirfs-Brock" w:date="2012-05-11T14:11:00Z">
        <w:r>
          <w:t xml:space="preserve">Let </w:t>
        </w:r>
        <w:r w:rsidRPr="005E1EF6">
          <w:rPr>
            <w:i/>
          </w:rPr>
          <w:t>p1</w:t>
        </w:r>
        <w:r>
          <w:t xml:space="preserve"> be the string value that is the </w:t>
        </w:r>
      </w:ins>
      <w:ins w:id="41381" w:author="Rev 8 Allen Wirfs-Brock" w:date="2012-05-11T14:12:00Z">
        <w:r>
          <w:t>concatenation</w:t>
        </w:r>
      </w:ins>
      <w:ins w:id="41382" w:author="Rev 8 Allen Wirfs-Brock" w:date="2012-05-11T14:11:00Z">
        <w:r>
          <w:t xml:space="preserve"> </w:t>
        </w:r>
      </w:ins>
      <w:ins w:id="41383" w:author="Rev 8 Allen Wirfs-Brock" w:date="2012-05-11T14:12:00Z">
        <w:r>
          <w:t xml:space="preserve">of </w:t>
        </w:r>
        <w:r w:rsidRPr="00891B9F">
          <w:rPr>
            <w:rFonts w:ascii="Courier New" w:hAnsi="Courier New" w:cs="Courier New"/>
            <w:b/>
          </w:rPr>
          <w:t>"</w:t>
        </w:r>
      </w:ins>
      <w:ins w:id="41384" w:author="Rev 8 Allen Wirfs-Brock" w:date="2012-05-11T14:13:00Z">
        <w:r>
          <w:rPr>
            <w:rFonts w:ascii="Courier New" w:hAnsi="Courier New" w:cs="Courier New"/>
            <w:b/>
          </w:rPr>
          <w:t>&lt;</w:t>
        </w:r>
      </w:ins>
      <w:ins w:id="41385" w:author="Rev 8 Allen Wirfs-Brock" w:date="2012-05-11T14:12:00Z">
        <w:r w:rsidRPr="00891B9F">
          <w:rPr>
            <w:rFonts w:ascii="Courier New" w:hAnsi="Courier New" w:cs="Courier New"/>
            <w:b/>
          </w:rPr>
          <w:t>"</w:t>
        </w:r>
      </w:ins>
      <w:ins w:id="41386" w:author="Rev 8 Allen Wirfs-Brock" w:date="2012-05-11T14:13:00Z">
        <w:r w:rsidRPr="005E1EF6">
          <w:t xml:space="preserve"> </w:t>
        </w:r>
        <w:r>
          <w:t xml:space="preserve">and </w:t>
        </w:r>
      </w:ins>
      <w:ins w:id="41387" w:author="Rev 8 Allen Wirfs-Brock" w:date="2012-05-11T14:14:00Z">
        <w:r>
          <w:rPr>
            <w:i/>
          </w:rPr>
          <w:t>tag</w:t>
        </w:r>
        <w:r>
          <w:t>.</w:t>
        </w:r>
      </w:ins>
    </w:p>
    <w:p w:rsidR="005E1EF6" w:rsidRDefault="005E1EF6" w:rsidP="007F298F">
      <w:pPr>
        <w:pStyle w:val="Alg3"/>
        <w:numPr>
          <w:ilvl w:val="0"/>
          <w:numId w:val="826"/>
        </w:numPr>
        <w:rPr>
          <w:ins w:id="41388" w:author="Rev 8 Allen Wirfs-Brock" w:date="2012-05-11T14:16:00Z"/>
        </w:rPr>
      </w:pPr>
      <w:ins w:id="41389" w:author="Rev 8 Allen Wirfs-Brock" w:date="2012-05-11T14:16:00Z">
        <w:r>
          <w:t xml:space="preserve">If </w:t>
        </w:r>
        <w:r w:rsidRPr="00B21640">
          <w:rPr>
            <w:i/>
          </w:rPr>
          <w:t>attribute</w:t>
        </w:r>
        <w:r>
          <w:t xml:space="preserve"> is not the empty String, then</w:t>
        </w:r>
        <w:r w:rsidRPr="00E77497">
          <w:t xml:space="preserve"> </w:t>
        </w:r>
      </w:ins>
    </w:p>
    <w:p w:rsidR="0003414D" w:rsidRPr="00E77497" w:rsidRDefault="0003414D" w:rsidP="0003414D">
      <w:pPr>
        <w:pStyle w:val="Alg4"/>
        <w:numPr>
          <w:ilvl w:val="1"/>
          <w:numId w:val="826"/>
        </w:numPr>
        <w:rPr>
          <w:ins w:id="41390" w:author="Rev 10 Allen Wirfs-Brock" w:date="2012-08-13T16:48:00Z"/>
        </w:rPr>
      </w:pPr>
      <w:ins w:id="41391" w:author="Rev 10 Allen Wirfs-Brock" w:date="2012-08-13T16:48:00Z">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ins>
    </w:p>
    <w:p w:rsidR="0003414D" w:rsidRPr="00E77497" w:rsidRDefault="0003414D" w:rsidP="0003414D">
      <w:pPr>
        <w:pStyle w:val="Alg4"/>
        <w:numPr>
          <w:ilvl w:val="1"/>
          <w:numId w:val="826"/>
        </w:numPr>
        <w:contextualSpacing/>
        <w:rPr>
          <w:ins w:id="41392" w:author="Rev 10 Allen Wirfs-Brock" w:date="2012-08-13T16:48:00Z"/>
        </w:rPr>
      </w:pPr>
      <w:ins w:id="41393" w:author="Rev 10 Allen Wirfs-Brock" w:date="2012-08-13T16:48:00Z">
        <w:r>
          <w:t>ReturnIfAbrupt(</w:t>
        </w:r>
        <w:r>
          <w:rPr>
            <w:i/>
          </w:rPr>
          <w:t>V</w:t>
        </w:r>
        <w:r>
          <w:t>).</w:t>
        </w:r>
      </w:ins>
    </w:p>
    <w:p w:rsidR="00BA3EA0" w:rsidRDefault="00BA3EA0" w:rsidP="00E67EF9">
      <w:pPr>
        <w:pStyle w:val="Alg3"/>
        <w:numPr>
          <w:ilvl w:val="1"/>
          <w:numId w:val="826"/>
        </w:numPr>
        <w:rPr>
          <w:ins w:id="41394" w:author="Rev 10 Allen Wirfs-Brock" w:date="2012-08-30T13:50:00Z"/>
        </w:rPr>
      </w:pPr>
      <w:ins w:id="41395" w:author="Rev 10 Allen Wirfs-Brock" w:date="2012-08-30T13:50:00Z">
        <w:r>
          <w:t xml:space="preserve">Let </w:t>
        </w:r>
        <w:r w:rsidRPr="00416EE0">
          <w:rPr>
            <w:i/>
          </w:rPr>
          <w:t>escapedV</w:t>
        </w:r>
        <w:r>
          <w:t xml:space="preserve"> be the string value that is the same a</w:t>
        </w:r>
      </w:ins>
      <w:ins w:id="41396" w:author="Rev 10 Allen Wirfs-Brock" w:date="2012-08-30T14:00:00Z">
        <w:r w:rsidR="00416EE0">
          <w:t>s</w:t>
        </w:r>
      </w:ins>
      <w:ins w:id="41397" w:author="Rev 10 Allen Wirfs-Brock" w:date="2012-08-30T13:50:00Z">
        <w:r>
          <w:t xml:space="preserve"> </w:t>
        </w:r>
        <w:r w:rsidRPr="00416EE0">
          <w:rPr>
            <w:i/>
          </w:rPr>
          <w:t>V</w:t>
        </w:r>
        <w:r>
          <w:t xml:space="preserve"> except that each </w:t>
        </w:r>
      </w:ins>
      <w:ins w:id="41398" w:author="Rev 10 Allen Wirfs-Brock" w:date="2012-08-30T13:54:00Z">
        <w:r>
          <w:t>occurrence</w:t>
        </w:r>
      </w:ins>
      <w:ins w:id="41399" w:author="Rev 10 Allen Wirfs-Brock" w:date="2012-08-30T13:50:00Z">
        <w:r>
          <w:t xml:space="preserve"> of the character </w:t>
        </w:r>
      </w:ins>
      <w:ins w:id="41400" w:author="Rev 10 Allen Wirfs-Brock" w:date="2012-08-30T13:52:00Z">
        <w:r w:rsidRPr="00416EE0">
          <w:rPr>
            <w:rFonts w:ascii="Courier New" w:hAnsi="Courier New" w:cs="Courier New"/>
            <w:b/>
          </w:rPr>
          <w:t>"</w:t>
        </w:r>
      </w:ins>
      <w:ins w:id="41401" w:author="Rev 10 Allen Wirfs-Brock" w:date="2012-08-30T13:51:00Z">
        <w:r>
          <w:t xml:space="preserve"> (code unit value 0x00</w:t>
        </w:r>
      </w:ins>
      <w:ins w:id="41402" w:author="Rev 10 Allen Wirfs-Brock" w:date="2012-08-30T14:00:00Z">
        <w:r w:rsidR="00416EE0">
          <w:t>22</w:t>
        </w:r>
      </w:ins>
      <w:ins w:id="41403" w:author="Rev 10 Allen Wirfs-Brock" w:date="2012-08-30T13:51:00Z">
        <w:r>
          <w:t xml:space="preserve">) </w:t>
        </w:r>
      </w:ins>
      <w:ins w:id="41404" w:author="Rev 10 Allen Wirfs-Brock" w:date="2012-08-30T14:01:00Z">
        <w:r w:rsidR="00416EE0">
          <w:t xml:space="preserve"> in </w:t>
        </w:r>
        <w:r w:rsidR="00416EE0" w:rsidRPr="00416EE0">
          <w:rPr>
            <w:i/>
          </w:rPr>
          <w:t>V</w:t>
        </w:r>
        <w:r w:rsidR="00416EE0">
          <w:t xml:space="preserve"> </w:t>
        </w:r>
      </w:ins>
      <w:ins w:id="41405" w:author="Rev 10 Allen Wirfs-Brock" w:date="2012-08-30T13:51:00Z">
        <w:r>
          <w:t xml:space="preserve">has been replaced with the </w:t>
        </w:r>
      </w:ins>
      <w:ins w:id="41406" w:author="Rev 10 Allen Wirfs-Brock" w:date="2012-08-30T13:56:00Z">
        <w:r>
          <w:t>six</w:t>
        </w:r>
      </w:ins>
      <w:ins w:id="41407" w:author="Rev 10 Allen Wirfs-Brock" w:date="2012-08-30T13:54:00Z">
        <w:r>
          <w:t xml:space="preserve"> </w:t>
        </w:r>
      </w:ins>
      <w:ins w:id="41408" w:author="Rev 10 Allen Wirfs-Brock" w:date="2012-08-30T13:55:00Z">
        <w:r>
          <w:t>character</w:t>
        </w:r>
      </w:ins>
      <w:ins w:id="41409" w:author="Rev 10 Allen Wirfs-Brock" w:date="2012-08-30T13:54:00Z">
        <w:r>
          <w:t xml:space="preserve"> </w:t>
        </w:r>
      </w:ins>
      <w:ins w:id="41410" w:author="Rev 10 Allen Wirfs-Brock" w:date="2012-08-30T13:55:00Z">
        <w:r>
          <w:t xml:space="preserve">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ins>
    </w:p>
    <w:p w:rsidR="00E67EF9" w:rsidRDefault="005E1EF6" w:rsidP="00E67EF9">
      <w:pPr>
        <w:pStyle w:val="Alg3"/>
        <w:numPr>
          <w:ilvl w:val="1"/>
          <w:numId w:val="826"/>
        </w:numPr>
        <w:rPr>
          <w:ins w:id="41411" w:author="Rev 8 Allen Wirfs-Brock" w:date="2012-05-11T14:19:00Z"/>
        </w:rPr>
      </w:pPr>
      <w:ins w:id="41412" w:author="Rev 8 Allen Wirfs-Brock" w:date="2012-05-11T14:17:00Z">
        <w:r>
          <w:t xml:space="preserve">Let </w:t>
        </w:r>
        <w:r w:rsidRPr="005E1EF6">
          <w:rPr>
            <w:i/>
          </w:rPr>
          <w:t>p</w:t>
        </w:r>
      </w:ins>
      <w:ins w:id="41413" w:author="Rev 8 Allen Wirfs-Brock" w:date="2012-05-11T14:19:00Z">
        <w:r w:rsidR="00E67EF9">
          <w:rPr>
            <w:i/>
          </w:rPr>
          <w:t>1</w:t>
        </w:r>
      </w:ins>
      <w:ins w:id="41414" w:author="Rev 8 Allen Wirfs-Brock" w:date="2012-05-11T14:17:00Z">
        <w:r>
          <w:t xml:space="preserve"> be the string value that is the concatenation of </w:t>
        </w:r>
      </w:ins>
      <w:ins w:id="41415" w:author="Rev 8 Allen Wirfs-Brock" w:date="2012-05-11T14:19:00Z">
        <w:r w:rsidR="00E67EF9">
          <w:t>the following string values:</w:t>
        </w:r>
      </w:ins>
    </w:p>
    <w:p w:rsidR="00E67EF9" w:rsidRDefault="005E1EF6" w:rsidP="007B4ABC">
      <w:pPr>
        <w:pStyle w:val="Alg3"/>
        <w:numPr>
          <w:ilvl w:val="0"/>
          <w:numId w:val="827"/>
        </w:numPr>
        <w:rPr>
          <w:ins w:id="41416" w:author="Rev 8 Allen Wirfs-Brock" w:date="2012-05-11T14:20:00Z"/>
        </w:rPr>
      </w:pPr>
      <w:ins w:id="41417" w:author="Rev 8 Allen Wirfs-Brock" w:date="2012-05-11T14:17:00Z">
        <w:r w:rsidRPr="005E1EF6">
          <w:rPr>
            <w:i/>
          </w:rPr>
          <w:t>p</w:t>
        </w:r>
        <w:r>
          <w:rPr>
            <w:i/>
          </w:rPr>
          <w:t>1</w:t>
        </w:r>
      </w:ins>
    </w:p>
    <w:p w:rsidR="00E67EF9" w:rsidRDefault="005E1EF6" w:rsidP="007B4ABC">
      <w:pPr>
        <w:pStyle w:val="Alg3"/>
        <w:numPr>
          <w:ilvl w:val="0"/>
          <w:numId w:val="827"/>
        </w:numPr>
        <w:rPr>
          <w:ins w:id="41418" w:author="Rev 8 Allen Wirfs-Brock" w:date="2012-05-11T14:21:00Z"/>
        </w:rPr>
      </w:pPr>
      <w:ins w:id="41419" w:author="Rev 8 Allen Wirfs-Brock" w:date="2012-05-11T14:18:00Z">
        <w:r>
          <w:t xml:space="preserve">a single space </w:t>
        </w:r>
      </w:ins>
      <w:ins w:id="41420" w:author="Rev 9 Allen Wirfs-Brock" w:date="2012-07-08T16:01:00Z">
        <w:r w:rsidR="008D4FF6">
          <w:t>code unit 0x0020</w:t>
        </w:r>
      </w:ins>
      <w:ins w:id="41421" w:author="Rev 8 Allen Wirfs-Brock" w:date="2012-05-11T14:18:00Z">
        <w:del w:id="41422" w:author="Rev 9 Allen Wirfs-Brock" w:date="2012-07-08T16:01:00Z">
          <w:r w:rsidDel="008D4FF6">
            <w:delText>char</w:delText>
          </w:r>
        </w:del>
        <w:del w:id="41423" w:author="Rev 9 Allen Wirfs-Brock" w:date="2012-07-08T16:00:00Z">
          <w:r w:rsidDel="008D4FF6">
            <w:delText>acter</w:delText>
          </w:r>
        </w:del>
      </w:ins>
    </w:p>
    <w:p w:rsidR="00E67EF9" w:rsidRDefault="005E1EF6" w:rsidP="007B4ABC">
      <w:pPr>
        <w:pStyle w:val="Alg3"/>
        <w:numPr>
          <w:ilvl w:val="0"/>
          <w:numId w:val="827"/>
        </w:numPr>
        <w:rPr>
          <w:ins w:id="41424" w:author="Rev 8 Allen Wirfs-Brock" w:date="2012-05-11T14:21:00Z"/>
        </w:rPr>
      </w:pPr>
      <w:ins w:id="41425" w:author="Rev 8 Allen Wirfs-Brock" w:date="2012-05-11T14:18:00Z">
        <w:r w:rsidRPr="00E67EF9">
          <w:rPr>
            <w:i/>
          </w:rPr>
          <w:t>attribute</w:t>
        </w:r>
      </w:ins>
    </w:p>
    <w:p w:rsidR="00E67EF9" w:rsidRPr="007B4ABC" w:rsidRDefault="005E1EF6" w:rsidP="007B4ABC">
      <w:pPr>
        <w:pStyle w:val="Alg3"/>
        <w:numPr>
          <w:ilvl w:val="0"/>
          <w:numId w:val="827"/>
        </w:numPr>
        <w:rPr>
          <w:ins w:id="41426" w:author="Rev 8 Allen Wirfs-Brock" w:date="2012-05-11T14:22:00Z"/>
        </w:rPr>
      </w:pPr>
      <w:ins w:id="41427" w:author="Rev 8 Allen Wirfs-Brock" w:date="2012-05-11T14:17:00Z">
        <w:r w:rsidRPr="00891B9F">
          <w:rPr>
            <w:rFonts w:ascii="Courier New" w:hAnsi="Courier New" w:cs="Courier New"/>
            <w:b/>
          </w:rPr>
          <w:t>"</w:t>
        </w:r>
      </w:ins>
      <w:ins w:id="41428" w:author="Rev 8 Allen Wirfs-Brock" w:date="2012-05-11T14:21:00Z">
        <w:r w:rsidR="00E67EF9">
          <w:rPr>
            <w:rFonts w:ascii="Courier New" w:hAnsi="Courier New" w:cs="Courier New"/>
            <w:b/>
          </w:rPr>
          <w:t>=</w:t>
        </w:r>
      </w:ins>
      <w:ins w:id="41429" w:author="Rev 8 Allen Wirfs-Brock" w:date="2012-05-11T14:17:00Z">
        <w:r w:rsidRPr="00891B9F">
          <w:rPr>
            <w:rFonts w:ascii="Courier New" w:hAnsi="Courier New" w:cs="Courier New"/>
            <w:b/>
          </w:rPr>
          <w:t>"</w:t>
        </w:r>
      </w:ins>
    </w:p>
    <w:p w:rsidR="00E67EF9" w:rsidRPr="007B4ABC" w:rsidRDefault="00E67EF9" w:rsidP="007B4ABC">
      <w:pPr>
        <w:pStyle w:val="Alg3"/>
        <w:numPr>
          <w:ilvl w:val="0"/>
          <w:numId w:val="827"/>
        </w:numPr>
        <w:rPr>
          <w:ins w:id="41430" w:author="Rev 8 Allen Wirfs-Brock" w:date="2012-05-11T14:23:00Z"/>
        </w:rPr>
      </w:pPr>
      <w:ins w:id="41431" w:author="Rev 8 Allen Wirfs-Brock" w:date="2012-05-11T14:22: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rsidR="00E67EF9" w:rsidRPr="007B4ABC" w:rsidRDefault="00416EE0" w:rsidP="007B4ABC">
      <w:pPr>
        <w:pStyle w:val="Alg3"/>
        <w:numPr>
          <w:ilvl w:val="0"/>
          <w:numId w:val="827"/>
        </w:numPr>
        <w:rPr>
          <w:ins w:id="41432" w:author="Rev 8 Allen Wirfs-Brock" w:date="2012-05-11T14:16:00Z"/>
          <w:i/>
        </w:rPr>
      </w:pPr>
      <w:ins w:id="41433" w:author="Rev 10 Allen Wirfs-Brock" w:date="2012-08-30T14:01:00Z">
        <w:r w:rsidRPr="00416EE0">
          <w:rPr>
            <w:i/>
          </w:rPr>
          <w:t>escapedV</w:t>
        </w:r>
      </w:ins>
      <w:ins w:id="41434" w:author="Rev 8 Allen Wirfs-Brock" w:date="2012-05-11T14:23:00Z">
        <w:del w:id="41435" w:author="Rev 10 Allen Wirfs-Brock" w:date="2012-08-30T14:01:00Z">
          <w:r w:rsidR="00E67EF9" w:rsidDel="00416EE0">
            <w:rPr>
              <w:i/>
            </w:rPr>
            <w:delText>V</w:delText>
          </w:r>
        </w:del>
      </w:ins>
    </w:p>
    <w:p w:rsidR="00E67EF9" w:rsidRPr="00245D48" w:rsidRDefault="00E67EF9" w:rsidP="00E67EF9">
      <w:pPr>
        <w:pStyle w:val="Alg3"/>
        <w:numPr>
          <w:ilvl w:val="0"/>
          <w:numId w:val="827"/>
        </w:numPr>
        <w:rPr>
          <w:ins w:id="41436" w:author="Rev 8 Allen Wirfs-Brock" w:date="2012-05-11T14:24:00Z"/>
        </w:rPr>
      </w:pPr>
      <w:ins w:id="41437" w:author="Rev 8 Allen Wirfs-Brock" w:date="2012-05-11T14:24: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rsidR="00E67EF9" w:rsidRDefault="00E67EF9" w:rsidP="007F298F">
      <w:pPr>
        <w:pStyle w:val="Alg3"/>
        <w:numPr>
          <w:ilvl w:val="0"/>
          <w:numId w:val="826"/>
        </w:numPr>
        <w:rPr>
          <w:ins w:id="41438" w:author="Rev 8 Allen Wirfs-Brock" w:date="2012-05-11T14:24:00Z"/>
        </w:rPr>
      </w:pPr>
      <w:ins w:id="41439" w:author="Rev 8 Allen Wirfs-Brock" w:date="2012-05-11T14:24:00Z">
        <w:r>
          <w:t xml:space="preserve">Let </w:t>
        </w:r>
        <w:r w:rsidRPr="007B4ABC">
          <w:rPr>
            <w:i/>
          </w:rPr>
          <w:t>p2</w:t>
        </w:r>
        <w:r>
          <w:t xml:space="preserve"> be the string value that is the </w:t>
        </w:r>
      </w:ins>
      <w:ins w:id="41440" w:author="Rev 8 Allen Wirfs-Brock" w:date="2012-05-11T14:25:00Z">
        <w:r>
          <w:t xml:space="preserve">concatenation of </w:t>
        </w:r>
        <w:r w:rsidRPr="007B4ABC">
          <w:rPr>
            <w:i/>
          </w:rPr>
          <w:t>p1</w:t>
        </w:r>
        <w:r>
          <w:t xml:space="preserve"> </w:t>
        </w:r>
      </w:ins>
      <w:ins w:id="41441" w:author="Rev 8 Allen Wirfs-Brock" w:date="2012-05-11T14:26:00Z">
        <w:r>
          <w:t xml:space="preserve">and </w:t>
        </w:r>
      </w:ins>
      <w:ins w:id="41442" w:author="Rev 8 Allen Wirfs-Brock" w:date="2012-05-11T14:25:00Z">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ins>
      <w:ins w:id="41443" w:author="Rev 8 Allen Wirfs-Brock" w:date="2012-05-11T14:27:00Z">
        <w:r>
          <w:t>.</w:t>
        </w:r>
      </w:ins>
    </w:p>
    <w:p w:rsidR="00E67EF9" w:rsidRDefault="00E67EF9" w:rsidP="00E67EF9">
      <w:pPr>
        <w:pStyle w:val="Alg3"/>
        <w:numPr>
          <w:ilvl w:val="0"/>
          <w:numId w:val="826"/>
        </w:numPr>
        <w:rPr>
          <w:ins w:id="41444" w:author="Rev 8 Allen Wirfs-Brock" w:date="2012-05-11T14:27:00Z"/>
        </w:rPr>
      </w:pPr>
      <w:ins w:id="41445" w:author="Rev 8 Allen Wirfs-Brock" w:date="2012-05-11T14:27:00Z">
        <w:r>
          <w:t xml:space="preserve">Let </w:t>
        </w:r>
        <w:r w:rsidRPr="00245D48">
          <w:rPr>
            <w:i/>
          </w:rPr>
          <w:t>p</w:t>
        </w:r>
        <w:r>
          <w:rPr>
            <w:i/>
          </w:rPr>
          <w:t>3</w:t>
        </w:r>
        <w:r>
          <w:t xml:space="preserve"> be the string value that is the concatenation of </w:t>
        </w:r>
        <w:r w:rsidRPr="00245D48">
          <w:rPr>
            <w:i/>
          </w:rPr>
          <w:t>p</w:t>
        </w:r>
        <w:r>
          <w:rPr>
            <w:i/>
          </w:rPr>
          <w:t>2</w:t>
        </w:r>
      </w:ins>
      <w:ins w:id="41446" w:author="Rev 8 Allen Wirfs-Brock" w:date="2012-05-11T14:28:00Z">
        <w:r>
          <w:t>,</w:t>
        </w:r>
      </w:ins>
      <w:ins w:id="41447" w:author="Rev 8 Allen Wirfs-Brock" w:date="2012-05-11T14:27:00Z">
        <w:r>
          <w:t xml:space="preserve"> </w:t>
        </w:r>
        <w:r w:rsidRPr="00891B9F">
          <w:rPr>
            <w:rFonts w:ascii="Courier New" w:hAnsi="Courier New" w:cs="Courier New"/>
            <w:b/>
          </w:rPr>
          <w:t>"</w:t>
        </w:r>
      </w:ins>
      <w:ins w:id="41448" w:author="Rev 8 Allen Wirfs-Brock" w:date="2012-05-11T14:28:00Z">
        <w:r>
          <w:rPr>
            <w:rFonts w:ascii="Courier New" w:hAnsi="Courier New" w:cs="Courier New"/>
            <w:b/>
          </w:rPr>
          <w:t>&lt;</w:t>
        </w:r>
      </w:ins>
      <w:ins w:id="41449" w:author="Rev 8 Allen Wirfs-Brock" w:date="2012-05-11T14:29:00Z">
        <w:r>
          <w:rPr>
            <w:rFonts w:ascii="Courier New" w:hAnsi="Courier New" w:cs="Courier New"/>
            <w:b/>
          </w:rPr>
          <w:t>/</w:t>
        </w:r>
      </w:ins>
      <w:ins w:id="41450" w:author="Rev 8 Allen Wirfs-Brock" w:date="2012-05-11T14:27:00Z">
        <w:r w:rsidRPr="00891B9F">
          <w:rPr>
            <w:rFonts w:ascii="Courier New" w:hAnsi="Courier New" w:cs="Courier New"/>
            <w:b/>
          </w:rPr>
          <w:t>"</w:t>
        </w:r>
      </w:ins>
      <w:ins w:id="41451" w:author="Rev 8 Allen Wirfs-Brock" w:date="2012-05-11T14:28:00Z">
        <w:r>
          <w:t xml:space="preserve">, </w:t>
        </w:r>
      </w:ins>
      <w:ins w:id="41452" w:author="Rev 8 Allen Wirfs-Brock" w:date="2012-05-11T14:29:00Z">
        <w:r w:rsidR="007B4ABC" w:rsidRPr="007B4ABC">
          <w:rPr>
            <w:i/>
          </w:rPr>
          <w:t>tag</w:t>
        </w:r>
        <w:r w:rsidR="007B4ABC">
          <w:t xml:space="preserve">, and </w:t>
        </w:r>
      </w:ins>
      <w:ins w:id="41453" w:author="Rev 8 Allen Wirfs-Brock" w:date="2012-05-11T14:30:00Z">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ins>
      <w:ins w:id="41454" w:author="Rev 8 Allen Wirfs-Brock" w:date="2012-05-11T14:27:00Z">
        <w:r>
          <w:t>.</w:t>
        </w:r>
      </w:ins>
    </w:p>
    <w:p w:rsidR="00891B9F" w:rsidRPr="00675B74" w:rsidRDefault="00891B9F" w:rsidP="007F298F">
      <w:pPr>
        <w:pStyle w:val="Alg3"/>
        <w:numPr>
          <w:ilvl w:val="0"/>
          <w:numId w:val="826"/>
        </w:numPr>
        <w:spacing w:after="220"/>
        <w:rPr>
          <w:ins w:id="41455" w:author="Rev 8 Allen Wirfs-Brock" w:date="2012-05-11T13:43:00Z"/>
        </w:rPr>
      </w:pPr>
      <w:ins w:id="41456" w:author="Rev 8 Allen Wirfs-Brock" w:date="2012-05-11T13:43:00Z">
        <w:r w:rsidRPr="00E77497">
          <w:t xml:space="preserve">Return </w:t>
        </w:r>
      </w:ins>
      <w:ins w:id="41457" w:author="Rev 8 Allen Wirfs-Brock" w:date="2012-05-11T14:30:00Z">
        <w:r w:rsidR="007B4ABC" w:rsidRPr="00245D48">
          <w:rPr>
            <w:i/>
          </w:rPr>
          <w:t>p</w:t>
        </w:r>
        <w:r w:rsidR="007B4ABC">
          <w:rPr>
            <w:i/>
          </w:rPr>
          <w:t>3</w:t>
        </w:r>
      </w:ins>
      <w:ins w:id="41458" w:author="Rev 8 Allen Wirfs-Brock" w:date="2012-05-11T13:43:00Z">
        <w:r w:rsidRPr="00675B74">
          <w:t>.</w:t>
        </w:r>
      </w:ins>
    </w:p>
    <w:p w:rsidR="007B4ABC" w:rsidRPr="00E77497" w:rsidRDefault="007B4ABC" w:rsidP="007B4ABC">
      <w:pPr>
        <w:pStyle w:val="a4"/>
        <w:rPr>
          <w:ins w:id="41459" w:author="Rev 8 Allen Wirfs-Brock" w:date="2012-05-11T14:31:00Z"/>
        </w:rPr>
      </w:pPr>
      <w:ins w:id="41460" w:author="Rev 8 Allen Wirfs-Brock" w:date="2012-05-11T14:31:00Z">
        <w:r>
          <w:t>String</w:t>
        </w:r>
        <w:r w:rsidRPr="00E77497">
          <w:t>.prototype.</w:t>
        </w:r>
        <w:r>
          <w:t>big</w:t>
        </w:r>
        <w:r w:rsidRPr="00E77497">
          <w:t xml:space="preserve"> ()</w:t>
        </w:r>
      </w:ins>
    </w:p>
    <w:p w:rsidR="007B4ABC" w:rsidRPr="00E77497" w:rsidRDefault="007B4ABC" w:rsidP="007B4ABC">
      <w:pPr>
        <w:rPr>
          <w:ins w:id="41461" w:author="Rev 8 Allen Wirfs-Brock" w:date="2012-05-11T14:31:00Z"/>
        </w:rPr>
      </w:pPr>
      <w:ins w:id="41462" w:author="Rev 8 Allen Wirfs-Brock" w:date="2012-05-11T14:31:00Z">
        <w:r w:rsidRPr="00E77497">
          <w:t xml:space="preserve">When the </w:t>
        </w:r>
      </w:ins>
      <w:ins w:id="41463" w:author="Rev 8 Allen Wirfs-Brock" w:date="2012-05-11T14:32:00Z">
        <w:r>
          <w:rPr>
            <w:b/>
          </w:rPr>
          <w:t>big</w:t>
        </w:r>
      </w:ins>
      <w:ins w:id="41464" w:author="Rev 8 Allen Wirfs-Brock" w:date="2012-05-11T14:31:00Z">
        <w:r w:rsidRPr="00E77497">
          <w:t xml:space="preserve"> method is called with </w:t>
        </w:r>
      </w:ins>
      <w:ins w:id="41465" w:author="Rev 8 Allen Wirfs-Brock" w:date="2012-05-11T14:36:00Z">
        <w:r>
          <w:t xml:space="preserve">no </w:t>
        </w:r>
        <w:r w:rsidRPr="00E77497">
          <w:t>argument</w:t>
        </w:r>
        <w:r>
          <w:t>s</w:t>
        </w:r>
      </w:ins>
      <w:ins w:id="41466" w:author="Rev 8 Allen Wirfs-Brock" w:date="2012-05-11T14:31:00Z">
        <w:r w:rsidRPr="00E77497">
          <w:t>, the following steps are taken:</w:t>
        </w:r>
      </w:ins>
    </w:p>
    <w:p w:rsidR="007B4ABC" w:rsidRDefault="007B4ABC" w:rsidP="007B4ABC">
      <w:pPr>
        <w:pStyle w:val="Alg3"/>
        <w:numPr>
          <w:ilvl w:val="0"/>
          <w:numId w:val="828"/>
        </w:numPr>
        <w:spacing w:after="220"/>
        <w:contextualSpacing/>
        <w:mirrorIndents/>
        <w:rPr>
          <w:ins w:id="41467" w:author="Rev 8 Allen Wirfs-Brock" w:date="2012-05-11T14:31:00Z"/>
        </w:rPr>
      </w:pPr>
      <w:ins w:id="41468" w:author="Rev 8 Allen Wirfs-Brock" w:date="2012-05-11T14:31:00Z">
        <w:r>
          <w:t xml:space="preserve">Let </w:t>
        </w:r>
        <w:r w:rsidRPr="0053000C">
          <w:rPr>
            <w:i/>
          </w:rPr>
          <w:t>S</w:t>
        </w:r>
        <w:r>
          <w:t xml:space="preserve"> be the </w:t>
        </w:r>
        <w:r w:rsidRPr="00891B9F">
          <w:rPr>
            <w:b/>
          </w:rPr>
          <w:t>this</w:t>
        </w:r>
        <w:r>
          <w:t xml:space="preserve"> value.</w:t>
        </w:r>
      </w:ins>
    </w:p>
    <w:p w:rsidR="007B4ABC" w:rsidRPr="00675B74" w:rsidRDefault="007B4ABC" w:rsidP="007B4ABC">
      <w:pPr>
        <w:pStyle w:val="Alg3"/>
        <w:numPr>
          <w:ilvl w:val="0"/>
          <w:numId w:val="828"/>
        </w:numPr>
        <w:spacing w:after="220"/>
        <w:rPr>
          <w:ins w:id="41469" w:author="Rev 8 Allen Wirfs-Brock" w:date="2012-05-11T14:31:00Z"/>
        </w:rPr>
      </w:pPr>
      <w:ins w:id="41470" w:author="Rev 8 Allen Wirfs-Brock" w:date="2012-05-11T14:31:00Z">
        <w:r w:rsidRPr="00E77497">
          <w:t xml:space="preserve">Return </w:t>
        </w:r>
        <w:r>
          <w:t xml:space="preserve">the result of performing the abstract </w:t>
        </w:r>
      </w:ins>
      <w:ins w:id="41471" w:author="Rev 8 Allen Wirfs-Brock" w:date="2012-05-11T14:43:00Z">
        <w:r w:rsidR="00D034B7">
          <w:t xml:space="preserve">operation </w:t>
        </w:r>
      </w:ins>
      <w:ins w:id="41472" w:author="Rev 8 Allen Wirfs-Brock" w:date="2012-05-11T14:31:00Z">
        <w:r>
          <w:t xml:space="preserve">CreateHTML with arguments </w:t>
        </w:r>
        <w:r w:rsidRPr="00891B9F">
          <w:rPr>
            <w:i/>
          </w:rPr>
          <w:t>S</w:t>
        </w:r>
        <w:r>
          <w:t xml:space="preserve">, </w:t>
        </w:r>
        <w:r w:rsidRPr="00891B9F">
          <w:rPr>
            <w:rFonts w:ascii="Courier New" w:hAnsi="Courier New" w:cs="Courier New"/>
            <w:b/>
          </w:rPr>
          <w:t>"</w:t>
        </w:r>
      </w:ins>
      <w:ins w:id="41473" w:author="Rev 8 Allen Wirfs-Brock" w:date="2012-05-11T14:32:00Z">
        <w:r>
          <w:rPr>
            <w:rFonts w:ascii="Courier New" w:hAnsi="Courier New" w:cs="Courier New"/>
            <w:b/>
          </w:rPr>
          <w:t>big</w:t>
        </w:r>
      </w:ins>
      <w:ins w:id="41474" w:author="Rev 8 Allen Wirfs-Brock" w:date="2012-05-11T14:31:00Z">
        <w:r w:rsidRPr="00891B9F">
          <w:rPr>
            <w:rFonts w:ascii="Courier New" w:hAnsi="Courier New" w:cs="Courier New"/>
            <w:b/>
          </w:rPr>
          <w:t>"</w:t>
        </w:r>
        <w:r>
          <w:t xml:space="preserve">, </w:t>
        </w:r>
        <w:r w:rsidRPr="00891B9F">
          <w:rPr>
            <w:rFonts w:ascii="Courier New" w:hAnsi="Courier New" w:cs="Courier New"/>
            <w:b/>
          </w:rPr>
          <w:t>""</w:t>
        </w:r>
        <w:r>
          <w:t xml:space="preserve"> and </w:t>
        </w:r>
      </w:ins>
      <w:ins w:id="41475" w:author="Rev 8 Allen Wirfs-Brock" w:date="2012-05-11T14:32:00Z">
        <w:r w:rsidRPr="00891B9F">
          <w:rPr>
            <w:rFonts w:ascii="Courier New" w:hAnsi="Courier New" w:cs="Courier New"/>
            <w:b/>
          </w:rPr>
          <w:t>""</w:t>
        </w:r>
      </w:ins>
      <w:ins w:id="41476" w:author="Rev 8 Allen Wirfs-Brock" w:date="2012-05-11T14:31:00Z">
        <w:r w:rsidRPr="00675B74">
          <w:t>.</w:t>
        </w:r>
      </w:ins>
    </w:p>
    <w:p w:rsidR="007B4ABC" w:rsidRPr="00E77497" w:rsidRDefault="007B4ABC" w:rsidP="007B4ABC">
      <w:pPr>
        <w:pStyle w:val="a4"/>
        <w:rPr>
          <w:ins w:id="41477" w:author="Rev 8 Allen Wirfs-Brock" w:date="2012-05-11T14:32:00Z"/>
        </w:rPr>
      </w:pPr>
      <w:ins w:id="41478" w:author="Rev 8 Allen Wirfs-Brock" w:date="2012-05-11T14:32:00Z">
        <w:r>
          <w:t>String</w:t>
        </w:r>
        <w:r w:rsidRPr="00E77497">
          <w:t>.prototype.</w:t>
        </w:r>
        <w:r>
          <w:t>blink</w:t>
        </w:r>
        <w:r w:rsidRPr="00E77497">
          <w:t xml:space="preserve"> ()</w:t>
        </w:r>
      </w:ins>
    </w:p>
    <w:p w:rsidR="007B4ABC" w:rsidRPr="00E77497" w:rsidRDefault="007B4ABC" w:rsidP="007B4ABC">
      <w:pPr>
        <w:rPr>
          <w:ins w:id="41479" w:author="Rev 8 Allen Wirfs-Brock" w:date="2012-05-11T14:32:00Z"/>
        </w:rPr>
      </w:pPr>
      <w:ins w:id="41480" w:author="Rev 8 Allen Wirfs-Brock" w:date="2012-05-11T14:32:00Z">
        <w:r w:rsidRPr="00E77497">
          <w:t xml:space="preserve">When the </w:t>
        </w:r>
        <w:r>
          <w:rPr>
            <w:b/>
          </w:rPr>
          <w:t>blink</w:t>
        </w:r>
        <w:r w:rsidRPr="00E77497">
          <w:t xml:space="preserve"> method is called with </w:t>
        </w:r>
      </w:ins>
      <w:ins w:id="41481" w:author="Rev 8 Allen Wirfs-Brock" w:date="2012-05-11T14:36:00Z">
        <w:r>
          <w:t xml:space="preserve">no </w:t>
        </w:r>
        <w:r w:rsidRPr="00E77497">
          <w:t>argument</w:t>
        </w:r>
        <w:r>
          <w:t>s</w:t>
        </w:r>
      </w:ins>
      <w:ins w:id="41482" w:author="Rev 8 Allen Wirfs-Brock" w:date="2012-05-11T14:32:00Z">
        <w:r w:rsidRPr="00E77497">
          <w:t>, the following steps are taken:</w:t>
        </w:r>
      </w:ins>
    </w:p>
    <w:p w:rsidR="007B4ABC" w:rsidRDefault="007B4ABC" w:rsidP="007B4ABC">
      <w:pPr>
        <w:pStyle w:val="Alg3"/>
        <w:numPr>
          <w:ilvl w:val="0"/>
          <w:numId w:val="829"/>
        </w:numPr>
        <w:spacing w:after="220"/>
        <w:contextualSpacing/>
        <w:mirrorIndents/>
        <w:rPr>
          <w:ins w:id="41483" w:author="Rev 8 Allen Wirfs-Brock" w:date="2012-05-11T14:32:00Z"/>
        </w:rPr>
      </w:pPr>
      <w:ins w:id="41484" w:author="Rev 8 Allen Wirfs-Brock" w:date="2012-05-11T14:32:00Z">
        <w:r>
          <w:t xml:space="preserve">Let </w:t>
        </w:r>
        <w:r w:rsidRPr="0053000C">
          <w:rPr>
            <w:i/>
          </w:rPr>
          <w:t>S</w:t>
        </w:r>
        <w:r>
          <w:t xml:space="preserve"> be the </w:t>
        </w:r>
        <w:r w:rsidRPr="00891B9F">
          <w:rPr>
            <w:b/>
          </w:rPr>
          <w:t>this</w:t>
        </w:r>
        <w:r>
          <w:t xml:space="preserve"> value.</w:t>
        </w:r>
      </w:ins>
    </w:p>
    <w:p w:rsidR="007B4ABC" w:rsidRPr="00675B74" w:rsidRDefault="007B4ABC" w:rsidP="007B4ABC">
      <w:pPr>
        <w:pStyle w:val="Alg3"/>
        <w:numPr>
          <w:ilvl w:val="0"/>
          <w:numId w:val="829"/>
        </w:numPr>
        <w:spacing w:after="220"/>
        <w:rPr>
          <w:ins w:id="41485" w:author="Rev 8 Allen Wirfs-Brock" w:date="2012-05-11T14:32:00Z"/>
        </w:rPr>
      </w:pPr>
      <w:ins w:id="41486" w:author="Rev 8 Allen Wirfs-Brock" w:date="2012-05-11T14:32:00Z">
        <w:r w:rsidRPr="00E77497">
          <w:t xml:space="preserve">Return </w:t>
        </w:r>
        <w:r>
          <w:t xml:space="preserve">the result of performing the abstract </w:t>
        </w:r>
      </w:ins>
      <w:ins w:id="41487" w:author="Rev 8 Allen Wirfs-Brock" w:date="2012-05-11T14:42:00Z">
        <w:r w:rsidR="00D034B7">
          <w:t xml:space="preserve">operation </w:t>
        </w:r>
      </w:ins>
      <w:ins w:id="41488" w:author="Rev 8 Allen Wirfs-Brock" w:date="2012-05-11T14:32:00Z">
        <w:r>
          <w:t xml:space="preserve">CreateHTML with arguments </w:t>
        </w:r>
        <w:r w:rsidRPr="00891B9F">
          <w:rPr>
            <w:i/>
          </w:rPr>
          <w:t>S</w:t>
        </w:r>
        <w:r>
          <w:t xml:space="preserve">, </w:t>
        </w:r>
        <w:r w:rsidRPr="00891B9F">
          <w:rPr>
            <w:rFonts w:ascii="Courier New" w:hAnsi="Courier New" w:cs="Courier New"/>
            <w:b/>
          </w:rPr>
          <w:t>"</w:t>
        </w:r>
      </w:ins>
      <w:ins w:id="41489" w:author="Rev 8 Allen Wirfs-Brock" w:date="2012-05-11T14:33:00Z">
        <w:r>
          <w:rPr>
            <w:rFonts w:ascii="Courier New" w:hAnsi="Courier New" w:cs="Courier New"/>
            <w:b/>
          </w:rPr>
          <w:t>bli</w:t>
        </w:r>
        <w:del w:id="41490" w:author="Rev 9 Allen Wirfs-Brock" w:date="2012-07-08T15:03:00Z">
          <w:r w:rsidDel="00DF0259">
            <w:rPr>
              <w:rFonts w:ascii="Courier New" w:hAnsi="Courier New" w:cs="Courier New"/>
              <w:b/>
            </w:rPr>
            <w:delText>c</w:delText>
          </w:r>
        </w:del>
      </w:ins>
      <w:ins w:id="41491" w:author="Rev 9 Allen Wirfs-Brock" w:date="2012-07-08T15:03:00Z">
        <w:r w:rsidR="00DF0259">
          <w:rPr>
            <w:rFonts w:ascii="Courier New" w:hAnsi="Courier New" w:cs="Courier New"/>
            <w:b/>
          </w:rPr>
          <w:t>n</w:t>
        </w:r>
      </w:ins>
      <w:ins w:id="41492" w:author="Rev 8 Allen Wirfs-Brock" w:date="2012-05-11T14:33:00Z">
        <w:r>
          <w:rPr>
            <w:rFonts w:ascii="Courier New" w:hAnsi="Courier New" w:cs="Courier New"/>
            <w:b/>
          </w:rPr>
          <w:t>k</w:t>
        </w:r>
      </w:ins>
      <w:ins w:id="41493" w:author="Rev 8 Allen Wirfs-Brock" w:date="2012-05-11T14:32: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7B4ABC" w:rsidRPr="00E77497" w:rsidRDefault="007B4ABC" w:rsidP="007B4ABC">
      <w:pPr>
        <w:pStyle w:val="a4"/>
        <w:rPr>
          <w:ins w:id="41494" w:author="Rev 8 Allen Wirfs-Brock" w:date="2012-05-11T14:33:00Z"/>
        </w:rPr>
      </w:pPr>
      <w:ins w:id="41495" w:author="Rev 8 Allen Wirfs-Brock" w:date="2012-05-11T14:33:00Z">
        <w:r>
          <w:lastRenderedPageBreak/>
          <w:t>String</w:t>
        </w:r>
        <w:r w:rsidRPr="00E77497">
          <w:t>.prototype.</w:t>
        </w:r>
        <w:r>
          <w:t>bold</w:t>
        </w:r>
        <w:r w:rsidRPr="00E77497">
          <w:t xml:space="preserve"> ()</w:t>
        </w:r>
      </w:ins>
    </w:p>
    <w:p w:rsidR="007B4ABC" w:rsidRPr="00E77497" w:rsidRDefault="007B4ABC" w:rsidP="007B4ABC">
      <w:pPr>
        <w:rPr>
          <w:ins w:id="41496" w:author="Rev 8 Allen Wirfs-Brock" w:date="2012-05-11T14:33:00Z"/>
        </w:rPr>
      </w:pPr>
      <w:ins w:id="41497" w:author="Rev 8 Allen Wirfs-Brock" w:date="2012-05-11T14:33:00Z">
        <w:r w:rsidRPr="00E77497">
          <w:t xml:space="preserve">When the </w:t>
        </w:r>
        <w:r>
          <w:rPr>
            <w:b/>
          </w:rPr>
          <w:t>bold</w:t>
        </w:r>
        <w:r w:rsidRPr="00E77497">
          <w:t xml:space="preserve"> method is called with </w:t>
        </w:r>
      </w:ins>
      <w:ins w:id="41498" w:author="Rev 8 Allen Wirfs-Brock" w:date="2012-05-11T14:36:00Z">
        <w:r>
          <w:t xml:space="preserve">no </w:t>
        </w:r>
        <w:r w:rsidRPr="00E77497">
          <w:t>argument</w:t>
        </w:r>
        <w:r>
          <w:t>s</w:t>
        </w:r>
      </w:ins>
      <w:ins w:id="41499" w:author="Rev 8 Allen Wirfs-Brock" w:date="2012-05-11T14:33:00Z">
        <w:r w:rsidRPr="00E77497">
          <w:t>, the following steps are taken:</w:t>
        </w:r>
      </w:ins>
    </w:p>
    <w:p w:rsidR="007B4ABC" w:rsidRDefault="007B4ABC" w:rsidP="00A702CA">
      <w:pPr>
        <w:pStyle w:val="Alg3"/>
        <w:numPr>
          <w:ilvl w:val="0"/>
          <w:numId w:val="830"/>
        </w:numPr>
        <w:spacing w:after="220"/>
        <w:contextualSpacing/>
        <w:mirrorIndents/>
        <w:rPr>
          <w:ins w:id="41500" w:author="Rev 8 Allen Wirfs-Brock" w:date="2012-05-11T14:33:00Z"/>
        </w:rPr>
      </w:pPr>
      <w:ins w:id="41501" w:author="Rev 8 Allen Wirfs-Brock" w:date="2012-05-11T14:33:00Z">
        <w:r>
          <w:t xml:space="preserve">Let </w:t>
        </w:r>
      </w:ins>
      <w:ins w:id="41502" w:author="Rev 11 Allen Wirfs-Brock" w:date="2012-10-25T16:41:00Z">
        <w:r w:rsidR="00A702CA" w:rsidRPr="0053000C">
          <w:rPr>
            <w:i/>
          </w:rPr>
          <w:t>S</w:t>
        </w:r>
      </w:ins>
      <w:ins w:id="41503" w:author="Rev 8 Allen Wirfs-Brock" w:date="2012-05-11T14:33:00Z">
        <w:del w:id="41504" w:author="Rev 11 Allen Wirfs-Brock" w:date="2012-10-25T16:41:00Z">
          <w:r w:rsidDel="00A702CA">
            <w:delText>S</w:delText>
          </w:r>
        </w:del>
        <w:r>
          <w:t xml:space="preserve"> be the </w:t>
        </w:r>
        <w:r w:rsidRPr="00891B9F">
          <w:rPr>
            <w:b/>
          </w:rPr>
          <w:t>this</w:t>
        </w:r>
        <w:r>
          <w:t xml:space="preserve"> value.</w:t>
        </w:r>
      </w:ins>
    </w:p>
    <w:p w:rsidR="007B4ABC" w:rsidRPr="00675B74" w:rsidRDefault="007B4ABC" w:rsidP="007B4ABC">
      <w:pPr>
        <w:pStyle w:val="Alg3"/>
        <w:numPr>
          <w:ilvl w:val="0"/>
          <w:numId w:val="830"/>
        </w:numPr>
        <w:spacing w:after="220"/>
        <w:rPr>
          <w:ins w:id="41505" w:author="Rev 8 Allen Wirfs-Brock" w:date="2012-05-11T14:33:00Z"/>
        </w:rPr>
      </w:pPr>
      <w:ins w:id="41506" w:author="Rev 8 Allen Wirfs-Brock" w:date="2012-05-11T14:33:00Z">
        <w:r w:rsidRPr="00E77497">
          <w:t xml:space="preserve">Return </w:t>
        </w:r>
        <w:r>
          <w:t xml:space="preserve">the result of performing the abstract </w:t>
        </w:r>
      </w:ins>
      <w:ins w:id="41507" w:author="Rev 8 Allen Wirfs-Brock" w:date="2012-05-11T14:42:00Z">
        <w:r w:rsidR="00D034B7">
          <w:t xml:space="preserve">operation </w:t>
        </w:r>
      </w:ins>
      <w:ins w:id="41508" w:author="Rev 8 Allen Wirfs-Brock" w:date="2012-05-11T14:33:00Z">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7B4ABC" w:rsidRPr="00E77497" w:rsidRDefault="00BA25B6" w:rsidP="007B4ABC">
      <w:pPr>
        <w:pStyle w:val="a4"/>
        <w:rPr>
          <w:ins w:id="41509" w:author="Rev 8 Allen Wirfs-Brock" w:date="2012-05-11T14:34:00Z"/>
        </w:rPr>
      </w:pPr>
      <w:ins w:id="41510" w:author="Rev 8 Allen Wirfs-Brock" w:date="2012-05-11T13:31:00Z">
        <w:del w:id="41511" w:author="Rev 9 Allen Wirfs-Brock" w:date="2012-06-16T09:28:00Z">
          <w:r w:rsidDel="00362D15">
            <w:delText>A</w:delText>
          </w:r>
        </w:del>
      </w:ins>
      <w:ins w:id="41512" w:author="Rev 8 Allen Wirfs-Brock" w:date="2012-05-11T14:34:00Z">
        <w:del w:id="41513" w:author="Rev 9 Allen Wirfs-Brock" w:date="2012-06-16T09:28:00Z">
          <w:r w:rsidR="007B4ABC" w:rsidRPr="007B4ABC" w:rsidDel="00362D15">
            <w:delText xml:space="preserve"> </w:delText>
          </w:r>
        </w:del>
        <w:r w:rsidR="007B4ABC">
          <w:t>String</w:t>
        </w:r>
        <w:r w:rsidR="007B4ABC" w:rsidRPr="00E77497">
          <w:t>.prototype.</w:t>
        </w:r>
        <w:r w:rsidR="007B4ABC">
          <w:t>fixed</w:t>
        </w:r>
        <w:r w:rsidR="007B4ABC" w:rsidRPr="00E77497">
          <w:t xml:space="preserve"> ()</w:t>
        </w:r>
      </w:ins>
    </w:p>
    <w:p w:rsidR="007B4ABC" w:rsidRPr="00E77497" w:rsidRDefault="007B4ABC" w:rsidP="007B4ABC">
      <w:pPr>
        <w:rPr>
          <w:ins w:id="41514" w:author="Rev 8 Allen Wirfs-Brock" w:date="2012-05-11T14:34:00Z"/>
        </w:rPr>
      </w:pPr>
      <w:ins w:id="41515" w:author="Rev 8 Allen Wirfs-Brock" w:date="2012-05-11T14:34:00Z">
        <w:r w:rsidRPr="00E77497">
          <w:t xml:space="preserve">When the </w:t>
        </w:r>
        <w:r>
          <w:rPr>
            <w:b/>
          </w:rPr>
          <w:t>fixed</w:t>
        </w:r>
        <w:r w:rsidRPr="00E77497">
          <w:t xml:space="preserve"> method is called with </w:t>
        </w:r>
      </w:ins>
      <w:ins w:id="41516" w:author="Rev 8 Allen Wirfs-Brock" w:date="2012-05-11T14:35:00Z">
        <w:r>
          <w:t xml:space="preserve">no </w:t>
        </w:r>
      </w:ins>
      <w:ins w:id="41517" w:author="Rev 8 Allen Wirfs-Brock" w:date="2012-05-11T14:34:00Z">
        <w:r w:rsidRPr="00E77497">
          <w:t>argument</w:t>
        </w:r>
      </w:ins>
      <w:ins w:id="41518" w:author="Rev 8 Allen Wirfs-Brock" w:date="2012-05-11T14:36:00Z">
        <w:r>
          <w:t>s</w:t>
        </w:r>
      </w:ins>
      <w:ins w:id="41519" w:author="Rev 8 Allen Wirfs-Brock" w:date="2012-05-11T14:34:00Z">
        <w:r w:rsidRPr="00E77497">
          <w:t>, the following steps are taken:</w:t>
        </w:r>
      </w:ins>
    </w:p>
    <w:p w:rsidR="007B4ABC" w:rsidRDefault="007B4ABC" w:rsidP="00A702CA">
      <w:pPr>
        <w:pStyle w:val="Alg3"/>
        <w:numPr>
          <w:ilvl w:val="0"/>
          <w:numId w:val="831"/>
        </w:numPr>
        <w:spacing w:after="220"/>
        <w:contextualSpacing/>
        <w:mirrorIndents/>
        <w:rPr>
          <w:ins w:id="41520" w:author="Rev 8 Allen Wirfs-Brock" w:date="2012-05-11T14:34:00Z"/>
        </w:rPr>
      </w:pPr>
      <w:ins w:id="41521" w:author="Rev 8 Allen Wirfs-Brock" w:date="2012-05-11T14:34:00Z">
        <w:r>
          <w:t xml:space="preserve">Let </w:t>
        </w:r>
      </w:ins>
      <w:ins w:id="41522" w:author="Rev 11 Allen Wirfs-Brock" w:date="2012-10-25T16:41:00Z">
        <w:r w:rsidR="00A702CA" w:rsidRPr="0053000C">
          <w:rPr>
            <w:i/>
          </w:rPr>
          <w:t>S</w:t>
        </w:r>
      </w:ins>
      <w:ins w:id="41523" w:author="Rev 8 Allen Wirfs-Brock" w:date="2012-05-11T14:34:00Z">
        <w:del w:id="41524" w:author="Rev 11 Allen Wirfs-Brock" w:date="2012-10-25T16:41:00Z">
          <w:r w:rsidDel="00A702CA">
            <w:delText>S</w:delText>
          </w:r>
        </w:del>
        <w:r>
          <w:t xml:space="preserve"> be the </w:t>
        </w:r>
        <w:r w:rsidRPr="00891B9F">
          <w:rPr>
            <w:b/>
          </w:rPr>
          <w:t>this</w:t>
        </w:r>
        <w:r>
          <w:t xml:space="preserve"> value.</w:t>
        </w:r>
      </w:ins>
    </w:p>
    <w:p w:rsidR="007B4ABC" w:rsidRPr="00675B74" w:rsidRDefault="007B4ABC" w:rsidP="007B4ABC">
      <w:pPr>
        <w:pStyle w:val="Alg3"/>
        <w:numPr>
          <w:ilvl w:val="0"/>
          <w:numId w:val="831"/>
        </w:numPr>
        <w:spacing w:after="220"/>
        <w:rPr>
          <w:ins w:id="41525" w:author="Rev 8 Allen Wirfs-Brock" w:date="2012-05-11T14:34:00Z"/>
        </w:rPr>
      </w:pPr>
      <w:ins w:id="41526" w:author="Rev 8 Allen Wirfs-Brock" w:date="2012-05-11T14:34:00Z">
        <w:r w:rsidRPr="00E77497">
          <w:t xml:space="preserve">Return </w:t>
        </w:r>
        <w:r>
          <w:t xml:space="preserve">the result of performing the abstract </w:t>
        </w:r>
      </w:ins>
      <w:ins w:id="41527" w:author="Rev 8 Allen Wirfs-Brock" w:date="2012-05-11T14:42:00Z">
        <w:r w:rsidR="00D034B7">
          <w:t xml:space="preserve">operation </w:t>
        </w:r>
      </w:ins>
      <w:ins w:id="41528" w:author="Rev 8 Allen Wirfs-Brock" w:date="2012-05-11T14:34:00Z">
        <w:r>
          <w:t xml:space="preserve">CreateHTML with arguments </w:t>
        </w:r>
        <w:r w:rsidRPr="00891B9F">
          <w:rPr>
            <w:i/>
          </w:rPr>
          <w:t>S</w:t>
        </w:r>
        <w:r>
          <w:t xml:space="preserve">, </w:t>
        </w:r>
        <w:r w:rsidRPr="00891B9F">
          <w:rPr>
            <w:rFonts w:ascii="Courier New" w:hAnsi="Courier New" w:cs="Courier New"/>
            <w:b/>
          </w:rPr>
          <w:t>"</w:t>
        </w:r>
      </w:ins>
      <w:ins w:id="41529" w:author="Rev 8 Allen Wirfs-Brock" w:date="2012-05-11T14:35:00Z">
        <w:r>
          <w:rPr>
            <w:rFonts w:ascii="Courier New" w:hAnsi="Courier New" w:cs="Courier New"/>
            <w:b/>
          </w:rPr>
          <w:t>tt</w:t>
        </w:r>
      </w:ins>
      <w:ins w:id="41530" w:author="Rev 8 Allen Wirfs-Brock" w:date="2012-05-11T14:34: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7B4ABC" w:rsidRPr="00E77497" w:rsidRDefault="007B4ABC" w:rsidP="007B4ABC">
      <w:pPr>
        <w:pStyle w:val="a4"/>
        <w:rPr>
          <w:ins w:id="41531" w:author="Rev 8 Allen Wirfs-Brock" w:date="2012-05-11T14:38:00Z"/>
        </w:rPr>
      </w:pPr>
      <w:ins w:id="41532" w:author="Rev 8 Allen Wirfs-Brock" w:date="2012-05-11T14:38:00Z">
        <w:del w:id="41533" w:author="Rev 9 Allen Wirfs-Brock" w:date="2012-06-16T09:28:00Z">
          <w:r w:rsidDel="00362D15">
            <w:delText>A</w:delText>
          </w:r>
          <w:r w:rsidRPr="007B4ABC" w:rsidDel="00362D15">
            <w:delText xml:space="preserve"> </w:delText>
          </w:r>
        </w:del>
        <w:r>
          <w:t>String</w:t>
        </w:r>
        <w:r w:rsidRPr="00E77497">
          <w:t>.prototype.</w:t>
        </w:r>
        <w:r>
          <w:t>fontcolor</w:t>
        </w:r>
        <w:r w:rsidRPr="00E77497">
          <w:t xml:space="preserve"> (</w:t>
        </w:r>
        <w:r>
          <w:t xml:space="preserve"> color </w:t>
        </w:r>
        <w:r w:rsidRPr="00E77497">
          <w:t>)</w:t>
        </w:r>
      </w:ins>
    </w:p>
    <w:p w:rsidR="007B4ABC" w:rsidRPr="00E77497" w:rsidRDefault="007B4ABC" w:rsidP="007B4ABC">
      <w:pPr>
        <w:rPr>
          <w:ins w:id="41534" w:author="Rev 8 Allen Wirfs-Brock" w:date="2012-05-11T14:37:00Z"/>
        </w:rPr>
      </w:pPr>
      <w:ins w:id="41535" w:author="Rev 8 Allen Wirfs-Brock" w:date="2012-05-11T14:37:00Z">
        <w:r w:rsidRPr="00E77497">
          <w:t xml:space="preserve">When the </w:t>
        </w:r>
      </w:ins>
      <w:ins w:id="41536" w:author="Rev 8 Allen Wirfs-Brock" w:date="2012-05-11T14:38:00Z">
        <w:r>
          <w:rPr>
            <w:b/>
          </w:rPr>
          <w:t>fontcolor</w:t>
        </w:r>
      </w:ins>
      <w:ins w:id="41537" w:author="Rev 8 Allen Wirfs-Brock" w:date="2012-05-11T14:37:00Z">
        <w:r w:rsidRPr="00E77497">
          <w:t xml:space="preserve"> method is called with argument</w:t>
        </w:r>
        <w:r>
          <w:t xml:space="preserve"> </w:t>
        </w:r>
      </w:ins>
      <w:ins w:id="41538" w:author="Rev 8 Allen Wirfs-Brock" w:date="2012-05-11T14:38:00Z">
        <w:r>
          <w:rPr>
            <w:rFonts w:ascii="Times New Roman" w:hAnsi="Times New Roman"/>
            <w:i/>
          </w:rPr>
          <w:t>color</w:t>
        </w:r>
      </w:ins>
      <w:ins w:id="41539" w:author="Rev 8 Allen Wirfs-Brock" w:date="2012-05-11T14:37:00Z">
        <w:r w:rsidRPr="00E77497">
          <w:t>, the following steps are taken:</w:t>
        </w:r>
      </w:ins>
    </w:p>
    <w:p w:rsidR="007B4ABC" w:rsidRDefault="007B4ABC" w:rsidP="00A702CA">
      <w:pPr>
        <w:pStyle w:val="Alg3"/>
        <w:numPr>
          <w:ilvl w:val="0"/>
          <w:numId w:val="832"/>
        </w:numPr>
        <w:spacing w:after="220"/>
        <w:contextualSpacing/>
        <w:mirrorIndents/>
        <w:rPr>
          <w:ins w:id="41540" w:author="Rev 8 Allen Wirfs-Brock" w:date="2012-05-11T14:37:00Z"/>
        </w:rPr>
      </w:pPr>
      <w:ins w:id="41541" w:author="Rev 8 Allen Wirfs-Brock" w:date="2012-05-11T14:37:00Z">
        <w:r>
          <w:t xml:space="preserve">Let </w:t>
        </w:r>
      </w:ins>
      <w:ins w:id="41542" w:author="Rev 11 Allen Wirfs-Brock" w:date="2012-10-25T16:41:00Z">
        <w:r w:rsidR="00A702CA" w:rsidRPr="0053000C">
          <w:rPr>
            <w:i/>
          </w:rPr>
          <w:t>S</w:t>
        </w:r>
      </w:ins>
      <w:ins w:id="41543" w:author="Rev 8 Allen Wirfs-Brock" w:date="2012-05-11T14:37:00Z">
        <w:del w:id="41544" w:author="Rev 11 Allen Wirfs-Brock" w:date="2012-10-25T16:41:00Z">
          <w:r w:rsidDel="00A702CA">
            <w:delText>S</w:delText>
          </w:r>
        </w:del>
        <w:r>
          <w:t xml:space="preserve"> be the </w:t>
        </w:r>
        <w:r w:rsidRPr="00891B9F">
          <w:rPr>
            <w:b/>
          </w:rPr>
          <w:t>this</w:t>
        </w:r>
        <w:r>
          <w:t xml:space="preserve"> value.</w:t>
        </w:r>
      </w:ins>
    </w:p>
    <w:p w:rsidR="007B4ABC" w:rsidRPr="00675B74" w:rsidRDefault="007B4ABC" w:rsidP="00D034B7">
      <w:pPr>
        <w:pStyle w:val="Alg3"/>
        <w:numPr>
          <w:ilvl w:val="0"/>
          <w:numId w:val="832"/>
        </w:numPr>
        <w:spacing w:after="220"/>
        <w:rPr>
          <w:ins w:id="41545" w:author="Rev 8 Allen Wirfs-Brock" w:date="2012-05-11T14:37:00Z"/>
        </w:rPr>
      </w:pPr>
      <w:ins w:id="41546" w:author="Rev 8 Allen Wirfs-Brock" w:date="2012-05-11T14:37:00Z">
        <w:r w:rsidRPr="00E77497">
          <w:t xml:space="preserve">Return </w:t>
        </w:r>
        <w:r>
          <w:t xml:space="preserve">the result of performing the abstract </w:t>
        </w:r>
      </w:ins>
      <w:ins w:id="41547" w:author="Rev 8 Allen Wirfs-Brock" w:date="2012-05-11T14:42:00Z">
        <w:r w:rsidR="00D034B7">
          <w:t xml:space="preserve">operation </w:t>
        </w:r>
      </w:ins>
      <w:ins w:id="41548" w:author="Rev 8 Allen Wirfs-Brock" w:date="2012-05-11T14:37:00Z">
        <w:r>
          <w:t xml:space="preserve">CreateHTML with arguments </w:t>
        </w:r>
        <w:r w:rsidRPr="00891B9F">
          <w:rPr>
            <w:i/>
          </w:rPr>
          <w:t>S</w:t>
        </w:r>
        <w:r>
          <w:t xml:space="preserve">, </w:t>
        </w:r>
        <w:r w:rsidRPr="00891B9F">
          <w:rPr>
            <w:rFonts w:ascii="Courier New" w:hAnsi="Courier New" w:cs="Courier New"/>
            <w:b/>
          </w:rPr>
          <w:t>"</w:t>
        </w:r>
      </w:ins>
      <w:ins w:id="41549" w:author="Rev 8 Allen Wirfs-Brock" w:date="2012-05-11T14:39:00Z">
        <w:r>
          <w:rPr>
            <w:rFonts w:ascii="Courier New" w:hAnsi="Courier New" w:cs="Courier New"/>
            <w:b/>
          </w:rPr>
          <w:t>font</w:t>
        </w:r>
      </w:ins>
      <w:ins w:id="41550" w:author="Rev 8 Allen Wirfs-Brock" w:date="2012-05-11T14:37:00Z">
        <w:r w:rsidRPr="00891B9F">
          <w:rPr>
            <w:rFonts w:ascii="Courier New" w:hAnsi="Courier New" w:cs="Courier New"/>
            <w:b/>
          </w:rPr>
          <w:t>"</w:t>
        </w:r>
        <w:r>
          <w:t xml:space="preserve">, </w:t>
        </w:r>
        <w:r w:rsidRPr="00891B9F">
          <w:rPr>
            <w:rFonts w:ascii="Courier New" w:hAnsi="Courier New" w:cs="Courier New"/>
            <w:b/>
          </w:rPr>
          <w:t>"</w:t>
        </w:r>
      </w:ins>
      <w:ins w:id="41551" w:author="Rev 8 Allen Wirfs-Brock" w:date="2012-05-11T14:39:00Z">
        <w:r>
          <w:rPr>
            <w:rFonts w:ascii="Courier New" w:hAnsi="Courier New" w:cs="Courier New"/>
            <w:b/>
          </w:rPr>
          <w:t>color</w:t>
        </w:r>
      </w:ins>
      <w:ins w:id="41552" w:author="Rev 8 Allen Wirfs-Brock" w:date="2012-05-11T14:37:00Z">
        <w:r w:rsidRPr="00891B9F">
          <w:rPr>
            <w:rFonts w:ascii="Courier New" w:hAnsi="Courier New" w:cs="Courier New"/>
            <w:b/>
          </w:rPr>
          <w:t>"</w:t>
        </w:r>
        <w:r>
          <w:t xml:space="preserve"> and </w:t>
        </w:r>
      </w:ins>
      <w:ins w:id="41553" w:author="Rev 8 Allen Wirfs-Brock" w:date="2012-05-11T14:39:00Z">
        <w:r>
          <w:rPr>
            <w:i/>
          </w:rPr>
          <w:t>color</w:t>
        </w:r>
      </w:ins>
      <w:ins w:id="41554" w:author="Rev 8 Allen Wirfs-Brock" w:date="2012-05-11T14:37:00Z">
        <w:r w:rsidRPr="00675B74">
          <w:t>.</w:t>
        </w:r>
      </w:ins>
    </w:p>
    <w:p w:rsidR="007B4ABC" w:rsidRPr="00E77497" w:rsidRDefault="007B4ABC" w:rsidP="007B4ABC">
      <w:pPr>
        <w:pStyle w:val="a4"/>
        <w:rPr>
          <w:ins w:id="41555" w:author="Rev 8 Allen Wirfs-Brock" w:date="2012-05-11T14:39:00Z"/>
        </w:rPr>
      </w:pPr>
      <w:ins w:id="41556" w:author="Rev 8 Allen Wirfs-Brock" w:date="2012-05-11T14:39:00Z">
        <w:del w:id="41557" w:author="Rev 9 Allen Wirfs-Brock" w:date="2012-06-16T09:28:00Z">
          <w:r w:rsidDel="00362D15">
            <w:delText>A</w:delText>
          </w:r>
          <w:r w:rsidRPr="007B4ABC" w:rsidDel="00362D15">
            <w:delText xml:space="preserve"> </w:delText>
          </w:r>
        </w:del>
        <w:r>
          <w:t>String</w:t>
        </w:r>
        <w:r w:rsidRPr="00E77497">
          <w:t>.prototype.</w:t>
        </w:r>
        <w:r>
          <w:t>fontsize</w:t>
        </w:r>
        <w:r w:rsidRPr="00E77497">
          <w:t xml:space="preserve"> (</w:t>
        </w:r>
        <w:r>
          <w:t xml:space="preserve"> </w:t>
        </w:r>
        <w:r w:rsidR="00D034B7">
          <w:t>size</w:t>
        </w:r>
        <w:r>
          <w:t xml:space="preserve"> </w:t>
        </w:r>
        <w:r w:rsidRPr="00E77497">
          <w:t>)</w:t>
        </w:r>
      </w:ins>
    </w:p>
    <w:p w:rsidR="007B4ABC" w:rsidRPr="00E77497" w:rsidRDefault="007B4ABC" w:rsidP="007B4ABC">
      <w:pPr>
        <w:rPr>
          <w:ins w:id="41558" w:author="Rev 8 Allen Wirfs-Brock" w:date="2012-05-11T14:39:00Z"/>
        </w:rPr>
      </w:pPr>
      <w:ins w:id="41559" w:author="Rev 8 Allen Wirfs-Brock" w:date="2012-05-11T14:39:00Z">
        <w:r w:rsidRPr="00E77497">
          <w:t xml:space="preserve">When the </w:t>
        </w:r>
        <w:r>
          <w:rPr>
            <w:b/>
          </w:rPr>
          <w:t>font</w:t>
        </w:r>
        <w:r w:rsidR="00D034B7">
          <w:rPr>
            <w:b/>
          </w:rPr>
          <w:t>size</w:t>
        </w:r>
        <w:r w:rsidRPr="00E77497">
          <w:t xml:space="preserve"> method is called with argument</w:t>
        </w:r>
        <w:r>
          <w:t xml:space="preserve"> </w:t>
        </w:r>
      </w:ins>
      <w:ins w:id="41560" w:author="Rev 8 Allen Wirfs-Brock" w:date="2012-05-11T14:40:00Z">
        <w:r w:rsidR="00D034B7">
          <w:rPr>
            <w:rFonts w:ascii="Times New Roman" w:hAnsi="Times New Roman"/>
            <w:i/>
          </w:rPr>
          <w:t>size</w:t>
        </w:r>
      </w:ins>
      <w:ins w:id="41561" w:author="Rev 8 Allen Wirfs-Brock" w:date="2012-05-11T14:39:00Z">
        <w:r w:rsidRPr="00E77497">
          <w:t>, the following steps are taken:</w:t>
        </w:r>
      </w:ins>
    </w:p>
    <w:p w:rsidR="007B4ABC" w:rsidRDefault="007B4ABC" w:rsidP="00A702CA">
      <w:pPr>
        <w:pStyle w:val="Alg3"/>
        <w:numPr>
          <w:ilvl w:val="0"/>
          <w:numId w:val="833"/>
        </w:numPr>
        <w:spacing w:after="220"/>
        <w:contextualSpacing/>
        <w:mirrorIndents/>
        <w:rPr>
          <w:ins w:id="41562" w:author="Rev 8 Allen Wirfs-Brock" w:date="2012-05-11T14:39:00Z"/>
        </w:rPr>
      </w:pPr>
      <w:ins w:id="41563" w:author="Rev 8 Allen Wirfs-Brock" w:date="2012-05-11T14:39:00Z">
        <w:r>
          <w:t xml:space="preserve">Let </w:t>
        </w:r>
      </w:ins>
      <w:ins w:id="41564" w:author="Rev 11 Allen Wirfs-Brock" w:date="2012-10-25T16:41:00Z">
        <w:r w:rsidR="00A702CA" w:rsidRPr="0053000C">
          <w:rPr>
            <w:i/>
          </w:rPr>
          <w:t>S</w:t>
        </w:r>
      </w:ins>
      <w:ins w:id="41565" w:author="Rev 8 Allen Wirfs-Brock" w:date="2012-05-11T14:39:00Z">
        <w:del w:id="41566" w:author="Rev 11 Allen Wirfs-Brock" w:date="2012-10-25T16:41:00Z">
          <w:r w:rsidDel="00A702CA">
            <w:delText>S</w:delText>
          </w:r>
        </w:del>
        <w:r>
          <w:t xml:space="preserve"> be the </w:t>
        </w:r>
        <w:r w:rsidRPr="00891B9F">
          <w:rPr>
            <w:b/>
          </w:rPr>
          <w:t>this</w:t>
        </w:r>
        <w:r>
          <w:t xml:space="preserve"> value.</w:t>
        </w:r>
      </w:ins>
    </w:p>
    <w:p w:rsidR="007B4ABC" w:rsidRPr="00675B74" w:rsidRDefault="007B4ABC" w:rsidP="00D034B7">
      <w:pPr>
        <w:pStyle w:val="Alg3"/>
        <w:numPr>
          <w:ilvl w:val="0"/>
          <w:numId w:val="833"/>
        </w:numPr>
        <w:spacing w:after="220"/>
        <w:rPr>
          <w:ins w:id="41567" w:author="Rev 8 Allen Wirfs-Brock" w:date="2012-05-11T14:39:00Z"/>
        </w:rPr>
      </w:pPr>
      <w:ins w:id="41568" w:author="Rev 8 Allen Wirfs-Brock" w:date="2012-05-11T14:39: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ins>
      <w:ins w:id="41569" w:author="Rev 8 Allen Wirfs-Brock" w:date="2012-05-11T14:40:00Z">
        <w:r w:rsidR="00D034B7">
          <w:rPr>
            <w:rFonts w:ascii="Courier New" w:hAnsi="Courier New" w:cs="Courier New"/>
            <w:b/>
          </w:rPr>
          <w:t>size</w:t>
        </w:r>
      </w:ins>
      <w:ins w:id="41570" w:author="Rev 8 Allen Wirfs-Brock" w:date="2012-05-11T14:39:00Z">
        <w:r w:rsidRPr="00891B9F">
          <w:rPr>
            <w:rFonts w:ascii="Courier New" w:hAnsi="Courier New" w:cs="Courier New"/>
            <w:b/>
          </w:rPr>
          <w:t>"</w:t>
        </w:r>
        <w:r>
          <w:t xml:space="preserve"> and </w:t>
        </w:r>
      </w:ins>
      <w:ins w:id="41571" w:author="Rev 8 Allen Wirfs-Brock" w:date="2012-05-11T14:40:00Z">
        <w:r w:rsidR="00D034B7">
          <w:rPr>
            <w:i/>
          </w:rPr>
          <w:t>size</w:t>
        </w:r>
      </w:ins>
      <w:ins w:id="41572" w:author="Rev 8 Allen Wirfs-Brock" w:date="2012-05-11T14:39:00Z">
        <w:r w:rsidRPr="00675B74">
          <w:t>.</w:t>
        </w:r>
      </w:ins>
    </w:p>
    <w:p w:rsidR="00D034B7" w:rsidRPr="00E77497" w:rsidRDefault="00D034B7" w:rsidP="00D034B7">
      <w:pPr>
        <w:pStyle w:val="a4"/>
        <w:rPr>
          <w:ins w:id="41573" w:author="Rev 8 Allen Wirfs-Brock" w:date="2012-05-11T14:41:00Z"/>
        </w:rPr>
      </w:pPr>
      <w:ins w:id="41574" w:author="Rev 8 Allen Wirfs-Brock" w:date="2012-05-11T14:41:00Z">
        <w:del w:id="41575" w:author="Rev 9 Allen Wirfs-Brock" w:date="2012-06-16T09:29:00Z">
          <w:r w:rsidDel="00362D15">
            <w:delText>A</w:delText>
          </w:r>
          <w:r w:rsidRPr="007B4ABC" w:rsidDel="00362D15">
            <w:delText xml:space="preserve"> </w:delText>
          </w:r>
        </w:del>
        <w:r>
          <w:t>String</w:t>
        </w:r>
        <w:r w:rsidRPr="00E77497">
          <w:t>.prototype.</w:t>
        </w:r>
        <w:r>
          <w:t>italics</w:t>
        </w:r>
        <w:r w:rsidRPr="00E77497">
          <w:t xml:space="preserve"> ()</w:t>
        </w:r>
      </w:ins>
    </w:p>
    <w:p w:rsidR="00D034B7" w:rsidRPr="00E77497" w:rsidRDefault="00D034B7" w:rsidP="00D034B7">
      <w:pPr>
        <w:rPr>
          <w:ins w:id="41576" w:author="Rev 8 Allen Wirfs-Brock" w:date="2012-05-11T14:41:00Z"/>
        </w:rPr>
      </w:pPr>
      <w:ins w:id="41577" w:author="Rev 8 Allen Wirfs-Brock" w:date="2012-05-11T14:41:00Z">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ins>
    </w:p>
    <w:p w:rsidR="00D034B7" w:rsidRDefault="00D034B7" w:rsidP="00A702CA">
      <w:pPr>
        <w:pStyle w:val="Alg3"/>
        <w:numPr>
          <w:ilvl w:val="0"/>
          <w:numId w:val="834"/>
        </w:numPr>
        <w:spacing w:after="220"/>
        <w:contextualSpacing/>
        <w:mirrorIndents/>
        <w:rPr>
          <w:ins w:id="41578" w:author="Rev 8 Allen Wirfs-Brock" w:date="2012-05-11T14:41:00Z"/>
        </w:rPr>
      </w:pPr>
      <w:ins w:id="41579" w:author="Rev 8 Allen Wirfs-Brock" w:date="2012-05-11T14:41:00Z">
        <w:r>
          <w:t xml:space="preserve">Let </w:t>
        </w:r>
      </w:ins>
      <w:ins w:id="41580" w:author="Rev 11 Allen Wirfs-Brock" w:date="2012-10-25T16:41:00Z">
        <w:r w:rsidR="00A702CA" w:rsidRPr="0053000C">
          <w:rPr>
            <w:i/>
          </w:rPr>
          <w:t>S</w:t>
        </w:r>
      </w:ins>
      <w:ins w:id="41581" w:author="Rev 8 Allen Wirfs-Brock" w:date="2012-05-11T14:41:00Z">
        <w:del w:id="41582" w:author="Rev 11 Allen Wirfs-Brock" w:date="2012-10-25T16:41:00Z">
          <w:r w:rsidDel="00A702CA">
            <w:delText>S</w:delText>
          </w:r>
        </w:del>
        <w:r>
          <w:t xml:space="preserve"> be the </w:t>
        </w:r>
        <w:r w:rsidRPr="00891B9F">
          <w:rPr>
            <w:b/>
          </w:rPr>
          <w:t>this</w:t>
        </w:r>
        <w:r>
          <w:t xml:space="preserve"> value.</w:t>
        </w:r>
      </w:ins>
    </w:p>
    <w:p w:rsidR="00D034B7" w:rsidRPr="00675B74" w:rsidRDefault="00D034B7" w:rsidP="00D034B7">
      <w:pPr>
        <w:pStyle w:val="Alg3"/>
        <w:numPr>
          <w:ilvl w:val="0"/>
          <w:numId w:val="834"/>
        </w:numPr>
        <w:spacing w:after="220"/>
        <w:rPr>
          <w:ins w:id="41583" w:author="Rev 8 Allen Wirfs-Brock" w:date="2012-05-11T14:41:00Z"/>
        </w:rPr>
      </w:pPr>
      <w:ins w:id="41584" w:author="Rev 8 Allen Wirfs-Brock" w:date="2012-05-11T14:41: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41585" w:author="Rev 8 Allen Wirfs-Brock" w:date="2012-05-11T14:42:00Z">
        <w:r>
          <w:rPr>
            <w:rFonts w:ascii="Courier New" w:hAnsi="Courier New" w:cs="Courier New"/>
            <w:b/>
          </w:rPr>
          <w:t>i</w:t>
        </w:r>
      </w:ins>
      <w:ins w:id="41586"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D034B7" w:rsidRPr="00E77497" w:rsidRDefault="00D034B7" w:rsidP="00D034B7">
      <w:pPr>
        <w:pStyle w:val="a4"/>
        <w:rPr>
          <w:ins w:id="41587" w:author="Rev 8 Allen Wirfs-Brock" w:date="2012-05-11T14:44:00Z"/>
        </w:rPr>
      </w:pPr>
      <w:ins w:id="41588" w:author="Rev 8 Allen Wirfs-Brock" w:date="2012-05-11T14:44:00Z">
        <w:del w:id="41589" w:author="Rev 9 Allen Wirfs-Brock" w:date="2012-06-16T09:29:00Z">
          <w:r w:rsidDel="00362D15">
            <w:delText>A</w:delText>
          </w:r>
          <w:r w:rsidRPr="007B4ABC" w:rsidDel="00362D15">
            <w:delText xml:space="preserve"> </w:delText>
          </w:r>
        </w:del>
        <w:r>
          <w:t>String</w:t>
        </w:r>
        <w:r w:rsidRPr="00E77497">
          <w:t>.prototype.</w:t>
        </w:r>
        <w:r>
          <w:t>link</w:t>
        </w:r>
        <w:r w:rsidRPr="00E77497">
          <w:t xml:space="preserve"> (</w:t>
        </w:r>
        <w:r>
          <w:t xml:space="preserve"> url </w:t>
        </w:r>
        <w:r w:rsidRPr="00E77497">
          <w:t>)</w:t>
        </w:r>
      </w:ins>
    </w:p>
    <w:p w:rsidR="00D034B7" w:rsidRPr="00E77497" w:rsidRDefault="00D034B7" w:rsidP="00D034B7">
      <w:pPr>
        <w:rPr>
          <w:ins w:id="41590" w:author="Rev 8 Allen Wirfs-Brock" w:date="2012-05-11T14:44:00Z"/>
        </w:rPr>
      </w:pPr>
      <w:ins w:id="41591" w:author="Rev 8 Allen Wirfs-Brock" w:date="2012-05-11T14:44:00Z">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ins>
    </w:p>
    <w:p w:rsidR="00D034B7" w:rsidRDefault="00D034B7" w:rsidP="00A702CA">
      <w:pPr>
        <w:pStyle w:val="Alg3"/>
        <w:numPr>
          <w:ilvl w:val="0"/>
          <w:numId w:val="835"/>
        </w:numPr>
        <w:spacing w:after="220"/>
        <w:contextualSpacing/>
        <w:mirrorIndents/>
        <w:rPr>
          <w:ins w:id="41592" w:author="Rev 8 Allen Wirfs-Brock" w:date="2012-05-11T14:44:00Z"/>
        </w:rPr>
      </w:pPr>
      <w:ins w:id="41593" w:author="Rev 8 Allen Wirfs-Brock" w:date="2012-05-11T14:44:00Z">
        <w:r>
          <w:t xml:space="preserve">Let </w:t>
        </w:r>
      </w:ins>
      <w:ins w:id="41594" w:author="Rev 11 Allen Wirfs-Brock" w:date="2012-10-25T16:41:00Z">
        <w:r w:rsidR="00A702CA" w:rsidRPr="0053000C">
          <w:rPr>
            <w:i/>
          </w:rPr>
          <w:t>S</w:t>
        </w:r>
      </w:ins>
      <w:ins w:id="41595" w:author="Rev 8 Allen Wirfs-Brock" w:date="2012-05-11T14:44:00Z">
        <w:del w:id="41596" w:author="Rev 11 Allen Wirfs-Brock" w:date="2012-10-25T16:41:00Z">
          <w:r w:rsidDel="00A702CA">
            <w:delText>S</w:delText>
          </w:r>
        </w:del>
        <w:r>
          <w:t xml:space="preserve"> be the </w:t>
        </w:r>
        <w:r w:rsidRPr="00891B9F">
          <w:rPr>
            <w:b/>
          </w:rPr>
          <w:t>this</w:t>
        </w:r>
        <w:r>
          <w:t xml:space="preserve"> value.</w:t>
        </w:r>
      </w:ins>
    </w:p>
    <w:p w:rsidR="00D034B7" w:rsidRPr="00675B74" w:rsidRDefault="00D034B7" w:rsidP="00D034B7">
      <w:pPr>
        <w:pStyle w:val="Alg3"/>
        <w:numPr>
          <w:ilvl w:val="0"/>
          <w:numId w:val="835"/>
        </w:numPr>
        <w:spacing w:after="220"/>
        <w:rPr>
          <w:ins w:id="41597" w:author="Rev 8 Allen Wirfs-Brock" w:date="2012-05-11T14:44:00Z"/>
        </w:rPr>
      </w:pPr>
      <w:ins w:id="41598" w:author="Rev 8 Allen Wirfs-Brock" w:date="2012-05-11T14:44: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41599" w:author="Rev 8 Allen Wirfs-Brock" w:date="2012-05-11T14:45:00Z">
        <w:r>
          <w:rPr>
            <w:rFonts w:ascii="Courier New" w:hAnsi="Courier New" w:cs="Courier New"/>
            <w:b/>
          </w:rPr>
          <w:t>a</w:t>
        </w:r>
      </w:ins>
      <w:ins w:id="41600" w:author="Rev 8 Allen Wirfs-Brock" w:date="2012-05-11T14:44:00Z">
        <w:r w:rsidRPr="00891B9F">
          <w:rPr>
            <w:rFonts w:ascii="Courier New" w:hAnsi="Courier New" w:cs="Courier New"/>
            <w:b/>
          </w:rPr>
          <w:t>"</w:t>
        </w:r>
        <w:r>
          <w:t xml:space="preserve">, </w:t>
        </w:r>
        <w:r w:rsidRPr="00891B9F">
          <w:rPr>
            <w:rFonts w:ascii="Courier New" w:hAnsi="Courier New" w:cs="Courier New"/>
            <w:b/>
          </w:rPr>
          <w:t>"</w:t>
        </w:r>
      </w:ins>
      <w:ins w:id="41601" w:author="Rev 8 Allen Wirfs-Brock" w:date="2012-05-11T14:45:00Z">
        <w:r>
          <w:rPr>
            <w:rFonts w:ascii="Courier New" w:hAnsi="Courier New" w:cs="Courier New"/>
            <w:b/>
          </w:rPr>
          <w:t>href</w:t>
        </w:r>
      </w:ins>
      <w:ins w:id="41602" w:author="Rev 8 Allen Wirfs-Brock" w:date="2012-05-11T14:44:00Z">
        <w:r w:rsidRPr="00891B9F">
          <w:rPr>
            <w:rFonts w:ascii="Courier New" w:hAnsi="Courier New" w:cs="Courier New"/>
            <w:b/>
          </w:rPr>
          <w:t>"</w:t>
        </w:r>
        <w:r>
          <w:t xml:space="preserve"> and </w:t>
        </w:r>
      </w:ins>
      <w:ins w:id="41603" w:author="Rev 8 Allen Wirfs-Brock" w:date="2012-05-11T14:45:00Z">
        <w:r>
          <w:rPr>
            <w:i/>
          </w:rPr>
          <w:t>url</w:t>
        </w:r>
      </w:ins>
      <w:ins w:id="41604" w:author="Rev 8 Allen Wirfs-Brock" w:date="2012-05-11T14:44:00Z">
        <w:r w:rsidRPr="00675B74">
          <w:t>.</w:t>
        </w:r>
      </w:ins>
    </w:p>
    <w:p w:rsidR="00D034B7" w:rsidRPr="00E77497" w:rsidRDefault="00D034B7" w:rsidP="00D034B7">
      <w:pPr>
        <w:pStyle w:val="a4"/>
        <w:rPr>
          <w:ins w:id="41605" w:author="Rev 8 Allen Wirfs-Brock" w:date="2012-05-11T14:41:00Z"/>
        </w:rPr>
      </w:pPr>
      <w:ins w:id="41606" w:author="Rev 8 Allen Wirfs-Brock" w:date="2012-05-11T14:41:00Z">
        <w:del w:id="41607" w:author="Rev 9 Allen Wirfs-Brock" w:date="2012-06-16T09:29:00Z">
          <w:r w:rsidDel="00362D15">
            <w:delText>A</w:delText>
          </w:r>
          <w:r w:rsidRPr="007B4ABC" w:rsidDel="00362D15">
            <w:delText xml:space="preserve"> </w:delText>
          </w:r>
        </w:del>
        <w:r>
          <w:t>String</w:t>
        </w:r>
        <w:r w:rsidRPr="00E77497">
          <w:t>.prototype.</w:t>
        </w:r>
      </w:ins>
      <w:ins w:id="41608" w:author="Rev 8 Allen Wirfs-Brock" w:date="2012-05-11T14:45:00Z">
        <w:r>
          <w:t>small</w:t>
        </w:r>
      </w:ins>
      <w:ins w:id="41609" w:author="Rev 8 Allen Wirfs-Brock" w:date="2012-05-11T14:41:00Z">
        <w:r w:rsidRPr="00E77497">
          <w:t xml:space="preserve"> ()</w:t>
        </w:r>
      </w:ins>
    </w:p>
    <w:p w:rsidR="00D034B7" w:rsidRPr="00E77497" w:rsidRDefault="00D034B7" w:rsidP="00D034B7">
      <w:pPr>
        <w:rPr>
          <w:ins w:id="41610" w:author="Rev 8 Allen Wirfs-Brock" w:date="2012-05-11T14:41:00Z"/>
        </w:rPr>
      </w:pPr>
      <w:ins w:id="41611" w:author="Rev 8 Allen Wirfs-Brock" w:date="2012-05-11T14:41:00Z">
        <w:r w:rsidRPr="00E77497">
          <w:t xml:space="preserve">When the </w:t>
        </w:r>
      </w:ins>
      <w:ins w:id="41612" w:author="Rev 8 Allen Wirfs-Brock" w:date="2012-05-11T14:45:00Z">
        <w:r>
          <w:rPr>
            <w:b/>
          </w:rPr>
          <w:t>small</w:t>
        </w:r>
      </w:ins>
      <w:ins w:id="41613" w:author="Rev 8 Allen Wirfs-Brock" w:date="2012-05-11T14:41:00Z">
        <w:r w:rsidRPr="00E77497">
          <w:t xml:space="preserve"> method is called with </w:t>
        </w:r>
        <w:r>
          <w:t xml:space="preserve">no </w:t>
        </w:r>
        <w:r w:rsidRPr="00E77497">
          <w:t>argument</w:t>
        </w:r>
        <w:r>
          <w:t>s</w:t>
        </w:r>
        <w:r w:rsidRPr="00E77497">
          <w:t>, the following steps are taken:</w:t>
        </w:r>
      </w:ins>
    </w:p>
    <w:p w:rsidR="00D034B7" w:rsidRDefault="00D034B7" w:rsidP="00A702CA">
      <w:pPr>
        <w:pStyle w:val="Alg3"/>
        <w:numPr>
          <w:ilvl w:val="0"/>
          <w:numId w:val="836"/>
        </w:numPr>
        <w:spacing w:after="220"/>
        <w:contextualSpacing/>
        <w:mirrorIndents/>
        <w:rPr>
          <w:ins w:id="41614" w:author="Rev 8 Allen Wirfs-Brock" w:date="2012-05-11T14:41:00Z"/>
        </w:rPr>
      </w:pPr>
      <w:ins w:id="41615" w:author="Rev 8 Allen Wirfs-Brock" w:date="2012-05-11T14:41:00Z">
        <w:r>
          <w:t xml:space="preserve">Let </w:t>
        </w:r>
      </w:ins>
      <w:ins w:id="41616" w:author="Rev 11 Allen Wirfs-Brock" w:date="2012-10-25T16:41:00Z">
        <w:r w:rsidR="00A702CA" w:rsidRPr="0053000C">
          <w:rPr>
            <w:i/>
          </w:rPr>
          <w:t>S</w:t>
        </w:r>
      </w:ins>
      <w:ins w:id="41617" w:author="Rev 8 Allen Wirfs-Brock" w:date="2012-05-11T14:41:00Z">
        <w:del w:id="41618" w:author="Rev 11 Allen Wirfs-Brock" w:date="2012-10-25T16:41:00Z">
          <w:r w:rsidDel="00A702CA">
            <w:delText>S</w:delText>
          </w:r>
        </w:del>
        <w:r>
          <w:t xml:space="preserve"> be the </w:t>
        </w:r>
        <w:r w:rsidRPr="00891B9F">
          <w:rPr>
            <w:b/>
          </w:rPr>
          <w:t>this</w:t>
        </w:r>
        <w:r>
          <w:t xml:space="preserve"> value.</w:t>
        </w:r>
      </w:ins>
    </w:p>
    <w:p w:rsidR="00D034B7" w:rsidRPr="00675B74" w:rsidRDefault="00D034B7" w:rsidP="00D034B7">
      <w:pPr>
        <w:pStyle w:val="Alg3"/>
        <w:numPr>
          <w:ilvl w:val="0"/>
          <w:numId w:val="836"/>
        </w:numPr>
        <w:spacing w:after="220"/>
        <w:rPr>
          <w:ins w:id="41619" w:author="Rev 8 Allen Wirfs-Brock" w:date="2012-05-11T14:41:00Z"/>
        </w:rPr>
      </w:pPr>
      <w:ins w:id="41620" w:author="Rev 8 Allen Wirfs-Brock" w:date="2012-05-11T14:41:00Z">
        <w:r w:rsidRPr="00E77497">
          <w:t xml:space="preserve">Return </w:t>
        </w:r>
        <w:r>
          <w:t>the result of performing the abstract operation</w:t>
        </w:r>
        <w:del w:id="41621"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41622" w:author="Rev 8 Allen Wirfs-Brock" w:date="2012-05-11T14:45:00Z">
        <w:r>
          <w:rPr>
            <w:rFonts w:ascii="Courier New" w:hAnsi="Courier New" w:cs="Courier New"/>
            <w:b/>
          </w:rPr>
          <w:t>small</w:t>
        </w:r>
      </w:ins>
      <w:ins w:id="41623"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D034B7" w:rsidRPr="00E77497" w:rsidRDefault="00D034B7" w:rsidP="00D034B7">
      <w:pPr>
        <w:pStyle w:val="a4"/>
        <w:rPr>
          <w:ins w:id="41624" w:author="Rev 8 Allen Wirfs-Brock" w:date="2012-05-11T14:41:00Z"/>
        </w:rPr>
      </w:pPr>
      <w:ins w:id="41625" w:author="Rev 8 Allen Wirfs-Brock" w:date="2012-05-11T14:41:00Z">
        <w:del w:id="41626" w:author="Rev 9 Allen Wirfs-Brock" w:date="2012-06-16T09:29:00Z">
          <w:r w:rsidDel="00362D15">
            <w:delText>A</w:delText>
          </w:r>
          <w:r w:rsidRPr="007B4ABC" w:rsidDel="00362D15">
            <w:delText xml:space="preserve"> </w:delText>
          </w:r>
        </w:del>
        <w:r>
          <w:t>String</w:t>
        </w:r>
        <w:r w:rsidRPr="00E77497">
          <w:t>.prototype.</w:t>
        </w:r>
      </w:ins>
      <w:ins w:id="41627" w:author="Rev 8 Allen Wirfs-Brock" w:date="2012-05-11T14:46:00Z">
        <w:r>
          <w:t>strike</w:t>
        </w:r>
      </w:ins>
      <w:ins w:id="41628" w:author="Rev 8 Allen Wirfs-Brock" w:date="2012-05-11T14:41:00Z">
        <w:r w:rsidRPr="00E77497">
          <w:t xml:space="preserve"> ()</w:t>
        </w:r>
      </w:ins>
    </w:p>
    <w:p w:rsidR="00D034B7" w:rsidRPr="00E77497" w:rsidRDefault="00D034B7" w:rsidP="00D034B7">
      <w:pPr>
        <w:rPr>
          <w:ins w:id="41629" w:author="Rev 8 Allen Wirfs-Brock" w:date="2012-05-11T14:41:00Z"/>
        </w:rPr>
      </w:pPr>
      <w:ins w:id="41630" w:author="Rev 8 Allen Wirfs-Brock" w:date="2012-05-11T14:41:00Z">
        <w:r w:rsidRPr="00E77497">
          <w:t xml:space="preserve">When the </w:t>
        </w:r>
      </w:ins>
      <w:ins w:id="41631" w:author="Rev 8 Allen Wirfs-Brock" w:date="2012-05-11T14:46:00Z">
        <w:r>
          <w:rPr>
            <w:b/>
          </w:rPr>
          <w:t>strike</w:t>
        </w:r>
      </w:ins>
      <w:ins w:id="41632" w:author="Rev 8 Allen Wirfs-Brock" w:date="2012-05-11T14:41:00Z">
        <w:r w:rsidRPr="00E77497">
          <w:t xml:space="preserve"> method is called with </w:t>
        </w:r>
        <w:r>
          <w:t xml:space="preserve">no </w:t>
        </w:r>
        <w:r w:rsidRPr="00E77497">
          <w:t>argument</w:t>
        </w:r>
        <w:r>
          <w:t>s</w:t>
        </w:r>
        <w:r w:rsidRPr="00E77497">
          <w:t>, the following steps are taken:</w:t>
        </w:r>
      </w:ins>
    </w:p>
    <w:p w:rsidR="00D034B7" w:rsidRDefault="00D034B7" w:rsidP="00A702CA">
      <w:pPr>
        <w:pStyle w:val="Alg3"/>
        <w:numPr>
          <w:ilvl w:val="0"/>
          <w:numId w:val="837"/>
        </w:numPr>
        <w:spacing w:after="220"/>
        <w:contextualSpacing/>
        <w:mirrorIndents/>
        <w:rPr>
          <w:ins w:id="41633" w:author="Rev 8 Allen Wirfs-Brock" w:date="2012-05-11T14:41:00Z"/>
        </w:rPr>
      </w:pPr>
      <w:ins w:id="41634" w:author="Rev 8 Allen Wirfs-Brock" w:date="2012-05-11T14:41:00Z">
        <w:r>
          <w:t xml:space="preserve">Let </w:t>
        </w:r>
      </w:ins>
      <w:ins w:id="41635" w:author="Rev 11 Allen Wirfs-Brock" w:date="2012-10-25T16:41:00Z">
        <w:r w:rsidR="00A702CA" w:rsidRPr="0053000C">
          <w:rPr>
            <w:i/>
          </w:rPr>
          <w:t>S</w:t>
        </w:r>
      </w:ins>
      <w:ins w:id="41636" w:author="Rev 8 Allen Wirfs-Brock" w:date="2012-05-11T14:41:00Z">
        <w:del w:id="41637" w:author="Rev 11 Allen Wirfs-Brock" w:date="2012-10-25T16:41:00Z">
          <w:r w:rsidDel="00A702CA">
            <w:delText>S</w:delText>
          </w:r>
        </w:del>
        <w:r>
          <w:t xml:space="preserve"> be the </w:t>
        </w:r>
        <w:r w:rsidRPr="00891B9F">
          <w:rPr>
            <w:b/>
          </w:rPr>
          <w:t>this</w:t>
        </w:r>
        <w:r>
          <w:t xml:space="preserve"> value.</w:t>
        </w:r>
      </w:ins>
    </w:p>
    <w:p w:rsidR="00D034B7" w:rsidRPr="00675B74" w:rsidRDefault="00D034B7" w:rsidP="00D034B7">
      <w:pPr>
        <w:pStyle w:val="Alg3"/>
        <w:numPr>
          <w:ilvl w:val="0"/>
          <w:numId w:val="837"/>
        </w:numPr>
        <w:spacing w:after="220"/>
        <w:rPr>
          <w:ins w:id="41638" w:author="Rev 8 Allen Wirfs-Brock" w:date="2012-05-11T14:41:00Z"/>
        </w:rPr>
      </w:pPr>
      <w:ins w:id="41639" w:author="Rev 8 Allen Wirfs-Brock" w:date="2012-05-11T14:41:00Z">
        <w:r w:rsidRPr="00E77497">
          <w:lastRenderedPageBreak/>
          <w:t xml:space="preserve">Return </w:t>
        </w:r>
        <w:del w:id="41640" w:author="Rev 9 Allen Wirfs-Brock" w:date="2012-07-07T16:45:00Z">
          <w:r w:rsidDel="00625115">
            <w:delText xml:space="preserve">return </w:delText>
          </w:r>
        </w:del>
        <w:r>
          <w:t>the result of performing the abstract operation</w:t>
        </w:r>
        <w:del w:id="41641"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41642" w:author="Rev 8 Allen Wirfs-Brock" w:date="2012-05-11T14:46:00Z">
        <w:r>
          <w:rPr>
            <w:rFonts w:ascii="Courier New" w:hAnsi="Courier New" w:cs="Courier New"/>
            <w:b/>
          </w:rPr>
          <w:t>strike</w:t>
        </w:r>
      </w:ins>
      <w:ins w:id="41643"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D034B7" w:rsidRPr="00E77497" w:rsidRDefault="00D034B7" w:rsidP="00D034B7">
      <w:pPr>
        <w:pStyle w:val="a4"/>
        <w:rPr>
          <w:ins w:id="41644" w:author="Rev 8 Allen Wirfs-Brock" w:date="2012-05-11T14:41:00Z"/>
        </w:rPr>
      </w:pPr>
      <w:ins w:id="41645" w:author="Rev 8 Allen Wirfs-Brock" w:date="2012-05-11T14:41:00Z">
        <w:del w:id="41646" w:author="Rev 9 Allen Wirfs-Brock" w:date="2012-06-16T09:29:00Z">
          <w:r w:rsidDel="00362D15">
            <w:delText>A</w:delText>
          </w:r>
          <w:r w:rsidRPr="007B4ABC" w:rsidDel="00362D15">
            <w:delText xml:space="preserve"> </w:delText>
          </w:r>
        </w:del>
        <w:r>
          <w:t>String</w:t>
        </w:r>
        <w:r w:rsidRPr="00E77497">
          <w:t>.prototype.</w:t>
        </w:r>
      </w:ins>
      <w:ins w:id="41647" w:author="Rev 8 Allen Wirfs-Brock" w:date="2012-05-11T14:47:00Z">
        <w:r>
          <w:t>sub</w:t>
        </w:r>
      </w:ins>
      <w:ins w:id="41648" w:author="Rev 8 Allen Wirfs-Brock" w:date="2012-05-11T14:41:00Z">
        <w:r w:rsidRPr="00E77497">
          <w:t xml:space="preserve"> ()</w:t>
        </w:r>
      </w:ins>
    </w:p>
    <w:p w:rsidR="00D034B7" w:rsidRPr="00E77497" w:rsidRDefault="00D034B7" w:rsidP="00D034B7">
      <w:pPr>
        <w:rPr>
          <w:ins w:id="41649" w:author="Rev 8 Allen Wirfs-Brock" w:date="2012-05-11T14:41:00Z"/>
        </w:rPr>
      </w:pPr>
      <w:ins w:id="41650" w:author="Rev 8 Allen Wirfs-Brock" w:date="2012-05-11T14:41:00Z">
        <w:r w:rsidRPr="00E77497">
          <w:t xml:space="preserve">When the </w:t>
        </w:r>
      </w:ins>
      <w:ins w:id="41651" w:author="Rev 8 Allen Wirfs-Brock" w:date="2012-05-11T14:47:00Z">
        <w:r>
          <w:rPr>
            <w:b/>
          </w:rPr>
          <w:t>sub</w:t>
        </w:r>
      </w:ins>
      <w:ins w:id="41652" w:author="Rev 8 Allen Wirfs-Brock" w:date="2012-05-11T14:41:00Z">
        <w:r w:rsidRPr="00E77497">
          <w:t xml:space="preserve"> method is called with </w:t>
        </w:r>
        <w:r>
          <w:t xml:space="preserve">no </w:t>
        </w:r>
        <w:r w:rsidRPr="00E77497">
          <w:t>argument</w:t>
        </w:r>
        <w:r>
          <w:t>s</w:t>
        </w:r>
        <w:r w:rsidRPr="00E77497">
          <w:t>, the following steps are taken:</w:t>
        </w:r>
      </w:ins>
    </w:p>
    <w:p w:rsidR="00D034B7" w:rsidRDefault="00D034B7" w:rsidP="00A702CA">
      <w:pPr>
        <w:pStyle w:val="Alg3"/>
        <w:numPr>
          <w:ilvl w:val="0"/>
          <w:numId w:val="838"/>
        </w:numPr>
        <w:spacing w:after="220"/>
        <w:contextualSpacing/>
        <w:mirrorIndents/>
        <w:rPr>
          <w:ins w:id="41653" w:author="Rev 8 Allen Wirfs-Brock" w:date="2012-05-11T14:41:00Z"/>
        </w:rPr>
      </w:pPr>
      <w:ins w:id="41654" w:author="Rev 8 Allen Wirfs-Brock" w:date="2012-05-11T14:41:00Z">
        <w:r>
          <w:t xml:space="preserve">Let </w:t>
        </w:r>
      </w:ins>
      <w:ins w:id="41655" w:author="Rev 11 Allen Wirfs-Brock" w:date="2012-10-25T16:41:00Z">
        <w:r w:rsidR="00A702CA" w:rsidRPr="0053000C">
          <w:rPr>
            <w:i/>
          </w:rPr>
          <w:t>S</w:t>
        </w:r>
      </w:ins>
      <w:ins w:id="41656" w:author="Rev 8 Allen Wirfs-Brock" w:date="2012-05-11T14:41:00Z">
        <w:del w:id="41657" w:author="Rev 11 Allen Wirfs-Brock" w:date="2012-10-25T16:41:00Z">
          <w:r w:rsidDel="00A702CA">
            <w:delText>S</w:delText>
          </w:r>
        </w:del>
        <w:r>
          <w:t xml:space="preserve"> be the </w:t>
        </w:r>
        <w:r w:rsidRPr="00891B9F">
          <w:rPr>
            <w:b/>
          </w:rPr>
          <w:t>this</w:t>
        </w:r>
        <w:r>
          <w:t xml:space="preserve"> value.</w:t>
        </w:r>
      </w:ins>
    </w:p>
    <w:p w:rsidR="00D034B7" w:rsidRPr="00675B74" w:rsidRDefault="00D034B7" w:rsidP="00D034B7">
      <w:pPr>
        <w:pStyle w:val="Alg3"/>
        <w:numPr>
          <w:ilvl w:val="0"/>
          <w:numId w:val="838"/>
        </w:numPr>
        <w:spacing w:after="220"/>
        <w:rPr>
          <w:ins w:id="41658" w:author="Rev 8 Allen Wirfs-Brock" w:date="2012-05-11T14:41:00Z"/>
        </w:rPr>
      </w:pPr>
      <w:ins w:id="41659" w:author="Rev 8 Allen Wirfs-Brock" w:date="2012-05-11T14:41:00Z">
        <w:r w:rsidRPr="00E77497">
          <w:t xml:space="preserve">Return </w:t>
        </w:r>
        <w:del w:id="41660" w:author="Rev 9 Allen Wirfs-Brock" w:date="2012-07-07T16:45:00Z">
          <w:r w:rsidDel="00625115">
            <w:delText xml:space="preserve">return </w:delText>
          </w:r>
        </w:del>
        <w:r>
          <w:t>the result of performing the abstract operation</w:t>
        </w:r>
        <w:del w:id="41661"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41662" w:author="Rev 8 Allen Wirfs-Brock" w:date="2012-05-11T14:47:00Z">
        <w:r>
          <w:rPr>
            <w:rFonts w:ascii="Courier New" w:hAnsi="Courier New" w:cs="Courier New"/>
            <w:b/>
          </w:rPr>
          <w:t>sub</w:t>
        </w:r>
      </w:ins>
      <w:ins w:id="41663"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D034B7" w:rsidRPr="00E77497" w:rsidRDefault="00D034B7" w:rsidP="00D034B7">
      <w:pPr>
        <w:pStyle w:val="a4"/>
        <w:rPr>
          <w:ins w:id="41664" w:author="Rev 8 Allen Wirfs-Brock" w:date="2012-05-11T14:47:00Z"/>
        </w:rPr>
      </w:pPr>
      <w:ins w:id="41665" w:author="Rev 8 Allen Wirfs-Brock" w:date="2012-05-11T14:47:00Z">
        <w:del w:id="41666" w:author="Rev 9 Allen Wirfs-Brock" w:date="2012-06-16T09:29:00Z">
          <w:r w:rsidDel="00362D15">
            <w:delText>A</w:delText>
          </w:r>
          <w:r w:rsidRPr="007B4ABC" w:rsidDel="00362D15">
            <w:delText xml:space="preserve"> </w:delText>
          </w:r>
        </w:del>
        <w:r>
          <w:t>String</w:t>
        </w:r>
        <w:r w:rsidRPr="00E77497">
          <w:t>.prototype.</w:t>
        </w:r>
        <w:r>
          <w:t>sup</w:t>
        </w:r>
        <w:r w:rsidRPr="00E77497">
          <w:t xml:space="preserve"> ()</w:t>
        </w:r>
      </w:ins>
    </w:p>
    <w:p w:rsidR="00D034B7" w:rsidRPr="00E77497" w:rsidRDefault="00D034B7" w:rsidP="00D034B7">
      <w:pPr>
        <w:rPr>
          <w:ins w:id="41667" w:author="Rev 8 Allen Wirfs-Brock" w:date="2012-05-11T14:47:00Z"/>
        </w:rPr>
      </w:pPr>
      <w:ins w:id="41668" w:author="Rev 8 Allen Wirfs-Brock" w:date="2012-05-11T14:47:00Z">
        <w:r w:rsidRPr="00E77497">
          <w:t xml:space="preserve">When the </w:t>
        </w:r>
        <w:r>
          <w:rPr>
            <w:b/>
          </w:rPr>
          <w:t>su</w:t>
        </w:r>
      </w:ins>
      <w:ins w:id="41669" w:author="Rev 8 Allen Wirfs-Brock" w:date="2012-05-11T14:48:00Z">
        <w:r>
          <w:rPr>
            <w:b/>
          </w:rPr>
          <w:t>p</w:t>
        </w:r>
      </w:ins>
      <w:ins w:id="41670" w:author="Rev 8 Allen Wirfs-Brock" w:date="2012-05-11T14:47:00Z">
        <w:r w:rsidRPr="00E77497">
          <w:t xml:space="preserve"> method is called with </w:t>
        </w:r>
        <w:r>
          <w:t xml:space="preserve">no </w:t>
        </w:r>
        <w:r w:rsidRPr="00E77497">
          <w:t>argument</w:t>
        </w:r>
        <w:r>
          <w:t>s</w:t>
        </w:r>
        <w:r w:rsidRPr="00E77497">
          <w:t>, the following steps are taken:</w:t>
        </w:r>
      </w:ins>
    </w:p>
    <w:p w:rsidR="00D034B7" w:rsidRDefault="00D034B7" w:rsidP="00A702CA">
      <w:pPr>
        <w:pStyle w:val="Alg3"/>
        <w:numPr>
          <w:ilvl w:val="0"/>
          <w:numId w:val="839"/>
        </w:numPr>
        <w:spacing w:after="220"/>
        <w:contextualSpacing/>
        <w:mirrorIndents/>
        <w:rPr>
          <w:ins w:id="41671" w:author="Rev 8 Allen Wirfs-Brock" w:date="2012-05-11T14:47:00Z"/>
        </w:rPr>
      </w:pPr>
      <w:ins w:id="41672" w:author="Rev 8 Allen Wirfs-Brock" w:date="2012-05-11T14:47:00Z">
        <w:r>
          <w:t xml:space="preserve">Let </w:t>
        </w:r>
      </w:ins>
      <w:ins w:id="41673" w:author="Rev 11 Allen Wirfs-Brock" w:date="2012-10-25T16:41:00Z">
        <w:r w:rsidR="00A702CA" w:rsidRPr="0053000C">
          <w:rPr>
            <w:i/>
          </w:rPr>
          <w:t>S</w:t>
        </w:r>
      </w:ins>
      <w:ins w:id="41674" w:author="Rev 8 Allen Wirfs-Brock" w:date="2012-05-11T14:47:00Z">
        <w:del w:id="41675" w:author="Rev 11 Allen Wirfs-Brock" w:date="2012-10-25T16:41:00Z">
          <w:r w:rsidDel="00A702CA">
            <w:delText>S</w:delText>
          </w:r>
        </w:del>
        <w:r>
          <w:t xml:space="preserve"> be the </w:t>
        </w:r>
        <w:r w:rsidRPr="00891B9F">
          <w:rPr>
            <w:b/>
          </w:rPr>
          <w:t>this</w:t>
        </w:r>
        <w:r>
          <w:t xml:space="preserve"> value.</w:t>
        </w:r>
      </w:ins>
    </w:p>
    <w:p w:rsidR="00D034B7" w:rsidRPr="00675B74" w:rsidRDefault="00D034B7" w:rsidP="00D034B7">
      <w:pPr>
        <w:pStyle w:val="Alg3"/>
        <w:numPr>
          <w:ilvl w:val="0"/>
          <w:numId w:val="839"/>
        </w:numPr>
        <w:spacing w:after="220"/>
        <w:rPr>
          <w:ins w:id="41676" w:author="Rev 8 Allen Wirfs-Brock" w:date="2012-05-11T14:47:00Z"/>
        </w:rPr>
      </w:pPr>
      <w:ins w:id="41677" w:author="Rev 8 Allen Wirfs-Brock" w:date="2012-05-11T14:47:00Z">
        <w:r w:rsidRPr="00E77497">
          <w:t xml:space="preserve">Return </w:t>
        </w:r>
        <w:del w:id="41678" w:author="Rev 9 Allen Wirfs-Brock" w:date="2012-07-07T16:45:00Z">
          <w:r w:rsidDel="00625115">
            <w:delText xml:space="preserve">return </w:delText>
          </w:r>
        </w:del>
        <w:r>
          <w:t>the result of performing the abstract operation</w:t>
        </w:r>
        <w:del w:id="41679"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w:t>
        </w:r>
      </w:ins>
      <w:ins w:id="41680" w:author="Rev 8 Allen Wirfs-Brock" w:date="2012-05-11T14:48:00Z">
        <w:r>
          <w:rPr>
            <w:rFonts w:ascii="Courier New" w:hAnsi="Courier New" w:cs="Courier New"/>
            <w:b/>
          </w:rPr>
          <w:t>p</w:t>
        </w:r>
      </w:ins>
      <w:ins w:id="41681" w:author="Rev 8 Allen Wirfs-Brock" w:date="2012-05-11T14:47: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rsidR="00BA25B6" w:rsidRPr="00E77497" w:rsidRDefault="007B4ABC" w:rsidP="00BA25B6">
      <w:pPr>
        <w:pStyle w:val="a3"/>
        <w:rPr>
          <w:ins w:id="41682" w:author="Rev 8 Allen Wirfs-Brock" w:date="2012-05-11T13:31:00Z"/>
        </w:rPr>
      </w:pPr>
      <w:bookmarkStart w:id="41683" w:name="_Toc339020558"/>
      <w:ins w:id="41684" w:author="Rev 8 Allen Wirfs-Brock" w:date="2012-05-11T14:35:00Z">
        <w:r>
          <w:t>A</w:t>
        </w:r>
      </w:ins>
      <w:ins w:id="41685" w:author="Rev 8 Allen Wirfs-Brock" w:date="2012-05-11T13:31:00Z">
        <w:r w:rsidR="00BA25B6">
          <w:t>dditional Properties of the Date</w:t>
        </w:r>
        <w:r w:rsidR="00BA25B6" w:rsidRPr="00E77497">
          <w:t>.prototype</w:t>
        </w:r>
        <w:r w:rsidR="00BA25B6">
          <w:t xml:space="preserve"> Object</w:t>
        </w:r>
        <w:bookmarkEnd w:id="41683"/>
      </w:ins>
    </w:p>
    <w:p w:rsidR="00E80769" w:rsidRPr="00E77497" w:rsidRDefault="00E80769" w:rsidP="00BA25B6">
      <w:pPr>
        <w:pStyle w:val="a4"/>
      </w:pPr>
      <w:r w:rsidRPr="00E77497">
        <w:t>Date.prototype.getYear ( )</w:t>
      </w:r>
      <w:bookmarkEnd w:id="41282"/>
      <w:bookmarkEnd w:id="41283"/>
      <w:bookmarkEnd w:id="41284"/>
      <w:bookmarkEnd w:id="41285"/>
      <w:bookmarkEnd w:id="41286"/>
      <w:bookmarkEnd w:id="41287"/>
      <w:bookmarkEnd w:id="41288"/>
      <w:bookmarkEnd w:id="41289"/>
      <w:bookmarkEnd w:id="41290"/>
      <w:bookmarkEnd w:id="41291"/>
      <w:bookmarkEnd w:id="41292"/>
      <w:bookmarkEnd w:id="41293"/>
      <w:bookmarkEnd w:id="41294"/>
      <w:bookmarkEnd w:id="41295"/>
      <w:bookmarkEnd w:id="41296"/>
    </w:p>
    <w:p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rsidR="00242BA0" w:rsidRDefault="00242BA0" w:rsidP="00242BA0">
      <w:pPr>
        <w:pStyle w:val="M4"/>
        <w:numPr>
          <w:ilvl w:val="0"/>
          <w:numId w:val="840"/>
        </w:numPr>
        <w:spacing w:after="0"/>
        <w:rPr>
          <w:ins w:id="41686" w:author="Rev 8 Allen Wirfs-Brock" w:date="2012-05-11T15:23:00Z"/>
        </w:rPr>
      </w:pPr>
      <w:ins w:id="41687" w:author="Rev 8 Allen Wirfs-Brock" w:date="2012-05-11T15:23:00Z">
        <w:r>
          <w:t>ReturnIfAbrupt(</w:t>
        </w:r>
        <w:r w:rsidRPr="00242BA0">
          <w:rPr>
            <w:i/>
          </w:rPr>
          <w:t>t</w:t>
        </w:r>
        <w:r>
          <w:t>).</w:t>
        </w:r>
      </w:ins>
    </w:p>
    <w:p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rsidR="00E80769" w:rsidRPr="00E77497" w:rsidRDefault="00E80769" w:rsidP="00BA25B6">
      <w:pPr>
        <w:pStyle w:val="a4"/>
      </w:pPr>
      <w:bookmarkStart w:id="41688" w:name="_Ref457724074"/>
      <w:bookmarkStart w:id="41689" w:name="_Toc472818988"/>
      <w:bookmarkStart w:id="41690" w:name="_Toc474641703"/>
      <w:bookmarkStart w:id="41691" w:name="_Toc235503574"/>
      <w:bookmarkStart w:id="41692" w:name="_Toc236208662"/>
      <w:bookmarkStart w:id="41693" w:name="_Toc241509348"/>
      <w:bookmarkStart w:id="41694" w:name="_Toc241557825"/>
      <w:bookmarkStart w:id="41695" w:name="_Toc244416835"/>
      <w:bookmarkStart w:id="41696" w:name="_Toc244657775"/>
      <w:bookmarkStart w:id="41697" w:name="_Toc246652515"/>
      <w:bookmarkStart w:id="41698" w:name="_Toc253562064"/>
      <w:bookmarkStart w:id="41699" w:name="_Toc268506080"/>
      <w:bookmarkStart w:id="41700" w:name="_Toc276631199"/>
      <w:bookmarkStart w:id="41701" w:name="_Toc277944243"/>
      <w:bookmarkStart w:id="41702" w:name="_Toc153968588"/>
      <w:r w:rsidRPr="00E77497">
        <w:t>Date.prototype.setYear (year)</w:t>
      </w:r>
      <w:bookmarkEnd w:id="41688"/>
      <w:bookmarkEnd w:id="41689"/>
      <w:bookmarkEnd w:id="41690"/>
      <w:bookmarkEnd w:id="41691"/>
      <w:bookmarkEnd w:id="41692"/>
      <w:bookmarkEnd w:id="41693"/>
      <w:bookmarkEnd w:id="41694"/>
      <w:bookmarkEnd w:id="41695"/>
      <w:bookmarkEnd w:id="41696"/>
      <w:bookmarkEnd w:id="41697"/>
      <w:bookmarkEnd w:id="41698"/>
      <w:bookmarkEnd w:id="41699"/>
      <w:bookmarkEnd w:id="41700"/>
      <w:bookmarkEnd w:id="41701"/>
      <w:bookmarkEnd w:id="41702"/>
    </w:p>
    <w:p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E80769" w:rsidRPr="00E77497" w:rsidRDefault="00E80769" w:rsidP="001F482D">
      <w:pPr>
        <w:pStyle w:val="Alg3"/>
        <w:numPr>
          <w:ilvl w:val="0"/>
          <w:numId w:val="389"/>
        </w:numPr>
      </w:pPr>
      <w:del w:id="41703" w:author="Rev 8 Allen Wirfs-Brock" w:date="2012-05-11T15:25:00Z">
        <w:r w:rsidRPr="00E77497" w:rsidDel="00D9401D">
          <w:delText xml:space="preserve">Call </w:delText>
        </w:r>
      </w:del>
      <w:ins w:id="41704" w:author="Rev 8 Allen Wirfs-Brock" w:date="2012-05-11T15:25:00Z">
        <w:r w:rsidR="00D9401D">
          <w:t xml:space="preserve">Let </w:t>
        </w:r>
        <w:r w:rsidR="00D9401D" w:rsidRPr="009B4067">
          <w:rPr>
            <w:i/>
          </w:rPr>
          <w:t>y</w:t>
        </w:r>
        <w:r w:rsidR="00D9401D">
          <w:t xml:space="preserve"> be</w:t>
        </w:r>
        <w:r w:rsidR="00D9401D" w:rsidRPr="00E77497">
          <w:t xml:space="preserve"> </w:t>
        </w:r>
      </w:ins>
      <w:r w:rsidRPr="00E77497">
        <w:t>ToNumber(</w:t>
      </w:r>
      <w:r w:rsidRPr="00E77497">
        <w:rPr>
          <w:i/>
        </w:rPr>
        <w:t>year</w:t>
      </w:r>
      <w:r w:rsidRPr="00E77497">
        <w:t>).</w:t>
      </w:r>
    </w:p>
    <w:p w:rsidR="00E80769" w:rsidRPr="00E77497" w:rsidRDefault="00E80769" w:rsidP="00E958C2">
      <w:pPr>
        <w:pStyle w:val="Alg3"/>
        <w:numPr>
          <w:ilvl w:val="0"/>
          <w:numId w:val="389"/>
        </w:numPr>
      </w:pPr>
      <w:r w:rsidRPr="00E77497">
        <w:t xml:space="preserve">If </w:t>
      </w:r>
      <w:ins w:id="41705" w:author="Rev 8 Allen Wirfs-Brock" w:date="2012-05-11T15:26:00Z">
        <w:r w:rsidR="00D9401D" w:rsidRPr="00245D48">
          <w:rPr>
            <w:i/>
          </w:rPr>
          <w:t>y</w:t>
        </w:r>
      </w:ins>
      <w:del w:id="41706" w:author="Rev 8 Allen Wirfs-Brock" w:date="2012-05-11T15:26:00Z">
        <w:r w:rsidRPr="00E77497" w:rsidDel="00D9401D">
          <w:delText>Result(2)</w:delText>
        </w:r>
      </w:del>
      <w:r w:rsidRPr="00E77497">
        <w:t xml:space="preserve"> is</w:t>
      </w:r>
      <w:r w:rsidRPr="00E77497">
        <w:rPr>
          <w:b/>
        </w:rPr>
        <w:t xml:space="preserve"> NaN</w:t>
      </w:r>
      <w:r w:rsidRPr="00E77497">
        <w:t xml:space="preserve">, set the [[PrimitiveValue]] internal property of </w:t>
      </w:r>
      <w:ins w:id="41707" w:author="Rev 11 Allen Wirfs-Brock" w:date="2012-10-25T16:28:00Z">
        <w:r w:rsidR="00E958C2" w:rsidRPr="00E77497">
          <w:t>this Date object</w:t>
        </w:r>
      </w:ins>
      <w:del w:id="41708" w:author="Rev 11 Allen Wirfs-Brock" w:date="2012-10-25T16:28:00Z">
        <w:r w:rsidRPr="00E77497" w:rsidDel="00E958C2">
          <w:delText xml:space="preserve">the </w:delText>
        </w:r>
        <w:r w:rsidRPr="00E77497" w:rsidDel="00E958C2">
          <w:rPr>
            <w:b/>
          </w:rPr>
          <w:delText>this</w:delText>
        </w:r>
        <w:r w:rsidRPr="00E77497" w:rsidDel="00E958C2">
          <w:delText xml:space="preserve"> value</w:delText>
        </w:r>
      </w:del>
      <w:r w:rsidRPr="00E77497">
        <w:t xml:space="preserve"> to </w:t>
      </w:r>
      <w:r w:rsidRPr="00E77497">
        <w:rPr>
          <w:b/>
        </w:rPr>
        <w:t>NaN</w:t>
      </w:r>
      <w:r w:rsidRPr="00E77497">
        <w:t xml:space="preserve"> and return </w:t>
      </w:r>
      <w:r w:rsidRPr="00E77497">
        <w:rPr>
          <w:b/>
        </w:rPr>
        <w:t>NaN</w:t>
      </w:r>
      <w:r w:rsidRPr="00E77497">
        <w:t>.</w:t>
      </w:r>
    </w:p>
    <w:p w:rsidR="00E80769" w:rsidRPr="00675B74" w:rsidRDefault="00E80769" w:rsidP="001F482D">
      <w:pPr>
        <w:pStyle w:val="Alg3"/>
        <w:numPr>
          <w:ilvl w:val="0"/>
          <w:numId w:val="389"/>
        </w:numPr>
      </w:pPr>
      <w:r w:rsidRPr="00E77497">
        <w:t xml:space="preserve">If </w:t>
      </w:r>
      <w:ins w:id="41709" w:author="Rev 8 Allen Wirfs-Brock" w:date="2012-05-11T15:26:00Z">
        <w:r w:rsidR="00D9401D" w:rsidRPr="00245D48">
          <w:rPr>
            <w:i/>
          </w:rPr>
          <w:t>y</w:t>
        </w:r>
      </w:ins>
      <w:del w:id="41710" w:author="Rev 8 Allen Wirfs-Brock" w:date="2012-05-11T15:26:00Z">
        <w:r w:rsidRPr="00E77497" w:rsidDel="00D9401D">
          <w:delText>Result(2)</w:delText>
        </w:r>
      </w:del>
      <w:r w:rsidRPr="00E77497">
        <w:t xml:space="preserve"> is not </w:t>
      </w:r>
      <w:r w:rsidRPr="00E77497">
        <w:rPr>
          <w:b/>
        </w:rPr>
        <w:t>NaN</w:t>
      </w:r>
      <w:r w:rsidRPr="00E77497">
        <w:t xml:space="preserve"> and 0 </w:t>
      </w:r>
      <w:r w:rsidRPr="00675B74">
        <w:sym w:font="Symbol" w:char="F0A3"/>
      </w:r>
      <w:r w:rsidRPr="00675B74">
        <w:t xml:space="preserve"> ToInteger(</w:t>
      </w:r>
      <w:ins w:id="41711" w:author="Rev 8 Allen Wirfs-Brock" w:date="2012-05-11T15:27:00Z">
        <w:r w:rsidR="00D9401D" w:rsidRPr="00245D48">
          <w:rPr>
            <w:i/>
          </w:rPr>
          <w:t>y</w:t>
        </w:r>
      </w:ins>
      <w:del w:id="41712" w:author="Rev 8 Allen Wirfs-Brock" w:date="2012-05-11T15:27:00Z">
        <w:r w:rsidRPr="00675B74" w:rsidDel="00D9401D">
          <w:delText>Result(2)</w:delText>
        </w:r>
      </w:del>
      <w:r w:rsidRPr="00675B74">
        <w:t xml:space="preserve">) </w:t>
      </w:r>
      <w:r w:rsidRPr="00675B74">
        <w:sym w:font="Symbol" w:char="F0A3"/>
      </w:r>
      <w:r w:rsidRPr="00675B74">
        <w:t xml:space="preserve"> 99 then</w:t>
      </w:r>
      <w:ins w:id="41713" w:author="Rev 8 Allen Wirfs-Brock" w:date="2012-05-11T15:28:00Z">
        <w:r w:rsidR="009B4067">
          <w:t xml:space="preserve"> let</w:t>
        </w:r>
      </w:ins>
      <w:r w:rsidRPr="00675B74">
        <w:t xml:space="preserve"> </w:t>
      </w:r>
      <w:ins w:id="41714" w:author="Rev 8 Allen Wirfs-Brock" w:date="2012-05-11T15:28:00Z">
        <w:r w:rsidR="009B4067" w:rsidRPr="00245D48">
          <w:rPr>
            <w:i/>
          </w:rPr>
          <w:t>y</w:t>
        </w:r>
        <w:r w:rsidR="009B4067">
          <w:rPr>
            <w:i/>
          </w:rPr>
          <w:t>yyy</w:t>
        </w:r>
      </w:ins>
      <w:del w:id="41715" w:author="Rev 8 Allen Wirfs-Brock" w:date="2012-05-11T15:28:00Z">
        <w:r w:rsidRPr="00675B74" w:rsidDel="009B4067">
          <w:delText>Result(4)</w:delText>
        </w:r>
      </w:del>
      <w:r w:rsidRPr="00675B74">
        <w:t xml:space="preserve"> </w:t>
      </w:r>
      <w:del w:id="41716" w:author="Rev 8 Allen Wirfs-Brock" w:date="2012-05-11T15:29:00Z">
        <w:r w:rsidRPr="00675B74" w:rsidDel="009B4067">
          <w:delText xml:space="preserve">is </w:delText>
        </w:r>
      </w:del>
      <w:ins w:id="41717" w:author="Rev 8 Allen Wirfs-Brock" w:date="2012-05-11T15:29:00Z">
        <w:r w:rsidR="009B4067">
          <w:t>be</w:t>
        </w:r>
        <w:r w:rsidR="009B4067" w:rsidRPr="00675B74">
          <w:t xml:space="preserve"> </w:t>
        </w:r>
      </w:ins>
      <w:r w:rsidRPr="00675B74">
        <w:t>ToInteger(</w:t>
      </w:r>
      <w:ins w:id="41718" w:author="Rev 8 Allen Wirfs-Brock" w:date="2012-05-11T15:27:00Z">
        <w:r w:rsidR="00D9401D" w:rsidRPr="00245D48">
          <w:rPr>
            <w:i/>
          </w:rPr>
          <w:t>y</w:t>
        </w:r>
      </w:ins>
      <w:del w:id="41719" w:author="Rev 8 Allen Wirfs-Brock" w:date="2012-05-11T15:27:00Z">
        <w:r w:rsidRPr="00675B74" w:rsidDel="00D9401D">
          <w:delText>Result(2)</w:delText>
        </w:r>
      </w:del>
      <w:r w:rsidRPr="00675B74">
        <w:t>) + 1900. Otherwise,</w:t>
      </w:r>
      <w:ins w:id="41720" w:author="Rev 10 Allen Wirfs-Brock" w:date="2012-08-30T13:22:00Z">
        <w:r w:rsidR="00D172A5">
          <w:t xml:space="preserve"> let</w:t>
        </w:r>
      </w:ins>
      <w:r w:rsidRPr="00675B74">
        <w:t xml:space="preserve"> </w:t>
      </w:r>
      <w:ins w:id="41721" w:author="Rev 8 Allen Wirfs-Brock" w:date="2012-05-11T15:28:00Z">
        <w:r w:rsidR="009B4067" w:rsidRPr="00245D48">
          <w:rPr>
            <w:i/>
          </w:rPr>
          <w:t>y</w:t>
        </w:r>
        <w:r w:rsidR="009B4067">
          <w:rPr>
            <w:i/>
          </w:rPr>
          <w:t>yyy</w:t>
        </w:r>
      </w:ins>
      <w:del w:id="41722" w:author="Rev 8 Allen Wirfs-Brock" w:date="2012-05-11T15:28:00Z">
        <w:r w:rsidRPr="00675B74" w:rsidDel="009B4067">
          <w:delText>Result(4)</w:delText>
        </w:r>
      </w:del>
      <w:r w:rsidRPr="00675B74">
        <w:t xml:space="preserve"> </w:t>
      </w:r>
      <w:del w:id="41723" w:author="Rev 10 Allen Wirfs-Brock" w:date="2012-08-30T13:22:00Z">
        <w:r w:rsidRPr="00675B74" w:rsidDel="00D172A5">
          <w:delText xml:space="preserve">is </w:delText>
        </w:r>
      </w:del>
      <w:ins w:id="41724" w:author="Rev 10 Allen Wirfs-Brock" w:date="2012-08-30T13:22:00Z">
        <w:r w:rsidR="00D172A5">
          <w:t>be</w:t>
        </w:r>
        <w:r w:rsidR="00D172A5" w:rsidRPr="00675B74">
          <w:t xml:space="preserve"> </w:t>
        </w:r>
      </w:ins>
      <w:ins w:id="41725" w:author="Rev 8 Allen Wirfs-Brock" w:date="2012-05-11T15:26:00Z">
        <w:r w:rsidR="00D9401D" w:rsidRPr="00245D48">
          <w:rPr>
            <w:i/>
          </w:rPr>
          <w:t>y</w:t>
        </w:r>
      </w:ins>
      <w:del w:id="41726" w:author="Rev 8 Allen Wirfs-Brock" w:date="2012-05-11T15:26:00Z">
        <w:r w:rsidRPr="00675B74" w:rsidDel="00D9401D">
          <w:delText>Result(2)</w:delText>
        </w:r>
      </w:del>
      <w:r w:rsidRPr="00675B74">
        <w:t>.</w:t>
      </w:r>
    </w:p>
    <w:p w:rsidR="00E80769" w:rsidRPr="00E77497" w:rsidRDefault="00E80769" w:rsidP="001F482D">
      <w:pPr>
        <w:pStyle w:val="Alg3"/>
        <w:numPr>
          <w:ilvl w:val="0"/>
          <w:numId w:val="389"/>
        </w:numPr>
      </w:pPr>
      <w:del w:id="41727" w:author="Rev 8 Allen Wirfs-Brock" w:date="2012-05-11T15:29:00Z">
        <w:r w:rsidRPr="00E77497" w:rsidDel="009B4067">
          <w:delText xml:space="preserve">Compute </w:delText>
        </w:r>
      </w:del>
      <w:ins w:id="41728" w:author="Rev 8 Allen Wirfs-Brock" w:date="2012-05-11T15:29:00Z">
        <w:r w:rsidR="009B4067">
          <w:t xml:space="preserve">Let </w:t>
        </w:r>
        <w:r w:rsidR="009B4067" w:rsidRPr="009B4067">
          <w:rPr>
            <w:i/>
          </w:rPr>
          <w:t>d</w:t>
        </w:r>
        <w:r w:rsidR="009B4067">
          <w:t xml:space="preserve"> be</w:t>
        </w:r>
        <w:r w:rsidR="009B4067" w:rsidRPr="00E77497">
          <w:t xml:space="preserve"> </w:t>
        </w:r>
      </w:ins>
      <w:r w:rsidRPr="00E77497">
        <w:t>MakeDay(</w:t>
      </w:r>
      <w:ins w:id="41729" w:author="Rev 8 Allen Wirfs-Brock" w:date="2012-05-11T15:28:00Z">
        <w:r w:rsidR="009B4067" w:rsidRPr="00245D48">
          <w:rPr>
            <w:i/>
          </w:rPr>
          <w:t>y</w:t>
        </w:r>
        <w:r w:rsidR="009B4067">
          <w:rPr>
            <w:i/>
          </w:rPr>
          <w:t>yyy</w:t>
        </w:r>
      </w:ins>
      <w:del w:id="41730" w:author="Rev 8 Allen Wirfs-Brock" w:date="2012-05-11T15:28:00Z">
        <w:r w:rsidRPr="00E77497" w:rsidDel="009B4067">
          <w:delText>Result(4)</w:delText>
        </w:r>
      </w:del>
      <w:r w:rsidRPr="00E77497">
        <w:t>, MonthFromTime(</w:t>
      </w:r>
      <w:r w:rsidRPr="00E77497">
        <w:rPr>
          <w:i/>
        </w:rPr>
        <w:t>t</w:t>
      </w:r>
      <w:r w:rsidRPr="00E77497">
        <w:t>), DateFromTime(</w:t>
      </w:r>
      <w:r w:rsidRPr="00E77497">
        <w:rPr>
          <w:i/>
        </w:rPr>
        <w:t>t</w:t>
      </w:r>
      <w:r w:rsidRPr="00E77497">
        <w:t>)).</w:t>
      </w:r>
    </w:p>
    <w:p w:rsidR="00E80769" w:rsidRPr="00E77497" w:rsidRDefault="00E80769" w:rsidP="001F482D">
      <w:pPr>
        <w:pStyle w:val="Alg3"/>
        <w:numPr>
          <w:ilvl w:val="0"/>
          <w:numId w:val="389"/>
        </w:numPr>
      </w:pPr>
      <w:del w:id="41731" w:author="Rev 8 Allen Wirfs-Brock" w:date="2012-05-11T15:30:00Z">
        <w:r w:rsidRPr="00E77497" w:rsidDel="009B4067">
          <w:delText xml:space="preserve">Compute </w:delText>
        </w:r>
      </w:del>
      <w:ins w:id="41732" w:author="Rev 8 Allen Wirfs-Brock" w:date="2012-05-11T15:30:00Z">
        <w:r w:rsidR="009B4067">
          <w:t xml:space="preserve">Let </w:t>
        </w:r>
        <w:r w:rsidR="009B4067" w:rsidRPr="009B4067">
          <w:rPr>
            <w:i/>
          </w:rPr>
          <w:t>date</w:t>
        </w:r>
        <w:r w:rsidR="009B4067">
          <w:t xml:space="preserve"> be</w:t>
        </w:r>
        <w:r w:rsidR="009B4067" w:rsidRPr="00E77497">
          <w:t xml:space="preserve"> </w:t>
        </w:r>
      </w:ins>
      <w:r w:rsidRPr="00E77497">
        <w:t>UTC(MakeDate(</w:t>
      </w:r>
      <w:ins w:id="41733" w:author="Rev 8 Allen Wirfs-Brock" w:date="2012-05-11T15:29:00Z">
        <w:r w:rsidR="009B4067" w:rsidRPr="00245D48">
          <w:rPr>
            <w:i/>
          </w:rPr>
          <w:t>d</w:t>
        </w:r>
      </w:ins>
      <w:del w:id="41734" w:author="Rev 8 Allen Wirfs-Brock" w:date="2012-05-11T15:29:00Z">
        <w:r w:rsidRPr="00E77497" w:rsidDel="009B4067">
          <w:delText>Result(5)</w:delText>
        </w:r>
      </w:del>
      <w:r w:rsidRPr="00E77497">
        <w:t>, TimeWithinDay(</w:t>
      </w:r>
      <w:r w:rsidRPr="00E77497">
        <w:rPr>
          <w:i/>
        </w:rPr>
        <w:t>t</w:t>
      </w:r>
      <w:r w:rsidRPr="00E77497">
        <w:t>))).</w:t>
      </w:r>
    </w:p>
    <w:p w:rsidR="00E80769" w:rsidRPr="00E77497" w:rsidRDefault="00E80769" w:rsidP="00E958C2">
      <w:pPr>
        <w:pStyle w:val="Alg3"/>
        <w:numPr>
          <w:ilvl w:val="0"/>
          <w:numId w:val="389"/>
        </w:numPr>
      </w:pPr>
      <w:r w:rsidRPr="00E77497">
        <w:t xml:space="preserve">Set the [[PrimitiveValue]] internal property of </w:t>
      </w:r>
      <w:ins w:id="41735" w:author="Rev 11 Allen Wirfs-Brock" w:date="2012-10-25T16:28:00Z">
        <w:r w:rsidR="00E958C2" w:rsidRPr="00E77497">
          <w:t>this Date object</w:t>
        </w:r>
      </w:ins>
      <w:del w:id="41736" w:author="Rev 11 Allen Wirfs-Brock" w:date="2012-10-25T16:28:00Z">
        <w:r w:rsidRPr="00E77497" w:rsidDel="00E958C2">
          <w:delText xml:space="preserve">the </w:delText>
        </w:r>
        <w:r w:rsidRPr="00E77497" w:rsidDel="00E958C2">
          <w:rPr>
            <w:b/>
          </w:rPr>
          <w:delText>this</w:delText>
        </w:r>
        <w:r w:rsidRPr="00E77497" w:rsidDel="00E958C2">
          <w:delText xml:space="preserve"> value</w:delText>
        </w:r>
      </w:del>
      <w:r w:rsidRPr="00E77497">
        <w:t xml:space="preserve"> to TimeClip(</w:t>
      </w:r>
      <w:ins w:id="41737" w:author="Rev 8 Allen Wirfs-Brock" w:date="2012-05-11T15:30:00Z">
        <w:r w:rsidR="009B4067" w:rsidRPr="00245D48">
          <w:rPr>
            <w:i/>
          </w:rPr>
          <w:t>date</w:t>
        </w:r>
      </w:ins>
      <w:del w:id="41738" w:author="Rev 8 Allen Wirfs-Brock" w:date="2012-05-11T15:30:00Z">
        <w:r w:rsidRPr="00E77497" w:rsidDel="009B4067">
          <w:delText>Result(6)</w:delText>
        </w:r>
      </w:del>
      <w:r w:rsidRPr="00E77497">
        <w:t>).</w:t>
      </w:r>
    </w:p>
    <w:p w:rsidR="00E80769" w:rsidRPr="00E77497" w:rsidRDefault="00E80769" w:rsidP="00E958C2">
      <w:pPr>
        <w:pStyle w:val="Alg3"/>
        <w:numPr>
          <w:ilvl w:val="0"/>
          <w:numId w:val="389"/>
        </w:numPr>
        <w:spacing w:after="220"/>
      </w:pPr>
      <w:r w:rsidRPr="00E77497">
        <w:t xml:space="preserve">Return the value of the [[PrimitiveValue]] internal property of </w:t>
      </w:r>
      <w:ins w:id="41739" w:author="Rev 11 Allen Wirfs-Brock" w:date="2012-10-25T16:29:00Z">
        <w:r w:rsidR="00E958C2" w:rsidRPr="00E77497">
          <w:t>this Date object</w:t>
        </w:r>
      </w:ins>
      <w:del w:id="41740" w:author="Rev 11 Allen Wirfs-Brock" w:date="2012-10-25T16:29:00Z">
        <w:r w:rsidRPr="00E77497" w:rsidDel="00E958C2">
          <w:delText xml:space="preserve">the </w:delText>
        </w:r>
        <w:r w:rsidRPr="00E77497" w:rsidDel="00E958C2">
          <w:rPr>
            <w:b/>
          </w:rPr>
          <w:delText>this</w:delText>
        </w:r>
        <w:r w:rsidRPr="00E77497" w:rsidDel="00E958C2">
          <w:delText xml:space="preserve"> value</w:delText>
        </w:r>
      </w:del>
      <w:r w:rsidRPr="00E77497">
        <w:t>.</w:t>
      </w:r>
    </w:p>
    <w:p w:rsidR="00E80769" w:rsidRPr="00E77497" w:rsidRDefault="00E80769" w:rsidP="00BA25B6">
      <w:pPr>
        <w:pStyle w:val="a4"/>
      </w:pPr>
      <w:bookmarkStart w:id="41741" w:name="_Toc472818989"/>
      <w:bookmarkStart w:id="41742" w:name="_Toc474641704"/>
      <w:bookmarkStart w:id="41743" w:name="_Toc235503575"/>
      <w:bookmarkStart w:id="41744" w:name="_Toc236208663"/>
      <w:bookmarkStart w:id="41745" w:name="_Toc241509349"/>
      <w:bookmarkStart w:id="41746" w:name="_Toc241557826"/>
      <w:bookmarkStart w:id="41747" w:name="_Toc244416836"/>
      <w:bookmarkStart w:id="41748" w:name="_Toc244657776"/>
      <w:bookmarkStart w:id="41749" w:name="_Toc246652516"/>
      <w:bookmarkStart w:id="41750" w:name="_Toc253562065"/>
      <w:bookmarkStart w:id="41751" w:name="_Toc268506081"/>
      <w:bookmarkStart w:id="41752" w:name="_Toc276631200"/>
      <w:bookmarkStart w:id="41753" w:name="_Toc277944244"/>
      <w:bookmarkStart w:id="41754" w:name="_Toc153968589"/>
      <w:r w:rsidRPr="00E77497">
        <w:t>Date.prototype.toGMTString ( )</w:t>
      </w:r>
      <w:bookmarkEnd w:id="41741"/>
      <w:bookmarkEnd w:id="41742"/>
      <w:bookmarkEnd w:id="41743"/>
      <w:bookmarkEnd w:id="41744"/>
      <w:bookmarkEnd w:id="41745"/>
      <w:bookmarkEnd w:id="41746"/>
      <w:bookmarkEnd w:id="41747"/>
      <w:bookmarkEnd w:id="41748"/>
      <w:bookmarkEnd w:id="41749"/>
      <w:bookmarkEnd w:id="41750"/>
      <w:bookmarkEnd w:id="41751"/>
      <w:bookmarkEnd w:id="41752"/>
      <w:bookmarkEnd w:id="41753"/>
      <w:bookmarkEnd w:id="41754"/>
    </w:p>
    <w:p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rsidR="00E80769" w:rsidRDefault="00E80769" w:rsidP="00E80769">
      <w:pPr>
        <w:jc w:val="left"/>
        <w:rPr>
          <w:ins w:id="41755"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rsidR="006E2052" w:rsidRDefault="006E2052" w:rsidP="006E2052">
      <w:pPr>
        <w:pStyle w:val="a2"/>
        <w:tabs>
          <w:tab w:val="clear" w:pos="500"/>
          <w:tab w:val="clear" w:pos="720"/>
          <w:tab w:val="left" w:pos="567"/>
        </w:tabs>
        <w:rPr>
          <w:ins w:id="41756" w:author="Allen Wirfs-Brock" w:date="2012-02-09T12:48:00Z"/>
        </w:rPr>
      </w:pPr>
      <w:bookmarkStart w:id="41757" w:name="_Toc339020559"/>
      <w:ins w:id="41758" w:author="Allen Wirfs-Brock" w:date="2012-02-09T12:48:00Z">
        <w:r>
          <w:lastRenderedPageBreak/>
          <w:t>Other Additional</w:t>
        </w:r>
      </w:ins>
      <w:ins w:id="41759" w:author="Allen Wirfs-Brock" w:date="2012-02-09T12:47:00Z">
        <w:r w:rsidRPr="00E77497">
          <w:t xml:space="preserve"> </w:t>
        </w:r>
      </w:ins>
      <w:ins w:id="41760" w:author="Allen Wirfs-Brock" w:date="2012-02-09T12:48:00Z">
        <w:r>
          <w:t>Features</w:t>
        </w:r>
        <w:bookmarkEnd w:id="41757"/>
      </w:ins>
    </w:p>
    <w:p w:rsidR="006E2052" w:rsidRDefault="006E2052" w:rsidP="006E2052">
      <w:pPr>
        <w:pStyle w:val="a3"/>
        <w:tabs>
          <w:tab w:val="clear" w:pos="640"/>
          <w:tab w:val="clear" w:pos="880"/>
        </w:tabs>
        <w:spacing w:before="120"/>
        <w:rPr>
          <w:ins w:id="41761" w:author="Allen Wirfs-Brock" w:date="2012-02-09T12:53:00Z"/>
        </w:rPr>
      </w:pPr>
      <w:bookmarkStart w:id="41762" w:name="_Toc339020560"/>
      <w:commentRangeStart w:id="41763"/>
      <w:commentRangeStart w:id="41764"/>
      <w:ins w:id="41765" w:author="Allen Wirfs-Brock" w:date="2012-02-09T12:49:00Z">
        <w:r>
          <w:t>The __proto__ pseudo property.</w:t>
        </w:r>
      </w:ins>
      <w:commentRangeEnd w:id="41763"/>
      <w:ins w:id="41766" w:author="Allen Wirfs-Brock" w:date="2012-02-09T15:37:00Z">
        <w:r w:rsidR="00270A25">
          <w:rPr>
            <w:rStyle w:val="CommentReference"/>
            <w:b w:val="0"/>
          </w:rPr>
          <w:commentReference w:id="41763"/>
        </w:r>
      </w:ins>
      <w:commentRangeEnd w:id="41764"/>
      <w:r w:rsidR="00C459A3">
        <w:rPr>
          <w:rStyle w:val="CommentReference"/>
          <w:b w:val="0"/>
        </w:rPr>
        <w:commentReference w:id="41764"/>
      </w:r>
      <w:bookmarkEnd w:id="41762"/>
    </w:p>
    <w:p w:rsidR="006E2052" w:rsidRDefault="00F20AF9" w:rsidP="00931901">
      <w:pPr>
        <w:pStyle w:val="a4"/>
        <w:rPr>
          <w:ins w:id="41767" w:author="Allen Wirfs-Brock" w:date="2012-02-09T12:58:00Z"/>
        </w:rPr>
      </w:pPr>
      <w:ins w:id="41768" w:author="Allen Wirfs-Brock" w:date="2012-02-09T12:58:00Z">
        <w:r>
          <w:t>Object.prototype.__proto__</w:t>
        </w:r>
      </w:ins>
    </w:p>
    <w:p w:rsidR="00F20AF9" w:rsidRDefault="00F20AF9" w:rsidP="00931901">
      <w:pPr>
        <w:rPr>
          <w:ins w:id="41769" w:author="Allen Wirfs-Brock" w:date="2012-02-09T13:13:00Z"/>
        </w:rPr>
      </w:pPr>
      <w:ins w:id="41770" w:author="Allen Wirfs-Brock" w:date="2012-02-09T13:06:00Z">
        <w:r>
          <w:t xml:space="preserve">The </w:t>
        </w:r>
      </w:ins>
      <w:ins w:id="41771" w:author="Allen Wirfs-Brock" w:date="2012-02-09T13:07:00Z">
        <w:r>
          <w:t xml:space="preserve">initial </w:t>
        </w:r>
      </w:ins>
      <w:ins w:id="41772" w:author="Allen Wirfs-Brock" w:date="2012-02-09T13:06:00Z">
        <w:r>
          <w:t xml:space="preserve">value of the </w:t>
        </w:r>
        <w:r w:rsidRPr="00051028">
          <w:rPr>
            <w:rFonts w:ascii="Courier New" w:hAnsi="Courier New" w:cs="Courier New"/>
            <w:b/>
          </w:rPr>
          <w:t>__proto__</w:t>
        </w:r>
        <w:r>
          <w:t xml:space="preserve"> property of </w:t>
        </w:r>
      </w:ins>
      <w:ins w:id="41773" w:author="Allen Wirfs-Brock" w:date="2012-02-09T13:08:00Z">
        <w:r w:rsidR="00051028">
          <w:t>the Object prototype object is</w:t>
        </w:r>
      </w:ins>
      <w:ins w:id="41774" w:author="Allen Wirfs-Brock" w:date="2012-02-09T13:09:00Z">
        <w:r w:rsidR="00051028">
          <w:t xml:space="preserve"> a data property whose initial value is </w:t>
        </w:r>
      </w:ins>
      <w:ins w:id="41775" w:author="Allen Wirfs-Brock" w:date="2012-02-09T13:08:00Z">
        <w:r w:rsidR="00051028">
          <w:t xml:space="preserve"> </w:t>
        </w:r>
        <w:r w:rsidR="00051028" w:rsidRPr="00051028">
          <w:rPr>
            <w:b/>
          </w:rPr>
          <w:t>null</w:t>
        </w:r>
        <w:r w:rsidR="00051028">
          <w:t xml:space="preserve">. </w:t>
        </w:r>
      </w:ins>
      <w:ins w:id="41776" w:author="Allen Wirfs-Brock" w:date="2012-02-09T13:10:00Z">
        <w:r w:rsidR="00051028">
          <w:t xml:space="preserve">This property initially has the attributes { [[Writable]]: </w:t>
        </w:r>
        <w:r w:rsidR="00051028" w:rsidRPr="00051028">
          <w:rPr>
            <w:b/>
          </w:rPr>
          <w:t>true</w:t>
        </w:r>
        <w:r w:rsidR="00051028">
          <w:t xml:space="preserve">, [[Enumerable]]: </w:t>
        </w:r>
      </w:ins>
      <w:ins w:id="41777" w:author="Allen Wirfs-Brock" w:date="2012-02-13T09:35:00Z">
        <w:r w:rsidR="00002F44">
          <w:rPr>
            <w:b/>
          </w:rPr>
          <w:t>false</w:t>
        </w:r>
      </w:ins>
      <w:ins w:id="41778" w:author="Allen Wirfs-Brock" w:date="2012-02-09T13:10:00Z">
        <w:r w:rsidR="00051028">
          <w:t xml:space="preserve">, [[Configurable]]: </w:t>
        </w:r>
        <w:r w:rsidR="00051028" w:rsidRPr="00051028">
          <w:rPr>
            <w:b/>
          </w:rPr>
          <w:t>true</w:t>
        </w:r>
        <w:r w:rsidR="00051028">
          <w:t xml:space="preserve"> }</w:t>
        </w:r>
      </w:ins>
      <w:ins w:id="41779" w:author="Allen Wirfs-Brock" w:date="2012-02-09T13:12:00Z">
        <w:r w:rsidR="00051028">
          <w:t>.</w:t>
        </w:r>
      </w:ins>
    </w:p>
    <w:p w:rsidR="000C3094" w:rsidRDefault="00051028" w:rsidP="00931901">
      <w:pPr>
        <w:rPr>
          <w:ins w:id="41780" w:author="Allen Wirfs-Brock" w:date="2012-02-09T13:21:00Z"/>
        </w:rPr>
      </w:pPr>
      <w:ins w:id="41781" w:author="Allen Wirfs-Brock" w:date="2012-02-09T13:14:00Z">
        <w:r>
          <w:t xml:space="preserve">Manipulations of this property as tracked by </w:t>
        </w:r>
      </w:ins>
      <w:ins w:id="41782" w:author="Allen Wirfs-Brock" w:date="2012-02-09T13:15:00Z">
        <w:r>
          <w:t xml:space="preserve">the </w:t>
        </w:r>
      </w:ins>
      <w:ins w:id="41783" w:author="Allen Wirfs-Brock" w:date="2012-02-09T13:21:00Z">
        <w:r w:rsidR="000C3094">
          <w:t xml:space="preserve">Boolean valued </w:t>
        </w:r>
      </w:ins>
      <w:ins w:id="41784" w:author="Allen Wirfs-Brock" w:date="2012-02-09T13:15:00Z">
        <w:r>
          <w:t xml:space="preserve">primordial </w:t>
        </w:r>
      </w:ins>
      <w:ins w:id="41785" w:author="Allen Wirfs-Brock" w:date="2012-02-09T13:21:00Z">
        <w:r w:rsidR="000C3094">
          <w:t>internal</w:t>
        </w:r>
      </w:ins>
      <w:ins w:id="41786" w:author="Allen Wirfs-Brock" w:date="2012-02-09T13:15:00Z">
        <w:r>
          <w:t xml:space="preserve"> variable </w:t>
        </w:r>
        <w:r w:rsidRPr="000C3094">
          <w:rPr>
            <w:rFonts w:ascii="Times New Roman" w:hAnsi="Times New Roman"/>
          </w:rPr>
          <w:t>Undersco</w:t>
        </w:r>
      </w:ins>
      <w:ins w:id="41787" w:author="Allen Wirfs-Brock" w:date="2012-02-09T13:26:00Z">
        <w:r w:rsidR="000C3094">
          <w:rPr>
            <w:rFonts w:ascii="Times New Roman" w:hAnsi="Times New Roman"/>
          </w:rPr>
          <w:t>r</w:t>
        </w:r>
      </w:ins>
      <w:ins w:id="41788" w:author="Allen Wirfs-Brock" w:date="2012-02-09T13:15:00Z">
        <w:r w:rsidRPr="000C3094">
          <w:rPr>
            <w:rFonts w:ascii="Times New Roman" w:hAnsi="Times New Roman"/>
          </w:rPr>
          <w:t>eProtoEnabled</w:t>
        </w:r>
        <w:r>
          <w:t xml:space="preserve">.  </w:t>
        </w:r>
      </w:ins>
      <w:ins w:id="41789" w:author="Allen Wirfs-Brock" w:date="2012-02-09T13:17:00Z">
        <w:r>
          <w:t>The default initial value</w:t>
        </w:r>
        <w:r w:rsidR="000C3094">
          <w:t xml:space="preserve"> of </w:t>
        </w:r>
      </w:ins>
      <w:ins w:id="41790" w:author="Allen Wirfs-Brock" w:date="2012-02-09T13:18:00Z">
        <w:r w:rsidR="000C3094" w:rsidRPr="00650BA7">
          <w:rPr>
            <w:rFonts w:ascii="Times New Roman" w:hAnsi="Times New Roman"/>
          </w:rPr>
          <w:t>Undersco</w:t>
        </w:r>
      </w:ins>
      <w:ins w:id="41791" w:author="Allen Wirfs-Brock" w:date="2012-02-09T13:26:00Z">
        <w:r w:rsidR="000C3094">
          <w:rPr>
            <w:rFonts w:ascii="Times New Roman" w:hAnsi="Times New Roman"/>
          </w:rPr>
          <w:t>r</w:t>
        </w:r>
      </w:ins>
      <w:ins w:id="41792" w:author="Allen Wirfs-Brock" w:date="2012-02-09T13:18:00Z">
        <w:r w:rsidR="000C3094" w:rsidRPr="00650BA7">
          <w:rPr>
            <w:rFonts w:ascii="Times New Roman" w:hAnsi="Times New Roman"/>
          </w:rPr>
          <w:t>eProtoEnabled</w:t>
        </w:r>
      </w:ins>
      <w:ins w:id="41793" w:author="Allen Wirfs-Brock" w:date="2012-02-09T13:17:00Z">
        <w:r w:rsidR="000C3094">
          <w:t xml:space="preserve"> is true</w:t>
        </w:r>
      </w:ins>
      <w:ins w:id="41794" w:author="Allen Wirfs-Brock" w:date="2012-02-09T13:18:00Z">
        <w:r w:rsidR="000C3094">
          <w:t xml:space="preserve"> </w:t>
        </w:r>
      </w:ins>
      <w:commentRangeStart w:id="41795"/>
      <w:ins w:id="41796" w:author="Allen Wirfs-Brock" w:date="2012-02-09T13:20:00Z">
        <w:r w:rsidR="000C3094">
          <w:t xml:space="preserve">only </w:t>
        </w:r>
      </w:ins>
      <w:ins w:id="41797" w:author="Allen Wirfs-Brock" w:date="2012-02-09T13:18:00Z">
        <w:r w:rsidR="000C3094">
          <w:t>if this property is initially present on the primordial Object prototype object.</w:t>
        </w:r>
      </w:ins>
      <w:commentRangeEnd w:id="41795"/>
      <w:ins w:id="41798" w:author="Allen Wirfs-Brock" w:date="2012-02-09T13:21:00Z">
        <w:r w:rsidR="000C3094">
          <w:rPr>
            <w:rStyle w:val="CommentReference"/>
          </w:rPr>
          <w:commentReference w:id="41795"/>
        </w:r>
      </w:ins>
    </w:p>
    <w:p w:rsidR="00051028" w:rsidRPr="000C3094" w:rsidRDefault="000C3094" w:rsidP="00931901">
      <w:pPr>
        <w:rPr>
          <w:ins w:id="41799" w:author="Allen Wirfs-Brock" w:date="2012-02-09T12:57:00Z"/>
          <w:sz w:val="18"/>
          <w:szCs w:val="18"/>
        </w:rPr>
      </w:pPr>
      <w:ins w:id="41800"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41801" w:author="Allen Wirfs-Brock" w:date="2012-02-09T13:26:00Z">
        <w:r>
          <w:rPr>
            <w:rFonts w:ascii="Times New Roman" w:hAnsi="Times New Roman"/>
            <w:sz w:val="18"/>
            <w:szCs w:val="18"/>
          </w:rPr>
          <w:t>r</w:t>
        </w:r>
      </w:ins>
      <w:ins w:id="41802" w:author="Allen Wirfs-Brock" w:date="2012-02-09T13:24:00Z">
        <w:r w:rsidRPr="000C3094">
          <w:rPr>
            <w:rFonts w:ascii="Times New Roman" w:hAnsi="Times New Roman"/>
            <w:sz w:val="18"/>
            <w:szCs w:val="18"/>
          </w:rPr>
          <w:t>eProtoEnabled</w:t>
        </w:r>
        <w:r w:rsidRPr="000C3094">
          <w:rPr>
            <w:sz w:val="18"/>
            <w:szCs w:val="18"/>
          </w:rPr>
          <w:t xml:space="preserve"> </w:t>
        </w:r>
      </w:ins>
      <w:ins w:id="41803" w:author="Allen Wirfs-Brock" w:date="2012-02-09T13:18:00Z">
        <w:r w:rsidRPr="000C3094">
          <w:rPr>
            <w:sz w:val="18"/>
            <w:szCs w:val="18"/>
          </w:rPr>
          <w:t xml:space="preserve"> </w:t>
        </w:r>
      </w:ins>
      <w:ins w:id="41804"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rsidR="007E57F6" w:rsidRDefault="009911A2" w:rsidP="007E57F6">
      <w:pPr>
        <w:pStyle w:val="a4"/>
        <w:rPr>
          <w:ins w:id="41805" w:author="Allen Wirfs-Brock" w:date="2012-02-09T13:57:00Z"/>
        </w:rPr>
      </w:pPr>
      <w:ins w:id="41806" w:author="Allen Wirfs-Brock" w:date="2012-02-09T14:39:00Z">
        <w:r>
          <w:t xml:space="preserve"> </w:t>
        </w:r>
      </w:ins>
      <w:ins w:id="41807" w:author="Allen Wirfs-Brock" w:date="2012-02-09T14:57:00Z">
        <w:r w:rsidR="00B86FCE">
          <w:t>Changes To Internal Methods</w:t>
        </w:r>
      </w:ins>
      <w:ins w:id="41808" w:author="Allen Wirfs-Brock" w:date="2012-02-09T13:57:00Z">
        <w:r w:rsidR="007E57F6">
          <w:t>__</w:t>
        </w:r>
      </w:ins>
    </w:p>
    <w:p w:rsidR="006E2052" w:rsidRDefault="007E57F6" w:rsidP="00A56E1A">
      <w:pPr>
        <w:rPr>
          <w:ins w:id="41809" w:author="Allen Wirfs-Brock" w:date="2012-02-09T13:58:00Z"/>
        </w:rPr>
      </w:pPr>
      <w:ins w:id="41810" w:author="Allen Wirfs-Brock" w:date="2012-02-09T13:58:00Z">
        <w:r>
          <w:t>The definition of the [[Get]] internal method given in 8.12.3 is replaced with the following:</w:t>
        </w:r>
      </w:ins>
    </w:p>
    <w:p w:rsidR="007E57F6" w:rsidRDefault="007E57F6" w:rsidP="00A56E1A">
      <w:pPr>
        <w:pStyle w:val="Alg4"/>
        <w:numPr>
          <w:ilvl w:val="0"/>
          <w:numId w:val="656"/>
        </w:numPr>
        <w:rPr>
          <w:ins w:id="41811" w:author="Allen Wirfs-Brock" w:date="2012-02-09T14:00:00Z"/>
        </w:rPr>
      </w:pPr>
      <w:ins w:id="41812"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41813"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rsidR="007E57F6" w:rsidRPr="00E77497" w:rsidRDefault="007E57F6" w:rsidP="00A56E1A">
      <w:pPr>
        <w:pStyle w:val="Alg4"/>
        <w:numPr>
          <w:ilvl w:val="1"/>
          <w:numId w:val="656"/>
        </w:numPr>
        <w:rPr>
          <w:ins w:id="41814" w:author="Allen Wirfs-Brock" w:date="2012-02-09T13:59:00Z"/>
        </w:rPr>
      </w:pPr>
      <w:ins w:id="41815"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rsidR="007E57F6" w:rsidRPr="007E57F6" w:rsidRDefault="007E57F6" w:rsidP="00A56E1A">
      <w:pPr>
        <w:pStyle w:val="Alg4"/>
        <w:numPr>
          <w:ilvl w:val="1"/>
          <w:numId w:val="656"/>
        </w:numPr>
        <w:rPr>
          <w:ins w:id="41816" w:author="Allen Wirfs-Brock" w:date="2012-02-09T13:59:00Z"/>
        </w:rPr>
      </w:pPr>
      <w:ins w:id="41817" w:author="Allen Wirfs-Brock" w:date="2012-02-09T13:59:00Z">
        <w:r w:rsidRPr="00E77497">
          <w:t xml:space="preserve">If </w:t>
        </w:r>
        <w:r w:rsidRPr="00E77497">
          <w:rPr>
            <w:i/>
          </w:rPr>
          <w:t xml:space="preserve">desc </w:t>
        </w:r>
      </w:ins>
      <w:ins w:id="41818" w:author="Allen Wirfs-Brock" w:date="2012-02-09T14:08:00Z">
        <w:r w:rsidR="00CD4871">
          <w:t xml:space="preserve">is not </w:t>
        </w:r>
        <w:r w:rsidR="00CD4871" w:rsidRPr="00A56E1A">
          <w:rPr>
            <w:b/>
          </w:rPr>
          <w:t>undefined</w:t>
        </w:r>
        <w:r w:rsidR="00CD4871">
          <w:t xml:space="preserve"> and was</w:t>
        </w:r>
      </w:ins>
      <w:ins w:id="41819" w:author="Allen Wirfs-Brock" w:date="2012-02-09T14:05:00Z">
        <w:r>
          <w:t xml:space="preserve"> create</w:t>
        </w:r>
      </w:ins>
      <w:ins w:id="41820" w:author="Rev 8 Allen Wirfs-Brock" w:date="2012-06-14T14:34:00Z">
        <w:r w:rsidR="00FD13C0">
          <w:t>d</w:t>
        </w:r>
      </w:ins>
      <w:ins w:id="41821" w:author="Allen Wirfs-Brock" w:date="2012-02-09T14:05:00Z">
        <w:r>
          <w:t xml:space="preserve"> by step 1.a to describe the property defined in B.3.1.1</w:t>
        </w:r>
      </w:ins>
      <w:ins w:id="41822" w:author="Allen Wirfs-Brock" w:date="2012-02-09T17:05:00Z">
        <w:r w:rsidR="002328A6">
          <w:t xml:space="preserve"> then,</w:t>
        </w:r>
      </w:ins>
    </w:p>
    <w:p w:rsidR="007E57F6" w:rsidRPr="00E77497" w:rsidRDefault="007E57F6" w:rsidP="00A56E1A">
      <w:pPr>
        <w:pStyle w:val="Alg4"/>
        <w:numPr>
          <w:ilvl w:val="2"/>
          <w:numId w:val="656"/>
        </w:numPr>
        <w:rPr>
          <w:ins w:id="41823" w:author="Allen Wirfs-Brock" w:date="2012-02-09T13:59:00Z"/>
        </w:rPr>
      </w:pPr>
      <w:ins w:id="41824" w:author="Allen Wirfs-Brock" w:date="2012-02-09T14:07:00Z">
        <w:r>
          <w:t xml:space="preserve">Return the value of the [[Prototype]] internal property of </w:t>
        </w:r>
        <w:r w:rsidRPr="00A56E1A">
          <w:rPr>
            <w:i/>
          </w:rPr>
          <w:t>O</w:t>
        </w:r>
      </w:ins>
      <w:ins w:id="41825" w:author="Allen Wirfs-Brock" w:date="2012-02-09T13:59:00Z">
        <w:r w:rsidRPr="00E77497">
          <w:t>.</w:t>
        </w:r>
      </w:ins>
    </w:p>
    <w:p w:rsidR="00B86FCE" w:rsidRDefault="00CD4871" w:rsidP="00B86FCE">
      <w:pPr>
        <w:pStyle w:val="Alg4"/>
        <w:numPr>
          <w:ilvl w:val="0"/>
          <w:numId w:val="656"/>
        </w:numPr>
        <w:spacing w:after="120"/>
        <w:rPr>
          <w:ins w:id="41826" w:author="Allen Wirfs-Brock" w:date="2012-02-09T14:58:00Z"/>
        </w:rPr>
      </w:pPr>
      <w:ins w:id="41827" w:author="Allen Wirfs-Brock" w:date="2012-02-09T14:08:00Z">
        <w:r>
          <w:t xml:space="preserve">Continue by executing the steps of 8.12.3 starting with step </w:t>
        </w:r>
      </w:ins>
      <w:ins w:id="41828" w:author="Allen Wirfs-Brock" w:date="2012-02-09T19:43:00Z">
        <w:r w:rsidR="005F70BE">
          <w:t>1</w:t>
        </w:r>
      </w:ins>
      <w:ins w:id="41829" w:author="Allen Wirfs-Brock" w:date="2012-02-09T13:59:00Z">
        <w:r w:rsidR="007E57F6" w:rsidRPr="00E77497">
          <w:t>.</w:t>
        </w:r>
      </w:ins>
    </w:p>
    <w:p w:rsidR="00B86FCE" w:rsidRDefault="00B86FCE" w:rsidP="00CD4871">
      <w:pPr>
        <w:rPr>
          <w:ins w:id="41830" w:author="Allen Wirfs-Brock" w:date="2012-02-09T14:58:00Z"/>
        </w:rPr>
      </w:pPr>
    </w:p>
    <w:p w:rsidR="00CD4871" w:rsidRDefault="00CD4871" w:rsidP="00CD4871">
      <w:pPr>
        <w:rPr>
          <w:ins w:id="41831" w:author="Allen Wirfs-Brock" w:date="2012-02-09T14:09:00Z"/>
        </w:rPr>
      </w:pPr>
      <w:ins w:id="41832" w:author="Allen Wirfs-Brock" w:date="2012-02-09T14:09:00Z">
        <w:r>
          <w:t>The definition of the [[</w:t>
        </w:r>
      </w:ins>
      <w:ins w:id="41833" w:author="Allen Wirfs-Brock" w:date="2012-02-09T14:10:00Z">
        <w:r>
          <w:t>Put</w:t>
        </w:r>
      </w:ins>
      <w:ins w:id="41834" w:author="Allen Wirfs-Brock" w:date="2012-02-09T14:09:00Z">
        <w:r>
          <w:t>]] internal method given in 8.12.</w:t>
        </w:r>
      </w:ins>
      <w:ins w:id="41835" w:author="Allen Wirfs-Brock" w:date="2012-02-09T14:10:00Z">
        <w:r>
          <w:t>5</w:t>
        </w:r>
      </w:ins>
      <w:ins w:id="41836" w:author="Allen Wirfs-Brock" w:date="2012-02-09T14:09:00Z">
        <w:r>
          <w:t xml:space="preserve"> is replaced with the following:</w:t>
        </w:r>
      </w:ins>
    </w:p>
    <w:p w:rsidR="00CD4871" w:rsidRDefault="00CD4871" w:rsidP="009911A2">
      <w:pPr>
        <w:pStyle w:val="Alg4"/>
        <w:numPr>
          <w:ilvl w:val="0"/>
          <w:numId w:val="657"/>
        </w:numPr>
        <w:rPr>
          <w:ins w:id="41837" w:author="Allen Wirfs-Brock" w:date="2012-02-09T14:09:00Z"/>
        </w:rPr>
      </w:pPr>
      <w:ins w:id="41838"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41839"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41840" w:author="Allen Wirfs-Brock" w:date="2012-02-09T14:09:00Z">
        <w:r>
          <w:t xml:space="preserve">, then </w:t>
        </w:r>
      </w:ins>
    </w:p>
    <w:p w:rsidR="00CD4871" w:rsidRPr="00E77497" w:rsidRDefault="00CD4871" w:rsidP="009911A2">
      <w:pPr>
        <w:pStyle w:val="Alg4"/>
        <w:numPr>
          <w:ilvl w:val="1"/>
          <w:numId w:val="657"/>
        </w:numPr>
        <w:rPr>
          <w:ins w:id="41841" w:author="Allen Wirfs-Brock" w:date="2012-02-09T14:09:00Z"/>
        </w:rPr>
      </w:pPr>
      <w:ins w:id="41842"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rsidR="00CD4871" w:rsidRPr="007E57F6" w:rsidRDefault="00CD4871" w:rsidP="009911A2">
      <w:pPr>
        <w:pStyle w:val="Alg4"/>
        <w:numPr>
          <w:ilvl w:val="1"/>
          <w:numId w:val="657"/>
        </w:numPr>
        <w:rPr>
          <w:ins w:id="41843" w:author="Allen Wirfs-Brock" w:date="2012-02-09T14:09:00Z"/>
        </w:rPr>
      </w:pPr>
      <w:ins w:id="41844"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w:t>
        </w:r>
      </w:ins>
      <w:ins w:id="41845" w:author="Rev 8 Allen Wirfs-Brock" w:date="2012-06-14T14:34:00Z">
        <w:r w:rsidR="00FD13C0">
          <w:t>d</w:t>
        </w:r>
      </w:ins>
      <w:ins w:id="41846" w:author="Allen Wirfs-Brock" w:date="2012-02-09T14:09:00Z">
        <w:r>
          <w:t xml:space="preserve"> by step 1.a to describe the property defined in B.3.1.1</w:t>
        </w:r>
      </w:ins>
      <w:ins w:id="41847" w:author="Allen Wirfs-Brock" w:date="2012-02-09T17:05:00Z">
        <w:r w:rsidR="002328A6">
          <w:t xml:space="preserve"> then,</w:t>
        </w:r>
      </w:ins>
    </w:p>
    <w:p w:rsidR="00A56E1A" w:rsidRDefault="00A56E1A" w:rsidP="009911A2">
      <w:pPr>
        <w:pStyle w:val="Alg4"/>
        <w:numPr>
          <w:ilvl w:val="2"/>
          <w:numId w:val="657"/>
        </w:numPr>
        <w:rPr>
          <w:ins w:id="41848" w:author="Allen Wirfs-Brock" w:date="2012-02-09T14:29:00Z"/>
        </w:rPr>
      </w:pPr>
      <w:ins w:id="41849" w:author="Allen Wirfs-Brock" w:date="2012-02-09T14:34:00Z">
        <w:r>
          <w:t xml:space="preserve">If the type of </w:t>
        </w:r>
      </w:ins>
      <w:ins w:id="41850" w:author="Allen Wirfs-Brock" w:date="2012-02-09T14:37:00Z">
        <w:r w:rsidR="009911A2">
          <w:rPr>
            <w:i/>
          </w:rPr>
          <w:t>V</w:t>
        </w:r>
      </w:ins>
      <w:ins w:id="41851" w:author="Allen Wirfs-Brock" w:date="2012-02-09T14:34:00Z">
        <w:r>
          <w:t xml:space="preserve"> is neither Object or Null</w:t>
        </w:r>
      </w:ins>
      <w:ins w:id="41852" w:author="Allen Wirfs-Brock" w:date="2012-02-09T14:35:00Z">
        <w:r>
          <w:t>, return</w:t>
        </w:r>
      </w:ins>
    </w:p>
    <w:p w:rsidR="009911A2" w:rsidRDefault="009911A2" w:rsidP="009911A2">
      <w:pPr>
        <w:pStyle w:val="Alg4"/>
        <w:numPr>
          <w:ilvl w:val="2"/>
          <w:numId w:val="657"/>
        </w:numPr>
        <w:rPr>
          <w:ins w:id="41853" w:author="Allen Wirfs-Brock" w:date="2012-02-09T14:36:00Z"/>
        </w:rPr>
      </w:pPr>
      <w:ins w:id="41854" w:author="Allen Wirfs-Brock" w:date="2012-02-09T14:37:00Z">
        <w:r>
          <w:t>Set</w:t>
        </w:r>
      </w:ins>
      <w:ins w:id="41855" w:author="Allen Wirfs-Brock" w:date="2012-02-09T14:36:00Z">
        <w:r>
          <w:t xml:space="preserve"> the value of the [[Prototype]] internal property of O to V</w:t>
        </w:r>
      </w:ins>
      <w:ins w:id="41856" w:author="Allen Wirfs-Brock" w:date="2012-02-09T14:37:00Z">
        <w:r>
          <w:t>.</w:t>
        </w:r>
      </w:ins>
    </w:p>
    <w:p w:rsidR="00CD4871" w:rsidRPr="00E77497" w:rsidRDefault="00CD4871" w:rsidP="009911A2">
      <w:pPr>
        <w:pStyle w:val="Alg4"/>
        <w:numPr>
          <w:ilvl w:val="2"/>
          <w:numId w:val="657"/>
        </w:numPr>
        <w:rPr>
          <w:ins w:id="41857" w:author="Allen Wirfs-Brock" w:date="2012-02-09T14:09:00Z"/>
        </w:rPr>
      </w:pPr>
      <w:ins w:id="41858" w:author="Allen Wirfs-Brock" w:date="2012-02-09T14:09:00Z">
        <w:r>
          <w:t>Return</w:t>
        </w:r>
        <w:r w:rsidRPr="00E77497">
          <w:t>.</w:t>
        </w:r>
      </w:ins>
    </w:p>
    <w:p w:rsidR="00CD4871" w:rsidRPr="00E77497" w:rsidRDefault="00CD4871" w:rsidP="009911A2">
      <w:pPr>
        <w:pStyle w:val="Alg4"/>
        <w:numPr>
          <w:ilvl w:val="0"/>
          <w:numId w:val="657"/>
        </w:numPr>
        <w:spacing w:after="120"/>
        <w:rPr>
          <w:ins w:id="41859" w:author="Allen Wirfs-Brock" w:date="2012-02-09T14:09:00Z"/>
        </w:rPr>
      </w:pPr>
      <w:ins w:id="41860" w:author="Allen Wirfs-Brock" w:date="2012-02-09T14:09:00Z">
        <w:r>
          <w:t>Continue by executing the steps of 8.12.</w:t>
        </w:r>
      </w:ins>
      <w:ins w:id="41861" w:author="Allen Wirfs-Brock" w:date="2012-02-09T14:38:00Z">
        <w:r w:rsidR="009911A2">
          <w:t>5</w:t>
        </w:r>
      </w:ins>
      <w:ins w:id="41862" w:author="Allen Wirfs-Brock" w:date="2012-02-09T14:09:00Z">
        <w:r>
          <w:t xml:space="preserve"> starting with step </w:t>
        </w:r>
      </w:ins>
      <w:ins w:id="41863" w:author="Allen Wirfs-Brock" w:date="2012-02-09T14:39:00Z">
        <w:r w:rsidR="009911A2">
          <w:t>1</w:t>
        </w:r>
      </w:ins>
      <w:ins w:id="41864" w:author="Allen Wirfs-Brock" w:date="2012-02-09T14:09:00Z">
        <w:r w:rsidRPr="00E77497">
          <w:t>.</w:t>
        </w:r>
      </w:ins>
    </w:p>
    <w:p w:rsidR="009911A2" w:rsidRDefault="009911A2" w:rsidP="009911A2">
      <w:pPr>
        <w:rPr>
          <w:ins w:id="41865" w:author="Allen Wirfs-Brock" w:date="2012-02-09T14:41:00Z"/>
        </w:rPr>
      </w:pPr>
      <w:ins w:id="41866" w:author="Allen Wirfs-Brock" w:date="2012-02-09T14:41:00Z">
        <w:r>
          <w:t>The definition of the [[Delete]] internal method given in 8.12.7 is replaced with the following:</w:t>
        </w:r>
      </w:ins>
    </w:p>
    <w:p w:rsidR="009911A2" w:rsidRDefault="009911A2" w:rsidP="009911A2">
      <w:pPr>
        <w:pStyle w:val="Alg4"/>
        <w:numPr>
          <w:ilvl w:val="0"/>
          <w:numId w:val="658"/>
        </w:numPr>
        <w:rPr>
          <w:ins w:id="41867" w:author="Allen Wirfs-Brock" w:date="2012-02-09T14:41:00Z"/>
        </w:rPr>
      </w:pPr>
      <w:ins w:id="41868" w:author="Allen Wirfs-Brock" w:date="2012-02-09T14:41:00Z">
        <w:r>
          <w:t xml:space="preserve">If </w:t>
        </w:r>
      </w:ins>
      <w:ins w:id="41869"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41870"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41871" w:author="Allen Wirfs-Brock" w:date="2012-02-09T14:43:00Z">
        <w:r w:rsidRPr="00A56E1A">
          <w:rPr>
            <w:i/>
          </w:rPr>
          <w:t>O</w:t>
        </w:r>
        <w:r>
          <w:t xml:space="preserve"> is the standard built-in Object prototype object</w:t>
        </w:r>
      </w:ins>
      <w:ins w:id="41872" w:author="Allen Wirfs-Brock" w:date="2012-02-09T14:41:00Z">
        <w:r>
          <w:t xml:space="preserve">, then </w:t>
        </w:r>
      </w:ins>
    </w:p>
    <w:p w:rsidR="009911A2" w:rsidRPr="00E77497" w:rsidRDefault="009911A2" w:rsidP="009911A2">
      <w:pPr>
        <w:pStyle w:val="Alg4"/>
        <w:numPr>
          <w:ilvl w:val="1"/>
          <w:numId w:val="658"/>
        </w:numPr>
        <w:rPr>
          <w:ins w:id="41873" w:author="Allen Wirfs-Brock" w:date="2012-02-09T14:41:00Z"/>
        </w:rPr>
      </w:pPr>
      <w:ins w:id="41874" w:author="Allen Wirfs-Brock" w:date="2012-02-09T14:44:00Z">
        <w:r>
          <w:t>S</w:t>
        </w:r>
      </w:ins>
      <w:ins w:id="41875" w:author="Allen Wirfs-Brock" w:date="2012-02-09T14:41:00Z">
        <w:r w:rsidRPr="00E77497">
          <w:t xml:space="preserve">et </w:t>
        </w:r>
      </w:ins>
      <w:ins w:id="41876" w:author="Allen Wirfs-Brock" w:date="2012-02-09T14:45:00Z">
        <w:r w:rsidRPr="000C3094">
          <w:t>Undersco</w:t>
        </w:r>
        <w:r>
          <w:t>r</w:t>
        </w:r>
        <w:r w:rsidRPr="000C3094">
          <w:t>eProtoEnabled</w:t>
        </w:r>
        <w:r>
          <w:t xml:space="preserve"> </w:t>
        </w:r>
      </w:ins>
      <w:ins w:id="41877" w:author="Allen Wirfs-Brock" w:date="2012-02-09T17:09:00Z">
        <w:r w:rsidR="002328A6">
          <w:t>to</w:t>
        </w:r>
      </w:ins>
      <w:ins w:id="41878" w:author="Allen Wirfs-Brock" w:date="2012-02-09T14:45:00Z">
        <w:r>
          <w:t xml:space="preserve"> </w:t>
        </w:r>
      </w:ins>
      <w:ins w:id="41879" w:author="Allen Wirfs-Brock" w:date="2012-02-09T14:54:00Z">
        <w:r w:rsidR="00632FE8">
          <w:rPr>
            <w:b/>
          </w:rPr>
          <w:t>false</w:t>
        </w:r>
      </w:ins>
      <w:ins w:id="41880" w:author="Allen Wirfs-Brock" w:date="2012-02-09T14:41:00Z">
        <w:r w:rsidRPr="00E77497">
          <w:t>.</w:t>
        </w:r>
      </w:ins>
    </w:p>
    <w:p w:rsidR="009911A2" w:rsidRPr="00E77497" w:rsidRDefault="009911A2" w:rsidP="009911A2">
      <w:pPr>
        <w:pStyle w:val="Alg4"/>
        <w:numPr>
          <w:ilvl w:val="0"/>
          <w:numId w:val="658"/>
        </w:numPr>
        <w:spacing w:after="120"/>
        <w:rPr>
          <w:ins w:id="41881" w:author="Allen Wirfs-Brock" w:date="2012-02-09T14:41:00Z"/>
        </w:rPr>
      </w:pPr>
      <w:ins w:id="41882" w:author="Allen Wirfs-Brock" w:date="2012-02-09T14:41:00Z">
        <w:r>
          <w:t>Continue by executing the steps of 8.12.</w:t>
        </w:r>
      </w:ins>
      <w:ins w:id="41883" w:author="Allen Wirfs-Brock" w:date="2012-02-09T14:46:00Z">
        <w:r>
          <w:t>7</w:t>
        </w:r>
      </w:ins>
      <w:ins w:id="41884" w:author="Allen Wirfs-Brock" w:date="2012-02-09T14:41:00Z">
        <w:r>
          <w:t xml:space="preserve"> starting with step </w:t>
        </w:r>
      </w:ins>
      <w:ins w:id="41885" w:author="Allen Wirfs-Brock" w:date="2012-02-09T14:46:00Z">
        <w:r>
          <w:t>1</w:t>
        </w:r>
      </w:ins>
      <w:ins w:id="41886" w:author="Allen Wirfs-Brock" w:date="2012-02-09T14:41:00Z">
        <w:r w:rsidRPr="00E77497">
          <w:t>.</w:t>
        </w:r>
      </w:ins>
    </w:p>
    <w:p w:rsidR="00B86FCE" w:rsidRDefault="00B86FCE" w:rsidP="00632FE8">
      <w:pPr>
        <w:rPr>
          <w:ins w:id="41887" w:author="Allen Wirfs-Brock" w:date="2012-02-09T14:58:00Z"/>
        </w:rPr>
      </w:pPr>
    </w:p>
    <w:p w:rsidR="00632FE8" w:rsidRDefault="00632FE8" w:rsidP="00632FE8">
      <w:pPr>
        <w:rPr>
          <w:ins w:id="41888" w:author="Allen Wirfs-Brock" w:date="2012-02-09T14:47:00Z"/>
        </w:rPr>
      </w:pPr>
      <w:ins w:id="41889" w:author="Allen Wirfs-Brock" w:date="2012-02-09T14:47:00Z">
        <w:r>
          <w:t>The definition of the [[</w:t>
        </w:r>
      </w:ins>
      <w:ins w:id="41890" w:author="Allen Wirfs-Brock" w:date="2012-02-09T14:50:00Z">
        <w:r>
          <w:t>DefineOwnProperty</w:t>
        </w:r>
      </w:ins>
      <w:ins w:id="41891" w:author="Allen Wirfs-Brock" w:date="2012-02-09T14:47:00Z">
        <w:r>
          <w:t>]] internal method given in 8.12.</w:t>
        </w:r>
      </w:ins>
      <w:ins w:id="41892" w:author="Allen Wirfs-Brock" w:date="2012-02-09T14:48:00Z">
        <w:r>
          <w:t>9</w:t>
        </w:r>
      </w:ins>
      <w:ins w:id="41893" w:author="Allen Wirfs-Brock" w:date="2012-02-09T14:47:00Z">
        <w:r>
          <w:t xml:space="preserve"> is replaced with the </w:t>
        </w:r>
        <w:commentRangeStart w:id="41894"/>
        <w:r>
          <w:t>following</w:t>
        </w:r>
      </w:ins>
      <w:commentRangeEnd w:id="41894"/>
      <w:ins w:id="41895" w:author="Allen Wirfs-Brock" w:date="2012-02-09T15:50:00Z">
        <w:r w:rsidR="00F40394">
          <w:rPr>
            <w:rStyle w:val="CommentReference"/>
          </w:rPr>
          <w:commentReference w:id="41894"/>
        </w:r>
      </w:ins>
      <w:ins w:id="41896" w:author="Allen Wirfs-Brock" w:date="2012-02-09T14:47:00Z">
        <w:r>
          <w:t>:</w:t>
        </w:r>
      </w:ins>
    </w:p>
    <w:p w:rsidR="00632FE8" w:rsidRDefault="00632FE8" w:rsidP="00632FE8">
      <w:pPr>
        <w:pStyle w:val="Alg4"/>
        <w:numPr>
          <w:ilvl w:val="0"/>
          <w:numId w:val="659"/>
        </w:numPr>
        <w:rPr>
          <w:ins w:id="41897" w:author="Allen Wirfs-Brock" w:date="2012-02-09T14:47:00Z"/>
        </w:rPr>
      </w:pPr>
      <w:ins w:id="41898"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632FE8" w:rsidRDefault="00632FE8" w:rsidP="00632FE8">
      <w:pPr>
        <w:pStyle w:val="Alg4"/>
        <w:numPr>
          <w:ilvl w:val="1"/>
          <w:numId w:val="659"/>
        </w:numPr>
        <w:rPr>
          <w:ins w:id="41899" w:author="Allen Wirfs-Brock" w:date="2012-02-09T14:50:00Z"/>
        </w:rPr>
      </w:pPr>
      <w:ins w:id="41900" w:author="Allen Wirfs-Brock" w:date="2012-02-09T14:50:00Z">
        <w:r>
          <w:t xml:space="preserve">If </w:t>
        </w:r>
      </w:ins>
      <w:ins w:id="41901" w:author="Allen Wirfs-Brock" w:date="2012-02-09T14:51:00Z">
        <w:r>
          <w:t xml:space="preserve">any attribute contained in </w:t>
        </w:r>
      </w:ins>
      <w:ins w:id="41902" w:author="Allen Wirfs-Brock" w:date="2012-02-09T14:50:00Z">
        <w:r w:rsidRPr="00632FE8">
          <w:rPr>
            <w:i/>
          </w:rPr>
          <w:t>Desc</w:t>
        </w:r>
        <w:r>
          <w:t xml:space="preserve"> </w:t>
        </w:r>
      </w:ins>
      <w:ins w:id="41903" w:author="Allen Wirfs-Brock" w:date="2012-02-09T14:53:00Z">
        <w:r>
          <w:t>is not present or has a different value</w:t>
        </w:r>
      </w:ins>
      <w:ins w:id="41904" w:author="Allen Wirfs-Brock" w:date="2012-02-09T14:51:00Z">
        <w:r>
          <w:t xml:space="preserve"> from the corresponding attribute in </w:t>
        </w:r>
      </w:ins>
      <w:ins w:id="41905"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41906" w:author="Allen Wirfs-Brock" w:date="2012-02-09T17:09:00Z">
        <w:r w:rsidR="002328A6">
          <w:t>then,</w:t>
        </w:r>
      </w:ins>
    </w:p>
    <w:p w:rsidR="00632FE8" w:rsidRPr="00E77497" w:rsidRDefault="00632FE8" w:rsidP="00632FE8">
      <w:pPr>
        <w:pStyle w:val="Alg4"/>
        <w:numPr>
          <w:ilvl w:val="2"/>
          <w:numId w:val="659"/>
        </w:numPr>
        <w:rPr>
          <w:ins w:id="41907" w:author="Allen Wirfs-Brock" w:date="2012-02-09T14:47:00Z"/>
        </w:rPr>
      </w:pPr>
      <w:ins w:id="41908" w:author="Allen Wirfs-Brock" w:date="2012-02-09T14:47:00Z">
        <w:r>
          <w:t>S</w:t>
        </w:r>
        <w:r w:rsidRPr="00E77497">
          <w:t xml:space="preserve">et </w:t>
        </w:r>
        <w:r w:rsidRPr="000C3094">
          <w:t>Undersco</w:t>
        </w:r>
        <w:r>
          <w:t>r</w:t>
        </w:r>
        <w:r w:rsidRPr="000C3094">
          <w:t>eProtoEnabled</w:t>
        </w:r>
        <w:r>
          <w:t xml:space="preserve"> </w:t>
        </w:r>
      </w:ins>
      <w:ins w:id="41909" w:author="Allen Wirfs-Brock" w:date="2012-02-09T15:25:00Z">
        <w:r w:rsidR="00762BEA">
          <w:t>to</w:t>
        </w:r>
      </w:ins>
      <w:ins w:id="41910" w:author="Allen Wirfs-Brock" w:date="2012-02-09T14:47:00Z">
        <w:r>
          <w:t xml:space="preserve"> </w:t>
        </w:r>
      </w:ins>
      <w:ins w:id="41911" w:author="Allen Wirfs-Brock" w:date="2012-02-09T14:54:00Z">
        <w:r>
          <w:rPr>
            <w:b/>
          </w:rPr>
          <w:t>false</w:t>
        </w:r>
      </w:ins>
      <w:ins w:id="41912" w:author="Allen Wirfs-Brock" w:date="2012-02-09T14:47:00Z">
        <w:r w:rsidRPr="00E77497">
          <w:t>.</w:t>
        </w:r>
      </w:ins>
    </w:p>
    <w:p w:rsidR="00632FE8" w:rsidRPr="00E77497" w:rsidRDefault="00632FE8" w:rsidP="00632FE8">
      <w:pPr>
        <w:pStyle w:val="Alg4"/>
        <w:numPr>
          <w:ilvl w:val="0"/>
          <w:numId w:val="659"/>
        </w:numPr>
        <w:spacing w:after="120"/>
        <w:rPr>
          <w:ins w:id="41913" w:author="Allen Wirfs-Brock" w:date="2012-02-09T14:47:00Z"/>
        </w:rPr>
      </w:pPr>
      <w:ins w:id="41914" w:author="Allen Wirfs-Brock" w:date="2012-02-09T14:47:00Z">
        <w:r>
          <w:t>Continue by executing the steps of 8.12.</w:t>
        </w:r>
      </w:ins>
      <w:ins w:id="41915" w:author="Allen Wirfs-Brock" w:date="2012-02-09T14:48:00Z">
        <w:r>
          <w:t>9</w:t>
        </w:r>
      </w:ins>
      <w:ins w:id="41916" w:author="Allen Wirfs-Brock" w:date="2012-02-09T14:47:00Z">
        <w:r>
          <w:t xml:space="preserve"> starting with step 1</w:t>
        </w:r>
        <w:r w:rsidRPr="00E77497">
          <w:t>.</w:t>
        </w:r>
      </w:ins>
    </w:p>
    <w:p w:rsidR="007E57F6" w:rsidRDefault="007E57F6" w:rsidP="00931901">
      <w:pPr>
        <w:rPr>
          <w:ins w:id="41917" w:author="Allen Wirfs-Brock" w:date="2012-02-09T14:59:00Z"/>
        </w:rPr>
      </w:pPr>
    </w:p>
    <w:p w:rsidR="00B86FCE" w:rsidRPr="006E2052" w:rsidRDefault="00B86FCE" w:rsidP="00931901">
      <w:pPr>
        <w:rPr>
          <w:ins w:id="41918" w:author="Allen Wirfs-Brock" w:date="2012-02-09T12:49:00Z"/>
        </w:rPr>
      </w:pPr>
    </w:p>
    <w:p w:rsidR="00B86FCE" w:rsidRDefault="00B86FCE" w:rsidP="00B86FCE">
      <w:pPr>
        <w:pStyle w:val="a4"/>
        <w:rPr>
          <w:ins w:id="41919" w:author="Allen Wirfs-Brock" w:date="2012-02-09T14:59:00Z"/>
        </w:rPr>
      </w:pPr>
      <w:ins w:id="41920" w:author="Allen Wirfs-Brock" w:date="2012-02-09T14:59:00Z">
        <w:r>
          <w:lastRenderedPageBreak/>
          <w:t>__proto___</w:t>
        </w:r>
      </w:ins>
      <w:ins w:id="41921" w:author="Allen Wirfs-Brock" w:date="2012-02-09T15:00:00Z">
        <w:r w:rsidRPr="00B86FCE">
          <w:t xml:space="preserve"> </w:t>
        </w:r>
        <w:r>
          <w:t xml:space="preserve">Object Initialisers </w:t>
        </w:r>
      </w:ins>
      <w:ins w:id="41922" w:author="Allen Wirfs-Brock" w:date="2012-02-09T14:59:00Z">
        <w:r>
          <w:t>_</w:t>
        </w:r>
      </w:ins>
    </w:p>
    <w:p w:rsidR="006E2052" w:rsidRPr="006E2052" w:rsidRDefault="00762BEA" w:rsidP="00931901">
      <w:pPr>
        <w:rPr>
          <w:ins w:id="41923" w:author="Allen Wirfs-Brock" w:date="2012-02-09T12:48:00Z"/>
        </w:rPr>
      </w:pPr>
      <w:ins w:id="41924" w:author="Allen Wirfs-Brock" w:date="2012-02-09T15:17:00Z">
        <w:r>
          <w:t xml:space="preserve">Definitions of </w:t>
        </w:r>
      </w:ins>
      <w:ins w:id="41925" w:author="Allen Wirfs-Brock" w:date="2012-02-09T15:52:00Z">
        <w:r w:rsidR="00F40394">
          <w:t>two</w:t>
        </w:r>
      </w:ins>
      <w:ins w:id="41926" w:author="Allen Wirfs-Brock" w:date="2012-02-09T15:17:00Z">
        <w:r>
          <w:t xml:space="preserve"> algorithms in 11.1.5 are </w:t>
        </w:r>
      </w:ins>
      <w:ins w:id="41927" w:author="Allen Wirfs-Brock" w:date="2012-02-09T15:35:00Z">
        <w:r w:rsidR="00931901">
          <w:t>replaced with the</w:t>
        </w:r>
      </w:ins>
      <w:ins w:id="41928" w:author="Allen Wirfs-Brock" w:date="2012-02-09T15:17:00Z">
        <w:r>
          <w:t xml:space="preserve"> </w:t>
        </w:r>
      </w:ins>
      <w:ins w:id="41929" w:author="Allen Wirfs-Brock" w:date="2012-02-09T15:35:00Z">
        <w:r w:rsidR="00931901">
          <w:t>following:</w:t>
        </w:r>
      </w:ins>
    </w:p>
    <w:p w:rsidR="00762BEA" w:rsidRDefault="00762BEA" w:rsidP="00762BEA">
      <w:pPr>
        <w:jc w:val="left"/>
        <w:rPr>
          <w:ins w:id="41930" w:author="Allen Wirfs-Brock" w:date="2012-02-09T15:22:00Z"/>
        </w:rPr>
      </w:pPr>
      <w:ins w:id="41931" w:author="Allen Wirfs-Brock" w:date="2012-02-09T15:22:00Z">
        <w:r>
          <w:t xml:space="preserve">The production  </w:t>
        </w:r>
        <w:del w:id="41932" w:author="Rev 7 Allen Wirfs-Brock" w:date="2012-04-20T09:48:00Z">
          <w:r w:rsidRPr="00FA7562" w:rsidDel="002D5AF2">
            <w:rPr>
              <w:rStyle w:val="bnf"/>
            </w:rPr>
            <w:delText>PropertyNameAndValueList</w:delText>
          </w:r>
        </w:del>
      </w:ins>
      <w:ins w:id="41933" w:author="Rev 7 Allen Wirfs-Brock" w:date="2012-04-20T09:48:00Z">
        <w:r w:rsidR="002D5AF2">
          <w:rPr>
            <w:rStyle w:val="bnf"/>
          </w:rPr>
          <w:t>PropertyDefinitionList</w:t>
        </w:r>
      </w:ins>
      <w:ins w:id="41934" w:author="Allen Wirfs-Brock" w:date="2012-02-09T15:22:00Z">
        <w:r>
          <w:t xml:space="preserve"> </w:t>
        </w:r>
        <w:r>
          <w:rPr>
            <w:b/>
          </w:rPr>
          <w:t>:</w:t>
        </w:r>
        <w:r>
          <w:t xml:space="preserve"> </w:t>
        </w:r>
        <w:r w:rsidRPr="00E91749">
          <w:t xml:space="preserve"> </w:t>
        </w:r>
        <w:del w:id="41935" w:author="Rev 7 Allen Wirfs-Brock" w:date="2012-04-20T09:35:00Z">
          <w:r w:rsidRPr="00FA7562" w:rsidDel="001A6289">
            <w:rPr>
              <w:rStyle w:val="bnf"/>
            </w:rPr>
            <w:delText>PropertyAssignment</w:delText>
          </w:r>
        </w:del>
      </w:ins>
      <w:ins w:id="41936" w:author="Rev 7 Allen Wirfs-Brock" w:date="2012-04-20T09:35:00Z">
        <w:r w:rsidR="001A6289">
          <w:rPr>
            <w:rStyle w:val="bnf"/>
          </w:rPr>
          <w:t>PropertyDefinition</w:t>
        </w:r>
      </w:ins>
      <w:ins w:id="41937" w:author="Allen Wirfs-Brock" w:date="2012-02-09T15:22:00Z">
        <w:r>
          <w:t xml:space="preserve"> is evaluated as follows:</w:t>
        </w:r>
      </w:ins>
    </w:p>
    <w:p w:rsidR="00762BEA" w:rsidRDefault="00762BEA" w:rsidP="00931901">
      <w:pPr>
        <w:pStyle w:val="Alg4"/>
        <w:numPr>
          <w:ilvl w:val="0"/>
          <w:numId w:val="661"/>
        </w:numPr>
        <w:spacing w:after="220"/>
        <w:contextualSpacing/>
        <w:rPr>
          <w:ins w:id="41938" w:author="Allen Wirfs-Brock" w:date="2012-02-09T15:22:00Z"/>
        </w:rPr>
      </w:pPr>
      <w:ins w:id="41939"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rsidR="00762BEA" w:rsidRDefault="00762BEA" w:rsidP="00931901">
      <w:pPr>
        <w:pStyle w:val="Alg4"/>
        <w:numPr>
          <w:ilvl w:val="0"/>
          <w:numId w:val="661"/>
        </w:numPr>
        <w:spacing w:after="220"/>
        <w:contextualSpacing/>
        <w:rPr>
          <w:ins w:id="41940" w:author="Allen Wirfs-Brock" w:date="2012-02-09T15:22:00Z"/>
        </w:rPr>
      </w:pPr>
      <w:ins w:id="41941" w:author="Allen Wirfs-Brock" w:date="2012-02-09T15:22:00Z">
        <w:r>
          <w:t xml:space="preserve">Let </w:t>
        </w:r>
        <w:r w:rsidRPr="00474F82">
          <w:rPr>
            <w:i/>
          </w:rPr>
          <w:t xml:space="preserve">propId </w:t>
        </w:r>
        <w:r>
          <w:t xml:space="preserve">be the result of evaluating </w:t>
        </w:r>
        <w:del w:id="41942" w:author="Rev 7 Allen Wirfs-Brock" w:date="2012-04-20T09:35:00Z">
          <w:r w:rsidDel="001A6289">
            <w:rPr>
              <w:i/>
            </w:rPr>
            <w:delText>PropertyAssignment</w:delText>
          </w:r>
        </w:del>
      </w:ins>
      <w:ins w:id="41943" w:author="Rev 7 Allen Wirfs-Brock" w:date="2012-04-20T09:35:00Z">
        <w:r w:rsidR="001A6289">
          <w:rPr>
            <w:i/>
          </w:rPr>
          <w:t>PropertyDefinition</w:t>
        </w:r>
      </w:ins>
      <w:ins w:id="41944" w:author="Allen Wirfs-Brock" w:date="2012-02-09T15:22:00Z">
        <w:r>
          <w:t>.</w:t>
        </w:r>
      </w:ins>
    </w:p>
    <w:p w:rsidR="00762BEA" w:rsidRDefault="00762BEA" w:rsidP="00762BEA">
      <w:pPr>
        <w:pStyle w:val="Alg4"/>
        <w:numPr>
          <w:ilvl w:val="0"/>
          <w:numId w:val="661"/>
        </w:numPr>
        <w:rPr>
          <w:ins w:id="41945" w:author="Allen Wirfs-Brock" w:date="2012-02-09T15:26:00Z"/>
        </w:rPr>
      </w:pPr>
      <w:ins w:id="41946" w:author="Allen Wirfs-Brock" w:date="2012-02-09T15:26:00Z">
        <w:r>
          <w:t xml:space="preserve">If </w:t>
        </w:r>
      </w:ins>
      <w:ins w:id="41947" w:author="Allen Wirfs-Brock" w:date="2012-02-09T19:19:00Z">
        <w:r w:rsidR="00A50D2F" w:rsidRPr="00520A36">
          <w:rPr>
            <w:i/>
          </w:rPr>
          <w:t>propId</w:t>
        </w:r>
        <w:r w:rsidR="00A50D2F">
          <w:t>.name</w:t>
        </w:r>
      </w:ins>
      <w:ins w:id="41948"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41949"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41950" w:author="Allen Wirfs-Brock" w:date="2012-02-09T15:26:00Z">
        <w:r>
          <w:t xml:space="preserve">, then </w:t>
        </w:r>
      </w:ins>
    </w:p>
    <w:p w:rsidR="00762BEA" w:rsidRPr="00E77497" w:rsidRDefault="00762BEA" w:rsidP="00762BEA">
      <w:pPr>
        <w:pStyle w:val="Alg4"/>
        <w:numPr>
          <w:ilvl w:val="1"/>
          <w:numId w:val="661"/>
        </w:numPr>
        <w:rPr>
          <w:ins w:id="41951" w:author="Allen Wirfs-Brock" w:date="2012-02-09T15:26:00Z"/>
        </w:rPr>
      </w:pPr>
      <w:ins w:id="41952" w:author="Allen Wirfs-Brock" w:date="2012-02-09T15:26:00Z">
        <w:r w:rsidRPr="00E77497">
          <w:t xml:space="preserve">Let </w:t>
        </w:r>
      </w:ins>
      <w:ins w:id="41953" w:author="Allen Wirfs-Brock" w:date="2012-02-09T15:31:00Z">
        <w:r w:rsidR="00931901">
          <w:rPr>
            <w:i/>
          </w:rPr>
          <w:t>v</w:t>
        </w:r>
      </w:ins>
      <w:ins w:id="41954" w:author="Allen Wirfs-Brock" w:date="2012-02-09T15:26:00Z">
        <w:r w:rsidRPr="00E77497">
          <w:rPr>
            <w:i/>
          </w:rPr>
          <w:t xml:space="preserve"> </w:t>
        </w:r>
        <w:r w:rsidRPr="00E77497">
          <w:t xml:space="preserve">be </w:t>
        </w:r>
      </w:ins>
      <w:ins w:id="41955" w:author="Allen Wirfs-Brock" w:date="2012-02-09T15:33:00Z">
        <w:r w:rsidR="00931901" w:rsidRPr="00520A36">
          <w:rPr>
            <w:i/>
          </w:rPr>
          <w:t>propId</w:t>
        </w:r>
        <w:r w:rsidR="00931901">
          <w:t>.descriptor</w:t>
        </w:r>
      </w:ins>
      <w:ins w:id="41956" w:author="Allen Wirfs-Brock" w:date="2012-02-09T15:26:00Z">
        <w:r w:rsidRPr="00E77497">
          <w:t>.</w:t>
        </w:r>
      </w:ins>
      <w:ins w:id="41957" w:author="Allen Wirfs-Brock" w:date="2012-02-09T15:33:00Z">
        <w:r w:rsidR="00931901">
          <w:t>value.</w:t>
        </w:r>
      </w:ins>
    </w:p>
    <w:p w:rsidR="00762BEA" w:rsidRPr="007E57F6" w:rsidRDefault="00762BEA" w:rsidP="00762BEA">
      <w:pPr>
        <w:pStyle w:val="Alg4"/>
        <w:numPr>
          <w:ilvl w:val="1"/>
          <w:numId w:val="661"/>
        </w:numPr>
        <w:rPr>
          <w:ins w:id="41958" w:author="Allen Wirfs-Brock" w:date="2012-02-09T15:26:00Z"/>
        </w:rPr>
      </w:pPr>
      <w:ins w:id="41959" w:author="Allen Wirfs-Brock" w:date="2012-02-09T15:26:00Z">
        <w:r w:rsidRPr="00E77497">
          <w:t xml:space="preserve">If </w:t>
        </w:r>
        <w:r w:rsidRPr="00E77497">
          <w:rPr>
            <w:i/>
          </w:rPr>
          <w:t xml:space="preserve">desc </w:t>
        </w:r>
      </w:ins>
      <w:ins w:id="41960" w:author="Allen Wirfs-Brock" w:date="2012-02-09T15:32:00Z">
        <w:r w:rsidR="00931901">
          <w:rPr>
            <w:i/>
          </w:rPr>
          <w:t xml:space="preserve">be </w:t>
        </w:r>
        <w:r w:rsidR="00931901" w:rsidRPr="00520A36">
          <w:rPr>
            <w:i/>
          </w:rPr>
          <w:t>propId</w:t>
        </w:r>
        <w:r w:rsidR="00931901">
          <w:t>.descriptor</w:t>
        </w:r>
      </w:ins>
    </w:p>
    <w:p w:rsidR="00762BEA" w:rsidRDefault="00762BEA" w:rsidP="00931901">
      <w:pPr>
        <w:pStyle w:val="Alg4"/>
        <w:numPr>
          <w:ilvl w:val="1"/>
          <w:numId w:val="661"/>
        </w:numPr>
        <w:rPr>
          <w:ins w:id="41961" w:author="Allen Wirfs-Brock" w:date="2012-02-09T15:26:00Z"/>
        </w:rPr>
      </w:pPr>
      <w:ins w:id="41962" w:author="Allen Wirfs-Brock" w:date="2012-02-09T15:26:00Z">
        <w:r>
          <w:t xml:space="preserve">If the type of </w:t>
        </w:r>
      </w:ins>
      <w:ins w:id="41963" w:author="Allen Wirfs-Brock" w:date="2012-02-09T15:33:00Z">
        <w:r w:rsidR="00931901">
          <w:rPr>
            <w:i/>
          </w:rPr>
          <w:t>v</w:t>
        </w:r>
      </w:ins>
      <w:ins w:id="41964" w:author="Allen Wirfs-Brock" w:date="2012-02-09T15:26:00Z">
        <w:r>
          <w:t xml:space="preserve"> is either Object or Null, </w:t>
        </w:r>
      </w:ins>
    </w:p>
    <w:p w:rsidR="00762BEA" w:rsidRDefault="00762BEA" w:rsidP="00931901">
      <w:pPr>
        <w:pStyle w:val="Alg4"/>
        <w:numPr>
          <w:ilvl w:val="2"/>
          <w:numId w:val="661"/>
        </w:numPr>
        <w:rPr>
          <w:ins w:id="41965" w:author="Allen Wirfs-Brock" w:date="2012-02-09T15:26:00Z"/>
        </w:rPr>
      </w:pPr>
      <w:ins w:id="41966" w:author="Allen Wirfs-Brock" w:date="2012-02-09T15:26:00Z">
        <w:r>
          <w:t xml:space="preserve">Set the value of the [[Prototype]] internal property of </w:t>
        </w:r>
        <w:del w:id="41967" w:author="Rev 8 Allen Wirfs-Brock" w:date="2012-06-14T14:26:00Z">
          <w:r w:rsidRPr="002328A6" w:rsidDel="00FD13C0">
            <w:rPr>
              <w:i/>
            </w:rPr>
            <w:delText>O</w:delText>
          </w:r>
        </w:del>
      </w:ins>
      <w:ins w:id="41968" w:author="Rev 8 Allen Wirfs-Brock" w:date="2012-06-14T14:26:00Z">
        <w:r w:rsidR="00FD13C0">
          <w:rPr>
            <w:i/>
          </w:rPr>
          <w:t>obj</w:t>
        </w:r>
      </w:ins>
      <w:ins w:id="41969" w:author="Allen Wirfs-Brock" w:date="2012-02-09T15:26:00Z">
        <w:r>
          <w:t xml:space="preserve"> to </w:t>
        </w:r>
        <w:del w:id="41970" w:author="Rev 8 Allen Wirfs-Brock" w:date="2012-06-14T14:26:00Z">
          <w:r w:rsidRPr="002328A6" w:rsidDel="00FD13C0">
            <w:rPr>
              <w:i/>
            </w:rPr>
            <w:delText>V</w:delText>
          </w:r>
        </w:del>
      </w:ins>
      <w:ins w:id="41971" w:author="Rev 8 Allen Wirfs-Brock" w:date="2012-06-14T14:26:00Z">
        <w:r w:rsidR="00FD13C0">
          <w:rPr>
            <w:i/>
          </w:rPr>
          <w:t>v</w:t>
        </w:r>
      </w:ins>
      <w:ins w:id="41972" w:author="Allen Wirfs-Brock" w:date="2012-02-09T15:26:00Z">
        <w:r>
          <w:t>.</w:t>
        </w:r>
      </w:ins>
    </w:p>
    <w:p w:rsidR="00762BEA" w:rsidRDefault="00762BEA" w:rsidP="00931901">
      <w:pPr>
        <w:pStyle w:val="Alg4"/>
        <w:numPr>
          <w:ilvl w:val="2"/>
          <w:numId w:val="661"/>
        </w:numPr>
        <w:rPr>
          <w:ins w:id="41973" w:author="Allen Wirfs-Brock" w:date="2012-02-09T15:23:00Z"/>
        </w:rPr>
      </w:pPr>
      <w:ins w:id="41974" w:author="Allen Wirfs-Brock" w:date="2012-02-09T15:26:00Z">
        <w:r>
          <w:t>Return</w:t>
        </w:r>
      </w:ins>
      <w:ins w:id="41975" w:author="Rev 8 Allen Wirfs-Brock" w:date="2012-06-14T14:27:00Z">
        <w:r w:rsidR="00FD13C0">
          <w:t xml:space="preserve"> </w:t>
        </w:r>
        <w:r w:rsidR="00FD13C0" w:rsidRPr="00BC2562">
          <w:rPr>
            <w:i/>
          </w:rPr>
          <w:t>obj</w:t>
        </w:r>
      </w:ins>
      <w:ins w:id="41976" w:author="Allen Wirfs-Brock" w:date="2012-02-09T15:26:00Z">
        <w:r w:rsidRPr="00E77497">
          <w:t>.</w:t>
        </w:r>
      </w:ins>
    </w:p>
    <w:p w:rsidR="00762BEA" w:rsidRDefault="00762BEA" w:rsidP="00931901">
      <w:pPr>
        <w:pStyle w:val="Alg4"/>
        <w:numPr>
          <w:ilvl w:val="0"/>
          <w:numId w:val="661"/>
        </w:numPr>
        <w:spacing w:after="220"/>
        <w:contextualSpacing/>
        <w:rPr>
          <w:ins w:id="41977" w:author="Allen Wirfs-Brock" w:date="2012-02-09T15:22:00Z"/>
        </w:rPr>
      </w:pPr>
      <w:ins w:id="41978"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rsidR="00762BEA" w:rsidRDefault="00762BEA" w:rsidP="00931901">
      <w:pPr>
        <w:pStyle w:val="Alg4"/>
        <w:numPr>
          <w:ilvl w:val="0"/>
          <w:numId w:val="661"/>
        </w:numPr>
        <w:spacing w:after="220"/>
        <w:contextualSpacing/>
        <w:rPr>
          <w:ins w:id="41979" w:author="Allen Wirfs-Brock" w:date="2012-02-09T15:22:00Z"/>
        </w:rPr>
      </w:pPr>
      <w:ins w:id="41980" w:author="Allen Wirfs-Brock" w:date="2012-02-09T15:22:00Z">
        <w:r>
          <w:t xml:space="preserve">Return </w:t>
        </w:r>
        <w:r w:rsidRPr="00474F82">
          <w:rPr>
            <w:i/>
          </w:rPr>
          <w:t>obj</w:t>
        </w:r>
        <w:r>
          <w:t>.</w:t>
        </w:r>
      </w:ins>
    </w:p>
    <w:p w:rsidR="00762BEA" w:rsidRDefault="00762BEA" w:rsidP="00762BEA">
      <w:pPr>
        <w:jc w:val="left"/>
        <w:rPr>
          <w:ins w:id="41981" w:author="Allen Wirfs-Brock" w:date="2012-02-09T15:22:00Z"/>
        </w:rPr>
      </w:pPr>
      <w:ins w:id="41982" w:author="Allen Wirfs-Brock" w:date="2012-02-09T15:22:00Z">
        <w:r>
          <w:t>The production</w:t>
        </w:r>
        <w:r>
          <w:br/>
          <w:t xml:space="preserve">     </w:t>
        </w:r>
        <w:del w:id="41983" w:author="Rev 7 Allen Wirfs-Brock" w:date="2012-04-20T09:48:00Z">
          <w:r w:rsidRPr="00FA7562" w:rsidDel="002D5AF2">
            <w:rPr>
              <w:rStyle w:val="bnf"/>
            </w:rPr>
            <w:delText>PropertyNameAndValueList</w:delText>
          </w:r>
        </w:del>
      </w:ins>
      <w:ins w:id="41984" w:author="Rev 7 Allen Wirfs-Brock" w:date="2012-04-20T09:48:00Z">
        <w:r w:rsidR="002D5AF2">
          <w:rPr>
            <w:rStyle w:val="bnf"/>
          </w:rPr>
          <w:t>PropertyDefinitionList</w:t>
        </w:r>
      </w:ins>
      <w:ins w:id="41985" w:author="Allen Wirfs-Brock" w:date="2012-02-09T15:22:00Z">
        <w:r>
          <w:t xml:space="preserve"> </w:t>
        </w:r>
        <w:r>
          <w:rPr>
            <w:b/>
          </w:rPr>
          <w:t>:</w:t>
        </w:r>
        <w:r>
          <w:t xml:space="preserve">  </w:t>
        </w:r>
        <w:del w:id="41986" w:author="Rev 7 Allen Wirfs-Brock" w:date="2012-04-20T09:48:00Z">
          <w:r w:rsidRPr="00FA7562" w:rsidDel="002D5AF2">
            <w:rPr>
              <w:rStyle w:val="bnf"/>
            </w:rPr>
            <w:delText>PropertyNameAndValueList</w:delText>
          </w:r>
        </w:del>
      </w:ins>
      <w:ins w:id="41987" w:author="Rev 7 Allen Wirfs-Brock" w:date="2012-04-20T09:48:00Z">
        <w:r w:rsidR="002D5AF2">
          <w:rPr>
            <w:rStyle w:val="bnf"/>
          </w:rPr>
          <w:t>PropertyDefinitionList</w:t>
        </w:r>
      </w:ins>
      <w:ins w:id="41988" w:author="Allen Wirfs-Brock" w:date="2012-02-09T15:22:00Z">
        <w:r>
          <w:t xml:space="preserve"> </w:t>
        </w:r>
        <w:r w:rsidRPr="00612C55">
          <w:rPr>
            <w:rFonts w:ascii="Courier New" w:hAnsi="Courier New" w:cs="Courier New"/>
            <w:b/>
          </w:rPr>
          <w:t>,</w:t>
        </w:r>
        <w:r>
          <w:t xml:space="preserve"> </w:t>
        </w:r>
        <w:del w:id="41989" w:author="Rev 7 Allen Wirfs-Brock" w:date="2012-04-20T09:35:00Z">
          <w:r w:rsidRPr="00FA7562" w:rsidDel="001A6289">
            <w:rPr>
              <w:rStyle w:val="bnf"/>
            </w:rPr>
            <w:delText>PropertyAssignment</w:delText>
          </w:r>
        </w:del>
      </w:ins>
      <w:ins w:id="41990" w:author="Rev 7 Allen Wirfs-Brock" w:date="2012-04-20T09:35:00Z">
        <w:r w:rsidR="001A6289">
          <w:rPr>
            <w:rStyle w:val="bnf"/>
          </w:rPr>
          <w:t>PropertyDefinition</w:t>
        </w:r>
      </w:ins>
      <w:ins w:id="41991" w:author="Allen Wirfs-Brock" w:date="2012-02-09T15:22:00Z">
        <w:r>
          <w:br/>
          <w:t>is evaluated as follows:</w:t>
        </w:r>
      </w:ins>
    </w:p>
    <w:p w:rsidR="00762BEA" w:rsidRDefault="00762BEA" w:rsidP="00762BEA">
      <w:pPr>
        <w:pStyle w:val="Alg4"/>
        <w:numPr>
          <w:ilvl w:val="0"/>
          <w:numId w:val="51"/>
        </w:numPr>
        <w:spacing w:after="220"/>
        <w:contextualSpacing/>
        <w:rPr>
          <w:ins w:id="41992" w:author="Allen Wirfs-Brock" w:date="2012-02-09T15:22:00Z"/>
        </w:rPr>
      </w:pPr>
      <w:ins w:id="41993" w:author="Allen Wirfs-Brock" w:date="2012-02-09T15:22:00Z">
        <w:r>
          <w:t xml:space="preserve">Let </w:t>
        </w:r>
        <w:r w:rsidRPr="00474F82">
          <w:rPr>
            <w:i/>
          </w:rPr>
          <w:t>obj</w:t>
        </w:r>
        <w:r>
          <w:t xml:space="preserve"> be the result of evaluating </w:t>
        </w:r>
        <w:del w:id="41994" w:author="Rev 7 Allen Wirfs-Brock" w:date="2012-04-20T09:48:00Z">
          <w:r w:rsidDel="002D5AF2">
            <w:rPr>
              <w:i/>
            </w:rPr>
            <w:delText>PropertyNameAndValueList</w:delText>
          </w:r>
        </w:del>
      </w:ins>
      <w:ins w:id="41995" w:author="Rev 7 Allen Wirfs-Brock" w:date="2012-04-20T09:48:00Z">
        <w:r w:rsidR="002D5AF2">
          <w:rPr>
            <w:i/>
          </w:rPr>
          <w:t>PropertyDefinitionList</w:t>
        </w:r>
      </w:ins>
      <w:ins w:id="41996" w:author="Allen Wirfs-Brock" w:date="2012-02-09T15:22:00Z">
        <w:r>
          <w:t>.</w:t>
        </w:r>
      </w:ins>
    </w:p>
    <w:p w:rsidR="00762BEA" w:rsidRDefault="00762BEA" w:rsidP="00762BEA">
      <w:pPr>
        <w:pStyle w:val="Alg4"/>
        <w:numPr>
          <w:ilvl w:val="0"/>
          <w:numId w:val="51"/>
        </w:numPr>
        <w:spacing w:after="220"/>
        <w:contextualSpacing/>
        <w:rPr>
          <w:ins w:id="41997" w:author="Allen Wirfs-Brock" w:date="2012-02-09T15:22:00Z"/>
        </w:rPr>
      </w:pPr>
      <w:ins w:id="41998" w:author="Allen Wirfs-Brock" w:date="2012-02-09T15:22:00Z">
        <w:r>
          <w:t xml:space="preserve">Let </w:t>
        </w:r>
        <w:r w:rsidRPr="00474F82">
          <w:rPr>
            <w:i/>
          </w:rPr>
          <w:t>propId</w:t>
        </w:r>
        <w:r>
          <w:t xml:space="preserve"> be the result of evaluating </w:t>
        </w:r>
        <w:del w:id="41999" w:author="Rev 7 Allen Wirfs-Brock" w:date="2012-04-20T09:35:00Z">
          <w:r w:rsidDel="001A6289">
            <w:rPr>
              <w:i/>
            </w:rPr>
            <w:delText>PropertyAssignment</w:delText>
          </w:r>
        </w:del>
      </w:ins>
      <w:ins w:id="42000" w:author="Rev 7 Allen Wirfs-Brock" w:date="2012-04-20T09:35:00Z">
        <w:r w:rsidR="001A6289">
          <w:rPr>
            <w:i/>
          </w:rPr>
          <w:t>PropertyDefinition</w:t>
        </w:r>
      </w:ins>
      <w:ins w:id="42001" w:author="Allen Wirfs-Brock" w:date="2012-02-09T15:22:00Z">
        <w:r>
          <w:t>.</w:t>
        </w:r>
      </w:ins>
    </w:p>
    <w:p w:rsidR="00762BEA" w:rsidRDefault="00762BEA" w:rsidP="00762BEA">
      <w:pPr>
        <w:pStyle w:val="Alg4"/>
        <w:numPr>
          <w:ilvl w:val="0"/>
          <w:numId w:val="51"/>
        </w:numPr>
        <w:spacing w:after="220"/>
        <w:contextualSpacing/>
        <w:rPr>
          <w:ins w:id="42002" w:author="Allen Wirfs-Brock" w:date="2012-02-09T15:22:00Z"/>
        </w:rPr>
      </w:pPr>
      <w:ins w:id="42003"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rsidR="00762BEA" w:rsidRDefault="00762BEA" w:rsidP="00762BEA">
      <w:pPr>
        <w:pStyle w:val="Alg4"/>
        <w:numPr>
          <w:ilvl w:val="0"/>
          <w:numId w:val="51"/>
        </w:numPr>
        <w:spacing w:after="220"/>
        <w:contextualSpacing/>
        <w:rPr>
          <w:ins w:id="42004" w:author="Allen Wirfs-Brock" w:date="2012-02-09T15:22:00Z"/>
        </w:rPr>
      </w:pPr>
      <w:ins w:id="42005"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rsidR="00762BEA" w:rsidRDefault="00762BEA" w:rsidP="00762BEA">
      <w:pPr>
        <w:pStyle w:val="Alg4"/>
        <w:numPr>
          <w:ilvl w:val="1"/>
          <w:numId w:val="51"/>
        </w:numPr>
        <w:spacing w:after="220"/>
        <w:contextualSpacing/>
        <w:rPr>
          <w:ins w:id="42006" w:author="Allen Wirfs-Brock" w:date="2012-02-09T15:22:00Z"/>
        </w:rPr>
      </w:pPr>
      <w:ins w:id="42007"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rsidR="00762BEA" w:rsidRDefault="00762BEA" w:rsidP="00762BEA">
      <w:pPr>
        <w:pStyle w:val="Alg4"/>
        <w:numPr>
          <w:ilvl w:val="1"/>
          <w:numId w:val="51"/>
        </w:numPr>
        <w:spacing w:after="220"/>
        <w:contextualSpacing/>
        <w:rPr>
          <w:ins w:id="42008" w:author="Allen Wirfs-Brock" w:date="2012-02-09T15:22:00Z"/>
        </w:rPr>
      </w:pPr>
      <w:ins w:id="42009"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rsidR="00762BEA" w:rsidRPr="008311F4" w:rsidRDefault="00762BEA" w:rsidP="00762BEA">
      <w:pPr>
        <w:pStyle w:val="Alg4"/>
        <w:numPr>
          <w:ilvl w:val="1"/>
          <w:numId w:val="51"/>
        </w:numPr>
        <w:spacing w:after="220"/>
        <w:contextualSpacing/>
        <w:rPr>
          <w:ins w:id="42010" w:author="Allen Wirfs-Brock" w:date="2012-02-09T15:22:00Z"/>
        </w:rPr>
      </w:pPr>
      <w:ins w:id="42011"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rsidR="00762BEA" w:rsidRDefault="00762BEA" w:rsidP="00762BEA">
      <w:pPr>
        <w:pStyle w:val="Alg4"/>
        <w:numPr>
          <w:ilvl w:val="1"/>
          <w:numId w:val="51"/>
        </w:numPr>
        <w:spacing w:after="220"/>
        <w:contextualSpacing/>
        <w:rPr>
          <w:ins w:id="42012" w:author="Allen Wirfs-Brock" w:date="2012-02-09T15:22:00Z"/>
        </w:rPr>
      </w:pPr>
      <w:ins w:id="42013"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rsidR="00931901" w:rsidRDefault="00931901" w:rsidP="00931901">
      <w:pPr>
        <w:pStyle w:val="Alg4"/>
        <w:numPr>
          <w:ilvl w:val="0"/>
          <w:numId w:val="51"/>
        </w:numPr>
        <w:rPr>
          <w:ins w:id="42014" w:author="Allen Wirfs-Brock" w:date="2012-02-09T15:36:00Z"/>
        </w:rPr>
      </w:pPr>
      <w:ins w:id="42015" w:author="Allen Wirfs-Brock" w:date="2012-02-09T15:36:00Z">
        <w:r>
          <w:t xml:space="preserve">If </w:t>
        </w:r>
      </w:ins>
      <w:ins w:id="42016" w:author="Allen Wirfs-Brock" w:date="2012-02-09T19:19:00Z">
        <w:r w:rsidR="00A50D2F" w:rsidRPr="00520A36">
          <w:rPr>
            <w:i/>
          </w:rPr>
          <w:t>propId</w:t>
        </w:r>
        <w:r w:rsidR="00A50D2F">
          <w:t>.name</w:t>
        </w:r>
      </w:ins>
      <w:ins w:id="42017"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931901" w:rsidRPr="00E77497" w:rsidRDefault="00931901" w:rsidP="00931901">
      <w:pPr>
        <w:pStyle w:val="Alg4"/>
        <w:numPr>
          <w:ilvl w:val="1"/>
          <w:numId w:val="51"/>
        </w:numPr>
        <w:rPr>
          <w:ins w:id="42018" w:author="Allen Wirfs-Brock" w:date="2012-02-09T15:36:00Z"/>
        </w:rPr>
      </w:pPr>
      <w:ins w:id="42019"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931901" w:rsidRPr="007E57F6" w:rsidRDefault="00931901" w:rsidP="00931901">
      <w:pPr>
        <w:pStyle w:val="Alg4"/>
        <w:numPr>
          <w:ilvl w:val="1"/>
          <w:numId w:val="51"/>
        </w:numPr>
        <w:rPr>
          <w:ins w:id="42020" w:author="Allen Wirfs-Brock" w:date="2012-02-09T15:36:00Z"/>
        </w:rPr>
      </w:pPr>
      <w:ins w:id="42021"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rsidR="00931901" w:rsidRDefault="00931901" w:rsidP="00931901">
      <w:pPr>
        <w:pStyle w:val="Alg4"/>
        <w:numPr>
          <w:ilvl w:val="1"/>
          <w:numId w:val="51"/>
        </w:numPr>
        <w:rPr>
          <w:ins w:id="42022" w:author="Allen Wirfs-Brock" w:date="2012-02-09T15:36:00Z"/>
        </w:rPr>
      </w:pPr>
      <w:ins w:id="42023" w:author="Allen Wirfs-Brock" w:date="2012-02-09T15:36:00Z">
        <w:r>
          <w:t xml:space="preserve">If the type of </w:t>
        </w:r>
        <w:r>
          <w:rPr>
            <w:i/>
          </w:rPr>
          <w:t>v</w:t>
        </w:r>
        <w:r>
          <w:t xml:space="preserve"> is either Object or Null, </w:t>
        </w:r>
      </w:ins>
    </w:p>
    <w:p w:rsidR="00931901" w:rsidRDefault="00931901" w:rsidP="00931901">
      <w:pPr>
        <w:pStyle w:val="Alg4"/>
        <w:numPr>
          <w:ilvl w:val="2"/>
          <w:numId w:val="51"/>
        </w:numPr>
        <w:rPr>
          <w:ins w:id="42024" w:author="Allen Wirfs-Brock" w:date="2012-02-09T15:36:00Z"/>
        </w:rPr>
      </w:pPr>
      <w:ins w:id="42025" w:author="Allen Wirfs-Brock" w:date="2012-02-09T15:36:00Z">
        <w:r>
          <w:t xml:space="preserve">Set the value of the [[Prototype]] internal property of </w:t>
        </w:r>
        <w:del w:id="42026" w:author="Rev 8 Allen Wirfs-Brock" w:date="2012-06-14T14:26:00Z">
          <w:r w:rsidRPr="002328A6" w:rsidDel="00FD13C0">
            <w:rPr>
              <w:i/>
            </w:rPr>
            <w:delText>O</w:delText>
          </w:r>
        </w:del>
      </w:ins>
      <w:ins w:id="42027" w:author="Rev 8 Allen Wirfs-Brock" w:date="2012-06-14T14:26:00Z">
        <w:r w:rsidR="00FD13C0">
          <w:rPr>
            <w:i/>
          </w:rPr>
          <w:t>obj</w:t>
        </w:r>
      </w:ins>
      <w:ins w:id="42028" w:author="Allen Wirfs-Brock" w:date="2012-02-09T15:36:00Z">
        <w:r>
          <w:t xml:space="preserve"> to </w:t>
        </w:r>
        <w:del w:id="42029" w:author="Rev 8 Allen Wirfs-Brock" w:date="2012-06-14T14:26:00Z">
          <w:r w:rsidRPr="002328A6" w:rsidDel="00FD13C0">
            <w:rPr>
              <w:i/>
            </w:rPr>
            <w:delText>V</w:delText>
          </w:r>
        </w:del>
      </w:ins>
      <w:ins w:id="42030" w:author="Rev 8 Allen Wirfs-Brock" w:date="2012-06-14T14:26:00Z">
        <w:r w:rsidR="00FD13C0">
          <w:rPr>
            <w:i/>
          </w:rPr>
          <w:t>v</w:t>
        </w:r>
      </w:ins>
      <w:ins w:id="42031" w:author="Allen Wirfs-Brock" w:date="2012-02-09T15:36:00Z">
        <w:r>
          <w:t>.</w:t>
        </w:r>
      </w:ins>
    </w:p>
    <w:p w:rsidR="00931901" w:rsidRDefault="00931901" w:rsidP="00931901">
      <w:pPr>
        <w:pStyle w:val="Alg4"/>
        <w:numPr>
          <w:ilvl w:val="2"/>
          <w:numId w:val="51"/>
        </w:numPr>
        <w:rPr>
          <w:ins w:id="42032" w:author="Allen Wirfs-Brock" w:date="2012-02-09T15:36:00Z"/>
        </w:rPr>
      </w:pPr>
      <w:ins w:id="42033" w:author="Allen Wirfs-Brock" w:date="2012-02-09T15:36:00Z">
        <w:r>
          <w:t>Return</w:t>
        </w:r>
      </w:ins>
      <w:ins w:id="42034" w:author="Rev 8 Allen Wirfs-Brock" w:date="2012-06-14T14:27:00Z">
        <w:r w:rsidR="00FD13C0">
          <w:t xml:space="preserve"> </w:t>
        </w:r>
        <w:r w:rsidR="00FD13C0" w:rsidRPr="00BC2562">
          <w:rPr>
            <w:i/>
          </w:rPr>
          <w:t>obj</w:t>
        </w:r>
      </w:ins>
      <w:ins w:id="42035" w:author="Allen Wirfs-Brock" w:date="2012-02-09T15:36:00Z">
        <w:r w:rsidRPr="00E77497">
          <w:t>.</w:t>
        </w:r>
      </w:ins>
    </w:p>
    <w:p w:rsidR="00762BEA" w:rsidRDefault="00762BEA" w:rsidP="00762BEA">
      <w:pPr>
        <w:pStyle w:val="Alg4"/>
        <w:numPr>
          <w:ilvl w:val="0"/>
          <w:numId w:val="660"/>
        </w:numPr>
        <w:spacing w:after="220"/>
        <w:contextualSpacing/>
        <w:rPr>
          <w:ins w:id="42036" w:author="Allen Wirfs-Brock" w:date="2012-02-09T15:22:00Z"/>
        </w:rPr>
      </w:pPr>
      <w:ins w:id="42037"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rsidR="00762BEA" w:rsidRDefault="00762BEA" w:rsidP="00762BEA">
      <w:pPr>
        <w:pStyle w:val="Alg4"/>
        <w:numPr>
          <w:ilvl w:val="0"/>
          <w:numId w:val="660"/>
        </w:numPr>
        <w:spacing w:after="220"/>
        <w:contextualSpacing/>
        <w:rPr>
          <w:ins w:id="42038" w:author="Allen Wirfs-Brock" w:date="2012-02-09T15:22:00Z"/>
        </w:rPr>
      </w:pPr>
      <w:ins w:id="42039" w:author="Allen Wirfs-Brock" w:date="2012-02-09T15:22:00Z">
        <w:r>
          <w:t xml:space="preserve">Return </w:t>
        </w:r>
        <w:r w:rsidRPr="00D06CF8">
          <w:rPr>
            <w:i/>
          </w:rPr>
          <w:t>obj</w:t>
        </w:r>
        <w:r>
          <w:t>.</w:t>
        </w:r>
      </w:ins>
    </w:p>
    <w:p w:rsidR="006E2052" w:rsidRPr="006E2052" w:rsidRDefault="006E2052" w:rsidP="00931901">
      <w:pPr>
        <w:rPr>
          <w:ins w:id="42040" w:author="Allen Wirfs-Brock" w:date="2012-02-09T12:47:00Z"/>
        </w:rPr>
      </w:pPr>
    </w:p>
    <w:p w:rsidR="006E2052" w:rsidRPr="00E77497" w:rsidRDefault="006E2052" w:rsidP="00E80769">
      <w:pPr>
        <w:jc w:val="left"/>
      </w:pPr>
    </w:p>
    <w:p w:rsidR="00990F07" w:rsidRPr="00E77497" w:rsidRDefault="00990F07" w:rsidP="00990F07">
      <w:pPr>
        <w:pStyle w:val="ANNEX"/>
      </w:pPr>
      <w:r w:rsidRPr="00E77497">
        <w:rPr>
          <w:b w:val="0"/>
        </w:rPr>
        <w:lastRenderedPageBreak/>
        <w:br/>
      </w:r>
      <w:bookmarkStart w:id="42041" w:name="_Toc339020561"/>
      <w:r w:rsidRPr="00E77497">
        <w:rPr>
          <w:b w:val="0"/>
        </w:rPr>
        <w:t>(informative)</w:t>
      </w:r>
      <w:r w:rsidRPr="00E77497">
        <w:rPr>
          <w:b w:val="0"/>
        </w:rPr>
        <w:br/>
      </w:r>
      <w:r w:rsidRPr="00E77497">
        <w:rPr>
          <w:b w:val="0"/>
        </w:rPr>
        <w:fldChar w:fldCharType="begin"/>
      </w:r>
      <w:r w:rsidRPr="00E77497">
        <w:rPr>
          <w:b w:val="0"/>
        </w:rPr>
        <w:instrText xml:space="preserve">SEQ aaa \h </w:instrText>
      </w:r>
      <w:del w:id="42042"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2043"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2044" w:author="Rev 10 Allen Wirfs-Brock" w:date="2012-09-27T11:49:00Z">
        <w:r w:rsidRPr="00E77497">
          <w:rPr>
            <w:b w:val="0"/>
          </w:rPr>
          <w:fldChar w:fldCharType="end"/>
        </w:r>
      </w:del>
      <w:r w:rsidRPr="00E77497">
        <w:br/>
      </w:r>
      <w:bookmarkStart w:id="42045" w:name="_Toc235503577"/>
      <w:r w:rsidRPr="00E77497">
        <w:t>The Strict Mode of ECMAScript</w:t>
      </w:r>
      <w:bookmarkEnd w:id="42041"/>
      <w:bookmarkEnd w:id="42045"/>
    </w:p>
    <w:p w:rsidR="00E80769" w:rsidRPr="00C7794D" w:rsidRDefault="00E80769" w:rsidP="00E80769">
      <w:pPr>
        <w:rPr>
          <w:rStyle w:val="Strong"/>
          <w:lang w:val="en-GB"/>
        </w:rPr>
      </w:pPr>
      <w:r w:rsidRPr="00C7794D">
        <w:rPr>
          <w:rStyle w:val="Strong"/>
          <w:lang w:val="en-GB"/>
        </w:rPr>
        <w:t>The strict mode restriction and exceptions</w:t>
      </w:r>
    </w:p>
    <w:p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42046" w:author="Rev 6 Allen Wirfs-Brock" w:date="2012-02-22T12:28:00Z">
        <w:r w:rsidRPr="00E77497" w:rsidDel="00F87676">
          <w:rPr>
            <w:rFonts w:ascii="Arial" w:hAnsi="Arial"/>
          </w:rPr>
          <w:delText>7</w:delText>
        </w:r>
      </w:del>
      <w:ins w:id="42047"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del w:id="42048" w:author="Rev 7 Allen Wirfs-Brock" w:date="2012-04-20T09:35:00Z">
        <w:r w:rsidRPr="006B6D0A" w:rsidDel="001A6289">
          <w:rPr>
            <w:rStyle w:val="bnf"/>
          </w:rPr>
          <w:delText>PropertyAssignment</w:delText>
        </w:r>
      </w:del>
      <w:ins w:id="42049" w:author="Rev 7 Allen Wirfs-Brock" w:date="2012-04-20T09:35:00Z">
        <w:r w:rsidR="001A6289">
          <w:rPr>
            <w:rStyle w:val="bnf"/>
          </w:rPr>
          <w:t>PropertyDefinition</w:t>
        </w:r>
      </w:ins>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lastRenderedPageBreak/>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w:t>
      </w:r>
      <w:del w:id="42050" w:author="Rev 10 Allen Wirfs-Brock" w:date="2012-08-14T16:53:00Z">
        <w:r w:rsidRPr="00E77497" w:rsidDel="0053000C">
          <w:rPr>
            <w:rFonts w:ascii="Arial" w:hAnsi="Arial"/>
          </w:rPr>
          <w:delText>2</w:delText>
        </w:r>
      </w:del>
      <w:ins w:id="42051" w:author="Rev 10 Allen Wirfs-Brock" w:date="2012-08-14T16:53:00Z">
        <w:r w:rsidR="0053000C">
          <w:rPr>
            <w:rFonts w:ascii="Arial" w:hAnsi="Arial"/>
          </w:rPr>
          <w:t>6</w:t>
        </w:r>
      </w:ins>
      <w:r w:rsidRPr="00E77497">
        <w:rPr>
          <w:rFonts w:ascii="Arial" w:hAnsi="Arial"/>
        </w:rPr>
        <w:t>, 15.3.4.5.3).</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rsidR="00990F07" w:rsidRPr="00E77497" w:rsidRDefault="00990F07" w:rsidP="00990F07">
      <w:pPr>
        <w:spacing w:after="120"/>
        <w:rPr>
          <w:rFonts w:eastAsia="Arial Unicode MS"/>
          <w:color w:val="000000"/>
          <w:szCs w:val="21"/>
        </w:rPr>
      </w:pPr>
    </w:p>
    <w:p w:rsidR="00990F07" w:rsidRPr="00E77497" w:rsidRDefault="00990F07" w:rsidP="00990F07">
      <w:pPr>
        <w:pStyle w:val="ANNEX"/>
      </w:pPr>
      <w:r w:rsidRPr="00E77497">
        <w:rPr>
          <w:b w:val="0"/>
        </w:rPr>
        <w:lastRenderedPageBreak/>
        <w:br/>
      </w:r>
      <w:bookmarkStart w:id="42052" w:name="_Toc339020562"/>
      <w:r w:rsidRPr="00E77497">
        <w:rPr>
          <w:b w:val="0"/>
        </w:rPr>
        <w:t>(informative)</w:t>
      </w:r>
      <w:r w:rsidRPr="00E77497">
        <w:rPr>
          <w:b w:val="0"/>
        </w:rPr>
        <w:br/>
      </w:r>
      <w:bookmarkStart w:id="42053" w:name="_Toc202449583"/>
      <w:bookmarkStart w:id="42054" w:name="_Toc235503579"/>
      <w:r w:rsidRPr="00E77497">
        <w:t xml:space="preserve">Corrections and Clarifications </w:t>
      </w:r>
      <w:del w:id="42055" w:author="Rev 7 Allen Wirfs-Brock" w:date="2012-04-11T15:38:00Z">
        <w:r w:rsidRPr="00E77497" w:rsidDel="00901F12">
          <w:delText>in the 5</w:delText>
        </w:r>
        <w:r w:rsidRPr="00E77497" w:rsidDel="00901F12">
          <w:rPr>
            <w:vertAlign w:val="superscript"/>
          </w:rPr>
          <w:delText>th</w:delText>
        </w:r>
        <w:r w:rsidRPr="00E77497" w:rsidDel="00901F12">
          <w:delText xml:space="preserve"> Edition</w:delText>
        </w:r>
        <w:r w:rsidRPr="00E77497" w:rsidDel="00901F12">
          <w:br/>
        </w:r>
      </w:del>
      <w:r w:rsidRPr="00E77497">
        <w:t xml:space="preserve">with Possible </w:t>
      </w:r>
      <w:del w:id="42056" w:author="Rev 7 Allen Wirfs-Brock" w:date="2012-04-11T15:38:00Z">
        <w:r w:rsidRPr="00E77497" w:rsidDel="00901F12">
          <w:delText>3</w:delText>
        </w:r>
        <w:r w:rsidRPr="00E77497" w:rsidDel="00901F12">
          <w:rPr>
            <w:vertAlign w:val="superscript"/>
          </w:rPr>
          <w:delText>rd</w:delText>
        </w:r>
        <w:r w:rsidRPr="00E77497" w:rsidDel="00901F12">
          <w:delText xml:space="preserve"> Edition </w:delText>
        </w:r>
      </w:del>
      <w:r w:rsidRPr="00E77497">
        <w:t>Compatibility Impact</w:t>
      </w:r>
      <w:bookmarkEnd w:id="42052"/>
      <w:bookmarkEnd w:id="42053"/>
      <w:bookmarkEnd w:id="42054"/>
    </w:p>
    <w:p w:rsidR="00901F12" w:rsidRDefault="00901F12" w:rsidP="00901F12">
      <w:pPr>
        <w:spacing w:after="0"/>
        <w:rPr>
          <w:ins w:id="42057" w:author="Rev 7 Allen Wirfs-Brock" w:date="2012-04-11T15:31:00Z"/>
        </w:rPr>
      </w:pPr>
    </w:p>
    <w:p w:rsidR="00901F12" w:rsidRDefault="00901F12" w:rsidP="00901F12">
      <w:pPr>
        <w:pStyle w:val="Heading2"/>
        <w:numPr>
          <w:ilvl w:val="0"/>
          <w:numId w:val="0"/>
        </w:numPr>
        <w:spacing w:before="0"/>
        <w:rPr>
          <w:ins w:id="42058" w:author="Rev 7 Allen Wirfs-Brock" w:date="2012-04-11T15:33:00Z"/>
        </w:rPr>
      </w:pPr>
      <w:bookmarkStart w:id="42059" w:name="_Toc339020563"/>
      <w:ins w:id="42060" w:author="Rev 7 Allen Wirfs-Brock" w:date="2012-04-11T15:33:00Z">
        <w:r>
          <w:t>I</w:t>
        </w:r>
        <w:r w:rsidRPr="00E77497">
          <w:t xml:space="preserve">n </w:t>
        </w:r>
        <w:del w:id="42061" w:author="Rev 8 Allen Wirfs-Brock" w:date="2012-05-31T17:11:00Z">
          <w:r w:rsidRPr="00E77497" w:rsidDel="0045371C">
            <w:delText xml:space="preserve">the </w:delText>
          </w:r>
          <w:r w:rsidDel="0045371C">
            <w:delText>6</w:delText>
          </w:r>
          <w:r w:rsidRPr="00E77497" w:rsidDel="0045371C">
            <w:rPr>
              <w:vertAlign w:val="superscript"/>
            </w:rPr>
            <w:delText>th</w:delText>
          </w:r>
          <w:r w:rsidRPr="00E77497" w:rsidDel="0045371C">
            <w:delText xml:space="preserve"> </w:delText>
          </w:r>
        </w:del>
        <w:r w:rsidRPr="00E77497">
          <w:t>Edition</w:t>
        </w:r>
      </w:ins>
      <w:ins w:id="42062" w:author="Rev 8 Allen Wirfs-Brock" w:date="2012-05-31T17:11:00Z">
        <w:r w:rsidR="0045371C">
          <w:t xml:space="preserve"> 6</w:t>
        </w:r>
      </w:ins>
      <w:bookmarkEnd w:id="42059"/>
    </w:p>
    <w:p w:rsidR="003A1072" w:rsidRDefault="003A1072" w:rsidP="00E80769">
      <w:pPr>
        <w:rPr>
          <w:ins w:id="42063" w:author="Rev 7 Allen Wirfs-Brock" w:date="2012-04-11T15:43:00Z"/>
        </w:rPr>
      </w:pPr>
      <w:ins w:id="42064" w:author="Rev 7 Allen Wirfs-Brock" w:date="2012-04-11T15:43:00Z">
        <w:r>
          <w:t xml:space="preserve">15.9.1.15: If a time zone offset is not present, the local time zone is used. Edition 5.1 </w:t>
        </w:r>
      </w:ins>
      <w:ins w:id="42065" w:author="Rev 7 Allen Wirfs-Brock" w:date="2012-04-11T15:45:00Z">
        <w:r>
          <w:t>incorrectly s</w:t>
        </w:r>
      </w:ins>
      <w:ins w:id="42066" w:author="Rev 7 Allen Wirfs-Brock" w:date="2012-04-11T15:43:00Z">
        <w:r>
          <w:t xml:space="preserve">tated that </w:t>
        </w:r>
      </w:ins>
      <w:ins w:id="42067" w:author="Rev 7 Allen Wirfs-Brock" w:date="2012-04-11T15:45:00Z">
        <w:r>
          <w:t>a missing time zone should be interpreted as “</w:t>
        </w:r>
        <w:r w:rsidRPr="00D3286A">
          <w:rPr>
            <w:rFonts w:ascii="Courier New" w:hAnsi="Courier New" w:cs="Courier New"/>
          </w:rPr>
          <w:t>z</w:t>
        </w:r>
      </w:ins>
      <w:ins w:id="42068" w:author="Rev 7 Allen Wirfs-Brock" w:date="2012-04-11T15:46:00Z">
        <w:r>
          <w:t>”.</w:t>
        </w:r>
      </w:ins>
    </w:p>
    <w:p w:rsidR="00901F12" w:rsidRDefault="00901F12" w:rsidP="00E80769">
      <w:pPr>
        <w:rPr>
          <w:ins w:id="42069" w:author="Rev 7 Allen Wirfs-Brock" w:date="2012-04-11T15:31:00Z"/>
        </w:rPr>
      </w:pPr>
      <w:ins w:id="42070" w:author="Rev 7 Allen Wirfs-Brock" w:date="2012-04-11T15:34:00Z">
        <w:r>
          <w:t>15</w:t>
        </w:r>
        <w:r w:rsidRPr="00E77497">
          <w:t>.</w:t>
        </w:r>
        <w:r>
          <w:t>9</w:t>
        </w:r>
        <w:r w:rsidRPr="00E77497">
          <w:t>.</w:t>
        </w:r>
        <w:r>
          <w:t>5.2</w:t>
        </w:r>
        <w:r w:rsidRPr="00E77497">
          <w:t>:</w:t>
        </w:r>
      </w:ins>
      <w:ins w:id="42071" w:author="Rev 7 Allen Wirfs-Brock" w:date="2012-04-11T15:31:00Z">
        <w:r w:rsidRPr="00E77497">
          <w:t xml:space="preserve"> </w:t>
        </w:r>
      </w:ins>
      <w:ins w:id="42072" w:author="Rev 7 Allen Wirfs-Brock" w:date="2012-04-11T15:34:00Z">
        <w:r>
          <w:t xml:space="preserve">Previous editions did not specify the value returned by Date.prototype.toString when </w:t>
        </w:r>
      </w:ins>
      <w:ins w:id="42073" w:author="Rev 7 Allen Wirfs-Brock" w:date="2012-04-11T15:31:00Z">
        <w:r>
          <w:t>this time value is NaN</w:t>
        </w:r>
      </w:ins>
      <w:ins w:id="42074" w:author="Rev 7 Allen Wirfs-Brock" w:date="2012-04-11T15:35:00Z">
        <w:r>
          <w:t>. The 6</w:t>
        </w:r>
        <w:r w:rsidRPr="00901F12">
          <w:rPr>
            <w:vertAlign w:val="superscript"/>
          </w:rPr>
          <w:t>th</w:t>
        </w:r>
        <w:r>
          <w:t xml:space="preserve"> Edition species the result to be</w:t>
        </w:r>
      </w:ins>
      <w:ins w:id="42075" w:author="Rev 7 Allen Wirfs-Brock" w:date="2012-04-11T15:31:00Z">
        <w:r>
          <w:t xml:space="preserve"> the String value is </w:t>
        </w:r>
        <w:r w:rsidRPr="0027695A">
          <w:rPr>
            <w:rFonts w:ascii="Courier New" w:hAnsi="Courier New" w:cs="Courier New"/>
            <w:b/>
          </w:rPr>
          <w:t>"Invalid Date"</w:t>
        </w:r>
      </w:ins>
    </w:p>
    <w:p w:rsidR="0045371C" w:rsidRPr="00E77497" w:rsidRDefault="0045371C" w:rsidP="00E512E8">
      <w:pPr>
        <w:pStyle w:val="Heading2"/>
        <w:numPr>
          <w:ilvl w:val="0"/>
          <w:numId w:val="0"/>
        </w:numPr>
        <w:spacing w:before="0"/>
        <w:rPr>
          <w:ins w:id="42076" w:author="Rev 8 Allen Wirfs-Brock" w:date="2012-05-31T17:08:00Z"/>
        </w:rPr>
      </w:pPr>
      <w:bookmarkStart w:id="42077" w:name="_Toc339020564"/>
      <w:ins w:id="42078" w:author="Rev 8 Allen Wirfs-Brock" w:date="2012-05-31T17:10:00Z">
        <w:r>
          <w:t>I</w:t>
        </w:r>
      </w:ins>
      <w:ins w:id="42079" w:author="Rev 8 Allen Wirfs-Brock" w:date="2012-05-31T17:08:00Z">
        <w:r w:rsidRPr="00E77497">
          <w:t>n 5</w:t>
        </w:r>
        <w:r w:rsidRPr="0045371C">
          <w:rPr>
            <w:bCs/>
            <w:szCs w:val="28"/>
          </w:rPr>
          <w:t>.1</w:t>
        </w:r>
        <w:r w:rsidRPr="00E77497">
          <w:t xml:space="preserve"> Edition</w:t>
        </w:r>
      </w:ins>
      <w:ins w:id="42080" w:author="Rev 8 Allen Wirfs-Brock" w:date="2012-05-31T17:11:00Z">
        <w:r>
          <w:t xml:space="preserve"> 5.1</w:t>
        </w:r>
      </w:ins>
      <w:bookmarkEnd w:id="42077"/>
    </w:p>
    <w:p w:rsidR="0045371C" w:rsidRPr="00E77497" w:rsidRDefault="0045371C" w:rsidP="0045371C">
      <w:pPr>
        <w:rPr>
          <w:ins w:id="42081" w:author="Rev 8 Allen Wirfs-Brock" w:date="2012-05-31T17:08:00Z"/>
        </w:rPr>
      </w:pPr>
      <w:ins w:id="42082" w:author="Rev 8 Allen Wirfs-Brock" w:date="2012-05-31T17:08:00Z">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ins>
    </w:p>
    <w:p w:rsidR="0045371C" w:rsidRPr="00E77497" w:rsidRDefault="0045371C" w:rsidP="0045371C">
      <w:pPr>
        <w:rPr>
          <w:ins w:id="42083" w:author="Rev 8 Allen Wirfs-Brock" w:date="2012-05-31T17:08:00Z"/>
        </w:rPr>
      </w:pPr>
      <w:ins w:id="42084" w:author="Rev 8 Allen Wirfs-Brock" w:date="2012-05-31T17:08:00Z">
        <w:r w:rsidRPr="00E77497">
          <w:t>10.2.1.1.3: The argument S is not ignored. It controls whether an exception is thrown when attempting to set an immutable binding.</w:t>
        </w:r>
      </w:ins>
    </w:p>
    <w:p w:rsidR="0045371C" w:rsidRPr="00E77497" w:rsidRDefault="0045371C" w:rsidP="0045371C">
      <w:pPr>
        <w:rPr>
          <w:ins w:id="42085" w:author="Rev 8 Allen Wirfs-Brock" w:date="2012-05-31T17:08:00Z"/>
        </w:rPr>
      </w:pPr>
      <w:ins w:id="42086" w:author="Rev 8 Allen Wirfs-Brock" w:date="2012-05-31T17:08:00Z">
        <w:r w:rsidRPr="00E77497">
          <w:t xml:space="preserve">10.2.1.2.2: In algorithm step 5, </w:t>
        </w:r>
        <w:r w:rsidRPr="00E77497">
          <w:rPr>
            <w:b/>
          </w:rPr>
          <w:t>true</w:t>
        </w:r>
        <w:r w:rsidRPr="00E77497">
          <w:t xml:space="preserve"> is passed as the last argument to [[DefineOwnProperty]].</w:t>
        </w:r>
      </w:ins>
    </w:p>
    <w:p w:rsidR="0045371C" w:rsidRPr="00E77497" w:rsidRDefault="0045371C" w:rsidP="0045371C">
      <w:pPr>
        <w:rPr>
          <w:ins w:id="42087" w:author="Rev 8 Allen Wirfs-Brock" w:date="2012-05-31T17:08:00Z"/>
        </w:rPr>
      </w:pPr>
      <w:ins w:id="42088" w:author="Rev 8 Allen Wirfs-Brock" w:date="2012-05-31T17:08:00Z">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ins>
    </w:p>
    <w:p w:rsidR="0045371C" w:rsidRPr="00E77497" w:rsidRDefault="0045371C" w:rsidP="0045371C">
      <w:pPr>
        <w:rPr>
          <w:ins w:id="42089" w:author="Rev 8 Allen Wirfs-Brock" w:date="2012-05-31T17:08:00Z"/>
        </w:rPr>
      </w:pPr>
      <w:ins w:id="42090" w:author="Rev 8 Allen Wirfs-Brock" w:date="2012-05-31T17:08:00Z">
        <w:r w:rsidRPr="00E77497">
          <w:t>11.5.3: In the final bullet item, use of IEEE 754 round-to-nearest mode is specified.</w:t>
        </w:r>
      </w:ins>
    </w:p>
    <w:p w:rsidR="0045371C" w:rsidRPr="00E77497" w:rsidRDefault="0045371C" w:rsidP="0045371C">
      <w:pPr>
        <w:rPr>
          <w:ins w:id="42091" w:author="Rev 8 Allen Wirfs-Brock" w:date="2012-05-31T17:08:00Z"/>
        </w:rPr>
      </w:pPr>
      <w:ins w:id="42092" w:author="Rev 8 Allen Wirfs-Brock" w:date="2012-05-31T17:08:00Z">
        <w:r w:rsidRPr="00E77497">
          <w:t>12.6.3: Missing ToBoolean restored in step 3.a.ii of both algorithms.</w:t>
        </w:r>
      </w:ins>
    </w:p>
    <w:p w:rsidR="0045371C" w:rsidRPr="00E77497" w:rsidRDefault="0045371C" w:rsidP="0045371C">
      <w:pPr>
        <w:rPr>
          <w:ins w:id="42093" w:author="Rev 8 Allen Wirfs-Brock" w:date="2012-05-31T17:08:00Z"/>
        </w:rPr>
      </w:pPr>
      <w:ins w:id="42094" w:author="Rev 8 Allen Wirfs-Brock" w:date="2012-05-31T17:08:00Z">
        <w:r w:rsidRPr="00E77497">
          <w:t>12.6.4: Additional final sentences in each of the last two paragraphs clarify certain property enumeration requirements.</w:t>
        </w:r>
      </w:ins>
    </w:p>
    <w:p w:rsidR="0045371C" w:rsidRPr="00E77497" w:rsidRDefault="0045371C" w:rsidP="0045371C">
      <w:pPr>
        <w:jc w:val="left"/>
        <w:rPr>
          <w:ins w:id="42095" w:author="Rev 8 Allen Wirfs-Brock" w:date="2012-05-31T17:08:00Z"/>
        </w:rPr>
      </w:pPr>
      <w:ins w:id="42096" w:author="Rev 8 Allen Wirfs-Brock" w:date="2012-05-31T17:08:00Z">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ins>
    </w:p>
    <w:p w:rsidR="0045371C" w:rsidRPr="00E77497" w:rsidRDefault="0045371C" w:rsidP="0045371C">
      <w:pPr>
        <w:jc w:val="left"/>
        <w:rPr>
          <w:ins w:id="42097" w:author="Rev 8 Allen Wirfs-Brock" w:date="2012-05-31T17:08:00Z"/>
        </w:rPr>
      </w:pPr>
      <w:ins w:id="42098" w:author="Rev 8 Allen Wirfs-Brock" w:date="2012-05-31T17:08:00Z">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ins>
    </w:p>
    <w:p w:rsidR="0045371C" w:rsidRPr="00E77497" w:rsidRDefault="0045371C" w:rsidP="0045371C">
      <w:pPr>
        <w:jc w:val="left"/>
        <w:rPr>
          <w:ins w:id="42099" w:author="Rev 8 Allen Wirfs-Brock" w:date="2012-05-31T17:08:00Z"/>
        </w:rPr>
      </w:pPr>
      <w:ins w:id="42100" w:author="Rev 8 Allen Wirfs-Brock" w:date="2012-05-31T17:08:00Z">
        <w:r w:rsidRPr="00E77497">
          <w:t xml:space="preserve">15.1.2.2: In step 2 of algorithm, clarify that </w:t>
        </w:r>
        <w:r w:rsidRPr="00E77497">
          <w:rPr>
            <w:rFonts w:ascii="Times New Roman" w:hAnsi="Times New Roman"/>
            <w:i/>
          </w:rPr>
          <w:t>S</w:t>
        </w:r>
        <w:r w:rsidRPr="00E77497">
          <w:t xml:space="preserve"> may be the empty string.</w:t>
        </w:r>
      </w:ins>
    </w:p>
    <w:p w:rsidR="0045371C" w:rsidRPr="00E77497" w:rsidRDefault="0045371C" w:rsidP="0045371C">
      <w:pPr>
        <w:jc w:val="left"/>
        <w:rPr>
          <w:ins w:id="42101" w:author="Rev 8 Allen Wirfs-Brock" w:date="2012-05-31T17:08:00Z"/>
        </w:rPr>
      </w:pPr>
      <w:ins w:id="42102" w:author="Rev 8 Allen Wirfs-Brock" w:date="2012-05-31T17:08:00Z">
        <w:r w:rsidRPr="00E77497">
          <w:t xml:space="preserve">15.1.2.3: In step 2 of algorithm clarify that </w:t>
        </w:r>
        <w:r w:rsidRPr="00E77497">
          <w:rPr>
            <w:rFonts w:ascii="Times New Roman" w:hAnsi="Times New Roman"/>
            <w:i/>
          </w:rPr>
          <w:t>trimmedString</w:t>
        </w:r>
        <w:r w:rsidRPr="00E77497">
          <w:t xml:space="preserve"> may be the empty string.</w:t>
        </w:r>
      </w:ins>
    </w:p>
    <w:p w:rsidR="0045371C" w:rsidRPr="00E77497" w:rsidRDefault="0045371C" w:rsidP="0045371C">
      <w:pPr>
        <w:jc w:val="left"/>
        <w:rPr>
          <w:ins w:id="42103" w:author="Rev 8 Allen Wirfs-Brock" w:date="2012-05-31T17:08:00Z"/>
        </w:rPr>
      </w:pPr>
      <w:ins w:id="42104" w:author="Rev 8 Allen Wirfs-Brock" w:date="2012-05-31T17:08:00Z">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ins>
    </w:p>
    <w:p w:rsidR="0045371C" w:rsidRPr="00E77497" w:rsidRDefault="0045371C" w:rsidP="0045371C">
      <w:pPr>
        <w:jc w:val="left"/>
        <w:rPr>
          <w:ins w:id="42105" w:author="Rev 8 Allen Wirfs-Brock" w:date="2012-05-31T17:08:00Z"/>
        </w:rPr>
      </w:pPr>
      <w:ins w:id="42106" w:author="Rev 8 Allen Wirfs-Brock" w:date="2012-05-31T17:08:00Z">
        <w:r w:rsidRPr="00E77497">
          <w:t xml:space="preserve">15.2.3.7: Corrected use of variable </w:t>
        </w:r>
        <w:r w:rsidRPr="00E77497">
          <w:rPr>
            <w:rFonts w:ascii="Times New Roman" w:hAnsi="Times New Roman"/>
            <w:i/>
          </w:rPr>
          <w:t>P</w:t>
        </w:r>
        <w:r w:rsidRPr="00E77497">
          <w:t xml:space="preserve"> in steps 5 and 6 of algorithm.</w:t>
        </w:r>
      </w:ins>
    </w:p>
    <w:p w:rsidR="0045371C" w:rsidRPr="00E77497" w:rsidRDefault="0045371C" w:rsidP="0045371C">
      <w:pPr>
        <w:jc w:val="left"/>
        <w:rPr>
          <w:ins w:id="42107" w:author="Rev 8 Allen Wirfs-Brock" w:date="2012-05-31T17:08:00Z"/>
        </w:rPr>
      </w:pPr>
      <w:ins w:id="42108" w:author="Rev 8 Allen Wirfs-Brock" w:date="2012-05-31T17:08:00Z">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ins>
    </w:p>
    <w:p w:rsidR="0045371C" w:rsidRPr="00E77497" w:rsidRDefault="0045371C" w:rsidP="0045371C">
      <w:pPr>
        <w:jc w:val="left"/>
        <w:rPr>
          <w:ins w:id="42109" w:author="Rev 8 Allen Wirfs-Brock" w:date="2012-05-31T17:08:00Z"/>
        </w:rPr>
      </w:pPr>
      <w:ins w:id="42110" w:author="Rev 8 Allen Wirfs-Brock" w:date="2012-05-31T17:08:00Z">
        <w:r w:rsidRPr="00E77497">
          <w:t xml:space="preserve">15.3.4.3: Steps 5 and 7 of Edition 5 algorithm have been deleted because they imposed requirements upon the </w:t>
        </w:r>
        <w:r w:rsidRPr="00E77497">
          <w:rPr>
            <w:rFonts w:ascii="Times New Roman" w:hAnsi="Times New Roman"/>
            <w:i/>
          </w:rPr>
          <w:t>argArray</w:t>
        </w:r>
        <w:r w:rsidRPr="00E77497">
          <w:t xml:space="preserve"> argument that are inconsistent with other uses of generic array-like objects. </w:t>
        </w:r>
      </w:ins>
    </w:p>
    <w:p w:rsidR="0045371C" w:rsidRPr="00E77497" w:rsidRDefault="0045371C" w:rsidP="0045371C">
      <w:pPr>
        <w:jc w:val="left"/>
        <w:rPr>
          <w:ins w:id="42111" w:author="Rev 8 Allen Wirfs-Brock" w:date="2012-05-31T17:08:00Z"/>
        </w:rPr>
      </w:pPr>
      <w:ins w:id="42112" w:author="Rev 8 Allen Wirfs-Brock" w:date="2012-05-31T17:08:00Z">
        <w:r w:rsidRPr="00E77497">
          <w:lastRenderedPageBreak/>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ins>
    </w:p>
    <w:p w:rsidR="0045371C" w:rsidRPr="00E77497" w:rsidRDefault="0045371C" w:rsidP="0045371C">
      <w:pPr>
        <w:jc w:val="left"/>
        <w:rPr>
          <w:ins w:id="42113" w:author="Rev 8 Allen Wirfs-Brock" w:date="2012-05-31T17:08:00Z"/>
        </w:rPr>
      </w:pPr>
      <w:ins w:id="42114" w:author="Rev 8 Allen Wirfs-Brock" w:date="2012-05-31T17:08:00Z">
        <w:r w:rsidRPr="00E77497">
          <w:t xml:space="preserve">15.4.4.15: Clarified that the default value for </w:t>
        </w:r>
        <w:r w:rsidRPr="00E77497">
          <w:rPr>
            <w:rFonts w:ascii="Times New Roman" w:hAnsi="Times New Roman"/>
            <w:i/>
          </w:rPr>
          <w:t>fromIndex</w:t>
        </w:r>
        <w:r w:rsidRPr="00E77497">
          <w:t xml:space="preserve"> is the length minus 1 of the array.</w:t>
        </w:r>
      </w:ins>
    </w:p>
    <w:p w:rsidR="0045371C" w:rsidRPr="00E77497" w:rsidRDefault="0045371C" w:rsidP="0045371C">
      <w:pPr>
        <w:jc w:val="left"/>
        <w:rPr>
          <w:ins w:id="42115" w:author="Rev 8 Allen Wirfs-Brock" w:date="2012-05-31T17:08:00Z"/>
        </w:rPr>
      </w:pPr>
      <w:ins w:id="42116" w:author="Rev 8 Allen Wirfs-Brock" w:date="2012-05-31T17:08:00Z">
        <w:r w:rsidRPr="00E77497">
          <w:t xml:space="preserve">15.4.4.18: In step 9 of the algorithm, </w:t>
        </w:r>
        <w:r w:rsidRPr="00E77497">
          <w:rPr>
            <w:rFonts w:ascii="Times New Roman" w:hAnsi="Times New Roman"/>
            <w:b/>
          </w:rPr>
          <w:t>undefined</w:t>
        </w:r>
        <w:r w:rsidRPr="00E77497">
          <w:t xml:space="preserve"> is now the specified return value.</w:t>
        </w:r>
      </w:ins>
    </w:p>
    <w:p w:rsidR="0045371C" w:rsidRPr="00E77497" w:rsidRDefault="0045371C" w:rsidP="0045371C">
      <w:pPr>
        <w:jc w:val="left"/>
        <w:rPr>
          <w:ins w:id="42117" w:author="Rev 8 Allen Wirfs-Brock" w:date="2012-05-31T17:08:00Z"/>
        </w:rPr>
      </w:pPr>
      <w:ins w:id="42118" w:author="Rev 8 Allen Wirfs-Brock" w:date="2012-05-31T17:08:00Z">
        <w:r w:rsidRPr="00E77497">
          <w:t xml:space="preserve">15.4.4.22: In step 9.c.ii the first argument to the [[Call]] internal method has been changed to </w:t>
        </w:r>
        <w:r w:rsidRPr="00E77497">
          <w:rPr>
            <w:rFonts w:ascii="Times New Roman" w:hAnsi="Times New Roman"/>
            <w:b/>
          </w:rPr>
          <w:t>undefined</w:t>
        </w:r>
        <w:r w:rsidRPr="00E77497">
          <w:t xml:space="preserve"> for consistency with the definition of </w:t>
        </w:r>
        <w:r w:rsidRPr="00E77497">
          <w:rPr>
            <w:rFonts w:ascii="Courier New" w:hAnsi="Courier New" w:cs="Courier New"/>
          </w:rPr>
          <w:t>Array.prototype.reduce</w:t>
        </w:r>
        <w:r w:rsidRPr="00E77497">
          <w:t>.</w:t>
        </w:r>
      </w:ins>
    </w:p>
    <w:p w:rsidR="0045371C" w:rsidRPr="00E77497" w:rsidRDefault="0045371C" w:rsidP="0045371C">
      <w:pPr>
        <w:jc w:val="left"/>
        <w:rPr>
          <w:ins w:id="42119" w:author="Rev 8 Allen Wirfs-Brock" w:date="2012-05-31T17:08:00Z"/>
        </w:rPr>
      </w:pPr>
      <w:ins w:id="42120" w:author="Rev 8 Allen Wirfs-Brock" w:date="2012-05-31T17:08:00Z">
        <w:r w:rsidRPr="00E77497">
          <w:t>15.4.5.1: In Algorithm steps 3.l.ii and 3.l.iii the variable name was inverted resulting in an incorrectly inverted test.</w:t>
        </w:r>
      </w:ins>
    </w:p>
    <w:p w:rsidR="0045371C" w:rsidRPr="00E77497" w:rsidRDefault="0045371C" w:rsidP="0045371C">
      <w:pPr>
        <w:jc w:val="left"/>
        <w:rPr>
          <w:ins w:id="42121" w:author="Rev 8 Allen Wirfs-Brock" w:date="2012-05-31T17:08:00Z"/>
        </w:rPr>
      </w:pPr>
      <w:ins w:id="42122" w:author="Rev 8 Allen Wirfs-Brock" w:date="2012-05-31T17:08:00Z">
        <w:r w:rsidRPr="00E77497">
          <w:t>15.5.4.9: Normative requirement concerning canonically equivalent strings deleted from paragraph following algorithm because it is listed as a recommendation in NOTE 2.</w:t>
        </w:r>
      </w:ins>
    </w:p>
    <w:p w:rsidR="0045371C" w:rsidRPr="00E77497" w:rsidRDefault="0045371C" w:rsidP="0045371C">
      <w:pPr>
        <w:jc w:val="left"/>
        <w:rPr>
          <w:ins w:id="42123" w:author="Rev 8 Allen Wirfs-Brock" w:date="2012-05-31T17:08:00Z"/>
        </w:rPr>
      </w:pPr>
      <w:ins w:id="42124" w:author="Rev 8 Allen Wirfs-Brock" w:date="2012-05-31T17:08:00Z">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ins>
    </w:p>
    <w:p w:rsidR="0045371C" w:rsidRPr="00E77497" w:rsidRDefault="0045371C" w:rsidP="0045371C">
      <w:pPr>
        <w:jc w:val="left"/>
        <w:rPr>
          <w:ins w:id="42125" w:author="Rev 8 Allen Wirfs-Brock" w:date="2012-05-31T17:08:00Z"/>
        </w:rPr>
      </w:pPr>
      <w:ins w:id="42126" w:author="Rev 8 Allen Wirfs-Brock" w:date="2012-05-31T17:08:00Z">
        <w:r w:rsidRPr="00E77497">
          <w:t>15.5.5.2: In first paragraph, removed the implication that the individual character property access had “array index” semantics. Modified algorithm steps 3 and 5 such that they do not enforce “array index” requirement.</w:t>
        </w:r>
      </w:ins>
    </w:p>
    <w:p w:rsidR="0045371C" w:rsidRPr="00E77497" w:rsidRDefault="0045371C" w:rsidP="0045371C">
      <w:pPr>
        <w:jc w:val="left"/>
        <w:rPr>
          <w:ins w:id="42127" w:author="Rev 8 Allen Wirfs-Brock" w:date="2012-05-31T17:08:00Z"/>
        </w:rPr>
      </w:pPr>
      <w:ins w:id="42128" w:author="Rev 8 Allen Wirfs-Brock" w:date="2012-05-31T17:08:00Z">
        <w:r w:rsidRPr="00E77497">
          <w:t>15.9.1.15: Specified legal value ranges for fields that lacked them. Eliminated “time-only” formats. Specified default values for all optional fields.</w:t>
        </w:r>
      </w:ins>
    </w:p>
    <w:p w:rsidR="0045371C" w:rsidRPr="00E77497" w:rsidRDefault="0045371C" w:rsidP="0045371C">
      <w:pPr>
        <w:jc w:val="left"/>
        <w:rPr>
          <w:ins w:id="42129" w:author="Rev 8 Allen Wirfs-Brock" w:date="2012-05-31T17:08:00Z"/>
        </w:rPr>
      </w:pPr>
      <w:ins w:id="42130" w:author="Rev 8 Allen Wirfs-Brock" w:date="2012-05-31T17:08:00Z">
        <w:r w:rsidRPr="00E77497">
          <w:t>15.10.2.2: The step numbers of the algorithm for the internal closure produced by step 2 were incorrectly numbered in a manner that implied that they were steps of the outer algorithm.</w:t>
        </w:r>
      </w:ins>
    </w:p>
    <w:p w:rsidR="0045371C" w:rsidRPr="00E77497" w:rsidRDefault="0045371C" w:rsidP="0045371C">
      <w:pPr>
        <w:jc w:val="left"/>
        <w:rPr>
          <w:ins w:id="42131" w:author="Rev 8 Allen Wirfs-Brock" w:date="2012-05-31T17:08:00Z"/>
        </w:rPr>
      </w:pPr>
      <w:ins w:id="42132" w:author="Rev 8 Allen Wirfs-Brock" w:date="2012-05-31T17:08:00Z">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ins>
    </w:p>
    <w:p w:rsidR="0045371C" w:rsidRPr="00E77497" w:rsidRDefault="0045371C" w:rsidP="0045371C">
      <w:pPr>
        <w:jc w:val="left"/>
        <w:rPr>
          <w:ins w:id="42133" w:author="Rev 8 Allen Wirfs-Brock" w:date="2012-05-31T17:08:00Z"/>
        </w:rPr>
      </w:pPr>
      <w:ins w:id="42134" w:author="Rev 8 Allen Wirfs-Brock" w:date="2012-05-31T17:08:00Z">
        <w:r w:rsidRPr="00E77497">
          <w:t xml:space="preserve">15.10.2.8: In the algorithm for the closure returned by the abstract operation </w:t>
        </w:r>
        <w:r w:rsidRPr="00E77497">
          <w:rPr>
            <w:rFonts w:ascii="Times New Roman" w:hAnsi="Times New Roman"/>
            <w:i/>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ins>
    </w:p>
    <w:p w:rsidR="0045371C" w:rsidRPr="00E77497" w:rsidRDefault="0045371C" w:rsidP="0045371C">
      <w:pPr>
        <w:jc w:val="left"/>
        <w:rPr>
          <w:ins w:id="42135" w:author="Rev 8 Allen Wirfs-Brock" w:date="2012-05-31T17:08:00Z"/>
        </w:rPr>
      </w:pPr>
      <w:ins w:id="42136" w:author="Rev 8 Allen Wirfs-Brock" w:date="2012-05-31T17:08:00Z">
        <w:r w:rsidRPr="00E77497">
          <w:t xml:space="preserve">15.10.6.2: Step 9.e was deleted because It performed an extra increment of </w:t>
        </w:r>
        <w:r w:rsidRPr="00E77497">
          <w:rPr>
            <w:rFonts w:ascii="Times New Roman" w:hAnsi="Times New Roman"/>
            <w:i/>
          </w:rPr>
          <w:t>i</w:t>
        </w:r>
        <w:r w:rsidRPr="00E77497">
          <w:t>.</w:t>
        </w:r>
      </w:ins>
    </w:p>
    <w:p w:rsidR="0045371C" w:rsidRPr="00E77497" w:rsidRDefault="0045371C" w:rsidP="0045371C">
      <w:pPr>
        <w:jc w:val="left"/>
        <w:rPr>
          <w:ins w:id="42137" w:author="Rev 8 Allen Wirfs-Brock" w:date="2012-05-31T17:08:00Z"/>
        </w:rPr>
      </w:pPr>
      <w:ins w:id="42138" w:author="Rev 8 Allen Wirfs-Brock" w:date="2012-05-31T17:08:00Z">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rsidR="0045371C" w:rsidRPr="00E77497" w:rsidRDefault="0045371C" w:rsidP="0045371C">
      <w:pPr>
        <w:jc w:val="left"/>
        <w:rPr>
          <w:ins w:id="42139" w:author="Rev 8 Allen Wirfs-Brock" w:date="2012-05-31T17:08:00Z"/>
        </w:rPr>
      </w:pPr>
      <w:ins w:id="42140"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rsidR="0045371C" w:rsidRPr="00E77497" w:rsidRDefault="0045371C" w:rsidP="0045371C">
      <w:pPr>
        <w:jc w:val="left"/>
        <w:rPr>
          <w:ins w:id="42141" w:author="Rev 8 Allen Wirfs-Brock" w:date="2012-05-31T17:08:00Z"/>
        </w:rPr>
      </w:pPr>
      <w:ins w:id="42142" w:author="Rev 8 Allen Wirfs-Brock" w:date="2012-05-31T17:08:00Z">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ins>
    </w:p>
    <w:p w:rsidR="0045371C" w:rsidRPr="00E77497" w:rsidRDefault="0045371C" w:rsidP="0045371C">
      <w:pPr>
        <w:jc w:val="left"/>
        <w:rPr>
          <w:ins w:id="42143" w:author="Rev 8 Allen Wirfs-Brock" w:date="2012-05-31T17:08:00Z"/>
        </w:rPr>
      </w:pPr>
      <w:ins w:id="42144"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rsidR="0045371C" w:rsidRPr="00E77497" w:rsidRDefault="0045371C" w:rsidP="0045371C">
      <w:pPr>
        <w:jc w:val="left"/>
        <w:rPr>
          <w:ins w:id="42145" w:author="Rev 8 Allen Wirfs-Brock" w:date="2012-05-31T17:08:00Z"/>
        </w:rPr>
      </w:pPr>
      <w:ins w:id="42146" w:author="Rev 8 Allen Wirfs-Brock" w:date="2012-05-31T17:08:00Z">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ins>
    </w:p>
    <w:p w:rsidR="0045371C" w:rsidRPr="00E77497" w:rsidRDefault="0045371C" w:rsidP="0045371C">
      <w:pPr>
        <w:jc w:val="left"/>
        <w:rPr>
          <w:ins w:id="42147" w:author="Rev 8 Allen Wirfs-Brock" w:date="2012-05-31T17:08:00Z"/>
        </w:rPr>
      </w:pPr>
      <w:ins w:id="42148" w:author="Rev 8 Allen Wirfs-Brock" w:date="2012-05-31T17:08:00Z">
        <w:r w:rsidRPr="00E77497">
          <w:t>B.2.1: Added to NOTE that the encoding is based upon RFC 1738 rather than the newer RFC 3986.</w:t>
        </w:r>
      </w:ins>
    </w:p>
    <w:p w:rsidR="0045371C" w:rsidRPr="00E77497" w:rsidRDefault="0045371C" w:rsidP="0045371C">
      <w:pPr>
        <w:jc w:val="left"/>
        <w:rPr>
          <w:ins w:id="42149" w:author="Rev 8 Allen Wirfs-Brock" w:date="2012-05-31T17:08:00Z"/>
        </w:rPr>
      </w:pPr>
      <w:ins w:id="42150" w:author="Rev 8 Allen Wirfs-Brock" w:date="2012-05-31T17:08:00Z">
        <w:r w:rsidRPr="00E77497">
          <w:t xml:space="preserve">Annex C: An item was added corresponding to 7.6.12 regarding </w:t>
        </w:r>
        <w:r w:rsidRPr="00E77497">
          <w:rPr>
            <w:rFonts w:ascii="Times New Roman" w:hAnsi="Times New Roman"/>
            <w:i/>
          </w:rPr>
          <w:t>FutureReservedWords</w:t>
        </w:r>
        <w:r w:rsidRPr="00E77497">
          <w:t xml:space="preserve"> in strict mode.</w:t>
        </w:r>
      </w:ins>
    </w:p>
    <w:p w:rsidR="00901F12" w:rsidRDefault="00901F12" w:rsidP="00901F12">
      <w:pPr>
        <w:pStyle w:val="Heading2"/>
        <w:numPr>
          <w:ilvl w:val="0"/>
          <w:numId w:val="0"/>
        </w:numPr>
        <w:rPr>
          <w:ins w:id="42151" w:author="Rev 7 Allen Wirfs-Brock" w:date="2012-04-11T15:32:00Z"/>
        </w:rPr>
      </w:pPr>
      <w:bookmarkStart w:id="42152" w:name="_Toc339020565"/>
      <w:ins w:id="42153" w:author="Rev 7 Allen Wirfs-Brock" w:date="2012-04-11T15:32:00Z">
        <w:r>
          <w:t>I</w:t>
        </w:r>
        <w:r w:rsidRPr="00E77497">
          <w:t xml:space="preserve">n </w:t>
        </w:r>
        <w:del w:id="42154" w:author="Rev 8 Allen Wirfs-Brock" w:date="2012-05-31T17:11:00Z">
          <w:r w:rsidRPr="00E77497" w:rsidDel="0045371C">
            <w:delText xml:space="preserve">the </w:delText>
          </w:r>
        </w:del>
        <w:r w:rsidRPr="00E77497">
          <w:t>5</w:t>
        </w:r>
        <w:r w:rsidRPr="00E77497">
          <w:rPr>
            <w:vertAlign w:val="superscript"/>
          </w:rPr>
          <w:t>th</w:t>
        </w:r>
        <w:r w:rsidRPr="00E77497">
          <w:t xml:space="preserve"> Edition</w:t>
        </w:r>
      </w:ins>
      <w:ins w:id="42155" w:author="Rev 8 Allen Wirfs-Brock" w:date="2012-05-31T17:11:00Z">
        <w:r w:rsidR="0045371C">
          <w:t xml:space="preserve"> 5</w:t>
        </w:r>
      </w:ins>
      <w:bookmarkEnd w:id="42152"/>
    </w:p>
    <w:p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w:t>
      </w:r>
      <w:r w:rsidRPr="00E77497">
        <w:lastRenderedPageBreak/>
        <w:t xml:space="preserve">that the actual built-in object is to be used rather than the current dynamic value of the correspondingly named property. </w:t>
      </w:r>
    </w:p>
    <w:p w:rsidR="00E80769" w:rsidRPr="00E77497" w:rsidRDefault="00E80769" w:rsidP="00E80769">
      <w:r w:rsidRPr="00E77497">
        <w:t>11.8.</w:t>
      </w:r>
      <w:del w:id="42156" w:author="Rev 4 Allen Wirfs-Brock" w:date="2011-10-15T12:33:00Z">
        <w:r w:rsidRPr="00E77497" w:rsidDel="007813BC">
          <w:delText>2</w:delText>
        </w:r>
      </w:del>
      <w:ins w:id="42157" w:author="Rev 4 Allen Wirfs-Brock" w:date="2011-10-15T12:33:00Z">
        <w:r w:rsidR="007813BC" w:rsidRPr="00E77497">
          <w:t>1</w:t>
        </w:r>
      </w:ins>
      <w:del w:id="42158"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rsidR="00E80769" w:rsidRPr="00E77497" w:rsidRDefault="000D7240" w:rsidP="00990F07">
      <w:pPr>
        <w:jc w:val="left"/>
      </w:pPr>
      <w:r w:rsidRPr="00E77497">
        <w:br w:type="page"/>
      </w:r>
    </w:p>
    <w:p w:rsidR="00990F07" w:rsidRPr="00E77497" w:rsidRDefault="00990F07" w:rsidP="00990F07">
      <w:pPr>
        <w:pStyle w:val="ANNEX"/>
      </w:pPr>
      <w:r w:rsidRPr="00E77497">
        <w:rPr>
          <w:b w:val="0"/>
        </w:rPr>
        <w:lastRenderedPageBreak/>
        <w:br/>
      </w:r>
      <w:bookmarkStart w:id="42159" w:name="_Toc339020566"/>
      <w:r w:rsidRPr="00E77497">
        <w:rPr>
          <w:b w:val="0"/>
        </w:rPr>
        <w:t>(informative)</w:t>
      </w:r>
      <w:r w:rsidRPr="00E77497">
        <w:rPr>
          <w:b w:val="0"/>
        </w:rPr>
        <w:br/>
      </w:r>
      <w:r w:rsidRPr="00E77497">
        <w:rPr>
          <w:b w:val="0"/>
        </w:rPr>
        <w:fldChar w:fldCharType="begin"/>
      </w:r>
      <w:r w:rsidRPr="00E77497">
        <w:rPr>
          <w:b w:val="0"/>
        </w:rPr>
        <w:instrText xml:space="preserve">SEQ aaa \h </w:instrText>
      </w:r>
      <w:del w:id="42160"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2161"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2162" w:author="Rev 10 Allen Wirfs-Brock" w:date="2012-09-27T11:49:00Z">
        <w:r w:rsidRPr="00E77497">
          <w:rPr>
            <w:b w:val="0"/>
          </w:rPr>
          <w:fldChar w:fldCharType="end"/>
        </w:r>
      </w:del>
      <w:r w:rsidRPr="00E77497">
        <w:br/>
      </w:r>
      <w:bookmarkStart w:id="42163" w:name="_Toc202449585"/>
      <w:r w:rsidRPr="00E77497">
        <w:t xml:space="preserve">Additions and Changes </w:t>
      </w:r>
      <w:del w:id="42164" w:author="Rev 7 Allen Wirfs-Brock" w:date="2012-04-11T15:39:00Z">
        <w:r w:rsidRPr="00E77497" w:rsidDel="00901F12">
          <w:delText>in the 5</w:delText>
        </w:r>
        <w:r w:rsidRPr="00E77497" w:rsidDel="00901F12">
          <w:rPr>
            <w:vertAlign w:val="superscript"/>
          </w:rPr>
          <w:delText>th</w:delText>
        </w:r>
        <w:r w:rsidRPr="00E77497" w:rsidDel="00901F12">
          <w:delText xml:space="preserve"> Edition </w:delText>
        </w:r>
      </w:del>
      <w:r w:rsidRPr="00E77497">
        <w:t>that</w:t>
      </w:r>
      <w:r w:rsidRPr="00E77497">
        <w:br/>
        <w:t xml:space="preserve">Introduce Incompatibilities with </w:t>
      </w:r>
      <w:del w:id="42165" w:author="Rev 7 Allen Wirfs-Brock" w:date="2012-04-11T15:40:00Z">
        <w:r w:rsidRPr="00E77497" w:rsidDel="00901F12">
          <w:delText>the 3</w:delText>
        </w:r>
        <w:r w:rsidRPr="00E77497" w:rsidDel="00901F12">
          <w:rPr>
            <w:vertAlign w:val="superscript"/>
          </w:rPr>
          <w:delText>rd</w:delText>
        </w:r>
      </w:del>
      <w:ins w:id="42166" w:author="Rev 7 Allen Wirfs-Brock" w:date="2012-04-11T15:40:00Z">
        <w:r w:rsidR="00901F12">
          <w:t>Prior</w:t>
        </w:r>
      </w:ins>
      <w:r w:rsidRPr="00E77497">
        <w:t xml:space="preserve"> Edition</w:t>
      </w:r>
      <w:bookmarkEnd w:id="42163"/>
      <w:ins w:id="42167" w:author="Rev 7 Allen Wirfs-Brock" w:date="2012-04-11T15:40:00Z">
        <w:r w:rsidR="00901F12">
          <w:t>s</w:t>
        </w:r>
      </w:ins>
      <w:bookmarkEnd w:id="42159"/>
    </w:p>
    <w:p w:rsidR="00901F12" w:rsidRDefault="00901F12" w:rsidP="00901F12">
      <w:pPr>
        <w:pStyle w:val="Heading2"/>
        <w:numPr>
          <w:ilvl w:val="0"/>
          <w:numId w:val="0"/>
        </w:numPr>
        <w:spacing w:before="0"/>
        <w:rPr>
          <w:ins w:id="42168" w:author="Rev 7 Allen Wirfs-Brock" w:date="2012-04-11T15:39:00Z"/>
        </w:rPr>
      </w:pPr>
      <w:bookmarkStart w:id="42169" w:name="_Toc339020567"/>
      <w:ins w:id="42170" w:author="Rev 7 Allen Wirfs-Brock" w:date="2012-04-11T15:39:00Z">
        <w:r>
          <w:t>I</w:t>
        </w:r>
        <w:r w:rsidRPr="00E77497">
          <w:t xml:space="preserve">n the </w:t>
        </w:r>
        <w:r>
          <w:t>6</w:t>
        </w:r>
        <w:r w:rsidRPr="00E77497">
          <w:rPr>
            <w:vertAlign w:val="superscript"/>
          </w:rPr>
          <w:t>th</w:t>
        </w:r>
        <w:r w:rsidRPr="00E77497">
          <w:t xml:space="preserve"> Edition</w:t>
        </w:r>
        <w:bookmarkEnd w:id="42169"/>
      </w:ins>
    </w:p>
    <w:p w:rsidR="009459EC" w:rsidRDefault="00F07F43" w:rsidP="00F07F43">
      <w:pPr>
        <w:rPr>
          <w:ins w:id="42171" w:author="Rev 8 Allen Wirfs-Brock" w:date="2012-06-01T09:01:00Z"/>
        </w:rPr>
      </w:pPr>
      <w:ins w:id="42172" w:author="Rev 8 Allen Wirfs-Brock" w:date="2012-06-01T09:01:00Z">
        <w:r>
          <w:t>12.</w:t>
        </w:r>
      </w:ins>
      <w:ins w:id="42173" w:author="Rev 8 Allen Wirfs-Brock" w:date="2012-06-01T09:02:00Z">
        <w:r>
          <w:t>6</w:t>
        </w:r>
      </w:ins>
      <w:ins w:id="42174" w:author="Rev 8 Allen Wirfs-Brock" w:date="2012-06-01T09:01:00Z">
        <w:r>
          <w:t xml:space="preserve">: In Edition 6, </w:t>
        </w:r>
      </w:ins>
      <w:ins w:id="42175" w:author="Rev 8 Allen Wirfs-Brock" w:date="2012-06-01T09:02:00Z">
        <w:r>
          <w:t>a terminating semi-colon is no longer required at the end of a do-while statement.</w:t>
        </w:r>
      </w:ins>
    </w:p>
    <w:p w:rsidR="00901F12" w:rsidRDefault="00901F12" w:rsidP="00901F12">
      <w:pPr>
        <w:rPr>
          <w:ins w:id="42176" w:author="Rev 10 Allen Wirfs-Brock" w:date="2012-07-27T15:32:00Z"/>
        </w:rPr>
      </w:pPr>
      <w:ins w:id="42177" w:author="Rev 7 Allen Wirfs-Brock" w:date="2012-04-11T15:39:00Z">
        <w:del w:id="42178" w:author="Rev 8 Allen Wirfs-Brock" w:date="2012-06-01T09:01:00Z">
          <w:r w:rsidDel="00F07F43">
            <w:delText xml:space="preserve"> </w:delText>
          </w:r>
        </w:del>
      </w:ins>
      <w:ins w:id="42179" w:author="Rev 8 Allen Wirfs-Brock" w:date="2012-05-14T12:49:00Z">
        <w:r w:rsidR="00260B39">
          <w:t xml:space="preserve">12.14: </w:t>
        </w:r>
      </w:ins>
      <w:ins w:id="42180" w:author="Rev 8 Allen Wirfs-Brock" w:date="2012-05-14T12:53:00Z">
        <w:r w:rsidR="00260B39">
          <w:t>In Edition 6, it is an early error</w:t>
        </w:r>
      </w:ins>
      <w:ins w:id="42181" w:author="Rev 8 Allen Wirfs-Brock" w:date="2012-05-14T12:49:00Z">
        <w:r w:rsidR="00260B39">
          <w:t xml:space="preserve"> </w:t>
        </w:r>
      </w:ins>
      <w:ins w:id="42182" w:author="Rev 8 Allen Wirfs-Brock" w:date="2012-05-14T12:53:00Z">
        <w:r w:rsidR="00260B39">
          <w:t>for</w:t>
        </w:r>
      </w:ins>
      <w:ins w:id="42183" w:author="Rev 8 Allen Wirfs-Brock" w:date="2012-05-14T12:50:00Z">
        <w:r w:rsidR="00260B39">
          <w:t xml:space="preserve"> a</w:t>
        </w:r>
      </w:ins>
      <w:ins w:id="42184" w:author="Rev 8 Allen Wirfs-Brock" w:date="2012-05-14T12:49:00Z">
        <w:r w:rsidR="00260B39">
          <w:t xml:space="preserve"> </w:t>
        </w:r>
        <w:r w:rsidR="00260B39" w:rsidRPr="00D3286A">
          <w:rPr>
            <w:rFonts w:ascii="Times New Roman" w:hAnsi="Times New Roman"/>
            <w:i/>
          </w:rPr>
          <w:t>Catch</w:t>
        </w:r>
        <w:r w:rsidR="00260B39">
          <w:t xml:space="preserve"> clause </w:t>
        </w:r>
      </w:ins>
      <w:ins w:id="42185" w:author="Rev 8 Allen Wirfs-Brock" w:date="2012-05-14T12:53:00Z">
        <w:r w:rsidR="00260B39">
          <w:t xml:space="preserve">to </w:t>
        </w:r>
      </w:ins>
      <w:ins w:id="42186" w:author="Rev 8 Allen Wirfs-Brock" w:date="2012-05-14T12:49:00Z">
        <w:r w:rsidR="00260B39">
          <w:t xml:space="preserve">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w:t>
        </w:r>
      </w:ins>
      <w:ins w:id="42187" w:author="Rev 8 Allen Wirfs-Brock" w:date="2012-05-14T12:54:00Z">
        <w:r w:rsidR="00260B39">
          <w:t>.</w:t>
        </w:r>
      </w:ins>
      <w:ins w:id="42188" w:author="Rev 8 Allen Wirfs-Brock" w:date="2012-05-14T12:49:00Z">
        <w:r w:rsidR="00260B39">
          <w:t xml:space="preserve"> </w:t>
        </w:r>
      </w:ins>
      <w:ins w:id="42189" w:author="Rev 8 Allen Wirfs-Brock" w:date="2012-05-14T12:53:00Z">
        <w:r w:rsidR="00260B39">
          <w:t xml:space="preserve">In previous editions, </w:t>
        </w:r>
      </w:ins>
      <w:ins w:id="42190" w:author="Rev 8 Allen Wirfs-Brock" w:date="2012-05-14T12:54:00Z">
        <w:r w:rsidR="00260B39">
          <w:t>such a</w:t>
        </w:r>
      </w:ins>
      <w:ins w:id="42191" w:author="Rev 8 Allen Wirfs-Brock" w:date="2012-05-14T12:49:00Z">
        <w:r w:rsidR="00260B39">
          <w:t xml:space="preserve"> variable</w:t>
        </w:r>
      </w:ins>
      <w:ins w:id="42192" w:author="Rev 8 Allen Wirfs-Brock" w:date="2012-05-14T12:54:00Z">
        <w:r w:rsidR="00260B39">
          <w:t xml:space="preserve"> declaration</w:t>
        </w:r>
      </w:ins>
      <w:ins w:id="42193" w:author="Rev 8 Allen Wirfs-Brock" w:date="2012-05-14T12:49:00Z">
        <w:r w:rsidR="00260B39">
          <w:t xml:space="preserve"> would be instantiated in the</w:t>
        </w:r>
      </w:ins>
      <w:ins w:id="42194" w:author="Rev 8 Allen Wirfs-Brock" w:date="2012-05-14T12:50:00Z">
        <w:r w:rsidR="00260B39">
          <w:t xml:space="preserve"> enclosing</w:t>
        </w:r>
      </w:ins>
      <w:ins w:id="42195" w:author="Rev 8 Allen Wirfs-Brock" w:date="2012-05-14T12:49:00Z">
        <w:r w:rsidR="00260B39">
          <w:t xml:space="preserve"> variable environment but </w:t>
        </w:r>
      </w:ins>
      <w:ins w:id="42196" w:author="Rev 8 Allen Wirfs-Brock" w:date="2012-05-14T12:51:00Z">
        <w:r w:rsidR="00260B39">
          <w:t>the declaration’s</w:t>
        </w:r>
      </w:ins>
      <w:ins w:id="42197" w:author="Rev 8 Allen Wirfs-Brock" w:date="2012-05-14T12:49:00Z">
        <w:r w:rsidR="00260B39">
          <w:t xml:space="preserve"> </w:t>
        </w:r>
        <w:r w:rsidR="00260B39" w:rsidRPr="00D3286A">
          <w:rPr>
            <w:rFonts w:ascii="Times New Roman" w:hAnsi="Times New Roman"/>
            <w:i/>
          </w:rPr>
          <w:t>Initializer</w:t>
        </w:r>
        <w:r w:rsidR="00260B39">
          <w:t xml:space="preserve"> value would be assigned to the </w:t>
        </w:r>
        <w:r w:rsidR="00260B39" w:rsidRPr="00D3286A">
          <w:rPr>
            <w:rFonts w:ascii="Times New Roman" w:hAnsi="Times New Roman"/>
            <w:i/>
          </w:rPr>
          <w:t>Catch</w:t>
        </w:r>
        <w:r w:rsidR="00260B39">
          <w:t xml:space="preserve"> parameter</w:t>
        </w:r>
      </w:ins>
      <w:ins w:id="42198" w:author="Rev 8 Allen Wirfs-Brock" w:date="2012-05-14T12:54:00Z">
        <w:r w:rsidR="00260B39">
          <w:t>.</w:t>
        </w:r>
      </w:ins>
    </w:p>
    <w:p w:rsidR="00FF36B2" w:rsidRDefault="00FF36B2" w:rsidP="00901F12">
      <w:pPr>
        <w:rPr>
          <w:ins w:id="42199" w:author="Rev 11 Allen Wirfs-Brock" w:date="2012-10-26T11:38:00Z"/>
        </w:rPr>
      </w:pPr>
      <w:ins w:id="42200" w:author="Rev 10 Allen Wirfs-Brock" w:date="2012-07-27T15:32:00Z">
        <w:r>
          <w:t>13.</w:t>
        </w:r>
      </w:ins>
      <w:ins w:id="42201" w:author="Rev 10 Allen Wirfs-Brock" w:date="2012-07-27T15:33:00Z">
        <w:r>
          <w:t xml:space="preserve">3 In Edition 6, the function objects that are created as the values of the </w:t>
        </w:r>
      </w:ins>
      <w:ins w:id="42202" w:author="Rev 10 Allen Wirfs-Brock" w:date="2012-07-27T15:36:00Z">
        <w:r>
          <w:t>[[</w:t>
        </w:r>
      </w:ins>
      <w:ins w:id="42203" w:author="Rev 10 Allen Wirfs-Brock" w:date="2012-07-27T15:33:00Z">
        <w:r>
          <w:t>Get</w:t>
        </w:r>
      </w:ins>
      <w:ins w:id="42204" w:author="Rev 10 Allen Wirfs-Brock" w:date="2012-07-27T15:36:00Z">
        <w:r>
          <w:t>]]</w:t>
        </w:r>
      </w:ins>
      <w:ins w:id="42205" w:author="Rev 10 Allen Wirfs-Brock" w:date="2012-07-27T15:33:00Z">
        <w:r>
          <w:t xml:space="preserve"> or </w:t>
        </w:r>
      </w:ins>
      <w:ins w:id="42206" w:author="Rev 10 Allen Wirfs-Brock" w:date="2012-07-27T15:36:00Z">
        <w:r>
          <w:t>[[</w:t>
        </w:r>
      </w:ins>
      <w:ins w:id="42207" w:author="Rev 10 Allen Wirfs-Brock" w:date="2012-07-27T15:33:00Z">
        <w:r>
          <w:t>Se</w:t>
        </w:r>
      </w:ins>
      <w:ins w:id="42208" w:author="Rev 11 Allen Wirfs-Brock" w:date="2012-10-26T11:43:00Z">
        <w:r w:rsidR="00F3243B">
          <w:t>t</w:t>
        </w:r>
      </w:ins>
      <w:ins w:id="42209" w:author="Rev 10 Allen Wirfs-Brock" w:date="2012-07-27T15:36:00Z">
        <w:r>
          <w:t>]]</w:t>
        </w:r>
      </w:ins>
      <w:ins w:id="42210" w:author="Rev 10 Allen Wirfs-Brock" w:date="2012-07-27T15:33:00Z">
        <w:del w:id="42211" w:author="Rev 11 Allen Wirfs-Brock" w:date="2012-10-26T11:43:00Z">
          <w:r w:rsidDel="00F3243B">
            <w:delText>t</w:delText>
          </w:r>
        </w:del>
        <w:r>
          <w:t xml:space="preserve"> attribute of access</w:t>
        </w:r>
      </w:ins>
      <w:ins w:id="42212" w:author="Rev 10 Allen Wirfs-Brock" w:date="2012-07-27T15:34:00Z">
        <w:r>
          <w:t xml:space="preserve">or properties in an </w:t>
        </w:r>
        <w:r w:rsidRPr="00FF36B2">
          <w:rPr>
            <w:rFonts w:ascii="Times New Roman" w:hAnsi="Times New Roman"/>
            <w:i/>
          </w:rPr>
          <w:t>ObjectL</w:t>
        </w:r>
      </w:ins>
      <w:ins w:id="42213" w:author="Rev 11 Allen Wirfs-Brock" w:date="2012-10-26T11:43:00Z">
        <w:r w:rsidR="00F3243B">
          <w:rPr>
            <w:rFonts w:ascii="Times New Roman" w:hAnsi="Times New Roman"/>
            <w:i/>
          </w:rPr>
          <w:t>i</w:t>
        </w:r>
      </w:ins>
      <w:ins w:id="42214" w:author="Rev 10 Allen Wirfs-Brock" w:date="2012-07-27T15:34:00Z">
        <w:del w:id="42215" w:author="Rev 11 Allen Wirfs-Brock" w:date="2012-10-26T11:43:00Z">
          <w:r w:rsidRPr="00FF36B2" w:rsidDel="00F3243B">
            <w:rPr>
              <w:rFonts w:ascii="Times New Roman" w:hAnsi="Times New Roman"/>
              <w:i/>
            </w:rPr>
            <w:delText>I</w:delText>
          </w:r>
        </w:del>
        <w:r w:rsidRPr="00FF36B2">
          <w:rPr>
            <w:rFonts w:ascii="Times New Roman" w:hAnsi="Times New Roman"/>
            <w:i/>
          </w:rPr>
          <w:t>teral</w:t>
        </w:r>
        <w:r>
          <w:t xml:space="preserve"> are not constructor functions.  In Edition 5, they were constructors. </w:t>
        </w:r>
      </w:ins>
    </w:p>
    <w:p w:rsidR="002E2367" w:rsidRDefault="002E2367" w:rsidP="00F3243B">
      <w:pPr>
        <w:rPr>
          <w:ins w:id="42216" w:author="Rev 7 Allen Wirfs-Brock" w:date="2012-04-11T15:39:00Z"/>
        </w:rPr>
      </w:pPr>
      <w:ins w:id="42217" w:author="Rev 11 Allen Wirfs-Brock" w:date="2012-10-26T11:38:00Z">
        <w:r>
          <w:t>15.</w:t>
        </w:r>
      </w:ins>
      <w:ins w:id="42218" w:author="Rev 11 Allen Wirfs-Brock" w:date="2012-10-26T11:39:00Z">
        <w:r>
          <w:t>2</w:t>
        </w:r>
      </w:ins>
      <w:ins w:id="42219" w:author="Rev 11 Allen Wirfs-Brock" w:date="2012-10-26T11:38:00Z">
        <w:r>
          <w:t>.</w:t>
        </w:r>
      </w:ins>
      <w:ins w:id="42220" w:author="Rev 11 Allen Wirfs-Brock" w:date="2012-10-26T11:39:00Z">
        <w:r>
          <w:t>3</w:t>
        </w:r>
      </w:ins>
      <w:ins w:id="42221" w:author="Rev 11 Allen Wirfs-Brock" w:date="2012-10-26T11:38:00Z">
        <w:r>
          <w:t>.</w:t>
        </w:r>
      </w:ins>
      <w:ins w:id="42222" w:author="Rev 11 Allen Wirfs-Brock" w:date="2012-10-26T11:40:00Z">
        <w:r>
          <w:t>5</w:t>
        </w:r>
      </w:ins>
      <w:ins w:id="42223" w:author="Rev 11 Allen Wirfs-Brock" w:date="2012-10-26T11:39:00Z">
        <w:r>
          <w:t xml:space="preserve"> and 15.2.3.7</w:t>
        </w:r>
      </w:ins>
      <w:ins w:id="42224" w:author="Rev 11 Allen Wirfs-Brock" w:date="2012-10-26T11:40:00Z">
        <w:r>
          <w:t xml:space="preserve">: In Edition 6, all property additions </w:t>
        </w:r>
      </w:ins>
      <w:ins w:id="42225" w:author="Rev 11 Allen Wirfs-Brock" w:date="2012-10-26T11:42:00Z">
        <w:r w:rsidR="00F3243B">
          <w:t>and</w:t>
        </w:r>
      </w:ins>
      <w:ins w:id="42226" w:author="Rev 11 Allen Wirfs-Brock" w:date="2012-10-26T11:40:00Z">
        <w:r>
          <w:t xml:space="preserve"> changes are processed, even if one of them throws an acception.  If</w:t>
        </w:r>
      </w:ins>
      <w:ins w:id="42227" w:author="Rev 11 Allen Wirfs-Brock" w:date="2012-10-26T11:41:00Z">
        <w:r>
          <w:t xml:space="preserve"> an exception occurs during such processing, the first such exception is thrown after all propertie are processed</w:t>
        </w:r>
      </w:ins>
      <w:ins w:id="42228" w:author="Rev 11 Allen Wirfs-Brock" w:date="2012-10-26T11:42:00Z">
        <w:r w:rsidR="00F3243B">
          <w:t>. In Edition 5, processing of property additions and changes</w:t>
        </w:r>
      </w:ins>
      <w:ins w:id="42229" w:author="Rev 11 Allen Wirfs-Brock" w:date="2012-10-26T11:43:00Z">
        <w:r w:rsidR="00F3243B">
          <w:t xml:space="preserve"> immediately terminated when the first exception occurred.</w:t>
        </w:r>
      </w:ins>
    </w:p>
    <w:p w:rsidR="00901F12" w:rsidRDefault="00901F12" w:rsidP="00901F12">
      <w:pPr>
        <w:pStyle w:val="Heading2"/>
        <w:numPr>
          <w:ilvl w:val="0"/>
          <w:numId w:val="0"/>
        </w:numPr>
        <w:rPr>
          <w:ins w:id="42230" w:author="Rev 7 Allen Wirfs-Brock" w:date="2012-04-11T15:39:00Z"/>
        </w:rPr>
      </w:pPr>
      <w:bookmarkStart w:id="42231" w:name="_Toc339020568"/>
      <w:ins w:id="42232" w:author="Rev 7 Allen Wirfs-Brock" w:date="2012-04-11T15:39:00Z">
        <w:r>
          <w:t>I</w:t>
        </w:r>
        <w:r w:rsidRPr="00E77497">
          <w:t>n the 5</w:t>
        </w:r>
        <w:r w:rsidRPr="00E77497">
          <w:rPr>
            <w:vertAlign w:val="superscript"/>
          </w:rPr>
          <w:t>th</w:t>
        </w:r>
        <w:r w:rsidRPr="00E77497">
          <w:t xml:space="preserve"> Edition</w:t>
        </w:r>
        <w:bookmarkEnd w:id="42231"/>
      </w:ins>
    </w:p>
    <w:p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rsidR="00E80769" w:rsidRPr="00E77497" w:rsidRDefault="00E80769" w:rsidP="00E80769">
      <w:r w:rsidRPr="00E77497">
        <w:lastRenderedPageBreak/>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w:t>
      </w:r>
      <w:r w:rsidRPr="00BC2562">
        <w:rPr>
          <w:b/>
        </w:rPr>
        <w:t>this</w:t>
      </w:r>
      <w:r w:rsidRPr="00E77497">
        <w:t xml:space="preserve">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rsidR="00E80769" w:rsidRPr="00E77497" w:rsidRDefault="00E80769" w:rsidP="00E80769">
      <w:r w:rsidRPr="00E77497">
        <w:lastRenderedPageBreak/>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rsidR="00E80769" w:rsidRPr="00E77497" w:rsidRDefault="00E80769" w:rsidP="00990F07"/>
    <w:p w:rsidR="00E80769" w:rsidRPr="00E77497" w:rsidRDefault="00E80769" w:rsidP="00990F07"/>
    <w:p w:rsidR="00C1377C" w:rsidRPr="00E77497" w:rsidRDefault="000D7240" w:rsidP="00C1377C">
      <w:pPr>
        <w:jc w:val="left"/>
      </w:pPr>
      <w:r w:rsidRPr="00E77497">
        <w:br w:type="page"/>
      </w:r>
    </w:p>
    <w:p w:rsidR="00C1377C" w:rsidRDefault="00C1377C" w:rsidP="00C1377C">
      <w:pPr>
        <w:pStyle w:val="ANNEX"/>
        <w:rPr>
          <w:ins w:id="42233" w:author="Rev 8 Allen Wirfs-Brock" w:date="2012-05-31T17:13:00Z"/>
        </w:rPr>
      </w:pPr>
      <w:r w:rsidRPr="00E77497">
        <w:rPr>
          <w:b w:val="0"/>
        </w:rPr>
        <w:lastRenderedPageBreak/>
        <w:br/>
      </w:r>
      <w:bookmarkStart w:id="42234" w:name="_Toc339020569"/>
      <w:r w:rsidRPr="00E77497">
        <w:rPr>
          <w:b w:val="0"/>
        </w:rPr>
        <w:t>(informative)</w:t>
      </w:r>
      <w:r w:rsidRPr="00E77497">
        <w:rPr>
          <w:b w:val="0"/>
        </w:rPr>
        <w:br/>
      </w:r>
      <w:r w:rsidRPr="00E77497">
        <w:rPr>
          <w:b w:val="0"/>
        </w:rPr>
        <w:fldChar w:fldCharType="begin"/>
      </w:r>
      <w:r w:rsidRPr="00E77497">
        <w:rPr>
          <w:b w:val="0"/>
        </w:rPr>
        <w:instrText xml:space="preserve">SEQ aaa \h </w:instrText>
      </w:r>
      <w:del w:id="42235"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2236"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2237" w:author="Rev 10 Allen Wirfs-Brock" w:date="2012-09-27T11:49:00Z">
        <w:r w:rsidRPr="00E77497">
          <w:rPr>
            <w:b w:val="0"/>
          </w:rPr>
          <w:fldChar w:fldCharType="end"/>
        </w:r>
      </w:del>
      <w:r w:rsidRPr="00E77497">
        <w:br/>
      </w:r>
      <w:del w:id="42238" w:author="Rev 8 Allen Wirfs-Brock" w:date="2012-05-31T17:13:00Z">
        <w:r w:rsidRPr="00E77497" w:rsidDel="0045371C">
          <w:delText>Technical</w:delText>
        </w:r>
        <w:r w:rsidR="00D413D9" w:rsidRPr="00E77497" w:rsidDel="0045371C">
          <w:delText>ly Significant</w:delText>
        </w:r>
        <w:r w:rsidRPr="00E77497" w:rsidDel="0045371C">
          <w:delText xml:space="preserve"> Corrections and Clarifications in the 5</w:delText>
        </w:r>
        <w:r w:rsidRPr="00E77497" w:rsidDel="0045371C">
          <w:rPr>
            <w:bCs/>
            <w:szCs w:val="28"/>
          </w:rPr>
          <w:delText>.1</w:delText>
        </w:r>
        <w:r w:rsidRPr="00E77497" w:rsidDel="0045371C">
          <w:delText xml:space="preserve"> Edition</w:delText>
        </w:r>
      </w:del>
      <w:ins w:id="42239" w:author="Rev 8 Allen Wirfs-Brock" w:date="2012-05-31T17:13:00Z">
        <w:r w:rsidR="0045371C">
          <w:t>Static Semantic Rule Cross Reference</w:t>
        </w:r>
        <w:bookmarkEnd w:id="42234"/>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451"/>
        <w:gridCol w:w="4712"/>
        <w:gridCol w:w="1425"/>
        <w:gridCol w:w="1380"/>
      </w:tblGrid>
      <w:tr w:rsidR="00124DD2" w:rsidTr="00614339">
        <w:trPr>
          <w:ins w:id="42240" w:author="Rev 8 Allen Wirfs-Brock" w:date="2012-05-31T17:14:00Z"/>
        </w:trPr>
        <w:tc>
          <w:tcPr>
            <w:tcW w:w="2261" w:type="dxa"/>
            <w:shd w:val="solid" w:color="000000" w:fill="FFFFFF"/>
          </w:tcPr>
          <w:p w:rsidR="00010F9D" w:rsidRPr="00124DD2" w:rsidRDefault="00010F9D" w:rsidP="00010F9D">
            <w:pPr>
              <w:rPr>
                <w:ins w:id="42241" w:author="Rev 8 Allen Wirfs-Brock" w:date="2012-05-31T17:14:00Z"/>
                <w:b/>
                <w:bCs/>
              </w:rPr>
            </w:pPr>
            <w:ins w:id="42242" w:author="Rev 8 Allen Wirfs-Brock" w:date="2012-05-31T17:16:00Z">
              <w:r w:rsidRPr="00124DD2">
                <w:rPr>
                  <w:b/>
                  <w:bCs/>
                </w:rPr>
                <w:t>Routine Name</w:t>
              </w:r>
            </w:ins>
          </w:p>
        </w:tc>
        <w:tc>
          <w:tcPr>
            <w:tcW w:w="4853" w:type="dxa"/>
            <w:shd w:val="solid" w:color="000000" w:fill="FFFFFF"/>
          </w:tcPr>
          <w:p w:rsidR="00010F9D" w:rsidRPr="00124DD2" w:rsidRDefault="00010F9D" w:rsidP="00010F9D">
            <w:pPr>
              <w:rPr>
                <w:ins w:id="42243" w:author="Rev 8 Allen Wirfs-Brock" w:date="2012-05-31T17:14:00Z"/>
                <w:b/>
                <w:bCs/>
              </w:rPr>
            </w:pPr>
            <w:ins w:id="42244" w:author="Rev 8 Allen Wirfs-Brock" w:date="2012-05-31T17:17:00Z">
              <w:r w:rsidRPr="00124DD2">
                <w:rPr>
                  <w:b/>
                  <w:bCs/>
                </w:rPr>
                <w:t>Purpose</w:t>
              </w:r>
            </w:ins>
          </w:p>
        </w:tc>
        <w:tc>
          <w:tcPr>
            <w:tcW w:w="1435" w:type="dxa"/>
            <w:shd w:val="solid" w:color="000000" w:fill="FFFFFF"/>
          </w:tcPr>
          <w:p w:rsidR="00010F9D" w:rsidRPr="00124DD2" w:rsidRDefault="00010F9D" w:rsidP="00010F9D">
            <w:pPr>
              <w:rPr>
                <w:ins w:id="42245" w:author="Rev 8 Allen Wirfs-Brock" w:date="2012-05-31T17:14:00Z"/>
                <w:b/>
                <w:bCs/>
              </w:rPr>
            </w:pPr>
            <w:ins w:id="42246" w:author="Rev 8 Allen Wirfs-Brock" w:date="2012-05-31T17:17:00Z">
              <w:r w:rsidRPr="00124DD2">
                <w:rPr>
                  <w:b/>
                  <w:bCs/>
                </w:rPr>
                <w:t>Definitions</w:t>
              </w:r>
            </w:ins>
          </w:p>
        </w:tc>
        <w:tc>
          <w:tcPr>
            <w:tcW w:w="1419" w:type="dxa"/>
            <w:shd w:val="solid" w:color="000000" w:fill="FFFFFF"/>
          </w:tcPr>
          <w:p w:rsidR="00010F9D" w:rsidRPr="00124DD2" w:rsidRDefault="00010F9D" w:rsidP="00010F9D">
            <w:pPr>
              <w:rPr>
                <w:ins w:id="42247" w:author="Rev 8 Allen Wirfs-Brock" w:date="2012-05-31T17:14:00Z"/>
                <w:b/>
                <w:bCs/>
              </w:rPr>
            </w:pPr>
            <w:ins w:id="42248" w:author="Rev 8 Allen Wirfs-Brock" w:date="2012-05-31T17:17:00Z">
              <w:r w:rsidRPr="00124DD2">
                <w:rPr>
                  <w:b/>
                  <w:bCs/>
                </w:rPr>
                <w:t>Uses</w:t>
              </w:r>
            </w:ins>
          </w:p>
        </w:tc>
      </w:tr>
      <w:tr w:rsidR="00124DD2" w:rsidTr="00614339">
        <w:trPr>
          <w:ins w:id="42249" w:author="Rev 8 Allen Wirfs-Brock" w:date="2012-05-31T17:14:00Z"/>
        </w:trPr>
        <w:tc>
          <w:tcPr>
            <w:tcW w:w="2261" w:type="dxa"/>
            <w:shd w:val="clear" w:color="auto" w:fill="auto"/>
          </w:tcPr>
          <w:p w:rsidR="00010F9D" w:rsidRPr="00456540" w:rsidRDefault="00010F9D" w:rsidP="00010F9D">
            <w:pPr>
              <w:rPr>
                <w:ins w:id="42250" w:author="Rev 8 Allen Wirfs-Brock" w:date="2012-05-31T17:14:00Z"/>
                <w:rFonts w:ascii="Times New Roman" w:hAnsi="Times New Roman"/>
              </w:rPr>
            </w:pPr>
            <w:ins w:id="42251" w:author="Rev 8 Allen Wirfs-Brock" w:date="2012-05-31T17:17:00Z">
              <w:r w:rsidRPr="0096622D">
                <w:rPr>
                  <w:rFonts w:ascii="Times New Roman" w:hAnsi="Times New Roman"/>
                </w:rPr>
                <w:t>BoundNames</w:t>
              </w:r>
            </w:ins>
          </w:p>
        </w:tc>
        <w:tc>
          <w:tcPr>
            <w:tcW w:w="4853" w:type="dxa"/>
            <w:shd w:val="clear" w:color="auto" w:fill="auto"/>
          </w:tcPr>
          <w:p w:rsidR="00010F9D" w:rsidRDefault="00010F9D" w:rsidP="00010F9D">
            <w:pPr>
              <w:rPr>
                <w:ins w:id="42252" w:author="Rev 8 Allen Wirfs-Brock" w:date="2012-05-31T17:14:00Z"/>
              </w:rPr>
            </w:pPr>
            <w:ins w:id="42253" w:author="Rev 8 Allen Wirfs-Brock" w:date="2012-05-31T17:20:00Z">
              <w:r>
                <w:t>Produces a list of the Identif</w:t>
              </w:r>
            </w:ins>
            <w:ins w:id="42254" w:author="Rev 10 Allen Wirfs-Brock" w:date="2012-08-30T16:34:00Z">
              <w:r w:rsidR="00626B1E">
                <w:t>i</w:t>
              </w:r>
            </w:ins>
            <w:ins w:id="42255" w:author="Rev 8 Allen Wirfs-Brock" w:date="2012-05-31T17:20:00Z">
              <w:r>
                <w:t>ers bound by a production.  Does not include Identif</w:t>
              </w:r>
            </w:ins>
            <w:ins w:id="42256" w:author="Rev 10 Allen Wirfs-Brock" w:date="2012-08-30T16:33:00Z">
              <w:r w:rsidR="00626B1E">
                <w:t>i</w:t>
              </w:r>
            </w:ins>
            <w:ins w:id="42257" w:author="Rev 8 Allen Wirfs-Brock" w:date="2012-05-31T17:20:00Z">
              <w:r>
                <w:t>ers that are bound within inner environments associated with the production.</w:t>
              </w:r>
            </w:ins>
          </w:p>
        </w:tc>
        <w:tc>
          <w:tcPr>
            <w:tcW w:w="1435" w:type="dxa"/>
            <w:shd w:val="clear" w:color="auto" w:fill="auto"/>
          </w:tcPr>
          <w:p w:rsidR="00010F9D" w:rsidRDefault="00847FC9" w:rsidP="00E926E2">
            <w:pPr>
              <w:jc w:val="left"/>
              <w:rPr>
                <w:ins w:id="42258" w:author="Rev 8 Allen Wirfs-Brock" w:date="2012-05-31T17:14:00Z"/>
              </w:rPr>
            </w:pPr>
            <w:ins w:id="42259" w:author="Rev 8 Allen Wirfs-Brock" w:date="2012-06-08T12:02:00Z">
              <w:r>
                <w:t>12.2</w:t>
              </w:r>
            </w:ins>
            <w:ins w:id="42260" w:author="Rev 8 Allen Wirfs-Brock" w:date="2012-06-08T12:03:00Z">
              <w:r>
                <w:t>.1</w:t>
              </w:r>
            </w:ins>
            <w:ins w:id="42261" w:author="Rev 8 Allen Wirfs-Brock" w:date="2012-06-08T12:02:00Z">
              <w:r>
                <w:t>, 12.2.2</w:t>
              </w:r>
            </w:ins>
            <w:ins w:id="42262" w:author="Rev 8 Allen Wirfs-Brock" w:date="2012-06-08T12:04:00Z">
              <w:r>
                <w:t>, 12.2.4</w:t>
              </w:r>
            </w:ins>
            <w:ins w:id="42263" w:author="Rev 8 Allen Wirfs-Brock" w:date="2012-06-08T12:07:00Z">
              <w:r>
                <w:t>, 12.6.4</w:t>
              </w:r>
            </w:ins>
            <w:ins w:id="42264" w:author="Rev 8 Allen Wirfs-Brock" w:date="2012-06-08T14:47:00Z">
              <w:r w:rsidR="002D6D38">
                <w:t>, 13.1</w:t>
              </w:r>
            </w:ins>
            <w:ins w:id="42265" w:author="Rev 8 Allen Wirfs-Brock" w:date="2012-06-08T14:49:00Z">
              <w:r w:rsidR="002D6D38">
                <w:t>, 13.2</w:t>
              </w:r>
            </w:ins>
            <w:ins w:id="42266" w:author="Rev 8 Allen Wirfs-Brock" w:date="2012-06-08T14:57:00Z">
              <w:r w:rsidR="00FC399E">
                <w:t>, 13.5</w:t>
              </w:r>
            </w:ins>
          </w:p>
        </w:tc>
        <w:tc>
          <w:tcPr>
            <w:tcW w:w="1419" w:type="dxa"/>
            <w:shd w:val="clear" w:color="auto" w:fill="auto"/>
          </w:tcPr>
          <w:p w:rsidR="00010F9D" w:rsidRDefault="00010F9D" w:rsidP="00010F9D">
            <w:pPr>
              <w:rPr>
                <w:ins w:id="42267" w:author="Rev 8 Allen Wirfs-Brock" w:date="2012-05-31T17:14:00Z"/>
              </w:rPr>
            </w:pPr>
          </w:p>
        </w:tc>
      </w:tr>
      <w:tr w:rsidR="00002FFA" w:rsidTr="00614339">
        <w:trPr>
          <w:ins w:id="42268" w:author="Rev 8 Allen Wirfs-Brock" w:date="2012-06-08T15:30:00Z"/>
        </w:trPr>
        <w:tc>
          <w:tcPr>
            <w:tcW w:w="2261" w:type="dxa"/>
            <w:shd w:val="clear" w:color="auto" w:fill="auto"/>
          </w:tcPr>
          <w:p w:rsidR="00002FFA" w:rsidRPr="0096622D" w:rsidRDefault="00002FFA" w:rsidP="00010F9D">
            <w:pPr>
              <w:rPr>
                <w:ins w:id="42269" w:author="Rev 8 Allen Wirfs-Brock" w:date="2012-06-08T15:30:00Z"/>
                <w:rFonts w:ascii="Times New Roman" w:hAnsi="Times New Roman"/>
              </w:rPr>
            </w:pPr>
            <w:ins w:id="42270" w:author="Rev 8 Allen Wirfs-Brock" w:date="2012-06-08T15:30:00Z">
              <w:r>
                <w:rPr>
                  <w:rFonts w:ascii="Times New Roman" w:hAnsi="Times New Roman"/>
                </w:rPr>
                <w:t>ConstructorMethod</w:t>
              </w:r>
            </w:ins>
          </w:p>
        </w:tc>
        <w:tc>
          <w:tcPr>
            <w:tcW w:w="4853" w:type="dxa"/>
            <w:shd w:val="clear" w:color="auto" w:fill="auto"/>
          </w:tcPr>
          <w:p w:rsidR="00002FFA" w:rsidRDefault="00002FFA" w:rsidP="00A623D6">
            <w:pPr>
              <w:jc w:val="left"/>
              <w:rPr>
                <w:ins w:id="42271" w:author="Rev 8 Allen Wirfs-Brock" w:date="2012-06-08T15:30:00Z"/>
              </w:rPr>
            </w:pPr>
            <w:ins w:id="42272" w:author="Rev 8 Allen Wirfs-Brock" w:date="2012-06-08T15:31:00Z">
              <w:r>
                <w:t xml:space="preserve">From a </w:t>
              </w:r>
            </w:ins>
            <w:ins w:id="42273" w:author="Rev 8 Allen Wirfs-Brock" w:date="2012-06-08T15:40:00Z">
              <w:r w:rsidR="00A623D6" w:rsidRPr="00002FFA">
                <w:rPr>
                  <w:rFonts w:ascii="Times New Roman" w:hAnsi="Times New Roman"/>
                  <w:i/>
                </w:rPr>
                <w:t>Class</w:t>
              </w:r>
            </w:ins>
            <w:ins w:id="42274" w:author="Rev 8 Allen Wirfs-Brock" w:date="2012-06-08T15:41:00Z">
              <w:r w:rsidR="00A623D6">
                <w:rPr>
                  <w:rFonts w:ascii="Times New Roman" w:hAnsi="Times New Roman"/>
                  <w:i/>
                </w:rPr>
                <w:t>Body</w:t>
              </w:r>
            </w:ins>
            <w:ins w:id="42275" w:author="Rev 8 Allen Wirfs-Brock" w:date="2012-06-08T15:40:00Z">
              <w:r w:rsidR="00A623D6">
                <w:t xml:space="preserve"> </w:t>
              </w:r>
            </w:ins>
            <w:ins w:id="42276" w:author="Rev 8 Allen Wirfs-Brock" w:date="2012-06-08T15:41:00Z">
              <w:r w:rsidR="00A623D6">
                <w:t>return the first</w:t>
              </w:r>
            </w:ins>
            <w:ins w:id="42277" w:author="Rev 8 Allen Wirfs-Brock" w:date="2012-06-08T15:31:00Z">
              <w:r>
                <w:t xml:space="preserve"> </w:t>
              </w:r>
              <w:r w:rsidRPr="00002FFA">
                <w:rPr>
                  <w:rFonts w:ascii="Times New Roman" w:hAnsi="Times New Roman"/>
                  <w:i/>
                </w:rPr>
                <w:t>ClassElement</w:t>
              </w:r>
              <w:r>
                <w:t xml:space="preserve"> </w:t>
              </w:r>
            </w:ins>
            <w:ins w:id="42278" w:author="Rev 8 Allen Wirfs-Brock" w:date="2012-06-08T15:41:00Z">
              <w:r w:rsidR="00A623D6">
                <w:t>whose</w:t>
              </w:r>
            </w:ins>
            <w:ins w:id="42279" w:author="Rev 8 Allen Wirfs-Brock" w:date="2012-06-08T15:31:00Z">
              <w:r>
                <w:t xml:space="preserve"> </w:t>
              </w:r>
              <w:r w:rsidRPr="00002FFA">
                <w:rPr>
                  <w:rFonts w:ascii="Times New Roman" w:hAnsi="Times New Roman"/>
                </w:rPr>
                <w:t>PropName</w:t>
              </w:r>
            </w:ins>
            <w:ins w:id="42280" w:author="Rev 8 Allen Wirfs-Brock" w:date="2012-06-08T15:35:00Z">
              <w:r>
                <w:t xml:space="preserve"> </w:t>
              </w:r>
            </w:ins>
            <w:ins w:id="42281" w:author="Rev 8 Allen Wirfs-Brock" w:date="2012-06-08T15:31:00Z">
              <w:r>
                <w:t xml:space="preserve">is </w:t>
              </w:r>
            </w:ins>
            <w:ins w:id="42282" w:author="Rev 8 Allen Wirfs-Brock" w:date="2012-06-08T15:35:00Z">
              <w:r>
                <w:t xml:space="preserve"> </w:t>
              </w:r>
            </w:ins>
            <w:ins w:id="42283" w:author="Rev 8 Allen Wirfs-Brock" w:date="2012-06-08T15:32:00Z">
              <w:r w:rsidRPr="00052EFC">
                <w:rPr>
                  <w:rFonts w:cs="Arial"/>
                  <w:b/>
                </w:rPr>
                <w:t>″</w:t>
              </w:r>
              <w:r>
                <w:rPr>
                  <w:rFonts w:ascii="Courier New" w:hAnsi="Courier New" w:cs="Courier New"/>
                  <w:b/>
                </w:rPr>
                <w:t>constru</w:t>
              </w:r>
            </w:ins>
            <w:ins w:id="42284" w:author="Rev 9 Allen Wirfs-Brock" w:date="2012-07-08T14:22:00Z">
              <w:r w:rsidR="00372375">
                <w:rPr>
                  <w:rFonts w:ascii="Courier New" w:hAnsi="Courier New" w:cs="Courier New"/>
                  <w:b/>
                </w:rPr>
                <w:t>c</w:t>
              </w:r>
            </w:ins>
            <w:ins w:id="42285" w:author="Rev 8 Allen Wirfs-Brock" w:date="2012-06-08T15:32:00Z">
              <w:r>
                <w:rPr>
                  <w:rFonts w:ascii="Courier New" w:hAnsi="Courier New" w:cs="Courier New"/>
                  <w:b/>
                </w:rPr>
                <w:t>tor</w:t>
              </w:r>
              <w:r w:rsidRPr="00557892">
                <w:rPr>
                  <w:rFonts w:cs="Arial"/>
                  <w:b/>
                </w:rPr>
                <w:t>″</w:t>
              </w:r>
            </w:ins>
            <w:ins w:id="42286" w:author="Rev 8 Allen Wirfs-Brock" w:date="2012-06-08T15:33:00Z">
              <w:r>
                <w:t>.</w:t>
              </w:r>
            </w:ins>
            <w:ins w:id="42287" w:author="Rev 8 Allen Wirfs-Brock" w:date="2012-06-08T15:42:00Z">
              <w:r w:rsidR="00A623D6">
                <w:t xml:space="preserve"> Returns empty </w:t>
              </w:r>
            </w:ins>
            <w:ins w:id="42288" w:author="Rev 8 Allen Wirfs-Brock" w:date="2012-06-08T15:43:00Z">
              <w:r w:rsidR="00A623D6">
                <w:t xml:space="preserve">if </w:t>
              </w:r>
            </w:ins>
            <w:ins w:id="42289" w:author="Rev 8 Allen Wirfs-Brock" w:date="2012-06-08T15:42:00Z">
              <w:r w:rsidR="00A623D6">
                <w:t xml:space="preserve">the </w:t>
              </w:r>
            </w:ins>
            <w:ins w:id="42290" w:author="Rev 8 Allen Wirfs-Brock" w:date="2012-06-08T15:43:00Z">
              <w:r w:rsidR="00A623D6" w:rsidRPr="00002FFA">
                <w:rPr>
                  <w:rFonts w:ascii="Times New Roman" w:hAnsi="Times New Roman"/>
                  <w:i/>
                </w:rPr>
                <w:t>Class</w:t>
              </w:r>
              <w:r w:rsidR="00A623D6">
                <w:rPr>
                  <w:rFonts w:ascii="Times New Roman" w:hAnsi="Times New Roman"/>
                  <w:i/>
                </w:rPr>
                <w:t>Body</w:t>
              </w:r>
            </w:ins>
            <w:ins w:id="42291" w:author="Rev 8 Allen Wirfs-Brock" w:date="2012-06-08T15:42:00Z">
              <w:r w:rsidR="00A623D6">
                <w:t xml:space="preserve"> does not contain one.</w:t>
              </w:r>
            </w:ins>
          </w:p>
        </w:tc>
        <w:tc>
          <w:tcPr>
            <w:tcW w:w="1435" w:type="dxa"/>
            <w:shd w:val="clear" w:color="auto" w:fill="auto"/>
          </w:tcPr>
          <w:p w:rsidR="00002FFA" w:rsidRDefault="00A623D6" w:rsidP="00E926E2">
            <w:pPr>
              <w:jc w:val="left"/>
              <w:rPr>
                <w:ins w:id="42292" w:author="Rev 8 Allen Wirfs-Brock" w:date="2012-06-08T15:30:00Z"/>
              </w:rPr>
            </w:pPr>
            <w:ins w:id="42293" w:author="Rev 8 Allen Wirfs-Brock" w:date="2012-06-08T15:36:00Z">
              <w:r>
                <w:t>13.5</w:t>
              </w:r>
            </w:ins>
          </w:p>
        </w:tc>
        <w:tc>
          <w:tcPr>
            <w:tcW w:w="1419" w:type="dxa"/>
            <w:shd w:val="clear" w:color="auto" w:fill="auto"/>
          </w:tcPr>
          <w:p w:rsidR="00002FFA" w:rsidRDefault="00002FFA" w:rsidP="00010F9D">
            <w:pPr>
              <w:rPr>
                <w:ins w:id="42294" w:author="Rev 8 Allen Wirfs-Brock" w:date="2012-06-08T15:30:00Z"/>
              </w:rPr>
            </w:pPr>
          </w:p>
        </w:tc>
      </w:tr>
      <w:tr w:rsidR="00124DD2" w:rsidTr="00614339">
        <w:trPr>
          <w:ins w:id="42295" w:author="Rev 8 Allen Wirfs-Brock" w:date="2012-05-31T17:14:00Z"/>
        </w:trPr>
        <w:tc>
          <w:tcPr>
            <w:tcW w:w="2261" w:type="dxa"/>
            <w:shd w:val="clear" w:color="auto" w:fill="auto"/>
          </w:tcPr>
          <w:p w:rsidR="00010F9D" w:rsidRPr="00456540" w:rsidRDefault="0013423F" w:rsidP="00010F9D">
            <w:pPr>
              <w:rPr>
                <w:ins w:id="42296" w:author="Rev 8 Allen Wirfs-Brock" w:date="2012-05-31T17:14:00Z"/>
                <w:rFonts w:ascii="Times New Roman" w:hAnsi="Times New Roman"/>
              </w:rPr>
            </w:pPr>
            <w:ins w:id="42297" w:author="Rev 8 Allen Wirfs-Brock" w:date="2012-05-31T17:27:00Z">
              <w:r w:rsidRPr="0096622D">
                <w:rPr>
                  <w:rFonts w:ascii="Times New Roman" w:hAnsi="Times New Roman"/>
                </w:rPr>
                <w:t>Contains</w:t>
              </w:r>
            </w:ins>
          </w:p>
        </w:tc>
        <w:tc>
          <w:tcPr>
            <w:tcW w:w="4853" w:type="dxa"/>
            <w:shd w:val="clear" w:color="auto" w:fill="auto"/>
          </w:tcPr>
          <w:p w:rsidR="00010F9D" w:rsidRDefault="0013423F" w:rsidP="00010F9D">
            <w:pPr>
              <w:rPr>
                <w:ins w:id="42298" w:author="Rev 8 Allen Wirfs-Brock" w:date="2012-05-31T17:14:00Z"/>
              </w:rPr>
            </w:pPr>
            <w:ins w:id="42299" w:author="Rev 8 Allen Wirfs-Brock" w:date="2012-05-31T17:27:00Z">
              <w:r>
                <w:t>Determine if a grammar production either directly or indirectly includes a grammar symbol</w:t>
              </w:r>
            </w:ins>
            <w:ins w:id="42300" w:author="Rev 8 Allen Wirfs-Brock" w:date="2012-06-08T15:33:00Z">
              <w:r w:rsidR="00002FFA">
                <w:t>.</w:t>
              </w:r>
            </w:ins>
          </w:p>
        </w:tc>
        <w:tc>
          <w:tcPr>
            <w:tcW w:w="1435" w:type="dxa"/>
            <w:shd w:val="clear" w:color="auto" w:fill="auto"/>
          </w:tcPr>
          <w:p w:rsidR="00010F9D" w:rsidRDefault="00FC399E" w:rsidP="00E926E2">
            <w:pPr>
              <w:jc w:val="left"/>
              <w:rPr>
                <w:ins w:id="42301" w:author="Rev 8 Allen Wirfs-Brock" w:date="2012-05-31T17:14:00Z"/>
              </w:rPr>
            </w:pPr>
            <w:ins w:id="42302" w:author="Rev 8 Allen Wirfs-Brock" w:date="2012-06-08T15:02:00Z">
              <w:r>
                <w:t xml:space="preserve">5.3, </w:t>
              </w:r>
            </w:ins>
            <w:ins w:id="42303" w:author="Rev 8 Allen Wirfs-Brock" w:date="2012-06-08T14:47:00Z">
              <w:r w:rsidR="002D6D38">
                <w:t>13.1</w:t>
              </w:r>
            </w:ins>
            <w:ins w:id="42304" w:author="Rev 8 Allen Wirfs-Brock" w:date="2012-06-08T14:49:00Z">
              <w:r w:rsidR="002D6D38">
                <w:t>, 13.2</w:t>
              </w:r>
            </w:ins>
            <w:ins w:id="42305" w:author="Rev 8 Allen Wirfs-Brock" w:date="2012-06-08T14:57:00Z">
              <w:r>
                <w:t>, 13.5</w:t>
              </w:r>
            </w:ins>
          </w:p>
        </w:tc>
        <w:tc>
          <w:tcPr>
            <w:tcW w:w="1419" w:type="dxa"/>
            <w:shd w:val="clear" w:color="auto" w:fill="auto"/>
          </w:tcPr>
          <w:p w:rsidR="00010F9D" w:rsidRDefault="00010F9D" w:rsidP="00010F9D">
            <w:pPr>
              <w:rPr>
                <w:ins w:id="42306" w:author="Rev 8 Allen Wirfs-Brock" w:date="2012-05-31T17:14:00Z"/>
              </w:rPr>
            </w:pPr>
          </w:p>
        </w:tc>
      </w:tr>
      <w:tr w:rsidR="002D6D38" w:rsidTr="00614339">
        <w:trPr>
          <w:ins w:id="42307" w:author="Rev 8 Allen Wirfs-Brock" w:date="2012-06-08T14:50:00Z"/>
        </w:trPr>
        <w:tc>
          <w:tcPr>
            <w:tcW w:w="2261" w:type="dxa"/>
            <w:shd w:val="clear" w:color="auto" w:fill="auto"/>
          </w:tcPr>
          <w:p w:rsidR="002D6D38" w:rsidRDefault="002D6D38" w:rsidP="00A960AF">
            <w:pPr>
              <w:rPr>
                <w:ins w:id="42308" w:author="Rev 8 Allen Wirfs-Brock" w:date="2012-06-08T14:50:00Z"/>
                <w:rFonts w:ascii="Times New Roman" w:hAnsi="Times New Roman"/>
              </w:rPr>
            </w:pPr>
            <w:ins w:id="42309" w:author="Rev 8 Allen Wirfs-Brock" w:date="2012-06-08T14:50:00Z">
              <w:r>
                <w:rPr>
                  <w:rFonts w:ascii="Times New Roman" w:hAnsi="Times New Roman"/>
                </w:rPr>
                <w:t>CoveredFormalsList</w:t>
              </w:r>
            </w:ins>
          </w:p>
        </w:tc>
        <w:tc>
          <w:tcPr>
            <w:tcW w:w="4853" w:type="dxa"/>
            <w:shd w:val="clear" w:color="auto" w:fill="auto"/>
          </w:tcPr>
          <w:p w:rsidR="002D6D38" w:rsidRDefault="002D6D38" w:rsidP="00614339">
            <w:pPr>
              <w:rPr>
                <w:ins w:id="42310" w:author="Rev 8 Allen Wirfs-Brock" w:date="2012-06-08T14:50:00Z"/>
              </w:rPr>
            </w:pPr>
            <w:ins w:id="42311" w:author="Rev 8 Allen Wirfs-Brock" w:date="2012-06-08T14:51:00Z">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ins>
            <w:ins w:id="42312" w:author="Rev 8 Allen Wirfs-Brock" w:date="2012-06-08T15:33:00Z">
              <w:r w:rsidR="00002FFA">
                <w:t>.</w:t>
              </w:r>
            </w:ins>
          </w:p>
        </w:tc>
        <w:tc>
          <w:tcPr>
            <w:tcW w:w="1435" w:type="dxa"/>
            <w:shd w:val="clear" w:color="auto" w:fill="auto"/>
          </w:tcPr>
          <w:p w:rsidR="002D6D38" w:rsidRDefault="00E926E2" w:rsidP="00E926E2">
            <w:pPr>
              <w:jc w:val="left"/>
              <w:rPr>
                <w:ins w:id="42313" w:author="Rev 8 Allen Wirfs-Brock" w:date="2012-06-08T14:50:00Z"/>
              </w:rPr>
            </w:pPr>
            <w:ins w:id="42314" w:author="Rev 8 Allen Wirfs-Brock" w:date="2012-06-08T15:07:00Z">
              <w:r>
                <w:t>13.2</w:t>
              </w:r>
            </w:ins>
          </w:p>
        </w:tc>
        <w:tc>
          <w:tcPr>
            <w:tcW w:w="1419" w:type="dxa"/>
            <w:shd w:val="clear" w:color="auto" w:fill="auto"/>
          </w:tcPr>
          <w:p w:rsidR="002D6D38" w:rsidRDefault="002D6D38" w:rsidP="00A960AF">
            <w:pPr>
              <w:rPr>
                <w:ins w:id="42315" w:author="Rev 8 Allen Wirfs-Brock" w:date="2012-06-08T14:50:00Z"/>
              </w:rPr>
            </w:pPr>
          </w:p>
        </w:tc>
      </w:tr>
      <w:tr w:rsidR="00614339" w:rsidTr="00614339">
        <w:trPr>
          <w:ins w:id="42316" w:author="Rev 8 Allen Wirfs-Brock" w:date="2012-06-08T11:40:00Z"/>
        </w:trPr>
        <w:tc>
          <w:tcPr>
            <w:tcW w:w="2261" w:type="dxa"/>
            <w:shd w:val="clear" w:color="auto" w:fill="auto"/>
          </w:tcPr>
          <w:p w:rsidR="00614339" w:rsidRPr="0096622D" w:rsidRDefault="00614339" w:rsidP="00A960AF">
            <w:pPr>
              <w:rPr>
                <w:ins w:id="42317" w:author="Rev 8 Allen Wirfs-Brock" w:date="2012-06-08T11:40:00Z"/>
                <w:rFonts w:ascii="Times New Roman" w:hAnsi="Times New Roman"/>
              </w:rPr>
            </w:pPr>
            <w:ins w:id="42318" w:author="Rev 8 Allen Wirfs-Brock" w:date="2012-06-08T11:40:00Z">
              <w:r>
                <w:rPr>
                  <w:rFonts w:ascii="Times New Roman" w:hAnsi="Times New Roman"/>
                </w:rPr>
                <w:t>CV</w:t>
              </w:r>
            </w:ins>
          </w:p>
        </w:tc>
        <w:tc>
          <w:tcPr>
            <w:tcW w:w="4853" w:type="dxa"/>
            <w:shd w:val="clear" w:color="auto" w:fill="auto"/>
          </w:tcPr>
          <w:p w:rsidR="00614339" w:rsidRDefault="00614339" w:rsidP="00614339">
            <w:pPr>
              <w:rPr>
                <w:ins w:id="42319" w:author="Rev 8 Allen Wirfs-Brock" w:date="2012-06-08T11:40:00Z"/>
              </w:rPr>
            </w:pPr>
            <w:ins w:id="42320" w:author="Rev 8 Allen Wirfs-Brock" w:date="2012-06-08T11:40:00Z">
              <w:r>
                <w:t>Determines the “</w:t>
              </w:r>
            </w:ins>
            <w:ins w:id="42321" w:author="Rev 8 Allen Wirfs-Brock" w:date="2012-06-08T11:41:00Z">
              <w:r>
                <w:t>character</w:t>
              </w:r>
            </w:ins>
            <w:ins w:id="42322" w:author="Rev 8 Allen Wirfs-Brock" w:date="2012-06-08T11:40:00Z">
              <w:r>
                <w:t xml:space="preserve"> value” of a component of a </w:t>
              </w:r>
              <w:r w:rsidRPr="00FC399E">
                <w:rPr>
                  <w:rFonts w:ascii="Times New Roman" w:hAnsi="Times New Roman"/>
                  <w:i/>
                </w:rPr>
                <w:t>StringLiteral</w:t>
              </w:r>
              <w:r>
                <w:t>.</w:t>
              </w:r>
            </w:ins>
          </w:p>
        </w:tc>
        <w:tc>
          <w:tcPr>
            <w:tcW w:w="1435" w:type="dxa"/>
            <w:shd w:val="clear" w:color="auto" w:fill="auto"/>
          </w:tcPr>
          <w:p w:rsidR="00614339" w:rsidRDefault="00614339" w:rsidP="00E926E2">
            <w:pPr>
              <w:jc w:val="left"/>
              <w:rPr>
                <w:ins w:id="42323" w:author="Rev 8 Allen Wirfs-Brock" w:date="2012-06-08T11:40:00Z"/>
              </w:rPr>
            </w:pPr>
            <w:ins w:id="42324" w:author="Rev 8 Allen Wirfs-Brock" w:date="2012-06-08T11:40:00Z">
              <w:r>
                <w:t>7.8.4</w:t>
              </w:r>
            </w:ins>
          </w:p>
        </w:tc>
        <w:tc>
          <w:tcPr>
            <w:tcW w:w="1419" w:type="dxa"/>
            <w:shd w:val="clear" w:color="auto" w:fill="auto"/>
          </w:tcPr>
          <w:p w:rsidR="00614339" w:rsidRDefault="00614339" w:rsidP="00A960AF">
            <w:pPr>
              <w:rPr>
                <w:ins w:id="42325" w:author="Rev 8 Allen Wirfs-Brock" w:date="2012-06-08T11:40:00Z"/>
              </w:rPr>
            </w:pPr>
          </w:p>
        </w:tc>
      </w:tr>
      <w:tr w:rsidR="00614339" w:rsidTr="00614339">
        <w:trPr>
          <w:ins w:id="42326" w:author="Rev 8 Allen Wirfs-Brock" w:date="2012-06-08T11:40:00Z"/>
        </w:trPr>
        <w:tc>
          <w:tcPr>
            <w:tcW w:w="2261" w:type="dxa"/>
            <w:shd w:val="clear" w:color="auto" w:fill="auto"/>
          </w:tcPr>
          <w:p w:rsidR="00614339" w:rsidRPr="0096622D" w:rsidRDefault="00614339" w:rsidP="00010F9D">
            <w:pPr>
              <w:rPr>
                <w:ins w:id="42327" w:author="Rev 8 Allen Wirfs-Brock" w:date="2012-06-08T11:40:00Z"/>
                <w:rFonts w:ascii="Times New Roman" w:hAnsi="Times New Roman"/>
              </w:rPr>
            </w:pPr>
            <w:ins w:id="42328" w:author="Rev 8 Allen Wirfs-Brock" w:date="2012-06-08T11:42:00Z">
              <w:r>
                <w:rPr>
                  <w:rFonts w:ascii="Times New Roman" w:hAnsi="Times New Roman"/>
                </w:rPr>
                <w:t>Elision Width</w:t>
              </w:r>
            </w:ins>
          </w:p>
        </w:tc>
        <w:tc>
          <w:tcPr>
            <w:tcW w:w="4853" w:type="dxa"/>
            <w:shd w:val="clear" w:color="auto" w:fill="auto"/>
          </w:tcPr>
          <w:p w:rsidR="00614339" w:rsidRDefault="00614339" w:rsidP="00010F9D">
            <w:pPr>
              <w:rPr>
                <w:ins w:id="42329" w:author="Rev 8 Allen Wirfs-Brock" w:date="2012-06-08T11:40:00Z"/>
              </w:rPr>
            </w:pPr>
            <w:ins w:id="42330" w:author="Rev 8 Allen Wirfs-Brock" w:date="2012-06-08T11:43:00Z">
              <w:r>
                <w:t xml:space="preserve">Determine the number of commas in an </w:t>
              </w:r>
            </w:ins>
            <w:ins w:id="42331" w:author="Rev 8 Allen Wirfs-Brock" w:date="2012-06-08T11:44:00Z">
              <w:r w:rsidRPr="00FC399E">
                <w:rPr>
                  <w:rFonts w:ascii="Times New Roman" w:hAnsi="Times New Roman"/>
                  <w:i/>
                </w:rPr>
                <w:t>Elision</w:t>
              </w:r>
              <w:r>
                <w:t>.</w:t>
              </w:r>
            </w:ins>
          </w:p>
        </w:tc>
        <w:tc>
          <w:tcPr>
            <w:tcW w:w="1435" w:type="dxa"/>
            <w:shd w:val="clear" w:color="auto" w:fill="auto"/>
          </w:tcPr>
          <w:p w:rsidR="00614339" w:rsidRDefault="00614339" w:rsidP="00E926E2">
            <w:pPr>
              <w:jc w:val="left"/>
              <w:rPr>
                <w:ins w:id="42332" w:author="Rev 8 Allen Wirfs-Brock" w:date="2012-06-08T11:40:00Z"/>
              </w:rPr>
            </w:pPr>
            <w:ins w:id="42333" w:author="Rev 8 Allen Wirfs-Brock" w:date="2012-06-08T11:44:00Z">
              <w:r>
                <w:t>11.1.4.1</w:t>
              </w:r>
            </w:ins>
          </w:p>
        </w:tc>
        <w:tc>
          <w:tcPr>
            <w:tcW w:w="1419" w:type="dxa"/>
            <w:shd w:val="clear" w:color="auto" w:fill="auto"/>
          </w:tcPr>
          <w:p w:rsidR="00614339" w:rsidRDefault="00614339" w:rsidP="00010F9D">
            <w:pPr>
              <w:rPr>
                <w:ins w:id="42334" w:author="Rev 8 Allen Wirfs-Brock" w:date="2012-06-08T11:40:00Z"/>
              </w:rPr>
            </w:pPr>
          </w:p>
        </w:tc>
      </w:tr>
      <w:tr w:rsidR="00124DD2" w:rsidTr="00614339">
        <w:trPr>
          <w:ins w:id="42335" w:author="Rev 8 Allen Wirfs-Brock" w:date="2012-06-01T10:45:00Z"/>
        </w:trPr>
        <w:tc>
          <w:tcPr>
            <w:tcW w:w="2261" w:type="dxa"/>
            <w:shd w:val="clear" w:color="auto" w:fill="auto"/>
          </w:tcPr>
          <w:p w:rsidR="00BD653D" w:rsidRPr="00124DD2" w:rsidRDefault="00BD653D" w:rsidP="00010F9D">
            <w:pPr>
              <w:rPr>
                <w:ins w:id="42336" w:author="Rev 8 Allen Wirfs-Brock" w:date="2012-06-01T10:45:00Z"/>
                <w:rFonts w:ascii="Times New Roman" w:hAnsi="Times New Roman"/>
              </w:rPr>
            </w:pPr>
            <w:ins w:id="42337" w:author="Rev 8 Allen Wirfs-Brock" w:date="2012-06-01T10:45:00Z">
              <w:r w:rsidRPr="0096622D">
                <w:rPr>
                  <w:rFonts w:ascii="Times New Roman" w:hAnsi="Times New Roman"/>
                </w:rPr>
                <w:t>ExpectedArgumentCount</w:t>
              </w:r>
            </w:ins>
          </w:p>
        </w:tc>
        <w:tc>
          <w:tcPr>
            <w:tcW w:w="4853" w:type="dxa"/>
            <w:shd w:val="clear" w:color="auto" w:fill="auto"/>
          </w:tcPr>
          <w:p w:rsidR="00BD653D" w:rsidRDefault="00BD653D" w:rsidP="00010F9D">
            <w:pPr>
              <w:rPr>
                <w:ins w:id="42338" w:author="Rev 8 Allen Wirfs-Brock" w:date="2012-06-01T10:45:00Z"/>
              </w:rPr>
            </w:pPr>
            <w:ins w:id="42339" w:author="Rev 8 Allen Wirfs-Brock" w:date="2012-06-01T10:49:00Z">
              <w:r>
                <w:t xml:space="preserve">Determine the </w:t>
              </w:r>
            </w:ins>
            <w:ins w:id="42340" w:author="Rev 8 Allen Wirfs-Brock" w:date="2012-06-01T10:50:00Z">
              <w:r>
                <w:t>“length” of an argument list for the purpose of initializing the “length” property of a function object.</w:t>
              </w:r>
            </w:ins>
          </w:p>
        </w:tc>
        <w:tc>
          <w:tcPr>
            <w:tcW w:w="1435" w:type="dxa"/>
            <w:shd w:val="clear" w:color="auto" w:fill="auto"/>
          </w:tcPr>
          <w:p w:rsidR="00BD653D" w:rsidRDefault="002D6D38" w:rsidP="00E926E2">
            <w:pPr>
              <w:jc w:val="left"/>
              <w:rPr>
                <w:ins w:id="42341" w:author="Rev 8 Allen Wirfs-Brock" w:date="2012-06-01T10:45:00Z"/>
              </w:rPr>
            </w:pPr>
            <w:ins w:id="42342" w:author="Rev 8 Allen Wirfs-Brock" w:date="2012-06-08T14:48:00Z">
              <w:r>
                <w:t>13.1</w:t>
              </w:r>
            </w:ins>
            <w:ins w:id="42343" w:author="Rev 8 Allen Wirfs-Brock" w:date="2012-06-08T14:53:00Z">
              <w:r w:rsidR="00FC399E">
                <w:t>, 13.2</w:t>
              </w:r>
            </w:ins>
            <w:ins w:id="42344" w:author="Rev 8 Allen Wirfs-Brock" w:date="2012-06-08T14:54:00Z">
              <w:r w:rsidR="00FC399E">
                <w:t>, 13.3</w:t>
              </w:r>
            </w:ins>
          </w:p>
        </w:tc>
        <w:tc>
          <w:tcPr>
            <w:tcW w:w="1419" w:type="dxa"/>
            <w:shd w:val="clear" w:color="auto" w:fill="auto"/>
          </w:tcPr>
          <w:p w:rsidR="00BD653D" w:rsidRDefault="00BD653D" w:rsidP="00010F9D">
            <w:pPr>
              <w:rPr>
                <w:ins w:id="42345" w:author="Rev 8 Allen Wirfs-Brock" w:date="2012-06-01T10:45:00Z"/>
              </w:rPr>
            </w:pPr>
          </w:p>
        </w:tc>
      </w:tr>
      <w:tr w:rsidR="00124DD2" w:rsidTr="00614339">
        <w:trPr>
          <w:ins w:id="42346" w:author="Rev 8 Allen Wirfs-Brock" w:date="2012-06-01T10:53:00Z"/>
        </w:trPr>
        <w:tc>
          <w:tcPr>
            <w:tcW w:w="2261" w:type="dxa"/>
            <w:shd w:val="clear" w:color="auto" w:fill="auto"/>
          </w:tcPr>
          <w:p w:rsidR="00522CC9" w:rsidRPr="00124DD2" w:rsidRDefault="00522CC9" w:rsidP="00010F9D">
            <w:pPr>
              <w:rPr>
                <w:ins w:id="42347" w:author="Rev 8 Allen Wirfs-Brock" w:date="2012-06-01T10:53:00Z"/>
                <w:rFonts w:ascii="Times New Roman" w:hAnsi="Times New Roman"/>
              </w:rPr>
            </w:pPr>
            <w:ins w:id="42348" w:author="Rev 8 Allen Wirfs-Brock" w:date="2012-06-01T10:53:00Z">
              <w:r w:rsidRPr="0096622D">
                <w:rPr>
                  <w:rFonts w:ascii="Times New Roman" w:hAnsi="Times New Roman"/>
                </w:rPr>
                <w:t>HasInitialiser</w:t>
              </w:r>
            </w:ins>
          </w:p>
        </w:tc>
        <w:tc>
          <w:tcPr>
            <w:tcW w:w="4853" w:type="dxa"/>
            <w:shd w:val="clear" w:color="auto" w:fill="auto"/>
          </w:tcPr>
          <w:p w:rsidR="00522CC9" w:rsidRDefault="00522CC9" w:rsidP="00372375">
            <w:pPr>
              <w:rPr>
                <w:ins w:id="42349" w:author="Rev 8 Allen Wirfs-Brock" w:date="2012-06-01T10:53:00Z"/>
              </w:rPr>
            </w:pPr>
            <w:ins w:id="42350" w:author="Rev 8 Allen Wirfs-Brock" w:date="2012-06-01T10:54:00Z">
              <w:r>
                <w:t>Determines whether the production con</w:t>
              </w:r>
              <w:del w:id="42351" w:author="Rev 9 Allen Wirfs-Brock" w:date="2012-07-08T14:24:00Z">
                <w:r w:rsidDel="00372375">
                  <w:delText>s</w:delText>
                </w:r>
              </w:del>
              <w:r>
                <w:t xml:space="preserve">tains an </w:t>
              </w:r>
              <w:r w:rsidRPr="0096622D">
                <w:rPr>
                  <w:rFonts w:ascii="Times New Roman" w:hAnsi="Times New Roman"/>
                  <w:i/>
                </w:rPr>
                <w:t>Initialiser</w:t>
              </w:r>
              <w:r>
                <w:t xml:space="preserve"> production.</w:t>
              </w:r>
            </w:ins>
          </w:p>
        </w:tc>
        <w:tc>
          <w:tcPr>
            <w:tcW w:w="1435" w:type="dxa"/>
            <w:shd w:val="clear" w:color="auto" w:fill="auto"/>
          </w:tcPr>
          <w:p w:rsidR="00522CC9" w:rsidRDefault="00847FC9" w:rsidP="00E926E2">
            <w:pPr>
              <w:jc w:val="left"/>
              <w:rPr>
                <w:ins w:id="42352" w:author="Rev 8 Allen Wirfs-Brock" w:date="2012-06-01T10:53:00Z"/>
              </w:rPr>
            </w:pPr>
            <w:ins w:id="42353" w:author="Rev 8 Allen Wirfs-Brock" w:date="2012-06-08T12:04:00Z">
              <w:r>
                <w:t>12.2.4</w:t>
              </w:r>
            </w:ins>
            <w:ins w:id="42354" w:author="Rev 8 Allen Wirfs-Brock" w:date="2012-06-08T14:48:00Z">
              <w:r w:rsidR="002D6D38">
                <w:t>, 13.1</w:t>
              </w:r>
            </w:ins>
          </w:p>
        </w:tc>
        <w:tc>
          <w:tcPr>
            <w:tcW w:w="1419" w:type="dxa"/>
            <w:shd w:val="clear" w:color="auto" w:fill="auto"/>
          </w:tcPr>
          <w:p w:rsidR="00522CC9" w:rsidRDefault="00522CC9" w:rsidP="00010F9D">
            <w:pPr>
              <w:rPr>
                <w:ins w:id="42355" w:author="Rev 8 Allen Wirfs-Brock" w:date="2012-06-01T10:53:00Z"/>
              </w:rPr>
            </w:pPr>
          </w:p>
        </w:tc>
      </w:tr>
      <w:tr w:rsidR="00124DD2" w:rsidTr="00614339">
        <w:trPr>
          <w:ins w:id="42356" w:author="Rev 8 Allen Wirfs-Brock" w:date="2012-06-01T10:53:00Z"/>
        </w:trPr>
        <w:tc>
          <w:tcPr>
            <w:tcW w:w="2261" w:type="dxa"/>
            <w:shd w:val="clear" w:color="auto" w:fill="auto"/>
          </w:tcPr>
          <w:p w:rsidR="00522CC9" w:rsidRPr="00124DD2" w:rsidRDefault="00522CC9" w:rsidP="00010F9D">
            <w:pPr>
              <w:rPr>
                <w:ins w:id="42357" w:author="Rev 8 Allen Wirfs-Brock" w:date="2012-06-01T10:53:00Z"/>
                <w:rFonts w:ascii="Times New Roman" w:hAnsi="Times New Roman"/>
              </w:rPr>
            </w:pPr>
            <w:ins w:id="42358" w:author="Rev 8 Allen Wirfs-Brock" w:date="2012-06-01T10:53:00Z">
              <w:r w:rsidRPr="00124DD2">
                <w:rPr>
                  <w:rFonts w:ascii="Times New Roman" w:hAnsi="Times New Roman"/>
                </w:rPr>
                <w:t>IsConstantDeclaration</w:t>
              </w:r>
            </w:ins>
          </w:p>
        </w:tc>
        <w:tc>
          <w:tcPr>
            <w:tcW w:w="4853" w:type="dxa"/>
            <w:shd w:val="clear" w:color="auto" w:fill="auto"/>
          </w:tcPr>
          <w:p w:rsidR="00522CC9" w:rsidRDefault="00522CC9" w:rsidP="00010F9D">
            <w:pPr>
              <w:rPr>
                <w:ins w:id="42359" w:author="Rev 8 Allen Wirfs-Brock" w:date="2012-06-01T10:53:00Z"/>
              </w:rPr>
            </w:pPr>
            <w:ins w:id="42360" w:author="Rev 8 Allen Wirfs-Brock" w:date="2012-06-01T10:56:00Z">
              <w:r>
                <w:t>Determines whether the production introduces a immutable environment record binding</w:t>
              </w:r>
            </w:ins>
          </w:p>
        </w:tc>
        <w:tc>
          <w:tcPr>
            <w:tcW w:w="1435" w:type="dxa"/>
            <w:shd w:val="clear" w:color="auto" w:fill="auto"/>
          </w:tcPr>
          <w:p w:rsidR="00522CC9" w:rsidRDefault="00847FC9" w:rsidP="00E926E2">
            <w:pPr>
              <w:jc w:val="left"/>
              <w:rPr>
                <w:ins w:id="42361" w:author="Rev 8 Allen Wirfs-Brock" w:date="2012-06-01T10:53:00Z"/>
              </w:rPr>
            </w:pPr>
            <w:ins w:id="42362" w:author="Rev 8 Allen Wirfs-Brock" w:date="2012-06-08T12:02:00Z">
              <w:r>
                <w:t>12.2</w:t>
              </w:r>
            </w:ins>
            <w:ins w:id="42363" w:author="Rev 8 Allen Wirfs-Brock" w:date="2012-06-08T14:48:00Z">
              <w:r w:rsidR="002D6D38">
                <w:t>,</w:t>
              </w:r>
            </w:ins>
            <w:ins w:id="42364" w:author="Rev 8 Allen Wirfs-Brock" w:date="2012-06-08T14:58:00Z">
              <w:r w:rsidR="00FC399E">
                <w:t xml:space="preserve"> </w:t>
              </w:r>
            </w:ins>
            <w:ins w:id="42365" w:author="Rev 8 Allen Wirfs-Brock" w:date="2012-06-08T14:48:00Z">
              <w:r w:rsidR="002D6D38">
                <w:t>13.1</w:t>
              </w:r>
            </w:ins>
            <w:ins w:id="42366" w:author="Rev 8 Allen Wirfs-Brock" w:date="2012-06-08T14:58:00Z">
              <w:r w:rsidR="00FC399E">
                <w:t>, 13.5</w:t>
              </w:r>
            </w:ins>
          </w:p>
        </w:tc>
        <w:tc>
          <w:tcPr>
            <w:tcW w:w="1419" w:type="dxa"/>
            <w:shd w:val="clear" w:color="auto" w:fill="auto"/>
          </w:tcPr>
          <w:p w:rsidR="00522CC9" w:rsidRDefault="00522CC9" w:rsidP="00010F9D">
            <w:pPr>
              <w:rPr>
                <w:ins w:id="42367" w:author="Rev 8 Allen Wirfs-Brock" w:date="2012-06-01T10:53:00Z"/>
              </w:rPr>
            </w:pPr>
          </w:p>
        </w:tc>
      </w:tr>
      <w:tr w:rsidR="008C355B" w:rsidTr="00614339">
        <w:trPr>
          <w:ins w:id="42368" w:author="Rev 8 Allen Wirfs-Brock" w:date="2012-06-08T11:53:00Z"/>
        </w:trPr>
        <w:tc>
          <w:tcPr>
            <w:tcW w:w="2261" w:type="dxa"/>
            <w:shd w:val="clear" w:color="auto" w:fill="auto"/>
          </w:tcPr>
          <w:p w:rsidR="008C355B" w:rsidRPr="0096622D" w:rsidRDefault="008C355B" w:rsidP="00BD653D">
            <w:pPr>
              <w:rPr>
                <w:ins w:id="42369" w:author="Rev 8 Allen Wirfs-Brock" w:date="2012-06-08T11:53:00Z"/>
                <w:rFonts w:ascii="Times New Roman" w:hAnsi="Times New Roman"/>
              </w:rPr>
            </w:pPr>
            <w:ins w:id="42370" w:author="Rev 8 Allen Wirfs-Brock" w:date="2012-06-08T11:53:00Z">
              <w:r>
                <w:rPr>
                  <w:rFonts w:ascii="Times New Roman" w:hAnsi="Times New Roman"/>
                </w:rPr>
                <w:t>IsInvalidAssignmentPattern</w:t>
              </w:r>
            </w:ins>
          </w:p>
        </w:tc>
        <w:tc>
          <w:tcPr>
            <w:tcW w:w="4853" w:type="dxa"/>
            <w:shd w:val="clear" w:color="auto" w:fill="auto"/>
          </w:tcPr>
          <w:p w:rsidR="008C355B" w:rsidRDefault="008C355B" w:rsidP="008C355B">
            <w:pPr>
              <w:rPr>
                <w:ins w:id="42371" w:author="Rev 8 Allen Wirfs-Brock" w:date="2012-06-08T11:53:00Z"/>
              </w:rPr>
            </w:pPr>
            <w:ins w:id="42372" w:author="Rev 8 Allen Wirfs-Brock" w:date="2012-06-08T11:53:00Z">
              <w:r>
                <w:t xml:space="preserve">Determines if a  </w:t>
              </w:r>
              <w:r w:rsidRPr="00FC399E">
                <w:rPr>
                  <w:rFonts w:ascii="Times New Roman" w:hAnsi="Times New Roman"/>
                  <w:i/>
                </w:rPr>
                <w:t>LeftHandSideExpression</w:t>
              </w:r>
              <w:r>
                <w:t xml:space="preserve"> is a valid assignment target.  </w:t>
              </w:r>
            </w:ins>
            <w:ins w:id="42373" w:author="Rev 8 Allen Wirfs-Brock" w:date="2012-06-08T11:55:00Z">
              <w:r>
                <w:t>Primarily for dealing with destructuring assignment targets.</w:t>
              </w:r>
            </w:ins>
          </w:p>
        </w:tc>
        <w:tc>
          <w:tcPr>
            <w:tcW w:w="1435" w:type="dxa"/>
            <w:shd w:val="clear" w:color="auto" w:fill="auto"/>
          </w:tcPr>
          <w:p w:rsidR="008C355B" w:rsidRDefault="008C355B" w:rsidP="00E926E2">
            <w:pPr>
              <w:jc w:val="left"/>
              <w:rPr>
                <w:ins w:id="42374" w:author="Rev 8 Allen Wirfs-Brock" w:date="2012-06-08T11:53:00Z"/>
              </w:rPr>
            </w:pPr>
            <w:ins w:id="42375" w:author="Rev 8 Allen Wirfs-Brock" w:date="2012-06-08T11:56:00Z">
              <w:r>
                <w:t>11.2</w:t>
              </w:r>
            </w:ins>
          </w:p>
        </w:tc>
        <w:tc>
          <w:tcPr>
            <w:tcW w:w="1419" w:type="dxa"/>
            <w:shd w:val="clear" w:color="auto" w:fill="auto"/>
          </w:tcPr>
          <w:p w:rsidR="008C355B" w:rsidRDefault="008C355B" w:rsidP="00010F9D">
            <w:pPr>
              <w:rPr>
                <w:ins w:id="42376" w:author="Rev 8 Allen Wirfs-Brock" w:date="2012-06-08T11:53:00Z"/>
              </w:rPr>
            </w:pPr>
          </w:p>
        </w:tc>
      </w:tr>
      <w:tr w:rsidR="00847FC9" w:rsidTr="00614339">
        <w:trPr>
          <w:ins w:id="42377" w:author="Rev 8 Allen Wirfs-Brock" w:date="2012-06-08T11:58:00Z"/>
        </w:trPr>
        <w:tc>
          <w:tcPr>
            <w:tcW w:w="2261" w:type="dxa"/>
            <w:shd w:val="clear" w:color="auto" w:fill="auto"/>
          </w:tcPr>
          <w:p w:rsidR="00847FC9" w:rsidRPr="0096622D" w:rsidRDefault="00847FC9" w:rsidP="00BD653D">
            <w:pPr>
              <w:rPr>
                <w:ins w:id="42378" w:author="Rev 8 Allen Wirfs-Brock" w:date="2012-06-08T11:58:00Z"/>
                <w:rFonts w:ascii="Times New Roman" w:hAnsi="Times New Roman"/>
              </w:rPr>
            </w:pPr>
            <w:ins w:id="42379" w:author="Rev 8 Allen Wirfs-Brock" w:date="2012-06-08T11:58:00Z">
              <w:r>
                <w:rPr>
                  <w:rFonts w:ascii="Times New Roman" w:hAnsi="Times New Roman"/>
                </w:rPr>
                <w:t>LexicalDeclarations</w:t>
              </w:r>
            </w:ins>
          </w:p>
        </w:tc>
        <w:tc>
          <w:tcPr>
            <w:tcW w:w="4853" w:type="dxa"/>
            <w:shd w:val="clear" w:color="auto" w:fill="auto"/>
          </w:tcPr>
          <w:p w:rsidR="00847FC9" w:rsidRDefault="00847FC9" w:rsidP="00BD653D">
            <w:pPr>
              <w:rPr>
                <w:ins w:id="42380" w:author="Rev 8 Allen Wirfs-Brock" w:date="2012-06-08T11:58:00Z"/>
              </w:rPr>
            </w:pPr>
            <w:ins w:id="42381" w:author="Rev 8 Allen Wirfs-Brock" w:date="2012-06-08T11:59:00Z">
              <w:r>
                <w:t>Return a List containing the components of a production that are processed as lexical declarations</w:t>
              </w:r>
            </w:ins>
          </w:p>
        </w:tc>
        <w:tc>
          <w:tcPr>
            <w:tcW w:w="1435" w:type="dxa"/>
            <w:shd w:val="clear" w:color="auto" w:fill="auto"/>
          </w:tcPr>
          <w:p w:rsidR="00847FC9" w:rsidRDefault="00847FC9" w:rsidP="00E926E2">
            <w:pPr>
              <w:jc w:val="left"/>
              <w:rPr>
                <w:ins w:id="42382" w:author="Rev 8 Allen Wirfs-Brock" w:date="2012-06-08T11:58:00Z"/>
              </w:rPr>
            </w:pPr>
            <w:ins w:id="42383" w:author="Rev 8 Allen Wirfs-Brock" w:date="2012-06-08T12:00:00Z">
              <w:r>
                <w:t>12.1</w:t>
              </w:r>
            </w:ins>
            <w:ins w:id="42384" w:author="Rev 8 Allen Wirfs-Brock" w:date="2012-06-08T14:45:00Z">
              <w:r w:rsidR="002D6D38">
                <w:t>, 12.11</w:t>
              </w:r>
            </w:ins>
            <w:ins w:id="42385" w:author="Rev 8 Allen Wirfs-Brock" w:date="2012-06-08T14:59:00Z">
              <w:r w:rsidR="00FC399E">
                <w:t>, 12.5</w:t>
              </w:r>
            </w:ins>
          </w:p>
        </w:tc>
        <w:tc>
          <w:tcPr>
            <w:tcW w:w="1419" w:type="dxa"/>
            <w:shd w:val="clear" w:color="auto" w:fill="auto"/>
          </w:tcPr>
          <w:p w:rsidR="00847FC9" w:rsidRDefault="00847FC9" w:rsidP="00010F9D">
            <w:pPr>
              <w:rPr>
                <w:ins w:id="42386" w:author="Rev 8 Allen Wirfs-Brock" w:date="2012-06-08T11:58:00Z"/>
              </w:rPr>
            </w:pPr>
          </w:p>
        </w:tc>
      </w:tr>
      <w:tr w:rsidR="00124DD2" w:rsidTr="00614339">
        <w:trPr>
          <w:ins w:id="42387" w:author="Rev 8 Allen Wirfs-Brock" w:date="2012-05-31T17:14:00Z"/>
        </w:trPr>
        <w:tc>
          <w:tcPr>
            <w:tcW w:w="2261" w:type="dxa"/>
            <w:shd w:val="clear" w:color="auto" w:fill="auto"/>
          </w:tcPr>
          <w:p w:rsidR="00010F9D" w:rsidRPr="00456540" w:rsidRDefault="00BD653D" w:rsidP="00BD653D">
            <w:pPr>
              <w:rPr>
                <w:ins w:id="42388" w:author="Rev 8 Allen Wirfs-Brock" w:date="2012-05-31T17:14:00Z"/>
                <w:rFonts w:ascii="Times New Roman" w:hAnsi="Times New Roman"/>
              </w:rPr>
            </w:pPr>
            <w:ins w:id="42389" w:author="Rev 8 Allen Wirfs-Brock" w:date="2012-06-01T10:41:00Z">
              <w:r w:rsidRPr="0096622D">
                <w:rPr>
                  <w:rFonts w:ascii="Times New Roman" w:hAnsi="Times New Roman"/>
                </w:rPr>
                <w:t>LexicallyDeclaredName</w:t>
              </w:r>
            </w:ins>
            <w:ins w:id="42390" w:author="Rev 8 Allen Wirfs-Brock" w:date="2012-06-08T14:48:00Z">
              <w:r w:rsidR="002D6D38">
                <w:rPr>
                  <w:rFonts w:ascii="Times New Roman" w:hAnsi="Times New Roman"/>
                </w:rPr>
                <w:t>s</w:t>
              </w:r>
            </w:ins>
          </w:p>
        </w:tc>
        <w:tc>
          <w:tcPr>
            <w:tcW w:w="4853" w:type="dxa"/>
            <w:shd w:val="clear" w:color="auto" w:fill="auto"/>
          </w:tcPr>
          <w:p w:rsidR="00010F9D" w:rsidRDefault="00BD653D" w:rsidP="00BD653D">
            <w:pPr>
              <w:rPr>
                <w:ins w:id="42391" w:author="Rev 8 Allen Wirfs-Brock" w:date="2012-05-31T17:14:00Z"/>
              </w:rPr>
            </w:pPr>
            <w:ins w:id="42392" w:author="Rev 8 Allen Wirfs-Brock" w:date="2012-06-01T10:41:00Z">
              <w:r>
                <w:t xml:space="preserve">Returns a list of the lexically scoped </w:t>
              </w:r>
            </w:ins>
            <w:ins w:id="42393" w:author="Rev 8 Allen Wirfs-Brock" w:date="2012-06-01T10:42:00Z">
              <w:r>
                <w:t xml:space="preserve">identifiers </w:t>
              </w:r>
            </w:ins>
            <w:ins w:id="42394" w:author="Rev 8 Allen Wirfs-Brock" w:date="2012-06-01T10:41:00Z">
              <w:r>
                <w:t xml:space="preserve">declared </w:t>
              </w:r>
            </w:ins>
            <w:ins w:id="42395" w:author="Rev 8 Allen Wirfs-Brock" w:date="2012-06-01T10:42:00Z">
              <w:r>
                <w:t>by a</w:t>
              </w:r>
            </w:ins>
            <w:ins w:id="42396" w:author="Rev 8 Allen Wirfs-Brock" w:date="2012-06-01T10:41:00Z">
              <w:r>
                <w:t xml:space="preserve"> production</w:t>
              </w:r>
            </w:ins>
            <w:ins w:id="42397" w:author="Rev 8 Allen Wirfs-Brock" w:date="2012-06-01T10:42:00Z">
              <w:r>
                <w:t>.</w:t>
              </w:r>
            </w:ins>
          </w:p>
        </w:tc>
        <w:tc>
          <w:tcPr>
            <w:tcW w:w="1435" w:type="dxa"/>
            <w:shd w:val="clear" w:color="auto" w:fill="auto"/>
          </w:tcPr>
          <w:p w:rsidR="00010F9D" w:rsidRDefault="00847FC9" w:rsidP="00E926E2">
            <w:pPr>
              <w:jc w:val="left"/>
              <w:rPr>
                <w:ins w:id="42398" w:author="Rev 8 Allen Wirfs-Brock" w:date="2012-05-31T17:14:00Z"/>
              </w:rPr>
            </w:pPr>
            <w:ins w:id="42399" w:author="Rev 8 Allen Wirfs-Brock" w:date="2012-06-08T12:01:00Z">
              <w:r>
                <w:t>12.1</w:t>
              </w:r>
            </w:ins>
            <w:ins w:id="42400" w:author="Rev 8 Allen Wirfs-Brock" w:date="2012-06-08T14:48:00Z">
              <w:r w:rsidR="002D6D38">
                <w:t>, 13.1</w:t>
              </w:r>
            </w:ins>
            <w:ins w:id="42401" w:author="Rev 8 Allen Wirfs-Brock" w:date="2012-06-08T14:54:00Z">
              <w:r w:rsidR="00FC399E">
                <w:t>, 13.2</w:t>
              </w:r>
            </w:ins>
            <w:ins w:id="42402" w:author="Rev 8 Allen Wirfs-Brock" w:date="2012-06-08T14:58:00Z">
              <w:r w:rsidR="00FC399E">
                <w:t>, 13.5</w:t>
              </w:r>
            </w:ins>
          </w:p>
        </w:tc>
        <w:tc>
          <w:tcPr>
            <w:tcW w:w="1419" w:type="dxa"/>
            <w:shd w:val="clear" w:color="auto" w:fill="auto"/>
          </w:tcPr>
          <w:p w:rsidR="00010F9D" w:rsidRDefault="00010F9D" w:rsidP="00010F9D">
            <w:pPr>
              <w:rPr>
                <w:ins w:id="42403" w:author="Rev 8 Allen Wirfs-Brock" w:date="2012-05-31T17:14:00Z"/>
              </w:rPr>
            </w:pPr>
          </w:p>
        </w:tc>
      </w:tr>
      <w:tr w:rsidR="00A30CF3" w:rsidTr="00614339">
        <w:trPr>
          <w:ins w:id="42404" w:author="Rev 8 Allen Wirfs-Brock" w:date="2012-06-08T15:17:00Z"/>
        </w:trPr>
        <w:tc>
          <w:tcPr>
            <w:tcW w:w="2261" w:type="dxa"/>
            <w:shd w:val="clear" w:color="auto" w:fill="auto"/>
          </w:tcPr>
          <w:p w:rsidR="00A30CF3" w:rsidRDefault="00A30CF3" w:rsidP="00002FFA">
            <w:pPr>
              <w:rPr>
                <w:ins w:id="42405" w:author="Rev 8 Allen Wirfs-Brock" w:date="2012-06-08T15:17:00Z"/>
                <w:rFonts w:ascii="Times New Roman" w:hAnsi="Times New Roman"/>
              </w:rPr>
            </w:pPr>
            <w:ins w:id="42406" w:author="Rev 8 Allen Wirfs-Brock" w:date="2012-06-08T15:17:00Z">
              <w:r>
                <w:rPr>
                  <w:rFonts w:ascii="Times New Roman" w:hAnsi="Times New Roman"/>
                </w:rPr>
                <w:t>MethodDe</w:t>
              </w:r>
            </w:ins>
            <w:ins w:id="42407" w:author="Rev 8 Allen Wirfs-Brock" w:date="2012-06-08T15:26:00Z">
              <w:r w:rsidR="00002FFA">
                <w:rPr>
                  <w:rFonts w:ascii="Times New Roman" w:hAnsi="Times New Roman"/>
                </w:rPr>
                <w:t>finitions</w:t>
              </w:r>
            </w:ins>
          </w:p>
        </w:tc>
        <w:tc>
          <w:tcPr>
            <w:tcW w:w="4853" w:type="dxa"/>
            <w:shd w:val="clear" w:color="auto" w:fill="auto"/>
          </w:tcPr>
          <w:p w:rsidR="00A30CF3" w:rsidRPr="00002FFA" w:rsidRDefault="00A30CF3" w:rsidP="00BD653D">
            <w:pPr>
              <w:rPr>
                <w:ins w:id="42408" w:author="Rev 8 Allen Wirfs-Brock" w:date="2012-06-08T15:17:00Z"/>
              </w:rPr>
            </w:pPr>
            <w:ins w:id="42409" w:author="Rev 8 Allen Wirfs-Brock" w:date="2012-06-08T15:18:00Z">
              <w:r>
                <w:t xml:space="preserve">Return a list of the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ins>
            <w:ins w:id="42410" w:author="Rev 8 Allen Wirfs-Brock" w:date="2012-06-08T15:33:00Z">
              <w:r w:rsidR="00002FFA">
                <w:t>.</w:t>
              </w:r>
            </w:ins>
          </w:p>
        </w:tc>
        <w:tc>
          <w:tcPr>
            <w:tcW w:w="1435" w:type="dxa"/>
            <w:shd w:val="clear" w:color="auto" w:fill="auto"/>
          </w:tcPr>
          <w:p w:rsidR="00A30CF3" w:rsidRDefault="00A30CF3" w:rsidP="00E926E2">
            <w:pPr>
              <w:jc w:val="left"/>
              <w:rPr>
                <w:ins w:id="42411" w:author="Rev 8 Allen Wirfs-Brock" w:date="2012-06-08T15:17:00Z"/>
              </w:rPr>
            </w:pPr>
            <w:ins w:id="42412" w:author="Rev 8 Allen Wirfs-Brock" w:date="2012-06-08T15:19:00Z">
              <w:r>
                <w:t>13.5</w:t>
              </w:r>
            </w:ins>
          </w:p>
        </w:tc>
        <w:tc>
          <w:tcPr>
            <w:tcW w:w="1419" w:type="dxa"/>
            <w:shd w:val="clear" w:color="auto" w:fill="auto"/>
          </w:tcPr>
          <w:p w:rsidR="00A30CF3" w:rsidRDefault="00A30CF3" w:rsidP="00010F9D">
            <w:pPr>
              <w:rPr>
                <w:ins w:id="42413" w:author="Rev 8 Allen Wirfs-Brock" w:date="2012-06-08T15:17:00Z"/>
              </w:rPr>
            </w:pPr>
          </w:p>
        </w:tc>
      </w:tr>
      <w:tr w:rsidR="00124DD2" w:rsidTr="00614339">
        <w:trPr>
          <w:ins w:id="42414" w:author="Rev 8 Allen Wirfs-Brock" w:date="2012-06-01T10:42:00Z"/>
        </w:trPr>
        <w:tc>
          <w:tcPr>
            <w:tcW w:w="2261" w:type="dxa"/>
            <w:shd w:val="clear" w:color="auto" w:fill="auto"/>
          </w:tcPr>
          <w:p w:rsidR="00BD653D" w:rsidRPr="0096622D" w:rsidRDefault="007B7BA4" w:rsidP="00BD653D">
            <w:pPr>
              <w:rPr>
                <w:ins w:id="42415" w:author="Rev 8 Allen Wirfs-Brock" w:date="2012-06-01T10:42:00Z"/>
                <w:rFonts w:ascii="Times New Roman" w:hAnsi="Times New Roman"/>
              </w:rPr>
            </w:pPr>
            <w:ins w:id="42416" w:author="Rev 8 Allen Wirfs-Brock" w:date="2012-06-08T11:36:00Z">
              <w:r>
                <w:rPr>
                  <w:rFonts w:ascii="Times New Roman" w:hAnsi="Times New Roman"/>
                </w:rPr>
                <w:t>MV</w:t>
              </w:r>
            </w:ins>
          </w:p>
        </w:tc>
        <w:tc>
          <w:tcPr>
            <w:tcW w:w="4853" w:type="dxa"/>
            <w:shd w:val="clear" w:color="auto" w:fill="auto"/>
          </w:tcPr>
          <w:p w:rsidR="00BD653D" w:rsidRDefault="00614339" w:rsidP="00BD653D">
            <w:pPr>
              <w:rPr>
                <w:ins w:id="42417" w:author="Rev 8 Allen Wirfs-Brock" w:date="2012-06-01T10:42:00Z"/>
              </w:rPr>
            </w:pPr>
            <w:ins w:id="42418" w:author="Rev 8 Allen Wirfs-Brock" w:date="2012-06-08T11:37:00Z">
              <w:r>
                <w:t>Determines the “mathematical value”</w:t>
              </w:r>
            </w:ins>
            <w:ins w:id="42419" w:author="Rev 8 Allen Wirfs-Brock" w:date="2012-06-08T11:38:00Z">
              <w:r>
                <w:t xml:space="preserve"> of a numeric </w:t>
              </w:r>
              <w:r>
                <w:lastRenderedPageBreak/>
                <w:t>lirteral or component of a numeric literal.</w:t>
              </w:r>
            </w:ins>
          </w:p>
        </w:tc>
        <w:tc>
          <w:tcPr>
            <w:tcW w:w="1435" w:type="dxa"/>
            <w:shd w:val="clear" w:color="auto" w:fill="auto"/>
          </w:tcPr>
          <w:p w:rsidR="00BD653D" w:rsidRDefault="00614339" w:rsidP="00E926E2">
            <w:pPr>
              <w:jc w:val="left"/>
              <w:rPr>
                <w:ins w:id="42420" w:author="Rev 8 Allen Wirfs-Brock" w:date="2012-06-01T10:42:00Z"/>
              </w:rPr>
            </w:pPr>
            <w:ins w:id="42421" w:author="Rev 8 Allen Wirfs-Brock" w:date="2012-06-08T11:38:00Z">
              <w:r>
                <w:lastRenderedPageBreak/>
                <w:t>7.8.3</w:t>
              </w:r>
            </w:ins>
          </w:p>
        </w:tc>
        <w:tc>
          <w:tcPr>
            <w:tcW w:w="1419" w:type="dxa"/>
            <w:shd w:val="clear" w:color="auto" w:fill="auto"/>
          </w:tcPr>
          <w:p w:rsidR="00BD653D" w:rsidRDefault="00BD653D" w:rsidP="00010F9D">
            <w:pPr>
              <w:rPr>
                <w:ins w:id="42422" w:author="Rev 8 Allen Wirfs-Brock" w:date="2012-06-01T10:42:00Z"/>
              </w:rPr>
            </w:pPr>
          </w:p>
        </w:tc>
      </w:tr>
      <w:tr w:rsidR="00614339" w:rsidTr="00614339">
        <w:trPr>
          <w:ins w:id="42423" w:author="Rev 8 Allen Wirfs-Brock" w:date="2012-06-08T11:45:00Z"/>
        </w:trPr>
        <w:tc>
          <w:tcPr>
            <w:tcW w:w="2261" w:type="dxa"/>
            <w:shd w:val="clear" w:color="auto" w:fill="auto"/>
          </w:tcPr>
          <w:p w:rsidR="00614339" w:rsidRDefault="00614339" w:rsidP="00BD653D">
            <w:pPr>
              <w:rPr>
                <w:ins w:id="42424" w:author="Rev 8 Allen Wirfs-Brock" w:date="2012-06-08T11:45:00Z"/>
                <w:rFonts w:ascii="Times New Roman" w:hAnsi="Times New Roman"/>
              </w:rPr>
            </w:pPr>
            <w:ins w:id="42425" w:author="Rev 8 Allen Wirfs-Brock" w:date="2012-06-08T11:45:00Z">
              <w:r>
                <w:rPr>
                  <w:rFonts w:ascii="Times New Roman" w:hAnsi="Times New Roman"/>
                </w:rPr>
                <w:lastRenderedPageBreak/>
                <w:t>PropName</w:t>
              </w:r>
            </w:ins>
          </w:p>
        </w:tc>
        <w:tc>
          <w:tcPr>
            <w:tcW w:w="4853" w:type="dxa"/>
            <w:shd w:val="clear" w:color="auto" w:fill="auto"/>
          </w:tcPr>
          <w:p w:rsidR="00614339" w:rsidRDefault="00614339" w:rsidP="00BD653D">
            <w:pPr>
              <w:rPr>
                <w:ins w:id="42426" w:author="Rev 8 Allen Wirfs-Brock" w:date="2012-06-08T11:45:00Z"/>
              </w:rPr>
            </w:pPr>
            <w:ins w:id="42427" w:author="Rev 8 Allen Wirfs-Brock" w:date="2012-06-08T11:46:00Z">
              <w:r>
                <w:t>Determines the string value of the property name referenced by a production.</w:t>
              </w:r>
            </w:ins>
          </w:p>
        </w:tc>
        <w:tc>
          <w:tcPr>
            <w:tcW w:w="1435" w:type="dxa"/>
            <w:shd w:val="clear" w:color="auto" w:fill="auto"/>
          </w:tcPr>
          <w:p w:rsidR="00614339" w:rsidRDefault="00614339" w:rsidP="00E926E2">
            <w:pPr>
              <w:jc w:val="left"/>
              <w:rPr>
                <w:ins w:id="42428" w:author="Rev 8 Allen Wirfs-Brock" w:date="2012-06-08T11:45:00Z"/>
              </w:rPr>
            </w:pPr>
            <w:ins w:id="42429" w:author="Rev 8 Allen Wirfs-Brock" w:date="2012-06-08T11:46:00Z">
              <w:r>
                <w:t>11.1.5.1</w:t>
              </w:r>
            </w:ins>
            <w:ins w:id="42430" w:author="Rev 8 Allen Wirfs-Brock" w:date="2012-06-08T14:55:00Z">
              <w:r w:rsidR="00FC399E">
                <w:t>, 13.3</w:t>
              </w:r>
            </w:ins>
            <w:ins w:id="42431" w:author="Rev 8 Allen Wirfs-Brock" w:date="2012-06-08T14:59:00Z">
              <w:r w:rsidR="00FC399E">
                <w:t>, 13.5</w:t>
              </w:r>
            </w:ins>
          </w:p>
        </w:tc>
        <w:tc>
          <w:tcPr>
            <w:tcW w:w="1419" w:type="dxa"/>
            <w:shd w:val="clear" w:color="auto" w:fill="auto"/>
          </w:tcPr>
          <w:p w:rsidR="00614339" w:rsidRDefault="00614339" w:rsidP="00010F9D">
            <w:pPr>
              <w:rPr>
                <w:ins w:id="42432" w:author="Rev 8 Allen Wirfs-Brock" w:date="2012-06-08T11:45:00Z"/>
              </w:rPr>
            </w:pPr>
          </w:p>
        </w:tc>
      </w:tr>
      <w:tr w:rsidR="00614339" w:rsidTr="00614339">
        <w:trPr>
          <w:ins w:id="42433" w:author="Rev 8 Allen Wirfs-Brock" w:date="2012-06-08T11:45:00Z"/>
        </w:trPr>
        <w:tc>
          <w:tcPr>
            <w:tcW w:w="2261" w:type="dxa"/>
            <w:shd w:val="clear" w:color="auto" w:fill="auto"/>
          </w:tcPr>
          <w:p w:rsidR="00614339" w:rsidRDefault="00614339" w:rsidP="00BD653D">
            <w:pPr>
              <w:rPr>
                <w:ins w:id="42434" w:author="Rev 8 Allen Wirfs-Brock" w:date="2012-06-08T11:45:00Z"/>
                <w:rFonts w:ascii="Times New Roman" w:hAnsi="Times New Roman"/>
              </w:rPr>
            </w:pPr>
            <w:ins w:id="42435" w:author="Rev 8 Allen Wirfs-Brock" w:date="2012-06-08T11:45:00Z">
              <w:r>
                <w:rPr>
                  <w:rFonts w:ascii="Times New Roman" w:hAnsi="Times New Roman"/>
                </w:rPr>
                <w:t>PropNameList</w:t>
              </w:r>
            </w:ins>
          </w:p>
        </w:tc>
        <w:tc>
          <w:tcPr>
            <w:tcW w:w="4853" w:type="dxa"/>
            <w:shd w:val="clear" w:color="auto" w:fill="auto"/>
          </w:tcPr>
          <w:p w:rsidR="00614339" w:rsidRDefault="008C355B" w:rsidP="008C355B">
            <w:pPr>
              <w:rPr>
                <w:ins w:id="42436" w:author="Rev 8 Allen Wirfs-Brock" w:date="2012-06-08T11:45:00Z"/>
              </w:rPr>
            </w:pPr>
            <w:ins w:id="42437" w:author="Rev 8 Allen Wirfs-Brock" w:date="2012-06-08T11:47:00Z">
              <w:r>
                <w:t xml:space="preserve">Returns a List of the string values of the property names </w:t>
              </w:r>
            </w:ins>
            <w:ins w:id="42438" w:author="Rev 8 Allen Wirfs-Brock" w:date="2012-06-08T11:48:00Z">
              <w:r>
                <w:t>referenced</w:t>
              </w:r>
            </w:ins>
            <w:ins w:id="42439" w:author="Rev 8 Allen Wirfs-Brock" w:date="2012-06-08T11:47:00Z">
              <w:r>
                <w:t xml:space="preserve"> by a production. </w:t>
              </w:r>
            </w:ins>
            <w:ins w:id="42440" w:author="Rev 8 Allen Wirfs-Brock" w:date="2012-06-08T11:48:00Z">
              <w:r>
                <w:t xml:space="preserve">The list reflects the order of the references in the source text.  The </w:t>
              </w:r>
            </w:ins>
            <w:ins w:id="42441" w:author="Rev 8 Allen Wirfs-Brock" w:date="2012-06-08T11:49:00Z">
              <w:r>
                <w:t>list may contain duplicate elements.</w:t>
              </w:r>
            </w:ins>
          </w:p>
        </w:tc>
        <w:tc>
          <w:tcPr>
            <w:tcW w:w="1435" w:type="dxa"/>
            <w:shd w:val="clear" w:color="auto" w:fill="auto"/>
          </w:tcPr>
          <w:p w:rsidR="00614339" w:rsidRDefault="008C355B" w:rsidP="00E926E2">
            <w:pPr>
              <w:jc w:val="left"/>
              <w:rPr>
                <w:ins w:id="42442" w:author="Rev 8 Allen Wirfs-Brock" w:date="2012-06-08T11:45:00Z"/>
              </w:rPr>
            </w:pPr>
            <w:ins w:id="42443" w:author="Rev 8 Allen Wirfs-Brock" w:date="2012-06-08T11:49:00Z">
              <w:r>
                <w:t>11</w:t>
              </w:r>
            </w:ins>
            <w:ins w:id="42444" w:author="Rev 8 Allen Wirfs-Brock" w:date="2012-06-08T14:59:00Z">
              <w:r w:rsidR="00FC399E">
                <w:t>.</w:t>
              </w:r>
            </w:ins>
            <w:ins w:id="42445" w:author="Rev 8 Allen Wirfs-Brock" w:date="2012-06-08T11:49:00Z">
              <w:r>
                <w:t>5</w:t>
              </w:r>
            </w:ins>
            <w:ins w:id="42446" w:author="Rev 8 Allen Wirfs-Brock" w:date="2012-06-08T14:59:00Z">
              <w:r w:rsidR="00FC399E">
                <w:t>.</w:t>
              </w:r>
            </w:ins>
            <w:ins w:id="42447" w:author="Rev 8 Allen Wirfs-Brock" w:date="2012-06-08T11:49:00Z">
              <w:r>
                <w:t>1</w:t>
              </w:r>
            </w:ins>
            <w:ins w:id="42448" w:author="Rev 8 Allen Wirfs-Brock" w:date="2012-06-08T14:59:00Z">
              <w:r w:rsidR="00FC399E">
                <w:t>, 13.5</w:t>
              </w:r>
            </w:ins>
          </w:p>
        </w:tc>
        <w:tc>
          <w:tcPr>
            <w:tcW w:w="1419" w:type="dxa"/>
            <w:shd w:val="clear" w:color="auto" w:fill="auto"/>
          </w:tcPr>
          <w:p w:rsidR="00614339" w:rsidRDefault="00614339" w:rsidP="00010F9D">
            <w:pPr>
              <w:rPr>
                <w:ins w:id="42449" w:author="Rev 8 Allen Wirfs-Brock" w:date="2012-06-08T11:45:00Z"/>
              </w:rPr>
            </w:pPr>
          </w:p>
        </w:tc>
      </w:tr>
      <w:tr w:rsidR="0021118F" w:rsidTr="00614339">
        <w:trPr>
          <w:ins w:id="42450" w:author="Rev 8 Allen Wirfs-Brock" w:date="2012-06-11T16:15:00Z"/>
        </w:trPr>
        <w:tc>
          <w:tcPr>
            <w:tcW w:w="2261" w:type="dxa"/>
            <w:shd w:val="clear" w:color="auto" w:fill="auto"/>
          </w:tcPr>
          <w:p w:rsidR="0021118F" w:rsidRDefault="0021118F" w:rsidP="00BD653D">
            <w:pPr>
              <w:rPr>
                <w:ins w:id="42451" w:author="Rev 8 Allen Wirfs-Brock" w:date="2012-06-11T16:15:00Z"/>
                <w:rFonts w:ascii="Times New Roman" w:hAnsi="Times New Roman"/>
              </w:rPr>
            </w:pPr>
            <w:ins w:id="42452" w:author="Rev 8 Allen Wirfs-Brock" w:date="2012-06-11T16:15:00Z">
              <w:r>
                <w:rPr>
                  <w:rFonts w:ascii="Times New Roman" w:hAnsi="Times New Roman"/>
                </w:rPr>
                <w:t>ReferencesSuper</w:t>
              </w:r>
            </w:ins>
          </w:p>
        </w:tc>
        <w:tc>
          <w:tcPr>
            <w:tcW w:w="4853" w:type="dxa"/>
            <w:shd w:val="clear" w:color="auto" w:fill="auto"/>
          </w:tcPr>
          <w:p w:rsidR="0021118F" w:rsidRDefault="0021118F" w:rsidP="0021118F">
            <w:pPr>
              <w:rPr>
                <w:ins w:id="42453" w:author="Rev 8 Allen Wirfs-Brock" w:date="2012-06-11T16:15:00Z"/>
              </w:rPr>
            </w:pPr>
            <w:ins w:id="42454" w:author="Rev 8 Allen Wirfs-Brock" w:date="2012-06-11T16:15:00Z">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ins>
          </w:p>
        </w:tc>
        <w:tc>
          <w:tcPr>
            <w:tcW w:w="1435" w:type="dxa"/>
            <w:shd w:val="clear" w:color="auto" w:fill="auto"/>
          </w:tcPr>
          <w:p w:rsidR="0021118F" w:rsidRDefault="0021118F" w:rsidP="00E926E2">
            <w:pPr>
              <w:jc w:val="left"/>
              <w:rPr>
                <w:ins w:id="42455" w:author="Rev 8 Allen Wirfs-Brock" w:date="2012-06-11T16:15:00Z"/>
              </w:rPr>
            </w:pPr>
            <w:ins w:id="42456" w:author="Rev 8 Allen Wirfs-Brock" w:date="2012-06-11T16:16:00Z">
              <w:r>
                <w:t>13.3</w:t>
              </w:r>
            </w:ins>
          </w:p>
        </w:tc>
        <w:tc>
          <w:tcPr>
            <w:tcW w:w="1419" w:type="dxa"/>
            <w:shd w:val="clear" w:color="auto" w:fill="auto"/>
          </w:tcPr>
          <w:p w:rsidR="0021118F" w:rsidRDefault="0021118F" w:rsidP="00010F9D">
            <w:pPr>
              <w:rPr>
                <w:ins w:id="42457" w:author="Rev 8 Allen Wirfs-Brock" w:date="2012-06-11T16:15:00Z"/>
              </w:rPr>
            </w:pPr>
          </w:p>
        </w:tc>
      </w:tr>
      <w:tr w:rsidR="00FC399E" w:rsidTr="00614339">
        <w:trPr>
          <w:ins w:id="42458" w:author="Rev 8 Allen Wirfs-Brock" w:date="2012-06-08T14:55:00Z"/>
        </w:trPr>
        <w:tc>
          <w:tcPr>
            <w:tcW w:w="2261" w:type="dxa"/>
            <w:shd w:val="clear" w:color="auto" w:fill="auto"/>
          </w:tcPr>
          <w:p w:rsidR="00FC399E" w:rsidRDefault="00FC399E" w:rsidP="00BD653D">
            <w:pPr>
              <w:rPr>
                <w:ins w:id="42459" w:author="Rev 8 Allen Wirfs-Brock" w:date="2012-06-08T14:55:00Z"/>
                <w:rFonts w:ascii="Times New Roman" w:hAnsi="Times New Roman"/>
              </w:rPr>
            </w:pPr>
            <w:ins w:id="42460" w:author="Rev 8 Allen Wirfs-Brock" w:date="2012-06-08T14:55:00Z">
              <w:r>
                <w:rPr>
                  <w:rFonts w:ascii="Times New Roman" w:hAnsi="Times New Roman"/>
                </w:rPr>
                <w:t>SpecialMethod</w:t>
              </w:r>
            </w:ins>
          </w:p>
        </w:tc>
        <w:tc>
          <w:tcPr>
            <w:tcW w:w="4853" w:type="dxa"/>
            <w:shd w:val="clear" w:color="auto" w:fill="auto"/>
          </w:tcPr>
          <w:p w:rsidR="00FC399E" w:rsidRDefault="00FC399E" w:rsidP="00BD653D">
            <w:pPr>
              <w:rPr>
                <w:ins w:id="42461" w:author="Rev 8 Allen Wirfs-Brock" w:date="2012-06-08T14:55:00Z"/>
              </w:rPr>
            </w:pPr>
            <w:ins w:id="42462" w:author="Rev 8 Allen Wirfs-Brock" w:date="2012-06-08T14:56:00Z">
              <w:r>
                <w:t xml:space="preserve">Determine if a </w:t>
              </w:r>
              <w:r w:rsidRPr="00E926E2">
                <w:rPr>
                  <w:rFonts w:ascii="Times New Roman" w:hAnsi="Times New Roman"/>
                  <w:i/>
                </w:rPr>
                <w:t>MethodDefinition</w:t>
              </w:r>
              <w:r>
                <w:t xml:space="preserve"> defines a generator method or an accessor property.</w:t>
              </w:r>
            </w:ins>
          </w:p>
        </w:tc>
        <w:tc>
          <w:tcPr>
            <w:tcW w:w="1435" w:type="dxa"/>
            <w:shd w:val="clear" w:color="auto" w:fill="auto"/>
          </w:tcPr>
          <w:p w:rsidR="00FC399E" w:rsidRDefault="00FC399E" w:rsidP="00E926E2">
            <w:pPr>
              <w:jc w:val="left"/>
              <w:rPr>
                <w:ins w:id="42463" w:author="Rev 8 Allen Wirfs-Brock" w:date="2012-06-08T14:55:00Z"/>
              </w:rPr>
            </w:pPr>
            <w:ins w:id="42464" w:author="Rev 8 Allen Wirfs-Brock" w:date="2012-06-08T14:56:00Z">
              <w:r>
                <w:t>13.3</w:t>
              </w:r>
            </w:ins>
          </w:p>
        </w:tc>
        <w:tc>
          <w:tcPr>
            <w:tcW w:w="1419" w:type="dxa"/>
            <w:shd w:val="clear" w:color="auto" w:fill="auto"/>
          </w:tcPr>
          <w:p w:rsidR="00FC399E" w:rsidRDefault="00FC399E" w:rsidP="00010F9D">
            <w:pPr>
              <w:rPr>
                <w:ins w:id="42465" w:author="Rev 8 Allen Wirfs-Brock" w:date="2012-06-08T14:55:00Z"/>
              </w:rPr>
            </w:pPr>
          </w:p>
        </w:tc>
      </w:tr>
      <w:tr w:rsidR="00124DD2" w:rsidTr="00614339">
        <w:trPr>
          <w:ins w:id="42466" w:author="Rev 8 Allen Wirfs-Brock" w:date="2012-06-01T10:42:00Z"/>
        </w:trPr>
        <w:tc>
          <w:tcPr>
            <w:tcW w:w="2261" w:type="dxa"/>
            <w:shd w:val="clear" w:color="auto" w:fill="auto"/>
          </w:tcPr>
          <w:p w:rsidR="00BD653D" w:rsidRPr="0096622D" w:rsidRDefault="00614339" w:rsidP="00BD653D">
            <w:pPr>
              <w:rPr>
                <w:ins w:id="42467" w:author="Rev 8 Allen Wirfs-Brock" w:date="2012-06-01T10:42:00Z"/>
                <w:rFonts w:ascii="Times New Roman" w:hAnsi="Times New Roman"/>
              </w:rPr>
            </w:pPr>
            <w:ins w:id="42468" w:author="Rev 8 Allen Wirfs-Brock" w:date="2012-06-08T11:39:00Z">
              <w:r>
                <w:rPr>
                  <w:rFonts w:ascii="Times New Roman" w:hAnsi="Times New Roman"/>
                </w:rPr>
                <w:t>SV</w:t>
              </w:r>
            </w:ins>
          </w:p>
        </w:tc>
        <w:tc>
          <w:tcPr>
            <w:tcW w:w="4853" w:type="dxa"/>
            <w:shd w:val="clear" w:color="auto" w:fill="auto"/>
          </w:tcPr>
          <w:p w:rsidR="00BD653D" w:rsidRDefault="00614339" w:rsidP="00BD653D">
            <w:pPr>
              <w:rPr>
                <w:ins w:id="42469" w:author="Rev 8 Allen Wirfs-Brock" w:date="2012-06-01T10:42:00Z"/>
              </w:rPr>
            </w:pPr>
            <w:ins w:id="42470" w:author="Rev 8 Allen Wirfs-Brock" w:date="2012-06-08T11:39:00Z">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ins>
          </w:p>
        </w:tc>
        <w:tc>
          <w:tcPr>
            <w:tcW w:w="1435" w:type="dxa"/>
            <w:shd w:val="clear" w:color="auto" w:fill="auto"/>
          </w:tcPr>
          <w:p w:rsidR="00BD653D" w:rsidRDefault="00614339" w:rsidP="00E926E2">
            <w:pPr>
              <w:jc w:val="left"/>
              <w:rPr>
                <w:ins w:id="42471" w:author="Rev 8 Allen Wirfs-Brock" w:date="2012-06-01T10:42:00Z"/>
              </w:rPr>
            </w:pPr>
            <w:ins w:id="42472" w:author="Rev 8 Allen Wirfs-Brock" w:date="2012-06-08T11:40:00Z">
              <w:r>
                <w:t>7.8.4</w:t>
              </w:r>
            </w:ins>
          </w:p>
        </w:tc>
        <w:tc>
          <w:tcPr>
            <w:tcW w:w="1419" w:type="dxa"/>
            <w:shd w:val="clear" w:color="auto" w:fill="auto"/>
          </w:tcPr>
          <w:p w:rsidR="00BD653D" w:rsidRDefault="00BD653D" w:rsidP="00010F9D">
            <w:pPr>
              <w:rPr>
                <w:ins w:id="42473" w:author="Rev 8 Allen Wirfs-Brock" w:date="2012-06-01T10:42:00Z"/>
              </w:rPr>
            </w:pPr>
          </w:p>
        </w:tc>
      </w:tr>
      <w:tr w:rsidR="00847FC9" w:rsidTr="00614339">
        <w:trPr>
          <w:ins w:id="42474" w:author="Rev 8 Allen Wirfs-Brock" w:date="2012-06-08T12:01:00Z"/>
        </w:trPr>
        <w:tc>
          <w:tcPr>
            <w:tcW w:w="2261" w:type="dxa"/>
            <w:shd w:val="clear" w:color="auto" w:fill="auto"/>
          </w:tcPr>
          <w:p w:rsidR="00847FC9" w:rsidRDefault="00847FC9" w:rsidP="00BD653D">
            <w:pPr>
              <w:rPr>
                <w:ins w:id="42475" w:author="Rev 8 Allen Wirfs-Brock" w:date="2012-06-08T12:01:00Z"/>
                <w:rFonts w:ascii="Times New Roman" w:hAnsi="Times New Roman"/>
              </w:rPr>
            </w:pPr>
          </w:p>
        </w:tc>
        <w:tc>
          <w:tcPr>
            <w:tcW w:w="4853" w:type="dxa"/>
            <w:shd w:val="clear" w:color="auto" w:fill="auto"/>
          </w:tcPr>
          <w:p w:rsidR="00847FC9" w:rsidRDefault="00847FC9" w:rsidP="00BD653D">
            <w:pPr>
              <w:rPr>
                <w:ins w:id="42476" w:author="Rev 8 Allen Wirfs-Brock" w:date="2012-06-08T12:01:00Z"/>
              </w:rPr>
            </w:pPr>
          </w:p>
        </w:tc>
        <w:tc>
          <w:tcPr>
            <w:tcW w:w="1435" w:type="dxa"/>
            <w:shd w:val="clear" w:color="auto" w:fill="auto"/>
          </w:tcPr>
          <w:p w:rsidR="00847FC9" w:rsidRDefault="00847FC9" w:rsidP="00E926E2">
            <w:pPr>
              <w:jc w:val="left"/>
              <w:rPr>
                <w:ins w:id="42477" w:author="Rev 8 Allen Wirfs-Brock" w:date="2012-06-08T12:01:00Z"/>
              </w:rPr>
            </w:pPr>
          </w:p>
        </w:tc>
        <w:tc>
          <w:tcPr>
            <w:tcW w:w="1419" w:type="dxa"/>
            <w:shd w:val="clear" w:color="auto" w:fill="auto"/>
          </w:tcPr>
          <w:p w:rsidR="00847FC9" w:rsidRDefault="00847FC9" w:rsidP="00010F9D">
            <w:pPr>
              <w:rPr>
                <w:ins w:id="42478" w:author="Rev 8 Allen Wirfs-Brock" w:date="2012-06-08T12:01:00Z"/>
              </w:rPr>
            </w:pPr>
          </w:p>
        </w:tc>
      </w:tr>
      <w:tr w:rsidR="00124DD2" w:rsidTr="00614339">
        <w:trPr>
          <w:ins w:id="42479" w:author="Rev 8 Allen Wirfs-Brock" w:date="2012-06-01T10:42:00Z"/>
        </w:trPr>
        <w:tc>
          <w:tcPr>
            <w:tcW w:w="2261" w:type="dxa"/>
            <w:shd w:val="clear" w:color="auto" w:fill="auto"/>
          </w:tcPr>
          <w:p w:rsidR="00BD653D" w:rsidRPr="00456540" w:rsidRDefault="00BD653D" w:rsidP="00BD653D">
            <w:pPr>
              <w:rPr>
                <w:ins w:id="42480" w:author="Rev 8 Allen Wirfs-Brock" w:date="2012-06-01T10:42:00Z"/>
                <w:rFonts w:ascii="Times New Roman" w:hAnsi="Times New Roman"/>
              </w:rPr>
            </w:pPr>
            <w:ins w:id="42481" w:author="Rev 8 Allen Wirfs-Brock" w:date="2012-06-01T10:43:00Z">
              <w:r w:rsidRPr="0096622D">
                <w:rPr>
                  <w:rFonts w:ascii="Times New Roman" w:hAnsi="Times New Roman"/>
                </w:rPr>
                <w:t>VarDeclaredNames</w:t>
              </w:r>
            </w:ins>
          </w:p>
        </w:tc>
        <w:tc>
          <w:tcPr>
            <w:tcW w:w="4853" w:type="dxa"/>
            <w:shd w:val="clear" w:color="auto" w:fill="auto"/>
          </w:tcPr>
          <w:p w:rsidR="00BD653D" w:rsidRDefault="00BD653D" w:rsidP="00BD653D">
            <w:pPr>
              <w:rPr>
                <w:ins w:id="42482" w:author="Rev 8 Allen Wirfs-Brock" w:date="2012-06-01T10:42:00Z"/>
              </w:rPr>
            </w:pPr>
            <w:ins w:id="42483" w:author="Rev 8 Allen Wirfs-Brock" w:date="2012-06-01T10:43:00Z">
              <w:r>
                <w:t xml:space="preserve">Returns a list of the local top-level scoped identifiers declared by a production.  These are identifier that are scoped as if by a var </w:t>
              </w:r>
            </w:ins>
            <w:ins w:id="42484" w:author="Rev 8 Allen Wirfs-Brock" w:date="2012-06-01T10:44:00Z">
              <w:r>
                <w:t>statement</w:t>
              </w:r>
            </w:ins>
            <w:ins w:id="42485" w:author="Rev 8 Allen Wirfs-Brock" w:date="2012-06-01T10:43:00Z">
              <w:r>
                <w:t>.</w:t>
              </w:r>
            </w:ins>
          </w:p>
        </w:tc>
        <w:tc>
          <w:tcPr>
            <w:tcW w:w="1435" w:type="dxa"/>
            <w:shd w:val="clear" w:color="auto" w:fill="auto"/>
          </w:tcPr>
          <w:p w:rsidR="00BD653D" w:rsidRDefault="00847FC9" w:rsidP="00E926E2">
            <w:pPr>
              <w:jc w:val="left"/>
              <w:rPr>
                <w:ins w:id="42486" w:author="Rev 8 Allen Wirfs-Brock" w:date="2012-06-01T10:42:00Z"/>
              </w:rPr>
            </w:pPr>
            <w:ins w:id="42487" w:author="Rev 8 Allen Wirfs-Brock" w:date="2012-06-08T12:01:00Z">
              <w:r>
                <w:t>12.1</w:t>
              </w:r>
            </w:ins>
            <w:ins w:id="42488" w:author="Rev 8 Allen Wirfs-Brock" w:date="2012-06-08T12:05:00Z">
              <w:r>
                <w:t>, 12.5</w:t>
              </w:r>
            </w:ins>
            <w:ins w:id="42489" w:author="Rev 8 Allen Wirfs-Brock" w:date="2012-06-08T12:06:00Z">
              <w:r>
                <w:t>, 12.6.1, 12.6.2, 12.6.3</w:t>
              </w:r>
            </w:ins>
            <w:ins w:id="42490" w:author="Rev 8 Allen Wirfs-Brock" w:date="2012-06-08T12:07:00Z">
              <w:r>
                <w:t>, 12.6.4</w:t>
              </w:r>
            </w:ins>
            <w:ins w:id="42491" w:author="Rev 8 Allen Wirfs-Brock" w:date="2012-06-08T14:46:00Z">
              <w:r w:rsidR="002D6D38">
                <w:t>, 12.12</w:t>
              </w:r>
            </w:ins>
            <w:ins w:id="42492" w:author="Rev 8 Allen Wirfs-Brock" w:date="2012-06-08T14:49:00Z">
              <w:r w:rsidR="002D6D38">
                <w:t>, 13.1</w:t>
              </w:r>
            </w:ins>
            <w:ins w:id="42493" w:author="Rev 8 Allen Wirfs-Brock" w:date="2012-06-08T14:59:00Z">
              <w:r w:rsidR="00FC399E">
                <w:t>, 13.5</w:t>
              </w:r>
            </w:ins>
          </w:p>
        </w:tc>
        <w:tc>
          <w:tcPr>
            <w:tcW w:w="1419" w:type="dxa"/>
            <w:shd w:val="clear" w:color="auto" w:fill="auto"/>
          </w:tcPr>
          <w:p w:rsidR="00BD653D" w:rsidRDefault="00BD653D" w:rsidP="00010F9D">
            <w:pPr>
              <w:rPr>
                <w:ins w:id="42494" w:author="Rev 8 Allen Wirfs-Brock" w:date="2012-06-01T10:42:00Z"/>
              </w:rPr>
            </w:pPr>
          </w:p>
        </w:tc>
      </w:tr>
    </w:tbl>
    <w:p w:rsidR="00010F9D" w:rsidRPr="00010F9D" w:rsidRDefault="00010F9D" w:rsidP="00E926E2"/>
    <w:p w:rsidR="00690D1B" w:rsidRDefault="00690D1B">
      <w:pPr>
        <w:pStyle w:val="Heading1"/>
        <w:numPr>
          <w:ilvl w:val="0"/>
          <w:numId w:val="0"/>
        </w:numPr>
        <w:rPr>
          <w:ins w:id="42495" w:author="Rev 8 Allen Wirfs-Brock" w:date="2012-06-11T14:40:00Z"/>
        </w:rPr>
        <w:pPrChange w:id="42496" w:author="Rev 8 Allen Wirfs-Brock" w:date="2012-06-11T14:40:00Z">
          <w:pPr>
            <w:pStyle w:val="zzBiblio"/>
          </w:pPr>
        </w:pPrChange>
      </w:pPr>
      <w:ins w:id="42497" w:author="Rev 8 Allen Wirfs-Brock" w:date="2012-06-11T14:38:00Z">
        <w:r>
          <w:br w:type="page"/>
        </w:r>
        <w:bookmarkStart w:id="42498" w:name="_Toc339020570"/>
        <w:r>
          <w:lastRenderedPageBreak/>
          <w:t xml:space="preserve">Scrap </w:t>
        </w:r>
      </w:ins>
      <w:ins w:id="42499" w:author="Rev 8 Allen Wirfs-Brock" w:date="2012-06-11T14:40:00Z">
        <w:r>
          <w:t>Heap</w:t>
        </w:r>
        <w:bookmarkEnd w:id="42498"/>
      </w:ins>
    </w:p>
    <w:p w:rsidR="00690D1B" w:rsidRDefault="00690D1B">
      <w:pPr>
        <w:rPr>
          <w:ins w:id="42500" w:author="Rev 8 Allen Wirfs-Brock" w:date="2012-06-11T14:40:00Z"/>
        </w:rPr>
        <w:pPrChange w:id="42501" w:author="Rev 8 Allen Wirfs-Brock" w:date="2012-06-11T14:40:00Z">
          <w:pPr>
            <w:pStyle w:val="zzBiblio"/>
          </w:pPr>
        </w:pPrChange>
      </w:pPr>
      <w:ins w:id="42502" w:author="Rev 8 Allen Wirfs-Brock" w:date="2012-06-11T14:40:00Z">
        <w:r>
          <w:t>A place to temporarily hand on to stuff that’s been delete</w:t>
        </w:r>
      </w:ins>
      <w:ins w:id="42503" w:author="Rev 8 Allen Wirfs-Brock" w:date="2012-06-15T15:30:00Z">
        <w:r w:rsidR="00C459A3">
          <w:t>d</w:t>
        </w:r>
      </w:ins>
    </w:p>
    <w:p w:rsidR="00690D1B" w:rsidRDefault="00690D1B">
      <w:pPr>
        <w:rPr>
          <w:ins w:id="42504" w:author="Rev 8 Allen Wirfs-Brock" w:date="2012-06-11T14:40:00Z"/>
        </w:rPr>
        <w:pPrChange w:id="42505" w:author="Rev 8 Allen Wirfs-Brock" w:date="2012-06-11T14:40:00Z">
          <w:pPr>
            <w:pStyle w:val="zzBiblio"/>
          </w:pPr>
        </w:pPrChange>
      </w:pPr>
    </w:p>
    <w:p w:rsidR="00690D1B" w:rsidRPr="00E77497" w:rsidRDefault="00690D1B" w:rsidP="00690D1B">
      <w:pPr>
        <w:pStyle w:val="SyntaxRule"/>
        <w:rPr>
          <w:ins w:id="42506" w:author="Rev 8 Allen Wirfs-Brock" w:date="2012-06-11T14:45:00Z"/>
        </w:rPr>
      </w:pPr>
      <w:ins w:id="42507" w:author="Rev 8 Allen Wirfs-Brock" w:date="2012-06-11T14:45:00Z">
        <w:r>
          <w:t xml:space="preserve">MemberExpression </w:t>
        </w:r>
        <w:r w:rsidRPr="00E77497">
          <w:rPr>
            <w:rFonts w:ascii="Arial" w:hAnsi="Arial"/>
            <w:b/>
            <w:i w:val="0"/>
          </w:rPr>
          <w:t>:</w:t>
        </w:r>
      </w:ins>
    </w:p>
    <w:p w:rsidR="00690D1B" w:rsidRDefault="00690D1B" w:rsidP="00C459A3">
      <w:pPr>
        <w:pStyle w:val="SyntaxDefinition"/>
        <w:rPr>
          <w:ins w:id="42508" w:author="Rev 8 Allen Wirfs-Brock" w:date="2012-06-11T14:43:00Z"/>
        </w:rPr>
      </w:pPr>
      <w:ins w:id="42509"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rsidR="00690D1B" w:rsidRPr="00E77497" w:rsidRDefault="00690D1B" w:rsidP="00690D1B">
      <w:pPr>
        <w:pStyle w:val="SyntaxRule"/>
        <w:rPr>
          <w:ins w:id="42510" w:author="Rev 8 Allen Wirfs-Brock" w:date="2012-06-11T14:45:00Z"/>
        </w:rPr>
      </w:pPr>
      <w:ins w:id="42511" w:author="Rev 8 Allen Wirfs-Brock" w:date="2012-06-11T14:45:00Z">
        <w:r>
          <w:t xml:space="preserve">TriangleLiteral </w:t>
        </w:r>
        <w:r w:rsidRPr="00E77497">
          <w:rPr>
            <w:rFonts w:ascii="Arial" w:hAnsi="Arial"/>
            <w:b/>
            <w:i w:val="0"/>
          </w:rPr>
          <w:t>:</w:t>
        </w:r>
      </w:ins>
    </w:p>
    <w:p w:rsidR="00690D1B" w:rsidRPr="00E77497" w:rsidRDefault="00690D1B" w:rsidP="00690D1B">
      <w:pPr>
        <w:pStyle w:val="SyntaxDefinition"/>
        <w:rPr>
          <w:ins w:id="42512" w:author="Rev 8 Allen Wirfs-Brock" w:date="2012-06-11T14:45:00Z"/>
        </w:rPr>
      </w:pPr>
      <w:ins w:id="42513"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rsidR="00315550" w:rsidRPr="00E77497" w:rsidRDefault="00315550" w:rsidP="00315550">
      <w:pPr>
        <w:pStyle w:val="SyntaxRule"/>
        <w:rPr>
          <w:ins w:id="42514" w:author="Rev 8 Allen Wirfs-Brock" w:date="2012-06-11T14:46:00Z"/>
        </w:rPr>
      </w:pPr>
      <w:ins w:id="42515" w:author="Rev 8 Allen Wirfs-Brock" w:date="2012-06-11T14:46:00Z">
        <w:r w:rsidRPr="00E77497">
          <w:t xml:space="preserve">CallExpression </w:t>
        </w:r>
        <w:r w:rsidRPr="00E77497">
          <w:rPr>
            <w:rFonts w:ascii="Arial" w:hAnsi="Arial"/>
            <w:b/>
            <w:i w:val="0"/>
          </w:rPr>
          <w:t>:</w:t>
        </w:r>
      </w:ins>
    </w:p>
    <w:p w:rsidR="00315550" w:rsidRPr="00E77497" w:rsidRDefault="00315550" w:rsidP="00315550">
      <w:pPr>
        <w:pStyle w:val="SyntaxDefinition"/>
        <w:rPr>
          <w:ins w:id="42516" w:author="Rev 8 Allen Wirfs-Brock" w:date="2012-06-11T14:46:00Z"/>
        </w:rPr>
      </w:pPr>
      <w:ins w:id="42517"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rsidR="00690D1B" w:rsidRDefault="00690D1B" w:rsidP="00C459A3">
      <w:pPr>
        <w:pStyle w:val="SyntaxDefinition"/>
        <w:rPr>
          <w:ins w:id="42518" w:author="Rev 8 Allen Wirfs-Brock" w:date="2012-06-15T15:27:00Z"/>
        </w:rPr>
      </w:pPr>
    </w:p>
    <w:p w:rsidR="0095573C" w:rsidRPr="00E77497" w:rsidRDefault="0095573C" w:rsidP="0095573C">
      <w:pPr>
        <w:pStyle w:val="Heading4"/>
        <w:numPr>
          <w:ilvl w:val="0"/>
          <w:numId w:val="0"/>
        </w:numPr>
        <w:rPr>
          <w:ins w:id="42519" w:author="Rev 8 Allen Wirfs-Brock" w:date="2012-06-15T15:27:00Z"/>
        </w:rPr>
      </w:pPr>
      <w:ins w:id="42520" w:author="Rev 8 Allen Wirfs-Brock" w:date="2012-06-15T15:27:00Z">
        <w:r w:rsidRPr="00E77497">
          <w:t>15.2.3.1</w:t>
        </w:r>
        <w:r>
          <w:t>5</w:t>
        </w:r>
        <w:r w:rsidRPr="00E77497">
          <w:tab/>
          <w:t>Object.is</w:t>
        </w:r>
        <w:r>
          <w:t>Object</w:t>
        </w:r>
        <w:r w:rsidRPr="00E77497">
          <w:t xml:space="preserve"> ( O )</w:t>
        </w:r>
      </w:ins>
    </w:p>
    <w:p w:rsidR="0095573C" w:rsidRPr="00E77497" w:rsidRDefault="0095573C" w:rsidP="0095573C">
      <w:pPr>
        <w:rPr>
          <w:ins w:id="42521" w:author="Rev 8 Allen Wirfs-Brock" w:date="2012-06-15T15:27:00Z"/>
        </w:rPr>
      </w:pPr>
      <w:ins w:id="42522"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rsidR="0095573C" w:rsidRPr="00E77497" w:rsidRDefault="0095573C" w:rsidP="0095573C">
      <w:pPr>
        <w:pStyle w:val="Alg4"/>
        <w:numPr>
          <w:ilvl w:val="0"/>
          <w:numId w:val="811"/>
        </w:numPr>
        <w:rPr>
          <w:ins w:id="42523" w:author="Rev 8 Allen Wirfs-Brock" w:date="2012-06-15T15:27:00Z"/>
        </w:rPr>
      </w:pPr>
      <w:ins w:id="42524"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rsidR="0095573C" w:rsidRPr="00E77497" w:rsidRDefault="0095573C" w:rsidP="0095573C">
      <w:pPr>
        <w:pStyle w:val="Alg4"/>
        <w:numPr>
          <w:ilvl w:val="0"/>
          <w:numId w:val="811"/>
        </w:numPr>
        <w:spacing w:after="120"/>
        <w:rPr>
          <w:ins w:id="42525" w:author="Rev 8 Allen Wirfs-Brock" w:date="2012-06-15T15:27:00Z"/>
        </w:rPr>
      </w:pPr>
      <w:ins w:id="42526" w:author="Rev 8 Allen Wirfs-Brock" w:date="2012-06-15T15:27:00Z">
        <w:r w:rsidRPr="00E77497">
          <w:t xml:space="preserve">Return </w:t>
        </w:r>
        <w:r w:rsidRPr="002B7DB5">
          <w:rPr>
            <w:b/>
          </w:rPr>
          <w:t>false</w:t>
        </w:r>
        <w:r w:rsidRPr="00E77497">
          <w:t>.</w:t>
        </w:r>
      </w:ins>
    </w:p>
    <w:p w:rsidR="0095573C" w:rsidRDefault="0095573C" w:rsidP="00C459A3">
      <w:pPr>
        <w:rPr>
          <w:ins w:id="42527" w:author="Rev 8 Allen Wirfs-Brock" w:date="2012-06-15T15:29:00Z"/>
          <w:u w:val="single"/>
        </w:rPr>
      </w:pPr>
    </w:p>
    <w:p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42528" w:author="Rev 8 Allen Wirfs-Brock" w:date="2012-06-15T15:29:00Z"/>
          <w:rFonts w:cs="Arial"/>
          <w:b/>
        </w:rPr>
      </w:pPr>
      <w:ins w:id="42529" w:author="Rev 8 Allen Wirfs-Brock" w:date="2012-06-15T15:29:00Z">
        <w:r w:rsidRPr="00762CE7">
          <w:rPr>
            <w:rFonts w:cs="Arial"/>
            <w:b/>
          </w:rPr>
          <w:t>15.5.4.25</w:t>
        </w:r>
        <w:r w:rsidRPr="00762CE7">
          <w:rPr>
            <w:rFonts w:cs="Arial"/>
            <w:b/>
          </w:rPr>
          <w:tab/>
          <w:t>String.prototype.toArray()</w:t>
        </w:r>
      </w:ins>
    </w:p>
    <w:p w:rsidR="00C459A3" w:rsidRPr="00762CE7" w:rsidRDefault="00C459A3" w:rsidP="00C459A3">
      <w:pPr>
        <w:rPr>
          <w:ins w:id="42530" w:author="Rev 8 Allen Wirfs-Brock" w:date="2012-06-15T15:29:00Z"/>
          <w:rFonts w:cs="Arial"/>
        </w:rPr>
      </w:pPr>
      <w:ins w:id="42531" w:author="Rev 8 Allen Wirfs-Brock" w:date="2012-06-15T15:29:00Z">
        <w:r w:rsidRPr="00762CE7">
          <w:rPr>
            <w:rFonts w:cs="Arial"/>
          </w:rPr>
          <w:t>The following steps are taken:</w:t>
        </w:r>
      </w:ins>
    </w:p>
    <w:p w:rsidR="00C459A3" w:rsidRPr="00786F5E" w:rsidRDefault="00C459A3" w:rsidP="00C459A3">
      <w:pPr>
        <w:numPr>
          <w:ilvl w:val="0"/>
          <w:numId w:val="802"/>
        </w:numPr>
        <w:spacing w:after="0" w:line="240" w:lineRule="auto"/>
        <w:jc w:val="left"/>
        <w:rPr>
          <w:ins w:id="42532" w:author="Rev 8 Allen Wirfs-Brock" w:date="2012-06-15T15:29:00Z"/>
          <w:rFonts w:ascii="Times New Roman" w:eastAsia="Times New Roman" w:hAnsi="Times New Roman"/>
          <w:spacing w:val="6"/>
          <w:lang w:eastAsia="en-US"/>
        </w:rPr>
      </w:pPr>
      <w:ins w:id="42533" w:author="Rev 8 Allen Wirfs-Brock" w:date="2012-06-15T15:29: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rsidR="00C459A3" w:rsidRPr="00786F5E" w:rsidRDefault="00C459A3" w:rsidP="00C459A3">
      <w:pPr>
        <w:numPr>
          <w:ilvl w:val="0"/>
          <w:numId w:val="802"/>
        </w:numPr>
        <w:spacing w:after="0" w:line="240" w:lineRule="auto"/>
        <w:jc w:val="left"/>
        <w:rPr>
          <w:ins w:id="42534" w:author="Rev 8 Allen Wirfs-Brock" w:date="2012-06-15T15:29:00Z"/>
          <w:rFonts w:ascii="Times New Roman" w:eastAsia="Times New Roman" w:hAnsi="Times New Roman"/>
          <w:spacing w:val="6"/>
          <w:lang w:eastAsia="en-US"/>
        </w:rPr>
      </w:pPr>
      <w:ins w:id="42535"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the result of calling ToString, giving it the </w:t>
        </w:r>
        <w:r w:rsidRPr="00786F5E">
          <w:rPr>
            <w:rFonts w:ascii="Times New Roman" w:eastAsia="Times New Roman" w:hAnsi="Times New Roman"/>
            <w:b/>
            <w:spacing w:val="6"/>
            <w:lang w:eastAsia="en-US"/>
          </w:rPr>
          <w:t>this</w:t>
        </w:r>
        <w:r w:rsidRPr="00786F5E">
          <w:rPr>
            <w:rFonts w:ascii="Times New Roman" w:eastAsia="Times New Roman" w:hAnsi="Times New Roman"/>
            <w:spacing w:val="6"/>
            <w:lang w:eastAsia="en-US"/>
          </w:rPr>
          <w:t xml:space="preserve"> value as its argument.</w:t>
        </w:r>
      </w:ins>
    </w:p>
    <w:p w:rsidR="00C459A3" w:rsidRPr="00E77497" w:rsidRDefault="00C459A3" w:rsidP="00C459A3">
      <w:pPr>
        <w:pStyle w:val="Alg4"/>
        <w:numPr>
          <w:ilvl w:val="0"/>
          <w:numId w:val="802"/>
        </w:numPr>
        <w:contextualSpacing/>
        <w:rPr>
          <w:ins w:id="42536" w:author="Rev 8 Allen Wirfs-Brock" w:date="2012-06-15T15:29:00Z"/>
        </w:rPr>
      </w:pPr>
      <w:ins w:id="42537" w:author="Rev 8 Allen Wirfs-Brock" w:date="2012-06-15T15:29:00Z">
        <w:r>
          <w:t>ReturnIfAbrupt(</w:t>
        </w:r>
        <w:r>
          <w:rPr>
            <w:i/>
          </w:rPr>
          <w:t>S</w:t>
        </w:r>
        <w:r>
          <w:t>).</w:t>
        </w:r>
      </w:ins>
    </w:p>
    <w:p w:rsidR="00C459A3" w:rsidRPr="00250FC6" w:rsidRDefault="00C459A3" w:rsidP="00C459A3">
      <w:pPr>
        <w:numPr>
          <w:ilvl w:val="0"/>
          <w:numId w:val="802"/>
        </w:numPr>
        <w:spacing w:after="0" w:line="240" w:lineRule="auto"/>
        <w:jc w:val="left"/>
        <w:rPr>
          <w:ins w:id="42538" w:author="Rev 8 Allen Wirfs-Brock" w:date="2012-06-15T15:29:00Z"/>
          <w:rFonts w:ascii="Times New Roman" w:eastAsia="Times New Roman" w:hAnsi="Times New Roman"/>
          <w:spacing w:val="6"/>
          <w:lang w:eastAsia="en-US"/>
        </w:rPr>
      </w:pPr>
      <w:ins w:id="42539"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rsidR="00C459A3" w:rsidRPr="00E77497" w:rsidRDefault="00C459A3" w:rsidP="00C459A3">
      <w:pPr>
        <w:pStyle w:val="Alg4"/>
        <w:numPr>
          <w:ilvl w:val="0"/>
          <w:numId w:val="802"/>
        </w:numPr>
        <w:rPr>
          <w:ins w:id="42540" w:author="Rev 8 Allen Wirfs-Brock" w:date="2012-06-15T15:29:00Z"/>
        </w:rPr>
      </w:pPr>
      <w:ins w:id="42541" w:author="Rev 8 Allen Wirfs-Brock" w:date="2012-06-15T15:29:00Z">
        <w:r w:rsidRPr="00E77497">
          <w:t xml:space="preserve">Let </w:t>
        </w:r>
        <w:r w:rsidRPr="000316BA">
          <w:rPr>
            <w:i/>
          </w:rPr>
          <w:t>array</w:t>
        </w:r>
        <w:r w:rsidRPr="00E77497">
          <w:t xml:space="preserve"> be </w:t>
        </w:r>
        <w:r>
          <w:t xml:space="preserve">the result of the abstract operation ArrayCreate (15.4) with argument </w:t>
        </w:r>
        <w:r w:rsidRPr="00250FC6">
          <w:rPr>
            <w:i/>
          </w:rPr>
          <w:t>len</w:t>
        </w:r>
        <w:r w:rsidRPr="00E77497">
          <w:t>.</w:t>
        </w:r>
      </w:ins>
    </w:p>
    <w:p w:rsidR="00C459A3" w:rsidRPr="00786F5E" w:rsidRDefault="00C459A3" w:rsidP="00C459A3">
      <w:pPr>
        <w:numPr>
          <w:ilvl w:val="0"/>
          <w:numId w:val="802"/>
        </w:numPr>
        <w:spacing w:after="0" w:line="240" w:lineRule="auto"/>
        <w:jc w:val="left"/>
        <w:rPr>
          <w:ins w:id="42542" w:author="Rev 8 Allen Wirfs-Brock" w:date="2012-06-15T15:29:00Z"/>
          <w:rFonts w:ascii="Times New Roman" w:eastAsia="Times New Roman" w:hAnsi="Times New Roman"/>
          <w:spacing w:val="6"/>
          <w:lang w:eastAsia="en-US"/>
        </w:rPr>
      </w:pPr>
      <w:ins w:id="42543"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rsidR="00C459A3" w:rsidRPr="00786F5E" w:rsidRDefault="00C459A3" w:rsidP="00C459A3">
      <w:pPr>
        <w:numPr>
          <w:ilvl w:val="0"/>
          <w:numId w:val="802"/>
        </w:numPr>
        <w:spacing w:after="0" w:line="240" w:lineRule="auto"/>
        <w:jc w:val="left"/>
        <w:rPr>
          <w:ins w:id="42544" w:author="Rev 8 Allen Wirfs-Brock" w:date="2012-06-15T15:29:00Z"/>
          <w:rFonts w:ascii="Times New Roman" w:eastAsia="Times New Roman" w:hAnsi="Times New Roman"/>
          <w:spacing w:val="6"/>
          <w:lang w:eastAsia="en-US"/>
        </w:rPr>
      </w:pPr>
      <w:ins w:id="42545"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42546" w:author="Rev 8 Allen Wirfs-Brock" w:date="2012-06-15T15:29:00Z"/>
          <w:rFonts w:ascii="Times New Roman" w:eastAsia="Times New Roman" w:hAnsi="Times New Roman"/>
          <w:spacing w:val="6"/>
          <w:lang w:eastAsia="en-US"/>
        </w:rPr>
      </w:pPr>
      <w:ins w:id="42547"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42548" w:author="Rev 8 Allen Wirfs-Brock" w:date="2012-06-15T15:29:00Z"/>
          <w:rFonts w:ascii="Times New Roman" w:eastAsia="Times New Roman" w:hAnsi="Times New Roman"/>
          <w:spacing w:val="6"/>
          <w:lang w:eastAsia="en-US"/>
        </w:rPr>
      </w:pPr>
      <w:ins w:id="42549"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42550" w:author="Rev 8 Allen Wirfs-Brock" w:date="2012-06-15T15:29:00Z"/>
          <w:rFonts w:ascii="Times New Roman" w:eastAsia="Times New Roman" w:hAnsi="Times New Roman"/>
          <w:spacing w:val="6"/>
          <w:lang w:eastAsia="en-US"/>
        </w:rPr>
      </w:pPr>
      <w:ins w:id="42551"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rsidR="00C459A3" w:rsidRPr="00786F5E" w:rsidRDefault="00C459A3" w:rsidP="00C459A3">
      <w:pPr>
        <w:numPr>
          <w:ilvl w:val="0"/>
          <w:numId w:val="802"/>
        </w:numPr>
        <w:spacing w:after="220" w:line="240" w:lineRule="auto"/>
        <w:jc w:val="left"/>
        <w:rPr>
          <w:ins w:id="42552" w:author="Rev 8 Allen Wirfs-Brock" w:date="2012-06-15T15:29:00Z"/>
          <w:rFonts w:ascii="Times New Roman" w:eastAsia="Times New Roman" w:hAnsi="Times New Roman"/>
          <w:spacing w:val="6"/>
          <w:lang w:eastAsia="en-US"/>
        </w:rPr>
      </w:pPr>
      <w:ins w:id="42553"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rsidR="00C459A3" w:rsidRPr="00762CE7" w:rsidRDefault="00C459A3" w:rsidP="00C459A3">
      <w:pPr>
        <w:rPr>
          <w:ins w:id="42554" w:author="Rev 8 Allen Wirfs-Brock" w:date="2012-06-15T15:29:00Z"/>
          <w:rFonts w:cs="Arial"/>
        </w:rPr>
      </w:pPr>
      <w:ins w:id="42555"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rsidR="00C459A3" w:rsidRPr="00762CE7" w:rsidRDefault="00C459A3" w:rsidP="00C459A3">
      <w:pPr>
        <w:pStyle w:val="Note"/>
        <w:rPr>
          <w:ins w:id="42556" w:author="Rev 8 Allen Wirfs-Brock" w:date="2012-06-15T15:29:00Z"/>
        </w:rPr>
      </w:pPr>
      <w:ins w:id="42557" w:author="Rev 8 Allen Wirfs-Brock" w:date="2012-06-15T15:29:00Z">
        <w:r>
          <w:t>NOTE 1</w:t>
        </w:r>
        <w:r>
          <w:tab/>
        </w:r>
        <w:r w:rsidRPr="00762CE7">
          <w:t>Returns an Array object with elements corresponding to the characters of this object (converted to a String).</w:t>
        </w:r>
      </w:ins>
    </w:p>
    <w:p w:rsidR="00C459A3" w:rsidRPr="00762CE7" w:rsidRDefault="00C459A3" w:rsidP="00C459A3">
      <w:pPr>
        <w:pStyle w:val="Note"/>
        <w:rPr>
          <w:ins w:id="42558" w:author="Rev 8 Allen Wirfs-Brock" w:date="2012-06-15T15:29:00Z"/>
        </w:rPr>
      </w:pPr>
      <w:ins w:id="42559"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C459A3" w:rsidRDefault="00C459A3" w:rsidP="00C459A3">
      <w:pPr>
        <w:rPr>
          <w:ins w:id="42560" w:author="Rev 11 Allen Wirfs-Brock" w:date="2012-10-11T10:51:00Z"/>
          <w:u w:val="single"/>
        </w:rPr>
      </w:pPr>
    </w:p>
    <w:p w:rsidR="000A612A" w:rsidRDefault="000A612A" w:rsidP="00C459A3">
      <w:pPr>
        <w:rPr>
          <w:ins w:id="42561" w:author="Rev 11 Allen Wirfs-Brock" w:date="2012-10-11T10:51:00Z"/>
          <w:u w:val="single"/>
        </w:rPr>
      </w:pPr>
    </w:p>
    <w:p w:rsidR="000A612A" w:rsidRPr="00C7794D" w:rsidRDefault="000A612A" w:rsidP="000A612A">
      <w:pPr>
        <w:rPr>
          <w:ins w:id="42562" w:author="Rev 11 Allen Wirfs-Brock" w:date="2012-10-11T10:51:00Z"/>
          <w:rFonts w:ascii="Helvetica" w:hAnsi="Helvetica"/>
          <w:b/>
        </w:rPr>
      </w:pPr>
      <w:ins w:id="42563" w:author="Rev 11 Allen Wirfs-Brock" w:date="2012-10-11T10:51:00Z">
        <w:r w:rsidRPr="00E77497">
          <w:rPr>
            <w:rFonts w:ascii="Helvetica" w:hAnsi="Helvetica"/>
            <w:b/>
          </w:rPr>
          <w:lastRenderedPageBreak/>
          <w:t xml:space="preserve">Static Semantics:  </w:t>
        </w:r>
        <w:r>
          <w:rPr>
            <w:rFonts w:ascii="Helvetica" w:hAnsi="Helvetica"/>
            <w:b/>
          </w:rPr>
          <w:t>TopLevel</w:t>
        </w:r>
        <w:r w:rsidRPr="00E77497">
          <w:rPr>
            <w:rFonts w:ascii="Helvetica" w:hAnsi="Helvetica"/>
            <w:b/>
            <w:lang w:eastAsia="en-US"/>
          </w:rPr>
          <w:t>LexicallyDeclaredNames</w:t>
        </w:r>
      </w:ins>
    </w:p>
    <w:p w:rsidR="000A612A" w:rsidRPr="00E77497" w:rsidRDefault="000A612A" w:rsidP="000A612A">
      <w:pPr>
        <w:rPr>
          <w:ins w:id="42564" w:author="Rev 11 Allen Wirfs-Brock" w:date="2012-10-11T10:51:00Z"/>
        </w:rPr>
      </w:pPr>
      <w:ins w:id="42565" w:author="Rev 11 Allen Wirfs-Brock" w:date="2012-10-11T10:51: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rsidR="000A612A" w:rsidRPr="00E77497" w:rsidRDefault="000A612A" w:rsidP="00452F0C">
      <w:pPr>
        <w:pStyle w:val="Alg4"/>
        <w:numPr>
          <w:ilvl w:val="0"/>
          <w:numId w:val="1103"/>
        </w:numPr>
        <w:spacing w:after="220"/>
        <w:contextualSpacing/>
        <w:rPr>
          <w:ins w:id="42566" w:author="Rev 11 Allen Wirfs-Brock" w:date="2012-10-11T10:51:00Z"/>
        </w:rPr>
      </w:pPr>
      <w:ins w:id="42567" w:author="Rev 11 Allen Wirfs-Brock" w:date="2012-10-11T10:51:00Z">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ins>
    </w:p>
    <w:p w:rsidR="000A612A" w:rsidRPr="00E77497" w:rsidRDefault="000A612A" w:rsidP="00452F0C">
      <w:pPr>
        <w:pStyle w:val="Alg4"/>
        <w:numPr>
          <w:ilvl w:val="0"/>
          <w:numId w:val="1103"/>
        </w:numPr>
        <w:spacing w:after="220"/>
        <w:contextualSpacing/>
        <w:rPr>
          <w:ins w:id="42568" w:author="Rev 11 Allen Wirfs-Brock" w:date="2012-10-11T10:51:00Z"/>
          <w:rStyle w:val="bnf"/>
          <w:i w:val="0"/>
          <w:spacing w:val="0"/>
        </w:rPr>
      </w:pPr>
      <w:ins w:id="42569" w:author="Rev 11 Allen Wirfs-Brock" w:date="2012-10-11T10:51:00Z">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ins>
    </w:p>
    <w:p w:rsidR="000A612A" w:rsidRPr="00E77497" w:rsidRDefault="000A612A" w:rsidP="00452F0C">
      <w:pPr>
        <w:pStyle w:val="Alg4"/>
        <w:numPr>
          <w:ilvl w:val="0"/>
          <w:numId w:val="1103"/>
        </w:numPr>
        <w:spacing w:after="220"/>
        <w:contextualSpacing/>
        <w:rPr>
          <w:ins w:id="42570" w:author="Rev 11 Allen Wirfs-Brock" w:date="2012-10-11T10:51:00Z"/>
        </w:rPr>
      </w:pPr>
      <w:ins w:id="42571" w:author="Rev 11 Allen Wirfs-Brock" w:date="2012-10-11T10:51:00Z">
        <w:r w:rsidRPr="00E77497">
          <w:t xml:space="preserve">Return </w:t>
        </w:r>
        <w:r w:rsidRPr="00E77497">
          <w:rPr>
            <w:rStyle w:val="bnf"/>
          </w:rPr>
          <w:t>names</w:t>
        </w:r>
        <w:r w:rsidRPr="00E77497">
          <w:t>.</w:t>
        </w:r>
      </w:ins>
    </w:p>
    <w:p w:rsidR="000A612A" w:rsidRPr="00E77497" w:rsidRDefault="000A612A" w:rsidP="000A612A">
      <w:pPr>
        <w:rPr>
          <w:ins w:id="42572" w:author="Rev 11 Allen Wirfs-Brock" w:date="2012-10-11T10:51:00Z"/>
        </w:rPr>
      </w:pPr>
      <w:ins w:id="42573" w:author="Rev 11 Allen Wirfs-Brock" w:date="2012-10-11T10:51:00Z">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ins>
    </w:p>
    <w:p w:rsidR="000A612A" w:rsidRPr="00E77497" w:rsidRDefault="000A612A" w:rsidP="000A612A">
      <w:pPr>
        <w:pStyle w:val="Alg4"/>
        <w:numPr>
          <w:ilvl w:val="0"/>
          <w:numId w:val="1035"/>
        </w:numPr>
        <w:spacing w:after="220"/>
        <w:contextualSpacing/>
        <w:rPr>
          <w:ins w:id="42574" w:author="Rev 11 Allen Wirfs-Brock" w:date="2012-10-11T10:51:00Z"/>
        </w:rPr>
      </w:pPr>
      <w:ins w:id="42575" w:author="Rev 11 Allen Wirfs-Brock" w:date="2012-10-11T10:51:00Z">
        <w:r w:rsidRPr="00E77497">
          <w:t>Return a new empty List.</w:t>
        </w:r>
      </w:ins>
    </w:p>
    <w:p w:rsidR="000A612A" w:rsidRPr="00E77497" w:rsidRDefault="000A612A" w:rsidP="000A612A">
      <w:pPr>
        <w:rPr>
          <w:ins w:id="42576" w:author="Rev 11 Allen Wirfs-Brock" w:date="2012-10-11T10:51:00Z"/>
        </w:rPr>
      </w:pPr>
      <w:ins w:id="42577" w:author="Rev 11 Allen Wirfs-Brock" w:date="2012-10-11T10:51: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rsidR="000A612A" w:rsidRDefault="000A612A" w:rsidP="00452F0C">
      <w:pPr>
        <w:pStyle w:val="Alg4"/>
        <w:numPr>
          <w:ilvl w:val="0"/>
          <w:numId w:val="1104"/>
        </w:numPr>
        <w:spacing w:after="220"/>
        <w:contextualSpacing/>
        <w:rPr>
          <w:ins w:id="42578" w:author="Rev 11 Allen Wirfs-Brock" w:date="2012-10-11T10:51:00Z"/>
        </w:rPr>
      </w:pPr>
      <w:ins w:id="42579" w:author="Rev 11 Allen Wirfs-Brock" w:date="2012-10-11T10:51: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ins>
    </w:p>
    <w:p w:rsidR="000A612A" w:rsidRPr="00E77497" w:rsidRDefault="000A612A" w:rsidP="00452F0C">
      <w:pPr>
        <w:pStyle w:val="Alg4"/>
        <w:numPr>
          <w:ilvl w:val="0"/>
          <w:numId w:val="1104"/>
        </w:numPr>
        <w:spacing w:after="220"/>
        <w:contextualSpacing/>
        <w:rPr>
          <w:ins w:id="42580" w:author="Rev 11 Allen Wirfs-Brock" w:date="2012-10-11T10:51:00Z"/>
        </w:rPr>
      </w:pPr>
      <w:ins w:id="42581" w:author="Rev 11 Allen Wirfs-Brock" w:date="2012-10-11T10:51:00Z">
        <w:r w:rsidRPr="00E77497">
          <w:t xml:space="preserve">Return the BoundNames of </w:t>
        </w:r>
        <w:r w:rsidRPr="00E77497">
          <w:rPr>
            <w:i/>
          </w:rPr>
          <w:t>Declaration</w:t>
        </w:r>
        <w:r w:rsidRPr="00E77497">
          <w:t>.</w:t>
        </w:r>
      </w:ins>
    </w:p>
    <w:p w:rsidR="000A612A" w:rsidRDefault="000A612A" w:rsidP="00C459A3">
      <w:pPr>
        <w:rPr>
          <w:ins w:id="42582" w:author="Rev 11 Allen Wirfs-Brock" w:date="2012-10-22T10:04:00Z"/>
          <w:u w:val="single"/>
        </w:rPr>
      </w:pPr>
    </w:p>
    <w:p w:rsidR="00B64068" w:rsidRDefault="00B64068" w:rsidP="00C459A3">
      <w:pPr>
        <w:rPr>
          <w:ins w:id="42583" w:author="Rev 11 Allen Wirfs-Brock" w:date="2012-10-22T10:04:00Z"/>
          <w:u w:val="single"/>
        </w:rPr>
      </w:pPr>
    </w:p>
    <w:p w:rsidR="00B64068" w:rsidRDefault="00B64068" w:rsidP="00C459A3">
      <w:pPr>
        <w:rPr>
          <w:ins w:id="42584" w:author="Rev 11 Allen Wirfs-Brock" w:date="2012-10-22T10:04:00Z"/>
          <w:u w:val="single"/>
        </w:rPr>
      </w:pPr>
      <w:ins w:id="42585" w:author="Rev 11 Allen Wirfs-Brock" w:date="2012-10-22T10:05:00Z">
        <w:r>
          <w:rPr>
            <w:u w:val="single"/>
          </w:rPr>
          <w:t>This follow version places function body declarations in</w:t>
        </w:r>
      </w:ins>
      <w:ins w:id="42586" w:author="Rev 11 Allen Wirfs-Brock" w:date="2012-10-26T12:02:00Z">
        <w:r w:rsidR="00452F0C">
          <w:rPr>
            <w:u w:val="single"/>
          </w:rPr>
          <w:t xml:space="preserve"> </w:t>
        </w:r>
      </w:ins>
      <w:ins w:id="42587" w:author="Rev 11 Allen Wirfs-Brock" w:date="2012-10-22T10:05:00Z">
        <w:r>
          <w:rPr>
            <w:u w:val="single"/>
          </w:rPr>
          <w:t>scope of parameter initializers</w:t>
        </w:r>
      </w:ins>
    </w:p>
    <w:p w:rsidR="00B64068" w:rsidRPr="003237AF" w:rsidRDefault="00B64068" w:rsidP="00B64068">
      <w:pPr>
        <w:pStyle w:val="Heading3"/>
        <w:numPr>
          <w:ilvl w:val="0"/>
          <w:numId w:val="0"/>
        </w:numPr>
        <w:rPr>
          <w:ins w:id="42588" w:author="Rev 11 Allen Wirfs-Brock" w:date="2012-10-22T10:05:00Z"/>
        </w:rPr>
      </w:pPr>
      <w:bookmarkStart w:id="42589" w:name="_Toc339020571"/>
      <w:ins w:id="42590" w:author="Rev 11 Allen Wirfs-Brock" w:date="2012-10-22T10:05:00Z">
        <w:r w:rsidRPr="004D1BD1">
          <w:t>10.5.</w:t>
        </w:r>
        <w:r>
          <w:t>3</w:t>
        </w:r>
        <w:r w:rsidRPr="004D1BD1">
          <w:tab/>
          <w:t>Function Declaration Instantiation</w:t>
        </w:r>
        <w:bookmarkEnd w:id="42589"/>
      </w:ins>
    </w:p>
    <w:p w:rsidR="00B64068" w:rsidRPr="008E7E56" w:rsidRDefault="00B64068" w:rsidP="00B64068">
      <w:pPr>
        <w:rPr>
          <w:ins w:id="42591" w:author="Rev 11 Allen Wirfs-Brock" w:date="2012-10-22T10:05:00Z"/>
          <w:sz w:val="18"/>
        </w:rPr>
      </w:pPr>
      <w:ins w:id="42592"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initialized as part of this process.  All other bindings are initialized during execution of the function code.</w:t>
        </w:r>
      </w:ins>
    </w:p>
    <w:p w:rsidR="00B64068" w:rsidRPr="006B6D0A" w:rsidRDefault="00B64068" w:rsidP="00B64068">
      <w:pPr>
        <w:rPr>
          <w:ins w:id="42593" w:author="Rev 11 Allen Wirfs-Brock" w:date="2012-10-22T10:05:00Z"/>
        </w:rPr>
      </w:pPr>
      <w:ins w:id="42594"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rsidR="00B64068" w:rsidRPr="006B6D0A" w:rsidRDefault="00B64068" w:rsidP="00B64068">
      <w:pPr>
        <w:pStyle w:val="Alg4"/>
        <w:numPr>
          <w:ilvl w:val="0"/>
          <w:numId w:val="1090"/>
        </w:numPr>
        <w:rPr>
          <w:ins w:id="42595" w:author="Rev 11 Allen Wirfs-Brock" w:date="2012-10-22T10:05:00Z"/>
        </w:rPr>
      </w:pPr>
      <w:ins w:id="42596"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rsidR="00B64068" w:rsidRPr="009C202C" w:rsidRDefault="00B64068" w:rsidP="00B64068">
      <w:pPr>
        <w:pStyle w:val="Alg4"/>
        <w:numPr>
          <w:ilvl w:val="0"/>
          <w:numId w:val="1090"/>
        </w:numPr>
        <w:rPr>
          <w:ins w:id="42597" w:author="Rev 11 Allen Wirfs-Brock" w:date="2012-10-22T10:05:00Z"/>
        </w:rPr>
      </w:pPr>
      <w:ins w:id="42598"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rsidR="00B64068" w:rsidRPr="00B820AB" w:rsidRDefault="00B64068" w:rsidP="00B64068">
      <w:pPr>
        <w:pStyle w:val="Alg4"/>
        <w:numPr>
          <w:ilvl w:val="0"/>
          <w:numId w:val="1090"/>
        </w:numPr>
        <w:rPr>
          <w:ins w:id="42599" w:author="Rev 11 Allen Wirfs-Brock" w:date="2012-10-22T10:05:00Z"/>
        </w:rPr>
      </w:pPr>
      <w:ins w:id="42600"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rsidR="00B64068" w:rsidRPr="00E77497" w:rsidRDefault="00B64068" w:rsidP="00B64068">
      <w:pPr>
        <w:pStyle w:val="Alg4"/>
        <w:numPr>
          <w:ilvl w:val="0"/>
          <w:numId w:val="1090"/>
        </w:numPr>
        <w:rPr>
          <w:ins w:id="42601" w:author="Rev 11 Allen Wirfs-Brock" w:date="2012-10-22T10:05:00Z"/>
        </w:rPr>
      </w:pPr>
      <w:ins w:id="42602"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rsidR="00B64068" w:rsidRPr="00B820AB" w:rsidRDefault="00B64068" w:rsidP="00B64068">
      <w:pPr>
        <w:pStyle w:val="Alg4"/>
        <w:numPr>
          <w:ilvl w:val="0"/>
          <w:numId w:val="1090"/>
        </w:numPr>
        <w:rPr>
          <w:ins w:id="42603" w:author="Rev 11 Allen Wirfs-Brock" w:date="2012-10-22T10:05:00Z"/>
        </w:rPr>
      </w:pPr>
      <w:ins w:id="42604"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rsidR="00B64068" w:rsidRPr="00E77497" w:rsidRDefault="00B64068" w:rsidP="00B64068">
      <w:pPr>
        <w:pStyle w:val="Alg4"/>
        <w:numPr>
          <w:ilvl w:val="0"/>
          <w:numId w:val="1090"/>
        </w:numPr>
        <w:rPr>
          <w:ins w:id="42605" w:author="Rev 11 Allen Wirfs-Brock" w:date="2012-10-22T10:05:00Z"/>
        </w:rPr>
      </w:pPr>
      <w:ins w:id="42606" w:author="Rev 11 Allen Wirfs-Brock" w:date="2012-10-22T10:05:00Z">
        <w:r w:rsidRPr="00E77497">
          <w:t xml:space="preserve">Let </w:t>
        </w:r>
        <w:r>
          <w:rPr>
            <w:i/>
          </w:rPr>
          <w:t>functionsToInitialize</w:t>
        </w:r>
        <w:r w:rsidRPr="00E77497">
          <w:t xml:space="preserve"> be an emptyList.</w:t>
        </w:r>
      </w:ins>
    </w:p>
    <w:p w:rsidR="00B64068" w:rsidRDefault="00B64068" w:rsidP="00B64068">
      <w:pPr>
        <w:pStyle w:val="Alg4"/>
        <w:numPr>
          <w:ilvl w:val="0"/>
          <w:numId w:val="1090"/>
        </w:numPr>
        <w:rPr>
          <w:ins w:id="42607" w:author="Rev 11 Allen Wirfs-Brock" w:date="2012-10-22T10:05:00Z"/>
        </w:rPr>
      </w:pPr>
      <w:ins w:id="42608"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rsidR="00B64068" w:rsidRPr="004D1BD1" w:rsidRDefault="00B64068" w:rsidP="00B64068">
      <w:pPr>
        <w:pStyle w:val="Alg4"/>
        <w:numPr>
          <w:ilvl w:val="0"/>
          <w:numId w:val="1090"/>
        </w:numPr>
        <w:rPr>
          <w:ins w:id="42609" w:author="Rev 11 Allen Wirfs-Brock" w:date="2012-10-22T10:05:00Z"/>
        </w:rPr>
      </w:pPr>
      <w:ins w:id="42610"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rsidR="00B64068" w:rsidRDefault="00B64068" w:rsidP="00452F0C">
      <w:pPr>
        <w:pStyle w:val="Alg4"/>
        <w:numPr>
          <w:ilvl w:val="1"/>
          <w:numId w:val="1090"/>
        </w:numPr>
        <w:rPr>
          <w:ins w:id="42611" w:author="Rev 11 Allen Wirfs-Brock" w:date="2012-10-22T10:05:00Z"/>
        </w:rPr>
      </w:pPr>
      <w:ins w:id="42612"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rsidR="00B64068" w:rsidRPr="006B6D0A" w:rsidRDefault="00B64068" w:rsidP="00452F0C">
      <w:pPr>
        <w:pStyle w:val="Alg4"/>
        <w:numPr>
          <w:ilvl w:val="2"/>
          <w:numId w:val="1090"/>
        </w:numPr>
        <w:rPr>
          <w:ins w:id="42613" w:author="Rev 11 Allen Wirfs-Brock" w:date="2012-10-22T10:05:00Z"/>
          <w:i/>
          <w:sz w:val="18"/>
        </w:rPr>
      </w:pPr>
      <w:ins w:id="42614"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rsidR="00B64068" w:rsidRPr="009C202C" w:rsidRDefault="00B64068" w:rsidP="00452F0C">
      <w:pPr>
        <w:pStyle w:val="Alg4"/>
        <w:numPr>
          <w:ilvl w:val="2"/>
          <w:numId w:val="1090"/>
        </w:numPr>
        <w:rPr>
          <w:ins w:id="42615" w:author="Rev 11 Allen Wirfs-Brock" w:date="2012-10-22T10:05:00Z"/>
          <w:i/>
        </w:rPr>
      </w:pPr>
      <w:ins w:id="42616"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rsidR="00B64068" w:rsidRDefault="00B64068" w:rsidP="00452F0C">
      <w:pPr>
        <w:pStyle w:val="Alg4"/>
        <w:numPr>
          <w:ilvl w:val="2"/>
          <w:numId w:val="1090"/>
        </w:numPr>
        <w:rPr>
          <w:ins w:id="42617" w:author="Rev 11 Allen Wirfs-Brock" w:date="2012-10-22T10:05:00Z"/>
        </w:rPr>
      </w:pPr>
      <w:ins w:id="42618"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E77497" w:rsidRDefault="00B64068" w:rsidP="00452F0C">
      <w:pPr>
        <w:pStyle w:val="Alg4"/>
        <w:numPr>
          <w:ilvl w:val="2"/>
          <w:numId w:val="1090"/>
        </w:numPr>
        <w:rPr>
          <w:ins w:id="42619" w:author="Rev 11 Allen Wirfs-Brock" w:date="2012-10-22T10:05:00Z"/>
        </w:rPr>
      </w:pPr>
      <w:ins w:id="42620"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rsidR="00B64068" w:rsidRPr="009C202C" w:rsidRDefault="00B64068" w:rsidP="00452F0C">
      <w:pPr>
        <w:pStyle w:val="Alg4"/>
        <w:numPr>
          <w:ilvl w:val="2"/>
          <w:numId w:val="1090"/>
        </w:numPr>
        <w:rPr>
          <w:ins w:id="42621" w:author="Rev 11 Allen Wirfs-Brock" w:date="2012-10-22T10:05:00Z"/>
        </w:rPr>
      </w:pPr>
      <w:ins w:id="42622"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Pr="00B820AB" w:rsidRDefault="00B64068" w:rsidP="00452F0C">
      <w:pPr>
        <w:pStyle w:val="Alg4"/>
        <w:numPr>
          <w:ilvl w:val="3"/>
          <w:numId w:val="1090"/>
        </w:numPr>
        <w:rPr>
          <w:ins w:id="42623" w:author="Rev 11 Allen Wirfs-Brock" w:date="2012-10-22T10:05:00Z"/>
        </w:rPr>
      </w:pPr>
      <w:ins w:id="42624"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rsidR="00B64068" w:rsidRPr="006B6D0A" w:rsidRDefault="00B64068" w:rsidP="00452F0C">
      <w:pPr>
        <w:pStyle w:val="Alg4"/>
        <w:numPr>
          <w:ilvl w:val="3"/>
          <w:numId w:val="1090"/>
        </w:numPr>
        <w:rPr>
          <w:ins w:id="42625" w:author="Rev 11 Allen Wirfs-Brock" w:date="2012-10-22T10:05:00Z"/>
        </w:rPr>
      </w:pPr>
      <w:ins w:id="42626" w:author="Rev 11 Allen Wirfs-Brock" w:date="2012-10-22T10:05:00Z">
        <w:r>
          <w:t xml:space="preserve">Assert: </w:t>
        </w:r>
        <w:r w:rsidRPr="00D838A6">
          <w:rPr>
            <w:i/>
          </w:rPr>
          <w:t>status</w:t>
        </w:r>
        <w:r>
          <w:t xml:space="preserve"> is never an Abrupt Completion.</w:t>
        </w:r>
      </w:ins>
    </w:p>
    <w:p w:rsidR="00B64068" w:rsidRDefault="00B64068" w:rsidP="00452F0C">
      <w:pPr>
        <w:pStyle w:val="Alg4"/>
        <w:numPr>
          <w:ilvl w:val="3"/>
          <w:numId w:val="1090"/>
        </w:numPr>
        <w:rPr>
          <w:ins w:id="42627" w:author="Rev 11 Allen Wirfs-Brock" w:date="2012-10-22T10:05:00Z"/>
        </w:rPr>
      </w:pPr>
      <w:ins w:id="42628" w:author="Rev 11 Allen Wirfs-Brock" w:date="2012-10-22T10:05:00Z">
        <w:r w:rsidRPr="003B4312">
          <w:t xml:space="preserve">Append </w:t>
        </w:r>
        <w:r>
          <w:rPr>
            <w:i/>
          </w:rPr>
          <w:t>d</w:t>
        </w:r>
        <w:r w:rsidRPr="008B7F6F">
          <w:t xml:space="preserve"> to </w:t>
        </w:r>
        <w:r>
          <w:rPr>
            <w:i/>
          </w:rPr>
          <w:t>functionsToInitialize</w:t>
        </w:r>
        <w:r w:rsidRPr="008B7F6F">
          <w:t>.</w:t>
        </w:r>
      </w:ins>
    </w:p>
    <w:p w:rsidR="00B64068" w:rsidRPr="00E77497" w:rsidRDefault="00B64068" w:rsidP="00452F0C">
      <w:pPr>
        <w:pStyle w:val="Alg4"/>
        <w:numPr>
          <w:ilvl w:val="0"/>
          <w:numId w:val="1090"/>
        </w:numPr>
        <w:rPr>
          <w:ins w:id="42629" w:author="Rev 11 Allen Wirfs-Brock" w:date="2012-10-22T10:05:00Z"/>
        </w:rPr>
      </w:pPr>
      <w:ins w:id="42630"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rsidR="00B64068" w:rsidRPr="00E77497" w:rsidRDefault="00B64068" w:rsidP="00452F0C">
      <w:pPr>
        <w:pStyle w:val="Alg4"/>
        <w:numPr>
          <w:ilvl w:val="1"/>
          <w:numId w:val="1090"/>
        </w:numPr>
        <w:rPr>
          <w:ins w:id="42631" w:author="Rev 11 Allen Wirfs-Brock" w:date="2012-10-22T10:05:00Z"/>
        </w:rPr>
      </w:pPr>
      <w:ins w:id="42632"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rsidR="00B64068" w:rsidRPr="009C202C" w:rsidRDefault="00B64068" w:rsidP="00452F0C">
      <w:pPr>
        <w:pStyle w:val="Alg4"/>
        <w:numPr>
          <w:ilvl w:val="1"/>
          <w:numId w:val="1090"/>
        </w:numPr>
        <w:rPr>
          <w:ins w:id="42633" w:author="Rev 11 Allen Wirfs-Brock" w:date="2012-10-22T10:05:00Z"/>
          <w:rFonts w:ascii="Arial" w:hAnsi="Arial" w:cs="Arial"/>
        </w:rPr>
      </w:pPr>
      <w:ins w:id="42634"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initialized to </w:t>
        </w:r>
        <w:r w:rsidRPr="0064603A">
          <w:rPr>
            <w:b/>
            <w:sz w:val="18"/>
          </w:rPr>
          <w:t>undefined</w:t>
        </w:r>
        <w:r>
          <w:rPr>
            <w:rFonts w:ascii="Arial" w:hAnsi="Arial" w:cs="Arial"/>
            <w:sz w:val="18"/>
          </w:rPr>
          <w:t>.</w:t>
        </w:r>
      </w:ins>
    </w:p>
    <w:p w:rsidR="00B64068" w:rsidRPr="009C202C" w:rsidRDefault="00B64068" w:rsidP="00452F0C">
      <w:pPr>
        <w:pStyle w:val="Alg4"/>
        <w:numPr>
          <w:ilvl w:val="1"/>
          <w:numId w:val="1090"/>
        </w:numPr>
        <w:rPr>
          <w:ins w:id="42635" w:author="Rev 11 Allen Wirfs-Brock" w:date="2012-10-22T10:05:00Z"/>
        </w:rPr>
      </w:pPr>
      <w:ins w:id="42636"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Default="00B64068" w:rsidP="00452F0C">
      <w:pPr>
        <w:pStyle w:val="Alg4"/>
        <w:numPr>
          <w:ilvl w:val="2"/>
          <w:numId w:val="1090"/>
        </w:numPr>
        <w:rPr>
          <w:ins w:id="42637" w:author="Rev 11 Allen Wirfs-Brock" w:date="2012-10-22T10:05:00Z"/>
        </w:rPr>
      </w:pPr>
      <w:ins w:id="42638" w:author="Rev 11 Allen Wirfs-Brock" w:date="2012-10-22T10:05:00Z">
        <w:r>
          <w:lastRenderedPageBreak/>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B820AB" w:rsidRDefault="00B64068" w:rsidP="00452F0C">
      <w:pPr>
        <w:pStyle w:val="Alg4"/>
        <w:numPr>
          <w:ilvl w:val="2"/>
          <w:numId w:val="1090"/>
        </w:numPr>
        <w:rPr>
          <w:ins w:id="42639" w:author="Rev 11 Allen Wirfs-Brock" w:date="2012-10-22T10:05:00Z"/>
        </w:rPr>
      </w:pPr>
      <w:ins w:id="42640"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rsidR="00B64068" w:rsidRDefault="00B64068" w:rsidP="00452F0C">
      <w:pPr>
        <w:pStyle w:val="Alg4"/>
        <w:numPr>
          <w:ilvl w:val="2"/>
          <w:numId w:val="1090"/>
        </w:numPr>
        <w:rPr>
          <w:ins w:id="42641" w:author="Rev 11 Allen Wirfs-Brock" w:date="2012-10-22T10:05:00Z"/>
        </w:rPr>
      </w:pPr>
      <w:ins w:id="42642" w:author="Rev 11 Allen Wirfs-Brock" w:date="2012-10-22T10:05:00Z">
        <w:r>
          <w:t xml:space="preserve">Assert: </w:t>
        </w:r>
        <w:r w:rsidRPr="00D838A6">
          <w:rPr>
            <w:i/>
          </w:rPr>
          <w:t>status</w:t>
        </w:r>
        <w:r>
          <w:t xml:space="preserve"> is never an Abrupt Completion</w:t>
        </w:r>
      </w:ins>
    </w:p>
    <w:p w:rsidR="00B64068" w:rsidRPr="004418C4" w:rsidRDefault="00B64068" w:rsidP="00452F0C">
      <w:pPr>
        <w:pStyle w:val="Alg4"/>
        <w:numPr>
          <w:ilvl w:val="2"/>
          <w:numId w:val="1090"/>
        </w:numPr>
        <w:rPr>
          <w:ins w:id="42643" w:author="Rev 11 Allen Wirfs-Brock" w:date="2012-10-22T10:05:00Z"/>
        </w:rPr>
      </w:pPr>
      <w:ins w:id="42644" w:author="Rev 11 Allen Wirfs-Brock" w:date="2012-10-22T10:05:00Z">
        <w:r w:rsidRPr="004418C4">
          <w:t xml:space="preserve">Call </w:t>
        </w:r>
        <w:r w:rsidRPr="004418C4">
          <w:rPr>
            <w:i/>
          </w:rPr>
          <w:t>env</w:t>
        </w:r>
        <w:r w:rsidRPr="004418C4">
          <w:t xml:space="preserve">’s InitializeBinding concrete method passing </w:t>
        </w:r>
        <w:r>
          <w:rPr>
            <w:i/>
          </w:rPr>
          <w:t>param</w:t>
        </w:r>
        <w:r w:rsidRPr="00B820AB">
          <w:rPr>
            <w:i/>
          </w:rPr>
          <w:t>Name</w:t>
        </w:r>
        <w:r w:rsidRPr="004418C4">
          <w:t xml:space="preserve">, and </w:t>
        </w:r>
        <w:r w:rsidRPr="004418C4">
          <w:rPr>
            <w:b/>
          </w:rPr>
          <w:t>undefined</w:t>
        </w:r>
        <w:r w:rsidRPr="004418C4">
          <w:t xml:space="preserve"> as the arguments.</w:t>
        </w:r>
      </w:ins>
    </w:p>
    <w:p w:rsidR="00B64068" w:rsidRPr="00727A43" w:rsidRDefault="00B64068" w:rsidP="00452F0C">
      <w:pPr>
        <w:pStyle w:val="Alg4"/>
        <w:numPr>
          <w:ilvl w:val="0"/>
          <w:numId w:val="1090"/>
        </w:numPr>
        <w:rPr>
          <w:ins w:id="42645" w:author="Rev 11 Allen Wirfs-Brock" w:date="2012-10-22T10:05:00Z"/>
          <w:sz w:val="18"/>
          <w:szCs w:val="18"/>
        </w:rPr>
      </w:pPr>
      <w:ins w:id="42646"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rsidR="00B64068" w:rsidRPr="00E77497" w:rsidRDefault="00B64068" w:rsidP="00452F0C">
      <w:pPr>
        <w:pStyle w:val="Alg4"/>
        <w:numPr>
          <w:ilvl w:val="0"/>
          <w:numId w:val="1090"/>
        </w:numPr>
        <w:rPr>
          <w:ins w:id="42647" w:author="Rev 11 Allen Wirfs-Brock" w:date="2012-10-22T10:05:00Z"/>
        </w:rPr>
      </w:pPr>
      <w:ins w:id="42648"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42649"/>
        </w:r>
      </w:ins>
    </w:p>
    <w:p w:rsidR="00B64068" w:rsidRPr="00E77497" w:rsidRDefault="00B64068" w:rsidP="00452F0C">
      <w:pPr>
        <w:pStyle w:val="Alg4"/>
        <w:numPr>
          <w:ilvl w:val="1"/>
          <w:numId w:val="1090"/>
        </w:numPr>
        <w:rPr>
          <w:ins w:id="42650" w:author="Rev 11 Allen Wirfs-Brock" w:date="2012-10-22T10:05:00Z"/>
        </w:rPr>
      </w:pPr>
      <w:ins w:id="42651"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rPr>
          <w:ins w:id="42652" w:author="Rev 11 Allen Wirfs-Brock" w:date="2012-10-22T10:05:00Z"/>
        </w:rPr>
      </w:pPr>
      <w:ins w:id="42653"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1"/>
          <w:numId w:val="1090"/>
        </w:numPr>
        <w:rPr>
          <w:ins w:id="42654" w:author="Rev 11 Allen Wirfs-Brock" w:date="2012-10-22T10:05:00Z"/>
        </w:rPr>
      </w:pPr>
      <w:ins w:id="42655" w:author="Rev 11 Allen Wirfs-Brock" w:date="2012-10-22T10:05:00Z">
        <w:r w:rsidRPr="00E77497">
          <w:t>Else,</w:t>
        </w:r>
      </w:ins>
    </w:p>
    <w:p w:rsidR="00B64068" w:rsidRPr="00E77497" w:rsidRDefault="00B64068" w:rsidP="00452F0C">
      <w:pPr>
        <w:pStyle w:val="Alg4"/>
        <w:numPr>
          <w:ilvl w:val="2"/>
          <w:numId w:val="1090"/>
        </w:numPr>
        <w:rPr>
          <w:ins w:id="42656" w:author="Rev 11 Allen Wirfs-Brock" w:date="2012-10-22T10:05:00Z"/>
        </w:rPr>
      </w:pPr>
      <w:ins w:id="42657"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0"/>
          <w:numId w:val="1090"/>
        </w:numPr>
        <w:rPr>
          <w:ins w:id="42658" w:author="Rev 11 Allen Wirfs-Brock" w:date="2012-10-22T10:05:00Z"/>
        </w:rPr>
      </w:pPr>
      <w:ins w:id="42659"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rsidR="00B64068" w:rsidRPr="00E77497" w:rsidRDefault="00B64068" w:rsidP="00452F0C">
      <w:pPr>
        <w:pStyle w:val="Alg4"/>
        <w:numPr>
          <w:ilvl w:val="0"/>
          <w:numId w:val="1090"/>
        </w:numPr>
        <w:rPr>
          <w:ins w:id="42660" w:author="Rev 11 Allen Wirfs-Brock" w:date="2012-10-22T10:05:00Z"/>
        </w:rPr>
      </w:pPr>
      <w:ins w:id="42661"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rsidR="00B64068" w:rsidRPr="00E77497" w:rsidRDefault="00B64068" w:rsidP="00452F0C">
      <w:pPr>
        <w:pStyle w:val="Alg4"/>
        <w:numPr>
          <w:ilvl w:val="1"/>
          <w:numId w:val="1090"/>
        </w:numPr>
        <w:rPr>
          <w:ins w:id="42662" w:author="Rev 11 Allen Wirfs-Brock" w:date="2012-10-22T10:05:00Z"/>
        </w:rPr>
      </w:pPr>
      <w:ins w:id="42663"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rsidR="00B64068" w:rsidRPr="00E77497" w:rsidRDefault="00B64068" w:rsidP="00452F0C">
      <w:pPr>
        <w:pStyle w:val="Alg4"/>
        <w:numPr>
          <w:ilvl w:val="1"/>
          <w:numId w:val="1090"/>
        </w:numPr>
        <w:rPr>
          <w:ins w:id="42664" w:author="Rev 11 Allen Wirfs-Brock" w:date="2012-10-22T10:05:00Z"/>
          <w:i/>
          <w:sz w:val="18"/>
        </w:rPr>
      </w:pPr>
      <w:ins w:id="42665"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rsidR="00B64068" w:rsidRPr="00E77497" w:rsidRDefault="00B64068" w:rsidP="00452F0C">
      <w:pPr>
        <w:pStyle w:val="Alg4"/>
        <w:numPr>
          <w:ilvl w:val="1"/>
          <w:numId w:val="1090"/>
        </w:numPr>
        <w:rPr>
          <w:ins w:id="42666" w:author="Rev 11 Allen Wirfs-Brock" w:date="2012-10-22T10:05:00Z"/>
        </w:rPr>
      </w:pPr>
      <w:ins w:id="42667"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rsidR="00B64068" w:rsidRPr="00E77497" w:rsidRDefault="00B64068" w:rsidP="00452F0C">
      <w:pPr>
        <w:pStyle w:val="Alg4"/>
        <w:numPr>
          <w:ilvl w:val="2"/>
          <w:numId w:val="1090"/>
        </w:numPr>
        <w:rPr>
          <w:ins w:id="42668" w:author="Rev 11 Allen Wirfs-Brock" w:date="2012-10-22T10:05:00Z"/>
        </w:rPr>
      </w:pPr>
      <w:ins w:id="42669"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rsidR="00B64068" w:rsidRDefault="00B64068" w:rsidP="00452F0C">
      <w:pPr>
        <w:pStyle w:val="Alg4"/>
        <w:numPr>
          <w:ilvl w:val="0"/>
          <w:numId w:val="1090"/>
        </w:numPr>
        <w:rPr>
          <w:ins w:id="42670" w:author="Rev 11 Allen Wirfs-Brock" w:date="2012-10-22T10:05:00Z"/>
        </w:rPr>
      </w:pPr>
      <w:ins w:id="42671" w:author="Rev 11 Allen Wirfs-Brock" w:date="2012-10-22T10:05:00Z">
        <w:r>
          <w:t xml:space="preserve">Let </w:t>
        </w:r>
        <w:r w:rsidRPr="005B59F9">
          <w:rPr>
            <w:i/>
          </w:rPr>
          <w:t>lexDeclarations</w:t>
        </w:r>
        <w:r>
          <w:t xml:space="preserve"> be the LexicalDeclarations of </w:t>
        </w:r>
        <w:r w:rsidRPr="006B6D0A">
          <w:rPr>
            <w:i/>
          </w:rPr>
          <w:t>code</w:t>
        </w:r>
        <w:r>
          <w:t>.</w:t>
        </w:r>
      </w:ins>
    </w:p>
    <w:p w:rsidR="00B64068" w:rsidRPr="00E77497" w:rsidRDefault="00B64068" w:rsidP="00452F0C">
      <w:pPr>
        <w:pStyle w:val="Alg4"/>
        <w:numPr>
          <w:ilvl w:val="0"/>
          <w:numId w:val="1090"/>
        </w:numPr>
        <w:rPr>
          <w:ins w:id="42672" w:author="Rev 11 Allen Wirfs-Brock" w:date="2012-10-22T10:05:00Z"/>
        </w:rPr>
      </w:pPr>
      <w:ins w:id="42673"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rsidR="00B64068" w:rsidRPr="00E77497" w:rsidRDefault="00B64068" w:rsidP="00452F0C">
      <w:pPr>
        <w:pStyle w:val="Alg4"/>
        <w:numPr>
          <w:ilvl w:val="1"/>
          <w:numId w:val="1090"/>
        </w:numPr>
        <w:rPr>
          <w:ins w:id="42674" w:author="Rev 11 Allen Wirfs-Brock" w:date="2012-10-22T10:05:00Z"/>
          <w:i/>
          <w:sz w:val="18"/>
        </w:rPr>
      </w:pPr>
      <w:ins w:id="42675"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 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ins>
    </w:p>
    <w:p w:rsidR="00B64068" w:rsidRPr="00E77497" w:rsidRDefault="00B64068" w:rsidP="00452F0C">
      <w:pPr>
        <w:pStyle w:val="Alg4"/>
        <w:numPr>
          <w:ilvl w:val="1"/>
          <w:numId w:val="1090"/>
        </w:numPr>
        <w:rPr>
          <w:ins w:id="42676" w:author="Rev 11 Allen Wirfs-Brock" w:date="2012-10-22T10:05:00Z"/>
          <w:i/>
        </w:rPr>
      </w:pPr>
      <w:ins w:id="42677"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B64068" w:rsidRPr="00E77497" w:rsidRDefault="00B64068" w:rsidP="00452F0C">
      <w:pPr>
        <w:pStyle w:val="Alg4"/>
        <w:numPr>
          <w:ilvl w:val="2"/>
          <w:numId w:val="1090"/>
        </w:numPr>
        <w:rPr>
          <w:ins w:id="42678" w:author="Rev 11 Allen Wirfs-Brock" w:date="2012-10-22T10:05:00Z"/>
        </w:rPr>
      </w:pPr>
      <w:ins w:id="42679"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rsidR="00B64068" w:rsidRPr="00E77497" w:rsidRDefault="00B64068" w:rsidP="00452F0C">
      <w:pPr>
        <w:pStyle w:val="Alg4"/>
        <w:numPr>
          <w:ilvl w:val="3"/>
          <w:numId w:val="1090"/>
        </w:numPr>
        <w:spacing w:after="220"/>
        <w:contextualSpacing/>
        <w:rPr>
          <w:ins w:id="42680" w:author="Rev 11 Allen Wirfs-Brock" w:date="2012-10-22T10:05:00Z"/>
        </w:rPr>
      </w:pPr>
      <w:ins w:id="42681"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B64068" w:rsidRPr="00E77497" w:rsidRDefault="00B64068" w:rsidP="00452F0C">
      <w:pPr>
        <w:pStyle w:val="Alg4"/>
        <w:numPr>
          <w:ilvl w:val="2"/>
          <w:numId w:val="1090"/>
        </w:numPr>
        <w:spacing w:after="220"/>
        <w:contextualSpacing/>
        <w:rPr>
          <w:ins w:id="42682" w:author="Rev 11 Allen Wirfs-Brock" w:date="2012-10-22T10:05:00Z"/>
        </w:rPr>
      </w:pPr>
      <w:ins w:id="42683" w:author="Rev 11 Allen Wirfs-Brock" w:date="2012-10-22T10:05:00Z">
        <w:r w:rsidRPr="00E77497">
          <w:t>Else,</w:t>
        </w:r>
      </w:ins>
    </w:p>
    <w:p w:rsidR="00B64068" w:rsidRPr="00E77497" w:rsidRDefault="00B64068" w:rsidP="00452F0C">
      <w:pPr>
        <w:pStyle w:val="Alg4"/>
        <w:numPr>
          <w:ilvl w:val="3"/>
          <w:numId w:val="1090"/>
        </w:numPr>
        <w:spacing w:after="220"/>
        <w:contextualSpacing/>
        <w:rPr>
          <w:ins w:id="42684" w:author="Rev 11 Allen Wirfs-Brock" w:date="2012-10-22T10:05:00Z"/>
        </w:rPr>
      </w:pPr>
      <w:ins w:id="42685"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B64068" w:rsidRPr="004D1BD1" w:rsidRDefault="00B64068" w:rsidP="00452F0C">
      <w:pPr>
        <w:pStyle w:val="Alg4"/>
        <w:numPr>
          <w:ilvl w:val="0"/>
          <w:numId w:val="1090"/>
        </w:numPr>
        <w:rPr>
          <w:ins w:id="42686" w:author="Rev 11 Allen Wirfs-Brock" w:date="2012-10-22T10:05:00Z"/>
        </w:rPr>
      </w:pPr>
      <w:ins w:id="42687"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ins>
    </w:p>
    <w:p w:rsidR="00B64068" w:rsidRPr="009C202C" w:rsidRDefault="00B64068" w:rsidP="00452F0C">
      <w:pPr>
        <w:pStyle w:val="Alg4"/>
        <w:numPr>
          <w:ilvl w:val="1"/>
          <w:numId w:val="1090"/>
        </w:numPr>
        <w:rPr>
          <w:ins w:id="42688" w:author="Rev 11 Allen Wirfs-Brock" w:date="2012-10-22T10:05:00Z"/>
          <w:i/>
        </w:rPr>
      </w:pPr>
      <w:ins w:id="42689"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rsidR="00B64068" w:rsidRPr="006B6D0A" w:rsidRDefault="00B64068" w:rsidP="00452F0C">
      <w:pPr>
        <w:pStyle w:val="Alg4"/>
        <w:numPr>
          <w:ilvl w:val="1"/>
          <w:numId w:val="1090"/>
        </w:numPr>
        <w:rPr>
          <w:ins w:id="42690" w:author="Rev 11 Allen Wirfs-Brock" w:date="2012-10-22T10:05:00Z"/>
        </w:rPr>
      </w:pPr>
      <w:ins w:id="42691"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42692" w:author="Rev 11 Allen Wirfs-Brock" w:date="2012-10-24T11:58:00Z">
        <w:r w:rsidR="002F1A2E">
          <w:t>nObject</w:t>
        </w:r>
      </w:ins>
      <w:ins w:id="42693"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rsidR="00B64068" w:rsidRPr="009C202C" w:rsidRDefault="00B64068" w:rsidP="00452F0C">
      <w:pPr>
        <w:pStyle w:val="Alg4"/>
        <w:numPr>
          <w:ilvl w:val="1"/>
          <w:numId w:val="1090"/>
        </w:numPr>
        <w:rPr>
          <w:ins w:id="42694" w:author="Rev 11 Allen Wirfs-Brock" w:date="2012-10-22T10:05:00Z"/>
        </w:rPr>
      </w:pPr>
      <w:ins w:id="42695"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rsidR="00B64068" w:rsidRPr="00E77497" w:rsidRDefault="00B64068" w:rsidP="00452F0C">
      <w:pPr>
        <w:pStyle w:val="Alg4"/>
        <w:numPr>
          <w:ilvl w:val="0"/>
          <w:numId w:val="1090"/>
        </w:numPr>
        <w:tabs>
          <w:tab w:val="left" w:pos="720"/>
        </w:tabs>
        <w:rPr>
          <w:ins w:id="42696" w:author="Rev 11 Allen Wirfs-Brock" w:date="2012-10-22T10:05:00Z"/>
          <w:rFonts w:ascii="Arial" w:hAnsi="Arial" w:cs="Arial"/>
          <w:sz w:val="18"/>
        </w:rPr>
      </w:pPr>
      <w:ins w:id="42697"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initialized until after parameter initialization</w:t>
        </w:r>
        <w:r w:rsidRPr="00E77497">
          <w:rPr>
            <w:rFonts w:ascii="Arial" w:hAnsi="Arial" w:cs="Arial"/>
            <w:sz w:val="18"/>
          </w:rPr>
          <w:t>.</w:t>
        </w:r>
      </w:ins>
    </w:p>
    <w:p w:rsidR="00B64068" w:rsidRDefault="00B64068" w:rsidP="00452F0C">
      <w:pPr>
        <w:pStyle w:val="Alg4"/>
        <w:numPr>
          <w:ilvl w:val="0"/>
          <w:numId w:val="1090"/>
        </w:numPr>
        <w:tabs>
          <w:tab w:val="left" w:pos="720"/>
        </w:tabs>
        <w:rPr>
          <w:ins w:id="42698" w:author="Rev 11 Allen Wirfs-Brock" w:date="2012-10-22T10:05:00Z"/>
          <w:rFonts w:ascii="Arial" w:hAnsi="Arial" w:cs="Arial"/>
          <w:sz w:val="18"/>
        </w:rPr>
      </w:pPr>
      <w:ins w:id="42699"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rsidR="00B64068" w:rsidRPr="00B820AB" w:rsidRDefault="00B64068" w:rsidP="00452F0C">
      <w:pPr>
        <w:pStyle w:val="Alg4"/>
        <w:numPr>
          <w:ilvl w:val="0"/>
          <w:numId w:val="1090"/>
        </w:numPr>
        <w:rPr>
          <w:ins w:id="42700" w:author="Rev 11 Allen Wirfs-Brock" w:date="2012-10-22T10:05:00Z"/>
        </w:rPr>
      </w:pPr>
      <w:ins w:id="42701"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rsidR="00B64068" w:rsidRPr="00E77497" w:rsidRDefault="00B64068" w:rsidP="00452F0C">
      <w:pPr>
        <w:pStyle w:val="Alg4"/>
        <w:numPr>
          <w:ilvl w:val="0"/>
          <w:numId w:val="1090"/>
        </w:numPr>
        <w:rPr>
          <w:ins w:id="42702" w:author="Rev 11 Allen Wirfs-Brock" w:date="2012-10-22T10:05:00Z"/>
        </w:rPr>
      </w:pPr>
      <w:commentRangeStart w:id="42703"/>
      <w:ins w:id="42704"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42703"/>
        <w:r>
          <w:rPr>
            <w:rStyle w:val="CommentReference"/>
            <w:rFonts w:ascii="Arial" w:eastAsia="MS Mincho" w:hAnsi="Arial"/>
            <w:spacing w:val="0"/>
            <w:lang w:eastAsia="ja-JP"/>
          </w:rPr>
          <w:commentReference w:id="42703"/>
        </w:r>
      </w:ins>
    </w:p>
    <w:p w:rsidR="00B64068" w:rsidRPr="00E77497" w:rsidRDefault="00B64068" w:rsidP="00452F0C">
      <w:pPr>
        <w:pStyle w:val="Alg4"/>
        <w:numPr>
          <w:ilvl w:val="1"/>
          <w:numId w:val="1090"/>
        </w:numPr>
        <w:rPr>
          <w:ins w:id="42705" w:author="Rev 11 Allen Wirfs-Brock" w:date="2012-10-22T10:05:00Z"/>
        </w:rPr>
      </w:pPr>
      <w:ins w:id="42706"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tabs>
          <w:tab w:val="left" w:pos="720"/>
        </w:tabs>
        <w:rPr>
          <w:ins w:id="42707" w:author="Rev 11 Allen Wirfs-Brock" w:date="2012-10-22T10:05:00Z"/>
        </w:rPr>
      </w:pPr>
      <w:ins w:id="42708"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rsidR="00B64068" w:rsidRPr="00E77497" w:rsidRDefault="00B64068" w:rsidP="00452F0C">
      <w:pPr>
        <w:pStyle w:val="Alg4"/>
        <w:numPr>
          <w:ilvl w:val="1"/>
          <w:numId w:val="1090"/>
        </w:numPr>
        <w:rPr>
          <w:ins w:id="42709" w:author="Rev 11 Allen Wirfs-Brock" w:date="2012-10-22T10:05:00Z"/>
        </w:rPr>
      </w:pPr>
      <w:ins w:id="42710" w:author="Rev 11 Allen Wirfs-Brock" w:date="2012-10-22T10:05:00Z">
        <w:r w:rsidRPr="00E77497">
          <w:t>Else,</w:t>
        </w:r>
      </w:ins>
    </w:p>
    <w:p w:rsidR="00B64068" w:rsidRPr="00E77497" w:rsidRDefault="00B64068" w:rsidP="00452F0C">
      <w:pPr>
        <w:pStyle w:val="Alg4"/>
        <w:numPr>
          <w:ilvl w:val="2"/>
          <w:numId w:val="1090"/>
        </w:numPr>
        <w:tabs>
          <w:tab w:val="left" w:pos="720"/>
        </w:tabs>
        <w:rPr>
          <w:ins w:id="42711" w:author="Rev 11 Allen Wirfs-Brock" w:date="2012-10-22T10:05:00Z"/>
        </w:rPr>
      </w:pPr>
      <w:ins w:id="42712"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rsidR="00B64068" w:rsidRPr="00120381" w:rsidRDefault="00B64068" w:rsidP="00452F0C">
      <w:pPr>
        <w:pStyle w:val="Alg4"/>
        <w:numPr>
          <w:ilvl w:val="1"/>
          <w:numId w:val="1090"/>
        </w:numPr>
        <w:rPr>
          <w:ins w:id="42713" w:author="Rev 11 Allen Wirfs-Brock" w:date="2012-10-22T10:05:00Z"/>
          <w:sz w:val="24"/>
          <w:szCs w:val="24"/>
        </w:rPr>
      </w:pPr>
      <w:ins w:id="42714" w:author="Rev 11 Allen Wirfs-Brock" w:date="2012-10-22T10:05: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rsidR="00B64068" w:rsidRDefault="00B64068" w:rsidP="00452F0C">
      <w:pPr>
        <w:pStyle w:val="Alg4"/>
        <w:numPr>
          <w:ilvl w:val="0"/>
          <w:numId w:val="1090"/>
        </w:numPr>
        <w:tabs>
          <w:tab w:val="left" w:pos="720"/>
        </w:tabs>
        <w:rPr>
          <w:ins w:id="42715" w:author="Rev 11 Allen Wirfs-Brock" w:date="2012-10-22T10:05:00Z"/>
          <w:rFonts w:ascii="Arial" w:hAnsi="Arial" w:cs="Arial"/>
          <w:sz w:val="18"/>
        </w:rPr>
      </w:pPr>
      <w:ins w:id="42716" w:author="Rev 11 Allen Wirfs-Brock" w:date="2012-10-22T10:05:00Z">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rsidR="00B64068" w:rsidRDefault="00B64068" w:rsidP="00452F0C">
      <w:pPr>
        <w:pStyle w:val="Alg4"/>
        <w:numPr>
          <w:ilvl w:val="0"/>
          <w:numId w:val="1090"/>
        </w:numPr>
        <w:rPr>
          <w:ins w:id="42717" w:author="Rev 11 Allen Wirfs-Brock" w:date="2012-10-22T10:05:00Z"/>
        </w:rPr>
      </w:pPr>
      <w:ins w:id="42718" w:author="Rev 11 Allen Wirfs-Brock" w:date="2012-10-22T10:05:00Z">
        <w:r>
          <w:t>ReturnIfAbrupt(</w:t>
        </w:r>
        <w:r w:rsidRPr="00C91100">
          <w:rPr>
            <w:i/>
          </w:rPr>
          <w:t>formalStatus</w:t>
        </w:r>
        <w:r>
          <w:t>).</w:t>
        </w:r>
      </w:ins>
    </w:p>
    <w:p w:rsidR="00B64068" w:rsidRPr="004D1BD1" w:rsidRDefault="00B64068" w:rsidP="00452F0C">
      <w:pPr>
        <w:pStyle w:val="Alg4"/>
        <w:numPr>
          <w:ilvl w:val="0"/>
          <w:numId w:val="1090"/>
        </w:numPr>
        <w:spacing w:after="240"/>
        <w:rPr>
          <w:ins w:id="42719" w:author="Rev 11 Allen Wirfs-Brock" w:date="2012-10-22T10:05:00Z"/>
        </w:rPr>
      </w:pPr>
      <w:ins w:id="42720" w:author="Rev 11 Allen Wirfs-Brock" w:date="2012-10-22T10:05:00Z">
        <w:r w:rsidRPr="004D1BD1">
          <w:t>Return</w:t>
        </w:r>
        <w:r>
          <w:t xml:space="preserve"> NormalCompletion(</w:t>
        </w:r>
        <w:r w:rsidRPr="009B3B81">
          <w:rPr>
            <w:rFonts w:ascii="Arial" w:hAnsi="Arial" w:cs="Arial"/>
          </w:rPr>
          <w:t>empty</w:t>
        </w:r>
        <w:r>
          <w:t>).</w:t>
        </w:r>
        <w:r w:rsidRPr="004D1BD1">
          <w:t>.</w:t>
        </w:r>
      </w:ins>
    </w:p>
    <w:p w:rsidR="00B64068" w:rsidRPr="00C459A3" w:rsidRDefault="00B64068" w:rsidP="00C459A3">
      <w:pPr>
        <w:rPr>
          <w:ins w:id="42721" w:author="Rev 8 Allen Wirfs-Brock" w:date="2012-06-11T14:38:00Z"/>
          <w:u w:val="single"/>
        </w:rPr>
      </w:pPr>
    </w:p>
    <w:p w:rsidR="0026283E" w:rsidRPr="00E77497" w:rsidRDefault="00690D1B" w:rsidP="0026283E">
      <w:pPr>
        <w:pStyle w:val="zzBiblio"/>
      </w:pPr>
      <w:ins w:id="42722" w:author="Rev 8 Allen Wirfs-Brock" w:date="2012-06-11T14:37:00Z">
        <w:r>
          <w:lastRenderedPageBreak/>
          <w:br w:type="page"/>
        </w:r>
      </w:ins>
      <w:r w:rsidR="0026283E" w:rsidRPr="00E77497">
        <w:lastRenderedPageBreak/>
        <w:t>Bibliography</w:t>
      </w:r>
    </w:p>
    <w:p w:rsidR="00E80769" w:rsidRPr="00E77497" w:rsidRDefault="00E80769" w:rsidP="00E80769">
      <w:pPr>
        <w:pStyle w:val="Bibliography1"/>
      </w:pPr>
      <w:r w:rsidRPr="00E77497">
        <w:t>IEEE Std 754-2008: IEEE Standard for Floating-Point Arithmetic. Institute of Electrical and Electronic Engineers, New York (2008)</w:t>
      </w:r>
    </w:p>
    <w:p w:rsidR="00E80769" w:rsidRPr="00E77497" w:rsidRDefault="00E80769" w:rsidP="00E80769">
      <w:pPr>
        <w:pStyle w:val="Bibliography1"/>
      </w:pPr>
      <w:r w:rsidRPr="00E77497">
        <w:t>The Unicode Consortium. The Unicode Standard, Version 3.0, defined by: The Unicode Standard, Version 3.0 (Reading, MA, Addison-Wesley, 2000. ISBN 0-201-61633-5)</w:t>
      </w:r>
    </w:p>
    <w:p w:rsidR="00E80769" w:rsidRPr="00E77497" w:rsidRDefault="00E80769" w:rsidP="00E80769">
      <w:pPr>
        <w:pStyle w:val="Bibliography1"/>
      </w:pPr>
      <w:r w:rsidRPr="00E77497">
        <w:t>Unicode Inc. (2010), Unicode Technical Report #15: Unicode Normalization Forms</w:t>
      </w:r>
    </w:p>
    <w:p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rsidR="00E80769" w:rsidRPr="00E77497" w:rsidRDefault="00E80769" w:rsidP="00E80769">
      <w:pPr>
        <w:pStyle w:val="Bibliography1"/>
        <w:rPr>
          <w:rStyle w:val="apple-style-span"/>
          <w:szCs w:val="18"/>
        </w:rPr>
      </w:pPr>
      <w:r w:rsidRPr="00E77497">
        <w:rPr>
          <w:rStyle w:val="apple-style-span"/>
          <w:rFonts w:cs="Arial"/>
        </w:rPr>
        <w:t>RFC 1738 "Uniform Resource Locators (URL)", available at &lt;</w:t>
      </w:r>
      <w:hyperlink r:id="rId24" w:history="1">
        <w:r w:rsidRPr="00E77497">
          <w:rPr>
            <w:rStyle w:val="Hyperlink"/>
            <w:rFonts w:cs="Arial"/>
            <w:lang w:val="en-GB"/>
          </w:rPr>
          <w:t>http://tools.ietf.org/html/rfc1738</w:t>
        </w:r>
      </w:hyperlink>
      <w:r w:rsidRPr="00E77497">
        <w:rPr>
          <w:rStyle w:val="apple-style-span"/>
          <w:rFonts w:cs="Arial"/>
        </w:rPr>
        <w:t>&gt;</w:t>
      </w:r>
    </w:p>
    <w:p w:rsidR="00E80769" w:rsidRPr="00E77497" w:rsidRDefault="00E80769" w:rsidP="00E80769">
      <w:pPr>
        <w:pStyle w:val="Bibliography1"/>
        <w:jc w:val="left"/>
        <w:rPr>
          <w:rStyle w:val="apple-style-span"/>
          <w:szCs w:val="18"/>
        </w:rPr>
      </w:pPr>
      <w:r w:rsidRPr="00E77497">
        <w:rPr>
          <w:rStyle w:val="apple-style-span"/>
          <w:rFonts w:cs="Arial"/>
        </w:rPr>
        <w:t>RFC 2396 "Uniform Resource Identifiers (URI): Generic Syntax", available at &lt;</w:t>
      </w:r>
      <w:hyperlink r:id="rId25" w:history="1">
        <w:r w:rsidRPr="00E77497">
          <w:rPr>
            <w:rStyle w:val="Hyperlink"/>
            <w:rFonts w:cs="Arial"/>
            <w:lang w:val="en-GB"/>
          </w:rPr>
          <w:t>http://tools.ietf.org/html/rfc2396</w:t>
        </w:r>
      </w:hyperlink>
      <w:r w:rsidRPr="00E77497">
        <w:rPr>
          <w:rStyle w:val="apple-style-span"/>
          <w:rFonts w:cs="Arial"/>
        </w:rPr>
        <w:t>&gt;</w:t>
      </w:r>
    </w:p>
    <w:p w:rsidR="00E80769" w:rsidRPr="00E77497" w:rsidRDefault="00E80769" w:rsidP="00E80769">
      <w:pPr>
        <w:pStyle w:val="Bibliography1"/>
        <w:jc w:val="left"/>
        <w:rPr>
          <w:rStyle w:val="apple-style-span"/>
          <w:szCs w:val="18"/>
        </w:rPr>
      </w:pPr>
      <w:r w:rsidRPr="00E77497">
        <w:rPr>
          <w:rStyle w:val="apple-style-span"/>
          <w:rFonts w:cs="Arial"/>
        </w:rPr>
        <w:t>RFC 3629 "UTF-8, a transformation format of ISO 10646", available at &lt;</w:t>
      </w:r>
      <w:hyperlink r:id="rId26" w:history="1">
        <w:r w:rsidRPr="00E77497">
          <w:rPr>
            <w:rStyle w:val="Hyperlink"/>
            <w:rFonts w:cs="Arial"/>
            <w:lang w:val="en-GB"/>
          </w:rPr>
          <w:t>http://tools.ietf.org/html/rfc3629</w:t>
        </w:r>
      </w:hyperlink>
      <w:r w:rsidRPr="00E77497">
        <w:rPr>
          <w:rStyle w:val="apple-style-span"/>
          <w:rFonts w:cs="Arial"/>
        </w:rPr>
        <w:t>&gt;</w:t>
      </w:r>
    </w:p>
    <w:p w:rsidR="00990F07" w:rsidRPr="00E77497" w:rsidRDefault="00E80769" w:rsidP="00990F07">
      <w:pPr>
        <w:pStyle w:val="Bibliography1"/>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7" w:history="1">
        <w:r w:rsidRPr="00E77497">
          <w:rPr>
            <w:rStyle w:val="Hyperlink"/>
            <w:rFonts w:cs="Arial"/>
            <w:lang w:val="en-GB"/>
          </w:rPr>
          <w:t>http://tools.ietf.org/html/rfc4627</w:t>
        </w:r>
      </w:hyperlink>
      <w:r w:rsidRPr="00E77497">
        <w:rPr>
          <w:rStyle w:val="apple-style-span"/>
          <w:rFonts w:cs="Arial"/>
        </w:rPr>
        <w:t>&gt;</w:t>
      </w:r>
    </w:p>
    <w:p w:rsidR="00990F07" w:rsidRPr="00E77497" w:rsidRDefault="0045371C" w:rsidP="00FC399E">
      <w:pPr>
        <w:pStyle w:val="Bibliography1"/>
        <w:numPr>
          <w:ilvl w:val="0"/>
          <w:numId w:val="0"/>
        </w:numPr>
        <w:tabs>
          <w:tab w:val="clear" w:pos="660"/>
          <w:tab w:val="left" w:pos="2760"/>
        </w:tabs>
        <w:ind w:left="660" w:hanging="660"/>
      </w:pPr>
      <w:ins w:id="42723" w:author="Rev 8 Allen Wirfs-Brock" w:date="2012-05-31T17:07:00Z">
        <w:r>
          <w:tab/>
        </w:r>
        <w:r>
          <w:tab/>
        </w:r>
      </w:ins>
    </w:p>
    <w:p w:rsidR="00D20EE3" w:rsidRPr="00E77497" w:rsidRDefault="00D20EE3" w:rsidP="0026283E"/>
    <w:p w:rsidR="0026283E" w:rsidRPr="00E77497" w:rsidRDefault="0026283E" w:rsidP="0026283E">
      <w:pPr>
        <w:sectPr w:rsidR="0026283E" w:rsidRPr="00E77497" w:rsidSect="00B71909">
          <w:headerReference w:type="even" r:id="rId28"/>
          <w:headerReference w:type="default" r:id="rId29"/>
          <w:footerReference w:type="even" r:id="rId30"/>
          <w:footerReference w:type="default" r:id="rId31"/>
          <w:headerReference w:type="first" r:id="rId32"/>
          <w:footerReference w:type="first" r:id="rId33"/>
          <w:type w:val="oddPage"/>
          <w:pgSz w:w="11906" w:h="16838"/>
          <w:pgMar w:top="1702" w:right="737" w:bottom="567" w:left="850" w:header="709" w:footer="283" w:gutter="567"/>
          <w:pgNumType w:start="1"/>
          <w:cols w:space="720"/>
          <w:titlePg/>
          <w:docGrid w:linePitch="272"/>
        </w:sectPr>
      </w:pPr>
    </w:p>
    <w:p w:rsidR="0026283E" w:rsidRPr="00E77497" w:rsidRDefault="0026283E" w:rsidP="0026283E"/>
    <w:sectPr w:rsidR="0026283E" w:rsidRPr="00E77497">
      <w:headerReference w:type="even" r:id="rId34"/>
      <w:headerReference w:type="default" r:id="rId35"/>
      <w:footerReference w:type="even" r:id="rId36"/>
      <w:footerReference w:type="default" r:id="rId37"/>
      <w:headerReference w:type="first" r:id="rId38"/>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2" w:author="Rev 10 Allen Wirfs-Brock" w:date="2012-10-24T19:44:00Z" w:initials="AWB10">
    <w:p w:rsidR="003C404E" w:rsidRDefault="003C404E">
      <w:pPr>
        <w:pStyle w:val="CommentText"/>
      </w:pPr>
      <w:r>
        <w:rPr>
          <w:rStyle w:val="CommentReference"/>
        </w:rPr>
        <w:annotationRef/>
      </w:r>
      <w:r>
        <w:t>This description probably need to be tweaked in light of new features such as class declarations and explicit exposure of the [[Prototype]] property</w:t>
      </w:r>
    </w:p>
  </w:comment>
  <w:comment w:id="652" w:author="Allen Wirfs-Brock" w:date="2012-10-24T19:44:00Z" w:initials="AW">
    <w:p w:rsidR="003C404E" w:rsidRDefault="003C404E">
      <w:pPr>
        <w:pStyle w:val="CommentText"/>
      </w:pPr>
      <w:r>
        <w:rPr>
          <w:rStyle w:val="CommentReference"/>
        </w:rPr>
        <w:annotationRef/>
      </w:r>
      <w:r>
        <w:t>Perhaps this should be somewhere else.  Currently we don’t have a section that enumerates all the steps in loading and evaluating a program.</w:t>
      </w:r>
    </w:p>
  </w:comment>
  <w:comment w:id="907" w:author="Rev 9 Allen Wirfs-Brock" w:date="2012-10-24T19:44:00Z" w:initials="AWB9">
    <w:p w:rsidR="003C404E" w:rsidRDefault="003C404E">
      <w:pPr>
        <w:pStyle w:val="CommentText"/>
      </w:pPr>
      <w:r>
        <w:rPr>
          <w:rStyle w:val="CommentReference"/>
        </w:rPr>
        <w:annotationRef/>
      </w:r>
      <w:r>
        <w:t>May need to also say something about TemplateSubstitution tail.  Also need to consider with there are any ASI issues concerning it.</w:t>
      </w:r>
    </w:p>
  </w:comment>
  <w:comment w:id="1029" w:author="Rev 9 Allen Wirfs-Brock" w:date="2012-10-24T19:44:00Z" w:initials="AWB9">
    <w:p w:rsidR="003C404E" w:rsidRDefault="003C404E">
      <w:pPr>
        <w:pStyle w:val="CommentText"/>
      </w:pPr>
      <w:r>
        <w:rPr>
          <w:rStyle w:val="CommentReference"/>
        </w:rPr>
        <w:annotationRef/>
      </w:r>
      <w:r>
        <w:t>Need to talk about line terminators in Templates</w:t>
      </w:r>
    </w:p>
  </w:comment>
  <w:comment w:id="1207" w:author="Rev 9 Allen Wirfs-Brock" w:date="2012-10-24T19:44:00Z" w:initials="AWB9">
    <w:p w:rsidR="003C404E" w:rsidRDefault="003C404E">
      <w:pPr>
        <w:pStyle w:val="CommentText"/>
      </w:pPr>
      <w:r>
        <w:rPr>
          <w:rStyle w:val="CommentReference"/>
        </w:rPr>
        <w:annotationRef/>
      </w:r>
      <w:r>
        <w:t>Norbert suggests chaning this to 5.1.0.  Would be really be better for “portablility”?</w:t>
      </w:r>
    </w:p>
  </w:comment>
  <w:comment w:id="1345" w:author="Rev 8 Allen Wirfs-Brock" w:date="2012-10-24T19:44:00Z" w:initials="AWB8">
    <w:p w:rsidR="003C404E" w:rsidRDefault="003C404E">
      <w:pPr>
        <w:pStyle w:val="CommentText"/>
      </w:pPr>
      <w:r>
        <w:rPr>
          <w:rStyle w:val="CommentReference"/>
        </w:rPr>
        <w:annotationRef/>
      </w:r>
      <w:r>
        <w:t>It isn’t clear that extends actually needs to be reserved.  It’s only usage is highly contextual.</w:t>
      </w:r>
    </w:p>
  </w:comment>
  <w:comment w:id="1351" w:author="Rev 8 Allen Wirfs-Brock" w:date="2012-10-24T19:44:00Z" w:initials="AWB8">
    <w:p w:rsidR="003C404E" w:rsidRDefault="003C404E">
      <w:pPr>
        <w:pStyle w:val="CommentText"/>
      </w:pPr>
      <w:r>
        <w:rPr>
          <w:rStyle w:val="CommentReference"/>
        </w:rPr>
        <w:annotationRef/>
      </w:r>
      <w:r>
        <w:t>Move to keywords</w:t>
      </w:r>
    </w:p>
  </w:comment>
  <w:comment w:id="1477" w:author="Rev 7 Allen Wirfs-Brock" w:date="2012-10-24T19:44:00Z" w:initials="AWB7">
    <w:p w:rsidR="003C404E" w:rsidRDefault="003C404E" w:rsidP="007648B6">
      <w:pPr>
        <w:pStyle w:val="CommentText"/>
      </w:pPr>
      <w:r>
        <w:rPr>
          <w:rStyle w:val="CommentReference"/>
        </w:rPr>
        <w:annotationRef/>
      </w:r>
      <w:r>
        <w:t>From March 29 meeting notes:  Hex floating point literals:</w:t>
      </w:r>
    </w:p>
    <w:p w:rsidR="003C404E" w:rsidRDefault="003C404E" w:rsidP="007648B6">
      <w:pPr>
        <w:pStyle w:val="CommentText"/>
      </w:pPr>
      <w:r>
        <w:t>Waldemar:  Other languages include these things.  They're rarely used</w:t>
      </w:r>
    </w:p>
    <w:p w:rsidR="003C404E" w:rsidRDefault="003C404E" w:rsidP="007648B6">
      <w:pPr>
        <w:pStyle w:val="CommentText"/>
      </w:pPr>
      <w:r>
        <w:t>but when you want one, you really want one.  Use cases are similar to</w:t>
      </w:r>
    </w:p>
    <w:p w:rsidR="003C404E" w:rsidRDefault="003C404E" w:rsidP="007648B6">
      <w:pPr>
        <w:pStyle w:val="CommentText"/>
      </w:pPr>
      <w:r>
        <w:t>that of hex literals.</w:t>
      </w:r>
    </w:p>
    <w:p w:rsidR="003C404E" w:rsidRDefault="003C404E" w:rsidP="007648B6">
      <w:pPr>
        <w:pStyle w:val="CommentText"/>
      </w:pPr>
      <w:r>
        <w:t>Will explore adding them.</w:t>
      </w:r>
    </w:p>
    <w:p w:rsidR="003C404E" w:rsidRDefault="003C404E" w:rsidP="007648B6">
      <w:pPr>
        <w:pStyle w:val="CommentText"/>
      </w:pPr>
      <w:r>
        <w:t>MarkM:  0x3.p1 currently evaluates to undefined.  This would be a</w:t>
      </w:r>
    </w:p>
    <w:p w:rsidR="003C404E" w:rsidRDefault="003C404E" w:rsidP="007648B6">
      <w:pPr>
        <w:pStyle w:val="CommentText"/>
      </w:pPr>
      <w:r>
        <w:t>breaking change.</w:t>
      </w:r>
    </w:p>
    <w:p w:rsidR="003C404E" w:rsidRDefault="003C404E" w:rsidP="007648B6">
      <w:pPr>
        <w:pStyle w:val="CommentText"/>
      </w:pPr>
      <w:r>
        <w:t>Waldemar:  Not clear anyone would notice.  How did other languages</w:t>
      </w:r>
    </w:p>
    <w:p w:rsidR="003C404E" w:rsidRDefault="003C404E" w:rsidP="007648B6">
      <w:pPr>
        <w:pStyle w:val="CommentText"/>
      </w:pPr>
      <w:r>
        <w:t>deal with this?</w:t>
      </w:r>
    </w:p>
  </w:comment>
  <w:comment w:id="1479" w:author="Rev 7 Allen Wirfs-Brock" w:date="2012-10-24T19:44:00Z" w:initials="AWB7">
    <w:p w:rsidR="003C404E" w:rsidRDefault="003C404E">
      <w:pPr>
        <w:pStyle w:val="CommentText"/>
      </w:pPr>
      <w:r>
        <w:rPr>
          <w:rStyle w:val="CommentReference"/>
        </w:rPr>
        <w:annotationRef/>
      </w:r>
      <w:r>
        <w:t>The various Digit productions could be refactored to have less redundency</w:t>
      </w:r>
    </w:p>
  </w:comment>
  <w:comment w:id="2105" w:author="Rev 9 Allen Wirfs-Brock" w:date="2012-10-24T19:44:00Z" w:initials="AWB9">
    <w:p w:rsidR="003C404E" w:rsidRDefault="003C404E">
      <w:pPr>
        <w:pStyle w:val="CommentText"/>
      </w:pPr>
      <w:r>
        <w:rPr>
          <w:rStyle w:val="CommentReference"/>
        </w:rPr>
        <w:annotationRef/>
      </w:r>
      <w:r>
        <w:t>Note that the original proposal allowed $IdentifierName to be used as a substitution without { } around the name..</w:t>
      </w:r>
    </w:p>
    <w:p w:rsidR="003C404E" w:rsidRDefault="003C404E">
      <w:pPr>
        <w:pStyle w:val="CommentText"/>
      </w:pPr>
    </w:p>
    <w:p w:rsidR="003C404E" w:rsidRDefault="003C404E">
      <w:pPr>
        <w:pStyle w:val="CommentText"/>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3450" w:author="Rev 9 Allen Wirfs-Brock" w:date="2012-10-24T19:44:00Z" w:initials="AWB9">
    <w:p w:rsidR="003C404E" w:rsidRDefault="003C404E">
      <w:pPr>
        <w:pStyle w:val="CommentText"/>
      </w:pPr>
      <w:r>
        <w:rPr>
          <w:rStyle w:val="CommentReference"/>
        </w:rPr>
        <w:annotationRef/>
      </w:r>
      <w:r>
        <w:t>Hopefully we can eliminate functions returning References</w:t>
      </w:r>
    </w:p>
  </w:comment>
  <w:comment w:id="4230" w:author="Rev 5 Allen Wirfs-Brock" w:date="2012-10-24T19:44:00Z" w:initials="AWB">
    <w:p w:rsidR="003C404E" w:rsidRDefault="003C404E">
      <w:pPr>
        <w:pStyle w:val="CommentText"/>
      </w:pPr>
      <w:r>
        <w:rPr>
          <w:rStyle w:val="CommentReference"/>
        </w:rPr>
        <w:annotationRef/>
      </w:r>
      <w:r>
        <w:t>The ES5 use of Property Identifier in specifying object literals has been removed.  If no new usage is added they should be removed from the spec.</w:t>
      </w:r>
    </w:p>
  </w:comment>
  <w:comment w:id="4564" w:author="Rev 6 Allen Wirfs-Brock" w:date="2012-10-24T19:44:00Z" w:initials="AWB6">
    <w:p w:rsidR="003C404E" w:rsidRDefault="003C404E">
      <w:pPr>
        <w:pStyle w:val="CommentText"/>
      </w:pPr>
      <w:r>
        <w:rPr>
          <w:rStyle w:val="CommentReference"/>
        </w:rPr>
        <w:annotationRef/>
      </w:r>
      <w:r>
        <w:t>This is an experiment to see if we can use this internal method to define Object.key, Object.getOwnPropertyNames, and perhaps some ofther things</w:t>
      </w:r>
    </w:p>
  </w:comment>
  <w:comment w:id="4575" w:author="Rev 6 Allen Wirfs-Brock" w:date="2012-10-24T19:44:00Z" w:initials="AWB6">
    <w:p w:rsidR="003C404E" w:rsidRDefault="003C404E">
      <w:pPr>
        <w:pStyle w:val="CommentText"/>
      </w:pPr>
      <w:r>
        <w:rPr>
          <w:rStyle w:val="CommentReference"/>
        </w:rPr>
        <w:annotationRef/>
      </w:r>
      <w:r>
        <w:t>TODO</w:t>
      </w:r>
    </w:p>
  </w:comment>
  <w:comment w:id="4593" w:author="Rev 6 Allen Wirfs-Brock" w:date="2012-10-24T19:44:00Z" w:initials="AWB6">
    <w:p w:rsidR="003C404E" w:rsidRDefault="003C404E">
      <w:pPr>
        <w:pStyle w:val="CommentText"/>
      </w:pPr>
      <w:r>
        <w:rPr>
          <w:rStyle w:val="CommentReference"/>
        </w:rPr>
        <w:annotationRef/>
      </w:r>
      <w:r>
        <w:t>TODO: Finish this up, and turn it into iterator definition include a next method</w:t>
      </w:r>
    </w:p>
  </w:comment>
  <w:comment w:id="4673" w:author="Rev 6 Allen Wirfs-Brock" w:date="2012-10-24T19:44:00Z" w:initials="AWB6">
    <w:p w:rsidR="003C404E" w:rsidRDefault="003C404E">
      <w:pPr>
        <w:pStyle w:val="CommentText"/>
      </w:pPr>
      <w:r>
        <w:rPr>
          <w:rStyle w:val="CommentReference"/>
        </w:rPr>
        <w:annotationRef/>
      </w:r>
      <w:r>
        <w:t>Notation for private names known to the implemenation</w:t>
      </w:r>
    </w:p>
  </w:comment>
  <w:comment w:id="5416" w:author="Rev 7 Allen Wirfs-Brock" w:date="2012-10-24T19:44:00Z" w:initials="AWB7">
    <w:p w:rsidR="003C404E" w:rsidRDefault="003C404E">
      <w:pPr>
        <w:pStyle w:val="CommentText"/>
      </w:pPr>
      <w:r>
        <w:rPr>
          <w:rStyle w:val="CommentReference"/>
        </w:rPr>
        <w:annotationRef/>
      </w:r>
      <w:r>
        <w:t>TODO: may need an additional reference to the [[Code]] of a generator.</w:t>
      </w:r>
    </w:p>
  </w:comment>
  <w:comment w:id="5471" w:author="Rev 11 Allen Wirfs-Brock" w:date="2012-10-26T09:19:00Z" w:initials="AWB11">
    <w:p w:rsidR="003C404E" w:rsidRDefault="003C404E">
      <w:pPr>
        <w:pStyle w:val="CommentText"/>
      </w:pPr>
      <w:r>
        <w:rPr>
          <w:rStyle w:val="CommentReference"/>
        </w:rPr>
        <w:annotationRef/>
      </w:r>
      <w:r>
        <w:t>TODO</w:t>
      </w:r>
    </w:p>
  </w:comment>
  <w:comment w:id="5825" w:author="Rev 6 Allen Wirfs-Brock" w:date="2012-10-24T19:44:00Z" w:initials="AWB">
    <w:p w:rsidR="003C404E" w:rsidRDefault="003C404E" w:rsidP="00A023E9">
      <w:pPr>
        <w:pStyle w:val="CommentText"/>
      </w:pPr>
      <w:r>
        <w:rPr>
          <w:rStyle w:val="CommentReference"/>
        </w:rPr>
        <w:annotationRef/>
      </w:r>
      <w:r>
        <w:t>This probably needs a D option argument, just like createMutableEnvironment</w:t>
      </w:r>
    </w:p>
  </w:comment>
  <w:comment w:id="5961" w:author="Rev 6 Allen Wirfs-Brock" w:date="2012-10-24T19:44:00Z" w:initials="AWB">
    <w:p w:rsidR="003C404E" w:rsidRDefault="003C404E">
      <w:pPr>
        <w:pStyle w:val="CommentText"/>
      </w:pPr>
      <w:r>
        <w:rPr>
          <w:rStyle w:val="CommentReference"/>
        </w:rPr>
        <w:annotationRef/>
      </w:r>
      <w:r>
        <w:t>This probably needs a D option argument, just like createMutableEnvironment</w:t>
      </w:r>
    </w:p>
  </w:comment>
  <w:comment w:id="6004" w:author="Rev 6 Allen Wirfs-Brock" w:date="2012-10-24T19:44:00Z" w:initials="AWB">
    <w:p w:rsidR="003C404E" w:rsidRDefault="003C404E" w:rsidP="003144CB">
      <w:pPr>
        <w:pStyle w:val="CommentText"/>
      </w:pPr>
      <w:r>
        <w:rPr>
          <w:rStyle w:val="CommentReference"/>
        </w:rPr>
        <w:annotationRef/>
      </w:r>
      <w:r>
        <w:t>This probably needs a D option argument, just like createMutableEnvironment</w:t>
      </w:r>
    </w:p>
  </w:comment>
  <w:comment w:id="6701" w:author="Rev 6 Allen Wirfs-Brock" w:date="2012-10-24T19:44:00Z" w:initials="AWB">
    <w:p w:rsidR="003C404E" w:rsidRDefault="003C404E" w:rsidP="00855C5C">
      <w:pPr>
        <w:pStyle w:val="CommentText"/>
      </w:pPr>
      <w:r>
        <w:rPr>
          <w:rStyle w:val="CommentReference"/>
        </w:rPr>
        <w:annotationRef/>
      </w:r>
      <w:r>
        <w:t>This probably needs a D option argument, just like createMutableEnvironment</w:t>
      </w:r>
    </w:p>
  </w:comment>
  <w:comment w:id="6998" w:author="Rev 11 Allen Wirfs-Brock" w:date="2012-10-24T19:44:00Z" w:initials="AWB11">
    <w:p w:rsidR="003C404E" w:rsidRDefault="003C404E">
      <w:pPr>
        <w:pStyle w:val="CommentText"/>
      </w:pPr>
      <w:r>
        <w:rPr>
          <w:rStyle w:val="CommentReference"/>
        </w:rPr>
        <w:annotationRef/>
      </w:r>
      <w:r>
        <w:t>Carry over from ES5, but perhaps unnecessary</w:t>
      </w:r>
    </w:p>
  </w:comment>
  <w:comment w:id="7208" w:author="Rev 8 Allen Wirfs-Brock" w:date="2012-10-24T19:44:00Z" w:initials="AWB8">
    <w:p w:rsidR="003C404E" w:rsidRDefault="003C404E">
      <w:pPr>
        <w:pStyle w:val="CommentText"/>
      </w:pPr>
      <w:r>
        <w:rPr>
          <w:rStyle w:val="CommentReference"/>
        </w:rPr>
        <w:annotationRef/>
      </w:r>
      <w:r>
        <w:t>Other possible terms that  have been discussed are “Home” and “Island”.  We still need to get final agreement on terminology.</w:t>
      </w:r>
    </w:p>
  </w:comment>
  <w:comment w:id="7976" w:author="Rev 4 Allen Wirfs-Brock" w:date="2012-10-24T19:44:00Z" w:initials="AWB">
    <w:p w:rsidR="003C404E" w:rsidRDefault="003C404E">
      <w:pPr>
        <w:pStyle w:val="CommentText"/>
      </w:pPr>
      <w:r>
        <w:rPr>
          <w:rStyle w:val="CommentReference"/>
        </w:rPr>
        <w:annotationRef/>
      </w:r>
      <w:r>
        <w:t>It may make sense to split eval code out into a separate subsection.</w:t>
      </w:r>
    </w:p>
  </w:comment>
  <w:comment w:id="8431" w:author="Rev 4 Allen Wirfs-Brock" w:date="2012-10-24T19:44:00Z" w:initials="AWB">
    <w:p w:rsidR="003C404E" w:rsidRDefault="003C404E" w:rsidP="006B6D0A">
      <w:pPr>
        <w:pStyle w:val="CommentText"/>
      </w:pPr>
      <w:r>
        <w:rPr>
          <w:rStyle w:val="CommentReference"/>
        </w:rPr>
        <w:annotationRef/>
      </w:r>
      <w:r>
        <w:t>The exact details of declaration instantion for module  code still need to be worked out.</w:t>
      </w:r>
    </w:p>
  </w:comment>
  <w:comment w:id="8588" w:author="Rev 7 Allen Wirfs-Brock" w:date="2012-10-24T19:44:00Z" w:initials="AWB7">
    <w:p w:rsidR="003C404E" w:rsidRDefault="003C404E" w:rsidP="005269DF">
      <w:pPr>
        <w:pStyle w:val="CommentText"/>
      </w:pPr>
      <w:r>
        <w:rPr>
          <w:rStyle w:val="CommentReference"/>
        </w:rPr>
        <w:annotationRef/>
      </w:r>
      <w:r>
        <w:t>TODO: don’t create an arguments binding for arrow functions (and perhaps for concise methods)</w:t>
      </w:r>
    </w:p>
  </w:comment>
  <w:comment w:id="8707" w:author="Rev 6 Allen Wirfs-Brock" w:date="2012-10-24T19:44:00Z" w:initials="AWB6">
    <w:p w:rsidR="003C404E" w:rsidRDefault="003C404E">
      <w:pPr>
        <w:pStyle w:val="CommentText"/>
      </w:pPr>
      <w:r>
        <w:rPr>
          <w:rStyle w:val="CommentReference"/>
        </w:rPr>
        <w:annotationRef/>
      </w:r>
      <w:r>
        <w:t>TODO This is no longer true and needs is o be taken into accoiunt</w:t>
      </w:r>
    </w:p>
  </w:comment>
  <w:comment w:id="8845" w:author="Rev 7 Allen Wirfs-Brock" w:date="2012-10-24T19:44:00Z" w:initials="AWB7">
    <w:p w:rsidR="003C404E" w:rsidRDefault="003C404E">
      <w:pPr>
        <w:pStyle w:val="CommentText"/>
      </w:pPr>
      <w:r>
        <w:rPr>
          <w:rStyle w:val="CommentReference"/>
        </w:rPr>
        <w:annotationRef/>
      </w:r>
      <w:r>
        <w:t>TODO: don’t create an arguments binding for arrow functions (and perhaps for concise methods)</w:t>
      </w:r>
    </w:p>
  </w:comment>
  <w:comment w:id="9038" w:author="Rev 7 Allen Wirfs-Brock" w:date="2012-10-24T19:44:00Z" w:initials="AWB7">
    <w:p w:rsidR="003C404E" w:rsidRDefault="003C404E">
      <w:pPr>
        <w:pStyle w:val="CommentText"/>
      </w:pPr>
      <w:r>
        <w:rPr>
          <w:rStyle w:val="CommentReference"/>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9200" w:author="Allen Wirfs-Brock rev2" w:date="2012-10-24T19:44:00Z" w:initials="AWB 2">
    <w:p w:rsidR="003C404E" w:rsidRDefault="003C404E">
      <w:pPr>
        <w:pStyle w:val="CommentText"/>
      </w:pPr>
      <w:r>
        <w:rPr>
          <w:rStyle w:val="CommentReference"/>
        </w:rPr>
        <w:annotationRef/>
      </w:r>
      <w:r>
        <w:t>Additional modification to this text will probably be need to accout for the new declaration statements.</w:t>
      </w:r>
    </w:p>
  </w:comment>
  <w:comment w:id="9846" w:author="Rev 8 Allen Wirfs-Brock" w:date="2012-10-24T19:44:00Z" w:initials="AWB8">
    <w:p w:rsidR="003C404E" w:rsidRDefault="003C404E">
      <w:pPr>
        <w:pStyle w:val="CommentText"/>
      </w:pPr>
      <w:r>
        <w:rPr>
          <w:rStyle w:val="CommentReference"/>
        </w:rPr>
        <w:annotationRef/>
      </w:r>
      <w:r>
        <w:t>It may make sense to define some of the static semantic rules related static name resolution</w:t>
      </w:r>
    </w:p>
  </w:comment>
  <w:comment w:id="10297" w:author="Allen Wirfs-Brock" w:date="2012-10-24T19:44:00Z" w:initials="AW">
    <w:p w:rsidR="003C404E" w:rsidRDefault="003C404E" w:rsidP="006A2DB4">
      <w:pPr>
        <w:pStyle w:val="CommentText"/>
      </w:pPr>
      <w:r>
        <w:rPr>
          <w:rStyle w:val="CommentReference"/>
        </w:rPr>
        <w:annotationRef/>
      </w:r>
      <w:r>
        <w:t>Note that the value the spread operator is applied to is coerced to an Object.</w:t>
      </w:r>
    </w:p>
  </w:comment>
  <w:comment w:id="10330" w:author="Allen Wirfs-Brock" w:date="2012-10-24T19:44:00Z" w:initials="AW">
    <w:p w:rsidR="003C404E" w:rsidRDefault="003C404E" w:rsidP="006A2DB4">
      <w:pPr>
        <w:pStyle w:val="CommentText"/>
      </w:pPr>
      <w:r>
        <w:rPr>
          <w:rStyle w:val="CommentReference"/>
        </w:rPr>
        <w:annotationRef/>
      </w:r>
      <w:r>
        <w:t>Note that indices wrap.  For example consider:</w:t>
      </w:r>
    </w:p>
    <w:p w:rsidR="003C404E" w:rsidRDefault="003C404E" w:rsidP="006A2DB4">
      <w:pPr>
        <w:pStyle w:val="CommentText"/>
      </w:pPr>
    </w:p>
    <w:p w:rsidR="003C404E" w:rsidRDefault="003C404E" w:rsidP="006A2DB4">
      <w:pPr>
        <w:pStyle w:val="CommentText"/>
      </w:pPr>
      <w:r>
        <w:t>[,,,,,, …{</w:t>
      </w:r>
      <w:r w:rsidRPr="009356F9">
        <w:rPr>
          <w:rFonts w:eastAsia="Times New Roman"/>
        </w:rPr>
        <w:t xml:space="preserve"> </w:t>
      </w:r>
      <w:r>
        <w:rPr>
          <w:rFonts w:eastAsia="Times New Roman"/>
        </w:rPr>
        <w:t xml:space="preserve">4294967293: “x”, </w:t>
      </w:r>
      <w:r>
        <w:t>length: Math.pow(2,32)-2}]</w:t>
      </w:r>
    </w:p>
  </w:comment>
  <w:comment w:id="10445" w:author="Rev 8 Allen Wirfs-Brock" w:date="2012-10-24T19:44:00Z" w:initials="AWB8">
    <w:p w:rsidR="003C404E" w:rsidRDefault="003C404E">
      <w:pPr>
        <w:pStyle w:val="CommentText"/>
      </w:pPr>
      <w:r>
        <w:rPr>
          <w:rStyle w:val="CommentReference"/>
        </w:rPr>
        <w:annotationRef/>
      </w:r>
      <w:r>
        <w:t>AssignmentExpression??</w:t>
      </w:r>
    </w:p>
  </w:comment>
  <w:comment w:id="10461" w:author="Rev 8 Allen Wirfs-Brock" w:date="2012-10-24T19:44:00Z" w:initials="AWB8">
    <w:p w:rsidR="003C404E" w:rsidRDefault="003C404E">
      <w:pPr>
        <w:pStyle w:val="CommentText"/>
      </w:pPr>
      <w:r>
        <w:rPr>
          <w:rStyle w:val="CommentReference"/>
        </w:rPr>
        <w:annotationRef/>
      </w:r>
      <w:r>
        <w:t>AssignmentExpression??</w:t>
      </w:r>
    </w:p>
  </w:comment>
  <w:comment w:id="10546" w:author="Rev 11 Allen Wirfs-Brock" w:date="2012-10-24T19:44:00Z" w:initials="AWB11">
    <w:p w:rsidR="003C404E" w:rsidRDefault="003C404E">
      <w:pPr>
        <w:pStyle w:val="CommentText"/>
      </w:pPr>
      <w:r>
        <w:rPr>
          <w:rStyle w:val="CommentReference"/>
        </w:rPr>
        <w:annotationRef/>
      </w:r>
    </w:p>
  </w:comment>
  <w:comment w:id="11104" w:author="Rev 8 Allen Wirfs-Brock" w:date="2012-10-24T19:44:00Z" w:initials="AWB8">
    <w:p w:rsidR="003C404E" w:rsidRDefault="003C404E">
      <w:pPr>
        <w:pStyle w:val="CommentText"/>
      </w:pPr>
      <w:r>
        <w:rPr>
          <w:rStyle w:val="CommentReference"/>
        </w:rPr>
        <w:annotationRef/>
      </w:r>
      <w:r>
        <w:t>The currently prevailing position in TC39 is that use of super should not be allowed in object literals. This restriction is arbitrary in the sense that the runtime semantics would work.</w:t>
      </w:r>
    </w:p>
  </w:comment>
  <w:comment w:id="11631" w:author="Rev 10 Allen Wirfs-Brock" w:date="2012-10-24T19:44:00Z" w:initials="AWB10">
    <w:p w:rsidR="003C404E" w:rsidRDefault="003C404E">
      <w:pPr>
        <w:pStyle w:val="CommentText"/>
      </w:pPr>
      <w:r>
        <w:rPr>
          <w:rStyle w:val="CommentReference"/>
        </w:rPr>
        <w:annotationRef/>
      </w:r>
      <w:r>
        <w:t xml:space="preserve">Issue:  static semantic rules probably should call ToString (a runtime operation). </w:t>
      </w:r>
    </w:p>
  </w:comment>
  <w:comment w:id="11953" w:author="Rev 6 Allen Wirfs-Brock" w:date="2012-10-24T19:44:00Z" w:initials="AWB6">
    <w:p w:rsidR="003C404E" w:rsidRDefault="003C404E">
      <w:pPr>
        <w:pStyle w:val="CommentText"/>
      </w:pPr>
      <w:r>
        <w:rPr>
          <w:rStyle w:val="CommentReference"/>
        </w:rPr>
        <w:annotationRef/>
      </w:r>
      <w:r>
        <w:t>Need a actual reference</w:t>
      </w:r>
    </w:p>
  </w:comment>
  <w:comment w:id="12129" w:author="Rev 8 Allen Wirfs-Brock" w:date="2012-10-24T19:44:00Z" w:initials="AWB8">
    <w:p w:rsidR="003C404E" w:rsidRDefault="003C404E" w:rsidP="00607728">
      <w:pPr>
        <w:pStyle w:val="CommentText"/>
      </w:pPr>
      <w:r>
        <w:rPr>
          <w:rStyle w:val="CommentReference"/>
        </w:rPr>
        <w:annotationRef/>
      </w:r>
      <w:r>
        <w:t>Should convert to a multistep algorithm and breakout a static semantic rule for the early error</w:t>
      </w:r>
    </w:p>
  </w:comment>
  <w:comment w:id="12767" w:author="Rev 9 Allen Wirfs-Brock" w:date="2012-10-24T19:44:00Z" w:initials="AWB9">
    <w:p w:rsidR="003C404E" w:rsidRDefault="003C404E">
      <w:pPr>
        <w:pStyle w:val="CommentText"/>
      </w:pPr>
      <w:r>
        <w:rPr>
          <w:rStyle w:val="CommentReference"/>
        </w:rPr>
        <w:annotationRef/>
      </w:r>
      <w:r>
        <w:t>TODO</w:t>
      </w:r>
    </w:p>
  </w:comment>
  <w:comment w:id="12962" w:author="Rev 9 Allen Wirfs-Brock" w:date="2012-10-24T19:44:00Z" w:initials="AWB9">
    <w:p w:rsidR="003C404E" w:rsidRDefault="003C404E">
      <w:pPr>
        <w:pStyle w:val="CommentText"/>
      </w:pPr>
      <w:r>
        <w:rPr>
          <w:rStyle w:val="CommentReference"/>
        </w:rPr>
        <w:annotationRef/>
      </w:r>
      <w:r>
        <w:t>Note that the conversion semantics are like Stirng.prototype.concat rather than the + operator.</w:t>
      </w:r>
    </w:p>
  </w:comment>
  <w:comment w:id="13055" w:author="Rev 9 Allen Wirfs-Brock" w:date="2012-10-24T19:44:00Z" w:initials="AWB9">
    <w:p w:rsidR="003C404E" w:rsidRDefault="003C404E" w:rsidP="00F37DF5">
      <w:pPr>
        <w:pStyle w:val="CommentText"/>
      </w:pPr>
      <w:r>
        <w:rPr>
          <w:rStyle w:val="CommentReference"/>
        </w:rPr>
        <w:annotationRef/>
      </w:r>
      <w:r>
        <w:t>Note that the conversion semantics are like Stirng.prototype.concat rather than the + operator.</w:t>
      </w:r>
    </w:p>
  </w:comment>
  <w:comment w:id="13149" w:author="Rev 9 Allen Wirfs-Brock" w:date="2012-10-24T19:44:00Z" w:initials="AWB9">
    <w:p w:rsidR="003C404E" w:rsidRDefault="003C404E" w:rsidP="00810454">
      <w:pPr>
        <w:pStyle w:val="CommentText"/>
      </w:pPr>
      <w:r>
        <w:rPr>
          <w:rStyle w:val="CommentReference"/>
        </w:rPr>
        <w:annotationRef/>
      </w:r>
      <w:r>
        <w:t>Note that the conversion semantics are like Stirng.prototype.concat rather than the + operator.</w:t>
      </w:r>
    </w:p>
  </w:comment>
  <w:comment w:id="13204" w:author="Rev 9 Allen Wirfs-Brock" w:date="2012-10-24T19:44:00Z" w:initials="AWB9">
    <w:p w:rsidR="003C404E" w:rsidRDefault="003C404E" w:rsidP="00810454">
      <w:pPr>
        <w:pStyle w:val="CommentText"/>
      </w:pPr>
      <w:r>
        <w:rPr>
          <w:rStyle w:val="CommentReference"/>
        </w:rPr>
        <w:annotationRef/>
      </w:r>
      <w:r>
        <w:t>Note that the conversion semantics are like Stirng.prototype.concat rather than the + operator.</w:t>
      </w:r>
    </w:p>
  </w:comment>
  <w:comment w:id="13354" w:author="Rev 8 Allen Wirfs-Brock" w:date="2012-10-24T19:44:00Z" w:initials="AWB8">
    <w:p w:rsidR="003C404E" w:rsidRDefault="003C404E">
      <w:pPr>
        <w:pStyle w:val="CommentText"/>
      </w:pPr>
      <w:r>
        <w:rPr>
          <w:rStyle w:val="CommentReference"/>
        </w:rPr>
        <w:annotationRef/>
      </w:r>
      <w:r>
        <w:t>Issue: do we also want: new super Arguments ?</w:t>
      </w:r>
    </w:p>
  </w:comment>
  <w:comment w:id="13558" w:author="Rev 10 Allen Wirfs-Brock" w:date="2012-10-24T19:44:00Z" w:initials="AWB10">
    <w:p w:rsidR="003C404E" w:rsidRDefault="003C404E">
      <w:pPr>
        <w:pStyle w:val="CommentText"/>
      </w:pPr>
      <w:r>
        <w:rPr>
          <w:rStyle w:val="CommentReference"/>
        </w:rPr>
        <w:annotationRef/>
      </w:r>
      <w:r>
        <w:t>These would become false, if we disallow host functions returning reference values.</w:t>
      </w:r>
    </w:p>
  </w:comment>
  <w:comment w:id="13659" w:author="Rev 9 Allen Wirfs-Brock" w:date="2012-10-24T19:44:00Z" w:initials="AWB9">
    <w:p w:rsidR="003C404E" w:rsidRDefault="003C404E">
      <w:pPr>
        <w:pStyle w:val="CommentText"/>
      </w:pPr>
      <w:r>
        <w:rPr>
          <w:rStyle w:val="CommentReference"/>
        </w:rPr>
        <w:annotationRef/>
      </w:r>
      <w:r>
        <w:t xml:space="preserve">TODO probably need to do something about new operators in tail position. </w:t>
      </w:r>
    </w:p>
  </w:comment>
  <w:comment w:id="13708" w:author="Rev 7 Allen Wirfs-Brock" w:date="2012-10-24T19:44:00Z" w:initials="AWB7">
    <w:p w:rsidR="003C404E" w:rsidRDefault="003C404E">
      <w:pPr>
        <w:pStyle w:val="CommentText"/>
      </w:pPr>
      <w:r>
        <w:rPr>
          <w:rStyle w:val="CommentReference"/>
        </w:rPr>
        <w:annotationRef/>
      </w:r>
      <w:r>
        <w:t>TODO: tail calls.</w:t>
      </w:r>
    </w:p>
    <w:p w:rsidR="003C404E" w:rsidRDefault="003C404E">
      <w:pPr>
        <w:pStyle w:val="CommentText"/>
      </w:pPr>
    </w:p>
    <w:p w:rsidR="003C404E" w:rsidRDefault="003C404E">
      <w:pPr>
        <w:pStyle w:val="CommentText"/>
      </w:pPr>
      <w:r>
        <w:t xml:space="preserve">Jan 19 meeting notes: </w:t>
      </w:r>
      <w:r>
        <w:rPr>
          <w:rFonts w:ascii="Helvetica" w:hAnsi="Helvetica" w:cs="Helvetica"/>
          <w:sz w:val="24"/>
          <w:szCs w:val="24"/>
          <w:lang w:val="en-US" w:eastAsia="en-US"/>
        </w:rPr>
        <w:t>Tentative decision is to support tail calls in strict mode only.</w:t>
      </w:r>
    </w:p>
  </w:comment>
  <w:comment w:id="13849" w:author="Rev 9 Allen Wirfs-Brock" w:date="2012-10-24T19:44:00Z" w:initials="AWB9">
    <w:p w:rsidR="003C404E" w:rsidRDefault="003C404E">
      <w:pPr>
        <w:pStyle w:val="CommentText"/>
      </w:pPr>
      <w:r>
        <w:rPr>
          <w:rStyle w:val="CommentReference"/>
        </w:rPr>
        <w:annotationRef/>
      </w:r>
      <w:r>
        <w:t>Is this really true.  Need to think about whether generators may impact this assertion.</w:t>
      </w:r>
    </w:p>
  </w:comment>
  <w:comment w:id="13901" w:author="Rev 9 Allen Wirfs-Brock" w:date="2012-10-24T19:44:00Z" w:initials="AWB9">
    <w:p w:rsidR="003C404E" w:rsidRDefault="003C404E">
      <w:pPr>
        <w:pStyle w:val="CommentText"/>
      </w:pPr>
      <w:r>
        <w:rPr>
          <w:rStyle w:val="CommentReference"/>
        </w:rPr>
        <w:annotationRef/>
      </w:r>
      <w:r>
        <w:t>Issue: can we eliminate reference retiurning functions for ES6??</w:t>
      </w:r>
    </w:p>
  </w:comment>
  <w:comment w:id="14225" w:author="Allen Wirfs-Brock" w:date="2012-10-24T19:44:00Z" w:initials="AW">
    <w:p w:rsidR="003C404E" w:rsidRDefault="003C404E" w:rsidP="00326D0A">
      <w:pPr>
        <w:pStyle w:val="CommentText"/>
      </w:pPr>
      <w:r>
        <w:rPr>
          <w:rStyle w:val="CommentReference"/>
        </w:rPr>
        <w:annotationRef/>
      </w:r>
      <w:r>
        <w:t>Note that the value the spread operator is applied to is coerced to an Object.</w:t>
      </w:r>
    </w:p>
  </w:comment>
  <w:comment w:id="14288" w:author="Allen Wirfs-Brock" w:date="2012-10-24T19:44:00Z" w:initials="AW">
    <w:p w:rsidR="003C404E" w:rsidRDefault="003C404E" w:rsidP="002A29A1">
      <w:pPr>
        <w:pStyle w:val="CommentText"/>
      </w:pPr>
      <w:r>
        <w:rPr>
          <w:rStyle w:val="CommentReference"/>
        </w:rPr>
        <w:annotationRef/>
      </w:r>
      <w:r>
        <w:t>Note that the value the spread operator is applied to is coerced to an Object.</w:t>
      </w:r>
    </w:p>
  </w:comment>
  <w:comment w:id="16592" w:author="Allen Wirfs-Brock" w:date="2012-10-24T19:44:00Z" w:initials="AW">
    <w:p w:rsidR="003C404E" w:rsidRDefault="003C404E" w:rsidP="001D4A8C">
      <w:pPr>
        <w:pStyle w:val="CommentText"/>
      </w:pPr>
      <w:r>
        <w:rPr>
          <w:rStyle w:val="CommentReference"/>
        </w:rPr>
        <w:annotationRef/>
      </w:r>
      <w:r>
        <w:t>This part probably doesn’t need to be here if 11.1.2 has this as a static semantic for extended code.</w:t>
      </w:r>
    </w:p>
  </w:comment>
  <w:comment w:id="16629" w:author="Allen Wirfs-Brock" w:date="2012-10-24T19:44:00Z" w:initials="AW">
    <w:p w:rsidR="003C404E" w:rsidRDefault="003C404E" w:rsidP="00D012F5">
      <w:pPr>
        <w:pStyle w:val="CommentText"/>
      </w:pPr>
      <w:r>
        <w:rPr>
          <w:rStyle w:val="CommentReference"/>
        </w:rPr>
        <w:annotationRef/>
      </w:r>
      <w:r>
        <w:t>This part probably doesn’t need to be here if 11.1.2 has this as a static semantic for extended code.</w:t>
      </w:r>
    </w:p>
  </w:comment>
  <w:comment w:id="18022" w:author="Rev 3 Allen Wirfs-Brock" w:date="2012-10-24T19:44:00Z" w:initials="AWB 3">
    <w:p w:rsidR="003C404E" w:rsidRDefault="003C404E">
      <w:pPr>
        <w:pStyle w:val="CommentText"/>
      </w:pPr>
      <w:r>
        <w:rPr>
          <w:rStyle w:val="CommentReference"/>
        </w:rPr>
        <w:annotationRef/>
      </w:r>
      <w:r>
        <w:t xml:space="preserve">Need to have an evlaution semantics in section 13 for </w:t>
      </w:r>
      <w:r w:rsidRPr="0072353C">
        <w:rPr>
          <w:i/>
        </w:rPr>
        <w:t>FunctionDeclaration</w:t>
      </w:r>
    </w:p>
  </w:comment>
  <w:comment w:id="18606" w:author="Allen Wirfs-Brock" w:date="2012-10-24T19:44:00Z" w:initials="AW">
    <w:p w:rsidR="003C404E" w:rsidRDefault="003C404E">
      <w:pPr>
        <w:pStyle w:val="CommentText"/>
      </w:pPr>
      <w:r>
        <w:rPr>
          <w:rStyle w:val="CommentReference"/>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9033" w:author="Rev 8 Allen Wirfs-Brock" w:date="2012-10-24T19:44:00Z" w:initials="AWB8">
    <w:p w:rsidR="003C404E" w:rsidRDefault="003C404E">
      <w:pPr>
        <w:pStyle w:val="CommentText"/>
      </w:pPr>
      <w:r>
        <w:rPr>
          <w:rStyle w:val="CommentReference"/>
        </w:rPr>
        <w:annotationRef/>
      </w:r>
      <w:r>
        <w:t>Consider disallowing undefined as a binding identifier in all new declaration forms.</w:t>
      </w:r>
    </w:p>
  </w:comment>
  <w:comment w:id="20181" w:author="Allen Wirfs-Brock" w:date="2012-10-24T19:44:00Z" w:initials="AW">
    <w:p w:rsidR="003C404E" w:rsidRDefault="003C404E">
      <w:pPr>
        <w:pStyle w:val="CommentText"/>
      </w:pPr>
      <w:r>
        <w:rPr>
          <w:rStyle w:val="CommentReference"/>
        </w:rPr>
        <w:annotationRef/>
      </w:r>
      <w:r>
        <w:t>The destructuring wiki page argues for allowing empty binding patterns.  I’m not really convinced.</w:t>
      </w:r>
    </w:p>
  </w:comment>
  <w:comment w:id="20195" w:author="Allen Wirfs-Brock" w:date="2012-10-24T19:44:00Z" w:initials="AW">
    <w:p w:rsidR="003C404E" w:rsidRDefault="003C404E">
      <w:pPr>
        <w:pStyle w:val="CommentText"/>
      </w:pPr>
      <w:r>
        <w:rPr>
          <w:rStyle w:val="CommentReference"/>
        </w:rPr>
        <w:annotationRef/>
      </w:r>
      <w:r>
        <w:t>See above comment about empty binding patterns.</w:t>
      </w:r>
    </w:p>
  </w:comment>
  <w:comment w:id="20203" w:author="Allen Wirfs-Brock" w:date="2012-10-24T19:44:00Z" w:initials="AW">
    <w:p w:rsidR="003C404E" w:rsidRDefault="003C404E" w:rsidP="0074281A">
      <w:pPr>
        <w:pStyle w:val="CommentText"/>
      </w:pPr>
      <w:r>
        <w:rPr>
          <w:rStyle w:val="CommentReference"/>
        </w:rPr>
        <w:annotationRef/>
      </w:r>
      <w:r>
        <w:t>See above comment about empty binding patterns.</w:t>
      </w:r>
    </w:p>
  </w:comment>
  <w:comment w:id="20467" w:author="Allen Wirfs-Brock" w:date="2012-10-24T19:44:00Z" w:initials="AW">
    <w:p w:rsidR="003C404E" w:rsidRDefault="003C404E" w:rsidP="009F731D">
      <w:pPr>
        <w:pStyle w:val="CommentText"/>
      </w:pPr>
      <w:r>
        <w:rPr>
          <w:rStyle w:val="CommentReference"/>
        </w:rPr>
        <w:annotationRef/>
      </w:r>
      <w:r>
        <w:t>The destructuring wiki page argues for allowing empty binding patterns.  I’m not really convinced.</w:t>
      </w:r>
    </w:p>
  </w:comment>
  <w:comment w:id="20836" w:author="Allen Wirfs-Brock" w:date="2012-10-24T19:44:00Z" w:initials="AW">
    <w:p w:rsidR="003C404E" w:rsidRDefault="003C404E" w:rsidP="002C479D">
      <w:pPr>
        <w:pStyle w:val="CommentText"/>
      </w:pPr>
      <w:r>
        <w:rPr>
          <w:rStyle w:val="CommentReference"/>
        </w:rPr>
        <w:annotationRef/>
      </w:r>
      <w:r>
        <w:t>The destructuring wiki page argues for allowing empty binding patterns.  I’m not really convinced.</w:t>
      </w:r>
    </w:p>
  </w:comment>
  <w:comment w:id="22945" w:author="Rev 6 Allen Wirfs-Brock" w:date="2012-10-24T19:44:00Z" w:initials="AWB6">
    <w:p w:rsidR="003C404E" w:rsidRDefault="003C404E">
      <w:pPr>
        <w:pStyle w:val="CommentText"/>
      </w:pPr>
      <w:r>
        <w:rPr>
          <w:rStyle w:val="CommentReference"/>
        </w:rPr>
        <w:annotationRef/>
      </w:r>
      <w:r>
        <w:t>Breaking change from ES5: completion reform</w:t>
      </w:r>
    </w:p>
  </w:comment>
  <w:comment w:id="22966" w:author="Rev 6 Allen Wirfs-Brock" w:date="2012-10-24T19:44:00Z" w:initials="AWB6">
    <w:p w:rsidR="003C404E" w:rsidRPr="00D07025" w:rsidRDefault="003C404E">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23032" w:author="Rev 6 Allen Wirfs-Brock" w:date="2012-10-24T19:44:00Z" w:initials="AWB6">
    <w:p w:rsidR="003C404E" w:rsidRDefault="003C404E">
      <w:pPr>
        <w:pStyle w:val="CommentText"/>
      </w:pPr>
      <w:r>
        <w:rPr>
          <w:rStyle w:val="CommentReference"/>
        </w:rPr>
        <w:annotationRef/>
      </w:r>
      <w:r>
        <w:t>Note that this is technically a breaking change from ES5, however it is made to match web reality.</w:t>
      </w:r>
    </w:p>
  </w:comment>
  <w:comment w:id="23113" w:author="Rev 6 Allen Wirfs-Brock" w:date="2012-10-24T19:44:00Z" w:initials="AWB6">
    <w:p w:rsidR="003C404E" w:rsidRDefault="003C404E">
      <w:pPr>
        <w:pStyle w:val="CommentText"/>
      </w:pPr>
      <w:r>
        <w:rPr>
          <w:rStyle w:val="CommentReference"/>
        </w:rPr>
        <w:annotationRef/>
      </w:r>
      <w:r>
        <w:t>Breaking change: completion reform</w:t>
      </w:r>
    </w:p>
  </w:comment>
  <w:comment w:id="23155" w:author="Rev 6 Allen Wirfs-Brock" w:date="2012-10-24T19:44:00Z" w:initials="AWB6">
    <w:p w:rsidR="003C404E" w:rsidRDefault="003C404E">
      <w:pPr>
        <w:pStyle w:val="CommentText"/>
      </w:pPr>
      <w:r>
        <w:rPr>
          <w:rStyle w:val="CommentReference"/>
        </w:rPr>
        <w:annotationRef/>
      </w:r>
      <w:r>
        <w:t>Break/continue/return in the expression works normally (future for do {} or block lamda expressions)</w:t>
      </w:r>
    </w:p>
  </w:comment>
  <w:comment w:id="23204" w:author="Rev 6 Allen Wirfs-Brock" w:date="2012-10-24T19:44:00Z" w:initials="AWB6">
    <w:p w:rsidR="003C404E" w:rsidRDefault="003C404E">
      <w:pPr>
        <w:pStyle w:val="CommentText"/>
      </w:pPr>
      <w:r>
        <w:rPr>
          <w:rStyle w:val="CommentReference"/>
        </w:rPr>
        <w:annotationRef/>
      </w:r>
      <w:r>
        <w:t>ES5 breaking change: completion reform</w:t>
      </w:r>
    </w:p>
  </w:comment>
  <w:comment w:id="23217" w:author="Rev 6 Allen Wirfs-Brock" w:date="2012-10-24T19:44:00Z" w:initials="AWB6">
    <w:p w:rsidR="003C404E" w:rsidRDefault="003C404E" w:rsidP="009E1306">
      <w:pPr>
        <w:pStyle w:val="CommentText"/>
      </w:pPr>
      <w:r>
        <w:rPr>
          <w:rStyle w:val="CommentReference"/>
        </w:rPr>
        <w:annotationRef/>
      </w:r>
      <w:r>
        <w:t>Break/continue/return in the expression works normally (future for do {} or block lamda expressions)</w:t>
      </w:r>
    </w:p>
  </w:comment>
  <w:comment w:id="23264" w:author="Rev 3 Allen Wirfs-Brock" w:date="2012-10-24T19:44:00Z" w:initials="AWB 3">
    <w:p w:rsidR="003C404E" w:rsidRDefault="003C404E">
      <w:pPr>
        <w:pStyle w:val="CommentText"/>
      </w:pPr>
      <w:r>
        <w:rPr>
          <w:rStyle w:val="CommentReference"/>
        </w:rPr>
        <w:annotationRef/>
      </w:r>
      <w:r>
        <w:t>The lexical scoping of for iteration variables still needs to be taken care of</w:t>
      </w:r>
    </w:p>
  </w:comment>
  <w:comment w:id="23357" w:author="Rev 6 Allen Wirfs-Brock" w:date="2012-10-24T19:44:00Z" w:initials="AWB6">
    <w:p w:rsidR="003C404E" w:rsidRDefault="003C404E" w:rsidP="006327B6">
      <w:pPr>
        <w:pStyle w:val="CommentText"/>
      </w:pPr>
      <w:r>
        <w:rPr>
          <w:rStyle w:val="CommentReference"/>
        </w:rPr>
        <w:annotationRef/>
      </w:r>
      <w:r>
        <w:t>ES5 breaking change: Completion reform</w:t>
      </w:r>
    </w:p>
  </w:comment>
  <w:comment w:id="23535" w:author="Rev 6 Allen Wirfs-Brock" w:date="2012-10-24T19:44:00Z" w:initials="AWB6">
    <w:p w:rsidR="003C404E" w:rsidRDefault="003C404E">
      <w:pPr>
        <w:pStyle w:val="CommentText"/>
      </w:pPr>
      <w:r>
        <w:rPr>
          <w:rStyle w:val="CommentReference"/>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23643" w:author="Rev 6 Allen Wirfs-Brock" w:date="2012-10-24T19:44:00Z" w:initials="AWB6">
    <w:p w:rsidR="003C404E" w:rsidRDefault="003C404E" w:rsidP="006D2B83">
      <w:pPr>
        <w:pStyle w:val="CommentText"/>
      </w:pPr>
      <w:r>
        <w:rPr>
          <w:rStyle w:val="CommentReference"/>
        </w:rPr>
        <w:annotationRef/>
      </w:r>
      <w:r>
        <w:t>ES5 breaking change: Completion reform</w:t>
      </w:r>
    </w:p>
  </w:comment>
  <w:comment w:id="24387" w:author="Rev 6 Allen Wirfs-Brock" w:date="2012-10-24T19:44:00Z" w:initials="AWB6">
    <w:p w:rsidR="003C404E" w:rsidRDefault="003C404E">
      <w:pPr>
        <w:pStyle w:val="CommentText"/>
      </w:pPr>
      <w:r>
        <w:rPr>
          <w:rStyle w:val="CommentReference"/>
        </w:rPr>
        <w:annotationRef/>
      </w:r>
      <w:r>
        <w:t>Note a continue in the initializer expression is just like a break</w:t>
      </w:r>
    </w:p>
  </w:comment>
  <w:comment w:id="24402" w:author="Rev 6 Allen Wirfs-Brock" w:date="2012-10-24T19:44:00Z" w:initials="AWB6">
    <w:p w:rsidR="003C404E" w:rsidRDefault="003C404E" w:rsidP="00FA7F97">
      <w:pPr>
        <w:pStyle w:val="CommentText"/>
      </w:pPr>
      <w:r>
        <w:rPr>
          <w:rStyle w:val="CommentReference"/>
        </w:rPr>
        <w:annotationRef/>
      </w:r>
      <w:r>
        <w:t>Completion value reform</w:t>
      </w:r>
    </w:p>
  </w:comment>
  <w:comment w:id="24426" w:author="Rev 6 Allen Wirfs-Brock" w:date="2012-10-24T19:44:00Z" w:initials="AWB6">
    <w:p w:rsidR="003C404E" w:rsidRDefault="003C404E" w:rsidP="00FA7F97">
      <w:pPr>
        <w:pStyle w:val="CommentText"/>
      </w:pPr>
      <w:r>
        <w:rPr>
          <w:rStyle w:val="CommentReference"/>
        </w:rPr>
        <w:annotationRef/>
      </w:r>
      <w:r>
        <w:t>Completion value reform</w:t>
      </w:r>
    </w:p>
  </w:comment>
  <w:comment w:id="24451" w:author="Rev 6 Allen Wirfs-Brock" w:date="2012-10-24T19:44:00Z" w:initials="AWB6">
    <w:p w:rsidR="003C404E" w:rsidRDefault="003C404E" w:rsidP="00FB33C0">
      <w:pPr>
        <w:pStyle w:val="CommentText"/>
      </w:pPr>
      <w:r>
        <w:rPr>
          <w:rStyle w:val="CommentReference"/>
        </w:rPr>
        <w:annotationRef/>
      </w:r>
      <w:r>
        <w:t>Break/continue in the expression works normally (future for do {} or block lamda expressions)</w:t>
      </w:r>
    </w:p>
  </w:comment>
  <w:comment w:id="24467" w:author="Rev 6 Allen Wirfs-Brock" w:date="2012-10-24T19:44:00Z" w:initials="AWB6">
    <w:p w:rsidR="003C404E" w:rsidRDefault="003C404E" w:rsidP="00FB33C0">
      <w:pPr>
        <w:pStyle w:val="CommentText"/>
      </w:pPr>
      <w:r>
        <w:rPr>
          <w:rStyle w:val="CommentReference"/>
        </w:rPr>
        <w:annotationRef/>
      </w:r>
      <w:r>
        <w:t>Note a continue in the initializer expression is just like a break</w:t>
      </w:r>
    </w:p>
  </w:comment>
  <w:comment w:id="24484" w:author="Rev 6 Allen Wirfs-Brock" w:date="2012-10-24T19:44:00Z" w:initials="AWB6">
    <w:p w:rsidR="003C404E" w:rsidRDefault="003C404E" w:rsidP="0055450D">
      <w:pPr>
        <w:pStyle w:val="CommentText"/>
      </w:pPr>
      <w:r>
        <w:rPr>
          <w:rStyle w:val="CommentReference"/>
        </w:rPr>
        <w:annotationRef/>
      </w:r>
      <w:r>
        <w:t>Completion value reform</w:t>
      </w:r>
    </w:p>
  </w:comment>
  <w:comment w:id="24530" w:author="Rev 6 Allen Wirfs-Brock" w:date="2012-10-24T19:44:00Z" w:initials="AWB6">
    <w:p w:rsidR="003C404E" w:rsidRDefault="003C404E" w:rsidP="0068432C">
      <w:pPr>
        <w:pStyle w:val="CommentText"/>
      </w:pPr>
      <w:r>
        <w:rPr>
          <w:rStyle w:val="CommentReference"/>
        </w:rPr>
        <w:annotationRef/>
      </w:r>
      <w:r>
        <w:t>Completion value reform</w:t>
      </w:r>
    </w:p>
  </w:comment>
  <w:comment w:id="24544" w:author="Rev 7 Allen Wirfs-Brock" w:date="2012-10-24T19:44:00Z" w:initials="AWB7">
    <w:p w:rsidR="003C404E" w:rsidRDefault="003C404E">
      <w:pPr>
        <w:pStyle w:val="CommentText"/>
      </w:pPr>
      <w:r>
        <w:rPr>
          <w:rStyle w:val="CommentReference"/>
        </w:rPr>
        <w:annotationRef/>
      </w:r>
      <w:r>
        <w:t>TODO: need to define</w:t>
      </w:r>
    </w:p>
  </w:comment>
  <w:comment w:id="24612" w:author="Rev 6 Allen Wirfs-Brock" w:date="2012-10-24T19:44:00Z" w:initials="AWB6">
    <w:p w:rsidR="003C404E" w:rsidRDefault="003C404E">
      <w:pPr>
        <w:pStyle w:val="CommentText"/>
      </w:pPr>
      <w:r>
        <w:rPr>
          <w:rStyle w:val="CommentReference"/>
        </w:rPr>
        <w:annotationRef/>
      </w:r>
      <w:r>
        <w:t>ToDo, update this to return a completion value</w:t>
      </w:r>
    </w:p>
  </w:comment>
  <w:comment w:id="24656" w:author="Rev 11 Allen Wirfs-Brock" w:date="2012-10-24T19:44:00Z" w:initials="AWB11">
    <w:p w:rsidR="003C404E" w:rsidRDefault="003C404E" w:rsidP="00837E61">
      <w:pPr>
        <w:pStyle w:val="CommentText"/>
      </w:pPr>
      <w:r>
        <w:rPr>
          <w:rStyle w:val="CommentReference"/>
        </w:rPr>
        <w:annotationRef/>
      </w:r>
      <w:r>
        <w:t>Need to understand why result of previous step is ignored.  See bug 811</w:t>
      </w:r>
    </w:p>
  </w:comment>
  <w:comment w:id="24969" w:author="Rev 9 Allen Wirfs-Brock" w:date="2012-10-24T19:44:00Z" w:initials="AWB9">
    <w:p w:rsidR="003C404E" w:rsidRDefault="003C404E">
      <w:pPr>
        <w:pStyle w:val="CommentText"/>
      </w:pPr>
      <w:r>
        <w:rPr>
          <w:rStyle w:val="CommentReference"/>
        </w:rPr>
        <w:annotationRef/>
      </w:r>
      <w:r>
        <w:t>TODO If exprRef is a Reference that invokes a getter we probably should find a way to specify that the get call is handled as a tail call.</w:t>
      </w:r>
    </w:p>
  </w:comment>
  <w:comment w:id="25369" w:author="Rev 6 Allen Wirfs-Brock" w:date="2012-10-24T19:44:00Z" w:initials="AWB6">
    <w:p w:rsidR="003C404E" w:rsidRDefault="003C404E">
      <w:pPr>
        <w:pStyle w:val="CommentText"/>
      </w:pPr>
      <w:r>
        <w:rPr>
          <w:rStyle w:val="CommentReference"/>
        </w:rPr>
        <w:annotationRef/>
      </w:r>
      <w:r>
        <w:t>ES5 breaking change: completion reform</w:t>
      </w:r>
    </w:p>
  </w:comment>
  <w:comment w:id="25420" w:author="Rev 6 Allen Wirfs-Brock" w:date="2012-10-24T19:44:00Z" w:initials="AWB6">
    <w:p w:rsidR="003C404E" w:rsidRDefault="003C404E" w:rsidP="00176950">
      <w:pPr>
        <w:pStyle w:val="CommentText"/>
      </w:pPr>
      <w:r>
        <w:rPr>
          <w:rStyle w:val="CommentReference"/>
        </w:rPr>
        <w:annotationRef/>
      </w:r>
      <w:r>
        <w:t>ES5 breaking change: completion reform</w:t>
      </w:r>
    </w:p>
  </w:comment>
  <w:comment w:id="25863" w:author="Rev 6 Allen Wirfs-Brock" w:date="2012-10-24T19:44:00Z" w:initials="AWB">
    <w:p w:rsidR="003C404E" w:rsidRDefault="003C404E">
      <w:pPr>
        <w:pStyle w:val="CommentText"/>
      </w:pPr>
      <w:r>
        <w:rPr>
          <w:rStyle w:val="CommentReference"/>
        </w:rPr>
        <w:annotationRef/>
      </w:r>
      <w:r>
        <w:t>Note that this is a new restriction that does not exist in ES5</w:t>
      </w:r>
    </w:p>
  </w:comment>
  <w:comment w:id="25984" w:author="Rev 10 Allen Wirfs-Brock" w:date="2012-10-24T19:44:00Z" w:initials="AWB10">
    <w:p w:rsidR="003C404E" w:rsidRDefault="003C404E">
      <w:pPr>
        <w:pStyle w:val="CommentText"/>
      </w:pPr>
      <w:r>
        <w:rPr>
          <w:rStyle w:val="CommentReference"/>
        </w:rPr>
        <w:annotationRef/>
      </w:r>
      <w:r>
        <w:t>Catching a thrown null or undefined with a destructuing parameter rethrows a TypeError.  Does this make sense?</w:t>
      </w:r>
    </w:p>
  </w:comment>
  <w:comment w:id="26927" w:author="Rev 10 Allen Wirfs-Brock" w:date="2012-10-24T19:44:00Z" w:initials="AWB10">
    <w:p w:rsidR="003C404E" w:rsidRDefault="003C404E">
      <w:pPr>
        <w:pStyle w:val="CommentText"/>
      </w:pPr>
      <w:r>
        <w:rPr>
          <w:rStyle w:val="CommentReference"/>
        </w:rPr>
        <w:annotationRef/>
      </w:r>
      <w:r>
        <w:t>Need a better definition</w:t>
      </w:r>
    </w:p>
  </w:comment>
  <w:comment w:id="28310" w:author="Rev 7 Allen Wirfs-Brock" w:date="2012-10-24T19:44:00Z" w:initials="AWB7">
    <w:p w:rsidR="003C404E" w:rsidRDefault="003C404E" w:rsidP="000133D3">
      <w:pPr>
        <w:pStyle w:val="CommentText"/>
      </w:pPr>
      <w:r>
        <w:rPr>
          <w:rStyle w:val="CommentReference"/>
        </w:rPr>
        <w:annotationRef/>
      </w:r>
      <w:r>
        <w:t>Confirm: concise methods are always strict code.</w:t>
      </w:r>
    </w:p>
  </w:comment>
  <w:comment w:id="28334" w:author="Rev 7 Allen Wirfs-Brock" w:date="2012-10-24T19:44:00Z" w:initials="AWB7">
    <w:p w:rsidR="003C404E" w:rsidRDefault="003C404E">
      <w:pPr>
        <w:pStyle w:val="CommentText"/>
      </w:pPr>
      <w:r>
        <w:rPr>
          <w:rStyle w:val="CommentReference"/>
        </w:rPr>
        <w:annotationRef/>
      </w:r>
      <w:r>
        <w:t>TODO, need to resolve whether or not ArrowBodies are always strict</w:t>
      </w:r>
    </w:p>
  </w:comment>
  <w:comment w:id="28360" w:author="Rev 9 Allen Wirfs-Brock" w:date="2012-10-24T19:44:00Z" w:initials="AWB9">
    <w:p w:rsidR="003C404E" w:rsidRDefault="003C404E">
      <w:pPr>
        <w:pStyle w:val="CommentText"/>
      </w:pPr>
      <w:r>
        <w:rPr>
          <w:rStyle w:val="CommentReference"/>
        </w:rPr>
        <w:annotationRef/>
      </w:r>
      <w:r>
        <w:t>TODO If exprRef is a Reference that invokes a getter we probably should find a way to specify that the get call is handled as a tail call</w:t>
      </w:r>
    </w:p>
  </w:comment>
  <w:comment w:id="28698" w:author="Rev 8 Allen Wirfs-Brock" w:date="2012-10-24T19:44:00Z" w:initials="AWB8">
    <w:p w:rsidR="003C404E" w:rsidRDefault="003C404E">
      <w:pPr>
        <w:pStyle w:val="CommentText"/>
      </w:pPr>
      <w:r>
        <w:rPr>
          <w:rStyle w:val="CommentReference"/>
        </w:rPr>
        <w:annotationRef/>
      </w:r>
      <w:r>
        <w:t>A default value expression could reference super</w:t>
      </w:r>
    </w:p>
  </w:comment>
  <w:comment w:id="28737" w:author="Rev 10 Allen Wirfs-Brock" w:date="2012-10-24T19:44:00Z" w:initials="AWB10">
    <w:p w:rsidR="003C404E" w:rsidRDefault="003C404E">
      <w:pPr>
        <w:pStyle w:val="CommentText"/>
      </w:pPr>
      <w:r>
        <w:rPr>
          <w:rStyle w:val="CommentReference"/>
        </w:rPr>
        <w:annotationRef/>
      </w:r>
      <w:r>
        <w:t>At its sept 2012 meeting TC39 decided that it wants methods to be enumerable.</w:t>
      </w:r>
    </w:p>
  </w:comment>
  <w:comment w:id="28777" w:author="Rev 8 Allen Wirfs-Brock" w:date="2012-10-24T19:44:00Z" w:initials="AWB8">
    <w:p w:rsidR="003C404E" w:rsidRDefault="003C404E" w:rsidP="00567D93">
      <w:pPr>
        <w:pStyle w:val="CommentText"/>
      </w:pPr>
      <w:r>
        <w:rPr>
          <w:rStyle w:val="CommentReference"/>
        </w:rPr>
        <w:annotationRef/>
      </w:r>
      <w:r>
        <w:t>A default value expression could reference super</w:t>
      </w:r>
    </w:p>
  </w:comment>
  <w:comment w:id="28779" w:author="Rev 8 Allen Wirfs-Brock" w:date="2012-10-24T19:44:00Z" w:initials="AWB8">
    <w:p w:rsidR="003C404E" w:rsidRDefault="003C404E">
      <w:pPr>
        <w:pStyle w:val="CommentText"/>
      </w:pPr>
      <w:r>
        <w:rPr>
          <w:rStyle w:val="CommentReference"/>
        </w:rPr>
        <w:annotationRef/>
      </w:r>
      <w:r>
        <w:t>TODO:  need to replace with creation of a generator object</w:t>
      </w:r>
    </w:p>
  </w:comment>
  <w:comment w:id="29000" w:author="Rev 10 Allen Wirfs-Brock" w:date="2012-10-24T19:44:00Z" w:initials="AWB10">
    <w:p w:rsidR="003C404E" w:rsidRDefault="003C404E">
      <w:pPr>
        <w:pStyle w:val="CommentText"/>
      </w:pPr>
      <w:r>
        <w:rPr>
          <w:rStyle w:val="CommentReference"/>
        </w:rPr>
        <w:annotationRef/>
      </w:r>
      <w:r>
        <w:t>This actually doesn’t accomplish anything because a similar annotation within MemberExpression takes care of the possibility  of a leading RegExp here.</w:t>
      </w:r>
    </w:p>
  </w:comment>
  <w:comment w:id="29113" w:author="Rev 8 Allen Wirfs-Brock" w:date="2012-10-24T19:44:00Z" w:initials="AWB8">
    <w:p w:rsidR="003C404E" w:rsidRDefault="003C404E">
      <w:pPr>
        <w:pStyle w:val="CommentText"/>
      </w:pPr>
      <w:r>
        <w:rPr>
          <w:rStyle w:val="CommentReference"/>
        </w:rPr>
        <w:annotationRef/>
      </w:r>
      <w:r>
        <w:t>Class definitions have not yet been acheived final acceptance by TC39 for ES6 hence this section could disappear in a future draft.</w:t>
      </w:r>
    </w:p>
  </w:comment>
  <w:comment w:id="29559" w:author="Rev 9 Allen Wirfs-Brock" w:date="2012-10-24T19:44:00Z" w:initials="AWB9">
    <w:p w:rsidR="003C404E" w:rsidRDefault="003C404E" w:rsidP="00167894">
      <w:pPr>
        <w:pStyle w:val="CommentText"/>
      </w:pPr>
      <w:r>
        <w:rPr>
          <w:rStyle w:val="CommentReference"/>
        </w:rPr>
        <w:annotationRef/>
      </w:r>
      <w:r>
        <w:t>Note that this variable currently isn’t used  in this algorithm</w:t>
      </w:r>
    </w:p>
  </w:comment>
  <w:comment w:id="29562" w:author="Rev 8 Allen Wirfs-Brock" w:date="2012-10-24T19:44:00Z" w:initials="AWB8">
    <w:p w:rsidR="003C404E" w:rsidRDefault="003C404E">
      <w:pPr>
        <w:pStyle w:val="CommentText"/>
      </w:pPr>
      <w:r>
        <w:rPr>
          <w:rStyle w:val="CommentReference"/>
        </w:rPr>
        <w:annotationRef/>
      </w:r>
      <w:r>
        <w:t>As it now stands, this will never be an abrupt completion</w:t>
      </w:r>
    </w:p>
  </w:comment>
  <w:comment w:id="30107" w:author="Rev 4 Allen Wirfs-Brock" w:date="2012-10-24T19:44:00Z" w:initials="AWB 3">
    <w:p w:rsidR="003C404E" w:rsidRDefault="003C404E" w:rsidP="0070374F">
      <w:pPr>
        <w:pStyle w:val="CommentText"/>
      </w:pPr>
      <w:r>
        <w:rPr>
          <w:rStyle w:val="CommentReference"/>
        </w:rPr>
        <w:annotationRef/>
      </w:r>
      <w:r>
        <w:rPr>
          <w:rStyle w:val="CommentReference"/>
        </w:rPr>
        <w:annotationRef/>
      </w:r>
      <w:r>
        <w:rPr>
          <w:rStyle w:val="CommentReference"/>
        </w:rPr>
        <w:t>May n</w:t>
      </w:r>
      <w:r>
        <w:t>eed to update section number</w:t>
      </w:r>
    </w:p>
    <w:p w:rsidR="003C404E" w:rsidRDefault="003C404E" w:rsidP="0070374F">
      <w:pPr>
        <w:pStyle w:val="CommentText"/>
      </w:pPr>
    </w:p>
  </w:comment>
  <w:comment w:id="30126" w:author="Rev 4 Allen Wirfs-Brock" w:date="2012-10-24T19:44:00Z" w:initials="AWB">
    <w:p w:rsidR="003C404E" w:rsidRDefault="003C404E">
      <w:pPr>
        <w:pStyle w:val="CommentText"/>
      </w:pPr>
      <w:r>
        <w:rPr>
          <w:rStyle w:val="CommentReference"/>
        </w:rPr>
        <w:annotationRef/>
      </w:r>
      <w:r>
        <w:t>Exceptions could occur during evaluation of parameter default value expressions.</w:t>
      </w:r>
    </w:p>
  </w:comment>
  <w:comment w:id="30293" w:author="Rev 9 Allen Wirfs-Brock" w:date="2012-10-24T19:44:00Z" w:initials="AWB9">
    <w:p w:rsidR="003C404E" w:rsidRDefault="003C404E">
      <w:pPr>
        <w:pStyle w:val="CommentText"/>
      </w:pPr>
      <w:r>
        <w:rPr>
          <w:rStyle w:val="CommentReference"/>
        </w:rPr>
        <w:annotationRef/>
      </w:r>
      <w:r>
        <w:t>TODO:  Need to define tail positions.</w:t>
      </w:r>
    </w:p>
  </w:comment>
  <w:comment w:id="30435" w:author="Rev 10 Allen Wirfs-Brock" w:date="2012-10-24T19:44:00Z" w:initials="AWB10">
    <w:p w:rsidR="003C404E" w:rsidRDefault="003C404E" w:rsidP="004C3785">
      <w:pPr>
        <w:pStyle w:val="CommentText"/>
      </w:pPr>
      <w:r>
        <w:rPr>
          <w:rStyle w:val="CommentReference"/>
        </w:rPr>
        <w:annotationRef/>
      </w:r>
      <w:r>
        <w:t>Need a better definition</w:t>
      </w:r>
    </w:p>
  </w:comment>
  <w:comment w:id="30728" w:author="Rev 6 Allen Wirfs-Brock" w:date="2012-10-24T19:44:00Z" w:initials="AWB6">
    <w:p w:rsidR="003C404E" w:rsidRDefault="003C404E" w:rsidP="00205C61">
      <w:pPr>
        <w:pStyle w:val="CommentText"/>
      </w:pPr>
      <w:r>
        <w:rPr>
          <w:rStyle w:val="CommentReference"/>
        </w:rPr>
        <w:annotationRef/>
      </w:r>
      <w:r>
        <w:t>This is a place where we coiuld put something about what to do with unhandled exceptions</w:t>
      </w:r>
    </w:p>
  </w:comment>
  <w:comment w:id="30745" w:author="Rev 11 Allen Wirfs-Brock" w:date="2012-10-24T19:44:00Z" w:initials="AWB11">
    <w:p w:rsidR="003C404E" w:rsidRDefault="003C404E">
      <w:pPr>
        <w:pStyle w:val="CommentText"/>
      </w:pPr>
      <w:r>
        <w:rPr>
          <w:rStyle w:val="CommentReference"/>
        </w:rPr>
        <w:annotationRef/>
      </w:r>
      <w:r>
        <w:t>Not strictly true any longer.  Will need to update.</w:t>
      </w:r>
    </w:p>
  </w:comment>
  <w:comment w:id="30848" w:author="Allen Wirfs-Brock" w:date="2012-10-24T19:44:00Z" w:initials="AW">
    <w:p w:rsidR="003C404E" w:rsidRDefault="003C404E">
      <w:pPr>
        <w:pStyle w:val="CommentText"/>
      </w:pPr>
      <w:r>
        <w:rPr>
          <w:rStyle w:val="CommentReference"/>
        </w:rPr>
        <w:annotationRef/>
      </w:r>
      <w:hyperlink r:id="rId1" w:history="1">
        <w:r>
          <w:rPr>
            <w:rStyle w:val="Hyperlink"/>
            <w:lang w:val="en-GB"/>
          </w:rPr>
          <w:t>https://bugs.ecmascript.org/show_bug.cgi?id=155</w:t>
        </w:r>
      </w:hyperlink>
      <w:r>
        <w:t xml:space="preserve"> </w:t>
      </w:r>
    </w:p>
  </w:comment>
  <w:comment w:id="30983" w:author="Rev 11 Allen Wirfs-Brock" w:date="2012-10-24T19:44:00Z" w:initials="AWB11">
    <w:p w:rsidR="003C404E" w:rsidRDefault="003C404E">
      <w:pPr>
        <w:pStyle w:val="CommentText"/>
      </w:pPr>
      <w:r>
        <w:rPr>
          <w:rStyle w:val="CommentReference"/>
        </w:rPr>
        <w:annotationRef/>
      </w:r>
      <w:r>
        <w:t>or eval code that was direct eval’ed by function code??</w:t>
      </w:r>
    </w:p>
  </w:comment>
  <w:comment w:id="30986" w:author="Rev 11 Allen Wirfs-Brock" w:date="2012-10-24T19:44:00Z" w:initials="AWB11">
    <w:p w:rsidR="003C404E" w:rsidRDefault="003C404E">
      <w:pPr>
        <w:pStyle w:val="CommentText"/>
      </w:pPr>
      <w:r>
        <w:rPr>
          <w:rStyle w:val="CommentReference"/>
        </w:rPr>
        <w:annotationRef/>
      </w:r>
      <w:r>
        <w:t>TODO</w:t>
      </w:r>
    </w:p>
  </w:comment>
  <w:comment w:id="30992" w:author="Rev 11 Allen Wirfs-Brock" w:date="2012-10-24T19:44:00Z" w:initials="AWB11">
    <w:p w:rsidR="003C404E" w:rsidRDefault="003C404E" w:rsidP="00874D75">
      <w:pPr>
        <w:pStyle w:val="CommentText"/>
      </w:pPr>
      <w:r>
        <w:rPr>
          <w:rStyle w:val="CommentReference"/>
        </w:rPr>
        <w:annotationRef/>
      </w:r>
      <w:r>
        <w:t>or module code that was direct eval’ed by function code??</w:t>
      </w:r>
    </w:p>
  </w:comment>
  <w:comment w:id="30995" w:author="Rev 11 Allen Wirfs-Brock" w:date="2012-10-24T19:44:00Z" w:initials="AWB11">
    <w:p w:rsidR="003C404E" w:rsidRDefault="003C404E">
      <w:pPr>
        <w:pStyle w:val="CommentText"/>
      </w:pPr>
      <w:r>
        <w:rPr>
          <w:rStyle w:val="CommentReference"/>
        </w:rPr>
        <w:annotationRef/>
      </w:r>
      <w:r>
        <w:t>TODO</w:t>
      </w:r>
    </w:p>
  </w:comment>
  <w:comment w:id="31498" w:author="Rev 11 Allen Wirfs-Brock" w:date="2012-10-24T19:44:00Z" w:initials="AWB11">
    <w:p w:rsidR="003C404E" w:rsidRDefault="003C404E">
      <w:pPr>
        <w:pStyle w:val="CommentText"/>
      </w:pPr>
      <w:r>
        <w:rPr>
          <w:rStyle w:val="CommentReference"/>
        </w:rPr>
        <w:annotationRef/>
      </w:r>
      <w:r>
        <w:t>TODO need an algorithm</w:t>
      </w:r>
    </w:p>
    <w:p w:rsidR="003C404E" w:rsidRDefault="003C404E">
      <w:pPr>
        <w:pStyle w:val="CommentText"/>
      </w:pPr>
    </w:p>
    <w:p w:rsidR="003C404E" w:rsidRDefault="003C404E">
      <w:pPr>
        <w:pStyle w:val="CommentText"/>
      </w:pPr>
      <w:r>
        <w:t>Because [[Get]]/[[Put]] are invoked we need to figure out something to say about the order in which properties are accessed.</w:t>
      </w:r>
    </w:p>
    <w:p w:rsidR="003C404E" w:rsidRDefault="003C404E">
      <w:pPr>
        <w:pStyle w:val="CommentText"/>
      </w:pPr>
    </w:p>
    <w:p w:rsidR="003C404E" w:rsidRDefault="003C404E">
      <w:pPr>
        <w:pStyle w:val="CommentText"/>
      </w:pPr>
    </w:p>
  </w:comment>
  <w:comment w:id="32058" w:author="Rev 11 Allen Wirfs-Brock" w:date="2012-10-24T19:44:00Z" w:initials="AWB11">
    <w:p w:rsidR="003C404E" w:rsidRDefault="003C404E" w:rsidP="00E435B1">
      <w:pPr>
        <w:pStyle w:val="CommentText"/>
      </w:pPr>
      <w:r>
        <w:rPr>
          <w:rStyle w:val="CommentReference"/>
        </w:rPr>
        <w:annotationRef/>
      </w:r>
      <w:r>
        <w:t>TODO: see if this algorithm  is really needed</w:t>
      </w:r>
    </w:p>
  </w:comment>
  <w:comment w:id="32330" w:author="Rev 7 Allen Wirfs-Brock" w:date="2012-10-24T19:44:00Z" w:initials="AWB7">
    <w:p w:rsidR="003C404E" w:rsidRDefault="003C404E">
      <w:pPr>
        <w:pStyle w:val="CommentText"/>
      </w:pPr>
      <w:r>
        <w:rPr>
          <w:rStyle w:val="CommentReference"/>
        </w:rPr>
        <w:annotationRef/>
      </w:r>
      <w:r>
        <w:t>It would be nice to have a more explicit way to create a collection with a pre-specified number of elements.</w:t>
      </w:r>
    </w:p>
  </w:comment>
  <w:comment w:id="32435" w:author="Rev 7 Allen Wirfs-Brock" w:date="2012-10-24T19:44:00Z" w:initials="AWB7">
    <w:p w:rsidR="003C404E" w:rsidRDefault="003C404E" w:rsidP="001F4648">
      <w:pPr>
        <w:pStyle w:val="CommentText"/>
      </w:pPr>
      <w:r>
        <w:rPr>
          <w:rStyle w:val="CommentReference"/>
        </w:rPr>
        <w:annotationRef/>
      </w:r>
      <w:r>
        <w:t>It would be nice to have a more explicit way to create a collection with a pre-specified number of elements.</w:t>
      </w:r>
    </w:p>
  </w:comment>
  <w:comment w:id="32545" w:author="Rev 7 Allen Wirfs-Brock" w:date="2012-10-24T19:44:00Z" w:initials="AWB7">
    <w:p w:rsidR="003C404E" w:rsidRDefault="003C404E">
      <w:pPr>
        <w:pStyle w:val="CommentText"/>
      </w:pPr>
      <w:r>
        <w:rPr>
          <w:rStyle w:val="CommentReference"/>
        </w:rPr>
        <w:annotationRef/>
      </w:r>
      <w:r>
        <w:t>This step was missing in ES&lt;=5.1</w:t>
      </w:r>
    </w:p>
  </w:comment>
  <w:comment w:id="32562" w:author="Rev 7 Allen Wirfs-Brock" w:date="2012-10-24T19:44:00Z" w:initials="AWB7">
    <w:p w:rsidR="003C404E" w:rsidRDefault="003C404E">
      <w:pPr>
        <w:pStyle w:val="CommentText"/>
      </w:pPr>
      <w:r>
        <w:rPr>
          <w:rStyle w:val="CommentReference"/>
        </w:rPr>
        <w:annotationRef/>
      </w:r>
      <w:r>
        <w:t>This step was missing in ES&lt;=5.1</w:t>
      </w:r>
    </w:p>
  </w:comment>
  <w:comment w:id="32893" w:author="Rev 9 Allen Wirfs-Brock" w:date="2012-10-24T19:44:00Z" w:initials="AWB9">
    <w:p w:rsidR="003C404E" w:rsidRDefault="003C404E">
      <w:pPr>
        <w:pStyle w:val="CommentText"/>
      </w:pPr>
      <w:r>
        <w:rPr>
          <w:rStyle w:val="CommentReference"/>
        </w:rPr>
        <w:annotationRef/>
      </w:r>
      <w:r>
        <w:t xml:space="preserve">Fix for ES5 bug </w:t>
      </w:r>
      <w:hyperlink r:id="rId2" w:history="1">
        <w:r w:rsidRPr="00DA3A6B">
          <w:rPr>
            <w:rStyle w:val="Hyperlink"/>
            <w:lang w:val="en-GB"/>
          </w:rPr>
          <w:t>https://bugs.ecmascript.org/show_bug.cgi?id=417</w:t>
        </w:r>
      </w:hyperlink>
      <w:r>
        <w:t xml:space="preserve"> </w:t>
      </w:r>
    </w:p>
  </w:comment>
  <w:comment w:id="32917" w:author="Rev 7 Allen Wirfs-Brock" w:date="2012-10-24T19:44:00Z" w:initials="AWB7">
    <w:p w:rsidR="003C404E" w:rsidRDefault="003C404E">
      <w:pPr>
        <w:pStyle w:val="CommentText"/>
      </w:pPr>
      <w:r>
        <w:rPr>
          <w:rStyle w:val="CommentReference"/>
        </w:rPr>
        <w:annotationRef/>
      </w:r>
      <w:r>
        <w:t>TODO: take completion values into account.</w:t>
      </w:r>
    </w:p>
  </w:comment>
  <w:comment w:id="33342" w:author="Rev 11 Allen Wirfs-Brock" w:date="2012-10-24T19:44:00Z" w:initials="AWB11">
    <w:p w:rsidR="003C404E" w:rsidRDefault="003C404E">
      <w:pPr>
        <w:pStyle w:val="CommentText"/>
      </w:pPr>
      <w:r>
        <w:rPr>
          <w:rStyle w:val="CommentReference"/>
        </w:rPr>
        <w:annotationRef/>
      </w:r>
      <w:r>
        <w:t>Need to decide whether to allow an argument that requests sparse iteration</w:t>
      </w:r>
    </w:p>
  </w:comment>
  <w:comment w:id="33366" w:author="Rev 11 Allen Wirfs-Brock" w:date="2012-10-24T19:44:00Z" w:initials="AWB11">
    <w:p w:rsidR="003C404E" w:rsidRDefault="003C404E" w:rsidP="007258F8">
      <w:pPr>
        <w:pStyle w:val="CommentText"/>
      </w:pPr>
      <w:r>
        <w:rPr>
          <w:rStyle w:val="CommentReference"/>
        </w:rPr>
        <w:annotationRef/>
      </w:r>
      <w:r>
        <w:t>Need to decide whether to allow an argument that requests sparse iteration</w:t>
      </w:r>
    </w:p>
  </w:comment>
  <w:comment w:id="33389" w:author="Rev 11 Allen Wirfs-Brock" w:date="2012-10-24T19:44:00Z" w:initials="AWB11">
    <w:p w:rsidR="003C404E" w:rsidRDefault="003C404E" w:rsidP="007258F8">
      <w:pPr>
        <w:pStyle w:val="CommentText"/>
      </w:pPr>
      <w:r>
        <w:rPr>
          <w:rStyle w:val="CommentReference"/>
        </w:rPr>
        <w:annotationRef/>
      </w:r>
      <w:r>
        <w:t>Need to decide whether to allow an argument that requests sparse iteration</w:t>
      </w:r>
    </w:p>
  </w:comment>
  <w:comment w:id="33413" w:author="Rev 10 Allen Wirfs-Brock" w:date="2012-10-24T19:44:00Z" w:initials="AWB10">
    <w:p w:rsidR="003C404E" w:rsidRDefault="003C404E" w:rsidP="00A041A1">
      <w:pPr>
        <w:pStyle w:val="CommentText"/>
      </w:pPr>
      <w:r>
        <w:rPr>
          <w:rStyle w:val="CommentReference"/>
        </w:rPr>
        <w:annotationRef/>
      </w:r>
      <w:r>
        <w:t>This is how we  identify a property whose key is a built-in Symbol</w:t>
      </w:r>
    </w:p>
  </w:comment>
  <w:comment w:id="33418" w:author="Rev 11 Allen Wirfs-Brock" w:date="2012-10-24T19:44:00Z" w:initials="AWB11">
    <w:p w:rsidR="003C404E" w:rsidRDefault="003C404E">
      <w:pPr>
        <w:pStyle w:val="CommentText"/>
      </w:pPr>
      <w:r>
        <w:rPr>
          <w:rStyle w:val="CommentReference"/>
        </w:rPr>
        <w:annotationRef/>
      </w:r>
      <w:r>
        <w:t>Or should it be values</w:t>
      </w:r>
    </w:p>
  </w:comment>
  <w:comment w:id="33415" w:author="Rev 10 Allen Wirfs-Brock" w:date="2012-10-24T19:44:00Z" w:initials="AWB10">
    <w:p w:rsidR="003C404E" w:rsidRDefault="003C404E" w:rsidP="00A041A1">
      <w:pPr>
        <w:pStyle w:val="CommentText"/>
      </w:pPr>
      <w:r>
        <w:rPr>
          <w:rStyle w:val="CommentReference"/>
        </w:rPr>
        <w:annotationRef/>
      </w:r>
      <w:r>
        <w:t>Do we really want to do this sort of method sharing.  It has a bad smell.</w:t>
      </w:r>
    </w:p>
  </w:comment>
  <w:comment w:id="33544" w:author="Rev 10 Allen Wirfs-Brock" w:date="2012-10-24T19:44:00Z" w:initials="AWB10">
    <w:p w:rsidR="003C404E" w:rsidRDefault="003C404E" w:rsidP="0094126F">
      <w:pPr>
        <w:pStyle w:val="CommentText"/>
      </w:pPr>
      <w:r>
        <w:rPr>
          <w:rStyle w:val="CommentReference"/>
        </w:rPr>
        <w:annotationRef/>
      </w:r>
      <w:r>
        <w:t>TODO:  need to decide what to use for a constructor for these sort of  objects.</w:t>
      </w:r>
    </w:p>
  </w:comment>
  <w:comment w:id="33625" w:author="Rev 10 Allen Wirfs-Brock" w:date="2012-10-24T19:44:00Z" w:initials="AWB10">
    <w:p w:rsidR="003C404E" w:rsidRDefault="003C404E" w:rsidP="003A4CC8">
      <w:pPr>
        <w:pStyle w:val="CommentText"/>
      </w:pPr>
      <w:r>
        <w:rPr>
          <w:rStyle w:val="CommentReference"/>
        </w:rPr>
        <w:annotationRef/>
      </w:r>
      <w:r>
        <w:t>We may need to elaborate on this??</w:t>
      </w:r>
    </w:p>
  </w:comment>
  <w:comment w:id="33652" w:author="Rev 11 Allen Wirfs-Brock" w:date="2012-10-24T19:44:00Z" w:initials="AWB11">
    <w:p w:rsidR="003C404E" w:rsidRPr="00F80F9F" w:rsidRDefault="003C404E">
      <w:pPr>
        <w:pStyle w:val="CommentText"/>
      </w:pPr>
      <w:r>
        <w:rPr>
          <w:rStyle w:val="CommentReference"/>
        </w:rPr>
        <w:annotationRef/>
      </w:r>
      <w:r>
        <w:t xml:space="preserve">This is a string.  Should be return the numeric value of </w:t>
      </w:r>
      <w:r>
        <w:rPr>
          <w:i/>
          <w:iCs/>
        </w:rPr>
        <w:t>index</w:t>
      </w:r>
      <w:r>
        <w:t xml:space="preserve"> instead?</w:t>
      </w:r>
    </w:p>
  </w:comment>
  <w:comment w:id="33668" w:author="Rev 11 Allen Wirfs-Brock" w:date="2012-10-24T19:44:00Z" w:initials="AWB11">
    <w:p w:rsidR="003C404E" w:rsidRPr="00F80F9F" w:rsidRDefault="003C404E" w:rsidP="00F80F9F">
      <w:pPr>
        <w:pStyle w:val="CommentText"/>
      </w:pPr>
      <w:r>
        <w:rPr>
          <w:rStyle w:val="CommentReference"/>
        </w:rPr>
        <w:annotationRef/>
      </w:r>
      <w:r>
        <w:t xml:space="preserve">This is a string.  Should be return the numeric value of </w:t>
      </w:r>
      <w:r>
        <w:rPr>
          <w:i/>
          <w:iCs/>
        </w:rPr>
        <w:t>index</w:t>
      </w:r>
      <w:r>
        <w:t xml:space="preserve"> instead?</w:t>
      </w:r>
    </w:p>
  </w:comment>
  <w:comment w:id="33682" w:author="Rev 10 Allen Wirfs-Brock" w:date="2012-10-24T19:44:00Z" w:initials="AWB10">
    <w:p w:rsidR="003C404E" w:rsidRDefault="003C404E" w:rsidP="0094126F">
      <w:pPr>
        <w:pStyle w:val="CommentText"/>
      </w:pPr>
      <w:r>
        <w:rPr>
          <w:rStyle w:val="CommentReference"/>
        </w:rPr>
        <w:annotationRef/>
      </w:r>
      <w:r>
        <w:t>This is how we  identify a property whose key is a built-in Symbol</w:t>
      </w:r>
    </w:p>
  </w:comment>
  <w:comment w:id="33835" w:author="Rev 9 Allen Wirfs-Brock" w:date="2012-10-24T19:44:00Z" w:initials="AWB9">
    <w:p w:rsidR="003C404E" w:rsidRDefault="003C404E">
      <w:pPr>
        <w:pStyle w:val="CommentText"/>
      </w:pPr>
      <w:r>
        <w:rPr>
          <w:rStyle w:val="CommentReference"/>
        </w:rPr>
        <w:annotationRef/>
      </w:r>
      <w:r>
        <w:t>Should we provide fromCodeUnit as an alias for this property and lable fromCharCode as obsolete.</w:t>
      </w:r>
    </w:p>
  </w:comment>
  <w:comment w:id="33988" w:author="Rev 9 Allen Wirfs-Brock" w:date="2012-10-24T19:44:00Z" w:initials="AWB9">
    <w:p w:rsidR="003C404E" w:rsidRDefault="003C404E">
      <w:pPr>
        <w:pStyle w:val="CommentText"/>
      </w:pPr>
      <w:r>
        <w:rPr>
          <w:rStyle w:val="CommentReference"/>
        </w:rPr>
        <w:annotationRef/>
      </w:r>
      <w:r>
        <w:t>Note this follows the ES6 convention for rest parameters rather than the precedent established by fromCharCode</w:t>
      </w:r>
    </w:p>
  </w:comment>
  <w:comment w:id="34033" w:author="Rev 10 Allen Wirfs-Brock" w:date="2012-10-24T19:44:00Z" w:initials="AWB10">
    <w:p w:rsidR="003C404E" w:rsidRDefault="003C404E">
      <w:pPr>
        <w:pStyle w:val="CommentText"/>
      </w:pPr>
      <w:r>
        <w:rPr>
          <w:rStyle w:val="CommentReference"/>
        </w:rPr>
        <w:annotationRef/>
      </w:r>
      <w:r>
        <w:t>TODO: this is something we probably need if we are going to eliminate array usage of ToUint32</w:t>
      </w:r>
    </w:p>
  </w:comment>
  <w:comment w:id="34154" w:author="Rev 9 Allen Wirfs-Brock" w:date="2012-10-24T19:44:00Z" w:initials="AWB9">
    <w:p w:rsidR="003C404E" w:rsidRDefault="003C404E">
      <w:pPr>
        <w:pStyle w:val="CommentText"/>
      </w:pPr>
      <w:r>
        <w:rPr>
          <w:rStyle w:val="CommentReference"/>
        </w:rPr>
        <w:annotationRef/>
      </w:r>
      <w:r>
        <w:t>Perhaps BMPCharAt should be provided as an alias for this method and charAt should be marked as obsolute.</w:t>
      </w:r>
    </w:p>
  </w:comment>
  <w:comment w:id="34397" w:author="Rev 7 Allen Wirfs-Brock" w:date="2012-10-24T19:44:00Z" w:initials="AWB7">
    <w:p w:rsidR="003C404E" w:rsidRDefault="003C404E">
      <w:pPr>
        <w:pStyle w:val="CommentText"/>
      </w:pPr>
      <w:r>
        <w:rPr>
          <w:rStyle w:val="CommentReference"/>
        </w:rPr>
        <w:annotationRef/>
      </w:r>
      <w:r>
        <w:t>Needs an real algorithm and also completion record checks.</w:t>
      </w:r>
    </w:p>
  </w:comment>
  <w:comment w:id="34490" w:author="Rev 7 Allen Wirfs-Brock" w:date="2012-10-24T19:44:00Z" w:initials="AWB7">
    <w:p w:rsidR="003C404E" w:rsidRDefault="003C404E">
      <w:pPr>
        <w:pStyle w:val="CommentText"/>
      </w:pPr>
      <w:r>
        <w:rPr>
          <w:rStyle w:val="CommentReference"/>
        </w:rPr>
        <w:annotationRef/>
      </w:r>
      <w:r>
        <w:t>Needs better spec langauge</w:t>
      </w:r>
    </w:p>
  </w:comment>
  <w:comment w:id="34573" w:author="Rev 7 Allen Wirfs-Brock" w:date="2012-10-24T19:44:00Z" w:initials="AWB7">
    <w:p w:rsidR="003C404E" w:rsidRDefault="003C404E">
      <w:pPr>
        <w:pStyle w:val="CommentText"/>
      </w:pPr>
      <w:r>
        <w:rPr>
          <w:rStyle w:val="CommentReference"/>
        </w:rPr>
        <w:annotationRef/>
      </w:r>
      <w:r>
        <w:t>TODO: Probably needs some Completion Record work, assume that [[Match]] can fail</w:t>
      </w:r>
    </w:p>
  </w:comment>
  <w:comment w:id="34722" w:author="Rev 7 Allen Wirfs-Brock" w:date="2012-10-24T19:44:00Z" w:initials="AWB7">
    <w:p w:rsidR="003C404E" w:rsidRDefault="003C404E">
      <w:pPr>
        <w:pStyle w:val="CommentText"/>
      </w:pPr>
      <w:r>
        <w:rPr>
          <w:rStyle w:val="CommentReference"/>
        </w:rPr>
        <w:annotationRef/>
      </w:r>
      <w:r>
        <w:t>Is this the right error handling?</w:t>
      </w:r>
    </w:p>
  </w:comment>
  <w:comment w:id="34944" w:author="Rev 9 Allen Wirfs-Brock" w:date="2012-10-24T19:44:00Z" w:initials="AWB9">
    <w:p w:rsidR="003C404E" w:rsidRDefault="003C404E">
      <w:pPr>
        <w:pStyle w:val="CommentText"/>
      </w:pPr>
      <w:r>
        <w:rPr>
          <w:rStyle w:val="CommentReference"/>
        </w:rPr>
        <w:annotationRef/>
      </w:r>
      <w:r>
        <w:t>Do we also need</w:t>
      </w:r>
    </w:p>
    <w:p w:rsidR="003C404E" w:rsidRDefault="003C404E">
      <w:pPr>
        <w:pStyle w:val="CommentText"/>
      </w:pPr>
      <w:r>
        <w:t>UnicodeCharAt that returns a string of length 1 or 2?</w:t>
      </w:r>
    </w:p>
  </w:comment>
  <w:comment w:id="34983" w:author="Rev 9 Allen Wirfs-Brock" w:date="2012-10-24T19:44:00Z" w:initials="AWB9">
    <w:p w:rsidR="003C404E" w:rsidRDefault="003C404E">
      <w:pPr>
        <w:pStyle w:val="CommentText"/>
      </w:pPr>
      <w:r>
        <w:rPr>
          <w:rStyle w:val="CommentReference"/>
        </w:rPr>
        <w:annotationRef/>
      </w:r>
      <w:r>
        <w:t>Note that this is inconsistent with the pre-exisitng behaviour or charCodeAt which returns NaN for out of bounds positions</w:t>
      </w:r>
    </w:p>
  </w:comment>
  <w:comment w:id="35401" w:author="Rev 7 Allen Wirfs-Brock" w:date="2012-10-24T19:44:00Z" w:initials="AWB7">
    <w:p w:rsidR="003C404E" w:rsidRDefault="003C404E">
      <w:pPr>
        <w:pStyle w:val="CommentText"/>
      </w:pPr>
      <w:r>
        <w:rPr>
          <w:rStyle w:val="CommentReference"/>
        </w:rPr>
        <w:annotationRef/>
      </w:r>
      <w:r>
        <w:t>Same specification or same value?</w:t>
      </w:r>
    </w:p>
  </w:comment>
  <w:comment w:id="35410" w:author="Rev 7 Allen Wirfs-Brock" w:date="2012-10-24T19:44:00Z" w:initials="AWB7">
    <w:p w:rsidR="003C404E" w:rsidRDefault="003C404E">
      <w:pPr>
        <w:pStyle w:val="CommentText"/>
      </w:pPr>
      <w:r>
        <w:rPr>
          <w:rStyle w:val="CommentReference"/>
        </w:rPr>
        <w:annotationRef/>
      </w:r>
      <w:r>
        <w:t>Same specification or same value?</w:t>
      </w:r>
    </w:p>
  </w:comment>
  <w:comment w:id="35463" w:author="Rev 7 Allen Wirfs-Brock" w:date="2012-10-24T19:44:00Z" w:initials="AWB7">
    <w:p w:rsidR="003C404E" w:rsidRDefault="003C404E">
      <w:pPr>
        <w:pStyle w:val="CommentText"/>
      </w:pPr>
      <w:r>
        <w:rPr>
          <w:rStyle w:val="CommentReference"/>
        </w:rPr>
        <w:annotationRef/>
      </w:r>
      <w:r>
        <w:t>Name changed from toInteger at Marcdh 29 TC39 meeting</w:t>
      </w:r>
    </w:p>
  </w:comment>
  <w:comment w:id="35512" w:author="Rev 7 Allen Wirfs-Brock" w:date="2012-10-24T19:44:00Z" w:initials="AWB7">
    <w:p w:rsidR="003C404E" w:rsidRDefault="003C404E">
      <w:pPr>
        <w:pStyle w:val="CommentText"/>
      </w:pPr>
      <w:r>
        <w:rPr>
          <w:rStyle w:val="CommentReference"/>
        </w:rPr>
        <w:annotationRef/>
      </w:r>
      <w:r>
        <w:t>TODO: need to private algorithm that ordered abnormal completion detection</w:t>
      </w:r>
    </w:p>
  </w:comment>
  <w:comment w:id="35614" w:author="Rev 7 Allen Wirfs-Brock" w:date="2012-10-24T19:44:00Z" w:initials="AWB7">
    <w:p w:rsidR="003C404E" w:rsidRDefault="003C404E" w:rsidP="007B6CF2">
      <w:pPr>
        <w:pStyle w:val="CommentText"/>
      </w:pPr>
      <w:r>
        <w:rPr>
          <w:rStyle w:val="CommentReference"/>
        </w:rPr>
        <w:annotationRef/>
      </w:r>
      <w:r>
        <w:t>Added at March 29 TC39 meeting</w:t>
      </w:r>
    </w:p>
  </w:comment>
  <w:comment w:id="35625" w:author="Rev 7 Allen Wirfs-Brock" w:date="2012-10-24T19:44:00Z" w:initials="AWB7">
    <w:p w:rsidR="003C404E" w:rsidRDefault="003C404E">
      <w:pPr>
        <w:pStyle w:val="CommentText"/>
      </w:pPr>
      <w:r>
        <w:rPr>
          <w:rStyle w:val="CommentReference"/>
        </w:rPr>
        <w:annotationRef/>
      </w:r>
      <w:r>
        <w:t>Unsigned seems most general, signed values could be converted in a previous step.</w:t>
      </w:r>
    </w:p>
  </w:comment>
  <w:comment w:id="36002" w:author="Rev 7 Allen Wirfs-Brock" w:date="2012-10-24T19:44:00Z" w:initials="AWB7">
    <w:p w:rsidR="003C404E" w:rsidRDefault="003C404E">
      <w:pPr>
        <w:pStyle w:val="CommentText"/>
      </w:pPr>
      <w:r>
        <w:rPr>
          <w:rStyle w:val="CommentReference"/>
        </w:rPr>
        <w:annotationRef/>
      </w:r>
      <w:r>
        <w:t>Concensus at  March29 TC39 meeting was to drop this function.  See March29 meeting notes</w:t>
      </w:r>
    </w:p>
  </w:comment>
  <w:comment w:id="36098" w:author="Rev 8 Allen Wirfs-Brock" w:date="2012-10-24T19:44:00Z" w:initials="AWB8">
    <w:p w:rsidR="003C404E" w:rsidRDefault="003C404E">
      <w:pPr>
        <w:pStyle w:val="CommentText"/>
      </w:pPr>
      <w:r>
        <w:rPr>
          <w:rStyle w:val="CommentReference"/>
        </w:rPr>
        <w:annotationRef/>
      </w:r>
      <w:r>
        <w:t>Need a reference</w:t>
      </w:r>
    </w:p>
  </w:comment>
  <w:comment w:id="36799" w:author="Rev 7 Allen Wirfs-Brock" w:date="2012-10-24T19:44:00Z" w:initials="AWB7">
    <w:p w:rsidR="003C404E" w:rsidRDefault="003C404E">
      <w:pPr>
        <w:pStyle w:val="CommentText"/>
      </w:pPr>
      <w:r>
        <w:rPr>
          <w:rStyle w:val="CommentReference"/>
        </w:rPr>
        <w:annotationRef/>
      </w:r>
      <w:r>
        <w:t>Needs an algorithm</w:t>
      </w:r>
    </w:p>
  </w:comment>
  <w:comment w:id="36921" w:author="Rev 10 Allen Wirfs-Brock" w:date="2012-10-24T19:44:00Z" w:initials="AWB10">
    <w:p w:rsidR="003C404E" w:rsidRDefault="003C404E">
      <w:pPr>
        <w:pStyle w:val="CommentText"/>
      </w:pPr>
      <w:r>
        <w:rPr>
          <w:rStyle w:val="CommentReference"/>
        </w:rPr>
        <w:annotationRef/>
      </w:r>
      <w:r>
        <w:t>Sectin references have not yet been updated to reflect ES6</w:t>
      </w:r>
    </w:p>
  </w:comment>
  <w:comment w:id="37298" w:author="Rev 10 Allen Wirfs-Brock" w:date="2012-10-24T19:44:00Z" w:initials="AWB10">
    <w:p w:rsidR="003C404E" w:rsidRDefault="003C404E">
      <w:pPr>
        <w:pStyle w:val="CommentText"/>
      </w:pPr>
      <w:r>
        <w:rPr>
          <w:rStyle w:val="CommentReference"/>
        </w:rPr>
        <w:annotationRef/>
      </w:r>
      <w:r>
        <w:t xml:space="preserve">This is a place holder for material in the Binary Data proposal </w:t>
      </w:r>
      <w:hyperlink r:id="rId3" w:history="1">
        <w:r w:rsidRPr="00430844">
          <w:rPr>
            <w:rStyle w:val="Hyperlink"/>
            <w:lang w:val="en-GB"/>
          </w:rPr>
          <w:t>http://wiki.ecmascript.org/doku.php?id=harmony:binary_data</w:t>
        </w:r>
      </w:hyperlink>
      <w:r>
        <w:t xml:space="preserve"> </w:t>
      </w:r>
    </w:p>
  </w:comment>
  <w:comment w:id="37427" w:author="Rev 10 Allen Wirfs-Brock" w:date="2012-10-24T19:44:00Z" w:initials="AWB10">
    <w:p w:rsidR="003C404E" w:rsidRDefault="003C404E">
      <w:pPr>
        <w:pStyle w:val="CommentText"/>
      </w:pPr>
      <w:r>
        <w:rPr>
          <w:rStyle w:val="CommentReference"/>
        </w:rPr>
        <w:annotationRef/>
      </w:r>
      <w:r>
        <w:t>Need to fill in</w:t>
      </w:r>
    </w:p>
  </w:comment>
  <w:comment w:id="37590" w:author="Rev 10 Allen Wirfs-Brock" w:date="2012-10-24T19:44:00Z" w:initials="AWB10">
    <w:p w:rsidR="003C404E" w:rsidRDefault="003C404E">
      <w:pPr>
        <w:pStyle w:val="CommentText"/>
      </w:pPr>
      <w:r>
        <w:rPr>
          <w:rStyle w:val="CommentReference"/>
        </w:rPr>
        <w:annotationRef/>
      </w:r>
      <w:r>
        <w:t>This is a very preliminary version of this algorithm based upon the wiki strawman.  It needs to be thoroughly reviewed and better integrated into the Es spec. conventions.</w:t>
      </w:r>
    </w:p>
  </w:comment>
  <w:comment w:id="37759" w:author="Rev 10 Allen Wirfs-Brock" w:date="2012-10-24T19:44:00Z" w:initials="AWB10">
    <w:p w:rsidR="003C404E" w:rsidRDefault="003C404E">
      <w:pPr>
        <w:pStyle w:val="CommentText"/>
      </w:pPr>
      <w:r>
        <w:rPr>
          <w:rStyle w:val="CommentReference"/>
        </w:rPr>
        <w:annotationRef/>
      </w:r>
      <w:r>
        <w:t>Not yet audited</w:t>
      </w:r>
    </w:p>
  </w:comment>
  <w:comment w:id="37802" w:author="Rev 10 Allen Wirfs-Brock" w:date="2012-10-24T19:44:00Z" w:initials="AWB10">
    <w:p w:rsidR="003C404E" w:rsidRDefault="003C404E">
      <w:pPr>
        <w:pStyle w:val="CommentText"/>
      </w:pPr>
      <w:r>
        <w:rPr>
          <w:rStyle w:val="CommentReference"/>
        </w:rPr>
        <w:annotationRef/>
      </w:r>
      <w:r>
        <w:t>Not yet audited</w:t>
      </w:r>
    </w:p>
  </w:comment>
  <w:comment w:id="37852" w:author="Rev 10 Allen Wirfs-Brock" w:date="2012-10-24T19:44:00Z" w:initials="AWB10">
    <w:p w:rsidR="003C404E" w:rsidRDefault="003C404E">
      <w:pPr>
        <w:pStyle w:val="CommentText"/>
      </w:pPr>
      <w:r>
        <w:rPr>
          <w:rStyle w:val="CommentReference"/>
        </w:rPr>
        <w:annotationRef/>
      </w:r>
      <w:r>
        <w:t>Not yet audited</w:t>
      </w:r>
    </w:p>
  </w:comment>
  <w:comment w:id="37870" w:author="Rev 10 Allen Wirfs-Brock" w:date="2012-10-24T19:44:00Z" w:initials="AWB10">
    <w:p w:rsidR="003C404E" w:rsidRDefault="003C404E">
      <w:pPr>
        <w:pStyle w:val="CommentText"/>
      </w:pPr>
      <w:r>
        <w:rPr>
          <w:rStyle w:val="CommentReference"/>
        </w:rPr>
        <w:annotationRef/>
      </w:r>
      <w:r>
        <w:t>Not yet audited</w:t>
      </w:r>
    </w:p>
  </w:comment>
  <w:comment w:id="37888" w:author="Rev 10 Allen Wirfs-Brock" w:date="2012-10-24T19:44:00Z" w:initials="AWB10">
    <w:p w:rsidR="003C404E" w:rsidRDefault="003C404E">
      <w:pPr>
        <w:pStyle w:val="CommentText"/>
      </w:pPr>
      <w:r>
        <w:rPr>
          <w:rStyle w:val="CommentReference"/>
        </w:rPr>
        <w:annotationRef/>
      </w:r>
      <w:r>
        <w:t>Not yet audited</w:t>
      </w:r>
    </w:p>
  </w:comment>
  <w:comment w:id="37914" w:author="Rev 10 Allen Wirfs-Brock" w:date="2012-10-24T19:44:00Z" w:initials="AWB10">
    <w:p w:rsidR="003C404E" w:rsidRDefault="003C404E">
      <w:pPr>
        <w:pStyle w:val="CommentText"/>
      </w:pPr>
      <w:r>
        <w:rPr>
          <w:rStyle w:val="CommentReference"/>
        </w:rPr>
        <w:annotationRef/>
      </w:r>
      <w:r>
        <w:t>Not yet audited</w:t>
      </w:r>
    </w:p>
  </w:comment>
  <w:comment w:id="37953" w:author="Rev 10 Allen Wirfs-Brock" w:date="2012-10-24T19:44:00Z" w:initials="AWB10">
    <w:p w:rsidR="003C404E" w:rsidRDefault="003C404E">
      <w:pPr>
        <w:pStyle w:val="CommentText"/>
      </w:pPr>
      <w:r>
        <w:rPr>
          <w:rStyle w:val="CommentReference"/>
        </w:rPr>
        <w:annotationRef/>
      </w:r>
      <w:r>
        <w:t>This entire section has been copied from the strawman with only minor formatting fixed.  It has not yet had any technical review or integration</w:t>
      </w:r>
    </w:p>
  </w:comment>
  <w:comment w:id="37987" w:author="Rev 10 Allen Wirfs-Brock" w:date="2012-10-24T19:44:00Z" w:initials="AWB10">
    <w:p w:rsidR="003C404E" w:rsidRDefault="003C404E">
      <w:pPr>
        <w:pStyle w:val="CommentText"/>
      </w:pPr>
      <w:r>
        <w:rPr>
          <w:rStyle w:val="CommentReference"/>
        </w:rPr>
        <w:annotationRef/>
      </w:r>
      <w:r>
        <w:t>Not yet audited</w:t>
      </w:r>
    </w:p>
  </w:comment>
  <w:comment w:id="38540" w:author="Rev 7 Allen Wirfs-Brock" w:date="2012-10-24T19:44:00Z" w:initials="AWB7">
    <w:p w:rsidR="003C404E" w:rsidRDefault="003C404E" w:rsidP="004E372D">
      <w:pPr>
        <w:pStyle w:val="CommentText"/>
      </w:pPr>
      <w:r>
        <w:rPr>
          <w:rStyle w:val="CommentReference"/>
        </w:rPr>
        <w:annotationRef/>
      </w:r>
      <w:r>
        <w:t>TODO: need to define</w:t>
      </w:r>
    </w:p>
  </w:comment>
  <w:comment w:id="39175" w:author="Rev 10 Allen Wirfs-Brock" w:date="2012-10-24T19:44:00Z" w:initials="AWB10">
    <w:p w:rsidR="003C404E" w:rsidRDefault="003C404E">
      <w:pPr>
        <w:pStyle w:val="CommentText"/>
      </w:pPr>
      <w:r>
        <w:rPr>
          <w:rStyle w:val="CommentReference"/>
        </w:rPr>
        <w:annotationRef/>
      </w:r>
      <w:r>
        <w:t>This is how we  identify a property whose key is a built-in Symbol</w:t>
      </w:r>
    </w:p>
  </w:comment>
  <w:comment w:id="39181" w:author="Rev 10 Allen Wirfs-Brock" w:date="2012-10-24T19:44:00Z" w:initials="AWB10">
    <w:p w:rsidR="003C404E" w:rsidRDefault="003C404E">
      <w:pPr>
        <w:pStyle w:val="CommentText"/>
      </w:pPr>
      <w:r>
        <w:rPr>
          <w:rStyle w:val="CommentReference"/>
        </w:rPr>
        <w:annotationRef/>
      </w:r>
      <w:r>
        <w:t>Do we really want to do this sort of method sharing.  It has a bad smell.</w:t>
      </w:r>
    </w:p>
  </w:comment>
  <w:comment w:id="39304" w:author="Rev 10 Allen Wirfs-Brock" w:date="2012-10-24T19:44:00Z" w:initials="AWB10">
    <w:p w:rsidR="003C404E" w:rsidRDefault="003C404E">
      <w:pPr>
        <w:pStyle w:val="CommentText"/>
      </w:pPr>
      <w:r>
        <w:rPr>
          <w:rStyle w:val="CommentReference"/>
        </w:rPr>
        <w:annotationRef/>
      </w:r>
      <w:r>
        <w:t>TODO:  need to decide what to use for a constructor for these sort of  objects.</w:t>
      </w:r>
    </w:p>
  </w:comment>
  <w:comment w:id="39396" w:author="Rev 10 Allen Wirfs-Brock" w:date="2012-10-24T19:44:00Z" w:initials="AWB10">
    <w:p w:rsidR="003C404E" w:rsidRDefault="003C404E">
      <w:pPr>
        <w:pStyle w:val="CommentText"/>
      </w:pPr>
      <w:r>
        <w:rPr>
          <w:rStyle w:val="CommentReference"/>
        </w:rPr>
        <w:annotationRef/>
      </w:r>
      <w:r>
        <w:t>We may need to elaborate on this??</w:t>
      </w:r>
    </w:p>
  </w:comment>
  <w:comment w:id="39408" w:author="Rev 10 Allen Wirfs-Brock" w:date="2012-10-24T19:44:00Z" w:initials="AWB10">
    <w:p w:rsidR="003C404E" w:rsidRDefault="003C404E" w:rsidP="006847F6">
      <w:pPr>
        <w:pStyle w:val="CommentText"/>
      </w:pPr>
      <w:r>
        <w:rPr>
          <w:rStyle w:val="CommentReference"/>
        </w:rPr>
        <w:annotationRef/>
      </w:r>
      <w:r>
        <w:t>This is how we  identify a property whose key is a built-in Symbol</w:t>
      </w:r>
    </w:p>
  </w:comment>
  <w:comment w:id="39605" w:author="Rev 7 Allen Wirfs-Brock" w:date="2012-10-24T19:44:00Z" w:initials="AWB7">
    <w:p w:rsidR="003C404E" w:rsidRDefault="003C404E" w:rsidP="00FF303E">
      <w:pPr>
        <w:pStyle w:val="CommentText"/>
      </w:pPr>
      <w:r>
        <w:rPr>
          <w:rStyle w:val="CommentReference"/>
        </w:rPr>
        <w:annotationRef/>
      </w:r>
      <w:r>
        <w:t>TODO: need to define</w:t>
      </w:r>
    </w:p>
  </w:comment>
  <w:comment w:id="40048" w:author="Rev 7 Allen Wirfs-Brock" w:date="2012-10-24T19:44:00Z" w:initials="AWB7">
    <w:p w:rsidR="003C404E" w:rsidRDefault="003C404E" w:rsidP="003E73A8">
      <w:pPr>
        <w:pStyle w:val="CommentText"/>
      </w:pPr>
      <w:r>
        <w:rPr>
          <w:rStyle w:val="CommentReference"/>
        </w:rPr>
        <w:annotationRef/>
      </w:r>
      <w:r>
        <w:t>TODO: need to define</w:t>
      </w:r>
    </w:p>
  </w:comment>
  <w:comment w:id="40562" w:author="Rev 10 Allen Wirfs-Brock" w:date="2012-10-24T19:44:00Z" w:initials="AWB10">
    <w:p w:rsidR="003C404E" w:rsidRDefault="003C404E" w:rsidP="007911BE">
      <w:pPr>
        <w:pStyle w:val="CommentText"/>
      </w:pPr>
      <w:r>
        <w:rPr>
          <w:rStyle w:val="CommentReference"/>
        </w:rPr>
        <w:annotationRef/>
      </w:r>
      <w:r>
        <w:t>This is how we  identify a property whose key is a built-in Symbol</w:t>
      </w:r>
    </w:p>
  </w:comment>
  <w:comment w:id="40564" w:author="Rev 10 Allen Wirfs-Brock" w:date="2012-10-24T19:44:00Z" w:initials="AWB10">
    <w:p w:rsidR="003C404E" w:rsidRDefault="003C404E" w:rsidP="007911BE">
      <w:pPr>
        <w:pStyle w:val="CommentText"/>
      </w:pPr>
      <w:r>
        <w:rPr>
          <w:rStyle w:val="CommentReference"/>
        </w:rPr>
        <w:annotationRef/>
      </w:r>
      <w:r>
        <w:t>Do we really want to do this sort of method sharing.  It has a bad smell.</w:t>
      </w:r>
    </w:p>
  </w:comment>
  <w:comment w:id="40683" w:author="Rev 10 Allen Wirfs-Brock" w:date="2012-10-24T19:44:00Z" w:initials="AWB10">
    <w:p w:rsidR="003C404E" w:rsidRDefault="003C404E" w:rsidP="00731059">
      <w:pPr>
        <w:pStyle w:val="CommentText"/>
      </w:pPr>
      <w:r>
        <w:rPr>
          <w:rStyle w:val="CommentReference"/>
        </w:rPr>
        <w:annotationRef/>
      </w:r>
      <w:r>
        <w:t>TODO:  need to decide what to use for a constructor for these sort of  objects.</w:t>
      </w:r>
    </w:p>
  </w:comment>
  <w:comment w:id="40745" w:author="Rev 10 Allen Wirfs-Brock" w:date="2012-10-24T19:44:00Z" w:initials="AWB10">
    <w:p w:rsidR="003C404E" w:rsidRDefault="003C404E" w:rsidP="00731059">
      <w:pPr>
        <w:pStyle w:val="CommentText"/>
      </w:pPr>
      <w:r>
        <w:rPr>
          <w:rStyle w:val="CommentReference"/>
        </w:rPr>
        <w:annotationRef/>
      </w:r>
      <w:r>
        <w:t>We may need to elaborate on this??</w:t>
      </w:r>
    </w:p>
  </w:comment>
  <w:comment w:id="40752" w:author="Rev 10 Allen Wirfs-Brock" w:date="2012-10-24T19:44:00Z" w:initials="AWB10">
    <w:p w:rsidR="003C404E" w:rsidRDefault="003C404E" w:rsidP="00731059">
      <w:pPr>
        <w:pStyle w:val="CommentText"/>
      </w:pPr>
      <w:r>
        <w:rPr>
          <w:rStyle w:val="CommentReference"/>
        </w:rPr>
        <w:annotationRef/>
      </w:r>
      <w:r>
        <w:t>This is how we  identify a property whose key is a built-in Symbol</w:t>
      </w:r>
    </w:p>
  </w:comment>
  <w:comment w:id="40825" w:author="Rev 10 Allen Wirfs-Brock" w:date="2012-10-24T19:44:00Z" w:initials="AWB10">
    <w:p w:rsidR="003C404E" w:rsidRDefault="003C404E">
      <w:pPr>
        <w:pStyle w:val="CommentText"/>
      </w:pPr>
      <w:r>
        <w:rPr>
          <w:rStyle w:val="CommentReference"/>
        </w:rPr>
        <w:annotationRef/>
      </w:r>
      <w:r>
        <w:t>TODO</w:t>
      </w:r>
    </w:p>
  </w:comment>
  <w:comment w:id="41024" w:author="Allen Wirfs-Brock" w:date="2012-10-24T19:44:00Z" w:initials="AW">
    <w:p w:rsidR="003C404E" w:rsidRDefault="003C404E">
      <w:pPr>
        <w:pStyle w:val="CommentText"/>
      </w:pPr>
      <w:r>
        <w:rPr>
          <w:rStyle w:val="CommentReference"/>
        </w:rPr>
        <w:annotationRef/>
      </w:r>
      <w:r>
        <w:t>Need to add new material that is not in previous verions of annex B</w:t>
      </w:r>
    </w:p>
  </w:comment>
  <w:comment w:id="41763" w:author="Allen Wirfs-Brock" w:date="2012-10-24T19:44:00Z" w:initials="AWB">
    <w:p w:rsidR="003C404E" w:rsidRDefault="003C404E">
      <w:pPr>
        <w:pStyle w:val="CommentText"/>
      </w:pPr>
      <w:r>
        <w:rPr>
          <w:rStyle w:val="CommentReference"/>
        </w:rPr>
        <w:annotationRef/>
      </w:r>
      <w:r>
        <w:t>The section and algorithm reference in this draft are based upon the ES5.1 spec.  When the corresponding sections of this document are stable, this section will need to be updated.</w:t>
      </w:r>
    </w:p>
  </w:comment>
  <w:comment w:id="41764" w:author="Rev 8 Allen Wirfs-Brock" w:date="2012-10-24T19:44:00Z" w:initials="AWB8">
    <w:p w:rsidR="003C404E" w:rsidRDefault="003C404E">
      <w:pPr>
        <w:pStyle w:val="CommentText"/>
      </w:pPr>
      <w:r>
        <w:rPr>
          <w:rStyle w:val="CommentReference"/>
        </w:rPr>
        <w:annotationRef/>
      </w:r>
      <w:r>
        <w:t xml:space="preserve">This materal is going to be made mandatory and integrated into the main body of the spec. </w:t>
      </w:r>
    </w:p>
  </w:comment>
  <w:comment w:id="41795" w:author="Allen Wirfs-Brock" w:date="2012-10-24T19:44:00Z" w:initials="AWB">
    <w:p w:rsidR="003C404E" w:rsidRDefault="003C404E">
      <w:pPr>
        <w:pStyle w:val="CommentText"/>
      </w:pPr>
      <w:r>
        <w:rPr>
          <w:rStyle w:val="CommentReference"/>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41894" w:author="Allen Wirfs-Brock" w:date="2012-10-24T19:44:00Z" w:initials="AWB">
    <w:p w:rsidR="003C404E" w:rsidRDefault="003C404E">
      <w:pPr>
        <w:pStyle w:val="CommentText"/>
      </w:pPr>
      <w:r>
        <w:rPr>
          <w:rStyle w:val="CommentReference"/>
        </w:rPr>
        <w:annotationRef/>
      </w:r>
      <w:r>
        <w:t>Note that Object.defineOwnPropewrty(obj,’__proto__’, desc) nor any other call of [[DefineOwnProperty]] does not modify [[Prototype]].</w:t>
      </w:r>
    </w:p>
  </w:comment>
  <w:comment w:id="42649" w:author="Rev 7 Allen Wirfs-Brock" w:date="2012-10-24T19:44:00Z" w:initials="AWB7">
    <w:p w:rsidR="003C404E" w:rsidRDefault="003C404E" w:rsidP="00B64068">
      <w:pPr>
        <w:pStyle w:val="CommentText"/>
      </w:pPr>
      <w:r>
        <w:rPr>
          <w:rStyle w:val="CommentReference"/>
        </w:rPr>
        <w:annotationRef/>
      </w:r>
      <w:r>
        <w:t>TODO: don’t create an arguments binding for arrow functions (and perhaps for concise methods)</w:t>
      </w:r>
    </w:p>
  </w:comment>
  <w:comment w:id="42703" w:author="Rev 7 Allen Wirfs-Brock" w:date="2012-10-24T19:44:00Z" w:initials="AWB7">
    <w:p w:rsidR="003C404E" w:rsidRDefault="003C404E" w:rsidP="00B64068">
      <w:pPr>
        <w:pStyle w:val="CommentText"/>
      </w:pPr>
      <w:r>
        <w:rPr>
          <w:rStyle w:val="CommentReference"/>
        </w:rPr>
        <w:annotationRef/>
      </w:r>
      <w:r>
        <w:t>TODO: don’t create an arguments binding for arrow functions (and perhaps for concise methods)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F60" w:rsidRDefault="00002F60">
      <w:r>
        <w:separator/>
      </w:r>
    </w:p>
  </w:endnote>
  <w:endnote w:type="continuationSeparator" w:id="0">
    <w:p w:rsidR="00002F60" w:rsidRDefault="00002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PMincho">
    <w:panose1 w:val="02020600040205080304"/>
    <w:charset w:val="80"/>
    <w:family w:val="roman"/>
    <w:pitch w:val="variable"/>
    <w:sig w:usb0="E00002FF" w:usb1="6AC7FDFB" w:usb2="00000012" w:usb3="00000000" w:csb0="0002009F" w:csb1="00000000"/>
  </w:font>
  <w:font w:name="Geneva">
    <w:charset w:val="00"/>
    <w:family w:val="auto"/>
    <w:pitch w:val="variable"/>
    <w:sig w:usb0="00000007" w:usb1="00000000" w:usb2="00000000" w:usb3="00000000" w:csb0="00000093" w:csb1="00000000"/>
  </w:font>
  <w:font w:name="Times">
    <w:panose1 w:val="020206030504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istral">
    <w:panose1 w:val="03090702030407020403"/>
    <w:charset w:val="00"/>
    <w:family w:val="script"/>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3C404E" w:rsidRPr="00FF543D" w:rsidTr="002F0FA8">
      <w:trPr>
        <w:cantSplit/>
        <w:jc w:val="center"/>
      </w:trPr>
      <w:tc>
        <w:tcPr>
          <w:tcW w:w="1134" w:type="dxa"/>
          <w:vAlign w:val="bottom"/>
        </w:tcPr>
        <w:p w:rsidR="003C404E" w:rsidRPr="00FF543D" w:rsidRDefault="003C404E" w:rsidP="0026283E">
          <w:pPr>
            <w:pStyle w:val="Footer"/>
            <w:spacing w:line="240" w:lineRule="atLeast"/>
            <w:jc w:val="left"/>
            <w:rPr>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5pt">
                <v:imagedata r:id="rId1" o:title="Logo0052b"/>
              </v:shape>
            </w:pict>
          </w:r>
        </w:p>
      </w:tc>
      <w:tc>
        <w:tcPr>
          <w:tcW w:w="8618" w:type="dxa"/>
          <w:gridSpan w:val="3"/>
          <w:vAlign w:val="bottom"/>
        </w:tcPr>
        <w:p w:rsidR="003C404E" w:rsidRPr="00FF543D" w:rsidRDefault="003C404E" w:rsidP="0026283E">
          <w:pPr>
            <w:pStyle w:val="Footer"/>
            <w:spacing w:line="240" w:lineRule="atLeast"/>
            <w:jc w:val="left"/>
            <w:rPr>
              <w:sz w:val="22"/>
              <w:szCs w:val="22"/>
            </w:rPr>
          </w:pPr>
          <w:r w:rsidRPr="00FF543D">
            <w:rPr>
              <w:rFonts w:cs="Arial"/>
              <w:b/>
              <w:sz w:val="22"/>
              <w:szCs w:val="22"/>
            </w:rPr>
            <w:t>COPYRIGHT PROTECTED DOCUMENT</w:t>
          </w:r>
        </w:p>
      </w:tc>
    </w:tr>
    <w:tr w:rsidR="003C404E" w:rsidTr="002F0FA8">
      <w:trPr>
        <w:cantSplit/>
        <w:jc w:val="center"/>
      </w:trPr>
      <w:tc>
        <w:tcPr>
          <w:tcW w:w="3402" w:type="dxa"/>
          <w:gridSpan w:val="2"/>
        </w:tcPr>
        <w:p w:rsidR="003C404E" w:rsidRDefault="003C404E">
          <w:pPr>
            <w:pStyle w:val="Footer"/>
            <w:spacing w:before="540"/>
          </w:pPr>
        </w:p>
      </w:tc>
      <w:tc>
        <w:tcPr>
          <w:tcW w:w="2948" w:type="dxa"/>
        </w:tcPr>
        <w:p w:rsidR="003C404E" w:rsidRDefault="003C404E">
          <w:pPr>
            <w:pStyle w:val="Footer"/>
            <w:spacing w:before="540"/>
            <w:jc w:val="center"/>
            <w:rPr>
              <w:b/>
              <w:sz w:val="16"/>
            </w:rPr>
          </w:pPr>
        </w:p>
      </w:tc>
      <w:tc>
        <w:tcPr>
          <w:tcW w:w="3402" w:type="dxa"/>
        </w:tcPr>
        <w:p w:rsidR="003C404E" w:rsidRDefault="003C404E" w:rsidP="001C60FC">
          <w:pPr>
            <w:pStyle w:val="Footer"/>
            <w:spacing w:before="540"/>
            <w:jc w:val="right"/>
            <w:rPr>
              <w:sz w:val="16"/>
            </w:rPr>
          </w:pPr>
          <w:r>
            <w:rPr>
              <w:sz w:val="16"/>
            </w:rPr>
            <w:t>© Ecma International 2012</w:t>
          </w:r>
        </w:p>
      </w:tc>
    </w:tr>
  </w:tbl>
  <w:p w:rsidR="003C404E" w:rsidRDefault="003C404E">
    <w:pPr>
      <w:pStyle w:val="Footer"/>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Change w:id="42724"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81"/>
      <w:tblGridChange w:id="42725">
        <w:tblGrid>
          <w:gridCol w:w="9781"/>
        </w:tblGrid>
      </w:tblGridChange>
    </w:tblGrid>
    <w:tr w:rsidR="003C404E" w:rsidTr="00550FEB">
      <w:trPr>
        <w:trHeight w:val="1600"/>
        <w:jc w:val="center"/>
        <w:trPrChange w:id="42726" w:author="Rev 6 Allen Wirfs-Brock" w:date="2012-02-23T16:42:00Z">
          <w:trPr>
            <w:trHeight w:hRule="exact" w:val="1600"/>
            <w:jc w:val="center"/>
          </w:trPr>
        </w:trPrChange>
      </w:trPr>
      <w:tc>
        <w:tcPr>
          <w:tcW w:w="9781" w:type="dxa"/>
          <w:vAlign w:val="bottom"/>
          <w:tcPrChange w:id="42727" w:author="Rev 6 Allen Wirfs-Brock" w:date="2012-02-23T16:42:00Z">
            <w:tcPr>
              <w:tcW w:w="9781" w:type="dxa"/>
              <w:vAlign w:val="bottom"/>
            </w:tcPr>
          </w:tcPrChange>
        </w:tcPr>
        <w:p w:rsidR="003C404E" w:rsidRDefault="003C404E" w:rsidP="00DB15F0">
          <w:pPr>
            <w:pStyle w:val="Footer"/>
            <w:spacing w:before="500" w:line="210" w:lineRule="exact"/>
            <w:jc w:val="left"/>
            <w:rPr>
              <w:sz w:val="16"/>
            </w:rPr>
          </w:pPr>
          <w:r>
            <w:rPr>
              <w:sz w:val="16"/>
            </w:rPr>
            <w:t>© Ecma International 2012</w:t>
          </w:r>
        </w:p>
      </w:tc>
    </w:tr>
  </w:tbl>
  <w:p w:rsidR="003C404E" w:rsidRDefault="003C404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Change w:id="42728"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42729">
        <w:tblGrid>
          <w:gridCol w:w="3402"/>
          <w:gridCol w:w="2948"/>
          <w:gridCol w:w="3402"/>
        </w:tblGrid>
      </w:tblGridChange>
    </w:tblGrid>
    <w:tr w:rsidR="003C404E" w:rsidTr="00550FEB">
      <w:trPr>
        <w:cantSplit/>
        <w:jc w:val="center"/>
        <w:trPrChange w:id="42730" w:author="Rev 6 Allen Wirfs-Brock" w:date="2012-02-23T16:42:00Z">
          <w:trPr>
            <w:cantSplit/>
            <w:jc w:val="center"/>
          </w:trPr>
        </w:trPrChange>
      </w:trPr>
      <w:tc>
        <w:tcPr>
          <w:tcW w:w="3402" w:type="dxa"/>
          <w:tcPrChange w:id="42731" w:author="Rev 6 Allen Wirfs-Brock" w:date="2012-02-23T16:42:00Z">
            <w:tcPr>
              <w:tcW w:w="3402" w:type="dxa"/>
            </w:tcPr>
          </w:tcPrChange>
        </w:tcPr>
        <w:p w:rsidR="003C404E" w:rsidRDefault="003C404E" w:rsidP="00E17A0F">
          <w:pPr>
            <w:pStyle w:val="Footer"/>
            <w:spacing w:before="540"/>
            <w:rPr>
              <w:b/>
              <w:sz w:val="16"/>
            </w:rPr>
          </w:pPr>
          <w:r>
            <w:rPr>
              <w:sz w:val="16"/>
            </w:rPr>
            <w:t>© Ecma International 2009 – All rights reserved</w:t>
          </w:r>
        </w:p>
      </w:tc>
      <w:tc>
        <w:tcPr>
          <w:tcW w:w="2948" w:type="dxa"/>
          <w:tcPrChange w:id="42732" w:author="Rev 6 Allen Wirfs-Brock" w:date="2012-02-23T16:42:00Z">
            <w:tcPr>
              <w:tcW w:w="2948" w:type="dxa"/>
            </w:tcPr>
          </w:tcPrChange>
        </w:tcPr>
        <w:p w:rsidR="003C404E" w:rsidRDefault="003C404E" w:rsidP="00876F1B">
          <w:pPr>
            <w:pStyle w:val="Footer"/>
            <w:spacing w:before="540"/>
            <w:jc w:val="center"/>
            <w:rPr>
              <w:b/>
              <w:sz w:val="22"/>
            </w:rPr>
          </w:pPr>
        </w:p>
      </w:tc>
      <w:tc>
        <w:tcPr>
          <w:tcW w:w="3402" w:type="dxa"/>
          <w:tcPrChange w:id="42733" w:author="Rev 6 Allen Wirfs-Brock" w:date="2012-02-23T16:42:00Z">
            <w:tcPr>
              <w:tcW w:w="3402" w:type="dxa"/>
            </w:tcPr>
          </w:tcPrChange>
        </w:tcPr>
        <w:p w:rsidR="003C404E" w:rsidRDefault="003C404E" w:rsidP="00876F1B">
          <w:pPr>
            <w:pStyle w:val="Footer"/>
            <w:spacing w:before="540"/>
            <w:jc w:val="right"/>
            <w:rPr>
              <w:b/>
              <w:sz w:val="22"/>
            </w:rPr>
          </w:pPr>
        </w:p>
      </w:tc>
    </w:tr>
  </w:tbl>
  <w:p w:rsidR="003C404E" w:rsidRPr="003E745B" w:rsidRDefault="003C404E" w:rsidP="003E745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Change w:id="17"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18">
        <w:tblGrid>
          <w:gridCol w:w="2211"/>
          <w:gridCol w:w="2211"/>
          <w:gridCol w:w="2211"/>
        </w:tblGrid>
      </w:tblGridChange>
    </w:tblGrid>
    <w:tr w:rsidR="003C404E" w:rsidTr="00550FEB">
      <w:trPr>
        <w:cantSplit/>
        <w:trHeight w:val="760"/>
        <w:trPrChange w:id="19" w:author="Rev 6 Allen Wirfs-Brock" w:date="2012-02-23T16:42:00Z">
          <w:trPr>
            <w:cantSplit/>
            <w:trHeight w:hRule="exact" w:val="760"/>
          </w:trPr>
        </w:trPrChange>
      </w:trPr>
      <w:tc>
        <w:tcPr>
          <w:tcW w:w="2211" w:type="dxa"/>
          <w:tcPrChange w:id="20" w:author="Rev 6 Allen Wirfs-Brock" w:date="2012-02-23T16:42:00Z">
            <w:tcPr>
              <w:tcW w:w="2211" w:type="dxa"/>
            </w:tcPr>
          </w:tcPrChange>
        </w:tcPr>
        <w:p w:rsidR="003C404E" w:rsidRDefault="003C404E">
          <w:pPr>
            <w:pStyle w:val="Footer"/>
            <w:spacing w:line="230" w:lineRule="exact"/>
          </w:pPr>
        </w:p>
      </w:tc>
      <w:tc>
        <w:tcPr>
          <w:tcW w:w="2211" w:type="dxa"/>
          <w:tcPrChange w:id="21" w:author="Rev 6 Allen Wirfs-Brock" w:date="2012-02-23T16:42:00Z">
            <w:tcPr>
              <w:tcW w:w="2211" w:type="dxa"/>
            </w:tcPr>
          </w:tcPrChange>
        </w:tcPr>
        <w:p w:rsidR="003C404E" w:rsidRPr="00550FEB" w:rsidRDefault="003C404E">
          <w:pPr>
            <w:pStyle w:val="Footer"/>
            <w:spacing w:line="230" w:lineRule="exact"/>
            <w:jc w:val="center"/>
            <w:rPr>
              <w:caps/>
              <w:rPrChange w:id="22" w:author="Rev 6 Allen Wirfs-Brock" w:date="2012-02-23T16:42:00Z">
                <w:rPr>
                  <w:smallCaps/>
                </w:rPr>
              </w:rPrChange>
            </w:rPr>
          </w:pPr>
        </w:p>
      </w:tc>
      <w:tc>
        <w:tcPr>
          <w:tcW w:w="2211" w:type="dxa"/>
          <w:tcPrChange w:id="23" w:author="Rev 6 Allen Wirfs-Brock" w:date="2012-02-23T16:42:00Z">
            <w:tcPr>
              <w:tcW w:w="2211" w:type="dxa"/>
            </w:tcPr>
          </w:tcPrChange>
        </w:tcPr>
        <w:p w:rsidR="003C404E" w:rsidRPr="00550FEB" w:rsidRDefault="003C404E">
          <w:pPr>
            <w:pStyle w:val="Footer"/>
            <w:spacing w:before="540" w:line="230" w:lineRule="exact"/>
            <w:jc w:val="right"/>
            <w:rPr>
              <w:caps/>
              <w:rPrChange w:id="24"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rsidR="003C404E" w:rsidRDefault="003C404E">
    <w:pPr>
      <w:pStyle w:val="Footer"/>
      <w:spacing w:line="23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3C404E" w:rsidTr="002F0FA8">
      <w:trPr>
        <w:cantSplit/>
      </w:trPr>
      <w:tc>
        <w:tcPr>
          <w:tcW w:w="2914" w:type="dxa"/>
          <w:vMerge w:val="restart"/>
        </w:tcPr>
        <w:p w:rsidR="003C404E" w:rsidRDefault="003C404E">
          <w:pPr>
            <w:pStyle w:val="Footer"/>
            <w:spacing w:before="80" w:line="150" w:lineRule="exact"/>
            <w:rPr>
              <w:caps/>
              <w:sz w:val="12"/>
            </w:rPr>
          </w:pPr>
        </w:p>
      </w:tc>
      <w:tc>
        <w:tcPr>
          <w:tcW w:w="454" w:type="dxa"/>
          <w:vMerge w:val="restart"/>
        </w:tcPr>
        <w:p w:rsidR="003C404E" w:rsidRDefault="003C404E">
          <w:pPr>
            <w:pStyle w:val="Footer"/>
            <w:spacing w:line="240" w:lineRule="auto"/>
            <w:rPr>
              <w:sz w:val="18"/>
            </w:rPr>
          </w:pPr>
        </w:p>
      </w:tc>
      <w:tc>
        <w:tcPr>
          <w:tcW w:w="6384" w:type="dxa"/>
          <w:gridSpan w:val="2"/>
        </w:tcPr>
        <w:p w:rsidR="003C404E" w:rsidRDefault="003C404E">
          <w:pPr>
            <w:pStyle w:val="Footer"/>
            <w:spacing w:before="60" w:line="710" w:lineRule="exact"/>
            <w:jc w:val="left"/>
            <w:rPr>
              <w:spacing w:val="38"/>
            </w:rPr>
          </w:pPr>
        </w:p>
      </w:tc>
    </w:tr>
    <w:tr w:rsidR="003C404E" w:rsidTr="002F0FA8">
      <w:trPr>
        <w:cantSplit/>
      </w:trPr>
      <w:tc>
        <w:tcPr>
          <w:tcW w:w="2914" w:type="dxa"/>
          <w:vMerge/>
        </w:tcPr>
        <w:p w:rsidR="003C404E" w:rsidRDefault="003C404E">
          <w:pPr>
            <w:pStyle w:val="Footer"/>
            <w:spacing w:line="240" w:lineRule="auto"/>
            <w:rPr>
              <w:caps/>
              <w:sz w:val="12"/>
            </w:rPr>
          </w:pPr>
        </w:p>
      </w:tc>
      <w:tc>
        <w:tcPr>
          <w:tcW w:w="454" w:type="dxa"/>
          <w:vMerge/>
        </w:tcPr>
        <w:p w:rsidR="003C404E" w:rsidRDefault="003C404E">
          <w:pPr>
            <w:pStyle w:val="Footer"/>
            <w:spacing w:line="240" w:lineRule="auto"/>
            <w:rPr>
              <w:sz w:val="18"/>
            </w:rPr>
          </w:pPr>
        </w:p>
      </w:tc>
      <w:tc>
        <w:tcPr>
          <w:tcW w:w="6384" w:type="dxa"/>
          <w:gridSpan w:val="2"/>
        </w:tcPr>
        <w:p w:rsidR="003C404E" w:rsidRDefault="003C404E">
          <w:pPr>
            <w:pStyle w:val="Footer"/>
            <w:spacing w:line="240" w:lineRule="auto"/>
            <w:jc w:val="right"/>
            <w:rPr>
              <w:sz w:val="18"/>
            </w:rPr>
          </w:pPr>
        </w:p>
      </w:tc>
    </w:tr>
    <w:tr w:rsidR="003C404E" w:rsidTr="002F0FA8">
      <w:trPr>
        <w:cantSplit/>
        <w:trHeight w:hRule="exact" w:val="1600"/>
      </w:trPr>
      <w:tc>
        <w:tcPr>
          <w:tcW w:w="2914" w:type="dxa"/>
          <w:vMerge/>
        </w:tcPr>
        <w:p w:rsidR="003C404E" w:rsidRDefault="003C404E">
          <w:pPr>
            <w:pStyle w:val="Footer"/>
            <w:spacing w:line="150" w:lineRule="exact"/>
            <w:rPr>
              <w:caps/>
              <w:sz w:val="12"/>
            </w:rPr>
          </w:pPr>
        </w:p>
      </w:tc>
      <w:tc>
        <w:tcPr>
          <w:tcW w:w="454" w:type="dxa"/>
          <w:vMerge/>
        </w:tcPr>
        <w:p w:rsidR="003C404E" w:rsidRDefault="003C404E">
          <w:pPr>
            <w:pStyle w:val="Footer"/>
            <w:rPr>
              <w:sz w:val="18"/>
            </w:rPr>
          </w:pPr>
        </w:p>
      </w:tc>
      <w:tc>
        <w:tcPr>
          <w:tcW w:w="3402" w:type="dxa"/>
          <w:tcBorders>
            <w:top w:val="triple" w:sz="6" w:space="0" w:color="auto"/>
          </w:tcBorders>
          <w:vAlign w:val="bottom"/>
        </w:tcPr>
        <w:p w:rsidR="003C404E" w:rsidRDefault="003C404E">
          <w:pPr>
            <w:pStyle w:val="Footer"/>
            <w:spacing w:line="240" w:lineRule="auto"/>
            <w:jc w:val="left"/>
            <w:rPr>
              <w:sz w:val="18"/>
            </w:rPr>
          </w:pPr>
        </w:p>
      </w:tc>
      <w:tc>
        <w:tcPr>
          <w:tcW w:w="2982" w:type="dxa"/>
          <w:tcBorders>
            <w:top w:val="triple" w:sz="6" w:space="0" w:color="auto"/>
          </w:tcBorders>
          <w:vAlign w:val="bottom"/>
        </w:tcPr>
        <w:p w:rsidR="003C404E" w:rsidRDefault="003C404E">
          <w:pPr>
            <w:pStyle w:val="Footer"/>
            <w:spacing w:line="210" w:lineRule="exact"/>
            <w:jc w:val="right"/>
            <w:rPr>
              <w:sz w:val="18"/>
            </w:rPr>
          </w:pPr>
          <w:r>
            <w:rPr>
              <w:sz w:val="18"/>
            </w:rPr>
            <w:t>Reference number</w:t>
          </w:r>
        </w:p>
        <w:p w:rsidR="003C404E" w:rsidRDefault="003C404E">
          <w:pPr>
            <w:pStyle w:val="Footer"/>
            <w:spacing w:line="210" w:lineRule="exact"/>
            <w:jc w:val="right"/>
            <w:rPr>
              <w:position w:val="2"/>
              <w:sz w:val="18"/>
            </w:rPr>
          </w:pPr>
          <w:r>
            <w:rPr>
              <w:sz w:val="18"/>
            </w:rPr>
            <w:t>ECMA-123:2009</w:t>
          </w:r>
        </w:p>
        <w:p w:rsidR="003C404E" w:rsidRDefault="003C404E" w:rsidP="00E17A0F">
          <w:pPr>
            <w:pStyle w:val="Footer"/>
            <w:spacing w:before="600" w:line="210" w:lineRule="exact"/>
            <w:jc w:val="right"/>
            <w:rPr>
              <w:sz w:val="18"/>
            </w:rPr>
          </w:pPr>
          <w:r>
            <w:rPr>
              <w:position w:val="2"/>
              <w:sz w:val="16"/>
            </w:rPr>
            <w:t>©</w:t>
          </w:r>
          <w:r>
            <w:rPr>
              <w:sz w:val="18"/>
            </w:rPr>
            <w:t> Ecma International 2009</w:t>
          </w:r>
        </w:p>
      </w:tc>
    </w:tr>
  </w:tbl>
  <w:p w:rsidR="003C404E" w:rsidRDefault="003C40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rsidTr="002F0FA8">
      <w:trPr>
        <w:cantSplit/>
        <w:jc w:val="center"/>
      </w:trPr>
      <w:tc>
        <w:tcPr>
          <w:tcW w:w="3402" w:type="dxa"/>
        </w:tcPr>
        <w:p w:rsidR="003C404E" w:rsidRDefault="003C404E" w:rsidP="00876F1B">
          <w:pPr>
            <w:pStyle w:val="Footer"/>
            <w:spacing w:before="540"/>
          </w:pPr>
          <w:r>
            <w:fldChar w:fldCharType="begin"/>
          </w:r>
          <w:r>
            <w:instrText xml:space="preserve">\PAGE \* ROMAN \* LOWER \* CHARFORMAT </w:instrText>
          </w:r>
          <w:r>
            <w:fldChar w:fldCharType="separate"/>
          </w:r>
          <w:r>
            <w:rPr>
              <w:noProof/>
            </w:rPr>
            <w:t>ii</w:t>
          </w:r>
          <w:r>
            <w:fldChar w:fldCharType="end"/>
          </w:r>
        </w:p>
      </w:tc>
      <w:tc>
        <w:tcPr>
          <w:tcW w:w="2948" w:type="dxa"/>
        </w:tcPr>
        <w:p w:rsidR="003C404E" w:rsidRDefault="003C404E" w:rsidP="00876F1B">
          <w:pPr>
            <w:pStyle w:val="Footer"/>
            <w:spacing w:before="540"/>
            <w:jc w:val="center"/>
            <w:rPr>
              <w:b/>
              <w:sz w:val="16"/>
            </w:rPr>
          </w:pPr>
        </w:p>
      </w:tc>
      <w:tc>
        <w:tcPr>
          <w:tcW w:w="3402" w:type="dxa"/>
        </w:tcPr>
        <w:p w:rsidR="003C404E" w:rsidRDefault="003C404E" w:rsidP="001C60FC">
          <w:pPr>
            <w:pStyle w:val="Footer"/>
            <w:spacing w:before="540"/>
            <w:jc w:val="right"/>
            <w:rPr>
              <w:sz w:val="16"/>
            </w:rPr>
          </w:pPr>
          <w:r>
            <w:rPr>
              <w:sz w:val="16"/>
            </w:rPr>
            <w:t>© Ecma International 2012</w:t>
          </w:r>
        </w:p>
      </w:tc>
    </w:tr>
  </w:tbl>
  <w:p w:rsidR="003C404E" w:rsidRPr="003E745B" w:rsidRDefault="003C404E" w:rsidP="003E745B">
    <w:pPr>
      <w:pStyle w:val="Footer"/>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rsidTr="002F0FA8">
      <w:trPr>
        <w:cantSplit/>
        <w:jc w:val="center"/>
      </w:trPr>
      <w:tc>
        <w:tcPr>
          <w:tcW w:w="3402" w:type="dxa"/>
        </w:tcPr>
        <w:p w:rsidR="003C404E" w:rsidRDefault="003C404E" w:rsidP="00DB15F0">
          <w:pPr>
            <w:pStyle w:val="Footer"/>
            <w:spacing w:before="540"/>
            <w:rPr>
              <w:b/>
              <w:sz w:val="16"/>
            </w:rPr>
          </w:pPr>
          <w:r>
            <w:rPr>
              <w:sz w:val="16"/>
            </w:rPr>
            <w:t>© Ecma International 2012</w:t>
          </w:r>
        </w:p>
      </w:tc>
      <w:tc>
        <w:tcPr>
          <w:tcW w:w="2948" w:type="dxa"/>
        </w:tcPr>
        <w:p w:rsidR="003C404E" w:rsidRDefault="003C404E" w:rsidP="00876F1B">
          <w:pPr>
            <w:pStyle w:val="Footer"/>
            <w:spacing w:before="540"/>
            <w:jc w:val="center"/>
            <w:rPr>
              <w:b/>
            </w:rPr>
          </w:pPr>
        </w:p>
      </w:tc>
      <w:tc>
        <w:tcPr>
          <w:tcW w:w="3402" w:type="dxa"/>
        </w:tcPr>
        <w:p w:rsidR="003C404E" w:rsidRDefault="003C404E" w:rsidP="00876F1B">
          <w:pPr>
            <w:pStyle w:val="Footer"/>
            <w:spacing w:before="540"/>
            <w:jc w:val="right"/>
          </w:pPr>
          <w:r>
            <w:fldChar w:fldCharType="begin"/>
          </w:r>
          <w:r>
            <w:instrText xml:space="preserve">\PAGE \* ROMAN \* LOWER \* CHARFORMAT </w:instrText>
          </w:r>
          <w:r>
            <w:fldChar w:fldCharType="separate"/>
          </w:r>
          <w:r>
            <w:rPr>
              <w:noProof/>
            </w:rPr>
            <w:t>i</w:t>
          </w:r>
          <w:r>
            <w:fldChar w:fldCharType="end"/>
          </w:r>
        </w:p>
      </w:tc>
    </w:tr>
  </w:tbl>
  <w:p w:rsidR="003C404E" w:rsidRPr="003E745B" w:rsidRDefault="003C404E" w:rsidP="003E745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Change w:id="36"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37">
        <w:tblGrid>
          <w:gridCol w:w="4876"/>
          <w:gridCol w:w="4876"/>
        </w:tblGrid>
      </w:tblGridChange>
    </w:tblGrid>
    <w:tr w:rsidR="003C404E" w:rsidTr="00550FEB">
      <w:trPr>
        <w:cantSplit/>
        <w:jc w:val="center"/>
        <w:trPrChange w:id="38" w:author="Rev 6 Allen Wirfs-Brock" w:date="2012-02-23T16:42:00Z">
          <w:trPr>
            <w:cantSplit/>
            <w:jc w:val="center"/>
          </w:trPr>
        </w:trPrChange>
      </w:trPr>
      <w:tc>
        <w:tcPr>
          <w:tcW w:w="4876" w:type="dxa"/>
          <w:tcPrChange w:id="39" w:author="Rev 6 Allen Wirfs-Brock" w:date="2012-02-23T16:42:00Z">
            <w:tcPr>
              <w:tcW w:w="4876" w:type="dxa"/>
            </w:tcPr>
          </w:tcPrChange>
        </w:tcPr>
        <w:p w:rsidR="003C404E" w:rsidRDefault="003C404E">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40" w:author="Rev 6 Allen Wirfs-Brock" w:date="2012-02-23T16:42:00Z">
            <w:tcPr>
              <w:tcW w:w="4876" w:type="dxa"/>
            </w:tcPr>
          </w:tcPrChange>
        </w:tcPr>
        <w:p w:rsidR="003C404E" w:rsidRDefault="003C404E">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ins w:id="41" w:author="Rev 10 Allen Wirfs-Brock" w:date="2012-09-27T11:54:00Z">
            <w:r>
              <w:rPr>
                <w:b/>
                <w:bCs/>
                <w:sz w:val="16"/>
                <w:lang w:val="en-US"/>
              </w:rPr>
              <w:t>Error! Reference source not found.</w:t>
            </w:r>
          </w:ins>
          <w:ins w:id="42" w:author="Rev 8 Allen Wirfs-Brock" w:date="2012-06-15T19:42:00Z">
            <w:del w:id="43" w:author="Rev 10 Allen Wirfs-Brock" w:date="2012-09-27T11:49:00Z">
              <w:r w:rsidDel="00AE6982">
                <w:rPr>
                  <w:b/>
                  <w:bCs/>
                  <w:sz w:val="16"/>
                  <w:lang w:val="en-US"/>
                </w:rPr>
                <w:delText>Error! Reference source not found.</w:delText>
              </w:r>
            </w:del>
          </w:ins>
          <w:ins w:id="44" w:author="Rev 7 Allen Wirfs-Brock" w:date="2012-05-04T15:21:00Z">
            <w:del w:id="45" w:author="Rev 10 Allen Wirfs-Brock" w:date="2012-09-27T11:49:00Z">
              <w:r w:rsidDel="00AE6982">
                <w:rPr>
                  <w:b/>
                  <w:bCs/>
                  <w:sz w:val="16"/>
                  <w:lang w:val="en-US"/>
                </w:rPr>
                <w:delText>Error! Reference source not found.</w:delText>
              </w:r>
            </w:del>
          </w:ins>
          <w:ins w:id="46" w:author="Allen Wirfs-Brock" w:date="2012-02-09T15:53:00Z">
            <w:del w:id="47" w:author="Rev 10 Allen Wirfs-Brock" w:date="2012-09-27T11:49:00Z">
              <w:r w:rsidDel="00AE6982">
                <w:rPr>
                  <w:b/>
                  <w:bCs/>
                  <w:sz w:val="16"/>
                  <w:lang w:val="en-US"/>
                </w:rPr>
                <w:delText>Error! Reference source not found.</w:delText>
              </w:r>
            </w:del>
          </w:ins>
          <w:ins w:id="48" w:author="Rev 5 Allen Wirfs-Brock" w:date="2012-01-16T18:13:00Z">
            <w:del w:id="49" w:author="Rev 10 Allen Wirfs-Brock" w:date="2012-09-27T11:49:00Z">
              <w:r w:rsidDel="00AE6982">
                <w:rPr>
                  <w:b/>
                  <w:bCs/>
                  <w:sz w:val="16"/>
                  <w:lang w:val="en-US"/>
                </w:rPr>
                <w:delText>Error! Reference source not found.</w:delText>
              </w:r>
            </w:del>
          </w:ins>
          <w:del w:id="50" w:author="Rev 10 Allen Wirfs-Brock" w:date="2012-09-27T11:49:00Z">
            <w:r w:rsidDel="00AE6982">
              <w:rPr>
                <w:b/>
                <w:sz w:val="16"/>
              </w:rPr>
              <w:delText>Error! Reference source not found.</w:delText>
            </w:r>
          </w:del>
          <w:r>
            <w:fldChar w:fldCharType="end"/>
          </w:r>
        </w:p>
      </w:tc>
    </w:tr>
  </w:tbl>
  <w:p w:rsidR="003C404E" w:rsidRDefault="003C404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rsidTr="00364EA2">
      <w:trPr>
        <w:cantSplit/>
        <w:jc w:val="center"/>
      </w:trPr>
      <w:tc>
        <w:tcPr>
          <w:tcW w:w="3402" w:type="dxa"/>
        </w:tcPr>
        <w:p w:rsidR="003C404E" w:rsidRDefault="003C404E" w:rsidP="00876F1B">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Pr>
              <w:b/>
              <w:noProof/>
              <w:sz w:val="22"/>
            </w:rPr>
            <w:t>376</w:t>
          </w:r>
          <w:r>
            <w:rPr>
              <w:b/>
              <w:sz w:val="22"/>
            </w:rPr>
            <w:fldChar w:fldCharType="end"/>
          </w:r>
        </w:p>
      </w:tc>
      <w:tc>
        <w:tcPr>
          <w:tcW w:w="2948" w:type="dxa"/>
        </w:tcPr>
        <w:p w:rsidR="003C404E" w:rsidRDefault="003C404E" w:rsidP="00876F1B">
          <w:pPr>
            <w:pStyle w:val="Footer"/>
            <w:spacing w:before="540"/>
            <w:jc w:val="center"/>
            <w:rPr>
              <w:b/>
              <w:sz w:val="16"/>
            </w:rPr>
          </w:pPr>
        </w:p>
      </w:tc>
      <w:tc>
        <w:tcPr>
          <w:tcW w:w="3402" w:type="dxa"/>
        </w:tcPr>
        <w:p w:rsidR="003C404E" w:rsidRDefault="003C404E" w:rsidP="001C60FC">
          <w:pPr>
            <w:pStyle w:val="Footer"/>
            <w:spacing w:before="540"/>
            <w:jc w:val="right"/>
            <w:rPr>
              <w:sz w:val="16"/>
            </w:rPr>
          </w:pPr>
          <w:r>
            <w:rPr>
              <w:sz w:val="16"/>
            </w:rPr>
            <w:t>© Ecma International 2012</w:t>
          </w:r>
        </w:p>
      </w:tc>
    </w:tr>
  </w:tbl>
  <w:p w:rsidR="003C404E" w:rsidRPr="003E745B" w:rsidRDefault="003C404E" w:rsidP="003E745B">
    <w:pPr>
      <w:pStyle w:val="Footer"/>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rsidTr="00542A4C">
      <w:trPr>
        <w:cantSplit/>
        <w:jc w:val="center"/>
      </w:trPr>
      <w:tc>
        <w:tcPr>
          <w:tcW w:w="3402" w:type="dxa"/>
        </w:tcPr>
        <w:p w:rsidR="003C404E" w:rsidRDefault="003C404E" w:rsidP="00DB15F0">
          <w:pPr>
            <w:pStyle w:val="Footer"/>
            <w:spacing w:before="540"/>
            <w:rPr>
              <w:b/>
              <w:sz w:val="16"/>
            </w:rPr>
          </w:pPr>
          <w:r>
            <w:rPr>
              <w:sz w:val="16"/>
            </w:rPr>
            <w:t>© Ecma International 2012</w:t>
          </w:r>
        </w:p>
      </w:tc>
      <w:tc>
        <w:tcPr>
          <w:tcW w:w="2948" w:type="dxa"/>
        </w:tcPr>
        <w:p w:rsidR="003C404E" w:rsidRDefault="003C404E" w:rsidP="00876F1B">
          <w:pPr>
            <w:pStyle w:val="Footer"/>
            <w:spacing w:before="540"/>
            <w:jc w:val="center"/>
            <w:rPr>
              <w:b/>
              <w:sz w:val="22"/>
            </w:rPr>
          </w:pPr>
        </w:p>
      </w:tc>
      <w:tc>
        <w:tcPr>
          <w:tcW w:w="3402" w:type="dxa"/>
        </w:tcPr>
        <w:p w:rsidR="003C404E" w:rsidRDefault="003C404E"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Pr>
              <w:b/>
              <w:noProof/>
              <w:sz w:val="22"/>
            </w:rPr>
            <w:t>375</w:t>
          </w:r>
          <w:r>
            <w:rPr>
              <w:b/>
              <w:sz w:val="22"/>
            </w:rPr>
            <w:fldChar w:fldCharType="end"/>
          </w:r>
        </w:p>
      </w:tc>
    </w:tr>
  </w:tbl>
  <w:p w:rsidR="003C404E" w:rsidRPr="003E745B" w:rsidRDefault="003C404E" w:rsidP="003E745B">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rsidTr="002F0FA8">
      <w:trPr>
        <w:cantSplit/>
        <w:jc w:val="center"/>
      </w:trPr>
      <w:tc>
        <w:tcPr>
          <w:tcW w:w="3402" w:type="dxa"/>
        </w:tcPr>
        <w:p w:rsidR="003C404E" w:rsidRDefault="003C404E" w:rsidP="00DB15F0">
          <w:pPr>
            <w:pStyle w:val="Footer"/>
            <w:spacing w:before="540"/>
            <w:rPr>
              <w:b/>
              <w:sz w:val="16"/>
            </w:rPr>
          </w:pPr>
          <w:r>
            <w:rPr>
              <w:sz w:val="16"/>
            </w:rPr>
            <w:t>© Ecma International 2012</w:t>
          </w:r>
        </w:p>
      </w:tc>
      <w:tc>
        <w:tcPr>
          <w:tcW w:w="2948" w:type="dxa"/>
        </w:tcPr>
        <w:p w:rsidR="003C404E" w:rsidRDefault="003C404E" w:rsidP="00876F1B">
          <w:pPr>
            <w:pStyle w:val="Footer"/>
            <w:spacing w:before="540"/>
            <w:jc w:val="center"/>
            <w:rPr>
              <w:b/>
              <w:sz w:val="22"/>
            </w:rPr>
          </w:pPr>
        </w:p>
      </w:tc>
      <w:tc>
        <w:tcPr>
          <w:tcW w:w="3402" w:type="dxa"/>
        </w:tcPr>
        <w:p w:rsidR="003C404E" w:rsidRDefault="003C404E"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Pr>
              <w:b/>
              <w:noProof/>
              <w:sz w:val="22"/>
            </w:rPr>
            <w:t>1</w:t>
          </w:r>
          <w:r>
            <w:rPr>
              <w:b/>
              <w:sz w:val="22"/>
            </w:rPr>
            <w:fldChar w:fldCharType="end"/>
          </w:r>
        </w:p>
      </w:tc>
    </w:tr>
  </w:tbl>
  <w:p w:rsidR="003C404E" w:rsidRPr="003E745B" w:rsidRDefault="003C404E" w:rsidP="003E74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F60" w:rsidRDefault="00002F60">
      <w:r>
        <w:separator/>
      </w:r>
    </w:p>
  </w:footnote>
  <w:footnote w:type="continuationSeparator" w:id="0">
    <w:p w:rsidR="00002F60" w:rsidRDefault="00002F60">
      <w:r>
        <w:continuationSeparator/>
      </w:r>
    </w:p>
  </w:footnote>
  <w:footnote w:id="1">
    <w:p w:rsidR="003C404E" w:rsidRPr="00141261" w:rsidRDefault="003C404E" w:rsidP="00990F07">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Default="003C404E">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11;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Default="003C404E">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Default="003C404E">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3;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Default="003C404E">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1;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Change w:id="12"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13">
        <w:tblGrid>
          <w:gridCol w:w="3318"/>
          <w:gridCol w:w="3318"/>
        </w:tblGrid>
      </w:tblGridChange>
    </w:tblGrid>
    <w:tr w:rsidR="003C404E" w:rsidTr="00550FEB">
      <w:trPr>
        <w:cantSplit/>
        <w:trHeight w:val="560"/>
        <w:trPrChange w:id="14" w:author="Rev 6 Allen Wirfs-Brock" w:date="2012-02-23T16:42:00Z">
          <w:trPr>
            <w:cantSplit/>
            <w:trHeight w:hRule="exact" w:val="560"/>
          </w:trPr>
        </w:trPrChange>
      </w:trPr>
      <w:tc>
        <w:tcPr>
          <w:tcW w:w="3318" w:type="dxa"/>
          <w:tcPrChange w:id="15" w:author="Rev 6 Allen Wirfs-Brock" w:date="2012-02-23T16:42:00Z">
            <w:tcPr>
              <w:tcW w:w="3318" w:type="dxa"/>
            </w:tcPr>
          </w:tcPrChange>
        </w:tcPr>
        <w:p w:rsidR="003C404E" w:rsidRDefault="003C404E">
          <w:pPr>
            <w:pStyle w:val="Header"/>
            <w:spacing w:after="300" w:line="240" w:lineRule="exact"/>
            <w:rPr>
              <w:b w:val="0"/>
            </w:rP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1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Change w:id="16" w:author="Rev 6 Allen Wirfs-Brock" w:date="2012-02-23T16:42:00Z">
            <w:tcPr>
              <w:tcW w:w="3318" w:type="dxa"/>
            </w:tcPr>
          </w:tcPrChange>
        </w:tcPr>
        <w:p w:rsidR="003C404E" w:rsidRDefault="003C404E">
          <w:pPr>
            <w:pStyle w:val="Header"/>
            <w:spacing w:after="300" w:line="240" w:lineRule="exact"/>
            <w:jc w:val="right"/>
            <w:rPr>
              <w:b w:val="0"/>
            </w:rPr>
          </w:pPr>
        </w:p>
      </w:tc>
    </w:tr>
  </w:tbl>
  <w:p w:rsidR="003C404E" w:rsidRDefault="003C404E">
    <w:pPr>
      <w:pStyle w:val="Header"/>
      <w:spacing w:line="24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Default="003C404E">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1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Pr="000A4BD3" w:rsidRDefault="003C404E" w:rsidP="000A4BD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14;mso-position-vertical-relative:line">
          <v:imagedata r:id="rId1" o:title="Head 2 ECMA"/>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Pr="0012311B" w:rsidRDefault="003C404E" w:rsidP="001231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9;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13;mso-position-vertical-relative:line">
          <v:imagedata r:id="rId1" o:title="Head 2 ECMA"/>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Pr="003E745B" w:rsidRDefault="003C404E">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7;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26" w:author="Rev 10 Allen Wirfs-Brock" w:date="2012-09-27T11:54:00Z">
      <w:r>
        <w:rPr>
          <w:b w:val="0"/>
          <w:bCs/>
          <w:lang w:val="en-US"/>
        </w:rPr>
        <w:t>Error! Reference source not found.</w:t>
      </w:r>
    </w:ins>
    <w:ins w:id="27" w:author="Rev 8 Allen Wirfs-Brock" w:date="2012-06-15T19:42:00Z">
      <w:del w:id="28" w:author="Rev 10 Allen Wirfs-Brock" w:date="2012-09-27T11:49:00Z">
        <w:r w:rsidDel="00AE6982">
          <w:rPr>
            <w:b w:val="0"/>
            <w:bCs/>
            <w:lang w:val="en-US"/>
          </w:rPr>
          <w:delText>Error! Reference source not found.</w:delText>
        </w:r>
      </w:del>
    </w:ins>
    <w:ins w:id="29" w:author="Rev 7 Allen Wirfs-Brock" w:date="2012-05-04T15:21:00Z">
      <w:del w:id="30" w:author="Rev 10 Allen Wirfs-Brock" w:date="2012-09-27T11:49:00Z">
        <w:r w:rsidDel="00AE6982">
          <w:rPr>
            <w:b w:val="0"/>
            <w:bCs/>
            <w:lang w:val="en-US"/>
          </w:rPr>
          <w:delText>Error! Reference source not found.</w:delText>
        </w:r>
      </w:del>
    </w:ins>
    <w:ins w:id="31" w:author="Allen Wirfs-Brock" w:date="2012-02-09T15:53:00Z">
      <w:del w:id="32" w:author="Rev 10 Allen Wirfs-Brock" w:date="2012-09-27T11:49:00Z">
        <w:r w:rsidDel="00AE6982">
          <w:rPr>
            <w:b w:val="0"/>
            <w:bCs/>
            <w:lang w:val="en-US"/>
          </w:rPr>
          <w:delText>Error! Reference source not found.</w:delText>
        </w:r>
      </w:del>
    </w:ins>
    <w:ins w:id="33" w:author="Rev 5 Allen Wirfs-Brock" w:date="2012-01-16T18:13:00Z">
      <w:del w:id="34" w:author="Rev 10 Allen Wirfs-Brock" w:date="2012-09-27T11:49:00Z">
        <w:r w:rsidDel="00AE6982">
          <w:rPr>
            <w:b w:val="0"/>
            <w:bCs/>
            <w:lang w:val="en-US"/>
          </w:rPr>
          <w:delText>Error! Reference source not found.</w:delText>
        </w:r>
      </w:del>
    </w:ins>
    <w:del w:id="35" w:author="Rev 10 Allen Wirfs-Brock" w:date="2012-09-27T11:49:00Z">
      <w:r w:rsidDel="00AE6982">
        <w:rPr>
          <w:b w:val="0"/>
        </w:rPr>
        <w:delText>Error! Reference source not found.</w:delText>
      </w:r>
    </w:del>
    <w:r w:rsidRPr="003E745B">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Default="003C404E" w:rsidP="006E638D">
    <w:pPr>
      <w:pStyle w:val="Header"/>
      <w:jc w:val="left"/>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5;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16;mso-position-vertical-relative:line">
          <v:imagedata r:id="rId1" o:title="Head 2 ECMA"/>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Pr="00A4406C" w:rsidRDefault="003C404E" w:rsidP="00A4406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15;mso-position-vertical-relative:line">
          <v:imagedata r:id="rId1" o:title="Head 2 ECMA"/>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04E" w:rsidRPr="003E745B" w:rsidRDefault="003C404E" w:rsidP="003E745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17;mso-position-vertical-relative:line">
          <v:imagedata r:id="rId1" o:title="Head 2 ECMA"/>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1A0198"/>
    <w:multiLevelType w:val="multilevel"/>
    <w:tmpl w:val="7F9AB868"/>
    <w:numStyleLink w:val="ag3"/>
  </w:abstractNum>
  <w:abstractNum w:abstractNumId="7">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AB5139"/>
    <w:multiLevelType w:val="multilevel"/>
    <w:tmpl w:val="7F9AB868"/>
    <w:numStyleLink w:val="ag3"/>
  </w:abstractNum>
  <w:abstractNum w:abstractNumId="16">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16B1A59"/>
    <w:multiLevelType w:val="multilevel"/>
    <w:tmpl w:val="7F9AB868"/>
    <w:numStyleLink w:val="ag3"/>
  </w:abstractNum>
  <w:abstractNum w:abstractNumId="23">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21C1CFE"/>
    <w:multiLevelType w:val="multilevel"/>
    <w:tmpl w:val="7F9AB868"/>
    <w:numStyleLink w:val="ag3"/>
  </w:abstractNum>
  <w:abstractNum w:abstractNumId="28">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25530E9"/>
    <w:multiLevelType w:val="multilevel"/>
    <w:tmpl w:val="7F9AB868"/>
    <w:numStyleLink w:val="ag3"/>
  </w:abstractNum>
  <w:abstractNum w:abstractNumId="30">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30349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3296C74"/>
    <w:multiLevelType w:val="multilevel"/>
    <w:tmpl w:val="7F9AB868"/>
    <w:numStyleLink w:val="ag3"/>
  </w:abstractNum>
  <w:abstractNum w:abstractNumId="37">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3A8000A"/>
    <w:multiLevelType w:val="multilevel"/>
    <w:tmpl w:val="7F9AB868"/>
    <w:numStyleLink w:val="ag3"/>
  </w:abstractNum>
  <w:abstractNum w:abstractNumId="43">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3C24EC9"/>
    <w:multiLevelType w:val="multilevel"/>
    <w:tmpl w:val="7F9AB868"/>
    <w:numStyleLink w:val="ag3"/>
  </w:abstractNum>
  <w:abstractNum w:abstractNumId="46">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4487A70"/>
    <w:multiLevelType w:val="multilevel"/>
    <w:tmpl w:val="7F9AB868"/>
    <w:numStyleLink w:val="ag3"/>
  </w:abstractNum>
  <w:abstractNum w:abstractNumId="52">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4E61A42"/>
    <w:multiLevelType w:val="multilevel"/>
    <w:tmpl w:val="7F9AB868"/>
    <w:numStyleLink w:val="ag3"/>
  </w:abstractNum>
  <w:abstractNum w:abstractNumId="59">
    <w:nsid w:val="051070EA"/>
    <w:multiLevelType w:val="multilevel"/>
    <w:tmpl w:val="7F9AB868"/>
    <w:numStyleLink w:val="ag3"/>
  </w:abstractNum>
  <w:abstractNum w:abstractNumId="60">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55D5E30"/>
    <w:multiLevelType w:val="multilevel"/>
    <w:tmpl w:val="7F9AB868"/>
    <w:numStyleLink w:val="ag3"/>
  </w:abstractNum>
  <w:abstractNum w:abstractNumId="62">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68">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9">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6FF2467"/>
    <w:multiLevelType w:val="multilevel"/>
    <w:tmpl w:val="7F9AB868"/>
    <w:numStyleLink w:val="ag3"/>
  </w:abstractNum>
  <w:abstractNum w:abstractNumId="74">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79104EB"/>
    <w:multiLevelType w:val="multilevel"/>
    <w:tmpl w:val="7F9AB868"/>
    <w:numStyleLink w:val="ag3"/>
  </w:abstractNum>
  <w:abstractNum w:abstractNumId="78">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6">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8C92840"/>
    <w:multiLevelType w:val="multilevel"/>
    <w:tmpl w:val="7F9AB868"/>
    <w:numStyleLink w:val="ag3"/>
  </w:abstractNum>
  <w:abstractNum w:abstractNumId="88">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91113C1"/>
    <w:multiLevelType w:val="multilevel"/>
    <w:tmpl w:val="7F9AB868"/>
    <w:numStyleLink w:val="ag3"/>
  </w:abstractNum>
  <w:abstractNum w:abstractNumId="91">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9361EF2"/>
    <w:multiLevelType w:val="multilevel"/>
    <w:tmpl w:val="7F9AB868"/>
    <w:numStyleLink w:val="ag3"/>
  </w:abstractNum>
  <w:abstractNum w:abstractNumId="93">
    <w:nsid w:val="095D5CE9"/>
    <w:multiLevelType w:val="multilevel"/>
    <w:tmpl w:val="7F9AB868"/>
    <w:numStyleLink w:val="ag3"/>
  </w:abstractNum>
  <w:abstractNum w:abstractNumId="94">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5">
    <w:nsid w:val="09C02A59"/>
    <w:multiLevelType w:val="multilevel"/>
    <w:tmpl w:val="7F9AB868"/>
    <w:numStyleLink w:val="ag3"/>
  </w:abstractNum>
  <w:abstractNum w:abstractNumId="96">
    <w:nsid w:val="09DA24CA"/>
    <w:multiLevelType w:val="multilevel"/>
    <w:tmpl w:val="7F9AB868"/>
    <w:numStyleLink w:val="ag3"/>
  </w:abstractNum>
  <w:abstractNum w:abstractNumId="9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A0D3819"/>
    <w:multiLevelType w:val="multilevel"/>
    <w:tmpl w:val="7F9AB868"/>
    <w:numStyleLink w:val="ag3"/>
  </w:abstractNum>
  <w:abstractNum w:abstractNumId="99">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AC73482"/>
    <w:multiLevelType w:val="multilevel"/>
    <w:tmpl w:val="7F9AB868"/>
    <w:numStyleLink w:val="ag3"/>
  </w:abstractNum>
  <w:abstractNum w:abstractNumId="105">
    <w:nsid w:val="0AD52BFD"/>
    <w:multiLevelType w:val="multilevel"/>
    <w:tmpl w:val="7F9AB868"/>
    <w:numStyleLink w:val="ag3"/>
  </w:abstractNum>
  <w:abstractNum w:abstractNumId="106">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B4174EA"/>
    <w:multiLevelType w:val="multilevel"/>
    <w:tmpl w:val="7F9AB868"/>
    <w:numStyleLink w:val="ag3"/>
  </w:abstractNum>
  <w:abstractNum w:abstractNumId="110">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BCA6B48"/>
    <w:multiLevelType w:val="multilevel"/>
    <w:tmpl w:val="7F9AB868"/>
    <w:numStyleLink w:val="ag3"/>
  </w:abstractNum>
  <w:abstractNum w:abstractNumId="114">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BFE3C1C"/>
    <w:multiLevelType w:val="multilevel"/>
    <w:tmpl w:val="7F9AB868"/>
    <w:numStyleLink w:val="ag3"/>
  </w:abstractNum>
  <w:abstractNum w:abstractNumId="117">
    <w:nsid w:val="0C1A7DB6"/>
    <w:multiLevelType w:val="multilevel"/>
    <w:tmpl w:val="7F9AB868"/>
    <w:numStyleLink w:val="ag3"/>
  </w:abstractNum>
  <w:abstractNum w:abstractNumId="118">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C217E77"/>
    <w:multiLevelType w:val="multilevel"/>
    <w:tmpl w:val="7F9AB868"/>
    <w:numStyleLink w:val="ag3"/>
  </w:abstractNum>
  <w:abstractNum w:abstractNumId="121">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0C4846DB"/>
    <w:multiLevelType w:val="multilevel"/>
    <w:tmpl w:val="7F9AB868"/>
    <w:numStyleLink w:val="ag3"/>
  </w:abstractNum>
  <w:abstractNum w:abstractNumId="123">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CBA65F9"/>
    <w:multiLevelType w:val="multilevel"/>
    <w:tmpl w:val="7F9AB868"/>
    <w:numStyleLink w:val="ag3"/>
  </w:abstractNum>
  <w:abstractNum w:abstractNumId="125">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0DB46C26"/>
    <w:multiLevelType w:val="multilevel"/>
    <w:tmpl w:val="7F9AB868"/>
    <w:numStyleLink w:val="ag3"/>
  </w:abstractNum>
  <w:abstractNum w:abstractNumId="131">
    <w:nsid w:val="0DD671E4"/>
    <w:multiLevelType w:val="multilevel"/>
    <w:tmpl w:val="7F9AB868"/>
    <w:numStyleLink w:val="ag3"/>
  </w:abstractNum>
  <w:abstractNum w:abstractNumId="132">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0E114263"/>
    <w:multiLevelType w:val="multilevel"/>
    <w:tmpl w:val="7F9AB868"/>
    <w:numStyleLink w:val="ag3"/>
  </w:abstractNum>
  <w:abstractNum w:abstractNumId="135">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
    <w:nsid w:val="0E255083"/>
    <w:multiLevelType w:val="multilevel"/>
    <w:tmpl w:val="7F9AB868"/>
    <w:numStyleLink w:val="ag3"/>
  </w:abstractNum>
  <w:abstractNum w:abstractNumId="138">
    <w:nsid w:val="0E406471"/>
    <w:multiLevelType w:val="multilevel"/>
    <w:tmpl w:val="7F9AB868"/>
    <w:numStyleLink w:val="ag3"/>
  </w:abstractNum>
  <w:abstractNum w:abstractNumId="139">
    <w:nsid w:val="0E6D2124"/>
    <w:multiLevelType w:val="multilevel"/>
    <w:tmpl w:val="7F9AB868"/>
    <w:numStyleLink w:val="ag3"/>
  </w:abstractNum>
  <w:abstractNum w:abstractNumId="140">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E993BCF"/>
    <w:multiLevelType w:val="multilevel"/>
    <w:tmpl w:val="7F9AB868"/>
    <w:numStyleLink w:val="ag3"/>
  </w:abstractNum>
  <w:abstractNum w:abstractNumId="142">
    <w:nsid w:val="0EAE602A"/>
    <w:multiLevelType w:val="multilevel"/>
    <w:tmpl w:val="7F9AB868"/>
    <w:numStyleLink w:val="ag3"/>
  </w:abstractNum>
  <w:abstractNum w:abstractNumId="143">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0EDF36A2"/>
    <w:multiLevelType w:val="multilevel"/>
    <w:tmpl w:val="7F9AB868"/>
    <w:numStyleLink w:val="ag3"/>
  </w:abstractNum>
  <w:abstractNum w:abstractNumId="146">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0F0C74A4"/>
    <w:multiLevelType w:val="multilevel"/>
    <w:tmpl w:val="7F9AB868"/>
    <w:numStyleLink w:val="ag3"/>
  </w:abstractNum>
  <w:abstractNum w:abstractNumId="148">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FCE0F4B"/>
    <w:multiLevelType w:val="multilevel"/>
    <w:tmpl w:val="7F9AB868"/>
    <w:numStyleLink w:val="ag3"/>
  </w:abstractNum>
  <w:abstractNum w:abstractNumId="153">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0FF71D0D"/>
    <w:multiLevelType w:val="multilevel"/>
    <w:tmpl w:val="7F9AB868"/>
    <w:numStyleLink w:val="ag3"/>
  </w:abstractNum>
  <w:abstractNum w:abstractNumId="156">
    <w:nsid w:val="100012F7"/>
    <w:multiLevelType w:val="multilevel"/>
    <w:tmpl w:val="7F9AB868"/>
    <w:numStyleLink w:val="ag3"/>
  </w:abstractNum>
  <w:abstractNum w:abstractNumId="157">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107E58FC"/>
    <w:multiLevelType w:val="multilevel"/>
    <w:tmpl w:val="7F9AB868"/>
    <w:numStyleLink w:val="ag3"/>
  </w:abstractNum>
  <w:abstractNum w:abstractNumId="164">
    <w:nsid w:val="10D444B0"/>
    <w:multiLevelType w:val="multilevel"/>
    <w:tmpl w:val="7F9AB868"/>
    <w:numStyleLink w:val="ag3"/>
  </w:abstractNum>
  <w:abstractNum w:abstractNumId="165">
    <w:nsid w:val="110F1601"/>
    <w:multiLevelType w:val="multilevel"/>
    <w:tmpl w:val="7F9AB868"/>
    <w:numStyleLink w:val="ag3"/>
  </w:abstractNum>
  <w:abstractNum w:abstractNumId="166">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11790F79"/>
    <w:multiLevelType w:val="multilevel"/>
    <w:tmpl w:val="7F9AB868"/>
    <w:numStyleLink w:val="ag3"/>
  </w:abstractNum>
  <w:abstractNum w:abstractNumId="170">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11FB0661"/>
    <w:multiLevelType w:val="multilevel"/>
    <w:tmpl w:val="7F9AB868"/>
    <w:numStyleLink w:val="ag3"/>
  </w:abstractNum>
  <w:abstractNum w:abstractNumId="177">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182">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1339321D"/>
    <w:multiLevelType w:val="multilevel"/>
    <w:tmpl w:val="7F9AB868"/>
    <w:numStyleLink w:val="ag3"/>
  </w:abstractNum>
  <w:abstractNum w:abstractNumId="187">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13D3406A"/>
    <w:multiLevelType w:val="multilevel"/>
    <w:tmpl w:val="7F9AB868"/>
    <w:numStyleLink w:val="ag3"/>
  </w:abstractNum>
  <w:abstractNum w:abstractNumId="190">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14A41818"/>
    <w:multiLevelType w:val="multilevel"/>
    <w:tmpl w:val="7F9AB868"/>
    <w:numStyleLink w:val="ag3"/>
  </w:abstractNum>
  <w:abstractNum w:abstractNumId="202">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15285225"/>
    <w:multiLevelType w:val="multilevel"/>
    <w:tmpl w:val="7F9AB868"/>
    <w:numStyleLink w:val="ag3"/>
  </w:abstractNum>
  <w:abstractNum w:abstractNumId="209">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16916743"/>
    <w:multiLevelType w:val="multilevel"/>
    <w:tmpl w:val="7F9AB868"/>
    <w:numStyleLink w:val="ag3"/>
  </w:abstractNum>
  <w:abstractNum w:abstractNumId="214">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5">
    <w:nsid w:val="17386F06"/>
    <w:multiLevelType w:val="multilevel"/>
    <w:tmpl w:val="7F9AB868"/>
    <w:numStyleLink w:val="ag3"/>
  </w:abstractNum>
  <w:abstractNum w:abstractNumId="216">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79158CC"/>
    <w:multiLevelType w:val="multilevel"/>
    <w:tmpl w:val="7F9AB868"/>
    <w:numStyleLink w:val="ag3"/>
  </w:abstractNum>
  <w:abstractNum w:abstractNumId="219">
    <w:nsid w:val="179C6134"/>
    <w:multiLevelType w:val="multilevel"/>
    <w:tmpl w:val="7F9AB868"/>
    <w:numStyleLink w:val="ag3"/>
  </w:abstractNum>
  <w:abstractNum w:abstractNumId="220">
    <w:nsid w:val="17B123C0"/>
    <w:multiLevelType w:val="multilevel"/>
    <w:tmpl w:val="7F9AB868"/>
    <w:numStyleLink w:val="ag3"/>
  </w:abstractNum>
  <w:abstractNum w:abstractNumId="221">
    <w:nsid w:val="17D16EA9"/>
    <w:multiLevelType w:val="multilevel"/>
    <w:tmpl w:val="7F9AB868"/>
    <w:numStyleLink w:val="ag3"/>
  </w:abstractNum>
  <w:abstractNum w:abstractNumId="222">
    <w:nsid w:val="180D4F40"/>
    <w:multiLevelType w:val="multilevel"/>
    <w:tmpl w:val="7F9AB868"/>
    <w:numStyleLink w:val="ag3"/>
  </w:abstractNum>
  <w:abstractNum w:abstractNumId="223">
    <w:nsid w:val="181A5317"/>
    <w:multiLevelType w:val="multilevel"/>
    <w:tmpl w:val="7F9AB868"/>
    <w:numStyleLink w:val="ag3"/>
  </w:abstractNum>
  <w:abstractNum w:abstractNumId="224">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8913401"/>
    <w:multiLevelType w:val="multilevel"/>
    <w:tmpl w:val="7F9AB868"/>
    <w:numStyleLink w:val="ag3"/>
  </w:abstractNum>
  <w:abstractNum w:abstractNumId="226">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19062804"/>
    <w:multiLevelType w:val="multilevel"/>
    <w:tmpl w:val="7F9AB868"/>
    <w:numStyleLink w:val="ag3"/>
  </w:abstractNum>
  <w:abstractNum w:abstractNumId="229">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19B90D1C"/>
    <w:multiLevelType w:val="multilevel"/>
    <w:tmpl w:val="7F9AB868"/>
    <w:numStyleLink w:val="ag3"/>
  </w:abstractNum>
  <w:abstractNum w:abstractNumId="231">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9C41B47"/>
    <w:multiLevelType w:val="multilevel"/>
    <w:tmpl w:val="7F9AB868"/>
    <w:numStyleLink w:val="ag3"/>
  </w:abstractNum>
  <w:abstractNum w:abstractNumId="233">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5">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1AA67733"/>
    <w:multiLevelType w:val="multilevel"/>
    <w:tmpl w:val="7F9AB868"/>
    <w:numStyleLink w:val="ag3"/>
  </w:abstractNum>
  <w:abstractNum w:abstractNumId="241">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4">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B2E6AF3"/>
    <w:multiLevelType w:val="multilevel"/>
    <w:tmpl w:val="7F9AB868"/>
    <w:numStyleLink w:val="ag3"/>
  </w:abstractNum>
  <w:abstractNum w:abstractNumId="247">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248">
    <w:nsid w:val="1B443EB1"/>
    <w:multiLevelType w:val="multilevel"/>
    <w:tmpl w:val="7F9AB868"/>
    <w:numStyleLink w:val="ag3"/>
  </w:abstractNum>
  <w:abstractNum w:abstractNumId="249">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B735168"/>
    <w:multiLevelType w:val="multilevel"/>
    <w:tmpl w:val="7F9AB868"/>
    <w:numStyleLink w:val="ag3"/>
  </w:abstractNum>
  <w:abstractNum w:abstractNumId="251">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54">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C1A3EA9"/>
    <w:multiLevelType w:val="multilevel"/>
    <w:tmpl w:val="7F9AB868"/>
    <w:numStyleLink w:val="ag3"/>
  </w:abstractNum>
  <w:abstractNum w:abstractNumId="256">
    <w:nsid w:val="1C42480B"/>
    <w:multiLevelType w:val="multilevel"/>
    <w:tmpl w:val="7F9AB868"/>
    <w:numStyleLink w:val="ag3"/>
  </w:abstractNum>
  <w:abstractNum w:abstractNumId="257">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C761772"/>
    <w:multiLevelType w:val="multilevel"/>
    <w:tmpl w:val="7F9AB868"/>
    <w:numStyleLink w:val="ag3"/>
  </w:abstractNum>
  <w:abstractNum w:abstractNumId="259">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1CA76E87"/>
    <w:multiLevelType w:val="multilevel"/>
    <w:tmpl w:val="7F9AB868"/>
    <w:numStyleLink w:val="ag3"/>
  </w:abstractNum>
  <w:abstractNum w:abstractNumId="263">
    <w:nsid w:val="1CD546C4"/>
    <w:multiLevelType w:val="multilevel"/>
    <w:tmpl w:val="7F9AB868"/>
    <w:numStyleLink w:val="ag3"/>
  </w:abstractNum>
  <w:abstractNum w:abstractNumId="264">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D1F779F"/>
    <w:multiLevelType w:val="multilevel"/>
    <w:tmpl w:val="7F9AB868"/>
    <w:numStyleLink w:val="ag3"/>
  </w:abstractNum>
  <w:abstractNum w:abstractNumId="267">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D8F30BE"/>
    <w:multiLevelType w:val="multilevel"/>
    <w:tmpl w:val="7F9AB868"/>
    <w:numStyleLink w:val="ag3"/>
  </w:abstractNum>
  <w:abstractNum w:abstractNumId="274">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1DB85637"/>
    <w:multiLevelType w:val="multilevel"/>
    <w:tmpl w:val="7F9AB868"/>
    <w:numStyleLink w:val="ag3"/>
  </w:abstractNum>
  <w:abstractNum w:abstractNumId="276">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DE91D55"/>
    <w:multiLevelType w:val="multilevel"/>
    <w:tmpl w:val="7F9AB868"/>
    <w:numStyleLink w:val="ag3"/>
  </w:abstractNum>
  <w:abstractNum w:abstractNumId="280">
    <w:nsid w:val="1E0C788D"/>
    <w:multiLevelType w:val="multilevel"/>
    <w:tmpl w:val="7F9AB868"/>
    <w:numStyleLink w:val="ag3"/>
  </w:abstractNum>
  <w:abstractNum w:abstractNumId="281">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E363ACE"/>
    <w:multiLevelType w:val="multilevel"/>
    <w:tmpl w:val="7F9AB868"/>
    <w:numStyleLink w:val="ag3"/>
  </w:abstractNum>
  <w:abstractNum w:abstractNumId="283">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E5D1E21"/>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85">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FC448AB"/>
    <w:multiLevelType w:val="multilevel"/>
    <w:tmpl w:val="7F9AB868"/>
    <w:numStyleLink w:val="ag3"/>
  </w:abstractNum>
  <w:abstractNum w:abstractNumId="294">
    <w:nsid w:val="2034345D"/>
    <w:multiLevelType w:val="multilevel"/>
    <w:tmpl w:val="7F9AB868"/>
    <w:numStyleLink w:val="ag3"/>
  </w:abstractNum>
  <w:abstractNum w:abstractNumId="295">
    <w:nsid w:val="20452207"/>
    <w:multiLevelType w:val="multilevel"/>
    <w:tmpl w:val="7F9AB868"/>
    <w:numStyleLink w:val="ag3"/>
  </w:abstractNum>
  <w:abstractNum w:abstractNumId="296">
    <w:nsid w:val="20510C83"/>
    <w:multiLevelType w:val="multilevel"/>
    <w:tmpl w:val="7F9AB868"/>
    <w:numStyleLink w:val="ag3"/>
  </w:abstractNum>
  <w:abstractNum w:abstractNumId="297">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205D37FB"/>
    <w:multiLevelType w:val="multilevel"/>
    <w:tmpl w:val="7F9AB868"/>
    <w:numStyleLink w:val="ag3"/>
  </w:abstractNum>
  <w:abstractNum w:abstractNumId="299">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215B5C18"/>
    <w:multiLevelType w:val="multilevel"/>
    <w:tmpl w:val="7F9AB868"/>
    <w:numStyleLink w:val="ag3"/>
  </w:abstractNum>
  <w:abstractNum w:abstractNumId="306">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216B335E"/>
    <w:multiLevelType w:val="multilevel"/>
    <w:tmpl w:val="7F9AB868"/>
    <w:numStyleLink w:val="ag3"/>
  </w:abstractNum>
  <w:abstractNum w:abstractNumId="309">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227230AF"/>
    <w:multiLevelType w:val="multilevel"/>
    <w:tmpl w:val="7F9AB868"/>
    <w:numStyleLink w:val="ag3"/>
  </w:abstractNum>
  <w:abstractNum w:abstractNumId="313">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22D21DF7"/>
    <w:multiLevelType w:val="multilevel"/>
    <w:tmpl w:val="7F9AB868"/>
    <w:numStyleLink w:val="ag3"/>
  </w:abstractNum>
  <w:abstractNum w:abstractNumId="315">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6">
    <w:nsid w:val="22F11F2F"/>
    <w:multiLevelType w:val="multilevel"/>
    <w:tmpl w:val="7F9AB868"/>
    <w:numStyleLink w:val="ag3"/>
  </w:abstractNum>
  <w:abstractNum w:abstractNumId="317">
    <w:nsid w:val="232D4031"/>
    <w:multiLevelType w:val="multilevel"/>
    <w:tmpl w:val="7F9AB868"/>
    <w:numStyleLink w:val="ag3"/>
  </w:abstractNum>
  <w:abstractNum w:abstractNumId="318">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0">
    <w:nsid w:val="240F014B"/>
    <w:multiLevelType w:val="multilevel"/>
    <w:tmpl w:val="7F9AB868"/>
    <w:numStyleLink w:val="ag3"/>
  </w:abstractNum>
  <w:abstractNum w:abstractNumId="321">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2490709C"/>
    <w:multiLevelType w:val="multilevel"/>
    <w:tmpl w:val="7F9AB868"/>
    <w:numStyleLink w:val="ag3"/>
  </w:abstractNum>
  <w:abstractNum w:abstractNumId="325">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24DC43D6"/>
    <w:multiLevelType w:val="multilevel"/>
    <w:tmpl w:val="7F9AB868"/>
    <w:numStyleLink w:val="ag3"/>
  </w:abstractNum>
  <w:abstractNum w:abstractNumId="327">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25270FD4"/>
    <w:multiLevelType w:val="multilevel"/>
    <w:tmpl w:val="7F9AB868"/>
    <w:numStyleLink w:val="ag3"/>
  </w:abstractNum>
  <w:abstractNum w:abstractNumId="331">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257E0526"/>
    <w:multiLevelType w:val="multilevel"/>
    <w:tmpl w:val="7F9AB868"/>
    <w:numStyleLink w:val="ag3"/>
  </w:abstractNum>
  <w:abstractNum w:abstractNumId="333">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261536D3"/>
    <w:multiLevelType w:val="multilevel"/>
    <w:tmpl w:val="7F9AB868"/>
    <w:numStyleLink w:val="ag3"/>
  </w:abstractNum>
  <w:abstractNum w:abstractNumId="336">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26647609"/>
    <w:multiLevelType w:val="multilevel"/>
    <w:tmpl w:val="7F9AB868"/>
    <w:numStyleLink w:val="ag3"/>
  </w:abstractNum>
  <w:abstractNum w:abstractNumId="339">
    <w:nsid w:val="26677C2A"/>
    <w:multiLevelType w:val="multilevel"/>
    <w:tmpl w:val="7F9AB868"/>
    <w:numStyleLink w:val="ag3"/>
  </w:abstractNum>
  <w:abstractNum w:abstractNumId="340">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27A8027D"/>
    <w:multiLevelType w:val="multilevel"/>
    <w:tmpl w:val="7F9AB868"/>
    <w:numStyleLink w:val="ag3"/>
  </w:abstractNum>
  <w:abstractNum w:abstractNumId="345">
    <w:nsid w:val="27B45B4E"/>
    <w:multiLevelType w:val="multilevel"/>
    <w:tmpl w:val="7F9AB868"/>
    <w:numStyleLink w:val="ag3"/>
  </w:abstractNum>
  <w:abstractNum w:abstractNumId="346">
    <w:nsid w:val="27F76784"/>
    <w:multiLevelType w:val="multilevel"/>
    <w:tmpl w:val="7F9AB868"/>
    <w:numStyleLink w:val="ag3"/>
  </w:abstractNum>
  <w:abstractNum w:abstractNumId="347">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28155C26"/>
    <w:multiLevelType w:val="multilevel"/>
    <w:tmpl w:val="7F9AB868"/>
    <w:numStyleLink w:val="ag3"/>
  </w:abstractNum>
  <w:abstractNum w:abstractNumId="349">
    <w:nsid w:val="28516678"/>
    <w:multiLevelType w:val="multilevel"/>
    <w:tmpl w:val="7F9AB868"/>
    <w:numStyleLink w:val="ag3"/>
  </w:abstractNum>
  <w:abstractNum w:abstractNumId="350">
    <w:nsid w:val="285A3966"/>
    <w:multiLevelType w:val="multilevel"/>
    <w:tmpl w:val="7F9AB868"/>
    <w:numStyleLink w:val="ag3"/>
  </w:abstractNum>
  <w:abstractNum w:abstractNumId="351">
    <w:nsid w:val="28644E30"/>
    <w:multiLevelType w:val="multilevel"/>
    <w:tmpl w:val="7F9AB868"/>
    <w:numStyleLink w:val="ag3"/>
  </w:abstractNum>
  <w:abstractNum w:abstractNumId="352">
    <w:nsid w:val="28657800"/>
    <w:multiLevelType w:val="multilevel"/>
    <w:tmpl w:val="7F9AB868"/>
    <w:numStyleLink w:val="ag3"/>
  </w:abstractNum>
  <w:abstractNum w:abstractNumId="353">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28A91592"/>
    <w:multiLevelType w:val="multilevel"/>
    <w:tmpl w:val="7F9AB868"/>
    <w:numStyleLink w:val="ag3"/>
  </w:abstractNum>
  <w:abstractNum w:abstractNumId="355">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29067A6B"/>
    <w:multiLevelType w:val="multilevel"/>
    <w:tmpl w:val="7F9AB868"/>
    <w:numStyleLink w:val="ag3"/>
  </w:abstractNum>
  <w:abstractNum w:abstractNumId="357">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295F4A1A"/>
    <w:multiLevelType w:val="multilevel"/>
    <w:tmpl w:val="7F9AB868"/>
    <w:numStyleLink w:val="ag3"/>
  </w:abstractNum>
  <w:abstractNum w:abstractNumId="360">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2A081F33"/>
    <w:multiLevelType w:val="multilevel"/>
    <w:tmpl w:val="7F9AB868"/>
    <w:numStyleLink w:val="ag3"/>
  </w:abstractNum>
  <w:abstractNum w:abstractNumId="363">
    <w:nsid w:val="2A2D4CD4"/>
    <w:multiLevelType w:val="multilevel"/>
    <w:tmpl w:val="7F9AB868"/>
    <w:numStyleLink w:val="ag3"/>
  </w:abstractNum>
  <w:abstractNum w:abstractNumId="364">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2BAF23F3"/>
    <w:multiLevelType w:val="multilevel"/>
    <w:tmpl w:val="7F9AB868"/>
    <w:numStyleLink w:val="ag3"/>
  </w:abstractNum>
  <w:abstractNum w:abstractNumId="372">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2C0D2994"/>
    <w:multiLevelType w:val="multilevel"/>
    <w:tmpl w:val="7F9AB868"/>
    <w:numStyleLink w:val="ag3"/>
  </w:abstractNum>
  <w:abstractNum w:abstractNumId="374">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2C2702CF"/>
    <w:multiLevelType w:val="multilevel"/>
    <w:tmpl w:val="7F9AB868"/>
    <w:numStyleLink w:val="ag3"/>
  </w:abstractNum>
  <w:abstractNum w:abstractNumId="377">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2D136A00"/>
    <w:multiLevelType w:val="multilevel"/>
    <w:tmpl w:val="7F9AB868"/>
    <w:numStyleLink w:val="ag3"/>
  </w:abstractNum>
  <w:abstractNum w:abstractNumId="382">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2D6C4686"/>
    <w:multiLevelType w:val="multilevel"/>
    <w:tmpl w:val="7F9AB868"/>
    <w:numStyleLink w:val="ag3"/>
  </w:abstractNum>
  <w:abstractNum w:abstractNumId="384">
    <w:nsid w:val="2D833560"/>
    <w:multiLevelType w:val="multilevel"/>
    <w:tmpl w:val="7F9AB868"/>
    <w:numStyleLink w:val="ag3"/>
  </w:abstractNum>
  <w:abstractNum w:abstractNumId="385">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2DEE4DC8"/>
    <w:multiLevelType w:val="multilevel"/>
    <w:tmpl w:val="7F9AB868"/>
    <w:numStyleLink w:val="ag3"/>
  </w:abstractNum>
  <w:abstractNum w:abstractNumId="388">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0">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2EB479E0"/>
    <w:multiLevelType w:val="multilevel"/>
    <w:tmpl w:val="7F9AB868"/>
    <w:numStyleLink w:val="ag3"/>
  </w:abstractNum>
  <w:abstractNum w:abstractNumId="394">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2F16232E"/>
    <w:multiLevelType w:val="multilevel"/>
    <w:tmpl w:val="7F9AB868"/>
    <w:numStyleLink w:val="ag3"/>
  </w:abstractNum>
  <w:abstractNum w:abstractNumId="399">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2F3D6D7C"/>
    <w:multiLevelType w:val="multilevel"/>
    <w:tmpl w:val="7F9AB868"/>
    <w:numStyleLink w:val="ag3"/>
  </w:abstractNum>
  <w:abstractNum w:abstractNumId="402">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2FD82718"/>
    <w:multiLevelType w:val="multilevel"/>
    <w:tmpl w:val="7F9AB868"/>
    <w:numStyleLink w:val="ag3"/>
  </w:abstractNum>
  <w:abstractNum w:abstractNumId="404">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30492F43"/>
    <w:multiLevelType w:val="multilevel"/>
    <w:tmpl w:val="7F9AB868"/>
    <w:numStyleLink w:val="ag3"/>
  </w:abstractNum>
  <w:abstractNum w:abstractNumId="408">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1">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2">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31BD5640"/>
    <w:multiLevelType w:val="multilevel"/>
    <w:tmpl w:val="7F9AB868"/>
    <w:numStyleLink w:val="ag3"/>
  </w:abstractNum>
  <w:abstractNum w:abstractNumId="416">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31C469BF"/>
    <w:multiLevelType w:val="multilevel"/>
    <w:tmpl w:val="7F9AB868"/>
    <w:numStyleLink w:val="ag3"/>
  </w:abstractNum>
  <w:abstractNum w:abstractNumId="418">
    <w:nsid w:val="31C80405"/>
    <w:multiLevelType w:val="multilevel"/>
    <w:tmpl w:val="7F9AB868"/>
    <w:numStyleLink w:val="ag3"/>
  </w:abstractNum>
  <w:abstractNum w:abstractNumId="419">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0">
    <w:nsid w:val="31D74783"/>
    <w:multiLevelType w:val="multilevel"/>
    <w:tmpl w:val="7F9AB868"/>
    <w:numStyleLink w:val="ag3"/>
  </w:abstractNum>
  <w:abstractNum w:abstractNumId="421">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4">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32A935BB"/>
    <w:multiLevelType w:val="multilevel"/>
    <w:tmpl w:val="7F9AB868"/>
    <w:numStyleLink w:val="ag3"/>
  </w:abstractNum>
  <w:abstractNum w:abstractNumId="427">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32DD7EA3"/>
    <w:multiLevelType w:val="multilevel"/>
    <w:tmpl w:val="7F9AB868"/>
    <w:numStyleLink w:val="ag3"/>
  </w:abstractNum>
  <w:abstractNum w:abstractNumId="429">
    <w:nsid w:val="32E1114D"/>
    <w:multiLevelType w:val="multilevel"/>
    <w:tmpl w:val="7F9AB868"/>
    <w:numStyleLink w:val="ag3"/>
  </w:abstractNum>
  <w:abstractNum w:abstractNumId="430">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33731390"/>
    <w:multiLevelType w:val="multilevel"/>
    <w:tmpl w:val="7F9AB868"/>
    <w:numStyleLink w:val="ag3"/>
  </w:abstractNum>
  <w:abstractNum w:abstractNumId="43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6">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33AC7EB8"/>
    <w:multiLevelType w:val="multilevel"/>
    <w:tmpl w:val="5CCA36E6"/>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990"/>
        </w:tabs>
        <w:ind w:left="27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438">
    <w:nsid w:val="33B43B50"/>
    <w:multiLevelType w:val="multilevel"/>
    <w:tmpl w:val="7F9AB868"/>
    <w:numStyleLink w:val="ag3"/>
  </w:abstractNum>
  <w:abstractNum w:abstractNumId="439">
    <w:nsid w:val="33DE0605"/>
    <w:multiLevelType w:val="multilevel"/>
    <w:tmpl w:val="7F9AB868"/>
    <w:numStyleLink w:val="ag3"/>
  </w:abstractNum>
  <w:abstractNum w:abstractNumId="440">
    <w:nsid w:val="33E877B2"/>
    <w:multiLevelType w:val="multilevel"/>
    <w:tmpl w:val="7F9AB868"/>
    <w:numStyleLink w:val="ag3"/>
  </w:abstractNum>
  <w:abstractNum w:abstractNumId="441">
    <w:nsid w:val="33F62D3F"/>
    <w:multiLevelType w:val="multilevel"/>
    <w:tmpl w:val="7F9AB868"/>
    <w:numStyleLink w:val="ag3"/>
  </w:abstractNum>
  <w:abstractNum w:abstractNumId="442">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344744AC"/>
    <w:multiLevelType w:val="multilevel"/>
    <w:tmpl w:val="7F9AB868"/>
    <w:numStyleLink w:val="ag3"/>
  </w:abstractNum>
  <w:abstractNum w:abstractNumId="447">
    <w:nsid w:val="34AD1339"/>
    <w:multiLevelType w:val="multilevel"/>
    <w:tmpl w:val="7F9AB868"/>
    <w:numStyleLink w:val="ag3"/>
  </w:abstractNum>
  <w:abstractNum w:abstractNumId="448">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449">
    <w:nsid w:val="34D635B7"/>
    <w:multiLevelType w:val="multilevel"/>
    <w:tmpl w:val="7F9AB868"/>
    <w:numStyleLink w:val="ag3"/>
  </w:abstractNum>
  <w:abstractNum w:abstractNumId="450">
    <w:nsid w:val="35373C02"/>
    <w:multiLevelType w:val="multilevel"/>
    <w:tmpl w:val="7F9AB868"/>
    <w:numStyleLink w:val="ag3"/>
  </w:abstractNum>
  <w:abstractNum w:abstractNumId="451">
    <w:nsid w:val="356D60DD"/>
    <w:multiLevelType w:val="multilevel"/>
    <w:tmpl w:val="7F9AB868"/>
    <w:numStyleLink w:val="ag3"/>
  </w:abstractNum>
  <w:abstractNum w:abstractNumId="452">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364F2B51"/>
    <w:multiLevelType w:val="multilevel"/>
    <w:tmpl w:val="7F9AB868"/>
    <w:numStyleLink w:val="ag3"/>
  </w:abstractNum>
  <w:abstractNum w:abstractNumId="460">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366E59ED"/>
    <w:multiLevelType w:val="multilevel"/>
    <w:tmpl w:val="7F9AB868"/>
    <w:numStyleLink w:val="ag3"/>
  </w:abstractNum>
  <w:abstractNum w:abstractNumId="462">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3">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36DA7C4C"/>
    <w:multiLevelType w:val="multilevel"/>
    <w:tmpl w:val="7F9AB868"/>
    <w:numStyleLink w:val="ag3"/>
  </w:abstractNum>
  <w:abstractNum w:abstractNumId="465">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37753812"/>
    <w:multiLevelType w:val="multilevel"/>
    <w:tmpl w:val="7F9AB868"/>
    <w:numStyleLink w:val="ag3"/>
  </w:abstractNum>
  <w:abstractNum w:abstractNumId="468">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37A62636"/>
    <w:multiLevelType w:val="multilevel"/>
    <w:tmpl w:val="7F9AB868"/>
    <w:numStyleLink w:val="ag3"/>
  </w:abstractNum>
  <w:abstractNum w:abstractNumId="470">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383D291A"/>
    <w:multiLevelType w:val="multilevel"/>
    <w:tmpl w:val="7F9AB868"/>
    <w:numStyleLink w:val="ag3"/>
  </w:abstractNum>
  <w:abstractNum w:abstractNumId="473">
    <w:nsid w:val="3844411A"/>
    <w:multiLevelType w:val="multilevel"/>
    <w:tmpl w:val="7F9AB868"/>
    <w:numStyleLink w:val="ag3"/>
  </w:abstractNum>
  <w:abstractNum w:abstractNumId="474">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75">
    <w:nsid w:val="387D4433"/>
    <w:multiLevelType w:val="multilevel"/>
    <w:tmpl w:val="ED6271EA"/>
    <w:lvl w:ilvl="0">
      <w:start w:val="1"/>
      <w:numFmt w:val="bullet"/>
      <w:pStyle w:val="ListContinue"/>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76">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8">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393F6286"/>
    <w:multiLevelType w:val="multilevel"/>
    <w:tmpl w:val="7F9AB868"/>
    <w:name w:val="heading"/>
    <w:numStyleLink w:val="ag3"/>
  </w:abstractNum>
  <w:abstractNum w:abstractNumId="481">
    <w:nsid w:val="39467E0E"/>
    <w:multiLevelType w:val="multilevel"/>
    <w:tmpl w:val="7F9AB868"/>
    <w:numStyleLink w:val="ag3"/>
  </w:abstractNum>
  <w:abstractNum w:abstractNumId="482">
    <w:nsid w:val="396E02BC"/>
    <w:multiLevelType w:val="multilevel"/>
    <w:tmpl w:val="7F9AB868"/>
    <w:numStyleLink w:val="ag3"/>
  </w:abstractNum>
  <w:abstractNum w:abstractNumId="483">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39FD5143"/>
    <w:multiLevelType w:val="multilevel"/>
    <w:tmpl w:val="7F9AB868"/>
    <w:numStyleLink w:val="ag3"/>
  </w:abstractNum>
  <w:abstractNum w:abstractNumId="488">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3A6F76BF"/>
    <w:multiLevelType w:val="multilevel"/>
    <w:tmpl w:val="7F9AB868"/>
    <w:numStyleLink w:val="ag3"/>
  </w:abstractNum>
  <w:abstractNum w:abstractNumId="491">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3">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3B3F0FA0"/>
    <w:multiLevelType w:val="multilevel"/>
    <w:tmpl w:val="7F9AB868"/>
    <w:numStyleLink w:val="ag3"/>
  </w:abstractNum>
  <w:abstractNum w:abstractNumId="495">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6">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7">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9">
    <w:nsid w:val="3BE918D5"/>
    <w:multiLevelType w:val="multilevel"/>
    <w:tmpl w:val="7F9AB868"/>
    <w:numStyleLink w:val="ag3"/>
  </w:abstractNum>
  <w:abstractNum w:abstractNumId="500">
    <w:nsid w:val="3C36129A"/>
    <w:multiLevelType w:val="multilevel"/>
    <w:tmpl w:val="7F9AB868"/>
    <w:numStyleLink w:val="ag3"/>
  </w:abstractNum>
  <w:abstractNum w:abstractNumId="501">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05">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3D407B94"/>
    <w:multiLevelType w:val="multilevel"/>
    <w:tmpl w:val="7F9AB868"/>
    <w:numStyleLink w:val="ag3"/>
  </w:abstractNum>
  <w:abstractNum w:abstractNumId="509">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3D8D799D"/>
    <w:multiLevelType w:val="multilevel"/>
    <w:tmpl w:val="7F9AB868"/>
    <w:numStyleLink w:val="ag3"/>
  </w:abstractNum>
  <w:abstractNum w:abstractNumId="516">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518">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3E6977DC"/>
    <w:multiLevelType w:val="multilevel"/>
    <w:tmpl w:val="7F9AB868"/>
    <w:numStyleLink w:val="ag3"/>
  </w:abstractNum>
  <w:abstractNum w:abstractNumId="525">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26">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3ECB2C4B"/>
    <w:multiLevelType w:val="multilevel"/>
    <w:tmpl w:val="7F9AB868"/>
    <w:numStyleLink w:val="ag3"/>
  </w:abstractNum>
  <w:abstractNum w:abstractNumId="528">
    <w:nsid w:val="3EE47157"/>
    <w:multiLevelType w:val="multilevel"/>
    <w:tmpl w:val="7F9AB868"/>
    <w:numStyleLink w:val="ag3"/>
  </w:abstractNum>
  <w:abstractNum w:abstractNumId="529">
    <w:nsid w:val="3F141BBC"/>
    <w:multiLevelType w:val="multilevel"/>
    <w:tmpl w:val="7F9AB868"/>
    <w:numStyleLink w:val="ag3"/>
  </w:abstractNum>
  <w:abstractNum w:abstractNumId="530">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2">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4">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40040888"/>
    <w:multiLevelType w:val="multilevel"/>
    <w:tmpl w:val="7F9AB868"/>
    <w:numStyleLink w:val="ag3"/>
  </w:abstractNum>
  <w:abstractNum w:abstractNumId="540">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40AA0D0E"/>
    <w:multiLevelType w:val="multilevel"/>
    <w:tmpl w:val="7F9AB868"/>
    <w:numStyleLink w:val="ag3"/>
  </w:abstractNum>
  <w:abstractNum w:abstractNumId="545">
    <w:nsid w:val="40AA7083"/>
    <w:multiLevelType w:val="multilevel"/>
    <w:tmpl w:val="7F9AB868"/>
    <w:numStyleLink w:val="ag3"/>
  </w:abstractNum>
  <w:abstractNum w:abstractNumId="546">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550">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1">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3">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41BE4F36"/>
    <w:multiLevelType w:val="multilevel"/>
    <w:tmpl w:val="7F9AB868"/>
    <w:numStyleLink w:val="ag3"/>
  </w:abstractNum>
  <w:abstractNum w:abstractNumId="556">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8">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42A32C09"/>
    <w:multiLevelType w:val="multilevel"/>
    <w:tmpl w:val="7F9AB868"/>
    <w:numStyleLink w:val="ag3"/>
  </w:abstractNum>
  <w:abstractNum w:abstractNumId="563">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42F02949"/>
    <w:multiLevelType w:val="multilevel"/>
    <w:tmpl w:val="7F9AB868"/>
    <w:numStyleLink w:val="ag3"/>
  </w:abstractNum>
  <w:abstractNum w:abstractNumId="565">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7">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8">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43B13060"/>
    <w:multiLevelType w:val="multilevel"/>
    <w:tmpl w:val="7F9AB868"/>
    <w:numStyleLink w:val="ag3"/>
  </w:abstractNum>
  <w:abstractNum w:abstractNumId="572">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8">
    <w:nsid w:val="447B620C"/>
    <w:multiLevelType w:val="multilevel"/>
    <w:tmpl w:val="7F9AB868"/>
    <w:numStyleLink w:val="ag3"/>
  </w:abstractNum>
  <w:abstractNum w:abstractNumId="579">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44A9525B"/>
    <w:multiLevelType w:val="multilevel"/>
    <w:tmpl w:val="7F9AB868"/>
    <w:numStyleLink w:val="ag3"/>
  </w:abstractNum>
  <w:abstractNum w:abstractNumId="581">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44FB0C19"/>
    <w:multiLevelType w:val="multilevel"/>
    <w:tmpl w:val="7F9AB868"/>
    <w:numStyleLink w:val="ag3"/>
  </w:abstractNum>
  <w:abstractNum w:abstractNumId="584">
    <w:nsid w:val="45033BAE"/>
    <w:multiLevelType w:val="multilevel"/>
    <w:tmpl w:val="7F9AB868"/>
    <w:numStyleLink w:val="ag3"/>
  </w:abstractNum>
  <w:abstractNum w:abstractNumId="585">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455C13B8"/>
    <w:multiLevelType w:val="multilevel"/>
    <w:tmpl w:val="7F9AB868"/>
    <w:numStyleLink w:val="ag3"/>
  </w:abstractNum>
  <w:abstractNum w:abstractNumId="587">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8">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45B26DE2"/>
    <w:multiLevelType w:val="multilevel"/>
    <w:tmpl w:val="7F9AB868"/>
    <w:numStyleLink w:val="ag3"/>
  </w:abstractNum>
  <w:abstractNum w:abstractNumId="590">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462543C7"/>
    <w:multiLevelType w:val="multilevel"/>
    <w:tmpl w:val="7F9AB868"/>
    <w:numStyleLink w:val="ag3"/>
  </w:abstractNum>
  <w:abstractNum w:abstractNumId="594">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46950890"/>
    <w:multiLevelType w:val="multilevel"/>
    <w:tmpl w:val="7F9AB868"/>
    <w:numStyleLink w:val="ag3"/>
  </w:abstractNum>
  <w:abstractNum w:abstractNumId="599">
    <w:nsid w:val="46B71DE5"/>
    <w:multiLevelType w:val="multilevel"/>
    <w:tmpl w:val="7F9AB868"/>
    <w:numStyleLink w:val="ag3"/>
  </w:abstractNum>
  <w:abstractNum w:abstractNumId="600">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47025B51"/>
    <w:multiLevelType w:val="multilevel"/>
    <w:tmpl w:val="7F9AB868"/>
    <w:numStyleLink w:val="ag3"/>
  </w:abstractNum>
  <w:abstractNum w:abstractNumId="602">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3">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5">
    <w:nsid w:val="47827A21"/>
    <w:multiLevelType w:val="multilevel"/>
    <w:tmpl w:val="7F9AB868"/>
    <w:numStyleLink w:val="ag3"/>
  </w:abstractNum>
  <w:abstractNum w:abstractNumId="606">
    <w:nsid w:val="47972F47"/>
    <w:multiLevelType w:val="multilevel"/>
    <w:tmpl w:val="7F9AB868"/>
    <w:numStyleLink w:val="ag3"/>
  </w:abstractNum>
  <w:abstractNum w:abstractNumId="607">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48AC3A45"/>
    <w:multiLevelType w:val="multilevel"/>
    <w:tmpl w:val="7F9AB868"/>
    <w:numStyleLink w:val="ag3"/>
  </w:abstractNum>
  <w:abstractNum w:abstractNumId="618">
    <w:nsid w:val="48C45957"/>
    <w:multiLevelType w:val="multilevel"/>
    <w:tmpl w:val="7F9AB868"/>
    <w:numStyleLink w:val="ag3"/>
  </w:abstractNum>
  <w:abstractNum w:abstractNumId="619">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495B7DEA"/>
    <w:multiLevelType w:val="multilevel"/>
    <w:tmpl w:val="7F9AB868"/>
    <w:numStyleLink w:val="ag3"/>
  </w:abstractNum>
  <w:abstractNum w:abstractNumId="621">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497730A0"/>
    <w:multiLevelType w:val="multilevel"/>
    <w:tmpl w:val="7F9AB868"/>
    <w:numStyleLink w:val="ag3"/>
  </w:abstractNum>
  <w:abstractNum w:abstractNumId="623">
    <w:nsid w:val="49A452EE"/>
    <w:multiLevelType w:val="multilevel"/>
    <w:tmpl w:val="7F9AB868"/>
    <w:numStyleLink w:val="ag3"/>
  </w:abstractNum>
  <w:abstractNum w:abstractNumId="624">
    <w:nsid w:val="49AA53CE"/>
    <w:multiLevelType w:val="multilevel"/>
    <w:tmpl w:val="7F9AB868"/>
    <w:numStyleLink w:val="ag3"/>
  </w:abstractNum>
  <w:abstractNum w:abstractNumId="625">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626">
    <w:nsid w:val="49F75C65"/>
    <w:multiLevelType w:val="multilevel"/>
    <w:tmpl w:val="7F9AB868"/>
    <w:numStyleLink w:val="ag3"/>
  </w:abstractNum>
  <w:abstractNum w:abstractNumId="627">
    <w:nsid w:val="4A1B2239"/>
    <w:multiLevelType w:val="multilevel"/>
    <w:tmpl w:val="7F9AB868"/>
    <w:numStyleLink w:val="ag3"/>
  </w:abstractNum>
  <w:abstractNum w:abstractNumId="628">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629">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0">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4A9B6B71"/>
    <w:multiLevelType w:val="multilevel"/>
    <w:tmpl w:val="7F9AB868"/>
    <w:numStyleLink w:val="ag3"/>
  </w:abstractNum>
  <w:abstractNum w:abstractNumId="634">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4A9F0B7C"/>
    <w:multiLevelType w:val="multilevel"/>
    <w:tmpl w:val="7F9AB868"/>
    <w:numStyleLink w:val="ag3"/>
  </w:abstractNum>
  <w:abstractNum w:abstractNumId="636">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0">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2">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3">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4B7349E0"/>
    <w:multiLevelType w:val="multilevel"/>
    <w:tmpl w:val="7F9AB868"/>
    <w:numStyleLink w:val="ag3"/>
  </w:abstractNum>
  <w:abstractNum w:abstractNumId="647">
    <w:nsid w:val="4B8A224F"/>
    <w:multiLevelType w:val="multilevel"/>
    <w:tmpl w:val="7F9AB868"/>
    <w:numStyleLink w:val="ag3"/>
  </w:abstractNum>
  <w:abstractNum w:abstractNumId="648">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4C063429"/>
    <w:multiLevelType w:val="multilevel"/>
    <w:tmpl w:val="7F9AB868"/>
    <w:numStyleLink w:val="ag3"/>
  </w:abstractNum>
  <w:abstractNum w:abstractNumId="651">
    <w:nsid w:val="4C40695A"/>
    <w:multiLevelType w:val="multilevel"/>
    <w:tmpl w:val="7F9AB868"/>
    <w:numStyleLink w:val="ag3"/>
  </w:abstractNum>
  <w:abstractNum w:abstractNumId="652">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4CFE67C2"/>
    <w:multiLevelType w:val="multilevel"/>
    <w:tmpl w:val="7F9AB868"/>
    <w:numStyleLink w:val="ag3"/>
  </w:abstractNum>
  <w:abstractNum w:abstractNumId="654">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4D3D5C5E"/>
    <w:multiLevelType w:val="multilevel"/>
    <w:tmpl w:val="7F9AB868"/>
    <w:numStyleLink w:val="ag3"/>
  </w:abstractNum>
  <w:abstractNum w:abstractNumId="657">
    <w:nsid w:val="4D3D60B2"/>
    <w:multiLevelType w:val="multilevel"/>
    <w:tmpl w:val="7F9AB868"/>
    <w:numStyleLink w:val="ag3"/>
  </w:abstractNum>
  <w:abstractNum w:abstractNumId="658">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9">
    <w:nsid w:val="4D6B444B"/>
    <w:multiLevelType w:val="multilevel"/>
    <w:tmpl w:val="7F9AB868"/>
    <w:numStyleLink w:val="ag3"/>
  </w:abstractNum>
  <w:abstractNum w:abstractNumId="660">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2">
    <w:nsid w:val="4DC718E0"/>
    <w:multiLevelType w:val="multilevel"/>
    <w:tmpl w:val="7F9AB868"/>
    <w:numStyleLink w:val="ag3"/>
  </w:abstractNum>
  <w:abstractNum w:abstractNumId="663">
    <w:nsid w:val="4E0F645B"/>
    <w:multiLevelType w:val="multilevel"/>
    <w:tmpl w:val="7F9AB868"/>
    <w:numStyleLink w:val="ag3"/>
  </w:abstractNum>
  <w:abstractNum w:abstractNumId="664">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4E5F5D5E"/>
    <w:multiLevelType w:val="multilevel"/>
    <w:tmpl w:val="7F9AB868"/>
    <w:numStyleLink w:val="ag3"/>
  </w:abstractNum>
  <w:abstractNum w:abstractNumId="666">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8">
    <w:nsid w:val="4EAF4CF6"/>
    <w:multiLevelType w:val="multilevel"/>
    <w:tmpl w:val="7F9AB868"/>
    <w:numStyleLink w:val="ag3"/>
  </w:abstractNum>
  <w:abstractNum w:abstractNumId="669">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75">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6">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4F692FF8"/>
    <w:multiLevelType w:val="multilevel"/>
    <w:tmpl w:val="7F9AB868"/>
    <w:numStyleLink w:val="ag3"/>
  </w:abstractNum>
  <w:abstractNum w:abstractNumId="678">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9">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4FA773F1"/>
    <w:multiLevelType w:val="multilevel"/>
    <w:tmpl w:val="7F9AB868"/>
    <w:numStyleLink w:val="ag3"/>
  </w:abstractNum>
  <w:abstractNum w:abstractNumId="684">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4FBE6D63"/>
    <w:multiLevelType w:val="multilevel"/>
    <w:tmpl w:val="7F9AB868"/>
    <w:numStyleLink w:val="ag3"/>
  </w:abstractNum>
  <w:abstractNum w:abstractNumId="686">
    <w:nsid w:val="4FDD130F"/>
    <w:multiLevelType w:val="multilevel"/>
    <w:tmpl w:val="7F9AB868"/>
    <w:numStyleLink w:val="ag3"/>
  </w:abstractNum>
  <w:abstractNum w:abstractNumId="687">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5028679F"/>
    <w:multiLevelType w:val="multilevel"/>
    <w:tmpl w:val="7F9AB868"/>
    <w:numStyleLink w:val="ag3"/>
  </w:abstractNum>
  <w:abstractNum w:abstractNumId="689">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50616941"/>
    <w:multiLevelType w:val="multilevel"/>
    <w:tmpl w:val="7F9AB868"/>
    <w:numStyleLink w:val="ag3"/>
  </w:abstractNum>
  <w:abstractNum w:abstractNumId="693">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4">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50A92DE5"/>
    <w:multiLevelType w:val="multilevel"/>
    <w:tmpl w:val="7F9AB868"/>
    <w:numStyleLink w:val="ag3"/>
  </w:abstractNum>
  <w:abstractNum w:abstractNumId="696">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97">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513B03E1"/>
    <w:multiLevelType w:val="multilevel"/>
    <w:tmpl w:val="7F9AB868"/>
    <w:numStyleLink w:val="ag3"/>
  </w:abstractNum>
  <w:abstractNum w:abstractNumId="700">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519751D4"/>
    <w:multiLevelType w:val="multilevel"/>
    <w:tmpl w:val="7F9AB868"/>
    <w:numStyleLink w:val="ag3"/>
  </w:abstractNum>
  <w:abstractNum w:abstractNumId="703">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5">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51CE2323"/>
    <w:multiLevelType w:val="multilevel"/>
    <w:tmpl w:val="7F9AB868"/>
    <w:numStyleLink w:val="ag3"/>
  </w:abstractNum>
  <w:abstractNum w:abstractNumId="708">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52317988"/>
    <w:multiLevelType w:val="multilevel"/>
    <w:tmpl w:val="7F9AB868"/>
    <w:numStyleLink w:val="ag3"/>
  </w:abstractNum>
  <w:abstractNum w:abstractNumId="711">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52A244EB"/>
    <w:multiLevelType w:val="multilevel"/>
    <w:tmpl w:val="7F9AB868"/>
    <w:numStyleLink w:val="ag3"/>
  </w:abstractNum>
  <w:abstractNum w:abstractNumId="714">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3">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545929C5"/>
    <w:multiLevelType w:val="multilevel"/>
    <w:tmpl w:val="7F9AB868"/>
    <w:numStyleLink w:val="ag3"/>
  </w:abstractNum>
  <w:abstractNum w:abstractNumId="725">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54DE1634"/>
    <w:multiLevelType w:val="multilevel"/>
    <w:tmpl w:val="7F9AB868"/>
    <w:numStyleLink w:val="ag3"/>
  </w:abstractNum>
  <w:abstractNum w:abstractNumId="728">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0">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5509728D"/>
    <w:multiLevelType w:val="multilevel"/>
    <w:tmpl w:val="7F9AB868"/>
    <w:numStyleLink w:val="ag3"/>
  </w:abstractNum>
  <w:abstractNum w:abstractNumId="732">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3">
    <w:nsid w:val="554D3A6A"/>
    <w:multiLevelType w:val="multilevel"/>
    <w:tmpl w:val="7F9AB868"/>
    <w:numStyleLink w:val="ag3"/>
  </w:abstractNum>
  <w:abstractNum w:abstractNumId="734">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55530E1E"/>
    <w:multiLevelType w:val="multilevel"/>
    <w:tmpl w:val="7F9AB868"/>
    <w:numStyleLink w:val="ag3"/>
  </w:abstractNum>
  <w:abstractNum w:abstractNumId="736">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7">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55DB0D3D"/>
    <w:multiLevelType w:val="multilevel"/>
    <w:tmpl w:val="7F9AB868"/>
    <w:numStyleLink w:val="ag3"/>
  </w:abstractNum>
  <w:abstractNum w:abstractNumId="741">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567E5577"/>
    <w:multiLevelType w:val="multilevel"/>
    <w:tmpl w:val="7F9AB868"/>
    <w:numStyleLink w:val="ag3"/>
  </w:abstractNum>
  <w:abstractNum w:abstractNumId="747">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569F56B0"/>
    <w:multiLevelType w:val="multilevel"/>
    <w:tmpl w:val="7F9AB868"/>
    <w:numStyleLink w:val="ag3"/>
  </w:abstractNum>
  <w:abstractNum w:abstractNumId="749">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56E1309A"/>
    <w:multiLevelType w:val="multilevel"/>
    <w:tmpl w:val="7F9AB868"/>
    <w:numStyleLink w:val="ag3"/>
  </w:abstractNum>
  <w:abstractNum w:abstractNumId="751">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2">
    <w:nsid w:val="572E4E42"/>
    <w:multiLevelType w:val="multilevel"/>
    <w:tmpl w:val="7F9AB868"/>
    <w:numStyleLink w:val="ag3"/>
  </w:abstractNum>
  <w:abstractNum w:abstractNumId="753">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574423B9"/>
    <w:multiLevelType w:val="multilevel"/>
    <w:tmpl w:val="7F9AB868"/>
    <w:numStyleLink w:val="ag3"/>
  </w:abstractNum>
  <w:abstractNum w:abstractNumId="755">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57522DD2"/>
    <w:multiLevelType w:val="multilevel"/>
    <w:tmpl w:val="7F9AB868"/>
    <w:numStyleLink w:val="ag3"/>
  </w:abstractNum>
  <w:abstractNum w:abstractNumId="757">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579944A5"/>
    <w:multiLevelType w:val="multilevel"/>
    <w:tmpl w:val="7F9AB868"/>
    <w:numStyleLink w:val="ag3"/>
  </w:abstractNum>
  <w:abstractNum w:abstractNumId="759">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0">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763">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580A42A4"/>
    <w:multiLevelType w:val="multilevel"/>
    <w:tmpl w:val="7F9AB868"/>
    <w:numStyleLink w:val="ag3"/>
  </w:abstractNum>
  <w:abstractNum w:abstractNumId="765">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58A74B0D"/>
    <w:multiLevelType w:val="multilevel"/>
    <w:tmpl w:val="7F9AB868"/>
    <w:numStyleLink w:val="ag3"/>
  </w:abstractNum>
  <w:abstractNum w:abstractNumId="767">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8">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59333F51"/>
    <w:multiLevelType w:val="multilevel"/>
    <w:tmpl w:val="7F9AB868"/>
    <w:numStyleLink w:val="ag3"/>
  </w:abstractNum>
  <w:abstractNum w:abstractNumId="772">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59891B96"/>
    <w:multiLevelType w:val="multilevel"/>
    <w:tmpl w:val="7F9AB868"/>
    <w:numStyleLink w:val="ag3"/>
  </w:abstractNum>
  <w:abstractNum w:abstractNumId="775">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776">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8">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0">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781">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2">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5">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6">
    <w:nsid w:val="5AD74267"/>
    <w:multiLevelType w:val="multilevel"/>
    <w:tmpl w:val="7F9AB868"/>
    <w:numStyleLink w:val="ag3"/>
  </w:abstractNum>
  <w:abstractNum w:abstractNumId="787">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8">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9">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0">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5B563615"/>
    <w:multiLevelType w:val="multilevel"/>
    <w:tmpl w:val="7F9AB868"/>
    <w:numStyleLink w:val="ag3"/>
  </w:abstractNum>
  <w:abstractNum w:abstractNumId="793">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5C4475EF"/>
    <w:multiLevelType w:val="multilevel"/>
    <w:tmpl w:val="7F9AB868"/>
    <w:numStyleLink w:val="ag3"/>
  </w:abstractNum>
  <w:abstractNum w:abstractNumId="799">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5C71245B"/>
    <w:multiLevelType w:val="multilevel"/>
    <w:tmpl w:val="7F9AB868"/>
    <w:numStyleLink w:val="ag3"/>
  </w:abstractNum>
  <w:abstractNum w:abstractNumId="801">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802">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5CB85BE2"/>
    <w:multiLevelType w:val="multilevel"/>
    <w:tmpl w:val="7F9AB868"/>
    <w:numStyleLink w:val="ag3"/>
  </w:abstractNum>
  <w:abstractNum w:abstractNumId="806">
    <w:nsid w:val="5CCE15CD"/>
    <w:multiLevelType w:val="multilevel"/>
    <w:tmpl w:val="7F9AB868"/>
    <w:numStyleLink w:val="ag3"/>
  </w:abstractNum>
  <w:abstractNum w:abstractNumId="807">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8">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0">
    <w:nsid w:val="5D0F4454"/>
    <w:multiLevelType w:val="multilevel"/>
    <w:tmpl w:val="7F9AB868"/>
    <w:numStyleLink w:val="ag3"/>
  </w:abstractNum>
  <w:abstractNum w:abstractNumId="811">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2">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5D945269"/>
    <w:multiLevelType w:val="multilevel"/>
    <w:tmpl w:val="7F9AB868"/>
    <w:numStyleLink w:val="ag3"/>
  </w:abstractNum>
  <w:abstractNum w:abstractNumId="815">
    <w:nsid w:val="5D9C68AE"/>
    <w:multiLevelType w:val="multilevel"/>
    <w:tmpl w:val="7F9AB868"/>
    <w:numStyleLink w:val="ag3"/>
  </w:abstractNum>
  <w:abstractNum w:abstractNumId="816">
    <w:nsid w:val="5DAF4AFE"/>
    <w:multiLevelType w:val="multilevel"/>
    <w:tmpl w:val="7F9AB868"/>
    <w:numStyleLink w:val="ag3"/>
  </w:abstractNum>
  <w:abstractNum w:abstractNumId="817">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5DEC0028"/>
    <w:multiLevelType w:val="multilevel"/>
    <w:tmpl w:val="7F9AB868"/>
    <w:numStyleLink w:val="ag3"/>
  </w:abstractNum>
  <w:abstractNum w:abstractNumId="820">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5E0C3CEF"/>
    <w:multiLevelType w:val="multilevel"/>
    <w:tmpl w:val="7F9AB868"/>
    <w:numStyleLink w:val="ag3"/>
  </w:abstractNum>
  <w:abstractNum w:abstractNumId="822">
    <w:nsid w:val="5E0E0B31"/>
    <w:multiLevelType w:val="multilevel"/>
    <w:tmpl w:val="7F9AB868"/>
    <w:numStyleLink w:val="ag3"/>
  </w:abstractNum>
  <w:abstractNum w:abstractNumId="823">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4">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827">
    <w:nsid w:val="5EB7634B"/>
    <w:multiLevelType w:val="multilevel"/>
    <w:tmpl w:val="7F9AB868"/>
    <w:numStyleLink w:val="ag3"/>
  </w:abstractNum>
  <w:abstractNum w:abstractNumId="828">
    <w:nsid w:val="5EE116AF"/>
    <w:multiLevelType w:val="multilevel"/>
    <w:tmpl w:val="7F9AB868"/>
    <w:numStyleLink w:val="ag3"/>
  </w:abstractNum>
  <w:abstractNum w:abstractNumId="829">
    <w:nsid w:val="5EEE20DB"/>
    <w:multiLevelType w:val="multilevel"/>
    <w:tmpl w:val="7F9AB868"/>
    <w:numStyleLink w:val="ag3"/>
  </w:abstractNum>
  <w:abstractNum w:abstractNumId="830">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5FE94997"/>
    <w:multiLevelType w:val="multilevel"/>
    <w:tmpl w:val="7F9AB868"/>
    <w:numStyleLink w:val="ag3"/>
  </w:abstractNum>
  <w:abstractNum w:abstractNumId="839">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2">
    <w:nsid w:val="60D0594E"/>
    <w:multiLevelType w:val="multilevel"/>
    <w:tmpl w:val="7F9AB868"/>
    <w:numStyleLink w:val="ag3"/>
  </w:abstractNum>
  <w:abstractNum w:abstractNumId="843">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61D161E8"/>
    <w:multiLevelType w:val="multilevel"/>
    <w:tmpl w:val="7F9AB868"/>
    <w:numStyleLink w:val="ag3"/>
  </w:abstractNum>
  <w:abstractNum w:abstractNumId="850">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1">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52">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62B46313"/>
    <w:multiLevelType w:val="multilevel"/>
    <w:tmpl w:val="7F9AB868"/>
    <w:numStyleLink w:val="ag3"/>
  </w:abstractNum>
  <w:abstractNum w:abstractNumId="859">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639C366A"/>
    <w:multiLevelType w:val="multilevel"/>
    <w:tmpl w:val="7F9AB868"/>
    <w:numStyleLink w:val="ag3"/>
  </w:abstractNum>
  <w:abstractNum w:abstractNumId="866">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6409755C"/>
    <w:multiLevelType w:val="multilevel"/>
    <w:tmpl w:val="7F9AB868"/>
    <w:numStyleLink w:val="ag3"/>
  </w:abstractNum>
  <w:abstractNum w:abstractNumId="871">
    <w:nsid w:val="640C6E7D"/>
    <w:multiLevelType w:val="multilevel"/>
    <w:tmpl w:val="7F9AB868"/>
    <w:numStyleLink w:val="ag3"/>
  </w:abstractNum>
  <w:abstractNum w:abstractNumId="872">
    <w:nsid w:val="64D17240"/>
    <w:multiLevelType w:val="multilevel"/>
    <w:tmpl w:val="7F9AB868"/>
    <w:numStyleLink w:val="ag3"/>
  </w:abstractNum>
  <w:abstractNum w:abstractNumId="873">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4">
    <w:nsid w:val="651D4654"/>
    <w:multiLevelType w:val="multilevel"/>
    <w:tmpl w:val="7F9AB868"/>
    <w:numStyleLink w:val="ag3"/>
  </w:abstractNum>
  <w:abstractNum w:abstractNumId="875">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6">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7">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878">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9">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0">
    <w:nsid w:val="65CC1B9A"/>
    <w:multiLevelType w:val="multilevel"/>
    <w:tmpl w:val="7F9AB868"/>
    <w:numStyleLink w:val="ag3"/>
  </w:abstractNum>
  <w:abstractNum w:abstractNumId="881">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83">
    <w:nsid w:val="66F4725C"/>
    <w:multiLevelType w:val="multilevel"/>
    <w:tmpl w:val="7F9AB868"/>
    <w:numStyleLink w:val="ag3"/>
  </w:abstractNum>
  <w:abstractNum w:abstractNumId="884">
    <w:nsid w:val="671B43F3"/>
    <w:multiLevelType w:val="multilevel"/>
    <w:tmpl w:val="7F9AB868"/>
    <w:numStyleLink w:val="ag3"/>
  </w:abstractNum>
  <w:abstractNum w:abstractNumId="885">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675B56C2"/>
    <w:multiLevelType w:val="multilevel"/>
    <w:tmpl w:val="7F9AB868"/>
    <w:numStyleLink w:val="ag3"/>
  </w:abstractNum>
  <w:abstractNum w:abstractNumId="887">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9">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67BE2630"/>
    <w:multiLevelType w:val="multilevel"/>
    <w:tmpl w:val="7F9AB868"/>
    <w:numStyleLink w:val="ag3"/>
  </w:abstractNum>
  <w:abstractNum w:abstractNumId="891">
    <w:nsid w:val="67CF42D2"/>
    <w:multiLevelType w:val="multilevel"/>
    <w:tmpl w:val="7F9AB868"/>
    <w:numStyleLink w:val="ag3"/>
  </w:abstractNum>
  <w:abstractNum w:abstractNumId="892">
    <w:nsid w:val="680F4C39"/>
    <w:multiLevelType w:val="multilevel"/>
    <w:tmpl w:val="7F9AB868"/>
    <w:numStyleLink w:val="ag3"/>
  </w:abstractNum>
  <w:abstractNum w:abstractNumId="893">
    <w:nsid w:val="68677F22"/>
    <w:multiLevelType w:val="multilevel"/>
    <w:tmpl w:val="7F9AB868"/>
    <w:numStyleLink w:val="ag3"/>
  </w:abstractNum>
  <w:abstractNum w:abstractNumId="894">
    <w:nsid w:val="68845A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694D0796"/>
    <w:multiLevelType w:val="multilevel"/>
    <w:tmpl w:val="7F9AB868"/>
    <w:numStyleLink w:val="ag3"/>
  </w:abstractNum>
  <w:abstractNum w:abstractNumId="900">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1">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4">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6">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7">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6B160502"/>
    <w:multiLevelType w:val="multilevel"/>
    <w:tmpl w:val="7F9AB868"/>
    <w:numStyleLink w:val="ag3"/>
  </w:abstractNum>
  <w:abstractNum w:abstractNumId="910">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1">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2">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6BE87319"/>
    <w:multiLevelType w:val="multilevel"/>
    <w:tmpl w:val="7F9AB868"/>
    <w:numStyleLink w:val="ag3"/>
  </w:abstractNum>
  <w:abstractNum w:abstractNumId="914">
    <w:nsid w:val="6BED2708"/>
    <w:multiLevelType w:val="multilevel"/>
    <w:tmpl w:val="7F9AB868"/>
    <w:numStyleLink w:val="ag3"/>
  </w:abstractNum>
  <w:abstractNum w:abstractNumId="915">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917">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6C682B39"/>
    <w:multiLevelType w:val="multilevel"/>
    <w:tmpl w:val="7F9AB868"/>
    <w:numStyleLink w:val="ag3"/>
  </w:abstractNum>
  <w:abstractNum w:abstractNumId="921">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3">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6CC511D2"/>
    <w:multiLevelType w:val="multilevel"/>
    <w:tmpl w:val="7F9AB868"/>
    <w:numStyleLink w:val="ag3"/>
  </w:abstractNum>
  <w:abstractNum w:abstractNumId="925">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6D6E6A91"/>
    <w:multiLevelType w:val="multilevel"/>
    <w:tmpl w:val="7F9AB868"/>
    <w:numStyleLink w:val="ag3"/>
  </w:abstractNum>
  <w:abstractNum w:abstractNumId="929">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0">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6DF50E57"/>
    <w:multiLevelType w:val="multilevel"/>
    <w:tmpl w:val="7F9AB868"/>
    <w:numStyleLink w:val="ag3"/>
  </w:abstractNum>
  <w:abstractNum w:abstractNumId="933">
    <w:nsid w:val="6DF93DF0"/>
    <w:multiLevelType w:val="multilevel"/>
    <w:tmpl w:val="7F9AB868"/>
    <w:numStyleLink w:val="ag3"/>
  </w:abstractNum>
  <w:abstractNum w:abstractNumId="934">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5">
    <w:nsid w:val="6E0E530F"/>
    <w:multiLevelType w:val="multilevel"/>
    <w:tmpl w:val="7F9AB868"/>
    <w:numStyleLink w:val="ag3"/>
  </w:abstractNum>
  <w:abstractNum w:abstractNumId="936">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7">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938">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9">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6E6B3CCE"/>
    <w:multiLevelType w:val="multilevel"/>
    <w:tmpl w:val="7F9AB868"/>
    <w:numStyleLink w:val="ag3"/>
  </w:abstractNum>
  <w:abstractNum w:abstractNumId="942">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3">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7">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1">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6FF266DE"/>
    <w:multiLevelType w:val="multilevel"/>
    <w:tmpl w:val="7F9AB868"/>
    <w:numStyleLink w:val="ag3"/>
  </w:abstractNum>
  <w:abstractNum w:abstractNumId="957">
    <w:nsid w:val="6FF71E98"/>
    <w:multiLevelType w:val="multilevel"/>
    <w:tmpl w:val="7F9AB868"/>
    <w:numStyleLink w:val="ag3"/>
  </w:abstractNum>
  <w:abstractNum w:abstractNumId="958">
    <w:nsid w:val="70135BE9"/>
    <w:multiLevelType w:val="multilevel"/>
    <w:tmpl w:val="7F9AB868"/>
    <w:numStyleLink w:val="ag3"/>
  </w:abstractNum>
  <w:abstractNum w:abstractNumId="959">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0">
    <w:nsid w:val="70280A28"/>
    <w:multiLevelType w:val="multilevel"/>
    <w:tmpl w:val="7F9AB868"/>
    <w:numStyleLink w:val="ag3"/>
  </w:abstractNum>
  <w:abstractNum w:abstractNumId="961">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2">
    <w:nsid w:val="703445E4"/>
    <w:multiLevelType w:val="multilevel"/>
    <w:tmpl w:val="7F9AB868"/>
    <w:numStyleLink w:val="ag3"/>
  </w:abstractNum>
  <w:abstractNum w:abstractNumId="963">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4">
    <w:nsid w:val="70663FA3"/>
    <w:multiLevelType w:val="multilevel"/>
    <w:tmpl w:val="7F9AB868"/>
    <w:numStyleLink w:val="ag3"/>
  </w:abstractNum>
  <w:abstractNum w:abstractNumId="965">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7">
    <w:nsid w:val="70AA0562"/>
    <w:multiLevelType w:val="multilevel"/>
    <w:tmpl w:val="2BC6D8BA"/>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8">
    <w:nsid w:val="70EE36D3"/>
    <w:multiLevelType w:val="multilevel"/>
    <w:tmpl w:val="7F9AB868"/>
    <w:numStyleLink w:val="ag3"/>
  </w:abstractNum>
  <w:abstractNum w:abstractNumId="969">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2">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3">
    <w:nsid w:val="71F51B96"/>
    <w:multiLevelType w:val="multilevel"/>
    <w:tmpl w:val="7F9AB868"/>
    <w:numStyleLink w:val="ag3"/>
  </w:abstractNum>
  <w:abstractNum w:abstractNumId="974">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975">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6">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77">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72D40EC8"/>
    <w:multiLevelType w:val="multilevel"/>
    <w:tmpl w:val="7F9AB868"/>
    <w:numStyleLink w:val="ag3"/>
  </w:abstractNum>
  <w:abstractNum w:abstractNumId="979">
    <w:nsid w:val="72D8101D"/>
    <w:multiLevelType w:val="multilevel"/>
    <w:tmpl w:val="7F9AB868"/>
    <w:numStyleLink w:val="ag3"/>
  </w:abstractNum>
  <w:abstractNum w:abstractNumId="980">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1">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2">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3">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4">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5">
    <w:nsid w:val="739F7E75"/>
    <w:multiLevelType w:val="multilevel"/>
    <w:tmpl w:val="7F9AB868"/>
    <w:numStyleLink w:val="ag3"/>
  </w:abstractNum>
  <w:abstractNum w:abstractNumId="986">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8">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9">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2">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74B21FFA"/>
    <w:multiLevelType w:val="multilevel"/>
    <w:tmpl w:val="7F9AB868"/>
    <w:numStyleLink w:val="ag3"/>
  </w:abstractNum>
  <w:abstractNum w:abstractNumId="994">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7">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8">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9">
    <w:nsid w:val="75052305"/>
    <w:multiLevelType w:val="multilevel"/>
    <w:tmpl w:val="7F9AB868"/>
    <w:numStyleLink w:val="ag3"/>
  </w:abstractNum>
  <w:abstractNum w:abstractNumId="1000">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75797D1C"/>
    <w:multiLevelType w:val="multilevel"/>
    <w:tmpl w:val="7F9AB868"/>
    <w:numStyleLink w:val="ag3"/>
  </w:abstractNum>
  <w:abstractNum w:abstractNumId="1005">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07">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760A338F"/>
    <w:multiLevelType w:val="multilevel"/>
    <w:tmpl w:val="7F9AB868"/>
    <w:numStyleLink w:val="ag3"/>
  </w:abstractNum>
  <w:abstractNum w:abstractNumId="1009">
    <w:nsid w:val="76114CF2"/>
    <w:multiLevelType w:val="multilevel"/>
    <w:tmpl w:val="7F9AB868"/>
    <w:numStyleLink w:val="ag3"/>
  </w:abstractNum>
  <w:abstractNum w:abstractNumId="1010">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7668369F"/>
    <w:multiLevelType w:val="multilevel"/>
    <w:tmpl w:val="7F9AB868"/>
    <w:numStyleLink w:val="ag3"/>
  </w:abstractNum>
  <w:abstractNum w:abstractNumId="1012">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76C121A7"/>
    <w:multiLevelType w:val="multilevel"/>
    <w:tmpl w:val="7F9AB868"/>
    <w:numStyleLink w:val="ag3"/>
  </w:abstractNum>
  <w:abstractNum w:abstractNumId="1014">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5">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17">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8">
    <w:nsid w:val="77B3544E"/>
    <w:multiLevelType w:val="multilevel"/>
    <w:tmpl w:val="7F9AB868"/>
    <w:numStyleLink w:val="ag3"/>
  </w:abstractNum>
  <w:abstractNum w:abstractNumId="1019">
    <w:nsid w:val="77C230F8"/>
    <w:multiLevelType w:val="multilevel"/>
    <w:tmpl w:val="7F9AB868"/>
    <w:numStyleLink w:val="ag3"/>
  </w:abstractNum>
  <w:abstractNum w:abstractNumId="1020">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1">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4">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5">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33">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7A6724F4"/>
    <w:multiLevelType w:val="singleLevel"/>
    <w:tmpl w:val="E6C6E77A"/>
    <w:lvl w:ilvl="0">
      <w:start w:val="1"/>
      <w:numFmt w:val="bullet"/>
      <w:pStyle w:val="a0"/>
      <w:lvlText w:val=""/>
      <w:lvlJc w:val="left"/>
      <w:pPr>
        <w:tabs>
          <w:tab w:val="num" w:pos="360"/>
        </w:tabs>
        <w:ind w:left="0" w:firstLine="0"/>
      </w:pPr>
      <w:rPr>
        <w:rFonts w:ascii="Symbol" w:hAnsi="Symbol" w:hint="default"/>
        <w:sz w:val="22"/>
      </w:rPr>
    </w:lvl>
  </w:abstractNum>
  <w:abstractNum w:abstractNumId="1041">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044">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047">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49">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0">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1">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2">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054">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55">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6">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0">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065">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7">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74">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5">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8">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7F3909E3"/>
    <w:multiLevelType w:val="multilevel"/>
    <w:tmpl w:val="982C4B38"/>
    <w:lvl w:ilvl="0">
      <w:start w:val="6"/>
      <w:numFmt w:val="decimal"/>
      <w:lvlText w:val="%1."/>
      <w:lvlJc w:val="left"/>
      <w:pPr>
        <w:tabs>
          <w:tab w:val="num" w:pos="360"/>
        </w:tabs>
        <w:ind w:left="360" w:hanging="360"/>
      </w:pPr>
      <w:rPr>
        <w:rFonts w:hint="default"/>
      </w:rPr>
    </w:lvl>
    <w:lvl w:ilvl="1">
      <w:start w:val="2"/>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6">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7">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437"/>
  </w:num>
  <w:num w:numId="2">
    <w:abstractNumId w:val="437"/>
  </w:num>
  <w:num w:numId="3">
    <w:abstractNumId w:val="437"/>
  </w:num>
  <w:num w:numId="4">
    <w:abstractNumId w:val="437"/>
  </w:num>
  <w:num w:numId="5">
    <w:abstractNumId w:val="437"/>
  </w:num>
  <w:num w:numId="6">
    <w:abstractNumId w:val="437"/>
  </w:num>
  <w:num w:numId="7">
    <w:abstractNumId w:val="67"/>
  </w:num>
  <w:num w:numId="8">
    <w:abstractNumId w:val="5"/>
  </w:num>
  <w:num w:numId="9">
    <w:abstractNumId w:val="4"/>
  </w:num>
  <w:num w:numId="10">
    <w:abstractNumId w:val="3"/>
  </w:num>
  <w:num w:numId="11">
    <w:abstractNumId w:val="2"/>
  </w:num>
  <w:num w:numId="12">
    <w:abstractNumId w:val="1"/>
  </w:num>
  <w:num w:numId="13">
    <w:abstractNumId w:val="475"/>
  </w:num>
  <w:num w:numId="14">
    <w:abstractNumId w:val="976"/>
  </w:num>
  <w:num w:numId="15">
    <w:abstractNumId w:val="976"/>
  </w:num>
  <w:num w:numId="16">
    <w:abstractNumId w:val="976"/>
  </w:num>
  <w:num w:numId="17">
    <w:abstractNumId w:val="976"/>
  </w:num>
  <w:num w:numId="18">
    <w:abstractNumId w:val="0"/>
  </w:num>
  <w:num w:numId="19">
    <w:abstractNumId w:val="85"/>
  </w:num>
  <w:num w:numId="20">
    <w:abstractNumId w:val="826"/>
  </w:num>
  <w:num w:numId="21">
    <w:abstractNumId w:val="474"/>
  </w:num>
  <w:num w:numId="22">
    <w:abstractNumId w:val="732"/>
  </w:num>
  <w:num w:numId="23">
    <w:abstractNumId w:val="1043"/>
  </w:num>
  <w:num w:numId="24">
    <w:abstractNumId w:val="625"/>
  </w:num>
  <w:num w:numId="25">
    <w:abstractNumId w:val="937"/>
  </w:num>
  <w:num w:numId="26">
    <w:abstractNumId w:val="549"/>
  </w:num>
  <w:num w:numId="27">
    <w:abstractNumId w:val="448"/>
  </w:num>
  <w:num w:numId="28">
    <w:abstractNumId w:val="801"/>
  </w:num>
  <w:num w:numId="29">
    <w:abstractNumId w:val="1064"/>
  </w:num>
  <w:num w:numId="30">
    <w:abstractNumId w:val="974"/>
  </w:num>
  <w:num w:numId="31">
    <w:abstractNumId w:val="780"/>
  </w:num>
  <w:num w:numId="32">
    <w:abstractNumId w:val="1016"/>
  </w:num>
  <w:num w:numId="33">
    <w:abstractNumId w:val="785"/>
  </w:num>
  <w:num w:numId="34">
    <w:abstractNumId w:val="315"/>
  </w:num>
  <w:num w:numId="35">
    <w:abstractNumId w:val="531"/>
  </w:num>
  <w:num w:numId="36">
    <w:abstractNumId w:val="477"/>
  </w:num>
  <w:num w:numId="37">
    <w:abstractNumId w:val="68"/>
  </w:num>
  <w:num w:numId="38">
    <w:abstractNumId w:val="628"/>
  </w:num>
  <w:num w:numId="39">
    <w:abstractNumId w:val="877"/>
  </w:num>
  <w:num w:numId="40">
    <w:abstractNumId w:val="950"/>
  </w:num>
  <w:num w:numId="41">
    <w:abstractNumId w:val="557"/>
  </w:num>
  <w:num w:numId="42">
    <w:abstractNumId w:val="984"/>
  </w:num>
  <w:num w:numId="43">
    <w:abstractNumId w:val="136"/>
  </w:num>
  <w:num w:numId="44">
    <w:abstractNumId w:val="577"/>
  </w:num>
  <w:num w:numId="45">
    <w:abstractNumId w:val="410"/>
  </w:num>
  <w:num w:numId="46">
    <w:abstractNumId w:val="389"/>
  </w:num>
  <w:num w:numId="47">
    <w:abstractNumId w:val="462"/>
  </w:num>
  <w:num w:numId="48">
    <w:abstractNumId w:val="234"/>
  </w:num>
  <w:num w:numId="49">
    <w:abstractNumId w:val="533"/>
  </w:num>
  <w:num w:numId="50">
    <w:abstractNumId w:val="781"/>
  </w:num>
  <w:num w:numId="51">
    <w:abstractNumId w:val="266"/>
  </w:num>
  <w:num w:numId="52">
    <w:abstractNumId w:val="681"/>
  </w:num>
  <w:num w:numId="53">
    <w:abstractNumId w:val="252"/>
  </w:num>
  <w:num w:numId="54">
    <w:abstractNumId w:val="614"/>
  </w:num>
  <w:num w:numId="55">
    <w:abstractNumId w:val="712"/>
  </w:num>
  <w:num w:numId="56">
    <w:abstractNumId w:val="706"/>
  </w:num>
  <w:num w:numId="57">
    <w:abstractNumId w:val="406"/>
  </w:num>
  <w:num w:numId="58">
    <w:abstractNumId w:val="906"/>
  </w:num>
  <w:num w:numId="59">
    <w:abstractNumId w:val="893"/>
  </w:num>
  <w:num w:numId="60">
    <w:abstractNumId w:val="168"/>
  </w:num>
  <w:num w:numId="61">
    <w:abstractNumId w:val="55"/>
  </w:num>
  <w:num w:numId="62">
    <w:abstractNumId w:val="831"/>
  </w:num>
  <w:num w:numId="63">
    <w:abstractNumId w:val="43"/>
  </w:num>
  <w:num w:numId="64">
    <w:abstractNumId w:val="654"/>
  </w:num>
  <w:num w:numId="65">
    <w:abstractNumId w:val="1027"/>
  </w:num>
  <w:num w:numId="66">
    <w:abstractNumId w:val="741"/>
  </w:num>
  <w:num w:numId="67">
    <w:abstractNumId w:val="506"/>
  </w:num>
  <w:num w:numId="68">
    <w:abstractNumId w:val="162"/>
  </w:num>
  <w:num w:numId="69">
    <w:abstractNumId w:val="916"/>
  </w:num>
  <w:num w:numId="70">
    <w:abstractNumId w:val="249"/>
  </w:num>
  <w:num w:numId="71">
    <w:abstractNumId w:val="811"/>
  </w:num>
  <w:num w:numId="72">
    <w:abstractNumId w:val="358"/>
  </w:num>
  <w:num w:numId="73">
    <w:abstractNumId w:val="108"/>
  </w:num>
  <w:num w:numId="74">
    <w:abstractNumId w:val="507"/>
  </w:num>
  <w:num w:numId="75">
    <w:abstractNumId w:val="910"/>
  </w:num>
  <w:num w:numId="76">
    <w:abstractNumId w:val="717"/>
  </w:num>
  <w:num w:numId="77">
    <w:abstractNumId w:val="836"/>
  </w:num>
  <w:num w:numId="78">
    <w:abstractNumId w:val="179"/>
  </w:num>
  <w:num w:numId="79">
    <w:abstractNumId w:val="852"/>
  </w:num>
  <w:num w:numId="80">
    <w:abstractNumId w:val="716"/>
  </w:num>
  <w:num w:numId="81">
    <w:abstractNumId w:val="618"/>
  </w:num>
  <w:num w:numId="82">
    <w:abstractNumId w:val="487"/>
  </w:num>
  <w:num w:numId="83">
    <w:abstractNumId w:val="524"/>
  </w:num>
  <w:num w:numId="84">
    <w:abstractNumId w:val="220"/>
  </w:num>
  <w:num w:numId="85">
    <w:abstractNumId w:val="332"/>
  </w:num>
  <w:num w:numId="86">
    <w:abstractNumId w:val="440"/>
  </w:num>
  <w:num w:numId="87">
    <w:abstractNumId w:val="344"/>
  </w:num>
  <w:num w:numId="88">
    <w:abstractNumId w:val="256"/>
  </w:num>
  <w:num w:numId="89">
    <w:abstractNumId w:val="293"/>
  </w:num>
  <w:num w:numId="90">
    <w:abstractNumId w:val="215"/>
  </w:num>
  <w:num w:numId="91">
    <w:abstractNumId w:val="59"/>
  </w:num>
  <w:num w:numId="92">
    <w:abstractNumId w:val="51"/>
  </w:num>
  <w:num w:numId="93">
    <w:abstractNumId w:val="428"/>
  </w:num>
  <w:num w:numId="94">
    <w:abstractNumId w:val="109"/>
  </w:num>
  <w:num w:numId="95">
    <w:abstractNumId w:val="36"/>
  </w:num>
  <w:num w:numId="96">
    <w:abstractNumId w:val="371"/>
  </w:num>
  <w:num w:numId="97">
    <w:abstractNumId w:val="258"/>
  </w:num>
  <w:num w:numId="98">
    <w:abstractNumId w:val="326"/>
  </w:num>
  <w:num w:numId="99">
    <w:abstractNumId w:val="296"/>
  </w:num>
  <w:num w:numId="100">
    <w:abstractNumId w:val="295"/>
  </w:num>
  <w:num w:numId="101">
    <w:abstractNumId w:val="240"/>
  </w:num>
  <w:num w:numId="102">
    <w:abstractNumId w:val="305"/>
  </w:num>
  <w:num w:numId="103">
    <w:abstractNumId w:val="702"/>
  </w:num>
  <w:num w:numId="104">
    <w:abstractNumId w:val="363"/>
  </w:num>
  <w:num w:numId="105">
    <w:abstractNumId w:val="724"/>
  </w:num>
  <w:num w:numId="106">
    <w:abstractNumId w:val="899"/>
  </w:num>
  <w:num w:numId="107">
    <w:abstractNumId w:val="354"/>
  </w:num>
  <w:num w:numId="108">
    <w:abstractNumId w:val="398"/>
  </w:num>
  <w:num w:numId="109">
    <w:abstractNumId w:val="713"/>
  </w:num>
  <w:num w:numId="110">
    <w:abstractNumId w:val="352"/>
  </w:num>
  <w:num w:numId="111">
    <w:abstractNumId w:val="920"/>
  </w:num>
  <w:num w:numId="112">
    <w:abstractNumId w:val="883"/>
  </w:num>
  <w:num w:numId="113">
    <w:abstractNumId w:val="1058"/>
  </w:num>
  <w:num w:numId="114">
    <w:abstractNumId w:val="1074"/>
  </w:num>
  <w:num w:numId="115">
    <w:abstractNumId w:val="960"/>
  </w:num>
  <w:num w:numId="116">
    <w:abstractNumId w:val="605"/>
  </w:num>
  <w:num w:numId="117">
    <w:abstractNumId w:val="232"/>
  </w:num>
  <w:num w:numId="118">
    <w:abstractNumId w:val="434"/>
  </w:num>
  <w:num w:numId="119">
    <w:abstractNumId w:val="263"/>
  </w:num>
  <w:num w:numId="120">
    <w:abstractNumId w:val="169"/>
  </w:num>
  <w:num w:numId="121">
    <w:abstractNumId w:val="601"/>
  </w:num>
  <w:num w:numId="122">
    <w:abstractNumId w:val="1066"/>
  </w:num>
  <w:num w:numId="123">
    <w:abstractNumId w:val="578"/>
  </w:num>
  <w:num w:numId="124">
    <w:abstractNumId w:val="429"/>
  </w:num>
  <w:num w:numId="125">
    <w:abstractNumId w:val="819"/>
  </w:num>
  <w:num w:numId="126">
    <w:abstractNumId w:val="473"/>
  </w:num>
  <w:num w:numId="127">
    <w:abstractNumId w:val="481"/>
  </w:num>
  <w:num w:numId="128">
    <w:abstractNumId w:val="508"/>
  </w:num>
  <w:num w:numId="129">
    <w:abstractNumId w:val="403"/>
  </w:num>
  <w:num w:numId="130">
    <w:abstractNumId w:val="1004"/>
  </w:num>
  <w:num w:numId="131">
    <w:abstractNumId w:val="1085"/>
  </w:num>
  <w:num w:numId="132">
    <w:abstractNumId w:val="837"/>
  </w:num>
  <w:num w:numId="133">
    <w:abstractNumId w:val="330"/>
  </w:num>
  <w:num w:numId="134">
    <w:abstractNumId w:val="659"/>
  </w:num>
  <w:num w:numId="135">
    <w:abstractNumId w:val="350"/>
  </w:num>
  <w:num w:numId="136">
    <w:abstractNumId w:val="571"/>
  </w:num>
  <w:num w:numId="137">
    <w:abstractNumId w:val="122"/>
  </w:num>
  <w:num w:numId="138">
    <w:abstractNumId w:val="1063"/>
  </w:num>
  <w:num w:numId="139">
    <w:abstractNumId w:val="814"/>
  </w:num>
  <w:num w:numId="140">
    <w:abstractNumId w:val="792"/>
  </w:num>
  <w:num w:numId="141">
    <w:abstractNumId w:val="165"/>
  </w:num>
  <w:num w:numId="142">
    <w:abstractNumId w:val="821"/>
  </w:num>
  <w:num w:numId="143">
    <w:abstractNumId w:val="810"/>
  </w:num>
  <w:num w:numId="144">
    <w:abstractNumId w:val="77"/>
  </w:num>
  <w:num w:numId="145">
    <w:abstractNumId w:val="653"/>
  </w:num>
  <w:num w:numId="146">
    <w:abstractNumId w:val="539"/>
  </w:num>
  <w:num w:numId="147">
    <w:abstractNumId w:val="979"/>
  </w:num>
  <w:num w:numId="148">
    <w:abstractNumId w:val="662"/>
  </w:num>
  <w:num w:numId="149">
    <w:abstractNumId w:val="924"/>
  </w:num>
  <w:num w:numId="150">
    <w:abstractNumId w:val="624"/>
  </w:num>
  <w:num w:numId="151">
    <w:abstractNumId w:val="800"/>
  </w:num>
  <w:num w:numId="152">
    <w:abstractNumId w:val="29"/>
  </w:num>
  <w:num w:numId="153">
    <w:abstractNumId w:val="201"/>
  </w:num>
  <w:num w:numId="154">
    <w:abstractNumId w:val="816"/>
  </w:num>
  <w:num w:numId="155">
    <w:abstractNumId w:val="418"/>
  </w:num>
  <w:num w:numId="156">
    <w:abstractNumId w:val="822"/>
  </w:num>
  <w:num w:numId="157">
    <w:abstractNumId w:val="262"/>
  </w:num>
  <w:num w:numId="158">
    <w:abstractNumId w:val="1019"/>
  </w:num>
  <w:num w:numId="159">
    <w:abstractNumId w:val="208"/>
  </w:num>
  <w:num w:numId="160">
    <w:abstractNumId w:val="401"/>
  </w:num>
  <w:num w:numId="161">
    <w:abstractNumId w:val="941"/>
  </w:num>
  <w:num w:numId="162">
    <w:abstractNumId w:val="891"/>
  </w:num>
  <w:num w:numId="163">
    <w:abstractNumId w:val="317"/>
  </w:num>
  <w:num w:numId="164">
    <w:abstractNumId w:val="735"/>
  </w:num>
  <w:num w:numId="165">
    <w:abstractNumId w:val="626"/>
  </w:num>
  <w:num w:numId="166">
    <w:abstractNumId w:val="754"/>
  </w:num>
  <w:num w:numId="167">
    <w:abstractNumId w:val="750"/>
  </w:num>
  <w:num w:numId="168">
    <w:abstractNumId w:val="646"/>
  </w:num>
  <w:num w:numId="169">
    <w:abstractNumId w:val="870"/>
  </w:num>
  <w:num w:numId="170">
    <w:abstractNumId w:val="130"/>
  </w:num>
  <w:num w:numId="171">
    <w:abstractNumId w:val="562"/>
  </w:num>
  <w:num w:numId="172">
    <w:abstractNumId w:val="228"/>
  </w:num>
  <w:num w:numId="173">
    <w:abstractNumId w:val="373"/>
  </w:num>
  <w:num w:numId="174">
    <w:abstractNumId w:val="627"/>
  </w:num>
  <w:num w:numId="175">
    <w:abstractNumId w:val="113"/>
  </w:num>
  <w:num w:numId="176">
    <w:abstractNumId w:val="993"/>
  </w:num>
  <w:num w:numId="177">
    <w:abstractNumId w:val="886"/>
  </w:num>
  <w:num w:numId="178">
    <w:abstractNumId w:val="219"/>
  </w:num>
  <w:num w:numId="179">
    <w:abstractNumId w:val="633"/>
  </w:num>
  <w:num w:numId="180">
    <w:abstractNumId w:val="155"/>
  </w:num>
  <w:num w:numId="181">
    <w:abstractNumId w:val="928"/>
  </w:num>
  <w:num w:numId="182">
    <w:abstractNumId w:val="273"/>
  </w:num>
  <w:num w:numId="183">
    <w:abstractNumId w:val="393"/>
  </w:num>
  <w:num w:numId="184">
    <w:abstractNumId w:val="913"/>
  </w:num>
  <w:num w:numId="185">
    <w:abstractNumId w:val="849"/>
  </w:num>
  <w:num w:numId="186">
    <w:abstractNumId w:val="685"/>
  </w:num>
  <w:num w:numId="187">
    <w:abstractNumId w:val="469"/>
  </w:num>
  <w:num w:numId="188">
    <w:abstractNumId w:val="450"/>
  </w:num>
  <w:num w:numId="189">
    <w:abstractNumId w:val="746"/>
  </w:num>
  <w:num w:numId="190">
    <w:abstractNumId w:val="124"/>
  </w:num>
  <w:num w:numId="191">
    <w:abstractNumId w:val="599"/>
  </w:num>
  <w:num w:numId="192">
    <w:abstractNumId w:val="98"/>
  </w:num>
  <w:num w:numId="193">
    <w:abstractNumId w:val="665"/>
  </w:num>
  <w:num w:numId="194">
    <w:abstractNumId w:val="250"/>
  </w:num>
  <w:num w:numId="195">
    <w:abstractNumId w:val="707"/>
  </w:num>
  <w:num w:numId="196">
    <w:abstractNumId w:val="1060"/>
  </w:num>
  <w:num w:numId="197">
    <w:abstractNumId w:val="968"/>
  </w:num>
  <w:num w:numId="198">
    <w:abstractNumId w:val="6"/>
  </w:num>
  <w:num w:numId="199">
    <w:abstractNumId w:val="647"/>
  </w:num>
  <w:num w:numId="200">
    <w:abstractNumId w:val="933"/>
  </w:num>
  <w:num w:numId="201">
    <w:abstractNumId w:val="872"/>
  </w:num>
  <w:num w:numId="202">
    <w:abstractNumId w:val="528"/>
  </w:num>
  <w:num w:numId="203">
    <w:abstractNumId w:val="758"/>
  </w:num>
  <w:num w:numId="204">
    <w:abstractNumId w:val="529"/>
  </w:num>
  <w:num w:numId="205">
    <w:abstractNumId w:val="426"/>
  </w:num>
  <w:num w:numId="206">
    <w:abstractNumId w:val="1047"/>
  </w:num>
  <w:num w:numId="207">
    <w:abstractNumId w:val="727"/>
  </w:num>
  <w:num w:numId="208">
    <w:abstractNumId w:val="762"/>
  </w:num>
  <w:num w:numId="209">
    <w:abstractNumId w:val="464"/>
  </w:num>
  <w:num w:numId="210">
    <w:abstractNumId w:val="324"/>
  </w:num>
  <w:num w:numId="211">
    <w:abstractNumId w:val="958"/>
  </w:num>
  <w:num w:numId="212">
    <w:abstractNumId w:val="461"/>
  </w:num>
  <w:num w:numId="213">
    <w:abstractNumId w:val="387"/>
  </w:num>
  <w:num w:numId="214">
    <w:abstractNumId w:val="617"/>
  </w:num>
  <w:num w:numId="215">
    <w:abstractNumId w:val="490"/>
  </w:num>
  <w:num w:numId="216">
    <w:abstractNumId w:val="657"/>
  </w:num>
  <w:num w:numId="217">
    <w:abstractNumId w:val="583"/>
  </w:num>
  <w:num w:numId="218">
    <w:abstractNumId w:val="957"/>
  </w:num>
  <w:num w:numId="219">
    <w:abstractNumId w:val="865"/>
  </w:num>
  <w:num w:numId="220">
    <w:abstractNumId w:val="494"/>
  </w:num>
  <w:num w:numId="221">
    <w:abstractNumId w:val="308"/>
  </w:num>
  <w:num w:numId="222">
    <w:abstractNumId w:val="606"/>
  </w:num>
  <w:num w:numId="223">
    <w:abstractNumId w:val="842"/>
  </w:num>
  <w:num w:numId="224">
    <w:abstractNumId w:val="733"/>
  </w:num>
  <w:num w:numId="225">
    <w:abstractNumId w:val="384"/>
  </w:num>
  <w:num w:numId="226">
    <w:abstractNumId w:val="871"/>
  </w:num>
  <w:num w:numId="227">
    <w:abstractNumId w:val="349"/>
    <w:lvlOverride w:ilvl="2">
      <w:lvl w:ilvl="2">
        <w:start w:val="1"/>
        <w:numFmt w:val="lowerRoman"/>
        <w:lvlText w:val="%3."/>
        <w:lvlJc w:val="right"/>
        <w:pPr>
          <w:tabs>
            <w:tab w:val="num" w:pos="1800"/>
          </w:tabs>
          <w:ind w:left="1800" w:hanging="360"/>
        </w:pPr>
        <w:rPr>
          <w:rFonts w:hint="default"/>
          <w:b w:val="0"/>
        </w:rPr>
      </w:lvl>
    </w:lvlOverride>
  </w:num>
  <w:num w:numId="228">
    <w:abstractNumId w:val="1056"/>
  </w:num>
  <w:num w:numId="229">
    <w:abstractNumId w:val="338"/>
  </w:num>
  <w:num w:numId="230">
    <w:abstractNumId w:val="248"/>
  </w:num>
  <w:num w:numId="231">
    <w:abstractNumId w:val="42"/>
  </w:num>
  <w:num w:numId="232">
    <w:abstractNumId w:val="699"/>
  </w:num>
  <w:num w:numId="233">
    <w:abstractNumId w:val="189"/>
  </w:num>
  <w:num w:numId="234">
    <w:abstractNumId w:val="771"/>
  </w:num>
  <w:num w:numId="235">
    <w:abstractNumId w:val="623"/>
  </w:num>
  <w:num w:numId="236">
    <w:abstractNumId w:val="381"/>
  </w:num>
  <w:num w:numId="237">
    <w:abstractNumId w:val="635"/>
  </w:num>
  <w:num w:numId="238">
    <w:abstractNumId w:val="438"/>
  </w:num>
  <w:num w:numId="239">
    <w:abstractNumId w:val="459"/>
  </w:num>
  <w:num w:numId="240">
    <w:abstractNumId w:val="774"/>
  </w:num>
  <w:num w:numId="241">
    <w:abstractNumId w:val="962"/>
  </w:num>
  <w:num w:numId="242">
    <w:abstractNumId w:val="164"/>
  </w:num>
  <w:num w:numId="243">
    <w:abstractNumId w:val="181"/>
  </w:num>
  <w:num w:numId="244">
    <w:abstractNumId w:val="964"/>
  </w:num>
  <w:num w:numId="245">
    <w:abstractNumId w:val="90"/>
  </w:num>
  <w:num w:numId="246">
    <w:abstractNumId w:val="186"/>
  </w:num>
  <w:num w:numId="247">
    <w:abstractNumId w:val="544"/>
  </w:num>
  <w:num w:numId="248">
    <w:abstractNumId w:val="314"/>
  </w:num>
  <w:num w:numId="249">
    <w:abstractNumId w:val="731"/>
  </w:num>
  <w:num w:numId="250">
    <w:abstractNumId w:val="138"/>
  </w:num>
  <w:num w:numId="251">
    <w:abstractNumId w:val="134"/>
  </w:num>
  <w:num w:numId="252">
    <w:abstractNumId w:val="222"/>
  </w:num>
  <w:num w:numId="253">
    <w:abstractNumId w:val="73"/>
  </w:num>
  <w:num w:numId="254">
    <w:abstractNumId w:val="500"/>
  </w:num>
  <w:num w:numId="255">
    <w:abstractNumId w:val="828"/>
  </w:num>
  <w:num w:numId="256">
    <w:abstractNumId w:val="827"/>
  </w:num>
  <w:num w:numId="257">
    <w:abstractNumId w:val="176"/>
  </w:num>
  <w:num w:numId="258">
    <w:abstractNumId w:val="999"/>
  </w:num>
  <w:num w:numId="259">
    <w:abstractNumId w:val="351"/>
  </w:num>
  <w:num w:numId="260">
    <w:abstractNumId w:val="589"/>
  </w:num>
  <w:num w:numId="261">
    <w:abstractNumId w:val="651"/>
  </w:num>
  <w:num w:numId="262">
    <w:abstractNumId w:val="1061"/>
  </w:num>
  <w:num w:numId="263">
    <w:abstractNumId w:val="909"/>
  </w:num>
  <w:num w:numId="264">
    <w:abstractNumId w:val="688"/>
  </w:num>
  <w:num w:numId="265">
    <w:abstractNumId w:val="93"/>
  </w:num>
  <w:num w:numId="266">
    <w:abstractNumId w:val="131"/>
  </w:num>
  <w:num w:numId="267">
    <w:abstractNumId w:val="1034"/>
  </w:num>
  <w:num w:numId="268">
    <w:abstractNumId w:val="586"/>
  </w:num>
  <w:num w:numId="269">
    <w:abstractNumId w:val="312"/>
  </w:num>
  <w:num w:numId="270">
    <w:abstractNumId w:val="890"/>
  </w:num>
  <w:num w:numId="271">
    <w:abstractNumId w:val="362"/>
  </w:num>
  <w:num w:numId="272">
    <w:abstractNumId w:val="407"/>
  </w:num>
  <w:num w:numId="273">
    <w:abstractNumId w:val="874"/>
  </w:num>
  <w:num w:numId="274">
    <w:abstractNumId w:val="482"/>
  </w:num>
  <w:num w:numId="275">
    <w:abstractNumId w:val="221"/>
  </w:num>
  <w:num w:numId="276">
    <w:abstractNumId w:val="87"/>
  </w:num>
  <w:num w:numId="277">
    <w:abstractNumId w:val="764"/>
  </w:num>
  <w:num w:numId="278">
    <w:abstractNumId w:val="527"/>
  </w:num>
  <w:num w:numId="279">
    <w:abstractNumId w:val="973"/>
  </w:num>
  <w:num w:numId="280">
    <w:abstractNumId w:val="120"/>
  </w:num>
  <w:num w:numId="281">
    <w:abstractNumId w:val="1008"/>
  </w:num>
  <w:num w:numId="282">
    <w:abstractNumId w:val="545"/>
  </w:num>
  <w:num w:numId="283">
    <w:abstractNumId w:val="152"/>
  </w:num>
  <w:num w:numId="284">
    <w:abstractNumId w:val="786"/>
  </w:num>
  <w:num w:numId="285">
    <w:abstractNumId w:val="247"/>
  </w:num>
  <w:num w:numId="286">
    <w:abstractNumId w:val="668"/>
  </w:num>
  <w:num w:numId="287">
    <w:abstractNumId w:val="441"/>
  </w:num>
  <w:num w:numId="288">
    <w:abstractNumId w:val="740"/>
  </w:num>
  <w:num w:numId="289">
    <w:abstractNumId w:val="213"/>
  </w:num>
  <w:num w:numId="290">
    <w:abstractNumId w:val="683"/>
  </w:num>
  <w:num w:numId="291">
    <w:abstractNumId w:val="359"/>
  </w:num>
  <w:num w:numId="292">
    <w:abstractNumId w:val="294"/>
  </w:num>
  <w:num w:numId="293">
    <w:abstractNumId w:val="320"/>
  </w:num>
  <w:num w:numId="294">
    <w:abstractNumId w:val="692"/>
  </w:num>
  <w:num w:numId="295">
    <w:abstractNumId w:val="806"/>
  </w:num>
  <w:num w:numId="296">
    <w:abstractNumId w:val="829"/>
  </w:num>
  <w:num w:numId="297">
    <w:abstractNumId w:val="15"/>
  </w:num>
  <w:num w:numId="298">
    <w:abstractNumId w:val="580"/>
  </w:num>
  <w:num w:numId="299">
    <w:abstractNumId w:val="447"/>
  </w:num>
  <w:num w:numId="300">
    <w:abstractNumId w:val="230"/>
  </w:num>
  <w:num w:numId="301">
    <w:abstractNumId w:val="246"/>
  </w:num>
  <w:num w:numId="302">
    <w:abstractNumId w:val="467"/>
  </w:num>
  <w:num w:numId="303">
    <w:abstractNumId w:val="686"/>
  </w:num>
  <w:num w:numId="304">
    <w:abstractNumId w:val="650"/>
  </w:num>
  <w:num w:numId="305">
    <w:abstractNumId w:val="499"/>
  </w:num>
  <w:num w:numId="306">
    <w:abstractNumId w:val="748"/>
  </w:num>
  <w:num w:numId="307">
    <w:abstractNumId w:val="838"/>
  </w:num>
  <w:num w:numId="308">
    <w:abstractNumId w:val="439"/>
    <w:lvlOverride w:ilvl="2">
      <w:lvl w:ilvl="2">
        <w:start w:val="1"/>
        <w:numFmt w:val="lowerRoman"/>
        <w:lvlText w:val="%3."/>
        <w:lvlJc w:val="right"/>
        <w:pPr>
          <w:tabs>
            <w:tab w:val="num" w:pos="1800"/>
          </w:tabs>
          <w:ind w:left="1800" w:hanging="360"/>
        </w:pPr>
        <w:rPr>
          <w:rFonts w:hint="default"/>
          <w:b w:val="0"/>
        </w:rPr>
      </w:lvl>
    </w:lvlOverride>
  </w:num>
  <w:num w:numId="309">
    <w:abstractNumId w:val="914"/>
  </w:num>
  <w:num w:numId="310">
    <w:abstractNumId w:val="1029"/>
  </w:num>
  <w:num w:numId="311">
    <w:abstractNumId w:val="805"/>
  </w:num>
  <w:num w:numId="312">
    <w:abstractNumId w:val="932"/>
  </w:num>
  <w:num w:numId="313">
    <w:abstractNumId w:val="815"/>
  </w:num>
  <w:num w:numId="314">
    <w:abstractNumId w:val="345"/>
  </w:num>
  <w:num w:numId="315">
    <w:abstractNumId w:val="1011"/>
  </w:num>
  <w:num w:numId="316">
    <w:abstractNumId w:val="480"/>
  </w:num>
  <w:num w:numId="317">
    <w:abstractNumId w:val="92"/>
  </w:num>
  <w:num w:numId="318">
    <w:abstractNumId w:val="978"/>
  </w:num>
  <w:num w:numId="319">
    <w:abstractNumId w:val="1037"/>
  </w:num>
  <w:num w:numId="320">
    <w:abstractNumId w:val="956"/>
  </w:num>
  <w:num w:numId="321">
    <w:abstractNumId w:val="156"/>
  </w:num>
  <w:num w:numId="322">
    <w:abstractNumId w:val="622"/>
  </w:num>
  <w:num w:numId="323">
    <w:abstractNumId w:val="620"/>
  </w:num>
  <w:num w:numId="324">
    <w:abstractNumId w:val="752"/>
  </w:num>
  <w:num w:numId="325">
    <w:abstractNumId w:val="348"/>
  </w:num>
  <w:num w:numId="326">
    <w:abstractNumId w:val="756"/>
  </w:num>
  <w:num w:numId="327">
    <w:abstractNumId w:val="27"/>
  </w:num>
  <w:num w:numId="328">
    <w:abstractNumId w:val="884"/>
  </w:num>
  <w:num w:numId="329">
    <w:abstractNumId w:val="1087"/>
  </w:num>
  <w:num w:numId="330">
    <w:abstractNumId w:val="223"/>
  </w:num>
  <w:num w:numId="331">
    <w:abstractNumId w:val="892"/>
  </w:num>
  <w:num w:numId="332">
    <w:abstractNumId w:val="137"/>
  </w:num>
  <w:num w:numId="333">
    <w:abstractNumId w:val="1069"/>
  </w:num>
  <w:num w:numId="334">
    <w:abstractNumId w:val="451"/>
  </w:num>
  <w:num w:numId="335">
    <w:abstractNumId w:val="798"/>
  </w:num>
  <w:num w:numId="336">
    <w:abstractNumId w:val="446"/>
  </w:num>
  <w:num w:numId="337">
    <w:abstractNumId w:val="383"/>
  </w:num>
  <w:num w:numId="338">
    <w:abstractNumId w:val="472"/>
  </w:num>
  <w:num w:numId="339">
    <w:abstractNumId w:val="145"/>
  </w:num>
  <w:num w:numId="340">
    <w:abstractNumId w:val="417"/>
  </w:num>
  <w:num w:numId="341">
    <w:abstractNumId w:val="96"/>
  </w:num>
  <w:num w:numId="342">
    <w:abstractNumId w:val="163"/>
  </w:num>
  <w:num w:numId="343">
    <w:abstractNumId w:val="22"/>
  </w:num>
  <w:num w:numId="344">
    <w:abstractNumId w:val="1084"/>
  </w:num>
  <w:num w:numId="345">
    <w:abstractNumId w:val="104"/>
  </w:num>
  <w:num w:numId="346">
    <w:abstractNumId w:val="147"/>
  </w:num>
  <w:num w:numId="347">
    <w:abstractNumId w:val="142"/>
  </w:num>
  <w:num w:numId="348">
    <w:abstractNumId w:val="58"/>
  </w:num>
  <w:num w:numId="349">
    <w:abstractNumId w:val="1038"/>
  </w:num>
  <w:num w:numId="350">
    <w:abstractNumId w:val="346"/>
  </w:num>
  <w:num w:numId="351">
    <w:abstractNumId w:val="985"/>
  </w:num>
  <w:num w:numId="352">
    <w:abstractNumId w:val="420"/>
  </w:num>
  <w:num w:numId="353">
    <w:abstractNumId w:val="279"/>
  </w:num>
  <w:num w:numId="354">
    <w:abstractNumId w:val="117"/>
  </w:num>
  <w:num w:numId="355">
    <w:abstractNumId w:val="61"/>
  </w:num>
  <w:num w:numId="356">
    <w:abstractNumId w:val="415"/>
  </w:num>
  <w:num w:numId="357">
    <w:abstractNumId w:val="1018"/>
  </w:num>
  <w:num w:numId="358">
    <w:abstractNumId w:val="45"/>
  </w:num>
  <w:num w:numId="359">
    <w:abstractNumId w:val="376"/>
  </w:num>
  <w:num w:numId="360">
    <w:abstractNumId w:val="880"/>
  </w:num>
  <w:num w:numId="361">
    <w:abstractNumId w:val="95"/>
  </w:num>
  <w:num w:numId="362">
    <w:abstractNumId w:val="695"/>
  </w:num>
  <w:num w:numId="363">
    <w:abstractNumId w:val="858"/>
  </w:num>
  <w:num w:numId="364">
    <w:abstractNumId w:val="218"/>
  </w:num>
  <w:num w:numId="365">
    <w:abstractNumId w:val="766"/>
  </w:num>
  <w:num w:numId="366">
    <w:abstractNumId w:val="1042"/>
  </w:num>
  <w:num w:numId="367">
    <w:abstractNumId w:val="656"/>
  </w:num>
  <w:num w:numId="368">
    <w:abstractNumId w:val="663"/>
  </w:num>
  <w:num w:numId="369">
    <w:abstractNumId w:val="449"/>
  </w:num>
  <w:num w:numId="370">
    <w:abstractNumId w:val="935"/>
  </w:num>
  <w:num w:numId="371">
    <w:abstractNumId w:val="275"/>
  </w:num>
  <w:num w:numId="372">
    <w:abstractNumId w:val="555"/>
  </w:num>
  <w:num w:numId="373">
    <w:abstractNumId w:val="282"/>
  </w:num>
  <w:num w:numId="374">
    <w:abstractNumId w:val="515"/>
  </w:num>
  <w:num w:numId="375">
    <w:abstractNumId w:val="564"/>
  </w:num>
  <w:num w:numId="376">
    <w:abstractNumId w:val="141"/>
  </w:num>
  <w:num w:numId="377">
    <w:abstractNumId w:val="105"/>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677"/>
  </w:num>
  <w:num w:numId="379">
    <w:abstractNumId w:val="1062"/>
  </w:num>
  <w:num w:numId="380">
    <w:abstractNumId w:val="710"/>
  </w:num>
  <w:num w:numId="381">
    <w:abstractNumId w:val="598"/>
  </w:num>
  <w:num w:numId="382">
    <w:abstractNumId w:val="335"/>
  </w:num>
  <w:num w:numId="383">
    <w:abstractNumId w:val="1036"/>
  </w:num>
  <w:num w:numId="384">
    <w:abstractNumId w:val="1009"/>
  </w:num>
  <w:num w:numId="385">
    <w:abstractNumId w:val="255"/>
  </w:num>
  <w:num w:numId="386">
    <w:abstractNumId w:val="139"/>
  </w:num>
  <w:num w:numId="387">
    <w:abstractNumId w:val="339"/>
  </w:num>
  <w:num w:numId="388">
    <w:abstractNumId w:val="280"/>
  </w:num>
  <w:num w:numId="389">
    <w:abstractNumId w:val="116"/>
  </w:num>
  <w:num w:numId="390">
    <w:abstractNumId w:val="1013"/>
  </w:num>
  <w:num w:numId="391">
    <w:abstractNumId w:val="1082"/>
  </w:num>
  <w:num w:numId="392">
    <w:abstractNumId w:val="1051"/>
  </w:num>
  <w:num w:numId="393">
    <w:abstractNumId w:val="41"/>
  </w:num>
  <w:num w:numId="394">
    <w:abstractNumId w:val="972"/>
  </w:num>
  <w:num w:numId="395">
    <w:abstractNumId w:val="1040"/>
  </w:num>
  <w:num w:numId="396">
    <w:abstractNumId w:val="775"/>
  </w:num>
  <w:num w:numId="397">
    <w:abstractNumId w:val="316"/>
    <w:lvlOverride w:ilvl="1">
      <w:lvl w:ilvl="1">
        <w:start w:val="1"/>
        <w:numFmt w:val="lowerLetter"/>
        <w:lvlText w:val="%2."/>
        <w:lvlJc w:val="left"/>
        <w:pPr>
          <w:tabs>
            <w:tab w:val="num" w:pos="1080"/>
          </w:tabs>
          <w:ind w:left="1080" w:hanging="360"/>
        </w:pPr>
        <w:rPr>
          <w:rFonts w:hint="default"/>
          <w:i w:val="0"/>
        </w:rPr>
      </w:lvl>
    </w:lvlOverride>
  </w:num>
  <w:num w:numId="398">
    <w:abstractNumId w:val="584"/>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356"/>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593"/>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631"/>
  </w:num>
  <w:num w:numId="402">
    <w:abstractNumId w:val="217"/>
  </w:num>
  <w:num w:numId="403">
    <w:abstractNumId w:val="550"/>
  </w:num>
  <w:num w:numId="404">
    <w:abstractNumId w:val="283"/>
  </w:num>
  <w:num w:numId="405">
    <w:abstractNumId w:val="121"/>
  </w:num>
  <w:num w:numId="406">
    <w:abstractNumId w:val="200"/>
  </w:num>
  <w:num w:numId="407">
    <w:abstractNumId w:val="396"/>
  </w:num>
  <w:num w:numId="408">
    <w:abstractNumId w:val="922"/>
  </w:num>
  <w:num w:numId="409">
    <w:abstractNumId w:val="885"/>
  </w:num>
  <w:num w:numId="410">
    <w:abstractNumId w:val="853"/>
  </w:num>
  <w:num w:numId="411">
    <w:abstractNumId w:val="833"/>
  </w:num>
  <w:num w:numId="412">
    <w:abstractNumId w:val="425"/>
  </w:num>
  <w:num w:numId="413">
    <w:abstractNumId w:val="840"/>
  </w:num>
  <w:num w:numId="414">
    <w:abstractNumId w:val="655"/>
  </w:num>
  <w:num w:numId="415">
    <w:abstractNumId w:val="901"/>
  </w:num>
  <w:num w:numId="416">
    <w:abstractNumId w:val="963"/>
  </w:num>
  <w:num w:numId="417">
    <w:abstractNumId w:val="498"/>
  </w:num>
  <w:num w:numId="418">
    <w:abstractNumId w:val="667"/>
  </w:num>
  <w:num w:numId="419">
    <w:abstractNumId w:val="435"/>
  </w:num>
  <w:num w:numId="420">
    <w:abstractNumId w:val="319"/>
  </w:num>
  <w:num w:numId="421">
    <w:abstractNumId w:val="298"/>
  </w:num>
  <w:num w:numId="422">
    <w:abstractNumId w:val="455"/>
  </w:num>
  <w:num w:numId="423">
    <w:abstractNumId w:val="1079"/>
  </w:num>
  <w:num w:numId="424">
    <w:abstractNumId w:val="587"/>
  </w:num>
  <w:num w:numId="425">
    <w:abstractNumId w:val="600"/>
  </w:num>
  <w:num w:numId="426">
    <w:abstractNumId w:val="309"/>
  </w:num>
  <w:num w:numId="427">
    <w:abstractNumId w:val="523"/>
  </w:num>
  <w:num w:numId="428">
    <w:abstractNumId w:val="364"/>
  </w:num>
  <w:num w:numId="429">
    <w:abstractNumId w:val="772"/>
  </w:num>
  <w:num w:numId="430">
    <w:abstractNumId w:val="1041"/>
  </w:num>
  <w:num w:numId="431">
    <w:abstractNumId w:val="761"/>
  </w:num>
  <w:num w:numId="432">
    <w:abstractNumId w:val="143"/>
  </w:num>
  <w:num w:numId="433">
    <w:abstractNumId w:val="708"/>
  </w:num>
  <w:num w:numId="434">
    <w:abstractNumId w:val="460"/>
  </w:num>
  <w:num w:numId="435">
    <w:abstractNumId w:val="690"/>
  </w:num>
  <w:num w:numId="436">
    <w:abstractNumId w:val="705"/>
  </w:num>
  <w:num w:numId="437">
    <w:abstractNumId w:val="632"/>
  </w:num>
  <w:num w:numId="438">
    <w:abstractNumId w:val="895"/>
  </w:num>
  <w:num w:numId="439">
    <w:abstractNumId w:val="30"/>
  </w:num>
  <w:num w:numId="440">
    <w:abstractNumId w:val="452"/>
  </w:num>
  <w:num w:numId="441">
    <w:abstractNumId w:val="512"/>
  </w:num>
  <w:num w:numId="442">
    <w:abstractNumId w:val="742"/>
  </w:num>
  <w:num w:numId="443">
    <w:abstractNumId w:val="634"/>
  </w:num>
  <w:num w:numId="444">
    <w:abstractNumId w:val="943"/>
  </w:num>
  <w:num w:numId="445">
    <w:abstractNumId w:val="394"/>
  </w:num>
  <w:num w:numId="446">
    <w:abstractNumId w:val="804"/>
  </w:num>
  <w:num w:numId="447">
    <w:abstractNumId w:val="569"/>
  </w:num>
  <w:num w:numId="448">
    <w:abstractNumId w:val="397"/>
  </w:num>
  <w:num w:numId="449">
    <w:abstractNumId w:val="257"/>
  </w:num>
  <w:num w:numId="450">
    <w:abstractNumId w:val="521"/>
  </w:num>
  <w:num w:numId="451">
    <w:abstractNumId w:val="380"/>
  </w:num>
  <w:num w:numId="452">
    <w:abstractNumId w:val="698"/>
  </w:num>
  <w:num w:numId="453">
    <w:abstractNumId w:val="153"/>
  </w:num>
  <w:num w:numId="454">
    <w:abstractNumId w:val="37"/>
  </w:num>
  <w:num w:numId="455">
    <w:abstractNumId w:val="817"/>
  </w:num>
  <w:num w:numId="456">
    <w:abstractNumId w:val="510"/>
  </w:num>
  <w:num w:numId="457">
    <w:abstractNumId w:val="64"/>
  </w:num>
  <w:num w:numId="458">
    <w:abstractNumId w:val="385"/>
  </w:num>
  <w:num w:numId="459">
    <w:abstractNumId w:val="56"/>
  </w:num>
  <w:num w:numId="460">
    <w:abstractNumId w:val="637"/>
  </w:num>
  <w:num w:numId="461">
    <w:abstractNumId w:val="159"/>
  </w:num>
  <w:num w:numId="462">
    <w:abstractNumId w:val="911"/>
  </w:num>
  <w:num w:numId="463">
    <w:abstractNumId w:val="277"/>
  </w:num>
  <w:num w:numId="464">
    <w:abstractNumId w:val="299"/>
  </w:num>
  <w:num w:numId="465">
    <w:abstractNumId w:val="478"/>
  </w:num>
  <w:num w:numId="466">
    <w:abstractNumId w:val="28"/>
  </w:num>
  <w:num w:numId="467">
    <w:abstractNumId w:val="311"/>
  </w:num>
  <w:num w:numId="468">
    <w:abstractNumId w:val="718"/>
  </w:num>
  <w:num w:numId="469">
    <w:abstractNumId w:val="82"/>
  </w:num>
  <w:num w:numId="470">
    <w:abstractNumId w:val="329"/>
  </w:num>
  <w:num w:numId="471">
    <w:abstractNumId w:val="595"/>
  </w:num>
  <w:num w:numId="472">
    <w:abstractNumId w:val="558"/>
  </w:num>
  <w:num w:numId="473">
    <w:abstractNumId w:val="347"/>
  </w:num>
  <w:num w:numId="474">
    <w:abstractNumId w:val="337"/>
  </w:num>
  <w:num w:numId="475">
    <w:abstractNumId w:val="850"/>
  </w:num>
  <w:num w:numId="476">
    <w:abstractNumId w:val="691"/>
  </w:num>
  <w:num w:numId="477">
    <w:abstractNumId w:val="237"/>
  </w:num>
  <w:num w:numId="478">
    <w:abstractNumId w:val="39"/>
  </w:num>
  <w:num w:numId="479">
    <w:abstractNumId w:val="465"/>
  </w:num>
  <w:num w:numId="480">
    <w:abstractNumId w:val="471"/>
  </w:num>
  <w:num w:numId="481">
    <w:abstractNumId w:val="377"/>
  </w:num>
  <w:num w:numId="482">
    <w:abstractNumId w:val="611"/>
  </w:num>
  <w:num w:numId="483">
    <w:abstractNumId w:val="101"/>
  </w:num>
  <w:num w:numId="484">
    <w:abstractNumId w:val="917"/>
  </w:num>
  <w:num w:numId="485">
    <w:abstractNumId w:val="374"/>
  </w:num>
  <w:num w:numId="486">
    <w:abstractNumId w:val="7"/>
  </w:num>
  <w:num w:numId="487">
    <w:abstractNumId w:val="47"/>
  </w:num>
  <w:num w:numId="488">
    <w:abstractNumId w:val="443"/>
  </w:num>
  <w:num w:numId="489">
    <w:abstractNumId w:val="1050"/>
  </w:num>
  <w:num w:numId="490">
    <w:abstractNumId w:val="547"/>
  </w:num>
  <w:num w:numId="491">
    <w:abstractNumId w:val="926"/>
  </w:num>
  <w:num w:numId="492">
    <w:abstractNumId w:val="505"/>
  </w:num>
  <w:num w:numId="493">
    <w:abstractNumId w:val="567"/>
  </w:num>
  <w:num w:numId="494">
    <w:abstractNumId w:val="182"/>
  </w:num>
  <w:num w:numId="495">
    <w:abstractNumId w:val="670"/>
  </w:num>
  <w:num w:numId="496">
    <w:abstractNumId w:val="753"/>
  </w:num>
  <w:num w:numId="497">
    <w:abstractNumId w:val="876"/>
  </w:num>
  <w:num w:numId="498">
    <w:abstractNumId w:val="175"/>
  </w:num>
  <w:num w:numId="499">
    <w:abstractNumId w:val="126"/>
  </w:num>
  <w:num w:numId="500">
    <w:abstractNumId w:val="868"/>
  </w:num>
  <w:num w:numId="501">
    <w:abstractNumId w:val="596"/>
  </w:num>
  <w:num w:numId="502">
    <w:abstractNumId w:val="889"/>
  </w:num>
  <w:num w:numId="503">
    <w:abstractNumId w:val="703"/>
  </w:num>
  <w:num w:numId="504">
    <w:abstractNumId w:val="132"/>
  </w:num>
  <w:num w:numId="505">
    <w:abstractNumId w:val="541"/>
  </w:num>
  <w:num w:numId="506">
    <w:abstractNumId w:val="173"/>
  </w:num>
  <w:num w:numId="507">
    <w:abstractNumId w:val="903"/>
  </w:num>
  <w:num w:numId="508">
    <w:abstractNumId w:val="360"/>
  </w:num>
  <w:num w:numId="509">
    <w:abstractNumId w:val="290"/>
  </w:num>
  <w:num w:numId="510">
    <w:abstractNumId w:val="565"/>
  </w:num>
  <w:num w:numId="511">
    <w:abstractNumId w:val="9"/>
  </w:num>
  <w:num w:numId="512">
    <w:abstractNumId w:val="1039"/>
  </w:num>
  <w:num w:numId="513">
    <w:abstractNumId w:val="224"/>
  </w:num>
  <w:num w:numId="514">
    <w:abstractNumId w:val="518"/>
  </w:num>
  <w:num w:numId="515">
    <w:abstractNumId w:val="869"/>
  </w:num>
  <w:num w:numId="516">
    <w:abstractNumId w:val="797"/>
  </w:num>
  <w:num w:numId="517">
    <w:abstractNumId w:val="687"/>
  </w:num>
  <w:num w:numId="518">
    <w:abstractNumId w:val="400"/>
  </w:num>
  <w:num w:numId="519">
    <w:abstractNumId w:val="331"/>
  </w:num>
  <w:num w:numId="520">
    <w:abstractNumId w:val="769"/>
  </w:num>
  <w:num w:numId="521">
    <w:abstractNumId w:val="575"/>
  </w:num>
  <w:num w:numId="522">
    <w:abstractNumId w:val="1035"/>
  </w:num>
  <w:num w:numId="523">
    <w:abstractNumId w:val="1033"/>
  </w:num>
  <w:num w:numId="524">
    <w:abstractNumId w:val="457"/>
  </w:num>
  <w:num w:numId="525">
    <w:abstractNumId w:val="365"/>
  </w:num>
  <w:num w:numId="526">
    <w:abstractNumId w:val="799"/>
  </w:num>
  <w:num w:numId="527">
    <w:abstractNumId w:val="1080"/>
  </w:num>
  <w:num w:numId="528">
    <w:abstractNumId w:val="939"/>
  </w:num>
  <w:num w:numId="529">
    <w:abstractNumId w:val="361"/>
  </w:num>
  <w:num w:numId="530">
    <w:abstractNumId w:val="270"/>
  </w:num>
  <w:num w:numId="531">
    <w:abstractNumId w:val="167"/>
  </w:num>
  <w:num w:numId="532">
    <w:abstractNumId w:val="502"/>
  </w:num>
  <w:num w:numId="533">
    <w:abstractNumId w:val="235"/>
  </w:num>
  <w:num w:numId="534">
    <w:abstractNumId w:val="404"/>
  </w:num>
  <w:num w:numId="535">
    <w:abstractNumId w:val="998"/>
  </w:num>
  <w:num w:numId="536">
    <w:abstractNumId w:val="615"/>
  </w:num>
  <w:num w:numId="537">
    <w:abstractNumId w:val="399"/>
  </w:num>
  <w:num w:numId="538">
    <w:abstractNumId w:val="936"/>
  </w:num>
  <w:num w:numId="539">
    <w:abstractNumId w:val="989"/>
  </w:num>
  <w:num w:numId="540">
    <w:abstractNumId w:val="238"/>
  </w:num>
  <w:num w:numId="541">
    <w:abstractNumId w:val="1052"/>
  </w:num>
  <w:num w:numId="542">
    <w:abstractNumId w:val="191"/>
  </w:num>
  <w:num w:numId="543">
    <w:abstractNumId w:val="720"/>
  </w:num>
  <w:num w:numId="544">
    <w:abstractNumId w:val="953"/>
  </w:num>
  <w:num w:numId="545">
    <w:abstractNumId w:val="794"/>
  </w:num>
  <w:num w:numId="546">
    <w:abstractNumId w:val="808"/>
  </w:num>
  <w:num w:numId="547">
    <w:abstractNumId w:val="897"/>
  </w:num>
  <w:num w:numId="548">
    <w:abstractNumId w:val="592"/>
  </w:num>
  <w:num w:numId="549">
    <w:abstractNumId w:val="1078"/>
  </w:num>
  <w:num w:numId="550">
    <w:abstractNumId w:val="951"/>
  </w:num>
  <w:num w:numId="551">
    <w:abstractNumId w:val="193"/>
  </w:num>
  <w:num w:numId="552">
    <w:abstractNumId w:val="532"/>
  </w:num>
  <w:num w:numId="553">
    <w:abstractNumId w:val="921"/>
  </w:num>
  <w:num w:numId="554">
    <w:abstractNumId w:val="904"/>
  </w:num>
  <w:num w:numId="555">
    <w:abstractNumId w:val="259"/>
  </w:num>
  <w:num w:numId="556">
    <w:abstractNumId w:val="513"/>
  </w:num>
  <w:num w:numId="557">
    <w:abstractNumId w:val="183"/>
  </w:num>
  <w:num w:numId="558">
    <w:abstractNumId w:val="54"/>
  </w:num>
  <w:num w:numId="559">
    <w:abstractNumId w:val="1012"/>
  </w:num>
  <w:num w:numId="560">
    <w:abstractNumId w:val="150"/>
  </w:num>
  <w:num w:numId="561">
    <w:abstractNumId w:val="1030"/>
  </w:num>
  <w:num w:numId="562">
    <w:abstractNumId w:val="276"/>
  </w:num>
  <w:num w:numId="563">
    <w:abstractNumId w:val="704"/>
  </w:num>
  <w:num w:numId="564">
    <w:abstractNumId w:val="178"/>
  </w:num>
  <w:num w:numId="565">
    <w:abstractNumId w:val="402"/>
  </w:num>
  <w:num w:numId="566">
    <w:abstractNumId w:val="882"/>
  </w:num>
  <w:num w:numId="567">
    <w:abstractNumId w:val="1007"/>
  </w:num>
  <w:num w:numId="568">
    <w:abstractNumId w:val="501"/>
  </w:num>
  <w:num w:numId="569">
    <w:abstractNumId w:val="233"/>
  </w:num>
  <w:num w:numId="570">
    <w:abstractNumId w:val="919"/>
  </w:num>
  <w:num w:numId="571">
    <w:abstractNumId w:val="214"/>
  </w:num>
  <w:num w:numId="572">
    <w:abstractNumId w:val="269"/>
  </w:num>
  <w:num w:numId="573">
    <w:abstractNumId w:val="18"/>
  </w:num>
  <w:num w:numId="574">
    <w:abstractNumId w:val="793"/>
  </w:num>
  <w:num w:numId="575">
    <w:abstractNumId w:val="243"/>
  </w:num>
  <w:num w:numId="576">
    <w:abstractNumId w:val="556"/>
  </w:num>
  <w:num w:numId="577">
    <w:abstractNumId w:val="918"/>
  </w:num>
  <w:num w:numId="578">
    <w:abstractNumId w:val="912"/>
  </w:num>
  <w:num w:numId="579">
    <w:abstractNumId w:val="310"/>
  </w:num>
  <w:num w:numId="580">
    <w:abstractNumId w:val="723"/>
  </w:num>
  <w:num w:numId="581">
    <w:abstractNumId w:val="489"/>
  </w:num>
  <w:num w:numId="582">
    <w:abstractNumId w:val="867"/>
  </w:num>
  <w:num w:numId="583">
    <w:abstractNumId w:val="861"/>
  </w:num>
  <w:num w:numId="584">
    <w:abstractNumId w:val="244"/>
  </w:num>
  <w:num w:numId="585">
    <w:abstractNumId w:val="887"/>
  </w:num>
  <w:num w:numId="586">
    <w:abstractNumId w:val="652"/>
  </w:num>
  <w:num w:numId="587">
    <w:abstractNumId w:val="768"/>
  </w:num>
  <w:num w:numId="588">
    <w:abstractNumId w:val="328"/>
  </w:num>
  <w:num w:numId="589">
    <w:abstractNumId w:val="779"/>
  </w:num>
  <w:num w:numId="590">
    <w:abstractNumId w:val="1077"/>
  </w:num>
  <w:num w:numId="591">
    <w:abstractNumId w:val="859"/>
  </w:num>
  <w:num w:numId="592">
    <w:abstractNumId w:val="648"/>
  </w:num>
  <w:num w:numId="593">
    <w:abstractNumId w:val="146"/>
  </w:num>
  <w:num w:numId="594">
    <w:abstractNumId w:val="755"/>
  </w:num>
  <w:num w:numId="595">
    <w:abstractNumId w:val="378"/>
  </w:num>
  <w:num w:numId="596">
    <w:abstractNumId w:val="986"/>
  </w:num>
  <w:num w:numId="597">
    <w:abstractNumId w:val="21"/>
  </w:num>
  <w:num w:numId="598">
    <w:abstractNumId w:val="470"/>
  </w:num>
  <w:num w:numId="599">
    <w:abstractNumId w:val="62"/>
  </w:num>
  <w:num w:numId="600">
    <w:abstractNumId w:val="530"/>
  </w:num>
  <w:num w:numId="601">
    <w:abstractNumId w:val="1015"/>
  </w:num>
  <w:num w:numId="602">
    <w:abstractNumId w:val="372"/>
  </w:num>
  <w:num w:numId="603">
    <w:abstractNumId w:val="216"/>
  </w:num>
  <w:num w:numId="604">
    <w:abstractNumId w:val="71"/>
  </w:num>
  <w:num w:numId="605">
    <w:abstractNumId w:val="640"/>
  </w:num>
  <w:num w:numId="606">
    <w:abstractNumId w:val="582"/>
  </w:num>
  <w:num w:numId="607">
    <w:abstractNumId w:val="641"/>
  </w:num>
  <w:num w:numId="608">
    <w:abstractNumId w:val="463"/>
  </w:num>
  <w:num w:numId="609">
    <w:abstractNumId w:val="789"/>
  </w:num>
  <w:num w:numId="610">
    <w:abstractNumId w:val="31"/>
  </w:num>
  <w:num w:numId="611">
    <w:abstractNumId w:val="24"/>
  </w:num>
  <w:num w:numId="612">
    <w:abstractNumId w:val="158"/>
  </w:num>
  <w:num w:numId="613">
    <w:abstractNumId w:val="749"/>
  </w:num>
  <w:num w:numId="614">
    <w:abstractNumId w:val="125"/>
  </w:num>
  <w:num w:numId="615">
    <w:abstractNumId w:val="649"/>
  </w:num>
  <w:num w:numId="616">
    <w:abstractNumId w:val="408"/>
  </w:num>
  <w:num w:numId="617">
    <w:abstractNumId w:val="271"/>
  </w:num>
  <w:num w:numId="618">
    <w:abstractNumId w:val="669"/>
  </w:num>
  <w:num w:numId="619">
    <w:abstractNumId w:val="195"/>
  </w:num>
  <w:num w:numId="620">
    <w:abstractNumId w:val="591"/>
  </w:num>
  <w:num w:numId="621">
    <w:abstractNumId w:val="1010"/>
  </w:num>
  <w:num w:numId="622">
    <w:abstractNumId w:val="34"/>
  </w:num>
  <w:num w:numId="623">
    <w:abstractNumId w:val="265"/>
  </w:num>
  <w:num w:numId="624">
    <w:abstractNumId w:val="1053"/>
  </w:num>
  <w:num w:numId="625">
    <w:abstractNumId w:val="44"/>
  </w:num>
  <w:num w:numId="626">
    <w:abstractNumId w:val="715"/>
  </w:num>
  <w:num w:numId="627">
    <w:abstractNumId w:val="166"/>
  </w:num>
  <w:num w:numId="628">
    <w:abstractNumId w:val="767"/>
  </w:num>
  <w:num w:numId="629">
    <w:abstractNumId w:val="205"/>
  </w:num>
  <w:num w:numId="630">
    <w:abstractNumId w:val="207"/>
  </w:num>
  <w:num w:numId="631">
    <w:abstractNumId w:val="535"/>
  </w:num>
  <w:num w:numId="632">
    <w:abstractNumId w:val="19"/>
  </w:num>
  <w:num w:numId="633">
    <w:abstractNumId w:val="199"/>
  </w:num>
  <w:num w:numId="634">
    <w:abstractNumId w:val="969"/>
  </w:num>
  <w:num w:numId="635">
    <w:abstractNumId w:val="660"/>
  </w:num>
  <w:num w:numId="636">
    <w:abstractNumId w:val="878"/>
  </w:num>
  <w:num w:numId="637">
    <w:abstractNumId w:val="900"/>
  </w:num>
  <w:num w:numId="638">
    <w:abstractNumId w:val="621"/>
  </w:num>
  <w:num w:numId="639">
    <w:abstractNumId w:val="210"/>
  </w:num>
  <w:num w:numId="640">
    <w:abstractNumId w:val="1017"/>
  </w:num>
  <w:num w:numId="641">
    <w:abstractNumId w:val="154"/>
  </w:num>
  <w:num w:numId="642">
    <w:abstractNumId w:val="568"/>
  </w:num>
  <w:num w:numId="643">
    <w:abstractNumId w:val="86"/>
  </w:num>
  <w:num w:numId="644">
    <w:abstractNumId w:val="1025"/>
  </w:num>
  <w:num w:numId="645">
    <w:abstractNumId w:val="940"/>
  </w:num>
  <w:num w:numId="646">
    <w:abstractNumId w:val="642"/>
  </w:num>
  <w:num w:numId="647">
    <w:abstractNumId w:val="675"/>
  </w:num>
  <w:num w:numId="648">
    <w:abstractNumId w:val="966"/>
  </w:num>
  <w:num w:numId="649">
    <w:abstractNumId w:val="988"/>
  </w:num>
  <w:num w:numId="650">
    <w:abstractNumId w:val="830"/>
  </w:num>
  <w:num w:numId="651">
    <w:abstractNumId w:val="925"/>
  </w:num>
  <w:num w:numId="652">
    <w:abstractNumId w:val="737"/>
  </w:num>
  <w:num w:numId="653">
    <w:abstractNumId w:val="954"/>
  </w:num>
  <w:num w:numId="654">
    <w:abstractNumId w:val="202"/>
  </w:num>
  <w:num w:numId="655">
    <w:abstractNumId w:val="536"/>
  </w:num>
  <w:num w:numId="656">
    <w:abstractNumId w:val="203"/>
  </w:num>
  <w:num w:numId="657">
    <w:abstractNumId w:val="436"/>
  </w:num>
  <w:num w:numId="658">
    <w:abstractNumId w:val="433"/>
  </w:num>
  <w:num w:numId="659">
    <w:abstractNumId w:val="588"/>
  </w:num>
  <w:num w:numId="660">
    <w:abstractNumId w:val="570"/>
  </w:num>
  <w:num w:numId="661">
    <w:abstractNumId w:val="525"/>
  </w:num>
  <w:num w:numId="662">
    <w:abstractNumId w:val="1024"/>
  </w:num>
  <w:num w:numId="663">
    <w:abstractNumId w:val="946"/>
  </w:num>
  <w:num w:numId="664">
    <w:abstractNumId w:val="504"/>
  </w:num>
  <w:num w:numId="665">
    <w:abstractNumId w:val="185"/>
  </w:num>
  <w:num w:numId="666">
    <w:abstractNumId w:val="585"/>
  </w:num>
  <w:num w:numId="667">
    <w:abstractNumId w:val="76"/>
  </w:num>
  <w:num w:numId="668">
    <w:abstractNumId w:val="995"/>
  </w:num>
  <w:num w:numId="669">
    <w:abstractNumId w:val="414"/>
  </w:num>
  <w:num w:numId="670">
    <w:abstractNumId w:val="863"/>
  </w:num>
  <w:num w:numId="671">
    <w:abstractNumId w:val="907"/>
  </w:num>
  <w:num w:numId="672">
    <w:abstractNumId w:val="678"/>
  </w:num>
  <w:num w:numId="673">
    <w:abstractNumId w:val="107"/>
  </w:num>
  <w:num w:numId="674">
    <w:abstractNumId w:val="965"/>
  </w:num>
  <w:num w:numId="675">
    <w:abstractNumId w:val="260"/>
  </w:num>
  <w:num w:numId="676">
    <w:abstractNumId w:val="784"/>
  </w:num>
  <w:num w:numId="677">
    <w:abstractNumId w:val="97"/>
  </w:num>
  <w:num w:numId="678">
    <w:abstractNumId w:val="445"/>
  </w:num>
  <w:num w:numId="679">
    <w:abstractNumId w:val="929"/>
  </w:num>
  <w:num w:numId="680">
    <w:abstractNumId w:val="437"/>
  </w:num>
  <w:num w:numId="681">
    <w:abstractNumId w:val="289"/>
  </w:num>
  <w:num w:numId="682">
    <w:abstractNumId w:val="873"/>
  </w:num>
  <w:num w:numId="683">
    <w:abstractNumId w:val="334"/>
  </w:num>
  <w:num w:numId="684">
    <w:abstractNumId w:val="102"/>
  </w:num>
  <w:num w:numId="685">
    <w:abstractNumId w:val="848"/>
  </w:num>
  <w:num w:numId="686">
    <w:abstractNumId w:val="236"/>
  </w:num>
  <w:num w:numId="687">
    <w:abstractNumId w:val="118"/>
  </w:num>
  <w:num w:numId="688">
    <w:abstractNumId w:val="671"/>
  </w:num>
  <w:num w:numId="689">
    <w:abstractNumId w:val="970"/>
  </w:num>
  <w:num w:numId="690">
    <w:abstractNumId w:val="905"/>
  </w:num>
  <w:num w:numId="691">
    <w:abstractNumId w:val="170"/>
  </w:num>
  <w:num w:numId="692">
    <w:abstractNumId w:val="8"/>
  </w:num>
  <w:num w:numId="693">
    <w:abstractNumId w:val="607"/>
  </w:num>
  <w:num w:numId="694">
    <w:abstractNumId w:val="778"/>
  </w:num>
  <w:num w:numId="695">
    <w:abstractNumId w:val="757"/>
  </w:num>
  <w:num w:numId="696">
    <w:abstractNumId w:val="16"/>
  </w:num>
  <w:num w:numId="697">
    <w:abstractNumId w:val="212"/>
  </w:num>
  <w:num w:numId="698">
    <w:abstractNumId w:val="245"/>
  </w:num>
  <w:num w:numId="699">
    <w:abstractNumId w:val="975"/>
  </w:num>
  <w:num w:numId="700">
    <w:abstractNumId w:val="325"/>
  </w:num>
  <w:num w:numId="701">
    <w:abstractNumId w:val="991"/>
  </w:num>
  <w:num w:numId="702">
    <w:abstractNumId w:val="788"/>
  </w:num>
  <w:num w:numId="703">
    <w:abstractNumId w:val="33"/>
  </w:num>
  <w:num w:numId="704">
    <w:abstractNumId w:val="834"/>
  </w:num>
  <w:num w:numId="705">
    <w:abstractNumId w:val="89"/>
  </w:num>
  <w:num w:numId="706">
    <w:abstractNumId w:val="1083"/>
  </w:num>
  <w:num w:numId="707">
    <w:abstractNumId w:val="643"/>
  </w:num>
  <w:num w:numId="708">
    <w:abstractNumId w:val="1014"/>
  </w:num>
  <w:num w:numId="709">
    <w:abstractNumId w:val="79"/>
  </w:num>
  <w:num w:numId="710">
    <w:abstractNumId w:val="287"/>
  </w:num>
  <w:num w:numId="711">
    <w:abstractNumId w:val="411"/>
  </w:num>
  <w:num w:numId="712">
    <w:abstractNumId w:val="734"/>
  </w:num>
  <w:num w:numId="713">
    <w:abstractNumId w:val="573"/>
  </w:num>
  <w:num w:numId="714">
    <w:abstractNumId w:val="709"/>
  </w:num>
  <w:num w:numId="715">
    <w:abstractNumId w:val="198"/>
  </w:num>
  <w:num w:numId="716">
    <w:abstractNumId w:val="664"/>
  </w:num>
  <w:num w:numId="717">
    <w:abstractNumId w:val="379"/>
  </w:num>
  <w:num w:numId="718">
    <w:abstractNumId w:val="184"/>
  </w:num>
  <w:num w:numId="719">
    <w:abstractNumId w:val="540"/>
  </w:num>
  <w:num w:numId="720">
    <w:abstractNumId w:val="395"/>
  </w:num>
  <w:num w:numId="721">
    <w:abstractNumId w:val="679"/>
  </w:num>
  <w:num w:numId="722">
    <w:abstractNumId w:val="128"/>
  </w:num>
  <w:num w:numId="723">
    <w:abstractNumId w:val="563"/>
  </w:num>
  <w:num w:numId="724">
    <w:abstractNumId w:val="476"/>
  </w:num>
  <w:num w:numId="725">
    <w:abstractNumId w:val="456"/>
  </w:num>
  <w:num w:numId="726">
    <w:abstractNumId w:val="548"/>
  </w:num>
  <w:num w:numId="727">
    <w:abstractNumId w:val="432"/>
  </w:num>
  <w:num w:numId="728">
    <w:abstractNumId w:val="493"/>
  </w:num>
  <w:num w:numId="729">
    <w:abstractNumId w:val="416"/>
  </w:num>
  <w:num w:numId="730">
    <w:abstractNumId w:val="454"/>
  </w:num>
  <w:num w:numId="731">
    <w:abstractNumId w:val="1044"/>
  </w:num>
  <w:num w:numId="732">
    <w:abstractNumId w:val="91"/>
  </w:num>
  <w:num w:numId="733">
    <w:abstractNumId w:val="421"/>
  </w:num>
  <w:num w:numId="734">
    <w:abstractNumId w:val="1073"/>
  </w:num>
  <w:num w:numId="735">
    <w:abstractNumId w:val="576"/>
  </w:num>
  <w:num w:numId="736">
    <w:abstractNumId w:val="422"/>
  </w:num>
  <w:num w:numId="737">
    <w:abstractNumId w:val="997"/>
  </w:num>
  <w:num w:numId="738">
    <w:abstractNumId w:val="313"/>
  </w:num>
  <w:num w:numId="739">
    <w:abstractNumId w:val="423"/>
  </w:num>
  <w:num w:numId="740">
    <w:abstractNumId w:val="509"/>
  </w:num>
  <w:num w:numId="741">
    <w:abstractNumId w:val="751"/>
  </w:num>
  <w:num w:numId="742">
    <w:abstractNumId w:val="424"/>
  </w:num>
  <w:num w:numId="743">
    <w:abstractNumId w:val="254"/>
  </w:num>
  <w:num w:numId="744">
    <w:abstractNumId w:val="843"/>
  </w:num>
  <w:num w:numId="745">
    <w:abstractNumId w:val="197"/>
  </w:num>
  <w:num w:numId="746">
    <w:abstractNumId w:val="1075"/>
  </w:num>
  <w:num w:numId="747">
    <w:abstractNumId w:val="616"/>
  </w:num>
  <w:num w:numId="748">
    <w:abstractNumId w:val="875"/>
  </w:num>
  <w:num w:numId="749">
    <w:abstractNumId w:val="554"/>
  </w:num>
  <w:num w:numId="750">
    <w:abstractNumId w:val="458"/>
  </w:num>
  <w:num w:numId="751">
    <w:abstractNumId w:val="638"/>
  </w:num>
  <w:num w:numId="752">
    <w:abstractNumId w:val="111"/>
  </w:num>
  <w:num w:numId="753">
    <w:abstractNumId w:val="50"/>
  </w:num>
  <w:num w:numId="754">
    <w:abstractNumId w:val="242"/>
  </w:num>
  <w:num w:numId="755">
    <w:abstractNumId w:val="745"/>
  </w:num>
  <w:num w:numId="756">
    <w:abstractNumId w:val="902"/>
  </w:num>
  <w:num w:numId="757">
    <w:abstractNumId w:val="40"/>
  </w:num>
  <w:num w:numId="758">
    <w:abstractNumId w:val="851"/>
  </w:num>
  <w:num w:numId="759">
    <w:abstractNumId w:val="726"/>
  </w:num>
  <w:num w:numId="760">
    <w:abstractNumId w:val="355"/>
  </w:num>
  <w:num w:numId="761">
    <w:abstractNumId w:val="1065"/>
  </w:num>
  <w:num w:numId="762">
    <w:abstractNumId w:val="272"/>
  </w:num>
  <w:num w:numId="763">
    <w:abstractNumId w:val="444"/>
  </w:num>
  <w:num w:numId="764">
    <w:abstractNumId w:val="744"/>
  </w:num>
  <w:num w:numId="765">
    <w:abstractNumId w:val="795"/>
  </w:num>
  <w:num w:numId="766">
    <w:abstractNumId w:val="306"/>
  </w:num>
  <w:num w:numId="767">
    <w:abstractNumId w:val="949"/>
  </w:num>
  <w:num w:numId="768">
    <w:abstractNumId w:val="581"/>
  </w:num>
  <w:num w:numId="769">
    <w:abstractNumId w:val="908"/>
  </w:num>
  <w:num w:numId="770">
    <w:abstractNumId w:val="1023"/>
  </w:num>
  <w:num w:numId="771">
    <w:abstractNumId w:val="820"/>
  </w:num>
  <w:num w:numId="772">
    <w:abstractNumId w:val="639"/>
  </w:num>
  <w:num w:numId="773">
    <w:abstractNumId w:val="112"/>
  </w:num>
  <w:num w:numId="774">
    <w:abstractNumId w:val="23"/>
  </w:num>
  <w:num w:numId="775">
    <w:abstractNumId w:val="783"/>
  </w:num>
  <w:num w:numId="776">
    <w:abstractNumId w:val="226"/>
  </w:num>
  <w:num w:numId="777">
    <w:abstractNumId w:val="981"/>
  </w:num>
  <w:num w:numId="778">
    <w:abstractNumId w:val="194"/>
  </w:num>
  <w:num w:numId="779">
    <w:abstractNumId w:val="430"/>
  </w:num>
  <w:num w:numId="780">
    <w:abstractNumId w:val="57"/>
  </w:num>
  <w:num w:numId="781">
    <w:abstractNumId w:val="835"/>
  </w:num>
  <w:num w:numId="782">
    <w:abstractNumId w:val="49"/>
  </w:num>
  <w:num w:numId="783">
    <w:abstractNumId w:val="770"/>
  </w:num>
  <w:num w:numId="784">
    <w:abstractNumId w:val="180"/>
  </w:num>
  <w:num w:numId="785">
    <w:abstractNumId w:val="288"/>
  </w:num>
  <w:num w:numId="786">
    <w:abstractNumId w:val="782"/>
  </w:num>
  <w:num w:numId="787">
    <w:abstractNumId w:val="854"/>
  </w:num>
  <w:num w:numId="788">
    <w:abstractNumId w:val="930"/>
  </w:num>
  <w:num w:numId="789">
    <w:abstractNumId w:val="1026"/>
  </w:num>
  <w:num w:numId="790">
    <w:abstractNumId w:val="636"/>
  </w:num>
  <w:num w:numId="791">
    <w:abstractNumId w:val="701"/>
  </w:num>
  <w:num w:numId="792">
    <w:abstractNumId w:val="17"/>
  </w:num>
  <w:num w:numId="793">
    <w:abstractNumId w:val="497"/>
  </w:num>
  <w:num w:numId="794">
    <w:abstractNumId w:val="519"/>
  </w:num>
  <w:num w:numId="795">
    <w:abstractNumId w:val="1019"/>
  </w:num>
  <w:num w:numId="796">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253"/>
  </w:num>
  <w:num w:numId="798">
    <w:abstractNumId w:val="284"/>
  </w:num>
  <w:num w:numId="799">
    <w:abstractNumId w:val="261"/>
  </w:num>
  <w:num w:numId="800">
    <w:abstractNumId w:val="623"/>
  </w:num>
  <w:num w:numId="801">
    <w:abstractNumId w:val="59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382"/>
  </w:num>
  <w:num w:numId="803">
    <w:abstractNumId w:val="1048"/>
  </w:num>
  <w:num w:numId="804">
    <w:abstractNumId w:val="542"/>
  </w:num>
  <w:num w:numId="805">
    <w:abstractNumId w:val="391"/>
  </w:num>
  <w:num w:numId="806">
    <w:abstractNumId w:val="823"/>
  </w:num>
  <w:num w:numId="807">
    <w:abstractNumId w:val="1006"/>
  </w:num>
  <w:num w:numId="808">
    <w:abstractNumId w:val="796"/>
  </w:num>
  <w:num w:numId="809">
    <w:abstractNumId w:val="574"/>
  </w:num>
  <w:num w:numId="810">
    <w:abstractNumId w:val="322"/>
  </w:num>
  <w:num w:numId="811">
    <w:abstractNumId w:val="46"/>
  </w:num>
  <w:num w:numId="812">
    <w:abstractNumId w:val="673"/>
  </w:num>
  <w:num w:numId="813">
    <w:abstractNumId w:val="369"/>
  </w:num>
  <w:num w:numId="814">
    <w:abstractNumId w:val="1081"/>
  </w:num>
  <w:num w:numId="815">
    <w:abstractNumId w:val="1001"/>
  </w:num>
  <w:num w:numId="816">
    <w:abstractNumId w:val="135"/>
  </w:num>
  <w:num w:numId="817">
    <w:abstractNumId w:val="982"/>
  </w:num>
  <w:num w:numId="818">
    <w:abstractNumId w:val="674"/>
  </w:num>
  <w:num w:numId="819">
    <w:abstractNumId w:val="980"/>
  </w:num>
  <w:num w:numId="820">
    <w:abstractNumId w:val="566"/>
  </w:num>
  <w:num w:numId="821">
    <w:abstractNumId w:val="419"/>
  </w:num>
  <w:num w:numId="822">
    <w:abstractNumId w:val="492"/>
  </w:num>
  <w:num w:numId="823">
    <w:abstractNumId w:val="1054"/>
  </w:num>
  <w:num w:numId="824">
    <w:abstractNumId w:val="209"/>
  </w:num>
  <w:num w:numId="8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031"/>
  </w:num>
  <w:num w:numId="827">
    <w:abstractNumId w:val="987"/>
  </w:num>
  <w:num w:numId="828">
    <w:abstractNumId w:val="847"/>
  </w:num>
  <w:num w:numId="829">
    <w:abstractNumId w:val="658"/>
  </w:num>
  <w:num w:numId="830">
    <w:abstractNumId w:val="763"/>
  </w:num>
  <w:num w:numId="831">
    <w:abstractNumId w:val="983"/>
  </w:num>
  <w:num w:numId="832">
    <w:abstractNumId w:val="174"/>
  </w:num>
  <w:num w:numId="833">
    <w:abstractNumId w:val="619"/>
  </w:num>
  <w:num w:numId="834">
    <w:abstractNumId w:val="495"/>
  </w:num>
  <w:num w:numId="835">
    <w:abstractNumId w:val="1055"/>
  </w:num>
  <w:num w:numId="836">
    <w:abstractNumId w:val="114"/>
  </w:num>
  <w:num w:numId="837">
    <w:abstractNumId w:val="992"/>
  </w:num>
  <w:num w:numId="838">
    <w:abstractNumId w:val="127"/>
  </w:num>
  <w:num w:numId="839">
    <w:abstractNumId w:val="931"/>
  </w:num>
  <w:num w:numId="840">
    <w:abstractNumId w:val="353"/>
  </w:num>
  <w:num w:numId="841">
    <w:abstractNumId w:val="333"/>
  </w:num>
  <w:num w:numId="84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37"/>
  </w:num>
  <w:num w:numId="844">
    <w:abstractNumId w:val="590"/>
  </w:num>
  <w:num w:numId="845">
    <w:abstractNumId w:val="644"/>
  </w:num>
  <w:num w:numId="846">
    <w:abstractNumId w:val="888"/>
  </w:num>
  <w:num w:numId="847">
    <w:abstractNumId w:val="292"/>
  </w:num>
  <w:num w:numId="848">
    <w:abstractNumId w:val="1022"/>
  </w:num>
  <w:num w:numId="849">
    <w:abstractNumId w:val="1072"/>
  </w:num>
  <w:num w:numId="850">
    <w:abstractNumId w:val="711"/>
  </w:num>
  <w:num w:numId="851">
    <w:abstractNumId w:val="1045"/>
  </w:num>
  <w:num w:numId="852">
    <w:abstractNumId w:val="115"/>
  </w:num>
  <w:num w:numId="853">
    <w:abstractNumId w:val="560"/>
  </w:num>
  <w:num w:numId="854">
    <w:abstractNumId w:val="759"/>
  </w:num>
  <w:num w:numId="855">
    <w:abstractNumId w:val="1005"/>
  </w:num>
  <w:num w:numId="856">
    <w:abstractNumId w:val="302"/>
  </w:num>
  <w:num w:numId="857">
    <w:abstractNumId w:val="340"/>
  </w:num>
  <w:num w:numId="858">
    <w:abstractNumId w:val="629"/>
  </w:num>
  <w:num w:numId="859">
    <w:abstractNumId w:val="484"/>
  </w:num>
  <w:num w:numId="860">
    <w:abstractNumId w:val="307"/>
  </w:num>
  <w:num w:numId="861">
    <w:abstractNumId w:val="483"/>
  </w:num>
  <w:num w:numId="862">
    <w:abstractNumId w:val="140"/>
  </w:num>
  <w:num w:numId="863">
    <w:abstractNumId w:val="857"/>
  </w:num>
  <w:num w:numId="864">
    <w:abstractNumId w:val="70"/>
  </w:num>
  <w:num w:numId="865">
    <w:abstractNumId w:val="100"/>
  </w:num>
  <w:num w:numId="866">
    <w:abstractNumId w:val="488"/>
  </w:num>
  <w:num w:numId="867">
    <w:abstractNumId w:val="579"/>
  </w:num>
  <w:num w:numId="868">
    <w:abstractNumId w:val="1057"/>
  </w:num>
  <w:num w:numId="869">
    <w:abstractNumId w:val="773"/>
  </w:num>
  <w:num w:numId="870">
    <w:abstractNumId w:val="538"/>
  </w:num>
  <w:num w:numId="871">
    <w:abstractNumId w:val="10"/>
  </w:num>
  <w:num w:numId="872">
    <w:abstractNumId w:val="52"/>
  </w:num>
  <w:num w:numId="873">
    <w:abstractNumId w:val="1068"/>
  </w:num>
  <w:num w:numId="874">
    <w:abstractNumId w:val="388"/>
  </w:num>
  <w:num w:numId="875">
    <w:abstractNumId w:val="666"/>
  </w:num>
  <w:num w:numId="876">
    <w:abstractNumId w:val="676"/>
  </w:num>
  <w:num w:numId="877">
    <w:abstractNumId w:val="148"/>
  </w:num>
  <w:num w:numId="878">
    <w:abstractNumId w:val="225"/>
  </w:num>
  <w:num w:numId="879">
    <w:abstractNumId w:val="20"/>
  </w:num>
  <w:num w:numId="880">
    <w:abstractNumId w:val="645"/>
  </w:num>
  <w:num w:numId="881">
    <w:abstractNumId w:val="802"/>
  </w:num>
  <w:num w:numId="882">
    <w:abstractNumId w:val="967"/>
  </w:num>
  <w:num w:numId="883">
    <w:abstractNumId w:val="971"/>
  </w:num>
  <w:num w:numId="884">
    <w:abstractNumId w:val="747"/>
  </w:num>
  <w:num w:numId="885">
    <w:abstractNumId w:val="689"/>
  </w:num>
  <w:num w:numId="886">
    <w:abstractNumId w:val="938"/>
  </w:num>
  <w:num w:numId="887">
    <w:abstractNumId w:val="725"/>
  </w:num>
  <w:num w:numId="888">
    <w:abstractNumId w:val="729"/>
  </w:num>
  <w:num w:numId="889">
    <w:abstractNumId w:val="392"/>
  </w:num>
  <w:num w:numId="890">
    <w:abstractNumId w:val="94"/>
  </w:num>
  <w:num w:numId="891">
    <w:abstractNumId w:val="719"/>
  </w:num>
  <w:num w:numId="892">
    <w:abstractNumId w:val="894"/>
  </w:num>
  <w:num w:numId="893">
    <w:abstractNumId w:val="809"/>
  </w:num>
  <w:num w:numId="894">
    <w:abstractNumId w:val="431"/>
  </w:num>
  <w:num w:numId="895">
    <w:abstractNumId w:val="572"/>
  </w:num>
  <w:num w:numId="896">
    <w:abstractNumId w:val="730"/>
  </w:num>
  <w:num w:numId="897">
    <w:abstractNumId w:val="661"/>
  </w:num>
  <w:num w:numId="898">
    <w:abstractNumId w:val="405"/>
  </w:num>
  <w:num w:numId="899">
    <w:abstractNumId w:val="38"/>
  </w:num>
  <w:num w:numId="900">
    <w:abstractNumId w:val="231"/>
  </w:num>
  <w:num w:numId="901">
    <w:abstractNumId w:val="516"/>
  </w:num>
  <w:num w:numId="902">
    <w:abstractNumId w:val="80"/>
  </w:num>
  <w:num w:numId="903">
    <w:abstractNumId w:val="944"/>
  </w:num>
  <w:num w:numId="904">
    <w:abstractNumId w:val="323"/>
  </w:num>
  <w:num w:numId="905">
    <w:abstractNumId w:val="427"/>
  </w:num>
  <w:num w:numId="906">
    <w:abstractNumId w:val="53"/>
  </w:num>
  <w:num w:numId="907">
    <w:abstractNumId w:val="603"/>
  </w:num>
  <w:num w:numId="908">
    <w:abstractNumId w:val="534"/>
  </w:num>
  <w:num w:numId="909">
    <w:abstractNumId w:val="787"/>
  </w:num>
  <w:num w:numId="910">
    <w:abstractNumId w:val="390"/>
  </w:num>
  <w:num w:numId="911">
    <w:abstractNumId w:val="83"/>
  </w:num>
  <w:num w:numId="912">
    <w:abstractNumId w:val="267"/>
  </w:num>
  <w:num w:numId="913">
    <w:abstractNumId w:val="1002"/>
  </w:num>
  <w:num w:numId="914">
    <w:abstractNumId w:val="65"/>
  </w:num>
  <w:num w:numId="915">
    <w:abstractNumId w:val="1086"/>
  </w:num>
  <w:num w:numId="916">
    <w:abstractNumId w:val="103"/>
  </w:num>
  <w:num w:numId="917">
    <w:abstractNumId w:val="934"/>
  </w:num>
  <w:num w:numId="918">
    <w:abstractNumId w:val="955"/>
  </w:num>
  <w:num w:numId="919">
    <w:abstractNumId w:val="172"/>
  </w:num>
  <w:num w:numId="920">
    <w:abstractNumId w:val="78"/>
  </w:num>
  <w:num w:numId="921">
    <w:abstractNumId w:val="110"/>
  </w:num>
  <w:num w:numId="922">
    <w:abstractNumId w:val="604"/>
  </w:num>
  <w:num w:numId="923">
    <w:abstractNumId w:val="1032"/>
  </w:num>
  <w:num w:numId="924">
    <w:abstractNumId w:val="196"/>
  </w:num>
  <w:num w:numId="925">
    <w:abstractNumId w:val="700"/>
  </w:num>
  <w:num w:numId="926">
    <w:abstractNumId w:val="251"/>
  </w:num>
  <w:num w:numId="927">
    <w:abstractNumId w:val="777"/>
  </w:num>
  <w:num w:numId="928">
    <w:abstractNumId w:val="765"/>
  </w:num>
  <w:num w:numId="929">
    <w:abstractNumId w:val="537"/>
  </w:num>
  <w:num w:numId="930">
    <w:abstractNumId w:val="1046"/>
  </w:num>
  <w:num w:numId="931">
    <w:abstractNumId w:val="468"/>
  </w:num>
  <w:num w:numId="932">
    <w:abstractNumId w:val="66"/>
  </w:num>
  <w:num w:numId="933">
    <w:abstractNumId w:val="694"/>
  </w:num>
  <w:num w:numId="934">
    <w:abstractNumId w:val="188"/>
  </w:num>
  <w:num w:numId="935">
    <w:abstractNumId w:val="437"/>
  </w:num>
  <w:num w:numId="936">
    <w:abstractNumId w:val="268"/>
  </w:num>
  <w:num w:numId="937">
    <w:abstractNumId w:val="133"/>
  </w:num>
  <w:num w:numId="938">
    <w:abstractNumId w:val="1020"/>
  </w:num>
  <w:num w:numId="939">
    <w:abstractNumId w:val="99"/>
  </w:num>
  <w:num w:numId="940">
    <w:abstractNumId w:val="206"/>
  </w:num>
  <w:num w:numId="941">
    <w:abstractNumId w:val="453"/>
  </w:num>
  <w:num w:numId="942">
    <w:abstractNumId w:val="442"/>
  </w:num>
  <w:num w:numId="943">
    <w:abstractNumId w:val="818"/>
  </w:num>
  <w:num w:numId="944">
    <w:abstractNumId w:val="760"/>
  </w:num>
  <w:num w:numId="945">
    <w:abstractNumId w:val="151"/>
  </w:num>
  <w:num w:numId="946">
    <w:abstractNumId w:val="1067"/>
  </w:num>
  <w:num w:numId="947">
    <w:abstractNumId w:val="486"/>
  </w:num>
  <w:num w:numId="948">
    <w:abstractNumId w:val="553"/>
  </w:num>
  <w:num w:numId="949">
    <w:abstractNumId w:val="336"/>
  </w:num>
  <w:num w:numId="950">
    <w:abstractNumId w:val="846"/>
  </w:num>
  <w:num w:numId="951">
    <w:abstractNumId w:val="303"/>
  </w:num>
  <w:num w:numId="952">
    <w:abstractNumId w:val="297"/>
  </w:num>
  <w:num w:numId="953">
    <w:abstractNumId w:val="375"/>
  </w:num>
  <w:num w:numId="954">
    <w:abstractNumId w:val="696"/>
  </w:num>
  <w:num w:numId="955">
    <w:abstractNumId w:val="517"/>
  </w:num>
  <w:num w:numId="956">
    <w:abstractNumId w:val="546"/>
  </w:num>
  <w:num w:numId="957">
    <w:abstractNumId w:val="409"/>
  </w:num>
  <w:num w:numId="958">
    <w:abstractNumId w:val="13"/>
  </w:num>
  <w:num w:numId="959">
    <w:abstractNumId w:val="597"/>
  </w:num>
  <w:num w:numId="960">
    <w:abstractNumId w:val="144"/>
  </w:num>
  <w:num w:numId="961">
    <w:abstractNumId w:val="952"/>
  </w:num>
  <w:num w:numId="962">
    <w:abstractNumId w:val="613"/>
  </w:num>
  <w:num w:numId="963">
    <w:abstractNumId w:val="684"/>
  </w:num>
  <w:num w:numId="964">
    <w:abstractNumId w:val="693"/>
  </w:num>
  <w:num w:numId="965">
    <w:abstractNumId w:val="860"/>
  </w:num>
  <w:num w:numId="966">
    <w:abstractNumId w:val="26"/>
  </w:num>
  <w:num w:numId="967">
    <w:abstractNumId w:val="370"/>
  </w:num>
  <w:num w:numId="968">
    <w:abstractNumId w:val="543"/>
  </w:num>
  <w:num w:numId="969">
    <w:abstractNumId w:val="368"/>
  </w:num>
  <w:num w:numId="970">
    <w:abstractNumId w:val="813"/>
  </w:num>
  <w:num w:numId="971">
    <w:abstractNumId w:val="791"/>
  </w:num>
  <w:num w:numId="972">
    <w:abstractNumId w:val="845"/>
  </w:num>
  <w:num w:numId="973">
    <w:abstractNumId w:val="807"/>
  </w:num>
  <w:num w:numId="974">
    <w:abstractNumId w:val="285"/>
  </w:num>
  <w:num w:numId="975">
    <w:abstractNumId w:val="728"/>
  </w:num>
  <w:num w:numId="976">
    <w:abstractNumId w:val="72"/>
  </w:num>
  <w:num w:numId="977">
    <w:abstractNumId w:val="1000"/>
  </w:num>
  <w:num w:numId="978">
    <w:abstractNumId w:val="88"/>
  </w:num>
  <w:num w:numId="979">
    <w:abstractNumId w:val="1071"/>
  </w:num>
  <w:num w:numId="980">
    <w:abstractNumId w:val="81"/>
  </w:num>
  <w:num w:numId="981">
    <w:abstractNumId w:val="119"/>
  </w:num>
  <w:num w:numId="982">
    <w:abstractNumId w:val="959"/>
  </w:num>
  <w:num w:numId="983">
    <w:abstractNumId w:val="977"/>
  </w:num>
  <w:num w:numId="984">
    <w:abstractNumId w:val="278"/>
  </w:num>
  <w:num w:numId="985">
    <w:abstractNumId w:val="123"/>
  </w:num>
  <w:num w:numId="986">
    <w:abstractNumId w:val="862"/>
  </w:num>
  <w:num w:numId="987">
    <w:abstractNumId w:val="74"/>
  </w:num>
  <w:num w:numId="988">
    <w:abstractNumId w:val="192"/>
  </w:num>
  <w:num w:numId="989">
    <w:abstractNumId w:val="697"/>
  </w:num>
  <w:num w:numId="990">
    <w:abstractNumId w:val="721"/>
  </w:num>
  <w:num w:numId="991">
    <w:abstractNumId w:val="990"/>
  </w:num>
  <w:num w:numId="992">
    <w:abstractNumId w:val="342"/>
  </w:num>
  <w:num w:numId="993">
    <w:abstractNumId w:val="520"/>
  </w:num>
  <w:num w:numId="994">
    <w:abstractNumId w:val="551"/>
  </w:num>
  <w:num w:numId="995">
    <w:abstractNumId w:val="812"/>
  </w:num>
  <w:num w:numId="996">
    <w:abstractNumId w:val="961"/>
  </w:num>
  <w:num w:numId="997">
    <w:abstractNumId w:val="996"/>
  </w:num>
  <w:num w:numId="998">
    <w:abstractNumId w:val="35"/>
  </w:num>
  <w:num w:numId="999">
    <w:abstractNumId w:val="503"/>
  </w:num>
  <w:num w:numId="1000">
    <w:abstractNumId w:val="160"/>
  </w:num>
  <w:num w:numId="1001">
    <w:abstractNumId w:val="204"/>
  </w:num>
  <w:num w:numId="1002">
    <w:abstractNumId w:val="856"/>
  </w:num>
  <w:num w:numId="1003">
    <w:abstractNumId w:val="896"/>
  </w:num>
  <w:num w:numId="1004">
    <w:abstractNumId w:val="161"/>
  </w:num>
  <w:num w:numId="1005">
    <w:abstractNumId w:val="522"/>
  </w:num>
  <w:num w:numId="1006">
    <w:abstractNumId w:val="839"/>
  </w:num>
  <w:num w:numId="1007">
    <w:abstractNumId w:val="1076"/>
  </w:num>
  <w:num w:numId="1008">
    <w:abstractNumId w:val="945"/>
  </w:num>
  <w:num w:numId="1009">
    <w:abstractNumId w:val="366"/>
  </w:num>
  <w:num w:numId="1010">
    <w:abstractNumId w:val="281"/>
  </w:num>
  <w:num w:numId="1011">
    <w:abstractNumId w:val="844"/>
  </w:num>
  <w:num w:numId="1012">
    <w:abstractNumId w:val="612"/>
  </w:num>
  <w:num w:numId="1013">
    <w:abstractNumId w:val="514"/>
  </w:num>
  <w:num w:numId="1014">
    <w:abstractNumId w:val="412"/>
  </w:num>
  <w:num w:numId="1015">
    <w:abstractNumId w:val="211"/>
  </w:num>
  <w:num w:numId="1016">
    <w:abstractNumId w:val="25"/>
  </w:num>
  <w:num w:numId="1017">
    <w:abstractNumId w:val="466"/>
  </w:num>
  <w:num w:numId="1018">
    <w:abstractNumId w:val="790"/>
  </w:num>
  <w:num w:numId="1019">
    <w:abstractNumId w:val="171"/>
  </w:num>
  <w:num w:numId="1020">
    <w:abstractNumId w:val="60"/>
  </w:num>
  <w:num w:numId="1021">
    <w:abstractNumId w:val="341"/>
  </w:num>
  <w:num w:numId="1022">
    <w:abstractNumId w:val="301"/>
  </w:num>
  <w:num w:numId="1023">
    <w:abstractNumId w:val="832"/>
  </w:num>
  <w:num w:numId="1024">
    <w:abstractNumId w:val="318"/>
  </w:num>
  <w:num w:numId="1025">
    <w:abstractNumId w:val="1028"/>
  </w:num>
  <w:num w:numId="1026">
    <w:abstractNumId w:val="881"/>
  </w:num>
  <w:num w:numId="1027">
    <w:abstractNumId w:val="343"/>
  </w:num>
  <w:num w:numId="1028">
    <w:abstractNumId w:val="609"/>
  </w:num>
  <w:num w:numId="1029">
    <w:abstractNumId w:val="149"/>
  </w:num>
  <w:num w:numId="1030">
    <w:abstractNumId w:val="1059"/>
  </w:num>
  <w:num w:numId="1031">
    <w:abstractNumId w:val="1021"/>
  </w:num>
  <w:num w:numId="1032">
    <w:abstractNumId w:val="241"/>
  </w:num>
  <w:num w:numId="1033">
    <w:abstractNumId w:val="526"/>
  </w:num>
  <w:num w:numId="1034">
    <w:abstractNumId w:val="879"/>
  </w:num>
  <w:num w:numId="1035">
    <w:abstractNumId w:val="11"/>
  </w:num>
  <w:num w:numId="1036">
    <w:abstractNumId w:val="264"/>
  </w:num>
  <w:num w:numId="1037">
    <w:abstractNumId w:val="739"/>
  </w:num>
  <w:num w:numId="1038">
    <w:abstractNumId w:val="321"/>
  </w:num>
  <w:num w:numId="1039">
    <w:abstractNumId w:val="736"/>
  </w:num>
  <w:num w:numId="1040">
    <w:abstractNumId w:val="291"/>
  </w:num>
  <w:num w:numId="1041">
    <w:abstractNumId w:val="1070"/>
  </w:num>
  <w:num w:numId="1042">
    <w:abstractNumId w:val="84"/>
  </w:num>
  <w:num w:numId="1043">
    <w:abstractNumId w:val="367"/>
  </w:num>
  <w:num w:numId="1044">
    <w:abstractNumId w:val="63"/>
  </w:num>
  <w:num w:numId="1045">
    <w:abstractNumId w:val="157"/>
  </w:num>
  <w:num w:numId="1046">
    <w:abstractNumId w:val="106"/>
  </w:num>
  <w:num w:numId="1047">
    <w:abstractNumId w:val="866"/>
  </w:num>
  <w:num w:numId="1048">
    <w:abstractNumId w:val="274"/>
  </w:num>
  <w:num w:numId="1049">
    <w:abstractNumId w:val="1003"/>
  </w:num>
  <w:num w:numId="1050">
    <w:abstractNumId w:val="304"/>
  </w:num>
  <w:num w:numId="1051">
    <w:abstractNumId w:val="190"/>
  </w:num>
  <w:num w:numId="1052">
    <w:abstractNumId w:val="485"/>
  </w:num>
  <w:num w:numId="1053">
    <w:abstractNumId w:val="608"/>
  </w:num>
  <w:num w:numId="1054">
    <w:abstractNumId w:val="48"/>
  </w:num>
  <w:num w:numId="1055">
    <w:abstractNumId w:val="594"/>
  </w:num>
  <w:num w:numId="1056">
    <w:abstractNumId w:val="559"/>
  </w:num>
  <w:num w:numId="1057">
    <w:abstractNumId w:val="511"/>
  </w:num>
  <w:num w:numId="1058">
    <w:abstractNumId w:val="714"/>
  </w:num>
  <w:num w:numId="1059">
    <w:abstractNumId w:val="286"/>
  </w:num>
  <w:num w:numId="1060">
    <w:abstractNumId w:val="479"/>
  </w:num>
  <w:num w:numId="1061">
    <w:abstractNumId w:val="602"/>
  </w:num>
  <w:num w:numId="1062">
    <w:abstractNumId w:val="672"/>
  </w:num>
  <w:num w:numId="1063">
    <w:abstractNumId w:val="680"/>
  </w:num>
  <w:num w:numId="1064">
    <w:abstractNumId w:val="630"/>
  </w:num>
  <w:num w:numId="1065">
    <w:abstractNumId w:val="776"/>
  </w:num>
  <w:num w:numId="1066">
    <w:abstractNumId w:val="947"/>
  </w:num>
  <w:num w:numId="1067">
    <w:abstractNumId w:val="738"/>
  </w:num>
  <w:num w:numId="1068">
    <w:abstractNumId w:val="942"/>
  </w:num>
  <w:num w:numId="1069">
    <w:abstractNumId w:val="855"/>
  </w:num>
  <w:num w:numId="1070">
    <w:abstractNumId w:val="682"/>
  </w:num>
  <w:num w:numId="1071">
    <w:abstractNumId w:val="803"/>
  </w:num>
  <w:num w:numId="1072">
    <w:abstractNumId w:val="864"/>
  </w:num>
  <w:num w:numId="1073">
    <w:abstractNumId w:val="994"/>
  </w:num>
  <w:num w:numId="1074">
    <w:abstractNumId w:val="824"/>
  </w:num>
  <w:num w:numId="1075">
    <w:abstractNumId w:val="743"/>
  </w:num>
  <w:num w:numId="1076">
    <w:abstractNumId w:val="898"/>
  </w:num>
  <w:num w:numId="1077">
    <w:abstractNumId w:val="14"/>
  </w:num>
  <w:num w:numId="1078">
    <w:abstractNumId w:val="386"/>
  </w:num>
  <w:num w:numId="1079">
    <w:abstractNumId w:val="561"/>
  </w:num>
  <w:num w:numId="1080">
    <w:abstractNumId w:val="825"/>
  </w:num>
  <w:num w:numId="1081">
    <w:abstractNumId w:val="496"/>
  </w:num>
  <w:num w:numId="1082">
    <w:abstractNumId w:val="75"/>
  </w:num>
  <w:num w:numId="1083">
    <w:abstractNumId w:val="12"/>
  </w:num>
  <w:num w:numId="1084">
    <w:abstractNumId w:val="227"/>
  </w:num>
  <w:num w:numId="1085">
    <w:abstractNumId w:val="187"/>
  </w:num>
  <w:num w:numId="1086">
    <w:abstractNumId w:val="491"/>
  </w:num>
  <w:num w:numId="1087">
    <w:abstractNumId w:val="177"/>
  </w:num>
  <w:num w:numId="1088">
    <w:abstractNumId w:val="610"/>
  </w:num>
  <w:num w:numId="1089">
    <w:abstractNumId w:val="927"/>
  </w:num>
  <w:num w:numId="1090">
    <w:abstractNumId w:val="229"/>
  </w:num>
  <w:num w:numId="1091">
    <w:abstractNumId w:val="552"/>
  </w:num>
  <w:num w:numId="1092">
    <w:abstractNumId w:val="327"/>
  </w:num>
  <w:num w:numId="1093">
    <w:abstractNumId w:val="32"/>
  </w:num>
  <w:num w:numId="1094">
    <w:abstractNumId w:val="239"/>
  </w:num>
  <w:num w:numId="1095">
    <w:abstractNumId w:val="129"/>
  </w:num>
  <w:num w:numId="1096">
    <w:abstractNumId w:val="300"/>
  </w:num>
  <w:num w:numId="1097">
    <w:abstractNumId w:val="357"/>
  </w:num>
  <w:num w:numId="1098">
    <w:abstractNumId w:val="915"/>
  </w:num>
  <w:num w:numId="1099">
    <w:abstractNumId w:val="722"/>
  </w:num>
  <w:num w:numId="1100">
    <w:abstractNumId w:val="923"/>
  </w:num>
  <w:num w:numId="1101">
    <w:abstractNumId w:val="69"/>
  </w:num>
  <w:num w:numId="1102">
    <w:abstractNumId w:val="1049"/>
  </w:num>
  <w:num w:numId="1103">
    <w:abstractNumId w:val="413"/>
  </w:num>
  <w:num w:numId="1104">
    <w:abstractNumId w:val="948"/>
  </w:num>
  <w:num w:numId="1105">
    <w:abstractNumId w:val="841"/>
  </w:num>
  <w:numIdMacAtCleanup w:val="10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2F60"/>
    <w:rsid w:val="00002FFA"/>
    <w:rsid w:val="000041B3"/>
    <w:rsid w:val="00004A4F"/>
    <w:rsid w:val="00004D18"/>
    <w:rsid w:val="000068B1"/>
    <w:rsid w:val="00007356"/>
    <w:rsid w:val="00010328"/>
    <w:rsid w:val="000103D2"/>
    <w:rsid w:val="00010F9D"/>
    <w:rsid w:val="0001107E"/>
    <w:rsid w:val="00011396"/>
    <w:rsid w:val="00012093"/>
    <w:rsid w:val="00012913"/>
    <w:rsid w:val="000133D3"/>
    <w:rsid w:val="000135DF"/>
    <w:rsid w:val="000149A2"/>
    <w:rsid w:val="00014C7C"/>
    <w:rsid w:val="0001539B"/>
    <w:rsid w:val="00015AC5"/>
    <w:rsid w:val="00015C8D"/>
    <w:rsid w:val="00016638"/>
    <w:rsid w:val="00016B84"/>
    <w:rsid w:val="00017E44"/>
    <w:rsid w:val="00020458"/>
    <w:rsid w:val="00020C16"/>
    <w:rsid w:val="00020F86"/>
    <w:rsid w:val="00020FE6"/>
    <w:rsid w:val="00021337"/>
    <w:rsid w:val="00021990"/>
    <w:rsid w:val="000239F7"/>
    <w:rsid w:val="0002527B"/>
    <w:rsid w:val="00025407"/>
    <w:rsid w:val="00025920"/>
    <w:rsid w:val="00025F06"/>
    <w:rsid w:val="000260C8"/>
    <w:rsid w:val="00026374"/>
    <w:rsid w:val="000269C8"/>
    <w:rsid w:val="00026B5F"/>
    <w:rsid w:val="00027292"/>
    <w:rsid w:val="0002777F"/>
    <w:rsid w:val="0003097E"/>
    <w:rsid w:val="000316BA"/>
    <w:rsid w:val="00031EBD"/>
    <w:rsid w:val="00033359"/>
    <w:rsid w:val="00033CAC"/>
    <w:rsid w:val="0003414D"/>
    <w:rsid w:val="000344F7"/>
    <w:rsid w:val="000348AE"/>
    <w:rsid w:val="000349A1"/>
    <w:rsid w:val="00035180"/>
    <w:rsid w:val="000358AB"/>
    <w:rsid w:val="000377FF"/>
    <w:rsid w:val="0003781B"/>
    <w:rsid w:val="00040A7E"/>
    <w:rsid w:val="00040E5D"/>
    <w:rsid w:val="0004187D"/>
    <w:rsid w:val="00041C9A"/>
    <w:rsid w:val="00044F12"/>
    <w:rsid w:val="00046185"/>
    <w:rsid w:val="0004618C"/>
    <w:rsid w:val="0004677F"/>
    <w:rsid w:val="00046F7A"/>
    <w:rsid w:val="0004792F"/>
    <w:rsid w:val="00047BAA"/>
    <w:rsid w:val="00047BCC"/>
    <w:rsid w:val="00047F8D"/>
    <w:rsid w:val="00050274"/>
    <w:rsid w:val="000504BF"/>
    <w:rsid w:val="00050A0E"/>
    <w:rsid w:val="00051028"/>
    <w:rsid w:val="000511EA"/>
    <w:rsid w:val="00051D8F"/>
    <w:rsid w:val="0005243C"/>
    <w:rsid w:val="00052D2E"/>
    <w:rsid w:val="00052EC4"/>
    <w:rsid w:val="00052EFC"/>
    <w:rsid w:val="00053225"/>
    <w:rsid w:val="00053534"/>
    <w:rsid w:val="00053804"/>
    <w:rsid w:val="00053DB6"/>
    <w:rsid w:val="00054D17"/>
    <w:rsid w:val="00055598"/>
    <w:rsid w:val="00055BD5"/>
    <w:rsid w:val="00056550"/>
    <w:rsid w:val="00056558"/>
    <w:rsid w:val="00056DA9"/>
    <w:rsid w:val="00057704"/>
    <w:rsid w:val="0005787D"/>
    <w:rsid w:val="000605E6"/>
    <w:rsid w:val="000611A9"/>
    <w:rsid w:val="000612CE"/>
    <w:rsid w:val="00061845"/>
    <w:rsid w:val="0006214F"/>
    <w:rsid w:val="000625EF"/>
    <w:rsid w:val="000625F1"/>
    <w:rsid w:val="00063AE6"/>
    <w:rsid w:val="0006447F"/>
    <w:rsid w:val="00065D08"/>
    <w:rsid w:val="00065DB2"/>
    <w:rsid w:val="00065F45"/>
    <w:rsid w:val="00066663"/>
    <w:rsid w:val="00067949"/>
    <w:rsid w:val="0007086F"/>
    <w:rsid w:val="000709BD"/>
    <w:rsid w:val="00072BB1"/>
    <w:rsid w:val="00073C3A"/>
    <w:rsid w:val="00081161"/>
    <w:rsid w:val="00081283"/>
    <w:rsid w:val="000813F4"/>
    <w:rsid w:val="00081437"/>
    <w:rsid w:val="00082702"/>
    <w:rsid w:val="00082B66"/>
    <w:rsid w:val="00082BA8"/>
    <w:rsid w:val="00083CF4"/>
    <w:rsid w:val="000847C5"/>
    <w:rsid w:val="00085141"/>
    <w:rsid w:val="00086B3C"/>
    <w:rsid w:val="0009024B"/>
    <w:rsid w:val="0009072F"/>
    <w:rsid w:val="000925AE"/>
    <w:rsid w:val="000933F5"/>
    <w:rsid w:val="00094CE3"/>
    <w:rsid w:val="000958E3"/>
    <w:rsid w:val="00095CB3"/>
    <w:rsid w:val="00096D92"/>
    <w:rsid w:val="00097080"/>
    <w:rsid w:val="00097A4C"/>
    <w:rsid w:val="00097ACE"/>
    <w:rsid w:val="000A05D1"/>
    <w:rsid w:val="000A12EF"/>
    <w:rsid w:val="000A1661"/>
    <w:rsid w:val="000A2242"/>
    <w:rsid w:val="000A3258"/>
    <w:rsid w:val="000A4A4F"/>
    <w:rsid w:val="000A4BD3"/>
    <w:rsid w:val="000A612A"/>
    <w:rsid w:val="000B0083"/>
    <w:rsid w:val="000B02F1"/>
    <w:rsid w:val="000B07FE"/>
    <w:rsid w:val="000B1504"/>
    <w:rsid w:val="000B1F1B"/>
    <w:rsid w:val="000B265D"/>
    <w:rsid w:val="000B26D2"/>
    <w:rsid w:val="000B57C8"/>
    <w:rsid w:val="000B6E8C"/>
    <w:rsid w:val="000C01A4"/>
    <w:rsid w:val="000C0277"/>
    <w:rsid w:val="000C0445"/>
    <w:rsid w:val="000C060E"/>
    <w:rsid w:val="000C090B"/>
    <w:rsid w:val="000C1210"/>
    <w:rsid w:val="000C1762"/>
    <w:rsid w:val="000C179D"/>
    <w:rsid w:val="000C19AD"/>
    <w:rsid w:val="000C3094"/>
    <w:rsid w:val="000C3BEC"/>
    <w:rsid w:val="000C487B"/>
    <w:rsid w:val="000C550F"/>
    <w:rsid w:val="000C7947"/>
    <w:rsid w:val="000D0090"/>
    <w:rsid w:val="000D108B"/>
    <w:rsid w:val="000D29DF"/>
    <w:rsid w:val="000D3153"/>
    <w:rsid w:val="000D3CBD"/>
    <w:rsid w:val="000D4CC8"/>
    <w:rsid w:val="000D4E55"/>
    <w:rsid w:val="000D57B8"/>
    <w:rsid w:val="000D5AB9"/>
    <w:rsid w:val="000D60F8"/>
    <w:rsid w:val="000D671D"/>
    <w:rsid w:val="000D69D0"/>
    <w:rsid w:val="000D6A7C"/>
    <w:rsid w:val="000D6CD4"/>
    <w:rsid w:val="000D6D22"/>
    <w:rsid w:val="000D7240"/>
    <w:rsid w:val="000D7758"/>
    <w:rsid w:val="000E01AF"/>
    <w:rsid w:val="000E0523"/>
    <w:rsid w:val="000E0C25"/>
    <w:rsid w:val="000E1DAB"/>
    <w:rsid w:val="000E305D"/>
    <w:rsid w:val="000E330C"/>
    <w:rsid w:val="000E4284"/>
    <w:rsid w:val="000E719D"/>
    <w:rsid w:val="000F11B1"/>
    <w:rsid w:val="000F1DE0"/>
    <w:rsid w:val="000F21F2"/>
    <w:rsid w:val="000F4CEE"/>
    <w:rsid w:val="000F5540"/>
    <w:rsid w:val="000F5543"/>
    <w:rsid w:val="000F5E11"/>
    <w:rsid w:val="000F607A"/>
    <w:rsid w:val="000F74BB"/>
    <w:rsid w:val="001000E8"/>
    <w:rsid w:val="00102602"/>
    <w:rsid w:val="00103313"/>
    <w:rsid w:val="001035BB"/>
    <w:rsid w:val="00104FBC"/>
    <w:rsid w:val="00105513"/>
    <w:rsid w:val="001102FB"/>
    <w:rsid w:val="00110D39"/>
    <w:rsid w:val="00111446"/>
    <w:rsid w:val="00111551"/>
    <w:rsid w:val="00112290"/>
    <w:rsid w:val="00112AD3"/>
    <w:rsid w:val="00112E4B"/>
    <w:rsid w:val="0011303E"/>
    <w:rsid w:val="00113D09"/>
    <w:rsid w:val="00114768"/>
    <w:rsid w:val="001149BF"/>
    <w:rsid w:val="00115074"/>
    <w:rsid w:val="0011601B"/>
    <w:rsid w:val="00116059"/>
    <w:rsid w:val="0011682D"/>
    <w:rsid w:val="00116BBD"/>
    <w:rsid w:val="00116F3E"/>
    <w:rsid w:val="00117B54"/>
    <w:rsid w:val="00117D9B"/>
    <w:rsid w:val="0012031C"/>
    <w:rsid w:val="00120381"/>
    <w:rsid w:val="00120932"/>
    <w:rsid w:val="00120B52"/>
    <w:rsid w:val="0012147D"/>
    <w:rsid w:val="00122212"/>
    <w:rsid w:val="00122292"/>
    <w:rsid w:val="0012311B"/>
    <w:rsid w:val="0012412C"/>
    <w:rsid w:val="00124144"/>
    <w:rsid w:val="00124C18"/>
    <w:rsid w:val="00124DD2"/>
    <w:rsid w:val="00125774"/>
    <w:rsid w:val="00125DD1"/>
    <w:rsid w:val="001265F5"/>
    <w:rsid w:val="00126ECD"/>
    <w:rsid w:val="0013044F"/>
    <w:rsid w:val="00130618"/>
    <w:rsid w:val="00130774"/>
    <w:rsid w:val="0013110A"/>
    <w:rsid w:val="001323D4"/>
    <w:rsid w:val="00132AAE"/>
    <w:rsid w:val="00133131"/>
    <w:rsid w:val="0013423F"/>
    <w:rsid w:val="00134DAD"/>
    <w:rsid w:val="00134E95"/>
    <w:rsid w:val="00135B3A"/>
    <w:rsid w:val="00135C3C"/>
    <w:rsid w:val="0013710B"/>
    <w:rsid w:val="00137648"/>
    <w:rsid w:val="00137A1D"/>
    <w:rsid w:val="001401A2"/>
    <w:rsid w:val="0014059F"/>
    <w:rsid w:val="00140BEF"/>
    <w:rsid w:val="00140C76"/>
    <w:rsid w:val="00140F69"/>
    <w:rsid w:val="00141002"/>
    <w:rsid w:val="00141138"/>
    <w:rsid w:val="001417BA"/>
    <w:rsid w:val="00141C64"/>
    <w:rsid w:val="00141D2D"/>
    <w:rsid w:val="00142A0A"/>
    <w:rsid w:val="00143165"/>
    <w:rsid w:val="001434CE"/>
    <w:rsid w:val="00144284"/>
    <w:rsid w:val="00144DD7"/>
    <w:rsid w:val="00146079"/>
    <w:rsid w:val="00146158"/>
    <w:rsid w:val="00146757"/>
    <w:rsid w:val="00147F71"/>
    <w:rsid w:val="0015078A"/>
    <w:rsid w:val="00150A49"/>
    <w:rsid w:val="00151B69"/>
    <w:rsid w:val="001535CA"/>
    <w:rsid w:val="00154090"/>
    <w:rsid w:val="001555D0"/>
    <w:rsid w:val="00155C06"/>
    <w:rsid w:val="00156F43"/>
    <w:rsid w:val="001572F0"/>
    <w:rsid w:val="0015789C"/>
    <w:rsid w:val="001601A2"/>
    <w:rsid w:val="00160587"/>
    <w:rsid w:val="00161FF2"/>
    <w:rsid w:val="00162FCB"/>
    <w:rsid w:val="00164D8C"/>
    <w:rsid w:val="00165530"/>
    <w:rsid w:val="001660D7"/>
    <w:rsid w:val="001663BD"/>
    <w:rsid w:val="00166627"/>
    <w:rsid w:val="00167861"/>
    <w:rsid w:val="00167894"/>
    <w:rsid w:val="001701DF"/>
    <w:rsid w:val="0017023B"/>
    <w:rsid w:val="00170CE5"/>
    <w:rsid w:val="00171107"/>
    <w:rsid w:val="001719EF"/>
    <w:rsid w:val="00172DBF"/>
    <w:rsid w:val="00173150"/>
    <w:rsid w:val="001731CD"/>
    <w:rsid w:val="0017338E"/>
    <w:rsid w:val="00173402"/>
    <w:rsid w:val="001748F3"/>
    <w:rsid w:val="001751AF"/>
    <w:rsid w:val="00175461"/>
    <w:rsid w:val="0017582A"/>
    <w:rsid w:val="00175EBD"/>
    <w:rsid w:val="00176944"/>
    <w:rsid w:val="00176950"/>
    <w:rsid w:val="00176D39"/>
    <w:rsid w:val="00177FC5"/>
    <w:rsid w:val="001819E8"/>
    <w:rsid w:val="001825F8"/>
    <w:rsid w:val="00182C3E"/>
    <w:rsid w:val="00182CB2"/>
    <w:rsid w:val="001837C6"/>
    <w:rsid w:val="0018409E"/>
    <w:rsid w:val="00184B2F"/>
    <w:rsid w:val="00187187"/>
    <w:rsid w:val="001871E8"/>
    <w:rsid w:val="001872DF"/>
    <w:rsid w:val="0019140B"/>
    <w:rsid w:val="00191CB8"/>
    <w:rsid w:val="00192B91"/>
    <w:rsid w:val="00192FFE"/>
    <w:rsid w:val="001936FC"/>
    <w:rsid w:val="00193A19"/>
    <w:rsid w:val="001942DE"/>
    <w:rsid w:val="0019732B"/>
    <w:rsid w:val="001A02B4"/>
    <w:rsid w:val="001A03F0"/>
    <w:rsid w:val="001A0D83"/>
    <w:rsid w:val="001A1D43"/>
    <w:rsid w:val="001A30C6"/>
    <w:rsid w:val="001A376F"/>
    <w:rsid w:val="001A45D4"/>
    <w:rsid w:val="001A46D9"/>
    <w:rsid w:val="001A49B2"/>
    <w:rsid w:val="001A524D"/>
    <w:rsid w:val="001A5611"/>
    <w:rsid w:val="001A5789"/>
    <w:rsid w:val="001A59C0"/>
    <w:rsid w:val="001A5A8A"/>
    <w:rsid w:val="001A5F8D"/>
    <w:rsid w:val="001A6289"/>
    <w:rsid w:val="001A63F1"/>
    <w:rsid w:val="001A6405"/>
    <w:rsid w:val="001A6A65"/>
    <w:rsid w:val="001A798E"/>
    <w:rsid w:val="001A7CB6"/>
    <w:rsid w:val="001B055A"/>
    <w:rsid w:val="001B0936"/>
    <w:rsid w:val="001B245B"/>
    <w:rsid w:val="001B37E6"/>
    <w:rsid w:val="001B4C54"/>
    <w:rsid w:val="001B4CA1"/>
    <w:rsid w:val="001B5C6D"/>
    <w:rsid w:val="001B60D7"/>
    <w:rsid w:val="001B7696"/>
    <w:rsid w:val="001B76C0"/>
    <w:rsid w:val="001C0085"/>
    <w:rsid w:val="001C008F"/>
    <w:rsid w:val="001C05D4"/>
    <w:rsid w:val="001C16C0"/>
    <w:rsid w:val="001C1CAB"/>
    <w:rsid w:val="001C316E"/>
    <w:rsid w:val="001C36A8"/>
    <w:rsid w:val="001C48F9"/>
    <w:rsid w:val="001C4CB5"/>
    <w:rsid w:val="001C60FC"/>
    <w:rsid w:val="001C6822"/>
    <w:rsid w:val="001C6DE6"/>
    <w:rsid w:val="001C6F19"/>
    <w:rsid w:val="001C6F64"/>
    <w:rsid w:val="001C7046"/>
    <w:rsid w:val="001C70FB"/>
    <w:rsid w:val="001C7A10"/>
    <w:rsid w:val="001D11B0"/>
    <w:rsid w:val="001D1319"/>
    <w:rsid w:val="001D13E3"/>
    <w:rsid w:val="001D2BDE"/>
    <w:rsid w:val="001D34EC"/>
    <w:rsid w:val="001D3A4E"/>
    <w:rsid w:val="001D4A8C"/>
    <w:rsid w:val="001D4C27"/>
    <w:rsid w:val="001D52C8"/>
    <w:rsid w:val="001D547B"/>
    <w:rsid w:val="001D7CD2"/>
    <w:rsid w:val="001E1845"/>
    <w:rsid w:val="001E206E"/>
    <w:rsid w:val="001E28FF"/>
    <w:rsid w:val="001E2EF0"/>
    <w:rsid w:val="001E2FDD"/>
    <w:rsid w:val="001E3E7A"/>
    <w:rsid w:val="001E419C"/>
    <w:rsid w:val="001E43E0"/>
    <w:rsid w:val="001E5FF0"/>
    <w:rsid w:val="001E6756"/>
    <w:rsid w:val="001E7809"/>
    <w:rsid w:val="001E7A63"/>
    <w:rsid w:val="001F03D6"/>
    <w:rsid w:val="001F0999"/>
    <w:rsid w:val="001F13A3"/>
    <w:rsid w:val="001F1942"/>
    <w:rsid w:val="001F39C4"/>
    <w:rsid w:val="001F4382"/>
    <w:rsid w:val="001F444B"/>
    <w:rsid w:val="001F4648"/>
    <w:rsid w:val="001F482D"/>
    <w:rsid w:val="001F5817"/>
    <w:rsid w:val="001F597D"/>
    <w:rsid w:val="001F706A"/>
    <w:rsid w:val="001F7486"/>
    <w:rsid w:val="001F75AE"/>
    <w:rsid w:val="001F7810"/>
    <w:rsid w:val="00200A53"/>
    <w:rsid w:val="00201325"/>
    <w:rsid w:val="00201852"/>
    <w:rsid w:val="00201F6A"/>
    <w:rsid w:val="0020208B"/>
    <w:rsid w:val="002021F3"/>
    <w:rsid w:val="00202BE3"/>
    <w:rsid w:val="0020305B"/>
    <w:rsid w:val="00203662"/>
    <w:rsid w:val="00205C61"/>
    <w:rsid w:val="00206010"/>
    <w:rsid w:val="002068AB"/>
    <w:rsid w:val="00206AA9"/>
    <w:rsid w:val="00206DEC"/>
    <w:rsid w:val="00206F62"/>
    <w:rsid w:val="00210077"/>
    <w:rsid w:val="00210079"/>
    <w:rsid w:val="0021118F"/>
    <w:rsid w:val="00211A14"/>
    <w:rsid w:val="00211FB7"/>
    <w:rsid w:val="0021277A"/>
    <w:rsid w:val="002135E7"/>
    <w:rsid w:val="00214427"/>
    <w:rsid w:val="00214B34"/>
    <w:rsid w:val="00214E40"/>
    <w:rsid w:val="00215101"/>
    <w:rsid w:val="002166A8"/>
    <w:rsid w:val="00216FAD"/>
    <w:rsid w:val="002174E2"/>
    <w:rsid w:val="002177F1"/>
    <w:rsid w:val="00217939"/>
    <w:rsid w:val="00217D4F"/>
    <w:rsid w:val="00217EA5"/>
    <w:rsid w:val="002208EC"/>
    <w:rsid w:val="00220EBC"/>
    <w:rsid w:val="002210FF"/>
    <w:rsid w:val="002212EA"/>
    <w:rsid w:val="00222858"/>
    <w:rsid w:val="00222B21"/>
    <w:rsid w:val="00222E5C"/>
    <w:rsid w:val="0022315B"/>
    <w:rsid w:val="002231F8"/>
    <w:rsid w:val="00223742"/>
    <w:rsid w:val="002241B3"/>
    <w:rsid w:val="0022453A"/>
    <w:rsid w:val="00225BCB"/>
    <w:rsid w:val="00225CFE"/>
    <w:rsid w:val="00226240"/>
    <w:rsid w:val="002276DA"/>
    <w:rsid w:val="00230ABA"/>
    <w:rsid w:val="002328A6"/>
    <w:rsid w:val="002335EB"/>
    <w:rsid w:val="002338E9"/>
    <w:rsid w:val="00236470"/>
    <w:rsid w:val="00236961"/>
    <w:rsid w:val="00237BA0"/>
    <w:rsid w:val="0024012F"/>
    <w:rsid w:val="00240626"/>
    <w:rsid w:val="002410A4"/>
    <w:rsid w:val="00241961"/>
    <w:rsid w:val="0024296C"/>
    <w:rsid w:val="00242BA0"/>
    <w:rsid w:val="0024325D"/>
    <w:rsid w:val="00243AB9"/>
    <w:rsid w:val="002444D7"/>
    <w:rsid w:val="00245457"/>
    <w:rsid w:val="00245531"/>
    <w:rsid w:val="00245FAF"/>
    <w:rsid w:val="0024709D"/>
    <w:rsid w:val="00247D7E"/>
    <w:rsid w:val="00250582"/>
    <w:rsid w:val="002516D5"/>
    <w:rsid w:val="0025447D"/>
    <w:rsid w:val="00254DA7"/>
    <w:rsid w:val="00255A87"/>
    <w:rsid w:val="00256A92"/>
    <w:rsid w:val="00256B2E"/>
    <w:rsid w:val="00256F98"/>
    <w:rsid w:val="00260B39"/>
    <w:rsid w:val="0026197F"/>
    <w:rsid w:val="002624E2"/>
    <w:rsid w:val="0026283E"/>
    <w:rsid w:val="00262A05"/>
    <w:rsid w:val="00262B6B"/>
    <w:rsid w:val="00263224"/>
    <w:rsid w:val="00263852"/>
    <w:rsid w:val="00265A70"/>
    <w:rsid w:val="00266D2C"/>
    <w:rsid w:val="00267137"/>
    <w:rsid w:val="00267E82"/>
    <w:rsid w:val="002705D1"/>
    <w:rsid w:val="00270A25"/>
    <w:rsid w:val="00270CDB"/>
    <w:rsid w:val="0027108D"/>
    <w:rsid w:val="00271D5B"/>
    <w:rsid w:val="00272A6D"/>
    <w:rsid w:val="00273B17"/>
    <w:rsid w:val="00273C2D"/>
    <w:rsid w:val="00273E7C"/>
    <w:rsid w:val="00275E12"/>
    <w:rsid w:val="0027695A"/>
    <w:rsid w:val="00276B67"/>
    <w:rsid w:val="002801CD"/>
    <w:rsid w:val="00280A14"/>
    <w:rsid w:val="00281181"/>
    <w:rsid w:val="0028144B"/>
    <w:rsid w:val="0028262A"/>
    <w:rsid w:val="002832C9"/>
    <w:rsid w:val="00284E3A"/>
    <w:rsid w:val="0028527D"/>
    <w:rsid w:val="00285EE9"/>
    <w:rsid w:val="00286073"/>
    <w:rsid w:val="002861C6"/>
    <w:rsid w:val="00286A19"/>
    <w:rsid w:val="00286AFC"/>
    <w:rsid w:val="002875BF"/>
    <w:rsid w:val="00287677"/>
    <w:rsid w:val="00291CBE"/>
    <w:rsid w:val="002924DE"/>
    <w:rsid w:val="00293973"/>
    <w:rsid w:val="00293A14"/>
    <w:rsid w:val="002949AF"/>
    <w:rsid w:val="00294B02"/>
    <w:rsid w:val="00294F8A"/>
    <w:rsid w:val="00295173"/>
    <w:rsid w:val="002953AE"/>
    <w:rsid w:val="00295437"/>
    <w:rsid w:val="00295DD7"/>
    <w:rsid w:val="00296EE6"/>
    <w:rsid w:val="00297CB6"/>
    <w:rsid w:val="00297E3D"/>
    <w:rsid w:val="002A015C"/>
    <w:rsid w:val="002A0666"/>
    <w:rsid w:val="002A07A7"/>
    <w:rsid w:val="002A2777"/>
    <w:rsid w:val="002A29A1"/>
    <w:rsid w:val="002A4272"/>
    <w:rsid w:val="002A42B6"/>
    <w:rsid w:val="002A4827"/>
    <w:rsid w:val="002A7322"/>
    <w:rsid w:val="002A778A"/>
    <w:rsid w:val="002B118D"/>
    <w:rsid w:val="002B1601"/>
    <w:rsid w:val="002B1CE2"/>
    <w:rsid w:val="002B20C0"/>
    <w:rsid w:val="002B2EC5"/>
    <w:rsid w:val="002B3A90"/>
    <w:rsid w:val="002B3B58"/>
    <w:rsid w:val="002B3E42"/>
    <w:rsid w:val="002B4191"/>
    <w:rsid w:val="002B4235"/>
    <w:rsid w:val="002B49A4"/>
    <w:rsid w:val="002B6403"/>
    <w:rsid w:val="002B6735"/>
    <w:rsid w:val="002B6820"/>
    <w:rsid w:val="002B7C28"/>
    <w:rsid w:val="002B7DB5"/>
    <w:rsid w:val="002C0B43"/>
    <w:rsid w:val="002C135B"/>
    <w:rsid w:val="002C1374"/>
    <w:rsid w:val="002C1977"/>
    <w:rsid w:val="002C1B8F"/>
    <w:rsid w:val="002C2220"/>
    <w:rsid w:val="002C246B"/>
    <w:rsid w:val="002C254E"/>
    <w:rsid w:val="002C3667"/>
    <w:rsid w:val="002C479D"/>
    <w:rsid w:val="002C504F"/>
    <w:rsid w:val="002C5E3A"/>
    <w:rsid w:val="002C6802"/>
    <w:rsid w:val="002C779F"/>
    <w:rsid w:val="002C7A62"/>
    <w:rsid w:val="002D00E4"/>
    <w:rsid w:val="002D0669"/>
    <w:rsid w:val="002D0D50"/>
    <w:rsid w:val="002D271D"/>
    <w:rsid w:val="002D38D8"/>
    <w:rsid w:val="002D42F4"/>
    <w:rsid w:val="002D4B97"/>
    <w:rsid w:val="002D51EB"/>
    <w:rsid w:val="002D5AF2"/>
    <w:rsid w:val="002D627E"/>
    <w:rsid w:val="002D68DA"/>
    <w:rsid w:val="002D6D38"/>
    <w:rsid w:val="002E1A56"/>
    <w:rsid w:val="002E1ABD"/>
    <w:rsid w:val="002E2367"/>
    <w:rsid w:val="002E2C0B"/>
    <w:rsid w:val="002E4A50"/>
    <w:rsid w:val="002E4AE1"/>
    <w:rsid w:val="002E60A3"/>
    <w:rsid w:val="002E62C8"/>
    <w:rsid w:val="002E6EE7"/>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3001AE"/>
    <w:rsid w:val="00300820"/>
    <w:rsid w:val="00302EE9"/>
    <w:rsid w:val="0030338C"/>
    <w:rsid w:val="00303A5A"/>
    <w:rsid w:val="00304798"/>
    <w:rsid w:val="00304FAC"/>
    <w:rsid w:val="00305A10"/>
    <w:rsid w:val="00305E2B"/>
    <w:rsid w:val="0030647A"/>
    <w:rsid w:val="00306BB2"/>
    <w:rsid w:val="00307224"/>
    <w:rsid w:val="00307B89"/>
    <w:rsid w:val="00313ABD"/>
    <w:rsid w:val="003144CB"/>
    <w:rsid w:val="00315550"/>
    <w:rsid w:val="00315BAB"/>
    <w:rsid w:val="00316267"/>
    <w:rsid w:val="0031780A"/>
    <w:rsid w:val="00317AA1"/>
    <w:rsid w:val="00320450"/>
    <w:rsid w:val="003205F6"/>
    <w:rsid w:val="0032146B"/>
    <w:rsid w:val="00321E3E"/>
    <w:rsid w:val="003228B0"/>
    <w:rsid w:val="003237AF"/>
    <w:rsid w:val="00323DE6"/>
    <w:rsid w:val="00323ECD"/>
    <w:rsid w:val="003258C2"/>
    <w:rsid w:val="003264E2"/>
    <w:rsid w:val="00326D0A"/>
    <w:rsid w:val="00326E40"/>
    <w:rsid w:val="00327BF7"/>
    <w:rsid w:val="00330832"/>
    <w:rsid w:val="003308DD"/>
    <w:rsid w:val="00330C9A"/>
    <w:rsid w:val="00330F2A"/>
    <w:rsid w:val="00335F6A"/>
    <w:rsid w:val="00336191"/>
    <w:rsid w:val="0033741C"/>
    <w:rsid w:val="00337ABA"/>
    <w:rsid w:val="003408E7"/>
    <w:rsid w:val="0034157D"/>
    <w:rsid w:val="00342FD6"/>
    <w:rsid w:val="00343186"/>
    <w:rsid w:val="00343429"/>
    <w:rsid w:val="00343EB9"/>
    <w:rsid w:val="00344428"/>
    <w:rsid w:val="00345F29"/>
    <w:rsid w:val="00345F94"/>
    <w:rsid w:val="003464A0"/>
    <w:rsid w:val="0034651E"/>
    <w:rsid w:val="00346C38"/>
    <w:rsid w:val="00346CC0"/>
    <w:rsid w:val="003471DC"/>
    <w:rsid w:val="0035100D"/>
    <w:rsid w:val="00351628"/>
    <w:rsid w:val="00352017"/>
    <w:rsid w:val="00352B37"/>
    <w:rsid w:val="003544DD"/>
    <w:rsid w:val="00354BFA"/>
    <w:rsid w:val="0035504E"/>
    <w:rsid w:val="00355256"/>
    <w:rsid w:val="00355D90"/>
    <w:rsid w:val="00355E22"/>
    <w:rsid w:val="00355E69"/>
    <w:rsid w:val="00357804"/>
    <w:rsid w:val="00360E02"/>
    <w:rsid w:val="00360EA2"/>
    <w:rsid w:val="00360FC8"/>
    <w:rsid w:val="00361AE1"/>
    <w:rsid w:val="00361BAF"/>
    <w:rsid w:val="00362D15"/>
    <w:rsid w:val="00362D70"/>
    <w:rsid w:val="00363F51"/>
    <w:rsid w:val="00364E37"/>
    <w:rsid w:val="00364EA2"/>
    <w:rsid w:val="00364F0F"/>
    <w:rsid w:val="00365BF7"/>
    <w:rsid w:val="00365C38"/>
    <w:rsid w:val="00366A99"/>
    <w:rsid w:val="00367038"/>
    <w:rsid w:val="003679DC"/>
    <w:rsid w:val="00367C0B"/>
    <w:rsid w:val="00371933"/>
    <w:rsid w:val="00372375"/>
    <w:rsid w:val="003757D7"/>
    <w:rsid w:val="00375AC0"/>
    <w:rsid w:val="00375C2C"/>
    <w:rsid w:val="00375C6B"/>
    <w:rsid w:val="0037654E"/>
    <w:rsid w:val="00376A74"/>
    <w:rsid w:val="00376F67"/>
    <w:rsid w:val="00376F72"/>
    <w:rsid w:val="00377713"/>
    <w:rsid w:val="00377876"/>
    <w:rsid w:val="003806A6"/>
    <w:rsid w:val="0038160B"/>
    <w:rsid w:val="00382AE2"/>
    <w:rsid w:val="00383225"/>
    <w:rsid w:val="00384924"/>
    <w:rsid w:val="0038499E"/>
    <w:rsid w:val="00384BE6"/>
    <w:rsid w:val="00386630"/>
    <w:rsid w:val="0038665D"/>
    <w:rsid w:val="00387B31"/>
    <w:rsid w:val="0039011B"/>
    <w:rsid w:val="00390AEE"/>
    <w:rsid w:val="00390C82"/>
    <w:rsid w:val="00390EC9"/>
    <w:rsid w:val="00392181"/>
    <w:rsid w:val="00392591"/>
    <w:rsid w:val="0039293A"/>
    <w:rsid w:val="0039396D"/>
    <w:rsid w:val="0039463E"/>
    <w:rsid w:val="003A1072"/>
    <w:rsid w:val="003A1718"/>
    <w:rsid w:val="003A2216"/>
    <w:rsid w:val="003A22E2"/>
    <w:rsid w:val="003A2960"/>
    <w:rsid w:val="003A30C5"/>
    <w:rsid w:val="003A3B8E"/>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59D2"/>
    <w:rsid w:val="003B5B66"/>
    <w:rsid w:val="003B6A66"/>
    <w:rsid w:val="003B6D38"/>
    <w:rsid w:val="003B7584"/>
    <w:rsid w:val="003C076A"/>
    <w:rsid w:val="003C08F9"/>
    <w:rsid w:val="003C1856"/>
    <w:rsid w:val="003C2189"/>
    <w:rsid w:val="003C38C3"/>
    <w:rsid w:val="003C3F19"/>
    <w:rsid w:val="003C404E"/>
    <w:rsid w:val="003C4138"/>
    <w:rsid w:val="003C4691"/>
    <w:rsid w:val="003C480D"/>
    <w:rsid w:val="003C6E9D"/>
    <w:rsid w:val="003C71F0"/>
    <w:rsid w:val="003D07DC"/>
    <w:rsid w:val="003D315F"/>
    <w:rsid w:val="003D3E02"/>
    <w:rsid w:val="003D5776"/>
    <w:rsid w:val="003D676E"/>
    <w:rsid w:val="003E1032"/>
    <w:rsid w:val="003E2351"/>
    <w:rsid w:val="003E3BEA"/>
    <w:rsid w:val="003E4A2D"/>
    <w:rsid w:val="003E4C8B"/>
    <w:rsid w:val="003E672A"/>
    <w:rsid w:val="003E73A8"/>
    <w:rsid w:val="003E745B"/>
    <w:rsid w:val="003E76A5"/>
    <w:rsid w:val="003F03BC"/>
    <w:rsid w:val="003F0406"/>
    <w:rsid w:val="003F1A6E"/>
    <w:rsid w:val="003F2883"/>
    <w:rsid w:val="003F3F83"/>
    <w:rsid w:val="003F4029"/>
    <w:rsid w:val="003F52AE"/>
    <w:rsid w:val="003F6A3C"/>
    <w:rsid w:val="003F7C52"/>
    <w:rsid w:val="003F7F32"/>
    <w:rsid w:val="0040057E"/>
    <w:rsid w:val="00401267"/>
    <w:rsid w:val="004012E4"/>
    <w:rsid w:val="00402C31"/>
    <w:rsid w:val="004039D8"/>
    <w:rsid w:val="00404045"/>
    <w:rsid w:val="0040565C"/>
    <w:rsid w:val="004063AA"/>
    <w:rsid w:val="0040783C"/>
    <w:rsid w:val="00412628"/>
    <w:rsid w:val="004133B8"/>
    <w:rsid w:val="0041574A"/>
    <w:rsid w:val="00415961"/>
    <w:rsid w:val="00416EE0"/>
    <w:rsid w:val="00417C71"/>
    <w:rsid w:val="004219CB"/>
    <w:rsid w:val="00422AC0"/>
    <w:rsid w:val="00423688"/>
    <w:rsid w:val="00423A35"/>
    <w:rsid w:val="00423E1C"/>
    <w:rsid w:val="00425398"/>
    <w:rsid w:val="0042613F"/>
    <w:rsid w:val="00426175"/>
    <w:rsid w:val="00430490"/>
    <w:rsid w:val="004321EC"/>
    <w:rsid w:val="004322E4"/>
    <w:rsid w:val="0043426C"/>
    <w:rsid w:val="004349F5"/>
    <w:rsid w:val="00435B72"/>
    <w:rsid w:val="0043620C"/>
    <w:rsid w:val="00437A20"/>
    <w:rsid w:val="00440001"/>
    <w:rsid w:val="004403FF"/>
    <w:rsid w:val="00440FD1"/>
    <w:rsid w:val="00441AED"/>
    <w:rsid w:val="004429A2"/>
    <w:rsid w:val="00444525"/>
    <w:rsid w:val="0044546B"/>
    <w:rsid w:val="00445887"/>
    <w:rsid w:val="004464AD"/>
    <w:rsid w:val="004468C3"/>
    <w:rsid w:val="00446E53"/>
    <w:rsid w:val="004479AD"/>
    <w:rsid w:val="0045063C"/>
    <w:rsid w:val="0045099D"/>
    <w:rsid w:val="004526EB"/>
    <w:rsid w:val="00452F0C"/>
    <w:rsid w:val="0045371C"/>
    <w:rsid w:val="00454B4A"/>
    <w:rsid w:val="00456540"/>
    <w:rsid w:val="004571D2"/>
    <w:rsid w:val="004605B6"/>
    <w:rsid w:val="00460801"/>
    <w:rsid w:val="004622FB"/>
    <w:rsid w:val="00466989"/>
    <w:rsid w:val="00466EC5"/>
    <w:rsid w:val="00467427"/>
    <w:rsid w:val="00467AC7"/>
    <w:rsid w:val="004708DF"/>
    <w:rsid w:val="00470F92"/>
    <w:rsid w:val="004712DB"/>
    <w:rsid w:val="00471740"/>
    <w:rsid w:val="00471CAA"/>
    <w:rsid w:val="00471F49"/>
    <w:rsid w:val="00471F4A"/>
    <w:rsid w:val="0047367C"/>
    <w:rsid w:val="004736CE"/>
    <w:rsid w:val="00473AF0"/>
    <w:rsid w:val="00473B27"/>
    <w:rsid w:val="00474890"/>
    <w:rsid w:val="004751B2"/>
    <w:rsid w:val="004767B5"/>
    <w:rsid w:val="00476AF3"/>
    <w:rsid w:val="00476EC7"/>
    <w:rsid w:val="00480216"/>
    <w:rsid w:val="004813EB"/>
    <w:rsid w:val="00481AF4"/>
    <w:rsid w:val="00481B23"/>
    <w:rsid w:val="00481DAC"/>
    <w:rsid w:val="00482029"/>
    <w:rsid w:val="00482A87"/>
    <w:rsid w:val="00482F50"/>
    <w:rsid w:val="00483F85"/>
    <w:rsid w:val="004848CA"/>
    <w:rsid w:val="00484921"/>
    <w:rsid w:val="004851C4"/>
    <w:rsid w:val="00485B27"/>
    <w:rsid w:val="00485D66"/>
    <w:rsid w:val="004878F5"/>
    <w:rsid w:val="00487FF6"/>
    <w:rsid w:val="004901F8"/>
    <w:rsid w:val="004909C3"/>
    <w:rsid w:val="004912C9"/>
    <w:rsid w:val="00491BC9"/>
    <w:rsid w:val="00494231"/>
    <w:rsid w:val="00494C99"/>
    <w:rsid w:val="00495E27"/>
    <w:rsid w:val="00495EA6"/>
    <w:rsid w:val="00496EF5"/>
    <w:rsid w:val="00497970"/>
    <w:rsid w:val="004A0593"/>
    <w:rsid w:val="004A0B35"/>
    <w:rsid w:val="004A1109"/>
    <w:rsid w:val="004A16B0"/>
    <w:rsid w:val="004A2653"/>
    <w:rsid w:val="004A35C6"/>
    <w:rsid w:val="004A3CB8"/>
    <w:rsid w:val="004A4371"/>
    <w:rsid w:val="004A46DA"/>
    <w:rsid w:val="004A4E86"/>
    <w:rsid w:val="004A5000"/>
    <w:rsid w:val="004A5E29"/>
    <w:rsid w:val="004A71FF"/>
    <w:rsid w:val="004A7791"/>
    <w:rsid w:val="004B1323"/>
    <w:rsid w:val="004B1D19"/>
    <w:rsid w:val="004B20CA"/>
    <w:rsid w:val="004B21BD"/>
    <w:rsid w:val="004B2239"/>
    <w:rsid w:val="004B2820"/>
    <w:rsid w:val="004B3A2D"/>
    <w:rsid w:val="004B4DD2"/>
    <w:rsid w:val="004B56D8"/>
    <w:rsid w:val="004B57E2"/>
    <w:rsid w:val="004B6770"/>
    <w:rsid w:val="004B6DAB"/>
    <w:rsid w:val="004B7D01"/>
    <w:rsid w:val="004C02EF"/>
    <w:rsid w:val="004C0865"/>
    <w:rsid w:val="004C0FF1"/>
    <w:rsid w:val="004C2687"/>
    <w:rsid w:val="004C289E"/>
    <w:rsid w:val="004C2A25"/>
    <w:rsid w:val="004C2E25"/>
    <w:rsid w:val="004C3785"/>
    <w:rsid w:val="004C3D1F"/>
    <w:rsid w:val="004C402C"/>
    <w:rsid w:val="004C4800"/>
    <w:rsid w:val="004C4A34"/>
    <w:rsid w:val="004C5A0F"/>
    <w:rsid w:val="004C61B6"/>
    <w:rsid w:val="004C63CF"/>
    <w:rsid w:val="004C75FC"/>
    <w:rsid w:val="004D0173"/>
    <w:rsid w:val="004D1030"/>
    <w:rsid w:val="004D1203"/>
    <w:rsid w:val="004D1BD1"/>
    <w:rsid w:val="004D46C4"/>
    <w:rsid w:val="004D5676"/>
    <w:rsid w:val="004D59A8"/>
    <w:rsid w:val="004D5ACB"/>
    <w:rsid w:val="004D6E40"/>
    <w:rsid w:val="004D6F30"/>
    <w:rsid w:val="004D7160"/>
    <w:rsid w:val="004D7410"/>
    <w:rsid w:val="004E010A"/>
    <w:rsid w:val="004E0EFF"/>
    <w:rsid w:val="004E1D09"/>
    <w:rsid w:val="004E232B"/>
    <w:rsid w:val="004E372D"/>
    <w:rsid w:val="004E46D8"/>
    <w:rsid w:val="004E4ED3"/>
    <w:rsid w:val="004E4FC0"/>
    <w:rsid w:val="004E5D81"/>
    <w:rsid w:val="004E66F2"/>
    <w:rsid w:val="004F1612"/>
    <w:rsid w:val="004F19A5"/>
    <w:rsid w:val="004F1DC9"/>
    <w:rsid w:val="004F385F"/>
    <w:rsid w:val="004F49B5"/>
    <w:rsid w:val="004F5297"/>
    <w:rsid w:val="004F530F"/>
    <w:rsid w:val="004F6B1B"/>
    <w:rsid w:val="004F740F"/>
    <w:rsid w:val="005009C2"/>
    <w:rsid w:val="00500F37"/>
    <w:rsid w:val="00503C0C"/>
    <w:rsid w:val="00503D75"/>
    <w:rsid w:val="00504B01"/>
    <w:rsid w:val="00504F46"/>
    <w:rsid w:val="005050BC"/>
    <w:rsid w:val="00505874"/>
    <w:rsid w:val="00506721"/>
    <w:rsid w:val="00507C43"/>
    <w:rsid w:val="00511309"/>
    <w:rsid w:val="005113AB"/>
    <w:rsid w:val="0051483D"/>
    <w:rsid w:val="00514B53"/>
    <w:rsid w:val="00514CF8"/>
    <w:rsid w:val="00516F75"/>
    <w:rsid w:val="0051797D"/>
    <w:rsid w:val="00520E07"/>
    <w:rsid w:val="00521142"/>
    <w:rsid w:val="005218CD"/>
    <w:rsid w:val="00521EAD"/>
    <w:rsid w:val="0052272C"/>
    <w:rsid w:val="00522A1A"/>
    <w:rsid w:val="00522CC9"/>
    <w:rsid w:val="00523976"/>
    <w:rsid w:val="00524290"/>
    <w:rsid w:val="00524C69"/>
    <w:rsid w:val="00524D15"/>
    <w:rsid w:val="00525158"/>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7A6F"/>
    <w:rsid w:val="0054023D"/>
    <w:rsid w:val="00541F73"/>
    <w:rsid w:val="00542957"/>
    <w:rsid w:val="00542A4C"/>
    <w:rsid w:val="00542EC9"/>
    <w:rsid w:val="00543D25"/>
    <w:rsid w:val="00543DFB"/>
    <w:rsid w:val="005444FE"/>
    <w:rsid w:val="0054511F"/>
    <w:rsid w:val="005451AB"/>
    <w:rsid w:val="005459CB"/>
    <w:rsid w:val="00546435"/>
    <w:rsid w:val="0054691F"/>
    <w:rsid w:val="00546CE6"/>
    <w:rsid w:val="005500D5"/>
    <w:rsid w:val="00550FEB"/>
    <w:rsid w:val="00551535"/>
    <w:rsid w:val="00551F47"/>
    <w:rsid w:val="00553E0F"/>
    <w:rsid w:val="0055450D"/>
    <w:rsid w:val="00554BD1"/>
    <w:rsid w:val="00554BFC"/>
    <w:rsid w:val="00554FC7"/>
    <w:rsid w:val="005550F0"/>
    <w:rsid w:val="0055587E"/>
    <w:rsid w:val="005563DD"/>
    <w:rsid w:val="00556532"/>
    <w:rsid w:val="00556CD4"/>
    <w:rsid w:val="00557D63"/>
    <w:rsid w:val="00560A4D"/>
    <w:rsid w:val="00560AD6"/>
    <w:rsid w:val="00561262"/>
    <w:rsid w:val="0056239B"/>
    <w:rsid w:val="0056269B"/>
    <w:rsid w:val="0056346D"/>
    <w:rsid w:val="00563A33"/>
    <w:rsid w:val="00563DA8"/>
    <w:rsid w:val="00564884"/>
    <w:rsid w:val="005648C3"/>
    <w:rsid w:val="00565344"/>
    <w:rsid w:val="00567D93"/>
    <w:rsid w:val="00570297"/>
    <w:rsid w:val="00570EB8"/>
    <w:rsid w:val="00571427"/>
    <w:rsid w:val="005715ED"/>
    <w:rsid w:val="00571FEC"/>
    <w:rsid w:val="00572A2F"/>
    <w:rsid w:val="00572B17"/>
    <w:rsid w:val="00574DDF"/>
    <w:rsid w:val="0057502D"/>
    <w:rsid w:val="00575506"/>
    <w:rsid w:val="0057551E"/>
    <w:rsid w:val="005761C4"/>
    <w:rsid w:val="00576D5A"/>
    <w:rsid w:val="00580040"/>
    <w:rsid w:val="005815B4"/>
    <w:rsid w:val="00581965"/>
    <w:rsid w:val="0058214B"/>
    <w:rsid w:val="00582214"/>
    <w:rsid w:val="00583028"/>
    <w:rsid w:val="00584205"/>
    <w:rsid w:val="005848B4"/>
    <w:rsid w:val="0058496F"/>
    <w:rsid w:val="00585329"/>
    <w:rsid w:val="0058620A"/>
    <w:rsid w:val="00586BDD"/>
    <w:rsid w:val="00586F9C"/>
    <w:rsid w:val="005875B9"/>
    <w:rsid w:val="005905B3"/>
    <w:rsid w:val="0059133C"/>
    <w:rsid w:val="00591F2A"/>
    <w:rsid w:val="00592233"/>
    <w:rsid w:val="00592DDF"/>
    <w:rsid w:val="0059330D"/>
    <w:rsid w:val="005934AB"/>
    <w:rsid w:val="00594449"/>
    <w:rsid w:val="005956C7"/>
    <w:rsid w:val="00595D22"/>
    <w:rsid w:val="00596672"/>
    <w:rsid w:val="00596CFD"/>
    <w:rsid w:val="00597584"/>
    <w:rsid w:val="00597D1C"/>
    <w:rsid w:val="00597D7A"/>
    <w:rsid w:val="005A071F"/>
    <w:rsid w:val="005A2920"/>
    <w:rsid w:val="005A4AE3"/>
    <w:rsid w:val="005A6630"/>
    <w:rsid w:val="005A6FA4"/>
    <w:rsid w:val="005A73D1"/>
    <w:rsid w:val="005A7DC0"/>
    <w:rsid w:val="005B04CE"/>
    <w:rsid w:val="005B1B0C"/>
    <w:rsid w:val="005B1DB1"/>
    <w:rsid w:val="005B26DC"/>
    <w:rsid w:val="005B27A6"/>
    <w:rsid w:val="005B3577"/>
    <w:rsid w:val="005B42C4"/>
    <w:rsid w:val="005B43E9"/>
    <w:rsid w:val="005B45BF"/>
    <w:rsid w:val="005B4EF9"/>
    <w:rsid w:val="005B4FF2"/>
    <w:rsid w:val="005B5983"/>
    <w:rsid w:val="005B59F9"/>
    <w:rsid w:val="005B5DF4"/>
    <w:rsid w:val="005B6BDA"/>
    <w:rsid w:val="005B7B04"/>
    <w:rsid w:val="005C189A"/>
    <w:rsid w:val="005C1AE8"/>
    <w:rsid w:val="005C1EE0"/>
    <w:rsid w:val="005C28F4"/>
    <w:rsid w:val="005C2BD7"/>
    <w:rsid w:val="005C2F19"/>
    <w:rsid w:val="005C3583"/>
    <w:rsid w:val="005C42E5"/>
    <w:rsid w:val="005C44D8"/>
    <w:rsid w:val="005C4F2D"/>
    <w:rsid w:val="005C5D8B"/>
    <w:rsid w:val="005C6707"/>
    <w:rsid w:val="005C773A"/>
    <w:rsid w:val="005D0080"/>
    <w:rsid w:val="005D0307"/>
    <w:rsid w:val="005D098D"/>
    <w:rsid w:val="005D0B28"/>
    <w:rsid w:val="005D1366"/>
    <w:rsid w:val="005D174A"/>
    <w:rsid w:val="005D234B"/>
    <w:rsid w:val="005D359A"/>
    <w:rsid w:val="005D3773"/>
    <w:rsid w:val="005D3876"/>
    <w:rsid w:val="005D4122"/>
    <w:rsid w:val="005D43BD"/>
    <w:rsid w:val="005D449B"/>
    <w:rsid w:val="005D484B"/>
    <w:rsid w:val="005D4898"/>
    <w:rsid w:val="005D4B87"/>
    <w:rsid w:val="005D7E43"/>
    <w:rsid w:val="005E0048"/>
    <w:rsid w:val="005E1B82"/>
    <w:rsid w:val="005E1EF6"/>
    <w:rsid w:val="005E2D88"/>
    <w:rsid w:val="005E35C8"/>
    <w:rsid w:val="005E38CB"/>
    <w:rsid w:val="005E3AA9"/>
    <w:rsid w:val="005E4457"/>
    <w:rsid w:val="005E5F0B"/>
    <w:rsid w:val="005E6B3A"/>
    <w:rsid w:val="005E7156"/>
    <w:rsid w:val="005F1406"/>
    <w:rsid w:val="005F1687"/>
    <w:rsid w:val="005F297D"/>
    <w:rsid w:val="005F320F"/>
    <w:rsid w:val="005F5D40"/>
    <w:rsid w:val="005F6E26"/>
    <w:rsid w:val="005F70BE"/>
    <w:rsid w:val="005F7AD6"/>
    <w:rsid w:val="005F7F92"/>
    <w:rsid w:val="00600F3E"/>
    <w:rsid w:val="00602222"/>
    <w:rsid w:val="00602A96"/>
    <w:rsid w:val="00603772"/>
    <w:rsid w:val="00603E83"/>
    <w:rsid w:val="006051C4"/>
    <w:rsid w:val="00605299"/>
    <w:rsid w:val="0060531B"/>
    <w:rsid w:val="00605DF9"/>
    <w:rsid w:val="00606A1B"/>
    <w:rsid w:val="00606E07"/>
    <w:rsid w:val="00606F2D"/>
    <w:rsid w:val="00607728"/>
    <w:rsid w:val="006077C7"/>
    <w:rsid w:val="00607D92"/>
    <w:rsid w:val="00610B3D"/>
    <w:rsid w:val="006115B6"/>
    <w:rsid w:val="00612205"/>
    <w:rsid w:val="00612740"/>
    <w:rsid w:val="00613287"/>
    <w:rsid w:val="00613ED9"/>
    <w:rsid w:val="00614339"/>
    <w:rsid w:val="0061615B"/>
    <w:rsid w:val="006164EE"/>
    <w:rsid w:val="00617BFA"/>
    <w:rsid w:val="00617C4A"/>
    <w:rsid w:val="00620189"/>
    <w:rsid w:val="00620B0D"/>
    <w:rsid w:val="00622186"/>
    <w:rsid w:val="00622C83"/>
    <w:rsid w:val="00623563"/>
    <w:rsid w:val="00623BDC"/>
    <w:rsid w:val="00624D8F"/>
    <w:rsid w:val="00624DFF"/>
    <w:rsid w:val="00625115"/>
    <w:rsid w:val="00626B1E"/>
    <w:rsid w:val="00627D24"/>
    <w:rsid w:val="00630A5A"/>
    <w:rsid w:val="00630CB1"/>
    <w:rsid w:val="00632026"/>
    <w:rsid w:val="006327B6"/>
    <w:rsid w:val="00632FE8"/>
    <w:rsid w:val="00633DD3"/>
    <w:rsid w:val="00633E07"/>
    <w:rsid w:val="006361CF"/>
    <w:rsid w:val="00636473"/>
    <w:rsid w:val="00636E38"/>
    <w:rsid w:val="00636FE6"/>
    <w:rsid w:val="00640BCB"/>
    <w:rsid w:val="006418E0"/>
    <w:rsid w:val="00641FD2"/>
    <w:rsid w:val="006430AB"/>
    <w:rsid w:val="006430BD"/>
    <w:rsid w:val="00643AF2"/>
    <w:rsid w:val="006445D5"/>
    <w:rsid w:val="0064603A"/>
    <w:rsid w:val="00646621"/>
    <w:rsid w:val="0064674E"/>
    <w:rsid w:val="00646EAD"/>
    <w:rsid w:val="006506E0"/>
    <w:rsid w:val="00650D6A"/>
    <w:rsid w:val="00652442"/>
    <w:rsid w:val="00652F87"/>
    <w:rsid w:val="006537B3"/>
    <w:rsid w:val="00653D46"/>
    <w:rsid w:val="00653F1B"/>
    <w:rsid w:val="006552DF"/>
    <w:rsid w:val="00655CEE"/>
    <w:rsid w:val="00656F14"/>
    <w:rsid w:val="0065705A"/>
    <w:rsid w:val="00657091"/>
    <w:rsid w:val="006575D9"/>
    <w:rsid w:val="00657C0C"/>
    <w:rsid w:val="00657DBB"/>
    <w:rsid w:val="0066074B"/>
    <w:rsid w:val="00660C67"/>
    <w:rsid w:val="00662806"/>
    <w:rsid w:val="00662F32"/>
    <w:rsid w:val="00663113"/>
    <w:rsid w:val="006637C6"/>
    <w:rsid w:val="00664921"/>
    <w:rsid w:val="00664EF3"/>
    <w:rsid w:val="00665070"/>
    <w:rsid w:val="0066558F"/>
    <w:rsid w:val="00665D48"/>
    <w:rsid w:val="00665EB3"/>
    <w:rsid w:val="0066693C"/>
    <w:rsid w:val="00666B64"/>
    <w:rsid w:val="00666D1F"/>
    <w:rsid w:val="00670A44"/>
    <w:rsid w:val="00672123"/>
    <w:rsid w:val="0067229B"/>
    <w:rsid w:val="006735C9"/>
    <w:rsid w:val="00673AC7"/>
    <w:rsid w:val="00673DDC"/>
    <w:rsid w:val="00674591"/>
    <w:rsid w:val="00674B7E"/>
    <w:rsid w:val="00675312"/>
    <w:rsid w:val="00675B74"/>
    <w:rsid w:val="00676727"/>
    <w:rsid w:val="006768C7"/>
    <w:rsid w:val="00680F64"/>
    <w:rsid w:val="0068164B"/>
    <w:rsid w:val="00681A60"/>
    <w:rsid w:val="0068432C"/>
    <w:rsid w:val="006847F6"/>
    <w:rsid w:val="00686198"/>
    <w:rsid w:val="00686633"/>
    <w:rsid w:val="00686CCA"/>
    <w:rsid w:val="0068771C"/>
    <w:rsid w:val="00687A3E"/>
    <w:rsid w:val="00690A41"/>
    <w:rsid w:val="00690D1B"/>
    <w:rsid w:val="00693C57"/>
    <w:rsid w:val="0069636E"/>
    <w:rsid w:val="00696655"/>
    <w:rsid w:val="006972E5"/>
    <w:rsid w:val="00697CC4"/>
    <w:rsid w:val="006A0081"/>
    <w:rsid w:val="006A0093"/>
    <w:rsid w:val="006A036B"/>
    <w:rsid w:val="006A1380"/>
    <w:rsid w:val="006A1523"/>
    <w:rsid w:val="006A1F80"/>
    <w:rsid w:val="006A265B"/>
    <w:rsid w:val="006A2C4B"/>
    <w:rsid w:val="006A2DB4"/>
    <w:rsid w:val="006A32A0"/>
    <w:rsid w:val="006A3525"/>
    <w:rsid w:val="006A3776"/>
    <w:rsid w:val="006A37C8"/>
    <w:rsid w:val="006A380D"/>
    <w:rsid w:val="006A4840"/>
    <w:rsid w:val="006A7258"/>
    <w:rsid w:val="006A77CE"/>
    <w:rsid w:val="006A7D66"/>
    <w:rsid w:val="006B0057"/>
    <w:rsid w:val="006B058A"/>
    <w:rsid w:val="006B134A"/>
    <w:rsid w:val="006B1B28"/>
    <w:rsid w:val="006B1BE8"/>
    <w:rsid w:val="006B2955"/>
    <w:rsid w:val="006B3D6C"/>
    <w:rsid w:val="006B4102"/>
    <w:rsid w:val="006B426D"/>
    <w:rsid w:val="006B46BE"/>
    <w:rsid w:val="006B5B38"/>
    <w:rsid w:val="006B68D1"/>
    <w:rsid w:val="006B6D0A"/>
    <w:rsid w:val="006B6D32"/>
    <w:rsid w:val="006B77C7"/>
    <w:rsid w:val="006C0159"/>
    <w:rsid w:val="006C296B"/>
    <w:rsid w:val="006C2F27"/>
    <w:rsid w:val="006C3D42"/>
    <w:rsid w:val="006C3FCC"/>
    <w:rsid w:val="006C4382"/>
    <w:rsid w:val="006C4D5D"/>
    <w:rsid w:val="006C4F91"/>
    <w:rsid w:val="006C589D"/>
    <w:rsid w:val="006C6040"/>
    <w:rsid w:val="006C6097"/>
    <w:rsid w:val="006C702C"/>
    <w:rsid w:val="006D0CEE"/>
    <w:rsid w:val="006D2337"/>
    <w:rsid w:val="006D29F8"/>
    <w:rsid w:val="006D2B83"/>
    <w:rsid w:val="006D4480"/>
    <w:rsid w:val="006D4BC8"/>
    <w:rsid w:val="006D5B99"/>
    <w:rsid w:val="006D660E"/>
    <w:rsid w:val="006D7E13"/>
    <w:rsid w:val="006E08EC"/>
    <w:rsid w:val="006E0DB3"/>
    <w:rsid w:val="006E14C7"/>
    <w:rsid w:val="006E1632"/>
    <w:rsid w:val="006E1EB0"/>
    <w:rsid w:val="006E2052"/>
    <w:rsid w:val="006E26C7"/>
    <w:rsid w:val="006E3230"/>
    <w:rsid w:val="006E37D9"/>
    <w:rsid w:val="006E4292"/>
    <w:rsid w:val="006E50A3"/>
    <w:rsid w:val="006E584F"/>
    <w:rsid w:val="006E5972"/>
    <w:rsid w:val="006E5D7D"/>
    <w:rsid w:val="006E5DBE"/>
    <w:rsid w:val="006E623C"/>
    <w:rsid w:val="006E638D"/>
    <w:rsid w:val="006E6733"/>
    <w:rsid w:val="006E6D0C"/>
    <w:rsid w:val="006E77FB"/>
    <w:rsid w:val="006E7CAC"/>
    <w:rsid w:val="006F021A"/>
    <w:rsid w:val="006F049D"/>
    <w:rsid w:val="006F0F34"/>
    <w:rsid w:val="006F1513"/>
    <w:rsid w:val="006F1578"/>
    <w:rsid w:val="006F2444"/>
    <w:rsid w:val="006F38BE"/>
    <w:rsid w:val="006F5ACA"/>
    <w:rsid w:val="006F644D"/>
    <w:rsid w:val="006F6653"/>
    <w:rsid w:val="006F6C0A"/>
    <w:rsid w:val="006F7E7C"/>
    <w:rsid w:val="00700C62"/>
    <w:rsid w:val="00701098"/>
    <w:rsid w:val="00701A7B"/>
    <w:rsid w:val="00702E72"/>
    <w:rsid w:val="00703487"/>
    <w:rsid w:val="007034EE"/>
    <w:rsid w:val="0070374F"/>
    <w:rsid w:val="00703FC8"/>
    <w:rsid w:val="00704747"/>
    <w:rsid w:val="00704FBA"/>
    <w:rsid w:val="0070508E"/>
    <w:rsid w:val="0071039F"/>
    <w:rsid w:val="007108A2"/>
    <w:rsid w:val="007110FE"/>
    <w:rsid w:val="007112EC"/>
    <w:rsid w:val="00711C66"/>
    <w:rsid w:val="00712597"/>
    <w:rsid w:val="00713BBF"/>
    <w:rsid w:val="00715A67"/>
    <w:rsid w:val="00715E7A"/>
    <w:rsid w:val="00717375"/>
    <w:rsid w:val="007203D1"/>
    <w:rsid w:val="00720A35"/>
    <w:rsid w:val="0072112C"/>
    <w:rsid w:val="0072165D"/>
    <w:rsid w:val="007217F2"/>
    <w:rsid w:val="007225E0"/>
    <w:rsid w:val="00722F95"/>
    <w:rsid w:val="00723527"/>
    <w:rsid w:val="0072353C"/>
    <w:rsid w:val="00723D87"/>
    <w:rsid w:val="00724A70"/>
    <w:rsid w:val="00724A72"/>
    <w:rsid w:val="00725391"/>
    <w:rsid w:val="007258F8"/>
    <w:rsid w:val="00725DF9"/>
    <w:rsid w:val="007262FC"/>
    <w:rsid w:val="0072666C"/>
    <w:rsid w:val="00726A32"/>
    <w:rsid w:val="00726A79"/>
    <w:rsid w:val="00727A43"/>
    <w:rsid w:val="00731059"/>
    <w:rsid w:val="007310B3"/>
    <w:rsid w:val="00732086"/>
    <w:rsid w:val="007325A7"/>
    <w:rsid w:val="007332E3"/>
    <w:rsid w:val="00734075"/>
    <w:rsid w:val="00734C3F"/>
    <w:rsid w:val="0073553A"/>
    <w:rsid w:val="00735C7E"/>
    <w:rsid w:val="00735F3E"/>
    <w:rsid w:val="00736F7F"/>
    <w:rsid w:val="007372FF"/>
    <w:rsid w:val="007400BC"/>
    <w:rsid w:val="00740B90"/>
    <w:rsid w:val="00741262"/>
    <w:rsid w:val="007413A3"/>
    <w:rsid w:val="00741E7F"/>
    <w:rsid w:val="0074273A"/>
    <w:rsid w:val="0074281A"/>
    <w:rsid w:val="0074281D"/>
    <w:rsid w:val="00742BFC"/>
    <w:rsid w:val="00742DFF"/>
    <w:rsid w:val="0074396A"/>
    <w:rsid w:val="0074434A"/>
    <w:rsid w:val="00744C74"/>
    <w:rsid w:val="00744CC3"/>
    <w:rsid w:val="007464C9"/>
    <w:rsid w:val="00746572"/>
    <w:rsid w:val="00747D32"/>
    <w:rsid w:val="00750890"/>
    <w:rsid w:val="00750F86"/>
    <w:rsid w:val="007516CC"/>
    <w:rsid w:val="007526B0"/>
    <w:rsid w:val="007526C2"/>
    <w:rsid w:val="0075497F"/>
    <w:rsid w:val="00755897"/>
    <w:rsid w:val="00756E91"/>
    <w:rsid w:val="0075737E"/>
    <w:rsid w:val="00760432"/>
    <w:rsid w:val="007604E3"/>
    <w:rsid w:val="007605B7"/>
    <w:rsid w:val="00762BEA"/>
    <w:rsid w:val="00762CE7"/>
    <w:rsid w:val="007633BE"/>
    <w:rsid w:val="00763483"/>
    <w:rsid w:val="007638E0"/>
    <w:rsid w:val="00763E6F"/>
    <w:rsid w:val="007640C7"/>
    <w:rsid w:val="00764766"/>
    <w:rsid w:val="007648B6"/>
    <w:rsid w:val="00764F41"/>
    <w:rsid w:val="00765136"/>
    <w:rsid w:val="00766C2E"/>
    <w:rsid w:val="0076754F"/>
    <w:rsid w:val="00767E5E"/>
    <w:rsid w:val="00771DE2"/>
    <w:rsid w:val="007720DA"/>
    <w:rsid w:val="007727BA"/>
    <w:rsid w:val="007728C0"/>
    <w:rsid w:val="007730CC"/>
    <w:rsid w:val="0077365B"/>
    <w:rsid w:val="007739A6"/>
    <w:rsid w:val="00773A02"/>
    <w:rsid w:val="00774E9D"/>
    <w:rsid w:val="00776314"/>
    <w:rsid w:val="00777AB4"/>
    <w:rsid w:val="007806CA"/>
    <w:rsid w:val="00780A2F"/>
    <w:rsid w:val="007813BC"/>
    <w:rsid w:val="007813F8"/>
    <w:rsid w:val="00782470"/>
    <w:rsid w:val="00784795"/>
    <w:rsid w:val="00784D66"/>
    <w:rsid w:val="00785DB2"/>
    <w:rsid w:val="007865C3"/>
    <w:rsid w:val="00786F5E"/>
    <w:rsid w:val="0078764F"/>
    <w:rsid w:val="00787AF9"/>
    <w:rsid w:val="00791170"/>
    <w:rsid w:val="007911BE"/>
    <w:rsid w:val="00791806"/>
    <w:rsid w:val="00791AD1"/>
    <w:rsid w:val="007931B3"/>
    <w:rsid w:val="0079389E"/>
    <w:rsid w:val="007942F6"/>
    <w:rsid w:val="00794A2F"/>
    <w:rsid w:val="007956B3"/>
    <w:rsid w:val="00795735"/>
    <w:rsid w:val="00796D1E"/>
    <w:rsid w:val="00797E0F"/>
    <w:rsid w:val="007A001F"/>
    <w:rsid w:val="007A098C"/>
    <w:rsid w:val="007A0DBC"/>
    <w:rsid w:val="007A15DD"/>
    <w:rsid w:val="007A3C96"/>
    <w:rsid w:val="007A4CC3"/>
    <w:rsid w:val="007A6A8D"/>
    <w:rsid w:val="007A7006"/>
    <w:rsid w:val="007A78ED"/>
    <w:rsid w:val="007A7BC7"/>
    <w:rsid w:val="007A7F8D"/>
    <w:rsid w:val="007B0127"/>
    <w:rsid w:val="007B0456"/>
    <w:rsid w:val="007B0A7E"/>
    <w:rsid w:val="007B1D39"/>
    <w:rsid w:val="007B283B"/>
    <w:rsid w:val="007B32B7"/>
    <w:rsid w:val="007B3D06"/>
    <w:rsid w:val="007B3D38"/>
    <w:rsid w:val="007B4ABC"/>
    <w:rsid w:val="007B4F56"/>
    <w:rsid w:val="007B578E"/>
    <w:rsid w:val="007B6658"/>
    <w:rsid w:val="007B6CF2"/>
    <w:rsid w:val="007B6D32"/>
    <w:rsid w:val="007B7042"/>
    <w:rsid w:val="007B7BA4"/>
    <w:rsid w:val="007C0676"/>
    <w:rsid w:val="007C1834"/>
    <w:rsid w:val="007C2B50"/>
    <w:rsid w:val="007C32C2"/>
    <w:rsid w:val="007C35E9"/>
    <w:rsid w:val="007C5346"/>
    <w:rsid w:val="007C5880"/>
    <w:rsid w:val="007C5980"/>
    <w:rsid w:val="007C6182"/>
    <w:rsid w:val="007C6525"/>
    <w:rsid w:val="007C6F49"/>
    <w:rsid w:val="007C79FE"/>
    <w:rsid w:val="007D136F"/>
    <w:rsid w:val="007D6403"/>
    <w:rsid w:val="007D695C"/>
    <w:rsid w:val="007D7ED1"/>
    <w:rsid w:val="007E0164"/>
    <w:rsid w:val="007E0416"/>
    <w:rsid w:val="007E0FF6"/>
    <w:rsid w:val="007E18E5"/>
    <w:rsid w:val="007E289D"/>
    <w:rsid w:val="007E2957"/>
    <w:rsid w:val="007E4BB5"/>
    <w:rsid w:val="007E5371"/>
    <w:rsid w:val="007E56F2"/>
    <w:rsid w:val="007E57F6"/>
    <w:rsid w:val="007E5BF2"/>
    <w:rsid w:val="007E6452"/>
    <w:rsid w:val="007E7FCF"/>
    <w:rsid w:val="007F0CAD"/>
    <w:rsid w:val="007F1231"/>
    <w:rsid w:val="007F28F5"/>
    <w:rsid w:val="007F298F"/>
    <w:rsid w:val="007F2AEE"/>
    <w:rsid w:val="007F2AF2"/>
    <w:rsid w:val="007F3D4F"/>
    <w:rsid w:val="007F4002"/>
    <w:rsid w:val="007F533A"/>
    <w:rsid w:val="007F6FBE"/>
    <w:rsid w:val="008002D2"/>
    <w:rsid w:val="0080382E"/>
    <w:rsid w:val="0080491B"/>
    <w:rsid w:val="00805896"/>
    <w:rsid w:val="00806173"/>
    <w:rsid w:val="00806568"/>
    <w:rsid w:val="0080673A"/>
    <w:rsid w:val="00807377"/>
    <w:rsid w:val="00807728"/>
    <w:rsid w:val="00810454"/>
    <w:rsid w:val="008107B1"/>
    <w:rsid w:val="00812A59"/>
    <w:rsid w:val="00812EA8"/>
    <w:rsid w:val="008153C5"/>
    <w:rsid w:val="00817299"/>
    <w:rsid w:val="00817EA2"/>
    <w:rsid w:val="008202B7"/>
    <w:rsid w:val="00821C3A"/>
    <w:rsid w:val="00822130"/>
    <w:rsid w:val="00825110"/>
    <w:rsid w:val="008256E0"/>
    <w:rsid w:val="0082658A"/>
    <w:rsid w:val="008277E5"/>
    <w:rsid w:val="00827833"/>
    <w:rsid w:val="00827F06"/>
    <w:rsid w:val="00830027"/>
    <w:rsid w:val="00830E2F"/>
    <w:rsid w:val="008336F2"/>
    <w:rsid w:val="00833846"/>
    <w:rsid w:val="00833F54"/>
    <w:rsid w:val="00834A33"/>
    <w:rsid w:val="0083511A"/>
    <w:rsid w:val="00835523"/>
    <w:rsid w:val="00836A1F"/>
    <w:rsid w:val="00837D11"/>
    <w:rsid w:val="00837E61"/>
    <w:rsid w:val="00840899"/>
    <w:rsid w:val="00840CD0"/>
    <w:rsid w:val="008424E2"/>
    <w:rsid w:val="00842E51"/>
    <w:rsid w:val="00845217"/>
    <w:rsid w:val="008469F4"/>
    <w:rsid w:val="008473F8"/>
    <w:rsid w:val="0084788F"/>
    <w:rsid w:val="00847C9F"/>
    <w:rsid w:val="00847FC9"/>
    <w:rsid w:val="00850FA0"/>
    <w:rsid w:val="00851C0B"/>
    <w:rsid w:val="00851EAF"/>
    <w:rsid w:val="00852030"/>
    <w:rsid w:val="0085274B"/>
    <w:rsid w:val="00852E6B"/>
    <w:rsid w:val="008537DE"/>
    <w:rsid w:val="00854991"/>
    <w:rsid w:val="00855852"/>
    <w:rsid w:val="00855C5C"/>
    <w:rsid w:val="00856D58"/>
    <w:rsid w:val="00857485"/>
    <w:rsid w:val="00860028"/>
    <w:rsid w:val="00860116"/>
    <w:rsid w:val="008603C3"/>
    <w:rsid w:val="0086056A"/>
    <w:rsid w:val="00861D1D"/>
    <w:rsid w:val="00862195"/>
    <w:rsid w:val="008625A5"/>
    <w:rsid w:val="008639FD"/>
    <w:rsid w:val="00863C90"/>
    <w:rsid w:val="00865652"/>
    <w:rsid w:val="00865C42"/>
    <w:rsid w:val="008669D1"/>
    <w:rsid w:val="008669D5"/>
    <w:rsid w:val="008671DC"/>
    <w:rsid w:val="00870170"/>
    <w:rsid w:val="0087023E"/>
    <w:rsid w:val="0087091B"/>
    <w:rsid w:val="00871DC3"/>
    <w:rsid w:val="00871E9A"/>
    <w:rsid w:val="0087223F"/>
    <w:rsid w:val="00872636"/>
    <w:rsid w:val="008728E0"/>
    <w:rsid w:val="00873013"/>
    <w:rsid w:val="00873234"/>
    <w:rsid w:val="00873348"/>
    <w:rsid w:val="00874299"/>
    <w:rsid w:val="00874D75"/>
    <w:rsid w:val="00874DE4"/>
    <w:rsid w:val="008753AB"/>
    <w:rsid w:val="00876C75"/>
    <w:rsid w:val="00876F1B"/>
    <w:rsid w:val="00877847"/>
    <w:rsid w:val="00877B57"/>
    <w:rsid w:val="00877C90"/>
    <w:rsid w:val="00880B24"/>
    <w:rsid w:val="00880BCF"/>
    <w:rsid w:val="008816D4"/>
    <w:rsid w:val="00881764"/>
    <w:rsid w:val="00881EF5"/>
    <w:rsid w:val="00883E25"/>
    <w:rsid w:val="00884D1C"/>
    <w:rsid w:val="00885710"/>
    <w:rsid w:val="00885940"/>
    <w:rsid w:val="00887070"/>
    <w:rsid w:val="008872E1"/>
    <w:rsid w:val="00887CB2"/>
    <w:rsid w:val="00891070"/>
    <w:rsid w:val="00891B9F"/>
    <w:rsid w:val="00891E5E"/>
    <w:rsid w:val="00892292"/>
    <w:rsid w:val="00892B28"/>
    <w:rsid w:val="00892C42"/>
    <w:rsid w:val="00894A10"/>
    <w:rsid w:val="00894A80"/>
    <w:rsid w:val="008955E6"/>
    <w:rsid w:val="008962D8"/>
    <w:rsid w:val="008968B7"/>
    <w:rsid w:val="008A0648"/>
    <w:rsid w:val="008A0687"/>
    <w:rsid w:val="008A0F38"/>
    <w:rsid w:val="008A1BB0"/>
    <w:rsid w:val="008A2636"/>
    <w:rsid w:val="008A270D"/>
    <w:rsid w:val="008A28B8"/>
    <w:rsid w:val="008A354C"/>
    <w:rsid w:val="008A3B07"/>
    <w:rsid w:val="008A3C30"/>
    <w:rsid w:val="008A4279"/>
    <w:rsid w:val="008A43C7"/>
    <w:rsid w:val="008A65A0"/>
    <w:rsid w:val="008A687B"/>
    <w:rsid w:val="008A7F90"/>
    <w:rsid w:val="008B0740"/>
    <w:rsid w:val="008B0C58"/>
    <w:rsid w:val="008B0F52"/>
    <w:rsid w:val="008B3067"/>
    <w:rsid w:val="008B444E"/>
    <w:rsid w:val="008B44E0"/>
    <w:rsid w:val="008B496E"/>
    <w:rsid w:val="008B4BD9"/>
    <w:rsid w:val="008B6A17"/>
    <w:rsid w:val="008B6CF7"/>
    <w:rsid w:val="008B7162"/>
    <w:rsid w:val="008B723A"/>
    <w:rsid w:val="008B7F6F"/>
    <w:rsid w:val="008C0532"/>
    <w:rsid w:val="008C06E6"/>
    <w:rsid w:val="008C0F14"/>
    <w:rsid w:val="008C100A"/>
    <w:rsid w:val="008C1021"/>
    <w:rsid w:val="008C11D4"/>
    <w:rsid w:val="008C12B4"/>
    <w:rsid w:val="008C14E1"/>
    <w:rsid w:val="008C355B"/>
    <w:rsid w:val="008C4F63"/>
    <w:rsid w:val="008C509D"/>
    <w:rsid w:val="008C5995"/>
    <w:rsid w:val="008C5BB2"/>
    <w:rsid w:val="008C7DCE"/>
    <w:rsid w:val="008C7ED0"/>
    <w:rsid w:val="008D16CB"/>
    <w:rsid w:val="008D31E0"/>
    <w:rsid w:val="008D3219"/>
    <w:rsid w:val="008D463B"/>
    <w:rsid w:val="008D4801"/>
    <w:rsid w:val="008D4C49"/>
    <w:rsid w:val="008D4FF6"/>
    <w:rsid w:val="008D60F4"/>
    <w:rsid w:val="008D6EE3"/>
    <w:rsid w:val="008E150F"/>
    <w:rsid w:val="008E1679"/>
    <w:rsid w:val="008E208B"/>
    <w:rsid w:val="008E2885"/>
    <w:rsid w:val="008E2AED"/>
    <w:rsid w:val="008E2CAA"/>
    <w:rsid w:val="008E3DC8"/>
    <w:rsid w:val="008E42A9"/>
    <w:rsid w:val="008E4F2B"/>
    <w:rsid w:val="008E5889"/>
    <w:rsid w:val="008E5A31"/>
    <w:rsid w:val="008E65A6"/>
    <w:rsid w:val="008E7C39"/>
    <w:rsid w:val="008E7E56"/>
    <w:rsid w:val="008F04E3"/>
    <w:rsid w:val="008F06EA"/>
    <w:rsid w:val="008F08B3"/>
    <w:rsid w:val="008F0B3D"/>
    <w:rsid w:val="008F2447"/>
    <w:rsid w:val="008F293E"/>
    <w:rsid w:val="008F2FC0"/>
    <w:rsid w:val="008F3C1F"/>
    <w:rsid w:val="008F65DD"/>
    <w:rsid w:val="008F767D"/>
    <w:rsid w:val="008F79A5"/>
    <w:rsid w:val="008F79D4"/>
    <w:rsid w:val="008F7CEA"/>
    <w:rsid w:val="00901D23"/>
    <w:rsid w:val="00901F12"/>
    <w:rsid w:val="00902886"/>
    <w:rsid w:val="0090427F"/>
    <w:rsid w:val="0090471B"/>
    <w:rsid w:val="009051DA"/>
    <w:rsid w:val="00905436"/>
    <w:rsid w:val="00905716"/>
    <w:rsid w:val="00905A0F"/>
    <w:rsid w:val="009062B9"/>
    <w:rsid w:val="00906778"/>
    <w:rsid w:val="00906D0C"/>
    <w:rsid w:val="00907F7C"/>
    <w:rsid w:val="009102AD"/>
    <w:rsid w:val="00910452"/>
    <w:rsid w:val="00911D45"/>
    <w:rsid w:val="00911FD8"/>
    <w:rsid w:val="00912B6B"/>
    <w:rsid w:val="00912F02"/>
    <w:rsid w:val="009134F7"/>
    <w:rsid w:val="00913E8D"/>
    <w:rsid w:val="00914B17"/>
    <w:rsid w:val="00914DFE"/>
    <w:rsid w:val="00917C87"/>
    <w:rsid w:val="009200C7"/>
    <w:rsid w:val="00920284"/>
    <w:rsid w:val="00920F94"/>
    <w:rsid w:val="00922332"/>
    <w:rsid w:val="0092308F"/>
    <w:rsid w:val="00924A5A"/>
    <w:rsid w:val="00926405"/>
    <w:rsid w:val="00926A35"/>
    <w:rsid w:val="00926D71"/>
    <w:rsid w:val="009300EE"/>
    <w:rsid w:val="009306E6"/>
    <w:rsid w:val="00930CF6"/>
    <w:rsid w:val="0093142C"/>
    <w:rsid w:val="00931901"/>
    <w:rsid w:val="0093212B"/>
    <w:rsid w:val="0093223E"/>
    <w:rsid w:val="009338AE"/>
    <w:rsid w:val="00933B52"/>
    <w:rsid w:val="00933E1C"/>
    <w:rsid w:val="00934FA3"/>
    <w:rsid w:val="009356F9"/>
    <w:rsid w:val="009363A8"/>
    <w:rsid w:val="0093757B"/>
    <w:rsid w:val="00937827"/>
    <w:rsid w:val="00937D99"/>
    <w:rsid w:val="00937F08"/>
    <w:rsid w:val="00940B2C"/>
    <w:rsid w:val="00940E0E"/>
    <w:rsid w:val="0094126F"/>
    <w:rsid w:val="00942C41"/>
    <w:rsid w:val="00943821"/>
    <w:rsid w:val="00943A74"/>
    <w:rsid w:val="00945317"/>
    <w:rsid w:val="009459EC"/>
    <w:rsid w:val="0094655B"/>
    <w:rsid w:val="009469DD"/>
    <w:rsid w:val="00946A2A"/>
    <w:rsid w:val="0094796B"/>
    <w:rsid w:val="00950128"/>
    <w:rsid w:val="00950491"/>
    <w:rsid w:val="009508C6"/>
    <w:rsid w:val="009510B4"/>
    <w:rsid w:val="009518BF"/>
    <w:rsid w:val="00951F07"/>
    <w:rsid w:val="00952396"/>
    <w:rsid w:val="009523C0"/>
    <w:rsid w:val="00952839"/>
    <w:rsid w:val="00953417"/>
    <w:rsid w:val="0095410B"/>
    <w:rsid w:val="00954547"/>
    <w:rsid w:val="00954AD5"/>
    <w:rsid w:val="0095573C"/>
    <w:rsid w:val="00955A61"/>
    <w:rsid w:val="009566D2"/>
    <w:rsid w:val="009570BE"/>
    <w:rsid w:val="009574CD"/>
    <w:rsid w:val="0096036E"/>
    <w:rsid w:val="00961F07"/>
    <w:rsid w:val="009628C5"/>
    <w:rsid w:val="00962F0D"/>
    <w:rsid w:val="00963019"/>
    <w:rsid w:val="009632C7"/>
    <w:rsid w:val="0096338A"/>
    <w:rsid w:val="00963DF5"/>
    <w:rsid w:val="0096494E"/>
    <w:rsid w:val="009653FE"/>
    <w:rsid w:val="00965ABF"/>
    <w:rsid w:val="0096622D"/>
    <w:rsid w:val="0096712D"/>
    <w:rsid w:val="00967C9E"/>
    <w:rsid w:val="00970124"/>
    <w:rsid w:val="0097041B"/>
    <w:rsid w:val="00971144"/>
    <w:rsid w:val="00971DDF"/>
    <w:rsid w:val="00971FF2"/>
    <w:rsid w:val="009728E8"/>
    <w:rsid w:val="00973154"/>
    <w:rsid w:val="0097443F"/>
    <w:rsid w:val="00974ED7"/>
    <w:rsid w:val="00977527"/>
    <w:rsid w:val="009778F8"/>
    <w:rsid w:val="00977FD6"/>
    <w:rsid w:val="00980260"/>
    <w:rsid w:val="00980C14"/>
    <w:rsid w:val="00980D8C"/>
    <w:rsid w:val="00981263"/>
    <w:rsid w:val="009812EA"/>
    <w:rsid w:val="009818FE"/>
    <w:rsid w:val="00983BAD"/>
    <w:rsid w:val="0098463B"/>
    <w:rsid w:val="00985C0D"/>
    <w:rsid w:val="00986496"/>
    <w:rsid w:val="00986654"/>
    <w:rsid w:val="0099011E"/>
    <w:rsid w:val="0099079E"/>
    <w:rsid w:val="00990F07"/>
    <w:rsid w:val="009911A2"/>
    <w:rsid w:val="00992271"/>
    <w:rsid w:val="00994526"/>
    <w:rsid w:val="00994DB3"/>
    <w:rsid w:val="00995DE4"/>
    <w:rsid w:val="00996789"/>
    <w:rsid w:val="00997357"/>
    <w:rsid w:val="009975C2"/>
    <w:rsid w:val="009A0588"/>
    <w:rsid w:val="009A20C6"/>
    <w:rsid w:val="009A2F70"/>
    <w:rsid w:val="009A33B0"/>
    <w:rsid w:val="009A553C"/>
    <w:rsid w:val="009A5AED"/>
    <w:rsid w:val="009A6454"/>
    <w:rsid w:val="009A6DAE"/>
    <w:rsid w:val="009A7A92"/>
    <w:rsid w:val="009B01AD"/>
    <w:rsid w:val="009B0DF6"/>
    <w:rsid w:val="009B104F"/>
    <w:rsid w:val="009B30BD"/>
    <w:rsid w:val="009B3535"/>
    <w:rsid w:val="009B3B81"/>
    <w:rsid w:val="009B3DD4"/>
    <w:rsid w:val="009B4067"/>
    <w:rsid w:val="009B70F2"/>
    <w:rsid w:val="009C0ACA"/>
    <w:rsid w:val="009C13FC"/>
    <w:rsid w:val="009C14D5"/>
    <w:rsid w:val="009C202C"/>
    <w:rsid w:val="009C2EDB"/>
    <w:rsid w:val="009C37AA"/>
    <w:rsid w:val="009C5DEB"/>
    <w:rsid w:val="009C5E83"/>
    <w:rsid w:val="009C6441"/>
    <w:rsid w:val="009C74A8"/>
    <w:rsid w:val="009C75E5"/>
    <w:rsid w:val="009D043E"/>
    <w:rsid w:val="009D0839"/>
    <w:rsid w:val="009D0849"/>
    <w:rsid w:val="009D141F"/>
    <w:rsid w:val="009D1CDA"/>
    <w:rsid w:val="009D3381"/>
    <w:rsid w:val="009D6071"/>
    <w:rsid w:val="009D60F6"/>
    <w:rsid w:val="009D6A1A"/>
    <w:rsid w:val="009D76E1"/>
    <w:rsid w:val="009E0821"/>
    <w:rsid w:val="009E0D61"/>
    <w:rsid w:val="009E117D"/>
    <w:rsid w:val="009E1306"/>
    <w:rsid w:val="009E1969"/>
    <w:rsid w:val="009E1C1C"/>
    <w:rsid w:val="009E1D63"/>
    <w:rsid w:val="009E1F40"/>
    <w:rsid w:val="009E2A96"/>
    <w:rsid w:val="009E2EC9"/>
    <w:rsid w:val="009E34B2"/>
    <w:rsid w:val="009E380A"/>
    <w:rsid w:val="009E3FF6"/>
    <w:rsid w:val="009E413A"/>
    <w:rsid w:val="009E4458"/>
    <w:rsid w:val="009E58EB"/>
    <w:rsid w:val="009E5EA0"/>
    <w:rsid w:val="009E67EA"/>
    <w:rsid w:val="009E6839"/>
    <w:rsid w:val="009E6FBC"/>
    <w:rsid w:val="009F05FF"/>
    <w:rsid w:val="009F062A"/>
    <w:rsid w:val="009F099E"/>
    <w:rsid w:val="009F1BE2"/>
    <w:rsid w:val="009F1DBB"/>
    <w:rsid w:val="009F382A"/>
    <w:rsid w:val="009F421C"/>
    <w:rsid w:val="009F4A37"/>
    <w:rsid w:val="009F5516"/>
    <w:rsid w:val="009F5E7D"/>
    <w:rsid w:val="009F72FD"/>
    <w:rsid w:val="009F731D"/>
    <w:rsid w:val="00A0135A"/>
    <w:rsid w:val="00A0196C"/>
    <w:rsid w:val="00A019EE"/>
    <w:rsid w:val="00A019F2"/>
    <w:rsid w:val="00A01CD2"/>
    <w:rsid w:val="00A01ED4"/>
    <w:rsid w:val="00A01F5F"/>
    <w:rsid w:val="00A023E9"/>
    <w:rsid w:val="00A02592"/>
    <w:rsid w:val="00A03057"/>
    <w:rsid w:val="00A03B48"/>
    <w:rsid w:val="00A041A1"/>
    <w:rsid w:val="00A04A9C"/>
    <w:rsid w:val="00A0691D"/>
    <w:rsid w:val="00A07D4F"/>
    <w:rsid w:val="00A105B6"/>
    <w:rsid w:val="00A10F2F"/>
    <w:rsid w:val="00A11130"/>
    <w:rsid w:val="00A113E2"/>
    <w:rsid w:val="00A12F50"/>
    <w:rsid w:val="00A13669"/>
    <w:rsid w:val="00A15A12"/>
    <w:rsid w:val="00A15B53"/>
    <w:rsid w:val="00A16ADD"/>
    <w:rsid w:val="00A21A84"/>
    <w:rsid w:val="00A22135"/>
    <w:rsid w:val="00A22158"/>
    <w:rsid w:val="00A221E6"/>
    <w:rsid w:val="00A2366F"/>
    <w:rsid w:val="00A249CF"/>
    <w:rsid w:val="00A2588F"/>
    <w:rsid w:val="00A302FA"/>
    <w:rsid w:val="00A30CF3"/>
    <w:rsid w:val="00A315C7"/>
    <w:rsid w:val="00A31E5A"/>
    <w:rsid w:val="00A320D1"/>
    <w:rsid w:val="00A34113"/>
    <w:rsid w:val="00A3445C"/>
    <w:rsid w:val="00A345F7"/>
    <w:rsid w:val="00A35D2E"/>
    <w:rsid w:val="00A36082"/>
    <w:rsid w:val="00A360B4"/>
    <w:rsid w:val="00A3740A"/>
    <w:rsid w:val="00A37763"/>
    <w:rsid w:val="00A409AF"/>
    <w:rsid w:val="00A417BA"/>
    <w:rsid w:val="00A4184A"/>
    <w:rsid w:val="00A4197F"/>
    <w:rsid w:val="00A43365"/>
    <w:rsid w:val="00A4362A"/>
    <w:rsid w:val="00A43722"/>
    <w:rsid w:val="00A4389F"/>
    <w:rsid w:val="00A4406C"/>
    <w:rsid w:val="00A44DAF"/>
    <w:rsid w:val="00A45036"/>
    <w:rsid w:val="00A45072"/>
    <w:rsid w:val="00A45298"/>
    <w:rsid w:val="00A4531F"/>
    <w:rsid w:val="00A45741"/>
    <w:rsid w:val="00A47263"/>
    <w:rsid w:val="00A50D2F"/>
    <w:rsid w:val="00A51C9D"/>
    <w:rsid w:val="00A52E6B"/>
    <w:rsid w:val="00A55C37"/>
    <w:rsid w:val="00A55EA1"/>
    <w:rsid w:val="00A56E1A"/>
    <w:rsid w:val="00A57005"/>
    <w:rsid w:val="00A5755A"/>
    <w:rsid w:val="00A60CBF"/>
    <w:rsid w:val="00A6104D"/>
    <w:rsid w:val="00A61386"/>
    <w:rsid w:val="00A61958"/>
    <w:rsid w:val="00A62372"/>
    <w:rsid w:val="00A623D6"/>
    <w:rsid w:val="00A63644"/>
    <w:rsid w:val="00A650E3"/>
    <w:rsid w:val="00A66DA6"/>
    <w:rsid w:val="00A67AF2"/>
    <w:rsid w:val="00A702CA"/>
    <w:rsid w:val="00A73E93"/>
    <w:rsid w:val="00A7427A"/>
    <w:rsid w:val="00A74D2A"/>
    <w:rsid w:val="00A76263"/>
    <w:rsid w:val="00A7678D"/>
    <w:rsid w:val="00A76951"/>
    <w:rsid w:val="00A80BCD"/>
    <w:rsid w:val="00A817DB"/>
    <w:rsid w:val="00A81EF0"/>
    <w:rsid w:val="00A829B2"/>
    <w:rsid w:val="00A830E1"/>
    <w:rsid w:val="00A834BB"/>
    <w:rsid w:val="00A83EB4"/>
    <w:rsid w:val="00A83EF2"/>
    <w:rsid w:val="00A844DD"/>
    <w:rsid w:val="00A8521B"/>
    <w:rsid w:val="00A8547E"/>
    <w:rsid w:val="00A858F7"/>
    <w:rsid w:val="00A86D27"/>
    <w:rsid w:val="00A90B01"/>
    <w:rsid w:val="00A90DAC"/>
    <w:rsid w:val="00A916DC"/>
    <w:rsid w:val="00A9177A"/>
    <w:rsid w:val="00A91A28"/>
    <w:rsid w:val="00A9238D"/>
    <w:rsid w:val="00A925A6"/>
    <w:rsid w:val="00A960AF"/>
    <w:rsid w:val="00A96672"/>
    <w:rsid w:val="00A96CC6"/>
    <w:rsid w:val="00A97318"/>
    <w:rsid w:val="00A9797B"/>
    <w:rsid w:val="00A97CF5"/>
    <w:rsid w:val="00AA0621"/>
    <w:rsid w:val="00AA1FF6"/>
    <w:rsid w:val="00AA3A15"/>
    <w:rsid w:val="00AA404C"/>
    <w:rsid w:val="00AA42F1"/>
    <w:rsid w:val="00AA44E9"/>
    <w:rsid w:val="00AA5DC6"/>
    <w:rsid w:val="00AA6B97"/>
    <w:rsid w:val="00AA7866"/>
    <w:rsid w:val="00AA78BC"/>
    <w:rsid w:val="00AA7F77"/>
    <w:rsid w:val="00AB167B"/>
    <w:rsid w:val="00AB21A6"/>
    <w:rsid w:val="00AB21C3"/>
    <w:rsid w:val="00AB30FE"/>
    <w:rsid w:val="00AB33F0"/>
    <w:rsid w:val="00AB39BE"/>
    <w:rsid w:val="00AB4ADD"/>
    <w:rsid w:val="00AB55C0"/>
    <w:rsid w:val="00AB6493"/>
    <w:rsid w:val="00AB776F"/>
    <w:rsid w:val="00AC0E5C"/>
    <w:rsid w:val="00AC3AEA"/>
    <w:rsid w:val="00AC5EBB"/>
    <w:rsid w:val="00AC62E8"/>
    <w:rsid w:val="00AC6C38"/>
    <w:rsid w:val="00AC7FA2"/>
    <w:rsid w:val="00AD0C05"/>
    <w:rsid w:val="00AD1039"/>
    <w:rsid w:val="00AD177E"/>
    <w:rsid w:val="00AD18E3"/>
    <w:rsid w:val="00AD3DB5"/>
    <w:rsid w:val="00AD3F16"/>
    <w:rsid w:val="00AD4164"/>
    <w:rsid w:val="00AD6068"/>
    <w:rsid w:val="00AD64E6"/>
    <w:rsid w:val="00AD7E43"/>
    <w:rsid w:val="00AE18F5"/>
    <w:rsid w:val="00AE1E61"/>
    <w:rsid w:val="00AE28A2"/>
    <w:rsid w:val="00AE5554"/>
    <w:rsid w:val="00AE6982"/>
    <w:rsid w:val="00AE79C3"/>
    <w:rsid w:val="00AF0266"/>
    <w:rsid w:val="00AF045A"/>
    <w:rsid w:val="00AF11EC"/>
    <w:rsid w:val="00AF1771"/>
    <w:rsid w:val="00AF1A54"/>
    <w:rsid w:val="00AF1ED2"/>
    <w:rsid w:val="00AF21CB"/>
    <w:rsid w:val="00AF2316"/>
    <w:rsid w:val="00AF2EAC"/>
    <w:rsid w:val="00AF4588"/>
    <w:rsid w:val="00AF515E"/>
    <w:rsid w:val="00AF519C"/>
    <w:rsid w:val="00AF52EA"/>
    <w:rsid w:val="00AF5499"/>
    <w:rsid w:val="00AF5C5B"/>
    <w:rsid w:val="00AF60D2"/>
    <w:rsid w:val="00AF63E6"/>
    <w:rsid w:val="00AF6B71"/>
    <w:rsid w:val="00AF72C7"/>
    <w:rsid w:val="00AF7863"/>
    <w:rsid w:val="00B0076F"/>
    <w:rsid w:val="00B02127"/>
    <w:rsid w:val="00B02185"/>
    <w:rsid w:val="00B02749"/>
    <w:rsid w:val="00B02983"/>
    <w:rsid w:val="00B041AD"/>
    <w:rsid w:val="00B045E3"/>
    <w:rsid w:val="00B048D2"/>
    <w:rsid w:val="00B04C67"/>
    <w:rsid w:val="00B05ECF"/>
    <w:rsid w:val="00B06C06"/>
    <w:rsid w:val="00B06F3C"/>
    <w:rsid w:val="00B07504"/>
    <w:rsid w:val="00B07525"/>
    <w:rsid w:val="00B07EF0"/>
    <w:rsid w:val="00B07F81"/>
    <w:rsid w:val="00B11FED"/>
    <w:rsid w:val="00B12427"/>
    <w:rsid w:val="00B126DA"/>
    <w:rsid w:val="00B13178"/>
    <w:rsid w:val="00B13220"/>
    <w:rsid w:val="00B1382B"/>
    <w:rsid w:val="00B13E67"/>
    <w:rsid w:val="00B15622"/>
    <w:rsid w:val="00B161A7"/>
    <w:rsid w:val="00B16202"/>
    <w:rsid w:val="00B20723"/>
    <w:rsid w:val="00B20E98"/>
    <w:rsid w:val="00B215F8"/>
    <w:rsid w:val="00B21640"/>
    <w:rsid w:val="00B22B02"/>
    <w:rsid w:val="00B23154"/>
    <w:rsid w:val="00B235F0"/>
    <w:rsid w:val="00B241FA"/>
    <w:rsid w:val="00B245D9"/>
    <w:rsid w:val="00B24B13"/>
    <w:rsid w:val="00B25572"/>
    <w:rsid w:val="00B25C58"/>
    <w:rsid w:val="00B25FEE"/>
    <w:rsid w:val="00B27700"/>
    <w:rsid w:val="00B312DB"/>
    <w:rsid w:val="00B31C73"/>
    <w:rsid w:val="00B32143"/>
    <w:rsid w:val="00B32674"/>
    <w:rsid w:val="00B33292"/>
    <w:rsid w:val="00B33855"/>
    <w:rsid w:val="00B33FB4"/>
    <w:rsid w:val="00B34B48"/>
    <w:rsid w:val="00B35191"/>
    <w:rsid w:val="00B35571"/>
    <w:rsid w:val="00B356D2"/>
    <w:rsid w:val="00B36033"/>
    <w:rsid w:val="00B37DF5"/>
    <w:rsid w:val="00B37EBC"/>
    <w:rsid w:val="00B403DC"/>
    <w:rsid w:val="00B41033"/>
    <w:rsid w:val="00B416AD"/>
    <w:rsid w:val="00B41F00"/>
    <w:rsid w:val="00B42F6E"/>
    <w:rsid w:val="00B42FA4"/>
    <w:rsid w:val="00B43482"/>
    <w:rsid w:val="00B438FC"/>
    <w:rsid w:val="00B439EA"/>
    <w:rsid w:val="00B43B49"/>
    <w:rsid w:val="00B43FE8"/>
    <w:rsid w:val="00B45163"/>
    <w:rsid w:val="00B451C1"/>
    <w:rsid w:val="00B45E5C"/>
    <w:rsid w:val="00B467AC"/>
    <w:rsid w:val="00B467E1"/>
    <w:rsid w:val="00B46C10"/>
    <w:rsid w:val="00B47642"/>
    <w:rsid w:val="00B50570"/>
    <w:rsid w:val="00B529C4"/>
    <w:rsid w:val="00B52BAA"/>
    <w:rsid w:val="00B52E82"/>
    <w:rsid w:val="00B53357"/>
    <w:rsid w:val="00B53AD1"/>
    <w:rsid w:val="00B54A8F"/>
    <w:rsid w:val="00B55844"/>
    <w:rsid w:val="00B60B67"/>
    <w:rsid w:val="00B6107C"/>
    <w:rsid w:val="00B61411"/>
    <w:rsid w:val="00B6260B"/>
    <w:rsid w:val="00B62C05"/>
    <w:rsid w:val="00B6358F"/>
    <w:rsid w:val="00B64068"/>
    <w:rsid w:val="00B65E07"/>
    <w:rsid w:val="00B6749D"/>
    <w:rsid w:val="00B678FE"/>
    <w:rsid w:val="00B7066B"/>
    <w:rsid w:val="00B70C4A"/>
    <w:rsid w:val="00B70D37"/>
    <w:rsid w:val="00B711C8"/>
    <w:rsid w:val="00B7141C"/>
    <w:rsid w:val="00B71909"/>
    <w:rsid w:val="00B72A9B"/>
    <w:rsid w:val="00B73799"/>
    <w:rsid w:val="00B737DB"/>
    <w:rsid w:val="00B73C19"/>
    <w:rsid w:val="00B741A1"/>
    <w:rsid w:val="00B74802"/>
    <w:rsid w:val="00B74C9A"/>
    <w:rsid w:val="00B74F00"/>
    <w:rsid w:val="00B76E12"/>
    <w:rsid w:val="00B776CC"/>
    <w:rsid w:val="00B814B6"/>
    <w:rsid w:val="00B81A73"/>
    <w:rsid w:val="00B820AB"/>
    <w:rsid w:val="00B82A18"/>
    <w:rsid w:val="00B8353C"/>
    <w:rsid w:val="00B838ED"/>
    <w:rsid w:val="00B839D2"/>
    <w:rsid w:val="00B840BD"/>
    <w:rsid w:val="00B84A5F"/>
    <w:rsid w:val="00B85690"/>
    <w:rsid w:val="00B86375"/>
    <w:rsid w:val="00B868C9"/>
    <w:rsid w:val="00B86FCE"/>
    <w:rsid w:val="00B87562"/>
    <w:rsid w:val="00B87D8E"/>
    <w:rsid w:val="00B90F3D"/>
    <w:rsid w:val="00B92879"/>
    <w:rsid w:val="00B94F3B"/>
    <w:rsid w:val="00B95000"/>
    <w:rsid w:val="00B95652"/>
    <w:rsid w:val="00B9654F"/>
    <w:rsid w:val="00B97AD5"/>
    <w:rsid w:val="00BA1011"/>
    <w:rsid w:val="00BA1960"/>
    <w:rsid w:val="00BA1DE7"/>
    <w:rsid w:val="00BA25B6"/>
    <w:rsid w:val="00BA286E"/>
    <w:rsid w:val="00BA3B3B"/>
    <w:rsid w:val="00BA3EA0"/>
    <w:rsid w:val="00BA40A0"/>
    <w:rsid w:val="00BA4914"/>
    <w:rsid w:val="00BA4C34"/>
    <w:rsid w:val="00BA4FCC"/>
    <w:rsid w:val="00BA50E1"/>
    <w:rsid w:val="00BA54D9"/>
    <w:rsid w:val="00BA7448"/>
    <w:rsid w:val="00BB0115"/>
    <w:rsid w:val="00BB04E8"/>
    <w:rsid w:val="00BB369E"/>
    <w:rsid w:val="00BB4005"/>
    <w:rsid w:val="00BB52C9"/>
    <w:rsid w:val="00BB586E"/>
    <w:rsid w:val="00BB5BBA"/>
    <w:rsid w:val="00BB5F57"/>
    <w:rsid w:val="00BB752E"/>
    <w:rsid w:val="00BB761E"/>
    <w:rsid w:val="00BC0A73"/>
    <w:rsid w:val="00BC1C9D"/>
    <w:rsid w:val="00BC200A"/>
    <w:rsid w:val="00BC2024"/>
    <w:rsid w:val="00BC214E"/>
    <w:rsid w:val="00BC2562"/>
    <w:rsid w:val="00BC4BAF"/>
    <w:rsid w:val="00BC546A"/>
    <w:rsid w:val="00BC634C"/>
    <w:rsid w:val="00BC6B32"/>
    <w:rsid w:val="00BC6FF2"/>
    <w:rsid w:val="00BC7A6E"/>
    <w:rsid w:val="00BD04C2"/>
    <w:rsid w:val="00BD1F77"/>
    <w:rsid w:val="00BD219A"/>
    <w:rsid w:val="00BD246C"/>
    <w:rsid w:val="00BD3771"/>
    <w:rsid w:val="00BD43EE"/>
    <w:rsid w:val="00BD4828"/>
    <w:rsid w:val="00BD4A1E"/>
    <w:rsid w:val="00BD589D"/>
    <w:rsid w:val="00BD5F8D"/>
    <w:rsid w:val="00BD6039"/>
    <w:rsid w:val="00BD653D"/>
    <w:rsid w:val="00BD6B41"/>
    <w:rsid w:val="00BD6E56"/>
    <w:rsid w:val="00BD789C"/>
    <w:rsid w:val="00BE1C30"/>
    <w:rsid w:val="00BE2551"/>
    <w:rsid w:val="00BE3C7F"/>
    <w:rsid w:val="00BE4457"/>
    <w:rsid w:val="00BE5716"/>
    <w:rsid w:val="00BE653C"/>
    <w:rsid w:val="00BE681A"/>
    <w:rsid w:val="00BE6B07"/>
    <w:rsid w:val="00BE7BFD"/>
    <w:rsid w:val="00BF04B8"/>
    <w:rsid w:val="00BF1666"/>
    <w:rsid w:val="00BF2010"/>
    <w:rsid w:val="00BF2727"/>
    <w:rsid w:val="00BF2819"/>
    <w:rsid w:val="00BF2E1F"/>
    <w:rsid w:val="00BF3919"/>
    <w:rsid w:val="00BF3CD1"/>
    <w:rsid w:val="00BF43DB"/>
    <w:rsid w:val="00BF506A"/>
    <w:rsid w:val="00BF5AD1"/>
    <w:rsid w:val="00BF5CDF"/>
    <w:rsid w:val="00BF6B6C"/>
    <w:rsid w:val="00BF6FFE"/>
    <w:rsid w:val="00BF70EF"/>
    <w:rsid w:val="00BF7B8E"/>
    <w:rsid w:val="00C00372"/>
    <w:rsid w:val="00C00474"/>
    <w:rsid w:val="00C01CA6"/>
    <w:rsid w:val="00C021AA"/>
    <w:rsid w:val="00C02B70"/>
    <w:rsid w:val="00C02D3F"/>
    <w:rsid w:val="00C0326B"/>
    <w:rsid w:val="00C0486D"/>
    <w:rsid w:val="00C048A4"/>
    <w:rsid w:val="00C0565F"/>
    <w:rsid w:val="00C06040"/>
    <w:rsid w:val="00C067B5"/>
    <w:rsid w:val="00C06A5D"/>
    <w:rsid w:val="00C070C9"/>
    <w:rsid w:val="00C0788E"/>
    <w:rsid w:val="00C10A0C"/>
    <w:rsid w:val="00C11D93"/>
    <w:rsid w:val="00C1266D"/>
    <w:rsid w:val="00C12A1B"/>
    <w:rsid w:val="00C1377C"/>
    <w:rsid w:val="00C13AAF"/>
    <w:rsid w:val="00C13ACC"/>
    <w:rsid w:val="00C17CA4"/>
    <w:rsid w:val="00C20D21"/>
    <w:rsid w:val="00C20DB6"/>
    <w:rsid w:val="00C21799"/>
    <w:rsid w:val="00C220B4"/>
    <w:rsid w:val="00C2218C"/>
    <w:rsid w:val="00C221FC"/>
    <w:rsid w:val="00C22964"/>
    <w:rsid w:val="00C22BBD"/>
    <w:rsid w:val="00C233FD"/>
    <w:rsid w:val="00C2360B"/>
    <w:rsid w:val="00C23FE8"/>
    <w:rsid w:val="00C24EEA"/>
    <w:rsid w:val="00C25F86"/>
    <w:rsid w:val="00C2603F"/>
    <w:rsid w:val="00C27C8B"/>
    <w:rsid w:val="00C30B5A"/>
    <w:rsid w:val="00C30F74"/>
    <w:rsid w:val="00C318A3"/>
    <w:rsid w:val="00C31B53"/>
    <w:rsid w:val="00C321D4"/>
    <w:rsid w:val="00C3303B"/>
    <w:rsid w:val="00C334DB"/>
    <w:rsid w:val="00C33713"/>
    <w:rsid w:val="00C33750"/>
    <w:rsid w:val="00C33EC3"/>
    <w:rsid w:val="00C34240"/>
    <w:rsid w:val="00C34EDF"/>
    <w:rsid w:val="00C3505C"/>
    <w:rsid w:val="00C35D22"/>
    <w:rsid w:val="00C35E30"/>
    <w:rsid w:val="00C373E2"/>
    <w:rsid w:val="00C3782C"/>
    <w:rsid w:val="00C37DA8"/>
    <w:rsid w:val="00C37DE8"/>
    <w:rsid w:val="00C40D3D"/>
    <w:rsid w:val="00C42165"/>
    <w:rsid w:val="00C42649"/>
    <w:rsid w:val="00C43FAF"/>
    <w:rsid w:val="00C459A3"/>
    <w:rsid w:val="00C45B08"/>
    <w:rsid w:val="00C4653C"/>
    <w:rsid w:val="00C46861"/>
    <w:rsid w:val="00C46D77"/>
    <w:rsid w:val="00C47078"/>
    <w:rsid w:val="00C479AB"/>
    <w:rsid w:val="00C47E72"/>
    <w:rsid w:val="00C5377E"/>
    <w:rsid w:val="00C55C25"/>
    <w:rsid w:val="00C56970"/>
    <w:rsid w:val="00C5717D"/>
    <w:rsid w:val="00C57EC2"/>
    <w:rsid w:val="00C6133D"/>
    <w:rsid w:val="00C61AA1"/>
    <w:rsid w:val="00C61F7C"/>
    <w:rsid w:val="00C623F2"/>
    <w:rsid w:val="00C63BDD"/>
    <w:rsid w:val="00C6419A"/>
    <w:rsid w:val="00C641EB"/>
    <w:rsid w:val="00C64C60"/>
    <w:rsid w:val="00C66284"/>
    <w:rsid w:val="00C700A2"/>
    <w:rsid w:val="00C707BD"/>
    <w:rsid w:val="00C70ECC"/>
    <w:rsid w:val="00C71EBA"/>
    <w:rsid w:val="00C730F4"/>
    <w:rsid w:val="00C7334F"/>
    <w:rsid w:val="00C73632"/>
    <w:rsid w:val="00C73BA7"/>
    <w:rsid w:val="00C74E77"/>
    <w:rsid w:val="00C75147"/>
    <w:rsid w:val="00C7794D"/>
    <w:rsid w:val="00C77EDD"/>
    <w:rsid w:val="00C814BD"/>
    <w:rsid w:val="00C82981"/>
    <w:rsid w:val="00C82F46"/>
    <w:rsid w:val="00C8445E"/>
    <w:rsid w:val="00C8507B"/>
    <w:rsid w:val="00C85441"/>
    <w:rsid w:val="00C8555D"/>
    <w:rsid w:val="00C858C8"/>
    <w:rsid w:val="00C8672F"/>
    <w:rsid w:val="00C903CE"/>
    <w:rsid w:val="00C9049C"/>
    <w:rsid w:val="00C9062B"/>
    <w:rsid w:val="00C91100"/>
    <w:rsid w:val="00C91CBE"/>
    <w:rsid w:val="00C940D3"/>
    <w:rsid w:val="00C945F7"/>
    <w:rsid w:val="00C9532C"/>
    <w:rsid w:val="00C95629"/>
    <w:rsid w:val="00C969E3"/>
    <w:rsid w:val="00C96B28"/>
    <w:rsid w:val="00C96BE9"/>
    <w:rsid w:val="00C96E82"/>
    <w:rsid w:val="00C97CB0"/>
    <w:rsid w:val="00CA0354"/>
    <w:rsid w:val="00CA128E"/>
    <w:rsid w:val="00CA2AEA"/>
    <w:rsid w:val="00CA30A6"/>
    <w:rsid w:val="00CA3269"/>
    <w:rsid w:val="00CA3654"/>
    <w:rsid w:val="00CA41AB"/>
    <w:rsid w:val="00CA4FE8"/>
    <w:rsid w:val="00CA5B6D"/>
    <w:rsid w:val="00CA6077"/>
    <w:rsid w:val="00CA68E0"/>
    <w:rsid w:val="00CA6975"/>
    <w:rsid w:val="00CA7892"/>
    <w:rsid w:val="00CA7FF0"/>
    <w:rsid w:val="00CB094A"/>
    <w:rsid w:val="00CB1661"/>
    <w:rsid w:val="00CB1F1E"/>
    <w:rsid w:val="00CB215C"/>
    <w:rsid w:val="00CB2A7E"/>
    <w:rsid w:val="00CB30C3"/>
    <w:rsid w:val="00CB32E0"/>
    <w:rsid w:val="00CB38FA"/>
    <w:rsid w:val="00CB3BD8"/>
    <w:rsid w:val="00CB3D7A"/>
    <w:rsid w:val="00CB4C00"/>
    <w:rsid w:val="00CB4E8F"/>
    <w:rsid w:val="00CB4E96"/>
    <w:rsid w:val="00CB5151"/>
    <w:rsid w:val="00CB5F32"/>
    <w:rsid w:val="00CB6687"/>
    <w:rsid w:val="00CB7EF2"/>
    <w:rsid w:val="00CC0773"/>
    <w:rsid w:val="00CC0A81"/>
    <w:rsid w:val="00CC0C95"/>
    <w:rsid w:val="00CC0E28"/>
    <w:rsid w:val="00CC12F9"/>
    <w:rsid w:val="00CC1D30"/>
    <w:rsid w:val="00CC3839"/>
    <w:rsid w:val="00CC40F5"/>
    <w:rsid w:val="00CC5B4C"/>
    <w:rsid w:val="00CC7685"/>
    <w:rsid w:val="00CD10EA"/>
    <w:rsid w:val="00CD14C4"/>
    <w:rsid w:val="00CD1DE7"/>
    <w:rsid w:val="00CD21C3"/>
    <w:rsid w:val="00CD24F8"/>
    <w:rsid w:val="00CD2535"/>
    <w:rsid w:val="00CD359C"/>
    <w:rsid w:val="00CD38D5"/>
    <w:rsid w:val="00CD410E"/>
    <w:rsid w:val="00CD4871"/>
    <w:rsid w:val="00CD54D3"/>
    <w:rsid w:val="00CD6697"/>
    <w:rsid w:val="00CD6A7E"/>
    <w:rsid w:val="00CD77EA"/>
    <w:rsid w:val="00CD7A72"/>
    <w:rsid w:val="00CD7F0F"/>
    <w:rsid w:val="00CE127F"/>
    <w:rsid w:val="00CE3355"/>
    <w:rsid w:val="00CE3CAF"/>
    <w:rsid w:val="00CE3D21"/>
    <w:rsid w:val="00CE4BF9"/>
    <w:rsid w:val="00CE4D07"/>
    <w:rsid w:val="00CE6269"/>
    <w:rsid w:val="00CE62AE"/>
    <w:rsid w:val="00CE663B"/>
    <w:rsid w:val="00CE72A9"/>
    <w:rsid w:val="00CE7764"/>
    <w:rsid w:val="00CF080C"/>
    <w:rsid w:val="00CF0FEC"/>
    <w:rsid w:val="00CF27DF"/>
    <w:rsid w:val="00CF290C"/>
    <w:rsid w:val="00CF31BB"/>
    <w:rsid w:val="00CF4089"/>
    <w:rsid w:val="00CF542D"/>
    <w:rsid w:val="00CF5D00"/>
    <w:rsid w:val="00CF5DAC"/>
    <w:rsid w:val="00CF609A"/>
    <w:rsid w:val="00CF668E"/>
    <w:rsid w:val="00D00B98"/>
    <w:rsid w:val="00D00CE9"/>
    <w:rsid w:val="00D012F5"/>
    <w:rsid w:val="00D01D25"/>
    <w:rsid w:val="00D034B7"/>
    <w:rsid w:val="00D07025"/>
    <w:rsid w:val="00D10B56"/>
    <w:rsid w:val="00D11231"/>
    <w:rsid w:val="00D11294"/>
    <w:rsid w:val="00D11622"/>
    <w:rsid w:val="00D1216A"/>
    <w:rsid w:val="00D128F0"/>
    <w:rsid w:val="00D14561"/>
    <w:rsid w:val="00D158A6"/>
    <w:rsid w:val="00D15B64"/>
    <w:rsid w:val="00D172A5"/>
    <w:rsid w:val="00D20116"/>
    <w:rsid w:val="00D20B80"/>
    <w:rsid w:val="00D20EE3"/>
    <w:rsid w:val="00D212BF"/>
    <w:rsid w:val="00D22E49"/>
    <w:rsid w:val="00D23025"/>
    <w:rsid w:val="00D237FD"/>
    <w:rsid w:val="00D24575"/>
    <w:rsid w:val="00D249B0"/>
    <w:rsid w:val="00D25231"/>
    <w:rsid w:val="00D26016"/>
    <w:rsid w:val="00D27042"/>
    <w:rsid w:val="00D2727C"/>
    <w:rsid w:val="00D27CC9"/>
    <w:rsid w:val="00D30F05"/>
    <w:rsid w:val="00D31304"/>
    <w:rsid w:val="00D3135B"/>
    <w:rsid w:val="00D3286A"/>
    <w:rsid w:val="00D33339"/>
    <w:rsid w:val="00D33387"/>
    <w:rsid w:val="00D3494F"/>
    <w:rsid w:val="00D3530A"/>
    <w:rsid w:val="00D35EDC"/>
    <w:rsid w:val="00D36F4C"/>
    <w:rsid w:val="00D37795"/>
    <w:rsid w:val="00D377C2"/>
    <w:rsid w:val="00D37DA9"/>
    <w:rsid w:val="00D404C6"/>
    <w:rsid w:val="00D413D9"/>
    <w:rsid w:val="00D42EB6"/>
    <w:rsid w:val="00D440FA"/>
    <w:rsid w:val="00D44CAE"/>
    <w:rsid w:val="00D4543D"/>
    <w:rsid w:val="00D4578E"/>
    <w:rsid w:val="00D45EFB"/>
    <w:rsid w:val="00D46B2C"/>
    <w:rsid w:val="00D518E8"/>
    <w:rsid w:val="00D5253A"/>
    <w:rsid w:val="00D52A8B"/>
    <w:rsid w:val="00D5397D"/>
    <w:rsid w:val="00D54263"/>
    <w:rsid w:val="00D54F2B"/>
    <w:rsid w:val="00D54FFF"/>
    <w:rsid w:val="00D5580A"/>
    <w:rsid w:val="00D57B9A"/>
    <w:rsid w:val="00D57F8B"/>
    <w:rsid w:val="00D6188C"/>
    <w:rsid w:val="00D6279F"/>
    <w:rsid w:val="00D633A2"/>
    <w:rsid w:val="00D634EC"/>
    <w:rsid w:val="00D63F1B"/>
    <w:rsid w:val="00D6560A"/>
    <w:rsid w:val="00D708B2"/>
    <w:rsid w:val="00D70AE0"/>
    <w:rsid w:val="00D70C18"/>
    <w:rsid w:val="00D72593"/>
    <w:rsid w:val="00D728E7"/>
    <w:rsid w:val="00D73CC3"/>
    <w:rsid w:val="00D75B1E"/>
    <w:rsid w:val="00D75BC2"/>
    <w:rsid w:val="00D7610B"/>
    <w:rsid w:val="00D77167"/>
    <w:rsid w:val="00D7767F"/>
    <w:rsid w:val="00D8162F"/>
    <w:rsid w:val="00D824A8"/>
    <w:rsid w:val="00D82B97"/>
    <w:rsid w:val="00D838A6"/>
    <w:rsid w:val="00D8396C"/>
    <w:rsid w:val="00D84966"/>
    <w:rsid w:val="00D8563F"/>
    <w:rsid w:val="00D86851"/>
    <w:rsid w:val="00D87638"/>
    <w:rsid w:val="00D90AF7"/>
    <w:rsid w:val="00D90D13"/>
    <w:rsid w:val="00D90FEA"/>
    <w:rsid w:val="00D91572"/>
    <w:rsid w:val="00D91F6B"/>
    <w:rsid w:val="00D935CB"/>
    <w:rsid w:val="00D9401D"/>
    <w:rsid w:val="00D951C4"/>
    <w:rsid w:val="00D969B2"/>
    <w:rsid w:val="00D96E6D"/>
    <w:rsid w:val="00D96FDE"/>
    <w:rsid w:val="00D970B6"/>
    <w:rsid w:val="00D97798"/>
    <w:rsid w:val="00D97D35"/>
    <w:rsid w:val="00DA1E6A"/>
    <w:rsid w:val="00DA23A1"/>
    <w:rsid w:val="00DA3106"/>
    <w:rsid w:val="00DA34B5"/>
    <w:rsid w:val="00DA3971"/>
    <w:rsid w:val="00DA4840"/>
    <w:rsid w:val="00DA4BCD"/>
    <w:rsid w:val="00DA6298"/>
    <w:rsid w:val="00DA6D22"/>
    <w:rsid w:val="00DB0602"/>
    <w:rsid w:val="00DB124B"/>
    <w:rsid w:val="00DB1567"/>
    <w:rsid w:val="00DB15F0"/>
    <w:rsid w:val="00DB251D"/>
    <w:rsid w:val="00DB2564"/>
    <w:rsid w:val="00DB2A0E"/>
    <w:rsid w:val="00DB3CBF"/>
    <w:rsid w:val="00DB4A53"/>
    <w:rsid w:val="00DB5B9F"/>
    <w:rsid w:val="00DB5CC3"/>
    <w:rsid w:val="00DB6CB9"/>
    <w:rsid w:val="00DB70C5"/>
    <w:rsid w:val="00DB7953"/>
    <w:rsid w:val="00DC09C0"/>
    <w:rsid w:val="00DC0F5E"/>
    <w:rsid w:val="00DC14B9"/>
    <w:rsid w:val="00DC1627"/>
    <w:rsid w:val="00DC2299"/>
    <w:rsid w:val="00DC2404"/>
    <w:rsid w:val="00DC476F"/>
    <w:rsid w:val="00DC488D"/>
    <w:rsid w:val="00DC48CF"/>
    <w:rsid w:val="00DC5061"/>
    <w:rsid w:val="00DC7063"/>
    <w:rsid w:val="00DD02E6"/>
    <w:rsid w:val="00DD09F5"/>
    <w:rsid w:val="00DD0FF6"/>
    <w:rsid w:val="00DD1AEF"/>
    <w:rsid w:val="00DD1B17"/>
    <w:rsid w:val="00DD2A89"/>
    <w:rsid w:val="00DD42FC"/>
    <w:rsid w:val="00DD5563"/>
    <w:rsid w:val="00DD66FD"/>
    <w:rsid w:val="00DD6DD5"/>
    <w:rsid w:val="00DD6EB6"/>
    <w:rsid w:val="00DD7AA6"/>
    <w:rsid w:val="00DD7BE8"/>
    <w:rsid w:val="00DE0144"/>
    <w:rsid w:val="00DE0462"/>
    <w:rsid w:val="00DE13A5"/>
    <w:rsid w:val="00DE1793"/>
    <w:rsid w:val="00DE1F52"/>
    <w:rsid w:val="00DE2737"/>
    <w:rsid w:val="00DE30CB"/>
    <w:rsid w:val="00DE408A"/>
    <w:rsid w:val="00DE4B08"/>
    <w:rsid w:val="00DE6344"/>
    <w:rsid w:val="00DF0259"/>
    <w:rsid w:val="00DF06F3"/>
    <w:rsid w:val="00DF0BFF"/>
    <w:rsid w:val="00DF114B"/>
    <w:rsid w:val="00DF1BCC"/>
    <w:rsid w:val="00DF43EE"/>
    <w:rsid w:val="00DF711E"/>
    <w:rsid w:val="00DF767A"/>
    <w:rsid w:val="00E007E2"/>
    <w:rsid w:val="00E00CAD"/>
    <w:rsid w:val="00E01C54"/>
    <w:rsid w:val="00E02AC5"/>
    <w:rsid w:val="00E02BEB"/>
    <w:rsid w:val="00E04D8C"/>
    <w:rsid w:val="00E05A81"/>
    <w:rsid w:val="00E06961"/>
    <w:rsid w:val="00E06B9B"/>
    <w:rsid w:val="00E06D29"/>
    <w:rsid w:val="00E070DB"/>
    <w:rsid w:val="00E11548"/>
    <w:rsid w:val="00E1304F"/>
    <w:rsid w:val="00E1359A"/>
    <w:rsid w:val="00E17A0F"/>
    <w:rsid w:val="00E20ABA"/>
    <w:rsid w:val="00E21212"/>
    <w:rsid w:val="00E21CE4"/>
    <w:rsid w:val="00E21F6A"/>
    <w:rsid w:val="00E224CC"/>
    <w:rsid w:val="00E2251D"/>
    <w:rsid w:val="00E2297F"/>
    <w:rsid w:val="00E254C1"/>
    <w:rsid w:val="00E274EB"/>
    <w:rsid w:val="00E30F6D"/>
    <w:rsid w:val="00E3118B"/>
    <w:rsid w:val="00E320B8"/>
    <w:rsid w:val="00E32283"/>
    <w:rsid w:val="00E32893"/>
    <w:rsid w:val="00E32DB2"/>
    <w:rsid w:val="00E33CF9"/>
    <w:rsid w:val="00E33D56"/>
    <w:rsid w:val="00E343EB"/>
    <w:rsid w:val="00E34FC1"/>
    <w:rsid w:val="00E350EC"/>
    <w:rsid w:val="00E36C20"/>
    <w:rsid w:val="00E36E97"/>
    <w:rsid w:val="00E37882"/>
    <w:rsid w:val="00E40EE0"/>
    <w:rsid w:val="00E41B65"/>
    <w:rsid w:val="00E4291B"/>
    <w:rsid w:val="00E431FA"/>
    <w:rsid w:val="00E435B1"/>
    <w:rsid w:val="00E43F40"/>
    <w:rsid w:val="00E44B0F"/>
    <w:rsid w:val="00E4508B"/>
    <w:rsid w:val="00E46563"/>
    <w:rsid w:val="00E46C84"/>
    <w:rsid w:val="00E46CB3"/>
    <w:rsid w:val="00E4731D"/>
    <w:rsid w:val="00E479C5"/>
    <w:rsid w:val="00E50783"/>
    <w:rsid w:val="00E50B17"/>
    <w:rsid w:val="00E512E8"/>
    <w:rsid w:val="00E51F91"/>
    <w:rsid w:val="00E5271E"/>
    <w:rsid w:val="00E53F66"/>
    <w:rsid w:val="00E543E2"/>
    <w:rsid w:val="00E54724"/>
    <w:rsid w:val="00E55220"/>
    <w:rsid w:val="00E55B98"/>
    <w:rsid w:val="00E56428"/>
    <w:rsid w:val="00E610A5"/>
    <w:rsid w:val="00E613B3"/>
    <w:rsid w:val="00E614CD"/>
    <w:rsid w:val="00E61CB4"/>
    <w:rsid w:val="00E624F8"/>
    <w:rsid w:val="00E62627"/>
    <w:rsid w:val="00E6393B"/>
    <w:rsid w:val="00E64CF0"/>
    <w:rsid w:val="00E650A6"/>
    <w:rsid w:val="00E6537A"/>
    <w:rsid w:val="00E65A34"/>
    <w:rsid w:val="00E65FB6"/>
    <w:rsid w:val="00E660D2"/>
    <w:rsid w:val="00E6686D"/>
    <w:rsid w:val="00E66894"/>
    <w:rsid w:val="00E67AFC"/>
    <w:rsid w:val="00E67EF9"/>
    <w:rsid w:val="00E7049F"/>
    <w:rsid w:val="00E70606"/>
    <w:rsid w:val="00E706EA"/>
    <w:rsid w:val="00E70B86"/>
    <w:rsid w:val="00E70C3C"/>
    <w:rsid w:val="00E71778"/>
    <w:rsid w:val="00E71DBF"/>
    <w:rsid w:val="00E721B9"/>
    <w:rsid w:val="00E7227A"/>
    <w:rsid w:val="00E726ED"/>
    <w:rsid w:val="00E72714"/>
    <w:rsid w:val="00E72872"/>
    <w:rsid w:val="00E72878"/>
    <w:rsid w:val="00E72B18"/>
    <w:rsid w:val="00E732A6"/>
    <w:rsid w:val="00E73414"/>
    <w:rsid w:val="00E73FF3"/>
    <w:rsid w:val="00E75033"/>
    <w:rsid w:val="00E754CC"/>
    <w:rsid w:val="00E761B6"/>
    <w:rsid w:val="00E76428"/>
    <w:rsid w:val="00E76C07"/>
    <w:rsid w:val="00E77497"/>
    <w:rsid w:val="00E80769"/>
    <w:rsid w:val="00E80AA3"/>
    <w:rsid w:val="00E81125"/>
    <w:rsid w:val="00E81152"/>
    <w:rsid w:val="00E81F5D"/>
    <w:rsid w:val="00E821AC"/>
    <w:rsid w:val="00E82328"/>
    <w:rsid w:val="00E83F05"/>
    <w:rsid w:val="00E8584E"/>
    <w:rsid w:val="00E85BAD"/>
    <w:rsid w:val="00E85D87"/>
    <w:rsid w:val="00E867D2"/>
    <w:rsid w:val="00E86BA5"/>
    <w:rsid w:val="00E906C4"/>
    <w:rsid w:val="00E9100E"/>
    <w:rsid w:val="00E91EEE"/>
    <w:rsid w:val="00E926E2"/>
    <w:rsid w:val="00E94AC6"/>
    <w:rsid w:val="00E958C2"/>
    <w:rsid w:val="00E95C83"/>
    <w:rsid w:val="00E96A32"/>
    <w:rsid w:val="00E96BA5"/>
    <w:rsid w:val="00EA0311"/>
    <w:rsid w:val="00EA083D"/>
    <w:rsid w:val="00EA0A8D"/>
    <w:rsid w:val="00EA0EA1"/>
    <w:rsid w:val="00EA1167"/>
    <w:rsid w:val="00EA11C5"/>
    <w:rsid w:val="00EA1B0A"/>
    <w:rsid w:val="00EA1B5F"/>
    <w:rsid w:val="00EA2719"/>
    <w:rsid w:val="00EA2ECD"/>
    <w:rsid w:val="00EA310A"/>
    <w:rsid w:val="00EA312C"/>
    <w:rsid w:val="00EA34EA"/>
    <w:rsid w:val="00EA4F82"/>
    <w:rsid w:val="00EA5E1B"/>
    <w:rsid w:val="00EA6801"/>
    <w:rsid w:val="00EA71C5"/>
    <w:rsid w:val="00EB0237"/>
    <w:rsid w:val="00EB0764"/>
    <w:rsid w:val="00EB07D2"/>
    <w:rsid w:val="00EB0AF3"/>
    <w:rsid w:val="00EB0D59"/>
    <w:rsid w:val="00EB11F8"/>
    <w:rsid w:val="00EB121A"/>
    <w:rsid w:val="00EB1C92"/>
    <w:rsid w:val="00EB1E7F"/>
    <w:rsid w:val="00EB2682"/>
    <w:rsid w:val="00EB368B"/>
    <w:rsid w:val="00EB385B"/>
    <w:rsid w:val="00EB3D3D"/>
    <w:rsid w:val="00EB4245"/>
    <w:rsid w:val="00EB6200"/>
    <w:rsid w:val="00EB71B6"/>
    <w:rsid w:val="00EB744A"/>
    <w:rsid w:val="00EB7776"/>
    <w:rsid w:val="00EC0EFF"/>
    <w:rsid w:val="00EC0F18"/>
    <w:rsid w:val="00EC28CC"/>
    <w:rsid w:val="00EC6FB2"/>
    <w:rsid w:val="00EC78F6"/>
    <w:rsid w:val="00EC7D62"/>
    <w:rsid w:val="00ED23EC"/>
    <w:rsid w:val="00ED240D"/>
    <w:rsid w:val="00ED2CB1"/>
    <w:rsid w:val="00ED342F"/>
    <w:rsid w:val="00ED4748"/>
    <w:rsid w:val="00ED5A7F"/>
    <w:rsid w:val="00ED63AB"/>
    <w:rsid w:val="00ED69CC"/>
    <w:rsid w:val="00EE1160"/>
    <w:rsid w:val="00EE1F3C"/>
    <w:rsid w:val="00EE2761"/>
    <w:rsid w:val="00EE34CE"/>
    <w:rsid w:val="00EE35BA"/>
    <w:rsid w:val="00EE36C4"/>
    <w:rsid w:val="00EE5B27"/>
    <w:rsid w:val="00EE6CB2"/>
    <w:rsid w:val="00EE6FF8"/>
    <w:rsid w:val="00EE73B3"/>
    <w:rsid w:val="00EE7A13"/>
    <w:rsid w:val="00EF09FB"/>
    <w:rsid w:val="00EF1FE0"/>
    <w:rsid w:val="00EF206A"/>
    <w:rsid w:val="00EF2233"/>
    <w:rsid w:val="00EF238C"/>
    <w:rsid w:val="00EF2471"/>
    <w:rsid w:val="00EF2D49"/>
    <w:rsid w:val="00EF30EA"/>
    <w:rsid w:val="00EF49A7"/>
    <w:rsid w:val="00EF4A39"/>
    <w:rsid w:val="00EF4C19"/>
    <w:rsid w:val="00F00556"/>
    <w:rsid w:val="00F007E3"/>
    <w:rsid w:val="00F00A14"/>
    <w:rsid w:val="00F00D7C"/>
    <w:rsid w:val="00F012F7"/>
    <w:rsid w:val="00F0398D"/>
    <w:rsid w:val="00F0412C"/>
    <w:rsid w:val="00F04509"/>
    <w:rsid w:val="00F04E83"/>
    <w:rsid w:val="00F07316"/>
    <w:rsid w:val="00F07521"/>
    <w:rsid w:val="00F07F43"/>
    <w:rsid w:val="00F106B4"/>
    <w:rsid w:val="00F10D67"/>
    <w:rsid w:val="00F1230C"/>
    <w:rsid w:val="00F12460"/>
    <w:rsid w:val="00F12BFD"/>
    <w:rsid w:val="00F14459"/>
    <w:rsid w:val="00F144A1"/>
    <w:rsid w:val="00F14B7C"/>
    <w:rsid w:val="00F15231"/>
    <w:rsid w:val="00F16D7F"/>
    <w:rsid w:val="00F16EA2"/>
    <w:rsid w:val="00F170FE"/>
    <w:rsid w:val="00F1783C"/>
    <w:rsid w:val="00F17B4B"/>
    <w:rsid w:val="00F204E5"/>
    <w:rsid w:val="00F20AF9"/>
    <w:rsid w:val="00F20E26"/>
    <w:rsid w:val="00F21891"/>
    <w:rsid w:val="00F21E69"/>
    <w:rsid w:val="00F226EA"/>
    <w:rsid w:val="00F22CBA"/>
    <w:rsid w:val="00F23FA0"/>
    <w:rsid w:val="00F24C4D"/>
    <w:rsid w:val="00F25C9A"/>
    <w:rsid w:val="00F25E1C"/>
    <w:rsid w:val="00F30646"/>
    <w:rsid w:val="00F306A4"/>
    <w:rsid w:val="00F30E98"/>
    <w:rsid w:val="00F319DC"/>
    <w:rsid w:val="00F3243B"/>
    <w:rsid w:val="00F328F2"/>
    <w:rsid w:val="00F33B1A"/>
    <w:rsid w:val="00F34354"/>
    <w:rsid w:val="00F34AF3"/>
    <w:rsid w:val="00F36DA9"/>
    <w:rsid w:val="00F37DF5"/>
    <w:rsid w:val="00F40394"/>
    <w:rsid w:val="00F411F6"/>
    <w:rsid w:val="00F4124C"/>
    <w:rsid w:val="00F41678"/>
    <w:rsid w:val="00F43E9C"/>
    <w:rsid w:val="00F44A1F"/>
    <w:rsid w:val="00F459F0"/>
    <w:rsid w:val="00F460AA"/>
    <w:rsid w:val="00F461C2"/>
    <w:rsid w:val="00F46CA1"/>
    <w:rsid w:val="00F477D2"/>
    <w:rsid w:val="00F500E1"/>
    <w:rsid w:val="00F5066A"/>
    <w:rsid w:val="00F52244"/>
    <w:rsid w:val="00F52DA8"/>
    <w:rsid w:val="00F5321D"/>
    <w:rsid w:val="00F55AD9"/>
    <w:rsid w:val="00F55BFC"/>
    <w:rsid w:val="00F56AD5"/>
    <w:rsid w:val="00F56D12"/>
    <w:rsid w:val="00F6224C"/>
    <w:rsid w:val="00F62C9B"/>
    <w:rsid w:val="00F63F0D"/>
    <w:rsid w:val="00F64ED7"/>
    <w:rsid w:val="00F671C5"/>
    <w:rsid w:val="00F678F3"/>
    <w:rsid w:val="00F67909"/>
    <w:rsid w:val="00F67D68"/>
    <w:rsid w:val="00F70F0A"/>
    <w:rsid w:val="00F710D2"/>
    <w:rsid w:val="00F71D44"/>
    <w:rsid w:val="00F726FB"/>
    <w:rsid w:val="00F73D3C"/>
    <w:rsid w:val="00F75C52"/>
    <w:rsid w:val="00F75D28"/>
    <w:rsid w:val="00F769C4"/>
    <w:rsid w:val="00F76D7F"/>
    <w:rsid w:val="00F77265"/>
    <w:rsid w:val="00F77917"/>
    <w:rsid w:val="00F77938"/>
    <w:rsid w:val="00F80F9F"/>
    <w:rsid w:val="00F8162A"/>
    <w:rsid w:val="00F84DC3"/>
    <w:rsid w:val="00F87676"/>
    <w:rsid w:val="00F90840"/>
    <w:rsid w:val="00F929C4"/>
    <w:rsid w:val="00F937DA"/>
    <w:rsid w:val="00F94059"/>
    <w:rsid w:val="00F949BE"/>
    <w:rsid w:val="00F94F77"/>
    <w:rsid w:val="00FA0122"/>
    <w:rsid w:val="00FA1898"/>
    <w:rsid w:val="00FA200F"/>
    <w:rsid w:val="00FA26E6"/>
    <w:rsid w:val="00FA2A04"/>
    <w:rsid w:val="00FA2F8B"/>
    <w:rsid w:val="00FA3203"/>
    <w:rsid w:val="00FA34E7"/>
    <w:rsid w:val="00FA39D0"/>
    <w:rsid w:val="00FA3FCC"/>
    <w:rsid w:val="00FA44BA"/>
    <w:rsid w:val="00FA52F8"/>
    <w:rsid w:val="00FA657F"/>
    <w:rsid w:val="00FA6597"/>
    <w:rsid w:val="00FA76AD"/>
    <w:rsid w:val="00FA7F7F"/>
    <w:rsid w:val="00FA7F97"/>
    <w:rsid w:val="00FB01DF"/>
    <w:rsid w:val="00FB0D52"/>
    <w:rsid w:val="00FB2277"/>
    <w:rsid w:val="00FB33C0"/>
    <w:rsid w:val="00FB3C86"/>
    <w:rsid w:val="00FB6304"/>
    <w:rsid w:val="00FB6E5E"/>
    <w:rsid w:val="00FB7781"/>
    <w:rsid w:val="00FB7F29"/>
    <w:rsid w:val="00FC0437"/>
    <w:rsid w:val="00FC1A2F"/>
    <w:rsid w:val="00FC1AB5"/>
    <w:rsid w:val="00FC399E"/>
    <w:rsid w:val="00FC4479"/>
    <w:rsid w:val="00FC5053"/>
    <w:rsid w:val="00FC55A8"/>
    <w:rsid w:val="00FC56FA"/>
    <w:rsid w:val="00FC6066"/>
    <w:rsid w:val="00FC7536"/>
    <w:rsid w:val="00FD005B"/>
    <w:rsid w:val="00FD0931"/>
    <w:rsid w:val="00FD13C0"/>
    <w:rsid w:val="00FD23E2"/>
    <w:rsid w:val="00FD2CF3"/>
    <w:rsid w:val="00FD3A6E"/>
    <w:rsid w:val="00FD4CD5"/>
    <w:rsid w:val="00FD645E"/>
    <w:rsid w:val="00FD6556"/>
    <w:rsid w:val="00FD65DE"/>
    <w:rsid w:val="00FD6636"/>
    <w:rsid w:val="00FD73A2"/>
    <w:rsid w:val="00FE0D6D"/>
    <w:rsid w:val="00FE1300"/>
    <w:rsid w:val="00FE23BC"/>
    <w:rsid w:val="00FE434F"/>
    <w:rsid w:val="00FE4F42"/>
    <w:rsid w:val="00FE56FF"/>
    <w:rsid w:val="00FE5E17"/>
    <w:rsid w:val="00FE5F37"/>
    <w:rsid w:val="00FE60A0"/>
    <w:rsid w:val="00FE6502"/>
    <w:rsid w:val="00FE73F6"/>
    <w:rsid w:val="00FF0EC2"/>
    <w:rsid w:val="00FF0EDA"/>
    <w:rsid w:val="00FF1DF7"/>
    <w:rsid w:val="00FF2C02"/>
    <w:rsid w:val="00FF303E"/>
    <w:rsid w:val="00FF36B2"/>
    <w:rsid w:val="00FF36BB"/>
    <w:rsid w:val="00FF3D07"/>
    <w:rsid w:val="00FF4BEE"/>
    <w:rsid w:val="00FF64BE"/>
    <w:rsid w:val="00FF7312"/>
    <w:rsid w:val="00FF79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D695C"/>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Heading2">
    <w:name w:val="heading 2"/>
    <w:basedOn w:val="Heading1"/>
    <w:next w:val="Normal"/>
    <w:link w:val="Heading2Char"/>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Id w:val="3"/>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pPr>
      <w:numPr>
        <w:ilvl w:val="3"/>
        <w:numId w:val="4"/>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Id w:val="5"/>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Id w:val="6"/>
      </w:numPr>
      <w:outlineLvl w:val="5"/>
    </w:pPr>
  </w:style>
  <w:style w:type="paragraph" w:styleId="Heading7">
    <w:name w:val="heading 7"/>
    <w:aliases w:val="do not use!!"/>
    <w:basedOn w:val="Heading6"/>
    <w:next w:val="Normal"/>
    <w:qFormat/>
    <w:pPr>
      <w:numPr>
        <w:ilvl w:val="6"/>
        <w:numId w:val="13"/>
      </w:numPr>
      <w:outlineLvl w:val="6"/>
    </w:pPr>
  </w:style>
  <w:style w:type="paragraph" w:styleId="Heading8">
    <w:name w:val="heading 8"/>
    <w:aliases w:val="do not use!!!"/>
    <w:basedOn w:val="Heading6"/>
    <w:next w:val="Normal"/>
    <w:qFormat/>
    <w:pPr>
      <w:numPr>
        <w:ilvl w:val="7"/>
        <w:numId w:val="13"/>
      </w:numPr>
      <w:outlineLvl w:val="7"/>
    </w:pPr>
  </w:style>
  <w:style w:type="paragraph" w:styleId="Heading9">
    <w:name w:val="heading 9"/>
    <w:aliases w:val="do not use!!!!"/>
    <w:basedOn w:val="Heading6"/>
    <w:next w:val="Normal"/>
    <w:link w:val="Heading9Char"/>
    <w:qFormat/>
    <w:pPr>
      <w:numPr>
        <w:ilvl w:val="8"/>
        <w:numId w:val="1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19"/>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9"/>
      </w:numPr>
      <w:tabs>
        <w:tab w:val="clear" w:pos="660"/>
        <w:tab w:val="left" w:pos="640"/>
      </w:tabs>
      <w:spacing w:line="250" w:lineRule="exact"/>
    </w:pPr>
    <w:rPr>
      <w:sz w:val="22"/>
    </w:rPr>
  </w:style>
  <w:style w:type="paragraph" w:customStyle="1" w:styleId="a4">
    <w:name w:val="a4"/>
    <w:basedOn w:val="Heading4"/>
    <w:next w:val="Normal"/>
    <w:pPr>
      <w:numPr>
        <w:numId w:val="19"/>
      </w:numPr>
      <w:tabs>
        <w:tab w:val="clear" w:pos="940"/>
        <w:tab w:val="clear" w:pos="1140"/>
        <w:tab w:val="clear" w:pos="1360"/>
        <w:tab w:val="left" w:pos="880"/>
      </w:tabs>
    </w:pPr>
  </w:style>
  <w:style w:type="paragraph" w:customStyle="1" w:styleId="a5">
    <w:name w:val="a5"/>
    <w:basedOn w:val="Heading5"/>
    <w:next w:val="Normal"/>
    <w:pPr>
      <w:numPr>
        <w:numId w:val="19"/>
      </w:numPr>
      <w:tabs>
        <w:tab w:val="left" w:pos="1140"/>
        <w:tab w:val="left" w:pos="1360"/>
      </w:tabs>
    </w:pPr>
  </w:style>
  <w:style w:type="paragraph" w:customStyle="1" w:styleId="a6">
    <w:name w:val="a6"/>
    <w:basedOn w:val="Heading6"/>
    <w:next w:val="Normal"/>
    <w:pPr>
      <w:numPr>
        <w:numId w:val="19"/>
      </w:numPr>
      <w:tabs>
        <w:tab w:val="left" w:pos="1140"/>
        <w:tab w:val="left" w:pos="1360"/>
      </w:tabs>
    </w:pPr>
  </w:style>
  <w:style w:type="paragraph" w:customStyle="1" w:styleId="ANNEX">
    <w:name w:val="ANNEX"/>
    <w:basedOn w:val="Normal"/>
    <w:next w:val="Normal"/>
    <w:pPr>
      <w:keepNext/>
      <w:pageBreakBefore/>
      <w:numPr>
        <w:numId w:val="19"/>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990F07"/>
    <w:rPr>
      <w:rFonts w:ascii="Arial" w:hAnsi="Arial"/>
      <w:b/>
      <w:lang w:val="en-GB" w:eastAsia="ja-JP"/>
    </w:rPr>
  </w:style>
  <w:style w:type="character" w:customStyle="1" w:styleId="Heading3Char">
    <w:name w:val="Heading 3 Char"/>
    <w:link w:val="Heading3"/>
    <w:rsid w:val="00990F07"/>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990F07"/>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pPr>
      <w:numPr>
        <w:numId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iki.ecmascript.org/doku.php?id=harmony:binary_data" TargetMode="External"/><Relationship Id="rId2" Type="http://schemas.openxmlformats.org/officeDocument/2006/relationships/hyperlink" Target="https://bugs.ecmascript.org/show_bug.cgi?id=417" TargetMode="External"/><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yperlink" Target="http://tools.ietf.org/html/rfc3629"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tools.ietf.org/html/rfc2396" TargetMode="External"/><Relationship Id="rId33" Type="http://schemas.openxmlformats.org/officeDocument/2006/relationships/footer" Target="footer9.xml"/><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tools.ietf.org/html/rfc1738" TargetMode="External"/><Relationship Id="rId32" Type="http://schemas.openxmlformats.org/officeDocument/2006/relationships/header" Target="header9.xml"/><Relationship Id="rId37" Type="http://schemas.openxmlformats.org/officeDocument/2006/relationships/footer" Target="footer1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header" Target="header7.xml"/><Relationship Id="rId36" Type="http://schemas.openxmlformats.org/officeDocument/2006/relationships/footer" Target="footer10.xml"/><Relationship Id="rId10" Type="http://schemas.openxmlformats.org/officeDocument/2006/relationships/hyperlink" Target="https://bugs.ecmascript.org" TargetMode="External"/><Relationship Id="rId19" Type="http://schemas.openxmlformats.org/officeDocument/2006/relationships/footer" Target="footer4.xml"/><Relationship Id="rId31"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yperlink" Target="http://tools.ietf.org/html/rfc4627" TargetMode="External"/><Relationship Id="rId30" Type="http://schemas.openxmlformats.org/officeDocument/2006/relationships/footer" Target="footer7.xml"/><Relationship Id="rId35" Type="http://schemas.openxmlformats.org/officeDocument/2006/relationships/header" Target="header1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A5C4D-3E26-48FD-8AD9-4D885B95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2009 Ecma template for Standards.dot</Template>
  <TotalTime>0</TotalTime>
  <Pages>390</Pages>
  <Words>170955</Words>
  <Characters>974445</Characters>
  <Application>Microsoft Office Word</Application>
  <DocSecurity>0</DocSecurity>
  <Lines>8120</Lines>
  <Paragraphs>2286</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1143114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creator>Allen Wirfs-Brock</dc:creator>
  <cp:lastModifiedBy>Rev 11 Allen Wirfs-Brock</cp:lastModifiedBy>
  <cp:revision>2</cp:revision>
  <cp:lastPrinted>2012-09-27T18:54:00Z</cp:lastPrinted>
  <dcterms:created xsi:type="dcterms:W3CDTF">2012-10-26T20:09:00Z</dcterms:created>
  <dcterms:modified xsi:type="dcterms:W3CDTF">2012-10-26T20:09:00Z</dcterms:modified>
</cp:coreProperties>
</file>